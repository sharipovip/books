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25.xml" ContentType="application/vnd.openxmlformats-officedocument.wordprocessingml.footer+xml"/>
  <Override PartName="/word/footer24.xml" ContentType="application/vnd.openxmlformats-officedocument.wordprocessingml.footer+xml"/>
  <Override PartName="/word/footer23.xml" ContentType="application/vnd.openxmlformats-officedocument.wordprocessingml.footer+xml"/>
  <Override PartName="/word/footer21.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18.xml" ContentType="application/vnd.openxmlformats-officedocument.wordprocessingml.footer+xml"/>
  <Override PartName="/word/embeddings/oleObject1.bin" ContentType="application/vnd.openxmlformats-officedocument.oleObject"/>
  <Override PartName="/word/footer17.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22.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footer28.xml" ContentType="application/vnd.openxmlformats-officedocument.wordprocessingml.footer+xml"/>
  <Override PartName="/word/footer6.xml" ContentType="application/vnd.openxmlformats-officedocument.wordprocessingml.footer+xml"/>
  <Override PartName="/word/footer30.xml" ContentType="application/vnd.openxmlformats-officedocument.wordprocessingml.footer+xml"/>
  <Override PartName="/word/footer3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34.xml" ContentType="application/vnd.openxmlformats-officedocument.wordprocessingml.footer+xml"/>
  <Override PartName="/word/footer1.xml" ContentType="application/vnd.openxmlformats-officedocument.wordprocessingml.footer+xml"/>
  <Override PartName="/word/footer36.xml" ContentType="application/vnd.openxmlformats-officedocument.wordprocessingml.footer+xml"/>
  <Override PartName="/word/numbering.xml" ContentType="application/vnd.openxmlformats-officedocument.wordprocessingml.numbering+xml"/>
  <Override PartName="/word/footer37.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5.xml" ContentType="application/vnd.openxmlformats-officedocument.wordprocessingml.footer+xml"/>
  <Override PartName="/word/footer27.xml" ContentType="application/vnd.openxmlformats-officedocument.wordprocessingml.footer+xml"/>
  <Override PartName="/word/footer39.xml" ContentType="application/vnd.openxmlformats-officedocument.wordprocessingml.footer+xml"/>
  <Override PartName="/word/footer41.xml" ContentType="application/vnd.openxmlformats-officedocument.wordprocessingml.footer+xml"/>
  <Override PartName="/word/footer29.xml" ContentType="application/vnd.openxmlformats-officedocument.wordprocessingml.footer+xml"/>
  <Override PartName="/word/fontTable.xml" ContentType="application/vnd.openxmlformats-officedocument.wordprocessingml.fontTable+xml"/>
  <Override PartName="/word/footer26.xml" ContentType="application/vnd.openxmlformats-officedocument.wordprocessingml.footer+xml"/>
  <Override PartName="/word/theme/theme1.xml" ContentType="application/vnd.openxmlformats-officedocument.theme+xml"/>
  <Override PartName="/word/footer33.xml" ContentType="application/vnd.openxmlformats-officedocument.wordprocessingml.footer+xml"/>
  <Override PartName="/word/footer9.xml" ContentType="application/vnd.openxmlformats-officedocument.wordprocessingml.footer+xml"/>
  <Override PartName="/word/footer31.xml" ContentType="application/vnd.openxmlformats-officedocument.wordprocessingml.footer+xml"/>
  <Override PartName="/word/footer7.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footer32.xml" ContentType="application/vnd.openxmlformats-officedocument.wordprocessingml.footer+xml"/>
  <Override PartName="/word/footer8.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footerReference w:type="default" r:id="rId4"/>
          <w:type w:val="nextPage"/>
          <w:pgSz w:w="11906" w:h="16838"/>
          <w:pgMar w:left="567" w:right="567" w:gutter="0" w:header="0" w:top="567" w:footer="720" w:bottom="776"/>
          <w:pgNumType w:fmt="decimal"/>
          <w:formProt w:val="false"/>
          <w:textDirection w:val="lrTb"/>
          <w:docGrid w:type="default" w:linePitch="360" w:charSpace="0"/>
        </w:sectPr>
        <w:pStyle w:val="Normal"/>
        <w:widowControl w:val="false"/>
        <w:ind w:firstLine="284" w:end="0"/>
        <w:jc w:val="center"/>
        <w:rPr>
          <w:sz w:val="24"/>
        </w:rPr>
      </w:pPr>
      <w:bookmarkStart w:id="0" w:name="_1070093225"/>
      <w:bookmarkEnd w:id="0"/>
      <w:r>
        <w:rPr>
          <w:sz w:val="24"/>
        </w:rPr>
        <w:object w:dxaOrig="8089" w:dyaOrig="11845">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404.5pt;height:592.3pt" filled="f" o:ole="">
            <v:imagedata r:id="rId3" o:title=""/>
          </v:shape>
          <o:OLEObject Type="Embed" ProgID="" ShapeID="ole_rId2" DrawAspect="Content" ObjectID="_906897447" r:id="rId2"/>
        </w:object>
      </w:r>
    </w:p>
    <w:p>
      <w:pPr>
        <w:pStyle w:val="FR3"/>
        <w:ind w:firstLine="284" w:start="0" w:end="0"/>
        <w:jc w:val="center"/>
        <w:rPr>
          <w:b/>
          <w:sz w:val="28"/>
        </w:rPr>
      </w:pPr>
      <w:r>
        <w:rPr>
          <w:b/>
          <w:sz w:val="28"/>
        </w:rPr>
        <w:t>В.С.Виноградов</w:t>
      </w:r>
    </w:p>
    <w:p>
      <w:pPr>
        <w:pStyle w:val="FR2"/>
        <w:ind w:firstLine="284" w:end="0"/>
        <w:jc w:val="center"/>
        <w:rPr>
          <w:b/>
          <w:sz w:val="32"/>
        </w:rPr>
      </w:pPr>
      <w:r>
        <w:rPr>
          <w:b/>
          <w:sz w:val="32"/>
        </w:rPr>
      </w:r>
    </w:p>
    <w:p>
      <w:pPr>
        <w:pStyle w:val="FR2"/>
        <w:ind w:firstLine="284" w:end="0"/>
        <w:jc w:val="center"/>
        <w:rPr>
          <w:sz w:val="32"/>
        </w:rPr>
      </w:pPr>
      <w:r>
        <w:rPr>
          <w:sz w:val="32"/>
        </w:rPr>
      </w:r>
    </w:p>
    <w:p>
      <w:pPr>
        <w:pStyle w:val="FR2"/>
        <w:ind w:firstLine="284" w:end="0"/>
        <w:jc w:val="center"/>
        <w:rPr>
          <w:b/>
          <w:sz w:val="36"/>
        </w:rPr>
      </w:pPr>
      <w:r>
        <w:rPr>
          <w:b/>
          <w:sz w:val="36"/>
        </w:rPr>
        <w:t>Грамматика</w:t>
      </w:r>
    </w:p>
    <w:p>
      <w:pPr>
        <w:pStyle w:val="FR1"/>
        <w:ind w:firstLine="284" w:end="0"/>
        <w:jc w:val="center"/>
        <w:rPr>
          <w:b/>
          <w:sz w:val="36"/>
        </w:rPr>
      </w:pPr>
      <w:r>
        <w:rPr>
          <w:b/>
          <w:sz w:val="36"/>
        </w:rPr>
        <w:t>испанского</w:t>
      </w:r>
    </w:p>
    <w:p>
      <w:pPr>
        <w:pStyle w:val="FR2"/>
        <w:ind w:firstLine="284" w:end="0"/>
        <w:jc w:val="center"/>
        <w:rPr>
          <w:b/>
          <w:sz w:val="36"/>
        </w:rPr>
      </w:pPr>
      <w:r>
        <w:rPr>
          <w:b/>
          <w:sz w:val="36"/>
        </w:rPr>
        <w:t>языка</w:t>
      </w:r>
    </w:p>
    <w:p>
      <w:pPr>
        <w:pStyle w:val="FR4"/>
        <w:ind w:firstLine="284" w:end="0"/>
        <w:jc w:val="center"/>
        <w:rPr>
          <w:b/>
          <w:i/>
          <w:i/>
          <w:sz w:val="28"/>
        </w:rPr>
      </w:pPr>
      <w:r>
        <w:rPr>
          <w:b/>
          <w:i/>
          <w:sz w:val="28"/>
        </w:rPr>
      </w:r>
    </w:p>
    <w:p>
      <w:pPr>
        <w:pStyle w:val="FR4"/>
        <w:ind w:firstLine="284" w:end="0"/>
        <w:jc w:val="center"/>
        <w:rPr>
          <w:rFonts w:ascii="Times New Roman" w:hAnsi="Times New Roman" w:cs="Times New Roman"/>
          <w:b/>
          <w:i/>
          <w:i/>
          <w:sz w:val="28"/>
        </w:rPr>
      </w:pPr>
      <w:r>
        <w:rPr>
          <w:rFonts w:cs="Times New Roman" w:ascii="Times New Roman" w:hAnsi="Times New Roman"/>
          <w:b/>
          <w:i/>
          <w:sz w:val="28"/>
        </w:rPr>
        <w:t>Практический курс</w:t>
      </w:r>
    </w:p>
    <w:p>
      <w:pPr>
        <w:pStyle w:val="Normal1"/>
        <w:spacing w:lineRule="auto" w:line="240"/>
        <w:ind w:firstLine="284" w:start="3969" w:end="0"/>
        <w:rPr>
          <w:rFonts w:ascii="Times New Roman" w:hAnsi="Times New Roman" w:cs="Times New Roman"/>
          <w:b/>
          <w:i/>
          <w:i/>
          <w:sz w:val="24"/>
        </w:rPr>
      </w:pPr>
      <w:r>
        <w:rPr>
          <w:rFonts w:cs="Times New Roman"/>
          <w:b/>
          <w:i/>
          <w:sz w:val="24"/>
        </w:rPr>
      </w:r>
    </w:p>
    <w:p>
      <w:pPr>
        <w:pStyle w:val="Normal1"/>
        <w:spacing w:lineRule="auto" w:line="240"/>
        <w:ind w:firstLine="284" w:start="3969" w:end="0"/>
        <w:rPr>
          <w:sz w:val="24"/>
        </w:rPr>
      </w:pPr>
      <w:r>
        <w:rPr>
          <w:sz w:val="24"/>
        </w:rPr>
      </w:r>
    </w:p>
    <w:p>
      <w:pPr>
        <w:pStyle w:val="Normal1"/>
        <w:spacing w:lineRule="auto" w:line="240"/>
        <w:ind w:firstLine="284" w:start="3969" w:end="0"/>
        <w:rPr>
          <w:sz w:val="24"/>
        </w:rPr>
      </w:pPr>
      <w:r>
        <w:rPr>
          <w:sz w:val="24"/>
        </w:rPr>
        <w:t xml:space="preserve">Рекомендовано Министерством </w:t>
      </w:r>
    </w:p>
    <w:p>
      <w:pPr>
        <w:pStyle w:val="Normal1"/>
        <w:spacing w:lineRule="auto" w:line="240"/>
        <w:ind w:firstLine="284" w:start="3969" w:end="0"/>
        <w:rPr>
          <w:sz w:val="24"/>
        </w:rPr>
      </w:pPr>
      <w:r>
        <w:rPr>
          <w:sz w:val="24"/>
        </w:rPr>
        <w:t xml:space="preserve">общего и профессионального </w:t>
      </w:r>
    </w:p>
    <w:p>
      <w:pPr>
        <w:pStyle w:val="Normal1"/>
        <w:spacing w:lineRule="auto" w:line="240"/>
        <w:ind w:firstLine="284" w:start="3969" w:end="0"/>
        <w:rPr>
          <w:sz w:val="24"/>
        </w:rPr>
      </w:pPr>
      <w:r>
        <w:rPr>
          <w:sz w:val="24"/>
        </w:rPr>
        <w:t xml:space="preserve">образования Российской Федерации </w:t>
      </w:r>
    </w:p>
    <w:p>
      <w:pPr>
        <w:pStyle w:val="Normal1"/>
        <w:spacing w:lineRule="auto" w:line="240"/>
        <w:ind w:firstLine="284" w:start="3969" w:end="0"/>
        <w:rPr>
          <w:sz w:val="24"/>
        </w:rPr>
      </w:pPr>
      <w:r>
        <w:rPr>
          <w:sz w:val="24"/>
        </w:rPr>
        <w:t xml:space="preserve">в качестве учебника для студентов </w:t>
      </w:r>
    </w:p>
    <w:p>
      <w:pPr>
        <w:pStyle w:val="Normal1"/>
        <w:spacing w:lineRule="auto" w:line="240"/>
        <w:ind w:firstLine="284" w:start="3969" w:end="0"/>
        <w:rPr>
          <w:sz w:val="24"/>
        </w:rPr>
      </w:pPr>
      <w:r>
        <w:rPr>
          <w:sz w:val="24"/>
        </w:rPr>
        <w:t>институтов и факультетов иностранных языков</w:t>
      </w:r>
    </w:p>
    <w:p>
      <w:pPr>
        <w:pStyle w:val="Normal1"/>
        <w:spacing w:lineRule="auto" w:line="240"/>
        <w:ind w:firstLine="284" w:start="3969" w:end="0"/>
        <w:rPr>
          <w:sz w:val="24"/>
        </w:rPr>
      </w:pPr>
      <w:r>
        <w:rPr>
          <w:sz w:val="24"/>
        </w:rPr>
      </w:r>
    </w:p>
    <w:p>
      <w:pPr>
        <w:pStyle w:val="Normal1"/>
        <w:spacing w:lineRule="auto" w:line="240"/>
        <w:ind w:firstLine="284" w:start="3969" w:end="0"/>
        <w:rPr>
          <w:sz w:val="24"/>
        </w:rPr>
      </w:pPr>
      <w:r>
        <w:rPr>
          <w:sz w:val="24"/>
        </w:rPr>
      </w:r>
    </w:p>
    <w:p>
      <w:pPr>
        <w:pStyle w:val="Normal1"/>
        <w:spacing w:lineRule="auto" w:line="240"/>
        <w:ind w:firstLine="284" w:start="3969" w:end="0"/>
        <w:rPr>
          <w:sz w:val="24"/>
        </w:rPr>
      </w:pPr>
      <w:r>
        <w:rPr>
          <w:sz w:val="24"/>
        </w:rPr>
      </w:r>
    </w:p>
    <w:p>
      <w:pPr>
        <w:pStyle w:val="Normal1"/>
        <w:spacing w:lineRule="auto" w:line="240"/>
        <w:ind w:firstLine="284" w:end="0"/>
        <w:jc w:val="center"/>
        <w:rPr>
          <w:sz w:val="24"/>
        </w:rPr>
      </w:pPr>
      <w:r>
        <w:rPr>
          <w:sz w:val="24"/>
        </w:rPr>
        <w:t>Университет</w:t>
      </w:r>
    </w:p>
    <w:p>
      <w:pPr>
        <w:pStyle w:val="Normal1"/>
        <w:spacing w:lineRule="auto" w:line="240"/>
        <w:ind w:firstLine="284" w:end="0"/>
        <w:jc w:val="center"/>
        <w:rPr>
          <w:sz w:val="24"/>
        </w:rPr>
      </w:pPr>
      <w:r>
        <w:rPr>
          <w:sz w:val="24"/>
        </w:rPr>
        <w:t>Книжный дом</w:t>
      </w:r>
    </w:p>
    <w:p>
      <w:pPr>
        <w:pStyle w:val="Normal1"/>
        <w:spacing w:lineRule="auto" w:line="240"/>
        <w:ind w:firstLine="284" w:end="0"/>
        <w:jc w:val="center"/>
        <w:rPr>
          <w:sz w:val="24"/>
        </w:rPr>
      </w:pPr>
      <w:r>
        <w:rPr>
          <w:sz w:val="24"/>
        </w:rPr>
        <w:t>Москва 2000</w:t>
      </w:r>
    </w:p>
    <w:p>
      <w:pPr>
        <w:pStyle w:val="Normal1"/>
        <w:spacing w:lineRule="auto" w:line="240"/>
        <w:ind w:firstLine="284" w:end="0"/>
        <w:jc w:val="center"/>
        <w:rPr>
          <w:sz w:val="24"/>
        </w:rPr>
      </w:pPr>
      <w:r>
        <w:rPr>
          <w:sz w:val="24"/>
        </w:rPr>
      </w:r>
    </w:p>
    <w:p>
      <w:pPr>
        <w:pStyle w:val="Normal1"/>
        <w:spacing w:lineRule="auto" w:line="240"/>
        <w:ind w:firstLine="284" w:end="0"/>
        <w:jc w:val="center"/>
        <w:rPr>
          <w:sz w:val="24"/>
        </w:rPr>
      </w:pPr>
      <w:r>
        <w:rPr>
          <w:sz w:val="24"/>
        </w:rPr>
      </w:r>
    </w:p>
    <w:p>
      <w:pPr>
        <w:pStyle w:val="Normal1"/>
        <w:spacing w:lineRule="auto" w:line="240"/>
        <w:ind w:firstLine="284" w:end="0"/>
        <w:rPr>
          <w:sz w:val="24"/>
        </w:rPr>
      </w:pPr>
      <w:r>
        <w:rPr>
          <w:sz w:val="24"/>
        </w:rPr>
        <w:t xml:space="preserve">ББК 81.47.21-922.2 </w:t>
      </w:r>
    </w:p>
    <w:p>
      <w:pPr>
        <w:pStyle w:val="Normal1"/>
        <w:spacing w:lineRule="auto" w:line="240"/>
        <w:ind w:firstLine="284" w:end="0"/>
        <w:rPr>
          <w:sz w:val="24"/>
        </w:rPr>
      </w:pPr>
      <w:r>
        <w:rPr>
          <w:sz w:val="24"/>
        </w:rPr>
        <w:t xml:space="preserve">УДК 802.0 </w:t>
      </w:r>
    </w:p>
    <w:p>
      <w:pPr>
        <w:pStyle w:val="Normal1"/>
        <w:spacing w:lineRule="auto" w:line="240"/>
        <w:ind w:firstLine="284" w:end="0"/>
        <w:rPr>
          <w:sz w:val="24"/>
        </w:rPr>
      </w:pPr>
      <w:r>
        <w:rPr>
          <w:sz w:val="24"/>
        </w:rPr>
        <w:t>В49</w:t>
      </w:r>
    </w:p>
    <w:p>
      <w:pPr>
        <w:pStyle w:val="Normal1"/>
        <w:spacing w:lineRule="auto" w:line="240"/>
        <w:ind w:firstLine="284" w:start="3400" w:end="0"/>
        <w:rPr>
          <w:sz w:val="24"/>
        </w:rPr>
      </w:pPr>
      <w:r>
        <w:rPr>
          <w:sz w:val="24"/>
        </w:rPr>
      </w:r>
    </w:p>
    <w:p>
      <w:pPr>
        <w:pStyle w:val="Normal1"/>
        <w:spacing w:lineRule="auto" w:line="240"/>
        <w:ind w:firstLine="284" w:end="0"/>
        <w:jc w:val="center"/>
        <w:rPr/>
      </w:pPr>
      <w:r>
        <w:rPr>
          <w:spacing w:val="20"/>
          <w:sz w:val="24"/>
        </w:rPr>
        <w:t>Рецензент</w:t>
      </w:r>
      <w:r>
        <w:rPr>
          <w:sz w:val="24"/>
        </w:rPr>
        <w:t>:</w:t>
      </w:r>
    </w:p>
    <w:p>
      <w:pPr>
        <w:pStyle w:val="Normal1"/>
        <w:spacing w:lineRule="auto" w:line="240"/>
        <w:ind w:firstLine="284" w:end="0"/>
        <w:jc w:val="center"/>
        <w:rPr>
          <w:sz w:val="24"/>
        </w:rPr>
      </w:pPr>
      <w:r>
        <w:rPr>
          <w:sz w:val="24"/>
        </w:rPr>
        <w:t>кафедра испанской филологии</w:t>
      </w:r>
    </w:p>
    <w:p>
      <w:pPr>
        <w:pStyle w:val="Normal1"/>
        <w:spacing w:lineRule="auto" w:line="240"/>
        <w:ind w:firstLine="284" w:end="0"/>
        <w:jc w:val="center"/>
        <w:rPr>
          <w:sz w:val="24"/>
        </w:rPr>
      </w:pPr>
      <w:r>
        <w:rPr>
          <w:sz w:val="24"/>
        </w:rPr>
        <w:t>Киевского педагогического института иностранных языков</w:t>
      </w:r>
    </w:p>
    <w:p>
      <w:pPr>
        <w:pStyle w:val="Normal1"/>
        <w:spacing w:lineRule="auto" w:line="240"/>
        <w:ind w:firstLine="284" w:end="0"/>
        <w:jc w:val="center"/>
        <w:rPr>
          <w:sz w:val="24"/>
        </w:rPr>
      </w:pPr>
      <w:r>
        <w:rPr>
          <w:sz w:val="24"/>
        </w:rPr>
        <w:t>(зав. кафедрой М. М. Воронина)</w:t>
      </w:r>
    </w:p>
    <w:p>
      <w:pPr>
        <w:pStyle w:val="Normal1"/>
        <w:spacing w:lineRule="auto" w:line="240"/>
        <w:ind w:firstLine="284" w:start="1280" w:end="0"/>
        <w:rPr>
          <w:sz w:val="24"/>
        </w:rPr>
      </w:pPr>
      <w:r>
        <w:rPr>
          <w:sz w:val="24"/>
        </w:rPr>
      </w:r>
    </w:p>
    <w:p>
      <w:pPr>
        <w:pStyle w:val="Normal1"/>
        <w:spacing w:lineRule="auto" w:line="240"/>
        <w:ind w:firstLine="284" w:start="1280" w:end="0"/>
        <w:rPr>
          <w:sz w:val="24"/>
        </w:rPr>
      </w:pPr>
      <w:r>
        <w:rPr>
          <w:sz w:val="24"/>
        </w:rPr>
      </w:r>
    </w:p>
    <w:p>
      <w:pPr>
        <w:pStyle w:val="Normal1"/>
        <w:spacing w:lineRule="auto" w:line="240"/>
        <w:ind w:firstLine="284" w:start="1280" w:end="0"/>
        <w:rPr>
          <w:b/>
          <w:sz w:val="24"/>
        </w:rPr>
      </w:pPr>
      <w:r>
        <w:rPr>
          <w:b/>
          <w:sz w:val="24"/>
        </w:rPr>
        <w:t>Виноградов В. С.</w:t>
      </w:r>
    </w:p>
    <w:p>
      <w:pPr>
        <w:pStyle w:val="Normal1"/>
        <w:spacing w:lineRule="auto" w:line="240"/>
        <w:ind w:firstLine="284" w:end="0"/>
        <w:rPr>
          <w:sz w:val="24"/>
        </w:rPr>
      </w:pPr>
      <w:r>
        <w:rPr>
          <w:sz w:val="24"/>
        </w:rPr>
        <w:t>В49    Грамматика испанского языка: Практический курс: Учебник для институтов</w:t>
      </w:r>
    </w:p>
    <w:p>
      <w:pPr>
        <w:pStyle w:val="Normal1"/>
        <w:spacing w:lineRule="auto" w:line="240"/>
        <w:ind w:firstLine="284" w:end="0"/>
        <w:rPr>
          <w:sz w:val="24"/>
        </w:rPr>
      </w:pPr>
      <w:r>
        <w:rPr>
          <w:sz w:val="24"/>
        </w:rPr>
        <w:t xml:space="preserve">           </w:t>
      </w:r>
      <w:r>
        <w:rPr>
          <w:sz w:val="24"/>
        </w:rPr>
        <w:t>и факультетов иностранных  языков. — 4-е изд. — М.: Книжный дом «Университет»,</w:t>
      </w:r>
    </w:p>
    <w:p>
      <w:pPr>
        <w:pStyle w:val="Normal1"/>
        <w:spacing w:lineRule="auto" w:line="240"/>
        <w:ind w:firstLine="284" w:end="0"/>
        <w:rPr>
          <w:sz w:val="24"/>
        </w:rPr>
      </w:pPr>
      <w:r>
        <w:rPr>
          <w:sz w:val="24"/>
        </w:rPr>
        <w:t xml:space="preserve">          </w:t>
      </w:r>
      <w:r>
        <w:rPr>
          <w:sz w:val="24"/>
        </w:rPr>
        <w:t>2000. — 432 с.</w:t>
      </w:r>
    </w:p>
    <w:p>
      <w:pPr>
        <w:pStyle w:val="Normal1"/>
        <w:spacing w:lineRule="auto" w:line="240"/>
        <w:ind w:firstLine="284" w:start="1200" w:end="0"/>
        <w:rPr>
          <w:sz w:val="24"/>
        </w:rPr>
      </w:pPr>
      <w:r>
        <w:rPr>
          <w:sz w:val="24"/>
        </w:rPr>
      </w:r>
    </w:p>
    <w:p>
      <w:pPr>
        <w:pStyle w:val="Normal1"/>
        <w:spacing w:lineRule="auto" w:line="240"/>
        <w:ind w:firstLine="284" w:start="1200" w:end="0"/>
        <w:rPr>
          <w:sz w:val="24"/>
        </w:rPr>
      </w:pPr>
      <w:r>
        <w:rPr>
          <w:sz w:val="24"/>
        </w:rPr>
      </w:r>
    </w:p>
    <w:p>
      <w:pPr>
        <w:pStyle w:val="Normal1"/>
        <w:spacing w:lineRule="auto" w:line="240"/>
        <w:ind w:firstLine="284" w:start="709" w:end="0"/>
        <w:rPr/>
      </w:pPr>
      <w:r>
        <w:rPr>
          <w:sz w:val="24"/>
          <w:lang w:val="en-US"/>
        </w:rPr>
        <w:t>ISBN</w:t>
      </w:r>
      <w:r>
        <w:rPr>
          <w:sz w:val="24"/>
        </w:rPr>
        <w:t xml:space="preserve"> 5-8013-0018-Х</w:t>
      </w:r>
    </w:p>
    <w:p>
      <w:pPr>
        <w:pStyle w:val="Normal1"/>
        <w:spacing w:lineRule="auto" w:line="240"/>
        <w:ind w:firstLine="284" w:start="160" w:end="0"/>
        <w:rPr>
          <w:sz w:val="24"/>
        </w:rPr>
      </w:pPr>
      <w:r>
        <w:rPr>
          <w:sz w:val="24"/>
        </w:rPr>
      </w:r>
    </w:p>
    <w:p>
      <w:pPr>
        <w:pStyle w:val="Normal1"/>
        <w:spacing w:lineRule="auto" w:line="240"/>
        <w:ind w:firstLine="284" w:start="160" w:end="0"/>
        <w:rPr>
          <w:sz w:val="24"/>
        </w:rPr>
      </w:pPr>
      <w:r>
        <w:rPr>
          <w:sz w:val="24"/>
        </w:rPr>
        <w:t>Учебник содержит основные нормативные сведения о грамматическом строе испанского языка. В него включены разделы морфологии, синтаксиса, орфографии и пунктуации. Особое внимание уделено описанию грамматических явлений, не имеющих аналогов в русском языке. В качестве иллюстративного материала в большинстве случаев использо</w:t>
        <w:softHyphen/>
        <w:t>ваны примеры из художественных произведений испанских и латиноамериканских авторов.</w:t>
      </w:r>
    </w:p>
    <w:p>
      <w:pPr>
        <w:pStyle w:val="Normal1"/>
        <w:spacing w:lineRule="auto" w:line="240"/>
        <w:ind w:firstLine="284" w:start="80" w:end="0"/>
        <w:jc w:val="end"/>
        <w:rPr>
          <w:sz w:val="24"/>
        </w:rPr>
      </w:pPr>
      <w:r>
        <w:rPr>
          <w:sz w:val="24"/>
        </w:rPr>
        <w:t xml:space="preserve">.                                                     ББК 81.47.21-922.2 </w:t>
      </w:r>
    </w:p>
    <w:p>
      <w:pPr>
        <w:pStyle w:val="Normal1"/>
        <w:spacing w:lineRule="auto" w:line="240"/>
        <w:ind w:firstLine="284" w:start="80" w:end="0"/>
        <w:jc w:val="end"/>
        <w:rPr>
          <w:sz w:val="24"/>
        </w:rPr>
      </w:pPr>
      <w:r>
        <w:rPr>
          <w:sz w:val="24"/>
        </w:rPr>
        <w:t xml:space="preserve">                                                    </w:t>
      </w:r>
      <w:r>
        <w:rPr>
          <w:sz w:val="24"/>
        </w:rPr>
        <w:t>УДК 802.0</w:t>
      </w:r>
    </w:p>
    <w:p>
      <w:pPr>
        <w:pStyle w:val="Normal1"/>
        <w:spacing w:lineRule="auto" w:line="240"/>
        <w:ind w:firstLine="284" w:start="480" w:end="0"/>
        <w:rPr>
          <w:sz w:val="24"/>
        </w:rPr>
      </w:pPr>
      <w:r>
        <w:rPr>
          <w:sz w:val="24"/>
        </w:rPr>
      </w:r>
    </w:p>
    <w:p>
      <w:pPr>
        <w:pStyle w:val="Normal1"/>
        <w:spacing w:lineRule="auto" w:line="240"/>
        <w:ind w:firstLine="284" w:start="480" w:end="0"/>
        <w:rPr>
          <w:sz w:val="24"/>
        </w:rPr>
      </w:pPr>
      <w:r>
        <w:rPr>
          <w:sz w:val="24"/>
        </w:rPr>
      </w:r>
    </w:p>
    <w:p>
      <w:pPr>
        <w:pStyle w:val="Normal1"/>
        <w:spacing w:lineRule="auto" w:line="240"/>
        <w:ind w:firstLine="284" w:start="480" w:end="0"/>
        <w:rPr/>
      </w:pPr>
      <w:r>
        <w:rPr>
          <w:sz w:val="24"/>
          <w:lang w:val="en-US"/>
        </w:rPr>
        <w:t>ISBN</w:t>
      </w:r>
      <w:r>
        <w:rPr>
          <w:sz w:val="24"/>
        </w:rPr>
        <w:t xml:space="preserve"> 5-8013-0018-Х                                                                                        © В. С. Виноградов, 2000 </w:t>
      </w:r>
    </w:p>
    <w:p>
      <w:pPr>
        <w:pStyle w:val="Heading1"/>
        <w:ind w:hanging="0" w:start="0"/>
        <w:rPr>
          <w:sz w:val="24"/>
        </w:rPr>
      </w:pPr>
      <w:r>
        <w:rPr>
          <w:sz w:val="24"/>
        </w:rPr>
      </w:r>
    </w:p>
    <w:p>
      <w:pPr>
        <w:pStyle w:val="Heading1"/>
        <w:ind w:hanging="0" w:start="0"/>
        <w:rPr/>
      </w:pPr>
      <w:bookmarkStart w:id="1" w:name="__RefHeading___Toc1885993"/>
      <w:bookmarkEnd w:id="1"/>
      <w:r>
        <w:rPr/>
        <w:t>ОТ АВТОРА</w:t>
      </w:r>
    </w:p>
    <w:p>
      <w:pPr>
        <w:pStyle w:val="Normal"/>
        <w:rPr/>
      </w:pPr>
      <w:r>
        <w:rPr/>
      </w:r>
    </w:p>
    <w:p>
      <w:pPr>
        <w:pStyle w:val="Normal1"/>
        <w:spacing w:lineRule="auto" w:line="240"/>
        <w:ind w:firstLine="284" w:end="0"/>
        <w:rPr>
          <w:sz w:val="24"/>
        </w:rPr>
      </w:pPr>
      <w:r>
        <w:rPr>
          <w:sz w:val="24"/>
        </w:rPr>
        <w:t>С момента третьего издания этой книги прошло почти десять лет. Од</w:t>
        <w:softHyphen/>
        <w:t>нако цели и назначение учебника остались прежними. Книга предназначена для студентов отделений испанского языка различных университетов, специализированных гимназий, лицеев и может быть использована лицами, самостоятельно изучающими испанский язык, и служить граммати</w:t>
        <w:softHyphen/>
        <w:t>ческим справочником. Это практический курс испанской грамматики, соответствующий программе обучения испанскому языку для вузов. В нем сообщаются все основные нормативные сведения о грамматическом строе испанского языка, без которых нельзя овладеть навыками устной речи, письма и перевода. Хотя в грамматиках подобного рода описываются одни и те же языковые явления, факты и категории, все же их классификация и трактовка могут быть разными. Поэтому, во всех необходимых случаях, различные точки зрения специально оговариваются. Автор стремился к простоте и ясности изложения и избегал теоретизирования, отвлекающего от поставленных практических целей. Вместе с тем он боялся теоретических упрощений и постоянно сверял определения и описания языковых фактов с выводами современной теоретической грамматики.</w:t>
      </w:r>
    </w:p>
    <w:p>
      <w:pPr>
        <w:pStyle w:val="Normal1"/>
        <w:spacing w:lineRule="auto" w:line="240"/>
        <w:ind w:firstLine="284" w:end="0"/>
        <w:rPr>
          <w:sz w:val="24"/>
        </w:rPr>
      </w:pPr>
      <w:r>
        <w:rPr>
          <w:sz w:val="24"/>
        </w:rPr>
        <w:t>Учебник содержит главы о морфологии, синтаксисе, орфографии и пунктуации.</w:t>
      </w:r>
    </w:p>
    <w:p>
      <w:pPr>
        <w:pStyle w:val="Normal1"/>
        <w:spacing w:lineRule="auto" w:line="240"/>
        <w:ind w:firstLine="284" w:end="0"/>
        <w:rPr>
          <w:sz w:val="24"/>
        </w:rPr>
      </w:pPr>
      <w:r>
        <w:rPr>
          <w:sz w:val="24"/>
        </w:rPr>
        <w:t>Большое внимание уделяется описанию тех грамматических явлений испанского языка, которые не находят прямых соответствий в русском. В свою очередь некоторым категориям и фактам испанской грамматики, имеющим русские аналоги, не дается определений, так как предполагается, что учащиеся уже знают их общие характеристики. Главы об испанской орфографии и пунктуации написаны с учетом орфографических правил принятых Испанской Академией. Автор пытался сделать так, чтобы во всех необходимых случаях языковые примеры были документированными и с наибольшей полнотой и наглядностью иллюстрировали особенности грамматической категории, грамматического правила, конструкции, модели.</w:t>
      </w:r>
    </w:p>
    <w:p>
      <w:pPr>
        <w:pStyle w:val="FR5"/>
        <w:ind w:firstLine="284" w:end="0"/>
        <w:jc w:val="end"/>
        <w:rPr>
          <w:rFonts w:ascii="Times New Roman" w:hAnsi="Times New Roman" w:cs="Times New Roman"/>
          <w:sz w:val="24"/>
        </w:rPr>
      </w:pPr>
      <w:r>
        <w:rPr>
          <w:rFonts w:cs="Times New Roman" w:ascii="Times New Roman" w:hAnsi="Times New Roman"/>
          <w:sz w:val="24"/>
        </w:rPr>
        <w:t>В. С. Виноградов</w:t>
      </w:r>
    </w:p>
    <w:p>
      <w:pPr>
        <w:pStyle w:val="Normal1"/>
        <w:spacing w:lineRule="auto" w:line="240"/>
        <w:ind w:firstLine="284" w:start="40" w:end="0"/>
        <w:rPr>
          <w:rFonts w:ascii="Times New Roman" w:hAnsi="Times New Roman" w:cs="Times New Roman"/>
          <w:sz w:val="24"/>
        </w:rPr>
      </w:pPr>
      <w:r>
        <w:rPr>
          <w:rFonts w:cs="Times New Roman"/>
          <w:sz w:val="24"/>
        </w:rPr>
      </w:r>
    </w:p>
    <w:p>
      <w:pPr>
        <w:pStyle w:val="Heading1"/>
        <w:pBdr>
          <w:bottom w:val="single" w:sz="4" w:space="1" w:color="000000"/>
        </w:pBdr>
        <w:ind w:hanging="0" w:start="0"/>
        <w:rPr/>
      </w:pPr>
      <w:bookmarkStart w:id="2" w:name="__RefHeading___Toc1885994"/>
      <w:bookmarkEnd w:id="2"/>
      <w:r>
        <w:rPr/>
        <w:t>МОРФОЛОГИЯ</w:t>
      </w:r>
    </w:p>
    <w:p>
      <w:pPr>
        <w:pStyle w:val="Normal1"/>
        <w:spacing w:lineRule="auto" w:line="240"/>
        <w:ind w:firstLine="284" w:end="0"/>
        <w:rPr>
          <w:sz w:val="24"/>
        </w:rPr>
      </w:pPr>
      <w:r>
        <w:rPr>
          <w:sz w:val="24"/>
        </w:rPr>
      </w:r>
    </w:p>
    <w:p>
      <w:pPr>
        <w:pStyle w:val="Heading2"/>
        <w:ind w:hanging="0" w:start="0"/>
        <w:rPr/>
      </w:pPr>
      <w:bookmarkStart w:id="3" w:name="__RefHeading___Toc1885995"/>
      <w:bookmarkEnd w:id="3"/>
      <w:r>
        <w:rPr/>
        <w:t>ЧАСТИ РЕЧИ</w:t>
      </w:r>
    </w:p>
    <w:p>
      <w:pPr>
        <w:pStyle w:val="Normal1"/>
        <w:spacing w:lineRule="auto" w:line="240"/>
        <w:ind w:firstLine="284" w:end="0"/>
        <w:rPr>
          <w:sz w:val="24"/>
        </w:rPr>
      </w:pPr>
      <w:r>
        <w:rPr>
          <w:sz w:val="24"/>
        </w:rPr>
      </w:r>
    </w:p>
    <w:p>
      <w:pPr>
        <w:pStyle w:val="Heading3"/>
        <w:ind w:hanging="0" w:start="0"/>
        <w:rPr/>
      </w:pPr>
      <w:bookmarkStart w:id="4" w:name="__RefHeading___Toc1885996"/>
      <w:bookmarkEnd w:id="4"/>
      <w:r>
        <w:rPr/>
        <w:t>§ 1. Общие сведения о частях речи</w:t>
      </w:r>
    </w:p>
    <w:p>
      <w:pPr>
        <w:pStyle w:val="Normal"/>
        <w:rPr/>
      </w:pPr>
      <w:r>
        <w:rPr/>
      </w:r>
    </w:p>
    <w:p>
      <w:pPr>
        <w:pStyle w:val="Normal1"/>
        <w:spacing w:lineRule="auto" w:line="240"/>
        <w:ind w:firstLine="284" w:end="0"/>
        <w:rPr>
          <w:sz w:val="24"/>
        </w:rPr>
      </w:pPr>
      <w:r>
        <w:rPr>
          <w:sz w:val="24"/>
        </w:rPr>
        <w:t>В испанском языке, как и в русском, все слова распределяются по разрядам, которые называются частями речи. Каждая из частей речи имеет свое особое значение, свои характерные грамматические категории и специфические функции. Все части речи подразделяют на два больших класса:</w:t>
      </w:r>
    </w:p>
    <w:p>
      <w:pPr>
        <w:pStyle w:val="Normal1"/>
        <w:spacing w:lineRule="auto" w:line="240"/>
        <w:ind w:firstLine="284" w:end="0"/>
        <w:rPr>
          <w:sz w:val="24"/>
        </w:rPr>
      </w:pPr>
      <w:r>
        <w:rPr>
          <w:sz w:val="24"/>
        </w:rPr>
        <w:t>1. Знаменательные части речи (или иначе самосто</w:t>
        <w:softHyphen/>
        <w:t>ятельные), которые обладают лексическим значением (т.е. назы</w:t>
        <w:softHyphen/>
        <w:t>вают какие-либо предметы, явления, действия и т.п.) и выполняют в предложении роль его членов. В испанском языке к знаменатель</w:t>
        <w:softHyphen/>
        <w:t>ным частям речи относятся: имя существительное, имя прилага</w:t>
        <w:softHyphen/>
        <w:t>тельное, имя числительное, местоимение, глагол, наречие.</w:t>
      </w:r>
    </w:p>
    <w:p>
      <w:pPr>
        <w:pStyle w:val="Normal1"/>
        <w:spacing w:lineRule="auto" w:line="240"/>
        <w:ind w:firstLine="284" w:end="0"/>
        <w:rPr>
          <w:sz w:val="24"/>
        </w:rPr>
      </w:pPr>
      <w:r>
        <w:rPr>
          <w:sz w:val="24"/>
        </w:rPr>
        <w:t>1. Служебные части речи, которые являются выразителями различных грамматических отношений и, как правило, не выступа</w:t>
        <w:softHyphen/>
        <w:t>ют в качестве, членов предложения. Названные отношения могут отражать различные связи как между объектами и явлениями внеш</w:t>
        <w:softHyphen/>
        <w:t>него мира, так и внутри самого языка. К служебным словам в ис</w:t>
        <w:softHyphen/>
        <w:t>панском языке относятся: предлог, союз, частицы, артикль.</w:t>
      </w:r>
    </w:p>
    <w:p>
      <w:pPr>
        <w:pStyle w:val="Normal1"/>
        <w:spacing w:lineRule="auto" w:line="240"/>
        <w:ind w:firstLine="284" w:end="0"/>
        <w:rPr>
          <w:sz w:val="24"/>
        </w:rPr>
      </w:pPr>
      <w:r>
        <w:rPr>
          <w:sz w:val="24"/>
        </w:rPr>
        <w:t>Ни к одному из названных классов не причисляются междоме</w:t>
        <w:softHyphen/>
        <w:t>тия, занимающие в языке особое положение. Эти слова воспроиз</w:t>
        <w:softHyphen/>
        <w:t>водят эмоционально-волевые восклицания. Они не называют ка</w:t>
        <w:softHyphen/>
        <w:t>ких-либо чувств, а лишь выражают их.</w:t>
      </w:r>
    </w:p>
    <w:p>
      <w:pPr>
        <w:pStyle w:val="Heading3"/>
        <w:ind w:hanging="0" w:start="0"/>
        <w:rPr>
          <w:sz w:val="24"/>
        </w:rPr>
      </w:pPr>
      <w:r>
        <w:rPr>
          <w:sz w:val="24"/>
        </w:rPr>
      </w:r>
    </w:p>
    <w:p>
      <w:pPr>
        <w:pStyle w:val="Heading2"/>
        <w:ind w:hanging="0" w:start="0"/>
        <w:rPr>
          <w:b w:val="false"/>
          <w:i/>
          <w:i/>
        </w:rPr>
      </w:pPr>
      <w:bookmarkStart w:id="5" w:name="__RefHeading___Toc1885997"/>
      <w:bookmarkEnd w:id="5"/>
      <w:r>
        <w:rPr>
          <w:b w:val="false"/>
          <w:i/>
        </w:rPr>
        <w:t>ИМЯ СУЩЕСТВИТЕЛЬНОЕ И АРТИКЛЬ</w:t>
      </w:r>
    </w:p>
    <w:p>
      <w:pPr>
        <w:pStyle w:val="Normal1"/>
        <w:spacing w:lineRule="auto" w:line="240"/>
        <w:ind w:firstLine="284" w:end="0"/>
        <w:rPr>
          <w:b/>
          <w:i/>
          <w:i/>
          <w:sz w:val="24"/>
        </w:rPr>
      </w:pPr>
      <w:r>
        <w:rPr>
          <w:b/>
          <w:i/>
          <w:sz w:val="24"/>
        </w:rPr>
      </w:r>
    </w:p>
    <w:p>
      <w:pPr>
        <w:pStyle w:val="Normal1"/>
        <w:spacing w:lineRule="auto" w:line="240"/>
        <w:ind w:firstLine="284" w:end="0"/>
        <w:rPr>
          <w:sz w:val="24"/>
        </w:rPr>
      </w:pPr>
      <w:r>
        <w:rPr>
          <w:sz w:val="24"/>
        </w:rPr>
        <w:t>В испанском языке с именем существительным тесно связано особое служебное слово — артикль, которое в речи предшествует ему. Поэтому изучение испанских существительных представляется целесообразным начать с характеристики особенностей названного служебного слова.</w:t>
      </w:r>
    </w:p>
    <w:p>
      <w:pPr>
        <w:pStyle w:val="Heading3"/>
        <w:ind w:hanging="0" w:start="0"/>
        <w:rPr>
          <w:sz w:val="24"/>
        </w:rPr>
      </w:pPr>
      <w:r>
        <w:rPr>
          <w:sz w:val="24"/>
        </w:rPr>
      </w:r>
    </w:p>
    <w:p>
      <w:pPr>
        <w:pStyle w:val="Heading2"/>
        <w:ind w:hanging="0" w:start="0"/>
        <w:rPr/>
      </w:pPr>
      <w:bookmarkStart w:id="6" w:name="__RefHeading___Toc1885998"/>
      <w:r>
        <w:rPr>
          <w:b w:val="false"/>
          <w:i/>
        </w:rPr>
        <w:t>АРТИКЛЬ</w:t>
      </w:r>
      <w:bookmarkEnd w:id="6"/>
      <w:r>
        <w:rPr>
          <w:b w:val="false"/>
          <w:i/>
          <w:lang w:val="en-US"/>
        </w:rPr>
        <w:t xml:space="preserve"> </w:t>
      </w:r>
    </w:p>
    <w:p>
      <w:pPr>
        <w:pStyle w:val="Normal"/>
        <w:rPr>
          <w:b/>
          <w:i/>
          <w:i/>
          <w:lang w:val="en-US"/>
        </w:rPr>
      </w:pPr>
      <w:r>
        <w:rPr>
          <w:b/>
          <w:i/>
          <w:lang w:val="en-US"/>
        </w:rPr>
      </w:r>
    </w:p>
    <w:p>
      <w:pPr>
        <w:pStyle w:val="Normal1"/>
        <w:spacing w:lineRule="auto" w:line="240"/>
        <w:ind w:firstLine="284" w:end="0"/>
        <w:jc w:val="center"/>
        <w:rPr/>
      </w:pPr>
      <w:r>
        <w:rPr>
          <w:i/>
          <w:sz w:val="24"/>
          <w:lang w:val="en-US"/>
        </w:rPr>
        <w:t>Terminologia</w:t>
      </w:r>
    </w:p>
    <w:p>
      <w:pPr>
        <w:pStyle w:val="Normal1"/>
        <w:spacing w:lineRule="auto" w:line="240"/>
        <w:ind w:firstLine="284" w:end="1600"/>
        <w:rPr>
          <w:b/>
          <w:i/>
          <w:i/>
          <w:sz w:val="24"/>
          <w:lang w:val="en-US"/>
        </w:rPr>
      </w:pPr>
      <w:r>
        <w:rPr>
          <w:b/>
          <w:i/>
          <w:sz w:val="24"/>
          <w:lang w:val="en-US"/>
        </w:rPr>
      </w:r>
    </w:p>
    <w:tbl>
      <w:tblPr>
        <w:tblW w:w="9114" w:type="dxa"/>
        <w:jc w:val="start"/>
        <w:tblInd w:w="96" w:type="dxa"/>
        <w:tblLayout w:type="fixed"/>
        <w:tblCellMar>
          <w:top w:w="0" w:type="dxa"/>
          <w:start w:w="108" w:type="dxa"/>
          <w:bottom w:w="0" w:type="dxa"/>
          <w:end w:w="108" w:type="dxa"/>
        </w:tblCellMar>
      </w:tblPr>
      <w:tblGrid>
        <w:gridCol w:w="4479"/>
        <w:gridCol w:w="4635"/>
      </w:tblGrid>
      <w:tr>
        <w:trPr>
          <w:trHeight w:val="3600" w:hRule="atLeast"/>
        </w:trPr>
        <w:tc>
          <w:tcPr>
            <w:tcW w:w="4479" w:type="dxa"/>
            <w:tcBorders/>
          </w:tcPr>
          <w:p>
            <w:pPr>
              <w:pStyle w:val="Normal1"/>
              <w:spacing w:lineRule="auto" w:line="240"/>
              <w:ind w:firstLine="284" w:start="12" w:end="1600"/>
              <w:rPr>
                <w:b/>
                <w:lang w:val="en-US"/>
              </w:rPr>
            </w:pPr>
            <w:r>
              <w:rPr>
                <w:b/>
                <w:lang w:val="en-US"/>
              </w:rPr>
              <w:t>Artículo</w:t>
            </w:r>
          </w:p>
          <w:p>
            <w:pPr>
              <w:pStyle w:val="Normal1"/>
              <w:spacing w:lineRule="auto" w:line="240"/>
              <w:ind w:firstLine="284" w:start="12" w:end="1600"/>
              <w:rPr/>
            </w:pPr>
            <w:r>
              <w:rPr>
                <w:b/>
                <w:lang w:val="en-US"/>
              </w:rPr>
              <w:t>Determinado</w:t>
            </w:r>
            <w:r>
              <w:rPr>
                <w:lang w:val="en-US"/>
              </w:rPr>
              <w:t>,</w:t>
            </w:r>
            <w:r>
              <w:rPr>
                <w:b/>
                <w:lang w:val="en-US"/>
              </w:rPr>
              <w:t>determinante</w:t>
            </w:r>
            <w:r>
              <w:rPr>
                <w:lang w:val="en-US"/>
              </w:rPr>
              <w:t>,</w:t>
            </w:r>
          </w:p>
          <w:p>
            <w:pPr>
              <w:pStyle w:val="Normal1"/>
              <w:spacing w:lineRule="auto" w:line="240"/>
              <w:ind w:start="613" w:end="0"/>
              <w:rPr>
                <w:b/>
                <w:lang w:val="en-US"/>
              </w:rPr>
            </w:pPr>
            <w:r>
              <w:rPr>
                <w:b/>
                <w:lang w:val="en-US"/>
              </w:rPr>
              <w:t>definido</w:t>
            </w:r>
          </w:p>
          <w:p>
            <w:pPr>
              <w:pStyle w:val="Normal1"/>
              <w:spacing w:lineRule="auto" w:line="240"/>
              <w:ind w:start="12" w:end="-177"/>
              <w:rPr/>
            </w:pPr>
            <w:r>
              <w:rPr>
                <w:lang w:val="en-US"/>
              </w:rPr>
              <w:t xml:space="preserve">      </w:t>
            </w:r>
            <w:r>
              <w:rPr>
                <w:b/>
                <w:lang w:val="en-US"/>
              </w:rPr>
              <w:t>Indeterminado</w:t>
            </w:r>
            <w:r>
              <w:rPr>
                <w:lang w:val="en-US"/>
              </w:rPr>
              <w:t>,</w:t>
            </w:r>
            <w:r>
              <w:rPr>
                <w:b/>
                <w:lang w:val="en-US"/>
              </w:rPr>
              <w:t>indeterininante</w:t>
            </w:r>
            <w:r>
              <w:rPr>
                <w:lang w:val="en-US"/>
              </w:rPr>
              <w:t>,</w:t>
            </w:r>
          </w:p>
          <w:p>
            <w:pPr>
              <w:pStyle w:val="Normal1"/>
              <w:spacing w:lineRule="auto" w:line="240"/>
              <w:ind w:start="12" w:end="1600"/>
              <w:rPr/>
            </w:pPr>
            <w:r>
              <w:rPr>
                <w:lang w:val="en-US"/>
              </w:rPr>
              <w:t xml:space="preserve">             </w:t>
            </w:r>
            <w:r>
              <w:rPr>
                <w:b/>
                <w:lang w:val="en-US"/>
              </w:rPr>
              <w:t>indefinido</w:t>
            </w:r>
          </w:p>
          <w:p>
            <w:pPr>
              <w:pStyle w:val="Normal1"/>
              <w:spacing w:lineRule="auto" w:line="240"/>
              <w:ind w:firstLine="284" w:start="12" w:end="800"/>
              <w:rPr>
                <w:b/>
                <w:lang w:val="en-US"/>
              </w:rPr>
            </w:pPr>
            <w:r>
              <w:rPr>
                <w:b/>
                <w:lang w:val="en-US"/>
              </w:rPr>
              <w:t>Contraído, contracto</w:t>
            </w:r>
          </w:p>
          <w:p>
            <w:pPr>
              <w:pStyle w:val="Normal1"/>
              <w:spacing w:lineRule="auto" w:line="240"/>
              <w:ind w:firstLine="284" w:start="12" w:end="800"/>
              <w:rPr>
                <w:b/>
                <w:lang w:val="en-US"/>
              </w:rPr>
            </w:pPr>
            <w:r>
              <w:rPr>
                <w:b/>
                <w:lang w:val="en-US"/>
              </w:rPr>
              <w:t>Omisión, elipsis</w:t>
            </w:r>
          </w:p>
          <w:p>
            <w:pPr>
              <w:pStyle w:val="Normal1"/>
              <w:spacing w:lineRule="auto" w:line="240"/>
              <w:ind w:firstLine="284" w:start="12" w:end="800"/>
              <w:rPr>
                <w:b/>
                <w:lang w:val="en-US"/>
              </w:rPr>
            </w:pPr>
            <w:r>
              <w:rPr>
                <w:b/>
                <w:lang w:val="en-US"/>
              </w:rPr>
              <w:t>Género</w:t>
            </w:r>
          </w:p>
          <w:p>
            <w:pPr>
              <w:pStyle w:val="Normal1"/>
              <w:spacing w:lineRule="auto" w:line="240"/>
              <w:ind w:firstLine="284" w:start="12" w:end="800"/>
              <w:rPr>
                <w:b/>
                <w:lang w:val="en-US"/>
              </w:rPr>
            </w:pPr>
            <w:r>
              <w:rPr>
                <w:b/>
                <w:lang w:val="en-US"/>
              </w:rPr>
              <w:t>Masculino</w:t>
            </w:r>
          </w:p>
          <w:p>
            <w:pPr>
              <w:pStyle w:val="Normal1"/>
              <w:spacing w:lineRule="auto" w:line="240"/>
              <w:ind w:firstLine="284" w:start="12" w:end="800"/>
              <w:rPr>
                <w:b/>
                <w:lang w:val="en-US"/>
              </w:rPr>
            </w:pPr>
            <w:r>
              <w:rPr>
                <w:b/>
                <w:lang w:val="en-US"/>
              </w:rPr>
              <w:t>Femenino</w:t>
            </w:r>
          </w:p>
          <w:p>
            <w:pPr>
              <w:pStyle w:val="Normal1"/>
              <w:spacing w:lineRule="auto" w:line="240"/>
              <w:ind w:firstLine="284" w:start="12" w:end="800"/>
              <w:rPr>
                <w:b/>
                <w:lang w:val="en-US"/>
              </w:rPr>
            </w:pPr>
            <w:r>
              <w:rPr>
                <w:b/>
                <w:lang w:val="en-US"/>
              </w:rPr>
              <w:t>Neutro</w:t>
            </w:r>
          </w:p>
          <w:p>
            <w:pPr>
              <w:pStyle w:val="Normal1"/>
              <w:spacing w:lineRule="auto" w:line="240"/>
              <w:ind w:firstLine="284" w:start="12" w:end="800"/>
              <w:rPr>
                <w:b/>
                <w:lang w:val="en-US"/>
              </w:rPr>
            </w:pPr>
            <w:r>
              <w:rPr>
                <w:b/>
                <w:lang w:val="en-US"/>
              </w:rPr>
              <w:t>Número</w:t>
            </w:r>
          </w:p>
          <w:p>
            <w:pPr>
              <w:pStyle w:val="Normal1"/>
              <w:spacing w:lineRule="auto" w:line="240"/>
              <w:ind w:firstLine="284" w:start="12" w:end="0"/>
              <w:rPr>
                <w:b/>
                <w:lang w:val="en-US"/>
              </w:rPr>
            </w:pPr>
            <w:r>
              <w:rPr>
                <w:b/>
                <w:lang w:val="en-US"/>
              </w:rPr>
              <w:t>Singular</w:t>
            </w:r>
          </w:p>
          <w:p>
            <w:pPr>
              <w:pStyle w:val="Normal1"/>
              <w:spacing w:lineRule="auto" w:line="240"/>
              <w:ind w:firstLine="284" w:start="12" w:end="0"/>
              <w:rPr>
                <w:b/>
                <w:lang w:val="en-US"/>
              </w:rPr>
            </w:pPr>
            <w:r>
              <w:rPr>
                <w:b/>
                <w:lang w:val="en-US"/>
              </w:rPr>
              <w:t>Plural</w:t>
            </w:r>
          </w:p>
          <w:p>
            <w:pPr>
              <w:pStyle w:val="Normal1"/>
              <w:rPr>
                <w:b/>
                <w:lang w:val="en-US"/>
              </w:rPr>
            </w:pPr>
            <w:r>
              <w:rPr>
                <w:b/>
                <w:lang w:val="en-US"/>
              </w:rPr>
            </w:r>
          </w:p>
        </w:tc>
        <w:tc>
          <w:tcPr>
            <w:tcW w:w="4635" w:type="dxa"/>
            <w:tcBorders/>
          </w:tcPr>
          <w:p>
            <w:pPr>
              <w:pStyle w:val="Normal1"/>
              <w:spacing w:lineRule="auto" w:line="240"/>
              <w:ind w:end="1600"/>
              <w:rPr/>
            </w:pPr>
            <w:r>
              <w:rPr>
                <w:lang w:val="en-US"/>
              </w:rPr>
              <w:t xml:space="preserve">— </w:t>
            </w:r>
            <w:r>
              <w:rPr/>
              <w:t>артикль</w:t>
            </w:r>
            <w:r>
              <w:rPr>
                <w:lang w:val="en-US"/>
              </w:rPr>
              <w:t xml:space="preserve">       </w:t>
            </w:r>
          </w:p>
          <w:p>
            <w:pPr>
              <w:pStyle w:val="Normal1"/>
              <w:spacing w:lineRule="auto" w:line="240"/>
              <w:ind w:end="1600"/>
              <w:rPr/>
            </w:pPr>
            <w:r>
              <w:rPr/>
              <w:t xml:space="preserve">— </w:t>
            </w:r>
            <w:r>
              <w:rPr/>
              <w:t>определенный</w:t>
            </w:r>
          </w:p>
          <w:p>
            <w:pPr>
              <w:pStyle w:val="Normal1"/>
              <w:spacing w:lineRule="auto" w:line="240"/>
              <w:ind w:end="1600"/>
              <w:rPr/>
            </w:pPr>
            <w:r>
              <w:rPr/>
            </w:r>
          </w:p>
          <w:p>
            <w:pPr>
              <w:pStyle w:val="Normal1"/>
              <w:spacing w:lineRule="auto" w:line="240"/>
              <w:ind w:end="1600"/>
              <w:rPr/>
            </w:pPr>
            <w:r>
              <w:rPr/>
              <w:t xml:space="preserve">— </w:t>
            </w:r>
            <w:r>
              <w:rPr/>
              <w:t xml:space="preserve">неопределенный          </w:t>
            </w:r>
          </w:p>
          <w:p>
            <w:pPr>
              <w:pStyle w:val="Normal"/>
              <w:rPr>
                <w:b/>
              </w:rPr>
            </w:pPr>
            <w:r>
              <w:rPr>
                <w:b/>
              </w:rPr>
            </w:r>
          </w:p>
          <w:p>
            <w:pPr>
              <w:pStyle w:val="Normal1"/>
              <w:spacing w:lineRule="auto" w:line="240"/>
              <w:ind w:end="800"/>
              <w:rPr/>
            </w:pPr>
            <w:r>
              <w:rPr/>
              <w:t xml:space="preserve">— </w:t>
            </w:r>
            <w:r>
              <w:rPr/>
              <w:t xml:space="preserve">слитный </w:t>
            </w:r>
          </w:p>
          <w:p>
            <w:pPr>
              <w:pStyle w:val="Normal1"/>
              <w:spacing w:lineRule="auto" w:line="240"/>
              <w:ind w:end="800"/>
              <w:rPr/>
            </w:pPr>
            <w:r>
              <w:rPr/>
              <w:t xml:space="preserve">— </w:t>
            </w:r>
            <w:r>
              <w:rPr/>
              <w:t xml:space="preserve">опущение, отсутствие.     </w:t>
            </w:r>
          </w:p>
          <w:p>
            <w:pPr>
              <w:pStyle w:val="Normal1"/>
              <w:spacing w:lineRule="auto" w:line="240"/>
              <w:ind w:end="800"/>
              <w:rPr/>
            </w:pPr>
            <w:r>
              <w:rPr/>
              <w:t xml:space="preserve">— </w:t>
            </w:r>
            <w:r>
              <w:rPr/>
              <w:t xml:space="preserve">род </w:t>
            </w:r>
          </w:p>
          <w:p>
            <w:pPr>
              <w:pStyle w:val="Normal1"/>
              <w:spacing w:lineRule="auto" w:line="240"/>
              <w:ind w:end="800"/>
              <w:rPr/>
            </w:pPr>
            <w:r>
              <w:rPr/>
              <w:t xml:space="preserve">— </w:t>
            </w:r>
            <w:r>
              <w:rPr/>
              <w:t xml:space="preserve">мужской      </w:t>
            </w:r>
          </w:p>
          <w:p>
            <w:pPr>
              <w:pStyle w:val="Normal1"/>
              <w:spacing w:lineRule="auto" w:line="240"/>
              <w:ind w:end="800"/>
              <w:rPr/>
            </w:pPr>
            <w:r>
              <w:rPr/>
              <w:t xml:space="preserve">— </w:t>
            </w:r>
            <w:r>
              <w:rPr/>
              <w:t xml:space="preserve">женский      </w:t>
            </w:r>
          </w:p>
          <w:p>
            <w:pPr>
              <w:pStyle w:val="Normal1"/>
              <w:spacing w:lineRule="auto" w:line="240"/>
              <w:ind w:end="800"/>
              <w:rPr/>
            </w:pPr>
            <w:r>
              <w:rPr/>
              <w:t xml:space="preserve">— </w:t>
            </w:r>
            <w:r>
              <w:rPr/>
              <w:t xml:space="preserve">средний  </w:t>
            </w:r>
          </w:p>
          <w:p>
            <w:pPr>
              <w:pStyle w:val="Normal1"/>
              <w:spacing w:lineRule="auto" w:line="240"/>
              <w:ind w:end="800"/>
              <w:rPr/>
            </w:pPr>
            <w:r>
              <w:rPr/>
              <w:t xml:space="preserve">— </w:t>
            </w:r>
            <w:r>
              <w:rPr/>
              <w:t>число                   .</w:t>
            </w:r>
          </w:p>
          <w:p>
            <w:pPr>
              <w:pStyle w:val="Normal1"/>
              <w:spacing w:lineRule="auto" w:line="240"/>
              <w:rPr/>
            </w:pPr>
            <w:r>
              <w:rPr/>
              <w:t xml:space="preserve">— </w:t>
            </w:r>
            <w:r>
              <w:rPr/>
              <w:t>единственное</w:t>
            </w:r>
          </w:p>
          <w:p>
            <w:pPr>
              <w:pStyle w:val="Normal1"/>
              <w:spacing w:lineRule="auto" w:line="240"/>
              <w:rPr/>
            </w:pPr>
            <w:r>
              <w:rPr/>
              <w:t xml:space="preserve">— </w:t>
            </w:r>
            <w:r>
              <w:rPr/>
              <w:t>множественное</w:t>
            </w:r>
          </w:p>
          <w:p>
            <w:pPr>
              <w:pStyle w:val="Normal1"/>
              <w:rPr>
                <w:b/>
              </w:rPr>
            </w:pPr>
            <w:r>
              <w:rPr>
                <w:b/>
              </w:rPr>
            </w:r>
          </w:p>
        </w:tc>
      </w:tr>
    </w:tbl>
    <w:p>
      <w:pPr>
        <w:pStyle w:val="Heading3"/>
        <w:ind w:hanging="0" w:start="0"/>
        <w:rPr/>
      </w:pPr>
      <w:r>
        <w:rPr/>
      </w:r>
      <w:bookmarkStart w:id="7" w:name="__RefHeading___Toc1885999"/>
      <w:bookmarkStart w:id="8" w:name="__RefHeading___Toc1885999"/>
    </w:p>
    <w:p>
      <w:pPr>
        <w:pStyle w:val="Heading3"/>
        <w:ind w:hanging="0" w:start="0"/>
        <w:rPr/>
      </w:pPr>
      <w:bookmarkStart w:id="9" w:name="__RefHeading___Toc1885999"/>
      <w:r>
        <w:rPr/>
        <w:t>§ 2. Общие сведения об артикле и его основные функции</w:t>
      </w:r>
      <w:bookmarkEnd w:id="9"/>
    </w:p>
    <w:p>
      <w:pPr>
        <w:pStyle w:val="Normal"/>
        <w:rPr/>
      </w:pPr>
      <w:r>
        <w:rPr/>
      </w:r>
    </w:p>
    <w:p>
      <w:pPr>
        <w:pStyle w:val="Normal1"/>
        <w:spacing w:lineRule="auto" w:line="240"/>
        <w:ind w:firstLine="284" w:end="0"/>
        <w:rPr/>
      </w:pPr>
      <w:r>
        <w:rPr>
          <w:b/>
          <w:sz w:val="24"/>
        </w:rPr>
        <w:t>Артикль</w:t>
      </w:r>
      <w:r>
        <w:rPr>
          <w:sz w:val="24"/>
        </w:rPr>
        <w:t xml:space="preserve"> — служебное слово, которое придает существительным значение определенности (конкретизации выражаемого словом понятия) или неопределенности (отсутствия такой конкретизации) и выражает его грамматические категории.  </w:t>
      </w:r>
    </w:p>
    <w:p>
      <w:pPr>
        <w:pStyle w:val="Normal1"/>
        <w:spacing w:lineRule="auto" w:line="240"/>
        <w:ind w:firstLine="284" w:end="0"/>
        <w:rPr>
          <w:sz w:val="24"/>
        </w:rPr>
      </w:pPr>
      <w:r>
        <w:rPr>
          <w:sz w:val="24"/>
        </w:rPr>
        <w:t xml:space="preserve">Артикль ставится перед существительным и согласуется с ним в роде и числе (если же перед существительным имеется одно или несколько прилагательных или причастий, относящихся к нему, то артикль помещается перед ними). </w:t>
      </w:r>
    </w:p>
    <w:p>
      <w:pPr>
        <w:pStyle w:val="Normal1"/>
        <w:spacing w:lineRule="auto" w:line="240"/>
        <w:ind w:firstLine="284" w:end="0"/>
        <w:rPr>
          <w:sz w:val="24"/>
        </w:rPr>
      </w:pPr>
      <w:r>
        <w:rPr>
          <w:sz w:val="24"/>
        </w:rPr>
        <w:t>Артикль служит:</w:t>
      </w:r>
    </w:p>
    <w:p>
      <w:pPr>
        <w:pStyle w:val="Normal1"/>
        <w:spacing w:lineRule="auto" w:line="240"/>
        <w:ind w:firstLine="284" w:end="0"/>
        <w:rPr>
          <w:sz w:val="24"/>
        </w:rPr>
      </w:pPr>
      <w:r>
        <w:rPr>
          <w:sz w:val="24"/>
        </w:rPr>
        <w:t>а) для выражения семантической (смысловой) категории определенности и неопределенности имени существительного. С помощью этой категории уточняется, о каком предмете данного рода идет речь, что способствует лучшему взаимопониманию в момент общения. Именно эта функция артикля является для него основной;</w:t>
      </w:r>
    </w:p>
    <w:p>
      <w:pPr>
        <w:pStyle w:val="Normal1"/>
        <w:spacing w:lineRule="auto" w:line="240"/>
        <w:ind w:firstLine="284" w:end="0"/>
        <w:rPr>
          <w:sz w:val="24"/>
        </w:rPr>
      </w:pPr>
      <w:r>
        <w:rPr>
          <w:sz w:val="24"/>
        </w:rPr>
        <w:t xml:space="preserve"> </w:t>
      </w:r>
      <w:r>
        <w:rPr>
          <w:sz w:val="24"/>
        </w:rPr>
        <w:t>б) для выражения грамматических категорий существительного (рода и числа);</w:t>
      </w:r>
    </w:p>
    <w:p>
      <w:pPr>
        <w:pStyle w:val="Normal1"/>
        <w:spacing w:lineRule="auto" w:line="240"/>
        <w:ind w:firstLine="284" w:end="0"/>
        <w:rPr>
          <w:sz w:val="24"/>
        </w:rPr>
      </w:pPr>
      <w:r>
        <w:rPr>
          <w:sz w:val="24"/>
        </w:rPr>
        <w:t xml:space="preserve"> </w:t>
      </w:r>
      <w:r>
        <w:rPr>
          <w:sz w:val="24"/>
        </w:rPr>
        <w:t xml:space="preserve">в) для субстантивации других частей речи. </w:t>
      </w:r>
    </w:p>
    <w:p>
      <w:pPr>
        <w:pStyle w:val="Normal1"/>
        <w:spacing w:lineRule="auto" w:line="240"/>
        <w:ind w:firstLine="284" w:end="0"/>
        <w:rPr>
          <w:sz w:val="24"/>
        </w:rPr>
      </w:pPr>
      <w:r>
        <w:rPr>
          <w:sz w:val="24"/>
        </w:rPr>
        <w:t>Следует отметить, что в речи грамматические и семантические функции артикля тесно переплетаются друг с другом и поэтому выделение их весьма условно и необходимо лишь для удобства изучения особенностей употребления артикля.</w:t>
      </w:r>
    </w:p>
    <w:p>
      <w:pPr>
        <w:pStyle w:val="Heading3"/>
        <w:ind w:hanging="0" w:start="0"/>
        <w:rPr>
          <w:sz w:val="24"/>
        </w:rPr>
      </w:pPr>
      <w:r>
        <w:rPr>
          <w:sz w:val="24"/>
        </w:rPr>
      </w:r>
    </w:p>
    <w:p>
      <w:pPr>
        <w:pStyle w:val="Heading3"/>
        <w:ind w:hanging="0" w:start="0"/>
        <w:rPr/>
      </w:pPr>
      <w:bookmarkStart w:id="10" w:name="__RefHeading___Toc1886000"/>
      <w:bookmarkEnd w:id="10"/>
      <w:r>
        <w:rPr/>
        <w:t>§ 3. Виды и формы артикля</w:t>
      </w:r>
    </w:p>
    <w:p>
      <w:pPr>
        <w:pStyle w:val="Normal"/>
        <w:rPr/>
      </w:pPr>
      <w:r>
        <w:rPr/>
      </w:r>
    </w:p>
    <w:p>
      <w:pPr>
        <w:pStyle w:val="Normal1"/>
        <w:numPr>
          <w:ilvl w:val="0"/>
          <w:numId w:val="4"/>
        </w:numPr>
        <w:spacing w:lineRule="auto" w:line="240"/>
        <w:rPr>
          <w:sz w:val="24"/>
        </w:rPr>
      </w:pPr>
      <w:r>
        <w:rPr>
          <w:sz w:val="24"/>
        </w:rPr>
        <w:t xml:space="preserve">Артикль бывает двух видов: </w:t>
      </w:r>
      <w:r>
        <w:rPr>
          <w:spacing w:val="20"/>
          <w:sz w:val="24"/>
        </w:rPr>
        <w:t>определенный и нео</w:t>
        <w:softHyphen/>
        <w:t>пределенный</w:t>
      </w:r>
      <w:r>
        <w:rPr>
          <w:sz w:val="24"/>
        </w:rPr>
        <w:t>. Артикли имеют форму числа и рода.</w:t>
      </w:r>
    </w:p>
    <w:p>
      <w:pPr>
        <w:pStyle w:val="Normal1"/>
        <w:spacing w:lineRule="auto" w:line="240"/>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1843"/>
        <w:gridCol w:w="1786"/>
        <w:gridCol w:w="1758"/>
        <w:gridCol w:w="1814"/>
        <w:gridCol w:w="1786"/>
        <w:gridCol w:w="1786"/>
      </w:tblGrid>
      <w:tr>
        <w:trPr>
          <w:trHeight w:val="600" w:hRule="exact"/>
        </w:trPr>
        <w:tc>
          <w:tcPr>
            <w:tcW w:w="1843"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544"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Определенный артикль</w:t>
            </w:r>
          </w:p>
          <w:p>
            <w:pPr>
              <w:pStyle w:val="Normal1"/>
              <w:spacing w:lineRule="auto" w:line="240"/>
              <w:rPr>
                <w:sz w:val="24"/>
              </w:rPr>
            </w:pPr>
            <w:r>
              <w:rPr>
                <w:sz w:val="24"/>
              </w:rPr>
            </w:r>
          </w:p>
        </w:tc>
        <w:tc>
          <w:tcPr>
            <w:tcW w:w="5386"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Неопределенный артикль</w:t>
            </w:r>
          </w:p>
          <w:p>
            <w:pPr>
              <w:pStyle w:val="Normal1"/>
              <w:spacing w:lineRule="auto" w:line="240"/>
              <w:rPr>
                <w:sz w:val="24"/>
              </w:rPr>
            </w:pPr>
            <w:r>
              <w:rPr>
                <w:sz w:val="24"/>
              </w:rPr>
            </w:r>
          </w:p>
        </w:tc>
      </w:tr>
      <w:tr>
        <w:trPr>
          <w:trHeight w:val="580" w:hRule="exact"/>
        </w:trPr>
        <w:tc>
          <w:tcPr>
            <w:tcW w:w="184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 xml:space="preserve">                     </w:t>
            </w:r>
            <w:r>
              <w:rPr>
                <w:sz w:val="24"/>
              </w:rPr>
              <w:t>Род</w:t>
            </w:r>
          </w:p>
          <w:p>
            <w:pPr>
              <w:pStyle w:val="Normal1"/>
              <w:spacing w:lineRule="auto" w:line="240"/>
              <w:ind w:start="40" w:end="0"/>
              <w:rPr>
                <w:sz w:val="24"/>
              </w:rPr>
            </w:pPr>
            <w:r>
              <w:rPr>
                <w:sz w:val="24"/>
              </w:rPr>
              <w:t xml:space="preserve">Число </w:t>
            </w:r>
          </w:p>
          <w:p>
            <w:pPr>
              <w:pStyle w:val="Normal1"/>
              <w:spacing w:lineRule="auto" w:line="240"/>
              <w:ind w:start="40" w:end="0"/>
              <w:rPr>
                <w:sz w:val="24"/>
              </w:rPr>
            </w:pPr>
            <w:r>
              <w:rPr>
                <w:sz w:val="24"/>
              </w:rPr>
            </w:r>
          </w:p>
        </w:tc>
        <w:tc>
          <w:tcPr>
            <w:tcW w:w="178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rPr>
            </w:pPr>
            <w:r>
              <w:rPr>
                <w:i/>
                <w:sz w:val="24"/>
              </w:rPr>
              <w:t>Мужской</w:t>
            </w:r>
          </w:p>
          <w:p>
            <w:pPr>
              <w:pStyle w:val="Normal1"/>
              <w:spacing w:lineRule="auto" w:line="240"/>
              <w:rPr>
                <w:i/>
                <w:i/>
                <w:sz w:val="24"/>
              </w:rPr>
            </w:pPr>
            <w:r>
              <w:rPr>
                <w:i/>
                <w:sz w:val="24"/>
              </w:rPr>
            </w:r>
          </w:p>
        </w:tc>
        <w:tc>
          <w:tcPr>
            <w:tcW w:w="175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rPr>
            </w:pPr>
            <w:r>
              <w:rPr>
                <w:i/>
                <w:sz w:val="24"/>
              </w:rPr>
              <w:t>Женский</w:t>
            </w:r>
          </w:p>
          <w:p>
            <w:pPr>
              <w:pStyle w:val="Normal1"/>
              <w:spacing w:lineRule="auto" w:line="240"/>
              <w:rPr>
                <w:i/>
                <w:i/>
                <w:sz w:val="24"/>
              </w:rPr>
            </w:pPr>
            <w:r>
              <w:rPr>
                <w:i/>
                <w:sz w:val="24"/>
              </w:rPr>
            </w:r>
          </w:p>
        </w:tc>
        <w:tc>
          <w:tcPr>
            <w:tcW w:w="1814"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rPr>
            </w:pPr>
            <w:r>
              <w:rPr>
                <w:i/>
                <w:sz w:val="24"/>
              </w:rPr>
              <w:t>Средний</w:t>
            </w:r>
          </w:p>
          <w:p>
            <w:pPr>
              <w:pStyle w:val="Normal1"/>
              <w:spacing w:lineRule="auto" w:line="240"/>
              <w:rPr>
                <w:i/>
                <w:i/>
                <w:sz w:val="24"/>
              </w:rPr>
            </w:pPr>
            <w:r>
              <w:rPr>
                <w:i/>
                <w:sz w:val="24"/>
              </w:rPr>
            </w:r>
          </w:p>
        </w:tc>
        <w:tc>
          <w:tcPr>
            <w:tcW w:w="178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rPr>
            </w:pPr>
            <w:r>
              <w:rPr>
                <w:i/>
                <w:sz w:val="24"/>
              </w:rPr>
              <w:t>Мужской</w:t>
            </w:r>
          </w:p>
          <w:p>
            <w:pPr>
              <w:pStyle w:val="Normal1"/>
              <w:spacing w:lineRule="auto" w:line="240"/>
              <w:rPr>
                <w:i/>
                <w:i/>
                <w:sz w:val="24"/>
              </w:rPr>
            </w:pPr>
            <w:r>
              <w:rPr>
                <w:i/>
                <w:sz w:val="24"/>
              </w:rPr>
            </w:r>
          </w:p>
        </w:tc>
        <w:tc>
          <w:tcPr>
            <w:tcW w:w="178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rPr>
            </w:pPr>
            <w:r>
              <w:rPr>
                <w:i/>
                <w:sz w:val="24"/>
              </w:rPr>
              <w:t>Женский</w:t>
            </w:r>
          </w:p>
          <w:p>
            <w:pPr>
              <w:pStyle w:val="Normal1"/>
              <w:spacing w:lineRule="auto" w:line="240"/>
              <w:rPr>
                <w:i/>
                <w:i/>
                <w:sz w:val="24"/>
              </w:rPr>
            </w:pPr>
            <w:r>
              <w:rPr>
                <w:i/>
                <w:sz w:val="24"/>
              </w:rPr>
            </w:r>
          </w:p>
        </w:tc>
      </w:tr>
      <w:tr>
        <w:trPr>
          <w:trHeight w:val="800" w:hRule="exact"/>
        </w:trPr>
        <w:tc>
          <w:tcPr>
            <w:tcW w:w="184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Единственное</w:t>
            </w:r>
          </w:p>
          <w:p>
            <w:pPr>
              <w:pStyle w:val="Normal1"/>
              <w:spacing w:lineRule="auto" w:line="240"/>
              <w:rPr>
                <w:sz w:val="24"/>
              </w:rPr>
            </w:pPr>
            <w:r>
              <w:rPr>
                <w:sz w:val="24"/>
              </w:rPr>
            </w:r>
          </w:p>
        </w:tc>
        <w:tc>
          <w:tcPr>
            <w:tcW w:w="1786" w:type="dxa"/>
            <w:tcBorders>
              <w:top w:val="single" w:sz="6" w:space="0" w:color="000000"/>
              <w:start w:val="single" w:sz="6" w:space="0" w:color="000000"/>
              <w:bottom w:val="single" w:sz="6" w:space="0" w:color="000000"/>
              <w:end w:val="single" w:sz="6" w:space="0" w:color="000000"/>
            </w:tcBorders>
          </w:tcPr>
          <w:p>
            <w:pPr>
              <w:pStyle w:val="Normal1"/>
              <w:spacing w:lineRule="auto" w:line="240"/>
              <w:ind w:start="80" w:end="400"/>
              <w:rPr>
                <w:b/>
                <w:sz w:val="24"/>
                <w:lang w:val="en-US"/>
              </w:rPr>
            </w:pPr>
            <w:r>
              <w:rPr>
                <w:b/>
                <w:sz w:val="24"/>
                <w:lang w:val="en-US"/>
              </w:rPr>
              <w:t>el</w:t>
            </w:r>
          </w:p>
          <w:p>
            <w:pPr>
              <w:pStyle w:val="Normal1"/>
              <w:spacing w:lineRule="auto" w:line="240"/>
              <w:ind w:start="80" w:end="200"/>
              <w:rPr>
                <w:sz w:val="24"/>
                <w:lang w:val="en-US"/>
              </w:rPr>
            </w:pPr>
            <w:r>
              <w:rPr>
                <w:sz w:val="24"/>
                <w:lang w:val="en-US"/>
              </w:rPr>
              <w:t>libro</w:t>
            </w:r>
          </w:p>
          <w:p>
            <w:pPr>
              <w:pStyle w:val="Normal1"/>
              <w:spacing w:lineRule="auto" w:line="240"/>
              <w:ind w:start="80" w:end="200"/>
              <w:rPr>
                <w:sz w:val="24"/>
                <w:lang w:val="en-US"/>
              </w:rPr>
            </w:pPr>
            <w:r>
              <w:rPr>
                <w:sz w:val="24"/>
                <w:lang w:val="en-US"/>
              </w:rPr>
            </w:r>
          </w:p>
        </w:tc>
        <w:tc>
          <w:tcPr>
            <w:tcW w:w="1758" w:type="dxa"/>
            <w:tcBorders>
              <w:top w:val="single" w:sz="6" w:space="0" w:color="000000"/>
              <w:start w:val="single" w:sz="6" w:space="0" w:color="000000"/>
              <w:bottom w:val="single" w:sz="6" w:space="0" w:color="000000"/>
              <w:end w:val="single" w:sz="6" w:space="0" w:color="000000"/>
            </w:tcBorders>
          </w:tcPr>
          <w:p>
            <w:pPr>
              <w:pStyle w:val="Normal1"/>
              <w:spacing w:lineRule="auto" w:line="240"/>
              <w:ind w:start="80" w:end="400"/>
              <w:rPr>
                <w:b/>
                <w:sz w:val="24"/>
                <w:lang w:val="en-US"/>
              </w:rPr>
            </w:pPr>
            <w:r>
              <w:rPr>
                <w:b/>
                <w:sz w:val="24"/>
                <w:lang w:val="en-US"/>
              </w:rPr>
              <w:t>la</w:t>
            </w:r>
          </w:p>
          <w:p>
            <w:pPr>
              <w:pStyle w:val="Normal1"/>
              <w:spacing w:lineRule="auto" w:line="240"/>
              <w:ind w:start="80" w:end="200"/>
              <w:rPr>
                <w:sz w:val="24"/>
                <w:lang w:val="en-US"/>
              </w:rPr>
            </w:pPr>
            <w:r>
              <w:rPr>
                <w:sz w:val="24"/>
                <w:lang w:val="en-US"/>
              </w:rPr>
              <w:t>mesa</w:t>
            </w:r>
          </w:p>
          <w:p>
            <w:pPr>
              <w:pStyle w:val="Normal1"/>
              <w:spacing w:lineRule="auto" w:line="240"/>
              <w:ind w:start="80" w:end="200"/>
              <w:rPr>
                <w:sz w:val="24"/>
                <w:lang w:val="en-US"/>
              </w:rPr>
            </w:pPr>
            <w:r>
              <w:rPr>
                <w:sz w:val="24"/>
                <w:lang w:val="en-US"/>
              </w:rPr>
            </w:r>
          </w:p>
        </w:tc>
        <w:tc>
          <w:tcPr>
            <w:tcW w:w="1814" w:type="dxa"/>
            <w:tcBorders>
              <w:top w:val="single" w:sz="6" w:space="0" w:color="000000"/>
              <w:start w:val="single" w:sz="6" w:space="0" w:color="000000"/>
              <w:bottom w:val="single" w:sz="6" w:space="0" w:color="000000"/>
              <w:end w:val="single" w:sz="6" w:space="0" w:color="000000"/>
            </w:tcBorders>
          </w:tcPr>
          <w:p>
            <w:pPr>
              <w:pStyle w:val="Normal1"/>
              <w:spacing w:lineRule="auto" w:line="240"/>
              <w:ind w:start="80" w:end="400"/>
              <w:rPr>
                <w:b/>
                <w:sz w:val="24"/>
                <w:lang w:val="en-US"/>
              </w:rPr>
            </w:pPr>
            <w:r>
              <w:rPr>
                <w:b/>
                <w:sz w:val="24"/>
                <w:lang w:val="en-US"/>
              </w:rPr>
              <w:t>lo</w:t>
            </w:r>
          </w:p>
          <w:p>
            <w:pPr>
              <w:pStyle w:val="Normal1"/>
              <w:spacing w:lineRule="auto" w:line="240"/>
              <w:ind w:start="80" w:end="200"/>
              <w:rPr>
                <w:sz w:val="24"/>
                <w:lang w:val="en-US"/>
              </w:rPr>
            </w:pPr>
            <w:r>
              <w:rPr>
                <w:sz w:val="24"/>
                <w:lang w:val="en-US"/>
              </w:rPr>
              <w:t>bueno</w:t>
            </w:r>
          </w:p>
          <w:p>
            <w:pPr>
              <w:pStyle w:val="Normal1"/>
              <w:spacing w:lineRule="auto" w:line="240"/>
              <w:ind w:start="80" w:end="200"/>
              <w:rPr>
                <w:sz w:val="24"/>
                <w:lang w:val="en-US"/>
              </w:rPr>
            </w:pPr>
            <w:r>
              <w:rPr>
                <w:sz w:val="24"/>
                <w:lang w:val="en-US"/>
              </w:rPr>
            </w:r>
          </w:p>
        </w:tc>
        <w:tc>
          <w:tcPr>
            <w:tcW w:w="1786" w:type="dxa"/>
            <w:tcBorders>
              <w:top w:val="single" w:sz="6" w:space="0" w:color="000000"/>
              <w:start w:val="single" w:sz="6" w:space="0" w:color="000000"/>
              <w:bottom w:val="single" w:sz="6" w:space="0" w:color="000000"/>
              <w:end w:val="single" w:sz="6" w:space="0" w:color="000000"/>
            </w:tcBorders>
          </w:tcPr>
          <w:p>
            <w:pPr>
              <w:pStyle w:val="Normal1"/>
              <w:spacing w:lineRule="auto" w:line="240"/>
              <w:ind w:start="80" w:end="600"/>
              <w:rPr>
                <w:b/>
                <w:sz w:val="24"/>
                <w:lang w:val="en-US"/>
              </w:rPr>
            </w:pPr>
            <w:r>
              <w:rPr>
                <w:b/>
                <w:sz w:val="24"/>
                <w:lang w:val="en-US"/>
              </w:rPr>
              <w:t>un</w:t>
            </w:r>
          </w:p>
          <w:p>
            <w:pPr>
              <w:pStyle w:val="Normal1"/>
              <w:spacing w:lineRule="auto" w:line="240"/>
              <w:ind w:start="80" w:end="400"/>
              <w:rPr>
                <w:sz w:val="24"/>
                <w:lang w:val="en-US"/>
              </w:rPr>
            </w:pPr>
            <w:r>
              <w:rPr>
                <w:sz w:val="24"/>
                <w:lang w:val="en-US"/>
              </w:rPr>
              <w:t>libro</w:t>
            </w:r>
          </w:p>
          <w:p>
            <w:pPr>
              <w:pStyle w:val="Normal1"/>
              <w:spacing w:lineRule="auto" w:line="240"/>
              <w:ind w:start="80" w:end="400"/>
              <w:rPr>
                <w:sz w:val="24"/>
                <w:lang w:val="en-US"/>
              </w:rPr>
            </w:pPr>
            <w:r>
              <w:rPr>
                <w:sz w:val="24"/>
                <w:lang w:val="en-US"/>
              </w:rPr>
            </w:r>
          </w:p>
        </w:tc>
        <w:tc>
          <w:tcPr>
            <w:tcW w:w="1786" w:type="dxa"/>
            <w:tcBorders>
              <w:top w:val="single" w:sz="6" w:space="0" w:color="000000"/>
              <w:start w:val="single" w:sz="6" w:space="0" w:color="000000"/>
              <w:bottom w:val="single" w:sz="6" w:space="0" w:color="000000"/>
              <w:end w:val="single" w:sz="6" w:space="0" w:color="000000"/>
            </w:tcBorders>
          </w:tcPr>
          <w:p>
            <w:pPr>
              <w:pStyle w:val="Normal1"/>
              <w:spacing w:lineRule="auto" w:line="240"/>
              <w:ind w:start="80" w:end="600"/>
              <w:rPr>
                <w:b/>
                <w:sz w:val="24"/>
              </w:rPr>
            </w:pPr>
            <w:r>
              <w:rPr>
                <w:b/>
                <w:sz w:val="24"/>
                <w:lang w:val="en-US"/>
              </w:rPr>
              <w:t>una</w:t>
            </w:r>
          </w:p>
          <w:p>
            <w:pPr>
              <w:pStyle w:val="Normal1"/>
              <w:spacing w:lineRule="auto" w:line="240"/>
              <w:ind w:start="80" w:end="400"/>
              <w:rPr>
                <w:sz w:val="24"/>
              </w:rPr>
            </w:pPr>
            <w:r>
              <w:rPr>
                <w:sz w:val="24"/>
                <w:lang w:val="en-US"/>
              </w:rPr>
              <w:t>mesa</w:t>
            </w:r>
          </w:p>
          <w:p>
            <w:pPr>
              <w:pStyle w:val="Normal1"/>
              <w:spacing w:lineRule="auto" w:line="240"/>
              <w:ind w:start="80" w:end="400"/>
              <w:rPr>
                <w:sz w:val="24"/>
              </w:rPr>
            </w:pPr>
            <w:r>
              <w:rPr>
                <w:sz w:val="24"/>
              </w:rPr>
            </w:r>
          </w:p>
        </w:tc>
      </w:tr>
      <w:tr>
        <w:trPr>
          <w:trHeight w:val="840" w:hRule="exact"/>
        </w:trPr>
        <w:tc>
          <w:tcPr>
            <w:tcW w:w="184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Множественное</w:t>
            </w:r>
          </w:p>
          <w:p>
            <w:pPr>
              <w:pStyle w:val="Normal1"/>
              <w:spacing w:lineRule="auto" w:line="240"/>
              <w:rPr>
                <w:sz w:val="24"/>
              </w:rPr>
            </w:pPr>
            <w:r>
              <w:rPr>
                <w:sz w:val="24"/>
              </w:rPr>
            </w:r>
          </w:p>
        </w:tc>
        <w:tc>
          <w:tcPr>
            <w:tcW w:w="1786" w:type="dxa"/>
            <w:tcBorders>
              <w:top w:val="single" w:sz="6" w:space="0" w:color="000000"/>
              <w:start w:val="single" w:sz="6" w:space="0" w:color="000000"/>
              <w:bottom w:val="single" w:sz="6" w:space="0" w:color="000000"/>
              <w:end w:val="single" w:sz="6" w:space="0" w:color="000000"/>
            </w:tcBorders>
          </w:tcPr>
          <w:p>
            <w:pPr>
              <w:pStyle w:val="Normal1"/>
              <w:spacing w:lineRule="auto" w:line="240"/>
              <w:ind w:start="80" w:end="400"/>
              <w:rPr>
                <w:b/>
                <w:sz w:val="24"/>
              </w:rPr>
            </w:pPr>
            <w:r>
              <w:rPr>
                <w:b/>
                <w:sz w:val="24"/>
                <w:lang w:val="en-US"/>
              </w:rPr>
              <w:t>los</w:t>
            </w:r>
          </w:p>
          <w:p>
            <w:pPr>
              <w:pStyle w:val="Normal1"/>
              <w:spacing w:lineRule="auto" w:line="240"/>
              <w:ind w:start="80" w:end="200"/>
              <w:rPr>
                <w:sz w:val="24"/>
                <w:lang w:val="en-US"/>
              </w:rPr>
            </w:pPr>
            <w:r>
              <w:rPr>
                <w:sz w:val="24"/>
                <w:lang w:val="en-US"/>
              </w:rPr>
              <w:t>libros</w:t>
            </w:r>
          </w:p>
          <w:p>
            <w:pPr>
              <w:pStyle w:val="Normal1"/>
              <w:spacing w:lineRule="auto" w:line="240"/>
              <w:ind w:start="80" w:end="200"/>
              <w:rPr>
                <w:sz w:val="24"/>
                <w:lang w:val="en-US"/>
              </w:rPr>
            </w:pPr>
            <w:r>
              <w:rPr>
                <w:sz w:val="24"/>
                <w:lang w:val="en-US"/>
              </w:rPr>
            </w:r>
          </w:p>
        </w:tc>
        <w:tc>
          <w:tcPr>
            <w:tcW w:w="1758" w:type="dxa"/>
            <w:tcBorders>
              <w:top w:val="single" w:sz="6" w:space="0" w:color="000000"/>
              <w:start w:val="single" w:sz="6" w:space="0" w:color="000000"/>
              <w:bottom w:val="single" w:sz="6" w:space="0" w:color="000000"/>
              <w:end w:val="single" w:sz="6" w:space="0" w:color="000000"/>
            </w:tcBorders>
          </w:tcPr>
          <w:p>
            <w:pPr>
              <w:pStyle w:val="Normal1"/>
              <w:spacing w:lineRule="auto" w:line="240"/>
              <w:ind w:start="80" w:end="400"/>
              <w:rPr>
                <w:b/>
                <w:sz w:val="24"/>
                <w:lang w:val="en-US"/>
              </w:rPr>
            </w:pPr>
            <w:r>
              <w:rPr>
                <w:b/>
                <w:sz w:val="24"/>
                <w:lang w:val="en-US"/>
              </w:rPr>
              <w:t>las</w:t>
            </w:r>
          </w:p>
          <w:p>
            <w:pPr>
              <w:pStyle w:val="Normal1"/>
              <w:spacing w:lineRule="auto" w:line="240"/>
              <w:ind w:start="80" w:end="200"/>
              <w:rPr>
                <w:sz w:val="24"/>
                <w:lang w:val="en-US"/>
              </w:rPr>
            </w:pPr>
            <w:r>
              <w:rPr>
                <w:sz w:val="24"/>
                <w:lang w:val="en-US"/>
              </w:rPr>
              <w:t>mesas</w:t>
            </w:r>
          </w:p>
          <w:p>
            <w:pPr>
              <w:pStyle w:val="Normal1"/>
              <w:spacing w:lineRule="auto" w:line="240"/>
              <w:ind w:start="80" w:end="200"/>
              <w:rPr>
                <w:sz w:val="24"/>
                <w:lang w:val="en-US"/>
              </w:rPr>
            </w:pPr>
            <w:r>
              <w:rPr>
                <w:sz w:val="24"/>
                <w:lang w:val="en-US"/>
              </w:rPr>
            </w:r>
          </w:p>
        </w:tc>
        <w:tc>
          <w:tcPr>
            <w:tcW w:w="1814"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jc w:val="center"/>
              <w:rPr>
                <w:sz w:val="24"/>
                <w:lang w:val="en-US"/>
              </w:rPr>
            </w:pPr>
            <w:r>
              <w:rPr>
                <w:sz w:val="24"/>
                <w:lang w:val="en-US"/>
              </w:rPr>
              <w:t>__</w:t>
            </w:r>
          </w:p>
        </w:tc>
        <w:tc>
          <w:tcPr>
            <w:tcW w:w="178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jc w:val="center"/>
              <w:rPr>
                <w:sz w:val="24"/>
              </w:rPr>
            </w:pPr>
            <w:r>
              <w:rPr>
                <w:sz w:val="24"/>
              </w:rPr>
              <w:t>__</w:t>
            </w:r>
          </w:p>
        </w:tc>
        <w:tc>
          <w:tcPr>
            <w:tcW w:w="178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jc w:val="center"/>
              <w:rPr>
                <w:sz w:val="24"/>
              </w:rPr>
            </w:pPr>
            <w:r>
              <w:rPr>
                <w:sz w:val="24"/>
              </w:rPr>
              <w:t>__</w:t>
            </w:r>
          </w:p>
        </w:tc>
      </w:tr>
    </w:tbl>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Эта таблица нуждается, по крайней мере, в двух комментариях:</w:t>
      </w:r>
    </w:p>
    <w:p>
      <w:pPr>
        <w:pStyle w:val="Normal1"/>
        <w:spacing w:lineRule="auto" w:line="240"/>
        <w:ind w:firstLine="284" w:end="0"/>
        <w:rPr/>
      </w:pPr>
      <w:r>
        <w:rPr>
          <w:sz w:val="24"/>
        </w:rPr>
        <w:t>а) Многие грамматисты придерживаются традиционной точки зрения, изложенной в грамматике Испанской Академии, и считают, что в испанском языке есть неопределенный артикль множествен</w:t>
        <w:softHyphen/>
        <w:t xml:space="preserve">ного числа: </w:t>
      </w:r>
      <w:r>
        <w:rPr>
          <w:b/>
          <w:sz w:val="24"/>
          <w:lang w:val="en-US"/>
        </w:rPr>
        <w:t>unos</w:t>
      </w:r>
      <w:r>
        <w:rPr>
          <w:b/>
          <w:sz w:val="24"/>
        </w:rPr>
        <w:t xml:space="preserve">, </w:t>
      </w:r>
      <w:r>
        <w:rPr>
          <w:b/>
          <w:sz w:val="24"/>
          <w:lang w:val="en-US"/>
        </w:rPr>
        <w:t>unas</w:t>
      </w:r>
      <w:r>
        <w:rPr>
          <w:sz w:val="24"/>
        </w:rPr>
        <w:t xml:space="preserve">. Немало испанистов отстаивают другую точку зрения и доказывают, что формы </w:t>
      </w:r>
      <w:r>
        <w:rPr>
          <w:b/>
          <w:sz w:val="24"/>
          <w:lang w:val="en-US"/>
        </w:rPr>
        <w:t>unos</w:t>
      </w:r>
      <w:r>
        <w:rPr>
          <w:sz w:val="24"/>
        </w:rPr>
        <w:t xml:space="preserve">, </w:t>
      </w:r>
      <w:r>
        <w:rPr>
          <w:b/>
          <w:sz w:val="24"/>
          <w:lang w:val="en-US"/>
        </w:rPr>
        <w:t>unas</w:t>
      </w:r>
      <w:r>
        <w:rPr>
          <w:sz w:val="24"/>
        </w:rPr>
        <w:t xml:space="preserve"> — это неопределенные местоимения, соответствующие русским местоимениям </w:t>
      </w:r>
      <w:r>
        <w:rPr>
          <w:i/>
          <w:sz w:val="24"/>
        </w:rPr>
        <w:t>некоторые, некие, какие-нибудь, кое-какие</w:t>
      </w:r>
      <w:r>
        <w:rPr>
          <w:sz w:val="24"/>
        </w:rPr>
        <w:t xml:space="preserve"> и т.п. Наконец, есть ученые, которые полагают, что в испанском языке вообще имеются только формы определенного артикля.</w:t>
      </w:r>
    </w:p>
    <w:p>
      <w:pPr>
        <w:pStyle w:val="Normal1"/>
        <w:spacing w:lineRule="auto" w:line="240"/>
        <w:ind w:firstLine="284" w:end="0"/>
        <w:rPr/>
      </w:pPr>
      <w:r>
        <w:rPr>
          <w:sz w:val="24"/>
        </w:rPr>
        <w:t xml:space="preserve">б) В большинстве нормативных грамматик указывается третий определенный артикль </w:t>
      </w:r>
      <w:r>
        <w:rPr>
          <w:b/>
          <w:sz w:val="24"/>
        </w:rPr>
        <w:t>lo</w:t>
      </w:r>
      <w:r>
        <w:rPr>
          <w:sz w:val="24"/>
        </w:rPr>
        <w:t>. Его считают артиклем среднего рода. Подробнее о нем пойдет речь в § 7.</w:t>
      </w:r>
    </w:p>
    <w:p>
      <w:pPr>
        <w:pStyle w:val="Normal1"/>
        <w:spacing w:lineRule="auto" w:line="240"/>
        <w:ind w:firstLine="284" w:end="0"/>
        <w:rPr/>
      </w:pPr>
      <w:r>
        <w:rPr>
          <w:sz w:val="24"/>
        </w:rPr>
        <w:t xml:space="preserve">2. Определенный артикль мужского рода единственного числа совмещается с предлогами </w:t>
      </w:r>
      <w:r>
        <w:rPr>
          <w:b/>
          <w:bCs/>
          <w:sz w:val="24"/>
          <w:lang w:val="en-US"/>
        </w:rPr>
        <w:t>de</w:t>
      </w:r>
      <w:r>
        <w:rPr>
          <w:sz w:val="24"/>
        </w:rPr>
        <w:t xml:space="preserve"> и </w:t>
      </w:r>
      <w:r>
        <w:rPr>
          <w:b/>
          <w:bCs/>
          <w:sz w:val="24"/>
        </w:rPr>
        <w:t>а</w:t>
      </w:r>
      <w:r>
        <w:rPr>
          <w:sz w:val="24"/>
        </w:rPr>
        <w:t xml:space="preserve">, образуя следующие </w:t>
      </w:r>
      <w:r>
        <w:rPr>
          <w:spacing w:val="20"/>
          <w:sz w:val="24"/>
        </w:rPr>
        <w:t>слитные формы:</w:t>
      </w:r>
    </w:p>
    <w:p>
      <w:pPr>
        <w:pStyle w:val="Normal1"/>
        <w:spacing w:lineRule="auto" w:line="240"/>
        <w:ind w:firstLine="284" w:end="0"/>
        <w:jc w:val="center"/>
        <w:rPr/>
      </w:pPr>
      <w:r>
        <w:rPr>
          <w:b/>
          <w:sz w:val="24"/>
          <w:lang w:val="en-US"/>
        </w:rPr>
        <w:t>de+el=del</w:t>
      </w:r>
    </w:p>
    <w:p>
      <w:pPr>
        <w:pStyle w:val="Normal1"/>
        <w:spacing w:lineRule="auto" w:line="240"/>
        <w:ind w:firstLine="284" w:start="760" w:end="800"/>
        <w:jc w:val="center"/>
        <w:rPr/>
      </w:pPr>
      <w:r>
        <w:rPr>
          <w:sz w:val="24"/>
          <w:lang w:val="en-US"/>
        </w:rPr>
        <w:t xml:space="preserve">Leo el artículo </w:t>
      </w:r>
      <w:r>
        <w:rPr>
          <w:i/>
          <w:sz w:val="24"/>
          <w:lang w:val="en-US"/>
        </w:rPr>
        <w:t>del</w:t>
      </w:r>
      <w:r>
        <w:rPr>
          <w:sz w:val="24"/>
          <w:lang w:val="en-US"/>
        </w:rPr>
        <w:t xml:space="preserve"> amigo. —  </w:t>
      </w:r>
      <w:r>
        <w:rPr>
          <w:sz w:val="24"/>
        </w:rPr>
        <w:t>Я</w:t>
      </w:r>
      <w:r>
        <w:rPr>
          <w:sz w:val="24"/>
          <w:lang w:val="en-US"/>
        </w:rPr>
        <w:t xml:space="preserve"> </w:t>
      </w:r>
      <w:r>
        <w:rPr>
          <w:sz w:val="24"/>
        </w:rPr>
        <w:t>читаю</w:t>
      </w:r>
      <w:r>
        <w:rPr>
          <w:sz w:val="24"/>
          <w:lang w:val="en-US"/>
        </w:rPr>
        <w:t xml:space="preserve"> </w:t>
      </w:r>
      <w:r>
        <w:rPr>
          <w:sz w:val="24"/>
        </w:rPr>
        <w:t>статью</w:t>
      </w:r>
      <w:r>
        <w:rPr>
          <w:sz w:val="24"/>
          <w:lang w:val="en-US"/>
        </w:rPr>
        <w:t xml:space="preserve"> </w:t>
      </w:r>
      <w:r>
        <w:rPr>
          <w:sz w:val="24"/>
        </w:rPr>
        <w:t>друга</w:t>
      </w:r>
      <w:r>
        <w:rPr>
          <w:sz w:val="24"/>
          <w:lang w:val="en-US"/>
        </w:rPr>
        <w:t>.</w:t>
      </w:r>
    </w:p>
    <w:p>
      <w:pPr>
        <w:pStyle w:val="Normal1"/>
        <w:spacing w:lineRule="auto" w:line="240"/>
        <w:ind w:firstLine="284" w:start="760" w:end="800"/>
        <w:jc w:val="center"/>
        <w:rPr>
          <w:b/>
          <w:sz w:val="24"/>
        </w:rPr>
      </w:pPr>
      <w:r>
        <w:rPr>
          <w:b/>
          <w:sz w:val="24"/>
        </w:rPr>
        <w:t xml:space="preserve">а + </w:t>
      </w:r>
      <w:r>
        <w:rPr>
          <w:b/>
          <w:sz w:val="24"/>
          <w:lang w:val="en-US"/>
        </w:rPr>
        <w:t>el</w:t>
      </w:r>
      <w:r>
        <w:rPr>
          <w:b/>
          <w:sz w:val="24"/>
        </w:rPr>
        <w:t xml:space="preserve"> = </w:t>
      </w:r>
      <w:r>
        <w:rPr>
          <w:b/>
          <w:sz w:val="24"/>
          <w:lang w:val="en-US"/>
        </w:rPr>
        <w:t>al</w:t>
      </w:r>
    </w:p>
    <w:p>
      <w:pPr>
        <w:pStyle w:val="Normal1"/>
        <w:spacing w:lineRule="auto" w:line="240"/>
        <w:ind w:firstLine="284" w:start="760" w:end="800"/>
        <w:jc w:val="center"/>
        <w:rPr/>
      </w:pPr>
      <w:r>
        <w:rPr>
          <w:sz w:val="24"/>
          <w:lang w:val="en-US"/>
        </w:rPr>
        <w:t>Voy</w:t>
      </w:r>
      <w:r>
        <w:rPr>
          <w:sz w:val="24"/>
        </w:rPr>
        <w:t xml:space="preserve"> </w:t>
      </w:r>
      <w:r>
        <w:rPr>
          <w:i/>
          <w:sz w:val="24"/>
          <w:lang w:val="en-US"/>
        </w:rPr>
        <w:t>al</w:t>
      </w:r>
      <w:r>
        <w:rPr>
          <w:sz w:val="24"/>
        </w:rPr>
        <w:t xml:space="preserve"> </w:t>
      </w:r>
      <w:r>
        <w:rPr>
          <w:sz w:val="24"/>
          <w:lang w:val="en-US"/>
        </w:rPr>
        <w:t>cine</w:t>
      </w:r>
      <w:r>
        <w:rPr>
          <w:sz w:val="24"/>
        </w:rPr>
        <w:t>. — Я иду в кино.</w:t>
      </w:r>
    </w:p>
    <w:p>
      <w:pPr>
        <w:pStyle w:val="Normal1"/>
        <w:spacing w:lineRule="auto" w:line="240"/>
        <w:ind w:firstLine="284" w:end="200"/>
        <w:rPr/>
      </w:pPr>
      <w:r>
        <w:rPr>
          <w:i/>
        </w:rPr>
        <w:t>Примечание</w:t>
      </w:r>
      <w:r>
        <w:rPr/>
        <w:t>. Слияния не происходит, когда артикль стоит перед заглавиями книг, наименованиями газет, журналов и т.п.:</w:t>
      </w:r>
    </w:p>
    <w:p>
      <w:pPr>
        <w:pStyle w:val="Normal1"/>
        <w:spacing w:lineRule="auto" w:line="240"/>
        <w:ind w:firstLine="284" w:end="0"/>
        <w:rPr/>
      </w:pPr>
      <w:r>
        <w:rPr>
          <w:lang w:val="en-US"/>
        </w:rPr>
        <w:t xml:space="preserve">Saludo al redactor </w:t>
      </w:r>
      <w:r>
        <w:rPr>
          <w:i/>
          <w:lang w:val="en-US"/>
        </w:rPr>
        <w:t>de</w:t>
      </w:r>
      <w:r>
        <w:rPr>
          <w:lang w:val="en-US"/>
        </w:rPr>
        <w:t xml:space="preserve"> "</w:t>
      </w:r>
      <w:r>
        <w:rPr>
          <w:b/>
          <w:bCs/>
          <w:i/>
          <w:lang w:val="en-US"/>
        </w:rPr>
        <w:t>El</w:t>
      </w:r>
      <w:r>
        <w:rPr>
          <w:lang w:val="en-US"/>
        </w:rPr>
        <w:t xml:space="preserve"> Popular".         </w:t>
      </w:r>
      <w:r>
        <w:rPr/>
        <w:t>Я здороваюсь с редактором (газеты) «Эль Популар».</w:t>
      </w:r>
    </w:p>
    <w:p>
      <w:pPr>
        <w:pStyle w:val="Normal1"/>
        <w:spacing w:lineRule="auto" w:line="240"/>
        <w:ind w:firstLine="284" w:end="0"/>
        <w:rPr/>
      </w:pPr>
      <w:r>
        <w:rPr/>
      </w:r>
    </w:p>
    <w:p>
      <w:pPr>
        <w:pStyle w:val="Normal1"/>
        <w:spacing w:lineRule="auto" w:line="240"/>
        <w:ind w:firstLine="284" w:end="0"/>
        <w:rPr/>
      </w:pPr>
      <w:r>
        <w:rPr/>
        <w:t>Испанская академическая грамматика не рекомендует производить слияние артикля мужского рода с указанными предлогами, если он стоит перед географи</w:t>
        <w:softHyphen/>
        <w:t>ческими названиями, употребляемыми с артиклем, а также прозвищами, псевдо</w:t>
        <w:softHyphen/>
        <w:t>нимами и т.п.:</w:t>
      </w:r>
    </w:p>
    <w:p>
      <w:pPr>
        <w:pStyle w:val="Normal1"/>
        <w:spacing w:lineRule="auto" w:line="240"/>
        <w:ind w:firstLine="284" w:end="200"/>
        <w:rPr/>
      </w:pPr>
      <w:r>
        <w:rPr>
          <w:lang w:val="en-US"/>
        </w:rPr>
        <w:t xml:space="preserve">Regresamos </w:t>
      </w:r>
      <w:r>
        <w:rPr>
          <w:i/>
          <w:lang w:val="en-US"/>
        </w:rPr>
        <w:t>de El</w:t>
      </w:r>
      <w:r>
        <w:rPr>
          <w:lang w:val="en-US"/>
        </w:rPr>
        <w:t xml:space="preserve"> Ferrol.               </w:t>
      </w:r>
      <w:r>
        <w:rPr/>
        <w:t xml:space="preserve">Мы возвращаемся из Эль-Ферроля. </w:t>
      </w:r>
    </w:p>
    <w:p>
      <w:pPr>
        <w:pStyle w:val="Normal1"/>
        <w:spacing w:lineRule="auto" w:line="240"/>
        <w:ind w:firstLine="284" w:end="200"/>
        <w:rPr/>
      </w:pPr>
      <w:r>
        <w:rPr>
          <w:lang w:val="en-US"/>
        </w:rPr>
        <w:t>V</w:t>
      </w:r>
      <w:r>
        <w:rPr/>
        <w:t>ео</w:t>
      </w:r>
      <w:r>
        <w:rPr>
          <w:lang w:val="en-US"/>
        </w:rPr>
        <w:t xml:space="preserve"> </w:t>
      </w:r>
      <w:r>
        <w:rPr>
          <w:i/>
          <w:lang w:val="en-US"/>
        </w:rPr>
        <w:t>a</w:t>
      </w:r>
      <w:r>
        <w:rPr>
          <w:lang w:val="en-US"/>
        </w:rPr>
        <w:t xml:space="preserve"> "</w:t>
      </w:r>
      <w:r>
        <w:rPr>
          <w:b/>
          <w:bCs/>
          <w:i/>
          <w:lang w:val="en-US"/>
        </w:rPr>
        <w:t>El</w:t>
      </w:r>
      <w:r>
        <w:rPr>
          <w:lang w:val="en-US"/>
        </w:rPr>
        <w:t xml:space="preserve"> Gitano".                          </w:t>
      </w:r>
      <w:r>
        <w:rPr/>
        <w:t>Я вижу «Цыгана».</w:t>
      </w:r>
    </w:p>
    <w:p>
      <w:pPr>
        <w:pStyle w:val="Normal1"/>
        <w:spacing w:lineRule="auto" w:line="240"/>
        <w:ind w:firstLine="284" w:end="0"/>
        <w:rPr/>
      </w:pPr>
      <w:r>
        <w:rPr/>
      </w:r>
    </w:p>
    <w:p>
      <w:pPr>
        <w:pStyle w:val="Normal1"/>
        <w:spacing w:lineRule="auto" w:line="240"/>
        <w:ind w:firstLine="284" w:end="0"/>
        <w:rPr/>
      </w:pPr>
      <w:r>
        <w:rPr/>
        <w:t>Однако это правило обычно сохраняется в официальном и литературно-нормированном языке. В современной разговорной речи часто пренебрегают академи</w:t>
        <w:softHyphen/>
        <w:t xml:space="preserve">ческими предписаниями и вместо, например, </w:t>
      </w:r>
      <w:r>
        <w:rPr>
          <w:lang w:val="en-US"/>
        </w:rPr>
        <w:t>Vamos</w:t>
      </w:r>
      <w:r>
        <w:rPr/>
        <w:t xml:space="preserve"> </w:t>
      </w:r>
      <w:r>
        <w:rPr>
          <w:lang w:val="en-US"/>
        </w:rPr>
        <w:t>a</w:t>
      </w:r>
      <w:r>
        <w:rPr/>
        <w:t xml:space="preserve"> </w:t>
      </w:r>
      <w:r>
        <w:rPr>
          <w:lang w:val="en-US"/>
        </w:rPr>
        <w:t>El</w:t>
      </w:r>
      <w:r>
        <w:rPr/>
        <w:t xml:space="preserve"> </w:t>
      </w:r>
      <w:r>
        <w:rPr>
          <w:lang w:val="en-US"/>
        </w:rPr>
        <w:t>Escorial</w:t>
      </w:r>
      <w:r>
        <w:rPr/>
        <w:t xml:space="preserve"> говорят </w:t>
      </w:r>
      <w:r>
        <w:rPr>
          <w:lang w:val="en-US"/>
        </w:rPr>
        <w:t>Vamos</w:t>
      </w:r>
      <w:r>
        <w:rPr/>
        <w:t xml:space="preserve"> </w:t>
      </w:r>
      <w:r>
        <w:rPr>
          <w:lang w:val="en-US"/>
        </w:rPr>
        <w:t>al</w:t>
      </w:r>
      <w:r>
        <w:rPr/>
        <w:t xml:space="preserve"> </w:t>
      </w:r>
      <w:r>
        <w:rPr>
          <w:lang w:val="en-US"/>
        </w:rPr>
        <w:t>f</w:t>
      </w:r>
      <w:r>
        <w:rPr/>
        <w:t>.</w:t>
      </w:r>
      <w:r>
        <w:rPr>
          <w:lang w:val="en-US"/>
        </w:rPr>
        <w:t>tscorial</w:t>
      </w:r>
      <w:r>
        <w:rPr/>
        <w:t xml:space="preserve">, равно как </w:t>
      </w:r>
      <w:r>
        <w:rPr>
          <w:lang w:val="en-US"/>
        </w:rPr>
        <w:t>Veo</w:t>
      </w:r>
      <w:r>
        <w:rPr/>
        <w:t xml:space="preserve"> </w:t>
      </w:r>
      <w:r>
        <w:rPr>
          <w:lang w:val="en-US"/>
        </w:rPr>
        <w:t>al</w:t>
      </w:r>
      <w:r>
        <w:rPr/>
        <w:t xml:space="preserve"> </w:t>
      </w:r>
      <w:r>
        <w:rPr>
          <w:lang w:val="en-US"/>
        </w:rPr>
        <w:t>Gitano</w:t>
      </w:r>
      <w:r>
        <w:rPr/>
        <w:t>. Ср</w:t>
      </w:r>
      <w:r>
        <w:rPr>
          <w:lang w:val="en-US"/>
        </w:rPr>
        <w:t xml:space="preserve">.: </w:t>
      </w:r>
    </w:p>
    <w:p>
      <w:pPr>
        <w:pStyle w:val="Normal1"/>
        <w:spacing w:lineRule="auto" w:line="240"/>
        <w:ind w:firstLine="284" w:end="0"/>
        <w:rPr/>
      </w:pPr>
      <w:r>
        <w:rPr>
          <w:i/>
          <w:lang w:val="en-US"/>
        </w:rPr>
        <w:t>Al</w:t>
      </w:r>
      <w:r>
        <w:rPr>
          <w:lang w:val="en-US"/>
        </w:rPr>
        <w:t xml:space="preserve"> Rulo le gustó la calle Florida...                                               </w:t>
      </w:r>
      <w:r>
        <w:rPr/>
        <w:t xml:space="preserve">«Вихрастому» понравилась улица </w:t>
      </w:r>
    </w:p>
    <w:p>
      <w:pPr>
        <w:pStyle w:val="Normal1"/>
        <w:spacing w:lineRule="auto" w:line="240"/>
        <w:ind w:firstLine="284" w:end="0"/>
        <w:rPr/>
      </w:pPr>
      <w:r>
        <w:rPr/>
        <w:t xml:space="preserve">    </w:t>
      </w:r>
      <w:r>
        <w:rPr/>
        <w:t>(</w:t>
      </w:r>
      <w:r>
        <w:rPr>
          <w:lang w:val="en-US"/>
        </w:rPr>
        <w:t>R</w:t>
      </w:r>
      <w:r>
        <w:rPr/>
        <w:t xml:space="preserve">. </w:t>
      </w:r>
      <w:r>
        <w:rPr>
          <w:lang w:val="en-US"/>
        </w:rPr>
        <w:t>Larra</w:t>
      </w:r>
      <w:r>
        <w:rPr/>
        <w:t>)                                                                                         Флорида...</w:t>
      </w:r>
    </w:p>
    <w:p>
      <w:pPr>
        <w:pStyle w:val="Normal1"/>
        <w:spacing w:lineRule="auto" w:line="240"/>
        <w:ind w:firstLine="284" w:end="0"/>
        <w:rPr>
          <w:lang w:val="en-US"/>
        </w:rPr>
      </w:pPr>
      <w:r>
        <w:rPr>
          <w:lang w:val="en-US"/>
        </w:rPr>
        <w:t xml:space="preserve">¿Quién discute la autoridad </w:t>
      </w:r>
      <w:r>
        <w:rPr>
          <w:i/>
          <w:lang w:val="en-US"/>
        </w:rPr>
        <w:t>del</w:t>
      </w:r>
      <w:r>
        <w:rPr>
          <w:lang w:val="en-US"/>
        </w:rPr>
        <w:t xml:space="preserve"> Diente?                                       </w:t>
      </w:r>
      <w:r>
        <w:rPr/>
        <w:t>Кто оспаривает власть «Зуба»? Он</w:t>
      </w:r>
    </w:p>
    <w:p>
      <w:pPr>
        <w:pStyle w:val="Normal1"/>
        <w:spacing w:lineRule="auto" w:line="240"/>
        <w:ind w:firstLine="284" w:end="0"/>
        <w:rPr/>
      </w:pPr>
      <w:r>
        <w:rPr>
          <w:lang w:val="en-US"/>
        </w:rPr>
        <w:t xml:space="preserve">     </w:t>
      </w:r>
      <w:r>
        <w:rPr>
          <w:lang w:val="en-US"/>
        </w:rPr>
        <w:t xml:space="preserve">Es </w:t>
      </w:r>
      <w:r>
        <w:rPr/>
        <w:t>е</w:t>
      </w:r>
      <w:r>
        <w:rPr>
          <w:lang w:val="en-US"/>
        </w:rPr>
        <w:t xml:space="preserve">1 </w:t>
      </w:r>
      <w:r>
        <w:rPr/>
        <w:t>геу</w:t>
      </w:r>
      <w:r>
        <w:rPr>
          <w:lang w:val="en-US"/>
        </w:rPr>
        <w:t xml:space="preserve"> </w:t>
      </w:r>
      <w:r>
        <w:rPr/>
        <w:t>у</w:t>
      </w:r>
      <w:r>
        <w:rPr>
          <w:lang w:val="en-US"/>
        </w:rPr>
        <w:t xml:space="preserve"> señor de la calle. </w:t>
      </w:r>
      <w:r>
        <w:rPr/>
        <w:t>(</w:t>
      </w:r>
      <w:r>
        <w:rPr>
          <w:lang w:val="en-US"/>
        </w:rPr>
        <w:t>R</w:t>
      </w:r>
      <w:r>
        <w:rPr/>
        <w:t xml:space="preserve">. </w:t>
      </w:r>
      <w:r>
        <w:rPr>
          <w:lang w:val="en-US"/>
        </w:rPr>
        <w:t>LARRA</w:t>
      </w:r>
      <w:r>
        <w:rPr/>
        <w:t>)                                       король и господин улицы.</w:t>
      </w:r>
    </w:p>
    <w:p>
      <w:pPr>
        <w:pStyle w:val="Normal1"/>
        <w:spacing w:lineRule="auto" w:line="240"/>
        <w:ind w:firstLine="284" w:end="0"/>
        <w:rPr/>
      </w:pPr>
      <w:r>
        <w:rPr>
          <w:lang w:val="en-US"/>
        </w:rPr>
        <w:t xml:space="preserve">¿Y si se marchase </w:t>
      </w:r>
      <w:r>
        <w:rPr>
          <w:i/>
          <w:lang w:val="en-US"/>
        </w:rPr>
        <w:t>al</w:t>
      </w:r>
      <w:r>
        <w:rPr>
          <w:lang w:val="en-US"/>
        </w:rPr>
        <w:t xml:space="preserve"> Uruguay, a Montevideo?                            </w:t>
      </w:r>
      <w:r>
        <w:rPr/>
        <w:t>А если бы он уехал в Уругвай, в</w:t>
      </w:r>
    </w:p>
    <w:p>
      <w:pPr>
        <w:pStyle w:val="Normal1"/>
        <w:spacing w:lineRule="auto" w:line="240"/>
        <w:ind w:firstLine="284" w:end="0"/>
        <w:rPr/>
      </w:pPr>
      <w:r>
        <w:rPr/>
        <w:t xml:space="preserve">     </w:t>
      </w:r>
      <w:r>
        <w:rPr/>
        <w:t>(</w:t>
      </w:r>
      <w:r>
        <w:rPr>
          <w:lang w:val="en-US"/>
        </w:rPr>
        <w:t>R</w:t>
      </w:r>
      <w:r>
        <w:rPr/>
        <w:t>.</w:t>
      </w:r>
      <w:r>
        <w:rPr>
          <w:lang w:val="en-US"/>
        </w:rPr>
        <w:t>LARRA</w:t>
      </w:r>
      <w:r>
        <w:rPr/>
        <w:t>)                                                                                       Монтевидео?</w:t>
      </w:r>
    </w:p>
    <w:p>
      <w:pPr>
        <w:pStyle w:val="Normal1"/>
        <w:spacing w:lineRule="auto" w:line="240"/>
        <w:ind w:firstLine="284" w:end="0"/>
        <w:rPr/>
      </w:pPr>
      <w:r>
        <w:rPr/>
      </w:r>
    </w:p>
    <w:p>
      <w:pPr>
        <w:pStyle w:val="Normal1"/>
        <w:spacing w:lineRule="auto" w:line="240"/>
        <w:ind w:firstLine="284" w:end="0"/>
        <w:rPr/>
      </w:pPr>
      <w:r>
        <w:rPr>
          <w:sz w:val="24"/>
        </w:rPr>
        <w:t xml:space="preserve">3. Если существительное женского рода начинается на </w:t>
      </w:r>
      <w:r>
        <w:rPr>
          <w:b/>
          <w:sz w:val="24"/>
        </w:rPr>
        <w:t>а</w:t>
      </w:r>
      <w:r>
        <w:rPr>
          <w:sz w:val="24"/>
        </w:rPr>
        <w:t xml:space="preserve"> и </w:t>
      </w:r>
      <w:r>
        <w:rPr>
          <w:b/>
          <w:sz w:val="24"/>
          <w:lang w:val="en-US"/>
        </w:rPr>
        <w:t>ha</w:t>
      </w:r>
      <w:r>
        <w:rPr>
          <w:sz w:val="24"/>
        </w:rPr>
        <w:t xml:space="preserve"> ударные, то в единственном числе непосредственно перед суще</w:t>
        <w:softHyphen/>
        <w:t xml:space="preserve">ствительными ставятся артикли </w:t>
      </w:r>
      <w:r>
        <w:rPr>
          <w:b/>
          <w:sz w:val="24"/>
        </w:rPr>
        <w:t>е</w:t>
      </w:r>
      <w:r>
        <w:rPr>
          <w:b/>
          <w:sz w:val="24"/>
          <w:lang w:val="en-US"/>
        </w:rPr>
        <w:t>l</w:t>
      </w:r>
      <w:r>
        <w:rPr>
          <w:sz w:val="24"/>
        </w:rPr>
        <w:t xml:space="preserve"> и </w:t>
      </w:r>
      <w:r>
        <w:rPr>
          <w:b/>
          <w:sz w:val="24"/>
        </w:rPr>
        <w:t>un</w:t>
      </w:r>
      <w:r>
        <w:rPr>
          <w:sz w:val="24"/>
        </w:rPr>
        <w:t xml:space="preserve"> вместо </w:t>
      </w:r>
      <w:r>
        <w:rPr>
          <w:b/>
          <w:sz w:val="24"/>
          <w:lang w:val="en-US"/>
        </w:rPr>
        <w:t>l</w:t>
      </w:r>
      <w:r>
        <w:rPr>
          <w:b/>
          <w:sz w:val="24"/>
        </w:rPr>
        <w:t>а</w:t>
      </w:r>
      <w:r>
        <w:rPr>
          <w:sz w:val="24"/>
        </w:rPr>
        <w:t xml:space="preserve"> и </w:t>
      </w:r>
      <w:r>
        <w:rPr>
          <w:b/>
          <w:sz w:val="24"/>
        </w:rPr>
        <w:t>una</w:t>
      </w:r>
      <w:r>
        <w:rPr>
          <w:sz w:val="24"/>
        </w:rPr>
        <w:t>, хотя род существительных от этого не меняется. Например</w:t>
      </w:r>
      <w:r>
        <w:rPr>
          <w:sz w:val="24"/>
          <w:lang w:val="en-US"/>
        </w:rPr>
        <w:t xml:space="preserve">: </w:t>
      </w:r>
      <w:r>
        <w:rPr>
          <w:i/>
          <w:sz w:val="24"/>
          <w:lang w:val="en-US"/>
        </w:rPr>
        <w:t>el (un)</w:t>
      </w:r>
      <w:r>
        <w:rPr>
          <w:sz w:val="24"/>
          <w:lang w:val="en-US"/>
        </w:rPr>
        <w:t xml:space="preserve"> </w:t>
      </w:r>
      <w:r>
        <w:rPr>
          <w:b/>
          <w:sz w:val="24"/>
          <w:lang w:val="en-US"/>
        </w:rPr>
        <w:t>a</w:t>
      </w:r>
      <w:r>
        <w:rPr>
          <w:sz w:val="24"/>
          <w:lang w:val="en-US"/>
        </w:rPr>
        <w:t xml:space="preserve">cta, </w:t>
      </w:r>
      <w:r>
        <w:rPr>
          <w:i/>
          <w:sz w:val="24"/>
          <w:lang w:val="en-US"/>
        </w:rPr>
        <w:t>el (un)</w:t>
      </w:r>
      <w:r>
        <w:rPr>
          <w:sz w:val="24"/>
          <w:lang w:val="en-US"/>
        </w:rPr>
        <w:t xml:space="preserve"> </w:t>
      </w:r>
      <w:r>
        <w:rPr>
          <w:b/>
          <w:sz w:val="24"/>
          <w:lang w:val="en-US"/>
        </w:rPr>
        <w:t>a</w:t>
      </w:r>
      <w:r>
        <w:rPr>
          <w:sz w:val="24"/>
          <w:lang w:val="en-US"/>
        </w:rPr>
        <w:t xml:space="preserve">ula, </w:t>
      </w:r>
      <w:r>
        <w:rPr>
          <w:i/>
          <w:sz w:val="24"/>
          <w:lang w:val="en-US"/>
        </w:rPr>
        <w:t>el (un)</w:t>
      </w:r>
      <w:r>
        <w:rPr>
          <w:sz w:val="24"/>
          <w:lang w:val="en-US"/>
        </w:rPr>
        <w:t xml:space="preserve"> </w:t>
      </w:r>
      <w:r>
        <w:rPr>
          <w:b/>
          <w:sz w:val="24"/>
          <w:lang w:val="en-US"/>
        </w:rPr>
        <w:t>ha</w:t>
      </w:r>
      <w:r>
        <w:rPr>
          <w:sz w:val="24"/>
          <w:lang w:val="en-US"/>
        </w:rPr>
        <w:t xml:space="preserve">cha, </w:t>
      </w:r>
      <w:r>
        <w:rPr>
          <w:i/>
          <w:sz w:val="24"/>
          <w:lang w:val="en-US"/>
        </w:rPr>
        <w:t>el (un)</w:t>
      </w:r>
      <w:r>
        <w:rPr>
          <w:sz w:val="24"/>
          <w:lang w:val="en-US"/>
        </w:rPr>
        <w:t xml:space="preserve"> </w:t>
      </w:r>
      <w:r>
        <w:rPr>
          <w:b/>
          <w:sz w:val="24"/>
          <w:lang w:val="en-US"/>
        </w:rPr>
        <w:t>ha</w:t>
      </w:r>
      <w:r>
        <w:rPr>
          <w:sz w:val="24"/>
          <w:lang w:val="en-US"/>
        </w:rPr>
        <w:t xml:space="preserve">da, </w:t>
      </w:r>
      <w:r>
        <w:rPr>
          <w:i/>
          <w:sz w:val="24"/>
          <w:lang w:val="en-US"/>
        </w:rPr>
        <w:t>el</w:t>
      </w:r>
      <w:r>
        <w:rPr>
          <w:sz w:val="24"/>
          <w:lang w:val="en-US"/>
        </w:rPr>
        <w:t xml:space="preserve"> </w:t>
      </w:r>
      <w:r>
        <w:rPr>
          <w:i/>
          <w:sz w:val="24"/>
          <w:lang w:val="en-US"/>
        </w:rPr>
        <w:t>(un)</w:t>
      </w:r>
      <w:r>
        <w:rPr>
          <w:sz w:val="24"/>
          <w:lang w:val="en-US"/>
        </w:rPr>
        <w:t xml:space="preserve"> </w:t>
      </w:r>
      <w:r>
        <w:rPr>
          <w:b/>
          <w:sz w:val="24"/>
          <w:lang w:val="en-US"/>
        </w:rPr>
        <w:t>ha</w:t>
      </w:r>
      <w:r>
        <w:rPr>
          <w:sz w:val="24"/>
          <w:lang w:val="en-US"/>
        </w:rPr>
        <w:t>ba:</w:t>
      </w:r>
    </w:p>
    <w:p>
      <w:pPr>
        <w:pStyle w:val="Normal1"/>
        <w:spacing w:lineRule="auto" w:line="240"/>
        <w:ind w:firstLine="284" w:end="0"/>
        <w:rPr/>
      </w:pPr>
      <w:r>
        <w:rPr>
          <w:sz w:val="24"/>
          <w:lang w:val="en-US"/>
        </w:rPr>
        <w:t xml:space="preserve">Estoy en </w:t>
      </w:r>
      <w:r>
        <w:rPr>
          <w:i/>
          <w:sz w:val="24"/>
          <w:lang w:val="en-US"/>
        </w:rPr>
        <w:t>el aula</w:t>
      </w:r>
      <w:r>
        <w:rPr>
          <w:sz w:val="24"/>
          <w:lang w:val="en-US"/>
        </w:rPr>
        <w:t xml:space="preserve"> may clara.                                                               </w:t>
      </w:r>
      <w:r>
        <w:rPr>
          <w:sz w:val="24"/>
        </w:rPr>
        <w:t>Я нахожусь в очень светлой аудитории.</w:t>
      </w:r>
    </w:p>
    <w:p>
      <w:pPr>
        <w:pStyle w:val="Normal1"/>
        <w:spacing w:lineRule="auto" w:line="240"/>
        <w:ind w:firstLine="284" w:end="0"/>
        <w:rPr/>
      </w:pPr>
      <w:r>
        <w:rPr>
          <w:sz w:val="24"/>
        </w:rPr>
        <w:t xml:space="preserve">                                     </w:t>
      </w:r>
      <w:r>
        <w:rPr>
          <w:sz w:val="24"/>
        </w:rPr>
        <w:t>но</w:t>
      </w:r>
      <w:r>
        <w:rPr>
          <w:sz w:val="24"/>
          <w:lang w:val="en-US"/>
        </w:rPr>
        <w:t xml:space="preserve">: Estoy en la clara </w:t>
      </w:r>
      <w:r>
        <w:rPr>
          <w:sz w:val="24"/>
        </w:rPr>
        <w:t>у</w:t>
      </w:r>
      <w:r>
        <w:rPr>
          <w:sz w:val="24"/>
          <w:lang w:val="en-US"/>
        </w:rPr>
        <w:t xml:space="preserve"> ancha aula.</w:t>
      </w:r>
    </w:p>
    <w:p>
      <w:pPr>
        <w:pStyle w:val="Normal1"/>
        <w:spacing w:lineRule="auto" w:line="240"/>
        <w:ind w:firstLine="284" w:end="0"/>
        <w:rPr/>
      </w:pPr>
      <w:r>
        <w:rPr>
          <w:sz w:val="24"/>
          <w:lang w:val="en-US"/>
        </w:rPr>
        <w:t xml:space="preserve">Juan toma </w:t>
      </w:r>
      <w:r>
        <w:rPr>
          <w:i/>
          <w:sz w:val="24"/>
          <w:lang w:val="en-US"/>
        </w:rPr>
        <w:t>el hacha</w:t>
      </w:r>
      <w:r>
        <w:rPr>
          <w:sz w:val="24"/>
          <w:lang w:val="en-US"/>
        </w:rPr>
        <w:t xml:space="preserve"> pesada.                                                              </w:t>
      </w:r>
      <w:r>
        <w:rPr>
          <w:sz w:val="24"/>
        </w:rPr>
        <w:t>Хуан берет тяжелый топор.</w:t>
      </w:r>
    </w:p>
    <w:p>
      <w:pPr>
        <w:pStyle w:val="Normal1"/>
        <w:spacing w:lineRule="auto" w:line="240"/>
        <w:ind w:firstLine="284" w:end="0"/>
        <w:rPr/>
      </w:pPr>
      <w:r>
        <w:rPr>
          <w:sz w:val="24"/>
        </w:rPr>
        <w:t xml:space="preserve">                                     </w:t>
      </w:r>
      <w:r>
        <w:rPr>
          <w:sz w:val="24"/>
        </w:rPr>
        <w:t>но</w:t>
      </w:r>
      <w:r>
        <w:rPr>
          <w:sz w:val="24"/>
          <w:lang w:val="en-US"/>
        </w:rPr>
        <w:t>: Juan toma la pesada hacha.</w:t>
      </w:r>
    </w:p>
    <w:p>
      <w:pPr>
        <w:pStyle w:val="Normal1"/>
        <w:spacing w:lineRule="auto" w:line="240"/>
        <w:ind w:firstLine="284" w:start="40" w:end="0"/>
        <w:rPr>
          <w:sz w:val="24"/>
          <w:lang w:val="en-US"/>
        </w:rPr>
      </w:pPr>
      <w:r>
        <w:rPr>
          <w:sz w:val="24"/>
          <w:lang w:val="en-US"/>
        </w:rPr>
      </w:r>
    </w:p>
    <w:p>
      <w:pPr>
        <w:pStyle w:val="Normal1"/>
        <w:spacing w:lineRule="auto" w:line="240"/>
        <w:ind w:firstLine="284" w:start="40" w:end="0"/>
        <w:rPr/>
      </w:pPr>
      <w:r>
        <w:rPr>
          <w:i/>
          <w:sz w:val="24"/>
        </w:rPr>
        <w:t>Примечания</w:t>
      </w:r>
      <w:r>
        <w:rPr>
          <w:sz w:val="24"/>
        </w:rPr>
        <w:t xml:space="preserve">. 1. Настоящее правило касается только артикля и не относится к  местоименям </w:t>
      </w:r>
      <w:r>
        <w:rPr>
          <w:b/>
          <w:sz w:val="24"/>
          <w:lang w:val="en-US"/>
        </w:rPr>
        <w:t>esta</w:t>
      </w:r>
      <w:r>
        <w:rPr>
          <w:sz w:val="24"/>
        </w:rPr>
        <w:t xml:space="preserve">, </w:t>
      </w:r>
      <w:r>
        <w:rPr>
          <w:b/>
          <w:sz w:val="24"/>
          <w:lang w:val="en-US"/>
        </w:rPr>
        <w:t>aquella</w:t>
      </w:r>
      <w:r>
        <w:rPr>
          <w:sz w:val="24"/>
        </w:rPr>
        <w:t xml:space="preserve"> и т.п. Например: </w:t>
      </w:r>
      <w:r>
        <w:rPr>
          <w:sz w:val="24"/>
          <w:lang w:val="en-US"/>
        </w:rPr>
        <w:t>esta</w:t>
      </w:r>
      <w:r>
        <w:rPr>
          <w:sz w:val="24"/>
        </w:rPr>
        <w:t xml:space="preserve"> </w:t>
      </w:r>
      <w:r>
        <w:rPr>
          <w:sz w:val="24"/>
          <w:lang w:val="en-US"/>
        </w:rPr>
        <w:t>alma</w:t>
      </w:r>
      <w:r>
        <w:rPr>
          <w:sz w:val="24"/>
        </w:rPr>
        <w:t xml:space="preserve">, </w:t>
      </w:r>
      <w:r>
        <w:rPr>
          <w:sz w:val="24"/>
          <w:lang w:val="en-US"/>
        </w:rPr>
        <w:t>aquella</w:t>
      </w:r>
      <w:r>
        <w:rPr>
          <w:sz w:val="24"/>
        </w:rPr>
        <w:t xml:space="preserve"> aula и т.д.    </w:t>
      </w:r>
    </w:p>
    <w:p>
      <w:pPr>
        <w:pStyle w:val="Normal1"/>
        <w:spacing w:lineRule="auto" w:line="240"/>
        <w:ind w:firstLine="284" w:start="40" w:end="0"/>
        <w:rPr/>
      </w:pPr>
      <w:r>
        <w:rPr>
          <w:sz w:val="24"/>
        </w:rPr>
        <w:t xml:space="preserve">2. Артикль женского рода остается без изменения перед названиями букв </w:t>
      </w:r>
      <w:r>
        <w:rPr>
          <w:b/>
          <w:sz w:val="24"/>
        </w:rPr>
        <w:t>а</w:t>
      </w:r>
      <w:r>
        <w:rPr>
          <w:sz w:val="24"/>
        </w:rPr>
        <w:t xml:space="preserve"> и </w:t>
      </w:r>
      <w:r>
        <w:rPr>
          <w:b/>
          <w:sz w:val="24"/>
          <w:lang w:val="en-US"/>
        </w:rPr>
        <w:t>h</w:t>
      </w:r>
      <w:r>
        <w:rPr>
          <w:sz w:val="24"/>
        </w:rPr>
        <w:t xml:space="preserve">, а также перед женскими именами собственными, которые начинаются с </w:t>
      </w:r>
      <w:r>
        <w:rPr>
          <w:b/>
          <w:sz w:val="24"/>
        </w:rPr>
        <w:t>а</w:t>
      </w:r>
      <w:r>
        <w:rPr>
          <w:sz w:val="24"/>
        </w:rPr>
        <w:t xml:space="preserve"> и </w:t>
      </w:r>
      <w:r>
        <w:rPr>
          <w:b/>
          <w:sz w:val="24"/>
          <w:lang w:val="en-US"/>
        </w:rPr>
        <w:t>ha</w:t>
      </w:r>
      <w:r>
        <w:rPr>
          <w:sz w:val="24"/>
        </w:rPr>
        <w:t xml:space="preserve"> </w:t>
      </w:r>
      <w:r>
        <w:rPr>
          <w:spacing w:val="20"/>
          <w:sz w:val="24"/>
        </w:rPr>
        <w:t>ударных</w:t>
      </w:r>
      <w:r>
        <w:rPr>
          <w:sz w:val="24"/>
        </w:rPr>
        <w:t xml:space="preserve"> (в тех случаях, когда перед именем допускается постановка артикля), и названиями городов, употребляющимися с артиклем:</w:t>
      </w:r>
    </w:p>
    <w:p>
      <w:pPr>
        <w:pStyle w:val="Normal1"/>
        <w:spacing w:lineRule="auto" w:line="240"/>
        <w:ind w:firstLine="284" w:start="80" w:end="0"/>
        <w:rPr>
          <w:sz w:val="24"/>
        </w:rPr>
      </w:pPr>
      <w:r>
        <w:rPr>
          <w:sz w:val="24"/>
        </w:rPr>
      </w:r>
    </w:p>
    <w:p>
      <w:pPr>
        <w:pStyle w:val="Normal1"/>
        <w:spacing w:lineRule="auto" w:line="240"/>
        <w:ind w:firstLine="284" w:start="80" w:end="0"/>
        <w:rPr/>
      </w:pPr>
      <w:r>
        <w:rPr>
          <w:sz w:val="24"/>
          <w:lang w:val="en-US"/>
        </w:rPr>
        <w:t xml:space="preserve">Escribo </w:t>
      </w:r>
      <w:r>
        <w:rPr>
          <w:i/>
          <w:sz w:val="24"/>
          <w:lang w:val="en-US"/>
        </w:rPr>
        <w:t>la a,</w:t>
      </w:r>
      <w:r>
        <w:rPr>
          <w:sz w:val="24"/>
          <w:lang w:val="en-US"/>
        </w:rPr>
        <w:t xml:space="preserve"> después </w:t>
      </w:r>
      <w:r>
        <w:rPr>
          <w:i/>
          <w:iCs/>
          <w:sz w:val="24"/>
          <w:lang w:val="en-US"/>
        </w:rPr>
        <w:t>la hache</w:t>
      </w:r>
      <w:r>
        <w:rPr>
          <w:sz w:val="24"/>
          <w:lang w:val="en-US"/>
        </w:rPr>
        <w:t xml:space="preserve">.                                                 </w:t>
      </w:r>
      <w:r>
        <w:rPr>
          <w:sz w:val="24"/>
        </w:rPr>
        <w:t xml:space="preserve">Я пишу букву </w:t>
      </w:r>
      <w:r>
        <w:rPr>
          <w:i/>
          <w:sz w:val="24"/>
        </w:rPr>
        <w:t>а</w:t>
      </w:r>
      <w:r>
        <w:rPr>
          <w:sz w:val="24"/>
        </w:rPr>
        <w:t xml:space="preserve">, затем букву </w:t>
      </w:r>
      <w:r>
        <w:rPr>
          <w:i/>
          <w:sz w:val="24"/>
          <w:lang w:val="en-US"/>
        </w:rPr>
        <w:t>h</w:t>
      </w:r>
      <w:r>
        <w:rPr>
          <w:sz w:val="24"/>
        </w:rPr>
        <w:t>.</w:t>
      </w:r>
    </w:p>
    <w:p>
      <w:pPr>
        <w:pStyle w:val="Normal1"/>
        <w:spacing w:lineRule="auto" w:line="240"/>
        <w:ind w:firstLine="284" w:start="80" w:end="0"/>
        <w:rPr/>
      </w:pPr>
      <w:r>
        <w:rPr>
          <w:sz w:val="24"/>
          <w:lang w:val="en-US"/>
        </w:rPr>
        <w:t xml:space="preserve">Veo a </w:t>
      </w:r>
      <w:r>
        <w:rPr>
          <w:i/>
          <w:sz w:val="24"/>
          <w:lang w:val="en-US"/>
        </w:rPr>
        <w:t>la Ana</w:t>
      </w:r>
      <w:r>
        <w:rPr>
          <w:sz w:val="24"/>
          <w:lang w:val="en-US"/>
        </w:rPr>
        <w:t xml:space="preserve">.                                                                            </w:t>
      </w:r>
      <w:r>
        <w:rPr>
          <w:sz w:val="24"/>
        </w:rPr>
        <w:t>Я вижу (нашу) Анну.</w:t>
      </w:r>
    </w:p>
    <w:p>
      <w:pPr>
        <w:pStyle w:val="Normal1"/>
        <w:spacing w:lineRule="auto" w:line="240"/>
        <w:ind w:firstLine="284" w:start="80" w:end="0"/>
        <w:rPr/>
      </w:pPr>
      <w:r>
        <w:rPr>
          <w:sz w:val="24"/>
          <w:lang w:val="en-US"/>
        </w:rPr>
        <w:t xml:space="preserve">El congreso se celebra en </w:t>
      </w:r>
      <w:r>
        <w:rPr>
          <w:i/>
          <w:sz w:val="24"/>
          <w:lang w:val="en-US"/>
        </w:rPr>
        <w:t>la Haya</w:t>
      </w:r>
      <w:r>
        <w:rPr>
          <w:sz w:val="24"/>
          <w:lang w:val="en-US"/>
        </w:rPr>
        <w:t xml:space="preserve">.                                           </w:t>
      </w:r>
      <w:r>
        <w:rPr>
          <w:sz w:val="24"/>
        </w:rPr>
        <w:t>Конгресс проходит в Гааге.</w:t>
      </w:r>
    </w:p>
    <w:p>
      <w:pPr>
        <w:pStyle w:val="Normal1"/>
        <w:spacing w:lineRule="auto" w:line="240"/>
        <w:ind w:firstLine="284" w:start="200" w:end="0"/>
        <w:rPr>
          <w:sz w:val="24"/>
        </w:rPr>
      </w:pPr>
      <w:r>
        <w:rPr>
          <w:sz w:val="24"/>
        </w:rPr>
      </w:r>
    </w:p>
    <w:p>
      <w:pPr>
        <w:pStyle w:val="Normal1"/>
        <w:spacing w:lineRule="auto" w:line="240"/>
        <w:ind w:firstLine="284" w:start="200" w:end="0"/>
        <w:rPr/>
      </w:pPr>
      <w:r>
        <w:rPr>
          <w:sz w:val="24"/>
        </w:rPr>
        <w:t xml:space="preserve">3. Принято не менять артикль перед словами </w:t>
      </w:r>
      <w:r>
        <w:rPr>
          <w:b/>
          <w:sz w:val="24"/>
          <w:lang w:val="en-US"/>
        </w:rPr>
        <w:t>la</w:t>
      </w:r>
      <w:r>
        <w:rPr>
          <w:b/>
          <w:sz w:val="24"/>
        </w:rPr>
        <w:t xml:space="preserve"> </w:t>
      </w:r>
      <w:r>
        <w:rPr>
          <w:b/>
          <w:sz w:val="24"/>
          <w:lang w:val="en-US"/>
        </w:rPr>
        <w:t>haz</w:t>
      </w:r>
      <w:r>
        <w:rPr>
          <w:sz w:val="24"/>
        </w:rPr>
        <w:t xml:space="preserve"> (лицо, лицевая сторона), </w:t>
      </w:r>
      <w:r>
        <w:rPr>
          <w:b/>
          <w:sz w:val="24"/>
          <w:lang w:val="en-US"/>
        </w:rPr>
        <w:t>la</w:t>
      </w:r>
      <w:r>
        <w:rPr>
          <w:b/>
          <w:sz w:val="24"/>
        </w:rPr>
        <w:t xml:space="preserve"> </w:t>
      </w:r>
      <w:r>
        <w:rPr>
          <w:b/>
          <w:sz w:val="24"/>
          <w:lang w:val="en-US"/>
        </w:rPr>
        <w:t>haza</w:t>
      </w:r>
      <w:r>
        <w:rPr>
          <w:sz w:val="24"/>
        </w:rPr>
        <w:t xml:space="preserve"> (пашня, поле)</w:t>
      </w:r>
    </w:p>
    <w:p>
      <w:pPr>
        <w:pStyle w:val="Normal1"/>
        <w:spacing w:lineRule="auto" w:line="240"/>
        <w:ind w:firstLine="284" w:start="200" w:end="0"/>
        <w:rPr/>
      </w:pPr>
      <w:r>
        <w:rPr>
          <w:sz w:val="24"/>
        </w:rPr>
        <w:t xml:space="preserve">4. Следует отметить, что правила Академической грамматики не исключают возможности употребления артикля </w:t>
      </w:r>
      <w:r>
        <w:rPr>
          <w:b/>
          <w:sz w:val="24"/>
          <w:lang w:val="en-US"/>
        </w:rPr>
        <w:t>una</w:t>
      </w:r>
      <w:r>
        <w:rPr>
          <w:sz w:val="24"/>
        </w:rPr>
        <w:t xml:space="preserve"> перед существительными женского рода, начинающимися с </w:t>
      </w:r>
      <w:r>
        <w:rPr>
          <w:b/>
          <w:sz w:val="24"/>
        </w:rPr>
        <w:t>а</w:t>
      </w:r>
      <w:r>
        <w:rPr>
          <w:sz w:val="24"/>
        </w:rPr>
        <w:t xml:space="preserve"> и </w:t>
      </w:r>
      <w:r>
        <w:rPr>
          <w:b/>
          <w:sz w:val="24"/>
          <w:lang w:val="en-US"/>
        </w:rPr>
        <w:t>ha</w:t>
      </w:r>
      <w:r>
        <w:rPr>
          <w:sz w:val="24"/>
        </w:rPr>
        <w:t xml:space="preserve"> ударных: </w:t>
      </w:r>
      <w:r>
        <w:rPr>
          <w:i/>
          <w:iCs/>
          <w:sz w:val="24"/>
          <w:lang w:val="en-US"/>
        </w:rPr>
        <w:t>una</w:t>
      </w:r>
      <w:r>
        <w:rPr>
          <w:sz w:val="24"/>
        </w:rPr>
        <w:t xml:space="preserve"> </w:t>
      </w:r>
      <w:r>
        <w:rPr>
          <w:sz w:val="24"/>
          <w:lang w:val="en-US"/>
        </w:rPr>
        <w:t>alma</w:t>
      </w:r>
      <w:r>
        <w:rPr>
          <w:sz w:val="24"/>
        </w:rPr>
        <w:t xml:space="preserve">, </w:t>
      </w:r>
      <w:r>
        <w:rPr>
          <w:i/>
          <w:iCs/>
          <w:sz w:val="24"/>
          <w:lang w:val="en-US"/>
        </w:rPr>
        <w:t>una</w:t>
      </w:r>
      <w:r>
        <w:rPr>
          <w:sz w:val="24"/>
        </w:rPr>
        <w:t xml:space="preserve"> </w:t>
      </w:r>
      <w:r>
        <w:rPr>
          <w:sz w:val="24"/>
          <w:lang w:val="en-US"/>
        </w:rPr>
        <w:t>hacha</w:t>
      </w:r>
      <w:r>
        <w:rPr>
          <w:sz w:val="24"/>
        </w:rPr>
        <w:t xml:space="preserve"> и т.п.</w:t>
      </w:r>
    </w:p>
    <w:p>
      <w:pPr>
        <w:pStyle w:val="Normal1"/>
        <w:spacing w:lineRule="auto" w:line="240"/>
        <w:ind w:firstLine="284" w:start="200" w:end="0"/>
        <w:rPr>
          <w:sz w:val="24"/>
        </w:rPr>
      </w:pPr>
      <w:r>
        <w:rPr>
          <w:sz w:val="24"/>
        </w:rPr>
      </w:r>
    </w:p>
    <w:p>
      <w:pPr>
        <w:pStyle w:val="Heading3"/>
        <w:ind w:hanging="0" w:start="0"/>
        <w:rPr/>
      </w:pPr>
      <w:bookmarkStart w:id="11" w:name="__RefHeading___Toc1886001"/>
      <w:bookmarkEnd w:id="11"/>
      <w:r>
        <w:rPr/>
        <w:t>§ 4. Употребление неопределенного артикля</w:t>
      </w:r>
    </w:p>
    <w:p>
      <w:pPr>
        <w:pStyle w:val="Normal1"/>
        <w:spacing w:lineRule="auto" w:line="240"/>
        <w:ind w:firstLine="284" w:start="120" w:end="0"/>
        <w:jc w:val="center"/>
        <w:rPr>
          <w:b/>
          <w:i/>
          <w:i/>
          <w:sz w:val="24"/>
        </w:rPr>
      </w:pPr>
      <w:r>
        <w:rPr>
          <w:b/>
          <w:i/>
          <w:sz w:val="24"/>
        </w:rPr>
      </w:r>
    </w:p>
    <w:p>
      <w:pPr>
        <w:pStyle w:val="Normal1"/>
        <w:spacing w:lineRule="auto" w:line="240"/>
        <w:ind w:firstLine="284" w:start="120" w:end="0"/>
        <w:rPr>
          <w:sz w:val="24"/>
        </w:rPr>
      </w:pPr>
      <w:r>
        <w:rPr>
          <w:sz w:val="24"/>
        </w:rPr>
        <w:t>1. Неопределенный артикль обычно указывает на то, что речь идет о предмете (лице, явлении и т.п.), не упоминавшемся ранее в данном контексте или неизвестном собеседнику.</w:t>
      </w:r>
    </w:p>
    <w:p>
      <w:pPr>
        <w:pStyle w:val="Normal1"/>
        <w:spacing w:lineRule="auto" w:line="240"/>
        <w:ind w:firstLine="284" w:start="120" w:end="0"/>
        <w:rPr/>
      </w:pPr>
      <w:r>
        <w:rPr>
          <w:sz w:val="24"/>
        </w:rPr>
        <w:t>В этом случае артикль выполняет своеобразную вводящую фун</w:t>
        <w:softHyphen/>
        <w:t xml:space="preserve">кцию, реализует </w:t>
      </w:r>
      <w:r>
        <w:rPr>
          <w:spacing w:val="20"/>
          <w:sz w:val="24"/>
        </w:rPr>
        <w:t>интродуктивное</w:t>
      </w:r>
      <w:r>
        <w:rPr>
          <w:sz w:val="24"/>
        </w:rPr>
        <w:t xml:space="preserve"> значение:</w:t>
      </w:r>
    </w:p>
    <w:p>
      <w:pPr>
        <w:pStyle w:val="Normal1"/>
        <w:spacing w:lineRule="auto" w:line="240"/>
        <w:ind w:firstLine="284" w:start="320" w:end="0"/>
        <w:rPr>
          <w:sz w:val="24"/>
        </w:rPr>
      </w:pPr>
      <w:r>
        <w:rPr>
          <w:sz w:val="24"/>
        </w:rPr>
      </w:r>
    </w:p>
    <w:p>
      <w:pPr>
        <w:pStyle w:val="Normal1"/>
        <w:spacing w:lineRule="auto" w:line="240"/>
        <w:ind w:firstLine="284" w:start="320" w:end="0"/>
        <w:rPr/>
      </w:pPr>
      <w:r>
        <w:rPr>
          <w:sz w:val="24"/>
        </w:rPr>
        <w:t>...</w:t>
      </w:r>
      <w:r>
        <w:rPr>
          <w:sz w:val="24"/>
          <w:lang w:val="en-US"/>
        </w:rPr>
        <w:t>don</w:t>
      </w:r>
      <w:r>
        <w:rPr>
          <w:sz w:val="24"/>
        </w:rPr>
        <w:t xml:space="preserve"> </w:t>
      </w:r>
      <w:r>
        <w:rPr>
          <w:sz w:val="24"/>
          <w:lang w:val="en-US"/>
        </w:rPr>
        <w:t>Rafael</w:t>
      </w:r>
      <w:r>
        <w:rPr>
          <w:sz w:val="24"/>
        </w:rPr>
        <w:t xml:space="preserve"> </w:t>
      </w:r>
      <w:r>
        <w:rPr>
          <w:sz w:val="24"/>
          <w:lang w:val="en-US"/>
        </w:rPr>
        <w:t>vio</w:t>
      </w:r>
      <w:r>
        <w:rPr>
          <w:sz w:val="24"/>
        </w:rPr>
        <w:t xml:space="preserve"> </w:t>
      </w:r>
      <w:r>
        <w:rPr>
          <w:sz w:val="24"/>
          <w:lang w:val="en-US"/>
        </w:rPr>
        <w:t>a</w:t>
      </w:r>
      <w:r>
        <w:rPr>
          <w:sz w:val="24"/>
        </w:rPr>
        <w:t xml:space="preserve"> </w:t>
      </w:r>
      <w:r>
        <w:rPr>
          <w:sz w:val="24"/>
          <w:lang w:val="en-US"/>
        </w:rPr>
        <w:t>su</w:t>
      </w:r>
      <w:r>
        <w:rPr>
          <w:sz w:val="24"/>
        </w:rPr>
        <w:t xml:space="preserve"> </w:t>
      </w:r>
      <w:r>
        <w:rPr>
          <w:sz w:val="24"/>
          <w:lang w:val="en-US"/>
        </w:rPr>
        <w:t>lado</w:t>
      </w:r>
      <w:r>
        <w:rPr>
          <w:sz w:val="24"/>
        </w:rPr>
        <w:t xml:space="preserve"> </w:t>
      </w:r>
      <w:r>
        <w:rPr>
          <w:sz w:val="24"/>
          <w:lang w:val="en-US"/>
        </w:rPr>
        <w:t>a</w:t>
      </w:r>
      <w:r>
        <w:rPr>
          <w:sz w:val="24"/>
        </w:rPr>
        <w:t xml:space="preserve"> </w:t>
      </w:r>
      <w:r>
        <w:rPr>
          <w:i/>
          <w:sz w:val="24"/>
          <w:lang w:val="en-US"/>
        </w:rPr>
        <w:t>un</w:t>
      </w:r>
      <w:r>
        <w:rPr>
          <w:sz w:val="24"/>
        </w:rPr>
        <w:t xml:space="preserve">                                             ...дон Рафаэль увидел около себя </w:t>
      </w:r>
    </w:p>
    <w:p>
      <w:pPr>
        <w:pStyle w:val="Normal1"/>
        <w:spacing w:lineRule="auto" w:line="240"/>
        <w:ind w:firstLine="284" w:start="320" w:end="0"/>
        <w:rPr/>
      </w:pPr>
      <w:r>
        <w:rPr>
          <w:i/>
          <w:sz w:val="24"/>
        </w:rPr>
        <w:t xml:space="preserve">     </w:t>
      </w:r>
      <w:r>
        <w:rPr>
          <w:i/>
          <w:sz w:val="24"/>
          <w:lang w:val="en-US"/>
        </w:rPr>
        <w:t>hombre</w:t>
      </w:r>
      <w:r>
        <w:rPr>
          <w:sz w:val="24"/>
          <w:lang w:val="en-US"/>
        </w:rPr>
        <w:t xml:space="preserve"> de pequena estatura.                                               </w:t>
      </w:r>
      <w:r>
        <w:rPr>
          <w:sz w:val="24"/>
        </w:rPr>
        <w:t>какого-то человека небольшого роста.</w:t>
      </w:r>
    </w:p>
    <w:p>
      <w:pPr>
        <w:pStyle w:val="Normal1"/>
        <w:spacing w:lineRule="auto" w:line="240"/>
        <w:ind w:firstLine="284" w:start="320" w:end="0"/>
        <w:rPr/>
      </w:pPr>
      <w:r>
        <w:rPr>
          <w:sz w:val="24"/>
        </w:rPr>
        <w:t xml:space="preserve">     </w:t>
      </w:r>
      <w:r>
        <w:rPr>
          <w:sz w:val="24"/>
        </w:rPr>
        <w:t>(</w:t>
      </w:r>
      <w:r>
        <w:rPr>
          <w:sz w:val="24"/>
          <w:lang w:val="en-US"/>
        </w:rPr>
        <w:t>L</w:t>
      </w:r>
      <w:r>
        <w:rPr>
          <w:sz w:val="24"/>
        </w:rPr>
        <w:t>.</w:t>
      </w:r>
      <w:r>
        <w:rPr>
          <w:sz w:val="24"/>
          <w:lang w:val="en-US"/>
        </w:rPr>
        <w:t>C</w:t>
      </w:r>
      <w:r>
        <w:rPr>
          <w:lang w:val="en-US"/>
        </w:rPr>
        <w:t>ARN</w:t>
      </w:r>
      <w:r>
        <w:rPr/>
        <w:t>É</w:t>
      </w:r>
      <w:r>
        <w:rPr>
          <w:lang w:val="en-US"/>
        </w:rPr>
        <w:t>S</w:t>
      </w:r>
      <w:r>
        <w:rPr/>
        <w:t>)</w:t>
      </w:r>
      <w:r>
        <w:rPr>
          <w:sz w:val="24"/>
        </w:rPr>
        <w:t xml:space="preserve">                       </w:t>
      </w:r>
    </w:p>
    <w:p>
      <w:pPr>
        <w:pStyle w:val="Normal1"/>
        <w:spacing w:lineRule="auto" w:line="240"/>
        <w:ind w:firstLine="284" w:start="320" w:end="0"/>
        <w:rPr/>
      </w:pPr>
      <w:r>
        <w:rPr>
          <w:sz w:val="24"/>
          <w:lang w:val="en-US"/>
        </w:rPr>
        <w:t>Estamos</w:t>
      </w:r>
      <w:r>
        <w:rPr>
          <w:sz w:val="24"/>
        </w:rPr>
        <w:t xml:space="preserve"> </w:t>
      </w:r>
      <w:r>
        <w:rPr>
          <w:sz w:val="24"/>
          <w:lang w:val="en-US"/>
        </w:rPr>
        <w:t>en</w:t>
      </w:r>
      <w:r>
        <w:rPr>
          <w:sz w:val="24"/>
        </w:rPr>
        <w:t xml:space="preserve">  </w:t>
      </w:r>
      <w:r>
        <w:rPr>
          <w:i/>
          <w:sz w:val="24"/>
          <w:lang w:val="en-US"/>
        </w:rPr>
        <w:t>un</w:t>
      </w:r>
      <w:r>
        <w:rPr>
          <w:i/>
          <w:sz w:val="24"/>
        </w:rPr>
        <w:t xml:space="preserve"> </w:t>
      </w:r>
      <w:r>
        <w:rPr>
          <w:i/>
          <w:sz w:val="24"/>
          <w:lang w:val="en-US"/>
        </w:rPr>
        <w:t>camino</w:t>
      </w:r>
      <w:r>
        <w:rPr>
          <w:sz w:val="24"/>
        </w:rPr>
        <w:t xml:space="preserve"> </w:t>
      </w:r>
      <w:r>
        <w:rPr>
          <w:sz w:val="24"/>
          <w:lang w:val="en-US"/>
        </w:rPr>
        <w:t>estrecho</w:t>
      </w:r>
      <w:r>
        <w:rPr>
          <w:sz w:val="24"/>
        </w:rPr>
        <w:t>,</w:t>
      </w:r>
      <w:r>
        <w:rPr>
          <w:sz w:val="24"/>
          <w:lang w:val="en-US"/>
        </w:rPr>
        <w:t>que</w:t>
      </w:r>
      <w:r>
        <w:rPr>
          <w:sz w:val="24"/>
        </w:rPr>
        <w:t xml:space="preserve">                                     Мы стоим на узкой дороге, которая</w:t>
      </w:r>
    </w:p>
    <w:p>
      <w:pPr>
        <w:pStyle w:val="Normal1"/>
        <w:spacing w:lineRule="auto" w:line="240"/>
        <w:ind w:firstLine="284" w:start="320" w:end="0"/>
        <w:rPr/>
      </w:pPr>
      <w:r>
        <w:rPr>
          <w:sz w:val="24"/>
        </w:rPr>
        <w:t xml:space="preserve">    </w:t>
      </w:r>
      <w:r>
        <w:rPr>
          <w:sz w:val="24"/>
          <w:lang w:val="en-US"/>
        </w:rPr>
        <w:t xml:space="preserve">bordea...una pendiente enorme.                                           </w:t>
      </w:r>
      <w:r>
        <w:rPr>
          <w:sz w:val="24"/>
        </w:rPr>
        <w:t>вьется по огромному склону (горы).</w:t>
      </w:r>
    </w:p>
    <w:p>
      <w:pPr>
        <w:pStyle w:val="Normal1"/>
        <w:spacing w:lineRule="auto" w:line="240"/>
        <w:ind w:firstLine="284" w:start="320" w:end="0"/>
        <w:rPr/>
      </w:pPr>
      <w:r>
        <w:rPr>
          <w:sz w:val="24"/>
        </w:rPr>
        <w:t xml:space="preserve">    </w:t>
      </w:r>
      <w:r>
        <w:rPr>
          <w:sz w:val="24"/>
        </w:rPr>
        <w:t>(</w:t>
      </w:r>
      <w:r>
        <w:rPr>
          <w:sz w:val="24"/>
          <w:lang w:val="en-US"/>
        </w:rPr>
        <w:t>D</w:t>
      </w:r>
      <w:r>
        <w:rPr>
          <w:sz w:val="24"/>
        </w:rPr>
        <w:t>.</w:t>
      </w:r>
      <w:r>
        <w:rPr>
          <w:sz w:val="24"/>
          <w:lang w:val="en-US"/>
        </w:rPr>
        <w:t>O</w:t>
      </w:r>
      <w:r>
        <w:rPr>
          <w:lang w:val="en-US"/>
        </w:rPr>
        <w:t>LEMA</w:t>
      </w:r>
      <w:r>
        <w:rPr>
          <w:sz w:val="24"/>
        </w:rPr>
        <w:t xml:space="preserve">)                      </w:t>
      </w:r>
    </w:p>
    <w:p>
      <w:pPr>
        <w:pStyle w:val="Normal1"/>
        <w:spacing w:lineRule="auto" w:line="240"/>
        <w:ind w:firstLine="284" w:start="80" w:end="0"/>
        <w:rPr>
          <w:sz w:val="24"/>
        </w:rPr>
      </w:pPr>
      <w:r>
        <w:rPr>
          <w:sz w:val="24"/>
        </w:rPr>
      </w:r>
    </w:p>
    <w:p>
      <w:pPr>
        <w:pStyle w:val="Normal1"/>
        <w:spacing w:lineRule="auto" w:line="240"/>
        <w:ind w:firstLine="284" w:start="80" w:end="0"/>
        <w:rPr>
          <w:sz w:val="24"/>
        </w:rPr>
      </w:pPr>
      <w:r>
        <w:rPr>
          <w:sz w:val="24"/>
        </w:rPr>
        <w:t>2. Неопределенный артикль может указывать на то, что из мно</w:t>
        <w:softHyphen/>
        <w:t>жества названных существительным объектов выделяется один из ряда им подобных, конкретный или любой из объектов данного рода.</w:t>
      </w:r>
    </w:p>
    <w:p>
      <w:pPr>
        <w:pStyle w:val="Normal1"/>
        <w:spacing w:lineRule="auto" w:line="240"/>
        <w:ind w:firstLine="284" w:start="40" w:end="0"/>
        <w:rPr/>
      </w:pPr>
      <w:r>
        <w:rPr>
          <w:sz w:val="24"/>
        </w:rPr>
        <w:t xml:space="preserve">В таких контекстах у артикля проявляется </w:t>
      </w:r>
      <w:r>
        <w:rPr>
          <w:spacing w:val="20"/>
          <w:sz w:val="24"/>
        </w:rPr>
        <w:t>избирательное</w:t>
      </w:r>
      <w:r>
        <w:rPr>
          <w:sz w:val="24"/>
        </w:rPr>
        <w:t xml:space="preserve"> значение:</w:t>
      </w:r>
    </w:p>
    <w:p>
      <w:pPr>
        <w:pStyle w:val="Normal1"/>
        <w:spacing w:lineRule="auto" w:line="240"/>
        <w:ind w:firstLine="284" w:start="320" w:end="0"/>
        <w:rPr/>
      </w:pPr>
      <w:r>
        <w:rPr>
          <w:sz w:val="24"/>
          <w:lang w:val="en-US"/>
        </w:rPr>
        <w:t>Un</w:t>
      </w:r>
      <w:r>
        <w:rPr>
          <w:sz w:val="24"/>
        </w:rPr>
        <w:t xml:space="preserve"> </w:t>
      </w:r>
      <w:r>
        <w:rPr>
          <w:i/>
          <w:sz w:val="24"/>
          <w:lang w:val="en-US"/>
        </w:rPr>
        <w:t>d</w:t>
      </w:r>
      <w:r>
        <w:rPr>
          <w:i/>
          <w:sz w:val="24"/>
        </w:rPr>
        <w:t>í</w:t>
      </w:r>
      <w:r>
        <w:rPr>
          <w:i/>
          <w:sz w:val="24"/>
          <w:lang w:val="en-US"/>
        </w:rPr>
        <w:t>a</w:t>
      </w:r>
      <w:r>
        <w:rPr>
          <w:i/>
          <w:sz w:val="24"/>
        </w:rPr>
        <w:t>...</w:t>
      </w:r>
      <w:r>
        <w:rPr>
          <w:sz w:val="24"/>
        </w:rPr>
        <w:t xml:space="preserve"> </w:t>
      </w:r>
      <w:r>
        <w:rPr>
          <w:sz w:val="24"/>
          <w:lang w:val="en-US"/>
        </w:rPr>
        <w:t>sub</w:t>
      </w:r>
      <w:r>
        <w:rPr>
          <w:sz w:val="24"/>
        </w:rPr>
        <w:t xml:space="preserve">í </w:t>
      </w:r>
      <w:r>
        <w:rPr>
          <w:sz w:val="24"/>
          <w:lang w:val="en-US"/>
        </w:rPr>
        <w:t>a</w:t>
      </w:r>
      <w:r>
        <w:rPr>
          <w:sz w:val="24"/>
        </w:rPr>
        <w:t xml:space="preserve"> </w:t>
      </w:r>
      <w:r>
        <w:rPr>
          <w:sz w:val="24"/>
          <w:lang w:val="en-US"/>
        </w:rPr>
        <w:t>un</w:t>
      </w:r>
      <w:r>
        <w:rPr>
          <w:sz w:val="24"/>
        </w:rPr>
        <w:t xml:space="preserve"> </w:t>
      </w:r>
      <w:r>
        <w:rPr>
          <w:i/>
          <w:sz w:val="24"/>
          <w:lang w:val="en-US"/>
        </w:rPr>
        <w:t>coche</w:t>
      </w:r>
      <w:r>
        <w:rPr>
          <w:sz w:val="24"/>
        </w:rPr>
        <w:t xml:space="preserve"> </w:t>
      </w:r>
      <w:r>
        <w:rPr>
          <w:sz w:val="24"/>
          <w:lang w:val="en-US"/>
        </w:rPr>
        <w:t>para</w:t>
      </w:r>
      <w:r>
        <w:rPr>
          <w:sz w:val="24"/>
        </w:rPr>
        <w:t xml:space="preserve"> </w:t>
      </w:r>
      <w:r>
        <w:rPr>
          <w:sz w:val="24"/>
          <w:lang w:val="en-US"/>
        </w:rPr>
        <w:t>sa</w:t>
      </w:r>
      <w:r>
        <w:rPr>
          <w:sz w:val="24"/>
        </w:rPr>
        <w:t xml:space="preserve">-                                        Однажды... я сел (в какой-то) </w:t>
      </w:r>
    </w:p>
    <w:p>
      <w:pPr>
        <w:pStyle w:val="Normal1"/>
        <w:spacing w:lineRule="auto" w:line="240"/>
        <w:ind w:firstLine="284" w:start="320" w:end="0"/>
        <w:rPr/>
      </w:pPr>
      <w:r>
        <w:rPr>
          <w:sz w:val="24"/>
        </w:rPr>
        <w:t xml:space="preserve">  </w:t>
      </w:r>
      <w:r>
        <w:rPr>
          <w:sz w:val="24"/>
          <w:lang w:val="en-US"/>
        </w:rPr>
        <w:t xml:space="preserve">ludar a un amigo. </w:t>
      </w:r>
      <w:r>
        <w:rPr>
          <w:sz w:val="24"/>
        </w:rPr>
        <w:t>(</w:t>
      </w:r>
      <w:r>
        <w:rPr>
          <w:sz w:val="24"/>
          <w:lang w:val="en-US"/>
        </w:rPr>
        <w:t>A</w:t>
      </w:r>
      <w:r>
        <w:rPr>
          <w:lang w:val="en-US"/>
        </w:rPr>
        <w:t>ZOR</w:t>
      </w:r>
      <w:r>
        <w:rPr/>
        <w:t>Í</w:t>
      </w:r>
      <w:r>
        <w:rPr>
          <w:lang w:val="en-US"/>
        </w:rPr>
        <w:t>N</w:t>
      </w:r>
      <w:r>
        <w:rPr>
          <w:sz w:val="24"/>
        </w:rPr>
        <w:t>)                                                   экипаж и отправился к другу</w:t>
      </w:r>
    </w:p>
    <w:p>
      <w:pPr>
        <w:pStyle w:val="Normal1"/>
        <w:spacing w:lineRule="auto" w:line="240"/>
        <w:ind w:firstLine="284" w:start="3680" w:end="0"/>
        <w:rPr>
          <w:sz w:val="24"/>
        </w:rPr>
      </w:pPr>
      <w:r>
        <w:rPr>
          <w:sz w:val="24"/>
        </w:rPr>
        <w:t xml:space="preserve">                                         </w:t>
      </w:r>
      <w:r>
        <w:rPr>
          <w:sz w:val="24"/>
        </w:rPr>
        <w:t>(одному из друзей).</w:t>
      </w:r>
    </w:p>
    <w:p>
      <w:pPr>
        <w:pStyle w:val="Normal1"/>
        <w:spacing w:lineRule="auto" w:line="240"/>
        <w:ind w:firstLine="284" w:start="320" w:end="0"/>
        <w:rPr/>
      </w:pPr>
      <w:r>
        <w:rPr>
          <w:i/>
          <w:sz w:val="24"/>
          <w:lang w:val="en-US"/>
        </w:rPr>
        <w:t>Una bomba</w:t>
      </w:r>
      <w:r>
        <w:rPr>
          <w:sz w:val="24"/>
          <w:lang w:val="en-US"/>
        </w:rPr>
        <w:t xml:space="preserve"> mató a </w:t>
      </w:r>
      <w:r>
        <w:rPr>
          <w:i/>
          <w:sz w:val="24"/>
          <w:lang w:val="en-US"/>
        </w:rPr>
        <w:t>un inglés</w:t>
      </w:r>
      <w:r>
        <w:rPr>
          <w:sz w:val="24"/>
          <w:lang w:val="en-US"/>
        </w:rPr>
        <w:t xml:space="preserve">.                                               </w:t>
      </w:r>
      <w:r>
        <w:rPr>
          <w:sz w:val="24"/>
        </w:rPr>
        <w:t>Бомбой убило (какого-то) англичанина.</w:t>
      </w:r>
    </w:p>
    <w:p>
      <w:pPr>
        <w:pStyle w:val="Normal1"/>
        <w:spacing w:lineRule="auto" w:line="240"/>
        <w:ind w:firstLine="284" w:start="320" w:end="0"/>
        <w:rPr/>
      </w:pPr>
      <w:r>
        <w:rPr>
          <w:sz w:val="24"/>
        </w:rPr>
        <w:t xml:space="preserve">  </w:t>
      </w:r>
      <w:r>
        <w:rPr>
          <w:sz w:val="24"/>
        </w:rPr>
        <w:t>(</w:t>
      </w:r>
      <w:r>
        <w:rPr>
          <w:sz w:val="24"/>
          <w:lang w:val="en-US"/>
        </w:rPr>
        <w:t>P</w:t>
      </w:r>
      <w:r>
        <w:rPr/>
        <w:t>É</w:t>
      </w:r>
      <w:r>
        <w:rPr>
          <w:lang w:val="en-US"/>
        </w:rPr>
        <w:t>REZ</w:t>
      </w:r>
      <w:r>
        <w:rPr/>
        <w:t xml:space="preserve"> </w:t>
      </w:r>
      <w:r>
        <w:rPr>
          <w:sz w:val="24"/>
          <w:lang w:val="en-US"/>
        </w:rPr>
        <w:t>G</w:t>
      </w:r>
      <w:r>
        <w:rPr>
          <w:lang w:val="en-US"/>
        </w:rPr>
        <w:t>ALD</w:t>
      </w:r>
      <w:r>
        <w:rPr/>
        <w:t>Ó</w:t>
      </w:r>
      <w:r>
        <w:rPr>
          <w:lang w:val="en-US"/>
        </w:rPr>
        <w:t>S</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3. Неопределенный артикль указывает на любой названный су</w:t>
        <w:softHyphen/>
        <w:t>ществительным объект, не конкретизируя его. В этом случае нео</w:t>
        <w:softHyphen/>
        <w:t xml:space="preserve">пределенный артикль имеет </w:t>
      </w:r>
      <w:r>
        <w:rPr>
          <w:spacing w:val="20"/>
          <w:sz w:val="24"/>
        </w:rPr>
        <w:t>обобщающее</w:t>
      </w:r>
      <w:r>
        <w:rPr>
          <w:sz w:val="24"/>
        </w:rPr>
        <w:t xml:space="preserve"> значение, которое сближается с одним из значений определенного артикля:</w:t>
      </w:r>
    </w:p>
    <w:p>
      <w:pPr>
        <w:pStyle w:val="Normal1"/>
        <w:spacing w:lineRule="auto" w:line="240"/>
        <w:ind w:firstLine="284" w:start="240" w:end="0"/>
        <w:rPr/>
      </w:pPr>
      <w:r>
        <w:rPr>
          <w:sz w:val="24"/>
          <w:lang w:val="en-US"/>
        </w:rPr>
        <w:t xml:space="preserve">No es de hombre castigar </w:t>
      </w:r>
      <w:r>
        <w:rPr>
          <w:i/>
          <w:sz w:val="24"/>
          <w:lang w:val="en-US"/>
        </w:rPr>
        <w:t>a un he-</w:t>
      </w:r>
      <w:r>
        <w:rPr>
          <w:sz w:val="24"/>
          <w:lang w:val="en-US"/>
        </w:rPr>
        <w:t xml:space="preserve">                                     </w:t>
      </w:r>
      <w:r>
        <w:rPr>
          <w:sz w:val="24"/>
        </w:rPr>
        <w:t>Недостойно</w:t>
      </w:r>
      <w:r>
        <w:rPr>
          <w:sz w:val="24"/>
          <w:lang w:val="en-US"/>
        </w:rPr>
        <w:t xml:space="preserve"> </w:t>
      </w:r>
      <w:r>
        <w:rPr>
          <w:sz w:val="24"/>
        </w:rPr>
        <w:t>человека</w:t>
      </w:r>
      <w:r>
        <w:rPr>
          <w:sz w:val="24"/>
          <w:lang w:val="en-US"/>
        </w:rPr>
        <w:t xml:space="preserve"> </w:t>
      </w:r>
      <w:r>
        <w:rPr>
          <w:sz w:val="24"/>
        </w:rPr>
        <w:t>наказывать</w:t>
      </w:r>
      <w:r>
        <w:rPr>
          <w:sz w:val="24"/>
          <w:lang w:val="en-US"/>
        </w:rPr>
        <w:t xml:space="preserve"> </w:t>
      </w:r>
    </w:p>
    <w:p>
      <w:pPr>
        <w:pStyle w:val="Normal1"/>
        <w:spacing w:lineRule="auto" w:line="240"/>
        <w:ind w:firstLine="284" w:start="240" w:end="0"/>
        <w:rPr/>
      </w:pPr>
      <w:r>
        <w:rPr>
          <w:i/>
          <w:sz w:val="24"/>
          <w:lang w:val="en-US"/>
        </w:rPr>
        <w:t xml:space="preserve">   </w:t>
      </w:r>
      <w:r>
        <w:rPr>
          <w:i/>
          <w:sz w:val="24"/>
          <w:lang w:val="en-US"/>
        </w:rPr>
        <w:t>rido.</w:t>
      </w:r>
      <w:r>
        <w:rPr>
          <w:sz w:val="24"/>
          <w:lang w:val="en-US"/>
        </w:rPr>
        <w:t xml:space="preserve"> </w:t>
      </w:r>
      <w:r>
        <w:rPr>
          <w:sz w:val="24"/>
        </w:rPr>
        <w:t>(</w:t>
      </w:r>
      <w:r>
        <w:rPr>
          <w:sz w:val="24"/>
          <w:lang w:val="en-US"/>
        </w:rPr>
        <w:t>D</w:t>
      </w:r>
      <w:r>
        <w:rPr>
          <w:sz w:val="24"/>
        </w:rPr>
        <w:t xml:space="preserve">. </w:t>
      </w:r>
      <w:r>
        <w:rPr>
          <w:sz w:val="24"/>
          <w:lang w:val="en-US"/>
        </w:rPr>
        <w:t>B</w:t>
      </w:r>
      <w:r>
        <w:rPr>
          <w:lang w:val="en-US"/>
        </w:rPr>
        <w:t>ELMAR</w:t>
      </w:r>
      <w:r>
        <w:rPr>
          <w:sz w:val="24"/>
        </w:rPr>
        <w:t>)                                                                (любого) раненого</w:t>
      </w:r>
    </w:p>
    <w:p>
      <w:pPr>
        <w:pStyle w:val="Normal1"/>
        <w:spacing w:lineRule="auto" w:line="240"/>
        <w:ind w:firstLine="284" w:end="0"/>
        <w:rPr/>
      </w:pPr>
      <w:r>
        <w:rPr>
          <w:sz w:val="24"/>
        </w:rPr>
        <w:t xml:space="preserve">    </w:t>
      </w:r>
      <w:r>
        <w:rPr>
          <w:sz w:val="24"/>
          <w:lang w:val="en-US"/>
        </w:rPr>
        <w:t>Ya</w:t>
      </w:r>
      <w:r>
        <w:rPr>
          <w:sz w:val="24"/>
        </w:rPr>
        <w:t xml:space="preserve"> </w:t>
      </w:r>
      <w:r>
        <w:rPr>
          <w:sz w:val="24"/>
          <w:lang w:val="en-US"/>
        </w:rPr>
        <w:t>sabes</w:t>
      </w:r>
      <w:r>
        <w:rPr>
          <w:sz w:val="24"/>
        </w:rPr>
        <w:t xml:space="preserve"> </w:t>
      </w:r>
      <w:r>
        <w:rPr>
          <w:sz w:val="24"/>
          <w:lang w:val="en-US"/>
        </w:rPr>
        <w:t>que</w:t>
      </w:r>
      <w:r>
        <w:rPr>
          <w:sz w:val="24"/>
        </w:rPr>
        <w:t xml:space="preserve"> </w:t>
      </w:r>
      <w:r>
        <w:rPr>
          <w:i/>
          <w:iCs/>
          <w:sz w:val="24"/>
          <w:lang w:val="en-US"/>
        </w:rPr>
        <w:t>un</w:t>
      </w:r>
      <w:r>
        <w:rPr>
          <w:i/>
          <w:iCs/>
          <w:sz w:val="24"/>
        </w:rPr>
        <w:t xml:space="preserve"> </w:t>
      </w:r>
      <w:r>
        <w:rPr>
          <w:i/>
          <w:iCs/>
          <w:sz w:val="24"/>
          <w:lang w:val="en-US"/>
        </w:rPr>
        <w:t>torero</w:t>
      </w:r>
      <w:r>
        <w:rPr>
          <w:sz w:val="24"/>
        </w:rPr>
        <w:t xml:space="preserve"> </w:t>
      </w:r>
      <w:r>
        <w:rPr>
          <w:sz w:val="24"/>
          <w:lang w:val="en-US"/>
        </w:rPr>
        <w:t>debe</w:t>
      </w:r>
      <w:r>
        <w:rPr>
          <w:sz w:val="24"/>
        </w:rPr>
        <w:t xml:space="preserve"> </w:t>
      </w:r>
      <w:r>
        <w:rPr>
          <w:sz w:val="24"/>
          <w:lang w:val="en-US"/>
        </w:rPr>
        <w:t>estar</w:t>
      </w:r>
      <w:r>
        <w:rPr>
          <w:sz w:val="24"/>
        </w:rPr>
        <w:t xml:space="preserve">                                      Ты же знаешь, что (каждый) тореро</w:t>
      </w:r>
    </w:p>
    <w:p>
      <w:pPr>
        <w:pStyle w:val="Normal1"/>
        <w:spacing w:lineRule="auto" w:line="240"/>
        <w:ind w:firstLine="284" w:start="40" w:end="0"/>
        <w:rPr/>
      </w:pPr>
      <w:r>
        <w:rPr>
          <w:sz w:val="24"/>
        </w:rPr>
        <w:t xml:space="preserve">       </w:t>
      </w:r>
      <w:r>
        <w:rPr>
          <w:sz w:val="24"/>
          <w:lang w:val="en-US"/>
        </w:rPr>
        <w:t xml:space="preserve">bien con la gente que vale.                                                 </w:t>
      </w:r>
      <w:r>
        <w:rPr>
          <w:sz w:val="24"/>
        </w:rPr>
        <w:t xml:space="preserve">должен уметь ладить с влиятельными </w:t>
      </w:r>
    </w:p>
    <w:p>
      <w:pPr>
        <w:pStyle w:val="Normal1"/>
        <w:spacing w:lineRule="auto" w:line="240"/>
        <w:ind w:firstLine="284" w:start="40" w:end="0"/>
        <w:rPr/>
      </w:pPr>
      <w:r>
        <w:rPr>
          <w:sz w:val="24"/>
        </w:rPr>
        <w:t xml:space="preserve">        </w:t>
      </w:r>
      <w:r>
        <w:rPr>
          <w:sz w:val="24"/>
        </w:rPr>
        <w:t>(</w:t>
      </w:r>
      <w:r>
        <w:rPr>
          <w:sz w:val="24"/>
          <w:lang w:val="en-US"/>
        </w:rPr>
        <w:t>B</w:t>
      </w:r>
      <w:r>
        <w:rPr>
          <w:lang w:val="en-US"/>
        </w:rPr>
        <w:t>LASCO</w:t>
      </w:r>
      <w:r>
        <w:rPr>
          <w:sz w:val="24"/>
        </w:rPr>
        <w:t xml:space="preserve"> </w:t>
      </w:r>
      <w:r>
        <w:rPr>
          <w:sz w:val="24"/>
          <w:lang w:val="en-US"/>
        </w:rPr>
        <w:t>I</w:t>
      </w:r>
      <w:r>
        <w:rPr>
          <w:lang w:val="en-US"/>
        </w:rPr>
        <w:t>B</w:t>
      </w:r>
      <w:r>
        <w:rPr/>
        <w:t>ÁÑ</w:t>
      </w:r>
      <w:r>
        <w:rPr>
          <w:lang w:val="en-US"/>
        </w:rPr>
        <w:t>EZ</w:t>
      </w:r>
      <w:r>
        <w:rPr>
          <w:sz w:val="24"/>
        </w:rPr>
        <w:t>)                                                                   людьми.</w:t>
      </w:r>
    </w:p>
    <w:p>
      <w:pPr>
        <w:pStyle w:val="Normal1"/>
        <w:spacing w:lineRule="auto" w:line="240"/>
        <w:ind w:firstLine="284" w:start="40" w:end="0"/>
        <w:rPr>
          <w:sz w:val="24"/>
        </w:rPr>
      </w:pPr>
      <w:r>
        <w:rPr>
          <w:sz w:val="24"/>
        </w:rPr>
      </w:r>
    </w:p>
    <w:p>
      <w:pPr>
        <w:pStyle w:val="Normal1"/>
        <w:spacing w:lineRule="auto" w:line="240"/>
        <w:ind w:firstLine="284" w:start="40" w:end="0"/>
        <w:rPr/>
      </w:pPr>
      <w:r>
        <w:rPr>
          <w:sz w:val="24"/>
        </w:rPr>
        <w:t xml:space="preserve">4. Неопределенный артикль употребляется также в </w:t>
      </w:r>
      <w:r>
        <w:rPr>
          <w:spacing w:val="20"/>
          <w:sz w:val="24"/>
        </w:rPr>
        <w:t>стилистических</w:t>
      </w:r>
      <w:r>
        <w:rPr>
          <w:sz w:val="24"/>
        </w:rPr>
        <w:t xml:space="preserve"> </w:t>
      </w:r>
      <w:r>
        <w:rPr>
          <w:spacing w:val="20"/>
          <w:sz w:val="24"/>
        </w:rPr>
        <w:t>целях</w:t>
      </w:r>
      <w:r>
        <w:rPr>
          <w:sz w:val="24"/>
        </w:rPr>
        <w:t xml:space="preserve"> для усиления эмоциональной выразительности существительного. Это происходит в следующих случаях:</w:t>
      </w:r>
    </w:p>
    <w:p>
      <w:pPr>
        <w:pStyle w:val="Normal1"/>
        <w:spacing w:lineRule="auto" w:line="240"/>
        <w:ind w:firstLine="284" w:start="40" w:end="0"/>
        <w:rPr/>
      </w:pPr>
      <w:r>
        <w:rPr>
          <w:sz w:val="24"/>
        </w:rPr>
        <w:t>а) когда артикль определяет существительное, подчеркивая, что Лицо, предмет или явление, названные этим существительным, дол</w:t>
        <w:softHyphen/>
        <w:t xml:space="preserve">жны рассматриваться во всей полноте своих наиболее характерных особенностей и качеств. Это значение артикля можно назвать </w:t>
      </w:r>
      <w:r>
        <w:rPr>
          <w:spacing w:val="20"/>
          <w:sz w:val="24"/>
        </w:rPr>
        <w:t>эмо</w:t>
        <w:softHyphen/>
        <w:t>ционально-типизирующим:</w:t>
      </w:r>
    </w:p>
    <w:p>
      <w:pPr>
        <w:pStyle w:val="Normal1"/>
        <w:spacing w:lineRule="auto" w:line="240"/>
        <w:ind w:firstLine="284" w:end="0"/>
        <w:rPr/>
      </w:pPr>
      <w:r>
        <w:rPr>
          <w:sz w:val="24"/>
          <w:lang w:val="en-US"/>
        </w:rPr>
        <w:t xml:space="preserve">El es un filósofo. </w:t>
      </w:r>
      <w:r>
        <w:rPr>
          <w:sz w:val="24"/>
        </w:rPr>
        <w:t>(</w:t>
      </w:r>
      <w:r>
        <w:rPr>
          <w:sz w:val="24"/>
          <w:lang w:val="en-US"/>
        </w:rPr>
        <w:t>A</w:t>
      </w:r>
      <w:r>
        <w:rPr>
          <w:lang w:val="en-US"/>
        </w:rPr>
        <w:t>ZOR</w:t>
      </w:r>
      <w:r>
        <w:rPr/>
        <w:t>Í</w:t>
      </w:r>
      <w:r>
        <w:rPr>
          <w:lang w:val="en-US"/>
        </w:rPr>
        <w:t>N</w:t>
      </w:r>
      <w:r>
        <w:rPr>
          <w:sz w:val="24"/>
        </w:rPr>
        <w:t xml:space="preserve">)                                                  Он (настоящий) философ. </w:t>
      </w:r>
    </w:p>
    <w:p>
      <w:pPr>
        <w:pStyle w:val="Normal1"/>
        <w:spacing w:lineRule="auto" w:line="240"/>
        <w:ind w:firstLine="284" w:end="0"/>
        <w:rPr/>
      </w:pPr>
      <w:r>
        <w:rPr>
          <w:sz w:val="24"/>
          <w:lang w:val="en-US"/>
        </w:rPr>
        <w:t>Ademas</w:t>
      </w:r>
      <w:r>
        <w:rPr>
          <w:sz w:val="24"/>
        </w:rPr>
        <w:t xml:space="preserve">, </w:t>
      </w:r>
      <w:r>
        <w:rPr>
          <w:sz w:val="24"/>
          <w:lang w:val="en-US"/>
        </w:rPr>
        <w:t>tu</w:t>
      </w:r>
      <w:r>
        <w:rPr>
          <w:sz w:val="24"/>
        </w:rPr>
        <w:t xml:space="preserve"> </w:t>
      </w:r>
      <w:r>
        <w:rPr>
          <w:sz w:val="24"/>
          <w:lang w:val="en-US"/>
        </w:rPr>
        <w:t>no</w:t>
      </w:r>
      <w:r>
        <w:rPr>
          <w:sz w:val="24"/>
        </w:rPr>
        <w:t xml:space="preserve"> </w:t>
      </w:r>
      <w:r>
        <w:rPr>
          <w:sz w:val="24"/>
          <w:lang w:val="en-US"/>
        </w:rPr>
        <w:t>sabes</w:t>
      </w:r>
      <w:r>
        <w:rPr>
          <w:sz w:val="24"/>
        </w:rPr>
        <w:t xml:space="preserve"> </w:t>
      </w:r>
      <w:r>
        <w:rPr>
          <w:sz w:val="24"/>
          <w:lang w:val="en-US"/>
        </w:rPr>
        <w:t>lo</w:t>
      </w:r>
      <w:r>
        <w:rPr>
          <w:sz w:val="24"/>
        </w:rPr>
        <w:t xml:space="preserve"> </w:t>
      </w:r>
      <w:r>
        <w:rPr>
          <w:sz w:val="24"/>
          <w:lang w:val="en-US"/>
        </w:rPr>
        <w:t>que</w:t>
      </w:r>
      <w:r>
        <w:rPr>
          <w:sz w:val="24"/>
        </w:rPr>
        <w:t xml:space="preserve"> </w:t>
      </w:r>
      <w:r>
        <w:rPr>
          <w:sz w:val="24"/>
          <w:lang w:val="en-US"/>
        </w:rPr>
        <w:t>es</w:t>
      </w:r>
      <w:r>
        <w:rPr>
          <w:sz w:val="24"/>
        </w:rPr>
        <w:t xml:space="preserve"> </w:t>
      </w:r>
      <w:r>
        <w:rPr>
          <w:sz w:val="24"/>
          <w:lang w:val="en-US"/>
        </w:rPr>
        <w:t>eso</w:t>
      </w:r>
      <w:r>
        <w:rPr>
          <w:sz w:val="24"/>
        </w:rPr>
        <w:t xml:space="preserve">,                                       Кроме того, ты, ведь, не знаешь,  </w:t>
      </w:r>
    </w:p>
    <w:p>
      <w:pPr>
        <w:pStyle w:val="Normal1"/>
        <w:spacing w:lineRule="auto" w:line="240"/>
        <w:ind w:firstLine="284" w:end="0"/>
        <w:rPr/>
      </w:pPr>
      <w:r>
        <w:rPr>
          <w:sz w:val="24"/>
          <w:lang w:val="en-US"/>
        </w:rPr>
        <w:t xml:space="preserve">   </w:t>
      </w:r>
      <w:r>
        <w:rPr>
          <w:sz w:val="24"/>
          <w:lang w:val="en-US"/>
        </w:rPr>
        <w:t xml:space="preserve">lo que es una señora. </w:t>
      </w:r>
      <w:r>
        <w:rPr>
          <w:sz w:val="24"/>
        </w:rPr>
        <w:t>(</w:t>
      </w:r>
      <w:r>
        <w:rPr>
          <w:sz w:val="24"/>
          <w:lang w:val="en-US"/>
        </w:rPr>
        <w:t>B</w:t>
      </w:r>
      <w:r>
        <w:rPr>
          <w:lang w:val="en-US"/>
        </w:rPr>
        <w:t>LASCO</w:t>
      </w:r>
      <w:r>
        <w:rPr>
          <w:sz w:val="24"/>
        </w:rPr>
        <w:t xml:space="preserve"> </w:t>
      </w:r>
      <w:r>
        <w:rPr>
          <w:sz w:val="24"/>
          <w:lang w:val="en-US"/>
        </w:rPr>
        <w:t>I</w:t>
      </w:r>
      <w:r>
        <w:rPr>
          <w:lang w:val="en-US"/>
        </w:rPr>
        <w:t>B</w:t>
      </w:r>
      <w:r>
        <w:rPr/>
        <w:t>ÁÑ</w:t>
      </w:r>
      <w:r>
        <w:rPr>
          <w:lang w:val="en-US"/>
        </w:rPr>
        <w:t>EZ</w:t>
      </w:r>
      <w:r>
        <w:rPr/>
        <w:t>)</w:t>
      </w:r>
      <w:r>
        <w:rPr>
          <w:sz w:val="24"/>
        </w:rPr>
        <w:t xml:space="preserve">                              что это такое, что значит быть  </w:t>
      </w:r>
    </w:p>
    <w:p>
      <w:pPr>
        <w:pStyle w:val="Normal1"/>
        <w:spacing w:lineRule="auto" w:line="240"/>
        <w:ind w:firstLine="284" w:end="0"/>
        <w:rPr>
          <w:sz w:val="24"/>
        </w:rPr>
      </w:pPr>
      <w:r>
        <w:rPr>
          <w:sz w:val="24"/>
        </w:rPr>
        <w:t xml:space="preserve">                                                                                                  </w:t>
      </w:r>
      <w:r>
        <w:rPr>
          <w:sz w:val="24"/>
        </w:rPr>
        <w:t xml:space="preserve">(настоящей) сеньорой. </w:t>
      </w:r>
    </w:p>
    <w:p>
      <w:pPr>
        <w:pStyle w:val="Normal1"/>
        <w:spacing w:lineRule="auto" w:line="240"/>
        <w:ind w:firstLine="284" w:end="0"/>
        <w:rPr/>
      </w:pPr>
      <w:r>
        <w:rPr>
          <w:sz w:val="24"/>
        </w:rPr>
        <w:t xml:space="preserve">Y </w:t>
      </w:r>
      <w:r>
        <w:rPr>
          <w:sz w:val="24"/>
          <w:lang w:val="en-US"/>
        </w:rPr>
        <w:t>aquel</w:t>
      </w:r>
      <w:r>
        <w:rPr>
          <w:sz w:val="24"/>
        </w:rPr>
        <w:t xml:space="preserve"> </w:t>
      </w:r>
      <w:r>
        <w:rPr>
          <w:sz w:val="24"/>
          <w:lang w:val="en-US"/>
        </w:rPr>
        <w:t>foco</w:t>
      </w:r>
      <w:r>
        <w:rPr>
          <w:sz w:val="24"/>
        </w:rPr>
        <w:t xml:space="preserve"> </w:t>
      </w:r>
      <w:r>
        <w:rPr>
          <w:sz w:val="24"/>
          <w:lang w:val="en-US"/>
        </w:rPr>
        <w:t>ardiente</w:t>
      </w:r>
      <w:r>
        <w:rPr>
          <w:sz w:val="24"/>
        </w:rPr>
        <w:t xml:space="preserve"> </w:t>
      </w:r>
      <w:r>
        <w:rPr>
          <w:sz w:val="24"/>
          <w:lang w:val="en-US"/>
        </w:rPr>
        <w:t>era</w:t>
      </w:r>
      <w:r>
        <w:rPr>
          <w:sz w:val="24"/>
        </w:rPr>
        <w:t xml:space="preserve"> </w:t>
      </w:r>
      <w:r>
        <w:rPr>
          <w:sz w:val="24"/>
          <w:lang w:val="en-US"/>
        </w:rPr>
        <w:t>el</w:t>
      </w:r>
      <w:r>
        <w:rPr>
          <w:sz w:val="24"/>
        </w:rPr>
        <w:t xml:space="preserve"> </w:t>
      </w:r>
      <w:r>
        <w:rPr>
          <w:sz w:val="24"/>
          <w:lang w:val="en-US"/>
        </w:rPr>
        <w:t>sol</w:t>
      </w:r>
      <w:r>
        <w:rPr>
          <w:sz w:val="24"/>
        </w:rPr>
        <w:t xml:space="preserve">, </w:t>
      </w:r>
      <w:r>
        <w:rPr>
          <w:sz w:val="24"/>
          <w:lang w:val="en-US"/>
        </w:rPr>
        <w:t>pero</w:t>
      </w:r>
      <w:r>
        <w:rPr>
          <w:sz w:val="24"/>
        </w:rPr>
        <w:t xml:space="preserve">                                    Это огромное светило было солнцем,</w:t>
      </w:r>
    </w:p>
    <w:p>
      <w:pPr>
        <w:pStyle w:val="Normal1"/>
        <w:spacing w:lineRule="auto" w:line="240"/>
        <w:ind w:firstLine="284" w:end="0"/>
        <w:rPr/>
      </w:pPr>
      <w:r>
        <w:rPr>
          <w:sz w:val="24"/>
        </w:rPr>
        <w:t xml:space="preserve">   </w:t>
      </w:r>
      <w:r>
        <w:rPr>
          <w:i/>
          <w:sz w:val="24"/>
          <w:lang w:val="en-US"/>
        </w:rPr>
        <w:t xml:space="preserve">un sol </w:t>
      </w:r>
      <w:r>
        <w:rPr>
          <w:sz w:val="24"/>
          <w:lang w:val="en-US"/>
        </w:rPr>
        <w:t xml:space="preserve">nuevo, sin manchas.                                                    </w:t>
      </w:r>
      <w:r>
        <w:rPr>
          <w:sz w:val="24"/>
        </w:rPr>
        <w:t>но то было новое солнце, без пятен.</w:t>
      </w:r>
    </w:p>
    <w:p>
      <w:pPr>
        <w:pStyle w:val="Normal1"/>
        <w:spacing w:lineRule="auto" w:line="240"/>
        <w:ind w:firstLine="284" w:start="40" w:end="0"/>
        <w:rPr/>
      </w:pPr>
      <w:r>
        <w:rPr>
          <w:sz w:val="24"/>
        </w:rPr>
        <w:t xml:space="preserve">  </w:t>
      </w:r>
      <w:r>
        <w:rPr>
          <w:sz w:val="24"/>
        </w:rPr>
        <w:t>(</w:t>
      </w:r>
      <w:r>
        <w:rPr>
          <w:sz w:val="24"/>
          <w:lang w:val="en-US"/>
        </w:rPr>
        <w:t>B</w:t>
      </w:r>
      <w:r>
        <w:rPr>
          <w:sz w:val="24"/>
        </w:rPr>
        <w:t>.</w:t>
      </w:r>
      <w:r>
        <w:rPr>
          <w:sz w:val="24"/>
          <w:lang w:val="en-US"/>
        </w:rPr>
        <w:t>L</w:t>
      </w:r>
      <w:r>
        <w:rPr>
          <w:lang w:val="en-US"/>
        </w:rPr>
        <w:t>ILLO</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когда артикль выражает </w:t>
      </w:r>
      <w:r>
        <w:rPr>
          <w:spacing w:val="20"/>
          <w:sz w:val="24"/>
        </w:rPr>
        <w:t>эмоционально-усилитель</w:t>
        <w:softHyphen/>
        <w:t>ное</w:t>
      </w:r>
      <w:r>
        <w:rPr>
          <w:sz w:val="24"/>
        </w:rPr>
        <w:t xml:space="preserve"> з н а ч е н и е и определяет, как правило, отвлеченное существительное с относящимися к нему одним или более прилагательными. Такое употребление очень характерно для письменной литературной речи:</w:t>
      </w:r>
    </w:p>
    <w:p>
      <w:pPr>
        <w:pStyle w:val="Normal1"/>
        <w:spacing w:lineRule="auto" w:line="240"/>
        <w:ind w:firstLine="284" w:end="0"/>
        <w:rPr/>
      </w:pPr>
      <w:r>
        <w:rPr>
          <w:sz w:val="24"/>
          <w:lang w:val="en-US"/>
        </w:rPr>
        <w:t xml:space="preserve">Le digo </w:t>
      </w:r>
      <w:r>
        <w:rPr>
          <w:sz w:val="24"/>
        </w:rPr>
        <w:t>у</w:t>
      </w:r>
      <w:r>
        <w:rPr>
          <w:sz w:val="24"/>
          <w:lang w:val="en-US"/>
        </w:rPr>
        <w:t xml:space="preserve"> lo repito... Es</w:t>
      </w:r>
      <w:r>
        <w:rPr>
          <w:sz w:val="24"/>
        </w:rPr>
        <w:t xml:space="preserve"> </w:t>
      </w:r>
      <w:r>
        <w:rPr>
          <w:i/>
          <w:sz w:val="24"/>
          <w:lang w:val="en-US"/>
        </w:rPr>
        <w:t>un</w:t>
      </w:r>
      <w:r>
        <w:rPr>
          <w:i/>
          <w:sz w:val="24"/>
        </w:rPr>
        <w:t xml:space="preserve"> </w:t>
      </w:r>
      <w:r>
        <w:rPr>
          <w:i/>
          <w:sz w:val="24"/>
          <w:lang w:val="en-US"/>
        </w:rPr>
        <w:t>pecado</w:t>
      </w:r>
      <w:r>
        <w:rPr>
          <w:sz w:val="24"/>
        </w:rPr>
        <w:t xml:space="preserve">                                    Я не перестану повторять... Это </w:t>
      </w:r>
    </w:p>
    <w:p>
      <w:pPr>
        <w:pStyle w:val="Normal1"/>
        <w:spacing w:lineRule="auto" w:line="240"/>
        <w:ind w:firstLine="284" w:end="0"/>
        <w:rPr/>
      </w:pPr>
      <w:r>
        <w:rPr>
          <w:sz w:val="24"/>
        </w:rPr>
        <w:t xml:space="preserve">  </w:t>
      </w:r>
      <w:r>
        <w:rPr>
          <w:i/>
          <w:sz w:val="24"/>
          <w:lang w:val="en-US"/>
        </w:rPr>
        <w:t>mortal</w:t>
      </w:r>
      <w:r>
        <w:rPr>
          <w:i/>
          <w:sz w:val="24"/>
        </w:rPr>
        <w:t xml:space="preserve">, </w:t>
      </w:r>
      <w:r>
        <w:rPr>
          <w:i/>
          <w:sz w:val="24"/>
          <w:lang w:val="en-US"/>
        </w:rPr>
        <w:t>es</w:t>
      </w:r>
      <w:r>
        <w:rPr>
          <w:i/>
          <w:sz w:val="24"/>
        </w:rPr>
        <w:t xml:space="preserve"> </w:t>
      </w:r>
      <w:r>
        <w:rPr>
          <w:i/>
          <w:sz w:val="24"/>
          <w:lang w:val="en-US"/>
        </w:rPr>
        <w:t>un</w:t>
      </w:r>
      <w:r>
        <w:rPr>
          <w:i/>
          <w:sz w:val="24"/>
        </w:rPr>
        <w:t xml:space="preserve"> </w:t>
      </w:r>
      <w:r>
        <w:rPr>
          <w:i/>
          <w:sz w:val="24"/>
          <w:lang w:val="en-US"/>
        </w:rPr>
        <w:t>delito</w:t>
      </w:r>
      <w:r>
        <w:rPr>
          <w:i/>
          <w:sz w:val="24"/>
        </w:rPr>
        <w:t xml:space="preserve"> </w:t>
      </w:r>
      <w:r>
        <w:rPr>
          <w:i/>
          <w:sz w:val="24"/>
          <w:lang w:val="en-US"/>
        </w:rPr>
        <w:t>imperdona</w:t>
      </w:r>
      <w:r>
        <w:rPr>
          <w:sz w:val="24"/>
        </w:rPr>
        <w:t>-                                          же смертный грех, непростительное</w:t>
      </w:r>
    </w:p>
    <w:p>
      <w:pPr>
        <w:pStyle w:val="Normal1"/>
        <w:spacing w:lineRule="auto" w:line="240"/>
        <w:ind w:firstLine="284" w:end="0"/>
        <w:rPr/>
      </w:pPr>
      <w:r>
        <w:rPr>
          <w:i/>
          <w:sz w:val="24"/>
        </w:rPr>
        <w:t xml:space="preserve">  </w:t>
      </w:r>
      <w:r>
        <w:rPr>
          <w:i/>
          <w:sz w:val="24"/>
          <w:lang w:val="en-US"/>
        </w:rPr>
        <w:t>ble</w:t>
      </w:r>
      <w:r>
        <w:rPr>
          <w:i/>
          <w:sz w:val="24"/>
        </w:rPr>
        <w:t>...</w:t>
      </w:r>
      <w:r>
        <w:rPr>
          <w:sz w:val="24"/>
        </w:rPr>
        <w:t xml:space="preserve"> (</w:t>
      </w:r>
      <w:r>
        <w:rPr>
          <w:sz w:val="24"/>
          <w:lang w:val="en-US"/>
        </w:rPr>
        <w:t>P</w:t>
      </w:r>
      <w:r>
        <w:rPr/>
        <w:t>É</w:t>
      </w:r>
      <w:r>
        <w:rPr>
          <w:lang w:val="en-US"/>
        </w:rPr>
        <w:t>REZ</w:t>
      </w:r>
      <w:r>
        <w:rPr/>
        <w:t xml:space="preserve"> </w:t>
      </w:r>
      <w:r>
        <w:rPr>
          <w:sz w:val="24"/>
          <w:lang w:val="en-US"/>
        </w:rPr>
        <w:t>G</w:t>
      </w:r>
      <w:r>
        <w:rPr>
          <w:lang w:val="en-US"/>
        </w:rPr>
        <w:t>ALD</w:t>
      </w:r>
      <w:r>
        <w:rPr/>
        <w:t>Ó</w:t>
      </w:r>
      <w:r>
        <w:rPr>
          <w:lang w:val="en-US"/>
        </w:rPr>
        <w:t>S</w:t>
      </w:r>
      <w:r>
        <w:rPr>
          <w:sz w:val="24"/>
        </w:rPr>
        <w:t xml:space="preserve">)                                                        преступление... </w:t>
      </w:r>
    </w:p>
    <w:p>
      <w:pPr>
        <w:pStyle w:val="Normal1"/>
        <w:spacing w:lineRule="auto" w:line="240"/>
        <w:ind w:firstLine="284" w:end="0"/>
        <w:rPr/>
      </w:pPr>
      <w:r>
        <w:rPr>
          <w:sz w:val="24"/>
          <w:lang w:val="en-US"/>
        </w:rPr>
        <w:t>La</w:t>
      </w:r>
      <w:r>
        <w:rPr>
          <w:sz w:val="24"/>
        </w:rPr>
        <w:t xml:space="preserve"> </w:t>
      </w:r>
      <w:r>
        <w:rPr>
          <w:sz w:val="24"/>
          <w:lang w:val="en-US"/>
        </w:rPr>
        <w:t>lechuza</w:t>
      </w:r>
      <w:r>
        <w:rPr>
          <w:sz w:val="24"/>
        </w:rPr>
        <w:t xml:space="preserve">, </w:t>
      </w:r>
      <w:r>
        <w:rPr>
          <w:sz w:val="24"/>
          <w:lang w:val="en-US"/>
        </w:rPr>
        <w:t>asustada</w:t>
      </w:r>
      <w:r>
        <w:rPr>
          <w:sz w:val="24"/>
        </w:rPr>
        <w:t xml:space="preserve">, </w:t>
      </w:r>
      <w:r>
        <w:rPr>
          <w:sz w:val="24"/>
          <w:lang w:val="en-US"/>
        </w:rPr>
        <w:t>lanzo</w:t>
      </w:r>
      <w:r>
        <w:rPr>
          <w:sz w:val="24"/>
        </w:rPr>
        <w:t xml:space="preserve"> </w:t>
      </w:r>
      <w:r>
        <w:rPr>
          <w:sz w:val="24"/>
          <w:lang w:val="en-US"/>
        </w:rPr>
        <w:t>un</w:t>
      </w:r>
      <w:r>
        <w:rPr>
          <w:sz w:val="24"/>
        </w:rPr>
        <w:t xml:space="preserve"> </w:t>
      </w:r>
      <w:r>
        <w:rPr>
          <w:sz w:val="24"/>
          <w:lang w:val="en-US"/>
        </w:rPr>
        <w:t>sordo</w:t>
      </w:r>
      <w:r>
        <w:rPr>
          <w:sz w:val="24"/>
        </w:rPr>
        <w:t xml:space="preserve">                                 Испуганная сова испустила глухой</w:t>
      </w:r>
    </w:p>
    <w:p>
      <w:pPr>
        <w:pStyle w:val="Normal1"/>
        <w:spacing w:lineRule="auto" w:line="240"/>
        <w:ind w:firstLine="284" w:end="0"/>
        <w:rPr/>
      </w:pPr>
      <w:r>
        <w:rPr>
          <w:sz w:val="24"/>
        </w:rPr>
        <w:t xml:space="preserve">  </w:t>
      </w:r>
      <w:r>
        <w:rPr>
          <w:sz w:val="24"/>
          <w:lang w:val="en-US"/>
        </w:rPr>
        <w:t>chillido</w:t>
      </w:r>
      <w:r>
        <w:rPr>
          <w:sz w:val="24"/>
        </w:rPr>
        <w:t xml:space="preserve"> </w:t>
      </w:r>
      <w:r>
        <w:rPr>
          <w:sz w:val="24"/>
          <w:lang w:val="en-US"/>
        </w:rPr>
        <w:t>y</w:t>
      </w:r>
      <w:r>
        <w:rPr>
          <w:sz w:val="24"/>
        </w:rPr>
        <w:t xml:space="preserve"> </w:t>
      </w:r>
      <w:r>
        <w:rPr>
          <w:sz w:val="24"/>
          <w:lang w:val="en-US"/>
        </w:rPr>
        <w:t>levant</w:t>
      </w:r>
      <w:r>
        <w:rPr>
          <w:sz w:val="24"/>
        </w:rPr>
        <w:t xml:space="preserve">ó </w:t>
      </w:r>
      <w:r>
        <w:rPr>
          <w:sz w:val="24"/>
          <w:lang w:val="en-US"/>
        </w:rPr>
        <w:t>el</w:t>
      </w:r>
      <w:r>
        <w:rPr>
          <w:sz w:val="24"/>
        </w:rPr>
        <w:t xml:space="preserve"> </w:t>
      </w:r>
      <w:r>
        <w:rPr>
          <w:sz w:val="24"/>
          <w:lang w:val="en-US"/>
        </w:rPr>
        <w:t>vuelo</w:t>
      </w:r>
      <w:r>
        <w:rPr>
          <w:sz w:val="24"/>
        </w:rPr>
        <w:t xml:space="preserve">, </w:t>
      </w:r>
      <w:r>
        <w:rPr>
          <w:i/>
          <w:sz w:val="24"/>
          <w:lang w:val="en-US"/>
        </w:rPr>
        <w:t>un</w:t>
      </w:r>
      <w:r>
        <w:rPr>
          <w:sz w:val="24"/>
        </w:rPr>
        <w:t xml:space="preserve">                                                крик и полетела, это был </w:t>
      </w:r>
    </w:p>
    <w:p>
      <w:pPr>
        <w:pStyle w:val="Normal1"/>
        <w:spacing w:lineRule="auto" w:line="240"/>
        <w:ind w:firstLine="284" w:end="0"/>
        <w:rPr/>
      </w:pPr>
      <w:r>
        <w:rPr>
          <w:i/>
          <w:sz w:val="24"/>
        </w:rPr>
        <w:t xml:space="preserve">  </w:t>
      </w:r>
      <w:r>
        <w:rPr>
          <w:i/>
          <w:sz w:val="24"/>
          <w:lang w:val="en-US"/>
        </w:rPr>
        <w:t>vuelo</w:t>
      </w:r>
      <w:r>
        <w:rPr>
          <w:i/>
          <w:sz w:val="24"/>
        </w:rPr>
        <w:t xml:space="preserve"> </w:t>
      </w:r>
      <w:r>
        <w:rPr>
          <w:i/>
          <w:sz w:val="24"/>
          <w:lang w:val="en-US"/>
        </w:rPr>
        <w:t>torpe</w:t>
      </w:r>
      <w:r>
        <w:rPr>
          <w:i/>
          <w:sz w:val="24"/>
        </w:rPr>
        <w:t xml:space="preserve">, </w:t>
      </w:r>
      <w:r>
        <w:rPr>
          <w:i/>
          <w:sz w:val="24"/>
          <w:lang w:val="en-US"/>
        </w:rPr>
        <w:t>pausado</w:t>
      </w:r>
      <w:r>
        <w:rPr>
          <w:i/>
          <w:sz w:val="24"/>
        </w:rPr>
        <w:t xml:space="preserve">, </w:t>
      </w:r>
      <w:r>
        <w:rPr>
          <w:i/>
          <w:sz w:val="24"/>
          <w:lang w:val="en-US"/>
        </w:rPr>
        <w:t>esponjo</w:t>
      </w:r>
      <w:r>
        <w:rPr>
          <w:i/>
          <w:sz w:val="24"/>
        </w:rPr>
        <w:t xml:space="preserve">- </w:t>
      </w:r>
      <w:r>
        <w:rPr>
          <w:sz w:val="24"/>
        </w:rPr>
        <w:t xml:space="preserve">                                             полет неловкий, медленный,  </w:t>
      </w:r>
    </w:p>
    <w:p>
      <w:pPr>
        <w:pStyle w:val="Normal1"/>
        <w:spacing w:lineRule="auto" w:line="240"/>
        <w:ind w:firstLine="284" w:end="0"/>
        <w:rPr/>
      </w:pPr>
      <w:r>
        <w:rPr>
          <w:sz w:val="24"/>
        </w:rPr>
        <w:t xml:space="preserve">  </w:t>
      </w:r>
      <w:r>
        <w:rPr>
          <w:i/>
          <w:sz w:val="24"/>
          <w:lang w:val="en-US"/>
        </w:rPr>
        <w:t>so.</w:t>
      </w:r>
      <w:r>
        <w:rPr>
          <w:sz w:val="24"/>
          <w:lang w:val="en-US"/>
        </w:rPr>
        <w:t xml:space="preserve"> (D.B</w:t>
      </w:r>
      <w:r>
        <w:rPr>
          <w:lang w:val="en-US"/>
        </w:rPr>
        <w:t>ELMAR</w:t>
      </w:r>
      <w:r>
        <w:rPr>
          <w:sz w:val="24"/>
          <w:lang w:val="en-US"/>
        </w:rPr>
        <w:t xml:space="preserve">)                                                                      </w:t>
      </w:r>
      <w:r>
        <w:rPr>
          <w:sz w:val="24"/>
        </w:rPr>
        <w:t>вялый</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t xml:space="preserve"> </w:t>
      </w:r>
      <w:r>
        <w:rPr>
          <w:sz w:val="24"/>
          <w:lang w:val="en-US"/>
        </w:rPr>
        <w:t xml:space="preserve">5. </w:t>
      </w:r>
      <w:r>
        <w:rPr>
          <w:sz w:val="24"/>
        </w:rPr>
        <w:t>Фиксированное</w:t>
      </w:r>
      <w:r>
        <w:rPr>
          <w:sz w:val="24"/>
          <w:lang w:val="en-US"/>
        </w:rPr>
        <w:t xml:space="preserve"> (</w:t>
      </w:r>
      <w:r>
        <w:rPr>
          <w:sz w:val="24"/>
        </w:rPr>
        <w:t>закрепленное</w:t>
      </w:r>
      <w:r>
        <w:rPr>
          <w:sz w:val="24"/>
          <w:lang w:val="en-US"/>
        </w:rPr>
        <w:t xml:space="preserve"> </w:t>
      </w:r>
      <w:r>
        <w:rPr>
          <w:sz w:val="24"/>
        </w:rPr>
        <w:t>традицией</w:t>
      </w:r>
      <w:r>
        <w:rPr>
          <w:sz w:val="24"/>
          <w:lang w:val="en-US"/>
        </w:rPr>
        <w:t xml:space="preserve">) </w:t>
      </w:r>
      <w:r>
        <w:rPr>
          <w:sz w:val="24"/>
        </w:rPr>
        <w:t>употребление</w:t>
      </w:r>
      <w:r>
        <w:rPr>
          <w:sz w:val="24"/>
          <w:lang w:val="en-US"/>
        </w:rPr>
        <w:t xml:space="preserve"> </w:t>
      </w:r>
      <w:r>
        <w:rPr>
          <w:sz w:val="24"/>
        </w:rPr>
        <w:t>свойственно</w:t>
      </w:r>
      <w:r>
        <w:rPr>
          <w:sz w:val="24"/>
          <w:lang w:val="en-US"/>
        </w:rPr>
        <w:t xml:space="preserve"> </w:t>
      </w:r>
      <w:r>
        <w:rPr>
          <w:sz w:val="24"/>
        </w:rPr>
        <w:t>неопределенному</w:t>
      </w:r>
      <w:r>
        <w:rPr>
          <w:sz w:val="24"/>
          <w:lang w:val="en-US"/>
        </w:rPr>
        <w:t xml:space="preserve"> </w:t>
      </w:r>
      <w:r>
        <w:rPr>
          <w:sz w:val="24"/>
        </w:rPr>
        <w:t>артиклю</w:t>
      </w:r>
      <w:r>
        <w:rPr>
          <w:sz w:val="24"/>
          <w:lang w:val="en-US"/>
        </w:rPr>
        <w:t xml:space="preserve"> </w:t>
      </w:r>
      <w:r>
        <w:rPr>
          <w:sz w:val="24"/>
        </w:rPr>
        <w:t>в</w:t>
      </w:r>
      <w:r>
        <w:rPr>
          <w:sz w:val="24"/>
          <w:lang w:val="en-US"/>
        </w:rPr>
        <w:t xml:space="preserve"> </w:t>
      </w:r>
      <w:r>
        <w:rPr>
          <w:sz w:val="24"/>
        </w:rPr>
        <w:t>идиоматических</w:t>
      </w:r>
      <w:r>
        <w:rPr>
          <w:sz w:val="24"/>
          <w:lang w:val="en-US"/>
        </w:rPr>
        <w:t xml:space="preserve"> </w:t>
      </w:r>
      <w:r>
        <w:rPr>
          <w:sz w:val="24"/>
        </w:rPr>
        <w:t>оборотах</w:t>
      </w:r>
      <w:r>
        <w:rPr>
          <w:sz w:val="24"/>
          <w:lang w:val="en-US"/>
        </w:rPr>
        <w:t xml:space="preserve">, </w:t>
      </w:r>
      <w:r>
        <w:rPr>
          <w:sz w:val="24"/>
        </w:rPr>
        <w:t>пословицах</w:t>
      </w:r>
      <w:r>
        <w:rPr>
          <w:sz w:val="24"/>
          <w:lang w:val="en-US"/>
        </w:rPr>
        <w:t xml:space="preserve">, </w:t>
      </w:r>
      <w:r>
        <w:rPr>
          <w:sz w:val="24"/>
        </w:rPr>
        <w:t>поговорках</w:t>
      </w:r>
      <w:r>
        <w:rPr>
          <w:sz w:val="24"/>
          <w:lang w:val="en-US"/>
        </w:rPr>
        <w:t xml:space="preserve">, </w:t>
      </w:r>
      <w:r>
        <w:rPr>
          <w:sz w:val="24"/>
        </w:rPr>
        <w:t>речениях</w:t>
      </w:r>
      <w:r>
        <w:rPr>
          <w:sz w:val="24"/>
          <w:lang w:val="en-US"/>
        </w:rPr>
        <w:t xml:space="preserve"> </w:t>
      </w:r>
      <w:r>
        <w:rPr>
          <w:sz w:val="24"/>
        </w:rPr>
        <w:t>и</w:t>
      </w:r>
      <w:r>
        <w:rPr>
          <w:sz w:val="24"/>
          <w:lang w:val="en-US"/>
        </w:rPr>
        <w:t xml:space="preserve"> </w:t>
      </w:r>
      <w:r>
        <w:rPr>
          <w:sz w:val="24"/>
        </w:rPr>
        <w:t>т</w:t>
      </w:r>
      <w:r>
        <w:rPr>
          <w:sz w:val="24"/>
          <w:lang w:val="en-US"/>
        </w:rPr>
        <w:t>.</w:t>
      </w:r>
      <w:r>
        <w:rPr>
          <w:sz w:val="24"/>
        </w:rPr>
        <w:t>п</w:t>
      </w:r>
      <w:r>
        <w:rPr>
          <w:sz w:val="24"/>
          <w:lang w:val="en-US"/>
        </w:rPr>
        <w:t xml:space="preserve">. </w:t>
      </w:r>
      <w:r>
        <w:rPr>
          <w:b/>
          <w:sz w:val="24"/>
          <w:lang w:val="en-US"/>
        </w:rPr>
        <w:t>ponerse hecho una furia</w:t>
      </w:r>
      <w:r>
        <w:rPr>
          <w:sz w:val="24"/>
          <w:lang w:val="en-US"/>
        </w:rPr>
        <w:t xml:space="preserve"> — </w:t>
      </w:r>
      <w:r>
        <w:rPr>
          <w:sz w:val="24"/>
        </w:rPr>
        <w:t>разозлиться</w:t>
      </w:r>
      <w:r>
        <w:rPr>
          <w:sz w:val="24"/>
          <w:lang w:val="en-US"/>
        </w:rPr>
        <w:t xml:space="preserve">, </w:t>
      </w:r>
      <w:r>
        <w:rPr>
          <w:sz w:val="24"/>
        </w:rPr>
        <w:t>рассвирепеть</w:t>
      </w:r>
      <w:r>
        <w:rPr>
          <w:sz w:val="24"/>
          <w:lang w:val="en-US"/>
        </w:rPr>
        <w:t xml:space="preserve">; </w:t>
      </w:r>
      <w:r>
        <w:rPr>
          <w:b/>
          <w:sz w:val="24"/>
          <w:lang w:val="en-US"/>
        </w:rPr>
        <w:t>dar una sentada</w:t>
      </w:r>
      <w:r>
        <w:rPr>
          <w:sz w:val="24"/>
          <w:lang w:val="en-US"/>
        </w:rPr>
        <w:t xml:space="preserve"> — </w:t>
      </w:r>
      <w:r>
        <w:rPr>
          <w:sz w:val="24"/>
        </w:rPr>
        <w:t>присесть</w:t>
      </w:r>
      <w:r>
        <w:rPr>
          <w:sz w:val="24"/>
          <w:lang w:val="en-US"/>
        </w:rPr>
        <w:t xml:space="preserve">; </w:t>
      </w:r>
      <w:r>
        <w:rPr>
          <w:b/>
          <w:sz w:val="24"/>
          <w:lang w:val="en-US"/>
        </w:rPr>
        <w:t>echar un trepe</w:t>
      </w:r>
      <w:r>
        <w:rPr>
          <w:sz w:val="24"/>
          <w:lang w:val="en-US"/>
        </w:rPr>
        <w:t xml:space="preserve"> — </w:t>
      </w:r>
      <w:r>
        <w:rPr>
          <w:sz w:val="24"/>
        </w:rPr>
        <w:t>задать</w:t>
      </w:r>
      <w:r>
        <w:rPr>
          <w:sz w:val="24"/>
          <w:lang w:val="en-US"/>
        </w:rPr>
        <w:t xml:space="preserve"> </w:t>
      </w:r>
      <w:r>
        <w:rPr>
          <w:sz w:val="24"/>
        </w:rPr>
        <w:t>головомойку</w:t>
      </w:r>
      <w:r>
        <w:rPr>
          <w:sz w:val="24"/>
          <w:lang w:val="en-US"/>
        </w:rPr>
        <w:t xml:space="preserve">, </w:t>
      </w:r>
      <w:r>
        <w:rPr>
          <w:sz w:val="24"/>
        </w:rPr>
        <w:t>взбучку</w:t>
      </w:r>
      <w:r>
        <w:rPr>
          <w:sz w:val="24"/>
          <w:lang w:val="en-US"/>
        </w:rPr>
        <w:t xml:space="preserve">, </w:t>
      </w:r>
      <w:r>
        <w:rPr>
          <w:b/>
          <w:sz w:val="24"/>
          <w:lang w:val="en-US"/>
        </w:rPr>
        <w:t>como guitarra en un entierro</w:t>
      </w:r>
      <w:r>
        <w:rPr>
          <w:sz w:val="24"/>
          <w:lang w:val="en-US"/>
        </w:rPr>
        <w:t xml:space="preserve"> —  </w:t>
      </w:r>
      <w:r>
        <w:rPr>
          <w:sz w:val="24"/>
        </w:rPr>
        <w:t>о</w:t>
      </w:r>
      <w:r>
        <w:rPr>
          <w:sz w:val="24"/>
          <w:lang w:val="en-US"/>
        </w:rPr>
        <w:t xml:space="preserve"> </w:t>
      </w:r>
      <w:r>
        <w:rPr>
          <w:sz w:val="24"/>
        </w:rPr>
        <w:t>чем</w:t>
      </w:r>
      <w:r>
        <w:rPr>
          <w:sz w:val="24"/>
          <w:lang w:val="en-US"/>
        </w:rPr>
        <w:t>-</w:t>
      </w:r>
      <w:r>
        <w:rPr>
          <w:sz w:val="24"/>
        </w:rPr>
        <w:t>нибудь</w:t>
      </w:r>
      <w:r>
        <w:rPr>
          <w:sz w:val="24"/>
          <w:lang w:val="en-US"/>
        </w:rPr>
        <w:t xml:space="preserve"> </w:t>
      </w:r>
      <w:r>
        <w:rPr>
          <w:sz w:val="24"/>
        </w:rPr>
        <w:t>неуместном</w:t>
      </w:r>
      <w:r>
        <w:rPr>
          <w:sz w:val="24"/>
          <w:lang w:val="en-US"/>
        </w:rPr>
        <w:t xml:space="preserve">; </w:t>
      </w:r>
      <w:r>
        <w:rPr>
          <w:b/>
          <w:sz w:val="24"/>
          <w:lang w:val="en-US"/>
        </w:rPr>
        <w:t>una tormenta en un vaso de agua</w:t>
      </w:r>
      <w:r>
        <w:rPr>
          <w:sz w:val="24"/>
          <w:lang w:val="en-US"/>
        </w:rPr>
        <w:t xml:space="preserve"> — </w:t>
      </w:r>
      <w:r>
        <w:rPr>
          <w:sz w:val="24"/>
        </w:rPr>
        <w:t>буря</w:t>
      </w:r>
      <w:r>
        <w:rPr>
          <w:sz w:val="24"/>
          <w:lang w:val="en-US"/>
        </w:rPr>
        <w:t xml:space="preserve"> </w:t>
      </w:r>
      <w:r>
        <w:rPr>
          <w:sz w:val="24"/>
        </w:rPr>
        <w:t>в</w:t>
      </w:r>
      <w:r>
        <w:rPr>
          <w:sz w:val="24"/>
          <w:lang w:val="en-US"/>
        </w:rPr>
        <w:t xml:space="preserve"> </w:t>
      </w:r>
      <w:r>
        <w:rPr>
          <w:sz w:val="24"/>
        </w:rPr>
        <w:t>стакане</w:t>
      </w:r>
      <w:r>
        <w:rPr>
          <w:sz w:val="24"/>
          <w:lang w:val="en-US"/>
        </w:rPr>
        <w:t xml:space="preserve"> </w:t>
      </w:r>
      <w:r>
        <w:rPr>
          <w:sz w:val="24"/>
        </w:rPr>
        <w:t>воды</w:t>
      </w:r>
      <w:r>
        <w:rPr>
          <w:sz w:val="24"/>
          <w:lang w:val="en-US"/>
        </w:rPr>
        <w:t xml:space="preserve"> </w:t>
      </w:r>
      <w:r>
        <w:rPr>
          <w:sz w:val="24"/>
        </w:rPr>
        <w:t>и</w:t>
      </w:r>
      <w:r>
        <w:rPr>
          <w:sz w:val="24"/>
          <w:lang w:val="en-US"/>
        </w:rPr>
        <w:t xml:space="preserve"> </w:t>
      </w:r>
      <w:r>
        <w:rPr>
          <w:sz w:val="24"/>
        </w:rPr>
        <w:t>т</w:t>
      </w:r>
      <w:r>
        <w:rPr>
          <w:sz w:val="24"/>
          <w:lang w:val="en-US"/>
        </w:rPr>
        <w:t>.</w:t>
      </w:r>
      <w:r>
        <w:rPr>
          <w:sz w:val="24"/>
        </w:rPr>
        <w:t>п</w:t>
      </w:r>
    </w:p>
    <w:p>
      <w:pPr>
        <w:pStyle w:val="Normal1"/>
        <w:spacing w:lineRule="auto" w:line="240"/>
        <w:ind w:firstLine="284" w:start="160" w:end="0"/>
        <w:jc w:val="center"/>
        <w:rPr>
          <w:b/>
          <w:i/>
          <w:i/>
          <w:sz w:val="24"/>
          <w:lang w:val="en-US"/>
        </w:rPr>
      </w:pPr>
      <w:r>
        <w:rPr>
          <w:b/>
          <w:i/>
          <w:sz w:val="24"/>
          <w:lang w:val="en-US"/>
        </w:rPr>
      </w:r>
    </w:p>
    <w:p>
      <w:pPr>
        <w:pStyle w:val="Heading3"/>
        <w:ind w:hanging="0" w:start="0"/>
        <w:rPr/>
      </w:pPr>
      <w:bookmarkStart w:id="12" w:name="__RefHeading___Toc1886002"/>
      <w:bookmarkEnd w:id="12"/>
      <w:r>
        <w:rPr/>
        <w:t>§ 5. Употребление определенного артикля</w:t>
      </w:r>
    </w:p>
    <w:p>
      <w:pPr>
        <w:pStyle w:val="Normal1"/>
        <w:spacing w:lineRule="auto" w:line="240"/>
        <w:ind w:firstLine="284" w:start="120" w:end="0"/>
        <w:rPr>
          <w:sz w:val="24"/>
        </w:rPr>
      </w:pPr>
      <w:r>
        <w:rPr>
          <w:sz w:val="24"/>
        </w:rPr>
      </w:r>
    </w:p>
    <w:p>
      <w:pPr>
        <w:pStyle w:val="Normal1"/>
        <w:spacing w:lineRule="auto" w:line="240"/>
        <w:ind w:firstLine="284" w:start="120" w:end="0"/>
        <w:rPr/>
      </w:pPr>
      <w:r>
        <w:rPr>
          <w:sz w:val="24"/>
        </w:rPr>
        <w:t xml:space="preserve">1. Определенный артикль чаще всего имеет </w:t>
      </w:r>
      <w:r>
        <w:rPr>
          <w:spacing w:val="20"/>
          <w:sz w:val="24"/>
        </w:rPr>
        <w:t>индивидуализи</w:t>
        <w:softHyphen/>
        <w:t>рующее</w:t>
      </w:r>
      <w:r>
        <w:rPr>
          <w:sz w:val="24"/>
        </w:rPr>
        <w:t xml:space="preserve"> значение. Он подчеркивает, что лицо, предмет, явление и т.п., названные существительным, поставлены в положение един</w:t>
        <w:softHyphen/>
        <w:t>ственности, конкретизированы. Это происходит в следующих случаях:</w:t>
      </w:r>
    </w:p>
    <w:p>
      <w:pPr>
        <w:pStyle w:val="Normal1"/>
        <w:spacing w:lineRule="auto" w:line="240"/>
        <w:ind w:firstLine="284" w:start="160" w:end="0"/>
        <w:rPr/>
      </w:pPr>
      <w:r>
        <w:rPr>
          <w:sz w:val="24"/>
        </w:rPr>
        <w:t xml:space="preserve">а) если называются единственные в своем роде объекты: </w:t>
      </w:r>
      <w:r>
        <w:rPr>
          <w:sz w:val="24"/>
          <w:lang w:val="en-US"/>
        </w:rPr>
        <w:t>el</w:t>
      </w:r>
      <w:r>
        <w:rPr>
          <w:sz w:val="24"/>
        </w:rPr>
        <w:t xml:space="preserve"> </w:t>
      </w:r>
      <w:r>
        <w:rPr>
          <w:sz w:val="24"/>
          <w:lang w:val="en-US"/>
        </w:rPr>
        <w:t>sol</w:t>
      </w:r>
      <w:r>
        <w:rPr>
          <w:sz w:val="24"/>
        </w:rPr>
        <w:t xml:space="preserve">, </w:t>
      </w:r>
      <w:r>
        <w:rPr>
          <w:sz w:val="24"/>
          <w:lang w:val="en-US"/>
        </w:rPr>
        <w:t>la</w:t>
      </w:r>
      <w:r>
        <w:rPr>
          <w:sz w:val="24"/>
        </w:rPr>
        <w:t xml:space="preserve"> </w:t>
      </w:r>
      <w:r>
        <w:rPr>
          <w:sz w:val="24"/>
          <w:lang w:val="en-US"/>
        </w:rPr>
        <w:t>luna</w:t>
      </w:r>
      <w:r>
        <w:rPr>
          <w:sz w:val="24"/>
        </w:rPr>
        <w:t xml:space="preserve">, </w:t>
      </w:r>
      <w:r>
        <w:rPr>
          <w:sz w:val="24"/>
          <w:lang w:val="en-US"/>
        </w:rPr>
        <w:t>la</w:t>
      </w:r>
      <w:r>
        <w:rPr>
          <w:sz w:val="24"/>
        </w:rPr>
        <w:t xml:space="preserve"> </w:t>
      </w:r>
      <w:r>
        <w:rPr>
          <w:sz w:val="24"/>
          <w:lang w:val="en-US"/>
        </w:rPr>
        <w:t>tierra</w:t>
      </w:r>
      <w:r>
        <w:rPr>
          <w:sz w:val="24"/>
        </w:rPr>
        <w:t xml:space="preserve">, </w:t>
      </w:r>
      <w:r>
        <w:rPr>
          <w:sz w:val="24"/>
          <w:lang w:val="en-US"/>
        </w:rPr>
        <w:t>el</w:t>
      </w:r>
      <w:r>
        <w:rPr>
          <w:sz w:val="24"/>
        </w:rPr>
        <w:t xml:space="preserve"> </w:t>
      </w:r>
      <w:r>
        <w:rPr>
          <w:sz w:val="24"/>
          <w:lang w:val="en-US"/>
        </w:rPr>
        <w:t>cielo</w:t>
      </w:r>
      <w:r>
        <w:rPr>
          <w:sz w:val="24"/>
        </w:rPr>
        <w:t xml:space="preserve"> и т.д.;</w:t>
      </w:r>
    </w:p>
    <w:p>
      <w:pPr>
        <w:pStyle w:val="Normal1"/>
        <w:spacing w:lineRule="auto" w:line="240"/>
        <w:ind w:firstLine="284" w:start="160" w:end="0"/>
        <w:rPr>
          <w:sz w:val="24"/>
        </w:rPr>
      </w:pPr>
      <w:r>
        <w:rPr>
          <w:sz w:val="24"/>
        </w:rPr>
        <w:t>б) если о лице, предмете и т.п. уже говорилось, и читателю или слушателю ясно, о ком или о чем идет речь:</w:t>
      </w:r>
    </w:p>
    <w:p>
      <w:pPr>
        <w:pStyle w:val="Normal1"/>
        <w:spacing w:lineRule="auto" w:line="240"/>
        <w:rPr/>
      </w:pPr>
      <w:r>
        <w:rPr>
          <w:sz w:val="24"/>
          <w:lang w:val="en-US"/>
        </w:rPr>
        <w:t>Un</w:t>
      </w:r>
      <w:r>
        <w:rPr>
          <w:sz w:val="24"/>
        </w:rPr>
        <w:t xml:space="preserve"> </w:t>
      </w:r>
      <w:r>
        <w:rPr>
          <w:sz w:val="24"/>
          <w:lang w:val="en-US"/>
        </w:rPr>
        <w:t>poco</w:t>
      </w:r>
      <w:r>
        <w:rPr>
          <w:sz w:val="24"/>
        </w:rPr>
        <w:t xml:space="preserve"> </w:t>
      </w:r>
      <w:r>
        <w:rPr>
          <w:sz w:val="24"/>
          <w:lang w:val="en-US"/>
        </w:rPr>
        <w:t>a</w:t>
      </w:r>
      <w:r>
        <w:rPr>
          <w:sz w:val="24"/>
        </w:rPr>
        <w:t xml:space="preserve"> </w:t>
      </w:r>
      <w:r>
        <w:rPr>
          <w:sz w:val="24"/>
          <w:lang w:val="en-US"/>
        </w:rPr>
        <w:t>la</w:t>
      </w:r>
      <w:r>
        <w:rPr>
          <w:sz w:val="24"/>
        </w:rPr>
        <w:t xml:space="preserve"> </w:t>
      </w:r>
      <w:r>
        <w:rPr>
          <w:sz w:val="24"/>
          <w:lang w:val="en-US"/>
        </w:rPr>
        <w:t>derecha</w:t>
      </w:r>
      <w:r>
        <w:rPr>
          <w:sz w:val="24"/>
        </w:rPr>
        <w:t xml:space="preserve">... </w:t>
      </w:r>
      <w:r>
        <w:rPr>
          <w:sz w:val="24"/>
          <w:lang w:val="en-US"/>
        </w:rPr>
        <w:t>se</w:t>
      </w:r>
      <w:r>
        <w:rPr>
          <w:sz w:val="24"/>
        </w:rPr>
        <w:t xml:space="preserve"> </w:t>
      </w:r>
      <w:r>
        <w:rPr>
          <w:sz w:val="24"/>
          <w:lang w:val="en-US"/>
        </w:rPr>
        <w:t>ve</w:t>
      </w:r>
      <w:r>
        <w:rPr>
          <w:sz w:val="24"/>
        </w:rPr>
        <w:t xml:space="preserve"> </w:t>
      </w:r>
      <w:r>
        <w:rPr>
          <w:sz w:val="24"/>
          <w:lang w:val="en-US"/>
        </w:rPr>
        <w:t>un</w:t>
      </w:r>
      <w:r>
        <w:rPr>
          <w:sz w:val="24"/>
        </w:rPr>
        <w:t xml:space="preserve">                                        Правее видна многочисленная </w:t>
      </w:r>
    </w:p>
    <w:p>
      <w:pPr>
        <w:pStyle w:val="Normal1"/>
        <w:spacing w:lineRule="auto" w:line="240"/>
        <w:ind w:start="567" w:end="0"/>
        <w:rPr/>
      </w:pPr>
      <w:r>
        <w:rPr>
          <w:sz w:val="24"/>
          <w:lang w:val="en-US"/>
        </w:rPr>
        <w:t xml:space="preserve">numeroso grupo de jinetes...En                                      </w:t>
      </w:r>
      <w:r>
        <w:rPr>
          <w:sz w:val="24"/>
        </w:rPr>
        <w:t>группа</w:t>
      </w:r>
      <w:r>
        <w:rPr>
          <w:sz w:val="24"/>
          <w:lang w:val="en-US"/>
        </w:rPr>
        <w:t xml:space="preserve"> </w:t>
      </w:r>
      <w:r>
        <w:rPr>
          <w:sz w:val="24"/>
        </w:rPr>
        <w:t>всадников</w:t>
      </w:r>
      <w:r>
        <w:rPr>
          <w:sz w:val="24"/>
          <w:lang w:val="en-US"/>
        </w:rPr>
        <w:t xml:space="preserve">... </w:t>
      </w:r>
      <w:r>
        <w:rPr>
          <w:sz w:val="24"/>
        </w:rPr>
        <w:t xml:space="preserve">В центре </w:t>
      </w:r>
    </w:p>
    <w:p>
      <w:pPr>
        <w:pStyle w:val="Normal1"/>
        <w:spacing w:lineRule="auto" w:line="240"/>
        <w:ind w:firstLine="567" w:end="0"/>
        <w:rPr/>
      </w:pPr>
      <w:r>
        <w:rPr>
          <w:sz w:val="24"/>
          <w:lang w:val="en-US"/>
        </w:rPr>
        <w:t>medio</w:t>
      </w:r>
      <w:r>
        <w:rPr>
          <w:sz w:val="24"/>
        </w:rPr>
        <w:t xml:space="preserve"> </w:t>
      </w:r>
      <w:r>
        <w:rPr>
          <w:i/>
          <w:sz w:val="24"/>
          <w:lang w:val="en-US"/>
        </w:rPr>
        <w:t>del</w:t>
      </w:r>
      <w:r>
        <w:rPr>
          <w:i/>
          <w:sz w:val="24"/>
        </w:rPr>
        <w:t xml:space="preserve"> </w:t>
      </w:r>
      <w:r>
        <w:rPr>
          <w:i/>
          <w:sz w:val="24"/>
          <w:lang w:val="en-US"/>
        </w:rPr>
        <w:t>grupo</w:t>
      </w:r>
      <w:r>
        <w:rPr>
          <w:sz w:val="24"/>
        </w:rPr>
        <w:t xml:space="preserve"> </w:t>
      </w:r>
      <w:r>
        <w:rPr>
          <w:sz w:val="24"/>
          <w:lang w:val="en-US"/>
        </w:rPr>
        <w:t>est</w:t>
      </w:r>
      <w:r>
        <w:rPr>
          <w:sz w:val="24"/>
        </w:rPr>
        <w:t xml:space="preserve">á </w:t>
      </w:r>
      <w:r>
        <w:rPr>
          <w:sz w:val="24"/>
          <w:lang w:val="en-US"/>
        </w:rPr>
        <w:t>el</w:t>
      </w:r>
      <w:r>
        <w:rPr>
          <w:sz w:val="24"/>
        </w:rPr>
        <w:t xml:space="preserve"> </w:t>
      </w:r>
      <w:r>
        <w:rPr>
          <w:sz w:val="24"/>
          <w:lang w:val="en-US"/>
        </w:rPr>
        <w:t>patr</w:t>
      </w:r>
      <w:r>
        <w:rPr>
          <w:sz w:val="24"/>
        </w:rPr>
        <w:t>ó</w:t>
      </w:r>
      <w:r>
        <w:rPr>
          <w:sz w:val="24"/>
          <w:lang w:val="en-US"/>
        </w:rPr>
        <w:t>n</w:t>
      </w:r>
      <w:r>
        <w:rPr>
          <w:sz w:val="24"/>
        </w:rPr>
        <w:t>,                                      группы находится хозяин.</w:t>
      </w:r>
    </w:p>
    <w:p>
      <w:pPr>
        <w:pStyle w:val="Normal1"/>
        <w:spacing w:lineRule="auto" w:line="240"/>
        <w:ind w:firstLine="567" w:end="0"/>
        <w:rPr/>
      </w:pPr>
      <w:r>
        <w:rPr>
          <w:sz w:val="24"/>
          <w:lang w:val="en-US"/>
        </w:rPr>
        <w:t>(B.L</w:t>
      </w:r>
      <w:r>
        <w:rPr>
          <w:lang w:val="en-US"/>
        </w:rPr>
        <w:t>lLLO</w:t>
      </w:r>
      <w:r>
        <w:rPr>
          <w:sz w:val="24"/>
          <w:lang w:val="en-US"/>
        </w:rPr>
        <w:t>)</w:t>
      </w:r>
    </w:p>
    <w:tbl>
      <w:tblPr>
        <w:tblW w:w="10773" w:type="dxa"/>
        <w:jc w:val="start"/>
        <w:tblInd w:w="40" w:type="dxa"/>
        <w:tblLayout w:type="fixed"/>
        <w:tblCellMar>
          <w:top w:w="0" w:type="dxa"/>
          <w:start w:w="40" w:type="dxa"/>
          <w:bottom w:w="0" w:type="dxa"/>
          <w:end w:w="40" w:type="dxa"/>
        </w:tblCellMar>
      </w:tblPr>
      <w:tblGrid>
        <w:gridCol w:w="4962"/>
        <w:gridCol w:w="5811"/>
      </w:tblGrid>
      <w:tr>
        <w:trPr>
          <w:trHeight w:val="1380" w:hRule="exact"/>
        </w:trPr>
        <w:tc>
          <w:tcPr>
            <w:tcW w:w="4962" w:type="dxa"/>
            <w:tcBorders/>
          </w:tcPr>
          <w:p>
            <w:pPr>
              <w:pStyle w:val="Normal1"/>
              <w:spacing w:lineRule="auto" w:line="240"/>
              <w:ind w:hanging="527" w:start="527" w:end="386"/>
              <w:rPr/>
            </w:pPr>
            <w:r>
              <w:rPr>
                <w:sz w:val="24"/>
                <w:lang w:val="en-US"/>
              </w:rPr>
              <w:t xml:space="preserve">Un atardecer de invierno... se presentó una senora... </w:t>
            </w:r>
            <w:r>
              <w:rPr>
                <w:i/>
                <w:sz w:val="24"/>
                <w:lang w:val="en-US"/>
              </w:rPr>
              <w:t>La señora</w:t>
            </w:r>
            <w:r>
              <w:rPr>
                <w:sz w:val="24"/>
                <w:lang w:val="en-US"/>
              </w:rPr>
              <w:t xml:space="preserve"> quería hablarme. Le invité a sen-tarse... </w:t>
            </w:r>
            <w:r>
              <w:rPr>
                <w:i/>
                <w:sz w:val="24"/>
                <w:lang w:val="en-US"/>
              </w:rPr>
              <w:t>La dama</w:t>
            </w:r>
            <w:r>
              <w:rPr>
                <w:sz w:val="24"/>
                <w:lang w:val="en-US"/>
              </w:rPr>
              <w:t xml:space="preserve"> se colocó en la zona de sombra... </w:t>
            </w:r>
            <w:r>
              <w:rPr>
                <w:sz w:val="24"/>
              </w:rPr>
              <w:t>(</w:t>
            </w:r>
            <w:r>
              <w:rPr>
                <w:sz w:val="24"/>
                <w:lang w:val="en-US"/>
              </w:rPr>
              <w:t>P</w:t>
            </w:r>
            <w:r>
              <w:rPr/>
              <w:t>Í</w:t>
            </w:r>
            <w:r>
              <w:rPr>
                <w:lang w:val="en-US"/>
              </w:rPr>
              <w:t>O</w:t>
            </w:r>
            <w:r>
              <w:rPr/>
              <w:t xml:space="preserve"> </w:t>
            </w:r>
            <w:r>
              <w:rPr>
                <w:sz w:val="24"/>
                <w:lang w:val="en-US"/>
              </w:rPr>
              <w:t>B</w:t>
            </w:r>
            <w:r>
              <w:rPr>
                <w:lang w:val="en-US"/>
              </w:rPr>
              <w:t>AROJA</w:t>
            </w:r>
            <w:r>
              <w:rPr>
                <w:sz w:val="24"/>
              </w:rPr>
              <w:t>)</w:t>
            </w:r>
          </w:p>
          <w:p>
            <w:pPr>
              <w:pStyle w:val="Normal1"/>
              <w:spacing w:lineRule="auto" w:line="240"/>
              <w:rPr>
                <w:sz w:val="24"/>
              </w:rPr>
            </w:pPr>
            <w:r>
              <w:rPr>
                <w:sz w:val="24"/>
              </w:rPr>
            </w:r>
          </w:p>
        </w:tc>
        <w:tc>
          <w:tcPr>
            <w:tcW w:w="5811" w:type="dxa"/>
            <w:tcBorders/>
          </w:tcPr>
          <w:p>
            <w:pPr>
              <w:pStyle w:val="Normal1"/>
              <w:spacing w:lineRule="auto" w:line="240"/>
              <w:ind w:hanging="425" w:start="810" w:end="0"/>
              <w:rPr>
                <w:sz w:val="24"/>
              </w:rPr>
            </w:pPr>
            <w:r>
              <w:rPr>
                <w:sz w:val="24"/>
              </w:rPr>
              <w:t>Однажды зимним вечером... (ко мне) вошла какая-то сеньо</w:t>
              <w:softHyphen/>
              <w:t>ра... Сеньора желала погово</w:t>
              <w:softHyphen/>
              <w:t>рить со мной. Я предложил ей сесть... Дама села в тени...</w:t>
            </w:r>
          </w:p>
          <w:p>
            <w:pPr>
              <w:pStyle w:val="Normal1"/>
              <w:spacing w:lineRule="auto" w:line="240"/>
              <w:rPr>
                <w:sz w:val="24"/>
              </w:rPr>
            </w:pPr>
            <w:r>
              <w:rPr>
                <w:sz w:val="24"/>
              </w:rPr>
            </w:r>
          </w:p>
        </w:tc>
      </w:tr>
    </w:tbl>
    <w:p>
      <w:pPr>
        <w:pStyle w:val="Normal1"/>
        <w:spacing w:lineRule="auto" w:line="240"/>
        <w:ind w:firstLine="284" w:start="80" w:end="0"/>
        <w:rPr/>
      </w:pPr>
      <w:r>
        <w:rPr/>
        <w:t>в) если упоминание о лицах и предметах конкретизируется ситу</w:t>
        <w:softHyphen/>
        <w:t>ацией (обычно это случается в разговорной речи). Приведем для примера отрывок из диалога героев романа Переса Гальдоса «До</w:t>
        <w:softHyphen/>
        <w:t>нья Перфекта»:</w:t>
      </w:r>
    </w:p>
    <w:tbl>
      <w:tblPr>
        <w:tblW w:w="10773" w:type="dxa"/>
        <w:jc w:val="start"/>
        <w:tblInd w:w="40" w:type="dxa"/>
        <w:tblLayout w:type="fixed"/>
        <w:tblCellMar>
          <w:top w:w="0" w:type="dxa"/>
          <w:start w:w="40" w:type="dxa"/>
          <w:bottom w:w="0" w:type="dxa"/>
          <w:end w:w="40" w:type="dxa"/>
        </w:tblCellMar>
      </w:tblPr>
      <w:tblGrid>
        <w:gridCol w:w="4962"/>
        <w:gridCol w:w="5811"/>
      </w:tblGrid>
      <w:tr>
        <w:trPr>
          <w:trHeight w:val="885" w:hRule="atLeast"/>
        </w:trPr>
        <w:tc>
          <w:tcPr>
            <w:tcW w:w="4962" w:type="dxa"/>
            <w:tcBorders/>
          </w:tcPr>
          <w:p>
            <w:pPr>
              <w:pStyle w:val="Normal1"/>
              <w:spacing w:lineRule="auto" w:line="240"/>
              <w:ind w:firstLine="40" w:start="244" w:end="386"/>
              <w:rPr/>
            </w:pPr>
            <w:r>
              <w:rPr>
                <w:sz w:val="24"/>
                <w:lang w:val="en-US"/>
              </w:rPr>
              <w:t xml:space="preserve">— </w:t>
            </w:r>
            <w:r>
              <w:rPr>
                <w:sz w:val="24"/>
                <w:lang w:val="en-US"/>
              </w:rPr>
              <w:t xml:space="preserve">¿Es usted </w:t>
            </w:r>
            <w:r>
              <w:rPr>
                <w:i/>
                <w:sz w:val="24"/>
                <w:lang w:val="en-US"/>
              </w:rPr>
              <w:t>el senor</w:t>
            </w:r>
            <w:r>
              <w:rPr>
                <w:sz w:val="24"/>
                <w:lang w:val="en-US"/>
              </w:rPr>
              <w:t xml:space="preserve"> don José de Rey? — preguntó (Pedro Lucas) echando mano </w:t>
            </w:r>
            <w:r>
              <w:rPr>
                <w:i/>
                <w:sz w:val="24"/>
                <w:lang w:val="en-US"/>
              </w:rPr>
              <w:t>al</w:t>
            </w:r>
            <w:r>
              <w:rPr>
                <w:sz w:val="24"/>
                <w:lang w:val="en-US"/>
              </w:rPr>
              <w:t xml:space="preserve"> </w:t>
            </w:r>
            <w:r>
              <w:rPr>
                <w:i/>
                <w:sz w:val="24"/>
                <w:lang w:val="en-US"/>
              </w:rPr>
              <w:t>sombrero</w:t>
            </w:r>
            <w:r>
              <w:rPr>
                <w:sz w:val="24"/>
                <w:lang w:val="en-US"/>
              </w:rPr>
              <w:t>.</w:t>
            </w:r>
          </w:p>
          <w:p>
            <w:pPr>
              <w:pStyle w:val="Normal1"/>
              <w:ind w:firstLine="284" w:end="0"/>
              <w:rPr>
                <w:sz w:val="24"/>
                <w:lang w:val="en-US"/>
              </w:rPr>
            </w:pPr>
            <w:r>
              <w:rPr>
                <w:sz w:val="24"/>
                <w:lang w:val="en-US"/>
              </w:rPr>
            </w:r>
          </w:p>
        </w:tc>
        <w:tc>
          <w:tcPr>
            <w:tcW w:w="5811" w:type="dxa"/>
            <w:tcBorders/>
          </w:tcPr>
          <w:p>
            <w:pPr>
              <w:pStyle w:val="Normal1"/>
              <w:spacing w:lineRule="auto" w:line="240"/>
              <w:ind w:firstLine="41" w:start="243" w:end="0"/>
              <w:rPr>
                <w:sz w:val="24"/>
              </w:rPr>
            </w:pPr>
            <w:r>
              <w:rPr>
                <w:sz w:val="24"/>
              </w:rPr>
              <w:t xml:space="preserve">— </w:t>
            </w:r>
            <w:r>
              <w:rPr>
                <w:sz w:val="24"/>
              </w:rPr>
              <w:t>Вы сеньор дон Хосе де Рей? — спросил (Педро Лукас), поднимая руку к шляпе.</w:t>
            </w:r>
          </w:p>
          <w:p>
            <w:pPr>
              <w:pStyle w:val="Normal1"/>
              <w:ind w:firstLine="284" w:end="0"/>
              <w:rPr>
                <w:sz w:val="24"/>
              </w:rPr>
            </w:pPr>
            <w:r>
              <w:rPr>
                <w:sz w:val="24"/>
              </w:rPr>
            </w:r>
          </w:p>
        </w:tc>
      </w:tr>
      <w:tr>
        <w:trPr>
          <w:trHeight w:val="750" w:hRule="atLeast"/>
        </w:trPr>
        <w:tc>
          <w:tcPr>
            <w:tcW w:w="4962" w:type="dxa"/>
            <w:tcBorders/>
          </w:tcPr>
          <w:p>
            <w:pPr>
              <w:pStyle w:val="Normal1"/>
              <w:spacing w:lineRule="auto" w:line="240"/>
              <w:ind w:firstLine="40" w:start="244" w:end="0"/>
              <w:rPr/>
            </w:pPr>
            <w:r>
              <w:rPr>
                <w:sz w:val="24"/>
                <w:lang w:val="en-US"/>
              </w:rPr>
              <w:t xml:space="preserve">— </w:t>
            </w:r>
            <w:r>
              <w:rPr>
                <w:sz w:val="24"/>
                <w:lang w:val="en-US"/>
              </w:rPr>
              <w:t xml:space="preserve">Sí, </w:t>
            </w:r>
            <w:r>
              <w:rPr>
                <w:sz w:val="24"/>
              </w:rPr>
              <w:t>у</w:t>
            </w:r>
            <w:r>
              <w:rPr>
                <w:sz w:val="24"/>
                <w:lang w:val="en-US"/>
              </w:rPr>
              <w:t xml:space="preserve"> usted — repuso </w:t>
            </w:r>
            <w:r>
              <w:rPr>
                <w:i/>
                <w:sz w:val="24"/>
                <w:lang w:val="en-US"/>
              </w:rPr>
              <w:t>el</w:t>
            </w:r>
            <w:r>
              <w:rPr>
                <w:sz w:val="24"/>
                <w:lang w:val="en-US"/>
              </w:rPr>
              <w:t xml:space="preserve"> </w:t>
            </w:r>
            <w:r>
              <w:rPr>
                <w:i/>
                <w:sz w:val="24"/>
                <w:lang w:val="en-US"/>
              </w:rPr>
              <w:t>caballero</w:t>
            </w:r>
            <w:r>
              <w:rPr>
                <w:sz w:val="24"/>
                <w:lang w:val="en-US"/>
              </w:rPr>
              <w:t xml:space="preserve"> con alegría —, será </w:t>
            </w:r>
            <w:r>
              <w:rPr>
                <w:i/>
                <w:sz w:val="24"/>
                <w:lang w:val="en-US"/>
              </w:rPr>
              <w:t>el criado</w:t>
            </w:r>
            <w:r>
              <w:rPr>
                <w:sz w:val="24"/>
                <w:lang w:val="en-US"/>
              </w:rPr>
              <w:t xml:space="preserve"> de doña Perfecta...</w:t>
            </w:r>
          </w:p>
          <w:p>
            <w:pPr>
              <w:pStyle w:val="Normal1"/>
              <w:ind w:firstLine="284" w:end="0"/>
              <w:rPr>
                <w:sz w:val="24"/>
                <w:lang w:val="en-US"/>
              </w:rPr>
            </w:pPr>
            <w:r>
              <w:rPr>
                <w:sz w:val="24"/>
                <w:lang w:val="en-US"/>
              </w:rPr>
            </w:r>
          </w:p>
        </w:tc>
        <w:tc>
          <w:tcPr>
            <w:tcW w:w="5811" w:type="dxa"/>
            <w:tcBorders/>
          </w:tcPr>
          <w:p>
            <w:pPr>
              <w:pStyle w:val="Normal1"/>
              <w:spacing w:lineRule="auto" w:line="240"/>
              <w:ind w:firstLine="41" w:start="243" w:end="0"/>
              <w:rPr>
                <w:sz w:val="24"/>
              </w:rPr>
            </w:pPr>
            <w:r>
              <w:rPr>
                <w:sz w:val="24"/>
              </w:rPr>
              <w:t xml:space="preserve">— </w:t>
            </w:r>
            <w:r>
              <w:rPr>
                <w:sz w:val="24"/>
              </w:rPr>
              <w:t>Да, а вы, — радостно отозвал</w:t>
              <w:softHyphen/>
              <w:t>ся господин, — слуга Доньи Перфекты?...</w:t>
            </w:r>
          </w:p>
          <w:p>
            <w:pPr>
              <w:pStyle w:val="Normal1"/>
              <w:ind w:firstLine="284" w:end="0"/>
              <w:rPr>
                <w:sz w:val="24"/>
              </w:rPr>
            </w:pPr>
            <w:r>
              <w:rPr>
                <w:sz w:val="24"/>
              </w:rPr>
            </w:r>
          </w:p>
        </w:tc>
      </w:tr>
      <w:tr>
        <w:trPr>
          <w:trHeight w:val="1005" w:hRule="atLeast"/>
        </w:trPr>
        <w:tc>
          <w:tcPr>
            <w:tcW w:w="4962" w:type="dxa"/>
            <w:tcBorders/>
          </w:tcPr>
          <w:p>
            <w:pPr>
              <w:pStyle w:val="Normal1"/>
              <w:spacing w:lineRule="auto" w:line="240"/>
              <w:ind w:firstLine="40" w:start="244" w:end="0"/>
              <w:rPr/>
            </w:pPr>
            <w:r>
              <w:rPr>
                <w:sz w:val="24"/>
                <w:lang w:val="en-US"/>
              </w:rPr>
              <w:t xml:space="preserve">— </w:t>
            </w:r>
            <w:r>
              <w:rPr>
                <w:sz w:val="24"/>
                <w:lang w:val="en-US"/>
              </w:rPr>
              <w:t xml:space="preserve">El mismo. Cuando usted guste marchar... </w:t>
            </w:r>
            <w:r>
              <w:rPr>
                <w:i/>
                <w:sz w:val="24"/>
                <w:lang w:val="en-US"/>
              </w:rPr>
              <w:t>La</w:t>
            </w:r>
            <w:r>
              <w:rPr>
                <w:sz w:val="24"/>
                <w:lang w:val="en-US"/>
              </w:rPr>
              <w:t xml:space="preserve"> </w:t>
            </w:r>
            <w:r>
              <w:rPr>
                <w:i/>
                <w:sz w:val="24"/>
                <w:lang w:val="en-US"/>
              </w:rPr>
              <w:t>jaca</w:t>
            </w:r>
            <w:r>
              <w:rPr>
                <w:sz w:val="24"/>
                <w:lang w:val="en-US"/>
              </w:rPr>
              <w:t xml:space="preserve"> corre como el viento... ¿En dónde está </w:t>
            </w:r>
            <w:r>
              <w:rPr>
                <w:i/>
                <w:sz w:val="24"/>
                <w:lang w:val="en-US"/>
              </w:rPr>
              <w:t>el</w:t>
            </w:r>
            <w:r>
              <w:rPr>
                <w:sz w:val="24"/>
                <w:lang w:val="en-US"/>
              </w:rPr>
              <w:t xml:space="preserve"> </w:t>
            </w:r>
            <w:r>
              <w:rPr>
                <w:i/>
                <w:sz w:val="24"/>
                <w:lang w:val="en-US"/>
              </w:rPr>
              <w:t>equipaje del señorito?</w:t>
            </w:r>
          </w:p>
          <w:p>
            <w:pPr>
              <w:pStyle w:val="Normal1"/>
              <w:ind w:firstLine="284" w:end="0"/>
              <w:rPr>
                <w:i/>
                <w:i/>
                <w:sz w:val="24"/>
                <w:lang w:val="en-US"/>
              </w:rPr>
            </w:pPr>
            <w:r>
              <w:rPr>
                <w:i/>
                <w:sz w:val="24"/>
                <w:lang w:val="en-US"/>
              </w:rPr>
            </w:r>
          </w:p>
        </w:tc>
        <w:tc>
          <w:tcPr>
            <w:tcW w:w="5811" w:type="dxa"/>
            <w:tcBorders/>
          </w:tcPr>
          <w:p>
            <w:pPr>
              <w:pStyle w:val="Normal1"/>
              <w:spacing w:lineRule="auto" w:line="240"/>
              <w:ind w:firstLine="41" w:start="243" w:end="0"/>
              <w:rPr>
                <w:sz w:val="24"/>
              </w:rPr>
            </w:pPr>
            <w:r>
              <w:rPr>
                <w:sz w:val="24"/>
              </w:rPr>
              <w:t xml:space="preserve">— </w:t>
            </w:r>
            <w:r>
              <w:rPr>
                <w:sz w:val="24"/>
              </w:rPr>
              <w:t>Он самый. Если вам угодно отправиться... лошадка слов</w:t>
              <w:softHyphen/>
              <w:t>но ветер несется... Где багаж молодого хозяина?</w:t>
            </w:r>
          </w:p>
          <w:p>
            <w:pPr>
              <w:pStyle w:val="Normal1"/>
              <w:ind w:firstLine="284" w:end="0"/>
              <w:rPr>
                <w:sz w:val="24"/>
              </w:rPr>
            </w:pPr>
            <w:r>
              <w:rPr>
                <w:sz w:val="24"/>
              </w:rPr>
            </w:r>
          </w:p>
        </w:tc>
      </w:tr>
      <w:tr>
        <w:trPr>
          <w:trHeight w:val="307" w:hRule="atLeast"/>
        </w:trPr>
        <w:tc>
          <w:tcPr>
            <w:tcW w:w="4962" w:type="dxa"/>
            <w:tcBorders/>
          </w:tcPr>
          <w:p>
            <w:pPr>
              <w:pStyle w:val="Normal1"/>
              <w:spacing w:lineRule="auto" w:line="240"/>
              <w:ind w:firstLine="40" w:start="244" w:end="0"/>
              <w:rPr>
                <w:i/>
                <w:i/>
                <w:sz w:val="24"/>
              </w:rPr>
            </w:pPr>
            <w:r>
              <w:rPr>
                <w:sz w:val="24"/>
                <w:lang w:val="en-US"/>
              </w:rPr>
              <w:t xml:space="preserve">— </w:t>
            </w:r>
            <w:r>
              <w:rPr>
                <w:sz w:val="24"/>
                <w:lang w:val="en-US"/>
              </w:rPr>
              <w:t xml:space="preserve">Allí bajo </w:t>
            </w:r>
            <w:r>
              <w:rPr>
                <w:i/>
                <w:sz w:val="24"/>
                <w:lang w:val="en-US"/>
              </w:rPr>
              <w:t>el reloj</w:t>
            </w:r>
            <w:r>
              <w:rPr>
                <w:sz w:val="24"/>
                <w:lang w:val="en-US"/>
              </w:rPr>
              <w:t xml:space="preserve"> lo veo. Son tres bultos. Tome usted </w:t>
            </w:r>
            <w:r>
              <w:rPr>
                <w:i/>
                <w:sz w:val="24"/>
                <w:lang w:val="en-US"/>
              </w:rPr>
              <w:t xml:space="preserve">el talón.  </w:t>
            </w:r>
          </w:p>
          <w:p>
            <w:pPr>
              <w:pStyle w:val="Normal1"/>
              <w:spacing w:lineRule="auto" w:line="240"/>
              <w:ind w:firstLine="40" w:start="244" w:end="0"/>
              <w:rPr/>
            </w:pPr>
            <w:r>
              <w:rPr>
                <w:iCs/>
                <w:sz w:val="24"/>
              </w:rPr>
              <w:t>(</w:t>
            </w:r>
            <w:r>
              <w:rPr>
                <w:iCs/>
                <w:sz w:val="24"/>
                <w:lang w:val="en-US"/>
              </w:rPr>
              <w:t>P</w:t>
            </w:r>
            <w:r>
              <w:rPr>
                <w:iCs/>
                <w:lang w:val="en-US"/>
              </w:rPr>
              <w:t>ÉREZ</w:t>
            </w:r>
            <w:r>
              <w:rPr>
                <w:iCs/>
                <w:sz w:val="24"/>
                <w:lang w:val="en-US"/>
              </w:rPr>
              <w:t xml:space="preserve"> G</w:t>
            </w:r>
            <w:r>
              <w:rPr>
                <w:iCs/>
                <w:lang w:val="en-US"/>
              </w:rPr>
              <w:t>ALDÓS</w:t>
            </w:r>
            <w:r>
              <w:rPr>
                <w:iCs/>
                <w:sz w:val="24"/>
                <w:lang w:val="en-US"/>
              </w:rPr>
              <w:t>)</w:t>
            </w:r>
          </w:p>
          <w:p>
            <w:pPr>
              <w:pStyle w:val="Normal1"/>
              <w:ind w:firstLine="284" w:end="0"/>
              <w:rPr>
                <w:iCs/>
                <w:sz w:val="24"/>
                <w:lang w:val="en-US"/>
              </w:rPr>
            </w:pPr>
            <w:r>
              <w:rPr>
                <w:iCs/>
                <w:sz w:val="24"/>
                <w:lang w:val="en-US"/>
              </w:rPr>
            </w:r>
          </w:p>
        </w:tc>
        <w:tc>
          <w:tcPr>
            <w:tcW w:w="5811" w:type="dxa"/>
            <w:tcBorders/>
          </w:tcPr>
          <w:p>
            <w:pPr>
              <w:pStyle w:val="Normal1"/>
              <w:spacing w:lineRule="auto" w:line="240"/>
              <w:ind w:firstLine="41" w:start="243" w:end="0"/>
              <w:rPr>
                <w:sz w:val="24"/>
              </w:rPr>
            </w:pPr>
            <w:r>
              <w:rPr>
                <w:sz w:val="24"/>
              </w:rPr>
              <w:t xml:space="preserve">— </w:t>
            </w:r>
            <w:r>
              <w:rPr>
                <w:sz w:val="24"/>
              </w:rPr>
              <w:t>Я вижу его там, под часами. Три чемодана. Возьмите, пожалуйста, квитанцию.</w:t>
            </w:r>
          </w:p>
          <w:p>
            <w:pPr>
              <w:pStyle w:val="Normal1"/>
              <w:ind w:firstLine="284" w:end="0"/>
              <w:rPr>
                <w:sz w:val="24"/>
              </w:rPr>
            </w:pPr>
            <w:r>
              <w:rPr>
                <w:sz w:val="24"/>
              </w:rPr>
            </w:r>
          </w:p>
        </w:tc>
      </w:tr>
    </w:tbl>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г) если существительные, называющие лица, предметы и т.п. до</w:t>
        <w:softHyphen/>
        <w:t>статочно полно конкретизированы и определены контекстом:</w:t>
      </w:r>
    </w:p>
    <w:tbl>
      <w:tblPr>
        <w:tblW w:w="10773" w:type="dxa"/>
        <w:jc w:val="start"/>
        <w:tblInd w:w="40" w:type="dxa"/>
        <w:tblLayout w:type="fixed"/>
        <w:tblCellMar>
          <w:top w:w="0" w:type="dxa"/>
          <w:start w:w="40" w:type="dxa"/>
          <w:bottom w:w="0" w:type="dxa"/>
          <w:end w:w="40" w:type="dxa"/>
        </w:tblCellMar>
      </w:tblPr>
      <w:tblGrid>
        <w:gridCol w:w="4962"/>
        <w:gridCol w:w="5811"/>
      </w:tblGrid>
      <w:tr>
        <w:trPr>
          <w:trHeight w:val="4253" w:hRule="atLeast"/>
        </w:trPr>
        <w:tc>
          <w:tcPr>
            <w:tcW w:w="4962" w:type="dxa"/>
            <w:tcBorders/>
          </w:tcPr>
          <w:p>
            <w:pPr>
              <w:pStyle w:val="Normal1"/>
              <w:snapToGrid w:val="false"/>
              <w:spacing w:lineRule="auto" w:line="240"/>
              <w:ind w:start="244" w:end="0"/>
              <w:rPr>
                <w:sz w:val="24"/>
              </w:rPr>
            </w:pPr>
            <w:r>
              <w:rPr>
                <w:sz w:val="24"/>
              </w:rPr>
            </w:r>
          </w:p>
          <w:p>
            <w:pPr>
              <w:pStyle w:val="Normal1"/>
              <w:spacing w:lineRule="auto" w:line="240"/>
              <w:ind w:hanging="283" w:start="527" w:end="0"/>
              <w:rPr/>
            </w:pPr>
            <w:r>
              <w:rPr>
                <w:sz w:val="24"/>
                <w:lang w:val="en-US"/>
              </w:rPr>
              <w:t xml:space="preserve">Fue con tal objeto a </w:t>
            </w:r>
            <w:r>
              <w:rPr>
                <w:i/>
                <w:sz w:val="24"/>
                <w:lang w:val="en-US"/>
              </w:rPr>
              <w:t>la redacción</w:t>
            </w:r>
            <w:r>
              <w:rPr>
                <w:sz w:val="24"/>
                <w:lang w:val="en-US"/>
              </w:rPr>
              <w:t xml:space="preserve"> de un periódico... llamado "El Popular"... </w:t>
            </w:r>
            <w:r>
              <w:rPr>
                <w:i/>
                <w:sz w:val="24"/>
                <w:lang w:val="en-US"/>
              </w:rPr>
              <w:t>La</w:t>
            </w:r>
            <w:r>
              <w:rPr>
                <w:sz w:val="24"/>
                <w:lang w:val="en-US"/>
              </w:rPr>
              <w:t xml:space="preserve"> </w:t>
            </w:r>
            <w:r>
              <w:rPr>
                <w:i/>
                <w:sz w:val="24"/>
                <w:lang w:val="en-US"/>
              </w:rPr>
              <w:t>redacción</w:t>
            </w:r>
            <w:r>
              <w:rPr>
                <w:sz w:val="24"/>
                <w:lang w:val="en-US"/>
              </w:rPr>
              <w:t xml:space="preserve"> estaba en </w:t>
            </w:r>
            <w:r>
              <w:rPr>
                <w:i/>
                <w:sz w:val="24"/>
                <w:lang w:val="en-US"/>
              </w:rPr>
              <w:t>la</w:t>
            </w:r>
            <w:r>
              <w:rPr>
                <w:sz w:val="24"/>
                <w:lang w:val="en-US"/>
              </w:rPr>
              <w:t xml:space="preserve"> </w:t>
            </w:r>
            <w:r>
              <w:rPr>
                <w:i/>
                <w:sz w:val="24"/>
                <w:lang w:val="en-US"/>
              </w:rPr>
              <w:t>misma</w:t>
            </w:r>
            <w:r>
              <w:rPr>
                <w:sz w:val="24"/>
                <w:lang w:val="en-US"/>
              </w:rPr>
              <w:t xml:space="preserve"> </w:t>
            </w:r>
            <w:r>
              <w:rPr>
                <w:i/>
                <w:sz w:val="24"/>
                <w:lang w:val="en-US"/>
              </w:rPr>
              <w:t>casa</w:t>
            </w:r>
            <w:r>
              <w:rPr>
                <w:sz w:val="24"/>
                <w:lang w:val="en-US"/>
              </w:rPr>
              <w:t xml:space="preserve"> del director... </w:t>
            </w:r>
            <w:r>
              <w:rPr>
                <w:i/>
                <w:sz w:val="24"/>
                <w:lang w:val="en-US"/>
              </w:rPr>
              <w:t>El director</w:t>
            </w:r>
            <w:r>
              <w:rPr>
                <w:sz w:val="24"/>
                <w:lang w:val="en-US"/>
              </w:rPr>
              <w:t xml:space="preserve"> tenía </w:t>
            </w:r>
            <w:r>
              <w:rPr>
                <w:i/>
                <w:sz w:val="24"/>
                <w:lang w:val="en-US"/>
              </w:rPr>
              <w:t>las oficinas</w:t>
            </w:r>
            <w:r>
              <w:rPr>
                <w:sz w:val="24"/>
                <w:lang w:val="en-US"/>
              </w:rPr>
              <w:t xml:space="preserve"> en su misma casa en un tercer piso. Mientras trabajaban </w:t>
            </w:r>
            <w:r>
              <w:rPr>
                <w:i/>
                <w:sz w:val="24"/>
                <w:lang w:val="en-US"/>
              </w:rPr>
              <w:t>los redactores</w:t>
            </w:r>
            <w:r>
              <w:rPr>
                <w:sz w:val="24"/>
                <w:lang w:val="en-US"/>
              </w:rPr>
              <w:t xml:space="preserve">, más con </w:t>
            </w:r>
            <w:r>
              <w:rPr>
                <w:i/>
                <w:sz w:val="24"/>
                <w:lang w:val="en-US"/>
              </w:rPr>
              <w:t>las tijeras</w:t>
            </w:r>
            <w:r>
              <w:rPr>
                <w:sz w:val="24"/>
                <w:lang w:val="en-US"/>
              </w:rPr>
              <w:t xml:space="preserve"> que con </w:t>
            </w:r>
            <w:r>
              <w:rPr>
                <w:i/>
                <w:sz w:val="24"/>
                <w:lang w:val="en-US"/>
              </w:rPr>
              <w:t>la pluma</w:t>
            </w:r>
            <w:r>
              <w:rPr>
                <w:sz w:val="24"/>
                <w:lang w:val="en-US"/>
              </w:rPr>
              <w:t xml:space="preserve">, entraba </w:t>
            </w:r>
            <w:r>
              <w:rPr>
                <w:sz w:val="24"/>
              </w:rPr>
              <w:t>у</w:t>
            </w:r>
            <w:r>
              <w:rPr>
                <w:sz w:val="24"/>
                <w:lang w:val="en-US"/>
              </w:rPr>
              <w:t xml:space="preserve"> salía </w:t>
            </w:r>
            <w:r>
              <w:rPr>
                <w:i/>
                <w:sz w:val="24"/>
                <w:lang w:val="en-US"/>
              </w:rPr>
              <w:t>la criada</w:t>
            </w:r>
            <w:r>
              <w:rPr>
                <w:sz w:val="24"/>
                <w:lang w:val="en-US"/>
              </w:rPr>
              <w:t xml:space="preserve">, pasaba </w:t>
            </w:r>
            <w:r>
              <w:rPr>
                <w:i/>
                <w:sz w:val="24"/>
                <w:lang w:val="en-US"/>
              </w:rPr>
              <w:t xml:space="preserve">el carbonero </w:t>
            </w:r>
            <w:r>
              <w:rPr>
                <w:i/>
                <w:sz w:val="24"/>
              </w:rPr>
              <w:t>у</w:t>
            </w:r>
            <w:r>
              <w:rPr>
                <w:i/>
                <w:sz w:val="24"/>
                <w:lang w:val="en-US"/>
              </w:rPr>
              <w:t xml:space="preserve"> el dependiente de ultramarinos</w:t>
            </w:r>
            <w:r>
              <w:rPr>
                <w:sz w:val="24"/>
                <w:lang w:val="en-US"/>
              </w:rPr>
              <w:t xml:space="preserve">. Muchas veces había trifulcas entre </w:t>
            </w:r>
            <w:r>
              <w:rPr>
                <w:i/>
                <w:sz w:val="24"/>
                <w:lang w:val="en-US"/>
              </w:rPr>
              <w:t>el tendero</w:t>
            </w:r>
            <w:r>
              <w:rPr>
                <w:sz w:val="24"/>
                <w:lang w:val="en-US"/>
              </w:rPr>
              <w:t xml:space="preserve"> </w:t>
            </w:r>
            <w:r>
              <w:rPr>
                <w:i/>
                <w:sz w:val="24"/>
              </w:rPr>
              <w:t>у</w:t>
            </w:r>
            <w:r>
              <w:rPr>
                <w:i/>
                <w:sz w:val="24"/>
                <w:lang w:val="en-US"/>
              </w:rPr>
              <w:t xml:space="preserve"> la  mujer del director</w:t>
            </w:r>
            <w:r>
              <w:rPr>
                <w:sz w:val="24"/>
                <w:lang w:val="en-US"/>
              </w:rPr>
              <w:t xml:space="preserve">, porque sin duda en </w:t>
            </w:r>
            <w:r>
              <w:rPr>
                <w:i/>
                <w:sz w:val="24"/>
                <w:lang w:val="en-US"/>
              </w:rPr>
              <w:t>la casa las cuentas</w:t>
            </w:r>
            <w:r>
              <w:rPr>
                <w:sz w:val="24"/>
                <w:lang w:val="en-US"/>
              </w:rPr>
              <w:t xml:space="preserve"> </w:t>
            </w:r>
            <w:r>
              <w:rPr>
                <w:i/>
                <w:sz w:val="24"/>
                <w:lang w:val="en-US"/>
              </w:rPr>
              <w:t>se</w:t>
            </w:r>
            <w:r>
              <w:rPr>
                <w:sz w:val="24"/>
                <w:lang w:val="en-US"/>
              </w:rPr>
              <w:t xml:space="preserve">  pagaban tarde o no se pagaban.</w:t>
            </w:r>
          </w:p>
          <w:p>
            <w:pPr>
              <w:pStyle w:val="Normal1"/>
              <w:ind w:firstLine="283" w:start="244" w:end="0"/>
              <w:rPr/>
            </w:pPr>
            <w:r>
              <w:rPr>
                <w:sz w:val="24"/>
              </w:rPr>
              <w:t>(</w:t>
            </w:r>
            <w:r>
              <w:rPr>
                <w:sz w:val="24"/>
                <w:lang w:val="en-US"/>
              </w:rPr>
              <w:t>P</w:t>
            </w:r>
            <w:r>
              <w:rPr/>
              <w:t>Í</w:t>
            </w:r>
            <w:r>
              <w:rPr>
                <w:lang w:val="en-US"/>
              </w:rPr>
              <w:t>O</w:t>
            </w:r>
            <w:r>
              <w:rPr/>
              <w:t xml:space="preserve"> </w:t>
            </w:r>
            <w:r>
              <w:rPr>
                <w:sz w:val="24"/>
                <w:lang w:val="en-US"/>
              </w:rPr>
              <w:t>B</w:t>
            </w:r>
            <w:r>
              <w:rPr>
                <w:lang w:val="en-US"/>
              </w:rPr>
              <w:t>AROJA</w:t>
            </w:r>
            <w:r>
              <w:rPr>
                <w:sz w:val="24"/>
              </w:rPr>
              <w:t>)</w:t>
            </w:r>
          </w:p>
        </w:tc>
        <w:tc>
          <w:tcPr>
            <w:tcW w:w="5811" w:type="dxa"/>
            <w:tcBorders/>
          </w:tcPr>
          <w:p>
            <w:pPr>
              <w:pStyle w:val="Normal1"/>
              <w:snapToGrid w:val="false"/>
              <w:spacing w:lineRule="auto" w:line="240"/>
              <w:ind w:start="244" w:end="0"/>
              <w:rPr>
                <w:sz w:val="24"/>
              </w:rPr>
            </w:pPr>
            <w:r>
              <w:rPr>
                <w:sz w:val="24"/>
              </w:rPr>
            </w:r>
          </w:p>
          <w:p>
            <w:pPr>
              <w:pStyle w:val="Normal1"/>
              <w:spacing w:lineRule="auto" w:line="240"/>
              <w:ind w:hanging="283" w:start="527" w:end="0"/>
              <w:rPr>
                <w:sz w:val="24"/>
              </w:rPr>
            </w:pPr>
            <w:r>
              <w:rPr>
                <w:sz w:val="24"/>
              </w:rPr>
              <w:t>С этим намерением (Карлос) от</w:t>
              <w:softHyphen/>
              <w:t>правился в редакцию одной газеты, называвшейся «Эль Популар». Редакция помеща</w:t>
              <w:softHyphen/>
              <w:t>лась прямо в доме редактора... Редакция располагалась в комнатах третьего этажа. Пока сотрудники работали, причем больше ножницами,  нежели пером, под носом у них сновала взад и вперед служанка, то и дело появлялись угольщик и продавец из бакалейной лавки, постоянно возникали перепалки между лавочником и женой главного редактора, потому что счета в этом доме, без сомнения, оплачивались с опозданием или не оплачивались вовсе.</w:t>
            </w:r>
          </w:p>
          <w:p>
            <w:pPr>
              <w:pStyle w:val="Normal1"/>
              <w:spacing w:lineRule="auto" w:line="240"/>
              <w:ind w:start="244" w:end="0"/>
              <w:rPr>
                <w:sz w:val="24"/>
              </w:rPr>
            </w:pPr>
            <w:r>
              <w:rPr>
                <w:sz w:val="24"/>
              </w:rPr>
            </w:r>
          </w:p>
          <w:p>
            <w:pPr>
              <w:pStyle w:val="Normal1"/>
              <w:spacing w:lineRule="auto" w:line="240"/>
              <w:ind w:start="244" w:end="0"/>
              <w:rPr>
                <w:sz w:val="24"/>
              </w:rPr>
            </w:pPr>
            <w:r>
              <w:rPr>
                <w:sz w:val="24"/>
              </w:rPr>
            </w:r>
          </w:p>
          <w:p>
            <w:pPr>
              <w:pStyle w:val="Normal1"/>
              <w:spacing w:lineRule="auto" w:line="240"/>
              <w:ind w:start="244" w:end="0"/>
              <w:rPr>
                <w:sz w:val="24"/>
              </w:rPr>
            </w:pPr>
            <w:r>
              <w:rPr>
                <w:sz w:val="24"/>
              </w:rPr>
            </w:r>
          </w:p>
          <w:p>
            <w:pPr>
              <w:pStyle w:val="Normal1"/>
              <w:spacing w:lineRule="auto" w:line="240"/>
              <w:ind w:start="244" w:end="0"/>
              <w:rPr>
                <w:sz w:val="24"/>
              </w:rPr>
            </w:pPr>
            <w:r>
              <w:rPr>
                <w:sz w:val="24"/>
              </w:rPr>
            </w:r>
          </w:p>
          <w:p>
            <w:pPr>
              <w:pStyle w:val="Normal1"/>
              <w:ind w:start="244" w:end="0"/>
              <w:rPr>
                <w:sz w:val="24"/>
              </w:rPr>
            </w:pPr>
            <w:r>
              <w:rPr>
                <w:sz w:val="24"/>
              </w:rPr>
            </w:r>
          </w:p>
        </w:tc>
      </w:tr>
      <w:tr>
        <w:trPr>
          <w:trHeight w:val="825" w:hRule="atLeast"/>
        </w:trPr>
        <w:tc>
          <w:tcPr>
            <w:tcW w:w="10773" w:type="dxa"/>
            <w:gridSpan w:val="2"/>
            <w:tcBorders/>
          </w:tcPr>
          <w:p>
            <w:pPr>
              <w:pStyle w:val="Normal1"/>
              <w:spacing w:lineRule="auto" w:line="240"/>
              <w:ind w:firstLine="284" w:end="0"/>
              <w:rPr>
                <w:sz w:val="24"/>
              </w:rPr>
            </w:pPr>
            <w:r>
              <w:rPr>
                <w:sz w:val="24"/>
              </w:rPr>
              <w:t>(Описание редакции, которое дано в этом отрывке через восприятие одного из героев романа, Карлоса, отчетливо конкретизирует всех лиц и все предметы);</w:t>
            </w:r>
          </w:p>
          <w:p>
            <w:pPr>
              <w:pStyle w:val="Normal1"/>
              <w:spacing w:lineRule="auto" w:line="240"/>
              <w:ind w:firstLine="284" w:end="0"/>
              <w:rPr>
                <w:sz w:val="24"/>
              </w:rPr>
            </w:pPr>
            <w:r>
              <w:rPr>
                <w:sz w:val="24"/>
              </w:rPr>
            </w:r>
          </w:p>
          <w:p>
            <w:pPr>
              <w:pStyle w:val="Normal1"/>
              <w:ind w:firstLine="284" w:end="0"/>
              <w:rPr>
                <w:sz w:val="24"/>
              </w:rPr>
            </w:pPr>
            <w:r>
              <w:rPr>
                <w:sz w:val="24"/>
              </w:rPr>
            </w:r>
          </w:p>
        </w:tc>
      </w:tr>
      <w:tr>
        <w:trPr>
          <w:trHeight w:val="3630" w:hRule="atLeast"/>
        </w:trPr>
        <w:tc>
          <w:tcPr>
            <w:tcW w:w="4962" w:type="dxa"/>
            <w:tcBorders/>
          </w:tcPr>
          <w:p>
            <w:pPr>
              <w:pStyle w:val="Normal1"/>
              <w:spacing w:lineRule="auto" w:line="240"/>
              <w:ind w:hanging="243" w:start="527" w:end="386"/>
              <w:rPr/>
            </w:pPr>
            <w:r>
              <w:rPr>
                <w:sz w:val="24"/>
                <w:lang w:val="en-US"/>
              </w:rPr>
              <w:t xml:space="preserve"> </w:t>
            </w:r>
            <w:r>
              <w:rPr>
                <w:sz w:val="24"/>
                <w:lang w:val="en-US"/>
              </w:rPr>
              <w:t xml:space="preserve">Cuando </w:t>
            </w:r>
            <w:r>
              <w:rPr>
                <w:i/>
                <w:sz w:val="24"/>
                <w:lang w:val="en-US"/>
              </w:rPr>
              <w:t>el tren mixto</w:t>
            </w:r>
            <w:r>
              <w:rPr>
                <w:sz w:val="24"/>
                <w:lang w:val="en-US"/>
              </w:rPr>
              <w:t xml:space="preserve"> </w:t>
            </w:r>
            <w:r>
              <w:rPr>
                <w:i/>
                <w:sz w:val="24"/>
                <w:lang w:val="en-US"/>
              </w:rPr>
              <w:t>descendiente</w:t>
            </w:r>
            <w:r>
              <w:rPr>
                <w:sz w:val="24"/>
                <w:lang w:val="en-US"/>
              </w:rPr>
              <w:t xml:space="preserve"> número 65...se detuvo en </w:t>
            </w:r>
            <w:r>
              <w:rPr>
                <w:i/>
                <w:sz w:val="24"/>
                <w:lang w:val="en-US"/>
              </w:rPr>
              <w:t>la pequeña estación</w:t>
            </w:r>
            <w:r>
              <w:rPr>
                <w:sz w:val="24"/>
                <w:lang w:val="en-US"/>
              </w:rPr>
              <w:t xml:space="preserve"> </w:t>
            </w:r>
            <w:r>
              <w:rPr>
                <w:i/>
                <w:sz w:val="24"/>
                <w:lang w:val="en-US"/>
              </w:rPr>
              <w:t>situada</w:t>
            </w:r>
            <w:r>
              <w:rPr>
                <w:sz w:val="24"/>
                <w:lang w:val="en-US"/>
              </w:rPr>
              <w:t xml:space="preserve"> entre los  kilómetres 171 </w:t>
            </w:r>
            <w:r>
              <w:rPr>
                <w:sz w:val="24"/>
              </w:rPr>
              <w:t>у</w:t>
            </w:r>
            <w:r>
              <w:rPr>
                <w:sz w:val="24"/>
                <w:lang w:val="en-US"/>
              </w:rPr>
              <w:t xml:space="preserve"> 172... </w:t>
            </w:r>
            <w:r>
              <w:rPr>
                <w:i/>
                <w:sz w:val="24"/>
                <w:lang w:val="en-US"/>
              </w:rPr>
              <w:t>los viajeros de segunda  y tersera clase</w:t>
            </w:r>
            <w:r>
              <w:rPr>
                <w:sz w:val="24"/>
                <w:lang w:val="en-US"/>
              </w:rPr>
              <w:t xml:space="preserve"> </w:t>
            </w:r>
            <w:r>
              <w:rPr>
                <w:i/>
                <w:sz w:val="24"/>
                <w:lang w:val="en-US"/>
              </w:rPr>
              <w:t>se</w:t>
            </w:r>
            <w:r>
              <w:rPr>
                <w:sz w:val="24"/>
                <w:lang w:val="en-US"/>
              </w:rPr>
              <w:t xml:space="preserve"> quedaron dunniendo o bostezando dentro de </w:t>
            </w:r>
            <w:r>
              <w:rPr>
                <w:i/>
                <w:sz w:val="24"/>
                <w:lang w:val="en-US"/>
              </w:rPr>
              <w:t>l</w:t>
            </w:r>
            <w:r>
              <w:rPr>
                <w:i/>
                <w:sz w:val="24"/>
              </w:rPr>
              <w:t>о</w:t>
            </w:r>
            <w:r>
              <w:rPr>
                <w:i/>
                <w:sz w:val="24"/>
                <w:lang w:val="en-US"/>
              </w:rPr>
              <w:t>s coches</w:t>
            </w:r>
            <w:r>
              <w:rPr>
                <w:sz w:val="24"/>
                <w:lang w:val="en-US"/>
              </w:rPr>
              <w:t>, porque el</w:t>
            </w:r>
            <w:r>
              <w:rPr>
                <w:i/>
                <w:sz w:val="24"/>
                <w:lang w:val="en-US"/>
              </w:rPr>
              <w:t xml:space="preserve"> frío</w:t>
            </w:r>
            <w:r>
              <w:rPr>
                <w:sz w:val="24"/>
                <w:lang w:val="en-US"/>
              </w:rPr>
              <w:t xml:space="preserve"> </w:t>
            </w:r>
            <w:r>
              <w:rPr>
                <w:i/>
                <w:sz w:val="24"/>
                <w:lang w:val="en-US"/>
              </w:rPr>
              <w:t>penetrante de la madrugada</w:t>
            </w:r>
            <w:r>
              <w:rPr>
                <w:sz w:val="24"/>
                <w:lang w:val="en-US"/>
              </w:rPr>
              <w:t xml:space="preserve"> no convidaba a pa sear por </w:t>
            </w:r>
            <w:r>
              <w:rPr>
                <w:i/>
                <w:sz w:val="24"/>
                <w:lang w:val="en-US"/>
              </w:rPr>
              <w:t>el desamparado</w:t>
            </w:r>
            <w:r>
              <w:rPr>
                <w:sz w:val="24"/>
                <w:lang w:val="en-US"/>
              </w:rPr>
              <w:t xml:space="preserve"> </w:t>
            </w:r>
            <w:r>
              <w:rPr>
                <w:i/>
                <w:sz w:val="24"/>
                <w:lang w:val="en-US"/>
              </w:rPr>
              <w:t>andén.</w:t>
            </w:r>
            <w:r>
              <w:rPr>
                <w:sz w:val="24"/>
                <w:lang w:val="en-US"/>
              </w:rPr>
              <w:t xml:space="preserve"> </w:t>
            </w:r>
          </w:p>
          <w:p>
            <w:pPr>
              <w:pStyle w:val="Normal1"/>
              <w:spacing w:lineRule="auto" w:line="240"/>
              <w:ind w:hanging="243" w:start="527" w:end="0"/>
              <w:rPr/>
            </w:pPr>
            <w:r>
              <w:rPr>
                <w:sz w:val="24"/>
                <w:lang w:val="en-US"/>
              </w:rPr>
              <w:t xml:space="preserve">   </w:t>
            </w:r>
            <w:r>
              <w:rPr>
                <w:sz w:val="24"/>
              </w:rPr>
              <w:t>(</w:t>
            </w:r>
            <w:r>
              <w:rPr>
                <w:sz w:val="24"/>
                <w:lang w:val="en-US"/>
              </w:rPr>
              <w:t>P</w:t>
            </w:r>
            <w:r>
              <w:rPr/>
              <w:t>É</w:t>
            </w:r>
            <w:r>
              <w:rPr>
                <w:lang w:val="en-US"/>
              </w:rPr>
              <w:t>REZ</w:t>
            </w:r>
            <w:r>
              <w:rPr/>
              <w:t xml:space="preserve"> </w:t>
            </w:r>
            <w:r>
              <w:rPr>
                <w:sz w:val="24"/>
                <w:lang w:val="en-US"/>
              </w:rPr>
              <w:t>G</w:t>
            </w:r>
            <w:r>
              <w:rPr>
                <w:lang w:val="en-US"/>
              </w:rPr>
              <w:t>ALD</w:t>
            </w:r>
            <w:r>
              <w:rPr/>
              <w:t>Ó</w:t>
            </w:r>
            <w:r>
              <w:rPr>
                <w:lang w:val="en-US"/>
              </w:rPr>
              <w:t>S</w:t>
            </w:r>
            <w:r>
              <w:rPr>
                <w:sz w:val="24"/>
              </w:rPr>
              <w:t xml:space="preserve"> ) </w:t>
            </w:r>
          </w:p>
          <w:p>
            <w:pPr>
              <w:pStyle w:val="Normal1"/>
              <w:spacing w:lineRule="auto" w:line="240"/>
              <w:ind w:hanging="243" w:start="527" w:end="0"/>
              <w:rPr>
                <w:sz w:val="24"/>
              </w:rPr>
            </w:pPr>
            <w:r>
              <w:rPr>
                <w:sz w:val="24"/>
              </w:rPr>
            </w:r>
          </w:p>
          <w:p>
            <w:pPr>
              <w:pStyle w:val="Normal1"/>
              <w:spacing w:lineRule="auto" w:line="240"/>
              <w:ind w:hanging="243" w:start="527" w:end="0"/>
              <w:rPr>
                <w:sz w:val="24"/>
              </w:rPr>
            </w:pPr>
            <w:r>
              <w:rPr>
                <w:sz w:val="24"/>
              </w:rPr>
            </w:r>
          </w:p>
          <w:p>
            <w:pPr>
              <w:pStyle w:val="Normal1"/>
              <w:ind w:hanging="243" w:start="527" w:end="0"/>
              <w:rPr>
                <w:sz w:val="24"/>
              </w:rPr>
            </w:pPr>
            <w:r>
              <w:rPr>
                <w:sz w:val="24"/>
              </w:rPr>
            </w:r>
          </w:p>
        </w:tc>
        <w:tc>
          <w:tcPr>
            <w:tcW w:w="5811" w:type="dxa"/>
            <w:tcBorders/>
          </w:tcPr>
          <w:p>
            <w:pPr>
              <w:pStyle w:val="Normal1"/>
              <w:spacing w:lineRule="auto" w:line="240"/>
              <w:ind w:hanging="243" w:start="527" w:end="385"/>
              <w:rPr>
                <w:sz w:val="24"/>
              </w:rPr>
            </w:pPr>
            <w:r>
              <w:rPr>
                <w:sz w:val="24"/>
              </w:rPr>
              <w:t>Когда товарно-пассажирский по</w:t>
              <w:softHyphen/>
              <w:t>езд номер 65, идущий к морю, остановился на небольшой станции между 171 и 172 ки</w:t>
              <w:softHyphen/>
              <w:t>лометрами, пассажиры второго и третьего класса продол</w:t>
              <w:softHyphen/>
              <w:t>жали спать или дремать в своих вагонах, потому что пронизывающий утренний холод не располагал к прогул</w:t>
              <w:softHyphen/>
              <w:t>ке по открытой платформе.</w:t>
            </w:r>
          </w:p>
          <w:p>
            <w:pPr>
              <w:pStyle w:val="Normal1"/>
              <w:spacing w:lineRule="auto" w:line="240"/>
              <w:ind w:firstLine="284" w:end="0"/>
              <w:rPr>
                <w:sz w:val="24"/>
              </w:rPr>
            </w:pPr>
            <w:r>
              <w:rPr>
                <w:sz w:val="24"/>
              </w:rPr>
            </w:r>
          </w:p>
          <w:p>
            <w:pPr>
              <w:pStyle w:val="Normal1"/>
              <w:ind w:firstLine="284" w:end="0"/>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 </w:t>
      </w:r>
      <w:r>
        <w:rPr>
          <w:sz w:val="24"/>
        </w:rPr>
        <w:t>(В этом отрывке существительные весьма полно определены прилагательными и другими словами, иначе говоря, словесным контекстом);</w:t>
      </w:r>
    </w:p>
    <w:p>
      <w:pPr>
        <w:pStyle w:val="Normal1"/>
        <w:spacing w:lineRule="auto" w:line="240"/>
        <w:ind w:firstLine="284" w:end="0"/>
        <w:rPr>
          <w:sz w:val="24"/>
        </w:rPr>
      </w:pPr>
      <w:r>
        <w:rPr>
          <w:sz w:val="24"/>
        </w:rPr>
        <w:t>д) если называются дни недели и при указании времени:</w:t>
      </w:r>
    </w:p>
    <w:p>
      <w:pPr>
        <w:pStyle w:val="Normal1"/>
        <w:spacing w:lineRule="auto" w:line="240"/>
        <w:ind w:firstLine="284" w:end="0"/>
        <w:rPr/>
      </w:pPr>
      <w:r>
        <w:rPr>
          <w:i/>
          <w:iCs/>
          <w:sz w:val="24"/>
          <w:lang w:val="en-US"/>
        </w:rPr>
        <w:t>El</w:t>
      </w:r>
      <w:r>
        <w:rPr>
          <w:sz w:val="24"/>
        </w:rPr>
        <w:t xml:space="preserve"> </w:t>
      </w:r>
      <w:r>
        <w:rPr>
          <w:i/>
          <w:sz w:val="24"/>
          <w:lang w:val="en-US"/>
        </w:rPr>
        <w:t>domingo</w:t>
      </w:r>
      <w:r>
        <w:rPr>
          <w:sz w:val="24"/>
        </w:rPr>
        <w:t xml:space="preserve"> </w:t>
      </w:r>
      <w:r>
        <w:rPr>
          <w:sz w:val="24"/>
          <w:lang w:val="en-US"/>
        </w:rPr>
        <w:t>queremos</w:t>
      </w:r>
      <w:r>
        <w:rPr>
          <w:sz w:val="24"/>
        </w:rPr>
        <w:t xml:space="preserve"> </w:t>
      </w:r>
      <w:r>
        <w:rPr>
          <w:sz w:val="24"/>
          <w:lang w:val="en-US"/>
        </w:rPr>
        <w:t>visitar</w:t>
      </w:r>
      <w:r>
        <w:rPr>
          <w:sz w:val="24"/>
        </w:rPr>
        <w:t xml:space="preserve"> </w:t>
      </w:r>
      <w:r>
        <w:rPr>
          <w:sz w:val="24"/>
          <w:lang w:val="en-US"/>
        </w:rPr>
        <w:t>un</w:t>
      </w:r>
      <w:r>
        <w:rPr>
          <w:sz w:val="24"/>
        </w:rPr>
        <w:t xml:space="preserve">                              В воскресенье мы хотим побывать в музее.</w:t>
      </w:r>
    </w:p>
    <w:p>
      <w:pPr>
        <w:pStyle w:val="Normal1"/>
        <w:spacing w:lineRule="auto" w:line="240"/>
        <w:ind w:firstLine="284" w:end="0"/>
        <w:rPr/>
      </w:pPr>
      <w:r>
        <w:rPr>
          <w:sz w:val="24"/>
        </w:rPr>
        <w:t xml:space="preserve">    </w:t>
      </w:r>
      <w:r>
        <w:rPr>
          <w:sz w:val="24"/>
          <w:lang w:val="en-US"/>
        </w:rPr>
        <w:t xml:space="preserve">museo. </w:t>
      </w:r>
    </w:p>
    <w:p>
      <w:pPr>
        <w:pStyle w:val="Normal1"/>
        <w:spacing w:lineRule="auto" w:line="240"/>
        <w:ind w:firstLine="284" w:end="0"/>
        <w:rPr/>
      </w:pPr>
      <w:r>
        <w:rPr>
          <w:sz w:val="24"/>
          <w:lang w:val="en-US"/>
        </w:rPr>
        <w:t xml:space="preserve">Nos encontraremos </w:t>
      </w:r>
      <w:r>
        <w:rPr>
          <w:i/>
          <w:sz w:val="24"/>
          <w:lang w:val="en-US"/>
        </w:rPr>
        <w:t>a las siete.</w:t>
      </w:r>
      <w:r>
        <w:rPr>
          <w:sz w:val="24"/>
          <w:lang w:val="en-US"/>
        </w:rPr>
        <w:t xml:space="preserve">                                 </w:t>
      </w:r>
      <w:r>
        <w:rPr>
          <w:sz w:val="24"/>
        </w:rPr>
        <w:t xml:space="preserve">Мы встретимся в семь часов. </w:t>
      </w:r>
    </w:p>
    <w:p>
      <w:pPr>
        <w:pStyle w:val="Normal1"/>
        <w:spacing w:lineRule="auto" w:line="240"/>
        <w:ind w:firstLine="284" w:end="0"/>
        <w:rPr/>
      </w:pPr>
      <w:r>
        <w:rPr>
          <w:sz w:val="24"/>
          <w:lang w:val="en-US"/>
        </w:rPr>
        <w:t xml:space="preserve">¿Qué hora es? — Son </w:t>
      </w:r>
      <w:r>
        <w:rPr>
          <w:i/>
          <w:sz w:val="24"/>
          <w:lang w:val="en-US"/>
        </w:rPr>
        <w:t>las cinco</w:t>
      </w:r>
      <w:r>
        <w:rPr>
          <w:sz w:val="24"/>
          <w:lang w:val="en-US"/>
        </w:rPr>
        <w:t xml:space="preserve">.                               </w:t>
      </w:r>
      <w:r>
        <w:rPr>
          <w:sz w:val="24"/>
        </w:rPr>
        <w:t>Который час? — Пять часов.</w:t>
      </w:r>
    </w:p>
    <w:p>
      <w:pPr>
        <w:pStyle w:val="Normal1"/>
        <w:spacing w:lineRule="auto" w:line="240"/>
        <w:ind w:firstLine="284" w:end="0"/>
        <w:rPr>
          <w:sz w:val="24"/>
        </w:rPr>
      </w:pPr>
      <w:r>
        <w:rPr>
          <w:sz w:val="24"/>
        </w:rPr>
      </w:r>
    </w:p>
    <w:p>
      <w:pPr>
        <w:pStyle w:val="Normal1"/>
        <w:spacing w:lineRule="auto" w:line="240"/>
        <w:ind w:firstLine="284" w:end="0"/>
        <w:rPr>
          <w:sz w:val="22"/>
        </w:rPr>
      </w:pPr>
      <w:r>
        <w:rPr>
          <w:i/>
          <w:sz w:val="24"/>
        </w:rPr>
        <w:t>Примечание</w:t>
      </w:r>
      <w:r>
        <w:rPr>
          <w:sz w:val="24"/>
        </w:rPr>
        <w:t xml:space="preserve">. </w:t>
      </w:r>
      <w:r>
        <w:rPr>
          <w:sz w:val="22"/>
        </w:rPr>
        <w:t xml:space="preserve">Если названия дней недели употребляются </w:t>
      </w:r>
      <w:r>
        <w:rPr>
          <w:spacing w:val="20"/>
          <w:sz w:val="22"/>
        </w:rPr>
        <w:t>после</w:t>
      </w:r>
      <w:r>
        <w:rPr>
          <w:sz w:val="22"/>
        </w:rPr>
        <w:t xml:space="preserve"> глагола </w:t>
      </w:r>
      <w:r>
        <w:rPr>
          <w:b/>
          <w:sz w:val="22"/>
          <w:lang w:val="en-US"/>
        </w:rPr>
        <w:t>ser</w:t>
      </w:r>
      <w:r>
        <w:rPr>
          <w:sz w:val="22"/>
        </w:rPr>
        <w:t xml:space="preserve">, то артикль не ставится вообще: </w:t>
      </w:r>
      <w:r>
        <w:rPr>
          <w:sz w:val="22"/>
          <w:lang w:val="en-US"/>
        </w:rPr>
        <w:t>hoy</w:t>
      </w:r>
      <w:r>
        <w:rPr>
          <w:sz w:val="22"/>
        </w:rPr>
        <w:t xml:space="preserve"> </w:t>
      </w:r>
      <w:r>
        <w:rPr>
          <w:sz w:val="22"/>
          <w:lang w:val="en-US"/>
        </w:rPr>
        <w:t>es</w:t>
      </w:r>
      <w:r>
        <w:rPr>
          <w:sz w:val="22"/>
        </w:rPr>
        <w:t xml:space="preserve"> </w:t>
      </w:r>
      <w:r>
        <w:rPr>
          <w:sz w:val="22"/>
          <w:lang w:val="en-US"/>
        </w:rPr>
        <w:t>s</w:t>
      </w:r>
      <w:r>
        <w:rPr>
          <w:sz w:val="22"/>
        </w:rPr>
        <w:t>á</w:t>
      </w:r>
      <w:r>
        <w:rPr>
          <w:sz w:val="22"/>
          <w:lang w:val="en-US"/>
        </w:rPr>
        <w:t>bado</w:t>
      </w:r>
    </w:p>
    <w:p>
      <w:pPr>
        <w:pStyle w:val="Normal1"/>
        <w:spacing w:lineRule="auto" w:line="240"/>
        <w:ind w:firstLine="284" w:end="0"/>
        <w:rPr>
          <w:sz w:val="24"/>
        </w:rPr>
      </w:pPr>
      <w:r>
        <w:rPr>
          <w:sz w:val="24"/>
        </w:rPr>
        <w:t>е) если называются ученые степени, звания, должности и т.п., относящиеся к конкретным лицам:</w:t>
      </w:r>
    </w:p>
    <w:p>
      <w:pPr>
        <w:pStyle w:val="Normal1"/>
        <w:spacing w:lineRule="auto" w:line="240"/>
        <w:ind w:firstLine="284" w:start="280" w:end="0"/>
        <w:rPr/>
      </w:pPr>
      <w:r>
        <w:rPr>
          <w:i/>
          <w:sz w:val="24"/>
          <w:lang w:val="en-US"/>
        </w:rPr>
        <w:t>El</w:t>
      </w:r>
      <w:r>
        <w:rPr>
          <w:i/>
          <w:sz w:val="24"/>
        </w:rPr>
        <w:t xml:space="preserve"> </w:t>
      </w:r>
      <w:r>
        <w:rPr>
          <w:i/>
          <w:sz w:val="24"/>
          <w:lang w:val="en-US"/>
        </w:rPr>
        <w:t>capit</w:t>
      </w:r>
      <w:r>
        <w:rPr>
          <w:i/>
          <w:sz w:val="24"/>
        </w:rPr>
        <w:t>á</w:t>
      </w:r>
      <w:r>
        <w:rPr>
          <w:i/>
          <w:sz w:val="24"/>
          <w:lang w:val="en-US"/>
        </w:rPr>
        <w:t>n</w:t>
      </w:r>
      <w:r>
        <w:rPr>
          <w:i/>
          <w:sz w:val="24"/>
        </w:rPr>
        <w:t xml:space="preserve"> у </w:t>
      </w:r>
      <w:r>
        <w:rPr>
          <w:i/>
          <w:sz w:val="24"/>
          <w:lang w:val="en-US"/>
        </w:rPr>
        <w:t>el</w:t>
      </w:r>
      <w:r>
        <w:rPr>
          <w:i/>
          <w:sz w:val="24"/>
        </w:rPr>
        <w:t xml:space="preserve"> </w:t>
      </w:r>
      <w:r>
        <w:rPr>
          <w:i/>
          <w:sz w:val="24"/>
          <w:lang w:val="en-US"/>
        </w:rPr>
        <w:t>doctor</w:t>
      </w:r>
      <w:r>
        <w:rPr>
          <w:i/>
          <w:sz w:val="24"/>
        </w:rPr>
        <w:t xml:space="preserve"> </w:t>
      </w:r>
      <w:r>
        <w:rPr>
          <w:i/>
          <w:sz w:val="24"/>
          <w:lang w:val="en-US"/>
        </w:rPr>
        <w:t>Cornelius</w:t>
      </w:r>
      <w:r>
        <w:rPr>
          <w:sz w:val="24"/>
        </w:rPr>
        <w:t xml:space="preserve">                          Капитан и доктор Корнелиус </w:t>
      </w:r>
    </w:p>
    <w:p>
      <w:pPr>
        <w:pStyle w:val="Normal1"/>
        <w:tabs>
          <w:tab w:val="clear" w:pos="720"/>
          <w:tab w:val="left" w:pos="709" w:leader="none"/>
        </w:tabs>
        <w:spacing w:lineRule="auto" w:line="240"/>
        <w:ind w:firstLine="142" w:start="709" w:end="0"/>
        <w:rPr/>
      </w:pPr>
      <w:r>
        <w:rPr>
          <w:sz w:val="24"/>
          <w:lang w:val="en-US"/>
        </w:rPr>
        <w:t>confeienciaron</w:t>
      </w:r>
      <w:r>
        <w:rPr>
          <w:sz w:val="24"/>
        </w:rPr>
        <w:t xml:space="preserve"> </w:t>
      </w:r>
      <w:r>
        <w:rPr>
          <w:sz w:val="24"/>
          <w:lang w:val="en-US"/>
        </w:rPr>
        <w:t>con</w:t>
      </w:r>
      <w:r>
        <w:rPr>
          <w:sz w:val="24"/>
        </w:rPr>
        <w:t xml:space="preserve"> </w:t>
      </w:r>
      <w:r>
        <w:rPr>
          <w:sz w:val="24"/>
          <w:lang w:val="en-US"/>
        </w:rPr>
        <w:t>los</w:t>
      </w:r>
      <w:r>
        <w:rPr>
          <w:sz w:val="24"/>
        </w:rPr>
        <w:t xml:space="preserve"> </w:t>
      </w:r>
      <w:r>
        <w:rPr>
          <w:sz w:val="24"/>
          <w:lang w:val="en-US"/>
        </w:rPr>
        <w:t>represen</w:t>
      </w:r>
      <w:r>
        <w:rPr>
          <w:sz w:val="24"/>
        </w:rPr>
        <w:t>-                          переговорили с представителями Компании.</w:t>
      </w:r>
    </w:p>
    <w:p>
      <w:pPr>
        <w:pStyle w:val="Normal1"/>
        <w:spacing w:lineRule="auto" w:line="240"/>
        <w:ind w:firstLine="571" w:start="280" w:end="0"/>
        <w:rPr/>
      </w:pPr>
      <w:r>
        <w:rPr>
          <w:sz w:val="24"/>
          <w:lang w:val="en-US"/>
        </w:rPr>
        <w:t>tantes de la Compañía. (P</w:t>
      </w:r>
      <w:r>
        <w:rPr>
          <w:lang w:val="en-US"/>
        </w:rPr>
        <w:t xml:space="preserve">ÍO </w:t>
      </w:r>
      <w:r>
        <w:rPr>
          <w:sz w:val="24"/>
          <w:lang w:val="en-US"/>
        </w:rPr>
        <w:t>B</w:t>
      </w:r>
      <w:r>
        <w:rPr>
          <w:lang w:val="en-US"/>
        </w:rPr>
        <w:t>AROJA</w:t>
      </w:r>
      <w:r>
        <w:rPr>
          <w:sz w:val="24"/>
          <w:lang w:val="en-US"/>
        </w:rPr>
        <w:t>)</w:t>
      </w:r>
    </w:p>
    <w:p>
      <w:pPr>
        <w:pStyle w:val="Normal1"/>
        <w:spacing w:lineRule="auto" w:line="240"/>
        <w:ind w:firstLine="284" w:start="280" w:end="0"/>
        <w:rPr>
          <w:sz w:val="24"/>
          <w:lang w:val="en-US"/>
        </w:rPr>
      </w:pPr>
      <w:r>
        <w:rPr>
          <w:sz w:val="24"/>
          <w:lang w:val="en-US"/>
        </w:rPr>
        <w:t xml:space="preserve">Al dia siguiente hubo un parlamen-                    </w:t>
      </w:r>
      <w:r>
        <w:rPr>
          <w:sz w:val="24"/>
        </w:rPr>
        <w:t>На</w:t>
      </w:r>
      <w:r>
        <w:rPr>
          <w:sz w:val="24"/>
          <w:lang w:val="en-US"/>
        </w:rPr>
        <w:t xml:space="preserve"> </w:t>
      </w:r>
      <w:r>
        <w:rPr>
          <w:sz w:val="24"/>
        </w:rPr>
        <w:t>следующий</w:t>
      </w:r>
      <w:r>
        <w:rPr>
          <w:sz w:val="24"/>
          <w:lang w:val="en-US"/>
        </w:rPr>
        <w:t xml:space="preserve"> </w:t>
      </w:r>
      <w:r>
        <w:rPr>
          <w:sz w:val="24"/>
        </w:rPr>
        <w:t>день</w:t>
      </w:r>
      <w:r>
        <w:rPr>
          <w:sz w:val="24"/>
          <w:lang w:val="en-US"/>
        </w:rPr>
        <w:t xml:space="preserve"> </w:t>
      </w:r>
      <w:r>
        <w:rPr>
          <w:sz w:val="24"/>
        </w:rPr>
        <w:t>состоялись</w:t>
      </w:r>
    </w:p>
    <w:p>
      <w:pPr>
        <w:pStyle w:val="Normal1"/>
        <w:spacing w:lineRule="auto" w:line="240"/>
        <w:ind w:firstLine="571" w:start="280" w:end="0"/>
        <w:rPr/>
      </w:pPr>
      <w:r>
        <w:rPr>
          <w:sz w:val="24"/>
          <w:lang w:val="en-US"/>
        </w:rPr>
        <w:t xml:space="preserve"> </w:t>
      </w:r>
      <w:r>
        <w:rPr>
          <w:sz w:val="24"/>
          <w:lang w:val="en-US"/>
        </w:rPr>
        <w:t xml:space="preserve">to entre </w:t>
      </w:r>
      <w:r>
        <w:rPr>
          <w:i/>
          <w:sz w:val="24"/>
          <w:lang w:val="en-US"/>
        </w:rPr>
        <w:t>el brigadier Barradas</w:t>
      </w:r>
      <w:r>
        <w:rPr>
          <w:sz w:val="24"/>
          <w:lang w:val="en-US"/>
        </w:rPr>
        <w:t xml:space="preserve">...                           </w:t>
      </w:r>
      <w:r>
        <w:rPr>
          <w:sz w:val="24"/>
        </w:rPr>
        <w:t>переговоры бригадного генерала Баррадаса</w:t>
      </w:r>
    </w:p>
    <w:p>
      <w:pPr>
        <w:pStyle w:val="Normal1"/>
        <w:spacing w:lineRule="auto" w:line="240"/>
        <w:ind w:firstLine="571" w:start="280" w:end="0"/>
        <w:rPr/>
      </w:pPr>
      <w:r>
        <w:rPr>
          <w:sz w:val="24"/>
        </w:rPr>
        <w:t xml:space="preserve"> </w:t>
      </w:r>
      <w:r>
        <w:rPr>
          <w:i/>
          <w:sz w:val="24"/>
          <w:lang w:val="en-US"/>
        </w:rPr>
        <w:t>y</w:t>
      </w:r>
      <w:r>
        <w:rPr>
          <w:i/>
          <w:sz w:val="24"/>
        </w:rPr>
        <w:t xml:space="preserve"> </w:t>
      </w:r>
      <w:r>
        <w:rPr>
          <w:i/>
          <w:sz w:val="24"/>
          <w:lang w:val="en-US"/>
        </w:rPr>
        <w:t>el</w:t>
      </w:r>
      <w:r>
        <w:rPr>
          <w:i/>
          <w:sz w:val="24"/>
        </w:rPr>
        <w:t xml:space="preserve"> </w:t>
      </w:r>
      <w:r>
        <w:rPr>
          <w:i/>
          <w:sz w:val="24"/>
          <w:lang w:val="en-US"/>
        </w:rPr>
        <w:t>jefe</w:t>
      </w:r>
      <w:r>
        <w:rPr>
          <w:i/>
          <w:sz w:val="24"/>
        </w:rPr>
        <w:t xml:space="preserve"> </w:t>
      </w:r>
      <w:r>
        <w:rPr>
          <w:i/>
          <w:sz w:val="24"/>
          <w:lang w:val="en-US"/>
        </w:rPr>
        <w:t>del</w:t>
      </w:r>
      <w:r>
        <w:rPr>
          <w:i/>
          <w:sz w:val="24"/>
        </w:rPr>
        <w:t xml:space="preserve"> </w:t>
      </w:r>
      <w:r>
        <w:rPr>
          <w:i/>
          <w:sz w:val="24"/>
          <w:lang w:val="en-US"/>
        </w:rPr>
        <w:t>Estado</w:t>
      </w:r>
      <w:r>
        <w:rPr>
          <w:i/>
          <w:sz w:val="24"/>
        </w:rPr>
        <w:t xml:space="preserve"> </w:t>
      </w:r>
      <w:r>
        <w:rPr>
          <w:i/>
          <w:sz w:val="24"/>
          <w:lang w:val="en-US"/>
        </w:rPr>
        <w:t>Mayor</w:t>
      </w:r>
      <w:r>
        <w:rPr>
          <w:sz w:val="24"/>
        </w:rPr>
        <w:t xml:space="preserve"> </w:t>
      </w:r>
      <w:r>
        <w:rPr>
          <w:sz w:val="24"/>
          <w:lang w:val="en-US"/>
        </w:rPr>
        <w:t>con</w:t>
      </w:r>
      <w:r>
        <w:rPr>
          <w:sz w:val="24"/>
        </w:rPr>
        <w:t xml:space="preserve">                              и начальника штаба с мексиканцами,</w:t>
      </w:r>
    </w:p>
    <w:p>
      <w:pPr>
        <w:pStyle w:val="Normal1"/>
        <w:tabs>
          <w:tab w:val="clear" w:pos="720"/>
          <w:tab w:val="left" w:pos="851" w:leader="none"/>
        </w:tabs>
        <w:spacing w:lineRule="auto" w:line="240"/>
        <w:ind w:firstLine="571" w:start="280" w:end="0"/>
        <w:rPr/>
      </w:pPr>
      <w:r>
        <w:rPr>
          <w:sz w:val="24"/>
        </w:rPr>
        <w:t xml:space="preserve"> </w:t>
      </w:r>
      <w:r>
        <w:rPr>
          <w:sz w:val="24"/>
          <w:lang w:val="en-US"/>
        </w:rPr>
        <w:t>los</w:t>
      </w:r>
      <w:r>
        <w:rPr>
          <w:sz w:val="24"/>
        </w:rPr>
        <w:t xml:space="preserve"> </w:t>
      </w:r>
      <w:r>
        <w:rPr>
          <w:sz w:val="24"/>
          <w:lang w:val="en-US"/>
        </w:rPr>
        <w:t>mejicanos</w:t>
      </w:r>
      <w:r>
        <w:rPr>
          <w:sz w:val="24"/>
        </w:rPr>
        <w:t xml:space="preserve"> </w:t>
      </w:r>
      <w:r>
        <w:rPr>
          <w:sz w:val="24"/>
          <w:lang w:val="en-US"/>
        </w:rPr>
        <w:t>que</w:t>
      </w:r>
      <w:r>
        <w:rPr>
          <w:sz w:val="24"/>
        </w:rPr>
        <w:t xml:space="preserve"> </w:t>
      </w:r>
      <w:r>
        <w:rPr>
          <w:sz w:val="24"/>
          <w:lang w:val="en-US"/>
        </w:rPr>
        <w:t>vinieron</w:t>
      </w:r>
      <w:r>
        <w:rPr>
          <w:sz w:val="24"/>
        </w:rPr>
        <w:t xml:space="preserve"> </w:t>
      </w:r>
      <w:r>
        <w:rPr>
          <w:sz w:val="24"/>
          <w:lang w:val="en-US"/>
        </w:rPr>
        <w:t>en</w:t>
      </w:r>
      <w:r>
        <w:rPr>
          <w:sz w:val="24"/>
        </w:rPr>
        <w:t xml:space="preserve"> </w:t>
      </w:r>
      <w:r>
        <w:rPr>
          <w:sz w:val="24"/>
          <w:lang w:val="en-US"/>
        </w:rPr>
        <w:t>una</w:t>
      </w:r>
      <w:r>
        <w:rPr>
          <w:sz w:val="24"/>
        </w:rPr>
        <w:t xml:space="preserve">                        которые приплыли в лодке с</w:t>
      </w:r>
    </w:p>
    <w:p>
      <w:pPr>
        <w:pStyle w:val="Normal1"/>
        <w:spacing w:lineRule="auto" w:line="240"/>
        <w:ind w:firstLine="571" w:start="280" w:end="0"/>
        <w:rPr/>
      </w:pPr>
      <w:r>
        <w:rPr>
          <w:sz w:val="24"/>
          <w:lang w:val="en-US"/>
        </w:rPr>
        <w:t xml:space="preserve">piragua con </w:t>
      </w:r>
      <w:r>
        <w:rPr>
          <w:i/>
          <w:sz w:val="24"/>
          <w:lang w:val="en-US"/>
        </w:rPr>
        <w:t>el general Lagarza</w:t>
      </w:r>
      <w:r>
        <w:rPr>
          <w:sz w:val="24"/>
          <w:lang w:val="en-US"/>
        </w:rPr>
        <w:t xml:space="preserve"> a la cabeza.        </w:t>
      </w:r>
      <w:r>
        <w:rPr>
          <w:sz w:val="24"/>
        </w:rPr>
        <w:t>генералом Лагарсой во главе.</w:t>
      </w:r>
    </w:p>
    <w:p>
      <w:pPr>
        <w:pStyle w:val="Normal1"/>
        <w:spacing w:lineRule="auto" w:line="240"/>
        <w:ind w:firstLine="571" w:start="280" w:end="0"/>
        <w:rPr/>
      </w:pPr>
      <w:r>
        <w:rPr>
          <w:sz w:val="24"/>
        </w:rPr>
        <w:t>(</w:t>
      </w:r>
      <w:r>
        <w:rPr>
          <w:sz w:val="24"/>
          <w:lang w:val="en-US"/>
        </w:rPr>
        <w:t>P</w:t>
      </w:r>
      <w:r>
        <w:rPr/>
        <w:t>Í</w:t>
      </w:r>
      <w:r>
        <w:rPr>
          <w:lang w:val="en-US"/>
        </w:rPr>
        <w:t>O</w:t>
      </w:r>
      <w:r>
        <w:rPr/>
        <w:t xml:space="preserve"> </w:t>
      </w:r>
      <w:r>
        <w:rPr>
          <w:sz w:val="24"/>
          <w:lang w:val="en-US"/>
        </w:rPr>
        <w:t>B</w:t>
      </w:r>
      <w:r>
        <w:rPr>
          <w:lang w:val="en-US"/>
        </w:rPr>
        <w:t>AROJA</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2. Определенный артикль может иметь </w:t>
      </w:r>
      <w:r>
        <w:rPr>
          <w:spacing w:val="20"/>
          <w:sz w:val="24"/>
        </w:rPr>
        <w:t>типизирующее</w:t>
      </w:r>
      <w:r>
        <w:rPr>
          <w:sz w:val="24"/>
        </w:rPr>
        <w:t xml:space="preserve"> зна</w:t>
        <w:softHyphen/>
        <w:t>чение и указывать на то, что существительное называет класс, вид или совокупность существ, предметов и т.п. Это происходит обыч</w:t>
        <w:softHyphen/>
        <w:t>но в следующих случаях:</w:t>
      </w:r>
    </w:p>
    <w:p>
      <w:pPr>
        <w:pStyle w:val="Normal1"/>
        <w:spacing w:lineRule="auto" w:line="240"/>
        <w:ind w:firstLine="284" w:end="0"/>
        <w:rPr/>
      </w:pPr>
      <w:r>
        <w:rPr>
          <w:sz w:val="24"/>
        </w:rPr>
        <w:t>а) когда существительные обозначают «неисчисляемые» веще</w:t>
        <w:softHyphen/>
        <w:t xml:space="preserve">ства, материалы и т.п. (иными словами все то, что нельзя сосчитать «поштучно»), типа </w:t>
      </w:r>
      <w:r>
        <w:rPr>
          <w:b/>
          <w:sz w:val="24"/>
          <w:lang w:val="en-US"/>
        </w:rPr>
        <w:t>el</w:t>
      </w:r>
      <w:r>
        <w:rPr>
          <w:sz w:val="24"/>
        </w:rPr>
        <w:t xml:space="preserve"> </w:t>
      </w:r>
      <w:r>
        <w:rPr>
          <w:sz w:val="24"/>
          <w:lang w:val="en-US"/>
        </w:rPr>
        <w:t>agua</w:t>
      </w:r>
      <w:r>
        <w:rPr>
          <w:sz w:val="24"/>
        </w:rPr>
        <w:t xml:space="preserve">, </w:t>
      </w:r>
      <w:r>
        <w:rPr>
          <w:b/>
          <w:sz w:val="24"/>
          <w:lang w:val="en-US"/>
        </w:rPr>
        <w:t>el</w:t>
      </w:r>
      <w:r>
        <w:rPr>
          <w:sz w:val="24"/>
        </w:rPr>
        <w:t xml:space="preserve"> </w:t>
      </w:r>
      <w:r>
        <w:rPr>
          <w:sz w:val="24"/>
          <w:lang w:val="en-US"/>
        </w:rPr>
        <w:t>petr</w:t>
      </w:r>
      <w:r>
        <w:rPr>
          <w:sz w:val="24"/>
        </w:rPr>
        <w:t>ó</w:t>
      </w:r>
      <w:r>
        <w:rPr>
          <w:sz w:val="24"/>
          <w:lang w:val="en-US"/>
        </w:rPr>
        <w:t>leo</w:t>
      </w:r>
      <w:r>
        <w:rPr>
          <w:sz w:val="24"/>
        </w:rPr>
        <w:t xml:space="preserve">, </w:t>
      </w:r>
      <w:r>
        <w:rPr>
          <w:b/>
          <w:sz w:val="24"/>
          <w:lang w:val="en-US"/>
        </w:rPr>
        <w:t>la</w:t>
      </w:r>
      <w:r>
        <w:rPr>
          <w:sz w:val="24"/>
        </w:rPr>
        <w:t xml:space="preserve"> </w:t>
      </w:r>
      <w:r>
        <w:rPr>
          <w:sz w:val="24"/>
          <w:lang w:val="en-US"/>
        </w:rPr>
        <w:t>came</w:t>
      </w:r>
      <w:r>
        <w:rPr>
          <w:sz w:val="24"/>
        </w:rPr>
        <w:t xml:space="preserve">, </w:t>
      </w:r>
      <w:r>
        <w:rPr>
          <w:b/>
          <w:sz w:val="24"/>
          <w:lang w:val="en-US"/>
        </w:rPr>
        <w:t>el</w:t>
      </w:r>
      <w:r>
        <w:rPr>
          <w:sz w:val="24"/>
        </w:rPr>
        <w:t xml:space="preserve"> </w:t>
      </w:r>
      <w:r>
        <w:rPr>
          <w:sz w:val="24"/>
          <w:lang w:val="en-US"/>
        </w:rPr>
        <w:t>oro</w:t>
      </w:r>
      <w:r>
        <w:rPr>
          <w:sz w:val="24"/>
        </w:rPr>
        <w:t>:</w:t>
      </w:r>
    </w:p>
    <w:p>
      <w:pPr>
        <w:pStyle w:val="Normal1"/>
        <w:spacing w:lineRule="auto" w:line="240"/>
        <w:ind w:firstLine="284" w:end="0"/>
        <w:rPr>
          <w:i/>
          <w:i/>
          <w:sz w:val="24"/>
        </w:rPr>
      </w:pPr>
      <w:r>
        <w:rPr>
          <w:i/>
          <w:sz w:val="24"/>
        </w:rPr>
      </w:r>
    </w:p>
    <w:p>
      <w:pPr>
        <w:pStyle w:val="Normal1"/>
        <w:spacing w:lineRule="auto" w:line="240"/>
        <w:ind w:firstLine="284" w:end="0"/>
        <w:rPr/>
      </w:pPr>
      <w:r>
        <w:rPr>
          <w:i/>
          <w:sz w:val="24"/>
          <w:lang w:val="en-US"/>
        </w:rPr>
        <w:t>El</w:t>
      </w:r>
      <w:r>
        <w:rPr>
          <w:i/>
          <w:sz w:val="24"/>
        </w:rPr>
        <w:t xml:space="preserve"> </w:t>
      </w:r>
      <w:r>
        <w:rPr>
          <w:i/>
          <w:sz w:val="24"/>
          <w:lang w:val="en-US"/>
        </w:rPr>
        <w:t>petr</w:t>
      </w:r>
      <w:r>
        <w:rPr>
          <w:i/>
          <w:sz w:val="24"/>
        </w:rPr>
        <w:t>ó</w:t>
      </w:r>
      <w:r>
        <w:rPr>
          <w:i/>
          <w:sz w:val="24"/>
          <w:lang w:val="en-US"/>
        </w:rPr>
        <w:t>leo</w:t>
      </w:r>
      <w:r>
        <w:rPr>
          <w:sz w:val="24"/>
        </w:rPr>
        <w:t xml:space="preserve"> </w:t>
      </w:r>
      <w:r>
        <w:rPr>
          <w:sz w:val="24"/>
          <w:lang w:val="en-US"/>
        </w:rPr>
        <w:t>es</w:t>
      </w:r>
      <w:r>
        <w:rPr>
          <w:sz w:val="24"/>
        </w:rPr>
        <w:t xml:space="preserve"> </w:t>
      </w:r>
      <w:r>
        <w:rPr>
          <w:sz w:val="24"/>
          <w:lang w:val="en-US"/>
        </w:rPr>
        <w:t>una</w:t>
      </w:r>
      <w:r>
        <w:rPr>
          <w:sz w:val="24"/>
        </w:rPr>
        <w:t xml:space="preserve"> </w:t>
      </w:r>
      <w:r>
        <w:rPr>
          <w:sz w:val="24"/>
          <w:lang w:val="en-US"/>
        </w:rPr>
        <w:t>de</w:t>
      </w:r>
      <w:r>
        <w:rPr>
          <w:sz w:val="24"/>
        </w:rPr>
        <w:t xml:space="preserve"> </w:t>
      </w:r>
      <w:r>
        <w:rPr>
          <w:sz w:val="24"/>
          <w:lang w:val="en-US"/>
        </w:rPr>
        <w:t>las</w:t>
      </w:r>
      <w:r>
        <w:rPr>
          <w:sz w:val="24"/>
        </w:rPr>
        <w:t xml:space="preserve"> </w:t>
      </w:r>
      <w:r>
        <w:rPr>
          <w:sz w:val="24"/>
          <w:lang w:val="en-US"/>
        </w:rPr>
        <w:t>riquezas</w:t>
      </w:r>
      <w:r>
        <w:rPr>
          <w:sz w:val="24"/>
        </w:rPr>
        <w:t xml:space="preserve">                           Нефть — одно из основных богатств</w:t>
      </w:r>
    </w:p>
    <w:p>
      <w:pPr>
        <w:pStyle w:val="Normal1"/>
        <w:spacing w:lineRule="auto" w:line="240"/>
        <w:ind w:start="567" w:end="0"/>
        <w:rPr/>
      </w:pPr>
      <w:r>
        <w:rPr>
          <w:sz w:val="24"/>
          <w:lang w:val="en-US"/>
        </w:rPr>
        <w:t xml:space="preserve">principales de Venezuela.                                          </w:t>
      </w:r>
      <w:r>
        <w:rPr>
          <w:sz w:val="24"/>
        </w:rPr>
        <w:t xml:space="preserve">Венесуэлы. </w:t>
      </w:r>
    </w:p>
    <w:p>
      <w:pPr>
        <w:pStyle w:val="Normal1"/>
        <w:spacing w:lineRule="auto" w:line="240"/>
        <w:ind w:firstLine="284" w:end="0"/>
        <w:rPr/>
      </w:pPr>
      <w:r>
        <w:rPr>
          <w:sz w:val="24"/>
          <w:lang w:val="en-US"/>
        </w:rPr>
        <w:t>Con</w:t>
      </w:r>
      <w:r>
        <w:rPr>
          <w:sz w:val="24"/>
        </w:rPr>
        <w:t xml:space="preserve"> </w:t>
      </w:r>
      <w:r>
        <w:rPr>
          <w:sz w:val="24"/>
          <w:lang w:val="en-US"/>
        </w:rPr>
        <w:t>respecto</w:t>
      </w:r>
      <w:r>
        <w:rPr>
          <w:sz w:val="24"/>
        </w:rPr>
        <w:t xml:space="preserve"> </w:t>
      </w:r>
      <w:r>
        <w:rPr>
          <w:i/>
          <w:sz w:val="24"/>
          <w:lang w:val="en-US"/>
        </w:rPr>
        <w:t>al</w:t>
      </w:r>
      <w:r>
        <w:rPr>
          <w:i/>
          <w:sz w:val="24"/>
        </w:rPr>
        <w:t xml:space="preserve"> </w:t>
      </w:r>
      <w:r>
        <w:rPr>
          <w:i/>
          <w:sz w:val="24"/>
          <w:lang w:val="en-US"/>
        </w:rPr>
        <w:t>tabaco</w:t>
      </w:r>
      <w:r>
        <w:rPr>
          <w:sz w:val="24"/>
        </w:rPr>
        <w:t xml:space="preserve">... </w:t>
      </w:r>
      <w:r>
        <w:rPr>
          <w:sz w:val="24"/>
          <w:lang w:val="en-US"/>
        </w:rPr>
        <w:t>su</w:t>
      </w:r>
      <w:r>
        <w:rPr>
          <w:sz w:val="24"/>
        </w:rPr>
        <w:t xml:space="preserve"> </w:t>
      </w:r>
      <w:r>
        <w:rPr>
          <w:sz w:val="24"/>
          <w:lang w:val="en-US"/>
        </w:rPr>
        <w:t>pro</w:t>
      </w:r>
      <w:r>
        <w:rPr>
          <w:sz w:val="24"/>
        </w:rPr>
        <w:t>-                             Что касается табака, ...то его</w:t>
      </w:r>
    </w:p>
    <w:p>
      <w:pPr>
        <w:pStyle w:val="Normal1"/>
        <w:spacing w:lineRule="auto" w:line="240"/>
        <w:ind w:start="567" w:end="0"/>
        <w:rPr/>
      </w:pPr>
      <w:r>
        <w:rPr>
          <w:sz w:val="24"/>
          <w:lang w:val="en-US"/>
        </w:rPr>
        <w:t xml:space="preserve">ducción es de gran importancia.                                </w:t>
      </w:r>
      <w:r>
        <w:rPr>
          <w:sz w:val="24"/>
        </w:rPr>
        <w:t>производство имеет большое</w:t>
      </w:r>
    </w:p>
    <w:p>
      <w:pPr>
        <w:pStyle w:val="Normal1"/>
        <w:spacing w:lineRule="auto" w:line="240"/>
        <w:ind w:start="567" w:end="0"/>
        <w:rPr/>
      </w:pPr>
      <w:r>
        <w:rPr>
          <w:sz w:val="24"/>
        </w:rPr>
        <w:t>(</w:t>
      </w:r>
      <w:r>
        <w:rPr>
          <w:sz w:val="24"/>
          <w:lang w:val="en-US"/>
        </w:rPr>
        <w:t>J</w:t>
      </w:r>
      <w:r>
        <w:rPr>
          <w:sz w:val="24"/>
        </w:rPr>
        <w:t xml:space="preserve">. </w:t>
      </w:r>
      <w:r>
        <w:rPr>
          <w:sz w:val="24"/>
          <w:lang w:val="en-US"/>
        </w:rPr>
        <w:t>T</w:t>
      </w:r>
      <w:r>
        <w:rPr>
          <w:lang w:val="en-US"/>
        </w:rPr>
        <w:t>AMAYO</w:t>
      </w:r>
      <w:r>
        <w:rPr>
          <w:sz w:val="24"/>
        </w:rPr>
        <w:t>)                                                              значение.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б) когда существительное имеет собирательное значение:</w:t>
      </w:r>
    </w:p>
    <w:p>
      <w:pPr>
        <w:pStyle w:val="Normal1"/>
        <w:spacing w:lineRule="auto" w:line="240"/>
        <w:ind w:firstLine="342" w:start="142" w:end="0"/>
        <w:rPr/>
      </w:pPr>
      <w:r>
        <w:rPr>
          <w:sz w:val="24"/>
          <w:lang w:val="en-US"/>
        </w:rPr>
        <w:t>Se</w:t>
      </w:r>
      <w:r>
        <w:rPr>
          <w:sz w:val="24"/>
        </w:rPr>
        <w:t xml:space="preserve"> </w:t>
      </w:r>
      <w:r>
        <w:rPr>
          <w:sz w:val="24"/>
          <w:lang w:val="en-US"/>
        </w:rPr>
        <w:t>cierra</w:t>
      </w:r>
      <w:r>
        <w:rPr>
          <w:sz w:val="24"/>
        </w:rPr>
        <w:t xml:space="preserve"> </w:t>
      </w:r>
      <w:r>
        <w:rPr>
          <w:sz w:val="24"/>
          <w:lang w:val="en-US"/>
        </w:rPr>
        <w:t>el</w:t>
      </w:r>
      <w:r>
        <w:rPr>
          <w:sz w:val="24"/>
        </w:rPr>
        <w:t xml:space="preserve"> </w:t>
      </w:r>
      <w:r>
        <w:rPr>
          <w:sz w:val="24"/>
          <w:lang w:val="en-US"/>
        </w:rPr>
        <w:t>tr</w:t>
      </w:r>
      <w:r>
        <w:rPr>
          <w:sz w:val="24"/>
        </w:rPr>
        <w:t>á</w:t>
      </w:r>
      <w:r>
        <w:rPr>
          <w:sz w:val="24"/>
          <w:lang w:val="en-US"/>
        </w:rPr>
        <w:t>fico</w:t>
      </w:r>
      <w:r>
        <w:rPr>
          <w:sz w:val="24"/>
        </w:rPr>
        <w:t xml:space="preserve"> </w:t>
      </w:r>
      <w:r>
        <w:rPr>
          <w:sz w:val="24"/>
          <w:lang w:val="en-US"/>
        </w:rPr>
        <w:t>a</w:t>
      </w:r>
      <w:r>
        <w:rPr>
          <w:sz w:val="24"/>
        </w:rPr>
        <w:t xml:space="preserve"> </w:t>
      </w:r>
      <w:r>
        <w:rPr>
          <w:sz w:val="24"/>
          <w:lang w:val="en-US"/>
        </w:rPr>
        <w:t>los</w:t>
      </w:r>
      <w:r>
        <w:rPr>
          <w:sz w:val="24"/>
        </w:rPr>
        <w:t xml:space="preserve"> </w:t>
      </w:r>
      <w:r>
        <w:rPr>
          <w:sz w:val="24"/>
          <w:lang w:val="en-US"/>
        </w:rPr>
        <w:t>vehiculos</w:t>
      </w:r>
      <w:r>
        <w:rPr>
          <w:sz w:val="24"/>
        </w:rPr>
        <w:t xml:space="preserve">                      Движение транспорта перекрывается,</w:t>
      </w:r>
    </w:p>
    <w:p>
      <w:pPr>
        <w:pStyle w:val="Normal1"/>
        <w:spacing w:lineRule="auto" w:line="240"/>
        <w:ind w:firstLine="367" w:start="200" w:end="0"/>
        <w:rPr/>
      </w:pPr>
      <w:r>
        <w:rPr>
          <w:sz w:val="24"/>
          <w:lang w:val="en-US"/>
        </w:rPr>
        <w:t xml:space="preserve">y la gente gana la calzada.                                    </w:t>
      </w:r>
      <w:r>
        <w:rPr>
          <w:sz w:val="24"/>
        </w:rPr>
        <w:t>и народ заполняет мостовую.</w:t>
      </w:r>
    </w:p>
    <w:p>
      <w:pPr>
        <w:pStyle w:val="Normal1"/>
        <w:spacing w:lineRule="auto" w:line="240"/>
        <w:ind w:firstLine="367" w:start="200" w:end="0"/>
        <w:rPr/>
      </w:pPr>
      <w:r>
        <w:rPr>
          <w:sz w:val="24"/>
          <w:lang w:val="en-US"/>
        </w:rPr>
        <w:t>(R. L</w:t>
      </w:r>
      <w:r>
        <w:rPr>
          <w:lang w:val="en-US"/>
        </w:rPr>
        <w:t>ARRA</w:t>
      </w:r>
      <w:r>
        <w:rPr>
          <w:sz w:val="24"/>
          <w:lang w:val="en-US"/>
        </w:rPr>
        <w:t xml:space="preserve">)                       </w:t>
      </w:r>
    </w:p>
    <w:p>
      <w:pPr>
        <w:pStyle w:val="Normal1"/>
        <w:spacing w:lineRule="auto" w:line="240"/>
        <w:ind w:firstLine="284" w:end="0"/>
        <w:rPr/>
      </w:pPr>
      <w:r>
        <w:rPr>
          <w:sz w:val="24"/>
          <w:lang w:val="en-US"/>
        </w:rPr>
        <w:t xml:space="preserve">La poblacíon resultó mestiza...                               </w:t>
      </w:r>
      <w:r>
        <w:rPr>
          <w:sz w:val="24"/>
        </w:rPr>
        <w:t>Население оказалось смешанным.</w:t>
      </w:r>
    </w:p>
    <w:p>
      <w:pPr>
        <w:pStyle w:val="Normal1"/>
        <w:spacing w:lineRule="auto" w:line="240"/>
        <w:ind w:firstLine="284" w:end="0"/>
        <w:rPr/>
      </w:pPr>
      <w:r>
        <w:rPr>
          <w:sz w:val="24"/>
        </w:rPr>
        <w:t xml:space="preserve">      </w:t>
      </w:r>
      <w:r>
        <w:rPr>
          <w:sz w:val="24"/>
        </w:rPr>
        <w:t xml:space="preserve">(J. </w:t>
      </w:r>
      <w:r>
        <w:rPr>
          <w:sz w:val="24"/>
          <w:lang w:val="en-US"/>
        </w:rPr>
        <w:t>T</w:t>
      </w:r>
      <w:r>
        <w:rPr>
          <w:lang w:val="en-US"/>
        </w:rPr>
        <w:t>AMAYO</w:t>
      </w:r>
      <w:r>
        <w:rPr>
          <w:sz w:val="24"/>
        </w:rPr>
        <w:t xml:space="preserve">)                     </w:t>
      </w:r>
    </w:p>
    <w:p>
      <w:pPr>
        <w:pStyle w:val="Normal1"/>
        <w:spacing w:lineRule="auto" w:line="240"/>
        <w:ind w:firstLine="284" w:end="200"/>
        <w:rPr>
          <w:sz w:val="24"/>
        </w:rPr>
      </w:pPr>
      <w:r>
        <w:rPr>
          <w:sz w:val="24"/>
        </w:rPr>
      </w:r>
    </w:p>
    <w:p>
      <w:pPr>
        <w:pStyle w:val="Normal1"/>
        <w:spacing w:lineRule="auto" w:line="240"/>
        <w:ind w:firstLine="284" w:end="200"/>
        <w:rPr>
          <w:i/>
          <w:i/>
          <w:sz w:val="22"/>
        </w:rPr>
      </w:pPr>
      <w:r>
        <w:rPr>
          <w:sz w:val="24"/>
        </w:rPr>
        <w:t xml:space="preserve"> </w:t>
      </w:r>
      <w:r>
        <w:rPr>
          <w:i/>
          <w:sz w:val="24"/>
        </w:rPr>
        <w:t>Примечание</w:t>
      </w:r>
      <w:r>
        <w:rPr>
          <w:sz w:val="24"/>
        </w:rPr>
        <w:t xml:space="preserve">. </w:t>
      </w:r>
      <w:r>
        <w:rPr>
          <w:sz w:val="22"/>
        </w:rPr>
        <w:t xml:space="preserve">Так как местоимение-прилагательное </w:t>
      </w:r>
      <w:r>
        <w:rPr>
          <w:b/>
          <w:sz w:val="22"/>
          <w:lang w:val="en-US"/>
        </w:rPr>
        <w:t>todo</w:t>
      </w:r>
      <w:r>
        <w:rPr>
          <w:sz w:val="22"/>
        </w:rPr>
        <w:t xml:space="preserve"> (в смысле «весь; вся</w:t>
        <w:softHyphen/>
        <w:t>кий»), определяя существительное, выражает вместе с ним в единственном и мно</w:t>
        <w:softHyphen/>
        <w:t>жественном числе значение собирательности или совокупности существ; предме</w:t>
        <w:softHyphen/>
        <w:t xml:space="preserve">тов и т.п., представляется целесообразным упомянуть о том, что определенный артикль, как исключение, ставится между ним и существительным: </w:t>
      </w:r>
      <w:r>
        <w:rPr>
          <w:i/>
          <w:sz w:val="22"/>
          <w:lang w:val="en-US"/>
        </w:rPr>
        <w:t>todo</w:t>
      </w:r>
      <w:r>
        <w:rPr>
          <w:i/>
          <w:sz w:val="22"/>
        </w:rPr>
        <w:t xml:space="preserve"> </w:t>
      </w:r>
      <w:r>
        <w:rPr>
          <w:i/>
          <w:sz w:val="22"/>
          <w:lang w:val="en-US"/>
        </w:rPr>
        <w:t>el</w:t>
      </w:r>
      <w:r>
        <w:rPr>
          <w:i/>
          <w:sz w:val="22"/>
        </w:rPr>
        <w:t xml:space="preserve"> </w:t>
      </w:r>
      <w:r>
        <w:rPr>
          <w:i/>
          <w:sz w:val="22"/>
          <w:lang w:val="en-US"/>
        </w:rPr>
        <w:t>pueblo</w:t>
      </w:r>
      <w:r>
        <w:rPr>
          <w:i/>
          <w:sz w:val="22"/>
        </w:rPr>
        <w:t xml:space="preserve">, </w:t>
      </w:r>
      <w:r>
        <w:rPr>
          <w:i/>
          <w:sz w:val="22"/>
          <w:lang w:val="en-US"/>
        </w:rPr>
        <w:t>toda</w:t>
      </w:r>
      <w:r>
        <w:rPr>
          <w:i/>
          <w:sz w:val="22"/>
        </w:rPr>
        <w:t xml:space="preserve"> </w:t>
      </w:r>
      <w:r>
        <w:rPr>
          <w:i/>
          <w:sz w:val="22"/>
          <w:lang w:val="en-US"/>
        </w:rPr>
        <w:t>la</w:t>
      </w:r>
      <w:r>
        <w:rPr>
          <w:i/>
          <w:sz w:val="22"/>
        </w:rPr>
        <w:t xml:space="preserve"> </w:t>
      </w:r>
      <w:r>
        <w:rPr>
          <w:i/>
          <w:sz w:val="22"/>
          <w:lang w:val="en-US"/>
        </w:rPr>
        <w:t>gente</w:t>
      </w:r>
      <w:r>
        <w:rPr>
          <w:i/>
          <w:sz w:val="22"/>
        </w:rPr>
        <w:t xml:space="preserve">, </w:t>
      </w:r>
      <w:r>
        <w:rPr>
          <w:i/>
          <w:sz w:val="22"/>
          <w:lang w:val="en-US"/>
        </w:rPr>
        <w:t>todos</w:t>
      </w:r>
      <w:r>
        <w:rPr>
          <w:i/>
          <w:sz w:val="22"/>
        </w:rPr>
        <w:t xml:space="preserve"> </w:t>
      </w:r>
      <w:r>
        <w:rPr>
          <w:i/>
          <w:sz w:val="22"/>
          <w:lang w:val="en-US"/>
        </w:rPr>
        <w:t>los</w:t>
      </w:r>
      <w:r>
        <w:rPr>
          <w:i/>
          <w:sz w:val="22"/>
        </w:rPr>
        <w:t xml:space="preserve"> </w:t>
      </w:r>
      <w:r>
        <w:rPr>
          <w:i/>
          <w:sz w:val="22"/>
          <w:lang w:val="en-US"/>
        </w:rPr>
        <w:t>hombres</w:t>
      </w:r>
      <w:r>
        <w:rPr>
          <w:i/>
          <w:sz w:val="22"/>
        </w:rPr>
        <w:t xml:space="preserve">, </w:t>
      </w:r>
      <w:r>
        <w:rPr>
          <w:i/>
          <w:sz w:val="22"/>
          <w:lang w:val="en-US"/>
        </w:rPr>
        <w:t>todo</w:t>
      </w:r>
      <w:r>
        <w:rPr>
          <w:i/>
          <w:sz w:val="22"/>
        </w:rPr>
        <w:t xml:space="preserve"> </w:t>
      </w:r>
      <w:r>
        <w:rPr>
          <w:i/>
          <w:sz w:val="22"/>
          <w:lang w:val="en-US"/>
        </w:rPr>
        <w:t>el</w:t>
      </w:r>
      <w:r>
        <w:rPr>
          <w:i/>
          <w:sz w:val="22"/>
        </w:rPr>
        <w:t xml:space="preserve"> </w:t>
      </w:r>
      <w:r>
        <w:rPr>
          <w:i/>
          <w:sz w:val="22"/>
          <w:lang w:val="en-US"/>
        </w:rPr>
        <w:t>pa</w:t>
      </w:r>
      <w:r>
        <w:rPr>
          <w:i/>
          <w:sz w:val="22"/>
        </w:rPr>
        <w:t>í</w:t>
      </w:r>
      <w:r>
        <w:rPr>
          <w:i/>
          <w:sz w:val="22"/>
          <w:lang w:val="en-US"/>
        </w:rPr>
        <w:t>s</w:t>
      </w:r>
      <w:r>
        <w:rPr>
          <w:i/>
          <w:sz w:val="22"/>
        </w:rPr>
        <w:t xml:space="preserve">, </w:t>
      </w:r>
      <w:r>
        <w:rPr>
          <w:i/>
          <w:sz w:val="22"/>
          <w:lang w:val="en-US"/>
        </w:rPr>
        <w:t>todas</w:t>
      </w:r>
      <w:r>
        <w:rPr>
          <w:i/>
          <w:sz w:val="22"/>
        </w:rPr>
        <w:t xml:space="preserve"> </w:t>
      </w:r>
      <w:r>
        <w:rPr>
          <w:i/>
          <w:sz w:val="22"/>
          <w:lang w:val="en-US"/>
        </w:rPr>
        <w:t>las</w:t>
      </w:r>
      <w:r>
        <w:rPr>
          <w:i/>
          <w:sz w:val="22"/>
        </w:rPr>
        <w:t xml:space="preserve"> </w:t>
      </w:r>
      <w:r>
        <w:rPr>
          <w:i/>
          <w:sz w:val="22"/>
          <w:lang w:val="en-US"/>
        </w:rPr>
        <w:t>librer</w:t>
      </w:r>
      <w:r>
        <w:rPr>
          <w:i/>
          <w:sz w:val="22"/>
        </w:rPr>
        <w:t>í</w:t>
      </w:r>
      <w:r>
        <w:rPr>
          <w:i/>
          <w:sz w:val="22"/>
          <w:lang w:val="en-US"/>
        </w:rPr>
        <w:t>as</w:t>
      </w:r>
      <w:r>
        <w:rPr>
          <w:i/>
          <w:sz w:val="22"/>
        </w:rPr>
        <w:t xml:space="preserve"> </w:t>
      </w:r>
      <w:r>
        <w:rPr>
          <w:sz w:val="22"/>
        </w:rPr>
        <w:t>и т.п.</w:t>
      </w:r>
    </w:p>
    <w:p>
      <w:pPr>
        <w:pStyle w:val="Normal1"/>
        <w:spacing w:lineRule="auto" w:line="240"/>
        <w:ind w:firstLine="284" w:end="0"/>
        <w:rPr>
          <w:i/>
          <w:i/>
          <w:sz w:val="24"/>
          <w:lang w:val="en-US"/>
        </w:rPr>
      </w:pPr>
      <w:r>
        <w:rPr>
          <w:i/>
          <w:sz w:val="24"/>
          <w:lang w:val="en-US"/>
        </w:rPr>
      </w:r>
    </w:p>
    <w:p>
      <w:pPr>
        <w:pStyle w:val="Normal1"/>
        <w:spacing w:lineRule="auto" w:line="240"/>
        <w:ind w:firstLine="284" w:end="0"/>
        <w:rPr>
          <w:sz w:val="24"/>
        </w:rPr>
      </w:pPr>
      <w:r>
        <w:rPr>
          <w:sz w:val="24"/>
        </w:rPr>
        <w:t xml:space="preserve"> </w:t>
      </w:r>
      <w:r>
        <w:rPr>
          <w:sz w:val="24"/>
        </w:rPr>
        <w:t>в) когда в контексте существительному придается обобщенное значение:</w:t>
      </w:r>
    </w:p>
    <w:p>
      <w:pPr>
        <w:pStyle w:val="Normal1"/>
        <w:spacing w:lineRule="auto" w:line="240"/>
        <w:ind w:firstLine="284" w:end="0"/>
        <w:rPr>
          <w:sz w:val="24"/>
          <w:lang w:val="en-US"/>
        </w:rPr>
      </w:pPr>
      <w:r>
        <w:rPr>
          <w:i/>
          <w:sz w:val="24"/>
          <w:lang w:val="en-US"/>
        </w:rPr>
        <w:t>El artesano</w:t>
      </w:r>
      <w:r>
        <w:rPr>
          <w:sz w:val="24"/>
          <w:lang w:val="en-US"/>
        </w:rPr>
        <w:t xml:space="preserve"> debe dominar su herra-                        </w:t>
      </w:r>
      <w:r>
        <w:rPr>
          <w:sz w:val="24"/>
        </w:rPr>
        <w:t>Ремесленник</w:t>
      </w:r>
      <w:r>
        <w:rPr>
          <w:sz w:val="24"/>
          <w:lang w:val="en-US"/>
        </w:rPr>
        <w:t xml:space="preserve"> </w:t>
      </w:r>
      <w:r>
        <w:rPr>
          <w:sz w:val="24"/>
        </w:rPr>
        <w:t>должен</w:t>
      </w:r>
      <w:r>
        <w:rPr>
          <w:sz w:val="24"/>
          <w:lang w:val="en-US"/>
        </w:rPr>
        <w:t xml:space="preserve"> </w:t>
      </w:r>
      <w:r>
        <w:rPr>
          <w:sz w:val="24"/>
        </w:rPr>
        <w:t>владеть</w:t>
      </w:r>
    </w:p>
    <w:p>
      <w:pPr>
        <w:pStyle w:val="Normal1"/>
        <w:spacing w:lineRule="auto" w:line="240"/>
        <w:ind w:firstLine="284" w:end="0"/>
        <w:rPr/>
      </w:pPr>
      <w:r>
        <w:rPr>
          <w:sz w:val="24"/>
          <w:lang w:val="en-US"/>
        </w:rPr>
        <w:t xml:space="preserve">    </w:t>
      </w:r>
      <w:r>
        <w:rPr>
          <w:sz w:val="24"/>
          <w:lang w:val="en-US"/>
        </w:rPr>
        <w:t xml:space="preserve">mienta. </w:t>
      </w:r>
      <w:r>
        <w:rPr>
          <w:sz w:val="24"/>
        </w:rPr>
        <w:t>(</w:t>
      </w:r>
      <w:r>
        <w:rPr>
          <w:sz w:val="24"/>
          <w:lang w:val="en-US"/>
        </w:rPr>
        <w:t>A</w:t>
      </w:r>
      <w:r>
        <w:rPr>
          <w:lang w:val="en-US"/>
        </w:rPr>
        <w:t>ZOR</w:t>
      </w:r>
      <w:r>
        <w:rPr/>
        <w:t>Í</w:t>
      </w:r>
      <w:r>
        <w:rPr>
          <w:lang w:val="en-US"/>
        </w:rPr>
        <w:t>N</w:t>
      </w:r>
      <w:r>
        <w:rPr>
          <w:sz w:val="24"/>
        </w:rPr>
        <w:t>)                                                   своим орудием производства.</w:t>
      </w:r>
    </w:p>
    <w:p>
      <w:pPr>
        <w:pStyle w:val="Normal1"/>
        <w:spacing w:lineRule="auto" w:line="240"/>
        <w:ind w:firstLine="284" w:end="0"/>
        <w:rPr/>
      </w:pPr>
      <w:r>
        <w:rPr>
          <w:sz w:val="24"/>
          <w:lang w:val="en-US"/>
        </w:rPr>
        <w:t>Veinte</w:t>
      </w:r>
      <w:r>
        <w:rPr>
          <w:sz w:val="24"/>
        </w:rPr>
        <w:t xml:space="preserve"> </w:t>
      </w:r>
      <w:r>
        <w:rPr>
          <w:sz w:val="24"/>
          <w:lang w:val="en-US"/>
        </w:rPr>
        <w:t>presas</w:t>
      </w:r>
      <w:r>
        <w:rPr>
          <w:sz w:val="24"/>
        </w:rPr>
        <w:t xml:space="preserve">                                                         Двадцать побед (</w:t>
      </w:r>
      <w:r>
        <w:rPr>
          <w:i/>
          <w:sz w:val="24"/>
        </w:rPr>
        <w:t>доcл</w:t>
      </w:r>
      <w:r>
        <w:rPr>
          <w:sz w:val="24"/>
        </w:rPr>
        <w:t>.: добыч)</w:t>
      </w:r>
    </w:p>
    <w:p>
      <w:pPr>
        <w:pStyle w:val="Normal1"/>
        <w:spacing w:lineRule="auto" w:line="240"/>
        <w:ind w:firstLine="284" w:end="0"/>
        <w:rPr>
          <w:sz w:val="24"/>
          <w:lang w:val="en-US"/>
        </w:rPr>
      </w:pPr>
      <w:r>
        <w:rPr>
          <w:sz w:val="24"/>
          <w:lang w:val="en-US"/>
        </w:rPr>
        <w:t xml:space="preserve">Hemos hecho                                                              </w:t>
      </w:r>
      <w:r>
        <w:rPr>
          <w:sz w:val="24"/>
        </w:rPr>
        <w:t>одержали</w:t>
      </w:r>
    </w:p>
    <w:p>
      <w:pPr>
        <w:pStyle w:val="Normal1"/>
        <w:spacing w:lineRule="auto" w:line="240"/>
        <w:ind w:firstLine="284" w:end="0"/>
        <w:rPr>
          <w:sz w:val="24"/>
          <w:lang w:val="en-US"/>
        </w:rPr>
      </w:pPr>
      <w:r>
        <w:rPr>
          <w:sz w:val="24"/>
          <w:lang w:val="en-US"/>
        </w:rPr>
        <w:t xml:space="preserve">A despecho                                                                 на зло    </w:t>
      </w:r>
    </w:p>
    <w:p>
      <w:pPr>
        <w:pStyle w:val="Normal1"/>
        <w:spacing w:lineRule="auto" w:line="240"/>
        <w:rPr/>
      </w:pPr>
      <w:r>
        <w:rPr>
          <w:sz w:val="24"/>
          <w:lang w:val="en-US"/>
        </w:rPr>
        <w:t xml:space="preserve">     </w:t>
      </w:r>
      <w:r>
        <w:rPr>
          <w:i/>
          <w:sz w:val="24"/>
          <w:lang w:val="en-US"/>
        </w:rPr>
        <w:t>Del</w:t>
      </w:r>
      <w:r>
        <w:rPr>
          <w:i/>
          <w:sz w:val="24"/>
        </w:rPr>
        <w:t xml:space="preserve"> </w:t>
      </w:r>
      <w:r>
        <w:rPr>
          <w:i/>
          <w:sz w:val="24"/>
          <w:lang w:val="en-US"/>
        </w:rPr>
        <w:t>ingl</w:t>
      </w:r>
      <w:r>
        <w:rPr>
          <w:i/>
          <w:sz w:val="24"/>
        </w:rPr>
        <w:t>é</w:t>
      </w:r>
      <w:r>
        <w:rPr>
          <w:i/>
          <w:sz w:val="24"/>
          <w:lang w:val="en-US"/>
        </w:rPr>
        <w:t>s</w:t>
      </w:r>
      <w:r>
        <w:rPr>
          <w:i/>
          <w:sz w:val="24"/>
        </w:rPr>
        <w:t xml:space="preserve">                                                                    </w:t>
      </w:r>
      <w:r>
        <w:rPr>
          <w:sz w:val="24"/>
        </w:rPr>
        <w:t>англичанам (</w:t>
      </w:r>
      <w:r>
        <w:rPr>
          <w:i/>
          <w:sz w:val="24"/>
        </w:rPr>
        <w:t>доcл</w:t>
      </w:r>
      <w:r>
        <w:rPr>
          <w:sz w:val="24"/>
        </w:rPr>
        <w:t>.: англичанину)</w:t>
      </w:r>
    </w:p>
    <w:p>
      <w:pPr>
        <w:pStyle w:val="Normal1"/>
        <w:spacing w:lineRule="auto" w:line="240"/>
        <w:ind w:firstLine="284" w:end="0"/>
        <w:rPr/>
      </w:pPr>
      <w:r>
        <w:rPr>
          <w:sz w:val="24"/>
          <w:lang w:val="en-US"/>
        </w:rPr>
        <w:t>(J.</w:t>
      </w:r>
      <w:r>
        <w:rPr>
          <w:lang w:val="en-US"/>
        </w:rPr>
        <w:t>DE</w:t>
      </w:r>
      <w:r>
        <w:rPr>
          <w:sz w:val="24"/>
          <w:lang w:val="en-US"/>
        </w:rPr>
        <w:t xml:space="preserve"> E</w:t>
      </w:r>
      <w:r>
        <w:rPr>
          <w:lang w:val="en-US"/>
        </w:rPr>
        <w:t>SPRONCEDA</w:t>
      </w:r>
      <w:r>
        <w:rPr>
          <w:sz w:val="24"/>
          <w:lang w:val="en-US"/>
        </w:rPr>
        <w:t>)</w:t>
      </w:r>
    </w:p>
    <w:p>
      <w:pPr>
        <w:pStyle w:val="Normal1"/>
        <w:spacing w:lineRule="auto" w:line="240"/>
        <w:ind w:firstLine="284" w:end="0"/>
        <w:rPr/>
      </w:pPr>
      <w:r>
        <w:rPr>
          <w:sz w:val="24"/>
          <w:lang w:val="en-US"/>
        </w:rPr>
        <w:t xml:space="preserve"> </w:t>
      </w:r>
      <w:r>
        <w:rPr>
          <w:sz w:val="24"/>
        </w:rPr>
        <w:t xml:space="preserve">г) когда существительные выражают отвлеченные, абстрактные понятия, так как такие понятия обычно мыслятся как нечто целостное, неделимое. Речь идет о существительных типа: </w:t>
      </w:r>
      <w:r>
        <w:rPr>
          <w:b/>
          <w:sz w:val="24"/>
          <w:lang w:val="en-US"/>
        </w:rPr>
        <w:t>la</w:t>
      </w:r>
      <w:r>
        <w:rPr>
          <w:sz w:val="24"/>
        </w:rPr>
        <w:t xml:space="preserve"> </w:t>
      </w:r>
      <w:r>
        <w:rPr>
          <w:sz w:val="24"/>
          <w:lang w:val="en-US"/>
        </w:rPr>
        <w:t>valent</w:t>
      </w:r>
      <w:r>
        <w:rPr>
          <w:sz w:val="24"/>
        </w:rPr>
        <w:t>í</w:t>
      </w:r>
      <w:r>
        <w:rPr>
          <w:sz w:val="24"/>
          <w:lang w:val="en-US"/>
        </w:rPr>
        <w:t>a</w:t>
      </w:r>
      <w:r>
        <w:rPr>
          <w:sz w:val="24"/>
        </w:rPr>
        <w:t xml:space="preserve">, </w:t>
      </w:r>
      <w:r>
        <w:rPr>
          <w:b/>
          <w:sz w:val="24"/>
          <w:lang w:val="en-US"/>
        </w:rPr>
        <w:t>el</w:t>
      </w:r>
      <w:r>
        <w:rPr>
          <w:b/>
          <w:sz w:val="24"/>
        </w:rPr>
        <w:t xml:space="preserve"> </w:t>
      </w:r>
      <w:r>
        <w:rPr>
          <w:sz w:val="24"/>
          <w:lang w:val="en-US"/>
        </w:rPr>
        <w:t>temor</w:t>
      </w:r>
      <w:r>
        <w:rPr>
          <w:sz w:val="24"/>
        </w:rPr>
        <w:t xml:space="preserve">, </w:t>
      </w:r>
      <w:r>
        <w:rPr>
          <w:b/>
          <w:sz w:val="24"/>
          <w:lang w:val="en-US"/>
        </w:rPr>
        <w:t>la</w:t>
      </w:r>
      <w:r>
        <w:rPr>
          <w:sz w:val="24"/>
        </w:rPr>
        <w:t xml:space="preserve"> </w:t>
      </w:r>
      <w:r>
        <w:rPr>
          <w:sz w:val="24"/>
          <w:lang w:val="en-US"/>
        </w:rPr>
        <w:t>libertad</w:t>
      </w:r>
      <w:r>
        <w:rPr>
          <w:sz w:val="24"/>
        </w:rPr>
        <w:t xml:space="preserve">, </w:t>
      </w:r>
      <w:r>
        <w:rPr>
          <w:b/>
          <w:sz w:val="24"/>
          <w:lang w:val="en-US"/>
        </w:rPr>
        <w:t>la</w:t>
      </w:r>
      <w:r>
        <w:rPr>
          <w:sz w:val="24"/>
        </w:rPr>
        <w:t xml:space="preserve"> </w:t>
      </w:r>
      <w:r>
        <w:rPr>
          <w:sz w:val="24"/>
          <w:lang w:val="en-US"/>
        </w:rPr>
        <w:t>dicha</w:t>
      </w:r>
      <w:r>
        <w:rPr>
          <w:sz w:val="24"/>
        </w:rPr>
        <w:t xml:space="preserve">, </w:t>
      </w:r>
      <w:r>
        <w:rPr>
          <w:b/>
          <w:sz w:val="24"/>
          <w:lang w:val="en-US"/>
        </w:rPr>
        <w:t>la</w:t>
      </w:r>
      <w:r>
        <w:rPr>
          <w:sz w:val="24"/>
        </w:rPr>
        <w:t xml:space="preserve"> </w:t>
      </w:r>
      <w:r>
        <w:rPr>
          <w:sz w:val="24"/>
          <w:lang w:val="en-US"/>
        </w:rPr>
        <w:t>alegr</w:t>
      </w:r>
      <w:r>
        <w:rPr>
          <w:sz w:val="24"/>
        </w:rPr>
        <w:t>í</w:t>
      </w:r>
      <w:r>
        <w:rPr>
          <w:sz w:val="24"/>
          <w:lang w:val="en-US"/>
        </w:rPr>
        <w:t>a</w:t>
      </w:r>
      <w:r>
        <w:rPr>
          <w:sz w:val="24"/>
        </w:rPr>
        <w:t>:</w:t>
      </w:r>
    </w:p>
    <w:p>
      <w:pPr>
        <w:pStyle w:val="Normal1"/>
        <w:spacing w:lineRule="auto" w:line="240"/>
        <w:ind w:firstLine="284" w:end="0"/>
        <w:rPr/>
      </w:pPr>
      <w:r>
        <w:rPr>
          <w:sz w:val="24"/>
        </w:rPr>
        <w:t>¿</w:t>
      </w:r>
      <w:r>
        <w:rPr>
          <w:sz w:val="24"/>
          <w:lang w:val="en-US"/>
        </w:rPr>
        <w:t>Ser</w:t>
      </w:r>
      <w:r>
        <w:rPr>
          <w:sz w:val="24"/>
        </w:rPr>
        <w:t xml:space="preserve">á </w:t>
      </w:r>
      <w:r>
        <w:rPr>
          <w:sz w:val="24"/>
          <w:lang w:val="en-US"/>
        </w:rPr>
        <w:t>que</w:t>
      </w:r>
      <w:r>
        <w:rPr>
          <w:sz w:val="24"/>
        </w:rPr>
        <w:t xml:space="preserve"> </w:t>
      </w:r>
      <w:r>
        <w:rPr>
          <w:sz w:val="24"/>
          <w:lang w:val="en-US"/>
        </w:rPr>
        <w:t>no</w:t>
      </w:r>
      <w:r>
        <w:rPr>
          <w:sz w:val="24"/>
        </w:rPr>
        <w:t xml:space="preserve"> </w:t>
      </w:r>
      <w:r>
        <w:rPr>
          <w:sz w:val="24"/>
          <w:lang w:val="en-US"/>
        </w:rPr>
        <w:t>trasluce</w:t>
      </w:r>
      <w:r>
        <w:rPr>
          <w:sz w:val="24"/>
        </w:rPr>
        <w:t xml:space="preserve"> </w:t>
      </w:r>
      <w:r>
        <w:rPr>
          <w:sz w:val="24"/>
          <w:lang w:val="en-US"/>
        </w:rPr>
        <w:t>en</w:t>
      </w:r>
      <w:r>
        <w:rPr>
          <w:sz w:val="24"/>
        </w:rPr>
        <w:t xml:space="preserve"> </w:t>
      </w:r>
      <w:r>
        <w:rPr>
          <w:sz w:val="24"/>
          <w:lang w:val="en-US"/>
        </w:rPr>
        <w:t>p</w:t>
      </w:r>
      <w:r>
        <w:rPr>
          <w:sz w:val="24"/>
        </w:rPr>
        <w:t>á</w:t>
      </w:r>
      <w:r>
        <w:rPr>
          <w:sz w:val="24"/>
          <w:lang w:val="en-US"/>
        </w:rPr>
        <w:t>ginas</w:t>
      </w:r>
      <w:r>
        <w:rPr>
          <w:sz w:val="24"/>
        </w:rPr>
        <w:t xml:space="preserve"> </w:t>
      </w:r>
      <w:r>
        <w:rPr>
          <w:sz w:val="24"/>
          <w:lang w:val="en-US"/>
        </w:rPr>
        <w:t>de</w:t>
      </w:r>
      <w:r>
        <w:rPr>
          <w:sz w:val="24"/>
        </w:rPr>
        <w:t xml:space="preserve">                     Разве на страницах книги не угадывается</w:t>
      </w:r>
    </w:p>
    <w:p>
      <w:pPr>
        <w:pStyle w:val="Normal1"/>
        <w:spacing w:lineRule="auto" w:line="240"/>
        <w:ind w:firstLine="567" w:end="0"/>
        <w:rPr/>
      </w:pPr>
      <w:r>
        <w:rPr>
          <w:sz w:val="24"/>
          <w:lang w:val="en-US"/>
        </w:rPr>
        <w:t>un</w:t>
      </w:r>
      <w:r>
        <w:rPr>
          <w:sz w:val="24"/>
        </w:rPr>
        <w:t xml:space="preserve"> </w:t>
      </w:r>
      <w:r>
        <w:rPr>
          <w:sz w:val="24"/>
          <w:lang w:val="en-US"/>
        </w:rPr>
        <w:t>libro</w:t>
      </w:r>
      <w:r>
        <w:rPr>
          <w:sz w:val="24"/>
        </w:rPr>
        <w:t xml:space="preserve"> </w:t>
      </w:r>
      <w:r>
        <w:rPr>
          <w:i/>
          <w:sz w:val="24"/>
          <w:lang w:val="en-US"/>
        </w:rPr>
        <w:t>el</w:t>
      </w:r>
      <w:r>
        <w:rPr>
          <w:i/>
          <w:sz w:val="24"/>
        </w:rPr>
        <w:t xml:space="preserve"> </w:t>
      </w:r>
      <w:r>
        <w:rPr>
          <w:i/>
          <w:sz w:val="24"/>
          <w:lang w:val="en-US"/>
        </w:rPr>
        <w:t>entusiasmo</w:t>
      </w:r>
      <w:r>
        <w:rPr>
          <w:sz w:val="24"/>
        </w:rPr>
        <w:t xml:space="preserve">, </w:t>
      </w:r>
      <w:r>
        <w:rPr>
          <w:i/>
          <w:sz w:val="24"/>
          <w:lang w:val="en-US"/>
        </w:rPr>
        <w:t>la</w:t>
      </w:r>
      <w:r>
        <w:rPr>
          <w:i/>
          <w:sz w:val="24"/>
        </w:rPr>
        <w:t xml:space="preserve"> </w:t>
      </w:r>
      <w:r>
        <w:rPr>
          <w:i/>
          <w:sz w:val="24"/>
          <w:lang w:val="en-US"/>
        </w:rPr>
        <w:t>c</w:t>
      </w:r>
      <w:r>
        <w:rPr>
          <w:i/>
          <w:sz w:val="24"/>
        </w:rPr>
        <w:t>ó</w:t>
      </w:r>
      <w:r>
        <w:rPr>
          <w:i/>
          <w:sz w:val="24"/>
          <w:lang w:val="en-US"/>
        </w:rPr>
        <w:t>le</w:t>
      </w:r>
      <w:r>
        <w:rPr>
          <w:sz w:val="24"/>
        </w:rPr>
        <w:t xml:space="preserve">-                               восторг, гнев, тоска, </w:t>
      </w:r>
    </w:p>
    <w:p>
      <w:pPr>
        <w:pStyle w:val="Normal1"/>
        <w:spacing w:lineRule="auto" w:line="240"/>
        <w:ind w:firstLine="567" w:end="0"/>
        <w:rPr/>
      </w:pPr>
      <w:r>
        <w:rPr>
          <w:i/>
          <w:sz w:val="24"/>
          <w:lang w:val="en-US"/>
        </w:rPr>
        <w:t>r</w:t>
      </w:r>
      <w:r>
        <w:rPr>
          <w:i/>
          <w:sz w:val="24"/>
        </w:rPr>
        <w:t>а</w:t>
      </w:r>
      <w:r>
        <w:rPr>
          <w:sz w:val="24"/>
        </w:rPr>
        <w:t xml:space="preserve">, </w:t>
      </w:r>
      <w:r>
        <w:rPr>
          <w:i/>
          <w:sz w:val="24"/>
          <w:lang w:val="en-US"/>
        </w:rPr>
        <w:t>el</w:t>
      </w:r>
      <w:r>
        <w:rPr>
          <w:i/>
          <w:sz w:val="24"/>
        </w:rPr>
        <w:t xml:space="preserve"> </w:t>
      </w:r>
      <w:r>
        <w:rPr>
          <w:i/>
          <w:sz w:val="24"/>
          <w:lang w:val="en-US"/>
        </w:rPr>
        <w:t>cansancio</w:t>
      </w:r>
      <w:r>
        <w:rPr>
          <w:i/>
          <w:sz w:val="24"/>
        </w:rPr>
        <w:t xml:space="preserve">, </w:t>
      </w:r>
      <w:r>
        <w:rPr>
          <w:i/>
          <w:sz w:val="24"/>
          <w:lang w:val="en-US"/>
        </w:rPr>
        <w:t>la</w:t>
      </w:r>
      <w:r>
        <w:rPr>
          <w:i/>
          <w:sz w:val="24"/>
        </w:rPr>
        <w:t xml:space="preserve"> </w:t>
      </w:r>
      <w:r>
        <w:rPr>
          <w:i/>
          <w:sz w:val="24"/>
          <w:lang w:val="en-US"/>
        </w:rPr>
        <w:t>fatiga</w:t>
      </w:r>
      <w:r>
        <w:rPr>
          <w:i/>
          <w:sz w:val="24"/>
        </w:rPr>
        <w:t xml:space="preserve"> </w:t>
      </w:r>
      <w:r>
        <w:rPr>
          <w:i/>
          <w:sz w:val="24"/>
          <w:lang w:val="en-US"/>
        </w:rPr>
        <w:t>y</w:t>
      </w:r>
      <w:r>
        <w:rPr>
          <w:i/>
          <w:sz w:val="24"/>
        </w:rPr>
        <w:t xml:space="preserve"> </w:t>
      </w:r>
      <w:r>
        <w:rPr>
          <w:i/>
          <w:sz w:val="24"/>
          <w:lang w:val="en-US"/>
        </w:rPr>
        <w:t>el</w:t>
      </w:r>
      <w:r>
        <w:rPr>
          <w:sz w:val="24"/>
        </w:rPr>
        <w:t xml:space="preserve">                                 страдание и досада?</w:t>
      </w:r>
    </w:p>
    <w:p>
      <w:pPr>
        <w:pStyle w:val="Normal1"/>
        <w:spacing w:lineRule="auto" w:line="240"/>
        <w:ind w:firstLine="567" w:end="0"/>
        <w:rPr/>
      </w:pPr>
      <w:r>
        <w:rPr>
          <w:i/>
          <w:sz w:val="24"/>
          <w:lang w:val="en-US"/>
        </w:rPr>
        <w:t>aburrimiento</w:t>
      </w:r>
      <w:r>
        <w:rPr>
          <w:sz w:val="24"/>
          <w:lang w:val="en-US"/>
        </w:rPr>
        <w:t>? (P</w:t>
      </w:r>
      <w:r>
        <w:rPr>
          <w:lang w:val="en-US"/>
        </w:rPr>
        <w:t xml:space="preserve">ÍO </w:t>
      </w:r>
      <w:r>
        <w:rPr>
          <w:sz w:val="24"/>
          <w:lang w:val="en-US"/>
        </w:rPr>
        <w:t>B</w:t>
      </w:r>
      <w:r>
        <w:rPr>
          <w:lang w:val="en-US"/>
        </w:rPr>
        <w:t>AROJA</w:t>
      </w:r>
      <w:r>
        <w:rPr>
          <w:sz w:val="24"/>
          <w:lang w:val="en-US"/>
        </w:rPr>
        <w:t>)</w:t>
      </w:r>
    </w:p>
    <w:p>
      <w:pPr>
        <w:pStyle w:val="Normal1"/>
        <w:spacing w:lineRule="auto" w:line="240"/>
        <w:ind w:firstLine="284" w:end="0"/>
        <w:rPr/>
      </w:pPr>
      <w:r>
        <w:rPr>
          <w:sz w:val="24"/>
          <w:lang w:val="en-US"/>
        </w:rPr>
        <w:t xml:space="preserve">¡Devolvedme </w:t>
      </w:r>
      <w:r>
        <w:rPr>
          <w:i/>
          <w:iCs/>
          <w:sz w:val="24"/>
          <w:lang w:val="en-US"/>
        </w:rPr>
        <w:t>la libertad</w:t>
      </w:r>
      <w:r>
        <w:rPr>
          <w:sz w:val="24"/>
          <w:lang w:val="en-US"/>
        </w:rPr>
        <w:t xml:space="preserve">! </w:t>
      </w:r>
      <w:r>
        <w:rPr>
          <w:sz w:val="24"/>
        </w:rPr>
        <w:t>(</w:t>
      </w:r>
      <w:r>
        <w:rPr>
          <w:sz w:val="24"/>
          <w:lang w:val="en-US"/>
        </w:rPr>
        <w:t>B</w:t>
      </w:r>
      <w:r>
        <w:rPr>
          <w:sz w:val="24"/>
        </w:rPr>
        <w:t>.</w:t>
      </w:r>
      <w:r>
        <w:rPr>
          <w:sz w:val="24"/>
          <w:lang w:val="en-US"/>
        </w:rPr>
        <w:t>L</w:t>
      </w:r>
      <w:r>
        <w:rPr>
          <w:lang w:val="en-US"/>
        </w:rPr>
        <w:t>ILLO</w:t>
      </w:r>
      <w:r>
        <w:rPr>
          <w:sz w:val="24"/>
        </w:rPr>
        <w:t xml:space="preserve">)                     Верните мне свободу!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д) когда существительные обозначают названия отраслей науки</w:t>
      </w:r>
      <w:r>
        <w:rPr>
          <w:sz w:val="24"/>
          <w:lang w:val="es-VE"/>
        </w:rPr>
        <w:t xml:space="preserve"> </w:t>
      </w:r>
      <w:r>
        <w:rPr>
          <w:sz w:val="24"/>
        </w:rPr>
        <w:t xml:space="preserve">и искусства (например: </w:t>
      </w:r>
      <w:r>
        <w:rPr>
          <w:b/>
          <w:sz w:val="24"/>
          <w:lang w:val="en-US"/>
        </w:rPr>
        <w:t>l</w:t>
      </w:r>
      <w:r>
        <w:rPr>
          <w:b/>
          <w:sz w:val="24"/>
        </w:rPr>
        <w:t>а</w:t>
      </w:r>
      <w:r>
        <w:rPr>
          <w:sz w:val="24"/>
        </w:rPr>
        <w:t xml:space="preserve"> </w:t>
      </w:r>
      <w:r>
        <w:rPr>
          <w:sz w:val="24"/>
          <w:lang w:val="en-US"/>
        </w:rPr>
        <w:t>pintura</w:t>
      </w:r>
      <w:r>
        <w:rPr>
          <w:sz w:val="24"/>
        </w:rPr>
        <w:t xml:space="preserve">, </w:t>
      </w:r>
      <w:r>
        <w:rPr>
          <w:b/>
          <w:sz w:val="24"/>
          <w:lang w:val="en-US"/>
        </w:rPr>
        <w:t>el</w:t>
      </w:r>
      <w:r>
        <w:rPr>
          <w:b/>
          <w:sz w:val="24"/>
        </w:rPr>
        <w:t xml:space="preserve"> </w:t>
      </w:r>
      <w:r>
        <w:rPr>
          <w:sz w:val="24"/>
          <w:lang w:val="en-US"/>
        </w:rPr>
        <w:t>arte</w:t>
      </w:r>
      <w:r>
        <w:rPr>
          <w:sz w:val="24"/>
        </w:rPr>
        <w:t xml:space="preserve">, </w:t>
      </w:r>
      <w:r>
        <w:rPr>
          <w:b/>
          <w:sz w:val="24"/>
          <w:lang w:val="en-US"/>
        </w:rPr>
        <w:t>la</w:t>
      </w:r>
      <w:r>
        <w:rPr>
          <w:sz w:val="24"/>
        </w:rPr>
        <w:t xml:space="preserve"> </w:t>
      </w:r>
      <w:r>
        <w:rPr>
          <w:sz w:val="24"/>
          <w:lang w:val="en-US"/>
        </w:rPr>
        <w:t>qu</w:t>
      </w:r>
      <w:r>
        <w:rPr>
          <w:sz w:val="24"/>
        </w:rPr>
        <w:t>í</w:t>
      </w:r>
      <w:r>
        <w:rPr>
          <w:sz w:val="24"/>
          <w:lang w:val="en-US"/>
        </w:rPr>
        <w:t>mica</w:t>
      </w:r>
      <w:r>
        <w:rPr>
          <w:sz w:val="24"/>
        </w:rPr>
        <w:t>) и употребляют</w:t>
        <w:softHyphen/>
        <w:t>ся в функции подлежащего:</w:t>
      </w:r>
    </w:p>
    <w:p>
      <w:pPr>
        <w:pStyle w:val="Normal1"/>
        <w:spacing w:lineRule="auto" w:line="240"/>
        <w:ind w:firstLine="284" w:start="40" w:end="0"/>
        <w:rPr/>
      </w:pPr>
      <w:r>
        <w:rPr>
          <w:i/>
          <w:sz w:val="24"/>
          <w:lang w:val="en-US"/>
        </w:rPr>
        <w:t>La química</w:t>
      </w:r>
      <w:r>
        <w:rPr>
          <w:sz w:val="24"/>
          <w:lang w:val="en-US"/>
        </w:rPr>
        <w:t xml:space="preserve"> atrae a los jóvenes.                              </w:t>
      </w:r>
      <w:r>
        <w:rPr>
          <w:sz w:val="24"/>
        </w:rPr>
        <w:t>Химия привлекает молодых людей.</w:t>
      </w:r>
    </w:p>
    <w:p>
      <w:pPr>
        <w:pStyle w:val="Normal1"/>
        <w:spacing w:lineRule="auto" w:line="240"/>
        <w:ind w:firstLine="527" w:start="40" w:end="0"/>
        <w:rPr/>
      </w:pPr>
      <w:r>
        <w:rPr>
          <w:sz w:val="24"/>
        </w:rPr>
        <w:t xml:space="preserve">Но: </w:t>
      </w:r>
      <w:r>
        <w:rPr>
          <w:sz w:val="24"/>
          <w:lang w:val="en-US"/>
        </w:rPr>
        <w:t>Ahora</w:t>
      </w:r>
      <w:r>
        <w:rPr>
          <w:sz w:val="24"/>
        </w:rPr>
        <w:t xml:space="preserve"> </w:t>
      </w:r>
      <w:r>
        <w:rPr>
          <w:sz w:val="24"/>
          <w:lang w:val="en-US"/>
        </w:rPr>
        <w:t>muchos</w:t>
      </w:r>
      <w:r>
        <w:rPr>
          <w:sz w:val="24"/>
        </w:rPr>
        <w:t xml:space="preserve"> </w:t>
      </w:r>
      <w:r>
        <w:rPr>
          <w:sz w:val="24"/>
          <w:lang w:val="en-US"/>
        </w:rPr>
        <w:t>j</w:t>
      </w:r>
      <w:r>
        <w:rPr>
          <w:sz w:val="24"/>
        </w:rPr>
        <w:t>ó</w:t>
      </w:r>
      <w:r>
        <w:rPr>
          <w:sz w:val="24"/>
          <w:lang w:val="en-US"/>
        </w:rPr>
        <w:t>venes</w:t>
      </w:r>
      <w:r>
        <w:rPr>
          <w:sz w:val="24"/>
        </w:rPr>
        <w:t xml:space="preserve"> es-                          Но: Сейчас многие молодые</w:t>
      </w:r>
    </w:p>
    <w:p>
      <w:pPr>
        <w:pStyle w:val="Normal1"/>
        <w:spacing w:lineRule="auto" w:line="240"/>
        <w:ind w:firstLine="527" w:start="40" w:end="0"/>
        <w:rPr/>
      </w:pPr>
      <w:r>
        <w:rPr>
          <w:sz w:val="24"/>
          <w:lang w:val="en-US"/>
        </w:rPr>
        <w:t>tudian</w:t>
      </w:r>
      <w:r>
        <w:rPr>
          <w:sz w:val="24"/>
        </w:rPr>
        <w:t xml:space="preserve"> química.                                                   люди изучают химию. </w:t>
      </w:r>
    </w:p>
    <w:p>
      <w:pPr>
        <w:pStyle w:val="Normal1"/>
        <w:spacing w:lineRule="auto" w:line="240"/>
        <w:ind w:firstLine="284" w:start="40" w:end="0"/>
        <w:rPr/>
      </w:pPr>
      <w:r>
        <w:rPr>
          <w:i/>
          <w:sz w:val="24"/>
          <w:lang w:val="en-US"/>
        </w:rPr>
        <w:t>El arte</w:t>
      </w:r>
      <w:r>
        <w:rPr>
          <w:sz w:val="24"/>
          <w:lang w:val="en-US"/>
        </w:rPr>
        <w:t xml:space="preserve"> debe servir al pueblo.                                 </w:t>
      </w:r>
      <w:r>
        <w:rPr>
          <w:sz w:val="24"/>
        </w:rPr>
        <w:t>Искусство должно принадлежать народу.</w:t>
      </w:r>
    </w:p>
    <w:p>
      <w:pPr>
        <w:pStyle w:val="Normal1"/>
        <w:spacing w:lineRule="auto" w:line="240"/>
        <w:ind w:firstLine="284" w:start="40" w:end="0"/>
        <w:rPr>
          <w:sz w:val="24"/>
        </w:rPr>
      </w:pPr>
      <w:r>
        <w:rPr>
          <w:sz w:val="24"/>
        </w:rPr>
      </w:r>
    </w:p>
    <w:p>
      <w:pPr>
        <w:pStyle w:val="Normal1"/>
        <w:spacing w:lineRule="auto" w:line="240"/>
        <w:ind w:firstLine="284" w:start="40" w:end="0"/>
        <w:rPr>
          <w:sz w:val="24"/>
        </w:rPr>
      </w:pPr>
      <w:r>
        <w:rPr>
          <w:sz w:val="24"/>
        </w:rPr>
        <w:t>3. Определенный артикль может выполнять заместительные функции, когда в стилистических целях, связанных со стремлением избежать повторов, он заменяет употребленное в предыдущем контексте существительное. В этих случаях артикли практически уподобляются указательным местоимениям:</w:t>
      </w:r>
    </w:p>
    <w:p>
      <w:pPr>
        <w:pStyle w:val="Normal1"/>
        <w:spacing w:lineRule="auto" w:line="240"/>
        <w:ind w:firstLine="284" w:start="400" w:end="0"/>
        <w:rPr>
          <w:sz w:val="24"/>
        </w:rPr>
      </w:pPr>
      <w:r>
        <w:rPr>
          <w:sz w:val="24"/>
        </w:rPr>
      </w:r>
    </w:p>
    <w:p>
      <w:pPr>
        <w:pStyle w:val="Normal1"/>
        <w:spacing w:lineRule="auto" w:line="240"/>
        <w:ind w:firstLine="284" w:start="400" w:end="0"/>
        <w:rPr/>
      </w:pPr>
      <w:r>
        <w:rPr>
          <w:sz w:val="24"/>
          <w:lang w:val="en-US"/>
        </w:rPr>
        <w:t xml:space="preserve">— </w:t>
      </w:r>
      <w:r>
        <w:rPr>
          <w:sz w:val="24"/>
          <w:lang w:val="en-US"/>
        </w:rPr>
        <w:t xml:space="preserve">¿ Qué traje te vas a poner?         </w:t>
      </w:r>
      <w:r>
        <w:rPr>
          <w:sz w:val="24"/>
        </w:rPr>
        <w:t>— Какой костюм ты наденешь?</w:t>
      </w:r>
    </w:p>
    <w:p>
      <w:pPr>
        <w:pStyle w:val="Normal1"/>
        <w:spacing w:lineRule="auto" w:line="240"/>
        <w:ind w:firstLine="284" w:start="400" w:end="0"/>
        <w:rPr/>
      </w:pPr>
      <w:r>
        <w:rPr>
          <w:sz w:val="24"/>
          <w:lang w:val="en-US"/>
        </w:rPr>
        <w:t xml:space="preserve">— </w:t>
      </w:r>
      <w:r>
        <w:rPr>
          <w:i/>
          <w:sz w:val="24"/>
          <w:lang w:val="en-US"/>
        </w:rPr>
        <w:t>El</w:t>
      </w:r>
      <w:r>
        <w:rPr>
          <w:sz w:val="24"/>
          <w:lang w:val="en-US"/>
        </w:rPr>
        <w:t xml:space="preserve"> de todos los días.                    </w:t>
      </w:r>
      <w:r>
        <w:rPr>
          <w:sz w:val="24"/>
        </w:rPr>
        <w:t xml:space="preserve">— Тот, что ношу каждый день. </w:t>
      </w:r>
    </w:p>
    <w:p>
      <w:pPr>
        <w:pStyle w:val="Normal1"/>
        <w:spacing w:lineRule="auto" w:line="240"/>
        <w:ind w:firstLine="284" w:start="400" w:end="0"/>
        <w:rPr/>
      </w:pPr>
      <w:r>
        <w:rPr>
          <w:sz w:val="24"/>
          <w:lang w:val="en-US"/>
        </w:rPr>
        <w:t>(</w:t>
      </w:r>
      <w:r>
        <w:rPr>
          <w:sz w:val="24"/>
        </w:rPr>
        <w:t>М</w:t>
      </w:r>
      <w:r>
        <w:rPr>
          <w:sz w:val="24"/>
          <w:lang w:val="en-US"/>
        </w:rPr>
        <w:t>. M</w:t>
      </w:r>
      <w:r>
        <w:rPr>
          <w:lang w:val="en-US"/>
        </w:rPr>
        <w:t>OLINER</w:t>
      </w:r>
      <w:r>
        <w:rPr>
          <w:sz w:val="24"/>
          <w:lang w:val="en-US"/>
        </w:rPr>
        <w:t>)</w:t>
      </w:r>
    </w:p>
    <w:p>
      <w:pPr>
        <w:pStyle w:val="Normal1"/>
        <w:spacing w:lineRule="auto" w:line="240"/>
        <w:ind w:firstLine="284" w:end="0"/>
        <w:rPr/>
      </w:pPr>
      <w:r>
        <w:rPr>
          <w:sz w:val="24"/>
          <w:lang w:val="en-US"/>
        </w:rPr>
        <w:t xml:space="preserve">Hay dos Españas </w:t>
      </w:r>
      <w:r>
        <w:rPr>
          <w:i/>
          <w:sz w:val="24"/>
          <w:lang w:val="en-US"/>
        </w:rPr>
        <w:t>la</w:t>
      </w:r>
      <w:r>
        <w:rPr>
          <w:sz w:val="24"/>
          <w:lang w:val="en-US"/>
        </w:rPr>
        <w:t xml:space="preserve"> de las formas </w:t>
      </w:r>
      <w:r>
        <w:rPr>
          <w:sz w:val="24"/>
        </w:rPr>
        <w:t>у</w:t>
      </w:r>
      <w:r>
        <w:rPr>
          <w:sz w:val="24"/>
          <w:lang w:val="en-US"/>
        </w:rPr>
        <w:t xml:space="preserve">        </w:t>
      </w:r>
      <w:r>
        <w:rPr>
          <w:sz w:val="24"/>
        </w:rPr>
        <w:t>Есть</w:t>
      </w:r>
      <w:r>
        <w:rPr>
          <w:sz w:val="24"/>
          <w:lang w:val="en-US"/>
        </w:rPr>
        <w:t xml:space="preserve"> </w:t>
      </w:r>
      <w:r>
        <w:rPr>
          <w:sz w:val="24"/>
        </w:rPr>
        <w:t>две</w:t>
      </w:r>
      <w:r>
        <w:rPr>
          <w:sz w:val="24"/>
          <w:lang w:val="en-US"/>
        </w:rPr>
        <w:t xml:space="preserve"> </w:t>
      </w:r>
      <w:r>
        <w:rPr>
          <w:sz w:val="24"/>
        </w:rPr>
        <w:t>Испании</w:t>
      </w:r>
      <w:r>
        <w:rPr>
          <w:sz w:val="24"/>
          <w:lang w:val="en-US"/>
        </w:rPr>
        <w:t>: (</w:t>
      </w:r>
      <w:r>
        <w:rPr>
          <w:sz w:val="24"/>
        </w:rPr>
        <w:t>Испания</w:t>
      </w:r>
      <w:r>
        <w:rPr>
          <w:sz w:val="24"/>
          <w:lang w:val="en-US"/>
        </w:rPr>
        <w:t>)</w:t>
      </w:r>
    </w:p>
    <w:p>
      <w:pPr>
        <w:pStyle w:val="Normal1"/>
        <w:spacing w:lineRule="auto" w:line="240"/>
        <w:ind w:firstLine="284" w:end="0"/>
        <w:rPr/>
      </w:pPr>
      <w:r>
        <w:rPr>
          <w:i/>
          <w:sz w:val="24"/>
          <w:lang w:val="en-US"/>
        </w:rPr>
        <w:t xml:space="preserve">        </w:t>
      </w:r>
      <w:r>
        <w:rPr>
          <w:i/>
          <w:sz w:val="24"/>
          <w:lang w:val="en-US"/>
        </w:rPr>
        <w:t>la de</w:t>
      </w:r>
      <w:r>
        <w:rPr>
          <w:sz w:val="24"/>
          <w:lang w:val="en-US"/>
        </w:rPr>
        <w:t xml:space="preserve"> las esencias. </w:t>
      </w:r>
      <w:r>
        <w:rPr>
          <w:sz w:val="24"/>
        </w:rPr>
        <w:t>(</w:t>
      </w:r>
      <w:r>
        <w:rPr>
          <w:sz w:val="24"/>
          <w:lang w:val="en-US"/>
        </w:rPr>
        <w:t>L</w:t>
      </w:r>
      <w:r>
        <w:rPr>
          <w:sz w:val="24"/>
        </w:rPr>
        <w:t xml:space="preserve">. </w:t>
      </w:r>
      <w:r>
        <w:rPr>
          <w:sz w:val="24"/>
          <w:lang w:val="en-US"/>
        </w:rPr>
        <w:t>F</w:t>
      </w:r>
      <w:r>
        <w:rPr>
          <w:lang w:val="en-US"/>
        </w:rPr>
        <w:t>ELIPE</w:t>
      </w:r>
      <w:r>
        <w:rPr>
          <w:sz w:val="24"/>
        </w:rPr>
        <w:t>)                  форм и (Испания) сущностей.</w:t>
      </w:r>
    </w:p>
    <w:p>
      <w:pPr>
        <w:pStyle w:val="Normal1"/>
        <w:spacing w:lineRule="auto" w:line="240"/>
        <w:ind w:firstLine="284" w:start="120" w:end="0"/>
        <w:rPr>
          <w:sz w:val="24"/>
        </w:rPr>
      </w:pPr>
      <w:r>
        <w:rPr>
          <w:sz w:val="24"/>
        </w:rPr>
      </w:r>
    </w:p>
    <w:p>
      <w:pPr>
        <w:pStyle w:val="Normal1"/>
        <w:spacing w:lineRule="auto" w:line="240"/>
        <w:ind w:firstLine="284" w:start="120" w:end="0"/>
        <w:rPr>
          <w:sz w:val="24"/>
        </w:rPr>
      </w:pPr>
      <w:r>
        <w:rPr>
          <w:sz w:val="24"/>
        </w:rPr>
        <w:t>4. Кроме того, определенный артикль фиксированно употребля</w:t>
        <w:softHyphen/>
        <w:t>ется во многих устойчивых сочетаниях типа:</w:t>
      </w:r>
    </w:p>
    <w:p>
      <w:pPr>
        <w:pStyle w:val="Normal1"/>
        <w:spacing w:lineRule="auto" w:line="240"/>
        <w:ind w:firstLine="284" w:start="640" w:end="0"/>
        <w:rPr>
          <w:b/>
          <w:sz w:val="24"/>
        </w:rPr>
      </w:pPr>
      <w:r>
        <w:rPr>
          <w:b/>
          <w:sz w:val="24"/>
        </w:rPr>
      </w:r>
    </w:p>
    <w:tbl>
      <w:tblPr>
        <w:tblW w:w="7187" w:type="dxa"/>
        <w:jc w:val="start"/>
        <w:tblInd w:w="576" w:type="dxa"/>
        <w:tblLayout w:type="fixed"/>
        <w:tblCellMar>
          <w:top w:w="0" w:type="dxa"/>
          <w:start w:w="108" w:type="dxa"/>
          <w:bottom w:w="0" w:type="dxa"/>
          <w:end w:w="108" w:type="dxa"/>
        </w:tblCellMar>
      </w:tblPr>
      <w:tblGrid>
        <w:gridCol w:w="3643"/>
        <w:gridCol w:w="3544"/>
      </w:tblGrid>
      <w:tr>
        <w:trPr>
          <w:trHeight w:val="2310" w:hRule="atLeast"/>
        </w:trPr>
        <w:tc>
          <w:tcPr>
            <w:tcW w:w="3643" w:type="dxa"/>
            <w:tcBorders/>
          </w:tcPr>
          <w:p>
            <w:pPr>
              <w:pStyle w:val="Normal1"/>
              <w:spacing w:lineRule="auto" w:line="240"/>
              <w:ind w:firstLine="284" w:start="172" w:end="0"/>
              <w:rPr/>
            </w:pPr>
            <w:r>
              <w:rPr>
                <w:b/>
                <w:sz w:val="24"/>
                <w:lang w:val="en-US"/>
              </w:rPr>
              <w:t>al</w:t>
            </w:r>
            <w:r>
              <w:rPr>
                <w:sz w:val="24"/>
                <w:lang w:val="en-US"/>
              </w:rPr>
              <w:t xml:space="preserve"> frente de</w:t>
            </w:r>
          </w:p>
          <w:p>
            <w:pPr>
              <w:pStyle w:val="Normal1"/>
              <w:spacing w:lineRule="auto" w:line="240"/>
              <w:ind w:firstLine="284" w:start="172" w:end="0"/>
              <w:rPr>
                <w:sz w:val="24"/>
                <w:lang w:val="en-US"/>
              </w:rPr>
            </w:pPr>
            <w:r>
              <w:rPr>
                <w:sz w:val="24"/>
                <w:lang w:val="en-US"/>
              </w:rPr>
              <w:t xml:space="preserve">saltar a </w:t>
            </w:r>
            <w:r>
              <w:rPr>
                <w:b/>
                <w:sz w:val="24"/>
                <w:lang w:val="en-US"/>
              </w:rPr>
              <w:t>la</w:t>
            </w:r>
            <w:r>
              <w:rPr>
                <w:sz w:val="24"/>
                <w:lang w:val="en-US"/>
              </w:rPr>
              <w:t xml:space="preserve"> vista</w:t>
            </w:r>
          </w:p>
          <w:p>
            <w:pPr>
              <w:pStyle w:val="Normal1"/>
              <w:spacing w:lineRule="auto" w:line="240"/>
              <w:ind w:firstLine="284" w:start="172" w:end="0"/>
              <w:rPr/>
            </w:pPr>
            <w:r>
              <w:rPr>
                <w:sz w:val="24"/>
                <w:lang w:val="en-US"/>
              </w:rPr>
              <w:t xml:space="preserve">jugarse </w:t>
            </w:r>
            <w:r>
              <w:rPr>
                <w:b/>
                <w:sz w:val="24"/>
                <w:lang w:val="en-US"/>
              </w:rPr>
              <w:t>la</w:t>
            </w:r>
            <w:r>
              <w:rPr>
                <w:sz w:val="24"/>
                <w:lang w:val="en-US"/>
              </w:rPr>
              <w:t xml:space="preserve"> vida</w:t>
            </w:r>
          </w:p>
          <w:p>
            <w:pPr>
              <w:pStyle w:val="Normal1"/>
              <w:spacing w:lineRule="auto" w:line="240"/>
              <w:ind w:firstLine="284" w:start="172" w:end="0"/>
              <w:rPr/>
            </w:pPr>
            <w:r>
              <w:rPr>
                <w:sz w:val="24"/>
                <w:lang w:val="en-US"/>
              </w:rPr>
              <w:t xml:space="preserve">tenga </w:t>
            </w:r>
            <w:r>
              <w:rPr>
                <w:b/>
                <w:sz w:val="24"/>
                <w:lang w:val="en-US"/>
              </w:rPr>
              <w:t xml:space="preserve">la </w:t>
            </w:r>
            <w:r>
              <w:rPr>
                <w:sz w:val="24"/>
                <w:lang w:val="en-US"/>
              </w:rPr>
              <w:t xml:space="preserve"> bondad</w:t>
            </w:r>
          </w:p>
          <w:p>
            <w:pPr>
              <w:pStyle w:val="Normal1"/>
              <w:spacing w:lineRule="auto" w:line="240"/>
              <w:ind w:firstLine="284" w:start="172" w:end="0"/>
              <w:rPr/>
            </w:pPr>
            <w:r>
              <w:rPr>
                <w:sz w:val="24"/>
                <w:lang w:val="en-US"/>
              </w:rPr>
              <w:t xml:space="preserve">promoter </w:t>
            </w:r>
            <w:r>
              <w:rPr>
                <w:b/>
                <w:sz w:val="24"/>
                <w:lang w:val="en-US"/>
              </w:rPr>
              <w:t xml:space="preserve">el </w:t>
            </w:r>
            <w:r>
              <w:rPr>
                <w:sz w:val="24"/>
              </w:rPr>
              <w:t>о</w:t>
            </w:r>
            <w:r>
              <w:rPr>
                <w:sz w:val="24"/>
                <w:lang w:val="en-US"/>
              </w:rPr>
              <w:t>r</w:t>
            </w:r>
            <w:r>
              <w:rPr>
                <w:sz w:val="24"/>
              </w:rPr>
              <w:t>о</w:t>
            </w:r>
            <w:r>
              <w:rPr>
                <w:sz w:val="24"/>
                <w:lang w:val="en-US"/>
              </w:rPr>
              <w:t xml:space="preserve"> </w:t>
            </w:r>
            <w:r>
              <w:rPr>
                <w:sz w:val="24"/>
              </w:rPr>
              <w:t>у</w:t>
            </w:r>
            <w:r>
              <w:rPr>
                <w:sz w:val="24"/>
                <w:lang w:val="en-US"/>
              </w:rPr>
              <w:t xml:space="preserve"> </w:t>
            </w:r>
            <w:r>
              <w:rPr>
                <w:b/>
                <w:sz w:val="24"/>
                <w:lang w:val="en-US"/>
              </w:rPr>
              <w:t>el</w:t>
            </w:r>
            <w:r>
              <w:rPr>
                <w:sz w:val="24"/>
                <w:lang w:val="en-US"/>
              </w:rPr>
              <w:t xml:space="preserve"> moro</w:t>
            </w:r>
          </w:p>
          <w:p>
            <w:pPr>
              <w:pStyle w:val="Normal1"/>
              <w:spacing w:lineRule="auto" w:line="240"/>
              <w:ind w:firstLine="284" w:start="172" w:end="0"/>
              <w:rPr/>
            </w:pPr>
            <w:r>
              <w:rPr>
                <w:b/>
                <w:sz w:val="24"/>
                <w:lang w:val="en-US"/>
              </w:rPr>
              <w:t xml:space="preserve">el </w:t>
            </w:r>
            <w:r>
              <w:rPr>
                <w:sz w:val="24"/>
                <w:lang w:val="en-US"/>
              </w:rPr>
              <w:t xml:space="preserve">canto </w:t>
            </w:r>
            <w:r>
              <w:rPr>
                <w:b/>
                <w:sz w:val="24"/>
                <w:lang w:val="en-US"/>
              </w:rPr>
              <w:t xml:space="preserve">del </w:t>
            </w:r>
            <w:r>
              <w:rPr>
                <w:sz w:val="24"/>
                <w:lang w:val="en-US"/>
              </w:rPr>
              <w:t>cisne</w:t>
            </w:r>
          </w:p>
          <w:p>
            <w:pPr>
              <w:pStyle w:val="Normal1"/>
              <w:spacing w:lineRule="auto" w:line="240"/>
              <w:ind w:firstLine="284" w:start="172" w:end="200"/>
              <w:rPr/>
            </w:pPr>
            <w:r>
              <w:rPr>
                <w:b/>
                <w:sz w:val="24"/>
                <w:lang w:val="en-US"/>
              </w:rPr>
              <w:t>la</w:t>
            </w:r>
            <w:r>
              <w:rPr>
                <w:sz w:val="24"/>
                <w:lang w:val="en-US"/>
              </w:rPr>
              <w:t xml:space="preserve"> gotera cava </w:t>
            </w:r>
            <w:r>
              <w:rPr>
                <w:b/>
                <w:sz w:val="24"/>
                <w:lang w:val="en-US"/>
              </w:rPr>
              <w:t>la</w:t>
            </w:r>
            <w:r>
              <w:rPr>
                <w:sz w:val="24"/>
                <w:lang w:val="en-US"/>
              </w:rPr>
              <w:t xml:space="preserve"> piedra</w:t>
            </w:r>
          </w:p>
          <w:p>
            <w:pPr>
              <w:pStyle w:val="Normal1"/>
              <w:ind w:end="800"/>
              <w:jc w:val="center"/>
              <w:rPr>
                <w:b/>
                <w:sz w:val="24"/>
                <w:lang w:val="en-US"/>
              </w:rPr>
            </w:pPr>
            <w:r>
              <w:rPr>
                <w:b/>
                <w:sz w:val="24"/>
                <w:lang w:val="en-US"/>
              </w:rPr>
            </w:r>
          </w:p>
        </w:tc>
        <w:tc>
          <w:tcPr>
            <w:tcW w:w="3544" w:type="dxa"/>
            <w:tcBorders/>
          </w:tcPr>
          <w:p>
            <w:pPr>
              <w:pStyle w:val="Normal1"/>
              <w:spacing w:lineRule="auto" w:line="240"/>
              <w:rPr>
                <w:sz w:val="24"/>
              </w:rPr>
            </w:pPr>
            <w:r>
              <w:rPr>
                <w:sz w:val="24"/>
              </w:rPr>
              <w:t xml:space="preserve">— </w:t>
            </w:r>
            <w:r>
              <w:rPr>
                <w:sz w:val="24"/>
              </w:rPr>
              <w:t>во главе</w:t>
            </w:r>
          </w:p>
          <w:p>
            <w:pPr>
              <w:pStyle w:val="Normal1"/>
              <w:spacing w:lineRule="auto" w:line="240"/>
              <w:rPr>
                <w:sz w:val="24"/>
              </w:rPr>
            </w:pPr>
            <w:r>
              <w:rPr>
                <w:sz w:val="24"/>
              </w:rPr>
              <w:t xml:space="preserve">— </w:t>
            </w:r>
            <w:r>
              <w:rPr>
                <w:sz w:val="24"/>
              </w:rPr>
              <w:t>бросаться в глаза</w:t>
            </w:r>
          </w:p>
          <w:p>
            <w:pPr>
              <w:pStyle w:val="Normal1"/>
              <w:spacing w:lineRule="auto" w:line="240"/>
              <w:rPr>
                <w:sz w:val="24"/>
              </w:rPr>
            </w:pPr>
            <w:r>
              <w:rPr>
                <w:sz w:val="24"/>
              </w:rPr>
              <w:t xml:space="preserve">— </w:t>
            </w:r>
            <w:r>
              <w:rPr>
                <w:sz w:val="24"/>
              </w:rPr>
              <w:t>рисковать жизнью</w:t>
            </w:r>
          </w:p>
          <w:p>
            <w:pPr>
              <w:pStyle w:val="Normal1"/>
              <w:spacing w:lineRule="auto" w:line="240"/>
              <w:rPr>
                <w:sz w:val="24"/>
              </w:rPr>
            </w:pPr>
            <w:r>
              <w:rPr>
                <w:sz w:val="24"/>
              </w:rPr>
              <w:t xml:space="preserve">— </w:t>
            </w:r>
            <w:r>
              <w:rPr>
                <w:sz w:val="24"/>
              </w:rPr>
              <w:t>будьте добры (любезны)</w:t>
            </w:r>
          </w:p>
          <w:p>
            <w:pPr>
              <w:pStyle w:val="Normal1"/>
              <w:spacing w:lineRule="auto" w:line="240"/>
              <w:rPr>
                <w:sz w:val="24"/>
              </w:rPr>
            </w:pPr>
            <w:r>
              <w:rPr>
                <w:sz w:val="24"/>
              </w:rPr>
              <w:t xml:space="preserve">— </w:t>
            </w:r>
            <w:r>
              <w:rPr>
                <w:sz w:val="24"/>
              </w:rPr>
              <w:t>наобещать с три короба</w:t>
            </w:r>
          </w:p>
          <w:p>
            <w:pPr>
              <w:pStyle w:val="Normal1"/>
              <w:spacing w:lineRule="auto" w:line="240"/>
              <w:rPr>
                <w:sz w:val="24"/>
              </w:rPr>
            </w:pPr>
            <w:r>
              <w:rPr>
                <w:sz w:val="24"/>
              </w:rPr>
              <w:t xml:space="preserve">— </w:t>
            </w:r>
            <w:r>
              <w:rPr>
                <w:sz w:val="24"/>
              </w:rPr>
              <w:t>лебединая песнь</w:t>
            </w:r>
          </w:p>
          <w:p>
            <w:pPr>
              <w:pStyle w:val="Normal1"/>
              <w:spacing w:lineRule="auto" w:line="240"/>
              <w:ind w:end="200"/>
              <w:rPr>
                <w:sz w:val="24"/>
              </w:rPr>
            </w:pPr>
            <w:r>
              <w:rPr>
                <w:sz w:val="24"/>
              </w:rPr>
              <w:t xml:space="preserve">— </w:t>
            </w:r>
            <w:r>
              <w:rPr>
                <w:sz w:val="24"/>
              </w:rPr>
              <w:t>капля камень точит</w:t>
            </w:r>
          </w:p>
          <w:p>
            <w:pPr>
              <w:pStyle w:val="Normal1"/>
              <w:ind w:end="800"/>
              <w:rPr>
                <w:b/>
                <w:sz w:val="24"/>
              </w:rPr>
            </w:pPr>
            <w:r>
              <w:rPr>
                <w:b/>
                <w:sz w:val="24"/>
              </w:rPr>
            </w:r>
          </w:p>
        </w:tc>
      </w:tr>
    </w:tbl>
    <w:p>
      <w:pPr>
        <w:pStyle w:val="Heading3"/>
        <w:ind w:hanging="0" w:start="0"/>
        <w:rPr/>
      </w:pPr>
      <w:bookmarkStart w:id="13" w:name="__RefHeading___Toc1886003"/>
      <w:bookmarkEnd w:id="13"/>
      <w:r>
        <w:rPr/>
        <w:t>§ 6. Употребление артикля перед именами собственными и прозвищами</w:t>
      </w:r>
    </w:p>
    <w:p>
      <w:pPr>
        <w:pStyle w:val="Normal1"/>
        <w:spacing w:lineRule="auto" w:line="240"/>
        <w:ind w:firstLine="284" w:start="960" w:end="800"/>
        <w:jc w:val="center"/>
        <w:rPr>
          <w:b/>
          <w:i/>
          <w:i/>
          <w:sz w:val="24"/>
        </w:rPr>
      </w:pPr>
      <w:r>
        <w:rPr>
          <w:b/>
          <w:i/>
          <w:sz w:val="24"/>
        </w:rPr>
      </w:r>
    </w:p>
    <w:p>
      <w:pPr>
        <w:pStyle w:val="Normal1"/>
        <w:spacing w:lineRule="auto" w:line="240"/>
        <w:ind w:firstLine="284" w:end="0"/>
        <w:rPr>
          <w:sz w:val="24"/>
        </w:rPr>
      </w:pPr>
      <w:r>
        <w:rPr>
          <w:sz w:val="24"/>
        </w:rPr>
        <w:t>В речи имена собственные и прозвища всегда индивидуализиро</w:t>
        <w:softHyphen/>
        <w:t>ваны и указывают на вполне определенное, конкретное лицо или объект. В этом состоит их языковая функция. Перед именами собственными артикли обычно не ставятся. Однако из этого правила есть немало исключений. Они касаются прежде всего топонимов. Некоторые из них традиционно употребляются с определенным артиклем. Появление определенного (реже неопределенного) артикля перед именами собственными может быть связано и с передачей различных стилистических и стилевых оттенков.</w:t>
      </w:r>
    </w:p>
    <w:p>
      <w:pPr>
        <w:pStyle w:val="Normal1"/>
        <w:spacing w:lineRule="auto" w:line="240"/>
        <w:ind w:firstLine="284" w:end="0"/>
        <w:rPr>
          <w:sz w:val="24"/>
        </w:rPr>
      </w:pPr>
      <w:r>
        <w:rPr>
          <w:sz w:val="24"/>
        </w:rPr>
        <w:t>Перечислим основные случаи использования артикля с именами собственными и прозвищами:</w:t>
      </w:r>
    </w:p>
    <w:p>
      <w:pPr>
        <w:pStyle w:val="Normal1"/>
        <w:spacing w:lineRule="auto" w:line="240"/>
        <w:ind w:firstLine="284" w:end="0"/>
        <w:rPr/>
      </w:pPr>
      <w:r>
        <w:rPr>
          <w:sz w:val="24"/>
        </w:rPr>
        <w:t xml:space="preserve">1) Определенный артикль употребляется в том случае, когда даются названия стран или географических регионов, выраженные </w:t>
      </w:r>
      <w:r>
        <w:rPr>
          <w:spacing w:val="20"/>
          <w:sz w:val="24"/>
        </w:rPr>
        <w:t>группой слов</w:t>
      </w:r>
      <w:r>
        <w:rPr>
          <w:sz w:val="24"/>
        </w:rPr>
        <w:t xml:space="preserve">, а также наименования морей, океанов, рек и гор: </w:t>
      </w:r>
      <w:r>
        <w:rPr>
          <w:b/>
          <w:sz w:val="24"/>
        </w:rPr>
        <w:t>lа</w:t>
      </w:r>
      <w:r>
        <w:rPr>
          <w:sz w:val="24"/>
        </w:rPr>
        <w:t xml:space="preserve"> </w:t>
      </w:r>
      <w:r>
        <w:rPr>
          <w:sz w:val="24"/>
          <w:lang w:val="en-US"/>
        </w:rPr>
        <w:t>America</w:t>
      </w:r>
      <w:r>
        <w:rPr>
          <w:sz w:val="24"/>
        </w:rPr>
        <w:t xml:space="preserve"> </w:t>
      </w:r>
      <w:r>
        <w:rPr>
          <w:sz w:val="24"/>
          <w:lang w:val="en-US"/>
        </w:rPr>
        <w:t>Latina</w:t>
      </w:r>
      <w:r>
        <w:rPr>
          <w:sz w:val="24"/>
        </w:rPr>
        <w:t xml:space="preserve">, </w:t>
      </w:r>
      <w:r>
        <w:rPr>
          <w:b/>
          <w:sz w:val="24"/>
          <w:lang w:val="en-US"/>
        </w:rPr>
        <w:t>los</w:t>
      </w:r>
      <w:r>
        <w:rPr>
          <w:sz w:val="24"/>
        </w:rPr>
        <w:t xml:space="preserve"> </w:t>
      </w:r>
      <w:r>
        <w:rPr>
          <w:sz w:val="24"/>
          <w:lang w:val="en-US"/>
        </w:rPr>
        <w:t>Estados</w:t>
      </w:r>
      <w:r>
        <w:rPr>
          <w:sz w:val="24"/>
        </w:rPr>
        <w:t xml:space="preserve"> </w:t>
      </w:r>
      <w:r>
        <w:rPr>
          <w:sz w:val="24"/>
          <w:lang w:val="en-US"/>
        </w:rPr>
        <w:t>Unidos</w:t>
      </w:r>
      <w:r>
        <w:rPr>
          <w:sz w:val="24"/>
        </w:rPr>
        <w:t xml:space="preserve">, </w:t>
      </w:r>
      <w:r>
        <w:rPr>
          <w:b/>
          <w:sz w:val="24"/>
          <w:lang w:val="en-US"/>
        </w:rPr>
        <w:t>el</w:t>
      </w:r>
      <w:r>
        <w:rPr>
          <w:sz w:val="24"/>
        </w:rPr>
        <w:t xml:space="preserve"> </w:t>
      </w:r>
      <w:r>
        <w:rPr>
          <w:sz w:val="24"/>
          <w:lang w:val="en-US"/>
        </w:rPr>
        <w:t>Pac</w:t>
      </w:r>
      <w:r>
        <w:rPr>
          <w:sz w:val="24"/>
        </w:rPr>
        <w:t>í</w:t>
      </w:r>
      <w:r>
        <w:rPr>
          <w:sz w:val="24"/>
          <w:lang w:val="en-US"/>
        </w:rPr>
        <w:t>fico</w:t>
      </w:r>
      <w:r>
        <w:rPr>
          <w:sz w:val="24"/>
        </w:rPr>
        <w:t xml:space="preserve">, </w:t>
      </w:r>
      <w:r>
        <w:rPr>
          <w:b/>
          <w:sz w:val="24"/>
          <w:lang w:val="en-US"/>
        </w:rPr>
        <w:t>los</w:t>
      </w:r>
      <w:r>
        <w:rPr>
          <w:sz w:val="24"/>
        </w:rPr>
        <w:t xml:space="preserve"> </w:t>
      </w:r>
      <w:r>
        <w:rPr>
          <w:sz w:val="24"/>
          <w:lang w:val="en-US"/>
        </w:rPr>
        <w:t>Pirineos</w:t>
      </w:r>
      <w:r>
        <w:rPr>
          <w:sz w:val="24"/>
        </w:rPr>
        <w:t xml:space="preserve">, </w:t>
      </w:r>
      <w:r>
        <w:rPr>
          <w:b/>
          <w:sz w:val="24"/>
          <w:lang w:val="en-US"/>
        </w:rPr>
        <w:t>el</w:t>
      </w:r>
      <w:r>
        <w:rPr>
          <w:sz w:val="24"/>
        </w:rPr>
        <w:t xml:space="preserve"> </w:t>
      </w:r>
      <w:r>
        <w:rPr>
          <w:sz w:val="24"/>
          <w:lang w:val="en-US"/>
        </w:rPr>
        <w:t>Mediterr</w:t>
      </w:r>
      <w:r>
        <w:rPr>
          <w:sz w:val="24"/>
        </w:rPr>
        <w:t>á</w:t>
      </w:r>
      <w:r>
        <w:rPr>
          <w:sz w:val="24"/>
          <w:lang w:val="en-US"/>
        </w:rPr>
        <w:t>neo</w:t>
      </w:r>
      <w:r>
        <w:rPr>
          <w:sz w:val="24"/>
        </w:rPr>
        <w:t xml:space="preserve">, </w:t>
      </w:r>
      <w:r>
        <w:rPr>
          <w:b/>
          <w:sz w:val="24"/>
          <w:lang w:val="en-US"/>
        </w:rPr>
        <w:t>el</w:t>
      </w:r>
      <w:r>
        <w:rPr>
          <w:sz w:val="24"/>
        </w:rPr>
        <w:t xml:space="preserve"> </w:t>
      </w:r>
      <w:r>
        <w:rPr>
          <w:sz w:val="24"/>
          <w:lang w:val="en-US"/>
        </w:rPr>
        <w:t>Vesubio</w:t>
      </w:r>
      <w:r>
        <w:rPr>
          <w:sz w:val="24"/>
        </w:rPr>
        <w:t xml:space="preserve">, </w:t>
      </w:r>
      <w:r>
        <w:rPr>
          <w:b/>
          <w:sz w:val="24"/>
          <w:lang w:val="en-US"/>
        </w:rPr>
        <w:t>el</w:t>
      </w:r>
      <w:r>
        <w:rPr>
          <w:sz w:val="24"/>
        </w:rPr>
        <w:t xml:space="preserve"> </w:t>
      </w:r>
      <w:r>
        <w:rPr>
          <w:sz w:val="24"/>
          <w:lang w:val="en-US"/>
        </w:rPr>
        <w:t>Himalaya</w:t>
      </w:r>
      <w:r>
        <w:rPr>
          <w:sz w:val="24"/>
        </w:rPr>
        <w:t xml:space="preserve">, </w:t>
      </w:r>
      <w:r>
        <w:rPr>
          <w:b/>
          <w:sz w:val="24"/>
          <w:lang w:val="en-US"/>
        </w:rPr>
        <w:t>los</w:t>
      </w:r>
      <w:r>
        <w:rPr>
          <w:sz w:val="24"/>
        </w:rPr>
        <w:t xml:space="preserve"> </w:t>
      </w:r>
      <w:r>
        <w:rPr>
          <w:sz w:val="24"/>
          <w:lang w:val="en-US"/>
        </w:rPr>
        <w:t>Andes</w:t>
      </w:r>
      <w:r>
        <w:rPr>
          <w:sz w:val="24"/>
        </w:rPr>
        <w:t xml:space="preserve">, </w:t>
      </w:r>
      <w:r>
        <w:rPr>
          <w:b/>
          <w:sz w:val="24"/>
          <w:lang w:val="en-US"/>
        </w:rPr>
        <w:t>el</w:t>
      </w:r>
      <w:r>
        <w:rPr>
          <w:b/>
          <w:sz w:val="24"/>
        </w:rPr>
        <w:t xml:space="preserve"> </w:t>
      </w:r>
      <w:r>
        <w:rPr>
          <w:sz w:val="24"/>
          <w:lang w:val="en-US"/>
        </w:rPr>
        <w:t>Amazonas</w:t>
      </w:r>
      <w:r>
        <w:rPr>
          <w:sz w:val="24"/>
        </w:rPr>
        <w:t xml:space="preserve">, </w:t>
      </w:r>
      <w:r>
        <w:rPr>
          <w:b/>
          <w:sz w:val="24"/>
          <w:lang w:val="en-US"/>
        </w:rPr>
        <w:t>el</w:t>
      </w:r>
      <w:r>
        <w:rPr>
          <w:sz w:val="24"/>
        </w:rPr>
        <w:t xml:space="preserve"> </w:t>
      </w:r>
      <w:r>
        <w:rPr>
          <w:sz w:val="24"/>
          <w:lang w:val="en-US"/>
        </w:rPr>
        <w:t>Volga</w:t>
      </w:r>
      <w:r>
        <w:rPr>
          <w:sz w:val="24"/>
        </w:rPr>
        <w:t xml:space="preserve"> и т.д.</w:t>
      </w:r>
    </w:p>
    <w:p>
      <w:pPr>
        <w:pStyle w:val="Normal1"/>
        <w:spacing w:lineRule="auto" w:line="240"/>
        <w:ind w:firstLine="284" w:end="0"/>
        <w:rPr>
          <w:i/>
          <w:i/>
          <w:sz w:val="24"/>
        </w:rPr>
      </w:pPr>
      <w:r>
        <w:rPr>
          <w:i/>
          <w:sz w:val="24"/>
        </w:rPr>
      </w:r>
    </w:p>
    <w:p>
      <w:pPr>
        <w:pStyle w:val="Normal1"/>
        <w:spacing w:lineRule="auto" w:line="240"/>
        <w:ind w:firstLine="284" w:end="0"/>
        <w:rPr/>
      </w:pPr>
      <w:r>
        <w:rPr>
          <w:i/>
          <w:sz w:val="24"/>
        </w:rPr>
        <w:t xml:space="preserve"> </w:t>
      </w:r>
      <w:r>
        <w:rPr>
          <w:i/>
          <w:sz w:val="24"/>
        </w:rPr>
        <w:t>Примечания</w:t>
      </w:r>
      <w:r>
        <w:rPr>
          <w:sz w:val="24"/>
        </w:rPr>
        <w:t xml:space="preserve">. 1. </w:t>
      </w:r>
      <w:r>
        <w:rPr>
          <w:sz w:val="22"/>
        </w:rPr>
        <w:t xml:space="preserve">Название реки пишется без артикля, если оно входит в название испанского или латиноамериканского города: </w:t>
      </w:r>
      <w:r>
        <w:rPr>
          <w:sz w:val="22"/>
          <w:lang w:val="en-US"/>
        </w:rPr>
        <w:t>Alcala</w:t>
      </w:r>
      <w:r>
        <w:rPr>
          <w:sz w:val="22"/>
        </w:rPr>
        <w:t xml:space="preserve"> </w:t>
      </w:r>
      <w:r>
        <w:rPr>
          <w:sz w:val="22"/>
          <w:lang w:val="en-US"/>
        </w:rPr>
        <w:t>de</w:t>
      </w:r>
      <w:r>
        <w:rPr>
          <w:sz w:val="22"/>
        </w:rPr>
        <w:t xml:space="preserve"> </w:t>
      </w:r>
      <w:r>
        <w:rPr>
          <w:sz w:val="22"/>
          <w:lang w:val="en-US"/>
        </w:rPr>
        <w:t>Henares</w:t>
      </w:r>
      <w:r>
        <w:rPr>
          <w:sz w:val="22"/>
        </w:rPr>
        <w:t xml:space="preserve">, </w:t>
      </w:r>
      <w:r>
        <w:rPr>
          <w:sz w:val="22"/>
          <w:lang w:val="en-US"/>
        </w:rPr>
        <w:t>Aranda</w:t>
      </w:r>
      <w:r>
        <w:rPr>
          <w:sz w:val="22"/>
        </w:rPr>
        <w:t xml:space="preserve"> </w:t>
      </w:r>
      <w:r>
        <w:rPr>
          <w:sz w:val="22"/>
          <w:lang w:val="en-US"/>
        </w:rPr>
        <w:t>de</w:t>
      </w:r>
      <w:r>
        <w:rPr>
          <w:sz w:val="22"/>
        </w:rPr>
        <w:t xml:space="preserve">  </w:t>
      </w:r>
      <w:r>
        <w:rPr>
          <w:sz w:val="22"/>
          <w:lang w:val="en-US"/>
        </w:rPr>
        <w:t>Duero</w:t>
      </w:r>
      <w:r>
        <w:rPr>
          <w:sz w:val="22"/>
        </w:rPr>
        <w:t xml:space="preserve">, </w:t>
      </w:r>
      <w:r>
        <w:rPr>
          <w:sz w:val="22"/>
          <w:lang w:val="en-US"/>
        </w:rPr>
        <w:t>Miranda</w:t>
      </w:r>
      <w:r>
        <w:rPr>
          <w:sz w:val="22"/>
        </w:rPr>
        <w:t xml:space="preserve"> </w:t>
      </w:r>
      <w:r>
        <w:rPr>
          <w:sz w:val="22"/>
          <w:lang w:val="en-US"/>
        </w:rPr>
        <w:t>de</w:t>
      </w:r>
      <w:r>
        <w:rPr>
          <w:sz w:val="22"/>
        </w:rPr>
        <w:t xml:space="preserve"> </w:t>
      </w:r>
      <w:r>
        <w:rPr>
          <w:sz w:val="22"/>
          <w:lang w:val="en-US"/>
        </w:rPr>
        <w:t>Ebro</w:t>
      </w:r>
      <w:r>
        <w:rPr>
          <w:sz w:val="22"/>
        </w:rPr>
        <w:t xml:space="preserve">. Однако в подобных наименованиях иностранных городов (артикль сохраняется; </w:t>
      </w:r>
      <w:r>
        <w:rPr>
          <w:sz w:val="22"/>
          <w:lang w:val="en-US"/>
        </w:rPr>
        <w:t>Francfort</w:t>
      </w:r>
      <w:r>
        <w:rPr>
          <w:sz w:val="22"/>
        </w:rPr>
        <w:t xml:space="preserve"> </w:t>
      </w:r>
      <w:r>
        <w:rPr>
          <w:b/>
          <w:sz w:val="22"/>
          <w:lang w:val="en-US"/>
        </w:rPr>
        <w:t>del</w:t>
      </w:r>
      <w:r>
        <w:rPr>
          <w:sz w:val="22"/>
        </w:rPr>
        <w:t xml:space="preserve"> </w:t>
      </w:r>
      <w:r>
        <w:rPr>
          <w:sz w:val="22"/>
          <w:lang w:val="en-US"/>
        </w:rPr>
        <w:t>Meno</w:t>
      </w:r>
      <w:r>
        <w:rPr>
          <w:sz w:val="22"/>
        </w:rPr>
        <w:t xml:space="preserve"> — Франкфурт-на-Майне. </w:t>
      </w:r>
    </w:p>
    <w:p>
      <w:pPr>
        <w:pStyle w:val="Normal1"/>
        <w:spacing w:lineRule="auto" w:line="240"/>
        <w:ind w:firstLine="284" w:end="0"/>
        <w:rPr/>
      </w:pPr>
      <w:r>
        <w:rPr>
          <w:sz w:val="22"/>
        </w:rPr>
        <w:t xml:space="preserve">2. В разговорной речи и в газетных текстах проявляется тенденция к устранению артикля перед такими названиями, как </w:t>
      </w:r>
      <w:r>
        <w:rPr>
          <w:sz w:val="22"/>
          <w:lang w:val="en-US"/>
        </w:rPr>
        <w:t>Estados</w:t>
      </w:r>
      <w:r>
        <w:rPr>
          <w:sz w:val="22"/>
        </w:rPr>
        <w:t xml:space="preserve"> </w:t>
      </w:r>
      <w:r>
        <w:rPr>
          <w:sz w:val="22"/>
          <w:lang w:val="en-US"/>
        </w:rPr>
        <w:t>Unidos</w:t>
      </w:r>
      <w:r>
        <w:rPr>
          <w:sz w:val="22"/>
        </w:rPr>
        <w:t xml:space="preserve"> и </w:t>
      </w:r>
      <w:r>
        <w:rPr>
          <w:sz w:val="22"/>
          <w:lang w:val="en-US"/>
        </w:rPr>
        <w:t>Gran</w:t>
      </w:r>
      <w:r>
        <w:rPr>
          <w:sz w:val="22"/>
        </w:rPr>
        <w:t xml:space="preserve"> </w:t>
      </w:r>
      <w:r>
        <w:rPr>
          <w:sz w:val="22"/>
          <w:lang w:val="en-US"/>
        </w:rPr>
        <w:t>Breta</w:t>
      </w:r>
      <w:r>
        <w:rPr>
          <w:sz w:val="22"/>
        </w:rPr>
        <w:t>ñ</w:t>
      </w:r>
      <w:r>
        <w:rPr>
          <w:sz w:val="22"/>
          <w:lang w:val="en-US"/>
        </w:rPr>
        <w:t>a</w:t>
      </w:r>
      <w:r>
        <w:rPr>
          <w:sz w:val="22"/>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t>Кроме того, определенный артикль употребляется также перед названиями следующих наиболее известных городов и стран:</w:t>
      </w:r>
    </w:p>
    <w:tbl>
      <w:tblPr>
        <w:tblW w:w="10773" w:type="dxa"/>
        <w:jc w:val="start"/>
        <w:tblInd w:w="40" w:type="dxa"/>
        <w:tblLayout w:type="fixed"/>
        <w:tblCellMar>
          <w:top w:w="0" w:type="dxa"/>
          <w:start w:w="40" w:type="dxa"/>
          <w:bottom w:w="0" w:type="dxa"/>
          <w:end w:w="40" w:type="dxa"/>
        </w:tblCellMar>
      </w:tblPr>
      <w:tblGrid>
        <w:gridCol w:w="2693"/>
        <w:gridCol w:w="2693"/>
        <w:gridCol w:w="2693"/>
        <w:gridCol w:w="2694"/>
      </w:tblGrid>
      <w:tr>
        <w:trPr>
          <w:trHeight w:val="290" w:hRule="exact"/>
        </w:trPr>
        <w:tc>
          <w:tcPr>
            <w:tcW w:w="2693" w:type="dxa"/>
            <w:tcBorders/>
          </w:tcPr>
          <w:p>
            <w:pPr>
              <w:pStyle w:val="Normal1"/>
              <w:spacing w:lineRule="auto" w:line="240"/>
              <w:ind w:firstLine="284" w:end="0"/>
              <w:rPr/>
            </w:pPr>
            <w:r>
              <w:rPr>
                <w:b/>
                <w:bCs/>
                <w:sz w:val="24"/>
                <w:lang w:val="en-US"/>
              </w:rPr>
              <w:t>Los</w:t>
            </w:r>
            <w:r>
              <w:rPr>
                <w:sz w:val="24"/>
                <w:lang w:val="en-US"/>
              </w:rPr>
              <w:t xml:space="preserve"> Angeles</w:t>
            </w:r>
          </w:p>
          <w:p>
            <w:pPr>
              <w:pStyle w:val="Normal1"/>
              <w:spacing w:lineRule="auto" w:line="240"/>
              <w:ind w:firstLine="284" w:end="0"/>
              <w:rPr>
                <w:sz w:val="24"/>
                <w:lang w:val="en-US"/>
              </w:rPr>
            </w:pPr>
            <w:r>
              <w:rPr>
                <w:sz w:val="24"/>
                <w:lang w:val="en-US"/>
              </w:rPr>
            </w:r>
          </w:p>
        </w:tc>
        <w:tc>
          <w:tcPr>
            <w:tcW w:w="2693" w:type="dxa"/>
            <w:tcBorders/>
          </w:tcPr>
          <w:p>
            <w:pPr>
              <w:pStyle w:val="Normal1"/>
              <w:spacing w:lineRule="auto" w:line="240"/>
              <w:ind w:firstLine="284" w:end="0"/>
              <w:rPr>
                <w:sz w:val="24"/>
                <w:lang w:val="en-US"/>
              </w:rPr>
            </w:pPr>
            <w:r>
              <w:rPr>
                <w:sz w:val="24"/>
                <w:lang w:val="en-US"/>
              </w:rPr>
              <w:t>—</w:t>
            </w:r>
            <w:r>
              <w:rPr>
                <w:sz w:val="24"/>
              </w:rPr>
              <w:t>Лос</w:t>
            </w:r>
            <w:r>
              <w:rPr>
                <w:sz w:val="24"/>
                <w:lang w:val="en-US"/>
              </w:rPr>
              <w:t>-</w:t>
            </w:r>
            <w:r>
              <w:rPr>
                <w:sz w:val="24"/>
              </w:rPr>
              <w:t>Анжелес</w:t>
            </w:r>
          </w:p>
          <w:p>
            <w:pPr>
              <w:pStyle w:val="Normal1"/>
              <w:spacing w:lineRule="auto" w:line="240"/>
              <w:ind w:firstLine="284" w:end="0"/>
              <w:rPr>
                <w:sz w:val="24"/>
                <w:lang w:val="en-US"/>
              </w:rPr>
            </w:pPr>
            <w:r>
              <w:rPr>
                <w:sz w:val="24"/>
                <w:lang w:val="en-US"/>
              </w:rPr>
            </w:r>
          </w:p>
        </w:tc>
        <w:tc>
          <w:tcPr>
            <w:tcW w:w="2693" w:type="dxa"/>
            <w:tcBorders/>
          </w:tcPr>
          <w:p>
            <w:pPr>
              <w:pStyle w:val="Normal1"/>
              <w:spacing w:lineRule="auto" w:line="240"/>
              <w:ind w:firstLine="284" w:end="0"/>
              <w:rPr/>
            </w:pPr>
            <w:r>
              <w:rPr>
                <w:b/>
                <w:sz w:val="24"/>
                <w:lang w:val="en-US"/>
              </w:rPr>
              <w:t>La</w:t>
            </w:r>
            <w:r>
              <w:rPr>
                <w:sz w:val="24"/>
                <w:lang w:val="en-US"/>
              </w:rPr>
              <w:t xml:space="preserve"> Haya</w:t>
            </w:r>
          </w:p>
          <w:p>
            <w:pPr>
              <w:pStyle w:val="Normal1"/>
              <w:spacing w:lineRule="auto" w:line="240"/>
              <w:ind w:firstLine="284" w:end="0"/>
              <w:rPr>
                <w:sz w:val="24"/>
                <w:lang w:val="en-US"/>
              </w:rPr>
            </w:pPr>
            <w:r>
              <w:rPr>
                <w:sz w:val="24"/>
                <w:lang w:val="en-US"/>
              </w:rPr>
            </w:r>
          </w:p>
        </w:tc>
        <w:tc>
          <w:tcPr>
            <w:tcW w:w="2694" w:type="dxa"/>
            <w:tcBorders/>
          </w:tcPr>
          <w:p>
            <w:pPr>
              <w:pStyle w:val="Normal1"/>
              <w:spacing w:lineRule="auto" w:line="240"/>
              <w:ind w:firstLine="284" w:end="0"/>
              <w:rPr>
                <w:sz w:val="24"/>
                <w:lang w:val="en-US"/>
              </w:rPr>
            </w:pPr>
            <w:r>
              <w:rPr>
                <w:sz w:val="24"/>
                <w:lang w:val="en-US"/>
              </w:rPr>
              <w:t xml:space="preserve">— </w:t>
            </w:r>
            <w:r>
              <w:rPr>
                <w:sz w:val="24"/>
              </w:rPr>
              <w:t>Гаага</w:t>
            </w:r>
          </w:p>
          <w:p>
            <w:pPr>
              <w:pStyle w:val="Normal1"/>
              <w:spacing w:lineRule="auto" w:line="240"/>
              <w:ind w:firstLine="284" w:end="0"/>
              <w:rPr>
                <w:sz w:val="24"/>
                <w:lang w:val="en-US"/>
              </w:rPr>
            </w:pPr>
            <w:r>
              <w:rPr>
                <w:sz w:val="24"/>
                <w:lang w:val="en-US"/>
              </w:rPr>
            </w:r>
          </w:p>
        </w:tc>
      </w:tr>
      <w:tr>
        <w:trPr>
          <w:trHeight w:val="240" w:hRule="exact"/>
        </w:trPr>
        <w:tc>
          <w:tcPr>
            <w:tcW w:w="2693" w:type="dxa"/>
            <w:tcBorders/>
          </w:tcPr>
          <w:p>
            <w:pPr>
              <w:pStyle w:val="Normal1"/>
              <w:spacing w:lineRule="auto" w:line="240"/>
              <w:ind w:firstLine="284" w:end="0"/>
              <w:rPr/>
            </w:pPr>
            <w:r>
              <w:rPr>
                <w:b/>
                <w:sz w:val="24"/>
                <w:lang w:val="en-US"/>
              </w:rPr>
              <w:t>el</w:t>
            </w:r>
            <w:r>
              <w:rPr>
                <w:sz w:val="24"/>
                <w:lang w:val="en-US"/>
              </w:rPr>
              <w:t xml:space="preserve"> Brasil</w:t>
            </w:r>
          </w:p>
          <w:p>
            <w:pPr>
              <w:pStyle w:val="Normal1"/>
              <w:spacing w:lineRule="auto" w:line="240"/>
              <w:ind w:firstLine="284" w:end="0"/>
              <w:rPr>
                <w:sz w:val="24"/>
                <w:lang w:val="en-US"/>
              </w:rPr>
            </w:pPr>
            <w:r>
              <w:rPr>
                <w:sz w:val="24"/>
                <w:lang w:val="en-US"/>
              </w:rPr>
            </w:r>
          </w:p>
        </w:tc>
        <w:tc>
          <w:tcPr>
            <w:tcW w:w="2693" w:type="dxa"/>
            <w:tcBorders/>
          </w:tcPr>
          <w:p>
            <w:pPr>
              <w:pStyle w:val="Normal1"/>
              <w:spacing w:lineRule="auto" w:line="240"/>
              <w:ind w:firstLine="284" w:end="0"/>
              <w:rPr>
                <w:sz w:val="24"/>
              </w:rPr>
            </w:pPr>
            <w:r>
              <w:rPr>
                <w:sz w:val="24"/>
              </w:rPr>
              <w:t xml:space="preserve">— </w:t>
            </w:r>
            <w:r>
              <w:rPr>
                <w:sz w:val="24"/>
              </w:rPr>
              <w:t>Бразилия</w:t>
            </w:r>
          </w:p>
          <w:p>
            <w:pPr>
              <w:pStyle w:val="Normal1"/>
              <w:spacing w:lineRule="auto" w:line="240"/>
              <w:ind w:firstLine="284" w:end="0"/>
              <w:rPr>
                <w:sz w:val="24"/>
              </w:rPr>
            </w:pPr>
            <w:r>
              <w:rPr>
                <w:sz w:val="24"/>
              </w:rPr>
            </w:r>
          </w:p>
        </w:tc>
        <w:tc>
          <w:tcPr>
            <w:tcW w:w="2693" w:type="dxa"/>
            <w:tcBorders/>
          </w:tcPr>
          <w:p>
            <w:pPr>
              <w:pStyle w:val="Normal1"/>
              <w:spacing w:lineRule="auto" w:line="240"/>
              <w:ind w:firstLine="284" w:end="0"/>
              <w:rPr>
                <w:sz w:val="24"/>
              </w:rPr>
            </w:pPr>
            <w:r>
              <w:rPr>
                <w:b/>
                <w:sz w:val="24"/>
              </w:rPr>
              <w:t>el</w:t>
            </w:r>
            <w:r>
              <w:rPr>
                <w:sz w:val="24"/>
              </w:rPr>
              <w:t xml:space="preserve"> </w:t>
            </w:r>
            <w:r>
              <w:rPr>
                <w:sz w:val="24"/>
                <w:lang w:val="en-US"/>
              </w:rPr>
              <w:t>Jap</w:t>
            </w:r>
            <w:r>
              <w:rPr>
                <w:sz w:val="24"/>
              </w:rPr>
              <w:t>ó</w:t>
            </w:r>
            <w:r>
              <w:rPr>
                <w:sz w:val="24"/>
                <w:lang w:val="en-US"/>
              </w:rPr>
              <w:t>n</w:t>
            </w:r>
          </w:p>
          <w:p>
            <w:pPr>
              <w:pStyle w:val="Normal1"/>
              <w:spacing w:lineRule="auto" w:line="240"/>
              <w:ind w:firstLine="284" w:end="0"/>
              <w:rPr>
                <w:sz w:val="24"/>
              </w:rPr>
            </w:pPr>
            <w:r>
              <w:rPr>
                <w:sz w:val="24"/>
              </w:rPr>
            </w:r>
          </w:p>
        </w:tc>
        <w:tc>
          <w:tcPr>
            <w:tcW w:w="2694" w:type="dxa"/>
            <w:tcBorders/>
          </w:tcPr>
          <w:p>
            <w:pPr>
              <w:pStyle w:val="Normal1"/>
              <w:spacing w:lineRule="auto" w:line="240"/>
              <w:ind w:firstLine="284" w:end="0"/>
              <w:rPr>
                <w:sz w:val="24"/>
              </w:rPr>
            </w:pPr>
            <w:r>
              <w:rPr>
                <w:sz w:val="24"/>
              </w:rPr>
              <w:t xml:space="preserve">— </w:t>
            </w:r>
            <w:r>
              <w:rPr>
                <w:sz w:val="24"/>
              </w:rPr>
              <w:t>Япония</w:t>
            </w:r>
          </w:p>
          <w:p>
            <w:pPr>
              <w:pStyle w:val="Normal1"/>
              <w:spacing w:lineRule="auto" w:line="240"/>
              <w:ind w:firstLine="284" w:end="0"/>
              <w:rPr>
                <w:sz w:val="24"/>
              </w:rPr>
            </w:pPr>
            <w:r>
              <w:rPr>
                <w:sz w:val="24"/>
              </w:rPr>
            </w:r>
          </w:p>
        </w:tc>
      </w:tr>
      <w:tr>
        <w:trPr>
          <w:trHeight w:val="240" w:hRule="exact"/>
        </w:trPr>
        <w:tc>
          <w:tcPr>
            <w:tcW w:w="2693" w:type="dxa"/>
            <w:tcBorders/>
          </w:tcPr>
          <w:p>
            <w:pPr>
              <w:pStyle w:val="Normal1"/>
              <w:spacing w:lineRule="auto" w:line="240"/>
              <w:ind w:firstLine="284" w:end="0"/>
              <w:rPr/>
            </w:pPr>
            <w:r>
              <w:rPr>
                <w:b/>
                <w:sz w:val="24"/>
                <w:lang w:val="en-US"/>
              </w:rPr>
              <w:t>El</w:t>
            </w:r>
            <w:r>
              <w:rPr>
                <w:sz w:val="24"/>
                <w:lang w:val="en-US"/>
              </w:rPr>
              <w:t xml:space="preserve"> Cairo</w:t>
            </w:r>
          </w:p>
          <w:p>
            <w:pPr>
              <w:pStyle w:val="Normal1"/>
              <w:spacing w:lineRule="auto" w:line="240"/>
              <w:ind w:firstLine="284" w:end="0"/>
              <w:rPr>
                <w:sz w:val="24"/>
                <w:lang w:val="en-US"/>
              </w:rPr>
            </w:pPr>
            <w:r>
              <w:rPr>
                <w:sz w:val="24"/>
                <w:lang w:val="en-US"/>
              </w:rPr>
            </w:r>
          </w:p>
        </w:tc>
        <w:tc>
          <w:tcPr>
            <w:tcW w:w="2693" w:type="dxa"/>
            <w:tcBorders/>
          </w:tcPr>
          <w:p>
            <w:pPr>
              <w:pStyle w:val="Normal1"/>
              <w:spacing w:lineRule="auto" w:line="240"/>
              <w:ind w:firstLine="284" w:end="0"/>
              <w:rPr>
                <w:sz w:val="24"/>
                <w:lang w:val="en-US"/>
              </w:rPr>
            </w:pPr>
            <w:r>
              <w:rPr>
                <w:sz w:val="24"/>
                <w:lang w:val="en-US"/>
              </w:rPr>
              <w:t xml:space="preserve">— </w:t>
            </w:r>
            <w:r>
              <w:rPr>
                <w:sz w:val="24"/>
              </w:rPr>
              <w:t>Каир</w:t>
            </w:r>
          </w:p>
          <w:p>
            <w:pPr>
              <w:pStyle w:val="Normal1"/>
              <w:spacing w:lineRule="auto" w:line="240"/>
              <w:ind w:firstLine="284" w:end="0"/>
              <w:rPr>
                <w:sz w:val="24"/>
                <w:lang w:val="en-US"/>
              </w:rPr>
            </w:pPr>
            <w:r>
              <w:rPr>
                <w:sz w:val="24"/>
                <w:lang w:val="en-US"/>
              </w:rPr>
            </w:r>
          </w:p>
        </w:tc>
        <w:tc>
          <w:tcPr>
            <w:tcW w:w="2693" w:type="dxa"/>
            <w:tcBorders/>
          </w:tcPr>
          <w:p>
            <w:pPr>
              <w:pStyle w:val="Normal1"/>
              <w:spacing w:lineRule="auto" w:line="240"/>
              <w:ind w:firstLine="284" w:end="0"/>
              <w:rPr/>
            </w:pPr>
            <w:r>
              <w:rPr>
                <w:b/>
                <w:sz w:val="24"/>
                <w:lang w:val="en-US"/>
              </w:rPr>
              <w:t>el</w:t>
            </w:r>
            <w:r>
              <w:rPr>
                <w:sz w:val="24"/>
                <w:lang w:val="en-US"/>
              </w:rPr>
              <w:t xml:space="preserve"> Líbano</w:t>
            </w:r>
          </w:p>
          <w:p>
            <w:pPr>
              <w:pStyle w:val="Normal1"/>
              <w:spacing w:lineRule="auto" w:line="240"/>
              <w:ind w:firstLine="284" w:end="0"/>
              <w:rPr>
                <w:sz w:val="24"/>
                <w:lang w:val="en-US"/>
              </w:rPr>
            </w:pPr>
            <w:r>
              <w:rPr>
                <w:sz w:val="24"/>
                <w:lang w:val="en-US"/>
              </w:rPr>
            </w:r>
          </w:p>
        </w:tc>
        <w:tc>
          <w:tcPr>
            <w:tcW w:w="2694" w:type="dxa"/>
            <w:tcBorders/>
          </w:tcPr>
          <w:p>
            <w:pPr>
              <w:pStyle w:val="Normal1"/>
              <w:spacing w:lineRule="auto" w:line="240"/>
              <w:ind w:firstLine="284" w:end="0"/>
              <w:rPr>
                <w:sz w:val="24"/>
              </w:rPr>
            </w:pPr>
            <w:r>
              <w:rPr>
                <w:sz w:val="24"/>
              </w:rPr>
              <w:t xml:space="preserve">— </w:t>
            </w:r>
            <w:r>
              <w:rPr>
                <w:sz w:val="24"/>
              </w:rPr>
              <w:t>Ливан</w:t>
            </w:r>
          </w:p>
          <w:p>
            <w:pPr>
              <w:pStyle w:val="Normal1"/>
              <w:spacing w:lineRule="auto" w:line="240"/>
              <w:ind w:firstLine="284" w:end="0"/>
              <w:rPr>
                <w:sz w:val="24"/>
              </w:rPr>
            </w:pPr>
            <w:r>
              <w:rPr>
                <w:sz w:val="24"/>
              </w:rPr>
            </w:r>
          </w:p>
        </w:tc>
      </w:tr>
      <w:tr>
        <w:trPr>
          <w:trHeight w:val="240" w:hRule="exact"/>
        </w:trPr>
        <w:tc>
          <w:tcPr>
            <w:tcW w:w="2693" w:type="dxa"/>
            <w:tcBorders/>
          </w:tcPr>
          <w:p>
            <w:pPr>
              <w:pStyle w:val="Normal1"/>
              <w:spacing w:lineRule="auto" w:line="240"/>
              <w:ind w:firstLine="284" w:end="0"/>
              <w:rPr/>
            </w:pPr>
            <w:r>
              <w:rPr>
                <w:b/>
                <w:sz w:val="24"/>
                <w:lang w:val="en-US"/>
              </w:rPr>
              <w:t>el</w:t>
            </w:r>
            <w:r>
              <w:rPr>
                <w:b/>
                <w:sz w:val="24"/>
              </w:rPr>
              <w:t xml:space="preserve"> </w:t>
            </w:r>
            <w:r>
              <w:rPr>
                <w:sz w:val="24"/>
                <w:lang w:val="en-US"/>
              </w:rPr>
              <w:t>Canad</w:t>
            </w:r>
            <w:r>
              <w:rPr>
                <w:sz w:val="24"/>
              </w:rPr>
              <w:t>á</w:t>
            </w:r>
          </w:p>
          <w:p>
            <w:pPr>
              <w:pStyle w:val="Normal1"/>
              <w:spacing w:lineRule="auto" w:line="240"/>
              <w:ind w:firstLine="284" w:end="0"/>
              <w:rPr>
                <w:sz w:val="24"/>
              </w:rPr>
            </w:pPr>
            <w:r>
              <w:rPr>
                <w:sz w:val="24"/>
              </w:rPr>
            </w:r>
          </w:p>
        </w:tc>
        <w:tc>
          <w:tcPr>
            <w:tcW w:w="2693" w:type="dxa"/>
            <w:tcBorders/>
          </w:tcPr>
          <w:p>
            <w:pPr>
              <w:pStyle w:val="Normal1"/>
              <w:spacing w:lineRule="auto" w:line="240"/>
              <w:ind w:firstLine="284" w:end="0"/>
              <w:rPr>
                <w:sz w:val="24"/>
              </w:rPr>
            </w:pPr>
            <w:r>
              <w:rPr>
                <w:sz w:val="24"/>
              </w:rPr>
              <w:t xml:space="preserve">— </w:t>
            </w:r>
            <w:r>
              <w:rPr>
                <w:sz w:val="24"/>
              </w:rPr>
              <w:t>Канада</w:t>
            </w:r>
          </w:p>
          <w:p>
            <w:pPr>
              <w:pStyle w:val="Normal1"/>
              <w:spacing w:lineRule="auto" w:line="240"/>
              <w:ind w:firstLine="284" w:end="0"/>
              <w:rPr>
                <w:sz w:val="24"/>
              </w:rPr>
            </w:pPr>
            <w:r>
              <w:rPr>
                <w:sz w:val="24"/>
              </w:rPr>
            </w:r>
          </w:p>
        </w:tc>
        <w:tc>
          <w:tcPr>
            <w:tcW w:w="2693" w:type="dxa"/>
            <w:tcBorders/>
          </w:tcPr>
          <w:p>
            <w:pPr>
              <w:pStyle w:val="Normal1"/>
              <w:spacing w:lineRule="auto" w:line="240"/>
              <w:ind w:firstLine="284" w:end="0"/>
              <w:rPr/>
            </w:pPr>
            <w:r>
              <w:rPr>
                <w:b/>
                <w:sz w:val="24"/>
                <w:lang w:val="en-US"/>
              </w:rPr>
              <w:t>La</w:t>
            </w:r>
            <w:r>
              <w:rPr>
                <w:sz w:val="24"/>
                <w:lang w:val="en-US"/>
              </w:rPr>
              <w:t xml:space="preserve"> Meca</w:t>
            </w:r>
          </w:p>
          <w:p>
            <w:pPr>
              <w:pStyle w:val="Normal1"/>
              <w:spacing w:lineRule="auto" w:line="240"/>
              <w:ind w:firstLine="284" w:end="0"/>
              <w:rPr>
                <w:sz w:val="24"/>
                <w:lang w:val="en-US"/>
              </w:rPr>
            </w:pPr>
            <w:r>
              <w:rPr>
                <w:sz w:val="24"/>
                <w:lang w:val="en-US"/>
              </w:rPr>
            </w:r>
          </w:p>
        </w:tc>
        <w:tc>
          <w:tcPr>
            <w:tcW w:w="2694" w:type="dxa"/>
            <w:tcBorders/>
          </w:tcPr>
          <w:p>
            <w:pPr>
              <w:pStyle w:val="Normal1"/>
              <w:spacing w:lineRule="auto" w:line="240"/>
              <w:ind w:firstLine="284" w:end="0"/>
              <w:rPr>
                <w:sz w:val="24"/>
                <w:lang w:val="en-US"/>
              </w:rPr>
            </w:pPr>
            <w:r>
              <w:rPr>
                <w:sz w:val="24"/>
                <w:lang w:val="en-US"/>
              </w:rPr>
              <w:t xml:space="preserve">— </w:t>
            </w:r>
            <w:r>
              <w:rPr>
                <w:sz w:val="24"/>
              </w:rPr>
              <w:t>Мекка</w:t>
            </w:r>
          </w:p>
          <w:p>
            <w:pPr>
              <w:pStyle w:val="Normal1"/>
              <w:spacing w:lineRule="auto" w:line="240"/>
              <w:ind w:firstLine="284" w:end="0"/>
              <w:rPr>
                <w:sz w:val="24"/>
                <w:lang w:val="en-US"/>
              </w:rPr>
            </w:pPr>
            <w:r>
              <w:rPr>
                <w:sz w:val="24"/>
                <w:lang w:val="en-US"/>
              </w:rPr>
            </w:r>
          </w:p>
        </w:tc>
      </w:tr>
      <w:tr>
        <w:trPr>
          <w:trHeight w:val="260" w:hRule="exact"/>
        </w:trPr>
        <w:tc>
          <w:tcPr>
            <w:tcW w:w="2693" w:type="dxa"/>
            <w:tcBorders/>
          </w:tcPr>
          <w:p>
            <w:pPr>
              <w:pStyle w:val="Normal1"/>
              <w:spacing w:lineRule="auto" w:line="240"/>
              <w:ind w:firstLine="284" w:end="0"/>
              <w:rPr/>
            </w:pPr>
            <w:r>
              <w:rPr>
                <w:b/>
                <w:sz w:val="24"/>
                <w:lang w:val="en-US"/>
              </w:rPr>
              <w:t>La</w:t>
            </w:r>
            <w:r>
              <w:rPr>
                <w:sz w:val="24"/>
                <w:lang w:val="en-US"/>
              </w:rPr>
              <w:t xml:space="preserve"> Coruña</w:t>
            </w:r>
          </w:p>
          <w:p>
            <w:pPr>
              <w:pStyle w:val="Normal1"/>
              <w:spacing w:lineRule="auto" w:line="240"/>
              <w:ind w:firstLine="284" w:end="0"/>
              <w:rPr>
                <w:sz w:val="24"/>
                <w:lang w:val="en-US"/>
              </w:rPr>
            </w:pPr>
            <w:r>
              <w:rPr>
                <w:sz w:val="24"/>
                <w:lang w:val="en-US"/>
              </w:rPr>
            </w:r>
          </w:p>
        </w:tc>
        <w:tc>
          <w:tcPr>
            <w:tcW w:w="2693" w:type="dxa"/>
            <w:tcBorders/>
          </w:tcPr>
          <w:p>
            <w:pPr>
              <w:pStyle w:val="Normal1"/>
              <w:spacing w:lineRule="auto" w:line="240"/>
              <w:ind w:firstLine="284" w:end="0"/>
              <w:rPr>
                <w:sz w:val="24"/>
              </w:rPr>
            </w:pPr>
            <w:r>
              <w:rPr>
                <w:sz w:val="24"/>
              </w:rPr>
              <w:t xml:space="preserve">— </w:t>
            </w:r>
            <w:r>
              <w:rPr>
                <w:sz w:val="24"/>
              </w:rPr>
              <w:t>Ла-Корунья</w:t>
            </w:r>
          </w:p>
          <w:p>
            <w:pPr>
              <w:pStyle w:val="Normal1"/>
              <w:spacing w:lineRule="auto" w:line="240"/>
              <w:ind w:firstLine="284" w:end="0"/>
              <w:rPr>
                <w:sz w:val="24"/>
              </w:rPr>
            </w:pPr>
            <w:r>
              <w:rPr>
                <w:sz w:val="24"/>
              </w:rPr>
            </w:r>
          </w:p>
        </w:tc>
        <w:tc>
          <w:tcPr>
            <w:tcW w:w="2693" w:type="dxa"/>
            <w:tcBorders/>
          </w:tcPr>
          <w:p>
            <w:pPr>
              <w:pStyle w:val="Normal1"/>
              <w:spacing w:lineRule="auto" w:line="240"/>
              <w:ind w:firstLine="284" w:end="0"/>
              <w:rPr>
                <w:sz w:val="24"/>
              </w:rPr>
            </w:pPr>
            <w:r>
              <w:rPr>
                <w:b/>
                <w:sz w:val="24"/>
                <w:lang w:val="en-US"/>
              </w:rPr>
              <w:t>La</w:t>
            </w:r>
            <w:r>
              <w:rPr>
                <w:sz w:val="24"/>
              </w:rPr>
              <w:t xml:space="preserve"> </w:t>
            </w:r>
            <w:r>
              <w:rPr>
                <w:sz w:val="24"/>
                <w:lang w:val="en-US"/>
              </w:rPr>
              <w:t>Paz</w:t>
            </w:r>
          </w:p>
          <w:p>
            <w:pPr>
              <w:pStyle w:val="Normal1"/>
              <w:spacing w:lineRule="auto" w:line="240"/>
              <w:ind w:firstLine="284" w:end="0"/>
              <w:rPr>
                <w:sz w:val="24"/>
              </w:rPr>
            </w:pPr>
            <w:r>
              <w:rPr>
                <w:sz w:val="24"/>
              </w:rPr>
            </w:r>
          </w:p>
        </w:tc>
        <w:tc>
          <w:tcPr>
            <w:tcW w:w="2694" w:type="dxa"/>
            <w:tcBorders/>
          </w:tcPr>
          <w:p>
            <w:pPr>
              <w:pStyle w:val="Normal1"/>
              <w:spacing w:lineRule="auto" w:line="240"/>
              <w:ind w:firstLine="284" w:end="0"/>
              <w:rPr>
                <w:sz w:val="24"/>
                <w:lang w:val="en-US"/>
              </w:rPr>
            </w:pPr>
            <w:r>
              <w:rPr>
                <w:sz w:val="24"/>
                <w:lang w:val="en-US"/>
              </w:rPr>
              <w:t xml:space="preserve">— </w:t>
            </w:r>
            <w:r>
              <w:rPr>
                <w:sz w:val="24"/>
              </w:rPr>
              <w:t>Ла</w:t>
            </w:r>
            <w:r>
              <w:rPr>
                <w:sz w:val="24"/>
                <w:lang w:val="en-US"/>
              </w:rPr>
              <w:t>-</w:t>
            </w:r>
            <w:r>
              <w:rPr>
                <w:sz w:val="24"/>
              </w:rPr>
              <w:t>Пас</w:t>
            </w:r>
          </w:p>
          <w:p>
            <w:pPr>
              <w:pStyle w:val="Normal1"/>
              <w:spacing w:lineRule="auto" w:line="240"/>
              <w:ind w:firstLine="284" w:end="0"/>
              <w:rPr>
                <w:sz w:val="24"/>
                <w:lang w:val="en-US"/>
              </w:rPr>
            </w:pPr>
            <w:r>
              <w:rPr>
                <w:sz w:val="24"/>
                <w:lang w:val="en-US"/>
              </w:rPr>
            </w:r>
          </w:p>
        </w:tc>
      </w:tr>
      <w:tr>
        <w:trPr>
          <w:trHeight w:val="260" w:hRule="exact"/>
        </w:trPr>
        <w:tc>
          <w:tcPr>
            <w:tcW w:w="2693" w:type="dxa"/>
            <w:tcBorders/>
          </w:tcPr>
          <w:p>
            <w:pPr>
              <w:pStyle w:val="Normal1"/>
              <w:spacing w:lineRule="auto" w:line="240"/>
              <w:ind w:firstLine="284" w:end="0"/>
              <w:rPr/>
            </w:pPr>
            <w:r>
              <w:rPr>
                <w:b/>
                <w:sz w:val="24"/>
                <w:lang w:val="en-US"/>
              </w:rPr>
              <w:t>El</w:t>
            </w:r>
            <w:r>
              <w:rPr>
                <w:sz w:val="24"/>
                <w:lang w:val="en-US"/>
              </w:rPr>
              <w:t xml:space="preserve"> Ecuador</w:t>
            </w:r>
          </w:p>
          <w:p>
            <w:pPr>
              <w:pStyle w:val="Normal1"/>
              <w:spacing w:lineRule="auto" w:line="240"/>
              <w:ind w:firstLine="284" w:end="0"/>
              <w:rPr>
                <w:sz w:val="24"/>
                <w:lang w:val="en-US"/>
              </w:rPr>
            </w:pPr>
            <w:r>
              <w:rPr>
                <w:sz w:val="24"/>
                <w:lang w:val="en-US"/>
              </w:rPr>
            </w:r>
          </w:p>
        </w:tc>
        <w:tc>
          <w:tcPr>
            <w:tcW w:w="2693" w:type="dxa"/>
            <w:tcBorders/>
          </w:tcPr>
          <w:p>
            <w:pPr>
              <w:pStyle w:val="Normal1"/>
              <w:spacing w:lineRule="auto" w:line="240"/>
              <w:ind w:firstLine="284" w:end="0"/>
              <w:rPr>
                <w:sz w:val="24"/>
                <w:lang w:val="en-US"/>
              </w:rPr>
            </w:pPr>
            <w:r>
              <w:rPr>
                <w:sz w:val="24"/>
                <w:lang w:val="en-US"/>
              </w:rPr>
              <w:t xml:space="preserve">— </w:t>
            </w:r>
            <w:r>
              <w:rPr>
                <w:sz w:val="24"/>
              </w:rPr>
              <w:t>Эквадор</w:t>
            </w:r>
          </w:p>
          <w:p>
            <w:pPr>
              <w:pStyle w:val="Normal1"/>
              <w:spacing w:lineRule="auto" w:line="240"/>
              <w:ind w:firstLine="284" w:end="0"/>
              <w:rPr>
                <w:sz w:val="24"/>
                <w:lang w:val="en-US"/>
              </w:rPr>
            </w:pPr>
            <w:r>
              <w:rPr>
                <w:sz w:val="24"/>
                <w:lang w:val="en-US"/>
              </w:rPr>
            </w:r>
          </w:p>
        </w:tc>
        <w:tc>
          <w:tcPr>
            <w:tcW w:w="2693" w:type="dxa"/>
            <w:tcBorders/>
          </w:tcPr>
          <w:p>
            <w:pPr>
              <w:pStyle w:val="Normal1"/>
              <w:spacing w:lineRule="auto" w:line="240"/>
              <w:ind w:firstLine="284" w:end="0"/>
              <w:rPr/>
            </w:pPr>
            <w:r>
              <w:rPr>
                <w:b/>
                <w:sz w:val="24"/>
                <w:lang w:val="en-US"/>
              </w:rPr>
              <w:t>el</w:t>
            </w:r>
            <w:r>
              <w:rPr>
                <w:sz w:val="24"/>
                <w:lang w:val="en-US"/>
              </w:rPr>
              <w:t xml:space="preserve"> Paraguay</w:t>
            </w:r>
          </w:p>
          <w:p>
            <w:pPr>
              <w:pStyle w:val="Normal1"/>
              <w:spacing w:lineRule="auto" w:line="240"/>
              <w:ind w:firstLine="284" w:end="0"/>
              <w:rPr>
                <w:sz w:val="24"/>
                <w:lang w:val="en-US"/>
              </w:rPr>
            </w:pPr>
            <w:r>
              <w:rPr>
                <w:sz w:val="24"/>
                <w:lang w:val="en-US"/>
              </w:rPr>
            </w:r>
          </w:p>
        </w:tc>
        <w:tc>
          <w:tcPr>
            <w:tcW w:w="2694" w:type="dxa"/>
            <w:tcBorders/>
          </w:tcPr>
          <w:p>
            <w:pPr>
              <w:pStyle w:val="Normal1"/>
              <w:spacing w:lineRule="auto" w:line="240"/>
              <w:ind w:firstLine="284" w:end="0"/>
              <w:rPr>
                <w:sz w:val="24"/>
                <w:lang w:val="en-US"/>
              </w:rPr>
            </w:pPr>
            <w:r>
              <w:rPr>
                <w:sz w:val="24"/>
                <w:lang w:val="en-US"/>
              </w:rPr>
              <w:t xml:space="preserve">— </w:t>
            </w:r>
            <w:r>
              <w:rPr>
                <w:sz w:val="24"/>
              </w:rPr>
              <w:t>Парагвай</w:t>
            </w:r>
          </w:p>
          <w:p>
            <w:pPr>
              <w:pStyle w:val="Normal1"/>
              <w:spacing w:lineRule="auto" w:line="240"/>
              <w:ind w:firstLine="284" w:end="0"/>
              <w:rPr>
                <w:sz w:val="24"/>
                <w:lang w:val="en-US"/>
              </w:rPr>
            </w:pPr>
            <w:r>
              <w:rPr>
                <w:sz w:val="24"/>
                <w:lang w:val="en-US"/>
              </w:rPr>
            </w:r>
          </w:p>
        </w:tc>
      </w:tr>
      <w:tr>
        <w:trPr>
          <w:trHeight w:val="240" w:hRule="exact"/>
        </w:trPr>
        <w:tc>
          <w:tcPr>
            <w:tcW w:w="2693" w:type="dxa"/>
            <w:tcBorders/>
          </w:tcPr>
          <w:p>
            <w:pPr>
              <w:pStyle w:val="Normal1"/>
              <w:spacing w:lineRule="auto" w:line="240"/>
              <w:ind w:firstLine="284" w:end="0"/>
              <w:rPr/>
            </w:pPr>
            <w:r>
              <w:rPr>
                <w:b/>
                <w:sz w:val="24"/>
                <w:lang w:val="en-US"/>
              </w:rPr>
              <w:t>El</w:t>
            </w:r>
            <w:r>
              <w:rPr>
                <w:sz w:val="24"/>
                <w:lang w:val="en-US"/>
              </w:rPr>
              <w:t xml:space="preserve"> Ferrol</w:t>
            </w:r>
          </w:p>
          <w:p>
            <w:pPr>
              <w:pStyle w:val="Normal1"/>
              <w:spacing w:lineRule="auto" w:line="240"/>
              <w:ind w:firstLine="284" w:end="0"/>
              <w:rPr>
                <w:sz w:val="24"/>
                <w:lang w:val="en-US"/>
              </w:rPr>
            </w:pPr>
            <w:r>
              <w:rPr>
                <w:sz w:val="24"/>
                <w:lang w:val="en-US"/>
              </w:rPr>
            </w:r>
          </w:p>
        </w:tc>
        <w:tc>
          <w:tcPr>
            <w:tcW w:w="2693" w:type="dxa"/>
            <w:tcBorders/>
          </w:tcPr>
          <w:p>
            <w:pPr>
              <w:pStyle w:val="Normal1"/>
              <w:spacing w:lineRule="auto" w:line="240"/>
              <w:ind w:firstLine="284" w:end="0"/>
              <w:rPr>
                <w:sz w:val="24"/>
                <w:lang w:val="en-US"/>
              </w:rPr>
            </w:pPr>
            <w:r>
              <w:rPr>
                <w:sz w:val="24"/>
                <w:lang w:val="en-US"/>
              </w:rPr>
              <w:t xml:space="preserve">— </w:t>
            </w:r>
            <w:r>
              <w:rPr>
                <w:sz w:val="24"/>
              </w:rPr>
              <w:t>Эль</w:t>
            </w:r>
            <w:r>
              <w:rPr>
                <w:sz w:val="24"/>
                <w:lang w:val="en-US"/>
              </w:rPr>
              <w:t>-</w:t>
            </w:r>
            <w:r>
              <w:rPr>
                <w:sz w:val="24"/>
              </w:rPr>
              <w:t>Ферроль</w:t>
            </w:r>
          </w:p>
          <w:p>
            <w:pPr>
              <w:pStyle w:val="Normal1"/>
              <w:spacing w:lineRule="auto" w:line="240"/>
              <w:ind w:firstLine="284" w:end="0"/>
              <w:rPr>
                <w:sz w:val="24"/>
                <w:lang w:val="en-US"/>
              </w:rPr>
            </w:pPr>
            <w:r>
              <w:rPr>
                <w:sz w:val="24"/>
                <w:lang w:val="en-US"/>
              </w:rPr>
            </w:r>
          </w:p>
        </w:tc>
        <w:tc>
          <w:tcPr>
            <w:tcW w:w="2693" w:type="dxa"/>
            <w:tcBorders/>
          </w:tcPr>
          <w:p>
            <w:pPr>
              <w:pStyle w:val="Normal1"/>
              <w:spacing w:lineRule="auto" w:line="240"/>
              <w:ind w:firstLine="284" w:end="0"/>
              <w:rPr/>
            </w:pPr>
            <w:r>
              <w:rPr>
                <w:b/>
                <w:sz w:val="24"/>
                <w:lang w:val="en-US"/>
              </w:rPr>
              <w:t>el</w:t>
            </w:r>
            <w:r>
              <w:rPr>
                <w:sz w:val="24"/>
                <w:lang w:val="en-US"/>
              </w:rPr>
              <w:t xml:space="preserve"> Perú</w:t>
            </w:r>
          </w:p>
          <w:p>
            <w:pPr>
              <w:pStyle w:val="Normal1"/>
              <w:spacing w:lineRule="auto" w:line="240"/>
              <w:ind w:firstLine="284" w:end="0"/>
              <w:rPr>
                <w:sz w:val="24"/>
                <w:lang w:val="en-US"/>
              </w:rPr>
            </w:pPr>
            <w:r>
              <w:rPr>
                <w:sz w:val="24"/>
                <w:lang w:val="en-US"/>
              </w:rPr>
            </w:r>
          </w:p>
        </w:tc>
        <w:tc>
          <w:tcPr>
            <w:tcW w:w="2694" w:type="dxa"/>
            <w:tcBorders/>
          </w:tcPr>
          <w:p>
            <w:pPr>
              <w:pStyle w:val="Normal1"/>
              <w:spacing w:lineRule="auto" w:line="240"/>
              <w:ind w:firstLine="284" w:end="0"/>
              <w:rPr>
                <w:sz w:val="24"/>
                <w:lang w:val="en-US"/>
              </w:rPr>
            </w:pPr>
            <w:r>
              <w:rPr>
                <w:sz w:val="24"/>
                <w:lang w:val="en-US"/>
              </w:rPr>
              <w:t xml:space="preserve">— </w:t>
            </w:r>
            <w:r>
              <w:rPr>
                <w:sz w:val="24"/>
              </w:rPr>
              <w:t>Перу</w:t>
            </w:r>
          </w:p>
          <w:p>
            <w:pPr>
              <w:pStyle w:val="Normal1"/>
              <w:spacing w:lineRule="auto" w:line="240"/>
              <w:ind w:firstLine="284" w:end="0"/>
              <w:rPr>
                <w:sz w:val="24"/>
                <w:lang w:val="en-US"/>
              </w:rPr>
            </w:pPr>
            <w:r>
              <w:rPr>
                <w:sz w:val="24"/>
                <w:lang w:val="en-US"/>
              </w:rPr>
            </w:r>
          </w:p>
        </w:tc>
      </w:tr>
      <w:tr>
        <w:trPr>
          <w:trHeight w:val="240" w:hRule="exact"/>
        </w:trPr>
        <w:tc>
          <w:tcPr>
            <w:tcW w:w="2693" w:type="dxa"/>
            <w:tcBorders/>
          </w:tcPr>
          <w:p>
            <w:pPr>
              <w:pStyle w:val="Normal1"/>
              <w:spacing w:lineRule="auto" w:line="240"/>
              <w:ind w:firstLine="284" w:end="0"/>
              <w:rPr/>
            </w:pPr>
            <w:r>
              <w:rPr>
                <w:b/>
                <w:sz w:val="24"/>
                <w:lang w:val="en-US"/>
              </w:rPr>
              <w:t>La</w:t>
            </w:r>
            <w:r>
              <w:rPr>
                <w:sz w:val="24"/>
                <w:lang w:val="en-US"/>
              </w:rPr>
              <w:t xml:space="preserve"> Habana</w:t>
            </w:r>
          </w:p>
          <w:p>
            <w:pPr>
              <w:pStyle w:val="Normal1"/>
              <w:spacing w:lineRule="auto" w:line="240"/>
              <w:ind w:firstLine="284" w:end="0"/>
              <w:rPr>
                <w:sz w:val="24"/>
                <w:lang w:val="en-US"/>
              </w:rPr>
            </w:pPr>
            <w:r>
              <w:rPr>
                <w:sz w:val="24"/>
                <w:lang w:val="en-US"/>
              </w:rPr>
            </w:r>
          </w:p>
        </w:tc>
        <w:tc>
          <w:tcPr>
            <w:tcW w:w="2693" w:type="dxa"/>
            <w:tcBorders/>
          </w:tcPr>
          <w:p>
            <w:pPr>
              <w:pStyle w:val="Normal1"/>
              <w:spacing w:lineRule="auto" w:line="240"/>
              <w:ind w:firstLine="284" w:end="0"/>
              <w:rPr>
                <w:sz w:val="24"/>
                <w:lang w:val="en-US"/>
              </w:rPr>
            </w:pPr>
            <w:r>
              <w:rPr>
                <w:sz w:val="24"/>
                <w:lang w:val="en-US"/>
              </w:rPr>
              <w:t xml:space="preserve">— </w:t>
            </w:r>
            <w:r>
              <w:rPr>
                <w:sz w:val="24"/>
              </w:rPr>
              <w:t>Гавана</w:t>
            </w:r>
          </w:p>
          <w:p>
            <w:pPr>
              <w:pStyle w:val="Normal1"/>
              <w:spacing w:lineRule="auto" w:line="240"/>
              <w:ind w:firstLine="284" w:end="0"/>
              <w:rPr>
                <w:sz w:val="24"/>
                <w:lang w:val="en-US"/>
              </w:rPr>
            </w:pPr>
            <w:r>
              <w:rPr>
                <w:sz w:val="24"/>
                <w:lang w:val="en-US"/>
              </w:rPr>
            </w:r>
          </w:p>
        </w:tc>
        <w:tc>
          <w:tcPr>
            <w:tcW w:w="2693" w:type="dxa"/>
            <w:tcBorders/>
          </w:tcPr>
          <w:p>
            <w:pPr>
              <w:pStyle w:val="Normal1"/>
              <w:spacing w:lineRule="auto" w:line="240"/>
              <w:ind w:firstLine="284" w:end="0"/>
              <w:rPr/>
            </w:pPr>
            <w:r>
              <w:rPr>
                <w:b/>
                <w:sz w:val="24"/>
                <w:lang w:val="en-US"/>
              </w:rPr>
              <w:t>el</w:t>
            </w:r>
            <w:r>
              <w:rPr>
                <w:sz w:val="24"/>
                <w:lang w:val="en-US"/>
              </w:rPr>
              <w:t xml:space="preserve"> Salvador</w:t>
            </w:r>
          </w:p>
          <w:p>
            <w:pPr>
              <w:pStyle w:val="Normal1"/>
              <w:spacing w:lineRule="auto" w:line="240"/>
              <w:ind w:firstLine="284" w:end="0"/>
              <w:rPr>
                <w:sz w:val="24"/>
                <w:lang w:val="en-US"/>
              </w:rPr>
            </w:pPr>
            <w:r>
              <w:rPr>
                <w:sz w:val="24"/>
                <w:lang w:val="en-US"/>
              </w:rPr>
            </w:r>
          </w:p>
        </w:tc>
        <w:tc>
          <w:tcPr>
            <w:tcW w:w="2694" w:type="dxa"/>
            <w:tcBorders/>
          </w:tcPr>
          <w:p>
            <w:pPr>
              <w:pStyle w:val="Normal1"/>
              <w:spacing w:lineRule="auto" w:line="240"/>
              <w:ind w:firstLine="284" w:end="0"/>
              <w:rPr>
                <w:sz w:val="24"/>
                <w:lang w:val="en-US"/>
              </w:rPr>
            </w:pPr>
            <w:r>
              <w:rPr>
                <w:sz w:val="24"/>
                <w:lang w:val="en-US"/>
              </w:rPr>
              <w:t xml:space="preserve">— </w:t>
            </w:r>
            <w:r>
              <w:rPr>
                <w:sz w:val="24"/>
              </w:rPr>
              <w:t>Сальвадор</w:t>
            </w:r>
          </w:p>
          <w:p>
            <w:pPr>
              <w:pStyle w:val="Normal1"/>
              <w:spacing w:lineRule="auto" w:line="240"/>
              <w:ind w:firstLine="284" w:end="0"/>
              <w:rPr>
                <w:sz w:val="24"/>
                <w:lang w:val="en-US"/>
              </w:rPr>
            </w:pPr>
            <w:r>
              <w:rPr>
                <w:sz w:val="24"/>
                <w:lang w:val="en-US"/>
              </w:rPr>
            </w:r>
          </w:p>
        </w:tc>
      </w:tr>
      <w:tr>
        <w:trPr>
          <w:trHeight w:val="280" w:hRule="exact"/>
        </w:trPr>
        <w:tc>
          <w:tcPr>
            <w:tcW w:w="2693" w:type="dxa"/>
            <w:tcBorders/>
          </w:tcPr>
          <w:p>
            <w:pPr>
              <w:pStyle w:val="Normal1"/>
              <w:spacing w:lineRule="auto" w:line="240"/>
              <w:ind w:firstLine="284" w:end="0"/>
              <w:rPr/>
            </w:pPr>
            <w:r>
              <w:rPr>
                <w:b/>
                <w:sz w:val="24"/>
                <w:lang w:val="en-US"/>
              </w:rPr>
              <w:t>El</w:t>
            </w:r>
            <w:r>
              <w:rPr>
                <w:sz w:val="24"/>
                <w:lang w:val="en-US"/>
              </w:rPr>
              <w:t xml:space="preserve"> Havre</w:t>
            </w:r>
          </w:p>
          <w:p>
            <w:pPr>
              <w:pStyle w:val="Normal1"/>
              <w:spacing w:lineRule="auto" w:line="240"/>
              <w:ind w:firstLine="284" w:end="0"/>
              <w:rPr>
                <w:sz w:val="24"/>
                <w:lang w:val="en-US"/>
              </w:rPr>
            </w:pPr>
            <w:r>
              <w:rPr>
                <w:sz w:val="24"/>
                <w:lang w:val="en-US"/>
              </w:rPr>
            </w:r>
          </w:p>
        </w:tc>
        <w:tc>
          <w:tcPr>
            <w:tcW w:w="2693" w:type="dxa"/>
            <w:tcBorders/>
          </w:tcPr>
          <w:p>
            <w:pPr>
              <w:pStyle w:val="Normal1"/>
              <w:spacing w:lineRule="auto" w:line="240"/>
              <w:ind w:firstLine="284" w:end="0"/>
              <w:rPr>
                <w:sz w:val="24"/>
                <w:lang w:val="en-US"/>
              </w:rPr>
            </w:pPr>
            <w:r>
              <w:rPr>
                <w:sz w:val="24"/>
                <w:lang w:val="en-US"/>
              </w:rPr>
              <w:t xml:space="preserve">— </w:t>
            </w:r>
            <w:r>
              <w:rPr>
                <w:sz w:val="24"/>
              </w:rPr>
              <w:t>Гавр</w:t>
            </w:r>
          </w:p>
          <w:p>
            <w:pPr>
              <w:pStyle w:val="Normal1"/>
              <w:spacing w:lineRule="auto" w:line="240"/>
              <w:ind w:firstLine="284" w:end="0"/>
              <w:rPr>
                <w:sz w:val="24"/>
                <w:lang w:val="en-US"/>
              </w:rPr>
            </w:pPr>
            <w:r>
              <w:rPr>
                <w:sz w:val="24"/>
                <w:lang w:val="en-US"/>
              </w:rPr>
            </w:r>
          </w:p>
        </w:tc>
        <w:tc>
          <w:tcPr>
            <w:tcW w:w="2693" w:type="dxa"/>
            <w:tcBorders/>
          </w:tcPr>
          <w:p>
            <w:pPr>
              <w:pStyle w:val="Normal1"/>
              <w:spacing w:lineRule="auto" w:line="240"/>
              <w:ind w:firstLine="284" w:end="0"/>
              <w:rPr/>
            </w:pPr>
            <w:r>
              <w:rPr>
                <w:b/>
                <w:sz w:val="24"/>
                <w:lang w:val="en-US"/>
              </w:rPr>
              <w:t>el</w:t>
            </w:r>
            <w:r>
              <w:rPr>
                <w:sz w:val="24"/>
                <w:lang w:val="en-US"/>
              </w:rPr>
              <w:t xml:space="preserve"> Uruguay</w:t>
            </w:r>
          </w:p>
          <w:p>
            <w:pPr>
              <w:pStyle w:val="Normal1"/>
              <w:spacing w:lineRule="auto" w:line="240"/>
              <w:ind w:firstLine="284" w:end="0"/>
              <w:rPr>
                <w:sz w:val="24"/>
                <w:lang w:val="en-US"/>
              </w:rPr>
            </w:pPr>
            <w:r>
              <w:rPr>
                <w:sz w:val="24"/>
                <w:lang w:val="en-US"/>
              </w:rPr>
            </w:r>
          </w:p>
        </w:tc>
        <w:tc>
          <w:tcPr>
            <w:tcW w:w="2694" w:type="dxa"/>
            <w:tcBorders/>
          </w:tcPr>
          <w:p>
            <w:pPr>
              <w:pStyle w:val="Normal1"/>
              <w:spacing w:lineRule="auto" w:line="240"/>
              <w:ind w:firstLine="284" w:end="0"/>
              <w:rPr>
                <w:sz w:val="24"/>
                <w:lang w:val="en-US"/>
              </w:rPr>
            </w:pPr>
            <w:r>
              <w:rPr>
                <w:sz w:val="24"/>
                <w:lang w:val="en-US"/>
              </w:rPr>
              <w:t xml:space="preserve">— </w:t>
            </w:r>
            <w:r>
              <w:rPr>
                <w:sz w:val="24"/>
              </w:rPr>
              <w:t>Уругвай</w:t>
            </w:r>
          </w:p>
          <w:p>
            <w:pPr>
              <w:pStyle w:val="Normal1"/>
              <w:spacing w:lineRule="auto" w:line="240"/>
              <w:ind w:firstLine="284" w:end="0"/>
              <w:rPr>
                <w:sz w:val="24"/>
                <w:lang w:val="en-US"/>
              </w:rPr>
            </w:pPr>
            <w:r>
              <w:rPr>
                <w:sz w:val="24"/>
                <w:lang w:val="en-US"/>
              </w:rPr>
            </w:r>
          </w:p>
        </w:tc>
      </w:tr>
    </w:tbl>
    <w:p>
      <w:pPr>
        <w:pStyle w:val="Normal1"/>
        <w:spacing w:lineRule="auto" w:line="240"/>
        <w:ind w:firstLine="284" w:start="200" w:end="0"/>
        <w:rPr>
          <w:i/>
          <w:i/>
          <w:sz w:val="24"/>
          <w:lang w:val="en-US"/>
        </w:rPr>
      </w:pPr>
      <w:r>
        <w:rPr>
          <w:i/>
          <w:sz w:val="24"/>
          <w:lang w:val="en-US"/>
        </w:rPr>
      </w:r>
    </w:p>
    <w:p>
      <w:pPr>
        <w:pStyle w:val="Normal1"/>
        <w:spacing w:lineRule="auto" w:line="240"/>
        <w:ind w:firstLine="284" w:start="200" w:end="0"/>
        <w:rPr/>
      </w:pPr>
      <w:r>
        <w:rPr>
          <w:i/>
          <w:sz w:val="24"/>
        </w:rPr>
        <w:t>Примечания</w:t>
      </w:r>
      <w:r>
        <w:rPr>
          <w:i/>
          <w:sz w:val="24"/>
          <w:lang w:val="en-US"/>
        </w:rPr>
        <w:t>.</w:t>
      </w:r>
      <w:r>
        <w:rPr>
          <w:sz w:val="24"/>
          <w:lang w:val="en-US"/>
        </w:rPr>
        <w:t xml:space="preserve"> </w:t>
      </w:r>
      <w:r>
        <w:rPr>
          <w:sz w:val="22"/>
          <w:lang w:val="en-US"/>
        </w:rPr>
        <w:t xml:space="preserve">1. </w:t>
      </w:r>
      <w:r>
        <w:rPr>
          <w:sz w:val="22"/>
        </w:rPr>
        <w:t>В</w:t>
      </w:r>
      <w:r>
        <w:rPr>
          <w:sz w:val="22"/>
          <w:lang w:val="en-US"/>
        </w:rPr>
        <w:t xml:space="preserve"> </w:t>
      </w:r>
      <w:r>
        <w:rPr>
          <w:sz w:val="22"/>
        </w:rPr>
        <w:t>современном</w:t>
      </w:r>
      <w:r>
        <w:rPr>
          <w:sz w:val="22"/>
          <w:lang w:val="en-US"/>
        </w:rPr>
        <w:t xml:space="preserve"> </w:t>
      </w:r>
      <w:r>
        <w:rPr>
          <w:sz w:val="22"/>
        </w:rPr>
        <w:t>испанском</w:t>
      </w:r>
      <w:r>
        <w:rPr>
          <w:sz w:val="22"/>
          <w:lang w:val="en-US"/>
        </w:rPr>
        <w:t xml:space="preserve"> </w:t>
      </w:r>
      <w:r>
        <w:rPr>
          <w:sz w:val="22"/>
        </w:rPr>
        <w:t>языке</w:t>
      </w:r>
      <w:r>
        <w:rPr>
          <w:sz w:val="22"/>
          <w:lang w:val="en-US"/>
        </w:rPr>
        <w:t xml:space="preserve"> </w:t>
      </w:r>
      <w:r>
        <w:rPr>
          <w:sz w:val="22"/>
        </w:rPr>
        <w:t>наблюдаются</w:t>
      </w:r>
      <w:r>
        <w:rPr>
          <w:sz w:val="22"/>
          <w:lang w:val="en-US"/>
        </w:rPr>
        <w:t xml:space="preserve"> </w:t>
      </w:r>
      <w:r>
        <w:rPr>
          <w:sz w:val="22"/>
        </w:rPr>
        <w:t>отклонения</w:t>
      </w:r>
      <w:r>
        <w:rPr>
          <w:sz w:val="22"/>
          <w:lang w:val="en-US"/>
        </w:rPr>
        <w:t xml:space="preserve"> </w:t>
      </w:r>
      <w:r>
        <w:rPr>
          <w:sz w:val="22"/>
        </w:rPr>
        <w:t>от</w:t>
      </w:r>
      <w:r>
        <w:rPr>
          <w:sz w:val="22"/>
          <w:lang w:val="en-US"/>
        </w:rPr>
        <w:t xml:space="preserve"> </w:t>
      </w:r>
      <w:r>
        <w:rPr>
          <w:sz w:val="22"/>
        </w:rPr>
        <w:t>указанного</w:t>
      </w:r>
      <w:r>
        <w:rPr>
          <w:sz w:val="22"/>
          <w:lang w:val="en-US"/>
        </w:rPr>
        <w:t xml:space="preserve"> </w:t>
      </w:r>
      <w:r>
        <w:rPr>
          <w:sz w:val="22"/>
        </w:rPr>
        <w:t>правила</w:t>
      </w:r>
      <w:r>
        <w:rPr>
          <w:sz w:val="22"/>
          <w:lang w:val="en-US"/>
        </w:rPr>
        <w:t xml:space="preserve">: </w:t>
      </w:r>
      <w:r>
        <w:rPr>
          <w:sz w:val="22"/>
        </w:rPr>
        <w:t>такие</w:t>
      </w:r>
      <w:r>
        <w:rPr>
          <w:sz w:val="22"/>
          <w:lang w:val="en-US"/>
        </w:rPr>
        <w:t xml:space="preserve"> </w:t>
      </w:r>
      <w:r>
        <w:rPr>
          <w:sz w:val="22"/>
        </w:rPr>
        <w:t>географические</w:t>
      </w:r>
      <w:r>
        <w:rPr>
          <w:sz w:val="22"/>
          <w:lang w:val="en-US"/>
        </w:rPr>
        <w:t xml:space="preserve"> </w:t>
      </w:r>
      <w:r>
        <w:rPr>
          <w:sz w:val="22"/>
        </w:rPr>
        <w:t>названия</w:t>
      </w:r>
      <w:r>
        <w:rPr>
          <w:sz w:val="22"/>
          <w:lang w:val="en-US"/>
        </w:rPr>
        <w:t xml:space="preserve">, </w:t>
      </w:r>
      <w:r>
        <w:rPr>
          <w:sz w:val="22"/>
        </w:rPr>
        <w:t>как</w:t>
      </w:r>
      <w:r>
        <w:rPr>
          <w:sz w:val="22"/>
          <w:lang w:val="en-US"/>
        </w:rPr>
        <w:t xml:space="preserve"> el Cairo, el Canadá, el Ecuador, el Japón, el Líbano, el Paraguay, el Perú  el Salvador, el Uruguay </w:t>
      </w:r>
      <w:r>
        <w:rPr>
          <w:sz w:val="22"/>
        </w:rPr>
        <w:t>употребля</w:t>
      </w:r>
      <w:r>
        <w:rPr>
          <w:sz w:val="22"/>
          <w:lang w:val="en-US"/>
        </w:rPr>
        <w:softHyphen/>
      </w:r>
      <w:r>
        <w:rPr>
          <w:sz w:val="22"/>
        </w:rPr>
        <w:t>ются</w:t>
      </w:r>
      <w:r>
        <w:rPr>
          <w:sz w:val="22"/>
          <w:lang w:val="en-US"/>
        </w:rPr>
        <w:t xml:space="preserve"> </w:t>
      </w:r>
      <w:r>
        <w:rPr>
          <w:sz w:val="22"/>
        </w:rPr>
        <w:t>и</w:t>
      </w:r>
      <w:r>
        <w:rPr>
          <w:sz w:val="22"/>
          <w:lang w:val="en-US"/>
        </w:rPr>
        <w:t xml:space="preserve"> </w:t>
      </w:r>
      <w:r>
        <w:rPr>
          <w:sz w:val="22"/>
        </w:rPr>
        <w:t>без</w:t>
      </w:r>
      <w:r>
        <w:rPr>
          <w:sz w:val="22"/>
          <w:lang w:val="en-US"/>
        </w:rPr>
        <w:t xml:space="preserve"> </w:t>
      </w:r>
      <w:r>
        <w:rPr>
          <w:sz w:val="22"/>
        </w:rPr>
        <w:t>артикля</w:t>
      </w:r>
      <w:r>
        <w:rPr>
          <w:sz w:val="22"/>
          <w:lang w:val="en-US"/>
        </w:rPr>
        <w:t>.</w:t>
      </w:r>
    </w:p>
    <w:p>
      <w:pPr>
        <w:pStyle w:val="Normal1"/>
        <w:spacing w:lineRule="auto" w:line="240"/>
        <w:ind w:firstLine="284" w:start="200" w:end="0"/>
        <w:rPr/>
      </w:pPr>
      <w:r>
        <w:rPr>
          <w:sz w:val="22"/>
        </w:rPr>
        <w:t xml:space="preserve">2. Артикль перед названиями городов пишется с большой буквы: </w:t>
      </w:r>
      <w:r>
        <w:rPr>
          <w:b/>
          <w:sz w:val="22"/>
          <w:lang w:val="en-US"/>
        </w:rPr>
        <w:t>El</w:t>
      </w:r>
      <w:r>
        <w:rPr>
          <w:sz w:val="22"/>
        </w:rPr>
        <w:t xml:space="preserve"> </w:t>
      </w:r>
      <w:r>
        <w:rPr>
          <w:sz w:val="22"/>
          <w:lang w:val="en-US"/>
        </w:rPr>
        <w:t>Ferrol</w:t>
      </w:r>
      <w:r>
        <w:rPr>
          <w:sz w:val="22"/>
        </w:rPr>
        <w:t xml:space="preserve">, </w:t>
      </w:r>
      <w:r>
        <w:rPr>
          <w:b/>
          <w:sz w:val="22"/>
          <w:lang w:val="en-US"/>
        </w:rPr>
        <w:t>El</w:t>
      </w:r>
      <w:r>
        <w:rPr>
          <w:sz w:val="22"/>
        </w:rPr>
        <w:t xml:space="preserve"> </w:t>
      </w:r>
      <w:r>
        <w:rPr>
          <w:sz w:val="22"/>
          <w:lang w:val="en-US"/>
        </w:rPr>
        <w:t>Escorial</w:t>
      </w:r>
      <w:r>
        <w:rPr>
          <w:sz w:val="22"/>
        </w:rPr>
        <w:t>.</w:t>
      </w:r>
    </w:p>
    <w:p>
      <w:pPr>
        <w:pStyle w:val="Normal1"/>
        <w:spacing w:lineRule="auto" w:line="240"/>
        <w:ind w:firstLine="284" w:start="200" w:end="0"/>
        <w:rPr/>
      </w:pPr>
      <w:r>
        <w:rPr>
          <w:sz w:val="24"/>
        </w:rPr>
        <w:t>Определенный артикль употребляется и с названиями некото</w:t>
        <w:softHyphen/>
        <w:t xml:space="preserve">рых провинций, областей и районов: </w:t>
      </w:r>
      <w:r>
        <w:rPr>
          <w:b/>
          <w:sz w:val="24"/>
          <w:lang w:val="en-US"/>
        </w:rPr>
        <w:t>la</w:t>
      </w:r>
      <w:r>
        <w:rPr>
          <w:sz w:val="24"/>
        </w:rPr>
        <w:t xml:space="preserve"> </w:t>
      </w:r>
      <w:r>
        <w:rPr>
          <w:sz w:val="24"/>
          <w:lang w:val="en-US"/>
        </w:rPr>
        <w:t>Mancha</w:t>
      </w:r>
      <w:r>
        <w:rPr>
          <w:sz w:val="24"/>
        </w:rPr>
        <w:t xml:space="preserve"> — Ла-Манча, </w:t>
      </w:r>
      <w:r>
        <w:rPr>
          <w:b/>
          <w:sz w:val="24"/>
        </w:rPr>
        <w:t>еl</w:t>
      </w:r>
      <w:r>
        <w:rPr>
          <w:sz w:val="24"/>
        </w:rPr>
        <w:t xml:space="preserve"> </w:t>
      </w:r>
      <w:r>
        <w:rPr>
          <w:sz w:val="24"/>
          <w:lang w:val="en-US"/>
        </w:rPr>
        <w:t>Piamonte</w:t>
      </w:r>
      <w:r>
        <w:rPr>
          <w:sz w:val="24"/>
        </w:rPr>
        <w:t xml:space="preserve"> —Пьемонт, </w:t>
      </w:r>
      <w:r>
        <w:rPr>
          <w:b/>
          <w:sz w:val="24"/>
          <w:lang w:val="en-US"/>
        </w:rPr>
        <w:t>la</w:t>
      </w:r>
      <w:r>
        <w:rPr>
          <w:sz w:val="24"/>
        </w:rPr>
        <w:t xml:space="preserve"> </w:t>
      </w:r>
      <w:r>
        <w:rPr>
          <w:sz w:val="24"/>
          <w:lang w:val="en-US"/>
        </w:rPr>
        <w:t>Provenza</w:t>
      </w:r>
      <w:r>
        <w:rPr>
          <w:sz w:val="24"/>
        </w:rPr>
        <w:t xml:space="preserve"> — Прованс.</w:t>
      </w:r>
    </w:p>
    <w:p>
      <w:pPr>
        <w:pStyle w:val="Normal1"/>
        <w:spacing w:lineRule="auto" w:line="240"/>
        <w:ind w:firstLine="284" w:start="200" w:end="0"/>
        <w:rPr>
          <w:sz w:val="24"/>
        </w:rPr>
      </w:pPr>
      <w:r>
        <w:rPr>
          <w:sz w:val="24"/>
        </w:rPr>
        <w:t>В указанных выше случаях употребление артикля не носит изби</w:t>
        <w:softHyphen/>
        <w:t xml:space="preserve">рательного характера. Он просто закреплен при имени традицией. Это употребление не противоречит его основному значению, которое выше было определено как индивидуализирующее.  </w:t>
      </w:r>
    </w:p>
    <w:p>
      <w:pPr>
        <w:pStyle w:val="Normal1"/>
        <w:spacing w:lineRule="auto" w:line="240"/>
        <w:ind w:firstLine="284" w:start="200" w:end="0"/>
        <w:rPr/>
      </w:pPr>
      <w:r>
        <w:rPr>
          <w:sz w:val="24"/>
        </w:rPr>
        <w:t xml:space="preserve">2) Если именем города назван спортивный клуб, то перед этим названием обычно ставится определенный артикль единственного числа мужского рода: </w:t>
      </w:r>
      <w:r>
        <w:rPr>
          <w:b/>
          <w:sz w:val="24"/>
          <w:lang w:val="en-US"/>
        </w:rPr>
        <w:t>El</w:t>
      </w:r>
      <w:r>
        <w:rPr>
          <w:sz w:val="24"/>
        </w:rPr>
        <w:t xml:space="preserve"> </w:t>
      </w:r>
      <w:r>
        <w:rPr>
          <w:sz w:val="24"/>
          <w:lang w:val="en-US"/>
        </w:rPr>
        <w:t>Madrid</w:t>
      </w:r>
      <w:r>
        <w:rPr>
          <w:sz w:val="24"/>
        </w:rPr>
        <w:t xml:space="preserve">, </w:t>
      </w:r>
      <w:r>
        <w:rPr>
          <w:b/>
          <w:sz w:val="24"/>
          <w:lang w:val="en-US"/>
        </w:rPr>
        <w:t>El</w:t>
      </w:r>
      <w:r>
        <w:rPr>
          <w:sz w:val="24"/>
        </w:rPr>
        <w:t xml:space="preserve"> </w:t>
      </w:r>
      <w:r>
        <w:rPr>
          <w:sz w:val="24"/>
          <w:lang w:val="en-US"/>
        </w:rPr>
        <w:t>Betis</w:t>
      </w:r>
      <w:r>
        <w:rPr>
          <w:sz w:val="24"/>
        </w:rPr>
        <w:t xml:space="preserve">, </w:t>
      </w:r>
      <w:r>
        <w:rPr>
          <w:b/>
          <w:sz w:val="24"/>
          <w:lang w:val="en-US"/>
        </w:rPr>
        <w:t>El</w:t>
      </w:r>
      <w:r>
        <w:rPr>
          <w:sz w:val="24"/>
        </w:rPr>
        <w:t xml:space="preserve"> </w:t>
      </w:r>
      <w:r>
        <w:rPr>
          <w:sz w:val="24"/>
          <w:lang w:val="en-US"/>
        </w:rPr>
        <w:t>Barcelona</w:t>
      </w:r>
      <w:r>
        <w:rPr>
          <w:sz w:val="24"/>
        </w:rPr>
        <w:t xml:space="preserve">, </w:t>
      </w:r>
      <w:r>
        <w:rPr>
          <w:b/>
          <w:sz w:val="24"/>
          <w:lang w:val="en-US"/>
        </w:rPr>
        <w:t>El</w:t>
      </w:r>
      <w:r>
        <w:rPr>
          <w:sz w:val="24"/>
        </w:rPr>
        <w:t xml:space="preserve"> </w:t>
      </w:r>
      <w:r>
        <w:rPr>
          <w:sz w:val="24"/>
          <w:lang w:val="en-US"/>
        </w:rPr>
        <w:t>Salamanca</w:t>
      </w:r>
      <w:r>
        <w:rPr>
          <w:sz w:val="24"/>
        </w:rPr>
        <w:t xml:space="preserve"> и т.п. </w:t>
      </w:r>
    </w:p>
    <w:p>
      <w:pPr>
        <w:pStyle w:val="Normal1"/>
        <w:spacing w:lineRule="auto" w:line="240"/>
        <w:ind w:firstLine="284" w:start="200" w:end="0"/>
        <w:rPr>
          <w:sz w:val="24"/>
        </w:rPr>
      </w:pPr>
      <w:r>
        <w:rPr>
          <w:sz w:val="24"/>
        </w:rPr>
        <w:t>Вообще названия спортивных команд, кинотеатров и других зрелищных предприятий часто употребляются с определенным артиклем:</w:t>
      </w:r>
    </w:p>
    <w:p>
      <w:pPr>
        <w:pStyle w:val="Normal1"/>
        <w:spacing w:lineRule="auto" w:line="240"/>
        <w:ind w:firstLine="284" w:end="0"/>
        <w:rPr>
          <w:i/>
          <w:i/>
          <w:sz w:val="24"/>
        </w:rPr>
      </w:pPr>
      <w:r>
        <w:rPr>
          <w:i/>
          <w:sz w:val="24"/>
        </w:rPr>
      </w:r>
    </w:p>
    <w:p>
      <w:pPr>
        <w:pStyle w:val="Normal1"/>
        <w:spacing w:lineRule="auto" w:line="240"/>
        <w:ind w:firstLine="284" w:end="0"/>
        <w:rPr/>
      </w:pPr>
      <w:r>
        <w:rPr>
          <w:i/>
          <w:sz w:val="24"/>
          <w:lang w:val="en-US"/>
        </w:rPr>
        <w:t>La</w:t>
      </w:r>
      <w:r>
        <w:rPr>
          <w:sz w:val="24"/>
        </w:rPr>
        <w:t xml:space="preserve"> </w:t>
      </w:r>
      <w:r>
        <w:rPr>
          <w:sz w:val="24"/>
          <w:lang w:val="en-US"/>
        </w:rPr>
        <w:t>Real</w:t>
      </w:r>
      <w:r>
        <w:rPr>
          <w:sz w:val="24"/>
        </w:rPr>
        <w:t xml:space="preserve"> </w:t>
      </w:r>
      <w:r>
        <w:rPr>
          <w:sz w:val="24"/>
          <w:lang w:val="en-US"/>
        </w:rPr>
        <w:t>Sociedad</w:t>
      </w:r>
      <w:r>
        <w:rPr>
          <w:sz w:val="24"/>
        </w:rPr>
        <w:t xml:space="preserve"> </w:t>
      </w:r>
      <w:r>
        <w:rPr>
          <w:sz w:val="24"/>
          <w:lang w:val="en-US"/>
        </w:rPr>
        <w:t>gan</w:t>
      </w:r>
      <w:r>
        <w:rPr>
          <w:sz w:val="24"/>
        </w:rPr>
        <w:t xml:space="preserve">ó </w:t>
      </w:r>
      <w:r>
        <w:rPr>
          <w:sz w:val="24"/>
          <w:lang w:val="en-US"/>
        </w:rPr>
        <w:t>el</w:t>
      </w:r>
      <w:r>
        <w:rPr>
          <w:sz w:val="24"/>
        </w:rPr>
        <w:t xml:space="preserve"> </w:t>
      </w:r>
      <w:r>
        <w:rPr>
          <w:sz w:val="24"/>
          <w:lang w:val="en-US"/>
        </w:rPr>
        <w:t>partido</w:t>
      </w:r>
      <w:r>
        <w:rPr>
          <w:sz w:val="24"/>
        </w:rPr>
        <w:t xml:space="preserve">                           В воскресенье футбольная команда</w:t>
      </w:r>
    </w:p>
    <w:p>
      <w:pPr>
        <w:pStyle w:val="Normal1"/>
        <w:spacing w:lineRule="auto" w:line="240"/>
        <w:ind w:firstLine="284" w:end="0"/>
        <w:rPr/>
      </w:pPr>
      <w:r>
        <w:rPr>
          <w:sz w:val="24"/>
        </w:rPr>
        <w:t xml:space="preserve">     </w:t>
      </w:r>
      <w:r>
        <w:rPr>
          <w:sz w:val="24"/>
          <w:lang w:val="en-US"/>
        </w:rPr>
        <w:t>del</w:t>
      </w:r>
      <w:r>
        <w:rPr>
          <w:sz w:val="24"/>
        </w:rPr>
        <w:t xml:space="preserve"> </w:t>
      </w:r>
      <w:r>
        <w:rPr>
          <w:sz w:val="24"/>
          <w:lang w:val="en-US"/>
        </w:rPr>
        <w:t>domingo</w:t>
      </w:r>
      <w:r>
        <w:rPr>
          <w:sz w:val="24"/>
        </w:rPr>
        <w:t xml:space="preserve">.                                                          «Ла Реал Сосьедад»  выиграла матч.       </w:t>
      </w:r>
    </w:p>
    <w:p>
      <w:pPr>
        <w:pStyle w:val="Normal1"/>
        <w:spacing w:lineRule="auto" w:line="240"/>
        <w:ind w:firstLine="284" w:end="0"/>
        <w:rPr/>
      </w:pPr>
      <w:r>
        <w:rPr>
          <w:sz w:val="24"/>
          <w:lang w:val="en-US"/>
        </w:rPr>
        <w:t xml:space="preserve">Vimos esta película en </w:t>
      </w:r>
      <w:r>
        <w:rPr>
          <w:i/>
          <w:sz w:val="24"/>
          <w:lang w:val="en-US"/>
        </w:rPr>
        <w:t>el</w:t>
      </w:r>
      <w:r>
        <w:rPr>
          <w:sz w:val="24"/>
          <w:lang w:val="en-US"/>
        </w:rPr>
        <w:t xml:space="preserve"> Comedia.                        </w:t>
      </w:r>
      <w:r>
        <w:rPr>
          <w:sz w:val="24"/>
        </w:rPr>
        <w:t>Мы видели этот фильм в кино</w:t>
        <w:softHyphen/>
        <w:t xml:space="preserve">театре </w:t>
      </w:r>
    </w:p>
    <w:p>
      <w:pPr>
        <w:pStyle w:val="Normal1"/>
        <w:spacing w:lineRule="auto" w:line="240"/>
        <w:ind w:firstLine="284" w:end="0"/>
        <w:rPr>
          <w:sz w:val="24"/>
        </w:rPr>
      </w:pPr>
      <w:r>
        <w:rPr>
          <w:sz w:val="24"/>
        </w:rPr>
        <w:t xml:space="preserve">                                                                                    </w:t>
      </w:r>
      <w:r>
        <w:rPr>
          <w:sz w:val="24"/>
        </w:rPr>
        <w:t>«Эль Комедиа».</w:t>
      </w:r>
    </w:p>
    <w:p>
      <w:pPr>
        <w:pStyle w:val="Normal1"/>
        <w:spacing w:lineRule="auto" w:line="240"/>
        <w:ind w:firstLine="284" w:start="160" w:end="0"/>
        <w:rPr>
          <w:sz w:val="24"/>
        </w:rPr>
      </w:pPr>
      <w:r>
        <w:rPr>
          <w:sz w:val="24"/>
        </w:rPr>
      </w:r>
    </w:p>
    <w:p>
      <w:pPr>
        <w:pStyle w:val="Normal1"/>
        <w:spacing w:lineRule="auto" w:line="240"/>
        <w:ind w:firstLine="284" w:start="160" w:end="0"/>
        <w:rPr/>
      </w:pPr>
      <w:r>
        <w:rPr>
          <w:sz w:val="24"/>
        </w:rPr>
        <w:t xml:space="preserve">3) Определенный артикль может употребляться перед фамилией известных писательниц, актрис, певиц и т.д., когда необходимо подчеркнуть, что знаменитость женщина: </w:t>
      </w:r>
      <w:r>
        <w:rPr>
          <w:b/>
          <w:sz w:val="24"/>
          <w:lang w:val="en-US"/>
        </w:rPr>
        <w:t>la</w:t>
      </w:r>
      <w:r>
        <w:rPr>
          <w:sz w:val="24"/>
        </w:rPr>
        <w:t xml:space="preserve"> </w:t>
      </w:r>
      <w:r>
        <w:rPr>
          <w:sz w:val="24"/>
          <w:lang w:val="en-US"/>
        </w:rPr>
        <w:t>Pardo</w:t>
      </w:r>
      <w:r>
        <w:rPr>
          <w:sz w:val="24"/>
        </w:rPr>
        <w:t xml:space="preserve"> </w:t>
      </w:r>
      <w:r>
        <w:rPr>
          <w:sz w:val="24"/>
          <w:lang w:val="en-US"/>
        </w:rPr>
        <w:t>Bazan</w:t>
      </w:r>
      <w:r>
        <w:rPr>
          <w:sz w:val="24"/>
        </w:rPr>
        <w:t xml:space="preserve"> (писатель</w:t>
        <w:softHyphen/>
        <w:t xml:space="preserve">ница Пардо Басан), </w:t>
      </w:r>
      <w:r>
        <w:rPr>
          <w:b/>
          <w:sz w:val="24"/>
          <w:lang w:val="en-US"/>
        </w:rPr>
        <w:t>la</w:t>
      </w:r>
      <w:r>
        <w:rPr>
          <w:sz w:val="24"/>
        </w:rPr>
        <w:t xml:space="preserve"> </w:t>
      </w:r>
      <w:r>
        <w:rPr>
          <w:sz w:val="24"/>
          <w:lang w:val="en-US"/>
        </w:rPr>
        <w:t>Bergmann</w:t>
      </w:r>
      <w:r>
        <w:rPr>
          <w:sz w:val="24"/>
        </w:rPr>
        <w:t xml:space="preserve"> (актриса Бергман), </w:t>
      </w:r>
      <w:r>
        <w:rPr>
          <w:b/>
          <w:sz w:val="24"/>
          <w:lang w:val="en-US"/>
        </w:rPr>
        <w:t>la</w:t>
      </w:r>
      <w:r>
        <w:rPr>
          <w:sz w:val="24"/>
        </w:rPr>
        <w:t xml:space="preserve"> </w:t>
      </w:r>
      <w:r>
        <w:rPr>
          <w:sz w:val="24"/>
          <w:lang w:val="en-US"/>
        </w:rPr>
        <w:t>Duncan</w:t>
      </w:r>
      <w:r>
        <w:rPr>
          <w:sz w:val="24"/>
        </w:rPr>
        <w:t xml:space="preserve"> (бале</w:t>
        <w:softHyphen/>
        <w:t>рина Дункан).</w:t>
      </w:r>
    </w:p>
    <w:p>
      <w:pPr>
        <w:pStyle w:val="Normal1"/>
        <w:spacing w:lineRule="auto" w:line="240"/>
        <w:ind w:firstLine="284" w:start="160" w:end="0"/>
        <w:rPr/>
      </w:pPr>
      <w:r>
        <w:rPr>
          <w:sz w:val="24"/>
        </w:rPr>
        <w:t>4) Определенный артикль ставится также перед именами соб</w:t>
        <w:softHyphen/>
        <w:t xml:space="preserve">ственными исторических личностей и может иметь </w:t>
      </w:r>
      <w:r>
        <w:rPr>
          <w:spacing w:val="20"/>
          <w:sz w:val="24"/>
        </w:rPr>
        <w:t>метоними</w:t>
        <w:softHyphen/>
        <w:t>ческое</w:t>
      </w:r>
      <w:r>
        <w:rPr>
          <w:sz w:val="24"/>
        </w:rPr>
        <w:t xml:space="preserve"> значение, если имя собственное с артиклем называет сово</w:t>
        <w:softHyphen/>
        <w:t>купность произведений данного писателя, художника и т.п.:</w:t>
      </w:r>
    </w:p>
    <w:p>
      <w:pPr>
        <w:pStyle w:val="Normal1"/>
        <w:spacing w:lineRule="auto" w:line="240"/>
        <w:ind w:firstLine="284" w:start="284" w:end="0"/>
        <w:rPr>
          <w:sz w:val="24"/>
        </w:rPr>
      </w:pPr>
      <w:r>
        <w:rPr>
          <w:sz w:val="24"/>
        </w:rPr>
      </w:r>
    </w:p>
    <w:p>
      <w:pPr>
        <w:pStyle w:val="Normal1"/>
        <w:spacing w:lineRule="auto" w:line="240"/>
        <w:ind w:firstLine="284" w:start="284" w:end="0"/>
        <w:rPr/>
      </w:pPr>
      <w:r>
        <w:rPr>
          <w:sz w:val="24"/>
        </w:rPr>
        <w:t>Те</w:t>
      </w:r>
      <w:r>
        <w:rPr>
          <w:sz w:val="24"/>
          <w:lang w:val="en-US"/>
        </w:rPr>
        <w:t xml:space="preserve"> regalaré </w:t>
      </w:r>
      <w:r>
        <w:rPr>
          <w:i/>
          <w:sz w:val="24"/>
          <w:lang w:val="en-US"/>
        </w:rPr>
        <w:t>el García Lorca</w:t>
      </w:r>
      <w:r>
        <w:rPr>
          <w:sz w:val="24"/>
          <w:lang w:val="en-US"/>
        </w:rPr>
        <w:t xml:space="preserve">.        </w:t>
      </w:r>
      <w:r>
        <w:rPr>
          <w:sz w:val="24"/>
        </w:rPr>
        <w:t>Я подарю тебе сборник произве</w:t>
        <w:softHyphen/>
        <w:t xml:space="preserve">дений (книгу, сочинения и т.п.)     </w:t>
      </w:r>
    </w:p>
    <w:p>
      <w:pPr>
        <w:pStyle w:val="Normal1"/>
        <w:spacing w:lineRule="auto" w:line="240"/>
        <w:ind w:firstLine="284" w:start="284" w:end="0"/>
        <w:rPr/>
      </w:pPr>
      <w:r>
        <w:rPr>
          <w:sz w:val="24"/>
        </w:rPr>
        <w:t xml:space="preserve">                                                          </w:t>
      </w:r>
      <w:r>
        <w:rPr>
          <w:sz w:val="24"/>
        </w:rPr>
        <w:t>Гарсия</w:t>
      </w:r>
      <w:r>
        <w:rPr>
          <w:sz w:val="24"/>
          <w:lang w:val="en-US"/>
        </w:rPr>
        <w:t xml:space="preserve"> </w:t>
      </w:r>
      <w:r>
        <w:rPr>
          <w:sz w:val="24"/>
        </w:rPr>
        <w:t>Лорки</w:t>
      </w:r>
      <w:r>
        <w:rPr>
          <w:sz w:val="24"/>
          <w:lang w:val="en-US"/>
        </w:rPr>
        <w:t>.</w:t>
      </w:r>
    </w:p>
    <w:p>
      <w:pPr>
        <w:pStyle w:val="Normal1"/>
        <w:spacing w:lineRule="auto" w:line="240"/>
        <w:ind w:firstLine="284" w:start="284" w:end="0"/>
        <w:rPr/>
      </w:pPr>
      <w:r>
        <w:rPr>
          <w:sz w:val="24"/>
          <w:lang w:val="en-US"/>
        </w:rPr>
        <w:t xml:space="preserve">Me gusta leer </w:t>
      </w:r>
      <w:r>
        <w:rPr>
          <w:i/>
          <w:sz w:val="24"/>
          <w:lang w:val="en-US"/>
        </w:rPr>
        <w:t>el Homero</w:t>
      </w:r>
      <w:r>
        <w:rPr>
          <w:sz w:val="24"/>
          <w:lang w:val="en-US"/>
        </w:rPr>
        <w:t xml:space="preserve">.            </w:t>
      </w:r>
      <w:r>
        <w:rPr>
          <w:sz w:val="24"/>
        </w:rPr>
        <w:t>Мне нравится читать Гомера.</w:t>
      </w:r>
    </w:p>
    <w:p>
      <w:pPr>
        <w:pStyle w:val="Normal1"/>
        <w:spacing w:lineRule="auto" w:line="240"/>
        <w:ind w:firstLine="284" w:end="0"/>
        <w:rPr>
          <w:sz w:val="24"/>
        </w:rPr>
      </w:pPr>
      <w:r>
        <w:rPr>
          <w:sz w:val="24"/>
        </w:rPr>
        <w:t xml:space="preserve"> </w:t>
      </w:r>
    </w:p>
    <w:p>
      <w:pPr>
        <w:pStyle w:val="Normal1"/>
        <w:spacing w:lineRule="auto" w:line="240"/>
        <w:ind w:firstLine="284" w:end="0"/>
        <w:rPr/>
      </w:pPr>
      <w:r>
        <w:rPr>
          <w:sz w:val="24"/>
        </w:rPr>
        <w:t>Подобное значение проявляется и при употреблении определен</w:t>
        <w:softHyphen/>
        <w:t>ного артикля множественного числа перед фамилией. Такое сочета</w:t>
        <w:softHyphen/>
        <w:t xml:space="preserve">ние означает, что речь идет не об отдельном члене семьи, а обо всех сразу: </w:t>
      </w:r>
      <w:r>
        <w:rPr>
          <w:b/>
          <w:sz w:val="24"/>
          <w:lang w:val="en-US"/>
        </w:rPr>
        <w:t>los</w:t>
      </w:r>
      <w:r>
        <w:rPr>
          <w:sz w:val="24"/>
        </w:rPr>
        <w:t xml:space="preserve"> </w:t>
      </w:r>
      <w:r>
        <w:rPr>
          <w:sz w:val="24"/>
          <w:lang w:val="en-US"/>
        </w:rPr>
        <w:t>S</w:t>
      </w:r>
      <w:r>
        <w:rPr>
          <w:sz w:val="24"/>
        </w:rPr>
        <w:t>á</w:t>
      </w:r>
      <w:r>
        <w:rPr>
          <w:sz w:val="24"/>
          <w:lang w:val="en-US"/>
        </w:rPr>
        <w:t>nchez</w:t>
      </w:r>
      <w:r>
        <w:rPr>
          <w:sz w:val="24"/>
        </w:rPr>
        <w:t xml:space="preserve"> — семья Санчес, </w:t>
      </w:r>
      <w:r>
        <w:rPr>
          <w:b/>
          <w:sz w:val="24"/>
          <w:lang w:val="en-US"/>
        </w:rPr>
        <w:t>los</w:t>
      </w:r>
      <w:r>
        <w:rPr>
          <w:sz w:val="24"/>
        </w:rPr>
        <w:t xml:space="preserve"> </w:t>
      </w:r>
      <w:r>
        <w:rPr>
          <w:sz w:val="24"/>
          <w:lang w:val="en-US"/>
        </w:rPr>
        <w:t>Hern</w:t>
      </w:r>
      <w:r>
        <w:rPr>
          <w:sz w:val="24"/>
        </w:rPr>
        <w:t>á</w:t>
      </w:r>
      <w:r>
        <w:rPr>
          <w:sz w:val="24"/>
          <w:lang w:val="en-US"/>
        </w:rPr>
        <w:t>ndez</w:t>
      </w:r>
      <w:r>
        <w:rPr>
          <w:sz w:val="24"/>
        </w:rPr>
        <w:t xml:space="preserve"> — семья Эрнандес, </w:t>
      </w:r>
      <w:r>
        <w:rPr>
          <w:b/>
          <w:sz w:val="24"/>
          <w:lang w:val="en-US"/>
        </w:rPr>
        <w:t>los</w:t>
      </w:r>
      <w:r>
        <w:rPr>
          <w:sz w:val="24"/>
        </w:rPr>
        <w:t xml:space="preserve"> </w:t>
      </w:r>
      <w:r>
        <w:rPr>
          <w:sz w:val="24"/>
          <w:lang w:val="en-US"/>
        </w:rPr>
        <w:t>Artam</w:t>
      </w:r>
      <w:r>
        <w:rPr>
          <w:sz w:val="24"/>
        </w:rPr>
        <w:t>ó</w:t>
      </w:r>
      <w:r>
        <w:rPr>
          <w:sz w:val="24"/>
          <w:lang w:val="en-US"/>
        </w:rPr>
        <w:t>nov</w:t>
      </w:r>
      <w:r>
        <w:rPr>
          <w:sz w:val="24"/>
        </w:rPr>
        <w:t xml:space="preserve"> — семья Артамоновых.</w:t>
      </w:r>
    </w:p>
    <w:p>
      <w:pPr>
        <w:pStyle w:val="Normal1"/>
        <w:spacing w:lineRule="auto" w:line="240"/>
        <w:ind w:firstLine="284" w:start="80" w:end="0"/>
        <w:rPr/>
      </w:pPr>
      <w:r>
        <w:rPr>
          <w:sz w:val="24"/>
        </w:rPr>
        <w:t xml:space="preserve">Артикли при именах собственных часто выражают различные </w:t>
      </w:r>
      <w:r>
        <w:rPr>
          <w:spacing w:val="20"/>
          <w:sz w:val="24"/>
        </w:rPr>
        <w:t>стилистические</w:t>
      </w:r>
      <w:r>
        <w:rPr>
          <w:sz w:val="24"/>
        </w:rPr>
        <w:t xml:space="preserve"> оттенки. Это происходит:</w:t>
      </w:r>
    </w:p>
    <w:p>
      <w:pPr>
        <w:pStyle w:val="Normal1"/>
        <w:spacing w:lineRule="auto" w:line="240"/>
        <w:ind w:firstLine="284" w:end="0"/>
        <w:rPr>
          <w:sz w:val="24"/>
        </w:rPr>
      </w:pPr>
      <w:r>
        <w:rPr>
          <w:sz w:val="24"/>
        </w:rPr>
        <w:t>а) когда oпределенный артикль употребляется с именем соб</w:t>
        <w:softHyphen/>
        <w:t>ственным, которому предшествует определение. В этих случаях ар</w:t>
        <w:softHyphen/>
        <w:t>тикль способствует передаче эмоционально-оценочных оттенков:</w:t>
      </w:r>
    </w:p>
    <w:p>
      <w:pPr>
        <w:pStyle w:val="Normal1"/>
        <w:spacing w:lineRule="auto" w:line="240"/>
        <w:ind w:firstLine="284" w:start="280" w:end="0"/>
        <w:rPr>
          <w:sz w:val="24"/>
        </w:rPr>
      </w:pPr>
      <w:r>
        <w:rPr>
          <w:sz w:val="24"/>
        </w:rPr>
      </w:r>
    </w:p>
    <w:p>
      <w:pPr>
        <w:pStyle w:val="Normal1"/>
        <w:spacing w:lineRule="auto" w:line="240"/>
        <w:ind w:firstLine="284" w:start="280" w:end="0"/>
        <w:rPr/>
      </w:pPr>
      <w:r>
        <w:rPr>
          <w:sz w:val="24"/>
          <w:lang w:val="en-US"/>
        </w:rPr>
        <w:t>Sent</w:t>
      </w:r>
      <w:r>
        <w:rPr>
          <w:sz w:val="24"/>
        </w:rPr>
        <w:t>í</w:t>
      </w:r>
      <w:r>
        <w:rPr>
          <w:sz w:val="24"/>
          <w:lang w:val="en-US"/>
        </w:rPr>
        <w:t>a</w:t>
      </w:r>
      <w:r>
        <w:rPr>
          <w:sz w:val="24"/>
        </w:rPr>
        <w:t xml:space="preserve"> </w:t>
      </w:r>
      <w:r>
        <w:rPr>
          <w:sz w:val="24"/>
          <w:lang w:val="en-US"/>
        </w:rPr>
        <w:t>gran</w:t>
      </w:r>
      <w:r>
        <w:rPr>
          <w:sz w:val="24"/>
        </w:rPr>
        <w:t xml:space="preserve"> </w:t>
      </w:r>
      <w:r>
        <w:rPr>
          <w:sz w:val="24"/>
          <w:lang w:val="en-US"/>
        </w:rPr>
        <w:t>desprecio</w:t>
      </w:r>
      <w:r>
        <w:rPr>
          <w:sz w:val="24"/>
        </w:rPr>
        <w:t xml:space="preserve"> ро</w:t>
      </w:r>
      <w:r>
        <w:rPr>
          <w:sz w:val="24"/>
          <w:lang w:val="en-US"/>
        </w:rPr>
        <w:t>r</w:t>
      </w:r>
      <w:r>
        <w:rPr>
          <w:sz w:val="24"/>
        </w:rPr>
        <w:t xml:space="preserve"> </w:t>
      </w:r>
      <w:r>
        <w:rPr>
          <w:i/>
          <w:sz w:val="24"/>
          <w:lang w:val="en-US"/>
        </w:rPr>
        <w:t>la</w:t>
      </w:r>
      <w:r>
        <w:rPr>
          <w:i/>
          <w:sz w:val="24"/>
        </w:rPr>
        <w:t xml:space="preserve"> </w:t>
      </w:r>
      <w:r>
        <w:rPr>
          <w:i/>
          <w:sz w:val="24"/>
          <w:lang w:val="en-US"/>
        </w:rPr>
        <w:t>pobre</w:t>
      </w:r>
      <w:r>
        <w:rPr>
          <w:sz w:val="24"/>
        </w:rPr>
        <w:t xml:space="preserve">                 Он испытывал огромное презрение</w:t>
      </w:r>
    </w:p>
    <w:p>
      <w:pPr>
        <w:pStyle w:val="Normal1"/>
        <w:spacing w:lineRule="auto" w:line="240"/>
        <w:ind w:firstLine="284" w:start="280" w:end="0"/>
        <w:rPr/>
      </w:pPr>
      <w:r>
        <w:rPr>
          <w:i/>
          <w:sz w:val="24"/>
        </w:rPr>
        <w:t xml:space="preserve">     </w:t>
      </w:r>
      <w:r>
        <w:rPr>
          <w:i/>
          <w:sz w:val="24"/>
          <w:lang w:val="en-US"/>
        </w:rPr>
        <w:t>Teodosia</w:t>
      </w:r>
      <w:r>
        <w:rPr>
          <w:sz w:val="24"/>
        </w:rPr>
        <w:t>. (</w:t>
      </w:r>
      <w:r>
        <w:rPr>
          <w:sz w:val="24"/>
          <w:lang w:val="en-US"/>
        </w:rPr>
        <w:t>P</w:t>
      </w:r>
      <w:r>
        <w:rPr/>
        <w:t>Í</w:t>
      </w:r>
      <w:r>
        <w:rPr>
          <w:lang w:val="en-US"/>
        </w:rPr>
        <w:t>O</w:t>
      </w:r>
      <w:r>
        <w:rPr>
          <w:sz w:val="24"/>
        </w:rPr>
        <w:t xml:space="preserve"> </w:t>
      </w:r>
      <w:r>
        <w:rPr>
          <w:sz w:val="24"/>
          <w:lang w:val="en-US"/>
        </w:rPr>
        <w:t>B</w:t>
      </w:r>
      <w:r>
        <w:rPr>
          <w:lang w:val="en-US"/>
        </w:rPr>
        <w:t>AROJA</w:t>
      </w:r>
      <w:r>
        <w:rPr>
          <w:sz w:val="24"/>
        </w:rPr>
        <w:t>)                                    к несчастной Теодосии.</w:t>
      </w:r>
    </w:p>
    <w:p>
      <w:pPr>
        <w:pStyle w:val="Normal1"/>
        <w:spacing w:lineRule="auto" w:line="240"/>
        <w:ind w:firstLine="284" w:start="280" w:end="0"/>
        <w:rPr/>
      </w:pPr>
      <w:r>
        <w:rPr>
          <w:i/>
          <w:iCs/>
          <w:sz w:val="24"/>
          <w:lang w:val="en-US"/>
        </w:rPr>
        <w:t>El</w:t>
      </w:r>
      <w:r>
        <w:rPr>
          <w:i/>
          <w:iCs/>
          <w:sz w:val="24"/>
        </w:rPr>
        <w:t xml:space="preserve"> </w:t>
      </w:r>
      <w:r>
        <w:rPr>
          <w:i/>
          <w:iCs/>
          <w:sz w:val="24"/>
          <w:lang w:val="en-US"/>
        </w:rPr>
        <w:t>mismo</w:t>
      </w:r>
      <w:r>
        <w:rPr>
          <w:i/>
          <w:iCs/>
          <w:sz w:val="24"/>
        </w:rPr>
        <w:t xml:space="preserve"> </w:t>
      </w:r>
      <w:r>
        <w:rPr>
          <w:i/>
          <w:iCs/>
          <w:sz w:val="24"/>
          <w:lang w:val="en-US"/>
        </w:rPr>
        <w:t>Napole</w:t>
      </w:r>
      <w:r>
        <w:rPr>
          <w:i/>
          <w:iCs/>
          <w:sz w:val="24"/>
        </w:rPr>
        <w:t>ó</w:t>
      </w:r>
      <w:r>
        <w:rPr>
          <w:i/>
          <w:iCs/>
          <w:sz w:val="24"/>
          <w:lang w:val="en-US"/>
        </w:rPr>
        <w:t>n</w:t>
      </w:r>
      <w:r>
        <w:rPr>
          <w:sz w:val="24"/>
        </w:rPr>
        <w:t xml:space="preserve"> </w:t>
      </w:r>
      <w:r>
        <w:rPr>
          <w:sz w:val="24"/>
          <w:lang w:val="en-US"/>
        </w:rPr>
        <w:t>dicen</w:t>
      </w:r>
      <w:r>
        <w:rPr>
          <w:sz w:val="24"/>
        </w:rPr>
        <w:t xml:space="preserve"> </w:t>
      </w:r>
      <w:r>
        <w:rPr>
          <w:sz w:val="24"/>
          <w:lang w:val="en-US"/>
        </w:rPr>
        <w:t>que</w:t>
      </w:r>
      <w:r>
        <w:rPr>
          <w:sz w:val="24"/>
        </w:rPr>
        <w:t xml:space="preserve"> </w:t>
      </w:r>
      <w:r>
        <w:rPr>
          <w:sz w:val="24"/>
          <w:lang w:val="en-US"/>
        </w:rPr>
        <w:t>tom</w:t>
      </w:r>
      <w:r>
        <w:rPr>
          <w:sz w:val="24"/>
        </w:rPr>
        <w:t>ó               Говорят, сам Наполеон брал уроки,</w:t>
      </w:r>
    </w:p>
    <w:p>
      <w:pPr>
        <w:pStyle w:val="Normal1"/>
        <w:spacing w:lineRule="auto" w:line="240"/>
        <w:ind w:firstLine="284" w:start="280" w:end="0"/>
        <w:rPr/>
      </w:pPr>
      <w:r>
        <w:rPr>
          <w:sz w:val="24"/>
        </w:rPr>
        <w:t xml:space="preserve">     </w:t>
      </w:r>
      <w:r>
        <w:rPr>
          <w:sz w:val="24"/>
          <w:lang w:val="en-US"/>
        </w:rPr>
        <w:t>lecciones</w:t>
      </w:r>
      <w:r>
        <w:rPr>
          <w:sz w:val="24"/>
        </w:rPr>
        <w:t xml:space="preserve">... </w:t>
      </w:r>
      <w:r>
        <w:rPr>
          <w:sz w:val="24"/>
          <w:lang w:val="en-US"/>
        </w:rPr>
        <w:t>para</w:t>
      </w:r>
      <w:r>
        <w:rPr>
          <w:sz w:val="24"/>
        </w:rPr>
        <w:t xml:space="preserve"> </w:t>
      </w:r>
      <w:r>
        <w:rPr>
          <w:sz w:val="24"/>
          <w:lang w:val="en-US"/>
        </w:rPr>
        <w:t>llevar</w:t>
      </w:r>
      <w:r>
        <w:rPr>
          <w:sz w:val="24"/>
        </w:rPr>
        <w:t xml:space="preserve"> </w:t>
      </w:r>
      <w:r>
        <w:rPr>
          <w:sz w:val="24"/>
          <w:lang w:val="en-US"/>
        </w:rPr>
        <w:t>la</w:t>
      </w:r>
      <w:r>
        <w:rPr>
          <w:sz w:val="24"/>
        </w:rPr>
        <w:t xml:space="preserve"> </w:t>
      </w:r>
      <w:r>
        <w:rPr>
          <w:sz w:val="24"/>
          <w:lang w:val="en-US"/>
        </w:rPr>
        <w:t>tunica</w:t>
      </w:r>
      <w:r>
        <w:rPr>
          <w:sz w:val="24"/>
        </w:rPr>
        <w:t xml:space="preserve">                        чтобы научиться носить </w:t>
      </w:r>
    </w:p>
    <w:p>
      <w:pPr>
        <w:pStyle w:val="Normal1"/>
        <w:spacing w:lineRule="auto" w:line="240"/>
        <w:ind w:firstLine="284" w:start="280" w:end="0"/>
        <w:rPr/>
      </w:pPr>
      <w:r>
        <w:rPr>
          <w:sz w:val="24"/>
          <w:lang w:val="en-US"/>
        </w:rPr>
        <w:t xml:space="preserve">     </w:t>
      </w:r>
      <w:r>
        <w:rPr>
          <w:sz w:val="24"/>
          <w:lang w:val="en-US"/>
        </w:rPr>
        <w:t>imperial</w:t>
      </w:r>
      <w:r>
        <w:rPr>
          <w:sz w:val="24"/>
        </w:rPr>
        <w:t>. (</w:t>
      </w:r>
      <w:r>
        <w:rPr>
          <w:sz w:val="24"/>
          <w:lang w:val="en-US"/>
        </w:rPr>
        <w:t>P</w:t>
      </w:r>
      <w:r>
        <w:rPr/>
        <w:t>Í</w:t>
      </w:r>
      <w:r>
        <w:rPr>
          <w:lang w:val="en-US"/>
        </w:rPr>
        <w:t>O</w:t>
      </w:r>
      <w:r>
        <w:rPr>
          <w:sz w:val="24"/>
        </w:rPr>
        <w:t xml:space="preserve"> </w:t>
      </w:r>
      <w:r>
        <w:rPr>
          <w:sz w:val="24"/>
          <w:lang w:val="en-US"/>
        </w:rPr>
        <w:t>B</w:t>
      </w:r>
      <w:r>
        <w:rPr>
          <w:lang w:val="en-US"/>
        </w:rPr>
        <w:t>AROJA</w:t>
      </w:r>
      <w:r>
        <w:rPr>
          <w:sz w:val="24"/>
        </w:rPr>
        <w:t>)                                     императорскую мантию</w:t>
      </w:r>
    </w:p>
    <w:p>
      <w:pPr>
        <w:pStyle w:val="Normal1"/>
        <w:spacing w:lineRule="auto" w:line="240"/>
        <w:ind w:firstLine="284" w:end="0"/>
        <w:rPr>
          <w:sz w:val="24"/>
        </w:rPr>
      </w:pPr>
      <w:r>
        <w:rPr>
          <w:sz w:val="24"/>
        </w:rPr>
      </w:r>
    </w:p>
    <w:p>
      <w:pPr>
        <w:pStyle w:val="Normal1"/>
        <w:spacing w:lineRule="auto" w:line="240"/>
        <w:ind w:firstLine="284" w:end="0"/>
        <w:rPr/>
      </w:pPr>
      <w:r>
        <w:rPr>
          <w:sz w:val="24"/>
        </w:rPr>
        <w:t>Подобное употребление возможно и перед названиями стран, го</w:t>
        <w:softHyphen/>
        <w:t xml:space="preserve">родов, провинций и т.п.: </w:t>
      </w:r>
      <w:r>
        <w:rPr>
          <w:b/>
          <w:bCs/>
          <w:sz w:val="24"/>
          <w:lang w:val="en-US"/>
        </w:rPr>
        <w:t>la</w:t>
      </w:r>
      <w:r>
        <w:rPr>
          <w:sz w:val="24"/>
        </w:rPr>
        <w:t xml:space="preserve"> </w:t>
      </w:r>
      <w:r>
        <w:rPr>
          <w:sz w:val="24"/>
          <w:lang w:val="en-US"/>
        </w:rPr>
        <w:t>fertil</w:t>
      </w:r>
      <w:r>
        <w:rPr>
          <w:sz w:val="24"/>
        </w:rPr>
        <w:t xml:space="preserve"> </w:t>
      </w:r>
      <w:r>
        <w:rPr>
          <w:sz w:val="24"/>
          <w:lang w:val="en-US"/>
        </w:rPr>
        <w:t>Valencia</w:t>
      </w:r>
      <w:r>
        <w:rPr>
          <w:sz w:val="24"/>
        </w:rPr>
        <w:t xml:space="preserve"> (плодородная Валенсия), </w:t>
      </w:r>
      <w:r>
        <w:rPr>
          <w:b/>
          <w:bCs/>
          <w:sz w:val="24"/>
          <w:lang w:val="en-US"/>
        </w:rPr>
        <w:t>la</w:t>
      </w:r>
      <w:r>
        <w:rPr>
          <w:sz w:val="24"/>
        </w:rPr>
        <w:t xml:space="preserve"> </w:t>
      </w:r>
      <w:r>
        <w:rPr>
          <w:sz w:val="24"/>
          <w:lang w:val="en-US"/>
        </w:rPr>
        <w:t>industriosa</w:t>
      </w:r>
      <w:r>
        <w:rPr>
          <w:sz w:val="24"/>
        </w:rPr>
        <w:t xml:space="preserve"> </w:t>
      </w:r>
      <w:r>
        <w:rPr>
          <w:sz w:val="24"/>
          <w:lang w:val="en-US"/>
        </w:rPr>
        <w:t>Barcelona</w:t>
      </w:r>
      <w:r>
        <w:rPr>
          <w:sz w:val="24"/>
        </w:rPr>
        <w:t xml:space="preserve"> (трудолюбивая Барселона), </w:t>
      </w:r>
      <w:r>
        <w:rPr>
          <w:b/>
          <w:bCs/>
          <w:sz w:val="24"/>
          <w:lang w:val="en-US"/>
        </w:rPr>
        <w:t>la</w:t>
      </w:r>
      <w:r>
        <w:rPr>
          <w:sz w:val="24"/>
        </w:rPr>
        <w:t xml:space="preserve"> </w:t>
      </w:r>
      <w:r>
        <w:rPr>
          <w:sz w:val="24"/>
          <w:lang w:val="en-US"/>
        </w:rPr>
        <w:t>imperial</w:t>
      </w:r>
      <w:r>
        <w:rPr>
          <w:sz w:val="24"/>
        </w:rPr>
        <w:t xml:space="preserve"> </w:t>
      </w:r>
      <w:r>
        <w:rPr>
          <w:sz w:val="24"/>
          <w:lang w:val="en-US"/>
        </w:rPr>
        <w:t>Toledo</w:t>
      </w:r>
      <w:r>
        <w:rPr>
          <w:sz w:val="24"/>
        </w:rPr>
        <w:t xml:space="preserve"> (царственный Толедо) и т.п.</w:t>
      </w:r>
    </w:p>
    <w:p>
      <w:pPr>
        <w:pStyle w:val="Normal1"/>
        <w:spacing w:lineRule="auto" w:line="240"/>
        <w:ind w:firstLine="284" w:end="0"/>
        <w:rPr/>
      </w:pPr>
      <w:r>
        <w:rPr/>
        <w:t>б) когда определенный артикль употребляется перед именем соб</w:t>
        <w:softHyphen/>
        <w:t>ственным, которое уточняется дополнением:</w:t>
      </w:r>
    </w:p>
    <w:tbl>
      <w:tblPr>
        <w:tblW w:w="10773" w:type="dxa"/>
        <w:jc w:val="start"/>
        <w:tblInd w:w="40" w:type="dxa"/>
        <w:tblLayout w:type="fixed"/>
        <w:tblCellMar>
          <w:top w:w="0" w:type="dxa"/>
          <w:start w:w="40" w:type="dxa"/>
          <w:bottom w:w="0" w:type="dxa"/>
          <w:end w:w="40" w:type="dxa"/>
        </w:tblCellMar>
      </w:tblPr>
      <w:tblGrid>
        <w:gridCol w:w="5245"/>
        <w:gridCol w:w="5528"/>
      </w:tblGrid>
      <w:tr>
        <w:trPr>
          <w:trHeight w:val="1160" w:hRule="exact"/>
        </w:trPr>
        <w:tc>
          <w:tcPr>
            <w:tcW w:w="5245" w:type="dxa"/>
            <w:tcBorders/>
          </w:tcPr>
          <w:p>
            <w:pPr>
              <w:pStyle w:val="Normal1"/>
              <w:spacing w:lineRule="auto" w:line="240"/>
              <w:ind w:firstLine="284" w:end="400"/>
              <w:rPr/>
            </w:pPr>
            <w:r>
              <w:rPr>
                <w:i/>
                <w:iCs/>
                <w:sz w:val="24"/>
                <w:lang w:val="en-US"/>
              </w:rPr>
              <w:t xml:space="preserve">La España </w:t>
            </w:r>
            <w:r>
              <w:rPr>
                <w:sz w:val="24"/>
                <w:lang w:val="en-US"/>
              </w:rPr>
              <w:t>de los años veinte.</w:t>
            </w:r>
          </w:p>
          <w:p>
            <w:pPr>
              <w:pStyle w:val="Normal1"/>
              <w:spacing w:lineRule="auto" w:line="240"/>
              <w:ind w:hanging="243" w:start="527" w:end="0"/>
              <w:rPr/>
            </w:pPr>
            <w:r>
              <w:rPr>
                <w:sz w:val="24"/>
                <w:lang w:val="en-US"/>
              </w:rPr>
              <w:t xml:space="preserve">El </w:t>
            </w:r>
            <w:r>
              <w:rPr>
                <w:i/>
                <w:iCs/>
                <w:sz w:val="24"/>
                <w:lang w:val="en-US"/>
              </w:rPr>
              <w:t>Cervantes</w:t>
            </w:r>
            <w:r>
              <w:rPr>
                <w:sz w:val="24"/>
                <w:lang w:val="en-US"/>
              </w:rPr>
              <w:t xml:space="preserve"> de "Don Quijote" ya no era </w:t>
            </w:r>
            <w:r>
              <w:rPr>
                <w:i/>
                <w:iCs/>
                <w:sz w:val="24"/>
                <w:lang w:val="en-US"/>
              </w:rPr>
              <w:t xml:space="preserve">el Cervantes </w:t>
            </w:r>
            <w:r>
              <w:rPr>
                <w:sz w:val="24"/>
                <w:lang w:val="en-US"/>
              </w:rPr>
              <w:t>de "Galatea".</w:t>
            </w:r>
          </w:p>
          <w:p>
            <w:pPr>
              <w:pStyle w:val="Normal1"/>
              <w:spacing w:lineRule="auto" w:line="240"/>
              <w:ind w:firstLine="284" w:end="0"/>
              <w:rPr>
                <w:sz w:val="24"/>
                <w:lang w:val="en-US"/>
              </w:rPr>
            </w:pPr>
            <w:r>
              <w:rPr>
                <w:sz w:val="24"/>
                <w:lang w:val="en-US"/>
              </w:rPr>
            </w:r>
          </w:p>
        </w:tc>
        <w:tc>
          <w:tcPr>
            <w:tcW w:w="5528" w:type="dxa"/>
            <w:tcBorders/>
          </w:tcPr>
          <w:p>
            <w:pPr>
              <w:pStyle w:val="Normal1"/>
              <w:spacing w:lineRule="auto" w:line="240"/>
              <w:ind w:firstLine="284" w:start="120" w:end="400"/>
              <w:rPr>
                <w:sz w:val="24"/>
              </w:rPr>
            </w:pPr>
            <w:r>
              <w:rPr>
                <w:sz w:val="24"/>
              </w:rPr>
              <w:t>Испания двадцатых годов.</w:t>
            </w:r>
          </w:p>
          <w:p>
            <w:pPr>
              <w:pStyle w:val="Normal1"/>
              <w:spacing w:lineRule="auto" w:line="240"/>
              <w:ind w:hanging="669" w:start="669" w:end="243"/>
              <w:rPr>
                <w:sz w:val="24"/>
              </w:rPr>
            </w:pPr>
            <w:r>
              <w:rPr>
                <w:sz w:val="24"/>
              </w:rPr>
              <w:t xml:space="preserve">       </w:t>
            </w:r>
            <w:r>
              <w:rPr>
                <w:sz w:val="24"/>
              </w:rPr>
              <w:t>Сервантес периода «Дон-Кихота» уже не был тем Сервантесом, который писал «Галатею»</w:t>
            </w:r>
          </w:p>
          <w:p>
            <w:pPr>
              <w:pStyle w:val="Normal1"/>
              <w:spacing w:lineRule="auto" w:line="240"/>
              <w:ind w:firstLine="284" w:start="440" w:end="0"/>
              <w:rPr>
                <w:sz w:val="24"/>
              </w:rPr>
            </w:pPr>
            <w:r>
              <w:rPr>
                <w:sz w:val="24"/>
              </w:rPr>
            </w:r>
          </w:p>
        </w:tc>
      </w:tr>
    </w:tbl>
    <w:p>
      <w:pPr>
        <w:pStyle w:val="Normal1"/>
        <w:spacing w:lineRule="auto" w:line="240"/>
        <w:ind w:firstLine="284" w:start="40" w:end="0"/>
        <w:rPr>
          <w:sz w:val="24"/>
        </w:rPr>
      </w:pPr>
      <w:r>
        <w:rPr>
          <w:sz w:val="24"/>
        </w:rPr>
        <w:t xml:space="preserve"> </w:t>
      </w:r>
      <w:r>
        <w:rPr>
          <w:sz w:val="24"/>
        </w:rPr>
        <w:t>в) когда определенный и, реже, неопределенный артикли упот</w:t>
        <w:softHyphen/>
        <w:t>ребляются с именами исторических личностей, сравниваемых с чем-либо. Сравнение это может звучать как похвала, иногда не</w:t>
        <w:softHyphen/>
        <w:t>сколько ироническая, и как уничижение, как саркастическая насмешка:</w:t>
      </w:r>
    </w:p>
    <w:p>
      <w:pPr>
        <w:pStyle w:val="Normal1"/>
        <w:spacing w:lineRule="auto" w:line="240"/>
        <w:ind w:firstLine="284" w:start="40" w:end="0"/>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5245"/>
        <w:gridCol w:w="5528"/>
      </w:tblGrid>
      <w:tr>
        <w:trPr>
          <w:trHeight w:val="570" w:hRule="atLeast"/>
        </w:trPr>
        <w:tc>
          <w:tcPr>
            <w:tcW w:w="5245" w:type="dxa"/>
            <w:tcBorders/>
          </w:tcPr>
          <w:p>
            <w:pPr>
              <w:pStyle w:val="Normal1"/>
              <w:spacing w:lineRule="auto" w:line="240"/>
              <w:ind w:hanging="243" w:start="527" w:end="0"/>
              <w:rPr/>
            </w:pPr>
            <w:r>
              <w:rPr>
                <w:sz w:val="24"/>
              </w:rPr>
              <w:t>А</w:t>
            </w:r>
            <w:r>
              <w:rPr>
                <w:sz w:val="24"/>
                <w:lang w:val="en-US"/>
              </w:rPr>
              <w:t xml:space="preserve"> este compositor le consideramos </w:t>
            </w:r>
            <w:r>
              <w:rPr>
                <w:i/>
                <w:iCs/>
                <w:sz w:val="24"/>
                <w:lang w:val="en-US"/>
              </w:rPr>
              <w:t>el (un) Mozart</w:t>
            </w:r>
            <w:r>
              <w:rPr>
                <w:sz w:val="24"/>
                <w:lang w:val="en-US"/>
              </w:rPr>
              <w:t xml:space="preserve"> español.</w:t>
            </w:r>
          </w:p>
          <w:p>
            <w:pPr>
              <w:pStyle w:val="Normal1"/>
              <w:ind w:firstLine="284" w:end="0"/>
              <w:rPr>
                <w:sz w:val="24"/>
                <w:lang w:val="en-US"/>
              </w:rPr>
            </w:pPr>
            <w:r>
              <w:rPr>
                <w:sz w:val="24"/>
                <w:lang w:val="en-US"/>
              </w:rPr>
            </w:r>
          </w:p>
        </w:tc>
        <w:tc>
          <w:tcPr>
            <w:tcW w:w="5528" w:type="dxa"/>
            <w:tcBorders/>
          </w:tcPr>
          <w:p>
            <w:pPr>
              <w:pStyle w:val="Normal1"/>
              <w:spacing w:lineRule="auto" w:line="240"/>
              <w:ind w:hanging="385" w:start="669" w:end="243"/>
              <w:rPr>
                <w:sz w:val="24"/>
              </w:rPr>
            </w:pPr>
            <w:r>
              <w:rPr>
                <w:sz w:val="24"/>
              </w:rPr>
              <w:t>Этого композитора мы считаем испанским Моцартом.</w:t>
            </w:r>
          </w:p>
          <w:p>
            <w:pPr>
              <w:pStyle w:val="Normal1"/>
              <w:ind w:firstLine="40" w:start="244" w:end="0"/>
              <w:rPr>
                <w:sz w:val="24"/>
              </w:rPr>
            </w:pPr>
            <w:r>
              <w:rPr>
                <w:sz w:val="24"/>
              </w:rPr>
            </w:r>
          </w:p>
        </w:tc>
      </w:tr>
      <w:tr>
        <w:trPr>
          <w:trHeight w:val="1065" w:hRule="atLeast"/>
        </w:trPr>
        <w:tc>
          <w:tcPr>
            <w:tcW w:w="5245" w:type="dxa"/>
            <w:tcBorders/>
          </w:tcPr>
          <w:p>
            <w:pPr>
              <w:pStyle w:val="Normal1"/>
              <w:spacing w:lineRule="auto" w:line="240"/>
              <w:ind w:hanging="243" w:start="527" w:end="0"/>
              <w:rPr/>
            </w:pPr>
            <w:r>
              <w:rPr>
                <w:sz w:val="24"/>
                <w:lang w:val="en-US"/>
              </w:rPr>
              <w:t xml:space="preserve">Pretendía pasar por </w:t>
            </w:r>
            <w:r>
              <w:rPr>
                <w:i/>
                <w:iCs/>
                <w:sz w:val="24"/>
                <w:lang w:val="en-US"/>
              </w:rPr>
              <w:t>el Van Dyck</w:t>
            </w:r>
            <w:r>
              <w:rPr>
                <w:sz w:val="24"/>
                <w:lang w:val="en-US"/>
              </w:rPr>
              <w:t xml:space="preserve"> de la época. Claro que era </w:t>
            </w:r>
            <w:r>
              <w:rPr>
                <w:i/>
                <w:iCs/>
                <w:sz w:val="24"/>
                <w:lang w:val="en-US"/>
              </w:rPr>
              <w:t>un Van Dyck</w:t>
            </w:r>
            <w:r>
              <w:rPr>
                <w:sz w:val="24"/>
                <w:lang w:val="en-US"/>
              </w:rPr>
              <w:t xml:space="preserve"> de bazar </w:t>
            </w:r>
            <w:r>
              <w:rPr>
                <w:sz w:val="24"/>
              </w:rPr>
              <w:t>о</w:t>
            </w:r>
            <w:r>
              <w:rPr>
                <w:sz w:val="24"/>
                <w:lang w:val="en-US"/>
              </w:rPr>
              <w:t xml:space="preserve"> de hotel de ventas.</w:t>
            </w:r>
          </w:p>
          <w:p>
            <w:pPr>
              <w:pStyle w:val="Normal1"/>
              <w:spacing w:lineRule="auto" w:line="240"/>
              <w:ind w:firstLine="284" w:end="-40"/>
              <w:rPr/>
            </w:pPr>
            <w:r>
              <w:rPr>
                <w:sz w:val="24"/>
                <w:lang w:val="en-US"/>
              </w:rPr>
              <w:t xml:space="preserve">    </w:t>
            </w:r>
            <w:r>
              <w:rPr>
                <w:sz w:val="24"/>
              </w:rPr>
              <w:t>(</w:t>
            </w:r>
            <w:r>
              <w:rPr>
                <w:sz w:val="24"/>
                <w:lang w:val="en-US"/>
              </w:rPr>
              <w:t>P</w:t>
            </w:r>
            <w:r>
              <w:rPr/>
              <w:t>Í</w:t>
            </w:r>
            <w:r>
              <w:rPr>
                <w:lang w:val="en-US"/>
              </w:rPr>
              <w:t>O</w:t>
            </w:r>
            <w:r>
              <w:rPr>
                <w:sz w:val="24"/>
              </w:rPr>
              <w:t xml:space="preserve"> </w:t>
            </w:r>
            <w:r>
              <w:rPr>
                <w:sz w:val="24"/>
                <w:lang w:val="en-US"/>
              </w:rPr>
              <w:t>B</w:t>
            </w:r>
            <w:r>
              <w:rPr>
                <w:lang w:val="en-US"/>
              </w:rPr>
              <w:t>AROJA</w:t>
            </w:r>
            <w:r>
              <w:rPr>
                <w:sz w:val="24"/>
              </w:rPr>
              <w:t>)</w:t>
            </w:r>
          </w:p>
          <w:p>
            <w:pPr>
              <w:pStyle w:val="Normal1"/>
              <w:ind w:firstLine="284" w:end="0"/>
              <w:rPr>
                <w:sz w:val="24"/>
              </w:rPr>
            </w:pPr>
            <w:r>
              <w:rPr>
                <w:sz w:val="24"/>
              </w:rPr>
            </w:r>
          </w:p>
        </w:tc>
        <w:tc>
          <w:tcPr>
            <w:tcW w:w="5528" w:type="dxa"/>
            <w:tcBorders/>
          </w:tcPr>
          <w:p>
            <w:pPr>
              <w:pStyle w:val="Normal1"/>
              <w:spacing w:lineRule="auto" w:line="240"/>
              <w:ind w:hanging="385" w:start="669" w:end="243"/>
              <w:rPr>
                <w:sz w:val="24"/>
              </w:rPr>
            </w:pPr>
            <w:r>
              <w:rPr>
                <w:sz w:val="24"/>
              </w:rPr>
              <w:t>(Веларде) мнил себя Ван-Дей</w:t>
              <w:softHyphen/>
              <w:t>ком своей эпохи. На самом же деле он был Ван-Дейком базаров и постоялых дворов.</w:t>
            </w:r>
          </w:p>
          <w:p>
            <w:pPr>
              <w:pStyle w:val="Normal1"/>
              <w:spacing w:lineRule="auto" w:line="240"/>
              <w:ind w:firstLine="40" w:start="244" w:end="0"/>
              <w:rPr>
                <w:sz w:val="24"/>
              </w:rPr>
            </w:pPr>
            <w:r>
              <w:rPr>
                <w:sz w:val="24"/>
              </w:rPr>
            </w:r>
          </w:p>
          <w:p>
            <w:pPr>
              <w:pStyle w:val="Normal1"/>
              <w:ind w:firstLine="40" w:start="244" w:end="0"/>
              <w:rPr>
                <w:sz w:val="24"/>
              </w:rPr>
            </w:pPr>
            <w:r>
              <w:rPr>
                <w:sz w:val="24"/>
              </w:rPr>
            </w:r>
          </w:p>
        </w:tc>
      </w:tr>
      <w:tr>
        <w:trPr>
          <w:trHeight w:val="1275" w:hRule="atLeast"/>
        </w:trPr>
        <w:tc>
          <w:tcPr>
            <w:tcW w:w="5245" w:type="dxa"/>
            <w:tcBorders/>
          </w:tcPr>
          <w:p>
            <w:pPr>
              <w:pStyle w:val="Normal1"/>
              <w:spacing w:lineRule="auto" w:line="240"/>
              <w:ind w:hanging="243" w:start="527" w:end="385"/>
              <w:rPr/>
            </w:pPr>
            <w:r>
              <w:rPr>
                <w:sz w:val="24"/>
                <w:lang w:val="en-US"/>
              </w:rPr>
              <w:t>De no ser por aquellas faenas 1</w:t>
            </w:r>
            <w:r>
              <w:rPr>
                <w:sz w:val="24"/>
              </w:rPr>
              <w:t>е</w:t>
            </w:r>
            <w:r>
              <w:rPr>
                <w:sz w:val="24"/>
                <w:lang w:val="en-US"/>
              </w:rPr>
              <w:t xml:space="preserve"> agotadoras, </w:t>
            </w:r>
            <w:r>
              <w:rPr>
                <w:i/>
                <w:iCs/>
                <w:sz w:val="24"/>
                <w:lang w:val="en-US"/>
              </w:rPr>
              <w:t>los</w:t>
            </w:r>
            <w:r>
              <w:rPr>
                <w:sz w:val="24"/>
                <w:lang w:val="en-US"/>
              </w:rPr>
              <w:t xml:space="preserve"> </w:t>
            </w:r>
            <w:r>
              <w:rPr>
                <w:i/>
                <w:iCs/>
                <w:sz w:val="24"/>
                <w:lang w:val="en-US"/>
              </w:rPr>
              <w:t xml:space="preserve">Cervantes, los Calderones </w:t>
            </w:r>
            <w:r>
              <w:rPr>
                <w:i/>
                <w:iCs/>
                <w:sz w:val="24"/>
              </w:rPr>
              <w:t>у</w:t>
            </w:r>
            <w:r>
              <w:rPr>
                <w:i/>
                <w:iCs/>
                <w:sz w:val="24"/>
                <w:lang w:val="en-US"/>
              </w:rPr>
              <w:t xml:space="preserve"> los Shakespeare</w:t>
            </w:r>
            <w:r>
              <w:rPr>
                <w:sz w:val="24"/>
                <w:lang w:val="en-US"/>
              </w:rPr>
              <w:t xml:space="preserve"> habrían salido a docenas de las redacciones. </w:t>
            </w:r>
            <w:r>
              <w:rPr>
                <w:sz w:val="24"/>
              </w:rPr>
              <w:t>(</w:t>
            </w:r>
            <w:r>
              <w:rPr>
                <w:sz w:val="24"/>
                <w:lang w:val="en-US"/>
              </w:rPr>
              <w:t>P</w:t>
            </w:r>
            <w:r>
              <w:rPr/>
              <w:t>Í</w:t>
            </w:r>
            <w:r>
              <w:rPr>
                <w:lang w:val="en-US"/>
              </w:rPr>
              <w:t>O</w:t>
            </w:r>
            <w:r>
              <w:rPr>
                <w:sz w:val="24"/>
              </w:rPr>
              <w:t xml:space="preserve"> </w:t>
            </w:r>
            <w:r>
              <w:rPr>
                <w:sz w:val="24"/>
                <w:lang w:val="en-US"/>
              </w:rPr>
              <w:t>B</w:t>
            </w:r>
            <w:r>
              <w:rPr>
                <w:lang w:val="en-US"/>
              </w:rPr>
              <w:t>AROJA</w:t>
            </w:r>
            <w:r>
              <w:rPr>
                <w:sz w:val="24"/>
              </w:rPr>
              <w:t>)</w:t>
            </w:r>
          </w:p>
          <w:p>
            <w:pPr>
              <w:pStyle w:val="Normal1"/>
              <w:ind w:firstLine="284" w:end="0"/>
              <w:rPr>
                <w:sz w:val="24"/>
              </w:rPr>
            </w:pPr>
            <w:r>
              <w:rPr>
                <w:sz w:val="24"/>
              </w:rPr>
            </w:r>
          </w:p>
        </w:tc>
        <w:tc>
          <w:tcPr>
            <w:tcW w:w="5528" w:type="dxa"/>
            <w:tcBorders/>
          </w:tcPr>
          <w:p>
            <w:pPr>
              <w:pStyle w:val="Normal1"/>
              <w:tabs>
                <w:tab w:val="clear" w:pos="720"/>
                <w:tab w:val="left" w:pos="669" w:leader="none"/>
              </w:tabs>
              <w:spacing w:lineRule="auto" w:line="240"/>
              <w:ind w:hanging="385" w:start="669" w:end="385"/>
              <w:rPr/>
            </w:pPr>
            <w:r>
              <w:rPr>
                <w:sz w:val="24"/>
              </w:rPr>
              <w:t>Если бы не этот изнуряющий труд, из редакций дюжинами выходили бы Сервантесы, Кальдероны и Шекспиры. (Так думали сами сотрудни</w:t>
              <w:softHyphen/>
              <w:t xml:space="preserve">ки редакций — </w:t>
            </w:r>
            <w:r>
              <w:rPr>
                <w:i/>
                <w:iCs/>
                <w:sz w:val="24"/>
              </w:rPr>
              <w:t>В.В</w:t>
            </w:r>
            <w:r>
              <w:rPr>
                <w:sz w:val="24"/>
              </w:rPr>
              <w:t>.).</w:t>
            </w:r>
          </w:p>
          <w:p>
            <w:pPr>
              <w:pStyle w:val="Normal1"/>
              <w:ind w:firstLine="40" w:start="244" w:end="0"/>
              <w:rPr>
                <w:sz w:val="24"/>
              </w:rPr>
            </w:pPr>
            <w:r>
              <w:rPr>
                <w:sz w:val="24"/>
              </w:rPr>
            </w:r>
          </w:p>
        </w:tc>
      </w:tr>
      <w:tr>
        <w:trPr>
          <w:trHeight w:val="360" w:hRule="exact"/>
        </w:trPr>
        <w:tc>
          <w:tcPr>
            <w:tcW w:w="10773" w:type="dxa"/>
            <w:gridSpan w:val="2"/>
            <w:tcBorders/>
          </w:tcPr>
          <w:p>
            <w:pPr>
              <w:pStyle w:val="Normal1"/>
              <w:spacing w:lineRule="auto" w:line="240"/>
              <w:ind w:firstLine="284" w:end="0"/>
              <w:rPr>
                <w:sz w:val="24"/>
              </w:rPr>
            </w:pPr>
            <w:r>
              <w:rPr>
                <w:sz w:val="24"/>
              </w:rPr>
              <w:t xml:space="preserve"> </w:t>
            </w:r>
            <w:r>
              <w:rPr>
                <w:sz w:val="24"/>
              </w:rPr>
              <w:t>г) когда согласно грамматической норме артикль ставится перед прозвищами и кличками:</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1970" w:hRule="atLeast"/>
        </w:trPr>
        <w:tc>
          <w:tcPr>
            <w:tcW w:w="5245" w:type="dxa"/>
            <w:tcBorders/>
          </w:tcPr>
          <w:p>
            <w:pPr>
              <w:pStyle w:val="Normal1"/>
              <w:spacing w:lineRule="auto" w:line="240"/>
              <w:ind w:hanging="243" w:start="527" w:end="385"/>
              <w:rPr/>
            </w:pPr>
            <w:r>
              <w:rPr>
                <w:sz w:val="24"/>
                <w:lang w:val="en-US"/>
              </w:rPr>
              <w:t xml:space="preserve">Аl más destacado de todos ellos le  llamaban </w:t>
            </w:r>
            <w:r>
              <w:rPr>
                <w:i/>
                <w:iCs/>
                <w:sz w:val="24"/>
                <w:lang w:val="en-US"/>
              </w:rPr>
              <w:t>el</w:t>
            </w:r>
            <w:r>
              <w:rPr>
                <w:sz w:val="24"/>
                <w:lang w:val="en-US"/>
              </w:rPr>
              <w:t xml:space="preserve"> </w:t>
            </w:r>
            <w:r>
              <w:rPr>
                <w:i/>
                <w:iCs/>
                <w:sz w:val="24"/>
                <w:lang w:val="en-US"/>
              </w:rPr>
              <w:t>Payaso</w:t>
            </w:r>
            <w:r>
              <w:rPr>
                <w:sz w:val="24"/>
                <w:lang w:val="en-US"/>
              </w:rPr>
              <w:t xml:space="preserve"> </w:t>
            </w:r>
            <w:r>
              <w:rPr>
                <w:sz w:val="24"/>
              </w:rPr>
              <w:t>у</w:t>
            </w:r>
            <w:r>
              <w:rPr>
                <w:sz w:val="24"/>
                <w:lang w:val="en-US"/>
              </w:rPr>
              <w:t xml:space="preserve"> algunos  </w:t>
            </w:r>
            <w:r>
              <w:rPr>
                <w:i/>
                <w:iCs/>
                <w:sz w:val="24"/>
                <w:lang w:val="en-US"/>
              </w:rPr>
              <w:t>el</w:t>
            </w:r>
            <w:r>
              <w:rPr>
                <w:sz w:val="24"/>
                <w:lang w:val="en-US"/>
              </w:rPr>
              <w:t xml:space="preserve"> </w:t>
            </w:r>
            <w:r>
              <w:rPr>
                <w:i/>
                <w:iCs/>
                <w:sz w:val="24"/>
                <w:lang w:val="en-US"/>
              </w:rPr>
              <w:t>Capitán</w:t>
            </w:r>
            <w:r>
              <w:rPr>
                <w:sz w:val="24"/>
                <w:lang w:val="en-US"/>
              </w:rPr>
              <w:t xml:space="preserve">... Beltrán le achacaba a este hombre varies atracos  hechos en complicidad con otros  maleantes, entre ellos </w:t>
            </w:r>
            <w:r>
              <w:rPr>
                <w:i/>
                <w:iCs/>
                <w:sz w:val="24"/>
                <w:lang w:val="en-US"/>
              </w:rPr>
              <w:t>el Chepa</w:t>
            </w:r>
            <w:r>
              <w:rPr>
                <w:sz w:val="24"/>
                <w:lang w:val="en-US"/>
              </w:rPr>
              <w:t xml:space="preserve">,  </w:t>
            </w:r>
            <w:r>
              <w:rPr>
                <w:i/>
                <w:iCs/>
                <w:sz w:val="24"/>
                <w:lang w:val="en-US"/>
              </w:rPr>
              <w:t>el Espada</w:t>
            </w:r>
            <w:r>
              <w:rPr>
                <w:sz w:val="24"/>
                <w:lang w:val="en-US"/>
              </w:rPr>
              <w:t xml:space="preserve"> </w:t>
            </w:r>
            <w:r>
              <w:rPr>
                <w:i/>
                <w:iCs/>
                <w:sz w:val="24"/>
              </w:rPr>
              <w:t>о</w:t>
            </w:r>
            <w:r>
              <w:rPr>
                <w:i/>
                <w:iCs/>
                <w:sz w:val="24"/>
                <w:lang w:val="en-US"/>
              </w:rPr>
              <w:t xml:space="preserve"> el Espadita, el Marinero </w:t>
            </w:r>
            <w:r>
              <w:rPr>
                <w:i/>
                <w:iCs/>
                <w:sz w:val="24"/>
              </w:rPr>
              <w:t>у</w:t>
            </w:r>
            <w:r>
              <w:rPr>
                <w:i/>
                <w:iCs/>
                <w:sz w:val="24"/>
                <w:lang w:val="en-US"/>
              </w:rPr>
              <w:t xml:space="preserve"> el Pinpitipi</w:t>
            </w:r>
            <w:r>
              <w:rPr>
                <w:sz w:val="24"/>
                <w:lang w:val="en-US"/>
              </w:rPr>
              <w:t xml:space="preserve">. </w:t>
            </w:r>
            <w:r>
              <w:rPr>
                <w:sz w:val="24"/>
              </w:rPr>
              <w:t>(</w:t>
            </w:r>
            <w:r>
              <w:rPr>
                <w:sz w:val="24"/>
                <w:lang w:val="en-US"/>
              </w:rPr>
              <w:t>P</w:t>
            </w:r>
            <w:r>
              <w:rPr/>
              <w:t>Í</w:t>
            </w:r>
            <w:r>
              <w:rPr>
                <w:lang w:val="en-US"/>
              </w:rPr>
              <w:t>O</w:t>
            </w:r>
            <w:r>
              <w:rPr>
                <w:sz w:val="24"/>
              </w:rPr>
              <w:t xml:space="preserve"> </w:t>
            </w:r>
            <w:r>
              <w:rPr>
                <w:sz w:val="24"/>
                <w:lang w:val="en-US"/>
              </w:rPr>
              <w:t>B</w:t>
            </w:r>
            <w:r>
              <w:rPr>
                <w:lang w:val="en-US"/>
              </w:rPr>
              <w:t>AROJA</w:t>
            </w:r>
            <w:r>
              <w:rPr>
                <w:sz w:val="24"/>
              </w:rPr>
              <w:t xml:space="preserve">) </w:t>
            </w:r>
          </w:p>
          <w:p>
            <w:pPr>
              <w:pStyle w:val="Normal1"/>
              <w:spacing w:lineRule="auto" w:line="240"/>
              <w:ind w:firstLine="284" w:end="0"/>
              <w:rPr>
                <w:sz w:val="24"/>
              </w:rPr>
            </w:pPr>
            <w:r>
              <w:rPr>
                <w:sz w:val="24"/>
              </w:rPr>
            </w:r>
          </w:p>
          <w:p>
            <w:pPr>
              <w:pStyle w:val="Normal1"/>
              <w:ind w:firstLine="284" w:end="0"/>
              <w:rPr>
                <w:sz w:val="24"/>
              </w:rPr>
            </w:pPr>
            <w:r>
              <w:rPr>
                <w:sz w:val="24"/>
              </w:rPr>
            </w:r>
          </w:p>
        </w:tc>
        <w:tc>
          <w:tcPr>
            <w:tcW w:w="5528" w:type="dxa"/>
            <w:tcBorders/>
          </w:tcPr>
          <w:p>
            <w:pPr>
              <w:pStyle w:val="Normal1"/>
              <w:tabs>
                <w:tab w:val="clear" w:pos="720"/>
                <w:tab w:val="left" w:pos="5063" w:leader="none"/>
              </w:tabs>
              <w:spacing w:lineRule="auto" w:line="240"/>
              <w:ind w:hanging="385" w:start="669" w:end="385"/>
              <w:rPr>
                <w:sz w:val="24"/>
              </w:rPr>
            </w:pPr>
            <w:r>
              <w:rPr>
                <w:sz w:val="24"/>
              </w:rPr>
              <w:t>Наиболее выдающуюся личность (из них) одни звали Клоуном, другие — Капитаном... Бельтран приписывал этому чело</w:t>
              <w:softHyphen/>
              <w:t>веку несколько крупных ограблений, совершенных им при участии других преступ</w:t>
              <w:softHyphen/>
              <w:t xml:space="preserve">ников — Горбуна, Тореро или Малыша-тореро, Моряка и Пижона. </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ind w:firstLine="284" w:end="0"/>
              <w:rPr>
                <w:sz w:val="24"/>
              </w:rPr>
            </w:pPr>
            <w:r>
              <w:rPr>
                <w:sz w:val="24"/>
              </w:rPr>
            </w:r>
          </w:p>
        </w:tc>
      </w:tr>
    </w:tbl>
    <w:p>
      <w:pPr>
        <w:pStyle w:val="Normal1"/>
        <w:spacing w:lineRule="auto" w:line="240"/>
        <w:ind w:firstLine="284" w:start="80" w:end="0"/>
        <w:rPr/>
      </w:pPr>
      <w:r>
        <w:rPr>
          <w:sz w:val="24"/>
        </w:rPr>
        <w:t xml:space="preserve"> </w:t>
      </w:r>
      <w:r>
        <w:rPr>
          <w:sz w:val="24"/>
        </w:rPr>
        <w:t xml:space="preserve">Артикль </w:t>
      </w:r>
      <w:r>
        <w:rPr>
          <w:b/>
          <w:bCs/>
          <w:sz w:val="24"/>
        </w:rPr>
        <w:t>сохраняется</w:t>
      </w:r>
      <w:r>
        <w:rPr>
          <w:sz w:val="24"/>
        </w:rPr>
        <w:t xml:space="preserve"> и  в том случае, если прозвище употребляется после имени собственного: </w:t>
      </w:r>
    </w:p>
    <w:p>
      <w:pPr>
        <w:pStyle w:val="Normal1"/>
        <w:spacing w:lineRule="auto" w:line="240"/>
        <w:ind w:firstLine="284" w:start="80" w:end="0"/>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5245"/>
        <w:gridCol w:w="5528"/>
      </w:tblGrid>
      <w:tr>
        <w:trPr>
          <w:trHeight w:val="867" w:hRule="exact"/>
        </w:trPr>
        <w:tc>
          <w:tcPr>
            <w:tcW w:w="5245" w:type="dxa"/>
            <w:tcBorders/>
          </w:tcPr>
          <w:p>
            <w:pPr>
              <w:pStyle w:val="Normal1"/>
              <w:spacing w:lineRule="auto" w:line="240"/>
              <w:ind w:hanging="243" w:start="527" w:end="385"/>
              <w:rPr/>
            </w:pPr>
            <w:r>
              <w:rPr>
                <w:sz w:val="24"/>
                <w:lang w:val="en-US"/>
              </w:rPr>
              <w:t xml:space="preserve">En el mismo caserío vivía </w:t>
            </w:r>
            <w:r>
              <w:rPr>
                <w:i/>
                <w:iCs/>
                <w:sz w:val="24"/>
                <w:lang w:val="en-US"/>
              </w:rPr>
              <w:t>Juan</w:t>
            </w:r>
            <w:r>
              <w:rPr>
                <w:sz w:val="24"/>
                <w:lang w:val="en-US"/>
              </w:rPr>
              <w:t xml:space="preserve"> </w:t>
            </w:r>
            <w:r>
              <w:rPr>
                <w:i/>
                <w:iCs/>
                <w:sz w:val="24"/>
                <w:lang w:val="en-US"/>
              </w:rPr>
              <w:t>el Pobre</w:t>
            </w:r>
            <w:r>
              <w:rPr>
                <w:sz w:val="24"/>
                <w:lang w:val="en-US"/>
              </w:rPr>
              <w:t xml:space="preserve">, compadre de </w:t>
            </w:r>
            <w:r>
              <w:rPr>
                <w:i/>
                <w:iCs/>
                <w:sz w:val="24"/>
                <w:lang w:val="en-US"/>
              </w:rPr>
              <w:t>Pedro el Rico</w:t>
            </w:r>
            <w:r>
              <w:rPr>
                <w:sz w:val="24"/>
                <w:lang w:val="en-US"/>
              </w:rPr>
              <w:t xml:space="preserve">. </w:t>
            </w:r>
            <w:r>
              <w:rPr>
                <w:sz w:val="24"/>
              </w:rPr>
              <w:t>(</w:t>
            </w:r>
            <w:r>
              <w:rPr>
                <w:sz w:val="24"/>
                <w:lang w:val="en-US"/>
              </w:rPr>
              <w:t>C</w:t>
            </w:r>
            <w:r>
              <w:rPr>
                <w:sz w:val="24"/>
              </w:rPr>
              <w:t xml:space="preserve">. </w:t>
            </w:r>
            <w:r>
              <w:rPr>
                <w:sz w:val="24"/>
                <w:lang w:val="en-US"/>
              </w:rPr>
              <w:t>C</w:t>
            </w:r>
            <w:r>
              <w:rPr>
                <w:lang w:val="en-US"/>
              </w:rPr>
              <w:t>HANGMAR</w:t>
            </w:r>
            <w:r>
              <w:rPr/>
              <w:t>Í</w:t>
            </w:r>
            <w:r>
              <w:rPr>
                <w:lang w:val="en-US"/>
              </w:rPr>
              <w:t>N</w:t>
            </w:r>
            <w:r>
              <w:rPr>
                <w:sz w:val="24"/>
              </w:rPr>
              <w:t>)</w:t>
            </w:r>
          </w:p>
          <w:p>
            <w:pPr>
              <w:pStyle w:val="Normal1"/>
              <w:spacing w:lineRule="auto" w:line="240"/>
              <w:ind w:firstLine="284" w:end="0"/>
              <w:rPr>
                <w:sz w:val="24"/>
              </w:rPr>
            </w:pPr>
            <w:r>
              <w:rPr>
                <w:sz w:val="24"/>
              </w:rPr>
            </w:r>
          </w:p>
        </w:tc>
        <w:tc>
          <w:tcPr>
            <w:tcW w:w="5528" w:type="dxa"/>
            <w:tcBorders/>
          </w:tcPr>
          <w:p>
            <w:pPr>
              <w:pStyle w:val="Normal1"/>
              <w:spacing w:lineRule="auto" w:line="240"/>
              <w:ind w:hanging="243" w:start="527" w:end="385"/>
              <w:rPr>
                <w:sz w:val="24"/>
              </w:rPr>
            </w:pPr>
            <w:r>
              <w:rPr>
                <w:sz w:val="24"/>
              </w:rPr>
              <w:t>В той же самой деревушке жили Хуан Бедный (Хуан Бедняк) и Педро Богатый (Педро Бо</w:t>
              <w:softHyphen/>
              <w:t>гач).</w:t>
            </w:r>
          </w:p>
          <w:p>
            <w:pPr>
              <w:pStyle w:val="Normal1"/>
              <w:spacing w:lineRule="auto" w:line="240"/>
              <w:ind w:firstLine="284" w:end="0"/>
              <w:rPr>
                <w:sz w:val="24"/>
              </w:rPr>
            </w:pPr>
            <w:r>
              <w:rPr>
                <w:sz w:val="24"/>
              </w:rPr>
            </w:r>
          </w:p>
        </w:tc>
      </w:tr>
    </w:tbl>
    <w:p>
      <w:pPr>
        <w:pStyle w:val="Normal1"/>
        <w:spacing w:lineRule="auto" w:line="240"/>
        <w:ind w:firstLine="284" w:end="0"/>
        <w:rPr>
          <w:sz w:val="24"/>
        </w:rPr>
      </w:pPr>
      <w:r>
        <w:rPr>
          <w:sz w:val="24"/>
        </w:rPr>
        <w:t>Это же правило действует и в отношении коронованных особ:</w:t>
      </w:r>
    </w:p>
    <w:p>
      <w:pPr>
        <w:pStyle w:val="Normal1"/>
        <w:spacing w:lineRule="auto" w:line="240"/>
        <w:ind w:firstLine="284" w:start="40" w:end="0"/>
        <w:rPr/>
      </w:pPr>
      <w:r>
        <w:rPr>
          <w:i/>
          <w:iCs/>
          <w:sz w:val="24"/>
          <w:lang w:val="en-US"/>
        </w:rPr>
        <w:t>Pedro</w:t>
      </w:r>
      <w:r>
        <w:rPr>
          <w:i/>
          <w:iCs/>
          <w:sz w:val="24"/>
        </w:rPr>
        <w:t xml:space="preserve"> </w:t>
      </w:r>
      <w:r>
        <w:rPr>
          <w:i/>
          <w:iCs/>
          <w:sz w:val="24"/>
          <w:lang w:val="en-US"/>
        </w:rPr>
        <w:t>el</w:t>
      </w:r>
      <w:r>
        <w:rPr>
          <w:i/>
          <w:iCs/>
          <w:sz w:val="24"/>
        </w:rPr>
        <w:t xml:space="preserve"> </w:t>
      </w:r>
      <w:r>
        <w:rPr>
          <w:i/>
          <w:iCs/>
          <w:sz w:val="24"/>
          <w:lang w:val="en-US"/>
        </w:rPr>
        <w:t>Grande</w:t>
      </w:r>
      <w:r>
        <w:rPr>
          <w:sz w:val="24"/>
        </w:rPr>
        <w:t xml:space="preserve"> — Петр Великий, </w:t>
      </w:r>
      <w:r>
        <w:rPr>
          <w:i/>
          <w:iCs/>
          <w:sz w:val="24"/>
          <w:lang w:val="en-US"/>
        </w:rPr>
        <w:t>Iv</w:t>
      </w:r>
      <w:r>
        <w:rPr>
          <w:i/>
          <w:iCs/>
          <w:sz w:val="24"/>
        </w:rPr>
        <w:t>á</w:t>
      </w:r>
      <w:r>
        <w:rPr>
          <w:i/>
          <w:iCs/>
          <w:sz w:val="24"/>
          <w:lang w:val="en-US"/>
        </w:rPr>
        <w:t>n</w:t>
      </w:r>
      <w:r>
        <w:rPr>
          <w:i/>
          <w:iCs/>
          <w:sz w:val="24"/>
        </w:rPr>
        <w:t xml:space="preserve"> </w:t>
      </w:r>
      <w:r>
        <w:rPr>
          <w:i/>
          <w:iCs/>
          <w:sz w:val="24"/>
          <w:lang w:val="en-US"/>
        </w:rPr>
        <w:t>el</w:t>
      </w:r>
      <w:r>
        <w:rPr>
          <w:i/>
          <w:iCs/>
          <w:sz w:val="24"/>
        </w:rPr>
        <w:t xml:space="preserve"> </w:t>
      </w:r>
      <w:r>
        <w:rPr>
          <w:i/>
          <w:iCs/>
          <w:sz w:val="24"/>
          <w:lang w:val="en-US"/>
        </w:rPr>
        <w:t>Temible</w:t>
      </w:r>
      <w:r>
        <w:rPr>
          <w:sz w:val="24"/>
        </w:rPr>
        <w:t xml:space="preserve"> — Иван Грозный, </w:t>
      </w:r>
      <w:r>
        <w:rPr>
          <w:i/>
          <w:iCs/>
          <w:sz w:val="24"/>
          <w:lang w:val="en-US"/>
        </w:rPr>
        <w:t>Alfonso</w:t>
      </w:r>
      <w:r>
        <w:rPr>
          <w:i/>
          <w:iCs/>
          <w:sz w:val="24"/>
        </w:rPr>
        <w:t xml:space="preserve"> </w:t>
      </w:r>
      <w:r>
        <w:rPr>
          <w:i/>
          <w:iCs/>
          <w:sz w:val="24"/>
          <w:lang w:val="en-US"/>
        </w:rPr>
        <w:t>el</w:t>
      </w:r>
      <w:r>
        <w:rPr>
          <w:i/>
          <w:iCs/>
          <w:sz w:val="24"/>
        </w:rPr>
        <w:t xml:space="preserve"> </w:t>
      </w:r>
      <w:r>
        <w:rPr>
          <w:i/>
          <w:iCs/>
          <w:sz w:val="24"/>
          <w:lang w:val="en-US"/>
        </w:rPr>
        <w:t>Sabio</w:t>
      </w:r>
      <w:r>
        <w:rPr>
          <w:sz w:val="24"/>
        </w:rPr>
        <w:t xml:space="preserve"> — Альфонс Мудрый.</w:t>
      </w:r>
    </w:p>
    <w:p>
      <w:pPr>
        <w:pStyle w:val="Normal1"/>
        <w:spacing w:lineRule="auto" w:line="240"/>
        <w:ind w:firstLine="284" w:start="80" w:end="0"/>
        <w:rPr/>
      </w:pPr>
      <w:r>
        <w:rPr>
          <w:sz w:val="24"/>
        </w:rPr>
        <w:t xml:space="preserve">Если имя какого-либо знаменитого писателя, художника и т.п. — это его былое прозвище, то перед ним сохраняется определенный артикль: </w:t>
      </w:r>
      <w:r>
        <w:rPr>
          <w:i/>
          <w:iCs/>
          <w:sz w:val="24"/>
          <w:lang w:val="en-US"/>
        </w:rPr>
        <w:t>El</w:t>
      </w:r>
      <w:r>
        <w:rPr>
          <w:i/>
          <w:iCs/>
          <w:sz w:val="24"/>
        </w:rPr>
        <w:t xml:space="preserve"> </w:t>
      </w:r>
      <w:r>
        <w:rPr>
          <w:i/>
          <w:iCs/>
          <w:sz w:val="24"/>
          <w:lang w:val="en-US"/>
        </w:rPr>
        <w:t>Greco</w:t>
      </w:r>
      <w:r>
        <w:rPr>
          <w:sz w:val="24"/>
        </w:rPr>
        <w:t xml:space="preserve"> — Эль Греко, </w:t>
      </w:r>
      <w:r>
        <w:rPr>
          <w:i/>
          <w:iCs/>
          <w:sz w:val="24"/>
          <w:lang w:val="en-US"/>
        </w:rPr>
        <w:t>el</w:t>
      </w:r>
      <w:r>
        <w:rPr>
          <w:i/>
          <w:iCs/>
          <w:sz w:val="24"/>
        </w:rPr>
        <w:t xml:space="preserve"> </w:t>
      </w:r>
      <w:r>
        <w:rPr>
          <w:i/>
          <w:iCs/>
          <w:sz w:val="24"/>
          <w:lang w:val="en-US"/>
        </w:rPr>
        <w:t>Veron</w:t>
      </w:r>
      <w:r>
        <w:rPr>
          <w:i/>
          <w:iCs/>
          <w:sz w:val="24"/>
        </w:rPr>
        <w:t>é</w:t>
      </w:r>
      <w:r>
        <w:rPr>
          <w:i/>
          <w:iCs/>
          <w:sz w:val="24"/>
          <w:lang w:val="en-US"/>
        </w:rPr>
        <w:t>s</w:t>
      </w:r>
      <w:r>
        <w:rPr>
          <w:sz w:val="24"/>
        </w:rPr>
        <w:t xml:space="preserve"> — Веронезе, </w:t>
      </w:r>
      <w:r>
        <w:rPr>
          <w:i/>
          <w:iCs/>
          <w:sz w:val="24"/>
          <w:lang w:val="en-US"/>
        </w:rPr>
        <w:t>el</w:t>
      </w:r>
      <w:r>
        <w:rPr>
          <w:i/>
          <w:iCs/>
          <w:sz w:val="24"/>
        </w:rPr>
        <w:t xml:space="preserve"> </w:t>
      </w:r>
      <w:r>
        <w:rPr>
          <w:i/>
          <w:iCs/>
          <w:sz w:val="24"/>
          <w:lang w:val="en-US"/>
        </w:rPr>
        <w:t>Perudgino</w:t>
      </w:r>
      <w:r>
        <w:rPr>
          <w:sz w:val="24"/>
        </w:rPr>
        <w:t xml:space="preserve"> — Перуджино, </w:t>
      </w:r>
      <w:r>
        <w:rPr>
          <w:i/>
          <w:iCs/>
          <w:sz w:val="24"/>
          <w:lang w:val="en-US"/>
        </w:rPr>
        <w:t>el</w:t>
      </w:r>
      <w:r>
        <w:rPr>
          <w:i/>
          <w:iCs/>
          <w:sz w:val="24"/>
        </w:rPr>
        <w:t xml:space="preserve"> </w:t>
      </w:r>
      <w:r>
        <w:rPr>
          <w:i/>
          <w:iCs/>
          <w:sz w:val="24"/>
          <w:lang w:val="en-US"/>
        </w:rPr>
        <w:t>Tintoretto</w:t>
      </w:r>
      <w:r>
        <w:rPr>
          <w:sz w:val="24"/>
        </w:rPr>
        <w:t xml:space="preserve"> —Тинторетто.</w:t>
      </w:r>
    </w:p>
    <w:p>
      <w:pPr>
        <w:pStyle w:val="Normal1"/>
        <w:spacing w:lineRule="auto" w:line="240"/>
        <w:ind w:firstLine="284" w:start="80" w:end="0"/>
        <w:rPr/>
      </w:pPr>
      <w:r>
        <w:rPr>
          <w:spacing w:val="20"/>
          <w:sz w:val="24"/>
        </w:rPr>
        <w:t>Стилевая</w:t>
      </w:r>
      <w:r>
        <w:rPr>
          <w:sz w:val="24"/>
        </w:rPr>
        <w:t xml:space="preserve"> характеристика передается определенным артик</w:t>
        <w:softHyphen/>
        <w:t>лем, когда имена собственные употребляются в официальных доку</w:t>
        <w:softHyphen/>
        <w:t>ментах, связанных с судопроизводством:</w:t>
      </w:r>
    </w:p>
    <w:p>
      <w:pPr>
        <w:pStyle w:val="Normal1"/>
        <w:spacing w:lineRule="auto" w:line="240"/>
        <w:ind w:firstLine="284" w:start="40" w:end="0"/>
        <w:rPr/>
      </w:pPr>
      <w:r>
        <w:rPr>
          <w:i/>
          <w:iCs/>
          <w:sz w:val="24"/>
          <w:lang w:val="en-US"/>
        </w:rPr>
        <w:t>El</w:t>
      </w:r>
      <w:r>
        <w:rPr>
          <w:i/>
          <w:iCs/>
          <w:sz w:val="24"/>
        </w:rPr>
        <w:t xml:space="preserve"> </w:t>
      </w:r>
      <w:r>
        <w:rPr>
          <w:i/>
          <w:iCs/>
          <w:sz w:val="24"/>
          <w:lang w:val="en-US"/>
        </w:rPr>
        <w:t>Juan</w:t>
      </w:r>
      <w:r>
        <w:rPr>
          <w:i/>
          <w:iCs/>
          <w:sz w:val="24"/>
        </w:rPr>
        <w:t xml:space="preserve"> </w:t>
      </w:r>
      <w:r>
        <w:rPr>
          <w:i/>
          <w:iCs/>
          <w:sz w:val="24"/>
          <w:lang w:val="en-US"/>
        </w:rPr>
        <w:t>P</w:t>
      </w:r>
      <w:r>
        <w:rPr>
          <w:i/>
          <w:iCs/>
          <w:sz w:val="24"/>
        </w:rPr>
        <w:t>é</w:t>
      </w:r>
      <w:r>
        <w:rPr>
          <w:i/>
          <w:iCs/>
          <w:sz w:val="24"/>
          <w:lang w:val="en-US"/>
        </w:rPr>
        <w:t>rez</w:t>
      </w:r>
      <w:r>
        <w:rPr>
          <w:sz w:val="24"/>
        </w:rPr>
        <w:t xml:space="preserve"> </w:t>
      </w:r>
      <w:r>
        <w:rPr>
          <w:sz w:val="24"/>
          <w:lang w:val="en-US"/>
        </w:rPr>
        <w:t>declar</w:t>
      </w:r>
      <w:r>
        <w:rPr>
          <w:sz w:val="24"/>
        </w:rPr>
        <w:t>ó... — Хуан Перес заявил ...</w:t>
      </w:r>
    </w:p>
    <w:p>
      <w:pPr>
        <w:pStyle w:val="Normal1"/>
        <w:spacing w:lineRule="auto" w:line="240"/>
        <w:ind w:firstLine="284" w:end="0"/>
        <w:rPr>
          <w:i/>
          <w:i/>
          <w:iCs/>
          <w:sz w:val="24"/>
        </w:rPr>
      </w:pPr>
      <w:r>
        <w:rPr>
          <w:i/>
          <w:iCs/>
          <w:sz w:val="24"/>
        </w:rPr>
      </w:r>
    </w:p>
    <w:p>
      <w:pPr>
        <w:pStyle w:val="Normal1"/>
        <w:spacing w:lineRule="auto" w:line="240"/>
        <w:ind w:firstLine="284" w:end="0"/>
        <w:rPr/>
      </w:pPr>
      <w:r>
        <w:rPr>
          <w:i/>
          <w:iCs/>
        </w:rPr>
        <w:t>Примечание</w:t>
      </w:r>
      <w:r>
        <w:rPr/>
        <w:t>. Подобное употребление соответствует литературной норме. Если же перед именем собственным (</w:t>
      </w:r>
      <w:r>
        <w:rPr>
          <w:lang w:val="en-US"/>
        </w:rPr>
        <w:t>la</w:t>
      </w:r>
      <w:r>
        <w:rPr/>
        <w:t xml:space="preserve"> </w:t>
      </w:r>
      <w:r>
        <w:rPr>
          <w:lang w:val="en-US"/>
        </w:rPr>
        <w:t>Mar</w:t>
      </w:r>
      <w:r>
        <w:rPr/>
        <w:t>í</w:t>
      </w:r>
      <w:r>
        <w:rPr>
          <w:lang w:val="en-US"/>
        </w:rPr>
        <w:t>a</w:t>
      </w:r>
      <w:r>
        <w:rPr/>
        <w:t xml:space="preserve">, </w:t>
      </w:r>
      <w:r>
        <w:rPr>
          <w:lang w:val="en-US"/>
        </w:rPr>
        <w:t>el</w:t>
      </w:r>
      <w:r>
        <w:rPr/>
        <w:t xml:space="preserve"> </w:t>
      </w:r>
      <w:r>
        <w:rPr>
          <w:lang w:val="en-US"/>
        </w:rPr>
        <w:t>Juan</w:t>
      </w:r>
      <w:r>
        <w:rPr/>
        <w:t>) артикль появляется в иных кон</w:t>
        <w:softHyphen/>
        <w:t>текстах, то такое употребление считается отклонением от нормы и фиксируется в просторечии.</w:t>
      </w:r>
    </w:p>
    <w:p>
      <w:pPr>
        <w:pStyle w:val="Normal1"/>
        <w:spacing w:lineRule="auto" w:line="240"/>
        <w:ind w:firstLine="284" w:start="1000" w:end="1000"/>
        <w:jc w:val="center"/>
        <w:rPr>
          <w:b/>
          <w:i/>
          <w:i/>
          <w:sz w:val="24"/>
        </w:rPr>
      </w:pPr>
      <w:r>
        <w:rPr>
          <w:b/>
          <w:i/>
          <w:sz w:val="24"/>
        </w:rPr>
      </w:r>
    </w:p>
    <w:p>
      <w:pPr>
        <w:pStyle w:val="Heading3"/>
        <w:ind w:hanging="0" w:start="0"/>
        <w:rPr/>
      </w:pPr>
      <w:bookmarkStart w:id="14" w:name="__RefHeading___Toc1886004"/>
      <w:bookmarkEnd w:id="14"/>
      <w:r>
        <w:rPr/>
        <w:t>§ 7. Так называемый артикль среднего рода и его употребление</w:t>
      </w:r>
    </w:p>
    <w:p>
      <w:pPr>
        <w:pStyle w:val="Normal1"/>
        <w:spacing w:lineRule="auto" w:line="240"/>
        <w:ind w:firstLine="284" w:start="1000" w:end="1000"/>
        <w:jc w:val="center"/>
        <w:rPr>
          <w:b/>
          <w:i/>
          <w:i/>
          <w:sz w:val="24"/>
        </w:rPr>
      </w:pPr>
      <w:r>
        <w:rPr>
          <w:b/>
          <w:i/>
          <w:sz w:val="24"/>
        </w:rPr>
      </w:r>
    </w:p>
    <w:p>
      <w:pPr>
        <w:pStyle w:val="Normal1"/>
        <w:spacing w:lineRule="auto" w:line="240"/>
        <w:ind w:firstLine="284" w:end="0"/>
        <w:rPr/>
      </w:pPr>
      <w:r>
        <w:rPr>
          <w:sz w:val="24"/>
        </w:rPr>
        <w:t xml:space="preserve">В настоящем учебнике по установившейся традиции </w:t>
      </w:r>
      <w:r>
        <w:rPr>
          <w:b/>
          <w:sz w:val="24"/>
        </w:rPr>
        <w:t>lо</w:t>
      </w:r>
      <w:r>
        <w:rPr>
          <w:sz w:val="24"/>
        </w:rPr>
        <w:t xml:space="preserve"> считает</w:t>
        <w:softHyphen/>
        <w:t xml:space="preserve">ся артиклем среднего рода. Однако у </w:t>
      </w:r>
      <w:r>
        <w:rPr>
          <w:b/>
          <w:sz w:val="24"/>
        </w:rPr>
        <w:t>lо</w:t>
      </w:r>
      <w:r>
        <w:rPr>
          <w:sz w:val="24"/>
        </w:rPr>
        <w:t xml:space="preserve"> нет основных категориаль</w:t>
        <w:softHyphen/>
        <w:t xml:space="preserve">ных признаков артикля. Во-первых, </w:t>
      </w:r>
      <w:r>
        <w:rPr>
          <w:b/>
          <w:sz w:val="24"/>
        </w:rPr>
        <w:t xml:space="preserve">lо </w:t>
      </w:r>
      <w:r>
        <w:rPr>
          <w:sz w:val="24"/>
        </w:rPr>
        <w:t>не соотносится ни с одним из испанских существительных, ибо среди них нет существитель</w:t>
        <w:softHyphen/>
        <w:t xml:space="preserve">ных среднего рода. Во-вторых, </w:t>
      </w:r>
      <w:r>
        <w:rPr>
          <w:b/>
          <w:sz w:val="24"/>
        </w:rPr>
        <w:t>lо</w:t>
      </w:r>
      <w:r>
        <w:rPr>
          <w:sz w:val="24"/>
        </w:rPr>
        <w:t xml:space="preserve"> не выражает значения определен</w:t>
        <w:softHyphen/>
        <w:t xml:space="preserve">ности — неопределенности, этой главной семантической категории артикля. В-третьих, у </w:t>
      </w:r>
      <w:r>
        <w:rPr>
          <w:b/>
          <w:sz w:val="24"/>
        </w:rPr>
        <w:t>lо</w:t>
      </w:r>
      <w:r>
        <w:rPr>
          <w:sz w:val="24"/>
        </w:rPr>
        <w:t xml:space="preserve"> нет собственной родовой и нумеральной характеристики. </w:t>
      </w:r>
      <w:r>
        <w:rPr>
          <w:b/>
          <w:sz w:val="24"/>
          <w:lang w:val="en-US"/>
        </w:rPr>
        <w:t>Lo</w:t>
      </w:r>
      <w:r>
        <w:rPr>
          <w:sz w:val="24"/>
        </w:rPr>
        <w:t xml:space="preserve"> может соотноситься с прилагательными и при</w:t>
        <w:softHyphen/>
        <w:t xml:space="preserve">частиями любого рода и числа. У </w:t>
      </w:r>
      <w:r>
        <w:rPr>
          <w:b/>
          <w:sz w:val="24"/>
        </w:rPr>
        <w:t>lо</w:t>
      </w:r>
      <w:r>
        <w:rPr>
          <w:sz w:val="24"/>
        </w:rPr>
        <w:t xml:space="preserve"> в языке есть одна основная функция: субстантивировать в речи различные слова, чаще всего, прилагательные, причастия, местоимения и наречия. Эта субстанти</w:t>
        <w:softHyphen/>
        <w:t>вация окказиональная (временная, контекстуальная), происходящая лишь в процессе речи. «Опредмеченные» слова и словосочетания не становятся существительными, а лишь приобретают в данном кон</w:t>
        <w:softHyphen/>
        <w:t xml:space="preserve">тексте некоторые семантические и синтаксические свойства существительных. Поэтому </w:t>
      </w:r>
      <w:r>
        <w:rPr>
          <w:b/>
          <w:sz w:val="24"/>
        </w:rPr>
        <w:t>lо</w:t>
      </w:r>
      <w:r>
        <w:rPr>
          <w:sz w:val="24"/>
        </w:rPr>
        <w:t xml:space="preserve"> — это, скорее всего, особая словообразовательная частица, служащая для окказиональной субстантивации различных лексических единиц, слов и словосочетаний в момент письменного или устного общения.</w:t>
      </w:r>
    </w:p>
    <w:p>
      <w:pPr>
        <w:pStyle w:val="Normal1"/>
        <w:spacing w:lineRule="auto" w:line="240"/>
        <w:ind w:firstLine="284" w:end="0"/>
        <w:rPr/>
      </w:pPr>
      <w:r>
        <w:rPr>
          <w:sz w:val="24"/>
        </w:rPr>
        <w:t xml:space="preserve"> </w:t>
      </w:r>
      <w:r>
        <w:rPr>
          <w:sz w:val="24"/>
        </w:rPr>
        <w:t xml:space="preserve">Субстантивированное с помощью </w:t>
      </w:r>
      <w:r>
        <w:rPr>
          <w:b/>
          <w:sz w:val="24"/>
        </w:rPr>
        <w:t>lо</w:t>
      </w:r>
      <w:r>
        <w:rPr/>
        <w:t xml:space="preserve"> слово приобретает обоб</w:t>
        <w:softHyphen/>
        <w:t>щенно-абстрактный, отвлеченный смысл:</w:t>
      </w:r>
    </w:p>
    <w:tbl>
      <w:tblPr>
        <w:tblW w:w="10773" w:type="dxa"/>
        <w:jc w:val="start"/>
        <w:tblInd w:w="40" w:type="dxa"/>
        <w:tblLayout w:type="fixed"/>
        <w:tblCellMar>
          <w:top w:w="0" w:type="dxa"/>
          <w:start w:w="40" w:type="dxa"/>
          <w:bottom w:w="0" w:type="dxa"/>
          <w:end w:w="40" w:type="dxa"/>
        </w:tblCellMar>
      </w:tblPr>
      <w:tblGrid>
        <w:gridCol w:w="4962"/>
        <w:gridCol w:w="5811"/>
      </w:tblGrid>
      <w:tr>
        <w:trPr>
          <w:trHeight w:val="240" w:hRule="exact"/>
        </w:trPr>
        <w:tc>
          <w:tcPr>
            <w:tcW w:w="4962" w:type="dxa"/>
            <w:tcBorders/>
          </w:tcPr>
          <w:p>
            <w:pPr>
              <w:pStyle w:val="Normal1"/>
              <w:spacing w:lineRule="auto" w:line="240"/>
              <w:rPr>
                <w:sz w:val="24"/>
              </w:rPr>
            </w:pPr>
            <w:r>
              <w:rPr>
                <w:sz w:val="24"/>
                <w:lang w:val="en-US"/>
              </w:rPr>
              <w:t xml:space="preserve">  </w:t>
            </w:r>
            <w:r>
              <w:rPr>
                <w:sz w:val="24"/>
                <w:lang w:val="en-US"/>
              </w:rPr>
              <w:t>lo</w:t>
            </w:r>
            <w:r>
              <w:rPr>
                <w:sz w:val="24"/>
              </w:rPr>
              <w:t xml:space="preserve"> </w:t>
            </w:r>
            <w:r>
              <w:rPr>
                <w:sz w:val="24"/>
                <w:lang w:val="en-US"/>
              </w:rPr>
              <w:t>malo</w:t>
            </w:r>
          </w:p>
          <w:p>
            <w:pPr>
              <w:pStyle w:val="Normal1"/>
              <w:spacing w:lineRule="auto" w:line="240"/>
              <w:ind w:firstLine="284" w:end="0"/>
              <w:rPr>
                <w:sz w:val="24"/>
              </w:rPr>
            </w:pPr>
            <w:r>
              <w:rPr>
                <w:sz w:val="24"/>
              </w:rPr>
            </w:r>
          </w:p>
        </w:tc>
        <w:tc>
          <w:tcPr>
            <w:tcW w:w="5811" w:type="dxa"/>
            <w:tcBorders/>
          </w:tcPr>
          <w:p>
            <w:pPr>
              <w:pStyle w:val="Normal1"/>
              <w:spacing w:lineRule="auto" w:line="240"/>
              <w:ind w:firstLine="284" w:end="0"/>
              <w:rPr>
                <w:sz w:val="24"/>
              </w:rPr>
            </w:pPr>
            <w:r>
              <w:rPr>
                <w:sz w:val="24"/>
              </w:rPr>
              <w:t xml:space="preserve">— </w:t>
            </w:r>
            <w:r>
              <w:rPr>
                <w:sz w:val="24"/>
              </w:rPr>
              <w:t>все плохое, зло</w:t>
            </w:r>
          </w:p>
          <w:p>
            <w:pPr>
              <w:pStyle w:val="Normal1"/>
              <w:spacing w:lineRule="auto" w:line="240"/>
              <w:ind w:firstLine="284" w:end="0"/>
              <w:rPr>
                <w:sz w:val="24"/>
              </w:rPr>
            </w:pPr>
            <w:r>
              <w:rPr>
                <w:sz w:val="24"/>
              </w:rPr>
            </w:r>
          </w:p>
        </w:tc>
      </w:tr>
      <w:tr>
        <w:trPr>
          <w:trHeight w:val="240" w:hRule="exact"/>
        </w:trPr>
        <w:tc>
          <w:tcPr>
            <w:tcW w:w="4962" w:type="dxa"/>
            <w:tcBorders/>
          </w:tcPr>
          <w:p>
            <w:pPr>
              <w:pStyle w:val="Normal1"/>
              <w:spacing w:lineRule="auto" w:line="240"/>
              <w:rPr>
                <w:sz w:val="24"/>
              </w:rPr>
            </w:pPr>
            <w:r>
              <w:rPr>
                <w:sz w:val="24"/>
              </w:rPr>
              <w:t xml:space="preserve">  </w:t>
            </w:r>
            <w:r>
              <w:rPr>
                <w:sz w:val="24"/>
              </w:rPr>
              <w:t>1о ú</w:t>
            </w:r>
            <w:r>
              <w:rPr>
                <w:sz w:val="24"/>
                <w:lang w:val="en-US"/>
              </w:rPr>
              <w:t>nico</w:t>
            </w:r>
          </w:p>
          <w:p>
            <w:pPr>
              <w:pStyle w:val="Normal1"/>
              <w:spacing w:lineRule="auto" w:line="240"/>
              <w:ind w:firstLine="284" w:end="0"/>
              <w:rPr>
                <w:sz w:val="24"/>
              </w:rPr>
            </w:pPr>
            <w:r>
              <w:rPr>
                <w:sz w:val="24"/>
              </w:rPr>
            </w:r>
          </w:p>
        </w:tc>
        <w:tc>
          <w:tcPr>
            <w:tcW w:w="5811" w:type="dxa"/>
            <w:tcBorders/>
          </w:tcPr>
          <w:p>
            <w:pPr>
              <w:pStyle w:val="Normal1"/>
              <w:spacing w:lineRule="auto" w:line="240"/>
              <w:ind w:firstLine="284" w:end="0"/>
              <w:rPr>
                <w:sz w:val="24"/>
              </w:rPr>
            </w:pPr>
            <w:r>
              <w:rPr>
                <w:sz w:val="24"/>
              </w:rPr>
              <w:t xml:space="preserve">— </w:t>
            </w:r>
            <w:r>
              <w:rPr>
                <w:sz w:val="24"/>
              </w:rPr>
              <w:t>единственное</w:t>
            </w:r>
          </w:p>
          <w:p>
            <w:pPr>
              <w:pStyle w:val="Normal1"/>
              <w:spacing w:lineRule="auto" w:line="240"/>
              <w:ind w:firstLine="284" w:end="0"/>
              <w:rPr>
                <w:sz w:val="24"/>
              </w:rPr>
            </w:pPr>
            <w:r>
              <w:rPr>
                <w:sz w:val="24"/>
              </w:rPr>
            </w:r>
          </w:p>
        </w:tc>
      </w:tr>
      <w:tr>
        <w:trPr>
          <w:trHeight w:val="260" w:hRule="exact"/>
        </w:trPr>
        <w:tc>
          <w:tcPr>
            <w:tcW w:w="4962" w:type="dxa"/>
            <w:tcBorders/>
          </w:tcPr>
          <w:p>
            <w:pPr>
              <w:pStyle w:val="Normal1"/>
              <w:spacing w:lineRule="auto" w:line="240"/>
              <w:rPr>
                <w:sz w:val="24"/>
              </w:rPr>
            </w:pPr>
            <w:r>
              <w:rPr>
                <w:sz w:val="24"/>
                <w:lang w:val="en-US"/>
              </w:rPr>
              <w:t xml:space="preserve">  </w:t>
            </w:r>
            <w:r>
              <w:rPr>
                <w:sz w:val="24"/>
              </w:rPr>
              <w:t xml:space="preserve">1о </w:t>
            </w:r>
            <w:r>
              <w:rPr>
                <w:sz w:val="24"/>
                <w:lang w:val="en-US"/>
              </w:rPr>
              <w:t>preparado</w:t>
            </w:r>
          </w:p>
          <w:p>
            <w:pPr>
              <w:pStyle w:val="Normal1"/>
              <w:spacing w:lineRule="auto" w:line="240"/>
              <w:ind w:firstLine="284" w:end="0"/>
              <w:rPr>
                <w:sz w:val="24"/>
              </w:rPr>
            </w:pPr>
            <w:r>
              <w:rPr>
                <w:sz w:val="24"/>
              </w:rPr>
            </w:r>
          </w:p>
        </w:tc>
        <w:tc>
          <w:tcPr>
            <w:tcW w:w="5811" w:type="dxa"/>
            <w:tcBorders/>
          </w:tcPr>
          <w:p>
            <w:pPr>
              <w:pStyle w:val="Normal1"/>
              <w:spacing w:lineRule="auto" w:line="240"/>
              <w:ind w:firstLine="284" w:end="0"/>
              <w:rPr>
                <w:sz w:val="24"/>
              </w:rPr>
            </w:pPr>
            <w:r>
              <w:rPr>
                <w:sz w:val="24"/>
              </w:rPr>
              <w:t xml:space="preserve">— </w:t>
            </w:r>
            <w:r>
              <w:rPr>
                <w:sz w:val="24"/>
              </w:rPr>
              <w:t>(все) приготовленное</w:t>
            </w:r>
          </w:p>
          <w:p>
            <w:pPr>
              <w:pStyle w:val="Normal1"/>
              <w:spacing w:lineRule="auto" w:line="240"/>
              <w:ind w:firstLine="284" w:end="0"/>
              <w:rPr>
                <w:sz w:val="24"/>
              </w:rPr>
            </w:pPr>
            <w:r>
              <w:rPr>
                <w:sz w:val="24"/>
              </w:rPr>
            </w:r>
          </w:p>
        </w:tc>
      </w:tr>
      <w:tr>
        <w:trPr>
          <w:trHeight w:val="240" w:hRule="exact"/>
        </w:trPr>
        <w:tc>
          <w:tcPr>
            <w:tcW w:w="4962" w:type="dxa"/>
            <w:tcBorders/>
          </w:tcPr>
          <w:p>
            <w:pPr>
              <w:pStyle w:val="Normal1"/>
              <w:spacing w:lineRule="auto" w:line="240"/>
              <w:rPr>
                <w:sz w:val="24"/>
              </w:rPr>
            </w:pPr>
            <w:r>
              <w:rPr>
                <w:sz w:val="24"/>
                <w:lang w:val="en-US"/>
              </w:rPr>
              <w:t xml:space="preserve">  </w:t>
            </w:r>
            <w:r>
              <w:rPr>
                <w:sz w:val="24"/>
                <w:lang w:val="en-US"/>
              </w:rPr>
              <w:t>l</w:t>
            </w:r>
            <w:r>
              <w:rPr>
                <w:sz w:val="24"/>
              </w:rPr>
              <w:t xml:space="preserve">о </w:t>
            </w:r>
            <w:r>
              <w:rPr>
                <w:sz w:val="24"/>
                <w:lang w:val="en-US"/>
              </w:rPr>
              <w:t>dicho</w:t>
            </w:r>
          </w:p>
          <w:p>
            <w:pPr>
              <w:pStyle w:val="Normal1"/>
              <w:spacing w:lineRule="auto" w:line="240"/>
              <w:ind w:firstLine="284" w:end="0"/>
              <w:rPr>
                <w:sz w:val="24"/>
              </w:rPr>
            </w:pPr>
            <w:r>
              <w:rPr>
                <w:sz w:val="24"/>
              </w:rPr>
            </w:r>
          </w:p>
        </w:tc>
        <w:tc>
          <w:tcPr>
            <w:tcW w:w="5811" w:type="dxa"/>
            <w:tcBorders/>
          </w:tcPr>
          <w:p>
            <w:pPr>
              <w:pStyle w:val="Normal1"/>
              <w:spacing w:lineRule="auto" w:line="240"/>
              <w:ind w:firstLine="284" w:end="0"/>
              <w:rPr>
                <w:sz w:val="24"/>
              </w:rPr>
            </w:pPr>
            <w:r>
              <w:rPr>
                <w:sz w:val="24"/>
              </w:rPr>
              <w:t xml:space="preserve">— </w:t>
            </w:r>
            <w:r>
              <w:rPr>
                <w:sz w:val="24"/>
              </w:rPr>
              <w:t>(все) сказанное</w:t>
            </w:r>
          </w:p>
          <w:p>
            <w:pPr>
              <w:pStyle w:val="Normal1"/>
              <w:spacing w:lineRule="auto" w:line="240"/>
              <w:ind w:firstLine="284" w:end="0"/>
              <w:rPr>
                <w:sz w:val="24"/>
              </w:rPr>
            </w:pPr>
            <w:r>
              <w:rPr>
                <w:sz w:val="24"/>
              </w:rPr>
            </w:r>
          </w:p>
        </w:tc>
      </w:tr>
      <w:tr>
        <w:trPr>
          <w:trHeight w:val="260" w:hRule="exact"/>
        </w:trPr>
        <w:tc>
          <w:tcPr>
            <w:tcW w:w="4962" w:type="dxa"/>
            <w:tcBorders/>
          </w:tcPr>
          <w:p>
            <w:pPr>
              <w:pStyle w:val="Normal1"/>
              <w:spacing w:lineRule="auto" w:line="240"/>
              <w:rPr>
                <w:sz w:val="24"/>
              </w:rPr>
            </w:pPr>
            <w:r>
              <w:rPr>
                <w:sz w:val="24"/>
                <w:lang w:val="en-US"/>
              </w:rPr>
              <w:t xml:space="preserve">  </w:t>
            </w:r>
            <w:r>
              <w:rPr>
                <w:sz w:val="24"/>
                <w:lang w:val="en-US"/>
              </w:rPr>
              <w:t>lo</w:t>
            </w:r>
            <w:r>
              <w:rPr>
                <w:sz w:val="24"/>
              </w:rPr>
              <w:t xml:space="preserve"> </w:t>
            </w:r>
            <w:r>
              <w:rPr>
                <w:sz w:val="24"/>
                <w:lang w:val="en-US"/>
              </w:rPr>
              <w:t>m</w:t>
            </w:r>
            <w:r>
              <w:rPr>
                <w:sz w:val="24"/>
              </w:rPr>
              <w:t>í</w:t>
            </w:r>
            <w:r>
              <w:rPr>
                <w:sz w:val="24"/>
                <w:lang w:val="en-US"/>
              </w:rPr>
              <w:t>o</w:t>
            </w:r>
          </w:p>
          <w:p>
            <w:pPr>
              <w:pStyle w:val="Normal1"/>
              <w:spacing w:lineRule="auto" w:line="240"/>
              <w:ind w:firstLine="284" w:end="0"/>
              <w:rPr>
                <w:sz w:val="24"/>
              </w:rPr>
            </w:pPr>
            <w:r>
              <w:rPr>
                <w:sz w:val="24"/>
              </w:rPr>
            </w:r>
          </w:p>
        </w:tc>
        <w:tc>
          <w:tcPr>
            <w:tcW w:w="5811" w:type="dxa"/>
            <w:tcBorders/>
          </w:tcPr>
          <w:p>
            <w:pPr>
              <w:pStyle w:val="Normal1"/>
              <w:spacing w:lineRule="auto" w:line="240"/>
              <w:ind w:firstLine="284" w:end="0"/>
              <w:rPr>
                <w:sz w:val="24"/>
              </w:rPr>
            </w:pPr>
            <w:r>
              <w:rPr>
                <w:sz w:val="24"/>
              </w:rPr>
              <w:t xml:space="preserve">— </w:t>
            </w:r>
            <w:r>
              <w:rPr>
                <w:sz w:val="24"/>
              </w:rPr>
              <w:t>все мое, все присущее мне</w:t>
            </w:r>
          </w:p>
          <w:p>
            <w:pPr>
              <w:pStyle w:val="Normal1"/>
              <w:spacing w:lineRule="auto" w:line="240"/>
              <w:ind w:firstLine="284" w:end="0"/>
              <w:rPr>
                <w:sz w:val="24"/>
              </w:rPr>
            </w:pPr>
            <w:r>
              <w:rPr>
                <w:sz w:val="24"/>
              </w:rPr>
            </w:r>
          </w:p>
        </w:tc>
      </w:tr>
      <w:tr>
        <w:trPr>
          <w:trHeight w:val="240" w:hRule="exact"/>
        </w:trPr>
        <w:tc>
          <w:tcPr>
            <w:tcW w:w="4962" w:type="dxa"/>
            <w:tcBorders/>
          </w:tcPr>
          <w:p>
            <w:pPr>
              <w:pStyle w:val="Normal1"/>
              <w:spacing w:lineRule="auto" w:line="240"/>
              <w:rPr>
                <w:sz w:val="24"/>
              </w:rPr>
            </w:pPr>
            <w:r>
              <w:rPr>
                <w:sz w:val="24"/>
              </w:rPr>
              <w:t xml:space="preserve">  </w:t>
            </w:r>
            <w:r>
              <w:rPr>
                <w:sz w:val="24"/>
                <w:lang w:val="en-US"/>
              </w:rPr>
              <w:t>lo</w:t>
            </w:r>
            <w:r>
              <w:rPr>
                <w:sz w:val="24"/>
              </w:rPr>
              <w:t xml:space="preserve"> </w:t>
            </w:r>
            <w:r>
              <w:rPr>
                <w:sz w:val="24"/>
                <w:lang w:val="en-US"/>
              </w:rPr>
              <w:t>lejos</w:t>
            </w:r>
          </w:p>
          <w:p>
            <w:pPr>
              <w:pStyle w:val="Normal1"/>
              <w:spacing w:lineRule="auto" w:line="240"/>
              <w:ind w:firstLine="284" w:end="0"/>
              <w:rPr>
                <w:sz w:val="24"/>
              </w:rPr>
            </w:pPr>
            <w:r>
              <w:rPr>
                <w:sz w:val="24"/>
              </w:rPr>
            </w:r>
          </w:p>
        </w:tc>
        <w:tc>
          <w:tcPr>
            <w:tcW w:w="5811" w:type="dxa"/>
            <w:tcBorders/>
          </w:tcPr>
          <w:p>
            <w:pPr>
              <w:pStyle w:val="Normal1"/>
              <w:spacing w:lineRule="auto" w:line="240"/>
              <w:ind w:firstLine="284" w:end="0"/>
              <w:rPr>
                <w:sz w:val="24"/>
              </w:rPr>
            </w:pPr>
            <w:r>
              <w:rPr>
                <w:sz w:val="24"/>
              </w:rPr>
              <w:t xml:space="preserve">— </w:t>
            </w:r>
            <w:r>
              <w:rPr>
                <w:sz w:val="24"/>
              </w:rPr>
              <w:t>далекое</w:t>
            </w:r>
          </w:p>
          <w:p>
            <w:pPr>
              <w:pStyle w:val="Normal1"/>
              <w:spacing w:lineRule="auto" w:line="240"/>
              <w:ind w:firstLine="284" w:end="0"/>
              <w:rPr>
                <w:sz w:val="24"/>
              </w:rPr>
            </w:pPr>
            <w:r>
              <w:rPr>
                <w:sz w:val="24"/>
              </w:rPr>
            </w:r>
          </w:p>
        </w:tc>
      </w:tr>
      <w:tr>
        <w:trPr>
          <w:trHeight w:val="405" w:hRule="exact"/>
        </w:trPr>
        <w:tc>
          <w:tcPr>
            <w:tcW w:w="10773" w:type="dxa"/>
            <w:gridSpan w:val="2"/>
            <w:tcBorders/>
          </w:tcPr>
          <w:p>
            <w:pPr>
              <w:pStyle w:val="Normal1"/>
              <w:spacing w:lineRule="auto" w:line="240"/>
              <w:ind w:firstLine="284" w:end="0"/>
              <w:rPr>
                <w:sz w:val="24"/>
              </w:rPr>
            </w:pPr>
            <w:r>
              <w:rPr>
                <w:sz w:val="24"/>
              </w:rPr>
              <w:t xml:space="preserve">Приведем документированные примеры употребления </w:t>
            </w:r>
            <w:r>
              <w:rPr>
                <w:b/>
                <w:sz w:val="24"/>
                <w:lang w:val="en-US"/>
              </w:rPr>
              <w:t>lo</w:t>
            </w:r>
            <w:r>
              <w:rPr>
                <w:b/>
                <w:sz w:val="24"/>
              </w:rPr>
              <w:t>:</w:t>
            </w:r>
          </w:p>
          <w:p>
            <w:pPr>
              <w:pStyle w:val="Normal1"/>
              <w:spacing w:lineRule="auto" w:line="240"/>
              <w:ind w:firstLine="284" w:end="0"/>
              <w:rPr>
                <w:sz w:val="24"/>
              </w:rPr>
            </w:pPr>
            <w:r>
              <w:rPr>
                <w:sz w:val="24"/>
              </w:rPr>
            </w:r>
          </w:p>
        </w:tc>
      </w:tr>
      <w:tr>
        <w:trPr>
          <w:trHeight w:val="709" w:hRule="atLeast"/>
        </w:trPr>
        <w:tc>
          <w:tcPr>
            <w:tcW w:w="4962" w:type="dxa"/>
            <w:tcBorders/>
          </w:tcPr>
          <w:p>
            <w:pPr>
              <w:pStyle w:val="Normal1"/>
              <w:spacing w:lineRule="auto" w:line="240"/>
              <w:ind w:hanging="243" w:start="527" w:end="386"/>
              <w:rPr/>
            </w:pPr>
            <w:r>
              <w:rPr>
                <w:sz w:val="24"/>
                <w:lang w:val="en-US"/>
              </w:rPr>
              <w:t xml:space="preserve">Allá abajo... todo </w:t>
            </w:r>
            <w:r>
              <w:rPr>
                <w:i/>
                <w:iCs/>
                <w:sz w:val="24"/>
                <w:lang w:val="en-US"/>
              </w:rPr>
              <w:t>lo verde</w:t>
            </w:r>
            <w:r>
              <w:rPr>
                <w:sz w:val="24"/>
                <w:lang w:val="en-US"/>
              </w:rPr>
              <w:t xml:space="preserve"> de  Cuba... </w:t>
            </w:r>
            <w:r>
              <w:rPr>
                <w:sz w:val="24"/>
              </w:rPr>
              <w:t>у</w:t>
            </w:r>
            <w:r>
              <w:rPr>
                <w:sz w:val="24"/>
                <w:lang w:val="en-US"/>
              </w:rPr>
              <w:t xml:space="preserve"> </w:t>
            </w:r>
            <w:r>
              <w:rPr>
                <w:i/>
                <w:iCs/>
                <w:sz w:val="24"/>
                <w:lang w:val="en-US"/>
              </w:rPr>
              <w:t>lo azul</w:t>
            </w:r>
            <w:r>
              <w:rPr>
                <w:sz w:val="24"/>
                <w:lang w:val="en-US"/>
              </w:rPr>
              <w:t xml:space="preserve"> de nuestro mar.. </w:t>
            </w:r>
            <w:r>
              <w:rPr>
                <w:sz w:val="24"/>
              </w:rPr>
              <w:t>(</w:t>
            </w:r>
            <w:r>
              <w:rPr>
                <w:sz w:val="24"/>
                <w:lang w:val="en-US"/>
              </w:rPr>
              <w:t>D</w:t>
            </w:r>
            <w:r>
              <w:rPr>
                <w:sz w:val="24"/>
              </w:rPr>
              <w:t xml:space="preserve">. </w:t>
            </w:r>
            <w:r>
              <w:rPr>
                <w:sz w:val="24"/>
                <w:lang w:val="en-US"/>
              </w:rPr>
              <w:t>O</w:t>
            </w:r>
            <w:r>
              <w:rPr>
                <w:lang w:val="en-US"/>
              </w:rPr>
              <w:t>LEMA</w:t>
            </w:r>
            <w:r>
              <w:rPr>
                <w:sz w:val="24"/>
              </w:rPr>
              <w:t>)</w:t>
            </w:r>
          </w:p>
          <w:p>
            <w:pPr>
              <w:pStyle w:val="Normal1"/>
              <w:ind w:firstLine="284" w:end="386"/>
              <w:rPr>
                <w:sz w:val="24"/>
              </w:rPr>
            </w:pPr>
            <w:r>
              <w:rPr>
                <w:sz w:val="24"/>
              </w:rPr>
            </w:r>
          </w:p>
        </w:tc>
        <w:tc>
          <w:tcPr>
            <w:tcW w:w="5811" w:type="dxa"/>
            <w:tcBorders/>
          </w:tcPr>
          <w:p>
            <w:pPr>
              <w:pStyle w:val="Normal1"/>
              <w:spacing w:lineRule="auto" w:line="240"/>
              <w:ind w:firstLine="284" w:end="385"/>
              <w:rPr>
                <w:sz w:val="24"/>
              </w:rPr>
            </w:pPr>
            <w:r>
              <w:rPr>
                <w:sz w:val="24"/>
              </w:rPr>
              <w:t>Там внизу... вся зелень Кубы...и синь нашего моря...</w:t>
            </w:r>
          </w:p>
          <w:p>
            <w:pPr>
              <w:pStyle w:val="Normal1"/>
              <w:ind w:firstLine="284" w:end="0"/>
              <w:rPr>
                <w:sz w:val="24"/>
              </w:rPr>
            </w:pPr>
            <w:r>
              <w:rPr>
                <w:sz w:val="24"/>
              </w:rPr>
            </w:r>
          </w:p>
        </w:tc>
      </w:tr>
      <w:tr>
        <w:trPr>
          <w:trHeight w:val="260" w:hRule="exact"/>
        </w:trPr>
        <w:tc>
          <w:tcPr>
            <w:tcW w:w="4962" w:type="dxa"/>
            <w:tcBorders/>
          </w:tcPr>
          <w:p>
            <w:pPr>
              <w:pStyle w:val="Normal1"/>
              <w:spacing w:lineRule="auto" w:line="240"/>
              <w:ind w:firstLine="284" w:end="0"/>
              <w:rPr/>
            </w:pPr>
            <w:r>
              <w:rPr>
                <w:sz w:val="24"/>
                <w:lang w:val="en-US"/>
              </w:rPr>
              <w:t xml:space="preserve">El techo era </w:t>
            </w:r>
            <w:r>
              <w:rPr>
                <w:i/>
                <w:iCs/>
                <w:sz w:val="24"/>
                <w:lang w:val="en-US"/>
              </w:rPr>
              <w:t>lo más lujoso</w:t>
            </w:r>
            <w:r>
              <w:rPr>
                <w:sz w:val="24"/>
                <w:lang w:val="en-US"/>
              </w:rPr>
              <w:t xml:space="preserve"> de la sala.</w:t>
            </w:r>
          </w:p>
          <w:p>
            <w:pPr>
              <w:pStyle w:val="Normal1"/>
              <w:spacing w:lineRule="auto" w:line="240"/>
              <w:ind w:firstLine="284" w:end="0"/>
              <w:rPr>
                <w:sz w:val="24"/>
                <w:lang w:val="en-US"/>
              </w:rPr>
            </w:pPr>
            <w:r>
              <w:rPr>
                <w:sz w:val="24"/>
                <w:lang w:val="en-US"/>
              </w:rPr>
            </w:r>
          </w:p>
        </w:tc>
        <w:tc>
          <w:tcPr>
            <w:tcW w:w="5811" w:type="dxa"/>
            <w:tcBorders/>
          </w:tcPr>
          <w:p>
            <w:pPr>
              <w:pStyle w:val="Normal1"/>
              <w:spacing w:lineRule="auto" w:line="240"/>
              <w:ind w:firstLine="284" w:end="0"/>
              <w:rPr>
                <w:sz w:val="24"/>
              </w:rPr>
            </w:pPr>
            <w:r>
              <w:rPr>
                <w:sz w:val="24"/>
              </w:rPr>
              <w:t>Роскошнее всего в зале был по</w:t>
              <w:softHyphen/>
              <w:t>толок.</w:t>
            </w:r>
          </w:p>
          <w:p>
            <w:pPr>
              <w:pStyle w:val="Normal1"/>
              <w:spacing w:lineRule="auto" w:line="240"/>
              <w:ind w:firstLine="284" w:end="0"/>
              <w:rPr>
                <w:sz w:val="24"/>
              </w:rPr>
            </w:pPr>
            <w:r>
              <w:rPr>
                <w:sz w:val="24"/>
              </w:rPr>
            </w:r>
          </w:p>
        </w:tc>
      </w:tr>
      <w:tr>
        <w:trPr>
          <w:trHeight w:val="240" w:hRule="exact"/>
        </w:trPr>
        <w:tc>
          <w:tcPr>
            <w:tcW w:w="4962" w:type="dxa"/>
            <w:tcBorders/>
          </w:tcPr>
          <w:p>
            <w:pPr>
              <w:pStyle w:val="Normal1"/>
              <w:spacing w:lineRule="auto" w:line="240"/>
              <w:ind w:firstLine="284" w:end="0"/>
              <w:rPr/>
            </w:pPr>
            <w:r>
              <w:rPr>
                <w:sz w:val="24"/>
              </w:rPr>
              <w:t xml:space="preserve">    </w:t>
            </w:r>
            <w:r>
              <w:rPr>
                <w:sz w:val="24"/>
                <w:lang w:val="en-US"/>
              </w:rPr>
              <w:t>(P</w:t>
            </w:r>
            <w:r>
              <w:rPr>
                <w:lang w:val="en-US"/>
              </w:rPr>
              <w:t>ÍO</w:t>
            </w:r>
            <w:r>
              <w:rPr>
                <w:sz w:val="24"/>
                <w:lang w:val="en-US"/>
              </w:rPr>
              <w:t xml:space="preserve"> B</w:t>
            </w:r>
            <w:r>
              <w:rPr>
                <w:lang w:val="en-US"/>
              </w:rPr>
              <w:t>AROJA</w:t>
            </w:r>
            <w:r>
              <w:rPr>
                <w:sz w:val="24"/>
                <w:lang w:val="en-US"/>
              </w:rPr>
              <w:t>)</w:t>
            </w:r>
          </w:p>
          <w:p>
            <w:pPr>
              <w:pStyle w:val="Normal1"/>
              <w:spacing w:lineRule="auto" w:line="240"/>
              <w:ind w:firstLine="284" w:end="0"/>
              <w:rPr>
                <w:sz w:val="24"/>
                <w:lang w:val="en-US"/>
              </w:rPr>
            </w:pPr>
            <w:r>
              <w:rPr>
                <w:sz w:val="24"/>
                <w:lang w:val="en-US"/>
              </w:rPr>
            </w:r>
          </w:p>
        </w:tc>
        <w:tc>
          <w:tcPr>
            <w:tcW w:w="5811" w:type="dxa"/>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r>
      <w:tr>
        <w:trPr>
          <w:trHeight w:val="1465" w:hRule="atLeast"/>
        </w:trPr>
        <w:tc>
          <w:tcPr>
            <w:tcW w:w="4962" w:type="dxa"/>
            <w:tcBorders/>
          </w:tcPr>
          <w:p>
            <w:pPr>
              <w:pStyle w:val="Normal1"/>
              <w:spacing w:lineRule="auto" w:line="240"/>
              <w:ind w:hanging="243" w:start="527" w:end="386"/>
              <w:rPr/>
            </w:pPr>
            <w:r>
              <w:rPr>
                <w:sz w:val="24"/>
                <w:lang w:val="en-US"/>
              </w:rPr>
              <w:t xml:space="preserve">Las cuestiones de juego </w:t>
            </w:r>
            <w:r>
              <w:rPr>
                <w:sz w:val="24"/>
              </w:rPr>
              <w:t>у</w:t>
            </w:r>
            <w:r>
              <w:rPr>
                <w:sz w:val="24"/>
                <w:lang w:val="en-US"/>
              </w:rPr>
              <w:t xml:space="preserve"> los desa</w:t>
              <w:softHyphen/>
              <w:t xml:space="preserve">fíos conptituían para el viejo cínico </w:t>
            </w:r>
            <w:r>
              <w:rPr>
                <w:i/>
                <w:iCs/>
                <w:sz w:val="24"/>
                <w:lang w:val="en-US"/>
              </w:rPr>
              <w:t>lo</w:t>
            </w:r>
            <w:r>
              <w:rPr>
                <w:sz w:val="24"/>
                <w:lang w:val="en-US"/>
              </w:rPr>
              <w:t xml:space="preserve"> </w:t>
            </w:r>
            <w:r>
              <w:rPr>
                <w:i/>
                <w:iCs/>
                <w:sz w:val="24"/>
                <w:lang w:val="en-US"/>
              </w:rPr>
              <w:t>más</w:t>
            </w:r>
            <w:r>
              <w:rPr>
                <w:sz w:val="24"/>
                <w:lang w:val="en-US"/>
              </w:rPr>
              <w:t xml:space="preserve"> </w:t>
            </w:r>
            <w:r>
              <w:rPr>
                <w:i/>
                <w:iCs/>
                <w:sz w:val="24"/>
                <w:lang w:val="en-US"/>
              </w:rPr>
              <w:t>importante</w:t>
            </w:r>
            <w:r>
              <w:rPr>
                <w:sz w:val="24"/>
                <w:lang w:val="en-US"/>
              </w:rPr>
              <w:t xml:space="preserve"> de la  vida, </w:t>
            </w:r>
            <w:r>
              <w:rPr>
                <w:i/>
                <w:iCs/>
                <w:sz w:val="24"/>
                <w:lang w:val="en-US"/>
              </w:rPr>
              <w:t>lo</w:t>
            </w:r>
            <w:r>
              <w:rPr>
                <w:sz w:val="24"/>
                <w:lang w:val="en-US"/>
              </w:rPr>
              <w:t xml:space="preserve"> </w:t>
            </w:r>
            <w:r>
              <w:rPr>
                <w:i/>
                <w:iCs/>
                <w:sz w:val="24"/>
                <w:lang w:val="en-US"/>
              </w:rPr>
              <w:t>demás</w:t>
            </w:r>
            <w:r>
              <w:rPr>
                <w:sz w:val="24"/>
                <w:lang w:val="en-US"/>
              </w:rPr>
              <w:t xml:space="preserve"> no pasaba de ser  algo adjetivo </w:t>
            </w:r>
            <w:r>
              <w:rPr>
                <w:sz w:val="24"/>
              </w:rPr>
              <w:t>у</w:t>
            </w:r>
            <w:r>
              <w:rPr>
                <w:sz w:val="24"/>
                <w:lang w:val="en-US"/>
              </w:rPr>
              <w:t xml:space="preserve"> de </w:t>
            </w:r>
            <w:r>
              <w:rPr>
                <w:sz w:val="24"/>
              </w:rPr>
              <w:t>роса</w:t>
            </w:r>
            <w:r>
              <w:rPr>
                <w:sz w:val="24"/>
                <w:lang w:val="en-US"/>
              </w:rPr>
              <w:t xml:space="preserve"> monta.</w:t>
            </w:r>
          </w:p>
          <w:p>
            <w:pPr>
              <w:pStyle w:val="Normal1"/>
              <w:spacing w:lineRule="auto" w:line="240"/>
              <w:ind w:firstLine="284" w:end="0"/>
              <w:rPr/>
            </w:pPr>
            <w:r>
              <w:rPr>
                <w:sz w:val="24"/>
                <w:lang w:val="en-US"/>
              </w:rPr>
              <w:t xml:space="preserve">    </w:t>
            </w:r>
            <w:r>
              <w:rPr>
                <w:sz w:val="24"/>
              </w:rPr>
              <w:t>(</w:t>
            </w:r>
            <w:r>
              <w:rPr>
                <w:sz w:val="24"/>
                <w:lang w:val="en-US"/>
              </w:rPr>
              <w:t>P</w:t>
            </w:r>
            <w:r>
              <w:rPr/>
              <w:t>Í</w:t>
            </w:r>
            <w:r>
              <w:rPr>
                <w:lang w:val="en-US"/>
              </w:rPr>
              <w:t>O</w:t>
            </w:r>
            <w:r>
              <w:rPr>
                <w:sz w:val="24"/>
              </w:rPr>
              <w:t xml:space="preserve"> </w:t>
            </w:r>
            <w:r>
              <w:rPr>
                <w:sz w:val="24"/>
                <w:lang w:val="en-US"/>
              </w:rPr>
              <w:t>B</w:t>
            </w:r>
            <w:r>
              <w:rPr>
                <w:lang w:val="en-US"/>
              </w:rPr>
              <w:t>AROJA</w:t>
            </w:r>
            <w:r>
              <w:rPr>
                <w:sz w:val="24"/>
              </w:rPr>
              <w:t>)</w:t>
            </w:r>
          </w:p>
          <w:p>
            <w:pPr>
              <w:pStyle w:val="Normal1"/>
              <w:ind w:firstLine="284" w:end="0"/>
              <w:rPr>
                <w:sz w:val="24"/>
              </w:rPr>
            </w:pPr>
            <w:r>
              <w:rPr>
                <w:sz w:val="24"/>
              </w:rPr>
            </w:r>
          </w:p>
        </w:tc>
        <w:tc>
          <w:tcPr>
            <w:tcW w:w="5811" w:type="dxa"/>
            <w:tcBorders/>
          </w:tcPr>
          <w:p>
            <w:pPr>
              <w:pStyle w:val="Normal1"/>
              <w:spacing w:lineRule="auto" w:line="240"/>
              <w:ind w:hanging="243" w:start="527" w:end="385"/>
              <w:rPr>
                <w:sz w:val="24"/>
              </w:rPr>
            </w:pPr>
            <w:r>
              <w:rPr>
                <w:sz w:val="24"/>
              </w:rPr>
              <w:t>Карточная игра и дуэли пред</w:t>
              <w:softHyphen/>
              <w:t>ставлялись старому цинику самым важным в жизни, все остальное лишь сопутствова</w:t>
              <w:softHyphen/>
              <w:t>ло им и было сущим пустяком.</w:t>
            </w:r>
          </w:p>
          <w:p>
            <w:pPr>
              <w:pStyle w:val="Normal1"/>
              <w:ind w:firstLine="284" w:end="0"/>
              <w:rPr>
                <w:sz w:val="24"/>
              </w:rPr>
            </w:pPr>
            <w:r>
              <w:rPr>
                <w:sz w:val="24"/>
              </w:rPr>
            </w:r>
          </w:p>
        </w:tc>
      </w:tr>
      <w:tr>
        <w:trPr>
          <w:trHeight w:val="611" w:hRule="atLeast"/>
        </w:trPr>
        <w:tc>
          <w:tcPr>
            <w:tcW w:w="4962" w:type="dxa"/>
            <w:vMerge w:val="restart"/>
            <w:tcBorders/>
          </w:tcPr>
          <w:p>
            <w:pPr>
              <w:pStyle w:val="Normal1"/>
              <w:spacing w:lineRule="auto" w:line="240"/>
              <w:ind w:hanging="243" w:start="527" w:end="0"/>
              <w:rPr/>
            </w:pPr>
            <w:r>
              <w:rPr>
                <w:sz w:val="24"/>
                <w:lang w:val="en-US"/>
              </w:rPr>
              <w:t xml:space="preserve">Tal precaución parecia algo patológico, sobre todo por </w:t>
            </w:r>
            <w:r>
              <w:rPr>
                <w:i/>
                <w:iCs/>
                <w:sz w:val="24"/>
                <w:lang w:val="en-US"/>
              </w:rPr>
              <w:t>lo exagerada</w:t>
            </w:r>
            <w:r>
              <w:rPr>
                <w:sz w:val="24"/>
                <w:lang w:val="en-US"/>
              </w:rPr>
              <w:t>. (P</w:t>
            </w:r>
            <w:r>
              <w:rPr>
                <w:lang w:val="en-US"/>
              </w:rPr>
              <w:t>ÍO</w:t>
            </w:r>
            <w:r>
              <w:rPr>
                <w:sz w:val="24"/>
                <w:lang w:val="en-US"/>
              </w:rPr>
              <w:t xml:space="preserve"> B</w:t>
            </w:r>
            <w:r>
              <w:rPr>
                <w:lang w:val="en-US"/>
              </w:rPr>
              <w:t>AROJA</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hanging="243" w:start="527" w:end="0"/>
              <w:rPr>
                <w:sz w:val="24"/>
                <w:lang w:val="en-US"/>
              </w:rPr>
            </w:pPr>
            <w:r>
              <w:rPr>
                <w:sz w:val="24"/>
                <w:lang w:val="en-US"/>
              </w:rPr>
            </w:r>
          </w:p>
          <w:p>
            <w:pPr>
              <w:pStyle w:val="Normal1"/>
              <w:spacing w:lineRule="auto" w:line="240"/>
              <w:ind w:hanging="243" w:start="527" w:end="0"/>
              <w:rPr/>
            </w:pPr>
            <w:r>
              <w:rPr>
                <w:sz w:val="24"/>
                <w:lang w:val="en-US"/>
              </w:rPr>
              <w:t xml:space="preserve">Además, llamaba la atencion por </w:t>
            </w:r>
            <w:r>
              <w:rPr>
                <w:i/>
                <w:iCs/>
                <w:sz w:val="24"/>
                <w:lang w:val="en-US"/>
              </w:rPr>
              <w:t>lo</w:t>
            </w:r>
            <w:r>
              <w:rPr>
                <w:sz w:val="24"/>
                <w:lang w:val="en-US"/>
              </w:rPr>
              <w:t xml:space="preserve">  </w:t>
            </w:r>
            <w:r>
              <w:rPr>
                <w:i/>
                <w:iCs/>
                <w:sz w:val="24"/>
                <w:lang w:val="en-US"/>
              </w:rPr>
              <w:t>hacendosa</w:t>
            </w:r>
            <w:r>
              <w:rPr>
                <w:sz w:val="24"/>
                <w:lang w:val="en-US"/>
              </w:rPr>
              <w:t xml:space="preserve">  </w:t>
            </w:r>
            <w:r>
              <w:rPr>
                <w:i/>
                <w:iCs/>
                <w:sz w:val="24"/>
              </w:rPr>
              <w:t>у</w:t>
            </w:r>
            <w:r>
              <w:rPr>
                <w:i/>
                <w:iCs/>
                <w:sz w:val="24"/>
                <w:lang w:val="en-US"/>
              </w:rPr>
              <w:t xml:space="preserve"> económica</w:t>
            </w:r>
            <w:r>
              <w:rPr>
                <w:sz w:val="24"/>
                <w:lang w:val="en-US"/>
              </w:rPr>
              <w:t>.</w:t>
            </w:r>
          </w:p>
          <w:p>
            <w:pPr>
              <w:pStyle w:val="Normal1"/>
              <w:spacing w:lineRule="auto" w:line="240"/>
              <w:ind w:firstLine="284" w:end="0"/>
              <w:rPr/>
            </w:pPr>
            <w:r>
              <w:rPr>
                <w:sz w:val="24"/>
                <w:lang w:val="en-US"/>
              </w:rPr>
              <w:t xml:space="preserve">    </w:t>
            </w:r>
            <w:r>
              <w:rPr>
                <w:sz w:val="24"/>
              </w:rPr>
              <w:t>(</w:t>
            </w:r>
            <w:r>
              <w:rPr>
                <w:sz w:val="24"/>
                <w:lang w:val="en-US"/>
              </w:rPr>
              <w:t>B</w:t>
            </w:r>
            <w:r>
              <w:rPr>
                <w:lang w:val="en-US"/>
              </w:rPr>
              <w:t>LASCO</w:t>
            </w:r>
            <w:r>
              <w:rPr>
                <w:sz w:val="24"/>
              </w:rPr>
              <w:t xml:space="preserve"> </w:t>
            </w:r>
            <w:r>
              <w:rPr>
                <w:sz w:val="24"/>
                <w:lang w:val="en-US"/>
              </w:rPr>
              <w:t>I</w:t>
            </w:r>
            <w:r>
              <w:rPr>
                <w:lang w:val="en-US"/>
              </w:rPr>
              <w:t>BAÑEZ</w:t>
            </w:r>
            <w:r>
              <w:rPr>
                <w:sz w:val="24"/>
              </w:rPr>
              <w:t>)</w:t>
            </w:r>
          </w:p>
          <w:p>
            <w:pPr>
              <w:pStyle w:val="Normal1"/>
              <w:ind w:firstLine="284" w:end="0"/>
              <w:rPr>
                <w:sz w:val="24"/>
              </w:rPr>
            </w:pPr>
            <w:r>
              <w:rPr>
                <w:sz w:val="24"/>
              </w:rPr>
            </w:r>
          </w:p>
        </w:tc>
        <w:tc>
          <w:tcPr>
            <w:tcW w:w="5811" w:type="dxa"/>
            <w:tcBorders/>
          </w:tcPr>
          <w:p>
            <w:pPr>
              <w:pStyle w:val="Normal1"/>
              <w:spacing w:lineRule="auto" w:line="240"/>
              <w:ind w:hanging="243" w:start="527" w:end="243"/>
              <w:rPr>
                <w:sz w:val="24"/>
              </w:rPr>
            </w:pPr>
            <w:r>
              <w:rPr>
                <w:sz w:val="24"/>
              </w:rPr>
              <w:t>Такая озабоченность выглядела несколько патологической, осо</w:t>
              <w:softHyphen/>
              <w:t>бенно из-за ее чрезмерности.</w:t>
            </w:r>
          </w:p>
          <w:p>
            <w:pPr>
              <w:pStyle w:val="Normal1"/>
              <w:ind w:firstLine="284" w:end="0"/>
              <w:rPr>
                <w:sz w:val="24"/>
              </w:rPr>
            </w:pPr>
            <w:r>
              <w:rPr>
                <w:sz w:val="24"/>
              </w:rPr>
            </w:r>
          </w:p>
        </w:tc>
      </w:tr>
      <w:tr>
        <w:trPr>
          <w:trHeight w:val="776" w:hRule="atLeast"/>
        </w:trPr>
        <w:tc>
          <w:tcPr>
            <w:tcW w:w="4962" w:type="dxa"/>
            <w:vMerge w:val="continue"/>
            <w:tcBorders/>
          </w:tcPr>
          <w:p>
            <w:pPr>
              <w:pStyle w:val="Normal1"/>
              <w:snapToGrid w:val="false"/>
              <w:ind w:firstLine="284" w:end="0"/>
              <w:rPr>
                <w:sz w:val="24"/>
              </w:rPr>
            </w:pPr>
            <w:r>
              <w:rPr>
                <w:sz w:val="24"/>
              </w:rPr>
            </w:r>
          </w:p>
        </w:tc>
        <w:tc>
          <w:tcPr>
            <w:tcW w:w="5811" w:type="dxa"/>
            <w:tcBorders/>
          </w:tcPr>
          <w:p>
            <w:pPr>
              <w:pStyle w:val="Normal1"/>
              <w:spacing w:lineRule="auto" w:line="240"/>
              <w:ind w:hanging="243" w:start="527" w:end="243"/>
              <w:rPr>
                <w:sz w:val="24"/>
              </w:rPr>
            </w:pPr>
            <w:r>
              <w:rPr>
                <w:sz w:val="24"/>
              </w:rPr>
              <w:t>Кроме того, (Бернарда) привлека</w:t>
              <w:softHyphen/>
              <w:t>ла внимание своей хозяйствен</w:t>
              <w:softHyphen/>
              <w:t>ностью и бережливостью.</w:t>
            </w:r>
          </w:p>
          <w:p>
            <w:pPr>
              <w:pStyle w:val="Normal1"/>
              <w:ind w:firstLine="284" w:end="0"/>
              <w:rPr>
                <w:sz w:val="24"/>
              </w:rPr>
            </w:pPr>
            <w:r>
              <w:rPr>
                <w:sz w:val="24"/>
              </w:rPr>
            </w:r>
          </w:p>
        </w:tc>
      </w:tr>
    </w:tbl>
    <w:p>
      <w:pPr>
        <w:pStyle w:val="Normal1"/>
        <w:spacing w:lineRule="auto" w:line="240"/>
        <w:ind w:firstLine="284" w:end="0"/>
        <w:rPr/>
      </w:pPr>
      <w:r>
        <w:rPr>
          <w:sz w:val="24"/>
        </w:rPr>
        <w:t xml:space="preserve"> </w:t>
      </w:r>
      <w:r>
        <w:rPr>
          <w:sz w:val="24"/>
        </w:rPr>
        <w:t xml:space="preserve">В функции субстантиватора употребляются и артикли </w:t>
      </w:r>
      <w:r>
        <w:rPr>
          <w:b/>
          <w:sz w:val="24"/>
        </w:rPr>
        <w:t>еl</w:t>
      </w:r>
      <w:r>
        <w:rPr>
          <w:sz w:val="24"/>
        </w:rPr>
        <w:t xml:space="preserve"> и </w:t>
      </w:r>
      <w:r>
        <w:rPr>
          <w:b/>
          <w:sz w:val="24"/>
          <w:lang w:val="en-US"/>
        </w:rPr>
        <w:t>un</w:t>
      </w:r>
      <w:r>
        <w:rPr>
          <w:b/>
          <w:sz w:val="24"/>
        </w:rPr>
        <w:t>.</w:t>
      </w:r>
      <w:r>
        <w:rPr>
          <w:sz w:val="24"/>
        </w:rPr>
        <w:t xml:space="preserve"> В этом обнаруживается функциональное сходство </w:t>
      </w:r>
      <w:r>
        <w:rPr>
          <w:b/>
          <w:sz w:val="24"/>
        </w:rPr>
        <w:t>lo</w:t>
      </w:r>
      <w:r>
        <w:rPr>
          <w:sz w:val="24"/>
        </w:rPr>
        <w:t xml:space="preserve"> с артиклями. Однако для </w:t>
      </w:r>
      <w:r>
        <w:rPr>
          <w:b/>
          <w:sz w:val="24"/>
        </w:rPr>
        <w:t xml:space="preserve">lo </w:t>
      </w:r>
      <w:r>
        <w:rPr>
          <w:sz w:val="24"/>
        </w:rPr>
        <w:t xml:space="preserve">функция субстантиватора является основной, а для указанных артиклей — второстепенной. В отличие от </w:t>
      </w:r>
      <w:r>
        <w:rPr>
          <w:b/>
          <w:sz w:val="24"/>
        </w:rPr>
        <w:t>lo</w:t>
      </w:r>
      <w:r>
        <w:rPr/>
        <w:t xml:space="preserve"> они чаще cубстантивируют глаголы, междометия и целые словосочетания. Причем субстантивируемое слово сужает и конкретизирует свои признаки:</w:t>
      </w:r>
    </w:p>
    <w:tbl>
      <w:tblPr>
        <w:tblW w:w="10773" w:type="dxa"/>
        <w:jc w:val="start"/>
        <w:tblInd w:w="40" w:type="dxa"/>
        <w:tblLayout w:type="fixed"/>
        <w:tblCellMar>
          <w:top w:w="0" w:type="dxa"/>
          <w:start w:w="40" w:type="dxa"/>
          <w:bottom w:w="0" w:type="dxa"/>
          <w:end w:w="40" w:type="dxa"/>
        </w:tblCellMar>
      </w:tblPr>
      <w:tblGrid>
        <w:gridCol w:w="4962"/>
        <w:gridCol w:w="5811"/>
      </w:tblGrid>
      <w:tr>
        <w:trPr>
          <w:trHeight w:val="520" w:hRule="exact"/>
        </w:trPr>
        <w:tc>
          <w:tcPr>
            <w:tcW w:w="4962" w:type="dxa"/>
            <w:tcBorders/>
          </w:tcPr>
          <w:p>
            <w:pPr>
              <w:pStyle w:val="Normal1"/>
              <w:spacing w:lineRule="auto" w:line="240"/>
              <w:ind w:hanging="244" w:start="244" w:end="0"/>
              <w:rPr/>
            </w:pPr>
            <w:r>
              <w:rPr>
                <w:sz w:val="24"/>
                <w:lang w:val="en-US"/>
              </w:rPr>
              <w:t xml:space="preserve">Amargo fue </w:t>
            </w:r>
            <w:r>
              <w:rPr>
                <w:i/>
                <w:iCs/>
                <w:sz w:val="24"/>
                <w:lang w:val="en-US"/>
              </w:rPr>
              <w:t>el despertar</w:t>
            </w:r>
            <w:r>
              <w:rPr>
                <w:sz w:val="24"/>
                <w:lang w:val="en-US"/>
              </w:rPr>
              <w:t xml:space="preserve"> del joven hidalgo. </w:t>
            </w:r>
            <w:r>
              <w:rPr>
                <w:sz w:val="24"/>
              </w:rPr>
              <w:t>(</w:t>
            </w:r>
            <w:r>
              <w:rPr>
                <w:sz w:val="24"/>
                <w:lang w:val="en-US"/>
              </w:rPr>
              <w:t>E</w:t>
            </w:r>
            <w:r>
              <w:rPr>
                <w:sz w:val="24"/>
              </w:rPr>
              <w:t xml:space="preserve">. </w:t>
            </w:r>
            <w:r>
              <w:rPr>
                <w:sz w:val="24"/>
                <w:lang w:val="en-US"/>
              </w:rPr>
              <w:t>L</w:t>
            </w:r>
            <w:r>
              <w:rPr>
                <w:lang w:val="en-US"/>
              </w:rPr>
              <w:t>ARRETA</w:t>
            </w:r>
            <w:r>
              <w:rPr>
                <w:sz w:val="24"/>
              </w:rPr>
              <w:t>)</w:t>
            </w:r>
          </w:p>
          <w:p>
            <w:pPr>
              <w:pStyle w:val="Normal1"/>
              <w:spacing w:lineRule="auto" w:line="240"/>
              <w:ind w:hanging="244" w:start="244" w:end="0"/>
              <w:rPr>
                <w:sz w:val="24"/>
              </w:rPr>
            </w:pPr>
            <w:r>
              <w:rPr>
                <w:sz w:val="24"/>
              </w:rPr>
            </w:r>
          </w:p>
        </w:tc>
        <w:tc>
          <w:tcPr>
            <w:tcW w:w="5811" w:type="dxa"/>
            <w:tcBorders/>
          </w:tcPr>
          <w:p>
            <w:pPr>
              <w:pStyle w:val="Normal1"/>
              <w:spacing w:lineRule="auto" w:line="240"/>
              <w:ind w:hanging="283" w:start="668" w:end="385"/>
              <w:rPr>
                <w:sz w:val="24"/>
              </w:rPr>
            </w:pPr>
            <w:r>
              <w:rPr>
                <w:sz w:val="24"/>
              </w:rPr>
              <w:t>Горестным было пробуждение молодого идальго.</w:t>
            </w:r>
          </w:p>
          <w:p>
            <w:pPr>
              <w:pStyle w:val="Normal1"/>
              <w:spacing w:lineRule="auto" w:line="240"/>
              <w:ind w:hanging="243" w:start="243" w:end="0"/>
              <w:rPr>
                <w:sz w:val="24"/>
              </w:rPr>
            </w:pPr>
            <w:r>
              <w:rPr>
                <w:sz w:val="24"/>
              </w:rPr>
            </w:r>
          </w:p>
        </w:tc>
      </w:tr>
      <w:tr>
        <w:trPr>
          <w:trHeight w:val="540" w:hRule="exact"/>
        </w:trPr>
        <w:tc>
          <w:tcPr>
            <w:tcW w:w="4962" w:type="dxa"/>
            <w:tcBorders/>
          </w:tcPr>
          <w:p>
            <w:pPr>
              <w:pStyle w:val="Normal1"/>
              <w:spacing w:lineRule="auto" w:line="240"/>
              <w:ind w:hanging="244" w:start="244" w:end="0"/>
              <w:rPr/>
            </w:pPr>
            <w:r>
              <w:rPr>
                <w:sz w:val="24"/>
                <w:lang w:val="en-US"/>
              </w:rPr>
              <w:t xml:space="preserve">Hay </w:t>
            </w:r>
            <w:r>
              <w:rPr>
                <w:i/>
                <w:iCs/>
                <w:sz w:val="24"/>
                <w:lang w:val="en-US"/>
              </w:rPr>
              <w:t>un ir y venir</w:t>
            </w:r>
            <w:r>
              <w:rPr>
                <w:sz w:val="24"/>
                <w:lang w:val="en-US"/>
              </w:rPr>
              <w:t xml:space="preserve"> de muchachas por todo el campamento.</w:t>
            </w:r>
          </w:p>
          <w:p>
            <w:pPr>
              <w:pStyle w:val="Normal1"/>
              <w:spacing w:lineRule="auto" w:line="240"/>
              <w:ind w:hanging="244" w:start="244" w:end="0"/>
              <w:rPr>
                <w:sz w:val="24"/>
                <w:lang w:val="en-US"/>
              </w:rPr>
            </w:pPr>
            <w:r>
              <w:rPr>
                <w:sz w:val="24"/>
                <w:lang w:val="en-US"/>
              </w:rPr>
            </w:r>
          </w:p>
        </w:tc>
        <w:tc>
          <w:tcPr>
            <w:tcW w:w="5811" w:type="dxa"/>
            <w:tcBorders/>
          </w:tcPr>
          <w:p>
            <w:pPr>
              <w:pStyle w:val="Normal1"/>
              <w:spacing w:lineRule="auto" w:line="240"/>
              <w:ind w:hanging="283" w:start="668" w:end="385"/>
              <w:rPr>
                <w:sz w:val="24"/>
              </w:rPr>
            </w:pPr>
            <w:r>
              <w:rPr>
                <w:sz w:val="24"/>
              </w:rPr>
              <w:t>По всему лагерю снуют девуш</w:t>
              <w:softHyphen/>
              <w:t>ки (доел.: хождение взад и вперед девушек по всему лагерю).</w:t>
            </w:r>
          </w:p>
          <w:p>
            <w:pPr>
              <w:pStyle w:val="Normal1"/>
              <w:spacing w:lineRule="auto" w:line="240"/>
              <w:ind w:hanging="243" w:start="243" w:end="0"/>
              <w:rPr>
                <w:sz w:val="24"/>
              </w:rPr>
            </w:pPr>
            <w:r>
              <w:rPr>
                <w:sz w:val="24"/>
              </w:rPr>
            </w:r>
          </w:p>
        </w:tc>
      </w:tr>
      <w:tr>
        <w:trPr>
          <w:trHeight w:val="305" w:hRule="exact"/>
        </w:trPr>
        <w:tc>
          <w:tcPr>
            <w:tcW w:w="4962" w:type="dxa"/>
            <w:tcBorders/>
          </w:tcPr>
          <w:p>
            <w:pPr>
              <w:pStyle w:val="Normal1"/>
              <w:spacing w:lineRule="auto" w:line="240"/>
              <w:ind w:hanging="244" w:start="244" w:end="0"/>
              <w:rPr/>
            </w:pPr>
            <w:r>
              <w:rPr>
                <w:sz w:val="24"/>
              </w:rPr>
              <w:t xml:space="preserve">     </w:t>
            </w:r>
            <w:r>
              <w:rPr>
                <w:sz w:val="24"/>
                <w:lang w:val="en-US"/>
              </w:rPr>
              <w:t>(D. O</w:t>
            </w:r>
            <w:r>
              <w:rPr>
                <w:lang w:val="en-US"/>
              </w:rPr>
              <w:t>LEMA</w:t>
            </w:r>
            <w:r>
              <w:rPr>
                <w:sz w:val="24"/>
                <w:lang w:val="en-US"/>
              </w:rPr>
              <w:t>)</w:t>
            </w:r>
          </w:p>
          <w:p>
            <w:pPr>
              <w:pStyle w:val="Normal1"/>
              <w:spacing w:lineRule="auto" w:line="240"/>
              <w:ind w:hanging="244" w:start="244" w:end="0"/>
              <w:rPr>
                <w:sz w:val="24"/>
                <w:lang w:val="en-US"/>
              </w:rPr>
            </w:pPr>
            <w:r>
              <w:rPr>
                <w:sz w:val="24"/>
                <w:lang w:val="en-US"/>
              </w:rPr>
            </w:r>
          </w:p>
        </w:tc>
        <w:tc>
          <w:tcPr>
            <w:tcW w:w="5811" w:type="dxa"/>
            <w:tcBorders/>
          </w:tcPr>
          <w:p>
            <w:pPr>
              <w:pStyle w:val="Normal1"/>
              <w:snapToGrid w:val="false"/>
              <w:spacing w:lineRule="auto" w:line="240"/>
              <w:ind w:hanging="243" w:start="243" w:end="0"/>
              <w:rPr>
                <w:sz w:val="24"/>
                <w:lang w:val="en-US"/>
              </w:rPr>
            </w:pPr>
            <w:r>
              <w:rPr>
                <w:sz w:val="24"/>
                <w:lang w:val="en-US"/>
              </w:rPr>
            </w:r>
          </w:p>
          <w:p>
            <w:pPr>
              <w:pStyle w:val="Normal1"/>
              <w:spacing w:lineRule="auto" w:line="240"/>
              <w:ind w:hanging="243" w:start="243" w:end="0"/>
              <w:rPr>
                <w:sz w:val="24"/>
                <w:lang w:val="en-US"/>
              </w:rPr>
            </w:pPr>
            <w:r>
              <w:rPr>
                <w:sz w:val="24"/>
                <w:lang w:val="en-US"/>
              </w:rPr>
            </w:r>
          </w:p>
        </w:tc>
      </w:tr>
      <w:tr>
        <w:trPr>
          <w:trHeight w:val="805" w:hRule="atLeast"/>
        </w:trPr>
        <w:tc>
          <w:tcPr>
            <w:tcW w:w="4962" w:type="dxa"/>
            <w:vMerge w:val="restart"/>
            <w:tcBorders/>
          </w:tcPr>
          <w:p>
            <w:pPr>
              <w:pStyle w:val="Normal1"/>
              <w:spacing w:lineRule="auto" w:line="240"/>
              <w:ind w:hanging="244" w:start="244" w:end="0"/>
              <w:rPr/>
            </w:pPr>
            <w:r>
              <w:rPr>
                <w:sz w:val="24"/>
                <w:lang w:val="en-US"/>
              </w:rPr>
              <w:t xml:space="preserve">No trascendió más que </w:t>
            </w:r>
            <w:r>
              <w:rPr>
                <w:i/>
                <w:iCs/>
                <w:sz w:val="24"/>
                <w:lang w:val="en-US"/>
              </w:rPr>
              <w:t>un jadear</w:t>
            </w:r>
            <w:r>
              <w:rPr>
                <w:sz w:val="24"/>
                <w:lang w:val="en-US"/>
              </w:rPr>
              <w:t xml:space="preserve"> sordo, </w:t>
            </w:r>
            <w:r>
              <w:rPr>
                <w:i/>
                <w:iCs/>
                <w:sz w:val="24"/>
                <w:lang w:val="en-US"/>
              </w:rPr>
              <w:t>el</w:t>
            </w:r>
            <w:r>
              <w:rPr>
                <w:sz w:val="24"/>
                <w:lang w:val="en-US"/>
              </w:rPr>
              <w:t xml:space="preserve"> </w:t>
            </w:r>
            <w:r>
              <w:rPr>
                <w:i/>
                <w:iCs/>
                <w:sz w:val="24"/>
                <w:lang w:val="en-US"/>
              </w:rPr>
              <w:t>arrastrar</w:t>
            </w:r>
            <w:r>
              <w:rPr>
                <w:sz w:val="24"/>
                <w:lang w:val="en-US"/>
              </w:rPr>
              <w:t xml:space="preserve"> de pies, algún "ay" sofocado.</w:t>
            </w:r>
          </w:p>
          <w:p>
            <w:pPr>
              <w:pStyle w:val="Normal1"/>
              <w:spacing w:lineRule="auto" w:line="240"/>
              <w:ind w:hanging="244" w:start="244" w:end="0"/>
              <w:rPr/>
            </w:pPr>
            <w:r>
              <w:rPr>
                <w:sz w:val="24"/>
                <w:lang w:val="en-US"/>
              </w:rPr>
              <w:t xml:space="preserve">    </w:t>
            </w:r>
            <w:r>
              <w:rPr>
                <w:sz w:val="24"/>
              </w:rPr>
              <w:t>(</w:t>
            </w:r>
            <w:r>
              <w:rPr>
                <w:sz w:val="24"/>
                <w:lang w:val="en-US"/>
              </w:rPr>
              <w:t>A</w:t>
            </w:r>
            <w:r>
              <w:rPr>
                <w:sz w:val="24"/>
              </w:rPr>
              <w:t xml:space="preserve">. </w:t>
            </w:r>
            <w:r>
              <w:rPr>
                <w:sz w:val="24"/>
                <w:lang w:val="en-US"/>
              </w:rPr>
              <w:t>G</w:t>
            </w:r>
            <w:r>
              <w:rPr>
                <w:lang w:val="en-US"/>
              </w:rPr>
              <w:t>RAVINA</w:t>
            </w:r>
            <w:r>
              <w:rPr>
                <w:sz w:val="24"/>
              </w:rPr>
              <w:t>)</w:t>
            </w:r>
          </w:p>
          <w:p>
            <w:pPr>
              <w:pStyle w:val="Normal1"/>
              <w:ind w:hanging="244" w:start="244" w:end="0"/>
              <w:rPr>
                <w:sz w:val="24"/>
              </w:rPr>
            </w:pPr>
            <w:r>
              <w:rPr>
                <w:sz w:val="24"/>
              </w:rPr>
            </w:r>
          </w:p>
        </w:tc>
        <w:tc>
          <w:tcPr>
            <w:tcW w:w="5811" w:type="dxa"/>
            <w:tcBorders/>
          </w:tcPr>
          <w:p>
            <w:pPr>
              <w:pStyle w:val="Normal1"/>
              <w:spacing w:lineRule="auto" w:line="240"/>
              <w:ind w:hanging="283" w:start="668" w:end="385"/>
              <w:rPr>
                <w:sz w:val="24"/>
              </w:rPr>
            </w:pPr>
            <w:r>
              <w:rPr>
                <w:sz w:val="24"/>
              </w:rPr>
              <w:t>Слышалось только глухое пре</w:t>
              <w:softHyphen/>
              <w:t>рывистое дыхание, шарканье ног и приглушенные стоны.</w:t>
            </w:r>
          </w:p>
          <w:p>
            <w:pPr>
              <w:pStyle w:val="Normal1"/>
              <w:ind w:hanging="243" w:start="243" w:end="0"/>
              <w:rPr>
                <w:sz w:val="24"/>
              </w:rPr>
            </w:pPr>
            <w:r>
              <w:rPr>
                <w:sz w:val="24"/>
              </w:rPr>
            </w:r>
          </w:p>
        </w:tc>
      </w:tr>
      <w:tr>
        <w:trPr>
          <w:trHeight w:val="200" w:hRule="exact"/>
        </w:trPr>
        <w:tc>
          <w:tcPr>
            <w:tcW w:w="4962" w:type="dxa"/>
            <w:vMerge w:val="continue"/>
            <w:tcBorders/>
          </w:tcPr>
          <w:p>
            <w:pPr>
              <w:pStyle w:val="Normal1"/>
              <w:snapToGrid w:val="false"/>
              <w:spacing w:lineRule="auto" w:line="240"/>
              <w:ind w:hanging="244" w:start="244" w:end="0"/>
              <w:rPr>
                <w:sz w:val="24"/>
              </w:rPr>
            </w:pPr>
            <w:r>
              <w:rPr>
                <w:sz w:val="24"/>
              </w:rPr>
            </w:r>
          </w:p>
        </w:tc>
        <w:tc>
          <w:tcPr>
            <w:tcW w:w="5811" w:type="dxa"/>
            <w:tcBorders/>
          </w:tcPr>
          <w:p>
            <w:pPr>
              <w:pStyle w:val="Normal1"/>
              <w:snapToGrid w:val="false"/>
              <w:spacing w:lineRule="auto" w:line="240"/>
              <w:ind w:hanging="243" w:start="243" w:end="0"/>
              <w:rPr>
                <w:sz w:val="24"/>
              </w:rPr>
            </w:pPr>
            <w:r>
              <w:rPr>
                <w:sz w:val="24"/>
              </w:rPr>
            </w:r>
          </w:p>
        </w:tc>
      </w:tr>
      <w:tr>
        <w:trPr>
          <w:trHeight w:val="520" w:hRule="exact"/>
        </w:trPr>
        <w:tc>
          <w:tcPr>
            <w:tcW w:w="4962" w:type="dxa"/>
            <w:tcBorders/>
          </w:tcPr>
          <w:p>
            <w:pPr>
              <w:pStyle w:val="Normal1"/>
              <w:spacing w:lineRule="auto" w:line="240"/>
              <w:ind w:hanging="244" w:start="244" w:end="0"/>
              <w:rPr/>
            </w:pPr>
            <w:r>
              <w:rPr>
                <w:sz w:val="24"/>
                <w:lang w:val="en-US"/>
              </w:rPr>
              <w:t xml:space="preserve">Escucho sólo el </w:t>
            </w:r>
            <w:r>
              <w:rPr>
                <w:i/>
                <w:iCs/>
                <w:sz w:val="24"/>
                <w:lang w:val="en-US"/>
              </w:rPr>
              <w:t>rat-tat-tat</w:t>
            </w:r>
            <w:r>
              <w:rPr>
                <w:sz w:val="24"/>
                <w:lang w:val="en-US"/>
              </w:rPr>
              <w:t xml:space="preserve"> de la ametralladora. </w:t>
            </w:r>
            <w:r>
              <w:rPr>
                <w:sz w:val="24"/>
              </w:rPr>
              <w:t>(</w:t>
            </w:r>
            <w:r>
              <w:rPr>
                <w:sz w:val="24"/>
                <w:lang w:val="en-US"/>
              </w:rPr>
              <w:t>E</w:t>
            </w:r>
            <w:r>
              <w:rPr>
                <w:sz w:val="24"/>
              </w:rPr>
              <w:t xml:space="preserve">. </w:t>
            </w:r>
            <w:r>
              <w:rPr>
                <w:sz w:val="24"/>
                <w:lang w:val="en-US"/>
              </w:rPr>
              <w:t>D</w:t>
            </w:r>
            <w:r>
              <w:rPr>
                <w:lang w:val="en-US"/>
              </w:rPr>
              <w:t>ESNOES</w:t>
            </w:r>
            <w:r>
              <w:rPr>
                <w:sz w:val="24"/>
              </w:rPr>
              <w:t>)</w:t>
            </w:r>
          </w:p>
          <w:p>
            <w:pPr>
              <w:pStyle w:val="Normal1"/>
              <w:spacing w:lineRule="auto" w:line="240"/>
              <w:ind w:hanging="244" w:start="244" w:end="0"/>
              <w:rPr>
                <w:sz w:val="24"/>
              </w:rPr>
            </w:pPr>
            <w:r>
              <w:rPr>
                <w:sz w:val="24"/>
              </w:rPr>
            </w:r>
          </w:p>
        </w:tc>
        <w:tc>
          <w:tcPr>
            <w:tcW w:w="5811" w:type="dxa"/>
            <w:tcBorders/>
          </w:tcPr>
          <w:p>
            <w:pPr>
              <w:pStyle w:val="Normal1"/>
              <w:spacing w:lineRule="auto" w:line="240"/>
              <w:ind w:firstLine="142" w:start="243" w:end="0"/>
              <w:rPr>
                <w:sz w:val="24"/>
              </w:rPr>
            </w:pPr>
            <w:r>
              <w:rPr>
                <w:sz w:val="24"/>
              </w:rPr>
              <w:t>Я слышу лишь тра-та-та пуле</w:t>
              <w:softHyphen/>
              <w:t xml:space="preserve">мета. </w:t>
            </w:r>
          </w:p>
          <w:p>
            <w:pPr>
              <w:pStyle w:val="Normal1"/>
              <w:spacing w:lineRule="auto" w:line="240"/>
              <w:ind w:hanging="243" w:start="243" w:end="0"/>
              <w:rPr>
                <w:sz w:val="24"/>
              </w:rPr>
            </w:pPr>
            <w:r>
              <w:rPr>
                <w:sz w:val="24"/>
              </w:rPr>
            </w:r>
          </w:p>
        </w:tc>
      </w:tr>
      <w:tr>
        <w:trPr>
          <w:trHeight w:val="607" w:hRule="atLeast"/>
        </w:trPr>
        <w:tc>
          <w:tcPr>
            <w:tcW w:w="4962" w:type="dxa"/>
            <w:tcBorders/>
          </w:tcPr>
          <w:p>
            <w:pPr>
              <w:pStyle w:val="Normal1"/>
              <w:spacing w:lineRule="auto" w:line="240"/>
              <w:ind w:hanging="244" w:start="244" w:end="0"/>
              <w:rPr/>
            </w:pPr>
            <w:r>
              <w:rPr>
                <w:sz w:val="24"/>
                <w:lang w:val="en-US"/>
              </w:rPr>
              <w:t xml:space="preserve">El </w:t>
            </w:r>
            <w:r>
              <w:rPr>
                <w:i/>
                <w:iCs/>
                <w:sz w:val="24"/>
                <w:lang w:val="en-US"/>
              </w:rPr>
              <w:t>ser es un de repente, lo improviso</w:t>
            </w:r>
            <w:r>
              <w:rPr>
                <w:sz w:val="24"/>
                <w:lang w:val="en-US"/>
              </w:rPr>
              <w:t xml:space="preserve"> de súbito total. </w:t>
            </w:r>
            <w:r>
              <w:rPr>
                <w:sz w:val="24"/>
              </w:rPr>
              <w:t>(</w:t>
            </w:r>
            <w:r>
              <w:rPr>
                <w:sz w:val="24"/>
                <w:lang w:val="en-US"/>
              </w:rPr>
              <w:t>H</w:t>
            </w:r>
            <w:r>
              <w:rPr>
                <w:sz w:val="24"/>
              </w:rPr>
              <w:t>.</w:t>
            </w:r>
            <w:r>
              <w:rPr>
                <w:sz w:val="24"/>
                <w:lang w:val="en-US"/>
              </w:rPr>
              <w:t>C</w:t>
            </w:r>
            <w:r>
              <w:rPr>
                <w:lang w:val="en-US"/>
              </w:rPr>
              <w:t>ONTI</w:t>
            </w:r>
            <w:r>
              <w:rPr>
                <w:sz w:val="24"/>
              </w:rPr>
              <w:t>)</w:t>
            </w:r>
          </w:p>
          <w:p>
            <w:pPr>
              <w:pStyle w:val="Normal1"/>
              <w:ind w:hanging="244" w:start="244" w:end="0"/>
              <w:rPr>
                <w:sz w:val="24"/>
              </w:rPr>
            </w:pPr>
            <w:r>
              <w:rPr>
                <w:sz w:val="24"/>
              </w:rPr>
            </w:r>
          </w:p>
        </w:tc>
        <w:tc>
          <w:tcPr>
            <w:tcW w:w="5811" w:type="dxa"/>
            <w:tcBorders/>
          </w:tcPr>
          <w:p>
            <w:pPr>
              <w:pStyle w:val="Normal1"/>
              <w:spacing w:lineRule="auto" w:line="240"/>
              <w:ind w:hanging="283" w:start="668" w:end="385"/>
              <w:rPr>
                <w:sz w:val="24"/>
              </w:rPr>
            </w:pPr>
            <w:r>
              <w:rPr>
                <w:sz w:val="24"/>
              </w:rPr>
              <w:t>Бытие — это сама неожидан</w:t>
              <w:softHyphen/>
              <w:t>ность, (этакая) совсем внезапная импровизация</w:t>
            </w:r>
          </w:p>
          <w:p>
            <w:pPr>
              <w:pStyle w:val="Normal1"/>
              <w:ind w:hanging="243" w:start="243" w:end="0"/>
              <w:rPr>
                <w:sz w:val="24"/>
              </w:rPr>
            </w:pPr>
            <w:r>
              <w:rPr>
                <w:sz w:val="24"/>
              </w:rPr>
            </w:r>
          </w:p>
        </w:tc>
      </w:tr>
    </w:tbl>
    <w:p>
      <w:pPr>
        <w:pStyle w:val="Normal1"/>
        <w:spacing w:lineRule="auto" w:line="240"/>
        <w:ind w:firstLine="284" w:end="0"/>
        <w:jc w:val="center"/>
        <w:rPr>
          <w:b/>
          <w:i/>
          <w:i/>
          <w:sz w:val="24"/>
        </w:rPr>
      </w:pPr>
      <w:r>
        <w:rPr>
          <w:b/>
          <w:i/>
          <w:sz w:val="24"/>
        </w:rPr>
      </w:r>
    </w:p>
    <w:p>
      <w:pPr>
        <w:pStyle w:val="Heading3"/>
        <w:ind w:hanging="0" w:start="0"/>
        <w:rPr/>
      </w:pPr>
      <w:bookmarkStart w:id="15" w:name="__RefHeading___Toc1886005"/>
      <w:bookmarkEnd w:id="15"/>
      <w:r>
        <w:rPr/>
        <w:t>§ 8. Опущение артиклей</w:t>
      </w:r>
    </w:p>
    <w:p>
      <w:pPr>
        <w:pStyle w:val="Normal1"/>
        <w:spacing w:lineRule="auto" w:line="240"/>
        <w:ind w:firstLine="284" w:end="0"/>
        <w:jc w:val="center"/>
        <w:rPr>
          <w:b/>
          <w:i/>
          <w:i/>
          <w:sz w:val="24"/>
        </w:rPr>
      </w:pPr>
      <w:r>
        <w:rPr>
          <w:b/>
          <w:i/>
          <w:sz w:val="24"/>
        </w:rPr>
      </w:r>
    </w:p>
    <w:p>
      <w:pPr>
        <w:pStyle w:val="Normal1"/>
        <w:spacing w:lineRule="auto" w:line="240"/>
        <w:ind w:firstLine="284" w:start="80" w:end="0"/>
        <w:rPr>
          <w:sz w:val="24"/>
        </w:rPr>
      </w:pPr>
      <w:r>
        <w:rPr>
          <w:sz w:val="24"/>
        </w:rPr>
        <w:t>Часто существительное употребляется в речи без артикля. Опу</w:t>
        <w:softHyphen/>
        <w:t>щение артикля (некоторые грамматисты называют это явление нулевым артиклем) имеет определенный смысл. Однако случаи отсутствия артиклей с трудом поддаются классификации. Можно перечислить лишь наиболее типичные из них. Артикль опускается:</w:t>
      </w:r>
    </w:p>
    <w:p>
      <w:pPr>
        <w:pStyle w:val="Normal1"/>
        <w:spacing w:lineRule="auto" w:line="240"/>
        <w:ind w:firstLine="284" w:start="80" w:end="0"/>
        <w:rPr/>
      </w:pPr>
      <w:r>
        <w:rPr/>
        <w:t>1. Когда перед существительным стоят притяжательные, указа</w:t>
        <w:softHyphen/>
        <w:t>тельные, отрицательные, а также некоторые неопределенные место</w:t>
        <w:softHyphen/>
        <w:t>имения-прилагательные:</w:t>
      </w:r>
    </w:p>
    <w:tbl>
      <w:tblPr>
        <w:tblW w:w="10773" w:type="dxa"/>
        <w:jc w:val="start"/>
        <w:tblInd w:w="40" w:type="dxa"/>
        <w:tblLayout w:type="fixed"/>
        <w:tblCellMar>
          <w:top w:w="0" w:type="dxa"/>
          <w:start w:w="40" w:type="dxa"/>
          <w:bottom w:w="0" w:type="dxa"/>
          <w:end w:w="40" w:type="dxa"/>
        </w:tblCellMar>
      </w:tblPr>
      <w:tblGrid>
        <w:gridCol w:w="5103"/>
        <w:gridCol w:w="5670"/>
      </w:tblGrid>
      <w:tr>
        <w:trPr>
          <w:trHeight w:val="900" w:hRule="exact"/>
        </w:trPr>
        <w:tc>
          <w:tcPr>
            <w:tcW w:w="5103" w:type="dxa"/>
            <w:tcBorders/>
          </w:tcPr>
          <w:p>
            <w:pPr>
              <w:pStyle w:val="Normal1"/>
              <w:spacing w:lineRule="auto" w:line="240"/>
              <w:ind w:firstLine="284" w:end="0"/>
              <w:rPr/>
            </w:pPr>
            <w:r>
              <w:rPr>
                <w:i/>
                <w:iCs/>
                <w:sz w:val="24"/>
                <w:lang w:val="en-US"/>
              </w:rPr>
              <w:t>Mi madre</w:t>
            </w:r>
            <w:r>
              <w:rPr>
                <w:sz w:val="24"/>
                <w:lang w:val="en-US"/>
              </w:rPr>
              <w:t xml:space="preserve"> trabaja en una escuela. </w:t>
            </w:r>
          </w:p>
          <w:p>
            <w:pPr>
              <w:pStyle w:val="Normal1"/>
              <w:spacing w:lineRule="auto" w:line="240"/>
              <w:ind w:firstLine="284" w:end="0"/>
              <w:rPr/>
            </w:pPr>
            <w:r>
              <w:rPr>
                <w:i/>
                <w:iCs/>
                <w:sz w:val="24"/>
                <w:lang w:val="en-US"/>
              </w:rPr>
              <w:t>Aguella muchacha</w:t>
            </w:r>
            <w:r>
              <w:rPr>
                <w:sz w:val="24"/>
                <w:lang w:val="en-US"/>
              </w:rPr>
              <w:t xml:space="preserve"> estudia bien. </w:t>
            </w:r>
          </w:p>
          <w:p>
            <w:pPr>
              <w:pStyle w:val="Normal1"/>
              <w:spacing w:lineRule="auto" w:line="240"/>
              <w:ind w:firstLine="284" w:end="0"/>
              <w:rPr/>
            </w:pPr>
            <w:r>
              <w:rPr>
                <w:i/>
                <w:iCs/>
                <w:sz w:val="24"/>
                <w:lang w:val="en-US"/>
              </w:rPr>
              <w:t>Ningún hombre</w:t>
            </w:r>
            <w:r>
              <w:rPr>
                <w:sz w:val="24"/>
                <w:lang w:val="en-US"/>
              </w:rPr>
              <w:t xml:space="preserve"> honrado lo hará.</w:t>
            </w:r>
          </w:p>
          <w:p>
            <w:pPr>
              <w:pStyle w:val="Normal1"/>
              <w:spacing w:lineRule="auto" w:line="240"/>
              <w:ind w:firstLine="284" w:end="0"/>
              <w:rPr>
                <w:sz w:val="24"/>
                <w:lang w:val="en-US"/>
              </w:rPr>
            </w:pPr>
            <w:r>
              <w:rPr>
                <w:sz w:val="24"/>
                <w:lang w:val="en-US"/>
              </w:rPr>
            </w:r>
          </w:p>
        </w:tc>
        <w:tc>
          <w:tcPr>
            <w:tcW w:w="5670" w:type="dxa"/>
            <w:tcBorders/>
          </w:tcPr>
          <w:p>
            <w:pPr>
              <w:pStyle w:val="Normal1"/>
              <w:spacing w:lineRule="auto" w:line="240"/>
              <w:ind w:firstLine="284" w:end="0"/>
              <w:rPr>
                <w:sz w:val="24"/>
              </w:rPr>
            </w:pPr>
            <w:r>
              <w:rPr>
                <w:sz w:val="24"/>
              </w:rPr>
              <w:t xml:space="preserve">Моя мать работает в школе. </w:t>
            </w:r>
          </w:p>
          <w:p>
            <w:pPr>
              <w:pStyle w:val="Normal1"/>
              <w:spacing w:lineRule="auto" w:line="240"/>
              <w:ind w:firstLine="284" w:end="0"/>
              <w:rPr>
                <w:sz w:val="24"/>
              </w:rPr>
            </w:pPr>
            <w:r>
              <w:rPr>
                <w:sz w:val="24"/>
              </w:rPr>
              <w:t xml:space="preserve">Та девушка хорошо учится. </w:t>
            </w:r>
          </w:p>
          <w:p>
            <w:pPr>
              <w:pStyle w:val="Normal1"/>
              <w:spacing w:lineRule="auto" w:line="240"/>
              <w:ind w:firstLine="284" w:end="0"/>
              <w:rPr>
                <w:sz w:val="24"/>
              </w:rPr>
            </w:pPr>
            <w:r>
              <w:rPr>
                <w:sz w:val="24"/>
              </w:rPr>
              <w:t>Ни один честный человек не сделает этого.</w:t>
            </w:r>
          </w:p>
          <w:p>
            <w:pPr>
              <w:pStyle w:val="Normal1"/>
              <w:spacing w:lineRule="auto" w:line="240"/>
              <w:ind w:firstLine="284" w:end="0"/>
              <w:rPr>
                <w:sz w:val="24"/>
              </w:rPr>
            </w:pPr>
            <w:r>
              <w:rPr>
                <w:sz w:val="24"/>
              </w:rPr>
            </w:r>
          </w:p>
        </w:tc>
      </w:tr>
      <w:tr>
        <w:trPr>
          <w:trHeight w:val="661" w:hRule="exact"/>
        </w:trPr>
        <w:tc>
          <w:tcPr>
            <w:tcW w:w="5103" w:type="dxa"/>
            <w:tcBorders/>
          </w:tcPr>
          <w:p>
            <w:pPr>
              <w:pStyle w:val="Normal1"/>
              <w:spacing w:lineRule="auto" w:line="240"/>
              <w:ind w:firstLine="284" w:end="0"/>
              <w:rPr/>
            </w:pPr>
            <w:r>
              <w:rPr>
                <w:sz w:val="24"/>
                <w:lang w:val="en-US"/>
              </w:rPr>
              <w:t xml:space="preserve">Detrás de los deportistas corren </w:t>
            </w:r>
            <w:r>
              <w:rPr>
                <w:i/>
                <w:iCs/>
                <w:sz w:val="24"/>
                <w:lang w:val="en-US"/>
              </w:rPr>
              <w:t>algunos</w:t>
            </w:r>
            <w:r>
              <w:rPr>
                <w:sz w:val="24"/>
                <w:lang w:val="en-US"/>
              </w:rPr>
              <w:t xml:space="preserve"> </w:t>
            </w:r>
            <w:r>
              <w:rPr>
                <w:i/>
                <w:iCs/>
                <w:sz w:val="24"/>
                <w:lang w:val="en-US"/>
              </w:rPr>
              <w:t>chicos</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c>
          <w:tcPr>
            <w:tcW w:w="5670" w:type="dxa"/>
            <w:tcBorders/>
          </w:tcPr>
          <w:p>
            <w:pPr>
              <w:pStyle w:val="Normal1"/>
              <w:spacing w:lineRule="auto" w:line="240"/>
              <w:ind w:firstLine="40" w:start="244" w:end="385"/>
              <w:rPr>
                <w:sz w:val="24"/>
              </w:rPr>
            </w:pPr>
            <w:r>
              <w:rPr>
                <w:sz w:val="24"/>
              </w:rPr>
              <w:t>Вслед за спортсменами бегут несколько мальчишек.</w:t>
            </w:r>
          </w:p>
          <w:p>
            <w:pPr>
              <w:pStyle w:val="Normal1"/>
              <w:spacing w:lineRule="auto" w:line="240"/>
              <w:ind w:firstLine="40" w:start="244" w:end="0"/>
              <w:rPr>
                <w:sz w:val="24"/>
              </w:rPr>
            </w:pPr>
            <w:r>
              <w:rPr>
                <w:sz w:val="24"/>
              </w:rPr>
            </w:r>
          </w:p>
          <w:p>
            <w:pPr>
              <w:pStyle w:val="Normal1"/>
              <w:spacing w:lineRule="auto" w:line="240"/>
              <w:ind w:firstLine="40" w:start="244" w:end="0"/>
              <w:rPr>
                <w:sz w:val="24"/>
              </w:rPr>
            </w:pPr>
            <w:r>
              <w:rPr>
                <w:sz w:val="24"/>
              </w:rPr>
            </w:r>
          </w:p>
        </w:tc>
      </w:tr>
      <w:tr>
        <w:trPr>
          <w:trHeight w:val="415" w:hRule="exact"/>
        </w:trPr>
        <w:tc>
          <w:tcPr>
            <w:tcW w:w="10773" w:type="dxa"/>
            <w:gridSpan w:val="2"/>
            <w:tcBorders/>
          </w:tcPr>
          <w:p>
            <w:pPr>
              <w:pStyle w:val="Normal1"/>
              <w:spacing w:lineRule="auto" w:line="240"/>
              <w:ind w:firstLine="40" w:start="244" w:end="0"/>
              <w:rPr>
                <w:sz w:val="24"/>
              </w:rPr>
            </w:pPr>
            <w:r>
              <w:rPr>
                <w:sz w:val="24"/>
              </w:rPr>
              <w:t>2. Перед именами собственными,  относящимися к человеку:</w:t>
            </w:r>
          </w:p>
          <w:p>
            <w:pPr>
              <w:pStyle w:val="Normal1"/>
              <w:spacing w:lineRule="auto" w:line="240"/>
              <w:ind w:firstLine="40" w:start="244" w:end="0"/>
              <w:rPr>
                <w:sz w:val="24"/>
              </w:rPr>
            </w:pPr>
            <w:r>
              <w:rPr>
                <w:sz w:val="24"/>
              </w:rPr>
            </w:r>
          </w:p>
        </w:tc>
      </w:tr>
      <w:tr>
        <w:trPr>
          <w:trHeight w:val="705" w:hRule="exact"/>
        </w:trPr>
        <w:tc>
          <w:tcPr>
            <w:tcW w:w="5103" w:type="dxa"/>
            <w:tcBorders/>
          </w:tcPr>
          <w:p>
            <w:pPr>
              <w:pStyle w:val="Normal1"/>
              <w:spacing w:lineRule="auto" w:line="240"/>
              <w:ind w:firstLine="284" w:end="0"/>
              <w:rPr/>
            </w:pPr>
            <w:r>
              <w:rPr>
                <w:i/>
                <w:iCs/>
                <w:sz w:val="24"/>
                <w:lang w:val="en-US"/>
              </w:rPr>
              <w:t>Cervantes</w:t>
            </w:r>
            <w:r>
              <w:rPr>
                <w:sz w:val="24"/>
                <w:lang w:val="en-US"/>
              </w:rPr>
              <w:t xml:space="preserve"> es un gran escritor de fama mundial.</w:t>
            </w:r>
          </w:p>
          <w:p>
            <w:pPr>
              <w:pStyle w:val="Normal1"/>
              <w:spacing w:lineRule="auto" w:line="240"/>
              <w:ind w:firstLine="284" w:end="0"/>
              <w:rPr>
                <w:sz w:val="24"/>
                <w:lang w:val="en-US"/>
              </w:rPr>
            </w:pPr>
            <w:r>
              <w:rPr>
                <w:sz w:val="24"/>
                <w:lang w:val="en-US"/>
              </w:rPr>
            </w:r>
          </w:p>
        </w:tc>
        <w:tc>
          <w:tcPr>
            <w:tcW w:w="5670" w:type="dxa"/>
            <w:tcBorders/>
          </w:tcPr>
          <w:p>
            <w:pPr>
              <w:pStyle w:val="Normal1"/>
              <w:spacing w:lineRule="auto" w:line="240"/>
              <w:ind w:firstLine="40" w:start="244" w:end="385"/>
              <w:rPr>
                <w:sz w:val="24"/>
              </w:rPr>
            </w:pPr>
            <w:r>
              <w:rPr>
                <w:sz w:val="24"/>
              </w:rPr>
              <w:t>Сервантес — великий писатель, пользующийся мировой сла</w:t>
              <w:softHyphen/>
              <w:t>вой.</w:t>
            </w:r>
          </w:p>
          <w:p>
            <w:pPr>
              <w:pStyle w:val="Normal1"/>
              <w:spacing w:lineRule="auto" w:line="240"/>
              <w:ind w:firstLine="40" w:start="244" w:end="0"/>
              <w:rPr>
                <w:sz w:val="24"/>
              </w:rPr>
            </w:pPr>
            <w:r>
              <w:rPr>
                <w:sz w:val="24"/>
              </w:rPr>
            </w:r>
          </w:p>
          <w:p>
            <w:pPr>
              <w:pStyle w:val="Normal1"/>
              <w:spacing w:lineRule="auto" w:line="240"/>
              <w:ind w:firstLine="40" w:start="244" w:end="0"/>
              <w:rPr>
                <w:sz w:val="24"/>
              </w:rPr>
            </w:pPr>
            <w:r>
              <w:rPr>
                <w:sz w:val="24"/>
              </w:rPr>
            </w:r>
          </w:p>
        </w:tc>
      </w:tr>
      <w:tr>
        <w:trPr>
          <w:trHeight w:val="340" w:hRule="exact"/>
        </w:trPr>
        <w:tc>
          <w:tcPr>
            <w:tcW w:w="10773" w:type="dxa"/>
            <w:gridSpan w:val="2"/>
            <w:tcBorders/>
          </w:tcPr>
          <w:p>
            <w:pPr>
              <w:pStyle w:val="Normal1"/>
              <w:spacing w:lineRule="auto" w:line="240"/>
              <w:ind w:firstLine="284" w:end="0"/>
              <w:rPr/>
            </w:pPr>
            <w:r>
              <w:rPr>
                <w:i/>
                <w:sz w:val="24"/>
              </w:rPr>
              <w:t>Примечание.</w:t>
            </w:r>
            <w:r>
              <w:rPr>
                <w:sz w:val="24"/>
              </w:rPr>
              <w:t xml:space="preserve"> </w:t>
            </w:r>
            <w:r>
              <w:rPr>
                <w:sz w:val="22"/>
              </w:rPr>
              <w:t>Об исключениях см. § 6, пункты 3—4, а-в.</w:t>
            </w:r>
          </w:p>
          <w:p>
            <w:pPr>
              <w:pStyle w:val="Normal1"/>
              <w:spacing w:lineRule="auto" w:line="240"/>
              <w:ind w:firstLine="284" w:end="0"/>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3. Перед подавляющим большинством названий континентов, стран и городов: </w:t>
      </w:r>
      <w:r>
        <w:rPr>
          <w:sz w:val="24"/>
          <w:lang w:val="en-US"/>
        </w:rPr>
        <w:t>Mosc</w:t>
      </w:r>
      <w:r>
        <w:rPr>
          <w:sz w:val="24"/>
        </w:rPr>
        <w:t xml:space="preserve">ú, </w:t>
      </w:r>
      <w:r>
        <w:rPr>
          <w:sz w:val="24"/>
          <w:lang w:val="en-US"/>
        </w:rPr>
        <w:t>Espa</w:t>
      </w:r>
      <w:r>
        <w:rPr>
          <w:sz w:val="24"/>
        </w:rPr>
        <w:t>ñ</w:t>
      </w:r>
      <w:r>
        <w:rPr>
          <w:sz w:val="24"/>
          <w:lang w:val="en-US"/>
        </w:rPr>
        <w:t>a</w:t>
      </w:r>
      <w:r>
        <w:rPr>
          <w:sz w:val="24"/>
        </w:rPr>
        <w:t xml:space="preserve">, </w:t>
      </w:r>
      <w:r>
        <w:rPr>
          <w:sz w:val="24"/>
          <w:lang w:val="en-US"/>
        </w:rPr>
        <w:t>Europa</w:t>
      </w:r>
      <w:r>
        <w:rPr>
          <w:sz w:val="24"/>
        </w:rPr>
        <w:t xml:space="preserve">, </w:t>
      </w:r>
      <w:r>
        <w:rPr>
          <w:sz w:val="24"/>
          <w:lang w:val="en-US"/>
        </w:rPr>
        <w:t>Madrid</w:t>
      </w:r>
      <w:r>
        <w:rPr>
          <w:sz w:val="24"/>
        </w:rPr>
        <w:t xml:space="preserve">, </w:t>
      </w:r>
      <w:r>
        <w:rPr>
          <w:sz w:val="24"/>
          <w:lang w:val="en-US"/>
        </w:rPr>
        <w:t>Toledo</w:t>
      </w:r>
      <w:r>
        <w:rPr>
          <w:sz w:val="24"/>
        </w:rPr>
        <w:t xml:space="preserve"> и т.д.</w:t>
      </w:r>
    </w:p>
    <w:p>
      <w:pPr>
        <w:pStyle w:val="Normal1"/>
        <w:spacing w:lineRule="auto" w:line="240"/>
        <w:ind w:firstLine="284" w:end="0"/>
        <w:rPr>
          <w:sz w:val="24"/>
        </w:rPr>
      </w:pPr>
      <w:r>
        <w:rPr>
          <w:sz w:val="24"/>
        </w:rPr>
        <w:t>4. Когда существительное является в речи обращением или приложением:</w:t>
      </w:r>
    </w:p>
    <w:p>
      <w:pPr>
        <w:pStyle w:val="Normal1"/>
        <w:spacing w:lineRule="auto" w:line="240"/>
        <w:ind w:firstLine="284" w:end="400"/>
        <w:rPr/>
      </w:pPr>
      <w:r>
        <w:rPr>
          <w:i/>
          <w:iCs/>
          <w:sz w:val="24"/>
          <w:lang w:val="en-US"/>
        </w:rPr>
        <w:t>Maestro</w:t>
      </w:r>
      <w:r>
        <w:rPr>
          <w:sz w:val="24"/>
          <w:lang w:val="en-US"/>
        </w:rPr>
        <w:t xml:space="preserve">, déme su consejo.                                          </w:t>
      </w:r>
      <w:r>
        <w:rPr>
          <w:sz w:val="24"/>
        </w:rPr>
        <w:t>Учитель, дайте мне совет.</w:t>
      </w:r>
    </w:p>
    <w:p>
      <w:pPr>
        <w:pStyle w:val="Normal1"/>
        <w:spacing w:lineRule="auto" w:line="240"/>
        <w:ind w:firstLine="284" w:end="0"/>
        <w:rPr/>
      </w:pPr>
      <w:r>
        <w:rPr>
          <w:sz w:val="24"/>
          <w:lang w:val="en-US"/>
        </w:rPr>
        <w:t xml:space="preserve">Buenas noches, </w:t>
      </w:r>
      <w:r>
        <w:rPr>
          <w:i/>
          <w:iCs/>
          <w:sz w:val="24"/>
          <w:lang w:val="en-US"/>
        </w:rPr>
        <w:t>señor Lorenzo.</w:t>
      </w:r>
      <w:r>
        <w:rPr>
          <w:sz w:val="24"/>
          <w:lang w:val="en-US"/>
        </w:rPr>
        <w:t xml:space="preserve">                                     </w:t>
      </w:r>
      <w:r>
        <w:rPr>
          <w:sz w:val="24"/>
        </w:rPr>
        <w:t xml:space="preserve">Доброй ночи, сеньор Лоренсо. </w:t>
      </w:r>
    </w:p>
    <w:p>
      <w:pPr>
        <w:pStyle w:val="Normal1"/>
        <w:spacing w:lineRule="auto" w:line="240"/>
        <w:ind w:firstLine="284" w:end="0"/>
        <w:rPr/>
      </w:pPr>
      <w:r>
        <w:rPr>
          <w:sz w:val="24"/>
          <w:lang w:val="en-US"/>
        </w:rPr>
        <w:t xml:space="preserve">Hasta la vista, </w:t>
      </w:r>
      <w:r>
        <w:rPr>
          <w:i/>
          <w:iCs/>
          <w:sz w:val="24"/>
          <w:lang w:val="en-US"/>
        </w:rPr>
        <w:t>don Antonio</w:t>
      </w:r>
      <w:r>
        <w:rPr>
          <w:sz w:val="24"/>
          <w:lang w:val="en-US"/>
        </w:rPr>
        <w:t xml:space="preserve">.                                         </w:t>
      </w:r>
      <w:r>
        <w:rPr>
          <w:sz w:val="24"/>
        </w:rPr>
        <w:t>До свидания, дон Антонио.</w:t>
      </w:r>
    </w:p>
    <w:p>
      <w:pPr>
        <w:pStyle w:val="Normal1"/>
        <w:spacing w:lineRule="auto" w:line="240"/>
        <w:ind w:firstLine="284" w:end="0"/>
        <w:rPr/>
      </w:pPr>
      <w:r>
        <w:rPr>
          <w:sz w:val="24"/>
          <w:lang w:val="en-US"/>
        </w:rPr>
        <w:t>Su</w:t>
      </w:r>
      <w:r>
        <w:rPr>
          <w:sz w:val="24"/>
        </w:rPr>
        <w:t xml:space="preserve"> </w:t>
      </w:r>
      <w:r>
        <w:rPr>
          <w:sz w:val="24"/>
          <w:lang w:val="en-US"/>
        </w:rPr>
        <w:t>marido</w:t>
      </w:r>
      <w:r>
        <w:rPr>
          <w:sz w:val="24"/>
        </w:rPr>
        <w:t xml:space="preserve">, </w:t>
      </w:r>
      <w:r>
        <w:rPr>
          <w:i/>
          <w:iCs/>
          <w:sz w:val="24"/>
          <w:lang w:val="en-US"/>
        </w:rPr>
        <w:t>persona</w:t>
      </w:r>
      <w:r>
        <w:rPr>
          <w:i/>
          <w:iCs/>
          <w:sz w:val="24"/>
        </w:rPr>
        <w:t xml:space="preserve"> </w:t>
      </w:r>
      <w:r>
        <w:rPr>
          <w:i/>
          <w:iCs/>
          <w:sz w:val="24"/>
          <w:lang w:val="en-US"/>
        </w:rPr>
        <w:t>entendida</w:t>
      </w:r>
      <w:r>
        <w:rPr>
          <w:sz w:val="24"/>
        </w:rPr>
        <w:t xml:space="preserve">, </w:t>
      </w:r>
      <w:r>
        <w:rPr>
          <w:sz w:val="24"/>
          <w:lang w:val="en-US"/>
        </w:rPr>
        <w:t>explica</w:t>
      </w:r>
      <w:r>
        <w:rPr>
          <w:sz w:val="24"/>
        </w:rPr>
        <w:t xml:space="preserve">                       Ее муж, человек сведущий, преподает</w:t>
      </w:r>
    </w:p>
    <w:p>
      <w:pPr>
        <w:pStyle w:val="Normal1"/>
        <w:spacing w:lineRule="auto" w:line="240"/>
        <w:ind w:firstLine="284" w:end="0"/>
        <w:rPr/>
      </w:pPr>
      <w:r>
        <w:rPr>
          <w:sz w:val="24"/>
        </w:rPr>
        <w:t xml:space="preserve"> </w:t>
      </w:r>
      <w:r>
        <w:rPr>
          <w:sz w:val="24"/>
          <w:lang w:val="en-US"/>
        </w:rPr>
        <w:t xml:space="preserve">física en la universidad.                                              </w:t>
      </w:r>
      <w:r>
        <w:rPr>
          <w:sz w:val="24"/>
        </w:rPr>
        <w:t>физику в университете.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5. Перед существительным, которое является именной частью сказуемого и называет профессию, занятие, национальность, зва</w:t>
        <w:softHyphen/>
        <w:t>ние и т.п.:</w:t>
      </w:r>
    </w:p>
    <w:p>
      <w:pPr>
        <w:pStyle w:val="Normal1"/>
        <w:spacing w:lineRule="auto" w:line="240"/>
        <w:ind w:firstLine="284" w:end="800"/>
        <w:rPr/>
      </w:pPr>
      <w:r>
        <w:rPr>
          <w:i/>
          <w:iCs/>
          <w:sz w:val="24"/>
          <w:lang w:val="en-US"/>
        </w:rPr>
        <w:t>Soy</w:t>
      </w:r>
      <w:r>
        <w:rPr>
          <w:i/>
          <w:iCs/>
          <w:sz w:val="24"/>
        </w:rPr>
        <w:t xml:space="preserve"> </w:t>
      </w:r>
      <w:r>
        <w:rPr>
          <w:i/>
          <w:iCs/>
          <w:sz w:val="24"/>
          <w:lang w:val="en-US"/>
        </w:rPr>
        <w:t>fil</w:t>
      </w:r>
      <w:r>
        <w:rPr>
          <w:i/>
          <w:iCs/>
          <w:sz w:val="24"/>
        </w:rPr>
        <w:t>ó</w:t>
      </w:r>
      <w:r>
        <w:rPr>
          <w:i/>
          <w:iCs/>
          <w:sz w:val="24"/>
          <w:lang w:val="en-US"/>
        </w:rPr>
        <w:t>logo</w:t>
      </w:r>
      <w:r>
        <w:rPr>
          <w:i/>
          <w:iCs/>
          <w:sz w:val="24"/>
        </w:rPr>
        <w:t xml:space="preserve">.                                                                  </w:t>
      </w:r>
      <w:r>
        <w:rPr>
          <w:sz w:val="24"/>
        </w:rPr>
        <w:t xml:space="preserve">Я — филолог. </w:t>
      </w:r>
    </w:p>
    <w:p>
      <w:pPr>
        <w:pStyle w:val="Normal1"/>
        <w:spacing w:lineRule="auto" w:line="240"/>
        <w:ind w:firstLine="284" w:end="800"/>
        <w:rPr/>
      </w:pPr>
      <w:r>
        <w:rPr>
          <w:sz w:val="24"/>
          <w:lang w:val="en-US"/>
        </w:rPr>
        <w:t xml:space="preserve">Juana </w:t>
      </w:r>
      <w:r>
        <w:rPr>
          <w:i/>
          <w:iCs/>
          <w:sz w:val="24"/>
          <w:lang w:val="en-US"/>
        </w:rPr>
        <w:t>es obrera</w:t>
      </w:r>
      <w:r>
        <w:rPr>
          <w:sz w:val="24"/>
          <w:lang w:val="en-US"/>
        </w:rPr>
        <w:t xml:space="preserve">.                                                            </w:t>
      </w:r>
      <w:r>
        <w:rPr>
          <w:sz w:val="24"/>
        </w:rPr>
        <w:t>Хуана — работница.</w:t>
      </w:r>
    </w:p>
    <w:p>
      <w:pPr>
        <w:pStyle w:val="Normal1"/>
        <w:spacing w:lineRule="auto" w:line="240"/>
        <w:ind w:firstLine="284" w:end="0"/>
        <w:rPr>
          <w:sz w:val="24"/>
        </w:rPr>
      </w:pPr>
      <w:r>
        <w:rPr>
          <w:sz w:val="24"/>
        </w:rPr>
      </w:r>
    </w:p>
    <w:p>
      <w:pPr>
        <w:pStyle w:val="Normal1"/>
        <w:spacing w:lineRule="auto" w:line="240"/>
        <w:ind w:firstLine="284" w:end="0"/>
        <w:rPr/>
      </w:pPr>
      <w:r>
        <w:rPr>
          <w:i/>
          <w:sz w:val="24"/>
        </w:rPr>
        <w:t>Примечание.</w:t>
      </w:r>
      <w:r>
        <w:rPr>
          <w:sz w:val="24"/>
        </w:rPr>
        <w:t xml:space="preserve"> </w:t>
      </w:r>
      <w:r>
        <w:rPr>
          <w:sz w:val="22"/>
        </w:rPr>
        <w:t>Следует иметь в виду, что если упомянутые существительные Потребляются с прилагательными, то часто перед таким сочетанием ставится определенный артикль. Он повышает оценку качества, называемого прилагательным:</w:t>
      </w:r>
    </w:p>
    <w:p>
      <w:pPr>
        <w:pStyle w:val="Normal1"/>
        <w:spacing w:lineRule="auto" w:line="240"/>
        <w:ind w:firstLine="284" w:end="0"/>
        <w:rPr/>
      </w:pPr>
      <w:r>
        <w:rPr>
          <w:sz w:val="22"/>
          <w:lang w:val="en-US"/>
        </w:rPr>
        <w:t xml:space="preserve">Enrique es </w:t>
      </w:r>
      <w:r>
        <w:rPr>
          <w:i/>
          <w:iCs/>
          <w:sz w:val="22"/>
          <w:lang w:val="en-US"/>
        </w:rPr>
        <w:t>un excelente pianista.</w:t>
      </w:r>
      <w:r>
        <w:rPr>
          <w:sz w:val="22"/>
          <w:lang w:val="en-US"/>
        </w:rPr>
        <w:t xml:space="preserve">                                     </w:t>
      </w:r>
      <w:r>
        <w:rPr>
          <w:sz w:val="22"/>
        </w:rPr>
        <w:t>Энрике — превосходный пианист.</w:t>
      </w:r>
    </w:p>
    <w:p>
      <w:pPr>
        <w:pStyle w:val="Normal1"/>
        <w:spacing w:lineRule="auto" w:line="240"/>
        <w:ind w:firstLine="284" w:end="0"/>
        <w:rPr>
          <w:sz w:val="24"/>
        </w:rPr>
      </w:pPr>
      <w:r>
        <w:rPr>
          <w:sz w:val="24"/>
        </w:rPr>
      </w:r>
    </w:p>
    <w:p>
      <w:pPr>
        <w:pStyle w:val="Normal1"/>
        <w:spacing w:lineRule="auto" w:line="240"/>
        <w:ind w:firstLine="284" w:end="0"/>
        <w:rPr/>
      </w:pPr>
      <w:r>
        <w:rPr>
          <w:sz w:val="22"/>
        </w:rPr>
        <w:t xml:space="preserve">Неопределенный артикль может ставиться и перед существительными, называющими национальность. В этом случае он либо указывает на то, что речь идет об одном из представителей данной национальности, либо имеет экспрессивное значение: предложение </w:t>
      </w:r>
      <w:r>
        <w:rPr>
          <w:i/>
          <w:iCs/>
          <w:sz w:val="22"/>
          <w:lang w:val="en-US"/>
        </w:rPr>
        <w:t>Mar</w:t>
      </w:r>
      <w:r>
        <w:rPr>
          <w:i/>
          <w:iCs/>
          <w:sz w:val="22"/>
        </w:rPr>
        <w:t>í</w:t>
      </w:r>
      <w:r>
        <w:rPr>
          <w:i/>
          <w:iCs/>
          <w:sz w:val="22"/>
          <w:lang w:val="en-US"/>
        </w:rPr>
        <w:t>a</w:t>
      </w:r>
      <w:r>
        <w:rPr>
          <w:i/>
          <w:iCs/>
          <w:sz w:val="22"/>
        </w:rPr>
        <w:t xml:space="preserve"> es </w:t>
      </w:r>
      <w:r>
        <w:rPr>
          <w:i/>
          <w:iCs/>
          <w:sz w:val="22"/>
          <w:lang w:val="en-US"/>
        </w:rPr>
        <w:t>un</w:t>
      </w:r>
      <w:r>
        <w:rPr>
          <w:i/>
          <w:iCs/>
          <w:sz w:val="22"/>
        </w:rPr>
        <w:t xml:space="preserve">а </w:t>
      </w:r>
      <w:r>
        <w:rPr>
          <w:i/>
          <w:iCs/>
          <w:sz w:val="22"/>
          <w:lang w:val="en-US"/>
        </w:rPr>
        <w:t>espa</w:t>
      </w:r>
      <w:r>
        <w:rPr>
          <w:i/>
          <w:iCs/>
          <w:sz w:val="22"/>
        </w:rPr>
        <w:t>ñ</w:t>
      </w:r>
      <w:r>
        <w:rPr>
          <w:i/>
          <w:iCs/>
          <w:sz w:val="22"/>
          <w:lang w:val="en-US"/>
        </w:rPr>
        <w:t>ola</w:t>
      </w:r>
      <w:r>
        <w:rPr>
          <w:sz w:val="22"/>
        </w:rPr>
        <w:t xml:space="preserve"> может означать «Мария — одна из испанок» или «Мария — настоящая испанка».</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6. Перед существительными (обычно с предлогом </w:t>
      </w:r>
      <w:r>
        <w:rPr>
          <w:b/>
          <w:sz w:val="24"/>
        </w:rPr>
        <w:t>de</w:t>
      </w:r>
      <w:r>
        <w:rPr>
          <w:sz w:val="24"/>
        </w:rPr>
        <w:t>), служащий дополнениями к другим существительным, которые являются собирательными или же обозначают количество, объем, размер, вес, а также посуду, тару, емкость и т.п.:</w:t>
      </w:r>
    </w:p>
    <w:p>
      <w:pPr>
        <w:pStyle w:val="Normal1"/>
        <w:spacing w:lineRule="auto" w:line="240"/>
        <w:ind w:firstLine="284" w:end="0"/>
        <w:rPr/>
      </w:pPr>
      <w:r>
        <w:rPr>
          <w:sz w:val="24"/>
          <w:lang w:val="en-US"/>
        </w:rPr>
        <w:t>Tomo</w:t>
      </w:r>
      <w:r>
        <w:rPr>
          <w:sz w:val="24"/>
        </w:rPr>
        <w:t xml:space="preserve"> </w:t>
      </w:r>
      <w:r>
        <w:rPr>
          <w:sz w:val="24"/>
          <w:lang w:val="en-US"/>
        </w:rPr>
        <w:t>un</w:t>
      </w:r>
      <w:r>
        <w:rPr>
          <w:sz w:val="24"/>
        </w:rPr>
        <w:t xml:space="preserve"> </w:t>
      </w:r>
      <w:r>
        <w:rPr>
          <w:sz w:val="24"/>
          <w:lang w:val="en-US"/>
        </w:rPr>
        <w:t>pu</w:t>
      </w:r>
      <w:r>
        <w:rPr>
          <w:sz w:val="24"/>
        </w:rPr>
        <w:t>ñ</w:t>
      </w:r>
      <w:r>
        <w:rPr>
          <w:sz w:val="24"/>
          <w:lang w:val="en-US"/>
        </w:rPr>
        <w:t>ado</w:t>
      </w:r>
      <w:r>
        <w:rPr>
          <w:sz w:val="24"/>
        </w:rPr>
        <w:t xml:space="preserve"> </w:t>
      </w:r>
      <w:r>
        <w:rPr>
          <w:i/>
          <w:iCs/>
          <w:sz w:val="24"/>
          <w:lang w:val="en-US"/>
        </w:rPr>
        <w:t>de</w:t>
      </w:r>
      <w:r>
        <w:rPr>
          <w:i/>
          <w:iCs/>
          <w:sz w:val="24"/>
        </w:rPr>
        <w:t xml:space="preserve"> </w:t>
      </w:r>
      <w:r>
        <w:rPr>
          <w:i/>
          <w:iCs/>
          <w:sz w:val="24"/>
          <w:lang w:val="en-US"/>
        </w:rPr>
        <w:t>tierra</w:t>
      </w:r>
      <w:r>
        <w:rPr>
          <w:sz w:val="24"/>
        </w:rPr>
        <w:t xml:space="preserve"> </w:t>
      </w:r>
      <w:r>
        <w:rPr>
          <w:sz w:val="24"/>
          <w:lang w:val="en-US"/>
        </w:rPr>
        <w:t>h</w:t>
      </w:r>
      <w:r>
        <w:rPr>
          <w:sz w:val="24"/>
        </w:rPr>
        <w:t>ú</w:t>
      </w:r>
      <w:r>
        <w:rPr>
          <w:sz w:val="24"/>
          <w:lang w:val="en-US"/>
        </w:rPr>
        <w:t>meda</w:t>
      </w:r>
      <w:r>
        <w:rPr>
          <w:sz w:val="24"/>
        </w:rPr>
        <w:t xml:space="preserve">                              Я беру горсть сырой земли.</w:t>
      </w:r>
    </w:p>
    <w:p>
      <w:pPr>
        <w:pStyle w:val="Normal1"/>
        <w:spacing w:lineRule="auto" w:line="240"/>
        <w:ind w:firstLine="284" w:end="0"/>
        <w:rPr/>
      </w:pPr>
      <w:r>
        <w:rPr>
          <w:sz w:val="24"/>
        </w:rPr>
        <w:t xml:space="preserve"> </w:t>
      </w:r>
      <w:r>
        <w:rPr>
          <w:sz w:val="24"/>
        </w:rPr>
        <w:t>(</w:t>
      </w:r>
      <w:r>
        <w:rPr>
          <w:sz w:val="24"/>
          <w:lang w:val="en-US"/>
        </w:rPr>
        <w:t>D</w:t>
      </w:r>
      <w:r>
        <w:rPr>
          <w:sz w:val="24"/>
        </w:rPr>
        <w:t xml:space="preserve">. </w:t>
      </w:r>
      <w:r>
        <w:rPr>
          <w:sz w:val="24"/>
          <w:lang w:val="en-US"/>
        </w:rPr>
        <w:t>O</w:t>
      </w:r>
      <w:r>
        <w:rPr>
          <w:lang w:val="en-US"/>
        </w:rPr>
        <w:t>LEMA</w:t>
      </w:r>
      <w:r>
        <w:rPr>
          <w:sz w:val="24"/>
        </w:rPr>
        <w:t>)</w:t>
      </w:r>
    </w:p>
    <w:p>
      <w:pPr>
        <w:pStyle w:val="Normal1"/>
        <w:spacing w:lineRule="auto" w:line="240"/>
        <w:ind w:firstLine="284" w:end="0"/>
        <w:rPr/>
      </w:pPr>
      <w:r>
        <w:rPr>
          <w:sz w:val="24"/>
          <w:lang w:val="en-US"/>
        </w:rPr>
        <w:t>La</w:t>
      </w:r>
      <w:r>
        <w:rPr>
          <w:sz w:val="24"/>
        </w:rPr>
        <w:t xml:space="preserve"> </w:t>
      </w:r>
      <w:r>
        <w:rPr>
          <w:sz w:val="24"/>
          <w:lang w:val="en-US"/>
        </w:rPr>
        <w:t>azafata</w:t>
      </w:r>
      <w:r>
        <w:rPr>
          <w:sz w:val="24"/>
        </w:rPr>
        <w:t xml:space="preserve"> </w:t>
      </w:r>
      <w:r>
        <w:rPr>
          <w:sz w:val="24"/>
          <w:lang w:val="en-US"/>
        </w:rPr>
        <w:t>pasaba</w:t>
      </w:r>
      <w:r>
        <w:rPr>
          <w:sz w:val="24"/>
        </w:rPr>
        <w:t xml:space="preserve"> </w:t>
      </w:r>
      <w:r>
        <w:rPr>
          <w:sz w:val="24"/>
          <w:lang w:val="en-US"/>
        </w:rPr>
        <w:t>con</w:t>
      </w:r>
      <w:r>
        <w:rPr>
          <w:sz w:val="24"/>
        </w:rPr>
        <w:t xml:space="preserve"> </w:t>
      </w:r>
      <w:r>
        <w:rPr>
          <w:sz w:val="24"/>
          <w:lang w:val="en-US"/>
        </w:rPr>
        <w:t>una</w:t>
      </w:r>
      <w:r>
        <w:rPr>
          <w:sz w:val="24"/>
        </w:rPr>
        <w:t xml:space="preserve"> </w:t>
      </w:r>
      <w:r>
        <w:rPr>
          <w:sz w:val="24"/>
          <w:lang w:val="en-US"/>
        </w:rPr>
        <w:t>bandeja</w:t>
      </w:r>
      <w:r>
        <w:rPr>
          <w:sz w:val="24"/>
        </w:rPr>
        <w:t xml:space="preserve">                               Бортпроводница несла поднос</w:t>
      </w:r>
    </w:p>
    <w:p>
      <w:pPr>
        <w:pStyle w:val="Normal1"/>
        <w:spacing w:lineRule="auto" w:line="240"/>
        <w:ind w:firstLine="284" w:end="0"/>
        <w:rPr/>
      </w:pPr>
      <w:r>
        <w:rPr>
          <w:i/>
          <w:iCs/>
          <w:sz w:val="24"/>
          <w:lang w:val="en-US"/>
        </w:rPr>
        <w:t>de caramelos</w:t>
      </w:r>
      <w:r>
        <w:rPr>
          <w:sz w:val="24"/>
          <w:lang w:val="en-US"/>
        </w:rPr>
        <w:t>. (J. G</w:t>
      </w:r>
      <w:r>
        <w:rPr>
          <w:lang w:val="en-US"/>
        </w:rPr>
        <w:t>OYTISOLO</w:t>
      </w:r>
      <w:r>
        <w:rPr>
          <w:sz w:val="24"/>
          <w:lang w:val="en-US"/>
        </w:rPr>
        <w:t xml:space="preserve">)                                         </w:t>
      </w:r>
      <w:r>
        <w:rPr>
          <w:sz w:val="24"/>
        </w:rPr>
        <w:t>с</w:t>
      </w:r>
      <w:r>
        <w:rPr>
          <w:sz w:val="24"/>
          <w:lang w:val="en-US"/>
        </w:rPr>
        <w:t xml:space="preserve"> </w:t>
      </w:r>
      <w:r>
        <w:rPr>
          <w:sz w:val="24"/>
        </w:rPr>
        <w:t>конфетами</w:t>
      </w:r>
      <w:r>
        <w:rPr>
          <w:sz w:val="24"/>
          <w:lang w:val="en-US"/>
        </w:rPr>
        <w:t xml:space="preserve">. </w:t>
      </w:r>
    </w:p>
    <w:p>
      <w:pPr>
        <w:pStyle w:val="Normal1"/>
        <w:spacing w:lineRule="auto" w:line="240"/>
        <w:ind w:firstLine="284" w:end="0"/>
        <w:rPr/>
      </w:pPr>
      <w:r>
        <w:rPr>
          <w:sz w:val="24"/>
          <w:lang w:val="en-US"/>
        </w:rPr>
        <w:t xml:space="preserve">Como... entre un grupo </w:t>
      </w:r>
      <w:r>
        <w:rPr>
          <w:i/>
          <w:iCs/>
          <w:sz w:val="24"/>
          <w:lang w:val="en-US"/>
        </w:rPr>
        <w:t xml:space="preserve">de </w:t>
      </w:r>
      <w:r>
        <w:rPr>
          <w:i/>
          <w:iCs/>
          <w:sz w:val="24"/>
        </w:rPr>
        <w:t>со</w:t>
      </w:r>
      <w:r>
        <w:rPr>
          <w:i/>
          <w:iCs/>
          <w:sz w:val="24"/>
          <w:lang w:val="en-US"/>
        </w:rPr>
        <w:t>m</w:t>
      </w:r>
      <w:r>
        <w:rPr>
          <w:i/>
          <w:iCs/>
          <w:sz w:val="24"/>
        </w:rPr>
        <w:t>ра</w:t>
      </w:r>
      <w:r>
        <w:rPr>
          <w:i/>
          <w:iCs/>
          <w:sz w:val="24"/>
          <w:lang w:val="en-US"/>
        </w:rPr>
        <w:t>ñeros</w:t>
      </w:r>
      <w:r>
        <w:rPr>
          <w:sz w:val="24"/>
          <w:lang w:val="en-US"/>
        </w:rPr>
        <w:t xml:space="preserve">.                       </w:t>
      </w:r>
      <w:r>
        <w:rPr>
          <w:sz w:val="24"/>
        </w:rPr>
        <w:t xml:space="preserve">Я обедаю... вместе с товарищами </w:t>
      </w:r>
    </w:p>
    <w:p>
      <w:pPr>
        <w:pStyle w:val="Normal1"/>
        <w:spacing w:lineRule="auto" w:line="240"/>
        <w:ind w:firstLine="284" w:end="0"/>
        <w:rPr/>
      </w:pPr>
      <w:r>
        <w:rPr>
          <w:sz w:val="24"/>
        </w:rPr>
        <w:t xml:space="preserve"> </w:t>
      </w:r>
      <w:r>
        <w:rPr>
          <w:sz w:val="24"/>
        </w:rPr>
        <w:t>(</w:t>
      </w:r>
      <w:r>
        <w:rPr>
          <w:sz w:val="24"/>
          <w:lang w:val="en-US"/>
        </w:rPr>
        <w:t>D</w:t>
      </w:r>
      <w:r>
        <w:rPr>
          <w:sz w:val="24"/>
        </w:rPr>
        <w:t xml:space="preserve">. </w:t>
      </w:r>
      <w:r>
        <w:rPr>
          <w:sz w:val="24"/>
          <w:lang w:val="en-US"/>
        </w:rPr>
        <w:t>O</w:t>
      </w:r>
      <w:r>
        <w:rPr>
          <w:lang w:val="en-US"/>
        </w:rPr>
        <w:t>LEMA</w:t>
      </w:r>
      <w:r>
        <w:rPr>
          <w:sz w:val="24"/>
        </w:rPr>
        <w:t>)                                                                  (</w:t>
      </w:r>
      <w:r>
        <w:rPr>
          <w:i/>
          <w:iCs/>
          <w:sz w:val="24"/>
        </w:rPr>
        <w:t>до</w:t>
      </w:r>
      <w:r>
        <w:rPr>
          <w:i/>
          <w:iCs/>
          <w:sz w:val="24"/>
          <w:lang w:val="en-US"/>
        </w:rPr>
        <w:t>c</w:t>
      </w:r>
      <w:r>
        <w:rPr>
          <w:i/>
          <w:iCs/>
          <w:sz w:val="24"/>
        </w:rPr>
        <w:t>л</w:t>
      </w:r>
      <w:r>
        <w:rPr>
          <w:sz w:val="24"/>
        </w:rPr>
        <w:t xml:space="preserve">.: среди группы товарищей). </w:t>
      </w:r>
    </w:p>
    <w:p>
      <w:pPr>
        <w:pStyle w:val="Normal1"/>
        <w:spacing w:lineRule="auto" w:line="240"/>
        <w:ind w:firstLine="284" w:end="0"/>
        <w:rPr/>
      </w:pPr>
      <w:r>
        <w:rPr>
          <w:sz w:val="24"/>
          <w:lang w:val="en-US"/>
        </w:rPr>
        <w:t>Guevara</w:t>
      </w:r>
      <w:r>
        <w:rPr>
          <w:sz w:val="24"/>
        </w:rPr>
        <w:t xml:space="preserve"> </w:t>
      </w:r>
      <w:r>
        <w:rPr>
          <w:sz w:val="24"/>
          <w:lang w:val="en-US"/>
        </w:rPr>
        <w:t>pidi</w:t>
      </w:r>
      <w:r>
        <w:rPr>
          <w:sz w:val="24"/>
        </w:rPr>
        <w:t xml:space="preserve">ó... </w:t>
      </w:r>
      <w:r>
        <w:rPr>
          <w:sz w:val="24"/>
          <w:lang w:val="en-US"/>
        </w:rPr>
        <w:t>un</w:t>
      </w:r>
      <w:r>
        <w:rPr>
          <w:sz w:val="24"/>
        </w:rPr>
        <w:t xml:space="preserve"> </w:t>
      </w:r>
      <w:r>
        <w:rPr>
          <w:sz w:val="24"/>
          <w:lang w:val="en-US"/>
        </w:rPr>
        <w:t>trozo</w:t>
      </w:r>
      <w:r>
        <w:rPr>
          <w:sz w:val="24"/>
        </w:rPr>
        <w:t xml:space="preserve"> </w:t>
      </w:r>
      <w:r>
        <w:rPr>
          <w:i/>
          <w:iCs/>
          <w:sz w:val="24"/>
          <w:lang w:val="en-US"/>
        </w:rPr>
        <w:t>de</w:t>
      </w:r>
      <w:r>
        <w:rPr>
          <w:i/>
          <w:iCs/>
          <w:sz w:val="24"/>
        </w:rPr>
        <w:t xml:space="preserve"> </w:t>
      </w:r>
      <w:r>
        <w:rPr>
          <w:i/>
          <w:iCs/>
          <w:sz w:val="24"/>
          <w:lang w:val="en-US"/>
        </w:rPr>
        <w:t>tafet</w:t>
      </w:r>
      <w:r>
        <w:rPr>
          <w:i/>
          <w:iCs/>
          <w:sz w:val="24"/>
        </w:rPr>
        <w:t>á</w:t>
      </w:r>
      <w:r>
        <w:rPr>
          <w:i/>
          <w:iCs/>
          <w:sz w:val="24"/>
          <w:lang w:val="en-US"/>
        </w:rPr>
        <w:t>n</w:t>
      </w:r>
      <w:r>
        <w:rPr>
          <w:sz w:val="24"/>
        </w:rPr>
        <w:t xml:space="preserve">                              Гевара попросил кусок тафты.</w:t>
      </w:r>
    </w:p>
    <w:p>
      <w:pPr>
        <w:pStyle w:val="Normal1"/>
        <w:spacing w:lineRule="auto" w:line="240"/>
        <w:ind w:firstLine="284" w:end="0"/>
        <w:rPr/>
      </w:pPr>
      <w:r>
        <w:rPr>
          <w:sz w:val="24"/>
        </w:rPr>
        <w:t xml:space="preserve"> </w:t>
      </w:r>
      <w:r>
        <w:rPr>
          <w:sz w:val="24"/>
        </w:rPr>
        <w:t>(</w:t>
      </w:r>
      <w:r>
        <w:rPr>
          <w:sz w:val="24"/>
          <w:lang w:val="en-US"/>
        </w:rPr>
        <w:t>P</w:t>
      </w:r>
      <w:r>
        <w:rPr/>
        <w:t>Í</w:t>
      </w:r>
      <w:r>
        <w:rPr>
          <w:lang w:val="en-US"/>
        </w:rPr>
        <w:t>O</w:t>
      </w:r>
      <w:r>
        <w:rPr>
          <w:sz w:val="24"/>
        </w:rPr>
        <w:t xml:space="preserve"> </w:t>
      </w:r>
      <w:r>
        <w:rPr>
          <w:sz w:val="24"/>
          <w:lang w:val="en-US"/>
        </w:rPr>
        <w:t>B</w:t>
      </w:r>
      <w:r>
        <w:rPr>
          <w:lang w:val="en-US"/>
        </w:rPr>
        <w:t>AROJA</w:t>
      </w:r>
      <w:r>
        <w:rPr>
          <w:sz w:val="24"/>
        </w:rPr>
        <w:t>)</w:t>
      </w:r>
    </w:p>
    <w:tbl>
      <w:tblPr>
        <w:tblW w:w="10773" w:type="dxa"/>
        <w:jc w:val="start"/>
        <w:tblInd w:w="40" w:type="dxa"/>
        <w:tblLayout w:type="fixed"/>
        <w:tblCellMar>
          <w:top w:w="0" w:type="dxa"/>
          <w:start w:w="40" w:type="dxa"/>
          <w:bottom w:w="0" w:type="dxa"/>
          <w:end w:w="40" w:type="dxa"/>
        </w:tblCellMar>
      </w:tblPr>
      <w:tblGrid>
        <w:gridCol w:w="5245"/>
        <w:gridCol w:w="5528"/>
      </w:tblGrid>
      <w:tr>
        <w:trPr>
          <w:trHeight w:val="817" w:hRule="atLeast"/>
        </w:trPr>
        <w:tc>
          <w:tcPr>
            <w:tcW w:w="10773" w:type="dxa"/>
            <w:gridSpan w:val="2"/>
            <w:tcBorders/>
          </w:tcPr>
          <w:p>
            <w:pPr>
              <w:pStyle w:val="Normal1"/>
              <w:spacing w:lineRule="auto" w:line="240"/>
              <w:ind w:firstLine="284" w:end="0"/>
              <w:rPr/>
            </w:pPr>
            <w:r>
              <w:rPr>
                <w:sz w:val="24"/>
              </w:rPr>
              <w:t xml:space="preserve">7. Перед существительными обычно с предлогом </w:t>
            </w:r>
            <w:r>
              <w:rPr>
                <w:b/>
                <w:sz w:val="24"/>
              </w:rPr>
              <w:t>de,</w:t>
            </w:r>
            <w:r>
              <w:rPr>
                <w:sz w:val="24"/>
              </w:rPr>
              <w:t xml:space="preserve"> служащими определениями к другим существительным. Такие определения, как правило, по смыслу равнозначны относительным прилагательным:</w:t>
            </w:r>
          </w:p>
          <w:p>
            <w:pPr>
              <w:pStyle w:val="Normal1"/>
              <w:ind w:firstLine="284" w:end="0"/>
              <w:rPr>
                <w:sz w:val="24"/>
              </w:rPr>
            </w:pPr>
            <w:r>
              <w:rPr>
                <w:sz w:val="24"/>
              </w:rPr>
            </w:r>
          </w:p>
        </w:tc>
      </w:tr>
      <w:tr>
        <w:trPr>
          <w:trHeight w:val="791" w:hRule="atLeast"/>
        </w:trPr>
        <w:tc>
          <w:tcPr>
            <w:tcW w:w="5245" w:type="dxa"/>
            <w:tcBorders/>
          </w:tcPr>
          <w:p>
            <w:pPr>
              <w:pStyle w:val="Normal1"/>
              <w:spacing w:lineRule="auto" w:line="240"/>
              <w:ind w:hanging="244" w:start="244" w:end="0"/>
              <w:rPr/>
            </w:pPr>
            <w:r>
              <w:rPr>
                <w:sz w:val="24"/>
                <w:lang w:val="en-US"/>
              </w:rPr>
              <w:t xml:space="preserve">Nos deteníamos delante de una casita </w:t>
            </w:r>
            <w:r>
              <w:rPr>
                <w:i/>
                <w:iCs/>
                <w:sz w:val="24"/>
                <w:lang w:val="en-US"/>
              </w:rPr>
              <w:t>de madera</w:t>
            </w:r>
            <w:r>
              <w:rPr>
                <w:sz w:val="24"/>
                <w:lang w:val="en-US"/>
              </w:rPr>
              <w:t xml:space="preserve"> con techo </w:t>
            </w:r>
            <w:r>
              <w:rPr>
                <w:i/>
                <w:iCs/>
                <w:sz w:val="24"/>
                <w:lang w:val="en-US"/>
              </w:rPr>
              <w:t>de zink</w:t>
            </w:r>
            <w:r>
              <w:rPr>
                <w:sz w:val="24"/>
                <w:lang w:val="en-US"/>
              </w:rPr>
              <w:t xml:space="preserve">. </w:t>
            </w:r>
            <w:r>
              <w:rPr>
                <w:sz w:val="24"/>
              </w:rPr>
              <w:t>(</w:t>
            </w:r>
            <w:r>
              <w:rPr>
                <w:sz w:val="24"/>
                <w:lang w:val="en-US"/>
              </w:rPr>
              <w:t>D</w:t>
            </w:r>
            <w:r>
              <w:rPr>
                <w:sz w:val="24"/>
              </w:rPr>
              <w:t xml:space="preserve">. </w:t>
            </w:r>
            <w:r>
              <w:rPr>
                <w:sz w:val="24"/>
                <w:lang w:val="en-US"/>
              </w:rPr>
              <w:t>O</w:t>
            </w:r>
            <w:r>
              <w:rPr>
                <w:lang w:val="en-US"/>
              </w:rPr>
              <w:t>LEMA</w:t>
            </w:r>
            <w:r>
              <w:rPr>
                <w:sz w:val="24"/>
              </w:rPr>
              <w:t>)</w:t>
            </w:r>
          </w:p>
          <w:p>
            <w:pPr>
              <w:pStyle w:val="Normal1"/>
              <w:ind w:hanging="244" w:start="244" w:end="0"/>
              <w:rPr>
                <w:sz w:val="24"/>
              </w:rPr>
            </w:pPr>
            <w:r>
              <w:rPr>
                <w:sz w:val="24"/>
              </w:rPr>
            </w:r>
          </w:p>
        </w:tc>
        <w:tc>
          <w:tcPr>
            <w:tcW w:w="5528" w:type="dxa"/>
            <w:tcBorders/>
          </w:tcPr>
          <w:p>
            <w:pPr>
              <w:pStyle w:val="Normal1"/>
              <w:spacing w:lineRule="auto" w:line="240"/>
              <w:ind w:hanging="142" w:start="669" w:end="385"/>
              <w:rPr>
                <w:sz w:val="24"/>
              </w:rPr>
            </w:pPr>
            <w:r>
              <w:rPr>
                <w:sz w:val="24"/>
              </w:rPr>
              <w:t>Мы остановились перед дере</w:t>
              <w:softHyphen/>
              <w:t>вянным домиком с крышей из оцинкованного железа.</w:t>
            </w:r>
          </w:p>
          <w:p>
            <w:pPr>
              <w:pStyle w:val="Normal1"/>
              <w:ind w:hanging="244" w:start="244" w:end="0"/>
              <w:rPr>
                <w:sz w:val="24"/>
              </w:rPr>
            </w:pPr>
            <w:r>
              <w:rPr>
                <w:sz w:val="24"/>
              </w:rPr>
            </w:r>
          </w:p>
        </w:tc>
      </w:tr>
      <w:tr>
        <w:trPr>
          <w:trHeight w:val="999" w:hRule="atLeast"/>
        </w:trPr>
        <w:tc>
          <w:tcPr>
            <w:tcW w:w="5245" w:type="dxa"/>
            <w:tcBorders/>
          </w:tcPr>
          <w:p>
            <w:pPr>
              <w:pStyle w:val="Normal1"/>
              <w:spacing w:lineRule="auto" w:line="240"/>
              <w:ind w:hanging="244" w:start="244" w:end="0"/>
              <w:rPr/>
            </w:pPr>
            <w:r>
              <w:rPr>
                <w:sz w:val="24"/>
                <w:lang w:val="en-US"/>
              </w:rPr>
              <w:t xml:space="preserve">A las ocho de la mañana, un teniente coronel </w:t>
            </w:r>
            <w:r>
              <w:rPr>
                <w:i/>
                <w:iCs/>
                <w:sz w:val="24"/>
                <w:lang w:val="en-US"/>
              </w:rPr>
              <w:t>de</w:t>
            </w:r>
            <w:r>
              <w:rPr>
                <w:sz w:val="24"/>
                <w:lang w:val="en-US"/>
              </w:rPr>
              <w:t xml:space="preserve"> </w:t>
            </w:r>
            <w:r>
              <w:rPr>
                <w:i/>
                <w:iCs/>
                <w:sz w:val="24"/>
                <w:lang w:val="en-US"/>
              </w:rPr>
              <w:t>caballería</w:t>
            </w:r>
            <w:r>
              <w:rPr>
                <w:sz w:val="24"/>
                <w:lang w:val="en-US"/>
              </w:rPr>
              <w:t xml:space="preserve"> entró... en casa de Doña Perfecta Polentinos. </w:t>
            </w:r>
            <w:r>
              <w:rPr>
                <w:sz w:val="24"/>
              </w:rPr>
              <w:t>(</w:t>
            </w:r>
            <w:r>
              <w:rPr>
                <w:sz w:val="24"/>
                <w:lang w:val="en-US"/>
              </w:rPr>
              <w:t>R</w:t>
            </w:r>
            <w:r>
              <w:rPr/>
              <w:t>É</w:t>
            </w:r>
            <w:r>
              <w:rPr>
                <w:lang w:val="en-US"/>
              </w:rPr>
              <w:t>REZ</w:t>
            </w:r>
            <w:r>
              <w:rPr>
                <w:sz w:val="24"/>
              </w:rPr>
              <w:t xml:space="preserve"> </w:t>
            </w:r>
            <w:r>
              <w:rPr>
                <w:sz w:val="24"/>
                <w:lang w:val="en-US"/>
              </w:rPr>
              <w:t>G</w:t>
            </w:r>
            <w:r>
              <w:rPr>
                <w:lang w:val="en-US"/>
              </w:rPr>
              <w:t>ALD</w:t>
            </w:r>
            <w:r>
              <w:rPr/>
              <w:t>Ó</w:t>
            </w:r>
            <w:r>
              <w:rPr>
                <w:lang w:val="en-US"/>
              </w:rPr>
              <w:t>S</w:t>
            </w:r>
            <w:r>
              <w:rPr>
                <w:sz w:val="24"/>
              </w:rPr>
              <w:t>)</w:t>
            </w:r>
          </w:p>
          <w:p>
            <w:pPr>
              <w:pStyle w:val="Normal1"/>
              <w:spacing w:lineRule="auto" w:line="240"/>
              <w:ind w:hanging="244" w:start="244" w:end="0"/>
              <w:rPr>
                <w:sz w:val="24"/>
              </w:rPr>
            </w:pPr>
            <w:r>
              <w:rPr>
                <w:sz w:val="24"/>
              </w:rPr>
            </w:r>
          </w:p>
          <w:p>
            <w:pPr>
              <w:pStyle w:val="Normal1"/>
              <w:ind w:hanging="244" w:start="244" w:end="0"/>
              <w:rPr>
                <w:sz w:val="24"/>
              </w:rPr>
            </w:pPr>
            <w:r>
              <w:rPr>
                <w:sz w:val="24"/>
              </w:rPr>
            </w:r>
          </w:p>
        </w:tc>
        <w:tc>
          <w:tcPr>
            <w:tcW w:w="5528" w:type="dxa"/>
            <w:tcBorders/>
          </w:tcPr>
          <w:p>
            <w:pPr>
              <w:pStyle w:val="Normal1"/>
              <w:spacing w:lineRule="auto" w:line="240"/>
              <w:ind w:hanging="425" w:start="952" w:end="385"/>
              <w:rPr>
                <w:sz w:val="24"/>
              </w:rPr>
            </w:pPr>
            <w:r>
              <w:rPr>
                <w:sz w:val="24"/>
              </w:rPr>
              <w:t>В восемь утра кавалерийский подполковник вошел в дом Доньи Перфекты Полентинос.</w:t>
            </w:r>
          </w:p>
          <w:p>
            <w:pPr>
              <w:pStyle w:val="Normal1"/>
              <w:spacing w:lineRule="auto" w:line="240"/>
              <w:ind w:hanging="425" w:start="952" w:end="385"/>
              <w:rPr>
                <w:sz w:val="24"/>
              </w:rPr>
            </w:pPr>
            <w:r>
              <w:rPr>
                <w:sz w:val="24"/>
              </w:rPr>
            </w:r>
          </w:p>
          <w:p>
            <w:pPr>
              <w:pStyle w:val="Normal1"/>
              <w:ind w:hanging="425" w:start="952" w:end="385"/>
              <w:rPr>
                <w:sz w:val="24"/>
              </w:rPr>
            </w:pPr>
            <w:r>
              <w:rPr>
                <w:sz w:val="24"/>
              </w:rPr>
            </w:r>
          </w:p>
        </w:tc>
      </w:tr>
      <w:tr>
        <w:trPr>
          <w:trHeight w:val="551" w:hRule="exact"/>
        </w:trPr>
        <w:tc>
          <w:tcPr>
            <w:tcW w:w="5245" w:type="dxa"/>
            <w:tcBorders/>
          </w:tcPr>
          <w:p>
            <w:pPr>
              <w:pStyle w:val="Normal1"/>
              <w:spacing w:lineRule="auto" w:line="240"/>
              <w:ind w:hanging="244" w:start="244" w:end="0"/>
              <w:rPr/>
            </w:pPr>
            <w:r>
              <w:rPr>
                <w:sz w:val="24"/>
                <w:lang w:val="en-US"/>
              </w:rPr>
              <w:t xml:space="preserve">Un farol </w:t>
            </w:r>
            <w:r>
              <w:rPr>
                <w:i/>
                <w:iCs/>
                <w:sz w:val="24"/>
                <w:lang w:val="en-US"/>
              </w:rPr>
              <w:t>de petróleo</w:t>
            </w:r>
            <w:r>
              <w:rPr>
                <w:sz w:val="24"/>
                <w:lang w:val="en-US"/>
              </w:rPr>
              <w:t xml:space="preserve"> cuelga de un clavo. </w:t>
            </w:r>
            <w:r>
              <w:rPr>
                <w:sz w:val="24"/>
              </w:rPr>
              <w:t>(</w:t>
            </w:r>
            <w:r>
              <w:rPr>
                <w:sz w:val="24"/>
                <w:lang w:val="en-US"/>
              </w:rPr>
              <w:t>D</w:t>
            </w:r>
            <w:r>
              <w:rPr>
                <w:sz w:val="24"/>
              </w:rPr>
              <w:t xml:space="preserve">. </w:t>
            </w:r>
            <w:r>
              <w:rPr>
                <w:sz w:val="24"/>
                <w:lang w:val="en-US"/>
              </w:rPr>
              <w:t>O</w:t>
            </w:r>
            <w:r>
              <w:rPr>
                <w:lang w:val="en-US"/>
              </w:rPr>
              <w:t>LEMA</w:t>
            </w:r>
            <w:r>
              <w:rPr>
                <w:sz w:val="24"/>
              </w:rPr>
              <w:t>)</w:t>
            </w:r>
          </w:p>
          <w:p>
            <w:pPr>
              <w:pStyle w:val="Normal1"/>
              <w:spacing w:lineRule="auto" w:line="240"/>
              <w:ind w:hanging="244" w:start="244" w:end="0"/>
              <w:rPr>
                <w:sz w:val="24"/>
              </w:rPr>
            </w:pPr>
            <w:r>
              <w:rPr>
                <w:sz w:val="24"/>
              </w:rPr>
            </w:r>
          </w:p>
          <w:p>
            <w:pPr>
              <w:pStyle w:val="Normal1"/>
              <w:spacing w:lineRule="auto" w:line="240"/>
              <w:ind w:hanging="244" w:start="244" w:end="0"/>
              <w:rPr>
                <w:sz w:val="24"/>
              </w:rPr>
            </w:pPr>
            <w:r>
              <w:rPr>
                <w:sz w:val="24"/>
              </w:rPr>
            </w:r>
          </w:p>
        </w:tc>
        <w:tc>
          <w:tcPr>
            <w:tcW w:w="5528" w:type="dxa"/>
            <w:tcBorders/>
          </w:tcPr>
          <w:p>
            <w:pPr>
              <w:pStyle w:val="Normal1"/>
              <w:spacing w:lineRule="auto" w:line="240"/>
              <w:ind w:hanging="425" w:start="952" w:end="385"/>
              <w:rPr>
                <w:sz w:val="24"/>
              </w:rPr>
            </w:pPr>
            <w:r>
              <w:rPr>
                <w:sz w:val="24"/>
              </w:rPr>
              <w:t>Керосиновая лампа висит на гвозде.</w:t>
            </w:r>
          </w:p>
          <w:p>
            <w:pPr>
              <w:pStyle w:val="Normal1"/>
              <w:spacing w:lineRule="auto" w:line="240"/>
              <w:ind w:hanging="425" w:start="952" w:end="385"/>
              <w:rPr>
                <w:sz w:val="24"/>
              </w:rPr>
            </w:pPr>
            <w:r>
              <w:rPr>
                <w:sz w:val="24"/>
              </w:rPr>
            </w:r>
          </w:p>
          <w:p>
            <w:pPr>
              <w:pStyle w:val="Normal1"/>
              <w:spacing w:lineRule="auto" w:line="240"/>
              <w:ind w:hanging="425" w:start="952" w:end="385"/>
              <w:rPr>
                <w:sz w:val="24"/>
              </w:rPr>
            </w:pPr>
            <w:r>
              <w:rPr>
                <w:sz w:val="24"/>
              </w:rPr>
            </w:r>
          </w:p>
        </w:tc>
      </w:tr>
      <w:tr>
        <w:trPr>
          <w:trHeight w:val="841" w:hRule="atLeast"/>
        </w:trPr>
        <w:tc>
          <w:tcPr>
            <w:tcW w:w="5245" w:type="dxa"/>
            <w:tcBorders/>
          </w:tcPr>
          <w:p>
            <w:pPr>
              <w:pStyle w:val="Normal1"/>
              <w:spacing w:lineRule="auto" w:line="240"/>
              <w:ind w:hanging="244" w:start="244" w:end="0"/>
              <w:rPr/>
            </w:pPr>
            <w:r>
              <w:rPr>
                <w:sz w:val="24"/>
                <w:lang w:val="en-US"/>
              </w:rPr>
              <w:t xml:space="preserve">Cesado el fuego </w:t>
            </w:r>
            <w:r>
              <w:rPr>
                <w:i/>
                <w:iCs/>
                <w:sz w:val="24"/>
                <w:lang w:val="en-US"/>
              </w:rPr>
              <w:t xml:space="preserve">de cañón </w:t>
            </w:r>
            <w:r>
              <w:rPr>
                <w:i/>
                <w:iCs/>
                <w:sz w:val="24"/>
              </w:rPr>
              <w:t>у</w:t>
            </w:r>
            <w:r>
              <w:rPr>
                <w:i/>
                <w:iCs/>
                <w:sz w:val="24"/>
                <w:lang w:val="en-US"/>
              </w:rPr>
              <w:t xml:space="preserve"> de fusil</w:t>
            </w:r>
            <w:r>
              <w:rPr>
                <w:sz w:val="24"/>
                <w:lang w:val="en-US"/>
              </w:rPr>
              <w:t xml:space="preserve">, un gran resplandor iluminaba la ciudad. </w:t>
            </w:r>
            <w:r>
              <w:rPr>
                <w:sz w:val="24"/>
              </w:rPr>
              <w:t>(</w:t>
            </w:r>
            <w:r>
              <w:rPr>
                <w:sz w:val="24"/>
                <w:lang w:val="en-US"/>
              </w:rPr>
              <w:t>R</w:t>
            </w:r>
            <w:r>
              <w:rPr/>
              <w:t>É</w:t>
            </w:r>
            <w:r>
              <w:rPr>
                <w:lang w:val="en-US"/>
              </w:rPr>
              <w:t>REZ</w:t>
            </w:r>
            <w:r>
              <w:rPr>
                <w:sz w:val="24"/>
              </w:rPr>
              <w:t xml:space="preserve"> </w:t>
            </w:r>
            <w:r>
              <w:rPr>
                <w:sz w:val="24"/>
                <w:lang w:val="en-US"/>
              </w:rPr>
              <w:t>G</w:t>
            </w:r>
            <w:r>
              <w:rPr>
                <w:lang w:val="en-US"/>
              </w:rPr>
              <w:t>ALD</w:t>
            </w:r>
            <w:r>
              <w:rPr/>
              <w:t>Ó</w:t>
            </w:r>
            <w:r>
              <w:rPr>
                <w:lang w:val="en-US"/>
              </w:rPr>
              <w:t>S</w:t>
            </w:r>
            <w:r>
              <w:rPr>
                <w:sz w:val="24"/>
              </w:rPr>
              <w:t>)</w:t>
            </w:r>
          </w:p>
          <w:p>
            <w:pPr>
              <w:pStyle w:val="Normal1"/>
              <w:spacing w:lineRule="auto" w:line="240"/>
              <w:ind w:hanging="244" w:start="244" w:end="0"/>
              <w:rPr>
                <w:sz w:val="24"/>
              </w:rPr>
            </w:pPr>
            <w:r>
              <w:rPr>
                <w:sz w:val="24"/>
              </w:rPr>
            </w:r>
          </w:p>
          <w:p>
            <w:pPr>
              <w:pStyle w:val="Normal1"/>
              <w:ind w:hanging="244" w:start="244" w:end="0"/>
              <w:rPr>
                <w:sz w:val="24"/>
              </w:rPr>
            </w:pPr>
            <w:r>
              <w:rPr>
                <w:sz w:val="24"/>
              </w:rPr>
            </w:r>
          </w:p>
        </w:tc>
        <w:tc>
          <w:tcPr>
            <w:tcW w:w="5528" w:type="dxa"/>
            <w:tcBorders/>
          </w:tcPr>
          <w:p>
            <w:pPr>
              <w:pStyle w:val="Normal1"/>
              <w:spacing w:lineRule="auto" w:line="240"/>
              <w:ind w:hanging="425" w:start="952" w:end="385"/>
              <w:rPr>
                <w:sz w:val="24"/>
              </w:rPr>
            </w:pPr>
            <w:r>
              <w:rPr>
                <w:sz w:val="24"/>
              </w:rPr>
              <w:t>Когда прекратился орудийный и оружейный огонь, сплошное сияние уже озаряло город.</w:t>
            </w:r>
          </w:p>
          <w:p>
            <w:pPr>
              <w:pStyle w:val="Normal1"/>
              <w:spacing w:lineRule="auto" w:line="240"/>
              <w:ind w:hanging="425" w:start="952" w:end="385"/>
              <w:rPr>
                <w:sz w:val="24"/>
              </w:rPr>
            </w:pPr>
            <w:r>
              <w:rPr>
                <w:sz w:val="24"/>
              </w:rPr>
            </w:r>
          </w:p>
          <w:p>
            <w:pPr>
              <w:pStyle w:val="Normal1"/>
              <w:ind w:hanging="425" w:start="952" w:end="385"/>
              <w:rPr>
                <w:sz w:val="24"/>
              </w:rPr>
            </w:pPr>
            <w:r>
              <w:rPr>
                <w:sz w:val="24"/>
              </w:rPr>
            </w:r>
          </w:p>
        </w:tc>
      </w:tr>
    </w:tbl>
    <w:p>
      <w:pPr>
        <w:pStyle w:val="Normal1"/>
        <w:spacing w:lineRule="auto" w:line="240"/>
        <w:ind w:firstLine="284" w:end="0"/>
        <w:rPr/>
      </w:pPr>
      <w:r>
        <w:rPr>
          <w:i/>
          <w:sz w:val="24"/>
        </w:rPr>
        <w:t>Примечание.</w:t>
      </w:r>
      <w:r>
        <w:rPr>
          <w:sz w:val="24"/>
        </w:rPr>
        <w:t xml:space="preserve"> </w:t>
      </w:r>
      <w:r>
        <w:rPr>
          <w:sz w:val="22"/>
        </w:rPr>
        <w:t>Следует подчеркнуть, что в подобных случаях употребление без артикля характерно прежде всего для существительных, называющих мате</w:t>
        <w:softHyphen/>
        <w:t>риал, из которого изготовлено что-либо (</w:t>
      </w:r>
      <w:r>
        <w:rPr>
          <w:sz w:val="22"/>
          <w:lang w:val="en-US"/>
        </w:rPr>
        <w:t>un</w:t>
      </w:r>
      <w:r>
        <w:rPr>
          <w:sz w:val="22"/>
        </w:rPr>
        <w:t xml:space="preserve"> </w:t>
      </w:r>
      <w:r>
        <w:rPr>
          <w:sz w:val="22"/>
          <w:lang w:val="en-US"/>
        </w:rPr>
        <w:t>bloque</w:t>
      </w:r>
      <w:r>
        <w:rPr>
          <w:sz w:val="22"/>
        </w:rPr>
        <w:t xml:space="preserve"> </w:t>
      </w:r>
      <w:r>
        <w:rPr>
          <w:i/>
          <w:iCs/>
          <w:sz w:val="22"/>
          <w:lang w:val="en-US"/>
        </w:rPr>
        <w:t>de</w:t>
      </w:r>
      <w:r>
        <w:rPr>
          <w:i/>
          <w:iCs/>
          <w:sz w:val="22"/>
        </w:rPr>
        <w:t xml:space="preserve"> </w:t>
      </w:r>
      <w:r>
        <w:rPr>
          <w:i/>
          <w:iCs/>
          <w:sz w:val="22"/>
          <w:lang w:val="en-US"/>
        </w:rPr>
        <w:t>hormig</w:t>
      </w:r>
      <w:r>
        <w:rPr>
          <w:i/>
          <w:iCs/>
          <w:sz w:val="22"/>
        </w:rPr>
        <w:t>ó</w:t>
      </w:r>
      <w:r>
        <w:rPr>
          <w:i/>
          <w:iCs/>
          <w:sz w:val="22"/>
          <w:lang w:val="en-US"/>
        </w:rPr>
        <w:t>n</w:t>
      </w:r>
      <w:r>
        <w:rPr>
          <w:sz w:val="22"/>
        </w:rPr>
        <w:t xml:space="preserve"> — железобетон</w:t>
        <w:softHyphen/>
        <w:t xml:space="preserve">ная плита), и для имен в стереотипных словосочетаниях, подобных </w:t>
      </w:r>
      <w:r>
        <w:rPr>
          <w:sz w:val="22"/>
          <w:lang w:val="en-US"/>
        </w:rPr>
        <w:t>dolor</w:t>
      </w:r>
      <w:r>
        <w:rPr>
          <w:sz w:val="22"/>
        </w:rPr>
        <w:t xml:space="preserve"> </w:t>
      </w:r>
      <w:r>
        <w:rPr>
          <w:i/>
          <w:iCs/>
          <w:sz w:val="22"/>
          <w:lang w:val="en-US"/>
        </w:rPr>
        <w:t>de</w:t>
      </w:r>
      <w:r>
        <w:rPr>
          <w:i/>
          <w:iCs/>
          <w:sz w:val="22"/>
        </w:rPr>
        <w:t xml:space="preserve"> </w:t>
      </w:r>
      <w:r>
        <w:rPr>
          <w:i/>
          <w:iCs/>
          <w:sz w:val="22"/>
          <w:lang w:val="en-US"/>
        </w:rPr>
        <w:t>cabeza</w:t>
      </w:r>
      <w:r>
        <w:rPr>
          <w:sz w:val="22"/>
        </w:rPr>
        <w:t xml:space="preserve"> — головная боль, </w:t>
      </w:r>
      <w:r>
        <w:rPr>
          <w:sz w:val="22"/>
          <w:lang w:val="en-US"/>
        </w:rPr>
        <w:t>torcedura</w:t>
      </w:r>
      <w:r>
        <w:rPr>
          <w:sz w:val="22"/>
        </w:rPr>
        <w:t xml:space="preserve"> </w:t>
      </w:r>
      <w:r>
        <w:rPr>
          <w:i/>
          <w:iCs/>
          <w:sz w:val="22"/>
          <w:lang w:val="en-US"/>
        </w:rPr>
        <w:t>de</w:t>
      </w:r>
      <w:r>
        <w:rPr>
          <w:i/>
          <w:iCs/>
          <w:sz w:val="22"/>
        </w:rPr>
        <w:t xml:space="preserve"> </w:t>
      </w:r>
      <w:r>
        <w:rPr>
          <w:i/>
          <w:iCs/>
          <w:sz w:val="22"/>
          <w:lang w:val="en-US"/>
        </w:rPr>
        <w:t>pie</w:t>
      </w:r>
      <w:r>
        <w:rPr>
          <w:sz w:val="22"/>
        </w:rPr>
        <w:t xml:space="preserve"> — растяжение ноги, </w:t>
      </w:r>
      <w:r>
        <w:rPr>
          <w:sz w:val="22"/>
          <w:lang w:val="en-US"/>
        </w:rPr>
        <w:t>funci</w:t>
      </w:r>
      <w:r>
        <w:rPr>
          <w:sz w:val="22"/>
        </w:rPr>
        <w:t>ó</w:t>
      </w:r>
      <w:r>
        <w:rPr>
          <w:sz w:val="22"/>
          <w:lang w:val="en-US"/>
        </w:rPr>
        <w:t>n</w:t>
      </w:r>
      <w:r>
        <w:rPr>
          <w:sz w:val="22"/>
        </w:rPr>
        <w:t xml:space="preserve"> </w:t>
      </w:r>
      <w:r>
        <w:rPr>
          <w:i/>
          <w:iCs/>
          <w:sz w:val="22"/>
          <w:lang w:val="en-US"/>
        </w:rPr>
        <w:t>de</w:t>
      </w:r>
      <w:r>
        <w:rPr>
          <w:i/>
          <w:iCs/>
          <w:sz w:val="22"/>
        </w:rPr>
        <w:t xml:space="preserve"> </w:t>
      </w:r>
      <w:r>
        <w:rPr>
          <w:i/>
          <w:iCs/>
          <w:sz w:val="22"/>
          <w:lang w:val="en-US"/>
        </w:rPr>
        <w:t>cine</w:t>
      </w:r>
      <w:r>
        <w:rPr>
          <w:sz w:val="22"/>
        </w:rPr>
        <w:t xml:space="preserve"> — киносеанс и т.п.</w:t>
      </w:r>
    </w:p>
    <w:p>
      <w:pPr>
        <w:pStyle w:val="Normal1"/>
        <w:spacing w:lineRule="auto" w:line="240"/>
        <w:ind w:firstLine="284" w:end="0"/>
        <w:rPr/>
      </w:pPr>
      <w:r>
        <w:rPr>
          <w:sz w:val="22"/>
        </w:rPr>
        <w:t>В других сходных словосочетаниях артикль употребляется, так как в них вы</w:t>
        <w:softHyphen/>
        <w:t>ражаются отношения к лицу, коллективу и т.п. (</w:t>
      </w:r>
      <w:r>
        <w:rPr>
          <w:sz w:val="22"/>
          <w:lang w:val="en-US"/>
        </w:rPr>
        <w:t>un</w:t>
      </w:r>
      <w:r>
        <w:rPr>
          <w:sz w:val="22"/>
        </w:rPr>
        <w:t xml:space="preserve"> </w:t>
      </w:r>
      <w:r>
        <w:rPr>
          <w:sz w:val="22"/>
          <w:lang w:val="en-US"/>
        </w:rPr>
        <w:t>plan</w:t>
      </w:r>
      <w:r>
        <w:rPr>
          <w:sz w:val="22"/>
        </w:rPr>
        <w:t xml:space="preserve"> </w:t>
      </w:r>
      <w:r>
        <w:rPr>
          <w:i/>
          <w:iCs/>
          <w:sz w:val="22"/>
          <w:lang w:val="en-US"/>
        </w:rPr>
        <w:t>del</w:t>
      </w:r>
      <w:r>
        <w:rPr>
          <w:i/>
          <w:iCs/>
          <w:sz w:val="22"/>
        </w:rPr>
        <w:t xml:space="preserve"> </w:t>
      </w:r>
      <w:r>
        <w:rPr>
          <w:i/>
          <w:iCs/>
          <w:sz w:val="22"/>
          <w:lang w:val="en-US"/>
        </w:rPr>
        <w:t>ingeniero</w:t>
      </w:r>
      <w:r>
        <w:rPr>
          <w:sz w:val="22"/>
        </w:rPr>
        <w:t xml:space="preserve"> — план инже</w:t>
        <w:softHyphen/>
        <w:t xml:space="preserve">нера, </w:t>
      </w:r>
      <w:r>
        <w:rPr>
          <w:sz w:val="22"/>
          <w:lang w:val="en-US"/>
        </w:rPr>
        <w:t>la</w:t>
      </w:r>
      <w:r>
        <w:rPr>
          <w:sz w:val="22"/>
        </w:rPr>
        <w:t xml:space="preserve"> </w:t>
      </w:r>
      <w:r>
        <w:rPr>
          <w:sz w:val="22"/>
          <w:lang w:val="en-US"/>
        </w:rPr>
        <w:t>t</w:t>
      </w:r>
      <w:r>
        <w:rPr>
          <w:sz w:val="22"/>
        </w:rPr>
        <w:t>í</w:t>
      </w:r>
      <w:r>
        <w:rPr>
          <w:sz w:val="22"/>
          <w:lang w:val="en-US"/>
        </w:rPr>
        <w:t>a</w:t>
      </w:r>
      <w:r>
        <w:rPr>
          <w:sz w:val="22"/>
        </w:rPr>
        <w:t xml:space="preserve"> </w:t>
      </w:r>
      <w:r>
        <w:rPr>
          <w:i/>
          <w:iCs/>
          <w:sz w:val="22"/>
          <w:lang w:val="en-US"/>
        </w:rPr>
        <w:t>del</w:t>
      </w:r>
      <w:r>
        <w:rPr>
          <w:i/>
          <w:iCs/>
          <w:sz w:val="22"/>
        </w:rPr>
        <w:t xml:space="preserve"> </w:t>
      </w:r>
      <w:r>
        <w:rPr>
          <w:i/>
          <w:iCs/>
          <w:sz w:val="22"/>
          <w:lang w:val="en-US"/>
        </w:rPr>
        <w:t>padre</w:t>
      </w:r>
      <w:r>
        <w:rPr>
          <w:sz w:val="22"/>
        </w:rPr>
        <w:t xml:space="preserve"> — тетка отца, </w:t>
      </w:r>
      <w:r>
        <w:rPr>
          <w:sz w:val="22"/>
          <w:lang w:val="en-US"/>
        </w:rPr>
        <w:t>el</w:t>
      </w:r>
      <w:r>
        <w:rPr>
          <w:sz w:val="22"/>
        </w:rPr>
        <w:t xml:space="preserve"> </w:t>
      </w:r>
      <w:r>
        <w:rPr>
          <w:sz w:val="22"/>
          <w:lang w:val="en-US"/>
        </w:rPr>
        <w:t>miembro</w:t>
      </w:r>
      <w:r>
        <w:rPr>
          <w:sz w:val="22"/>
        </w:rPr>
        <w:t xml:space="preserve"> </w:t>
      </w:r>
      <w:r>
        <w:rPr>
          <w:i/>
          <w:iCs/>
          <w:sz w:val="22"/>
          <w:lang w:val="en-US"/>
        </w:rPr>
        <w:t>del</w:t>
      </w:r>
      <w:r>
        <w:rPr>
          <w:i/>
          <w:iCs/>
          <w:sz w:val="22"/>
        </w:rPr>
        <w:t xml:space="preserve"> </w:t>
      </w:r>
      <w:r>
        <w:rPr>
          <w:i/>
          <w:iCs/>
          <w:sz w:val="22"/>
          <w:lang w:val="en-US"/>
        </w:rPr>
        <w:t>partido</w:t>
      </w:r>
      <w:r>
        <w:rPr>
          <w:sz w:val="22"/>
        </w:rPr>
        <w:t xml:space="preserve"> — член партии), определительно-пространственные отношения (</w:t>
      </w:r>
      <w:r>
        <w:rPr>
          <w:sz w:val="22"/>
          <w:lang w:val="en-US"/>
        </w:rPr>
        <w:t>la</w:t>
      </w:r>
      <w:r>
        <w:rPr>
          <w:sz w:val="22"/>
        </w:rPr>
        <w:t xml:space="preserve"> </w:t>
      </w:r>
      <w:r>
        <w:rPr>
          <w:sz w:val="22"/>
          <w:lang w:val="en-US"/>
        </w:rPr>
        <w:t>carta</w:t>
      </w:r>
      <w:r>
        <w:rPr>
          <w:sz w:val="22"/>
        </w:rPr>
        <w:t xml:space="preserve"> </w:t>
      </w:r>
      <w:r>
        <w:rPr>
          <w:i/>
          <w:iCs/>
          <w:sz w:val="22"/>
          <w:lang w:val="en-US"/>
        </w:rPr>
        <w:t>de</w:t>
      </w:r>
      <w:r>
        <w:rPr>
          <w:i/>
          <w:iCs/>
          <w:sz w:val="22"/>
        </w:rPr>
        <w:t xml:space="preserve"> </w:t>
      </w:r>
      <w:r>
        <w:rPr>
          <w:i/>
          <w:iCs/>
          <w:sz w:val="22"/>
          <w:lang w:val="en-US"/>
        </w:rPr>
        <w:t>la</w:t>
      </w:r>
      <w:r>
        <w:rPr>
          <w:i/>
          <w:iCs/>
          <w:sz w:val="22"/>
        </w:rPr>
        <w:t xml:space="preserve"> </w:t>
      </w:r>
      <w:r>
        <w:rPr>
          <w:i/>
          <w:iCs/>
          <w:sz w:val="22"/>
          <w:lang w:val="en-US"/>
        </w:rPr>
        <w:t>aldea</w:t>
      </w:r>
      <w:r>
        <w:rPr>
          <w:sz w:val="22"/>
        </w:rPr>
        <w:t xml:space="preserve"> — письмо из деревни, </w:t>
      </w:r>
      <w:r>
        <w:rPr>
          <w:sz w:val="22"/>
          <w:lang w:val="en-US"/>
        </w:rPr>
        <w:t>la</w:t>
      </w:r>
      <w:r>
        <w:rPr>
          <w:sz w:val="22"/>
        </w:rPr>
        <w:t xml:space="preserve"> </w:t>
      </w:r>
      <w:r>
        <w:rPr>
          <w:sz w:val="22"/>
          <w:lang w:val="en-US"/>
        </w:rPr>
        <w:t>gente</w:t>
      </w:r>
      <w:r>
        <w:rPr>
          <w:sz w:val="22"/>
        </w:rPr>
        <w:t xml:space="preserve"> </w:t>
      </w:r>
      <w:r>
        <w:rPr>
          <w:i/>
          <w:iCs/>
          <w:sz w:val="22"/>
          <w:lang w:val="en-US"/>
        </w:rPr>
        <w:t>de</w:t>
      </w:r>
      <w:r>
        <w:rPr>
          <w:sz w:val="22"/>
        </w:rPr>
        <w:t xml:space="preserve"> </w:t>
      </w:r>
      <w:r>
        <w:rPr>
          <w:i/>
          <w:iCs/>
          <w:sz w:val="22"/>
          <w:lang w:val="en-US"/>
        </w:rPr>
        <w:t>la</w:t>
      </w:r>
      <w:r>
        <w:rPr>
          <w:i/>
          <w:iCs/>
          <w:sz w:val="22"/>
        </w:rPr>
        <w:t xml:space="preserve"> </w:t>
      </w:r>
      <w:r>
        <w:rPr>
          <w:i/>
          <w:iCs/>
          <w:sz w:val="22"/>
          <w:lang w:val="en-US"/>
        </w:rPr>
        <w:t>ciudad</w:t>
      </w:r>
      <w:r>
        <w:rPr>
          <w:sz w:val="22"/>
        </w:rPr>
        <w:t xml:space="preserve"> — люди из города), выделительные отношения (</w:t>
      </w:r>
      <w:r>
        <w:rPr>
          <w:sz w:val="22"/>
          <w:lang w:val="en-US"/>
        </w:rPr>
        <w:t>el</w:t>
      </w:r>
      <w:r>
        <w:rPr>
          <w:sz w:val="22"/>
        </w:rPr>
        <w:t xml:space="preserve"> </w:t>
      </w:r>
      <w:r>
        <w:rPr>
          <w:sz w:val="22"/>
          <w:lang w:val="en-US"/>
        </w:rPr>
        <w:t>aria</w:t>
      </w:r>
      <w:r>
        <w:rPr>
          <w:sz w:val="22"/>
        </w:rPr>
        <w:t xml:space="preserve"> </w:t>
      </w:r>
      <w:r>
        <w:rPr>
          <w:i/>
          <w:iCs/>
          <w:sz w:val="22"/>
          <w:lang w:val="en-US"/>
        </w:rPr>
        <w:t>de</w:t>
      </w:r>
      <w:r>
        <w:rPr>
          <w:i/>
          <w:iCs/>
          <w:sz w:val="22"/>
        </w:rPr>
        <w:t xml:space="preserve"> </w:t>
      </w:r>
      <w:r>
        <w:rPr>
          <w:i/>
          <w:iCs/>
          <w:sz w:val="22"/>
          <w:lang w:val="en-US"/>
        </w:rPr>
        <w:t>la</w:t>
      </w:r>
      <w:r>
        <w:rPr>
          <w:i/>
          <w:iCs/>
          <w:sz w:val="22"/>
        </w:rPr>
        <w:t xml:space="preserve"> ó</w:t>
      </w:r>
      <w:r>
        <w:rPr>
          <w:i/>
          <w:iCs/>
          <w:sz w:val="22"/>
          <w:lang w:val="en-US"/>
        </w:rPr>
        <w:t>pera</w:t>
      </w:r>
      <w:r>
        <w:rPr>
          <w:sz w:val="22"/>
        </w:rPr>
        <w:t>— ария из оперы), объектные отношения (</w:t>
      </w:r>
      <w:r>
        <w:rPr>
          <w:sz w:val="22"/>
          <w:lang w:val="en-US"/>
        </w:rPr>
        <w:t>la</w:t>
      </w:r>
      <w:r>
        <w:rPr>
          <w:sz w:val="22"/>
        </w:rPr>
        <w:t xml:space="preserve"> </w:t>
      </w:r>
      <w:r>
        <w:rPr>
          <w:sz w:val="22"/>
          <w:lang w:val="en-US"/>
        </w:rPr>
        <w:t>lectura</w:t>
      </w:r>
      <w:r>
        <w:rPr>
          <w:sz w:val="22"/>
        </w:rPr>
        <w:t xml:space="preserve"> </w:t>
      </w:r>
      <w:r>
        <w:rPr>
          <w:i/>
          <w:iCs/>
          <w:sz w:val="22"/>
          <w:lang w:val="en-US"/>
        </w:rPr>
        <w:t>del</w:t>
      </w:r>
      <w:r>
        <w:rPr>
          <w:i/>
          <w:iCs/>
          <w:sz w:val="22"/>
        </w:rPr>
        <w:t xml:space="preserve"> </w:t>
      </w:r>
      <w:r>
        <w:rPr>
          <w:i/>
          <w:iCs/>
          <w:sz w:val="22"/>
          <w:lang w:val="en-US"/>
        </w:rPr>
        <w:t>informe</w:t>
      </w:r>
      <w:r>
        <w:rPr>
          <w:sz w:val="22"/>
        </w:rPr>
        <w:t xml:space="preserve"> — чтение доклада) и др.</w:t>
      </w:r>
      <w:r>
        <w:rPr>
          <w:sz w:val="24"/>
        </w:rPr>
        <w:t xml:space="preserve">   </w:t>
      </w:r>
    </w:p>
    <w:p>
      <w:pPr>
        <w:pStyle w:val="Normal1"/>
        <w:spacing w:lineRule="auto" w:line="240"/>
        <w:ind w:firstLine="284" w:end="0"/>
        <w:rPr>
          <w:sz w:val="24"/>
        </w:rPr>
      </w:pPr>
      <w:r>
        <w:rPr>
          <w:sz w:val="24"/>
        </w:rPr>
        <w:t xml:space="preserve">      </w:t>
      </w:r>
    </w:p>
    <w:tbl>
      <w:tblPr>
        <w:tblW w:w="10773" w:type="dxa"/>
        <w:jc w:val="start"/>
        <w:tblInd w:w="40" w:type="dxa"/>
        <w:tblLayout w:type="fixed"/>
        <w:tblCellMar>
          <w:top w:w="0" w:type="dxa"/>
          <w:start w:w="40" w:type="dxa"/>
          <w:bottom w:w="0" w:type="dxa"/>
          <w:end w:w="40" w:type="dxa"/>
        </w:tblCellMar>
      </w:tblPr>
      <w:tblGrid>
        <w:gridCol w:w="10773"/>
      </w:tblGrid>
      <w:tr>
        <w:trPr>
          <w:trHeight w:val="2651" w:hRule="exact"/>
        </w:trPr>
        <w:tc>
          <w:tcPr>
            <w:tcW w:w="10773" w:type="dxa"/>
            <w:tcBorders/>
          </w:tcPr>
          <w:p>
            <w:pPr>
              <w:pStyle w:val="Normal1"/>
              <w:spacing w:lineRule="auto" w:line="240"/>
              <w:ind w:firstLine="284" w:end="0"/>
              <w:rPr/>
            </w:pPr>
            <w:r>
              <w:rPr>
                <w:sz w:val="24"/>
              </w:rPr>
              <w:t xml:space="preserve">8. Перед существительными с предлогом </w:t>
            </w:r>
            <w:r>
              <w:rPr>
                <w:b/>
                <w:sz w:val="24"/>
                <w:lang w:val="en-US"/>
              </w:rPr>
              <w:t>con</w:t>
            </w:r>
            <w:r>
              <w:rPr>
                <w:sz w:val="24"/>
              </w:rPr>
              <w:t>, выступающими в функции наречий образа действия:</w:t>
            </w:r>
          </w:p>
          <w:p>
            <w:pPr>
              <w:pStyle w:val="Normal1"/>
              <w:spacing w:lineRule="auto" w:line="240"/>
              <w:ind w:firstLine="284" w:end="0"/>
              <w:rPr/>
            </w:pPr>
            <w:r>
              <w:rPr>
                <w:sz w:val="24"/>
                <w:lang w:val="en-US"/>
              </w:rPr>
              <w:t xml:space="preserve">Digo esto </w:t>
            </w:r>
            <w:r>
              <w:rPr>
                <w:i/>
                <w:iCs/>
                <w:sz w:val="24"/>
                <w:lang w:val="en-US"/>
              </w:rPr>
              <w:t>con tono</w:t>
            </w:r>
            <w:r>
              <w:rPr>
                <w:sz w:val="24"/>
                <w:lang w:val="en-US"/>
              </w:rPr>
              <w:t xml:space="preserve"> irónico </w:t>
            </w:r>
            <w:r>
              <w:rPr>
                <w:sz w:val="24"/>
              </w:rPr>
              <w:t>у</w:t>
            </w:r>
            <w:r>
              <w:rPr>
                <w:sz w:val="24"/>
                <w:lang w:val="en-US"/>
              </w:rPr>
              <w:t xml:space="preserve">...                               </w:t>
            </w:r>
            <w:r>
              <w:rPr>
                <w:sz w:val="24"/>
              </w:rPr>
              <w:t>Я говорю это ироническим тоном,</w:t>
            </w:r>
          </w:p>
          <w:p>
            <w:pPr>
              <w:pStyle w:val="Normal1"/>
              <w:spacing w:lineRule="auto" w:line="240"/>
              <w:ind w:start="527" w:end="0"/>
              <w:rPr/>
            </w:pPr>
            <w:r>
              <w:rPr>
                <w:sz w:val="24"/>
                <w:lang w:val="en-US"/>
              </w:rPr>
              <w:t xml:space="preserve">Miriam me mira </w:t>
            </w:r>
            <w:r>
              <w:rPr>
                <w:i/>
                <w:iCs/>
                <w:sz w:val="24"/>
                <w:lang w:val="en-US"/>
              </w:rPr>
              <w:t>con disgusto</w:t>
            </w:r>
            <w:r>
              <w:rPr>
                <w:sz w:val="24"/>
                <w:lang w:val="en-US"/>
              </w:rPr>
              <w:t xml:space="preserve">.                                </w:t>
            </w:r>
            <w:r>
              <w:rPr>
                <w:sz w:val="24"/>
              </w:rPr>
              <w:t>и... Мириам смотрит на меня с неудовольствием.</w:t>
            </w:r>
          </w:p>
          <w:p>
            <w:pPr>
              <w:pStyle w:val="Normal1"/>
              <w:spacing w:lineRule="auto" w:line="240"/>
              <w:ind w:firstLine="284" w:end="0"/>
              <w:rPr/>
            </w:pPr>
            <w:r>
              <w:rPr>
                <w:sz w:val="24"/>
              </w:rPr>
              <w:t xml:space="preserve">    </w:t>
            </w:r>
            <w:r>
              <w:rPr>
                <w:sz w:val="24"/>
                <w:lang w:val="en-US"/>
              </w:rPr>
              <w:t>(D. O</w:t>
            </w:r>
            <w:r>
              <w:rPr>
                <w:lang w:val="en-US"/>
              </w:rPr>
              <w:t>LEMA</w:t>
            </w:r>
            <w:r>
              <w:rPr>
                <w:sz w:val="24"/>
                <w:lang w:val="en-US"/>
              </w:rPr>
              <w:t>)</w:t>
            </w:r>
          </w:p>
          <w:p>
            <w:pPr>
              <w:pStyle w:val="Normal1"/>
              <w:spacing w:lineRule="auto" w:line="240"/>
              <w:ind w:firstLine="284" w:end="0"/>
              <w:rPr/>
            </w:pPr>
            <w:r>
              <w:rPr>
                <w:sz w:val="24"/>
                <w:lang w:val="en-US"/>
              </w:rPr>
              <w:t xml:space="preserve">La dueña comía </w:t>
            </w:r>
            <w:r>
              <w:rPr>
                <w:i/>
                <w:iCs/>
                <w:sz w:val="24"/>
                <w:lang w:val="en-US"/>
              </w:rPr>
              <w:t>con avidez</w:t>
            </w:r>
            <w:r>
              <w:rPr>
                <w:sz w:val="24"/>
                <w:lang w:val="en-US"/>
              </w:rPr>
              <w:t xml:space="preserve">. </w:t>
            </w:r>
          </w:p>
          <w:p>
            <w:pPr>
              <w:pStyle w:val="Normal1"/>
              <w:spacing w:lineRule="auto" w:line="240"/>
              <w:ind w:firstLine="284" w:end="0"/>
              <w:rPr/>
            </w:pPr>
            <w:r>
              <w:rPr>
                <w:sz w:val="24"/>
                <w:lang w:val="en-US"/>
              </w:rPr>
              <w:t xml:space="preserve">     </w:t>
            </w:r>
            <w:r>
              <w:rPr>
                <w:sz w:val="24"/>
              </w:rPr>
              <w:t>(</w:t>
            </w:r>
            <w:r>
              <w:rPr>
                <w:sz w:val="24"/>
                <w:lang w:val="en-US"/>
              </w:rPr>
              <w:t>R</w:t>
            </w:r>
            <w:r>
              <w:rPr/>
              <w:t>É</w:t>
            </w:r>
            <w:r>
              <w:rPr>
                <w:lang w:val="en-US"/>
              </w:rPr>
              <w:t>REZ</w:t>
            </w:r>
            <w:r>
              <w:rPr>
                <w:sz w:val="24"/>
              </w:rPr>
              <w:t xml:space="preserve"> </w:t>
            </w:r>
            <w:r>
              <w:rPr>
                <w:sz w:val="24"/>
                <w:lang w:val="en-US"/>
              </w:rPr>
              <w:t>G</w:t>
            </w:r>
            <w:r>
              <w:rPr>
                <w:lang w:val="en-US"/>
              </w:rPr>
              <w:t>ALD</w:t>
            </w:r>
            <w:r>
              <w:rPr/>
              <w:t>Ó</w:t>
            </w:r>
            <w:r>
              <w:rPr>
                <w:lang w:val="en-US"/>
              </w:rPr>
              <w:t>S</w:t>
            </w:r>
            <w:r>
              <w:rPr>
                <w:sz w:val="24"/>
              </w:rPr>
              <w:t>)                                                Хозяйка ела с жадностью.</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9. Перед существительными при перечислении, которые в таких случаях часто употребляются во множественном числе. Причем возможны следующие варианты:</w:t>
            </w:r>
          </w:p>
          <w:p>
            <w:pPr>
              <w:pStyle w:val="Normal1"/>
              <w:spacing w:lineRule="auto" w:line="240"/>
              <w:ind w:firstLine="284" w:end="0"/>
              <w:rPr>
                <w:sz w:val="24"/>
              </w:rPr>
            </w:pPr>
            <w:r>
              <w:rPr>
                <w:sz w:val="24"/>
              </w:rPr>
            </w:r>
          </w:p>
        </w:tc>
      </w:tr>
    </w:tbl>
    <w:p>
      <w:pPr>
        <w:pStyle w:val="Normal1"/>
        <w:spacing w:lineRule="auto" w:line="240"/>
        <w:ind w:firstLine="284" w:end="0"/>
        <w:rPr>
          <w:sz w:val="24"/>
        </w:rPr>
      </w:pPr>
      <w:r>
        <w:rPr>
          <w:sz w:val="24"/>
        </w:rPr>
        <w:t xml:space="preserve"> </w:t>
      </w:r>
      <w:r>
        <w:rPr>
          <w:sz w:val="24"/>
        </w:rPr>
        <w:t>а) артикль опускается перед всеми существительными:</w:t>
      </w:r>
    </w:p>
    <w:p>
      <w:pPr>
        <w:pStyle w:val="Normal1"/>
        <w:spacing w:lineRule="auto" w:line="240"/>
        <w:ind w:firstLine="284" w:end="0"/>
        <w:rPr/>
      </w:pPr>
      <w:r>
        <w:rPr>
          <w:sz w:val="24"/>
          <w:lang w:val="en-US"/>
        </w:rPr>
        <w:t>Ni</w:t>
      </w:r>
      <w:r>
        <w:rPr>
          <w:sz w:val="24"/>
        </w:rPr>
        <w:t xml:space="preserve"> </w:t>
      </w:r>
      <w:r>
        <w:rPr>
          <w:i/>
          <w:iCs/>
          <w:sz w:val="24"/>
        </w:rPr>
        <w:t>á</w:t>
      </w:r>
      <w:r>
        <w:rPr>
          <w:i/>
          <w:iCs/>
          <w:sz w:val="24"/>
          <w:lang w:val="en-US"/>
        </w:rPr>
        <w:t>rboles</w:t>
      </w:r>
      <w:r>
        <w:rPr>
          <w:sz w:val="24"/>
        </w:rPr>
        <w:t xml:space="preserve">, </w:t>
      </w:r>
      <w:r>
        <w:rPr>
          <w:sz w:val="24"/>
          <w:lang w:val="en-US"/>
        </w:rPr>
        <w:t>ni</w:t>
      </w:r>
      <w:r>
        <w:rPr>
          <w:sz w:val="24"/>
        </w:rPr>
        <w:t xml:space="preserve"> </w:t>
      </w:r>
      <w:r>
        <w:rPr>
          <w:i/>
          <w:iCs/>
          <w:sz w:val="24"/>
          <w:lang w:val="en-US"/>
        </w:rPr>
        <w:t>colinas</w:t>
      </w:r>
      <w:r>
        <w:rPr>
          <w:sz w:val="24"/>
        </w:rPr>
        <w:t xml:space="preserve">, </w:t>
      </w:r>
      <w:r>
        <w:rPr>
          <w:sz w:val="24"/>
          <w:lang w:val="en-US"/>
        </w:rPr>
        <w:t>ni</w:t>
      </w:r>
      <w:r>
        <w:rPr>
          <w:sz w:val="24"/>
        </w:rPr>
        <w:t xml:space="preserve"> </w:t>
      </w:r>
      <w:r>
        <w:rPr>
          <w:i/>
          <w:iCs/>
          <w:sz w:val="24"/>
          <w:lang w:val="en-US"/>
        </w:rPr>
        <w:t>monta</w:t>
      </w:r>
      <w:r>
        <w:rPr>
          <w:i/>
          <w:iCs/>
          <w:sz w:val="24"/>
        </w:rPr>
        <w:t>ñ</w:t>
      </w:r>
      <w:r>
        <w:rPr>
          <w:i/>
          <w:iCs/>
          <w:sz w:val="24"/>
          <w:lang w:val="en-US"/>
        </w:rPr>
        <w:t>as</w:t>
      </w:r>
      <w:r>
        <w:rPr>
          <w:sz w:val="24"/>
        </w:rPr>
        <w:t xml:space="preserve">                             Ни деревья, ни холмы, ни горы </w:t>
      </w:r>
    </w:p>
    <w:p>
      <w:pPr>
        <w:pStyle w:val="Normal1"/>
        <w:spacing w:lineRule="auto" w:line="240"/>
        <w:ind w:start="567" w:end="0"/>
        <w:rPr/>
      </w:pPr>
      <w:r>
        <w:rPr>
          <w:sz w:val="24"/>
          <w:lang w:val="en-US"/>
        </w:rPr>
        <w:t>islimitaban</w:t>
      </w:r>
      <w:r>
        <w:rPr>
          <w:sz w:val="24"/>
        </w:rPr>
        <w:t xml:space="preserve"> </w:t>
      </w:r>
      <w:r>
        <w:rPr>
          <w:sz w:val="24"/>
          <w:lang w:val="en-US"/>
        </w:rPr>
        <w:t>la</w:t>
      </w:r>
      <w:r>
        <w:rPr>
          <w:sz w:val="24"/>
        </w:rPr>
        <w:t xml:space="preserve"> </w:t>
      </w:r>
      <w:r>
        <w:rPr>
          <w:sz w:val="24"/>
          <w:lang w:val="en-US"/>
        </w:rPr>
        <w:t>desmedida</w:t>
      </w:r>
      <w:r>
        <w:rPr>
          <w:sz w:val="24"/>
        </w:rPr>
        <w:t xml:space="preserve"> </w:t>
      </w:r>
      <w:r>
        <w:rPr>
          <w:sz w:val="24"/>
          <w:lang w:val="en-US"/>
        </w:rPr>
        <w:t>extensi</w:t>
      </w:r>
      <w:r>
        <w:rPr>
          <w:sz w:val="24"/>
        </w:rPr>
        <w:t>ó</w:t>
      </w:r>
      <w:r>
        <w:rPr>
          <w:sz w:val="24"/>
          <w:lang w:val="en-US"/>
        </w:rPr>
        <w:t>n</w:t>
      </w:r>
      <w:r>
        <w:rPr>
          <w:sz w:val="24"/>
        </w:rPr>
        <w:t xml:space="preserve">                            не ограничивали бескрайнее пространство</w:t>
      </w:r>
    </w:p>
    <w:p>
      <w:pPr>
        <w:pStyle w:val="Normal1"/>
        <w:spacing w:lineRule="auto" w:line="240"/>
        <w:ind w:firstLine="567" w:end="0"/>
        <w:rPr/>
      </w:pPr>
      <w:r>
        <w:rPr>
          <w:sz w:val="24"/>
          <w:lang w:val="en-US"/>
        </w:rPr>
        <w:t>del horizonte.(B.L</w:t>
      </w:r>
      <w:r>
        <w:rPr>
          <w:lang w:val="en-US"/>
        </w:rPr>
        <w:t>ILLO</w:t>
      </w:r>
      <w:r>
        <w:rPr>
          <w:sz w:val="24"/>
          <w:lang w:val="en-US"/>
        </w:rPr>
        <w:t xml:space="preserve">)                                              </w:t>
      </w:r>
      <w:r>
        <w:rPr>
          <w:sz w:val="24"/>
        </w:rPr>
        <w:t>горизонта</w:t>
      </w:r>
      <w:r>
        <w:rPr>
          <w:sz w:val="24"/>
          <w:lang w:val="en-US"/>
        </w:rPr>
        <w:t xml:space="preserve">. </w:t>
      </w:r>
    </w:p>
    <w:p>
      <w:pPr>
        <w:pStyle w:val="Normal1"/>
        <w:spacing w:lineRule="auto" w:line="240"/>
        <w:ind w:firstLine="284" w:end="0"/>
        <w:rPr>
          <w:sz w:val="24"/>
          <w:lang w:val="en-US"/>
        </w:rPr>
      </w:pPr>
      <w:r>
        <w:rPr>
          <w:i/>
          <w:iCs/>
          <w:sz w:val="24"/>
          <w:lang w:val="en-US"/>
        </w:rPr>
        <w:t>Carretillas</w:t>
      </w:r>
      <w:r>
        <w:rPr>
          <w:sz w:val="24"/>
          <w:lang w:val="en-US"/>
        </w:rPr>
        <w:t xml:space="preserve">, </w:t>
      </w:r>
      <w:r>
        <w:rPr>
          <w:i/>
          <w:iCs/>
          <w:sz w:val="24"/>
          <w:lang w:val="en-US"/>
        </w:rPr>
        <w:t>barriles, palancas</w:t>
      </w:r>
      <w:r>
        <w:rPr>
          <w:sz w:val="24"/>
          <w:lang w:val="en-US"/>
        </w:rPr>
        <w:t xml:space="preserve">,                                    </w:t>
      </w:r>
      <w:r>
        <w:rPr>
          <w:sz w:val="24"/>
        </w:rPr>
        <w:t>Тачки</w:t>
      </w:r>
      <w:r>
        <w:rPr>
          <w:sz w:val="24"/>
          <w:lang w:val="en-US"/>
        </w:rPr>
        <w:t xml:space="preserve">, </w:t>
      </w:r>
      <w:r>
        <w:rPr>
          <w:sz w:val="24"/>
        </w:rPr>
        <w:t>бочки</w:t>
      </w:r>
      <w:r>
        <w:rPr>
          <w:sz w:val="24"/>
          <w:lang w:val="en-US"/>
        </w:rPr>
        <w:t xml:space="preserve">, </w:t>
      </w:r>
      <w:r>
        <w:rPr>
          <w:sz w:val="24"/>
        </w:rPr>
        <w:t>блоки</w:t>
      </w:r>
      <w:r>
        <w:rPr>
          <w:sz w:val="24"/>
          <w:lang w:val="en-US"/>
        </w:rPr>
        <w:t xml:space="preserve">, </w:t>
      </w:r>
      <w:r>
        <w:rPr>
          <w:sz w:val="24"/>
        </w:rPr>
        <w:t>громадные</w:t>
      </w:r>
      <w:r>
        <w:rPr>
          <w:sz w:val="24"/>
          <w:lang w:val="en-US"/>
        </w:rPr>
        <w:t xml:space="preserve"> </w:t>
      </w:r>
      <w:r>
        <w:rPr>
          <w:sz w:val="24"/>
        </w:rPr>
        <w:t>деревянные</w:t>
      </w:r>
    </w:p>
    <w:p>
      <w:pPr>
        <w:pStyle w:val="Normal1"/>
        <w:spacing w:lineRule="auto" w:line="240"/>
        <w:ind w:firstLine="284" w:end="0"/>
        <w:rPr/>
      </w:pPr>
      <w:r>
        <w:rPr>
          <w:sz w:val="24"/>
          <w:lang w:val="en-US"/>
        </w:rPr>
        <w:t xml:space="preserve">     </w:t>
      </w:r>
      <w:r>
        <w:rPr>
          <w:i/>
          <w:iCs/>
          <w:sz w:val="24"/>
          <w:lang w:val="en-US"/>
        </w:rPr>
        <w:t>grandes vigas</w:t>
      </w:r>
      <w:r>
        <w:rPr>
          <w:sz w:val="24"/>
          <w:lang w:val="en-US"/>
        </w:rPr>
        <w:t xml:space="preserve"> de madera, </w:t>
      </w:r>
      <w:r>
        <w:rPr>
          <w:i/>
          <w:iCs/>
          <w:sz w:val="24"/>
          <w:lang w:val="en-US"/>
        </w:rPr>
        <w:t>ca-</w:t>
      </w:r>
      <w:r>
        <w:rPr>
          <w:sz w:val="24"/>
          <w:lang w:val="en-US"/>
        </w:rPr>
        <w:t xml:space="preserve">                                     </w:t>
      </w:r>
      <w:r>
        <w:rPr>
          <w:sz w:val="24"/>
        </w:rPr>
        <w:t>балки</w:t>
      </w:r>
      <w:r>
        <w:rPr>
          <w:sz w:val="24"/>
          <w:lang w:val="en-US"/>
        </w:rPr>
        <w:t xml:space="preserve">, </w:t>
      </w:r>
      <w:r>
        <w:rPr>
          <w:sz w:val="24"/>
        </w:rPr>
        <w:t>кабестаны</w:t>
      </w:r>
      <w:r>
        <w:rPr>
          <w:sz w:val="24"/>
          <w:lang w:val="en-US"/>
        </w:rPr>
        <w:t xml:space="preserve">, </w:t>
      </w:r>
      <w:r>
        <w:rPr>
          <w:sz w:val="24"/>
        </w:rPr>
        <w:t>толстенные</w:t>
      </w:r>
      <w:r>
        <w:rPr>
          <w:sz w:val="24"/>
          <w:lang w:val="en-US"/>
        </w:rPr>
        <w:t xml:space="preserve"> </w:t>
      </w:r>
      <w:r>
        <w:rPr>
          <w:sz w:val="24"/>
        </w:rPr>
        <w:t>доски</w:t>
      </w:r>
      <w:r>
        <w:rPr>
          <w:sz w:val="24"/>
          <w:lang w:val="en-US"/>
        </w:rPr>
        <w:t>,</w:t>
      </w:r>
    </w:p>
    <w:p>
      <w:pPr>
        <w:pStyle w:val="Normal1"/>
        <w:spacing w:lineRule="auto" w:line="240"/>
        <w:ind w:firstLine="284" w:end="0"/>
        <w:rPr>
          <w:sz w:val="24"/>
          <w:lang w:val="en-US"/>
        </w:rPr>
      </w:pPr>
      <w:r>
        <w:rPr>
          <w:i/>
          <w:iCs/>
          <w:sz w:val="24"/>
          <w:lang w:val="en-US"/>
        </w:rPr>
        <w:t xml:space="preserve">     </w:t>
      </w:r>
      <w:r>
        <w:rPr>
          <w:i/>
          <w:iCs/>
          <w:sz w:val="24"/>
          <w:lang w:val="en-US"/>
        </w:rPr>
        <w:t>brestantes, tablones</w:t>
      </w:r>
      <w:r>
        <w:rPr>
          <w:sz w:val="24"/>
          <w:lang w:val="en-US"/>
        </w:rPr>
        <w:t xml:space="preserve"> enormes,                                     </w:t>
      </w:r>
      <w:r>
        <w:rPr>
          <w:sz w:val="24"/>
        </w:rPr>
        <w:t>люди</w:t>
      </w:r>
      <w:r>
        <w:rPr>
          <w:sz w:val="24"/>
          <w:lang w:val="en-US"/>
        </w:rPr>
        <w:t xml:space="preserve"> </w:t>
      </w:r>
      <w:r>
        <w:rPr>
          <w:sz w:val="24"/>
        </w:rPr>
        <w:t>с</w:t>
      </w:r>
      <w:r>
        <w:rPr>
          <w:sz w:val="24"/>
          <w:lang w:val="en-US"/>
        </w:rPr>
        <w:t xml:space="preserve"> </w:t>
      </w:r>
      <w:r>
        <w:rPr>
          <w:sz w:val="24"/>
        </w:rPr>
        <w:t>мешками</w:t>
      </w:r>
      <w:r>
        <w:rPr>
          <w:sz w:val="24"/>
          <w:lang w:val="en-US"/>
        </w:rPr>
        <w:t xml:space="preserve"> — </w:t>
      </w:r>
      <w:r>
        <w:rPr>
          <w:sz w:val="24"/>
        </w:rPr>
        <w:t>все</w:t>
      </w:r>
      <w:r>
        <w:rPr>
          <w:sz w:val="24"/>
          <w:lang w:val="en-US"/>
        </w:rPr>
        <w:t xml:space="preserve"> </w:t>
      </w:r>
      <w:r>
        <w:rPr>
          <w:sz w:val="24"/>
        </w:rPr>
        <w:t>это</w:t>
      </w:r>
      <w:r>
        <w:rPr>
          <w:sz w:val="24"/>
          <w:lang w:val="en-US"/>
        </w:rPr>
        <w:t xml:space="preserve"> </w:t>
      </w:r>
      <w:r>
        <w:rPr>
          <w:sz w:val="24"/>
        </w:rPr>
        <w:t>двигалось</w:t>
      </w:r>
    </w:p>
    <w:p>
      <w:pPr>
        <w:pStyle w:val="Normal1"/>
        <w:spacing w:lineRule="auto" w:line="240"/>
        <w:ind w:firstLine="284" w:end="0"/>
        <w:rPr/>
      </w:pPr>
      <w:r>
        <w:rPr>
          <w:sz w:val="24"/>
          <w:lang w:val="en-US"/>
        </w:rPr>
        <w:t xml:space="preserve">     </w:t>
      </w:r>
      <w:r>
        <w:rPr>
          <w:i/>
          <w:iCs/>
          <w:sz w:val="24"/>
          <w:lang w:val="en-US"/>
        </w:rPr>
        <w:t>hombres</w:t>
      </w:r>
      <w:r>
        <w:rPr>
          <w:sz w:val="24"/>
        </w:rPr>
        <w:t xml:space="preserve"> </w:t>
      </w:r>
      <w:r>
        <w:rPr>
          <w:sz w:val="24"/>
          <w:lang w:val="en-US"/>
        </w:rPr>
        <w:t>cargados</w:t>
      </w:r>
      <w:r>
        <w:rPr>
          <w:sz w:val="24"/>
        </w:rPr>
        <w:t xml:space="preserve"> </w:t>
      </w:r>
      <w:r>
        <w:rPr>
          <w:sz w:val="24"/>
          <w:lang w:val="en-US"/>
        </w:rPr>
        <w:t>con</w:t>
      </w:r>
      <w:r>
        <w:rPr>
          <w:sz w:val="24"/>
        </w:rPr>
        <w:t xml:space="preserve"> </w:t>
      </w:r>
      <w:r>
        <w:rPr>
          <w:sz w:val="24"/>
          <w:lang w:val="en-US"/>
        </w:rPr>
        <w:t>sacos</w:t>
      </w:r>
      <w:r>
        <w:rPr>
          <w:sz w:val="24"/>
        </w:rPr>
        <w:t>,                                      одновременно и в разных направлениях</w:t>
      </w:r>
    </w:p>
    <w:p>
      <w:pPr>
        <w:pStyle w:val="Normal1"/>
        <w:spacing w:lineRule="auto" w:line="240"/>
        <w:ind w:firstLine="284" w:end="0"/>
        <w:rPr/>
      </w:pPr>
      <w:r>
        <w:rPr>
          <w:sz w:val="24"/>
        </w:rPr>
        <w:t xml:space="preserve">     </w:t>
      </w:r>
      <w:r>
        <w:rPr>
          <w:sz w:val="24"/>
          <w:lang w:val="en-US"/>
        </w:rPr>
        <w:t xml:space="preserve">todo se movía a un tiempo en                                     </w:t>
      </w:r>
    </w:p>
    <w:p>
      <w:pPr>
        <w:pStyle w:val="Normal1"/>
        <w:spacing w:lineRule="auto" w:line="240"/>
        <w:ind w:firstLine="284" w:end="0"/>
        <w:rPr/>
      </w:pPr>
      <w:r>
        <w:rPr>
          <w:sz w:val="24"/>
          <w:lang w:val="en-US"/>
        </w:rPr>
        <w:t xml:space="preserve">     </w:t>
      </w:r>
      <w:r>
        <w:rPr>
          <w:sz w:val="24"/>
          <w:lang w:val="en-US"/>
        </w:rPr>
        <w:t>todas direcciones. (R. M</w:t>
      </w:r>
      <w:r>
        <w:rPr>
          <w:lang w:val="en-US"/>
        </w:rPr>
        <w:t>EZA</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 </w:t>
      </w:r>
      <w:r>
        <w:rPr>
          <w:sz w:val="24"/>
        </w:rPr>
        <w:t>б) артикль сохраняется перед первым существительным, а перед остальными опускается:</w:t>
      </w:r>
    </w:p>
    <w:p>
      <w:pPr>
        <w:pStyle w:val="Normal1"/>
        <w:spacing w:lineRule="auto" w:line="240"/>
        <w:ind w:firstLine="284" w:end="0"/>
        <w:rPr/>
      </w:pPr>
      <w:r>
        <w:rPr>
          <w:sz w:val="24"/>
          <w:lang w:val="en-US"/>
        </w:rPr>
        <w:t>Volvimos</w:t>
      </w:r>
      <w:r>
        <w:rPr>
          <w:sz w:val="24"/>
        </w:rPr>
        <w:t xml:space="preserve"> </w:t>
      </w:r>
      <w:r>
        <w:rPr>
          <w:sz w:val="24"/>
          <w:lang w:val="en-US"/>
        </w:rPr>
        <w:t>la</w:t>
      </w:r>
      <w:r>
        <w:rPr>
          <w:sz w:val="24"/>
        </w:rPr>
        <w:t xml:space="preserve"> са</w:t>
      </w:r>
      <w:r>
        <w:rPr>
          <w:sz w:val="24"/>
          <w:lang w:val="en-US"/>
        </w:rPr>
        <w:t>r</w:t>
      </w:r>
      <w:r>
        <w:rPr>
          <w:sz w:val="24"/>
        </w:rPr>
        <w:t xml:space="preserve">а у </w:t>
      </w:r>
      <w:r>
        <w:rPr>
          <w:sz w:val="24"/>
          <w:lang w:val="en-US"/>
        </w:rPr>
        <w:t>nuestra</w:t>
      </w:r>
      <w:r>
        <w:rPr>
          <w:sz w:val="24"/>
        </w:rPr>
        <w:t xml:space="preserve"> </w:t>
      </w:r>
      <w:r>
        <w:rPr>
          <w:sz w:val="24"/>
          <w:lang w:val="en-US"/>
        </w:rPr>
        <w:t>admiraci</w:t>
      </w:r>
      <w:r>
        <w:rPr>
          <w:sz w:val="24"/>
        </w:rPr>
        <w:t>ó</w:t>
      </w:r>
      <w:r>
        <w:rPr>
          <w:sz w:val="24"/>
          <w:lang w:val="en-US"/>
        </w:rPr>
        <w:t>n</w:t>
      </w:r>
      <w:r>
        <w:rPr>
          <w:sz w:val="24"/>
        </w:rPr>
        <w:t xml:space="preserve">                       Мы повернулись, и наше восхищение</w:t>
      </w:r>
    </w:p>
    <w:p>
      <w:pPr>
        <w:pStyle w:val="Normal1"/>
        <w:spacing w:lineRule="auto" w:line="240"/>
        <w:ind w:start="567" w:end="0"/>
        <w:rPr/>
      </w:pPr>
      <w:r>
        <w:rPr>
          <w:sz w:val="24"/>
          <w:lang w:val="en-US"/>
        </w:rPr>
        <w:t>creci</w:t>
      </w:r>
      <w:r>
        <w:rPr>
          <w:sz w:val="24"/>
        </w:rPr>
        <w:t xml:space="preserve">ó </w:t>
      </w:r>
      <w:r>
        <w:rPr>
          <w:sz w:val="24"/>
          <w:lang w:val="en-US"/>
        </w:rPr>
        <w:t>al</w:t>
      </w:r>
      <w:r>
        <w:rPr>
          <w:sz w:val="24"/>
        </w:rPr>
        <w:t xml:space="preserve"> </w:t>
      </w:r>
      <w:r>
        <w:rPr>
          <w:sz w:val="24"/>
          <w:lang w:val="en-US"/>
        </w:rPr>
        <w:t>ver</w:t>
      </w:r>
      <w:r>
        <w:rPr>
          <w:sz w:val="24"/>
        </w:rPr>
        <w:t xml:space="preserve"> </w:t>
      </w:r>
      <w:r>
        <w:rPr>
          <w:sz w:val="24"/>
          <w:lang w:val="en-US"/>
        </w:rPr>
        <w:t>brillar</w:t>
      </w:r>
      <w:r>
        <w:rPr>
          <w:sz w:val="24"/>
        </w:rPr>
        <w:t xml:space="preserve">... </w:t>
      </w:r>
      <w:r>
        <w:rPr>
          <w:b/>
          <w:bCs/>
          <w:sz w:val="24"/>
          <w:lang w:val="en-US"/>
        </w:rPr>
        <w:t>los</w:t>
      </w:r>
      <w:r>
        <w:rPr>
          <w:sz w:val="24"/>
        </w:rPr>
        <w:t xml:space="preserve">                                                возросло еще больше, когда мы увидели,</w:t>
      </w:r>
    </w:p>
    <w:p>
      <w:pPr>
        <w:pStyle w:val="Normal1"/>
        <w:spacing w:lineRule="auto" w:line="240"/>
        <w:ind w:firstLine="284" w:end="0"/>
        <w:rPr/>
      </w:pPr>
      <w:r>
        <w:rPr>
          <w:i/>
          <w:iCs/>
          <w:sz w:val="24"/>
        </w:rPr>
        <w:t xml:space="preserve">     </w:t>
      </w:r>
      <w:r>
        <w:rPr>
          <w:i/>
          <w:iCs/>
          <w:sz w:val="24"/>
          <w:lang w:val="en-US"/>
        </w:rPr>
        <w:t>zafiros</w:t>
      </w:r>
      <w:r>
        <w:rPr>
          <w:i/>
          <w:iCs/>
          <w:sz w:val="24"/>
        </w:rPr>
        <w:t xml:space="preserve">, </w:t>
      </w:r>
      <w:r>
        <w:rPr>
          <w:i/>
          <w:iCs/>
          <w:sz w:val="24"/>
          <w:lang w:val="en-US"/>
        </w:rPr>
        <w:t>esmeraldas</w:t>
      </w:r>
      <w:r>
        <w:rPr>
          <w:i/>
          <w:iCs/>
          <w:sz w:val="24"/>
        </w:rPr>
        <w:t xml:space="preserve">, </w:t>
      </w:r>
      <w:r>
        <w:rPr>
          <w:i/>
          <w:iCs/>
          <w:sz w:val="24"/>
          <w:lang w:val="en-US"/>
        </w:rPr>
        <w:t>rub</w:t>
      </w:r>
      <w:r>
        <w:rPr>
          <w:i/>
          <w:iCs/>
          <w:sz w:val="24"/>
        </w:rPr>
        <w:t>í</w:t>
      </w:r>
      <w:r>
        <w:rPr>
          <w:i/>
          <w:iCs/>
          <w:sz w:val="24"/>
          <w:lang w:val="en-US"/>
        </w:rPr>
        <w:t>es</w:t>
      </w:r>
      <w:r>
        <w:rPr>
          <w:i/>
          <w:iCs/>
          <w:sz w:val="24"/>
        </w:rPr>
        <w:t xml:space="preserve">, </w:t>
      </w:r>
      <w:r>
        <w:rPr>
          <w:i/>
          <w:iCs/>
          <w:sz w:val="24"/>
          <w:lang w:val="en-US"/>
        </w:rPr>
        <w:t>diamantes</w:t>
      </w:r>
      <w:r>
        <w:rPr>
          <w:sz w:val="24"/>
        </w:rPr>
        <w:t>,                         как сверкали сапфиры, изумруды,</w:t>
      </w:r>
    </w:p>
    <w:p>
      <w:pPr>
        <w:pStyle w:val="Normal1"/>
        <w:spacing w:lineRule="auto" w:line="240"/>
        <w:ind w:firstLine="284" w:end="0"/>
        <w:rPr>
          <w:sz w:val="24"/>
          <w:lang w:val="en-US"/>
        </w:rPr>
      </w:pPr>
      <w:r>
        <w:rPr>
          <w:sz w:val="24"/>
          <w:lang w:val="en-US"/>
        </w:rPr>
        <w:t xml:space="preserve">     </w:t>
      </w:r>
      <w:r>
        <w:rPr>
          <w:i/>
          <w:iCs/>
          <w:sz w:val="24"/>
          <w:lang w:val="en-US"/>
        </w:rPr>
        <w:t>ópalos y amatistas de las sortijas, collares</w:t>
      </w:r>
      <w:r>
        <w:rPr>
          <w:sz w:val="24"/>
          <w:lang w:val="en-US"/>
        </w:rPr>
        <w:t xml:space="preserve">                   </w:t>
      </w:r>
      <w:r>
        <w:rPr>
          <w:sz w:val="24"/>
        </w:rPr>
        <w:t>рубины</w:t>
      </w:r>
      <w:r>
        <w:rPr>
          <w:sz w:val="24"/>
          <w:lang w:val="en-US"/>
        </w:rPr>
        <w:t xml:space="preserve">, </w:t>
      </w:r>
      <w:r>
        <w:rPr>
          <w:sz w:val="24"/>
        </w:rPr>
        <w:t>бриллианты</w:t>
      </w:r>
      <w:r>
        <w:rPr>
          <w:sz w:val="24"/>
          <w:lang w:val="en-US"/>
        </w:rPr>
        <w:t xml:space="preserve">, </w:t>
      </w:r>
      <w:r>
        <w:rPr>
          <w:sz w:val="24"/>
        </w:rPr>
        <w:t>опалы</w:t>
      </w:r>
    </w:p>
    <w:p>
      <w:pPr>
        <w:pStyle w:val="Normal1"/>
        <w:spacing w:lineRule="auto" w:line="240"/>
        <w:ind w:firstLine="284" w:end="0"/>
        <w:rPr/>
      </w:pPr>
      <w:r>
        <w:rPr>
          <w:sz w:val="24"/>
          <w:lang w:val="en-US"/>
        </w:rPr>
        <w:t xml:space="preserve">     </w:t>
      </w:r>
      <w:r>
        <w:rPr>
          <w:i/>
          <w:iCs/>
          <w:sz w:val="24"/>
        </w:rPr>
        <w:t xml:space="preserve">у </w:t>
      </w:r>
      <w:r>
        <w:rPr>
          <w:i/>
          <w:iCs/>
          <w:sz w:val="24"/>
          <w:lang w:val="en-US"/>
        </w:rPr>
        <w:t>brazaletes</w:t>
      </w:r>
      <w:r>
        <w:rPr>
          <w:sz w:val="24"/>
        </w:rPr>
        <w:t>.                                                                   и аметисты в перстнях, колье и браслетах.</w:t>
      </w:r>
    </w:p>
    <w:p>
      <w:pPr>
        <w:pStyle w:val="Normal1"/>
        <w:spacing w:lineRule="auto" w:line="240"/>
        <w:ind w:firstLine="284" w:end="0"/>
        <w:rPr/>
      </w:pPr>
      <w:r>
        <w:rPr>
          <w:sz w:val="24"/>
        </w:rPr>
        <w:t xml:space="preserve">     </w:t>
      </w:r>
      <w:r>
        <w:rPr>
          <w:sz w:val="24"/>
        </w:rPr>
        <w:t>(</w:t>
      </w:r>
      <w:r>
        <w:rPr>
          <w:sz w:val="24"/>
          <w:lang w:val="en-US"/>
        </w:rPr>
        <w:t>R</w:t>
      </w:r>
      <w:r>
        <w:rPr>
          <w:sz w:val="24"/>
        </w:rPr>
        <w:t xml:space="preserve">. </w:t>
      </w:r>
      <w:r>
        <w:rPr>
          <w:sz w:val="24"/>
          <w:lang w:val="en-US"/>
        </w:rPr>
        <w:t>M</w:t>
      </w:r>
      <w:r>
        <w:rPr>
          <w:lang w:val="en-US"/>
        </w:rPr>
        <w:t>EZA</w:t>
      </w:r>
      <w:r>
        <w:rPr>
          <w:sz w:val="24"/>
        </w:rPr>
        <w:t xml:space="preserve">) </w:t>
      </w:r>
    </w:p>
    <w:p>
      <w:pPr>
        <w:pStyle w:val="Normal1"/>
        <w:spacing w:lineRule="auto" w:line="240"/>
        <w:ind w:firstLine="284" w:end="0"/>
        <w:rPr/>
      </w:pPr>
      <w:r>
        <w:rPr>
          <w:b/>
          <w:bCs/>
          <w:sz w:val="24"/>
          <w:lang w:val="en-US"/>
        </w:rPr>
        <w:t>La</w:t>
      </w:r>
      <w:r>
        <w:rPr>
          <w:sz w:val="24"/>
        </w:rPr>
        <w:t xml:space="preserve"> </w:t>
      </w:r>
      <w:r>
        <w:rPr>
          <w:i/>
          <w:iCs/>
          <w:sz w:val="24"/>
          <w:lang w:val="en-US"/>
        </w:rPr>
        <w:t>firmeza</w:t>
      </w:r>
      <w:r>
        <w:rPr>
          <w:i/>
          <w:iCs/>
          <w:sz w:val="24"/>
        </w:rPr>
        <w:t xml:space="preserve"> </w:t>
      </w:r>
      <w:r>
        <w:rPr>
          <w:i/>
          <w:iCs/>
          <w:sz w:val="24"/>
          <w:lang w:val="en-US"/>
        </w:rPr>
        <w:t>y</w:t>
      </w:r>
      <w:r>
        <w:rPr>
          <w:i/>
          <w:iCs/>
          <w:sz w:val="24"/>
        </w:rPr>
        <w:t xml:space="preserve"> </w:t>
      </w:r>
      <w:r>
        <w:rPr>
          <w:i/>
          <w:iCs/>
          <w:sz w:val="24"/>
          <w:lang w:val="en-US"/>
        </w:rPr>
        <w:t>sinceridad</w:t>
      </w:r>
      <w:r>
        <w:rPr>
          <w:sz w:val="24"/>
        </w:rPr>
        <w:t xml:space="preserve"> </w:t>
      </w:r>
      <w:r>
        <w:rPr>
          <w:sz w:val="24"/>
          <w:lang w:val="en-US"/>
        </w:rPr>
        <w:t>con</w:t>
      </w:r>
      <w:r>
        <w:rPr>
          <w:sz w:val="24"/>
        </w:rPr>
        <w:t xml:space="preserve"> </w:t>
      </w:r>
      <w:r>
        <w:rPr>
          <w:sz w:val="24"/>
          <w:lang w:val="en-US"/>
        </w:rPr>
        <w:t>que</w:t>
      </w:r>
      <w:r>
        <w:rPr>
          <w:sz w:val="24"/>
        </w:rPr>
        <w:t xml:space="preserve"> </w:t>
      </w:r>
      <w:r>
        <w:rPr>
          <w:sz w:val="24"/>
          <w:lang w:val="en-US"/>
        </w:rPr>
        <w:t>pronunci</w:t>
      </w:r>
      <w:r>
        <w:rPr>
          <w:sz w:val="24"/>
        </w:rPr>
        <w:t>ó                Твердость и искренность, с которыми</w:t>
      </w:r>
    </w:p>
    <w:p>
      <w:pPr>
        <w:pStyle w:val="Normal1"/>
        <w:spacing w:lineRule="auto" w:line="240"/>
        <w:ind w:start="567" w:end="0"/>
        <w:rPr/>
      </w:pPr>
      <w:r>
        <w:rPr>
          <w:sz w:val="24"/>
          <w:lang w:val="en-US"/>
        </w:rPr>
        <w:t>estas</w:t>
      </w:r>
      <w:r>
        <w:rPr>
          <w:sz w:val="24"/>
        </w:rPr>
        <w:t xml:space="preserve"> </w:t>
      </w:r>
      <w:r>
        <w:rPr>
          <w:sz w:val="24"/>
          <w:lang w:val="en-US"/>
        </w:rPr>
        <w:t>palabras</w:t>
      </w:r>
      <w:r>
        <w:rPr>
          <w:sz w:val="24"/>
        </w:rPr>
        <w:t xml:space="preserve"> </w:t>
      </w:r>
      <w:r>
        <w:rPr>
          <w:sz w:val="24"/>
          <w:lang w:val="en-US"/>
        </w:rPr>
        <w:t>la</w:t>
      </w:r>
      <w:r>
        <w:rPr>
          <w:sz w:val="24"/>
        </w:rPr>
        <w:t xml:space="preserve"> </w:t>
      </w:r>
      <w:r>
        <w:rPr>
          <w:sz w:val="24"/>
          <w:lang w:val="en-US"/>
        </w:rPr>
        <w:t>conmo</w:t>
      </w:r>
      <w:r>
        <w:rPr>
          <w:sz w:val="24"/>
        </w:rPr>
        <w:t>-                                               он произнес эти слова, потрясли ее.</w:t>
      </w:r>
    </w:p>
    <w:p>
      <w:pPr>
        <w:pStyle w:val="Normal1"/>
        <w:spacing w:lineRule="auto" w:line="240"/>
        <w:ind w:firstLine="567" w:end="0"/>
        <w:rPr/>
      </w:pPr>
      <w:r>
        <w:rPr>
          <w:sz w:val="24"/>
          <w:lang w:val="en-US"/>
        </w:rPr>
        <w:t>vieron. (P</w:t>
      </w:r>
      <w:r>
        <w:rPr>
          <w:lang w:val="en-US"/>
        </w:rPr>
        <w:t>ALACIO</w:t>
      </w:r>
      <w:r>
        <w:rPr>
          <w:sz w:val="24"/>
          <w:lang w:val="en-US"/>
        </w:rPr>
        <w:t xml:space="preserve"> V</w:t>
      </w:r>
      <w:r>
        <w:rPr>
          <w:lang w:val="en-US"/>
        </w:rPr>
        <w:t>ALDÉS</w:t>
      </w:r>
      <w:r>
        <w:rPr>
          <w:sz w:val="24"/>
          <w:lang w:val="en-US"/>
        </w:rPr>
        <w:t xml:space="preserve">)            </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 </w:t>
      </w:r>
      <w:r>
        <w:rPr>
          <w:i/>
          <w:sz w:val="24"/>
        </w:rPr>
        <w:t>Примечание.</w:t>
      </w:r>
      <w:r>
        <w:rPr>
          <w:sz w:val="24"/>
        </w:rPr>
        <w:t xml:space="preserve"> Замечено, что артикли часто повторяются при перечислении существительных, у которых есть определения, особенно развернутые, или предлоги. Следует также помнить, что в эмоционально-стилистических целях артикли при перечислении могут повторяться при каждом отдельном существительном: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Pero</w:t>
      </w:r>
      <w:r>
        <w:rPr>
          <w:sz w:val="24"/>
        </w:rPr>
        <w:t xml:space="preserve"> </w:t>
      </w:r>
      <w:r>
        <w:rPr>
          <w:sz w:val="24"/>
          <w:lang w:val="en-US"/>
        </w:rPr>
        <w:t>ni</w:t>
      </w:r>
      <w:r>
        <w:rPr>
          <w:sz w:val="24"/>
        </w:rPr>
        <w:t xml:space="preserve"> </w:t>
      </w:r>
      <w:r>
        <w:rPr>
          <w:i/>
          <w:iCs/>
          <w:sz w:val="24"/>
          <w:lang w:val="en-US"/>
        </w:rPr>
        <w:t>el</w:t>
      </w:r>
      <w:r>
        <w:rPr>
          <w:i/>
          <w:iCs/>
          <w:sz w:val="24"/>
        </w:rPr>
        <w:t xml:space="preserve"> </w:t>
      </w:r>
      <w:r>
        <w:rPr>
          <w:i/>
          <w:iCs/>
          <w:sz w:val="24"/>
          <w:lang w:val="en-US"/>
        </w:rPr>
        <w:t>cansancio</w:t>
      </w:r>
      <w:r>
        <w:rPr>
          <w:sz w:val="24"/>
        </w:rPr>
        <w:t xml:space="preserve">, </w:t>
      </w:r>
      <w:r>
        <w:rPr>
          <w:sz w:val="24"/>
          <w:lang w:val="en-US"/>
        </w:rPr>
        <w:t>ni</w:t>
      </w:r>
      <w:r>
        <w:rPr>
          <w:sz w:val="24"/>
        </w:rPr>
        <w:t xml:space="preserve"> </w:t>
      </w:r>
      <w:r>
        <w:rPr>
          <w:i/>
          <w:iCs/>
          <w:sz w:val="24"/>
          <w:lang w:val="en-US"/>
        </w:rPr>
        <w:t>el</w:t>
      </w:r>
      <w:r>
        <w:rPr>
          <w:i/>
          <w:iCs/>
          <w:sz w:val="24"/>
        </w:rPr>
        <w:t xml:space="preserve"> </w:t>
      </w:r>
      <w:r>
        <w:rPr>
          <w:i/>
          <w:iCs/>
          <w:sz w:val="24"/>
          <w:lang w:val="en-US"/>
        </w:rPr>
        <w:t>fr</w:t>
      </w:r>
      <w:r>
        <w:rPr>
          <w:i/>
          <w:iCs/>
          <w:sz w:val="24"/>
        </w:rPr>
        <w:t>í</w:t>
      </w:r>
      <w:r>
        <w:rPr>
          <w:i/>
          <w:iCs/>
          <w:sz w:val="24"/>
          <w:lang w:val="en-US"/>
        </w:rPr>
        <w:t>o</w:t>
      </w:r>
      <w:r>
        <w:rPr>
          <w:sz w:val="24"/>
        </w:rPr>
        <w:t xml:space="preserve">, </w:t>
      </w:r>
      <w:r>
        <w:rPr>
          <w:sz w:val="24"/>
          <w:lang w:val="en-US"/>
        </w:rPr>
        <w:t>ni</w:t>
      </w:r>
      <w:r>
        <w:rPr>
          <w:sz w:val="24"/>
        </w:rPr>
        <w:t xml:space="preserve"> </w:t>
      </w:r>
      <w:r>
        <w:rPr>
          <w:i/>
          <w:iCs/>
          <w:sz w:val="24"/>
          <w:lang w:val="en-US"/>
        </w:rPr>
        <w:t>la</w:t>
      </w:r>
      <w:r>
        <w:rPr>
          <w:i/>
          <w:iCs/>
          <w:sz w:val="24"/>
        </w:rPr>
        <w:t xml:space="preserve"> </w:t>
      </w:r>
      <w:r>
        <w:rPr>
          <w:i/>
          <w:iCs/>
          <w:sz w:val="24"/>
          <w:lang w:val="en-US"/>
        </w:rPr>
        <w:t>sed</w:t>
      </w:r>
      <w:r>
        <w:rPr>
          <w:i/>
          <w:iCs/>
          <w:sz w:val="24"/>
        </w:rPr>
        <w:t>,</w:t>
      </w:r>
      <w:r>
        <w:rPr>
          <w:sz w:val="24"/>
        </w:rPr>
        <w:t xml:space="preserve">                       Но ни усталость, ни холод, ни жара, ни </w:t>
      </w:r>
    </w:p>
    <w:p>
      <w:pPr>
        <w:pStyle w:val="Normal1"/>
        <w:spacing w:lineRule="auto" w:line="240"/>
        <w:ind w:firstLine="567" w:end="0"/>
        <w:rPr/>
      </w:pPr>
      <w:r>
        <w:rPr>
          <w:sz w:val="24"/>
        </w:rPr>
        <w:t xml:space="preserve"> </w:t>
      </w:r>
      <w:r>
        <w:rPr>
          <w:sz w:val="24"/>
          <w:lang w:val="en-US"/>
        </w:rPr>
        <w:t>ni</w:t>
      </w:r>
      <w:r>
        <w:rPr>
          <w:sz w:val="24"/>
        </w:rPr>
        <w:t xml:space="preserve"> </w:t>
      </w:r>
      <w:r>
        <w:rPr>
          <w:i/>
          <w:iCs/>
          <w:sz w:val="24"/>
          <w:lang w:val="en-US"/>
        </w:rPr>
        <w:t>el</w:t>
      </w:r>
      <w:r>
        <w:rPr>
          <w:i/>
          <w:iCs/>
          <w:sz w:val="24"/>
        </w:rPr>
        <w:t xml:space="preserve"> </w:t>
      </w:r>
      <w:r>
        <w:rPr>
          <w:i/>
          <w:iCs/>
          <w:sz w:val="24"/>
          <w:lang w:val="en-US"/>
        </w:rPr>
        <w:t>hambre</w:t>
      </w:r>
      <w:r>
        <w:rPr>
          <w:sz w:val="24"/>
        </w:rPr>
        <w:t xml:space="preserve"> </w:t>
      </w:r>
      <w:r>
        <w:rPr>
          <w:sz w:val="24"/>
          <w:lang w:val="en-US"/>
        </w:rPr>
        <w:t>le</w:t>
      </w:r>
      <w:r>
        <w:rPr>
          <w:sz w:val="24"/>
        </w:rPr>
        <w:t xml:space="preserve"> </w:t>
      </w:r>
      <w:r>
        <w:rPr>
          <w:sz w:val="24"/>
          <w:lang w:val="en-US"/>
        </w:rPr>
        <w:t>molestaban</w:t>
      </w:r>
      <w:r>
        <w:rPr>
          <w:sz w:val="24"/>
        </w:rPr>
        <w:t xml:space="preserve"> </w:t>
      </w:r>
      <w:r>
        <w:rPr>
          <w:sz w:val="24"/>
          <w:lang w:val="en-US"/>
        </w:rPr>
        <w:t>a</w:t>
      </w:r>
      <w:r>
        <w:rPr>
          <w:sz w:val="24"/>
        </w:rPr>
        <w:t xml:space="preserve"> </w:t>
      </w:r>
      <w:r>
        <w:rPr>
          <w:sz w:val="24"/>
          <w:lang w:val="en-US"/>
        </w:rPr>
        <w:t>lo</w:t>
      </w:r>
      <w:r>
        <w:rPr>
          <w:sz w:val="24"/>
        </w:rPr>
        <w:t xml:space="preserve"> </w:t>
      </w:r>
      <w:r>
        <w:rPr>
          <w:sz w:val="24"/>
          <w:lang w:val="en-US"/>
        </w:rPr>
        <w:t>m</w:t>
      </w:r>
      <w:r>
        <w:rPr>
          <w:sz w:val="24"/>
        </w:rPr>
        <w:t>á</w:t>
      </w:r>
      <w:r>
        <w:rPr>
          <w:sz w:val="24"/>
          <w:lang w:val="en-US"/>
        </w:rPr>
        <w:t>s</w:t>
      </w:r>
      <w:r>
        <w:rPr>
          <w:sz w:val="24"/>
        </w:rPr>
        <w:t xml:space="preserve">                               голод нисколько не беспокоили его. </w:t>
      </w:r>
    </w:p>
    <w:p>
      <w:pPr>
        <w:pStyle w:val="Normal1"/>
        <w:spacing w:lineRule="auto" w:line="240"/>
        <w:ind w:firstLine="567" w:end="0"/>
        <w:rPr/>
      </w:pPr>
      <w:r>
        <w:rPr>
          <w:sz w:val="24"/>
        </w:rPr>
        <w:t xml:space="preserve"> </w:t>
      </w:r>
      <w:r>
        <w:rPr>
          <w:sz w:val="24"/>
          <w:lang w:val="en-US"/>
        </w:rPr>
        <w:t>mínimo. (</w:t>
      </w:r>
      <w:r>
        <w:rPr>
          <w:sz w:val="24"/>
        </w:rPr>
        <w:t>В</w:t>
      </w:r>
      <w:r>
        <w:rPr>
          <w:sz w:val="24"/>
          <w:lang w:val="en-US"/>
        </w:rPr>
        <w:t>. L</w:t>
      </w:r>
      <w:r>
        <w:rPr>
          <w:lang w:val="en-US"/>
        </w:rPr>
        <w:t>ILLO</w:t>
      </w:r>
      <w:r>
        <w:rPr>
          <w:sz w:val="24"/>
          <w:lang w:val="en-US"/>
        </w:rPr>
        <w:t>)</w:t>
      </w:r>
    </w:p>
    <w:p>
      <w:pPr>
        <w:pStyle w:val="Normal1"/>
        <w:spacing w:lineRule="auto" w:line="240"/>
        <w:ind w:firstLine="284" w:end="0"/>
        <w:rPr/>
      </w:pPr>
      <w:r>
        <w:rPr>
          <w:sz w:val="24"/>
          <w:lang w:val="en-US"/>
        </w:rPr>
        <w:t xml:space="preserve">Hablaba pestes de la clase privilegiada;                          </w:t>
      </w:r>
      <w:r>
        <w:rPr>
          <w:sz w:val="24"/>
        </w:rPr>
        <w:t>Он</w:t>
      </w:r>
      <w:r>
        <w:rPr>
          <w:sz w:val="24"/>
          <w:lang w:val="en-US"/>
        </w:rPr>
        <w:t xml:space="preserve"> </w:t>
      </w:r>
      <w:r>
        <w:rPr>
          <w:sz w:val="24"/>
        </w:rPr>
        <w:t>всячески</w:t>
      </w:r>
      <w:r>
        <w:rPr>
          <w:sz w:val="24"/>
          <w:lang w:val="en-US"/>
        </w:rPr>
        <w:t xml:space="preserve"> </w:t>
      </w:r>
      <w:r>
        <w:rPr>
          <w:sz w:val="24"/>
        </w:rPr>
        <w:t>злословил</w:t>
      </w:r>
      <w:r>
        <w:rPr>
          <w:sz w:val="24"/>
          <w:lang w:val="en-US"/>
        </w:rPr>
        <w:t xml:space="preserve"> </w:t>
      </w:r>
      <w:r>
        <w:rPr>
          <w:sz w:val="24"/>
        </w:rPr>
        <w:t>по</w:t>
      </w:r>
      <w:r>
        <w:rPr>
          <w:sz w:val="24"/>
          <w:lang w:val="en-US"/>
        </w:rPr>
        <w:t xml:space="preserve"> </w:t>
      </w:r>
      <w:r>
        <w:rPr>
          <w:sz w:val="24"/>
        </w:rPr>
        <w:t>поводу</w:t>
      </w:r>
      <w:r>
        <w:rPr>
          <w:sz w:val="24"/>
          <w:lang w:val="en-US"/>
        </w:rPr>
        <w:t xml:space="preserve"> </w:t>
      </w:r>
    </w:p>
    <w:p>
      <w:pPr>
        <w:pStyle w:val="Normal1"/>
        <w:spacing w:lineRule="auto" w:line="240"/>
        <w:ind w:firstLine="567" w:end="0"/>
        <w:rPr/>
      </w:pPr>
      <w:r>
        <w:rPr>
          <w:sz w:val="24"/>
          <w:lang w:val="en-US"/>
        </w:rPr>
        <w:t xml:space="preserve"> </w:t>
      </w:r>
      <w:r>
        <w:rPr>
          <w:sz w:val="24"/>
          <w:lang w:val="en-US"/>
        </w:rPr>
        <w:t xml:space="preserve">mas se comprendía que </w:t>
      </w:r>
      <w:r>
        <w:rPr>
          <w:i/>
          <w:iCs/>
          <w:sz w:val="24"/>
          <w:lang w:val="en-US"/>
        </w:rPr>
        <w:t>el lujo</w:t>
      </w:r>
      <w:r>
        <w:rPr>
          <w:sz w:val="24"/>
          <w:lang w:val="en-US"/>
        </w:rPr>
        <w:t xml:space="preserve">, </w:t>
      </w:r>
      <w:r>
        <w:rPr>
          <w:i/>
          <w:iCs/>
          <w:sz w:val="24"/>
          <w:lang w:val="en-US"/>
        </w:rPr>
        <w:t>la al-</w:t>
      </w:r>
      <w:r>
        <w:rPr>
          <w:sz w:val="24"/>
          <w:lang w:val="en-US"/>
        </w:rPr>
        <w:t xml:space="preserve">                              </w:t>
      </w:r>
      <w:r>
        <w:rPr>
          <w:sz w:val="24"/>
        </w:rPr>
        <w:t>привилегированного</w:t>
      </w:r>
      <w:r>
        <w:rPr>
          <w:sz w:val="24"/>
          <w:lang w:val="en-US"/>
        </w:rPr>
        <w:t xml:space="preserve"> </w:t>
      </w:r>
      <w:r>
        <w:rPr>
          <w:sz w:val="24"/>
        </w:rPr>
        <w:t>класса</w:t>
      </w:r>
      <w:r>
        <w:rPr>
          <w:sz w:val="24"/>
          <w:lang w:val="en-US"/>
        </w:rPr>
        <w:t xml:space="preserve">, </w:t>
      </w:r>
      <w:r>
        <w:rPr>
          <w:sz w:val="24"/>
        </w:rPr>
        <w:t>но</w:t>
      </w:r>
      <w:r>
        <w:rPr>
          <w:sz w:val="24"/>
          <w:lang w:val="en-US"/>
        </w:rPr>
        <w:t xml:space="preserve"> </w:t>
      </w:r>
    </w:p>
    <w:p>
      <w:pPr>
        <w:pStyle w:val="Normal1"/>
        <w:spacing w:lineRule="auto" w:line="240"/>
        <w:ind w:firstLine="567" w:end="0"/>
        <w:rPr/>
      </w:pPr>
      <w:r>
        <w:rPr>
          <w:sz w:val="24"/>
        </w:rPr>
        <w:t xml:space="preserve"> </w:t>
      </w:r>
      <w:r>
        <w:rPr>
          <w:i/>
          <w:iCs/>
          <w:sz w:val="24"/>
        </w:rPr>
        <w:t>с</w:t>
      </w:r>
      <w:r>
        <w:rPr>
          <w:i/>
          <w:iCs/>
          <w:sz w:val="24"/>
          <w:lang w:val="en-US"/>
        </w:rPr>
        <w:t>urni</w:t>
      </w:r>
      <w:r>
        <w:rPr>
          <w:i/>
          <w:iCs/>
          <w:sz w:val="24"/>
        </w:rPr>
        <w:t xml:space="preserve">а у </w:t>
      </w:r>
      <w:r>
        <w:rPr>
          <w:i/>
          <w:iCs/>
          <w:sz w:val="24"/>
          <w:lang w:val="en-US"/>
        </w:rPr>
        <w:t>el</w:t>
      </w:r>
      <w:r>
        <w:rPr>
          <w:i/>
          <w:iCs/>
          <w:sz w:val="24"/>
        </w:rPr>
        <w:t xml:space="preserve"> </w:t>
      </w:r>
      <w:r>
        <w:rPr>
          <w:i/>
          <w:iCs/>
          <w:sz w:val="24"/>
          <w:lang w:val="en-US"/>
        </w:rPr>
        <w:t>t</w:t>
      </w:r>
      <w:r>
        <w:rPr>
          <w:i/>
          <w:iCs/>
          <w:sz w:val="24"/>
        </w:rPr>
        <w:t>í</w:t>
      </w:r>
      <w:r>
        <w:rPr>
          <w:i/>
          <w:iCs/>
          <w:sz w:val="24"/>
          <w:lang w:val="en-US"/>
        </w:rPr>
        <w:t>tulo</w:t>
      </w:r>
      <w:r>
        <w:rPr>
          <w:sz w:val="24"/>
        </w:rPr>
        <w:t xml:space="preserve"> </w:t>
      </w:r>
      <w:r>
        <w:rPr>
          <w:sz w:val="24"/>
          <w:lang w:val="en-US"/>
        </w:rPr>
        <w:t>Ie</w:t>
      </w:r>
      <w:r>
        <w:rPr>
          <w:sz w:val="24"/>
        </w:rPr>
        <w:t xml:space="preserve"> </w:t>
      </w:r>
      <w:r>
        <w:rPr>
          <w:sz w:val="24"/>
          <w:lang w:val="en-US"/>
        </w:rPr>
        <w:t>produc</w:t>
      </w:r>
      <w:r>
        <w:rPr>
          <w:sz w:val="24"/>
        </w:rPr>
        <w:t>í</w:t>
      </w:r>
      <w:r>
        <w:rPr>
          <w:sz w:val="24"/>
          <w:lang w:val="en-US"/>
        </w:rPr>
        <w:t>an</w:t>
      </w:r>
      <w:r>
        <w:rPr>
          <w:sz w:val="24"/>
        </w:rPr>
        <w:t xml:space="preserve"> </w:t>
      </w:r>
      <w:r>
        <w:rPr>
          <w:sz w:val="24"/>
          <w:lang w:val="en-US"/>
        </w:rPr>
        <w:t>verda</w:t>
      </w:r>
      <w:r>
        <w:rPr>
          <w:sz w:val="24"/>
        </w:rPr>
        <w:t xml:space="preserve">-                               чувствовалось, что роскошь, родовитость </w:t>
      </w:r>
    </w:p>
    <w:p>
      <w:pPr>
        <w:pStyle w:val="Normal1"/>
        <w:spacing w:lineRule="auto" w:line="240"/>
        <w:ind w:firstLine="567" w:end="0"/>
        <w:rPr/>
      </w:pPr>
      <w:r>
        <w:rPr>
          <w:sz w:val="24"/>
        </w:rPr>
        <w:t xml:space="preserve"> </w:t>
      </w:r>
      <w:r>
        <w:rPr>
          <w:sz w:val="24"/>
          <w:lang w:val="en-US"/>
        </w:rPr>
        <w:t>dera</w:t>
      </w:r>
      <w:r>
        <w:rPr>
          <w:sz w:val="24"/>
        </w:rPr>
        <w:t xml:space="preserve"> </w:t>
      </w:r>
      <w:r>
        <w:rPr>
          <w:sz w:val="24"/>
          <w:lang w:val="en-US"/>
        </w:rPr>
        <w:t>sugesti</w:t>
      </w:r>
      <w:r>
        <w:rPr>
          <w:sz w:val="24"/>
        </w:rPr>
        <w:t>ó</w:t>
      </w:r>
      <w:r>
        <w:rPr>
          <w:sz w:val="24"/>
          <w:lang w:val="en-US"/>
        </w:rPr>
        <w:t>n</w:t>
      </w:r>
      <w:r>
        <w:rPr>
          <w:sz w:val="24"/>
        </w:rPr>
        <w:t>. (</w:t>
      </w:r>
      <w:r>
        <w:rPr>
          <w:sz w:val="24"/>
          <w:lang w:val="en-US"/>
        </w:rPr>
        <w:t>P</w:t>
      </w:r>
      <w:r>
        <w:rPr/>
        <w:t>Í</w:t>
      </w:r>
      <w:r>
        <w:rPr>
          <w:lang w:val="en-US"/>
        </w:rPr>
        <w:t>O</w:t>
      </w:r>
      <w:r>
        <w:rPr>
          <w:sz w:val="24"/>
        </w:rPr>
        <w:t xml:space="preserve"> </w:t>
      </w:r>
      <w:r>
        <w:rPr>
          <w:sz w:val="24"/>
          <w:lang w:val="en-US"/>
        </w:rPr>
        <w:t>B</w:t>
      </w:r>
      <w:r>
        <w:rPr>
          <w:lang w:val="en-US"/>
        </w:rPr>
        <w:t>AROJA</w:t>
      </w:r>
      <w:r>
        <w:rPr>
          <w:sz w:val="24"/>
        </w:rPr>
        <w:t xml:space="preserve">)                                          и титулы действовали на  него магически </w:t>
      </w:r>
    </w:p>
    <w:p>
      <w:pPr>
        <w:pStyle w:val="Normal1"/>
        <w:spacing w:lineRule="auto" w:line="240"/>
        <w:ind w:firstLine="284" w:end="0"/>
        <w:rPr>
          <w:sz w:val="24"/>
        </w:rPr>
      </w:pPr>
      <w:r>
        <w:rPr>
          <w:sz w:val="24"/>
        </w:rPr>
        <w:t xml:space="preserve">                                                                                               </w:t>
      </w:r>
      <w:r>
        <w:rPr>
          <w:sz w:val="24"/>
        </w:rPr>
        <w:t>(sugestión — подстрекательство, внушение).</w:t>
      </w:r>
    </w:p>
    <w:p>
      <w:pPr>
        <w:pStyle w:val="Normal1"/>
        <w:spacing w:lineRule="auto" w:line="240"/>
        <w:ind w:firstLine="284" w:end="0"/>
        <w:rPr>
          <w:sz w:val="24"/>
        </w:rPr>
      </w:pPr>
      <w:r>
        <w:rPr>
          <w:sz w:val="24"/>
        </w:rPr>
        <w:t xml:space="preserve"> </w:t>
      </w:r>
    </w:p>
    <w:p>
      <w:pPr>
        <w:pStyle w:val="Normal1"/>
        <w:spacing w:lineRule="auto" w:line="240"/>
        <w:ind w:firstLine="284" w:end="0"/>
        <w:rPr>
          <w:sz w:val="24"/>
        </w:rPr>
      </w:pPr>
      <w:r>
        <w:rPr>
          <w:sz w:val="24"/>
        </w:rPr>
        <w:t>10. При указании на то, что существительное во множественном числе называет не конкретные объекты мысли, а неопределенную совокупность их, один из многих возможных объектов данного рода:</w:t>
      </w:r>
    </w:p>
    <w:p>
      <w:pPr>
        <w:pStyle w:val="Normal1"/>
        <w:spacing w:lineRule="auto" w:line="240"/>
        <w:ind w:firstLine="284" w:end="0"/>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4962"/>
        <w:gridCol w:w="5811"/>
      </w:tblGrid>
      <w:tr>
        <w:trPr>
          <w:trHeight w:val="2580" w:hRule="exact"/>
        </w:trPr>
        <w:tc>
          <w:tcPr>
            <w:tcW w:w="4962" w:type="dxa"/>
            <w:tcBorders/>
          </w:tcPr>
          <w:p>
            <w:pPr>
              <w:pStyle w:val="Normal1"/>
              <w:spacing w:lineRule="auto" w:line="240"/>
              <w:ind w:hanging="283" w:start="527" w:end="0"/>
              <w:rPr/>
            </w:pPr>
            <w:r>
              <w:rPr>
                <w:sz w:val="24"/>
                <w:lang w:val="en-US"/>
              </w:rPr>
              <w:t xml:space="preserve">Llevaba constantemente </w:t>
            </w:r>
            <w:r>
              <w:rPr>
                <w:i/>
                <w:sz w:val="24"/>
                <w:lang w:val="en-US"/>
              </w:rPr>
              <w:t>trajes</w:t>
            </w:r>
            <w:r>
              <w:rPr>
                <w:sz w:val="24"/>
                <w:lang w:val="en-US"/>
              </w:rPr>
              <w:t xml:space="preserve"> vapo-rosos azules. (P</w:t>
            </w:r>
            <w:r>
              <w:rPr>
                <w:lang w:val="en-US"/>
              </w:rPr>
              <w:t>ÍO</w:t>
            </w:r>
            <w:r>
              <w:rPr>
                <w:sz w:val="24"/>
                <w:lang w:val="en-US"/>
              </w:rPr>
              <w:t xml:space="preserve"> B</w:t>
            </w:r>
            <w:r>
              <w:rPr>
                <w:lang w:val="en-US"/>
              </w:rPr>
              <w:t>AROJA</w:t>
            </w:r>
            <w:r>
              <w:rPr>
                <w:sz w:val="24"/>
                <w:lang w:val="en-US"/>
              </w:rPr>
              <w:t xml:space="preserve">) </w:t>
            </w:r>
          </w:p>
          <w:p>
            <w:pPr>
              <w:pStyle w:val="Normal1"/>
              <w:spacing w:lineRule="auto" w:line="240"/>
              <w:ind w:hanging="243" w:start="527" w:end="0"/>
              <w:rPr/>
            </w:pPr>
            <w:r>
              <w:rPr>
                <w:sz w:val="24"/>
                <w:lang w:val="en-US"/>
              </w:rPr>
              <w:t xml:space="preserve">Noches después... le mаndó </w:t>
            </w:r>
            <w:r>
              <w:rPr>
                <w:i/>
                <w:iCs/>
                <w:sz w:val="24"/>
                <w:lang w:val="en-US"/>
              </w:rPr>
              <w:t>versos</w:t>
            </w:r>
            <w:r>
              <w:rPr>
                <w:sz w:val="24"/>
                <w:lang w:val="en-US"/>
              </w:rPr>
              <w:t xml:space="preserve"> </w:t>
            </w:r>
            <w:r>
              <w:rPr>
                <w:i/>
                <w:iCs/>
                <w:sz w:val="24"/>
              </w:rPr>
              <w:t>у</w:t>
            </w:r>
            <w:r>
              <w:rPr>
                <w:i/>
                <w:iCs/>
                <w:sz w:val="24"/>
                <w:lang w:val="en-US"/>
              </w:rPr>
              <w:t xml:space="preserve"> flores</w:t>
            </w:r>
            <w:r>
              <w:rPr>
                <w:sz w:val="24"/>
                <w:lang w:val="en-US"/>
              </w:rPr>
              <w:t>. (P</w:t>
            </w:r>
            <w:r>
              <w:rPr>
                <w:lang w:val="en-US"/>
              </w:rPr>
              <w:t>ÍO</w:t>
            </w:r>
            <w:r>
              <w:rPr>
                <w:sz w:val="24"/>
                <w:lang w:val="en-US"/>
              </w:rPr>
              <w:t xml:space="preserve"> B</w:t>
            </w:r>
            <w:r>
              <w:rPr>
                <w:lang w:val="en-US"/>
              </w:rPr>
              <w:t>AROJA</w:t>
            </w:r>
            <w:r>
              <w:rPr>
                <w:sz w:val="24"/>
                <w:lang w:val="en-US"/>
              </w:rPr>
              <w:t xml:space="preserve">) </w:t>
            </w:r>
          </w:p>
          <w:p>
            <w:pPr>
              <w:pStyle w:val="Normal1"/>
              <w:spacing w:lineRule="auto" w:line="240"/>
              <w:ind w:hanging="243" w:start="527" w:end="0"/>
              <w:rPr/>
            </w:pPr>
            <w:r>
              <w:rPr>
                <w:sz w:val="24"/>
                <w:lang w:val="en-US"/>
              </w:rPr>
              <w:t xml:space="preserve">A Josefina le gustaban las novelas de aventuras, con </w:t>
            </w:r>
            <w:r>
              <w:rPr>
                <w:i/>
                <w:iCs/>
                <w:sz w:val="24"/>
                <w:lang w:val="en-US"/>
              </w:rPr>
              <w:t>amores</w:t>
            </w:r>
            <w:r>
              <w:rPr>
                <w:sz w:val="24"/>
                <w:lang w:val="en-US"/>
              </w:rPr>
              <w:t xml:space="preserve"> complicados, con torres misteriosas</w:t>
            </w:r>
            <w:r>
              <w:rPr>
                <w:i/>
                <w:iCs/>
                <w:sz w:val="24"/>
                <w:lang w:val="en-US"/>
              </w:rPr>
              <w:t>, escalos, raptos, desafíos</w:t>
            </w:r>
            <w:r>
              <w:rPr>
                <w:sz w:val="24"/>
                <w:lang w:val="en-US"/>
              </w:rPr>
              <w:t xml:space="preserve"> </w:t>
            </w:r>
            <w:r>
              <w:rPr>
                <w:i/>
                <w:iCs/>
                <w:sz w:val="24"/>
              </w:rPr>
              <w:t>у</w:t>
            </w:r>
            <w:r>
              <w:rPr>
                <w:sz w:val="24"/>
                <w:lang w:val="en-US"/>
              </w:rPr>
              <w:t xml:space="preserve"> </w:t>
            </w:r>
            <w:r>
              <w:rPr>
                <w:i/>
                <w:iCs/>
                <w:sz w:val="24"/>
                <w:lang w:val="en-US"/>
              </w:rPr>
              <w:t>estocadas</w:t>
            </w:r>
            <w:r>
              <w:rPr>
                <w:sz w:val="24"/>
                <w:lang w:val="en-US"/>
              </w:rPr>
              <w:t xml:space="preserve">... </w:t>
            </w:r>
            <w:r>
              <w:rPr>
                <w:sz w:val="24"/>
              </w:rPr>
              <w:t>(</w:t>
            </w:r>
            <w:r>
              <w:rPr>
                <w:sz w:val="24"/>
                <w:lang w:val="en-US"/>
              </w:rPr>
              <w:t>P</w:t>
            </w:r>
            <w:r>
              <w:rPr/>
              <w:t>Í</w:t>
            </w:r>
            <w:r>
              <w:rPr>
                <w:lang w:val="en-US"/>
              </w:rPr>
              <w:t>O</w:t>
            </w:r>
            <w:r>
              <w:rPr>
                <w:sz w:val="24"/>
              </w:rPr>
              <w:t xml:space="preserve"> </w:t>
            </w:r>
            <w:r>
              <w:rPr>
                <w:sz w:val="24"/>
                <w:lang w:val="en-US"/>
              </w:rPr>
              <w:t>B</w:t>
            </w:r>
            <w:r>
              <w:rPr>
                <w:lang w:val="en-US"/>
              </w:rPr>
              <w:t>AROJA</w:t>
            </w:r>
            <w:r>
              <w:rPr>
                <w:sz w:val="24"/>
              </w:rPr>
              <w:t>)</w:t>
            </w:r>
          </w:p>
          <w:p>
            <w:pPr>
              <w:pStyle w:val="Normal1"/>
              <w:spacing w:lineRule="auto" w:line="240"/>
              <w:ind w:firstLine="284" w:end="0"/>
              <w:rPr>
                <w:sz w:val="24"/>
              </w:rPr>
            </w:pPr>
            <w:r>
              <w:rPr>
                <w:sz w:val="24"/>
              </w:rPr>
            </w:r>
          </w:p>
        </w:tc>
        <w:tc>
          <w:tcPr>
            <w:tcW w:w="5811" w:type="dxa"/>
            <w:tcBorders/>
          </w:tcPr>
          <w:p>
            <w:pPr>
              <w:pStyle w:val="Normal1"/>
              <w:spacing w:lineRule="auto" w:line="240"/>
              <w:ind w:firstLine="284" w:end="0"/>
              <w:rPr>
                <w:sz w:val="24"/>
              </w:rPr>
            </w:pPr>
            <w:r>
              <w:rPr>
                <w:sz w:val="24"/>
              </w:rPr>
              <w:t>Она всегда носила легкие голу</w:t>
              <w:softHyphen/>
              <w:t>бые платья.</w:t>
            </w:r>
          </w:p>
          <w:p>
            <w:pPr>
              <w:pStyle w:val="Normal1"/>
              <w:spacing w:lineRule="auto" w:line="240"/>
              <w:ind w:firstLine="284" w:start="668" w:end="0"/>
              <w:rPr>
                <w:sz w:val="24"/>
              </w:rPr>
            </w:pPr>
            <w:r>
              <w:rPr>
                <w:sz w:val="24"/>
              </w:rPr>
              <w:t xml:space="preserve">  </w:t>
            </w:r>
          </w:p>
          <w:p>
            <w:pPr>
              <w:pStyle w:val="Normal1"/>
              <w:spacing w:lineRule="auto" w:line="240"/>
              <w:ind w:hanging="668" w:start="668" w:end="0"/>
              <w:rPr>
                <w:sz w:val="24"/>
              </w:rPr>
            </w:pPr>
            <w:r>
              <w:rPr>
                <w:sz w:val="24"/>
              </w:rPr>
              <w:t xml:space="preserve">     </w:t>
            </w:r>
            <w:r>
              <w:rPr>
                <w:sz w:val="24"/>
              </w:rPr>
              <w:t>Несколько вечеров спустя он по</w:t>
              <w:softHyphen/>
              <w:t xml:space="preserve">слал ей стихи и цветы. </w:t>
            </w:r>
          </w:p>
          <w:p>
            <w:pPr>
              <w:pStyle w:val="Normal1"/>
              <w:spacing w:lineRule="auto" w:line="240"/>
              <w:ind w:firstLine="284" w:end="0"/>
              <w:rPr>
                <w:sz w:val="24"/>
              </w:rPr>
            </w:pPr>
            <w:r>
              <w:rPr>
                <w:sz w:val="24"/>
              </w:rPr>
              <w:t>Хосефине нравились авантюрные романы с</w:t>
            </w:r>
          </w:p>
          <w:p>
            <w:pPr>
              <w:pStyle w:val="Normal1"/>
              <w:spacing w:lineRule="auto" w:line="240"/>
              <w:ind w:start="668" w:end="0"/>
              <w:rPr>
                <w:sz w:val="24"/>
              </w:rPr>
            </w:pPr>
            <w:r>
              <w:rPr>
                <w:sz w:val="24"/>
              </w:rPr>
              <w:t xml:space="preserve"> </w:t>
            </w:r>
            <w:r>
              <w:rPr>
                <w:sz w:val="24"/>
              </w:rPr>
              <w:t>любовной интри</w:t>
              <w:softHyphen/>
              <w:t>гой, таинственными башня</w:t>
              <w:softHyphen/>
              <w:t>ми,</w:t>
            </w:r>
          </w:p>
          <w:p>
            <w:pPr>
              <w:pStyle w:val="Normal1"/>
              <w:spacing w:lineRule="auto" w:line="240"/>
              <w:ind w:start="668" w:end="0"/>
              <w:rPr>
                <w:sz w:val="24"/>
              </w:rPr>
            </w:pPr>
            <w:r>
              <w:rPr>
                <w:sz w:val="24"/>
              </w:rPr>
              <w:t xml:space="preserve"> </w:t>
            </w:r>
            <w:r>
              <w:rPr>
                <w:sz w:val="24"/>
              </w:rPr>
              <w:t>подкопами, похищения</w:t>
              <w:softHyphen/>
              <w:t>ми, вызовами на дуэль и</w:t>
            </w:r>
          </w:p>
          <w:p>
            <w:pPr>
              <w:pStyle w:val="Normal1"/>
              <w:spacing w:lineRule="auto" w:line="240"/>
              <w:ind w:start="668" w:end="0"/>
              <w:rPr>
                <w:sz w:val="24"/>
              </w:rPr>
            </w:pPr>
            <w:r>
              <w:rPr>
                <w:sz w:val="24"/>
              </w:rPr>
              <w:t xml:space="preserve"> </w:t>
            </w:r>
            <w:r>
              <w:rPr>
                <w:sz w:val="24"/>
              </w:rPr>
              <w:t>поединками на шпагах.</w:t>
            </w:r>
          </w:p>
          <w:p>
            <w:pPr>
              <w:pStyle w:val="Normal1"/>
              <w:spacing w:lineRule="auto" w:line="240"/>
              <w:ind w:firstLine="284" w:end="0"/>
              <w:rPr>
                <w:sz w:val="24"/>
              </w:rPr>
            </w:pPr>
            <w:r>
              <w:rPr>
                <w:sz w:val="24"/>
              </w:rPr>
            </w:r>
          </w:p>
        </w:tc>
      </w:tr>
    </w:tbl>
    <w:p>
      <w:pPr>
        <w:pStyle w:val="Normal1"/>
        <w:spacing w:lineRule="auto" w:line="240"/>
        <w:ind w:firstLine="284" w:start="120" w:end="0"/>
        <w:rPr/>
      </w:pPr>
      <w:r>
        <w:rPr>
          <w:sz w:val="24"/>
        </w:rPr>
        <w:t>11. Перед неисчисляемыми существительными, когда указывает</w:t>
        <w:softHyphen/>
        <w:t xml:space="preserve">ся на то, что используется часть названного вещества, продукта, материала и т.п.: </w:t>
      </w:r>
      <w:r>
        <w:rPr>
          <w:i/>
          <w:iCs/>
          <w:sz w:val="24"/>
          <w:lang w:val="en-US"/>
        </w:rPr>
        <w:t>Compr</w:t>
      </w:r>
      <w:r>
        <w:rPr>
          <w:i/>
          <w:iCs/>
          <w:sz w:val="24"/>
        </w:rPr>
        <w:t xml:space="preserve">é </w:t>
      </w:r>
      <w:r>
        <w:rPr>
          <w:i/>
          <w:iCs/>
          <w:sz w:val="24"/>
          <w:lang w:val="en-US"/>
        </w:rPr>
        <w:t>pan</w:t>
      </w:r>
      <w:r>
        <w:rPr>
          <w:i/>
          <w:iCs/>
          <w:sz w:val="24"/>
        </w:rPr>
        <w:t>.</w:t>
      </w:r>
      <w:r>
        <w:rPr>
          <w:sz w:val="24"/>
        </w:rPr>
        <w:t xml:space="preserve"> (Я купил хлеба), </w:t>
      </w:r>
      <w:r>
        <w:rPr>
          <w:i/>
          <w:iCs/>
          <w:sz w:val="24"/>
        </w:rPr>
        <w:t xml:space="preserve">Тото </w:t>
      </w:r>
      <w:r>
        <w:rPr>
          <w:i/>
          <w:iCs/>
          <w:sz w:val="24"/>
          <w:lang w:val="en-US"/>
        </w:rPr>
        <w:t>leche</w:t>
      </w:r>
      <w:r>
        <w:rPr>
          <w:sz w:val="24"/>
        </w:rPr>
        <w:t xml:space="preserve">. (Я пью молоко), </w:t>
      </w:r>
      <w:r>
        <w:rPr>
          <w:sz w:val="24"/>
          <w:lang w:val="en-US"/>
        </w:rPr>
        <w:t>Juan</w:t>
      </w:r>
      <w:r>
        <w:rPr>
          <w:sz w:val="24"/>
        </w:rPr>
        <w:t xml:space="preserve"> </w:t>
      </w:r>
      <w:r>
        <w:rPr>
          <w:sz w:val="24"/>
          <w:lang w:val="en-US"/>
        </w:rPr>
        <w:t>come</w:t>
      </w:r>
      <w:r>
        <w:rPr>
          <w:i/>
          <w:iCs/>
          <w:sz w:val="24"/>
        </w:rPr>
        <w:t xml:space="preserve"> </w:t>
      </w:r>
      <w:r>
        <w:rPr>
          <w:i/>
          <w:iCs/>
          <w:sz w:val="24"/>
          <w:lang w:val="en-US"/>
        </w:rPr>
        <w:t>carne</w:t>
      </w:r>
      <w:r>
        <w:rPr>
          <w:sz w:val="24"/>
        </w:rPr>
        <w:t>. (Хуан ест мясо).</w:t>
      </w:r>
    </w:p>
    <w:p>
      <w:pPr>
        <w:pStyle w:val="Normal1"/>
        <w:spacing w:lineRule="auto" w:line="240"/>
        <w:ind w:firstLine="284" w:start="80" w:end="0"/>
        <w:rPr/>
      </w:pPr>
      <w:r>
        <w:rPr>
          <w:sz w:val="24"/>
          <w:lang w:val="en-US"/>
        </w:rPr>
        <w:t>Compramos</w:t>
      </w:r>
      <w:r>
        <w:rPr>
          <w:sz w:val="24"/>
        </w:rPr>
        <w:t xml:space="preserve"> </w:t>
      </w:r>
      <w:r>
        <w:rPr>
          <w:i/>
          <w:iCs/>
          <w:sz w:val="24"/>
          <w:lang w:val="en-US"/>
        </w:rPr>
        <w:t>pan</w:t>
      </w:r>
      <w:r>
        <w:rPr>
          <w:sz w:val="24"/>
        </w:rPr>
        <w:t xml:space="preserve">... у </w:t>
      </w:r>
      <w:r>
        <w:rPr>
          <w:sz w:val="24"/>
          <w:lang w:val="en-US"/>
        </w:rPr>
        <w:t>nos</w:t>
      </w:r>
      <w:r>
        <w:rPr>
          <w:sz w:val="24"/>
        </w:rPr>
        <w:t xml:space="preserve"> </w:t>
      </w:r>
      <w:r>
        <w:rPr>
          <w:sz w:val="24"/>
          <w:lang w:val="en-US"/>
        </w:rPr>
        <w:t>lo</w:t>
      </w:r>
      <w:r>
        <w:rPr>
          <w:sz w:val="24"/>
        </w:rPr>
        <w:t xml:space="preserve"> </w:t>
      </w:r>
      <w:r>
        <w:rPr>
          <w:sz w:val="24"/>
          <w:lang w:val="en-US"/>
        </w:rPr>
        <w:t>distri</w:t>
      </w:r>
      <w:r>
        <w:rPr>
          <w:sz w:val="24"/>
        </w:rPr>
        <w:t>-                             Мы купили хлеба и разделили</w:t>
      </w:r>
    </w:p>
    <w:p>
      <w:pPr>
        <w:pStyle w:val="Normal1"/>
        <w:spacing w:lineRule="auto" w:line="240"/>
        <w:ind w:start="567" w:end="1400"/>
        <w:rPr/>
      </w:pPr>
      <w:r>
        <w:rPr>
          <w:sz w:val="24"/>
          <w:lang w:val="en-US"/>
        </w:rPr>
        <w:t>buimos</w:t>
      </w:r>
      <w:r>
        <w:rPr>
          <w:sz w:val="24"/>
        </w:rPr>
        <w:t>. (</w:t>
      </w:r>
      <w:r>
        <w:rPr>
          <w:sz w:val="24"/>
          <w:lang w:val="en-US"/>
        </w:rPr>
        <w:t>P</w:t>
      </w:r>
      <w:r>
        <w:rPr/>
        <w:t>É</w:t>
      </w:r>
      <w:r>
        <w:rPr>
          <w:lang w:val="en-US"/>
        </w:rPr>
        <w:t>REZ</w:t>
      </w:r>
      <w:r>
        <w:rPr>
          <w:sz w:val="24"/>
        </w:rPr>
        <w:t xml:space="preserve"> </w:t>
      </w:r>
      <w:r>
        <w:rPr>
          <w:sz w:val="24"/>
          <w:lang w:val="en-US"/>
        </w:rPr>
        <w:t>G</w:t>
      </w:r>
      <w:r>
        <w:rPr>
          <w:lang w:val="en-US"/>
        </w:rPr>
        <w:t>ALD</w:t>
      </w:r>
      <w:r>
        <w:rPr/>
        <w:t>Ó</w:t>
      </w:r>
      <w:r>
        <w:rPr>
          <w:lang w:val="en-US"/>
        </w:rPr>
        <w:t>S</w:t>
      </w:r>
      <w:r>
        <w:rPr>
          <w:sz w:val="24"/>
        </w:rPr>
        <w:t xml:space="preserve">)                                             его. </w:t>
      </w:r>
    </w:p>
    <w:p>
      <w:pPr>
        <w:pStyle w:val="Normal1"/>
        <w:spacing w:lineRule="auto" w:line="240"/>
        <w:ind w:end="1400"/>
        <w:rPr/>
      </w:pPr>
      <w:r>
        <w:rPr>
          <w:sz w:val="24"/>
        </w:rPr>
        <w:t xml:space="preserve">      </w:t>
      </w:r>
      <w:r>
        <w:rPr>
          <w:sz w:val="24"/>
        </w:rPr>
        <w:t>Не</w:t>
      </w:r>
      <w:r>
        <w:rPr>
          <w:sz w:val="24"/>
          <w:lang w:val="en-US"/>
        </w:rPr>
        <w:t xml:space="preserve"> sembrado </w:t>
      </w:r>
      <w:r>
        <w:rPr>
          <w:i/>
          <w:iCs/>
          <w:sz w:val="24"/>
          <w:lang w:val="en-US"/>
        </w:rPr>
        <w:t>habas</w:t>
      </w:r>
      <w:r>
        <w:rPr>
          <w:sz w:val="24"/>
          <w:lang w:val="en-US"/>
        </w:rPr>
        <w:t xml:space="preserve">. </w:t>
      </w:r>
      <w:r>
        <w:rPr>
          <w:sz w:val="24"/>
        </w:rPr>
        <w:t>(</w:t>
      </w:r>
      <w:r>
        <w:rPr>
          <w:sz w:val="24"/>
          <w:lang w:val="en-US"/>
        </w:rPr>
        <w:t>M</w:t>
      </w:r>
      <w:r>
        <w:rPr>
          <w:sz w:val="24"/>
        </w:rPr>
        <w:t xml:space="preserve">. </w:t>
      </w:r>
      <w:r>
        <w:rPr>
          <w:sz w:val="24"/>
          <w:lang w:val="en-US"/>
        </w:rPr>
        <w:t>M</w:t>
      </w:r>
      <w:r>
        <w:rPr>
          <w:lang w:val="en-US"/>
        </w:rPr>
        <w:t>OLINER</w:t>
      </w:r>
      <w:r>
        <w:rPr>
          <w:sz w:val="24"/>
        </w:rPr>
        <w:t>)                          Я посадил бобы.</w:t>
      </w:r>
    </w:p>
    <w:p>
      <w:pPr>
        <w:pStyle w:val="Normal1"/>
        <w:spacing w:lineRule="auto" w:line="240"/>
        <w:ind w:firstLine="284" w:start="120" w:end="0"/>
        <w:rPr/>
      </w:pPr>
      <w:r>
        <w:rPr>
          <w:sz w:val="24"/>
        </w:rPr>
        <w:t>12. Перед существительными, которые употребляются после без</w:t>
        <w:softHyphen/>
        <w:t xml:space="preserve">личной формы </w:t>
      </w:r>
      <w:r>
        <w:rPr>
          <w:b/>
          <w:sz w:val="24"/>
          <w:lang w:val="en-US"/>
        </w:rPr>
        <w:t>hay</w:t>
      </w:r>
      <w:r>
        <w:rPr>
          <w:sz w:val="24"/>
        </w:rPr>
        <w:t xml:space="preserve"> (</w:t>
      </w:r>
      <w:r>
        <w:rPr>
          <w:sz w:val="24"/>
          <w:lang w:val="en-US"/>
        </w:rPr>
        <w:t>hab</w:t>
      </w:r>
      <w:r>
        <w:rPr>
          <w:sz w:val="24"/>
        </w:rPr>
        <w:t>í</w:t>
      </w:r>
      <w:r>
        <w:rPr>
          <w:sz w:val="24"/>
          <w:lang w:val="en-US"/>
        </w:rPr>
        <w:t>a</w:t>
      </w:r>
      <w:r>
        <w:rPr>
          <w:sz w:val="24"/>
        </w:rPr>
        <w:t xml:space="preserve">, </w:t>
      </w:r>
      <w:r>
        <w:rPr>
          <w:b/>
          <w:sz w:val="24"/>
          <w:lang w:val="en-US"/>
        </w:rPr>
        <w:t>hubo</w:t>
      </w:r>
      <w:r>
        <w:rPr>
          <w:sz w:val="24"/>
        </w:rPr>
        <w:t xml:space="preserve"> и т.п.) или ее синонимов:</w:t>
      </w:r>
    </w:p>
    <w:p>
      <w:pPr>
        <w:pStyle w:val="Normal1"/>
        <w:spacing w:lineRule="auto" w:line="240"/>
        <w:ind w:firstLine="284" w:start="120" w:end="0"/>
        <w:rPr/>
      </w:pPr>
      <w:r>
        <w:rPr>
          <w:sz w:val="24"/>
          <w:lang w:val="en-US"/>
        </w:rPr>
        <w:t xml:space="preserve">No hay </w:t>
      </w:r>
      <w:r>
        <w:rPr>
          <w:i/>
          <w:iCs/>
          <w:sz w:val="24"/>
          <w:lang w:val="en-US"/>
        </w:rPr>
        <w:t>médico</w:t>
      </w:r>
      <w:r>
        <w:rPr>
          <w:sz w:val="24"/>
          <w:lang w:val="en-US"/>
        </w:rPr>
        <w:t xml:space="preserve">.                                                        </w:t>
      </w:r>
      <w:r>
        <w:rPr>
          <w:sz w:val="24"/>
        </w:rPr>
        <w:t>Нет</w:t>
      </w:r>
      <w:r>
        <w:rPr>
          <w:sz w:val="24"/>
          <w:lang w:val="en-US"/>
        </w:rPr>
        <w:t xml:space="preserve"> </w:t>
      </w:r>
      <w:r>
        <w:rPr>
          <w:sz w:val="24"/>
        </w:rPr>
        <w:t>врача</w:t>
      </w:r>
      <w:r>
        <w:rPr>
          <w:sz w:val="24"/>
          <w:lang w:val="en-US"/>
        </w:rPr>
        <w:t xml:space="preserve">. </w:t>
      </w:r>
    </w:p>
    <w:p>
      <w:pPr>
        <w:pStyle w:val="Normal1"/>
        <w:spacing w:lineRule="auto" w:line="240"/>
        <w:ind w:firstLine="284" w:start="120" w:end="0"/>
        <w:rPr/>
      </w:pPr>
      <w:r>
        <w:rPr>
          <w:sz w:val="24"/>
          <w:lang w:val="en-US"/>
        </w:rPr>
        <w:t xml:space="preserve">No existe </w:t>
      </w:r>
      <w:r>
        <w:rPr>
          <w:i/>
          <w:iCs/>
          <w:sz w:val="24"/>
          <w:lang w:val="en-US"/>
        </w:rPr>
        <w:t>camino</w:t>
      </w:r>
      <w:r>
        <w:rPr>
          <w:sz w:val="24"/>
          <w:lang w:val="en-US"/>
        </w:rPr>
        <w:t xml:space="preserve"> para ir hacia el rí</w:t>
      </w:r>
      <w:r>
        <w:rPr>
          <w:sz w:val="24"/>
        </w:rPr>
        <w:t>о</w:t>
      </w:r>
      <w:r>
        <w:rPr>
          <w:sz w:val="24"/>
          <w:lang w:val="en-US"/>
        </w:rPr>
        <w:t xml:space="preserve">.                      </w:t>
      </w:r>
      <w:r>
        <w:rPr>
          <w:sz w:val="24"/>
        </w:rPr>
        <w:t>Нет дороги, чтобы пройти к реке.</w:t>
      </w:r>
    </w:p>
    <w:p>
      <w:pPr>
        <w:pStyle w:val="Normal1"/>
        <w:spacing w:lineRule="auto" w:line="240"/>
        <w:ind w:firstLine="284" w:start="80" w:end="0"/>
        <w:rPr>
          <w:i/>
          <w:i/>
          <w:sz w:val="24"/>
          <w:lang w:val="en-US"/>
        </w:rPr>
      </w:pPr>
      <w:r>
        <w:rPr>
          <w:i/>
          <w:sz w:val="24"/>
          <w:lang w:val="en-US"/>
        </w:rPr>
      </w:r>
    </w:p>
    <w:p>
      <w:pPr>
        <w:pStyle w:val="Normal1"/>
        <w:spacing w:lineRule="auto" w:line="240"/>
        <w:ind w:firstLine="284" w:start="80" w:end="0"/>
        <w:rPr/>
      </w:pPr>
      <w:r>
        <w:rPr>
          <w:i/>
          <w:sz w:val="24"/>
        </w:rPr>
        <w:t>Примечание.</w:t>
      </w:r>
      <w:r>
        <w:rPr>
          <w:sz w:val="24"/>
        </w:rPr>
        <w:t xml:space="preserve"> В этих случаях перед существительным в единственном числе может использоваться неопределенный артикль: </w:t>
      </w:r>
      <w:r>
        <w:rPr>
          <w:sz w:val="24"/>
          <w:lang w:val="en-US"/>
        </w:rPr>
        <w:t>No</w:t>
      </w:r>
      <w:r>
        <w:rPr>
          <w:sz w:val="24"/>
        </w:rPr>
        <w:t xml:space="preserve"> </w:t>
      </w:r>
      <w:r>
        <w:rPr>
          <w:sz w:val="24"/>
          <w:lang w:val="en-US"/>
        </w:rPr>
        <w:t>hay</w:t>
      </w:r>
      <w:r>
        <w:rPr>
          <w:sz w:val="24"/>
        </w:rPr>
        <w:t xml:space="preserve"> </w:t>
      </w:r>
      <w:r>
        <w:rPr>
          <w:sz w:val="24"/>
          <w:lang w:val="en-US"/>
        </w:rPr>
        <w:t>un</w:t>
      </w:r>
      <w:r>
        <w:rPr>
          <w:sz w:val="24"/>
        </w:rPr>
        <w:t xml:space="preserve"> </w:t>
      </w:r>
      <w:r>
        <w:rPr>
          <w:sz w:val="24"/>
          <w:lang w:val="en-US"/>
        </w:rPr>
        <w:t>med</w:t>
      </w:r>
      <w:r>
        <w:rPr>
          <w:sz w:val="24"/>
        </w:rPr>
        <w:t>í</w:t>
      </w:r>
      <w:r>
        <w:rPr>
          <w:sz w:val="24"/>
          <w:lang w:val="en-US"/>
        </w:rPr>
        <w:t>co</w:t>
      </w:r>
      <w:r>
        <w:rPr>
          <w:sz w:val="24"/>
        </w:rPr>
        <w:t xml:space="preserve">; </w:t>
      </w:r>
      <w:r>
        <w:rPr>
          <w:sz w:val="24"/>
          <w:lang w:val="en-US"/>
        </w:rPr>
        <w:t>no</w:t>
      </w:r>
      <w:r>
        <w:rPr>
          <w:sz w:val="24"/>
        </w:rPr>
        <w:t xml:space="preserve"> </w:t>
      </w:r>
      <w:r>
        <w:rPr>
          <w:sz w:val="24"/>
          <w:lang w:val="en-US"/>
        </w:rPr>
        <w:t>exite</w:t>
      </w:r>
      <w:r>
        <w:rPr>
          <w:sz w:val="24"/>
        </w:rPr>
        <w:t xml:space="preserve"> </w:t>
      </w:r>
      <w:r>
        <w:rPr>
          <w:sz w:val="24"/>
          <w:lang w:val="en-US"/>
        </w:rPr>
        <w:t>un</w:t>
      </w:r>
      <w:r>
        <w:rPr>
          <w:sz w:val="24"/>
        </w:rPr>
        <w:t xml:space="preserve"> </w:t>
      </w:r>
      <w:r>
        <w:rPr>
          <w:sz w:val="24"/>
          <w:lang w:val="en-US"/>
        </w:rPr>
        <w:t>camino</w:t>
      </w:r>
      <w:r>
        <w:rPr>
          <w:sz w:val="24"/>
        </w:rPr>
        <w:t>.</w:t>
      </w:r>
    </w:p>
    <w:p>
      <w:pPr>
        <w:pStyle w:val="Normal1"/>
        <w:spacing w:lineRule="auto" w:line="240"/>
        <w:ind w:firstLine="284" w:start="120" w:end="0"/>
        <w:rPr>
          <w:sz w:val="24"/>
        </w:rPr>
      </w:pPr>
      <w:r>
        <w:rPr>
          <w:sz w:val="24"/>
        </w:rPr>
      </w:r>
    </w:p>
    <w:p>
      <w:pPr>
        <w:pStyle w:val="Normal1"/>
        <w:spacing w:lineRule="auto" w:line="240"/>
        <w:ind w:firstLine="284" w:start="120" w:end="0"/>
        <w:rPr/>
      </w:pPr>
      <w:r>
        <w:rPr>
          <w:sz w:val="24"/>
        </w:rPr>
        <w:t>13. Перед названиями вузовских специализаций, когда они упот</w:t>
        <w:softHyphen/>
        <w:t xml:space="preserve">ребляются в качестве дополнений: </w:t>
      </w:r>
      <w:r>
        <w:rPr>
          <w:sz w:val="24"/>
          <w:lang w:val="en-US"/>
        </w:rPr>
        <w:t>estudio</w:t>
      </w:r>
      <w:r>
        <w:rPr>
          <w:sz w:val="24"/>
        </w:rPr>
        <w:t xml:space="preserve"> </w:t>
      </w:r>
      <w:r>
        <w:rPr>
          <w:i/>
          <w:iCs/>
          <w:sz w:val="24"/>
          <w:lang w:val="en-US"/>
        </w:rPr>
        <w:t>filosof</w:t>
      </w:r>
      <w:r>
        <w:rPr>
          <w:i/>
          <w:iCs/>
          <w:sz w:val="24"/>
        </w:rPr>
        <w:t>í</w:t>
      </w:r>
      <w:r>
        <w:rPr>
          <w:i/>
          <w:iCs/>
          <w:sz w:val="24"/>
          <w:lang w:val="en-US"/>
        </w:rPr>
        <w:t>a</w:t>
      </w:r>
      <w:r>
        <w:rPr>
          <w:i/>
          <w:iCs/>
          <w:sz w:val="24"/>
        </w:rPr>
        <w:t xml:space="preserve"> у </w:t>
      </w:r>
      <w:r>
        <w:rPr>
          <w:i/>
          <w:iCs/>
          <w:sz w:val="24"/>
          <w:lang w:val="en-US"/>
        </w:rPr>
        <w:t>letras</w:t>
      </w:r>
      <w:r>
        <w:rPr>
          <w:sz w:val="24"/>
        </w:rPr>
        <w:t xml:space="preserve"> — я изу</w:t>
        <w:softHyphen/>
        <w:t xml:space="preserve">чаю философию и филологию; </w:t>
      </w:r>
      <w:r>
        <w:rPr>
          <w:sz w:val="24"/>
          <w:lang w:val="en-US"/>
        </w:rPr>
        <w:t>los</w:t>
      </w:r>
      <w:r>
        <w:rPr>
          <w:sz w:val="24"/>
        </w:rPr>
        <w:t xml:space="preserve"> </w:t>
      </w:r>
      <w:r>
        <w:rPr>
          <w:sz w:val="24"/>
          <w:lang w:val="en-US"/>
        </w:rPr>
        <w:t>dos</w:t>
      </w:r>
      <w:r>
        <w:rPr>
          <w:sz w:val="24"/>
        </w:rPr>
        <w:t xml:space="preserve"> </w:t>
      </w:r>
      <w:r>
        <w:rPr>
          <w:sz w:val="24"/>
          <w:lang w:val="en-US"/>
        </w:rPr>
        <w:t>hacemos</w:t>
      </w:r>
      <w:r>
        <w:rPr>
          <w:sz w:val="24"/>
        </w:rPr>
        <w:t xml:space="preserve"> </w:t>
      </w:r>
      <w:r>
        <w:rPr>
          <w:i/>
          <w:iCs/>
          <w:sz w:val="24"/>
          <w:lang w:val="en-US"/>
        </w:rPr>
        <w:t>medicina</w:t>
      </w:r>
      <w:r>
        <w:rPr>
          <w:sz w:val="24"/>
        </w:rPr>
        <w:t xml:space="preserve"> — мы оба изучаем медицину т.п.</w:t>
      </w:r>
    </w:p>
    <w:p>
      <w:pPr>
        <w:pStyle w:val="Normal1"/>
        <w:spacing w:lineRule="auto" w:line="240"/>
        <w:ind w:firstLine="284" w:start="120" w:end="0"/>
        <w:rPr/>
      </w:pPr>
      <w:r>
        <w:rPr>
          <w:sz w:val="24"/>
        </w:rPr>
        <w:t>14. Иногда перед существительными, входящими в сравнитель</w:t>
        <w:softHyphen/>
        <w:t xml:space="preserve">ные обороты с </w:t>
      </w:r>
      <w:r>
        <w:rPr>
          <w:b/>
          <w:bCs/>
          <w:sz w:val="24"/>
        </w:rPr>
        <w:t>со</w:t>
      </w:r>
      <w:r>
        <w:rPr>
          <w:b/>
          <w:bCs/>
          <w:sz w:val="24"/>
          <w:lang w:val="en-US"/>
        </w:rPr>
        <w:t>m</w:t>
      </w:r>
      <w:r>
        <w:rPr>
          <w:b/>
          <w:bCs/>
          <w:sz w:val="24"/>
        </w:rPr>
        <w:t>о</w:t>
      </w:r>
      <w:r>
        <w:rPr>
          <w:sz w:val="24"/>
        </w:rPr>
        <w:t>:</w:t>
      </w:r>
    </w:p>
    <w:p>
      <w:pPr>
        <w:pStyle w:val="Normal1"/>
        <w:spacing w:lineRule="auto" w:line="240"/>
        <w:ind w:firstLine="284" w:start="120" w:end="0"/>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4820"/>
        <w:gridCol w:w="5953"/>
      </w:tblGrid>
      <w:tr>
        <w:trPr>
          <w:trHeight w:val="1800" w:hRule="exact"/>
        </w:trPr>
        <w:tc>
          <w:tcPr>
            <w:tcW w:w="4820" w:type="dxa"/>
            <w:tcBorders/>
          </w:tcPr>
          <w:p>
            <w:pPr>
              <w:pStyle w:val="Normal1"/>
              <w:spacing w:lineRule="auto" w:line="240"/>
              <w:ind w:hanging="243" w:start="527" w:end="0"/>
              <w:rPr/>
            </w:pPr>
            <w:r>
              <w:rPr>
                <w:sz w:val="24"/>
                <w:lang w:val="en-US"/>
              </w:rPr>
              <w:t xml:space="preserve">La mayoríia lo consideraba </w:t>
            </w:r>
            <w:r>
              <w:rPr>
                <w:sz w:val="24"/>
              </w:rPr>
              <w:t>со</w:t>
            </w:r>
            <w:r>
              <w:rPr>
                <w:sz w:val="24"/>
                <w:lang w:val="en-US"/>
              </w:rPr>
              <w:t>m</w:t>
            </w:r>
            <w:r>
              <w:rPr>
                <w:sz w:val="24"/>
              </w:rPr>
              <w:t>о</w:t>
            </w:r>
            <w:r>
              <w:rPr>
                <w:sz w:val="24"/>
                <w:lang w:val="en-US"/>
              </w:rPr>
              <w:t xml:space="preserve"> un genio político </w:t>
            </w:r>
            <w:r>
              <w:rPr>
                <w:sz w:val="24"/>
              </w:rPr>
              <w:t>у</w:t>
            </w:r>
            <w:r>
              <w:rPr>
                <w:sz w:val="24"/>
                <w:lang w:val="en-US"/>
              </w:rPr>
              <w:t xml:space="preserve"> </w:t>
            </w:r>
            <w:r>
              <w:rPr>
                <w:i/>
                <w:iCs/>
                <w:sz w:val="24"/>
              </w:rPr>
              <w:t>со</w:t>
            </w:r>
            <w:r>
              <w:rPr>
                <w:i/>
                <w:iCs/>
                <w:sz w:val="24"/>
                <w:lang w:val="en-US"/>
              </w:rPr>
              <w:t>m</w:t>
            </w:r>
            <w:r>
              <w:rPr>
                <w:i/>
                <w:iCs/>
                <w:sz w:val="24"/>
              </w:rPr>
              <w:t>о</w:t>
            </w:r>
            <w:r>
              <w:rPr>
                <w:i/>
                <w:iCs/>
                <w:sz w:val="24"/>
                <w:lang w:val="en-US"/>
              </w:rPr>
              <w:t xml:space="preserve"> gran historiador </w:t>
            </w:r>
            <w:r>
              <w:rPr>
                <w:i/>
                <w:iCs/>
                <w:sz w:val="24"/>
              </w:rPr>
              <w:t>у</w:t>
            </w:r>
            <w:r>
              <w:rPr>
                <w:i/>
                <w:iCs/>
                <w:sz w:val="24"/>
                <w:lang w:val="en-US"/>
              </w:rPr>
              <w:t xml:space="preserve"> escritor</w:t>
            </w:r>
            <w:r>
              <w:rPr>
                <w:sz w:val="24"/>
                <w:lang w:val="en-US"/>
              </w:rPr>
              <w:t xml:space="preserve">. Tierry dijo que </w:t>
            </w:r>
            <w:r>
              <w:rPr>
                <w:sz w:val="24"/>
              </w:rPr>
              <w:t>со</w:t>
            </w:r>
            <w:r>
              <w:rPr>
                <w:sz w:val="24"/>
                <w:lang w:val="en-US"/>
              </w:rPr>
              <w:t>m</w:t>
            </w:r>
            <w:r>
              <w:rPr>
                <w:sz w:val="24"/>
              </w:rPr>
              <w:t>о</w:t>
            </w:r>
            <w:r>
              <w:rPr>
                <w:sz w:val="24"/>
                <w:lang w:val="en-US"/>
              </w:rPr>
              <w:t xml:space="preserve"> poítico le parecía per-judicial </w:t>
            </w:r>
            <w:r>
              <w:rPr>
                <w:sz w:val="24"/>
              </w:rPr>
              <w:t>у</w:t>
            </w:r>
            <w:r>
              <w:rPr>
                <w:sz w:val="24"/>
                <w:lang w:val="en-US"/>
              </w:rPr>
              <w:t xml:space="preserve"> </w:t>
            </w:r>
            <w:r>
              <w:rPr>
                <w:i/>
                <w:iCs/>
                <w:sz w:val="24"/>
              </w:rPr>
              <w:t>со</w:t>
            </w:r>
            <w:r>
              <w:rPr>
                <w:i/>
                <w:iCs/>
                <w:sz w:val="24"/>
                <w:lang w:val="en-US"/>
              </w:rPr>
              <w:t>m</w:t>
            </w:r>
            <w:r>
              <w:rPr>
                <w:i/>
                <w:iCs/>
                <w:sz w:val="24"/>
              </w:rPr>
              <w:t>о</w:t>
            </w:r>
            <w:r>
              <w:rPr>
                <w:i/>
                <w:iCs/>
                <w:sz w:val="24"/>
                <w:lang w:val="en-US"/>
              </w:rPr>
              <w:t xml:space="preserve"> literato e historiador</w:t>
            </w:r>
            <w:r>
              <w:rPr>
                <w:sz w:val="24"/>
                <w:lang w:val="en-US"/>
              </w:rPr>
              <w:t xml:space="preserve"> muy malo. </w:t>
            </w:r>
            <w:r>
              <w:rPr>
                <w:sz w:val="24"/>
              </w:rPr>
              <w:t>(</w:t>
            </w:r>
            <w:r>
              <w:rPr>
                <w:sz w:val="24"/>
                <w:lang w:val="en-US"/>
              </w:rPr>
              <w:t>P</w:t>
            </w:r>
            <w:r>
              <w:rPr/>
              <w:t>Í</w:t>
            </w:r>
            <w:r>
              <w:rPr>
                <w:lang w:val="en-US"/>
              </w:rPr>
              <w:t>O</w:t>
            </w:r>
            <w:r>
              <w:rPr>
                <w:sz w:val="24"/>
              </w:rPr>
              <w:t xml:space="preserve"> </w:t>
            </w:r>
            <w:r>
              <w:rPr>
                <w:sz w:val="24"/>
                <w:lang w:val="en-US"/>
              </w:rPr>
              <w:t>B</w:t>
            </w:r>
            <w:r>
              <w:rPr>
                <w:lang w:val="en-US"/>
              </w:rPr>
              <w:t>AROJA</w:t>
            </w:r>
            <w:r>
              <w:rPr>
                <w:sz w:val="24"/>
              </w:rPr>
              <w:t>)</w:t>
            </w:r>
          </w:p>
          <w:p>
            <w:pPr>
              <w:pStyle w:val="Normal1"/>
              <w:spacing w:lineRule="auto" w:line="240"/>
              <w:ind w:firstLine="284" w:end="0"/>
              <w:rPr>
                <w:sz w:val="24"/>
              </w:rPr>
            </w:pPr>
            <w:r>
              <w:rPr>
                <w:sz w:val="24"/>
              </w:rPr>
            </w:r>
          </w:p>
        </w:tc>
        <w:tc>
          <w:tcPr>
            <w:tcW w:w="5953" w:type="dxa"/>
            <w:tcBorders/>
          </w:tcPr>
          <w:p>
            <w:pPr>
              <w:pStyle w:val="Normal1"/>
              <w:spacing w:lineRule="auto" w:line="240"/>
              <w:ind w:firstLine="284" w:end="0"/>
              <w:rPr>
                <w:sz w:val="24"/>
              </w:rPr>
            </w:pPr>
            <w:r>
              <w:rPr>
                <w:sz w:val="24"/>
              </w:rPr>
              <w:t>Большинство считало его поли</w:t>
              <w:softHyphen/>
              <w:t>тическим гением,</w:t>
            </w:r>
          </w:p>
          <w:p>
            <w:pPr>
              <w:pStyle w:val="Normal1"/>
              <w:spacing w:lineRule="auto" w:line="240"/>
              <w:ind w:hanging="142" w:start="669" w:end="0"/>
              <w:rPr>
                <w:sz w:val="24"/>
              </w:rPr>
            </w:pPr>
            <w:r>
              <w:rPr>
                <w:sz w:val="24"/>
              </w:rPr>
              <w:t xml:space="preserve"> </w:t>
            </w:r>
            <w:r>
              <w:rPr>
                <w:sz w:val="24"/>
              </w:rPr>
              <w:t>великим ис</w:t>
              <w:softHyphen/>
              <w:t>ториком и писателем. Тьерри же</w:t>
            </w:r>
          </w:p>
          <w:p>
            <w:pPr>
              <w:pStyle w:val="Normal1"/>
              <w:spacing w:lineRule="auto" w:line="240"/>
              <w:ind w:firstLine="527" w:end="0"/>
              <w:rPr>
                <w:sz w:val="24"/>
              </w:rPr>
            </w:pPr>
            <w:r>
              <w:rPr>
                <w:sz w:val="24"/>
              </w:rPr>
              <w:t xml:space="preserve"> </w:t>
            </w:r>
            <w:r>
              <w:rPr>
                <w:sz w:val="24"/>
              </w:rPr>
              <w:t>утверждал, что как поли</w:t>
              <w:softHyphen/>
              <w:t>тик он приносил только</w:t>
            </w:r>
          </w:p>
          <w:p>
            <w:pPr>
              <w:pStyle w:val="Normal1"/>
              <w:spacing w:lineRule="auto" w:line="240"/>
              <w:ind w:firstLine="527" w:end="0"/>
              <w:rPr>
                <w:sz w:val="24"/>
              </w:rPr>
            </w:pPr>
            <w:r>
              <w:rPr>
                <w:sz w:val="24"/>
              </w:rPr>
              <w:t xml:space="preserve"> </w:t>
            </w:r>
            <w:r>
              <w:rPr>
                <w:sz w:val="24"/>
              </w:rPr>
              <w:t>вред, а литератором и историком был совершенно</w:t>
            </w:r>
          </w:p>
          <w:p>
            <w:pPr>
              <w:pStyle w:val="Normal1"/>
              <w:spacing w:lineRule="auto" w:line="240"/>
              <w:ind w:firstLine="527" w:end="0"/>
              <w:rPr>
                <w:sz w:val="24"/>
              </w:rPr>
            </w:pPr>
            <w:r>
              <w:rPr>
                <w:sz w:val="24"/>
              </w:rPr>
              <w:t xml:space="preserve"> </w:t>
            </w:r>
            <w:r>
              <w:rPr>
                <w:sz w:val="24"/>
              </w:rPr>
              <w:t>заурядным.</w:t>
            </w:r>
          </w:p>
          <w:p>
            <w:pPr>
              <w:pStyle w:val="Normal1"/>
              <w:spacing w:lineRule="auto" w:line="240"/>
              <w:ind w:firstLine="284" w:end="0"/>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sz w:val="24"/>
        </w:rPr>
      </w:pPr>
      <w:r>
        <w:rPr>
          <w:sz w:val="24"/>
        </w:rPr>
        <w:t>15. Часто перед существительными в заголовках, вывесках, названиях учреждений и т.п.:</w:t>
      </w:r>
    </w:p>
    <w:p>
      <w:pPr>
        <w:pStyle w:val="Normal1"/>
        <w:spacing w:lineRule="auto" w:line="240"/>
        <w:ind w:firstLine="284" w:end="0"/>
        <w:rPr/>
      </w:pPr>
      <w:r>
        <w:rPr>
          <w:sz w:val="24"/>
        </w:rPr>
        <w:t>“</w:t>
      </w:r>
      <w:r>
        <w:rPr>
          <w:i/>
          <w:iCs/>
          <w:sz w:val="24"/>
          <w:lang w:val="en-US"/>
        </w:rPr>
        <w:t>Festival</w:t>
      </w:r>
      <w:r>
        <w:rPr>
          <w:sz w:val="24"/>
        </w:rPr>
        <w:t xml:space="preserve"> </w:t>
      </w:r>
      <w:r>
        <w:rPr>
          <w:sz w:val="24"/>
          <w:lang w:val="en-US"/>
        </w:rPr>
        <w:t>gimn</w:t>
      </w:r>
      <w:r>
        <w:rPr>
          <w:sz w:val="24"/>
        </w:rPr>
        <w:t>á</w:t>
      </w:r>
      <w:r>
        <w:rPr>
          <w:sz w:val="24"/>
          <w:lang w:val="en-US"/>
        </w:rPr>
        <w:t>stico</w:t>
      </w:r>
      <w:r>
        <w:rPr>
          <w:sz w:val="24"/>
        </w:rPr>
        <w:t xml:space="preserve"> </w:t>
      </w:r>
      <w:r>
        <w:rPr>
          <w:sz w:val="24"/>
          <w:lang w:val="en-US"/>
        </w:rPr>
        <w:t>anual</w:t>
      </w:r>
      <w:r>
        <w:rPr>
          <w:sz w:val="24"/>
        </w:rPr>
        <w:t>"                       — «Ежегодный гимнастический фестиваль» (название статьи</w:t>
      </w:r>
    </w:p>
    <w:p>
      <w:pPr>
        <w:pStyle w:val="Normal1"/>
        <w:spacing w:lineRule="auto" w:line="240"/>
        <w:ind w:firstLine="284" w:end="0"/>
        <w:rPr>
          <w:sz w:val="24"/>
        </w:rPr>
      </w:pPr>
      <w:r>
        <w:rPr>
          <w:sz w:val="24"/>
        </w:rPr>
        <w:t xml:space="preserve">                                                                         </w:t>
      </w:r>
      <w:r>
        <w:rPr>
          <w:sz w:val="24"/>
        </w:rPr>
        <w:t xml:space="preserve">в газете) </w:t>
      </w:r>
    </w:p>
    <w:p>
      <w:pPr>
        <w:pStyle w:val="Normal1"/>
        <w:spacing w:lineRule="auto" w:line="240"/>
        <w:ind w:firstLine="284" w:end="0"/>
        <w:rPr/>
      </w:pPr>
      <w:r>
        <w:rPr>
          <w:sz w:val="24"/>
        </w:rPr>
        <w:t>"</w:t>
      </w:r>
      <w:r>
        <w:rPr>
          <w:i/>
          <w:iCs/>
          <w:sz w:val="24"/>
          <w:lang w:val="en-US"/>
        </w:rPr>
        <w:t>Habana</w:t>
      </w:r>
      <w:r>
        <w:rPr>
          <w:sz w:val="24"/>
        </w:rPr>
        <w:t xml:space="preserve"> </w:t>
      </w:r>
      <w:r>
        <w:rPr>
          <w:sz w:val="24"/>
          <w:lang w:val="en-US"/>
        </w:rPr>
        <w:t>Libre</w:t>
      </w:r>
      <w:r>
        <w:rPr>
          <w:sz w:val="24"/>
        </w:rPr>
        <w:t xml:space="preserve">"                                         — название отеля в Гаване </w:t>
      </w:r>
    </w:p>
    <w:p>
      <w:pPr>
        <w:pStyle w:val="Normal1"/>
        <w:spacing w:lineRule="auto" w:line="240"/>
        <w:ind w:firstLine="284" w:end="0"/>
        <w:rPr/>
      </w:pPr>
      <w:r>
        <w:rPr>
          <w:sz w:val="24"/>
        </w:rPr>
        <w:t>"</w:t>
      </w:r>
      <w:r>
        <w:rPr>
          <w:i/>
          <w:iCs/>
          <w:sz w:val="24"/>
          <w:lang w:val="en-US"/>
        </w:rPr>
        <w:t>Conjun</w:t>
      </w:r>
      <w:r>
        <w:rPr>
          <w:i/>
          <w:iCs/>
          <w:sz w:val="24"/>
        </w:rPr>
        <w:t>to</w:t>
      </w:r>
      <w:r>
        <w:rPr>
          <w:sz w:val="24"/>
        </w:rPr>
        <w:t>", "</w:t>
      </w:r>
      <w:r>
        <w:rPr>
          <w:i/>
          <w:iCs/>
          <w:sz w:val="24"/>
        </w:rPr>
        <w:t>С</w:t>
      </w:r>
      <w:r>
        <w:rPr>
          <w:i/>
          <w:iCs/>
          <w:sz w:val="24"/>
          <w:lang w:val="en-US"/>
        </w:rPr>
        <w:t>a</w:t>
      </w:r>
      <w:r>
        <w:rPr>
          <w:i/>
          <w:iCs/>
          <w:sz w:val="24"/>
        </w:rPr>
        <w:t>sа</w:t>
      </w:r>
      <w:r>
        <w:rPr>
          <w:sz w:val="24"/>
        </w:rPr>
        <w:t xml:space="preserve"> </w:t>
      </w:r>
      <w:r>
        <w:rPr>
          <w:sz w:val="24"/>
          <w:lang w:val="en-US"/>
        </w:rPr>
        <w:t>de</w:t>
      </w:r>
      <w:r>
        <w:rPr>
          <w:sz w:val="24"/>
        </w:rPr>
        <w:t xml:space="preserve"> </w:t>
      </w:r>
      <w:r>
        <w:rPr>
          <w:sz w:val="24"/>
          <w:lang w:val="en-US"/>
        </w:rPr>
        <w:t>las</w:t>
      </w:r>
      <w:r>
        <w:rPr>
          <w:sz w:val="24"/>
        </w:rPr>
        <w:t xml:space="preserve"> </w:t>
      </w:r>
      <w:r>
        <w:rPr>
          <w:sz w:val="24"/>
          <w:lang w:val="en-US"/>
        </w:rPr>
        <w:t>Am</w:t>
      </w:r>
      <w:r>
        <w:rPr>
          <w:sz w:val="24"/>
        </w:rPr>
        <w:t>é</w:t>
      </w:r>
      <w:r>
        <w:rPr>
          <w:sz w:val="24"/>
          <w:lang w:val="en-US"/>
        </w:rPr>
        <w:t>ricas</w:t>
      </w:r>
      <w:r>
        <w:rPr>
          <w:sz w:val="24"/>
        </w:rPr>
        <w:t xml:space="preserve">"         — названия кубинских журналов </w:t>
      </w:r>
    </w:p>
    <w:p>
      <w:pPr>
        <w:pStyle w:val="Normal1"/>
        <w:spacing w:lineRule="auto" w:line="240"/>
        <w:ind w:firstLine="284" w:end="0"/>
        <w:rPr/>
      </w:pPr>
      <w:r>
        <w:rPr>
          <w:sz w:val="24"/>
        </w:rPr>
        <w:t>"</w:t>
      </w:r>
      <w:r>
        <w:rPr>
          <w:i/>
          <w:iCs/>
          <w:sz w:val="24"/>
          <w:lang w:val="en-US"/>
        </w:rPr>
        <w:t>Ajedrez</w:t>
      </w:r>
      <w:r>
        <w:rPr>
          <w:sz w:val="24"/>
        </w:rPr>
        <w:t>"                                                    — название раздела в журнале</w:t>
      </w:r>
    </w:p>
    <w:p>
      <w:pPr>
        <w:pStyle w:val="Normal1"/>
        <w:spacing w:lineRule="auto" w:line="240"/>
        <w:ind w:firstLine="284" w:end="0"/>
        <w:rPr>
          <w:sz w:val="24"/>
        </w:rPr>
      </w:pPr>
      <w:r>
        <w:rPr>
          <w:sz w:val="24"/>
        </w:rPr>
        <w:t xml:space="preserve"> </w:t>
      </w:r>
      <w:r>
        <w:rPr>
          <w:sz w:val="24"/>
        </w:rPr>
        <w:t>16. Перед существительными, входящими во многие наречные обороты и другие фразеологические единицы:</w:t>
      </w:r>
    </w:p>
    <w:tbl>
      <w:tblPr>
        <w:tblW w:w="7779" w:type="dxa"/>
        <w:jc w:val="start"/>
        <w:tblInd w:w="126" w:type="dxa"/>
        <w:tblLayout w:type="fixed"/>
        <w:tblCellMar>
          <w:top w:w="0" w:type="dxa"/>
          <w:start w:w="108" w:type="dxa"/>
          <w:bottom w:w="0" w:type="dxa"/>
          <w:end w:w="108" w:type="dxa"/>
        </w:tblCellMar>
      </w:tblPr>
      <w:tblGrid>
        <w:gridCol w:w="3243"/>
        <w:gridCol w:w="4536"/>
      </w:tblGrid>
      <w:tr>
        <w:trPr>
          <w:trHeight w:val="3180" w:hRule="atLeast"/>
        </w:trPr>
        <w:tc>
          <w:tcPr>
            <w:tcW w:w="3243" w:type="dxa"/>
            <w:tcBorders/>
          </w:tcPr>
          <w:p>
            <w:pPr>
              <w:pStyle w:val="Normal1"/>
              <w:snapToGrid w:val="false"/>
              <w:spacing w:lineRule="auto" w:line="240"/>
              <w:ind w:firstLine="284" w:start="-18" w:end="0"/>
              <w:rPr>
                <w:sz w:val="24"/>
              </w:rPr>
            </w:pPr>
            <w:r>
              <w:rPr>
                <w:sz w:val="24"/>
              </w:rPr>
            </w:r>
          </w:p>
          <w:p>
            <w:pPr>
              <w:pStyle w:val="Normal1"/>
              <w:spacing w:lineRule="auto" w:line="240"/>
              <w:ind w:firstLine="284" w:start="-18" w:end="0"/>
              <w:rPr/>
            </w:pPr>
            <w:r>
              <w:rPr>
                <w:sz w:val="24"/>
                <w:lang w:val="en-US"/>
              </w:rPr>
              <w:t xml:space="preserve">poner en </w:t>
            </w:r>
            <w:r>
              <w:rPr>
                <w:i/>
                <w:iCs/>
                <w:sz w:val="24"/>
                <w:lang w:val="en-US"/>
              </w:rPr>
              <w:t>libertad</w:t>
            </w:r>
          </w:p>
          <w:p>
            <w:pPr>
              <w:pStyle w:val="Normal1"/>
              <w:spacing w:lineRule="auto" w:line="240"/>
              <w:ind w:start="-18" w:end="0"/>
              <w:rPr/>
            </w:pPr>
            <w:r>
              <w:rPr>
                <w:sz w:val="24"/>
                <w:lang w:val="en-US"/>
              </w:rPr>
              <w:t xml:space="preserve">     </w:t>
            </w:r>
            <w:r>
              <w:rPr>
                <w:sz w:val="24"/>
                <w:lang w:val="en-US"/>
              </w:rPr>
              <w:t xml:space="preserve">dar a </w:t>
            </w:r>
            <w:r>
              <w:rPr>
                <w:i/>
                <w:iCs/>
                <w:sz w:val="24"/>
                <w:lang w:val="en-US"/>
              </w:rPr>
              <w:t>luz</w:t>
            </w:r>
          </w:p>
          <w:p>
            <w:pPr>
              <w:pStyle w:val="Normal1"/>
              <w:spacing w:lineRule="auto" w:line="240"/>
              <w:ind w:firstLine="284" w:start="-18" w:end="0"/>
              <w:rPr/>
            </w:pPr>
            <w:r>
              <w:rPr>
                <w:sz w:val="24"/>
                <w:lang w:val="en-US"/>
              </w:rPr>
              <w:t xml:space="preserve">hase </w:t>
            </w:r>
            <w:r>
              <w:rPr>
                <w:i/>
                <w:iCs/>
                <w:sz w:val="24"/>
                <w:lang w:val="en-US"/>
              </w:rPr>
              <w:t>frío</w:t>
            </w:r>
          </w:p>
          <w:p>
            <w:pPr>
              <w:pStyle w:val="Normal1"/>
              <w:spacing w:lineRule="auto" w:line="240"/>
              <w:ind w:firstLine="284" w:start="-18" w:end="0"/>
              <w:rPr>
                <w:i/>
                <w:i/>
                <w:iCs/>
                <w:sz w:val="24"/>
                <w:lang w:val="en-US"/>
              </w:rPr>
            </w:pPr>
            <w:r>
              <w:rPr>
                <w:i/>
                <w:iCs/>
                <w:sz w:val="24"/>
                <w:lang w:val="en-US"/>
              </w:rPr>
              <w:t>dar permiso</w:t>
            </w:r>
          </w:p>
          <w:p>
            <w:pPr>
              <w:pStyle w:val="Normal1"/>
              <w:spacing w:lineRule="auto" w:line="240"/>
              <w:ind w:firstLine="284" w:start="-18" w:end="0"/>
              <w:rPr/>
            </w:pPr>
            <w:r>
              <w:rPr>
                <w:sz w:val="24"/>
                <w:lang w:val="en-US"/>
              </w:rPr>
              <w:t xml:space="preserve">tener </w:t>
            </w:r>
            <w:r>
              <w:rPr>
                <w:i/>
                <w:iCs/>
                <w:sz w:val="24"/>
                <w:lang w:val="en-US"/>
              </w:rPr>
              <w:t>hambre</w:t>
            </w:r>
          </w:p>
          <w:p>
            <w:pPr>
              <w:pStyle w:val="Normal1"/>
              <w:spacing w:lineRule="auto" w:line="240"/>
              <w:ind w:firstLine="284" w:start="-18" w:end="0"/>
              <w:rPr/>
            </w:pPr>
            <w:r>
              <w:rPr>
                <w:sz w:val="24"/>
                <w:lang w:val="en-US"/>
              </w:rPr>
              <w:t xml:space="preserve">en </w:t>
            </w:r>
            <w:r>
              <w:rPr>
                <w:i/>
                <w:iCs/>
                <w:sz w:val="24"/>
                <w:lang w:val="en-US"/>
              </w:rPr>
              <w:t>casa</w:t>
            </w:r>
            <w:r>
              <w:rPr>
                <w:sz w:val="24"/>
                <w:lang w:val="en-US"/>
              </w:rPr>
              <w:t xml:space="preserve">, a </w:t>
            </w:r>
            <w:r>
              <w:rPr>
                <w:i/>
                <w:iCs/>
                <w:sz w:val="24"/>
                <w:lang w:val="en-US"/>
              </w:rPr>
              <w:t>casa</w:t>
            </w:r>
            <w:r>
              <w:rPr>
                <w:sz w:val="24"/>
                <w:lang w:val="en-US"/>
              </w:rPr>
              <w:t xml:space="preserve">, de </w:t>
            </w:r>
            <w:r>
              <w:rPr>
                <w:i/>
                <w:iCs/>
                <w:sz w:val="24"/>
                <w:lang w:val="en-US"/>
              </w:rPr>
              <w:t>casa</w:t>
            </w:r>
          </w:p>
          <w:p>
            <w:pPr>
              <w:pStyle w:val="Normal1"/>
              <w:spacing w:lineRule="auto" w:line="240"/>
              <w:ind w:firstLine="284" w:start="-18" w:end="0"/>
              <w:rPr/>
            </w:pPr>
            <w:r>
              <w:rPr>
                <w:sz w:val="24"/>
                <w:lang w:val="en-US"/>
              </w:rPr>
              <w:t xml:space="preserve">a </w:t>
            </w:r>
            <w:r>
              <w:rPr>
                <w:i/>
                <w:iCs/>
                <w:sz w:val="24"/>
                <w:lang w:val="en-US"/>
              </w:rPr>
              <w:t>pie</w:t>
            </w:r>
          </w:p>
          <w:p>
            <w:pPr>
              <w:pStyle w:val="Normal1"/>
              <w:spacing w:lineRule="auto" w:line="240"/>
              <w:ind w:firstLine="284" w:start="-18" w:end="0"/>
              <w:rPr/>
            </w:pPr>
            <w:r>
              <w:rPr>
                <w:sz w:val="24"/>
                <w:lang w:val="en-US"/>
              </w:rPr>
              <w:t xml:space="preserve">en </w:t>
            </w:r>
            <w:r>
              <w:rPr>
                <w:i/>
                <w:iCs/>
                <w:sz w:val="24"/>
                <w:lang w:val="en-US"/>
              </w:rPr>
              <w:t>justicia</w:t>
            </w:r>
          </w:p>
          <w:p>
            <w:pPr>
              <w:pStyle w:val="Normal1"/>
              <w:spacing w:lineRule="auto" w:line="240"/>
              <w:ind w:firstLine="284" w:start="-18" w:end="0"/>
              <w:rPr/>
            </w:pPr>
            <w:r>
              <w:rPr>
                <w:sz w:val="24"/>
                <w:lang w:val="en-US"/>
              </w:rPr>
              <w:t xml:space="preserve">a </w:t>
            </w:r>
            <w:r>
              <w:rPr>
                <w:i/>
                <w:iCs/>
                <w:sz w:val="24"/>
                <w:lang w:val="en-US"/>
              </w:rPr>
              <w:t>ciegas</w:t>
            </w:r>
          </w:p>
          <w:p>
            <w:pPr>
              <w:pStyle w:val="Normal1"/>
              <w:spacing w:lineRule="auto" w:line="240"/>
              <w:ind w:firstLine="284" w:start="-18" w:end="0"/>
              <w:rPr/>
            </w:pPr>
            <w:r>
              <w:rPr>
                <w:sz w:val="24"/>
                <w:lang w:val="en-US"/>
              </w:rPr>
              <w:t xml:space="preserve">a </w:t>
            </w:r>
            <w:r>
              <w:rPr>
                <w:i/>
                <w:iCs/>
                <w:sz w:val="24"/>
                <w:lang w:val="en-US"/>
              </w:rPr>
              <w:t>brazo</w:t>
            </w:r>
            <w:r>
              <w:rPr>
                <w:sz w:val="24"/>
                <w:lang w:val="en-US"/>
              </w:rPr>
              <w:t xml:space="preserve"> partido</w:t>
            </w:r>
          </w:p>
          <w:p>
            <w:pPr>
              <w:pStyle w:val="FR5"/>
              <w:jc w:val="center"/>
              <w:rPr>
                <w:sz w:val="24"/>
                <w:lang w:val="en-US"/>
              </w:rPr>
            </w:pPr>
            <w:r>
              <w:rPr>
                <w:sz w:val="24"/>
                <w:lang w:val="en-US"/>
              </w:rPr>
            </w:r>
          </w:p>
        </w:tc>
        <w:tc>
          <w:tcPr>
            <w:tcW w:w="4536" w:type="dxa"/>
            <w:tcBorders/>
          </w:tcPr>
          <w:p>
            <w:pPr>
              <w:pStyle w:val="Normal"/>
              <w:snapToGrid w:val="false"/>
              <w:rPr>
                <w:rFonts w:ascii="Arial" w:hAnsi="Arial" w:cs="Arial"/>
                <w:sz w:val="24"/>
                <w:lang w:val="en-US"/>
              </w:rPr>
            </w:pPr>
            <w:r>
              <w:rPr>
                <w:rFonts w:cs="Arial" w:ascii="Arial" w:hAnsi="Arial"/>
                <w:sz w:val="24"/>
                <w:lang w:val="en-US"/>
              </w:rPr>
            </w:r>
          </w:p>
          <w:p>
            <w:pPr>
              <w:pStyle w:val="Normal1"/>
              <w:spacing w:lineRule="auto" w:line="240"/>
              <w:rPr>
                <w:sz w:val="24"/>
              </w:rPr>
            </w:pPr>
            <w:r>
              <w:rPr>
                <w:sz w:val="24"/>
              </w:rPr>
              <w:t xml:space="preserve">— </w:t>
            </w:r>
            <w:r>
              <w:rPr>
                <w:sz w:val="24"/>
              </w:rPr>
              <w:t xml:space="preserve">выпустить на свободу, освободить </w:t>
            </w:r>
          </w:p>
          <w:p>
            <w:pPr>
              <w:pStyle w:val="Normal1"/>
              <w:spacing w:lineRule="auto" w:line="240"/>
              <w:rPr>
                <w:sz w:val="24"/>
              </w:rPr>
            </w:pPr>
            <w:r>
              <w:rPr>
                <w:sz w:val="24"/>
              </w:rPr>
              <w:t xml:space="preserve">— </w:t>
            </w:r>
            <w:r>
              <w:rPr>
                <w:sz w:val="24"/>
              </w:rPr>
              <w:t>родить, произвести на свет</w:t>
            </w:r>
          </w:p>
          <w:p>
            <w:pPr>
              <w:pStyle w:val="Normal1"/>
              <w:spacing w:lineRule="auto" w:line="240"/>
              <w:rPr>
                <w:sz w:val="24"/>
              </w:rPr>
            </w:pPr>
            <w:r>
              <w:rPr>
                <w:sz w:val="24"/>
              </w:rPr>
              <w:t xml:space="preserve">— </w:t>
            </w:r>
            <w:r>
              <w:rPr>
                <w:sz w:val="24"/>
              </w:rPr>
              <w:t>холодно</w:t>
            </w:r>
          </w:p>
          <w:p>
            <w:pPr>
              <w:pStyle w:val="Normal1"/>
              <w:spacing w:lineRule="auto" w:line="240"/>
              <w:rPr>
                <w:sz w:val="24"/>
              </w:rPr>
            </w:pPr>
            <w:r>
              <w:rPr>
                <w:sz w:val="24"/>
              </w:rPr>
              <w:t xml:space="preserve">— </w:t>
            </w:r>
            <w:r>
              <w:rPr>
                <w:sz w:val="24"/>
              </w:rPr>
              <w:t>разрешать</w:t>
            </w:r>
          </w:p>
          <w:p>
            <w:pPr>
              <w:pStyle w:val="Normal1"/>
              <w:spacing w:lineRule="auto" w:line="240"/>
              <w:rPr>
                <w:sz w:val="24"/>
              </w:rPr>
            </w:pPr>
            <w:r>
              <w:rPr>
                <w:sz w:val="24"/>
              </w:rPr>
              <w:t xml:space="preserve">— </w:t>
            </w:r>
            <w:r>
              <w:rPr>
                <w:sz w:val="24"/>
              </w:rPr>
              <w:t>быть голодным</w:t>
            </w:r>
          </w:p>
          <w:p>
            <w:pPr>
              <w:pStyle w:val="Normal1"/>
              <w:spacing w:lineRule="auto" w:line="240"/>
              <w:rPr>
                <w:sz w:val="24"/>
              </w:rPr>
            </w:pPr>
            <w:r>
              <w:rPr>
                <w:sz w:val="24"/>
              </w:rPr>
              <w:t xml:space="preserve">— </w:t>
            </w:r>
            <w:r>
              <w:rPr>
                <w:sz w:val="24"/>
              </w:rPr>
              <w:t>дома, домой, из дома</w:t>
            </w:r>
          </w:p>
          <w:p>
            <w:pPr>
              <w:pStyle w:val="Normal1"/>
              <w:spacing w:lineRule="auto" w:line="240"/>
              <w:ind w:start="9" w:end="0"/>
              <w:rPr>
                <w:sz w:val="24"/>
              </w:rPr>
            </w:pPr>
            <w:r>
              <w:rPr>
                <w:sz w:val="24"/>
              </w:rPr>
              <w:t xml:space="preserve">— </w:t>
            </w:r>
            <w:r>
              <w:rPr>
                <w:sz w:val="24"/>
              </w:rPr>
              <w:t>пешком</w:t>
            </w:r>
          </w:p>
          <w:p>
            <w:pPr>
              <w:pStyle w:val="Normal1"/>
              <w:spacing w:lineRule="auto" w:line="240"/>
              <w:rPr>
                <w:sz w:val="24"/>
              </w:rPr>
            </w:pPr>
            <w:r>
              <w:rPr>
                <w:sz w:val="24"/>
              </w:rPr>
              <w:t xml:space="preserve">— </w:t>
            </w:r>
            <w:r>
              <w:rPr>
                <w:sz w:val="24"/>
              </w:rPr>
              <w:t>по закону, по справедливости</w:t>
            </w:r>
          </w:p>
          <w:p>
            <w:pPr>
              <w:pStyle w:val="Normal1"/>
              <w:spacing w:lineRule="auto" w:line="240"/>
              <w:rPr>
                <w:sz w:val="24"/>
              </w:rPr>
            </w:pPr>
            <w:r>
              <w:rPr>
                <w:sz w:val="24"/>
              </w:rPr>
              <w:t xml:space="preserve">— </w:t>
            </w:r>
            <w:r>
              <w:rPr>
                <w:sz w:val="24"/>
              </w:rPr>
              <w:t>наудачу, вслепую</w:t>
            </w:r>
          </w:p>
          <w:p>
            <w:pPr>
              <w:pStyle w:val="Normal1"/>
              <w:spacing w:lineRule="auto" w:line="240"/>
              <w:rPr>
                <w:sz w:val="24"/>
              </w:rPr>
            </w:pPr>
            <w:r>
              <w:rPr>
                <w:sz w:val="24"/>
              </w:rPr>
              <w:t xml:space="preserve">— </w:t>
            </w:r>
            <w:r>
              <w:rPr>
                <w:sz w:val="24"/>
              </w:rPr>
              <w:t>врукопашную, силой</w:t>
            </w:r>
          </w:p>
          <w:p>
            <w:pPr>
              <w:pStyle w:val="FR5"/>
              <w:jc w:val="center"/>
              <w:rPr>
                <w:sz w:val="24"/>
              </w:rPr>
            </w:pPr>
            <w:r>
              <w:rPr>
                <w:sz w:val="24"/>
              </w:rPr>
            </w:r>
          </w:p>
        </w:tc>
      </w:tr>
    </w:tbl>
    <w:p>
      <w:pPr>
        <w:pStyle w:val="FR5"/>
        <w:ind w:firstLine="284" w:end="0"/>
        <w:jc w:val="center"/>
        <w:rPr>
          <w:rFonts w:ascii="Times New Roman" w:hAnsi="Times New Roman" w:cs="Times New Roman"/>
          <w:sz w:val="24"/>
        </w:rPr>
      </w:pPr>
      <w:r>
        <w:rPr>
          <w:rFonts w:cs="Times New Roman" w:ascii="Times New Roman" w:hAnsi="Times New Roman"/>
          <w:sz w:val="24"/>
        </w:rPr>
      </w:r>
    </w:p>
    <w:p>
      <w:pPr>
        <w:pStyle w:val="FR5"/>
        <w:ind w:firstLine="284" w:end="0"/>
        <w:jc w:val="center"/>
        <w:rPr>
          <w:rFonts w:ascii="Times New Roman" w:hAnsi="Times New Roman" w:cs="Times New Roman"/>
          <w:sz w:val="24"/>
        </w:rPr>
      </w:pPr>
      <w:r>
        <w:rPr>
          <w:rFonts w:cs="Times New Roman" w:ascii="Times New Roman" w:hAnsi="Times New Roman"/>
          <w:sz w:val="24"/>
        </w:rPr>
        <w:t>***</w:t>
      </w:r>
    </w:p>
    <w:p>
      <w:pPr>
        <w:pStyle w:val="Normal1"/>
        <w:spacing w:lineRule="auto" w:line="240"/>
        <w:ind w:firstLine="284" w:end="0"/>
        <w:rPr>
          <w:sz w:val="24"/>
        </w:rPr>
      </w:pPr>
      <w:r>
        <w:rPr>
          <w:sz w:val="24"/>
        </w:rPr>
        <w:t>Следует еще раз подчеркнуть, что правильное употребление артиклей составляет особую трудность для изучающих испанский язык, ибо оно связано с различными, порою очень тонкими стилистическими и идиоматическими оттенками. Иногда в однотипных фразах, передающих сходное, но не равнозначное содержание, возможно употребление определенного, неопределенного и нулевого артиклей. Прокомментируем сказанное примерами:</w:t>
      </w:r>
    </w:p>
    <w:p>
      <w:pPr>
        <w:pStyle w:val="Normal1"/>
        <w:spacing w:lineRule="auto" w:line="240"/>
        <w:ind w:firstLine="284" w:end="0"/>
        <w:rPr/>
      </w:pPr>
      <w:r>
        <w:rPr>
          <w:sz w:val="24"/>
          <w:lang w:val="en-US"/>
        </w:rPr>
        <w:t xml:space="preserve">Llegaré en </w:t>
      </w:r>
      <w:r>
        <w:rPr>
          <w:i/>
          <w:sz w:val="24"/>
          <w:lang w:val="en-US"/>
        </w:rPr>
        <w:t>el</w:t>
      </w:r>
      <w:r>
        <w:rPr>
          <w:sz w:val="24"/>
          <w:lang w:val="en-US"/>
        </w:rPr>
        <w:t xml:space="preserve"> tren de las diez.                      </w:t>
      </w:r>
      <w:r>
        <w:rPr>
          <w:sz w:val="24"/>
        </w:rPr>
        <w:t>Я приеду десятичасовым поездом (артикль идентифицирует,</w:t>
      </w:r>
    </w:p>
    <w:p>
      <w:pPr>
        <w:pStyle w:val="Normal1"/>
        <w:spacing w:lineRule="auto" w:line="240"/>
        <w:ind w:firstLine="284" w:end="0"/>
        <w:rPr/>
      </w:pPr>
      <w:r>
        <w:rPr>
          <w:sz w:val="24"/>
        </w:rPr>
        <w:t xml:space="preserve">                                                                             </w:t>
      </w:r>
      <w:r>
        <w:rPr>
          <w:sz w:val="24"/>
        </w:rPr>
        <w:t>уточняет</w:t>
      </w:r>
      <w:r>
        <w:rPr>
          <w:sz w:val="24"/>
          <w:lang w:val="en-US"/>
        </w:rPr>
        <w:t xml:space="preserve"> </w:t>
      </w:r>
      <w:r>
        <w:rPr>
          <w:sz w:val="24"/>
        </w:rPr>
        <w:t>объект</w:t>
      </w:r>
      <w:r>
        <w:rPr>
          <w:sz w:val="24"/>
          <w:lang w:val="en-US"/>
        </w:rPr>
        <w:t xml:space="preserve">). </w:t>
      </w:r>
    </w:p>
    <w:p>
      <w:pPr>
        <w:pStyle w:val="Normal1"/>
        <w:spacing w:lineRule="auto" w:line="240"/>
        <w:ind w:firstLine="284" w:end="0"/>
        <w:rPr/>
      </w:pPr>
      <w:r>
        <w:rPr>
          <w:sz w:val="24"/>
          <w:lang w:val="en-US"/>
        </w:rPr>
        <w:t xml:space="preserve">Llegaré en </w:t>
      </w:r>
      <w:r>
        <w:rPr>
          <w:i/>
          <w:iCs/>
          <w:sz w:val="24"/>
          <w:lang w:val="en-US"/>
        </w:rPr>
        <w:t>un</w:t>
      </w:r>
      <w:r>
        <w:rPr>
          <w:sz w:val="24"/>
          <w:lang w:val="en-US"/>
        </w:rPr>
        <w:t xml:space="preserve"> tren correo.                            </w:t>
      </w:r>
      <w:r>
        <w:rPr>
          <w:sz w:val="24"/>
        </w:rPr>
        <w:t>Я приеду пассажирским (</w:t>
      </w:r>
      <w:r>
        <w:rPr>
          <w:i/>
          <w:iCs/>
          <w:sz w:val="24"/>
        </w:rPr>
        <w:t>досл</w:t>
      </w:r>
      <w:r>
        <w:rPr>
          <w:sz w:val="24"/>
        </w:rPr>
        <w:t>: почтовым) поездом</w:t>
      </w:r>
    </w:p>
    <w:p>
      <w:pPr>
        <w:pStyle w:val="Normal1"/>
        <w:spacing w:lineRule="auto" w:line="240"/>
        <w:ind w:firstLine="284" w:end="0"/>
        <w:rPr>
          <w:sz w:val="24"/>
        </w:rPr>
      </w:pPr>
      <w:r>
        <w:rPr>
          <w:sz w:val="24"/>
        </w:rPr>
        <w:t xml:space="preserve">                                                                             </w:t>
      </w:r>
      <w:r>
        <w:rPr>
          <w:sz w:val="24"/>
        </w:rPr>
        <w:t xml:space="preserve">(артикль классифицирует объект, выделяя его из ряда </w:t>
      </w:r>
    </w:p>
    <w:p>
      <w:pPr>
        <w:pStyle w:val="Normal1"/>
        <w:spacing w:lineRule="auto" w:line="240"/>
        <w:ind w:firstLine="284" w:end="0"/>
        <w:rPr/>
      </w:pPr>
      <w:r>
        <w:rPr>
          <w:sz w:val="24"/>
        </w:rPr>
        <w:t xml:space="preserve">                                                                              </w:t>
      </w:r>
      <w:r>
        <w:rPr>
          <w:sz w:val="24"/>
        </w:rPr>
        <w:t>подобных</w:t>
      </w:r>
      <w:r>
        <w:rPr>
          <w:sz w:val="24"/>
          <w:lang w:val="en-US"/>
        </w:rPr>
        <w:t>).</w:t>
      </w:r>
    </w:p>
    <w:tbl>
      <w:tblPr>
        <w:tblW w:w="10773" w:type="dxa"/>
        <w:jc w:val="start"/>
        <w:tblInd w:w="40" w:type="dxa"/>
        <w:tblLayout w:type="fixed"/>
        <w:tblCellMar>
          <w:top w:w="0" w:type="dxa"/>
          <w:start w:w="40" w:type="dxa"/>
          <w:bottom w:w="0" w:type="dxa"/>
          <w:end w:w="40" w:type="dxa"/>
        </w:tblCellMar>
      </w:tblPr>
      <w:tblGrid>
        <w:gridCol w:w="3500"/>
        <w:gridCol w:w="753"/>
        <w:gridCol w:w="6520"/>
      </w:tblGrid>
      <w:tr>
        <w:trPr>
          <w:trHeight w:val="1036" w:hRule="exact"/>
        </w:trPr>
        <w:tc>
          <w:tcPr>
            <w:tcW w:w="4253" w:type="dxa"/>
            <w:gridSpan w:val="2"/>
            <w:tcBorders/>
          </w:tcPr>
          <w:p>
            <w:pPr>
              <w:pStyle w:val="Normal1"/>
              <w:spacing w:lineRule="auto" w:line="240"/>
              <w:ind w:firstLine="284" w:end="0"/>
              <w:rPr>
                <w:sz w:val="24"/>
                <w:lang w:val="en-US"/>
              </w:rPr>
            </w:pPr>
            <w:r>
              <w:rPr>
                <w:sz w:val="24"/>
                <w:lang w:val="en-US"/>
              </w:rPr>
              <w:t>Llegaré en tren.</w:t>
            </w:r>
          </w:p>
          <w:p>
            <w:pPr>
              <w:pStyle w:val="Normal1"/>
              <w:spacing w:lineRule="auto" w:line="240"/>
              <w:ind w:firstLine="284" w:end="0"/>
              <w:rPr>
                <w:sz w:val="24"/>
                <w:lang w:val="en-US"/>
              </w:rPr>
            </w:pPr>
            <w:r>
              <w:rPr>
                <w:sz w:val="24"/>
                <w:lang w:val="en-US"/>
              </w:rPr>
            </w:r>
          </w:p>
        </w:tc>
        <w:tc>
          <w:tcPr>
            <w:tcW w:w="6520" w:type="dxa"/>
            <w:tcBorders/>
          </w:tcPr>
          <w:p>
            <w:pPr>
              <w:pStyle w:val="Normal1"/>
              <w:spacing w:lineRule="auto" w:line="240"/>
              <w:ind w:firstLine="284" w:end="0"/>
              <w:rPr>
                <w:sz w:val="24"/>
              </w:rPr>
            </w:pPr>
            <w:r>
              <w:rPr>
                <w:sz w:val="24"/>
              </w:rPr>
              <w:t>Я приеду поездом (опущение артикля выделяет объект как</w:t>
            </w:r>
          </w:p>
          <w:p>
            <w:pPr>
              <w:pStyle w:val="Normal1"/>
              <w:spacing w:lineRule="auto" w:line="240"/>
              <w:ind w:hanging="385" w:start="669" w:end="0"/>
              <w:rPr>
                <w:sz w:val="24"/>
              </w:rPr>
            </w:pPr>
            <w:r>
              <w:rPr>
                <w:sz w:val="24"/>
              </w:rPr>
              <w:t xml:space="preserve">      </w:t>
            </w:r>
            <w:r>
              <w:rPr>
                <w:sz w:val="24"/>
              </w:rPr>
              <w:t>вид среди других видов дан</w:t>
              <w:softHyphen/>
              <w:t>ного рода. Это значит, что         «я приеду поездом, а не прилечу самолетом»).</w:t>
            </w:r>
          </w:p>
          <w:p>
            <w:pPr>
              <w:pStyle w:val="Normal1"/>
              <w:spacing w:lineRule="auto" w:line="240"/>
              <w:ind w:firstLine="284" w:end="0"/>
              <w:rPr>
                <w:sz w:val="24"/>
              </w:rPr>
            </w:pPr>
            <w:r>
              <w:rPr>
                <w:sz w:val="24"/>
              </w:rPr>
            </w:r>
          </w:p>
          <w:p>
            <w:pPr>
              <w:pStyle w:val="Normal1"/>
              <w:ind w:firstLine="284" w:end="0"/>
              <w:rPr>
                <w:sz w:val="24"/>
              </w:rPr>
            </w:pPr>
            <w:r>
              <w:rPr>
                <w:sz w:val="24"/>
              </w:rPr>
            </w:r>
          </w:p>
        </w:tc>
      </w:tr>
      <w:tr>
        <w:trPr>
          <w:trHeight w:val="662" w:hRule="exact"/>
        </w:trPr>
        <w:tc>
          <w:tcPr>
            <w:tcW w:w="4253" w:type="dxa"/>
            <w:gridSpan w:val="2"/>
            <w:tcBorders/>
          </w:tcPr>
          <w:p>
            <w:pPr>
              <w:pStyle w:val="Normal1"/>
              <w:spacing w:lineRule="auto" w:line="240"/>
              <w:ind w:firstLine="284" w:end="0"/>
              <w:rPr/>
            </w:pPr>
            <w:r>
              <w:rPr>
                <w:sz w:val="24"/>
                <w:lang w:val="en-US"/>
              </w:rPr>
              <w:t xml:space="preserve">Estoy en </w:t>
            </w:r>
            <w:r>
              <w:rPr>
                <w:i/>
                <w:iCs/>
                <w:sz w:val="24"/>
                <w:lang w:val="en-US"/>
              </w:rPr>
              <w:t>la</w:t>
            </w:r>
            <w:r>
              <w:rPr>
                <w:sz w:val="24"/>
                <w:lang w:val="en-US"/>
              </w:rPr>
              <w:t xml:space="preserve"> España del siglo XX.</w:t>
            </w:r>
          </w:p>
          <w:p>
            <w:pPr>
              <w:pStyle w:val="Normal1"/>
              <w:spacing w:lineRule="auto" w:line="240"/>
              <w:ind w:firstLine="284" w:end="0"/>
              <w:rPr>
                <w:sz w:val="24"/>
                <w:lang w:val="en-US"/>
              </w:rPr>
            </w:pPr>
            <w:r>
              <w:rPr>
                <w:sz w:val="24"/>
                <w:lang w:val="en-US"/>
              </w:rPr>
            </w:r>
          </w:p>
        </w:tc>
        <w:tc>
          <w:tcPr>
            <w:tcW w:w="6520" w:type="dxa"/>
            <w:tcBorders/>
          </w:tcPr>
          <w:p>
            <w:pPr>
              <w:pStyle w:val="Normal1"/>
              <w:spacing w:lineRule="auto" w:line="240"/>
              <w:ind w:hanging="385" w:start="669" w:end="0"/>
              <w:rPr>
                <w:sz w:val="24"/>
              </w:rPr>
            </w:pPr>
            <w:r>
              <w:rPr>
                <w:sz w:val="24"/>
              </w:rPr>
              <w:t>Я в Испании двадцатого века (т.е. в конкретной сегодняшней Испании).</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260" w:hRule="exact"/>
        </w:trPr>
        <w:tc>
          <w:tcPr>
            <w:tcW w:w="4253" w:type="dxa"/>
            <w:gridSpan w:val="2"/>
            <w:tcBorders/>
          </w:tcPr>
          <w:p>
            <w:pPr>
              <w:pStyle w:val="Normal1"/>
              <w:spacing w:lineRule="auto" w:line="240"/>
              <w:ind w:firstLine="284" w:end="0"/>
              <w:rPr/>
            </w:pPr>
            <w:r>
              <w:rPr>
                <w:sz w:val="24"/>
                <w:lang w:val="en-US"/>
              </w:rPr>
              <w:t xml:space="preserve">Estoy en </w:t>
            </w:r>
            <w:r>
              <w:rPr>
                <w:i/>
                <w:iCs/>
                <w:sz w:val="24"/>
                <w:lang w:val="en-US"/>
              </w:rPr>
              <w:t>una</w:t>
            </w:r>
            <w:r>
              <w:rPr>
                <w:sz w:val="24"/>
                <w:lang w:val="en-US"/>
              </w:rPr>
              <w:t xml:space="preserve"> España muy cambiada.</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c>
          <w:tcPr>
            <w:tcW w:w="6520" w:type="dxa"/>
            <w:vMerge w:val="restart"/>
            <w:tcBorders/>
          </w:tcPr>
          <w:p>
            <w:pPr>
              <w:pStyle w:val="Normal1"/>
              <w:spacing w:lineRule="auto" w:line="240"/>
              <w:ind w:firstLine="284" w:end="0"/>
              <w:rPr>
                <w:sz w:val="24"/>
              </w:rPr>
            </w:pPr>
            <w:r>
              <w:rPr>
                <w:sz w:val="24"/>
              </w:rPr>
              <w:t>Я живу (нахожусь) в очень из</w:t>
              <w:softHyphen/>
              <w:t>менившейся Испании (т.е. в</w:t>
            </w:r>
          </w:p>
          <w:p>
            <w:pPr>
              <w:pStyle w:val="Normal1"/>
              <w:spacing w:lineRule="auto" w:line="240"/>
              <w:ind w:start="669" w:end="0"/>
              <w:rPr>
                <w:sz w:val="24"/>
              </w:rPr>
            </w:pPr>
            <w:r>
              <w:rPr>
                <w:sz w:val="24"/>
              </w:rPr>
              <w:t>такой Испании, которая совсем не та, что прежде).</w:t>
            </w:r>
          </w:p>
          <w:p>
            <w:pPr>
              <w:pStyle w:val="Normal1"/>
              <w:ind w:firstLine="284" w:end="0"/>
              <w:rPr>
                <w:sz w:val="24"/>
              </w:rPr>
            </w:pPr>
            <w:r>
              <w:rPr>
                <w:sz w:val="24"/>
              </w:rPr>
            </w:r>
          </w:p>
        </w:tc>
      </w:tr>
      <w:tr>
        <w:trPr>
          <w:trHeight w:val="240" w:hRule="exact"/>
        </w:trPr>
        <w:tc>
          <w:tcPr>
            <w:tcW w:w="4253" w:type="dxa"/>
            <w:gridSpan w:val="2"/>
            <w:tcBorders/>
          </w:tcPr>
          <w:p>
            <w:pPr>
              <w:pStyle w:val="Normal1"/>
              <w:snapToGrid w:val="false"/>
              <w:spacing w:lineRule="auto" w:line="240"/>
              <w:ind w:firstLine="284" w:end="0"/>
              <w:rPr>
                <w:sz w:val="24"/>
              </w:rPr>
            </w:pPr>
            <w:r>
              <w:rPr>
                <w:sz w:val="24"/>
              </w:rPr>
            </w:r>
          </w:p>
        </w:tc>
        <w:tc>
          <w:tcPr>
            <w:tcW w:w="6520" w:type="dxa"/>
            <w:vMerge w:val="continue"/>
            <w:tcBorders/>
          </w:tcPr>
          <w:p>
            <w:pPr>
              <w:pStyle w:val="Normal1"/>
              <w:snapToGrid w:val="false"/>
              <w:ind w:firstLine="284" w:end="0"/>
              <w:rPr>
                <w:sz w:val="24"/>
              </w:rPr>
            </w:pPr>
            <w:r>
              <w:rPr>
                <w:sz w:val="24"/>
              </w:rPr>
            </w:r>
          </w:p>
        </w:tc>
      </w:tr>
      <w:tr>
        <w:trPr>
          <w:trHeight w:val="240" w:hRule="exact"/>
        </w:trPr>
        <w:tc>
          <w:tcPr>
            <w:tcW w:w="4253" w:type="dxa"/>
            <w:gridSpan w:val="2"/>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6520" w:type="dxa"/>
            <w:vMerge w:val="continue"/>
            <w:tcBorders/>
          </w:tcPr>
          <w:p>
            <w:pPr>
              <w:pStyle w:val="Normal1"/>
              <w:snapToGrid w:val="false"/>
              <w:spacing w:lineRule="auto" w:line="240"/>
              <w:ind w:firstLine="284" w:end="0"/>
              <w:rPr>
                <w:sz w:val="24"/>
              </w:rPr>
            </w:pPr>
            <w:r>
              <w:rPr>
                <w:sz w:val="24"/>
              </w:rPr>
            </w:r>
          </w:p>
        </w:tc>
      </w:tr>
      <w:tr>
        <w:trPr>
          <w:trHeight w:val="240" w:hRule="exact"/>
        </w:trPr>
        <w:tc>
          <w:tcPr>
            <w:tcW w:w="4253" w:type="dxa"/>
            <w:gridSpan w:val="2"/>
            <w:tcBorders/>
          </w:tcPr>
          <w:p>
            <w:pPr>
              <w:pStyle w:val="Normal1"/>
              <w:spacing w:lineRule="auto" w:line="240"/>
              <w:ind w:firstLine="284" w:end="0"/>
              <w:rPr>
                <w:sz w:val="24"/>
                <w:lang w:val="en-US"/>
              </w:rPr>
            </w:pPr>
            <w:r>
              <w:rPr>
                <w:sz w:val="24"/>
                <w:lang w:val="en-US"/>
              </w:rPr>
              <w:t>Estoy en España.</w:t>
            </w:r>
          </w:p>
          <w:p>
            <w:pPr>
              <w:pStyle w:val="Normal1"/>
              <w:spacing w:lineRule="auto" w:line="240"/>
              <w:ind w:firstLine="284" w:end="0"/>
              <w:rPr>
                <w:sz w:val="24"/>
                <w:lang w:val="en-US"/>
              </w:rPr>
            </w:pPr>
            <w:r>
              <w:rPr>
                <w:sz w:val="24"/>
                <w:lang w:val="en-US"/>
              </w:rPr>
            </w:r>
          </w:p>
        </w:tc>
        <w:tc>
          <w:tcPr>
            <w:tcW w:w="6520" w:type="dxa"/>
            <w:tcBorders/>
          </w:tcPr>
          <w:p>
            <w:pPr>
              <w:pStyle w:val="Normal1"/>
              <w:spacing w:lineRule="auto" w:line="240"/>
              <w:ind w:firstLine="284" w:end="0"/>
              <w:rPr>
                <w:sz w:val="24"/>
              </w:rPr>
            </w:pPr>
            <w:r>
              <w:rPr>
                <w:sz w:val="24"/>
              </w:rPr>
              <w:t>Я в Испании (т.е. не во Франции или Англии).</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240" w:hRule="exact"/>
        </w:trPr>
        <w:tc>
          <w:tcPr>
            <w:tcW w:w="4253" w:type="dxa"/>
            <w:gridSpan w:val="2"/>
            <w:tcBorders/>
          </w:tcPr>
          <w:p>
            <w:pPr>
              <w:pStyle w:val="Normal1"/>
              <w:spacing w:lineRule="auto" w:line="240"/>
              <w:ind w:firstLine="284" w:end="0"/>
              <w:rPr>
                <w:sz w:val="24"/>
                <w:lang w:val="en-US"/>
              </w:rPr>
            </w:pPr>
            <w:r>
              <w:rPr>
                <w:sz w:val="24"/>
                <w:lang w:val="en-US"/>
              </w:rPr>
              <w:t>Es el médico de la casa.</w:t>
            </w:r>
          </w:p>
          <w:p>
            <w:pPr>
              <w:pStyle w:val="Normal1"/>
              <w:spacing w:lineRule="auto" w:line="240"/>
              <w:ind w:firstLine="284" w:end="0"/>
              <w:rPr>
                <w:sz w:val="24"/>
                <w:lang w:val="en-US"/>
              </w:rPr>
            </w:pPr>
            <w:r>
              <w:rPr>
                <w:sz w:val="24"/>
                <w:lang w:val="en-US"/>
              </w:rPr>
            </w:r>
          </w:p>
        </w:tc>
        <w:tc>
          <w:tcPr>
            <w:tcW w:w="6520" w:type="dxa"/>
            <w:tcBorders/>
          </w:tcPr>
          <w:p>
            <w:pPr>
              <w:pStyle w:val="Normal1"/>
              <w:spacing w:lineRule="auto" w:line="240"/>
              <w:ind w:firstLine="284" w:end="0"/>
              <w:rPr/>
            </w:pPr>
            <w:r>
              <w:rPr>
                <w:sz w:val="24"/>
              </w:rPr>
              <w:t>Это (наш) лечащий (</w:t>
            </w:r>
            <w:r>
              <w:rPr>
                <w:i/>
                <w:iCs/>
                <w:sz w:val="24"/>
              </w:rPr>
              <w:t>до</w:t>
            </w:r>
            <w:r>
              <w:rPr>
                <w:i/>
                <w:iCs/>
                <w:sz w:val="24"/>
                <w:lang w:val="en-US"/>
              </w:rPr>
              <w:t>c</w:t>
            </w:r>
            <w:r>
              <w:rPr>
                <w:i/>
                <w:iCs/>
                <w:sz w:val="24"/>
              </w:rPr>
              <w:t>л</w:t>
            </w:r>
            <w:r>
              <w:rPr>
                <w:sz w:val="24"/>
              </w:rPr>
              <w:t>: домашний) врач (т.е. знакомый</w:t>
            </w:r>
          </w:p>
          <w:p>
            <w:pPr>
              <w:pStyle w:val="Normal1"/>
              <w:spacing w:lineRule="auto" w:line="240"/>
              <w:ind w:firstLine="284" w:end="0"/>
              <w:rPr>
                <w:sz w:val="24"/>
              </w:rPr>
            </w:pPr>
            <w:r>
              <w:rPr>
                <w:sz w:val="24"/>
              </w:rPr>
            </w:r>
          </w:p>
        </w:tc>
      </w:tr>
      <w:tr>
        <w:trPr>
          <w:trHeight w:val="240" w:hRule="exact"/>
        </w:trPr>
        <w:tc>
          <w:tcPr>
            <w:tcW w:w="4253" w:type="dxa"/>
            <w:gridSpan w:val="2"/>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6520" w:type="dxa"/>
            <w:tcBorders/>
          </w:tcPr>
          <w:p>
            <w:pPr>
              <w:pStyle w:val="Normal1"/>
              <w:spacing w:lineRule="auto" w:line="240"/>
              <w:ind w:firstLine="284" w:end="0"/>
              <w:rPr>
                <w:sz w:val="24"/>
              </w:rPr>
            </w:pPr>
            <w:r>
              <w:rPr>
                <w:sz w:val="24"/>
              </w:rPr>
              <w:t xml:space="preserve">       </w:t>
            </w:r>
            <w:r>
              <w:rPr>
                <w:sz w:val="24"/>
              </w:rPr>
              <w:t>конкретный врач).</w:t>
            </w:r>
          </w:p>
          <w:p>
            <w:pPr>
              <w:pStyle w:val="Normal1"/>
              <w:spacing w:lineRule="auto" w:line="240"/>
              <w:ind w:firstLine="284" w:end="0"/>
              <w:rPr>
                <w:sz w:val="24"/>
              </w:rPr>
            </w:pPr>
            <w:r>
              <w:rPr>
                <w:sz w:val="24"/>
              </w:rPr>
            </w:r>
          </w:p>
        </w:tc>
      </w:tr>
      <w:tr>
        <w:trPr>
          <w:trHeight w:val="240" w:hRule="exact"/>
        </w:trPr>
        <w:tc>
          <w:tcPr>
            <w:tcW w:w="4253" w:type="dxa"/>
            <w:gridSpan w:val="2"/>
            <w:tcBorders/>
          </w:tcPr>
          <w:p>
            <w:pPr>
              <w:pStyle w:val="Normal1"/>
              <w:spacing w:lineRule="auto" w:line="240"/>
              <w:ind w:firstLine="284" w:end="0"/>
              <w:rPr/>
            </w:pPr>
            <w:r>
              <w:rPr>
                <w:sz w:val="24"/>
                <w:lang w:val="en-US"/>
              </w:rPr>
              <w:t>Es</w:t>
            </w:r>
            <w:r>
              <w:rPr>
                <w:sz w:val="24"/>
              </w:rPr>
              <w:t xml:space="preserve"> </w:t>
            </w:r>
            <w:r>
              <w:rPr>
                <w:i/>
                <w:iCs/>
                <w:sz w:val="24"/>
                <w:lang w:val="en-US"/>
              </w:rPr>
              <w:t>un</w:t>
            </w:r>
            <w:r>
              <w:rPr>
                <w:sz w:val="24"/>
              </w:rPr>
              <w:t xml:space="preserve"> </w:t>
            </w:r>
            <w:r>
              <w:rPr>
                <w:sz w:val="24"/>
                <w:lang w:val="en-US"/>
              </w:rPr>
              <w:t>m</w:t>
            </w:r>
            <w:r>
              <w:rPr>
                <w:sz w:val="24"/>
              </w:rPr>
              <w:t>é</w:t>
            </w:r>
            <w:r>
              <w:rPr>
                <w:sz w:val="24"/>
                <w:lang w:val="en-US"/>
              </w:rPr>
              <w:t>dico</w:t>
            </w:r>
            <w:r>
              <w:rPr>
                <w:sz w:val="24"/>
              </w:rPr>
              <w:t xml:space="preserve"> </w:t>
            </w:r>
            <w:r>
              <w:rPr>
                <w:sz w:val="24"/>
                <w:lang w:val="en-US"/>
              </w:rPr>
              <w:t>de</w:t>
            </w:r>
            <w:r>
              <w:rPr>
                <w:sz w:val="24"/>
              </w:rPr>
              <w:t xml:space="preserve"> </w:t>
            </w:r>
            <w:r>
              <w:rPr>
                <w:sz w:val="24"/>
                <w:lang w:val="en-US"/>
              </w:rPr>
              <w:t>la</w:t>
            </w:r>
            <w:r>
              <w:rPr>
                <w:sz w:val="24"/>
              </w:rPr>
              <w:t xml:space="preserve"> </w:t>
            </w:r>
            <w:r>
              <w:rPr>
                <w:sz w:val="24"/>
                <w:lang w:val="en-US"/>
              </w:rPr>
              <w:t>casa</w:t>
            </w:r>
            <w:r>
              <w:rPr>
                <w:sz w:val="24"/>
              </w:rPr>
              <w:t>.</w:t>
            </w:r>
          </w:p>
          <w:p>
            <w:pPr>
              <w:pStyle w:val="Normal1"/>
              <w:spacing w:lineRule="auto" w:line="240"/>
              <w:ind w:firstLine="284" w:end="0"/>
              <w:rPr>
                <w:sz w:val="24"/>
              </w:rPr>
            </w:pPr>
            <w:r>
              <w:rPr>
                <w:sz w:val="24"/>
              </w:rPr>
            </w:r>
          </w:p>
        </w:tc>
        <w:tc>
          <w:tcPr>
            <w:tcW w:w="6520" w:type="dxa"/>
            <w:tcBorders/>
          </w:tcPr>
          <w:p>
            <w:pPr>
              <w:pStyle w:val="Normal1"/>
              <w:spacing w:lineRule="auto" w:line="240"/>
              <w:ind w:firstLine="284" w:end="0"/>
              <w:rPr>
                <w:sz w:val="24"/>
              </w:rPr>
            </w:pPr>
            <w:r>
              <w:rPr>
                <w:sz w:val="24"/>
              </w:rPr>
              <w:t>Он лечащий врач (т.е. один из лечащих врачей).</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240" w:hRule="exact"/>
        </w:trPr>
        <w:tc>
          <w:tcPr>
            <w:tcW w:w="4253" w:type="dxa"/>
            <w:gridSpan w:val="2"/>
            <w:tcBorders/>
          </w:tcPr>
          <w:p>
            <w:pPr>
              <w:pStyle w:val="Normal1"/>
              <w:spacing w:lineRule="auto" w:line="240"/>
              <w:ind w:firstLine="284" w:end="0"/>
              <w:rPr/>
            </w:pPr>
            <w:r>
              <w:rPr>
                <w:sz w:val="24"/>
                <w:lang w:val="en-US"/>
              </w:rPr>
              <w:t>Es</w:t>
            </w:r>
            <w:r>
              <w:rPr>
                <w:sz w:val="24"/>
              </w:rPr>
              <w:t xml:space="preserve"> </w:t>
            </w:r>
            <w:r>
              <w:rPr>
                <w:sz w:val="24"/>
                <w:lang w:val="en-US"/>
              </w:rPr>
              <w:t>m</w:t>
            </w:r>
            <w:r>
              <w:rPr>
                <w:sz w:val="24"/>
              </w:rPr>
              <w:t>é</w:t>
            </w:r>
            <w:r>
              <w:rPr>
                <w:sz w:val="24"/>
                <w:lang w:val="en-US"/>
              </w:rPr>
              <w:t>dico</w:t>
            </w:r>
            <w:r>
              <w:rPr>
                <w:sz w:val="24"/>
              </w:rPr>
              <w:t>.</w:t>
            </w:r>
          </w:p>
          <w:p>
            <w:pPr>
              <w:pStyle w:val="Normal1"/>
              <w:spacing w:lineRule="auto" w:line="240"/>
              <w:ind w:firstLine="284" w:end="0"/>
              <w:rPr>
                <w:sz w:val="24"/>
              </w:rPr>
            </w:pPr>
            <w:r>
              <w:rPr>
                <w:sz w:val="24"/>
              </w:rPr>
            </w:r>
          </w:p>
        </w:tc>
        <w:tc>
          <w:tcPr>
            <w:tcW w:w="6520" w:type="dxa"/>
            <w:tcBorders/>
          </w:tcPr>
          <w:p>
            <w:pPr>
              <w:pStyle w:val="Normal1"/>
              <w:spacing w:lineRule="auto" w:line="240"/>
              <w:ind w:firstLine="284" w:end="0"/>
              <w:rPr>
                <w:sz w:val="24"/>
              </w:rPr>
            </w:pPr>
            <w:r>
              <w:rPr>
                <w:sz w:val="24"/>
              </w:rPr>
              <w:t>Он врач (т.е. врач, а не преподаватель или техник).</w:t>
            </w:r>
          </w:p>
          <w:p>
            <w:pPr>
              <w:pStyle w:val="Normal1"/>
              <w:spacing w:lineRule="auto" w:line="240"/>
              <w:ind w:firstLine="284" w:end="0"/>
              <w:rPr>
                <w:sz w:val="24"/>
              </w:rPr>
            </w:pPr>
            <w:r>
              <w:rPr>
                <w:sz w:val="24"/>
              </w:rPr>
            </w:r>
          </w:p>
        </w:tc>
      </w:tr>
      <w:tr>
        <w:trPr>
          <w:trHeight w:val="601" w:hRule="exact"/>
        </w:trPr>
        <w:tc>
          <w:tcPr>
            <w:tcW w:w="10773" w:type="dxa"/>
            <w:gridSpan w:val="3"/>
            <w:tcBorders/>
          </w:tcPr>
          <w:p>
            <w:pPr>
              <w:pStyle w:val="Normal1"/>
              <w:snapToGrid w:val="false"/>
              <w:spacing w:lineRule="auto" w:line="240"/>
              <w:ind w:firstLine="284" w:end="0"/>
              <w:rPr>
                <w:i/>
                <w:i/>
                <w:sz w:val="22"/>
                <w:lang w:val="en-US"/>
              </w:rPr>
            </w:pPr>
            <w:r>
              <w:rPr>
                <w:i/>
                <w:sz w:val="22"/>
                <w:lang w:val="en-US"/>
              </w:rPr>
            </w:r>
          </w:p>
          <w:p>
            <w:pPr>
              <w:pStyle w:val="Normal1"/>
              <w:spacing w:lineRule="auto" w:line="240"/>
              <w:ind w:firstLine="284" w:end="0"/>
              <w:rPr/>
            </w:pPr>
            <w:r>
              <w:rPr>
                <w:i/>
                <w:sz w:val="22"/>
              </w:rPr>
              <w:t>Примечание.</w:t>
            </w:r>
            <w:r>
              <w:rPr>
                <w:sz w:val="22"/>
              </w:rPr>
              <w:t xml:space="preserve"> Идиоматические свойства в употреблении артиклей проявляются и в таких простых фразах, как:</w:t>
            </w:r>
          </w:p>
          <w:p>
            <w:pPr>
              <w:pStyle w:val="Normal1"/>
              <w:spacing w:lineRule="auto" w:line="240"/>
              <w:ind w:firstLine="284" w:end="0"/>
              <w:rPr>
                <w:sz w:val="22"/>
              </w:rPr>
            </w:pPr>
            <w:r>
              <w:rPr>
                <w:sz w:val="22"/>
              </w:rPr>
            </w:r>
          </w:p>
          <w:p>
            <w:pPr>
              <w:pStyle w:val="Normal1"/>
              <w:spacing w:lineRule="auto" w:line="240"/>
              <w:ind w:firstLine="284" w:end="0"/>
              <w:rPr>
                <w:sz w:val="22"/>
              </w:rPr>
            </w:pPr>
            <w:r>
              <w:rPr>
                <w:sz w:val="22"/>
              </w:rPr>
            </w:r>
          </w:p>
        </w:tc>
      </w:tr>
      <w:tr>
        <w:trPr>
          <w:trHeight w:val="271" w:hRule="exact"/>
        </w:trPr>
        <w:tc>
          <w:tcPr>
            <w:tcW w:w="3500" w:type="dxa"/>
            <w:tcBorders/>
          </w:tcPr>
          <w:p>
            <w:pPr>
              <w:pStyle w:val="Normal1"/>
              <w:spacing w:lineRule="auto" w:line="240"/>
              <w:ind w:firstLine="284" w:end="0"/>
              <w:rPr/>
            </w:pPr>
            <w:r>
              <w:rPr>
                <w:sz w:val="24"/>
                <w:lang w:val="en-US"/>
              </w:rPr>
              <w:t xml:space="preserve">Estoy en </w:t>
            </w:r>
            <w:r>
              <w:rPr>
                <w:i/>
                <w:iCs/>
                <w:sz w:val="24"/>
                <w:lang w:val="en-US"/>
              </w:rPr>
              <w:t>la</w:t>
            </w:r>
            <w:r>
              <w:rPr>
                <w:sz w:val="24"/>
                <w:lang w:val="en-US"/>
              </w:rPr>
              <w:t xml:space="preserve"> clase.</w:t>
            </w:r>
          </w:p>
          <w:p>
            <w:pPr>
              <w:pStyle w:val="Normal1"/>
              <w:spacing w:lineRule="auto" w:line="240"/>
              <w:ind w:firstLine="284" w:end="0"/>
              <w:rPr>
                <w:sz w:val="24"/>
                <w:lang w:val="en-US"/>
              </w:rPr>
            </w:pPr>
            <w:r>
              <w:rPr>
                <w:sz w:val="24"/>
                <w:lang w:val="en-US"/>
              </w:rPr>
            </w:r>
          </w:p>
        </w:tc>
        <w:tc>
          <w:tcPr>
            <w:tcW w:w="7273" w:type="dxa"/>
            <w:gridSpan w:val="2"/>
            <w:tcBorders/>
          </w:tcPr>
          <w:p>
            <w:pPr>
              <w:pStyle w:val="Normal1"/>
              <w:spacing w:lineRule="auto" w:line="240"/>
              <w:ind w:firstLine="284" w:end="0"/>
              <w:rPr>
                <w:sz w:val="24"/>
              </w:rPr>
            </w:pPr>
            <w:r>
              <w:rPr>
                <w:sz w:val="24"/>
              </w:rPr>
              <w:t>Я в классе (т.е. нахожусь в помещении класса, в аудитории).</w:t>
            </w:r>
          </w:p>
          <w:p>
            <w:pPr>
              <w:pStyle w:val="Normal1"/>
              <w:spacing w:lineRule="auto" w:line="240"/>
              <w:ind w:firstLine="284" w:end="0"/>
              <w:rPr>
                <w:sz w:val="24"/>
              </w:rPr>
            </w:pPr>
            <w:r>
              <w:rPr>
                <w:sz w:val="24"/>
              </w:rPr>
            </w:r>
          </w:p>
        </w:tc>
      </w:tr>
      <w:tr>
        <w:trPr>
          <w:trHeight w:val="276" w:hRule="exact"/>
        </w:trPr>
        <w:tc>
          <w:tcPr>
            <w:tcW w:w="3500" w:type="dxa"/>
            <w:tcBorders/>
          </w:tcPr>
          <w:p>
            <w:pPr>
              <w:pStyle w:val="Normal1"/>
              <w:spacing w:lineRule="auto" w:line="240"/>
              <w:ind w:firstLine="284" w:end="0"/>
              <w:rPr>
                <w:sz w:val="24"/>
                <w:lang w:val="en-US"/>
              </w:rPr>
            </w:pPr>
            <w:r>
              <w:rPr>
                <w:sz w:val="24"/>
                <w:lang w:val="en-US"/>
              </w:rPr>
              <w:t>Estoy en clase.</w:t>
            </w:r>
          </w:p>
          <w:p>
            <w:pPr>
              <w:pStyle w:val="Normal1"/>
              <w:spacing w:lineRule="auto" w:line="240"/>
              <w:ind w:firstLine="284" w:end="0"/>
              <w:rPr>
                <w:sz w:val="24"/>
                <w:lang w:val="en-US"/>
              </w:rPr>
            </w:pPr>
            <w:r>
              <w:rPr>
                <w:sz w:val="24"/>
                <w:lang w:val="en-US"/>
              </w:rPr>
            </w:r>
          </w:p>
        </w:tc>
        <w:tc>
          <w:tcPr>
            <w:tcW w:w="7273" w:type="dxa"/>
            <w:gridSpan w:val="2"/>
            <w:tcBorders/>
          </w:tcPr>
          <w:p>
            <w:pPr>
              <w:pStyle w:val="Normal1"/>
              <w:spacing w:lineRule="auto" w:line="240"/>
              <w:ind w:firstLine="284" w:end="0"/>
              <w:rPr>
                <w:sz w:val="24"/>
              </w:rPr>
            </w:pPr>
            <w:r>
              <w:rPr>
                <w:sz w:val="24"/>
              </w:rPr>
              <w:t>Я на уроке.</w:t>
            </w:r>
          </w:p>
          <w:p>
            <w:pPr>
              <w:pStyle w:val="Normal1"/>
              <w:spacing w:lineRule="auto" w:line="240"/>
              <w:ind w:firstLine="284" w:end="0"/>
              <w:rPr>
                <w:sz w:val="24"/>
              </w:rPr>
            </w:pPr>
            <w:r>
              <w:rPr>
                <w:sz w:val="24"/>
              </w:rPr>
            </w:r>
          </w:p>
        </w:tc>
      </w:tr>
      <w:tr>
        <w:trPr>
          <w:trHeight w:val="509" w:hRule="exact"/>
        </w:trPr>
        <w:tc>
          <w:tcPr>
            <w:tcW w:w="3500" w:type="dxa"/>
            <w:tcBorders/>
          </w:tcPr>
          <w:p>
            <w:pPr>
              <w:pStyle w:val="Normal1"/>
              <w:spacing w:lineRule="auto" w:line="240"/>
              <w:ind w:hanging="102" w:start="386" w:end="0"/>
              <w:rPr/>
            </w:pPr>
            <w:r>
              <w:rPr>
                <w:sz w:val="24"/>
                <w:lang w:val="en-US"/>
              </w:rPr>
              <w:t xml:space="preserve">Voy a </w:t>
            </w:r>
            <w:r>
              <w:rPr>
                <w:i/>
                <w:iCs/>
                <w:sz w:val="24"/>
                <w:lang w:val="en-US"/>
              </w:rPr>
              <w:t>la</w:t>
            </w:r>
            <w:r>
              <w:rPr>
                <w:sz w:val="24"/>
                <w:lang w:val="en-US"/>
              </w:rPr>
              <w:t xml:space="preserve"> casa donde vive tu    hermana.</w:t>
            </w:r>
          </w:p>
          <w:p>
            <w:pPr>
              <w:pStyle w:val="Normal1"/>
              <w:spacing w:lineRule="auto" w:line="240"/>
              <w:ind w:firstLine="284" w:end="0"/>
              <w:rPr>
                <w:sz w:val="24"/>
                <w:lang w:val="en-US"/>
              </w:rPr>
            </w:pPr>
            <w:r>
              <w:rPr>
                <w:sz w:val="24"/>
                <w:lang w:val="en-US"/>
              </w:rPr>
            </w:r>
          </w:p>
        </w:tc>
        <w:tc>
          <w:tcPr>
            <w:tcW w:w="7273" w:type="dxa"/>
            <w:gridSpan w:val="2"/>
            <w:tcBorders/>
          </w:tcPr>
          <w:p>
            <w:pPr>
              <w:pStyle w:val="Normal1"/>
              <w:spacing w:lineRule="auto" w:line="240"/>
              <w:ind w:firstLine="284" w:end="0"/>
              <w:rPr>
                <w:sz w:val="24"/>
              </w:rPr>
            </w:pPr>
            <w:r>
              <w:rPr>
                <w:sz w:val="24"/>
              </w:rPr>
              <w:t>Я иду туда (доcл. в дом), где живет твоя сестра</w:t>
            </w:r>
          </w:p>
          <w:p>
            <w:pPr>
              <w:pStyle w:val="Normal1"/>
              <w:spacing w:lineRule="auto" w:line="240"/>
              <w:ind w:firstLine="284" w:end="0"/>
              <w:rPr>
                <w:sz w:val="24"/>
              </w:rPr>
            </w:pPr>
            <w:r>
              <w:rPr>
                <w:sz w:val="24"/>
              </w:rPr>
            </w:r>
          </w:p>
        </w:tc>
      </w:tr>
      <w:tr>
        <w:trPr>
          <w:trHeight w:val="454" w:hRule="exact"/>
        </w:trPr>
        <w:tc>
          <w:tcPr>
            <w:tcW w:w="3500" w:type="dxa"/>
            <w:tcBorders/>
          </w:tcPr>
          <w:p>
            <w:pPr>
              <w:pStyle w:val="Normal1"/>
              <w:spacing w:lineRule="auto" w:line="240"/>
              <w:ind w:firstLine="284" w:end="0"/>
              <w:rPr>
                <w:sz w:val="24"/>
                <w:lang w:val="en-US"/>
              </w:rPr>
            </w:pPr>
            <w:r>
              <w:rPr>
                <w:sz w:val="24"/>
                <w:lang w:val="en-US"/>
              </w:rPr>
              <w:t>Voy a casa.</w:t>
            </w:r>
          </w:p>
          <w:p>
            <w:pPr>
              <w:pStyle w:val="Normal1"/>
              <w:spacing w:lineRule="auto" w:line="240"/>
              <w:ind w:firstLine="284" w:end="0"/>
              <w:rPr>
                <w:sz w:val="24"/>
                <w:lang w:val="en-US"/>
              </w:rPr>
            </w:pPr>
            <w:r>
              <w:rPr>
                <w:sz w:val="24"/>
                <w:lang w:val="en-US"/>
              </w:rPr>
            </w:r>
          </w:p>
        </w:tc>
        <w:tc>
          <w:tcPr>
            <w:tcW w:w="7273" w:type="dxa"/>
            <w:gridSpan w:val="2"/>
            <w:tcBorders/>
          </w:tcPr>
          <w:p>
            <w:pPr>
              <w:pStyle w:val="Normal1"/>
              <w:spacing w:lineRule="auto" w:line="240"/>
              <w:ind w:firstLine="284" w:end="0"/>
              <w:rPr>
                <w:sz w:val="24"/>
              </w:rPr>
            </w:pPr>
            <w:r>
              <w:rPr>
                <w:sz w:val="24"/>
              </w:rPr>
              <w:t>Я иду домой.</w:t>
            </w:r>
          </w:p>
          <w:p>
            <w:pPr>
              <w:pStyle w:val="Normal1"/>
              <w:spacing w:lineRule="auto" w:line="240"/>
              <w:ind w:firstLine="284" w:end="0"/>
              <w:rPr>
                <w:sz w:val="24"/>
              </w:rPr>
            </w:pPr>
            <w:r>
              <w:rPr>
                <w:sz w:val="24"/>
              </w:rPr>
            </w:r>
          </w:p>
        </w:tc>
      </w:tr>
    </w:tbl>
    <w:p>
      <w:pPr>
        <w:pStyle w:val="Normal1"/>
        <w:spacing w:lineRule="auto" w:line="240"/>
        <w:ind w:firstLine="284" w:start="120" w:end="0"/>
        <w:rPr/>
      </w:pPr>
      <w:r>
        <w:rPr>
          <w:sz w:val="24"/>
        </w:rPr>
        <w:t xml:space="preserve">Или: </w:t>
      </w:r>
      <w:r>
        <w:rPr>
          <w:sz w:val="24"/>
          <w:lang w:val="en-US"/>
        </w:rPr>
        <w:t>hacia</w:t>
      </w:r>
      <w:r>
        <w:rPr>
          <w:sz w:val="24"/>
        </w:rPr>
        <w:t xml:space="preserve"> </w:t>
      </w:r>
      <w:r>
        <w:rPr>
          <w:sz w:val="24"/>
          <w:lang w:val="en-US"/>
        </w:rPr>
        <w:t>oriente</w:t>
      </w:r>
      <w:r>
        <w:rPr>
          <w:sz w:val="24"/>
        </w:rPr>
        <w:t xml:space="preserve">, но: </w:t>
      </w:r>
      <w:r>
        <w:rPr>
          <w:sz w:val="24"/>
          <w:lang w:val="en-US"/>
        </w:rPr>
        <w:t>hacia</w:t>
      </w:r>
      <w:r>
        <w:rPr>
          <w:sz w:val="24"/>
        </w:rPr>
        <w:t xml:space="preserve"> </w:t>
      </w:r>
      <w:r>
        <w:rPr>
          <w:i/>
          <w:iCs/>
          <w:sz w:val="24"/>
          <w:lang w:val="en-US"/>
        </w:rPr>
        <w:t>el</w:t>
      </w:r>
      <w:r>
        <w:rPr>
          <w:sz w:val="24"/>
        </w:rPr>
        <w:t xml:space="preserve"> </w:t>
      </w:r>
      <w:r>
        <w:rPr>
          <w:sz w:val="24"/>
          <w:lang w:val="en-US"/>
        </w:rPr>
        <w:t>este</w:t>
      </w:r>
      <w:r>
        <w:rPr>
          <w:sz w:val="24"/>
        </w:rPr>
        <w:t xml:space="preserve"> (на восток), </w:t>
      </w:r>
      <w:r>
        <w:rPr>
          <w:sz w:val="24"/>
          <w:lang w:val="en-US"/>
        </w:rPr>
        <w:t>hacia</w:t>
      </w:r>
      <w:r>
        <w:rPr>
          <w:sz w:val="24"/>
        </w:rPr>
        <w:t xml:space="preserve"> </w:t>
      </w:r>
      <w:r>
        <w:rPr>
          <w:sz w:val="24"/>
          <w:lang w:val="en-US"/>
        </w:rPr>
        <w:t>occidente</w:t>
      </w:r>
      <w:r>
        <w:rPr>
          <w:sz w:val="24"/>
        </w:rPr>
        <w:t xml:space="preserve">, но: </w:t>
      </w:r>
      <w:r>
        <w:rPr>
          <w:sz w:val="24"/>
          <w:lang w:val="en-US"/>
        </w:rPr>
        <w:t>hacia</w:t>
      </w:r>
      <w:r>
        <w:rPr>
          <w:sz w:val="24"/>
        </w:rPr>
        <w:t xml:space="preserve"> </w:t>
      </w:r>
      <w:r>
        <w:rPr>
          <w:i/>
          <w:iCs/>
          <w:sz w:val="24"/>
          <w:lang w:val="en-US"/>
        </w:rPr>
        <w:t>el</w:t>
      </w:r>
      <w:r>
        <w:rPr>
          <w:sz w:val="24"/>
        </w:rPr>
        <w:t xml:space="preserve"> </w:t>
      </w:r>
      <w:r>
        <w:rPr>
          <w:sz w:val="24"/>
          <w:lang w:val="en-US"/>
        </w:rPr>
        <w:t>oeste</w:t>
      </w:r>
      <w:r>
        <w:rPr>
          <w:sz w:val="24"/>
        </w:rPr>
        <w:t xml:space="preserve"> (на запад).</w:t>
      </w:r>
    </w:p>
    <w:p>
      <w:pPr>
        <w:pStyle w:val="Normal1"/>
        <w:spacing w:lineRule="auto" w:line="240"/>
        <w:ind w:firstLine="284" w:end="0"/>
        <w:rPr>
          <w:sz w:val="24"/>
        </w:rPr>
      </w:pPr>
      <w:r>
        <w:rPr>
          <w:sz w:val="24"/>
        </w:rPr>
        <w:t>От личностного восприятия и привычки зависят такие употребления, как:</w:t>
      </w:r>
    </w:p>
    <w:p>
      <w:pPr>
        <w:pStyle w:val="Normal1"/>
        <w:spacing w:lineRule="auto" w:line="240"/>
        <w:ind w:firstLine="284" w:start="120" w:end="0"/>
        <w:rPr/>
      </w:pPr>
      <w:r>
        <w:rPr>
          <w:sz w:val="24"/>
          <w:lang w:val="en-US"/>
        </w:rPr>
        <w:t xml:space="preserve">Pedro sabe </w:t>
      </w:r>
      <w:r>
        <w:rPr>
          <w:i/>
          <w:iCs/>
          <w:sz w:val="24"/>
          <w:lang w:val="en-US"/>
        </w:rPr>
        <w:t>el</w:t>
      </w:r>
      <w:r>
        <w:rPr>
          <w:sz w:val="24"/>
          <w:lang w:val="en-US"/>
        </w:rPr>
        <w:t xml:space="preserve"> francés. = Pedro sabe francés. — </w:t>
      </w:r>
      <w:r>
        <w:rPr>
          <w:sz w:val="24"/>
        </w:rPr>
        <w:t>Педро</w:t>
      </w:r>
      <w:r>
        <w:rPr>
          <w:sz w:val="24"/>
          <w:lang w:val="en-US"/>
        </w:rPr>
        <w:t xml:space="preserve"> </w:t>
      </w:r>
      <w:r>
        <w:rPr>
          <w:sz w:val="24"/>
        </w:rPr>
        <w:t>знает</w:t>
      </w:r>
      <w:r>
        <w:rPr>
          <w:sz w:val="24"/>
          <w:lang w:val="en-US"/>
        </w:rPr>
        <w:t xml:space="preserve"> </w:t>
      </w:r>
      <w:r>
        <w:rPr>
          <w:sz w:val="24"/>
        </w:rPr>
        <w:t>французский</w:t>
      </w:r>
      <w:r>
        <w:rPr>
          <w:sz w:val="24"/>
          <w:lang w:val="en-US"/>
        </w:rPr>
        <w:t xml:space="preserve">. </w:t>
      </w:r>
    </w:p>
    <w:p>
      <w:pPr>
        <w:pStyle w:val="Normal1"/>
        <w:spacing w:lineRule="auto" w:line="240"/>
        <w:ind w:firstLine="284" w:start="120" w:end="0"/>
        <w:rPr/>
      </w:pPr>
      <w:r>
        <w:rPr>
          <w:sz w:val="24"/>
          <w:lang w:val="en-US"/>
        </w:rPr>
        <w:t xml:space="preserve">Compraria un coche en buen estado. </w:t>
      </w:r>
      <w:r>
        <w:rPr>
          <w:sz w:val="24"/>
        </w:rPr>
        <w:t xml:space="preserve">= </w:t>
      </w:r>
      <w:r>
        <w:rPr>
          <w:sz w:val="24"/>
          <w:lang w:val="en-US"/>
        </w:rPr>
        <w:t>Compraria</w:t>
      </w:r>
      <w:r>
        <w:rPr>
          <w:sz w:val="24"/>
        </w:rPr>
        <w:t xml:space="preserve"> </w:t>
      </w:r>
      <w:r>
        <w:rPr>
          <w:sz w:val="24"/>
          <w:lang w:val="en-US"/>
        </w:rPr>
        <w:t>coche</w:t>
      </w:r>
      <w:r>
        <w:rPr>
          <w:sz w:val="24"/>
        </w:rPr>
        <w:t xml:space="preserve"> </w:t>
      </w:r>
      <w:r>
        <w:rPr>
          <w:sz w:val="24"/>
          <w:lang w:val="en-US"/>
        </w:rPr>
        <w:t>en</w:t>
      </w:r>
      <w:r>
        <w:rPr>
          <w:sz w:val="24"/>
        </w:rPr>
        <w:t xml:space="preserve"> </w:t>
      </w:r>
      <w:r>
        <w:rPr>
          <w:sz w:val="24"/>
          <w:lang w:val="en-US"/>
        </w:rPr>
        <w:t>buen</w:t>
      </w:r>
      <w:r>
        <w:rPr>
          <w:sz w:val="24"/>
        </w:rPr>
        <w:t xml:space="preserve"> </w:t>
      </w:r>
      <w:r>
        <w:rPr>
          <w:sz w:val="24"/>
          <w:lang w:val="en-US"/>
        </w:rPr>
        <w:t>estado</w:t>
      </w:r>
      <w:r>
        <w:rPr>
          <w:sz w:val="24"/>
        </w:rPr>
        <w:t>. — Я ку</w:t>
        <w:softHyphen/>
        <w:t>пил бы машину в хорошем состоянии.</w:t>
      </w:r>
    </w:p>
    <w:p>
      <w:pPr>
        <w:pStyle w:val="Normal1"/>
        <w:spacing w:lineRule="auto" w:line="240"/>
        <w:ind w:firstLine="284" w:start="120" w:end="0"/>
        <w:rPr>
          <w:sz w:val="24"/>
        </w:rPr>
      </w:pPr>
      <w:r>
        <w:rPr>
          <w:sz w:val="24"/>
        </w:rPr>
        <w:t>В последних примерах возможность варьирования в употреблении артикля обусловлена модальностью фразы. Если в предложении не было бы модального оттенка, то опускать артикль было бы нельзя:</w:t>
      </w:r>
    </w:p>
    <w:p>
      <w:pPr>
        <w:pStyle w:val="Normal1"/>
        <w:spacing w:lineRule="auto" w:line="240"/>
        <w:ind w:firstLine="284" w:start="120" w:end="0"/>
        <w:rPr/>
      </w:pPr>
      <w:r>
        <w:rPr>
          <w:sz w:val="24"/>
          <w:lang w:val="en-US"/>
        </w:rPr>
        <w:t xml:space="preserve">Juan ha comprado </w:t>
      </w:r>
      <w:r>
        <w:rPr>
          <w:i/>
          <w:sz w:val="24"/>
          <w:lang w:val="en-US"/>
        </w:rPr>
        <w:t>un</w:t>
      </w:r>
      <w:r>
        <w:rPr>
          <w:sz w:val="24"/>
          <w:lang w:val="en-US"/>
        </w:rPr>
        <w:t xml:space="preserve"> coche en buen estado.</w:t>
      </w:r>
    </w:p>
    <w:p>
      <w:pPr>
        <w:pStyle w:val="Normal1"/>
        <w:spacing w:lineRule="auto" w:line="240"/>
        <w:ind w:firstLine="284" w:start="1680" w:end="1600"/>
        <w:rPr>
          <w:sz w:val="24"/>
          <w:lang w:val="en-US"/>
        </w:rPr>
      </w:pPr>
      <w:r>
        <w:rPr>
          <w:sz w:val="24"/>
          <w:lang w:val="en-US"/>
        </w:rPr>
      </w:r>
    </w:p>
    <w:p>
      <w:pPr>
        <w:pStyle w:val="Heading2"/>
        <w:ind w:hanging="0" w:start="0"/>
        <w:rPr>
          <w:b w:val="false"/>
          <w:bCs/>
          <w:i/>
          <w:i/>
          <w:iCs/>
        </w:rPr>
      </w:pPr>
      <w:bookmarkStart w:id="16" w:name="__RefHeading___Toc1886006"/>
      <w:r>
        <w:rPr>
          <w:b w:val="false"/>
          <w:bCs/>
          <w:i/>
          <w:iCs/>
        </w:rPr>
        <w:t>ИМЯ СУЩЕСТВИТЕЛЬНОЕ</w:t>
      </w:r>
      <w:bookmarkEnd w:id="16"/>
      <w:r>
        <w:rPr>
          <w:b w:val="false"/>
          <w:bCs/>
          <w:i/>
          <w:iCs/>
        </w:rPr>
        <w:t xml:space="preserve"> </w:t>
      </w:r>
    </w:p>
    <w:p>
      <w:pPr>
        <w:pStyle w:val="Normal1"/>
        <w:spacing w:lineRule="auto" w:line="240"/>
        <w:ind w:firstLine="284" w:start="-851" w:end="-23"/>
        <w:jc w:val="center"/>
        <w:rPr>
          <w:b/>
          <w:bCs/>
          <w:i/>
          <w:i/>
          <w:iCs/>
          <w:sz w:val="24"/>
        </w:rPr>
      </w:pPr>
      <w:r>
        <w:rPr>
          <w:b/>
          <w:bCs/>
          <w:i/>
          <w:iCs/>
          <w:sz w:val="24"/>
        </w:rPr>
      </w:r>
    </w:p>
    <w:p>
      <w:pPr>
        <w:pStyle w:val="Normal1"/>
        <w:spacing w:lineRule="auto" w:line="240"/>
        <w:ind w:firstLine="284" w:start="-851" w:end="-23"/>
        <w:jc w:val="center"/>
        <w:rPr>
          <w:bCs/>
          <w:i/>
          <w:i/>
          <w:iCs/>
          <w:sz w:val="24"/>
        </w:rPr>
      </w:pPr>
      <w:r>
        <w:rPr>
          <w:bCs/>
          <w:i/>
          <w:iCs/>
          <w:sz w:val="24"/>
          <w:lang w:val="en-US"/>
        </w:rPr>
        <w:t>Terminolog</w:t>
      </w:r>
      <w:r>
        <w:rPr>
          <w:bCs/>
          <w:i/>
          <w:iCs/>
          <w:sz w:val="24"/>
        </w:rPr>
        <w:t>í</w:t>
      </w:r>
      <w:r>
        <w:rPr>
          <w:bCs/>
          <w:i/>
          <w:iCs/>
          <w:sz w:val="24"/>
          <w:lang w:val="en-US"/>
        </w:rPr>
        <w:t>a</w:t>
      </w:r>
    </w:p>
    <w:p>
      <w:pPr>
        <w:pStyle w:val="Normal1"/>
        <w:spacing w:lineRule="auto" w:line="240"/>
        <w:ind w:firstLine="284" w:start="-851" w:end="-23"/>
        <w:jc w:val="center"/>
        <w:rPr>
          <w:b/>
          <w:bCs/>
          <w:i/>
          <w:i/>
          <w:iCs/>
          <w:sz w:val="24"/>
        </w:rPr>
      </w:pPr>
      <w:r>
        <w:rPr>
          <w:b/>
          <w:bCs/>
          <w:i/>
          <w:iCs/>
          <w:sz w:val="24"/>
        </w:rPr>
      </w:r>
    </w:p>
    <w:p>
      <w:pPr>
        <w:pStyle w:val="Normal1"/>
        <w:spacing w:lineRule="auto" w:line="240"/>
        <w:ind w:firstLine="284" w:start="-851" w:end="-23"/>
        <w:jc w:val="center"/>
        <w:rPr>
          <w:b/>
          <w:sz w:val="24"/>
        </w:rPr>
      </w:pPr>
      <w:r>
        <w:rPr>
          <w:b/>
          <w:sz w:val="24"/>
        </w:rPr>
      </w:r>
    </w:p>
    <w:tbl>
      <w:tblPr>
        <w:tblW w:w="10207" w:type="dxa"/>
        <w:jc w:val="start"/>
        <w:tblInd w:w="-244" w:type="dxa"/>
        <w:tblLayout w:type="fixed"/>
        <w:tblCellMar>
          <w:top w:w="0" w:type="dxa"/>
          <w:start w:w="40" w:type="dxa"/>
          <w:bottom w:w="0" w:type="dxa"/>
          <w:end w:w="40" w:type="dxa"/>
        </w:tblCellMar>
      </w:tblPr>
      <w:tblGrid>
        <w:gridCol w:w="5103"/>
        <w:gridCol w:w="5104"/>
      </w:tblGrid>
      <w:tr>
        <w:trPr>
          <w:trHeight w:val="284" w:hRule="exact"/>
        </w:trPr>
        <w:tc>
          <w:tcPr>
            <w:tcW w:w="5103" w:type="dxa"/>
            <w:tcBorders/>
          </w:tcPr>
          <w:p>
            <w:pPr>
              <w:pStyle w:val="Normal1"/>
              <w:spacing w:lineRule="auto" w:line="240"/>
              <w:ind w:firstLine="284" w:end="0"/>
              <w:rPr>
                <w:b/>
                <w:bCs/>
                <w:sz w:val="24"/>
              </w:rPr>
            </w:pPr>
            <w:r>
              <w:rPr>
                <w:b/>
                <w:bCs/>
                <w:sz w:val="24"/>
                <w:lang w:val="en-US"/>
              </w:rPr>
              <w:t>Nombre</w:t>
            </w:r>
            <w:r>
              <w:rPr>
                <w:b/>
                <w:bCs/>
                <w:sz w:val="24"/>
              </w:rPr>
              <w:t xml:space="preserve"> </w:t>
            </w:r>
            <w:r>
              <w:rPr>
                <w:b/>
                <w:bCs/>
                <w:sz w:val="24"/>
                <w:lang w:val="en-US"/>
              </w:rPr>
              <w:t>sustantivo</w:t>
            </w:r>
          </w:p>
          <w:p>
            <w:pPr>
              <w:pStyle w:val="Normal1"/>
              <w:spacing w:lineRule="auto" w:line="240"/>
              <w:ind w:firstLine="284" w:end="0"/>
              <w:rPr>
                <w:b/>
                <w:bCs/>
                <w:sz w:val="24"/>
              </w:rPr>
            </w:pPr>
            <w:r>
              <w:rPr>
                <w:b/>
                <w:bCs/>
                <w:sz w:val="24"/>
              </w:rPr>
            </w:r>
          </w:p>
        </w:tc>
        <w:tc>
          <w:tcPr>
            <w:tcW w:w="5104" w:type="dxa"/>
            <w:tcBorders/>
          </w:tcPr>
          <w:p>
            <w:pPr>
              <w:pStyle w:val="Normal1"/>
              <w:spacing w:lineRule="auto" w:line="240"/>
              <w:ind w:firstLine="284" w:end="0"/>
              <w:rPr>
                <w:sz w:val="24"/>
              </w:rPr>
            </w:pPr>
            <w:r>
              <w:rPr>
                <w:sz w:val="24"/>
              </w:rPr>
              <w:t xml:space="preserve">— </w:t>
            </w:r>
            <w:r>
              <w:rPr>
                <w:sz w:val="24"/>
              </w:rPr>
              <w:t>имя существительное</w:t>
            </w:r>
          </w:p>
          <w:p>
            <w:pPr>
              <w:pStyle w:val="Normal1"/>
              <w:spacing w:lineRule="auto" w:line="240"/>
              <w:ind w:firstLine="284" w:end="0"/>
              <w:rPr>
                <w:sz w:val="24"/>
              </w:rPr>
            </w:pPr>
            <w:r>
              <w:rPr>
                <w:sz w:val="24"/>
              </w:rPr>
            </w:r>
          </w:p>
        </w:tc>
      </w:tr>
      <w:tr>
        <w:trPr>
          <w:trHeight w:val="287" w:hRule="exact"/>
        </w:trPr>
        <w:tc>
          <w:tcPr>
            <w:tcW w:w="5103" w:type="dxa"/>
            <w:tcBorders/>
          </w:tcPr>
          <w:p>
            <w:pPr>
              <w:pStyle w:val="Normal1"/>
              <w:spacing w:lineRule="auto" w:line="240"/>
              <w:ind w:firstLine="284" w:end="0"/>
              <w:rPr>
                <w:b/>
                <w:bCs/>
                <w:sz w:val="24"/>
              </w:rPr>
            </w:pPr>
            <w:r>
              <w:rPr>
                <w:b/>
                <w:bCs/>
                <w:sz w:val="24"/>
                <w:lang w:val="en-US"/>
              </w:rPr>
              <w:t>Nombre</w:t>
            </w:r>
            <w:r>
              <w:rPr>
                <w:b/>
                <w:bCs/>
                <w:sz w:val="24"/>
              </w:rPr>
              <w:t xml:space="preserve"> </w:t>
            </w:r>
            <w:r>
              <w:rPr>
                <w:b/>
                <w:bCs/>
                <w:sz w:val="24"/>
                <w:lang w:val="en-US"/>
              </w:rPr>
              <w:t>común</w:t>
            </w:r>
          </w:p>
          <w:p>
            <w:pPr>
              <w:pStyle w:val="Normal1"/>
              <w:spacing w:lineRule="auto" w:line="240"/>
              <w:ind w:firstLine="284" w:end="0"/>
              <w:rPr>
                <w:b/>
                <w:bCs/>
                <w:sz w:val="24"/>
              </w:rPr>
            </w:pPr>
            <w:r>
              <w:rPr>
                <w:b/>
                <w:bCs/>
                <w:sz w:val="24"/>
              </w:rPr>
            </w:r>
          </w:p>
        </w:tc>
        <w:tc>
          <w:tcPr>
            <w:tcW w:w="5104" w:type="dxa"/>
            <w:tcBorders/>
          </w:tcPr>
          <w:p>
            <w:pPr>
              <w:pStyle w:val="Normal1"/>
              <w:spacing w:lineRule="auto" w:line="240"/>
              <w:ind w:firstLine="284" w:end="0"/>
              <w:rPr>
                <w:sz w:val="24"/>
              </w:rPr>
            </w:pPr>
            <w:r>
              <w:rPr>
                <w:sz w:val="24"/>
              </w:rPr>
              <w:t xml:space="preserve">— </w:t>
            </w:r>
            <w:r>
              <w:rPr>
                <w:sz w:val="24"/>
              </w:rPr>
              <w:t>нарицательное имя</w:t>
            </w:r>
          </w:p>
          <w:p>
            <w:pPr>
              <w:pStyle w:val="Normal1"/>
              <w:spacing w:lineRule="auto" w:line="240"/>
              <w:ind w:firstLine="284" w:end="0"/>
              <w:rPr>
                <w:sz w:val="24"/>
              </w:rPr>
            </w:pPr>
            <w:r>
              <w:rPr>
                <w:sz w:val="24"/>
              </w:rPr>
            </w:r>
          </w:p>
        </w:tc>
      </w:tr>
      <w:tr>
        <w:trPr>
          <w:trHeight w:val="292" w:hRule="exact"/>
        </w:trPr>
        <w:tc>
          <w:tcPr>
            <w:tcW w:w="5103" w:type="dxa"/>
            <w:tcBorders/>
          </w:tcPr>
          <w:p>
            <w:pPr>
              <w:pStyle w:val="Normal1"/>
              <w:spacing w:lineRule="auto" w:line="240"/>
              <w:ind w:firstLine="284" w:end="0"/>
              <w:rPr>
                <w:b/>
                <w:bCs/>
                <w:sz w:val="24"/>
              </w:rPr>
            </w:pPr>
            <w:r>
              <w:rPr>
                <w:b/>
                <w:bCs/>
                <w:sz w:val="24"/>
                <w:lang w:val="en-US"/>
              </w:rPr>
              <w:t>Nombre</w:t>
            </w:r>
            <w:r>
              <w:rPr>
                <w:b/>
                <w:bCs/>
                <w:sz w:val="24"/>
              </w:rPr>
              <w:t xml:space="preserve"> </w:t>
            </w:r>
            <w:r>
              <w:rPr>
                <w:b/>
                <w:bCs/>
                <w:sz w:val="24"/>
                <w:lang w:val="en-US"/>
              </w:rPr>
              <w:t>propio</w:t>
            </w:r>
          </w:p>
          <w:p>
            <w:pPr>
              <w:pStyle w:val="Normal1"/>
              <w:spacing w:lineRule="auto" w:line="240"/>
              <w:ind w:firstLine="284" w:end="0"/>
              <w:rPr>
                <w:b/>
                <w:bCs/>
                <w:sz w:val="24"/>
              </w:rPr>
            </w:pPr>
            <w:r>
              <w:rPr>
                <w:b/>
                <w:bCs/>
                <w:sz w:val="24"/>
              </w:rPr>
            </w:r>
          </w:p>
        </w:tc>
        <w:tc>
          <w:tcPr>
            <w:tcW w:w="5104" w:type="dxa"/>
            <w:tcBorders/>
          </w:tcPr>
          <w:p>
            <w:pPr>
              <w:pStyle w:val="Normal1"/>
              <w:spacing w:lineRule="auto" w:line="240"/>
              <w:ind w:firstLine="284" w:end="0"/>
              <w:rPr>
                <w:sz w:val="24"/>
              </w:rPr>
            </w:pPr>
            <w:r>
              <w:rPr>
                <w:sz w:val="24"/>
              </w:rPr>
              <w:t xml:space="preserve">— </w:t>
            </w:r>
            <w:r>
              <w:rPr>
                <w:sz w:val="24"/>
              </w:rPr>
              <w:t>имя собственное</w:t>
            </w:r>
          </w:p>
          <w:p>
            <w:pPr>
              <w:pStyle w:val="Normal1"/>
              <w:spacing w:lineRule="auto" w:line="240"/>
              <w:ind w:firstLine="284" w:end="0"/>
              <w:rPr>
                <w:sz w:val="24"/>
              </w:rPr>
            </w:pPr>
            <w:r>
              <w:rPr>
                <w:sz w:val="24"/>
              </w:rPr>
            </w:r>
          </w:p>
        </w:tc>
      </w:tr>
      <w:tr>
        <w:trPr>
          <w:trHeight w:val="267" w:hRule="exact"/>
        </w:trPr>
        <w:tc>
          <w:tcPr>
            <w:tcW w:w="5103" w:type="dxa"/>
            <w:tcBorders/>
          </w:tcPr>
          <w:p>
            <w:pPr>
              <w:pStyle w:val="Normal1"/>
              <w:spacing w:lineRule="auto" w:line="240"/>
              <w:ind w:firstLine="284" w:end="0"/>
              <w:rPr>
                <w:b/>
                <w:bCs/>
                <w:sz w:val="24"/>
                <w:lang w:val="en-US"/>
              </w:rPr>
            </w:pPr>
            <w:r>
              <w:rPr>
                <w:b/>
                <w:bCs/>
                <w:sz w:val="24"/>
                <w:lang w:val="en-US"/>
              </w:rPr>
              <w:t>Nombres del género común</w:t>
            </w:r>
          </w:p>
          <w:p>
            <w:pPr>
              <w:pStyle w:val="Normal1"/>
              <w:spacing w:lineRule="auto" w:line="240"/>
              <w:ind w:firstLine="284" w:end="0"/>
              <w:rPr>
                <w:b/>
                <w:bCs/>
                <w:sz w:val="24"/>
                <w:lang w:val="en-US"/>
              </w:rPr>
            </w:pPr>
            <w:r>
              <w:rPr>
                <w:b/>
                <w:bCs/>
                <w:sz w:val="24"/>
                <w:lang w:val="en-US"/>
              </w:rPr>
            </w:r>
          </w:p>
        </w:tc>
        <w:tc>
          <w:tcPr>
            <w:tcW w:w="5104" w:type="dxa"/>
            <w:tcBorders/>
          </w:tcPr>
          <w:p>
            <w:pPr>
              <w:pStyle w:val="Normal1"/>
              <w:spacing w:lineRule="auto" w:line="240"/>
              <w:ind w:firstLine="284" w:end="0"/>
              <w:rPr>
                <w:sz w:val="24"/>
              </w:rPr>
            </w:pPr>
            <w:r>
              <w:rPr>
                <w:sz w:val="24"/>
              </w:rPr>
              <w:t xml:space="preserve">— </w:t>
            </w:r>
            <w:r>
              <w:rPr>
                <w:sz w:val="24"/>
              </w:rPr>
              <w:t>существительные общего рода</w:t>
            </w:r>
          </w:p>
          <w:p>
            <w:pPr>
              <w:pStyle w:val="Normal1"/>
              <w:spacing w:lineRule="auto" w:line="240"/>
              <w:ind w:firstLine="284" w:end="0"/>
              <w:rPr>
                <w:sz w:val="24"/>
              </w:rPr>
            </w:pPr>
            <w:r>
              <w:rPr>
                <w:sz w:val="24"/>
              </w:rPr>
            </w:r>
          </w:p>
        </w:tc>
      </w:tr>
      <w:tr>
        <w:trPr>
          <w:trHeight w:val="286" w:hRule="exact"/>
        </w:trPr>
        <w:tc>
          <w:tcPr>
            <w:tcW w:w="5103" w:type="dxa"/>
            <w:tcBorders/>
          </w:tcPr>
          <w:p>
            <w:pPr>
              <w:pStyle w:val="Normal1"/>
              <w:spacing w:lineRule="auto" w:line="240"/>
              <w:ind w:firstLine="284" w:end="0"/>
              <w:rPr>
                <w:b/>
                <w:bCs/>
                <w:sz w:val="24"/>
                <w:lang w:val="en-US"/>
              </w:rPr>
            </w:pPr>
            <w:r>
              <w:rPr>
                <w:b/>
                <w:bCs/>
                <w:sz w:val="24"/>
                <w:lang w:val="en-US"/>
              </w:rPr>
              <w:t>Nombres del género epiceno</w:t>
            </w:r>
          </w:p>
          <w:p>
            <w:pPr>
              <w:pStyle w:val="Normal1"/>
              <w:spacing w:lineRule="auto" w:line="240"/>
              <w:ind w:firstLine="284" w:end="0"/>
              <w:rPr>
                <w:b/>
                <w:bCs/>
                <w:sz w:val="24"/>
                <w:lang w:val="en-US"/>
              </w:rPr>
            </w:pPr>
            <w:r>
              <w:rPr>
                <w:b/>
                <w:bCs/>
                <w:sz w:val="24"/>
                <w:lang w:val="en-US"/>
              </w:rPr>
            </w:r>
          </w:p>
        </w:tc>
        <w:tc>
          <w:tcPr>
            <w:tcW w:w="5104" w:type="dxa"/>
            <w:tcBorders/>
          </w:tcPr>
          <w:p>
            <w:pPr>
              <w:pStyle w:val="Normal1"/>
              <w:spacing w:lineRule="auto" w:line="240"/>
              <w:ind w:firstLine="284" w:end="0"/>
              <w:rPr>
                <w:sz w:val="24"/>
              </w:rPr>
            </w:pPr>
            <w:r>
              <w:rPr>
                <w:sz w:val="24"/>
              </w:rPr>
              <w:t xml:space="preserve">— </w:t>
            </w:r>
            <w:r>
              <w:rPr>
                <w:sz w:val="24"/>
              </w:rPr>
              <w:t>существительные совмещенного рода</w:t>
            </w:r>
          </w:p>
          <w:p>
            <w:pPr>
              <w:pStyle w:val="Normal1"/>
              <w:spacing w:lineRule="auto" w:line="240"/>
              <w:ind w:firstLine="284" w:end="0"/>
              <w:rPr>
                <w:sz w:val="24"/>
              </w:rPr>
            </w:pPr>
            <w:r>
              <w:rPr>
                <w:sz w:val="24"/>
              </w:rPr>
            </w:r>
          </w:p>
        </w:tc>
      </w:tr>
      <w:tr>
        <w:trPr>
          <w:trHeight w:val="289" w:hRule="exact"/>
        </w:trPr>
        <w:tc>
          <w:tcPr>
            <w:tcW w:w="5103" w:type="dxa"/>
            <w:tcBorders/>
          </w:tcPr>
          <w:p>
            <w:pPr>
              <w:pStyle w:val="Normal1"/>
              <w:spacing w:lineRule="auto" w:line="240"/>
              <w:ind w:firstLine="284" w:end="0"/>
              <w:rPr>
                <w:b/>
                <w:bCs/>
                <w:sz w:val="24"/>
                <w:lang w:val="en-US"/>
              </w:rPr>
            </w:pPr>
            <w:r>
              <w:rPr>
                <w:b/>
                <w:bCs/>
                <w:sz w:val="24"/>
                <w:lang w:val="en-US"/>
              </w:rPr>
              <w:t>Nombres del género ambiguo</w:t>
            </w:r>
          </w:p>
          <w:p>
            <w:pPr>
              <w:pStyle w:val="Normal1"/>
              <w:spacing w:lineRule="auto" w:line="240"/>
              <w:ind w:firstLine="284" w:end="0"/>
              <w:rPr>
                <w:b/>
                <w:bCs/>
                <w:sz w:val="24"/>
                <w:lang w:val="en-US"/>
              </w:rPr>
            </w:pPr>
            <w:r>
              <w:rPr>
                <w:b/>
                <w:bCs/>
                <w:sz w:val="24"/>
                <w:lang w:val="en-US"/>
              </w:rPr>
            </w:r>
          </w:p>
        </w:tc>
        <w:tc>
          <w:tcPr>
            <w:tcW w:w="5104" w:type="dxa"/>
            <w:tcBorders/>
          </w:tcPr>
          <w:p>
            <w:pPr>
              <w:pStyle w:val="Normal1"/>
              <w:spacing w:lineRule="auto" w:line="240"/>
              <w:ind w:firstLine="284" w:end="0"/>
              <w:rPr>
                <w:sz w:val="24"/>
              </w:rPr>
            </w:pPr>
            <w:r>
              <w:rPr>
                <w:sz w:val="24"/>
              </w:rPr>
              <w:t xml:space="preserve">— </w:t>
            </w:r>
            <w:r>
              <w:rPr>
                <w:sz w:val="24"/>
              </w:rPr>
              <w:t>существительные двух родов</w:t>
            </w:r>
          </w:p>
          <w:p>
            <w:pPr>
              <w:pStyle w:val="Normal1"/>
              <w:spacing w:lineRule="auto" w:line="240"/>
              <w:ind w:firstLine="284" w:end="0"/>
              <w:rPr>
                <w:sz w:val="24"/>
              </w:rPr>
            </w:pPr>
            <w:r>
              <w:rPr>
                <w:sz w:val="24"/>
              </w:rPr>
            </w:r>
          </w:p>
        </w:tc>
      </w:tr>
      <w:tr>
        <w:trPr>
          <w:trHeight w:val="279" w:hRule="exact"/>
        </w:trPr>
        <w:tc>
          <w:tcPr>
            <w:tcW w:w="5103" w:type="dxa"/>
            <w:tcBorders/>
          </w:tcPr>
          <w:p>
            <w:pPr>
              <w:pStyle w:val="Normal1"/>
              <w:spacing w:lineRule="auto" w:line="240"/>
              <w:ind w:firstLine="284" w:end="0"/>
              <w:rPr>
                <w:b/>
                <w:bCs/>
                <w:sz w:val="24"/>
              </w:rPr>
            </w:pPr>
            <w:r>
              <w:rPr>
                <w:b/>
                <w:bCs/>
                <w:sz w:val="24"/>
                <w:lang w:val="en-US"/>
              </w:rPr>
              <w:t>Animado</w:t>
            </w:r>
          </w:p>
          <w:p>
            <w:pPr>
              <w:pStyle w:val="Normal1"/>
              <w:spacing w:lineRule="auto" w:line="240"/>
              <w:ind w:firstLine="284" w:end="0"/>
              <w:rPr>
                <w:b/>
                <w:bCs/>
                <w:sz w:val="24"/>
              </w:rPr>
            </w:pPr>
            <w:r>
              <w:rPr>
                <w:b/>
                <w:bCs/>
                <w:sz w:val="24"/>
              </w:rPr>
            </w:r>
          </w:p>
        </w:tc>
        <w:tc>
          <w:tcPr>
            <w:tcW w:w="5104" w:type="dxa"/>
            <w:tcBorders/>
          </w:tcPr>
          <w:p>
            <w:pPr>
              <w:pStyle w:val="Normal1"/>
              <w:spacing w:lineRule="auto" w:line="240"/>
              <w:ind w:firstLine="284" w:end="0"/>
              <w:rPr>
                <w:sz w:val="24"/>
              </w:rPr>
            </w:pPr>
            <w:r>
              <w:rPr>
                <w:sz w:val="24"/>
              </w:rPr>
              <w:t xml:space="preserve">— </w:t>
            </w:r>
            <w:r>
              <w:rPr>
                <w:sz w:val="24"/>
              </w:rPr>
              <w:t>одушевленный</w:t>
            </w:r>
          </w:p>
          <w:p>
            <w:pPr>
              <w:pStyle w:val="Normal1"/>
              <w:spacing w:lineRule="auto" w:line="240"/>
              <w:ind w:firstLine="284" w:end="0"/>
              <w:rPr>
                <w:sz w:val="24"/>
              </w:rPr>
            </w:pPr>
            <w:r>
              <w:rPr>
                <w:sz w:val="24"/>
              </w:rPr>
            </w:r>
          </w:p>
        </w:tc>
      </w:tr>
      <w:tr>
        <w:trPr>
          <w:trHeight w:val="282" w:hRule="exact"/>
        </w:trPr>
        <w:tc>
          <w:tcPr>
            <w:tcW w:w="5103" w:type="dxa"/>
            <w:tcBorders/>
          </w:tcPr>
          <w:p>
            <w:pPr>
              <w:pStyle w:val="Normal1"/>
              <w:spacing w:lineRule="auto" w:line="240"/>
              <w:ind w:firstLine="284" w:end="0"/>
              <w:rPr>
                <w:b/>
                <w:bCs/>
                <w:sz w:val="24"/>
              </w:rPr>
            </w:pPr>
            <w:r>
              <w:rPr>
                <w:b/>
                <w:bCs/>
                <w:sz w:val="24"/>
                <w:lang w:val="en-US"/>
              </w:rPr>
              <w:t>Inanimado</w:t>
            </w:r>
          </w:p>
          <w:p>
            <w:pPr>
              <w:pStyle w:val="Normal1"/>
              <w:spacing w:lineRule="auto" w:line="240"/>
              <w:ind w:firstLine="284" w:end="0"/>
              <w:rPr>
                <w:b/>
                <w:bCs/>
                <w:sz w:val="24"/>
              </w:rPr>
            </w:pPr>
            <w:r>
              <w:rPr>
                <w:b/>
                <w:bCs/>
                <w:sz w:val="24"/>
              </w:rPr>
            </w:r>
          </w:p>
        </w:tc>
        <w:tc>
          <w:tcPr>
            <w:tcW w:w="5104" w:type="dxa"/>
            <w:tcBorders/>
          </w:tcPr>
          <w:p>
            <w:pPr>
              <w:pStyle w:val="Normal1"/>
              <w:spacing w:lineRule="auto" w:line="240"/>
              <w:ind w:firstLine="284" w:end="0"/>
              <w:rPr>
                <w:sz w:val="24"/>
              </w:rPr>
            </w:pPr>
            <w:r>
              <w:rPr>
                <w:sz w:val="24"/>
              </w:rPr>
              <w:t xml:space="preserve">— </w:t>
            </w:r>
            <w:r>
              <w:rPr>
                <w:sz w:val="24"/>
              </w:rPr>
              <w:t>неодушевленный</w:t>
            </w:r>
          </w:p>
          <w:p>
            <w:pPr>
              <w:pStyle w:val="Normal1"/>
              <w:spacing w:lineRule="auto" w:line="240"/>
              <w:ind w:firstLine="284" w:end="0"/>
              <w:rPr>
                <w:sz w:val="24"/>
              </w:rPr>
            </w:pPr>
            <w:r>
              <w:rPr>
                <w:sz w:val="24"/>
              </w:rPr>
            </w:r>
          </w:p>
        </w:tc>
      </w:tr>
      <w:tr>
        <w:trPr>
          <w:trHeight w:val="273" w:hRule="exact"/>
        </w:trPr>
        <w:tc>
          <w:tcPr>
            <w:tcW w:w="5103" w:type="dxa"/>
            <w:tcBorders/>
          </w:tcPr>
          <w:p>
            <w:pPr>
              <w:pStyle w:val="Normal1"/>
              <w:spacing w:lineRule="auto" w:line="240"/>
              <w:ind w:firstLine="284" w:end="0"/>
              <w:rPr>
                <w:b/>
                <w:bCs/>
                <w:sz w:val="24"/>
              </w:rPr>
            </w:pPr>
            <w:r>
              <w:rPr>
                <w:b/>
                <w:bCs/>
                <w:sz w:val="24"/>
                <w:lang w:val="en-US"/>
              </w:rPr>
              <w:t>Concreto</w:t>
            </w:r>
          </w:p>
          <w:p>
            <w:pPr>
              <w:pStyle w:val="Normal1"/>
              <w:spacing w:lineRule="auto" w:line="240"/>
              <w:ind w:firstLine="284" w:end="0"/>
              <w:rPr>
                <w:b/>
                <w:bCs/>
                <w:sz w:val="24"/>
              </w:rPr>
            </w:pPr>
            <w:r>
              <w:rPr>
                <w:b/>
                <w:bCs/>
                <w:sz w:val="24"/>
              </w:rPr>
            </w:r>
          </w:p>
        </w:tc>
        <w:tc>
          <w:tcPr>
            <w:tcW w:w="5104" w:type="dxa"/>
            <w:tcBorders/>
          </w:tcPr>
          <w:p>
            <w:pPr>
              <w:pStyle w:val="Normal1"/>
              <w:spacing w:lineRule="auto" w:line="240"/>
              <w:ind w:firstLine="284" w:end="0"/>
              <w:rPr>
                <w:sz w:val="24"/>
              </w:rPr>
            </w:pPr>
            <w:r>
              <w:rPr>
                <w:sz w:val="24"/>
              </w:rPr>
              <w:t xml:space="preserve">— </w:t>
            </w:r>
            <w:r>
              <w:rPr>
                <w:sz w:val="24"/>
              </w:rPr>
              <w:t>конкретный</w:t>
            </w:r>
          </w:p>
          <w:p>
            <w:pPr>
              <w:pStyle w:val="Normal1"/>
              <w:spacing w:lineRule="auto" w:line="240"/>
              <w:ind w:firstLine="284" w:end="0"/>
              <w:rPr>
                <w:sz w:val="24"/>
              </w:rPr>
            </w:pPr>
            <w:r>
              <w:rPr>
                <w:sz w:val="24"/>
              </w:rPr>
            </w:r>
          </w:p>
        </w:tc>
      </w:tr>
      <w:tr>
        <w:trPr>
          <w:trHeight w:val="291" w:hRule="exact"/>
        </w:trPr>
        <w:tc>
          <w:tcPr>
            <w:tcW w:w="5103" w:type="dxa"/>
            <w:tcBorders/>
          </w:tcPr>
          <w:p>
            <w:pPr>
              <w:pStyle w:val="Normal1"/>
              <w:spacing w:lineRule="auto" w:line="240"/>
              <w:ind w:firstLine="284" w:end="0"/>
              <w:rPr>
                <w:b/>
                <w:bCs/>
                <w:sz w:val="24"/>
              </w:rPr>
            </w:pPr>
            <w:r>
              <w:rPr>
                <w:b/>
                <w:bCs/>
                <w:sz w:val="24"/>
                <w:lang w:val="en-US"/>
              </w:rPr>
              <w:t>Abstracto</w:t>
            </w:r>
          </w:p>
          <w:p>
            <w:pPr>
              <w:pStyle w:val="Normal1"/>
              <w:spacing w:lineRule="auto" w:line="240"/>
              <w:ind w:firstLine="284" w:end="0"/>
              <w:rPr>
                <w:b/>
                <w:bCs/>
                <w:sz w:val="24"/>
              </w:rPr>
            </w:pPr>
            <w:r>
              <w:rPr>
                <w:b/>
                <w:bCs/>
                <w:sz w:val="24"/>
              </w:rPr>
            </w:r>
          </w:p>
        </w:tc>
        <w:tc>
          <w:tcPr>
            <w:tcW w:w="5104" w:type="dxa"/>
            <w:tcBorders/>
          </w:tcPr>
          <w:p>
            <w:pPr>
              <w:pStyle w:val="Normal1"/>
              <w:spacing w:lineRule="auto" w:line="240"/>
              <w:ind w:firstLine="284" w:end="0"/>
              <w:rPr>
                <w:sz w:val="24"/>
              </w:rPr>
            </w:pPr>
            <w:r>
              <w:rPr>
                <w:sz w:val="24"/>
              </w:rPr>
              <w:t xml:space="preserve">— </w:t>
            </w:r>
            <w:r>
              <w:rPr>
                <w:sz w:val="24"/>
              </w:rPr>
              <w:t>абстрактный</w:t>
            </w:r>
          </w:p>
          <w:p>
            <w:pPr>
              <w:pStyle w:val="Normal1"/>
              <w:spacing w:lineRule="auto" w:line="240"/>
              <w:ind w:firstLine="284" w:end="0"/>
              <w:rPr>
                <w:sz w:val="24"/>
              </w:rPr>
            </w:pPr>
            <w:r>
              <w:rPr>
                <w:sz w:val="24"/>
              </w:rPr>
            </w:r>
          </w:p>
        </w:tc>
      </w:tr>
      <w:tr>
        <w:trPr>
          <w:trHeight w:val="281" w:hRule="exact"/>
        </w:trPr>
        <w:tc>
          <w:tcPr>
            <w:tcW w:w="5103" w:type="dxa"/>
            <w:tcBorders/>
          </w:tcPr>
          <w:p>
            <w:pPr>
              <w:pStyle w:val="Normal1"/>
              <w:spacing w:lineRule="auto" w:line="240"/>
              <w:ind w:firstLine="284" w:end="0"/>
              <w:rPr>
                <w:b/>
                <w:bCs/>
                <w:sz w:val="24"/>
              </w:rPr>
            </w:pPr>
            <w:r>
              <w:rPr>
                <w:b/>
                <w:bCs/>
                <w:sz w:val="24"/>
                <w:lang w:val="en-US"/>
              </w:rPr>
              <w:t>Colectivo</w:t>
            </w:r>
          </w:p>
          <w:p>
            <w:pPr>
              <w:pStyle w:val="Normal1"/>
              <w:spacing w:lineRule="auto" w:line="240"/>
              <w:ind w:firstLine="284" w:end="0"/>
              <w:rPr>
                <w:b/>
                <w:bCs/>
                <w:sz w:val="24"/>
              </w:rPr>
            </w:pPr>
            <w:r>
              <w:rPr>
                <w:b/>
                <w:bCs/>
                <w:sz w:val="24"/>
              </w:rPr>
            </w:r>
          </w:p>
        </w:tc>
        <w:tc>
          <w:tcPr>
            <w:tcW w:w="5104" w:type="dxa"/>
            <w:tcBorders/>
          </w:tcPr>
          <w:p>
            <w:pPr>
              <w:pStyle w:val="Normal1"/>
              <w:spacing w:lineRule="auto" w:line="240"/>
              <w:ind w:firstLine="284" w:end="0"/>
              <w:rPr>
                <w:sz w:val="24"/>
              </w:rPr>
            </w:pPr>
            <w:r>
              <w:rPr>
                <w:sz w:val="24"/>
              </w:rPr>
              <w:t xml:space="preserve">— </w:t>
            </w:r>
            <w:r>
              <w:rPr>
                <w:sz w:val="24"/>
              </w:rPr>
              <w:t>собирательный</w:t>
            </w:r>
          </w:p>
          <w:p>
            <w:pPr>
              <w:pStyle w:val="Normal1"/>
              <w:spacing w:lineRule="auto" w:line="240"/>
              <w:ind w:firstLine="284" w:end="0"/>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В испанском языке одинаково нормативны две формы: </w:t>
      </w:r>
      <w:r>
        <w:rPr>
          <w:sz w:val="22"/>
          <w:lang w:val="en-US"/>
        </w:rPr>
        <w:t>sustantivo</w:t>
      </w:r>
      <w:r>
        <w:rPr>
          <w:sz w:val="22"/>
        </w:rPr>
        <w:t xml:space="preserve"> и </w:t>
      </w:r>
      <w:r>
        <w:rPr>
          <w:sz w:val="22"/>
          <w:lang w:val="en-US"/>
        </w:rPr>
        <w:t>substantivo</w:t>
      </w:r>
      <w:r>
        <w:rPr>
          <w:sz w:val="22"/>
        </w:rPr>
        <w:t>. Первая характерна для академической грамматики, вторая закреплена в академическом словаре. На практике наиболее частотна первая форма.</w:t>
      </w:r>
    </w:p>
    <w:p>
      <w:pPr>
        <w:pStyle w:val="Normal1"/>
        <w:spacing w:lineRule="auto" w:line="240"/>
        <w:ind w:firstLine="284" w:end="400"/>
        <w:rPr>
          <w:sz w:val="24"/>
        </w:rPr>
      </w:pPr>
      <w:r>
        <w:rPr>
          <w:sz w:val="24"/>
        </w:rPr>
      </w:r>
    </w:p>
    <w:p>
      <w:pPr>
        <w:pStyle w:val="Heading3"/>
        <w:ind w:hanging="0" w:start="0"/>
        <w:rPr/>
      </w:pPr>
      <w:r>
        <w:rPr/>
        <w:t xml:space="preserve">  </w:t>
      </w:r>
      <w:bookmarkStart w:id="17" w:name="__RefHeading___Toc1886007"/>
      <w:r>
        <w:rPr/>
        <w:t>§ 9. Род существительных.  Существительные мужского и женского рода</w:t>
      </w:r>
      <w:bookmarkEnd w:id="17"/>
    </w:p>
    <w:p>
      <w:pPr>
        <w:pStyle w:val="FR5"/>
        <w:ind w:firstLine="284" w:end="0"/>
        <w:jc w:val="both"/>
        <w:rPr>
          <w:rFonts w:ascii="Times New Roman" w:hAnsi="Times New Roman" w:cs="Times New Roman"/>
          <w:sz w:val="24"/>
        </w:rPr>
      </w:pPr>
      <w:r>
        <w:rPr>
          <w:rFonts w:cs="Times New Roman" w:ascii="Times New Roman" w:hAnsi="Times New Roman"/>
          <w:sz w:val="24"/>
        </w:rPr>
      </w:r>
    </w:p>
    <w:p>
      <w:pPr>
        <w:pStyle w:val="Normal1"/>
        <w:spacing w:lineRule="auto" w:line="240"/>
        <w:ind w:firstLine="284" w:end="0"/>
        <w:rPr/>
      </w:pPr>
      <w:r>
        <w:rPr>
          <w:sz w:val="24"/>
        </w:rPr>
        <w:t xml:space="preserve">1. В испанском языке существительные бывают мужского и женского родов. Род существительных обычно определяется по той букве, накоторую оканчивается слово. Как правило, все существительные, заканчивающиеся на </w:t>
      </w:r>
      <w:r>
        <w:rPr>
          <w:b/>
          <w:sz w:val="24"/>
        </w:rPr>
        <w:t>-о</w:t>
      </w:r>
      <w:r>
        <w:rPr>
          <w:sz w:val="24"/>
        </w:rPr>
        <w:t xml:space="preserve">, м у ж с ко г о рода, а существительные, заканчивающися на </w:t>
      </w:r>
      <w:r>
        <w:rPr>
          <w:b/>
          <w:sz w:val="24"/>
        </w:rPr>
        <w:t>–а</w:t>
      </w:r>
      <w:r>
        <w:rPr>
          <w:sz w:val="24"/>
        </w:rPr>
        <w:t>, ж е н с к о г о:</w:t>
      </w:r>
    </w:p>
    <w:p>
      <w:pPr>
        <w:pStyle w:val="Normal1"/>
        <w:spacing w:lineRule="auto" w:line="240"/>
        <w:ind w:firstLine="284" w:end="0"/>
        <w:rPr>
          <w:sz w:val="24"/>
        </w:rPr>
      </w:pPr>
      <w:r>
        <w:rPr>
          <w:sz w:val="24"/>
        </w:rPr>
      </w:r>
    </w:p>
    <w:tbl>
      <w:tblPr>
        <w:tblW w:w="8931" w:type="dxa"/>
        <w:jc w:val="start"/>
        <w:tblInd w:w="40" w:type="dxa"/>
        <w:tblLayout w:type="fixed"/>
        <w:tblCellMar>
          <w:top w:w="0" w:type="dxa"/>
          <w:start w:w="40" w:type="dxa"/>
          <w:bottom w:w="0" w:type="dxa"/>
          <w:end w:w="40" w:type="dxa"/>
        </w:tblCellMar>
      </w:tblPr>
      <w:tblGrid>
        <w:gridCol w:w="1560"/>
        <w:gridCol w:w="1275"/>
        <w:gridCol w:w="142"/>
        <w:gridCol w:w="1701"/>
        <w:gridCol w:w="2693"/>
        <w:gridCol w:w="284"/>
        <w:gridCol w:w="1276"/>
      </w:tblGrid>
      <w:tr>
        <w:trPr>
          <w:trHeight w:val="444" w:hRule="exact"/>
        </w:trPr>
        <w:tc>
          <w:tcPr>
            <w:tcW w:w="4678" w:type="dxa"/>
            <w:gridSpan w:val="4"/>
            <w:tcBorders/>
          </w:tcPr>
          <w:p>
            <w:pPr>
              <w:pStyle w:val="Normal1"/>
              <w:spacing w:lineRule="auto" w:line="240"/>
              <w:ind w:firstLine="284" w:end="0"/>
              <w:rPr>
                <w:sz w:val="24"/>
              </w:rPr>
            </w:pPr>
            <w:r>
              <w:rPr>
                <w:sz w:val="24"/>
              </w:rPr>
              <w:t>Мужской род</w:t>
            </w:r>
          </w:p>
          <w:p>
            <w:pPr>
              <w:pStyle w:val="Normal1"/>
              <w:spacing w:lineRule="auto" w:line="240"/>
              <w:ind w:firstLine="284" w:end="0"/>
              <w:rPr>
                <w:sz w:val="24"/>
              </w:rPr>
            </w:pPr>
            <w:r>
              <w:rPr>
                <w:sz w:val="24"/>
              </w:rPr>
            </w:r>
          </w:p>
        </w:tc>
        <w:tc>
          <w:tcPr>
            <w:tcW w:w="4253" w:type="dxa"/>
            <w:gridSpan w:val="3"/>
            <w:tcBorders/>
          </w:tcPr>
          <w:p>
            <w:pPr>
              <w:pStyle w:val="Normal1"/>
              <w:spacing w:lineRule="auto" w:line="240"/>
              <w:ind w:firstLine="284" w:end="0"/>
              <w:rPr>
                <w:sz w:val="24"/>
              </w:rPr>
            </w:pPr>
            <w:r>
              <w:rPr>
                <w:sz w:val="24"/>
              </w:rPr>
              <w:t>Женский род</w:t>
            </w:r>
          </w:p>
          <w:p>
            <w:pPr>
              <w:pStyle w:val="Normal1"/>
              <w:spacing w:lineRule="auto" w:line="240"/>
              <w:ind w:firstLine="284" w:end="0"/>
              <w:rPr>
                <w:sz w:val="24"/>
              </w:rPr>
            </w:pPr>
            <w:r>
              <w:rPr>
                <w:sz w:val="24"/>
              </w:rPr>
            </w:r>
          </w:p>
        </w:tc>
      </w:tr>
      <w:tr>
        <w:trPr>
          <w:trHeight w:val="240" w:hRule="exact"/>
        </w:trPr>
        <w:tc>
          <w:tcPr>
            <w:tcW w:w="1560" w:type="dxa"/>
            <w:tcBorders/>
          </w:tcPr>
          <w:p>
            <w:pPr>
              <w:pStyle w:val="Normal1"/>
              <w:spacing w:lineRule="auto" w:line="240"/>
              <w:ind w:firstLine="284" w:end="0"/>
              <w:rPr>
                <w:sz w:val="24"/>
                <w:lang w:val="en-US"/>
              </w:rPr>
            </w:pPr>
            <w:r>
              <w:rPr>
                <w:sz w:val="24"/>
                <w:lang w:val="en-US"/>
              </w:rPr>
              <w:t>el tech</w:t>
            </w:r>
            <w:r>
              <w:rPr>
                <w:b/>
                <w:sz w:val="24"/>
                <w:lang w:val="en-US"/>
              </w:rPr>
              <w:t>o</w:t>
            </w:r>
          </w:p>
          <w:p>
            <w:pPr>
              <w:pStyle w:val="Normal1"/>
              <w:spacing w:lineRule="auto" w:line="240"/>
              <w:ind w:firstLine="284" w:end="0"/>
              <w:rPr>
                <w:sz w:val="24"/>
                <w:lang w:val="en-US"/>
              </w:rPr>
            </w:pPr>
            <w:r>
              <w:rPr>
                <w:sz w:val="24"/>
                <w:lang w:val="en-US"/>
              </w:rPr>
            </w:r>
          </w:p>
        </w:tc>
        <w:tc>
          <w:tcPr>
            <w:tcW w:w="1275" w:type="dxa"/>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c>
          <w:tcPr>
            <w:tcW w:w="142" w:type="dxa"/>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c>
          <w:tcPr>
            <w:tcW w:w="1701" w:type="dxa"/>
            <w:tcBorders/>
          </w:tcPr>
          <w:p>
            <w:pPr>
              <w:pStyle w:val="Normal1"/>
              <w:spacing w:lineRule="auto" w:line="240"/>
              <w:ind w:firstLine="284" w:end="0"/>
              <w:rPr>
                <w:sz w:val="24"/>
                <w:lang w:val="en-US"/>
              </w:rPr>
            </w:pPr>
            <w:r>
              <w:rPr>
                <w:sz w:val="24"/>
                <w:lang w:val="en-US"/>
              </w:rPr>
              <w:t>-</w:t>
            </w:r>
            <w:r>
              <w:rPr>
                <w:sz w:val="24"/>
              </w:rPr>
              <w:t>потолок</w:t>
            </w:r>
          </w:p>
          <w:p>
            <w:pPr>
              <w:pStyle w:val="Normal1"/>
              <w:spacing w:lineRule="auto" w:line="240"/>
              <w:ind w:firstLine="284" w:end="0"/>
              <w:rPr>
                <w:sz w:val="24"/>
                <w:lang w:val="en-US"/>
              </w:rPr>
            </w:pPr>
            <w:r>
              <w:rPr>
                <w:sz w:val="24"/>
                <w:lang w:val="en-US"/>
              </w:rPr>
            </w:r>
          </w:p>
        </w:tc>
        <w:tc>
          <w:tcPr>
            <w:tcW w:w="2693" w:type="dxa"/>
            <w:tcBorders/>
          </w:tcPr>
          <w:p>
            <w:pPr>
              <w:pStyle w:val="Normal1"/>
              <w:spacing w:lineRule="auto" w:line="240"/>
              <w:ind w:firstLine="284" w:end="0"/>
              <w:rPr>
                <w:sz w:val="24"/>
                <w:lang w:val="en-US"/>
              </w:rPr>
            </w:pPr>
            <w:r>
              <w:rPr>
                <w:sz w:val="24"/>
                <w:lang w:val="en-US"/>
              </w:rPr>
              <w:t>la ventan</w:t>
            </w:r>
            <w:r>
              <w:rPr>
                <w:b/>
                <w:bCs/>
                <w:sz w:val="24"/>
                <w:lang w:val="en-US"/>
              </w:rPr>
              <w:t>a</w:t>
            </w:r>
          </w:p>
          <w:p>
            <w:pPr>
              <w:pStyle w:val="Normal1"/>
              <w:spacing w:lineRule="auto" w:line="240"/>
              <w:ind w:firstLine="284" w:end="0"/>
              <w:rPr>
                <w:sz w:val="24"/>
                <w:lang w:val="en-US"/>
              </w:rPr>
            </w:pPr>
            <w:r>
              <w:rPr>
                <w:sz w:val="24"/>
                <w:lang w:val="en-US"/>
              </w:rPr>
            </w:r>
          </w:p>
        </w:tc>
        <w:tc>
          <w:tcPr>
            <w:tcW w:w="284" w:type="dxa"/>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c>
          <w:tcPr>
            <w:tcW w:w="1276" w:type="dxa"/>
            <w:tcBorders/>
          </w:tcPr>
          <w:p>
            <w:pPr>
              <w:pStyle w:val="Normal1"/>
              <w:spacing w:lineRule="auto" w:line="240"/>
              <w:ind w:firstLine="284" w:end="0"/>
              <w:rPr>
                <w:sz w:val="24"/>
                <w:lang w:val="en-US"/>
              </w:rPr>
            </w:pPr>
            <w:r>
              <w:rPr>
                <w:sz w:val="24"/>
                <w:lang w:val="en-US"/>
              </w:rPr>
              <w:t xml:space="preserve">- </w:t>
            </w:r>
            <w:r>
              <w:rPr>
                <w:sz w:val="24"/>
              </w:rPr>
              <w:t>окно</w:t>
            </w:r>
          </w:p>
          <w:p>
            <w:pPr>
              <w:pStyle w:val="Normal1"/>
              <w:spacing w:lineRule="auto" w:line="240"/>
              <w:ind w:firstLine="284" w:end="0"/>
              <w:rPr>
                <w:sz w:val="24"/>
                <w:lang w:val="en-US"/>
              </w:rPr>
            </w:pPr>
            <w:r>
              <w:rPr>
                <w:sz w:val="24"/>
                <w:lang w:val="en-US"/>
              </w:rPr>
            </w:r>
          </w:p>
        </w:tc>
      </w:tr>
      <w:tr>
        <w:trPr>
          <w:trHeight w:val="240" w:hRule="exact"/>
        </w:trPr>
        <w:tc>
          <w:tcPr>
            <w:tcW w:w="1560" w:type="dxa"/>
            <w:tcBorders/>
          </w:tcPr>
          <w:p>
            <w:pPr>
              <w:pStyle w:val="Normal1"/>
              <w:spacing w:lineRule="auto" w:line="240"/>
              <w:ind w:firstLine="284" w:end="0"/>
              <w:rPr>
                <w:sz w:val="24"/>
                <w:lang w:val="en-US"/>
              </w:rPr>
            </w:pPr>
            <w:r>
              <w:rPr>
                <w:sz w:val="24"/>
                <w:lang w:val="en-US"/>
              </w:rPr>
              <w:t>el suel</w:t>
            </w:r>
            <w:r>
              <w:rPr>
                <w:b/>
                <w:sz w:val="24"/>
                <w:lang w:val="en-US"/>
              </w:rPr>
              <w:t>o</w:t>
            </w:r>
          </w:p>
          <w:p>
            <w:pPr>
              <w:pStyle w:val="Normal1"/>
              <w:spacing w:lineRule="auto" w:line="240"/>
              <w:ind w:firstLine="284" w:end="0"/>
              <w:rPr>
                <w:sz w:val="24"/>
                <w:lang w:val="en-US"/>
              </w:rPr>
            </w:pPr>
            <w:r>
              <w:rPr>
                <w:sz w:val="24"/>
                <w:lang w:val="en-US"/>
              </w:rPr>
            </w:r>
          </w:p>
        </w:tc>
        <w:tc>
          <w:tcPr>
            <w:tcW w:w="1275" w:type="dxa"/>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c>
          <w:tcPr>
            <w:tcW w:w="142" w:type="dxa"/>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c>
          <w:tcPr>
            <w:tcW w:w="1701" w:type="dxa"/>
            <w:tcBorders/>
          </w:tcPr>
          <w:p>
            <w:pPr>
              <w:pStyle w:val="Normal1"/>
              <w:spacing w:lineRule="auto" w:line="240"/>
              <w:ind w:firstLine="284" w:end="0"/>
              <w:rPr>
                <w:sz w:val="24"/>
                <w:lang w:val="en-US"/>
              </w:rPr>
            </w:pPr>
            <w:r>
              <w:rPr>
                <w:sz w:val="24"/>
                <w:lang w:val="en-US"/>
              </w:rPr>
              <w:t>-</w:t>
            </w:r>
            <w:r>
              <w:rPr>
                <w:sz w:val="24"/>
              </w:rPr>
              <w:t>пол</w:t>
            </w:r>
          </w:p>
          <w:p>
            <w:pPr>
              <w:pStyle w:val="Normal1"/>
              <w:spacing w:lineRule="auto" w:line="240"/>
              <w:ind w:firstLine="284" w:end="0"/>
              <w:rPr>
                <w:sz w:val="24"/>
                <w:lang w:val="en-US"/>
              </w:rPr>
            </w:pPr>
            <w:r>
              <w:rPr>
                <w:sz w:val="24"/>
                <w:lang w:val="en-US"/>
              </w:rPr>
            </w:r>
          </w:p>
        </w:tc>
        <w:tc>
          <w:tcPr>
            <w:tcW w:w="2693" w:type="dxa"/>
            <w:tcBorders/>
          </w:tcPr>
          <w:p>
            <w:pPr>
              <w:pStyle w:val="Normal1"/>
              <w:spacing w:lineRule="auto" w:line="240"/>
              <w:ind w:firstLine="284" w:end="0"/>
              <w:rPr>
                <w:sz w:val="24"/>
                <w:lang w:val="en-US"/>
              </w:rPr>
            </w:pPr>
            <w:r>
              <w:rPr>
                <w:sz w:val="24"/>
                <w:lang w:val="en-US"/>
              </w:rPr>
              <w:t>la  mes</w:t>
            </w:r>
            <w:r>
              <w:rPr>
                <w:b/>
                <w:sz w:val="24"/>
                <w:lang w:val="en-US"/>
              </w:rPr>
              <w:t>a</w:t>
            </w:r>
          </w:p>
          <w:p>
            <w:pPr>
              <w:pStyle w:val="Normal1"/>
              <w:spacing w:lineRule="auto" w:line="240"/>
              <w:ind w:firstLine="284" w:end="0"/>
              <w:rPr>
                <w:sz w:val="24"/>
                <w:lang w:val="en-US"/>
              </w:rPr>
            </w:pPr>
            <w:r>
              <w:rPr>
                <w:sz w:val="24"/>
                <w:lang w:val="en-US"/>
              </w:rPr>
            </w:r>
          </w:p>
        </w:tc>
        <w:tc>
          <w:tcPr>
            <w:tcW w:w="284" w:type="dxa"/>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c>
          <w:tcPr>
            <w:tcW w:w="1276" w:type="dxa"/>
            <w:tcBorders/>
          </w:tcPr>
          <w:p>
            <w:pPr>
              <w:pStyle w:val="Normal1"/>
              <w:spacing w:lineRule="auto" w:line="240"/>
              <w:ind w:firstLine="284" w:end="0"/>
              <w:rPr>
                <w:sz w:val="24"/>
                <w:lang w:val="en-US"/>
              </w:rPr>
            </w:pPr>
            <w:r>
              <w:rPr>
                <w:sz w:val="24"/>
                <w:lang w:val="en-US"/>
              </w:rPr>
              <w:t xml:space="preserve">- </w:t>
            </w:r>
            <w:r>
              <w:rPr>
                <w:sz w:val="24"/>
              </w:rPr>
              <w:t>стол</w:t>
            </w:r>
          </w:p>
          <w:p>
            <w:pPr>
              <w:pStyle w:val="Normal1"/>
              <w:spacing w:lineRule="auto" w:line="240"/>
              <w:ind w:firstLine="284" w:end="0"/>
              <w:rPr>
                <w:sz w:val="24"/>
                <w:lang w:val="en-US"/>
              </w:rPr>
            </w:pPr>
            <w:r>
              <w:rPr>
                <w:sz w:val="24"/>
                <w:lang w:val="en-US"/>
              </w:rPr>
            </w:r>
          </w:p>
        </w:tc>
      </w:tr>
      <w:tr>
        <w:trPr>
          <w:trHeight w:val="280" w:hRule="exact"/>
        </w:trPr>
        <w:tc>
          <w:tcPr>
            <w:tcW w:w="1560" w:type="dxa"/>
            <w:tcBorders/>
          </w:tcPr>
          <w:p>
            <w:pPr>
              <w:pStyle w:val="Normal1"/>
              <w:spacing w:lineRule="auto" w:line="240"/>
              <w:ind w:firstLine="284" w:end="0"/>
              <w:rPr>
                <w:sz w:val="24"/>
                <w:lang w:val="en-US"/>
              </w:rPr>
            </w:pPr>
            <w:r>
              <w:rPr>
                <w:sz w:val="24"/>
                <w:lang w:val="en-US"/>
              </w:rPr>
              <w:t>el cuadern</w:t>
            </w:r>
            <w:r>
              <w:rPr>
                <w:b/>
                <w:sz w:val="24"/>
                <w:lang w:val="en-US"/>
              </w:rPr>
              <w:t>o</w:t>
            </w:r>
          </w:p>
          <w:p>
            <w:pPr>
              <w:pStyle w:val="Normal1"/>
              <w:spacing w:lineRule="auto" w:line="240"/>
              <w:ind w:firstLine="284" w:end="0"/>
              <w:rPr>
                <w:sz w:val="24"/>
                <w:lang w:val="en-US"/>
              </w:rPr>
            </w:pPr>
            <w:r>
              <w:rPr>
                <w:sz w:val="24"/>
                <w:lang w:val="en-US"/>
              </w:rPr>
            </w:r>
          </w:p>
        </w:tc>
        <w:tc>
          <w:tcPr>
            <w:tcW w:w="1275" w:type="dxa"/>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c>
          <w:tcPr>
            <w:tcW w:w="142" w:type="dxa"/>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c>
          <w:tcPr>
            <w:tcW w:w="1701" w:type="dxa"/>
            <w:tcBorders/>
          </w:tcPr>
          <w:p>
            <w:pPr>
              <w:pStyle w:val="Normal1"/>
              <w:spacing w:lineRule="auto" w:line="240"/>
              <w:ind w:firstLine="284" w:end="0"/>
              <w:rPr>
                <w:sz w:val="24"/>
              </w:rPr>
            </w:pPr>
            <w:r>
              <w:rPr>
                <w:sz w:val="24"/>
              </w:rPr>
              <w:t>-тетрадь</w:t>
            </w:r>
          </w:p>
          <w:p>
            <w:pPr>
              <w:pStyle w:val="Normal1"/>
              <w:spacing w:lineRule="auto" w:line="240"/>
              <w:ind w:firstLine="284" w:end="0"/>
              <w:rPr>
                <w:sz w:val="24"/>
              </w:rPr>
            </w:pPr>
            <w:r>
              <w:rPr>
                <w:sz w:val="24"/>
              </w:rPr>
            </w:r>
          </w:p>
        </w:tc>
        <w:tc>
          <w:tcPr>
            <w:tcW w:w="2693" w:type="dxa"/>
            <w:tcBorders/>
          </w:tcPr>
          <w:p>
            <w:pPr>
              <w:pStyle w:val="Normal1"/>
              <w:spacing w:lineRule="auto" w:line="240"/>
              <w:ind w:firstLine="284" w:end="0"/>
              <w:rPr>
                <w:sz w:val="24"/>
              </w:rPr>
            </w:pPr>
            <w:r>
              <w:rPr>
                <w:sz w:val="24"/>
                <w:lang w:val="en-US"/>
              </w:rPr>
              <w:t>la</w:t>
            </w:r>
            <w:r>
              <w:rPr>
                <w:sz w:val="24"/>
              </w:rPr>
              <w:t xml:space="preserve"> </w:t>
            </w:r>
            <w:r>
              <w:rPr>
                <w:sz w:val="24"/>
                <w:lang w:val="en-US"/>
              </w:rPr>
              <w:t>sill</w:t>
            </w:r>
            <w:r>
              <w:rPr>
                <w:b/>
                <w:sz w:val="24"/>
                <w:lang w:val="en-US"/>
              </w:rPr>
              <w:t>a</w:t>
            </w:r>
          </w:p>
          <w:p>
            <w:pPr>
              <w:pStyle w:val="Normal1"/>
              <w:spacing w:lineRule="auto" w:line="240"/>
              <w:ind w:firstLine="284" w:end="0"/>
              <w:rPr>
                <w:sz w:val="24"/>
              </w:rPr>
            </w:pPr>
            <w:r>
              <w:rPr>
                <w:sz w:val="24"/>
              </w:rPr>
            </w:r>
          </w:p>
        </w:tc>
        <w:tc>
          <w:tcPr>
            <w:tcW w:w="284" w:type="dxa"/>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1276" w:type="dxa"/>
            <w:tcBorders/>
          </w:tcPr>
          <w:p>
            <w:pPr>
              <w:pStyle w:val="Normal1"/>
              <w:spacing w:lineRule="auto" w:line="240"/>
              <w:ind w:firstLine="284" w:end="0"/>
              <w:rPr>
                <w:sz w:val="24"/>
              </w:rPr>
            </w:pPr>
            <w:r>
              <w:rPr>
                <w:sz w:val="24"/>
              </w:rPr>
              <w:t>- стул</w:t>
            </w:r>
          </w:p>
          <w:p>
            <w:pPr>
              <w:pStyle w:val="Normal1"/>
              <w:spacing w:lineRule="auto" w:line="240"/>
              <w:ind w:firstLine="284" w:end="0"/>
              <w:rPr>
                <w:sz w:val="24"/>
              </w:rPr>
            </w:pPr>
            <w:r>
              <w:rPr>
                <w:sz w:val="24"/>
              </w:rPr>
            </w:r>
          </w:p>
        </w:tc>
      </w:tr>
    </w:tbl>
    <w:p>
      <w:pPr>
        <w:pStyle w:val="Normal1"/>
        <w:spacing w:lineRule="auto" w:line="240"/>
        <w:ind w:firstLine="284" w:start="80" w:end="0"/>
        <w:rPr>
          <w:sz w:val="24"/>
        </w:rPr>
      </w:pPr>
      <w:r>
        <w:rPr>
          <w:sz w:val="24"/>
        </w:rPr>
      </w:r>
    </w:p>
    <w:p>
      <w:pPr>
        <w:pStyle w:val="Normal1"/>
        <w:spacing w:lineRule="auto" w:line="240"/>
        <w:ind w:firstLine="284" w:start="80" w:end="0"/>
        <w:rPr/>
      </w:pPr>
      <w:r>
        <w:rPr>
          <w:i/>
        </w:rPr>
        <w:t>Примечание</w:t>
      </w:r>
      <w:r>
        <w:rPr/>
        <w:t>. Это правило имеет исключения:</w:t>
      </w:r>
    </w:p>
    <w:p>
      <w:pPr>
        <w:pStyle w:val="Normal1"/>
        <w:spacing w:lineRule="auto" w:line="240"/>
        <w:ind w:firstLine="284" w:start="80" w:end="0"/>
        <w:rPr/>
      </w:pPr>
      <w:r>
        <w:rPr/>
        <w:t>а) существительные, пришедшие в испанский из греческого языка и оканчивающиеся на -</w:t>
      </w:r>
      <w:r>
        <w:rPr>
          <w:lang w:val="en-US"/>
        </w:rPr>
        <w:t>ma</w:t>
      </w:r>
      <w:r>
        <w:rPr/>
        <w:t>, -</w:t>
      </w:r>
      <w:r>
        <w:rPr>
          <w:lang w:val="en-US"/>
        </w:rPr>
        <w:t>ta</w:t>
      </w:r>
      <w:r>
        <w:rPr/>
        <w:t>, являются словами мужского рода:</w:t>
      </w:r>
    </w:p>
    <w:tbl>
      <w:tblPr>
        <w:tblW w:w="8931" w:type="dxa"/>
        <w:jc w:val="start"/>
        <w:tblInd w:w="40" w:type="dxa"/>
        <w:tblLayout w:type="fixed"/>
        <w:tblCellMar>
          <w:top w:w="0" w:type="dxa"/>
          <w:start w:w="40" w:type="dxa"/>
          <w:bottom w:w="0" w:type="dxa"/>
          <w:end w:w="40" w:type="dxa"/>
        </w:tblCellMar>
      </w:tblPr>
      <w:tblGrid>
        <w:gridCol w:w="1418"/>
        <w:gridCol w:w="2693"/>
        <w:gridCol w:w="567"/>
        <w:gridCol w:w="1134"/>
        <w:gridCol w:w="3119"/>
      </w:tblGrid>
      <w:tr>
        <w:trPr>
          <w:trHeight w:val="265" w:hRule="exact"/>
        </w:trPr>
        <w:tc>
          <w:tcPr>
            <w:tcW w:w="1418" w:type="dxa"/>
            <w:tcBorders/>
          </w:tcPr>
          <w:p>
            <w:pPr>
              <w:pStyle w:val="Normal1"/>
              <w:spacing w:lineRule="auto" w:line="240"/>
              <w:rPr>
                <w:lang w:val="en-US"/>
              </w:rPr>
            </w:pPr>
            <w:r>
              <w:rPr>
                <w:lang w:val="en-US"/>
              </w:rPr>
              <w:t>el idio</w:t>
            </w:r>
            <w:r>
              <w:rPr>
                <w:b/>
                <w:lang w:val="en-US"/>
              </w:rPr>
              <w:t>ma</w:t>
            </w:r>
          </w:p>
          <w:p>
            <w:pPr>
              <w:pStyle w:val="Normal1"/>
              <w:spacing w:lineRule="auto" w:line="240"/>
              <w:rPr>
                <w:lang w:val="en-US"/>
              </w:rPr>
            </w:pPr>
            <w:r>
              <w:rPr>
                <w:lang w:val="en-US"/>
              </w:rPr>
            </w:r>
          </w:p>
        </w:tc>
        <w:tc>
          <w:tcPr>
            <w:tcW w:w="2693" w:type="dxa"/>
            <w:tcBorders/>
          </w:tcPr>
          <w:p>
            <w:pPr>
              <w:pStyle w:val="Normal1"/>
              <w:spacing w:lineRule="auto" w:line="240"/>
              <w:ind w:firstLine="284" w:end="0"/>
              <w:rPr>
                <w:lang w:val="en-US"/>
              </w:rPr>
            </w:pPr>
            <w:r>
              <w:rPr>
                <w:lang w:val="en-US"/>
              </w:rPr>
              <w:t xml:space="preserve">— </w:t>
            </w:r>
            <w:r>
              <w:rPr/>
              <w:t>язык</w:t>
            </w:r>
          </w:p>
          <w:p>
            <w:pPr>
              <w:pStyle w:val="Normal1"/>
              <w:spacing w:lineRule="auto" w:line="240"/>
              <w:ind w:firstLine="284" w:end="0"/>
              <w:rPr>
                <w:lang w:val="en-US"/>
              </w:rPr>
            </w:pPr>
            <w:r>
              <w:rPr>
                <w:lang w:val="en-US"/>
              </w:rPr>
            </w:r>
          </w:p>
        </w:tc>
        <w:tc>
          <w:tcPr>
            <w:tcW w:w="567" w:type="dxa"/>
            <w:tcBorders/>
          </w:tcPr>
          <w:p>
            <w:pPr>
              <w:pStyle w:val="Normal1"/>
              <w:spacing w:lineRule="auto" w:line="240"/>
              <w:ind w:firstLine="284" w:end="0"/>
              <w:rPr>
                <w:lang w:val="en-US"/>
              </w:rPr>
            </w:pPr>
            <w:r>
              <w:rPr>
                <w:lang w:val="en-US"/>
              </w:rPr>
              <w:t>el</w:t>
            </w:r>
          </w:p>
          <w:p>
            <w:pPr>
              <w:pStyle w:val="Normal1"/>
              <w:spacing w:lineRule="auto" w:line="240"/>
              <w:ind w:firstLine="284" w:end="0"/>
              <w:rPr>
                <w:lang w:val="en-US"/>
              </w:rPr>
            </w:pPr>
            <w:r>
              <w:rPr>
                <w:lang w:val="en-US"/>
              </w:rPr>
            </w:r>
          </w:p>
        </w:tc>
        <w:tc>
          <w:tcPr>
            <w:tcW w:w="1134" w:type="dxa"/>
            <w:tcBorders/>
          </w:tcPr>
          <w:p>
            <w:pPr>
              <w:pStyle w:val="Normal1"/>
              <w:spacing w:lineRule="auto" w:line="240"/>
              <w:ind w:firstLine="284" w:end="0"/>
              <w:rPr>
                <w:lang w:val="en-US"/>
              </w:rPr>
            </w:pPr>
            <w:r>
              <w:rPr>
                <w:lang w:val="en-US"/>
              </w:rPr>
              <w:t>te</w:t>
            </w:r>
            <w:r>
              <w:rPr>
                <w:b/>
                <w:lang w:val="en-US"/>
              </w:rPr>
              <w:t>ma</w:t>
            </w:r>
          </w:p>
          <w:p>
            <w:pPr>
              <w:pStyle w:val="Normal1"/>
              <w:spacing w:lineRule="auto" w:line="240"/>
              <w:ind w:firstLine="284" w:end="0"/>
              <w:rPr>
                <w:lang w:val="en-US"/>
              </w:rPr>
            </w:pPr>
            <w:r>
              <w:rPr>
                <w:lang w:val="en-US"/>
              </w:rPr>
            </w:r>
          </w:p>
        </w:tc>
        <w:tc>
          <w:tcPr>
            <w:tcW w:w="3119" w:type="dxa"/>
            <w:tcBorders/>
          </w:tcPr>
          <w:p>
            <w:pPr>
              <w:pStyle w:val="Normal1"/>
              <w:spacing w:lineRule="auto" w:line="240"/>
              <w:ind w:firstLine="284" w:end="0"/>
              <w:rPr>
                <w:lang w:val="en-US"/>
              </w:rPr>
            </w:pPr>
            <w:r>
              <w:rPr>
                <w:lang w:val="en-US"/>
              </w:rPr>
              <w:t xml:space="preserve">— </w:t>
            </w:r>
            <w:r>
              <w:rPr/>
              <w:t>тема</w:t>
            </w:r>
          </w:p>
          <w:p>
            <w:pPr>
              <w:pStyle w:val="Normal1"/>
              <w:spacing w:lineRule="auto" w:line="240"/>
              <w:ind w:firstLine="284" w:end="0"/>
              <w:rPr>
                <w:lang w:val="en-US"/>
              </w:rPr>
            </w:pPr>
            <w:r>
              <w:rPr>
                <w:lang w:val="en-US"/>
              </w:rPr>
            </w:r>
          </w:p>
        </w:tc>
      </w:tr>
      <w:tr>
        <w:trPr>
          <w:trHeight w:val="283" w:hRule="exact"/>
        </w:trPr>
        <w:tc>
          <w:tcPr>
            <w:tcW w:w="1418" w:type="dxa"/>
            <w:tcBorders/>
          </w:tcPr>
          <w:p>
            <w:pPr>
              <w:pStyle w:val="Normal1"/>
              <w:spacing w:lineRule="auto" w:line="240"/>
              <w:rPr>
                <w:lang w:val="en-US"/>
              </w:rPr>
            </w:pPr>
            <w:r>
              <w:rPr>
                <w:lang w:val="en-US"/>
              </w:rPr>
              <w:t>el telegra</w:t>
            </w:r>
            <w:r>
              <w:rPr>
                <w:b/>
                <w:lang w:val="en-US"/>
              </w:rPr>
              <w:t>ma</w:t>
            </w:r>
          </w:p>
          <w:p>
            <w:pPr>
              <w:pStyle w:val="Normal1"/>
              <w:spacing w:lineRule="auto" w:line="240"/>
              <w:rPr>
                <w:lang w:val="en-US"/>
              </w:rPr>
            </w:pPr>
            <w:r>
              <w:rPr>
                <w:lang w:val="en-US"/>
              </w:rPr>
            </w:r>
          </w:p>
        </w:tc>
        <w:tc>
          <w:tcPr>
            <w:tcW w:w="2693" w:type="dxa"/>
            <w:tcBorders/>
          </w:tcPr>
          <w:p>
            <w:pPr>
              <w:pStyle w:val="Normal1"/>
              <w:spacing w:lineRule="auto" w:line="240"/>
              <w:ind w:firstLine="284" w:end="0"/>
              <w:rPr/>
            </w:pPr>
            <w:r>
              <w:rPr/>
              <w:t xml:space="preserve">— </w:t>
            </w:r>
            <w:r>
              <w:rPr/>
              <w:t>телеграмма</w:t>
            </w:r>
          </w:p>
          <w:p>
            <w:pPr>
              <w:pStyle w:val="Normal1"/>
              <w:spacing w:lineRule="auto" w:line="240"/>
              <w:ind w:firstLine="284" w:end="0"/>
              <w:rPr/>
            </w:pPr>
            <w:r>
              <w:rPr/>
            </w:r>
          </w:p>
        </w:tc>
        <w:tc>
          <w:tcPr>
            <w:tcW w:w="567" w:type="dxa"/>
            <w:tcBorders/>
          </w:tcPr>
          <w:p>
            <w:pPr>
              <w:pStyle w:val="Normal1"/>
              <w:spacing w:lineRule="auto" w:line="240"/>
              <w:ind w:firstLine="284" w:end="0"/>
              <w:rPr>
                <w:lang w:val="en-US"/>
              </w:rPr>
            </w:pPr>
            <w:r>
              <w:rPr>
                <w:lang w:val="en-US"/>
              </w:rPr>
              <w:t>el</w:t>
            </w:r>
          </w:p>
          <w:p>
            <w:pPr>
              <w:pStyle w:val="Normal1"/>
              <w:spacing w:lineRule="auto" w:line="240"/>
              <w:ind w:firstLine="284" w:end="0"/>
              <w:rPr/>
            </w:pPr>
            <w:r>
              <w:rPr/>
            </w:r>
          </w:p>
        </w:tc>
        <w:tc>
          <w:tcPr>
            <w:tcW w:w="1134" w:type="dxa"/>
            <w:tcBorders/>
          </w:tcPr>
          <w:p>
            <w:pPr>
              <w:pStyle w:val="Normal1"/>
              <w:spacing w:lineRule="auto" w:line="240"/>
              <w:ind w:firstLine="284" w:end="0"/>
              <w:rPr/>
            </w:pPr>
            <w:r>
              <w:rPr>
                <w:lang w:val="en-US"/>
              </w:rPr>
              <w:t>siste</w:t>
            </w:r>
            <w:r>
              <w:rPr>
                <w:b/>
                <w:lang w:val="en-US"/>
              </w:rPr>
              <w:t>ma</w:t>
            </w:r>
          </w:p>
          <w:p>
            <w:pPr>
              <w:pStyle w:val="Normal1"/>
              <w:spacing w:lineRule="auto" w:line="240"/>
              <w:ind w:firstLine="284" w:end="0"/>
              <w:rPr/>
            </w:pPr>
            <w:r>
              <w:rPr/>
            </w:r>
          </w:p>
        </w:tc>
        <w:tc>
          <w:tcPr>
            <w:tcW w:w="3119" w:type="dxa"/>
            <w:tcBorders/>
          </w:tcPr>
          <w:p>
            <w:pPr>
              <w:pStyle w:val="Normal1"/>
              <w:spacing w:lineRule="auto" w:line="240"/>
              <w:ind w:firstLine="284" w:end="0"/>
              <w:rPr/>
            </w:pPr>
            <w:r>
              <w:rPr/>
              <w:t xml:space="preserve">— </w:t>
            </w:r>
            <w:r>
              <w:rPr/>
              <w:t>система</w:t>
            </w:r>
          </w:p>
          <w:p>
            <w:pPr>
              <w:pStyle w:val="Normal1"/>
              <w:spacing w:lineRule="auto" w:line="240"/>
              <w:ind w:firstLine="284" w:end="0"/>
              <w:rPr/>
            </w:pPr>
            <w:r>
              <w:rPr/>
            </w:r>
          </w:p>
        </w:tc>
      </w:tr>
      <w:tr>
        <w:trPr>
          <w:trHeight w:val="273" w:hRule="exact"/>
        </w:trPr>
        <w:tc>
          <w:tcPr>
            <w:tcW w:w="1418" w:type="dxa"/>
            <w:tcBorders/>
          </w:tcPr>
          <w:p>
            <w:pPr>
              <w:pStyle w:val="Normal1"/>
              <w:spacing w:lineRule="auto" w:line="240"/>
              <w:rPr>
                <w:lang w:val="en-US"/>
              </w:rPr>
            </w:pPr>
            <w:r>
              <w:rPr>
                <w:lang w:val="en-US"/>
              </w:rPr>
              <w:t>el cli</w:t>
            </w:r>
            <w:r>
              <w:rPr>
                <w:b/>
                <w:lang w:val="en-US"/>
              </w:rPr>
              <w:t>ma</w:t>
            </w:r>
          </w:p>
          <w:p>
            <w:pPr>
              <w:pStyle w:val="Normal1"/>
              <w:spacing w:lineRule="auto" w:line="240"/>
              <w:rPr>
                <w:lang w:val="en-US"/>
              </w:rPr>
            </w:pPr>
            <w:r>
              <w:rPr>
                <w:lang w:val="en-US"/>
              </w:rPr>
            </w:r>
          </w:p>
        </w:tc>
        <w:tc>
          <w:tcPr>
            <w:tcW w:w="2693" w:type="dxa"/>
            <w:tcBorders/>
          </w:tcPr>
          <w:p>
            <w:pPr>
              <w:pStyle w:val="Normal1"/>
              <w:spacing w:lineRule="auto" w:line="240"/>
              <w:ind w:firstLine="284" w:end="0"/>
              <w:rPr>
                <w:lang w:val="en-US"/>
              </w:rPr>
            </w:pPr>
            <w:r>
              <w:rPr>
                <w:lang w:val="en-US"/>
              </w:rPr>
              <w:t xml:space="preserve">— </w:t>
            </w:r>
            <w:r>
              <w:rPr/>
              <w:t>климат</w:t>
            </w:r>
          </w:p>
          <w:p>
            <w:pPr>
              <w:pStyle w:val="Normal1"/>
              <w:spacing w:lineRule="auto" w:line="240"/>
              <w:ind w:firstLine="284" w:end="0"/>
              <w:rPr>
                <w:lang w:val="en-US"/>
              </w:rPr>
            </w:pPr>
            <w:r>
              <w:rPr>
                <w:lang w:val="en-US"/>
              </w:rPr>
            </w:r>
          </w:p>
        </w:tc>
        <w:tc>
          <w:tcPr>
            <w:tcW w:w="567" w:type="dxa"/>
            <w:tcBorders/>
          </w:tcPr>
          <w:p>
            <w:pPr>
              <w:pStyle w:val="Normal1"/>
              <w:spacing w:lineRule="auto" w:line="240"/>
              <w:ind w:firstLine="284" w:end="0"/>
              <w:rPr>
                <w:lang w:val="en-US"/>
              </w:rPr>
            </w:pPr>
            <w:r>
              <w:rPr>
                <w:lang w:val="en-US"/>
              </w:rPr>
              <w:t>el</w:t>
            </w:r>
          </w:p>
          <w:p>
            <w:pPr>
              <w:pStyle w:val="Normal1"/>
              <w:spacing w:lineRule="auto" w:line="240"/>
              <w:ind w:firstLine="284" w:end="0"/>
              <w:rPr>
                <w:lang w:val="en-US"/>
              </w:rPr>
            </w:pPr>
            <w:r>
              <w:rPr>
                <w:lang w:val="en-US"/>
              </w:rPr>
            </w:r>
          </w:p>
        </w:tc>
        <w:tc>
          <w:tcPr>
            <w:tcW w:w="1134" w:type="dxa"/>
            <w:tcBorders/>
          </w:tcPr>
          <w:p>
            <w:pPr>
              <w:pStyle w:val="Normal1"/>
              <w:spacing w:lineRule="auto" w:line="240"/>
              <w:ind w:firstLine="284" w:end="0"/>
              <w:rPr>
                <w:lang w:val="en-US"/>
              </w:rPr>
            </w:pPr>
            <w:r>
              <w:rPr>
                <w:lang w:val="en-US"/>
              </w:rPr>
              <w:t>enig</w:t>
            </w:r>
            <w:r>
              <w:rPr>
                <w:b/>
                <w:lang w:val="en-US"/>
              </w:rPr>
              <w:t>ma</w:t>
            </w:r>
          </w:p>
          <w:p>
            <w:pPr>
              <w:pStyle w:val="Normal1"/>
              <w:spacing w:lineRule="auto" w:line="240"/>
              <w:ind w:firstLine="284" w:end="0"/>
              <w:rPr>
                <w:lang w:val="en-US"/>
              </w:rPr>
            </w:pPr>
            <w:r>
              <w:rPr>
                <w:lang w:val="en-US"/>
              </w:rPr>
            </w:r>
          </w:p>
        </w:tc>
        <w:tc>
          <w:tcPr>
            <w:tcW w:w="3119" w:type="dxa"/>
            <w:tcBorders/>
          </w:tcPr>
          <w:p>
            <w:pPr>
              <w:pStyle w:val="Normal1"/>
              <w:spacing w:lineRule="auto" w:line="240"/>
              <w:ind w:firstLine="284" w:end="0"/>
              <w:rPr>
                <w:lang w:val="en-US"/>
              </w:rPr>
            </w:pPr>
            <w:r>
              <w:rPr>
                <w:lang w:val="en-US"/>
              </w:rPr>
              <w:t xml:space="preserve">— </w:t>
            </w:r>
            <w:r>
              <w:rPr/>
              <w:t>загадка</w:t>
            </w:r>
          </w:p>
          <w:p>
            <w:pPr>
              <w:pStyle w:val="Normal1"/>
              <w:spacing w:lineRule="auto" w:line="240"/>
              <w:ind w:firstLine="284" w:end="0"/>
              <w:rPr>
                <w:lang w:val="en-US"/>
              </w:rPr>
            </w:pPr>
            <w:r>
              <w:rPr>
                <w:lang w:val="en-US"/>
              </w:rPr>
            </w:r>
          </w:p>
        </w:tc>
      </w:tr>
      <w:tr>
        <w:trPr>
          <w:trHeight w:val="277" w:hRule="exact"/>
        </w:trPr>
        <w:tc>
          <w:tcPr>
            <w:tcW w:w="1418" w:type="dxa"/>
            <w:tcBorders/>
          </w:tcPr>
          <w:p>
            <w:pPr>
              <w:pStyle w:val="Normal1"/>
              <w:spacing w:lineRule="auto" w:line="240"/>
              <w:rPr>
                <w:lang w:val="en-US"/>
              </w:rPr>
            </w:pPr>
            <w:r>
              <w:rPr>
                <w:lang w:val="en-US"/>
              </w:rPr>
              <w:t>el poe</w:t>
            </w:r>
            <w:r>
              <w:rPr>
                <w:b/>
                <w:lang w:val="en-US"/>
              </w:rPr>
              <w:t>ta</w:t>
            </w:r>
          </w:p>
          <w:p>
            <w:pPr>
              <w:pStyle w:val="Normal1"/>
              <w:spacing w:lineRule="auto" w:line="240"/>
              <w:rPr>
                <w:lang w:val="en-US"/>
              </w:rPr>
            </w:pPr>
            <w:r>
              <w:rPr>
                <w:lang w:val="en-US"/>
              </w:rPr>
            </w:r>
          </w:p>
        </w:tc>
        <w:tc>
          <w:tcPr>
            <w:tcW w:w="2693" w:type="dxa"/>
            <w:tcBorders/>
          </w:tcPr>
          <w:p>
            <w:pPr>
              <w:pStyle w:val="Normal1"/>
              <w:spacing w:lineRule="auto" w:line="240"/>
              <w:ind w:firstLine="284" w:end="0"/>
              <w:rPr/>
            </w:pPr>
            <w:r>
              <w:rPr/>
              <w:t xml:space="preserve">— </w:t>
            </w:r>
            <w:r>
              <w:rPr/>
              <w:t>поэт</w:t>
            </w:r>
          </w:p>
          <w:p>
            <w:pPr>
              <w:pStyle w:val="Normal1"/>
              <w:spacing w:lineRule="auto" w:line="240"/>
              <w:ind w:firstLine="284" w:end="0"/>
              <w:rPr/>
            </w:pPr>
            <w:r>
              <w:rPr/>
            </w:r>
          </w:p>
        </w:tc>
        <w:tc>
          <w:tcPr>
            <w:tcW w:w="567" w:type="dxa"/>
            <w:tcBorders/>
          </w:tcPr>
          <w:p>
            <w:pPr>
              <w:pStyle w:val="Normal1"/>
              <w:spacing w:lineRule="auto" w:line="240"/>
              <w:ind w:firstLine="284" w:end="0"/>
              <w:rPr>
                <w:lang w:val="en-US"/>
              </w:rPr>
            </w:pPr>
            <w:r>
              <w:rPr>
                <w:lang w:val="en-US"/>
              </w:rPr>
              <w:t>el</w:t>
            </w:r>
          </w:p>
          <w:p>
            <w:pPr>
              <w:pStyle w:val="Normal1"/>
              <w:spacing w:lineRule="auto" w:line="240"/>
              <w:ind w:firstLine="284" w:end="0"/>
              <w:rPr/>
            </w:pPr>
            <w:r>
              <w:rPr/>
            </w:r>
          </w:p>
        </w:tc>
        <w:tc>
          <w:tcPr>
            <w:tcW w:w="1134" w:type="dxa"/>
            <w:tcBorders/>
          </w:tcPr>
          <w:p>
            <w:pPr>
              <w:pStyle w:val="Normal1"/>
              <w:spacing w:lineRule="auto" w:line="240"/>
              <w:ind w:firstLine="284" w:end="0"/>
              <w:rPr/>
            </w:pPr>
            <w:r>
              <w:rPr>
                <w:lang w:val="en-US"/>
              </w:rPr>
              <w:t>come</w:t>
            </w:r>
            <w:r>
              <w:rPr>
                <w:b/>
                <w:lang w:val="en-US"/>
              </w:rPr>
              <w:t>ta</w:t>
            </w:r>
          </w:p>
          <w:p>
            <w:pPr>
              <w:pStyle w:val="Normal1"/>
              <w:spacing w:lineRule="auto" w:line="240"/>
              <w:ind w:firstLine="284" w:end="0"/>
              <w:rPr/>
            </w:pPr>
            <w:r>
              <w:rPr/>
            </w:r>
          </w:p>
        </w:tc>
        <w:tc>
          <w:tcPr>
            <w:tcW w:w="3119" w:type="dxa"/>
            <w:tcBorders/>
          </w:tcPr>
          <w:p>
            <w:pPr>
              <w:pStyle w:val="Normal1"/>
              <w:spacing w:lineRule="auto" w:line="240"/>
              <w:ind w:firstLine="284" w:end="0"/>
              <w:rPr/>
            </w:pPr>
            <w:r>
              <w:rPr/>
              <w:t xml:space="preserve">— </w:t>
            </w:r>
            <w:r>
              <w:rPr/>
              <w:t>комета и др.</w:t>
            </w:r>
          </w:p>
          <w:p>
            <w:pPr>
              <w:pStyle w:val="Normal1"/>
              <w:spacing w:lineRule="auto" w:line="240"/>
              <w:ind w:firstLine="284" w:end="0"/>
              <w:rPr/>
            </w:pPr>
            <w:r>
              <w:rPr/>
            </w:r>
          </w:p>
        </w:tc>
      </w:tr>
    </w:tbl>
    <w:p>
      <w:pPr>
        <w:pStyle w:val="FR3"/>
        <w:spacing w:before="0" w:after="0"/>
        <w:ind w:firstLine="284" w:start="0" w:end="0"/>
        <w:jc w:val="both"/>
        <w:rPr/>
      </w:pPr>
      <w:r>
        <w:rPr>
          <w:sz w:val="22"/>
        </w:rPr>
        <w:t xml:space="preserve">Слово </w:t>
      </w:r>
      <w:r>
        <w:rPr>
          <w:b/>
          <w:sz w:val="22"/>
          <w:lang w:val="en-US"/>
        </w:rPr>
        <w:t>m</w:t>
      </w:r>
      <w:r>
        <w:rPr>
          <w:b/>
          <w:sz w:val="22"/>
        </w:rPr>
        <w:t>ара</w:t>
      </w:r>
      <w:r>
        <w:rPr>
          <w:sz w:val="22"/>
        </w:rPr>
        <w:t xml:space="preserve"> (латинского корня) также мужского рода. </w:t>
      </w:r>
    </w:p>
    <w:p>
      <w:pPr>
        <w:pStyle w:val="FR3"/>
        <w:spacing w:before="0" w:after="0"/>
        <w:ind w:firstLine="284" w:start="0" w:end="0"/>
        <w:jc w:val="both"/>
        <w:rPr/>
      </w:pPr>
      <w:r>
        <w:rPr>
          <w:sz w:val="22"/>
          <w:lang w:val="en-US"/>
        </w:rPr>
        <w:t>C</w:t>
      </w:r>
      <w:r>
        <w:rPr>
          <w:sz w:val="22"/>
        </w:rPr>
        <w:t>ледует отметить, что существительные, оканчивающиеся на -</w:t>
      </w:r>
      <w:r>
        <w:rPr>
          <w:b/>
          <w:bCs/>
          <w:sz w:val="22"/>
          <w:lang w:val="en-US"/>
        </w:rPr>
        <w:t>m</w:t>
      </w:r>
      <w:r>
        <w:rPr>
          <w:b/>
          <w:bCs/>
          <w:sz w:val="22"/>
        </w:rPr>
        <w:t>а</w:t>
      </w:r>
      <w:r>
        <w:rPr>
          <w:sz w:val="22"/>
        </w:rPr>
        <w:t xml:space="preserve"> и -</w:t>
      </w:r>
      <w:r>
        <w:rPr>
          <w:b/>
          <w:bCs/>
          <w:sz w:val="22"/>
        </w:rPr>
        <w:t>ta</w:t>
      </w:r>
      <w:r>
        <w:rPr>
          <w:sz w:val="22"/>
        </w:rPr>
        <w:t xml:space="preserve">, но не связаные своим происхождением с греческим языком, являются словами женского рода, например: </w:t>
      </w:r>
      <w:r>
        <w:rPr>
          <w:i/>
          <w:iCs/>
          <w:sz w:val="22"/>
          <w:lang w:val="en-US"/>
        </w:rPr>
        <w:t>la</w:t>
      </w:r>
      <w:r>
        <w:rPr>
          <w:sz w:val="22"/>
        </w:rPr>
        <w:t xml:space="preserve"> </w:t>
      </w:r>
      <w:r>
        <w:rPr>
          <w:i/>
          <w:iCs/>
          <w:sz w:val="22"/>
          <w:lang w:val="en-US"/>
        </w:rPr>
        <w:t>ra</w:t>
      </w:r>
      <w:r>
        <w:rPr>
          <w:b/>
          <w:bCs/>
          <w:sz w:val="22"/>
          <w:lang w:val="en-US"/>
        </w:rPr>
        <w:t>ma</w:t>
      </w:r>
      <w:r>
        <w:rPr>
          <w:sz w:val="22"/>
        </w:rPr>
        <w:t xml:space="preserve"> — ветвь, </w:t>
      </w:r>
      <w:r>
        <w:rPr>
          <w:i/>
          <w:iCs/>
          <w:sz w:val="22"/>
          <w:lang w:val="en-US"/>
        </w:rPr>
        <w:t>la</w:t>
      </w:r>
      <w:r>
        <w:rPr>
          <w:sz w:val="22"/>
        </w:rPr>
        <w:t xml:space="preserve"> </w:t>
      </w:r>
      <w:r>
        <w:rPr>
          <w:i/>
          <w:iCs/>
          <w:sz w:val="22"/>
          <w:lang w:val="en-US"/>
        </w:rPr>
        <w:t>lla</w:t>
      </w:r>
      <w:r>
        <w:rPr>
          <w:b/>
          <w:bCs/>
          <w:sz w:val="22"/>
          <w:lang w:val="en-US"/>
        </w:rPr>
        <w:t>ma</w:t>
      </w:r>
      <w:r>
        <w:rPr>
          <w:sz w:val="22"/>
        </w:rPr>
        <w:t xml:space="preserve"> — пламя, </w:t>
      </w:r>
      <w:r>
        <w:rPr>
          <w:i/>
          <w:iCs/>
          <w:sz w:val="22"/>
          <w:lang w:val="en-US"/>
        </w:rPr>
        <w:t>la</w:t>
      </w:r>
      <w:r>
        <w:rPr>
          <w:sz w:val="22"/>
        </w:rPr>
        <w:t xml:space="preserve"> </w:t>
      </w:r>
      <w:r>
        <w:rPr>
          <w:i/>
          <w:iCs/>
          <w:sz w:val="22"/>
          <w:lang w:val="en-US"/>
        </w:rPr>
        <w:t>go</w:t>
      </w:r>
      <w:r>
        <w:rPr>
          <w:b/>
          <w:bCs/>
          <w:sz w:val="22"/>
          <w:lang w:val="en-US"/>
        </w:rPr>
        <w:t>ma</w:t>
      </w:r>
      <w:r>
        <w:rPr>
          <w:b/>
          <w:bCs/>
          <w:sz w:val="22"/>
        </w:rPr>
        <w:t xml:space="preserve"> </w:t>
      </w:r>
      <w:r>
        <w:rPr>
          <w:sz w:val="22"/>
        </w:rPr>
        <w:t xml:space="preserve">— резина и т.д </w:t>
      </w:r>
    </w:p>
    <w:p>
      <w:pPr>
        <w:pStyle w:val="Normal1"/>
        <w:spacing w:lineRule="auto" w:line="240"/>
        <w:ind w:firstLine="284" w:end="0"/>
        <w:rPr/>
      </w:pPr>
      <w:r>
        <w:rPr>
          <w:sz w:val="22"/>
        </w:rPr>
        <w:t>б) К словам мужского рода относятся также и некоторые другие существитель</w:t>
        <w:softHyphen/>
        <w:t xml:space="preserve">ные, оканчивающиеся на </w:t>
      </w:r>
      <w:r>
        <w:rPr>
          <w:b/>
          <w:sz w:val="22"/>
        </w:rPr>
        <w:t>-</w:t>
      </w:r>
      <w:r>
        <w:rPr>
          <w:b/>
          <w:sz w:val="22"/>
          <w:lang w:val="en-US"/>
        </w:rPr>
        <w:t>a</w:t>
      </w:r>
      <w:r>
        <w:rPr>
          <w:sz w:val="22"/>
        </w:rPr>
        <w:t xml:space="preserve">: </w:t>
      </w:r>
      <w:r>
        <w:rPr>
          <w:i/>
          <w:sz w:val="22"/>
          <w:lang w:val="en-US"/>
        </w:rPr>
        <w:t>el</w:t>
      </w:r>
      <w:r>
        <w:rPr>
          <w:i/>
          <w:sz w:val="22"/>
        </w:rPr>
        <w:t xml:space="preserve"> </w:t>
      </w:r>
      <w:r>
        <w:rPr>
          <w:i/>
          <w:sz w:val="22"/>
          <w:lang w:val="en-US"/>
        </w:rPr>
        <w:t>d</w:t>
      </w:r>
      <w:r>
        <w:rPr>
          <w:i/>
          <w:sz w:val="22"/>
        </w:rPr>
        <w:t>í</w:t>
      </w:r>
      <w:r>
        <w:rPr>
          <w:b/>
          <w:bCs/>
          <w:i/>
          <w:sz w:val="22"/>
          <w:lang w:val="en-US"/>
        </w:rPr>
        <w:t>a</w:t>
      </w:r>
      <w:r>
        <w:rPr>
          <w:sz w:val="22"/>
        </w:rPr>
        <w:t xml:space="preserve"> — день, </w:t>
      </w:r>
      <w:r>
        <w:rPr>
          <w:i/>
          <w:sz w:val="22"/>
          <w:lang w:val="en-US"/>
        </w:rPr>
        <w:t>el</w:t>
      </w:r>
      <w:r>
        <w:rPr>
          <w:i/>
          <w:sz w:val="22"/>
        </w:rPr>
        <w:t xml:space="preserve"> </w:t>
      </w:r>
      <w:r>
        <w:rPr>
          <w:i/>
          <w:sz w:val="22"/>
          <w:lang w:val="en-US"/>
        </w:rPr>
        <w:t>tranv</w:t>
      </w:r>
      <w:r>
        <w:rPr>
          <w:i/>
          <w:sz w:val="22"/>
        </w:rPr>
        <w:t>í</w:t>
      </w:r>
      <w:r>
        <w:rPr>
          <w:b/>
          <w:bCs/>
          <w:i/>
          <w:sz w:val="22"/>
          <w:lang w:val="en-US"/>
        </w:rPr>
        <w:t>a</w:t>
      </w:r>
      <w:r>
        <w:rPr>
          <w:sz w:val="22"/>
        </w:rPr>
        <w:t xml:space="preserve"> — трамвай и др.</w:t>
      </w:r>
    </w:p>
    <w:p>
      <w:pPr>
        <w:pStyle w:val="Normal1"/>
        <w:spacing w:lineRule="auto" w:line="240"/>
        <w:ind w:firstLine="284" w:end="0"/>
        <w:rPr/>
      </w:pPr>
      <w:r>
        <w:rPr>
          <w:sz w:val="22"/>
        </w:rPr>
        <w:t xml:space="preserve">в) Несколько существительных, которые оканчиваются на </w:t>
      </w:r>
      <w:r>
        <w:rPr>
          <w:b/>
          <w:sz w:val="22"/>
        </w:rPr>
        <w:t>-о</w:t>
      </w:r>
      <w:r>
        <w:rPr>
          <w:sz w:val="22"/>
        </w:rPr>
        <w:t>, являются слова</w:t>
        <w:softHyphen/>
        <w:t xml:space="preserve">ми женского рода: </w:t>
      </w:r>
      <w:r>
        <w:rPr>
          <w:sz w:val="22"/>
          <w:lang w:val="en-US"/>
        </w:rPr>
        <w:t>l</w:t>
      </w:r>
      <w:r>
        <w:rPr>
          <w:sz w:val="22"/>
        </w:rPr>
        <w:t xml:space="preserve">а </w:t>
      </w:r>
      <w:r>
        <w:rPr>
          <w:i/>
          <w:sz w:val="22"/>
          <w:lang w:val="en-US"/>
        </w:rPr>
        <w:t>m</w:t>
      </w:r>
      <w:r>
        <w:rPr>
          <w:i/>
          <w:sz w:val="22"/>
        </w:rPr>
        <w:t>а</w:t>
      </w:r>
      <w:r>
        <w:rPr>
          <w:i/>
          <w:sz w:val="22"/>
          <w:lang w:val="en-US"/>
        </w:rPr>
        <w:t>n</w:t>
      </w:r>
      <w:r>
        <w:rPr>
          <w:b/>
          <w:bCs/>
          <w:i/>
          <w:sz w:val="22"/>
        </w:rPr>
        <w:t>о</w:t>
      </w:r>
      <w:r>
        <w:rPr>
          <w:sz w:val="22"/>
        </w:rPr>
        <w:t xml:space="preserve"> — рука, </w:t>
      </w:r>
      <w:r>
        <w:rPr>
          <w:i/>
          <w:sz w:val="22"/>
          <w:lang w:val="en-US"/>
        </w:rPr>
        <w:t>la</w:t>
      </w:r>
      <w:r>
        <w:rPr>
          <w:i/>
          <w:sz w:val="22"/>
        </w:rPr>
        <w:t xml:space="preserve"> </w:t>
      </w:r>
      <w:r>
        <w:rPr>
          <w:i/>
          <w:sz w:val="22"/>
          <w:lang w:val="en-US"/>
        </w:rPr>
        <w:t>fot</w:t>
      </w:r>
      <w:r>
        <w:rPr>
          <w:b/>
          <w:bCs/>
          <w:i/>
          <w:sz w:val="22"/>
          <w:lang w:val="en-US"/>
        </w:rPr>
        <w:t>o</w:t>
      </w:r>
      <w:r>
        <w:rPr>
          <w:sz w:val="22"/>
        </w:rPr>
        <w:t xml:space="preserve"> — фотография, </w:t>
      </w:r>
      <w:r>
        <w:rPr>
          <w:i/>
          <w:sz w:val="22"/>
          <w:lang w:val="en-US"/>
        </w:rPr>
        <w:t>la</w:t>
      </w:r>
      <w:r>
        <w:rPr>
          <w:i/>
          <w:sz w:val="22"/>
        </w:rPr>
        <w:t xml:space="preserve"> </w:t>
      </w:r>
      <w:r>
        <w:rPr>
          <w:i/>
          <w:sz w:val="22"/>
          <w:lang w:val="en-US"/>
        </w:rPr>
        <w:t>radi</w:t>
      </w:r>
      <w:r>
        <w:rPr>
          <w:b/>
          <w:bCs/>
          <w:i/>
          <w:sz w:val="22"/>
          <w:lang w:val="en-US"/>
        </w:rPr>
        <w:t>o</w:t>
      </w:r>
      <w:r>
        <w:rPr>
          <w:b/>
          <w:bCs/>
          <w:sz w:val="22"/>
        </w:rPr>
        <w:t xml:space="preserve"> </w:t>
      </w:r>
      <w:r>
        <w:rPr>
          <w:sz w:val="22"/>
        </w:rPr>
        <w:t>— радио (в зна</w:t>
        <w:softHyphen/>
        <w:t>чении «радиовещание») и др.</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2. Однако многие существительные оканчиваются на другие гласные и согласные звуки. При определении рода этих существи</w:t>
        <w:softHyphen/>
        <w:t>тельных также можно исходить из некоторых закономерностей. Словами мужского рода, например, являются существительные, ко</w:t>
        <w:softHyphen/>
        <w:t>торые, оканчиваются на:</w:t>
      </w:r>
    </w:p>
    <w:p>
      <w:pPr>
        <w:pStyle w:val="Normal1"/>
        <w:spacing w:lineRule="auto" w:line="240"/>
        <w:ind w:firstLine="284" w:end="0"/>
        <w:rPr/>
      </w:pPr>
      <w:r>
        <w:rPr>
          <w:sz w:val="24"/>
        </w:rPr>
        <w:t xml:space="preserve">        </w:t>
      </w:r>
      <w:r>
        <w:rPr>
          <w:sz w:val="24"/>
        </w:rPr>
        <w:t xml:space="preserve">гласные — </w:t>
      </w:r>
      <w:r>
        <w:rPr>
          <w:b/>
          <w:sz w:val="24"/>
        </w:rPr>
        <w:t xml:space="preserve">е, </w:t>
      </w:r>
      <w:r>
        <w:rPr>
          <w:b/>
          <w:sz w:val="24"/>
          <w:lang w:val="en-US"/>
        </w:rPr>
        <w:t>i</w:t>
      </w:r>
      <w:r>
        <w:rPr>
          <w:b/>
          <w:sz w:val="24"/>
        </w:rPr>
        <w:t xml:space="preserve">, </w:t>
      </w:r>
      <w:r>
        <w:rPr>
          <w:b/>
          <w:sz w:val="24"/>
          <w:lang w:val="en-US"/>
        </w:rPr>
        <w:t>u</w:t>
      </w:r>
      <w:r>
        <w:rPr>
          <w:sz w:val="24"/>
        </w:rPr>
        <w:t xml:space="preserve"> (ударные и неударные):</w:t>
      </w:r>
    </w:p>
    <w:p>
      <w:pPr>
        <w:pStyle w:val="Normal1"/>
        <w:spacing w:lineRule="auto" w:line="240"/>
        <w:ind w:firstLine="284" w:end="0"/>
        <w:rPr/>
      </w:pPr>
      <w:r>
        <w:rPr>
          <w:sz w:val="24"/>
          <w:lang w:val="en-US"/>
        </w:rPr>
        <w:t>el</w:t>
      </w:r>
      <w:r>
        <w:rPr>
          <w:sz w:val="24"/>
        </w:rPr>
        <w:t xml:space="preserve"> </w:t>
      </w:r>
      <w:r>
        <w:rPr>
          <w:sz w:val="24"/>
          <w:lang w:val="en-US"/>
        </w:rPr>
        <w:t>post</w:t>
      </w:r>
      <w:r>
        <w:rPr>
          <w:b/>
          <w:sz w:val="24"/>
          <w:lang w:val="en-US"/>
        </w:rPr>
        <w:t>e</w:t>
      </w:r>
      <w:r>
        <w:rPr>
          <w:sz w:val="24"/>
        </w:rPr>
        <w:t xml:space="preserve">     — столб                                                    </w:t>
      </w:r>
      <w:r>
        <w:rPr>
          <w:sz w:val="24"/>
          <w:lang w:val="en-US"/>
        </w:rPr>
        <w:t>el</w:t>
      </w:r>
      <w:r>
        <w:rPr>
          <w:sz w:val="24"/>
        </w:rPr>
        <w:t xml:space="preserve"> </w:t>
      </w:r>
      <w:r>
        <w:rPr>
          <w:sz w:val="24"/>
          <w:lang w:val="en-US"/>
        </w:rPr>
        <w:t>zurriburr</w:t>
      </w:r>
      <w:r>
        <w:rPr>
          <w:b/>
          <w:sz w:val="24"/>
          <w:lang w:val="en-US"/>
        </w:rPr>
        <w:t>i</w:t>
      </w:r>
      <w:r>
        <w:rPr>
          <w:b/>
          <w:sz w:val="24"/>
        </w:rPr>
        <w:t xml:space="preserve">   </w:t>
      </w:r>
      <w:r>
        <w:rPr/>
        <w:t>— наглец; неразбериха, суматоха</w:t>
      </w:r>
    </w:p>
    <w:tbl>
      <w:tblPr>
        <w:tblW w:w="10605" w:type="dxa"/>
        <w:jc w:val="start"/>
        <w:tblInd w:w="156" w:type="dxa"/>
        <w:tblLayout w:type="fixed"/>
        <w:tblCellMar>
          <w:top w:w="0" w:type="dxa"/>
          <w:start w:w="108" w:type="dxa"/>
          <w:bottom w:w="0" w:type="dxa"/>
          <w:end w:w="108" w:type="dxa"/>
        </w:tblCellMar>
      </w:tblPr>
      <w:tblGrid>
        <w:gridCol w:w="1795"/>
        <w:gridCol w:w="3290"/>
        <w:gridCol w:w="1955"/>
        <w:gridCol w:w="3565"/>
      </w:tblGrid>
      <w:tr>
        <w:trPr>
          <w:trHeight w:val="1245" w:hRule="atLeast"/>
        </w:trPr>
        <w:tc>
          <w:tcPr>
            <w:tcW w:w="1795" w:type="dxa"/>
            <w:tcBorders/>
          </w:tcPr>
          <w:p>
            <w:pPr>
              <w:pStyle w:val="Normal1"/>
              <w:spacing w:lineRule="auto" w:line="240"/>
              <w:ind w:firstLine="284" w:start="-48" w:end="0"/>
              <w:rPr/>
            </w:pPr>
            <w:r>
              <w:rPr>
                <w:sz w:val="24"/>
                <w:lang w:val="en-US"/>
              </w:rPr>
              <w:t>el caf</w:t>
            </w:r>
            <w:r>
              <w:rPr>
                <w:b/>
                <w:sz w:val="24"/>
                <w:lang w:val="en-US"/>
              </w:rPr>
              <w:t>é</w:t>
            </w:r>
          </w:p>
          <w:p>
            <w:pPr>
              <w:pStyle w:val="Normal1"/>
              <w:spacing w:lineRule="auto" w:line="240"/>
              <w:ind w:firstLine="284" w:start="-48" w:end="0"/>
              <w:rPr/>
            </w:pPr>
            <w:r>
              <w:rPr>
                <w:sz w:val="24"/>
                <w:lang w:val="en-US"/>
              </w:rPr>
              <w:t>el recib</w:t>
            </w:r>
            <w:r>
              <w:rPr>
                <w:b/>
                <w:sz w:val="24"/>
                <w:lang w:val="en-US"/>
              </w:rPr>
              <w:t>í</w:t>
            </w:r>
          </w:p>
          <w:p>
            <w:pPr>
              <w:pStyle w:val="Normal1"/>
              <w:spacing w:lineRule="auto" w:line="240"/>
              <w:ind w:firstLine="284" w:start="-48" w:end="0"/>
              <w:rPr/>
            </w:pPr>
            <w:r>
              <w:rPr>
                <w:sz w:val="24"/>
                <w:lang w:val="en-US"/>
              </w:rPr>
              <w:t>el</w:t>
            </w:r>
            <w:r>
              <w:rPr>
                <w:sz w:val="24"/>
              </w:rPr>
              <w:t xml:space="preserve"> </w:t>
            </w:r>
            <w:r>
              <w:rPr>
                <w:sz w:val="24"/>
                <w:lang w:val="en-US"/>
              </w:rPr>
              <w:t>colibr</w:t>
            </w:r>
            <w:r>
              <w:rPr>
                <w:b/>
                <w:sz w:val="24"/>
              </w:rPr>
              <w:t>í</w:t>
            </w:r>
          </w:p>
          <w:p>
            <w:pPr>
              <w:pStyle w:val="Normal1"/>
              <w:rPr>
                <w:b/>
                <w:sz w:val="24"/>
              </w:rPr>
            </w:pPr>
            <w:r>
              <w:rPr>
                <w:b/>
                <w:sz w:val="24"/>
              </w:rPr>
            </w:r>
          </w:p>
        </w:tc>
        <w:tc>
          <w:tcPr>
            <w:tcW w:w="3290" w:type="dxa"/>
            <w:tcBorders/>
          </w:tcPr>
          <w:p>
            <w:pPr>
              <w:pStyle w:val="Normal1"/>
              <w:spacing w:lineRule="auto" w:line="240"/>
              <w:rPr>
                <w:sz w:val="24"/>
              </w:rPr>
            </w:pPr>
            <w:r>
              <w:rPr>
                <w:sz w:val="24"/>
              </w:rPr>
              <w:t xml:space="preserve">— </w:t>
            </w:r>
            <w:r>
              <w:rPr>
                <w:sz w:val="24"/>
              </w:rPr>
              <w:t xml:space="preserve">кофе </w:t>
            </w:r>
          </w:p>
          <w:p>
            <w:pPr>
              <w:pStyle w:val="Normal1"/>
              <w:spacing w:lineRule="auto" w:line="240"/>
              <w:rPr>
                <w:sz w:val="24"/>
              </w:rPr>
            </w:pPr>
            <w:r>
              <w:rPr>
                <w:sz w:val="24"/>
              </w:rPr>
              <w:t xml:space="preserve">— </w:t>
            </w:r>
            <w:r>
              <w:rPr>
                <w:sz w:val="24"/>
              </w:rPr>
              <w:t>квитанция</w:t>
            </w:r>
          </w:p>
          <w:p>
            <w:pPr>
              <w:pStyle w:val="Normal1"/>
              <w:spacing w:lineRule="auto" w:line="240"/>
              <w:rPr>
                <w:sz w:val="24"/>
              </w:rPr>
            </w:pPr>
            <w:r>
              <w:rPr>
                <w:sz w:val="24"/>
              </w:rPr>
              <w:t xml:space="preserve">— </w:t>
            </w:r>
            <w:r>
              <w:rPr>
                <w:sz w:val="24"/>
              </w:rPr>
              <w:t>колибри (название птицы)</w:t>
            </w:r>
          </w:p>
          <w:p>
            <w:pPr>
              <w:pStyle w:val="Normal1"/>
              <w:rPr>
                <w:sz w:val="24"/>
              </w:rPr>
            </w:pPr>
            <w:r>
              <w:rPr>
                <w:sz w:val="24"/>
              </w:rPr>
            </w:r>
          </w:p>
        </w:tc>
        <w:tc>
          <w:tcPr>
            <w:tcW w:w="1955" w:type="dxa"/>
            <w:tcBorders/>
          </w:tcPr>
          <w:p>
            <w:pPr>
              <w:pStyle w:val="Normal"/>
              <w:snapToGrid w:val="false"/>
              <w:rPr>
                <w:sz w:val="24"/>
              </w:rPr>
            </w:pPr>
            <w:r>
              <w:rPr>
                <w:sz w:val="24"/>
              </w:rPr>
            </w:r>
          </w:p>
          <w:p>
            <w:pPr>
              <w:pStyle w:val="Normal1"/>
              <w:spacing w:lineRule="auto" w:line="240"/>
              <w:ind w:start="234" w:end="0"/>
              <w:rPr/>
            </w:pPr>
            <w:r>
              <w:rPr>
                <w:sz w:val="24"/>
                <w:lang w:val="en-US"/>
              </w:rPr>
              <w:t>el espirit</w:t>
            </w:r>
            <w:r>
              <w:rPr>
                <w:b/>
                <w:sz w:val="24"/>
                <w:lang w:val="en-US"/>
              </w:rPr>
              <w:t>u</w:t>
            </w:r>
          </w:p>
          <w:p>
            <w:pPr>
              <w:pStyle w:val="Normal1"/>
              <w:spacing w:lineRule="auto" w:line="240"/>
              <w:ind w:start="249" w:end="0"/>
              <w:rPr/>
            </w:pPr>
            <w:r>
              <w:rPr>
                <w:sz w:val="24"/>
                <w:lang w:val="en-US"/>
              </w:rPr>
              <w:t>el gris</w:t>
            </w:r>
            <w:r>
              <w:rPr>
                <w:b/>
                <w:sz w:val="24"/>
                <w:lang w:val="en-US"/>
              </w:rPr>
              <w:t>ú</w:t>
            </w:r>
          </w:p>
          <w:p>
            <w:pPr>
              <w:pStyle w:val="Normal1"/>
              <w:rPr>
                <w:b/>
                <w:sz w:val="24"/>
                <w:lang w:val="en-US"/>
              </w:rPr>
            </w:pPr>
            <w:r>
              <w:rPr>
                <w:b/>
                <w:sz w:val="24"/>
                <w:lang w:val="en-US"/>
              </w:rPr>
            </w:r>
          </w:p>
        </w:tc>
        <w:tc>
          <w:tcPr>
            <w:tcW w:w="3565" w:type="dxa"/>
            <w:tcBorders/>
          </w:tcPr>
          <w:p>
            <w:pPr>
              <w:pStyle w:val="Normal"/>
              <w:snapToGrid w:val="false"/>
              <w:rPr>
                <w:sz w:val="24"/>
                <w:lang w:val="en-US"/>
              </w:rPr>
            </w:pPr>
            <w:r>
              <w:rPr>
                <w:sz w:val="24"/>
                <w:lang w:val="en-US"/>
              </w:rPr>
            </w:r>
          </w:p>
          <w:p>
            <w:pPr>
              <w:pStyle w:val="Normal1"/>
              <w:spacing w:lineRule="auto" w:line="240"/>
              <w:rPr>
                <w:sz w:val="24"/>
              </w:rPr>
            </w:pPr>
            <w:r>
              <w:rPr>
                <w:sz w:val="24"/>
              </w:rPr>
              <w:t xml:space="preserve">— </w:t>
            </w:r>
            <w:r>
              <w:rPr>
                <w:sz w:val="24"/>
              </w:rPr>
              <w:t xml:space="preserve">дух </w:t>
            </w:r>
          </w:p>
          <w:p>
            <w:pPr>
              <w:pStyle w:val="Normal1"/>
              <w:spacing w:lineRule="auto" w:line="240"/>
              <w:rPr>
                <w:sz w:val="24"/>
              </w:rPr>
            </w:pPr>
            <w:r>
              <w:rPr>
                <w:sz w:val="24"/>
              </w:rPr>
              <w:t xml:space="preserve">— </w:t>
            </w:r>
            <w:r>
              <w:rPr>
                <w:sz w:val="24"/>
              </w:rPr>
              <w:t xml:space="preserve">рудничный газ </w:t>
            </w:r>
          </w:p>
          <w:p>
            <w:pPr>
              <w:pStyle w:val="Normal1"/>
              <w:rPr>
                <w:sz w:val="24"/>
              </w:rPr>
            </w:pPr>
            <w:r>
              <w:rPr>
                <w:sz w:val="24"/>
              </w:rPr>
            </w:r>
          </w:p>
        </w:tc>
      </w:tr>
    </w:tbl>
    <w:p>
      <w:pPr>
        <w:pStyle w:val="Normal1"/>
        <w:spacing w:lineRule="auto" w:line="240"/>
        <w:ind w:firstLine="284" w:end="0"/>
        <w:rPr>
          <w:sz w:val="24"/>
        </w:rPr>
      </w:pPr>
      <w:r>
        <w:rPr>
          <w:sz w:val="24"/>
        </w:rPr>
        <w:t xml:space="preserve">и согласные — </w:t>
      </w:r>
      <w:r>
        <w:rPr>
          <w:b/>
          <w:sz w:val="24"/>
          <w:lang w:val="en-US"/>
        </w:rPr>
        <w:t>l</w:t>
      </w:r>
      <w:r>
        <w:rPr>
          <w:b/>
          <w:sz w:val="24"/>
        </w:rPr>
        <w:t xml:space="preserve">, </w:t>
      </w:r>
      <w:r>
        <w:rPr>
          <w:b/>
          <w:sz w:val="24"/>
          <w:lang w:val="en-US"/>
        </w:rPr>
        <w:t>n</w:t>
      </w:r>
      <w:r>
        <w:rPr>
          <w:b/>
          <w:sz w:val="24"/>
        </w:rPr>
        <w:t xml:space="preserve">, </w:t>
      </w:r>
      <w:r>
        <w:rPr>
          <w:b/>
          <w:sz w:val="24"/>
          <w:lang w:val="en-US"/>
        </w:rPr>
        <w:t>r</w:t>
      </w:r>
      <w:r>
        <w:rPr>
          <w:b/>
          <w:sz w:val="24"/>
        </w:rPr>
        <w:t xml:space="preserve">, </w:t>
      </w:r>
      <w:r>
        <w:rPr>
          <w:b/>
          <w:sz w:val="24"/>
          <w:lang w:val="en-US"/>
        </w:rPr>
        <w:t>s</w:t>
      </w:r>
      <w:r>
        <w:rPr>
          <w:b/>
          <w:sz w:val="24"/>
        </w:rPr>
        <w:t>:</w:t>
      </w:r>
    </w:p>
    <w:p>
      <w:pPr>
        <w:pStyle w:val="Normal1"/>
        <w:spacing w:lineRule="auto" w:line="240"/>
        <w:ind w:firstLine="284" w:end="0"/>
        <w:rPr>
          <w:sz w:val="24"/>
        </w:rPr>
      </w:pPr>
      <w:r>
        <w:rPr>
          <w:sz w:val="24"/>
        </w:rPr>
      </w:r>
    </w:p>
    <w:tbl>
      <w:tblPr>
        <w:tblW w:w="7667" w:type="dxa"/>
        <w:jc w:val="start"/>
        <w:tblInd w:w="96" w:type="dxa"/>
        <w:tblLayout w:type="fixed"/>
        <w:tblCellMar>
          <w:top w:w="0" w:type="dxa"/>
          <w:start w:w="108" w:type="dxa"/>
          <w:bottom w:w="0" w:type="dxa"/>
          <w:end w:w="108" w:type="dxa"/>
        </w:tblCellMar>
      </w:tblPr>
      <w:tblGrid>
        <w:gridCol w:w="1795"/>
        <w:gridCol w:w="1478"/>
        <w:gridCol w:w="1842"/>
        <w:gridCol w:w="2552"/>
      </w:tblGrid>
      <w:tr>
        <w:trPr>
          <w:trHeight w:val="1065" w:hRule="atLeast"/>
        </w:trPr>
        <w:tc>
          <w:tcPr>
            <w:tcW w:w="1795" w:type="dxa"/>
            <w:tcBorders/>
          </w:tcPr>
          <w:p>
            <w:pPr>
              <w:pStyle w:val="Normal1"/>
              <w:spacing w:lineRule="auto" w:line="240"/>
              <w:ind w:firstLine="284" w:start="12" w:end="0"/>
              <w:rPr/>
            </w:pPr>
            <w:r>
              <w:rPr>
                <w:sz w:val="24"/>
                <w:lang w:val="en-US"/>
              </w:rPr>
              <w:t>el arbo</w:t>
            </w:r>
            <w:r>
              <w:rPr>
                <w:b/>
                <w:sz w:val="24"/>
                <w:lang w:val="en-US"/>
              </w:rPr>
              <w:t>l</w:t>
            </w:r>
          </w:p>
          <w:p>
            <w:pPr>
              <w:pStyle w:val="Normal1"/>
              <w:spacing w:lineRule="auto" w:line="240"/>
              <w:ind w:firstLine="284" w:start="12" w:end="0"/>
              <w:rPr/>
            </w:pPr>
            <w:r>
              <w:rPr>
                <w:sz w:val="24"/>
                <w:lang w:val="en-US"/>
              </w:rPr>
              <w:t>el rinco</w:t>
            </w:r>
            <w:r>
              <w:rPr>
                <w:b/>
                <w:sz w:val="24"/>
                <w:lang w:val="en-US"/>
              </w:rPr>
              <w:t>n</w:t>
            </w:r>
          </w:p>
          <w:p>
            <w:pPr>
              <w:pStyle w:val="Normal1"/>
              <w:spacing w:lineRule="auto" w:line="240"/>
              <w:ind w:firstLine="284" w:start="12" w:end="0"/>
              <w:rPr>
                <w:b/>
                <w:sz w:val="24"/>
              </w:rPr>
            </w:pPr>
            <w:r>
              <w:rPr>
                <w:sz w:val="24"/>
                <w:lang w:val="en-US"/>
              </w:rPr>
              <w:t>el</w:t>
            </w:r>
            <w:r>
              <w:rPr>
                <w:sz w:val="24"/>
              </w:rPr>
              <w:t xml:space="preserve"> </w:t>
            </w:r>
            <w:r>
              <w:rPr>
                <w:sz w:val="24"/>
                <w:lang w:val="en-US"/>
              </w:rPr>
              <w:t>pa</w:t>
            </w:r>
            <w:r>
              <w:rPr>
                <w:b/>
                <w:sz w:val="24"/>
                <w:lang w:val="en-US"/>
              </w:rPr>
              <w:t>n</w:t>
            </w:r>
          </w:p>
          <w:p>
            <w:pPr>
              <w:pStyle w:val="Normal1"/>
              <w:rPr>
                <w:b/>
                <w:sz w:val="24"/>
              </w:rPr>
            </w:pPr>
            <w:r>
              <w:rPr>
                <w:b/>
                <w:sz w:val="24"/>
              </w:rPr>
            </w:r>
          </w:p>
        </w:tc>
        <w:tc>
          <w:tcPr>
            <w:tcW w:w="1478" w:type="dxa"/>
            <w:tcBorders/>
          </w:tcPr>
          <w:p>
            <w:pPr>
              <w:pStyle w:val="Normal1"/>
              <w:spacing w:lineRule="auto" w:line="240"/>
              <w:rPr>
                <w:sz w:val="24"/>
              </w:rPr>
            </w:pPr>
            <w:r>
              <w:rPr>
                <w:sz w:val="24"/>
              </w:rPr>
              <w:t xml:space="preserve">— </w:t>
            </w:r>
            <w:r>
              <w:rPr>
                <w:sz w:val="24"/>
              </w:rPr>
              <w:t>дерево</w:t>
            </w:r>
          </w:p>
          <w:p>
            <w:pPr>
              <w:pStyle w:val="Normal1"/>
              <w:spacing w:lineRule="auto" w:line="240"/>
              <w:rPr>
                <w:sz w:val="24"/>
              </w:rPr>
            </w:pPr>
            <w:r>
              <w:rPr>
                <w:sz w:val="24"/>
              </w:rPr>
              <w:t xml:space="preserve">—  </w:t>
            </w:r>
            <w:r>
              <w:rPr>
                <w:sz w:val="24"/>
              </w:rPr>
              <w:t>угол</w:t>
            </w:r>
          </w:p>
          <w:p>
            <w:pPr>
              <w:pStyle w:val="Normal1"/>
              <w:spacing w:lineRule="auto" w:line="240"/>
              <w:rPr>
                <w:sz w:val="24"/>
                <w:lang w:val="en-US"/>
              </w:rPr>
            </w:pPr>
            <w:r>
              <w:rPr>
                <w:sz w:val="24"/>
                <w:lang w:val="en-US"/>
              </w:rPr>
              <w:t xml:space="preserve">—  </w:t>
            </w:r>
            <w:r>
              <w:rPr>
                <w:sz w:val="24"/>
              </w:rPr>
              <w:t>хлеб</w:t>
            </w:r>
          </w:p>
          <w:p>
            <w:pPr>
              <w:pStyle w:val="Normal1"/>
              <w:rPr>
                <w:sz w:val="24"/>
                <w:lang w:val="en-US"/>
              </w:rPr>
            </w:pPr>
            <w:r>
              <w:rPr>
                <w:sz w:val="24"/>
                <w:lang w:val="en-US"/>
              </w:rPr>
            </w:r>
          </w:p>
        </w:tc>
        <w:tc>
          <w:tcPr>
            <w:tcW w:w="1842" w:type="dxa"/>
            <w:tcBorders/>
          </w:tcPr>
          <w:p>
            <w:pPr>
              <w:pStyle w:val="Normal1"/>
              <w:spacing w:lineRule="auto" w:line="240"/>
              <w:ind w:start="474" w:end="0"/>
              <w:rPr/>
            </w:pPr>
            <w:r>
              <w:rPr>
                <w:sz w:val="24"/>
                <w:lang w:val="en-US"/>
              </w:rPr>
              <w:t>el dolo</w:t>
            </w:r>
            <w:r>
              <w:rPr>
                <w:b/>
                <w:sz w:val="24"/>
                <w:lang w:val="en-US"/>
              </w:rPr>
              <w:t>r</w:t>
            </w:r>
          </w:p>
          <w:p>
            <w:pPr>
              <w:pStyle w:val="Normal1"/>
              <w:spacing w:lineRule="auto" w:line="240"/>
              <w:ind w:start="489" w:end="0"/>
              <w:rPr/>
            </w:pPr>
            <w:r>
              <w:rPr>
                <w:sz w:val="24"/>
                <w:lang w:val="en-US"/>
              </w:rPr>
              <w:t>el me</w:t>
            </w:r>
            <w:r>
              <w:rPr>
                <w:b/>
                <w:sz w:val="24"/>
                <w:lang w:val="en-US"/>
              </w:rPr>
              <w:t>s</w:t>
            </w:r>
          </w:p>
          <w:p>
            <w:pPr>
              <w:pStyle w:val="Normal1"/>
              <w:spacing w:lineRule="auto" w:line="240"/>
              <w:ind w:start="474" w:end="0"/>
              <w:rPr>
                <w:b/>
                <w:sz w:val="24"/>
              </w:rPr>
            </w:pPr>
            <w:r>
              <w:rPr>
                <w:sz w:val="24"/>
                <w:lang w:val="en-US"/>
              </w:rPr>
              <w:t>el</w:t>
            </w:r>
            <w:r>
              <w:rPr>
                <w:sz w:val="24"/>
              </w:rPr>
              <w:t xml:space="preserve"> </w:t>
            </w:r>
            <w:r>
              <w:rPr>
                <w:sz w:val="24"/>
                <w:lang w:val="en-US"/>
              </w:rPr>
              <w:t>vieme</w:t>
            </w:r>
            <w:r>
              <w:rPr>
                <w:b/>
                <w:sz w:val="24"/>
                <w:lang w:val="en-US"/>
              </w:rPr>
              <w:t>s</w:t>
            </w:r>
          </w:p>
          <w:p>
            <w:pPr>
              <w:pStyle w:val="Normal1"/>
              <w:rPr>
                <w:b/>
                <w:sz w:val="24"/>
              </w:rPr>
            </w:pPr>
            <w:r>
              <w:rPr>
                <w:b/>
                <w:sz w:val="24"/>
              </w:rPr>
            </w:r>
          </w:p>
        </w:tc>
        <w:tc>
          <w:tcPr>
            <w:tcW w:w="2552" w:type="dxa"/>
            <w:tcBorders/>
          </w:tcPr>
          <w:p>
            <w:pPr>
              <w:pStyle w:val="Normal1"/>
              <w:spacing w:lineRule="auto" w:line="240"/>
              <w:rPr>
                <w:sz w:val="24"/>
              </w:rPr>
            </w:pPr>
            <w:r>
              <w:rPr>
                <w:sz w:val="24"/>
              </w:rPr>
              <w:t xml:space="preserve">— </w:t>
            </w:r>
            <w:r>
              <w:rPr>
                <w:sz w:val="24"/>
              </w:rPr>
              <w:t>боль</w:t>
            </w:r>
          </w:p>
          <w:p>
            <w:pPr>
              <w:pStyle w:val="Normal1"/>
              <w:spacing w:lineRule="auto" w:line="240"/>
              <w:rPr>
                <w:sz w:val="24"/>
              </w:rPr>
            </w:pPr>
            <w:r>
              <w:rPr>
                <w:sz w:val="24"/>
              </w:rPr>
              <w:t xml:space="preserve">— </w:t>
            </w:r>
            <w:r>
              <w:rPr>
                <w:sz w:val="24"/>
              </w:rPr>
              <w:t>месяц</w:t>
            </w:r>
          </w:p>
          <w:p>
            <w:pPr>
              <w:pStyle w:val="Normal1"/>
              <w:spacing w:lineRule="auto" w:line="240"/>
              <w:rPr>
                <w:sz w:val="24"/>
              </w:rPr>
            </w:pPr>
            <w:r>
              <w:rPr>
                <w:sz w:val="24"/>
              </w:rPr>
              <w:t xml:space="preserve">— </w:t>
            </w:r>
            <w:r>
              <w:rPr>
                <w:sz w:val="24"/>
              </w:rPr>
              <w:t>пятница и т.д.</w:t>
            </w:r>
          </w:p>
          <w:p>
            <w:pPr>
              <w:pStyle w:val="Normal1"/>
              <w:rPr>
                <w:sz w:val="24"/>
              </w:rPr>
            </w:pPr>
            <w:r>
              <w:rPr>
                <w:sz w:val="24"/>
              </w:rPr>
            </w:r>
          </w:p>
        </w:tc>
      </w:tr>
    </w:tbl>
    <w:p>
      <w:pPr>
        <w:pStyle w:val="Normal1"/>
        <w:spacing w:lineRule="auto" w:line="240"/>
        <w:ind w:firstLine="284" w:end="0"/>
        <w:rPr/>
      </w:pPr>
      <w:r>
        <w:rPr>
          <w:i/>
        </w:rPr>
        <w:t>Примечание</w:t>
      </w:r>
      <w:r>
        <w:rPr/>
        <w:t>. Это правило имеет исключения. Словами женского рода являют</w:t>
        <w:softHyphen/>
        <w:t>ся следующие наиболее употребительные существительные, оканчивающиеся на:</w:t>
      </w:r>
    </w:p>
    <w:p>
      <w:pPr>
        <w:pStyle w:val="Normal1"/>
        <w:spacing w:lineRule="auto" w:line="240"/>
        <w:ind w:firstLine="284" w:end="0"/>
        <w:rPr/>
      </w:pPr>
      <w:r>
        <w:rPr>
          <w:b/>
          <w:lang w:val="en-US"/>
        </w:rPr>
        <w:t>-</w:t>
      </w:r>
      <w:r>
        <w:rPr>
          <w:b/>
        </w:rPr>
        <w:t>е</w:t>
      </w:r>
      <w:r>
        <w:rPr>
          <w:lang w:val="en-US"/>
        </w:rPr>
        <w:t xml:space="preserve"> — ave, base, catástrofe, clase, clave, costumbre, cumbre, fase, fiebre, fuente, hambre, leche, legumbre, lumbre, llave, madre, mente, rnuchedumbre, muerte, nave, nieve, noche, nube, parte, peste, pirámide, serpiente, sangre, serie, suerte, superficie, tarde, torre </w:t>
      </w:r>
      <w:r>
        <w:rPr/>
        <w:t>и</w:t>
      </w:r>
      <w:r>
        <w:rPr>
          <w:lang w:val="en-US"/>
        </w:rPr>
        <w:t xml:space="preserve"> </w:t>
      </w:r>
      <w:r>
        <w:rPr/>
        <w:t>др</w:t>
      </w:r>
      <w:r>
        <w:rPr>
          <w:lang w:val="en-US"/>
        </w:rPr>
        <w:t>.;</w:t>
      </w:r>
    </w:p>
    <w:p>
      <w:pPr>
        <w:pStyle w:val="Normal1"/>
        <w:spacing w:lineRule="auto" w:line="240"/>
        <w:ind w:firstLine="284" w:end="0"/>
        <w:rPr>
          <w:b/>
          <w:lang w:val="en-US"/>
        </w:rPr>
      </w:pPr>
      <w:r>
        <w:rPr>
          <w:b/>
          <w:lang w:val="en-US"/>
        </w:rPr>
      </w:r>
    </w:p>
    <w:tbl>
      <w:tblPr>
        <w:tblW w:w="5805" w:type="dxa"/>
        <w:jc w:val="start"/>
        <w:tblInd w:w="216" w:type="dxa"/>
        <w:tblLayout w:type="fixed"/>
        <w:tblCellMar>
          <w:top w:w="0" w:type="dxa"/>
          <w:start w:w="108" w:type="dxa"/>
          <w:bottom w:w="0" w:type="dxa"/>
          <w:end w:w="108" w:type="dxa"/>
        </w:tblCellMar>
      </w:tblPr>
      <w:tblGrid>
        <w:gridCol w:w="960"/>
        <w:gridCol w:w="4845"/>
      </w:tblGrid>
      <w:tr>
        <w:trPr>
          <w:trHeight w:val="1560" w:hRule="atLeast"/>
        </w:trPr>
        <w:tc>
          <w:tcPr>
            <w:tcW w:w="960" w:type="dxa"/>
            <w:tcBorders/>
          </w:tcPr>
          <w:p>
            <w:pPr>
              <w:pStyle w:val="Normal1"/>
              <w:spacing w:lineRule="auto" w:line="240"/>
              <w:ind w:firstLine="284" w:end="0"/>
              <w:rPr>
                <w:b/>
                <w:lang w:val="en-US"/>
              </w:rPr>
            </w:pPr>
            <w:r>
              <w:rPr>
                <w:b/>
                <w:lang w:val="en-US"/>
              </w:rPr>
              <w:t>-i</w:t>
            </w:r>
          </w:p>
          <w:p>
            <w:pPr>
              <w:pStyle w:val="Normal1"/>
              <w:spacing w:lineRule="auto" w:line="240"/>
              <w:ind w:firstLine="284" w:end="0"/>
              <w:rPr>
                <w:b/>
                <w:lang w:val="en-US"/>
              </w:rPr>
            </w:pPr>
            <w:r>
              <w:rPr>
                <w:b/>
                <w:lang w:val="en-US"/>
              </w:rPr>
              <w:t>-u</w:t>
            </w:r>
          </w:p>
          <w:p>
            <w:pPr>
              <w:pStyle w:val="Normal1"/>
              <w:spacing w:lineRule="auto" w:line="240"/>
              <w:ind w:firstLine="284" w:end="0"/>
              <w:rPr>
                <w:b/>
                <w:lang w:val="en-US"/>
              </w:rPr>
            </w:pPr>
            <w:r>
              <w:rPr>
                <w:b/>
                <w:lang w:val="en-US"/>
              </w:rPr>
              <w:t>-l</w:t>
            </w:r>
          </w:p>
          <w:p>
            <w:pPr>
              <w:pStyle w:val="Normal1"/>
              <w:spacing w:lineRule="auto" w:line="240"/>
              <w:ind w:firstLine="284" w:end="0"/>
              <w:rPr>
                <w:b/>
                <w:lang w:val="en-US"/>
              </w:rPr>
            </w:pPr>
            <w:r>
              <w:rPr>
                <w:b/>
                <w:lang w:val="en-US"/>
              </w:rPr>
              <w:t>-n</w:t>
            </w:r>
          </w:p>
          <w:p>
            <w:pPr>
              <w:pStyle w:val="Normal1"/>
              <w:spacing w:lineRule="auto" w:line="240"/>
              <w:ind w:firstLine="284" w:end="0"/>
              <w:rPr>
                <w:b/>
                <w:lang w:val="en-US"/>
              </w:rPr>
            </w:pPr>
            <w:r>
              <w:rPr>
                <w:b/>
                <w:lang w:val="en-US"/>
              </w:rPr>
              <w:t>-r</w:t>
            </w:r>
          </w:p>
          <w:p>
            <w:pPr>
              <w:pStyle w:val="Normal1"/>
              <w:spacing w:lineRule="auto" w:line="240"/>
              <w:ind w:firstLine="284" w:end="0"/>
              <w:rPr>
                <w:b/>
                <w:lang w:val="en-US"/>
              </w:rPr>
            </w:pPr>
            <w:r>
              <w:rPr>
                <w:b/>
                <w:lang w:val="en-US"/>
              </w:rPr>
              <w:t>-s</w:t>
            </w:r>
          </w:p>
          <w:p>
            <w:pPr>
              <w:pStyle w:val="Normal1"/>
              <w:rPr>
                <w:b/>
                <w:lang w:val="en-US"/>
              </w:rPr>
            </w:pPr>
            <w:r>
              <w:rPr>
                <w:b/>
                <w:lang w:val="en-US"/>
              </w:rPr>
            </w:r>
          </w:p>
        </w:tc>
        <w:tc>
          <w:tcPr>
            <w:tcW w:w="4845" w:type="dxa"/>
            <w:tcBorders/>
          </w:tcPr>
          <w:p>
            <w:pPr>
              <w:pStyle w:val="Normal1"/>
              <w:spacing w:lineRule="auto" w:line="240"/>
              <w:rPr/>
            </w:pPr>
            <w:r>
              <w:rPr>
                <w:lang w:val="en-US"/>
              </w:rPr>
              <w:t xml:space="preserve">— </w:t>
            </w:r>
            <w:r>
              <w:rPr>
                <w:lang w:val="en-US"/>
              </w:rPr>
              <w:t xml:space="preserve">metrópoli </w:t>
            </w:r>
            <w:r>
              <w:rPr/>
              <w:t>и</w:t>
            </w:r>
            <w:r>
              <w:rPr>
                <w:lang w:val="en-US"/>
              </w:rPr>
              <w:t xml:space="preserve"> </w:t>
            </w:r>
            <w:r>
              <w:rPr/>
              <w:t>др</w:t>
            </w:r>
            <w:r>
              <w:rPr>
                <w:lang w:val="en-US"/>
              </w:rPr>
              <w:t>.;</w:t>
            </w:r>
          </w:p>
          <w:p>
            <w:pPr>
              <w:pStyle w:val="Normal1"/>
              <w:spacing w:lineRule="auto" w:line="240"/>
              <w:rPr>
                <w:lang w:val="en-US"/>
              </w:rPr>
            </w:pPr>
            <w:r>
              <w:rPr>
                <w:lang w:val="en-US"/>
              </w:rPr>
              <w:t xml:space="preserve">— </w:t>
            </w:r>
            <w:r>
              <w:rPr>
                <w:lang w:val="en-US"/>
              </w:rPr>
              <w:t>tribu;</w:t>
            </w:r>
          </w:p>
          <w:p>
            <w:pPr>
              <w:pStyle w:val="Normal1"/>
              <w:spacing w:lineRule="auto" w:line="240"/>
              <w:rPr/>
            </w:pPr>
            <w:r>
              <w:rPr>
                <w:lang w:val="en-US"/>
              </w:rPr>
              <w:t xml:space="preserve">— </w:t>
            </w:r>
            <w:r>
              <w:rPr>
                <w:lang w:val="en-US"/>
              </w:rPr>
              <w:t xml:space="preserve">cal, cárcel, col, miel, sal, señal </w:t>
            </w:r>
            <w:r>
              <w:rPr/>
              <w:t>и</w:t>
            </w:r>
            <w:r>
              <w:rPr>
                <w:lang w:val="en-US"/>
              </w:rPr>
              <w:t xml:space="preserve"> </w:t>
            </w:r>
            <w:r>
              <w:rPr/>
              <w:t>др</w:t>
            </w:r>
            <w:r>
              <w:rPr>
                <w:lang w:val="en-US"/>
              </w:rPr>
              <w:t>.;</w:t>
            </w:r>
          </w:p>
          <w:p>
            <w:pPr>
              <w:pStyle w:val="Normal1"/>
              <w:spacing w:lineRule="auto" w:line="240"/>
              <w:rPr/>
            </w:pPr>
            <w:r>
              <w:rPr>
                <w:lang w:val="en-US"/>
              </w:rPr>
              <w:t xml:space="preserve">— </w:t>
            </w:r>
            <w:r>
              <w:rPr>
                <w:lang w:val="en-US"/>
              </w:rPr>
              <w:t xml:space="preserve">imagen, desazón, razón, sinrazón </w:t>
            </w:r>
            <w:r>
              <w:rPr/>
              <w:t>и</w:t>
            </w:r>
            <w:r>
              <w:rPr>
                <w:lang w:val="en-US"/>
              </w:rPr>
              <w:t xml:space="preserve"> </w:t>
            </w:r>
            <w:r>
              <w:rPr/>
              <w:t>др</w:t>
            </w:r>
            <w:r>
              <w:rPr>
                <w:lang w:val="en-US"/>
              </w:rPr>
              <w:t>.;</w:t>
            </w:r>
          </w:p>
          <w:p>
            <w:pPr>
              <w:pStyle w:val="Normal1"/>
              <w:spacing w:lineRule="auto" w:line="240"/>
              <w:rPr/>
            </w:pPr>
            <w:r>
              <w:rPr>
                <w:lang w:val="en-US"/>
              </w:rPr>
              <w:t xml:space="preserve">— </w:t>
            </w:r>
            <w:r>
              <w:rPr>
                <w:lang w:val="en-US"/>
              </w:rPr>
              <w:t xml:space="preserve">flor, labor, mujer </w:t>
            </w:r>
            <w:r>
              <w:rPr/>
              <w:t>и</w:t>
            </w:r>
            <w:r>
              <w:rPr>
                <w:lang w:val="en-US"/>
              </w:rPr>
              <w:t xml:space="preserve"> </w:t>
            </w:r>
            <w:r>
              <w:rPr/>
              <w:t>др</w:t>
            </w:r>
            <w:r>
              <w:rPr>
                <w:lang w:val="en-US"/>
              </w:rPr>
              <w:t>.;</w:t>
            </w:r>
          </w:p>
          <w:p>
            <w:pPr>
              <w:pStyle w:val="Normal1"/>
              <w:spacing w:lineRule="auto" w:line="240"/>
              <w:rPr>
                <w:lang w:val="en-US"/>
              </w:rPr>
            </w:pPr>
            <w:r>
              <w:rPr>
                <w:lang w:val="en-US"/>
              </w:rPr>
              <w:t xml:space="preserve">— </w:t>
            </w:r>
            <w:r>
              <w:rPr>
                <w:lang w:val="en-US"/>
              </w:rPr>
              <w:t>crisis, elipsis, hipotesis, res, síntesis, tesis, tisis, tos.</w:t>
            </w:r>
          </w:p>
          <w:p>
            <w:pPr>
              <w:pStyle w:val="Normal1"/>
              <w:rPr>
                <w:b/>
                <w:lang w:val="en-US"/>
              </w:rPr>
            </w:pPr>
            <w:r>
              <w:rPr>
                <w:b/>
                <w:lang w:val="en-US"/>
              </w:rPr>
            </w:r>
          </w:p>
        </w:tc>
      </w:tr>
    </w:tbl>
    <w:p>
      <w:pPr>
        <w:pStyle w:val="Normal1"/>
        <w:spacing w:lineRule="auto" w:line="240"/>
        <w:ind w:firstLine="284" w:end="0"/>
        <w:rPr>
          <w:sz w:val="24"/>
        </w:rPr>
      </w:pPr>
      <w:r>
        <w:rPr>
          <w:sz w:val="24"/>
        </w:rPr>
        <w:t>3. Словами женского рода является большинство существитель</w:t>
        <w:softHyphen/>
        <w:t>ных, которые оканчиваются на:</w:t>
      </w:r>
    </w:p>
    <w:p>
      <w:pPr>
        <w:pStyle w:val="Normal1"/>
        <w:spacing w:lineRule="auto" w:line="240"/>
        <w:ind w:firstLine="284" w:end="0"/>
        <w:rPr>
          <w:b/>
          <w:sz w:val="24"/>
        </w:rPr>
      </w:pPr>
      <w:r>
        <w:rPr>
          <w:b/>
          <w:sz w:val="24"/>
        </w:rPr>
      </w:r>
    </w:p>
    <w:tbl>
      <w:tblPr>
        <w:tblW w:w="6600" w:type="dxa"/>
        <w:jc w:val="start"/>
        <w:tblInd w:w="216" w:type="dxa"/>
        <w:tblLayout w:type="fixed"/>
        <w:tblCellMar>
          <w:top w:w="0" w:type="dxa"/>
          <w:start w:w="108" w:type="dxa"/>
          <w:bottom w:w="0" w:type="dxa"/>
          <w:end w:w="108" w:type="dxa"/>
        </w:tblCellMar>
      </w:tblPr>
      <w:tblGrid>
        <w:gridCol w:w="1452"/>
        <w:gridCol w:w="2126"/>
        <w:gridCol w:w="3022"/>
      </w:tblGrid>
      <w:tr>
        <w:trPr>
          <w:trHeight w:val="2430" w:hRule="atLeast"/>
        </w:trPr>
        <w:tc>
          <w:tcPr>
            <w:tcW w:w="1452" w:type="dxa"/>
            <w:tcBorders/>
          </w:tcPr>
          <w:p>
            <w:pPr>
              <w:pStyle w:val="Normal1"/>
              <w:spacing w:lineRule="auto" w:line="240"/>
              <w:ind w:firstLine="284" w:end="0"/>
              <w:rPr>
                <w:b/>
                <w:sz w:val="24"/>
                <w:lang w:val="en-US"/>
              </w:rPr>
            </w:pPr>
            <w:r>
              <w:rPr>
                <w:b/>
                <w:sz w:val="24"/>
                <w:lang w:val="en-US"/>
              </w:rPr>
              <w:t>-(i) ón</w:t>
            </w:r>
          </w:p>
          <w:p>
            <w:pPr>
              <w:pStyle w:val="Normal1"/>
              <w:spacing w:lineRule="auto" w:line="240"/>
              <w:ind w:firstLine="284" w:end="0"/>
              <w:rPr>
                <w:b/>
                <w:sz w:val="24"/>
                <w:lang w:val="en-US"/>
              </w:rPr>
            </w:pPr>
            <w:r>
              <w:rPr>
                <w:b/>
                <w:sz w:val="24"/>
                <w:lang w:val="en-US"/>
              </w:rPr>
            </w:r>
          </w:p>
          <w:p>
            <w:pPr>
              <w:pStyle w:val="Normal1"/>
              <w:spacing w:lineRule="auto" w:line="240"/>
              <w:ind w:firstLine="284" w:end="0"/>
              <w:rPr>
                <w:sz w:val="24"/>
                <w:lang w:val="en-US"/>
              </w:rPr>
            </w:pPr>
            <w:r>
              <w:rPr>
                <w:sz w:val="24"/>
                <w:lang w:val="en-US"/>
              </w:rPr>
            </w:r>
          </w:p>
          <w:p>
            <w:pPr>
              <w:pStyle w:val="Normal1"/>
              <w:spacing w:lineRule="auto" w:line="240"/>
              <w:ind w:firstLine="284" w:end="0"/>
              <w:rPr>
                <w:b/>
                <w:sz w:val="24"/>
                <w:lang w:val="en-US"/>
              </w:rPr>
            </w:pPr>
            <w:r>
              <w:rPr>
                <w:b/>
                <w:sz w:val="24"/>
                <w:lang w:val="en-US"/>
              </w:rPr>
              <w:t>-d</w:t>
            </w:r>
          </w:p>
          <w:p>
            <w:pPr>
              <w:pStyle w:val="Normal1"/>
              <w:spacing w:lineRule="auto" w:line="240"/>
              <w:ind w:firstLine="284" w:end="0"/>
              <w:rPr>
                <w:b/>
                <w:sz w:val="24"/>
                <w:lang w:val="en-US"/>
              </w:rPr>
            </w:pPr>
            <w:r>
              <w:rPr>
                <w:b/>
                <w:sz w:val="24"/>
                <w:lang w:val="en-US"/>
              </w:rPr>
            </w:r>
          </w:p>
          <w:p>
            <w:pPr>
              <w:pStyle w:val="Normal1"/>
              <w:spacing w:lineRule="auto" w:line="240"/>
              <w:ind w:firstLine="284" w:end="0"/>
              <w:rPr>
                <w:sz w:val="24"/>
                <w:lang w:val="en-US"/>
              </w:rPr>
            </w:pPr>
            <w:r>
              <w:rPr>
                <w:sz w:val="24"/>
                <w:lang w:val="en-US"/>
              </w:rPr>
            </w:r>
          </w:p>
          <w:p>
            <w:pPr>
              <w:pStyle w:val="Normal1"/>
              <w:spacing w:lineRule="auto" w:line="240"/>
              <w:ind w:firstLine="284" w:end="0"/>
              <w:rPr>
                <w:b/>
                <w:sz w:val="24"/>
                <w:lang w:val="en-US"/>
              </w:rPr>
            </w:pPr>
            <w:r>
              <w:rPr>
                <w:b/>
                <w:sz w:val="24"/>
                <w:lang w:val="en-US"/>
              </w:rPr>
              <w:t>-z</w:t>
            </w:r>
          </w:p>
          <w:p>
            <w:pPr>
              <w:pStyle w:val="Normal1"/>
              <w:spacing w:lineRule="auto" w:line="240"/>
              <w:ind w:firstLine="284" w:end="0"/>
              <w:rPr>
                <w:b/>
                <w:sz w:val="24"/>
                <w:lang w:val="en-US"/>
              </w:rPr>
            </w:pPr>
            <w:r>
              <w:rPr>
                <w:b/>
                <w:sz w:val="24"/>
                <w:lang w:val="en-US"/>
              </w:rPr>
            </w:r>
          </w:p>
          <w:p>
            <w:pPr>
              <w:pStyle w:val="FR5"/>
              <w:jc w:val="both"/>
              <w:rPr>
                <w:b/>
                <w:sz w:val="24"/>
                <w:lang w:val="en-US"/>
              </w:rPr>
            </w:pPr>
            <w:r>
              <w:rPr>
                <w:b/>
                <w:sz w:val="24"/>
                <w:lang w:val="en-US"/>
              </w:rPr>
            </w:r>
          </w:p>
        </w:tc>
        <w:tc>
          <w:tcPr>
            <w:tcW w:w="2126" w:type="dxa"/>
            <w:tcBorders/>
          </w:tcPr>
          <w:p>
            <w:pPr>
              <w:pStyle w:val="Normal1"/>
              <w:spacing w:lineRule="auto" w:line="240"/>
              <w:rPr/>
            </w:pPr>
            <w:r>
              <w:rPr>
                <w:sz w:val="24"/>
                <w:lang w:val="en-US"/>
              </w:rPr>
              <w:t>la un</w:t>
            </w:r>
            <w:r>
              <w:rPr>
                <w:b/>
                <w:bCs/>
                <w:sz w:val="24"/>
                <w:lang w:val="en-US"/>
              </w:rPr>
              <w:t>ión</w:t>
            </w:r>
          </w:p>
          <w:p>
            <w:pPr>
              <w:pStyle w:val="Normal1"/>
              <w:spacing w:lineRule="auto" w:line="240"/>
              <w:rPr/>
            </w:pPr>
            <w:r>
              <w:rPr>
                <w:sz w:val="24"/>
                <w:lang w:val="en-US"/>
              </w:rPr>
              <w:t>la lecc</w:t>
            </w:r>
            <w:r>
              <w:rPr>
                <w:b/>
                <w:bCs/>
                <w:sz w:val="24"/>
                <w:lang w:val="en-US"/>
              </w:rPr>
              <w:t>ión</w:t>
            </w:r>
          </w:p>
          <w:p>
            <w:pPr>
              <w:pStyle w:val="Normal1"/>
              <w:spacing w:lineRule="auto" w:line="240"/>
              <w:rPr/>
            </w:pPr>
            <w:r>
              <w:rPr>
                <w:sz w:val="24"/>
                <w:lang w:val="en-US"/>
              </w:rPr>
              <w:t>la celebrac</w:t>
            </w:r>
            <w:r>
              <w:rPr>
                <w:b/>
                <w:bCs/>
                <w:sz w:val="24"/>
                <w:lang w:val="en-US"/>
              </w:rPr>
              <w:t>ión</w:t>
            </w:r>
          </w:p>
          <w:p>
            <w:pPr>
              <w:pStyle w:val="Normal1"/>
              <w:spacing w:lineRule="auto" w:line="240"/>
              <w:rPr/>
            </w:pPr>
            <w:r>
              <w:rPr>
                <w:sz w:val="24"/>
                <w:lang w:val="en-US"/>
              </w:rPr>
              <w:t>la pare</w:t>
            </w:r>
            <w:r>
              <w:rPr>
                <w:b/>
                <w:bCs/>
                <w:sz w:val="24"/>
                <w:lang w:val="en-US"/>
              </w:rPr>
              <w:t>d</w:t>
            </w:r>
          </w:p>
          <w:p>
            <w:pPr>
              <w:pStyle w:val="Normal1"/>
              <w:spacing w:lineRule="auto" w:line="240"/>
              <w:rPr/>
            </w:pPr>
            <w:r>
              <w:rPr>
                <w:sz w:val="24"/>
                <w:lang w:val="en-US"/>
              </w:rPr>
              <w:t>la verda</w:t>
            </w:r>
            <w:r>
              <w:rPr>
                <w:b/>
                <w:bCs/>
                <w:sz w:val="24"/>
                <w:lang w:val="en-US"/>
              </w:rPr>
              <w:t>d</w:t>
            </w:r>
          </w:p>
          <w:p>
            <w:pPr>
              <w:pStyle w:val="Normal1"/>
              <w:spacing w:lineRule="auto" w:line="240"/>
              <w:rPr/>
            </w:pPr>
            <w:r>
              <w:rPr>
                <w:sz w:val="24"/>
                <w:lang w:val="en-US"/>
              </w:rPr>
              <w:t>la salu</w:t>
            </w:r>
            <w:r>
              <w:rPr>
                <w:b/>
                <w:bCs/>
                <w:sz w:val="24"/>
                <w:lang w:val="en-US"/>
              </w:rPr>
              <w:t>d</w:t>
            </w:r>
          </w:p>
          <w:p>
            <w:pPr>
              <w:pStyle w:val="Normal1"/>
              <w:spacing w:lineRule="auto" w:line="240"/>
              <w:rPr/>
            </w:pPr>
            <w:r>
              <w:rPr>
                <w:sz w:val="24"/>
                <w:lang w:val="en-US"/>
              </w:rPr>
              <w:t>la pa</w:t>
            </w:r>
            <w:r>
              <w:rPr>
                <w:b/>
                <w:bCs/>
                <w:sz w:val="24"/>
                <w:lang w:val="en-US"/>
              </w:rPr>
              <w:t>z</w:t>
            </w:r>
          </w:p>
          <w:p>
            <w:pPr>
              <w:pStyle w:val="Normal1"/>
              <w:spacing w:lineRule="auto" w:line="240"/>
              <w:rPr/>
            </w:pPr>
            <w:r>
              <w:rPr>
                <w:sz w:val="24"/>
                <w:lang w:val="en-US"/>
              </w:rPr>
              <w:t>la vo</w:t>
            </w:r>
            <w:r>
              <w:rPr>
                <w:b/>
                <w:bCs/>
                <w:sz w:val="24"/>
                <w:lang w:val="en-US"/>
              </w:rPr>
              <w:t>z</w:t>
            </w:r>
          </w:p>
          <w:p>
            <w:pPr>
              <w:pStyle w:val="FR5"/>
              <w:jc w:val="both"/>
              <w:rPr>
                <w:b/>
                <w:bCs/>
                <w:sz w:val="24"/>
                <w:lang w:val="en-US"/>
              </w:rPr>
            </w:pPr>
            <w:r>
              <w:rPr>
                <w:b/>
                <w:bCs/>
                <w:sz w:val="24"/>
                <w:lang w:val="en-US"/>
              </w:rPr>
            </w:r>
          </w:p>
        </w:tc>
        <w:tc>
          <w:tcPr>
            <w:tcW w:w="3022" w:type="dxa"/>
            <w:tcBorders/>
          </w:tcPr>
          <w:p>
            <w:pPr>
              <w:pStyle w:val="Normal1"/>
              <w:spacing w:lineRule="auto" w:line="240"/>
              <w:rPr/>
            </w:pPr>
            <w:r>
              <w:rPr>
                <w:sz w:val="24"/>
                <w:lang w:val="en-US"/>
              </w:rPr>
              <w:t xml:space="preserve">— </w:t>
            </w:r>
            <w:r>
              <w:rPr>
                <w:sz w:val="24"/>
              </w:rPr>
              <w:t>союз</w:t>
            </w:r>
            <w:r>
              <w:rPr>
                <w:sz w:val="24"/>
                <w:lang w:val="en-US"/>
              </w:rPr>
              <w:t xml:space="preserve"> </w:t>
            </w:r>
          </w:p>
          <w:p>
            <w:pPr>
              <w:pStyle w:val="Normal1"/>
              <w:spacing w:lineRule="auto" w:line="240"/>
              <w:rPr>
                <w:sz w:val="24"/>
              </w:rPr>
            </w:pPr>
            <w:r>
              <w:rPr>
                <w:sz w:val="24"/>
              </w:rPr>
              <w:t xml:space="preserve">— </w:t>
            </w:r>
            <w:r>
              <w:rPr>
                <w:sz w:val="24"/>
              </w:rPr>
              <w:t xml:space="preserve">урок </w:t>
            </w:r>
          </w:p>
          <w:p>
            <w:pPr>
              <w:pStyle w:val="Normal1"/>
              <w:spacing w:lineRule="auto" w:line="240"/>
              <w:rPr>
                <w:sz w:val="24"/>
              </w:rPr>
            </w:pPr>
            <w:r>
              <w:rPr>
                <w:sz w:val="24"/>
              </w:rPr>
              <w:t xml:space="preserve">— </w:t>
            </w:r>
            <w:r>
              <w:rPr>
                <w:sz w:val="24"/>
              </w:rPr>
              <w:t>празднование</w:t>
            </w:r>
          </w:p>
          <w:p>
            <w:pPr>
              <w:pStyle w:val="Normal1"/>
              <w:spacing w:lineRule="auto" w:line="240"/>
              <w:rPr>
                <w:sz w:val="24"/>
              </w:rPr>
            </w:pPr>
            <w:r>
              <w:rPr>
                <w:sz w:val="24"/>
              </w:rPr>
              <w:t xml:space="preserve">— </w:t>
            </w:r>
            <w:r>
              <w:rPr>
                <w:sz w:val="24"/>
              </w:rPr>
              <w:t xml:space="preserve">стена </w:t>
            </w:r>
          </w:p>
          <w:p>
            <w:pPr>
              <w:pStyle w:val="Normal1"/>
              <w:spacing w:lineRule="auto" w:line="240"/>
              <w:rPr>
                <w:sz w:val="24"/>
              </w:rPr>
            </w:pPr>
            <w:r>
              <w:rPr>
                <w:sz w:val="24"/>
              </w:rPr>
              <w:t xml:space="preserve">— </w:t>
            </w:r>
            <w:r>
              <w:rPr>
                <w:sz w:val="24"/>
              </w:rPr>
              <w:t xml:space="preserve">правда </w:t>
            </w:r>
          </w:p>
          <w:p>
            <w:pPr>
              <w:pStyle w:val="Normal1"/>
              <w:spacing w:lineRule="auto" w:line="240"/>
              <w:rPr>
                <w:sz w:val="24"/>
              </w:rPr>
            </w:pPr>
            <w:r>
              <w:rPr>
                <w:sz w:val="24"/>
              </w:rPr>
              <w:t xml:space="preserve">— </w:t>
            </w:r>
            <w:r>
              <w:rPr>
                <w:sz w:val="24"/>
              </w:rPr>
              <w:t>здоровье</w:t>
            </w:r>
          </w:p>
          <w:p>
            <w:pPr>
              <w:pStyle w:val="Normal1"/>
              <w:spacing w:lineRule="auto" w:line="240"/>
              <w:rPr>
                <w:sz w:val="24"/>
              </w:rPr>
            </w:pPr>
            <w:r>
              <w:rPr>
                <w:sz w:val="24"/>
              </w:rPr>
              <w:t xml:space="preserve">— </w:t>
            </w:r>
            <w:r>
              <w:rPr>
                <w:sz w:val="24"/>
              </w:rPr>
              <w:t xml:space="preserve">мир </w:t>
            </w:r>
          </w:p>
          <w:p>
            <w:pPr>
              <w:pStyle w:val="Normal1"/>
              <w:spacing w:lineRule="auto" w:line="240"/>
              <w:rPr>
                <w:sz w:val="24"/>
              </w:rPr>
            </w:pPr>
            <w:r>
              <w:rPr>
                <w:sz w:val="24"/>
              </w:rPr>
              <w:t xml:space="preserve">— </w:t>
            </w:r>
            <w:r>
              <w:rPr>
                <w:sz w:val="24"/>
              </w:rPr>
              <w:t>голос</w:t>
            </w:r>
          </w:p>
          <w:p>
            <w:pPr>
              <w:pStyle w:val="FR5"/>
              <w:jc w:val="both"/>
              <w:rPr>
                <w:b/>
                <w:sz w:val="24"/>
              </w:rPr>
            </w:pPr>
            <w:r>
              <w:rPr>
                <w:b/>
                <w:sz w:val="24"/>
              </w:rPr>
            </w:r>
          </w:p>
        </w:tc>
      </w:tr>
    </w:tbl>
    <w:p>
      <w:pPr>
        <w:pStyle w:val="FR5"/>
        <w:ind w:firstLine="284" w:end="0"/>
        <w:jc w:val="both"/>
        <w:rPr/>
      </w:pPr>
      <w:r>
        <w:rPr>
          <w:rFonts w:cs="Times New Roman" w:ascii="Times New Roman" w:hAnsi="Times New Roman"/>
          <w:i/>
          <w:sz w:val="20"/>
        </w:rPr>
        <w:t>Примечание</w:t>
      </w:r>
      <w:r>
        <w:rPr>
          <w:rFonts w:cs="Times New Roman" w:ascii="Times New Roman" w:hAnsi="Times New Roman"/>
          <w:sz w:val="20"/>
        </w:rPr>
        <w:t>. К исключениям из этого правила относятся следующие наиболее употребительные имена существительные мужского рода, оканчивающиеся на:</w:t>
      </w:r>
    </w:p>
    <w:p>
      <w:pPr>
        <w:pStyle w:val="FR5"/>
        <w:ind w:firstLine="284" w:end="0"/>
        <w:jc w:val="both"/>
        <w:rPr/>
      </w:pPr>
      <w:r>
        <w:rPr>
          <w:rFonts w:cs="Times New Roman" w:ascii="Times New Roman" w:hAnsi="Times New Roman"/>
          <w:b/>
          <w:sz w:val="20"/>
        </w:rPr>
        <w:t>-</w:t>
      </w:r>
      <w:r>
        <w:rPr>
          <w:rFonts w:cs="Times New Roman" w:ascii="Times New Roman" w:hAnsi="Times New Roman"/>
          <w:b/>
          <w:sz w:val="20"/>
          <w:lang w:val="en-US"/>
        </w:rPr>
        <w:t>i</w:t>
      </w:r>
      <w:r>
        <w:rPr>
          <w:rFonts w:cs="Times New Roman" w:ascii="Times New Roman" w:hAnsi="Times New Roman"/>
          <w:b/>
          <w:sz w:val="20"/>
        </w:rPr>
        <w:t>ó</w:t>
      </w:r>
      <w:r>
        <w:rPr>
          <w:rFonts w:cs="Times New Roman" w:ascii="Times New Roman" w:hAnsi="Times New Roman"/>
          <w:b/>
          <w:sz w:val="20"/>
          <w:lang w:val="en-US"/>
        </w:rPr>
        <w:t>n</w:t>
      </w:r>
      <w:r>
        <w:rPr>
          <w:rFonts w:cs="Times New Roman" w:ascii="Times New Roman" w:hAnsi="Times New Roman"/>
          <w:sz w:val="20"/>
        </w:rPr>
        <w:t xml:space="preserve">   — </w:t>
      </w:r>
      <w:r>
        <w:rPr>
          <w:rFonts w:cs="Times New Roman" w:ascii="Times New Roman" w:hAnsi="Times New Roman"/>
          <w:sz w:val="20"/>
          <w:lang w:val="en-US"/>
        </w:rPr>
        <w:t>avi</w:t>
      </w:r>
      <w:r>
        <w:rPr>
          <w:rFonts w:cs="Times New Roman" w:ascii="Times New Roman" w:hAnsi="Times New Roman"/>
          <w:sz w:val="20"/>
        </w:rPr>
        <w:t>ó</w:t>
      </w:r>
      <w:r>
        <w:rPr>
          <w:rFonts w:cs="Times New Roman" w:ascii="Times New Roman" w:hAnsi="Times New Roman"/>
          <w:sz w:val="20"/>
          <w:lang w:val="en-US"/>
        </w:rPr>
        <w:t>n</w:t>
      </w:r>
      <w:r>
        <w:rPr>
          <w:rFonts w:cs="Times New Roman" w:ascii="Times New Roman" w:hAnsi="Times New Roman"/>
          <w:sz w:val="20"/>
        </w:rPr>
        <w:t xml:space="preserve">, </w:t>
      </w:r>
      <w:r>
        <w:rPr>
          <w:rFonts w:cs="Times New Roman" w:ascii="Times New Roman" w:hAnsi="Times New Roman"/>
          <w:sz w:val="20"/>
          <w:lang w:val="en-US"/>
        </w:rPr>
        <w:t>cami</w:t>
      </w:r>
      <w:r>
        <w:rPr>
          <w:rFonts w:cs="Times New Roman" w:ascii="Times New Roman" w:hAnsi="Times New Roman"/>
          <w:sz w:val="20"/>
        </w:rPr>
        <w:t>ó</w:t>
      </w:r>
      <w:r>
        <w:rPr>
          <w:rFonts w:cs="Times New Roman" w:ascii="Times New Roman" w:hAnsi="Times New Roman"/>
          <w:sz w:val="20"/>
          <w:lang w:val="en-US"/>
        </w:rPr>
        <w:t>n</w:t>
      </w:r>
      <w:r>
        <w:rPr>
          <w:rFonts w:cs="Times New Roman" w:ascii="Times New Roman" w:hAnsi="Times New Roman"/>
          <w:sz w:val="20"/>
        </w:rPr>
        <w:t xml:space="preserve">, </w:t>
      </w:r>
      <w:r>
        <w:rPr>
          <w:rFonts w:cs="Times New Roman" w:ascii="Times New Roman" w:hAnsi="Times New Roman"/>
          <w:sz w:val="20"/>
          <w:lang w:val="en-US"/>
        </w:rPr>
        <w:t>aluvi</w:t>
      </w:r>
      <w:r>
        <w:rPr>
          <w:rFonts w:cs="Times New Roman" w:ascii="Times New Roman" w:hAnsi="Times New Roman"/>
          <w:sz w:val="20"/>
        </w:rPr>
        <w:t>ó</w:t>
      </w:r>
      <w:r>
        <w:rPr>
          <w:rFonts w:cs="Times New Roman" w:ascii="Times New Roman" w:hAnsi="Times New Roman"/>
          <w:sz w:val="20"/>
          <w:lang w:val="en-US"/>
        </w:rPr>
        <w:t>n</w:t>
      </w:r>
      <w:r>
        <w:rPr>
          <w:rFonts w:cs="Times New Roman" w:ascii="Times New Roman" w:hAnsi="Times New Roman"/>
          <w:sz w:val="20"/>
        </w:rPr>
        <w:t xml:space="preserve">, </w:t>
      </w:r>
      <w:r>
        <w:rPr>
          <w:rFonts w:cs="Times New Roman" w:ascii="Times New Roman" w:hAnsi="Times New Roman"/>
          <w:sz w:val="20"/>
          <w:lang w:val="en-US"/>
        </w:rPr>
        <w:t>basti</w:t>
      </w:r>
      <w:r>
        <w:rPr>
          <w:rFonts w:cs="Times New Roman" w:ascii="Times New Roman" w:hAnsi="Times New Roman"/>
          <w:sz w:val="20"/>
        </w:rPr>
        <w:t>ó</w:t>
      </w:r>
      <w:r>
        <w:rPr>
          <w:rFonts w:cs="Times New Roman" w:ascii="Times New Roman" w:hAnsi="Times New Roman"/>
          <w:sz w:val="20"/>
          <w:lang w:val="en-US"/>
        </w:rPr>
        <w:t>n</w:t>
      </w:r>
      <w:r>
        <w:rPr>
          <w:rFonts w:cs="Times New Roman" w:ascii="Times New Roman" w:hAnsi="Times New Roman"/>
          <w:sz w:val="20"/>
        </w:rPr>
        <w:t xml:space="preserve">, </w:t>
      </w:r>
      <w:r>
        <w:rPr>
          <w:rFonts w:cs="Times New Roman" w:ascii="Times New Roman" w:hAnsi="Times New Roman"/>
          <w:sz w:val="20"/>
          <w:lang w:val="en-US"/>
        </w:rPr>
        <w:t>gorri</w:t>
      </w:r>
      <w:r>
        <w:rPr>
          <w:rFonts w:cs="Times New Roman" w:ascii="Times New Roman" w:hAnsi="Times New Roman"/>
          <w:sz w:val="20"/>
        </w:rPr>
        <w:t>ó</w:t>
      </w:r>
      <w:r>
        <w:rPr>
          <w:rFonts w:cs="Times New Roman" w:ascii="Times New Roman" w:hAnsi="Times New Roman"/>
          <w:sz w:val="20"/>
          <w:lang w:val="en-US"/>
        </w:rPr>
        <w:t>n</w:t>
      </w:r>
      <w:r>
        <w:rPr>
          <w:rFonts w:cs="Times New Roman" w:ascii="Times New Roman" w:hAnsi="Times New Roman"/>
          <w:sz w:val="20"/>
        </w:rPr>
        <w:t xml:space="preserve"> и др.;</w:t>
      </w:r>
    </w:p>
    <w:p>
      <w:pPr>
        <w:pStyle w:val="FR5"/>
        <w:ind w:firstLine="284" w:end="0"/>
        <w:jc w:val="both"/>
        <w:rPr/>
      </w:pPr>
      <w:r>
        <w:rPr>
          <w:rFonts w:cs="Times New Roman" w:ascii="Times New Roman" w:hAnsi="Times New Roman"/>
          <w:b/>
          <w:sz w:val="20"/>
          <w:lang w:val="en-US"/>
        </w:rPr>
        <w:t>-d</w:t>
      </w:r>
      <w:r>
        <w:rPr>
          <w:rFonts w:cs="Times New Roman" w:ascii="Times New Roman" w:hAnsi="Times New Roman"/>
          <w:sz w:val="20"/>
          <w:lang w:val="en-US"/>
        </w:rPr>
        <w:t xml:space="preserve">      — abad, ataúd, césped, sud, talmud </w:t>
      </w:r>
      <w:r>
        <w:rPr>
          <w:rFonts w:cs="Times New Roman" w:ascii="Times New Roman" w:hAnsi="Times New Roman"/>
          <w:sz w:val="20"/>
        </w:rPr>
        <w:t>и</w:t>
      </w:r>
      <w:r>
        <w:rPr>
          <w:rFonts w:cs="Times New Roman" w:ascii="Times New Roman" w:hAnsi="Times New Roman"/>
          <w:sz w:val="20"/>
          <w:lang w:val="en-US"/>
        </w:rPr>
        <w:t xml:space="preserve"> </w:t>
      </w:r>
      <w:r>
        <w:rPr>
          <w:rFonts w:cs="Times New Roman" w:ascii="Times New Roman" w:hAnsi="Times New Roman"/>
          <w:sz w:val="20"/>
        </w:rPr>
        <w:t>др</w:t>
      </w:r>
      <w:r>
        <w:rPr>
          <w:rFonts w:cs="Times New Roman" w:ascii="Times New Roman" w:hAnsi="Times New Roman"/>
          <w:sz w:val="20"/>
          <w:lang w:val="en-US"/>
        </w:rPr>
        <w:t>.;</w:t>
      </w:r>
    </w:p>
    <w:p>
      <w:pPr>
        <w:pStyle w:val="FR5"/>
        <w:ind w:firstLine="284" w:end="0"/>
        <w:jc w:val="both"/>
        <w:rPr/>
      </w:pPr>
      <w:r>
        <w:rPr>
          <w:rFonts w:cs="Times New Roman" w:ascii="Times New Roman" w:hAnsi="Times New Roman"/>
          <w:b/>
          <w:sz w:val="20"/>
          <w:lang w:val="en-US"/>
        </w:rPr>
        <w:t xml:space="preserve">-z     </w:t>
      </w:r>
      <w:r>
        <w:rPr>
          <w:rFonts w:cs="Times New Roman" w:ascii="Times New Roman" w:hAnsi="Times New Roman"/>
          <w:sz w:val="20"/>
          <w:lang w:val="en-US"/>
        </w:rPr>
        <w:t xml:space="preserve"> — arroz, haz (</w:t>
      </w:r>
      <w:r>
        <w:rPr>
          <w:rFonts w:cs="Times New Roman" w:ascii="Times New Roman" w:hAnsi="Times New Roman"/>
          <w:i/>
          <w:iCs/>
          <w:sz w:val="20"/>
        </w:rPr>
        <w:t>сноп</w:t>
      </w:r>
      <w:r>
        <w:rPr>
          <w:rFonts w:cs="Times New Roman" w:ascii="Times New Roman" w:hAnsi="Times New Roman"/>
          <w:i/>
          <w:iCs/>
          <w:sz w:val="20"/>
          <w:lang w:val="en-US"/>
        </w:rPr>
        <w:t xml:space="preserve">, </w:t>
      </w:r>
      <w:r>
        <w:rPr>
          <w:rFonts w:cs="Times New Roman" w:ascii="Times New Roman" w:hAnsi="Times New Roman"/>
          <w:i/>
          <w:iCs/>
          <w:sz w:val="20"/>
        </w:rPr>
        <w:t>пучок</w:t>
      </w:r>
      <w:r>
        <w:rPr>
          <w:rFonts w:cs="Times New Roman" w:ascii="Times New Roman" w:hAnsi="Times New Roman"/>
          <w:sz w:val="20"/>
          <w:lang w:val="en-US"/>
        </w:rPr>
        <w:t>), matiz, pez (</w:t>
      </w:r>
      <w:r>
        <w:rPr>
          <w:rFonts w:cs="Times New Roman" w:ascii="Times New Roman" w:hAnsi="Times New Roman"/>
          <w:i/>
          <w:iCs/>
          <w:sz w:val="20"/>
        </w:rPr>
        <w:t>рыба</w:t>
      </w:r>
      <w:r>
        <w:rPr>
          <w:rFonts w:cs="Times New Roman" w:ascii="Times New Roman" w:hAnsi="Times New Roman"/>
          <w:sz w:val="20"/>
          <w:lang w:val="en-US"/>
        </w:rPr>
        <w:t xml:space="preserve">), lápiz </w:t>
      </w:r>
      <w:r>
        <w:rPr>
          <w:rFonts w:cs="Times New Roman" w:ascii="Times New Roman" w:hAnsi="Times New Roman"/>
          <w:sz w:val="20"/>
        </w:rPr>
        <w:t>и</w:t>
      </w:r>
      <w:r>
        <w:rPr>
          <w:rFonts w:cs="Times New Roman" w:ascii="Times New Roman" w:hAnsi="Times New Roman"/>
          <w:sz w:val="20"/>
          <w:lang w:val="en-US"/>
        </w:rPr>
        <w:t xml:space="preserve"> </w:t>
      </w:r>
      <w:r>
        <w:rPr>
          <w:rFonts w:cs="Times New Roman" w:ascii="Times New Roman" w:hAnsi="Times New Roman"/>
          <w:sz w:val="20"/>
        </w:rPr>
        <w:t>др</w:t>
      </w:r>
      <w:r>
        <w:rPr>
          <w:rFonts w:cs="Times New Roman" w:ascii="Times New Roman" w:hAnsi="Times New Roman"/>
          <w:sz w:val="20"/>
          <w:lang w:val="en-US"/>
        </w:rPr>
        <w:t>.</w:t>
      </w:r>
    </w:p>
    <w:p>
      <w:pPr>
        <w:pStyle w:val="Normal1"/>
        <w:spacing w:lineRule="auto" w:line="240"/>
        <w:ind w:firstLine="284" w:end="0"/>
        <w:rPr>
          <w:rFonts w:ascii="Times New Roman" w:hAnsi="Times New Roman" w:cs="Times New Roman"/>
          <w:sz w:val="24"/>
          <w:lang w:val="en-US"/>
        </w:rPr>
      </w:pPr>
      <w:r>
        <w:rPr>
          <w:rFonts w:cs="Times New Roman"/>
          <w:sz w:val="24"/>
          <w:lang w:val="en-US"/>
        </w:rPr>
      </w:r>
    </w:p>
    <w:p>
      <w:pPr>
        <w:pStyle w:val="Heading3"/>
        <w:ind w:hanging="0" w:start="0"/>
        <w:rPr/>
      </w:pPr>
      <w:bookmarkStart w:id="18" w:name="__RefHeading___Toc1886008"/>
      <w:bookmarkEnd w:id="18"/>
      <w:r>
        <w:rPr/>
        <w:t>§ 10. Существительные общего рода</w:t>
      </w:r>
    </w:p>
    <w:p>
      <w:pPr>
        <w:pStyle w:val="Normal"/>
        <w:rPr/>
      </w:pPr>
      <w:r>
        <w:rPr/>
      </w:r>
    </w:p>
    <w:p>
      <w:pPr>
        <w:pStyle w:val="Normal1"/>
        <w:spacing w:lineRule="auto" w:line="240"/>
        <w:ind w:firstLine="284" w:end="0"/>
        <w:rPr>
          <w:sz w:val="24"/>
        </w:rPr>
      </w:pPr>
      <w:r>
        <w:rPr>
          <w:sz w:val="24"/>
        </w:rPr>
        <w:t>Многие существительные, обычно обозначающие профессию, занятитие, звание и т.п., имеют общую форму для двух родов и различаются только артиклем. В зависимости от пола, к которому принадлежит названное лицо, они употребляются то в мужском, то в женском роде, и соответствующим образом согласуются с прилагательными и другими частями речи. К таким существительным относятся:</w:t>
      </w:r>
    </w:p>
    <w:p>
      <w:pPr>
        <w:pStyle w:val="Normal1"/>
        <w:spacing w:lineRule="auto" w:line="240"/>
        <w:ind w:firstLine="284" w:end="0"/>
        <w:rPr>
          <w:sz w:val="24"/>
        </w:rPr>
      </w:pPr>
      <w:r>
        <w:rPr>
          <w:sz w:val="24"/>
        </w:rPr>
        <w:t xml:space="preserve">1. все существительные с суффиксом </w:t>
      </w:r>
      <w:r>
        <w:rPr>
          <w:b/>
          <w:sz w:val="24"/>
        </w:rPr>
        <w:t>–</w:t>
      </w:r>
      <w:r>
        <w:rPr>
          <w:b/>
          <w:sz w:val="24"/>
          <w:lang w:val="en-US"/>
        </w:rPr>
        <w:t>ista</w:t>
      </w:r>
      <w:r>
        <w:rPr>
          <w:b/>
          <w:sz w:val="24"/>
        </w:rPr>
        <w:t>:</w:t>
      </w:r>
    </w:p>
    <w:p>
      <w:pPr>
        <w:pStyle w:val="Normal1"/>
        <w:spacing w:lineRule="auto" w:line="240"/>
        <w:ind w:firstLine="284" w:end="0"/>
        <w:rPr>
          <w:sz w:val="24"/>
        </w:rPr>
      </w:pPr>
      <w:r>
        <w:rPr>
          <w:sz w:val="24"/>
        </w:rPr>
        <w:t xml:space="preserve"> </w:t>
      </w:r>
    </w:p>
    <w:tbl>
      <w:tblPr>
        <w:tblW w:w="5264" w:type="dxa"/>
        <w:jc w:val="start"/>
        <w:tblInd w:w="231" w:type="dxa"/>
        <w:tblLayout w:type="fixed"/>
        <w:tblCellMar>
          <w:top w:w="0" w:type="dxa"/>
          <w:start w:w="108" w:type="dxa"/>
          <w:bottom w:w="0" w:type="dxa"/>
          <w:end w:w="108" w:type="dxa"/>
        </w:tblCellMar>
      </w:tblPr>
      <w:tblGrid>
        <w:gridCol w:w="2712"/>
        <w:gridCol w:w="2552"/>
      </w:tblGrid>
      <w:tr>
        <w:trPr>
          <w:trHeight w:val="2010" w:hRule="atLeast"/>
        </w:trPr>
        <w:tc>
          <w:tcPr>
            <w:tcW w:w="2712" w:type="dxa"/>
            <w:tcBorders/>
          </w:tcPr>
          <w:p>
            <w:pPr>
              <w:pStyle w:val="Normal1"/>
              <w:spacing w:lineRule="auto" w:line="240"/>
              <w:ind w:firstLine="284" w:end="0"/>
              <w:rPr/>
            </w:pPr>
            <w:r>
              <w:rPr>
                <w:sz w:val="24"/>
              </w:rPr>
              <w:t xml:space="preserve"> </w:t>
            </w:r>
            <w:r>
              <w:rPr>
                <w:sz w:val="24"/>
                <w:lang w:val="en-US"/>
              </w:rPr>
              <w:t>(el, la) artista</w:t>
            </w:r>
          </w:p>
          <w:p>
            <w:pPr>
              <w:pStyle w:val="Normal1"/>
              <w:spacing w:lineRule="auto" w:line="240"/>
              <w:ind w:firstLine="284" w:end="0"/>
              <w:rPr>
                <w:sz w:val="24"/>
                <w:lang w:val="en-US"/>
              </w:rPr>
            </w:pPr>
            <w:r>
              <w:rPr>
                <w:sz w:val="24"/>
                <w:lang w:val="en-US"/>
              </w:rPr>
              <w:t xml:space="preserve">   </w:t>
            </w:r>
            <w:r>
              <w:rPr>
                <w:sz w:val="24"/>
                <w:lang w:val="en-US"/>
              </w:rPr>
              <w:t>" "    deportista</w:t>
            </w:r>
          </w:p>
          <w:p>
            <w:pPr>
              <w:pStyle w:val="Normal1"/>
              <w:spacing w:lineRule="auto" w:line="240"/>
              <w:ind w:firstLine="284" w:end="0"/>
              <w:rPr>
                <w:sz w:val="24"/>
                <w:lang w:val="en-US"/>
              </w:rPr>
            </w:pPr>
            <w:r>
              <w:rPr>
                <w:sz w:val="24"/>
                <w:lang w:val="en-US"/>
              </w:rPr>
              <w:t xml:space="preserve">   </w:t>
            </w:r>
            <w:r>
              <w:rPr>
                <w:sz w:val="24"/>
                <w:lang w:val="en-US"/>
              </w:rPr>
              <w:t>" "    hispanista</w:t>
            </w:r>
          </w:p>
          <w:p>
            <w:pPr>
              <w:pStyle w:val="Normal1"/>
              <w:spacing w:lineRule="auto" w:line="240"/>
              <w:ind w:firstLine="284" w:end="0"/>
              <w:rPr>
                <w:sz w:val="24"/>
                <w:lang w:val="en-US"/>
              </w:rPr>
            </w:pPr>
            <w:r>
              <w:rPr>
                <w:sz w:val="24"/>
                <w:lang w:val="en-US"/>
              </w:rPr>
              <w:t xml:space="preserve">   </w:t>
            </w:r>
            <w:r>
              <w:rPr>
                <w:sz w:val="24"/>
                <w:lang w:val="en-US"/>
              </w:rPr>
              <w:t>" "    maquinista</w:t>
            </w:r>
          </w:p>
          <w:p>
            <w:pPr>
              <w:pStyle w:val="Normal1"/>
              <w:spacing w:lineRule="auto" w:line="240"/>
              <w:ind w:firstLine="284" w:end="0"/>
              <w:rPr>
                <w:sz w:val="24"/>
                <w:lang w:val="en-US"/>
              </w:rPr>
            </w:pPr>
            <w:r>
              <w:rPr>
                <w:sz w:val="24"/>
                <w:lang w:val="en-US"/>
              </w:rPr>
              <w:t xml:space="preserve">   </w:t>
            </w:r>
            <w:r>
              <w:rPr>
                <w:sz w:val="24"/>
                <w:lang w:val="en-US"/>
              </w:rPr>
              <w:t>" "     pianista</w:t>
            </w:r>
          </w:p>
          <w:p>
            <w:pPr>
              <w:pStyle w:val="Normal1"/>
              <w:spacing w:lineRule="auto" w:line="240"/>
              <w:ind w:firstLine="284" w:end="0"/>
              <w:rPr/>
            </w:pPr>
            <w:r>
              <w:rPr>
                <w:sz w:val="24"/>
                <w:lang w:val="en-US"/>
              </w:rPr>
              <w:t xml:space="preserve">   </w:t>
            </w:r>
            <w:r>
              <w:rPr>
                <w:sz w:val="24"/>
                <w:lang w:val="en-US"/>
              </w:rPr>
              <w:t>" "     turista</w:t>
            </w:r>
          </w:p>
          <w:p>
            <w:pPr>
              <w:pStyle w:val="Normal1"/>
              <w:rPr>
                <w:sz w:val="24"/>
                <w:lang w:val="en-US"/>
              </w:rPr>
            </w:pPr>
            <w:r>
              <w:rPr>
                <w:sz w:val="24"/>
                <w:lang w:val="en-US"/>
              </w:rPr>
            </w:r>
          </w:p>
        </w:tc>
        <w:tc>
          <w:tcPr>
            <w:tcW w:w="2552" w:type="dxa"/>
            <w:tcBorders/>
          </w:tcPr>
          <w:p>
            <w:pPr>
              <w:pStyle w:val="Normal1"/>
              <w:spacing w:lineRule="auto" w:line="240"/>
              <w:rPr>
                <w:sz w:val="24"/>
              </w:rPr>
            </w:pPr>
            <w:r>
              <w:rPr>
                <w:sz w:val="24"/>
              </w:rPr>
              <w:t xml:space="preserve">— </w:t>
            </w:r>
            <w:r>
              <w:rPr>
                <w:sz w:val="24"/>
              </w:rPr>
              <w:t xml:space="preserve">артист, -ка </w:t>
            </w:r>
          </w:p>
          <w:p>
            <w:pPr>
              <w:pStyle w:val="Normal1"/>
              <w:spacing w:lineRule="auto" w:line="240"/>
              <w:rPr>
                <w:sz w:val="24"/>
              </w:rPr>
            </w:pPr>
            <w:r>
              <w:rPr>
                <w:sz w:val="24"/>
              </w:rPr>
              <w:t xml:space="preserve">— </w:t>
            </w:r>
            <w:r>
              <w:rPr>
                <w:sz w:val="24"/>
              </w:rPr>
              <w:t xml:space="preserve">спортсмен, -ка </w:t>
            </w:r>
          </w:p>
          <w:p>
            <w:pPr>
              <w:pStyle w:val="Normal1"/>
              <w:spacing w:lineRule="auto" w:line="240"/>
              <w:rPr>
                <w:sz w:val="24"/>
              </w:rPr>
            </w:pPr>
            <w:r>
              <w:rPr>
                <w:sz w:val="24"/>
              </w:rPr>
              <w:t xml:space="preserve">— </w:t>
            </w:r>
            <w:r>
              <w:rPr>
                <w:sz w:val="24"/>
              </w:rPr>
              <w:t xml:space="preserve">испанист, -ка </w:t>
            </w:r>
          </w:p>
          <w:p>
            <w:pPr>
              <w:pStyle w:val="Normal1"/>
              <w:spacing w:lineRule="auto" w:line="240"/>
              <w:rPr>
                <w:sz w:val="24"/>
              </w:rPr>
            </w:pPr>
            <w:r>
              <w:rPr>
                <w:sz w:val="24"/>
              </w:rPr>
              <w:t xml:space="preserve">— </w:t>
            </w:r>
            <w:r>
              <w:rPr>
                <w:sz w:val="24"/>
              </w:rPr>
              <w:t xml:space="preserve">машинист, -ка </w:t>
            </w:r>
          </w:p>
          <w:p>
            <w:pPr>
              <w:pStyle w:val="Normal1"/>
              <w:spacing w:lineRule="auto" w:line="240"/>
              <w:rPr>
                <w:sz w:val="24"/>
              </w:rPr>
            </w:pPr>
            <w:r>
              <w:rPr>
                <w:sz w:val="24"/>
              </w:rPr>
              <w:t xml:space="preserve">— </w:t>
            </w:r>
            <w:r>
              <w:rPr>
                <w:sz w:val="24"/>
              </w:rPr>
              <w:t xml:space="preserve">пианист, -ка </w:t>
            </w:r>
          </w:p>
          <w:p>
            <w:pPr>
              <w:pStyle w:val="Normal1"/>
              <w:spacing w:lineRule="auto" w:line="240"/>
              <w:rPr>
                <w:sz w:val="24"/>
              </w:rPr>
            </w:pPr>
            <w:r>
              <w:rPr>
                <w:sz w:val="24"/>
              </w:rPr>
              <w:t xml:space="preserve">— </w:t>
            </w:r>
            <w:r>
              <w:rPr>
                <w:sz w:val="24"/>
              </w:rPr>
              <w:t>турист,-ка и др.</w:t>
            </w:r>
          </w:p>
          <w:p>
            <w:pPr>
              <w:pStyle w:val="Normal1"/>
              <w:rPr>
                <w:sz w:val="24"/>
              </w:rPr>
            </w:pPr>
            <w:r>
              <w:rPr>
                <w:sz w:val="24"/>
              </w:rPr>
            </w:r>
          </w:p>
        </w:tc>
      </w:tr>
    </w:tbl>
    <w:p>
      <w:pPr>
        <w:pStyle w:val="Normal1"/>
        <w:spacing w:lineRule="auto" w:line="240"/>
        <w:ind w:firstLine="284" w:end="0"/>
        <w:rPr>
          <w:sz w:val="24"/>
        </w:rPr>
      </w:pPr>
      <w:r>
        <w:rPr>
          <w:sz w:val="24"/>
        </w:rPr>
        <w:t>2.  некоторые другие существительные. Наиболее употребительными из них являются:</w:t>
      </w:r>
    </w:p>
    <w:p>
      <w:pPr>
        <w:pStyle w:val="Normal1"/>
        <w:spacing w:lineRule="auto" w:line="240"/>
        <w:ind w:firstLine="284" w:end="0"/>
        <w:rPr/>
      </w:pPr>
      <w:r>
        <w:rPr/>
        <w:t xml:space="preserve"> </w:t>
      </w:r>
    </w:p>
    <w:tbl>
      <w:tblPr>
        <w:tblW w:w="8100" w:type="dxa"/>
        <w:jc w:val="start"/>
        <w:tblInd w:w="306" w:type="dxa"/>
        <w:tblLayout w:type="fixed"/>
        <w:tblCellMar>
          <w:top w:w="0" w:type="dxa"/>
          <w:start w:w="108" w:type="dxa"/>
          <w:bottom w:w="0" w:type="dxa"/>
          <w:end w:w="108" w:type="dxa"/>
        </w:tblCellMar>
      </w:tblPr>
      <w:tblGrid>
        <w:gridCol w:w="2637"/>
        <w:gridCol w:w="5463"/>
      </w:tblGrid>
      <w:tr>
        <w:trPr>
          <w:trHeight w:val="4395" w:hRule="atLeast"/>
        </w:trPr>
        <w:tc>
          <w:tcPr>
            <w:tcW w:w="2637" w:type="dxa"/>
            <w:tcBorders/>
          </w:tcPr>
          <w:p>
            <w:pPr>
              <w:pStyle w:val="Normal1"/>
              <w:spacing w:lineRule="auto" w:line="240"/>
              <w:ind w:firstLine="284" w:end="0"/>
              <w:rPr>
                <w:sz w:val="24"/>
                <w:lang w:val="en-US"/>
              </w:rPr>
            </w:pPr>
            <w:r>
              <w:rPr>
                <w:sz w:val="24"/>
                <w:lang w:val="en-US"/>
              </w:rPr>
              <w:t>(el, la) camarada</w:t>
            </w:r>
          </w:p>
          <w:p>
            <w:pPr>
              <w:pStyle w:val="Normal1"/>
              <w:spacing w:lineRule="auto" w:line="240"/>
              <w:ind w:firstLine="284" w:end="0"/>
              <w:rPr>
                <w:sz w:val="24"/>
                <w:lang w:val="en-US"/>
              </w:rPr>
            </w:pPr>
            <w:r>
              <w:rPr>
                <w:sz w:val="24"/>
                <w:lang w:val="en-US"/>
              </w:rPr>
              <w:t xml:space="preserve">  </w:t>
            </w:r>
            <w:r>
              <w:rPr>
                <w:sz w:val="24"/>
                <w:lang w:val="en-US"/>
              </w:rPr>
              <w:t>" "  cliente</w:t>
            </w:r>
          </w:p>
          <w:p>
            <w:pPr>
              <w:pStyle w:val="Normal1"/>
              <w:spacing w:lineRule="auto" w:line="240"/>
              <w:ind w:firstLine="284" w:end="0"/>
              <w:rPr>
                <w:sz w:val="24"/>
                <w:lang w:val="en-US"/>
              </w:rPr>
            </w:pPr>
            <w:r>
              <w:rPr>
                <w:sz w:val="24"/>
                <w:lang w:val="en-US"/>
              </w:rPr>
              <w:t xml:space="preserve">  </w:t>
            </w:r>
            <w:r>
              <w:rPr>
                <w:sz w:val="24"/>
                <w:lang w:val="en-US"/>
              </w:rPr>
              <w:t>" " comerciante</w:t>
            </w:r>
          </w:p>
          <w:p>
            <w:pPr>
              <w:pStyle w:val="Normal1"/>
              <w:spacing w:lineRule="auto" w:line="240"/>
              <w:ind w:firstLine="284" w:end="0"/>
              <w:rPr/>
            </w:pPr>
            <w:r>
              <w:rPr>
                <w:sz w:val="24"/>
                <w:lang w:val="en-US"/>
              </w:rPr>
              <w:t xml:space="preserve">  </w:t>
            </w:r>
            <w:r>
              <w:rPr>
                <w:sz w:val="24"/>
                <w:lang w:val="en-US"/>
              </w:rPr>
              <w:t>" " compatriota</w:t>
            </w:r>
          </w:p>
          <w:p>
            <w:pPr>
              <w:pStyle w:val="Normal1"/>
              <w:spacing w:lineRule="auto" w:line="240"/>
              <w:ind w:firstLine="284" w:end="0"/>
              <w:rPr>
                <w:sz w:val="24"/>
                <w:lang w:val="en-US"/>
              </w:rPr>
            </w:pPr>
            <w:r>
              <w:rPr>
                <w:sz w:val="24"/>
                <w:lang w:val="en-US"/>
              </w:rPr>
              <w:t xml:space="preserve">  </w:t>
            </w:r>
            <w:r>
              <w:rPr>
                <w:sz w:val="24"/>
                <w:lang w:val="en-US"/>
              </w:rPr>
              <w:t>" " conferenciante</w:t>
            </w:r>
          </w:p>
          <w:p>
            <w:pPr>
              <w:pStyle w:val="Normal1"/>
              <w:spacing w:lineRule="auto" w:line="240"/>
              <w:ind w:firstLine="284" w:end="0"/>
              <w:rPr>
                <w:sz w:val="24"/>
                <w:lang w:val="en-US"/>
              </w:rPr>
            </w:pPr>
            <w:r>
              <w:rPr>
                <w:sz w:val="24"/>
                <w:lang w:val="en-US"/>
              </w:rPr>
              <w:t xml:space="preserve">  </w:t>
            </w:r>
            <w:r>
              <w:rPr>
                <w:sz w:val="24"/>
                <w:lang w:val="en-US"/>
              </w:rPr>
              <w:t>" " conyuge</w:t>
            </w:r>
          </w:p>
          <w:p>
            <w:pPr>
              <w:pStyle w:val="Normal1"/>
              <w:spacing w:lineRule="auto" w:line="240"/>
              <w:ind w:firstLine="284" w:end="0"/>
              <w:rPr>
                <w:sz w:val="24"/>
                <w:lang w:val="en-US"/>
              </w:rPr>
            </w:pPr>
            <w:r>
              <w:rPr>
                <w:sz w:val="24"/>
                <w:lang w:val="en-US"/>
              </w:rPr>
              <w:t xml:space="preserve">  </w:t>
            </w:r>
            <w:r>
              <w:rPr>
                <w:sz w:val="24"/>
                <w:lang w:val="en-US"/>
              </w:rPr>
              <w:t>" " estudiante</w:t>
            </w:r>
          </w:p>
          <w:p>
            <w:pPr>
              <w:pStyle w:val="Normal1"/>
              <w:spacing w:lineRule="auto" w:line="240"/>
              <w:ind w:firstLine="284" w:end="0"/>
              <w:rPr>
                <w:sz w:val="24"/>
                <w:lang w:val="en-US"/>
              </w:rPr>
            </w:pPr>
            <w:r>
              <w:rPr>
                <w:sz w:val="24"/>
                <w:lang w:val="en-US"/>
              </w:rPr>
              <w:t xml:space="preserve">  </w:t>
            </w:r>
            <w:r>
              <w:rPr>
                <w:sz w:val="24"/>
                <w:lang w:val="en-US"/>
              </w:rPr>
              <w:t>" " hereje</w:t>
            </w:r>
          </w:p>
          <w:p>
            <w:pPr>
              <w:pStyle w:val="Normal1"/>
              <w:spacing w:lineRule="auto" w:line="240"/>
              <w:ind w:firstLine="284" w:end="0"/>
              <w:rPr>
                <w:sz w:val="24"/>
                <w:lang w:val="en-US"/>
              </w:rPr>
            </w:pPr>
            <w:r>
              <w:rPr>
                <w:sz w:val="24"/>
                <w:lang w:val="en-US"/>
              </w:rPr>
              <w:t xml:space="preserve">  </w:t>
            </w:r>
            <w:r>
              <w:rPr>
                <w:sz w:val="24"/>
                <w:lang w:val="en-US"/>
              </w:rPr>
              <w:t>" " indígena</w:t>
            </w:r>
          </w:p>
          <w:p>
            <w:pPr>
              <w:pStyle w:val="Normal1"/>
              <w:spacing w:lineRule="auto" w:line="240"/>
              <w:ind w:firstLine="284" w:end="0"/>
              <w:rPr>
                <w:sz w:val="24"/>
                <w:lang w:val="en-US"/>
              </w:rPr>
            </w:pPr>
            <w:r>
              <w:rPr>
                <w:sz w:val="24"/>
                <w:lang w:val="en-US"/>
              </w:rPr>
              <w:t xml:space="preserve">  </w:t>
            </w:r>
            <w:r>
              <w:rPr>
                <w:sz w:val="24"/>
                <w:lang w:val="en-US"/>
              </w:rPr>
              <w:t>" " interprete</w:t>
            </w:r>
          </w:p>
          <w:p>
            <w:pPr>
              <w:pStyle w:val="Normal1"/>
              <w:spacing w:lineRule="auto" w:line="240"/>
              <w:ind w:firstLine="284" w:end="0"/>
              <w:rPr>
                <w:sz w:val="24"/>
                <w:lang w:val="en-US"/>
              </w:rPr>
            </w:pPr>
            <w:r>
              <w:rPr>
                <w:sz w:val="24"/>
                <w:lang w:val="en-US"/>
              </w:rPr>
              <w:t xml:space="preserve">  </w:t>
            </w:r>
            <w:r>
              <w:rPr>
                <w:sz w:val="24"/>
                <w:lang w:val="en-US"/>
              </w:rPr>
              <w:t>" " mártir</w:t>
            </w:r>
          </w:p>
          <w:p>
            <w:pPr>
              <w:pStyle w:val="Normal1"/>
              <w:spacing w:lineRule="auto" w:line="240"/>
              <w:ind w:firstLine="284" w:end="0"/>
              <w:rPr>
                <w:sz w:val="24"/>
                <w:lang w:val="en-US"/>
              </w:rPr>
            </w:pPr>
            <w:r>
              <w:rPr>
                <w:sz w:val="24"/>
                <w:lang w:val="en-US"/>
              </w:rPr>
              <w:t xml:space="preserve">  </w:t>
            </w:r>
            <w:r>
              <w:rPr>
                <w:sz w:val="24"/>
                <w:lang w:val="en-US"/>
              </w:rPr>
              <w:t>" " patriota</w:t>
            </w:r>
          </w:p>
          <w:p>
            <w:pPr>
              <w:pStyle w:val="Normal1"/>
              <w:spacing w:lineRule="auto" w:line="240"/>
              <w:ind w:firstLine="284" w:end="0"/>
              <w:rPr>
                <w:sz w:val="24"/>
                <w:lang w:val="en-US"/>
              </w:rPr>
            </w:pPr>
            <w:r>
              <w:rPr>
                <w:sz w:val="24"/>
                <w:lang w:val="en-US"/>
              </w:rPr>
              <w:t xml:space="preserve">  </w:t>
            </w:r>
            <w:r>
              <w:rPr>
                <w:sz w:val="24"/>
                <w:lang w:val="en-US"/>
              </w:rPr>
              <w:t>" " rival</w:t>
            </w:r>
          </w:p>
          <w:p>
            <w:pPr>
              <w:pStyle w:val="Normal1"/>
              <w:spacing w:lineRule="auto" w:line="240"/>
              <w:ind w:firstLine="284" w:end="0"/>
              <w:rPr>
                <w:sz w:val="24"/>
                <w:lang w:val="en-US"/>
              </w:rPr>
            </w:pPr>
            <w:r>
              <w:rPr>
                <w:sz w:val="24"/>
                <w:lang w:val="en-US"/>
              </w:rPr>
              <w:t xml:space="preserve">  </w:t>
            </w:r>
            <w:r>
              <w:rPr>
                <w:sz w:val="24"/>
                <w:lang w:val="en-US"/>
              </w:rPr>
              <w:t>" " suicida</w:t>
            </w:r>
          </w:p>
          <w:p>
            <w:pPr>
              <w:pStyle w:val="Normal1"/>
              <w:spacing w:lineRule="auto" w:line="240"/>
              <w:ind w:firstLine="284" w:end="0"/>
              <w:rPr>
                <w:sz w:val="24"/>
              </w:rPr>
            </w:pPr>
            <w:r>
              <w:rPr>
                <w:sz w:val="24"/>
                <w:lang w:val="en-US"/>
              </w:rPr>
              <w:t xml:space="preserve">  </w:t>
            </w:r>
            <w:r>
              <w:rPr>
                <w:sz w:val="24"/>
              </w:rPr>
              <w:t xml:space="preserve">" " </w:t>
            </w:r>
            <w:r>
              <w:rPr>
                <w:sz w:val="24"/>
                <w:lang w:val="en-US"/>
              </w:rPr>
              <w:t>testigo</w:t>
            </w:r>
          </w:p>
          <w:p>
            <w:pPr>
              <w:pStyle w:val="Normal1"/>
              <w:rPr>
                <w:sz w:val="24"/>
              </w:rPr>
            </w:pPr>
            <w:r>
              <w:rPr>
                <w:sz w:val="24"/>
              </w:rPr>
            </w:r>
          </w:p>
        </w:tc>
        <w:tc>
          <w:tcPr>
            <w:tcW w:w="5463" w:type="dxa"/>
            <w:tcBorders/>
          </w:tcPr>
          <w:p>
            <w:pPr>
              <w:pStyle w:val="Normal1"/>
              <w:spacing w:lineRule="auto" w:line="240"/>
              <w:rPr>
                <w:sz w:val="24"/>
              </w:rPr>
            </w:pPr>
            <w:r>
              <w:rPr>
                <w:sz w:val="24"/>
              </w:rPr>
              <w:t xml:space="preserve">— </w:t>
            </w:r>
            <w:r>
              <w:rPr>
                <w:sz w:val="24"/>
              </w:rPr>
              <w:t xml:space="preserve">товарищ (он и она) </w:t>
            </w:r>
          </w:p>
          <w:p>
            <w:pPr>
              <w:pStyle w:val="Normal1"/>
              <w:spacing w:lineRule="auto" w:line="240"/>
              <w:rPr>
                <w:sz w:val="24"/>
              </w:rPr>
            </w:pPr>
            <w:r>
              <w:rPr>
                <w:sz w:val="24"/>
              </w:rPr>
              <w:t xml:space="preserve">— </w:t>
            </w:r>
            <w:r>
              <w:rPr>
                <w:sz w:val="24"/>
              </w:rPr>
              <w:t xml:space="preserve">клиент, -ка </w:t>
            </w:r>
          </w:p>
          <w:p>
            <w:pPr>
              <w:pStyle w:val="Normal1"/>
              <w:spacing w:lineRule="auto" w:line="240"/>
              <w:rPr>
                <w:sz w:val="24"/>
              </w:rPr>
            </w:pPr>
            <w:r>
              <w:rPr>
                <w:sz w:val="24"/>
              </w:rPr>
              <w:t xml:space="preserve">— </w:t>
            </w:r>
            <w:r>
              <w:rPr>
                <w:sz w:val="24"/>
              </w:rPr>
              <w:t xml:space="preserve">торговец, торговка </w:t>
            </w:r>
          </w:p>
          <w:p>
            <w:pPr>
              <w:pStyle w:val="Normal1"/>
              <w:spacing w:lineRule="auto" w:line="240"/>
              <w:rPr>
                <w:sz w:val="24"/>
              </w:rPr>
            </w:pPr>
            <w:r>
              <w:rPr>
                <w:sz w:val="24"/>
              </w:rPr>
              <w:t xml:space="preserve">— </w:t>
            </w:r>
            <w:r>
              <w:rPr>
                <w:sz w:val="24"/>
              </w:rPr>
              <w:t>соотечественник, соотечественница</w:t>
            </w:r>
          </w:p>
          <w:p>
            <w:pPr>
              <w:pStyle w:val="Normal1"/>
              <w:spacing w:lineRule="auto" w:line="240"/>
              <w:rPr>
                <w:sz w:val="24"/>
              </w:rPr>
            </w:pPr>
            <w:r>
              <w:rPr>
                <w:sz w:val="24"/>
              </w:rPr>
              <w:t xml:space="preserve">— </w:t>
            </w:r>
            <w:r>
              <w:rPr>
                <w:sz w:val="24"/>
              </w:rPr>
              <w:t xml:space="preserve">докладчик, докладчица; лектор, -ша </w:t>
            </w:r>
          </w:p>
          <w:p>
            <w:pPr>
              <w:pStyle w:val="Normal1"/>
              <w:spacing w:lineRule="auto" w:line="240"/>
              <w:rPr>
                <w:sz w:val="24"/>
              </w:rPr>
            </w:pPr>
            <w:r>
              <w:rPr>
                <w:sz w:val="24"/>
              </w:rPr>
              <w:t xml:space="preserve">— </w:t>
            </w:r>
            <w:r>
              <w:rPr>
                <w:sz w:val="24"/>
              </w:rPr>
              <w:t xml:space="preserve">супруг; -а </w:t>
            </w:r>
          </w:p>
          <w:p>
            <w:pPr>
              <w:pStyle w:val="Normal1"/>
              <w:spacing w:lineRule="auto" w:line="240"/>
              <w:rPr>
                <w:sz w:val="24"/>
              </w:rPr>
            </w:pPr>
            <w:r>
              <w:rPr>
                <w:sz w:val="24"/>
              </w:rPr>
              <w:t xml:space="preserve">— </w:t>
            </w:r>
            <w:r>
              <w:rPr>
                <w:sz w:val="24"/>
              </w:rPr>
              <w:t xml:space="preserve">студент,-ка </w:t>
            </w:r>
          </w:p>
          <w:p>
            <w:pPr>
              <w:pStyle w:val="Normal1"/>
              <w:spacing w:lineRule="auto" w:line="240"/>
              <w:rPr>
                <w:sz w:val="24"/>
              </w:rPr>
            </w:pPr>
            <w:r>
              <w:rPr>
                <w:sz w:val="24"/>
              </w:rPr>
              <w:t xml:space="preserve">— </w:t>
            </w:r>
            <w:r>
              <w:rPr>
                <w:sz w:val="24"/>
              </w:rPr>
              <w:t xml:space="preserve">еретик, еретичка </w:t>
            </w:r>
          </w:p>
          <w:p>
            <w:pPr>
              <w:pStyle w:val="Normal1"/>
              <w:spacing w:lineRule="auto" w:line="240"/>
              <w:rPr>
                <w:sz w:val="24"/>
              </w:rPr>
            </w:pPr>
            <w:r>
              <w:rPr>
                <w:sz w:val="24"/>
              </w:rPr>
              <w:t xml:space="preserve">— </w:t>
            </w:r>
            <w:r>
              <w:rPr>
                <w:sz w:val="24"/>
              </w:rPr>
              <w:t xml:space="preserve">туземец, туземка </w:t>
            </w:r>
          </w:p>
          <w:p>
            <w:pPr>
              <w:pStyle w:val="Normal1"/>
              <w:spacing w:lineRule="auto" w:line="240"/>
              <w:rPr>
                <w:sz w:val="24"/>
              </w:rPr>
            </w:pPr>
            <w:r>
              <w:rPr>
                <w:sz w:val="24"/>
              </w:rPr>
              <w:t xml:space="preserve">— </w:t>
            </w:r>
            <w:r>
              <w:rPr>
                <w:sz w:val="24"/>
              </w:rPr>
              <w:t xml:space="preserve">переводчик, переводчица </w:t>
            </w:r>
          </w:p>
          <w:p>
            <w:pPr>
              <w:pStyle w:val="Normal1"/>
              <w:spacing w:lineRule="auto" w:line="240"/>
              <w:rPr>
                <w:sz w:val="24"/>
              </w:rPr>
            </w:pPr>
            <w:r>
              <w:rPr>
                <w:sz w:val="24"/>
              </w:rPr>
              <w:t xml:space="preserve">— </w:t>
            </w:r>
            <w:r>
              <w:rPr>
                <w:sz w:val="24"/>
              </w:rPr>
              <w:t xml:space="preserve">мученик, мученица </w:t>
            </w:r>
          </w:p>
          <w:p>
            <w:pPr>
              <w:pStyle w:val="Normal1"/>
              <w:spacing w:lineRule="auto" w:line="240"/>
              <w:rPr>
                <w:sz w:val="24"/>
              </w:rPr>
            </w:pPr>
            <w:r>
              <w:rPr>
                <w:sz w:val="24"/>
              </w:rPr>
              <w:t xml:space="preserve">— </w:t>
            </w:r>
            <w:r>
              <w:rPr>
                <w:sz w:val="24"/>
              </w:rPr>
              <w:t xml:space="preserve">патриот, -ка </w:t>
            </w:r>
          </w:p>
          <w:p>
            <w:pPr>
              <w:pStyle w:val="Normal1"/>
              <w:spacing w:lineRule="auto" w:line="240"/>
              <w:rPr>
                <w:sz w:val="24"/>
              </w:rPr>
            </w:pPr>
            <w:r>
              <w:rPr>
                <w:sz w:val="24"/>
              </w:rPr>
              <w:t xml:space="preserve">— </w:t>
            </w:r>
            <w:r>
              <w:rPr>
                <w:sz w:val="24"/>
              </w:rPr>
              <w:t>соперник, соперница</w:t>
            </w:r>
          </w:p>
          <w:p>
            <w:pPr>
              <w:pStyle w:val="Normal1"/>
              <w:spacing w:lineRule="auto" w:line="240"/>
              <w:rPr>
                <w:sz w:val="24"/>
              </w:rPr>
            </w:pPr>
            <w:r>
              <w:rPr>
                <w:sz w:val="24"/>
              </w:rPr>
              <w:t xml:space="preserve">— </w:t>
            </w:r>
            <w:r>
              <w:rPr>
                <w:sz w:val="24"/>
              </w:rPr>
              <w:t>самоубийца (он и она)</w:t>
            </w:r>
          </w:p>
          <w:p>
            <w:pPr>
              <w:pStyle w:val="Normal1"/>
              <w:spacing w:lineRule="auto" w:line="240"/>
              <w:rPr>
                <w:sz w:val="24"/>
              </w:rPr>
            </w:pPr>
            <w:r>
              <w:rPr>
                <w:sz w:val="24"/>
              </w:rPr>
              <w:t xml:space="preserve">— </w:t>
            </w:r>
            <w:r>
              <w:rPr>
                <w:sz w:val="24"/>
              </w:rPr>
              <w:t>свидетель, -ница и др.</w:t>
            </w:r>
          </w:p>
          <w:p>
            <w:pPr>
              <w:pStyle w:val="Normal1"/>
              <w:rPr>
                <w:sz w:val="24"/>
              </w:rPr>
            </w:pPr>
            <w:r>
              <w:rPr>
                <w:sz w:val="24"/>
              </w:rPr>
            </w:r>
          </w:p>
        </w:tc>
      </w:tr>
    </w:tbl>
    <w:p>
      <w:pPr>
        <w:pStyle w:val="Normal1"/>
        <w:spacing w:lineRule="auto" w:line="240"/>
        <w:ind w:firstLine="284" w:end="0"/>
        <w:rPr/>
      </w:pPr>
      <w:r>
        <w:rPr>
          <w:i/>
          <w:sz w:val="22"/>
        </w:rPr>
        <w:t>Примечания.</w:t>
      </w:r>
      <w:r>
        <w:rPr>
          <w:sz w:val="22"/>
        </w:rPr>
        <w:t xml:space="preserve"> 1. Встречающиеся в разговорной речи употребления </w:t>
      </w:r>
      <w:r>
        <w:rPr>
          <w:i/>
          <w:sz w:val="22"/>
          <w:lang w:val="en-US"/>
        </w:rPr>
        <w:t>la</w:t>
      </w:r>
      <w:r>
        <w:rPr>
          <w:i/>
          <w:sz w:val="22"/>
        </w:rPr>
        <w:t xml:space="preserve"> </w:t>
      </w:r>
      <w:r>
        <w:rPr>
          <w:i/>
          <w:sz w:val="22"/>
          <w:lang w:val="en-US"/>
        </w:rPr>
        <w:t>testiga</w:t>
      </w:r>
      <w:r>
        <w:rPr>
          <w:sz w:val="22"/>
        </w:rPr>
        <w:t xml:space="preserve"> считаются просторечными, а не нормативными.</w:t>
      </w:r>
    </w:p>
    <w:p>
      <w:pPr>
        <w:pStyle w:val="Normal1"/>
        <w:spacing w:lineRule="auto" w:line="240"/>
        <w:ind w:firstLine="284" w:end="0"/>
        <w:rPr/>
      </w:pPr>
      <w:r>
        <w:rPr>
          <w:sz w:val="22"/>
        </w:rPr>
        <w:t>2. Если отвлечься от грамматических показателей рассматриваемых имен и ориентироваться только на их семантику, то к общему роду следовало бы причис</w:t>
        <w:softHyphen/>
        <w:t>лить существительные, которые в речи без изменения своей грамматической фор</w:t>
        <w:softHyphen/>
        <w:t xml:space="preserve">мы соотносятся с лицами мужского и женского пола: </w:t>
      </w:r>
      <w:r>
        <w:rPr>
          <w:b/>
          <w:sz w:val="22"/>
          <w:lang w:val="en-US"/>
        </w:rPr>
        <w:t>la</w:t>
      </w:r>
      <w:r>
        <w:rPr>
          <w:b/>
          <w:sz w:val="22"/>
        </w:rPr>
        <w:t xml:space="preserve"> </w:t>
      </w:r>
      <w:r>
        <w:rPr>
          <w:b/>
          <w:sz w:val="22"/>
          <w:lang w:val="en-US"/>
        </w:rPr>
        <w:t>v</w:t>
      </w:r>
      <w:r>
        <w:rPr>
          <w:b/>
          <w:sz w:val="22"/>
        </w:rPr>
        <w:t>í</w:t>
      </w:r>
      <w:r>
        <w:rPr>
          <w:b/>
          <w:sz w:val="22"/>
          <w:lang w:val="en-US"/>
        </w:rPr>
        <w:t>ctima</w:t>
      </w:r>
      <w:r>
        <w:rPr>
          <w:sz w:val="22"/>
        </w:rPr>
        <w:t xml:space="preserve"> — жертва, </w:t>
      </w:r>
      <w:r>
        <w:rPr>
          <w:b/>
          <w:sz w:val="22"/>
        </w:rPr>
        <w:t xml:space="preserve">lа </w:t>
      </w:r>
      <w:r>
        <w:rPr>
          <w:b/>
          <w:sz w:val="22"/>
          <w:lang w:val="en-US"/>
        </w:rPr>
        <w:t>criatura</w:t>
      </w:r>
      <w:r>
        <w:rPr>
          <w:sz w:val="22"/>
        </w:rPr>
        <w:t xml:space="preserve"> — ребенок; криатура, </w:t>
      </w:r>
      <w:r>
        <w:rPr>
          <w:b/>
          <w:sz w:val="22"/>
          <w:lang w:val="en-US"/>
        </w:rPr>
        <w:t>la</w:t>
      </w:r>
      <w:r>
        <w:rPr>
          <w:b/>
          <w:sz w:val="22"/>
        </w:rPr>
        <w:t xml:space="preserve"> </w:t>
      </w:r>
      <w:r>
        <w:rPr>
          <w:b/>
          <w:sz w:val="22"/>
          <w:lang w:val="en-US"/>
        </w:rPr>
        <w:t>persona</w:t>
      </w:r>
      <w:r>
        <w:rPr>
          <w:sz w:val="22"/>
        </w:rPr>
        <w:t xml:space="preserve"> — лицо, человек, </w:t>
      </w:r>
      <w:r>
        <w:rPr>
          <w:b/>
          <w:sz w:val="22"/>
          <w:lang w:val="en-US"/>
        </w:rPr>
        <w:t>el</w:t>
      </w:r>
      <w:r>
        <w:rPr>
          <w:b/>
          <w:sz w:val="22"/>
        </w:rPr>
        <w:t xml:space="preserve"> </w:t>
      </w:r>
      <w:r>
        <w:rPr>
          <w:b/>
          <w:sz w:val="22"/>
          <w:lang w:val="en-US"/>
        </w:rPr>
        <w:t>colega</w:t>
      </w:r>
      <w:r>
        <w:rPr>
          <w:sz w:val="22"/>
        </w:rPr>
        <w:t xml:space="preserve"> — коллега, </w:t>
      </w:r>
      <w:r>
        <w:rPr>
          <w:b/>
          <w:sz w:val="22"/>
          <w:lang w:val="en-US"/>
        </w:rPr>
        <w:t>el</w:t>
      </w:r>
      <w:r>
        <w:rPr>
          <w:b/>
          <w:sz w:val="22"/>
        </w:rPr>
        <w:t xml:space="preserve"> </w:t>
      </w:r>
      <w:r>
        <w:rPr>
          <w:b/>
          <w:sz w:val="22"/>
          <w:lang w:val="en-US"/>
        </w:rPr>
        <w:t>d</w:t>
      </w:r>
      <w:r>
        <w:rPr>
          <w:b/>
          <w:sz w:val="22"/>
        </w:rPr>
        <w:t>é</w:t>
      </w:r>
      <w:r>
        <w:rPr>
          <w:b/>
          <w:sz w:val="22"/>
          <w:lang w:val="en-US"/>
        </w:rPr>
        <w:t>spota</w:t>
      </w:r>
      <w:r>
        <w:rPr>
          <w:sz w:val="22"/>
        </w:rPr>
        <w:t xml:space="preserve"> — деспот и т.п.</w:t>
      </w:r>
    </w:p>
    <w:p>
      <w:pPr>
        <w:pStyle w:val="Normal1"/>
        <w:spacing w:lineRule="auto" w:line="240"/>
        <w:ind w:firstLine="284" w:end="0"/>
        <w:rPr>
          <w:sz w:val="24"/>
        </w:rPr>
      </w:pPr>
      <w:r>
        <w:rPr>
          <w:sz w:val="24"/>
        </w:rPr>
      </w:r>
    </w:p>
    <w:p>
      <w:pPr>
        <w:pStyle w:val="Heading3"/>
        <w:ind w:hanging="0" w:start="0"/>
        <w:rPr/>
      </w:pPr>
      <w:bookmarkStart w:id="19" w:name="__RefHeading___Toc1886009"/>
      <w:bookmarkEnd w:id="19"/>
      <w:r>
        <w:rPr/>
        <w:t>§ 11. Существительные, имеющие оба рода</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испанском языке есть ряд существительных, которые могут употребляться в мужском и женском роде, не изменяя существенно своего основного значения. Это так называемые существительные </w:t>
      </w:r>
      <w:r>
        <w:rPr>
          <w:spacing w:val="20"/>
          <w:sz w:val="24"/>
        </w:rPr>
        <w:t>двух</w:t>
      </w:r>
      <w:r>
        <w:rPr>
          <w:sz w:val="24"/>
        </w:rPr>
        <w:t xml:space="preserve"> родов:</w:t>
      </w:r>
    </w:p>
    <w:p>
      <w:pPr>
        <w:pStyle w:val="Normal1"/>
        <w:spacing w:lineRule="auto" w:line="240"/>
        <w:ind w:firstLine="284" w:end="0"/>
        <w:rPr>
          <w:sz w:val="24"/>
        </w:rPr>
      </w:pPr>
      <w:r>
        <w:rPr>
          <w:sz w:val="24"/>
        </w:rPr>
      </w:r>
    </w:p>
    <w:tbl>
      <w:tblPr>
        <w:tblW w:w="5189" w:type="dxa"/>
        <w:jc w:val="start"/>
        <w:tblInd w:w="306" w:type="dxa"/>
        <w:tblLayout w:type="fixed"/>
        <w:tblCellMar>
          <w:top w:w="0" w:type="dxa"/>
          <w:start w:w="108" w:type="dxa"/>
          <w:bottom w:w="0" w:type="dxa"/>
          <w:end w:w="108" w:type="dxa"/>
        </w:tblCellMar>
      </w:tblPr>
      <w:tblGrid>
        <w:gridCol w:w="2496"/>
        <w:gridCol w:w="2693"/>
      </w:tblGrid>
      <w:tr>
        <w:trPr>
          <w:trHeight w:val="2835" w:hRule="atLeast"/>
        </w:trPr>
        <w:tc>
          <w:tcPr>
            <w:tcW w:w="2496" w:type="dxa"/>
            <w:tcBorders/>
          </w:tcPr>
          <w:p>
            <w:pPr>
              <w:pStyle w:val="Normal1"/>
              <w:spacing w:lineRule="auto" w:line="240"/>
              <w:ind w:firstLine="284" w:end="0"/>
              <w:rPr/>
            </w:pPr>
            <w:r>
              <w:rPr>
                <w:sz w:val="24"/>
                <w:lang w:val="en-US"/>
              </w:rPr>
              <w:t>(el, la) análisis</w:t>
            </w:r>
          </w:p>
          <w:p>
            <w:pPr>
              <w:pStyle w:val="Normal1"/>
              <w:spacing w:lineRule="auto" w:line="240"/>
              <w:ind w:firstLine="284" w:end="0"/>
              <w:rPr>
                <w:sz w:val="24"/>
                <w:lang w:val="en-US"/>
              </w:rPr>
            </w:pPr>
            <w:r>
              <w:rPr>
                <w:sz w:val="24"/>
                <w:lang w:val="en-US"/>
              </w:rPr>
              <w:t>" " arte</w:t>
            </w:r>
          </w:p>
          <w:p>
            <w:pPr>
              <w:pStyle w:val="Normal1"/>
              <w:spacing w:lineRule="auto" w:line="240"/>
              <w:ind w:firstLine="284" w:end="0"/>
              <w:rPr>
                <w:sz w:val="24"/>
                <w:lang w:val="en-US"/>
              </w:rPr>
            </w:pPr>
            <w:r>
              <w:rPr>
                <w:sz w:val="24"/>
                <w:lang w:val="en-US"/>
              </w:rPr>
              <w:t>" " azúcar</w:t>
            </w:r>
          </w:p>
          <w:p>
            <w:pPr>
              <w:pStyle w:val="Normal1"/>
              <w:spacing w:lineRule="auto" w:line="240"/>
              <w:ind w:firstLine="284" w:end="0"/>
              <w:rPr>
                <w:sz w:val="24"/>
                <w:lang w:val="en-US"/>
              </w:rPr>
            </w:pPr>
            <w:r>
              <w:rPr>
                <w:sz w:val="24"/>
                <w:lang w:val="en-US"/>
              </w:rPr>
              <w:t>" " canal</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t>" " fin</w:t>
            </w:r>
          </w:p>
          <w:p>
            <w:pPr>
              <w:pStyle w:val="Normal1"/>
              <w:spacing w:lineRule="auto" w:line="240"/>
              <w:ind w:firstLine="284" w:end="0"/>
              <w:rPr>
                <w:sz w:val="24"/>
                <w:lang w:val="en-US"/>
              </w:rPr>
            </w:pPr>
            <w:r>
              <w:rPr>
                <w:sz w:val="24"/>
                <w:lang w:val="en-US"/>
              </w:rPr>
              <w:t>" " mar</w:t>
            </w:r>
          </w:p>
          <w:p>
            <w:pPr>
              <w:pStyle w:val="Normal1"/>
              <w:spacing w:lineRule="auto" w:line="240"/>
              <w:ind w:firstLine="284" w:end="0"/>
              <w:rPr>
                <w:sz w:val="24"/>
                <w:lang w:val="en-US"/>
              </w:rPr>
            </w:pPr>
            <w:r>
              <w:rPr>
                <w:sz w:val="24"/>
                <w:lang w:val="en-US"/>
              </w:rPr>
              <w:t>" " margen</w:t>
            </w:r>
          </w:p>
          <w:p>
            <w:pPr>
              <w:pStyle w:val="Normal1"/>
              <w:spacing w:lineRule="auto" w:line="240"/>
              <w:ind w:firstLine="284" w:end="0"/>
              <w:rPr>
                <w:sz w:val="24"/>
                <w:lang w:val="en-US"/>
              </w:rPr>
            </w:pPr>
            <w:r>
              <w:rPr>
                <w:sz w:val="24"/>
                <w:lang w:val="en-US"/>
              </w:rPr>
              <w:t>" " puente</w:t>
            </w:r>
          </w:p>
          <w:p>
            <w:pPr>
              <w:pStyle w:val="Normal1"/>
              <w:spacing w:lineRule="auto" w:line="240"/>
              <w:ind w:firstLine="284" w:end="0"/>
              <w:rPr>
                <w:sz w:val="24"/>
                <w:lang w:val="en-US"/>
              </w:rPr>
            </w:pPr>
            <w:r>
              <w:rPr>
                <w:sz w:val="24"/>
                <w:lang w:val="en-US"/>
              </w:rPr>
              <w:t>" " reuma</w:t>
            </w:r>
          </w:p>
          <w:p>
            <w:pPr>
              <w:pStyle w:val="Normal1"/>
              <w:rPr>
                <w:sz w:val="24"/>
                <w:lang w:val="en-US"/>
              </w:rPr>
            </w:pPr>
            <w:r>
              <w:rPr>
                <w:sz w:val="24"/>
                <w:lang w:val="en-US"/>
              </w:rPr>
            </w:r>
          </w:p>
        </w:tc>
        <w:tc>
          <w:tcPr>
            <w:tcW w:w="2693" w:type="dxa"/>
            <w:tcBorders/>
          </w:tcPr>
          <w:p>
            <w:pPr>
              <w:pStyle w:val="Normal1"/>
              <w:spacing w:lineRule="auto" w:line="240"/>
              <w:rPr>
                <w:sz w:val="24"/>
                <w:lang w:val="en-US"/>
              </w:rPr>
            </w:pPr>
            <w:r>
              <w:rPr>
                <w:sz w:val="24"/>
                <w:lang w:val="en-US"/>
              </w:rPr>
              <w:t xml:space="preserve">— </w:t>
            </w:r>
            <w:r>
              <w:rPr>
                <w:sz w:val="24"/>
              </w:rPr>
              <w:t>анализ</w:t>
            </w:r>
          </w:p>
          <w:p>
            <w:pPr>
              <w:pStyle w:val="Normal1"/>
              <w:spacing w:lineRule="auto" w:line="240"/>
              <w:rPr>
                <w:sz w:val="24"/>
              </w:rPr>
            </w:pPr>
            <w:r>
              <w:rPr>
                <w:sz w:val="24"/>
              </w:rPr>
              <w:t xml:space="preserve">— </w:t>
            </w:r>
            <w:r>
              <w:rPr>
                <w:sz w:val="24"/>
              </w:rPr>
              <w:t>искусство</w:t>
            </w:r>
          </w:p>
          <w:p>
            <w:pPr>
              <w:pStyle w:val="Normal1"/>
              <w:spacing w:lineRule="auto" w:line="240"/>
              <w:rPr>
                <w:sz w:val="24"/>
              </w:rPr>
            </w:pPr>
            <w:r>
              <w:rPr>
                <w:sz w:val="24"/>
              </w:rPr>
              <w:t xml:space="preserve">— </w:t>
            </w:r>
            <w:r>
              <w:rPr>
                <w:sz w:val="24"/>
              </w:rPr>
              <w:t>сахар</w:t>
            </w:r>
          </w:p>
          <w:p>
            <w:pPr>
              <w:pStyle w:val="Normal1"/>
              <w:spacing w:lineRule="auto" w:line="240"/>
              <w:rPr>
                <w:sz w:val="24"/>
              </w:rPr>
            </w:pPr>
            <w:r>
              <w:rPr>
                <w:sz w:val="24"/>
              </w:rPr>
              <w:t xml:space="preserve">— </w:t>
            </w:r>
            <w:r>
              <w:rPr>
                <w:sz w:val="24"/>
              </w:rPr>
              <w:t>канал</w:t>
            </w:r>
          </w:p>
          <w:p>
            <w:pPr>
              <w:pStyle w:val="FR4"/>
              <w:jc w:val="both"/>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конец</w:t>
            </w:r>
          </w:p>
          <w:p>
            <w:pPr>
              <w:pStyle w:val="Normal1"/>
              <w:spacing w:lineRule="auto" w:line="240"/>
              <w:rPr>
                <w:sz w:val="24"/>
              </w:rPr>
            </w:pPr>
            <w:r>
              <w:rPr>
                <w:sz w:val="24"/>
              </w:rPr>
              <w:t xml:space="preserve">— </w:t>
            </w:r>
            <w:r>
              <w:rPr>
                <w:sz w:val="24"/>
              </w:rPr>
              <w:t>море</w:t>
            </w:r>
          </w:p>
          <w:p>
            <w:pPr>
              <w:pStyle w:val="Normal1"/>
              <w:spacing w:lineRule="auto" w:line="240"/>
              <w:rPr>
                <w:sz w:val="24"/>
              </w:rPr>
            </w:pPr>
            <w:r>
              <w:rPr>
                <w:sz w:val="24"/>
              </w:rPr>
              <w:t xml:space="preserve">— </w:t>
            </w:r>
            <w:r>
              <w:rPr>
                <w:sz w:val="24"/>
              </w:rPr>
              <w:t>край, берег</w:t>
            </w:r>
          </w:p>
          <w:p>
            <w:pPr>
              <w:pStyle w:val="Normal1"/>
              <w:spacing w:lineRule="auto" w:line="240"/>
              <w:rPr>
                <w:sz w:val="24"/>
              </w:rPr>
            </w:pPr>
            <w:r>
              <w:rPr>
                <w:sz w:val="24"/>
              </w:rPr>
              <w:t xml:space="preserve">— </w:t>
            </w:r>
            <w:r>
              <w:rPr>
                <w:sz w:val="24"/>
              </w:rPr>
              <w:t>мост</w:t>
            </w:r>
          </w:p>
          <w:p>
            <w:pPr>
              <w:pStyle w:val="Normal1"/>
              <w:spacing w:lineRule="auto" w:line="240"/>
              <w:rPr>
                <w:sz w:val="24"/>
              </w:rPr>
            </w:pPr>
            <w:r>
              <w:rPr>
                <w:sz w:val="24"/>
              </w:rPr>
              <w:t xml:space="preserve">— </w:t>
            </w:r>
            <w:r>
              <w:rPr>
                <w:sz w:val="24"/>
              </w:rPr>
              <w:t>ревматизм и др.</w:t>
            </w:r>
          </w:p>
          <w:p>
            <w:pPr>
              <w:pStyle w:val="Normal1"/>
              <w:rPr>
                <w:sz w:val="24"/>
              </w:rPr>
            </w:pPr>
            <w:r>
              <w:rPr>
                <w:sz w:val="24"/>
              </w:rPr>
            </w:r>
          </w:p>
        </w:tc>
      </w:tr>
    </w:tbl>
    <w:p>
      <w:pPr>
        <w:pStyle w:val="Normal1"/>
        <w:spacing w:lineRule="auto" w:line="240"/>
        <w:ind w:firstLine="284" w:end="0"/>
        <w:rPr>
          <w:sz w:val="24"/>
        </w:rPr>
      </w:pPr>
      <w:r>
        <w:rPr>
          <w:sz w:val="24"/>
        </w:rPr>
        <w:t>Перечисленные существительные могут употребляться в обоих родах, но это не значит, что обе родовые формы одинаково частот</w:t>
        <w:softHyphen/>
        <w:t>ны и равнозначны. Существуют определенные смысловые и стилистические оттенки при употреблении названных существительных в мужском и женском роде, например:</w:t>
      </w:r>
    </w:p>
    <w:p>
      <w:pPr>
        <w:pStyle w:val="Normal1"/>
        <w:spacing w:lineRule="auto" w:line="240"/>
        <w:ind w:firstLine="284" w:end="0"/>
        <w:rPr/>
      </w:pPr>
      <w:r>
        <w:rPr>
          <w:b/>
          <w:sz w:val="24"/>
          <w:lang w:val="en-US"/>
        </w:rPr>
        <w:t>An</w:t>
      </w:r>
      <w:r>
        <w:rPr>
          <w:b/>
          <w:sz w:val="24"/>
        </w:rPr>
        <w:t>á</w:t>
      </w:r>
      <w:r>
        <w:rPr>
          <w:b/>
          <w:sz w:val="24"/>
          <w:lang w:val="en-US"/>
        </w:rPr>
        <w:t>lisis</w:t>
      </w:r>
      <w:r>
        <w:rPr>
          <w:sz w:val="24"/>
        </w:rPr>
        <w:t xml:space="preserve"> употребляется почти всегда в </w:t>
      </w:r>
      <w:r>
        <w:rPr>
          <w:spacing w:val="20"/>
          <w:sz w:val="24"/>
        </w:rPr>
        <w:t>мужском</w:t>
      </w:r>
      <w:r>
        <w:rPr>
          <w:sz w:val="24"/>
        </w:rPr>
        <w:t xml:space="preserve"> роде. В жен</w:t>
        <w:softHyphen/>
        <w:t>ском роде это слово характеризуется определенной архаичностью и связано лишь с книжной речью.</w:t>
      </w:r>
    </w:p>
    <w:p>
      <w:pPr>
        <w:pStyle w:val="Normal1"/>
        <w:spacing w:lineRule="auto" w:line="240"/>
        <w:ind w:firstLine="284" w:end="0"/>
        <w:rPr/>
      </w:pPr>
      <w:r>
        <w:rPr>
          <w:b/>
          <w:sz w:val="24"/>
        </w:rPr>
        <w:t>Arte</w:t>
      </w:r>
      <w:r>
        <w:rPr>
          <w:sz w:val="24"/>
        </w:rPr>
        <w:t xml:space="preserve"> в единственном числе употребляется преимущественно как существительное </w:t>
      </w:r>
      <w:r>
        <w:rPr>
          <w:spacing w:val="20"/>
          <w:sz w:val="24"/>
        </w:rPr>
        <w:t>мужского</w:t>
      </w:r>
      <w:r>
        <w:rPr>
          <w:sz w:val="24"/>
        </w:rPr>
        <w:t xml:space="preserve"> рода в своем основном значении «творческое отражение действительности в художественных образах».</w:t>
      </w:r>
    </w:p>
    <w:p>
      <w:pPr>
        <w:pStyle w:val="Normal1"/>
        <w:spacing w:lineRule="auto" w:line="240"/>
        <w:ind w:firstLine="284" w:end="0"/>
        <w:rPr/>
      </w:pPr>
      <w:r>
        <w:rPr>
          <w:i/>
          <w:sz w:val="24"/>
          <w:lang w:val="en-US"/>
        </w:rPr>
        <w:t>el</w:t>
      </w:r>
      <w:r>
        <w:rPr>
          <w:i/>
          <w:sz w:val="24"/>
        </w:rPr>
        <w:t xml:space="preserve"> </w:t>
      </w:r>
      <w:r>
        <w:rPr>
          <w:i/>
          <w:sz w:val="24"/>
          <w:lang w:val="en-US"/>
        </w:rPr>
        <w:t>arte</w:t>
      </w:r>
      <w:r>
        <w:rPr>
          <w:sz w:val="24"/>
        </w:rPr>
        <w:t xml:space="preserve"> </w:t>
      </w:r>
      <w:r>
        <w:rPr>
          <w:sz w:val="24"/>
          <w:lang w:val="en-US"/>
        </w:rPr>
        <w:t>atrae</w:t>
      </w:r>
      <w:r>
        <w:rPr>
          <w:sz w:val="24"/>
        </w:rPr>
        <w:t xml:space="preserve"> </w:t>
      </w:r>
      <w:r>
        <w:rPr>
          <w:sz w:val="24"/>
          <w:lang w:val="en-US"/>
        </w:rPr>
        <w:t>a</w:t>
      </w:r>
      <w:r>
        <w:rPr>
          <w:sz w:val="24"/>
        </w:rPr>
        <w:t xml:space="preserve"> </w:t>
      </w:r>
      <w:r>
        <w:rPr>
          <w:sz w:val="24"/>
          <w:lang w:val="en-US"/>
        </w:rPr>
        <w:t>millones</w:t>
      </w:r>
      <w:r>
        <w:rPr>
          <w:sz w:val="24"/>
        </w:rPr>
        <w:t xml:space="preserve"> </w:t>
      </w:r>
      <w:r>
        <w:rPr>
          <w:sz w:val="24"/>
          <w:lang w:val="en-US"/>
        </w:rPr>
        <w:t>de</w:t>
      </w:r>
      <w:r>
        <w:rPr>
          <w:sz w:val="24"/>
        </w:rPr>
        <w:t xml:space="preserve"> </w:t>
      </w:r>
      <w:r>
        <w:rPr>
          <w:sz w:val="24"/>
          <w:lang w:val="en-US"/>
        </w:rPr>
        <w:t>hombres</w:t>
      </w:r>
      <w:r>
        <w:rPr>
          <w:sz w:val="24"/>
        </w:rPr>
        <w:t xml:space="preserve">    — искусство привлекает милли</w:t>
        <w:softHyphen/>
        <w:t>оны людей</w:t>
      </w:r>
    </w:p>
    <w:p>
      <w:pPr>
        <w:pStyle w:val="Normal1"/>
        <w:spacing w:lineRule="auto" w:line="240"/>
        <w:ind w:firstLine="284" w:end="0"/>
        <w:rPr/>
      </w:pPr>
      <w:r>
        <w:rPr>
          <w:i/>
          <w:sz w:val="24"/>
          <w:lang w:val="en-US"/>
        </w:rPr>
        <w:t>el</w:t>
      </w:r>
      <w:r>
        <w:rPr>
          <w:sz w:val="24"/>
        </w:rPr>
        <w:t xml:space="preserve"> </w:t>
      </w:r>
      <w:r>
        <w:rPr>
          <w:i/>
          <w:sz w:val="24"/>
          <w:lang w:val="en-US"/>
        </w:rPr>
        <w:t>arte</w:t>
      </w:r>
      <w:r>
        <w:rPr>
          <w:sz w:val="24"/>
        </w:rPr>
        <w:t xml:space="preserve"> </w:t>
      </w:r>
      <w:r>
        <w:rPr>
          <w:i/>
          <w:sz w:val="24"/>
          <w:lang w:val="en-US"/>
        </w:rPr>
        <w:t>griego</w:t>
      </w:r>
      <w:r>
        <w:rPr>
          <w:i/>
          <w:sz w:val="24"/>
        </w:rPr>
        <w:t xml:space="preserve">, </w:t>
      </w:r>
      <w:r>
        <w:rPr>
          <w:i/>
          <w:sz w:val="24"/>
          <w:lang w:val="en-US"/>
        </w:rPr>
        <w:t>el</w:t>
      </w:r>
      <w:r>
        <w:rPr>
          <w:i/>
          <w:sz w:val="24"/>
        </w:rPr>
        <w:t xml:space="preserve"> </w:t>
      </w:r>
      <w:r>
        <w:rPr>
          <w:i/>
          <w:sz w:val="24"/>
          <w:lang w:val="en-US"/>
        </w:rPr>
        <w:t>arte</w:t>
      </w:r>
      <w:r>
        <w:rPr>
          <w:sz w:val="24"/>
        </w:rPr>
        <w:t xml:space="preserve"> </w:t>
      </w:r>
      <w:r>
        <w:rPr>
          <w:sz w:val="24"/>
          <w:lang w:val="en-US"/>
        </w:rPr>
        <w:t>romano</w:t>
      </w:r>
      <w:r>
        <w:rPr>
          <w:sz w:val="24"/>
        </w:rPr>
        <w:t xml:space="preserve">             — греческое искусство, римское  искусство</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значении </w:t>
      </w:r>
      <w:r>
        <w:rPr>
          <w:i/>
          <w:iCs/>
          <w:sz w:val="24"/>
        </w:rPr>
        <w:t>мастерство, умение</w:t>
      </w:r>
      <w:r>
        <w:rPr>
          <w:sz w:val="24"/>
        </w:rPr>
        <w:t xml:space="preserve"> </w:t>
      </w:r>
      <w:r>
        <w:rPr>
          <w:b/>
          <w:sz w:val="24"/>
        </w:rPr>
        <w:t>arte</w:t>
      </w:r>
      <w:r>
        <w:rPr>
          <w:sz w:val="24"/>
        </w:rPr>
        <w:t xml:space="preserve"> обычно употребляется в </w:t>
      </w:r>
      <w:r>
        <w:rPr>
          <w:spacing w:val="20"/>
          <w:sz w:val="24"/>
        </w:rPr>
        <w:t>женском</w:t>
      </w:r>
      <w:r>
        <w:rPr>
          <w:sz w:val="24"/>
        </w:rPr>
        <w:t xml:space="preserve"> роде:</w:t>
      </w:r>
    </w:p>
    <w:p>
      <w:pPr>
        <w:pStyle w:val="Normal1"/>
        <w:spacing w:lineRule="auto" w:line="240"/>
        <w:ind w:firstLine="284" w:end="0"/>
        <w:rPr/>
      </w:pPr>
      <w:r>
        <w:rPr>
          <w:i/>
          <w:iCs/>
          <w:sz w:val="24"/>
          <w:lang w:val="en-US"/>
        </w:rPr>
        <w:t>el</w:t>
      </w:r>
      <w:r>
        <w:rPr>
          <w:i/>
          <w:iCs/>
          <w:sz w:val="24"/>
        </w:rPr>
        <w:t xml:space="preserve"> </w:t>
      </w:r>
      <w:r>
        <w:rPr>
          <w:i/>
          <w:iCs/>
          <w:sz w:val="24"/>
          <w:lang w:val="en-US"/>
        </w:rPr>
        <w:t>arte</w:t>
      </w:r>
      <w:r>
        <w:rPr>
          <w:sz w:val="24"/>
        </w:rPr>
        <w:t xml:space="preserve"> </w:t>
      </w:r>
      <w:r>
        <w:rPr>
          <w:sz w:val="24"/>
          <w:lang w:val="en-US"/>
        </w:rPr>
        <w:t>po</w:t>
      </w:r>
      <w:r>
        <w:rPr>
          <w:sz w:val="24"/>
        </w:rPr>
        <w:t>é</w:t>
      </w:r>
      <w:r>
        <w:rPr>
          <w:sz w:val="24"/>
          <w:lang w:val="en-US"/>
        </w:rPr>
        <w:t>tic</w:t>
      </w:r>
      <w:r>
        <w:rPr>
          <w:b/>
          <w:bCs/>
          <w:sz w:val="24"/>
          <w:lang w:val="en-US"/>
        </w:rPr>
        <w:t>a</w:t>
      </w:r>
      <w:r>
        <w:rPr>
          <w:sz w:val="24"/>
        </w:rPr>
        <w:t xml:space="preserve">                       — поэтическое искусство </w:t>
      </w:r>
    </w:p>
    <w:p>
      <w:pPr>
        <w:pStyle w:val="Normal1"/>
        <w:spacing w:lineRule="auto" w:line="240"/>
        <w:ind w:firstLine="284" w:end="0"/>
        <w:rPr/>
      </w:pPr>
      <w:r>
        <w:rPr>
          <w:i/>
          <w:iCs/>
          <w:sz w:val="24"/>
          <w:lang w:val="en-US"/>
        </w:rPr>
        <w:t>el</w:t>
      </w:r>
      <w:r>
        <w:rPr>
          <w:i/>
          <w:iCs/>
          <w:sz w:val="24"/>
        </w:rPr>
        <w:t xml:space="preserve"> </w:t>
      </w:r>
      <w:r>
        <w:rPr>
          <w:i/>
          <w:iCs/>
          <w:sz w:val="24"/>
          <w:lang w:val="en-US"/>
        </w:rPr>
        <w:t>arte</w:t>
      </w:r>
      <w:r>
        <w:rPr>
          <w:sz w:val="24"/>
        </w:rPr>
        <w:t xml:space="preserve"> </w:t>
      </w:r>
      <w:r>
        <w:rPr>
          <w:sz w:val="24"/>
          <w:lang w:val="en-US"/>
        </w:rPr>
        <w:t>culinari</w:t>
      </w:r>
      <w:r>
        <w:rPr>
          <w:b/>
          <w:bCs/>
          <w:sz w:val="24"/>
          <w:lang w:val="en-US"/>
        </w:rPr>
        <w:t>a</w:t>
      </w:r>
      <w:r>
        <w:rPr>
          <w:sz w:val="24"/>
        </w:rPr>
        <w:t xml:space="preserve">                    — кулинарное искусство</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Во множественном числе слово </w:t>
      </w:r>
      <w:r>
        <w:rPr>
          <w:bCs/>
          <w:sz w:val="24"/>
        </w:rPr>
        <w:t>arte</w:t>
      </w:r>
      <w:r>
        <w:rPr>
          <w:sz w:val="24"/>
        </w:rPr>
        <w:t xml:space="preserve"> обычно женского рода: </w:t>
      </w:r>
      <w:r>
        <w:rPr>
          <w:i/>
          <w:iCs/>
          <w:sz w:val="24"/>
          <w:lang w:val="en-US"/>
        </w:rPr>
        <w:t>las</w:t>
      </w:r>
      <w:r>
        <w:rPr>
          <w:i/>
          <w:iCs/>
          <w:sz w:val="24"/>
        </w:rPr>
        <w:t xml:space="preserve"> </w:t>
      </w:r>
      <w:r>
        <w:rPr>
          <w:i/>
          <w:iCs/>
          <w:sz w:val="24"/>
          <w:lang w:val="en-US"/>
        </w:rPr>
        <w:t>artes</w:t>
      </w:r>
      <w:r>
        <w:rPr>
          <w:sz w:val="24"/>
        </w:rPr>
        <w:t xml:space="preserve"> </w:t>
      </w:r>
      <w:r>
        <w:rPr>
          <w:sz w:val="24"/>
          <w:lang w:val="en-US"/>
        </w:rPr>
        <w:t>pl</w:t>
      </w:r>
      <w:r>
        <w:rPr>
          <w:sz w:val="24"/>
        </w:rPr>
        <w:t>á</w:t>
      </w:r>
      <w:r>
        <w:rPr>
          <w:sz w:val="24"/>
          <w:lang w:val="en-US"/>
        </w:rPr>
        <w:t>sticas</w:t>
      </w:r>
      <w:r>
        <w:rPr>
          <w:sz w:val="24"/>
        </w:rPr>
        <w:t>.</w:t>
      </w:r>
    </w:p>
    <w:p>
      <w:pPr>
        <w:pStyle w:val="Normal1"/>
        <w:spacing w:lineRule="auto" w:line="240"/>
        <w:ind w:firstLine="284" w:end="0"/>
        <w:rPr/>
      </w:pPr>
      <w:r>
        <w:rPr>
          <w:b/>
          <w:sz w:val="24"/>
          <w:lang w:val="en-US"/>
        </w:rPr>
        <w:t>Az</w:t>
      </w:r>
      <w:r>
        <w:rPr>
          <w:b/>
          <w:sz w:val="24"/>
        </w:rPr>
        <w:t>ú</w:t>
      </w:r>
      <w:r>
        <w:rPr>
          <w:b/>
          <w:sz w:val="24"/>
          <w:lang w:val="en-US"/>
        </w:rPr>
        <w:t>car</w:t>
      </w:r>
      <w:r>
        <w:rPr>
          <w:sz w:val="24"/>
        </w:rPr>
        <w:t xml:space="preserve">, употребляясь без определений, является чаще существительным </w:t>
      </w:r>
      <w:r>
        <w:rPr>
          <w:spacing w:val="20"/>
          <w:sz w:val="24"/>
        </w:rPr>
        <w:t>мужского</w:t>
      </w:r>
      <w:r>
        <w:rPr>
          <w:sz w:val="24"/>
        </w:rPr>
        <w:t xml:space="preserve"> рода:</w:t>
      </w:r>
    </w:p>
    <w:p>
      <w:pPr>
        <w:pStyle w:val="Normal1"/>
        <w:spacing w:lineRule="auto" w:line="240"/>
        <w:ind w:firstLine="284" w:end="0"/>
        <w:rPr/>
      </w:pPr>
      <w:r>
        <w:rPr>
          <w:i/>
          <w:iCs/>
          <w:sz w:val="24"/>
          <w:lang w:val="en-US"/>
        </w:rPr>
        <w:t>el</w:t>
      </w:r>
      <w:r>
        <w:rPr>
          <w:i/>
          <w:iCs/>
          <w:sz w:val="24"/>
        </w:rPr>
        <w:t xml:space="preserve"> </w:t>
      </w:r>
      <w:r>
        <w:rPr>
          <w:i/>
          <w:iCs/>
          <w:sz w:val="24"/>
          <w:lang w:val="en-US"/>
        </w:rPr>
        <w:t>az</w:t>
      </w:r>
      <w:r>
        <w:rPr>
          <w:i/>
          <w:iCs/>
          <w:sz w:val="24"/>
        </w:rPr>
        <w:t>ú</w:t>
      </w:r>
      <w:r>
        <w:rPr>
          <w:i/>
          <w:iCs/>
          <w:sz w:val="24"/>
          <w:lang w:val="en-US"/>
        </w:rPr>
        <w:t>car</w:t>
      </w:r>
      <w:r>
        <w:rPr>
          <w:sz w:val="24"/>
        </w:rPr>
        <w:t xml:space="preserve"> </w:t>
      </w:r>
      <w:r>
        <w:rPr>
          <w:sz w:val="24"/>
          <w:lang w:val="en-US"/>
        </w:rPr>
        <w:t>es</w:t>
      </w:r>
      <w:r>
        <w:rPr>
          <w:sz w:val="24"/>
        </w:rPr>
        <w:t xml:space="preserve"> </w:t>
      </w:r>
      <w:r>
        <w:rPr>
          <w:sz w:val="24"/>
          <w:lang w:val="en-US"/>
        </w:rPr>
        <w:t>necesario</w:t>
      </w:r>
      <w:r>
        <w:rPr>
          <w:sz w:val="24"/>
        </w:rPr>
        <w:t xml:space="preserve"> </w:t>
      </w:r>
      <w:r>
        <w:rPr>
          <w:sz w:val="24"/>
          <w:lang w:val="en-US"/>
        </w:rPr>
        <w:t>para</w:t>
      </w:r>
      <w:r>
        <w:rPr>
          <w:sz w:val="24"/>
        </w:rPr>
        <w:t xml:space="preserve"> </w:t>
      </w:r>
      <w:r>
        <w:rPr>
          <w:sz w:val="24"/>
          <w:lang w:val="en-US"/>
        </w:rPr>
        <w:t>la</w:t>
      </w:r>
      <w:r>
        <w:rPr>
          <w:sz w:val="24"/>
        </w:rPr>
        <w:t xml:space="preserve"> </w:t>
      </w:r>
      <w:r>
        <w:rPr>
          <w:sz w:val="24"/>
          <w:lang w:val="en-US"/>
        </w:rPr>
        <w:t>salud</w:t>
      </w:r>
      <w:r>
        <w:rPr>
          <w:sz w:val="24"/>
        </w:rPr>
        <w:t xml:space="preserve">   — сахар необходим для здоровья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Если слово имеет при себе определение, указывающее на вид, </w:t>
      </w:r>
      <w:r>
        <w:rPr>
          <w:sz w:val="24"/>
          <w:lang w:val="en-US"/>
        </w:rPr>
        <w:t>co</w:t>
      </w:r>
      <w:r>
        <w:rPr>
          <w:sz w:val="24"/>
        </w:rPr>
        <w:t xml:space="preserve">рт сахара, то наблюдается склонность к употреблению </w:t>
      </w:r>
      <w:r>
        <w:rPr>
          <w:b/>
          <w:bCs/>
          <w:sz w:val="24"/>
          <w:lang w:val="en-US"/>
        </w:rPr>
        <w:t>az</w:t>
      </w:r>
      <w:r>
        <w:rPr>
          <w:b/>
          <w:bCs/>
          <w:sz w:val="24"/>
        </w:rPr>
        <w:t>ú</w:t>
      </w:r>
      <w:r>
        <w:rPr>
          <w:b/>
          <w:bCs/>
          <w:sz w:val="24"/>
          <w:lang w:val="en-US"/>
        </w:rPr>
        <w:t>car</w:t>
      </w:r>
      <w:r>
        <w:rPr>
          <w:sz w:val="24"/>
        </w:rPr>
        <w:t xml:space="preserve"> в </w:t>
      </w:r>
      <w:r>
        <w:rPr>
          <w:spacing w:val="20"/>
          <w:sz w:val="24"/>
        </w:rPr>
        <w:t>женском</w:t>
      </w:r>
      <w:r>
        <w:rPr>
          <w:sz w:val="24"/>
        </w:rPr>
        <w:t xml:space="preserve"> роде:</w:t>
      </w:r>
    </w:p>
    <w:p>
      <w:pPr>
        <w:pStyle w:val="Normal1"/>
        <w:spacing w:lineRule="auto" w:line="240"/>
        <w:ind w:firstLine="284" w:end="0"/>
        <w:rPr/>
      </w:pPr>
      <w:r>
        <w:rPr>
          <w:i/>
          <w:iCs/>
          <w:sz w:val="24"/>
          <w:lang w:val="en-US"/>
        </w:rPr>
        <w:t>la</w:t>
      </w:r>
      <w:r>
        <w:rPr>
          <w:i/>
          <w:iCs/>
          <w:sz w:val="24"/>
        </w:rPr>
        <w:t xml:space="preserve"> </w:t>
      </w:r>
      <w:r>
        <w:rPr>
          <w:i/>
          <w:iCs/>
          <w:sz w:val="24"/>
          <w:lang w:val="en-US"/>
        </w:rPr>
        <w:t>az</w:t>
      </w:r>
      <w:r>
        <w:rPr>
          <w:i/>
          <w:iCs/>
          <w:sz w:val="24"/>
        </w:rPr>
        <w:t>ú</w:t>
      </w:r>
      <w:r>
        <w:rPr>
          <w:i/>
          <w:iCs/>
          <w:sz w:val="24"/>
          <w:lang w:val="en-US"/>
        </w:rPr>
        <w:t>car</w:t>
      </w:r>
      <w:r>
        <w:rPr>
          <w:sz w:val="24"/>
        </w:rPr>
        <w:t xml:space="preserve"> </w:t>
      </w:r>
      <w:r>
        <w:rPr>
          <w:sz w:val="24"/>
          <w:lang w:val="en-US"/>
        </w:rPr>
        <w:t>amarilla</w:t>
      </w:r>
      <w:r>
        <w:rPr>
          <w:sz w:val="24"/>
        </w:rPr>
        <w:t xml:space="preserve">                — желтый сахар (продукт вторичной обработки)</w:t>
      </w:r>
    </w:p>
    <w:p>
      <w:pPr>
        <w:pStyle w:val="Normal1"/>
        <w:spacing w:lineRule="auto" w:line="240"/>
        <w:ind w:firstLine="284" w:end="0"/>
        <w:rPr/>
      </w:pPr>
      <w:r>
        <w:rPr>
          <w:i/>
          <w:iCs/>
          <w:sz w:val="24"/>
          <w:lang w:val="en-US"/>
        </w:rPr>
        <w:t>la</w:t>
      </w:r>
      <w:r>
        <w:rPr>
          <w:i/>
          <w:iCs/>
          <w:sz w:val="24"/>
        </w:rPr>
        <w:t xml:space="preserve"> </w:t>
      </w:r>
      <w:r>
        <w:rPr>
          <w:i/>
          <w:iCs/>
          <w:sz w:val="24"/>
          <w:lang w:val="en-US"/>
        </w:rPr>
        <w:t>az</w:t>
      </w:r>
      <w:r>
        <w:rPr>
          <w:i/>
          <w:iCs/>
          <w:sz w:val="24"/>
        </w:rPr>
        <w:t>ú</w:t>
      </w:r>
      <w:r>
        <w:rPr>
          <w:i/>
          <w:iCs/>
          <w:sz w:val="24"/>
          <w:lang w:val="en-US"/>
        </w:rPr>
        <w:t>car</w:t>
      </w:r>
      <w:r>
        <w:rPr>
          <w:sz w:val="24"/>
        </w:rPr>
        <w:t xml:space="preserve"> </w:t>
      </w:r>
      <w:r>
        <w:rPr>
          <w:sz w:val="24"/>
          <w:lang w:val="en-US"/>
        </w:rPr>
        <w:t>refina</w:t>
      </w:r>
      <w:r>
        <w:rPr>
          <w:sz w:val="24"/>
        </w:rPr>
        <w:t xml:space="preserve">                    — рафинированный сахар и т.п.</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Во множественном числе </w:t>
      </w:r>
      <w:r>
        <w:rPr>
          <w:b/>
          <w:bCs/>
          <w:sz w:val="24"/>
          <w:lang w:val="en-US"/>
        </w:rPr>
        <w:t>a</w:t>
      </w:r>
      <w:r>
        <w:rPr>
          <w:b/>
          <w:sz w:val="24"/>
          <w:lang w:val="en-US"/>
        </w:rPr>
        <w:t>z</w:t>
      </w:r>
      <w:r>
        <w:rPr>
          <w:b/>
          <w:sz w:val="24"/>
        </w:rPr>
        <w:t>ú</w:t>
      </w:r>
      <w:r>
        <w:rPr>
          <w:b/>
          <w:sz w:val="24"/>
          <w:lang w:val="en-US"/>
        </w:rPr>
        <w:t>car</w:t>
      </w:r>
      <w:r>
        <w:rPr>
          <w:sz w:val="24"/>
        </w:rPr>
        <w:t xml:space="preserve"> всегда мужского рода. Испанские лингвисты ратуют сейчас за употребление слова </w:t>
      </w:r>
      <w:r>
        <w:rPr>
          <w:b/>
          <w:bCs/>
          <w:sz w:val="24"/>
          <w:lang w:val="en-US"/>
        </w:rPr>
        <w:t>az</w:t>
      </w:r>
      <w:r>
        <w:rPr>
          <w:b/>
          <w:bCs/>
          <w:sz w:val="24"/>
        </w:rPr>
        <w:t>ú</w:t>
      </w:r>
      <w:r>
        <w:rPr>
          <w:b/>
          <w:bCs/>
          <w:sz w:val="24"/>
          <w:lang w:val="en-US"/>
        </w:rPr>
        <w:t>car</w:t>
      </w:r>
      <w:r>
        <w:rPr>
          <w:sz w:val="24"/>
        </w:rPr>
        <w:t xml:space="preserve"> только в мужском роде.</w:t>
      </w:r>
    </w:p>
    <w:p>
      <w:pPr>
        <w:pStyle w:val="Normal1"/>
        <w:spacing w:lineRule="auto" w:line="240"/>
        <w:ind w:firstLine="284" w:end="0"/>
        <w:rPr/>
      </w:pPr>
      <w:r>
        <w:rPr>
          <w:b/>
          <w:bCs/>
          <w:sz w:val="24"/>
          <w:lang w:val="en-US"/>
        </w:rPr>
        <w:t>Canal</w:t>
      </w:r>
      <w:r>
        <w:rPr>
          <w:sz w:val="24"/>
        </w:rPr>
        <w:t xml:space="preserve"> в значении 'искусственное русло' употребляется преимущественно в </w:t>
      </w:r>
      <w:r>
        <w:rPr>
          <w:spacing w:val="20"/>
          <w:sz w:val="24"/>
        </w:rPr>
        <w:t>мужском</w:t>
      </w:r>
      <w:r>
        <w:rPr>
          <w:sz w:val="24"/>
        </w:rPr>
        <w:t xml:space="preserve"> роде:</w:t>
      </w:r>
    </w:p>
    <w:p>
      <w:pPr>
        <w:pStyle w:val="FR5"/>
        <w:ind w:firstLine="284" w:end="0"/>
        <w:jc w:val="both"/>
        <w:rPr>
          <w:rFonts w:ascii="Times New Roman" w:hAnsi="Times New Roman" w:cs="Times New Roman"/>
          <w:sz w:val="24"/>
        </w:rPr>
      </w:pPr>
      <w:r>
        <w:rPr>
          <w:rFonts w:cs="Times New Roman" w:ascii="Times New Roman" w:hAnsi="Times New Roman"/>
          <w:sz w:val="24"/>
        </w:rPr>
      </w:r>
    </w:p>
    <w:p>
      <w:pPr>
        <w:pStyle w:val="Normal1"/>
        <w:spacing w:lineRule="auto" w:line="240"/>
        <w:ind w:firstLine="284" w:end="0"/>
        <w:rPr/>
      </w:pPr>
      <w:r>
        <w:rPr>
          <w:sz w:val="24"/>
          <w:lang w:val="en-US"/>
        </w:rPr>
        <w:t xml:space="preserve">En barko entró en </w:t>
      </w:r>
      <w:r>
        <w:rPr>
          <w:i/>
          <w:iCs/>
          <w:sz w:val="24"/>
          <w:lang w:val="en-US"/>
        </w:rPr>
        <w:t>el canal</w:t>
      </w:r>
      <w:r>
        <w:rPr>
          <w:sz w:val="24"/>
          <w:lang w:val="en-US"/>
        </w:rPr>
        <w:t xml:space="preserve">.          </w:t>
      </w:r>
      <w:r>
        <w:rPr>
          <w:sz w:val="24"/>
        </w:rPr>
        <w:t xml:space="preserve">Судно вошло в канал. </w:t>
      </w:r>
    </w:p>
    <w:p>
      <w:pPr>
        <w:pStyle w:val="Normal1"/>
        <w:spacing w:lineRule="auto" w:line="240"/>
        <w:ind w:firstLine="284" w:end="0"/>
        <w:rPr/>
      </w:pPr>
      <w:r>
        <w:rPr>
          <w:sz w:val="24"/>
        </w:rPr>
        <w:t xml:space="preserve">В значении 'сосуды' (в живом организме) </w:t>
      </w:r>
      <w:r>
        <w:rPr>
          <w:b/>
          <w:bCs/>
          <w:sz w:val="24"/>
          <w:lang w:val="en-US"/>
        </w:rPr>
        <w:t>canal</w:t>
      </w:r>
      <w:r>
        <w:rPr>
          <w:sz w:val="24"/>
        </w:rPr>
        <w:t xml:space="preserve"> обычно является существительным ж е н с к о г о рода: </w:t>
      </w:r>
      <w:r>
        <w:rPr>
          <w:i/>
          <w:iCs/>
          <w:sz w:val="24"/>
          <w:lang w:val="en-US"/>
        </w:rPr>
        <w:t>las</w:t>
      </w:r>
      <w:r>
        <w:rPr>
          <w:i/>
          <w:iCs/>
          <w:sz w:val="24"/>
        </w:rPr>
        <w:t xml:space="preserve"> </w:t>
      </w:r>
      <w:r>
        <w:rPr>
          <w:i/>
          <w:iCs/>
          <w:sz w:val="24"/>
          <w:lang w:val="en-US"/>
        </w:rPr>
        <w:t>canales</w:t>
      </w:r>
      <w:r>
        <w:rPr>
          <w:sz w:val="24"/>
        </w:rPr>
        <w:t xml:space="preserve"> </w:t>
      </w:r>
      <w:r>
        <w:rPr>
          <w:sz w:val="24"/>
          <w:lang w:val="en-US"/>
        </w:rPr>
        <w:t>linf</w:t>
      </w:r>
      <w:r>
        <w:rPr>
          <w:sz w:val="24"/>
        </w:rPr>
        <w:t>á</w:t>
      </w:r>
      <w:r>
        <w:rPr>
          <w:sz w:val="24"/>
          <w:lang w:val="en-US"/>
        </w:rPr>
        <w:t>ticas</w:t>
      </w:r>
      <w:r>
        <w:rPr>
          <w:sz w:val="24"/>
        </w:rPr>
        <w:t xml:space="preserve"> — лимфатические сосуды. </w:t>
      </w:r>
    </w:p>
    <w:p>
      <w:pPr>
        <w:pStyle w:val="Normal1"/>
        <w:spacing w:lineRule="auto" w:line="240"/>
        <w:ind w:firstLine="284" w:end="0"/>
        <w:rPr/>
      </w:pPr>
      <w:r>
        <w:rPr>
          <w:b/>
          <w:bCs/>
          <w:sz w:val="24"/>
          <w:lang w:val="en-US"/>
        </w:rPr>
        <w:t>Fin</w:t>
      </w:r>
      <w:r>
        <w:rPr>
          <w:sz w:val="24"/>
        </w:rPr>
        <w:t xml:space="preserve"> в значении 'цель' обычно </w:t>
      </w:r>
      <w:r>
        <w:rPr>
          <w:spacing w:val="20"/>
          <w:sz w:val="24"/>
        </w:rPr>
        <w:t>мужского</w:t>
      </w:r>
      <w:r>
        <w:rPr>
          <w:sz w:val="24"/>
        </w:rPr>
        <w:t xml:space="preserve"> рода:</w:t>
      </w:r>
    </w:p>
    <w:p>
      <w:pPr>
        <w:pStyle w:val="Normal1"/>
        <w:spacing w:lineRule="auto" w:line="240"/>
        <w:ind w:firstLine="284" w:end="0"/>
        <w:rPr/>
      </w:pPr>
      <w:r>
        <w:rPr>
          <w:i/>
          <w:iCs/>
          <w:sz w:val="24"/>
          <w:lang w:val="en-US"/>
        </w:rPr>
        <w:t>el</w:t>
      </w:r>
      <w:r>
        <w:rPr>
          <w:i/>
          <w:iCs/>
          <w:sz w:val="24"/>
        </w:rPr>
        <w:t xml:space="preserve"> </w:t>
      </w:r>
      <w:r>
        <w:rPr>
          <w:i/>
          <w:iCs/>
          <w:sz w:val="24"/>
          <w:lang w:val="en-US"/>
        </w:rPr>
        <w:t>fin</w:t>
      </w:r>
      <w:r>
        <w:rPr>
          <w:sz w:val="24"/>
        </w:rPr>
        <w:t xml:space="preserve"> </w:t>
      </w:r>
      <w:r>
        <w:rPr>
          <w:sz w:val="24"/>
          <w:lang w:val="en-US"/>
        </w:rPr>
        <w:t>es</w:t>
      </w:r>
      <w:r>
        <w:rPr>
          <w:sz w:val="24"/>
        </w:rPr>
        <w:t xml:space="preserve"> </w:t>
      </w:r>
      <w:r>
        <w:rPr>
          <w:sz w:val="24"/>
          <w:lang w:val="en-US"/>
        </w:rPr>
        <w:t>muy</w:t>
      </w:r>
      <w:r>
        <w:rPr>
          <w:sz w:val="24"/>
        </w:rPr>
        <w:t xml:space="preserve"> </w:t>
      </w:r>
      <w:r>
        <w:rPr>
          <w:sz w:val="24"/>
          <w:lang w:val="en-US"/>
        </w:rPr>
        <w:t>claro</w:t>
      </w:r>
      <w:r>
        <w:rPr>
          <w:sz w:val="24"/>
        </w:rPr>
        <w:t xml:space="preserve">                 — цель очень ясна;</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значении 'конец, окончание', </w:t>
      </w:r>
      <w:r>
        <w:rPr>
          <w:b/>
          <w:bCs/>
          <w:sz w:val="24"/>
          <w:lang w:val="en-US"/>
        </w:rPr>
        <w:t>fin</w:t>
      </w:r>
      <w:r>
        <w:rPr>
          <w:sz w:val="24"/>
        </w:rPr>
        <w:t xml:space="preserve"> также почти всегда употребляется в </w:t>
      </w:r>
      <w:r>
        <w:rPr>
          <w:spacing w:val="20"/>
          <w:sz w:val="24"/>
        </w:rPr>
        <w:t>мужском</w:t>
      </w:r>
      <w:r>
        <w:rPr>
          <w:sz w:val="24"/>
        </w:rPr>
        <w:t xml:space="preserve"> роде за исключением выражений типа: </w:t>
      </w:r>
      <w:r>
        <w:rPr>
          <w:i/>
          <w:iCs/>
          <w:sz w:val="24"/>
          <w:lang w:val="en-US"/>
        </w:rPr>
        <w:t>la</w:t>
      </w:r>
      <w:r>
        <w:rPr>
          <w:i/>
          <w:iCs/>
          <w:sz w:val="24"/>
        </w:rPr>
        <w:t xml:space="preserve"> </w:t>
      </w:r>
      <w:r>
        <w:rPr>
          <w:i/>
          <w:iCs/>
          <w:sz w:val="24"/>
          <w:lang w:val="en-US"/>
        </w:rPr>
        <w:t>fin</w:t>
      </w:r>
      <w:r>
        <w:rPr>
          <w:sz w:val="24"/>
        </w:rPr>
        <w:t xml:space="preserve"> </w:t>
      </w:r>
      <w:r>
        <w:rPr>
          <w:sz w:val="24"/>
          <w:lang w:val="en-US"/>
        </w:rPr>
        <w:t>del</w:t>
      </w:r>
      <w:r>
        <w:rPr>
          <w:sz w:val="24"/>
        </w:rPr>
        <w:t xml:space="preserve"> </w:t>
      </w:r>
      <w:r>
        <w:rPr>
          <w:sz w:val="24"/>
          <w:lang w:val="en-US"/>
        </w:rPr>
        <w:t>mundo</w:t>
      </w:r>
      <w:r>
        <w:rPr>
          <w:sz w:val="24"/>
        </w:rPr>
        <w:t xml:space="preserve"> — конец света.    </w:t>
      </w:r>
    </w:p>
    <w:p>
      <w:pPr>
        <w:pStyle w:val="Normal1"/>
        <w:spacing w:lineRule="auto" w:line="240"/>
        <w:ind w:firstLine="284" w:end="0"/>
        <w:rPr/>
      </w:pPr>
      <w:r>
        <w:rPr>
          <w:b/>
          <w:sz w:val="24"/>
          <w:lang w:val="en-US"/>
        </w:rPr>
        <w:t>Mar</w:t>
      </w:r>
      <w:r>
        <w:rPr>
          <w:sz w:val="24"/>
        </w:rPr>
        <w:t xml:space="preserve">  употребляется предпочтительно в  </w:t>
      </w:r>
      <w:r>
        <w:rPr>
          <w:spacing w:val="20"/>
          <w:sz w:val="24"/>
        </w:rPr>
        <w:t>мужском</w:t>
      </w:r>
      <w:r>
        <w:rPr>
          <w:sz w:val="24"/>
        </w:rPr>
        <w:t xml:space="preserve">  роде. Употребление в женском роде сохраняется в речи некоторых жителей приморских районов, а также в пословицах, поговорках и логических единицах:</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hacersea</w:t>
      </w:r>
      <w:r>
        <w:rPr>
          <w:sz w:val="24"/>
        </w:rPr>
        <w:t xml:space="preserve"> </w:t>
      </w:r>
      <w:r>
        <w:rPr>
          <w:i/>
          <w:iCs/>
          <w:sz w:val="24"/>
          <w:lang w:val="en-US"/>
        </w:rPr>
        <w:t>la</w:t>
      </w:r>
      <w:r>
        <w:rPr>
          <w:sz w:val="24"/>
        </w:rPr>
        <w:t xml:space="preserve"> </w:t>
      </w:r>
      <w:r>
        <w:rPr>
          <w:i/>
          <w:iCs/>
          <w:sz w:val="24"/>
          <w:lang w:val="en-US"/>
        </w:rPr>
        <w:t>mar</w:t>
      </w:r>
      <w:r>
        <w:rPr>
          <w:sz w:val="24"/>
        </w:rPr>
        <w:t xml:space="preserve">                                   — выйти в море</w:t>
      </w:r>
    </w:p>
    <w:p>
      <w:pPr>
        <w:pStyle w:val="Normal1"/>
        <w:spacing w:lineRule="auto" w:line="240"/>
        <w:ind w:firstLine="284" w:end="0"/>
        <w:rPr/>
      </w:pPr>
      <w:r>
        <w:rPr>
          <w:sz w:val="24"/>
          <w:lang w:val="en-US"/>
        </w:rPr>
        <w:t>quien</w:t>
      </w:r>
      <w:r>
        <w:rPr>
          <w:sz w:val="24"/>
        </w:rPr>
        <w:t xml:space="preserve"> </w:t>
      </w:r>
      <w:r>
        <w:rPr>
          <w:sz w:val="24"/>
          <w:lang w:val="en-US"/>
        </w:rPr>
        <w:t>no</w:t>
      </w:r>
      <w:r>
        <w:rPr>
          <w:sz w:val="24"/>
        </w:rPr>
        <w:t xml:space="preserve"> </w:t>
      </w:r>
      <w:r>
        <w:rPr>
          <w:sz w:val="24"/>
          <w:lang w:val="en-US"/>
        </w:rPr>
        <w:t>se</w:t>
      </w:r>
      <w:r>
        <w:rPr>
          <w:sz w:val="24"/>
        </w:rPr>
        <w:t xml:space="preserve"> </w:t>
      </w:r>
      <w:r>
        <w:rPr>
          <w:sz w:val="24"/>
          <w:lang w:val="en-US"/>
        </w:rPr>
        <w:t>aventura</w:t>
      </w:r>
      <w:r>
        <w:rPr>
          <w:sz w:val="24"/>
        </w:rPr>
        <w:t xml:space="preserve"> </w:t>
      </w:r>
      <w:r>
        <w:rPr>
          <w:sz w:val="24"/>
          <w:lang w:val="en-US"/>
        </w:rPr>
        <w:t>no</w:t>
      </w:r>
      <w:r>
        <w:rPr>
          <w:sz w:val="24"/>
        </w:rPr>
        <w:t xml:space="preserve"> </w:t>
      </w:r>
      <w:r>
        <w:rPr>
          <w:sz w:val="24"/>
          <w:lang w:val="en-US"/>
        </w:rPr>
        <w:t>pasa</w:t>
      </w:r>
      <w:r>
        <w:rPr>
          <w:sz w:val="24"/>
        </w:rPr>
        <w:t xml:space="preserve"> </w:t>
      </w:r>
      <w:r>
        <w:rPr>
          <w:i/>
          <w:iCs/>
          <w:sz w:val="24"/>
          <w:lang w:val="en-US"/>
        </w:rPr>
        <w:t>la</w:t>
      </w:r>
      <w:r>
        <w:rPr>
          <w:i/>
          <w:iCs/>
          <w:sz w:val="24"/>
        </w:rPr>
        <w:t xml:space="preserve"> </w:t>
      </w:r>
      <w:r>
        <w:rPr>
          <w:i/>
          <w:iCs/>
          <w:sz w:val="24"/>
          <w:lang w:val="en-US"/>
        </w:rPr>
        <w:t>mar</w:t>
      </w:r>
      <w:r>
        <w:rPr>
          <w:sz w:val="24"/>
        </w:rPr>
        <w:t xml:space="preserve">   — кто не рискнет, тот моря не перейдет </w:t>
      </w:r>
    </w:p>
    <w:p>
      <w:pPr>
        <w:pStyle w:val="Normal1"/>
        <w:spacing w:lineRule="auto" w:line="240"/>
        <w:ind w:firstLine="284" w:end="0"/>
        <w:rPr/>
      </w:pPr>
      <w:r>
        <w:rPr>
          <w:sz w:val="24"/>
          <w:lang w:val="en-US"/>
        </w:rPr>
        <w:t>alta</w:t>
      </w:r>
      <w:r>
        <w:rPr>
          <w:sz w:val="24"/>
        </w:rPr>
        <w:t xml:space="preserve"> </w:t>
      </w:r>
      <w:r>
        <w:rPr>
          <w:i/>
          <w:iCs/>
          <w:sz w:val="24"/>
          <w:lang w:val="en-US"/>
        </w:rPr>
        <w:t>mar</w:t>
      </w:r>
      <w:r>
        <w:rPr>
          <w:sz w:val="24"/>
        </w:rPr>
        <w:t xml:space="preserve">                                               — открытое море</w:t>
      </w:r>
    </w:p>
    <w:p>
      <w:pPr>
        <w:pStyle w:val="Normal1"/>
        <w:spacing w:lineRule="auto" w:line="240"/>
        <w:ind w:firstLine="284" w:end="0"/>
        <w:rPr/>
      </w:pPr>
      <w:r>
        <w:rPr>
          <w:sz w:val="24"/>
        </w:rPr>
        <w:t xml:space="preserve">В языке художественной литературы слову </w:t>
      </w:r>
      <w:r>
        <w:rPr>
          <w:b/>
          <w:sz w:val="24"/>
          <w:lang w:val="en-US"/>
        </w:rPr>
        <w:t>la</w:t>
      </w:r>
      <w:r>
        <w:rPr>
          <w:b/>
          <w:sz w:val="24"/>
        </w:rPr>
        <w:t xml:space="preserve"> (</w:t>
      </w:r>
      <w:r>
        <w:rPr>
          <w:b/>
          <w:sz w:val="24"/>
          <w:lang w:val="en-US"/>
        </w:rPr>
        <w:t>una</w:t>
      </w:r>
      <w:r>
        <w:rPr>
          <w:b/>
          <w:sz w:val="24"/>
        </w:rPr>
        <w:t xml:space="preserve">) </w:t>
      </w:r>
      <w:r>
        <w:rPr>
          <w:b/>
          <w:sz w:val="24"/>
          <w:lang w:val="en-US"/>
        </w:rPr>
        <w:t>mar</w:t>
      </w:r>
      <w:r>
        <w:rPr>
          <w:sz w:val="24"/>
        </w:rPr>
        <w:t xml:space="preserve"> присущ оттенок торжественности, особой поэтичности:</w:t>
      </w:r>
    </w:p>
    <w:p>
      <w:pPr>
        <w:pStyle w:val="Normal1"/>
        <w:spacing w:lineRule="auto" w:line="240"/>
        <w:ind w:firstLine="284" w:start="2835" w:end="0"/>
        <w:rPr>
          <w:sz w:val="24"/>
          <w:lang w:val="en-US"/>
        </w:rPr>
      </w:pPr>
      <w:r>
        <w:rPr>
          <w:sz w:val="24"/>
          <w:lang w:val="en-US"/>
        </w:rPr>
        <w:t xml:space="preserve">En el mar perdí la mar </w:t>
      </w:r>
    </w:p>
    <w:p>
      <w:pPr>
        <w:pStyle w:val="Normal1"/>
        <w:spacing w:lineRule="auto" w:line="240"/>
        <w:ind w:firstLine="284" w:start="2835" w:end="0"/>
        <w:rPr/>
      </w:pPr>
      <w:r>
        <w:rPr>
          <w:sz w:val="24"/>
        </w:rPr>
        <w:t>у</w:t>
      </w:r>
      <w:r>
        <w:rPr>
          <w:sz w:val="24"/>
          <w:lang w:val="en-US"/>
        </w:rPr>
        <w:t xml:space="preserve"> en tierra perdí la tierra. </w:t>
      </w:r>
      <w:r>
        <w:rPr>
          <w:sz w:val="24"/>
        </w:rPr>
        <w:t>(</w:t>
      </w:r>
      <w:r>
        <w:rPr>
          <w:sz w:val="24"/>
          <w:lang w:val="en-US"/>
        </w:rPr>
        <w:t>R</w:t>
      </w:r>
      <w:r>
        <w:rPr>
          <w:sz w:val="24"/>
        </w:rPr>
        <w:t xml:space="preserve">. </w:t>
      </w:r>
      <w:r>
        <w:rPr>
          <w:sz w:val="24"/>
          <w:lang w:val="en-US"/>
        </w:rPr>
        <w:t>A</w:t>
      </w:r>
      <w:r>
        <w:rPr>
          <w:lang w:val="en-US"/>
        </w:rPr>
        <w:t>LBERTI</w:t>
      </w:r>
      <w:r>
        <w:rPr>
          <w:sz w:val="24"/>
        </w:rPr>
        <w:t>)</w:t>
      </w:r>
    </w:p>
    <w:p>
      <w:pPr>
        <w:pStyle w:val="Normal1"/>
        <w:spacing w:lineRule="auto" w:line="240"/>
        <w:ind w:firstLine="284" w:end="0"/>
        <w:rPr/>
      </w:pPr>
      <w:r>
        <w:rPr>
          <w:b/>
          <w:sz w:val="24"/>
          <w:lang w:val="en-US"/>
        </w:rPr>
        <w:t>Puente</w:t>
      </w:r>
      <w:r>
        <w:rPr>
          <w:sz w:val="24"/>
        </w:rPr>
        <w:t xml:space="preserve"> следует употреблять в </w:t>
      </w:r>
      <w:r>
        <w:rPr>
          <w:spacing w:val="20"/>
          <w:sz w:val="24"/>
        </w:rPr>
        <w:t>мужском</w:t>
      </w:r>
      <w:r>
        <w:rPr>
          <w:sz w:val="24"/>
        </w:rPr>
        <w:t xml:space="preserve"> роде. В женском роде это слово является просторечным.</w:t>
      </w:r>
    </w:p>
    <w:p>
      <w:pPr>
        <w:pStyle w:val="Normal1"/>
        <w:spacing w:lineRule="auto" w:line="240"/>
        <w:ind w:firstLine="284" w:end="0"/>
        <w:rPr/>
      </w:pPr>
      <w:r>
        <w:rPr>
          <w:b/>
          <w:sz w:val="24"/>
          <w:lang w:val="en-US"/>
        </w:rPr>
        <w:t>Reuma</w:t>
      </w:r>
      <w:r>
        <w:rPr>
          <w:b/>
          <w:sz w:val="24"/>
        </w:rPr>
        <w:t xml:space="preserve"> </w:t>
      </w:r>
      <w:r>
        <w:rPr>
          <w:sz w:val="24"/>
        </w:rPr>
        <w:t>употребительно в обоих родах, хотя предпочтение отда</w:t>
        <w:softHyphen/>
        <w:t>ется мужскому роду.</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Примечания.</w:t>
      </w:r>
      <w:r>
        <w:rPr>
          <w:sz w:val="22"/>
        </w:rPr>
        <w:t xml:space="preserve"> 1. В связи с тем, что испанский язык реализуется в различных национальных вариантах (пиренейском, мексиканском, кубинском, перуанском и т. д), некоторые существительные могут быть различного рода в зависимости от зоны употребления. Испанцы говорят </w:t>
      </w:r>
      <w:r>
        <w:rPr>
          <w:sz w:val="22"/>
          <w:lang w:val="en-US"/>
        </w:rPr>
        <w:t>la</w:t>
      </w:r>
      <w:r>
        <w:rPr>
          <w:sz w:val="22"/>
        </w:rPr>
        <w:t xml:space="preserve"> </w:t>
      </w:r>
      <w:r>
        <w:rPr>
          <w:sz w:val="22"/>
          <w:lang w:val="en-US"/>
        </w:rPr>
        <w:t>vuelta</w:t>
      </w:r>
      <w:r>
        <w:rPr>
          <w:sz w:val="22"/>
        </w:rPr>
        <w:t xml:space="preserve"> — сдача, </w:t>
      </w:r>
      <w:r>
        <w:rPr>
          <w:sz w:val="22"/>
          <w:lang w:val="en-US"/>
        </w:rPr>
        <w:t>el</w:t>
      </w:r>
      <w:r>
        <w:rPr>
          <w:sz w:val="22"/>
        </w:rPr>
        <w:t xml:space="preserve"> </w:t>
      </w:r>
      <w:r>
        <w:rPr>
          <w:sz w:val="22"/>
          <w:lang w:val="en-US"/>
        </w:rPr>
        <w:t>columpio</w:t>
      </w:r>
      <w:r>
        <w:rPr>
          <w:sz w:val="22"/>
        </w:rPr>
        <w:t xml:space="preserve"> — качели, 1а </w:t>
      </w:r>
      <w:r>
        <w:rPr>
          <w:sz w:val="22"/>
          <w:lang w:val="en-US"/>
        </w:rPr>
        <w:t>sart</w:t>
      </w:r>
      <w:r>
        <w:rPr>
          <w:sz w:val="22"/>
        </w:rPr>
        <w:t>é</w:t>
      </w:r>
      <w:r>
        <w:rPr>
          <w:sz w:val="22"/>
          <w:lang w:val="en-US"/>
        </w:rPr>
        <w:t>n</w:t>
      </w:r>
      <w:r>
        <w:rPr>
          <w:sz w:val="22"/>
        </w:rPr>
        <w:t xml:space="preserve"> — сковорода, </w:t>
      </w:r>
      <w:r>
        <w:rPr>
          <w:sz w:val="22"/>
          <w:lang w:val="en-US"/>
        </w:rPr>
        <w:t>la</w:t>
      </w:r>
      <w:r>
        <w:rPr>
          <w:sz w:val="22"/>
        </w:rPr>
        <w:t xml:space="preserve"> </w:t>
      </w:r>
      <w:r>
        <w:rPr>
          <w:sz w:val="22"/>
          <w:lang w:val="en-US"/>
        </w:rPr>
        <w:t>bombilla</w:t>
      </w:r>
      <w:r>
        <w:rPr>
          <w:sz w:val="22"/>
        </w:rPr>
        <w:t xml:space="preserve"> — лампочка, а во многих странах Латинской Аме</w:t>
        <w:softHyphen/>
        <w:t xml:space="preserve">рики у этих существительных противоположный род </w:t>
      </w:r>
      <w:r>
        <w:rPr>
          <w:sz w:val="22"/>
          <w:lang w:val="en-US"/>
        </w:rPr>
        <w:t>el</w:t>
      </w:r>
      <w:r>
        <w:rPr>
          <w:sz w:val="22"/>
        </w:rPr>
        <w:t xml:space="preserve"> </w:t>
      </w:r>
      <w:r>
        <w:rPr>
          <w:sz w:val="22"/>
          <w:lang w:val="en-US"/>
        </w:rPr>
        <w:t>vuelto</w:t>
      </w:r>
      <w:r>
        <w:rPr>
          <w:sz w:val="22"/>
        </w:rPr>
        <w:t xml:space="preserve">, </w:t>
      </w:r>
      <w:r>
        <w:rPr>
          <w:sz w:val="22"/>
          <w:lang w:val="en-US"/>
        </w:rPr>
        <w:t>la</w:t>
      </w:r>
      <w:r>
        <w:rPr>
          <w:sz w:val="22"/>
        </w:rPr>
        <w:t xml:space="preserve"> </w:t>
      </w:r>
      <w:r>
        <w:rPr>
          <w:sz w:val="22"/>
          <w:lang w:val="en-US"/>
        </w:rPr>
        <w:t>columpia</w:t>
      </w:r>
      <w:r>
        <w:rPr>
          <w:sz w:val="22"/>
        </w:rPr>
        <w:t xml:space="preserve">, </w:t>
      </w:r>
      <w:r>
        <w:rPr>
          <w:sz w:val="22"/>
          <w:lang w:val="en-US"/>
        </w:rPr>
        <w:t>el</w:t>
      </w:r>
      <w:r>
        <w:rPr>
          <w:sz w:val="22"/>
        </w:rPr>
        <w:t xml:space="preserve"> </w:t>
      </w:r>
      <w:r>
        <w:rPr>
          <w:sz w:val="22"/>
          <w:lang w:val="en-US"/>
        </w:rPr>
        <w:t>sart</w:t>
      </w:r>
      <w:r>
        <w:rPr>
          <w:sz w:val="22"/>
        </w:rPr>
        <w:t>é</w:t>
      </w:r>
      <w:r>
        <w:rPr>
          <w:sz w:val="22"/>
          <w:lang w:val="en-US"/>
        </w:rPr>
        <w:t>n</w:t>
      </w:r>
      <w:r>
        <w:rPr>
          <w:sz w:val="22"/>
        </w:rPr>
        <w:t xml:space="preserve">, </w:t>
      </w:r>
      <w:r>
        <w:rPr>
          <w:sz w:val="22"/>
          <w:lang w:val="en-US"/>
        </w:rPr>
        <w:t>el</w:t>
      </w:r>
      <w:r>
        <w:rPr>
          <w:sz w:val="22"/>
        </w:rPr>
        <w:t xml:space="preserve"> </w:t>
      </w:r>
      <w:r>
        <w:rPr>
          <w:sz w:val="22"/>
          <w:lang w:val="en-US"/>
        </w:rPr>
        <w:t>bombillo</w:t>
      </w:r>
      <w:r>
        <w:rPr>
          <w:sz w:val="22"/>
        </w:rPr>
        <w:t>.</w:t>
      </w:r>
    </w:p>
    <w:p>
      <w:pPr>
        <w:pStyle w:val="Normal1"/>
        <w:spacing w:lineRule="auto" w:line="240"/>
        <w:ind w:firstLine="284" w:end="0"/>
        <w:rPr>
          <w:sz w:val="22"/>
        </w:rPr>
      </w:pPr>
      <w:r>
        <w:rPr>
          <w:sz w:val="22"/>
        </w:rPr>
        <w:t>2. В названную выше группу существительных не входят слова, которые пол</w:t>
        <w:softHyphen/>
        <w:t>ностью меняют свое значение в зависимости от рода. Несмотря на сходную фор</w:t>
        <w:softHyphen/>
        <w:t>му, они по существу являются разными словами, омонимами:</w:t>
      </w:r>
    </w:p>
    <w:p>
      <w:pPr>
        <w:pStyle w:val="Normal1"/>
        <w:spacing w:lineRule="auto" w:line="240"/>
        <w:ind w:firstLine="284" w:end="0"/>
        <w:rPr>
          <w:sz w:val="22"/>
        </w:rPr>
      </w:pPr>
      <w:r>
        <w:rPr>
          <w:sz w:val="22"/>
        </w:rPr>
      </w:r>
    </w:p>
    <w:tbl>
      <w:tblPr>
        <w:tblW w:w="9540" w:type="dxa"/>
        <w:jc w:val="start"/>
        <w:tblInd w:w="168" w:type="dxa"/>
        <w:tblLayout w:type="fixed"/>
        <w:tblCellMar>
          <w:top w:w="0" w:type="dxa"/>
          <w:start w:w="0" w:type="dxa"/>
          <w:bottom w:w="0" w:type="dxa"/>
          <w:end w:w="0" w:type="dxa"/>
        </w:tblCellMar>
      </w:tblPr>
      <w:tblGrid>
        <w:gridCol w:w="45"/>
        <w:gridCol w:w="1755"/>
        <w:gridCol w:w="2710"/>
        <w:gridCol w:w="1530"/>
        <w:gridCol w:w="3485"/>
        <w:gridCol w:w="15"/>
      </w:tblGrid>
      <w:tr>
        <w:trPr>
          <w:trHeight w:val="3615" w:hRule="atLeast"/>
        </w:trPr>
        <w:tc>
          <w:tcPr>
            <w:tcW w:w="45" w:type="dxa"/>
            <w:tcBorders/>
          </w:tcPr>
          <w:p>
            <w:pPr>
              <w:pStyle w:val="TableHeading"/>
              <w:rPr/>
            </w:pPr>
            <w:r>
              <w:rPr/>
            </w:r>
          </w:p>
        </w:tc>
        <w:tc>
          <w:tcPr>
            <w:tcW w:w="1755" w:type="dxa"/>
            <w:tcBorders/>
            <w:tcMar>
              <w:start w:w="108" w:type="dxa"/>
              <w:end w:w="108" w:type="dxa"/>
            </w:tcMar>
          </w:tcPr>
          <w:p>
            <w:pPr>
              <w:pStyle w:val="Normal1"/>
              <w:spacing w:lineRule="auto" w:line="240"/>
              <w:ind w:firstLine="284" w:end="0"/>
              <w:rPr>
                <w:lang w:val="en-US"/>
              </w:rPr>
            </w:pPr>
            <w:r>
              <w:rPr>
                <w:lang w:val="en-US"/>
              </w:rPr>
              <w:t>el capital</w:t>
            </w:r>
          </w:p>
          <w:p>
            <w:pPr>
              <w:pStyle w:val="Normal1"/>
              <w:spacing w:lineRule="auto" w:line="240"/>
              <w:ind w:firstLine="284" w:end="0"/>
              <w:rPr>
                <w:lang w:val="en-US"/>
              </w:rPr>
            </w:pPr>
            <w:r>
              <w:rPr/>
              <w:t>е</w:t>
            </w:r>
            <w:r>
              <w:rPr>
                <w:lang w:val="en-US"/>
              </w:rPr>
              <w:t xml:space="preserve">1 </w:t>
            </w:r>
            <w:r>
              <w:rPr/>
              <w:t>с</w:t>
            </w:r>
            <w:r>
              <w:rPr>
                <w:lang w:val="en-US"/>
              </w:rPr>
              <w:t>ól</w:t>
            </w:r>
            <w:r>
              <w:rPr/>
              <w:t>е</w:t>
            </w:r>
            <w:r>
              <w:rPr>
                <w:lang w:val="en-US"/>
              </w:rPr>
              <w:t>r</w:t>
            </w:r>
            <w:r>
              <w:rPr/>
              <w:t>а</w:t>
            </w:r>
          </w:p>
          <w:p>
            <w:pPr>
              <w:pStyle w:val="Normal1"/>
              <w:spacing w:lineRule="auto" w:line="240"/>
              <w:ind w:firstLine="284" w:end="0"/>
              <w:rPr>
                <w:lang w:val="en-US"/>
              </w:rPr>
            </w:pPr>
            <w:r>
              <w:rPr>
                <w:lang w:val="en-US"/>
              </w:rPr>
              <w:t>el corte</w:t>
            </w:r>
          </w:p>
          <w:p>
            <w:pPr>
              <w:pStyle w:val="Normal1"/>
              <w:spacing w:lineRule="auto" w:line="240"/>
              <w:ind w:firstLine="284" w:end="0"/>
              <w:rPr>
                <w:lang w:val="en-US"/>
              </w:rPr>
            </w:pPr>
            <w:r>
              <w:rPr>
                <w:lang w:val="en-US"/>
              </w:rPr>
              <w:t>el consonante</w:t>
            </w:r>
          </w:p>
          <w:p>
            <w:pPr>
              <w:pStyle w:val="Normal1"/>
              <w:spacing w:lineRule="auto" w:line="240"/>
              <w:ind w:firstLine="284" w:end="0"/>
              <w:rPr>
                <w:lang w:val="en-US"/>
              </w:rPr>
            </w:pPr>
            <w:r>
              <w:rPr/>
              <w:t>е</w:t>
            </w:r>
            <w:r>
              <w:rPr>
                <w:lang w:val="en-US"/>
              </w:rPr>
              <w:t xml:space="preserve">1 </w:t>
            </w:r>
            <w:r>
              <w:rPr/>
              <w:t>с</w:t>
            </w:r>
            <w:r>
              <w:rPr>
                <w:lang w:val="en-US"/>
              </w:rPr>
              <w:t>ur</w:t>
            </w:r>
            <w:r>
              <w:rPr/>
              <w:t>а</w:t>
            </w:r>
          </w:p>
          <w:p>
            <w:pPr>
              <w:pStyle w:val="Normal1"/>
              <w:spacing w:lineRule="auto" w:line="240"/>
              <w:ind w:firstLine="284" w:end="0"/>
              <w:rPr/>
            </w:pPr>
            <w:r>
              <w:rPr>
                <w:lang w:val="en-US"/>
              </w:rPr>
              <w:t>el frente</w:t>
            </w:r>
          </w:p>
          <w:p>
            <w:pPr>
              <w:pStyle w:val="Normal1"/>
              <w:spacing w:lineRule="auto" w:line="240"/>
              <w:ind w:firstLine="284" w:end="0"/>
              <w:rPr>
                <w:lang w:val="en-US"/>
              </w:rPr>
            </w:pPr>
            <w:r>
              <w:rPr>
                <w:lang w:val="en-US"/>
              </w:rPr>
              <w:t>el guarda</w:t>
            </w:r>
          </w:p>
          <w:p>
            <w:pPr>
              <w:pStyle w:val="Normal1"/>
              <w:spacing w:lineRule="auto" w:line="240"/>
              <w:ind w:firstLine="284" w:end="0"/>
              <w:rPr>
                <w:lang w:val="en-US"/>
              </w:rPr>
            </w:pPr>
            <w:r>
              <w:rPr>
                <w:lang w:val="en-US"/>
              </w:rPr>
              <w:t>el guardia</w:t>
            </w:r>
          </w:p>
          <w:p>
            <w:pPr>
              <w:pStyle w:val="Normal1"/>
              <w:spacing w:lineRule="auto" w:line="240"/>
              <w:ind w:firstLine="284" w:end="0"/>
              <w:rPr>
                <w:lang w:val="en-US"/>
              </w:rPr>
            </w:pPr>
            <w:r>
              <w:rPr>
                <w:lang w:val="en-US"/>
              </w:rPr>
              <w:t>el guía</w:t>
            </w:r>
          </w:p>
          <w:p>
            <w:pPr>
              <w:pStyle w:val="Normal1"/>
              <w:spacing w:lineRule="auto" w:line="240"/>
              <w:ind w:firstLine="284" w:end="0"/>
              <w:rPr>
                <w:lang w:val="en-US"/>
              </w:rPr>
            </w:pPr>
            <w:r>
              <w:rPr>
                <w:lang w:val="en-US"/>
              </w:rPr>
              <w:t>el justicia</w:t>
            </w:r>
          </w:p>
          <w:p>
            <w:pPr>
              <w:pStyle w:val="Normal1"/>
              <w:spacing w:lineRule="auto" w:line="240"/>
              <w:ind w:firstLine="284" w:end="0"/>
              <w:rPr>
                <w:lang w:val="en-US"/>
              </w:rPr>
            </w:pPr>
            <w:r>
              <w:rPr>
                <w:lang w:val="en-US"/>
              </w:rPr>
              <w:t>el mañana</w:t>
            </w:r>
          </w:p>
          <w:p>
            <w:pPr>
              <w:pStyle w:val="Normal1"/>
              <w:spacing w:lineRule="auto" w:line="240"/>
              <w:ind w:firstLine="284" w:end="0"/>
              <w:rPr>
                <w:lang w:val="en-US"/>
              </w:rPr>
            </w:pPr>
            <w:r>
              <w:rPr>
                <w:lang w:val="en-US"/>
              </w:rPr>
              <w:t>el moral</w:t>
            </w:r>
          </w:p>
          <w:p>
            <w:pPr>
              <w:pStyle w:val="Normal1"/>
              <w:tabs>
                <w:tab w:val="clear" w:pos="720"/>
                <w:tab w:val="left" w:pos="4536" w:leader="none"/>
                <w:tab w:val="left" w:pos="4820" w:leader="none"/>
              </w:tabs>
              <w:spacing w:lineRule="auto" w:line="240"/>
              <w:ind w:firstLine="284" w:end="0"/>
              <w:rPr>
                <w:lang w:val="en-US"/>
              </w:rPr>
            </w:pPr>
            <w:r>
              <w:rPr>
                <w:lang w:val="en-US"/>
              </w:rPr>
              <w:t>el orden</w:t>
            </w:r>
          </w:p>
          <w:p>
            <w:pPr>
              <w:pStyle w:val="Normal1"/>
              <w:spacing w:lineRule="auto" w:line="240"/>
              <w:ind w:firstLine="284" w:end="0"/>
              <w:rPr>
                <w:lang w:val="en-US"/>
              </w:rPr>
            </w:pPr>
            <w:r>
              <w:rPr>
                <w:lang w:val="en-US"/>
              </w:rPr>
              <w:t>el parte</w:t>
            </w:r>
          </w:p>
          <w:p>
            <w:pPr>
              <w:pStyle w:val="Normal1"/>
              <w:spacing w:lineRule="auto" w:line="240"/>
              <w:ind w:firstLine="284" w:end="0"/>
              <w:rPr/>
            </w:pPr>
            <w:r>
              <w:rPr>
                <w:lang w:val="en-US"/>
              </w:rPr>
              <w:t>el</w:t>
            </w:r>
            <w:r>
              <w:rPr/>
              <w:t xml:space="preserve"> </w:t>
            </w:r>
            <w:r>
              <w:rPr>
                <w:lang w:val="en-US"/>
              </w:rPr>
              <w:t>pendiente</w:t>
            </w:r>
          </w:p>
          <w:p>
            <w:pPr>
              <w:pStyle w:val="Normal1"/>
              <w:rPr/>
            </w:pPr>
            <w:r>
              <w:rPr/>
            </w:r>
          </w:p>
        </w:tc>
        <w:tc>
          <w:tcPr>
            <w:tcW w:w="2710" w:type="dxa"/>
            <w:tcBorders/>
            <w:tcMar>
              <w:start w:w="108" w:type="dxa"/>
              <w:end w:w="108" w:type="dxa"/>
            </w:tcMar>
          </w:tcPr>
          <w:p>
            <w:pPr>
              <w:pStyle w:val="Normal1"/>
              <w:spacing w:lineRule="auto" w:line="240"/>
              <w:rPr/>
            </w:pPr>
            <w:r>
              <w:rPr/>
              <w:t xml:space="preserve">— </w:t>
            </w:r>
            <w:r>
              <w:rPr/>
              <w:t>капитал</w:t>
            </w:r>
          </w:p>
          <w:p>
            <w:pPr>
              <w:pStyle w:val="Normal1"/>
              <w:spacing w:lineRule="auto" w:line="240"/>
              <w:rPr/>
            </w:pPr>
            <w:r>
              <w:rPr/>
              <w:t xml:space="preserve">— </w:t>
            </w:r>
            <w:r>
              <w:rPr/>
              <w:t>холера</w:t>
            </w:r>
          </w:p>
          <w:p>
            <w:pPr>
              <w:pStyle w:val="Normal1"/>
              <w:spacing w:lineRule="auto" w:line="240"/>
              <w:rPr/>
            </w:pPr>
            <w:r>
              <w:rPr/>
              <w:t xml:space="preserve">— </w:t>
            </w:r>
            <w:r>
              <w:rPr/>
              <w:t>отрез, покрой</w:t>
            </w:r>
          </w:p>
          <w:p>
            <w:pPr>
              <w:pStyle w:val="Normal1"/>
              <w:spacing w:lineRule="auto" w:line="240"/>
              <w:rPr/>
            </w:pPr>
            <w:r>
              <w:rPr/>
              <w:t xml:space="preserve">— </w:t>
            </w:r>
            <w:r>
              <w:rPr/>
              <w:t>созвучие, рифма</w:t>
            </w:r>
          </w:p>
          <w:p>
            <w:pPr>
              <w:pStyle w:val="Normal1"/>
              <w:spacing w:lineRule="auto" w:line="240"/>
              <w:rPr/>
            </w:pPr>
            <w:r>
              <w:rPr/>
              <w:t xml:space="preserve">— </w:t>
            </w:r>
            <w:r>
              <w:rPr/>
              <w:t>священник</w:t>
            </w:r>
          </w:p>
          <w:p>
            <w:pPr>
              <w:pStyle w:val="Normal1"/>
              <w:spacing w:lineRule="auto" w:line="240"/>
              <w:rPr/>
            </w:pPr>
            <w:r>
              <w:rPr/>
              <w:t xml:space="preserve">— </w:t>
            </w:r>
            <w:r>
              <w:rPr/>
              <w:t>фронт</w:t>
            </w:r>
          </w:p>
          <w:p>
            <w:pPr>
              <w:pStyle w:val="Normal1"/>
              <w:spacing w:lineRule="auto" w:line="240"/>
              <w:rPr/>
            </w:pPr>
            <w:r>
              <w:rPr/>
              <w:t xml:space="preserve">— </w:t>
            </w:r>
            <w:r>
              <w:rPr/>
              <w:t>сторож</w:t>
            </w:r>
          </w:p>
          <w:p>
            <w:pPr>
              <w:pStyle w:val="Normal1"/>
              <w:spacing w:lineRule="auto" w:line="240"/>
              <w:rPr/>
            </w:pPr>
            <w:r>
              <w:rPr/>
              <w:t xml:space="preserve">— </w:t>
            </w:r>
            <w:r>
              <w:rPr/>
              <w:t>гвардеец, караульный</w:t>
            </w:r>
          </w:p>
          <w:p>
            <w:pPr>
              <w:pStyle w:val="Normal1"/>
              <w:spacing w:lineRule="auto" w:line="240"/>
              <w:rPr/>
            </w:pPr>
            <w:r>
              <w:rPr/>
              <w:t xml:space="preserve">— </w:t>
            </w:r>
            <w:r>
              <w:rPr/>
              <w:t>проводник, экскурсoвод</w:t>
            </w:r>
          </w:p>
          <w:p>
            <w:pPr>
              <w:pStyle w:val="Normal1"/>
              <w:spacing w:lineRule="auto" w:line="240"/>
              <w:rPr/>
            </w:pPr>
            <w:r>
              <w:rPr/>
              <w:t xml:space="preserve">— </w:t>
            </w:r>
            <w:r>
              <w:rPr/>
              <w:t>законник</w:t>
            </w:r>
          </w:p>
          <w:p>
            <w:pPr>
              <w:pStyle w:val="Normal1"/>
              <w:spacing w:lineRule="auto" w:line="240"/>
              <w:rPr/>
            </w:pPr>
            <w:r>
              <w:rPr/>
              <w:t xml:space="preserve">— </w:t>
            </w:r>
            <w:r>
              <w:rPr/>
              <w:t>завтрашний день</w:t>
            </w:r>
          </w:p>
          <w:p>
            <w:pPr>
              <w:pStyle w:val="Normal1"/>
              <w:spacing w:lineRule="auto" w:line="240"/>
              <w:rPr/>
            </w:pPr>
            <w:r>
              <w:rPr/>
              <w:t xml:space="preserve">— </w:t>
            </w:r>
            <w:r>
              <w:rPr/>
              <w:t>тутовое дерево</w:t>
            </w:r>
          </w:p>
          <w:p>
            <w:pPr>
              <w:pStyle w:val="Normal1"/>
              <w:tabs>
                <w:tab w:val="clear" w:pos="720"/>
                <w:tab w:val="left" w:pos="4536" w:leader="none"/>
                <w:tab w:val="left" w:pos="4820" w:leader="none"/>
              </w:tabs>
              <w:spacing w:lineRule="auto" w:line="240"/>
              <w:rPr/>
            </w:pPr>
            <w:r>
              <w:rPr/>
              <w:t xml:space="preserve">— </w:t>
            </w:r>
            <w:r>
              <w:rPr/>
              <w:t>порядок</w:t>
            </w:r>
          </w:p>
          <w:p>
            <w:pPr>
              <w:pStyle w:val="Normal1"/>
              <w:spacing w:lineRule="auto" w:line="240"/>
              <w:rPr/>
            </w:pPr>
            <w:r>
              <w:rPr/>
              <w:t xml:space="preserve">— </w:t>
            </w:r>
            <w:r>
              <w:rPr/>
              <w:t>сводка, сообщение</w:t>
            </w:r>
          </w:p>
          <w:p>
            <w:pPr>
              <w:pStyle w:val="Normal1"/>
              <w:spacing w:lineRule="auto" w:line="240"/>
              <w:rPr>
                <w:lang w:val="en-US"/>
              </w:rPr>
            </w:pPr>
            <w:r>
              <w:rPr>
                <w:lang w:val="en-US"/>
              </w:rPr>
              <w:t xml:space="preserve">— </w:t>
            </w:r>
            <w:r>
              <w:rPr/>
              <w:t>серьга</w:t>
            </w:r>
          </w:p>
          <w:p>
            <w:pPr>
              <w:pStyle w:val="Normal1"/>
              <w:rPr>
                <w:lang w:val="en-US"/>
              </w:rPr>
            </w:pPr>
            <w:r>
              <w:rPr>
                <w:lang w:val="en-US"/>
              </w:rPr>
            </w:r>
          </w:p>
        </w:tc>
        <w:tc>
          <w:tcPr>
            <w:tcW w:w="1530" w:type="dxa"/>
            <w:tcBorders/>
            <w:tcMar>
              <w:start w:w="108" w:type="dxa"/>
              <w:end w:w="108" w:type="dxa"/>
            </w:tcMar>
          </w:tcPr>
          <w:p>
            <w:pPr>
              <w:pStyle w:val="Normal1"/>
              <w:spacing w:lineRule="auto" w:line="240"/>
              <w:rPr>
                <w:lang w:val="en-US"/>
              </w:rPr>
            </w:pPr>
            <w:r>
              <w:rPr>
                <w:lang w:val="en-US"/>
              </w:rPr>
              <w:t>la capital</w:t>
            </w:r>
          </w:p>
          <w:p>
            <w:pPr>
              <w:pStyle w:val="Normal1"/>
              <w:spacing w:lineRule="auto" w:line="240"/>
              <w:rPr>
                <w:lang w:val="en-US"/>
              </w:rPr>
            </w:pPr>
            <w:r>
              <w:rPr>
                <w:lang w:val="en-US"/>
              </w:rPr>
              <w:t>1</w:t>
            </w:r>
            <w:r>
              <w:rPr/>
              <w:t>а</w:t>
            </w:r>
            <w:r>
              <w:rPr>
                <w:lang w:val="en-US"/>
              </w:rPr>
              <w:t xml:space="preserve"> </w:t>
            </w:r>
            <w:r>
              <w:rPr/>
              <w:t>с</w:t>
            </w:r>
            <w:r>
              <w:rPr>
                <w:lang w:val="en-US"/>
              </w:rPr>
              <w:t>ól</w:t>
            </w:r>
            <w:r>
              <w:rPr/>
              <w:t>е</w:t>
            </w:r>
            <w:r>
              <w:rPr>
                <w:lang w:val="en-US"/>
              </w:rPr>
              <w:t>r</w:t>
            </w:r>
            <w:r>
              <w:rPr/>
              <w:t>а</w:t>
            </w:r>
          </w:p>
          <w:p>
            <w:pPr>
              <w:pStyle w:val="Normal1"/>
              <w:spacing w:lineRule="auto" w:line="240"/>
              <w:rPr>
                <w:lang w:val="en-US"/>
              </w:rPr>
            </w:pPr>
            <w:r>
              <w:rPr>
                <w:lang w:val="en-US"/>
              </w:rPr>
              <w:t>la corte</w:t>
            </w:r>
          </w:p>
          <w:p>
            <w:pPr>
              <w:pStyle w:val="Normal1"/>
              <w:spacing w:lineRule="auto" w:line="240"/>
              <w:rPr>
                <w:lang w:val="en-US"/>
              </w:rPr>
            </w:pPr>
            <w:r>
              <w:rPr>
                <w:lang w:val="en-US"/>
              </w:rPr>
              <w:t>la consonante</w:t>
            </w:r>
          </w:p>
          <w:p>
            <w:pPr>
              <w:pStyle w:val="Normal1"/>
              <w:spacing w:lineRule="auto" w:line="240"/>
              <w:rPr>
                <w:lang w:val="en-US"/>
              </w:rPr>
            </w:pPr>
            <w:r>
              <w:rPr>
                <w:lang w:val="en-US"/>
              </w:rPr>
              <w:t>la cura</w:t>
            </w:r>
          </w:p>
          <w:p>
            <w:pPr>
              <w:pStyle w:val="Normal1"/>
              <w:spacing w:lineRule="auto" w:line="240"/>
              <w:rPr>
                <w:lang w:val="en-US"/>
              </w:rPr>
            </w:pPr>
            <w:r>
              <w:rPr>
                <w:lang w:val="en-US"/>
              </w:rPr>
              <w:t>la frente</w:t>
            </w:r>
          </w:p>
          <w:p>
            <w:pPr>
              <w:pStyle w:val="Normal1"/>
              <w:spacing w:lineRule="auto" w:line="240"/>
              <w:rPr>
                <w:lang w:val="en-US"/>
              </w:rPr>
            </w:pPr>
            <w:r>
              <w:rPr>
                <w:lang w:val="en-US"/>
              </w:rPr>
              <w:t>la guarda</w:t>
            </w:r>
          </w:p>
          <w:p>
            <w:pPr>
              <w:pStyle w:val="Normal1"/>
              <w:spacing w:lineRule="auto" w:line="240"/>
              <w:rPr>
                <w:lang w:val="en-US"/>
              </w:rPr>
            </w:pPr>
            <w:r>
              <w:rPr>
                <w:lang w:val="en-US"/>
              </w:rPr>
              <w:t>la guardia</w:t>
            </w:r>
          </w:p>
          <w:p>
            <w:pPr>
              <w:pStyle w:val="Normal1"/>
              <w:spacing w:lineRule="auto" w:line="240"/>
              <w:rPr>
                <w:lang w:val="en-US"/>
              </w:rPr>
            </w:pPr>
            <w:r>
              <w:rPr>
                <w:lang w:val="en-US"/>
              </w:rPr>
              <w:t>la guía</w:t>
            </w:r>
          </w:p>
          <w:p>
            <w:pPr>
              <w:pStyle w:val="Normal1"/>
              <w:spacing w:lineRule="auto" w:line="240"/>
              <w:rPr>
                <w:lang w:val="en-US"/>
              </w:rPr>
            </w:pPr>
            <w:r>
              <w:rPr>
                <w:lang w:val="en-US"/>
              </w:rPr>
              <w:t>la justicia</w:t>
            </w:r>
          </w:p>
          <w:p>
            <w:pPr>
              <w:pStyle w:val="Normal1"/>
              <w:spacing w:lineRule="auto" w:line="240"/>
              <w:rPr>
                <w:lang w:val="en-US"/>
              </w:rPr>
            </w:pPr>
            <w:r>
              <w:rPr>
                <w:lang w:val="en-US"/>
              </w:rPr>
              <w:t>la mañana</w:t>
            </w:r>
          </w:p>
          <w:p>
            <w:pPr>
              <w:pStyle w:val="Normal1"/>
              <w:spacing w:lineRule="auto" w:line="240"/>
              <w:rPr>
                <w:lang w:val="en-US"/>
              </w:rPr>
            </w:pPr>
            <w:r>
              <w:rPr>
                <w:lang w:val="en-US"/>
              </w:rPr>
              <w:t>la moral</w:t>
            </w:r>
          </w:p>
          <w:p>
            <w:pPr>
              <w:pStyle w:val="Normal1"/>
              <w:tabs>
                <w:tab w:val="clear" w:pos="720"/>
                <w:tab w:val="left" w:pos="4536" w:leader="none"/>
                <w:tab w:val="left" w:pos="4820" w:leader="none"/>
              </w:tabs>
              <w:spacing w:lineRule="auto" w:line="240"/>
              <w:rPr>
                <w:lang w:val="en-US"/>
              </w:rPr>
            </w:pPr>
            <w:r>
              <w:rPr>
                <w:lang w:val="en-US"/>
              </w:rPr>
              <w:t>la orden</w:t>
            </w:r>
          </w:p>
          <w:p>
            <w:pPr>
              <w:pStyle w:val="Normal1"/>
              <w:spacing w:lineRule="auto" w:line="240"/>
              <w:rPr>
                <w:lang w:val="en-US"/>
              </w:rPr>
            </w:pPr>
            <w:r>
              <w:rPr>
                <w:lang w:val="en-US"/>
              </w:rPr>
              <w:t>la parte</w:t>
            </w:r>
          </w:p>
          <w:p>
            <w:pPr>
              <w:pStyle w:val="Normal1"/>
              <w:spacing w:lineRule="auto" w:line="240"/>
              <w:rPr/>
            </w:pPr>
            <w:r>
              <w:rPr>
                <w:lang w:val="en-US"/>
              </w:rPr>
              <w:t>la</w:t>
            </w:r>
            <w:r>
              <w:rPr/>
              <w:t xml:space="preserve"> </w:t>
            </w:r>
            <w:r>
              <w:rPr>
                <w:lang w:val="en-US"/>
              </w:rPr>
              <w:t>pendiente</w:t>
            </w:r>
          </w:p>
          <w:p>
            <w:pPr>
              <w:pStyle w:val="Normal1"/>
              <w:rPr/>
            </w:pPr>
            <w:r>
              <w:rPr/>
            </w:r>
          </w:p>
        </w:tc>
        <w:tc>
          <w:tcPr>
            <w:tcW w:w="3485" w:type="dxa"/>
            <w:tcBorders/>
            <w:tcMar>
              <w:start w:w="108" w:type="dxa"/>
              <w:end w:w="108" w:type="dxa"/>
            </w:tcMar>
          </w:tcPr>
          <w:p>
            <w:pPr>
              <w:pStyle w:val="Normal1"/>
              <w:spacing w:lineRule="auto" w:line="240"/>
              <w:rPr/>
            </w:pPr>
            <w:r>
              <w:rPr/>
              <w:t xml:space="preserve">— </w:t>
            </w:r>
            <w:r>
              <w:rPr/>
              <w:t xml:space="preserve">столица </w:t>
            </w:r>
          </w:p>
          <w:p>
            <w:pPr>
              <w:pStyle w:val="Normal1"/>
              <w:spacing w:lineRule="auto" w:line="240"/>
              <w:rPr/>
            </w:pPr>
            <w:r>
              <w:rPr/>
              <w:t xml:space="preserve">— </w:t>
            </w:r>
            <w:r>
              <w:rPr/>
              <w:t xml:space="preserve">гнев </w:t>
            </w:r>
          </w:p>
          <w:p>
            <w:pPr>
              <w:pStyle w:val="Normal1"/>
              <w:spacing w:lineRule="auto" w:line="240"/>
              <w:rPr/>
            </w:pPr>
            <w:r>
              <w:rPr/>
              <w:t xml:space="preserve">— </w:t>
            </w:r>
            <w:r>
              <w:rPr/>
              <w:t xml:space="preserve">двор (королевский) </w:t>
            </w:r>
          </w:p>
          <w:p>
            <w:pPr>
              <w:pStyle w:val="Normal1"/>
              <w:spacing w:lineRule="auto" w:line="240"/>
              <w:rPr/>
            </w:pPr>
            <w:r>
              <w:rPr/>
              <w:t xml:space="preserve">— </w:t>
            </w:r>
            <w:r>
              <w:rPr/>
              <w:t xml:space="preserve">согласный звук </w:t>
            </w:r>
          </w:p>
          <w:p>
            <w:pPr>
              <w:pStyle w:val="Normal1"/>
              <w:spacing w:lineRule="auto" w:line="240"/>
              <w:rPr/>
            </w:pPr>
            <w:r>
              <w:rPr/>
              <w:t xml:space="preserve">— </w:t>
            </w:r>
            <w:r>
              <w:rPr/>
              <w:t xml:space="preserve">лечение </w:t>
            </w:r>
          </w:p>
          <w:p>
            <w:pPr>
              <w:pStyle w:val="Normal1"/>
              <w:spacing w:lineRule="auto" w:line="240"/>
              <w:rPr/>
            </w:pPr>
            <w:r>
              <w:rPr/>
              <w:t xml:space="preserve">— </w:t>
            </w:r>
            <w:r>
              <w:rPr/>
              <w:t xml:space="preserve">лоб </w:t>
            </w:r>
          </w:p>
          <w:p>
            <w:pPr>
              <w:pStyle w:val="Normal1"/>
              <w:spacing w:lineRule="auto" w:line="240"/>
              <w:rPr/>
            </w:pPr>
            <w:r>
              <w:rPr/>
              <w:t xml:space="preserve">— </w:t>
            </w:r>
            <w:r>
              <w:rPr/>
              <w:t xml:space="preserve">стража, охрана </w:t>
            </w:r>
          </w:p>
          <w:p>
            <w:pPr>
              <w:pStyle w:val="Normal1"/>
              <w:spacing w:lineRule="auto" w:line="240"/>
              <w:rPr/>
            </w:pPr>
            <w:r>
              <w:rPr/>
              <w:t xml:space="preserve">— </w:t>
            </w:r>
            <w:r>
              <w:rPr/>
              <w:t xml:space="preserve">гвардия, конвой, дозор </w:t>
            </w:r>
          </w:p>
          <w:p>
            <w:pPr>
              <w:pStyle w:val="Normal1"/>
              <w:spacing w:lineRule="auto" w:line="240"/>
              <w:rPr/>
            </w:pPr>
            <w:r>
              <w:rPr/>
              <w:t xml:space="preserve">— </w:t>
            </w:r>
            <w:r>
              <w:rPr/>
              <w:t>путеводитель</w:t>
            </w:r>
          </w:p>
          <w:p>
            <w:pPr>
              <w:pStyle w:val="Normal1"/>
              <w:spacing w:lineRule="auto" w:line="240"/>
              <w:rPr/>
            </w:pPr>
            <w:r>
              <w:rPr/>
              <w:t xml:space="preserve">— </w:t>
            </w:r>
            <w:r>
              <w:rPr/>
              <w:t xml:space="preserve">правосудие </w:t>
            </w:r>
          </w:p>
          <w:p>
            <w:pPr>
              <w:pStyle w:val="Normal1"/>
              <w:spacing w:lineRule="auto" w:line="240"/>
              <w:rPr/>
            </w:pPr>
            <w:r>
              <w:rPr/>
              <w:t xml:space="preserve">— </w:t>
            </w:r>
            <w:r>
              <w:rPr/>
              <w:t xml:space="preserve">утро </w:t>
            </w:r>
          </w:p>
          <w:p>
            <w:pPr>
              <w:pStyle w:val="Normal1"/>
              <w:spacing w:lineRule="auto" w:line="240"/>
              <w:rPr/>
            </w:pPr>
            <w:r>
              <w:rPr/>
              <w:t xml:space="preserve">— </w:t>
            </w:r>
            <w:r>
              <w:rPr/>
              <w:t xml:space="preserve">мораль </w:t>
            </w:r>
          </w:p>
          <w:p>
            <w:pPr>
              <w:pStyle w:val="Normal1"/>
              <w:tabs>
                <w:tab w:val="clear" w:pos="720"/>
                <w:tab w:val="left" w:pos="4536" w:leader="none"/>
                <w:tab w:val="left" w:pos="4820" w:leader="none"/>
              </w:tabs>
              <w:spacing w:lineRule="auto" w:line="240"/>
              <w:rPr/>
            </w:pPr>
            <w:r>
              <w:rPr/>
              <w:t xml:space="preserve">— </w:t>
            </w:r>
            <w:r>
              <w:rPr/>
              <w:t xml:space="preserve">приказ </w:t>
            </w:r>
          </w:p>
          <w:p>
            <w:pPr>
              <w:pStyle w:val="Normal1"/>
              <w:spacing w:lineRule="auto" w:line="240"/>
              <w:rPr/>
            </w:pPr>
            <w:r>
              <w:rPr/>
              <w:t xml:space="preserve">— </w:t>
            </w:r>
            <w:r>
              <w:rPr/>
              <w:t xml:space="preserve">часть, сторона </w:t>
            </w:r>
          </w:p>
          <w:p>
            <w:pPr>
              <w:pStyle w:val="Normal1"/>
              <w:spacing w:lineRule="auto" w:line="240"/>
              <w:rPr/>
            </w:pPr>
            <w:r>
              <w:rPr/>
              <w:t xml:space="preserve">— </w:t>
            </w:r>
            <w:r>
              <w:rPr/>
              <w:t xml:space="preserve">склон, откос , </w:t>
            </w:r>
          </w:p>
          <w:p>
            <w:pPr>
              <w:pStyle w:val="Normal1"/>
              <w:rPr/>
            </w:pPr>
            <w:r>
              <w:rPr/>
            </w:r>
          </w:p>
        </w:tc>
      </w:tr>
      <w:tr>
        <w:trPr>
          <w:trHeight w:val="1635" w:hRule="atLeast"/>
        </w:trPr>
        <w:tc>
          <w:tcPr>
            <w:tcW w:w="1800" w:type="dxa"/>
            <w:gridSpan w:val="2"/>
            <w:tcBorders/>
            <w:tcMar>
              <w:start w:w="108" w:type="dxa"/>
              <w:end w:w="108" w:type="dxa"/>
            </w:tcMar>
          </w:tcPr>
          <w:p>
            <w:pPr>
              <w:pStyle w:val="Normal1"/>
              <w:snapToGrid w:val="false"/>
              <w:spacing w:lineRule="auto" w:line="240"/>
              <w:ind w:firstLine="284" w:end="0"/>
              <w:rPr/>
            </w:pPr>
            <w:r>
              <w:rPr/>
            </w:r>
          </w:p>
          <w:p>
            <w:pPr>
              <w:pStyle w:val="Normal1"/>
              <w:spacing w:lineRule="auto" w:line="240"/>
              <w:ind w:firstLine="284" w:end="0"/>
              <w:rPr/>
            </w:pPr>
            <w:r>
              <w:rPr/>
            </w:r>
          </w:p>
          <w:p>
            <w:pPr>
              <w:pStyle w:val="Normal1"/>
              <w:spacing w:lineRule="auto" w:line="240"/>
              <w:ind w:firstLine="284" w:end="0"/>
              <w:rPr>
                <w:lang w:val="en-US"/>
              </w:rPr>
            </w:pPr>
            <w:r>
              <w:rPr>
                <w:lang w:val="en-US"/>
              </w:rPr>
              <w:t>el pez</w:t>
            </w:r>
          </w:p>
          <w:p>
            <w:pPr>
              <w:pStyle w:val="Normal1"/>
              <w:spacing w:lineRule="auto" w:line="240"/>
              <w:ind w:firstLine="284" w:end="0"/>
              <w:rPr>
                <w:lang w:val="en-US"/>
              </w:rPr>
            </w:pPr>
            <w:r>
              <w:rPr>
                <w:lang w:val="en-US"/>
              </w:rPr>
              <w:t>el polícia</w:t>
            </w:r>
          </w:p>
          <w:p>
            <w:pPr>
              <w:pStyle w:val="Normal1"/>
              <w:spacing w:lineRule="auto" w:line="240"/>
              <w:ind w:firstLine="284" w:end="0"/>
              <w:rPr>
                <w:lang w:val="en-US"/>
              </w:rPr>
            </w:pPr>
            <w:r>
              <w:rPr>
                <w:lang w:val="en-US"/>
              </w:rPr>
              <w:t>el trompeta</w:t>
            </w:r>
          </w:p>
          <w:p>
            <w:pPr>
              <w:pStyle w:val="Normal1"/>
              <w:spacing w:lineRule="auto" w:line="240"/>
              <w:ind w:firstLine="284" w:end="0"/>
              <w:rPr>
                <w:lang w:val="en-US"/>
              </w:rPr>
            </w:pPr>
            <w:r>
              <w:rPr>
                <w:lang w:val="en-US"/>
              </w:rPr>
              <w:t>el vista</w:t>
            </w:r>
          </w:p>
          <w:p>
            <w:pPr>
              <w:pStyle w:val="Normal1"/>
              <w:spacing w:lineRule="auto" w:line="240"/>
              <w:ind w:firstLine="284" w:end="0"/>
              <w:rPr/>
            </w:pPr>
            <w:r>
              <w:rPr>
                <w:lang w:val="en-US"/>
              </w:rPr>
              <w:t>el</w:t>
            </w:r>
            <w:r>
              <w:rPr/>
              <w:t xml:space="preserve"> </w:t>
            </w:r>
            <w:r>
              <w:rPr>
                <w:lang w:val="en-US"/>
              </w:rPr>
              <w:t>vocal</w:t>
            </w:r>
          </w:p>
          <w:p>
            <w:pPr>
              <w:pStyle w:val="Normal1"/>
              <w:ind w:firstLine="284" w:end="0"/>
              <w:rPr/>
            </w:pPr>
            <w:r>
              <w:rPr/>
            </w:r>
          </w:p>
        </w:tc>
        <w:tc>
          <w:tcPr>
            <w:tcW w:w="2710" w:type="dxa"/>
            <w:tcBorders/>
            <w:tcMar>
              <w:start w:w="108" w:type="dxa"/>
              <w:end w:w="108" w:type="dxa"/>
            </w:tcMar>
          </w:tcPr>
          <w:p>
            <w:pPr>
              <w:pStyle w:val="Normal"/>
              <w:snapToGrid w:val="false"/>
              <w:rPr/>
            </w:pPr>
            <w:r>
              <w:rPr/>
            </w:r>
          </w:p>
          <w:p>
            <w:pPr>
              <w:pStyle w:val="Normal"/>
              <w:rPr/>
            </w:pPr>
            <w:r>
              <w:rPr/>
            </w:r>
          </w:p>
          <w:p>
            <w:pPr>
              <w:pStyle w:val="Normal1"/>
              <w:spacing w:lineRule="auto" w:line="240"/>
              <w:rPr/>
            </w:pPr>
            <w:r>
              <w:rPr/>
              <w:t xml:space="preserve">— </w:t>
            </w:r>
            <w:r>
              <w:rPr/>
              <w:t>рыба</w:t>
            </w:r>
          </w:p>
          <w:p>
            <w:pPr>
              <w:pStyle w:val="Normal1"/>
              <w:spacing w:lineRule="auto" w:line="240"/>
              <w:rPr/>
            </w:pPr>
            <w:r>
              <w:rPr/>
              <w:t xml:space="preserve">— </w:t>
            </w:r>
            <w:r>
              <w:rPr/>
              <w:t>полицейский</w:t>
            </w:r>
          </w:p>
          <w:p>
            <w:pPr>
              <w:pStyle w:val="Normal1"/>
              <w:spacing w:lineRule="auto" w:line="240"/>
              <w:rPr/>
            </w:pPr>
            <w:r>
              <w:rPr/>
              <w:t xml:space="preserve">— </w:t>
            </w:r>
            <w:r>
              <w:rPr/>
              <w:t>тоубач</w:t>
            </w:r>
          </w:p>
          <w:p>
            <w:pPr>
              <w:pStyle w:val="Normal1"/>
              <w:spacing w:lineRule="auto" w:line="240"/>
              <w:rPr/>
            </w:pPr>
            <w:r>
              <w:rPr/>
              <w:t xml:space="preserve">— </w:t>
            </w:r>
            <w:r>
              <w:rPr/>
              <w:t xml:space="preserve">таможенный чиновник       </w:t>
            </w:r>
          </w:p>
          <w:p>
            <w:pPr>
              <w:pStyle w:val="Normal1"/>
              <w:spacing w:lineRule="auto" w:line="240"/>
              <w:rPr/>
            </w:pPr>
            <w:r>
              <w:rPr/>
              <w:t xml:space="preserve">— </w:t>
            </w:r>
            <w:r>
              <w:rPr/>
              <w:t>делегат с решающим</w:t>
            </w:r>
          </w:p>
          <w:p>
            <w:pPr>
              <w:pStyle w:val="Normal1"/>
              <w:ind w:start="177" w:end="0"/>
              <w:rPr>
                <w:lang w:val="en-US"/>
              </w:rPr>
            </w:pPr>
            <w:r>
              <w:rPr/>
              <w:t xml:space="preserve">  </w:t>
            </w:r>
            <w:r>
              <w:rPr/>
              <w:t>голосом</w:t>
            </w:r>
          </w:p>
        </w:tc>
        <w:tc>
          <w:tcPr>
            <w:tcW w:w="1530" w:type="dxa"/>
            <w:tcBorders/>
            <w:tcMar>
              <w:start w:w="108" w:type="dxa"/>
              <w:end w:w="108" w:type="dxa"/>
            </w:tcMar>
          </w:tcPr>
          <w:p>
            <w:pPr>
              <w:pStyle w:val="Normal1"/>
              <w:snapToGrid w:val="false"/>
              <w:rPr>
                <w:lang w:val="en-US"/>
              </w:rPr>
            </w:pPr>
            <w:r>
              <w:rPr>
                <w:lang w:val="en-US"/>
              </w:rPr>
            </w:r>
          </w:p>
          <w:p>
            <w:pPr>
              <w:pStyle w:val="Normal"/>
              <w:rPr>
                <w:lang w:val="en-US"/>
              </w:rPr>
            </w:pPr>
            <w:r>
              <w:rPr>
                <w:lang w:val="en-US"/>
              </w:rPr>
            </w:r>
          </w:p>
          <w:p>
            <w:pPr>
              <w:pStyle w:val="Normal1"/>
              <w:spacing w:lineRule="auto" w:line="240"/>
              <w:rPr>
                <w:lang w:val="en-US"/>
              </w:rPr>
            </w:pPr>
            <w:r>
              <w:rPr>
                <w:lang w:val="en-US"/>
              </w:rPr>
              <w:t>la pez</w:t>
            </w:r>
          </w:p>
          <w:p>
            <w:pPr>
              <w:pStyle w:val="Normal1"/>
              <w:spacing w:lineRule="auto" w:line="240"/>
              <w:rPr>
                <w:lang w:val="en-US"/>
              </w:rPr>
            </w:pPr>
            <w:r>
              <w:rPr>
                <w:lang w:val="en-US"/>
              </w:rPr>
              <w:t>la policia</w:t>
            </w:r>
          </w:p>
          <w:p>
            <w:pPr>
              <w:pStyle w:val="Normal1"/>
              <w:spacing w:lineRule="auto" w:line="240"/>
              <w:rPr>
                <w:lang w:val="en-US"/>
              </w:rPr>
            </w:pPr>
            <w:r>
              <w:rPr>
                <w:lang w:val="en-US"/>
              </w:rPr>
              <w:t>la trompeta</w:t>
            </w:r>
          </w:p>
          <w:p>
            <w:pPr>
              <w:pStyle w:val="Normal1"/>
              <w:spacing w:lineRule="auto" w:line="240"/>
              <w:rPr>
                <w:lang w:val="en-US"/>
              </w:rPr>
            </w:pPr>
            <w:r>
              <w:rPr>
                <w:lang w:val="en-US"/>
              </w:rPr>
              <w:t>la vista</w:t>
            </w:r>
          </w:p>
          <w:p>
            <w:pPr>
              <w:pStyle w:val="Normal1"/>
              <w:spacing w:lineRule="auto" w:line="240"/>
              <w:rPr/>
            </w:pPr>
            <w:r>
              <w:rPr>
                <w:lang w:val="en-US"/>
              </w:rPr>
              <w:t>la</w:t>
            </w:r>
            <w:r>
              <w:rPr/>
              <w:t xml:space="preserve"> </w:t>
            </w:r>
            <w:r>
              <w:rPr>
                <w:lang w:val="en-US"/>
              </w:rPr>
              <w:t>vocal</w:t>
            </w:r>
          </w:p>
          <w:p>
            <w:pPr>
              <w:pStyle w:val="Normal1"/>
              <w:rPr/>
            </w:pPr>
            <w:r>
              <w:rPr/>
            </w:r>
          </w:p>
        </w:tc>
        <w:tc>
          <w:tcPr>
            <w:tcW w:w="3500" w:type="dxa"/>
            <w:tcBorders/>
            <w:tcMar>
              <w:start w:w="108" w:type="dxa"/>
              <w:end w:w="108" w:type="dxa"/>
            </w:tcMar>
          </w:tcPr>
          <w:p>
            <w:pPr>
              <w:pStyle w:val="Normal"/>
              <w:snapToGrid w:val="false"/>
              <w:rPr/>
            </w:pPr>
            <w:r>
              <w:rPr/>
            </w:r>
          </w:p>
          <w:p>
            <w:pPr>
              <w:pStyle w:val="Normal"/>
              <w:rPr/>
            </w:pPr>
            <w:r>
              <w:rPr/>
            </w:r>
          </w:p>
          <w:p>
            <w:pPr>
              <w:pStyle w:val="Normal1"/>
              <w:spacing w:lineRule="auto" w:line="240"/>
              <w:rPr/>
            </w:pPr>
            <w:r>
              <w:rPr/>
              <w:t xml:space="preserve">— </w:t>
            </w:r>
            <w:r>
              <w:rPr/>
              <w:t xml:space="preserve">смола </w:t>
            </w:r>
          </w:p>
          <w:p>
            <w:pPr>
              <w:pStyle w:val="Normal1"/>
              <w:spacing w:lineRule="auto" w:line="240"/>
              <w:rPr/>
            </w:pPr>
            <w:r>
              <w:rPr/>
              <w:t xml:space="preserve">— </w:t>
            </w:r>
            <w:r>
              <w:rPr/>
              <w:t xml:space="preserve">полиция </w:t>
            </w:r>
          </w:p>
          <w:p>
            <w:pPr>
              <w:pStyle w:val="Normal1"/>
              <w:spacing w:lineRule="auto" w:line="240"/>
              <w:rPr/>
            </w:pPr>
            <w:r>
              <w:rPr/>
              <w:t xml:space="preserve">— </w:t>
            </w:r>
            <w:r>
              <w:rPr/>
              <w:t>т</w:t>
            </w:r>
            <w:r>
              <w:rPr>
                <w:lang w:val="en-US"/>
              </w:rPr>
              <w:t>p</w:t>
            </w:r>
            <w:r>
              <w:rPr/>
              <w:t>уба, го</w:t>
            </w:r>
            <w:r>
              <w:rPr>
                <w:lang w:val="en-US"/>
              </w:rPr>
              <w:t>p</w:t>
            </w:r>
            <w:r>
              <w:rPr/>
              <w:t>н</w:t>
            </w:r>
          </w:p>
          <w:p>
            <w:pPr>
              <w:pStyle w:val="Normal1"/>
              <w:spacing w:lineRule="auto" w:line="240"/>
              <w:rPr/>
            </w:pPr>
            <w:r>
              <w:rPr/>
              <w:t xml:space="preserve">— </w:t>
            </w:r>
            <w:r>
              <w:rPr/>
              <w:t>зрение</w:t>
            </w:r>
          </w:p>
          <w:p>
            <w:pPr>
              <w:pStyle w:val="Normal1"/>
              <w:spacing w:lineRule="auto" w:line="240"/>
              <w:rPr/>
            </w:pPr>
            <w:r>
              <w:rPr/>
              <w:t xml:space="preserve">— </w:t>
            </w:r>
            <w:r>
              <w:rPr/>
              <w:t xml:space="preserve">гласный звук </w:t>
            </w:r>
          </w:p>
          <w:p>
            <w:pPr>
              <w:pStyle w:val="Normal1"/>
              <w:rPr/>
            </w:pPr>
            <w:r>
              <w:rPr/>
            </w:r>
          </w:p>
        </w:tc>
      </w:tr>
    </w:tbl>
    <w:p>
      <w:pPr>
        <w:pStyle w:val="Heading3"/>
        <w:ind w:hanging="0" w:start="0"/>
        <w:rPr/>
      </w:pPr>
      <w:r>
        <w:rPr/>
      </w:r>
    </w:p>
    <w:p>
      <w:pPr>
        <w:pStyle w:val="Heading3"/>
        <w:ind w:hanging="0" w:start="0"/>
        <w:rPr/>
      </w:pPr>
      <w:bookmarkStart w:id="20" w:name="__RefHeading___Toc1886010"/>
      <w:bookmarkEnd w:id="20"/>
      <w:r>
        <w:rPr/>
        <w:t>§12. Имена существительные, имеющие парные соответствия в мужском и женском роде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Среди имен существительных, называющих лиц и животных мужского и женского пола, имеются парные соответствия. Род та</w:t>
        <w:softHyphen/>
        <w:t>ких имен существительных различается либо лексически, либо соответствующими суффиксами.</w:t>
      </w:r>
    </w:p>
    <w:p>
      <w:pPr>
        <w:pStyle w:val="Normal1"/>
        <w:spacing w:lineRule="auto" w:line="240"/>
        <w:ind w:firstLine="284" w:end="0"/>
        <w:rPr/>
      </w:pPr>
      <w:r>
        <w:rPr>
          <w:sz w:val="24"/>
        </w:rPr>
        <w:t>1. Если существительное, называющее лицо или животное мужског</w:t>
      </w:r>
      <w:r>
        <w:rPr>
          <w:sz w:val="24"/>
          <w:lang w:val="en-US"/>
        </w:rPr>
        <w:t>o</w:t>
      </w:r>
      <w:r>
        <w:rPr>
          <w:sz w:val="24"/>
        </w:rPr>
        <w:t xml:space="preserve"> пола, имеет конечный суффикс </w:t>
      </w:r>
      <w:r>
        <w:rPr>
          <w:b/>
          <w:sz w:val="24"/>
        </w:rPr>
        <w:t>-о</w:t>
      </w:r>
      <w:r>
        <w:rPr>
          <w:sz w:val="24"/>
        </w:rPr>
        <w:t xml:space="preserve">, то в большинстве случаев существительное, означающее представителя противоположного пола, оканчивается суффиксом </w:t>
      </w:r>
      <w:r>
        <w:rPr>
          <w:b/>
          <w:sz w:val="24"/>
        </w:rPr>
        <w:t>-а</w:t>
      </w:r>
      <w:r>
        <w:rPr>
          <w:sz w:val="24"/>
        </w:rPr>
        <w:t>:</w:t>
      </w:r>
    </w:p>
    <w:p>
      <w:pPr>
        <w:pStyle w:val="Normal1"/>
        <w:spacing w:lineRule="auto" w:line="240"/>
        <w:ind w:firstLine="284" w:end="0"/>
        <w:rPr>
          <w:sz w:val="24"/>
        </w:rPr>
      </w:pPr>
      <w:r>
        <w:rPr>
          <w:sz w:val="24"/>
        </w:rPr>
        <w:t>Мужской пол  -о                    -а   Женский пол</w:t>
      </w:r>
    </w:p>
    <w:p>
      <w:pPr>
        <w:pStyle w:val="FR5"/>
        <w:ind w:firstLine="284" w:end="0"/>
        <w:jc w:val="both"/>
        <w:rPr>
          <w:rFonts w:ascii="Times New Roman" w:hAnsi="Times New Roman" w:cs="Times New Roman"/>
          <w:sz w:val="24"/>
        </w:rPr>
      </w:pPr>
      <w:r>
        <w:rPr>
          <w:rFonts w:cs="Times New Roman" w:ascii="Times New Roman" w:hAnsi="Times New Roman"/>
          <w:sz w:val="24"/>
        </w:rPr>
      </w:r>
    </w:p>
    <w:tbl>
      <w:tblPr>
        <w:tblW w:w="7815" w:type="dxa"/>
        <w:jc w:val="start"/>
        <w:tblInd w:w="231" w:type="dxa"/>
        <w:tblLayout w:type="fixed"/>
        <w:tblCellMar>
          <w:top w:w="0" w:type="dxa"/>
          <w:start w:w="108" w:type="dxa"/>
          <w:bottom w:w="0" w:type="dxa"/>
          <w:end w:w="108" w:type="dxa"/>
        </w:tblCellMar>
      </w:tblPr>
      <w:tblGrid>
        <w:gridCol w:w="1862"/>
        <w:gridCol w:w="1843"/>
        <w:gridCol w:w="1701"/>
        <w:gridCol w:w="2409"/>
      </w:tblGrid>
      <w:tr>
        <w:trPr>
          <w:trHeight w:val="2085" w:hRule="atLeast"/>
        </w:trPr>
        <w:tc>
          <w:tcPr>
            <w:tcW w:w="1862" w:type="dxa"/>
            <w:tcBorders/>
          </w:tcPr>
          <w:p>
            <w:pPr>
              <w:pStyle w:val="Normal1"/>
              <w:spacing w:lineRule="auto" w:line="240"/>
              <w:ind w:firstLine="284" w:end="0"/>
              <w:rPr>
                <w:sz w:val="24"/>
              </w:rPr>
            </w:pPr>
            <w:r>
              <w:rPr>
                <w:sz w:val="24"/>
              </w:rPr>
              <w:t>мальчик</w:t>
            </w:r>
          </w:p>
          <w:p>
            <w:pPr>
              <w:pStyle w:val="Normal1"/>
              <w:spacing w:lineRule="auto" w:line="240"/>
              <w:ind w:firstLine="284" w:end="0"/>
              <w:rPr>
                <w:sz w:val="24"/>
              </w:rPr>
            </w:pPr>
            <w:r>
              <w:rPr>
                <w:sz w:val="24"/>
              </w:rPr>
              <w:t>парень</w:t>
            </w:r>
          </w:p>
          <w:p>
            <w:pPr>
              <w:pStyle w:val="Normal1"/>
              <w:spacing w:lineRule="auto" w:line="240"/>
              <w:ind w:firstLine="284" w:end="0"/>
              <w:rPr>
                <w:sz w:val="24"/>
              </w:rPr>
            </w:pPr>
            <w:r>
              <w:rPr>
                <w:sz w:val="24"/>
              </w:rPr>
              <w:t>взрослый</w:t>
            </w:r>
          </w:p>
          <w:p>
            <w:pPr>
              <w:pStyle w:val="Normal1"/>
              <w:spacing w:lineRule="auto" w:line="240"/>
              <w:ind w:firstLine="284" w:end="0"/>
              <w:rPr>
                <w:sz w:val="24"/>
              </w:rPr>
            </w:pPr>
            <w:r>
              <w:rPr>
                <w:sz w:val="24"/>
              </w:rPr>
              <w:t>брат</w:t>
            </w:r>
          </w:p>
          <w:p>
            <w:pPr>
              <w:pStyle w:val="Normal1"/>
              <w:spacing w:lineRule="auto" w:line="240"/>
              <w:ind w:firstLine="284" w:end="0"/>
              <w:rPr>
                <w:sz w:val="24"/>
              </w:rPr>
            </w:pPr>
            <w:r>
              <w:rPr>
                <w:sz w:val="24"/>
              </w:rPr>
              <w:t>врач</w:t>
            </w:r>
          </w:p>
          <w:p>
            <w:pPr>
              <w:pStyle w:val="Normal1"/>
              <w:spacing w:lineRule="auto" w:line="240"/>
              <w:ind w:firstLine="284" w:end="0"/>
              <w:rPr>
                <w:sz w:val="24"/>
              </w:rPr>
            </w:pPr>
            <w:r>
              <w:rPr>
                <w:sz w:val="24"/>
              </w:rPr>
              <w:t>волк</w:t>
            </w:r>
          </w:p>
          <w:p>
            <w:pPr>
              <w:pStyle w:val="Normal1"/>
              <w:ind w:firstLine="284" w:end="0"/>
              <w:rPr>
                <w:sz w:val="24"/>
              </w:rPr>
            </w:pPr>
            <w:r>
              <w:rPr>
                <w:sz w:val="24"/>
              </w:rPr>
              <w:t>кот</w:t>
            </w:r>
          </w:p>
        </w:tc>
        <w:tc>
          <w:tcPr>
            <w:tcW w:w="1843" w:type="dxa"/>
            <w:tcBorders/>
          </w:tcPr>
          <w:p>
            <w:pPr>
              <w:pStyle w:val="Normal1"/>
              <w:spacing w:lineRule="auto" w:line="240"/>
              <w:rPr/>
            </w:pPr>
            <w:r>
              <w:rPr>
                <w:sz w:val="24"/>
                <w:lang w:val="en-US"/>
              </w:rPr>
              <w:t xml:space="preserve">— </w:t>
            </w:r>
            <w:r>
              <w:rPr>
                <w:sz w:val="24"/>
                <w:lang w:val="en-US"/>
              </w:rPr>
              <w:t>el chic</w:t>
            </w:r>
            <w:r>
              <w:rPr>
                <w:b/>
                <w:bCs/>
                <w:sz w:val="24"/>
                <w:lang w:val="en-US"/>
              </w:rPr>
              <w:t>o</w:t>
            </w:r>
          </w:p>
          <w:p>
            <w:pPr>
              <w:pStyle w:val="Normal1"/>
              <w:spacing w:lineRule="auto" w:line="240"/>
              <w:rPr/>
            </w:pPr>
            <w:r>
              <w:rPr>
                <w:sz w:val="24"/>
                <w:lang w:val="en-US"/>
              </w:rPr>
              <w:t xml:space="preserve">— </w:t>
            </w:r>
            <w:r>
              <w:rPr>
                <w:sz w:val="24"/>
                <w:lang w:val="en-US"/>
              </w:rPr>
              <w:t>el muchach</w:t>
            </w:r>
            <w:r>
              <w:rPr>
                <w:b/>
                <w:bCs/>
                <w:sz w:val="24"/>
                <w:lang w:val="en-US"/>
              </w:rPr>
              <w:t>o</w:t>
            </w:r>
          </w:p>
          <w:p>
            <w:pPr>
              <w:pStyle w:val="Normal1"/>
              <w:spacing w:lineRule="auto" w:line="240"/>
              <w:rPr/>
            </w:pPr>
            <w:r>
              <w:rPr>
                <w:sz w:val="24"/>
                <w:lang w:val="en-US"/>
              </w:rPr>
              <w:t xml:space="preserve">— </w:t>
            </w:r>
            <w:r>
              <w:rPr>
                <w:sz w:val="24"/>
                <w:lang w:val="en-US"/>
              </w:rPr>
              <w:t>el adult</w:t>
            </w:r>
            <w:r>
              <w:rPr>
                <w:b/>
                <w:bCs/>
                <w:sz w:val="24"/>
                <w:lang w:val="en-US"/>
              </w:rPr>
              <w:t>o</w:t>
            </w:r>
          </w:p>
          <w:p>
            <w:pPr>
              <w:pStyle w:val="Normal1"/>
              <w:spacing w:lineRule="auto" w:line="240"/>
              <w:rPr/>
            </w:pPr>
            <w:r>
              <w:rPr>
                <w:sz w:val="24"/>
                <w:lang w:val="en-US"/>
              </w:rPr>
              <w:t xml:space="preserve">— </w:t>
            </w:r>
            <w:r>
              <w:rPr>
                <w:sz w:val="24"/>
                <w:lang w:val="en-US"/>
              </w:rPr>
              <w:t>el herman</w:t>
            </w:r>
            <w:r>
              <w:rPr>
                <w:b/>
                <w:bCs/>
                <w:sz w:val="24"/>
                <w:lang w:val="en-US"/>
              </w:rPr>
              <w:t>o</w:t>
            </w:r>
          </w:p>
          <w:p>
            <w:pPr>
              <w:pStyle w:val="Normal1"/>
              <w:spacing w:lineRule="auto" w:line="240"/>
              <w:rPr/>
            </w:pPr>
            <w:r>
              <w:rPr>
                <w:sz w:val="24"/>
                <w:lang w:val="en-US"/>
              </w:rPr>
              <w:t xml:space="preserve">— </w:t>
            </w:r>
            <w:r>
              <w:rPr>
                <w:sz w:val="24"/>
                <w:lang w:val="en-US"/>
              </w:rPr>
              <w:t>el medic</w:t>
            </w:r>
            <w:r>
              <w:rPr>
                <w:b/>
                <w:bCs/>
                <w:sz w:val="24"/>
                <w:lang w:val="en-US"/>
              </w:rPr>
              <w:t>o</w:t>
            </w:r>
          </w:p>
          <w:p>
            <w:pPr>
              <w:pStyle w:val="Normal1"/>
              <w:spacing w:lineRule="auto" w:line="240"/>
              <w:rPr/>
            </w:pPr>
            <w:r>
              <w:rPr>
                <w:sz w:val="24"/>
                <w:lang w:val="en-US"/>
              </w:rPr>
              <w:t xml:space="preserve">— </w:t>
            </w:r>
            <w:r>
              <w:rPr>
                <w:sz w:val="24"/>
                <w:lang w:val="en-US"/>
              </w:rPr>
              <w:t>el lob</w:t>
            </w:r>
            <w:r>
              <w:rPr>
                <w:b/>
                <w:bCs/>
                <w:sz w:val="24"/>
                <w:lang w:val="en-US"/>
              </w:rPr>
              <w:t>o</w:t>
            </w:r>
          </w:p>
          <w:p>
            <w:pPr>
              <w:pStyle w:val="Normal1"/>
              <w:rPr>
                <w:sz w:val="24"/>
                <w:lang w:val="en-US"/>
              </w:rPr>
            </w:pPr>
            <w:r>
              <w:rPr>
                <w:sz w:val="24"/>
                <w:lang w:val="en-US"/>
              </w:rPr>
              <w:t xml:space="preserve">— </w:t>
            </w:r>
            <w:r>
              <w:rPr>
                <w:sz w:val="24"/>
                <w:lang w:val="en-US"/>
              </w:rPr>
              <w:t>el gat</w:t>
            </w:r>
            <w:r>
              <w:rPr>
                <w:b/>
                <w:bCs/>
                <w:sz w:val="24"/>
                <w:lang w:val="en-US"/>
              </w:rPr>
              <w:t>o</w:t>
            </w:r>
          </w:p>
        </w:tc>
        <w:tc>
          <w:tcPr>
            <w:tcW w:w="1701" w:type="dxa"/>
            <w:tcBorders/>
          </w:tcPr>
          <w:p>
            <w:pPr>
              <w:pStyle w:val="Normal1"/>
              <w:spacing w:lineRule="auto" w:line="240"/>
              <w:rPr/>
            </w:pPr>
            <w:r>
              <w:rPr>
                <w:sz w:val="24"/>
                <w:lang w:val="en-US"/>
              </w:rPr>
              <w:t>la chic</w:t>
            </w:r>
            <w:r>
              <w:rPr>
                <w:b/>
                <w:bCs/>
                <w:sz w:val="24"/>
                <w:lang w:val="en-US"/>
              </w:rPr>
              <w:t>a</w:t>
            </w:r>
          </w:p>
          <w:p>
            <w:pPr>
              <w:pStyle w:val="Normal1"/>
              <w:spacing w:lineRule="auto" w:line="240"/>
              <w:rPr/>
            </w:pPr>
            <w:r>
              <w:rPr>
                <w:sz w:val="24"/>
                <w:lang w:val="en-US"/>
              </w:rPr>
              <w:t>la muchach</w:t>
            </w:r>
            <w:r>
              <w:rPr>
                <w:b/>
                <w:bCs/>
                <w:sz w:val="24"/>
                <w:lang w:val="en-US"/>
              </w:rPr>
              <w:t>a</w:t>
            </w:r>
          </w:p>
          <w:p>
            <w:pPr>
              <w:pStyle w:val="Normal1"/>
              <w:spacing w:lineRule="auto" w:line="240"/>
              <w:rPr/>
            </w:pPr>
            <w:r>
              <w:rPr>
                <w:sz w:val="24"/>
                <w:lang w:val="en-US"/>
              </w:rPr>
              <w:t>la adult</w:t>
            </w:r>
            <w:r>
              <w:rPr>
                <w:b/>
                <w:bCs/>
                <w:sz w:val="24"/>
                <w:lang w:val="en-US"/>
              </w:rPr>
              <w:t>a</w:t>
            </w:r>
          </w:p>
          <w:p>
            <w:pPr>
              <w:pStyle w:val="Normal1"/>
              <w:spacing w:lineRule="auto" w:line="240"/>
              <w:rPr/>
            </w:pPr>
            <w:r>
              <w:rPr>
                <w:sz w:val="24"/>
                <w:lang w:val="en-US"/>
              </w:rPr>
              <w:t>la herman</w:t>
            </w:r>
            <w:r>
              <w:rPr>
                <w:b/>
                <w:bCs/>
                <w:sz w:val="24"/>
                <w:lang w:val="en-US"/>
              </w:rPr>
              <w:t>a</w:t>
            </w:r>
          </w:p>
          <w:p>
            <w:pPr>
              <w:pStyle w:val="Normal1"/>
              <w:spacing w:lineRule="auto" w:line="240"/>
              <w:rPr/>
            </w:pPr>
            <w:r>
              <w:rPr>
                <w:sz w:val="24"/>
                <w:lang w:val="en-US"/>
              </w:rPr>
              <w:t>la médic</w:t>
            </w:r>
            <w:r>
              <w:rPr>
                <w:b/>
                <w:bCs/>
                <w:sz w:val="24"/>
                <w:lang w:val="en-US"/>
              </w:rPr>
              <w:t>a</w:t>
            </w:r>
          </w:p>
          <w:p>
            <w:pPr>
              <w:pStyle w:val="Normal1"/>
              <w:spacing w:lineRule="auto" w:line="240"/>
              <w:rPr/>
            </w:pPr>
            <w:r>
              <w:rPr>
                <w:sz w:val="24"/>
                <w:lang w:val="en-US"/>
              </w:rPr>
              <w:t>la lob</w:t>
            </w:r>
            <w:r>
              <w:rPr>
                <w:b/>
                <w:bCs/>
                <w:sz w:val="24"/>
                <w:lang w:val="en-US"/>
              </w:rPr>
              <w:t>a</w:t>
            </w:r>
          </w:p>
          <w:p>
            <w:pPr>
              <w:pStyle w:val="Normal1"/>
              <w:rPr>
                <w:sz w:val="24"/>
                <w:lang w:val="en-US"/>
              </w:rPr>
            </w:pPr>
            <w:r>
              <w:rPr>
                <w:sz w:val="24"/>
                <w:lang w:val="en-US"/>
              </w:rPr>
              <w:t>la gat</w:t>
            </w:r>
            <w:r>
              <w:rPr>
                <w:b/>
                <w:bCs/>
                <w:sz w:val="24"/>
                <w:lang w:val="en-US"/>
              </w:rPr>
              <w:t>a</w:t>
            </w:r>
          </w:p>
        </w:tc>
        <w:tc>
          <w:tcPr>
            <w:tcW w:w="2409" w:type="dxa"/>
            <w:tcBorders/>
          </w:tcPr>
          <w:p>
            <w:pPr>
              <w:pStyle w:val="Normal1"/>
              <w:spacing w:lineRule="auto" w:line="240"/>
              <w:rPr>
                <w:sz w:val="24"/>
              </w:rPr>
            </w:pPr>
            <w:r>
              <w:rPr>
                <w:sz w:val="24"/>
              </w:rPr>
              <w:t xml:space="preserve">— </w:t>
            </w:r>
            <w:r>
              <w:rPr>
                <w:sz w:val="24"/>
              </w:rPr>
              <w:t xml:space="preserve">девочка </w:t>
            </w:r>
          </w:p>
          <w:p>
            <w:pPr>
              <w:pStyle w:val="Normal1"/>
              <w:spacing w:lineRule="auto" w:line="240"/>
              <w:rPr>
                <w:sz w:val="24"/>
              </w:rPr>
            </w:pPr>
            <w:r>
              <w:rPr>
                <w:sz w:val="24"/>
              </w:rPr>
              <w:t xml:space="preserve">— </w:t>
            </w:r>
            <w:r>
              <w:rPr>
                <w:sz w:val="24"/>
              </w:rPr>
              <w:t xml:space="preserve">девушка </w:t>
            </w:r>
          </w:p>
          <w:p>
            <w:pPr>
              <w:pStyle w:val="Normal1"/>
              <w:spacing w:lineRule="auto" w:line="240"/>
              <w:rPr>
                <w:sz w:val="24"/>
              </w:rPr>
            </w:pPr>
            <w:r>
              <w:rPr>
                <w:sz w:val="24"/>
              </w:rPr>
              <w:t xml:space="preserve">— </w:t>
            </w:r>
            <w:r>
              <w:rPr>
                <w:sz w:val="24"/>
              </w:rPr>
              <w:t xml:space="preserve">взрослая </w:t>
            </w:r>
          </w:p>
          <w:p>
            <w:pPr>
              <w:pStyle w:val="Normal1"/>
              <w:spacing w:lineRule="auto" w:line="240"/>
              <w:rPr>
                <w:sz w:val="24"/>
              </w:rPr>
            </w:pPr>
            <w:r>
              <w:rPr>
                <w:sz w:val="24"/>
              </w:rPr>
              <w:t xml:space="preserve">— </w:t>
            </w:r>
            <w:r>
              <w:rPr>
                <w:sz w:val="24"/>
              </w:rPr>
              <w:t xml:space="preserve">сестра </w:t>
            </w:r>
          </w:p>
          <w:p>
            <w:pPr>
              <w:pStyle w:val="Normal1"/>
              <w:spacing w:lineRule="auto" w:line="240"/>
              <w:rPr>
                <w:sz w:val="24"/>
              </w:rPr>
            </w:pPr>
            <w:r>
              <w:rPr>
                <w:sz w:val="24"/>
              </w:rPr>
              <w:t xml:space="preserve">— </w:t>
            </w:r>
            <w:r>
              <w:rPr>
                <w:sz w:val="24"/>
              </w:rPr>
              <w:t xml:space="preserve">врач (женщина) </w:t>
            </w:r>
          </w:p>
          <w:p>
            <w:pPr>
              <w:pStyle w:val="Normal1"/>
              <w:spacing w:lineRule="auto" w:line="240"/>
              <w:rPr>
                <w:sz w:val="24"/>
              </w:rPr>
            </w:pPr>
            <w:r>
              <w:rPr>
                <w:sz w:val="24"/>
              </w:rPr>
              <w:t xml:space="preserve">— </w:t>
            </w:r>
            <w:r>
              <w:rPr>
                <w:sz w:val="24"/>
              </w:rPr>
              <w:t xml:space="preserve">волчица </w:t>
            </w:r>
          </w:p>
          <w:p>
            <w:pPr>
              <w:pStyle w:val="Normal1"/>
              <w:rPr>
                <w:sz w:val="24"/>
              </w:rPr>
            </w:pPr>
            <w:r>
              <w:rPr>
                <w:sz w:val="24"/>
              </w:rPr>
              <w:t xml:space="preserve">— </w:t>
            </w:r>
            <w:r>
              <w:rPr>
                <w:sz w:val="24"/>
              </w:rPr>
              <w:t>кошка и т.п.</w:t>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Иногда сходное соотношение наблюдается и у существительных мужского рода, имеющих конечный формант </w:t>
      </w:r>
      <w:r>
        <w:rPr>
          <w:b/>
          <w:sz w:val="24"/>
        </w:rPr>
        <w:t>-е</w:t>
      </w:r>
      <w:r>
        <w:rPr>
          <w:sz w:val="24"/>
        </w:rPr>
        <w:t>:</w:t>
      </w:r>
    </w:p>
    <w:p>
      <w:pPr>
        <w:pStyle w:val="Normal1"/>
        <w:spacing w:lineRule="auto" w:line="240"/>
        <w:ind w:firstLine="284" w:end="0"/>
        <w:rPr/>
      </w:pPr>
      <w:r>
        <w:rPr>
          <w:sz w:val="24"/>
        </w:rPr>
        <w:t>слуга</w:t>
      </w:r>
      <w:r>
        <w:rPr>
          <w:sz w:val="24"/>
          <w:lang w:val="en-US"/>
        </w:rPr>
        <w:t xml:space="preserve">            — el sirvient</w:t>
      </w:r>
      <w:r>
        <w:rPr>
          <w:b/>
          <w:bCs/>
          <w:sz w:val="24"/>
          <w:lang w:val="en-US"/>
        </w:rPr>
        <w:t>e</w:t>
      </w:r>
      <w:r>
        <w:rPr>
          <w:sz w:val="24"/>
          <w:lang w:val="en-US"/>
        </w:rPr>
        <w:t xml:space="preserve">         la sirvient</w:t>
      </w:r>
      <w:r>
        <w:rPr>
          <w:b/>
          <w:bCs/>
          <w:sz w:val="24"/>
          <w:lang w:val="en-US"/>
        </w:rPr>
        <w:t>a</w:t>
      </w:r>
      <w:r>
        <w:rPr>
          <w:sz w:val="24"/>
          <w:lang w:val="en-US"/>
        </w:rPr>
        <w:t xml:space="preserve">   — </w:t>
      </w:r>
      <w:r>
        <w:rPr>
          <w:sz w:val="24"/>
        </w:rPr>
        <w:t>служанка</w:t>
      </w:r>
      <w:r>
        <w:rPr>
          <w:sz w:val="24"/>
          <w:lang w:val="en-US"/>
        </w:rPr>
        <w:t xml:space="preserve"> </w:t>
      </w:r>
    </w:p>
    <w:p>
      <w:pPr>
        <w:pStyle w:val="Normal1"/>
        <w:spacing w:lineRule="auto" w:line="240"/>
        <w:ind w:firstLine="284" w:end="0"/>
        <w:rPr>
          <w:sz w:val="24"/>
          <w:lang w:val="en-US"/>
        </w:rPr>
      </w:pPr>
      <w:r>
        <w:rPr>
          <w:sz w:val="24"/>
        </w:rPr>
        <w:t>портной</w:t>
      </w:r>
      <w:r>
        <w:rPr>
          <w:sz w:val="24"/>
          <w:lang w:val="en-US"/>
        </w:rPr>
        <w:t xml:space="preserve">      — el sastr</w:t>
      </w:r>
      <w:r>
        <w:rPr>
          <w:b/>
          <w:bCs/>
          <w:sz w:val="24"/>
          <w:lang w:val="en-US"/>
        </w:rPr>
        <w:t xml:space="preserve">e  </w:t>
      </w:r>
      <w:r>
        <w:rPr>
          <w:sz w:val="24"/>
          <w:lang w:val="en-US"/>
        </w:rPr>
        <w:t xml:space="preserve">             la sastr</w:t>
      </w:r>
      <w:r>
        <w:rPr>
          <w:b/>
          <w:bCs/>
          <w:sz w:val="24"/>
          <w:lang w:val="en-US"/>
        </w:rPr>
        <w:t>a</w:t>
      </w:r>
      <w:r>
        <w:rPr>
          <w:sz w:val="24"/>
          <w:lang w:val="en-US"/>
        </w:rPr>
        <w:t xml:space="preserve">       — </w:t>
      </w:r>
      <w:r>
        <w:rPr>
          <w:sz w:val="24"/>
        </w:rPr>
        <w:t>портниха</w:t>
      </w:r>
    </w:p>
    <w:p>
      <w:pPr>
        <w:pStyle w:val="Normal1"/>
        <w:spacing w:lineRule="auto" w:line="240"/>
        <w:ind w:firstLine="284" w:end="0"/>
        <w:rPr/>
      </w:pPr>
      <w:r>
        <w:rPr>
          <w:sz w:val="24"/>
          <w:lang w:val="en-US"/>
        </w:rPr>
        <w:t xml:space="preserve"> </w:t>
      </w:r>
      <w:r>
        <w:rPr>
          <w:sz w:val="24"/>
        </w:rPr>
        <w:t xml:space="preserve">До недавнего времени формы </w:t>
      </w:r>
      <w:r>
        <w:rPr>
          <w:b/>
          <w:sz w:val="24"/>
          <w:lang w:val="en-US"/>
        </w:rPr>
        <w:t>la</w:t>
      </w:r>
      <w:r>
        <w:rPr>
          <w:b/>
          <w:sz w:val="24"/>
        </w:rPr>
        <w:t xml:space="preserve"> </w:t>
      </w:r>
      <w:r>
        <w:rPr>
          <w:b/>
          <w:sz w:val="24"/>
          <w:lang w:val="en-US"/>
        </w:rPr>
        <w:t>ministro</w:t>
      </w:r>
      <w:r>
        <w:rPr>
          <w:sz w:val="24"/>
        </w:rPr>
        <w:t xml:space="preserve">, </w:t>
      </w:r>
      <w:r>
        <w:rPr>
          <w:b/>
          <w:sz w:val="24"/>
          <w:lang w:val="en-US"/>
        </w:rPr>
        <w:t>la</w:t>
      </w:r>
      <w:r>
        <w:rPr>
          <w:b/>
          <w:sz w:val="24"/>
        </w:rPr>
        <w:t xml:space="preserve"> </w:t>
      </w:r>
      <w:r>
        <w:rPr>
          <w:b/>
          <w:sz w:val="24"/>
          <w:lang w:val="en-US"/>
        </w:rPr>
        <w:t>m</w:t>
      </w:r>
      <w:r>
        <w:rPr>
          <w:b/>
          <w:sz w:val="24"/>
        </w:rPr>
        <w:t>é</w:t>
      </w:r>
      <w:r>
        <w:rPr>
          <w:b/>
          <w:sz w:val="24"/>
          <w:lang w:val="en-US"/>
        </w:rPr>
        <w:t>dico</w:t>
      </w:r>
      <w:r>
        <w:rPr>
          <w:b/>
          <w:sz w:val="24"/>
        </w:rPr>
        <w:t xml:space="preserve">, </w:t>
      </w:r>
      <w:r>
        <w:rPr>
          <w:b/>
          <w:sz w:val="24"/>
          <w:lang w:val="en-US"/>
        </w:rPr>
        <w:t>la</w:t>
      </w:r>
      <w:r>
        <w:rPr>
          <w:b/>
          <w:sz w:val="24"/>
        </w:rPr>
        <w:t xml:space="preserve"> </w:t>
      </w:r>
      <w:r>
        <w:rPr>
          <w:b/>
          <w:sz w:val="24"/>
          <w:lang w:val="en-US"/>
        </w:rPr>
        <w:t>abogado</w:t>
      </w:r>
      <w:r>
        <w:rPr>
          <w:sz w:val="24"/>
        </w:rPr>
        <w:t xml:space="preserve"> по отношению к женщинам считались нормативными, несмотря на (противоречие между выражаемым в   слове полом и показателем грамматического рода, а формы </w:t>
      </w:r>
      <w:r>
        <w:rPr>
          <w:b/>
          <w:sz w:val="24"/>
          <w:lang w:val="en-US"/>
        </w:rPr>
        <w:t>la</w:t>
      </w:r>
      <w:r>
        <w:rPr>
          <w:b/>
          <w:sz w:val="24"/>
        </w:rPr>
        <w:t xml:space="preserve"> </w:t>
      </w:r>
      <w:r>
        <w:rPr>
          <w:b/>
          <w:sz w:val="24"/>
          <w:lang w:val="en-US"/>
        </w:rPr>
        <w:t>ministra</w:t>
      </w:r>
      <w:r>
        <w:rPr>
          <w:sz w:val="24"/>
        </w:rPr>
        <w:t xml:space="preserve">, </w:t>
      </w:r>
      <w:r>
        <w:rPr>
          <w:sz w:val="24"/>
          <w:lang w:val="en-US"/>
        </w:rPr>
        <w:t>etc</w:t>
      </w:r>
      <w:r>
        <w:rPr>
          <w:sz w:val="24"/>
        </w:rPr>
        <w:t xml:space="preserve">. — просторечными. В связи с массовым освоением «мужских» профессий и употреблением в разговорной речи форм типа </w:t>
      </w:r>
      <w:r>
        <w:rPr>
          <w:sz w:val="24"/>
          <w:lang w:val="en-US"/>
        </w:rPr>
        <w:t>la</w:t>
      </w:r>
      <w:r>
        <w:rPr>
          <w:sz w:val="24"/>
        </w:rPr>
        <w:t xml:space="preserve"> </w:t>
      </w:r>
      <w:r>
        <w:rPr>
          <w:sz w:val="24"/>
          <w:lang w:val="en-US"/>
        </w:rPr>
        <w:t>ministra</w:t>
      </w:r>
      <w:r>
        <w:rPr>
          <w:sz w:val="24"/>
        </w:rPr>
        <w:t>. Испанская Академия считает теперь нормативными такие парные соответствия, как:</w:t>
      </w:r>
    </w:p>
    <w:p>
      <w:pPr>
        <w:pStyle w:val="Normal1"/>
        <w:spacing w:lineRule="auto" w:line="240"/>
        <w:ind w:firstLine="284" w:end="0"/>
        <w:rPr>
          <w:sz w:val="24"/>
        </w:rPr>
      </w:pPr>
      <w:r>
        <w:rPr>
          <w:sz w:val="24"/>
        </w:rPr>
      </w:r>
    </w:p>
    <w:tbl>
      <w:tblPr>
        <w:tblW w:w="5361" w:type="dxa"/>
        <w:jc w:val="start"/>
        <w:tblInd w:w="276" w:type="dxa"/>
        <w:tblLayout w:type="fixed"/>
        <w:tblCellMar>
          <w:top w:w="0" w:type="dxa"/>
          <w:start w:w="108" w:type="dxa"/>
          <w:bottom w:w="0" w:type="dxa"/>
          <w:end w:w="108" w:type="dxa"/>
        </w:tblCellMar>
      </w:tblPr>
      <w:tblGrid>
        <w:gridCol w:w="1675"/>
        <w:gridCol w:w="1843"/>
        <w:gridCol w:w="1843"/>
      </w:tblGrid>
      <w:tr>
        <w:trPr>
          <w:trHeight w:val="960" w:hRule="atLeast"/>
        </w:trPr>
        <w:tc>
          <w:tcPr>
            <w:tcW w:w="1675" w:type="dxa"/>
            <w:tcBorders/>
          </w:tcPr>
          <w:p>
            <w:pPr>
              <w:pStyle w:val="Normal1"/>
              <w:spacing w:lineRule="auto" w:line="240"/>
              <w:ind w:firstLine="284" w:end="0"/>
              <w:rPr>
                <w:sz w:val="24"/>
              </w:rPr>
            </w:pPr>
            <w:r>
              <w:rPr>
                <w:sz w:val="24"/>
              </w:rPr>
              <w:t>министр</w:t>
            </w:r>
          </w:p>
          <w:p>
            <w:pPr>
              <w:pStyle w:val="Normal1"/>
              <w:spacing w:lineRule="auto" w:line="240"/>
              <w:ind w:firstLine="284" w:end="0"/>
              <w:rPr>
                <w:sz w:val="24"/>
              </w:rPr>
            </w:pPr>
            <w:r>
              <w:rPr>
                <w:sz w:val="24"/>
              </w:rPr>
              <w:t>адвокат</w:t>
            </w:r>
          </w:p>
          <w:p>
            <w:pPr>
              <w:pStyle w:val="Normal1"/>
              <w:ind w:firstLine="284" w:end="0"/>
              <w:rPr>
                <w:sz w:val="24"/>
              </w:rPr>
            </w:pPr>
            <w:r>
              <w:rPr>
                <w:sz w:val="24"/>
              </w:rPr>
              <w:t>биолог</w:t>
            </w:r>
          </w:p>
        </w:tc>
        <w:tc>
          <w:tcPr>
            <w:tcW w:w="1843" w:type="dxa"/>
            <w:tcBorders/>
          </w:tcPr>
          <w:p>
            <w:pPr>
              <w:pStyle w:val="Normal1"/>
              <w:spacing w:lineRule="auto" w:line="240"/>
              <w:rPr>
                <w:sz w:val="24"/>
                <w:lang w:val="en-US"/>
              </w:rPr>
            </w:pPr>
            <w:r>
              <w:rPr>
                <w:sz w:val="24"/>
                <w:lang w:val="en-US"/>
              </w:rPr>
              <w:t xml:space="preserve">— </w:t>
            </w:r>
            <w:r>
              <w:rPr>
                <w:sz w:val="24"/>
                <w:lang w:val="en-US"/>
              </w:rPr>
              <w:t>el ministro</w:t>
            </w:r>
          </w:p>
          <w:p>
            <w:pPr>
              <w:pStyle w:val="Normal1"/>
              <w:spacing w:lineRule="auto" w:line="240"/>
              <w:rPr>
                <w:sz w:val="24"/>
                <w:lang w:val="en-US"/>
              </w:rPr>
            </w:pPr>
            <w:r>
              <w:rPr>
                <w:sz w:val="24"/>
                <w:lang w:val="en-US"/>
              </w:rPr>
              <w:t xml:space="preserve">— </w:t>
            </w:r>
            <w:r>
              <w:rPr>
                <w:sz w:val="24"/>
                <w:lang w:val="en-US"/>
              </w:rPr>
              <w:t>el abogado</w:t>
            </w:r>
          </w:p>
          <w:p>
            <w:pPr>
              <w:pStyle w:val="Normal1"/>
              <w:rPr>
                <w:sz w:val="24"/>
                <w:lang w:val="en-US"/>
              </w:rPr>
            </w:pPr>
            <w:r>
              <w:rPr>
                <w:sz w:val="24"/>
                <w:lang w:val="en-US"/>
              </w:rPr>
              <w:t xml:space="preserve">— </w:t>
            </w:r>
            <w:r>
              <w:rPr>
                <w:sz w:val="24"/>
                <w:lang w:val="en-US"/>
              </w:rPr>
              <w:t>el biólogo</w:t>
            </w:r>
          </w:p>
        </w:tc>
        <w:tc>
          <w:tcPr>
            <w:tcW w:w="1843" w:type="dxa"/>
            <w:tcBorders/>
          </w:tcPr>
          <w:p>
            <w:pPr>
              <w:pStyle w:val="Normal1"/>
              <w:spacing w:lineRule="auto" w:line="240"/>
              <w:rPr>
                <w:sz w:val="24"/>
                <w:lang w:val="en-US"/>
              </w:rPr>
            </w:pPr>
            <w:r>
              <w:rPr>
                <w:sz w:val="24"/>
                <w:lang w:val="en-US"/>
              </w:rPr>
              <w:t xml:space="preserve">— </w:t>
            </w:r>
            <w:r>
              <w:rPr>
                <w:sz w:val="24"/>
                <w:lang w:val="en-US"/>
              </w:rPr>
              <w:t xml:space="preserve">la ministra </w:t>
            </w:r>
          </w:p>
          <w:p>
            <w:pPr>
              <w:pStyle w:val="Normal1"/>
              <w:spacing w:lineRule="auto" w:line="240"/>
              <w:rPr>
                <w:sz w:val="24"/>
                <w:lang w:val="en-US"/>
              </w:rPr>
            </w:pPr>
            <w:r>
              <w:rPr>
                <w:sz w:val="24"/>
                <w:lang w:val="en-US"/>
              </w:rPr>
              <w:t xml:space="preserve">— </w:t>
            </w:r>
            <w:r>
              <w:rPr>
                <w:sz w:val="24"/>
                <w:lang w:val="en-US"/>
              </w:rPr>
              <w:t xml:space="preserve">la abogada </w:t>
            </w:r>
          </w:p>
          <w:p>
            <w:pPr>
              <w:pStyle w:val="Normal1"/>
              <w:rPr>
                <w:sz w:val="24"/>
                <w:lang w:val="en-US"/>
              </w:rPr>
            </w:pPr>
            <w:r>
              <w:rPr>
                <w:sz w:val="24"/>
                <w:lang w:val="en-US"/>
              </w:rPr>
              <w:t xml:space="preserve">— </w:t>
            </w:r>
            <w:r>
              <w:rPr>
                <w:sz w:val="24"/>
                <w:lang w:val="en-US"/>
              </w:rPr>
              <w:t>la bióloga</w:t>
            </w:r>
          </w:p>
        </w:tc>
      </w:tr>
    </w:tbl>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Нормативными</w:t>
      </w:r>
      <w:r>
        <w:rPr>
          <w:sz w:val="24"/>
          <w:lang w:val="en-US"/>
        </w:rPr>
        <w:t xml:space="preserve"> </w:t>
      </w:r>
      <w:r>
        <w:rPr>
          <w:sz w:val="24"/>
        </w:rPr>
        <w:t>признаны</w:t>
      </w:r>
      <w:r>
        <w:rPr>
          <w:sz w:val="24"/>
          <w:lang w:val="en-US"/>
        </w:rPr>
        <w:t xml:space="preserve"> </w:t>
      </w:r>
      <w:r>
        <w:rPr>
          <w:sz w:val="24"/>
        </w:rPr>
        <w:t>также</w:t>
      </w:r>
      <w:r>
        <w:rPr>
          <w:sz w:val="24"/>
          <w:lang w:val="en-US"/>
        </w:rPr>
        <w:t xml:space="preserve"> </w:t>
      </w:r>
      <w:r>
        <w:rPr>
          <w:b/>
          <w:sz w:val="24"/>
          <w:lang w:val="en-US"/>
        </w:rPr>
        <w:t>agrónoma, geógrafa, geóloga, filósofa, jurisperita, lexicóloga, política, inspectora, etc.</w:t>
      </w:r>
    </w:p>
    <w:p>
      <w:pPr>
        <w:pStyle w:val="Normal1"/>
        <w:spacing w:lineRule="auto" w:line="240"/>
        <w:ind w:firstLine="284" w:end="0"/>
        <w:rPr/>
      </w:pPr>
      <w:r>
        <w:rPr>
          <w:sz w:val="24"/>
        </w:rPr>
        <w:t xml:space="preserve">2. Если существительное мужского рода образовано при помощи суффикса, имеющего в конце согласную (например: </w:t>
      </w:r>
      <w:r>
        <w:rPr>
          <w:b/>
          <w:sz w:val="24"/>
        </w:rPr>
        <w:t>-</w:t>
      </w:r>
      <w:r>
        <w:rPr>
          <w:b/>
          <w:sz w:val="24"/>
          <w:lang w:val="en-US"/>
        </w:rPr>
        <w:t>or</w:t>
      </w:r>
      <w:r>
        <w:rPr>
          <w:b/>
          <w:sz w:val="24"/>
        </w:rPr>
        <w:t xml:space="preserve">, </w:t>
      </w:r>
      <w:r>
        <w:rPr>
          <w:b/>
          <w:sz w:val="24"/>
          <w:lang w:val="en-US"/>
        </w:rPr>
        <w:t>tor</w:t>
      </w:r>
      <w:r>
        <w:rPr>
          <w:b/>
          <w:sz w:val="24"/>
        </w:rPr>
        <w:t>, -</w:t>
      </w:r>
      <w:r>
        <w:rPr>
          <w:b/>
          <w:sz w:val="24"/>
          <w:lang w:val="en-US"/>
        </w:rPr>
        <w:t>dor</w:t>
      </w:r>
      <w:r>
        <w:rPr>
          <w:b/>
          <w:sz w:val="24"/>
        </w:rPr>
        <w:t>, -</w:t>
      </w:r>
      <w:r>
        <w:rPr>
          <w:b/>
          <w:sz w:val="24"/>
          <w:lang w:val="en-US"/>
        </w:rPr>
        <w:t>i</w:t>
      </w:r>
      <w:r>
        <w:rPr>
          <w:b/>
          <w:sz w:val="24"/>
        </w:rPr>
        <w:t>ó</w:t>
      </w:r>
      <w:r>
        <w:rPr>
          <w:b/>
          <w:sz w:val="24"/>
          <w:lang w:val="en-US"/>
        </w:rPr>
        <w:t>n</w:t>
      </w:r>
      <w:r>
        <w:rPr>
          <w:b/>
          <w:sz w:val="24"/>
        </w:rPr>
        <w:t>, -</w:t>
      </w:r>
      <w:r>
        <w:rPr>
          <w:b/>
          <w:sz w:val="24"/>
          <w:lang w:val="en-US"/>
        </w:rPr>
        <w:t>al</w:t>
      </w:r>
      <w:r>
        <w:rPr>
          <w:sz w:val="24"/>
        </w:rPr>
        <w:t xml:space="preserve"> и т.п.), то у существительного женского рода суффикс будет иметь в конце дополнительный формант </w:t>
      </w:r>
      <w:r>
        <w:rPr>
          <w:b/>
          <w:sz w:val="24"/>
        </w:rPr>
        <w:t>-а</w:t>
      </w:r>
      <w:r>
        <w:rPr>
          <w:sz w:val="24"/>
        </w:rPr>
        <w:t>:</w:t>
      </w:r>
    </w:p>
    <w:p>
      <w:pPr>
        <w:pStyle w:val="Normal1"/>
        <w:spacing w:lineRule="auto" w:line="240"/>
        <w:ind w:firstLine="284" w:end="0"/>
        <w:rPr>
          <w:sz w:val="24"/>
        </w:rPr>
      </w:pPr>
      <w:r>
        <w:rPr>
          <w:sz w:val="24"/>
        </w:rPr>
      </w:r>
    </w:p>
    <w:tbl>
      <w:tblPr>
        <w:tblW w:w="8941" w:type="dxa"/>
        <w:jc w:val="start"/>
        <w:tblInd w:w="381" w:type="dxa"/>
        <w:tblLayout w:type="fixed"/>
        <w:tblCellMar>
          <w:top w:w="0" w:type="dxa"/>
          <w:start w:w="108" w:type="dxa"/>
          <w:bottom w:w="0" w:type="dxa"/>
          <w:end w:w="108" w:type="dxa"/>
        </w:tblCellMar>
      </w:tblPr>
      <w:tblGrid>
        <w:gridCol w:w="1993"/>
        <w:gridCol w:w="2115"/>
        <w:gridCol w:w="2130"/>
        <w:gridCol w:w="2703"/>
      </w:tblGrid>
      <w:tr>
        <w:trPr>
          <w:trHeight w:val="2280" w:hRule="atLeast"/>
        </w:trPr>
        <w:tc>
          <w:tcPr>
            <w:tcW w:w="1993" w:type="dxa"/>
            <w:tcBorders/>
          </w:tcPr>
          <w:p>
            <w:pPr>
              <w:pStyle w:val="Normal1"/>
              <w:spacing w:lineRule="auto" w:line="240"/>
              <w:ind w:firstLine="284" w:end="0"/>
              <w:rPr>
                <w:sz w:val="24"/>
              </w:rPr>
            </w:pPr>
            <w:r>
              <w:rPr>
                <w:sz w:val="24"/>
              </w:rPr>
              <w:t>сеньор</w:t>
            </w:r>
          </w:p>
          <w:p>
            <w:pPr>
              <w:pStyle w:val="Normal1"/>
              <w:spacing w:lineRule="auto" w:line="240"/>
              <w:ind w:firstLine="284" w:end="0"/>
              <w:rPr>
                <w:sz w:val="24"/>
              </w:rPr>
            </w:pPr>
            <w:r>
              <w:rPr>
                <w:sz w:val="24"/>
              </w:rPr>
              <w:t>преподаватель</w:t>
            </w:r>
          </w:p>
          <w:p>
            <w:pPr>
              <w:pStyle w:val="Normal1"/>
              <w:spacing w:lineRule="auto" w:line="240"/>
              <w:ind w:firstLine="284" w:end="0"/>
              <w:rPr>
                <w:sz w:val="24"/>
              </w:rPr>
            </w:pPr>
            <w:r>
              <w:rPr>
                <w:sz w:val="24"/>
              </w:rPr>
              <w:t>летчик</w:t>
            </w:r>
          </w:p>
          <w:p>
            <w:pPr>
              <w:pStyle w:val="Normal1"/>
              <w:spacing w:lineRule="auto" w:line="240"/>
              <w:ind w:firstLine="284" w:end="0"/>
              <w:rPr>
                <w:sz w:val="24"/>
              </w:rPr>
            </w:pPr>
            <w:r>
              <w:rPr>
                <w:sz w:val="24"/>
              </w:rPr>
              <w:t>генерал</w:t>
            </w:r>
          </w:p>
          <w:p>
            <w:pPr>
              <w:pStyle w:val="Normal1"/>
              <w:spacing w:lineRule="auto" w:line="240"/>
              <w:ind w:firstLine="284" w:end="0"/>
              <w:rPr>
                <w:sz w:val="24"/>
              </w:rPr>
            </w:pPr>
            <w:r>
              <w:rPr>
                <w:sz w:val="24"/>
              </w:rPr>
              <w:t>гость</w:t>
            </w:r>
          </w:p>
          <w:p>
            <w:pPr>
              <w:pStyle w:val="Normal1"/>
              <w:spacing w:lineRule="auto" w:line="240"/>
              <w:ind w:firstLine="284" w:end="0"/>
              <w:rPr>
                <w:sz w:val="24"/>
              </w:rPr>
            </w:pPr>
            <w:r>
              <w:rPr>
                <w:sz w:val="24"/>
              </w:rPr>
              <w:t>воробей</w:t>
            </w:r>
          </w:p>
          <w:p>
            <w:pPr>
              <w:pStyle w:val="Normal1"/>
              <w:spacing w:lineRule="auto" w:line="240"/>
              <w:ind w:firstLine="284" w:end="0"/>
              <w:rPr>
                <w:sz w:val="24"/>
              </w:rPr>
            </w:pPr>
            <w:r>
              <w:rPr>
                <w:sz w:val="24"/>
              </w:rPr>
              <w:t>лев</w:t>
            </w:r>
          </w:p>
          <w:p>
            <w:pPr>
              <w:pStyle w:val="Normal1"/>
              <w:rPr>
                <w:sz w:val="24"/>
              </w:rPr>
            </w:pPr>
            <w:r>
              <w:rPr>
                <w:sz w:val="24"/>
              </w:rPr>
            </w:r>
          </w:p>
        </w:tc>
        <w:tc>
          <w:tcPr>
            <w:tcW w:w="2115" w:type="dxa"/>
            <w:tcBorders/>
          </w:tcPr>
          <w:p>
            <w:pPr>
              <w:pStyle w:val="Normal1"/>
              <w:spacing w:lineRule="auto" w:line="240"/>
              <w:rPr>
                <w:sz w:val="24"/>
              </w:rPr>
            </w:pPr>
            <w:r>
              <w:rPr>
                <w:sz w:val="24"/>
              </w:rPr>
              <w:t xml:space="preserve">— </w:t>
            </w:r>
            <w:r>
              <w:rPr>
                <w:sz w:val="24"/>
                <w:lang w:val="en-US"/>
              </w:rPr>
              <w:t>el</w:t>
            </w:r>
            <w:r>
              <w:rPr>
                <w:sz w:val="24"/>
              </w:rPr>
              <w:t xml:space="preserve"> </w:t>
            </w:r>
            <w:r>
              <w:rPr>
                <w:sz w:val="24"/>
                <w:lang w:val="en-US"/>
              </w:rPr>
              <w:t>se</w:t>
            </w:r>
            <w:r>
              <w:rPr>
                <w:sz w:val="24"/>
              </w:rPr>
              <w:t>ñ</w:t>
            </w:r>
            <w:r>
              <w:rPr>
                <w:sz w:val="24"/>
                <w:lang w:val="en-US"/>
              </w:rPr>
              <w:t>or</w:t>
            </w:r>
          </w:p>
          <w:p>
            <w:pPr>
              <w:pStyle w:val="Normal1"/>
              <w:spacing w:lineRule="auto" w:line="240"/>
              <w:rPr>
                <w:sz w:val="24"/>
                <w:lang w:val="en-US"/>
              </w:rPr>
            </w:pPr>
            <w:r>
              <w:rPr>
                <w:sz w:val="24"/>
                <w:lang w:val="en-US"/>
              </w:rPr>
              <w:t xml:space="preserve">— </w:t>
            </w:r>
            <w:r>
              <w:rPr>
                <w:sz w:val="24"/>
                <w:lang w:val="en-US"/>
              </w:rPr>
              <w:t>el profesor</w:t>
            </w:r>
          </w:p>
          <w:p>
            <w:pPr>
              <w:pStyle w:val="Normal1"/>
              <w:spacing w:lineRule="auto" w:line="240"/>
              <w:rPr>
                <w:sz w:val="24"/>
                <w:lang w:val="en-US"/>
              </w:rPr>
            </w:pPr>
            <w:r>
              <w:rPr>
                <w:sz w:val="24"/>
                <w:lang w:val="en-US"/>
              </w:rPr>
              <w:t xml:space="preserve">— </w:t>
            </w:r>
            <w:r>
              <w:rPr>
                <w:sz w:val="24"/>
                <w:lang w:val="en-US"/>
              </w:rPr>
              <w:t>el aviador</w:t>
            </w:r>
          </w:p>
          <w:p>
            <w:pPr>
              <w:pStyle w:val="Normal1"/>
              <w:spacing w:lineRule="auto" w:line="240"/>
              <w:rPr>
                <w:sz w:val="24"/>
                <w:lang w:val="en-US"/>
              </w:rPr>
            </w:pPr>
            <w:r>
              <w:rPr>
                <w:sz w:val="24"/>
                <w:lang w:val="en-US"/>
              </w:rPr>
              <w:t xml:space="preserve">— </w:t>
            </w:r>
            <w:r>
              <w:rPr>
                <w:sz w:val="24"/>
                <w:lang w:val="en-US"/>
              </w:rPr>
              <w:t>el general</w:t>
            </w:r>
          </w:p>
          <w:p>
            <w:pPr>
              <w:pStyle w:val="Normal1"/>
              <w:spacing w:lineRule="auto" w:line="240"/>
              <w:rPr>
                <w:sz w:val="24"/>
                <w:lang w:val="en-US"/>
              </w:rPr>
            </w:pPr>
            <w:r>
              <w:rPr>
                <w:sz w:val="24"/>
                <w:lang w:val="en-US"/>
              </w:rPr>
              <w:t xml:space="preserve">— </w:t>
            </w:r>
            <w:r>
              <w:rPr>
                <w:sz w:val="24"/>
                <w:lang w:val="en-US"/>
              </w:rPr>
              <w:t>el huésped</w:t>
            </w:r>
          </w:p>
          <w:p>
            <w:pPr>
              <w:pStyle w:val="Normal1"/>
              <w:spacing w:lineRule="auto" w:line="240"/>
              <w:rPr>
                <w:sz w:val="24"/>
                <w:lang w:val="en-US"/>
              </w:rPr>
            </w:pPr>
            <w:r>
              <w:rPr>
                <w:sz w:val="24"/>
                <w:lang w:val="en-US"/>
              </w:rPr>
              <w:t xml:space="preserve">— </w:t>
            </w:r>
            <w:r>
              <w:rPr>
                <w:sz w:val="24"/>
                <w:lang w:val="en-US"/>
              </w:rPr>
              <w:t>el gorrión</w:t>
            </w:r>
          </w:p>
          <w:p>
            <w:pPr>
              <w:pStyle w:val="Normal1"/>
              <w:spacing w:lineRule="auto" w:line="240"/>
              <w:rPr>
                <w:sz w:val="24"/>
                <w:lang w:val="en-US"/>
              </w:rPr>
            </w:pPr>
            <w:r>
              <w:rPr>
                <w:sz w:val="24"/>
                <w:lang w:val="en-US"/>
              </w:rPr>
              <w:t xml:space="preserve">— </w:t>
            </w:r>
            <w:r>
              <w:rPr>
                <w:sz w:val="24"/>
                <w:lang w:val="en-US"/>
              </w:rPr>
              <w:t>el león</w:t>
            </w:r>
          </w:p>
          <w:p>
            <w:pPr>
              <w:pStyle w:val="Normal1"/>
              <w:rPr>
                <w:sz w:val="24"/>
                <w:lang w:val="en-US"/>
              </w:rPr>
            </w:pPr>
            <w:r>
              <w:rPr>
                <w:sz w:val="24"/>
                <w:lang w:val="en-US"/>
              </w:rPr>
            </w:r>
          </w:p>
        </w:tc>
        <w:tc>
          <w:tcPr>
            <w:tcW w:w="2130" w:type="dxa"/>
            <w:tcBorders/>
          </w:tcPr>
          <w:p>
            <w:pPr>
              <w:pStyle w:val="Normal1"/>
              <w:spacing w:lineRule="auto" w:line="240"/>
              <w:rPr/>
            </w:pPr>
            <w:r>
              <w:rPr>
                <w:sz w:val="24"/>
                <w:lang w:val="en-US"/>
              </w:rPr>
              <w:t>la señor</w:t>
            </w:r>
            <w:r>
              <w:rPr>
                <w:b/>
                <w:bCs/>
                <w:sz w:val="24"/>
                <w:lang w:val="en-US"/>
              </w:rPr>
              <w:t>a</w:t>
            </w:r>
          </w:p>
          <w:p>
            <w:pPr>
              <w:pStyle w:val="Normal1"/>
              <w:spacing w:lineRule="auto" w:line="240"/>
              <w:rPr/>
            </w:pPr>
            <w:r>
              <w:rPr>
                <w:sz w:val="24"/>
                <w:lang w:val="en-US"/>
              </w:rPr>
              <w:t>la profesor</w:t>
            </w:r>
            <w:r>
              <w:rPr>
                <w:b/>
                <w:bCs/>
                <w:sz w:val="24"/>
                <w:lang w:val="en-US"/>
              </w:rPr>
              <w:t>a</w:t>
            </w:r>
          </w:p>
          <w:p>
            <w:pPr>
              <w:pStyle w:val="Normal1"/>
              <w:spacing w:lineRule="auto" w:line="240"/>
              <w:rPr/>
            </w:pPr>
            <w:r>
              <w:rPr>
                <w:sz w:val="24"/>
                <w:lang w:val="en-US"/>
              </w:rPr>
              <w:t>la aviador</w:t>
            </w:r>
            <w:r>
              <w:rPr>
                <w:b/>
                <w:bCs/>
                <w:sz w:val="24"/>
                <w:lang w:val="en-US"/>
              </w:rPr>
              <w:t>a</w:t>
            </w:r>
          </w:p>
          <w:p>
            <w:pPr>
              <w:pStyle w:val="Normal1"/>
              <w:spacing w:lineRule="auto" w:line="240"/>
              <w:rPr/>
            </w:pPr>
            <w:r>
              <w:rPr>
                <w:sz w:val="24"/>
                <w:lang w:val="en-US"/>
              </w:rPr>
              <w:t>la general</w:t>
            </w:r>
            <w:r>
              <w:rPr>
                <w:b/>
                <w:bCs/>
                <w:sz w:val="24"/>
                <w:lang w:val="en-US"/>
              </w:rPr>
              <w:t>a</w:t>
            </w:r>
          </w:p>
          <w:p>
            <w:pPr>
              <w:pStyle w:val="Normal1"/>
              <w:spacing w:lineRule="auto" w:line="240"/>
              <w:rPr/>
            </w:pPr>
            <w:r>
              <w:rPr>
                <w:sz w:val="24"/>
                <w:lang w:val="en-US"/>
              </w:rPr>
              <w:t>la huésped</w:t>
            </w:r>
            <w:r>
              <w:rPr>
                <w:b/>
                <w:bCs/>
                <w:sz w:val="24"/>
                <w:lang w:val="en-US"/>
              </w:rPr>
              <w:t>a</w:t>
            </w:r>
          </w:p>
          <w:p>
            <w:pPr>
              <w:pStyle w:val="Normal1"/>
              <w:spacing w:lineRule="auto" w:line="240"/>
              <w:rPr/>
            </w:pPr>
            <w:r>
              <w:rPr>
                <w:sz w:val="24"/>
                <w:lang w:val="en-US"/>
              </w:rPr>
              <w:t>la gorrion</w:t>
            </w:r>
            <w:r>
              <w:rPr>
                <w:b/>
                <w:bCs/>
                <w:sz w:val="24"/>
                <w:lang w:val="en-US"/>
              </w:rPr>
              <w:t>a</w:t>
            </w:r>
          </w:p>
          <w:p>
            <w:pPr>
              <w:pStyle w:val="Normal1"/>
              <w:spacing w:lineRule="auto" w:line="240"/>
              <w:rPr>
                <w:b/>
                <w:bCs/>
                <w:sz w:val="24"/>
              </w:rPr>
            </w:pPr>
            <w:r>
              <w:rPr>
                <w:sz w:val="24"/>
                <w:lang w:val="en-US"/>
              </w:rPr>
              <w:t>la</w:t>
            </w:r>
            <w:r>
              <w:rPr>
                <w:sz w:val="24"/>
              </w:rPr>
              <w:t xml:space="preserve"> </w:t>
            </w:r>
            <w:r>
              <w:rPr>
                <w:sz w:val="24"/>
                <w:lang w:val="en-US"/>
              </w:rPr>
              <w:t>leon</w:t>
            </w:r>
            <w:r>
              <w:rPr>
                <w:b/>
                <w:bCs/>
                <w:sz w:val="24"/>
                <w:lang w:val="en-US"/>
              </w:rPr>
              <w:t>a</w:t>
            </w:r>
          </w:p>
          <w:p>
            <w:pPr>
              <w:pStyle w:val="Normal1"/>
              <w:rPr>
                <w:b/>
                <w:bCs/>
                <w:sz w:val="24"/>
              </w:rPr>
            </w:pPr>
            <w:r>
              <w:rPr>
                <w:b/>
                <w:bCs/>
                <w:sz w:val="24"/>
              </w:rPr>
            </w:r>
          </w:p>
        </w:tc>
        <w:tc>
          <w:tcPr>
            <w:tcW w:w="2703" w:type="dxa"/>
            <w:tcBorders/>
          </w:tcPr>
          <w:p>
            <w:pPr>
              <w:pStyle w:val="Normal1"/>
              <w:spacing w:lineRule="auto" w:line="240"/>
              <w:rPr>
                <w:sz w:val="24"/>
              </w:rPr>
            </w:pPr>
            <w:r>
              <w:rPr>
                <w:sz w:val="24"/>
              </w:rPr>
              <w:t xml:space="preserve">— </w:t>
            </w:r>
            <w:r>
              <w:rPr>
                <w:sz w:val="24"/>
              </w:rPr>
              <w:t xml:space="preserve">сеньора </w:t>
            </w:r>
          </w:p>
          <w:p>
            <w:pPr>
              <w:pStyle w:val="Normal1"/>
              <w:spacing w:lineRule="auto" w:line="240"/>
              <w:rPr>
                <w:sz w:val="24"/>
              </w:rPr>
            </w:pPr>
            <w:r>
              <w:rPr>
                <w:sz w:val="24"/>
              </w:rPr>
              <w:t xml:space="preserve">— </w:t>
            </w:r>
            <w:r>
              <w:rPr>
                <w:sz w:val="24"/>
              </w:rPr>
              <w:t xml:space="preserve">преподавательница </w:t>
            </w:r>
          </w:p>
          <w:p>
            <w:pPr>
              <w:pStyle w:val="Normal1"/>
              <w:spacing w:lineRule="auto" w:line="240"/>
              <w:rPr>
                <w:sz w:val="24"/>
              </w:rPr>
            </w:pPr>
            <w:r>
              <w:rPr>
                <w:sz w:val="24"/>
              </w:rPr>
              <w:t xml:space="preserve">— </w:t>
            </w:r>
            <w:r>
              <w:rPr>
                <w:sz w:val="24"/>
              </w:rPr>
              <w:t xml:space="preserve">летчица </w:t>
            </w:r>
          </w:p>
          <w:p>
            <w:pPr>
              <w:pStyle w:val="Normal1"/>
              <w:spacing w:lineRule="auto" w:line="240"/>
              <w:rPr>
                <w:sz w:val="24"/>
              </w:rPr>
            </w:pPr>
            <w:r>
              <w:rPr>
                <w:sz w:val="24"/>
              </w:rPr>
              <w:t xml:space="preserve">— </w:t>
            </w:r>
            <w:r>
              <w:rPr>
                <w:sz w:val="24"/>
              </w:rPr>
              <w:t xml:space="preserve">генеральша </w:t>
            </w:r>
          </w:p>
          <w:p>
            <w:pPr>
              <w:pStyle w:val="Normal1"/>
              <w:spacing w:lineRule="auto" w:line="240"/>
              <w:rPr>
                <w:sz w:val="24"/>
              </w:rPr>
            </w:pPr>
            <w:r>
              <w:rPr>
                <w:sz w:val="24"/>
              </w:rPr>
              <w:t xml:space="preserve">— </w:t>
            </w:r>
            <w:r>
              <w:rPr>
                <w:sz w:val="24"/>
              </w:rPr>
              <w:t xml:space="preserve">гостья </w:t>
            </w:r>
          </w:p>
          <w:p>
            <w:pPr>
              <w:pStyle w:val="Normal1"/>
              <w:spacing w:lineRule="auto" w:line="240"/>
              <w:rPr>
                <w:sz w:val="24"/>
              </w:rPr>
            </w:pPr>
            <w:r>
              <w:rPr>
                <w:sz w:val="24"/>
              </w:rPr>
              <w:t xml:space="preserve">— </w:t>
            </w:r>
            <w:r>
              <w:rPr>
                <w:sz w:val="24"/>
              </w:rPr>
              <w:t xml:space="preserve">воробьиха </w:t>
            </w:r>
          </w:p>
          <w:p>
            <w:pPr>
              <w:pStyle w:val="Normal1"/>
              <w:spacing w:lineRule="auto" w:line="240"/>
              <w:rPr>
                <w:sz w:val="24"/>
              </w:rPr>
            </w:pPr>
            <w:r>
              <w:rPr>
                <w:sz w:val="24"/>
              </w:rPr>
              <w:t xml:space="preserve">— </w:t>
            </w:r>
            <w:r>
              <w:rPr>
                <w:sz w:val="24"/>
              </w:rPr>
              <w:t>львица</w:t>
            </w:r>
          </w:p>
          <w:p>
            <w:pPr>
              <w:pStyle w:val="Normal1"/>
              <w:rPr>
                <w:sz w:val="24"/>
              </w:rPr>
            </w:pPr>
            <w:r>
              <w:rPr>
                <w:sz w:val="24"/>
              </w:rPr>
            </w:r>
          </w:p>
        </w:tc>
      </w:tr>
    </w:tbl>
    <w:p>
      <w:pPr>
        <w:pStyle w:val="Normal1"/>
        <w:spacing w:lineRule="auto" w:line="240"/>
        <w:ind w:firstLine="284" w:end="0"/>
        <w:rPr/>
      </w:pPr>
      <w:r>
        <w:rPr>
          <w:sz w:val="24"/>
        </w:rPr>
        <w:t>3. Многие слова женского рода, имея одинаковую основу с соот</w:t>
        <w:softHyphen/>
        <w:t xml:space="preserve">ветствующими словами мужского рода, оканчиваются суффиксами </w:t>
      </w:r>
      <w:r>
        <w:rPr>
          <w:b/>
          <w:sz w:val="24"/>
        </w:rPr>
        <w:t>-</w:t>
      </w:r>
      <w:r>
        <w:rPr>
          <w:b/>
          <w:sz w:val="24"/>
          <w:lang w:val="en-US"/>
        </w:rPr>
        <w:t>esa</w:t>
      </w:r>
      <w:r>
        <w:rPr>
          <w:b/>
          <w:sz w:val="24"/>
        </w:rPr>
        <w:t>, -</w:t>
      </w:r>
      <w:r>
        <w:rPr>
          <w:b/>
          <w:sz w:val="24"/>
          <w:lang w:val="en-US"/>
        </w:rPr>
        <w:t>isa</w:t>
      </w:r>
      <w:r>
        <w:rPr>
          <w:b/>
          <w:sz w:val="24"/>
        </w:rPr>
        <w:t>, -</w:t>
      </w:r>
      <w:r>
        <w:rPr>
          <w:b/>
          <w:sz w:val="24"/>
          <w:lang w:val="en-US"/>
        </w:rPr>
        <w:t>ina</w:t>
      </w:r>
      <w:r>
        <w:rPr>
          <w:b/>
          <w:sz w:val="24"/>
        </w:rPr>
        <w:t>, -</w:t>
      </w:r>
      <w:r>
        <w:rPr>
          <w:b/>
          <w:sz w:val="24"/>
          <w:lang w:val="en-US"/>
        </w:rPr>
        <w:t>triz</w:t>
      </w:r>
      <w:r>
        <w:rPr>
          <w:b/>
          <w:sz w:val="24"/>
        </w:rPr>
        <w:t>:</w:t>
      </w:r>
    </w:p>
    <w:p>
      <w:pPr>
        <w:pStyle w:val="Normal1"/>
        <w:spacing w:lineRule="auto" w:line="240"/>
        <w:ind w:firstLine="284" w:end="0"/>
        <w:rPr>
          <w:b/>
          <w:sz w:val="24"/>
        </w:rPr>
      </w:pPr>
      <w:r>
        <w:rPr>
          <w:b/>
          <w:sz w:val="24"/>
        </w:rPr>
      </w:r>
    </w:p>
    <w:tbl>
      <w:tblPr>
        <w:tblW w:w="8160" w:type="dxa"/>
        <w:jc w:val="start"/>
        <w:tblInd w:w="276" w:type="dxa"/>
        <w:tblLayout w:type="fixed"/>
        <w:tblCellMar>
          <w:top w:w="0" w:type="dxa"/>
          <w:start w:w="108" w:type="dxa"/>
          <w:bottom w:w="0" w:type="dxa"/>
          <w:end w:w="108" w:type="dxa"/>
        </w:tblCellMar>
      </w:tblPr>
      <w:tblGrid>
        <w:gridCol w:w="1860"/>
        <w:gridCol w:w="1740"/>
        <w:gridCol w:w="1545"/>
        <w:gridCol w:w="3015"/>
      </w:tblGrid>
      <w:tr>
        <w:trPr>
          <w:trHeight w:val="2835" w:hRule="atLeast"/>
        </w:trPr>
        <w:tc>
          <w:tcPr>
            <w:tcW w:w="1860" w:type="dxa"/>
            <w:tcBorders/>
          </w:tcPr>
          <w:p>
            <w:pPr>
              <w:pStyle w:val="Normal1"/>
              <w:spacing w:lineRule="auto" w:line="240"/>
              <w:ind w:firstLine="284" w:end="0"/>
              <w:rPr>
                <w:sz w:val="24"/>
              </w:rPr>
            </w:pPr>
            <w:r>
              <w:rPr>
                <w:sz w:val="24"/>
              </w:rPr>
              <w:t>алькальд</w:t>
            </w:r>
          </w:p>
          <w:p>
            <w:pPr>
              <w:pStyle w:val="Normal1"/>
              <w:spacing w:lineRule="auto" w:line="240"/>
              <w:ind w:firstLine="284" w:end="0"/>
              <w:rPr>
                <w:sz w:val="24"/>
              </w:rPr>
            </w:pPr>
            <w:r>
              <w:rPr>
                <w:sz w:val="24"/>
              </w:rPr>
              <w:t>консул</w:t>
            </w:r>
          </w:p>
          <w:p>
            <w:pPr>
              <w:pStyle w:val="Normal1"/>
              <w:spacing w:lineRule="auto" w:line="240"/>
              <w:ind w:firstLine="284" w:end="0"/>
              <w:rPr>
                <w:sz w:val="24"/>
              </w:rPr>
            </w:pPr>
            <w:r>
              <w:rPr>
                <w:sz w:val="24"/>
              </w:rPr>
              <w:t>поэт</w:t>
            </w:r>
          </w:p>
          <w:p>
            <w:pPr>
              <w:pStyle w:val="Normal1"/>
              <w:spacing w:lineRule="auto" w:line="240"/>
              <w:ind w:firstLine="284" w:end="0"/>
              <w:rPr>
                <w:sz w:val="24"/>
              </w:rPr>
            </w:pPr>
            <w:r>
              <w:rPr>
                <w:sz w:val="24"/>
              </w:rPr>
              <w:t>питон</w:t>
            </w:r>
          </w:p>
          <w:p>
            <w:pPr>
              <w:pStyle w:val="Normal1"/>
              <w:spacing w:lineRule="auto" w:line="240"/>
              <w:ind w:firstLine="284" w:end="0"/>
              <w:rPr>
                <w:sz w:val="24"/>
              </w:rPr>
            </w:pPr>
            <w:r>
              <w:rPr>
                <w:sz w:val="24"/>
              </w:rPr>
              <w:t>герой</w:t>
            </w:r>
          </w:p>
          <w:p>
            <w:pPr>
              <w:pStyle w:val="Normal1"/>
              <w:spacing w:lineRule="auto" w:line="240"/>
              <w:ind w:firstLine="284" w:end="0"/>
              <w:rPr>
                <w:sz w:val="24"/>
              </w:rPr>
            </w:pPr>
            <w:r>
              <w:rPr>
                <w:sz w:val="24"/>
              </w:rPr>
              <w:t>петух</w:t>
            </w:r>
          </w:p>
          <w:p>
            <w:pPr>
              <w:pStyle w:val="Normal1"/>
              <w:spacing w:lineRule="auto" w:line="240"/>
              <w:ind w:firstLine="284" w:end="0"/>
              <w:rPr>
                <w:sz w:val="24"/>
              </w:rPr>
            </w:pPr>
            <w:r>
              <w:rPr>
                <w:sz w:val="24"/>
              </w:rPr>
              <w:t>дикий кабан</w:t>
            </w:r>
          </w:p>
          <w:p>
            <w:pPr>
              <w:pStyle w:val="Normal1"/>
              <w:spacing w:lineRule="auto" w:line="240"/>
              <w:ind w:firstLine="284" w:end="0"/>
              <w:rPr>
                <w:sz w:val="24"/>
              </w:rPr>
            </w:pPr>
            <w:r>
              <w:rPr>
                <w:sz w:val="24"/>
              </w:rPr>
              <w:t>актер</w:t>
            </w:r>
          </w:p>
          <w:p>
            <w:pPr>
              <w:pStyle w:val="Normal1"/>
              <w:spacing w:lineRule="auto" w:line="240"/>
              <w:ind w:firstLine="284" w:end="0"/>
              <w:rPr>
                <w:sz w:val="24"/>
              </w:rPr>
            </w:pPr>
            <w:r>
              <w:rPr>
                <w:sz w:val="24"/>
              </w:rPr>
              <w:t>избиратель</w:t>
            </w:r>
          </w:p>
          <w:p>
            <w:pPr>
              <w:pStyle w:val="Normal1"/>
              <w:rPr>
                <w:sz w:val="24"/>
              </w:rPr>
            </w:pPr>
            <w:r>
              <w:rPr>
                <w:sz w:val="24"/>
              </w:rPr>
            </w:r>
          </w:p>
        </w:tc>
        <w:tc>
          <w:tcPr>
            <w:tcW w:w="1740" w:type="dxa"/>
            <w:tcBorders/>
          </w:tcPr>
          <w:p>
            <w:pPr>
              <w:pStyle w:val="Normal1"/>
              <w:spacing w:lineRule="auto" w:line="240"/>
              <w:rPr>
                <w:sz w:val="24"/>
              </w:rPr>
            </w:pPr>
            <w:r>
              <w:rPr>
                <w:sz w:val="24"/>
              </w:rPr>
              <w:t xml:space="preserve">— </w:t>
            </w:r>
            <w:r>
              <w:rPr>
                <w:sz w:val="24"/>
                <w:lang w:val="en-US"/>
              </w:rPr>
              <w:t>el</w:t>
            </w:r>
            <w:r>
              <w:rPr>
                <w:sz w:val="24"/>
              </w:rPr>
              <w:t xml:space="preserve"> </w:t>
            </w:r>
            <w:r>
              <w:rPr>
                <w:sz w:val="24"/>
                <w:lang w:val="en-US"/>
              </w:rPr>
              <w:t>alcalde</w:t>
            </w:r>
          </w:p>
          <w:p>
            <w:pPr>
              <w:pStyle w:val="Normal1"/>
              <w:spacing w:lineRule="auto" w:line="240"/>
              <w:rPr>
                <w:sz w:val="24"/>
                <w:lang w:val="en-US"/>
              </w:rPr>
            </w:pPr>
            <w:r>
              <w:rPr>
                <w:sz w:val="24"/>
                <w:lang w:val="en-US"/>
              </w:rPr>
              <w:t xml:space="preserve">— </w:t>
            </w:r>
            <w:r>
              <w:rPr>
                <w:sz w:val="24"/>
                <w:lang w:val="en-US"/>
              </w:rPr>
              <w:t>el cónsul</w:t>
            </w:r>
          </w:p>
          <w:p>
            <w:pPr>
              <w:pStyle w:val="Normal1"/>
              <w:spacing w:lineRule="auto" w:line="240"/>
              <w:rPr>
                <w:sz w:val="24"/>
                <w:lang w:val="en-US"/>
              </w:rPr>
            </w:pPr>
            <w:r>
              <w:rPr>
                <w:sz w:val="24"/>
                <w:lang w:val="en-US"/>
              </w:rPr>
              <w:t xml:space="preserve">— </w:t>
            </w:r>
            <w:r>
              <w:rPr>
                <w:sz w:val="24"/>
                <w:lang w:val="en-US"/>
              </w:rPr>
              <w:t>el poeta</w:t>
            </w:r>
          </w:p>
          <w:p>
            <w:pPr>
              <w:pStyle w:val="Normal1"/>
              <w:spacing w:lineRule="auto" w:line="240"/>
              <w:rPr>
                <w:sz w:val="24"/>
                <w:lang w:val="en-US"/>
              </w:rPr>
            </w:pPr>
            <w:r>
              <w:rPr>
                <w:sz w:val="24"/>
                <w:lang w:val="en-US"/>
              </w:rPr>
              <w:t xml:space="preserve">— </w:t>
            </w:r>
            <w:r>
              <w:rPr>
                <w:sz w:val="24"/>
                <w:lang w:val="en-US"/>
              </w:rPr>
              <w:t>el pitón</w:t>
            </w:r>
          </w:p>
          <w:p>
            <w:pPr>
              <w:pStyle w:val="Normal1"/>
              <w:spacing w:lineRule="auto" w:line="240"/>
              <w:rPr>
                <w:sz w:val="24"/>
                <w:lang w:val="en-US"/>
              </w:rPr>
            </w:pPr>
            <w:r>
              <w:rPr>
                <w:sz w:val="24"/>
                <w:lang w:val="en-US"/>
              </w:rPr>
              <w:t xml:space="preserve">— </w:t>
            </w:r>
            <w:r>
              <w:rPr>
                <w:sz w:val="24"/>
                <w:lang w:val="en-US"/>
              </w:rPr>
              <w:t>el héroe</w:t>
            </w:r>
          </w:p>
          <w:p>
            <w:pPr>
              <w:pStyle w:val="Normal1"/>
              <w:spacing w:lineRule="auto" w:line="240"/>
              <w:rPr>
                <w:sz w:val="24"/>
                <w:lang w:val="en-US"/>
              </w:rPr>
            </w:pPr>
            <w:r>
              <w:rPr>
                <w:sz w:val="24"/>
                <w:lang w:val="en-US"/>
              </w:rPr>
              <w:t xml:space="preserve">— </w:t>
            </w:r>
            <w:r>
              <w:rPr>
                <w:sz w:val="24"/>
                <w:lang w:val="en-US"/>
              </w:rPr>
              <w:t>el gallo</w:t>
            </w:r>
          </w:p>
          <w:p>
            <w:pPr>
              <w:pStyle w:val="Normal1"/>
              <w:spacing w:lineRule="auto" w:line="240"/>
              <w:rPr>
                <w:sz w:val="24"/>
                <w:lang w:val="en-US"/>
              </w:rPr>
            </w:pPr>
            <w:r>
              <w:rPr>
                <w:sz w:val="24"/>
                <w:lang w:val="en-US"/>
              </w:rPr>
              <w:t xml:space="preserve">— </w:t>
            </w:r>
            <w:r>
              <w:rPr>
                <w:sz w:val="24"/>
                <w:lang w:val="en-US"/>
              </w:rPr>
              <w:t>el jabalí</w:t>
            </w:r>
          </w:p>
          <w:p>
            <w:pPr>
              <w:pStyle w:val="Normal1"/>
              <w:spacing w:lineRule="auto" w:line="240"/>
              <w:rPr>
                <w:sz w:val="24"/>
                <w:lang w:val="en-US"/>
              </w:rPr>
            </w:pPr>
            <w:r>
              <w:rPr>
                <w:sz w:val="24"/>
                <w:lang w:val="en-US"/>
              </w:rPr>
              <w:t xml:space="preserve">— </w:t>
            </w:r>
            <w:r>
              <w:rPr>
                <w:sz w:val="24"/>
                <w:lang w:val="en-US"/>
              </w:rPr>
              <w:t>el actor</w:t>
            </w:r>
          </w:p>
          <w:p>
            <w:pPr>
              <w:pStyle w:val="Normal1"/>
              <w:spacing w:lineRule="auto" w:line="240"/>
              <w:rPr>
                <w:sz w:val="24"/>
                <w:lang w:val="en-US"/>
              </w:rPr>
            </w:pPr>
            <w:r>
              <w:rPr>
                <w:sz w:val="24"/>
                <w:lang w:val="en-US"/>
              </w:rPr>
              <w:t xml:space="preserve">— </w:t>
            </w:r>
            <w:r>
              <w:rPr>
                <w:sz w:val="24"/>
                <w:lang w:val="en-US"/>
              </w:rPr>
              <w:t>el elector</w:t>
            </w:r>
          </w:p>
          <w:p>
            <w:pPr>
              <w:pStyle w:val="Normal1"/>
              <w:rPr>
                <w:sz w:val="24"/>
                <w:lang w:val="en-US"/>
              </w:rPr>
            </w:pPr>
            <w:r>
              <w:rPr>
                <w:sz w:val="24"/>
                <w:lang w:val="en-US"/>
              </w:rPr>
            </w:r>
          </w:p>
        </w:tc>
        <w:tc>
          <w:tcPr>
            <w:tcW w:w="1545" w:type="dxa"/>
            <w:tcBorders/>
          </w:tcPr>
          <w:p>
            <w:pPr>
              <w:pStyle w:val="Normal1"/>
              <w:spacing w:lineRule="auto" w:line="240"/>
              <w:rPr/>
            </w:pPr>
            <w:r>
              <w:rPr>
                <w:sz w:val="24"/>
                <w:lang w:val="en-US"/>
              </w:rPr>
              <w:t>la alcald</w:t>
            </w:r>
            <w:r>
              <w:rPr>
                <w:b/>
                <w:bCs/>
                <w:sz w:val="24"/>
                <w:lang w:val="en-US"/>
              </w:rPr>
              <w:t>esa</w:t>
            </w:r>
          </w:p>
          <w:p>
            <w:pPr>
              <w:pStyle w:val="Normal1"/>
              <w:spacing w:lineRule="auto" w:line="240"/>
              <w:rPr/>
            </w:pPr>
            <w:r>
              <w:rPr>
                <w:sz w:val="24"/>
                <w:lang w:val="en-US"/>
              </w:rPr>
              <w:t>la consul</w:t>
            </w:r>
            <w:r>
              <w:rPr>
                <w:b/>
                <w:bCs/>
                <w:sz w:val="24"/>
                <w:lang w:val="en-US"/>
              </w:rPr>
              <w:t>esa</w:t>
            </w:r>
          </w:p>
          <w:p>
            <w:pPr>
              <w:pStyle w:val="Normal1"/>
              <w:spacing w:lineRule="auto" w:line="240"/>
              <w:rPr/>
            </w:pPr>
            <w:r>
              <w:rPr>
                <w:sz w:val="24"/>
                <w:lang w:val="en-US"/>
              </w:rPr>
              <w:t>la poet</w:t>
            </w:r>
            <w:r>
              <w:rPr>
                <w:b/>
                <w:bCs/>
                <w:sz w:val="24"/>
                <w:lang w:val="en-US"/>
              </w:rPr>
              <w:t>isa</w:t>
            </w:r>
          </w:p>
          <w:p>
            <w:pPr>
              <w:pStyle w:val="Normal1"/>
              <w:spacing w:lineRule="auto" w:line="240"/>
              <w:rPr/>
            </w:pPr>
            <w:r>
              <w:rPr>
                <w:sz w:val="24"/>
                <w:lang w:val="en-US"/>
              </w:rPr>
              <w:t>la piton</w:t>
            </w:r>
            <w:r>
              <w:rPr>
                <w:b/>
                <w:bCs/>
                <w:sz w:val="24"/>
                <w:lang w:val="en-US"/>
              </w:rPr>
              <w:t>isa</w:t>
            </w:r>
          </w:p>
          <w:p>
            <w:pPr>
              <w:pStyle w:val="Normal1"/>
              <w:spacing w:lineRule="auto" w:line="240"/>
              <w:rPr/>
            </w:pPr>
            <w:r>
              <w:rPr>
                <w:sz w:val="24"/>
                <w:lang w:val="en-US"/>
              </w:rPr>
              <w:t>la hero</w:t>
            </w:r>
            <w:r>
              <w:rPr>
                <w:b/>
                <w:bCs/>
                <w:sz w:val="24"/>
                <w:lang w:val="en-US"/>
              </w:rPr>
              <w:t>ina</w:t>
            </w:r>
          </w:p>
          <w:p>
            <w:pPr>
              <w:pStyle w:val="Normal1"/>
              <w:spacing w:lineRule="auto" w:line="240"/>
              <w:rPr/>
            </w:pPr>
            <w:r>
              <w:rPr>
                <w:sz w:val="24"/>
                <w:lang w:val="en-US"/>
              </w:rPr>
              <w:t>la gall</w:t>
            </w:r>
            <w:r>
              <w:rPr>
                <w:b/>
                <w:bCs/>
                <w:sz w:val="24"/>
                <w:lang w:val="en-US"/>
              </w:rPr>
              <w:t>ina</w:t>
            </w:r>
          </w:p>
          <w:p>
            <w:pPr>
              <w:pStyle w:val="Normal1"/>
              <w:spacing w:lineRule="auto" w:line="240"/>
              <w:rPr/>
            </w:pPr>
            <w:r>
              <w:rPr>
                <w:sz w:val="24"/>
                <w:lang w:val="en-US"/>
              </w:rPr>
              <w:t>la jabal</w:t>
            </w:r>
            <w:r>
              <w:rPr>
                <w:b/>
                <w:bCs/>
                <w:sz w:val="24"/>
                <w:lang w:val="en-US"/>
              </w:rPr>
              <w:t>ina</w:t>
            </w:r>
          </w:p>
          <w:p>
            <w:pPr>
              <w:pStyle w:val="Normal1"/>
              <w:spacing w:lineRule="auto" w:line="240"/>
              <w:rPr/>
            </w:pPr>
            <w:r>
              <w:rPr>
                <w:sz w:val="24"/>
                <w:lang w:val="en-US"/>
              </w:rPr>
              <w:t>la ac</w:t>
            </w:r>
            <w:r>
              <w:rPr>
                <w:b/>
                <w:bCs/>
                <w:sz w:val="24"/>
                <w:lang w:val="en-US"/>
              </w:rPr>
              <w:t>triz</w:t>
            </w:r>
          </w:p>
          <w:p>
            <w:pPr>
              <w:pStyle w:val="Normal1"/>
              <w:spacing w:lineRule="auto" w:line="240"/>
              <w:rPr>
                <w:b/>
                <w:bCs/>
                <w:sz w:val="24"/>
              </w:rPr>
            </w:pPr>
            <w:r>
              <w:rPr>
                <w:sz w:val="24"/>
                <w:lang w:val="en-US"/>
              </w:rPr>
              <w:t>la</w:t>
            </w:r>
            <w:r>
              <w:rPr>
                <w:sz w:val="24"/>
              </w:rPr>
              <w:t xml:space="preserve"> </w:t>
            </w:r>
            <w:r>
              <w:rPr>
                <w:sz w:val="24"/>
                <w:lang w:val="en-US"/>
              </w:rPr>
              <w:t>elec</w:t>
            </w:r>
            <w:r>
              <w:rPr>
                <w:b/>
                <w:bCs/>
                <w:sz w:val="24"/>
                <w:lang w:val="en-US"/>
              </w:rPr>
              <w:t>triz</w:t>
            </w:r>
          </w:p>
          <w:p>
            <w:pPr>
              <w:pStyle w:val="Normal1"/>
              <w:rPr>
                <w:b/>
                <w:bCs/>
                <w:sz w:val="24"/>
              </w:rPr>
            </w:pPr>
            <w:r>
              <w:rPr>
                <w:b/>
                <w:bCs/>
                <w:sz w:val="24"/>
              </w:rPr>
            </w:r>
          </w:p>
        </w:tc>
        <w:tc>
          <w:tcPr>
            <w:tcW w:w="3015" w:type="dxa"/>
            <w:tcBorders/>
          </w:tcPr>
          <w:p>
            <w:pPr>
              <w:pStyle w:val="Normal1"/>
              <w:spacing w:lineRule="auto" w:line="240"/>
              <w:rPr>
                <w:sz w:val="24"/>
              </w:rPr>
            </w:pPr>
            <w:r>
              <w:rPr>
                <w:sz w:val="24"/>
              </w:rPr>
              <w:t xml:space="preserve">— </w:t>
            </w:r>
            <w:r>
              <w:rPr>
                <w:sz w:val="24"/>
              </w:rPr>
              <w:t xml:space="preserve">жена алькальда </w:t>
            </w:r>
          </w:p>
          <w:p>
            <w:pPr>
              <w:pStyle w:val="Normal1"/>
              <w:spacing w:lineRule="auto" w:line="240"/>
              <w:rPr>
                <w:sz w:val="24"/>
              </w:rPr>
            </w:pPr>
            <w:r>
              <w:rPr>
                <w:sz w:val="24"/>
              </w:rPr>
              <w:t xml:space="preserve">— </w:t>
            </w:r>
            <w:r>
              <w:rPr>
                <w:sz w:val="24"/>
              </w:rPr>
              <w:t xml:space="preserve">жена консула </w:t>
            </w:r>
          </w:p>
          <w:p>
            <w:pPr>
              <w:pStyle w:val="Normal1"/>
              <w:spacing w:lineRule="auto" w:line="240"/>
              <w:rPr>
                <w:sz w:val="24"/>
              </w:rPr>
            </w:pPr>
            <w:r>
              <w:rPr>
                <w:sz w:val="24"/>
              </w:rPr>
              <w:t xml:space="preserve">— </w:t>
            </w:r>
            <w:r>
              <w:rPr>
                <w:sz w:val="24"/>
              </w:rPr>
              <w:t xml:space="preserve">поэтесса </w:t>
            </w:r>
          </w:p>
          <w:p>
            <w:pPr>
              <w:pStyle w:val="Normal1"/>
              <w:spacing w:lineRule="auto" w:line="240"/>
              <w:rPr>
                <w:sz w:val="24"/>
              </w:rPr>
            </w:pPr>
            <w:r>
              <w:rPr>
                <w:sz w:val="24"/>
              </w:rPr>
              <w:t xml:space="preserve">— </w:t>
            </w:r>
            <w:r>
              <w:rPr>
                <w:sz w:val="24"/>
              </w:rPr>
              <w:t xml:space="preserve">самка питона </w:t>
            </w:r>
          </w:p>
          <w:p>
            <w:pPr>
              <w:pStyle w:val="Normal1"/>
              <w:spacing w:lineRule="auto" w:line="240"/>
              <w:rPr>
                <w:sz w:val="24"/>
              </w:rPr>
            </w:pPr>
            <w:r>
              <w:rPr>
                <w:sz w:val="24"/>
              </w:rPr>
              <w:t xml:space="preserve">— </w:t>
            </w:r>
            <w:r>
              <w:rPr>
                <w:sz w:val="24"/>
              </w:rPr>
              <w:t xml:space="preserve">героиня </w:t>
            </w:r>
          </w:p>
          <w:p>
            <w:pPr>
              <w:pStyle w:val="Normal1"/>
              <w:spacing w:lineRule="auto" w:line="240"/>
              <w:rPr>
                <w:sz w:val="24"/>
              </w:rPr>
            </w:pPr>
            <w:r>
              <w:rPr>
                <w:sz w:val="24"/>
              </w:rPr>
              <w:t xml:space="preserve">— </w:t>
            </w:r>
            <w:r>
              <w:rPr>
                <w:sz w:val="24"/>
              </w:rPr>
              <w:t xml:space="preserve">курица </w:t>
            </w:r>
          </w:p>
          <w:p>
            <w:pPr>
              <w:pStyle w:val="Normal1"/>
              <w:spacing w:lineRule="auto" w:line="240"/>
              <w:rPr>
                <w:sz w:val="24"/>
              </w:rPr>
            </w:pPr>
            <w:r>
              <w:rPr>
                <w:sz w:val="24"/>
              </w:rPr>
              <w:t xml:space="preserve">— </w:t>
            </w:r>
            <w:r>
              <w:rPr>
                <w:sz w:val="24"/>
              </w:rPr>
              <w:t xml:space="preserve">кабаниха  </w:t>
            </w:r>
          </w:p>
          <w:p>
            <w:pPr>
              <w:pStyle w:val="Normal1"/>
              <w:spacing w:lineRule="auto" w:line="240"/>
              <w:rPr>
                <w:sz w:val="24"/>
              </w:rPr>
            </w:pPr>
            <w:r>
              <w:rPr>
                <w:sz w:val="24"/>
              </w:rPr>
              <w:t xml:space="preserve">— </w:t>
            </w:r>
            <w:r>
              <w:rPr>
                <w:sz w:val="24"/>
              </w:rPr>
              <w:t xml:space="preserve">актриса </w:t>
            </w:r>
          </w:p>
          <w:p>
            <w:pPr>
              <w:pStyle w:val="Normal1"/>
              <w:spacing w:lineRule="auto" w:line="240"/>
              <w:rPr>
                <w:sz w:val="24"/>
              </w:rPr>
            </w:pPr>
            <w:r>
              <w:rPr>
                <w:sz w:val="24"/>
              </w:rPr>
              <w:t xml:space="preserve">— </w:t>
            </w:r>
            <w:r>
              <w:rPr>
                <w:sz w:val="24"/>
              </w:rPr>
              <w:t>избирательница</w:t>
            </w:r>
          </w:p>
          <w:p>
            <w:pPr>
              <w:pStyle w:val="Normal1"/>
              <w:rPr>
                <w:sz w:val="24"/>
              </w:rPr>
            </w:pPr>
            <w:r>
              <w:rPr>
                <w:sz w:val="24"/>
              </w:rPr>
            </w:r>
          </w:p>
        </w:tc>
      </w:tr>
    </w:tbl>
    <w:p>
      <w:pPr>
        <w:pStyle w:val="Normal1"/>
        <w:spacing w:lineRule="auto" w:line="240"/>
        <w:ind w:firstLine="284" w:end="0"/>
        <w:rPr>
          <w:sz w:val="24"/>
        </w:rPr>
      </w:pPr>
      <w:r>
        <w:rPr>
          <w:sz w:val="24"/>
        </w:rPr>
        <w:t>4. Иногда существительные, называющие лиц или животных про</w:t>
        <w:softHyphen/>
        <w:t>тивоположного пола, образуются от совершенно различных основ:</w:t>
      </w:r>
    </w:p>
    <w:p>
      <w:pPr>
        <w:pStyle w:val="Normal1"/>
        <w:spacing w:lineRule="auto" w:line="240"/>
        <w:ind w:firstLine="284" w:end="0"/>
        <w:rPr>
          <w:sz w:val="24"/>
        </w:rPr>
      </w:pPr>
      <w:r>
        <w:rPr>
          <w:sz w:val="24"/>
        </w:rPr>
      </w:r>
    </w:p>
    <w:tbl>
      <w:tblPr>
        <w:tblW w:w="7515" w:type="dxa"/>
        <w:jc w:val="start"/>
        <w:tblInd w:w="306" w:type="dxa"/>
        <w:tblLayout w:type="fixed"/>
        <w:tblCellMar>
          <w:top w:w="0" w:type="dxa"/>
          <w:start w:w="108" w:type="dxa"/>
          <w:bottom w:w="0" w:type="dxa"/>
          <w:end w:w="108" w:type="dxa"/>
        </w:tblCellMar>
      </w:tblPr>
      <w:tblGrid>
        <w:gridCol w:w="1787"/>
        <w:gridCol w:w="1701"/>
        <w:gridCol w:w="1701"/>
        <w:gridCol w:w="2326"/>
      </w:tblGrid>
      <w:tr>
        <w:trPr>
          <w:trHeight w:val="1725" w:hRule="atLeast"/>
        </w:trPr>
        <w:tc>
          <w:tcPr>
            <w:tcW w:w="1787" w:type="dxa"/>
            <w:tcBorders/>
          </w:tcPr>
          <w:p>
            <w:pPr>
              <w:pStyle w:val="Normal1"/>
              <w:spacing w:lineRule="auto" w:line="240"/>
              <w:ind w:firstLine="284" w:end="0"/>
              <w:rPr>
                <w:sz w:val="24"/>
              </w:rPr>
            </w:pPr>
            <w:r>
              <w:rPr>
                <w:sz w:val="24"/>
              </w:rPr>
              <w:t>мужчина</w:t>
            </w:r>
          </w:p>
          <w:p>
            <w:pPr>
              <w:pStyle w:val="Normal1"/>
              <w:spacing w:lineRule="auto" w:line="240"/>
              <w:ind w:firstLine="284" w:end="0"/>
              <w:rPr>
                <w:sz w:val="24"/>
              </w:rPr>
            </w:pPr>
            <w:r>
              <w:rPr>
                <w:sz w:val="24"/>
              </w:rPr>
              <w:t>отец</w:t>
            </w:r>
          </w:p>
          <w:p>
            <w:pPr>
              <w:pStyle w:val="Normal1"/>
              <w:spacing w:lineRule="auto" w:line="240"/>
              <w:ind w:firstLine="284" w:end="0"/>
              <w:rPr>
                <w:sz w:val="24"/>
              </w:rPr>
            </w:pPr>
            <w:r>
              <w:rPr>
                <w:sz w:val="24"/>
              </w:rPr>
              <w:t>конь</w:t>
            </w:r>
          </w:p>
          <w:p>
            <w:pPr>
              <w:pStyle w:val="Normal1"/>
              <w:spacing w:lineRule="auto" w:line="240"/>
              <w:ind w:firstLine="284" w:end="0"/>
              <w:rPr>
                <w:sz w:val="24"/>
              </w:rPr>
            </w:pPr>
            <w:r>
              <w:rPr>
                <w:sz w:val="24"/>
              </w:rPr>
              <w:t>бык</w:t>
            </w:r>
          </w:p>
          <w:p>
            <w:pPr>
              <w:pStyle w:val="Normal1"/>
              <w:spacing w:lineRule="auto" w:line="240"/>
              <w:ind w:firstLine="284" w:end="0"/>
              <w:rPr>
                <w:sz w:val="24"/>
                <w:lang w:val="en-US"/>
              </w:rPr>
            </w:pPr>
            <w:r>
              <w:rPr>
                <w:sz w:val="24"/>
              </w:rPr>
              <w:t>баран</w:t>
            </w:r>
          </w:p>
          <w:p>
            <w:pPr>
              <w:pStyle w:val="Normal1"/>
              <w:rPr>
                <w:sz w:val="24"/>
                <w:lang w:val="en-US"/>
              </w:rPr>
            </w:pPr>
            <w:r>
              <w:rPr>
                <w:sz w:val="24"/>
                <w:lang w:val="en-US"/>
              </w:rPr>
            </w:r>
          </w:p>
        </w:tc>
        <w:tc>
          <w:tcPr>
            <w:tcW w:w="1701" w:type="dxa"/>
            <w:tcBorders/>
          </w:tcPr>
          <w:p>
            <w:pPr>
              <w:pStyle w:val="Normal1"/>
              <w:spacing w:lineRule="auto" w:line="240"/>
              <w:rPr>
                <w:sz w:val="24"/>
                <w:lang w:val="en-US"/>
              </w:rPr>
            </w:pPr>
            <w:r>
              <w:rPr>
                <w:sz w:val="24"/>
                <w:lang w:val="en-US"/>
              </w:rPr>
              <w:t xml:space="preserve">— </w:t>
            </w:r>
            <w:r>
              <w:rPr>
                <w:sz w:val="24"/>
                <w:lang w:val="en-US"/>
              </w:rPr>
              <w:t>el hombre</w:t>
            </w:r>
          </w:p>
          <w:p>
            <w:pPr>
              <w:pStyle w:val="Normal1"/>
              <w:spacing w:lineRule="auto" w:line="240"/>
              <w:rPr>
                <w:sz w:val="24"/>
                <w:lang w:val="en-US"/>
              </w:rPr>
            </w:pPr>
            <w:r>
              <w:rPr>
                <w:sz w:val="24"/>
                <w:lang w:val="en-US"/>
              </w:rPr>
              <w:t xml:space="preserve">— </w:t>
            </w:r>
            <w:r>
              <w:rPr>
                <w:sz w:val="24"/>
                <w:lang w:val="en-US"/>
              </w:rPr>
              <w:t>el padre</w:t>
            </w:r>
          </w:p>
          <w:p>
            <w:pPr>
              <w:pStyle w:val="Normal1"/>
              <w:spacing w:lineRule="auto" w:line="240"/>
              <w:rPr>
                <w:sz w:val="24"/>
                <w:lang w:val="en-US"/>
              </w:rPr>
            </w:pPr>
            <w:r>
              <w:rPr>
                <w:sz w:val="24"/>
                <w:lang w:val="en-US"/>
              </w:rPr>
              <w:t xml:space="preserve">— </w:t>
            </w:r>
            <w:r>
              <w:rPr>
                <w:sz w:val="24"/>
                <w:lang w:val="en-US"/>
              </w:rPr>
              <w:t>el caballo</w:t>
            </w:r>
          </w:p>
          <w:p>
            <w:pPr>
              <w:pStyle w:val="Normal1"/>
              <w:spacing w:lineRule="auto" w:line="240"/>
              <w:rPr>
                <w:sz w:val="24"/>
                <w:lang w:val="en-US"/>
              </w:rPr>
            </w:pPr>
            <w:r>
              <w:rPr>
                <w:sz w:val="24"/>
                <w:lang w:val="en-US"/>
              </w:rPr>
              <w:t xml:space="preserve">— </w:t>
            </w:r>
            <w:r>
              <w:rPr>
                <w:sz w:val="24"/>
                <w:lang w:val="en-US"/>
              </w:rPr>
              <w:t>el toro</w:t>
            </w:r>
          </w:p>
          <w:p>
            <w:pPr>
              <w:pStyle w:val="Normal1"/>
              <w:spacing w:lineRule="auto" w:line="240"/>
              <w:rPr>
                <w:sz w:val="24"/>
                <w:lang w:val="en-US"/>
              </w:rPr>
            </w:pPr>
            <w:r>
              <w:rPr>
                <w:sz w:val="24"/>
                <w:lang w:val="en-US"/>
              </w:rPr>
              <w:t xml:space="preserve">— </w:t>
            </w:r>
            <w:r>
              <w:rPr>
                <w:sz w:val="24"/>
                <w:lang w:val="en-US"/>
              </w:rPr>
              <w:t>el carnero</w:t>
            </w:r>
          </w:p>
          <w:p>
            <w:pPr>
              <w:pStyle w:val="Normal1"/>
              <w:rPr>
                <w:sz w:val="24"/>
                <w:lang w:val="en-US"/>
              </w:rPr>
            </w:pPr>
            <w:r>
              <w:rPr>
                <w:sz w:val="24"/>
                <w:lang w:val="en-US"/>
              </w:rPr>
            </w:r>
          </w:p>
        </w:tc>
        <w:tc>
          <w:tcPr>
            <w:tcW w:w="1701" w:type="dxa"/>
            <w:tcBorders/>
          </w:tcPr>
          <w:p>
            <w:pPr>
              <w:pStyle w:val="Normal1"/>
              <w:spacing w:lineRule="auto" w:line="240"/>
              <w:rPr>
                <w:sz w:val="24"/>
                <w:lang w:val="en-US"/>
              </w:rPr>
            </w:pPr>
            <w:r>
              <w:rPr>
                <w:sz w:val="24"/>
                <w:lang w:val="en-US"/>
              </w:rPr>
              <w:t>la mujer</w:t>
            </w:r>
          </w:p>
          <w:p>
            <w:pPr>
              <w:pStyle w:val="Normal1"/>
              <w:spacing w:lineRule="auto" w:line="240"/>
              <w:rPr>
                <w:sz w:val="24"/>
                <w:lang w:val="en-US"/>
              </w:rPr>
            </w:pPr>
            <w:r>
              <w:rPr>
                <w:sz w:val="24"/>
                <w:lang w:val="en-US"/>
              </w:rPr>
              <w:t>la madre</w:t>
            </w:r>
          </w:p>
          <w:p>
            <w:pPr>
              <w:pStyle w:val="Normal1"/>
              <w:spacing w:lineRule="auto" w:line="240"/>
              <w:rPr>
                <w:sz w:val="24"/>
                <w:lang w:val="en-US"/>
              </w:rPr>
            </w:pPr>
            <w:r>
              <w:rPr>
                <w:sz w:val="24"/>
                <w:lang w:val="en-US"/>
              </w:rPr>
              <w:t>la yegua</w:t>
            </w:r>
          </w:p>
          <w:p>
            <w:pPr>
              <w:pStyle w:val="Normal1"/>
              <w:spacing w:lineRule="auto" w:line="240"/>
              <w:rPr>
                <w:sz w:val="24"/>
                <w:lang w:val="en-US"/>
              </w:rPr>
            </w:pPr>
            <w:r>
              <w:rPr>
                <w:sz w:val="24"/>
                <w:lang w:val="en-US"/>
              </w:rPr>
              <w:t>la vaca</w:t>
            </w:r>
          </w:p>
          <w:p>
            <w:pPr>
              <w:pStyle w:val="Normal1"/>
              <w:spacing w:lineRule="auto" w:line="240"/>
              <w:rPr>
                <w:sz w:val="24"/>
                <w:lang w:val="en-US"/>
              </w:rPr>
            </w:pPr>
            <w:r>
              <w:rPr>
                <w:sz w:val="24"/>
                <w:lang w:val="en-US"/>
              </w:rPr>
              <w:t>la oveja</w:t>
            </w:r>
          </w:p>
          <w:p>
            <w:pPr>
              <w:pStyle w:val="Normal1"/>
              <w:rPr>
                <w:sz w:val="24"/>
                <w:lang w:val="en-US"/>
              </w:rPr>
            </w:pPr>
            <w:r>
              <w:rPr>
                <w:sz w:val="24"/>
                <w:lang w:val="en-US"/>
              </w:rPr>
            </w:r>
          </w:p>
        </w:tc>
        <w:tc>
          <w:tcPr>
            <w:tcW w:w="2326" w:type="dxa"/>
            <w:tcBorders/>
          </w:tcPr>
          <w:p>
            <w:pPr>
              <w:pStyle w:val="Normal1"/>
              <w:spacing w:lineRule="auto" w:line="240"/>
              <w:rPr>
                <w:sz w:val="24"/>
              </w:rPr>
            </w:pPr>
            <w:r>
              <w:rPr>
                <w:sz w:val="24"/>
              </w:rPr>
              <w:t xml:space="preserve">— </w:t>
            </w:r>
            <w:r>
              <w:rPr>
                <w:sz w:val="24"/>
              </w:rPr>
              <w:t xml:space="preserve">женщина </w:t>
            </w:r>
          </w:p>
          <w:p>
            <w:pPr>
              <w:pStyle w:val="Normal1"/>
              <w:spacing w:lineRule="auto" w:line="240"/>
              <w:rPr>
                <w:sz w:val="24"/>
              </w:rPr>
            </w:pPr>
            <w:r>
              <w:rPr>
                <w:sz w:val="24"/>
              </w:rPr>
              <w:t xml:space="preserve">— </w:t>
            </w:r>
            <w:r>
              <w:rPr>
                <w:sz w:val="24"/>
              </w:rPr>
              <w:t xml:space="preserve">мать </w:t>
            </w:r>
          </w:p>
          <w:p>
            <w:pPr>
              <w:pStyle w:val="Normal1"/>
              <w:spacing w:lineRule="auto" w:line="240"/>
              <w:rPr>
                <w:sz w:val="24"/>
              </w:rPr>
            </w:pPr>
            <w:r>
              <w:rPr>
                <w:sz w:val="24"/>
              </w:rPr>
              <w:t xml:space="preserve">— </w:t>
            </w:r>
            <w:r>
              <w:rPr>
                <w:sz w:val="24"/>
              </w:rPr>
              <w:t xml:space="preserve">кобыла </w:t>
            </w:r>
          </w:p>
          <w:p>
            <w:pPr>
              <w:pStyle w:val="Normal1"/>
              <w:spacing w:lineRule="auto" w:line="240"/>
              <w:rPr>
                <w:sz w:val="24"/>
              </w:rPr>
            </w:pPr>
            <w:r>
              <w:rPr>
                <w:sz w:val="24"/>
              </w:rPr>
              <w:t xml:space="preserve">— </w:t>
            </w:r>
            <w:r>
              <w:rPr>
                <w:sz w:val="24"/>
              </w:rPr>
              <w:t xml:space="preserve">корова </w:t>
            </w:r>
          </w:p>
          <w:p>
            <w:pPr>
              <w:pStyle w:val="Normal1"/>
              <w:spacing w:lineRule="auto" w:line="240"/>
              <w:rPr>
                <w:sz w:val="24"/>
              </w:rPr>
            </w:pPr>
            <w:r>
              <w:rPr>
                <w:sz w:val="24"/>
              </w:rPr>
              <w:t xml:space="preserve">— </w:t>
            </w:r>
            <w:r>
              <w:rPr>
                <w:sz w:val="24"/>
              </w:rPr>
              <w:t>овца</w:t>
            </w:r>
          </w:p>
          <w:p>
            <w:pPr>
              <w:pStyle w:val="Normal1"/>
              <w:rPr>
                <w:sz w:val="24"/>
              </w:rPr>
            </w:pPr>
            <w:r>
              <w:rPr>
                <w:sz w:val="24"/>
              </w:rPr>
            </w:r>
          </w:p>
        </w:tc>
      </w:tr>
    </w:tbl>
    <w:p>
      <w:pPr>
        <w:pStyle w:val="Normal1"/>
        <w:spacing w:lineRule="auto" w:line="240"/>
        <w:ind w:firstLine="284" w:end="0"/>
        <w:rPr>
          <w:sz w:val="24"/>
        </w:rPr>
      </w:pPr>
      <w:r>
        <w:rPr>
          <w:sz w:val="24"/>
        </w:rPr>
        <w:t>5. Многие существительные, называющие лица, имеют неизме</w:t>
        <w:softHyphen/>
        <w:t>няемую форму для двух родов:</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w:t>
      </w:r>
      <w:r>
        <w:rPr>
          <w:sz w:val="24"/>
          <w:lang w:val="en-US"/>
        </w:rPr>
        <w:t>el</w:t>
      </w:r>
      <w:r>
        <w:rPr>
          <w:sz w:val="24"/>
        </w:rPr>
        <w:t xml:space="preserve">, </w:t>
      </w:r>
      <w:r>
        <w:rPr>
          <w:sz w:val="24"/>
          <w:lang w:val="en-US"/>
        </w:rPr>
        <w:t>la</w:t>
      </w:r>
      <w:r>
        <w:rPr>
          <w:sz w:val="24"/>
        </w:rPr>
        <w:t xml:space="preserve">) </w:t>
      </w:r>
      <w:r>
        <w:rPr>
          <w:sz w:val="24"/>
          <w:lang w:val="en-US"/>
        </w:rPr>
        <w:t>camarada</w:t>
      </w:r>
      <w:r>
        <w:rPr>
          <w:sz w:val="24"/>
        </w:rPr>
        <w:t xml:space="preserve">     — товарищ (он и она) </w:t>
      </w:r>
    </w:p>
    <w:p>
      <w:pPr>
        <w:pStyle w:val="Normal1"/>
        <w:spacing w:lineRule="auto" w:line="240"/>
        <w:ind w:firstLine="284" w:end="0"/>
        <w:rPr/>
      </w:pPr>
      <w:r>
        <w:rPr>
          <w:sz w:val="24"/>
        </w:rPr>
        <w:t xml:space="preserve">" " </w:t>
      </w:r>
      <w:r>
        <w:rPr>
          <w:sz w:val="24"/>
          <w:lang w:val="en-US"/>
        </w:rPr>
        <w:t>deportista</w:t>
      </w:r>
      <w:r>
        <w:rPr>
          <w:sz w:val="24"/>
        </w:rPr>
        <w:t xml:space="preserve">          — спортсмен, -ка </w:t>
      </w:r>
    </w:p>
    <w:p>
      <w:pPr>
        <w:pStyle w:val="Normal1"/>
        <w:spacing w:lineRule="auto" w:line="240"/>
        <w:ind w:firstLine="284" w:end="0"/>
        <w:rPr/>
      </w:pPr>
      <w:r>
        <w:rPr>
          <w:sz w:val="24"/>
        </w:rPr>
        <w:t xml:space="preserve">" " </w:t>
      </w:r>
      <w:r>
        <w:rPr>
          <w:sz w:val="24"/>
          <w:lang w:val="en-US"/>
        </w:rPr>
        <w:t>rival</w:t>
      </w:r>
      <w:r>
        <w:rPr>
          <w:sz w:val="24"/>
        </w:rPr>
        <w:t xml:space="preserve">                   — соперник, соперница </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(Подробнее смотри об этом в § 10.)</w:t>
      </w:r>
    </w:p>
    <w:p>
      <w:pPr>
        <w:pStyle w:val="Normal1"/>
        <w:spacing w:lineRule="auto" w:line="240"/>
        <w:ind w:firstLine="284" w:end="0"/>
        <w:rPr>
          <w:sz w:val="24"/>
        </w:rPr>
      </w:pPr>
      <w:r>
        <w:rPr>
          <w:sz w:val="24"/>
        </w:rPr>
      </w:r>
    </w:p>
    <w:p>
      <w:pPr>
        <w:pStyle w:val="Normal1"/>
        <w:spacing w:lineRule="auto" w:line="240"/>
        <w:ind w:firstLine="284" w:end="0"/>
        <w:rPr>
          <w:lang w:val="en-US"/>
        </w:rPr>
      </w:pPr>
      <w:r>
        <w:rPr>
          <w:i/>
        </w:rPr>
        <w:t>Примечание</w:t>
      </w:r>
      <w:r>
        <w:rPr/>
        <w:t xml:space="preserve">. В испанском языке есть большое число существительных, имеющих различных животных, зверей, птиц, рыб, насекомых и т.п. и оформленных в  языке показателем лишь какого-либо одного рода. Речь идет о таких словах, как:             </w:t>
      </w:r>
    </w:p>
    <w:p>
      <w:pPr>
        <w:pStyle w:val="Normal1"/>
        <w:spacing w:lineRule="auto" w:line="240"/>
        <w:ind w:firstLine="284" w:end="0"/>
        <w:rPr/>
      </w:pPr>
      <w:r>
        <w:rPr/>
        <w:t xml:space="preserve">      </w:t>
      </w:r>
    </w:p>
    <w:tbl>
      <w:tblPr>
        <w:tblW w:w="5010" w:type="dxa"/>
        <w:jc w:val="start"/>
        <w:tblInd w:w="201" w:type="dxa"/>
        <w:tblLayout w:type="fixed"/>
        <w:tblCellMar>
          <w:top w:w="0" w:type="dxa"/>
          <w:start w:w="108" w:type="dxa"/>
          <w:bottom w:w="0" w:type="dxa"/>
          <w:end w:w="108" w:type="dxa"/>
        </w:tblCellMar>
      </w:tblPr>
      <w:tblGrid>
        <w:gridCol w:w="1620"/>
        <w:gridCol w:w="3390"/>
      </w:tblGrid>
      <w:tr>
        <w:trPr>
          <w:trHeight w:val="1635" w:hRule="atLeast"/>
        </w:trPr>
        <w:tc>
          <w:tcPr>
            <w:tcW w:w="1620" w:type="dxa"/>
            <w:tcBorders/>
          </w:tcPr>
          <w:p>
            <w:pPr>
              <w:pStyle w:val="Normal1"/>
              <w:spacing w:lineRule="auto" w:line="240"/>
              <w:ind w:firstLine="284" w:start="-93" w:end="0"/>
              <w:rPr/>
            </w:pPr>
            <w:r>
              <w:rPr>
                <w:sz w:val="22"/>
              </w:rPr>
              <w:t xml:space="preserve"> </w:t>
            </w:r>
            <w:r>
              <w:rPr>
                <w:sz w:val="22"/>
                <w:lang w:val="en-US"/>
              </w:rPr>
              <w:t>el cocodrilo</w:t>
            </w:r>
          </w:p>
          <w:p>
            <w:pPr>
              <w:pStyle w:val="Normal1"/>
              <w:spacing w:lineRule="auto" w:line="240"/>
              <w:ind w:firstLine="284" w:start="-93" w:end="0"/>
              <w:rPr/>
            </w:pPr>
            <w:r>
              <w:rPr>
                <w:sz w:val="22"/>
                <w:lang w:val="en-US"/>
              </w:rPr>
              <w:t xml:space="preserve"> </w:t>
            </w:r>
            <w:r>
              <w:rPr>
                <w:sz w:val="22"/>
                <w:lang w:val="en-US"/>
              </w:rPr>
              <w:t>la liebre</w:t>
            </w:r>
          </w:p>
          <w:p>
            <w:pPr>
              <w:pStyle w:val="Normal1"/>
              <w:spacing w:lineRule="auto" w:line="240"/>
              <w:ind w:firstLine="284" w:start="-93" w:end="0"/>
              <w:rPr>
                <w:sz w:val="22"/>
                <w:lang w:val="en-US"/>
              </w:rPr>
            </w:pPr>
            <w:r>
              <w:rPr>
                <w:sz w:val="22"/>
                <w:lang w:val="en-US"/>
              </w:rPr>
              <w:t xml:space="preserve"> </w:t>
            </w:r>
            <w:r>
              <w:rPr>
                <w:sz w:val="22"/>
                <w:lang w:val="en-US"/>
              </w:rPr>
              <w:t>el águila (f)</w:t>
            </w:r>
          </w:p>
          <w:p>
            <w:pPr>
              <w:pStyle w:val="Normal1"/>
              <w:spacing w:lineRule="auto" w:line="240"/>
              <w:ind w:firstLine="284" w:start="-93" w:end="0"/>
              <w:rPr>
                <w:sz w:val="22"/>
                <w:lang w:val="en-US"/>
              </w:rPr>
            </w:pPr>
            <w:r>
              <w:rPr>
                <w:sz w:val="22"/>
                <w:lang w:val="en-US"/>
              </w:rPr>
              <w:t xml:space="preserve"> </w:t>
            </w:r>
            <w:r>
              <w:rPr>
                <w:sz w:val="22"/>
                <w:lang w:val="en-US"/>
              </w:rPr>
              <w:t>el milano</w:t>
            </w:r>
          </w:p>
          <w:p>
            <w:pPr>
              <w:pStyle w:val="Normal1"/>
              <w:spacing w:lineRule="auto" w:line="240"/>
              <w:ind w:firstLine="284" w:start="-93" w:end="0"/>
              <w:rPr>
                <w:sz w:val="22"/>
                <w:lang w:val="en-US"/>
              </w:rPr>
            </w:pPr>
            <w:r>
              <w:rPr>
                <w:sz w:val="22"/>
                <w:lang w:val="en-US"/>
              </w:rPr>
              <w:t xml:space="preserve"> </w:t>
            </w:r>
            <w:r>
              <w:rPr>
                <w:sz w:val="22"/>
                <w:lang w:val="en-US"/>
              </w:rPr>
              <w:t>el colibn</w:t>
            </w:r>
          </w:p>
          <w:p>
            <w:pPr>
              <w:pStyle w:val="Normal1"/>
              <w:spacing w:lineRule="auto" w:line="240"/>
              <w:ind w:firstLine="284" w:start="-93" w:end="0"/>
              <w:rPr>
                <w:sz w:val="22"/>
              </w:rPr>
            </w:pPr>
            <w:r>
              <w:rPr>
                <w:sz w:val="22"/>
                <w:lang w:val="en-US"/>
              </w:rPr>
              <w:t xml:space="preserve"> </w:t>
            </w:r>
            <w:r>
              <w:rPr>
                <w:sz w:val="22"/>
                <w:lang w:val="en-US"/>
              </w:rPr>
              <w:t>la</w:t>
            </w:r>
            <w:r>
              <w:rPr>
                <w:sz w:val="22"/>
              </w:rPr>
              <w:t xml:space="preserve"> </w:t>
            </w:r>
            <w:r>
              <w:rPr>
                <w:sz w:val="22"/>
                <w:lang w:val="en-US"/>
              </w:rPr>
              <w:t>ara</w:t>
            </w:r>
            <w:r>
              <w:rPr>
                <w:sz w:val="22"/>
              </w:rPr>
              <w:t>ñ</w:t>
            </w:r>
            <w:r>
              <w:rPr>
                <w:sz w:val="22"/>
                <w:lang w:val="en-US"/>
              </w:rPr>
              <w:t>a</w:t>
            </w:r>
          </w:p>
          <w:p>
            <w:pPr>
              <w:pStyle w:val="FR5"/>
              <w:jc w:val="both"/>
              <w:rPr>
                <w:sz w:val="22"/>
              </w:rPr>
            </w:pPr>
            <w:r>
              <w:rPr>
                <w:sz w:val="22"/>
              </w:rPr>
            </w:r>
          </w:p>
        </w:tc>
        <w:tc>
          <w:tcPr>
            <w:tcW w:w="3390" w:type="dxa"/>
            <w:tcBorders/>
          </w:tcPr>
          <w:p>
            <w:pPr>
              <w:pStyle w:val="Normal1"/>
              <w:spacing w:lineRule="auto" w:line="240"/>
              <w:rPr>
                <w:sz w:val="22"/>
              </w:rPr>
            </w:pPr>
            <w:r>
              <w:rPr>
                <w:sz w:val="22"/>
              </w:rPr>
              <w:t xml:space="preserve">— </w:t>
            </w:r>
            <w:r>
              <w:rPr>
                <w:sz w:val="22"/>
              </w:rPr>
              <w:t>крокодил (самка, самец)</w:t>
            </w:r>
          </w:p>
          <w:p>
            <w:pPr>
              <w:pStyle w:val="Normal1"/>
              <w:spacing w:lineRule="auto" w:line="240"/>
              <w:rPr>
                <w:sz w:val="22"/>
              </w:rPr>
            </w:pPr>
            <w:r>
              <w:rPr>
                <w:sz w:val="22"/>
              </w:rPr>
              <w:t xml:space="preserve">— </w:t>
            </w:r>
            <w:r>
              <w:rPr>
                <w:sz w:val="22"/>
              </w:rPr>
              <w:t>заяц, зайчиха</w:t>
            </w:r>
          </w:p>
          <w:p>
            <w:pPr>
              <w:pStyle w:val="Normal1"/>
              <w:spacing w:lineRule="auto" w:line="240"/>
              <w:rPr>
                <w:sz w:val="22"/>
              </w:rPr>
            </w:pPr>
            <w:r>
              <w:rPr>
                <w:sz w:val="22"/>
              </w:rPr>
              <w:t xml:space="preserve">— </w:t>
            </w:r>
            <w:r>
              <w:rPr>
                <w:sz w:val="22"/>
              </w:rPr>
              <w:t>орел, орлица</w:t>
            </w:r>
          </w:p>
          <w:p>
            <w:pPr>
              <w:pStyle w:val="Normal1"/>
              <w:spacing w:lineRule="auto" w:line="240"/>
              <w:rPr>
                <w:sz w:val="22"/>
              </w:rPr>
            </w:pPr>
            <w:r>
              <w:rPr>
                <w:sz w:val="22"/>
              </w:rPr>
              <w:t xml:space="preserve">— </w:t>
            </w:r>
            <w:r>
              <w:rPr>
                <w:sz w:val="22"/>
              </w:rPr>
              <w:t>коршун (самка, самец)</w:t>
            </w:r>
          </w:p>
          <w:p>
            <w:pPr>
              <w:pStyle w:val="Normal1"/>
              <w:spacing w:lineRule="auto" w:line="240"/>
              <w:rPr>
                <w:sz w:val="22"/>
              </w:rPr>
            </w:pPr>
            <w:r>
              <w:rPr>
                <w:sz w:val="22"/>
              </w:rPr>
              <w:t xml:space="preserve">— </w:t>
            </w:r>
            <w:r>
              <w:rPr>
                <w:sz w:val="22"/>
              </w:rPr>
              <w:t>колибри (самка, самец)</w:t>
            </w:r>
          </w:p>
          <w:p>
            <w:pPr>
              <w:pStyle w:val="Normal1"/>
              <w:spacing w:lineRule="auto" w:line="240"/>
              <w:rPr>
                <w:sz w:val="22"/>
              </w:rPr>
            </w:pPr>
            <w:r>
              <w:rPr>
                <w:sz w:val="22"/>
              </w:rPr>
              <w:t xml:space="preserve">— </w:t>
            </w:r>
            <w:r>
              <w:rPr>
                <w:sz w:val="22"/>
              </w:rPr>
              <w:t>паук (самка, самец) и т.п.</w:t>
            </w:r>
          </w:p>
          <w:p>
            <w:pPr>
              <w:pStyle w:val="FR5"/>
              <w:jc w:val="both"/>
              <w:rPr>
                <w:sz w:val="22"/>
              </w:rPr>
            </w:pPr>
            <w:r>
              <w:rPr>
                <w:sz w:val="22"/>
              </w:rPr>
            </w:r>
          </w:p>
        </w:tc>
      </w:tr>
    </w:tbl>
    <w:p>
      <w:pPr>
        <w:pStyle w:val="Normal1"/>
        <w:spacing w:lineRule="auto" w:line="240"/>
        <w:ind w:firstLine="284" w:end="0"/>
        <w:rPr/>
      </w:pPr>
      <w:r>
        <w:rPr>
          <w:sz w:val="22"/>
        </w:rPr>
        <w:t>Испанская грамматика считает их существительными совмещенного рода, так как одна словоформа называет и самца и самку. Однако, видимо, нет оснований выделять какой-то особый</w:t>
      </w:r>
      <w:r>
        <w:rPr>
          <w:sz w:val="24"/>
        </w:rPr>
        <w:t xml:space="preserve"> </w:t>
      </w:r>
      <w:r>
        <w:rPr>
          <w:sz w:val="22"/>
        </w:rPr>
        <w:t xml:space="preserve">грамматический род. Такие словоформы грамматически не отличаются от слов </w:t>
      </w:r>
      <w:r>
        <w:rPr>
          <w:sz w:val="22"/>
          <w:lang w:val="en-US"/>
        </w:rPr>
        <w:t>la</w:t>
      </w:r>
      <w:r>
        <w:rPr>
          <w:sz w:val="22"/>
        </w:rPr>
        <w:t xml:space="preserve"> </w:t>
      </w:r>
      <w:r>
        <w:rPr>
          <w:sz w:val="22"/>
          <w:lang w:val="en-US"/>
        </w:rPr>
        <w:t>mesa</w:t>
      </w:r>
      <w:r>
        <w:rPr>
          <w:sz w:val="22"/>
        </w:rPr>
        <w:t xml:space="preserve"> (стол) или </w:t>
      </w:r>
      <w:r>
        <w:rPr>
          <w:sz w:val="22"/>
          <w:lang w:val="en-US"/>
        </w:rPr>
        <w:t>el</w:t>
      </w:r>
      <w:r>
        <w:rPr>
          <w:sz w:val="22"/>
        </w:rPr>
        <w:t xml:space="preserve"> árbol (дерево). И вот почему: в силу   тех или иных причин в их семантике понятие биологического пола недифференцировано и за ними традиционно закреплена либо форма мужского, либо женского рода. В словоформах </w:t>
      </w:r>
      <w:r>
        <w:rPr>
          <w:b/>
          <w:bCs/>
          <w:sz w:val="22"/>
          <w:lang w:val="en-US"/>
        </w:rPr>
        <w:t>el</w:t>
      </w:r>
      <w:r>
        <w:rPr>
          <w:sz w:val="22"/>
        </w:rPr>
        <w:t xml:space="preserve"> </w:t>
      </w:r>
      <w:r>
        <w:rPr>
          <w:sz w:val="22"/>
          <w:lang w:val="en-US"/>
        </w:rPr>
        <w:t>estudiante</w:t>
      </w:r>
      <w:r>
        <w:rPr>
          <w:sz w:val="22"/>
        </w:rPr>
        <w:t xml:space="preserve"> — </w:t>
      </w:r>
      <w:r>
        <w:rPr>
          <w:b/>
          <w:bCs/>
          <w:sz w:val="22"/>
          <w:lang w:val="en-US"/>
        </w:rPr>
        <w:t>la</w:t>
      </w:r>
      <w:r>
        <w:rPr>
          <w:sz w:val="22"/>
        </w:rPr>
        <w:t xml:space="preserve"> </w:t>
      </w:r>
      <w:r>
        <w:rPr>
          <w:sz w:val="22"/>
          <w:lang w:val="en-US"/>
        </w:rPr>
        <w:t>estudiante</w:t>
      </w:r>
      <w:r>
        <w:rPr>
          <w:sz w:val="22"/>
        </w:rPr>
        <w:t xml:space="preserve"> меняется артикль в зависимости от соотнесенности с лицом мужского или женского пола. В словах типа </w:t>
      </w:r>
      <w:r>
        <w:rPr>
          <w:sz w:val="22"/>
          <w:lang w:val="en-US"/>
        </w:rPr>
        <w:t>l</w:t>
      </w:r>
      <w:r>
        <w:rPr>
          <w:sz w:val="22"/>
        </w:rPr>
        <w:t xml:space="preserve">а araña сменить артикль на противоположный по грамматическому роду нельзя, как нельзя это сделать со словом </w:t>
      </w:r>
      <w:r>
        <w:rPr>
          <w:sz w:val="22"/>
          <w:lang w:val="en-US"/>
        </w:rPr>
        <w:t>la</w:t>
      </w:r>
      <w:r>
        <w:rPr>
          <w:sz w:val="22"/>
        </w:rPr>
        <w:t xml:space="preserve"> </w:t>
      </w:r>
      <w:r>
        <w:rPr>
          <w:sz w:val="22"/>
          <w:lang w:val="en-US"/>
        </w:rPr>
        <w:t>mesa</w:t>
      </w:r>
      <w:r>
        <w:rPr>
          <w:sz w:val="22"/>
        </w:rPr>
        <w:t xml:space="preserve"> или </w:t>
      </w:r>
      <w:r>
        <w:rPr>
          <w:sz w:val="22"/>
          <w:lang w:val="en-US"/>
        </w:rPr>
        <w:t>un</w:t>
      </w:r>
      <w:r>
        <w:rPr>
          <w:sz w:val="22"/>
        </w:rPr>
        <w:t xml:space="preserve"> á</w:t>
      </w:r>
      <w:r>
        <w:rPr>
          <w:sz w:val="22"/>
          <w:lang w:val="en-US"/>
        </w:rPr>
        <w:t>rbol</w:t>
      </w:r>
      <w:r>
        <w:rPr>
          <w:sz w:val="22"/>
        </w:rPr>
        <w:t>. Коль скоро в лексическом значении слов типа lа araña представлено недифференцированное по признаку пола понятие о живом существе, то и грамматически у таких существительных не ока</w:t>
        <w:softHyphen/>
        <w:t>жется противопоставления по роду. Недаром для указания различий пола жи</w:t>
        <w:softHyphen/>
        <w:t xml:space="preserve">вых, названных подобными именами, прибегают к Описательному способу, не меняя у слов их постоянного грамматического рода: </w:t>
      </w:r>
      <w:r>
        <w:rPr>
          <w:i/>
          <w:iCs/>
          <w:sz w:val="22"/>
          <w:lang w:val="en-US"/>
        </w:rPr>
        <w:t>la</w:t>
      </w:r>
      <w:r>
        <w:rPr>
          <w:i/>
          <w:iCs/>
          <w:sz w:val="22"/>
        </w:rPr>
        <w:t xml:space="preserve"> </w:t>
      </w:r>
      <w:r>
        <w:rPr>
          <w:i/>
          <w:iCs/>
          <w:sz w:val="22"/>
          <w:lang w:val="en-US"/>
        </w:rPr>
        <w:t>tortuga</w:t>
      </w:r>
      <w:r>
        <w:rPr>
          <w:i/>
          <w:iCs/>
          <w:sz w:val="22"/>
        </w:rPr>
        <w:t xml:space="preserve"> </w:t>
      </w:r>
      <w:r>
        <w:rPr>
          <w:i/>
          <w:iCs/>
          <w:sz w:val="22"/>
          <w:lang w:val="en-US"/>
        </w:rPr>
        <w:t>macho</w:t>
      </w:r>
      <w:r>
        <w:rPr>
          <w:sz w:val="22"/>
        </w:rPr>
        <w:t xml:space="preserve"> (черепаха-самец) — </w:t>
      </w:r>
      <w:r>
        <w:rPr>
          <w:i/>
          <w:iCs/>
          <w:sz w:val="22"/>
          <w:lang w:val="en-US"/>
        </w:rPr>
        <w:t>la</w:t>
      </w:r>
      <w:r>
        <w:rPr>
          <w:i/>
          <w:iCs/>
          <w:sz w:val="22"/>
        </w:rPr>
        <w:t xml:space="preserve"> </w:t>
      </w:r>
      <w:r>
        <w:rPr>
          <w:i/>
          <w:iCs/>
          <w:sz w:val="22"/>
          <w:lang w:val="en-US"/>
        </w:rPr>
        <w:t>tortuga</w:t>
      </w:r>
      <w:r>
        <w:rPr>
          <w:i/>
          <w:iCs/>
          <w:sz w:val="22"/>
        </w:rPr>
        <w:t xml:space="preserve"> </w:t>
      </w:r>
      <w:r>
        <w:rPr>
          <w:i/>
          <w:iCs/>
          <w:sz w:val="22"/>
          <w:lang w:val="en-US"/>
        </w:rPr>
        <w:t>hembra</w:t>
      </w:r>
      <w:r>
        <w:rPr>
          <w:sz w:val="22"/>
        </w:rPr>
        <w:t xml:space="preserve"> (черепаха-самка);</w:t>
      </w:r>
      <w:r>
        <w:rPr>
          <w:sz w:val="24"/>
        </w:rPr>
        <w:t xml:space="preserve"> </w:t>
      </w:r>
      <w:r>
        <w:rPr>
          <w:i/>
          <w:iCs/>
          <w:sz w:val="22"/>
          <w:lang w:val="en-US"/>
        </w:rPr>
        <w:t>el</w:t>
      </w:r>
      <w:r>
        <w:rPr>
          <w:i/>
          <w:iCs/>
          <w:sz w:val="22"/>
        </w:rPr>
        <w:t xml:space="preserve"> </w:t>
      </w:r>
      <w:r>
        <w:rPr>
          <w:i/>
          <w:iCs/>
          <w:sz w:val="22"/>
          <w:lang w:val="en-US"/>
        </w:rPr>
        <w:t>colibr</w:t>
      </w:r>
      <w:r>
        <w:rPr>
          <w:i/>
          <w:iCs/>
          <w:sz w:val="22"/>
        </w:rPr>
        <w:t xml:space="preserve">í </w:t>
      </w:r>
      <w:r>
        <w:rPr>
          <w:i/>
          <w:iCs/>
          <w:sz w:val="22"/>
          <w:lang w:val="en-US"/>
        </w:rPr>
        <w:t>macho</w:t>
      </w:r>
      <w:r>
        <w:rPr>
          <w:sz w:val="22"/>
        </w:rPr>
        <w:t xml:space="preserve"> (колибри-самец) — </w:t>
      </w:r>
      <w:r>
        <w:rPr>
          <w:i/>
          <w:iCs/>
          <w:sz w:val="22"/>
          <w:lang w:val="en-US"/>
        </w:rPr>
        <w:t>el</w:t>
      </w:r>
      <w:r>
        <w:rPr>
          <w:i/>
          <w:iCs/>
          <w:sz w:val="22"/>
        </w:rPr>
        <w:t xml:space="preserve"> </w:t>
      </w:r>
      <w:r>
        <w:rPr>
          <w:i/>
          <w:iCs/>
          <w:sz w:val="22"/>
          <w:lang w:val="en-US"/>
        </w:rPr>
        <w:t>colibr</w:t>
      </w:r>
      <w:r>
        <w:rPr>
          <w:i/>
          <w:iCs/>
          <w:sz w:val="22"/>
        </w:rPr>
        <w:t xml:space="preserve">í  </w:t>
      </w:r>
      <w:r>
        <w:rPr>
          <w:i/>
          <w:iCs/>
          <w:sz w:val="22"/>
          <w:lang w:val="en-US"/>
        </w:rPr>
        <w:t>hembra</w:t>
      </w:r>
      <w:r>
        <w:rPr>
          <w:sz w:val="22"/>
        </w:rPr>
        <w:t xml:space="preserve"> (колибри-самка); </w:t>
      </w:r>
      <w:r>
        <w:rPr>
          <w:i/>
          <w:iCs/>
          <w:sz w:val="22"/>
        </w:rPr>
        <w:t>un ре</w:t>
      </w:r>
      <w:r>
        <w:rPr>
          <w:i/>
          <w:iCs/>
          <w:sz w:val="22"/>
          <w:lang w:val="en-US"/>
        </w:rPr>
        <w:t>z</w:t>
      </w:r>
      <w:r>
        <w:rPr>
          <w:i/>
          <w:iCs/>
          <w:sz w:val="22"/>
        </w:rPr>
        <w:t xml:space="preserve"> </w:t>
      </w:r>
      <w:r>
        <w:rPr>
          <w:i/>
          <w:iCs/>
          <w:sz w:val="22"/>
          <w:lang w:val="en-US"/>
        </w:rPr>
        <w:t>macho</w:t>
      </w:r>
      <w:r>
        <w:rPr>
          <w:sz w:val="22"/>
        </w:rPr>
        <w:t xml:space="preserve"> (рыба-самец) — </w:t>
      </w:r>
      <w:r>
        <w:rPr>
          <w:i/>
          <w:iCs/>
          <w:sz w:val="22"/>
        </w:rPr>
        <w:t xml:space="preserve">un реz </w:t>
      </w:r>
      <w:r>
        <w:rPr>
          <w:i/>
          <w:iCs/>
          <w:sz w:val="22"/>
          <w:lang w:val="en-US"/>
        </w:rPr>
        <w:t>hembra</w:t>
      </w:r>
      <w:r>
        <w:rPr>
          <w:sz w:val="22"/>
        </w:rPr>
        <w:t xml:space="preserve"> (рыба-самка) и т.п.</w:t>
      </w:r>
    </w:p>
    <w:p>
      <w:pPr>
        <w:pStyle w:val="Normal1"/>
        <w:spacing w:lineRule="auto" w:line="240"/>
        <w:ind w:firstLine="284" w:end="0"/>
        <w:rPr>
          <w:sz w:val="22"/>
        </w:rPr>
      </w:pPr>
      <w:r>
        <w:rPr>
          <w:sz w:val="22"/>
        </w:rPr>
      </w:r>
    </w:p>
    <w:p>
      <w:pPr>
        <w:pStyle w:val="Heading3"/>
        <w:ind w:hanging="0" w:start="0"/>
        <w:rPr/>
      </w:pPr>
      <w:bookmarkStart w:id="21" w:name="__RefHeading___Toc1886011"/>
      <w:bookmarkEnd w:id="21"/>
      <w:r>
        <w:rPr/>
        <w:t>§ 13. Число существительных</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испанском языке существительные имеют формы единственного и множественного числа. Образование множественного числа (сходит по следующим правилам:</w:t>
      </w:r>
    </w:p>
    <w:p>
      <w:pPr>
        <w:pStyle w:val="Normal1"/>
        <w:spacing w:lineRule="auto" w:line="240"/>
        <w:ind w:firstLine="284" w:end="0"/>
        <w:rPr/>
      </w:pPr>
      <w:r>
        <w:rPr>
          <w:sz w:val="24"/>
        </w:rPr>
        <w:t xml:space="preserve">1. Существительные, оканчивающиеся в единственном числе на </w:t>
      </w:r>
      <w:r>
        <w:rPr>
          <w:spacing w:val="20"/>
          <w:sz w:val="24"/>
        </w:rPr>
        <w:t>неударную гласную</w:t>
      </w:r>
      <w:r>
        <w:rPr>
          <w:sz w:val="24"/>
        </w:rPr>
        <w:t xml:space="preserve">, образуют множественное число прибавлением окончания </w:t>
      </w:r>
      <w:r>
        <w:rPr>
          <w:b/>
          <w:bCs/>
          <w:sz w:val="24"/>
        </w:rPr>
        <w:t>-</w:t>
      </w:r>
      <w:r>
        <w:rPr>
          <w:b/>
          <w:bCs/>
          <w:sz w:val="24"/>
          <w:lang w:val="en-US"/>
        </w:rPr>
        <w:t>s</w:t>
      </w:r>
      <w:r>
        <w:rPr>
          <w:sz w:val="24"/>
        </w:rPr>
        <w:t>:</w:t>
      </w:r>
    </w:p>
    <w:p>
      <w:pPr>
        <w:pStyle w:val="Normal1"/>
        <w:spacing w:lineRule="auto" w:line="240"/>
        <w:ind w:firstLine="284" w:end="0"/>
        <w:rPr>
          <w:spacing w:val="20"/>
          <w:sz w:val="24"/>
        </w:rPr>
      </w:pPr>
      <w:r>
        <w:rPr>
          <w:spacing w:val="20"/>
          <w:sz w:val="24"/>
        </w:rPr>
        <w:t xml:space="preserve">Единственное                          Множественное </w:t>
      </w:r>
    </w:p>
    <w:p>
      <w:pPr>
        <w:pStyle w:val="Normal1"/>
        <w:spacing w:lineRule="auto" w:line="240"/>
        <w:ind w:firstLine="284" w:end="0"/>
        <w:rPr>
          <w:spacing w:val="20"/>
          <w:sz w:val="24"/>
        </w:rPr>
      </w:pPr>
      <w:r>
        <w:rPr>
          <w:spacing w:val="20"/>
          <w:sz w:val="24"/>
        </w:rPr>
        <w:t xml:space="preserve">        </w:t>
      </w:r>
      <w:r>
        <w:rPr>
          <w:spacing w:val="20"/>
          <w:sz w:val="24"/>
        </w:rPr>
        <w:t xml:space="preserve">число                                       число </w:t>
      </w:r>
    </w:p>
    <w:p>
      <w:pPr>
        <w:pStyle w:val="Normal1"/>
        <w:spacing w:lineRule="auto" w:line="240"/>
        <w:ind w:firstLine="284" w:end="0"/>
        <w:rPr/>
      </w:pPr>
      <w:r>
        <w:rPr>
          <w:sz w:val="24"/>
        </w:rPr>
        <w:t>комната</w:t>
      </w:r>
      <w:r>
        <w:rPr>
          <w:sz w:val="24"/>
          <w:lang w:val="en-US"/>
        </w:rPr>
        <w:t xml:space="preserve">   — el cuarto                                     los cuait</w:t>
      </w:r>
      <w:r>
        <w:rPr>
          <w:b/>
          <w:sz w:val="24"/>
          <w:lang w:val="en-US"/>
        </w:rPr>
        <w:t>os</w:t>
      </w:r>
      <w:r>
        <w:rPr>
          <w:sz w:val="24"/>
          <w:lang w:val="en-US"/>
        </w:rPr>
        <w:t xml:space="preserve"> </w:t>
      </w:r>
    </w:p>
    <w:p>
      <w:pPr>
        <w:pStyle w:val="Normal1"/>
        <w:spacing w:lineRule="auto" w:line="240"/>
        <w:ind w:firstLine="284" w:end="0"/>
        <w:rPr>
          <w:sz w:val="24"/>
          <w:lang w:val="en-US"/>
        </w:rPr>
      </w:pPr>
      <w:r>
        <w:rPr>
          <w:sz w:val="24"/>
        </w:rPr>
        <w:t>лицо</w:t>
      </w:r>
      <w:r>
        <w:rPr>
          <w:sz w:val="24"/>
          <w:lang w:val="en-US"/>
        </w:rPr>
        <w:t xml:space="preserve">        — la </w:t>
      </w:r>
      <w:r>
        <w:rPr>
          <w:sz w:val="24"/>
        </w:rPr>
        <w:t>са</w:t>
      </w:r>
      <w:r>
        <w:rPr>
          <w:sz w:val="24"/>
          <w:lang w:val="en-US"/>
        </w:rPr>
        <w:t>r</w:t>
      </w:r>
      <w:r>
        <w:rPr>
          <w:sz w:val="24"/>
        </w:rPr>
        <w:t>а</w:t>
      </w:r>
      <w:r>
        <w:rPr>
          <w:sz w:val="24"/>
          <w:lang w:val="en-US"/>
        </w:rPr>
        <w:t xml:space="preserve">                </w:t>
      </w:r>
      <w:r>
        <w:rPr>
          <w:b/>
          <w:sz w:val="24"/>
          <w:lang w:val="en-US"/>
        </w:rPr>
        <w:t>+ s =</w:t>
      </w:r>
      <w:r>
        <w:rPr>
          <w:sz w:val="24"/>
          <w:lang w:val="en-US"/>
        </w:rPr>
        <w:t xml:space="preserve">                 las car</w:t>
      </w:r>
      <w:r>
        <w:rPr>
          <w:b/>
          <w:sz w:val="24"/>
          <w:lang w:val="en-US"/>
        </w:rPr>
        <w:t xml:space="preserve">as </w:t>
      </w:r>
    </w:p>
    <w:p>
      <w:pPr>
        <w:pStyle w:val="Normal1"/>
        <w:spacing w:lineRule="auto" w:line="240"/>
        <w:ind w:firstLine="284" w:end="0"/>
        <w:rPr/>
      </w:pPr>
      <w:r>
        <w:rPr>
          <w:sz w:val="24"/>
        </w:rPr>
        <w:t>племя</w:t>
      </w:r>
      <w:r>
        <w:rPr>
          <w:sz w:val="24"/>
          <w:lang w:val="en-US"/>
        </w:rPr>
        <w:t xml:space="preserve">      — la tribu                                        las trib</w:t>
      </w:r>
      <w:r>
        <w:rPr>
          <w:b/>
          <w:sz w:val="24"/>
          <w:lang w:val="en-US"/>
        </w:rPr>
        <w:t>us</w:t>
      </w:r>
      <w:r>
        <w:rPr>
          <w:sz w:val="24"/>
          <w:lang w:val="en-US"/>
        </w:rPr>
        <w:t xml:space="preserve"> </w:t>
      </w:r>
    </w:p>
    <w:p>
      <w:pPr>
        <w:pStyle w:val="Normal1"/>
        <w:spacing w:lineRule="auto" w:line="240"/>
        <w:ind w:firstLine="284" w:end="0"/>
        <w:rPr>
          <w:sz w:val="24"/>
          <w:lang w:val="en-US"/>
        </w:rPr>
      </w:pPr>
      <w:r>
        <w:rPr>
          <w:sz w:val="24"/>
        </w:rPr>
        <w:t>нога</w:t>
      </w:r>
      <w:r>
        <w:rPr>
          <w:sz w:val="24"/>
          <w:lang w:val="en-US"/>
        </w:rPr>
        <w:t xml:space="preserve">         — el pie                                           los pi</w:t>
      </w:r>
      <w:r>
        <w:rPr>
          <w:b/>
          <w:sz w:val="24"/>
          <w:lang w:val="en-US"/>
        </w:rPr>
        <w:t>es</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rPr>
        <w:t>Примечание.</w:t>
      </w:r>
      <w:r>
        <w:rPr>
          <w:sz w:val="22"/>
        </w:rPr>
        <w:t xml:space="preserve"> Немногие существительные, оканчивающиеся на </w:t>
      </w:r>
      <w:r>
        <w:rPr>
          <w:b/>
          <w:bCs/>
          <w:sz w:val="22"/>
        </w:rPr>
        <w:t>-é</w:t>
      </w:r>
      <w:r>
        <w:rPr>
          <w:sz w:val="22"/>
        </w:rPr>
        <w:t xml:space="preserve"> ударное, так</w:t>
        <w:softHyphen/>
        <w:t xml:space="preserve">же подчиняются этому правилу и образуют множественное число с помощью окончания </w:t>
      </w:r>
      <w:r>
        <w:rPr>
          <w:b/>
          <w:bCs/>
          <w:sz w:val="22"/>
        </w:rPr>
        <w:t>-</w:t>
      </w:r>
      <w:r>
        <w:rPr>
          <w:b/>
          <w:bCs/>
          <w:sz w:val="22"/>
          <w:lang w:val="en-US"/>
        </w:rPr>
        <w:t>s</w:t>
      </w:r>
      <w:r>
        <w:rPr>
          <w:sz w:val="22"/>
        </w:rPr>
        <w:t>:</w:t>
      </w:r>
    </w:p>
    <w:p>
      <w:pPr>
        <w:pStyle w:val="Normal1"/>
        <w:spacing w:lineRule="auto" w:line="240"/>
        <w:ind w:firstLine="284" w:end="0"/>
        <w:rPr>
          <w:sz w:val="22"/>
        </w:rPr>
      </w:pPr>
      <w:r>
        <w:rPr>
          <w:sz w:val="22"/>
          <w:lang w:val="en-US"/>
        </w:rPr>
        <w:t>caf</w:t>
      </w:r>
      <w:r>
        <w:rPr>
          <w:b/>
          <w:bCs/>
          <w:sz w:val="22"/>
        </w:rPr>
        <w:t>é</w:t>
      </w:r>
      <w:r>
        <w:rPr>
          <w:sz w:val="22"/>
        </w:rPr>
        <w:t xml:space="preserve">           — </w:t>
      </w:r>
      <w:r>
        <w:rPr>
          <w:sz w:val="22"/>
          <w:lang w:val="en-US"/>
        </w:rPr>
        <w:t>caf</w:t>
      </w:r>
      <w:r>
        <w:rPr>
          <w:b/>
          <w:bCs/>
          <w:sz w:val="22"/>
        </w:rPr>
        <w:t>é</w:t>
      </w:r>
      <w:r>
        <w:rPr>
          <w:b/>
          <w:bCs/>
          <w:sz w:val="22"/>
          <w:lang w:val="en-US"/>
        </w:rPr>
        <w:t>s</w:t>
      </w:r>
      <w:r>
        <w:rPr>
          <w:b/>
          <w:bCs/>
          <w:sz w:val="22"/>
        </w:rPr>
        <w:t xml:space="preserve"> </w:t>
      </w:r>
    </w:p>
    <w:p>
      <w:pPr>
        <w:pStyle w:val="Normal1"/>
        <w:spacing w:lineRule="auto" w:line="240"/>
        <w:ind w:firstLine="284" w:end="0"/>
        <w:rPr/>
      </w:pPr>
      <w:r>
        <w:rPr>
          <w:sz w:val="22"/>
          <w:lang w:val="en-US"/>
        </w:rPr>
        <w:t>canap</w:t>
      </w:r>
      <w:r>
        <w:rPr>
          <w:b/>
          <w:bCs/>
          <w:sz w:val="22"/>
        </w:rPr>
        <w:t>é</w:t>
      </w:r>
      <w:r>
        <w:rPr>
          <w:sz w:val="22"/>
        </w:rPr>
        <w:t xml:space="preserve">       — </w:t>
      </w:r>
      <w:r>
        <w:rPr>
          <w:sz w:val="22"/>
          <w:lang w:val="en-US"/>
        </w:rPr>
        <w:t>canap</w:t>
      </w:r>
      <w:r>
        <w:rPr>
          <w:b/>
          <w:bCs/>
          <w:sz w:val="22"/>
        </w:rPr>
        <w:t>é</w:t>
      </w:r>
      <w:r>
        <w:rPr>
          <w:b/>
          <w:bCs/>
          <w:sz w:val="22"/>
          <w:lang w:val="en-US"/>
        </w:rPr>
        <w:t>s</w:t>
      </w:r>
      <w:r>
        <w:rPr>
          <w:sz w:val="22"/>
        </w:rPr>
        <w:t xml:space="preserve"> и др.</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2. Существительные, оканчивающиеся в единственном числе на </w:t>
      </w:r>
      <w:r>
        <w:rPr>
          <w:spacing w:val="20"/>
          <w:sz w:val="24"/>
        </w:rPr>
        <w:t>согласную</w:t>
      </w:r>
      <w:r>
        <w:rPr>
          <w:sz w:val="24"/>
        </w:rPr>
        <w:t>, на -</w:t>
      </w:r>
      <w:r>
        <w:rPr>
          <w:b/>
          <w:sz w:val="24"/>
        </w:rPr>
        <w:t>у</w:t>
      </w:r>
      <w:r>
        <w:rPr>
          <w:sz w:val="24"/>
        </w:rPr>
        <w:t xml:space="preserve"> или </w:t>
      </w:r>
      <w:r>
        <w:rPr>
          <w:spacing w:val="20"/>
          <w:sz w:val="24"/>
        </w:rPr>
        <w:t>ударную</w:t>
      </w:r>
      <w:r>
        <w:rPr>
          <w:sz w:val="24"/>
        </w:rPr>
        <w:t xml:space="preserve"> </w:t>
      </w:r>
      <w:r>
        <w:rPr>
          <w:spacing w:val="20"/>
          <w:sz w:val="24"/>
        </w:rPr>
        <w:t>гласную</w:t>
      </w:r>
      <w:r>
        <w:rPr>
          <w:sz w:val="24"/>
        </w:rPr>
        <w:t xml:space="preserve"> (кроме </w:t>
      </w:r>
      <w:r>
        <w:rPr>
          <w:b/>
          <w:bCs/>
          <w:sz w:val="24"/>
        </w:rPr>
        <w:t>-é</w:t>
      </w:r>
      <w:r>
        <w:rPr>
          <w:sz w:val="24"/>
        </w:rPr>
        <w:t>) образу</w:t>
        <w:softHyphen/>
        <w:t>ют множественное число прибавлением окончания -</w:t>
      </w:r>
      <w:r>
        <w:rPr>
          <w:b/>
          <w:sz w:val="24"/>
          <w:lang w:val="en-US"/>
        </w:rPr>
        <w:t>es</w:t>
      </w:r>
      <w:r>
        <w:rPr>
          <w:sz w:val="24"/>
        </w:rPr>
        <w:t>:</w:t>
      </w:r>
    </w:p>
    <w:p>
      <w:pPr>
        <w:pStyle w:val="Normal1"/>
        <w:spacing w:lineRule="auto" w:line="240"/>
        <w:ind w:firstLine="284" w:end="0"/>
        <w:rPr>
          <w:spacing w:val="20"/>
          <w:sz w:val="24"/>
        </w:rPr>
      </w:pPr>
      <w:r>
        <w:rPr>
          <w:spacing w:val="20"/>
          <w:sz w:val="24"/>
        </w:rPr>
        <w:t xml:space="preserve">Единственное                        Множественное </w:t>
      </w:r>
    </w:p>
    <w:p>
      <w:pPr>
        <w:pStyle w:val="Normal1"/>
        <w:spacing w:lineRule="auto" w:line="240"/>
        <w:ind w:firstLine="284" w:end="0"/>
        <w:rPr/>
      </w:pPr>
      <w:r>
        <w:rPr/>
        <w:t>число                                           число</w:t>
      </w:r>
    </w:p>
    <w:tbl>
      <w:tblPr>
        <w:tblW w:w="6591" w:type="dxa"/>
        <w:jc w:val="start"/>
        <w:tblInd w:w="321" w:type="dxa"/>
        <w:tblLayout w:type="fixed"/>
        <w:tblCellMar>
          <w:top w:w="0" w:type="dxa"/>
          <w:start w:w="108" w:type="dxa"/>
          <w:bottom w:w="0" w:type="dxa"/>
          <w:end w:w="108" w:type="dxa"/>
        </w:tblCellMar>
      </w:tblPr>
      <w:tblGrid>
        <w:gridCol w:w="1914"/>
        <w:gridCol w:w="1559"/>
        <w:gridCol w:w="1134"/>
        <w:gridCol w:w="1984"/>
      </w:tblGrid>
      <w:tr>
        <w:trPr>
          <w:trHeight w:val="3720" w:hRule="atLeast"/>
        </w:trPr>
        <w:tc>
          <w:tcPr>
            <w:tcW w:w="1914" w:type="dxa"/>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t>бумага</w:t>
            </w:r>
          </w:p>
          <w:p>
            <w:pPr>
              <w:pStyle w:val="Normal1"/>
              <w:spacing w:lineRule="auto" w:line="240"/>
              <w:ind w:firstLine="284" w:end="0"/>
              <w:rPr>
                <w:sz w:val="24"/>
              </w:rPr>
            </w:pPr>
            <w:r>
              <w:rPr>
                <w:sz w:val="24"/>
              </w:rPr>
              <w:t>господин</w:t>
            </w:r>
          </w:p>
          <w:p>
            <w:pPr>
              <w:pStyle w:val="Normal1"/>
              <w:spacing w:lineRule="auto" w:line="240"/>
              <w:ind w:firstLine="284" w:end="0"/>
              <w:rPr>
                <w:sz w:val="24"/>
              </w:rPr>
            </w:pPr>
            <w:r>
              <w:rPr>
                <w:sz w:val="24"/>
              </w:rPr>
              <w:t>город</w:t>
            </w:r>
          </w:p>
          <w:p>
            <w:pPr>
              <w:pStyle w:val="Normal1"/>
              <w:spacing w:lineRule="auto" w:line="240"/>
              <w:ind w:firstLine="284" w:end="0"/>
              <w:rPr>
                <w:sz w:val="24"/>
              </w:rPr>
            </w:pPr>
            <w:r>
              <w:rPr>
                <w:sz w:val="24"/>
              </w:rPr>
              <w:t>месяц</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король</w:t>
            </w:r>
          </w:p>
          <w:p>
            <w:pPr>
              <w:pStyle w:val="Normal1"/>
              <w:spacing w:lineRule="auto" w:line="240"/>
              <w:ind w:firstLine="284" w:end="0"/>
              <w:rPr>
                <w:sz w:val="24"/>
              </w:rPr>
            </w:pPr>
            <w:r>
              <w:rPr>
                <w:sz w:val="24"/>
              </w:rPr>
              <w:t>закон</w:t>
            </w:r>
          </w:p>
          <w:p>
            <w:pPr>
              <w:pStyle w:val="Normal1"/>
              <w:spacing w:lineRule="auto" w:line="240"/>
              <w:ind w:firstLine="284" w:end="0"/>
              <w:rPr>
                <w:sz w:val="24"/>
              </w:rPr>
            </w:pPr>
            <w:r>
              <w:rPr>
                <w:sz w:val="24"/>
              </w:rPr>
              <w:t>обоз,конвой</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бигуди</w:t>
            </w:r>
          </w:p>
          <w:p>
            <w:pPr>
              <w:pStyle w:val="Normal1"/>
              <w:spacing w:lineRule="auto" w:line="240"/>
              <w:ind w:firstLine="284" w:end="0"/>
              <w:rPr>
                <w:sz w:val="24"/>
              </w:rPr>
            </w:pPr>
            <w:r>
              <w:rPr>
                <w:sz w:val="24"/>
              </w:rPr>
              <w:t>паша</w:t>
            </w:r>
          </w:p>
          <w:p>
            <w:pPr>
              <w:pStyle w:val="Normal1"/>
              <w:spacing w:lineRule="auto" w:line="240"/>
              <w:ind w:firstLine="284" w:end="0"/>
              <w:rPr>
                <w:sz w:val="24"/>
              </w:rPr>
            </w:pPr>
            <w:r>
              <w:rPr>
                <w:sz w:val="24"/>
              </w:rPr>
              <w:t>парча</w:t>
            </w:r>
          </w:p>
          <w:p>
            <w:pPr>
              <w:pStyle w:val="Normal1"/>
              <w:rPr>
                <w:sz w:val="24"/>
              </w:rPr>
            </w:pPr>
            <w:r>
              <w:rPr>
                <w:sz w:val="24"/>
              </w:rPr>
            </w:r>
          </w:p>
        </w:tc>
        <w:tc>
          <w:tcPr>
            <w:tcW w:w="1559" w:type="dxa"/>
            <w:tcBorders/>
          </w:tcPr>
          <w:p>
            <w:pPr>
              <w:pStyle w:val="Normal"/>
              <w:snapToGrid w:val="false"/>
              <w:rPr>
                <w:sz w:val="24"/>
              </w:rPr>
            </w:pPr>
            <w:r>
              <w:rPr>
                <w:sz w:val="24"/>
              </w:rPr>
            </w:r>
          </w:p>
          <w:p>
            <w:pPr>
              <w:pStyle w:val="Normal1"/>
              <w:spacing w:lineRule="auto" w:line="240"/>
              <w:rPr>
                <w:sz w:val="24"/>
              </w:rPr>
            </w:pPr>
            <w:r>
              <w:rPr>
                <w:sz w:val="24"/>
              </w:rPr>
              <w:t xml:space="preserve">— </w:t>
            </w:r>
            <w:r>
              <w:rPr>
                <w:sz w:val="24"/>
                <w:lang w:val="en-US"/>
              </w:rPr>
              <w:t>el</w:t>
            </w:r>
            <w:r>
              <w:rPr>
                <w:sz w:val="24"/>
              </w:rPr>
              <w:t xml:space="preserve"> </w:t>
            </w:r>
            <w:r>
              <w:rPr>
                <w:sz w:val="24"/>
                <w:lang w:val="en-US"/>
              </w:rPr>
              <w:t>papel</w:t>
            </w:r>
          </w:p>
          <w:p>
            <w:pPr>
              <w:pStyle w:val="Normal1"/>
              <w:spacing w:lineRule="auto" w:line="240"/>
              <w:rPr>
                <w:sz w:val="24"/>
                <w:lang w:val="en-US"/>
              </w:rPr>
            </w:pPr>
            <w:r>
              <w:rPr>
                <w:sz w:val="24"/>
                <w:lang w:val="en-US"/>
              </w:rPr>
              <w:t xml:space="preserve">— </w:t>
            </w:r>
            <w:r>
              <w:rPr>
                <w:sz w:val="24"/>
                <w:lang w:val="en-US"/>
              </w:rPr>
              <w:t>el señor</w:t>
            </w:r>
          </w:p>
          <w:p>
            <w:pPr>
              <w:pStyle w:val="Normal1"/>
              <w:spacing w:lineRule="auto" w:line="240"/>
              <w:rPr>
                <w:sz w:val="24"/>
                <w:lang w:val="en-US"/>
              </w:rPr>
            </w:pPr>
            <w:r>
              <w:rPr>
                <w:sz w:val="24"/>
                <w:lang w:val="en-US"/>
              </w:rPr>
              <w:t xml:space="preserve">— </w:t>
            </w:r>
            <w:r>
              <w:rPr>
                <w:sz w:val="24"/>
                <w:lang w:val="en-US"/>
              </w:rPr>
              <w:t>la ciudad</w:t>
            </w:r>
          </w:p>
          <w:p>
            <w:pPr>
              <w:pStyle w:val="Normal1"/>
              <w:spacing w:lineRule="auto" w:line="240"/>
              <w:rPr/>
            </w:pPr>
            <w:r>
              <w:rPr>
                <w:sz w:val="24"/>
                <w:lang w:val="en-US"/>
              </w:rPr>
              <w:t xml:space="preserve">— </w:t>
            </w:r>
            <w:r>
              <w:rPr>
                <w:sz w:val="24"/>
                <w:lang w:val="en-US"/>
              </w:rPr>
              <w:t>el mes</w:t>
            </w:r>
          </w:p>
          <w:p>
            <w:pPr>
              <w:pStyle w:val="Normal"/>
              <w:rPr>
                <w:sz w:val="24"/>
                <w:lang w:val="en-US"/>
              </w:rPr>
            </w:pPr>
            <w:r>
              <w:rPr>
                <w:sz w:val="24"/>
                <w:lang w:val="en-US"/>
              </w:rPr>
            </w:r>
          </w:p>
          <w:p>
            <w:pPr>
              <w:pStyle w:val="Normal1"/>
              <w:spacing w:lineRule="auto" w:line="240"/>
              <w:rPr>
                <w:sz w:val="24"/>
                <w:lang w:val="en-US"/>
              </w:rPr>
            </w:pPr>
            <w:r>
              <w:rPr>
                <w:sz w:val="24"/>
                <w:lang w:val="en-US"/>
              </w:rPr>
              <w:t xml:space="preserve">— </w:t>
            </w:r>
            <w:r>
              <w:rPr>
                <w:sz w:val="24"/>
                <w:lang w:val="en-US"/>
              </w:rPr>
              <w:t>el rey</w:t>
            </w:r>
          </w:p>
          <w:p>
            <w:pPr>
              <w:pStyle w:val="Normal1"/>
              <w:spacing w:lineRule="auto" w:line="240"/>
              <w:rPr/>
            </w:pPr>
            <w:r>
              <w:rPr>
                <w:sz w:val="24"/>
                <w:lang w:val="en-US"/>
              </w:rPr>
              <w:t xml:space="preserve">— </w:t>
            </w:r>
            <w:r>
              <w:rPr>
                <w:sz w:val="24"/>
                <w:lang w:val="en-US"/>
              </w:rPr>
              <w:t>l</w:t>
            </w:r>
            <w:r>
              <w:rPr>
                <w:sz w:val="24"/>
              </w:rPr>
              <w:t>а</w:t>
            </w:r>
            <w:r>
              <w:rPr>
                <w:sz w:val="24"/>
                <w:lang w:val="en-US"/>
              </w:rPr>
              <w:t xml:space="preserve"> ley</w:t>
            </w:r>
          </w:p>
          <w:p>
            <w:pPr>
              <w:pStyle w:val="Normal1"/>
              <w:spacing w:lineRule="auto" w:line="240"/>
              <w:rPr>
                <w:sz w:val="24"/>
                <w:lang w:val="en-US"/>
              </w:rPr>
            </w:pPr>
            <w:r>
              <w:rPr>
                <w:sz w:val="24"/>
                <w:lang w:val="en-US"/>
              </w:rPr>
              <w:t xml:space="preserve">— </w:t>
            </w:r>
            <w:r>
              <w:rPr>
                <w:sz w:val="24"/>
                <w:lang w:val="en-US"/>
              </w:rPr>
              <w:t>el convoy</w:t>
            </w:r>
          </w:p>
          <w:p>
            <w:pPr>
              <w:pStyle w:val="Normal"/>
              <w:rPr>
                <w:sz w:val="24"/>
                <w:lang w:val="en-US"/>
              </w:rPr>
            </w:pPr>
            <w:r>
              <w:rPr>
                <w:sz w:val="24"/>
                <w:lang w:val="en-US"/>
              </w:rPr>
            </w:r>
          </w:p>
          <w:p>
            <w:pPr>
              <w:pStyle w:val="Normal1"/>
              <w:spacing w:lineRule="auto" w:line="240"/>
              <w:rPr>
                <w:sz w:val="24"/>
                <w:lang w:val="en-US"/>
              </w:rPr>
            </w:pPr>
            <w:r>
              <w:rPr>
                <w:sz w:val="24"/>
                <w:lang w:val="en-US"/>
              </w:rPr>
              <w:t xml:space="preserve">— </w:t>
            </w:r>
            <w:r>
              <w:rPr>
                <w:sz w:val="24"/>
                <w:lang w:val="en-US"/>
              </w:rPr>
              <w:t>el bigudí</w:t>
            </w:r>
          </w:p>
          <w:p>
            <w:pPr>
              <w:pStyle w:val="Normal1"/>
              <w:spacing w:lineRule="auto" w:line="240"/>
              <w:rPr>
                <w:sz w:val="24"/>
                <w:lang w:val="en-US"/>
              </w:rPr>
            </w:pPr>
            <w:r>
              <w:rPr>
                <w:sz w:val="24"/>
                <w:lang w:val="en-US"/>
              </w:rPr>
              <w:t xml:space="preserve">— </w:t>
            </w:r>
            <w:r>
              <w:rPr>
                <w:sz w:val="24"/>
                <w:lang w:val="en-US"/>
              </w:rPr>
              <w:t>el bajá</w:t>
            </w:r>
          </w:p>
          <w:p>
            <w:pPr>
              <w:pStyle w:val="Normal1"/>
              <w:spacing w:lineRule="auto" w:line="240"/>
              <w:rPr>
                <w:sz w:val="24"/>
                <w:lang w:val="en-US"/>
              </w:rPr>
            </w:pPr>
            <w:r>
              <w:rPr>
                <w:sz w:val="24"/>
                <w:lang w:val="en-US"/>
              </w:rPr>
              <w:t xml:space="preserve">— </w:t>
            </w:r>
            <w:r>
              <w:rPr>
                <w:sz w:val="24"/>
                <w:lang w:val="en-US"/>
              </w:rPr>
              <w:t>el tisú</w:t>
            </w:r>
          </w:p>
          <w:p>
            <w:pPr>
              <w:pStyle w:val="Normal1"/>
              <w:rPr>
                <w:sz w:val="24"/>
                <w:lang w:val="en-US"/>
              </w:rPr>
            </w:pPr>
            <w:r>
              <w:rPr>
                <w:sz w:val="24"/>
                <w:lang w:val="en-US"/>
              </w:rPr>
            </w:r>
          </w:p>
        </w:tc>
        <w:tc>
          <w:tcPr>
            <w:tcW w:w="1134" w:type="dxa"/>
            <w:tcBorders/>
          </w:tcPr>
          <w:p>
            <w:pPr>
              <w:pStyle w:val="Normal"/>
              <w:snapToGrid w:val="false"/>
              <w:rPr>
                <w:sz w:val="24"/>
                <w:lang w:val="en-US"/>
              </w:rPr>
            </w:pPr>
            <w:r>
              <w:rPr>
                <w:sz w:val="24"/>
                <w:lang w:val="en-US"/>
              </w:rPr>
            </w:r>
          </w:p>
          <w:p>
            <w:pPr>
              <w:pStyle w:val="Normal"/>
              <w:rPr>
                <w:sz w:val="24"/>
                <w:lang w:val="en-US"/>
              </w:rPr>
            </w:pPr>
            <w:r>
              <w:rPr>
                <w:sz w:val="24"/>
                <w:lang w:val="en-US"/>
              </w:rPr>
            </w:r>
          </w:p>
          <w:p>
            <w:pPr>
              <w:pStyle w:val="Normal1"/>
              <w:spacing w:lineRule="auto" w:line="240"/>
              <w:ind w:start="12" w:end="0"/>
              <w:jc w:val="center"/>
              <w:rPr/>
            </w:pPr>
            <w:r>
              <w:rPr>
                <w:b/>
                <w:sz w:val="24"/>
                <w:lang w:val="en-US"/>
              </w:rPr>
              <w:t>+es</w:t>
            </w:r>
            <w:r>
              <w:rPr>
                <w:sz w:val="24"/>
                <w:lang w:val="en-US"/>
              </w:rPr>
              <w:t>=</w:t>
            </w:r>
          </w:p>
          <w:p>
            <w:pPr>
              <w:pStyle w:val="Normal"/>
              <w:rPr>
                <w:sz w:val="24"/>
                <w:lang w:val="en-US"/>
              </w:rPr>
            </w:pPr>
            <w:r>
              <w:rPr>
                <w:sz w:val="24"/>
                <w:lang w:val="en-US"/>
              </w:rPr>
            </w:r>
          </w:p>
          <w:p>
            <w:pPr>
              <w:pStyle w:val="Normal"/>
              <w:rPr>
                <w:sz w:val="24"/>
                <w:lang w:val="en-US"/>
              </w:rPr>
            </w:pPr>
            <w:r>
              <w:rPr>
                <w:sz w:val="24"/>
                <w:lang w:val="en-US"/>
              </w:rPr>
            </w:r>
          </w:p>
          <w:p>
            <w:pPr>
              <w:pStyle w:val="Normal"/>
              <w:rPr>
                <w:sz w:val="24"/>
                <w:lang w:val="en-US"/>
              </w:rPr>
            </w:pPr>
            <w:r>
              <w:rPr>
                <w:sz w:val="24"/>
                <w:lang w:val="en-US"/>
              </w:rPr>
            </w:r>
          </w:p>
          <w:p>
            <w:pPr>
              <w:pStyle w:val="Normal"/>
              <w:rPr>
                <w:sz w:val="24"/>
                <w:lang w:val="en-US"/>
              </w:rPr>
            </w:pPr>
            <w:r>
              <w:rPr>
                <w:sz w:val="24"/>
                <w:lang w:val="en-US"/>
              </w:rPr>
            </w:r>
          </w:p>
          <w:p>
            <w:pPr>
              <w:pStyle w:val="Normal1"/>
              <w:spacing w:lineRule="auto" w:line="240"/>
              <w:jc w:val="center"/>
              <w:rPr/>
            </w:pPr>
            <w:r>
              <w:rPr>
                <w:b/>
                <w:sz w:val="24"/>
                <w:lang w:val="en-US"/>
              </w:rPr>
              <w:t>+ es</w:t>
            </w:r>
            <w:r>
              <w:rPr>
                <w:sz w:val="24"/>
                <w:lang w:val="en-US"/>
              </w:rPr>
              <w:t xml:space="preserve"> =</w:t>
            </w:r>
          </w:p>
          <w:p>
            <w:pPr>
              <w:pStyle w:val="Normal"/>
              <w:rPr>
                <w:sz w:val="24"/>
                <w:lang w:val="en-US"/>
              </w:rPr>
            </w:pPr>
            <w:r>
              <w:rPr>
                <w:sz w:val="24"/>
                <w:lang w:val="en-US"/>
              </w:rPr>
            </w:r>
          </w:p>
          <w:p>
            <w:pPr>
              <w:pStyle w:val="Normal"/>
              <w:rPr>
                <w:sz w:val="24"/>
                <w:lang w:val="en-US"/>
              </w:rPr>
            </w:pPr>
            <w:r>
              <w:rPr>
                <w:sz w:val="24"/>
                <w:lang w:val="en-US"/>
              </w:rPr>
            </w:r>
          </w:p>
          <w:p>
            <w:pPr>
              <w:pStyle w:val="Normal"/>
              <w:rPr>
                <w:sz w:val="24"/>
                <w:lang w:val="en-US"/>
              </w:rPr>
            </w:pPr>
            <w:r>
              <w:rPr>
                <w:sz w:val="24"/>
                <w:lang w:val="en-US"/>
              </w:rPr>
            </w:r>
          </w:p>
          <w:p>
            <w:pPr>
              <w:pStyle w:val="Normal1"/>
              <w:spacing w:lineRule="auto" w:line="240"/>
              <w:jc w:val="center"/>
              <w:rPr/>
            </w:pPr>
            <w:r>
              <w:rPr>
                <w:b/>
                <w:sz w:val="24"/>
                <w:lang w:val="en-US"/>
              </w:rPr>
              <w:t>+ es</w:t>
            </w:r>
            <w:r>
              <w:rPr>
                <w:sz w:val="24"/>
                <w:lang w:val="en-US"/>
              </w:rPr>
              <w:t xml:space="preserve"> =</w:t>
            </w:r>
          </w:p>
          <w:p>
            <w:pPr>
              <w:pStyle w:val="Normal"/>
              <w:rPr>
                <w:sz w:val="24"/>
                <w:lang w:val="en-US"/>
              </w:rPr>
            </w:pPr>
            <w:r>
              <w:rPr>
                <w:sz w:val="24"/>
                <w:lang w:val="en-US"/>
              </w:rPr>
            </w:r>
          </w:p>
          <w:p>
            <w:pPr>
              <w:pStyle w:val="Normal1"/>
              <w:rPr>
                <w:sz w:val="24"/>
                <w:lang w:val="en-US"/>
              </w:rPr>
            </w:pPr>
            <w:r>
              <w:rPr>
                <w:sz w:val="24"/>
                <w:lang w:val="en-US"/>
              </w:rPr>
            </w:r>
          </w:p>
        </w:tc>
        <w:tc>
          <w:tcPr>
            <w:tcW w:w="1984" w:type="dxa"/>
            <w:tcBorders/>
          </w:tcPr>
          <w:p>
            <w:pPr>
              <w:pStyle w:val="Normal1"/>
              <w:snapToGrid w:val="false"/>
              <w:rPr>
                <w:sz w:val="24"/>
                <w:lang w:val="en-US"/>
              </w:rPr>
            </w:pPr>
            <w:r>
              <w:rPr>
                <w:sz w:val="24"/>
                <w:lang w:val="en-US"/>
              </w:rPr>
            </w:r>
          </w:p>
          <w:p>
            <w:pPr>
              <w:pStyle w:val="Normal1"/>
              <w:spacing w:lineRule="auto" w:line="240"/>
              <w:rPr/>
            </w:pPr>
            <w:r>
              <w:rPr>
                <w:sz w:val="24"/>
                <w:lang w:val="en-US"/>
              </w:rPr>
              <w:t>los papel</w:t>
            </w:r>
            <w:r>
              <w:rPr>
                <w:b/>
                <w:bCs/>
                <w:sz w:val="24"/>
                <w:lang w:val="en-US"/>
              </w:rPr>
              <w:t>es</w:t>
            </w:r>
            <w:r>
              <w:rPr>
                <w:sz w:val="24"/>
                <w:lang w:val="en-US"/>
              </w:rPr>
              <w:t xml:space="preserve"> </w:t>
            </w:r>
          </w:p>
          <w:p>
            <w:pPr>
              <w:pStyle w:val="Normal1"/>
              <w:spacing w:lineRule="auto" w:line="240"/>
              <w:rPr>
                <w:sz w:val="24"/>
                <w:lang w:val="en-US"/>
              </w:rPr>
            </w:pPr>
            <w:r>
              <w:rPr>
                <w:sz w:val="24"/>
                <w:lang w:val="en-US"/>
              </w:rPr>
              <w:t>los señor</w:t>
            </w:r>
            <w:r>
              <w:rPr>
                <w:b/>
                <w:bCs/>
                <w:sz w:val="24"/>
                <w:lang w:val="en-US"/>
              </w:rPr>
              <w:t xml:space="preserve">es </w:t>
            </w:r>
          </w:p>
          <w:p>
            <w:pPr>
              <w:pStyle w:val="Normal1"/>
              <w:spacing w:lineRule="auto" w:line="240"/>
              <w:rPr/>
            </w:pPr>
            <w:r>
              <w:rPr>
                <w:sz w:val="24"/>
                <w:lang w:val="en-US"/>
              </w:rPr>
              <w:t>las ciudad</w:t>
            </w:r>
            <w:r>
              <w:rPr>
                <w:b/>
                <w:bCs/>
                <w:sz w:val="24"/>
                <w:lang w:val="en-US"/>
              </w:rPr>
              <w:t>es</w:t>
            </w:r>
            <w:r>
              <w:rPr>
                <w:sz w:val="24"/>
                <w:lang w:val="en-US"/>
              </w:rPr>
              <w:t xml:space="preserve"> </w:t>
            </w:r>
          </w:p>
          <w:p>
            <w:pPr>
              <w:pStyle w:val="Normal1"/>
              <w:spacing w:lineRule="auto" w:line="240"/>
              <w:rPr>
                <w:sz w:val="24"/>
                <w:lang w:val="en-US"/>
              </w:rPr>
            </w:pPr>
            <w:r>
              <w:rPr>
                <w:sz w:val="24"/>
                <w:lang w:val="en-US"/>
              </w:rPr>
              <w:t>los mes</w:t>
            </w:r>
            <w:r>
              <w:rPr>
                <w:b/>
                <w:bCs/>
                <w:sz w:val="24"/>
                <w:lang w:val="en-US"/>
              </w:rPr>
              <w:t>es</w:t>
            </w:r>
          </w:p>
          <w:p>
            <w:pPr>
              <w:pStyle w:val="Normal"/>
              <w:rPr>
                <w:sz w:val="24"/>
                <w:lang w:val="en-US"/>
              </w:rPr>
            </w:pPr>
            <w:r>
              <w:rPr>
                <w:sz w:val="24"/>
                <w:lang w:val="en-US"/>
              </w:rPr>
            </w:r>
          </w:p>
          <w:p>
            <w:pPr>
              <w:pStyle w:val="Normal1"/>
              <w:spacing w:lineRule="auto" w:line="240"/>
              <w:rPr>
                <w:sz w:val="24"/>
                <w:lang w:val="en-US"/>
              </w:rPr>
            </w:pPr>
            <w:r>
              <w:rPr>
                <w:sz w:val="24"/>
                <w:lang w:val="en-US"/>
              </w:rPr>
              <w:t>los rey</w:t>
            </w:r>
            <w:r>
              <w:rPr>
                <w:b/>
                <w:bCs/>
                <w:sz w:val="24"/>
                <w:lang w:val="en-US"/>
              </w:rPr>
              <w:t xml:space="preserve">es </w:t>
            </w:r>
          </w:p>
          <w:p>
            <w:pPr>
              <w:pStyle w:val="Normal1"/>
              <w:spacing w:lineRule="auto" w:line="240"/>
              <w:rPr>
                <w:sz w:val="24"/>
                <w:lang w:val="en-US"/>
              </w:rPr>
            </w:pPr>
            <w:r>
              <w:rPr>
                <w:sz w:val="24"/>
                <w:lang w:val="en-US"/>
              </w:rPr>
              <w:t>las ley</w:t>
            </w:r>
            <w:r>
              <w:rPr>
                <w:b/>
                <w:bCs/>
                <w:sz w:val="24"/>
                <w:lang w:val="en-US"/>
              </w:rPr>
              <w:t xml:space="preserve">es </w:t>
            </w:r>
          </w:p>
          <w:p>
            <w:pPr>
              <w:pStyle w:val="Normal1"/>
              <w:spacing w:lineRule="auto" w:line="240"/>
              <w:rPr>
                <w:sz w:val="24"/>
                <w:lang w:val="en-US"/>
              </w:rPr>
            </w:pPr>
            <w:r>
              <w:rPr>
                <w:sz w:val="24"/>
                <w:lang w:val="en-US"/>
              </w:rPr>
              <w:t>los convoy</w:t>
            </w:r>
            <w:r>
              <w:rPr>
                <w:b/>
                <w:bCs/>
                <w:sz w:val="24"/>
                <w:lang w:val="en-US"/>
              </w:rPr>
              <w:t>es</w:t>
            </w:r>
          </w:p>
          <w:p>
            <w:pPr>
              <w:pStyle w:val="Normal"/>
              <w:rPr>
                <w:sz w:val="24"/>
                <w:lang w:val="en-US"/>
              </w:rPr>
            </w:pPr>
            <w:r>
              <w:rPr>
                <w:sz w:val="24"/>
                <w:lang w:val="en-US"/>
              </w:rPr>
            </w:r>
          </w:p>
          <w:p>
            <w:pPr>
              <w:pStyle w:val="Normal1"/>
              <w:spacing w:lineRule="auto" w:line="240"/>
              <w:rPr/>
            </w:pPr>
            <w:r>
              <w:rPr>
                <w:sz w:val="24"/>
                <w:lang w:val="en-US"/>
              </w:rPr>
              <w:t>los bigudí</w:t>
            </w:r>
            <w:r>
              <w:rPr>
                <w:b/>
                <w:bCs/>
                <w:sz w:val="24"/>
                <w:lang w:val="en-US"/>
              </w:rPr>
              <w:t>es</w:t>
            </w:r>
            <w:r>
              <w:rPr>
                <w:sz w:val="24"/>
                <w:lang w:val="en-US"/>
              </w:rPr>
              <w:t xml:space="preserve"> </w:t>
            </w:r>
          </w:p>
          <w:p>
            <w:pPr>
              <w:pStyle w:val="Normal1"/>
              <w:spacing w:lineRule="auto" w:line="240"/>
              <w:rPr>
                <w:sz w:val="24"/>
                <w:lang w:val="en-US"/>
              </w:rPr>
            </w:pPr>
            <w:r>
              <w:rPr>
                <w:sz w:val="24"/>
                <w:lang w:val="en-US"/>
              </w:rPr>
              <w:t>los baja</w:t>
            </w:r>
            <w:r>
              <w:rPr>
                <w:b/>
                <w:bCs/>
                <w:sz w:val="24"/>
                <w:lang w:val="en-US"/>
              </w:rPr>
              <w:t xml:space="preserve">es </w:t>
            </w:r>
          </w:p>
          <w:p>
            <w:pPr>
              <w:pStyle w:val="Normal1"/>
              <w:spacing w:lineRule="auto" w:line="240"/>
              <w:rPr>
                <w:sz w:val="24"/>
                <w:lang w:val="en-US"/>
              </w:rPr>
            </w:pPr>
            <w:r>
              <w:rPr>
                <w:sz w:val="24"/>
                <w:lang w:val="en-US"/>
              </w:rPr>
              <w:t>los tisú</w:t>
            </w:r>
            <w:r>
              <w:rPr>
                <w:b/>
                <w:bCs/>
                <w:sz w:val="24"/>
                <w:lang w:val="en-US"/>
              </w:rPr>
              <w:t>es</w:t>
            </w:r>
          </w:p>
          <w:p>
            <w:pPr>
              <w:pStyle w:val="Normal1"/>
              <w:rPr>
                <w:sz w:val="24"/>
                <w:lang w:val="en-US"/>
              </w:rPr>
            </w:pPr>
            <w:r>
              <w:rPr>
                <w:sz w:val="24"/>
                <w:lang w:val="en-US"/>
              </w:rPr>
            </w:r>
          </w:p>
        </w:tc>
      </w:tr>
    </w:tbl>
    <w:p>
      <w:pPr>
        <w:pStyle w:val="Normal1"/>
        <w:spacing w:lineRule="auto" w:line="240"/>
        <w:ind w:firstLine="284" w:end="0"/>
        <w:rPr/>
      </w:pPr>
      <w:r>
        <w:rPr>
          <w:sz w:val="24"/>
        </w:rPr>
        <w:t xml:space="preserve">Этому же правилу подчиняется и образование множественного числа у названий всех гласных букв: </w:t>
      </w:r>
      <w:r>
        <w:rPr>
          <w:sz w:val="24"/>
          <w:lang w:val="en-US"/>
        </w:rPr>
        <w:t>las</w:t>
      </w:r>
      <w:r>
        <w:rPr>
          <w:sz w:val="24"/>
        </w:rPr>
        <w:t xml:space="preserve"> </w:t>
      </w:r>
      <w:r>
        <w:rPr>
          <w:sz w:val="24"/>
          <w:lang w:val="en-US"/>
        </w:rPr>
        <w:t>a</w:t>
      </w:r>
      <w:r>
        <w:rPr>
          <w:b/>
          <w:bCs/>
          <w:sz w:val="24"/>
          <w:lang w:val="en-US"/>
        </w:rPr>
        <w:t>es</w:t>
      </w:r>
      <w:r>
        <w:rPr>
          <w:sz w:val="24"/>
        </w:rPr>
        <w:t xml:space="preserve">, </w:t>
      </w:r>
      <w:r>
        <w:rPr>
          <w:sz w:val="24"/>
          <w:lang w:val="en-US"/>
        </w:rPr>
        <w:t>las</w:t>
      </w:r>
      <w:r>
        <w:rPr>
          <w:sz w:val="24"/>
        </w:rPr>
        <w:t xml:space="preserve"> </w:t>
      </w:r>
      <w:r>
        <w:rPr>
          <w:sz w:val="24"/>
          <w:lang w:val="en-US"/>
        </w:rPr>
        <w:t>e</w:t>
      </w:r>
      <w:r>
        <w:rPr>
          <w:b/>
          <w:bCs/>
          <w:sz w:val="24"/>
          <w:lang w:val="en-US"/>
        </w:rPr>
        <w:t>es</w:t>
      </w:r>
      <w:r>
        <w:rPr>
          <w:sz w:val="24"/>
        </w:rPr>
        <w:t xml:space="preserve">, </w:t>
      </w:r>
      <w:r>
        <w:rPr>
          <w:sz w:val="24"/>
          <w:lang w:val="en-US"/>
        </w:rPr>
        <w:t>las</w:t>
      </w:r>
      <w:r>
        <w:rPr>
          <w:sz w:val="24"/>
        </w:rPr>
        <w:t xml:space="preserve"> í</w:t>
      </w:r>
      <w:r>
        <w:rPr>
          <w:b/>
          <w:bCs/>
          <w:sz w:val="24"/>
          <w:lang w:val="en-US"/>
        </w:rPr>
        <w:t>es</w:t>
      </w:r>
      <w:r>
        <w:rPr>
          <w:sz w:val="24"/>
        </w:rPr>
        <w:t xml:space="preserve"> и т.д.</w:t>
      </w:r>
    </w:p>
    <w:p>
      <w:pPr>
        <w:pStyle w:val="Normal1"/>
        <w:spacing w:lineRule="auto" w:line="240"/>
        <w:ind w:firstLine="284" w:end="0"/>
        <w:rPr>
          <w:sz w:val="24"/>
        </w:rPr>
      </w:pPr>
      <w:r>
        <w:rPr>
          <w:sz w:val="24"/>
        </w:rPr>
      </w:r>
    </w:p>
    <w:p>
      <w:pPr>
        <w:pStyle w:val="Normal1"/>
        <w:spacing w:lineRule="auto" w:line="240"/>
        <w:ind w:firstLine="284" w:end="0"/>
        <w:rPr/>
      </w:pPr>
      <w:r>
        <w:rPr>
          <w:i/>
          <w:sz w:val="24"/>
        </w:rPr>
        <w:t>Примечание</w:t>
      </w:r>
      <w:r>
        <w:rPr>
          <w:sz w:val="24"/>
        </w:rPr>
        <w:t xml:space="preserve">. В современном испанском языке нормативными считаются две формы множественного числа у слов </w:t>
      </w:r>
      <w:r>
        <w:rPr>
          <w:b/>
          <w:bCs/>
          <w:sz w:val="24"/>
          <w:lang w:val="en-US"/>
        </w:rPr>
        <w:t>alel</w:t>
      </w:r>
      <w:r>
        <w:rPr>
          <w:b/>
          <w:bCs/>
          <w:sz w:val="24"/>
        </w:rPr>
        <w:t xml:space="preserve">í </w:t>
      </w:r>
      <w:r>
        <w:rPr>
          <w:sz w:val="24"/>
        </w:rPr>
        <w:t xml:space="preserve">(левкой), </w:t>
      </w:r>
      <w:r>
        <w:rPr>
          <w:b/>
          <w:bCs/>
          <w:sz w:val="24"/>
          <w:lang w:val="en-US"/>
        </w:rPr>
        <w:t>man</w:t>
      </w:r>
      <w:r>
        <w:rPr>
          <w:b/>
          <w:bCs/>
          <w:sz w:val="24"/>
        </w:rPr>
        <w:t>í</w:t>
      </w:r>
      <w:r>
        <w:rPr>
          <w:sz w:val="24"/>
        </w:rPr>
        <w:t xml:space="preserve"> (арахис), </w:t>
      </w:r>
      <w:r>
        <w:rPr>
          <w:b/>
          <w:bCs/>
          <w:sz w:val="24"/>
          <w:lang w:val="en-US"/>
        </w:rPr>
        <w:t>rub</w:t>
      </w:r>
      <w:r>
        <w:rPr>
          <w:b/>
          <w:bCs/>
          <w:sz w:val="24"/>
        </w:rPr>
        <w:t>í</w:t>
      </w:r>
      <w:r>
        <w:rPr>
          <w:sz w:val="24"/>
        </w:rPr>
        <w:t xml:space="preserve"> (рубин) и некоторых других:</w:t>
      </w:r>
    </w:p>
    <w:p>
      <w:pPr>
        <w:pStyle w:val="Normal1"/>
        <w:spacing w:lineRule="auto" w:line="240"/>
        <w:ind w:firstLine="284" w:end="0"/>
        <w:rPr/>
      </w:pPr>
      <w:r>
        <w:rPr>
          <w:sz w:val="24"/>
        </w:rPr>
        <w:t xml:space="preserve">                     </w:t>
      </w:r>
      <w:r>
        <w:rPr>
          <w:sz w:val="24"/>
          <w:lang w:val="en-US"/>
        </w:rPr>
        <w:t>los alelí</w:t>
      </w:r>
      <w:r>
        <w:rPr>
          <w:b/>
          <w:bCs/>
          <w:sz w:val="24"/>
          <w:lang w:val="en-US"/>
        </w:rPr>
        <w:t>es</w:t>
      </w:r>
      <w:r>
        <w:rPr>
          <w:sz w:val="24"/>
          <w:lang w:val="en-US"/>
        </w:rPr>
        <w:t xml:space="preserve">          </w:t>
      </w:r>
      <w:r>
        <w:rPr>
          <w:sz w:val="24"/>
        </w:rPr>
        <w:t>и</w:t>
      </w:r>
      <w:r>
        <w:rPr>
          <w:sz w:val="24"/>
          <w:lang w:val="en-US"/>
        </w:rPr>
        <w:t xml:space="preserve">       los alel</w:t>
      </w:r>
      <w:r>
        <w:rPr>
          <w:b/>
          <w:bCs/>
          <w:sz w:val="24"/>
          <w:lang w:val="en-US"/>
        </w:rPr>
        <w:t>ís</w:t>
      </w:r>
      <w:r>
        <w:rPr>
          <w:sz w:val="24"/>
          <w:lang w:val="en-US"/>
        </w:rPr>
        <w:t xml:space="preserve"> </w:t>
      </w:r>
    </w:p>
    <w:p>
      <w:pPr>
        <w:pStyle w:val="Normal1"/>
        <w:spacing w:lineRule="auto" w:line="240"/>
        <w:ind w:firstLine="284" w:end="0"/>
        <w:rPr>
          <w:sz w:val="24"/>
          <w:lang w:val="en-US"/>
        </w:rPr>
      </w:pPr>
      <w:r>
        <w:rPr>
          <w:sz w:val="24"/>
          <w:lang w:val="en-US"/>
        </w:rPr>
        <w:t xml:space="preserve">                     </w:t>
      </w:r>
      <w:r>
        <w:rPr>
          <w:sz w:val="24"/>
          <w:lang w:val="en-US"/>
        </w:rPr>
        <w:t>los man</w:t>
      </w:r>
      <w:r>
        <w:rPr>
          <w:b/>
          <w:bCs/>
          <w:sz w:val="24"/>
          <w:lang w:val="en-US"/>
        </w:rPr>
        <w:t xml:space="preserve">es </w:t>
      </w:r>
      <w:r>
        <w:rPr>
          <w:sz w:val="24"/>
          <w:lang w:val="en-US"/>
        </w:rPr>
        <w:t xml:space="preserve">         </w:t>
      </w:r>
      <w:r>
        <w:rPr>
          <w:sz w:val="24"/>
        </w:rPr>
        <w:t>и</w:t>
      </w:r>
      <w:r>
        <w:rPr>
          <w:sz w:val="24"/>
          <w:lang w:val="en-US"/>
        </w:rPr>
        <w:t xml:space="preserve">       los man</w:t>
      </w:r>
      <w:r>
        <w:rPr>
          <w:b/>
          <w:bCs/>
          <w:sz w:val="24"/>
          <w:lang w:val="en-US"/>
        </w:rPr>
        <w:t xml:space="preserve">ís </w:t>
      </w:r>
    </w:p>
    <w:p>
      <w:pPr>
        <w:pStyle w:val="Normal1"/>
        <w:spacing w:lineRule="auto" w:line="240"/>
        <w:ind w:firstLine="284" w:end="0"/>
        <w:rPr>
          <w:sz w:val="24"/>
          <w:lang w:val="en-US"/>
        </w:rPr>
      </w:pPr>
      <w:r>
        <w:rPr>
          <w:sz w:val="24"/>
          <w:lang w:val="en-US"/>
        </w:rPr>
        <w:t xml:space="preserve">                     </w:t>
      </w:r>
      <w:r>
        <w:rPr>
          <w:sz w:val="24"/>
          <w:lang w:val="en-US"/>
        </w:rPr>
        <w:t>los rubí</w:t>
      </w:r>
      <w:r>
        <w:rPr>
          <w:b/>
          <w:bCs/>
          <w:sz w:val="24"/>
          <w:lang w:val="en-US"/>
        </w:rPr>
        <w:t xml:space="preserve">es </w:t>
      </w:r>
      <w:r>
        <w:rPr>
          <w:sz w:val="24"/>
          <w:lang w:val="en-US"/>
        </w:rPr>
        <w:t xml:space="preserve">          </w:t>
      </w:r>
      <w:r>
        <w:rPr>
          <w:sz w:val="24"/>
        </w:rPr>
        <w:t>и</w:t>
      </w:r>
      <w:r>
        <w:rPr>
          <w:sz w:val="24"/>
          <w:lang w:val="en-US"/>
        </w:rPr>
        <w:t xml:space="preserve">        los rub</w:t>
      </w:r>
      <w:r>
        <w:rPr>
          <w:b/>
          <w:bCs/>
          <w:sz w:val="24"/>
          <w:lang w:val="en-US"/>
        </w:rPr>
        <w:t>ís</w:t>
      </w:r>
    </w:p>
    <w:p>
      <w:pPr>
        <w:pStyle w:val="Normal1"/>
        <w:spacing w:lineRule="auto" w:line="240"/>
        <w:ind w:firstLine="284" w:end="0"/>
        <w:rPr/>
      </w:pPr>
      <w:r>
        <w:rPr>
          <w:sz w:val="24"/>
        </w:rPr>
        <w:t xml:space="preserve">Причем оказывается более сильной тенденция к употреблению форм типа </w:t>
      </w:r>
      <w:r>
        <w:rPr>
          <w:b/>
          <w:sz w:val="24"/>
          <w:lang w:val="en-US"/>
        </w:rPr>
        <w:t>rubis</w:t>
      </w:r>
      <w:r>
        <w:rPr>
          <w:sz w:val="24"/>
        </w:rPr>
        <w:t>.</w:t>
      </w:r>
    </w:p>
    <w:p>
      <w:pPr>
        <w:pStyle w:val="Normal1"/>
        <w:spacing w:lineRule="auto" w:line="240"/>
        <w:ind w:firstLine="284" w:end="0"/>
        <w:rPr/>
      </w:pPr>
      <w:r>
        <w:rPr>
          <w:sz w:val="24"/>
        </w:rPr>
        <w:t xml:space="preserve">3. Исключением из сформулированного в п. 2 правила являются слова: </w:t>
      </w:r>
      <w:r>
        <w:rPr>
          <w:sz w:val="24"/>
          <w:lang w:val="en-US"/>
        </w:rPr>
        <w:t>el</w:t>
      </w:r>
      <w:r>
        <w:rPr>
          <w:sz w:val="24"/>
        </w:rPr>
        <w:t xml:space="preserve"> </w:t>
      </w:r>
      <w:r>
        <w:rPr>
          <w:sz w:val="24"/>
          <w:lang w:val="en-US"/>
        </w:rPr>
        <w:t>pap</w:t>
      </w:r>
      <w:r>
        <w:rPr>
          <w:sz w:val="24"/>
        </w:rPr>
        <w:t xml:space="preserve">á— </w:t>
      </w:r>
      <w:r>
        <w:rPr>
          <w:sz w:val="24"/>
          <w:lang w:val="en-US"/>
        </w:rPr>
        <w:t>los</w:t>
      </w:r>
      <w:r>
        <w:rPr>
          <w:sz w:val="24"/>
        </w:rPr>
        <w:t xml:space="preserve"> </w:t>
      </w:r>
      <w:r>
        <w:rPr>
          <w:sz w:val="24"/>
          <w:lang w:val="en-US"/>
        </w:rPr>
        <w:t>pap</w:t>
      </w:r>
      <w:r>
        <w:rPr>
          <w:sz w:val="24"/>
        </w:rPr>
        <w:t>á</w:t>
      </w:r>
      <w:r>
        <w:rPr>
          <w:sz w:val="24"/>
          <w:lang w:val="en-US"/>
        </w:rPr>
        <w:t>s</w:t>
      </w:r>
      <w:r>
        <w:rPr>
          <w:sz w:val="24"/>
        </w:rPr>
        <w:t xml:space="preserve">; </w:t>
      </w:r>
      <w:r>
        <w:rPr>
          <w:sz w:val="24"/>
          <w:lang w:val="en-US"/>
        </w:rPr>
        <w:t>la</w:t>
      </w:r>
      <w:r>
        <w:rPr>
          <w:sz w:val="24"/>
        </w:rPr>
        <w:t xml:space="preserve"> </w:t>
      </w:r>
      <w:r>
        <w:rPr>
          <w:sz w:val="24"/>
          <w:lang w:val="en-US"/>
        </w:rPr>
        <w:t>mam</w:t>
      </w:r>
      <w:r>
        <w:rPr>
          <w:sz w:val="24"/>
        </w:rPr>
        <w:t xml:space="preserve">á — </w:t>
      </w:r>
      <w:r>
        <w:rPr>
          <w:sz w:val="24"/>
          <w:lang w:val="en-US"/>
        </w:rPr>
        <w:t>las</w:t>
      </w:r>
      <w:r>
        <w:rPr>
          <w:sz w:val="24"/>
        </w:rPr>
        <w:t xml:space="preserve"> </w:t>
      </w:r>
      <w:r>
        <w:rPr>
          <w:sz w:val="24"/>
          <w:lang w:val="en-US"/>
        </w:rPr>
        <w:t>mam</w:t>
      </w:r>
      <w:r>
        <w:rPr>
          <w:sz w:val="24"/>
        </w:rPr>
        <w:t>á</w:t>
      </w:r>
      <w:r>
        <w:rPr>
          <w:sz w:val="24"/>
          <w:lang w:val="en-US"/>
        </w:rPr>
        <w:t>s</w:t>
      </w:r>
      <w:r>
        <w:rPr>
          <w:sz w:val="24"/>
        </w:rPr>
        <w:t xml:space="preserve">; </w:t>
      </w:r>
      <w:r>
        <w:rPr>
          <w:sz w:val="24"/>
          <w:lang w:val="en-US"/>
        </w:rPr>
        <w:t>el</w:t>
      </w:r>
      <w:r>
        <w:rPr>
          <w:sz w:val="24"/>
        </w:rPr>
        <w:t xml:space="preserve"> </w:t>
      </w:r>
      <w:r>
        <w:rPr>
          <w:sz w:val="24"/>
          <w:lang w:val="en-US"/>
        </w:rPr>
        <w:t>sof</w:t>
      </w:r>
      <w:r>
        <w:rPr>
          <w:sz w:val="24"/>
        </w:rPr>
        <w:t xml:space="preserve">á — </w:t>
      </w:r>
      <w:r>
        <w:rPr>
          <w:sz w:val="24"/>
          <w:lang w:val="en-US"/>
        </w:rPr>
        <w:t>los</w:t>
      </w:r>
      <w:r>
        <w:rPr>
          <w:sz w:val="24"/>
        </w:rPr>
        <w:t xml:space="preserve"> </w:t>
      </w:r>
      <w:r>
        <w:rPr>
          <w:sz w:val="24"/>
          <w:lang w:val="en-US"/>
        </w:rPr>
        <w:t>sof</w:t>
      </w:r>
      <w:r>
        <w:rPr>
          <w:sz w:val="24"/>
        </w:rPr>
        <w:t>á</w:t>
      </w:r>
      <w:r>
        <w:rPr>
          <w:sz w:val="24"/>
          <w:lang w:val="en-US"/>
        </w:rPr>
        <w:t>s</w:t>
      </w:r>
      <w:r>
        <w:rPr>
          <w:sz w:val="24"/>
        </w:rPr>
        <w:t xml:space="preserve"> и несколько других.</w:t>
      </w:r>
    </w:p>
    <w:p>
      <w:pPr>
        <w:pStyle w:val="Normal1"/>
        <w:spacing w:lineRule="auto" w:line="240"/>
        <w:ind w:firstLine="284" w:end="0"/>
        <w:rPr/>
      </w:pPr>
      <w:r>
        <w:rPr>
          <w:sz w:val="24"/>
        </w:rPr>
        <w:t>Исключение составляет также ряд заимствованных и неполнос</w:t>
        <w:softHyphen/>
        <w:t>тью ассимилированных слов, которые оканчиваются на соглас</w:t>
        <w:softHyphen/>
        <w:t>ную или ударную гласную, но образуют множественное число прибавлением -</w:t>
      </w:r>
      <w:r>
        <w:rPr>
          <w:b/>
          <w:sz w:val="24"/>
        </w:rPr>
        <w:t>s</w:t>
      </w:r>
      <w:r>
        <w:rPr>
          <w:sz w:val="24"/>
        </w:rPr>
        <w:t>:</w:t>
      </w:r>
    </w:p>
    <w:p>
      <w:pPr>
        <w:pStyle w:val="Normal1"/>
        <w:spacing w:lineRule="auto" w:line="240"/>
        <w:rPr>
          <w:spacing w:val="20"/>
          <w:sz w:val="16"/>
        </w:rPr>
      </w:pPr>
      <w:r>
        <w:rPr>
          <w:spacing w:val="20"/>
          <w:sz w:val="16"/>
        </w:rPr>
        <w:t xml:space="preserve">             </w:t>
      </w:r>
      <w:r>
        <w:rPr>
          <w:spacing w:val="20"/>
          <w:sz w:val="16"/>
        </w:rPr>
        <w:t>Единственное                             Множественное</w:t>
      </w:r>
    </w:p>
    <w:p>
      <w:pPr>
        <w:pStyle w:val="Normal1"/>
        <w:spacing w:lineRule="auto" w:line="240"/>
        <w:ind w:firstLine="284" w:end="0"/>
        <w:rPr>
          <w:spacing w:val="20"/>
          <w:sz w:val="16"/>
        </w:rPr>
      </w:pPr>
      <w:r>
        <w:rPr>
          <w:spacing w:val="20"/>
          <w:sz w:val="16"/>
        </w:rPr>
        <w:t xml:space="preserve">             </w:t>
      </w:r>
      <w:r>
        <w:rPr>
          <w:spacing w:val="20"/>
          <w:sz w:val="16"/>
        </w:rPr>
        <w:t xml:space="preserve">число                                           число </w:t>
      </w:r>
    </w:p>
    <w:p>
      <w:pPr>
        <w:pStyle w:val="Normal1"/>
        <w:spacing w:lineRule="auto" w:line="240"/>
        <w:ind w:firstLine="284" w:end="0"/>
        <w:rPr>
          <w:spacing w:val="20"/>
          <w:sz w:val="24"/>
        </w:rPr>
      </w:pPr>
      <w:r>
        <w:rPr>
          <w:spacing w:val="20"/>
          <w:sz w:val="24"/>
        </w:rPr>
      </w:r>
    </w:p>
    <w:tbl>
      <w:tblPr>
        <w:tblW w:w="7440" w:type="dxa"/>
        <w:jc w:val="start"/>
        <w:tblInd w:w="336" w:type="dxa"/>
        <w:tblLayout w:type="fixed"/>
        <w:tblCellMar>
          <w:top w:w="0" w:type="dxa"/>
          <w:start w:w="108" w:type="dxa"/>
          <w:bottom w:w="0" w:type="dxa"/>
          <w:end w:w="108" w:type="dxa"/>
        </w:tblCellMar>
      </w:tblPr>
      <w:tblGrid>
        <w:gridCol w:w="2055"/>
        <w:gridCol w:w="1686"/>
        <w:gridCol w:w="709"/>
        <w:gridCol w:w="2990"/>
      </w:tblGrid>
      <w:tr>
        <w:trPr>
          <w:trHeight w:val="2940" w:hRule="atLeast"/>
        </w:trPr>
        <w:tc>
          <w:tcPr>
            <w:tcW w:w="2055" w:type="dxa"/>
            <w:tcBorders/>
          </w:tcPr>
          <w:p>
            <w:pPr>
              <w:pStyle w:val="Normal1"/>
              <w:spacing w:lineRule="auto" w:line="240"/>
              <w:ind w:firstLine="284" w:end="0"/>
              <w:rPr>
                <w:sz w:val="24"/>
              </w:rPr>
            </w:pPr>
            <w:r>
              <w:rPr>
                <w:sz w:val="24"/>
              </w:rPr>
              <w:t>совет</w:t>
            </w:r>
          </w:p>
          <w:p>
            <w:pPr>
              <w:pStyle w:val="Normal1"/>
              <w:spacing w:lineRule="auto" w:line="240"/>
              <w:ind w:firstLine="284" w:end="0"/>
              <w:rPr>
                <w:sz w:val="24"/>
              </w:rPr>
            </w:pPr>
            <w:r>
              <w:rPr>
                <w:sz w:val="24"/>
              </w:rPr>
              <w:t>клуб</w:t>
            </w:r>
          </w:p>
          <w:p>
            <w:pPr>
              <w:pStyle w:val="Normal1"/>
              <w:spacing w:lineRule="auto" w:line="240"/>
              <w:ind w:firstLine="284" w:end="0"/>
              <w:rPr>
                <w:sz w:val="24"/>
              </w:rPr>
            </w:pPr>
            <w:r>
              <w:rPr>
                <w:sz w:val="24"/>
              </w:rPr>
              <w:t>заговор</w:t>
            </w:r>
          </w:p>
          <w:p>
            <w:pPr>
              <w:pStyle w:val="Normal1"/>
              <w:spacing w:lineRule="auto" w:line="240"/>
              <w:ind w:firstLine="284" w:end="0"/>
              <w:rPr>
                <w:sz w:val="24"/>
              </w:rPr>
            </w:pPr>
            <w:r>
              <w:rPr>
                <w:sz w:val="24"/>
              </w:rPr>
              <w:t>лыжа</w:t>
            </w:r>
          </w:p>
          <w:p>
            <w:pPr>
              <w:pStyle w:val="Normal1"/>
              <w:spacing w:lineRule="auto" w:line="240"/>
              <w:ind w:firstLine="284" w:end="0"/>
              <w:rPr>
                <w:sz w:val="24"/>
              </w:rPr>
            </w:pPr>
            <w:r>
              <w:rPr>
                <w:sz w:val="24"/>
              </w:rPr>
              <w:t>фильм</w:t>
            </w:r>
          </w:p>
          <w:p>
            <w:pPr>
              <w:pStyle w:val="Normal1"/>
              <w:spacing w:lineRule="auto" w:line="240"/>
              <w:ind w:firstLine="284" w:end="0"/>
              <w:rPr>
                <w:sz w:val="24"/>
              </w:rPr>
            </w:pPr>
            <w:r>
              <w:rPr>
                <w:sz w:val="24"/>
              </w:rPr>
              <w:t>билет</w:t>
            </w:r>
          </w:p>
          <w:p>
            <w:pPr>
              <w:pStyle w:val="Normal1"/>
              <w:spacing w:lineRule="auto" w:line="240"/>
              <w:ind w:firstLine="284" w:end="0"/>
              <w:rPr>
                <w:sz w:val="24"/>
              </w:rPr>
            </w:pPr>
            <w:r>
              <w:rPr>
                <w:sz w:val="24"/>
              </w:rPr>
              <w:t>блок, блокнот</w:t>
            </w:r>
          </w:p>
          <w:p>
            <w:pPr>
              <w:pStyle w:val="Normal1"/>
              <w:spacing w:lineRule="auto" w:line="240"/>
              <w:ind w:firstLine="284" w:end="0"/>
              <w:rPr>
                <w:sz w:val="24"/>
              </w:rPr>
            </w:pPr>
            <w:r>
              <w:rPr>
                <w:sz w:val="24"/>
              </w:rPr>
              <w:t>рекорд</w:t>
            </w:r>
          </w:p>
          <w:p>
            <w:pPr>
              <w:pStyle w:val="Normal1"/>
              <w:spacing w:lineRule="auto" w:line="240"/>
              <w:ind w:firstLine="284" w:end="0"/>
              <w:rPr>
                <w:sz w:val="24"/>
              </w:rPr>
            </w:pPr>
            <w:r>
              <w:rPr>
                <w:sz w:val="24"/>
              </w:rPr>
              <w:t>трест</w:t>
            </w:r>
          </w:p>
          <w:p>
            <w:pPr>
              <w:pStyle w:val="Normal1"/>
              <w:spacing w:lineRule="auto" w:line="240"/>
              <w:ind w:firstLine="284" w:end="0"/>
              <w:rPr>
                <w:sz w:val="24"/>
              </w:rPr>
            </w:pPr>
            <w:r>
              <w:rPr>
                <w:sz w:val="24"/>
              </w:rPr>
              <w:t>дефицит</w:t>
            </w:r>
          </w:p>
          <w:p>
            <w:pPr>
              <w:pStyle w:val="Normal1"/>
              <w:rPr>
                <w:sz w:val="24"/>
              </w:rPr>
            </w:pPr>
            <w:r>
              <w:rPr>
                <w:sz w:val="24"/>
              </w:rPr>
            </w:r>
          </w:p>
        </w:tc>
        <w:tc>
          <w:tcPr>
            <w:tcW w:w="1686" w:type="dxa"/>
            <w:tcBorders/>
          </w:tcPr>
          <w:p>
            <w:pPr>
              <w:pStyle w:val="Normal1"/>
              <w:spacing w:lineRule="auto" w:line="240"/>
              <w:rPr>
                <w:sz w:val="24"/>
              </w:rPr>
            </w:pPr>
            <w:r>
              <w:rPr>
                <w:sz w:val="24"/>
              </w:rPr>
              <w:t xml:space="preserve">— </w:t>
            </w:r>
            <w:r>
              <w:rPr>
                <w:sz w:val="24"/>
                <w:lang w:val="en-US"/>
              </w:rPr>
              <w:t>el</w:t>
            </w:r>
            <w:r>
              <w:rPr>
                <w:sz w:val="24"/>
              </w:rPr>
              <w:t xml:space="preserve"> </w:t>
            </w:r>
            <w:r>
              <w:rPr>
                <w:sz w:val="24"/>
                <w:lang w:val="en-US"/>
              </w:rPr>
              <w:t>soviet</w:t>
            </w:r>
          </w:p>
          <w:p>
            <w:pPr>
              <w:pStyle w:val="Normal1"/>
              <w:spacing w:lineRule="auto" w:line="240"/>
              <w:rPr>
                <w:sz w:val="24"/>
                <w:lang w:val="en-US"/>
              </w:rPr>
            </w:pPr>
            <w:r>
              <w:rPr>
                <w:sz w:val="24"/>
                <w:lang w:val="en-US"/>
              </w:rPr>
              <w:t xml:space="preserve">— </w:t>
            </w:r>
            <w:r>
              <w:rPr>
                <w:sz w:val="24"/>
                <w:lang w:val="en-US"/>
              </w:rPr>
              <w:t>el club</w:t>
            </w:r>
          </w:p>
          <w:p>
            <w:pPr>
              <w:pStyle w:val="Normal1"/>
              <w:spacing w:lineRule="auto" w:line="240"/>
              <w:rPr>
                <w:sz w:val="24"/>
                <w:lang w:val="en-US"/>
              </w:rPr>
            </w:pPr>
            <w:r>
              <w:rPr>
                <w:sz w:val="24"/>
                <w:lang w:val="en-US"/>
              </w:rPr>
              <w:t xml:space="preserve">— </w:t>
            </w:r>
            <w:r>
              <w:rPr>
                <w:sz w:val="24"/>
                <w:lang w:val="en-US"/>
              </w:rPr>
              <w:t>el complot</w:t>
            </w:r>
          </w:p>
          <w:p>
            <w:pPr>
              <w:pStyle w:val="Normal1"/>
              <w:spacing w:lineRule="auto" w:line="240"/>
              <w:rPr>
                <w:sz w:val="24"/>
                <w:lang w:val="en-US"/>
              </w:rPr>
            </w:pPr>
            <w:r>
              <w:rPr>
                <w:sz w:val="24"/>
                <w:lang w:val="en-US"/>
              </w:rPr>
              <w:t xml:space="preserve">— </w:t>
            </w:r>
            <w:r>
              <w:rPr>
                <w:sz w:val="24"/>
                <w:lang w:val="en-US"/>
              </w:rPr>
              <w:t>el esquí</w:t>
            </w:r>
          </w:p>
          <w:p>
            <w:pPr>
              <w:pStyle w:val="Normal1"/>
              <w:spacing w:lineRule="auto" w:line="240"/>
              <w:rPr>
                <w:sz w:val="24"/>
                <w:lang w:val="en-US"/>
              </w:rPr>
            </w:pPr>
            <w:r>
              <w:rPr>
                <w:sz w:val="24"/>
                <w:lang w:val="en-US"/>
              </w:rPr>
              <w:t xml:space="preserve">— </w:t>
            </w:r>
            <w:r>
              <w:rPr>
                <w:sz w:val="24"/>
                <w:lang w:val="en-US"/>
              </w:rPr>
              <w:t>el film</w:t>
            </w:r>
          </w:p>
          <w:p>
            <w:pPr>
              <w:pStyle w:val="Normal1"/>
              <w:spacing w:lineRule="auto" w:line="240"/>
              <w:rPr>
                <w:sz w:val="24"/>
                <w:lang w:val="en-US"/>
              </w:rPr>
            </w:pPr>
            <w:r>
              <w:rPr>
                <w:sz w:val="24"/>
                <w:lang w:val="en-US"/>
              </w:rPr>
              <w:t xml:space="preserve">— </w:t>
            </w:r>
            <w:r>
              <w:rPr>
                <w:sz w:val="24"/>
                <w:lang w:val="en-US"/>
              </w:rPr>
              <w:t>el ticket</w:t>
            </w:r>
          </w:p>
          <w:p>
            <w:pPr>
              <w:pStyle w:val="Normal1"/>
              <w:spacing w:lineRule="auto" w:line="240"/>
              <w:rPr>
                <w:sz w:val="24"/>
                <w:lang w:val="en-US"/>
              </w:rPr>
            </w:pPr>
            <w:r>
              <w:rPr>
                <w:sz w:val="24"/>
                <w:lang w:val="en-US"/>
              </w:rPr>
              <w:t xml:space="preserve">— </w:t>
            </w:r>
            <w:r>
              <w:rPr>
                <w:sz w:val="24"/>
                <w:lang w:val="en-US"/>
              </w:rPr>
              <w:t>el blok</w:t>
            </w:r>
          </w:p>
          <w:p>
            <w:pPr>
              <w:pStyle w:val="Normal1"/>
              <w:spacing w:lineRule="auto" w:line="240"/>
              <w:rPr>
                <w:sz w:val="24"/>
                <w:lang w:val="en-US"/>
              </w:rPr>
            </w:pPr>
            <w:r>
              <w:rPr>
                <w:sz w:val="24"/>
                <w:lang w:val="en-US"/>
              </w:rPr>
              <w:t xml:space="preserve">— </w:t>
            </w:r>
            <w:r>
              <w:rPr>
                <w:sz w:val="24"/>
                <w:lang w:val="en-US"/>
              </w:rPr>
              <w:t>el récord</w:t>
            </w:r>
          </w:p>
          <w:p>
            <w:pPr>
              <w:pStyle w:val="Normal1"/>
              <w:spacing w:lineRule="auto" w:line="240"/>
              <w:rPr>
                <w:sz w:val="24"/>
                <w:lang w:val="en-US"/>
              </w:rPr>
            </w:pPr>
            <w:r>
              <w:rPr>
                <w:sz w:val="24"/>
                <w:lang w:val="en-US"/>
              </w:rPr>
              <w:t xml:space="preserve">— </w:t>
            </w:r>
            <w:r>
              <w:rPr>
                <w:sz w:val="24"/>
                <w:lang w:val="en-US"/>
              </w:rPr>
              <w:t>el trust</w:t>
            </w:r>
          </w:p>
          <w:p>
            <w:pPr>
              <w:pStyle w:val="Normal1"/>
              <w:spacing w:lineRule="auto" w:line="240"/>
              <w:rPr>
                <w:sz w:val="24"/>
                <w:lang w:val="en-US"/>
              </w:rPr>
            </w:pPr>
            <w:r>
              <w:rPr>
                <w:sz w:val="24"/>
                <w:lang w:val="en-US"/>
              </w:rPr>
              <w:t xml:space="preserve">— </w:t>
            </w:r>
            <w:r>
              <w:rPr>
                <w:sz w:val="24"/>
                <w:lang w:val="en-US"/>
              </w:rPr>
              <w:t>el déficit</w:t>
            </w:r>
          </w:p>
          <w:p>
            <w:pPr>
              <w:pStyle w:val="Normal1"/>
              <w:rPr>
                <w:sz w:val="24"/>
                <w:lang w:val="en-US"/>
              </w:rPr>
            </w:pPr>
            <w:r>
              <w:rPr>
                <w:sz w:val="24"/>
                <w:lang w:val="en-US"/>
              </w:rPr>
            </w:r>
          </w:p>
        </w:tc>
        <w:tc>
          <w:tcPr>
            <w:tcW w:w="709" w:type="dxa"/>
            <w:tcBorders/>
          </w:tcPr>
          <w:p>
            <w:pPr>
              <w:pStyle w:val="Normal1"/>
              <w:snapToGrid w:val="false"/>
              <w:rPr>
                <w:sz w:val="24"/>
                <w:lang w:val="en-US"/>
              </w:rPr>
            </w:pPr>
            <w:r>
              <w:rPr>
                <w:sz w:val="24"/>
                <w:lang w:val="en-US"/>
              </w:rPr>
            </w:r>
          </w:p>
          <w:p>
            <w:pPr>
              <w:pStyle w:val="Normal"/>
              <w:rPr>
                <w:sz w:val="24"/>
                <w:lang w:val="en-US"/>
              </w:rPr>
            </w:pPr>
            <w:r>
              <w:rPr>
                <w:sz w:val="24"/>
                <w:lang w:val="en-US"/>
              </w:rPr>
            </w:r>
          </w:p>
          <w:p>
            <w:pPr>
              <w:pStyle w:val="Normal"/>
              <w:rPr>
                <w:sz w:val="24"/>
                <w:lang w:val="en-US"/>
              </w:rPr>
            </w:pPr>
            <w:r>
              <w:rPr>
                <w:sz w:val="24"/>
                <w:lang w:val="en-US"/>
              </w:rPr>
            </w:r>
          </w:p>
          <w:p>
            <w:pPr>
              <w:pStyle w:val="Normal"/>
              <w:rPr>
                <w:sz w:val="24"/>
                <w:lang w:val="en-US"/>
              </w:rPr>
            </w:pPr>
            <w:r>
              <w:rPr>
                <w:sz w:val="24"/>
                <w:lang w:val="en-US"/>
              </w:rPr>
            </w:r>
          </w:p>
          <w:p>
            <w:pPr>
              <w:pStyle w:val="Normal1"/>
              <w:spacing w:lineRule="auto" w:line="240"/>
              <w:jc w:val="center"/>
              <w:rPr/>
            </w:pPr>
            <w:r>
              <w:rPr>
                <w:b/>
                <w:sz w:val="24"/>
                <w:lang w:val="en-US"/>
              </w:rPr>
              <w:t xml:space="preserve">+ s </w:t>
            </w:r>
            <w:r>
              <w:rPr>
                <w:sz w:val="24"/>
                <w:lang w:val="en-US"/>
              </w:rPr>
              <w:t>=</w:t>
            </w:r>
          </w:p>
          <w:p>
            <w:pPr>
              <w:pStyle w:val="Normal"/>
              <w:rPr>
                <w:sz w:val="24"/>
                <w:lang w:val="en-US"/>
              </w:rPr>
            </w:pPr>
            <w:r>
              <w:rPr>
                <w:sz w:val="24"/>
                <w:lang w:val="en-US"/>
              </w:rPr>
            </w:r>
          </w:p>
          <w:p>
            <w:pPr>
              <w:pStyle w:val="FR1"/>
              <w:widowControl/>
              <w:rPr>
                <w:sz w:val="24"/>
                <w:lang w:val="en-US"/>
              </w:rPr>
            </w:pPr>
            <w:r>
              <w:rPr>
                <w:sz w:val="24"/>
                <w:lang w:val="en-US"/>
              </w:rPr>
            </w:r>
          </w:p>
          <w:p>
            <w:pPr>
              <w:pStyle w:val="Normal"/>
              <w:rPr>
                <w:sz w:val="24"/>
                <w:lang w:val="en-US"/>
              </w:rPr>
            </w:pPr>
            <w:r>
              <w:rPr>
                <w:sz w:val="24"/>
                <w:lang w:val="en-US"/>
              </w:rPr>
            </w:r>
          </w:p>
          <w:p>
            <w:pPr>
              <w:pStyle w:val="Normal"/>
              <w:rPr>
                <w:sz w:val="24"/>
                <w:lang w:val="en-US"/>
              </w:rPr>
            </w:pPr>
            <w:r>
              <w:rPr>
                <w:sz w:val="24"/>
                <w:lang w:val="en-US"/>
              </w:rPr>
            </w:r>
          </w:p>
          <w:p>
            <w:pPr>
              <w:pStyle w:val="Normal"/>
              <w:rPr>
                <w:sz w:val="24"/>
                <w:lang w:val="en-US"/>
              </w:rPr>
            </w:pPr>
            <w:r>
              <w:rPr>
                <w:sz w:val="24"/>
                <w:lang w:val="en-US"/>
              </w:rPr>
            </w:r>
          </w:p>
          <w:p>
            <w:pPr>
              <w:pStyle w:val="Normal1"/>
              <w:rPr>
                <w:sz w:val="24"/>
                <w:lang w:val="en-US"/>
              </w:rPr>
            </w:pPr>
            <w:r>
              <w:rPr>
                <w:sz w:val="24"/>
                <w:lang w:val="en-US"/>
              </w:rPr>
            </w:r>
          </w:p>
        </w:tc>
        <w:tc>
          <w:tcPr>
            <w:tcW w:w="2990" w:type="dxa"/>
            <w:tcBorders/>
          </w:tcPr>
          <w:p>
            <w:pPr>
              <w:pStyle w:val="Normal1"/>
              <w:spacing w:lineRule="auto" w:line="240"/>
              <w:rPr/>
            </w:pPr>
            <w:r>
              <w:rPr>
                <w:sz w:val="24"/>
                <w:lang w:val="en-US"/>
              </w:rPr>
              <w:t>los soviet</w:t>
            </w:r>
            <w:r>
              <w:rPr>
                <w:b/>
                <w:bCs/>
                <w:sz w:val="24"/>
                <w:lang w:val="en-US"/>
              </w:rPr>
              <w:t>s</w:t>
            </w:r>
            <w:r>
              <w:rPr>
                <w:sz w:val="24"/>
                <w:lang w:val="en-US"/>
              </w:rPr>
              <w:t xml:space="preserve"> </w:t>
            </w:r>
          </w:p>
          <w:p>
            <w:pPr>
              <w:pStyle w:val="Normal1"/>
              <w:spacing w:lineRule="auto" w:line="240"/>
              <w:rPr/>
            </w:pPr>
            <w:r>
              <w:rPr>
                <w:sz w:val="24"/>
                <w:lang w:val="en-US"/>
              </w:rPr>
              <w:t>los club</w:t>
            </w:r>
            <w:r>
              <w:rPr>
                <w:b/>
                <w:bCs/>
                <w:sz w:val="24"/>
                <w:lang w:val="en-US"/>
              </w:rPr>
              <w:t>s</w:t>
            </w:r>
            <w:r>
              <w:rPr>
                <w:sz w:val="24"/>
                <w:lang w:val="en-US"/>
              </w:rPr>
              <w:t xml:space="preserve"> </w:t>
            </w:r>
          </w:p>
          <w:p>
            <w:pPr>
              <w:pStyle w:val="Normal1"/>
              <w:spacing w:lineRule="auto" w:line="240"/>
              <w:rPr>
                <w:sz w:val="24"/>
                <w:lang w:val="en-US"/>
              </w:rPr>
            </w:pPr>
            <w:r>
              <w:rPr>
                <w:sz w:val="24"/>
                <w:lang w:val="en-US"/>
              </w:rPr>
              <w:t>los complot</w:t>
            </w:r>
            <w:r>
              <w:rPr>
                <w:b/>
                <w:bCs/>
                <w:sz w:val="24"/>
                <w:lang w:val="en-US"/>
              </w:rPr>
              <w:t xml:space="preserve">s </w:t>
            </w:r>
          </w:p>
          <w:p>
            <w:pPr>
              <w:pStyle w:val="Normal1"/>
              <w:spacing w:lineRule="auto" w:line="240"/>
              <w:rPr/>
            </w:pPr>
            <w:r>
              <w:rPr>
                <w:sz w:val="24"/>
                <w:lang w:val="en-US"/>
              </w:rPr>
              <w:t>los esquí</w:t>
            </w:r>
            <w:r>
              <w:rPr>
                <w:b/>
                <w:bCs/>
                <w:sz w:val="24"/>
                <w:lang w:val="en-US"/>
              </w:rPr>
              <w:t>s</w:t>
            </w:r>
            <w:r>
              <w:rPr>
                <w:sz w:val="24"/>
                <w:lang w:val="en-US"/>
              </w:rPr>
              <w:t xml:space="preserve"> </w:t>
            </w:r>
          </w:p>
          <w:p>
            <w:pPr>
              <w:pStyle w:val="Normal1"/>
              <w:spacing w:lineRule="auto" w:line="240"/>
              <w:rPr>
                <w:sz w:val="24"/>
                <w:lang w:val="en-US"/>
              </w:rPr>
            </w:pPr>
            <w:r>
              <w:rPr>
                <w:sz w:val="24"/>
                <w:lang w:val="en-US"/>
              </w:rPr>
              <w:t>los film</w:t>
            </w:r>
            <w:r>
              <w:rPr>
                <w:b/>
                <w:bCs/>
                <w:sz w:val="24"/>
                <w:lang w:val="en-US"/>
              </w:rPr>
              <w:t xml:space="preserve">s </w:t>
            </w:r>
          </w:p>
          <w:p>
            <w:pPr>
              <w:pStyle w:val="Normal1"/>
              <w:spacing w:lineRule="auto" w:line="240"/>
              <w:rPr>
                <w:sz w:val="24"/>
                <w:lang w:val="en-US"/>
              </w:rPr>
            </w:pPr>
            <w:r>
              <w:rPr>
                <w:sz w:val="24"/>
                <w:lang w:val="en-US"/>
              </w:rPr>
              <w:t>los ticket</w:t>
            </w:r>
            <w:r>
              <w:rPr>
                <w:b/>
                <w:bCs/>
                <w:sz w:val="24"/>
                <w:lang w:val="en-US"/>
              </w:rPr>
              <w:t xml:space="preserve">s </w:t>
            </w:r>
          </w:p>
          <w:p>
            <w:pPr>
              <w:pStyle w:val="Normal1"/>
              <w:spacing w:lineRule="auto" w:line="240"/>
              <w:rPr>
                <w:sz w:val="24"/>
                <w:lang w:val="en-US"/>
              </w:rPr>
            </w:pPr>
            <w:r>
              <w:rPr>
                <w:sz w:val="24"/>
                <w:lang w:val="en-US"/>
              </w:rPr>
              <w:t>los blok</w:t>
            </w:r>
            <w:r>
              <w:rPr>
                <w:b/>
                <w:bCs/>
                <w:sz w:val="24"/>
                <w:lang w:val="en-US"/>
              </w:rPr>
              <w:t xml:space="preserve">s </w:t>
            </w:r>
          </w:p>
          <w:p>
            <w:pPr>
              <w:pStyle w:val="Normal1"/>
              <w:spacing w:lineRule="auto" w:line="240"/>
              <w:rPr/>
            </w:pPr>
            <w:r>
              <w:rPr>
                <w:sz w:val="24"/>
                <w:lang w:val="en-US"/>
              </w:rPr>
              <w:t>los récord</w:t>
            </w:r>
            <w:r>
              <w:rPr>
                <w:b/>
                <w:bCs/>
                <w:sz w:val="24"/>
                <w:lang w:val="en-US"/>
              </w:rPr>
              <w:t>s</w:t>
            </w:r>
            <w:r>
              <w:rPr>
                <w:sz w:val="24"/>
                <w:lang w:val="en-US"/>
              </w:rPr>
              <w:t xml:space="preserve"> </w:t>
            </w:r>
          </w:p>
          <w:p>
            <w:pPr>
              <w:pStyle w:val="Normal1"/>
              <w:spacing w:lineRule="auto" w:line="240"/>
              <w:rPr/>
            </w:pPr>
            <w:r>
              <w:rPr>
                <w:sz w:val="24"/>
                <w:lang w:val="en-US"/>
              </w:rPr>
              <w:t>los trust</w:t>
            </w:r>
            <w:r>
              <w:rPr>
                <w:b/>
                <w:bCs/>
                <w:sz w:val="24"/>
                <w:lang w:val="en-US"/>
              </w:rPr>
              <w:t>s</w:t>
            </w:r>
            <w:r>
              <w:rPr>
                <w:sz w:val="24"/>
                <w:lang w:val="en-US"/>
              </w:rPr>
              <w:t xml:space="preserve"> </w:t>
            </w:r>
          </w:p>
          <w:p>
            <w:pPr>
              <w:pStyle w:val="Normal1"/>
              <w:spacing w:lineRule="auto" w:line="240"/>
              <w:rPr/>
            </w:pPr>
            <w:r>
              <w:rPr>
                <w:sz w:val="24"/>
                <w:lang w:val="en-US"/>
              </w:rPr>
              <w:t>los déficit</w:t>
            </w:r>
            <w:r>
              <w:rPr>
                <w:b/>
                <w:bCs/>
                <w:sz w:val="24"/>
                <w:lang w:val="en-US"/>
              </w:rPr>
              <w:t>s</w:t>
            </w:r>
            <w:r>
              <w:rPr>
                <w:sz w:val="24"/>
                <w:lang w:val="en-US"/>
              </w:rPr>
              <w:t xml:space="preserve"> </w:t>
            </w:r>
            <w:r>
              <w:rPr>
                <w:sz w:val="24"/>
              </w:rPr>
              <w:t>и</w:t>
            </w:r>
            <w:r>
              <w:rPr>
                <w:sz w:val="24"/>
                <w:lang w:val="en-US"/>
              </w:rPr>
              <w:t xml:space="preserve"> </w:t>
            </w:r>
            <w:r>
              <w:rPr>
                <w:sz w:val="24"/>
              </w:rPr>
              <w:t>др</w:t>
            </w:r>
            <w:r>
              <w:rPr>
                <w:sz w:val="24"/>
                <w:lang w:val="en-US"/>
              </w:rPr>
              <w:t>.</w:t>
            </w:r>
          </w:p>
          <w:p>
            <w:pPr>
              <w:pStyle w:val="Normal1"/>
              <w:rPr>
                <w:sz w:val="24"/>
                <w:lang w:val="en-US"/>
              </w:rPr>
            </w:pPr>
            <w:r>
              <w:rPr>
                <w:sz w:val="24"/>
                <w:lang w:val="en-US"/>
              </w:rPr>
            </w:r>
          </w:p>
        </w:tc>
      </w:tr>
    </w:tbl>
    <w:p>
      <w:pPr>
        <w:pStyle w:val="Normal1"/>
        <w:spacing w:lineRule="auto" w:line="240"/>
        <w:ind w:firstLine="284" w:end="0"/>
        <w:rPr/>
      </w:pPr>
      <w:r>
        <w:rPr>
          <w:i/>
        </w:rPr>
        <w:t>Примечание</w:t>
      </w:r>
      <w:r>
        <w:rPr/>
        <w:t>. Некоторые из подобных слов имеют две формы образования множественного числа:</w:t>
      </w:r>
    </w:p>
    <w:p>
      <w:pPr>
        <w:pStyle w:val="Normal1"/>
        <w:spacing w:lineRule="auto" w:line="240"/>
        <w:ind w:firstLine="284" w:end="0"/>
        <w:rPr/>
      </w:pPr>
      <w:r>
        <w:rPr/>
        <w:t xml:space="preserve">  </w:t>
      </w:r>
      <w:r>
        <w:rPr/>
        <w:t xml:space="preserve">ультиматум  — </w:t>
      </w:r>
      <w:r>
        <w:rPr>
          <w:lang w:val="en-US"/>
        </w:rPr>
        <w:t>el</w:t>
      </w:r>
      <w:r>
        <w:rPr/>
        <w:t xml:space="preserve"> </w:t>
      </w:r>
      <w:r>
        <w:rPr>
          <w:lang w:val="en-US"/>
        </w:rPr>
        <w:t>ultim</w:t>
      </w:r>
      <w:r>
        <w:rPr/>
        <w:t>á</w:t>
      </w:r>
      <w:r>
        <w:rPr>
          <w:lang w:val="en-US"/>
        </w:rPr>
        <w:t>tum</w:t>
      </w:r>
      <w:r>
        <w:rPr/>
        <w:t xml:space="preserve">  — </w:t>
      </w:r>
      <w:r>
        <w:rPr>
          <w:lang w:val="en-US"/>
        </w:rPr>
        <w:t>los</w:t>
      </w:r>
      <w:r>
        <w:rPr/>
        <w:t xml:space="preserve"> </w:t>
      </w:r>
      <w:r>
        <w:rPr>
          <w:lang w:val="en-US"/>
        </w:rPr>
        <w:t>ultim</w:t>
      </w:r>
      <w:r>
        <w:rPr/>
        <w:t>á</w:t>
      </w:r>
      <w:r>
        <w:rPr>
          <w:lang w:val="en-US"/>
        </w:rPr>
        <w:t>tum</w:t>
      </w:r>
      <w:r>
        <w:rPr/>
        <w:t xml:space="preserve">  и   </w:t>
      </w:r>
      <w:r>
        <w:rPr>
          <w:lang w:val="en-US"/>
        </w:rPr>
        <w:t>los</w:t>
      </w:r>
      <w:r>
        <w:rPr/>
        <w:t xml:space="preserve"> </w:t>
      </w:r>
      <w:r>
        <w:rPr>
          <w:lang w:val="en-US"/>
        </w:rPr>
        <w:t>ultim</w:t>
      </w:r>
      <w:r>
        <w:rPr/>
        <w:t>á</w:t>
      </w:r>
      <w:r>
        <w:rPr>
          <w:lang w:val="en-US"/>
        </w:rPr>
        <w:t>tum</w:t>
      </w:r>
      <w:r>
        <w:rPr>
          <w:b/>
          <w:bCs/>
          <w:lang w:val="en-US"/>
        </w:rPr>
        <w:t>es</w:t>
      </w:r>
      <w:r>
        <w:rPr/>
        <w:t xml:space="preserve"> </w:t>
      </w:r>
    </w:p>
    <w:p>
      <w:pPr>
        <w:pStyle w:val="Normal1"/>
        <w:spacing w:lineRule="auto" w:line="240"/>
        <w:ind w:firstLine="284" w:end="0"/>
        <w:rPr>
          <w:lang w:val="en-US"/>
        </w:rPr>
      </w:pPr>
      <w:r>
        <w:rPr/>
        <w:t xml:space="preserve"> </w:t>
      </w:r>
      <w:r>
        <w:rPr/>
        <w:t>сэндвич</w:t>
      </w:r>
      <w:r>
        <w:rPr>
          <w:lang w:val="en-US"/>
        </w:rPr>
        <w:t xml:space="preserve">         — el sandwich    — los sandwich   </w:t>
      </w:r>
      <w:r>
        <w:rPr/>
        <w:t>и</w:t>
      </w:r>
      <w:r>
        <w:rPr>
          <w:lang w:val="en-US"/>
        </w:rPr>
        <w:t xml:space="preserve">   los sandwich</w:t>
      </w:r>
      <w:r>
        <w:rPr>
          <w:b/>
          <w:bCs/>
          <w:lang w:val="en-US"/>
        </w:rPr>
        <w:t xml:space="preserve">es </w:t>
      </w:r>
    </w:p>
    <w:p>
      <w:pPr>
        <w:pStyle w:val="Normal1"/>
        <w:spacing w:lineRule="auto" w:line="240"/>
        <w:ind w:firstLine="284" w:end="0"/>
        <w:rPr/>
      </w:pPr>
      <w:r>
        <w:rPr>
          <w:lang w:val="en-US"/>
        </w:rPr>
        <w:t xml:space="preserve">  </w:t>
      </w:r>
      <w:r>
        <w:rPr/>
        <w:t>маузер</w:t>
      </w:r>
      <w:r>
        <w:rPr>
          <w:lang w:val="en-US"/>
        </w:rPr>
        <w:t xml:space="preserve">          — el máuser        — los máuser      </w:t>
      </w:r>
      <w:r>
        <w:rPr/>
        <w:t>и</w:t>
      </w:r>
      <w:r>
        <w:rPr>
          <w:lang w:val="en-US"/>
        </w:rPr>
        <w:t xml:space="preserve">   los mauser</w:t>
      </w:r>
      <w:r>
        <w:rPr>
          <w:b/>
          <w:bCs/>
          <w:lang w:val="en-US"/>
        </w:rPr>
        <w:t>es</w:t>
      </w:r>
      <w:r>
        <w:rPr>
          <w:lang w:val="en-US"/>
        </w:rPr>
        <w:t xml:space="preserve"> </w:t>
      </w:r>
      <w:r>
        <w:rPr/>
        <w:t>и</w:t>
      </w:r>
      <w:r>
        <w:rPr>
          <w:lang w:val="en-US"/>
        </w:rPr>
        <w:t xml:space="preserve"> </w:t>
      </w:r>
      <w:r>
        <w:rPr/>
        <w:t>др</w:t>
      </w:r>
      <w:r>
        <w:rPr>
          <w:lang w:val="en-US"/>
        </w:rPr>
        <w:t>.</w:t>
      </w:r>
    </w:p>
    <w:p>
      <w:pPr>
        <w:pStyle w:val="Normal1"/>
        <w:spacing w:lineRule="auto" w:line="240"/>
        <w:ind w:firstLine="284" w:end="0"/>
        <w:rPr>
          <w:sz w:val="24"/>
          <w:lang w:val="en-US"/>
        </w:rPr>
      </w:pPr>
      <w:r>
        <w:rPr>
          <w:sz w:val="24"/>
          <w:lang w:val="en-US"/>
        </w:rPr>
        <w:t xml:space="preserve"> </w:t>
      </w:r>
    </w:p>
    <w:p>
      <w:pPr>
        <w:pStyle w:val="Normal1"/>
        <w:spacing w:lineRule="auto" w:line="240"/>
        <w:ind w:firstLine="284" w:end="0"/>
        <w:rPr/>
      </w:pPr>
      <w:r>
        <w:rPr>
          <w:sz w:val="24"/>
        </w:rPr>
        <w:t xml:space="preserve">4. Существительные, которые оканчиваются в единственном числе на согласную </w:t>
      </w:r>
      <w:r>
        <w:rPr>
          <w:b/>
          <w:sz w:val="24"/>
        </w:rPr>
        <w:t>-</w:t>
      </w:r>
      <w:r>
        <w:rPr>
          <w:b/>
          <w:sz w:val="24"/>
          <w:lang w:val="en-US"/>
        </w:rPr>
        <w:t>z</w:t>
      </w:r>
      <w:r>
        <w:rPr>
          <w:sz w:val="24"/>
        </w:rPr>
        <w:t xml:space="preserve"> (и несколько малоупотребительных слов на </w:t>
      </w:r>
      <w:r>
        <w:rPr>
          <w:b/>
          <w:sz w:val="24"/>
        </w:rPr>
        <w:t>-x</w:t>
      </w:r>
      <w:r>
        <w:rPr>
          <w:sz w:val="24"/>
        </w:rPr>
        <w:t xml:space="preserve">), меняют во множественном числе букву </w:t>
      </w:r>
      <w:r>
        <w:rPr>
          <w:b/>
          <w:sz w:val="24"/>
        </w:rPr>
        <w:t>-</w:t>
      </w:r>
      <w:r>
        <w:rPr>
          <w:b/>
          <w:sz w:val="24"/>
          <w:lang w:val="en-US"/>
        </w:rPr>
        <w:t>z</w:t>
      </w:r>
      <w:r>
        <w:rPr>
          <w:b/>
          <w:sz w:val="24"/>
        </w:rPr>
        <w:t>(</w:t>
      </w:r>
      <w:r>
        <w:rPr>
          <w:b/>
          <w:sz w:val="24"/>
          <w:lang w:val="en-US"/>
        </w:rPr>
        <w:t>x</w:t>
      </w:r>
      <w:r>
        <w:rPr>
          <w:b/>
          <w:sz w:val="24"/>
        </w:rPr>
        <w:t>)</w:t>
      </w:r>
      <w:r>
        <w:rPr>
          <w:sz w:val="24"/>
        </w:rPr>
        <w:t xml:space="preserve"> на </w:t>
      </w:r>
      <w:r>
        <w:rPr>
          <w:b/>
          <w:sz w:val="24"/>
        </w:rPr>
        <w:t>-с</w:t>
      </w:r>
      <w:r>
        <w:rPr>
          <w:sz w:val="24"/>
        </w:rPr>
        <w:t>:</w:t>
      </w:r>
    </w:p>
    <w:p>
      <w:pPr>
        <w:pStyle w:val="Normal1"/>
        <w:spacing w:lineRule="auto" w:line="240"/>
        <w:ind w:firstLine="284" w:end="0"/>
        <w:rPr>
          <w:sz w:val="24"/>
        </w:rPr>
      </w:pPr>
      <w:r>
        <w:rPr>
          <w:sz w:val="24"/>
        </w:rPr>
        <w:t xml:space="preserve"> </w:t>
      </w:r>
      <w:r>
        <w:rPr>
          <w:sz w:val="24"/>
        </w:rPr>
        <w:t xml:space="preserve">карандаш     — </w:t>
      </w:r>
      <w:r>
        <w:rPr>
          <w:sz w:val="24"/>
          <w:lang w:val="en-US"/>
        </w:rPr>
        <w:t>el</w:t>
      </w:r>
      <w:r>
        <w:rPr>
          <w:sz w:val="24"/>
        </w:rPr>
        <w:t xml:space="preserve"> </w:t>
      </w:r>
      <w:r>
        <w:rPr>
          <w:sz w:val="24"/>
          <w:lang w:val="en-US"/>
        </w:rPr>
        <w:t>l</w:t>
      </w:r>
      <w:r>
        <w:rPr>
          <w:sz w:val="24"/>
        </w:rPr>
        <w:t>á</w:t>
      </w:r>
      <w:r>
        <w:rPr>
          <w:sz w:val="24"/>
          <w:lang w:val="en-US"/>
        </w:rPr>
        <w:t>piz</w:t>
      </w:r>
      <w:r>
        <w:rPr>
          <w:sz w:val="24"/>
        </w:rPr>
        <w:t xml:space="preserve">     — </w:t>
      </w:r>
      <w:r>
        <w:rPr>
          <w:sz w:val="24"/>
          <w:lang w:val="en-US"/>
        </w:rPr>
        <w:t>los</w:t>
      </w:r>
      <w:r>
        <w:rPr>
          <w:sz w:val="24"/>
        </w:rPr>
        <w:t xml:space="preserve"> </w:t>
      </w:r>
      <w:r>
        <w:rPr>
          <w:sz w:val="24"/>
          <w:lang w:val="en-US"/>
        </w:rPr>
        <w:t>l</w:t>
      </w:r>
      <w:r>
        <w:rPr>
          <w:sz w:val="24"/>
        </w:rPr>
        <w:t>á</w:t>
      </w:r>
      <w:r>
        <w:rPr>
          <w:sz w:val="24"/>
          <w:lang w:val="en-US"/>
        </w:rPr>
        <w:t>pices</w:t>
      </w:r>
    </w:p>
    <w:p>
      <w:pPr>
        <w:pStyle w:val="Normal1"/>
        <w:spacing w:lineRule="auto" w:line="240"/>
        <w:ind w:firstLine="284" w:end="0"/>
        <w:rPr/>
      </w:pPr>
      <w:r>
        <w:rPr>
          <w:sz w:val="24"/>
        </w:rPr>
        <w:t xml:space="preserve"> </w:t>
      </w:r>
      <w:r>
        <w:rPr>
          <w:sz w:val="24"/>
        </w:rPr>
        <w:t>голос</w:t>
      </w:r>
      <w:r>
        <w:rPr>
          <w:sz w:val="24"/>
          <w:lang w:val="en-US"/>
        </w:rPr>
        <w:t xml:space="preserve">            — la voz       — las voces         </w:t>
      </w:r>
    </w:p>
    <w:p>
      <w:pPr>
        <w:pStyle w:val="Normal1"/>
        <w:spacing w:lineRule="auto" w:line="240"/>
        <w:ind w:firstLine="284" w:end="0"/>
        <w:rPr>
          <w:sz w:val="24"/>
          <w:lang w:val="en-US"/>
        </w:rPr>
      </w:pPr>
      <w:r>
        <w:rPr>
          <w:sz w:val="24"/>
          <w:lang w:val="en-US"/>
        </w:rPr>
        <w:t xml:space="preserve"> </w:t>
      </w:r>
      <w:r>
        <w:rPr>
          <w:sz w:val="24"/>
          <w:lang w:val="en-US"/>
        </w:rPr>
        <w:t>нoc               — la nariz     — las nances</w:t>
      </w:r>
    </w:p>
    <w:p>
      <w:pPr>
        <w:pStyle w:val="Normal1"/>
        <w:spacing w:lineRule="auto" w:line="240"/>
        <w:ind w:firstLine="284" w:end="0"/>
        <w:rPr/>
      </w:pPr>
      <w:r>
        <w:rPr>
          <w:sz w:val="24"/>
          <w:lang w:val="en-US"/>
        </w:rPr>
        <w:t xml:space="preserve"> </w:t>
      </w:r>
      <w:r>
        <w:rPr>
          <w:sz w:val="24"/>
        </w:rPr>
        <w:t>оникс</w:t>
      </w:r>
      <w:r>
        <w:rPr>
          <w:sz w:val="24"/>
          <w:lang w:val="en-US"/>
        </w:rPr>
        <w:t xml:space="preserve">           — la ónix      — las ónices</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r>
    </w:p>
    <w:p>
      <w:pPr>
        <w:pStyle w:val="Normal1"/>
        <w:spacing w:lineRule="auto" w:line="240"/>
        <w:ind w:firstLine="284" w:end="0"/>
        <w:rPr/>
      </w:pPr>
      <w:r>
        <w:rPr>
          <w:i/>
          <w:sz w:val="22"/>
        </w:rPr>
        <w:t>Примечание</w:t>
      </w:r>
      <w:r>
        <w:rPr>
          <w:sz w:val="22"/>
        </w:rPr>
        <w:t>. Имена собственные, оканчивающиеся на -z и не имеющие ударения н</w:t>
      </w:r>
      <w:r>
        <w:rPr>
          <w:sz w:val="22"/>
          <w:lang w:val="en-US"/>
        </w:rPr>
        <w:t>a</w:t>
      </w:r>
      <w:r>
        <w:rPr>
          <w:sz w:val="22"/>
        </w:rPr>
        <w:t xml:space="preserve"> последнем слоге, не изменяются во множественном числе. Например: </w:t>
      </w:r>
      <w:r>
        <w:rPr>
          <w:sz w:val="22"/>
          <w:lang w:val="en-US"/>
        </w:rPr>
        <w:t>P</w:t>
      </w:r>
      <w:r>
        <w:rPr>
          <w:sz w:val="22"/>
        </w:rPr>
        <w:t>é</w:t>
      </w:r>
      <w:r>
        <w:rPr>
          <w:sz w:val="22"/>
          <w:lang w:val="en-US"/>
        </w:rPr>
        <w:t>re</w:t>
      </w:r>
      <w:r>
        <w:rPr>
          <w:b/>
          <w:bCs/>
          <w:sz w:val="22"/>
          <w:lang w:val="en-US"/>
        </w:rPr>
        <w:t>z</w:t>
      </w:r>
      <w:r>
        <w:rPr>
          <w:sz w:val="22"/>
        </w:rPr>
        <w:t>, Á</w:t>
      </w:r>
      <w:r>
        <w:rPr>
          <w:sz w:val="22"/>
          <w:lang w:val="en-US"/>
        </w:rPr>
        <w:t>lvare</w:t>
      </w:r>
      <w:r>
        <w:rPr>
          <w:b/>
          <w:bCs/>
          <w:sz w:val="22"/>
          <w:lang w:val="en-US"/>
        </w:rPr>
        <w:t>z</w:t>
      </w:r>
      <w:r>
        <w:rPr>
          <w:sz w:val="22"/>
        </w:rPr>
        <w:t xml:space="preserve">, </w:t>
      </w:r>
      <w:r>
        <w:rPr>
          <w:sz w:val="22"/>
          <w:lang w:val="en-US"/>
        </w:rPr>
        <w:t>D</w:t>
      </w:r>
      <w:r>
        <w:rPr>
          <w:sz w:val="22"/>
        </w:rPr>
        <w:t>í</w:t>
      </w:r>
      <w:r>
        <w:rPr>
          <w:sz w:val="22"/>
          <w:lang w:val="en-US"/>
        </w:rPr>
        <w:t>ia</w:t>
      </w:r>
      <w:r>
        <w:rPr>
          <w:b/>
          <w:bCs/>
          <w:sz w:val="22"/>
          <w:lang w:val="en-US"/>
        </w:rPr>
        <w:t>z</w:t>
      </w:r>
      <w:r>
        <w:rPr>
          <w:sz w:val="22"/>
        </w:rPr>
        <w:t xml:space="preserve">, </w:t>
      </w:r>
      <w:r>
        <w:rPr>
          <w:sz w:val="22"/>
          <w:lang w:val="en-US"/>
        </w:rPr>
        <w:t>T</w:t>
      </w:r>
      <w:r>
        <w:rPr>
          <w:sz w:val="22"/>
        </w:rPr>
        <w:t>é</w:t>
      </w:r>
      <w:r>
        <w:rPr>
          <w:sz w:val="22"/>
          <w:lang w:val="en-US"/>
        </w:rPr>
        <w:t>llez</w:t>
      </w:r>
      <w:r>
        <w:rPr>
          <w:sz w:val="22"/>
        </w:rPr>
        <w:t xml:space="preserve">; но </w:t>
      </w:r>
      <w:r>
        <w:rPr>
          <w:sz w:val="22"/>
          <w:lang w:val="en-US"/>
        </w:rPr>
        <w:t>Ora</w:t>
      </w:r>
      <w:r>
        <w:rPr>
          <w:b/>
          <w:bCs/>
          <w:sz w:val="22"/>
          <w:lang w:val="en-US"/>
        </w:rPr>
        <w:t>z</w:t>
      </w:r>
      <w:r>
        <w:rPr>
          <w:sz w:val="22"/>
        </w:rPr>
        <w:t>-</w:t>
      </w:r>
      <w:r>
        <w:rPr>
          <w:sz w:val="22"/>
          <w:lang w:val="en-US"/>
        </w:rPr>
        <w:t>Orac</w:t>
      </w:r>
      <w:r>
        <w:rPr>
          <w:b/>
          <w:bCs/>
          <w:sz w:val="22"/>
          <w:lang w:val="en-US"/>
        </w:rPr>
        <w:t>es</w:t>
      </w:r>
      <w:r>
        <w:rPr>
          <w:sz w:val="22"/>
        </w:rPr>
        <w:t xml:space="preserve"> и т.п.</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Немногие слова, оканчивающиеся на согласную </w:t>
      </w:r>
      <w:r>
        <w:rPr>
          <w:b/>
          <w:bCs/>
          <w:sz w:val="24"/>
        </w:rPr>
        <w:t>-с</w:t>
      </w:r>
      <w:r>
        <w:rPr>
          <w:sz w:val="24"/>
        </w:rPr>
        <w:t xml:space="preserve">, меняют ее во множественном числе на </w:t>
      </w:r>
      <w:r>
        <w:rPr>
          <w:b/>
          <w:sz w:val="24"/>
        </w:rPr>
        <w:t>-</w:t>
      </w:r>
      <w:r>
        <w:rPr>
          <w:b/>
          <w:sz w:val="24"/>
          <w:lang w:val="en-US"/>
        </w:rPr>
        <w:t>qu</w:t>
      </w:r>
      <w:r>
        <w:rPr>
          <w:sz w:val="24"/>
        </w:rPr>
        <w:t>:</w:t>
      </w:r>
    </w:p>
    <w:p>
      <w:pPr>
        <w:pStyle w:val="Normal1"/>
        <w:spacing w:lineRule="auto" w:line="240"/>
        <w:ind w:firstLine="284" w:end="0"/>
        <w:rPr/>
      </w:pPr>
      <w:r>
        <w:rPr>
          <w:sz w:val="24"/>
        </w:rPr>
        <w:t xml:space="preserve">      </w:t>
      </w:r>
      <w:r>
        <w:rPr>
          <w:sz w:val="24"/>
        </w:rPr>
        <w:t>бивуак</w:t>
      </w:r>
      <w:r>
        <w:rPr>
          <w:sz w:val="24"/>
          <w:lang w:val="en-US"/>
        </w:rPr>
        <w:t xml:space="preserve">          — el viva</w:t>
      </w:r>
      <w:r>
        <w:rPr>
          <w:b/>
          <w:bCs/>
          <w:sz w:val="24"/>
          <w:lang w:val="en-US"/>
        </w:rPr>
        <w:t>c</w:t>
      </w:r>
      <w:r>
        <w:rPr>
          <w:sz w:val="24"/>
          <w:lang w:val="en-US"/>
        </w:rPr>
        <w:t xml:space="preserve">    — los viva</w:t>
      </w:r>
      <w:r>
        <w:rPr>
          <w:b/>
          <w:bCs/>
          <w:sz w:val="24"/>
          <w:lang w:val="en-US"/>
        </w:rPr>
        <w:t>qu</w:t>
      </w:r>
      <w:r>
        <w:rPr>
          <w:sz w:val="24"/>
          <w:lang w:val="en-US"/>
        </w:rPr>
        <w:t xml:space="preserve">es </w:t>
      </w:r>
    </w:p>
    <w:p>
      <w:pPr>
        <w:pStyle w:val="Normal1"/>
        <w:spacing w:lineRule="auto" w:line="240"/>
        <w:ind w:firstLine="284" w:end="0"/>
        <w:rPr/>
      </w:pPr>
      <w:r>
        <w:rPr>
          <w:sz w:val="24"/>
          <w:lang w:val="en-US"/>
        </w:rPr>
        <w:t xml:space="preserve">      </w:t>
      </w:r>
      <w:r>
        <w:rPr>
          <w:sz w:val="24"/>
        </w:rPr>
        <w:t>фрак</w:t>
      </w:r>
      <w:r>
        <w:rPr>
          <w:sz w:val="24"/>
          <w:lang w:val="en-US"/>
        </w:rPr>
        <w:t xml:space="preserve">             — el fra</w:t>
      </w:r>
      <w:r>
        <w:rPr>
          <w:b/>
          <w:bCs/>
          <w:sz w:val="24"/>
          <w:lang w:val="en-US"/>
        </w:rPr>
        <w:t xml:space="preserve">c </w:t>
      </w:r>
      <w:r>
        <w:rPr>
          <w:sz w:val="24"/>
          <w:lang w:val="en-US"/>
        </w:rPr>
        <w:t xml:space="preserve">      — los fra</w:t>
      </w:r>
      <w:r>
        <w:rPr>
          <w:b/>
          <w:bCs/>
          <w:sz w:val="24"/>
          <w:lang w:val="en-US"/>
        </w:rPr>
        <w:t>qu</w:t>
      </w:r>
      <w:r>
        <w:rPr>
          <w:sz w:val="24"/>
          <w:lang w:val="en-US"/>
        </w:rPr>
        <w:t xml:space="preserve">es </w:t>
      </w:r>
    </w:p>
    <w:p>
      <w:pPr>
        <w:pStyle w:val="Normal1"/>
        <w:spacing w:lineRule="auto" w:line="240"/>
        <w:ind w:firstLine="284" w:end="0"/>
        <w:rPr/>
      </w:pPr>
      <w:r>
        <w:rPr>
          <w:sz w:val="24"/>
          <w:lang w:val="en-US"/>
        </w:rPr>
        <w:t xml:space="preserve">      </w:t>
      </w:r>
      <w:r>
        <w:rPr>
          <w:sz w:val="24"/>
        </w:rPr>
        <w:t>бифштекс</w:t>
      </w:r>
      <w:r>
        <w:rPr>
          <w:sz w:val="24"/>
          <w:lang w:val="en-US"/>
        </w:rPr>
        <w:t xml:space="preserve">    — el biste</w:t>
      </w:r>
      <w:r>
        <w:rPr>
          <w:b/>
          <w:bCs/>
          <w:sz w:val="24"/>
          <w:lang w:val="en-US"/>
        </w:rPr>
        <w:t>c</w:t>
      </w:r>
      <w:r>
        <w:rPr>
          <w:sz w:val="24"/>
          <w:lang w:val="en-US"/>
        </w:rPr>
        <w:t xml:space="preserve">    — losbiste</w:t>
      </w:r>
      <w:r>
        <w:rPr>
          <w:b/>
          <w:bCs/>
          <w:sz w:val="24"/>
          <w:lang w:val="en-US"/>
        </w:rPr>
        <w:t>qu</w:t>
      </w:r>
      <w:r>
        <w:rPr>
          <w:sz w:val="24"/>
          <w:lang w:val="en-US"/>
        </w:rPr>
        <w:t>es</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Три существительных изменяют во множественном числе ударение:</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 </w:t>
      </w:r>
      <w:r>
        <w:rPr>
          <w:sz w:val="24"/>
          <w:lang w:val="en-US"/>
        </w:rPr>
        <w:t>o</w:t>
      </w:r>
      <w:r>
        <w:rPr>
          <w:sz w:val="24"/>
        </w:rPr>
        <w:t>бразец</w:t>
      </w:r>
      <w:r>
        <w:rPr>
          <w:sz w:val="24"/>
          <w:lang w:val="en-US"/>
        </w:rPr>
        <w:t xml:space="preserve">, </w:t>
      </w:r>
      <w:r>
        <w:rPr>
          <w:sz w:val="24"/>
        </w:rPr>
        <w:t>экземпляр</w:t>
      </w:r>
      <w:r>
        <w:rPr>
          <w:sz w:val="24"/>
          <w:lang w:val="en-US"/>
        </w:rPr>
        <w:t xml:space="preserve"> — espécimen   — especímenes </w:t>
      </w:r>
    </w:p>
    <w:p>
      <w:pPr>
        <w:pStyle w:val="Normal1"/>
        <w:spacing w:lineRule="auto" w:line="240"/>
        <w:ind w:firstLine="284" w:end="0"/>
        <w:rPr/>
      </w:pPr>
      <w:r>
        <w:rPr>
          <w:sz w:val="24"/>
          <w:lang w:val="en-US"/>
        </w:rPr>
        <w:t xml:space="preserve"> </w:t>
      </w:r>
      <w:r>
        <w:rPr>
          <w:sz w:val="24"/>
        </w:rPr>
        <w:t>режим</w:t>
      </w:r>
      <w:r>
        <w:rPr>
          <w:sz w:val="24"/>
          <w:lang w:val="en-US"/>
        </w:rPr>
        <w:t xml:space="preserve">, </w:t>
      </w:r>
      <w:r>
        <w:rPr>
          <w:sz w:val="24"/>
        </w:rPr>
        <w:t>строй</w:t>
      </w:r>
      <w:r>
        <w:rPr>
          <w:sz w:val="24"/>
          <w:lang w:val="en-US"/>
        </w:rPr>
        <w:t xml:space="preserve">           — el régimen   — los regímenes </w:t>
      </w:r>
    </w:p>
    <w:p>
      <w:pPr>
        <w:pStyle w:val="Normal1"/>
        <w:spacing w:lineRule="auto" w:line="240"/>
        <w:ind w:firstLine="284" w:end="0"/>
        <w:rPr/>
      </w:pPr>
      <w:r>
        <w:rPr>
          <w:sz w:val="24"/>
          <w:lang w:val="en-US"/>
        </w:rPr>
        <w:t xml:space="preserve"> </w:t>
      </w:r>
      <w:r>
        <w:rPr>
          <w:sz w:val="24"/>
        </w:rPr>
        <w:t>характер</w:t>
      </w:r>
      <w:r>
        <w:rPr>
          <w:sz w:val="24"/>
          <w:lang w:val="en-US"/>
        </w:rPr>
        <w:t xml:space="preserve">                   — el carácter    — los caracteres</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Слово </w:t>
      </w:r>
      <w:r>
        <w:rPr>
          <w:b/>
          <w:sz w:val="24"/>
          <w:lang w:val="en-US"/>
        </w:rPr>
        <w:t>el</w:t>
      </w:r>
      <w:r>
        <w:rPr>
          <w:b/>
          <w:sz w:val="24"/>
        </w:rPr>
        <w:t xml:space="preserve"> </w:t>
      </w:r>
      <w:r>
        <w:rPr>
          <w:b/>
          <w:sz w:val="24"/>
          <w:lang w:val="en-US"/>
        </w:rPr>
        <w:t>lord</w:t>
      </w:r>
      <w:r>
        <w:rPr>
          <w:sz w:val="24"/>
        </w:rPr>
        <w:t xml:space="preserve"> (лорд) во множественном числе имеет форму </w:t>
      </w:r>
      <w:r>
        <w:rPr>
          <w:b/>
          <w:sz w:val="24"/>
        </w:rPr>
        <w:t xml:space="preserve">los </w:t>
      </w:r>
      <w:r>
        <w:rPr>
          <w:b/>
          <w:sz w:val="24"/>
          <w:lang w:val="en-US"/>
        </w:rPr>
        <w:t>lores</w:t>
      </w:r>
      <w:r>
        <w:rPr>
          <w:sz w:val="24"/>
        </w:rPr>
        <w:t>.</w:t>
      </w:r>
    </w:p>
    <w:p>
      <w:pPr>
        <w:pStyle w:val="Normal1"/>
        <w:spacing w:lineRule="auto" w:line="240"/>
        <w:ind w:firstLine="284" w:end="0"/>
        <w:rPr/>
      </w:pPr>
      <w:r>
        <w:rPr>
          <w:sz w:val="24"/>
        </w:rPr>
        <w:t>5. Как правило, все существительные, оканчивающиеся в един</w:t>
        <w:softHyphen/>
        <w:t xml:space="preserve">ственном числе на </w:t>
      </w:r>
      <w:r>
        <w:rPr>
          <w:b/>
          <w:bCs/>
          <w:sz w:val="24"/>
        </w:rPr>
        <w:t>-</w:t>
      </w:r>
      <w:r>
        <w:rPr>
          <w:b/>
          <w:bCs/>
          <w:sz w:val="24"/>
          <w:lang w:val="en-US"/>
        </w:rPr>
        <w:t>s</w:t>
      </w:r>
      <w:r>
        <w:rPr>
          <w:sz w:val="24"/>
        </w:rPr>
        <w:t xml:space="preserve"> в </w:t>
      </w:r>
      <w:r>
        <w:rPr>
          <w:spacing w:val="20"/>
          <w:sz w:val="24"/>
        </w:rPr>
        <w:t>неударном слоге</w:t>
      </w:r>
      <w:r>
        <w:rPr>
          <w:sz w:val="24"/>
        </w:rPr>
        <w:t>, не изменяют оконча</w:t>
        <w:softHyphen/>
        <w:t>ния во множественном числе. Эти существительные имеют одну форму для двух чисел и различаются в числе с помощью артиклей и контекстуальных средств.</w:t>
      </w:r>
    </w:p>
    <w:p>
      <w:pPr>
        <w:pStyle w:val="Normal1"/>
        <w:spacing w:lineRule="auto" w:line="240"/>
        <w:ind w:firstLine="284" w:end="0"/>
        <w:rPr>
          <w:sz w:val="24"/>
        </w:rPr>
      </w:pPr>
      <w:r>
        <w:rPr>
          <w:sz w:val="24"/>
        </w:rPr>
        <w:t>К словам этого типа относятся:</w:t>
      </w:r>
    </w:p>
    <w:p>
      <w:pPr>
        <w:pStyle w:val="Normal1"/>
        <w:spacing w:lineRule="auto" w:line="240"/>
        <w:ind w:firstLine="284" w:end="0"/>
        <w:rPr>
          <w:sz w:val="24"/>
        </w:rPr>
      </w:pPr>
      <w:r>
        <w:rPr>
          <w:sz w:val="24"/>
        </w:rPr>
        <w:t>а) сложные имена существительные, образованные по схеме гла</w:t>
        <w:softHyphen/>
        <w:t>гольная форма + существительное во множественном числе:</w:t>
      </w:r>
    </w:p>
    <w:p>
      <w:pPr>
        <w:sectPr>
          <w:footerReference w:type="default" r:id="rId5"/>
          <w:footerReference w:type="first" r:id="rId6"/>
          <w:type w:val="nextPage"/>
          <w:pgSz w:w="11906" w:h="16838"/>
          <w:pgMar w:left="567" w:right="567" w:gutter="0" w:header="0" w:top="567" w:footer="720" w:bottom="776"/>
          <w:pgNumType w:fmt="decimal"/>
          <w:formProt w:val="false"/>
          <w:textDirection w:val="lrTb"/>
          <w:docGrid w:type="default" w:linePitch="360" w:charSpace="0"/>
        </w:sectPr>
        <w:pStyle w:val="Normal1"/>
        <w:spacing w:lineRule="auto" w:line="240"/>
        <w:ind w:firstLine="284" w:end="0"/>
        <w:rPr>
          <w:sz w:val="24"/>
        </w:rPr>
      </w:pPr>
      <w:r>
        <w:rPr>
          <w:sz w:val="24"/>
        </w:rPr>
      </w:r>
    </w:p>
    <w:tbl>
      <w:tblPr>
        <w:tblW w:w="6915" w:type="dxa"/>
        <w:jc w:val="start"/>
        <w:tblInd w:w="183" w:type="dxa"/>
        <w:tblLayout w:type="fixed"/>
        <w:tblCellMar>
          <w:top w:w="0" w:type="dxa"/>
          <w:start w:w="0" w:type="dxa"/>
          <w:bottom w:w="0" w:type="dxa"/>
          <w:end w:w="0" w:type="dxa"/>
        </w:tblCellMar>
      </w:tblPr>
      <w:tblGrid>
        <w:gridCol w:w="45"/>
        <w:gridCol w:w="2607"/>
        <w:gridCol w:w="4218"/>
        <w:gridCol w:w="45"/>
      </w:tblGrid>
      <w:tr>
        <w:trPr>
          <w:trHeight w:val="2955" w:hRule="atLeast"/>
        </w:trPr>
        <w:tc>
          <w:tcPr>
            <w:tcW w:w="45" w:type="dxa"/>
            <w:tcBorders/>
          </w:tcPr>
          <w:p>
            <w:pPr>
              <w:pStyle w:val="TableHeading"/>
              <w:rPr/>
            </w:pPr>
            <w:r>
              <w:rPr/>
            </w:r>
          </w:p>
        </w:tc>
        <w:tc>
          <w:tcPr>
            <w:tcW w:w="2607" w:type="dxa"/>
            <w:tcBorders/>
            <w:tcMar>
              <w:start w:w="108" w:type="dxa"/>
              <w:end w:w="108" w:type="dxa"/>
            </w:tcMar>
          </w:tcPr>
          <w:p>
            <w:pPr>
              <w:pStyle w:val="Normal1"/>
              <w:spacing w:lineRule="auto" w:line="240"/>
              <w:ind w:firstLine="284" w:end="0"/>
              <w:rPr>
                <w:sz w:val="24"/>
                <w:lang w:val="en-US"/>
              </w:rPr>
            </w:pPr>
            <w:r>
              <w:rPr>
                <w:sz w:val="24"/>
                <w:lang w:val="en-US"/>
              </w:rPr>
              <w:t xml:space="preserve"> </w:t>
            </w:r>
            <w:r>
              <w:rPr>
                <w:sz w:val="24"/>
                <w:lang w:val="en-US"/>
              </w:rPr>
              <w:t>(el,los) cortaplumas</w:t>
            </w:r>
          </w:p>
          <w:p>
            <w:pPr>
              <w:pStyle w:val="Normal1"/>
              <w:spacing w:lineRule="auto" w:line="240"/>
              <w:ind w:firstLine="284" w:end="0"/>
              <w:rPr>
                <w:sz w:val="24"/>
                <w:lang w:val="en-US"/>
              </w:rPr>
            </w:pPr>
            <w:r>
              <w:rPr>
                <w:sz w:val="24"/>
                <w:lang w:val="en-US"/>
              </w:rPr>
              <w:t>" " guardacostas</w:t>
            </w:r>
          </w:p>
          <w:p>
            <w:pPr>
              <w:pStyle w:val="Normal1"/>
              <w:spacing w:lineRule="auto" w:line="240"/>
              <w:ind w:firstLine="284" w:end="0"/>
              <w:rPr>
                <w:sz w:val="24"/>
                <w:lang w:val="en-US"/>
              </w:rPr>
            </w:pPr>
            <w:r>
              <w:rPr>
                <w:sz w:val="24"/>
                <w:lang w:val="en-US"/>
              </w:rPr>
              <w:t>" " guardagujas</w:t>
            </w:r>
          </w:p>
          <w:p>
            <w:pPr>
              <w:pStyle w:val="Normal1"/>
              <w:spacing w:lineRule="auto" w:line="240"/>
              <w:ind w:firstLine="284" w:end="0"/>
              <w:rPr>
                <w:sz w:val="24"/>
                <w:lang w:val="en-US"/>
              </w:rPr>
            </w:pPr>
            <w:r>
              <w:rPr>
                <w:sz w:val="24"/>
                <w:lang w:val="en-US"/>
              </w:rPr>
              <w:t>" " lanzallamas</w:t>
            </w:r>
          </w:p>
          <w:p>
            <w:pPr>
              <w:pStyle w:val="Normal1"/>
              <w:spacing w:lineRule="auto" w:line="240"/>
              <w:ind w:firstLine="284" w:end="0"/>
              <w:rPr>
                <w:sz w:val="24"/>
                <w:lang w:val="en-US"/>
              </w:rPr>
            </w:pPr>
            <w:r>
              <w:rPr>
                <w:sz w:val="24"/>
                <w:lang w:val="en-US"/>
              </w:rPr>
              <w:t>" " lavamanos</w:t>
            </w:r>
          </w:p>
          <w:p>
            <w:pPr>
              <w:pStyle w:val="Normal1"/>
              <w:spacing w:lineRule="auto" w:line="240"/>
              <w:ind w:firstLine="284" w:end="0"/>
              <w:rPr>
                <w:sz w:val="24"/>
                <w:lang w:val="en-US"/>
              </w:rPr>
            </w:pPr>
            <w:r>
              <w:rPr>
                <w:sz w:val="24"/>
                <w:lang w:val="en-US"/>
              </w:rPr>
              <w:t>" " limpiabotas</w:t>
            </w:r>
          </w:p>
          <w:p>
            <w:pPr>
              <w:pStyle w:val="Normal1"/>
              <w:spacing w:lineRule="auto" w:line="240"/>
              <w:ind w:firstLine="284" w:end="0"/>
              <w:rPr>
                <w:sz w:val="24"/>
                <w:lang w:val="en-US"/>
              </w:rPr>
            </w:pPr>
            <w:r>
              <w:rPr>
                <w:sz w:val="24"/>
                <w:lang w:val="en-US"/>
              </w:rPr>
              <w:t>" " limpiadientes</w:t>
            </w:r>
          </w:p>
          <w:p>
            <w:pPr>
              <w:pStyle w:val="Normal1"/>
              <w:spacing w:lineRule="auto" w:line="240"/>
              <w:ind w:firstLine="284" w:end="0"/>
              <w:rPr>
                <w:sz w:val="24"/>
                <w:lang w:val="en-US"/>
              </w:rPr>
            </w:pPr>
            <w:r>
              <w:rPr>
                <w:sz w:val="24"/>
                <w:lang w:val="en-US"/>
              </w:rPr>
              <w:t>" " matasellos</w:t>
            </w:r>
          </w:p>
          <w:p>
            <w:pPr>
              <w:pStyle w:val="Normal1"/>
              <w:spacing w:lineRule="auto" w:line="240"/>
              <w:ind w:firstLine="284" w:end="0"/>
              <w:rPr>
                <w:sz w:val="24"/>
                <w:lang w:val="en-US"/>
              </w:rPr>
            </w:pPr>
            <w:r>
              <w:rPr>
                <w:sz w:val="24"/>
                <w:lang w:val="en-US"/>
              </w:rPr>
              <w:t>" " paracaídas</w:t>
            </w:r>
          </w:p>
          <w:p>
            <w:pPr>
              <w:pStyle w:val="Normal1"/>
              <w:ind w:firstLine="284" w:end="0"/>
              <w:rPr>
                <w:sz w:val="24"/>
                <w:lang w:val="en-US"/>
              </w:rPr>
            </w:pPr>
            <w:r>
              <w:rPr>
                <w:sz w:val="24"/>
                <w:lang w:val="en-US"/>
              </w:rPr>
              <w:t>" " paraguas</w:t>
            </w:r>
          </w:p>
        </w:tc>
        <w:tc>
          <w:tcPr>
            <w:tcW w:w="4218" w:type="dxa"/>
            <w:tcBorders/>
            <w:tcMar>
              <w:start w:w="108" w:type="dxa"/>
              <w:end w:w="108" w:type="dxa"/>
            </w:tcMar>
          </w:tcPr>
          <w:p>
            <w:pPr>
              <w:pStyle w:val="Normal1"/>
              <w:spacing w:lineRule="auto" w:line="240"/>
              <w:rPr>
                <w:sz w:val="24"/>
              </w:rPr>
            </w:pPr>
            <w:r>
              <w:rPr>
                <w:sz w:val="24"/>
              </w:rPr>
              <w:t xml:space="preserve">— </w:t>
            </w:r>
            <w:r>
              <w:rPr>
                <w:sz w:val="24"/>
              </w:rPr>
              <w:t xml:space="preserve">перочинный нож </w:t>
            </w:r>
          </w:p>
          <w:p>
            <w:pPr>
              <w:pStyle w:val="Normal1"/>
              <w:spacing w:lineRule="auto" w:line="240"/>
              <w:rPr>
                <w:sz w:val="24"/>
              </w:rPr>
            </w:pPr>
            <w:r>
              <w:rPr>
                <w:sz w:val="24"/>
              </w:rPr>
              <w:t xml:space="preserve">— </w:t>
            </w:r>
            <w:r>
              <w:rPr>
                <w:sz w:val="24"/>
              </w:rPr>
              <w:t xml:space="preserve">сторожевое судно </w:t>
            </w:r>
          </w:p>
          <w:p>
            <w:pPr>
              <w:pStyle w:val="Normal1"/>
              <w:spacing w:lineRule="auto" w:line="240"/>
              <w:rPr>
                <w:sz w:val="24"/>
              </w:rPr>
            </w:pPr>
            <w:r>
              <w:rPr>
                <w:sz w:val="24"/>
              </w:rPr>
              <w:t xml:space="preserve">— </w:t>
            </w:r>
            <w:r>
              <w:rPr>
                <w:sz w:val="24"/>
              </w:rPr>
              <w:t xml:space="preserve">стрелочник </w:t>
            </w:r>
          </w:p>
          <w:p>
            <w:pPr>
              <w:pStyle w:val="Normal1"/>
              <w:spacing w:lineRule="auto" w:line="240"/>
              <w:rPr>
                <w:sz w:val="24"/>
              </w:rPr>
            </w:pPr>
            <w:r>
              <w:rPr>
                <w:sz w:val="24"/>
              </w:rPr>
              <w:t xml:space="preserve">— </w:t>
            </w:r>
            <w:r>
              <w:rPr>
                <w:sz w:val="24"/>
              </w:rPr>
              <w:t xml:space="preserve">огнемет </w:t>
            </w:r>
          </w:p>
          <w:p>
            <w:pPr>
              <w:pStyle w:val="Normal1"/>
              <w:spacing w:lineRule="auto" w:line="240"/>
              <w:rPr>
                <w:sz w:val="24"/>
              </w:rPr>
            </w:pPr>
            <w:r>
              <w:rPr>
                <w:sz w:val="24"/>
              </w:rPr>
              <w:t xml:space="preserve">— </w:t>
            </w:r>
            <w:r>
              <w:rPr>
                <w:sz w:val="24"/>
              </w:rPr>
              <w:t xml:space="preserve">рукомойник </w:t>
            </w:r>
          </w:p>
          <w:p>
            <w:pPr>
              <w:pStyle w:val="Normal1"/>
              <w:spacing w:lineRule="auto" w:line="240"/>
              <w:rPr>
                <w:sz w:val="24"/>
              </w:rPr>
            </w:pPr>
            <w:r>
              <w:rPr>
                <w:sz w:val="24"/>
              </w:rPr>
              <w:t xml:space="preserve">— </w:t>
            </w:r>
            <w:r>
              <w:rPr>
                <w:sz w:val="24"/>
              </w:rPr>
              <w:t xml:space="preserve">чистильщик сапог </w:t>
            </w:r>
          </w:p>
          <w:p>
            <w:pPr>
              <w:pStyle w:val="Normal1"/>
              <w:spacing w:lineRule="auto" w:line="240"/>
              <w:ind w:start="12" w:end="0"/>
              <w:rPr>
                <w:sz w:val="24"/>
              </w:rPr>
            </w:pPr>
            <w:r>
              <w:rPr>
                <w:sz w:val="24"/>
              </w:rPr>
              <w:t xml:space="preserve">— </w:t>
            </w:r>
            <w:r>
              <w:rPr>
                <w:sz w:val="24"/>
              </w:rPr>
              <w:t xml:space="preserve">зубочистка </w:t>
            </w:r>
          </w:p>
          <w:p>
            <w:pPr>
              <w:pStyle w:val="Normal1"/>
              <w:spacing w:lineRule="auto" w:line="240"/>
              <w:rPr>
                <w:sz w:val="24"/>
              </w:rPr>
            </w:pPr>
            <w:r>
              <w:rPr>
                <w:sz w:val="24"/>
              </w:rPr>
              <w:t xml:space="preserve">— </w:t>
            </w:r>
            <w:r>
              <w:rPr>
                <w:sz w:val="24"/>
              </w:rPr>
              <w:t xml:space="preserve">почтовый штемпель </w:t>
            </w:r>
          </w:p>
          <w:p>
            <w:pPr>
              <w:pStyle w:val="Normal1"/>
              <w:spacing w:lineRule="auto" w:line="240"/>
              <w:rPr>
                <w:sz w:val="24"/>
              </w:rPr>
            </w:pPr>
            <w:r>
              <w:rPr>
                <w:sz w:val="24"/>
              </w:rPr>
              <w:t xml:space="preserve">— </w:t>
            </w:r>
            <w:r>
              <w:rPr>
                <w:sz w:val="24"/>
              </w:rPr>
              <w:t xml:space="preserve">парашют </w:t>
            </w:r>
          </w:p>
          <w:p>
            <w:pPr>
              <w:pStyle w:val="Normal1"/>
              <w:rPr>
                <w:sz w:val="24"/>
              </w:rPr>
            </w:pPr>
            <w:r>
              <w:rPr>
                <w:sz w:val="24"/>
              </w:rPr>
              <w:t xml:space="preserve">— </w:t>
            </w:r>
            <w:r>
              <w:rPr>
                <w:sz w:val="24"/>
              </w:rPr>
              <w:t xml:space="preserve">зонт от дождя </w:t>
            </w:r>
          </w:p>
        </w:tc>
        <w:tc>
          <w:tcPr>
            <w:tcW w:w="45" w:type="dxa"/>
            <w:tcBorders/>
          </w:tcPr>
          <w:p>
            <w:pPr>
              <w:pStyle w:val="Normal"/>
              <w:snapToGrid w:val="false"/>
              <w:rPr>
                <w:sz w:val="24"/>
              </w:rPr>
            </w:pPr>
            <w:r>
              <w:rPr>
                <w:sz w:val="24"/>
              </w:rPr>
            </w:r>
          </w:p>
        </w:tc>
      </w:tr>
      <w:tr>
        <w:trPr>
          <w:trHeight w:val="1065" w:hRule="atLeast"/>
        </w:trPr>
        <w:tc>
          <w:tcPr>
            <w:tcW w:w="2652" w:type="dxa"/>
            <w:gridSpan w:val="2"/>
            <w:tcBorders/>
            <w:tcMar>
              <w:start w:w="108" w:type="dxa"/>
              <w:end w:w="108" w:type="dxa"/>
            </w:tcMar>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t xml:space="preserve">" " </w:t>
            </w:r>
            <w:r>
              <w:rPr>
                <w:sz w:val="24"/>
                <w:lang w:val="en-US"/>
              </w:rPr>
              <w:t>rascacielos</w:t>
            </w:r>
          </w:p>
          <w:p>
            <w:pPr>
              <w:pStyle w:val="Normal1"/>
              <w:ind w:firstLine="284" w:end="0"/>
              <w:rPr>
                <w:sz w:val="24"/>
              </w:rPr>
            </w:pPr>
            <w:r>
              <w:rPr>
                <w:sz w:val="24"/>
              </w:rPr>
              <w:t xml:space="preserve">" " </w:t>
            </w:r>
            <w:r>
              <w:rPr>
                <w:sz w:val="24"/>
                <w:lang w:val="en-US"/>
              </w:rPr>
              <w:t>sacacorchos</w:t>
            </w:r>
          </w:p>
        </w:tc>
        <w:tc>
          <w:tcPr>
            <w:tcW w:w="4263" w:type="dxa"/>
            <w:gridSpan w:val="2"/>
            <w:tcBorders/>
            <w:tcMar>
              <w:start w:w="108" w:type="dxa"/>
              <w:end w:w="108" w:type="dxa"/>
            </w:tcMar>
          </w:tcPr>
          <w:p>
            <w:pPr>
              <w:pStyle w:val="Normal"/>
              <w:snapToGrid w:val="false"/>
              <w:rPr>
                <w:sz w:val="24"/>
              </w:rPr>
            </w:pPr>
            <w:r>
              <w:rPr>
                <w:sz w:val="24"/>
              </w:rPr>
            </w:r>
          </w:p>
          <w:p>
            <w:pPr>
              <w:pStyle w:val="Normal1"/>
              <w:spacing w:lineRule="auto" w:line="240"/>
              <w:rPr>
                <w:sz w:val="24"/>
              </w:rPr>
            </w:pPr>
            <w:r>
              <w:rPr>
                <w:sz w:val="24"/>
              </w:rPr>
              <w:t xml:space="preserve">— </w:t>
            </w:r>
            <w:r>
              <w:rPr>
                <w:sz w:val="24"/>
              </w:rPr>
              <w:t xml:space="preserve">небоскреб </w:t>
            </w:r>
          </w:p>
          <w:p>
            <w:pPr>
              <w:pStyle w:val="Normal1"/>
              <w:rPr>
                <w:sz w:val="24"/>
              </w:rPr>
            </w:pPr>
            <w:r>
              <w:rPr>
                <w:sz w:val="24"/>
              </w:rPr>
              <w:t xml:space="preserve">— </w:t>
            </w:r>
            <w:r>
              <w:rPr>
                <w:sz w:val="24"/>
              </w:rPr>
              <w:t>штопор, пробочник и др.</w:t>
            </w:r>
          </w:p>
        </w:tc>
      </w:tr>
    </w:tbl>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б) названия большинства дней недели:</w:t>
      </w:r>
    </w:p>
    <w:p>
      <w:pPr>
        <w:pStyle w:val="Normal1"/>
        <w:spacing w:lineRule="auto" w:line="240"/>
        <w:ind w:firstLine="284" w:end="0"/>
        <w:rPr>
          <w:sz w:val="24"/>
        </w:rPr>
      </w:pPr>
      <w:r>
        <w:rPr>
          <w:sz w:val="24"/>
        </w:rPr>
      </w:r>
    </w:p>
    <w:tbl>
      <w:tblPr>
        <w:tblW w:w="6804" w:type="dxa"/>
        <w:jc w:val="start"/>
        <w:tblInd w:w="392" w:type="dxa"/>
        <w:tblLayout w:type="fixed"/>
        <w:tblCellMar>
          <w:top w:w="0" w:type="dxa"/>
          <w:start w:w="108" w:type="dxa"/>
          <w:bottom w:w="0" w:type="dxa"/>
          <w:end w:w="108" w:type="dxa"/>
        </w:tblCellMar>
      </w:tblPr>
      <w:tblGrid>
        <w:gridCol w:w="2551"/>
        <w:gridCol w:w="4253"/>
      </w:tblGrid>
      <w:tr>
        <w:trPr>
          <w:trHeight w:val="795" w:hRule="atLeast"/>
        </w:trPr>
        <w:tc>
          <w:tcPr>
            <w:tcW w:w="2551" w:type="dxa"/>
            <w:tcBorders/>
          </w:tcPr>
          <w:p>
            <w:pPr>
              <w:pStyle w:val="Normal1"/>
              <w:spacing w:lineRule="auto" w:line="240"/>
              <w:ind w:firstLine="284" w:start="-63" w:end="0"/>
              <w:rPr>
                <w:sz w:val="24"/>
                <w:lang w:val="en-US"/>
              </w:rPr>
            </w:pPr>
            <w:r>
              <w:rPr>
                <w:sz w:val="24"/>
                <w:lang w:val="en-US"/>
              </w:rPr>
              <w:t>(el, los) limes</w:t>
            </w:r>
          </w:p>
          <w:p>
            <w:pPr>
              <w:pStyle w:val="Normal1"/>
              <w:spacing w:lineRule="auto" w:line="240"/>
              <w:ind w:firstLine="284" w:start="-63" w:end="0"/>
              <w:rPr>
                <w:sz w:val="24"/>
                <w:lang w:val="en-US"/>
              </w:rPr>
            </w:pPr>
            <w:r>
              <w:rPr>
                <w:sz w:val="24"/>
                <w:lang w:val="en-US"/>
              </w:rPr>
              <w:t>" "         martes</w:t>
            </w:r>
          </w:p>
          <w:p>
            <w:pPr>
              <w:pStyle w:val="Normal1"/>
              <w:rPr>
                <w:sz w:val="24"/>
                <w:lang w:val="en-US"/>
              </w:rPr>
            </w:pPr>
            <w:r>
              <w:rPr>
                <w:sz w:val="24"/>
                <w:lang w:val="en-US"/>
              </w:rPr>
            </w:r>
          </w:p>
        </w:tc>
        <w:tc>
          <w:tcPr>
            <w:tcW w:w="4253" w:type="dxa"/>
            <w:tcBorders/>
          </w:tcPr>
          <w:p>
            <w:pPr>
              <w:pStyle w:val="Normal1"/>
              <w:spacing w:lineRule="auto" w:line="240"/>
              <w:rPr>
                <w:sz w:val="24"/>
              </w:rPr>
            </w:pPr>
            <w:r>
              <w:rPr>
                <w:sz w:val="24"/>
              </w:rPr>
              <w:t xml:space="preserve">— </w:t>
            </w:r>
            <w:r>
              <w:rPr>
                <w:sz w:val="24"/>
              </w:rPr>
              <w:t xml:space="preserve">понедельник </w:t>
            </w:r>
          </w:p>
          <w:p>
            <w:pPr>
              <w:pStyle w:val="Normal1"/>
              <w:spacing w:lineRule="auto" w:line="240"/>
              <w:rPr>
                <w:sz w:val="24"/>
              </w:rPr>
            </w:pPr>
            <w:r>
              <w:rPr>
                <w:sz w:val="24"/>
              </w:rPr>
              <w:t xml:space="preserve">— </w:t>
            </w:r>
            <w:r>
              <w:rPr>
                <w:sz w:val="24"/>
              </w:rPr>
              <w:t>вторник и т.п.</w:t>
            </w:r>
          </w:p>
          <w:p>
            <w:pPr>
              <w:pStyle w:val="Normal1"/>
              <w:rPr>
                <w:sz w:val="24"/>
              </w:rPr>
            </w:pPr>
            <w:r>
              <w:rPr>
                <w:sz w:val="24"/>
              </w:rPr>
            </w:r>
          </w:p>
        </w:tc>
      </w:tr>
    </w:tbl>
    <w:p>
      <w:pPr>
        <w:pStyle w:val="Normal1"/>
        <w:spacing w:lineRule="auto" w:line="240"/>
        <w:ind w:firstLine="284" w:end="0"/>
        <w:rPr>
          <w:sz w:val="24"/>
        </w:rPr>
      </w:pPr>
      <w:r>
        <w:rPr>
          <w:sz w:val="24"/>
        </w:rPr>
        <w:t>в) некоторые другие слова, например:</w:t>
      </w:r>
    </w:p>
    <w:tbl>
      <w:tblPr>
        <w:tblW w:w="7061" w:type="dxa"/>
        <w:jc w:val="start"/>
        <w:tblInd w:w="250" w:type="dxa"/>
        <w:tblLayout w:type="fixed"/>
        <w:tblCellMar>
          <w:top w:w="0" w:type="dxa"/>
          <w:start w:w="108" w:type="dxa"/>
          <w:bottom w:w="0" w:type="dxa"/>
          <w:end w:w="108" w:type="dxa"/>
        </w:tblCellMar>
      </w:tblPr>
      <w:tblGrid>
        <w:gridCol w:w="2693"/>
        <w:gridCol w:w="4368"/>
      </w:tblGrid>
      <w:tr>
        <w:trPr>
          <w:trHeight w:val="1395" w:hRule="atLeast"/>
        </w:trPr>
        <w:tc>
          <w:tcPr>
            <w:tcW w:w="2693" w:type="dxa"/>
            <w:tcBorders/>
          </w:tcPr>
          <w:p>
            <w:pPr>
              <w:pStyle w:val="Normal1"/>
              <w:snapToGrid w:val="false"/>
              <w:spacing w:lineRule="auto" w:line="240"/>
              <w:ind w:firstLine="284" w:start="42" w:end="0"/>
              <w:rPr>
                <w:sz w:val="24"/>
              </w:rPr>
            </w:pPr>
            <w:r>
              <w:rPr>
                <w:sz w:val="24"/>
              </w:rPr>
            </w:r>
          </w:p>
          <w:p>
            <w:pPr>
              <w:pStyle w:val="Normal1"/>
              <w:spacing w:lineRule="auto" w:line="240"/>
              <w:ind w:firstLine="284" w:start="42" w:end="0"/>
              <w:rPr>
                <w:sz w:val="24"/>
                <w:lang w:val="en-US"/>
              </w:rPr>
            </w:pPr>
            <w:r>
              <w:rPr>
                <w:sz w:val="24"/>
                <w:lang w:val="en-US"/>
              </w:rPr>
              <w:t>(el,los) albatros</w:t>
            </w:r>
          </w:p>
          <w:p>
            <w:pPr>
              <w:pStyle w:val="Normal1"/>
              <w:spacing w:lineRule="auto" w:line="240"/>
              <w:ind w:firstLine="284" w:start="42" w:end="0"/>
              <w:rPr>
                <w:sz w:val="24"/>
                <w:lang w:val="en-US"/>
              </w:rPr>
            </w:pPr>
            <w:r>
              <w:rPr>
                <w:sz w:val="24"/>
                <w:lang w:val="en-US"/>
              </w:rPr>
              <w:t>" "        extasis</w:t>
            </w:r>
          </w:p>
          <w:p>
            <w:pPr>
              <w:pStyle w:val="Normal1"/>
              <w:spacing w:lineRule="auto" w:line="240"/>
              <w:ind w:firstLine="284" w:start="42" w:end="0"/>
              <w:rPr>
                <w:sz w:val="24"/>
                <w:lang w:val="en-US"/>
              </w:rPr>
            </w:pPr>
            <w:r>
              <w:rPr>
                <w:sz w:val="24"/>
                <w:lang w:val="en-US"/>
              </w:rPr>
              <w:t>(la, las) crisis</w:t>
            </w:r>
          </w:p>
          <w:p>
            <w:pPr>
              <w:pStyle w:val="Normal1"/>
              <w:spacing w:lineRule="auto" w:line="240"/>
              <w:ind w:firstLine="284" w:start="42" w:end="0"/>
              <w:rPr>
                <w:sz w:val="24"/>
                <w:lang w:val="en-US"/>
              </w:rPr>
            </w:pPr>
            <w:r>
              <w:rPr>
                <w:sz w:val="24"/>
                <w:lang w:val="en-US"/>
              </w:rPr>
              <w:t>" "        dosis</w:t>
            </w:r>
          </w:p>
          <w:p>
            <w:pPr>
              <w:pStyle w:val="Normal1"/>
              <w:rPr>
                <w:sz w:val="24"/>
                <w:lang w:val="en-US"/>
              </w:rPr>
            </w:pPr>
            <w:r>
              <w:rPr>
                <w:sz w:val="24"/>
                <w:lang w:val="en-US"/>
              </w:rPr>
            </w:r>
          </w:p>
        </w:tc>
        <w:tc>
          <w:tcPr>
            <w:tcW w:w="4368" w:type="dxa"/>
            <w:tcBorders/>
          </w:tcPr>
          <w:p>
            <w:pPr>
              <w:pStyle w:val="Normal"/>
              <w:snapToGrid w:val="false"/>
              <w:rPr>
                <w:sz w:val="24"/>
                <w:lang w:val="en-US"/>
              </w:rPr>
            </w:pPr>
            <w:r>
              <w:rPr>
                <w:sz w:val="24"/>
                <w:lang w:val="en-US"/>
              </w:rPr>
            </w:r>
          </w:p>
          <w:p>
            <w:pPr>
              <w:pStyle w:val="Normal1"/>
              <w:spacing w:lineRule="auto" w:line="240"/>
              <w:rPr>
                <w:sz w:val="24"/>
              </w:rPr>
            </w:pPr>
            <w:r>
              <w:rPr>
                <w:sz w:val="24"/>
              </w:rPr>
              <w:t xml:space="preserve">— </w:t>
            </w:r>
            <w:r>
              <w:rPr>
                <w:sz w:val="24"/>
              </w:rPr>
              <w:t>буревестник, альбатрос</w:t>
            </w:r>
          </w:p>
          <w:p>
            <w:pPr>
              <w:pStyle w:val="Normal1"/>
              <w:spacing w:lineRule="auto" w:line="240"/>
              <w:rPr>
                <w:sz w:val="24"/>
              </w:rPr>
            </w:pPr>
            <w:r>
              <w:rPr>
                <w:sz w:val="24"/>
              </w:rPr>
              <w:t xml:space="preserve">— </w:t>
            </w:r>
            <w:r>
              <w:rPr>
                <w:sz w:val="24"/>
              </w:rPr>
              <w:t xml:space="preserve">восторг </w:t>
            </w:r>
          </w:p>
          <w:p>
            <w:pPr>
              <w:pStyle w:val="Normal1"/>
              <w:spacing w:lineRule="auto" w:line="240"/>
              <w:rPr>
                <w:sz w:val="24"/>
              </w:rPr>
            </w:pPr>
            <w:r>
              <w:rPr>
                <w:sz w:val="24"/>
              </w:rPr>
              <w:t xml:space="preserve">— </w:t>
            </w:r>
            <w:r>
              <w:rPr>
                <w:sz w:val="24"/>
              </w:rPr>
              <w:t>кризис</w:t>
            </w:r>
          </w:p>
          <w:p>
            <w:pPr>
              <w:pStyle w:val="Normal1"/>
              <w:spacing w:lineRule="auto" w:line="240"/>
              <w:rPr>
                <w:sz w:val="24"/>
              </w:rPr>
            </w:pPr>
            <w:r>
              <w:rPr>
                <w:sz w:val="24"/>
              </w:rPr>
              <w:t xml:space="preserve">— </w:t>
            </w:r>
            <w:r>
              <w:rPr>
                <w:sz w:val="24"/>
              </w:rPr>
              <w:t>доза</w:t>
            </w:r>
          </w:p>
          <w:p>
            <w:pPr>
              <w:pStyle w:val="Normal1"/>
              <w:rPr>
                <w:sz w:val="24"/>
              </w:rPr>
            </w:pPr>
            <w:r>
              <w:rPr>
                <w:sz w:val="24"/>
              </w:rPr>
            </w:r>
          </w:p>
        </w:tc>
      </w:tr>
    </w:tbl>
    <w:p>
      <w:pPr>
        <w:pStyle w:val="Normal1"/>
        <w:spacing w:lineRule="auto" w:line="240"/>
        <w:ind w:firstLine="284" w:end="0"/>
        <w:rPr>
          <w:sz w:val="24"/>
        </w:rPr>
      </w:pPr>
      <w:r>
        <w:rPr>
          <w:sz w:val="24"/>
        </w:rPr>
        <w:t>6. Сложные слова, последним компонентом которых является инфинитив глагола, личная форма глагола или одна из форм лич</w:t>
        <w:softHyphen/>
        <w:t>ного местоимения, также обычно не изменяются по числам; разли</w:t>
        <w:softHyphen/>
        <w:t>чия между единственным и множественным числом указываются артиклями и контекстуальными средствами:</w:t>
      </w:r>
    </w:p>
    <w:p>
      <w:pPr>
        <w:pStyle w:val="Normal1"/>
        <w:spacing w:lineRule="auto" w:line="240"/>
        <w:ind w:firstLine="284" w:end="0"/>
        <w:rPr/>
      </w:pPr>
      <w:r>
        <w:rPr>
          <w:sz w:val="24"/>
        </w:rPr>
        <w:t xml:space="preserve">                                                 </w:t>
      </w:r>
      <w:r>
        <w:rPr>
          <w:spacing w:val="20"/>
          <w:sz w:val="16"/>
        </w:rPr>
        <w:t xml:space="preserve">Единственное                                Множественное </w:t>
      </w:r>
    </w:p>
    <w:p>
      <w:pPr>
        <w:pStyle w:val="Normal1"/>
        <w:spacing w:lineRule="auto" w:line="240"/>
        <w:ind w:firstLine="284" w:end="0"/>
        <w:rPr>
          <w:spacing w:val="20"/>
          <w:sz w:val="16"/>
        </w:rPr>
      </w:pPr>
      <w:r>
        <w:rPr>
          <w:spacing w:val="20"/>
          <w:sz w:val="16"/>
        </w:rPr>
        <w:t xml:space="preserve">                                                     </w:t>
      </w:r>
      <w:r>
        <w:rPr>
          <w:spacing w:val="20"/>
          <w:sz w:val="16"/>
        </w:rPr>
        <w:t xml:space="preserve">число                                              число </w:t>
      </w:r>
    </w:p>
    <w:p>
      <w:pPr>
        <w:pStyle w:val="Normal1"/>
        <w:spacing w:lineRule="auto" w:line="240"/>
        <w:ind w:firstLine="284" w:end="0"/>
        <w:rPr>
          <w:sz w:val="24"/>
        </w:rPr>
      </w:pPr>
      <w:r>
        <w:rPr>
          <w:sz w:val="24"/>
        </w:rPr>
        <w:t xml:space="preserve"> </w:t>
      </w:r>
    </w:p>
    <w:tbl>
      <w:tblPr>
        <w:tblW w:w="8325" w:type="dxa"/>
        <w:jc w:val="start"/>
        <w:tblInd w:w="306" w:type="dxa"/>
        <w:tblLayout w:type="fixed"/>
        <w:tblCellMar>
          <w:top w:w="0" w:type="dxa"/>
          <w:start w:w="108" w:type="dxa"/>
          <w:bottom w:w="0" w:type="dxa"/>
          <w:end w:w="108" w:type="dxa"/>
        </w:tblCellMar>
      </w:tblPr>
      <w:tblGrid>
        <w:gridCol w:w="2640"/>
        <w:gridCol w:w="2974"/>
        <w:gridCol w:w="2711"/>
      </w:tblGrid>
      <w:tr>
        <w:trPr>
          <w:trHeight w:val="1155" w:hRule="atLeast"/>
        </w:trPr>
        <w:tc>
          <w:tcPr>
            <w:tcW w:w="2640" w:type="dxa"/>
            <w:tcBorders/>
          </w:tcPr>
          <w:p>
            <w:pPr>
              <w:pStyle w:val="Normal1"/>
              <w:spacing w:lineRule="auto" w:line="240"/>
              <w:ind w:firstLine="284" w:end="0"/>
              <w:rPr>
                <w:sz w:val="24"/>
              </w:rPr>
            </w:pPr>
            <w:r>
              <w:rPr>
                <w:sz w:val="24"/>
              </w:rPr>
              <w:t>шут, посмешище</w:t>
            </w:r>
          </w:p>
          <w:p>
            <w:pPr>
              <w:pStyle w:val="Normal1"/>
              <w:spacing w:lineRule="auto" w:line="240"/>
              <w:ind w:firstLine="284" w:end="0"/>
              <w:rPr>
                <w:sz w:val="24"/>
              </w:rPr>
            </w:pPr>
            <w:r>
              <w:rPr>
                <w:sz w:val="24"/>
              </w:rPr>
              <w:t>сплетник, доносчик</w:t>
            </w:r>
          </w:p>
          <w:p>
            <w:pPr>
              <w:pStyle w:val="Normal1"/>
              <w:spacing w:lineRule="auto" w:line="240"/>
              <w:ind w:firstLine="284" w:end="0"/>
              <w:rPr/>
            </w:pPr>
            <w:r>
              <w:rPr>
                <w:sz w:val="24"/>
              </w:rPr>
              <w:t>иг</w:t>
            </w:r>
            <w:r>
              <w:rPr>
                <w:sz w:val="24"/>
                <w:lang w:val="en-US"/>
              </w:rPr>
              <w:t>pa</w:t>
            </w:r>
            <w:r>
              <w:rPr>
                <w:sz w:val="24"/>
              </w:rPr>
              <w:t xml:space="preserve"> в поддавки</w:t>
            </w:r>
          </w:p>
          <w:p>
            <w:pPr>
              <w:pStyle w:val="Normal1"/>
              <w:rPr>
                <w:sz w:val="24"/>
              </w:rPr>
            </w:pPr>
            <w:r>
              <w:rPr>
                <w:sz w:val="24"/>
              </w:rPr>
            </w:r>
          </w:p>
        </w:tc>
        <w:tc>
          <w:tcPr>
            <w:tcW w:w="2974" w:type="dxa"/>
            <w:tcBorders/>
          </w:tcPr>
          <w:p>
            <w:pPr>
              <w:pStyle w:val="Normal1"/>
              <w:spacing w:lineRule="auto" w:line="240"/>
              <w:rPr>
                <w:sz w:val="24"/>
              </w:rPr>
            </w:pPr>
            <w:r>
              <w:rPr>
                <w:sz w:val="24"/>
              </w:rPr>
              <w:t xml:space="preserve">—  </w:t>
            </w:r>
            <w:r>
              <w:rPr>
                <w:sz w:val="24"/>
                <w:lang w:val="en-US"/>
              </w:rPr>
              <w:t>el</w:t>
            </w:r>
            <w:r>
              <w:rPr>
                <w:sz w:val="24"/>
              </w:rPr>
              <w:t xml:space="preserve"> </w:t>
            </w:r>
            <w:r>
              <w:rPr>
                <w:sz w:val="24"/>
                <w:lang w:val="en-US"/>
              </w:rPr>
              <w:t>hazmerre</w:t>
            </w:r>
            <w:r>
              <w:rPr>
                <w:sz w:val="24"/>
              </w:rPr>
              <w:t>í</w:t>
            </w:r>
            <w:r>
              <w:rPr>
                <w:sz w:val="24"/>
                <w:lang w:val="en-US"/>
              </w:rPr>
              <w:t>r</w:t>
            </w:r>
          </w:p>
          <w:p>
            <w:pPr>
              <w:pStyle w:val="Normal1"/>
              <w:spacing w:lineRule="auto" w:line="240"/>
              <w:rPr>
                <w:sz w:val="24"/>
                <w:lang w:val="en-US"/>
              </w:rPr>
            </w:pPr>
            <w:r>
              <w:rPr>
                <w:sz w:val="24"/>
                <w:lang w:val="en-US"/>
              </w:rPr>
              <w:t xml:space="preserve">—  </w:t>
            </w:r>
            <w:r>
              <w:rPr>
                <w:sz w:val="24"/>
                <w:lang w:val="en-US"/>
              </w:rPr>
              <w:t>el correveidile</w:t>
            </w:r>
          </w:p>
          <w:p>
            <w:pPr>
              <w:pStyle w:val="Normal1"/>
              <w:spacing w:lineRule="auto" w:line="240"/>
              <w:rPr>
                <w:sz w:val="24"/>
                <w:lang w:val="en-US"/>
              </w:rPr>
            </w:pPr>
            <w:r>
              <w:rPr>
                <w:sz w:val="24"/>
                <w:lang w:val="en-US"/>
              </w:rPr>
              <w:t xml:space="preserve">—  </w:t>
            </w:r>
            <w:r>
              <w:rPr>
                <w:sz w:val="24"/>
                <w:lang w:val="en-US"/>
              </w:rPr>
              <w:t>el ganapierde</w:t>
            </w:r>
          </w:p>
          <w:p>
            <w:pPr>
              <w:pStyle w:val="Normal1"/>
              <w:rPr>
                <w:sz w:val="24"/>
                <w:lang w:val="en-US"/>
              </w:rPr>
            </w:pPr>
            <w:r>
              <w:rPr>
                <w:sz w:val="24"/>
                <w:lang w:val="en-US"/>
              </w:rPr>
            </w:r>
          </w:p>
        </w:tc>
        <w:tc>
          <w:tcPr>
            <w:tcW w:w="2711" w:type="dxa"/>
            <w:tcBorders/>
          </w:tcPr>
          <w:p>
            <w:pPr>
              <w:pStyle w:val="Normal1"/>
              <w:spacing w:lineRule="auto" w:line="240"/>
              <w:rPr>
                <w:sz w:val="24"/>
                <w:lang w:val="en-US"/>
              </w:rPr>
            </w:pPr>
            <w:r>
              <w:rPr>
                <w:sz w:val="24"/>
                <w:lang w:val="en-US"/>
              </w:rPr>
              <w:t xml:space="preserve">— </w:t>
            </w:r>
            <w:r>
              <w:rPr>
                <w:sz w:val="24"/>
                <w:lang w:val="en-US"/>
              </w:rPr>
              <w:t xml:space="preserve">los hazmerreír </w:t>
            </w:r>
          </w:p>
          <w:p>
            <w:pPr>
              <w:pStyle w:val="Normal1"/>
              <w:spacing w:lineRule="auto" w:line="240"/>
              <w:rPr>
                <w:sz w:val="24"/>
                <w:lang w:val="en-US"/>
              </w:rPr>
            </w:pPr>
            <w:r>
              <w:rPr>
                <w:sz w:val="24"/>
                <w:lang w:val="en-US"/>
              </w:rPr>
              <w:t xml:space="preserve">— </w:t>
            </w:r>
            <w:r>
              <w:rPr>
                <w:sz w:val="24"/>
                <w:lang w:val="en-US"/>
              </w:rPr>
              <w:t xml:space="preserve">los correveidile </w:t>
            </w:r>
          </w:p>
          <w:p>
            <w:pPr>
              <w:pStyle w:val="Normal1"/>
              <w:spacing w:lineRule="auto" w:line="240"/>
              <w:rPr>
                <w:sz w:val="24"/>
              </w:rPr>
            </w:pPr>
            <w:r>
              <w:rPr>
                <w:sz w:val="24"/>
              </w:rPr>
              <w:t xml:space="preserve">— </w:t>
            </w:r>
            <w:r>
              <w:rPr>
                <w:sz w:val="24"/>
                <w:lang w:val="en-US"/>
              </w:rPr>
              <w:t>los</w:t>
            </w:r>
            <w:r>
              <w:rPr>
                <w:sz w:val="24"/>
              </w:rPr>
              <w:t xml:space="preserve"> </w:t>
            </w:r>
            <w:r>
              <w:rPr>
                <w:sz w:val="24"/>
                <w:lang w:val="en-US"/>
              </w:rPr>
              <w:t>ganapierde</w:t>
            </w:r>
          </w:p>
          <w:p>
            <w:pPr>
              <w:pStyle w:val="Normal1"/>
              <w:rPr>
                <w:sz w:val="24"/>
              </w:rPr>
            </w:pPr>
            <w:r>
              <w:rPr>
                <w:sz w:val="24"/>
              </w:rPr>
            </w:r>
          </w:p>
        </w:tc>
      </w:tr>
    </w:tbl>
    <w:p>
      <w:pPr>
        <w:pStyle w:val="Normal1"/>
        <w:spacing w:lineRule="auto" w:line="240"/>
        <w:ind w:firstLine="284" w:end="0"/>
        <w:rPr/>
      </w:pPr>
      <w:r>
        <w:rPr>
          <w:i/>
          <w:sz w:val="22"/>
        </w:rPr>
        <w:t>Примечание.</w:t>
      </w:r>
      <w:r>
        <w:rPr>
          <w:sz w:val="22"/>
        </w:rPr>
        <w:t xml:space="preserve"> В современном языке наблюдается тенденция к образованию множественного числа таких существительных по общим правилам: </w:t>
      </w:r>
      <w:r>
        <w:rPr>
          <w:sz w:val="22"/>
          <w:lang w:val="en-US"/>
        </w:rPr>
        <w:t>los</w:t>
      </w:r>
      <w:r>
        <w:rPr>
          <w:sz w:val="22"/>
        </w:rPr>
        <w:t xml:space="preserve"> </w:t>
      </w:r>
      <w:r>
        <w:rPr>
          <w:sz w:val="22"/>
          <w:lang w:val="en-US"/>
        </w:rPr>
        <w:t>correveidiles</w:t>
      </w:r>
      <w:r>
        <w:rPr>
          <w:sz w:val="22"/>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7. Своеобразное оформление множественного числа наблюдается у сложных существительных, образованных путем соположения двух слов. Формант множественного числа в таких случаях прибавляется только к первому слову, входящему в состав сложного существительного:</w:t>
      </w:r>
    </w:p>
    <w:p>
      <w:pPr>
        <w:pStyle w:val="Normal1"/>
        <w:spacing w:lineRule="auto" w:line="240"/>
        <w:ind w:firstLine="284" w:end="0"/>
        <w:rPr>
          <w:sz w:val="24"/>
        </w:rPr>
      </w:pPr>
      <w:r>
        <w:rPr>
          <w:sz w:val="24"/>
        </w:rPr>
      </w:r>
    </w:p>
    <w:tbl>
      <w:tblPr>
        <w:tblW w:w="8580" w:type="dxa"/>
        <w:jc w:val="start"/>
        <w:tblInd w:w="261" w:type="dxa"/>
        <w:tblLayout w:type="fixed"/>
        <w:tblCellMar>
          <w:top w:w="0" w:type="dxa"/>
          <w:start w:w="108" w:type="dxa"/>
          <w:bottom w:w="0" w:type="dxa"/>
          <w:end w:w="108" w:type="dxa"/>
        </w:tblCellMar>
      </w:tblPr>
      <w:tblGrid>
        <w:gridCol w:w="2595"/>
        <w:gridCol w:w="2850"/>
        <w:gridCol w:w="3135"/>
      </w:tblGrid>
      <w:tr>
        <w:trPr>
          <w:trHeight w:val="1635" w:hRule="atLeast"/>
        </w:trPr>
        <w:tc>
          <w:tcPr>
            <w:tcW w:w="2595" w:type="dxa"/>
            <w:tcBorders/>
          </w:tcPr>
          <w:p>
            <w:pPr>
              <w:pStyle w:val="Normal1"/>
              <w:spacing w:lineRule="auto" w:line="240"/>
              <w:ind w:firstLine="284" w:end="0"/>
              <w:rPr>
                <w:sz w:val="24"/>
              </w:rPr>
            </w:pPr>
            <w:r>
              <w:rPr>
                <w:sz w:val="24"/>
              </w:rPr>
              <w:t>вагон-ресторан</w:t>
            </w:r>
          </w:p>
          <w:p>
            <w:pPr>
              <w:pStyle w:val="Normal1"/>
              <w:spacing w:lineRule="auto" w:line="240"/>
              <w:ind w:firstLine="284" w:end="0"/>
              <w:rPr>
                <w:sz w:val="24"/>
              </w:rPr>
            </w:pPr>
            <w:r>
              <w:rPr>
                <w:sz w:val="24"/>
              </w:rPr>
              <w:t>спальный вагон</w:t>
            </w:r>
          </w:p>
          <w:p>
            <w:pPr>
              <w:pStyle w:val="Normal1"/>
              <w:spacing w:lineRule="auto" w:line="240"/>
              <w:ind w:firstLine="284" w:end="0"/>
              <w:rPr>
                <w:sz w:val="24"/>
              </w:rPr>
            </w:pPr>
            <w:r>
              <w:rPr>
                <w:sz w:val="24"/>
              </w:rPr>
              <w:t>детские ясли</w:t>
            </w:r>
          </w:p>
          <w:p>
            <w:pPr>
              <w:pStyle w:val="Normal1"/>
              <w:spacing w:lineRule="auto" w:line="240"/>
              <w:ind w:firstLine="284" w:end="0"/>
              <w:rPr>
                <w:sz w:val="24"/>
              </w:rPr>
            </w:pPr>
            <w:r>
              <w:rPr>
                <w:sz w:val="24"/>
              </w:rPr>
              <w:t>чайная роза</w:t>
            </w:r>
          </w:p>
          <w:p>
            <w:pPr>
              <w:pStyle w:val="Normal1"/>
              <w:spacing w:lineRule="auto" w:line="240"/>
              <w:ind w:firstLine="284" w:end="0"/>
              <w:rPr>
                <w:sz w:val="24"/>
                <w:lang w:val="en-US"/>
              </w:rPr>
            </w:pPr>
            <w:r>
              <w:rPr>
                <w:sz w:val="24"/>
              </w:rPr>
              <w:t>нейлоновая</w:t>
            </w:r>
            <w:r>
              <w:rPr>
                <w:sz w:val="24"/>
                <w:lang w:val="en-US"/>
              </w:rPr>
              <w:t xml:space="preserve"> </w:t>
            </w:r>
            <w:r>
              <w:rPr>
                <w:sz w:val="24"/>
              </w:rPr>
              <w:t>одежда</w:t>
            </w:r>
          </w:p>
          <w:p>
            <w:pPr>
              <w:pStyle w:val="Normal1"/>
              <w:rPr>
                <w:sz w:val="24"/>
                <w:lang w:val="en-US"/>
              </w:rPr>
            </w:pPr>
            <w:r>
              <w:rPr>
                <w:sz w:val="24"/>
                <w:lang w:val="en-US"/>
              </w:rPr>
            </w:r>
          </w:p>
        </w:tc>
        <w:tc>
          <w:tcPr>
            <w:tcW w:w="2850" w:type="dxa"/>
            <w:tcBorders/>
          </w:tcPr>
          <w:p>
            <w:pPr>
              <w:pStyle w:val="Normal1"/>
              <w:spacing w:lineRule="auto" w:line="240"/>
              <w:rPr>
                <w:sz w:val="24"/>
                <w:lang w:val="en-US"/>
              </w:rPr>
            </w:pPr>
            <w:r>
              <w:rPr>
                <w:sz w:val="24"/>
                <w:lang w:val="en-US"/>
              </w:rPr>
              <w:t xml:space="preserve">— </w:t>
            </w:r>
            <w:r>
              <w:rPr>
                <w:sz w:val="24"/>
                <w:lang w:val="en-US"/>
              </w:rPr>
              <w:t>el vagón restaurante</w:t>
            </w:r>
          </w:p>
          <w:p>
            <w:pPr>
              <w:pStyle w:val="Normal1"/>
              <w:spacing w:lineRule="auto" w:line="240"/>
              <w:rPr/>
            </w:pPr>
            <w:r>
              <w:rPr>
                <w:sz w:val="24"/>
                <w:lang w:val="en-US"/>
              </w:rPr>
              <w:t xml:space="preserve">— </w:t>
            </w:r>
            <w:r>
              <w:rPr>
                <w:sz w:val="24"/>
                <w:lang w:val="en-US"/>
              </w:rPr>
              <w:t xml:space="preserve">el coche </w:t>
            </w:r>
            <w:r>
              <w:rPr>
                <w:sz w:val="24"/>
              </w:rPr>
              <w:t>с</w:t>
            </w:r>
            <w:r>
              <w:rPr>
                <w:sz w:val="24"/>
                <w:lang w:val="en-US"/>
              </w:rPr>
              <w:t>ama</w:t>
            </w:r>
          </w:p>
          <w:p>
            <w:pPr>
              <w:pStyle w:val="Normal1"/>
              <w:spacing w:lineRule="auto" w:line="240"/>
              <w:rPr>
                <w:sz w:val="24"/>
                <w:lang w:val="en-US"/>
              </w:rPr>
            </w:pPr>
            <w:r>
              <w:rPr>
                <w:sz w:val="24"/>
                <w:lang w:val="en-US"/>
              </w:rPr>
              <w:t xml:space="preserve">— </w:t>
            </w:r>
            <w:r>
              <w:rPr>
                <w:sz w:val="24"/>
                <w:lang w:val="en-US"/>
              </w:rPr>
              <w:t>la casa cuna</w:t>
            </w:r>
          </w:p>
          <w:p>
            <w:pPr>
              <w:pStyle w:val="Normal1"/>
              <w:spacing w:lineRule="auto" w:line="240"/>
              <w:rPr>
                <w:sz w:val="24"/>
                <w:lang w:val="en-US"/>
              </w:rPr>
            </w:pPr>
            <w:r>
              <w:rPr>
                <w:sz w:val="24"/>
                <w:lang w:val="en-US"/>
              </w:rPr>
              <w:t xml:space="preserve">— </w:t>
            </w:r>
            <w:r>
              <w:rPr>
                <w:sz w:val="24"/>
                <w:lang w:val="en-US"/>
              </w:rPr>
              <w:t>la rosa té</w:t>
            </w:r>
          </w:p>
          <w:p>
            <w:pPr>
              <w:pStyle w:val="Normal1"/>
              <w:spacing w:lineRule="auto" w:line="240"/>
              <w:rPr>
                <w:sz w:val="24"/>
                <w:lang w:val="en-US"/>
              </w:rPr>
            </w:pPr>
            <w:r>
              <w:rPr>
                <w:sz w:val="24"/>
                <w:lang w:val="en-US"/>
              </w:rPr>
              <w:t xml:space="preserve">— </w:t>
            </w:r>
            <w:r>
              <w:rPr>
                <w:sz w:val="24"/>
                <w:lang w:val="en-US"/>
              </w:rPr>
              <w:t>el traje nilón</w:t>
            </w:r>
          </w:p>
          <w:p>
            <w:pPr>
              <w:pStyle w:val="Normal1"/>
              <w:rPr>
                <w:sz w:val="24"/>
                <w:lang w:val="en-US"/>
              </w:rPr>
            </w:pPr>
            <w:r>
              <w:rPr>
                <w:sz w:val="24"/>
                <w:lang w:val="en-US"/>
              </w:rPr>
            </w:r>
          </w:p>
        </w:tc>
        <w:tc>
          <w:tcPr>
            <w:tcW w:w="3135" w:type="dxa"/>
            <w:tcBorders/>
          </w:tcPr>
          <w:p>
            <w:pPr>
              <w:pStyle w:val="Normal1"/>
              <w:spacing w:lineRule="auto" w:line="240"/>
              <w:rPr/>
            </w:pPr>
            <w:r>
              <w:rPr>
                <w:sz w:val="24"/>
                <w:lang w:val="en-US"/>
              </w:rPr>
              <w:t xml:space="preserve">— </w:t>
            </w:r>
            <w:r>
              <w:rPr>
                <w:sz w:val="24"/>
                <w:lang w:val="en-US"/>
              </w:rPr>
              <w:t>los vagone</w:t>
            </w:r>
            <w:r>
              <w:rPr>
                <w:b/>
                <w:bCs/>
                <w:sz w:val="24"/>
                <w:lang w:val="en-US"/>
              </w:rPr>
              <w:t>s</w:t>
            </w:r>
            <w:r>
              <w:rPr>
                <w:sz w:val="24"/>
                <w:lang w:val="en-US"/>
              </w:rPr>
              <w:t xml:space="preserve"> restaurante </w:t>
            </w:r>
          </w:p>
          <w:p>
            <w:pPr>
              <w:pStyle w:val="Normal1"/>
              <w:spacing w:lineRule="auto" w:line="240"/>
              <w:rPr/>
            </w:pPr>
            <w:r>
              <w:rPr>
                <w:sz w:val="24"/>
                <w:lang w:val="en-US"/>
              </w:rPr>
              <w:t xml:space="preserve">— </w:t>
            </w:r>
            <w:r>
              <w:rPr>
                <w:sz w:val="24"/>
                <w:lang w:val="en-US"/>
              </w:rPr>
              <w:t>los coche</w:t>
            </w:r>
            <w:r>
              <w:rPr>
                <w:b/>
                <w:bCs/>
                <w:sz w:val="24"/>
                <w:lang w:val="en-US"/>
              </w:rPr>
              <w:t>s</w:t>
            </w:r>
            <w:r>
              <w:rPr>
                <w:sz w:val="24"/>
                <w:lang w:val="en-US"/>
              </w:rPr>
              <w:t xml:space="preserve"> cama </w:t>
            </w:r>
          </w:p>
          <w:p>
            <w:pPr>
              <w:pStyle w:val="Normal1"/>
              <w:spacing w:lineRule="auto" w:line="240"/>
              <w:rPr>
                <w:sz w:val="24"/>
                <w:lang w:val="en-US"/>
              </w:rPr>
            </w:pPr>
            <w:r>
              <w:rPr>
                <w:sz w:val="24"/>
                <w:lang w:val="en-US"/>
              </w:rPr>
              <w:t xml:space="preserve">— </w:t>
            </w:r>
            <w:r>
              <w:rPr>
                <w:sz w:val="24"/>
                <w:lang w:val="en-US"/>
              </w:rPr>
              <w:t>las casa</w:t>
            </w:r>
            <w:r>
              <w:rPr>
                <w:b/>
                <w:bCs/>
                <w:sz w:val="24"/>
                <w:lang w:val="en-US"/>
              </w:rPr>
              <w:t>s</w:t>
            </w:r>
            <w:r>
              <w:rPr>
                <w:sz w:val="24"/>
                <w:lang w:val="en-US"/>
              </w:rPr>
              <w:t xml:space="preserve"> cuna </w:t>
            </w:r>
          </w:p>
          <w:p>
            <w:pPr>
              <w:pStyle w:val="Normal1"/>
              <w:spacing w:lineRule="auto" w:line="240"/>
              <w:rPr/>
            </w:pPr>
            <w:r>
              <w:rPr>
                <w:sz w:val="24"/>
                <w:lang w:val="en-US"/>
              </w:rPr>
              <w:t xml:space="preserve">— </w:t>
            </w:r>
            <w:r>
              <w:rPr>
                <w:sz w:val="24"/>
                <w:lang w:val="en-US"/>
              </w:rPr>
              <w:t>las rosa</w:t>
            </w:r>
            <w:r>
              <w:rPr>
                <w:b/>
                <w:bCs/>
                <w:sz w:val="24"/>
                <w:lang w:val="en-US"/>
              </w:rPr>
              <w:t>s</w:t>
            </w:r>
            <w:r>
              <w:rPr>
                <w:sz w:val="24"/>
                <w:lang w:val="en-US"/>
              </w:rPr>
              <w:t xml:space="preserve"> té </w:t>
            </w:r>
          </w:p>
          <w:p>
            <w:pPr>
              <w:pStyle w:val="Normal1"/>
              <w:spacing w:lineRule="auto" w:line="240"/>
              <w:rPr/>
            </w:pPr>
            <w:r>
              <w:rPr>
                <w:sz w:val="24"/>
                <w:lang w:val="en-US"/>
              </w:rPr>
              <w:t xml:space="preserve">— </w:t>
            </w:r>
            <w:r>
              <w:rPr>
                <w:sz w:val="24"/>
                <w:lang w:val="en-US"/>
              </w:rPr>
              <w:t>los traje</w:t>
            </w:r>
            <w:r>
              <w:rPr>
                <w:b/>
                <w:bCs/>
                <w:sz w:val="24"/>
                <w:lang w:val="en-US"/>
              </w:rPr>
              <w:t>s</w:t>
            </w:r>
            <w:r>
              <w:rPr>
                <w:sz w:val="24"/>
                <w:lang w:val="en-US"/>
              </w:rPr>
              <w:t xml:space="preserve"> nilón</w:t>
            </w:r>
          </w:p>
          <w:p>
            <w:pPr>
              <w:pStyle w:val="Normal1"/>
              <w:rPr>
                <w:sz w:val="24"/>
                <w:lang w:val="en-US"/>
              </w:rPr>
            </w:pPr>
            <w:r>
              <w:rPr>
                <w:sz w:val="24"/>
                <w:lang w:val="en-US"/>
              </w:rPr>
            </w:r>
          </w:p>
        </w:tc>
      </w:tr>
    </w:tbl>
    <w:p>
      <w:pPr>
        <w:pStyle w:val="Normal1"/>
        <w:spacing w:lineRule="auto" w:line="240"/>
        <w:ind w:firstLine="284" w:end="0"/>
        <w:rPr/>
      </w:pPr>
      <w:r>
        <w:rPr>
          <w:i/>
          <w:sz w:val="22"/>
        </w:rPr>
        <w:t>Примечание</w:t>
      </w:r>
      <w:r>
        <w:rPr>
          <w:sz w:val="22"/>
        </w:rPr>
        <w:t xml:space="preserve">. В сложных существительных </w:t>
      </w:r>
      <w:r>
        <w:rPr>
          <w:sz w:val="22"/>
          <w:lang w:val="en-US"/>
        </w:rPr>
        <w:t>gentilhombre</w:t>
      </w:r>
      <w:r>
        <w:rPr>
          <w:sz w:val="22"/>
        </w:rPr>
        <w:t xml:space="preserve"> (дворянин), </w:t>
      </w:r>
      <w:r>
        <w:rPr>
          <w:sz w:val="22"/>
          <w:lang w:val="en-US"/>
        </w:rPr>
        <w:t>mediaca</w:t>
      </w:r>
      <w:r>
        <w:rPr>
          <w:sz w:val="22"/>
        </w:rPr>
        <w:t>ñ</w:t>
      </w:r>
      <w:r>
        <w:rPr>
          <w:sz w:val="22"/>
          <w:lang w:val="en-US"/>
        </w:rPr>
        <w:t>a</w:t>
      </w:r>
      <w:r>
        <w:rPr>
          <w:sz w:val="22"/>
        </w:rPr>
        <w:t xml:space="preserve"> (желоб, прорезь) и некоторых других при образовании множественного числа изменяются обе части слова </w:t>
      </w:r>
      <w:r>
        <w:rPr>
          <w:sz w:val="22"/>
          <w:lang w:val="en-US"/>
        </w:rPr>
        <w:t>gentile</w:t>
      </w:r>
      <w:r>
        <w:rPr>
          <w:b/>
          <w:bCs/>
          <w:sz w:val="22"/>
          <w:lang w:val="en-US"/>
        </w:rPr>
        <w:t>s</w:t>
      </w:r>
      <w:r>
        <w:rPr>
          <w:sz w:val="22"/>
          <w:lang w:val="en-US"/>
        </w:rPr>
        <w:t>hombre</w:t>
      </w:r>
      <w:r>
        <w:rPr>
          <w:b/>
          <w:bCs/>
          <w:sz w:val="22"/>
          <w:lang w:val="en-US"/>
        </w:rPr>
        <w:t>s</w:t>
      </w:r>
      <w:r>
        <w:rPr>
          <w:sz w:val="22"/>
        </w:rPr>
        <w:t xml:space="preserve">, </w:t>
      </w:r>
      <w:r>
        <w:rPr>
          <w:sz w:val="22"/>
          <w:lang w:val="en-US"/>
        </w:rPr>
        <w:t>media</w:t>
      </w:r>
      <w:r>
        <w:rPr>
          <w:b/>
          <w:bCs/>
          <w:sz w:val="22"/>
          <w:lang w:val="en-US"/>
        </w:rPr>
        <w:t>s</w:t>
      </w:r>
      <w:r>
        <w:rPr>
          <w:sz w:val="22"/>
          <w:lang w:val="en-US"/>
        </w:rPr>
        <w:t>ca</w:t>
      </w:r>
      <w:r>
        <w:rPr>
          <w:sz w:val="22"/>
        </w:rPr>
        <w:t>ñ</w:t>
      </w:r>
      <w:r>
        <w:rPr>
          <w:sz w:val="22"/>
          <w:lang w:val="en-US"/>
        </w:rPr>
        <w:t>a</w:t>
      </w:r>
      <w:r>
        <w:rPr>
          <w:b/>
          <w:bCs/>
          <w:sz w:val="22"/>
          <w:lang w:val="en-US"/>
        </w:rPr>
        <w:t>s</w:t>
      </w:r>
      <w:r>
        <w:rPr>
          <w:sz w:val="22"/>
        </w:rPr>
        <w:t>.</w:t>
      </w:r>
    </w:p>
    <w:p>
      <w:pPr>
        <w:pStyle w:val="Normal1"/>
        <w:spacing w:lineRule="auto" w:line="240"/>
        <w:ind w:firstLine="284" w:end="0"/>
        <w:rPr>
          <w:sz w:val="24"/>
        </w:rPr>
      </w:pPr>
      <w:r>
        <w:rPr>
          <w:sz w:val="24"/>
        </w:rPr>
      </w:r>
    </w:p>
    <w:p>
      <w:pPr>
        <w:pStyle w:val="Normal1"/>
        <w:spacing w:lineRule="auto" w:line="240"/>
        <w:ind w:firstLine="284" w:end="0"/>
        <w:rPr/>
      </w:pPr>
      <w:r>
        <w:rPr>
          <w:sz w:val="24"/>
        </w:rPr>
        <w:t>8. В испанском языке есть целый ряд существительных, которые употребляются лишь во множественном числе (</w:t>
      </w:r>
      <w:r>
        <w:rPr>
          <w:spacing w:val="20"/>
          <w:sz w:val="24"/>
          <w:lang w:val="en-US"/>
        </w:rPr>
        <w:t>pluralia</w:t>
      </w:r>
      <w:r>
        <w:rPr>
          <w:spacing w:val="20"/>
          <w:sz w:val="24"/>
        </w:rPr>
        <w:t xml:space="preserve"> </w:t>
      </w:r>
      <w:r>
        <w:rPr>
          <w:spacing w:val="20"/>
          <w:sz w:val="24"/>
          <w:lang w:val="en-US"/>
        </w:rPr>
        <w:t>tantum</w:t>
      </w:r>
      <w:r>
        <w:rPr>
          <w:sz w:val="24"/>
        </w:rPr>
        <w:t>) тактически не имеют форм единственного числа:</w:t>
      </w:r>
    </w:p>
    <w:p>
      <w:pPr>
        <w:pStyle w:val="Normal1"/>
        <w:spacing w:lineRule="auto" w:line="240"/>
        <w:ind w:firstLine="284" w:end="0"/>
        <w:rPr>
          <w:sz w:val="24"/>
        </w:rPr>
      </w:pPr>
      <w:r>
        <w:rPr>
          <w:sz w:val="24"/>
        </w:rPr>
      </w:r>
    </w:p>
    <w:tbl>
      <w:tblPr>
        <w:tblW w:w="6450" w:type="dxa"/>
        <w:jc w:val="start"/>
        <w:tblInd w:w="291" w:type="dxa"/>
        <w:tblLayout w:type="fixed"/>
        <w:tblCellMar>
          <w:top w:w="0" w:type="dxa"/>
          <w:start w:w="108" w:type="dxa"/>
          <w:bottom w:w="0" w:type="dxa"/>
          <w:end w:w="108" w:type="dxa"/>
        </w:tblCellMar>
      </w:tblPr>
      <w:tblGrid>
        <w:gridCol w:w="30"/>
        <w:gridCol w:w="1830"/>
        <w:gridCol w:w="4275"/>
        <w:gridCol w:w="315"/>
      </w:tblGrid>
      <w:tr>
        <w:trPr>
          <w:trHeight w:val="2250" w:hRule="atLeast"/>
        </w:trPr>
        <w:tc>
          <w:tcPr>
            <w:tcW w:w="1860" w:type="dxa"/>
            <w:gridSpan w:val="2"/>
            <w:tcBorders/>
          </w:tcPr>
          <w:p>
            <w:pPr>
              <w:pStyle w:val="Normal1"/>
              <w:spacing w:lineRule="auto" w:line="240"/>
              <w:ind w:firstLine="284" w:end="0"/>
              <w:rPr>
                <w:sz w:val="24"/>
                <w:lang w:val="en-US"/>
              </w:rPr>
            </w:pPr>
            <w:r>
              <w:rPr>
                <w:sz w:val="24"/>
                <w:lang w:val="en-US"/>
              </w:rPr>
              <w:t>las afueras</w:t>
            </w:r>
          </w:p>
          <w:p>
            <w:pPr>
              <w:pStyle w:val="Normal1"/>
              <w:spacing w:lineRule="auto" w:line="240"/>
              <w:ind w:firstLine="284" w:end="0"/>
              <w:rPr>
                <w:sz w:val="24"/>
                <w:lang w:val="en-US"/>
              </w:rPr>
            </w:pPr>
            <w:r>
              <w:rPr>
                <w:sz w:val="24"/>
                <w:lang w:val="en-US"/>
              </w:rPr>
              <w:t>las albricias</w:t>
            </w:r>
          </w:p>
          <w:p>
            <w:pPr>
              <w:pStyle w:val="Normal1"/>
              <w:spacing w:lineRule="auto" w:line="240"/>
              <w:ind w:firstLine="284" w:end="0"/>
              <w:rPr>
                <w:sz w:val="24"/>
                <w:lang w:val="en-US"/>
              </w:rPr>
            </w:pPr>
            <w:r>
              <w:rPr>
                <w:sz w:val="24"/>
                <w:lang w:val="en-US"/>
              </w:rPr>
              <w:t>los alicates</w:t>
            </w:r>
          </w:p>
          <w:p>
            <w:pPr>
              <w:pStyle w:val="Normal1"/>
              <w:spacing w:lineRule="auto" w:line="240"/>
              <w:ind w:firstLine="284" w:end="0"/>
              <w:rPr>
                <w:sz w:val="24"/>
                <w:lang w:val="en-US"/>
              </w:rPr>
            </w:pPr>
            <w:r>
              <w:rPr>
                <w:sz w:val="24"/>
                <w:lang w:val="en-US"/>
              </w:rPr>
              <w:t>los bártulos</w:t>
            </w:r>
          </w:p>
          <w:p>
            <w:pPr>
              <w:pStyle w:val="Normal1"/>
              <w:spacing w:lineRule="auto" w:line="240"/>
              <w:ind w:firstLine="284" w:end="0"/>
              <w:rPr>
                <w:sz w:val="24"/>
                <w:lang w:val="en-US"/>
              </w:rPr>
            </w:pPr>
            <w:r>
              <w:rPr>
                <w:sz w:val="24"/>
                <w:lang w:val="en-US"/>
              </w:rPr>
              <w:t>los celos</w:t>
            </w:r>
          </w:p>
          <w:p>
            <w:pPr>
              <w:pStyle w:val="Normal1"/>
              <w:spacing w:lineRule="auto" w:line="240"/>
              <w:ind w:firstLine="284" w:end="0"/>
              <w:rPr>
                <w:sz w:val="24"/>
                <w:lang w:val="en-US"/>
              </w:rPr>
            </w:pPr>
            <w:r>
              <w:rPr>
                <w:sz w:val="24"/>
                <w:lang w:val="en-US"/>
              </w:rPr>
              <w:t>los enseres</w:t>
            </w:r>
          </w:p>
          <w:p>
            <w:pPr>
              <w:pStyle w:val="Normal1"/>
              <w:spacing w:lineRule="auto" w:line="240"/>
              <w:ind w:firstLine="284" w:end="0"/>
              <w:rPr>
                <w:sz w:val="24"/>
                <w:lang w:val="en-US"/>
              </w:rPr>
            </w:pPr>
            <w:r>
              <w:rPr>
                <w:sz w:val="24"/>
                <w:lang w:val="en-US"/>
              </w:rPr>
              <w:t>los fastos</w:t>
            </w:r>
          </w:p>
          <w:p>
            <w:pPr>
              <w:pStyle w:val="Normal1"/>
              <w:ind w:firstLine="284" w:end="0"/>
              <w:rPr>
                <w:sz w:val="24"/>
                <w:lang w:val="en-US"/>
              </w:rPr>
            </w:pPr>
            <w:r>
              <w:rPr>
                <w:sz w:val="24"/>
                <w:lang w:val="en-US"/>
              </w:rPr>
              <w:t>las fauces</w:t>
            </w:r>
          </w:p>
        </w:tc>
        <w:tc>
          <w:tcPr>
            <w:tcW w:w="4275" w:type="dxa"/>
            <w:tcBorders/>
          </w:tcPr>
          <w:p>
            <w:pPr>
              <w:pStyle w:val="Normal1"/>
              <w:spacing w:lineRule="auto" w:line="240"/>
              <w:rPr>
                <w:sz w:val="24"/>
              </w:rPr>
            </w:pPr>
            <w:r>
              <w:rPr>
                <w:sz w:val="24"/>
              </w:rPr>
              <w:t xml:space="preserve">— </w:t>
            </w:r>
            <w:r>
              <w:rPr>
                <w:sz w:val="24"/>
              </w:rPr>
              <w:t xml:space="preserve">окрестности, окраины </w:t>
            </w:r>
          </w:p>
          <w:p>
            <w:pPr>
              <w:pStyle w:val="Normal1"/>
              <w:spacing w:lineRule="auto" w:line="240"/>
              <w:rPr>
                <w:sz w:val="24"/>
              </w:rPr>
            </w:pPr>
            <w:r>
              <w:rPr>
                <w:sz w:val="24"/>
              </w:rPr>
              <w:t xml:space="preserve">— </w:t>
            </w:r>
            <w:r>
              <w:rPr>
                <w:sz w:val="24"/>
              </w:rPr>
              <w:t xml:space="preserve">подарок за хорошую весть </w:t>
            </w:r>
          </w:p>
          <w:p>
            <w:pPr>
              <w:pStyle w:val="Normal1"/>
              <w:spacing w:lineRule="auto" w:line="240"/>
              <w:rPr>
                <w:sz w:val="24"/>
              </w:rPr>
            </w:pPr>
            <w:r>
              <w:rPr>
                <w:sz w:val="24"/>
              </w:rPr>
              <w:t xml:space="preserve">— </w:t>
            </w:r>
            <w:r>
              <w:rPr>
                <w:sz w:val="24"/>
              </w:rPr>
              <w:t xml:space="preserve">плоскогубцы </w:t>
            </w:r>
          </w:p>
          <w:p>
            <w:pPr>
              <w:pStyle w:val="Normal1"/>
              <w:spacing w:lineRule="auto" w:line="240"/>
              <w:rPr>
                <w:sz w:val="24"/>
              </w:rPr>
            </w:pPr>
            <w:r>
              <w:rPr>
                <w:sz w:val="24"/>
              </w:rPr>
              <w:t xml:space="preserve">— </w:t>
            </w:r>
            <w:r>
              <w:rPr>
                <w:sz w:val="24"/>
              </w:rPr>
              <w:t xml:space="preserve">пожитки </w:t>
            </w:r>
          </w:p>
          <w:p>
            <w:pPr>
              <w:pStyle w:val="Normal1"/>
              <w:spacing w:lineRule="auto" w:line="240"/>
              <w:rPr>
                <w:sz w:val="24"/>
              </w:rPr>
            </w:pPr>
            <w:r>
              <w:rPr>
                <w:sz w:val="24"/>
              </w:rPr>
              <w:t xml:space="preserve">— </w:t>
            </w:r>
            <w:r>
              <w:rPr>
                <w:sz w:val="24"/>
              </w:rPr>
              <w:t xml:space="preserve">ревность </w:t>
            </w:r>
          </w:p>
          <w:p>
            <w:pPr>
              <w:pStyle w:val="Normal1"/>
              <w:spacing w:lineRule="auto" w:line="240"/>
              <w:rPr>
                <w:sz w:val="24"/>
              </w:rPr>
            </w:pPr>
            <w:r>
              <w:rPr>
                <w:sz w:val="24"/>
              </w:rPr>
              <w:t xml:space="preserve">— </w:t>
            </w:r>
            <w:r>
              <w:rPr>
                <w:sz w:val="24"/>
              </w:rPr>
              <w:t xml:space="preserve">утварь, домашние вещи </w:t>
            </w:r>
          </w:p>
          <w:p>
            <w:pPr>
              <w:pStyle w:val="Normal1"/>
              <w:spacing w:lineRule="auto" w:line="240"/>
              <w:rPr>
                <w:sz w:val="24"/>
              </w:rPr>
            </w:pPr>
            <w:r>
              <w:rPr>
                <w:sz w:val="24"/>
              </w:rPr>
              <w:t xml:space="preserve">— </w:t>
            </w:r>
            <w:r>
              <w:rPr>
                <w:sz w:val="24"/>
              </w:rPr>
              <w:t xml:space="preserve">хроника, летопись </w:t>
            </w:r>
          </w:p>
          <w:p>
            <w:pPr>
              <w:pStyle w:val="Normal1"/>
              <w:rPr>
                <w:sz w:val="24"/>
              </w:rPr>
            </w:pPr>
            <w:r>
              <w:rPr>
                <w:sz w:val="24"/>
              </w:rPr>
              <w:t xml:space="preserve">— </w:t>
            </w:r>
            <w:r>
              <w:rPr>
                <w:sz w:val="24"/>
              </w:rPr>
              <w:t xml:space="preserve">глотка, гортань </w:t>
            </w:r>
          </w:p>
        </w:tc>
        <w:tc>
          <w:tcPr>
            <w:tcW w:w="315" w:type="dxa"/>
            <w:tcBorders/>
            <w:tcMar>
              <w:start w:w="0" w:type="dxa"/>
              <w:end w:w="0" w:type="dxa"/>
            </w:tcMar>
          </w:tcPr>
          <w:p>
            <w:pPr>
              <w:pStyle w:val="Normal"/>
              <w:snapToGrid w:val="false"/>
              <w:rPr>
                <w:sz w:val="24"/>
              </w:rPr>
            </w:pPr>
            <w:r>
              <w:rPr>
                <w:sz w:val="24"/>
              </w:rPr>
            </w:r>
          </w:p>
        </w:tc>
      </w:tr>
      <w:tr>
        <w:trPr>
          <w:trHeight w:val="1890" w:hRule="atLeast"/>
        </w:trPr>
        <w:tc>
          <w:tcPr>
            <w:tcW w:w="30" w:type="dxa"/>
            <w:tcBorders/>
            <w:tcMar>
              <w:start w:w="0" w:type="dxa"/>
              <w:end w:w="0" w:type="dxa"/>
            </w:tcMar>
          </w:tcPr>
          <w:p>
            <w:pPr>
              <w:pStyle w:val="TableContents"/>
              <w:rPr>
                <w:sz w:val="24"/>
              </w:rPr>
            </w:pPr>
            <w:r>
              <w:rPr>
                <w:sz w:val="24"/>
              </w:rPr>
            </w:r>
          </w:p>
        </w:tc>
        <w:tc>
          <w:tcPr>
            <w:tcW w:w="1830" w:type="dxa"/>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t>las gafas</w:t>
            </w:r>
          </w:p>
          <w:p>
            <w:pPr>
              <w:pStyle w:val="Normal1"/>
              <w:spacing w:lineRule="auto" w:line="240"/>
              <w:ind w:firstLine="284" w:end="0"/>
              <w:rPr>
                <w:sz w:val="24"/>
                <w:lang w:val="en-US"/>
              </w:rPr>
            </w:pPr>
            <w:r>
              <w:rPr>
                <w:sz w:val="24"/>
                <w:lang w:val="en-US"/>
              </w:rPr>
              <w:t>los grillos</w:t>
            </w:r>
          </w:p>
          <w:p>
            <w:pPr>
              <w:pStyle w:val="Normal1"/>
              <w:spacing w:lineRule="auto" w:line="240"/>
              <w:ind w:firstLine="284" w:end="0"/>
              <w:rPr>
                <w:sz w:val="24"/>
                <w:lang w:val="en-US"/>
              </w:rPr>
            </w:pPr>
            <w:r>
              <w:rPr>
                <w:sz w:val="24"/>
                <w:lang w:val="en-US"/>
              </w:rPr>
              <w:t>los modales</w:t>
            </w:r>
          </w:p>
          <w:p>
            <w:pPr>
              <w:pStyle w:val="Normal1"/>
              <w:spacing w:lineRule="auto" w:line="240"/>
              <w:ind w:firstLine="284" w:end="0"/>
              <w:rPr>
                <w:sz w:val="24"/>
                <w:lang w:val="en-US"/>
              </w:rPr>
            </w:pPr>
            <w:r>
              <w:rPr>
                <w:sz w:val="24"/>
                <w:lang w:val="en-US"/>
              </w:rPr>
              <w:t>las pinzas</w:t>
            </w:r>
          </w:p>
          <w:p>
            <w:pPr>
              <w:pStyle w:val="Normal1"/>
              <w:spacing w:lineRule="auto" w:line="240"/>
              <w:ind w:firstLine="284" w:end="0"/>
              <w:rPr>
                <w:sz w:val="24"/>
                <w:lang w:val="en-US"/>
              </w:rPr>
            </w:pPr>
            <w:r>
              <w:rPr>
                <w:sz w:val="24"/>
                <w:lang w:val="en-US"/>
              </w:rPr>
              <w:t>las serraduras</w:t>
            </w:r>
          </w:p>
          <w:p>
            <w:pPr>
              <w:pStyle w:val="Normal1"/>
              <w:ind w:firstLine="284" w:end="0"/>
              <w:rPr>
                <w:sz w:val="24"/>
                <w:lang w:val="en-US"/>
              </w:rPr>
            </w:pPr>
            <w:r>
              <w:rPr>
                <w:sz w:val="24"/>
                <w:lang w:val="en-US"/>
              </w:rPr>
              <w:t>los víveres</w:t>
            </w:r>
          </w:p>
        </w:tc>
        <w:tc>
          <w:tcPr>
            <w:tcW w:w="4590" w:type="dxa"/>
            <w:gridSpan w:val="2"/>
            <w:tcBorders/>
          </w:tcPr>
          <w:p>
            <w:pPr>
              <w:pStyle w:val="Normal"/>
              <w:snapToGrid w:val="false"/>
              <w:rPr>
                <w:sz w:val="24"/>
                <w:lang w:val="en-US"/>
              </w:rPr>
            </w:pPr>
            <w:r>
              <w:rPr>
                <w:sz w:val="24"/>
                <w:lang w:val="en-US"/>
              </w:rPr>
            </w:r>
          </w:p>
          <w:p>
            <w:pPr>
              <w:pStyle w:val="Normal1"/>
              <w:spacing w:lineRule="auto" w:line="240"/>
              <w:rPr>
                <w:sz w:val="24"/>
              </w:rPr>
            </w:pPr>
            <w:r>
              <w:rPr>
                <w:sz w:val="24"/>
              </w:rPr>
              <w:t xml:space="preserve">— </w:t>
            </w:r>
            <w:r>
              <w:rPr>
                <w:sz w:val="24"/>
              </w:rPr>
              <w:t xml:space="preserve">очки </w:t>
            </w:r>
          </w:p>
          <w:p>
            <w:pPr>
              <w:pStyle w:val="Normal1"/>
              <w:spacing w:lineRule="auto" w:line="240"/>
              <w:rPr>
                <w:sz w:val="24"/>
              </w:rPr>
            </w:pPr>
            <w:r>
              <w:rPr>
                <w:sz w:val="24"/>
              </w:rPr>
              <w:t xml:space="preserve">— </w:t>
            </w:r>
            <w:r>
              <w:rPr>
                <w:sz w:val="24"/>
              </w:rPr>
              <w:t xml:space="preserve">кандалы </w:t>
            </w:r>
          </w:p>
          <w:p>
            <w:pPr>
              <w:pStyle w:val="Normal1"/>
              <w:spacing w:lineRule="auto" w:line="240"/>
              <w:rPr>
                <w:sz w:val="24"/>
              </w:rPr>
            </w:pPr>
            <w:r>
              <w:rPr>
                <w:sz w:val="24"/>
              </w:rPr>
              <w:t xml:space="preserve">— </w:t>
            </w:r>
            <w:r>
              <w:rPr>
                <w:sz w:val="24"/>
              </w:rPr>
              <w:t xml:space="preserve">манеры </w:t>
            </w:r>
          </w:p>
          <w:p>
            <w:pPr>
              <w:pStyle w:val="Normal1"/>
              <w:spacing w:lineRule="auto" w:line="240"/>
              <w:rPr>
                <w:sz w:val="24"/>
              </w:rPr>
            </w:pPr>
            <w:r>
              <w:rPr>
                <w:sz w:val="24"/>
              </w:rPr>
              <w:t xml:space="preserve">— </w:t>
            </w:r>
            <w:r>
              <w:rPr>
                <w:sz w:val="24"/>
              </w:rPr>
              <w:t xml:space="preserve">пинцет, щипцы </w:t>
            </w:r>
          </w:p>
          <w:p>
            <w:pPr>
              <w:pStyle w:val="Normal1"/>
              <w:spacing w:lineRule="auto" w:line="240"/>
              <w:rPr>
                <w:sz w:val="24"/>
              </w:rPr>
            </w:pPr>
            <w:r>
              <w:rPr>
                <w:sz w:val="24"/>
              </w:rPr>
              <w:t xml:space="preserve">— </w:t>
            </w:r>
            <w:r>
              <w:rPr>
                <w:sz w:val="24"/>
              </w:rPr>
              <w:t xml:space="preserve">опилки </w:t>
            </w:r>
          </w:p>
          <w:p>
            <w:pPr>
              <w:pStyle w:val="Normal1"/>
              <w:rPr>
                <w:sz w:val="24"/>
              </w:rPr>
            </w:pPr>
            <w:r>
              <w:rPr>
                <w:sz w:val="24"/>
              </w:rPr>
              <w:t xml:space="preserve">— </w:t>
            </w:r>
            <w:r>
              <w:rPr>
                <w:sz w:val="24"/>
              </w:rPr>
              <w:t>продовольствие и др.</w:t>
            </w:r>
          </w:p>
        </w:tc>
      </w:tr>
    </w:tbl>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Примечания</w:t>
      </w:r>
      <w:r>
        <w:rPr>
          <w:sz w:val="22"/>
        </w:rPr>
        <w:t>. 1. Небольшая группа существительных может употребляться как в единственном, так и во множественном числе для обозначения одного и того же предмета:</w:t>
      </w:r>
    </w:p>
    <w:tbl>
      <w:tblPr>
        <w:tblW w:w="5715" w:type="dxa"/>
        <w:jc w:val="start"/>
        <w:tblInd w:w="261" w:type="dxa"/>
        <w:tblLayout w:type="fixed"/>
        <w:tblCellMar>
          <w:top w:w="0" w:type="dxa"/>
          <w:start w:w="108" w:type="dxa"/>
          <w:bottom w:w="0" w:type="dxa"/>
          <w:end w:w="108" w:type="dxa"/>
        </w:tblCellMar>
      </w:tblPr>
      <w:tblGrid>
        <w:gridCol w:w="3249"/>
        <w:gridCol w:w="2466"/>
      </w:tblGrid>
      <w:tr>
        <w:trPr>
          <w:trHeight w:val="1620" w:hRule="atLeast"/>
        </w:trPr>
        <w:tc>
          <w:tcPr>
            <w:tcW w:w="3249" w:type="dxa"/>
            <w:tcBorders/>
          </w:tcPr>
          <w:p>
            <w:pPr>
              <w:pStyle w:val="Normal1"/>
              <w:snapToGrid w:val="false"/>
              <w:spacing w:lineRule="auto" w:line="240"/>
              <w:ind w:firstLine="284" w:end="0"/>
              <w:rPr>
                <w:sz w:val="22"/>
              </w:rPr>
            </w:pPr>
            <w:r>
              <w:rPr>
                <w:sz w:val="22"/>
              </w:rPr>
            </w:r>
          </w:p>
          <w:p>
            <w:pPr>
              <w:pStyle w:val="Normal1"/>
              <w:spacing w:lineRule="auto" w:line="240"/>
              <w:ind w:firstLine="284" w:end="0"/>
              <w:rPr>
                <w:sz w:val="22"/>
                <w:lang w:val="en-US"/>
              </w:rPr>
            </w:pPr>
            <w:r>
              <w:rPr>
                <w:sz w:val="22"/>
                <w:lang w:val="en-US"/>
              </w:rPr>
              <w:t>la calza, las calzas</w:t>
            </w:r>
          </w:p>
          <w:p>
            <w:pPr>
              <w:pStyle w:val="Normal1"/>
              <w:spacing w:lineRule="auto" w:line="240"/>
              <w:ind w:firstLine="284" w:end="0"/>
              <w:rPr>
                <w:sz w:val="22"/>
                <w:lang w:val="en-US"/>
              </w:rPr>
            </w:pPr>
            <w:r>
              <w:rPr>
                <w:sz w:val="22"/>
                <w:lang w:val="en-US"/>
              </w:rPr>
              <w:t>la enagua, las enaguas</w:t>
            </w:r>
          </w:p>
          <w:p>
            <w:pPr>
              <w:pStyle w:val="Normal1"/>
              <w:spacing w:lineRule="auto" w:line="240"/>
              <w:ind w:firstLine="284" w:end="0"/>
              <w:rPr/>
            </w:pPr>
            <w:r>
              <w:rPr>
                <w:sz w:val="22"/>
                <w:lang w:val="en-US"/>
              </w:rPr>
              <w:t>el pantalón, los pantalones</w:t>
            </w:r>
          </w:p>
          <w:p>
            <w:pPr>
              <w:pStyle w:val="Normal1"/>
              <w:spacing w:lineRule="auto" w:line="240"/>
              <w:ind w:firstLine="284" w:end="0"/>
              <w:rPr>
                <w:sz w:val="22"/>
                <w:lang w:val="en-US"/>
              </w:rPr>
            </w:pPr>
            <w:r>
              <w:rPr>
                <w:sz w:val="22"/>
                <w:lang w:val="en-US"/>
              </w:rPr>
              <w:t>la tenaza, las tenazas</w:t>
            </w:r>
          </w:p>
          <w:p>
            <w:pPr>
              <w:pStyle w:val="Normal1"/>
              <w:spacing w:lineRule="auto" w:line="240"/>
              <w:ind w:firstLine="284" w:end="0"/>
              <w:rPr>
                <w:sz w:val="22"/>
                <w:lang w:val="en-US"/>
              </w:rPr>
            </w:pPr>
            <w:r>
              <w:rPr>
                <w:sz w:val="22"/>
                <w:lang w:val="en-US"/>
              </w:rPr>
              <w:t>la tijera, las tijeras</w:t>
            </w:r>
          </w:p>
          <w:p>
            <w:pPr>
              <w:pStyle w:val="Normal1"/>
              <w:rPr>
                <w:sz w:val="22"/>
                <w:lang w:val="en-US"/>
              </w:rPr>
            </w:pPr>
            <w:r>
              <w:rPr>
                <w:sz w:val="22"/>
                <w:lang w:val="en-US"/>
              </w:rPr>
            </w:r>
          </w:p>
        </w:tc>
        <w:tc>
          <w:tcPr>
            <w:tcW w:w="2466" w:type="dxa"/>
            <w:tcBorders/>
          </w:tcPr>
          <w:p>
            <w:pPr>
              <w:pStyle w:val="Normal"/>
              <w:snapToGrid w:val="false"/>
              <w:rPr>
                <w:sz w:val="22"/>
                <w:lang w:val="en-US"/>
              </w:rPr>
            </w:pPr>
            <w:r>
              <w:rPr>
                <w:sz w:val="22"/>
                <w:lang w:val="en-US"/>
              </w:rPr>
            </w:r>
          </w:p>
          <w:p>
            <w:pPr>
              <w:pStyle w:val="Normal1"/>
              <w:spacing w:lineRule="auto" w:line="240"/>
              <w:ind w:start="42" w:end="0"/>
              <w:rPr>
                <w:sz w:val="22"/>
              </w:rPr>
            </w:pPr>
            <w:r>
              <w:rPr>
                <w:sz w:val="22"/>
              </w:rPr>
              <w:t xml:space="preserve">— </w:t>
            </w:r>
            <w:r>
              <w:rPr>
                <w:sz w:val="22"/>
              </w:rPr>
              <w:t>чулки, носки</w:t>
            </w:r>
          </w:p>
          <w:p>
            <w:pPr>
              <w:pStyle w:val="Normal1"/>
              <w:spacing w:lineRule="auto" w:line="240"/>
              <w:ind w:start="42" w:end="0"/>
              <w:rPr>
                <w:sz w:val="22"/>
              </w:rPr>
            </w:pPr>
            <w:r>
              <w:rPr>
                <w:sz w:val="22"/>
              </w:rPr>
              <w:t xml:space="preserve">— </w:t>
            </w:r>
            <w:r>
              <w:rPr>
                <w:sz w:val="22"/>
              </w:rPr>
              <w:t>нижняя юбка</w:t>
            </w:r>
          </w:p>
          <w:p>
            <w:pPr>
              <w:pStyle w:val="Normal1"/>
              <w:spacing w:lineRule="auto" w:line="240"/>
              <w:ind w:start="42" w:end="0"/>
              <w:rPr>
                <w:sz w:val="22"/>
              </w:rPr>
            </w:pPr>
            <w:r>
              <w:rPr>
                <w:sz w:val="22"/>
              </w:rPr>
              <w:t xml:space="preserve">— </w:t>
            </w:r>
            <w:r>
              <w:rPr>
                <w:sz w:val="22"/>
              </w:rPr>
              <w:t>брюки, штаны</w:t>
            </w:r>
          </w:p>
          <w:p>
            <w:pPr>
              <w:pStyle w:val="Normal1"/>
              <w:spacing w:lineRule="auto" w:line="240"/>
              <w:ind w:start="42" w:end="0"/>
              <w:rPr>
                <w:sz w:val="22"/>
              </w:rPr>
            </w:pPr>
            <w:r>
              <w:rPr>
                <w:sz w:val="22"/>
              </w:rPr>
              <w:t xml:space="preserve">— </w:t>
            </w:r>
            <w:r>
              <w:rPr>
                <w:sz w:val="22"/>
              </w:rPr>
              <w:t>клещи, щипцы</w:t>
            </w:r>
          </w:p>
          <w:p>
            <w:pPr>
              <w:pStyle w:val="Normal1"/>
              <w:spacing w:lineRule="auto" w:line="240"/>
              <w:ind w:start="42" w:end="0"/>
              <w:rPr>
                <w:sz w:val="22"/>
              </w:rPr>
            </w:pPr>
            <w:r>
              <w:rPr>
                <w:sz w:val="22"/>
              </w:rPr>
              <w:t xml:space="preserve">— </w:t>
            </w:r>
            <w:r>
              <w:rPr>
                <w:sz w:val="22"/>
              </w:rPr>
              <w:t>ножницы и др.</w:t>
            </w:r>
          </w:p>
          <w:p>
            <w:pPr>
              <w:pStyle w:val="Normal1"/>
              <w:rPr>
                <w:sz w:val="22"/>
              </w:rPr>
            </w:pPr>
            <w:r>
              <w:rPr>
                <w:sz w:val="22"/>
              </w:rPr>
            </w:r>
          </w:p>
        </w:tc>
      </w:tr>
    </w:tbl>
    <w:p>
      <w:pPr>
        <w:pStyle w:val="Normal1"/>
        <w:spacing w:lineRule="auto" w:line="240"/>
        <w:ind w:firstLine="284" w:end="0"/>
        <w:rPr>
          <w:sz w:val="22"/>
        </w:rPr>
      </w:pPr>
      <w:r>
        <w:rPr>
          <w:sz w:val="22"/>
        </w:rPr>
        <w:t>Однако следует отметить, что в современном языке более предпочтительно употребление формы множественного числа этих существительных.</w:t>
      </w:r>
    </w:p>
    <w:p>
      <w:pPr>
        <w:pStyle w:val="Normal1"/>
        <w:spacing w:lineRule="auto" w:line="240"/>
        <w:ind w:firstLine="284" w:end="0"/>
        <w:rPr>
          <w:sz w:val="22"/>
        </w:rPr>
      </w:pPr>
      <w:r>
        <w:rPr>
          <w:sz w:val="22"/>
        </w:rPr>
        <w:t>2. Среди слов, употребляющихся только во множественном числе, есть некото</w:t>
        <w:softHyphen/>
        <w:t>рое количество географических названий (в русском языке они тоже употребляют</w:t>
        <w:softHyphen/>
        <w:t>ся лишь во множественном числе):</w:t>
      </w:r>
    </w:p>
    <w:tbl>
      <w:tblPr>
        <w:tblW w:w="6165" w:type="dxa"/>
        <w:jc w:val="start"/>
        <w:tblInd w:w="366" w:type="dxa"/>
        <w:tblLayout w:type="fixed"/>
        <w:tblCellMar>
          <w:top w:w="0" w:type="dxa"/>
          <w:start w:w="108" w:type="dxa"/>
          <w:bottom w:w="0" w:type="dxa"/>
          <w:end w:w="108" w:type="dxa"/>
        </w:tblCellMar>
      </w:tblPr>
      <w:tblGrid>
        <w:gridCol w:w="2294"/>
        <w:gridCol w:w="3871"/>
      </w:tblGrid>
      <w:tr>
        <w:trPr>
          <w:trHeight w:val="2310" w:hRule="atLeast"/>
        </w:trPr>
        <w:tc>
          <w:tcPr>
            <w:tcW w:w="2294" w:type="dxa"/>
            <w:tcBorders/>
          </w:tcPr>
          <w:p>
            <w:pPr>
              <w:pStyle w:val="Normal1"/>
              <w:snapToGrid w:val="false"/>
              <w:spacing w:lineRule="auto" w:line="240"/>
              <w:ind w:firstLine="284" w:end="0"/>
              <w:rPr>
                <w:sz w:val="22"/>
              </w:rPr>
            </w:pPr>
            <w:r>
              <w:rPr>
                <w:sz w:val="22"/>
              </w:rPr>
            </w:r>
          </w:p>
          <w:p>
            <w:pPr>
              <w:pStyle w:val="Normal1"/>
              <w:spacing w:lineRule="auto" w:line="240"/>
              <w:ind w:firstLine="284" w:end="0"/>
              <w:rPr>
                <w:sz w:val="22"/>
                <w:lang w:val="en-US"/>
              </w:rPr>
            </w:pPr>
            <w:r>
              <w:rPr>
                <w:sz w:val="22"/>
                <w:lang w:val="en-US"/>
              </w:rPr>
              <w:t>los Andes</w:t>
            </w:r>
          </w:p>
          <w:p>
            <w:pPr>
              <w:pStyle w:val="Normal1"/>
              <w:spacing w:lineRule="auto" w:line="240"/>
              <w:ind w:firstLine="284" w:end="0"/>
              <w:rPr>
                <w:sz w:val="22"/>
                <w:lang w:val="en-US"/>
              </w:rPr>
            </w:pPr>
            <w:r>
              <w:rPr>
                <w:sz w:val="22"/>
                <w:lang w:val="en-US"/>
              </w:rPr>
              <w:t>los Alpes</w:t>
            </w:r>
          </w:p>
          <w:p>
            <w:pPr>
              <w:pStyle w:val="Normal1"/>
              <w:spacing w:lineRule="auto" w:line="240"/>
              <w:ind w:firstLine="284" w:end="0"/>
              <w:rPr>
                <w:sz w:val="22"/>
                <w:lang w:val="en-US"/>
              </w:rPr>
            </w:pPr>
            <w:r>
              <w:rPr>
                <w:sz w:val="22"/>
                <w:lang w:val="en-US"/>
              </w:rPr>
              <w:t>las Antillas</w:t>
            </w:r>
          </w:p>
          <w:p>
            <w:pPr>
              <w:pStyle w:val="Normal1"/>
              <w:spacing w:lineRule="auto" w:line="240"/>
              <w:ind w:firstLine="284" w:end="0"/>
              <w:rPr>
                <w:sz w:val="22"/>
                <w:lang w:val="en-US"/>
              </w:rPr>
            </w:pPr>
            <w:r>
              <w:rPr>
                <w:sz w:val="22"/>
                <w:lang w:val="en-US"/>
              </w:rPr>
              <w:t>las Azores</w:t>
            </w:r>
          </w:p>
          <w:p>
            <w:pPr>
              <w:pStyle w:val="Normal1"/>
              <w:spacing w:lineRule="auto" w:line="240"/>
              <w:ind w:firstLine="284" w:end="0"/>
              <w:rPr>
                <w:sz w:val="22"/>
                <w:lang w:val="en-US"/>
              </w:rPr>
            </w:pPr>
            <w:r>
              <w:rPr>
                <w:sz w:val="22"/>
                <w:lang w:val="en-US"/>
              </w:rPr>
              <w:t>las Baleares</w:t>
            </w:r>
          </w:p>
          <w:p>
            <w:pPr>
              <w:pStyle w:val="Normal1"/>
              <w:spacing w:lineRule="auto" w:line="240"/>
              <w:ind w:firstLine="284" w:end="0"/>
              <w:rPr>
                <w:sz w:val="22"/>
                <w:lang w:val="en-US"/>
              </w:rPr>
            </w:pPr>
            <w:r>
              <w:rPr>
                <w:sz w:val="22"/>
                <w:lang w:val="en-US"/>
              </w:rPr>
              <w:t>los Cárpatos</w:t>
            </w:r>
          </w:p>
          <w:p>
            <w:pPr>
              <w:pStyle w:val="Normal1"/>
              <w:spacing w:lineRule="auto" w:line="240"/>
              <w:ind w:firstLine="284" w:end="0"/>
              <w:rPr>
                <w:sz w:val="22"/>
                <w:lang w:val="en-US"/>
              </w:rPr>
            </w:pPr>
            <w:r>
              <w:rPr>
                <w:sz w:val="22"/>
                <w:lang w:val="en-US"/>
              </w:rPr>
              <w:t>las Kuriles</w:t>
            </w:r>
          </w:p>
          <w:p>
            <w:pPr>
              <w:pStyle w:val="Normal1"/>
              <w:rPr>
                <w:sz w:val="22"/>
                <w:lang w:val="en-US"/>
              </w:rPr>
            </w:pPr>
            <w:r>
              <w:rPr>
                <w:sz w:val="22"/>
                <w:lang w:val="en-US"/>
              </w:rPr>
            </w:r>
          </w:p>
        </w:tc>
        <w:tc>
          <w:tcPr>
            <w:tcW w:w="3871" w:type="dxa"/>
            <w:tcBorders/>
          </w:tcPr>
          <w:p>
            <w:pPr>
              <w:pStyle w:val="Normal"/>
              <w:snapToGrid w:val="false"/>
              <w:rPr>
                <w:sz w:val="22"/>
                <w:lang w:val="en-US"/>
              </w:rPr>
            </w:pPr>
            <w:r>
              <w:rPr>
                <w:sz w:val="22"/>
                <w:lang w:val="en-US"/>
              </w:rPr>
            </w:r>
          </w:p>
          <w:p>
            <w:pPr>
              <w:pStyle w:val="Normal1"/>
              <w:spacing w:lineRule="auto" w:line="240"/>
              <w:rPr>
                <w:sz w:val="22"/>
                <w:lang w:val="en-US"/>
              </w:rPr>
            </w:pPr>
            <w:r>
              <w:rPr>
                <w:sz w:val="22"/>
                <w:lang w:val="en-US"/>
              </w:rPr>
              <w:t xml:space="preserve">— </w:t>
            </w:r>
            <w:r>
              <w:rPr>
                <w:sz w:val="22"/>
              </w:rPr>
              <w:t>Анды</w:t>
            </w:r>
          </w:p>
          <w:p>
            <w:pPr>
              <w:pStyle w:val="Normal1"/>
              <w:spacing w:lineRule="auto" w:line="240"/>
              <w:rPr>
                <w:sz w:val="22"/>
                <w:lang w:val="en-US"/>
              </w:rPr>
            </w:pPr>
            <w:r>
              <w:rPr>
                <w:sz w:val="22"/>
                <w:lang w:val="en-US"/>
              </w:rPr>
              <w:t xml:space="preserve">— </w:t>
            </w:r>
            <w:r>
              <w:rPr>
                <w:sz w:val="22"/>
              </w:rPr>
              <w:t>Альпы</w:t>
            </w:r>
          </w:p>
          <w:p>
            <w:pPr>
              <w:pStyle w:val="Normal1"/>
              <w:spacing w:lineRule="auto" w:line="240"/>
              <w:rPr>
                <w:sz w:val="22"/>
              </w:rPr>
            </w:pPr>
            <w:r>
              <w:rPr>
                <w:sz w:val="22"/>
              </w:rPr>
              <w:t xml:space="preserve">— </w:t>
            </w:r>
            <w:r>
              <w:rPr>
                <w:sz w:val="22"/>
              </w:rPr>
              <w:t>Антильские острова</w:t>
            </w:r>
          </w:p>
          <w:p>
            <w:pPr>
              <w:pStyle w:val="Normal1"/>
              <w:spacing w:lineRule="auto" w:line="240"/>
              <w:rPr>
                <w:sz w:val="22"/>
              </w:rPr>
            </w:pPr>
            <w:r>
              <w:rPr>
                <w:sz w:val="22"/>
              </w:rPr>
              <w:t xml:space="preserve">— </w:t>
            </w:r>
            <w:r>
              <w:rPr>
                <w:sz w:val="22"/>
              </w:rPr>
              <w:t>Азорские острова</w:t>
            </w:r>
          </w:p>
          <w:p>
            <w:pPr>
              <w:pStyle w:val="Normal1"/>
              <w:spacing w:lineRule="auto" w:line="240"/>
              <w:rPr>
                <w:sz w:val="22"/>
              </w:rPr>
            </w:pPr>
            <w:r>
              <w:rPr>
                <w:sz w:val="22"/>
              </w:rPr>
              <w:t xml:space="preserve">— </w:t>
            </w:r>
            <w:r>
              <w:rPr>
                <w:sz w:val="22"/>
              </w:rPr>
              <w:t>Балеарские острова</w:t>
            </w:r>
          </w:p>
          <w:p>
            <w:pPr>
              <w:pStyle w:val="Normal1"/>
              <w:spacing w:lineRule="auto" w:line="240"/>
              <w:rPr>
                <w:sz w:val="22"/>
              </w:rPr>
            </w:pPr>
            <w:r>
              <w:rPr>
                <w:sz w:val="22"/>
              </w:rPr>
              <w:t xml:space="preserve">— </w:t>
            </w:r>
            <w:r>
              <w:rPr>
                <w:sz w:val="22"/>
              </w:rPr>
              <w:t>Карпаты</w:t>
            </w:r>
          </w:p>
          <w:p>
            <w:pPr>
              <w:pStyle w:val="Normal1"/>
              <w:spacing w:lineRule="auto" w:line="240"/>
              <w:rPr>
                <w:sz w:val="22"/>
              </w:rPr>
            </w:pPr>
            <w:r>
              <w:rPr>
                <w:sz w:val="22"/>
              </w:rPr>
              <w:t xml:space="preserve">— </w:t>
            </w:r>
            <w:r>
              <w:rPr>
                <w:sz w:val="22"/>
              </w:rPr>
              <w:t>Курильские острова и др.</w:t>
            </w:r>
          </w:p>
          <w:p>
            <w:pPr>
              <w:pStyle w:val="Normal1"/>
              <w:rPr>
                <w:sz w:val="22"/>
              </w:rPr>
            </w:pPr>
            <w:r>
              <w:rPr>
                <w:sz w:val="22"/>
              </w:rPr>
            </w:r>
          </w:p>
        </w:tc>
      </w:tr>
    </w:tbl>
    <w:p>
      <w:pPr>
        <w:pStyle w:val="Normal1"/>
        <w:spacing w:lineRule="auto" w:line="240"/>
        <w:ind w:firstLine="284" w:end="0"/>
        <w:rPr/>
      </w:pPr>
      <w:r>
        <w:rPr>
          <w:sz w:val="24"/>
        </w:rPr>
        <w:t>9. Наконец, очень много существительных, которые практически редко употребляются (а иногда и вовсе не употребляются) во множе</w:t>
        <w:softHyphen/>
        <w:t>ственном числе (</w:t>
      </w:r>
      <w:r>
        <w:rPr>
          <w:spacing w:val="20"/>
          <w:sz w:val="24"/>
          <w:lang w:val="en-US"/>
        </w:rPr>
        <w:t>singu</w:t>
      </w:r>
      <w:r>
        <w:rPr>
          <w:spacing w:val="20"/>
          <w:sz w:val="24"/>
        </w:rPr>
        <w:t>l</w:t>
      </w:r>
      <w:r>
        <w:rPr>
          <w:spacing w:val="20"/>
          <w:sz w:val="24"/>
          <w:lang w:val="en-US"/>
        </w:rPr>
        <w:t>aria</w:t>
      </w:r>
      <w:r>
        <w:rPr>
          <w:spacing w:val="20"/>
          <w:sz w:val="24"/>
        </w:rPr>
        <w:t xml:space="preserve"> </w:t>
      </w:r>
      <w:r>
        <w:rPr>
          <w:spacing w:val="20"/>
          <w:sz w:val="24"/>
          <w:lang w:val="en-US"/>
        </w:rPr>
        <w:t>tantum</w:t>
      </w:r>
      <w:r>
        <w:rPr>
          <w:sz w:val="24"/>
        </w:rPr>
        <w:t>). К таким словам относятся:</w:t>
      </w:r>
    </w:p>
    <w:p>
      <w:pPr>
        <w:pStyle w:val="Normal1"/>
        <w:spacing w:lineRule="auto" w:line="240"/>
        <w:ind w:firstLine="284" w:end="0"/>
        <w:rPr/>
      </w:pPr>
      <w:r>
        <w:rPr>
          <w:sz w:val="24"/>
        </w:rPr>
        <w:t xml:space="preserve">а) имена собственные — </w:t>
      </w:r>
      <w:r>
        <w:rPr>
          <w:sz w:val="24"/>
          <w:lang w:val="en-US"/>
        </w:rPr>
        <w:t>Juan</w:t>
      </w:r>
      <w:r>
        <w:rPr>
          <w:sz w:val="24"/>
        </w:rPr>
        <w:t xml:space="preserve">, </w:t>
      </w:r>
      <w:r>
        <w:rPr>
          <w:sz w:val="24"/>
          <w:lang w:val="en-US"/>
        </w:rPr>
        <w:t>Mar</w:t>
      </w:r>
      <w:r>
        <w:rPr>
          <w:sz w:val="24"/>
        </w:rPr>
        <w:t>í</w:t>
      </w:r>
      <w:r>
        <w:rPr>
          <w:sz w:val="24"/>
          <w:lang w:val="en-US"/>
        </w:rPr>
        <w:t>a</w:t>
      </w:r>
      <w:r>
        <w:rPr>
          <w:sz w:val="24"/>
        </w:rPr>
        <w:t xml:space="preserve">, </w:t>
      </w:r>
      <w:r>
        <w:rPr>
          <w:sz w:val="24"/>
          <w:lang w:val="en-US"/>
        </w:rPr>
        <w:t>el</w:t>
      </w:r>
      <w:r>
        <w:rPr>
          <w:sz w:val="24"/>
        </w:rPr>
        <w:t xml:space="preserve"> </w:t>
      </w:r>
      <w:r>
        <w:rPr>
          <w:sz w:val="24"/>
          <w:lang w:val="en-US"/>
        </w:rPr>
        <w:t>Nev</w:t>
      </w:r>
      <w:r>
        <w:rPr>
          <w:sz w:val="24"/>
        </w:rPr>
        <w:t xml:space="preserve">á, </w:t>
      </w:r>
      <w:r>
        <w:rPr>
          <w:sz w:val="24"/>
          <w:lang w:val="en-US"/>
        </w:rPr>
        <w:t>Mosc</w:t>
      </w:r>
      <w:r>
        <w:rPr>
          <w:sz w:val="24"/>
        </w:rPr>
        <w:t xml:space="preserve">ú, </w:t>
      </w:r>
      <w:r>
        <w:rPr>
          <w:sz w:val="24"/>
          <w:lang w:val="en-US"/>
        </w:rPr>
        <w:t>Espa</w:t>
      </w:r>
      <w:r>
        <w:rPr>
          <w:sz w:val="24"/>
        </w:rPr>
        <w:t>ñ</w:t>
      </w:r>
      <w:r>
        <w:rPr>
          <w:sz w:val="24"/>
          <w:lang w:val="en-US"/>
        </w:rPr>
        <w:t>a</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б) существительные, называющие единственные или мыслимые как единственные объекты, типа:</w:t>
      </w:r>
    </w:p>
    <w:p>
      <w:pPr>
        <w:pStyle w:val="Normal1"/>
        <w:spacing w:lineRule="auto" w:line="240"/>
        <w:ind w:firstLine="284" w:end="0"/>
        <w:rPr>
          <w:sz w:val="24"/>
        </w:rPr>
      </w:pPr>
      <w:r>
        <w:rPr>
          <w:sz w:val="24"/>
        </w:rPr>
        <w:t xml:space="preserve">   </w:t>
      </w:r>
    </w:p>
    <w:tbl>
      <w:tblPr>
        <w:tblW w:w="6495" w:type="dxa"/>
        <w:jc w:val="start"/>
        <w:tblInd w:w="276" w:type="dxa"/>
        <w:tblLayout w:type="fixed"/>
        <w:tblCellMar>
          <w:top w:w="0" w:type="dxa"/>
          <w:start w:w="108" w:type="dxa"/>
          <w:bottom w:w="0" w:type="dxa"/>
          <w:end w:w="108" w:type="dxa"/>
        </w:tblCellMar>
      </w:tblPr>
      <w:tblGrid>
        <w:gridCol w:w="1392"/>
        <w:gridCol w:w="1368"/>
        <w:gridCol w:w="1410"/>
        <w:gridCol w:w="2325"/>
      </w:tblGrid>
      <w:tr>
        <w:trPr>
          <w:trHeight w:val="960" w:hRule="atLeast"/>
        </w:trPr>
        <w:tc>
          <w:tcPr>
            <w:tcW w:w="1392" w:type="dxa"/>
            <w:tcBorders/>
          </w:tcPr>
          <w:p>
            <w:pPr>
              <w:pStyle w:val="Normal1"/>
              <w:spacing w:lineRule="auto" w:line="240"/>
              <w:ind w:firstLine="284" w:end="0"/>
              <w:rPr/>
            </w:pPr>
            <w:r>
              <w:rPr>
                <w:sz w:val="24"/>
              </w:rPr>
              <w:t xml:space="preserve">  </w:t>
            </w:r>
            <w:r>
              <w:rPr>
                <w:sz w:val="24"/>
                <w:lang w:val="en-US"/>
              </w:rPr>
              <w:t>el sol</w:t>
            </w:r>
          </w:p>
          <w:p>
            <w:pPr>
              <w:pStyle w:val="Normal1"/>
              <w:spacing w:lineRule="auto" w:line="240"/>
              <w:ind w:firstLine="284" w:end="0"/>
              <w:rPr/>
            </w:pPr>
            <w:r>
              <w:rPr>
                <w:sz w:val="24"/>
                <w:lang w:val="en-US"/>
              </w:rPr>
              <w:t xml:space="preserve">  </w:t>
            </w:r>
            <w:r>
              <w:rPr>
                <w:sz w:val="24"/>
                <w:lang w:val="en-US"/>
              </w:rPr>
              <w:t>la luna</w:t>
            </w:r>
          </w:p>
          <w:p>
            <w:pPr>
              <w:pStyle w:val="Normal1"/>
              <w:spacing w:lineRule="auto" w:line="240"/>
              <w:ind w:firstLine="284" w:end="0"/>
              <w:rPr>
                <w:sz w:val="24"/>
                <w:lang w:val="en-US"/>
              </w:rPr>
            </w:pPr>
            <w:r>
              <w:rPr>
                <w:sz w:val="24"/>
                <w:lang w:val="en-US"/>
              </w:rPr>
              <w:t xml:space="preserve">  </w:t>
            </w:r>
            <w:r>
              <w:rPr>
                <w:sz w:val="24"/>
                <w:lang w:val="en-US"/>
              </w:rPr>
              <w:t>el cenit</w:t>
            </w:r>
          </w:p>
          <w:p>
            <w:pPr>
              <w:pStyle w:val="Normal1"/>
              <w:rPr>
                <w:sz w:val="24"/>
                <w:lang w:val="en-US"/>
              </w:rPr>
            </w:pPr>
            <w:r>
              <w:rPr>
                <w:sz w:val="24"/>
                <w:lang w:val="en-US"/>
              </w:rPr>
            </w:r>
          </w:p>
        </w:tc>
        <w:tc>
          <w:tcPr>
            <w:tcW w:w="1368" w:type="dxa"/>
            <w:tcBorders/>
          </w:tcPr>
          <w:p>
            <w:pPr>
              <w:pStyle w:val="Normal1"/>
              <w:spacing w:lineRule="auto" w:line="240"/>
              <w:rPr>
                <w:sz w:val="24"/>
              </w:rPr>
            </w:pPr>
            <w:r>
              <w:rPr>
                <w:sz w:val="24"/>
              </w:rPr>
              <w:t xml:space="preserve">— </w:t>
            </w:r>
            <w:r>
              <w:rPr>
                <w:sz w:val="24"/>
              </w:rPr>
              <w:t>солнце</w:t>
            </w:r>
          </w:p>
          <w:p>
            <w:pPr>
              <w:pStyle w:val="Normal1"/>
              <w:spacing w:lineRule="auto" w:line="240"/>
              <w:rPr>
                <w:sz w:val="24"/>
              </w:rPr>
            </w:pPr>
            <w:r>
              <w:rPr>
                <w:sz w:val="24"/>
              </w:rPr>
              <w:t xml:space="preserve">— </w:t>
            </w:r>
            <w:r>
              <w:rPr>
                <w:sz w:val="24"/>
              </w:rPr>
              <w:t>луна</w:t>
            </w:r>
          </w:p>
          <w:p>
            <w:pPr>
              <w:pStyle w:val="Normal1"/>
              <w:spacing w:lineRule="auto" w:line="240"/>
              <w:rPr>
                <w:sz w:val="24"/>
              </w:rPr>
            </w:pPr>
            <w:r>
              <w:rPr>
                <w:sz w:val="24"/>
              </w:rPr>
              <w:t xml:space="preserve">— </w:t>
            </w:r>
            <w:r>
              <w:rPr>
                <w:sz w:val="24"/>
              </w:rPr>
              <w:t>зенит</w:t>
            </w:r>
          </w:p>
          <w:p>
            <w:pPr>
              <w:pStyle w:val="Normal1"/>
              <w:rPr>
                <w:sz w:val="24"/>
              </w:rPr>
            </w:pPr>
            <w:r>
              <w:rPr>
                <w:sz w:val="24"/>
              </w:rPr>
            </w:r>
          </w:p>
        </w:tc>
        <w:tc>
          <w:tcPr>
            <w:tcW w:w="1410" w:type="dxa"/>
            <w:tcBorders/>
          </w:tcPr>
          <w:p>
            <w:pPr>
              <w:pStyle w:val="Normal1"/>
              <w:spacing w:lineRule="auto" w:line="240"/>
              <w:rPr>
                <w:sz w:val="24"/>
              </w:rPr>
            </w:pPr>
            <w:r>
              <w:rPr>
                <w:sz w:val="24"/>
                <w:lang w:val="en-US"/>
              </w:rPr>
              <w:t>el</w:t>
            </w:r>
            <w:r>
              <w:rPr>
                <w:sz w:val="24"/>
              </w:rPr>
              <w:t xml:space="preserve"> </w:t>
            </w:r>
            <w:r>
              <w:rPr>
                <w:sz w:val="24"/>
                <w:lang w:val="en-US"/>
              </w:rPr>
              <w:t>sur</w:t>
            </w:r>
          </w:p>
          <w:p>
            <w:pPr>
              <w:pStyle w:val="Normal1"/>
              <w:spacing w:lineRule="auto" w:line="240"/>
              <w:rPr>
                <w:sz w:val="24"/>
                <w:lang w:val="en-US"/>
              </w:rPr>
            </w:pPr>
            <w:r>
              <w:rPr>
                <w:sz w:val="24"/>
                <w:lang w:val="en-US"/>
              </w:rPr>
              <w:t>el norte</w:t>
            </w:r>
          </w:p>
          <w:p>
            <w:pPr>
              <w:pStyle w:val="Normal1"/>
              <w:spacing w:lineRule="auto" w:line="240"/>
              <w:rPr>
                <w:sz w:val="24"/>
                <w:lang w:val="en-US"/>
              </w:rPr>
            </w:pPr>
            <w:r>
              <w:rPr>
                <w:sz w:val="24"/>
                <w:lang w:val="en-US"/>
              </w:rPr>
              <w:t>el horizonte</w:t>
            </w:r>
          </w:p>
          <w:p>
            <w:pPr>
              <w:pStyle w:val="Normal1"/>
              <w:rPr>
                <w:sz w:val="24"/>
                <w:lang w:val="en-US"/>
              </w:rPr>
            </w:pPr>
            <w:r>
              <w:rPr>
                <w:sz w:val="24"/>
                <w:lang w:val="en-US"/>
              </w:rPr>
            </w:r>
          </w:p>
        </w:tc>
        <w:tc>
          <w:tcPr>
            <w:tcW w:w="2325" w:type="dxa"/>
            <w:tcBorders/>
          </w:tcPr>
          <w:p>
            <w:pPr>
              <w:pStyle w:val="Normal1"/>
              <w:spacing w:lineRule="auto" w:line="240"/>
              <w:rPr/>
            </w:pPr>
            <w:r>
              <w:rPr>
                <w:sz w:val="24"/>
                <w:lang w:val="en-US"/>
              </w:rPr>
              <w:t xml:space="preserve">— </w:t>
            </w:r>
            <w:r>
              <w:rPr>
                <w:sz w:val="24"/>
              </w:rPr>
              <w:t>юг</w:t>
            </w:r>
            <w:r>
              <w:rPr>
                <w:sz w:val="24"/>
                <w:lang w:val="en-US"/>
              </w:rPr>
              <w:t xml:space="preserve"> </w:t>
            </w:r>
          </w:p>
          <w:p>
            <w:pPr>
              <w:pStyle w:val="Normal1"/>
              <w:spacing w:lineRule="auto" w:line="240"/>
              <w:rPr/>
            </w:pPr>
            <w:r>
              <w:rPr>
                <w:sz w:val="24"/>
                <w:lang w:val="en-US"/>
              </w:rPr>
              <w:t xml:space="preserve">— </w:t>
            </w:r>
            <w:r>
              <w:rPr>
                <w:sz w:val="24"/>
              </w:rPr>
              <w:t>север</w:t>
            </w:r>
            <w:r>
              <w:rPr>
                <w:sz w:val="24"/>
                <w:lang w:val="en-US"/>
              </w:rPr>
              <w:t xml:space="preserve"> </w:t>
            </w:r>
          </w:p>
          <w:p>
            <w:pPr>
              <w:pStyle w:val="Normal1"/>
              <w:spacing w:lineRule="auto" w:line="240"/>
              <w:rPr>
                <w:sz w:val="24"/>
              </w:rPr>
            </w:pPr>
            <w:r>
              <w:rPr>
                <w:sz w:val="24"/>
              </w:rPr>
              <w:t xml:space="preserve">— </w:t>
            </w:r>
            <w:r>
              <w:rPr>
                <w:sz w:val="24"/>
              </w:rPr>
              <w:t>горизонт</w:t>
            </w:r>
          </w:p>
          <w:p>
            <w:pPr>
              <w:pStyle w:val="Normal1"/>
              <w:rPr>
                <w:sz w:val="24"/>
              </w:rPr>
            </w:pPr>
            <w:r>
              <w:rPr>
                <w:sz w:val="24"/>
              </w:rPr>
            </w:r>
          </w:p>
        </w:tc>
      </w:tr>
    </w:tbl>
    <w:p>
      <w:pPr>
        <w:pStyle w:val="Normal1"/>
        <w:spacing w:lineRule="auto" w:line="240"/>
        <w:ind w:firstLine="284" w:end="0"/>
        <w:rPr>
          <w:sz w:val="24"/>
        </w:rPr>
      </w:pPr>
      <w:r>
        <w:rPr>
          <w:sz w:val="24"/>
        </w:rPr>
        <w:t>в) существительные, которые называют вещества/материалы, злаки, некоторые продукты и т.п.</w:t>
      </w:r>
    </w:p>
    <w:p>
      <w:pPr>
        <w:pStyle w:val="Normal1"/>
        <w:spacing w:lineRule="auto" w:line="240"/>
        <w:ind w:firstLine="284" w:end="0"/>
        <w:rPr>
          <w:sz w:val="24"/>
        </w:rPr>
      </w:pPr>
      <w:r>
        <w:rPr>
          <w:sz w:val="24"/>
        </w:rPr>
        <w:t xml:space="preserve"> </w:t>
      </w:r>
    </w:p>
    <w:tbl>
      <w:tblPr>
        <w:tblW w:w="7852" w:type="dxa"/>
        <w:jc w:val="start"/>
        <w:tblInd w:w="336" w:type="dxa"/>
        <w:tblLayout w:type="fixed"/>
        <w:tblCellMar>
          <w:top w:w="0" w:type="dxa"/>
          <w:start w:w="108" w:type="dxa"/>
          <w:bottom w:w="0" w:type="dxa"/>
          <w:end w:w="108" w:type="dxa"/>
        </w:tblCellMar>
      </w:tblPr>
      <w:tblGrid>
        <w:gridCol w:w="1710"/>
        <w:gridCol w:w="1606"/>
        <w:gridCol w:w="1985"/>
        <w:gridCol w:w="2551"/>
      </w:tblGrid>
      <w:tr>
        <w:trPr>
          <w:trHeight w:val="1155" w:hRule="atLeast"/>
        </w:trPr>
        <w:tc>
          <w:tcPr>
            <w:tcW w:w="1710" w:type="dxa"/>
            <w:tcBorders/>
          </w:tcPr>
          <w:p>
            <w:pPr>
              <w:pStyle w:val="Normal1"/>
              <w:spacing w:lineRule="auto" w:line="240"/>
              <w:ind w:firstLine="284" w:end="0"/>
              <w:rPr/>
            </w:pPr>
            <w:r>
              <w:rPr>
                <w:sz w:val="24"/>
              </w:rPr>
              <w:t xml:space="preserve">   </w:t>
            </w:r>
            <w:r>
              <w:rPr>
                <w:sz w:val="24"/>
                <w:lang w:val="en-US"/>
              </w:rPr>
              <w:t>la leche</w:t>
            </w:r>
          </w:p>
          <w:p>
            <w:pPr>
              <w:pStyle w:val="Normal1"/>
              <w:spacing w:lineRule="auto" w:line="240"/>
              <w:ind w:firstLine="284" w:end="0"/>
              <w:rPr>
                <w:sz w:val="24"/>
                <w:lang w:val="en-US"/>
              </w:rPr>
            </w:pPr>
            <w:r>
              <w:rPr>
                <w:sz w:val="24"/>
                <w:lang w:val="en-US"/>
              </w:rPr>
              <w:t xml:space="preserve">   </w:t>
            </w:r>
            <w:r>
              <w:rPr>
                <w:sz w:val="24"/>
                <w:lang w:val="en-US"/>
              </w:rPr>
              <w:t>el pan</w:t>
            </w:r>
          </w:p>
          <w:p>
            <w:pPr>
              <w:pStyle w:val="Normal1"/>
              <w:spacing w:lineRule="auto" w:line="240"/>
              <w:ind w:firstLine="284" w:end="0"/>
              <w:rPr>
                <w:sz w:val="24"/>
                <w:lang w:val="en-US"/>
              </w:rPr>
            </w:pPr>
            <w:r>
              <w:rPr>
                <w:sz w:val="24"/>
                <w:lang w:val="en-US"/>
              </w:rPr>
              <w:t xml:space="preserve">   </w:t>
            </w:r>
            <w:r>
              <w:rPr>
                <w:sz w:val="24"/>
                <w:lang w:val="en-US"/>
              </w:rPr>
              <w:t>el carbón</w:t>
            </w:r>
          </w:p>
          <w:p>
            <w:pPr>
              <w:pStyle w:val="Normal1"/>
              <w:rPr>
                <w:sz w:val="24"/>
                <w:lang w:val="en-US"/>
              </w:rPr>
            </w:pPr>
            <w:r>
              <w:rPr>
                <w:sz w:val="24"/>
                <w:lang w:val="en-US"/>
              </w:rPr>
            </w:r>
          </w:p>
        </w:tc>
        <w:tc>
          <w:tcPr>
            <w:tcW w:w="1606" w:type="dxa"/>
            <w:tcBorders/>
          </w:tcPr>
          <w:p>
            <w:pPr>
              <w:pStyle w:val="Normal1"/>
              <w:spacing w:lineRule="auto" w:line="240"/>
              <w:rPr>
                <w:sz w:val="24"/>
                <w:lang w:val="en-US"/>
              </w:rPr>
            </w:pPr>
            <w:r>
              <w:rPr>
                <w:sz w:val="24"/>
                <w:lang w:val="en-US"/>
              </w:rPr>
              <w:t xml:space="preserve">— </w:t>
            </w:r>
            <w:r>
              <w:rPr>
                <w:sz w:val="24"/>
              </w:rPr>
              <w:t>молоко</w:t>
            </w:r>
          </w:p>
          <w:p>
            <w:pPr>
              <w:pStyle w:val="Normal1"/>
              <w:spacing w:lineRule="auto" w:line="240"/>
              <w:rPr>
                <w:sz w:val="24"/>
                <w:lang w:val="en-US"/>
              </w:rPr>
            </w:pPr>
            <w:r>
              <w:rPr>
                <w:sz w:val="24"/>
                <w:lang w:val="en-US"/>
              </w:rPr>
              <w:t xml:space="preserve">— </w:t>
            </w:r>
            <w:r>
              <w:rPr>
                <w:sz w:val="24"/>
              </w:rPr>
              <w:t>хлеб</w:t>
            </w:r>
          </w:p>
          <w:p>
            <w:pPr>
              <w:pStyle w:val="Normal1"/>
              <w:spacing w:lineRule="auto" w:line="240"/>
              <w:rPr>
                <w:sz w:val="24"/>
                <w:lang w:val="en-US"/>
              </w:rPr>
            </w:pPr>
            <w:r>
              <w:rPr>
                <w:sz w:val="24"/>
                <w:lang w:val="en-US"/>
              </w:rPr>
              <w:t xml:space="preserve">— </w:t>
            </w:r>
            <w:r>
              <w:rPr>
                <w:sz w:val="24"/>
              </w:rPr>
              <w:t>уголь</w:t>
            </w:r>
          </w:p>
          <w:p>
            <w:pPr>
              <w:pStyle w:val="Normal1"/>
              <w:rPr>
                <w:sz w:val="24"/>
                <w:lang w:val="en-US"/>
              </w:rPr>
            </w:pPr>
            <w:r>
              <w:rPr>
                <w:sz w:val="24"/>
                <w:lang w:val="en-US"/>
              </w:rPr>
            </w:r>
          </w:p>
        </w:tc>
        <w:tc>
          <w:tcPr>
            <w:tcW w:w="1985" w:type="dxa"/>
            <w:tcBorders/>
          </w:tcPr>
          <w:p>
            <w:pPr>
              <w:pStyle w:val="Normal1"/>
              <w:spacing w:lineRule="auto" w:line="240"/>
              <w:rPr/>
            </w:pPr>
            <w:r>
              <w:rPr>
                <w:sz w:val="24"/>
                <w:lang w:val="en-US"/>
              </w:rPr>
              <w:t>la mantequilla</w:t>
            </w:r>
          </w:p>
          <w:p>
            <w:pPr>
              <w:pStyle w:val="Normal1"/>
              <w:spacing w:lineRule="auto" w:line="240"/>
              <w:rPr>
                <w:sz w:val="24"/>
                <w:lang w:val="en-US"/>
              </w:rPr>
            </w:pPr>
            <w:r>
              <w:rPr>
                <w:sz w:val="24"/>
                <w:lang w:val="en-US"/>
              </w:rPr>
              <w:t>el trigo</w:t>
            </w:r>
          </w:p>
          <w:p>
            <w:pPr>
              <w:pStyle w:val="Normal"/>
              <w:rPr>
                <w:sz w:val="24"/>
                <w:lang w:val="en-US"/>
              </w:rPr>
            </w:pPr>
            <w:r>
              <w:rPr>
                <w:sz w:val="24"/>
                <w:lang w:val="en-US"/>
              </w:rPr>
            </w:r>
          </w:p>
          <w:p>
            <w:pPr>
              <w:pStyle w:val="Normal1"/>
              <w:rPr>
                <w:sz w:val="24"/>
                <w:lang w:val="en-US"/>
              </w:rPr>
            </w:pPr>
            <w:r>
              <w:rPr>
                <w:sz w:val="24"/>
                <w:lang w:val="en-US"/>
              </w:rPr>
            </w:r>
          </w:p>
        </w:tc>
        <w:tc>
          <w:tcPr>
            <w:tcW w:w="2551" w:type="dxa"/>
            <w:tcBorders/>
          </w:tcPr>
          <w:p>
            <w:pPr>
              <w:pStyle w:val="Normal1"/>
              <w:spacing w:lineRule="auto" w:line="240"/>
              <w:rPr>
                <w:sz w:val="24"/>
              </w:rPr>
            </w:pPr>
            <w:r>
              <w:rPr>
                <w:sz w:val="24"/>
              </w:rPr>
              <w:t xml:space="preserve">— </w:t>
            </w:r>
            <w:r>
              <w:rPr>
                <w:sz w:val="24"/>
              </w:rPr>
              <w:t>масло</w:t>
            </w:r>
          </w:p>
          <w:p>
            <w:pPr>
              <w:pStyle w:val="Normal1"/>
              <w:spacing w:lineRule="auto" w:line="240"/>
              <w:rPr>
                <w:sz w:val="24"/>
              </w:rPr>
            </w:pPr>
            <w:r>
              <w:rPr>
                <w:sz w:val="24"/>
              </w:rPr>
              <w:t xml:space="preserve">— </w:t>
            </w:r>
            <w:r>
              <w:rPr>
                <w:sz w:val="24"/>
              </w:rPr>
              <w:t>пшеница и т.п.</w:t>
            </w:r>
          </w:p>
          <w:p>
            <w:pPr>
              <w:pStyle w:val="Normal"/>
              <w:rPr>
                <w:sz w:val="24"/>
              </w:rPr>
            </w:pPr>
            <w:r>
              <w:rPr>
                <w:sz w:val="24"/>
              </w:rPr>
            </w:r>
          </w:p>
          <w:p>
            <w:pPr>
              <w:pStyle w:val="Normal1"/>
              <w:rPr>
                <w:sz w:val="24"/>
              </w:rPr>
            </w:pPr>
            <w:r>
              <w:rPr>
                <w:sz w:val="24"/>
              </w:rPr>
            </w:r>
          </w:p>
        </w:tc>
      </w:tr>
    </w:tbl>
    <w:p>
      <w:pPr>
        <w:pStyle w:val="Normal1"/>
        <w:spacing w:lineRule="auto" w:line="240"/>
        <w:ind w:firstLine="284" w:end="0"/>
        <w:rPr>
          <w:sz w:val="24"/>
        </w:rPr>
      </w:pPr>
      <w:r>
        <w:rPr>
          <w:sz w:val="24"/>
        </w:rPr>
        <w:t>г) отвлеченные существительные, обозначающие качество, дей</w:t>
        <w:softHyphen/>
        <w:t>ствие или состояние:</w:t>
      </w:r>
    </w:p>
    <w:p>
      <w:pPr>
        <w:pStyle w:val="Normal1"/>
        <w:spacing w:lineRule="auto" w:line="240"/>
        <w:ind w:firstLine="284" w:end="0"/>
        <w:rPr/>
      </w:pPr>
      <w:r>
        <w:rPr/>
        <w:t xml:space="preserve">    </w:t>
      </w:r>
    </w:p>
    <w:tbl>
      <w:tblPr>
        <w:tblW w:w="8340" w:type="dxa"/>
        <w:jc w:val="start"/>
        <w:tblInd w:w="261" w:type="dxa"/>
        <w:tblLayout w:type="fixed"/>
        <w:tblCellMar>
          <w:top w:w="0" w:type="dxa"/>
          <w:start w:w="108" w:type="dxa"/>
          <w:bottom w:w="0" w:type="dxa"/>
          <w:end w:w="108" w:type="dxa"/>
        </w:tblCellMar>
      </w:tblPr>
      <w:tblGrid>
        <w:gridCol w:w="1980"/>
        <w:gridCol w:w="2070"/>
        <w:gridCol w:w="1785"/>
        <w:gridCol w:w="2505"/>
      </w:tblGrid>
      <w:tr>
        <w:trPr>
          <w:trHeight w:val="1080" w:hRule="atLeast"/>
        </w:trPr>
        <w:tc>
          <w:tcPr>
            <w:tcW w:w="1980" w:type="dxa"/>
            <w:tcBorders/>
          </w:tcPr>
          <w:p>
            <w:pPr>
              <w:pStyle w:val="Normal1"/>
              <w:spacing w:lineRule="auto" w:line="240"/>
              <w:ind w:firstLine="284" w:end="0"/>
              <w:rPr>
                <w:sz w:val="24"/>
                <w:lang w:val="en-US"/>
              </w:rPr>
            </w:pPr>
            <w:r>
              <w:rPr>
                <w:sz w:val="24"/>
                <w:lang w:val="en-US"/>
              </w:rPr>
              <w:t>la alegría</w:t>
            </w:r>
          </w:p>
          <w:p>
            <w:pPr>
              <w:pStyle w:val="Normal1"/>
              <w:spacing w:lineRule="auto" w:line="240"/>
              <w:ind w:firstLine="284" w:end="0"/>
              <w:rPr>
                <w:sz w:val="24"/>
                <w:lang w:val="en-US"/>
              </w:rPr>
            </w:pPr>
            <w:r>
              <w:rPr>
                <w:sz w:val="24"/>
                <w:lang w:val="en-US"/>
              </w:rPr>
              <w:t>la valentía</w:t>
            </w:r>
          </w:p>
          <w:p>
            <w:pPr>
              <w:pStyle w:val="Normal1"/>
              <w:spacing w:lineRule="auto" w:line="240"/>
              <w:ind w:firstLine="284" w:end="0"/>
              <w:rPr>
                <w:sz w:val="24"/>
              </w:rPr>
            </w:pPr>
            <w:r>
              <w:rPr>
                <w:sz w:val="24"/>
                <w:lang w:val="en-US"/>
              </w:rPr>
              <w:t>el</w:t>
            </w:r>
            <w:r>
              <w:rPr>
                <w:sz w:val="24"/>
              </w:rPr>
              <w:t xml:space="preserve"> </w:t>
            </w:r>
            <w:r>
              <w:rPr>
                <w:sz w:val="24"/>
                <w:lang w:val="en-US"/>
              </w:rPr>
              <w:t>desarrollo</w:t>
            </w:r>
          </w:p>
          <w:p>
            <w:pPr>
              <w:pStyle w:val="Normal1"/>
              <w:rPr>
                <w:sz w:val="24"/>
              </w:rPr>
            </w:pPr>
            <w:r>
              <w:rPr>
                <w:sz w:val="24"/>
              </w:rPr>
            </w:r>
          </w:p>
        </w:tc>
        <w:tc>
          <w:tcPr>
            <w:tcW w:w="2070" w:type="dxa"/>
            <w:tcBorders/>
          </w:tcPr>
          <w:p>
            <w:pPr>
              <w:pStyle w:val="Normal1"/>
              <w:spacing w:lineRule="auto" w:line="240"/>
              <w:rPr>
                <w:sz w:val="24"/>
              </w:rPr>
            </w:pPr>
            <w:r>
              <w:rPr>
                <w:sz w:val="24"/>
              </w:rPr>
              <w:t xml:space="preserve">— </w:t>
            </w:r>
            <w:r>
              <w:rPr>
                <w:sz w:val="24"/>
              </w:rPr>
              <w:t>радость</w:t>
            </w:r>
          </w:p>
          <w:p>
            <w:pPr>
              <w:pStyle w:val="Normal1"/>
              <w:spacing w:lineRule="auto" w:line="240"/>
              <w:rPr>
                <w:sz w:val="24"/>
              </w:rPr>
            </w:pPr>
            <w:r>
              <w:rPr>
                <w:sz w:val="24"/>
              </w:rPr>
              <w:t xml:space="preserve">— </w:t>
            </w:r>
            <w:r>
              <w:rPr>
                <w:sz w:val="24"/>
              </w:rPr>
              <w:t>храбрость</w:t>
            </w:r>
          </w:p>
          <w:p>
            <w:pPr>
              <w:pStyle w:val="Normal1"/>
              <w:spacing w:lineRule="auto" w:line="240"/>
              <w:rPr>
                <w:sz w:val="24"/>
                <w:lang w:val="en-US"/>
              </w:rPr>
            </w:pPr>
            <w:r>
              <w:rPr>
                <w:sz w:val="24"/>
                <w:lang w:val="en-US"/>
              </w:rPr>
              <w:t xml:space="preserve">— </w:t>
            </w:r>
            <w:r>
              <w:rPr>
                <w:sz w:val="24"/>
              </w:rPr>
              <w:t>развитие</w:t>
            </w:r>
          </w:p>
          <w:p>
            <w:pPr>
              <w:pStyle w:val="Normal1"/>
              <w:rPr>
                <w:sz w:val="24"/>
                <w:lang w:val="en-US"/>
              </w:rPr>
            </w:pPr>
            <w:r>
              <w:rPr>
                <w:sz w:val="24"/>
                <w:lang w:val="en-US"/>
              </w:rPr>
            </w:r>
          </w:p>
        </w:tc>
        <w:tc>
          <w:tcPr>
            <w:tcW w:w="1785" w:type="dxa"/>
            <w:tcBorders/>
          </w:tcPr>
          <w:p>
            <w:pPr>
              <w:pStyle w:val="Normal1"/>
              <w:spacing w:lineRule="auto" w:line="240"/>
              <w:rPr>
                <w:sz w:val="24"/>
                <w:lang w:val="en-US"/>
              </w:rPr>
            </w:pPr>
            <w:r>
              <w:rPr>
                <w:sz w:val="24"/>
                <w:lang w:val="en-US"/>
              </w:rPr>
              <w:t>la ingratitud</w:t>
            </w:r>
          </w:p>
          <w:p>
            <w:pPr>
              <w:pStyle w:val="Normal1"/>
              <w:spacing w:lineRule="auto" w:line="240"/>
              <w:rPr>
                <w:sz w:val="24"/>
                <w:lang w:val="en-US"/>
              </w:rPr>
            </w:pPr>
            <w:r>
              <w:rPr>
                <w:sz w:val="24"/>
                <w:lang w:val="en-US"/>
              </w:rPr>
              <w:t>el orgullo</w:t>
            </w:r>
          </w:p>
          <w:p>
            <w:pPr>
              <w:pStyle w:val="Normal"/>
              <w:rPr>
                <w:sz w:val="24"/>
                <w:lang w:val="en-US"/>
              </w:rPr>
            </w:pPr>
            <w:r>
              <w:rPr>
                <w:sz w:val="24"/>
                <w:lang w:val="en-US"/>
              </w:rPr>
            </w:r>
          </w:p>
          <w:p>
            <w:pPr>
              <w:pStyle w:val="Normal1"/>
              <w:rPr>
                <w:sz w:val="24"/>
                <w:lang w:val="en-US"/>
              </w:rPr>
            </w:pPr>
            <w:r>
              <w:rPr>
                <w:sz w:val="24"/>
                <w:lang w:val="en-US"/>
              </w:rPr>
            </w:r>
          </w:p>
        </w:tc>
        <w:tc>
          <w:tcPr>
            <w:tcW w:w="2505" w:type="dxa"/>
            <w:tcBorders/>
          </w:tcPr>
          <w:p>
            <w:pPr>
              <w:pStyle w:val="Normal1"/>
              <w:spacing w:lineRule="auto" w:line="240"/>
              <w:rPr>
                <w:sz w:val="24"/>
              </w:rPr>
            </w:pPr>
            <w:r>
              <w:rPr>
                <w:sz w:val="24"/>
              </w:rPr>
              <w:t xml:space="preserve">— </w:t>
            </w:r>
            <w:r>
              <w:rPr>
                <w:sz w:val="24"/>
              </w:rPr>
              <w:t xml:space="preserve">неблагодарность </w:t>
            </w:r>
          </w:p>
          <w:p>
            <w:pPr>
              <w:pStyle w:val="Normal1"/>
              <w:spacing w:lineRule="auto" w:line="240"/>
              <w:rPr>
                <w:sz w:val="24"/>
              </w:rPr>
            </w:pPr>
            <w:r>
              <w:rPr>
                <w:sz w:val="24"/>
              </w:rPr>
              <w:t xml:space="preserve">— </w:t>
            </w:r>
            <w:r>
              <w:rPr>
                <w:sz w:val="24"/>
              </w:rPr>
              <w:t xml:space="preserve">гордость </w:t>
            </w:r>
          </w:p>
          <w:p>
            <w:pPr>
              <w:pStyle w:val="Normal"/>
              <w:rPr>
                <w:sz w:val="24"/>
              </w:rPr>
            </w:pPr>
            <w:r>
              <w:rPr>
                <w:sz w:val="24"/>
              </w:rPr>
            </w:r>
          </w:p>
          <w:p>
            <w:pPr>
              <w:pStyle w:val="Normal1"/>
              <w:rPr>
                <w:sz w:val="24"/>
              </w:rPr>
            </w:pPr>
            <w:r>
              <w:rPr>
                <w:sz w:val="24"/>
              </w:rPr>
            </w:r>
          </w:p>
        </w:tc>
      </w:tr>
    </w:tbl>
    <w:p>
      <w:pPr>
        <w:pStyle w:val="Normal1"/>
        <w:spacing w:lineRule="auto" w:line="240"/>
        <w:ind w:firstLine="284" w:end="0"/>
        <w:rPr/>
      </w:pPr>
      <w:r>
        <w:rPr>
          <w:i/>
          <w:sz w:val="24"/>
        </w:rPr>
        <w:t>Примечание.</w:t>
      </w:r>
      <w:r>
        <w:rPr>
          <w:sz w:val="24"/>
        </w:rPr>
        <w:t xml:space="preserve"> Употребление отвлеченных существительных во множественном числе, как правило, связано с экспрессивно-стилистическими целями:</w:t>
      </w:r>
    </w:p>
    <w:p>
      <w:pPr>
        <w:pStyle w:val="Normal1"/>
        <w:spacing w:lineRule="auto" w:line="240"/>
        <w:ind w:firstLine="284" w:end="0"/>
        <w:rPr/>
      </w:pPr>
      <w:r>
        <w:rPr>
          <w:sz w:val="24"/>
          <w:lang w:val="en-US"/>
        </w:rPr>
        <w:t xml:space="preserve">¡Yo tengo </w:t>
      </w:r>
      <w:r>
        <w:rPr>
          <w:i/>
          <w:iCs/>
          <w:sz w:val="24"/>
          <w:lang w:val="en-US"/>
        </w:rPr>
        <w:t>mis orgullos</w:t>
      </w:r>
      <w:r>
        <w:rPr>
          <w:sz w:val="24"/>
          <w:lang w:val="en-US"/>
        </w:rPr>
        <w:t xml:space="preserve">!.                                                                 </w:t>
      </w:r>
      <w:r>
        <w:rPr>
          <w:sz w:val="24"/>
        </w:rPr>
        <w:t xml:space="preserve">У меня своя гордость! </w:t>
      </w:r>
    </w:p>
    <w:p>
      <w:pPr>
        <w:pStyle w:val="Normal1"/>
        <w:spacing w:lineRule="auto" w:line="240"/>
        <w:ind w:firstLine="284" w:end="0"/>
        <w:rPr/>
      </w:pPr>
      <w:r>
        <w:rPr>
          <w:sz w:val="24"/>
          <w:lang w:val="en-US"/>
        </w:rPr>
        <w:t xml:space="preserve">..Halló medio de aplacar </w:t>
      </w:r>
      <w:r>
        <w:rPr>
          <w:i/>
          <w:iCs/>
          <w:sz w:val="24"/>
          <w:lang w:val="en-US"/>
        </w:rPr>
        <w:t>sus iras</w:t>
      </w:r>
      <w:r>
        <w:rPr>
          <w:sz w:val="24"/>
          <w:lang w:val="en-US"/>
        </w:rPr>
        <w:t xml:space="preserve">. </w:t>
      </w:r>
      <w:r>
        <w:rPr>
          <w:sz w:val="24"/>
        </w:rPr>
        <w:t>(</w:t>
      </w:r>
      <w:r>
        <w:rPr>
          <w:spacing w:val="20"/>
          <w:sz w:val="24"/>
          <w:lang w:val="en-US"/>
        </w:rPr>
        <w:t>Palacio</w:t>
      </w:r>
      <w:r>
        <w:rPr>
          <w:spacing w:val="20"/>
          <w:sz w:val="24"/>
        </w:rPr>
        <w:t xml:space="preserve"> </w:t>
      </w:r>
      <w:r>
        <w:rPr>
          <w:spacing w:val="20"/>
          <w:sz w:val="24"/>
          <w:lang w:val="en-US"/>
        </w:rPr>
        <w:t>Vald</w:t>
      </w:r>
      <w:r>
        <w:rPr>
          <w:spacing w:val="20"/>
          <w:sz w:val="24"/>
        </w:rPr>
        <w:t>é</w:t>
      </w:r>
      <w:r>
        <w:rPr>
          <w:spacing w:val="20"/>
          <w:sz w:val="24"/>
          <w:lang w:val="en-US"/>
        </w:rPr>
        <w:t>s</w:t>
      </w:r>
      <w:r>
        <w:rPr>
          <w:sz w:val="24"/>
        </w:rPr>
        <w:t xml:space="preserve">)                   Он нашел средство смягчить свой гнев. </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д) собирательные существительные типа:</w:t>
      </w:r>
    </w:p>
    <w:p>
      <w:pPr>
        <w:pStyle w:val="Normal1"/>
        <w:spacing w:lineRule="auto" w:line="240"/>
        <w:ind w:firstLine="284" w:end="0"/>
        <w:rPr>
          <w:sz w:val="24"/>
        </w:rPr>
      </w:pPr>
      <w:r>
        <w:rPr>
          <w:sz w:val="24"/>
        </w:rPr>
      </w:r>
    </w:p>
    <w:tbl>
      <w:tblPr>
        <w:tblW w:w="8404" w:type="dxa"/>
        <w:jc w:val="start"/>
        <w:tblInd w:w="351" w:type="dxa"/>
        <w:tblLayout w:type="fixed"/>
        <w:tblCellMar>
          <w:top w:w="0" w:type="dxa"/>
          <w:start w:w="108" w:type="dxa"/>
          <w:bottom w:w="0" w:type="dxa"/>
          <w:end w:w="108" w:type="dxa"/>
        </w:tblCellMar>
      </w:tblPr>
      <w:tblGrid>
        <w:gridCol w:w="2025"/>
        <w:gridCol w:w="2552"/>
        <w:gridCol w:w="1984"/>
        <w:gridCol w:w="1843"/>
      </w:tblGrid>
      <w:tr>
        <w:trPr>
          <w:trHeight w:val="915" w:hRule="atLeast"/>
        </w:trPr>
        <w:tc>
          <w:tcPr>
            <w:tcW w:w="2025" w:type="dxa"/>
            <w:tcBorders/>
          </w:tcPr>
          <w:p>
            <w:pPr>
              <w:pStyle w:val="Normal1"/>
              <w:spacing w:lineRule="auto" w:line="240"/>
              <w:ind w:firstLine="284" w:end="0"/>
              <w:rPr>
                <w:sz w:val="24"/>
                <w:lang w:val="en-US"/>
              </w:rPr>
            </w:pPr>
            <w:r>
              <w:rPr>
                <w:sz w:val="24"/>
                <w:lang w:val="en-US"/>
              </w:rPr>
              <w:t>la gente</w:t>
            </w:r>
          </w:p>
          <w:p>
            <w:pPr>
              <w:pStyle w:val="Normal1"/>
              <w:spacing w:lineRule="auto" w:line="240"/>
              <w:ind w:firstLine="284" w:end="0"/>
              <w:rPr>
                <w:sz w:val="24"/>
                <w:lang w:val="en-US"/>
              </w:rPr>
            </w:pPr>
            <w:r>
              <w:rPr>
                <w:sz w:val="24"/>
                <w:lang w:val="en-US"/>
              </w:rPr>
              <w:t>la muchachada</w:t>
            </w:r>
          </w:p>
          <w:p>
            <w:pPr>
              <w:pStyle w:val="Normal1"/>
              <w:rPr>
                <w:sz w:val="24"/>
                <w:lang w:val="en-US"/>
              </w:rPr>
            </w:pPr>
            <w:r>
              <w:rPr>
                <w:sz w:val="24"/>
                <w:lang w:val="en-US"/>
              </w:rPr>
            </w:r>
          </w:p>
        </w:tc>
        <w:tc>
          <w:tcPr>
            <w:tcW w:w="2552" w:type="dxa"/>
            <w:tcBorders/>
          </w:tcPr>
          <w:p>
            <w:pPr>
              <w:pStyle w:val="Normal1"/>
              <w:spacing w:lineRule="auto" w:line="240"/>
              <w:rPr>
                <w:sz w:val="24"/>
              </w:rPr>
            </w:pPr>
            <w:r>
              <w:rPr>
                <w:sz w:val="24"/>
              </w:rPr>
              <w:t xml:space="preserve">— </w:t>
            </w:r>
            <w:r>
              <w:rPr>
                <w:sz w:val="24"/>
              </w:rPr>
              <w:t>народ</w:t>
            </w:r>
          </w:p>
          <w:p>
            <w:pPr>
              <w:pStyle w:val="Normal1"/>
              <w:spacing w:lineRule="auto" w:line="240"/>
              <w:rPr>
                <w:sz w:val="24"/>
              </w:rPr>
            </w:pPr>
            <w:r>
              <w:rPr>
                <w:sz w:val="24"/>
              </w:rPr>
              <w:t xml:space="preserve">— </w:t>
            </w:r>
            <w:r>
              <w:rPr>
                <w:sz w:val="24"/>
              </w:rPr>
              <w:t>группа подростков</w:t>
            </w:r>
          </w:p>
          <w:p>
            <w:pPr>
              <w:pStyle w:val="Normal1"/>
              <w:rPr>
                <w:sz w:val="24"/>
              </w:rPr>
            </w:pPr>
            <w:r>
              <w:rPr>
                <w:sz w:val="24"/>
              </w:rPr>
            </w:r>
          </w:p>
        </w:tc>
        <w:tc>
          <w:tcPr>
            <w:tcW w:w="1984" w:type="dxa"/>
            <w:tcBorders/>
          </w:tcPr>
          <w:p>
            <w:pPr>
              <w:pStyle w:val="Normal1"/>
              <w:spacing w:lineRule="auto" w:line="240"/>
              <w:rPr/>
            </w:pPr>
            <w:r>
              <w:rPr>
                <w:sz w:val="24"/>
                <w:lang w:val="en-US"/>
              </w:rPr>
              <w:t>la</w:t>
            </w:r>
            <w:r>
              <w:rPr>
                <w:sz w:val="24"/>
              </w:rPr>
              <w:t xml:space="preserve"> </w:t>
            </w:r>
            <w:r>
              <w:rPr>
                <w:sz w:val="24"/>
                <w:lang w:val="en-US"/>
              </w:rPr>
              <w:t>r</w:t>
            </w:r>
            <w:r>
              <w:rPr>
                <w:sz w:val="24"/>
              </w:rPr>
              <w:t>ора</w:t>
            </w:r>
          </w:p>
          <w:p>
            <w:pPr>
              <w:pStyle w:val="Normal1"/>
              <w:spacing w:lineRule="auto" w:line="240"/>
              <w:rPr>
                <w:sz w:val="24"/>
              </w:rPr>
            </w:pPr>
            <w:r>
              <w:rPr>
                <w:sz w:val="24"/>
                <w:lang w:val="en-US"/>
              </w:rPr>
              <w:t>el</w:t>
            </w:r>
            <w:r>
              <w:rPr>
                <w:sz w:val="24"/>
              </w:rPr>
              <w:t xml:space="preserve"> </w:t>
            </w:r>
            <w:r>
              <w:rPr>
                <w:sz w:val="24"/>
                <w:lang w:val="en-US"/>
              </w:rPr>
              <w:t>dinero</w:t>
            </w:r>
          </w:p>
          <w:p>
            <w:pPr>
              <w:pStyle w:val="Normal1"/>
              <w:rPr>
                <w:sz w:val="24"/>
              </w:rPr>
            </w:pPr>
            <w:r>
              <w:rPr>
                <w:sz w:val="24"/>
              </w:rPr>
            </w:r>
          </w:p>
        </w:tc>
        <w:tc>
          <w:tcPr>
            <w:tcW w:w="1843" w:type="dxa"/>
            <w:tcBorders/>
          </w:tcPr>
          <w:p>
            <w:pPr>
              <w:pStyle w:val="Normal1"/>
              <w:spacing w:lineRule="auto" w:line="240"/>
              <w:rPr>
                <w:sz w:val="24"/>
              </w:rPr>
            </w:pPr>
            <w:r>
              <w:rPr>
                <w:sz w:val="24"/>
              </w:rPr>
              <w:t xml:space="preserve">— </w:t>
            </w:r>
            <w:r>
              <w:rPr>
                <w:sz w:val="24"/>
              </w:rPr>
              <w:t xml:space="preserve">одежда </w:t>
            </w:r>
          </w:p>
          <w:p>
            <w:pPr>
              <w:pStyle w:val="Normal1"/>
              <w:spacing w:lineRule="auto" w:line="240"/>
              <w:rPr>
                <w:sz w:val="24"/>
              </w:rPr>
            </w:pPr>
            <w:r>
              <w:rPr>
                <w:sz w:val="24"/>
              </w:rPr>
              <w:t xml:space="preserve">— </w:t>
            </w:r>
            <w:r>
              <w:rPr>
                <w:sz w:val="24"/>
              </w:rPr>
              <w:t xml:space="preserve">деньги </w:t>
            </w:r>
          </w:p>
          <w:p>
            <w:pPr>
              <w:pStyle w:val="Normal1"/>
              <w:rPr>
                <w:sz w:val="24"/>
              </w:rPr>
            </w:pPr>
            <w:r>
              <w:rPr>
                <w:sz w:val="24"/>
              </w:rPr>
            </w:r>
          </w:p>
        </w:tc>
      </w:tr>
    </w:tbl>
    <w:p>
      <w:pPr>
        <w:pStyle w:val="Normal1"/>
        <w:spacing w:lineRule="auto" w:line="240"/>
        <w:ind w:firstLine="284" w:end="0"/>
        <w:rPr/>
      </w:pPr>
      <w:r>
        <w:rPr>
          <w:sz w:val="24"/>
        </w:rPr>
        <w:t xml:space="preserve"> </w:t>
      </w:r>
      <w:r>
        <w:rPr>
          <w:sz w:val="24"/>
        </w:rPr>
        <w:t>е) некоторые термины и наименования (обычно имеющие суф</w:t>
        <w:softHyphen/>
        <w:t xml:space="preserve">фикс </w:t>
      </w:r>
      <w:r>
        <w:rPr>
          <w:b/>
          <w:sz w:val="24"/>
        </w:rPr>
        <w:t>-</w:t>
      </w:r>
      <w:r>
        <w:rPr>
          <w:b/>
          <w:sz w:val="24"/>
          <w:lang w:val="en-US"/>
        </w:rPr>
        <w:t>ismo</w:t>
      </w:r>
      <w:r>
        <w:rPr>
          <w:sz w:val="24"/>
        </w:rPr>
        <w:t>) научных, политических, литературных и т.п. направлений, а также названия наук:</w:t>
      </w:r>
    </w:p>
    <w:p>
      <w:pPr>
        <w:pStyle w:val="Normal1"/>
        <w:spacing w:lineRule="auto" w:line="240"/>
        <w:ind w:firstLine="284" w:end="0"/>
        <w:rPr>
          <w:sz w:val="24"/>
        </w:rPr>
      </w:pPr>
      <w:r>
        <w:rPr>
          <w:sz w:val="24"/>
        </w:rPr>
      </w:r>
    </w:p>
    <w:tbl>
      <w:tblPr>
        <w:tblW w:w="9315" w:type="dxa"/>
        <w:jc w:val="start"/>
        <w:tblInd w:w="291" w:type="dxa"/>
        <w:tblLayout w:type="fixed"/>
        <w:tblCellMar>
          <w:top w:w="0" w:type="dxa"/>
          <w:start w:w="108" w:type="dxa"/>
          <w:bottom w:w="0" w:type="dxa"/>
          <w:end w:w="108" w:type="dxa"/>
        </w:tblCellMar>
      </w:tblPr>
      <w:tblGrid>
        <w:gridCol w:w="2085"/>
        <w:gridCol w:w="2552"/>
        <w:gridCol w:w="1984"/>
        <w:gridCol w:w="2694"/>
      </w:tblGrid>
      <w:tr>
        <w:trPr>
          <w:trHeight w:val="1140" w:hRule="atLeast"/>
        </w:trPr>
        <w:tc>
          <w:tcPr>
            <w:tcW w:w="2085" w:type="dxa"/>
            <w:tcBorders/>
          </w:tcPr>
          <w:p>
            <w:pPr>
              <w:pStyle w:val="Normal1"/>
              <w:spacing w:lineRule="auto" w:line="240"/>
              <w:ind w:firstLine="284" w:end="0"/>
              <w:rPr>
                <w:sz w:val="24"/>
                <w:lang w:val="en-US"/>
              </w:rPr>
            </w:pPr>
            <w:r>
              <w:rPr>
                <w:sz w:val="24"/>
                <w:lang w:val="en-US"/>
              </w:rPr>
              <w:t>itealismo</w:t>
            </w:r>
          </w:p>
          <w:p>
            <w:pPr>
              <w:pStyle w:val="Normal1"/>
              <w:spacing w:lineRule="auto" w:line="240"/>
              <w:ind w:firstLine="284" w:end="0"/>
              <w:rPr>
                <w:sz w:val="24"/>
                <w:lang w:val="en-US"/>
              </w:rPr>
            </w:pPr>
            <w:r>
              <w:rPr>
                <w:sz w:val="24"/>
                <w:lang w:val="en-US"/>
              </w:rPr>
              <w:t>impresionismo</w:t>
            </w:r>
          </w:p>
          <w:p>
            <w:pPr>
              <w:pStyle w:val="Normal1"/>
              <w:spacing w:lineRule="auto" w:line="240"/>
              <w:ind w:firstLine="284" w:end="0"/>
              <w:rPr>
                <w:sz w:val="24"/>
                <w:lang w:val="en-US"/>
              </w:rPr>
            </w:pPr>
            <w:r>
              <w:rPr>
                <w:sz w:val="24"/>
                <w:lang w:val="en-US"/>
              </w:rPr>
            </w:r>
          </w:p>
          <w:p>
            <w:pPr>
              <w:pStyle w:val="Normal1"/>
              <w:rPr>
                <w:sz w:val="24"/>
                <w:lang w:val="en-US"/>
              </w:rPr>
            </w:pPr>
            <w:r>
              <w:rPr>
                <w:sz w:val="24"/>
                <w:lang w:val="en-US"/>
              </w:rPr>
            </w:r>
          </w:p>
        </w:tc>
        <w:tc>
          <w:tcPr>
            <w:tcW w:w="2552" w:type="dxa"/>
            <w:tcBorders/>
          </w:tcPr>
          <w:p>
            <w:pPr>
              <w:pStyle w:val="Normal1"/>
              <w:spacing w:lineRule="auto" w:line="240"/>
              <w:rPr>
                <w:sz w:val="24"/>
                <w:lang w:val="en-US"/>
              </w:rPr>
            </w:pPr>
            <w:r>
              <w:rPr>
                <w:sz w:val="24"/>
                <w:lang w:val="en-US"/>
              </w:rPr>
              <w:t xml:space="preserve">— </w:t>
            </w:r>
            <w:r>
              <w:rPr>
                <w:sz w:val="24"/>
              </w:rPr>
              <w:t>идеализм</w:t>
            </w:r>
          </w:p>
          <w:p>
            <w:pPr>
              <w:pStyle w:val="Normal1"/>
              <w:spacing w:lineRule="auto" w:line="240"/>
              <w:rPr>
                <w:sz w:val="24"/>
                <w:lang w:val="en-US"/>
              </w:rPr>
            </w:pPr>
            <w:r>
              <w:rPr>
                <w:sz w:val="24"/>
                <w:lang w:val="en-US"/>
              </w:rPr>
              <w:t xml:space="preserve">— </w:t>
            </w:r>
            <w:r>
              <w:rPr>
                <w:sz w:val="24"/>
              </w:rPr>
              <w:t>импрессионизм</w:t>
            </w:r>
          </w:p>
          <w:p>
            <w:pPr>
              <w:pStyle w:val="Normal"/>
              <w:rPr>
                <w:sz w:val="24"/>
                <w:lang w:val="en-US"/>
              </w:rPr>
            </w:pPr>
            <w:r>
              <w:rPr>
                <w:sz w:val="24"/>
                <w:lang w:val="en-US"/>
              </w:rPr>
            </w:r>
          </w:p>
          <w:p>
            <w:pPr>
              <w:pStyle w:val="Normal1"/>
              <w:rPr>
                <w:sz w:val="24"/>
                <w:lang w:val="en-US"/>
              </w:rPr>
            </w:pPr>
            <w:r>
              <w:rPr>
                <w:sz w:val="24"/>
                <w:lang w:val="en-US"/>
              </w:rPr>
            </w:r>
          </w:p>
        </w:tc>
        <w:tc>
          <w:tcPr>
            <w:tcW w:w="1984" w:type="dxa"/>
            <w:tcBorders/>
          </w:tcPr>
          <w:p>
            <w:pPr>
              <w:pStyle w:val="Normal1"/>
              <w:spacing w:lineRule="auto" w:line="240"/>
              <w:rPr>
                <w:sz w:val="24"/>
                <w:lang w:val="en-US"/>
              </w:rPr>
            </w:pPr>
            <w:r>
              <w:rPr>
                <w:sz w:val="24"/>
                <w:lang w:val="en-US"/>
              </w:rPr>
              <w:t>medicina</w:t>
            </w:r>
          </w:p>
          <w:p>
            <w:pPr>
              <w:pStyle w:val="Normal1"/>
              <w:spacing w:lineRule="auto" w:line="240"/>
              <w:rPr>
                <w:sz w:val="24"/>
              </w:rPr>
            </w:pPr>
            <w:r>
              <w:rPr>
                <w:sz w:val="24"/>
                <w:lang w:val="en-US"/>
              </w:rPr>
              <w:t>ingenierra</w:t>
            </w:r>
          </w:p>
          <w:p>
            <w:pPr>
              <w:pStyle w:val="Normal1"/>
              <w:spacing w:lineRule="auto" w:line="240"/>
              <w:ind w:start="1662" w:end="0"/>
              <w:rPr>
                <w:sz w:val="24"/>
              </w:rPr>
            </w:pPr>
            <w:r>
              <w:rPr>
                <w:sz w:val="24"/>
              </w:rPr>
            </w:r>
          </w:p>
          <w:p>
            <w:pPr>
              <w:pStyle w:val="Normal1"/>
              <w:rPr>
                <w:sz w:val="24"/>
              </w:rPr>
            </w:pPr>
            <w:r>
              <w:rPr>
                <w:sz w:val="24"/>
              </w:rPr>
            </w:r>
          </w:p>
        </w:tc>
        <w:tc>
          <w:tcPr>
            <w:tcW w:w="2694" w:type="dxa"/>
            <w:tcBorders/>
          </w:tcPr>
          <w:p>
            <w:pPr>
              <w:pStyle w:val="Normal1"/>
              <w:spacing w:lineRule="auto" w:line="240"/>
              <w:rPr>
                <w:sz w:val="24"/>
              </w:rPr>
            </w:pPr>
            <w:r>
              <w:rPr>
                <w:sz w:val="24"/>
              </w:rPr>
              <w:t xml:space="preserve">— </w:t>
            </w:r>
            <w:r>
              <w:rPr>
                <w:sz w:val="24"/>
              </w:rPr>
              <w:t xml:space="preserve">медицина </w:t>
            </w:r>
          </w:p>
          <w:p>
            <w:pPr>
              <w:pStyle w:val="Normal1"/>
              <w:spacing w:lineRule="auto" w:line="240"/>
              <w:rPr>
                <w:sz w:val="24"/>
              </w:rPr>
            </w:pPr>
            <w:r>
              <w:rPr>
                <w:sz w:val="24"/>
              </w:rPr>
              <w:t xml:space="preserve">— </w:t>
            </w:r>
            <w:r>
              <w:rPr>
                <w:sz w:val="24"/>
              </w:rPr>
              <w:t>инженерное дело</w:t>
            </w:r>
          </w:p>
          <w:p>
            <w:pPr>
              <w:pStyle w:val="Normal1"/>
              <w:spacing w:lineRule="auto" w:line="240"/>
              <w:ind w:start="312" w:end="0"/>
              <w:rPr>
                <w:sz w:val="24"/>
              </w:rPr>
            </w:pPr>
            <w:r>
              <w:rPr>
                <w:sz w:val="24"/>
              </w:rPr>
              <w:t>и т.п.</w:t>
            </w:r>
          </w:p>
          <w:p>
            <w:pPr>
              <w:pStyle w:val="Normal1"/>
              <w:rPr>
                <w:sz w:val="24"/>
              </w:rPr>
            </w:pPr>
            <w:r>
              <w:rPr>
                <w:sz w:val="24"/>
              </w:rPr>
            </w:r>
          </w:p>
        </w:tc>
      </w:tr>
    </w:tbl>
    <w:p>
      <w:pPr>
        <w:pStyle w:val="Heading3"/>
        <w:ind w:hanging="0" w:start="0"/>
        <w:rPr/>
      </w:pPr>
      <w:r>
        <w:rPr/>
        <w:t xml:space="preserve"> </w:t>
      </w:r>
    </w:p>
    <w:p>
      <w:pPr>
        <w:pStyle w:val="Heading3"/>
        <w:ind w:hanging="0" w:start="0"/>
        <w:rPr/>
      </w:pPr>
      <w:r>
        <w:rPr/>
        <w:t xml:space="preserve">  </w:t>
      </w:r>
      <w:bookmarkStart w:id="22" w:name="__RefHeading___Toc1886012"/>
      <w:r>
        <w:rPr/>
        <w:t>§ 14. О падежных отношениях существительных в испанском языке</w:t>
      </w:r>
      <w:bookmarkEnd w:id="22"/>
    </w:p>
    <w:p>
      <w:pPr>
        <w:pStyle w:val="Normal"/>
        <w:rPr/>
      </w:pPr>
      <w:r>
        <w:rPr/>
      </w:r>
    </w:p>
    <w:p>
      <w:pPr>
        <w:pStyle w:val="Normal1"/>
        <w:spacing w:lineRule="auto" w:line="240"/>
        <w:ind w:firstLine="284" w:end="0"/>
        <w:rPr>
          <w:sz w:val="24"/>
        </w:rPr>
      </w:pPr>
      <w:r>
        <w:rPr>
          <w:sz w:val="24"/>
        </w:rPr>
        <w:t>Существительные в испанском языке не изменяются по падежам, т.е. не имеют форм склонения. Падежные отношения существительных передаются в испанском языке с помощью предлогов и в редких случаях определяются местом существительного в предложении.</w:t>
      </w:r>
    </w:p>
    <w:p>
      <w:pPr>
        <w:pStyle w:val="Normal1"/>
        <w:spacing w:lineRule="auto" w:line="240"/>
        <w:ind w:firstLine="284" w:end="0"/>
        <w:rPr>
          <w:sz w:val="24"/>
        </w:rPr>
      </w:pPr>
      <w:r>
        <w:rPr>
          <w:sz w:val="24"/>
        </w:rPr>
        <w:t xml:space="preserve">   </w:t>
      </w:r>
    </w:p>
    <w:p>
      <w:pPr>
        <w:pStyle w:val="Heading2"/>
        <w:ind w:hanging="0" w:start="0"/>
        <w:rPr/>
      </w:pPr>
      <w:bookmarkStart w:id="23" w:name="__RefHeading___Toc1886013"/>
      <w:r>
        <w:rPr>
          <w:b w:val="false"/>
          <w:bCs/>
          <w:i/>
          <w:iCs/>
        </w:rPr>
        <w:t>ИМЯ</w:t>
      </w:r>
      <w:r>
        <w:rPr>
          <w:b w:val="false"/>
          <w:bCs/>
          <w:i/>
          <w:iCs/>
          <w:lang w:val="en-US"/>
        </w:rPr>
        <w:t xml:space="preserve"> </w:t>
      </w:r>
      <w:r>
        <w:rPr>
          <w:b w:val="false"/>
          <w:bCs/>
          <w:i/>
          <w:iCs/>
        </w:rPr>
        <w:t>ПРИЛАГАТЕЛЬНОЕ</w:t>
      </w:r>
      <w:bookmarkEnd w:id="23"/>
      <w:r>
        <w:rPr>
          <w:b w:val="false"/>
          <w:bCs/>
          <w:i/>
          <w:iCs/>
          <w:lang w:val="en-US"/>
        </w:rPr>
        <w:t xml:space="preserve"> </w:t>
      </w:r>
    </w:p>
    <w:p>
      <w:pPr>
        <w:pStyle w:val="Normal1"/>
        <w:spacing w:lineRule="auto" w:line="240"/>
        <w:ind w:firstLine="284" w:end="0"/>
        <w:rPr>
          <w:b/>
          <w:bCs/>
          <w:i/>
          <w:i/>
          <w:iCs/>
          <w:sz w:val="24"/>
          <w:lang w:val="en-US"/>
        </w:rPr>
      </w:pPr>
      <w:r>
        <w:rPr>
          <w:b/>
          <w:bCs/>
          <w:i/>
          <w:iCs/>
          <w:sz w:val="24"/>
          <w:lang w:val="en-US"/>
        </w:rPr>
      </w:r>
    </w:p>
    <w:p>
      <w:pPr>
        <w:pStyle w:val="Normal1"/>
        <w:spacing w:lineRule="auto" w:line="240"/>
        <w:ind w:firstLine="284" w:end="0"/>
        <w:rPr/>
      </w:pPr>
      <w:r>
        <w:rPr>
          <w:sz w:val="24"/>
          <w:lang w:val="en-US"/>
        </w:rPr>
        <w:t xml:space="preserve">                   </w:t>
      </w:r>
      <w:r>
        <w:rPr>
          <w:i/>
          <w:iCs/>
          <w:sz w:val="24"/>
          <w:lang w:val="en-US"/>
        </w:rPr>
        <w:t>Terminologia</w:t>
      </w:r>
    </w:p>
    <w:p>
      <w:pPr>
        <w:pStyle w:val="Normal1"/>
        <w:spacing w:lineRule="auto" w:line="240"/>
        <w:ind w:firstLine="284" w:end="0"/>
        <w:rPr>
          <w:b/>
          <w:bCs/>
          <w:i/>
          <w:i/>
          <w:iCs/>
          <w:sz w:val="24"/>
          <w:lang w:val="en-US"/>
        </w:rPr>
      </w:pPr>
      <w:r>
        <w:rPr>
          <w:b/>
          <w:bCs/>
          <w:i/>
          <w:iCs/>
          <w:sz w:val="24"/>
          <w:lang w:val="en-US"/>
        </w:rPr>
      </w:r>
    </w:p>
    <w:tbl>
      <w:tblPr>
        <w:tblW w:w="7500" w:type="dxa"/>
        <w:jc w:val="start"/>
        <w:tblInd w:w="351" w:type="dxa"/>
        <w:tblLayout w:type="fixed"/>
        <w:tblCellMar>
          <w:top w:w="0" w:type="dxa"/>
          <w:start w:w="108" w:type="dxa"/>
          <w:bottom w:w="0" w:type="dxa"/>
          <w:end w:w="108" w:type="dxa"/>
        </w:tblCellMar>
      </w:tblPr>
      <w:tblGrid>
        <w:gridCol w:w="3150"/>
        <w:gridCol w:w="4350"/>
      </w:tblGrid>
      <w:tr>
        <w:trPr>
          <w:trHeight w:val="2985" w:hRule="atLeast"/>
        </w:trPr>
        <w:tc>
          <w:tcPr>
            <w:tcW w:w="3150" w:type="dxa"/>
            <w:tcBorders/>
          </w:tcPr>
          <w:p>
            <w:pPr>
              <w:pStyle w:val="Normal1"/>
              <w:spacing w:lineRule="auto" w:line="240"/>
              <w:ind w:firstLine="284" w:end="0"/>
              <w:rPr>
                <w:b/>
                <w:bCs/>
                <w:sz w:val="24"/>
                <w:lang w:val="en-US"/>
              </w:rPr>
            </w:pPr>
            <w:r>
              <w:rPr>
                <w:b/>
                <w:bCs/>
                <w:sz w:val="24"/>
                <w:lang w:val="en-US"/>
              </w:rPr>
              <w:t xml:space="preserve">  </w:t>
            </w:r>
            <w:r>
              <w:rPr>
                <w:b/>
                <w:bCs/>
                <w:sz w:val="24"/>
                <w:lang w:val="en-US"/>
              </w:rPr>
              <w:t>(Nombre) adjetivo</w:t>
            </w:r>
          </w:p>
          <w:p>
            <w:pPr>
              <w:pStyle w:val="Normal1"/>
              <w:spacing w:lineRule="auto" w:line="240"/>
              <w:ind w:firstLine="284" w:end="0"/>
              <w:rPr/>
            </w:pPr>
            <w:r>
              <w:rPr>
                <w:sz w:val="24"/>
                <w:lang w:val="en-US"/>
              </w:rPr>
              <w:t xml:space="preserve">   </w:t>
            </w:r>
            <w:r>
              <w:rPr>
                <w:b/>
                <w:bCs/>
                <w:sz w:val="24"/>
                <w:lang w:val="en-US"/>
              </w:rPr>
              <w:t>Calificativo</w:t>
            </w:r>
          </w:p>
          <w:p>
            <w:pPr>
              <w:pStyle w:val="Normal1"/>
              <w:spacing w:lineRule="auto" w:line="240"/>
              <w:ind w:firstLine="284" w:end="0"/>
              <w:rPr/>
            </w:pPr>
            <w:r>
              <w:rPr>
                <w:sz w:val="24"/>
                <w:lang w:val="en-US"/>
              </w:rPr>
              <w:t xml:space="preserve">   </w:t>
            </w:r>
            <w:r>
              <w:rPr>
                <w:b/>
                <w:bCs/>
                <w:sz w:val="24"/>
                <w:lang w:val="en-US"/>
              </w:rPr>
              <w:t>Relativo</w:t>
            </w:r>
          </w:p>
          <w:p>
            <w:pPr>
              <w:pStyle w:val="Normal1"/>
              <w:spacing w:lineRule="auto" w:line="240"/>
              <w:ind w:firstLine="284" w:end="0"/>
              <w:rPr/>
            </w:pPr>
            <w:r>
              <w:rPr>
                <w:sz w:val="24"/>
                <w:lang w:val="en-US"/>
              </w:rPr>
              <w:t xml:space="preserve">   </w:t>
            </w:r>
            <w:r>
              <w:rPr>
                <w:b/>
                <w:bCs/>
                <w:sz w:val="24"/>
                <w:lang w:val="en-US"/>
              </w:rPr>
              <w:t>Grados de comparación</w:t>
            </w:r>
          </w:p>
          <w:p>
            <w:pPr>
              <w:pStyle w:val="Normal1"/>
              <w:spacing w:lineRule="auto" w:line="240"/>
              <w:ind w:firstLine="284" w:end="0"/>
              <w:rPr/>
            </w:pPr>
            <w:r>
              <w:rPr>
                <w:sz w:val="24"/>
                <w:lang w:val="en-US"/>
              </w:rPr>
              <w:t xml:space="preserve">   </w:t>
            </w:r>
            <w:r>
              <w:rPr>
                <w:b/>
                <w:bCs/>
                <w:sz w:val="24"/>
                <w:lang w:val="en-US"/>
              </w:rPr>
              <w:t>Grado positivo</w:t>
            </w:r>
          </w:p>
          <w:p>
            <w:pPr>
              <w:pStyle w:val="Normal1"/>
              <w:spacing w:lineRule="auto" w:line="240"/>
              <w:ind w:firstLine="284" w:end="0"/>
              <w:rPr>
                <w:b/>
                <w:bCs/>
                <w:sz w:val="24"/>
                <w:lang w:val="en-US"/>
              </w:rPr>
            </w:pPr>
            <w:r>
              <w:rPr>
                <w:b/>
                <w:bCs/>
                <w:sz w:val="24"/>
                <w:lang w:val="en-US"/>
              </w:rPr>
              <w:t xml:space="preserve">   </w:t>
            </w:r>
            <w:r>
              <w:rPr>
                <w:b/>
                <w:bCs/>
                <w:sz w:val="24"/>
                <w:lang w:val="en-US"/>
              </w:rPr>
              <w:t>Grado comparativo</w:t>
            </w:r>
          </w:p>
          <w:p>
            <w:pPr>
              <w:pStyle w:val="Normal1"/>
              <w:spacing w:lineRule="auto" w:line="240"/>
              <w:ind w:firstLine="284" w:end="0"/>
              <w:rPr/>
            </w:pPr>
            <w:r>
              <w:rPr>
                <w:sz w:val="24"/>
                <w:lang w:val="en-US"/>
              </w:rPr>
              <w:t xml:space="preserve">   </w:t>
            </w:r>
            <w:r>
              <w:rPr>
                <w:b/>
                <w:bCs/>
                <w:sz w:val="24"/>
                <w:lang w:val="en-US"/>
              </w:rPr>
              <w:t>Grado superlativo</w:t>
            </w:r>
          </w:p>
          <w:p>
            <w:pPr>
              <w:pStyle w:val="Normal1"/>
              <w:spacing w:lineRule="auto" w:line="240"/>
              <w:ind w:firstLine="284" w:end="0"/>
              <w:rPr/>
            </w:pPr>
            <w:r>
              <w:rPr>
                <w:sz w:val="24"/>
                <w:lang w:val="en-US"/>
              </w:rPr>
              <w:t xml:space="preserve">   </w:t>
            </w:r>
            <w:r>
              <w:rPr>
                <w:b/>
                <w:bCs/>
                <w:sz w:val="24"/>
                <w:lang w:val="en-US"/>
              </w:rPr>
              <w:t>Absoluto</w:t>
            </w:r>
          </w:p>
          <w:p>
            <w:pPr>
              <w:pStyle w:val="Normal1"/>
              <w:spacing w:lineRule="auto" w:line="240"/>
              <w:ind w:firstLine="284" w:end="0"/>
              <w:rPr/>
            </w:pPr>
            <w:r>
              <w:rPr>
                <w:sz w:val="24"/>
                <w:lang w:val="en-US"/>
              </w:rPr>
              <w:t xml:space="preserve">   </w:t>
            </w:r>
            <w:r>
              <w:rPr>
                <w:b/>
                <w:bCs/>
                <w:sz w:val="24"/>
                <w:lang w:val="en-US"/>
              </w:rPr>
              <w:t>Apócopo</w:t>
            </w:r>
          </w:p>
          <w:p>
            <w:pPr>
              <w:pStyle w:val="Normal1"/>
              <w:ind w:firstLine="284" w:end="0"/>
              <w:rPr>
                <w:b/>
                <w:bCs/>
                <w:sz w:val="24"/>
              </w:rPr>
            </w:pPr>
            <w:r>
              <w:rPr>
                <w:sz w:val="24"/>
                <w:lang w:val="en-US"/>
              </w:rPr>
              <w:t xml:space="preserve">   </w:t>
            </w:r>
            <w:r>
              <w:rPr>
                <w:b/>
                <w:bCs/>
                <w:sz w:val="24"/>
                <w:lang w:val="en-US"/>
              </w:rPr>
              <w:t>Forma</w:t>
            </w:r>
            <w:r>
              <w:rPr>
                <w:b/>
                <w:bCs/>
                <w:sz w:val="24"/>
              </w:rPr>
              <w:t xml:space="preserve"> </w:t>
            </w:r>
            <w:r>
              <w:rPr>
                <w:b/>
                <w:bCs/>
                <w:sz w:val="24"/>
                <w:lang w:val="en-US"/>
              </w:rPr>
              <w:t>apocopada</w:t>
            </w:r>
          </w:p>
        </w:tc>
        <w:tc>
          <w:tcPr>
            <w:tcW w:w="4350" w:type="dxa"/>
            <w:tcBorders/>
          </w:tcPr>
          <w:p>
            <w:pPr>
              <w:pStyle w:val="Normal1"/>
              <w:spacing w:lineRule="auto" w:line="240"/>
              <w:rPr>
                <w:sz w:val="24"/>
              </w:rPr>
            </w:pPr>
            <w:r>
              <w:rPr>
                <w:sz w:val="24"/>
              </w:rPr>
              <w:t xml:space="preserve">— </w:t>
            </w:r>
            <w:r>
              <w:rPr>
                <w:sz w:val="24"/>
              </w:rPr>
              <w:t xml:space="preserve">(имя) прилагательное </w:t>
            </w:r>
          </w:p>
          <w:p>
            <w:pPr>
              <w:pStyle w:val="Normal1"/>
              <w:spacing w:lineRule="auto" w:line="240"/>
              <w:rPr>
                <w:sz w:val="24"/>
              </w:rPr>
            </w:pPr>
            <w:r>
              <w:rPr>
                <w:sz w:val="24"/>
              </w:rPr>
              <w:t xml:space="preserve">— </w:t>
            </w:r>
            <w:r>
              <w:rPr>
                <w:sz w:val="24"/>
              </w:rPr>
              <w:t xml:space="preserve">качественное </w:t>
            </w:r>
          </w:p>
          <w:p>
            <w:pPr>
              <w:pStyle w:val="Normal1"/>
              <w:spacing w:lineRule="auto" w:line="240"/>
              <w:rPr>
                <w:sz w:val="24"/>
              </w:rPr>
            </w:pPr>
            <w:r>
              <w:rPr>
                <w:sz w:val="24"/>
              </w:rPr>
              <w:t xml:space="preserve">— </w:t>
            </w:r>
            <w:r>
              <w:rPr>
                <w:sz w:val="24"/>
              </w:rPr>
              <w:t xml:space="preserve">относительное </w:t>
            </w:r>
          </w:p>
          <w:p>
            <w:pPr>
              <w:pStyle w:val="Normal1"/>
              <w:spacing w:lineRule="auto" w:line="240"/>
              <w:rPr>
                <w:sz w:val="24"/>
              </w:rPr>
            </w:pPr>
            <w:r>
              <w:rPr>
                <w:sz w:val="24"/>
              </w:rPr>
              <w:t xml:space="preserve">— </w:t>
            </w:r>
            <w:r>
              <w:rPr>
                <w:sz w:val="24"/>
              </w:rPr>
              <w:t xml:space="preserve">степени сравнения </w:t>
            </w:r>
          </w:p>
          <w:p>
            <w:pPr>
              <w:pStyle w:val="Normal1"/>
              <w:spacing w:lineRule="auto" w:line="240"/>
              <w:rPr>
                <w:sz w:val="24"/>
              </w:rPr>
            </w:pPr>
            <w:r>
              <w:rPr>
                <w:sz w:val="24"/>
              </w:rPr>
              <w:t xml:space="preserve">— </w:t>
            </w:r>
            <w:r>
              <w:rPr>
                <w:sz w:val="24"/>
              </w:rPr>
              <w:t xml:space="preserve">положительная степень </w:t>
            </w:r>
          </w:p>
          <w:p>
            <w:pPr>
              <w:pStyle w:val="Normal1"/>
              <w:spacing w:lineRule="auto" w:line="240"/>
              <w:rPr>
                <w:sz w:val="24"/>
              </w:rPr>
            </w:pPr>
            <w:r>
              <w:rPr>
                <w:sz w:val="24"/>
              </w:rPr>
              <w:t xml:space="preserve">— </w:t>
            </w:r>
            <w:r>
              <w:rPr>
                <w:sz w:val="24"/>
              </w:rPr>
              <w:t xml:space="preserve">сравнительная </w:t>
            </w:r>
          </w:p>
          <w:p>
            <w:pPr>
              <w:pStyle w:val="Normal1"/>
              <w:spacing w:lineRule="auto" w:line="240"/>
              <w:rPr>
                <w:sz w:val="24"/>
              </w:rPr>
            </w:pPr>
            <w:r>
              <w:rPr>
                <w:sz w:val="24"/>
              </w:rPr>
              <w:t xml:space="preserve">— </w:t>
            </w:r>
            <w:r>
              <w:rPr>
                <w:sz w:val="24"/>
              </w:rPr>
              <w:t xml:space="preserve">превосходная </w:t>
            </w:r>
          </w:p>
          <w:p>
            <w:pPr>
              <w:pStyle w:val="Normal1"/>
              <w:spacing w:lineRule="auto" w:line="240"/>
              <w:rPr>
                <w:sz w:val="24"/>
              </w:rPr>
            </w:pPr>
            <w:r>
              <w:rPr>
                <w:sz w:val="24"/>
              </w:rPr>
              <w:t xml:space="preserve">— </w:t>
            </w:r>
            <w:r>
              <w:rPr>
                <w:sz w:val="24"/>
              </w:rPr>
              <w:t xml:space="preserve">абсолютный </w:t>
            </w:r>
          </w:p>
          <w:p>
            <w:pPr>
              <w:pStyle w:val="Normal1"/>
              <w:spacing w:lineRule="auto" w:line="240"/>
              <w:rPr>
                <w:sz w:val="24"/>
              </w:rPr>
            </w:pPr>
            <w:r>
              <w:rPr>
                <w:sz w:val="24"/>
              </w:rPr>
              <w:t xml:space="preserve">— </w:t>
            </w:r>
            <w:r>
              <w:rPr>
                <w:sz w:val="24"/>
              </w:rPr>
              <w:t xml:space="preserve">усечение </w:t>
            </w:r>
          </w:p>
          <w:p>
            <w:pPr>
              <w:pStyle w:val="Normal1"/>
              <w:rPr>
                <w:b/>
                <w:bCs/>
                <w:sz w:val="24"/>
              </w:rPr>
            </w:pPr>
            <w:r>
              <w:rPr>
                <w:sz w:val="24"/>
              </w:rPr>
              <w:t xml:space="preserve">— </w:t>
            </w:r>
            <w:r>
              <w:rPr>
                <w:sz w:val="24"/>
              </w:rPr>
              <w:t xml:space="preserve">усеченная форма </w:t>
            </w:r>
          </w:p>
        </w:tc>
      </w:tr>
    </w:tbl>
    <w:p>
      <w:pPr>
        <w:pStyle w:val="Normal1"/>
        <w:spacing w:lineRule="auto" w:line="240"/>
        <w:ind w:firstLine="284" w:end="0"/>
        <w:rPr>
          <w:sz w:val="24"/>
        </w:rPr>
      </w:pPr>
      <w:r>
        <w:rPr>
          <w:sz w:val="24"/>
        </w:rPr>
      </w:r>
    </w:p>
    <w:p>
      <w:pPr>
        <w:pStyle w:val="Heading3"/>
        <w:ind w:hanging="0" w:start="0"/>
        <w:rPr/>
      </w:pPr>
      <w:bookmarkStart w:id="24" w:name="__RefHeading___Toc1886014"/>
      <w:bookmarkEnd w:id="24"/>
      <w:r>
        <w:rPr/>
        <w:t>§ 15. Прилагательные качественные и относительные</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испанском языке, как и в русском, прилагательные подразделяются на два основных вида: </w:t>
      </w:r>
      <w:r>
        <w:rPr>
          <w:spacing w:val="20"/>
          <w:sz w:val="24"/>
        </w:rPr>
        <w:t>качественные и относи</w:t>
        <w:softHyphen/>
        <w:t>тельные.</w:t>
      </w:r>
    </w:p>
    <w:p>
      <w:pPr>
        <w:pStyle w:val="Normal1"/>
        <w:spacing w:lineRule="auto" w:line="240"/>
        <w:ind w:firstLine="284" w:end="0"/>
        <w:rPr/>
      </w:pPr>
      <w:r>
        <w:rPr>
          <w:sz w:val="24"/>
        </w:rPr>
        <w:t xml:space="preserve">Испанские </w:t>
      </w:r>
      <w:r>
        <w:rPr>
          <w:spacing w:val="20"/>
          <w:sz w:val="24"/>
        </w:rPr>
        <w:t>качественные</w:t>
      </w:r>
      <w:r>
        <w:rPr>
          <w:sz w:val="24"/>
        </w:rPr>
        <w:t xml:space="preserve"> прилагательные выражают каче</w:t>
        <w:softHyphen/>
        <w:t>ства, свойства и признаки различных существ, предметов и явлений;</w:t>
      </w:r>
    </w:p>
    <w:p>
      <w:pPr>
        <w:pStyle w:val="Normal1"/>
        <w:tabs>
          <w:tab w:val="clear" w:pos="720"/>
          <w:tab w:val="left" w:pos="2552" w:leader="none"/>
        </w:tabs>
        <w:spacing w:lineRule="auto" w:line="240"/>
        <w:ind w:firstLine="141" w:start="426" w:end="0"/>
        <w:rPr>
          <w:sz w:val="24"/>
        </w:rPr>
      </w:pPr>
      <w:r>
        <w:rPr>
          <w:sz w:val="24"/>
        </w:rPr>
      </w:r>
    </w:p>
    <w:tbl>
      <w:tblPr>
        <w:tblW w:w="5580" w:type="dxa"/>
        <w:jc w:val="start"/>
        <w:tblInd w:w="561" w:type="dxa"/>
        <w:tblLayout w:type="fixed"/>
        <w:tblCellMar>
          <w:top w:w="0" w:type="dxa"/>
          <w:start w:w="108" w:type="dxa"/>
          <w:bottom w:w="0" w:type="dxa"/>
          <w:end w:w="108" w:type="dxa"/>
        </w:tblCellMar>
      </w:tblPr>
      <w:tblGrid>
        <w:gridCol w:w="2550"/>
        <w:gridCol w:w="3030"/>
      </w:tblGrid>
      <w:tr>
        <w:trPr>
          <w:trHeight w:val="1590" w:hRule="atLeast"/>
        </w:trPr>
        <w:tc>
          <w:tcPr>
            <w:tcW w:w="2550" w:type="dxa"/>
            <w:tcBorders/>
          </w:tcPr>
          <w:p>
            <w:pPr>
              <w:pStyle w:val="Normal1"/>
              <w:tabs>
                <w:tab w:val="clear" w:pos="720"/>
                <w:tab w:val="left" w:pos="2552" w:leader="none"/>
              </w:tabs>
              <w:spacing w:lineRule="auto" w:line="240"/>
              <w:rPr/>
            </w:pPr>
            <w:r>
              <w:rPr>
                <w:sz w:val="24"/>
                <w:lang w:val="en-US"/>
              </w:rPr>
              <w:t xml:space="preserve">un joven </w:t>
            </w:r>
            <w:r>
              <w:rPr>
                <w:i/>
                <w:sz w:val="24"/>
                <w:lang w:val="en-US"/>
              </w:rPr>
              <w:t>inteligente</w:t>
            </w:r>
          </w:p>
          <w:p>
            <w:pPr>
              <w:pStyle w:val="Normal1"/>
              <w:spacing w:lineRule="auto" w:line="240"/>
              <w:rPr/>
            </w:pPr>
            <w:r>
              <w:rPr>
                <w:sz w:val="24"/>
                <w:lang w:val="en-US"/>
              </w:rPr>
              <w:t xml:space="preserve">el trabajo </w:t>
            </w:r>
            <w:r>
              <w:rPr>
                <w:i/>
                <w:sz w:val="24"/>
                <w:lang w:val="en-US"/>
              </w:rPr>
              <w:t>duro</w:t>
            </w:r>
          </w:p>
          <w:p>
            <w:pPr>
              <w:pStyle w:val="Normal1"/>
              <w:spacing w:lineRule="auto" w:line="240"/>
              <w:rPr/>
            </w:pPr>
            <w:r>
              <w:rPr>
                <w:sz w:val="24"/>
                <w:lang w:val="en-US"/>
              </w:rPr>
              <w:t xml:space="preserve">la voz </w:t>
            </w:r>
            <w:r>
              <w:rPr>
                <w:i/>
                <w:sz w:val="24"/>
                <w:lang w:val="en-US"/>
              </w:rPr>
              <w:t>alta</w:t>
            </w:r>
          </w:p>
          <w:p>
            <w:pPr>
              <w:pStyle w:val="Normal1"/>
              <w:spacing w:lineRule="auto" w:line="240"/>
              <w:rPr/>
            </w:pPr>
            <w:r>
              <w:rPr>
                <w:sz w:val="24"/>
                <w:lang w:val="en-US"/>
              </w:rPr>
              <w:t xml:space="preserve">la bandera </w:t>
            </w:r>
            <w:r>
              <w:rPr>
                <w:i/>
                <w:sz w:val="24"/>
                <w:lang w:val="en-US"/>
              </w:rPr>
              <w:t>roja</w:t>
            </w:r>
          </w:p>
          <w:p>
            <w:pPr>
              <w:pStyle w:val="Normal1"/>
              <w:rPr>
                <w:i/>
                <w:i/>
                <w:sz w:val="24"/>
                <w:lang w:val="en-US"/>
              </w:rPr>
            </w:pPr>
            <w:r>
              <w:rPr>
                <w:i/>
                <w:sz w:val="24"/>
                <w:lang w:val="en-US"/>
              </w:rPr>
            </w:r>
          </w:p>
        </w:tc>
        <w:tc>
          <w:tcPr>
            <w:tcW w:w="3030" w:type="dxa"/>
            <w:tcBorders/>
          </w:tcPr>
          <w:p>
            <w:pPr>
              <w:pStyle w:val="Normal1"/>
              <w:tabs>
                <w:tab w:val="clear" w:pos="720"/>
                <w:tab w:val="left" w:pos="2552" w:leader="none"/>
              </w:tabs>
              <w:spacing w:lineRule="auto" w:line="240"/>
              <w:rPr>
                <w:sz w:val="24"/>
              </w:rPr>
            </w:pPr>
            <w:r>
              <w:rPr>
                <w:sz w:val="24"/>
              </w:rPr>
              <w:t xml:space="preserve">— </w:t>
            </w:r>
            <w:r>
              <w:rPr>
                <w:sz w:val="24"/>
              </w:rPr>
              <w:t xml:space="preserve">умный юноша </w:t>
            </w:r>
          </w:p>
          <w:p>
            <w:pPr>
              <w:pStyle w:val="Normal1"/>
              <w:spacing w:lineRule="auto" w:line="240"/>
              <w:rPr>
                <w:sz w:val="24"/>
              </w:rPr>
            </w:pPr>
            <w:r>
              <w:rPr>
                <w:sz w:val="24"/>
              </w:rPr>
              <w:t xml:space="preserve">— </w:t>
            </w:r>
            <w:r>
              <w:rPr>
                <w:sz w:val="24"/>
              </w:rPr>
              <w:t xml:space="preserve">тяжелая работа </w:t>
            </w:r>
          </w:p>
          <w:p>
            <w:pPr>
              <w:pStyle w:val="Normal1"/>
              <w:spacing w:lineRule="auto" w:line="240"/>
              <w:rPr>
                <w:sz w:val="24"/>
              </w:rPr>
            </w:pPr>
            <w:r>
              <w:rPr>
                <w:sz w:val="24"/>
              </w:rPr>
              <w:t xml:space="preserve">— </w:t>
            </w:r>
            <w:r>
              <w:rPr>
                <w:sz w:val="24"/>
              </w:rPr>
              <w:t xml:space="preserve">громкий голос </w:t>
            </w:r>
          </w:p>
          <w:p>
            <w:pPr>
              <w:pStyle w:val="Normal1"/>
              <w:spacing w:lineRule="auto" w:line="240"/>
              <w:rPr>
                <w:sz w:val="24"/>
              </w:rPr>
            </w:pPr>
            <w:r>
              <w:rPr>
                <w:sz w:val="24"/>
              </w:rPr>
              <w:t xml:space="preserve">— </w:t>
            </w:r>
            <w:r>
              <w:rPr>
                <w:sz w:val="24"/>
              </w:rPr>
              <w:t>красное знамя и т.п.</w:t>
            </w:r>
          </w:p>
          <w:p>
            <w:pPr>
              <w:pStyle w:val="Normal1"/>
              <w:rPr>
                <w:sz w:val="24"/>
              </w:rPr>
            </w:pPr>
            <w:r>
              <w:rPr>
                <w:sz w:val="24"/>
              </w:rPr>
            </w:r>
          </w:p>
        </w:tc>
      </w:tr>
    </w:tbl>
    <w:p>
      <w:pPr>
        <w:pStyle w:val="Normal1"/>
        <w:spacing w:lineRule="auto" w:line="240"/>
        <w:ind w:firstLine="284" w:end="0"/>
        <w:rPr>
          <w:sz w:val="24"/>
        </w:rPr>
      </w:pPr>
      <w:r>
        <w:rPr>
          <w:sz w:val="24"/>
        </w:rPr>
        <w:t xml:space="preserve">Качественные прилагательные имеют степени сравнения. </w:t>
      </w:r>
    </w:p>
    <w:p>
      <w:pPr>
        <w:pStyle w:val="Normal1"/>
        <w:spacing w:lineRule="auto" w:line="240"/>
        <w:ind w:firstLine="284" w:end="0"/>
        <w:rPr/>
      </w:pPr>
      <w:r>
        <w:rPr>
          <w:spacing w:val="20"/>
          <w:sz w:val="24"/>
        </w:rPr>
        <w:t>Относительные</w:t>
      </w:r>
      <w:r>
        <w:rPr>
          <w:sz w:val="24"/>
        </w:rPr>
        <w:t xml:space="preserve"> прилагательные выражают признаки пред</w:t>
        <w:softHyphen/>
        <w:t>мета путем указания на их отношение к какому-либо лицу, явле</w:t>
        <w:softHyphen/>
        <w:t>нию, действию или другому предмету:</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el</w:t>
      </w:r>
      <w:r>
        <w:rPr>
          <w:sz w:val="24"/>
        </w:rPr>
        <w:t xml:space="preserve"> </w:t>
      </w:r>
      <w:r>
        <w:rPr>
          <w:sz w:val="24"/>
          <w:lang w:val="en-US"/>
        </w:rPr>
        <w:t>comit</w:t>
      </w:r>
      <w:r>
        <w:rPr>
          <w:sz w:val="24"/>
        </w:rPr>
        <w:t xml:space="preserve">é </w:t>
      </w:r>
      <w:r>
        <w:rPr>
          <w:i/>
          <w:sz w:val="24"/>
          <w:lang w:val="en-US"/>
        </w:rPr>
        <w:t>local</w:t>
      </w:r>
      <w:r>
        <w:rPr>
          <w:sz w:val="24"/>
        </w:rPr>
        <w:t xml:space="preserve">        — местный комитет</w:t>
      </w:r>
    </w:p>
    <w:p>
      <w:pPr>
        <w:pStyle w:val="Normal1"/>
        <w:spacing w:lineRule="auto" w:line="240"/>
        <w:ind w:firstLine="284" w:end="0"/>
        <w:rPr/>
      </w:pPr>
      <w:r>
        <w:rPr>
          <w:sz w:val="24"/>
          <w:lang w:val="en-US"/>
        </w:rPr>
        <w:t>el</w:t>
      </w:r>
      <w:r>
        <w:rPr>
          <w:sz w:val="24"/>
        </w:rPr>
        <w:t xml:space="preserve"> </w:t>
      </w:r>
      <w:r>
        <w:rPr>
          <w:sz w:val="24"/>
          <w:lang w:val="en-US"/>
        </w:rPr>
        <w:t>plan</w:t>
      </w:r>
      <w:r>
        <w:rPr>
          <w:sz w:val="24"/>
        </w:rPr>
        <w:t xml:space="preserve"> </w:t>
      </w:r>
      <w:r>
        <w:rPr>
          <w:i/>
          <w:sz w:val="24"/>
          <w:lang w:val="en-US"/>
        </w:rPr>
        <w:t>anual</w:t>
      </w:r>
      <w:r>
        <w:rPr>
          <w:sz w:val="24"/>
        </w:rPr>
        <w:t xml:space="preserve">           — годичный план</w:t>
      </w:r>
    </w:p>
    <w:p>
      <w:pPr>
        <w:pStyle w:val="Normal1"/>
        <w:spacing w:lineRule="auto" w:line="240"/>
        <w:ind w:firstLine="284" w:end="0"/>
        <w:rPr/>
      </w:pPr>
      <w:r>
        <w:rPr>
          <w:sz w:val="24"/>
          <w:lang w:val="en-US"/>
        </w:rPr>
        <w:t>la</w:t>
      </w:r>
      <w:r>
        <w:rPr>
          <w:sz w:val="24"/>
        </w:rPr>
        <w:t xml:space="preserve"> </w:t>
      </w:r>
      <w:r>
        <w:rPr>
          <w:sz w:val="24"/>
          <w:lang w:val="en-US"/>
        </w:rPr>
        <w:t>region</w:t>
      </w:r>
      <w:r>
        <w:rPr>
          <w:sz w:val="24"/>
        </w:rPr>
        <w:t xml:space="preserve"> </w:t>
      </w:r>
      <w:r>
        <w:rPr>
          <w:i/>
          <w:sz w:val="24"/>
          <w:lang w:val="en-US"/>
        </w:rPr>
        <w:t>agr</w:t>
      </w:r>
      <w:r>
        <w:rPr>
          <w:i/>
          <w:sz w:val="24"/>
        </w:rPr>
        <w:t>í</w:t>
      </w:r>
      <w:r>
        <w:rPr>
          <w:i/>
          <w:sz w:val="24"/>
          <w:lang w:val="en-US"/>
        </w:rPr>
        <w:t>cola</w:t>
      </w:r>
      <w:r>
        <w:rPr>
          <w:sz w:val="24"/>
        </w:rPr>
        <w:t xml:space="preserve">   — сельскохозяйственный район и т.п.</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Так как относительные прилагательные выражают признаки опосредствованно, через отношение к другим объектам, то, есте</w:t>
        <w:softHyphen/>
        <w:t>ственно, такие прилагательные образуются от названий соответству</w:t>
        <w:softHyphen/>
        <w:t>ющих предметов, действий, явлений и т.п. Они могут указывать:</w:t>
      </w:r>
    </w:p>
    <w:p>
      <w:pPr>
        <w:pStyle w:val="Normal1"/>
        <w:spacing w:lineRule="auto" w:line="240"/>
        <w:ind w:firstLine="284" w:end="0"/>
        <w:rPr>
          <w:sz w:val="24"/>
        </w:rPr>
      </w:pPr>
      <w:r>
        <w:rPr>
          <w:sz w:val="24"/>
        </w:rPr>
        <w:t>а) на материал, из которого сделан предмет:</w:t>
      </w:r>
    </w:p>
    <w:p>
      <w:pPr>
        <w:pStyle w:val="Normal1"/>
        <w:spacing w:lineRule="auto" w:line="240"/>
        <w:ind w:firstLine="284" w:end="0"/>
        <w:rPr>
          <w:sz w:val="24"/>
        </w:rPr>
      </w:pPr>
      <w:r>
        <w:rPr>
          <w:sz w:val="24"/>
        </w:rPr>
      </w:r>
    </w:p>
    <w:tbl>
      <w:tblPr>
        <w:tblW w:w="3950" w:type="dxa"/>
        <w:jc w:val="start"/>
        <w:tblInd w:w="411" w:type="dxa"/>
        <w:tblLayout w:type="fixed"/>
        <w:tblCellMar>
          <w:top w:w="0" w:type="dxa"/>
          <w:start w:w="108" w:type="dxa"/>
          <w:bottom w:w="0" w:type="dxa"/>
          <w:end w:w="108" w:type="dxa"/>
        </w:tblCellMar>
      </w:tblPr>
      <w:tblGrid>
        <w:gridCol w:w="1620"/>
        <w:gridCol w:w="2330"/>
      </w:tblGrid>
      <w:tr>
        <w:trPr>
          <w:trHeight w:val="1215" w:hRule="atLeast"/>
        </w:trPr>
        <w:tc>
          <w:tcPr>
            <w:tcW w:w="1620" w:type="dxa"/>
            <w:tcBorders/>
          </w:tcPr>
          <w:p>
            <w:pPr>
              <w:pStyle w:val="Normal1"/>
              <w:spacing w:lineRule="auto" w:line="240"/>
              <w:ind w:firstLine="284" w:end="0"/>
              <w:rPr>
                <w:sz w:val="24"/>
                <w:lang w:val="en-US"/>
              </w:rPr>
            </w:pPr>
            <w:r>
              <w:rPr>
                <w:sz w:val="24"/>
                <w:lang w:val="en-US"/>
              </w:rPr>
              <w:t>cobreño</w:t>
            </w:r>
          </w:p>
          <w:p>
            <w:pPr>
              <w:pStyle w:val="Normal1"/>
              <w:spacing w:lineRule="auto" w:line="240"/>
              <w:ind w:firstLine="284" w:end="0"/>
              <w:rPr>
                <w:sz w:val="24"/>
                <w:lang w:val="en-US"/>
              </w:rPr>
            </w:pPr>
            <w:r>
              <w:rPr>
                <w:sz w:val="24"/>
                <w:lang w:val="en-US"/>
              </w:rPr>
              <w:t>cartonero</w:t>
            </w:r>
          </w:p>
          <w:p>
            <w:pPr>
              <w:pStyle w:val="Normal1"/>
              <w:spacing w:lineRule="auto" w:line="240"/>
              <w:ind w:firstLine="284" w:end="0"/>
              <w:rPr>
                <w:sz w:val="24"/>
                <w:lang w:val="en-US"/>
              </w:rPr>
            </w:pPr>
            <w:r>
              <w:rPr>
                <w:sz w:val="24"/>
                <w:lang w:val="en-US"/>
              </w:rPr>
              <w:t>férreo</w:t>
            </w:r>
          </w:p>
          <w:p>
            <w:pPr>
              <w:pStyle w:val="Normal1"/>
              <w:rPr>
                <w:sz w:val="24"/>
                <w:lang w:val="en-US"/>
              </w:rPr>
            </w:pPr>
            <w:r>
              <w:rPr>
                <w:sz w:val="24"/>
                <w:lang w:val="en-US"/>
              </w:rPr>
            </w:r>
          </w:p>
        </w:tc>
        <w:tc>
          <w:tcPr>
            <w:tcW w:w="2330" w:type="dxa"/>
            <w:tcBorders/>
          </w:tcPr>
          <w:p>
            <w:pPr>
              <w:pStyle w:val="Normal1"/>
              <w:spacing w:lineRule="auto" w:line="240"/>
              <w:rPr/>
            </w:pPr>
            <w:r>
              <w:rPr>
                <w:sz w:val="24"/>
                <w:lang w:val="en-US"/>
              </w:rPr>
              <w:t xml:space="preserve">— </w:t>
            </w:r>
            <w:r>
              <w:rPr>
                <w:sz w:val="24"/>
              </w:rPr>
              <w:t>медный</w:t>
            </w:r>
            <w:r>
              <w:rPr>
                <w:sz w:val="24"/>
                <w:lang w:val="en-US"/>
              </w:rPr>
              <w:t xml:space="preserve"> </w:t>
            </w:r>
          </w:p>
          <w:p>
            <w:pPr>
              <w:pStyle w:val="Normal1"/>
              <w:spacing w:lineRule="auto" w:line="240"/>
              <w:rPr>
                <w:sz w:val="24"/>
              </w:rPr>
            </w:pPr>
            <w:r>
              <w:rPr>
                <w:sz w:val="24"/>
              </w:rPr>
              <w:t xml:space="preserve">— </w:t>
            </w:r>
            <w:r>
              <w:rPr>
                <w:sz w:val="24"/>
              </w:rPr>
              <w:t xml:space="preserve">картонный </w:t>
            </w:r>
          </w:p>
          <w:p>
            <w:pPr>
              <w:pStyle w:val="Normal1"/>
              <w:spacing w:lineRule="auto" w:line="240"/>
              <w:rPr>
                <w:sz w:val="24"/>
              </w:rPr>
            </w:pPr>
            <w:r>
              <w:rPr>
                <w:sz w:val="24"/>
              </w:rPr>
              <w:t xml:space="preserve">— </w:t>
            </w:r>
            <w:r>
              <w:rPr>
                <w:sz w:val="24"/>
              </w:rPr>
              <w:t>железный</w:t>
            </w:r>
          </w:p>
          <w:p>
            <w:pPr>
              <w:pStyle w:val="Normal1"/>
              <w:rPr>
                <w:sz w:val="24"/>
              </w:rPr>
            </w:pPr>
            <w:r>
              <w:rPr>
                <w:sz w:val="24"/>
              </w:rPr>
            </w:r>
          </w:p>
        </w:tc>
      </w:tr>
    </w:tbl>
    <w:p>
      <w:pPr>
        <w:pStyle w:val="Normal1"/>
        <w:spacing w:lineRule="auto" w:line="240"/>
        <w:ind w:firstLine="284" w:end="0"/>
        <w:rPr>
          <w:sz w:val="24"/>
        </w:rPr>
      </w:pPr>
      <w:r>
        <w:rPr>
          <w:sz w:val="24"/>
        </w:rPr>
        <w:t>б) на различные обстоятельства (время, место и т.п.):</w:t>
      </w:r>
    </w:p>
    <w:p>
      <w:pPr>
        <w:pStyle w:val="Normal1"/>
        <w:spacing w:lineRule="auto" w:line="240"/>
        <w:ind w:firstLine="284" w:end="0"/>
        <w:rPr>
          <w:sz w:val="24"/>
        </w:rPr>
      </w:pPr>
      <w:r>
        <w:rPr>
          <w:sz w:val="24"/>
        </w:rPr>
      </w:r>
    </w:p>
    <w:tbl>
      <w:tblPr>
        <w:tblW w:w="3969" w:type="dxa"/>
        <w:jc w:val="start"/>
        <w:tblInd w:w="392" w:type="dxa"/>
        <w:tblLayout w:type="fixed"/>
        <w:tblCellMar>
          <w:top w:w="0" w:type="dxa"/>
          <w:start w:w="108" w:type="dxa"/>
          <w:bottom w:w="0" w:type="dxa"/>
          <w:end w:w="108" w:type="dxa"/>
        </w:tblCellMar>
      </w:tblPr>
      <w:tblGrid>
        <w:gridCol w:w="1594"/>
        <w:gridCol w:w="2375"/>
      </w:tblGrid>
      <w:tr>
        <w:trPr>
          <w:trHeight w:val="1185" w:hRule="atLeast"/>
        </w:trPr>
        <w:tc>
          <w:tcPr>
            <w:tcW w:w="1594" w:type="dxa"/>
            <w:tcBorders/>
          </w:tcPr>
          <w:p>
            <w:pPr>
              <w:pStyle w:val="Normal1"/>
              <w:spacing w:lineRule="auto" w:line="240"/>
              <w:ind w:firstLine="284" w:end="0"/>
              <w:rPr>
                <w:sz w:val="24"/>
                <w:lang w:val="en-US"/>
              </w:rPr>
            </w:pPr>
            <w:r>
              <w:rPr>
                <w:sz w:val="24"/>
                <w:lang w:val="en-US"/>
              </w:rPr>
              <w:t>estival</w:t>
            </w:r>
          </w:p>
          <w:p>
            <w:pPr>
              <w:pStyle w:val="Normal1"/>
              <w:spacing w:lineRule="auto" w:line="240"/>
              <w:ind w:firstLine="284" w:end="0"/>
              <w:rPr>
                <w:sz w:val="24"/>
                <w:lang w:val="en-US"/>
              </w:rPr>
            </w:pPr>
            <w:r>
              <w:rPr>
                <w:sz w:val="24"/>
                <w:lang w:val="en-US"/>
              </w:rPr>
              <w:t>madrileño</w:t>
            </w:r>
          </w:p>
          <w:p>
            <w:pPr>
              <w:pStyle w:val="Normal1"/>
              <w:spacing w:lineRule="auto" w:line="240"/>
              <w:ind w:firstLine="284" w:end="0"/>
              <w:rPr>
                <w:sz w:val="24"/>
                <w:lang w:val="en-US"/>
              </w:rPr>
            </w:pPr>
            <w:r>
              <w:rPr>
                <w:sz w:val="24"/>
                <w:lang w:val="en-US"/>
              </w:rPr>
              <w:t>aldeano</w:t>
            </w:r>
          </w:p>
          <w:p>
            <w:pPr>
              <w:pStyle w:val="Normal1"/>
              <w:rPr>
                <w:sz w:val="24"/>
                <w:lang w:val="en-US"/>
              </w:rPr>
            </w:pPr>
            <w:r>
              <w:rPr>
                <w:sz w:val="24"/>
                <w:lang w:val="en-US"/>
              </w:rPr>
            </w:r>
          </w:p>
        </w:tc>
        <w:tc>
          <w:tcPr>
            <w:tcW w:w="2375" w:type="dxa"/>
            <w:tcBorders/>
          </w:tcPr>
          <w:p>
            <w:pPr>
              <w:pStyle w:val="Normal1"/>
              <w:spacing w:lineRule="auto" w:line="240"/>
              <w:ind w:start="27" w:end="0"/>
              <w:rPr/>
            </w:pPr>
            <w:r>
              <w:rPr>
                <w:sz w:val="24"/>
                <w:lang w:val="en-US"/>
              </w:rPr>
              <w:t xml:space="preserve">— </w:t>
            </w:r>
            <w:r>
              <w:rPr>
                <w:sz w:val="24"/>
              </w:rPr>
              <w:t>летний</w:t>
            </w:r>
            <w:r>
              <w:rPr>
                <w:sz w:val="24"/>
                <w:lang w:val="en-US"/>
              </w:rPr>
              <w:t xml:space="preserve"> </w:t>
            </w:r>
          </w:p>
          <w:p>
            <w:pPr>
              <w:pStyle w:val="Normal1"/>
              <w:spacing w:lineRule="auto" w:line="240"/>
              <w:ind w:start="12" w:end="0"/>
              <w:rPr>
                <w:sz w:val="24"/>
              </w:rPr>
            </w:pPr>
            <w:r>
              <w:rPr>
                <w:sz w:val="24"/>
              </w:rPr>
              <w:t xml:space="preserve">— </w:t>
            </w:r>
            <w:r>
              <w:rPr>
                <w:sz w:val="24"/>
              </w:rPr>
              <w:t xml:space="preserve">мадридский </w:t>
            </w:r>
          </w:p>
          <w:p>
            <w:pPr>
              <w:pStyle w:val="Normal1"/>
              <w:spacing w:lineRule="auto" w:line="240"/>
              <w:ind w:start="27" w:end="0"/>
              <w:rPr>
                <w:sz w:val="24"/>
              </w:rPr>
            </w:pPr>
            <w:r>
              <w:rPr>
                <w:sz w:val="24"/>
              </w:rPr>
              <w:t xml:space="preserve">— </w:t>
            </w:r>
            <w:r>
              <w:rPr>
                <w:sz w:val="24"/>
              </w:rPr>
              <w:t>деревенский</w:t>
            </w:r>
          </w:p>
          <w:p>
            <w:pPr>
              <w:pStyle w:val="Normal1"/>
              <w:rPr>
                <w:sz w:val="24"/>
              </w:rPr>
            </w:pPr>
            <w:r>
              <w:rPr>
                <w:sz w:val="24"/>
              </w:rPr>
            </w:r>
          </w:p>
        </w:tc>
      </w:tr>
    </w:tbl>
    <w:p>
      <w:pPr>
        <w:pStyle w:val="Normal1"/>
        <w:spacing w:lineRule="auto" w:line="240"/>
        <w:ind w:firstLine="284" w:end="0"/>
        <w:rPr>
          <w:sz w:val="24"/>
        </w:rPr>
      </w:pPr>
      <w:r>
        <w:rPr>
          <w:sz w:val="24"/>
        </w:rPr>
        <w:t>в) на отношение к лицу или животному:</w:t>
      </w:r>
    </w:p>
    <w:p>
      <w:pPr>
        <w:pStyle w:val="Normal1"/>
        <w:spacing w:lineRule="auto" w:line="240"/>
        <w:ind w:firstLine="284" w:end="0"/>
        <w:rPr>
          <w:sz w:val="24"/>
        </w:rPr>
      </w:pPr>
      <w:r>
        <w:rPr>
          <w:sz w:val="24"/>
        </w:rPr>
      </w:r>
    </w:p>
    <w:tbl>
      <w:tblPr>
        <w:tblW w:w="3975" w:type="dxa"/>
        <w:jc w:val="start"/>
        <w:tblInd w:w="366" w:type="dxa"/>
        <w:tblLayout w:type="fixed"/>
        <w:tblCellMar>
          <w:top w:w="0" w:type="dxa"/>
          <w:start w:w="108" w:type="dxa"/>
          <w:bottom w:w="0" w:type="dxa"/>
          <w:end w:w="108" w:type="dxa"/>
        </w:tblCellMar>
      </w:tblPr>
      <w:tblGrid>
        <w:gridCol w:w="1620"/>
        <w:gridCol w:w="2355"/>
      </w:tblGrid>
      <w:tr>
        <w:trPr>
          <w:trHeight w:val="1290" w:hRule="atLeast"/>
        </w:trPr>
        <w:tc>
          <w:tcPr>
            <w:tcW w:w="1620" w:type="dxa"/>
            <w:tcBorders/>
          </w:tcPr>
          <w:p>
            <w:pPr>
              <w:pStyle w:val="Normal1"/>
              <w:spacing w:lineRule="auto" w:line="240"/>
              <w:ind w:firstLine="284" w:end="0"/>
              <w:rPr>
                <w:sz w:val="24"/>
                <w:lang w:val="en-US"/>
              </w:rPr>
            </w:pPr>
            <w:r>
              <w:rPr>
                <w:sz w:val="24"/>
                <w:lang w:val="en-US"/>
              </w:rPr>
              <w:t>paternal</w:t>
            </w:r>
          </w:p>
          <w:p>
            <w:pPr>
              <w:pStyle w:val="Normal1"/>
              <w:spacing w:lineRule="auto" w:line="240"/>
              <w:ind w:firstLine="284" w:end="0"/>
              <w:rPr>
                <w:sz w:val="24"/>
                <w:lang w:val="en-US"/>
              </w:rPr>
            </w:pPr>
            <w:r>
              <w:rPr>
                <w:sz w:val="24"/>
                <w:lang w:val="en-US"/>
              </w:rPr>
              <w:t>fraternal</w:t>
            </w:r>
          </w:p>
          <w:p>
            <w:pPr>
              <w:pStyle w:val="Normal1"/>
              <w:spacing w:lineRule="auto" w:line="240"/>
              <w:ind w:firstLine="284" w:end="0"/>
              <w:rPr>
                <w:sz w:val="24"/>
                <w:lang w:val="en-US"/>
              </w:rPr>
            </w:pPr>
            <w:r>
              <w:rPr>
                <w:sz w:val="24"/>
                <w:lang w:val="en-US"/>
              </w:rPr>
              <w:t>felino</w:t>
            </w:r>
          </w:p>
          <w:p>
            <w:pPr>
              <w:pStyle w:val="Normal1"/>
              <w:ind w:firstLine="284" w:end="0"/>
              <w:rPr>
                <w:sz w:val="24"/>
                <w:lang w:val="en-US"/>
              </w:rPr>
            </w:pPr>
            <w:r>
              <w:rPr>
                <w:sz w:val="24"/>
                <w:lang w:val="en-US"/>
              </w:rPr>
              <w:t>vacuno</w:t>
            </w:r>
          </w:p>
        </w:tc>
        <w:tc>
          <w:tcPr>
            <w:tcW w:w="2355" w:type="dxa"/>
            <w:tcBorders/>
          </w:tcPr>
          <w:p>
            <w:pPr>
              <w:pStyle w:val="Normal1"/>
              <w:spacing w:lineRule="auto" w:line="240"/>
              <w:rPr>
                <w:sz w:val="24"/>
              </w:rPr>
            </w:pPr>
            <w:r>
              <w:rPr>
                <w:sz w:val="24"/>
              </w:rPr>
              <w:t xml:space="preserve">— </w:t>
            </w:r>
            <w:r>
              <w:rPr>
                <w:sz w:val="24"/>
              </w:rPr>
              <w:t xml:space="preserve">отцовский </w:t>
            </w:r>
          </w:p>
          <w:p>
            <w:pPr>
              <w:pStyle w:val="Normal1"/>
              <w:spacing w:lineRule="auto" w:line="240"/>
              <w:rPr>
                <w:sz w:val="24"/>
              </w:rPr>
            </w:pPr>
            <w:r>
              <w:rPr>
                <w:sz w:val="24"/>
              </w:rPr>
              <w:t xml:space="preserve">— </w:t>
            </w:r>
            <w:r>
              <w:rPr>
                <w:sz w:val="24"/>
              </w:rPr>
              <w:t xml:space="preserve">братский </w:t>
            </w:r>
          </w:p>
          <w:p>
            <w:pPr>
              <w:pStyle w:val="Normal1"/>
              <w:spacing w:lineRule="auto" w:line="240"/>
              <w:rPr>
                <w:sz w:val="24"/>
              </w:rPr>
            </w:pPr>
            <w:r>
              <w:rPr>
                <w:sz w:val="24"/>
              </w:rPr>
              <w:t xml:space="preserve">— </w:t>
            </w:r>
            <w:r>
              <w:rPr>
                <w:sz w:val="24"/>
              </w:rPr>
              <w:t xml:space="preserve">кошачий </w:t>
            </w:r>
          </w:p>
          <w:p>
            <w:pPr>
              <w:pStyle w:val="Normal1"/>
              <w:rPr>
                <w:sz w:val="24"/>
              </w:rPr>
            </w:pPr>
            <w:r>
              <w:rPr>
                <w:sz w:val="24"/>
              </w:rPr>
              <w:t xml:space="preserve">— </w:t>
            </w:r>
            <w:r>
              <w:rPr>
                <w:sz w:val="24"/>
              </w:rPr>
              <w:t>коровий, бычий</w:t>
            </w:r>
          </w:p>
        </w:tc>
      </w:tr>
    </w:tbl>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г) на отношение к предмету или отвлеченному понятию:</w:t>
      </w:r>
    </w:p>
    <w:p>
      <w:pPr>
        <w:pStyle w:val="Normal1"/>
        <w:spacing w:lineRule="auto" w:line="240"/>
        <w:ind w:firstLine="284" w:end="0"/>
        <w:rPr>
          <w:sz w:val="24"/>
        </w:rPr>
      </w:pPr>
      <w:r>
        <w:rPr>
          <w:sz w:val="24"/>
        </w:rPr>
      </w:r>
    </w:p>
    <w:tbl>
      <w:tblPr>
        <w:tblW w:w="4115" w:type="dxa"/>
        <w:jc w:val="start"/>
        <w:tblInd w:w="246" w:type="dxa"/>
        <w:tblLayout w:type="fixed"/>
        <w:tblCellMar>
          <w:top w:w="0" w:type="dxa"/>
          <w:start w:w="108" w:type="dxa"/>
          <w:bottom w:w="0" w:type="dxa"/>
          <w:end w:w="108" w:type="dxa"/>
        </w:tblCellMar>
      </w:tblPr>
      <w:tblGrid>
        <w:gridCol w:w="1755"/>
        <w:gridCol w:w="2360"/>
      </w:tblGrid>
      <w:tr>
        <w:trPr>
          <w:trHeight w:val="1455" w:hRule="atLeast"/>
        </w:trPr>
        <w:tc>
          <w:tcPr>
            <w:tcW w:w="1755" w:type="dxa"/>
            <w:tcBorders/>
          </w:tcPr>
          <w:p>
            <w:pPr>
              <w:pStyle w:val="Normal1"/>
              <w:spacing w:lineRule="auto" w:line="240"/>
              <w:ind w:firstLine="284" w:end="0"/>
              <w:rPr>
                <w:sz w:val="24"/>
                <w:lang w:val="en-US"/>
              </w:rPr>
            </w:pPr>
            <w:r>
              <w:rPr>
                <w:sz w:val="24"/>
                <w:lang w:val="en-US"/>
              </w:rPr>
              <w:t>automático</w:t>
            </w:r>
          </w:p>
          <w:p>
            <w:pPr>
              <w:pStyle w:val="Normal1"/>
              <w:spacing w:lineRule="auto" w:line="240"/>
              <w:ind w:firstLine="284" w:end="0"/>
              <w:rPr>
                <w:sz w:val="24"/>
                <w:lang w:val="en-US"/>
              </w:rPr>
            </w:pPr>
            <w:r>
              <w:rPr>
                <w:sz w:val="24"/>
                <w:lang w:val="en-US"/>
              </w:rPr>
              <w:t>terciopelado</w:t>
            </w:r>
          </w:p>
          <w:p>
            <w:pPr>
              <w:pStyle w:val="Normal1"/>
              <w:spacing w:lineRule="auto" w:line="240"/>
              <w:ind w:firstLine="284" w:end="0"/>
              <w:rPr>
                <w:sz w:val="24"/>
                <w:lang w:val="en-US"/>
              </w:rPr>
            </w:pPr>
            <w:r>
              <w:rPr>
                <w:sz w:val="24"/>
                <w:lang w:val="en-US"/>
              </w:rPr>
              <w:t>marítimo</w:t>
            </w:r>
          </w:p>
          <w:p>
            <w:pPr>
              <w:pStyle w:val="Normal1"/>
              <w:spacing w:lineRule="auto" w:line="240"/>
              <w:ind w:firstLine="284" w:end="0"/>
              <w:rPr>
                <w:sz w:val="24"/>
                <w:lang w:val="en-US"/>
              </w:rPr>
            </w:pPr>
            <w:r>
              <w:rPr>
                <w:sz w:val="24"/>
                <w:lang w:val="en-US"/>
              </w:rPr>
              <w:t>científico</w:t>
            </w:r>
          </w:p>
          <w:p>
            <w:pPr>
              <w:pStyle w:val="Normal1"/>
              <w:ind w:firstLine="284" w:end="0"/>
              <w:rPr>
                <w:sz w:val="24"/>
              </w:rPr>
            </w:pPr>
            <w:r>
              <w:rPr>
                <w:sz w:val="24"/>
                <w:lang w:val="en-US"/>
              </w:rPr>
              <w:t>filos</w:t>
            </w:r>
            <w:r>
              <w:rPr>
                <w:sz w:val="24"/>
              </w:rPr>
              <w:t>ó</w:t>
            </w:r>
            <w:r>
              <w:rPr>
                <w:sz w:val="24"/>
                <w:lang w:val="en-US"/>
              </w:rPr>
              <w:t>fico</w:t>
            </w:r>
          </w:p>
        </w:tc>
        <w:tc>
          <w:tcPr>
            <w:tcW w:w="2360" w:type="dxa"/>
            <w:tcBorders/>
          </w:tcPr>
          <w:p>
            <w:pPr>
              <w:pStyle w:val="Normal1"/>
              <w:spacing w:lineRule="auto" w:line="240"/>
              <w:ind w:start="12" w:end="0"/>
              <w:rPr>
                <w:sz w:val="24"/>
              </w:rPr>
            </w:pPr>
            <w:r>
              <w:rPr>
                <w:sz w:val="24"/>
              </w:rPr>
              <w:t xml:space="preserve">— </w:t>
            </w:r>
            <w:r>
              <w:rPr>
                <w:sz w:val="24"/>
              </w:rPr>
              <w:t xml:space="preserve">автоматический </w:t>
            </w:r>
          </w:p>
          <w:p>
            <w:pPr>
              <w:pStyle w:val="Normal1"/>
              <w:spacing w:lineRule="auto" w:line="240"/>
              <w:ind w:start="12" w:end="0"/>
              <w:rPr>
                <w:sz w:val="24"/>
              </w:rPr>
            </w:pPr>
            <w:r>
              <w:rPr>
                <w:sz w:val="24"/>
              </w:rPr>
              <w:t xml:space="preserve">— </w:t>
            </w:r>
            <w:r>
              <w:rPr>
                <w:sz w:val="24"/>
              </w:rPr>
              <w:t xml:space="preserve">бархатистый </w:t>
            </w:r>
          </w:p>
          <w:p>
            <w:pPr>
              <w:pStyle w:val="Normal1"/>
              <w:spacing w:lineRule="auto" w:line="240"/>
              <w:ind w:start="12" w:end="0"/>
              <w:rPr>
                <w:sz w:val="24"/>
              </w:rPr>
            </w:pPr>
            <w:r>
              <w:rPr>
                <w:sz w:val="24"/>
              </w:rPr>
              <w:t xml:space="preserve">— </w:t>
            </w:r>
            <w:r>
              <w:rPr>
                <w:sz w:val="24"/>
              </w:rPr>
              <w:t xml:space="preserve">морской </w:t>
            </w:r>
          </w:p>
          <w:p>
            <w:pPr>
              <w:pStyle w:val="Normal1"/>
              <w:spacing w:lineRule="auto" w:line="240"/>
              <w:ind w:start="27" w:end="0"/>
              <w:rPr>
                <w:sz w:val="24"/>
              </w:rPr>
            </w:pPr>
            <w:r>
              <w:rPr>
                <w:sz w:val="24"/>
              </w:rPr>
              <w:t xml:space="preserve">— </w:t>
            </w:r>
            <w:r>
              <w:rPr>
                <w:sz w:val="24"/>
              </w:rPr>
              <w:t xml:space="preserve">научный </w:t>
            </w:r>
          </w:p>
          <w:p>
            <w:pPr>
              <w:pStyle w:val="Normal1"/>
              <w:rPr>
                <w:sz w:val="24"/>
              </w:rPr>
            </w:pPr>
            <w:r>
              <w:rPr>
                <w:sz w:val="24"/>
              </w:rPr>
              <w:t xml:space="preserve">— </w:t>
            </w:r>
            <w:r>
              <w:rPr>
                <w:sz w:val="24"/>
              </w:rPr>
              <w:t>философский</w:t>
            </w:r>
          </w:p>
        </w:tc>
      </w:tr>
    </w:tbl>
    <w:p>
      <w:pPr>
        <w:pStyle w:val="Normal1"/>
        <w:spacing w:lineRule="auto" w:line="240"/>
        <w:rPr>
          <w:sz w:val="24"/>
        </w:rPr>
      </w:pPr>
      <w:r>
        <w:rPr>
          <w:sz w:val="24"/>
        </w:rPr>
        <w:t xml:space="preserve">    </w:t>
      </w:r>
    </w:p>
    <w:p>
      <w:pPr>
        <w:pStyle w:val="Normal1"/>
        <w:spacing w:lineRule="auto" w:line="240"/>
        <w:rPr>
          <w:sz w:val="24"/>
        </w:rPr>
      </w:pPr>
      <w:r>
        <w:rPr>
          <w:sz w:val="24"/>
        </w:rPr>
        <w:t xml:space="preserve"> </w:t>
      </w:r>
      <w:r>
        <w:rPr>
          <w:sz w:val="24"/>
        </w:rPr>
        <w:t>д) на отношение к действию или состоянию:</w:t>
      </w:r>
    </w:p>
    <w:p>
      <w:pPr>
        <w:pStyle w:val="Normal1"/>
        <w:spacing w:lineRule="auto" w:line="240"/>
        <w:ind w:firstLine="284" w:end="0"/>
        <w:rPr>
          <w:sz w:val="24"/>
        </w:rPr>
      </w:pPr>
      <w:r>
        <w:rPr>
          <w:sz w:val="24"/>
        </w:rPr>
      </w:r>
    </w:p>
    <w:tbl>
      <w:tblPr>
        <w:tblW w:w="4182" w:type="dxa"/>
        <w:jc w:val="start"/>
        <w:tblInd w:w="321" w:type="dxa"/>
        <w:tblLayout w:type="fixed"/>
        <w:tblCellMar>
          <w:top w:w="0" w:type="dxa"/>
          <w:start w:w="108" w:type="dxa"/>
          <w:bottom w:w="0" w:type="dxa"/>
          <w:end w:w="108" w:type="dxa"/>
        </w:tblCellMar>
      </w:tblPr>
      <w:tblGrid>
        <w:gridCol w:w="1673"/>
        <w:gridCol w:w="2509"/>
      </w:tblGrid>
      <w:tr>
        <w:trPr>
          <w:trHeight w:val="1065" w:hRule="atLeast"/>
        </w:trPr>
        <w:tc>
          <w:tcPr>
            <w:tcW w:w="1673" w:type="dxa"/>
            <w:tcBorders/>
          </w:tcPr>
          <w:p>
            <w:pPr>
              <w:pStyle w:val="Normal1"/>
              <w:spacing w:lineRule="auto" w:line="240"/>
              <w:ind w:firstLine="284" w:end="0"/>
              <w:rPr>
                <w:sz w:val="24"/>
                <w:lang w:val="en-US"/>
              </w:rPr>
            </w:pPr>
            <w:r>
              <w:rPr>
                <w:sz w:val="24"/>
                <w:lang w:val="en-US"/>
              </w:rPr>
              <w:t>preparatorio</w:t>
            </w:r>
          </w:p>
          <w:p>
            <w:pPr>
              <w:pStyle w:val="Normal1"/>
              <w:spacing w:lineRule="auto" w:line="240"/>
              <w:ind w:firstLine="284" w:end="0"/>
              <w:rPr>
                <w:sz w:val="24"/>
                <w:lang w:val="en-US"/>
              </w:rPr>
            </w:pPr>
            <w:r>
              <w:rPr>
                <w:sz w:val="24"/>
                <w:lang w:val="en-US"/>
              </w:rPr>
              <w:t>volante</w:t>
            </w:r>
          </w:p>
          <w:p>
            <w:pPr>
              <w:pStyle w:val="Normal1"/>
              <w:spacing w:lineRule="auto" w:line="240"/>
              <w:ind w:firstLine="284" w:end="0"/>
              <w:rPr>
                <w:sz w:val="24"/>
                <w:lang w:val="en-US"/>
              </w:rPr>
            </w:pPr>
            <w:r>
              <w:rPr>
                <w:sz w:val="24"/>
                <w:lang w:val="en-US"/>
              </w:rPr>
              <w:t>corriente</w:t>
            </w:r>
          </w:p>
          <w:p>
            <w:pPr>
              <w:pStyle w:val="FR5"/>
              <w:jc w:val="both"/>
              <w:rPr>
                <w:sz w:val="24"/>
                <w:lang w:val="en-US"/>
              </w:rPr>
            </w:pPr>
            <w:r>
              <w:rPr>
                <w:sz w:val="24"/>
                <w:lang w:val="en-US"/>
              </w:rPr>
            </w:r>
          </w:p>
        </w:tc>
        <w:tc>
          <w:tcPr>
            <w:tcW w:w="2509" w:type="dxa"/>
            <w:tcBorders/>
          </w:tcPr>
          <w:p>
            <w:pPr>
              <w:pStyle w:val="Normal1"/>
              <w:spacing w:lineRule="auto" w:line="240"/>
              <w:rPr/>
            </w:pPr>
            <w:r>
              <w:rPr>
                <w:sz w:val="24"/>
                <w:lang w:val="en-US"/>
              </w:rPr>
              <w:t xml:space="preserve">— </w:t>
            </w:r>
            <w:r>
              <w:rPr>
                <w:sz w:val="24"/>
              </w:rPr>
              <w:t>подготовительный</w:t>
            </w:r>
            <w:r>
              <w:rPr>
                <w:sz w:val="24"/>
                <w:lang w:val="en-US"/>
              </w:rPr>
              <w:t xml:space="preserve"> </w:t>
            </w:r>
          </w:p>
          <w:p>
            <w:pPr>
              <w:pStyle w:val="Normal1"/>
              <w:spacing w:lineRule="auto" w:line="240"/>
              <w:rPr>
                <w:sz w:val="24"/>
              </w:rPr>
            </w:pPr>
            <w:r>
              <w:rPr>
                <w:sz w:val="24"/>
              </w:rPr>
              <w:t xml:space="preserve">— </w:t>
            </w:r>
            <w:r>
              <w:rPr>
                <w:sz w:val="24"/>
              </w:rPr>
              <w:t xml:space="preserve">летающий </w:t>
            </w:r>
          </w:p>
          <w:p>
            <w:pPr>
              <w:pStyle w:val="Normal1"/>
              <w:spacing w:lineRule="auto" w:line="240"/>
              <w:rPr>
                <w:sz w:val="24"/>
              </w:rPr>
            </w:pPr>
            <w:r>
              <w:rPr>
                <w:sz w:val="24"/>
              </w:rPr>
              <w:t xml:space="preserve">— </w:t>
            </w:r>
            <w:r>
              <w:rPr>
                <w:sz w:val="24"/>
              </w:rPr>
              <w:t>текущий</w:t>
            </w:r>
          </w:p>
          <w:p>
            <w:pPr>
              <w:pStyle w:val="FR5"/>
              <w:jc w:val="both"/>
              <w:rPr>
                <w:sz w:val="24"/>
              </w:rPr>
            </w:pPr>
            <w:r>
              <w:rPr>
                <w:sz w:val="24"/>
              </w:rPr>
            </w:r>
          </w:p>
        </w:tc>
      </w:tr>
    </w:tbl>
    <w:p>
      <w:pPr>
        <w:pStyle w:val="Normal1"/>
        <w:spacing w:lineRule="auto" w:line="240"/>
        <w:ind w:firstLine="284" w:end="0"/>
        <w:rPr>
          <w:sz w:val="24"/>
        </w:rPr>
      </w:pPr>
      <w:r>
        <w:rPr>
          <w:sz w:val="24"/>
        </w:rPr>
        <w:t>Относительные прилагательные не имеют степеней сравнения.</w:t>
      </w:r>
    </w:p>
    <w:p>
      <w:pPr>
        <w:pStyle w:val="Normal1"/>
        <w:spacing w:lineRule="auto" w:line="240"/>
        <w:ind w:firstLine="284" w:end="0"/>
        <w:rPr>
          <w:i/>
          <w:i/>
          <w:sz w:val="24"/>
        </w:rPr>
      </w:pPr>
      <w:r>
        <w:rPr>
          <w:sz w:val="24"/>
        </w:rPr>
        <w:t xml:space="preserve">Отличительной oсобенностью испанского языка в сравнении с русским является значительно менее широкое распространение в нем относительных прилагательных и отсутствие притяжательных прилагательных типа </w:t>
      </w:r>
      <w:r>
        <w:rPr>
          <w:i/>
          <w:sz w:val="24"/>
        </w:rPr>
        <w:t xml:space="preserve">мамин, отцов, сестрин </w:t>
      </w:r>
      <w:r>
        <w:rPr>
          <w:sz w:val="24"/>
        </w:rPr>
        <w:t>и т.п.</w:t>
      </w:r>
    </w:p>
    <w:p>
      <w:pPr>
        <w:pStyle w:val="Heading3"/>
        <w:ind w:hanging="0" w:start="0"/>
        <w:rPr/>
      </w:pPr>
      <w:r>
        <w:rPr/>
        <w:t xml:space="preserve">            </w:t>
      </w:r>
    </w:p>
    <w:p>
      <w:pPr>
        <w:pStyle w:val="Heading3"/>
        <w:ind w:hanging="0" w:start="0"/>
        <w:rPr/>
      </w:pPr>
      <w:r>
        <w:rPr/>
        <w:t xml:space="preserve">  </w:t>
      </w:r>
      <w:bookmarkStart w:id="25" w:name="__RefHeading___Toc1886015"/>
      <w:r>
        <w:rPr/>
        <w:t>§ 16. Род прилагательных</w:t>
      </w:r>
      <w:bookmarkEnd w:id="25"/>
    </w:p>
    <w:p>
      <w:pPr>
        <w:pStyle w:val="Normal"/>
        <w:rPr/>
      </w:pPr>
      <w:r>
        <w:rPr/>
      </w:r>
    </w:p>
    <w:p>
      <w:pPr>
        <w:pStyle w:val="Normal1"/>
        <w:spacing w:lineRule="auto" w:line="240"/>
        <w:ind w:firstLine="284" w:end="0"/>
        <w:rPr>
          <w:sz w:val="24"/>
        </w:rPr>
      </w:pPr>
      <w:r>
        <w:rPr>
          <w:sz w:val="24"/>
        </w:rPr>
        <w:t>В испанском языке прилагательные согласуются с существительными в роде и числе.</w:t>
      </w:r>
    </w:p>
    <w:p>
      <w:pPr>
        <w:pStyle w:val="Normal1"/>
        <w:spacing w:lineRule="auto" w:line="240"/>
        <w:ind w:firstLine="284" w:end="0"/>
        <w:rPr>
          <w:sz w:val="24"/>
        </w:rPr>
      </w:pPr>
      <w:r>
        <w:rPr>
          <w:sz w:val="24"/>
        </w:rPr>
        <w:t>Согласование в роде подчиняется следующим правилам:</w:t>
      </w:r>
    </w:p>
    <w:p>
      <w:pPr>
        <w:pStyle w:val="Normal1"/>
        <w:spacing w:lineRule="auto" w:line="240"/>
        <w:ind w:firstLine="284" w:end="0"/>
        <w:rPr/>
      </w:pPr>
      <w:r>
        <w:rPr>
          <w:sz w:val="24"/>
          <w:lang w:val="en-US"/>
        </w:rPr>
        <w:t>l</w:t>
      </w:r>
      <w:r>
        <w:rPr>
          <w:sz w:val="24"/>
        </w:rPr>
        <w:t xml:space="preserve">. Если прилагательное оканчивается на </w:t>
      </w:r>
      <w:r>
        <w:rPr>
          <w:b/>
          <w:sz w:val="24"/>
        </w:rPr>
        <w:t>-о</w:t>
      </w:r>
      <w:r>
        <w:rPr>
          <w:sz w:val="24"/>
        </w:rPr>
        <w:t xml:space="preserve">, то это значит, что оно мужского рода, в женском роде оно будет оканчиваться на </w:t>
      </w:r>
      <w:r>
        <w:rPr>
          <w:b/>
          <w:sz w:val="24"/>
        </w:rPr>
        <w:t>-а</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Мужской род — </w:t>
      </w:r>
      <w:r>
        <w:rPr>
          <w:sz w:val="24"/>
          <w:lang w:val="en-US"/>
        </w:rPr>
        <w:t>el</w:t>
      </w:r>
      <w:r>
        <w:rPr>
          <w:sz w:val="24"/>
        </w:rPr>
        <w:t xml:space="preserve"> </w:t>
      </w:r>
      <w:r>
        <w:rPr>
          <w:sz w:val="24"/>
          <w:lang w:val="en-US"/>
        </w:rPr>
        <w:t>papel</w:t>
      </w:r>
      <w:r>
        <w:rPr>
          <w:sz w:val="24"/>
        </w:rPr>
        <w:t xml:space="preserve"> </w:t>
      </w:r>
      <w:r>
        <w:rPr>
          <w:sz w:val="24"/>
          <w:lang w:val="en-US"/>
        </w:rPr>
        <w:t>blanc</w:t>
      </w:r>
      <w:r>
        <w:rPr>
          <w:b/>
          <w:sz w:val="24"/>
          <w:lang w:val="en-US"/>
        </w:rPr>
        <w:t>o</w:t>
      </w:r>
      <w:r>
        <w:rPr>
          <w:sz w:val="24"/>
        </w:rPr>
        <w:t xml:space="preserve"> — белая бумага </w:t>
      </w:r>
    </w:p>
    <w:p>
      <w:pPr>
        <w:pStyle w:val="Normal1"/>
        <w:spacing w:lineRule="auto" w:line="240"/>
        <w:ind w:firstLine="284" w:end="0"/>
        <w:rPr/>
      </w:pPr>
      <w:r>
        <w:rPr>
          <w:sz w:val="24"/>
        </w:rPr>
        <w:t xml:space="preserve">Женский род — </w:t>
      </w:r>
      <w:r>
        <w:rPr>
          <w:sz w:val="24"/>
          <w:lang w:val="en-US"/>
        </w:rPr>
        <w:t>la</w:t>
      </w:r>
      <w:r>
        <w:rPr>
          <w:sz w:val="24"/>
        </w:rPr>
        <w:t xml:space="preserve"> </w:t>
      </w:r>
      <w:r>
        <w:rPr>
          <w:sz w:val="24"/>
          <w:lang w:val="en-US"/>
        </w:rPr>
        <w:t>mesa</w:t>
      </w:r>
      <w:r>
        <w:rPr>
          <w:sz w:val="24"/>
        </w:rPr>
        <w:t xml:space="preserve"> </w:t>
      </w:r>
      <w:r>
        <w:rPr>
          <w:sz w:val="24"/>
          <w:lang w:val="en-US"/>
        </w:rPr>
        <w:t>blanc</w:t>
      </w:r>
      <w:r>
        <w:rPr>
          <w:b/>
          <w:sz w:val="24"/>
          <w:lang w:val="en-US"/>
        </w:rPr>
        <w:t>a</w:t>
      </w:r>
      <w:r>
        <w:rPr>
          <w:sz w:val="24"/>
        </w:rPr>
        <w:t xml:space="preserve">  — белый стол</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Такие прилагательные называются </w:t>
      </w:r>
      <w:r>
        <w:rPr>
          <w:spacing w:val="20"/>
          <w:sz w:val="24"/>
        </w:rPr>
        <w:t>прилагательными двух окончаний</w:t>
      </w:r>
      <w:r>
        <w:rPr>
          <w:sz w:val="24"/>
        </w:rPr>
        <w:t>.</w:t>
      </w:r>
    </w:p>
    <w:p>
      <w:pPr>
        <w:pStyle w:val="Normal1"/>
        <w:spacing w:lineRule="auto" w:line="240"/>
        <w:ind w:firstLine="284" w:end="0"/>
        <w:rPr/>
      </w:pPr>
      <w:r>
        <w:rPr>
          <w:sz w:val="24"/>
        </w:rPr>
        <w:t xml:space="preserve">2. Если прилагательные оканчиваются на гласную, кроме </w:t>
      </w:r>
      <w:r>
        <w:rPr>
          <w:b/>
          <w:sz w:val="24"/>
        </w:rPr>
        <w:t>-о</w:t>
      </w:r>
      <w:r>
        <w:rPr>
          <w:sz w:val="24"/>
        </w:rPr>
        <w:t xml:space="preserve">, и на любую согласную, то их окончание не изменяется при согласовании с существительными единственного числа как мужского, так и женского рода. Это — </w:t>
      </w:r>
      <w:r>
        <w:rPr>
          <w:spacing w:val="20"/>
          <w:sz w:val="24"/>
        </w:rPr>
        <w:t>прилагательные одного окончания</w:t>
      </w:r>
      <w:r>
        <w:rPr>
          <w:sz w:val="24"/>
        </w:rPr>
        <w:t>:</w:t>
      </w:r>
    </w:p>
    <w:p>
      <w:pPr>
        <w:pStyle w:val="Normal1"/>
        <w:spacing w:lineRule="auto" w:line="240"/>
        <w:ind w:firstLine="284" w:end="0"/>
        <w:rPr/>
      </w:pPr>
      <w:r>
        <mc:AlternateContent>
          <mc:Choice Requires="wps">
            <w:drawing>
              <wp:anchor behindDoc="0" distT="0" distB="0" distL="114935" distR="114935" simplePos="0" locked="0" layoutInCell="1" allowOverlap="1" relativeHeight="14">
                <wp:simplePos x="0" y="0"/>
                <wp:positionH relativeFrom="column">
                  <wp:posOffset>1834515</wp:posOffset>
                </wp:positionH>
                <wp:positionV relativeFrom="paragraph">
                  <wp:posOffset>74295</wp:posOffset>
                </wp:positionV>
                <wp:extent cx="91440" cy="457200"/>
                <wp:effectExtent l="0" t="5080" r="635" b="5715"/>
                <wp:wrapNone/>
                <wp:docPr id="3" name=""/>
                <a:graphic xmlns:a="http://schemas.openxmlformats.org/drawingml/2006/main">
                  <a:graphicData uri="http://schemas.microsoft.com/office/word/2010/wordprocessingShape">
                    <wps:wsp>
                      <wps:cNvSpPr/>
                      <wps:spPr>
                        <a:xfrm>
                          <a:off x="0" y="0"/>
                          <a:ext cx="91440" cy="457200"/>
                        </a:xfrm>
                        <a:custGeom>
                          <a:avLst/>
                          <a:gdLst>
                            <a:gd name="textAreaLeft" fmla="*/ 33120 w 51840"/>
                            <a:gd name="textAreaRight" fmla="*/ 52200 w 518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8475"/>
                              </a:lnTo>
                              <a:cubicBezTo>
                                <a:pt x="10800" y="9375"/>
                                <a:pt x="5400" y="10275"/>
                                <a:pt x="0" y="10275"/>
                              </a:cubicBezTo>
                              <a:cubicBezTo>
                                <a:pt x="5400" y="10275"/>
                                <a:pt x="10800" y="11175"/>
                                <a:pt x="10800" y="12075"/>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type id="_x0000_t87" coordsize="21600,21600" o:spt="87" adj="10800,1800" path="m21600,21600qx@12@13l10800@5qy@14@15qx@16@17l10800@4qy@18@19xnsem21600,21600qx@12@13l10800@5qy@14@15qx@16@17l10800@4qy@18@19nfe">
                <v:stroke joinstyle="miter"/>
                <v:formulas>
                  <v:f eqn="val #0"/>
                  <v:f eqn="sum 21600 0 @0"/>
                  <v:f eqn="min @1 @0"/>
                  <v:f eqn="prod @2 1 2"/>
                  <v:f eqn="val #1"/>
                  <v:f eqn="sum @0 @4 0"/>
                  <v:f eqn="sumangle 0 45 0"/>
                  <v:f eqn="cos 10800 @6"/>
                  <v:f eqn="sin @4 @6"/>
                  <v:f eqn="sum width 0 @7"/>
                  <v:f eqn="sum @4 0 @8"/>
                  <v:f eqn="sum height @8 @4"/>
                  <v:f eqn="sum 0 21600 10800"/>
                  <v:f eqn="sum 0 21600 @4"/>
                  <v:f eqn="sum 0 10800 10800"/>
                  <v:f eqn="sum 0 @5 @4"/>
                  <v:f eqn="sum 10800 @14 0"/>
                  <v:f eqn="sum 0 @15 @4"/>
                  <v:f eqn="sum 10800 10800 0"/>
                  <v:f eqn="sum 0 @4 @4"/>
                </v:formulas>
                <v:path gradientshapeok="t" o:connecttype="rect" textboxrect="@9,@10,21600,@11"/>
                <v:handles>
                  <v:h position="10800,@4"/>
                  <v:h position="0,@0"/>
                </v:handles>
              </v:shapetype>
              <v:shape id="shape_0" stroked="t" o:allowincell="f" style="position:absolute;margin-left:144.45pt;margin-top:5.85pt;width:7.15pt;height:35.95pt;mso-wrap-style:none;v-text-anchor:middle" type="_x0000_t87">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15">
                <wp:simplePos x="0" y="0"/>
                <wp:positionH relativeFrom="column">
                  <wp:posOffset>1834515</wp:posOffset>
                </wp:positionH>
                <wp:positionV relativeFrom="paragraph">
                  <wp:posOffset>714375</wp:posOffset>
                </wp:positionV>
                <wp:extent cx="91440" cy="457200"/>
                <wp:effectExtent l="0" t="5080" r="635" b="5715"/>
                <wp:wrapNone/>
                <wp:docPr id="4" name=""/>
                <a:graphic xmlns:a="http://schemas.openxmlformats.org/drawingml/2006/main">
                  <a:graphicData uri="http://schemas.microsoft.com/office/word/2010/wordprocessingShape">
                    <wps:wsp>
                      <wps:cNvSpPr/>
                      <wps:spPr>
                        <a:xfrm>
                          <a:off x="0" y="0"/>
                          <a:ext cx="91440" cy="457200"/>
                        </a:xfrm>
                        <a:custGeom>
                          <a:avLst/>
                          <a:gdLst>
                            <a:gd name="textAreaLeft" fmla="*/ 33120 w 51840"/>
                            <a:gd name="textAreaRight" fmla="*/ 52200 w 518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8475"/>
                              </a:lnTo>
                              <a:cubicBezTo>
                                <a:pt x="10800" y="9375"/>
                                <a:pt x="5400" y="10275"/>
                                <a:pt x="0" y="10275"/>
                              </a:cubicBezTo>
                              <a:cubicBezTo>
                                <a:pt x="5400" y="10275"/>
                                <a:pt x="10800" y="11175"/>
                                <a:pt x="10800" y="12075"/>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44.45pt;margin-top:56.25pt;width:7.15pt;height:35.95pt;mso-wrap-style:none;v-text-anchor:middle" type="_x0000_t87">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16">
                <wp:simplePos x="0" y="0"/>
                <wp:positionH relativeFrom="column">
                  <wp:posOffset>1925955</wp:posOffset>
                </wp:positionH>
                <wp:positionV relativeFrom="paragraph">
                  <wp:posOffset>1445895</wp:posOffset>
                </wp:positionV>
                <wp:extent cx="91440" cy="457200"/>
                <wp:effectExtent l="0" t="5080" r="635" b="5715"/>
                <wp:wrapNone/>
                <wp:docPr id="5" name=""/>
                <a:graphic xmlns:a="http://schemas.openxmlformats.org/drawingml/2006/main">
                  <a:graphicData uri="http://schemas.microsoft.com/office/word/2010/wordprocessingShape">
                    <wps:wsp>
                      <wps:cNvSpPr/>
                      <wps:spPr>
                        <a:xfrm>
                          <a:off x="0" y="0"/>
                          <a:ext cx="91440" cy="457200"/>
                        </a:xfrm>
                        <a:custGeom>
                          <a:avLst/>
                          <a:gdLst>
                            <a:gd name="textAreaLeft" fmla="*/ 33120 w 51840"/>
                            <a:gd name="textAreaRight" fmla="*/ 52200 w 518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8475"/>
                              </a:lnTo>
                              <a:cubicBezTo>
                                <a:pt x="10800" y="9375"/>
                                <a:pt x="5400" y="10275"/>
                                <a:pt x="0" y="10275"/>
                              </a:cubicBezTo>
                              <a:cubicBezTo>
                                <a:pt x="5400" y="10275"/>
                                <a:pt x="10800" y="11175"/>
                                <a:pt x="10800" y="12075"/>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51.65pt;margin-top:113.85pt;width:7.15pt;height:35.95pt;mso-wrap-style:none;v-text-anchor:middle" type="_x0000_t87">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17">
                <wp:simplePos x="0" y="0"/>
                <wp:positionH relativeFrom="column">
                  <wp:posOffset>1925955</wp:posOffset>
                </wp:positionH>
                <wp:positionV relativeFrom="paragraph">
                  <wp:posOffset>2177415</wp:posOffset>
                </wp:positionV>
                <wp:extent cx="91440" cy="457200"/>
                <wp:effectExtent l="0" t="5080" r="635" b="5715"/>
                <wp:wrapNone/>
                <wp:docPr id="6" name=""/>
                <a:graphic xmlns:a="http://schemas.openxmlformats.org/drawingml/2006/main">
                  <a:graphicData uri="http://schemas.microsoft.com/office/word/2010/wordprocessingShape">
                    <wps:wsp>
                      <wps:cNvSpPr/>
                      <wps:spPr>
                        <a:xfrm>
                          <a:off x="0" y="0"/>
                          <a:ext cx="91440" cy="457200"/>
                        </a:xfrm>
                        <a:custGeom>
                          <a:avLst/>
                          <a:gdLst>
                            <a:gd name="textAreaLeft" fmla="*/ 33120 w 51840"/>
                            <a:gd name="textAreaRight" fmla="*/ 52200 w 518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8475"/>
                              </a:lnTo>
                              <a:cubicBezTo>
                                <a:pt x="10800" y="9375"/>
                                <a:pt x="5400" y="10275"/>
                                <a:pt x="0" y="10275"/>
                              </a:cubicBezTo>
                              <a:cubicBezTo>
                                <a:pt x="5400" y="10275"/>
                                <a:pt x="10800" y="11175"/>
                                <a:pt x="10800" y="12075"/>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51.65pt;margin-top:171.45pt;width:7.15pt;height:35.95pt;mso-wrap-style:none;v-text-anchor:middle" type="_x0000_t87">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18">
                <wp:simplePos x="0" y="0"/>
                <wp:positionH relativeFrom="column">
                  <wp:posOffset>1925955</wp:posOffset>
                </wp:positionH>
                <wp:positionV relativeFrom="paragraph">
                  <wp:posOffset>2817495</wp:posOffset>
                </wp:positionV>
                <wp:extent cx="91440" cy="457200"/>
                <wp:effectExtent l="0" t="5080" r="635" b="5715"/>
                <wp:wrapNone/>
                <wp:docPr id="7" name=""/>
                <a:graphic xmlns:a="http://schemas.openxmlformats.org/drawingml/2006/main">
                  <a:graphicData uri="http://schemas.microsoft.com/office/word/2010/wordprocessingShape">
                    <wps:wsp>
                      <wps:cNvSpPr/>
                      <wps:spPr>
                        <a:xfrm>
                          <a:off x="0" y="0"/>
                          <a:ext cx="91440" cy="457200"/>
                        </a:xfrm>
                        <a:custGeom>
                          <a:avLst/>
                          <a:gdLst>
                            <a:gd name="textAreaLeft" fmla="*/ 33120 w 51840"/>
                            <a:gd name="textAreaRight" fmla="*/ 52200 w 518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8475"/>
                              </a:lnTo>
                              <a:cubicBezTo>
                                <a:pt x="10800" y="9375"/>
                                <a:pt x="5400" y="10275"/>
                                <a:pt x="0" y="10275"/>
                              </a:cubicBezTo>
                              <a:cubicBezTo>
                                <a:pt x="5400" y="10275"/>
                                <a:pt x="10800" y="11175"/>
                                <a:pt x="10800" y="12075"/>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51.65pt;margin-top:221.85pt;width:7.15pt;height:35.95pt;mso-wrap-style:none;v-text-anchor:middle" type="_x0000_t87">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19">
                <wp:simplePos x="0" y="0"/>
                <wp:positionH relativeFrom="column">
                  <wp:posOffset>2017395</wp:posOffset>
                </wp:positionH>
                <wp:positionV relativeFrom="paragraph">
                  <wp:posOffset>3549015</wp:posOffset>
                </wp:positionV>
                <wp:extent cx="91440" cy="457200"/>
                <wp:effectExtent l="0" t="5080" r="1270" b="5715"/>
                <wp:wrapNone/>
                <wp:docPr id="8" name=""/>
                <a:graphic xmlns:a="http://schemas.openxmlformats.org/drawingml/2006/main">
                  <a:graphicData uri="http://schemas.microsoft.com/office/word/2010/wordprocessingShape">
                    <wps:wsp>
                      <wps:cNvSpPr/>
                      <wps:spPr>
                        <a:xfrm>
                          <a:off x="0" y="0"/>
                          <a:ext cx="91440" cy="457200"/>
                        </a:xfrm>
                        <a:custGeom>
                          <a:avLst/>
                          <a:gdLst>
                            <a:gd name="textAreaLeft" fmla="*/ 33120 w 51840"/>
                            <a:gd name="textAreaRight" fmla="*/ 52200 w 518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8475"/>
                              </a:lnTo>
                              <a:cubicBezTo>
                                <a:pt x="10800" y="9375"/>
                                <a:pt x="5400" y="10275"/>
                                <a:pt x="0" y="10275"/>
                              </a:cubicBezTo>
                              <a:cubicBezTo>
                                <a:pt x="5400" y="10275"/>
                                <a:pt x="10800" y="11175"/>
                                <a:pt x="10800" y="12075"/>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58.85pt;margin-top:279.45pt;width:7.15pt;height:35.95pt;mso-wrap-style:none;v-text-anchor:middle" type="_x0000_t87">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20">
                <wp:simplePos x="0" y="0"/>
                <wp:positionH relativeFrom="column">
                  <wp:posOffset>1194435</wp:posOffset>
                </wp:positionH>
                <wp:positionV relativeFrom="paragraph">
                  <wp:posOffset>7115175</wp:posOffset>
                </wp:positionV>
                <wp:extent cx="91440" cy="457200"/>
                <wp:effectExtent l="0" t="5080" r="635" b="5715"/>
                <wp:wrapNone/>
                <wp:docPr id="9" name=""/>
                <a:graphic xmlns:a="http://schemas.openxmlformats.org/drawingml/2006/main">
                  <a:graphicData uri="http://schemas.microsoft.com/office/word/2010/wordprocessingShape">
                    <wps:wsp>
                      <wps:cNvSpPr/>
                      <wps:spPr>
                        <a:xfrm>
                          <a:off x="0" y="0"/>
                          <a:ext cx="91440" cy="457200"/>
                        </a:xfrm>
                        <a:custGeom>
                          <a:avLst/>
                          <a:gdLst>
                            <a:gd name="textAreaLeft" fmla="*/ 33120 w 51840"/>
                            <a:gd name="textAreaRight" fmla="*/ 52200 w 518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8475"/>
                              </a:lnTo>
                              <a:cubicBezTo>
                                <a:pt x="10800" y="9375"/>
                                <a:pt x="5400" y="10275"/>
                                <a:pt x="0" y="10275"/>
                              </a:cubicBezTo>
                              <a:cubicBezTo>
                                <a:pt x="5400" y="10275"/>
                                <a:pt x="10800" y="11175"/>
                                <a:pt x="10800" y="12075"/>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94.05pt;margin-top:560.25pt;width:7.15pt;height:35.95pt;mso-wrap-style:none;v-text-anchor:middle" type="_x0000_t87">
                <v:fill o:detectmouseclick="t" on="false"/>
                <v:stroke color="black" weight="9360" joinstyle="miter" endcap="flat"/>
                <w10:wrap type="none"/>
              </v:shape>
            </w:pict>
          </mc:Fallback>
        </mc:AlternateContent>
      </w:r>
      <w:r>
        <w:rPr>
          <w:sz w:val="24"/>
        </w:rPr>
        <w:t xml:space="preserve">                                               </w:t>
      </w:r>
      <w:r>
        <w:rPr>
          <w:sz w:val="24"/>
          <w:lang w:val="en-US"/>
        </w:rPr>
        <w:t>el</w:t>
      </w:r>
      <w:r>
        <w:rPr>
          <w:sz w:val="24"/>
        </w:rPr>
        <w:t xml:space="preserve"> </w:t>
      </w:r>
      <w:r>
        <w:rPr>
          <w:sz w:val="24"/>
          <w:lang w:val="en-US"/>
        </w:rPr>
        <w:t>partido</w:t>
      </w:r>
      <w:r>
        <w:rPr>
          <w:sz w:val="24"/>
        </w:rPr>
        <w:t xml:space="preserve"> </w:t>
      </w:r>
      <w:r>
        <w:rPr>
          <w:sz w:val="24"/>
          <w:lang w:val="en-US"/>
        </w:rPr>
        <w:t>socialista</w:t>
      </w:r>
      <w:r>
        <w:rPr>
          <w:sz w:val="24"/>
        </w:rPr>
        <w:t xml:space="preserve">          — социалистическая партия </w:t>
      </w:r>
    </w:p>
    <w:p>
      <w:pPr>
        <w:pStyle w:val="Normal1"/>
        <w:spacing w:lineRule="auto" w:line="240"/>
        <w:ind w:firstLine="284" w:end="0"/>
        <w:rPr/>
      </w:pPr>
      <w:r>
        <w:rPr>
          <w:sz w:val="24"/>
          <w:lang w:val="en-US"/>
        </w:rPr>
        <w:t>socialista</w:t>
      </w:r>
      <w:r>
        <w:rPr>
          <w:sz w:val="24"/>
        </w:rPr>
        <w:t xml:space="preserve">                                               </w:t>
      </w:r>
    </w:p>
    <w:p>
      <w:pPr>
        <w:pStyle w:val="Normal1"/>
        <w:spacing w:lineRule="auto" w:line="240"/>
        <w:ind w:firstLine="284" w:end="0"/>
        <w:rPr/>
      </w:pPr>
      <w:r>
        <w:rPr>
          <w:sz w:val="24"/>
        </w:rPr>
        <w:t xml:space="preserve">                                               </w:t>
      </w:r>
      <w:r>
        <w:rPr>
          <w:sz w:val="24"/>
          <w:lang w:val="en-US"/>
        </w:rPr>
        <w:t>la</w:t>
      </w:r>
      <w:r>
        <w:rPr>
          <w:sz w:val="24"/>
        </w:rPr>
        <w:t xml:space="preserve"> </w:t>
      </w:r>
      <w:r>
        <w:rPr>
          <w:sz w:val="24"/>
          <w:lang w:val="en-US"/>
        </w:rPr>
        <w:t>organizacion</w:t>
      </w:r>
      <w:r>
        <w:rPr>
          <w:sz w:val="24"/>
        </w:rPr>
        <w:t xml:space="preserve"> </w:t>
      </w:r>
      <w:r>
        <w:rPr>
          <w:sz w:val="24"/>
          <w:lang w:val="en-US"/>
        </w:rPr>
        <w:t>socialista</w:t>
      </w:r>
      <w:r>
        <w:rPr>
          <w:sz w:val="24"/>
        </w:rPr>
        <w:t xml:space="preserve"> — социалистическая организация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lang w:val="en-US"/>
        </w:rPr>
        <w:t>el</w:t>
      </w:r>
      <w:r>
        <w:rPr>
          <w:sz w:val="24"/>
        </w:rPr>
        <w:t xml:space="preserve"> </w:t>
      </w:r>
      <w:r>
        <w:rPr>
          <w:sz w:val="24"/>
          <w:lang w:val="en-US"/>
        </w:rPr>
        <w:t>papel</w:t>
      </w:r>
      <w:r>
        <w:rPr>
          <w:sz w:val="24"/>
        </w:rPr>
        <w:t xml:space="preserve"> </w:t>
      </w:r>
      <w:r>
        <w:rPr>
          <w:sz w:val="24"/>
          <w:lang w:val="en-US"/>
        </w:rPr>
        <w:t>verde</w:t>
      </w:r>
      <w:r>
        <w:rPr>
          <w:sz w:val="24"/>
        </w:rPr>
        <w:t xml:space="preserve">                — зеленая бумага </w:t>
      </w:r>
    </w:p>
    <w:p>
      <w:pPr>
        <w:pStyle w:val="Normal1"/>
        <w:spacing w:lineRule="auto" w:line="240"/>
        <w:ind w:firstLine="284" w:end="0"/>
        <w:rPr>
          <w:sz w:val="24"/>
          <w:lang w:val="en-US"/>
        </w:rPr>
      </w:pPr>
      <w:r>
        <w:rPr>
          <w:sz w:val="24"/>
          <w:lang w:val="en-US"/>
        </w:rPr>
        <w:t>verde</w:t>
      </w:r>
    </w:p>
    <w:p>
      <w:pPr>
        <w:pStyle w:val="Normal1"/>
        <w:spacing w:lineRule="auto" w:line="240"/>
        <w:ind w:firstLine="284" w:end="0"/>
        <w:rPr>
          <w:sz w:val="24"/>
          <w:lang w:val="en-US"/>
        </w:rPr>
      </w:pPr>
      <w:r>
        <w:rPr>
          <w:sz w:val="24"/>
          <w:lang w:val="en-US"/>
        </w:rPr>
        <w:t xml:space="preserve">                                                 </w:t>
      </w:r>
      <w:r>
        <w:rPr>
          <w:sz w:val="24"/>
          <w:lang w:val="en-US"/>
        </w:rPr>
        <w:t xml:space="preserve">la mesa verde                — </w:t>
      </w:r>
      <w:r>
        <w:rPr>
          <w:sz w:val="24"/>
        </w:rPr>
        <w:t>зеленый</w:t>
      </w:r>
      <w:r>
        <w:rPr>
          <w:sz w:val="24"/>
          <w:lang w:val="en-US"/>
        </w:rPr>
        <w:t xml:space="preserve"> </w:t>
      </w:r>
      <w:r>
        <w:rPr>
          <w:sz w:val="24"/>
        </w:rPr>
        <w:t>стол</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                                                 </w:t>
      </w:r>
      <w:r>
        <w:rPr>
          <w:sz w:val="24"/>
          <w:lang w:val="en-US"/>
        </w:rPr>
        <w:t xml:space="preserve">el libro común              — </w:t>
      </w:r>
      <w:r>
        <w:rPr>
          <w:sz w:val="24"/>
        </w:rPr>
        <w:t>общая</w:t>
      </w:r>
      <w:r>
        <w:rPr>
          <w:sz w:val="24"/>
          <w:lang w:val="en-US"/>
        </w:rPr>
        <w:t xml:space="preserve"> </w:t>
      </w:r>
      <w:r>
        <w:rPr>
          <w:sz w:val="24"/>
        </w:rPr>
        <w:t>книга</w:t>
      </w:r>
      <w:r>
        <w:rPr>
          <w:sz w:val="24"/>
          <w:lang w:val="en-US"/>
        </w:rPr>
        <w:t xml:space="preserve">  </w:t>
      </w:r>
    </w:p>
    <w:p>
      <w:pPr>
        <w:pStyle w:val="Normal1"/>
        <w:spacing w:lineRule="auto" w:line="240"/>
        <w:ind w:firstLine="284" w:end="0"/>
        <w:rPr>
          <w:sz w:val="24"/>
          <w:lang w:val="en-US"/>
        </w:rPr>
      </w:pPr>
      <w:r>
        <w:rPr>
          <w:sz w:val="24"/>
          <w:lang w:val="en-US"/>
        </w:rPr>
        <w:t>común</w:t>
      </w:r>
    </w:p>
    <w:p>
      <w:pPr>
        <w:pStyle w:val="Normal1"/>
        <w:spacing w:lineRule="auto" w:line="240"/>
        <w:ind w:firstLine="284" w:end="0"/>
        <w:rPr>
          <w:sz w:val="24"/>
          <w:lang w:val="en-US"/>
        </w:rPr>
      </w:pPr>
      <w:r>
        <w:rPr>
          <w:sz w:val="24"/>
          <w:lang w:val="en-US"/>
        </w:rPr>
        <w:t xml:space="preserve">                                                  </w:t>
      </w:r>
      <w:r>
        <w:rPr>
          <w:sz w:val="24"/>
          <w:lang w:val="en-US"/>
        </w:rPr>
        <w:t xml:space="preserve">la causa común            — </w:t>
      </w:r>
      <w:r>
        <w:rPr>
          <w:sz w:val="24"/>
        </w:rPr>
        <w:t>общее</w:t>
      </w:r>
      <w:r>
        <w:rPr>
          <w:sz w:val="24"/>
          <w:lang w:val="en-US"/>
        </w:rPr>
        <w:t xml:space="preserve"> </w:t>
      </w:r>
      <w:r>
        <w:rPr>
          <w:sz w:val="24"/>
        </w:rPr>
        <w:t>дело</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                                                 </w:t>
      </w:r>
      <w:r>
        <w:rPr>
          <w:sz w:val="24"/>
          <w:lang w:val="en-US"/>
        </w:rPr>
        <w:t>el</w:t>
      </w:r>
      <w:r>
        <w:rPr>
          <w:sz w:val="24"/>
        </w:rPr>
        <w:t xml:space="preserve"> </w:t>
      </w:r>
      <w:r>
        <w:rPr>
          <w:sz w:val="24"/>
          <w:lang w:val="en-US"/>
        </w:rPr>
        <w:t>d</w:t>
      </w:r>
      <w:r>
        <w:rPr>
          <w:sz w:val="24"/>
        </w:rPr>
        <w:t>í</w:t>
      </w:r>
      <w:r>
        <w:rPr>
          <w:sz w:val="24"/>
          <w:lang w:val="en-US"/>
        </w:rPr>
        <w:t>a</w:t>
      </w:r>
      <w:r>
        <w:rPr>
          <w:sz w:val="24"/>
        </w:rPr>
        <w:t xml:space="preserve"> </w:t>
      </w:r>
      <w:r>
        <w:rPr>
          <w:sz w:val="24"/>
          <w:lang w:val="en-US"/>
        </w:rPr>
        <w:t>feliz</w:t>
      </w:r>
      <w:r>
        <w:rPr>
          <w:sz w:val="24"/>
        </w:rPr>
        <w:t xml:space="preserve">                     — счастливый день </w:t>
      </w:r>
    </w:p>
    <w:p>
      <w:pPr>
        <w:pStyle w:val="Normal1"/>
        <w:spacing w:lineRule="auto" w:line="240"/>
        <w:ind w:firstLine="284" w:end="0"/>
        <w:rPr/>
      </w:pPr>
      <w:r>
        <w:rPr>
          <w:sz w:val="24"/>
          <w:lang w:val="en-US"/>
        </w:rPr>
        <w:t>feliz</w:t>
      </w:r>
      <w:r>
        <w:rPr>
          <w:sz w:val="24"/>
        </w:rPr>
        <w:t xml:space="preserve">  </w:t>
      </w:r>
    </w:p>
    <w:p>
      <w:pPr>
        <w:pStyle w:val="Normal1"/>
        <w:spacing w:lineRule="auto" w:line="240"/>
        <w:ind w:firstLine="284" w:end="0"/>
        <w:rPr/>
      </w:pPr>
      <w:r>
        <w:rPr>
          <w:sz w:val="24"/>
        </w:rPr>
        <w:t xml:space="preserve">                                                  </w:t>
      </w:r>
      <w:r>
        <w:rPr>
          <w:sz w:val="24"/>
          <w:lang w:val="en-US"/>
        </w:rPr>
        <w:t>la</w:t>
      </w:r>
      <w:r>
        <w:rPr>
          <w:sz w:val="24"/>
        </w:rPr>
        <w:t xml:space="preserve"> </w:t>
      </w:r>
      <w:r>
        <w:rPr>
          <w:sz w:val="24"/>
          <w:lang w:val="en-US"/>
        </w:rPr>
        <w:t>tarde</w:t>
      </w:r>
      <w:r>
        <w:rPr>
          <w:sz w:val="24"/>
        </w:rPr>
        <w:t xml:space="preserve"> </w:t>
      </w:r>
      <w:r>
        <w:rPr>
          <w:sz w:val="24"/>
          <w:lang w:val="en-US"/>
        </w:rPr>
        <w:t>feliz</w:t>
      </w:r>
      <w:r>
        <w:rPr>
          <w:sz w:val="24"/>
        </w:rPr>
        <w:t xml:space="preserve">                 — счастливый вечер</w:t>
      </w:r>
    </w:p>
    <w:p>
      <w:pPr>
        <w:pStyle w:val="Normal1"/>
        <w:spacing w:lineRule="auto" w:line="240"/>
        <w:ind w:firstLine="284" w:end="0"/>
        <w:rPr>
          <w:sz w:val="24"/>
        </w:rPr>
      </w:pPr>
      <w:r>
        <w:rPr>
          <w:sz w:val="24"/>
        </w:rPr>
        <w:t xml:space="preserve">                                                 </w:t>
      </w:r>
    </w:p>
    <w:p>
      <w:pPr>
        <w:pStyle w:val="Normal1"/>
        <w:spacing w:lineRule="auto" w:line="240"/>
        <w:ind w:firstLine="284" w:end="0"/>
        <w:rPr/>
      </w:pPr>
      <w:r>
        <w:rPr>
          <w:sz w:val="24"/>
        </w:rPr>
        <w:t xml:space="preserve">                                                 </w:t>
      </w:r>
      <w:r>
        <w:rPr>
          <w:sz w:val="24"/>
          <w:lang w:val="en-US"/>
        </w:rPr>
        <w:t>el</w:t>
      </w:r>
      <w:r>
        <w:rPr>
          <w:sz w:val="24"/>
        </w:rPr>
        <w:t xml:space="preserve"> </w:t>
      </w:r>
      <w:r>
        <w:rPr>
          <w:sz w:val="24"/>
          <w:lang w:val="en-US"/>
        </w:rPr>
        <w:t>soldado</w:t>
      </w:r>
      <w:r>
        <w:rPr>
          <w:sz w:val="24"/>
        </w:rPr>
        <w:t xml:space="preserve"> </w:t>
      </w:r>
      <w:r>
        <w:rPr>
          <w:sz w:val="24"/>
          <w:lang w:val="en-US"/>
        </w:rPr>
        <w:t>marroqu</w:t>
      </w:r>
      <w:r>
        <w:rPr>
          <w:sz w:val="24"/>
        </w:rPr>
        <w:t xml:space="preserve">í      — марокканский солдат </w:t>
      </w:r>
    </w:p>
    <w:p>
      <w:pPr>
        <w:pStyle w:val="Normal1"/>
        <w:spacing w:lineRule="auto" w:line="240"/>
        <w:ind w:firstLine="284" w:end="0"/>
        <w:rPr/>
      </w:pPr>
      <w:r>
        <w:rPr>
          <w:sz w:val="24"/>
          <w:lang w:val="en-US"/>
        </w:rPr>
        <w:t>marroqu</w:t>
      </w:r>
      <w:r>
        <w:rPr>
          <w:sz w:val="24"/>
        </w:rPr>
        <w:t>í</w:t>
      </w:r>
    </w:p>
    <w:p>
      <w:pPr>
        <w:pStyle w:val="Normal1"/>
        <w:spacing w:lineRule="auto" w:line="240"/>
        <w:ind w:firstLine="284" w:end="0"/>
        <w:rPr/>
      </w:pPr>
      <w:r>
        <w:rPr>
          <w:sz w:val="24"/>
        </w:rPr>
        <w:t xml:space="preserve">                                                  </w:t>
      </w:r>
      <w:r>
        <w:rPr>
          <w:sz w:val="24"/>
          <w:lang w:val="en-US"/>
        </w:rPr>
        <w:t>la</w:t>
      </w:r>
      <w:r>
        <w:rPr>
          <w:sz w:val="24"/>
        </w:rPr>
        <w:t xml:space="preserve"> </w:t>
      </w:r>
      <w:r>
        <w:rPr>
          <w:sz w:val="24"/>
          <w:lang w:val="en-US"/>
        </w:rPr>
        <w:t>aldea</w:t>
      </w:r>
      <w:r>
        <w:rPr>
          <w:sz w:val="24"/>
        </w:rPr>
        <w:t xml:space="preserve"> </w:t>
      </w:r>
      <w:r>
        <w:rPr>
          <w:sz w:val="24"/>
          <w:lang w:val="en-US"/>
        </w:rPr>
        <w:t>marroqu</w:t>
      </w:r>
      <w:r>
        <w:rPr>
          <w:sz w:val="24"/>
        </w:rPr>
        <w:t>í         — марокканская деревня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lang w:val="en-US"/>
        </w:rPr>
        <w:t>el</w:t>
      </w:r>
      <w:r>
        <w:rPr>
          <w:sz w:val="24"/>
        </w:rPr>
        <w:t xml:space="preserve"> </w:t>
      </w:r>
      <w:r>
        <w:rPr>
          <w:sz w:val="24"/>
          <w:lang w:val="en-US"/>
        </w:rPr>
        <w:t>rito</w:t>
      </w:r>
      <w:r>
        <w:rPr>
          <w:sz w:val="24"/>
        </w:rPr>
        <w:t xml:space="preserve"> </w:t>
      </w:r>
      <w:r>
        <w:rPr>
          <w:sz w:val="24"/>
          <w:lang w:val="en-US"/>
        </w:rPr>
        <w:t>hind</w:t>
      </w:r>
      <w:r>
        <w:rPr>
          <w:sz w:val="24"/>
        </w:rPr>
        <w:t xml:space="preserve">ú                  — индусский обряд </w:t>
      </w:r>
    </w:p>
    <w:p>
      <w:pPr>
        <w:pStyle w:val="Normal1"/>
        <w:spacing w:lineRule="auto" w:line="240"/>
        <w:ind w:firstLine="284" w:end="0"/>
        <w:rPr/>
      </w:pPr>
      <w:r>
        <w:rPr>
          <w:sz w:val="24"/>
          <w:lang w:val="en-US"/>
        </w:rPr>
        <w:t>hind</w:t>
      </w:r>
      <w:r>
        <w:rPr>
          <w:sz w:val="24"/>
        </w:rPr>
        <w:t xml:space="preserve">ú  </w:t>
      </w:r>
    </w:p>
    <w:p>
      <w:pPr>
        <w:pStyle w:val="Normal1"/>
        <w:spacing w:lineRule="auto" w:line="240"/>
        <w:ind w:firstLine="284" w:end="0"/>
        <w:rPr/>
      </w:pPr>
      <w:r>
        <w:rPr>
          <w:sz w:val="24"/>
        </w:rPr>
        <w:t xml:space="preserve">                                                   </w:t>
      </w:r>
      <w:r>
        <w:rPr>
          <w:sz w:val="24"/>
          <w:lang w:val="en-US"/>
        </w:rPr>
        <w:t>la</w:t>
      </w:r>
      <w:r>
        <w:rPr>
          <w:sz w:val="24"/>
        </w:rPr>
        <w:t xml:space="preserve"> </w:t>
      </w:r>
      <w:r>
        <w:rPr>
          <w:sz w:val="24"/>
          <w:lang w:val="en-US"/>
        </w:rPr>
        <w:t>religi</w:t>
      </w:r>
      <w:r>
        <w:rPr>
          <w:sz w:val="24"/>
        </w:rPr>
        <w:t>ó</w:t>
      </w:r>
      <w:r>
        <w:rPr>
          <w:sz w:val="24"/>
          <w:lang w:val="en-US"/>
        </w:rPr>
        <w:t>n</w:t>
      </w:r>
      <w:r>
        <w:rPr>
          <w:sz w:val="24"/>
        </w:rPr>
        <w:t xml:space="preserve"> </w:t>
      </w:r>
      <w:r>
        <w:rPr>
          <w:sz w:val="24"/>
          <w:lang w:val="en-US"/>
        </w:rPr>
        <w:t>hind</w:t>
      </w:r>
      <w:r>
        <w:rPr>
          <w:sz w:val="24"/>
        </w:rPr>
        <w:t>ú         — индусская религия</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Прилагательное, оканчивающееся на </w:t>
      </w:r>
      <w:r>
        <w:rPr>
          <w:b/>
          <w:sz w:val="22"/>
        </w:rPr>
        <w:t>-а</w:t>
      </w:r>
      <w:r>
        <w:rPr>
          <w:sz w:val="22"/>
        </w:rPr>
        <w:t xml:space="preserve">, иногда можно спутать с прилагательным двух окончаний, согласованным с существительным женского рода, поэтому следует знать, что к прилагательным одного окончания относятся все прилагательные с конечным суффиксом </w:t>
      </w:r>
      <w:r>
        <w:rPr>
          <w:b/>
          <w:sz w:val="22"/>
        </w:rPr>
        <w:t>-</w:t>
      </w:r>
      <w:r>
        <w:rPr>
          <w:b/>
          <w:sz w:val="22"/>
          <w:lang w:val="en-US"/>
        </w:rPr>
        <w:t>ista</w:t>
      </w:r>
      <w:r>
        <w:rPr>
          <w:sz w:val="22"/>
        </w:rPr>
        <w:t xml:space="preserve"> (</w:t>
      </w:r>
      <w:r>
        <w:rPr>
          <w:sz w:val="22"/>
          <w:lang w:val="en-US"/>
        </w:rPr>
        <w:t>comunista</w:t>
      </w:r>
      <w:r>
        <w:rPr>
          <w:sz w:val="22"/>
        </w:rPr>
        <w:t xml:space="preserve">, </w:t>
      </w:r>
      <w:r>
        <w:rPr>
          <w:sz w:val="22"/>
          <w:lang w:val="en-US"/>
        </w:rPr>
        <w:t>marxista</w:t>
      </w:r>
      <w:r>
        <w:rPr>
          <w:sz w:val="22"/>
        </w:rPr>
        <w:t xml:space="preserve">, </w:t>
      </w:r>
      <w:r>
        <w:rPr>
          <w:sz w:val="22"/>
          <w:lang w:val="en-US"/>
        </w:rPr>
        <w:t>leninista</w:t>
      </w:r>
      <w:r>
        <w:rPr>
          <w:sz w:val="22"/>
        </w:rPr>
        <w:t xml:space="preserve">, </w:t>
      </w:r>
      <w:r>
        <w:rPr>
          <w:sz w:val="22"/>
          <w:lang w:val="en-US"/>
        </w:rPr>
        <w:t>socialista</w:t>
      </w:r>
      <w:r>
        <w:rPr>
          <w:sz w:val="22"/>
        </w:rPr>
        <w:t xml:space="preserve">, </w:t>
      </w:r>
      <w:r>
        <w:rPr>
          <w:sz w:val="22"/>
          <w:lang w:val="en-US"/>
        </w:rPr>
        <w:t>idealista</w:t>
      </w:r>
      <w:r>
        <w:rPr>
          <w:sz w:val="22"/>
        </w:rPr>
        <w:t xml:space="preserve"> и т. д.), а также ряд слов, подлежащих запоминанию:</w:t>
      </w:r>
    </w:p>
    <w:p>
      <w:pPr>
        <w:pStyle w:val="Normal1"/>
        <w:spacing w:lineRule="auto" w:line="240"/>
        <w:ind w:firstLine="284" w:end="0"/>
        <w:rPr/>
      </w:pPr>
      <w:r>
        <w:rPr>
          <w:sz w:val="22"/>
          <w:lang w:val="en-US"/>
        </w:rPr>
        <w:t>agricola</w:t>
      </w:r>
      <w:r>
        <w:rPr>
          <w:sz w:val="22"/>
        </w:rPr>
        <w:t xml:space="preserve">        — сельскохозяйственный (-ая) </w:t>
      </w:r>
    </w:p>
    <w:p>
      <w:pPr>
        <w:pStyle w:val="Normal1"/>
        <w:spacing w:lineRule="auto" w:line="240"/>
        <w:ind w:firstLine="284" w:end="0"/>
        <w:rPr/>
      </w:pPr>
      <w:r>
        <w:rPr>
          <w:sz w:val="22"/>
          <w:lang w:val="en-US"/>
        </w:rPr>
        <w:t>moscovita</w:t>
      </w:r>
      <w:r>
        <w:rPr>
          <w:sz w:val="22"/>
        </w:rPr>
        <w:t xml:space="preserve">    — московский (-ая) </w:t>
      </w:r>
    </w:p>
    <w:p>
      <w:pPr>
        <w:pStyle w:val="Normal1"/>
        <w:spacing w:lineRule="auto" w:line="240"/>
        <w:ind w:firstLine="284" w:end="0"/>
        <w:rPr/>
      </w:pPr>
      <w:r>
        <w:rPr>
          <w:sz w:val="22"/>
          <w:lang w:val="en-US"/>
        </w:rPr>
        <w:t>belga</w:t>
      </w:r>
      <w:r>
        <w:rPr>
          <w:sz w:val="22"/>
        </w:rPr>
        <w:t xml:space="preserve">            — бельгийский (-ая), </w:t>
      </w:r>
    </w:p>
    <w:p>
      <w:pPr>
        <w:pStyle w:val="Normal1"/>
        <w:spacing w:lineRule="auto" w:line="240"/>
        <w:ind w:firstLine="284" w:end="0"/>
        <w:rPr/>
      </w:pPr>
      <w:r>
        <w:rPr>
          <w:sz w:val="22"/>
          <w:lang w:val="en-US"/>
        </w:rPr>
        <w:t>persa</w:t>
      </w:r>
      <w:r>
        <w:rPr>
          <w:sz w:val="22"/>
        </w:rPr>
        <w:t xml:space="preserve">            — персидский (-ая) </w:t>
      </w:r>
    </w:p>
    <w:p>
      <w:pPr>
        <w:pStyle w:val="Normal1"/>
        <w:spacing w:lineRule="auto" w:line="240"/>
        <w:ind w:firstLine="284" w:end="0"/>
        <w:rPr/>
      </w:pPr>
      <w:r>
        <w:rPr>
          <w:sz w:val="22"/>
          <w:lang w:val="en-US"/>
        </w:rPr>
        <w:t>ind</w:t>
      </w:r>
      <w:r>
        <w:rPr>
          <w:sz w:val="22"/>
        </w:rPr>
        <w:t>í</w:t>
      </w:r>
      <w:r>
        <w:rPr>
          <w:sz w:val="22"/>
          <w:lang w:val="en-US"/>
        </w:rPr>
        <w:t>gena</w:t>
      </w:r>
      <w:r>
        <w:rPr>
          <w:sz w:val="22"/>
        </w:rPr>
        <w:t xml:space="preserve">      — туземный (-ая) и др.</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3. Указанные правила имеют ряд исключений, а именно:</w:t>
      </w:r>
    </w:p>
    <w:p>
      <w:pPr>
        <w:pStyle w:val="Normal1"/>
        <w:spacing w:lineRule="auto" w:line="240"/>
        <w:ind w:firstLine="284" w:end="0"/>
        <w:rPr/>
      </w:pPr>
      <w:r>
        <w:rPr>
          <w:sz w:val="24"/>
        </w:rPr>
        <w:t>а) все прилагательные, которые определяют национальную при</w:t>
        <w:softHyphen/>
        <w:t>надлежность и в мужском роде оканчиваются на согласную, в жен</w:t>
        <w:softHyphen/>
        <w:t xml:space="preserve">ском роде имеют окончание </w:t>
      </w:r>
      <w:r>
        <w:rPr>
          <w:b/>
          <w:sz w:val="24"/>
        </w:rPr>
        <w:t>-а</w:t>
      </w:r>
      <w:r>
        <w:rPr>
          <w:sz w:val="24"/>
        </w:rPr>
        <w:t>:</w:t>
      </w:r>
    </w:p>
    <w:p>
      <w:pPr>
        <w:pStyle w:val="Normal1"/>
        <w:spacing w:lineRule="auto" w:line="240"/>
        <w:ind w:firstLine="284" w:end="0"/>
        <w:rPr/>
      </w:pPr>
      <w:r>
        <mc:AlternateContent>
          <mc:Choice Requires="wps">
            <w:drawing>
              <wp:anchor behindDoc="0" distT="0" distB="0" distL="114935" distR="114935" simplePos="0" locked="0" layoutInCell="1" allowOverlap="1" relativeHeight="30">
                <wp:simplePos x="0" y="0"/>
                <wp:positionH relativeFrom="column">
                  <wp:posOffset>1213485</wp:posOffset>
                </wp:positionH>
                <wp:positionV relativeFrom="paragraph">
                  <wp:posOffset>62865</wp:posOffset>
                </wp:positionV>
                <wp:extent cx="91440" cy="457200"/>
                <wp:effectExtent l="0" t="5080" r="635" b="5715"/>
                <wp:wrapNone/>
                <wp:docPr id="10" name=""/>
                <a:graphic xmlns:a="http://schemas.openxmlformats.org/drawingml/2006/main">
                  <a:graphicData uri="http://schemas.microsoft.com/office/word/2010/wordprocessingShape">
                    <wps:wsp>
                      <wps:cNvSpPr/>
                      <wps:spPr>
                        <a:xfrm>
                          <a:off x="0" y="0"/>
                          <a:ext cx="91440" cy="457200"/>
                        </a:xfrm>
                        <a:custGeom>
                          <a:avLst/>
                          <a:gdLst>
                            <a:gd name="textAreaLeft" fmla="*/ 33120 w 51840"/>
                            <a:gd name="textAreaRight" fmla="*/ 52200 w 518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8475"/>
                              </a:lnTo>
                              <a:cubicBezTo>
                                <a:pt x="10800" y="9375"/>
                                <a:pt x="5400" y="10275"/>
                                <a:pt x="0" y="10275"/>
                              </a:cubicBezTo>
                              <a:cubicBezTo>
                                <a:pt x="5400" y="10275"/>
                                <a:pt x="10800" y="11175"/>
                                <a:pt x="10800" y="12075"/>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95.55pt;margin-top:4.95pt;width:7.15pt;height:35.95pt;mso-wrap-style:none;v-text-anchor:middle" type="_x0000_t87">
                <v:fill o:detectmouseclick="t" on="false"/>
                <v:stroke color="black" weight="9360" joinstyle="miter" endcap="flat"/>
                <w10:wrap type="none"/>
              </v:shape>
            </w:pict>
          </mc:Fallback>
        </mc:AlternateContent>
      </w:r>
      <w:r>
        <w:rPr>
          <w:sz w:val="24"/>
        </w:rPr>
        <w:t xml:space="preserve">                               </w:t>
      </w:r>
      <w:r>
        <w:rPr>
          <w:sz w:val="24"/>
          <w:lang w:val="en-US"/>
        </w:rPr>
        <w:t>el</w:t>
      </w:r>
      <w:r>
        <w:rPr>
          <w:sz w:val="24"/>
        </w:rPr>
        <w:t xml:space="preserve"> </w:t>
      </w:r>
      <w:r>
        <w:rPr>
          <w:sz w:val="24"/>
          <w:lang w:val="en-US"/>
        </w:rPr>
        <w:t>idioma</w:t>
      </w:r>
      <w:r>
        <w:rPr>
          <w:sz w:val="24"/>
        </w:rPr>
        <w:t xml:space="preserve"> </w:t>
      </w:r>
      <w:r>
        <w:rPr>
          <w:sz w:val="24"/>
          <w:lang w:val="en-US"/>
        </w:rPr>
        <w:t>espa</w:t>
      </w:r>
      <w:r>
        <w:rPr>
          <w:sz w:val="24"/>
        </w:rPr>
        <w:t>ñ</w:t>
      </w:r>
      <w:r>
        <w:rPr>
          <w:sz w:val="24"/>
          <w:lang w:val="en-US"/>
        </w:rPr>
        <w:t>ol</w:t>
      </w:r>
      <w:r>
        <w:rPr>
          <w:sz w:val="24"/>
        </w:rPr>
        <w:t xml:space="preserve">           — испанский язык </w:t>
      </w:r>
    </w:p>
    <w:p>
      <w:pPr>
        <w:pStyle w:val="Normal1"/>
        <w:spacing w:lineRule="auto" w:line="240"/>
        <w:ind w:firstLine="284" w:end="0"/>
        <w:rPr/>
      </w:pPr>
      <w:r>
        <w:rPr>
          <w:sz w:val="24"/>
          <w:lang w:val="en-US"/>
        </w:rPr>
        <w:t>espa</w:t>
      </w:r>
      <w:r>
        <w:rPr>
          <w:sz w:val="24"/>
        </w:rPr>
        <w:t>ñ</w:t>
      </w:r>
      <w:r>
        <w:rPr>
          <w:sz w:val="24"/>
          <w:lang w:val="en-US"/>
        </w:rPr>
        <w:t>ol</w:t>
      </w:r>
      <w:r>
        <w:rPr>
          <w:sz w:val="24"/>
        </w:rPr>
        <w:t xml:space="preserve">                </w:t>
      </w:r>
    </w:p>
    <w:p>
      <w:pPr>
        <w:pStyle w:val="Normal1"/>
        <w:spacing w:lineRule="auto" w:line="240"/>
        <w:ind w:firstLine="284" w:end="0"/>
        <w:rPr/>
      </w:pPr>
      <w:r>
        <w:rPr>
          <w:sz w:val="24"/>
        </w:rPr>
        <w:t xml:space="preserve">                               </w:t>
      </w:r>
      <w:r>
        <w:rPr>
          <w:sz w:val="24"/>
          <w:lang w:val="en-US"/>
        </w:rPr>
        <w:t>la</w:t>
      </w:r>
      <w:r>
        <w:rPr>
          <w:sz w:val="24"/>
        </w:rPr>
        <w:t xml:space="preserve"> </w:t>
      </w:r>
      <w:r>
        <w:rPr>
          <w:sz w:val="24"/>
          <w:lang w:val="en-US"/>
        </w:rPr>
        <w:t>lengua</w:t>
      </w:r>
      <w:r>
        <w:rPr>
          <w:sz w:val="24"/>
        </w:rPr>
        <w:t xml:space="preserve"> </w:t>
      </w:r>
      <w:r>
        <w:rPr>
          <w:sz w:val="24"/>
          <w:lang w:val="en-US"/>
        </w:rPr>
        <w:t>espa</w:t>
      </w:r>
      <w:r>
        <w:rPr>
          <w:sz w:val="24"/>
        </w:rPr>
        <w:t>ñ</w:t>
      </w:r>
      <w:r>
        <w:rPr>
          <w:sz w:val="24"/>
          <w:lang w:val="en-US"/>
        </w:rPr>
        <w:t>ol</w:t>
      </w:r>
      <w:r>
        <w:rPr>
          <w:b/>
          <w:bCs/>
          <w:sz w:val="24"/>
          <w:lang w:val="en-US"/>
        </w:rPr>
        <w:t>a</w:t>
      </w:r>
      <w:r>
        <w:rPr>
          <w:sz w:val="24"/>
        </w:rPr>
        <w:t xml:space="preserve">         — испанский язык</w:t>
      </w:r>
    </w:p>
    <w:p>
      <w:pPr>
        <w:pStyle w:val="Normal1"/>
        <w:spacing w:lineRule="auto" w:line="240"/>
        <w:ind w:firstLine="284" w:end="0"/>
        <w:rPr>
          <w:sz w:val="24"/>
        </w:rPr>
      </w:pPr>
      <w:r>
        <w:rPr>
          <w:sz w:val="24"/>
        </w:rPr>
      </w:r>
    </w:p>
    <w:p>
      <w:pPr>
        <w:pStyle w:val="Normal1"/>
        <w:spacing w:lineRule="auto" w:line="240"/>
        <w:ind w:firstLine="284" w:end="0"/>
        <w:rPr/>
      </w:pPr>
      <w:r>
        <mc:AlternateContent>
          <mc:Choice Requires="wps">
            <w:drawing>
              <wp:anchor behindDoc="0" distT="0" distB="0" distL="114935" distR="114935" simplePos="0" locked="0" layoutInCell="1" allowOverlap="1" relativeHeight="31">
                <wp:simplePos x="0" y="0"/>
                <wp:positionH relativeFrom="column">
                  <wp:posOffset>1203960</wp:posOffset>
                </wp:positionH>
                <wp:positionV relativeFrom="paragraph">
                  <wp:posOffset>38100</wp:posOffset>
                </wp:positionV>
                <wp:extent cx="110490" cy="457200"/>
                <wp:effectExtent l="0" t="5080" r="635" b="5715"/>
                <wp:wrapNone/>
                <wp:docPr id="11" name=""/>
                <a:graphic xmlns:a="http://schemas.openxmlformats.org/drawingml/2006/main">
                  <a:graphicData uri="http://schemas.microsoft.com/office/word/2010/wordprocessingShape">
                    <wps:wsp>
                      <wps:cNvSpPr/>
                      <wps:spPr>
                        <a:xfrm>
                          <a:off x="0" y="0"/>
                          <a:ext cx="110520" cy="457200"/>
                        </a:xfrm>
                        <a:custGeom>
                          <a:avLst/>
                          <a:gdLst>
                            <a:gd name="textAreaLeft" fmla="*/ 39960 w 62640"/>
                            <a:gd name="textAreaRight" fmla="*/ 63000 w 626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9840"/>
                              </a:lnTo>
                              <a:cubicBezTo>
                                <a:pt x="10800" y="10740"/>
                                <a:pt x="5400" y="11640"/>
                                <a:pt x="0" y="11640"/>
                              </a:cubicBezTo>
                              <a:cubicBezTo>
                                <a:pt x="5400" y="11640"/>
                                <a:pt x="10800" y="12540"/>
                                <a:pt x="10800" y="1344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94.8pt;margin-top:3pt;width:8.65pt;height:35.95pt;mso-wrap-style:none;v-text-anchor:middle" type="_x0000_t87">
                <v:fill o:detectmouseclick="t" on="false"/>
                <v:stroke color="black" weight="9360" joinstyle="miter" endcap="flat"/>
                <w10:wrap type="none"/>
              </v:shape>
            </w:pict>
          </mc:Fallback>
        </mc:AlternateContent>
      </w:r>
      <w:r>
        <w:rPr>
          <w:sz w:val="24"/>
        </w:rPr>
        <w:t xml:space="preserve">                               </w:t>
      </w:r>
      <w:r>
        <w:rPr>
          <w:sz w:val="24"/>
          <w:lang w:val="en-US"/>
        </w:rPr>
        <w:t>el</w:t>
      </w:r>
      <w:r>
        <w:rPr>
          <w:sz w:val="24"/>
        </w:rPr>
        <w:t xml:space="preserve"> </w:t>
      </w:r>
      <w:r>
        <w:rPr>
          <w:sz w:val="24"/>
          <w:lang w:val="en-US"/>
        </w:rPr>
        <w:t>periodico</w:t>
      </w:r>
      <w:r>
        <w:rPr>
          <w:sz w:val="24"/>
        </w:rPr>
        <w:t xml:space="preserve"> </w:t>
      </w:r>
      <w:r>
        <w:rPr>
          <w:sz w:val="24"/>
          <w:lang w:val="en-US"/>
        </w:rPr>
        <w:t>ingl</w:t>
      </w:r>
      <w:r>
        <w:rPr>
          <w:sz w:val="24"/>
        </w:rPr>
        <w:t>é</w:t>
      </w:r>
      <w:r>
        <w:rPr>
          <w:sz w:val="24"/>
          <w:lang w:val="en-US"/>
        </w:rPr>
        <w:t>s</w:t>
      </w:r>
      <w:r>
        <w:rPr>
          <w:sz w:val="24"/>
        </w:rPr>
        <w:t xml:space="preserve">          — английская газета </w:t>
      </w:r>
    </w:p>
    <w:p>
      <w:pPr>
        <w:pStyle w:val="Normal1"/>
        <w:spacing w:lineRule="auto" w:line="240"/>
        <w:ind w:firstLine="284" w:end="0"/>
        <w:rPr>
          <w:sz w:val="24"/>
        </w:rPr>
      </w:pPr>
      <w:r>
        <w:rPr>
          <w:sz w:val="24"/>
          <w:lang w:val="en-US"/>
        </w:rPr>
        <w:t>ingl</w:t>
      </w:r>
      <w:r>
        <w:rPr>
          <w:sz w:val="24"/>
        </w:rPr>
        <w:t>é</w:t>
      </w:r>
      <w:r>
        <w:rPr>
          <w:sz w:val="24"/>
          <w:lang w:val="en-US"/>
        </w:rPr>
        <w:t>s</w:t>
      </w:r>
    </w:p>
    <w:p>
      <w:pPr>
        <w:pStyle w:val="Normal1"/>
        <w:spacing w:lineRule="auto" w:line="240"/>
        <w:ind w:firstLine="284" w:end="0"/>
        <w:rPr/>
      </w:pPr>
      <w:r>
        <w:rPr>
          <w:sz w:val="24"/>
        </w:rPr>
        <w:t xml:space="preserve">                               </w:t>
      </w:r>
      <w:r>
        <w:rPr>
          <w:sz w:val="24"/>
          <w:lang w:val="en-US"/>
        </w:rPr>
        <w:t>la</w:t>
      </w:r>
      <w:r>
        <w:rPr>
          <w:sz w:val="24"/>
        </w:rPr>
        <w:t xml:space="preserve"> </w:t>
      </w:r>
      <w:r>
        <w:rPr>
          <w:sz w:val="24"/>
          <w:lang w:val="en-US"/>
        </w:rPr>
        <w:t>revista</w:t>
      </w:r>
      <w:r>
        <w:rPr>
          <w:sz w:val="24"/>
        </w:rPr>
        <w:t xml:space="preserve"> </w:t>
      </w:r>
      <w:r>
        <w:rPr>
          <w:sz w:val="24"/>
          <w:lang w:val="en-US"/>
        </w:rPr>
        <w:t>ingl</w:t>
      </w:r>
      <w:r>
        <w:rPr>
          <w:sz w:val="24"/>
        </w:rPr>
        <w:t>é</w:t>
      </w:r>
      <w:r>
        <w:rPr>
          <w:sz w:val="24"/>
          <w:lang w:val="en-US"/>
        </w:rPr>
        <w:t>s</w:t>
      </w:r>
      <w:r>
        <w:rPr>
          <w:b/>
          <w:bCs/>
          <w:sz w:val="24"/>
          <w:lang w:val="en-US"/>
        </w:rPr>
        <w:t>a</w:t>
      </w:r>
      <w:r>
        <w:rPr>
          <w:sz w:val="24"/>
        </w:rPr>
        <w:t xml:space="preserve">            — английский журнал</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rPr/>
      </w:pPr>
      <w:r>
        <mc:AlternateContent>
          <mc:Choice Requires="wps">
            <w:drawing>
              <wp:anchor behindDoc="0" distT="0" distB="0" distL="114935" distR="114935" simplePos="0" locked="0" layoutInCell="1" allowOverlap="1" relativeHeight="21">
                <wp:simplePos x="0" y="0"/>
                <wp:positionH relativeFrom="column">
                  <wp:posOffset>1194435</wp:posOffset>
                </wp:positionH>
                <wp:positionV relativeFrom="paragraph">
                  <wp:posOffset>5715</wp:posOffset>
                </wp:positionV>
                <wp:extent cx="91440" cy="457200"/>
                <wp:effectExtent l="0" t="5080" r="635" b="5715"/>
                <wp:wrapNone/>
                <wp:docPr id="12" name=""/>
                <a:graphic xmlns:a="http://schemas.openxmlformats.org/drawingml/2006/main">
                  <a:graphicData uri="http://schemas.microsoft.com/office/word/2010/wordprocessingShape">
                    <wps:wsp>
                      <wps:cNvSpPr/>
                      <wps:spPr>
                        <a:xfrm>
                          <a:off x="0" y="0"/>
                          <a:ext cx="91440" cy="457200"/>
                        </a:xfrm>
                        <a:custGeom>
                          <a:avLst/>
                          <a:gdLst>
                            <a:gd name="textAreaLeft" fmla="*/ 33120 w 51840"/>
                            <a:gd name="textAreaRight" fmla="*/ 52200 w 518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8475"/>
                              </a:lnTo>
                              <a:cubicBezTo>
                                <a:pt x="10800" y="9375"/>
                                <a:pt x="5400" y="10275"/>
                                <a:pt x="0" y="10275"/>
                              </a:cubicBezTo>
                              <a:cubicBezTo>
                                <a:pt x="5400" y="10275"/>
                                <a:pt x="10800" y="11175"/>
                                <a:pt x="10800" y="12075"/>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94.05pt;margin-top:0.45pt;width:7.15pt;height:35.95pt;mso-wrap-style:none;v-text-anchor:middle" type="_x0000_t87">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22">
                <wp:simplePos x="0" y="0"/>
                <wp:positionH relativeFrom="column">
                  <wp:posOffset>1194435</wp:posOffset>
                </wp:positionH>
                <wp:positionV relativeFrom="paragraph">
                  <wp:posOffset>1285875</wp:posOffset>
                </wp:positionV>
                <wp:extent cx="91440" cy="457200"/>
                <wp:effectExtent l="0" t="5080" r="635" b="5715"/>
                <wp:wrapNone/>
                <wp:docPr id="13" name=""/>
                <a:graphic xmlns:a="http://schemas.openxmlformats.org/drawingml/2006/main">
                  <a:graphicData uri="http://schemas.microsoft.com/office/word/2010/wordprocessingShape">
                    <wps:wsp>
                      <wps:cNvSpPr/>
                      <wps:spPr>
                        <a:xfrm>
                          <a:off x="0" y="0"/>
                          <a:ext cx="91440" cy="457200"/>
                        </a:xfrm>
                        <a:custGeom>
                          <a:avLst/>
                          <a:gdLst>
                            <a:gd name="textAreaLeft" fmla="*/ 33120 w 51840"/>
                            <a:gd name="textAreaRight" fmla="*/ 52200 w 518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8475"/>
                              </a:lnTo>
                              <a:cubicBezTo>
                                <a:pt x="10800" y="9375"/>
                                <a:pt x="5400" y="10275"/>
                                <a:pt x="0" y="10275"/>
                              </a:cubicBezTo>
                              <a:cubicBezTo>
                                <a:pt x="5400" y="10275"/>
                                <a:pt x="10800" y="11175"/>
                                <a:pt x="10800" y="12075"/>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94.05pt;margin-top:101.25pt;width:7.15pt;height:35.95pt;mso-wrap-style:none;v-text-anchor:middle" type="_x0000_t87">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23">
                <wp:simplePos x="0" y="0"/>
                <wp:positionH relativeFrom="column">
                  <wp:posOffset>1285875</wp:posOffset>
                </wp:positionH>
                <wp:positionV relativeFrom="paragraph">
                  <wp:posOffset>1925955</wp:posOffset>
                </wp:positionV>
                <wp:extent cx="91440" cy="457200"/>
                <wp:effectExtent l="0" t="5080" r="635" b="5715"/>
                <wp:wrapNone/>
                <wp:docPr id="14" name=""/>
                <a:graphic xmlns:a="http://schemas.openxmlformats.org/drawingml/2006/main">
                  <a:graphicData uri="http://schemas.microsoft.com/office/word/2010/wordprocessingShape">
                    <wps:wsp>
                      <wps:cNvSpPr/>
                      <wps:spPr>
                        <a:xfrm>
                          <a:off x="0" y="0"/>
                          <a:ext cx="91440" cy="457200"/>
                        </a:xfrm>
                        <a:custGeom>
                          <a:avLst/>
                          <a:gdLst>
                            <a:gd name="textAreaLeft" fmla="*/ 33120 w 51840"/>
                            <a:gd name="textAreaRight" fmla="*/ 52200 w 518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8475"/>
                              </a:lnTo>
                              <a:cubicBezTo>
                                <a:pt x="10800" y="9375"/>
                                <a:pt x="5400" y="10275"/>
                                <a:pt x="0" y="10275"/>
                              </a:cubicBezTo>
                              <a:cubicBezTo>
                                <a:pt x="5400" y="10275"/>
                                <a:pt x="10800" y="11175"/>
                                <a:pt x="10800" y="12075"/>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01.25pt;margin-top:151.65pt;width:7.15pt;height:35.95pt;mso-wrap-style:none;v-text-anchor:middle" type="_x0000_t87">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24">
                <wp:simplePos x="0" y="0"/>
                <wp:positionH relativeFrom="column">
                  <wp:posOffset>1194435</wp:posOffset>
                </wp:positionH>
                <wp:positionV relativeFrom="paragraph">
                  <wp:posOffset>2657475</wp:posOffset>
                </wp:positionV>
                <wp:extent cx="91440" cy="457200"/>
                <wp:effectExtent l="0" t="5080" r="635" b="5715"/>
                <wp:wrapNone/>
                <wp:docPr id="15" name=""/>
                <a:graphic xmlns:a="http://schemas.openxmlformats.org/drawingml/2006/main">
                  <a:graphicData uri="http://schemas.microsoft.com/office/word/2010/wordprocessingShape">
                    <wps:wsp>
                      <wps:cNvSpPr/>
                      <wps:spPr>
                        <a:xfrm>
                          <a:off x="0" y="0"/>
                          <a:ext cx="91440" cy="457200"/>
                        </a:xfrm>
                        <a:custGeom>
                          <a:avLst/>
                          <a:gdLst>
                            <a:gd name="textAreaLeft" fmla="*/ 33120 w 51840"/>
                            <a:gd name="textAreaRight" fmla="*/ 52200 w 518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8475"/>
                              </a:lnTo>
                              <a:cubicBezTo>
                                <a:pt x="10800" y="9375"/>
                                <a:pt x="5400" y="10275"/>
                                <a:pt x="0" y="10275"/>
                              </a:cubicBezTo>
                              <a:cubicBezTo>
                                <a:pt x="5400" y="10275"/>
                                <a:pt x="10800" y="11175"/>
                                <a:pt x="10800" y="12075"/>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94.05pt;margin-top:209.25pt;width:7.15pt;height:35.95pt;mso-wrap-style:none;v-text-anchor:middle" type="_x0000_t87">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25">
                <wp:simplePos x="0" y="0"/>
                <wp:positionH relativeFrom="column">
                  <wp:posOffset>1377315</wp:posOffset>
                </wp:positionH>
                <wp:positionV relativeFrom="paragraph">
                  <wp:posOffset>5217795</wp:posOffset>
                </wp:positionV>
                <wp:extent cx="91440" cy="457200"/>
                <wp:effectExtent l="0" t="5080" r="635" b="5715"/>
                <wp:wrapNone/>
                <wp:docPr id="16" name=""/>
                <a:graphic xmlns:a="http://schemas.openxmlformats.org/drawingml/2006/main">
                  <a:graphicData uri="http://schemas.microsoft.com/office/word/2010/wordprocessingShape">
                    <wps:wsp>
                      <wps:cNvSpPr/>
                      <wps:spPr>
                        <a:xfrm>
                          <a:off x="0" y="0"/>
                          <a:ext cx="91440" cy="457200"/>
                        </a:xfrm>
                        <a:custGeom>
                          <a:avLst/>
                          <a:gdLst>
                            <a:gd name="textAreaLeft" fmla="*/ 33120 w 51840"/>
                            <a:gd name="textAreaRight" fmla="*/ 52200 w 518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8475"/>
                              </a:lnTo>
                              <a:cubicBezTo>
                                <a:pt x="10800" y="9375"/>
                                <a:pt x="5400" y="10275"/>
                                <a:pt x="0" y="10275"/>
                              </a:cubicBezTo>
                              <a:cubicBezTo>
                                <a:pt x="5400" y="10275"/>
                                <a:pt x="10800" y="11175"/>
                                <a:pt x="10800" y="12075"/>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08.45pt;margin-top:410.85pt;width:7.15pt;height:35.95pt;mso-wrap-style:none;v-text-anchor:middle" type="_x0000_t87">
                <v:fill o:detectmouseclick="t" on="false"/>
                <v:stroke color="black" weight="9360" joinstyle="miter" endcap="flat"/>
                <w10:wrap type="none"/>
              </v:shape>
            </w:pict>
          </mc:Fallback>
        </mc:AlternateContent>
      </w:r>
      <w:r>
        <w:rPr>
          <w:sz w:val="24"/>
        </w:rPr>
        <w:t xml:space="preserve">                              </w:t>
      </w:r>
      <w:r>
        <w:rPr>
          <w:sz w:val="24"/>
          <w:lang w:val="en-US"/>
        </w:rPr>
        <w:t>el</w:t>
      </w:r>
      <w:r>
        <w:rPr>
          <w:sz w:val="24"/>
        </w:rPr>
        <w:t xml:space="preserve"> </w:t>
      </w:r>
      <w:r>
        <w:rPr>
          <w:sz w:val="24"/>
          <w:lang w:val="en-US"/>
        </w:rPr>
        <w:t>baile</w:t>
      </w:r>
      <w:r>
        <w:rPr>
          <w:sz w:val="24"/>
        </w:rPr>
        <w:t xml:space="preserve"> </w:t>
      </w:r>
      <w:r>
        <w:rPr>
          <w:sz w:val="24"/>
          <w:lang w:val="en-US"/>
        </w:rPr>
        <w:t>andaluz</w:t>
      </w:r>
      <w:r>
        <w:rPr>
          <w:sz w:val="24"/>
        </w:rPr>
        <w:t xml:space="preserve">               — андалузский танец </w:t>
      </w:r>
    </w:p>
    <w:p>
      <w:pPr>
        <w:pStyle w:val="Normal1"/>
        <w:spacing w:lineRule="auto" w:line="240"/>
        <w:ind w:firstLine="284" w:end="0"/>
        <w:rPr>
          <w:sz w:val="24"/>
          <w:lang w:val="en-US"/>
        </w:rPr>
      </w:pPr>
      <w:r>
        <w:rPr>
          <w:sz w:val="24"/>
          <w:lang w:val="en-US"/>
        </w:rPr>
        <w:t>andaluz</w:t>
      </w:r>
    </w:p>
    <w:p>
      <w:pPr>
        <w:pStyle w:val="Normal1"/>
        <w:spacing w:lineRule="auto" w:line="240"/>
        <w:ind w:firstLine="284" w:end="0"/>
        <w:rPr>
          <w:sz w:val="24"/>
          <w:lang w:val="en-US"/>
        </w:rPr>
      </w:pPr>
      <w:r>
        <w:rPr>
          <w:sz w:val="24"/>
          <w:lang w:val="en-US"/>
        </w:rPr>
        <w:t xml:space="preserve">                             </w:t>
      </w:r>
      <w:r>
        <w:rPr>
          <w:sz w:val="24"/>
          <w:lang w:val="en-US"/>
        </w:rPr>
        <w:t>la canción andaluz</w:t>
      </w:r>
      <w:r>
        <w:rPr>
          <w:b/>
          <w:bCs/>
          <w:sz w:val="24"/>
          <w:lang w:val="en-US"/>
        </w:rPr>
        <w:t>a</w:t>
      </w:r>
      <w:r>
        <w:rPr>
          <w:sz w:val="24"/>
          <w:lang w:val="en-US"/>
        </w:rPr>
        <w:t xml:space="preserve">         — </w:t>
      </w:r>
      <w:r>
        <w:rPr>
          <w:sz w:val="24"/>
        </w:rPr>
        <w:t>андалузская</w:t>
      </w:r>
      <w:r>
        <w:rPr>
          <w:sz w:val="24"/>
          <w:lang w:val="en-US"/>
        </w:rPr>
        <w:t xml:space="preserve"> </w:t>
      </w:r>
      <w:r>
        <w:rPr>
          <w:sz w:val="24"/>
        </w:rPr>
        <w:t>песня</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б</w:t>
      </w:r>
      <w:r>
        <w:rPr>
          <w:sz w:val="24"/>
          <w:lang w:val="en-US"/>
        </w:rPr>
        <w:t xml:space="preserve">) </w:t>
      </w:r>
      <w:r>
        <w:rPr>
          <w:sz w:val="24"/>
        </w:rPr>
        <w:t>прилагательные</w:t>
      </w:r>
      <w:r>
        <w:rPr>
          <w:sz w:val="24"/>
          <w:lang w:val="en-US"/>
        </w:rPr>
        <w:t xml:space="preserve">, </w:t>
      </w:r>
      <w:r>
        <w:rPr>
          <w:sz w:val="24"/>
        </w:rPr>
        <w:t>оканчивающиеся</w:t>
      </w:r>
      <w:r>
        <w:rPr>
          <w:sz w:val="24"/>
          <w:lang w:val="en-US"/>
        </w:rPr>
        <w:t xml:space="preserve"> </w:t>
      </w:r>
      <w:r>
        <w:rPr>
          <w:sz w:val="24"/>
        </w:rPr>
        <w:t>в</w:t>
      </w:r>
      <w:r>
        <w:rPr>
          <w:sz w:val="24"/>
          <w:lang w:val="en-US"/>
        </w:rPr>
        <w:t xml:space="preserve"> </w:t>
      </w:r>
      <w:r>
        <w:rPr>
          <w:sz w:val="24"/>
        </w:rPr>
        <w:t>мужском</w:t>
      </w:r>
      <w:r>
        <w:rPr>
          <w:sz w:val="24"/>
          <w:lang w:val="en-US"/>
        </w:rPr>
        <w:t xml:space="preserve"> </w:t>
      </w:r>
      <w:r>
        <w:rPr>
          <w:sz w:val="24"/>
        </w:rPr>
        <w:t>роде</w:t>
      </w:r>
      <w:r>
        <w:rPr>
          <w:sz w:val="24"/>
          <w:lang w:val="en-US"/>
        </w:rPr>
        <w:t xml:space="preserve"> </w:t>
      </w:r>
      <w:r>
        <w:rPr>
          <w:sz w:val="24"/>
        </w:rPr>
        <w:t>на</w:t>
      </w:r>
      <w:r>
        <w:rPr>
          <w:sz w:val="24"/>
          <w:lang w:val="en-US"/>
        </w:rPr>
        <w:t xml:space="preserve"> </w:t>
      </w:r>
      <w:r>
        <w:rPr>
          <w:b/>
          <w:sz w:val="24"/>
          <w:lang w:val="en-US"/>
        </w:rPr>
        <w:t>-an, -on, -or</w:t>
      </w:r>
      <w:r>
        <w:rPr>
          <w:sz w:val="24"/>
          <w:lang w:val="en-US"/>
        </w:rPr>
        <w:t xml:space="preserve"> (</w:t>
      </w:r>
      <w:r>
        <w:rPr>
          <w:sz w:val="24"/>
        </w:rPr>
        <w:t>за</w:t>
      </w:r>
      <w:r>
        <w:rPr>
          <w:sz w:val="24"/>
          <w:lang w:val="en-US"/>
        </w:rPr>
        <w:t xml:space="preserve"> </w:t>
      </w:r>
      <w:r>
        <w:rPr>
          <w:sz w:val="24"/>
        </w:rPr>
        <w:t>исключением</w:t>
      </w:r>
      <w:r>
        <w:rPr>
          <w:sz w:val="24"/>
          <w:lang w:val="en-US"/>
        </w:rPr>
        <w:t xml:space="preserve"> mejor, peor, superior, inferior, posterior, anterior, , ulterior, exterior, interior), </w:t>
      </w:r>
      <w:r>
        <w:rPr>
          <w:sz w:val="24"/>
        </w:rPr>
        <w:t>в</w:t>
      </w:r>
      <w:r>
        <w:rPr>
          <w:sz w:val="24"/>
          <w:lang w:val="en-US"/>
        </w:rPr>
        <w:t xml:space="preserve"> </w:t>
      </w:r>
      <w:r>
        <w:rPr>
          <w:sz w:val="24"/>
        </w:rPr>
        <w:t>женском</w:t>
      </w:r>
      <w:r>
        <w:rPr>
          <w:sz w:val="24"/>
          <w:lang w:val="en-US"/>
        </w:rPr>
        <w:t xml:space="preserve"> </w:t>
      </w:r>
      <w:r>
        <w:rPr>
          <w:sz w:val="24"/>
        </w:rPr>
        <w:t>роде</w:t>
      </w:r>
      <w:r>
        <w:rPr>
          <w:sz w:val="24"/>
          <w:lang w:val="en-US"/>
        </w:rPr>
        <w:t xml:space="preserve"> </w:t>
      </w:r>
      <w:r>
        <w:rPr>
          <w:sz w:val="24"/>
        </w:rPr>
        <w:t>имеют</w:t>
      </w:r>
      <w:r>
        <w:rPr>
          <w:sz w:val="24"/>
          <w:lang w:val="en-US"/>
        </w:rPr>
        <w:t xml:space="preserve"> </w:t>
      </w:r>
      <w:r>
        <w:rPr>
          <w:sz w:val="24"/>
        </w:rPr>
        <w:t>окончание</w:t>
      </w:r>
      <w:r>
        <w:rPr>
          <w:sz w:val="24"/>
          <w:lang w:val="en-US"/>
        </w:rPr>
        <w:t xml:space="preserve"> </w:t>
      </w:r>
      <w:r>
        <w:rPr>
          <w:b/>
          <w:sz w:val="24"/>
          <w:lang w:val="en-US"/>
        </w:rPr>
        <w:t>-</w:t>
      </w:r>
      <w:r>
        <w:rPr>
          <w:b/>
          <w:sz w:val="24"/>
        </w:rPr>
        <w:t>а</w:t>
      </w:r>
      <w:r>
        <w:rPr>
          <w:b/>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                              </w:t>
      </w:r>
      <w:r>
        <w:rPr>
          <w:sz w:val="24"/>
          <w:lang w:val="en-US"/>
        </w:rPr>
        <w:t xml:space="preserve">el alumno holgazán           — </w:t>
      </w:r>
      <w:r>
        <w:rPr>
          <w:sz w:val="24"/>
        </w:rPr>
        <w:t>ленивый</w:t>
      </w:r>
      <w:r>
        <w:rPr>
          <w:sz w:val="24"/>
          <w:lang w:val="en-US"/>
        </w:rPr>
        <w:t xml:space="preserve"> </w:t>
      </w:r>
      <w:r>
        <w:rPr>
          <w:sz w:val="24"/>
        </w:rPr>
        <w:t>ученик</w:t>
      </w:r>
      <w:r>
        <w:rPr>
          <w:sz w:val="24"/>
          <w:lang w:val="en-US"/>
        </w:rPr>
        <w:t xml:space="preserve"> </w:t>
      </w:r>
    </w:p>
    <w:p>
      <w:pPr>
        <w:pStyle w:val="Normal1"/>
        <w:spacing w:lineRule="auto" w:line="240"/>
        <w:ind w:firstLine="284" w:end="0"/>
        <w:rPr>
          <w:sz w:val="24"/>
          <w:lang w:val="en-US"/>
        </w:rPr>
      </w:pPr>
      <w:r>
        <w:rPr>
          <w:sz w:val="24"/>
          <w:lang w:val="en-US"/>
        </w:rPr>
        <w:t>holgazán</w:t>
      </w:r>
    </w:p>
    <w:p>
      <w:pPr>
        <w:pStyle w:val="Normal1"/>
        <w:spacing w:lineRule="auto" w:line="240"/>
        <w:ind w:firstLine="284" w:end="0"/>
        <w:rPr>
          <w:sz w:val="24"/>
          <w:lang w:val="en-US"/>
        </w:rPr>
      </w:pPr>
      <w:r>
        <w:rPr>
          <w:sz w:val="24"/>
          <w:lang w:val="en-US"/>
        </w:rPr>
        <w:t xml:space="preserve">                             </w:t>
      </w:r>
      <w:r>
        <w:rPr>
          <w:sz w:val="24"/>
          <w:lang w:val="en-US"/>
        </w:rPr>
        <w:t>la alumna holgazán</w:t>
      </w:r>
      <w:r>
        <w:rPr>
          <w:b/>
          <w:sz w:val="24"/>
          <w:lang w:val="en-US"/>
        </w:rPr>
        <w:t>a</w:t>
      </w:r>
      <w:r>
        <w:rPr>
          <w:sz w:val="24"/>
          <w:lang w:val="en-US"/>
        </w:rPr>
        <w:t xml:space="preserve">          — </w:t>
      </w:r>
      <w:r>
        <w:rPr>
          <w:sz w:val="24"/>
        </w:rPr>
        <w:t>ленивая</w:t>
      </w:r>
      <w:r>
        <w:rPr>
          <w:sz w:val="24"/>
          <w:lang w:val="en-US"/>
        </w:rPr>
        <w:t xml:space="preserve"> </w:t>
      </w:r>
      <w:r>
        <w:rPr>
          <w:sz w:val="24"/>
        </w:rPr>
        <w:t>ученица</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                               </w:t>
      </w:r>
      <w:r>
        <w:rPr>
          <w:sz w:val="24"/>
          <w:lang w:val="en-US"/>
        </w:rPr>
        <w:t xml:space="preserve">el muchacho dormilón     — </w:t>
      </w:r>
      <w:r>
        <w:rPr>
          <w:sz w:val="24"/>
        </w:rPr>
        <w:t>сонливый</w:t>
      </w:r>
      <w:r>
        <w:rPr>
          <w:sz w:val="24"/>
          <w:lang w:val="en-US"/>
        </w:rPr>
        <w:t xml:space="preserve"> </w:t>
      </w:r>
      <w:r>
        <w:rPr>
          <w:sz w:val="24"/>
        </w:rPr>
        <w:t>парень</w:t>
      </w:r>
      <w:r>
        <w:rPr>
          <w:sz w:val="24"/>
          <w:lang w:val="en-US"/>
        </w:rPr>
        <w:t xml:space="preserve"> </w:t>
      </w:r>
    </w:p>
    <w:p>
      <w:pPr>
        <w:pStyle w:val="Normal1"/>
        <w:spacing w:lineRule="auto" w:line="240"/>
        <w:ind w:firstLine="284" w:end="0"/>
        <w:rPr>
          <w:sz w:val="24"/>
          <w:lang w:val="en-US"/>
        </w:rPr>
      </w:pPr>
      <w:r>
        <w:rPr>
          <w:sz w:val="24"/>
          <w:lang w:val="en-US"/>
        </w:rPr>
        <w:t xml:space="preserve">dormilón  </w:t>
      </w:r>
    </w:p>
    <w:p>
      <w:pPr>
        <w:pStyle w:val="Normal1"/>
        <w:spacing w:lineRule="auto" w:line="240"/>
        <w:ind w:firstLine="284" w:end="0"/>
        <w:rPr>
          <w:sz w:val="24"/>
          <w:lang w:val="en-US"/>
        </w:rPr>
      </w:pPr>
      <w:r>
        <w:rPr>
          <w:sz w:val="24"/>
          <w:lang w:val="en-US"/>
        </w:rPr>
        <w:t xml:space="preserve">                                </w:t>
      </w:r>
      <w:r>
        <w:rPr>
          <w:sz w:val="24"/>
          <w:lang w:val="en-US"/>
        </w:rPr>
        <w:t>la muchacha dormilon</w:t>
      </w:r>
      <w:r>
        <w:rPr>
          <w:b/>
          <w:sz w:val="24"/>
          <w:lang w:val="en-US"/>
        </w:rPr>
        <w:t>a</w:t>
      </w:r>
      <w:r>
        <w:rPr>
          <w:sz w:val="24"/>
          <w:lang w:val="en-US"/>
        </w:rPr>
        <w:t xml:space="preserve">   — </w:t>
      </w:r>
      <w:r>
        <w:rPr>
          <w:sz w:val="24"/>
        </w:rPr>
        <w:t>сонливая</w:t>
      </w:r>
      <w:r>
        <w:rPr>
          <w:sz w:val="24"/>
          <w:lang w:val="en-US"/>
        </w:rPr>
        <w:t xml:space="preserve"> </w:t>
      </w:r>
      <w:r>
        <w:rPr>
          <w:sz w:val="24"/>
        </w:rPr>
        <w:t>девушка</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                                </w:t>
      </w:r>
      <w:r>
        <w:rPr>
          <w:sz w:val="24"/>
          <w:lang w:val="en-US"/>
        </w:rPr>
        <w:t>el</w:t>
      </w:r>
      <w:r>
        <w:rPr>
          <w:sz w:val="24"/>
        </w:rPr>
        <w:t xml:space="preserve"> </w:t>
      </w:r>
      <w:r>
        <w:rPr>
          <w:sz w:val="24"/>
          <w:lang w:val="en-US"/>
        </w:rPr>
        <w:t>discurso</w:t>
      </w:r>
      <w:r>
        <w:rPr>
          <w:sz w:val="24"/>
        </w:rPr>
        <w:t xml:space="preserve"> </w:t>
      </w:r>
      <w:r>
        <w:rPr>
          <w:sz w:val="24"/>
          <w:lang w:val="en-US"/>
        </w:rPr>
        <w:t>traidor</w:t>
      </w:r>
      <w:r>
        <w:rPr>
          <w:sz w:val="24"/>
        </w:rPr>
        <w:t xml:space="preserve">           — предательская речь</w:t>
      </w:r>
    </w:p>
    <w:p>
      <w:pPr>
        <w:pStyle w:val="Normal1"/>
        <w:spacing w:lineRule="auto" w:line="240"/>
        <w:ind w:firstLine="284" w:end="0"/>
        <w:rPr>
          <w:sz w:val="24"/>
        </w:rPr>
      </w:pPr>
      <w:r>
        <w:rPr>
          <w:sz w:val="24"/>
          <w:lang w:val="en-US"/>
        </w:rPr>
        <w:t>traidor</w:t>
      </w:r>
    </w:p>
    <w:p>
      <w:pPr>
        <w:pStyle w:val="Normal1"/>
        <w:spacing w:lineRule="auto" w:line="240"/>
        <w:ind w:firstLine="284" w:end="0"/>
        <w:rPr/>
      </w:pPr>
      <w:r>
        <w:rPr>
          <w:sz w:val="24"/>
        </w:rPr>
        <w:t xml:space="preserve">                                </w:t>
      </w:r>
      <w:r>
        <w:rPr>
          <w:sz w:val="24"/>
          <w:lang w:val="en-US"/>
        </w:rPr>
        <w:t>la</w:t>
      </w:r>
      <w:r>
        <w:rPr>
          <w:sz w:val="24"/>
        </w:rPr>
        <w:t xml:space="preserve"> </w:t>
      </w:r>
      <w:r>
        <w:rPr>
          <w:sz w:val="24"/>
          <w:lang w:val="en-US"/>
        </w:rPr>
        <w:t>intenci</w:t>
      </w:r>
      <w:r>
        <w:rPr>
          <w:sz w:val="24"/>
        </w:rPr>
        <w:t>ó</w:t>
      </w:r>
      <w:r>
        <w:rPr>
          <w:sz w:val="24"/>
          <w:lang w:val="en-US"/>
        </w:rPr>
        <w:t>n</w:t>
      </w:r>
      <w:r>
        <w:rPr>
          <w:sz w:val="24"/>
        </w:rPr>
        <w:t xml:space="preserve"> </w:t>
      </w:r>
      <w:r>
        <w:rPr>
          <w:sz w:val="24"/>
          <w:lang w:val="en-US"/>
        </w:rPr>
        <w:t>traidor</w:t>
      </w:r>
      <w:r>
        <w:rPr>
          <w:b/>
          <w:sz w:val="24"/>
          <w:lang w:val="en-US"/>
        </w:rPr>
        <w:t>a</w:t>
      </w:r>
      <w:r>
        <w:rPr>
          <w:b/>
          <w:sz w:val="24"/>
        </w:rPr>
        <w:t xml:space="preserve"> </w:t>
      </w:r>
      <w:r>
        <w:rPr>
          <w:sz w:val="24"/>
        </w:rPr>
        <w:t xml:space="preserve">       — предательское намерение</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Не следует путать прилагательные подобного типа с существи</w:t>
        <w:softHyphen/>
        <w:t>тельными, образованными от них:</w:t>
      </w:r>
    </w:p>
    <w:p>
      <w:pPr>
        <w:pStyle w:val="Normal1"/>
        <w:spacing w:lineRule="auto" w:line="240"/>
        <w:ind w:firstLine="993" w:end="0"/>
        <w:rPr>
          <w:sz w:val="22"/>
        </w:rPr>
      </w:pPr>
      <w:r>
        <w:rPr>
          <w:sz w:val="22"/>
        </w:rPr>
      </w:r>
    </w:p>
    <w:tbl>
      <w:tblPr>
        <w:tblW w:w="4950" w:type="dxa"/>
        <w:jc w:val="start"/>
        <w:tblInd w:w="936" w:type="dxa"/>
        <w:tblLayout w:type="fixed"/>
        <w:tblCellMar>
          <w:top w:w="0" w:type="dxa"/>
          <w:start w:w="108" w:type="dxa"/>
          <w:bottom w:w="0" w:type="dxa"/>
          <w:end w:w="108" w:type="dxa"/>
        </w:tblCellMar>
      </w:tblPr>
      <w:tblGrid>
        <w:gridCol w:w="2340"/>
        <w:gridCol w:w="2610"/>
      </w:tblGrid>
      <w:tr>
        <w:trPr>
          <w:trHeight w:val="1800" w:hRule="atLeast"/>
        </w:trPr>
        <w:tc>
          <w:tcPr>
            <w:tcW w:w="2340" w:type="dxa"/>
            <w:tcBorders/>
          </w:tcPr>
          <w:p>
            <w:pPr>
              <w:pStyle w:val="Normal1"/>
              <w:spacing w:lineRule="auto" w:line="240"/>
              <w:ind w:firstLine="993" w:end="0"/>
              <w:rPr>
                <w:sz w:val="22"/>
                <w:lang w:val="en-US"/>
              </w:rPr>
            </w:pPr>
            <w:r>
              <w:rPr>
                <w:sz w:val="22"/>
                <w:lang w:val="en-US"/>
              </w:rPr>
              <w:t>el holgazán</w:t>
            </w:r>
          </w:p>
          <w:p>
            <w:pPr>
              <w:pStyle w:val="Normal1"/>
              <w:spacing w:lineRule="auto" w:line="240"/>
              <w:ind w:firstLine="993" w:end="0"/>
              <w:rPr>
                <w:sz w:val="22"/>
                <w:lang w:val="en-US"/>
              </w:rPr>
            </w:pPr>
            <w:r>
              <w:rPr>
                <w:sz w:val="22"/>
                <w:lang w:val="en-US"/>
              </w:rPr>
              <w:t>la holgazana</w:t>
            </w:r>
          </w:p>
          <w:p>
            <w:pPr>
              <w:pStyle w:val="Normal1"/>
              <w:spacing w:lineRule="auto" w:line="240"/>
              <w:ind w:firstLine="993" w:end="0"/>
              <w:rPr>
                <w:sz w:val="22"/>
                <w:lang w:val="en-US"/>
              </w:rPr>
            </w:pPr>
            <w:r>
              <w:rPr>
                <w:sz w:val="22"/>
                <w:lang w:val="en-US"/>
              </w:rPr>
              <w:t>el superior</w:t>
            </w:r>
          </w:p>
          <w:p>
            <w:pPr>
              <w:pStyle w:val="Normal1"/>
              <w:spacing w:lineRule="auto" w:line="240"/>
              <w:ind w:firstLine="993" w:end="0"/>
              <w:rPr>
                <w:sz w:val="22"/>
                <w:lang w:val="en-US"/>
              </w:rPr>
            </w:pPr>
            <w:r>
              <w:rPr>
                <w:sz w:val="22"/>
                <w:lang w:val="en-US"/>
              </w:rPr>
              <w:t>la superiora</w:t>
            </w:r>
          </w:p>
          <w:p>
            <w:pPr>
              <w:pStyle w:val="Normal1"/>
              <w:spacing w:lineRule="auto" w:line="240"/>
              <w:ind w:firstLine="993" w:end="0"/>
              <w:rPr>
                <w:sz w:val="22"/>
                <w:lang w:val="en-US"/>
              </w:rPr>
            </w:pPr>
            <w:r>
              <w:rPr>
                <w:sz w:val="22"/>
                <w:lang w:val="en-US"/>
              </w:rPr>
              <w:t>el traidor</w:t>
            </w:r>
          </w:p>
          <w:p>
            <w:pPr>
              <w:pStyle w:val="Normal1"/>
              <w:spacing w:lineRule="auto" w:line="240"/>
              <w:ind w:firstLine="993" w:end="0"/>
              <w:rPr>
                <w:sz w:val="22"/>
                <w:lang w:val="en-US"/>
              </w:rPr>
            </w:pPr>
            <w:r>
              <w:rPr>
                <w:sz w:val="22"/>
                <w:lang w:val="en-US"/>
              </w:rPr>
              <w:t>la traidora</w:t>
            </w:r>
          </w:p>
          <w:p>
            <w:pPr>
              <w:pStyle w:val="Normal1"/>
              <w:rPr>
                <w:sz w:val="22"/>
                <w:lang w:val="en-US"/>
              </w:rPr>
            </w:pPr>
            <w:r>
              <w:rPr>
                <w:sz w:val="22"/>
                <w:lang w:val="en-US"/>
              </w:rPr>
            </w:r>
          </w:p>
        </w:tc>
        <w:tc>
          <w:tcPr>
            <w:tcW w:w="2610" w:type="dxa"/>
            <w:tcBorders/>
          </w:tcPr>
          <w:p>
            <w:pPr>
              <w:pStyle w:val="Normal1"/>
              <w:spacing w:lineRule="auto" w:line="240"/>
              <w:rPr>
                <w:sz w:val="22"/>
              </w:rPr>
            </w:pPr>
            <w:r>
              <w:rPr>
                <w:sz w:val="22"/>
              </w:rPr>
              <w:t xml:space="preserve">— </w:t>
            </w:r>
            <w:r>
              <w:rPr>
                <w:sz w:val="22"/>
              </w:rPr>
              <w:t xml:space="preserve">лентяй </w:t>
            </w:r>
          </w:p>
          <w:p>
            <w:pPr>
              <w:pStyle w:val="Normal1"/>
              <w:spacing w:lineRule="auto" w:line="240"/>
              <w:rPr>
                <w:sz w:val="22"/>
              </w:rPr>
            </w:pPr>
            <w:r>
              <w:rPr>
                <w:sz w:val="22"/>
              </w:rPr>
              <w:t xml:space="preserve">— </w:t>
            </w:r>
            <w:r>
              <w:rPr>
                <w:sz w:val="22"/>
              </w:rPr>
              <w:t>лентяйка</w:t>
            </w:r>
          </w:p>
          <w:p>
            <w:pPr>
              <w:pStyle w:val="Normal1"/>
              <w:spacing w:lineRule="auto" w:line="240"/>
              <w:rPr>
                <w:sz w:val="22"/>
              </w:rPr>
            </w:pPr>
            <w:r>
              <w:rPr>
                <w:sz w:val="22"/>
              </w:rPr>
              <w:t xml:space="preserve">— </w:t>
            </w:r>
            <w:r>
              <w:rPr>
                <w:sz w:val="22"/>
              </w:rPr>
              <w:t xml:space="preserve">настоятель </w:t>
            </w:r>
          </w:p>
          <w:p>
            <w:pPr>
              <w:pStyle w:val="Normal1"/>
              <w:spacing w:lineRule="auto" w:line="240"/>
              <w:rPr>
                <w:sz w:val="22"/>
              </w:rPr>
            </w:pPr>
            <w:r>
              <w:rPr>
                <w:sz w:val="22"/>
              </w:rPr>
              <w:t xml:space="preserve">— </w:t>
            </w:r>
            <w:r>
              <w:rPr>
                <w:sz w:val="22"/>
              </w:rPr>
              <w:t>настоятельница</w:t>
            </w:r>
          </w:p>
          <w:p>
            <w:pPr>
              <w:pStyle w:val="Normal1"/>
              <w:spacing w:lineRule="auto" w:line="240"/>
              <w:rPr>
                <w:sz w:val="22"/>
              </w:rPr>
            </w:pPr>
            <w:r>
              <w:rPr>
                <w:sz w:val="22"/>
              </w:rPr>
              <w:t xml:space="preserve">— </w:t>
            </w:r>
            <w:r>
              <w:rPr>
                <w:sz w:val="22"/>
              </w:rPr>
              <w:t xml:space="preserve">предатель </w:t>
            </w:r>
          </w:p>
          <w:p>
            <w:pPr>
              <w:pStyle w:val="Normal1"/>
              <w:spacing w:lineRule="auto" w:line="240"/>
              <w:rPr>
                <w:sz w:val="22"/>
              </w:rPr>
            </w:pPr>
            <w:r>
              <w:rPr>
                <w:sz w:val="22"/>
              </w:rPr>
              <w:t xml:space="preserve">— </w:t>
            </w:r>
            <w:r>
              <w:rPr>
                <w:sz w:val="22"/>
              </w:rPr>
              <w:t>предательница и т.п</w:t>
            </w:r>
          </w:p>
          <w:p>
            <w:pPr>
              <w:pStyle w:val="Normal1"/>
              <w:rPr>
                <w:sz w:val="22"/>
              </w:rPr>
            </w:pPr>
            <w:r>
              <w:rPr>
                <w:sz w:val="22"/>
              </w:rPr>
            </w:r>
          </w:p>
        </w:tc>
      </w:tr>
    </w:tbl>
    <w:p>
      <w:pPr>
        <w:pStyle w:val="Normal1"/>
        <w:spacing w:lineRule="auto" w:line="240"/>
        <w:ind w:firstLine="284" w:end="0"/>
        <w:rPr/>
      </w:pPr>
      <w:r>
        <w:rPr>
          <w:sz w:val="24"/>
        </w:rPr>
        <w:t xml:space="preserve">в) некоторые уменьшительные прилагательные с суффиксом </w:t>
      </w:r>
      <w:r>
        <w:rPr>
          <w:b/>
          <w:sz w:val="24"/>
        </w:rPr>
        <w:t>-</w:t>
      </w:r>
      <w:r>
        <w:rPr>
          <w:b/>
          <w:sz w:val="24"/>
          <w:lang w:val="en-US"/>
        </w:rPr>
        <w:t>ete</w:t>
      </w:r>
      <w:r>
        <w:rPr>
          <w:sz w:val="24"/>
        </w:rPr>
        <w:t xml:space="preserve"> увеличительные с </w:t>
      </w:r>
      <w:r>
        <w:rPr>
          <w:b/>
          <w:sz w:val="24"/>
        </w:rPr>
        <w:t>-</w:t>
      </w:r>
      <w:r>
        <w:rPr>
          <w:b/>
          <w:sz w:val="24"/>
          <w:lang w:val="en-US"/>
        </w:rPr>
        <w:t>ote</w:t>
      </w:r>
      <w:r>
        <w:rPr>
          <w:sz w:val="24"/>
        </w:rPr>
        <w:t xml:space="preserve"> меняют в женском роде конечное </w:t>
      </w:r>
      <w:r>
        <w:rPr>
          <w:b/>
          <w:sz w:val="24"/>
        </w:rPr>
        <w:t>-е</w:t>
      </w:r>
      <w:r>
        <w:rPr>
          <w:sz w:val="24"/>
        </w:rPr>
        <w:t xml:space="preserve"> на </w:t>
      </w:r>
      <w:r>
        <w:rPr>
          <w:b/>
          <w:sz w:val="24"/>
        </w:rPr>
        <w:t>-а</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lang w:val="en-US"/>
        </w:rPr>
        <w:t>el</w:t>
      </w:r>
      <w:r>
        <w:rPr>
          <w:sz w:val="24"/>
        </w:rPr>
        <w:t xml:space="preserve"> </w:t>
      </w:r>
      <w:r>
        <w:rPr>
          <w:sz w:val="24"/>
          <w:lang w:val="en-US"/>
        </w:rPr>
        <w:t>vecino</w:t>
      </w:r>
      <w:r>
        <w:rPr>
          <w:sz w:val="24"/>
        </w:rPr>
        <w:t xml:space="preserve"> </w:t>
      </w:r>
      <w:r>
        <w:rPr>
          <w:sz w:val="24"/>
          <w:lang w:val="en-US"/>
        </w:rPr>
        <w:t>regordet</w:t>
      </w:r>
      <w:r>
        <w:rPr>
          <w:b/>
          <w:sz w:val="24"/>
          <w:lang w:val="en-US"/>
        </w:rPr>
        <w:t>e</w:t>
      </w:r>
      <w:r>
        <w:rPr>
          <w:b/>
          <w:sz w:val="24"/>
        </w:rPr>
        <w:t xml:space="preserve"> </w:t>
      </w:r>
      <w:r>
        <w:rPr>
          <w:sz w:val="24"/>
        </w:rPr>
        <w:t xml:space="preserve">       — толстенький сосед </w:t>
      </w:r>
    </w:p>
    <w:p>
      <w:pPr>
        <w:pStyle w:val="Normal1"/>
        <w:spacing w:lineRule="auto" w:line="240"/>
        <w:ind w:firstLine="284" w:end="0"/>
        <w:rPr>
          <w:sz w:val="24"/>
        </w:rPr>
      </w:pPr>
      <w:r>
        <w:rPr>
          <w:sz w:val="24"/>
        </w:rPr>
        <w:t xml:space="preserve"> </w:t>
      </w:r>
      <w:r>
        <w:rPr>
          <w:sz w:val="24"/>
          <w:lang w:val="en-US"/>
        </w:rPr>
        <w:t>regord</w:t>
      </w:r>
      <w:r>
        <w:rPr>
          <w:b/>
          <w:sz w:val="24"/>
          <w:lang w:val="en-US"/>
        </w:rPr>
        <w:t>ete</w:t>
      </w:r>
    </w:p>
    <w:p>
      <w:pPr>
        <w:pStyle w:val="Normal1"/>
        <w:spacing w:lineRule="auto" w:line="240"/>
        <w:ind w:firstLine="284" w:end="0"/>
        <w:rPr/>
      </w:pPr>
      <w:r>
        <w:rPr>
          <w:sz w:val="24"/>
        </w:rPr>
        <w:t xml:space="preserve">                                    </w:t>
      </w:r>
      <w:r>
        <w:rPr>
          <w:sz w:val="24"/>
          <w:lang w:val="en-US"/>
        </w:rPr>
        <w:t>la</w:t>
      </w:r>
      <w:r>
        <w:rPr>
          <w:sz w:val="24"/>
        </w:rPr>
        <w:t xml:space="preserve"> </w:t>
      </w:r>
      <w:r>
        <w:rPr>
          <w:sz w:val="24"/>
          <w:lang w:val="en-US"/>
        </w:rPr>
        <w:t>vecina</w:t>
      </w:r>
      <w:r>
        <w:rPr>
          <w:sz w:val="24"/>
        </w:rPr>
        <w:t xml:space="preserve"> </w:t>
      </w:r>
      <w:r>
        <w:rPr>
          <w:sz w:val="24"/>
          <w:lang w:val="en-US"/>
        </w:rPr>
        <w:t>regordet</w:t>
      </w:r>
      <w:r>
        <w:rPr>
          <w:b/>
          <w:sz w:val="24"/>
          <w:lang w:val="en-US"/>
        </w:rPr>
        <w:t>a</w:t>
      </w:r>
      <w:r>
        <w:rPr>
          <w:sz w:val="24"/>
        </w:rPr>
        <w:t xml:space="preserve">       — толстенькая соседка</w:t>
      </w:r>
    </w:p>
    <w:p>
      <w:pPr>
        <w:pStyle w:val="Normal1"/>
        <w:spacing w:lineRule="auto" w:line="240"/>
        <w:ind w:firstLine="284" w:end="0"/>
        <w:rPr>
          <w:sz w:val="24"/>
        </w:rPr>
      </w:pPr>
      <w:r>
        <w:rPr>
          <w:sz w:val="24"/>
        </w:rPr>
      </w:r>
    </w:p>
    <w:p>
      <w:pPr>
        <w:pStyle w:val="Normal1"/>
        <w:spacing w:lineRule="auto" w:line="240"/>
        <w:rPr/>
      </w:pPr>
      <w:r>
        <mc:AlternateContent>
          <mc:Choice Requires="wps">
            <w:drawing>
              <wp:anchor behindDoc="0" distT="0" distB="0" distL="114935" distR="114935" simplePos="0" locked="0" layoutInCell="1" allowOverlap="1" relativeHeight="26">
                <wp:simplePos x="0" y="0"/>
                <wp:positionH relativeFrom="column">
                  <wp:posOffset>1377315</wp:posOffset>
                </wp:positionH>
                <wp:positionV relativeFrom="paragraph">
                  <wp:posOffset>59055</wp:posOffset>
                </wp:positionV>
                <wp:extent cx="91440" cy="457200"/>
                <wp:effectExtent l="0" t="5080" r="635" b="5715"/>
                <wp:wrapNone/>
                <wp:docPr id="17" name=""/>
                <a:graphic xmlns:a="http://schemas.openxmlformats.org/drawingml/2006/main">
                  <a:graphicData uri="http://schemas.microsoft.com/office/word/2010/wordprocessingShape">
                    <wps:wsp>
                      <wps:cNvSpPr/>
                      <wps:spPr>
                        <a:xfrm>
                          <a:off x="0" y="0"/>
                          <a:ext cx="91440" cy="457200"/>
                        </a:xfrm>
                        <a:custGeom>
                          <a:avLst/>
                          <a:gdLst>
                            <a:gd name="textAreaLeft" fmla="*/ 33120 w 51840"/>
                            <a:gd name="textAreaRight" fmla="*/ 52200 w 518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8475"/>
                              </a:lnTo>
                              <a:cubicBezTo>
                                <a:pt x="10800" y="9375"/>
                                <a:pt x="5400" y="10275"/>
                                <a:pt x="0" y="10275"/>
                              </a:cubicBezTo>
                              <a:cubicBezTo>
                                <a:pt x="5400" y="10275"/>
                                <a:pt x="10800" y="11175"/>
                                <a:pt x="10800" y="12075"/>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08.45pt;margin-top:4.65pt;width:7.15pt;height:35.95pt;mso-wrap-style:none;v-text-anchor:middle" type="_x0000_t87">
                <v:fill o:detectmouseclick="t" on="false"/>
                <v:stroke color="black" weight="9360" joinstyle="miter" endcap="flat"/>
                <w10:wrap type="none"/>
              </v:shape>
            </w:pict>
          </mc:Fallback>
        </mc:AlternateContent>
      </w:r>
      <w:r>
        <w:rPr>
          <w:sz w:val="24"/>
        </w:rPr>
        <w:t xml:space="preserve">                                       </w:t>
      </w:r>
      <w:r>
        <w:rPr>
          <w:sz w:val="24"/>
          <w:lang w:val="en-US"/>
        </w:rPr>
        <w:t>elcampesino</w:t>
      </w:r>
      <w:r>
        <w:rPr>
          <w:sz w:val="24"/>
        </w:rPr>
        <w:t xml:space="preserve"> </w:t>
      </w:r>
      <w:r>
        <w:rPr>
          <w:sz w:val="24"/>
          <w:lang w:val="en-US"/>
        </w:rPr>
        <w:t>grandot</w:t>
      </w:r>
      <w:r>
        <w:rPr>
          <w:b/>
          <w:bCs/>
          <w:sz w:val="24"/>
          <w:lang w:val="en-US"/>
        </w:rPr>
        <w:t>e</w:t>
      </w:r>
      <w:r>
        <w:rPr>
          <w:sz w:val="24"/>
        </w:rPr>
        <w:t xml:space="preserve">    — здоровенный крестьянин </w:t>
      </w:r>
    </w:p>
    <w:p>
      <w:pPr>
        <w:pStyle w:val="Normal1"/>
        <w:spacing w:lineRule="auto" w:line="240"/>
        <w:rPr/>
      </w:pPr>
      <w:r>
        <w:rPr>
          <w:sz w:val="24"/>
        </w:rPr>
        <w:t xml:space="preserve">      </w:t>
      </w:r>
      <w:r>
        <w:rPr>
          <w:sz w:val="24"/>
          <w:lang w:val="en-US"/>
        </w:rPr>
        <w:t>grand</w:t>
      </w:r>
      <w:r>
        <w:rPr>
          <w:b/>
          <w:bCs/>
          <w:sz w:val="24"/>
          <w:lang w:val="en-US"/>
        </w:rPr>
        <w:t>ote</w:t>
      </w:r>
    </w:p>
    <w:p>
      <w:pPr>
        <w:pStyle w:val="Normal1"/>
        <w:spacing w:lineRule="auto" w:line="240"/>
        <w:rPr>
          <w:sz w:val="24"/>
          <w:lang w:val="en-US"/>
        </w:rPr>
      </w:pPr>
      <w:r>
        <w:rPr>
          <w:sz w:val="24"/>
          <w:lang w:val="en-US"/>
        </w:rPr>
        <w:t xml:space="preserve">                                       </w:t>
      </w:r>
      <w:r>
        <w:rPr>
          <w:sz w:val="24"/>
          <w:lang w:val="en-US"/>
        </w:rPr>
        <w:t>la campesina grandot</w:t>
      </w:r>
      <w:r>
        <w:rPr>
          <w:b/>
          <w:bCs/>
          <w:sz w:val="24"/>
          <w:lang w:val="en-US"/>
        </w:rPr>
        <w:t>a</w:t>
      </w:r>
      <w:r>
        <w:rPr>
          <w:sz w:val="24"/>
          <w:lang w:val="en-US"/>
        </w:rPr>
        <w:t xml:space="preserve">    —</w:t>
      </w:r>
      <w:r>
        <w:rPr>
          <w:sz w:val="24"/>
        </w:rPr>
        <w:t>здоровенная</w:t>
      </w:r>
      <w:r>
        <w:rPr>
          <w:sz w:val="24"/>
          <w:lang w:val="en-US"/>
        </w:rPr>
        <w:t xml:space="preserve"> </w:t>
      </w:r>
      <w:r>
        <w:rPr>
          <w:sz w:val="24"/>
        </w:rPr>
        <w:t>крестьянка</w:t>
      </w:r>
    </w:p>
    <w:p>
      <w:pPr>
        <w:pStyle w:val="Normal1"/>
        <w:spacing w:lineRule="auto" w:line="240"/>
        <w:ind w:firstLine="284" w:end="0"/>
        <w:rPr>
          <w:sz w:val="24"/>
          <w:lang w:val="en-US"/>
        </w:rPr>
      </w:pPr>
      <w:r>
        <w:rPr>
          <w:sz w:val="24"/>
          <w:lang w:val="en-US"/>
        </w:rPr>
      </w:r>
    </w:p>
    <w:p>
      <w:pPr>
        <w:pStyle w:val="Heading3"/>
        <w:ind w:hanging="0" w:start="0"/>
        <w:rPr/>
      </w:pPr>
      <w:r>
        <w:rPr>
          <w:lang w:val="en-US"/>
        </w:rPr>
        <w:t xml:space="preserve">             </w:t>
      </w:r>
      <w:bookmarkStart w:id="26" w:name="__RefHeading___Toc1886016"/>
      <w:r>
        <w:rPr/>
        <w:t>§ 17. Число прилагательных</w:t>
      </w:r>
      <w:bookmarkEnd w:id="26"/>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 </w:t>
      </w:r>
      <w:r>
        <w:rPr>
          <w:sz w:val="24"/>
        </w:rPr>
        <w:t>Множественное число прилагательных образуется, в основном, подобно множественному числу существительных:</w:t>
      </w:r>
    </w:p>
    <w:p>
      <w:pPr>
        <w:pStyle w:val="Normal1"/>
        <w:spacing w:lineRule="auto" w:line="240"/>
        <w:ind w:firstLine="284" w:end="0"/>
        <w:rPr>
          <w:sz w:val="24"/>
        </w:rPr>
      </w:pPr>
      <w:r>
        <w:rPr>
          <w:sz w:val="24"/>
        </w:rPr>
        <w:t xml:space="preserve">если прилагательное в единственном числе оканчивается на </w:t>
      </w:r>
      <w:r>
        <w:rPr>
          <w:spacing w:val="20"/>
          <w:sz w:val="24"/>
        </w:rPr>
        <w:t>неударныий гласный</w:t>
      </w:r>
      <w:r>
        <w:rPr>
          <w:sz w:val="24"/>
        </w:rPr>
        <w:t xml:space="preserve">, то во множественном числе прибавляется окончание </w:t>
      </w:r>
      <w:r>
        <w:rPr>
          <w:b/>
          <w:sz w:val="24"/>
        </w:rPr>
        <w:t>-</w:t>
      </w:r>
      <w:r>
        <w:rPr>
          <w:b/>
          <w:sz w:val="24"/>
          <w:lang w:val="en-US"/>
        </w:rPr>
        <w:t>s</w:t>
      </w:r>
      <w:r>
        <w:rPr>
          <w:b/>
          <w:sz w:val="24"/>
        </w:rPr>
        <w:t>;</w:t>
      </w:r>
    </w:p>
    <w:p>
      <w:pPr>
        <w:pStyle w:val="Normal1"/>
        <w:spacing w:lineRule="auto" w:line="240"/>
        <w:ind w:firstLine="284" w:end="0"/>
        <w:rPr/>
      </w:pPr>
      <w:r>
        <w:rPr>
          <w:sz w:val="24"/>
        </w:rPr>
        <w:t xml:space="preserve">если же прилагательное оканчивается на </w:t>
      </w:r>
      <w:r>
        <w:rPr>
          <w:spacing w:val="20"/>
          <w:sz w:val="24"/>
        </w:rPr>
        <w:t>согласный</w:t>
      </w:r>
      <w:r>
        <w:rPr>
          <w:sz w:val="24"/>
        </w:rPr>
        <w:t xml:space="preserve"> или </w:t>
      </w:r>
      <w:r>
        <w:rPr>
          <w:spacing w:val="20"/>
          <w:sz w:val="24"/>
        </w:rPr>
        <w:t>ударный</w:t>
      </w:r>
      <w:r>
        <w:rPr>
          <w:sz w:val="24"/>
        </w:rPr>
        <w:t xml:space="preserve"> гласный, то во множественном числе прибавляется окончание </w:t>
      </w:r>
      <w:r>
        <w:rPr>
          <w:b/>
          <w:sz w:val="24"/>
        </w:rPr>
        <w:t>-</w:t>
      </w:r>
      <w:r>
        <w:rPr>
          <w:b/>
          <w:sz w:val="24"/>
          <w:lang w:val="en-US"/>
        </w:rPr>
        <w:t>es</w:t>
      </w:r>
      <w:r>
        <w:rPr>
          <w:sz w:val="24"/>
        </w:rPr>
        <w:t>:</w:t>
      </w:r>
    </w:p>
    <w:p>
      <w:pPr>
        <w:pStyle w:val="Normal1"/>
        <w:spacing w:lineRule="auto" w:line="240"/>
        <w:ind w:firstLine="284" w:end="0"/>
        <w:rPr/>
      </w:pPr>
      <w:r>
        <w:rPr>
          <w:sz w:val="16"/>
        </w:rPr>
        <w:t xml:space="preserve">                         </w:t>
      </w:r>
      <w:r>
        <w:rPr>
          <w:spacing w:val="20"/>
          <w:sz w:val="16"/>
        </w:rPr>
        <w:t xml:space="preserve">Единственное                                                  Множественное </w:t>
      </w:r>
    </w:p>
    <w:p>
      <w:pPr>
        <w:pStyle w:val="Normal1"/>
        <w:spacing w:lineRule="auto" w:line="240"/>
        <w:ind w:firstLine="284" w:end="0"/>
        <w:rPr/>
      </w:pPr>
      <w:r>
        <w:rPr>
          <w:spacing w:val="20"/>
          <w:sz w:val="16"/>
        </w:rPr>
        <w:t xml:space="preserve">                       </w:t>
      </w:r>
      <w:r>
        <w:rPr>
          <w:spacing w:val="20"/>
          <w:sz w:val="16"/>
        </w:rPr>
        <w:t>число                                                              число</w:t>
      </w:r>
      <w:r>
        <w:rPr>
          <w:sz w:val="16"/>
        </w:rPr>
        <w:t xml:space="preserve"> </w:t>
      </w:r>
    </w:p>
    <w:p>
      <w:pPr>
        <w:pStyle w:val="Normal1"/>
        <w:spacing w:lineRule="auto" w:line="240"/>
        <w:ind w:firstLine="284" w:end="0"/>
        <w:rPr>
          <w:sz w:val="24"/>
        </w:rPr>
      </w:pPr>
      <w:r>
        <w:rPr>
          <w:sz w:val="24"/>
        </w:rPr>
      </w:r>
    </w:p>
    <w:tbl>
      <w:tblPr>
        <w:tblW w:w="7435" w:type="dxa"/>
        <w:jc w:val="start"/>
        <w:tblInd w:w="186" w:type="dxa"/>
        <w:tblLayout w:type="fixed"/>
        <w:tblCellMar>
          <w:top w:w="0" w:type="dxa"/>
          <w:start w:w="108" w:type="dxa"/>
          <w:bottom w:w="0" w:type="dxa"/>
          <w:end w:w="108" w:type="dxa"/>
        </w:tblCellMar>
      </w:tblPr>
      <w:tblGrid>
        <w:gridCol w:w="2475"/>
        <w:gridCol w:w="2205"/>
        <w:gridCol w:w="2755"/>
      </w:tblGrid>
      <w:tr>
        <w:trPr>
          <w:trHeight w:val="1965" w:hRule="atLeast"/>
        </w:trPr>
        <w:tc>
          <w:tcPr>
            <w:tcW w:w="2475" w:type="dxa"/>
            <w:tcBorders/>
          </w:tcPr>
          <w:p>
            <w:pPr>
              <w:pStyle w:val="Normal1"/>
              <w:spacing w:lineRule="auto" w:line="240"/>
              <w:ind w:firstLine="284" w:start="-78" w:end="0"/>
              <w:rPr>
                <w:sz w:val="24"/>
              </w:rPr>
            </w:pPr>
            <w:r>
              <w:rPr>
                <w:sz w:val="24"/>
              </w:rPr>
              <w:t>белая бумага</w:t>
            </w:r>
          </w:p>
          <w:p>
            <w:pPr>
              <w:pStyle w:val="Normal1"/>
              <w:spacing w:lineRule="auto" w:line="240"/>
              <w:ind w:firstLine="284" w:start="-78" w:end="0"/>
              <w:rPr>
                <w:sz w:val="24"/>
              </w:rPr>
            </w:pPr>
            <w:r>
              <w:rPr>
                <w:sz w:val="24"/>
              </w:rPr>
              <w:t>большой зал</w:t>
            </w:r>
          </w:p>
          <w:p>
            <w:pPr>
              <w:pStyle w:val="Normal1"/>
              <w:spacing w:lineRule="auto" w:line="240"/>
              <w:ind w:firstLine="284" w:start="-78" w:end="0"/>
              <w:rPr>
                <w:sz w:val="24"/>
              </w:rPr>
            </w:pPr>
            <w:r>
              <w:rPr>
                <w:sz w:val="24"/>
              </w:rPr>
              <w:t>французский текст</w:t>
            </w:r>
          </w:p>
          <w:p>
            <w:pPr>
              <w:pStyle w:val="Normal1"/>
              <w:spacing w:lineRule="auto" w:line="240"/>
              <w:ind w:firstLine="284" w:start="-78" w:end="0"/>
              <w:rPr>
                <w:sz w:val="24"/>
              </w:rPr>
            </w:pPr>
            <w:r>
              <w:rPr>
                <w:sz w:val="24"/>
              </w:rPr>
              <w:t>трудный урок</w:t>
            </w:r>
          </w:p>
          <w:p>
            <w:pPr>
              <w:pStyle w:val="Normal1"/>
              <w:spacing w:lineRule="auto" w:line="240"/>
              <w:ind w:firstLine="284" w:start="-78" w:end="0"/>
              <w:rPr>
                <w:sz w:val="24"/>
              </w:rPr>
            </w:pPr>
            <w:r>
              <w:rPr>
                <w:sz w:val="24"/>
              </w:rPr>
              <w:t>темно-синий отрез</w:t>
            </w:r>
          </w:p>
          <w:p>
            <w:pPr>
              <w:pStyle w:val="Normal1"/>
              <w:spacing w:lineRule="auto" w:line="240"/>
              <w:ind w:firstLine="284" w:start="-78" w:end="0"/>
              <w:rPr>
                <w:sz w:val="24"/>
              </w:rPr>
            </w:pPr>
            <w:r>
              <w:rPr>
                <w:sz w:val="24"/>
              </w:rPr>
              <w:t>пустяковая вещь</w:t>
            </w:r>
          </w:p>
          <w:p>
            <w:pPr>
              <w:pStyle w:val="Normal1"/>
              <w:rPr>
                <w:sz w:val="24"/>
              </w:rPr>
            </w:pPr>
            <w:r>
              <w:rPr>
                <w:sz w:val="24"/>
              </w:rPr>
            </w:r>
          </w:p>
        </w:tc>
        <w:tc>
          <w:tcPr>
            <w:tcW w:w="2205" w:type="dxa"/>
            <w:tcBorders/>
          </w:tcPr>
          <w:p>
            <w:pPr>
              <w:pStyle w:val="Normal1"/>
              <w:spacing w:lineRule="auto" w:line="240"/>
              <w:rPr/>
            </w:pPr>
            <w:r>
              <w:rPr>
                <w:sz w:val="24"/>
                <w:lang w:val="en-US"/>
              </w:rPr>
              <w:t xml:space="preserve">— </w:t>
            </w:r>
            <w:r>
              <w:rPr>
                <w:sz w:val="24"/>
                <w:lang w:val="en-US"/>
              </w:rPr>
              <w:t>el papel blanc</w:t>
            </w:r>
            <w:r>
              <w:rPr>
                <w:b/>
                <w:bCs/>
                <w:sz w:val="24"/>
                <w:lang w:val="en-US"/>
              </w:rPr>
              <w:t>o</w:t>
            </w:r>
          </w:p>
          <w:p>
            <w:pPr>
              <w:pStyle w:val="Normal1"/>
              <w:spacing w:lineRule="auto" w:line="240"/>
              <w:rPr/>
            </w:pPr>
            <w:r>
              <w:rPr>
                <w:sz w:val="24"/>
                <w:lang w:val="en-US"/>
              </w:rPr>
              <w:t xml:space="preserve">— </w:t>
            </w:r>
            <w:r>
              <w:rPr>
                <w:sz w:val="24"/>
                <w:lang w:val="en-US"/>
              </w:rPr>
              <w:t>la sala grand</w:t>
            </w:r>
            <w:r>
              <w:rPr>
                <w:b/>
                <w:bCs/>
                <w:sz w:val="24"/>
                <w:lang w:val="en-US"/>
              </w:rPr>
              <w:t>e</w:t>
            </w:r>
          </w:p>
          <w:p>
            <w:pPr>
              <w:pStyle w:val="Normal1"/>
              <w:spacing w:lineRule="auto" w:line="240"/>
              <w:rPr/>
            </w:pPr>
            <w:r>
              <w:rPr>
                <w:sz w:val="24"/>
                <w:lang w:val="en-US"/>
              </w:rPr>
              <w:t xml:space="preserve">— </w:t>
            </w:r>
            <w:r>
              <w:rPr>
                <w:sz w:val="24"/>
                <w:lang w:val="en-US"/>
              </w:rPr>
              <w:t>el texto francé</w:t>
            </w:r>
            <w:r>
              <w:rPr>
                <w:b/>
                <w:bCs/>
                <w:sz w:val="24"/>
                <w:lang w:val="en-US"/>
              </w:rPr>
              <w:t>s</w:t>
            </w:r>
          </w:p>
          <w:p>
            <w:pPr>
              <w:pStyle w:val="Normal1"/>
              <w:spacing w:lineRule="auto" w:line="240"/>
              <w:rPr/>
            </w:pPr>
            <w:r>
              <w:rPr>
                <w:sz w:val="24"/>
                <w:lang w:val="en-US"/>
              </w:rPr>
              <w:t xml:space="preserve">— </w:t>
            </w:r>
            <w:r>
              <w:rPr>
                <w:sz w:val="24"/>
                <w:lang w:val="en-US"/>
              </w:rPr>
              <w:t>la lección difici</w:t>
            </w:r>
            <w:r>
              <w:rPr>
                <w:b/>
                <w:bCs/>
                <w:sz w:val="24"/>
                <w:lang w:val="en-US"/>
              </w:rPr>
              <w:t>l</w:t>
            </w:r>
          </w:p>
          <w:p>
            <w:pPr>
              <w:pStyle w:val="Normal1"/>
              <w:spacing w:lineRule="auto" w:line="240"/>
              <w:rPr/>
            </w:pPr>
            <w:r>
              <w:rPr>
                <w:sz w:val="24"/>
                <w:lang w:val="en-US"/>
              </w:rPr>
              <w:t xml:space="preserve">— </w:t>
            </w:r>
            <w:r>
              <w:rPr>
                <w:sz w:val="24"/>
                <w:lang w:val="en-US"/>
              </w:rPr>
              <w:t>el corte turqu</w:t>
            </w:r>
            <w:r>
              <w:rPr>
                <w:b/>
                <w:bCs/>
                <w:sz w:val="24"/>
                <w:lang w:val="en-US"/>
              </w:rPr>
              <w:t>í</w:t>
            </w:r>
          </w:p>
          <w:p>
            <w:pPr>
              <w:pStyle w:val="Normal1"/>
              <w:spacing w:lineRule="auto" w:line="240"/>
              <w:rPr/>
            </w:pPr>
            <w:r>
              <w:rPr>
                <w:sz w:val="24"/>
                <w:lang w:val="en-US"/>
              </w:rPr>
              <w:t xml:space="preserve">— </w:t>
            </w:r>
            <w:r>
              <w:rPr>
                <w:sz w:val="24"/>
                <w:lang w:val="en-US"/>
              </w:rPr>
              <w:t>la cosa balad</w:t>
            </w:r>
            <w:r>
              <w:rPr>
                <w:b/>
                <w:bCs/>
                <w:sz w:val="24"/>
                <w:lang w:val="en-US"/>
              </w:rPr>
              <w:t>í</w:t>
            </w:r>
          </w:p>
          <w:p>
            <w:pPr>
              <w:pStyle w:val="Normal1"/>
              <w:rPr>
                <w:b/>
                <w:bCs/>
                <w:sz w:val="24"/>
                <w:lang w:val="en-US"/>
              </w:rPr>
            </w:pPr>
            <w:r>
              <w:rPr>
                <w:b/>
                <w:bCs/>
                <w:sz w:val="24"/>
                <w:lang w:val="en-US"/>
              </w:rPr>
            </w:r>
          </w:p>
        </w:tc>
        <w:tc>
          <w:tcPr>
            <w:tcW w:w="2755" w:type="dxa"/>
            <w:tcBorders/>
          </w:tcPr>
          <w:p>
            <w:pPr>
              <w:pStyle w:val="Normal1"/>
              <w:spacing w:lineRule="auto" w:line="240"/>
              <w:rPr>
                <w:sz w:val="24"/>
                <w:lang w:val="en-US"/>
              </w:rPr>
            </w:pPr>
            <w:r>
              <w:rPr>
                <w:sz w:val="24"/>
                <w:lang w:val="en-US"/>
              </w:rPr>
              <w:t>los papeles blanco</w:t>
            </w:r>
            <w:r>
              <w:rPr>
                <w:b/>
                <w:bCs/>
                <w:sz w:val="24"/>
                <w:lang w:val="en-US"/>
              </w:rPr>
              <w:t xml:space="preserve">s </w:t>
            </w:r>
          </w:p>
          <w:p>
            <w:pPr>
              <w:pStyle w:val="Normal1"/>
              <w:spacing w:lineRule="auto" w:line="240"/>
              <w:rPr/>
            </w:pPr>
            <w:r>
              <w:rPr>
                <w:sz w:val="24"/>
                <w:lang w:val="en-US"/>
              </w:rPr>
              <w:t>las salas grande</w:t>
            </w:r>
            <w:r>
              <w:rPr>
                <w:b/>
                <w:bCs/>
                <w:sz w:val="24"/>
                <w:lang w:val="en-US"/>
              </w:rPr>
              <w:t>s</w:t>
            </w:r>
            <w:r>
              <w:rPr>
                <w:sz w:val="24"/>
                <w:lang w:val="en-US"/>
              </w:rPr>
              <w:t xml:space="preserve"> </w:t>
            </w:r>
          </w:p>
          <w:p>
            <w:pPr>
              <w:pStyle w:val="Normal1"/>
              <w:spacing w:lineRule="auto" w:line="240"/>
              <w:rPr>
                <w:sz w:val="24"/>
                <w:lang w:val="en-US"/>
              </w:rPr>
            </w:pPr>
            <w:r>
              <w:rPr>
                <w:sz w:val="24"/>
                <w:lang w:val="en-US"/>
              </w:rPr>
              <w:t>los textos frances</w:t>
            </w:r>
            <w:r>
              <w:rPr>
                <w:b/>
                <w:bCs/>
                <w:sz w:val="24"/>
                <w:lang w:val="en-US"/>
              </w:rPr>
              <w:t xml:space="preserve">es </w:t>
            </w:r>
          </w:p>
          <w:p>
            <w:pPr>
              <w:pStyle w:val="Normal1"/>
              <w:spacing w:lineRule="auto" w:line="240"/>
              <w:rPr>
                <w:sz w:val="24"/>
                <w:lang w:val="en-US"/>
              </w:rPr>
            </w:pPr>
            <w:r>
              <w:rPr>
                <w:sz w:val="24"/>
                <w:lang w:val="en-US"/>
              </w:rPr>
              <w:t>las lecciones difícil</w:t>
            </w:r>
            <w:r>
              <w:rPr>
                <w:b/>
                <w:bCs/>
                <w:sz w:val="24"/>
                <w:lang w:val="en-US"/>
              </w:rPr>
              <w:t xml:space="preserve">es </w:t>
            </w:r>
          </w:p>
          <w:p>
            <w:pPr>
              <w:pStyle w:val="Normal1"/>
              <w:spacing w:lineRule="auto" w:line="240"/>
              <w:rPr>
                <w:sz w:val="24"/>
                <w:lang w:val="en-US"/>
              </w:rPr>
            </w:pPr>
            <w:r>
              <w:rPr>
                <w:sz w:val="24"/>
                <w:lang w:val="en-US"/>
              </w:rPr>
              <w:t>los cortes turquí</w:t>
            </w:r>
            <w:r>
              <w:rPr>
                <w:b/>
                <w:bCs/>
                <w:sz w:val="24"/>
                <w:lang w:val="en-US"/>
              </w:rPr>
              <w:t xml:space="preserve">es </w:t>
            </w:r>
          </w:p>
          <w:p>
            <w:pPr>
              <w:pStyle w:val="Normal1"/>
              <w:spacing w:lineRule="auto" w:line="240"/>
              <w:rPr>
                <w:sz w:val="24"/>
                <w:lang w:val="en-US"/>
              </w:rPr>
            </w:pPr>
            <w:r>
              <w:rPr>
                <w:sz w:val="24"/>
                <w:lang w:val="en-US"/>
              </w:rPr>
              <w:t>las cosas baladí</w:t>
            </w:r>
            <w:r>
              <w:rPr>
                <w:b/>
                <w:bCs/>
                <w:sz w:val="24"/>
                <w:lang w:val="en-US"/>
              </w:rPr>
              <w:t>es</w:t>
            </w:r>
          </w:p>
          <w:p>
            <w:pPr>
              <w:pStyle w:val="Normal1"/>
              <w:rPr>
                <w:sz w:val="24"/>
                <w:lang w:val="en-US"/>
              </w:rPr>
            </w:pPr>
            <w:r>
              <w:rPr>
                <w:sz w:val="24"/>
                <w:lang w:val="en-US"/>
              </w:rPr>
            </w:r>
          </w:p>
        </w:tc>
      </w:tr>
    </w:tbl>
    <w:p>
      <w:pPr>
        <w:pStyle w:val="Normal1"/>
        <w:spacing w:lineRule="auto" w:line="240"/>
        <w:ind w:firstLine="284" w:end="0"/>
        <w:rPr/>
      </w:pPr>
      <w:r>
        <w:rPr>
          <w:i/>
          <w:sz w:val="22"/>
        </w:rPr>
        <w:t>Примечание</w:t>
      </w:r>
      <w:r>
        <w:rPr>
          <w:sz w:val="22"/>
        </w:rPr>
        <w:t xml:space="preserve">. Прилагательные, которые оканчиваются на букву </w:t>
      </w:r>
      <w:r>
        <w:rPr>
          <w:b/>
          <w:sz w:val="22"/>
        </w:rPr>
        <w:t>-</w:t>
      </w:r>
      <w:r>
        <w:rPr>
          <w:b/>
          <w:sz w:val="22"/>
          <w:lang w:val="en-US"/>
        </w:rPr>
        <w:t>z</w:t>
      </w:r>
      <w:r>
        <w:rPr>
          <w:b/>
          <w:sz w:val="22"/>
        </w:rPr>
        <w:t>,</w:t>
      </w:r>
      <w:r>
        <w:rPr>
          <w:sz w:val="22"/>
        </w:rPr>
        <w:t xml:space="preserve"> меняют ее во множественном числе на </w:t>
      </w:r>
      <w:r>
        <w:rPr>
          <w:b/>
          <w:sz w:val="22"/>
        </w:rPr>
        <w:t>-с</w:t>
      </w:r>
      <w:r>
        <w:rPr>
          <w:sz w:val="22"/>
        </w:rPr>
        <w:t>:</w:t>
      </w:r>
    </w:p>
    <w:p>
      <w:pPr>
        <w:pStyle w:val="Normal1"/>
        <w:spacing w:lineRule="auto" w:line="240"/>
        <w:ind w:firstLine="284" w:end="0"/>
        <w:rPr/>
      </w:pPr>
      <w:r>
        <w:rPr>
          <w:sz w:val="22"/>
        </w:rPr>
        <w:t xml:space="preserve">прожорливый    — </w:t>
      </w:r>
      <w:r>
        <w:rPr>
          <w:sz w:val="22"/>
          <w:lang w:val="en-US"/>
        </w:rPr>
        <w:t>vora</w:t>
      </w:r>
      <w:r>
        <w:rPr>
          <w:b/>
          <w:sz w:val="22"/>
          <w:lang w:val="en-US"/>
        </w:rPr>
        <w:t>z</w:t>
      </w:r>
      <w:r>
        <w:rPr>
          <w:sz w:val="22"/>
        </w:rPr>
        <w:t xml:space="preserve">  — </w:t>
      </w:r>
      <w:r>
        <w:rPr>
          <w:sz w:val="22"/>
          <w:lang w:val="en-US"/>
        </w:rPr>
        <w:t>vora</w:t>
      </w:r>
      <w:r>
        <w:rPr>
          <w:b/>
          <w:sz w:val="22"/>
          <w:lang w:val="en-US"/>
        </w:rPr>
        <w:t>c</w:t>
      </w:r>
      <w:r>
        <w:rPr>
          <w:sz w:val="22"/>
          <w:lang w:val="en-US"/>
        </w:rPr>
        <w:t>es</w:t>
      </w:r>
      <w:r>
        <w:rPr>
          <w:sz w:val="22"/>
        </w:rPr>
        <w:t xml:space="preserve"> </w:t>
      </w:r>
    </w:p>
    <w:p>
      <w:pPr>
        <w:pStyle w:val="Normal1"/>
        <w:spacing w:lineRule="auto" w:line="240"/>
        <w:ind w:firstLine="284" w:end="0"/>
        <w:rPr>
          <w:sz w:val="22"/>
        </w:rPr>
      </w:pPr>
      <w:r>
        <w:rPr>
          <w:sz w:val="22"/>
        </w:rPr>
        <w:t xml:space="preserve">счастливый        — </w:t>
      </w:r>
      <w:r>
        <w:rPr>
          <w:sz w:val="22"/>
          <w:lang w:val="en-US"/>
        </w:rPr>
        <w:t>feli</w:t>
      </w:r>
      <w:r>
        <w:rPr>
          <w:b/>
          <w:sz w:val="22"/>
          <w:lang w:val="en-US"/>
        </w:rPr>
        <w:t>z</w:t>
      </w:r>
      <w:r>
        <w:rPr>
          <w:sz w:val="22"/>
        </w:rPr>
        <w:t xml:space="preserve">    — </w:t>
      </w:r>
      <w:r>
        <w:rPr>
          <w:sz w:val="22"/>
          <w:lang w:val="en-US"/>
        </w:rPr>
        <w:t>feli</w:t>
      </w:r>
      <w:r>
        <w:rPr>
          <w:b/>
          <w:sz w:val="22"/>
          <w:lang w:val="en-US"/>
        </w:rPr>
        <w:t>c</w:t>
      </w:r>
      <w:r>
        <w:rPr>
          <w:sz w:val="22"/>
          <w:lang w:val="en-US"/>
        </w:rPr>
        <w:t>es</w:t>
      </w:r>
    </w:p>
    <w:p>
      <w:pPr>
        <w:pStyle w:val="Normal1"/>
        <w:spacing w:lineRule="auto" w:line="240"/>
        <w:ind w:firstLine="284" w:end="0"/>
        <w:rPr>
          <w:sz w:val="24"/>
        </w:rPr>
      </w:pPr>
      <w:r>
        <w:rPr>
          <w:sz w:val="24"/>
        </w:rPr>
      </w:r>
    </w:p>
    <w:p>
      <w:pPr>
        <w:pStyle w:val="Heading3"/>
        <w:ind w:hanging="0" w:start="0"/>
        <w:rPr/>
      </w:pPr>
      <w:r>
        <w:rPr/>
        <w:t xml:space="preserve"> </w:t>
      </w:r>
      <w:bookmarkStart w:id="27" w:name="__RefHeading___Toc1886017"/>
      <w:r>
        <w:rPr/>
        <w:t>§ 18. Усеченная форма некоторых прилагательных</w:t>
      </w:r>
      <w:bookmarkEnd w:id="27"/>
    </w:p>
    <w:p>
      <w:pPr>
        <w:pStyle w:val="Normal1"/>
        <w:spacing w:lineRule="auto" w:line="240"/>
        <w:ind w:firstLine="284" w:end="0"/>
        <w:rPr>
          <w:sz w:val="24"/>
        </w:rPr>
      </w:pPr>
      <w:r>
        <w:rPr>
          <w:sz w:val="24"/>
        </w:rPr>
        <w:t xml:space="preserve"> </w:t>
      </w:r>
    </w:p>
    <w:p>
      <w:pPr>
        <w:pStyle w:val="Normal1"/>
        <w:spacing w:lineRule="auto" w:line="240"/>
        <w:ind w:firstLine="284" w:end="0"/>
        <w:rPr/>
      </w:pPr>
      <w:r>
        <w:rPr>
          <w:sz w:val="24"/>
        </w:rPr>
        <w:t xml:space="preserve">Три весьма употребительных качественных прилагательных принимают усеченную форму, если они стоят </w:t>
      </w:r>
      <w:r>
        <w:rPr>
          <w:spacing w:val="20"/>
          <w:sz w:val="24"/>
        </w:rPr>
        <w:t>перед</w:t>
      </w:r>
      <w:r>
        <w:rPr>
          <w:sz w:val="24"/>
        </w:rPr>
        <w:t xml:space="preserve"> существительным в единственном числе:</w:t>
      </w:r>
    </w:p>
    <w:p>
      <w:pPr>
        <w:pStyle w:val="Normal1"/>
        <w:spacing w:lineRule="auto" w:line="240"/>
        <w:ind w:firstLine="284" w:end="0"/>
        <w:rPr/>
      </w:pPr>
      <w:r>
        <w:rPr>
          <w:b/>
          <w:sz w:val="24"/>
          <w:lang w:val="en-US"/>
        </w:rPr>
        <w:t>Grande</w:t>
      </w:r>
      <w:r>
        <w:rPr>
          <w:sz w:val="24"/>
        </w:rPr>
        <w:t xml:space="preserve"> имеет усеченную форму </w:t>
      </w:r>
      <w:r>
        <w:rPr>
          <w:b/>
          <w:sz w:val="24"/>
          <w:lang w:val="en-US"/>
        </w:rPr>
        <w:t>gran</w:t>
      </w:r>
      <w:r>
        <w:rPr>
          <w:sz w:val="24"/>
        </w:rPr>
        <w:t xml:space="preserve"> перед существительными обоих родов:</w:t>
      </w:r>
    </w:p>
    <w:p>
      <w:pPr>
        <w:pStyle w:val="Normal1"/>
        <w:spacing w:lineRule="auto" w:line="240"/>
        <w:ind w:firstLine="851" w:end="0"/>
        <w:rPr/>
      </w:pPr>
      <w:r>
        <w:rPr>
          <w:sz w:val="24"/>
          <w:lang w:val="en-US"/>
        </w:rPr>
        <w:t>la</w:t>
      </w:r>
      <w:r>
        <w:rPr>
          <w:sz w:val="24"/>
        </w:rPr>
        <w:t xml:space="preserve"> </w:t>
      </w:r>
      <w:r>
        <w:rPr>
          <w:i/>
          <w:sz w:val="24"/>
          <w:lang w:val="en-US"/>
        </w:rPr>
        <w:t>gran</w:t>
      </w:r>
      <w:r>
        <w:rPr>
          <w:sz w:val="24"/>
        </w:rPr>
        <w:t xml:space="preserve"> </w:t>
      </w:r>
      <w:r>
        <w:rPr>
          <w:sz w:val="24"/>
          <w:lang w:val="en-US"/>
        </w:rPr>
        <w:t>labor</w:t>
      </w:r>
      <w:r>
        <w:rPr>
          <w:sz w:val="24"/>
        </w:rPr>
        <w:t xml:space="preserve">            — большой, великий труд </w:t>
      </w:r>
    </w:p>
    <w:p>
      <w:pPr>
        <w:pStyle w:val="Normal1"/>
        <w:spacing w:lineRule="auto" w:line="240"/>
        <w:ind w:firstLine="851" w:end="0"/>
        <w:rPr/>
      </w:pPr>
      <w:r>
        <w:rPr>
          <w:sz w:val="24"/>
          <w:lang w:val="en-US"/>
        </w:rPr>
        <w:t>el</w:t>
      </w:r>
      <w:r>
        <w:rPr>
          <w:sz w:val="24"/>
        </w:rPr>
        <w:t xml:space="preserve"> </w:t>
      </w:r>
      <w:r>
        <w:rPr>
          <w:i/>
          <w:sz w:val="24"/>
          <w:lang w:val="en-US"/>
        </w:rPr>
        <w:t>gran</w:t>
      </w:r>
      <w:r>
        <w:rPr>
          <w:sz w:val="24"/>
        </w:rPr>
        <w:t xml:space="preserve"> </w:t>
      </w:r>
      <w:r>
        <w:rPr>
          <w:sz w:val="24"/>
          <w:lang w:val="en-US"/>
        </w:rPr>
        <w:t>hombre</w:t>
      </w:r>
      <w:r>
        <w:rPr>
          <w:sz w:val="24"/>
        </w:rPr>
        <w:t xml:space="preserve">        — великий человек</w:t>
      </w:r>
    </w:p>
    <w:p>
      <w:pPr>
        <w:pStyle w:val="Normal1"/>
        <w:spacing w:lineRule="auto" w:line="240"/>
        <w:ind w:firstLine="284" w:end="0"/>
        <w:rPr/>
      </w:pPr>
      <w:r>
        <w:rPr>
          <w:b/>
          <w:sz w:val="24"/>
          <w:lang w:val="en-US"/>
        </w:rPr>
        <w:t>Bueno</w:t>
      </w:r>
      <w:r>
        <w:rPr>
          <w:sz w:val="24"/>
        </w:rPr>
        <w:t xml:space="preserve"> и </w:t>
      </w:r>
      <w:r>
        <w:rPr>
          <w:b/>
          <w:sz w:val="24"/>
          <w:lang w:val="en-US"/>
        </w:rPr>
        <w:t>malo</w:t>
      </w:r>
      <w:r>
        <w:rPr>
          <w:sz w:val="24"/>
        </w:rPr>
        <w:t xml:space="preserve"> приобретают усеченную форму </w:t>
      </w:r>
      <w:r>
        <w:rPr>
          <w:b/>
          <w:sz w:val="24"/>
          <w:lang w:val="en-US"/>
        </w:rPr>
        <w:t>buen</w:t>
      </w:r>
      <w:r>
        <w:rPr>
          <w:sz w:val="24"/>
        </w:rPr>
        <w:t xml:space="preserve"> и </w:t>
      </w:r>
      <w:r>
        <w:rPr>
          <w:b/>
          <w:sz w:val="24"/>
          <w:lang w:val="en-US"/>
        </w:rPr>
        <w:t>mal</w:t>
      </w:r>
      <w:r>
        <w:rPr>
          <w:sz w:val="24"/>
        </w:rPr>
        <w:t xml:space="preserve"> только перед существительными мужского рода:</w:t>
      </w:r>
    </w:p>
    <w:p>
      <w:pPr>
        <w:pStyle w:val="Normal1"/>
        <w:spacing w:lineRule="auto" w:line="240"/>
        <w:ind w:firstLine="851" w:end="0"/>
        <w:rPr/>
      </w:pPr>
      <w:r>
        <w:rPr>
          <w:sz w:val="24"/>
          <w:lang w:val="en-US"/>
        </w:rPr>
        <w:t>un</w:t>
      </w:r>
      <w:r>
        <w:rPr>
          <w:sz w:val="24"/>
        </w:rPr>
        <w:t xml:space="preserve"> </w:t>
      </w:r>
      <w:r>
        <w:rPr>
          <w:i/>
          <w:sz w:val="24"/>
          <w:lang w:val="en-US"/>
        </w:rPr>
        <w:t>buen</w:t>
      </w:r>
      <w:r>
        <w:rPr>
          <w:sz w:val="24"/>
        </w:rPr>
        <w:t xml:space="preserve"> </w:t>
      </w:r>
      <w:r>
        <w:rPr>
          <w:sz w:val="24"/>
          <w:lang w:val="en-US"/>
        </w:rPr>
        <w:t>camino</w:t>
      </w:r>
      <w:r>
        <w:rPr>
          <w:sz w:val="24"/>
        </w:rPr>
        <w:t xml:space="preserve">        — хорошая (добрая) дорога </w:t>
      </w:r>
    </w:p>
    <w:p>
      <w:pPr>
        <w:pStyle w:val="Normal1"/>
        <w:spacing w:lineRule="auto" w:line="240"/>
        <w:ind w:firstLine="851" w:end="0"/>
        <w:rPr/>
      </w:pPr>
      <w:r>
        <w:rPr>
          <w:sz w:val="24"/>
          <w:lang w:val="en-US"/>
        </w:rPr>
        <w:t>el</w:t>
      </w:r>
      <w:r>
        <w:rPr>
          <w:sz w:val="24"/>
        </w:rPr>
        <w:t xml:space="preserve"> </w:t>
      </w:r>
      <w:r>
        <w:rPr>
          <w:i/>
          <w:sz w:val="24"/>
          <w:lang w:val="en-US"/>
        </w:rPr>
        <w:t>mal</w:t>
      </w:r>
      <w:r>
        <w:rPr>
          <w:sz w:val="24"/>
        </w:rPr>
        <w:t xml:space="preserve"> </w:t>
      </w:r>
      <w:r>
        <w:rPr>
          <w:sz w:val="24"/>
          <w:lang w:val="en-US"/>
        </w:rPr>
        <w:t>libro</w:t>
      </w:r>
      <w:r>
        <w:rPr>
          <w:sz w:val="24"/>
        </w:rPr>
        <w:t xml:space="preserve">               — скверная книга</w:t>
      </w:r>
    </w:p>
    <w:p>
      <w:pPr>
        <w:pStyle w:val="Normal1"/>
        <w:spacing w:lineRule="auto" w:line="240"/>
        <w:ind w:firstLine="284" w:end="0"/>
        <w:rPr>
          <w:sz w:val="24"/>
        </w:rPr>
      </w:pPr>
      <w:r>
        <w:rPr>
          <w:sz w:val="24"/>
        </w:rPr>
      </w:r>
    </w:p>
    <w:p>
      <w:pPr>
        <w:pStyle w:val="Heading3"/>
        <w:ind w:hanging="0" w:start="0"/>
        <w:rPr/>
      </w:pPr>
      <w:bookmarkStart w:id="28" w:name="__RefHeading___Toc1886018"/>
      <w:bookmarkEnd w:id="28"/>
      <w:r>
        <w:rPr/>
        <w:t>§ 19. Особенности употребления прилагательных</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1. В отличие от русского языка испанские прилагательные ста</w:t>
        <w:softHyphen/>
        <w:t>вятся, как правило, после существительного:</w:t>
      </w:r>
    </w:p>
    <w:p>
      <w:pPr>
        <w:pStyle w:val="Normal1"/>
        <w:spacing w:lineRule="auto" w:line="240"/>
        <w:ind w:firstLine="284" w:end="0"/>
        <w:rPr>
          <w:sz w:val="24"/>
        </w:rPr>
      </w:pPr>
      <w:r>
        <w:rPr>
          <w:sz w:val="24"/>
        </w:rPr>
      </w:r>
    </w:p>
    <w:tbl>
      <w:tblPr>
        <w:tblW w:w="7143" w:type="dxa"/>
        <w:jc w:val="start"/>
        <w:tblInd w:w="336" w:type="dxa"/>
        <w:tblLayout w:type="fixed"/>
        <w:tblCellMar>
          <w:top w:w="0" w:type="dxa"/>
          <w:start w:w="108" w:type="dxa"/>
          <w:bottom w:w="0" w:type="dxa"/>
          <w:end w:w="108" w:type="dxa"/>
        </w:tblCellMar>
      </w:tblPr>
      <w:tblGrid>
        <w:gridCol w:w="3174"/>
        <w:gridCol w:w="3969"/>
      </w:tblGrid>
      <w:tr>
        <w:trPr>
          <w:trHeight w:val="1380" w:hRule="atLeast"/>
        </w:trPr>
        <w:tc>
          <w:tcPr>
            <w:tcW w:w="3174" w:type="dxa"/>
            <w:tcBorders/>
          </w:tcPr>
          <w:p>
            <w:pPr>
              <w:pStyle w:val="Normal1"/>
              <w:spacing w:lineRule="auto" w:line="240"/>
              <w:ind w:firstLine="284" w:end="0"/>
              <w:rPr/>
            </w:pPr>
            <w:r>
              <w:rPr>
                <w:sz w:val="24"/>
                <w:lang w:val="en-US"/>
              </w:rPr>
              <w:t xml:space="preserve">la mesa </w:t>
            </w:r>
            <w:r>
              <w:rPr>
                <w:i/>
                <w:sz w:val="24"/>
                <w:lang w:val="en-US"/>
              </w:rPr>
              <w:t>negra</w:t>
            </w:r>
          </w:p>
          <w:p>
            <w:pPr>
              <w:pStyle w:val="Normal1"/>
              <w:spacing w:lineRule="auto" w:line="240"/>
              <w:ind w:firstLine="284" w:end="0"/>
              <w:rPr/>
            </w:pPr>
            <w:r>
              <w:rPr>
                <w:sz w:val="24"/>
                <w:lang w:val="en-US"/>
              </w:rPr>
              <w:t xml:space="preserve">las máquinas </w:t>
            </w:r>
            <w:r>
              <w:rPr>
                <w:i/>
                <w:sz w:val="24"/>
                <w:lang w:val="en-US"/>
              </w:rPr>
              <w:t>modernas</w:t>
            </w:r>
          </w:p>
          <w:p>
            <w:pPr>
              <w:pStyle w:val="Normal1"/>
              <w:spacing w:lineRule="auto" w:line="240"/>
              <w:ind w:firstLine="284" w:end="0"/>
              <w:rPr/>
            </w:pPr>
            <w:r>
              <w:rPr>
                <w:sz w:val="24"/>
                <w:lang w:val="en-US"/>
              </w:rPr>
              <w:t xml:space="preserve">el centro </w:t>
            </w:r>
            <w:r>
              <w:rPr>
                <w:i/>
                <w:sz w:val="24"/>
                <w:lang w:val="en-US"/>
              </w:rPr>
              <w:t>económico</w:t>
            </w:r>
          </w:p>
          <w:p>
            <w:pPr>
              <w:pStyle w:val="Normal1"/>
              <w:spacing w:lineRule="auto" w:line="240"/>
              <w:ind w:firstLine="284" w:end="0"/>
              <w:rPr/>
            </w:pPr>
            <w:r>
              <w:rPr>
                <w:sz w:val="24"/>
                <w:lang w:val="en-US"/>
              </w:rPr>
              <w:t xml:space="preserve">la cartera </w:t>
            </w:r>
            <w:r>
              <w:rPr>
                <w:i/>
                <w:iCs/>
                <w:sz w:val="24"/>
                <w:lang w:val="en-US"/>
              </w:rPr>
              <w:t>grande</w:t>
            </w:r>
            <w:r>
              <w:rPr>
                <w:sz w:val="24"/>
                <w:lang w:val="en-US"/>
              </w:rPr>
              <w:t xml:space="preserve"> </w:t>
            </w:r>
            <w:r>
              <w:rPr>
                <w:sz w:val="24"/>
              </w:rPr>
              <w:t>у</w:t>
            </w:r>
            <w:r>
              <w:rPr>
                <w:sz w:val="24"/>
                <w:lang w:val="en-US"/>
              </w:rPr>
              <w:t xml:space="preserve"> </w:t>
            </w:r>
            <w:r>
              <w:rPr>
                <w:i/>
                <w:sz w:val="24"/>
                <w:lang w:val="en-US"/>
              </w:rPr>
              <w:t>negra</w:t>
            </w:r>
          </w:p>
          <w:p>
            <w:pPr>
              <w:pStyle w:val="Normal1"/>
              <w:rPr>
                <w:i/>
                <w:i/>
                <w:sz w:val="24"/>
                <w:lang w:val="en-US"/>
              </w:rPr>
            </w:pPr>
            <w:r>
              <w:rPr>
                <w:i/>
                <w:sz w:val="24"/>
                <w:lang w:val="en-US"/>
              </w:rPr>
            </w:r>
          </w:p>
        </w:tc>
        <w:tc>
          <w:tcPr>
            <w:tcW w:w="3969" w:type="dxa"/>
            <w:tcBorders/>
          </w:tcPr>
          <w:p>
            <w:pPr>
              <w:pStyle w:val="Normal1"/>
              <w:spacing w:lineRule="auto" w:line="240"/>
              <w:ind w:start="12" w:end="0"/>
              <w:rPr>
                <w:sz w:val="24"/>
              </w:rPr>
            </w:pPr>
            <w:r>
              <w:rPr>
                <w:sz w:val="24"/>
              </w:rPr>
              <w:t xml:space="preserve">— </w:t>
            </w:r>
            <w:r>
              <w:rPr>
                <w:sz w:val="24"/>
              </w:rPr>
              <w:t>черный стол</w:t>
            </w:r>
          </w:p>
          <w:p>
            <w:pPr>
              <w:pStyle w:val="Normal1"/>
              <w:spacing w:lineRule="auto" w:line="240"/>
              <w:rPr>
                <w:sz w:val="24"/>
              </w:rPr>
            </w:pPr>
            <w:r>
              <w:rPr>
                <w:sz w:val="24"/>
              </w:rPr>
              <w:t xml:space="preserve">— </w:t>
            </w:r>
            <w:r>
              <w:rPr>
                <w:sz w:val="24"/>
              </w:rPr>
              <w:t>современные машины</w:t>
            </w:r>
          </w:p>
          <w:p>
            <w:pPr>
              <w:pStyle w:val="Normal1"/>
              <w:spacing w:lineRule="auto" w:line="240"/>
              <w:rPr>
                <w:sz w:val="24"/>
              </w:rPr>
            </w:pPr>
            <w:r>
              <w:rPr>
                <w:sz w:val="24"/>
              </w:rPr>
              <w:t xml:space="preserve">— </w:t>
            </w:r>
            <w:r>
              <w:rPr>
                <w:sz w:val="24"/>
              </w:rPr>
              <w:t>экономический центр</w:t>
            </w:r>
          </w:p>
          <w:p>
            <w:pPr>
              <w:pStyle w:val="Normal1"/>
              <w:spacing w:lineRule="auto" w:line="240"/>
              <w:ind w:start="12" w:end="0"/>
              <w:rPr>
                <w:sz w:val="24"/>
              </w:rPr>
            </w:pPr>
            <w:r>
              <w:rPr>
                <w:sz w:val="24"/>
              </w:rPr>
              <w:t xml:space="preserve">— </w:t>
            </w:r>
            <w:r>
              <w:rPr>
                <w:sz w:val="24"/>
              </w:rPr>
              <w:t>большой черный портфель</w:t>
            </w:r>
          </w:p>
          <w:p>
            <w:pPr>
              <w:pStyle w:val="Normal1"/>
              <w:rPr>
                <w:sz w:val="24"/>
              </w:rPr>
            </w:pPr>
            <w:r>
              <w:rPr>
                <w:sz w:val="24"/>
              </w:rPr>
            </w:r>
          </w:p>
        </w:tc>
      </w:tr>
    </w:tbl>
    <w:p>
      <w:pPr>
        <w:pStyle w:val="Normal1"/>
        <w:spacing w:lineRule="auto" w:line="240"/>
        <w:ind w:firstLine="284" w:end="0"/>
        <w:rPr>
          <w:sz w:val="24"/>
        </w:rPr>
      </w:pPr>
      <w:r>
        <w:rPr>
          <w:sz w:val="24"/>
        </w:rPr>
        <w:t>Однако в некоторых случаях качественное прилагательное мо</w:t>
        <w:softHyphen/>
        <w:t>жет находиться перед существительным:</w:t>
      </w:r>
    </w:p>
    <w:p>
      <w:pPr>
        <w:pStyle w:val="Normal1"/>
        <w:spacing w:lineRule="auto" w:line="240"/>
        <w:ind w:firstLine="284" w:end="0"/>
        <w:rPr>
          <w:sz w:val="24"/>
        </w:rPr>
      </w:pPr>
      <w:r>
        <w:rPr>
          <w:sz w:val="24"/>
        </w:rPr>
        <w:t>а) когда оно выполняет не просто роль определения, а является эпитетом, т.е. обладает определенной оценочной, эмоционально-эк</w:t>
        <w:softHyphen/>
        <w:t>спрессивной функцией:</w:t>
      </w:r>
    </w:p>
    <w:p>
      <w:pPr>
        <w:pStyle w:val="Normal1"/>
        <w:spacing w:lineRule="auto" w:line="240"/>
        <w:ind w:firstLine="1134" w:end="0"/>
        <w:rPr>
          <w:sz w:val="24"/>
        </w:rPr>
      </w:pPr>
      <w:r>
        <w:rPr>
          <w:sz w:val="24"/>
        </w:rPr>
      </w:r>
    </w:p>
    <w:p>
      <w:pPr>
        <w:pStyle w:val="Normal1"/>
        <w:spacing w:lineRule="auto" w:line="240"/>
        <w:ind w:firstLine="1134" w:end="0"/>
        <w:rPr/>
      </w:pPr>
      <w:r>
        <w:rPr>
          <w:sz w:val="24"/>
          <w:lang w:val="en-US"/>
        </w:rPr>
        <w:t xml:space="preserve">una </w:t>
      </w:r>
      <w:r>
        <w:rPr>
          <w:i/>
          <w:sz w:val="24"/>
          <w:lang w:val="en-US"/>
        </w:rPr>
        <w:t>gloriosa</w:t>
      </w:r>
      <w:r>
        <w:rPr>
          <w:sz w:val="24"/>
          <w:lang w:val="en-US"/>
        </w:rPr>
        <w:t xml:space="preserve"> victoria    — </w:t>
      </w:r>
      <w:r>
        <w:rPr>
          <w:sz w:val="24"/>
        </w:rPr>
        <w:t>славная</w:t>
      </w:r>
      <w:r>
        <w:rPr>
          <w:sz w:val="24"/>
          <w:lang w:val="en-US"/>
        </w:rPr>
        <w:t xml:space="preserve"> </w:t>
      </w:r>
      <w:r>
        <w:rPr>
          <w:sz w:val="24"/>
        </w:rPr>
        <w:t>победа</w:t>
      </w:r>
      <w:r>
        <w:rPr>
          <w:sz w:val="24"/>
          <w:lang w:val="en-US"/>
        </w:rPr>
        <w:t xml:space="preserve"> </w:t>
      </w:r>
    </w:p>
    <w:p>
      <w:pPr>
        <w:pStyle w:val="Normal1"/>
        <w:spacing w:lineRule="auto" w:line="240"/>
        <w:ind w:firstLine="1134" w:end="0"/>
        <w:rPr/>
      </w:pPr>
      <w:r>
        <w:rPr>
          <w:sz w:val="24"/>
          <w:lang w:val="en-US"/>
        </w:rPr>
        <w:t>el</w:t>
      </w:r>
      <w:r>
        <w:rPr>
          <w:sz w:val="24"/>
        </w:rPr>
        <w:t xml:space="preserve"> </w:t>
      </w:r>
      <w:r>
        <w:rPr>
          <w:i/>
          <w:iCs/>
          <w:sz w:val="24"/>
          <w:lang w:val="en-US"/>
        </w:rPr>
        <w:t>lindo</w:t>
      </w:r>
      <w:r>
        <w:rPr>
          <w:sz w:val="24"/>
        </w:rPr>
        <w:t xml:space="preserve"> á</w:t>
      </w:r>
      <w:r>
        <w:rPr>
          <w:sz w:val="24"/>
          <w:lang w:val="en-US"/>
        </w:rPr>
        <w:t>rbol</w:t>
      </w:r>
      <w:r>
        <w:rPr>
          <w:sz w:val="24"/>
        </w:rPr>
        <w:t xml:space="preserve">                — прекрасное дерево</w:t>
      </w:r>
    </w:p>
    <w:p>
      <w:pPr>
        <w:pStyle w:val="Normal1"/>
        <w:spacing w:lineRule="auto" w:line="240"/>
        <w:ind w:firstLine="284" w:end="0"/>
        <w:rPr>
          <w:sz w:val="24"/>
          <w:lang w:val="en-US"/>
        </w:rPr>
      </w:pPr>
      <w:r>
        <w:rPr>
          <w:sz w:val="24"/>
          <w:lang w:val="en-US"/>
        </w:rPr>
        <w:t xml:space="preserve">Las </w:t>
      </w:r>
      <w:r>
        <w:rPr>
          <w:i/>
          <w:iCs/>
          <w:sz w:val="24"/>
          <w:lang w:val="en-US"/>
        </w:rPr>
        <w:t>claras</w:t>
      </w:r>
      <w:r>
        <w:rPr>
          <w:sz w:val="24"/>
          <w:lang w:val="en-US"/>
        </w:rPr>
        <w:t xml:space="preserve"> fuentes y </w:t>
      </w:r>
      <w:r>
        <w:rPr>
          <w:i/>
          <w:iCs/>
          <w:sz w:val="24"/>
          <w:lang w:val="en-US"/>
        </w:rPr>
        <w:t>corrientes</w:t>
      </w:r>
      <w:r>
        <w:rPr>
          <w:sz w:val="24"/>
          <w:lang w:val="en-US"/>
        </w:rPr>
        <w:t xml:space="preserve"> ríos,                                </w:t>
      </w:r>
      <w:r>
        <w:rPr>
          <w:sz w:val="24"/>
        </w:rPr>
        <w:t>Светлые</w:t>
      </w:r>
      <w:r>
        <w:rPr>
          <w:sz w:val="24"/>
          <w:lang w:val="en-US"/>
        </w:rPr>
        <w:t xml:space="preserve"> </w:t>
      </w:r>
      <w:r>
        <w:rPr>
          <w:sz w:val="24"/>
        </w:rPr>
        <w:t>родники</w:t>
      </w:r>
      <w:r>
        <w:rPr>
          <w:sz w:val="24"/>
          <w:lang w:val="en-US"/>
        </w:rPr>
        <w:t xml:space="preserve"> </w:t>
      </w:r>
      <w:r>
        <w:rPr>
          <w:sz w:val="24"/>
        </w:rPr>
        <w:t>и</w:t>
      </w:r>
      <w:r>
        <w:rPr>
          <w:sz w:val="24"/>
          <w:lang w:val="en-US"/>
        </w:rPr>
        <w:t xml:space="preserve"> </w:t>
      </w:r>
      <w:r>
        <w:rPr>
          <w:sz w:val="24"/>
        </w:rPr>
        <w:t>быстрые</w:t>
      </w:r>
    </w:p>
    <w:p>
      <w:pPr>
        <w:pStyle w:val="Normal1"/>
        <w:spacing w:lineRule="auto" w:line="240"/>
        <w:ind w:firstLine="709" w:end="0"/>
        <w:rPr/>
      </w:pPr>
      <w:r>
        <w:rPr>
          <w:sz w:val="24"/>
          <w:lang w:val="en-US"/>
        </w:rPr>
        <w:t>en</w:t>
      </w:r>
      <w:r>
        <w:rPr>
          <w:sz w:val="24"/>
        </w:rPr>
        <w:t xml:space="preserve"> </w:t>
      </w:r>
      <w:r>
        <w:rPr>
          <w:i/>
          <w:iCs/>
          <w:sz w:val="24"/>
          <w:lang w:val="en-US"/>
        </w:rPr>
        <w:t>magn</w:t>
      </w:r>
      <w:r>
        <w:rPr>
          <w:i/>
          <w:iCs/>
          <w:sz w:val="24"/>
        </w:rPr>
        <w:t>í</w:t>
      </w:r>
      <w:r>
        <w:rPr>
          <w:i/>
          <w:iCs/>
          <w:sz w:val="24"/>
          <w:lang w:val="en-US"/>
        </w:rPr>
        <w:t>fica</w:t>
      </w:r>
      <w:r>
        <w:rPr>
          <w:sz w:val="24"/>
        </w:rPr>
        <w:t xml:space="preserve"> </w:t>
      </w:r>
      <w:r>
        <w:rPr>
          <w:sz w:val="24"/>
          <w:lang w:val="en-US"/>
        </w:rPr>
        <w:t>abundancia</w:t>
      </w:r>
      <w:r>
        <w:rPr>
          <w:sz w:val="24"/>
        </w:rPr>
        <w:t xml:space="preserve">, </w:t>
      </w:r>
      <w:r>
        <w:rPr>
          <w:i/>
          <w:iCs/>
          <w:sz w:val="24"/>
          <w:lang w:val="en-US"/>
        </w:rPr>
        <w:t>sabrosas</w:t>
      </w:r>
      <w:r>
        <w:rPr>
          <w:sz w:val="24"/>
        </w:rPr>
        <w:t xml:space="preserve">                                реки предлагали им в необычайном   избытке</w:t>
      </w:r>
    </w:p>
    <w:p>
      <w:pPr>
        <w:pStyle w:val="Normal1"/>
        <w:spacing w:lineRule="auto" w:line="240"/>
        <w:ind w:firstLine="284" w:end="0"/>
        <w:rPr/>
      </w:pPr>
      <w:r>
        <w:rPr>
          <w:sz w:val="24"/>
        </w:rPr>
        <w:t xml:space="preserve">       </w:t>
      </w:r>
      <w:r>
        <w:rPr>
          <w:i/>
          <w:iCs/>
          <w:sz w:val="24"/>
        </w:rPr>
        <w:t>у</w:t>
      </w:r>
      <w:r>
        <w:rPr>
          <w:i/>
          <w:iCs/>
          <w:sz w:val="24"/>
          <w:lang w:val="en-US"/>
        </w:rPr>
        <w:t xml:space="preserve"> transparentes</w:t>
      </w:r>
      <w:r>
        <w:rPr>
          <w:sz w:val="24"/>
          <w:lang w:val="en-US"/>
        </w:rPr>
        <w:t xml:space="preserve"> aguas les ofrecían. </w:t>
      </w:r>
      <w:r>
        <w:rPr>
          <w:sz w:val="24"/>
        </w:rPr>
        <w:t>(</w:t>
      </w:r>
      <w:r>
        <w:rPr>
          <w:sz w:val="24"/>
          <w:lang w:val="en-US"/>
        </w:rPr>
        <w:t>C</w:t>
      </w:r>
      <w:r>
        <w:rPr>
          <w:lang w:val="en-US"/>
        </w:rPr>
        <w:t>ERVANTES</w:t>
      </w:r>
      <w:r>
        <w:rPr>
          <w:sz w:val="24"/>
        </w:rPr>
        <w:t>)         свои прозрачные и вкусные воды.</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Таково предпочтительное употребление, но это вовсе не означа</w:t>
        <w:softHyphen/>
        <w:t>ет, что прилагательное в постпозиции не может быть эпитетом. В художествен</w:t>
        <w:softHyphen/>
        <w:t>ной речи постпозиционные эпитеты не такое уж редкое явление, особенно в совре</w:t>
        <w:softHyphen/>
        <w:t>менной поэзии и прозе:</w:t>
      </w:r>
    </w:p>
    <w:p>
      <w:pPr>
        <w:pStyle w:val="Normal1"/>
        <w:spacing w:lineRule="auto" w:line="240"/>
        <w:ind w:firstLine="284" w:end="0"/>
        <w:rPr/>
      </w:pPr>
      <w:r>
        <w:rPr>
          <w:sz w:val="22"/>
          <w:lang w:val="en-US"/>
        </w:rPr>
        <w:t>Me</w:t>
      </w:r>
      <w:r>
        <w:rPr>
          <w:sz w:val="22"/>
        </w:rPr>
        <w:t xml:space="preserve"> </w:t>
      </w:r>
      <w:r>
        <w:rPr>
          <w:sz w:val="22"/>
          <w:lang w:val="en-US"/>
        </w:rPr>
        <w:t>empuja</w:t>
      </w:r>
      <w:r>
        <w:rPr>
          <w:sz w:val="22"/>
        </w:rPr>
        <w:t xml:space="preserve"> </w:t>
      </w:r>
      <w:r>
        <w:rPr>
          <w:sz w:val="22"/>
          <w:lang w:val="en-US"/>
        </w:rPr>
        <w:t>el</w:t>
      </w:r>
      <w:r>
        <w:rPr>
          <w:sz w:val="22"/>
        </w:rPr>
        <w:t xml:space="preserve"> </w:t>
      </w:r>
      <w:r>
        <w:rPr>
          <w:sz w:val="22"/>
          <w:lang w:val="en-US"/>
        </w:rPr>
        <w:t>viento</w:t>
      </w:r>
      <w:r>
        <w:rPr>
          <w:sz w:val="22"/>
        </w:rPr>
        <w:t xml:space="preserve">... роr </w:t>
      </w:r>
      <w:r>
        <w:rPr>
          <w:sz w:val="22"/>
          <w:lang w:val="en-US"/>
        </w:rPr>
        <w:t>la</w:t>
      </w:r>
      <w:r>
        <w:rPr>
          <w:sz w:val="22"/>
        </w:rPr>
        <w:t xml:space="preserve"> </w:t>
      </w:r>
      <w:r>
        <w:rPr>
          <w:sz w:val="22"/>
          <w:lang w:val="en-US"/>
        </w:rPr>
        <w:t>tierra</w:t>
      </w:r>
      <w:r>
        <w:rPr>
          <w:sz w:val="22"/>
        </w:rPr>
        <w:t xml:space="preserve"> </w:t>
      </w:r>
      <w:r>
        <w:rPr>
          <w:i/>
          <w:iCs/>
          <w:sz w:val="22"/>
          <w:lang w:val="en-US"/>
        </w:rPr>
        <w:t>agrietada</w:t>
      </w:r>
      <w:r>
        <w:rPr>
          <w:sz w:val="22"/>
        </w:rPr>
        <w:t>,                        Меня несет ветер по изрытой трещинами</w:t>
      </w:r>
    </w:p>
    <w:p>
      <w:pPr>
        <w:pStyle w:val="Normal1"/>
        <w:spacing w:lineRule="auto" w:line="240"/>
        <w:ind w:firstLine="709" w:end="0"/>
        <w:rPr/>
      </w:pPr>
      <w:r>
        <w:rPr>
          <w:sz w:val="22"/>
        </w:rPr>
        <w:t>роr е</w:t>
      </w:r>
      <w:r>
        <w:rPr>
          <w:sz w:val="22"/>
          <w:lang w:val="en-US"/>
        </w:rPr>
        <w:t>l</w:t>
      </w:r>
      <w:r>
        <w:rPr>
          <w:sz w:val="22"/>
        </w:rPr>
        <w:t xml:space="preserve"> а</w:t>
      </w:r>
      <w:r>
        <w:rPr>
          <w:sz w:val="22"/>
          <w:lang w:val="en-US"/>
        </w:rPr>
        <w:t>rr</w:t>
      </w:r>
      <w:r>
        <w:rPr>
          <w:sz w:val="22"/>
        </w:rPr>
        <w:t xml:space="preserve">оуо </w:t>
      </w:r>
      <w:r>
        <w:rPr>
          <w:i/>
          <w:iCs/>
          <w:sz w:val="22"/>
          <w:lang w:val="en-US"/>
        </w:rPr>
        <w:t>seco</w:t>
      </w:r>
      <w:r>
        <w:rPr>
          <w:sz w:val="22"/>
        </w:rPr>
        <w:t>. (</w:t>
      </w:r>
      <w:r>
        <w:rPr>
          <w:sz w:val="22"/>
          <w:lang w:val="en-US"/>
        </w:rPr>
        <w:t>G</w:t>
      </w:r>
      <w:r>
        <w:rPr>
          <w:sz w:val="22"/>
        </w:rPr>
        <w:t xml:space="preserve">. </w:t>
      </w:r>
      <w:r>
        <w:rPr>
          <w:sz w:val="24"/>
          <w:lang w:val="en-US"/>
        </w:rPr>
        <w:t>A</w:t>
      </w:r>
      <w:r>
        <w:rPr>
          <w:lang w:val="en-US"/>
        </w:rPr>
        <w:t>LEGR</w:t>
      </w:r>
      <w:r>
        <w:rPr/>
        <w:t>Í</w:t>
      </w:r>
      <w:r>
        <w:rPr>
          <w:lang w:val="en-US"/>
        </w:rPr>
        <w:t>A</w:t>
      </w:r>
      <w:r>
        <w:rPr>
          <w:sz w:val="22"/>
        </w:rPr>
        <w:t>)                                        земле, по высохшей реке.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б) когда прилагательное называет постоянно присущее данному предмету качество или его наиболее характерный признак:</w:t>
      </w:r>
    </w:p>
    <w:p>
      <w:pPr>
        <w:pStyle w:val="Normal1"/>
        <w:spacing w:lineRule="auto" w:line="240"/>
        <w:ind w:firstLine="1134" w:end="0"/>
        <w:rPr>
          <w:sz w:val="24"/>
        </w:rPr>
      </w:pPr>
      <w:r>
        <w:rPr>
          <w:sz w:val="24"/>
        </w:rPr>
      </w:r>
    </w:p>
    <w:p>
      <w:pPr>
        <w:pStyle w:val="Normal1"/>
        <w:spacing w:lineRule="auto" w:line="240"/>
        <w:ind w:firstLine="1134" w:end="0"/>
        <w:rPr/>
      </w:pPr>
      <w:r>
        <w:rPr>
          <w:sz w:val="24"/>
          <w:lang w:val="en-US"/>
        </w:rPr>
        <w:t xml:space="preserve">la </w:t>
      </w:r>
      <w:r>
        <w:rPr>
          <w:i/>
          <w:iCs/>
          <w:sz w:val="24"/>
          <w:lang w:val="en-US"/>
        </w:rPr>
        <w:t>blanca</w:t>
      </w:r>
      <w:r>
        <w:rPr>
          <w:sz w:val="24"/>
          <w:lang w:val="en-US"/>
        </w:rPr>
        <w:t xml:space="preserve"> nieve          — </w:t>
      </w:r>
      <w:r>
        <w:rPr>
          <w:sz w:val="24"/>
        </w:rPr>
        <w:t>белый</w:t>
      </w:r>
      <w:r>
        <w:rPr>
          <w:sz w:val="24"/>
          <w:lang w:val="en-US"/>
        </w:rPr>
        <w:t xml:space="preserve"> </w:t>
      </w:r>
      <w:r>
        <w:rPr>
          <w:sz w:val="24"/>
        </w:rPr>
        <w:t>снег</w:t>
      </w:r>
      <w:r>
        <w:rPr>
          <w:sz w:val="24"/>
          <w:lang w:val="en-US"/>
        </w:rPr>
        <w:t xml:space="preserve"> </w:t>
      </w:r>
    </w:p>
    <w:p>
      <w:pPr>
        <w:pStyle w:val="Normal1"/>
        <w:spacing w:lineRule="auto" w:line="240"/>
        <w:ind w:firstLine="1134" w:end="0"/>
        <w:rPr/>
      </w:pPr>
      <w:r>
        <w:rPr>
          <w:sz w:val="24"/>
          <w:lang w:val="en-US"/>
        </w:rPr>
        <w:t>el</w:t>
      </w:r>
      <w:r>
        <w:rPr>
          <w:sz w:val="24"/>
        </w:rPr>
        <w:t xml:space="preserve"> </w:t>
      </w:r>
      <w:r>
        <w:rPr>
          <w:i/>
          <w:iCs/>
          <w:sz w:val="24"/>
          <w:lang w:val="en-US"/>
        </w:rPr>
        <w:t>profundo</w:t>
      </w:r>
      <w:r>
        <w:rPr>
          <w:sz w:val="24"/>
        </w:rPr>
        <w:t xml:space="preserve"> </w:t>
      </w:r>
      <w:r>
        <w:rPr>
          <w:sz w:val="24"/>
          <w:lang w:val="en-US"/>
        </w:rPr>
        <w:t>mar</w:t>
      </w:r>
      <w:r>
        <w:rPr>
          <w:sz w:val="24"/>
        </w:rPr>
        <w:t xml:space="preserve">        — глубокое море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связи с указанными выше особенностями испанских прилагательных необходимо помнить о стилистической роли положения прилагательного по отношению к существительному и избегать рзможных неточностей и ошибок. Ср. различные смысловые оттенки одного и того же прилагательного в следующих фразах:</w:t>
      </w:r>
    </w:p>
    <w:p>
      <w:pPr>
        <w:pStyle w:val="Normal1"/>
        <w:spacing w:lineRule="auto" w:line="240"/>
        <w:ind w:firstLine="284" w:end="0"/>
        <w:rPr>
          <w:sz w:val="24"/>
        </w:rPr>
      </w:pPr>
      <w:r>
        <w:rPr>
          <w:sz w:val="24"/>
          <w:lang w:val="en-US"/>
        </w:rPr>
        <w:t>Los</w:t>
      </w:r>
      <w:r>
        <w:rPr>
          <w:sz w:val="24"/>
        </w:rPr>
        <w:t xml:space="preserve"> </w:t>
      </w:r>
      <w:r>
        <w:rPr>
          <w:sz w:val="24"/>
          <w:lang w:val="en-US"/>
        </w:rPr>
        <w:t>hombres</w:t>
      </w:r>
      <w:r>
        <w:rPr>
          <w:sz w:val="24"/>
        </w:rPr>
        <w:t xml:space="preserve"> </w:t>
      </w:r>
      <w:r>
        <w:rPr>
          <w:sz w:val="24"/>
          <w:lang w:val="en-US"/>
        </w:rPr>
        <w:t>alcanzaron</w:t>
      </w:r>
      <w:r>
        <w:rPr>
          <w:sz w:val="24"/>
        </w:rPr>
        <w:t xml:space="preserve"> </w:t>
      </w:r>
      <w:r>
        <w:rPr>
          <w:i/>
          <w:iCs/>
          <w:sz w:val="24"/>
          <w:lang w:val="en-US"/>
        </w:rPr>
        <w:t>la</w:t>
      </w:r>
      <w:r>
        <w:rPr>
          <w:i/>
          <w:iCs/>
          <w:sz w:val="24"/>
        </w:rPr>
        <w:t xml:space="preserve"> </w:t>
      </w:r>
      <w:r>
        <w:rPr>
          <w:i/>
          <w:iCs/>
          <w:sz w:val="24"/>
          <w:lang w:val="en-US"/>
        </w:rPr>
        <w:t>cima</w:t>
      </w:r>
      <w:r>
        <w:rPr>
          <w:sz w:val="24"/>
        </w:rPr>
        <w:t xml:space="preserve">                         Люди достигли </w:t>
      </w:r>
      <w:r>
        <w:rPr>
          <w:i/>
          <w:iCs/>
          <w:sz w:val="24"/>
        </w:rPr>
        <w:t>заснеженной</w:t>
      </w:r>
    </w:p>
    <w:p>
      <w:pPr>
        <w:pStyle w:val="Normal1"/>
        <w:spacing w:lineRule="auto" w:line="240"/>
        <w:ind w:firstLine="709" w:end="0"/>
        <w:rPr/>
      </w:pPr>
      <w:r>
        <w:rPr>
          <w:sz w:val="24"/>
        </w:rPr>
        <w:t xml:space="preserve"> </w:t>
      </w:r>
      <w:r>
        <w:rPr>
          <w:i/>
          <w:iCs/>
          <w:sz w:val="24"/>
          <w:lang w:val="en-US"/>
        </w:rPr>
        <w:t>nevada</w:t>
      </w:r>
      <w:r>
        <w:rPr>
          <w:sz w:val="24"/>
        </w:rPr>
        <w:t xml:space="preserve">.                                                              </w:t>
      </w:r>
      <w:r>
        <w:rPr>
          <w:i/>
          <w:iCs/>
          <w:sz w:val="24"/>
        </w:rPr>
        <w:t>вершины</w:t>
      </w:r>
      <w:r>
        <w:rPr>
          <w:sz w:val="24"/>
        </w:rPr>
        <w:t xml:space="preserve"> (эта вершина не всегда находится </w:t>
      </w:r>
    </w:p>
    <w:p>
      <w:pPr>
        <w:pStyle w:val="Normal1"/>
        <w:spacing w:lineRule="auto" w:line="240"/>
        <w:ind w:firstLine="709" w:end="0"/>
        <w:rPr>
          <w:sz w:val="24"/>
        </w:rPr>
      </w:pPr>
      <w:r>
        <w:rPr>
          <w:sz w:val="24"/>
        </w:rPr>
        <w:t xml:space="preserve">                                                                            </w:t>
      </w:r>
      <w:r>
        <w:rPr>
          <w:sz w:val="24"/>
        </w:rPr>
        <w:t>под снегом).</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lang w:val="en-US"/>
        </w:rPr>
        <w:t>Los</w:t>
      </w:r>
      <w:r>
        <w:rPr>
          <w:sz w:val="24"/>
        </w:rPr>
        <w:t xml:space="preserve"> </w:t>
      </w:r>
      <w:r>
        <w:rPr>
          <w:sz w:val="24"/>
          <w:lang w:val="en-US"/>
        </w:rPr>
        <w:t>hombres</w:t>
      </w:r>
      <w:r>
        <w:rPr>
          <w:sz w:val="24"/>
        </w:rPr>
        <w:t xml:space="preserve"> </w:t>
      </w:r>
      <w:r>
        <w:rPr>
          <w:sz w:val="24"/>
          <w:lang w:val="en-US"/>
        </w:rPr>
        <w:t>alcanzaron</w:t>
      </w:r>
      <w:r>
        <w:rPr>
          <w:sz w:val="24"/>
        </w:rPr>
        <w:t xml:space="preserve"> </w:t>
      </w:r>
      <w:r>
        <w:rPr>
          <w:i/>
          <w:iCs/>
          <w:sz w:val="24"/>
          <w:lang w:val="en-US"/>
        </w:rPr>
        <w:t>la</w:t>
      </w:r>
      <w:r>
        <w:rPr>
          <w:i/>
          <w:iCs/>
          <w:sz w:val="24"/>
        </w:rPr>
        <w:t xml:space="preserve"> </w:t>
      </w:r>
      <w:r>
        <w:rPr>
          <w:i/>
          <w:iCs/>
          <w:sz w:val="24"/>
          <w:lang w:val="en-US"/>
        </w:rPr>
        <w:t>nevada</w:t>
      </w:r>
      <w:r>
        <w:rPr>
          <w:sz w:val="24"/>
        </w:rPr>
        <w:t xml:space="preserve">                     Люди достигли </w:t>
      </w:r>
      <w:r>
        <w:rPr>
          <w:i/>
          <w:iCs/>
          <w:sz w:val="24"/>
        </w:rPr>
        <w:t>снежной вершины</w:t>
      </w:r>
    </w:p>
    <w:p>
      <w:pPr>
        <w:pStyle w:val="Normal1"/>
        <w:spacing w:lineRule="auto" w:line="240"/>
        <w:ind w:firstLine="709" w:end="0"/>
        <w:rPr>
          <w:sz w:val="24"/>
        </w:rPr>
      </w:pPr>
      <w:r>
        <w:rPr>
          <w:sz w:val="24"/>
        </w:rPr>
        <w:t xml:space="preserve"> </w:t>
      </w:r>
      <w:r>
        <w:rPr>
          <w:sz w:val="24"/>
        </w:rPr>
        <w:t>cima.                                                                  (эта вершина всегда покрыта снегами).</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lang w:val="en-US"/>
        </w:rPr>
        <w:t xml:space="preserve">Pedro acarició </w:t>
      </w:r>
      <w:r>
        <w:rPr>
          <w:i/>
          <w:iCs/>
          <w:sz w:val="24"/>
          <w:lang w:val="en-US"/>
        </w:rPr>
        <w:t>los cabellos</w:t>
      </w:r>
      <w:r>
        <w:rPr>
          <w:sz w:val="24"/>
          <w:lang w:val="en-US"/>
        </w:rPr>
        <w:t xml:space="preserve"> </w:t>
      </w:r>
      <w:r>
        <w:rPr>
          <w:i/>
          <w:iCs/>
          <w:sz w:val="24"/>
          <w:lang w:val="en-US"/>
        </w:rPr>
        <w:t>desordenados.</w:t>
      </w:r>
      <w:r>
        <w:rPr>
          <w:sz w:val="24"/>
          <w:lang w:val="en-US"/>
        </w:rPr>
        <w:t xml:space="preserve">          </w:t>
      </w:r>
      <w:r>
        <w:rPr>
          <w:sz w:val="24"/>
        </w:rPr>
        <w:t xml:space="preserve">Педро пригладил </w:t>
      </w:r>
      <w:r>
        <w:rPr>
          <w:i/>
          <w:iCs/>
          <w:sz w:val="24"/>
        </w:rPr>
        <w:t>растрепавшиеся</w:t>
      </w:r>
      <w:r>
        <w:rPr>
          <w:sz w:val="24"/>
        </w:rPr>
        <w:t xml:space="preserve"> </w:t>
      </w:r>
      <w:r>
        <w:rPr>
          <w:i/>
          <w:iCs/>
          <w:sz w:val="24"/>
        </w:rPr>
        <w:t>волосы</w:t>
      </w:r>
    </w:p>
    <w:p>
      <w:pPr>
        <w:pStyle w:val="Normal1"/>
        <w:spacing w:lineRule="auto" w:line="240"/>
        <w:ind w:firstLine="284" w:end="0"/>
        <w:rPr>
          <w:sz w:val="24"/>
        </w:rPr>
      </w:pPr>
      <w:r>
        <w:rPr>
          <w:sz w:val="24"/>
        </w:rPr>
        <w:t xml:space="preserve">                                                                                   </w:t>
      </w:r>
      <w:r>
        <w:rPr>
          <w:sz w:val="24"/>
        </w:rPr>
        <w:t>(т.е. только те, что растрепались).</w:t>
      </w:r>
    </w:p>
    <w:p>
      <w:pPr>
        <w:pStyle w:val="Normal1"/>
        <w:spacing w:lineRule="auto" w:line="240"/>
        <w:ind w:firstLine="284" w:end="0"/>
        <w:rPr>
          <w:sz w:val="24"/>
        </w:rPr>
      </w:pPr>
      <w:r>
        <w:rPr>
          <w:sz w:val="24"/>
        </w:rPr>
      </w:r>
    </w:p>
    <w:p>
      <w:pPr>
        <w:pStyle w:val="Normal1"/>
        <w:spacing w:lineRule="auto" w:line="240"/>
        <w:ind w:firstLine="284" w:end="0"/>
        <w:rPr/>
      </w:pPr>
      <w:r>
        <w:rPr>
          <w:sz w:val="24"/>
        </w:rPr>
        <w:t>Ре</w:t>
      </w:r>
      <w:r>
        <w:rPr>
          <w:sz w:val="24"/>
          <w:lang w:val="en-US"/>
        </w:rPr>
        <w:t>dro</w:t>
      </w:r>
      <w:r>
        <w:rPr>
          <w:sz w:val="24"/>
        </w:rPr>
        <w:t xml:space="preserve"> </w:t>
      </w:r>
      <w:r>
        <w:rPr>
          <w:sz w:val="24"/>
          <w:lang w:val="en-US"/>
        </w:rPr>
        <w:t>acarici</w:t>
      </w:r>
      <w:r>
        <w:rPr>
          <w:sz w:val="24"/>
        </w:rPr>
        <w:t xml:space="preserve">ó </w:t>
      </w:r>
      <w:r>
        <w:rPr>
          <w:i/>
          <w:iCs/>
          <w:sz w:val="24"/>
          <w:lang w:val="en-US"/>
        </w:rPr>
        <w:t>los</w:t>
      </w:r>
      <w:r>
        <w:rPr>
          <w:i/>
          <w:iCs/>
          <w:sz w:val="24"/>
        </w:rPr>
        <w:t xml:space="preserve">  </w:t>
      </w:r>
      <w:r>
        <w:rPr>
          <w:i/>
          <w:iCs/>
          <w:sz w:val="24"/>
          <w:lang w:val="en-US"/>
        </w:rPr>
        <w:t>desordenados</w:t>
      </w:r>
      <w:r>
        <w:rPr>
          <w:sz w:val="24"/>
        </w:rPr>
        <w:t xml:space="preserve">                         Педро пригладил растрепанные волосы (вообще </w:t>
      </w:r>
    </w:p>
    <w:p>
      <w:pPr>
        <w:pStyle w:val="Normal1"/>
        <w:spacing w:lineRule="auto" w:line="240"/>
        <w:ind w:firstLine="709" w:end="0"/>
        <w:rPr/>
      </w:pPr>
      <w:r>
        <w:rPr>
          <w:sz w:val="24"/>
        </w:rPr>
        <w:t xml:space="preserve">  </w:t>
      </w:r>
      <w:r>
        <w:rPr>
          <w:i/>
          <w:iCs/>
          <w:sz w:val="24"/>
          <w:lang w:val="en-US"/>
        </w:rPr>
        <w:t>cabellos</w:t>
      </w:r>
      <w:r>
        <w:rPr>
          <w:sz w:val="24"/>
        </w:rPr>
        <w:t xml:space="preserve">.                                                             волосы).                        </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 </w:t>
      </w:r>
      <w:r>
        <w:rPr>
          <w:sz w:val="24"/>
        </w:rPr>
        <w:t>2. Некоторые качественные прилагательные имеют различное лексическое значение в зависимости от положения по отношению к существительному:</w:t>
      </w:r>
    </w:p>
    <w:p>
      <w:pPr>
        <w:pStyle w:val="Normal1"/>
        <w:spacing w:lineRule="auto" w:line="240"/>
        <w:ind w:firstLine="284" w:end="0"/>
        <w:jc w:val="center"/>
        <w:rPr>
          <w:sz w:val="24"/>
        </w:rPr>
      </w:pPr>
      <w:r>
        <w:rPr>
          <w:sz w:val="24"/>
        </w:rPr>
        <w:drawing>
          <wp:inline distT="0" distB="0" distL="0" distR="0">
            <wp:extent cx="4203065" cy="1993265"/>
            <wp:effectExtent l="0" t="0" r="0" b="0"/>
            <wp:docPr id="18"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descr="" title=""/>
                    <pic:cNvPicPr>
                      <a:picLocks noChangeAspect="1" noChangeArrowheads="1"/>
                    </pic:cNvPicPr>
                  </pic:nvPicPr>
                  <pic:blipFill>
                    <a:blip r:embed="rId7"/>
                    <a:srcRect l="-9" t="-18" r="-9" b="-18"/>
                    <a:stretch>
                      <a:fillRect/>
                    </a:stretch>
                  </pic:blipFill>
                  <pic:spPr bwMode="auto">
                    <a:xfrm>
                      <a:off x="0" y="0"/>
                      <a:ext cx="4203065" cy="1993265"/>
                    </a:xfrm>
                    <a:prstGeom prst="rect">
                      <a:avLst/>
                    </a:prstGeom>
                  </pic:spPr>
                </pic:pic>
              </a:graphicData>
            </a:graphic>
          </wp:inline>
        </w:drawing>
      </w:r>
    </w:p>
    <w:p>
      <w:pPr>
        <w:pStyle w:val="Normal1"/>
        <w:tabs>
          <w:tab w:val="clear" w:pos="720"/>
          <w:tab w:val="left" w:pos="2400" w:leader="none"/>
        </w:tabs>
        <w:spacing w:lineRule="auto" w:line="240"/>
        <w:rPr>
          <w:sz w:val="24"/>
        </w:rPr>
      </w:pPr>
      <w:r>
        <w:rPr>
          <w:sz w:val="24"/>
        </w:rPr>
        <w:t xml:space="preserve">     </w:t>
      </w:r>
    </w:p>
    <w:p>
      <w:pPr>
        <w:pStyle w:val="Normal1"/>
        <w:tabs>
          <w:tab w:val="clear" w:pos="720"/>
          <w:tab w:val="left" w:pos="2400" w:leader="none"/>
        </w:tabs>
        <w:spacing w:lineRule="auto" w:line="240"/>
        <w:rPr>
          <w:sz w:val="24"/>
        </w:rPr>
      </w:pPr>
      <w:r>
        <w:rPr>
          <w:sz w:val="24"/>
        </w:rPr>
      </w:r>
    </w:p>
    <w:p>
      <w:pPr>
        <w:pStyle w:val="Normal1"/>
        <w:tabs>
          <w:tab w:val="clear" w:pos="720"/>
          <w:tab w:val="left" w:pos="2400" w:leader="none"/>
        </w:tabs>
        <w:spacing w:lineRule="auto" w:line="240"/>
        <w:rPr>
          <w:sz w:val="24"/>
        </w:rPr>
      </w:pPr>
      <w:r>
        <w:rPr>
          <w:sz w:val="24"/>
        </w:rPr>
        <w:t xml:space="preserve">         </w:t>
      </w:r>
    </w:p>
    <w:p>
      <w:pPr>
        <w:pStyle w:val="Normal1"/>
        <w:tabs>
          <w:tab w:val="clear" w:pos="720"/>
          <w:tab w:val="left" w:pos="2400" w:leader="none"/>
        </w:tabs>
        <w:spacing w:lineRule="auto" w:line="240"/>
        <w:rPr/>
      </w:pPr>
      <w:r>
        <w:rPr>
          <w:sz w:val="24"/>
        </w:rPr>
        <w:t xml:space="preserve">     </w:t>
      </w:r>
      <w:r>
        <w:rPr>
          <w:sz w:val="24"/>
          <w:lang w:val="en-US"/>
        </w:rPr>
        <w:t>un</w:t>
      </w:r>
      <w:r>
        <w:rPr>
          <w:sz w:val="24"/>
        </w:rPr>
        <w:t xml:space="preserve"> </w:t>
      </w:r>
      <w:r>
        <w:rPr>
          <w:sz w:val="24"/>
          <w:lang w:val="en-US"/>
        </w:rPr>
        <w:t>gran</w:t>
      </w:r>
      <w:r>
        <w:rPr>
          <w:sz w:val="24"/>
        </w:rPr>
        <w:t xml:space="preserve"> </w:t>
      </w:r>
      <w:r>
        <w:rPr>
          <w:sz w:val="24"/>
          <w:lang w:val="en-US"/>
        </w:rPr>
        <w:t>pa</w:t>
      </w:r>
      <w:r>
        <w:rPr>
          <w:sz w:val="24"/>
        </w:rPr>
        <w:t>í</w:t>
      </w:r>
      <w:r>
        <w:rPr>
          <w:sz w:val="24"/>
          <w:lang w:val="en-US"/>
        </w:rPr>
        <w:t>s</w:t>
      </w:r>
      <w:r>
        <w:rPr>
          <w:sz w:val="24"/>
        </w:rPr>
        <w:tab/>
        <w:t>— великая страна</w:t>
      </w:r>
    </w:p>
    <w:p>
      <w:pPr>
        <w:pStyle w:val="Normal1"/>
        <w:tabs>
          <w:tab w:val="clear" w:pos="720"/>
          <w:tab w:val="left" w:pos="2400" w:leader="none"/>
        </w:tabs>
        <w:spacing w:lineRule="auto" w:line="240"/>
        <w:ind w:firstLine="284" w:end="0"/>
        <w:rPr/>
      </w:pPr>
      <w:r>
        <w:rPr>
          <w:sz w:val="24"/>
          <w:lang w:val="en-US"/>
        </w:rPr>
        <w:t>un</w:t>
      </w:r>
      <w:r>
        <w:rPr>
          <w:sz w:val="24"/>
        </w:rPr>
        <w:t xml:space="preserve"> </w:t>
      </w:r>
      <w:r>
        <w:rPr>
          <w:sz w:val="24"/>
          <w:lang w:val="en-US"/>
        </w:rPr>
        <w:t>pa</w:t>
      </w:r>
      <w:r>
        <w:rPr>
          <w:sz w:val="24"/>
        </w:rPr>
        <w:t>í</w:t>
      </w:r>
      <w:r>
        <w:rPr>
          <w:sz w:val="24"/>
          <w:lang w:val="en-US"/>
        </w:rPr>
        <w:t>s</w:t>
      </w:r>
      <w:r>
        <w:rPr>
          <w:sz w:val="24"/>
        </w:rPr>
        <w:t xml:space="preserve"> </w:t>
      </w:r>
      <w:r>
        <w:rPr>
          <w:sz w:val="24"/>
          <w:lang w:val="en-US"/>
        </w:rPr>
        <w:t>grande</w:t>
      </w:r>
      <w:r>
        <w:rPr>
          <w:sz w:val="24"/>
        </w:rPr>
        <w:tab/>
        <w:t>— большая страна</w:t>
      </w:r>
    </w:p>
    <w:p>
      <w:pPr>
        <w:pStyle w:val="Normal1"/>
        <w:tabs>
          <w:tab w:val="clear" w:pos="720"/>
          <w:tab w:val="left" w:pos="2400" w:leader="none"/>
        </w:tabs>
        <w:spacing w:lineRule="auto" w:line="240"/>
        <w:ind w:firstLine="284" w:end="0"/>
        <w:rPr/>
      </w:pPr>
      <w:r>
        <w:rPr>
          <w:sz w:val="24"/>
          <w:lang w:val="en-US"/>
        </w:rPr>
        <w:t>un</w:t>
      </w:r>
      <w:r>
        <w:rPr>
          <w:sz w:val="24"/>
        </w:rPr>
        <w:t xml:space="preserve"> </w:t>
      </w:r>
      <w:r>
        <w:rPr>
          <w:sz w:val="24"/>
          <w:lang w:val="en-US"/>
        </w:rPr>
        <w:t>buen</w:t>
      </w:r>
      <w:r>
        <w:rPr>
          <w:sz w:val="24"/>
        </w:rPr>
        <w:t xml:space="preserve"> </w:t>
      </w:r>
      <w:r>
        <w:rPr>
          <w:sz w:val="24"/>
          <w:lang w:val="en-US"/>
        </w:rPr>
        <w:t>hombre</w:t>
      </w:r>
      <w:r>
        <w:rPr>
          <w:sz w:val="24"/>
        </w:rPr>
        <w:tab/>
        <w:t>— добрый человек</w:t>
      </w:r>
    </w:p>
    <w:p>
      <w:pPr>
        <w:pStyle w:val="Normal1"/>
        <w:tabs>
          <w:tab w:val="clear" w:pos="720"/>
          <w:tab w:val="left" w:pos="2400" w:leader="none"/>
        </w:tabs>
        <w:spacing w:lineRule="auto" w:line="240"/>
        <w:ind w:firstLine="284" w:end="0"/>
        <w:rPr/>
      </w:pPr>
      <w:r>
        <w:rPr>
          <w:sz w:val="24"/>
          <w:lang w:val="en-US"/>
        </w:rPr>
        <w:t>un</w:t>
      </w:r>
      <w:r>
        <w:rPr>
          <w:sz w:val="24"/>
        </w:rPr>
        <w:t xml:space="preserve"> </w:t>
      </w:r>
      <w:r>
        <w:rPr>
          <w:sz w:val="24"/>
          <w:lang w:val="en-US"/>
        </w:rPr>
        <w:t>hombre</w:t>
      </w:r>
      <w:r>
        <w:rPr>
          <w:sz w:val="24"/>
        </w:rPr>
        <w:t xml:space="preserve"> </w:t>
      </w:r>
      <w:r>
        <w:rPr>
          <w:sz w:val="24"/>
          <w:lang w:val="en-US"/>
        </w:rPr>
        <w:t>bueno</w:t>
      </w:r>
      <w:r>
        <w:rPr>
          <w:sz w:val="24"/>
        </w:rPr>
        <w:tab/>
        <w:t>— хороший человек</w:t>
      </w:r>
    </w:p>
    <w:p>
      <w:pPr>
        <w:pStyle w:val="Normal1"/>
        <w:tabs>
          <w:tab w:val="clear" w:pos="720"/>
          <w:tab w:val="left" w:pos="2400" w:leader="none"/>
        </w:tabs>
        <w:spacing w:lineRule="auto" w:line="240"/>
        <w:ind w:firstLine="284" w:end="0"/>
        <w:rPr/>
      </w:pPr>
      <w:r>
        <w:rPr>
          <w:sz w:val="24"/>
          <w:lang w:val="en-US"/>
        </w:rPr>
        <w:t>un</w:t>
      </w:r>
      <w:r>
        <w:rPr>
          <w:sz w:val="24"/>
        </w:rPr>
        <w:t xml:space="preserve"> </w:t>
      </w:r>
      <w:r>
        <w:rPr>
          <w:sz w:val="24"/>
          <w:lang w:val="en-US"/>
        </w:rPr>
        <w:t>triste</w:t>
      </w:r>
      <w:r>
        <w:rPr>
          <w:sz w:val="24"/>
        </w:rPr>
        <w:t xml:space="preserve"> </w:t>
      </w:r>
      <w:r>
        <w:rPr>
          <w:sz w:val="24"/>
          <w:lang w:val="en-US"/>
        </w:rPr>
        <w:t>ernpleado</w:t>
      </w:r>
      <w:r>
        <w:rPr>
          <w:sz w:val="24"/>
        </w:rPr>
        <w:tab/>
        <w:t>— обыкновенный (рядовой) служащий</w:t>
      </w:r>
    </w:p>
    <w:p>
      <w:pPr>
        <w:pStyle w:val="Normal1"/>
        <w:tabs>
          <w:tab w:val="clear" w:pos="720"/>
          <w:tab w:val="left" w:pos="2400" w:leader="none"/>
        </w:tabs>
        <w:spacing w:lineRule="auto" w:line="240"/>
        <w:ind w:firstLine="284" w:end="0"/>
        <w:rPr/>
      </w:pPr>
      <w:r>
        <w:rPr>
          <w:sz w:val="24"/>
          <w:lang w:val="en-US"/>
        </w:rPr>
        <w:t>un</w:t>
      </w:r>
      <w:r>
        <w:rPr>
          <w:sz w:val="24"/>
        </w:rPr>
        <w:t xml:space="preserve"> </w:t>
      </w:r>
      <w:r>
        <w:rPr>
          <w:sz w:val="24"/>
          <w:lang w:val="en-US"/>
        </w:rPr>
        <w:t>empleado</w:t>
      </w:r>
      <w:r>
        <w:rPr>
          <w:sz w:val="24"/>
        </w:rPr>
        <w:t xml:space="preserve"> </w:t>
      </w:r>
      <w:r>
        <w:rPr>
          <w:sz w:val="24"/>
          <w:lang w:val="en-US"/>
        </w:rPr>
        <w:t>triste</w:t>
      </w:r>
      <w:r>
        <w:rPr>
          <w:sz w:val="24"/>
        </w:rPr>
        <w:tab/>
        <w:t>— грустный служащий</w:t>
      </w:r>
    </w:p>
    <w:p>
      <w:pPr>
        <w:pStyle w:val="Normal1"/>
        <w:tabs>
          <w:tab w:val="clear" w:pos="720"/>
          <w:tab w:val="left" w:pos="2400" w:leader="none"/>
        </w:tabs>
        <w:spacing w:lineRule="auto" w:line="240"/>
        <w:ind w:firstLine="284" w:end="0"/>
        <w:rPr>
          <w:sz w:val="24"/>
        </w:rPr>
      </w:pPr>
      <w:r>
        <w:rPr>
          <w:sz w:val="24"/>
        </w:rPr>
      </w:r>
    </w:p>
    <w:p>
      <w:pPr>
        <w:pStyle w:val="Normal1"/>
        <w:spacing w:lineRule="auto" w:line="240"/>
        <w:ind w:firstLine="284" w:end="0"/>
        <w:rPr>
          <w:i/>
          <w:i/>
          <w:sz w:val="22"/>
        </w:rPr>
      </w:pPr>
      <w:r>
        <w:rPr>
          <w:i/>
          <w:sz w:val="22"/>
        </w:rPr>
      </w:r>
    </w:p>
    <w:p>
      <w:pPr>
        <w:pStyle w:val="Normal1"/>
        <w:spacing w:lineRule="auto" w:line="240"/>
        <w:ind w:firstLine="284" w:end="0"/>
        <w:rPr/>
      </w:pPr>
      <w:r>
        <w:rPr>
          <w:i/>
          <w:sz w:val="22"/>
        </w:rPr>
        <w:t>Примечание.</w:t>
      </w:r>
      <w:r>
        <w:rPr>
          <w:sz w:val="22"/>
        </w:rPr>
        <w:t xml:space="preserve"> Следует помнить, что если указанные прилагательные сочетают</w:t>
        <w:softHyphen/>
        <w:t>ся с наречием или каким-либо другим словом, то в этом случае они независимо от выражаемого смысла занимают, как правило, постпозицию по отношению к опре</w:t>
        <w:softHyphen/>
        <w:t xml:space="preserve">деляемому существительному. Нужно говорить </w:t>
      </w:r>
      <w:r>
        <w:rPr>
          <w:sz w:val="22"/>
          <w:lang w:val="en-US"/>
        </w:rPr>
        <w:t>Juan</w:t>
      </w:r>
      <w:r>
        <w:rPr>
          <w:sz w:val="22"/>
        </w:rPr>
        <w:t xml:space="preserve"> </w:t>
      </w:r>
      <w:r>
        <w:rPr>
          <w:sz w:val="22"/>
          <w:lang w:val="en-US"/>
        </w:rPr>
        <w:t>es</w:t>
      </w:r>
      <w:r>
        <w:rPr>
          <w:sz w:val="22"/>
        </w:rPr>
        <w:t xml:space="preserve"> </w:t>
      </w:r>
      <w:r>
        <w:rPr>
          <w:sz w:val="22"/>
          <w:lang w:val="en-US"/>
        </w:rPr>
        <w:t>un</w:t>
      </w:r>
      <w:r>
        <w:rPr>
          <w:sz w:val="22"/>
        </w:rPr>
        <w:t xml:space="preserve"> </w:t>
      </w:r>
      <w:r>
        <w:rPr>
          <w:sz w:val="22"/>
          <w:lang w:val="en-US"/>
        </w:rPr>
        <w:t>hombre</w:t>
      </w:r>
      <w:r>
        <w:rPr>
          <w:sz w:val="22"/>
        </w:rPr>
        <w:t xml:space="preserve"> </w:t>
      </w:r>
      <w:r>
        <w:rPr>
          <w:sz w:val="22"/>
          <w:lang w:val="en-US"/>
        </w:rPr>
        <w:t>muy</w:t>
      </w:r>
      <w:r>
        <w:rPr>
          <w:sz w:val="22"/>
        </w:rPr>
        <w:t xml:space="preserve"> </w:t>
      </w:r>
      <w:r>
        <w:rPr>
          <w:sz w:val="22"/>
          <w:lang w:val="en-US"/>
        </w:rPr>
        <w:t>bueno</w:t>
      </w:r>
      <w:r>
        <w:rPr>
          <w:sz w:val="22"/>
        </w:rPr>
        <w:t xml:space="preserve"> (Хуан очень добрый человек). Фраза </w:t>
      </w:r>
      <w:r>
        <w:rPr>
          <w:sz w:val="22"/>
          <w:lang w:val="en-US"/>
        </w:rPr>
        <w:t>Juan</w:t>
      </w:r>
      <w:r>
        <w:rPr>
          <w:sz w:val="22"/>
        </w:rPr>
        <w:t xml:space="preserve"> </w:t>
      </w:r>
      <w:r>
        <w:rPr>
          <w:sz w:val="22"/>
          <w:lang w:val="en-US"/>
        </w:rPr>
        <w:t>es</w:t>
      </w:r>
      <w:r>
        <w:rPr>
          <w:sz w:val="22"/>
        </w:rPr>
        <w:t xml:space="preserve"> </w:t>
      </w:r>
      <w:r>
        <w:rPr>
          <w:sz w:val="22"/>
          <w:lang w:val="en-US"/>
        </w:rPr>
        <w:t>un</w:t>
      </w:r>
      <w:r>
        <w:rPr>
          <w:sz w:val="22"/>
        </w:rPr>
        <w:t xml:space="preserve"> </w:t>
      </w:r>
      <w:r>
        <w:rPr>
          <w:sz w:val="22"/>
          <w:lang w:val="en-US"/>
        </w:rPr>
        <w:t>muy</w:t>
      </w:r>
      <w:r>
        <w:rPr>
          <w:sz w:val="22"/>
        </w:rPr>
        <w:t xml:space="preserve"> </w:t>
      </w:r>
      <w:r>
        <w:rPr>
          <w:sz w:val="22"/>
          <w:lang w:val="en-US"/>
        </w:rPr>
        <w:t>buen</w:t>
      </w:r>
      <w:r>
        <w:rPr>
          <w:sz w:val="22"/>
        </w:rPr>
        <w:t xml:space="preserve"> </w:t>
      </w:r>
      <w:r>
        <w:rPr>
          <w:sz w:val="22"/>
          <w:lang w:val="en-US"/>
        </w:rPr>
        <w:t>hombre</w:t>
      </w:r>
      <w:r>
        <w:rPr>
          <w:sz w:val="22"/>
        </w:rPr>
        <w:t xml:space="preserve"> рассматривается как некоторое отклонение от литературной нормы.</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3. Следует подчеркнуть, что в отличие от качественных прилага</w:t>
        <w:softHyphen/>
        <w:t>тельных, которые в стилистических целях могут помещаться перед определяемыми существительными, положение относительного прилагательного фиксировано более строго: оно ставится после оп</w:t>
        <w:softHyphen/>
        <w:t>ределяемого имени.</w:t>
      </w:r>
    </w:p>
    <w:p>
      <w:pPr>
        <w:pStyle w:val="Normal1"/>
        <w:spacing w:lineRule="auto" w:line="240"/>
        <w:ind w:firstLine="284" w:end="0"/>
        <w:rPr>
          <w:sz w:val="24"/>
        </w:rPr>
      </w:pPr>
      <w:r>
        <w:rPr>
          <w:sz w:val="24"/>
        </w:rPr>
        <w:t>Границы между качественными и относительными прилагатель</w:t>
        <w:softHyphen/>
        <w:t>ными, несмотря на сравнительно небольшое число последних, под</w:t>
        <w:softHyphen/>
        <w:t>вижны. Относительное прилагательное, употребляясь в переносном смысле, приобретает характеристики качественных прилагательных:</w:t>
      </w:r>
    </w:p>
    <w:p>
      <w:pPr>
        <w:pStyle w:val="Normal1"/>
        <w:spacing w:lineRule="auto" w:line="240"/>
        <w:ind w:firstLine="851" w:end="0"/>
        <w:rPr>
          <w:sz w:val="24"/>
        </w:rPr>
      </w:pPr>
      <w:r>
        <w:rPr>
          <w:sz w:val="24"/>
        </w:rPr>
      </w:r>
    </w:p>
    <w:p>
      <w:pPr>
        <w:pStyle w:val="Normal1"/>
        <w:spacing w:lineRule="auto" w:line="240"/>
        <w:ind w:firstLine="851" w:end="0"/>
        <w:rPr/>
      </w:pPr>
      <w:r>
        <w:rPr>
          <w:sz w:val="24"/>
          <w:lang w:val="en-US"/>
        </w:rPr>
        <w:t>una</w:t>
      </w:r>
      <w:r>
        <w:rPr>
          <w:sz w:val="24"/>
        </w:rPr>
        <w:t xml:space="preserve"> сара </w:t>
      </w:r>
      <w:r>
        <w:rPr>
          <w:sz w:val="24"/>
          <w:lang w:val="en-US"/>
        </w:rPr>
        <w:t>superficial</w:t>
      </w:r>
      <w:r>
        <w:rPr>
          <w:sz w:val="24"/>
        </w:rPr>
        <w:t xml:space="preserve">      — поверхностный слой </w:t>
      </w:r>
    </w:p>
    <w:p>
      <w:pPr>
        <w:pStyle w:val="Normal1"/>
        <w:spacing w:lineRule="auto" w:line="240"/>
        <w:ind w:firstLine="851" w:end="0"/>
        <w:rPr/>
      </w:pPr>
      <w:r>
        <w:rPr>
          <w:sz w:val="24"/>
          <w:lang w:val="en-US"/>
        </w:rPr>
        <w:t>la</w:t>
      </w:r>
      <w:r>
        <w:rPr>
          <w:sz w:val="24"/>
        </w:rPr>
        <w:t xml:space="preserve"> </w:t>
      </w:r>
      <w:r>
        <w:rPr>
          <w:sz w:val="24"/>
          <w:lang w:val="en-US"/>
        </w:rPr>
        <w:t>madriguera</w:t>
      </w:r>
      <w:r>
        <w:rPr>
          <w:sz w:val="24"/>
        </w:rPr>
        <w:t xml:space="preserve"> </w:t>
      </w:r>
      <w:r>
        <w:rPr>
          <w:sz w:val="24"/>
          <w:lang w:val="en-US"/>
        </w:rPr>
        <w:t>lobuna</w:t>
      </w:r>
      <w:r>
        <w:rPr>
          <w:sz w:val="24"/>
        </w:rPr>
        <w:t xml:space="preserve">    — волчье логово </w:t>
      </w:r>
    </w:p>
    <w:p>
      <w:pPr>
        <w:pStyle w:val="Normal1"/>
        <w:spacing w:lineRule="auto" w:line="240"/>
        <w:ind w:firstLine="851" w:end="0"/>
        <w:rPr/>
      </w:pPr>
      <w:r>
        <w:rPr>
          <w:sz w:val="24"/>
          <w:lang w:val="en-US"/>
        </w:rPr>
        <w:t>la</w:t>
      </w:r>
      <w:r>
        <w:rPr>
          <w:sz w:val="24"/>
        </w:rPr>
        <w:t xml:space="preserve"> </w:t>
      </w:r>
      <w:r>
        <w:rPr>
          <w:sz w:val="24"/>
          <w:lang w:val="en-US"/>
        </w:rPr>
        <w:t>escuela</w:t>
      </w:r>
      <w:r>
        <w:rPr>
          <w:sz w:val="24"/>
        </w:rPr>
        <w:t xml:space="preserve"> </w:t>
      </w:r>
      <w:r>
        <w:rPr>
          <w:sz w:val="24"/>
          <w:lang w:val="en-US"/>
        </w:rPr>
        <w:t>musical</w:t>
      </w:r>
      <w:r>
        <w:rPr>
          <w:sz w:val="24"/>
        </w:rPr>
        <w:t xml:space="preserve">         — музыкальная школа </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предыдущих примерах прилагательные являются относи</w:t>
        <w:softHyphen/>
        <w:t>тельными.</w:t>
      </w:r>
    </w:p>
    <w:p>
      <w:pPr>
        <w:pStyle w:val="Normal1"/>
        <w:spacing w:lineRule="auto" w:line="240"/>
        <w:ind w:firstLine="851" w:end="0"/>
        <w:rPr>
          <w:sz w:val="24"/>
        </w:rPr>
      </w:pPr>
      <w:r>
        <w:rPr>
          <w:sz w:val="24"/>
        </w:rPr>
      </w:r>
    </w:p>
    <w:p>
      <w:pPr>
        <w:pStyle w:val="Normal1"/>
        <w:spacing w:lineRule="auto" w:line="240"/>
        <w:ind w:firstLine="851" w:end="0"/>
        <w:rPr/>
      </w:pPr>
      <w:r>
        <w:rPr>
          <w:sz w:val="24"/>
          <w:lang w:val="en-US"/>
        </w:rPr>
        <w:t>un</w:t>
      </w:r>
      <w:r>
        <w:rPr>
          <w:sz w:val="24"/>
        </w:rPr>
        <w:t xml:space="preserve"> </w:t>
      </w:r>
      <w:r>
        <w:rPr>
          <w:sz w:val="24"/>
          <w:lang w:val="en-US"/>
        </w:rPr>
        <w:t>hombre</w:t>
      </w:r>
      <w:r>
        <w:rPr>
          <w:sz w:val="24"/>
        </w:rPr>
        <w:t xml:space="preserve"> </w:t>
      </w:r>
      <w:r>
        <w:rPr>
          <w:sz w:val="24"/>
          <w:lang w:val="en-US"/>
        </w:rPr>
        <w:t>superficial</w:t>
      </w:r>
      <w:r>
        <w:rPr>
          <w:sz w:val="24"/>
        </w:rPr>
        <w:t xml:space="preserve">   — поверхностный человек </w:t>
      </w:r>
    </w:p>
    <w:p>
      <w:pPr>
        <w:pStyle w:val="Normal1"/>
        <w:spacing w:lineRule="auto" w:line="240"/>
        <w:ind w:firstLine="851" w:end="0"/>
        <w:rPr/>
      </w:pPr>
      <w:r>
        <w:rPr>
          <w:sz w:val="24"/>
          <w:lang w:val="en-US"/>
        </w:rPr>
        <w:t>el</w:t>
      </w:r>
      <w:r>
        <w:rPr>
          <w:sz w:val="24"/>
        </w:rPr>
        <w:t xml:space="preserve"> </w:t>
      </w:r>
      <w:r>
        <w:rPr>
          <w:sz w:val="24"/>
          <w:lang w:val="en-US"/>
        </w:rPr>
        <w:t>apetito</w:t>
      </w:r>
      <w:r>
        <w:rPr>
          <w:sz w:val="24"/>
        </w:rPr>
        <w:t xml:space="preserve"> </w:t>
      </w:r>
      <w:r>
        <w:rPr>
          <w:sz w:val="24"/>
          <w:lang w:val="en-US"/>
        </w:rPr>
        <w:t>lobuno</w:t>
      </w:r>
      <w:r>
        <w:rPr>
          <w:sz w:val="24"/>
        </w:rPr>
        <w:t xml:space="preserve">           — волчий аппетит </w:t>
      </w:r>
    </w:p>
    <w:p>
      <w:pPr>
        <w:pStyle w:val="Normal1"/>
        <w:spacing w:lineRule="auto" w:line="240"/>
        <w:ind w:firstLine="851" w:end="0"/>
        <w:rPr/>
      </w:pPr>
      <w:r>
        <w:rPr>
          <w:sz w:val="24"/>
          <w:lang w:val="en-US"/>
        </w:rPr>
        <w:t>el</w:t>
      </w:r>
      <w:r>
        <w:rPr>
          <w:sz w:val="24"/>
        </w:rPr>
        <w:t xml:space="preserve"> </w:t>
      </w:r>
      <w:r>
        <w:rPr>
          <w:sz w:val="24"/>
          <w:lang w:val="en-US"/>
        </w:rPr>
        <w:t>o</w:t>
      </w:r>
      <w:r>
        <w:rPr>
          <w:sz w:val="24"/>
        </w:rPr>
        <w:t>í</w:t>
      </w:r>
      <w:r>
        <w:rPr>
          <w:sz w:val="24"/>
          <w:lang w:val="en-US"/>
        </w:rPr>
        <w:t>do</w:t>
      </w:r>
      <w:r>
        <w:rPr>
          <w:sz w:val="24"/>
        </w:rPr>
        <w:t xml:space="preserve"> </w:t>
      </w:r>
      <w:r>
        <w:rPr>
          <w:sz w:val="24"/>
          <w:lang w:val="en-US"/>
        </w:rPr>
        <w:t>musical</w:t>
      </w:r>
      <w:r>
        <w:rPr>
          <w:sz w:val="24"/>
        </w:rPr>
        <w:t xml:space="preserve">             — музыкальный слух </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Те же слова выступают здесь в роли качественных прилагатель</w:t>
        <w:softHyphen/>
        <w:t>ных и приобретают возможность употребляться в препозиции и об</w:t>
        <w:softHyphen/>
        <w:t>разовывать степени сравнения.</w:t>
      </w:r>
    </w:p>
    <w:p>
      <w:pPr>
        <w:pStyle w:val="Normal1"/>
        <w:spacing w:lineRule="auto" w:line="240"/>
        <w:ind w:firstLine="284" w:end="0"/>
        <w:rPr/>
      </w:pPr>
      <w:r>
        <w:rPr>
          <w:sz w:val="24"/>
        </w:rPr>
        <w:t xml:space="preserve">4. Уже говорилось, что система относительных прилагательных в испанском языке не столь развита, как в русском. Своеобразными заменителями относительных прилагательных в испанском языке являются сочетания, состоящие из предлога </w:t>
      </w:r>
      <w:r>
        <w:rPr>
          <w:b/>
          <w:sz w:val="24"/>
          <w:lang w:val="en-US"/>
        </w:rPr>
        <w:t>de</w:t>
      </w:r>
      <w:r>
        <w:rPr>
          <w:b/>
          <w:sz w:val="24"/>
        </w:rPr>
        <w:t xml:space="preserve"> + существитель</w:t>
        <w:softHyphen/>
        <w:t>ное</w:t>
      </w:r>
      <w:r>
        <w:rPr>
          <w:sz w:val="24"/>
        </w:rPr>
        <w:t>, которое называет материал, явление, признак и т.п. и которое в этих случаях употребляется без артикля:</w:t>
      </w:r>
    </w:p>
    <w:p>
      <w:pPr>
        <w:pStyle w:val="Normal1"/>
        <w:spacing w:lineRule="auto" w:line="240"/>
        <w:ind w:firstLine="851" w:end="0"/>
        <w:rPr>
          <w:sz w:val="24"/>
        </w:rPr>
      </w:pPr>
      <w:r>
        <w:rPr>
          <w:sz w:val="24"/>
        </w:rPr>
      </w:r>
    </w:p>
    <w:tbl>
      <w:tblPr>
        <w:tblW w:w="7127" w:type="dxa"/>
        <w:jc w:val="start"/>
        <w:tblInd w:w="636" w:type="dxa"/>
        <w:tblLayout w:type="fixed"/>
        <w:tblCellMar>
          <w:top w:w="0" w:type="dxa"/>
          <w:start w:w="108" w:type="dxa"/>
          <w:bottom w:w="0" w:type="dxa"/>
          <w:end w:w="108" w:type="dxa"/>
        </w:tblCellMar>
      </w:tblPr>
      <w:tblGrid>
        <w:gridCol w:w="3725"/>
        <w:gridCol w:w="3402"/>
      </w:tblGrid>
      <w:tr>
        <w:trPr>
          <w:trHeight w:val="1725" w:hRule="atLeast"/>
        </w:trPr>
        <w:tc>
          <w:tcPr>
            <w:tcW w:w="3725" w:type="dxa"/>
            <w:tcBorders/>
          </w:tcPr>
          <w:p>
            <w:pPr>
              <w:pStyle w:val="Normal1"/>
              <w:spacing w:lineRule="auto" w:line="240"/>
              <w:ind w:firstLine="851" w:end="0"/>
              <w:rPr/>
            </w:pPr>
            <w:r>
              <w:rPr>
                <w:sz w:val="24"/>
                <w:lang w:val="en-US"/>
              </w:rPr>
              <w:t xml:space="preserve">la escultura </w:t>
            </w:r>
            <w:r>
              <w:rPr>
                <w:i/>
                <w:iCs/>
                <w:sz w:val="24"/>
                <w:lang w:val="en-US"/>
              </w:rPr>
              <w:t>de marmol</w:t>
            </w:r>
          </w:p>
          <w:p>
            <w:pPr>
              <w:pStyle w:val="Normal1"/>
              <w:spacing w:lineRule="auto" w:line="240"/>
              <w:ind w:firstLine="851" w:end="0"/>
              <w:rPr/>
            </w:pPr>
            <w:r>
              <w:rPr>
                <w:sz w:val="24"/>
                <w:lang w:val="en-US"/>
              </w:rPr>
              <w:t xml:space="preserve">la mesa </w:t>
            </w:r>
            <w:r>
              <w:rPr>
                <w:i/>
                <w:iCs/>
                <w:sz w:val="24"/>
                <w:lang w:val="en-US"/>
              </w:rPr>
              <w:t>de madera</w:t>
            </w:r>
          </w:p>
          <w:p>
            <w:pPr>
              <w:pStyle w:val="Normal1"/>
              <w:spacing w:lineRule="auto" w:line="240"/>
              <w:ind w:firstLine="851" w:end="0"/>
              <w:rPr/>
            </w:pPr>
            <w:r>
              <w:rPr>
                <w:sz w:val="24"/>
                <w:lang w:val="en-US"/>
              </w:rPr>
              <w:t xml:space="preserve">el vaso </w:t>
            </w:r>
            <w:r>
              <w:rPr>
                <w:i/>
                <w:iCs/>
                <w:sz w:val="24"/>
                <w:lang w:val="en-US"/>
              </w:rPr>
              <w:t>de cristal</w:t>
            </w:r>
          </w:p>
          <w:p>
            <w:pPr>
              <w:pStyle w:val="Normal1"/>
              <w:spacing w:lineRule="auto" w:line="240"/>
              <w:ind w:firstLine="851" w:end="0"/>
              <w:rPr/>
            </w:pPr>
            <w:r>
              <w:rPr>
                <w:sz w:val="24"/>
                <w:lang w:val="en-US"/>
              </w:rPr>
              <w:t xml:space="preserve">el cristal </w:t>
            </w:r>
            <w:r>
              <w:rPr>
                <w:i/>
                <w:iCs/>
                <w:sz w:val="24"/>
                <w:lang w:val="en-US"/>
              </w:rPr>
              <w:t>de aumento</w:t>
            </w:r>
          </w:p>
          <w:p>
            <w:pPr>
              <w:pStyle w:val="Normal1"/>
              <w:spacing w:lineRule="auto" w:line="240"/>
              <w:ind w:firstLine="851" w:end="0"/>
              <w:rPr/>
            </w:pPr>
            <w:r>
              <w:rPr>
                <w:sz w:val="24"/>
                <w:lang w:val="en-US"/>
              </w:rPr>
              <w:t xml:space="preserve">la caja </w:t>
            </w:r>
            <w:r>
              <w:rPr>
                <w:i/>
                <w:iCs/>
                <w:sz w:val="24"/>
                <w:lang w:val="en-US"/>
              </w:rPr>
              <w:t>de cartón</w:t>
            </w:r>
          </w:p>
          <w:p>
            <w:pPr>
              <w:pStyle w:val="Normal1"/>
              <w:rPr>
                <w:i/>
                <w:i/>
                <w:iCs/>
                <w:sz w:val="24"/>
                <w:lang w:val="en-US"/>
              </w:rPr>
            </w:pPr>
            <w:r>
              <w:rPr>
                <w:i/>
                <w:iCs/>
                <w:sz w:val="24"/>
                <w:lang w:val="en-US"/>
              </w:rPr>
            </w:r>
          </w:p>
        </w:tc>
        <w:tc>
          <w:tcPr>
            <w:tcW w:w="3402" w:type="dxa"/>
            <w:tcBorders/>
          </w:tcPr>
          <w:p>
            <w:pPr>
              <w:pStyle w:val="Normal1"/>
              <w:spacing w:lineRule="auto" w:line="240"/>
              <w:rPr>
                <w:sz w:val="24"/>
              </w:rPr>
            </w:pPr>
            <w:r>
              <w:rPr>
                <w:sz w:val="24"/>
              </w:rPr>
              <w:t xml:space="preserve">— </w:t>
            </w:r>
            <w:r>
              <w:rPr>
                <w:sz w:val="24"/>
              </w:rPr>
              <w:t xml:space="preserve">мраморная скульптура </w:t>
            </w:r>
          </w:p>
          <w:p>
            <w:pPr>
              <w:pStyle w:val="Normal1"/>
              <w:spacing w:lineRule="auto" w:line="240"/>
              <w:rPr>
                <w:sz w:val="24"/>
              </w:rPr>
            </w:pPr>
            <w:r>
              <w:rPr>
                <w:sz w:val="24"/>
              </w:rPr>
              <w:t xml:space="preserve">— </w:t>
            </w:r>
            <w:r>
              <w:rPr>
                <w:sz w:val="24"/>
              </w:rPr>
              <w:t xml:space="preserve">деревянный стол </w:t>
            </w:r>
          </w:p>
          <w:p>
            <w:pPr>
              <w:pStyle w:val="Normal1"/>
              <w:spacing w:lineRule="auto" w:line="240"/>
              <w:rPr>
                <w:sz w:val="24"/>
              </w:rPr>
            </w:pPr>
            <w:r>
              <w:rPr>
                <w:sz w:val="24"/>
              </w:rPr>
              <w:t xml:space="preserve">— </w:t>
            </w:r>
            <w:r>
              <w:rPr>
                <w:sz w:val="24"/>
              </w:rPr>
              <w:t xml:space="preserve">стеклянный стакан </w:t>
            </w:r>
          </w:p>
          <w:p>
            <w:pPr>
              <w:pStyle w:val="Normal1"/>
              <w:spacing w:lineRule="auto" w:line="240"/>
              <w:rPr>
                <w:sz w:val="24"/>
              </w:rPr>
            </w:pPr>
            <w:r>
              <w:rPr>
                <w:sz w:val="24"/>
              </w:rPr>
              <w:t xml:space="preserve">— </w:t>
            </w:r>
            <w:r>
              <w:rPr>
                <w:sz w:val="24"/>
              </w:rPr>
              <w:t xml:space="preserve">увеличительное стекло </w:t>
            </w:r>
          </w:p>
          <w:p>
            <w:pPr>
              <w:pStyle w:val="Normal1"/>
              <w:spacing w:lineRule="auto" w:line="240"/>
              <w:rPr>
                <w:sz w:val="24"/>
              </w:rPr>
            </w:pPr>
            <w:r>
              <w:rPr>
                <w:sz w:val="24"/>
              </w:rPr>
              <w:t xml:space="preserve">— </w:t>
            </w:r>
            <w:r>
              <w:rPr>
                <w:sz w:val="24"/>
              </w:rPr>
              <w:t xml:space="preserve">картонная коробка </w:t>
            </w:r>
          </w:p>
          <w:p>
            <w:pPr>
              <w:pStyle w:val="Normal1"/>
              <w:rPr>
                <w:sz w:val="24"/>
              </w:rPr>
            </w:pPr>
            <w:r>
              <w:rPr>
                <w:sz w:val="24"/>
              </w:rPr>
            </w:r>
          </w:p>
        </w:tc>
      </w:tr>
    </w:tbl>
    <w:p>
      <w:pPr>
        <w:pStyle w:val="Normal1"/>
        <w:spacing w:lineRule="auto" w:line="240"/>
        <w:ind w:firstLine="284" w:end="0"/>
        <w:rPr/>
      </w:pPr>
      <w:r>
        <w:rPr>
          <w:sz w:val="24"/>
        </w:rPr>
        <w:t>Соответствуют по смыслу относительным прилагательным и со</w:t>
        <w:softHyphen/>
        <w:t xml:space="preserve">четания предлога </w:t>
      </w:r>
      <w:r>
        <w:rPr>
          <w:b/>
          <w:bCs/>
          <w:sz w:val="24"/>
        </w:rPr>
        <w:t>de</w:t>
      </w:r>
      <w:r>
        <w:rPr>
          <w:sz w:val="24"/>
        </w:rPr>
        <w:t xml:space="preserve"> с другими частями речи:</w:t>
      </w:r>
    </w:p>
    <w:p>
      <w:pPr>
        <w:pStyle w:val="Normal1"/>
        <w:spacing w:lineRule="auto" w:line="240"/>
        <w:ind w:firstLine="851" w:end="0"/>
        <w:rPr>
          <w:sz w:val="24"/>
        </w:rPr>
      </w:pPr>
      <w:r>
        <w:rPr>
          <w:sz w:val="24"/>
        </w:rPr>
      </w:r>
    </w:p>
    <w:p>
      <w:pPr>
        <w:pStyle w:val="Normal1"/>
        <w:spacing w:lineRule="auto" w:line="240"/>
        <w:ind w:firstLine="851" w:end="0"/>
        <w:rPr/>
      </w:pPr>
      <w:r>
        <w:rPr>
          <w:sz w:val="24"/>
          <w:lang w:val="en-US"/>
        </w:rPr>
        <w:t xml:space="preserve">el periódico </w:t>
      </w:r>
      <w:r>
        <w:rPr>
          <w:i/>
          <w:iCs/>
          <w:sz w:val="24"/>
          <w:lang w:val="en-US"/>
        </w:rPr>
        <w:t>de ayer</w:t>
      </w:r>
      <w:r>
        <w:rPr>
          <w:sz w:val="24"/>
          <w:lang w:val="en-US"/>
        </w:rPr>
        <w:t xml:space="preserve">           — </w:t>
      </w:r>
      <w:r>
        <w:rPr>
          <w:sz w:val="24"/>
        </w:rPr>
        <w:t>вчерашняя</w:t>
      </w:r>
      <w:r>
        <w:rPr>
          <w:sz w:val="24"/>
          <w:lang w:val="en-US"/>
        </w:rPr>
        <w:t xml:space="preserve"> </w:t>
      </w:r>
      <w:r>
        <w:rPr>
          <w:sz w:val="24"/>
        </w:rPr>
        <w:t>газета</w:t>
      </w:r>
      <w:r>
        <w:rPr>
          <w:sz w:val="24"/>
          <w:lang w:val="en-US"/>
        </w:rPr>
        <w:t xml:space="preserve"> </w:t>
      </w:r>
    </w:p>
    <w:p>
      <w:pPr>
        <w:pStyle w:val="Normal1"/>
        <w:spacing w:lineRule="auto" w:line="240"/>
        <w:ind w:firstLine="851" w:end="0"/>
        <w:rPr/>
      </w:pPr>
      <w:r>
        <w:rPr>
          <w:sz w:val="24"/>
          <w:lang w:val="en-US"/>
        </w:rPr>
        <w:t xml:space="preserve">los hombres </w:t>
      </w:r>
      <w:r>
        <w:rPr>
          <w:i/>
          <w:iCs/>
          <w:sz w:val="24"/>
          <w:lang w:val="en-US"/>
        </w:rPr>
        <w:t xml:space="preserve">de entonces  </w:t>
      </w:r>
      <w:r>
        <w:rPr>
          <w:sz w:val="24"/>
          <w:lang w:val="en-US"/>
        </w:rPr>
        <w:t xml:space="preserve">  — </w:t>
      </w:r>
      <w:r>
        <w:rPr>
          <w:sz w:val="24"/>
        </w:rPr>
        <w:t>тогдашние</w:t>
      </w:r>
      <w:r>
        <w:rPr>
          <w:sz w:val="24"/>
          <w:lang w:val="en-US"/>
        </w:rPr>
        <w:t xml:space="preserve"> </w:t>
      </w:r>
      <w:r>
        <w:rPr>
          <w:sz w:val="24"/>
        </w:rPr>
        <w:t>люди</w:t>
      </w:r>
      <w:r>
        <w:rPr>
          <w:sz w:val="24"/>
          <w:lang w:val="en-US"/>
        </w:rPr>
        <w:t xml:space="preserve"> </w:t>
      </w:r>
    </w:p>
    <w:p>
      <w:pPr>
        <w:pStyle w:val="Normal1"/>
        <w:spacing w:lineRule="auto" w:line="240"/>
        <w:rPr>
          <w:sz w:val="24"/>
          <w:lang w:val="en-US"/>
        </w:rPr>
      </w:pPr>
      <w:r>
        <w:rPr>
          <w:sz w:val="24"/>
          <w:lang w:val="en-US"/>
        </w:rPr>
        <w:t xml:space="preserve">              </w:t>
      </w:r>
      <w:r>
        <w:rPr>
          <w:sz w:val="24"/>
          <w:lang w:val="en-US"/>
        </w:rPr>
        <w:t xml:space="preserve">la máquina </w:t>
      </w:r>
      <w:r>
        <w:rPr>
          <w:i/>
          <w:iCs/>
          <w:sz w:val="24"/>
          <w:lang w:val="en-US"/>
        </w:rPr>
        <w:t>de escribir</w:t>
      </w:r>
      <w:r>
        <w:rPr>
          <w:sz w:val="24"/>
          <w:lang w:val="en-US"/>
        </w:rPr>
        <w:t xml:space="preserve">       — </w:t>
      </w:r>
      <w:r>
        <w:rPr>
          <w:sz w:val="24"/>
        </w:rPr>
        <w:t>пишущая</w:t>
      </w:r>
      <w:r>
        <w:rPr>
          <w:sz w:val="24"/>
          <w:lang w:val="en-US"/>
        </w:rPr>
        <w:t xml:space="preserve"> </w:t>
      </w:r>
      <w:r>
        <w:rPr>
          <w:sz w:val="24"/>
        </w:rPr>
        <w:t>машинка</w:t>
      </w:r>
    </w:p>
    <w:p>
      <w:pPr>
        <w:pStyle w:val="Normal1"/>
        <w:spacing w:lineRule="auto" w:line="240"/>
        <w:ind w:firstLine="284" w:end="0"/>
        <w:rPr>
          <w:sz w:val="22"/>
          <w:lang w:val="en-US"/>
        </w:rPr>
      </w:pPr>
      <w:r>
        <w:rPr>
          <w:sz w:val="22"/>
          <w:lang w:val="en-US"/>
        </w:rPr>
        <w:t xml:space="preserve"> </w:t>
      </w:r>
    </w:p>
    <w:p>
      <w:pPr>
        <w:pStyle w:val="Normal1"/>
        <w:spacing w:lineRule="auto" w:line="240"/>
        <w:ind w:firstLine="284" w:end="0"/>
        <w:rPr/>
      </w:pPr>
      <w:r>
        <w:rPr>
          <w:i/>
          <w:sz w:val="22"/>
        </w:rPr>
        <w:t>Примечание</w:t>
      </w:r>
      <w:r>
        <w:rPr>
          <w:sz w:val="22"/>
          <w:lang w:val="en-US"/>
        </w:rPr>
        <w:t xml:space="preserve">. </w:t>
      </w:r>
      <w:r>
        <w:rPr>
          <w:sz w:val="22"/>
        </w:rPr>
        <w:t>В</w:t>
      </w:r>
      <w:r>
        <w:rPr>
          <w:sz w:val="22"/>
          <w:lang w:val="en-US"/>
        </w:rPr>
        <w:t xml:space="preserve"> </w:t>
      </w:r>
      <w:r>
        <w:rPr>
          <w:sz w:val="22"/>
        </w:rPr>
        <w:t>подобной</w:t>
      </w:r>
      <w:r>
        <w:rPr>
          <w:sz w:val="22"/>
          <w:lang w:val="en-US"/>
        </w:rPr>
        <w:t xml:space="preserve"> </w:t>
      </w:r>
      <w:r>
        <w:rPr>
          <w:sz w:val="22"/>
        </w:rPr>
        <w:t>функции</w:t>
      </w:r>
      <w:r>
        <w:rPr>
          <w:sz w:val="22"/>
          <w:lang w:val="en-US"/>
        </w:rPr>
        <w:t xml:space="preserve"> </w:t>
      </w:r>
      <w:r>
        <w:rPr>
          <w:sz w:val="22"/>
        </w:rPr>
        <w:t>могут</w:t>
      </w:r>
      <w:r>
        <w:rPr>
          <w:sz w:val="22"/>
          <w:lang w:val="en-US"/>
        </w:rPr>
        <w:t xml:space="preserve"> </w:t>
      </w:r>
      <w:r>
        <w:rPr>
          <w:sz w:val="22"/>
        </w:rPr>
        <w:t>выступать</w:t>
      </w:r>
      <w:r>
        <w:rPr>
          <w:sz w:val="22"/>
          <w:lang w:val="en-US"/>
        </w:rPr>
        <w:t xml:space="preserve"> </w:t>
      </w:r>
      <w:r>
        <w:rPr>
          <w:sz w:val="22"/>
        </w:rPr>
        <w:t>сочетания</w:t>
      </w:r>
      <w:r>
        <w:rPr>
          <w:sz w:val="22"/>
          <w:lang w:val="en-US"/>
        </w:rPr>
        <w:t xml:space="preserve"> </w:t>
      </w:r>
      <w:r>
        <w:rPr>
          <w:sz w:val="22"/>
        </w:rPr>
        <w:t>с</w:t>
      </w:r>
      <w:r>
        <w:rPr>
          <w:sz w:val="22"/>
          <w:lang w:val="en-US"/>
        </w:rPr>
        <w:t xml:space="preserve"> </w:t>
      </w:r>
      <w:r>
        <w:rPr>
          <w:sz w:val="22"/>
        </w:rPr>
        <w:t>предлогом</w:t>
      </w:r>
      <w:r>
        <w:rPr>
          <w:sz w:val="22"/>
          <w:lang w:val="en-US"/>
        </w:rPr>
        <w:t xml:space="preserve"> </w:t>
      </w:r>
      <w:r>
        <w:rPr>
          <w:b/>
          <w:sz w:val="22"/>
        </w:rPr>
        <w:t>а</w:t>
      </w:r>
      <w:r>
        <w:rPr>
          <w:sz w:val="22"/>
          <w:lang w:val="en-US"/>
        </w:rPr>
        <w:t xml:space="preserve">: viento </w:t>
      </w:r>
      <w:r>
        <w:rPr>
          <w:i/>
          <w:iCs/>
          <w:sz w:val="22"/>
          <w:lang w:val="en-US"/>
        </w:rPr>
        <w:t>a ráfagas</w:t>
      </w:r>
      <w:r>
        <w:rPr>
          <w:sz w:val="22"/>
          <w:lang w:val="en-US"/>
        </w:rPr>
        <w:t xml:space="preserve"> — </w:t>
      </w:r>
      <w:r>
        <w:rPr>
          <w:sz w:val="22"/>
        </w:rPr>
        <w:t>порывистый</w:t>
      </w:r>
      <w:r>
        <w:rPr>
          <w:sz w:val="22"/>
          <w:lang w:val="en-US"/>
        </w:rPr>
        <w:t xml:space="preserve"> </w:t>
      </w:r>
      <w:r>
        <w:rPr>
          <w:sz w:val="22"/>
        </w:rPr>
        <w:t>ветер</w:t>
      </w:r>
      <w:r>
        <w:rPr>
          <w:sz w:val="22"/>
          <w:lang w:val="en-US"/>
        </w:rPr>
        <w:t xml:space="preserve">, propulsor </w:t>
      </w:r>
      <w:r>
        <w:rPr>
          <w:i/>
          <w:iCs/>
          <w:sz w:val="22"/>
          <w:lang w:val="en-US"/>
        </w:rPr>
        <w:t>a chorro</w:t>
      </w:r>
      <w:r>
        <w:rPr>
          <w:sz w:val="22"/>
          <w:lang w:val="en-US"/>
        </w:rPr>
        <w:t xml:space="preserve"> (</w:t>
      </w:r>
      <w:r>
        <w:rPr>
          <w:i/>
          <w:iCs/>
          <w:sz w:val="22"/>
          <w:lang w:val="en-US"/>
        </w:rPr>
        <w:t>de</w:t>
      </w:r>
      <w:r>
        <w:rPr>
          <w:sz w:val="22"/>
          <w:lang w:val="en-US"/>
        </w:rPr>
        <w:t xml:space="preserve"> </w:t>
      </w:r>
      <w:r>
        <w:rPr>
          <w:sz w:val="22"/>
        </w:rPr>
        <w:t>или</w:t>
      </w:r>
      <w:r>
        <w:rPr>
          <w:sz w:val="22"/>
          <w:lang w:val="en-US"/>
        </w:rPr>
        <w:t xml:space="preserve"> </w:t>
      </w:r>
      <w:r>
        <w:rPr>
          <w:i/>
          <w:iCs/>
          <w:sz w:val="22"/>
          <w:lang w:val="en-US"/>
        </w:rPr>
        <w:t>a reaccion</w:t>
      </w:r>
      <w:r>
        <w:rPr>
          <w:sz w:val="22"/>
          <w:lang w:val="en-US"/>
        </w:rPr>
        <w:t xml:space="preserve">) — </w:t>
      </w:r>
      <w:r>
        <w:rPr>
          <w:sz w:val="22"/>
        </w:rPr>
        <w:t>реактивный</w:t>
      </w:r>
      <w:r>
        <w:rPr>
          <w:sz w:val="22"/>
          <w:lang w:val="en-US"/>
        </w:rPr>
        <w:t xml:space="preserve"> </w:t>
      </w:r>
      <w:r>
        <w:rPr>
          <w:sz w:val="22"/>
        </w:rPr>
        <w:t>двигатель</w:t>
      </w:r>
      <w:r>
        <w:rPr>
          <w:sz w:val="22"/>
          <w:lang w:val="en-US"/>
        </w:rPr>
        <w:t xml:space="preserve">, ensenañza </w:t>
      </w:r>
      <w:r>
        <w:rPr>
          <w:i/>
          <w:iCs/>
          <w:sz w:val="22"/>
          <w:lang w:val="en-US"/>
        </w:rPr>
        <w:t>a distancia</w:t>
      </w:r>
      <w:r>
        <w:rPr>
          <w:sz w:val="22"/>
          <w:lang w:val="en-US"/>
        </w:rPr>
        <w:t xml:space="preserve"> — </w:t>
      </w:r>
      <w:r>
        <w:rPr>
          <w:sz w:val="22"/>
        </w:rPr>
        <w:t>заочное</w:t>
      </w:r>
      <w:r>
        <w:rPr>
          <w:sz w:val="22"/>
          <w:lang w:val="en-US"/>
        </w:rPr>
        <w:t xml:space="preserve"> </w:t>
      </w:r>
      <w:r>
        <w:rPr>
          <w:sz w:val="22"/>
        </w:rPr>
        <w:t>обучение</w:t>
      </w:r>
      <w:r>
        <w:rPr>
          <w:sz w:val="22"/>
          <w:lang w:val="en-US"/>
        </w:rPr>
        <w:t xml:space="preserve"> </w:t>
      </w:r>
      <w:r>
        <w:rPr>
          <w:sz w:val="22"/>
        </w:rPr>
        <w:t>и</w:t>
      </w:r>
      <w:r>
        <w:rPr>
          <w:sz w:val="22"/>
          <w:lang w:val="en-US"/>
        </w:rPr>
        <w:t xml:space="preserve"> </w:t>
      </w:r>
      <w:r>
        <w:rPr>
          <w:sz w:val="22"/>
        </w:rPr>
        <w:t>т</w:t>
      </w:r>
      <w:r>
        <w:rPr>
          <w:sz w:val="22"/>
          <w:lang w:val="en-US"/>
        </w:rPr>
        <w:t>.</w:t>
      </w:r>
      <w:r>
        <w:rPr>
          <w:sz w:val="22"/>
        </w:rPr>
        <w:t>п</w:t>
      </w:r>
      <w:r>
        <w:rPr>
          <w:sz w:val="22"/>
          <w:lang w:val="en-US"/>
        </w:rPr>
        <w:t>.</w:t>
      </w:r>
    </w:p>
    <w:p>
      <w:pPr>
        <w:pStyle w:val="Normal1"/>
        <w:spacing w:lineRule="auto" w:line="240"/>
        <w:ind w:firstLine="284" w:end="0"/>
        <w:rPr/>
      </w:pPr>
      <w:r>
        <w:rPr>
          <w:sz w:val="24"/>
        </w:rPr>
        <w:t xml:space="preserve">Следует отметить, что в современном испанском языке сочетание </w:t>
      </w:r>
      <w:r>
        <w:rPr>
          <w:b/>
          <w:sz w:val="24"/>
          <w:lang w:val="en-US"/>
        </w:rPr>
        <w:t>de</w:t>
      </w:r>
      <w:r>
        <w:rPr>
          <w:b/>
          <w:sz w:val="24"/>
        </w:rPr>
        <w:t xml:space="preserve"> + существительное</w:t>
      </w:r>
      <w:r>
        <w:rPr>
          <w:sz w:val="24"/>
        </w:rPr>
        <w:t>, указывающие на материал, из которого сделан предмет, употребляются чаще синонимичных им относительных прилагательных. Поэтому следует говорить:</w:t>
      </w:r>
    </w:p>
    <w:p>
      <w:pPr>
        <w:pStyle w:val="Normal1"/>
        <w:spacing w:lineRule="auto" w:line="240"/>
        <w:ind w:firstLine="851" w:end="0"/>
        <w:rPr/>
      </w:pPr>
      <w:r>
        <w:rPr>
          <w:sz w:val="24"/>
          <w:lang w:val="en-US"/>
        </w:rPr>
        <w:t xml:space="preserve">la caja </w:t>
      </w:r>
      <w:r>
        <w:rPr>
          <w:i/>
          <w:iCs/>
          <w:sz w:val="24"/>
          <w:lang w:val="en-US"/>
        </w:rPr>
        <w:t>de cartón</w:t>
      </w:r>
      <w:r>
        <w:rPr>
          <w:sz w:val="24"/>
          <w:lang w:val="en-US"/>
        </w:rPr>
        <w:t xml:space="preserve">          </w:t>
      </w:r>
      <w:r>
        <w:rPr>
          <w:sz w:val="24"/>
        </w:rPr>
        <w:t>вместо</w:t>
      </w:r>
      <w:r>
        <w:rPr>
          <w:sz w:val="24"/>
          <w:lang w:val="en-US"/>
        </w:rPr>
        <w:t xml:space="preserve">    la caja </w:t>
      </w:r>
      <w:r>
        <w:rPr>
          <w:i/>
          <w:iCs/>
          <w:sz w:val="24"/>
          <w:lang w:val="en-US"/>
        </w:rPr>
        <w:t>cartonera</w:t>
      </w:r>
      <w:r>
        <w:rPr>
          <w:sz w:val="24"/>
          <w:lang w:val="en-US"/>
        </w:rPr>
        <w:t xml:space="preserve"> </w:t>
      </w:r>
    </w:p>
    <w:p>
      <w:pPr>
        <w:pStyle w:val="Normal1"/>
        <w:spacing w:lineRule="auto" w:line="240"/>
        <w:ind w:firstLine="851" w:end="0"/>
        <w:rPr/>
      </w:pPr>
      <w:r>
        <w:rPr>
          <w:sz w:val="24"/>
          <w:lang w:val="en-US"/>
        </w:rPr>
        <w:t xml:space="preserve">la navaja </w:t>
      </w:r>
      <w:r>
        <w:rPr>
          <w:i/>
          <w:iCs/>
          <w:sz w:val="24"/>
          <w:lang w:val="en-US"/>
        </w:rPr>
        <w:t>de hierro</w:t>
      </w:r>
      <w:r>
        <w:rPr>
          <w:sz w:val="24"/>
          <w:lang w:val="en-US"/>
        </w:rPr>
        <w:t xml:space="preserve">       </w:t>
      </w:r>
      <w:r>
        <w:rPr>
          <w:sz w:val="24"/>
        </w:rPr>
        <w:t>вместо</w:t>
      </w:r>
      <w:r>
        <w:rPr>
          <w:sz w:val="24"/>
          <w:lang w:val="en-US"/>
        </w:rPr>
        <w:t xml:space="preserve">    la navaja </w:t>
      </w:r>
      <w:r>
        <w:rPr>
          <w:i/>
          <w:iCs/>
          <w:sz w:val="24"/>
          <w:lang w:val="en-US"/>
        </w:rPr>
        <w:t>férrea</w:t>
      </w:r>
      <w:r>
        <w:rPr>
          <w:sz w:val="24"/>
          <w:lang w:val="en-US"/>
        </w:rPr>
        <w:t xml:space="preserve">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w:t>
      </w:r>
    </w:p>
    <w:p>
      <w:pPr>
        <w:pStyle w:val="Normal1"/>
        <w:spacing w:lineRule="auto" w:line="240"/>
        <w:ind w:firstLine="284" w:end="0"/>
        <w:rPr/>
      </w:pPr>
      <w:r>
        <w:rPr>
          <w:sz w:val="24"/>
          <w:lang w:val="en-US"/>
        </w:rPr>
        <w:t xml:space="preserve"> </w:t>
      </w:r>
      <w:r>
        <w:rPr>
          <w:sz w:val="24"/>
        </w:rPr>
        <w:t>Предпочтительными</w:t>
      </w:r>
      <w:r>
        <w:rPr>
          <w:sz w:val="24"/>
          <w:lang w:val="en-US"/>
        </w:rPr>
        <w:t xml:space="preserve"> </w:t>
      </w:r>
      <w:r>
        <w:rPr>
          <w:sz w:val="24"/>
        </w:rPr>
        <w:t>оказываются</w:t>
      </w:r>
      <w:r>
        <w:rPr>
          <w:sz w:val="24"/>
          <w:lang w:val="en-US"/>
        </w:rPr>
        <w:t xml:space="preserve"> </w:t>
      </w:r>
      <w:r>
        <w:rPr>
          <w:sz w:val="24"/>
        </w:rPr>
        <w:t>также</w:t>
      </w:r>
      <w:r>
        <w:rPr>
          <w:sz w:val="24"/>
          <w:lang w:val="en-US"/>
        </w:rPr>
        <w:t xml:space="preserve"> </w:t>
      </w:r>
      <w:r>
        <w:rPr>
          <w:sz w:val="24"/>
        </w:rPr>
        <w:t>сочетания</w:t>
      </w:r>
      <w:r>
        <w:rPr>
          <w:sz w:val="24"/>
          <w:lang w:val="en-US"/>
        </w:rPr>
        <w:t xml:space="preserve"> el piso </w:t>
      </w:r>
      <w:r>
        <w:rPr>
          <w:i/>
          <w:iCs/>
          <w:sz w:val="24"/>
          <w:lang w:val="en-US"/>
        </w:rPr>
        <w:t>de arriba</w:t>
      </w:r>
      <w:r>
        <w:rPr>
          <w:sz w:val="24"/>
          <w:lang w:val="en-US"/>
        </w:rPr>
        <w:t xml:space="preserve">, la canción </w:t>
      </w:r>
      <w:r>
        <w:rPr>
          <w:i/>
          <w:iCs/>
          <w:sz w:val="24"/>
          <w:lang w:val="en-US"/>
        </w:rPr>
        <w:t>de siempre</w:t>
      </w:r>
      <w:r>
        <w:rPr>
          <w:sz w:val="24"/>
          <w:lang w:val="en-US"/>
        </w:rPr>
        <w:t xml:space="preserve">, la moda </w:t>
      </w:r>
      <w:r>
        <w:rPr>
          <w:i/>
          <w:iCs/>
          <w:sz w:val="24"/>
          <w:lang w:val="en-US"/>
        </w:rPr>
        <w:t>de</w:t>
      </w:r>
      <w:r>
        <w:rPr>
          <w:sz w:val="24"/>
          <w:lang w:val="en-US"/>
        </w:rPr>
        <w:t xml:space="preserve"> </w:t>
      </w:r>
      <w:r>
        <w:rPr>
          <w:i/>
          <w:iCs/>
          <w:sz w:val="24"/>
          <w:lang w:val="en-US"/>
        </w:rPr>
        <w:t>ahora</w:t>
      </w:r>
      <w:r>
        <w:rPr>
          <w:sz w:val="24"/>
          <w:lang w:val="en-US"/>
        </w:rPr>
        <w:t xml:space="preserve">, etc. </w:t>
      </w:r>
      <w:r>
        <w:rPr>
          <w:sz w:val="24"/>
        </w:rPr>
        <w:t>вместо</w:t>
      </w:r>
      <w:r>
        <w:rPr>
          <w:sz w:val="24"/>
          <w:lang w:val="en-US"/>
        </w:rPr>
        <w:t xml:space="preserve">, </w:t>
      </w:r>
      <w:r>
        <w:rPr>
          <w:sz w:val="24"/>
        </w:rPr>
        <w:t>соответственно</w:t>
      </w:r>
      <w:r>
        <w:rPr>
          <w:sz w:val="24"/>
          <w:lang w:val="en-US"/>
        </w:rPr>
        <w:t xml:space="preserve">, el piso </w:t>
      </w:r>
      <w:r>
        <w:rPr>
          <w:i/>
          <w:iCs/>
          <w:sz w:val="24"/>
          <w:lang w:val="en-US"/>
        </w:rPr>
        <w:t>superior</w:t>
      </w:r>
      <w:r>
        <w:rPr>
          <w:sz w:val="24"/>
          <w:lang w:val="en-US"/>
        </w:rPr>
        <w:t xml:space="preserve">, la canción </w:t>
      </w:r>
      <w:r>
        <w:rPr>
          <w:i/>
          <w:iCs/>
          <w:sz w:val="24"/>
          <w:lang w:val="en-US"/>
        </w:rPr>
        <w:t>eterna</w:t>
      </w:r>
      <w:r>
        <w:rPr>
          <w:sz w:val="24"/>
          <w:lang w:val="en-US"/>
        </w:rPr>
        <w:t xml:space="preserve">, la moda </w:t>
      </w:r>
      <w:r>
        <w:rPr>
          <w:i/>
          <w:iCs/>
          <w:sz w:val="24"/>
          <w:lang w:val="en-US"/>
        </w:rPr>
        <w:t>actual</w:t>
      </w:r>
      <w:r>
        <w:rPr>
          <w:sz w:val="24"/>
          <w:lang w:val="en-US"/>
        </w:rPr>
        <w:t>.</w:t>
      </w:r>
    </w:p>
    <w:p>
      <w:pPr>
        <w:pStyle w:val="Normal1"/>
        <w:spacing w:lineRule="auto" w:line="240"/>
        <w:ind w:firstLine="284" w:end="0"/>
        <w:rPr>
          <w:sz w:val="24"/>
          <w:lang w:val="en-US"/>
        </w:rPr>
      </w:pPr>
      <w:r>
        <w:rPr>
          <w:sz w:val="24"/>
          <w:lang w:val="en-US"/>
        </w:rPr>
      </w:r>
    </w:p>
    <w:p>
      <w:pPr>
        <w:pStyle w:val="Heading3"/>
        <w:ind w:hanging="0" w:start="0"/>
        <w:rPr/>
      </w:pPr>
      <w:r>
        <w:rPr>
          <w:lang w:val="en-US"/>
        </w:rPr>
        <w:t xml:space="preserve">      </w:t>
      </w:r>
      <w:bookmarkStart w:id="29" w:name="__RefHeading___Toc1886019"/>
      <w:r>
        <w:rPr/>
        <w:t>§ 20. Случаи согласования прилагательных с существительными</w:t>
      </w:r>
      <w:bookmarkEnd w:id="29"/>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Можно выделить три случая согласования прилагательных с существительными: согласование прилагательных с </w:t>
      </w:r>
      <w:r>
        <w:rPr>
          <w:spacing w:val="20"/>
          <w:sz w:val="24"/>
        </w:rPr>
        <w:t>одним</w:t>
      </w:r>
      <w:r>
        <w:rPr>
          <w:sz w:val="24"/>
        </w:rPr>
        <w:t xml:space="preserve"> существительным; согласование прилагательного, стоящего </w:t>
      </w:r>
      <w:r>
        <w:rPr>
          <w:spacing w:val="20"/>
          <w:sz w:val="24"/>
        </w:rPr>
        <w:t>перед</w:t>
      </w:r>
      <w:r>
        <w:rPr>
          <w:sz w:val="24"/>
        </w:rPr>
        <w:t xml:space="preserve"> несколькими существительными; согласование прилагательного, стоящего </w:t>
      </w:r>
      <w:r>
        <w:rPr>
          <w:spacing w:val="20"/>
          <w:sz w:val="24"/>
        </w:rPr>
        <w:t>после</w:t>
      </w:r>
      <w:r>
        <w:rPr>
          <w:sz w:val="24"/>
        </w:rPr>
        <w:t xml:space="preserve"> нескольких существительных. </w:t>
      </w:r>
    </w:p>
    <w:p>
      <w:pPr>
        <w:pStyle w:val="Normal1"/>
        <w:spacing w:lineRule="auto" w:line="240"/>
        <w:ind w:firstLine="284" w:end="0"/>
        <w:rPr>
          <w:sz w:val="24"/>
        </w:rPr>
      </w:pPr>
      <w:r>
        <w:rPr>
          <w:sz w:val="24"/>
        </w:rPr>
        <w:t xml:space="preserve"> </w:t>
      </w:r>
      <w:r>
        <w:rPr>
          <w:sz w:val="24"/>
        </w:rPr>
        <w:t>1. С одним существительным прилагательное (или несколько прилагательных) согласуется в роде и числе:</w:t>
      </w:r>
    </w:p>
    <w:p>
      <w:pPr>
        <w:pStyle w:val="Normal1"/>
        <w:spacing w:lineRule="auto" w:line="240"/>
        <w:ind w:firstLine="851" w:end="0"/>
        <w:rPr>
          <w:b/>
          <w:sz w:val="24"/>
        </w:rPr>
      </w:pPr>
      <w:r>
        <w:rPr>
          <w:b/>
          <w:sz w:val="24"/>
        </w:rPr>
      </w:r>
    </w:p>
    <w:p>
      <w:pPr>
        <w:pStyle w:val="Normal1"/>
        <w:spacing w:lineRule="auto" w:line="240"/>
        <w:ind w:firstLine="851" w:end="0"/>
        <w:rPr/>
      </w:pPr>
      <w:r>
        <w:rPr>
          <w:b/>
          <w:sz w:val="24"/>
          <w:lang w:val="en-US"/>
        </w:rPr>
        <w:t>un</w:t>
      </w:r>
      <w:r>
        <w:rPr>
          <w:sz w:val="24"/>
          <w:lang w:val="en-US"/>
        </w:rPr>
        <w:t xml:space="preserve"> cuarto ampli</w:t>
      </w:r>
      <w:r>
        <w:rPr>
          <w:b/>
          <w:sz w:val="24"/>
          <w:lang w:val="en-US"/>
        </w:rPr>
        <w:t>o</w:t>
      </w:r>
      <w:r>
        <w:rPr>
          <w:sz w:val="24"/>
          <w:lang w:val="en-US"/>
        </w:rPr>
        <w:t>, clar</w:t>
      </w:r>
      <w:r>
        <w:rPr>
          <w:b/>
          <w:sz w:val="24"/>
          <w:lang w:val="en-US"/>
        </w:rPr>
        <w:t>o</w:t>
      </w:r>
      <w:r>
        <w:rPr>
          <w:sz w:val="24"/>
          <w:lang w:val="en-US"/>
        </w:rPr>
        <w:t xml:space="preserve"> </w:t>
      </w:r>
      <w:r>
        <w:rPr>
          <w:sz w:val="24"/>
        </w:rPr>
        <w:t>у</w:t>
      </w:r>
      <w:r>
        <w:rPr>
          <w:sz w:val="24"/>
          <w:lang w:val="en-US"/>
        </w:rPr>
        <w:t xml:space="preserve"> cómod</w:t>
      </w:r>
      <w:r>
        <w:rPr>
          <w:b/>
          <w:sz w:val="24"/>
          <w:lang w:val="en-US"/>
        </w:rPr>
        <w:t>o</w:t>
      </w:r>
      <w:r>
        <w:rPr>
          <w:sz w:val="24"/>
          <w:lang w:val="en-US"/>
        </w:rPr>
        <w:t xml:space="preserve"> — </w:t>
      </w:r>
      <w:r>
        <w:rPr>
          <w:b/>
          <w:sz w:val="24"/>
          <w:lang w:val="en-US"/>
        </w:rPr>
        <w:t>los</w:t>
      </w:r>
      <w:r>
        <w:rPr>
          <w:sz w:val="24"/>
          <w:lang w:val="en-US"/>
        </w:rPr>
        <w:t xml:space="preserve"> cuartos amplio</w:t>
      </w:r>
      <w:r>
        <w:rPr>
          <w:b/>
          <w:bCs/>
          <w:sz w:val="24"/>
          <w:lang w:val="en-US"/>
        </w:rPr>
        <w:t>s</w:t>
      </w:r>
      <w:r>
        <w:rPr>
          <w:sz w:val="24"/>
          <w:lang w:val="en-US"/>
        </w:rPr>
        <w:t>, claro</w:t>
      </w:r>
      <w:r>
        <w:rPr>
          <w:b/>
          <w:bCs/>
          <w:sz w:val="24"/>
          <w:lang w:val="en-US"/>
        </w:rPr>
        <w:t xml:space="preserve">s </w:t>
      </w:r>
      <w:r>
        <w:rPr>
          <w:sz w:val="24"/>
        </w:rPr>
        <w:t>у</w:t>
      </w:r>
      <w:r>
        <w:rPr>
          <w:sz w:val="24"/>
          <w:lang w:val="en-US"/>
        </w:rPr>
        <w:t xml:space="preserve">  cómodos</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2. Когда прилагательное (или прилагательные) определяет не только существительных одного рода и стоит </w:t>
      </w:r>
      <w:r>
        <w:rPr>
          <w:spacing w:val="20"/>
          <w:sz w:val="24"/>
        </w:rPr>
        <w:t>после</w:t>
      </w:r>
      <w:r>
        <w:rPr>
          <w:sz w:val="24"/>
        </w:rPr>
        <w:t xml:space="preserve"> них, то оно согласуется с ними во множественном числе и принимает тот род, который имеют существительные. Если же существительные разных родов, то согласование происходит в мужском роде:</w:t>
      </w:r>
    </w:p>
    <w:p>
      <w:pPr>
        <w:pStyle w:val="Normal1"/>
        <w:spacing w:lineRule="auto" w:line="240"/>
        <w:ind w:firstLine="284" w:end="0"/>
        <w:rPr/>
      </w:pPr>
      <w:r>
        <w:rPr>
          <w:sz w:val="24"/>
        </w:rPr>
        <w:t xml:space="preserve"> </w:t>
      </w:r>
      <w:r>
        <w:rPr>
          <w:sz w:val="24"/>
          <w:lang w:val="en-US"/>
        </w:rPr>
        <w:t>Ha</w:t>
      </w:r>
      <w:r>
        <w:rPr>
          <w:sz w:val="24"/>
        </w:rPr>
        <w:t xml:space="preserve"> </w:t>
      </w:r>
      <w:r>
        <w:rPr>
          <w:sz w:val="24"/>
          <w:lang w:val="en-US"/>
        </w:rPr>
        <w:t>contado</w:t>
      </w:r>
      <w:r>
        <w:rPr>
          <w:sz w:val="24"/>
        </w:rPr>
        <w:t xml:space="preserve"> </w:t>
      </w:r>
      <w:r>
        <w:rPr>
          <w:sz w:val="24"/>
          <w:lang w:val="en-US"/>
        </w:rPr>
        <w:t>sobre</w:t>
      </w:r>
      <w:r>
        <w:rPr>
          <w:sz w:val="24"/>
        </w:rPr>
        <w:t xml:space="preserve"> </w:t>
      </w:r>
      <w:r>
        <w:rPr>
          <w:i/>
          <w:iCs/>
          <w:sz w:val="24"/>
          <w:lang w:val="en-US"/>
        </w:rPr>
        <w:t>la</w:t>
      </w:r>
      <w:r>
        <w:rPr>
          <w:i/>
          <w:iCs/>
          <w:sz w:val="24"/>
        </w:rPr>
        <w:t xml:space="preserve"> </w:t>
      </w:r>
      <w:r>
        <w:rPr>
          <w:i/>
          <w:iCs/>
          <w:sz w:val="24"/>
          <w:lang w:val="en-US"/>
        </w:rPr>
        <w:t>entrevista</w:t>
      </w:r>
      <w:r>
        <w:rPr>
          <w:sz w:val="24"/>
        </w:rPr>
        <w:t xml:space="preserve"> у                             Он рассказал о полезной встрече и беседе.</w:t>
      </w:r>
    </w:p>
    <w:p>
      <w:pPr>
        <w:pStyle w:val="Normal1"/>
        <w:spacing w:lineRule="auto" w:line="240"/>
        <w:ind w:firstLine="709" w:end="0"/>
        <w:rPr/>
      </w:pPr>
      <w:r>
        <w:rPr>
          <w:sz w:val="24"/>
          <w:lang w:val="en-US"/>
        </w:rPr>
        <w:t>conversación provechos</w:t>
      </w:r>
      <w:r>
        <w:rPr>
          <w:b/>
          <w:bCs/>
          <w:sz w:val="24"/>
          <w:lang w:val="en-US"/>
        </w:rPr>
        <w:t>as</w:t>
      </w:r>
      <w:r>
        <w:rPr>
          <w:sz w:val="24"/>
          <w:lang w:val="en-US"/>
        </w:rPr>
        <w:t xml:space="preserve">. </w:t>
      </w:r>
    </w:p>
    <w:p>
      <w:pPr>
        <w:pStyle w:val="Normal1"/>
        <w:spacing w:lineRule="auto" w:line="240"/>
        <w:ind w:firstLine="284" w:end="0"/>
        <w:rPr/>
      </w:pPr>
      <w:r>
        <w:rPr>
          <w:sz w:val="24"/>
          <w:lang w:val="en-US"/>
        </w:rPr>
        <w:t xml:space="preserve">Juana leyó </w:t>
      </w:r>
      <w:r>
        <w:rPr>
          <w:i/>
          <w:iCs/>
          <w:sz w:val="24"/>
          <w:lang w:val="en-US"/>
        </w:rPr>
        <w:t xml:space="preserve">una novela </w:t>
      </w:r>
      <w:r>
        <w:rPr>
          <w:i/>
          <w:iCs/>
          <w:sz w:val="24"/>
        </w:rPr>
        <w:t>у</w:t>
      </w:r>
      <w:r>
        <w:rPr>
          <w:i/>
          <w:iCs/>
          <w:sz w:val="24"/>
          <w:lang w:val="en-US"/>
        </w:rPr>
        <w:t xml:space="preserve"> un cuento</w:t>
      </w:r>
      <w:r>
        <w:rPr>
          <w:sz w:val="24"/>
          <w:lang w:val="en-US"/>
        </w:rPr>
        <w:t xml:space="preserve"> rus</w:t>
      </w:r>
      <w:r>
        <w:rPr>
          <w:b/>
          <w:bCs/>
          <w:sz w:val="24"/>
          <w:lang w:val="en-US"/>
        </w:rPr>
        <w:t>os</w:t>
      </w:r>
      <w:r>
        <w:rPr>
          <w:sz w:val="24"/>
          <w:lang w:val="en-US"/>
        </w:rPr>
        <w:t xml:space="preserve">.                 </w:t>
      </w:r>
      <w:r>
        <w:rPr>
          <w:sz w:val="24"/>
        </w:rPr>
        <w:t>Хуана прочитала русский роман и рассказ.</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Aquí hay </w:t>
      </w:r>
      <w:r>
        <w:rPr>
          <w:i/>
          <w:iCs/>
          <w:sz w:val="24"/>
          <w:lang w:val="en-US"/>
        </w:rPr>
        <w:t xml:space="preserve">obreros </w:t>
      </w:r>
      <w:r>
        <w:rPr>
          <w:i/>
          <w:iCs/>
          <w:sz w:val="24"/>
        </w:rPr>
        <w:t>у</w:t>
      </w:r>
      <w:r>
        <w:rPr>
          <w:i/>
          <w:iCs/>
          <w:sz w:val="24"/>
          <w:lang w:val="en-US"/>
        </w:rPr>
        <w:t xml:space="preserve"> obreras</w:t>
      </w:r>
      <w:r>
        <w:rPr>
          <w:sz w:val="24"/>
          <w:lang w:val="en-US"/>
        </w:rPr>
        <w:t xml:space="preserve"> expert</w:t>
      </w:r>
      <w:r>
        <w:rPr>
          <w:b/>
          <w:bCs/>
          <w:sz w:val="24"/>
          <w:lang w:val="en-US"/>
        </w:rPr>
        <w:t>os</w:t>
      </w:r>
      <w:r>
        <w:rPr>
          <w:sz w:val="24"/>
          <w:lang w:val="en-US"/>
        </w:rPr>
        <w:t xml:space="preserve">.                       </w:t>
      </w:r>
      <w:r>
        <w:rPr>
          <w:sz w:val="24"/>
        </w:rPr>
        <w:t>Здесь есть опытные рабочие и работницы.</w:t>
      </w:r>
    </w:p>
    <w:p>
      <w:pPr>
        <w:pStyle w:val="Normal1"/>
        <w:spacing w:lineRule="auto" w:line="240"/>
        <w:ind w:firstLine="284" w:end="0"/>
        <w:rPr/>
      </w:pPr>
      <w:r>
        <w:rPr>
          <w:sz w:val="24"/>
          <w:lang w:val="en-US"/>
        </w:rPr>
        <w:t>Conocemos</w:t>
      </w:r>
      <w:r>
        <w:rPr>
          <w:sz w:val="24"/>
        </w:rPr>
        <w:t xml:space="preserve"> </w:t>
      </w:r>
      <w:r>
        <w:rPr>
          <w:sz w:val="24"/>
          <w:lang w:val="en-US"/>
        </w:rPr>
        <w:t>bien</w:t>
      </w:r>
      <w:r>
        <w:rPr>
          <w:sz w:val="24"/>
        </w:rPr>
        <w:t xml:space="preserve"> </w:t>
      </w:r>
      <w:r>
        <w:rPr>
          <w:i/>
          <w:iCs/>
          <w:sz w:val="24"/>
          <w:lang w:val="en-US"/>
        </w:rPr>
        <w:t>el</w:t>
      </w:r>
      <w:r>
        <w:rPr>
          <w:i/>
          <w:iCs/>
          <w:sz w:val="24"/>
        </w:rPr>
        <w:t xml:space="preserve"> </w:t>
      </w:r>
      <w:r>
        <w:rPr>
          <w:i/>
          <w:iCs/>
          <w:sz w:val="24"/>
          <w:lang w:val="en-US"/>
        </w:rPr>
        <w:t>valor</w:t>
      </w:r>
      <w:r>
        <w:rPr>
          <w:i/>
          <w:iCs/>
          <w:sz w:val="24"/>
        </w:rPr>
        <w:t xml:space="preserve"> у </w:t>
      </w:r>
      <w:r>
        <w:rPr>
          <w:i/>
          <w:iCs/>
          <w:sz w:val="24"/>
          <w:lang w:val="en-US"/>
        </w:rPr>
        <w:t>las</w:t>
      </w:r>
      <w:r>
        <w:rPr>
          <w:i/>
          <w:iCs/>
          <w:sz w:val="24"/>
        </w:rPr>
        <w:t xml:space="preserve"> </w:t>
      </w:r>
      <w:r>
        <w:rPr>
          <w:i/>
          <w:iCs/>
          <w:sz w:val="24"/>
          <w:lang w:val="en-US"/>
        </w:rPr>
        <w:t>virtudes</w:t>
      </w:r>
      <w:r>
        <w:rPr>
          <w:sz w:val="24"/>
        </w:rPr>
        <w:t xml:space="preserve">                     Мы хорошо знаем необычайную</w:t>
      </w:r>
    </w:p>
    <w:p>
      <w:pPr>
        <w:pStyle w:val="Normal1"/>
        <w:spacing w:lineRule="auto" w:line="240"/>
        <w:ind w:firstLine="709" w:end="0"/>
        <w:rPr/>
      </w:pPr>
      <w:r>
        <w:rPr>
          <w:i/>
          <w:iCs/>
          <w:sz w:val="24"/>
          <w:lang w:val="en-US"/>
        </w:rPr>
        <w:t>extraordinari</w:t>
      </w:r>
      <w:r>
        <w:rPr>
          <w:b/>
          <w:bCs/>
          <w:i/>
          <w:iCs/>
          <w:sz w:val="24"/>
          <w:lang w:val="en-US"/>
        </w:rPr>
        <w:t>os</w:t>
      </w:r>
      <w:r>
        <w:rPr>
          <w:b/>
          <w:bCs/>
          <w:sz w:val="24"/>
          <w:lang w:val="en-US"/>
        </w:rPr>
        <w:t xml:space="preserve"> </w:t>
      </w:r>
      <w:r>
        <w:rPr>
          <w:sz w:val="24"/>
          <w:lang w:val="en-US"/>
        </w:rPr>
        <w:t xml:space="preserve">de Juan.                                           </w:t>
      </w:r>
      <w:r>
        <w:rPr>
          <w:sz w:val="24"/>
        </w:rPr>
        <w:t>храбрость и достоинства Хуана.</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Вышеизложенные правила согласования являются нормативны</w:t>
        <w:softHyphen/>
        <w:t>ми и характерными для строго корректной письменной речи. В разговорном языке они порою нарушаются, и прилагательное согласуется в роде и числе с последним существительным:</w:t>
      </w:r>
    </w:p>
    <w:p>
      <w:pPr>
        <w:pStyle w:val="Normal1"/>
        <w:spacing w:lineRule="auto" w:line="240"/>
        <w:ind w:firstLine="284" w:end="0"/>
        <w:rPr/>
      </w:pPr>
      <w:r>
        <w:rPr>
          <w:sz w:val="22"/>
          <w:lang w:val="en-US"/>
        </w:rPr>
        <w:t xml:space="preserve">la entrevista </w:t>
      </w:r>
      <w:r>
        <w:rPr>
          <w:sz w:val="22"/>
        </w:rPr>
        <w:t>у</w:t>
      </w:r>
      <w:r>
        <w:rPr>
          <w:sz w:val="22"/>
          <w:lang w:val="en-US"/>
        </w:rPr>
        <w:t xml:space="preserve"> conversación provechosa, los obreros </w:t>
      </w:r>
      <w:r>
        <w:rPr>
          <w:sz w:val="22"/>
        </w:rPr>
        <w:t>у</w:t>
      </w:r>
      <w:r>
        <w:rPr>
          <w:sz w:val="22"/>
          <w:lang w:val="en-US"/>
        </w:rPr>
        <w:t xml:space="preserve"> obreras expertas.</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3. Когда прилагательное определяет несколько существительных и стоит </w:t>
      </w:r>
      <w:r>
        <w:rPr>
          <w:spacing w:val="20"/>
          <w:sz w:val="24"/>
        </w:rPr>
        <w:t>перед</w:t>
      </w:r>
      <w:r>
        <w:rPr>
          <w:sz w:val="24"/>
        </w:rPr>
        <w:t xml:space="preserve"> ними, то оно обычно согласуется в роде и числе лищь с тем существительным, которому оно </w:t>
      </w:r>
      <w:r>
        <w:rPr>
          <w:spacing w:val="20"/>
          <w:sz w:val="24"/>
        </w:rPr>
        <w:t>непосредственно предшествует</w:t>
      </w:r>
      <w:r>
        <w:rPr>
          <w:sz w:val="24"/>
        </w:rPr>
        <w:t>:</w:t>
      </w:r>
    </w:p>
    <w:p>
      <w:pPr>
        <w:pStyle w:val="Normal1"/>
        <w:tabs>
          <w:tab w:val="clear" w:pos="720"/>
          <w:tab w:val="left" w:pos="5245" w:leader="none"/>
        </w:tabs>
        <w:spacing w:lineRule="auto" w:line="240"/>
        <w:ind w:firstLine="284" w:end="0"/>
        <w:rPr/>
      </w:pPr>
      <w:r>
        <w:rPr>
          <w:sz w:val="24"/>
          <w:lang w:val="en-US"/>
        </w:rPr>
        <w:t>El</w:t>
      </w:r>
      <w:r>
        <w:rPr>
          <w:sz w:val="24"/>
        </w:rPr>
        <w:t xml:space="preserve"> </w:t>
      </w:r>
      <w:r>
        <w:rPr>
          <w:b/>
          <w:bCs/>
          <w:sz w:val="24"/>
          <w:lang w:val="en-US"/>
        </w:rPr>
        <w:t>buen</w:t>
      </w:r>
      <w:r>
        <w:rPr>
          <w:sz w:val="24"/>
        </w:rPr>
        <w:t xml:space="preserve"> </w:t>
      </w:r>
      <w:r>
        <w:rPr>
          <w:i/>
          <w:iCs/>
          <w:sz w:val="24"/>
          <w:lang w:val="en-US"/>
        </w:rPr>
        <w:t>sentido</w:t>
      </w:r>
      <w:r>
        <w:rPr>
          <w:sz w:val="24"/>
        </w:rPr>
        <w:t xml:space="preserve"> </w:t>
      </w:r>
      <w:r>
        <w:rPr>
          <w:i/>
          <w:iCs/>
          <w:sz w:val="24"/>
        </w:rPr>
        <w:t xml:space="preserve">у </w:t>
      </w:r>
      <w:r>
        <w:rPr>
          <w:i/>
          <w:iCs/>
          <w:sz w:val="24"/>
          <w:lang w:val="en-US"/>
        </w:rPr>
        <w:t>conocimientos</w:t>
      </w:r>
      <w:r>
        <w:rPr>
          <w:sz w:val="24"/>
        </w:rPr>
        <w:t xml:space="preserve">                                 Светлый разум и знания всегда</w:t>
      </w:r>
    </w:p>
    <w:p>
      <w:pPr>
        <w:pStyle w:val="Normal1"/>
        <w:spacing w:lineRule="auto" w:line="240"/>
        <w:ind w:firstLine="709" w:end="0"/>
        <w:rPr/>
      </w:pPr>
      <w:r>
        <w:rPr>
          <w:sz w:val="24"/>
          <w:lang w:val="en-US"/>
        </w:rPr>
        <w:t xml:space="preserve">siempre ayudan a Pedro.                                              </w:t>
      </w:r>
      <w:r>
        <w:rPr>
          <w:sz w:val="24"/>
        </w:rPr>
        <w:t xml:space="preserve">помогают Педро. </w:t>
      </w:r>
    </w:p>
    <w:p>
      <w:pPr>
        <w:pStyle w:val="Normal1"/>
        <w:spacing w:lineRule="auto" w:line="240"/>
        <w:ind w:firstLine="284" w:end="0"/>
        <w:rPr/>
      </w:pPr>
      <w:r>
        <w:rPr>
          <w:sz w:val="24"/>
          <w:lang w:val="en-US"/>
        </w:rPr>
        <w:t>En</w:t>
      </w:r>
      <w:r>
        <w:rPr>
          <w:sz w:val="24"/>
        </w:rPr>
        <w:t xml:space="preserve"> </w:t>
      </w:r>
      <w:r>
        <w:rPr>
          <w:sz w:val="24"/>
          <w:lang w:val="en-US"/>
        </w:rPr>
        <w:t>el</w:t>
      </w:r>
      <w:r>
        <w:rPr>
          <w:sz w:val="24"/>
        </w:rPr>
        <w:t xml:space="preserve"> </w:t>
      </w:r>
      <w:r>
        <w:rPr>
          <w:sz w:val="24"/>
          <w:lang w:val="en-US"/>
        </w:rPr>
        <w:t>barrio</w:t>
      </w:r>
      <w:r>
        <w:rPr>
          <w:sz w:val="24"/>
        </w:rPr>
        <w:t xml:space="preserve"> </w:t>
      </w:r>
      <w:r>
        <w:rPr>
          <w:sz w:val="24"/>
          <w:lang w:val="en-US"/>
        </w:rPr>
        <w:t>hay</w:t>
      </w:r>
      <w:r>
        <w:rPr>
          <w:sz w:val="24"/>
        </w:rPr>
        <w:t xml:space="preserve"> </w:t>
      </w:r>
      <w:r>
        <w:rPr>
          <w:i/>
          <w:iCs/>
          <w:sz w:val="24"/>
          <w:lang w:val="en-US"/>
        </w:rPr>
        <w:t>nuev</w:t>
      </w:r>
      <w:r>
        <w:rPr>
          <w:b/>
          <w:bCs/>
          <w:i/>
          <w:iCs/>
          <w:sz w:val="24"/>
          <w:lang w:val="en-US"/>
        </w:rPr>
        <w:t>os</w:t>
      </w:r>
      <w:r>
        <w:rPr>
          <w:sz w:val="24"/>
        </w:rPr>
        <w:t xml:space="preserve"> </w:t>
      </w:r>
      <w:r>
        <w:rPr>
          <w:i/>
          <w:iCs/>
          <w:sz w:val="24"/>
          <w:lang w:val="en-US"/>
        </w:rPr>
        <w:t>almacenes</w:t>
      </w:r>
      <w:r>
        <w:rPr>
          <w:sz w:val="24"/>
        </w:rPr>
        <w:t>,                             В квартале есть новые магазины,</w:t>
      </w:r>
    </w:p>
    <w:p>
      <w:pPr>
        <w:pStyle w:val="Normal1"/>
        <w:spacing w:lineRule="auto" w:line="240"/>
        <w:ind w:firstLine="709" w:end="0"/>
        <w:rPr/>
      </w:pPr>
      <w:r>
        <w:rPr>
          <w:i/>
          <w:iCs/>
          <w:sz w:val="24"/>
          <w:lang w:val="en-US"/>
        </w:rPr>
        <w:t>peluquería y cine.</w:t>
      </w:r>
      <w:r>
        <w:rPr>
          <w:sz w:val="24"/>
          <w:lang w:val="en-US"/>
        </w:rPr>
        <w:t xml:space="preserve">                                                         </w:t>
      </w:r>
      <w:r>
        <w:rPr>
          <w:sz w:val="24"/>
        </w:rPr>
        <w:t>парикмахерская и кино</w:t>
        <w:softHyphen/>
        <w:t>театр.</w:t>
      </w:r>
    </w:p>
    <w:p>
      <w:pPr>
        <w:pStyle w:val="Normal1"/>
        <w:spacing w:lineRule="auto" w:line="240"/>
        <w:ind w:firstLine="284" w:end="0"/>
        <w:rPr>
          <w:sz w:val="24"/>
        </w:rPr>
      </w:pPr>
      <w:r>
        <w:rPr>
          <w:sz w:val="24"/>
        </w:rPr>
      </w:r>
    </w:p>
    <w:p>
      <w:pPr>
        <w:pStyle w:val="Heading3"/>
        <w:ind w:hanging="0" w:start="0"/>
        <w:rPr/>
      </w:pPr>
      <w:bookmarkStart w:id="30" w:name="__RefHeading___Toc1886020"/>
      <w:bookmarkEnd w:id="30"/>
      <w:r>
        <w:rPr/>
        <w:t>§ 21. Степени сравнения качественных прилагательных</w:t>
      </w:r>
    </w:p>
    <w:p>
      <w:pPr>
        <w:pStyle w:val="Normal1"/>
        <w:spacing w:lineRule="auto" w:line="240"/>
        <w:ind w:firstLine="284" w:end="0"/>
        <w:rPr>
          <w:sz w:val="24"/>
        </w:rPr>
      </w:pPr>
      <w:r>
        <w:rPr>
          <w:sz w:val="24"/>
        </w:rPr>
      </w:r>
    </w:p>
    <w:p>
      <w:pPr>
        <w:pStyle w:val="Normal1"/>
        <w:spacing w:lineRule="auto" w:line="240"/>
        <w:ind w:firstLine="284" w:end="0"/>
        <w:rPr/>
      </w:pPr>
      <w:r>
        <w:rPr>
          <w:sz w:val="24"/>
        </w:rPr>
        <w:t>1. В испанском языке, так же как и в русском, качественные при</w:t>
        <w:softHyphen/>
        <w:t xml:space="preserve">лагательные, имеют три степени сравнения: </w:t>
      </w:r>
      <w:r>
        <w:rPr>
          <w:spacing w:val="20"/>
          <w:sz w:val="24"/>
        </w:rPr>
        <w:t>положительную, сравнительную и превосходную</w:t>
      </w:r>
      <w:r>
        <w:rPr>
          <w:sz w:val="24"/>
        </w:rPr>
        <w:t>. Они образуются по следующей схеме:</w:t>
      </w:r>
    </w:p>
    <w:p>
      <w:pPr>
        <w:pStyle w:val="Normal1"/>
        <w:spacing w:lineRule="auto" w:line="240"/>
        <w:ind w:firstLine="284" w:end="0"/>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2694"/>
        <w:gridCol w:w="2551"/>
        <w:gridCol w:w="2835"/>
        <w:gridCol w:w="2693"/>
      </w:tblGrid>
      <w:tr>
        <w:trPr>
          <w:trHeight w:val="1267" w:hRule="atLeast"/>
        </w:trPr>
        <w:tc>
          <w:tcPr>
            <w:tcW w:w="2694" w:type="dxa"/>
            <w:tcBorders>
              <w:top w:val="single" w:sz="6" w:space="0" w:color="000000"/>
              <w:start w:val="single" w:sz="6" w:space="0" w:color="000000"/>
              <w:end w:val="single" w:sz="6" w:space="0" w:color="000000"/>
            </w:tcBorders>
          </w:tcPr>
          <w:p>
            <w:pPr>
              <w:pStyle w:val="Normal1"/>
              <w:spacing w:lineRule="auto" w:line="240"/>
              <w:rPr>
                <w:sz w:val="24"/>
              </w:rPr>
            </w:pPr>
            <w:r>
              <w:rPr>
                <w:sz w:val="24"/>
              </w:rPr>
              <w:t>Степень</w:t>
            </w:r>
          </w:p>
          <w:p>
            <w:pPr>
              <w:pStyle w:val="Normal1"/>
              <w:spacing w:lineRule="auto" w:line="240"/>
              <w:rPr>
                <w:sz w:val="24"/>
              </w:rPr>
            </w:pPr>
            <w:r>
              <w:rPr>
                <w:sz w:val="24"/>
              </w:rPr>
              <w:t>сравнения</w:t>
            </w:r>
          </w:p>
          <w:p>
            <w:pPr>
              <w:pStyle w:val="Normal1"/>
              <w:rPr>
                <w:sz w:val="24"/>
              </w:rPr>
            </w:pPr>
            <w:r>
              <w:rPr>
                <w:sz w:val="24"/>
              </w:rPr>
            </w:r>
          </w:p>
        </w:tc>
        <w:tc>
          <w:tcPr>
            <w:tcW w:w="2551" w:type="dxa"/>
            <w:tcBorders>
              <w:top w:val="single" w:sz="6" w:space="0" w:color="000000"/>
              <w:start w:val="single" w:sz="6" w:space="0" w:color="000000"/>
              <w:end w:val="single" w:sz="6" w:space="0" w:color="000000"/>
            </w:tcBorders>
          </w:tcPr>
          <w:p>
            <w:pPr>
              <w:pStyle w:val="Normal1"/>
              <w:spacing w:lineRule="auto" w:line="240"/>
              <w:rPr>
                <w:sz w:val="24"/>
              </w:rPr>
            </w:pPr>
            <w:r>
              <w:rPr>
                <w:sz w:val="24"/>
              </w:rPr>
              <w:t>Значение</w:t>
            </w:r>
          </w:p>
          <w:p>
            <w:pPr>
              <w:pStyle w:val="Normal1"/>
              <w:spacing w:lineRule="auto" w:line="240"/>
              <w:rPr>
                <w:sz w:val="24"/>
              </w:rPr>
            </w:pPr>
            <w:r>
              <w:rPr>
                <w:sz w:val="24"/>
              </w:rPr>
              <w:t>степени сравнения</w:t>
            </w:r>
          </w:p>
          <w:p>
            <w:pPr>
              <w:pStyle w:val="Normal1"/>
              <w:rPr>
                <w:sz w:val="24"/>
              </w:rPr>
            </w:pPr>
            <w:r>
              <w:rPr>
                <w:sz w:val="24"/>
              </w:rPr>
            </w:r>
          </w:p>
        </w:tc>
        <w:tc>
          <w:tcPr>
            <w:tcW w:w="2835" w:type="dxa"/>
            <w:tcBorders>
              <w:top w:val="single" w:sz="6" w:space="0" w:color="000000"/>
              <w:start w:val="single" w:sz="6" w:space="0" w:color="000000"/>
              <w:end w:val="single" w:sz="6" w:space="0" w:color="000000"/>
            </w:tcBorders>
          </w:tcPr>
          <w:p>
            <w:pPr>
              <w:pStyle w:val="Normal1"/>
              <w:spacing w:lineRule="auto" w:line="240"/>
              <w:rPr>
                <w:sz w:val="24"/>
              </w:rPr>
            </w:pPr>
            <w:r>
              <w:rPr>
                <w:sz w:val="24"/>
              </w:rPr>
              <w:t>Образование</w:t>
            </w:r>
          </w:p>
          <w:p>
            <w:pPr>
              <w:pStyle w:val="Normal1"/>
              <w:spacing w:lineRule="auto" w:line="240"/>
              <w:rPr>
                <w:sz w:val="24"/>
              </w:rPr>
            </w:pPr>
            <w:r>
              <w:rPr>
                <w:sz w:val="24"/>
              </w:rPr>
              <w:t>степени сравнения</w:t>
            </w:r>
          </w:p>
          <w:p>
            <w:pPr>
              <w:pStyle w:val="Normal1"/>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Примеры</w:t>
            </w:r>
          </w:p>
          <w:p>
            <w:pPr>
              <w:pStyle w:val="Normal1"/>
              <w:spacing w:lineRule="auto" w:line="240"/>
              <w:rPr>
                <w:sz w:val="24"/>
              </w:rPr>
            </w:pPr>
            <w:r>
              <w:rPr>
                <w:sz w:val="24"/>
              </w:rPr>
            </w:r>
          </w:p>
          <w:p>
            <w:pPr>
              <w:pStyle w:val="Normal1"/>
              <w:rPr>
                <w:sz w:val="24"/>
              </w:rPr>
            </w:pPr>
            <w:r>
              <w:rPr>
                <w:sz w:val="24"/>
              </w:rPr>
            </w:r>
          </w:p>
        </w:tc>
      </w:tr>
      <w:tr>
        <w:trPr>
          <w:trHeight w:val="1427" w:hRule="atLeast"/>
        </w:trPr>
        <w:tc>
          <w:tcPr>
            <w:tcW w:w="2694"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jc w:val="center"/>
              <w:rPr>
                <w:sz w:val="24"/>
              </w:rPr>
            </w:pPr>
            <w:r>
              <w:rPr>
                <w:sz w:val="24"/>
              </w:rPr>
              <w:t>положительная</w:t>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rPr>
                <w:sz w:val="24"/>
              </w:rPr>
            </w:pPr>
            <w:r>
              <w:rPr>
                <w:sz w:val="24"/>
              </w:rPr>
            </w:r>
          </w:p>
        </w:tc>
        <w:tc>
          <w:tcPr>
            <w:tcW w:w="2551" w:type="dxa"/>
            <w:tcBorders>
              <w:top w:val="single" w:sz="6" w:space="0" w:color="000000"/>
              <w:start w:val="single" w:sz="6" w:space="0" w:color="000000"/>
              <w:end w:val="single" w:sz="6" w:space="0" w:color="000000"/>
            </w:tcBorders>
          </w:tcPr>
          <w:p>
            <w:pPr>
              <w:pStyle w:val="Normal1"/>
              <w:spacing w:lineRule="auto" w:line="240"/>
              <w:rPr>
                <w:sz w:val="24"/>
              </w:rPr>
            </w:pPr>
            <w:r>
              <w:rPr>
                <w:sz w:val="24"/>
              </w:rPr>
              <w:t>Показывает качество</w:t>
            </w:r>
          </w:p>
          <w:p>
            <w:pPr>
              <w:pStyle w:val="Normal1"/>
              <w:spacing w:lineRule="auto" w:line="240"/>
              <w:rPr>
                <w:sz w:val="24"/>
              </w:rPr>
            </w:pPr>
            <w:r>
              <w:rPr>
                <w:sz w:val="24"/>
              </w:rPr>
              <w:t>как таковое и является</w:t>
            </w:r>
          </w:p>
          <w:p>
            <w:pPr>
              <w:pStyle w:val="Normal1"/>
              <w:spacing w:lineRule="auto" w:line="240"/>
              <w:rPr>
                <w:sz w:val="24"/>
              </w:rPr>
            </w:pPr>
            <w:r>
              <w:rPr>
                <w:sz w:val="24"/>
              </w:rPr>
              <w:t>исходной формой</w:t>
            </w:r>
          </w:p>
          <w:p>
            <w:pPr>
              <w:pStyle w:val="Normal1"/>
              <w:spacing w:lineRule="auto" w:line="240"/>
              <w:rPr>
                <w:sz w:val="24"/>
              </w:rPr>
            </w:pPr>
            <w:r>
              <w:rPr>
                <w:sz w:val="24"/>
              </w:rPr>
              <w:t>для образования</w:t>
            </w:r>
          </w:p>
          <w:p>
            <w:pPr>
              <w:pStyle w:val="Normal1"/>
              <w:spacing w:lineRule="auto" w:line="240"/>
              <w:rPr>
                <w:sz w:val="24"/>
              </w:rPr>
            </w:pPr>
            <w:r>
              <w:rPr>
                <w:sz w:val="24"/>
              </w:rPr>
              <w:t>остальных степеней</w:t>
            </w:r>
          </w:p>
          <w:p>
            <w:pPr>
              <w:pStyle w:val="Normal1"/>
              <w:spacing w:lineRule="auto" w:line="240"/>
              <w:rPr>
                <w:sz w:val="24"/>
              </w:rPr>
            </w:pPr>
            <w:r>
              <w:rPr>
                <w:sz w:val="24"/>
              </w:rPr>
            </w:r>
          </w:p>
          <w:p>
            <w:pPr>
              <w:pStyle w:val="Normal1"/>
              <w:spacing w:lineRule="auto" w:line="240"/>
              <w:rPr>
                <w:sz w:val="24"/>
              </w:rPr>
            </w:pPr>
            <w:r>
              <w:rPr>
                <w:sz w:val="24"/>
              </w:rPr>
            </w:r>
          </w:p>
          <w:p>
            <w:pPr>
              <w:pStyle w:val="Normal1"/>
              <w:rPr>
                <w:sz w:val="24"/>
              </w:rPr>
            </w:pPr>
            <w:r>
              <w:rPr>
                <w:sz w:val="24"/>
              </w:rPr>
            </w:r>
          </w:p>
        </w:tc>
        <w:tc>
          <w:tcPr>
            <w:tcW w:w="2835" w:type="dxa"/>
            <w:tcBorders>
              <w:top w:val="single" w:sz="6" w:space="0" w:color="000000"/>
              <w:start w:val="single" w:sz="6" w:space="0" w:color="000000"/>
              <w:end w:val="single" w:sz="6" w:space="0" w:color="000000"/>
            </w:tcBorders>
          </w:tcPr>
          <w:p>
            <w:pPr>
              <w:pStyle w:val="Normal1"/>
              <w:spacing w:lineRule="auto" w:line="240"/>
              <w:rPr>
                <w:sz w:val="24"/>
              </w:rPr>
            </w:pPr>
            <w:r>
              <w:rPr>
                <w:sz w:val="24"/>
              </w:rPr>
              <w:t>Прилагательное</w:t>
            </w:r>
          </w:p>
          <w:p>
            <w:pPr>
              <w:pStyle w:val="Normal1"/>
              <w:spacing w:lineRule="auto" w:line="240"/>
              <w:rPr>
                <w:sz w:val="24"/>
              </w:rPr>
            </w:pPr>
            <w:r>
              <w:rPr>
                <w:sz w:val="24"/>
              </w:rPr>
              <w:t>в исходной форме</w:t>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rPr>
                <w:sz w:val="24"/>
              </w:rPr>
            </w:pPr>
            <w:r>
              <w:rPr>
                <w:sz w:val="24"/>
              </w:rPr>
            </w:r>
          </w:p>
        </w:tc>
        <w:tc>
          <w:tcPr>
            <w:tcW w:w="2693" w:type="dxa"/>
            <w:tcBorders>
              <w:top w:val="single" w:sz="6" w:space="0" w:color="000000"/>
              <w:start w:val="single" w:sz="6" w:space="0" w:color="000000"/>
              <w:end w:val="single" w:sz="6" w:space="0" w:color="000000"/>
            </w:tcBorders>
          </w:tcPr>
          <w:p>
            <w:pPr>
              <w:pStyle w:val="Normal1"/>
              <w:spacing w:lineRule="auto" w:line="240"/>
              <w:rPr/>
            </w:pPr>
            <w:r>
              <w:rPr>
                <w:sz w:val="24"/>
                <w:lang w:val="en-US"/>
              </w:rPr>
              <w:t xml:space="preserve">El libro </w:t>
            </w:r>
            <w:r>
              <w:rPr>
                <w:i/>
                <w:sz w:val="24"/>
                <w:lang w:val="en-US"/>
              </w:rPr>
              <w:t>voluminoso</w:t>
            </w:r>
          </w:p>
          <w:p>
            <w:pPr>
              <w:pStyle w:val="Normal1"/>
              <w:spacing w:lineRule="auto" w:line="240"/>
              <w:rPr>
                <w:i/>
                <w:i/>
                <w:sz w:val="24"/>
                <w:lang w:val="en-US"/>
              </w:rPr>
            </w:pPr>
            <w:r>
              <w:rPr>
                <w:i/>
                <w:sz w:val="24"/>
                <w:lang w:val="en-US"/>
              </w:rPr>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rPr>
                <w:sz w:val="24"/>
                <w:lang w:val="en-US"/>
              </w:rPr>
            </w:pPr>
            <w:r>
              <w:rPr>
                <w:sz w:val="24"/>
                <w:lang w:val="en-US"/>
              </w:rPr>
            </w:r>
          </w:p>
        </w:tc>
      </w:tr>
      <w:tr>
        <w:trPr>
          <w:trHeight w:val="1956" w:hRule="atLeast"/>
        </w:trPr>
        <w:tc>
          <w:tcPr>
            <w:tcW w:w="2694"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spacing w:lineRule="auto" w:line="240"/>
              <w:jc w:val="center"/>
              <w:rPr>
                <w:sz w:val="24"/>
                <w:lang w:val="en-US"/>
              </w:rPr>
            </w:pPr>
            <w:r>
              <w:rPr>
                <w:sz w:val="24"/>
              </w:rPr>
              <w:t>сравнительная</w:t>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rPr>
                <w:sz w:val="24"/>
                <w:lang w:val="en-US"/>
              </w:rPr>
            </w:pPr>
            <w:r>
              <w:rPr>
                <w:sz w:val="24"/>
                <w:lang w:val="en-US"/>
              </w:rPr>
            </w:r>
          </w:p>
        </w:tc>
        <w:tc>
          <w:tcPr>
            <w:tcW w:w="2551" w:type="dxa"/>
            <w:tcBorders>
              <w:top w:val="single" w:sz="6" w:space="0" w:color="000000"/>
              <w:start w:val="single" w:sz="6" w:space="0" w:color="000000"/>
              <w:bottom w:val="single" w:sz="4" w:space="0" w:color="000000"/>
              <w:end w:val="single" w:sz="6" w:space="0" w:color="000000"/>
            </w:tcBorders>
          </w:tcPr>
          <w:p>
            <w:pPr>
              <w:pStyle w:val="Normal1"/>
              <w:spacing w:lineRule="auto" w:line="240"/>
              <w:rPr>
                <w:sz w:val="24"/>
              </w:rPr>
            </w:pPr>
            <w:r>
              <w:rPr>
                <w:sz w:val="24"/>
              </w:rPr>
              <w:t>Показывает качество</w:t>
            </w:r>
          </w:p>
          <w:p>
            <w:pPr>
              <w:pStyle w:val="Normal1"/>
              <w:spacing w:lineRule="auto" w:line="240"/>
              <w:rPr>
                <w:sz w:val="24"/>
              </w:rPr>
            </w:pPr>
            <w:r>
              <w:rPr>
                <w:sz w:val="24"/>
              </w:rPr>
              <w:t>в сравнении</w:t>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rPr>
                <w:sz w:val="24"/>
              </w:rPr>
            </w:pPr>
            <w:r>
              <w:rPr>
                <w:sz w:val="24"/>
              </w:rPr>
            </w:r>
          </w:p>
        </w:tc>
        <w:tc>
          <w:tcPr>
            <w:tcW w:w="2835" w:type="dxa"/>
            <w:tcBorders>
              <w:top w:val="single" w:sz="6" w:space="0" w:color="000000"/>
              <w:start w:val="single" w:sz="6" w:space="0" w:color="000000"/>
              <w:bottom w:val="single" w:sz="4" w:space="0" w:color="000000"/>
              <w:end w:val="single" w:sz="6" w:space="0" w:color="000000"/>
            </w:tcBorders>
          </w:tcPr>
          <w:p>
            <w:pPr>
              <w:pStyle w:val="Normal1"/>
              <w:spacing w:lineRule="auto" w:line="240"/>
              <w:rPr/>
            </w:pPr>
            <w:r>
              <w:rPr>
                <w:b/>
                <w:sz w:val="24"/>
                <w:lang w:val="en-US"/>
              </w:rPr>
              <w:t>m</w:t>
            </w:r>
            <w:r>
              <w:rPr>
                <w:b/>
                <w:sz w:val="24"/>
              </w:rPr>
              <w:t xml:space="preserve">ás                         </w:t>
            </w:r>
          </w:p>
          <w:p>
            <w:pPr>
              <w:pStyle w:val="Normal1"/>
              <w:spacing w:lineRule="auto" w:line="240"/>
              <w:rPr/>
            </w:pPr>
            <w:r>
              <w:rPr>
                <w:sz w:val="24"/>
              </w:rPr>
              <w:t xml:space="preserve">(более)                    </w:t>
            </w:r>
          </w:p>
          <w:p>
            <w:pPr>
              <w:pStyle w:val="Normal1"/>
              <w:spacing w:lineRule="auto" w:line="240"/>
              <w:rPr/>
            </w:pPr>
            <w:r>
              <w:rPr>
                <w:b/>
                <w:sz w:val="24"/>
                <w:lang w:val="en-US"/>
              </w:rPr>
              <w:t>menos</w:t>
            </w:r>
            <w:r>
              <w:rPr>
                <w:b/>
                <w:sz w:val="24"/>
              </w:rPr>
              <w:t xml:space="preserve">                    </w:t>
            </w:r>
            <w:r>
              <w:rPr>
                <w:sz w:val="24"/>
              </w:rPr>
              <w:t>прилага-</w:t>
            </w:r>
            <w:r>
              <w:rPr>
                <w:b/>
                <w:sz w:val="24"/>
              </w:rPr>
              <w:t xml:space="preserve"> </w:t>
            </w:r>
          </w:p>
          <w:p>
            <w:pPr>
              <w:pStyle w:val="Normal1"/>
              <w:spacing w:lineRule="auto" w:line="240"/>
              <w:rPr>
                <w:sz w:val="24"/>
              </w:rPr>
            </w:pPr>
            <w:r>
              <w:rPr>
                <w:sz w:val="24"/>
              </w:rPr>
              <w:t>(менее)          +       тельное</w:t>
            </w:r>
          </w:p>
          <w:p>
            <w:pPr>
              <w:pStyle w:val="Normal1"/>
              <w:spacing w:lineRule="auto" w:line="240"/>
              <w:rPr/>
            </w:pPr>
            <w:r>
              <w:rPr>
                <w:b/>
                <w:bCs/>
                <w:sz w:val="24"/>
                <w:lang w:val="en-US"/>
              </w:rPr>
              <w:t>tan</w:t>
            </w:r>
            <w:r>
              <w:rPr>
                <w:sz w:val="24"/>
              </w:rPr>
              <w:t xml:space="preserve"> (такой,              </w:t>
            </w:r>
          </w:p>
          <w:p>
            <w:pPr>
              <w:pStyle w:val="Normal1"/>
              <w:spacing w:lineRule="auto" w:line="240"/>
              <w:rPr>
                <w:sz w:val="24"/>
              </w:rPr>
            </w:pPr>
            <w:r>
              <w:rPr>
                <w:sz w:val="24"/>
              </w:rPr>
              <w:t xml:space="preserve">-ая,-ое,  -ие)           </w:t>
            </w:r>
          </w:p>
          <w:p>
            <w:pPr>
              <w:pStyle w:val="Normal1"/>
              <w:rPr>
                <w:sz w:val="24"/>
              </w:rPr>
            </w:pPr>
            <w:r>
              <w:rPr>
                <w:sz w:val="24"/>
              </w:rPr>
              <w:t xml:space="preserve">                                </w:t>
            </w:r>
          </w:p>
          <w:p>
            <w:pPr>
              <w:pStyle w:val="Normal1"/>
              <w:rPr>
                <w:sz w:val="24"/>
              </w:rPr>
            </w:pPr>
            <w:r>
              <w:rPr>
                <w:sz w:val="24"/>
              </w:rPr>
              <w:t xml:space="preserve">                                                                  </w:t>
            </w:r>
          </w:p>
          <w:p>
            <w:pPr>
              <w:pStyle w:val="Normal1"/>
              <w:rPr/>
            </w:pPr>
            <w:r>
              <w:rPr>
                <w:sz w:val="24"/>
              </w:rPr>
              <w:t xml:space="preserve">                           </w:t>
            </w:r>
          </w:p>
        </w:tc>
        <w:tc>
          <w:tcPr>
            <w:tcW w:w="2693" w:type="dxa"/>
            <w:tcBorders>
              <w:top w:val="single" w:sz="6" w:space="0" w:color="000000"/>
              <w:start w:val="single" w:sz="6" w:space="0" w:color="000000"/>
              <w:bottom w:val="single" w:sz="4" w:space="0" w:color="000000"/>
              <w:end w:val="single" w:sz="6" w:space="0" w:color="000000"/>
            </w:tcBorders>
          </w:tcPr>
          <w:p>
            <w:pPr>
              <w:pStyle w:val="Normal1"/>
              <w:spacing w:lineRule="auto" w:line="240"/>
              <w:rPr>
                <w:sz w:val="24"/>
                <w:lang w:val="en-US"/>
              </w:rPr>
            </w:pPr>
            <w:r>
              <w:rPr>
                <w:sz w:val="24"/>
                <w:lang w:val="en-US"/>
              </w:rPr>
              <w:t xml:space="preserve">Este libro es </w:t>
            </w:r>
            <w:r>
              <w:rPr>
                <w:i/>
                <w:iCs/>
                <w:sz w:val="24"/>
                <w:lang w:val="en-US"/>
              </w:rPr>
              <w:t>más volu</w:t>
              <w:softHyphen/>
              <w:t>-</w:t>
            </w:r>
          </w:p>
          <w:p>
            <w:pPr>
              <w:pStyle w:val="Normal1"/>
              <w:spacing w:lineRule="auto" w:line="240"/>
              <w:rPr/>
            </w:pPr>
            <w:r>
              <w:rPr>
                <w:i/>
                <w:iCs/>
                <w:sz w:val="24"/>
                <w:lang w:val="en-US"/>
              </w:rPr>
              <w:t>minoso</w:t>
            </w:r>
            <w:r>
              <w:rPr>
                <w:sz w:val="24"/>
                <w:lang w:val="en-US"/>
              </w:rPr>
              <w:t xml:space="preserve"> que aquél.</w:t>
            </w:r>
          </w:p>
          <w:p>
            <w:pPr>
              <w:pStyle w:val="Normal1"/>
              <w:spacing w:lineRule="auto" w:line="240"/>
              <w:rPr/>
            </w:pPr>
            <w:r>
              <w:rPr>
                <w:sz w:val="24"/>
                <w:lang w:val="en-US"/>
              </w:rPr>
              <w:t xml:space="preserve">Este libro es </w:t>
            </w:r>
            <w:r>
              <w:rPr>
                <w:i/>
                <w:iCs/>
                <w:sz w:val="24"/>
                <w:lang w:val="en-US"/>
              </w:rPr>
              <w:t>menos</w:t>
            </w:r>
            <w:r>
              <w:rPr>
                <w:sz w:val="24"/>
                <w:lang w:val="en-US"/>
              </w:rPr>
              <w:t xml:space="preserve"> </w:t>
            </w:r>
            <w:r>
              <w:rPr>
                <w:i/>
                <w:iCs/>
                <w:sz w:val="24"/>
                <w:lang w:val="en-US"/>
              </w:rPr>
              <w:t>voluminoso</w:t>
            </w:r>
            <w:r>
              <w:rPr>
                <w:sz w:val="24"/>
                <w:lang w:val="en-US"/>
              </w:rPr>
              <w:t xml:space="preserve"> que aquél.</w:t>
            </w:r>
          </w:p>
          <w:p>
            <w:pPr>
              <w:pStyle w:val="Normal1"/>
              <w:spacing w:lineRule="auto" w:line="240"/>
              <w:rPr/>
            </w:pPr>
            <w:r>
              <w:rPr>
                <w:sz w:val="24"/>
                <w:lang w:val="en-US"/>
              </w:rPr>
              <w:t xml:space="preserve">Este libro es </w:t>
            </w:r>
            <w:r>
              <w:rPr>
                <w:i/>
                <w:iCs/>
                <w:sz w:val="24"/>
                <w:lang w:val="en-US"/>
              </w:rPr>
              <w:t>tan</w:t>
            </w:r>
            <w:r>
              <w:rPr>
                <w:sz w:val="24"/>
                <w:lang w:val="en-US"/>
              </w:rPr>
              <w:t xml:space="preserve"> </w:t>
            </w:r>
            <w:r>
              <w:rPr>
                <w:i/>
                <w:iCs/>
                <w:sz w:val="24"/>
                <w:lang w:val="en-US"/>
              </w:rPr>
              <w:t>voluminoso</w:t>
            </w:r>
            <w:r>
              <w:rPr>
                <w:sz w:val="24"/>
                <w:lang w:val="en-US"/>
              </w:rPr>
              <w:t xml:space="preserve"> como aquél.</w:t>
            </w:r>
          </w:p>
          <w:p>
            <w:pPr>
              <w:pStyle w:val="Normal1"/>
              <w:rPr>
                <w:sz w:val="24"/>
                <w:lang w:val="en-US"/>
              </w:rPr>
            </w:pPr>
            <w:r>
              <w:rPr>
                <w:sz w:val="24"/>
                <w:lang w:val="en-US"/>
              </w:rPr>
            </w:r>
          </w:p>
        </w:tc>
      </w:tr>
      <w:tr>
        <w:trPr>
          <w:trHeight w:val="260" w:hRule="exact"/>
        </w:trPr>
        <w:tc>
          <w:tcPr>
            <w:tcW w:w="2694" w:type="dxa"/>
            <w:vMerge w:val="restart"/>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rPr>
                <w:sz w:val="24"/>
                <w:lang w:val="en-US"/>
              </w:rPr>
            </w:pPr>
            <w:r>
              <w:rPr>
                <w:sz w:val="24"/>
                <w:lang w:val="en-US"/>
              </w:rPr>
            </w:r>
          </w:p>
          <w:p>
            <w:pPr>
              <w:pStyle w:val="Normal1"/>
              <w:jc w:val="center"/>
              <w:rPr>
                <w:sz w:val="24"/>
              </w:rPr>
            </w:pPr>
            <w:r>
              <w:rPr>
                <w:sz w:val="24"/>
              </w:rPr>
              <w:t>превосходная</w:t>
            </w:r>
          </w:p>
        </w:tc>
        <w:tc>
          <w:tcPr>
            <w:tcW w:w="2551" w:type="dxa"/>
            <w:vMerge w:val="restart"/>
            <w:tcBorders>
              <w:top w:val="single" w:sz="6" w:space="0" w:color="000000"/>
              <w:start w:val="single" w:sz="6" w:space="0" w:color="000000"/>
              <w:end w:val="single" w:sz="6" w:space="0" w:color="000000"/>
            </w:tcBorders>
          </w:tcPr>
          <w:p>
            <w:pPr>
              <w:pStyle w:val="Normal1"/>
              <w:spacing w:lineRule="auto" w:line="240"/>
              <w:rPr>
                <w:sz w:val="24"/>
              </w:rPr>
            </w:pPr>
            <w:r>
              <w:rPr>
                <w:sz w:val="24"/>
              </w:rPr>
              <w:t>Показывает самую</w:t>
            </w:r>
          </w:p>
          <w:p>
            <w:pPr>
              <w:pStyle w:val="Normal1"/>
              <w:spacing w:lineRule="auto" w:line="240"/>
              <w:rPr>
                <w:sz w:val="24"/>
              </w:rPr>
            </w:pPr>
            <w:r>
              <w:rPr>
                <w:sz w:val="24"/>
              </w:rPr>
              <w:t>высокую или самую</w:t>
            </w:r>
          </w:p>
          <w:p>
            <w:pPr>
              <w:pStyle w:val="Normal1"/>
              <w:spacing w:lineRule="auto" w:line="240"/>
              <w:rPr>
                <w:sz w:val="24"/>
              </w:rPr>
            </w:pPr>
            <w:r>
              <w:rPr>
                <w:sz w:val="24"/>
              </w:rPr>
              <w:t>низкую величину</w:t>
            </w:r>
          </w:p>
          <w:p>
            <w:pPr>
              <w:pStyle w:val="Normal1"/>
              <w:spacing w:lineRule="auto" w:line="240"/>
              <w:rPr>
                <w:sz w:val="24"/>
              </w:rPr>
            </w:pPr>
            <w:r>
              <w:rPr>
                <w:sz w:val="24"/>
              </w:rPr>
              <w:t>качества</w:t>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r>
          </w:p>
          <w:p>
            <w:pPr>
              <w:pStyle w:val="Normal1"/>
              <w:rPr>
                <w:sz w:val="24"/>
              </w:rPr>
            </w:pPr>
            <w:r>
              <w:rPr>
                <w:sz w:val="24"/>
              </w:rPr>
            </w:r>
          </w:p>
        </w:tc>
        <w:tc>
          <w:tcPr>
            <w:tcW w:w="2835" w:type="dxa"/>
            <w:vMerge w:val="restart"/>
            <w:tcBorders>
              <w:top w:val="single" w:sz="6" w:space="0" w:color="000000"/>
              <w:start w:val="single" w:sz="6" w:space="0" w:color="000000"/>
              <w:end w:val="single" w:sz="6" w:space="0" w:color="000000"/>
            </w:tcBorders>
          </w:tcPr>
          <w:p>
            <w:pPr>
              <w:pStyle w:val="Normal1"/>
              <w:spacing w:lineRule="auto" w:line="240"/>
              <w:rPr/>
            </w:pPr>
            <w:r>
              <w:rPr>
                <w:b/>
                <w:bCs/>
                <w:sz w:val="24"/>
                <w:lang w:val="en-US"/>
              </w:rPr>
              <w:t>el</w:t>
            </w:r>
            <w:r>
              <w:rPr>
                <w:sz w:val="24"/>
              </w:rPr>
              <w:t xml:space="preserve"> (</w:t>
            </w:r>
            <w:r>
              <w:rPr>
                <w:sz w:val="24"/>
                <w:lang w:val="en-US"/>
              </w:rPr>
              <w:t>la</w:t>
            </w:r>
            <w:r>
              <w:rPr>
                <w:sz w:val="24"/>
              </w:rPr>
              <w:t>, los,</w:t>
            </w:r>
          </w:p>
          <w:p>
            <w:pPr>
              <w:pStyle w:val="Normal1"/>
              <w:spacing w:lineRule="auto" w:line="240"/>
              <w:rPr/>
            </w:pPr>
            <w:r>
              <w:rPr>
                <w:sz w:val="24"/>
                <w:lang w:val="en-US"/>
              </w:rPr>
              <w:t>las</w:t>
            </w:r>
            <w:r>
              <w:rPr>
                <w:sz w:val="24"/>
              </w:rPr>
              <w:t xml:space="preserve">) </w:t>
            </w:r>
            <w:r>
              <w:rPr>
                <w:sz w:val="24"/>
                <w:lang w:val="en-US"/>
              </w:rPr>
              <w:t>m</w:t>
            </w:r>
            <w:r>
              <w:rPr>
                <w:sz w:val="24"/>
              </w:rPr>
              <w:t>á</w:t>
            </w:r>
            <w:r>
              <w:rPr>
                <w:sz w:val="24"/>
                <w:lang w:val="en-US"/>
              </w:rPr>
              <w:t>s</w:t>
            </w:r>
            <w:r>
              <w:rPr>
                <w:sz w:val="24"/>
              </w:rPr>
              <w:t xml:space="preserve">              прилага-</w:t>
            </w:r>
          </w:p>
          <w:p>
            <w:pPr>
              <w:pStyle w:val="Normal1"/>
              <w:spacing w:lineRule="auto" w:line="240"/>
              <w:rPr>
                <w:sz w:val="24"/>
                <w:lang w:val="en-US"/>
              </w:rPr>
            </w:pPr>
            <w:r>
              <w:rPr>
                <w:b/>
                <w:bCs/>
                <w:sz w:val="24"/>
                <w:lang w:val="en-US"/>
              </w:rPr>
              <w:t>el</w:t>
            </w:r>
            <w:r>
              <w:rPr>
                <w:sz w:val="24"/>
                <w:lang w:val="en-US"/>
              </w:rPr>
              <w:t xml:space="preserve"> (la, los, +        </w:t>
            </w:r>
            <w:r>
              <w:rPr>
                <w:sz w:val="24"/>
              </w:rPr>
              <w:t>тельное</w:t>
            </w:r>
          </w:p>
          <w:p>
            <w:pPr>
              <w:pStyle w:val="Normal1"/>
              <w:spacing w:lineRule="auto" w:line="240"/>
              <w:rPr>
                <w:sz w:val="24"/>
                <w:lang w:val="en-US"/>
              </w:rPr>
            </w:pPr>
            <w:r>
              <w:rPr>
                <w:sz w:val="24"/>
                <w:lang w:val="en-US"/>
              </w:rPr>
              <w:t xml:space="preserve">las) </w:t>
            </w:r>
            <w:r>
              <w:rPr>
                <w:b/>
                <w:bCs/>
                <w:sz w:val="24"/>
                <w:lang w:val="en-US"/>
              </w:rPr>
              <w:t>menos</w:t>
            </w:r>
          </w:p>
          <w:p>
            <w:pPr>
              <w:pStyle w:val="Normal1"/>
              <w:spacing w:lineRule="auto" w:line="240"/>
              <w:rPr>
                <w:sz w:val="24"/>
                <w:lang w:val="en-US"/>
              </w:rPr>
            </w:pPr>
            <w:r>
              <w:rPr>
                <w:sz w:val="24"/>
                <w:lang w:val="en-US"/>
              </w:rPr>
            </w:r>
          </w:p>
          <w:p>
            <w:pPr>
              <w:pStyle w:val="Normal1"/>
              <w:spacing w:lineRule="auto" w:line="240"/>
              <w:rPr>
                <w:sz w:val="24"/>
              </w:rPr>
            </w:pPr>
            <w:r>
              <w:rPr>
                <w:sz w:val="24"/>
              </w:rPr>
              <w:t>прилага-            суффикс</w:t>
            </w:r>
          </w:p>
          <w:p>
            <w:pPr>
              <w:pStyle w:val="Normal1"/>
              <w:spacing w:lineRule="auto" w:line="240"/>
              <w:rPr>
                <w:sz w:val="24"/>
              </w:rPr>
            </w:pPr>
            <w:r>
              <w:rPr>
                <w:sz w:val="24"/>
              </w:rPr>
              <w:t xml:space="preserve">тельное +          </w:t>
            </w:r>
            <w:r>
              <w:rPr>
                <w:b/>
                <w:sz w:val="24"/>
              </w:rPr>
              <w:t>-í</w:t>
            </w:r>
            <w:r>
              <w:rPr>
                <w:b/>
                <w:sz w:val="24"/>
                <w:lang w:val="en-US"/>
              </w:rPr>
              <w:t>simo</w:t>
            </w:r>
          </w:p>
          <w:p>
            <w:pPr>
              <w:pStyle w:val="Normal1"/>
              <w:spacing w:lineRule="auto" w:line="240"/>
              <w:rPr/>
            </w:pPr>
            <w:r>
              <w:rPr>
                <w:sz w:val="24"/>
              </w:rPr>
              <w:t xml:space="preserve">                          </w:t>
            </w:r>
            <w:r>
              <w:rPr>
                <w:sz w:val="24"/>
                <w:lang w:val="en-US"/>
              </w:rPr>
              <w:t>(-a,-os,-as)</w:t>
            </w:r>
          </w:p>
          <w:p>
            <w:pPr>
              <w:pStyle w:val="Normal1"/>
              <w:spacing w:lineRule="auto" w:line="240"/>
              <w:rPr/>
            </w:pPr>
            <w:r>
              <w:rPr>
                <w:b/>
                <w:bCs/>
                <w:sz w:val="24"/>
                <w:lang w:val="en-US"/>
              </w:rPr>
              <w:t>muy</w:t>
            </w:r>
            <w:r>
              <w:rPr>
                <w:sz w:val="24"/>
              </w:rPr>
              <w:t xml:space="preserve">  +                прилага</w:t>
              <w:softHyphen/>
            </w:r>
          </w:p>
          <w:p>
            <w:pPr>
              <w:pStyle w:val="Normal1"/>
              <w:spacing w:lineRule="auto" w:line="240"/>
              <w:rPr>
                <w:sz w:val="24"/>
              </w:rPr>
            </w:pPr>
            <w:r>
              <w:rPr>
                <w:sz w:val="24"/>
              </w:rPr>
              <w:t xml:space="preserve">                            </w:t>
            </w:r>
            <w:r>
              <w:rPr>
                <w:sz w:val="24"/>
              </w:rPr>
              <w:t>тельное</w:t>
            </w:r>
          </w:p>
          <w:p>
            <w:pPr>
              <w:pStyle w:val="Normal1"/>
              <w:rPr>
                <w:sz w:val="24"/>
              </w:rPr>
            </w:pPr>
            <w:r>
              <w:rPr>
                <w:sz w:val="24"/>
              </w:rPr>
            </w:r>
          </w:p>
        </w:tc>
        <w:tc>
          <w:tcPr>
            <w:tcW w:w="2693" w:type="dxa"/>
            <w:vMerge w:val="restart"/>
            <w:tcBorders>
              <w:top w:val="single" w:sz="6" w:space="0" w:color="000000"/>
              <w:start w:val="single" w:sz="6" w:space="0" w:color="000000"/>
              <w:end w:val="single" w:sz="6" w:space="0" w:color="000000"/>
            </w:tcBorders>
          </w:tcPr>
          <w:p>
            <w:pPr>
              <w:pStyle w:val="Normal1"/>
              <w:spacing w:lineRule="auto" w:line="240"/>
              <w:rPr>
                <w:sz w:val="24"/>
              </w:rPr>
            </w:pPr>
            <w:r>
              <w:rPr>
                <w:sz w:val="24"/>
                <w:lang w:val="en-US"/>
              </w:rPr>
              <w:t>El</w:t>
            </w:r>
            <w:r>
              <w:rPr>
                <w:sz w:val="24"/>
              </w:rPr>
              <w:t xml:space="preserve"> </w:t>
            </w:r>
            <w:r>
              <w:rPr>
                <w:sz w:val="24"/>
                <w:lang w:val="en-US"/>
              </w:rPr>
              <w:t>libro</w:t>
            </w:r>
            <w:r>
              <w:rPr>
                <w:sz w:val="24"/>
              </w:rPr>
              <w:t xml:space="preserve"> </w:t>
            </w:r>
            <w:r>
              <w:rPr>
                <w:sz w:val="24"/>
                <w:lang w:val="en-US"/>
              </w:rPr>
              <w:t>m</w:t>
            </w:r>
            <w:r>
              <w:rPr>
                <w:sz w:val="24"/>
              </w:rPr>
              <w:t>á</w:t>
            </w:r>
            <w:r>
              <w:rPr>
                <w:sz w:val="24"/>
                <w:lang w:val="en-US"/>
              </w:rPr>
              <w:t>s</w:t>
            </w:r>
          </w:p>
          <w:p>
            <w:pPr>
              <w:pStyle w:val="Normal1"/>
              <w:spacing w:lineRule="auto" w:line="240"/>
              <w:rPr/>
            </w:pPr>
            <w:r>
              <w:rPr>
                <w:i/>
                <w:iCs/>
                <w:sz w:val="24"/>
              </w:rPr>
              <w:t xml:space="preserve">    </w:t>
            </w:r>
            <w:r>
              <w:rPr>
                <w:i/>
                <w:iCs/>
                <w:sz w:val="24"/>
                <w:lang w:val="en-US"/>
              </w:rPr>
              <w:t>voluminoso</w:t>
            </w:r>
            <w:r>
              <w:rPr>
                <w:sz w:val="24"/>
                <w:lang w:val="en-US"/>
              </w:rPr>
              <w:t>.</w:t>
            </w:r>
          </w:p>
          <w:p>
            <w:pPr>
              <w:pStyle w:val="Normal1"/>
              <w:spacing w:lineRule="auto" w:line="240"/>
              <w:rPr/>
            </w:pPr>
            <w:r>
              <w:rPr>
                <w:sz w:val="24"/>
                <w:lang w:val="en-US"/>
              </w:rPr>
              <w:t xml:space="preserve">El libro </w:t>
            </w:r>
            <w:r>
              <w:rPr>
                <w:i/>
                <w:iCs/>
                <w:sz w:val="24"/>
                <w:lang w:val="en-US"/>
              </w:rPr>
              <w:t>menos</w:t>
            </w:r>
            <w:r>
              <w:rPr>
                <w:sz w:val="24"/>
                <w:lang w:val="en-US"/>
              </w:rPr>
              <w:t xml:space="preserve"> </w:t>
            </w:r>
          </w:p>
          <w:p>
            <w:pPr>
              <w:pStyle w:val="Normal1"/>
              <w:spacing w:lineRule="auto" w:line="240"/>
              <w:rPr/>
            </w:pPr>
            <w:r>
              <w:rPr>
                <w:i/>
                <w:iCs/>
                <w:sz w:val="24"/>
                <w:lang w:val="en-US"/>
              </w:rPr>
              <w:t xml:space="preserve">    </w:t>
            </w:r>
            <w:r>
              <w:rPr>
                <w:i/>
                <w:iCs/>
                <w:sz w:val="24"/>
                <w:lang w:val="en-US"/>
              </w:rPr>
              <w:t>voluminoso</w:t>
            </w:r>
            <w:r>
              <w:rPr>
                <w:sz w:val="24"/>
                <w:lang w:val="en-US"/>
              </w:rPr>
              <w:t>.</w:t>
            </w:r>
          </w:p>
          <w:p>
            <w:pPr>
              <w:pStyle w:val="Normal1"/>
              <w:spacing w:lineRule="auto" w:line="240"/>
              <w:rPr>
                <w:sz w:val="24"/>
                <w:lang w:val="en-US"/>
              </w:rPr>
            </w:pPr>
            <w:r>
              <w:rPr>
                <w:sz w:val="24"/>
                <w:lang w:val="en-US"/>
              </w:rPr>
            </w:r>
          </w:p>
          <w:p>
            <w:pPr>
              <w:pStyle w:val="Normal1"/>
              <w:spacing w:lineRule="auto" w:line="240"/>
              <w:rPr/>
            </w:pPr>
            <w:r>
              <w:rPr>
                <w:sz w:val="24"/>
                <w:lang w:val="en-US"/>
              </w:rPr>
              <w:t xml:space="preserve">El libro </w:t>
            </w:r>
            <w:r>
              <w:rPr>
                <w:i/>
                <w:iCs/>
                <w:sz w:val="24"/>
                <w:lang w:val="en-US"/>
              </w:rPr>
              <w:t>voluminosisimo</w:t>
            </w:r>
            <w:r>
              <w:rPr>
                <w:sz w:val="24"/>
                <w:lang w:val="en-US"/>
              </w:rPr>
              <w:t>.</w:t>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t xml:space="preserve">El libro </w:t>
            </w:r>
            <w:r>
              <w:rPr>
                <w:i/>
                <w:iCs/>
                <w:sz w:val="24"/>
                <w:lang w:val="en-US"/>
              </w:rPr>
              <w:t>muy volu</w:t>
              <w:softHyphen/>
              <w:t>minoso.</w:t>
            </w:r>
          </w:p>
          <w:p>
            <w:pPr>
              <w:pStyle w:val="Normal1"/>
              <w:rPr>
                <w:sz w:val="24"/>
                <w:lang w:val="en-US"/>
              </w:rPr>
            </w:pPr>
            <w:r>
              <w:rPr>
                <w:sz w:val="24"/>
                <w:lang w:val="en-US"/>
              </w:rPr>
            </w:r>
          </w:p>
        </w:tc>
      </w:tr>
      <w:tr>
        <w:trPr>
          <w:trHeight w:val="200" w:hRule="exact"/>
        </w:trPr>
        <w:tc>
          <w:tcPr>
            <w:tcW w:w="2694"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551"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835"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693"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240" w:hRule="exact"/>
        </w:trPr>
        <w:tc>
          <w:tcPr>
            <w:tcW w:w="2694"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551"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835"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693"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200" w:hRule="exact"/>
        </w:trPr>
        <w:tc>
          <w:tcPr>
            <w:tcW w:w="2694"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551"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835"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693"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80" w:hRule="exact"/>
        </w:trPr>
        <w:tc>
          <w:tcPr>
            <w:tcW w:w="2694"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551"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835"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693"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260" w:hRule="exact"/>
        </w:trPr>
        <w:tc>
          <w:tcPr>
            <w:tcW w:w="2694"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551"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835"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693"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140" w:hRule="exact"/>
        </w:trPr>
        <w:tc>
          <w:tcPr>
            <w:tcW w:w="2694"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551"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835"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693"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200" w:hRule="exact"/>
        </w:trPr>
        <w:tc>
          <w:tcPr>
            <w:tcW w:w="2694"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551"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835"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693"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340" w:hRule="exact"/>
        </w:trPr>
        <w:tc>
          <w:tcPr>
            <w:tcW w:w="2694"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551"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835"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693"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1074" w:hRule="exact"/>
        </w:trPr>
        <w:tc>
          <w:tcPr>
            <w:tcW w:w="2694"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551"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835"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693"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r>
    </w:tbl>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2. Сравнительная степень, как видно из приведенной схемы, образуется с помощью наречий </w:t>
      </w:r>
      <w:r>
        <w:rPr>
          <w:b/>
          <w:sz w:val="24"/>
        </w:rPr>
        <w:t>más</w:t>
      </w:r>
      <w:r>
        <w:rPr>
          <w:sz w:val="24"/>
        </w:rPr>
        <w:t xml:space="preserve"> (больше), </w:t>
      </w:r>
      <w:r>
        <w:rPr>
          <w:b/>
          <w:sz w:val="24"/>
        </w:rPr>
        <w:t xml:space="preserve">menos </w:t>
      </w:r>
      <w:r>
        <w:rPr>
          <w:sz w:val="24"/>
        </w:rPr>
        <w:t xml:space="preserve">(меньше) и </w:t>
      </w:r>
      <w:r>
        <w:rPr>
          <w:b/>
          <w:sz w:val="24"/>
          <w:lang w:val="en-US"/>
        </w:rPr>
        <w:t>tan</w:t>
      </w:r>
      <w:r>
        <w:rPr>
          <w:sz w:val="24"/>
        </w:rPr>
        <w:t xml:space="preserve"> (такой, -ая, -ое, -ие) и имеет </w:t>
      </w:r>
      <w:r>
        <w:rPr>
          <w:spacing w:val="20"/>
          <w:sz w:val="24"/>
        </w:rPr>
        <w:t>три</w:t>
      </w:r>
      <w:r>
        <w:rPr>
          <w:sz w:val="24"/>
        </w:rPr>
        <w:t xml:space="preserve"> формы: сравнительную степень большей величины качества, меньшей величины качества и равной величины качества. Первые две формы употребляются при неравенстве сравниваемых величин, когда одно качество выше или ниже другого. Последняя форма используется при сравнении качества равных предметов. Сравнительная степень прилагательных чаще всего проявляется в сравнительных оборотах, образуется по следующим моделям:</w:t>
      </w:r>
    </w:p>
    <w:p>
      <w:pPr>
        <w:pStyle w:val="Normal1"/>
        <w:spacing w:lineRule="auto" w:line="240"/>
        <w:ind w:firstLine="284" w:end="0"/>
        <w:rPr>
          <w:b/>
          <w:sz w:val="24"/>
        </w:rPr>
      </w:pPr>
      <w:r>
        <w:rPr>
          <w:b/>
          <w:sz w:val="24"/>
        </w:rPr>
      </w:r>
    </w:p>
    <w:p>
      <w:pPr>
        <w:pStyle w:val="Normal1"/>
        <w:spacing w:lineRule="auto" w:line="240"/>
        <w:ind w:firstLine="284" w:end="0"/>
        <w:rPr/>
      </w:pPr>
      <w:r>
        <w:rPr>
          <w:b/>
          <w:sz w:val="24"/>
        </w:rPr>
        <w:t>más</w:t>
      </w:r>
      <w:r>
        <w:rPr>
          <w:sz w:val="24"/>
        </w:rPr>
        <w:t xml:space="preserve">                   </w:t>
      </w:r>
      <w:r>
        <w:rPr>
          <w:b/>
          <w:sz w:val="24"/>
        </w:rPr>
        <w:t>+       прилагательное        +     que</w:t>
      </w:r>
      <w:r>
        <w:rPr>
          <w:sz w:val="24"/>
        </w:rPr>
        <w:t xml:space="preserve"> = более... чем</w:t>
      </w:r>
    </w:p>
    <w:p>
      <w:pPr>
        <w:pStyle w:val="Normal1"/>
        <w:spacing w:lineRule="auto" w:line="240"/>
        <w:ind w:firstLine="284" w:end="0"/>
        <w:rPr>
          <w:sz w:val="24"/>
        </w:rPr>
      </w:pPr>
      <w:r>
        <w:rPr>
          <w:sz w:val="24"/>
        </w:rPr>
        <w:t xml:space="preserve">                              </w:t>
      </w:r>
      <w:r>
        <w:rPr>
          <w:sz w:val="24"/>
        </w:rPr>
        <w:t>(или прилагательные)</w:t>
      </w:r>
    </w:p>
    <w:p>
      <w:pPr>
        <w:pStyle w:val="Normal1"/>
        <w:spacing w:lineRule="auto" w:line="240"/>
        <w:ind w:firstLine="284" w:end="0"/>
        <w:rPr/>
      </w:pPr>
      <w:r>
        <w:rPr>
          <w:b/>
          <w:sz w:val="24"/>
        </w:rPr>
        <w:t>menos</w:t>
      </w:r>
      <w:r>
        <w:rPr>
          <w:sz w:val="24"/>
        </w:rPr>
        <w:t xml:space="preserve">               +                        »                  </w:t>
      </w:r>
      <w:r>
        <w:rPr>
          <w:b/>
          <w:sz w:val="24"/>
        </w:rPr>
        <w:t>+     que</w:t>
      </w:r>
      <w:r>
        <w:rPr>
          <w:sz w:val="24"/>
        </w:rPr>
        <w:t xml:space="preserve"> = менее... чем</w:t>
      </w:r>
    </w:p>
    <w:p>
      <w:pPr>
        <w:pStyle w:val="Normal1"/>
        <w:spacing w:lineRule="auto" w:line="240"/>
        <w:ind w:firstLine="284" w:end="0"/>
        <w:rPr/>
      </w:pPr>
      <w:r>
        <w:rPr>
          <w:sz w:val="24"/>
        </w:rPr>
        <w:t xml:space="preserve"> </w:t>
      </w:r>
      <w:r>
        <w:rPr>
          <w:b/>
          <w:sz w:val="24"/>
          <w:lang w:val="en-US"/>
        </w:rPr>
        <w:t>tan</w:t>
      </w:r>
      <w:r>
        <w:rPr>
          <w:sz w:val="24"/>
        </w:rPr>
        <w:t xml:space="preserve">                   +                        »                   +     </w:t>
      </w:r>
      <w:r>
        <w:rPr>
          <w:b/>
          <w:sz w:val="24"/>
        </w:rPr>
        <w:t>como</w:t>
      </w:r>
      <w:r>
        <w:rPr>
          <w:sz w:val="24"/>
        </w:rPr>
        <w:t xml:space="preserve"> = такой, (-ая,-ое,-ие),... как</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Tu discurso es </w:t>
      </w:r>
      <w:r>
        <w:rPr>
          <w:i/>
          <w:iCs/>
          <w:sz w:val="24"/>
          <w:lang w:val="en-US"/>
        </w:rPr>
        <w:t>más convincente que</w:t>
      </w:r>
      <w:r>
        <w:rPr>
          <w:sz w:val="24"/>
          <w:lang w:val="en-US"/>
        </w:rPr>
        <w:t xml:space="preserve"> el suyo.                 </w:t>
      </w:r>
      <w:r>
        <w:rPr>
          <w:sz w:val="24"/>
        </w:rPr>
        <w:t>Твоя речь более убедительна, чем его.</w:t>
      </w:r>
    </w:p>
    <w:p>
      <w:pPr>
        <w:pStyle w:val="Normal1"/>
        <w:spacing w:lineRule="auto" w:line="240"/>
        <w:ind w:firstLine="284" w:end="0"/>
        <w:rPr/>
      </w:pPr>
      <w:r>
        <w:rPr>
          <w:sz w:val="24"/>
          <w:lang w:val="en-US"/>
        </w:rPr>
        <w:t xml:space="preserve">Aquel camino es </w:t>
      </w:r>
      <w:r>
        <w:rPr>
          <w:i/>
          <w:iCs/>
          <w:sz w:val="24"/>
          <w:lang w:val="en-US"/>
        </w:rPr>
        <w:t>menos pintoresco que</w:t>
      </w:r>
      <w:r>
        <w:rPr>
          <w:sz w:val="24"/>
          <w:lang w:val="en-US"/>
        </w:rPr>
        <w:t xml:space="preserve"> el sendero.     </w:t>
      </w:r>
      <w:r>
        <w:rPr>
          <w:sz w:val="24"/>
        </w:rPr>
        <w:t xml:space="preserve">Та дорога </w:t>
      </w:r>
      <w:r>
        <w:rPr>
          <w:i/>
          <w:iCs/>
          <w:sz w:val="24"/>
        </w:rPr>
        <w:t>менее живописна, чем</w:t>
      </w:r>
      <w:r>
        <w:rPr>
          <w:sz w:val="24"/>
        </w:rPr>
        <w:t xml:space="preserve"> тропинка. </w:t>
      </w:r>
    </w:p>
    <w:p>
      <w:pPr>
        <w:pStyle w:val="Normal1"/>
        <w:spacing w:lineRule="auto" w:line="240"/>
        <w:ind w:firstLine="284" w:end="0"/>
        <w:rPr/>
      </w:pPr>
      <w:r>
        <w:rPr>
          <w:sz w:val="24"/>
          <w:lang w:val="en-US"/>
        </w:rPr>
        <w:t xml:space="preserve">María es </w:t>
      </w:r>
      <w:r>
        <w:rPr>
          <w:i/>
          <w:iCs/>
          <w:sz w:val="24"/>
          <w:lang w:val="en-US"/>
        </w:rPr>
        <w:t>tan hermosa como</w:t>
      </w:r>
      <w:r>
        <w:rPr>
          <w:sz w:val="24"/>
          <w:lang w:val="en-US"/>
        </w:rPr>
        <w:t xml:space="preserve"> Juana.                               </w:t>
      </w:r>
      <w:r>
        <w:rPr>
          <w:sz w:val="24"/>
        </w:rPr>
        <w:t xml:space="preserve">Мария </w:t>
      </w:r>
      <w:r>
        <w:rPr>
          <w:i/>
          <w:iCs/>
          <w:sz w:val="24"/>
        </w:rPr>
        <w:t>такая же красивая, как</w:t>
      </w:r>
      <w:r>
        <w:rPr>
          <w:sz w:val="24"/>
        </w:rPr>
        <w:t xml:space="preserve"> Хуана.</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 xml:space="preserve">В тех случаях, когда смысл сравнения раскрывается в придаточном предложении, начинающемся с </w:t>
      </w:r>
      <w:r>
        <w:rPr>
          <w:b/>
          <w:sz w:val="24"/>
        </w:rPr>
        <w:t>lо que</w:t>
      </w:r>
      <w:r>
        <w:rPr>
          <w:sz w:val="24"/>
        </w:rPr>
        <w:t xml:space="preserve">, сравнительная конструкция обычно имеет вид — </w:t>
      </w:r>
      <w:r>
        <w:rPr>
          <w:b/>
          <w:sz w:val="24"/>
        </w:rPr>
        <w:t>más (menos)</w:t>
      </w:r>
      <w:r>
        <w:rPr>
          <w:sz w:val="24"/>
        </w:rPr>
        <w:t xml:space="preserve"> + прилагательное + </w:t>
      </w:r>
      <w:r>
        <w:rPr>
          <w:b/>
          <w:sz w:val="24"/>
          <w:lang w:val="en-US"/>
        </w:rPr>
        <w:t>de</w:t>
      </w:r>
      <w:r>
        <w:rPr>
          <w:sz w:val="24"/>
        </w:rPr>
        <w:t xml:space="preserve"> + </w:t>
      </w:r>
      <w:r>
        <w:rPr>
          <w:b/>
          <w:sz w:val="24"/>
        </w:rPr>
        <w:t>lо que</w:t>
      </w:r>
    </w:p>
    <w:p>
      <w:pPr>
        <w:pStyle w:val="Normal1"/>
        <w:tabs>
          <w:tab w:val="clear" w:pos="720"/>
          <w:tab w:val="left" w:pos="142" w:leader="none"/>
        </w:tabs>
        <w:spacing w:lineRule="auto" w:line="240"/>
        <w:ind w:firstLine="284" w:end="0"/>
        <w:rPr>
          <w:sz w:val="24"/>
          <w:lang w:val="en-US"/>
        </w:rPr>
      </w:pPr>
      <w:r>
        <w:rPr>
          <w:sz w:val="24"/>
          <w:lang w:val="en-US"/>
        </w:rPr>
      </w:r>
    </w:p>
    <w:p>
      <w:pPr>
        <w:pStyle w:val="Normal1"/>
        <w:tabs>
          <w:tab w:val="clear" w:pos="720"/>
          <w:tab w:val="left" w:pos="142" w:leader="none"/>
        </w:tabs>
        <w:spacing w:lineRule="auto" w:line="240"/>
        <w:ind w:firstLine="284" w:end="0"/>
        <w:rPr/>
      </w:pPr>
      <w:r>
        <w:rPr>
          <w:sz w:val="24"/>
          <w:lang w:val="en-US"/>
        </w:rPr>
        <w:t xml:space="preserve">María volvió a la ciudad  </w:t>
      </w:r>
      <w:r>
        <w:rPr>
          <w:i/>
          <w:iCs/>
          <w:sz w:val="24"/>
          <w:lang w:val="en-US"/>
        </w:rPr>
        <w:t>menos</w:t>
      </w:r>
      <w:r>
        <w:rPr>
          <w:sz w:val="24"/>
          <w:lang w:val="en-US"/>
        </w:rPr>
        <w:t xml:space="preserve">                               </w:t>
      </w:r>
      <w:r>
        <w:rPr>
          <w:sz w:val="24"/>
        </w:rPr>
        <w:t>Мария</w:t>
      </w:r>
      <w:r>
        <w:rPr>
          <w:sz w:val="24"/>
          <w:lang w:val="en-US"/>
        </w:rPr>
        <w:t xml:space="preserve"> </w:t>
      </w:r>
      <w:r>
        <w:rPr>
          <w:sz w:val="24"/>
        </w:rPr>
        <w:t>вернулась</w:t>
      </w:r>
      <w:r>
        <w:rPr>
          <w:sz w:val="24"/>
          <w:lang w:val="en-US"/>
        </w:rPr>
        <w:t xml:space="preserve"> </w:t>
      </w:r>
      <w:r>
        <w:rPr>
          <w:sz w:val="24"/>
        </w:rPr>
        <w:t>в</w:t>
      </w:r>
      <w:r>
        <w:rPr>
          <w:sz w:val="24"/>
          <w:lang w:val="en-US"/>
        </w:rPr>
        <w:t xml:space="preserve"> </w:t>
      </w:r>
      <w:r>
        <w:rPr>
          <w:sz w:val="24"/>
        </w:rPr>
        <w:t>город</w:t>
      </w:r>
      <w:r>
        <w:rPr>
          <w:sz w:val="24"/>
          <w:lang w:val="en-US"/>
        </w:rPr>
        <w:t xml:space="preserve"> </w:t>
      </w:r>
      <w:r>
        <w:rPr>
          <w:sz w:val="24"/>
        </w:rPr>
        <w:t>менее</w:t>
      </w:r>
      <w:r>
        <w:rPr>
          <w:sz w:val="24"/>
          <w:lang w:val="en-US"/>
        </w:rPr>
        <w:t xml:space="preserve"> </w:t>
      </w:r>
    </w:p>
    <w:p>
      <w:pPr>
        <w:pStyle w:val="Normal1"/>
        <w:tabs>
          <w:tab w:val="clear" w:pos="720"/>
          <w:tab w:val="left" w:pos="142" w:leader="none"/>
        </w:tabs>
        <w:spacing w:lineRule="auto" w:line="240"/>
        <w:ind w:firstLine="709" w:end="0"/>
        <w:rPr/>
      </w:pPr>
      <w:r>
        <w:rPr>
          <w:i/>
          <w:iCs/>
          <w:sz w:val="24"/>
          <w:lang w:val="en-US"/>
        </w:rPr>
        <w:t>contenta de lo que</w:t>
      </w:r>
      <w:r>
        <w:rPr>
          <w:sz w:val="24"/>
          <w:lang w:val="en-US"/>
        </w:rPr>
        <w:t xml:space="preserve"> se esperaba.                                </w:t>
      </w:r>
      <w:r>
        <w:rPr>
          <w:sz w:val="24"/>
        </w:rPr>
        <w:t>довольная, чем ожидалось.</w:t>
      </w:r>
    </w:p>
    <w:p>
      <w:pPr>
        <w:pStyle w:val="Normal1"/>
        <w:tabs>
          <w:tab w:val="clear" w:pos="720"/>
          <w:tab w:val="left" w:pos="142" w:leader="none"/>
        </w:tabs>
        <w:spacing w:lineRule="auto" w:line="240"/>
        <w:ind w:firstLine="284" w:end="0"/>
        <w:rPr/>
      </w:pPr>
      <w:r>
        <w:rPr>
          <w:sz w:val="24"/>
          <w:lang w:val="en-US"/>
        </w:rPr>
        <w:t xml:space="preserve">El partido de fútbol fue </w:t>
      </w:r>
      <w:r>
        <w:rPr>
          <w:i/>
          <w:iCs/>
          <w:sz w:val="24"/>
          <w:lang w:val="en-US"/>
        </w:rPr>
        <w:t>más interesante</w:t>
      </w:r>
      <w:r>
        <w:rPr>
          <w:sz w:val="24"/>
          <w:lang w:val="en-US"/>
        </w:rPr>
        <w:t xml:space="preserve">                   </w:t>
      </w:r>
      <w:r>
        <w:rPr>
          <w:sz w:val="24"/>
        </w:rPr>
        <w:t>Футбольный</w:t>
      </w:r>
      <w:r>
        <w:rPr>
          <w:sz w:val="24"/>
          <w:lang w:val="en-US"/>
        </w:rPr>
        <w:t xml:space="preserve"> </w:t>
      </w:r>
      <w:r>
        <w:rPr>
          <w:sz w:val="24"/>
        </w:rPr>
        <w:t>матч</w:t>
      </w:r>
      <w:r>
        <w:rPr>
          <w:sz w:val="24"/>
          <w:lang w:val="en-US"/>
        </w:rPr>
        <w:t xml:space="preserve"> </w:t>
      </w:r>
      <w:r>
        <w:rPr>
          <w:sz w:val="24"/>
        </w:rPr>
        <w:t>был</w:t>
      </w:r>
      <w:r>
        <w:rPr>
          <w:sz w:val="24"/>
          <w:lang w:val="en-US"/>
        </w:rPr>
        <w:t xml:space="preserve"> </w:t>
      </w:r>
      <w:r>
        <w:rPr>
          <w:sz w:val="24"/>
        </w:rPr>
        <w:t>более</w:t>
      </w:r>
      <w:r>
        <w:rPr>
          <w:sz w:val="24"/>
          <w:lang w:val="en-US"/>
        </w:rPr>
        <w:t xml:space="preserve"> </w:t>
      </w:r>
    </w:p>
    <w:p>
      <w:pPr>
        <w:pStyle w:val="Normal1"/>
        <w:tabs>
          <w:tab w:val="clear" w:pos="720"/>
          <w:tab w:val="left" w:pos="142" w:leader="none"/>
        </w:tabs>
        <w:spacing w:lineRule="auto" w:line="240"/>
        <w:ind w:firstLine="709" w:end="0"/>
        <w:rPr/>
      </w:pPr>
      <w:r>
        <w:rPr>
          <w:i/>
          <w:iCs/>
          <w:sz w:val="24"/>
          <w:lang w:val="en-US"/>
        </w:rPr>
        <w:t>de</w:t>
      </w:r>
      <w:r>
        <w:rPr>
          <w:i/>
          <w:iCs/>
          <w:sz w:val="24"/>
        </w:rPr>
        <w:t xml:space="preserve"> </w:t>
      </w:r>
      <w:r>
        <w:rPr>
          <w:i/>
          <w:iCs/>
          <w:sz w:val="24"/>
          <w:lang w:val="en-US"/>
        </w:rPr>
        <w:t>lo</w:t>
      </w:r>
      <w:r>
        <w:rPr>
          <w:i/>
          <w:iCs/>
          <w:sz w:val="24"/>
        </w:rPr>
        <w:t xml:space="preserve"> </w:t>
      </w:r>
      <w:r>
        <w:rPr>
          <w:i/>
          <w:iCs/>
          <w:sz w:val="24"/>
          <w:lang w:val="en-US"/>
        </w:rPr>
        <w:t>que</w:t>
      </w:r>
      <w:r>
        <w:rPr>
          <w:sz w:val="24"/>
        </w:rPr>
        <w:t xml:space="preserve"> </w:t>
      </w:r>
      <w:r>
        <w:rPr>
          <w:sz w:val="24"/>
          <w:lang w:val="en-US"/>
        </w:rPr>
        <w:t>por</w:t>
      </w:r>
      <w:r>
        <w:rPr>
          <w:sz w:val="24"/>
        </w:rPr>
        <w:t xml:space="preserve"> </w:t>
      </w:r>
      <w:r>
        <w:rPr>
          <w:sz w:val="24"/>
          <w:lang w:val="en-US"/>
        </w:rPr>
        <w:t>la</w:t>
      </w:r>
      <w:r>
        <w:rPr>
          <w:sz w:val="24"/>
        </w:rPr>
        <w:t xml:space="preserve"> </w:t>
      </w:r>
      <w:r>
        <w:rPr>
          <w:sz w:val="24"/>
          <w:lang w:val="en-US"/>
        </w:rPr>
        <w:t>opini</w:t>
      </w:r>
      <w:r>
        <w:rPr>
          <w:sz w:val="24"/>
        </w:rPr>
        <w:t>ó</w:t>
      </w:r>
      <w:r>
        <w:rPr>
          <w:sz w:val="24"/>
          <w:lang w:val="en-US"/>
        </w:rPr>
        <w:t>n</w:t>
      </w:r>
      <w:r>
        <w:rPr>
          <w:sz w:val="24"/>
        </w:rPr>
        <w:t xml:space="preserve">                                            интересным, чем, по мнению </w:t>
      </w:r>
    </w:p>
    <w:p>
      <w:pPr>
        <w:pStyle w:val="Normal1"/>
        <w:tabs>
          <w:tab w:val="clear" w:pos="720"/>
          <w:tab w:val="left" w:pos="142" w:leader="none"/>
        </w:tabs>
        <w:spacing w:lineRule="auto" w:line="240"/>
        <w:ind w:firstLine="709" w:end="0"/>
        <w:rPr/>
      </w:pPr>
      <w:r>
        <w:rPr>
          <w:sz w:val="24"/>
          <w:lang w:val="en-US"/>
        </w:rPr>
        <w:t xml:space="preserve">de los hinchas pudo imaginarse.                               </w:t>
      </w:r>
      <w:r>
        <w:rPr>
          <w:sz w:val="24"/>
        </w:rPr>
        <w:t xml:space="preserve">болельщиков, можно было себе </w:t>
      </w:r>
    </w:p>
    <w:p>
      <w:pPr>
        <w:pStyle w:val="Normal1"/>
        <w:tabs>
          <w:tab w:val="clear" w:pos="720"/>
          <w:tab w:val="left" w:pos="142" w:leader="none"/>
        </w:tabs>
        <w:spacing w:lineRule="auto" w:line="240"/>
        <w:ind w:firstLine="284" w:end="0"/>
        <w:rPr>
          <w:sz w:val="24"/>
        </w:rPr>
      </w:pPr>
      <w:r>
        <w:rPr>
          <w:sz w:val="24"/>
        </w:rPr>
        <w:t xml:space="preserve">                                                                                         </w:t>
      </w:r>
      <w:r>
        <w:rPr>
          <w:sz w:val="24"/>
        </w:rPr>
        <w:t>представить.</w:t>
      </w:r>
    </w:p>
    <w:p>
      <w:pPr>
        <w:pStyle w:val="Normal1"/>
        <w:tabs>
          <w:tab w:val="clear" w:pos="720"/>
          <w:tab w:val="left" w:pos="142" w:leader="none"/>
        </w:tabs>
        <w:spacing w:lineRule="auto" w:line="240"/>
        <w:ind w:firstLine="284" w:end="0"/>
        <w:rPr>
          <w:sz w:val="24"/>
        </w:rPr>
      </w:pPr>
      <w:r>
        <w:rPr>
          <w:sz w:val="24"/>
        </w:rPr>
        <w:t>Некоторые прилагательные в испанском языке наряду с обыч</w:t>
        <w:softHyphen/>
        <w:t>ным имеют особый способ образования сравнительной степени:</w:t>
      </w:r>
    </w:p>
    <w:tbl>
      <w:tblPr>
        <w:tblW w:w="7005" w:type="dxa"/>
        <w:jc w:val="start"/>
        <w:tblInd w:w="831" w:type="dxa"/>
        <w:tblLayout w:type="fixed"/>
        <w:tblCellMar>
          <w:top w:w="0" w:type="dxa"/>
          <w:start w:w="108" w:type="dxa"/>
          <w:bottom w:w="0" w:type="dxa"/>
          <w:end w:w="108" w:type="dxa"/>
        </w:tblCellMar>
      </w:tblPr>
      <w:tblGrid>
        <w:gridCol w:w="1920"/>
        <w:gridCol w:w="2177"/>
        <w:gridCol w:w="2908"/>
      </w:tblGrid>
      <w:tr>
        <w:trPr>
          <w:trHeight w:val="2130" w:hRule="atLeast"/>
        </w:trPr>
        <w:tc>
          <w:tcPr>
            <w:tcW w:w="1920" w:type="dxa"/>
            <w:tcBorders/>
          </w:tcPr>
          <w:p>
            <w:pPr>
              <w:pStyle w:val="Normal1"/>
              <w:tabs>
                <w:tab w:val="clear" w:pos="720"/>
                <w:tab w:val="left" w:pos="142" w:leader="none"/>
              </w:tabs>
              <w:snapToGrid w:val="false"/>
              <w:spacing w:lineRule="auto" w:line="240"/>
              <w:ind w:firstLine="851" w:end="0"/>
              <w:rPr>
                <w:sz w:val="24"/>
              </w:rPr>
            </w:pPr>
            <w:r>
              <w:rPr>
                <w:sz w:val="24"/>
              </w:rPr>
            </w:r>
          </w:p>
          <w:p>
            <w:pPr>
              <w:pStyle w:val="Normal1"/>
              <w:tabs>
                <w:tab w:val="clear" w:pos="720"/>
                <w:tab w:val="left" w:pos="142" w:leader="none"/>
              </w:tabs>
              <w:spacing w:lineRule="auto" w:line="240"/>
              <w:ind w:firstLine="851" w:end="0"/>
              <w:rPr>
                <w:sz w:val="24"/>
                <w:lang w:val="en-US"/>
              </w:rPr>
            </w:pPr>
            <w:r>
              <w:rPr>
                <w:sz w:val="24"/>
                <w:lang w:val="en-US"/>
              </w:rPr>
              <w:t>bueno</w:t>
            </w:r>
          </w:p>
          <w:p>
            <w:pPr>
              <w:pStyle w:val="Normal1"/>
              <w:tabs>
                <w:tab w:val="clear" w:pos="720"/>
                <w:tab w:val="left" w:pos="142" w:leader="none"/>
              </w:tabs>
              <w:spacing w:lineRule="auto" w:line="240"/>
              <w:ind w:firstLine="851" w:end="0"/>
              <w:rPr>
                <w:sz w:val="24"/>
                <w:lang w:val="en-US"/>
              </w:rPr>
            </w:pPr>
            <w:r>
              <w:rPr>
                <w:sz w:val="24"/>
                <w:lang w:val="en-US"/>
              </w:rPr>
              <w:t>malo</w:t>
            </w:r>
          </w:p>
          <w:p>
            <w:pPr>
              <w:pStyle w:val="Normal1"/>
              <w:tabs>
                <w:tab w:val="clear" w:pos="720"/>
                <w:tab w:val="left" w:pos="142" w:leader="none"/>
              </w:tabs>
              <w:spacing w:lineRule="auto" w:line="240"/>
              <w:ind w:firstLine="851" w:end="0"/>
              <w:rPr>
                <w:sz w:val="24"/>
                <w:lang w:val="en-US"/>
              </w:rPr>
            </w:pPr>
            <w:r>
              <w:rPr>
                <w:sz w:val="24"/>
                <w:lang w:val="en-US"/>
              </w:rPr>
              <w:t>grande</w:t>
            </w:r>
          </w:p>
          <w:p>
            <w:pPr>
              <w:pStyle w:val="Normal1"/>
              <w:tabs>
                <w:tab w:val="clear" w:pos="720"/>
                <w:tab w:val="left" w:pos="142" w:leader="none"/>
              </w:tabs>
              <w:spacing w:lineRule="auto" w:line="240"/>
              <w:ind w:firstLine="851" w:end="0"/>
              <w:rPr>
                <w:sz w:val="24"/>
                <w:lang w:val="en-US"/>
              </w:rPr>
            </w:pPr>
            <w:r>
              <w:rPr>
                <w:sz w:val="24"/>
                <w:lang w:val="en-US"/>
              </w:rPr>
              <w:t>pequeño</w:t>
            </w:r>
          </w:p>
          <w:p>
            <w:pPr>
              <w:pStyle w:val="Normal1"/>
              <w:tabs>
                <w:tab w:val="clear" w:pos="720"/>
                <w:tab w:val="left" w:pos="142" w:leader="none"/>
              </w:tabs>
              <w:spacing w:lineRule="auto" w:line="240"/>
              <w:ind w:firstLine="851" w:end="0"/>
              <w:rPr>
                <w:sz w:val="24"/>
                <w:lang w:val="en-US"/>
              </w:rPr>
            </w:pPr>
            <w:r>
              <w:rPr>
                <w:sz w:val="24"/>
                <w:lang w:val="en-US"/>
              </w:rPr>
              <w:t>alto</w:t>
            </w:r>
          </w:p>
          <w:p>
            <w:pPr>
              <w:pStyle w:val="Normal1"/>
              <w:tabs>
                <w:tab w:val="clear" w:pos="720"/>
                <w:tab w:val="left" w:pos="142" w:leader="none"/>
              </w:tabs>
              <w:spacing w:lineRule="auto" w:line="240"/>
              <w:ind w:firstLine="851" w:end="0"/>
              <w:rPr>
                <w:sz w:val="24"/>
                <w:lang w:val="en-US"/>
              </w:rPr>
            </w:pPr>
            <w:r>
              <w:rPr>
                <w:sz w:val="24"/>
                <w:lang w:val="en-US"/>
              </w:rPr>
              <w:t>bajo</w:t>
            </w:r>
          </w:p>
          <w:p>
            <w:pPr>
              <w:pStyle w:val="Normal1"/>
              <w:tabs>
                <w:tab w:val="clear" w:pos="720"/>
                <w:tab w:val="left" w:pos="142" w:leader="none"/>
              </w:tabs>
              <w:rPr>
                <w:sz w:val="24"/>
                <w:lang w:val="en-US"/>
              </w:rPr>
            </w:pPr>
            <w:r>
              <w:rPr>
                <w:sz w:val="24"/>
                <w:lang w:val="en-US"/>
              </w:rPr>
            </w:r>
          </w:p>
        </w:tc>
        <w:tc>
          <w:tcPr>
            <w:tcW w:w="2177" w:type="dxa"/>
            <w:tcBorders/>
          </w:tcPr>
          <w:p>
            <w:pPr>
              <w:pStyle w:val="Normal"/>
              <w:tabs>
                <w:tab w:val="clear" w:pos="720"/>
                <w:tab w:val="left" w:pos="142" w:leader="none"/>
              </w:tabs>
              <w:snapToGrid w:val="false"/>
              <w:rPr>
                <w:sz w:val="24"/>
                <w:lang w:val="en-US"/>
              </w:rPr>
            </w:pPr>
            <w:r>
              <w:rPr>
                <w:sz w:val="24"/>
                <w:lang w:val="en-US"/>
              </w:rPr>
            </w:r>
          </w:p>
          <w:p>
            <w:pPr>
              <w:pStyle w:val="Normal1"/>
              <w:tabs>
                <w:tab w:val="clear" w:pos="720"/>
                <w:tab w:val="left" w:pos="142" w:leader="none"/>
              </w:tabs>
              <w:spacing w:lineRule="auto" w:line="240"/>
              <w:rPr>
                <w:sz w:val="24"/>
                <w:lang w:val="en-US"/>
              </w:rPr>
            </w:pPr>
            <w:r>
              <w:rPr>
                <w:sz w:val="24"/>
                <w:lang w:val="en-US"/>
              </w:rPr>
              <w:t xml:space="preserve">— </w:t>
            </w:r>
            <w:r>
              <w:rPr>
                <w:sz w:val="24"/>
                <w:lang w:val="en-US"/>
              </w:rPr>
              <w:t>más bueno</w:t>
            </w:r>
          </w:p>
          <w:p>
            <w:pPr>
              <w:pStyle w:val="Normal1"/>
              <w:tabs>
                <w:tab w:val="clear" w:pos="720"/>
                <w:tab w:val="left" w:pos="142" w:leader="none"/>
              </w:tabs>
              <w:spacing w:lineRule="auto" w:line="240"/>
              <w:rPr>
                <w:sz w:val="24"/>
                <w:lang w:val="en-US"/>
              </w:rPr>
            </w:pPr>
            <w:r>
              <w:rPr>
                <w:sz w:val="24"/>
                <w:lang w:val="en-US"/>
              </w:rPr>
              <w:t xml:space="preserve">— </w:t>
            </w:r>
            <w:r>
              <w:rPr>
                <w:sz w:val="24"/>
                <w:lang w:val="en-US"/>
              </w:rPr>
              <w:t>más malo</w:t>
            </w:r>
          </w:p>
          <w:p>
            <w:pPr>
              <w:pStyle w:val="Normal1"/>
              <w:tabs>
                <w:tab w:val="clear" w:pos="720"/>
                <w:tab w:val="left" w:pos="142" w:leader="none"/>
              </w:tabs>
              <w:spacing w:lineRule="auto" w:line="240"/>
              <w:rPr>
                <w:sz w:val="24"/>
                <w:lang w:val="en-US"/>
              </w:rPr>
            </w:pPr>
            <w:r>
              <w:rPr>
                <w:sz w:val="24"/>
                <w:lang w:val="en-US"/>
              </w:rPr>
              <w:t xml:space="preserve">— </w:t>
            </w:r>
            <w:r>
              <w:rPr>
                <w:sz w:val="24"/>
                <w:lang w:val="en-US"/>
              </w:rPr>
              <w:t>más grande</w:t>
            </w:r>
          </w:p>
          <w:p>
            <w:pPr>
              <w:pStyle w:val="Normal1"/>
              <w:tabs>
                <w:tab w:val="clear" w:pos="720"/>
                <w:tab w:val="left" w:pos="142" w:leader="none"/>
              </w:tabs>
              <w:spacing w:lineRule="auto" w:line="240"/>
              <w:rPr>
                <w:sz w:val="24"/>
                <w:lang w:val="en-US"/>
              </w:rPr>
            </w:pPr>
            <w:r>
              <w:rPr>
                <w:sz w:val="24"/>
                <w:lang w:val="en-US"/>
              </w:rPr>
              <w:t xml:space="preserve">— </w:t>
            </w:r>
            <w:r>
              <w:rPr>
                <w:sz w:val="24"/>
                <w:lang w:val="en-US"/>
              </w:rPr>
              <w:t>más pequeño</w:t>
            </w:r>
          </w:p>
          <w:p>
            <w:pPr>
              <w:pStyle w:val="Normal1"/>
              <w:tabs>
                <w:tab w:val="clear" w:pos="720"/>
                <w:tab w:val="left" w:pos="142" w:leader="none"/>
              </w:tabs>
              <w:spacing w:lineRule="auto" w:line="240"/>
              <w:rPr>
                <w:sz w:val="24"/>
                <w:lang w:val="en-US"/>
              </w:rPr>
            </w:pPr>
            <w:r>
              <w:rPr>
                <w:sz w:val="24"/>
                <w:lang w:val="en-US"/>
              </w:rPr>
              <w:t xml:space="preserve">— </w:t>
            </w:r>
            <w:r>
              <w:rPr>
                <w:sz w:val="24"/>
                <w:lang w:val="en-US"/>
              </w:rPr>
              <w:t>más alto</w:t>
            </w:r>
          </w:p>
          <w:p>
            <w:pPr>
              <w:pStyle w:val="Normal1"/>
              <w:tabs>
                <w:tab w:val="clear" w:pos="720"/>
                <w:tab w:val="left" w:pos="142" w:leader="none"/>
              </w:tabs>
              <w:spacing w:lineRule="auto" w:line="240"/>
              <w:rPr>
                <w:sz w:val="24"/>
                <w:lang w:val="en-US"/>
              </w:rPr>
            </w:pPr>
            <w:r>
              <w:rPr>
                <w:sz w:val="24"/>
                <w:lang w:val="en-US"/>
              </w:rPr>
              <w:t xml:space="preserve">— </w:t>
            </w:r>
            <w:r>
              <w:rPr>
                <w:sz w:val="24"/>
                <w:lang w:val="en-US"/>
              </w:rPr>
              <w:t>más bajo</w:t>
            </w:r>
          </w:p>
          <w:p>
            <w:pPr>
              <w:pStyle w:val="Normal1"/>
              <w:tabs>
                <w:tab w:val="clear" w:pos="720"/>
                <w:tab w:val="left" w:pos="142" w:leader="none"/>
              </w:tabs>
              <w:rPr>
                <w:sz w:val="24"/>
                <w:lang w:val="en-US"/>
              </w:rPr>
            </w:pPr>
            <w:r>
              <w:rPr>
                <w:sz w:val="24"/>
                <w:lang w:val="en-US"/>
              </w:rPr>
            </w:r>
          </w:p>
        </w:tc>
        <w:tc>
          <w:tcPr>
            <w:tcW w:w="2908" w:type="dxa"/>
            <w:tcBorders/>
          </w:tcPr>
          <w:p>
            <w:pPr>
              <w:pStyle w:val="Normal"/>
              <w:tabs>
                <w:tab w:val="clear" w:pos="720"/>
                <w:tab w:val="left" w:pos="142" w:leader="none"/>
              </w:tabs>
              <w:snapToGrid w:val="false"/>
              <w:rPr>
                <w:sz w:val="24"/>
                <w:lang w:val="en-US"/>
              </w:rPr>
            </w:pPr>
            <w:r>
              <w:rPr>
                <w:sz w:val="24"/>
                <w:lang w:val="en-US"/>
              </w:rPr>
            </w:r>
          </w:p>
          <w:p>
            <w:pPr>
              <w:pStyle w:val="Normal1"/>
              <w:tabs>
                <w:tab w:val="clear" w:pos="720"/>
                <w:tab w:val="left" w:pos="142" w:leader="none"/>
              </w:tabs>
              <w:spacing w:lineRule="auto" w:line="240"/>
              <w:rPr/>
            </w:pPr>
            <w:r>
              <w:rPr>
                <w:sz w:val="24"/>
                <w:lang w:val="en-US"/>
              </w:rPr>
              <w:t xml:space="preserve">= </w:t>
            </w:r>
            <w:r>
              <w:rPr>
                <w:b/>
                <w:bCs/>
                <w:sz w:val="24"/>
                <w:lang w:val="en-US"/>
              </w:rPr>
              <w:t>mejor</w:t>
            </w:r>
            <w:r>
              <w:rPr>
                <w:sz w:val="24"/>
                <w:lang w:val="en-US"/>
              </w:rPr>
              <w:t xml:space="preserve"> </w:t>
            </w:r>
          </w:p>
          <w:p>
            <w:pPr>
              <w:pStyle w:val="Normal1"/>
              <w:tabs>
                <w:tab w:val="clear" w:pos="720"/>
                <w:tab w:val="left" w:pos="142" w:leader="none"/>
              </w:tabs>
              <w:spacing w:lineRule="auto" w:line="240"/>
              <w:rPr/>
            </w:pPr>
            <w:r>
              <w:rPr>
                <w:sz w:val="24"/>
                <w:lang w:val="en-US"/>
              </w:rPr>
              <w:t xml:space="preserve">= </w:t>
            </w:r>
            <w:r>
              <w:rPr>
                <w:b/>
                <w:bCs/>
                <w:sz w:val="24"/>
                <w:lang w:val="en-US"/>
              </w:rPr>
              <w:t>peor</w:t>
            </w:r>
            <w:r>
              <w:rPr>
                <w:sz w:val="24"/>
                <w:lang w:val="en-US"/>
              </w:rPr>
              <w:t xml:space="preserve"> </w:t>
            </w:r>
          </w:p>
          <w:p>
            <w:pPr>
              <w:pStyle w:val="Normal1"/>
              <w:tabs>
                <w:tab w:val="clear" w:pos="720"/>
                <w:tab w:val="left" w:pos="142" w:leader="none"/>
              </w:tabs>
              <w:spacing w:lineRule="auto" w:line="240"/>
              <w:rPr/>
            </w:pPr>
            <w:r>
              <w:rPr>
                <w:sz w:val="24"/>
                <w:lang w:val="en-US"/>
              </w:rPr>
              <w:t xml:space="preserve">= </w:t>
            </w:r>
            <w:r>
              <w:rPr>
                <w:b/>
                <w:bCs/>
                <w:sz w:val="24"/>
                <w:lang w:val="en-US"/>
              </w:rPr>
              <w:t>mayor</w:t>
            </w:r>
            <w:r>
              <w:rPr>
                <w:sz w:val="24"/>
                <w:lang w:val="en-US"/>
              </w:rPr>
              <w:t xml:space="preserve"> </w:t>
            </w:r>
          </w:p>
          <w:p>
            <w:pPr>
              <w:pStyle w:val="Normal1"/>
              <w:tabs>
                <w:tab w:val="clear" w:pos="720"/>
                <w:tab w:val="left" w:pos="142" w:leader="none"/>
              </w:tabs>
              <w:spacing w:lineRule="auto" w:line="240"/>
              <w:rPr/>
            </w:pPr>
            <w:r>
              <w:rPr>
                <w:sz w:val="24"/>
                <w:lang w:val="en-US"/>
              </w:rPr>
              <w:t xml:space="preserve">= </w:t>
            </w:r>
            <w:r>
              <w:rPr>
                <w:b/>
                <w:bCs/>
                <w:sz w:val="24"/>
                <w:lang w:val="en-US"/>
              </w:rPr>
              <w:t>menor</w:t>
            </w:r>
            <w:r>
              <w:rPr>
                <w:sz w:val="24"/>
                <w:lang w:val="en-US"/>
              </w:rPr>
              <w:t xml:space="preserve"> </w:t>
            </w:r>
          </w:p>
          <w:p>
            <w:pPr>
              <w:pStyle w:val="Normal1"/>
              <w:tabs>
                <w:tab w:val="clear" w:pos="720"/>
                <w:tab w:val="left" w:pos="142" w:leader="none"/>
              </w:tabs>
              <w:spacing w:lineRule="auto" w:line="240"/>
              <w:rPr/>
            </w:pPr>
            <w:r>
              <w:rPr>
                <w:sz w:val="24"/>
                <w:lang w:val="en-US"/>
              </w:rPr>
              <w:t xml:space="preserve">= </w:t>
            </w:r>
            <w:r>
              <w:rPr>
                <w:b/>
                <w:bCs/>
                <w:sz w:val="24"/>
                <w:lang w:val="en-US"/>
              </w:rPr>
              <w:t>superior</w:t>
            </w:r>
            <w:r>
              <w:rPr>
                <w:sz w:val="24"/>
                <w:lang w:val="en-US"/>
              </w:rPr>
              <w:t xml:space="preserve"> </w:t>
            </w:r>
          </w:p>
          <w:p>
            <w:pPr>
              <w:pStyle w:val="Normal1"/>
              <w:tabs>
                <w:tab w:val="clear" w:pos="720"/>
                <w:tab w:val="left" w:pos="142" w:leader="none"/>
              </w:tabs>
              <w:spacing w:lineRule="auto" w:line="240"/>
              <w:rPr>
                <w:sz w:val="24"/>
                <w:lang w:val="en-US"/>
              </w:rPr>
            </w:pPr>
            <w:r>
              <w:rPr>
                <w:sz w:val="24"/>
                <w:lang w:val="en-US"/>
              </w:rPr>
              <w:t xml:space="preserve">= </w:t>
            </w:r>
            <w:r>
              <w:rPr>
                <w:b/>
                <w:bCs/>
                <w:sz w:val="24"/>
                <w:lang w:val="en-US"/>
              </w:rPr>
              <w:t>inferior</w:t>
            </w:r>
          </w:p>
          <w:p>
            <w:pPr>
              <w:pStyle w:val="Normal1"/>
              <w:tabs>
                <w:tab w:val="clear" w:pos="720"/>
                <w:tab w:val="left" w:pos="142" w:leader="none"/>
              </w:tabs>
              <w:rPr>
                <w:sz w:val="24"/>
                <w:lang w:val="en-US"/>
              </w:rPr>
            </w:pPr>
            <w:r>
              <w:rPr>
                <w:sz w:val="24"/>
                <w:lang w:val="en-US"/>
              </w:rPr>
            </w:r>
          </w:p>
        </w:tc>
      </w:tr>
    </w:tbl>
    <w:p>
      <w:pPr>
        <w:pStyle w:val="Normal1"/>
        <w:spacing w:lineRule="auto" w:line="240"/>
        <w:ind w:firstLine="284" w:end="0"/>
        <w:rPr/>
      </w:pPr>
      <w:r>
        <w:rPr>
          <w:sz w:val="24"/>
          <w:lang w:val="en-US"/>
        </w:rPr>
        <w:t>Mejor</w:t>
      </w:r>
      <w:r>
        <w:rPr>
          <w:sz w:val="24"/>
        </w:rPr>
        <w:t xml:space="preserve">, </w:t>
      </w:r>
      <w:r>
        <w:rPr>
          <w:sz w:val="24"/>
          <w:lang w:val="en-US"/>
        </w:rPr>
        <w:t>peor</w:t>
      </w:r>
      <w:r>
        <w:rPr>
          <w:sz w:val="24"/>
        </w:rPr>
        <w:t xml:space="preserve"> и др. употребляются в сравнительных оборотах по схеме:... </w:t>
      </w:r>
      <w:r>
        <w:rPr>
          <w:b/>
          <w:sz w:val="24"/>
        </w:rPr>
        <w:t>mejor que</w:t>
      </w:r>
      <w:r>
        <w:rPr>
          <w:sz w:val="24"/>
        </w:rPr>
        <w:t xml:space="preserve"> ...  </w:t>
      </w:r>
    </w:p>
    <w:p>
      <w:pPr>
        <w:pStyle w:val="Normal1"/>
        <w:spacing w:lineRule="auto" w:line="240"/>
        <w:ind w:firstLine="284" w:end="0"/>
        <w:rPr>
          <w:sz w:val="24"/>
        </w:rPr>
      </w:pPr>
      <w:r>
        <w:rPr>
          <w:sz w:val="24"/>
        </w:rPr>
      </w:r>
    </w:p>
    <w:p>
      <w:pPr>
        <w:pStyle w:val="Normal1"/>
        <w:spacing w:lineRule="auto" w:line="240"/>
        <w:ind w:firstLine="284" w:end="0"/>
        <w:rPr/>
      </w:pPr>
      <w:r>
        <w:rPr>
          <w:sz w:val="24"/>
        </w:rPr>
        <w:t>Т</w:t>
      </w:r>
      <w:r>
        <w:rPr>
          <w:sz w:val="24"/>
          <w:lang w:val="en-US"/>
        </w:rPr>
        <w:t xml:space="preserve">u lápiz es </w:t>
      </w:r>
      <w:r>
        <w:rPr>
          <w:i/>
          <w:iCs/>
          <w:sz w:val="24"/>
          <w:lang w:val="en-US"/>
        </w:rPr>
        <w:t>peor que</w:t>
      </w:r>
      <w:r>
        <w:rPr>
          <w:sz w:val="24"/>
          <w:lang w:val="en-US"/>
        </w:rPr>
        <w:t xml:space="preserve"> el mío.                            </w:t>
      </w:r>
      <w:r>
        <w:rPr>
          <w:sz w:val="24"/>
        </w:rPr>
        <w:t>Твой карандаш хуже, чем мой.</w:t>
      </w:r>
    </w:p>
    <w:p>
      <w:pPr>
        <w:pStyle w:val="Normal1"/>
        <w:spacing w:lineRule="auto" w:line="240"/>
        <w:ind w:firstLine="284" w:end="0"/>
        <w:rPr>
          <w:sz w:val="24"/>
        </w:rPr>
      </w:pPr>
      <w:r>
        <w:rPr>
          <w:sz w:val="24"/>
        </w:rPr>
      </w:r>
    </w:p>
    <w:p>
      <w:pPr>
        <w:pStyle w:val="Normal1"/>
        <w:numPr>
          <w:ilvl w:val="0"/>
          <w:numId w:val="4"/>
        </w:numPr>
        <w:spacing w:lineRule="auto" w:line="240"/>
        <w:rPr>
          <w:sz w:val="24"/>
        </w:rPr>
      </w:pPr>
      <w:r>
        <w:rPr>
          <w:sz w:val="24"/>
        </w:rPr>
        <w:t xml:space="preserve">Превосходная степень имеет две формы: </w:t>
      </w:r>
      <w:r>
        <w:rPr>
          <w:spacing w:val="20"/>
          <w:sz w:val="24"/>
        </w:rPr>
        <w:t>относительную и абсолютную</w:t>
      </w:r>
      <w:r>
        <w:rPr>
          <w:sz w:val="24"/>
        </w:rPr>
        <w:t xml:space="preserve">: </w:t>
      </w:r>
    </w:p>
    <w:p>
      <w:pPr>
        <w:pStyle w:val="Normal1"/>
        <w:spacing w:lineRule="auto" w:line="240"/>
        <w:ind w:start="284" w:end="0"/>
        <w:rPr>
          <w:sz w:val="24"/>
          <w:lang w:val="en-US"/>
        </w:rPr>
      </w:pPr>
      <w:r>
        <w:rPr>
          <w:sz w:val="24"/>
          <w:lang w:val="en-US"/>
        </w:rPr>
      </w:r>
    </w:p>
    <w:p>
      <w:pPr>
        <w:pStyle w:val="Normal1"/>
        <w:spacing w:lineRule="auto" w:line="240"/>
        <w:ind w:start="284" w:end="0"/>
        <w:rPr/>
      </w:pPr>
      <w:r>
        <w:rPr>
          <w:sz w:val="24"/>
        </w:rPr>
        <w:t xml:space="preserve">а) </w:t>
      </w:r>
      <w:r>
        <w:rPr>
          <w:spacing w:val="20"/>
          <w:sz w:val="24"/>
        </w:rPr>
        <w:t>относительная</w:t>
      </w:r>
      <w:r>
        <w:rPr>
          <w:sz w:val="24"/>
        </w:rPr>
        <w:t xml:space="preserve"> форма образуется прибавлением соответ</w:t>
        <w:softHyphen/>
        <w:t>ствующего определенного артикля к сравнительной степени:</w:t>
      </w:r>
    </w:p>
    <w:p>
      <w:pPr>
        <w:pStyle w:val="Normal1"/>
        <w:spacing w:lineRule="auto" w:line="240"/>
        <w:ind w:firstLine="284" w:end="0"/>
        <w:rPr/>
      </w:pPr>
      <w:r>
        <w:rPr>
          <w:sz w:val="24"/>
          <w:lang w:val="en-US"/>
        </w:rPr>
        <w:t xml:space="preserve">El </w:t>
      </w:r>
      <w:r>
        <w:rPr>
          <w:i/>
          <w:iCs/>
          <w:sz w:val="24"/>
          <w:lang w:val="en-US"/>
        </w:rPr>
        <w:t>más aplicado</w:t>
      </w:r>
      <w:r>
        <w:rPr>
          <w:sz w:val="24"/>
          <w:lang w:val="en-US"/>
        </w:rPr>
        <w:t xml:space="preserve"> estudiante.                              </w:t>
      </w:r>
      <w:r>
        <w:rPr>
          <w:sz w:val="24"/>
        </w:rPr>
        <w:t xml:space="preserve">Самый прилежный студент. </w:t>
      </w:r>
    </w:p>
    <w:p>
      <w:pPr>
        <w:pStyle w:val="Normal1"/>
        <w:spacing w:lineRule="auto" w:line="240"/>
        <w:ind w:firstLine="284" w:end="0"/>
        <w:rPr/>
      </w:pPr>
      <w:r>
        <w:rPr>
          <w:sz w:val="24"/>
          <w:lang w:val="en-US"/>
        </w:rPr>
        <w:t xml:space="preserve">La </w:t>
      </w:r>
      <w:r>
        <w:rPr>
          <w:i/>
          <w:iCs/>
          <w:sz w:val="24"/>
          <w:lang w:val="en-US"/>
        </w:rPr>
        <w:t>menos interesante</w:t>
      </w:r>
      <w:r>
        <w:rPr>
          <w:sz w:val="24"/>
          <w:lang w:val="en-US"/>
        </w:rPr>
        <w:t xml:space="preserve"> lección.                          </w:t>
      </w:r>
      <w:r>
        <w:rPr>
          <w:sz w:val="24"/>
        </w:rPr>
        <w:t>Наименее интересный урок.</w:t>
      </w:r>
    </w:p>
    <w:p>
      <w:pPr>
        <w:sectPr>
          <w:footerReference w:type="default" r:id="rId8"/>
          <w:footerReference w:type="first" r:id="rId9"/>
          <w:type w:val="nextPage"/>
          <w:pgSz w:w="11906" w:h="16838"/>
          <w:pgMar w:left="567" w:right="567" w:gutter="0" w:header="0" w:top="567" w:footer="720" w:bottom="776"/>
          <w:pgNumType w:fmt="decimal"/>
          <w:formProt w:val="false"/>
          <w:textDirection w:val="lrTb"/>
          <w:docGrid w:type="default" w:linePitch="360" w:charSpace="0"/>
        </w:sectPr>
        <w:pStyle w:val="Normal1"/>
        <w:spacing w:lineRule="auto" w:line="240"/>
        <w:ind w:firstLine="284" w:end="0"/>
        <w:rPr>
          <w:sz w:val="24"/>
        </w:rPr>
      </w:pPr>
      <w:r>
        <w:rPr>
          <w:sz w:val="24"/>
        </w:rPr>
      </w:r>
    </w:p>
    <w:p>
      <w:pPr>
        <w:pStyle w:val="Normal1"/>
        <w:spacing w:lineRule="auto" w:line="240"/>
        <w:ind w:firstLine="284" w:end="0"/>
        <w:rPr/>
      </w:pPr>
      <w:r>
        <w:rPr>
          <w:sz w:val="24"/>
        </w:rPr>
        <w:t xml:space="preserve">В испанском языке прилагательные обычно помещаются после существительного. Поэтому не обязательно, чтобы артикль стоял непосредственно перед наречием </w:t>
      </w:r>
      <w:r>
        <w:rPr>
          <w:b/>
          <w:bCs/>
          <w:sz w:val="24"/>
        </w:rPr>
        <w:t>más</w:t>
      </w:r>
      <w:r>
        <w:rPr>
          <w:sz w:val="24"/>
        </w:rPr>
        <w:t xml:space="preserve"> или </w:t>
      </w:r>
      <w:r>
        <w:rPr>
          <w:b/>
          <w:bCs/>
          <w:sz w:val="24"/>
        </w:rPr>
        <w:t>menos</w:t>
      </w:r>
      <w:r>
        <w:rPr>
          <w:sz w:val="24"/>
        </w:rPr>
        <w:t>. Если перед существительным есть артикль, то его не нужно повторять для образова</w:t>
        <w:softHyphen/>
        <w:t>ния превосходной степени прилагательного, стоящего после суще</w:t>
        <w:softHyphen/>
        <w:t>ствительного:</w:t>
      </w:r>
    </w:p>
    <w:p>
      <w:pPr>
        <w:pStyle w:val="Normal1"/>
        <w:spacing w:lineRule="auto" w:line="240"/>
        <w:ind w:firstLine="851" w:end="0"/>
        <w:rPr>
          <w:sz w:val="24"/>
          <w:lang w:val="en-US"/>
        </w:rPr>
      </w:pPr>
      <w:r>
        <w:rPr>
          <w:sz w:val="24"/>
          <w:lang w:val="en-US"/>
        </w:rPr>
      </w:r>
    </w:p>
    <w:p>
      <w:pPr>
        <w:pStyle w:val="Normal1"/>
        <w:spacing w:lineRule="auto" w:line="240"/>
        <w:ind w:firstLine="851" w:end="0"/>
        <w:rPr>
          <w:sz w:val="24"/>
          <w:lang w:val="en-US"/>
        </w:rPr>
      </w:pPr>
      <w:r>
        <w:rPr>
          <w:sz w:val="24"/>
          <w:lang w:val="en-US"/>
        </w:rPr>
        <w:t xml:space="preserve">El estudiante más aplicado. </w:t>
      </w:r>
    </w:p>
    <w:p>
      <w:pPr>
        <w:pStyle w:val="Normal1"/>
        <w:spacing w:lineRule="auto" w:line="240"/>
        <w:ind w:firstLine="851" w:end="0"/>
        <w:rPr>
          <w:sz w:val="24"/>
          <w:lang w:val="en-US"/>
        </w:rPr>
      </w:pPr>
      <w:r>
        <w:rPr>
          <w:sz w:val="24"/>
          <w:lang w:val="en-US"/>
        </w:rPr>
        <w:t>La lección menos interesante.</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Те прилагательные, которые имеют две формы сравнительной степени — обычную и особую — могут образовывать и две формы относительной превосходной степени: одну обычным путем, дру</w:t>
        <w:softHyphen/>
        <w:t>гую — прибавлением соответствующего определенного артикля к особой форме сравнительной степени:</w:t>
      </w:r>
    </w:p>
    <w:p>
      <w:pPr>
        <w:pStyle w:val="Normal1"/>
        <w:spacing w:lineRule="auto" w:line="240"/>
        <w:ind w:firstLine="851" w:end="0"/>
        <w:rPr>
          <w:sz w:val="24"/>
          <w:lang w:val="en-US"/>
        </w:rPr>
      </w:pPr>
      <w:r>
        <w:rPr>
          <w:sz w:val="24"/>
          <w:lang w:val="en-US"/>
        </w:rPr>
      </w:r>
    </w:p>
    <w:p>
      <w:pPr>
        <w:pStyle w:val="Normal1"/>
        <w:spacing w:lineRule="auto" w:line="240"/>
        <w:ind w:firstLine="851" w:end="0"/>
        <w:rPr/>
      </w:pPr>
      <w:r>
        <w:rPr>
          <w:sz w:val="24"/>
        </w:rPr>
        <w:t>е</w:t>
      </w:r>
      <w:r>
        <w:rPr>
          <w:sz w:val="24"/>
          <w:lang w:val="en-US"/>
        </w:rPr>
        <w:t xml:space="preserve">1            mejor </w:t>
      </w:r>
    </w:p>
    <w:p>
      <w:pPr>
        <w:pStyle w:val="Normal1"/>
        <w:spacing w:lineRule="auto" w:line="240"/>
        <w:rPr/>
      </w:pPr>
      <w:r>
        <w:rPr>
          <w:sz w:val="24"/>
          <w:lang w:val="en-US"/>
        </w:rPr>
        <w:t xml:space="preserve">              </w:t>
      </w:r>
      <w:r>
        <w:rPr>
          <w:sz w:val="24"/>
          <w:lang w:val="en-US"/>
        </w:rPr>
        <w:t>1</w:t>
      </w:r>
      <w:r>
        <w:rPr>
          <w:sz w:val="24"/>
        </w:rPr>
        <w:t>а</w:t>
      </w:r>
      <w:r>
        <w:rPr>
          <w:sz w:val="24"/>
          <w:lang w:val="en-US"/>
        </w:rPr>
        <w:t xml:space="preserve">             peor </w:t>
      </w:r>
    </w:p>
    <w:p>
      <w:pPr>
        <w:pStyle w:val="Normal1"/>
        <w:spacing w:lineRule="auto" w:line="240"/>
        <w:ind w:firstLine="851" w:end="0"/>
        <w:rPr/>
      </w:pPr>
      <w:r>
        <w:rPr>
          <w:sz w:val="24"/>
          <w:lang w:val="en-US"/>
        </w:rPr>
        <w:t xml:space="preserve">los      +   mayor </w:t>
      </w:r>
    </w:p>
    <w:p>
      <w:pPr>
        <w:pStyle w:val="Normal1"/>
        <w:spacing w:lineRule="auto" w:line="240"/>
        <w:ind w:firstLine="851" w:end="0"/>
        <w:rPr>
          <w:sz w:val="24"/>
          <w:lang w:val="en-US"/>
        </w:rPr>
      </w:pPr>
      <w:r>
        <w:rPr>
          <w:sz w:val="24"/>
          <w:lang w:val="en-US"/>
        </w:rPr>
        <w:t>las            menor</w:t>
      </w:r>
    </w:p>
    <w:p>
      <w:pPr>
        <w:pStyle w:val="Normal1"/>
        <w:spacing w:lineRule="auto" w:line="240"/>
        <w:ind w:firstLine="851" w:end="0"/>
        <w:rPr>
          <w:sz w:val="24"/>
          <w:lang w:val="en-US"/>
        </w:rPr>
      </w:pPr>
      <w:r>
        <w:rPr>
          <w:sz w:val="24"/>
          <w:lang w:val="en-US"/>
        </w:rPr>
        <w:t xml:space="preserve">                </w:t>
      </w:r>
      <w:r>
        <w:rPr>
          <w:sz w:val="24"/>
          <w:lang w:val="en-US"/>
        </w:rPr>
        <w:t>superior</w:t>
      </w:r>
    </w:p>
    <w:p>
      <w:pPr>
        <w:pStyle w:val="Normal1"/>
        <w:spacing w:lineRule="auto" w:line="240"/>
        <w:ind w:firstLine="851" w:end="0"/>
        <w:rPr>
          <w:sz w:val="24"/>
          <w:lang w:val="en-US"/>
        </w:rPr>
      </w:pPr>
      <w:r>
        <w:rPr>
          <w:sz w:val="24"/>
          <w:lang w:val="en-US"/>
        </w:rPr>
        <w:t xml:space="preserve">                </w:t>
      </w:r>
      <w:r>
        <w:rPr>
          <w:sz w:val="24"/>
          <w:lang w:val="en-US"/>
        </w:rPr>
        <w:t>inferior</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t xml:space="preserve">Los </w:t>
      </w:r>
      <w:r>
        <w:rPr>
          <w:i/>
          <w:iCs/>
          <w:sz w:val="24"/>
          <w:lang w:val="en-US"/>
        </w:rPr>
        <w:t>mejores</w:t>
      </w:r>
      <w:r>
        <w:rPr>
          <w:sz w:val="24"/>
          <w:lang w:val="en-US"/>
        </w:rPr>
        <w:t xml:space="preserve"> ajedrecistas del mundo                         </w:t>
      </w:r>
      <w:r>
        <w:rPr>
          <w:i/>
          <w:iCs/>
          <w:sz w:val="24"/>
        </w:rPr>
        <w:t>Самые</w:t>
      </w:r>
      <w:r>
        <w:rPr>
          <w:i/>
          <w:iCs/>
          <w:sz w:val="24"/>
          <w:lang w:val="en-US"/>
        </w:rPr>
        <w:t xml:space="preserve"> </w:t>
      </w:r>
      <w:r>
        <w:rPr>
          <w:i/>
          <w:iCs/>
          <w:sz w:val="24"/>
        </w:rPr>
        <w:t>лучшие</w:t>
      </w:r>
      <w:r>
        <w:rPr>
          <w:sz w:val="24"/>
          <w:lang w:val="en-US"/>
        </w:rPr>
        <w:t xml:space="preserve"> </w:t>
      </w:r>
      <w:r>
        <w:rPr>
          <w:sz w:val="24"/>
        </w:rPr>
        <w:t>в</w:t>
      </w:r>
      <w:r>
        <w:rPr>
          <w:sz w:val="24"/>
          <w:lang w:val="en-US"/>
        </w:rPr>
        <w:t xml:space="preserve"> </w:t>
      </w:r>
      <w:r>
        <w:rPr>
          <w:sz w:val="24"/>
        </w:rPr>
        <w:t>мире</w:t>
      </w:r>
      <w:r>
        <w:rPr>
          <w:sz w:val="24"/>
          <w:lang w:val="en-US"/>
        </w:rPr>
        <w:t xml:space="preserve"> </w:t>
      </w:r>
      <w:r>
        <w:rPr>
          <w:sz w:val="24"/>
        </w:rPr>
        <w:t>шахматисты</w:t>
      </w:r>
    </w:p>
    <w:p>
      <w:pPr>
        <w:pStyle w:val="Normal1"/>
        <w:spacing w:lineRule="auto" w:line="240"/>
        <w:ind w:firstLine="709" w:end="0"/>
        <w:rPr>
          <w:sz w:val="24"/>
        </w:rPr>
      </w:pPr>
      <w:r>
        <w:rPr>
          <w:sz w:val="24"/>
          <w:lang w:val="en-US"/>
        </w:rPr>
        <w:t xml:space="preserve">participan en este torneo.                                        </w:t>
      </w:r>
      <w:r>
        <w:rPr>
          <w:sz w:val="24"/>
        </w:rPr>
        <w:t>участвуют в этом турнире.</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б) </w:t>
      </w:r>
      <w:r>
        <w:rPr>
          <w:spacing w:val="20"/>
          <w:sz w:val="24"/>
        </w:rPr>
        <w:t>абсолютная</w:t>
      </w:r>
      <w:r>
        <w:rPr>
          <w:sz w:val="24"/>
        </w:rPr>
        <w:t xml:space="preserve"> превосходная степень образуется двумя спо</w:t>
      </w:r>
      <w:r>
        <w:rPr>
          <w:sz w:val="24"/>
          <w:lang w:val="en-US"/>
        </w:rPr>
        <w:t>c</w:t>
      </w:r>
      <w:r>
        <w:rPr>
          <w:sz w:val="24"/>
        </w:rPr>
        <w:t>обами:</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 </w:t>
      </w:r>
      <w:r>
        <w:rPr>
          <w:sz w:val="24"/>
        </w:rPr>
        <w:t xml:space="preserve">1) с помощью суффикса </w:t>
      </w:r>
      <w:r>
        <w:rPr>
          <w:b/>
          <w:sz w:val="24"/>
        </w:rPr>
        <w:t>-í</w:t>
      </w:r>
      <w:r>
        <w:rPr>
          <w:b/>
          <w:sz w:val="24"/>
          <w:lang w:val="en-US"/>
        </w:rPr>
        <w:t>simo</w:t>
      </w:r>
      <w:r>
        <w:rPr>
          <w:sz w:val="24"/>
        </w:rPr>
        <w:t xml:space="preserve">, </w:t>
      </w:r>
      <w:r>
        <w:rPr>
          <w:b/>
          <w:sz w:val="24"/>
        </w:rPr>
        <w:t>-</w:t>
      </w:r>
      <w:r>
        <w:rPr>
          <w:b/>
          <w:sz w:val="24"/>
          <w:lang w:val="en-US"/>
        </w:rPr>
        <w:t>a</w:t>
      </w:r>
      <w:r>
        <w:rPr>
          <w:b/>
          <w:sz w:val="24"/>
        </w:rPr>
        <w:t>, -</w:t>
      </w:r>
      <w:r>
        <w:rPr>
          <w:b/>
          <w:sz w:val="24"/>
          <w:lang w:val="en-US"/>
        </w:rPr>
        <w:t>os</w:t>
      </w:r>
      <w:r>
        <w:rPr>
          <w:b/>
          <w:sz w:val="24"/>
        </w:rPr>
        <w:t>, -</w:t>
      </w:r>
      <w:r>
        <w:rPr>
          <w:b/>
          <w:sz w:val="24"/>
          <w:lang w:val="en-US"/>
        </w:rPr>
        <w:t>as</w:t>
      </w:r>
      <w:r>
        <w:rPr>
          <w:sz w:val="24"/>
        </w:rPr>
        <w:t>, который прибавляется, к прилагательному. Причем, если прилагательное оканчивается на согласную, то суффикс присоединяется непосредственно к ней, если же конечной буквой является гласная, то она перед суффиксом впадает:</w:t>
      </w:r>
    </w:p>
    <w:p>
      <w:pPr>
        <w:pStyle w:val="Normal1"/>
        <w:spacing w:lineRule="auto" w:line="240"/>
        <w:ind w:firstLine="851" w:end="0"/>
        <w:rPr>
          <w:sz w:val="24"/>
          <w:lang w:val="en-US"/>
        </w:rPr>
      </w:pPr>
      <w:r>
        <w:rPr>
          <w:sz w:val="24"/>
        </w:rPr>
        <w:t xml:space="preserve"> </w:t>
      </w:r>
      <w:r>
        <w:rPr>
          <w:sz w:val="24"/>
          <w:lang w:val="en-US"/>
        </w:rPr>
        <w:t>fácil                                facil</w:t>
      </w:r>
      <w:r>
        <w:rPr>
          <w:b/>
          <w:bCs/>
          <w:sz w:val="24"/>
          <w:lang w:val="en-US"/>
        </w:rPr>
        <w:t>ísimo</w:t>
      </w:r>
    </w:p>
    <w:p>
      <w:pPr>
        <w:pStyle w:val="Normal1"/>
        <w:spacing w:lineRule="auto" w:line="240"/>
        <w:ind w:firstLine="284" w:end="0"/>
        <w:rPr>
          <w:sz w:val="24"/>
          <w:lang w:val="en-US"/>
        </w:rPr>
      </w:pPr>
      <w:r>
        <w:rPr>
          <w:sz w:val="24"/>
          <w:lang w:val="en-US"/>
        </w:rPr>
        <w:t xml:space="preserve">          </w:t>
      </w:r>
      <w:r>
        <w:rPr>
          <w:sz w:val="24"/>
          <w:lang w:val="en-US"/>
        </w:rPr>
        <w:t xml:space="preserve">dur(o)        +   </w:t>
      </w:r>
      <w:r>
        <w:rPr>
          <w:b/>
          <w:sz w:val="24"/>
          <w:lang w:val="en-US"/>
        </w:rPr>
        <w:t xml:space="preserve">ísimo  </w:t>
      </w:r>
      <w:r>
        <w:rPr>
          <w:sz w:val="24"/>
          <w:lang w:val="en-US"/>
        </w:rPr>
        <w:t>=  dur</w:t>
      </w:r>
      <w:r>
        <w:rPr>
          <w:b/>
          <w:bCs/>
          <w:sz w:val="24"/>
          <w:lang w:val="en-US"/>
        </w:rPr>
        <w:t>ísimo</w:t>
      </w:r>
    </w:p>
    <w:p>
      <w:pPr>
        <w:pStyle w:val="Normal1"/>
        <w:spacing w:lineRule="auto" w:line="240"/>
        <w:ind w:firstLine="284" w:end="0"/>
        <w:rPr>
          <w:sz w:val="24"/>
          <w:lang w:val="en-US"/>
        </w:rPr>
      </w:pPr>
      <w:r>
        <w:rPr>
          <w:sz w:val="24"/>
          <w:lang w:val="en-US"/>
        </w:rPr>
        <w:t xml:space="preserve">          </w:t>
      </w:r>
      <w:r>
        <w:rPr>
          <w:sz w:val="24"/>
          <w:lang w:val="en-US"/>
        </w:rPr>
        <w:t>urgent(e)                        urgent</w:t>
      </w:r>
      <w:r>
        <w:rPr>
          <w:b/>
          <w:bCs/>
          <w:sz w:val="24"/>
          <w:lang w:val="en-US"/>
        </w:rPr>
        <w:t>ísimo</w:t>
      </w:r>
    </w:p>
    <w:p>
      <w:pPr>
        <w:pStyle w:val="Normal1"/>
        <w:spacing w:lineRule="auto" w:line="240"/>
        <w:ind w:firstLine="284" w:end="0"/>
        <w:rPr>
          <w:sz w:val="24"/>
          <w:lang w:val="en-US"/>
        </w:rPr>
      </w:pPr>
      <w:r>
        <w:rPr>
          <w:sz w:val="24"/>
          <w:lang w:val="en-US"/>
        </w:rPr>
        <w:t xml:space="preserve">          </w:t>
      </w:r>
      <w:r>
        <w:rPr>
          <w:sz w:val="24"/>
          <w:lang w:val="en-US"/>
        </w:rPr>
        <w:t>fertil                               fertil</w:t>
      </w:r>
      <w:r>
        <w:rPr>
          <w:b/>
          <w:bCs/>
          <w:sz w:val="24"/>
          <w:lang w:val="en-US"/>
        </w:rPr>
        <w:t>ísimo</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Vamos por un camino </w:t>
      </w:r>
      <w:r>
        <w:rPr>
          <w:i/>
          <w:iCs/>
          <w:sz w:val="24"/>
          <w:lang w:val="en-US"/>
        </w:rPr>
        <w:t>durísimo</w:t>
      </w:r>
      <w:r>
        <w:rPr>
          <w:sz w:val="24"/>
          <w:lang w:val="en-US"/>
        </w:rPr>
        <w:t xml:space="preserve">.                                </w:t>
      </w:r>
      <w:r>
        <w:rPr>
          <w:sz w:val="24"/>
        </w:rPr>
        <w:t>Мы идем по труднейшей дороге.</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 xml:space="preserve">Некоторые прилагательные имеют особую форму абсолютной превосходной степени. К их числу относятся и те шесть прилагательных, которые имели особую форму относительной превосходной степени:                      </w:t>
      </w:r>
    </w:p>
    <w:p>
      <w:pPr>
        <w:pStyle w:val="Normal1"/>
        <w:spacing w:lineRule="auto" w:line="240"/>
        <w:ind w:firstLine="851" w:end="0"/>
        <w:rPr>
          <w:sz w:val="24"/>
          <w:lang w:val="en-US"/>
        </w:rPr>
      </w:pPr>
      <w:r>
        <w:rPr>
          <w:sz w:val="24"/>
        </w:rPr>
        <w:t xml:space="preserve">   </w:t>
      </w:r>
    </w:p>
    <w:p>
      <w:pPr>
        <w:pStyle w:val="Normal1"/>
        <w:spacing w:lineRule="auto" w:line="240"/>
        <w:ind w:firstLine="851" w:end="0"/>
        <w:rPr>
          <w:sz w:val="24"/>
          <w:lang w:val="en-US"/>
        </w:rPr>
      </w:pPr>
      <w:r>
        <w:rPr>
          <w:sz w:val="24"/>
          <w:lang w:val="en-US"/>
        </w:rPr>
        <w:t xml:space="preserve">     </w:t>
      </w:r>
      <w:r>
        <w:rPr>
          <w:sz w:val="24"/>
        </w:rPr>
        <w:t>е</w:t>
      </w:r>
      <w:r>
        <w:rPr>
          <w:sz w:val="24"/>
          <w:lang w:val="en-US"/>
        </w:rPr>
        <w:t xml:space="preserve">1 mejor — </w:t>
      </w:r>
      <w:r>
        <w:rPr>
          <w:b/>
          <w:sz w:val="24"/>
          <w:lang w:val="en-US"/>
        </w:rPr>
        <w:t>óptimo</w:t>
      </w:r>
      <w:r>
        <w:rPr>
          <w:sz w:val="24"/>
          <w:lang w:val="en-US"/>
        </w:rPr>
        <w:t xml:space="preserve">       el menor    — </w:t>
      </w:r>
      <w:r>
        <w:rPr>
          <w:b/>
          <w:sz w:val="24"/>
          <w:lang w:val="en-US"/>
        </w:rPr>
        <w:t>mínimo</w:t>
      </w:r>
    </w:p>
    <w:p>
      <w:pPr>
        <w:pStyle w:val="Normal1"/>
        <w:spacing w:lineRule="auto" w:line="240"/>
        <w:ind w:firstLine="851" w:end="0"/>
        <w:rPr/>
      </w:pPr>
      <w:r>
        <w:rPr>
          <w:sz w:val="24"/>
          <w:lang w:val="en-US"/>
        </w:rPr>
        <w:t xml:space="preserve">     </w:t>
      </w:r>
      <w:r>
        <w:rPr>
          <w:sz w:val="24"/>
          <w:lang w:val="en-US"/>
        </w:rPr>
        <w:t xml:space="preserve">el peor    — </w:t>
      </w:r>
      <w:r>
        <w:rPr>
          <w:b/>
          <w:sz w:val="24"/>
          <w:lang w:val="en-US"/>
        </w:rPr>
        <w:t>pésimo</w:t>
      </w:r>
      <w:r>
        <w:rPr>
          <w:sz w:val="24"/>
          <w:lang w:val="en-US"/>
        </w:rPr>
        <w:t xml:space="preserve">       el superior — </w:t>
      </w:r>
      <w:r>
        <w:rPr>
          <w:b/>
          <w:sz w:val="24"/>
          <w:lang w:val="en-US"/>
        </w:rPr>
        <w:t>supremo</w:t>
      </w:r>
    </w:p>
    <w:p>
      <w:pPr>
        <w:pStyle w:val="Normal1"/>
        <w:spacing w:lineRule="auto" w:line="240"/>
        <w:ind w:firstLine="851" w:end="0"/>
        <w:rPr>
          <w:sz w:val="24"/>
          <w:lang w:val="en-US"/>
        </w:rPr>
      </w:pPr>
      <w:r>
        <w:rPr>
          <w:sz w:val="24"/>
          <w:lang w:val="en-US"/>
        </w:rPr>
        <w:t xml:space="preserve">     </w:t>
      </w:r>
      <w:r>
        <w:rPr>
          <w:sz w:val="24"/>
          <w:lang w:val="en-US"/>
        </w:rPr>
        <w:t xml:space="preserve">el mayor — </w:t>
      </w:r>
      <w:r>
        <w:rPr>
          <w:b/>
          <w:sz w:val="24"/>
          <w:lang w:val="en-US"/>
        </w:rPr>
        <w:t>máximo</w:t>
      </w:r>
      <w:r>
        <w:rPr>
          <w:sz w:val="24"/>
          <w:lang w:val="en-US"/>
        </w:rPr>
        <w:t xml:space="preserve">     el inferior  — </w:t>
      </w:r>
      <w:r>
        <w:rPr>
          <w:b/>
          <w:sz w:val="24"/>
          <w:lang w:val="en-US"/>
        </w:rPr>
        <w:t>ínfimo</w:t>
      </w:r>
    </w:p>
    <w:p>
      <w:pPr>
        <w:pStyle w:val="Normal1"/>
        <w:spacing w:lineRule="auto" w:line="240"/>
        <w:ind w:firstLine="284" w:end="0"/>
        <w:rPr>
          <w:i/>
          <w:i/>
          <w:sz w:val="24"/>
          <w:lang w:val="en-US"/>
        </w:rPr>
      </w:pPr>
      <w:r>
        <w:rPr>
          <w:i/>
          <w:sz w:val="24"/>
          <w:lang w:val="en-US"/>
        </w:rPr>
      </w:r>
    </w:p>
    <w:p>
      <w:pPr>
        <w:pStyle w:val="Normal1"/>
        <w:spacing w:lineRule="auto" w:line="240"/>
        <w:ind w:firstLine="284" w:end="0"/>
        <w:rPr/>
      </w:pPr>
      <w:r>
        <w:rPr>
          <w:i/>
          <w:sz w:val="24"/>
        </w:rPr>
        <w:t>Примечание</w:t>
      </w:r>
      <w:r>
        <w:rPr>
          <w:sz w:val="24"/>
        </w:rPr>
        <w:t>. Следует отметить, что эти шесть прилагательных могут иметь (особенно в современной разговорной речи) и обычную абсолютную превосход</w:t>
        <w:softHyphen/>
        <w:t>ную степень:</w:t>
      </w:r>
    </w:p>
    <w:p>
      <w:pPr>
        <w:pStyle w:val="Normal1"/>
        <w:tabs>
          <w:tab w:val="clear" w:pos="720"/>
          <w:tab w:val="left" w:pos="851" w:leader="none"/>
        </w:tabs>
        <w:spacing w:lineRule="auto" w:line="240"/>
        <w:ind w:firstLine="851" w:end="0"/>
        <w:rPr>
          <w:sz w:val="24"/>
          <w:lang w:val="en-US"/>
        </w:rPr>
      </w:pPr>
      <w:r>
        <w:rPr>
          <w:sz w:val="24"/>
          <w:lang w:val="en-US"/>
        </w:rPr>
      </w:r>
    </w:p>
    <w:p>
      <w:pPr>
        <w:pStyle w:val="Normal1"/>
        <w:tabs>
          <w:tab w:val="clear" w:pos="720"/>
          <w:tab w:val="left" w:pos="851" w:leader="none"/>
        </w:tabs>
        <w:spacing w:lineRule="auto" w:line="240"/>
        <w:ind w:firstLine="851" w:end="0"/>
        <w:rPr/>
      </w:pPr>
      <w:r>
        <w:rPr>
          <w:sz w:val="24"/>
          <w:lang w:val="en-US"/>
        </w:rPr>
        <w:t>bueno         — buenísimo (</w:t>
      </w:r>
      <w:r>
        <w:rPr>
          <w:sz w:val="24"/>
        </w:rPr>
        <w:t>или</w:t>
      </w:r>
      <w:r>
        <w:rPr>
          <w:sz w:val="24"/>
          <w:lang w:val="en-US"/>
        </w:rPr>
        <w:t xml:space="preserve"> bonísimo)</w:t>
      </w:r>
    </w:p>
    <w:p>
      <w:pPr>
        <w:pStyle w:val="Normal1"/>
        <w:tabs>
          <w:tab w:val="clear" w:pos="720"/>
          <w:tab w:val="left" w:pos="851" w:leader="none"/>
        </w:tabs>
        <w:spacing w:lineRule="auto" w:line="240"/>
        <w:ind w:firstLine="851" w:end="0"/>
        <w:rPr>
          <w:sz w:val="24"/>
          <w:lang w:val="en-US"/>
        </w:rPr>
      </w:pPr>
      <w:r>
        <w:rPr>
          <w:sz w:val="24"/>
          <w:lang w:val="en-US"/>
        </w:rPr>
        <w:t>malo           — malísimo</w:t>
      </w:r>
    </w:p>
    <w:p>
      <w:pPr>
        <w:pStyle w:val="Normal1"/>
        <w:tabs>
          <w:tab w:val="clear" w:pos="720"/>
          <w:tab w:val="left" w:pos="851" w:leader="none"/>
        </w:tabs>
        <w:spacing w:lineRule="auto" w:line="240"/>
        <w:ind w:firstLine="851" w:end="0"/>
        <w:rPr>
          <w:sz w:val="24"/>
          <w:lang w:val="en-US"/>
        </w:rPr>
      </w:pPr>
      <w:r>
        <w:rPr>
          <w:sz w:val="24"/>
          <w:lang w:val="en-US"/>
        </w:rPr>
        <w:t>grande        — grandísimo</w:t>
      </w:r>
    </w:p>
    <w:p>
      <w:pPr>
        <w:pStyle w:val="Normal1"/>
        <w:tabs>
          <w:tab w:val="clear" w:pos="720"/>
          <w:tab w:val="left" w:pos="851" w:leader="none"/>
        </w:tabs>
        <w:spacing w:lineRule="auto" w:line="240"/>
        <w:ind w:firstLine="851" w:end="0"/>
        <w:rPr>
          <w:sz w:val="24"/>
          <w:lang w:val="en-US"/>
        </w:rPr>
      </w:pPr>
      <w:r>
        <w:rPr>
          <w:sz w:val="24"/>
          <w:lang w:val="en-US"/>
        </w:rPr>
        <w:t>pequeno     — pequeñísimo</w:t>
      </w:r>
    </w:p>
    <w:p>
      <w:pPr>
        <w:pStyle w:val="Normal1"/>
        <w:tabs>
          <w:tab w:val="clear" w:pos="720"/>
          <w:tab w:val="left" w:pos="851" w:leader="none"/>
        </w:tabs>
        <w:spacing w:lineRule="auto" w:line="240"/>
        <w:ind w:firstLine="851" w:end="0"/>
        <w:rPr/>
      </w:pPr>
      <w:r>
        <w:rPr>
          <w:sz w:val="24"/>
          <w:lang w:val="en-US"/>
        </w:rPr>
        <w:t>alto             — altísimo</w:t>
      </w:r>
    </w:p>
    <w:p>
      <w:pPr>
        <w:pStyle w:val="Normal1"/>
        <w:tabs>
          <w:tab w:val="clear" w:pos="720"/>
          <w:tab w:val="left" w:pos="851" w:leader="none"/>
        </w:tabs>
        <w:spacing w:lineRule="auto" w:line="240"/>
        <w:ind w:firstLine="851" w:end="0"/>
        <w:rPr>
          <w:sz w:val="24"/>
        </w:rPr>
      </w:pPr>
      <w:r>
        <w:rPr>
          <w:sz w:val="24"/>
          <w:lang w:val="en-US"/>
        </w:rPr>
        <w:t>bajo</w:t>
      </w:r>
      <w:r>
        <w:rPr>
          <w:sz w:val="24"/>
        </w:rPr>
        <w:t xml:space="preserve">            — </w:t>
      </w:r>
      <w:r>
        <w:rPr>
          <w:sz w:val="24"/>
          <w:lang w:val="en-US"/>
        </w:rPr>
        <w:t>baj</w:t>
      </w:r>
      <w:r>
        <w:rPr>
          <w:sz w:val="24"/>
        </w:rPr>
        <w:t>í</w:t>
      </w:r>
      <w:r>
        <w:rPr>
          <w:sz w:val="24"/>
          <w:lang w:val="en-US"/>
        </w:rPr>
        <w:t>simo</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 xml:space="preserve">Среди других прилагательных, имеющих особые формы абсолютной превосходной степени, можно отметить следующие: </w:t>
      </w:r>
    </w:p>
    <w:p>
      <w:pPr>
        <w:pStyle w:val="Normal1"/>
        <w:spacing w:lineRule="auto" w:line="240"/>
        <w:ind w:firstLine="284" w:end="0"/>
        <w:rPr>
          <w:sz w:val="24"/>
        </w:rPr>
      </w:pPr>
      <w:r>
        <w:rPr>
          <w:sz w:val="24"/>
        </w:rPr>
      </w:r>
    </w:p>
    <w:tbl>
      <w:tblPr>
        <w:tblW w:w="7938" w:type="dxa"/>
        <w:jc w:val="start"/>
        <w:tblInd w:w="675" w:type="dxa"/>
        <w:tblLayout w:type="fixed"/>
        <w:tblCellMar>
          <w:top w:w="0" w:type="dxa"/>
          <w:start w:w="108" w:type="dxa"/>
          <w:bottom w:w="0" w:type="dxa"/>
          <w:end w:w="108" w:type="dxa"/>
        </w:tblCellMar>
      </w:tblPr>
      <w:tblGrid>
        <w:gridCol w:w="2646"/>
        <w:gridCol w:w="2145"/>
        <w:gridCol w:w="3147"/>
      </w:tblGrid>
      <w:tr>
        <w:trPr>
          <w:trHeight w:val="7080" w:hRule="atLeast"/>
        </w:trPr>
        <w:tc>
          <w:tcPr>
            <w:tcW w:w="2646" w:type="dxa"/>
            <w:tcBorders/>
          </w:tcPr>
          <w:p>
            <w:pPr>
              <w:pStyle w:val="Normal1"/>
              <w:spacing w:lineRule="auto" w:line="240"/>
              <w:rPr>
                <w:sz w:val="24"/>
              </w:rPr>
            </w:pPr>
            <w:r>
              <w:rPr>
                <w:sz w:val="24"/>
              </w:rPr>
              <w:t>острый, суровый</w:t>
            </w:r>
          </w:p>
          <w:p>
            <w:pPr>
              <w:pStyle w:val="Normal1"/>
              <w:spacing w:lineRule="auto" w:line="240"/>
              <w:rPr>
                <w:sz w:val="24"/>
              </w:rPr>
            </w:pPr>
            <w:r>
              <w:rPr>
                <w:sz w:val="24"/>
              </w:rPr>
              <w:t>приятельский</w:t>
            </w:r>
          </w:p>
          <w:p>
            <w:pPr>
              <w:pStyle w:val="Normal1"/>
              <w:spacing w:lineRule="auto" w:line="240"/>
              <w:ind w:firstLine="284" w:end="0"/>
              <w:rPr>
                <w:sz w:val="24"/>
              </w:rPr>
            </w:pPr>
            <w:r>
              <w:rPr>
                <w:sz w:val="24"/>
              </w:rPr>
            </w:r>
          </w:p>
          <w:p>
            <w:pPr>
              <w:pStyle w:val="Normal1"/>
              <w:spacing w:lineRule="auto" w:line="240"/>
              <w:rPr>
                <w:sz w:val="24"/>
              </w:rPr>
            </w:pPr>
            <w:r>
              <w:rPr>
                <w:sz w:val="24"/>
              </w:rPr>
              <w:t>приятный</w:t>
            </w:r>
          </w:p>
          <w:p>
            <w:pPr>
              <w:pStyle w:val="Normal1"/>
              <w:spacing w:lineRule="auto" w:line="240"/>
              <w:rPr>
                <w:sz w:val="24"/>
              </w:rPr>
            </w:pPr>
            <w:r>
              <w:rPr>
                <w:sz w:val="24"/>
              </w:rPr>
              <w:t>древний</w:t>
            </w:r>
          </w:p>
          <w:p>
            <w:pPr>
              <w:pStyle w:val="Normal1"/>
              <w:spacing w:lineRule="auto" w:line="240"/>
              <w:rPr>
                <w:sz w:val="24"/>
              </w:rPr>
            </w:pPr>
            <w:r>
              <w:rPr>
                <w:sz w:val="24"/>
              </w:rPr>
              <w:t>грубый, жесткий</w:t>
            </w:r>
          </w:p>
          <w:p>
            <w:pPr>
              <w:pStyle w:val="Normal1"/>
              <w:spacing w:lineRule="auto" w:line="240"/>
              <w:rPr>
                <w:sz w:val="24"/>
              </w:rPr>
            </w:pPr>
            <w:r>
              <w:rPr>
                <w:sz w:val="24"/>
              </w:rPr>
              <w:t>благосклонный</w:t>
            </w:r>
          </w:p>
          <w:p>
            <w:pPr>
              <w:pStyle w:val="Normal1"/>
              <w:spacing w:lineRule="auto" w:line="240"/>
              <w:rPr>
                <w:sz w:val="24"/>
              </w:rPr>
            </w:pPr>
            <w:r>
              <w:rPr>
                <w:sz w:val="24"/>
              </w:rPr>
              <w:t>знаменитый</w:t>
            </w:r>
          </w:p>
          <w:p>
            <w:pPr>
              <w:pStyle w:val="Normal1"/>
              <w:spacing w:lineRule="auto" w:line="240"/>
              <w:rPr>
                <w:sz w:val="24"/>
              </w:rPr>
            </w:pPr>
            <w:r>
              <w:rPr>
                <w:sz w:val="24"/>
              </w:rPr>
              <w:t>верный, преданный</w:t>
            </w:r>
          </w:p>
          <w:p>
            <w:pPr>
              <w:pStyle w:val="Normal1"/>
              <w:spacing w:lineRule="auto" w:line="240"/>
              <w:rPr>
                <w:sz w:val="24"/>
              </w:rPr>
            </w:pPr>
            <w:r>
              <w:rPr>
                <w:sz w:val="24"/>
              </w:rPr>
              <w:t>холодный</w:t>
            </w:r>
          </w:p>
          <w:p>
            <w:pPr>
              <w:pStyle w:val="Normal1"/>
              <w:spacing w:lineRule="auto" w:line="240"/>
              <w:rPr>
                <w:sz w:val="24"/>
              </w:rPr>
            </w:pPr>
            <w:r>
              <w:rPr>
                <w:sz w:val="24"/>
              </w:rPr>
              <w:t>сильный</w:t>
            </w:r>
          </w:p>
          <w:p>
            <w:pPr>
              <w:pStyle w:val="Normal1"/>
              <w:spacing w:lineRule="auto" w:line="240"/>
              <w:rPr>
                <w:sz w:val="24"/>
              </w:rPr>
            </w:pPr>
            <w:r>
              <w:rPr>
                <w:sz w:val="24"/>
              </w:rPr>
              <w:t>толстый</w:t>
            </w:r>
          </w:p>
          <w:p>
            <w:pPr>
              <w:pStyle w:val="Normal1"/>
              <w:spacing w:lineRule="auto" w:line="240"/>
              <w:rPr>
                <w:sz w:val="24"/>
              </w:rPr>
            </w:pPr>
            <w:r>
              <w:rPr>
                <w:sz w:val="24"/>
              </w:rPr>
              <w:t>полный, цельный</w:t>
            </w:r>
          </w:p>
          <w:p>
            <w:pPr>
              <w:pStyle w:val="Normal1"/>
              <w:spacing w:lineRule="auto" w:line="240"/>
              <w:rPr>
                <w:sz w:val="24"/>
              </w:rPr>
            </w:pPr>
            <w:r>
              <w:rPr>
                <w:sz w:val="24"/>
              </w:rPr>
              <w:t>свободный</w:t>
            </w:r>
          </w:p>
          <w:p>
            <w:pPr>
              <w:pStyle w:val="Normal1"/>
              <w:spacing w:lineRule="auto" w:line="240"/>
              <w:rPr>
                <w:sz w:val="24"/>
              </w:rPr>
            </w:pPr>
            <w:r>
              <w:rPr>
                <w:sz w:val="24"/>
              </w:rPr>
              <w:t>великолепный</w:t>
            </w:r>
          </w:p>
          <w:p>
            <w:pPr>
              <w:pStyle w:val="Normal1"/>
              <w:spacing w:lineRule="auto" w:line="240"/>
              <w:rPr>
                <w:sz w:val="24"/>
              </w:rPr>
            </w:pPr>
            <w:r>
              <w:rPr>
                <w:sz w:val="24"/>
              </w:rPr>
              <w:t>нищенский, ничтожный</w:t>
            </w:r>
          </w:p>
          <w:p>
            <w:pPr>
              <w:pStyle w:val="Normal1"/>
              <w:spacing w:lineRule="auto" w:line="240"/>
              <w:rPr>
                <w:sz w:val="24"/>
              </w:rPr>
            </w:pPr>
            <w:r>
              <w:rPr>
                <w:sz w:val="24"/>
              </w:rPr>
              <w:t>благородный</w:t>
            </w:r>
          </w:p>
          <w:p>
            <w:pPr>
              <w:pStyle w:val="Normal1"/>
              <w:spacing w:lineRule="auto" w:line="240"/>
              <w:rPr>
                <w:sz w:val="24"/>
              </w:rPr>
            </w:pPr>
            <w:r>
              <w:rPr>
                <w:sz w:val="24"/>
              </w:rPr>
              <w:t>новый</w:t>
            </w:r>
          </w:p>
          <w:p>
            <w:pPr>
              <w:pStyle w:val="Normal1"/>
              <w:spacing w:lineRule="auto" w:line="240"/>
              <w:rPr>
                <w:sz w:val="24"/>
              </w:rPr>
            </w:pPr>
            <w:r>
              <w:rPr>
                <w:sz w:val="24"/>
              </w:rPr>
              <w:t>бедный</w:t>
            </w:r>
          </w:p>
          <w:p>
            <w:pPr>
              <w:pStyle w:val="Normal1"/>
              <w:spacing w:lineRule="auto" w:line="240"/>
              <w:ind w:firstLine="284" w:end="0"/>
              <w:rPr>
                <w:sz w:val="24"/>
              </w:rPr>
            </w:pPr>
            <w:r>
              <w:rPr>
                <w:sz w:val="24"/>
              </w:rPr>
            </w:r>
          </w:p>
          <w:p>
            <w:pPr>
              <w:pStyle w:val="Normal1"/>
              <w:spacing w:lineRule="auto" w:line="240"/>
              <w:rPr>
                <w:sz w:val="24"/>
              </w:rPr>
            </w:pPr>
            <w:r>
              <w:rPr>
                <w:sz w:val="24"/>
              </w:rPr>
              <w:t>мудрый</w:t>
            </w:r>
          </w:p>
          <w:p>
            <w:pPr>
              <w:pStyle w:val="Normal1"/>
              <w:spacing w:lineRule="auto" w:line="240"/>
              <w:rPr>
                <w:sz w:val="24"/>
              </w:rPr>
            </w:pPr>
            <w:r>
              <w:rPr>
                <w:sz w:val="24"/>
              </w:rPr>
              <w:t>священный</w:t>
            </w:r>
          </w:p>
          <w:p>
            <w:pPr>
              <w:pStyle w:val="Normal1"/>
              <w:spacing w:lineRule="auto" w:line="240"/>
              <w:rPr>
                <w:sz w:val="24"/>
              </w:rPr>
            </w:pPr>
            <w:r>
              <w:rPr>
                <w:sz w:val="24"/>
              </w:rPr>
              <w:t>целебный</w:t>
            </w:r>
          </w:p>
          <w:p>
            <w:pPr>
              <w:pStyle w:val="Normal1"/>
              <w:spacing w:lineRule="auto" w:line="240"/>
              <w:rPr>
                <w:sz w:val="24"/>
              </w:rPr>
            </w:pPr>
            <w:r>
              <w:rPr>
                <w:sz w:val="24"/>
              </w:rPr>
              <w:t>простой</w:t>
            </w:r>
          </w:p>
          <w:p>
            <w:pPr>
              <w:pStyle w:val="Normal1"/>
              <w:rPr>
                <w:sz w:val="24"/>
              </w:rPr>
            </w:pPr>
            <w:r>
              <w:rPr>
                <w:sz w:val="24"/>
              </w:rPr>
              <w:t>нежный</w:t>
            </w:r>
          </w:p>
        </w:tc>
        <w:tc>
          <w:tcPr>
            <w:tcW w:w="2145" w:type="dxa"/>
            <w:tcBorders/>
          </w:tcPr>
          <w:p>
            <w:pPr>
              <w:pStyle w:val="Normal1"/>
              <w:spacing w:lineRule="auto" w:line="240"/>
              <w:rPr>
                <w:sz w:val="24"/>
                <w:lang w:val="en-US"/>
              </w:rPr>
            </w:pPr>
            <w:r>
              <w:rPr>
                <w:sz w:val="24"/>
                <w:lang w:val="en-US"/>
              </w:rPr>
              <w:t xml:space="preserve">— </w:t>
            </w:r>
            <w:r>
              <w:rPr>
                <w:sz w:val="24"/>
                <w:lang w:val="en-US"/>
              </w:rPr>
              <w:t>acre</w:t>
            </w:r>
          </w:p>
          <w:p>
            <w:pPr>
              <w:pStyle w:val="Normal1"/>
              <w:spacing w:lineRule="auto" w:line="240"/>
              <w:rPr>
                <w:sz w:val="24"/>
                <w:lang w:val="en-US"/>
              </w:rPr>
            </w:pPr>
            <w:r>
              <w:rPr>
                <w:sz w:val="24"/>
                <w:lang w:val="en-US"/>
              </w:rPr>
              <w:t xml:space="preserve">— </w:t>
            </w:r>
            <w:r>
              <w:rPr>
                <w:sz w:val="24"/>
                <w:lang w:val="en-US"/>
              </w:rPr>
              <w:t>amigo</w:t>
            </w:r>
          </w:p>
          <w:p>
            <w:pPr>
              <w:pStyle w:val="Normal"/>
              <w:rPr>
                <w:sz w:val="24"/>
                <w:lang w:val="en-US"/>
              </w:rPr>
            </w:pPr>
            <w:r>
              <w:rPr>
                <w:sz w:val="24"/>
                <w:lang w:val="en-US"/>
              </w:rPr>
            </w:r>
          </w:p>
          <w:p>
            <w:pPr>
              <w:pStyle w:val="Normal1"/>
              <w:spacing w:lineRule="auto" w:line="240"/>
              <w:rPr>
                <w:sz w:val="24"/>
                <w:lang w:val="en-US"/>
              </w:rPr>
            </w:pPr>
            <w:r>
              <w:rPr>
                <w:sz w:val="24"/>
                <w:lang w:val="en-US"/>
              </w:rPr>
              <w:t xml:space="preserve">— </w:t>
            </w:r>
            <w:r>
              <w:rPr>
                <w:sz w:val="24"/>
                <w:lang w:val="en-US"/>
              </w:rPr>
              <w:t>amable</w:t>
            </w:r>
          </w:p>
          <w:p>
            <w:pPr>
              <w:pStyle w:val="Normal1"/>
              <w:spacing w:lineRule="auto" w:line="240"/>
              <w:rPr>
                <w:sz w:val="24"/>
                <w:lang w:val="en-US"/>
              </w:rPr>
            </w:pPr>
            <w:r>
              <w:rPr>
                <w:sz w:val="24"/>
                <w:lang w:val="en-US"/>
              </w:rPr>
              <w:t xml:space="preserve">— </w:t>
            </w:r>
            <w:r>
              <w:rPr>
                <w:sz w:val="24"/>
                <w:lang w:val="en-US"/>
              </w:rPr>
              <w:t>antiguo</w:t>
            </w:r>
          </w:p>
          <w:p>
            <w:pPr>
              <w:pStyle w:val="Normal1"/>
              <w:spacing w:lineRule="auto" w:line="240"/>
              <w:rPr>
                <w:sz w:val="24"/>
                <w:lang w:val="en-US"/>
              </w:rPr>
            </w:pPr>
            <w:r>
              <w:rPr>
                <w:sz w:val="24"/>
                <w:lang w:val="en-US"/>
              </w:rPr>
              <w:t xml:space="preserve">— </w:t>
            </w:r>
            <w:r>
              <w:rPr>
                <w:sz w:val="24"/>
                <w:lang w:val="en-US"/>
              </w:rPr>
              <w:t>áspero</w:t>
            </w:r>
          </w:p>
          <w:p>
            <w:pPr>
              <w:pStyle w:val="Normal1"/>
              <w:spacing w:lineRule="auto" w:line="240"/>
              <w:rPr>
                <w:sz w:val="24"/>
                <w:lang w:val="en-US"/>
              </w:rPr>
            </w:pPr>
            <w:r>
              <w:rPr>
                <w:sz w:val="24"/>
                <w:lang w:val="en-US"/>
              </w:rPr>
              <w:t xml:space="preserve">— </w:t>
            </w:r>
            <w:r>
              <w:rPr>
                <w:sz w:val="24"/>
                <w:lang w:val="en-US"/>
              </w:rPr>
              <w:t>benévolo</w:t>
            </w:r>
          </w:p>
          <w:p>
            <w:pPr>
              <w:pStyle w:val="Normal1"/>
              <w:spacing w:lineRule="auto" w:line="240"/>
              <w:rPr>
                <w:sz w:val="24"/>
                <w:lang w:val="en-US"/>
              </w:rPr>
            </w:pPr>
            <w:r>
              <w:rPr>
                <w:sz w:val="24"/>
                <w:lang w:val="en-US"/>
              </w:rPr>
              <w:t xml:space="preserve">— </w:t>
            </w:r>
            <w:r>
              <w:rPr>
                <w:sz w:val="24"/>
                <w:lang w:val="en-US"/>
              </w:rPr>
              <w:t>céebre</w:t>
            </w:r>
          </w:p>
          <w:p>
            <w:pPr>
              <w:pStyle w:val="Normal1"/>
              <w:spacing w:lineRule="auto" w:line="240"/>
              <w:rPr>
                <w:sz w:val="24"/>
                <w:lang w:val="en-US"/>
              </w:rPr>
            </w:pPr>
            <w:r>
              <w:rPr>
                <w:sz w:val="24"/>
                <w:lang w:val="en-US"/>
              </w:rPr>
              <w:t xml:space="preserve">— </w:t>
            </w:r>
            <w:r>
              <w:rPr>
                <w:sz w:val="24"/>
                <w:lang w:val="en-US"/>
              </w:rPr>
              <w:t>fiel</w:t>
            </w:r>
          </w:p>
          <w:p>
            <w:pPr>
              <w:pStyle w:val="Normal1"/>
              <w:spacing w:lineRule="auto" w:line="240"/>
              <w:rPr>
                <w:sz w:val="24"/>
                <w:lang w:val="en-US"/>
              </w:rPr>
            </w:pPr>
            <w:r>
              <w:rPr>
                <w:sz w:val="24"/>
                <w:lang w:val="en-US"/>
              </w:rPr>
              <w:t xml:space="preserve">— </w:t>
            </w:r>
            <w:r>
              <w:rPr>
                <w:sz w:val="24"/>
                <w:lang w:val="en-US"/>
              </w:rPr>
              <w:t>fríio</w:t>
            </w:r>
          </w:p>
          <w:p>
            <w:pPr>
              <w:pStyle w:val="Normal1"/>
              <w:spacing w:lineRule="auto" w:line="240"/>
              <w:rPr>
                <w:sz w:val="24"/>
                <w:lang w:val="en-US"/>
              </w:rPr>
            </w:pPr>
            <w:r>
              <w:rPr>
                <w:sz w:val="24"/>
                <w:lang w:val="en-US"/>
              </w:rPr>
              <w:t xml:space="preserve">— </w:t>
            </w:r>
            <w:r>
              <w:rPr>
                <w:sz w:val="24"/>
                <w:lang w:val="en-US"/>
              </w:rPr>
              <w:t>fuerte</w:t>
            </w:r>
          </w:p>
          <w:p>
            <w:pPr>
              <w:pStyle w:val="Normal1"/>
              <w:spacing w:lineRule="auto" w:line="240"/>
              <w:rPr/>
            </w:pPr>
            <w:r>
              <w:rPr>
                <w:sz w:val="24"/>
                <w:lang w:val="en-US"/>
              </w:rPr>
              <w:t xml:space="preserve">— </w:t>
            </w:r>
            <w:r>
              <w:rPr>
                <w:sz w:val="24"/>
                <w:lang w:val="en-US"/>
              </w:rPr>
              <w:t>grueso</w:t>
            </w:r>
          </w:p>
          <w:p>
            <w:pPr>
              <w:pStyle w:val="Normal1"/>
              <w:spacing w:lineRule="auto" w:line="240"/>
              <w:rPr>
                <w:sz w:val="24"/>
                <w:lang w:val="en-US"/>
              </w:rPr>
            </w:pPr>
            <w:r>
              <w:rPr>
                <w:sz w:val="24"/>
                <w:lang w:val="en-US"/>
              </w:rPr>
              <w:t xml:space="preserve">— </w:t>
            </w:r>
            <w:r>
              <w:rPr>
                <w:sz w:val="24"/>
                <w:lang w:val="en-US"/>
              </w:rPr>
              <w:t>íntegro.</w:t>
            </w:r>
          </w:p>
          <w:p>
            <w:pPr>
              <w:pStyle w:val="Normal1"/>
              <w:spacing w:lineRule="auto" w:line="240"/>
              <w:rPr>
                <w:sz w:val="24"/>
                <w:lang w:val="en-US"/>
              </w:rPr>
            </w:pPr>
            <w:r>
              <w:rPr>
                <w:sz w:val="24"/>
                <w:lang w:val="en-US"/>
              </w:rPr>
              <w:t xml:space="preserve">— </w:t>
            </w:r>
            <w:r>
              <w:rPr>
                <w:sz w:val="24"/>
                <w:lang w:val="en-US"/>
              </w:rPr>
              <w:t>libre</w:t>
            </w:r>
          </w:p>
          <w:p>
            <w:pPr>
              <w:pStyle w:val="Normal1"/>
              <w:spacing w:lineRule="auto" w:line="240"/>
              <w:rPr>
                <w:sz w:val="24"/>
                <w:lang w:val="en-US"/>
              </w:rPr>
            </w:pPr>
            <w:r>
              <w:rPr>
                <w:sz w:val="24"/>
                <w:lang w:val="en-US"/>
              </w:rPr>
              <w:t xml:space="preserve">— </w:t>
            </w:r>
            <w:r>
              <w:rPr>
                <w:sz w:val="24"/>
                <w:lang w:val="en-US"/>
              </w:rPr>
              <w:t>magnífico</w:t>
            </w:r>
          </w:p>
          <w:p>
            <w:pPr>
              <w:pStyle w:val="Normal1"/>
              <w:spacing w:lineRule="auto" w:line="240"/>
              <w:rPr>
                <w:sz w:val="24"/>
                <w:lang w:val="en-US"/>
              </w:rPr>
            </w:pPr>
            <w:r>
              <w:rPr>
                <w:sz w:val="24"/>
                <w:lang w:val="en-US"/>
              </w:rPr>
              <w:t xml:space="preserve">— </w:t>
            </w:r>
            <w:r>
              <w:rPr>
                <w:sz w:val="24"/>
                <w:lang w:val="en-US"/>
              </w:rPr>
              <w:t>mísero</w:t>
            </w:r>
          </w:p>
          <w:p>
            <w:pPr>
              <w:pStyle w:val="Normal1"/>
              <w:spacing w:lineRule="auto" w:line="240"/>
              <w:rPr>
                <w:sz w:val="24"/>
                <w:lang w:val="en-US"/>
              </w:rPr>
            </w:pPr>
            <w:r>
              <w:rPr>
                <w:sz w:val="24"/>
                <w:lang w:val="en-US"/>
              </w:rPr>
              <w:t xml:space="preserve">— </w:t>
            </w:r>
            <w:r>
              <w:rPr>
                <w:sz w:val="24"/>
                <w:lang w:val="en-US"/>
              </w:rPr>
              <w:t>noble</w:t>
            </w:r>
          </w:p>
          <w:p>
            <w:pPr>
              <w:pStyle w:val="Normal1"/>
              <w:spacing w:lineRule="auto" w:line="240"/>
              <w:rPr>
                <w:sz w:val="24"/>
                <w:lang w:val="en-US"/>
              </w:rPr>
            </w:pPr>
            <w:r>
              <w:rPr>
                <w:sz w:val="24"/>
                <w:lang w:val="en-US"/>
              </w:rPr>
              <w:t xml:space="preserve">— </w:t>
            </w:r>
            <w:r>
              <w:rPr>
                <w:sz w:val="24"/>
                <w:lang w:val="en-US"/>
              </w:rPr>
              <w:t>nuevo</w:t>
            </w:r>
          </w:p>
          <w:p>
            <w:pPr>
              <w:pStyle w:val="Normal1"/>
              <w:spacing w:lineRule="auto" w:line="240"/>
              <w:rPr>
                <w:sz w:val="24"/>
                <w:lang w:val="en-US"/>
              </w:rPr>
            </w:pPr>
            <w:r>
              <w:rPr>
                <w:sz w:val="24"/>
                <w:lang w:val="en-US"/>
              </w:rPr>
              <w:t xml:space="preserve">— </w:t>
            </w:r>
            <w:r>
              <w:rPr>
                <w:sz w:val="24"/>
                <w:lang w:val="en-US"/>
              </w:rPr>
              <w:t>pobre</w:t>
            </w:r>
          </w:p>
          <w:p>
            <w:pPr>
              <w:pStyle w:val="Normal"/>
              <w:rPr>
                <w:sz w:val="24"/>
                <w:lang w:val="en-US"/>
              </w:rPr>
            </w:pPr>
            <w:r>
              <w:rPr>
                <w:sz w:val="24"/>
                <w:lang w:val="en-US"/>
              </w:rPr>
            </w:r>
          </w:p>
          <w:p>
            <w:pPr>
              <w:pStyle w:val="Normal1"/>
              <w:spacing w:lineRule="auto" w:line="240"/>
              <w:rPr>
                <w:sz w:val="24"/>
                <w:lang w:val="en-US"/>
              </w:rPr>
            </w:pPr>
            <w:r>
              <w:rPr>
                <w:sz w:val="24"/>
                <w:lang w:val="en-US"/>
              </w:rPr>
              <w:t xml:space="preserve">— </w:t>
            </w:r>
            <w:r>
              <w:rPr>
                <w:sz w:val="24"/>
                <w:lang w:val="en-US"/>
              </w:rPr>
              <w:t>sabio</w:t>
            </w:r>
          </w:p>
          <w:p>
            <w:pPr>
              <w:pStyle w:val="Normal1"/>
              <w:spacing w:lineRule="auto" w:line="240"/>
              <w:rPr>
                <w:sz w:val="24"/>
                <w:lang w:val="en-US"/>
              </w:rPr>
            </w:pPr>
            <w:r>
              <w:rPr>
                <w:sz w:val="24"/>
                <w:lang w:val="en-US"/>
              </w:rPr>
              <w:t xml:space="preserve">— </w:t>
            </w:r>
            <w:r>
              <w:rPr>
                <w:sz w:val="24"/>
                <w:lang w:val="en-US"/>
              </w:rPr>
              <w:t>sagrado</w:t>
            </w:r>
          </w:p>
          <w:p>
            <w:pPr>
              <w:pStyle w:val="Normal1"/>
              <w:spacing w:lineRule="auto" w:line="240"/>
              <w:rPr>
                <w:sz w:val="24"/>
                <w:lang w:val="en-US"/>
              </w:rPr>
            </w:pPr>
            <w:r>
              <w:rPr>
                <w:sz w:val="24"/>
                <w:lang w:val="en-US"/>
              </w:rPr>
              <w:t xml:space="preserve">— </w:t>
            </w:r>
            <w:r>
              <w:rPr>
                <w:sz w:val="24"/>
                <w:lang w:val="en-US"/>
              </w:rPr>
              <w:t>salubre</w:t>
            </w:r>
          </w:p>
          <w:p>
            <w:pPr>
              <w:pStyle w:val="Normal1"/>
              <w:spacing w:lineRule="auto" w:line="240"/>
              <w:rPr>
                <w:sz w:val="24"/>
                <w:lang w:val="en-US"/>
              </w:rPr>
            </w:pPr>
            <w:r>
              <w:rPr>
                <w:sz w:val="24"/>
                <w:lang w:val="en-US"/>
              </w:rPr>
              <w:t xml:space="preserve">— </w:t>
            </w:r>
            <w:r>
              <w:rPr>
                <w:sz w:val="24"/>
                <w:lang w:val="en-US"/>
              </w:rPr>
              <w:t>simple</w:t>
            </w:r>
          </w:p>
          <w:p>
            <w:pPr>
              <w:pStyle w:val="Normal1"/>
              <w:rPr>
                <w:sz w:val="24"/>
                <w:lang w:val="en-US"/>
              </w:rPr>
            </w:pPr>
            <w:r>
              <w:rPr>
                <w:sz w:val="24"/>
                <w:lang w:val="en-US"/>
              </w:rPr>
              <w:t xml:space="preserve">— </w:t>
            </w:r>
            <w:r>
              <w:rPr>
                <w:sz w:val="24"/>
                <w:lang w:val="en-US"/>
              </w:rPr>
              <w:t>tiemo</w:t>
            </w:r>
          </w:p>
        </w:tc>
        <w:tc>
          <w:tcPr>
            <w:tcW w:w="3147" w:type="dxa"/>
            <w:tcBorders/>
          </w:tcPr>
          <w:p>
            <w:pPr>
              <w:pStyle w:val="Normal1"/>
              <w:spacing w:lineRule="auto" w:line="240"/>
              <w:rPr>
                <w:sz w:val="24"/>
                <w:lang w:val="en-US"/>
              </w:rPr>
            </w:pPr>
            <w:r>
              <w:rPr>
                <w:sz w:val="24"/>
                <w:lang w:val="en-US"/>
              </w:rPr>
              <w:t xml:space="preserve">— </w:t>
            </w:r>
            <w:r>
              <w:rPr>
                <w:sz w:val="24"/>
                <w:lang w:val="en-US"/>
              </w:rPr>
              <w:t xml:space="preserve">acérrimo </w:t>
            </w:r>
          </w:p>
          <w:p>
            <w:pPr>
              <w:pStyle w:val="Normal1"/>
              <w:spacing w:lineRule="auto" w:line="240"/>
              <w:rPr>
                <w:sz w:val="24"/>
                <w:lang w:val="en-US"/>
              </w:rPr>
            </w:pPr>
            <w:r>
              <w:rPr>
                <w:sz w:val="24"/>
                <w:lang w:val="en-US"/>
              </w:rPr>
              <w:t xml:space="preserve">— </w:t>
            </w:r>
            <w:r>
              <w:rPr>
                <w:sz w:val="24"/>
                <w:lang w:val="en-US"/>
              </w:rPr>
              <w:t>amicísimo</w:t>
            </w:r>
          </w:p>
          <w:p>
            <w:pPr>
              <w:pStyle w:val="Normal1"/>
              <w:spacing w:lineRule="auto" w:line="240"/>
              <w:ind w:start="192" w:end="0"/>
              <w:rPr/>
            </w:pPr>
            <w:r>
              <w:rPr>
                <w:sz w:val="24"/>
                <w:lang w:val="en-US"/>
              </w:rPr>
              <w:t xml:space="preserve">   </w:t>
            </w:r>
            <w:r>
              <w:rPr>
                <w:sz w:val="24"/>
                <w:lang w:val="en-US"/>
              </w:rPr>
              <w:t>(</w:t>
            </w:r>
            <w:r>
              <w:rPr>
                <w:sz w:val="24"/>
              </w:rPr>
              <w:t>наряду</w:t>
            </w:r>
            <w:r>
              <w:rPr>
                <w:sz w:val="24"/>
                <w:lang w:val="en-US"/>
              </w:rPr>
              <w:t xml:space="preserve"> </w:t>
            </w:r>
            <w:r>
              <w:rPr>
                <w:sz w:val="24"/>
              </w:rPr>
              <w:t>с</w:t>
            </w:r>
            <w:r>
              <w:rPr>
                <w:sz w:val="24"/>
                <w:lang w:val="en-US"/>
              </w:rPr>
              <w:t xml:space="preserve"> amiguísimo) </w:t>
            </w:r>
          </w:p>
          <w:p>
            <w:pPr>
              <w:pStyle w:val="Normal1"/>
              <w:spacing w:lineRule="auto" w:line="240"/>
              <w:rPr>
                <w:sz w:val="24"/>
                <w:lang w:val="en-US"/>
              </w:rPr>
            </w:pPr>
            <w:r>
              <w:rPr>
                <w:sz w:val="24"/>
                <w:lang w:val="en-US"/>
              </w:rPr>
              <w:t xml:space="preserve">— </w:t>
            </w:r>
            <w:r>
              <w:rPr>
                <w:sz w:val="24"/>
                <w:lang w:val="en-US"/>
              </w:rPr>
              <w:t xml:space="preserve">amabilísimo </w:t>
            </w:r>
          </w:p>
          <w:p>
            <w:pPr>
              <w:pStyle w:val="Normal1"/>
              <w:spacing w:lineRule="auto" w:line="240"/>
              <w:rPr>
                <w:sz w:val="24"/>
                <w:lang w:val="en-US"/>
              </w:rPr>
            </w:pPr>
            <w:r>
              <w:rPr>
                <w:sz w:val="24"/>
                <w:lang w:val="en-US"/>
              </w:rPr>
              <w:t xml:space="preserve">— </w:t>
            </w:r>
            <w:r>
              <w:rPr>
                <w:sz w:val="24"/>
                <w:lang w:val="en-US"/>
              </w:rPr>
              <w:t xml:space="preserve">antiquísimo </w:t>
            </w:r>
          </w:p>
          <w:p>
            <w:pPr>
              <w:pStyle w:val="Normal1"/>
              <w:spacing w:lineRule="auto" w:line="240"/>
              <w:rPr>
                <w:sz w:val="24"/>
                <w:lang w:val="en-US"/>
              </w:rPr>
            </w:pPr>
            <w:r>
              <w:rPr>
                <w:sz w:val="24"/>
                <w:lang w:val="en-US"/>
              </w:rPr>
              <w:t xml:space="preserve">— </w:t>
            </w:r>
            <w:r>
              <w:rPr>
                <w:sz w:val="24"/>
                <w:lang w:val="en-US"/>
              </w:rPr>
              <w:t xml:space="preserve">aspérrimo </w:t>
            </w:r>
          </w:p>
          <w:p>
            <w:pPr>
              <w:pStyle w:val="Normal1"/>
              <w:spacing w:lineRule="auto" w:line="240"/>
              <w:rPr>
                <w:sz w:val="24"/>
                <w:lang w:val="en-US"/>
              </w:rPr>
            </w:pPr>
            <w:r>
              <w:rPr>
                <w:sz w:val="24"/>
                <w:lang w:val="en-US"/>
              </w:rPr>
              <w:t xml:space="preserve">— </w:t>
            </w:r>
            <w:r>
              <w:rPr>
                <w:sz w:val="24"/>
                <w:lang w:val="en-US"/>
              </w:rPr>
              <w:t xml:space="preserve">benevolentísimo </w:t>
            </w:r>
          </w:p>
          <w:p>
            <w:pPr>
              <w:pStyle w:val="Normal1"/>
              <w:spacing w:lineRule="auto" w:line="240"/>
              <w:rPr>
                <w:sz w:val="24"/>
                <w:lang w:val="en-US"/>
              </w:rPr>
            </w:pPr>
            <w:r>
              <w:rPr>
                <w:sz w:val="24"/>
                <w:lang w:val="en-US"/>
              </w:rPr>
              <w:t xml:space="preserve">— </w:t>
            </w:r>
            <w:r>
              <w:rPr>
                <w:sz w:val="24"/>
                <w:lang w:val="en-US"/>
              </w:rPr>
              <w:t xml:space="preserve">celebérrimo </w:t>
            </w:r>
          </w:p>
          <w:p>
            <w:pPr>
              <w:pStyle w:val="Normal1"/>
              <w:spacing w:lineRule="auto" w:line="240"/>
              <w:rPr/>
            </w:pPr>
            <w:r>
              <w:rPr>
                <w:sz w:val="24"/>
                <w:lang w:val="en-US"/>
              </w:rPr>
              <w:t xml:space="preserve">— </w:t>
            </w:r>
            <w:r>
              <w:rPr>
                <w:sz w:val="24"/>
                <w:lang w:val="en-US"/>
              </w:rPr>
              <w:t xml:space="preserve">fidelísimo </w:t>
            </w:r>
          </w:p>
          <w:p>
            <w:pPr>
              <w:pStyle w:val="Normal1"/>
              <w:spacing w:lineRule="auto" w:line="240"/>
              <w:rPr>
                <w:sz w:val="24"/>
                <w:lang w:val="en-US"/>
              </w:rPr>
            </w:pPr>
            <w:r>
              <w:rPr>
                <w:sz w:val="24"/>
                <w:lang w:val="en-US"/>
              </w:rPr>
              <w:t xml:space="preserve">— </w:t>
            </w:r>
            <w:r>
              <w:rPr>
                <w:sz w:val="24"/>
                <w:lang w:val="en-US"/>
              </w:rPr>
              <w:t xml:space="preserve">frigidísimo </w:t>
            </w:r>
          </w:p>
          <w:p>
            <w:pPr>
              <w:pStyle w:val="Normal1"/>
              <w:spacing w:lineRule="auto" w:line="240"/>
              <w:rPr>
                <w:sz w:val="24"/>
                <w:lang w:val="en-US"/>
              </w:rPr>
            </w:pPr>
            <w:r>
              <w:rPr>
                <w:sz w:val="24"/>
                <w:lang w:val="en-US"/>
              </w:rPr>
              <w:t xml:space="preserve">— </w:t>
            </w:r>
            <w:r>
              <w:rPr>
                <w:sz w:val="24"/>
                <w:lang w:val="en-US"/>
              </w:rPr>
              <w:t xml:space="preserve">fortisimo </w:t>
            </w:r>
          </w:p>
          <w:p>
            <w:pPr>
              <w:pStyle w:val="Normal1"/>
              <w:spacing w:lineRule="auto" w:line="240"/>
              <w:rPr>
                <w:sz w:val="24"/>
                <w:lang w:val="en-US"/>
              </w:rPr>
            </w:pPr>
            <w:r>
              <w:rPr>
                <w:sz w:val="24"/>
                <w:lang w:val="en-US"/>
              </w:rPr>
              <w:t xml:space="preserve">— </w:t>
            </w:r>
            <w:r>
              <w:rPr>
                <w:sz w:val="24"/>
                <w:lang w:val="en-US"/>
              </w:rPr>
              <w:t xml:space="preserve">grosísimo </w:t>
            </w:r>
          </w:p>
          <w:p>
            <w:pPr>
              <w:pStyle w:val="Normal1"/>
              <w:spacing w:lineRule="auto" w:line="240"/>
              <w:rPr>
                <w:sz w:val="24"/>
                <w:lang w:val="en-US"/>
              </w:rPr>
            </w:pPr>
            <w:r>
              <w:rPr>
                <w:sz w:val="24"/>
                <w:lang w:val="en-US"/>
              </w:rPr>
              <w:t xml:space="preserve">— </w:t>
            </w:r>
            <w:r>
              <w:rPr>
                <w:sz w:val="24"/>
                <w:lang w:val="en-US"/>
              </w:rPr>
              <w:t xml:space="preserve">integérrimo </w:t>
            </w:r>
          </w:p>
          <w:p>
            <w:pPr>
              <w:pStyle w:val="Normal1"/>
              <w:spacing w:lineRule="auto" w:line="240"/>
              <w:rPr>
                <w:sz w:val="24"/>
                <w:lang w:val="en-US"/>
              </w:rPr>
            </w:pPr>
            <w:r>
              <w:rPr>
                <w:sz w:val="24"/>
                <w:lang w:val="en-US"/>
              </w:rPr>
              <w:t xml:space="preserve">— </w:t>
            </w:r>
            <w:r>
              <w:rPr>
                <w:sz w:val="24"/>
                <w:lang w:val="en-US"/>
              </w:rPr>
              <w:t xml:space="preserve">libérrimo </w:t>
            </w:r>
          </w:p>
          <w:p>
            <w:pPr>
              <w:pStyle w:val="Normal1"/>
              <w:spacing w:lineRule="auto" w:line="240"/>
              <w:rPr>
                <w:sz w:val="24"/>
                <w:lang w:val="en-US"/>
              </w:rPr>
            </w:pPr>
            <w:r>
              <w:rPr>
                <w:sz w:val="24"/>
                <w:lang w:val="en-US"/>
              </w:rPr>
              <w:t xml:space="preserve">— </w:t>
            </w:r>
            <w:r>
              <w:rPr>
                <w:sz w:val="24"/>
                <w:lang w:val="en-US"/>
              </w:rPr>
              <w:t>magnificentísimo</w:t>
            </w:r>
          </w:p>
          <w:p>
            <w:pPr>
              <w:pStyle w:val="Normal1"/>
              <w:spacing w:lineRule="auto" w:line="240"/>
              <w:rPr>
                <w:sz w:val="24"/>
                <w:lang w:val="en-US"/>
              </w:rPr>
            </w:pPr>
            <w:r>
              <w:rPr>
                <w:sz w:val="24"/>
                <w:lang w:val="en-US"/>
              </w:rPr>
              <w:t xml:space="preserve">— </w:t>
            </w:r>
            <w:r>
              <w:rPr>
                <w:sz w:val="24"/>
                <w:lang w:val="en-US"/>
              </w:rPr>
              <w:t xml:space="preserve">misérrimo </w:t>
            </w:r>
          </w:p>
          <w:p>
            <w:pPr>
              <w:pStyle w:val="Normal1"/>
              <w:spacing w:lineRule="auto" w:line="240"/>
              <w:rPr>
                <w:sz w:val="24"/>
                <w:lang w:val="en-US"/>
              </w:rPr>
            </w:pPr>
            <w:r>
              <w:rPr>
                <w:sz w:val="24"/>
                <w:lang w:val="en-US"/>
              </w:rPr>
              <w:t xml:space="preserve">— </w:t>
            </w:r>
            <w:r>
              <w:rPr>
                <w:sz w:val="24"/>
                <w:lang w:val="en-US"/>
              </w:rPr>
              <w:t xml:space="preserve">nobilísimo </w:t>
            </w:r>
          </w:p>
          <w:p>
            <w:pPr>
              <w:pStyle w:val="Normal1"/>
              <w:spacing w:lineRule="auto" w:line="240"/>
              <w:rPr>
                <w:sz w:val="24"/>
                <w:lang w:val="en-US"/>
              </w:rPr>
            </w:pPr>
            <w:r>
              <w:rPr>
                <w:sz w:val="24"/>
                <w:lang w:val="en-US"/>
              </w:rPr>
              <w:t xml:space="preserve">— </w:t>
            </w:r>
            <w:r>
              <w:rPr>
                <w:sz w:val="24"/>
                <w:lang w:val="en-US"/>
              </w:rPr>
              <w:t xml:space="preserve">novísimo </w:t>
            </w:r>
          </w:p>
          <w:p>
            <w:pPr>
              <w:pStyle w:val="Normal1"/>
              <w:spacing w:lineRule="auto" w:line="240"/>
              <w:rPr>
                <w:sz w:val="24"/>
                <w:lang w:val="en-US"/>
              </w:rPr>
            </w:pPr>
            <w:r>
              <w:rPr>
                <w:sz w:val="24"/>
                <w:lang w:val="en-US"/>
              </w:rPr>
              <w:t xml:space="preserve">— </w:t>
            </w:r>
            <w:r>
              <w:rPr>
                <w:sz w:val="24"/>
                <w:lang w:val="en-US"/>
              </w:rPr>
              <w:t>paupérrimo</w:t>
            </w:r>
          </w:p>
          <w:p>
            <w:pPr>
              <w:pStyle w:val="Normal1"/>
              <w:spacing w:lineRule="auto" w:line="240"/>
              <w:ind w:start="132" w:end="0"/>
              <w:rPr/>
            </w:pPr>
            <w:r>
              <w:rPr>
                <w:sz w:val="24"/>
                <w:lang w:val="en-US"/>
              </w:rPr>
              <w:t xml:space="preserve">   </w:t>
            </w:r>
            <w:r>
              <w:rPr>
                <w:sz w:val="24"/>
              </w:rPr>
              <w:t xml:space="preserve">(наряду с </w:t>
            </w:r>
            <w:r>
              <w:rPr>
                <w:sz w:val="24"/>
                <w:lang w:val="en-US"/>
              </w:rPr>
              <w:t>pobrisimo</w:t>
            </w:r>
            <w:r>
              <w:rPr>
                <w:sz w:val="24"/>
              </w:rPr>
              <w:t xml:space="preserve">) </w:t>
            </w:r>
          </w:p>
          <w:p>
            <w:pPr>
              <w:pStyle w:val="Normal1"/>
              <w:spacing w:lineRule="auto" w:line="240"/>
              <w:rPr>
                <w:sz w:val="24"/>
                <w:lang w:val="en-US"/>
              </w:rPr>
            </w:pPr>
            <w:r>
              <w:rPr>
                <w:sz w:val="24"/>
                <w:lang w:val="en-US"/>
              </w:rPr>
              <w:t xml:space="preserve">— </w:t>
            </w:r>
            <w:r>
              <w:rPr>
                <w:sz w:val="24"/>
                <w:lang w:val="en-US"/>
              </w:rPr>
              <w:t xml:space="preserve">sapientísimo </w:t>
            </w:r>
          </w:p>
          <w:p>
            <w:pPr>
              <w:pStyle w:val="Normal1"/>
              <w:spacing w:lineRule="auto" w:line="240"/>
              <w:rPr>
                <w:sz w:val="24"/>
                <w:lang w:val="en-US"/>
              </w:rPr>
            </w:pPr>
            <w:r>
              <w:rPr>
                <w:sz w:val="24"/>
                <w:lang w:val="en-US"/>
              </w:rPr>
              <w:t xml:space="preserve">— </w:t>
            </w:r>
            <w:r>
              <w:rPr>
                <w:sz w:val="24"/>
                <w:lang w:val="en-US"/>
              </w:rPr>
              <w:t xml:space="preserve">sacratísimo </w:t>
            </w:r>
          </w:p>
          <w:p>
            <w:pPr>
              <w:pStyle w:val="Normal1"/>
              <w:spacing w:lineRule="auto" w:line="240"/>
              <w:rPr>
                <w:sz w:val="24"/>
                <w:lang w:val="en-US"/>
              </w:rPr>
            </w:pPr>
            <w:r>
              <w:rPr>
                <w:sz w:val="24"/>
                <w:lang w:val="en-US"/>
              </w:rPr>
              <w:t xml:space="preserve">— </w:t>
            </w:r>
            <w:r>
              <w:rPr>
                <w:sz w:val="24"/>
                <w:lang w:val="en-US"/>
              </w:rPr>
              <w:t xml:space="preserve">salubérrimo </w:t>
            </w:r>
          </w:p>
          <w:p>
            <w:pPr>
              <w:pStyle w:val="Normal1"/>
              <w:spacing w:lineRule="auto" w:line="240"/>
              <w:rPr>
                <w:sz w:val="24"/>
                <w:lang w:val="en-US"/>
              </w:rPr>
            </w:pPr>
            <w:r>
              <w:rPr>
                <w:sz w:val="24"/>
                <w:lang w:val="en-US"/>
              </w:rPr>
              <w:t xml:space="preserve">— </w:t>
            </w:r>
            <w:r>
              <w:rPr>
                <w:sz w:val="24"/>
                <w:lang w:val="en-US"/>
              </w:rPr>
              <w:t xml:space="preserve">simplicísimo </w:t>
            </w:r>
          </w:p>
          <w:p>
            <w:pPr>
              <w:pStyle w:val="Normal1"/>
              <w:rPr>
                <w:sz w:val="24"/>
              </w:rPr>
            </w:pPr>
            <w:r>
              <w:rPr>
                <w:sz w:val="24"/>
              </w:rPr>
              <w:t xml:space="preserve">— </w:t>
            </w:r>
            <w:r>
              <w:rPr>
                <w:sz w:val="24"/>
                <w:lang w:val="en-US"/>
              </w:rPr>
              <w:t>tern</w:t>
            </w:r>
            <w:r>
              <w:rPr>
                <w:sz w:val="24"/>
              </w:rPr>
              <w:t>í</w:t>
            </w:r>
            <w:r>
              <w:rPr>
                <w:sz w:val="24"/>
                <w:lang w:val="en-US"/>
              </w:rPr>
              <w:t>simo</w:t>
            </w:r>
          </w:p>
        </w:tc>
      </w:tr>
    </w:tbl>
    <w:p>
      <w:pPr>
        <w:pStyle w:val="Normal1"/>
        <w:spacing w:lineRule="auto" w:line="240"/>
        <w:ind w:firstLine="284" w:end="0"/>
        <w:rPr>
          <w:i/>
          <w:i/>
          <w:sz w:val="22"/>
        </w:rPr>
      </w:pPr>
      <w:r>
        <w:rPr>
          <w:i/>
          <w:sz w:val="22"/>
        </w:rPr>
      </w:r>
    </w:p>
    <w:p>
      <w:pPr>
        <w:pStyle w:val="Normal1"/>
        <w:spacing w:lineRule="auto" w:line="240"/>
        <w:ind w:firstLine="284" w:end="0"/>
        <w:rPr/>
      </w:pPr>
      <w:r>
        <w:rPr>
          <w:i/>
          <w:sz w:val="22"/>
        </w:rPr>
        <w:t>Примечания</w:t>
      </w:r>
      <w:r>
        <w:rPr>
          <w:sz w:val="22"/>
        </w:rPr>
        <w:t>. 1. От некоторых прилагательных нельзя образовывать абсолют</w:t>
        <w:softHyphen/>
        <w:t>ную превосходную степень на -</w:t>
      </w:r>
      <w:r>
        <w:rPr>
          <w:b/>
          <w:sz w:val="22"/>
        </w:rPr>
        <w:t>í</w:t>
      </w:r>
      <w:r>
        <w:rPr>
          <w:b/>
          <w:sz w:val="22"/>
          <w:lang w:val="en-US"/>
        </w:rPr>
        <w:t>simo</w:t>
      </w:r>
      <w:r>
        <w:rPr>
          <w:sz w:val="22"/>
        </w:rPr>
        <w:t>:</w:t>
      </w:r>
    </w:p>
    <w:p>
      <w:pPr>
        <w:pStyle w:val="Normal1"/>
        <w:spacing w:lineRule="auto" w:line="240"/>
        <w:ind w:firstLine="284" w:end="0"/>
        <w:rPr/>
      </w:pPr>
      <w:r>
        <w:rPr>
          <w:sz w:val="22"/>
        </w:rPr>
        <w:t>а) от всех прилагательных, оканчивающихся на -</w:t>
      </w:r>
      <w:r>
        <w:rPr>
          <w:b/>
          <w:sz w:val="22"/>
          <w:lang w:val="en-US"/>
        </w:rPr>
        <w:t>uo</w:t>
      </w:r>
      <w:r>
        <w:rPr>
          <w:sz w:val="22"/>
        </w:rPr>
        <w:t xml:space="preserve">: </w:t>
      </w:r>
      <w:r>
        <w:rPr>
          <w:sz w:val="22"/>
          <w:lang w:val="en-US"/>
        </w:rPr>
        <w:t>continuo</w:t>
      </w:r>
      <w:r>
        <w:rPr>
          <w:sz w:val="22"/>
        </w:rPr>
        <w:t xml:space="preserve">, </w:t>
      </w:r>
      <w:r>
        <w:rPr>
          <w:sz w:val="22"/>
          <w:lang w:val="en-US"/>
        </w:rPr>
        <w:t>mutuo</w:t>
      </w:r>
      <w:r>
        <w:rPr>
          <w:sz w:val="22"/>
        </w:rPr>
        <w:t xml:space="preserve"> и т.п.;</w:t>
      </w:r>
    </w:p>
    <w:p>
      <w:pPr>
        <w:pStyle w:val="Normal1"/>
        <w:spacing w:lineRule="auto" w:line="240"/>
        <w:ind w:firstLine="284" w:end="0"/>
        <w:rPr/>
      </w:pPr>
      <w:r>
        <w:rPr>
          <w:sz w:val="22"/>
        </w:rPr>
        <w:t>б) от всех прилагательных, оканчивающихся на -</w:t>
      </w:r>
      <w:r>
        <w:rPr>
          <w:b/>
          <w:sz w:val="22"/>
          <w:lang w:val="en-US"/>
        </w:rPr>
        <w:t>ble</w:t>
      </w:r>
      <w:r>
        <w:rPr>
          <w:sz w:val="22"/>
        </w:rPr>
        <w:t xml:space="preserve"> и имеющих больше трех слогов: </w:t>
      </w:r>
      <w:r>
        <w:rPr>
          <w:sz w:val="22"/>
          <w:lang w:val="en-US"/>
        </w:rPr>
        <w:t>responsable</w:t>
      </w:r>
      <w:r>
        <w:rPr>
          <w:sz w:val="22"/>
        </w:rPr>
        <w:t xml:space="preserve">, </w:t>
      </w:r>
      <w:r>
        <w:rPr>
          <w:sz w:val="22"/>
          <w:lang w:val="en-US"/>
        </w:rPr>
        <w:t>respetable</w:t>
      </w:r>
      <w:r>
        <w:rPr>
          <w:sz w:val="22"/>
        </w:rPr>
        <w:t xml:space="preserve"> и т.п.;</w:t>
      </w:r>
    </w:p>
    <w:p>
      <w:pPr>
        <w:pStyle w:val="Normal1"/>
        <w:spacing w:lineRule="auto" w:line="240"/>
        <w:ind w:firstLine="284" w:end="0"/>
        <w:rPr/>
      </w:pPr>
      <w:r>
        <w:rPr>
          <w:sz w:val="22"/>
        </w:rPr>
        <w:t xml:space="preserve">в) от большинства прилагательных, оканчивающихся на </w:t>
      </w:r>
      <w:r>
        <w:rPr>
          <w:b/>
          <w:sz w:val="22"/>
        </w:rPr>
        <w:t>-</w:t>
      </w:r>
      <w:r>
        <w:rPr>
          <w:b/>
          <w:sz w:val="22"/>
          <w:lang w:val="en-US"/>
        </w:rPr>
        <w:t>io</w:t>
      </w:r>
      <w:r>
        <w:rPr>
          <w:b/>
          <w:sz w:val="22"/>
        </w:rPr>
        <w:t>(-í</w:t>
      </w:r>
      <w:r>
        <w:rPr>
          <w:b/>
          <w:sz w:val="22"/>
          <w:lang w:val="en-US"/>
        </w:rPr>
        <w:t>o</w:t>
      </w:r>
      <w:r>
        <w:rPr>
          <w:b/>
          <w:sz w:val="22"/>
        </w:rPr>
        <w:t>):</w:t>
      </w:r>
      <w:r>
        <w:rPr>
          <w:sz w:val="22"/>
        </w:rPr>
        <w:t xml:space="preserve"> </w:t>
      </w:r>
      <w:r>
        <w:rPr>
          <w:sz w:val="22"/>
          <w:lang w:val="en-US"/>
        </w:rPr>
        <w:t>vario</w:t>
      </w:r>
      <w:r>
        <w:rPr>
          <w:sz w:val="22"/>
        </w:rPr>
        <w:t xml:space="preserve">, </w:t>
      </w:r>
      <w:r>
        <w:rPr>
          <w:sz w:val="22"/>
          <w:lang w:val="en-US"/>
        </w:rPr>
        <w:t>necio</w:t>
      </w:r>
      <w:r>
        <w:rPr>
          <w:sz w:val="22"/>
        </w:rPr>
        <w:t xml:space="preserve">, </w:t>
      </w:r>
      <w:r>
        <w:rPr>
          <w:sz w:val="22"/>
          <w:lang w:val="en-US"/>
        </w:rPr>
        <w:t>sombrio</w:t>
      </w:r>
      <w:r>
        <w:rPr>
          <w:sz w:val="22"/>
        </w:rPr>
        <w:t xml:space="preserve"> и т.п.;</w:t>
      </w:r>
    </w:p>
    <w:p>
      <w:pPr>
        <w:pStyle w:val="Normal1"/>
        <w:spacing w:lineRule="auto" w:line="240"/>
        <w:ind w:firstLine="284" w:end="0"/>
        <w:rPr/>
      </w:pPr>
      <w:r>
        <w:rPr>
          <w:sz w:val="22"/>
        </w:rPr>
        <w:t>г) от всех прилагательных, оканчивающихся на -</w:t>
      </w:r>
      <w:r>
        <w:rPr>
          <w:b/>
          <w:sz w:val="22"/>
        </w:rPr>
        <w:t>ео</w:t>
      </w:r>
      <w:r>
        <w:rPr>
          <w:sz w:val="22"/>
        </w:rPr>
        <w:t xml:space="preserve"> и имеющих ударение на третьем от конца слоге; </w:t>
      </w:r>
      <w:r>
        <w:rPr>
          <w:sz w:val="22"/>
          <w:lang w:val="en-US"/>
        </w:rPr>
        <w:t>moment</w:t>
      </w:r>
      <w:r>
        <w:rPr>
          <w:sz w:val="22"/>
        </w:rPr>
        <w:t>á</w:t>
      </w:r>
      <w:r>
        <w:rPr>
          <w:sz w:val="22"/>
          <w:lang w:val="en-US"/>
        </w:rPr>
        <w:t>neo</w:t>
      </w:r>
      <w:r>
        <w:rPr>
          <w:sz w:val="22"/>
        </w:rPr>
        <w:t xml:space="preserve">, </w:t>
      </w:r>
      <w:r>
        <w:rPr>
          <w:sz w:val="22"/>
          <w:lang w:val="en-US"/>
        </w:rPr>
        <w:t>espont</w:t>
      </w:r>
      <w:r>
        <w:rPr>
          <w:sz w:val="22"/>
        </w:rPr>
        <w:t>á</w:t>
      </w:r>
      <w:r>
        <w:rPr>
          <w:sz w:val="22"/>
          <w:lang w:val="en-US"/>
        </w:rPr>
        <w:t>neo</w:t>
      </w:r>
      <w:r>
        <w:rPr>
          <w:sz w:val="22"/>
        </w:rPr>
        <w:t xml:space="preserve"> и т.п.;</w:t>
      </w:r>
    </w:p>
    <w:p>
      <w:pPr>
        <w:pStyle w:val="Normal1"/>
        <w:spacing w:lineRule="auto" w:line="240"/>
        <w:ind w:firstLine="284" w:end="0"/>
        <w:rPr/>
      </w:pPr>
      <w:r>
        <w:rPr>
          <w:sz w:val="22"/>
        </w:rPr>
        <w:t xml:space="preserve">д) от всех прилагательных, оканчивающихся на </w:t>
      </w:r>
      <w:r>
        <w:rPr>
          <w:b/>
          <w:sz w:val="22"/>
        </w:rPr>
        <w:t xml:space="preserve">í </w:t>
      </w:r>
      <w:r>
        <w:rPr>
          <w:sz w:val="22"/>
        </w:rPr>
        <w:t xml:space="preserve">(ударное): </w:t>
      </w:r>
      <w:r>
        <w:rPr>
          <w:sz w:val="22"/>
          <w:lang w:val="en-US"/>
        </w:rPr>
        <w:t>balad</w:t>
      </w:r>
      <w:r>
        <w:rPr>
          <w:sz w:val="22"/>
        </w:rPr>
        <w:t xml:space="preserve">í, </w:t>
      </w:r>
      <w:r>
        <w:rPr>
          <w:sz w:val="22"/>
          <w:lang w:val="en-US"/>
        </w:rPr>
        <w:t>turqu</w:t>
      </w:r>
      <w:r>
        <w:rPr>
          <w:sz w:val="22"/>
        </w:rPr>
        <w:t>í и т.п.:</w:t>
      </w:r>
    </w:p>
    <w:p>
      <w:pPr>
        <w:pStyle w:val="Normal1"/>
        <w:spacing w:lineRule="auto" w:line="240"/>
        <w:ind w:firstLine="284" w:end="0"/>
        <w:rPr/>
      </w:pPr>
      <w:r>
        <w:rPr>
          <w:sz w:val="22"/>
        </w:rPr>
        <w:t>е) от прилагательных, значение которых вообще не может мыслиться в срав</w:t>
        <w:softHyphen/>
        <w:t xml:space="preserve">нении. Речь идет о таких словах, как: </w:t>
      </w:r>
      <w:r>
        <w:rPr>
          <w:sz w:val="22"/>
          <w:lang w:val="en-US"/>
        </w:rPr>
        <w:t>inmortal</w:t>
      </w:r>
      <w:r>
        <w:rPr>
          <w:sz w:val="22"/>
        </w:rPr>
        <w:t xml:space="preserve"> — бессмертный, </w:t>
      </w:r>
      <w:r>
        <w:rPr>
          <w:sz w:val="22"/>
          <w:lang w:val="en-US"/>
        </w:rPr>
        <w:t>eterno</w:t>
      </w:r>
      <w:r>
        <w:rPr>
          <w:sz w:val="22"/>
        </w:rPr>
        <w:t xml:space="preserve"> -- вечный, </w:t>
      </w:r>
      <w:r>
        <w:rPr>
          <w:sz w:val="22"/>
          <w:lang w:val="en-US"/>
        </w:rPr>
        <w:t>infinite</w:t>
      </w:r>
      <w:r>
        <w:rPr>
          <w:sz w:val="22"/>
        </w:rPr>
        <w:t xml:space="preserve"> — бесконечный;                                         </w:t>
      </w:r>
    </w:p>
    <w:p>
      <w:pPr>
        <w:pStyle w:val="Normal1"/>
        <w:spacing w:lineRule="auto" w:line="240"/>
        <w:ind w:firstLine="284" w:end="0"/>
        <w:rPr/>
      </w:pPr>
      <w:r>
        <w:rPr>
          <w:sz w:val="22"/>
        </w:rPr>
        <w:t xml:space="preserve">ж) по традиции от прилагательных </w:t>
      </w:r>
      <w:r>
        <w:rPr>
          <w:sz w:val="22"/>
          <w:lang w:val="en-US"/>
        </w:rPr>
        <w:t>soberbio</w:t>
      </w:r>
      <w:r>
        <w:rPr>
          <w:sz w:val="22"/>
        </w:rPr>
        <w:t xml:space="preserve">, </w:t>
      </w:r>
      <w:r>
        <w:rPr>
          <w:sz w:val="22"/>
          <w:lang w:val="en-US"/>
        </w:rPr>
        <w:t>pac</w:t>
      </w:r>
      <w:r>
        <w:rPr>
          <w:sz w:val="22"/>
        </w:rPr>
        <w:t>í</w:t>
      </w:r>
      <w:r>
        <w:rPr>
          <w:sz w:val="22"/>
          <w:lang w:val="en-US"/>
        </w:rPr>
        <w:t>fico</w:t>
      </w:r>
      <w:r>
        <w:rPr>
          <w:sz w:val="22"/>
        </w:rPr>
        <w:t xml:space="preserve">, </w:t>
      </w:r>
      <w:r>
        <w:rPr>
          <w:sz w:val="22"/>
          <w:lang w:val="en-US"/>
        </w:rPr>
        <w:t>cort</w:t>
      </w:r>
      <w:r>
        <w:rPr>
          <w:sz w:val="22"/>
        </w:rPr>
        <w:t>é</w:t>
      </w:r>
      <w:r>
        <w:rPr>
          <w:sz w:val="22"/>
          <w:lang w:val="en-US"/>
        </w:rPr>
        <w:t>s</w:t>
      </w:r>
      <w:r>
        <w:rPr>
          <w:sz w:val="22"/>
        </w:rPr>
        <w:t xml:space="preserve">, </w:t>
      </w:r>
      <w:r>
        <w:rPr>
          <w:sz w:val="22"/>
          <w:lang w:val="en-US"/>
        </w:rPr>
        <w:t>infame</w:t>
      </w:r>
      <w:r>
        <w:rPr>
          <w:sz w:val="22"/>
        </w:rPr>
        <w:t xml:space="preserve">, </w:t>
      </w:r>
      <w:r>
        <w:rPr>
          <w:sz w:val="22"/>
          <w:lang w:val="en-US"/>
        </w:rPr>
        <w:t>brutal</w:t>
      </w:r>
      <w:r>
        <w:rPr>
          <w:sz w:val="22"/>
        </w:rPr>
        <w:t>.</w:t>
      </w:r>
    </w:p>
    <w:p>
      <w:pPr>
        <w:pStyle w:val="Normal1"/>
        <w:spacing w:lineRule="auto" w:line="240"/>
        <w:ind w:firstLine="284" w:end="0"/>
        <w:rPr/>
      </w:pPr>
      <w:r>
        <w:rPr>
          <w:sz w:val="24"/>
        </w:rPr>
        <w:t xml:space="preserve"> </w:t>
      </w:r>
      <w:r>
        <w:rPr>
          <w:sz w:val="24"/>
        </w:rPr>
        <w:t xml:space="preserve">2. Если прилагательное оканчивается на </w:t>
      </w:r>
      <w:r>
        <w:rPr>
          <w:b/>
          <w:sz w:val="24"/>
        </w:rPr>
        <w:t>-со</w:t>
      </w:r>
      <w:r>
        <w:rPr>
          <w:sz w:val="24"/>
        </w:rPr>
        <w:t xml:space="preserve"> и -</w:t>
      </w:r>
      <w:r>
        <w:rPr>
          <w:b/>
          <w:sz w:val="24"/>
          <w:lang w:val="en-US"/>
        </w:rPr>
        <w:t>go</w:t>
      </w:r>
      <w:r>
        <w:rPr>
          <w:b/>
          <w:sz w:val="24"/>
        </w:rPr>
        <w:t>,</w:t>
      </w:r>
      <w:r>
        <w:rPr>
          <w:sz w:val="24"/>
        </w:rPr>
        <w:t xml:space="preserve"> то при образовании абсолютной превосходной степени буквы </w:t>
      </w:r>
      <w:r>
        <w:rPr>
          <w:b/>
          <w:bCs/>
          <w:sz w:val="24"/>
        </w:rPr>
        <w:t>-с</w:t>
      </w:r>
      <w:r>
        <w:rPr>
          <w:sz w:val="24"/>
        </w:rPr>
        <w:t xml:space="preserve"> и </w:t>
      </w:r>
      <w:r>
        <w:rPr>
          <w:b/>
          <w:bCs/>
          <w:sz w:val="24"/>
        </w:rPr>
        <w:t>-</w:t>
      </w:r>
      <w:r>
        <w:rPr>
          <w:b/>
          <w:bCs/>
          <w:sz w:val="24"/>
          <w:lang w:val="en-US"/>
        </w:rPr>
        <w:t>g</w:t>
      </w:r>
      <w:r>
        <w:rPr>
          <w:sz w:val="24"/>
        </w:rPr>
        <w:t xml:space="preserve"> заменяются соответственно на </w:t>
      </w:r>
      <w:r>
        <w:rPr>
          <w:b/>
          <w:sz w:val="24"/>
        </w:rPr>
        <w:t>-</w:t>
      </w:r>
      <w:r>
        <w:rPr>
          <w:b/>
          <w:sz w:val="24"/>
          <w:lang w:val="en-US"/>
        </w:rPr>
        <w:t>qu</w:t>
      </w:r>
      <w:r>
        <w:rPr>
          <w:sz w:val="24"/>
        </w:rPr>
        <w:t xml:space="preserve"> и </w:t>
      </w:r>
      <w:r>
        <w:rPr>
          <w:b/>
          <w:sz w:val="24"/>
          <w:lang w:val="en-US"/>
        </w:rPr>
        <w:t>gu</w:t>
      </w:r>
      <w:r>
        <w:rPr>
          <w:sz w:val="24"/>
        </w:rPr>
        <w:t>, чтобы в словах сохранился прежний звук:</w:t>
      </w:r>
    </w:p>
    <w:p>
      <w:pPr>
        <w:pStyle w:val="Normal1"/>
        <w:spacing w:lineRule="auto" w:line="240"/>
        <w:ind w:firstLine="284" w:end="0"/>
        <w:rPr/>
      </w:pPr>
      <w:r>
        <w:rPr>
          <w:sz w:val="24"/>
        </w:rPr>
        <w:t xml:space="preserve"> </w:t>
      </w:r>
      <w:r>
        <w:rPr>
          <w:sz w:val="24"/>
          <w:lang w:val="en-US"/>
        </w:rPr>
        <w:t>r</w:t>
      </w:r>
      <w:r>
        <w:rPr>
          <w:sz w:val="24"/>
        </w:rPr>
        <w:t>о</w:t>
      </w:r>
      <w:r>
        <w:rPr>
          <w:sz w:val="24"/>
          <w:lang w:val="en-US"/>
        </w:rPr>
        <w:t>n</w:t>
      </w:r>
      <w:r>
        <w:rPr>
          <w:b/>
          <w:bCs/>
          <w:sz w:val="24"/>
        </w:rPr>
        <w:t>с</w:t>
      </w:r>
      <w:r>
        <w:rPr>
          <w:sz w:val="24"/>
        </w:rPr>
        <w:t>о</w:t>
      </w:r>
      <w:r>
        <w:rPr>
          <w:sz w:val="24"/>
          <w:lang w:val="en-US"/>
        </w:rPr>
        <w:t xml:space="preserve"> — ron</w:t>
      </w:r>
      <w:r>
        <w:rPr>
          <w:b/>
          <w:bCs/>
          <w:sz w:val="24"/>
          <w:lang w:val="en-US"/>
        </w:rPr>
        <w:t>qu</w:t>
      </w:r>
      <w:r>
        <w:rPr>
          <w:sz w:val="24"/>
          <w:lang w:val="en-US"/>
        </w:rPr>
        <w:t>ísimo, amar</w:t>
      </w:r>
      <w:r>
        <w:rPr>
          <w:b/>
          <w:bCs/>
          <w:sz w:val="24"/>
          <w:lang w:val="en-US"/>
        </w:rPr>
        <w:t>g</w:t>
      </w:r>
      <w:r>
        <w:rPr>
          <w:sz w:val="24"/>
          <w:lang w:val="en-US"/>
        </w:rPr>
        <w:t>o — amar</w:t>
      </w:r>
      <w:r>
        <w:rPr>
          <w:b/>
          <w:bCs/>
          <w:sz w:val="24"/>
          <w:lang w:val="en-US"/>
        </w:rPr>
        <w:t>gu</w:t>
      </w:r>
      <w:r>
        <w:rPr>
          <w:sz w:val="24"/>
          <w:lang w:val="en-US"/>
        </w:rPr>
        <w:t>ísimo.</w:t>
      </w:r>
    </w:p>
    <w:p>
      <w:pPr>
        <w:pStyle w:val="Normal1"/>
        <w:spacing w:lineRule="auto" w:line="240"/>
        <w:ind w:firstLine="284" w:end="0"/>
        <w:rPr/>
      </w:pPr>
      <w:r>
        <w:rPr>
          <w:sz w:val="22"/>
          <w:lang w:val="en-US"/>
        </w:rPr>
        <w:t xml:space="preserve"> </w:t>
      </w:r>
      <w:r>
        <w:rPr>
          <w:sz w:val="22"/>
        </w:rPr>
        <w:t xml:space="preserve">Если в конце прилагательного стоит буква </w:t>
      </w:r>
      <w:r>
        <w:rPr>
          <w:b/>
          <w:sz w:val="22"/>
        </w:rPr>
        <w:t>-</w:t>
      </w:r>
      <w:r>
        <w:rPr>
          <w:b/>
          <w:sz w:val="22"/>
          <w:lang w:val="en-US"/>
        </w:rPr>
        <w:t>z</w:t>
      </w:r>
      <w:r>
        <w:rPr>
          <w:b/>
          <w:sz w:val="22"/>
        </w:rPr>
        <w:t>,</w:t>
      </w:r>
      <w:r>
        <w:rPr>
          <w:sz w:val="22"/>
        </w:rPr>
        <w:t xml:space="preserve"> то при образовании превосходной степени она заменяется на -</w:t>
      </w:r>
      <w:r>
        <w:rPr>
          <w:b/>
          <w:sz w:val="22"/>
        </w:rPr>
        <w:t>с</w:t>
      </w:r>
      <w:r>
        <w:rPr>
          <w:sz w:val="22"/>
        </w:rPr>
        <w:t xml:space="preserve">: </w:t>
      </w:r>
    </w:p>
    <w:p>
      <w:pPr>
        <w:pStyle w:val="Normal1"/>
        <w:spacing w:lineRule="auto" w:line="240"/>
        <w:ind w:firstLine="284" w:end="0"/>
        <w:rPr/>
      </w:pPr>
      <w:r>
        <w:rPr>
          <w:sz w:val="22"/>
        </w:rPr>
        <w:t xml:space="preserve"> </w:t>
      </w:r>
      <w:r>
        <w:rPr>
          <w:sz w:val="22"/>
          <w:lang w:val="en-US"/>
        </w:rPr>
        <w:t>velo</w:t>
      </w:r>
      <w:r>
        <w:rPr>
          <w:b/>
          <w:bCs/>
          <w:sz w:val="22"/>
          <w:lang w:val="en-US"/>
        </w:rPr>
        <w:t>z</w:t>
      </w:r>
      <w:r>
        <w:rPr>
          <w:sz w:val="22"/>
          <w:lang w:val="en-US"/>
        </w:rPr>
        <w:t xml:space="preserve"> — velo</w:t>
      </w:r>
      <w:r>
        <w:rPr>
          <w:b/>
          <w:bCs/>
          <w:sz w:val="22"/>
          <w:lang w:val="en-US"/>
        </w:rPr>
        <w:t>cí</w:t>
      </w:r>
      <w:r>
        <w:rPr>
          <w:sz w:val="22"/>
          <w:lang w:val="en-US"/>
        </w:rPr>
        <w:t>simo, fero</w:t>
      </w:r>
      <w:r>
        <w:rPr>
          <w:b/>
          <w:bCs/>
          <w:sz w:val="22"/>
          <w:lang w:val="en-US"/>
        </w:rPr>
        <w:t xml:space="preserve">z </w:t>
      </w:r>
      <w:r>
        <w:rPr>
          <w:sz w:val="22"/>
          <w:lang w:val="en-US"/>
        </w:rPr>
        <w:t>— fero</w:t>
      </w:r>
      <w:r>
        <w:rPr>
          <w:b/>
          <w:bCs/>
          <w:sz w:val="22"/>
          <w:lang w:val="en-US"/>
        </w:rPr>
        <w:t>cí</w:t>
      </w:r>
      <w:r>
        <w:rPr>
          <w:sz w:val="22"/>
          <w:lang w:val="en-US"/>
        </w:rPr>
        <w:t>simo.</w:t>
      </w:r>
    </w:p>
    <w:p>
      <w:pPr>
        <w:pStyle w:val="Normal1"/>
        <w:spacing w:lineRule="auto" w:line="240"/>
        <w:ind w:firstLine="284" w:end="0"/>
        <w:rPr/>
      </w:pPr>
      <w:r>
        <w:rPr>
          <w:sz w:val="22"/>
          <w:lang w:val="en-US"/>
        </w:rPr>
        <w:t xml:space="preserve"> </w:t>
      </w:r>
      <w:r>
        <w:rPr>
          <w:sz w:val="22"/>
        </w:rPr>
        <w:t xml:space="preserve">Если прилагательные оканчиваются суффиксом </w:t>
      </w:r>
      <w:r>
        <w:rPr>
          <w:b/>
          <w:bCs/>
          <w:sz w:val="22"/>
        </w:rPr>
        <w:t>-</w:t>
      </w:r>
      <w:r>
        <w:rPr>
          <w:b/>
          <w:bCs/>
          <w:sz w:val="22"/>
          <w:lang w:val="en-US"/>
        </w:rPr>
        <w:t>iente</w:t>
      </w:r>
      <w:r>
        <w:rPr>
          <w:sz w:val="22"/>
        </w:rPr>
        <w:t>, то при образовании превосходной степени этот суффикс теряет гласную -</w:t>
      </w:r>
      <w:r>
        <w:rPr>
          <w:b/>
          <w:sz w:val="22"/>
        </w:rPr>
        <w:t>i</w:t>
      </w:r>
      <w:r>
        <w:rPr>
          <w:sz w:val="22"/>
        </w:rPr>
        <w:t>:</w:t>
      </w:r>
    </w:p>
    <w:p>
      <w:pPr>
        <w:pStyle w:val="Normal1"/>
        <w:spacing w:lineRule="auto" w:line="240"/>
        <w:ind w:firstLine="284" w:end="0"/>
        <w:rPr/>
      </w:pPr>
      <w:r>
        <w:rPr>
          <w:sz w:val="22"/>
        </w:rPr>
        <w:t xml:space="preserve"> </w:t>
      </w:r>
      <w:r>
        <w:rPr>
          <w:sz w:val="22"/>
          <w:lang w:val="en-US"/>
        </w:rPr>
        <w:t>ard</w:t>
      </w:r>
      <w:r>
        <w:rPr>
          <w:b/>
          <w:sz w:val="22"/>
          <w:lang w:val="en-US"/>
        </w:rPr>
        <w:t xml:space="preserve">iente </w:t>
      </w:r>
      <w:r>
        <w:rPr>
          <w:sz w:val="22"/>
          <w:lang w:val="en-US"/>
        </w:rPr>
        <w:t>— ard</w:t>
      </w:r>
      <w:r>
        <w:rPr>
          <w:b/>
          <w:sz w:val="22"/>
          <w:lang w:val="en-US"/>
        </w:rPr>
        <w:t>ent</w:t>
      </w:r>
      <w:r>
        <w:rPr>
          <w:sz w:val="22"/>
          <w:lang w:val="en-US"/>
        </w:rPr>
        <w:t>ísimo, pac</w:t>
      </w:r>
      <w:r>
        <w:rPr>
          <w:b/>
          <w:sz w:val="22"/>
          <w:lang w:val="en-US"/>
        </w:rPr>
        <w:t>iente</w:t>
      </w:r>
      <w:r>
        <w:rPr>
          <w:sz w:val="22"/>
          <w:lang w:val="en-US"/>
        </w:rPr>
        <w:t xml:space="preserve"> — pac</w:t>
      </w:r>
      <w:r>
        <w:rPr>
          <w:b/>
          <w:sz w:val="22"/>
          <w:lang w:val="en-US"/>
        </w:rPr>
        <w:t>ent</w:t>
      </w:r>
      <w:r>
        <w:rPr>
          <w:sz w:val="22"/>
          <w:lang w:val="en-US"/>
        </w:rPr>
        <w:t>ísimo.</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 </w:t>
      </w:r>
      <w:r>
        <w:rPr>
          <w:sz w:val="24"/>
        </w:rPr>
        <w:t xml:space="preserve">2) Абсолютная превосходная степень образуется также прибавлением к прилагательному наречия </w:t>
      </w:r>
      <w:r>
        <w:rPr>
          <w:b/>
          <w:sz w:val="24"/>
          <w:lang w:val="en-US"/>
        </w:rPr>
        <w:t>mu</w:t>
      </w:r>
      <w:r>
        <w:rPr>
          <w:b/>
          <w:sz w:val="24"/>
        </w:rPr>
        <w:t>у</w:t>
      </w:r>
      <w:r>
        <w:rPr>
          <w:sz w:val="24"/>
        </w:rPr>
        <w:t xml:space="preserve"> (очень):</w:t>
      </w:r>
    </w:p>
    <w:p>
      <w:pPr>
        <w:pStyle w:val="Normal1"/>
        <w:spacing w:lineRule="auto" w:line="240"/>
        <w:ind w:firstLine="284" w:end="0"/>
        <w:rPr/>
      </w:pPr>
      <w:r>
        <w:rPr>
          <w:sz w:val="24"/>
        </w:rPr>
        <w:t xml:space="preserve">        </w:t>
      </w:r>
      <w:r>
        <w:rPr>
          <w:sz w:val="24"/>
          <w:lang w:val="en-US"/>
        </w:rPr>
        <w:t>muy</w:t>
      </w:r>
      <w:r>
        <w:rPr>
          <w:sz w:val="24"/>
        </w:rPr>
        <w:t xml:space="preserve"> </w:t>
      </w:r>
      <w:r>
        <w:rPr>
          <w:sz w:val="24"/>
          <w:lang w:val="en-US"/>
        </w:rPr>
        <w:t>grande</w:t>
      </w:r>
      <w:r>
        <w:rPr>
          <w:sz w:val="24"/>
        </w:rPr>
        <w:t xml:space="preserve">    — очень (чрезвычайно) большой </w:t>
      </w:r>
    </w:p>
    <w:p>
      <w:pPr>
        <w:pStyle w:val="Normal1"/>
        <w:spacing w:lineRule="auto" w:line="240"/>
        <w:ind w:firstLine="284" w:end="0"/>
        <w:rPr/>
      </w:pPr>
      <w:r>
        <w:rPr>
          <w:sz w:val="24"/>
        </w:rPr>
        <w:t xml:space="preserve">        </w:t>
      </w:r>
      <w:r>
        <w:rPr>
          <w:sz w:val="24"/>
          <w:lang w:val="en-US"/>
        </w:rPr>
        <w:t>muy</w:t>
      </w:r>
      <w:r>
        <w:rPr>
          <w:sz w:val="24"/>
        </w:rPr>
        <w:t xml:space="preserve"> </w:t>
      </w:r>
      <w:r>
        <w:rPr>
          <w:sz w:val="24"/>
          <w:lang w:val="en-US"/>
        </w:rPr>
        <w:t>modesto</w:t>
      </w:r>
      <w:r>
        <w:rPr>
          <w:sz w:val="24"/>
        </w:rPr>
        <w:t xml:space="preserve"> — очень (чрезвычайно) скромный </w:t>
      </w:r>
    </w:p>
    <w:p>
      <w:pPr>
        <w:pStyle w:val="Normal1"/>
        <w:spacing w:lineRule="auto" w:line="240"/>
        <w:ind w:firstLine="284" w:end="0"/>
        <w:rPr/>
      </w:pPr>
      <w:r>
        <w:rPr>
          <w:sz w:val="24"/>
        </w:rPr>
        <w:t xml:space="preserve"> </w:t>
      </w:r>
      <w:r>
        <w:rPr>
          <w:sz w:val="24"/>
        </w:rPr>
        <w:t>Этим способом можно образовывать абсолютную превосходную степень почти от всех качественных прилагательных, в том числе и  тех, которые не могут иметь превосходную степень на      -</w:t>
      </w:r>
      <w:r>
        <w:rPr>
          <w:b/>
          <w:bCs/>
          <w:sz w:val="24"/>
        </w:rPr>
        <w:t>isimo</w:t>
      </w:r>
      <w:r>
        <w:rPr>
          <w:sz w:val="24"/>
        </w:rPr>
        <w:t xml:space="preserve">: </w:t>
      </w:r>
      <w:r>
        <w:rPr>
          <w:i/>
          <w:iCs/>
          <w:sz w:val="24"/>
          <w:lang w:val="en-US"/>
        </w:rPr>
        <w:t>mu</w:t>
      </w:r>
      <w:r>
        <w:rPr>
          <w:i/>
          <w:iCs/>
          <w:sz w:val="24"/>
        </w:rPr>
        <w:t>у</w:t>
      </w:r>
      <w:r>
        <w:rPr>
          <w:sz w:val="24"/>
        </w:rPr>
        <w:t xml:space="preserve"> </w:t>
      </w:r>
      <w:r>
        <w:rPr>
          <w:sz w:val="24"/>
          <w:lang w:val="en-US"/>
        </w:rPr>
        <w:t>respetable</w:t>
      </w:r>
      <w:r>
        <w:rPr>
          <w:sz w:val="24"/>
        </w:rPr>
        <w:t xml:space="preserve">, </w:t>
      </w:r>
      <w:r>
        <w:rPr>
          <w:i/>
          <w:iCs/>
          <w:sz w:val="24"/>
          <w:lang w:val="en-US"/>
        </w:rPr>
        <w:t>muy</w:t>
      </w:r>
      <w:r>
        <w:rPr>
          <w:sz w:val="24"/>
        </w:rPr>
        <w:t xml:space="preserve"> </w:t>
      </w:r>
      <w:r>
        <w:rPr>
          <w:sz w:val="24"/>
          <w:lang w:val="en-US"/>
        </w:rPr>
        <w:t>sombr</w:t>
      </w:r>
      <w:r>
        <w:rPr>
          <w:sz w:val="24"/>
        </w:rPr>
        <w:t>í</w:t>
      </w:r>
      <w:r>
        <w:rPr>
          <w:sz w:val="24"/>
          <w:lang w:val="en-US"/>
        </w:rPr>
        <w:t>o</w:t>
      </w:r>
      <w:r>
        <w:rPr>
          <w:sz w:val="24"/>
        </w:rPr>
        <w:t xml:space="preserve">, </w:t>
      </w:r>
      <w:r>
        <w:rPr>
          <w:i/>
          <w:iCs/>
          <w:sz w:val="24"/>
          <w:lang w:val="en-US"/>
        </w:rPr>
        <w:t>muy</w:t>
      </w:r>
      <w:r>
        <w:rPr>
          <w:sz w:val="24"/>
        </w:rPr>
        <w:t xml:space="preserve"> </w:t>
      </w:r>
      <w:r>
        <w:rPr>
          <w:sz w:val="24"/>
          <w:lang w:val="en-US"/>
        </w:rPr>
        <w:t>espont</w:t>
      </w:r>
      <w:r>
        <w:rPr>
          <w:sz w:val="24"/>
        </w:rPr>
        <w:t>á</w:t>
      </w:r>
      <w:r>
        <w:rPr>
          <w:sz w:val="24"/>
          <w:lang w:val="en-US"/>
        </w:rPr>
        <w:t>neo</w:t>
      </w:r>
      <w:r>
        <w:rPr>
          <w:sz w:val="24"/>
        </w:rPr>
        <w:t xml:space="preserve"> и т.п. </w:t>
      </w:r>
    </w:p>
    <w:p>
      <w:pPr>
        <w:pStyle w:val="Normal1"/>
        <w:spacing w:lineRule="auto" w:line="240"/>
        <w:ind w:firstLine="284" w:end="0"/>
        <w:rPr/>
      </w:pPr>
      <w:r>
        <w:rPr>
          <w:sz w:val="24"/>
        </w:rPr>
        <w:t xml:space="preserve">Данная форма абсолютной превосходной степени образуется не только с помощью наречия </w:t>
      </w:r>
      <w:r>
        <w:rPr>
          <w:b/>
          <w:bCs/>
          <w:sz w:val="24"/>
        </w:rPr>
        <w:t>muy</w:t>
      </w:r>
      <w:r>
        <w:rPr>
          <w:sz w:val="24"/>
        </w:rPr>
        <w:t>, но и посредством таких наречий и наречных оборотов, как:</w:t>
      </w:r>
    </w:p>
    <w:p>
      <w:pPr>
        <w:pStyle w:val="Normal1"/>
        <w:spacing w:lineRule="auto" w:line="240"/>
        <w:ind w:firstLine="851" w:end="0"/>
        <w:rPr>
          <w:sz w:val="24"/>
        </w:rPr>
      </w:pPr>
      <w:r>
        <w:rPr>
          <w:sz w:val="24"/>
        </w:rPr>
      </w:r>
    </w:p>
    <w:tbl>
      <w:tblPr>
        <w:tblW w:w="8328" w:type="dxa"/>
        <w:jc w:val="start"/>
        <w:tblInd w:w="711" w:type="dxa"/>
        <w:tblLayout w:type="fixed"/>
        <w:tblCellMar>
          <w:top w:w="0" w:type="dxa"/>
          <w:start w:w="108" w:type="dxa"/>
          <w:bottom w:w="0" w:type="dxa"/>
          <w:end w:w="108" w:type="dxa"/>
        </w:tblCellMar>
      </w:tblPr>
      <w:tblGrid>
        <w:gridCol w:w="2520"/>
        <w:gridCol w:w="5808"/>
      </w:tblGrid>
      <w:tr>
        <w:trPr>
          <w:trHeight w:val="2235" w:hRule="atLeast"/>
        </w:trPr>
        <w:tc>
          <w:tcPr>
            <w:tcW w:w="2520" w:type="dxa"/>
            <w:tcBorders/>
          </w:tcPr>
          <w:p>
            <w:pPr>
              <w:pStyle w:val="Normal1"/>
              <w:spacing w:lineRule="auto" w:line="240"/>
              <w:ind w:firstLine="851" w:end="0"/>
              <w:rPr>
                <w:sz w:val="24"/>
                <w:lang w:val="en-US"/>
              </w:rPr>
            </w:pPr>
            <w:r>
              <w:rPr>
                <w:sz w:val="24"/>
                <w:lang w:val="en-US"/>
              </w:rPr>
              <w:t>sumamente</w:t>
            </w:r>
          </w:p>
          <w:p>
            <w:pPr>
              <w:pStyle w:val="Normal1"/>
              <w:spacing w:lineRule="auto" w:line="240"/>
              <w:ind w:firstLine="851" w:end="0"/>
              <w:rPr/>
            </w:pPr>
            <w:r>
              <w:rPr>
                <w:sz w:val="24"/>
                <w:lang w:val="en-US"/>
              </w:rPr>
              <w:t>intensamente</w:t>
            </w:r>
          </w:p>
          <w:p>
            <w:pPr>
              <w:pStyle w:val="Normal1"/>
              <w:spacing w:lineRule="auto" w:line="240"/>
              <w:ind w:firstLine="851" w:end="0"/>
              <w:rPr>
                <w:sz w:val="24"/>
                <w:lang w:val="en-US"/>
              </w:rPr>
            </w:pPr>
            <w:r>
              <w:rPr>
                <w:sz w:val="24"/>
                <w:lang w:val="en-US"/>
              </w:rPr>
              <w:t>excesivamente</w:t>
            </w:r>
          </w:p>
          <w:p>
            <w:pPr>
              <w:pStyle w:val="Normal1"/>
              <w:spacing w:lineRule="auto" w:line="240"/>
              <w:ind w:firstLine="851" w:end="0"/>
              <w:rPr>
                <w:sz w:val="24"/>
                <w:lang w:val="en-US"/>
              </w:rPr>
            </w:pPr>
            <w:r>
              <w:rPr>
                <w:sz w:val="24"/>
                <w:lang w:val="en-US"/>
              </w:rPr>
              <w:t>absolutamente</w:t>
            </w:r>
          </w:p>
          <w:p>
            <w:pPr>
              <w:pStyle w:val="Normal1"/>
              <w:spacing w:lineRule="auto" w:line="240"/>
              <w:ind w:firstLine="851" w:end="0"/>
              <w:rPr>
                <w:sz w:val="24"/>
                <w:lang w:val="en-US"/>
              </w:rPr>
            </w:pPr>
            <w:r>
              <w:rPr>
                <w:sz w:val="24"/>
                <w:lang w:val="en-US"/>
              </w:rPr>
              <w:t>en alto grado</w:t>
            </w:r>
          </w:p>
          <w:p>
            <w:pPr>
              <w:pStyle w:val="Normal1"/>
              <w:spacing w:lineRule="auto" w:line="240"/>
              <w:ind w:firstLine="851" w:end="0"/>
              <w:rPr>
                <w:sz w:val="24"/>
                <w:lang w:val="en-US"/>
              </w:rPr>
            </w:pPr>
            <w:r>
              <w:rPr>
                <w:sz w:val="24"/>
                <w:lang w:val="en-US"/>
              </w:rPr>
              <w:t>en sumo grado</w:t>
            </w:r>
          </w:p>
          <w:p>
            <w:pPr>
              <w:pStyle w:val="Normal1"/>
              <w:spacing w:lineRule="auto" w:line="240"/>
              <w:ind w:firstLine="851" w:end="0"/>
              <w:rPr>
                <w:sz w:val="24"/>
              </w:rPr>
            </w:pPr>
            <w:r>
              <w:rPr>
                <w:sz w:val="24"/>
                <w:lang w:val="en-US"/>
              </w:rPr>
              <w:t>en</w:t>
            </w:r>
            <w:r>
              <w:rPr>
                <w:sz w:val="24"/>
              </w:rPr>
              <w:t xml:space="preserve"> </w:t>
            </w:r>
            <w:r>
              <w:rPr>
                <w:sz w:val="24"/>
                <w:lang w:val="en-US"/>
              </w:rPr>
              <w:t>extremo</w:t>
            </w:r>
          </w:p>
          <w:p>
            <w:pPr>
              <w:pStyle w:val="Normal1"/>
              <w:rPr>
                <w:sz w:val="24"/>
              </w:rPr>
            </w:pPr>
            <w:r>
              <w:rPr>
                <w:sz w:val="24"/>
              </w:rPr>
            </w:r>
          </w:p>
        </w:tc>
        <w:tc>
          <w:tcPr>
            <w:tcW w:w="5808" w:type="dxa"/>
            <w:tcBorders/>
          </w:tcPr>
          <w:p>
            <w:pPr>
              <w:pStyle w:val="Normal1"/>
              <w:spacing w:lineRule="auto" w:line="240"/>
              <w:rPr>
                <w:sz w:val="24"/>
              </w:rPr>
            </w:pPr>
            <w:r>
              <w:rPr>
                <w:sz w:val="24"/>
              </w:rPr>
              <w:t xml:space="preserve">— </w:t>
            </w:r>
            <w:r>
              <w:rPr>
                <w:sz w:val="24"/>
              </w:rPr>
              <w:t>максимально, в высшей степени, чрезвычайно</w:t>
            </w:r>
          </w:p>
          <w:p>
            <w:pPr>
              <w:pStyle w:val="Normal1"/>
              <w:spacing w:lineRule="auto" w:line="240"/>
              <w:ind w:start="12" w:end="0"/>
              <w:rPr>
                <w:sz w:val="24"/>
              </w:rPr>
            </w:pPr>
            <w:r>
              <w:rPr>
                <w:sz w:val="24"/>
              </w:rPr>
              <w:t xml:space="preserve">— </w:t>
            </w:r>
            <w:r>
              <w:rPr>
                <w:sz w:val="24"/>
              </w:rPr>
              <w:t>необычайно сильно</w:t>
            </w:r>
          </w:p>
          <w:p>
            <w:pPr>
              <w:pStyle w:val="Normal1"/>
              <w:spacing w:lineRule="auto" w:line="240"/>
              <w:rPr>
                <w:sz w:val="24"/>
              </w:rPr>
            </w:pPr>
            <w:r>
              <w:rPr>
                <w:sz w:val="24"/>
              </w:rPr>
              <w:t xml:space="preserve">— </w:t>
            </w:r>
            <w:r>
              <w:rPr>
                <w:sz w:val="24"/>
              </w:rPr>
              <w:t>чрезмерно, крайне</w:t>
            </w:r>
          </w:p>
          <w:p>
            <w:pPr>
              <w:pStyle w:val="Normal1"/>
              <w:spacing w:lineRule="auto" w:line="240"/>
              <w:ind w:start="12" w:end="0"/>
              <w:rPr>
                <w:sz w:val="24"/>
              </w:rPr>
            </w:pPr>
            <w:r>
              <w:rPr>
                <w:sz w:val="24"/>
              </w:rPr>
              <w:t xml:space="preserve">— </w:t>
            </w:r>
            <w:r>
              <w:rPr>
                <w:sz w:val="24"/>
              </w:rPr>
              <w:t>абсолютно</w:t>
            </w:r>
          </w:p>
          <w:p>
            <w:pPr>
              <w:pStyle w:val="Normal1"/>
              <w:spacing w:lineRule="auto" w:line="240"/>
              <w:rPr>
                <w:sz w:val="24"/>
              </w:rPr>
            </w:pPr>
            <w:r>
              <w:rPr>
                <w:sz w:val="24"/>
              </w:rPr>
              <w:t xml:space="preserve">— </w:t>
            </w:r>
            <w:r>
              <w:rPr>
                <w:sz w:val="24"/>
              </w:rPr>
              <w:t>в высшей степени</w:t>
            </w:r>
          </w:p>
          <w:p>
            <w:pPr>
              <w:pStyle w:val="Normal1"/>
              <w:spacing w:lineRule="auto" w:line="240"/>
              <w:rPr>
                <w:sz w:val="24"/>
              </w:rPr>
            </w:pPr>
            <w:r>
              <w:rPr>
                <w:sz w:val="24"/>
              </w:rPr>
              <w:t xml:space="preserve">— </w:t>
            </w:r>
            <w:r>
              <w:rPr>
                <w:sz w:val="24"/>
              </w:rPr>
              <w:t>в наивысшей степени</w:t>
            </w:r>
          </w:p>
          <w:p>
            <w:pPr>
              <w:pStyle w:val="Normal1"/>
              <w:spacing w:lineRule="auto" w:line="240"/>
              <w:rPr>
                <w:sz w:val="24"/>
              </w:rPr>
            </w:pPr>
            <w:r>
              <w:rPr>
                <w:sz w:val="24"/>
              </w:rPr>
              <w:t xml:space="preserve">— </w:t>
            </w:r>
            <w:r>
              <w:rPr>
                <w:sz w:val="24"/>
              </w:rPr>
              <w:t>чрезвычайно, непомерно</w:t>
            </w:r>
          </w:p>
          <w:p>
            <w:pPr>
              <w:pStyle w:val="Normal1"/>
              <w:rPr>
                <w:sz w:val="24"/>
              </w:rPr>
            </w:pPr>
            <w:r>
              <w:rPr>
                <w:sz w:val="24"/>
              </w:rPr>
            </w:r>
          </w:p>
        </w:tc>
      </w:tr>
    </w:tbl>
    <w:p>
      <w:pPr>
        <w:pStyle w:val="Normal1"/>
        <w:spacing w:lineRule="auto" w:line="240"/>
        <w:ind w:firstLine="284" w:end="0"/>
        <w:rPr/>
      </w:pPr>
      <w:r>
        <w:rPr>
          <w:sz w:val="24"/>
          <w:lang w:val="en-US"/>
        </w:rPr>
        <w:t xml:space="preserve">El problema era </w:t>
      </w:r>
      <w:r>
        <w:rPr>
          <w:i/>
          <w:iCs/>
          <w:sz w:val="24"/>
          <w:lang w:val="en-US"/>
        </w:rPr>
        <w:t>excesivamente dificil</w:t>
      </w:r>
      <w:r>
        <w:rPr>
          <w:sz w:val="24"/>
          <w:lang w:val="en-US"/>
        </w:rPr>
        <w:t xml:space="preserve">.                            </w:t>
      </w:r>
      <w:r>
        <w:rPr>
          <w:sz w:val="24"/>
        </w:rPr>
        <w:t>Задача была крайне трудной.</w:t>
      </w:r>
    </w:p>
    <w:p>
      <w:pPr>
        <w:pStyle w:val="Normal1"/>
        <w:spacing w:lineRule="auto" w:line="240"/>
        <w:ind w:firstLine="284" w:end="0"/>
        <w:rPr/>
      </w:pPr>
      <w:r>
        <w:rPr>
          <w:sz w:val="24"/>
          <w:lang w:val="en-US"/>
        </w:rPr>
        <w:t xml:space="preserve">Eres un alumno </w:t>
      </w:r>
      <w:r>
        <w:rPr>
          <w:i/>
          <w:iCs/>
          <w:sz w:val="24"/>
          <w:lang w:val="en-US"/>
        </w:rPr>
        <w:t>sumamente desaplicado</w:t>
      </w:r>
      <w:r>
        <w:rPr>
          <w:sz w:val="24"/>
          <w:lang w:val="en-US"/>
        </w:rPr>
        <w:t xml:space="preserve">.                       </w:t>
      </w:r>
      <w:r>
        <w:rPr>
          <w:sz w:val="24"/>
        </w:rPr>
        <w:t>Ты чрезвычайно неприлежный ученик.</w:t>
      </w:r>
    </w:p>
    <w:p>
      <w:pPr>
        <w:pStyle w:val="Normal1"/>
        <w:spacing w:lineRule="auto" w:line="240"/>
        <w:ind w:firstLine="284" w:end="0"/>
        <w:rPr>
          <w:sz w:val="24"/>
        </w:rPr>
      </w:pPr>
      <w:r>
        <w:rPr>
          <w:sz w:val="24"/>
        </w:rPr>
      </w:r>
    </w:p>
    <w:p>
      <w:pPr>
        <w:pStyle w:val="Normal1"/>
        <w:spacing w:lineRule="auto" w:line="240"/>
        <w:ind w:firstLine="284" w:end="0"/>
        <w:rPr/>
      </w:pPr>
      <w:r>
        <w:rPr>
          <w:sz w:val="22"/>
        </w:rPr>
        <w:t xml:space="preserve">Примечания. 1. Никогда не следует ставить </w:t>
      </w:r>
      <w:r>
        <w:rPr>
          <w:b/>
          <w:sz w:val="22"/>
          <w:lang w:val="en-US"/>
        </w:rPr>
        <w:t>tan</w:t>
      </w:r>
      <w:r>
        <w:rPr>
          <w:b/>
          <w:sz w:val="22"/>
        </w:rPr>
        <w:t xml:space="preserve">, </w:t>
      </w:r>
      <w:r>
        <w:rPr>
          <w:b/>
          <w:sz w:val="22"/>
          <w:lang w:val="en-US"/>
        </w:rPr>
        <w:t>m</w:t>
      </w:r>
      <w:r>
        <w:rPr>
          <w:b/>
          <w:sz w:val="22"/>
        </w:rPr>
        <w:t>á</w:t>
      </w:r>
      <w:r>
        <w:rPr>
          <w:b/>
          <w:sz w:val="22"/>
          <w:lang w:val="en-US"/>
        </w:rPr>
        <w:t>s</w:t>
      </w:r>
      <w:r>
        <w:rPr>
          <w:b/>
          <w:sz w:val="22"/>
        </w:rPr>
        <w:t xml:space="preserve">, </w:t>
      </w:r>
      <w:r>
        <w:rPr>
          <w:b/>
          <w:sz w:val="22"/>
          <w:lang w:val="en-US"/>
        </w:rPr>
        <w:t>menos</w:t>
      </w:r>
      <w:r>
        <w:rPr>
          <w:b/>
          <w:sz w:val="22"/>
        </w:rPr>
        <w:t xml:space="preserve"> и muy</w:t>
      </w:r>
      <w:r>
        <w:rPr>
          <w:sz w:val="22"/>
        </w:rPr>
        <w:t xml:space="preserve"> перед прилагательным в абсолютной превосходной степени на -</w:t>
      </w:r>
      <w:r>
        <w:rPr>
          <w:b/>
          <w:sz w:val="22"/>
        </w:rPr>
        <w:t>isimo</w:t>
      </w:r>
      <w:r>
        <w:rPr>
          <w:sz w:val="22"/>
        </w:rPr>
        <w:t xml:space="preserve">. Не ставятся эти наречия обычно и перед </w:t>
      </w:r>
      <w:r>
        <w:rPr>
          <w:b/>
          <w:sz w:val="22"/>
          <w:lang w:val="en-US"/>
        </w:rPr>
        <w:t>mejor</w:t>
      </w:r>
      <w:r>
        <w:rPr>
          <w:b/>
          <w:sz w:val="22"/>
        </w:rPr>
        <w:t xml:space="preserve">, </w:t>
      </w:r>
      <w:r>
        <w:rPr>
          <w:b/>
          <w:sz w:val="22"/>
          <w:lang w:val="en-US"/>
        </w:rPr>
        <w:t>peor</w:t>
      </w:r>
      <w:r>
        <w:rPr>
          <w:b/>
          <w:sz w:val="22"/>
        </w:rPr>
        <w:t xml:space="preserve">, </w:t>
      </w:r>
      <w:r>
        <w:rPr>
          <w:b/>
          <w:sz w:val="22"/>
          <w:lang w:val="en-US"/>
        </w:rPr>
        <w:t>mayor</w:t>
      </w:r>
      <w:r>
        <w:rPr>
          <w:b/>
          <w:sz w:val="22"/>
        </w:rPr>
        <w:t xml:space="preserve">, </w:t>
      </w:r>
      <w:r>
        <w:rPr>
          <w:b/>
          <w:sz w:val="22"/>
          <w:lang w:val="en-US"/>
        </w:rPr>
        <w:t>menor</w:t>
      </w:r>
      <w:r>
        <w:rPr>
          <w:b/>
          <w:sz w:val="22"/>
        </w:rPr>
        <w:t xml:space="preserve">, </w:t>
      </w:r>
      <w:r>
        <w:rPr>
          <w:b/>
          <w:sz w:val="22"/>
          <w:lang w:val="en-US"/>
        </w:rPr>
        <w:t>superior</w:t>
      </w:r>
      <w:r>
        <w:rPr>
          <w:b/>
          <w:sz w:val="22"/>
        </w:rPr>
        <w:t xml:space="preserve"> и </w:t>
      </w:r>
      <w:r>
        <w:rPr>
          <w:b/>
          <w:sz w:val="22"/>
          <w:lang w:val="en-US"/>
        </w:rPr>
        <w:t>inferior</w:t>
      </w:r>
      <w:r>
        <w:rPr>
          <w:b/>
          <w:sz w:val="22"/>
        </w:rPr>
        <w:t>.</w:t>
      </w:r>
      <w:r>
        <w:rPr>
          <w:sz w:val="22"/>
        </w:rPr>
        <w:t xml:space="preserve"> </w:t>
      </w:r>
    </w:p>
    <w:p>
      <w:pPr>
        <w:pStyle w:val="Normal1"/>
        <w:spacing w:lineRule="auto" w:line="240"/>
        <w:ind w:firstLine="284" w:end="0"/>
        <w:rPr>
          <w:sz w:val="22"/>
        </w:rPr>
      </w:pPr>
      <w:r>
        <w:rPr>
          <w:sz w:val="22"/>
        </w:rPr>
        <w:t>2. В разговорной речи используются так называемые интенсификаторы, придающие прилагательному значимость превосходной степени. Они могут быть:</w:t>
      </w:r>
    </w:p>
    <w:p>
      <w:pPr>
        <w:pStyle w:val="Normal1"/>
        <w:numPr>
          <w:ilvl w:val="0"/>
          <w:numId w:val="8"/>
        </w:numPr>
        <w:tabs>
          <w:tab w:val="clear" w:pos="720"/>
          <w:tab w:val="left" w:pos="142" w:leader="none"/>
        </w:tabs>
        <w:spacing w:lineRule="auto" w:line="240"/>
        <w:ind w:hanging="142" w:start="142" w:end="0"/>
        <w:rPr>
          <w:sz w:val="22"/>
        </w:rPr>
      </w:pPr>
      <w:r>
        <w:rPr>
          <w:sz w:val="22"/>
        </w:rPr>
        <w:t xml:space="preserve">морфологическими (часто это префиксы): </w:t>
      </w:r>
      <w:r>
        <w:rPr>
          <w:b/>
          <w:sz w:val="22"/>
          <w:lang w:val="en-US"/>
        </w:rPr>
        <w:t>re</w:t>
      </w:r>
      <w:r>
        <w:rPr>
          <w:sz w:val="22"/>
          <w:lang w:val="en-US"/>
        </w:rPr>
        <w:t>gordete</w:t>
      </w:r>
      <w:r>
        <w:rPr>
          <w:sz w:val="22"/>
        </w:rPr>
        <w:t xml:space="preserve">, </w:t>
      </w:r>
      <w:r>
        <w:rPr>
          <w:b/>
          <w:sz w:val="22"/>
          <w:lang w:val="en-US"/>
        </w:rPr>
        <w:t>requete</w:t>
      </w:r>
      <w:r>
        <w:rPr>
          <w:sz w:val="22"/>
          <w:lang w:val="en-US"/>
        </w:rPr>
        <w:t>guapa</w:t>
      </w:r>
      <w:r>
        <w:rPr>
          <w:sz w:val="22"/>
        </w:rPr>
        <w:t xml:space="preserve">, </w:t>
      </w:r>
      <w:r>
        <w:rPr>
          <w:b/>
          <w:sz w:val="22"/>
          <w:lang w:val="en-US"/>
        </w:rPr>
        <w:t>super</w:t>
      </w:r>
      <w:r>
        <w:rPr>
          <w:sz w:val="22"/>
          <w:lang w:val="en-US"/>
        </w:rPr>
        <w:t>moderno</w:t>
      </w:r>
      <w:r>
        <w:rPr>
          <w:sz w:val="22"/>
        </w:rPr>
        <w:t xml:space="preserve">, </w:t>
      </w:r>
      <w:r>
        <w:rPr>
          <w:b/>
          <w:sz w:val="22"/>
          <w:lang w:val="en-US"/>
        </w:rPr>
        <w:t>archi</w:t>
      </w:r>
      <w:r>
        <w:rPr>
          <w:sz w:val="22"/>
          <w:lang w:val="en-US"/>
        </w:rPr>
        <w:t>sabido</w:t>
      </w:r>
      <w:r>
        <w:rPr>
          <w:sz w:val="22"/>
        </w:rPr>
        <w:t xml:space="preserve"> и т.п..</w:t>
      </w:r>
    </w:p>
    <w:p>
      <w:pPr>
        <w:pStyle w:val="Normal1"/>
        <w:numPr>
          <w:ilvl w:val="0"/>
          <w:numId w:val="8"/>
        </w:numPr>
        <w:tabs>
          <w:tab w:val="clear" w:pos="720"/>
          <w:tab w:val="left" w:pos="142" w:leader="none"/>
        </w:tabs>
        <w:spacing w:lineRule="auto" w:line="240"/>
        <w:ind w:hanging="142" w:start="142" w:end="0"/>
        <w:rPr>
          <w:sz w:val="22"/>
          <w:lang w:val="en-US"/>
        </w:rPr>
      </w:pPr>
      <w:r>
        <w:rPr>
          <w:sz w:val="22"/>
          <w:lang w:val="en-US"/>
        </w:rPr>
        <w:t>с</w:t>
      </w:r>
      <w:r>
        <w:rPr>
          <w:sz w:val="22"/>
        </w:rPr>
        <w:t>интаксическими</w:t>
      </w:r>
      <w:r>
        <w:rPr>
          <w:sz w:val="22"/>
          <w:lang w:val="en-US"/>
        </w:rPr>
        <w:t xml:space="preserve">: tonto que tonto; de lo que más guapo; pero qué transparente </w:t>
      </w:r>
      <w:r>
        <w:rPr>
          <w:sz w:val="22"/>
        </w:rPr>
        <w:t>и</w:t>
      </w:r>
      <w:r>
        <w:rPr>
          <w:sz w:val="22"/>
          <w:lang w:val="en-US"/>
        </w:rPr>
        <w:t xml:space="preserve"> </w:t>
      </w:r>
      <w:r>
        <w:rPr>
          <w:sz w:val="22"/>
        </w:rPr>
        <w:t>т</w:t>
      </w:r>
      <w:r>
        <w:rPr>
          <w:sz w:val="22"/>
          <w:lang w:val="en-US"/>
        </w:rPr>
        <w:t>.</w:t>
      </w:r>
      <w:r>
        <w:rPr>
          <w:sz w:val="22"/>
        </w:rPr>
        <w:t>п</w:t>
      </w:r>
      <w:r>
        <w:rPr>
          <w:sz w:val="22"/>
          <w:lang w:val="en-US"/>
        </w:rPr>
        <w:t xml:space="preserve">. </w:t>
      </w:r>
    </w:p>
    <w:p>
      <w:pPr>
        <w:pStyle w:val="Normal1"/>
        <w:numPr>
          <w:ilvl w:val="0"/>
          <w:numId w:val="8"/>
        </w:numPr>
        <w:tabs>
          <w:tab w:val="clear" w:pos="720"/>
          <w:tab w:val="left" w:pos="142" w:leader="none"/>
        </w:tabs>
        <w:spacing w:lineRule="auto" w:line="240"/>
        <w:ind w:hanging="142" w:start="142" w:end="0"/>
        <w:rPr>
          <w:sz w:val="22"/>
          <w:lang w:val="en-US"/>
        </w:rPr>
      </w:pPr>
      <w:r>
        <w:rPr>
          <w:sz w:val="22"/>
        </w:rPr>
        <w:t>лексическими</w:t>
      </w:r>
      <w:r>
        <w:rPr>
          <w:sz w:val="22"/>
          <w:lang w:val="en-US"/>
        </w:rPr>
        <w:t xml:space="preserve">: terriblemente extraño, increíblemente fuerte </w:t>
      </w:r>
      <w:r>
        <w:rPr>
          <w:sz w:val="22"/>
        </w:rPr>
        <w:t>и</w:t>
      </w:r>
      <w:r>
        <w:rPr>
          <w:sz w:val="22"/>
          <w:lang w:val="en-US"/>
        </w:rPr>
        <w:t xml:space="preserve"> </w:t>
      </w:r>
      <w:r>
        <w:rPr>
          <w:sz w:val="22"/>
        </w:rPr>
        <w:t>т</w:t>
      </w:r>
      <w:r>
        <w:rPr>
          <w:sz w:val="22"/>
          <w:lang w:val="en-US"/>
        </w:rPr>
        <w:t>.</w:t>
      </w:r>
      <w:r>
        <w:rPr>
          <w:sz w:val="22"/>
        </w:rPr>
        <w:t>п</w:t>
      </w:r>
      <w:r>
        <w:rPr>
          <w:sz w:val="22"/>
          <w:lang w:val="en-US"/>
        </w:rPr>
        <w:t>.</w:t>
      </w:r>
    </w:p>
    <w:p>
      <w:pPr>
        <w:pStyle w:val="Normal1"/>
        <w:spacing w:lineRule="auto" w:line="240"/>
        <w:ind w:firstLine="284" w:end="0"/>
        <w:rPr>
          <w:sz w:val="24"/>
          <w:lang w:val="en-US"/>
        </w:rPr>
      </w:pPr>
      <w:r>
        <w:rPr>
          <w:sz w:val="24"/>
          <w:lang w:val="en-US"/>
        </w:rPr>
      </w:r>
    </w:p>
    <w:p>
      <w:pPr>
        <w:pStyle w:val="Heading2"/>
        <w:ind w:hanging="0" w:start="0"/>
        <w:rPr/>
      </w:pPr>
      <w:bookmarkStart w:id="31" w:name="__RefHeading___Toc1886021"/>
      <w:r>
        <w:rPr>
          <w:b w:val="false"/>
          <w:bCs/>
          <w:i/>
          <w:iCs/>
        </w:rPr>
        <w:t>ЧИСЛИТЕЛЬНЫЕ</w:t>
      </w:r>
      <w:bookmarkEnd w:id="31"/>
      <w:r>
        <w:rPr>
          <w:b w:val="false"/>
          <w:bCs/>
          <w:i/>
          <w:iCs/>
          <w:lang w:val="en-US"/>
        </w:rPr>
        <w:t xml:space="preserve"> </w:t>
      </w:r>
    </w:p>
    <w:p>
      <w:pPr>
        <w:pStyle w:val="Normal1"/>
        <w:spacing w:lineRule="auto" w:line="240"/>
        <w:ind w:firstLine="284" w:end="0"/>
        <w:rPr>
          <w:b/>
          <w:bCs/>
          <w:i/>
          <w:i/>
          <w:iCs/>
          <w:sz w:val="24"/>
          <w:lang w:val="en-US"/>
        </w:rPr>
      </w:pPr>
      <w:r>
        <w:rPr>
          <w:b/>
          <w:bCs/>
          <w:i/>
          <w:iCs/>
          <w:sz w:val="24"/>
          <w:lang w:val="en-US"/>
        </w:rPr>
      </w:r>
    </w:p>
    <w:p>
      <w:pPr>
        <w:pStyle w:val="Normal1"/>
        <w:spacing w:lineRule="auto" w:line="240"/>
        <w:ind w:firstLine="284" w:start="1276" w:end="0"/>
        <w:jc w:val="start"/>
        <w:rPr>
          <w:i/>
          <w:i/>
          <w:iCs/>
          <w:sz w:val="24"/>
          <w:lang w:val="en-US"/>
        </w:rPr>
      </w:pPr>
      <w:r>
        <w:rPr>
          <w:i/>
          <w:iCs/>
          <w:sz w:val="24"/>
          <w:lang w:val="en-US"/>
        </w:rPr>
        <w:t xml:space="preserve">                                                  </w:t>
      </w:r>
      <w:r>
        <w:rPr>
          <w:i/>
          <w:iCs/>
          <w:sz w:val="24"/>
          <w:lang w:val="en-US"/>
        </w:rPr>
        <w:t>Terminologia</w:t>
      </w:r>
    </w:p>
    <w:p>
      <w:pPr>
        <w:pStyle w:val="Normal1"/>
        <w:spacing w:lineRule="auto" w:line="240"/>
        <w:ind w:firstLine="709" w:end="0"/>
        <w:rPr>
          <w:i/>
          <w:i/>
          <w:iCs/>
          <w:sz w:val="24"/>
          <w:lang w:val="en-US"/>
        </w:rPr>
      </w:pPr>
      <w:r>
        <w:rPr>
          <w:i/>
          <w:iCs/>
          <w:sz w:val="24"/>
          <w:lang w:val="en-US"/>
        </w:rPr>
      </w:r>
    </w:p>
    <w:tbl>
      <w:tblPr>
        <w:tblW w:w="8730" w:type="dxa"/>
        <w:jc w:val="start"/>
        <w:tblInd w:w="531" w:type="dxa"/>
        <w:tblLayout w:type="fixed"/>
        <w:tblCellMar>
          <w:top w:w="0" w:type="dxa"/>
          <w:start w:w="108" w:type="dxa"/>
          <w:bottom w:w="0" w:type="dxa"/>
          <w:end w:w="108" w:type="dxa"/>
        </w:tblCellMar>
      </w:tblPr>
      <w:tblGrid>
        <w:gridCol w:w="3660"/>
        <w:gridCol w:w="5070"/>
      </w:tblGrid>
      <w:tr>
        <w:trPr>
          <w:trHeight w:val="2445" w:hRule="atLeast"/>
        </w:trPr>
        <w:tc>
          <w:tcPr>
            <w:tcW w:w="3660" w:type="dxa"/>
            <w:tcBorders/>
          </w:tcPr>
          <w:p>
            <w:pPr>
              <w:pStyle w:val="Normal1"/>
              <w:spacing w:lineRule="auto" w:line="240"/>
              <w:ind w:firstLine="709" w:end="0"/>
              <w:rPr>
                <w:b/>
                <w:bCs/>
                <w:sz w:val="24"/>
                <w:lang w:val="en-US"/>
              </w:rPr>
            </w:pPr>
            <w:r>
              <w:rPr>
                <w:b/>
                <w:bCs/>
                <w:sz w:val="24"/>
                <w:lang w:val="en-US"/>
              </w:rPr>
              <w:t>Numerales</w:t>
            </w:r>
          </w:p>
          <w:p>
            <w:pPr>
              <w:pStyle w:val="Normal1"/>
              <w:spacing w:lineRule="auto" w:line="240"/>
              <w:ind w:firstLine="709" w:end="0"/>
              <w:rPr>
                <w:b/>
                <w:bCs/>
                <w:sz w:val="24"/>
                <w:lang w:val="en-US"/>
              </w:rPr>
            </w:pPr>
            <w:r>
              <w:rPr>
                <w:b/>
                <w:bCs/>
                <w:sz w:val="24"/>
                <w:lang w:val="en-US"/>
              </w:rPr>
              <w:t>Cardinales</w:t>
            </w:r>
          </w:p>
          <w:p>
            <w:pPr>
              <w:pStyle w:val="Normal1"/>
              <w:spacing w:lineRule="auto" w:line="240"/>
              <w:ind w:firstLine="709" w:end="0"/>
              <w:rPr>
                <w:b/>
                <w:bCs/>
                <w:sz w:val="24"/>
                <w:lang w:val="en-US"/>
              </w:rPr>
            </w:pPr>
            <w:r>
              <w:rPr>
                <w:b/>
                <w:bCs/>
                <w:sz w:val="24"/>
                <w:lang w:val="en-US"/>
              </w:rPr>
              <w:t>Ordinales</w:t>
            </w:r>
          </w:p>
          <w:p>
            <w:pPr>
              <w:pStyle w:val="Normal1"/>
              <w:spacing w:lineRule="auto" w:line="240"/>
              <w:ind w:firstLine="709" w:end="0"/>
              <w:rPr>
                <w:b/>
                <w:bCs/>
                <w:sz w:val="24"/>
                <w:lang w:val="en-US"/>
              </w:rPr>
            </w:pPr>
            <w:r>
              <w:rPr>
                <w:b/>
                <w:bCs/>
                <w:sz w:val="24"/>
                <w:lang w:val="en-US"/>
              </w:rPr>
              <w:t>Enteros</w:t>
            </w:r>
          </w:p>
          <w:p>
            <w:pPr>
              <w:pStyle w:val="Normal1"/>
              <w:spacing w:lineRule="auto" w:line="240"/>
              <w:ind w:firstLine="709" w:end="0"/>
              <w:rPr>
                <w:b/>
                <w:bCs/>
                <w:sz w:val="24"/>
                <w:lang w:val="en-US"/>
              </w:rPr>
            </w:pPr>
            <w:r>
              <w:rPr>
                <w:b/>
                <w:bCs/>
                <w:sz w:val="24"/>
                <w:lang w:val="en-US"/>
              </w:rPr>
              <w:t>Quebrados, fraccionarios</w:t>
            </w:r>
          </w:p>
          <w:p>
            <w:pPr>
              <w:pStyle w:val="Normal1"/>
              <w:spacing w:lineRule="auto" w:line="240"/>
              <w:ind w:firstLine="709" w:end="0"/>
              <w:rPr>
                <w:b/>
                <w:bCs/>
                <w:sz w:val="24"/>
                <w:lang w:val="en-US"/>
              </w:rPr>
            </w:pPr>
            <w:r>
              <w:rPr>
                <w:b/>
                <w:bCs/>
                <w:sz w:val="24"/>
                <w:lang w:val="en-US"/>
              </w:rPr>
              <w:t>Quebrado, fracción</w:t>
            </w:r>
          </w:p>
          <w:p>
            <w:pPr>
              <w:pStyle w:val="Normal1"/>
              <w:spacing w:lineRule="auto" w:line="240"/>
              <w:ind w:firstLine="709" w:end="0"/>
              <w:rPr>
                <w:b/>
                <w:bCs/>
                <w:sz w:val="24"/>
                <w:lang w:val="en-US"/>
              </w:rPr>
            </w:pPr>
            <w:r>
              <w:rPr>
                <w:b/>
                <w:bCs/>
                <w:sz w:val="24"/>
                <w:lang w:val="en-US"/>
              </w:rPr>
              <w:t>Quebrados decimales</w:t>
            </w:r>
          </w:p>
          <w:p>
            <w:pPr>
              <w:pStyle w:val="Normal1"/>
              <w:ind w:firstLine="709" w:end="0"/>
              <w:rPr/>
            </w:pPr>
            <w:r>
              <w:rPr>
                <w:b/>
                <w:bCs/>
                <w:sz w:val="24"/>
                <w:lang w:val="en-US"/>
              </w:rPr>
              <w:t>Multiples</w:t>
            </w:r>
            <w:r>
              <w:rPr>
                <w:b/>
                <w:bCs/>
                <w:sz w:val="24"/>
              </w:rPr>
              <w:t xml:space="preserve"> (</w:t>
            </w:r>
            <w:r>
              <w:rPr>
                <w:b/>
                <w:bCs/>
                <w:sz w:val="24"/>
                <w:lang w:val="en-US"/>
              </w:rPr>
              <w:t>proporcionales</w:t>
            </w:r>
            <w:r>
              <w:rPr>
                <w:b/>
                <w:bCs/>
                <w:sz w:val="24"/>
              </w:rPr>
              <w:t>)</w:t>
            </w:r>
          </w:p>
        </w:tc>
        <w:tc>
          <w:tcPr>
            <w:tcW w:w="5070" w:type="dxa"/>
            <w:tcBorders/>
          </w:tcPr>
          <w:p>
            <w:pPr>
              <w:pStyle w:val="Normal1"/>
              <w:spacing w:lineRule="auto" w:line="240"/>
              <w:rPr>
                <w:sz w:val="24"/>
              </w:rPr>
            </w:pPr>
            <w:r>
              <w:rPr>
                <w:sz w:val="24"/>
              </w:rPr>
              <w:t xml:space="preserve">— </w:t>
            </w:r>
            <w:r>
              <w:rPr>
                <w:sz w:val="24"/>
              </w:rPr>
              <w:t>числительные</w:t>
            </w:r>
          </w:p>
          <w:p>
            <w:pPr>
              <w:pStyle w:val="Normal1"/>
              <w:spacing w:lineRule="auto" w:line="240"/>
              <w:rPr>
                <w:sz w:val="24"/>
              </w:rPr>
            </w:pPr>
            <w:r>
              <w:rPr>
                <w:sz w:val="24"/>
              </w:rPr>
              <w:t xml:space="preserve">— </w:t>
            </w:r>
            <w:r>
              <w:rPr>
                <w:sz w:val="24"/>
              </w:rPr>
              <w:t>количественные</w:t>
            </w:r>
          </w:p>
          <w:p>
            <w:pPr>
              <w:pStyle w:val="Normal1"/>
              <w:spacing w:lineRule="auto" w:line="240"/>
              <w:rPr>
                <w:sz w:val="24"/>
              </w:rPr>
            </w:pPr>
            <w:r>
              <w:rPr>
                <w:sz w:val="24"/>
              </w:rPr>
              <w:t xml:space="preserve">— </w:t>
            </w:r>
            <w:r>
              <w:rPr>
                <w:sz w:val="24"/>
              </w:rPr>
              <w:t>порядковые</w:t>
            </w:r>
          </w:p>
          <w:p>
            <w:pPr>
              <w:pStyle w:val="Normal1"/>
              <w:spacing w:lineRule="auto" w:line="240"/>
              <w:rPr>
                <w:sz w:val="24"/>
              </w:rPr>
            </w:pPr>
            <w:r>
              <w:rPr>
                <w:sz w:val="24"/>
              </w:rPr>
              <w:t xml:space="preserve">— </w:t>
            </w:r>
            <w:r>
              <w:rPr>
                <w:sz w:val="24"/>
              </w:rPr>
              <w:t>целые</w:t>
            </w:r>
          </w:p>
          <w:p>
            <w:pPr>
              <w:pStyle w:val="Normal1"/>
              <w:spacing w:lineRule="auto" w:line="240"/>
              <w:rPr>
                <w:sz w:val="24"/>
              </w:rPr>
            </w:pPr>
            <w:r>
              <w:rPr>
                <w:sz w:val="24"/>
              </w:rPr>
              <w:t xml:space="preserve">— </w:t>
            </w:r>
            <w:r>
              <w:rPr>
                <w:sz w:val="24"/>
              </w:rPr>
              <w:t xml:space="preserve">дробные                  </w:t>
            </w:r>
          </w:p>
          <w:p>
            <w:pPr>
              <w:pStyle w:val="Normal1"/>
              <w:spacing w:lineRule="auto" w:line="240"/>
              <w:rPr>
                <w:sz w:val="24"/>
              </w:rPr>
            </w:pPr>
            <w:r>
              <w:rPr>
                <w:sz w:val="24"/>
              </w:rPr>
              <w:t xml:space="preserve">— </w:t>
            </w:r>
            <w:r>
              <w:rPr>
                <w:sz w:val="24"/>
              </w:rPr>
              <w:t>дробь</w:t>
            </w:r>
          </w:p>
          <w:p>
            <w:pPr>
              <w:pStyle w:val="Normal1"/>
              <w:spacing w:lineRule="auto" w:line="240"/>
              <w:rPr>
                <w:sz w:val="24"/>
              </w:rPr>
            </w:pPr>
            <w:r>
              <w:rPr>
                <w:sz w:val="24"/>
              </w:rPr>
              <w:t xml:space="preserve">— </w:t>
            </w:r>
            <w:r>
              <w:rPr>
                <w:sz w:val="24"/>
              </w:rPr>
              <w:t>десятичные дроби</w:t>
            </w:r>
          </w:p>
          <w:p>
            <w:pPr>
              <w:pStyle w:val="Normal1"/>
              <w:rPr>
                <w:sz w:val="24"/>
              </w:rPr>
            </w:pPr>
            <w:r>
              <w:rPr>
                <w:sz w:val="24"/>
              </w:rPr>
              <w:t xml:space="preserve">— </w:t>
            </w:r>
            <w:r>
              <w:rPr>
                <w:sz w:val="24"/>
              </w:rPr>
              <w:t>множительные (кратные)</w:t>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испанском языке числительные делятся на следующие группы: </w:t>
      </w:r>
      <w:r>
        <w:rPr>
          <w:spacing w:val="20"/>
          <w:sz w:val="24"/>
        </w:rPr>
        <w:t>количественные, порядковые, дробные и множи</w:t>
        <w:softHyphen/>
        <w:t>тельные (кратные).</w:t>
      </w:r>
    </w:p>
    <w:p>
      <w:pPr>
        <w:pStyle w:val="Normal1"/>
        <w:spacing w:lineRule="auto" w:line="240"/>
        <w:ind w:firstLine="284" w:end="0"/>
        <w:rPr>
          <w:spacing w:val="20"/>
          <w:sz w:val="24"/>
        </w:rPr>
      </w:pPr>
      <w:r>
        <w:rPr>
          <w:spacing w:val="20"/>
          <w:sz w:val="24"/>
        </w:rPr>
      </w:r>
    </w:p>
    <w:p>
      <w:pPr>
        <w:pStyle w:val="Heading3"/>
        <w:ind w:hanging="0" w:start="0"/>
        <w:rPr/>
      </w:pPr>
      <w:bookmarkStart w:id="32" w:name="__RefHeading___Toc1886022"/>
      <w:bookmarkEnd w:id="32"/>
      <w:r>
        <w:rPr/>
        <w:t>§ 22. Количественные числительные</w:t>
      </w:r>
    </w:p>
    <w:p>
      <w:pPr>
        <w:pStyle w:val="Normal"/>
        <w:rPr/>
      </w:pPr>
      <w:r>
        <w:rPr/>
      </w:r>
    </w:p>
    <w:p>
      <w:pPr>
        <w:pStyle w:val="Normal1"/>
        <w:spacing w:lineRule="auto" w:line="240"/>
        <w:ind w:firstLine="284" w:end="0"/>
        <w:jc w:val="center"/>
        <w:rPr>
          <w:i/>
          <w:i/>
          <w:sz w:val="24"/>
        </w:rPr>
      </w:pPr>
      <w:r>
        <w:rPr>
          <w:i/>
          <w:sz w:val="24"/>
        </w:rPr>
        <w:t>Таблица количественных числительных</w:t>
      </w:r>
    </w:p>
    <w:p>
      <w:pPr>
        <w:pStyle w:val="Normal1"/>
        <w:spacing w:lineRule="auto" w:line="240"/>
        <w:ind w:firstLine="284" w:end="0"/>
        <w:rPr/>
      </w:pPr>
      <w:r>
        <w:rPr>
          <w:sz w:val="24"/>
        </w:rPr>
        <w:t xml:space="preserve"> </w:t>
      </w:r>
      <w:r>
        <w:rPr>
          <w:sz w:val="24"/>
          <w:lang w:val="en-US"/>
        </w:rPr>
        <w:t xml:space="preserve">0 — </w:t>
      </w:r>
      <w:r>
        <w:rPr>
          <w:sz w:val="24"/>
        </w:rPr>
        <w:t>се</w:t>
      </w:r>
      <w:r>
        <w:rPr>
          <w:sz w:val="24"/>
          <w:lang w:val="en-US"/>
        </w:rPr>
        <w:t>r</w:t>
      </w:r>
      <w:r>
        <w:rPr>
          <w:sz w:val="24"/>
        </w:rPr>
        <w:t>о</w:t>
      </w:r>
      <w:r>
        <w:rPr>
          <w:sz w:val="24"/>
          <w:lang w:val="en-US"/>
        </w:rPr>
        <w:t xml:space="preserve">                         8 — ocho</w:t>
      </w:r>
    </w:p>
    <w:p>
      <w:pPr>
        <w:pStyle w:val="Normal1"/>
        <w:spacing w:lineRule="auto" w:line="240"/>
        <w:ind w:firstLine="284" w:end="0"/>
        <w:rPr>
          <w:sz w:val="24"/>
          <w:lang w:val="en-US"/>
        </w:rPr>
      </w:pPr>
      <w:r>
        <w:rPr>
          <w:sz w:val="24"/>
          <w:lang w:val="en-US"/>
        </w:rPr>
        <w:t xml:space="preserve"> </w:t>
      </w:r>
      <w:r>
        <w:rPr>
          <w:sz w:val="24"/>
          <w:lang w:val="en-US"/>
        </w:rPr>
        <w:t>1 — uno,(un,una)           9 — nueve</w:t>
      </w:r>
    </w:p>
    <w:p>
      <w:pPr>
        <w:pStyle w:val="Normal1"/>
        <w:spacing w:lineRule="auto" w:line="240"/>
        <w:ind w:firstLine="284" w:end="0"/>
        <w:rPr>
          <w:sz w:val="24"/>
          <w:lang w:val="en-US"/>
        </w:rPr>
      </w:pPr>
      <w:r>
        <w:rPr>
          <w:sz w:val="24"/>
          <w:lang w:val="en-US"/>
        </w:rPr>
        <w:t xml:space="preserve"> </w:t>
      </w:r>
      <w:r>
        <w:rPr>
          <w:sz w:val="24"/>
          <w:lang w:val="en-US"/>
        </w:rPr>
        <w:t>2 — dos                         10 — diez</w:t>
      </w:r>
    </w:p>
    <w:p>
      <w:pPr>
        <w:pStyle w:val="Normal1"/>
        <w:spacing w:lineRule="auto" w:line="240"/>
        <w:ind w:firstLine="284" w:end="0"/>
        <w:rPr>
          <w:sz w:val="24"/>
          <w:lang w:val="en-US"/>
        </w:rPr>
      </w:pPr>
      <w:r>
        <w:rPr>
          <w:sz w:val="24"/>
          <w:lang w:val="en-US"/>
        </w:rPr>
        <w:t xml:space="preserve"> </w:t>
      </w:r>
      <w:r>
        <w:rPr>
          <w:sz w:val="24"/>
          <w:lang w:val="en-US"/>
        </w:rPr>
        <w:t xml:space="preserve">3 — tres                         11 — once </w:t>
      </w:r>
    </w:p>
    <w:p>
      <w:pPr>
        <w:pStyle w:val="Normal1"/>
        <w:spacing w:lineRule="auto" w:line="240"/>
        <w:ind w:firstLine="284" w:end="0"/>
        <w:rPr>
          <w:sz w:val="24"/>
          <w:lang w:val="en-US"/>
        </w:rPr>
      </w:pPr>
      <w:r>
        <w:rPr>
          <w:sz w:val="24"/>
          <w:lang w:val="en-US"/>
        </w:rPr>
        <w:t xml:space="preserve"> </w:t>
      </w:r>
      <w:r>
        <w:rPr>
          <w:sz w:val="24"/>
          <w:lang w:val="en-US"/>
        </w:rPr>
        <w:t>4 — cuatro                     12 — doce</w:t>
      </w:r>
    </w:p>
    <w:p>
      <w:pPr>
        <w:pStyle w:val="Normal1"/>
        <w:spacing w:lineRule="auto" w:line="240"/>
        <w:ind w:firstLine="284" w:end="0"/>
        <w:rPr>
          <w:sz w:val="24"/>
          <w:lang w:val="en-US"/>
        </w:rPr>
      </w:pPr>
      <w:r>
        <w:rPr>
          <w:sz w:val="24"/>
          <w:lang w:val="en-US"/>
        </w:rPr>
        <w:t xml:space="preserve"> </w:t>
      </w:r>
      <w:r>
        <w:rPr>
          <w:sz w:val="24"/>
          <w:lang w:val="en-US"/>
        </w:rPr>
        <w:t>5 — cinco                      13 — trece</w:t>
      </w:r>
    </w:p>
    <w:p>
      <w:pPr>
        <w:pStyle w:val="Normal1"/>
        <w:spacing w:lineRule="auto" w:line="240"/>
        <w:ind w:firstLine="284" w:end="0"/>
        <w:rPr>
          <w:sz w:val="24"/>
          <w:lang w:val="en-US"/>
        </w:rPr>
      </w:pPr>
      <w:r>
        <w:rPr>
          <w:sz w:val="24"/>
          <w:lang w:val="en-US"/>
        </w:rPr>
        <w:t xml:space="preserve"> </w:t>
      </w:r>
      <w:r>
        <w:rPr>
          <w:sz w:val="24"/>
          <w:lang w:val="en-US"/>
        </w:rPr>
        <w:t>6 — seis                         14 — catorce</w:t>
      </w:r>
    </w:p>
    <w:p>
      <w:pPr>
        <w:pStyle w:val="Normal1"/>
        <w:spacing w:lineRule="auto" w:line="240"/>
        <w:ind w:firstLine="284" w:end="0"/>
        <w:rPr>
          <w:sz w:val="24"/>
          <w:lang w:val="en-US"/>
        </w:rPr>
      </w:pPr>
      <w:r>
        <w:rPr>
          <w:sz w:val="24"/>
          <w:lang w:val="en-US"/>
        </w:rPr>
        <w:t xml:space="preserve"> </w:t>
      </w:r>
      <w:r>
        <w:rPr>
          <w:sz w:val="24"/>
          <w:lang w:val="en-US"/>
        </w:rPr>
        <w:t>7 — siete                        15 — quince</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 </w:t>
      </w:r>
      <w:r>
        <w:rPr>
          <w:sz w:val="24"/>
          <w:lang w:val="en-US"/>
        </w:rPr>
        <w:t xml:space="preserve">16 — dieciséis        </w:t>
      </w:r>
      <w:r>
        <w:rPr>
          <w:sz w:val="24"/>
        </w:rPr>
        <w:t>или</w:t>
      </w:r>
      <w:r>
        <w:rPr>
          <w:sz w:val="24"/>
          <w:lang w:val="en-US"/>
        </w:rPr>
        <w:t xml:space="preserve">     diez y seis </w:t>
      </w:r>
    </w:p>
    <w:p>
      <w:pPr>
        <w:pStyle w:val="Normal1"/>
        <w:spacing w:lineRule="auto" w:line="240"/>
        <w:ind w:firstLine="284" w:end="0"/>
        <w:rPr/>
      </w:pPr>
      <w:r>
        <w:rPr>
          <w:sz w:val="24"/>
          <w:lang w:val="en-US"/>
        </w:rPr>
        <w:t xml:space="preserve"> </w:t>
      </w:r>
      <w:r>
        <w:rPr>
          <w:sz w:val="24"/>
          <w:lang w:val="en-US"/>
        </w:rPr>
        <w:t xml:space="preserve">17 — diecisiete       </w:t>
      </w:r>
      <w:r>
        <w:rPr>
          <w:sz w:val="24"/>
        </w:rPr>
        <w:t>или</w:t>
      </w:r>
      <w:r>
        <w:rPr>
          <w:sz w:val="24"/>
          <w:lang w:val="en-US"/>
        </w:rPr>
        <w:t xml:space="preserve">     diez y siete</w:t>
      </w:r>
    </w:p>
    <w:p>
      <w:pPr>
        <w:pStyle w:val="Normal1"/>
        <w:spacing w:lineRule="auto" w:line="240"/>
        <w:ind w:firstLine="284" w:end="0"/>
        <w:rPr/>
      </w:pPr>
      <w:r>
        <w:rPr>
          <w:sz w:val="24"/>
          <w:lang w:val="en-US"/>
        </w:rPr>
        <w:t xml:space="preserve"> </w:t>
      </w:r>
      <w:r>
        <w:rPr>
          <w:sz w:val="24"/>
          <w:lang w:val="en-US"/>
        </w:rPr>
        <w:t xml:space="preserve">18 — dieciocho      </w:t>
      </w:r>
      <w:r>
        <w:rPr>
          <w:sz w:val="24"/>
        </w:rPr>
        <w:t>или</w:t>
      </w:r>
      <w:r>
        <w:rPr>
          <w:sz w:val="24"/>
          <w:lang w:val="en-US"/>
        </w:rPr>
        <w:t xml:space="preserve">     diez y ocho</w:t>
      </w:r>
    </w:p>
    <w:p>
      <w:pPr>
        <w:pStyle w:val="Normal1"/>
        <w:spacing w:lineRule="auto" w:line="240"/>
        <w:ind w:firstLine="284" w:end="0"/>
        <w:rPr/>
      </w:pPr>
      <w:r>
        <w:rPr>
          <w:sz w:val="24"/>
          <w:lang w:val="en-US"/>
        </w:rPr>
        <w:t xml:space="preserve"> </w:t>
      </w:r>
      <w:r>
        <w:rPr>
          <w:sz w:val="24"/>
          <w:lang w:val="en-US"/>
        </w:rPr>
        <w:t xml:space="preserve">19 — diecinueve    </w:t>
      </w:r>
      <w:r>
        <w:rPr>
          <w:sz w:val="24"/>
        </w:rPr>
        <w:t>или</w:t>
      </w:r>
      <w:r>
        <w:rPr>
          <w:sz w:val="24"/>
          <w:lang w:val="en-US"/>
        </w:rPr>
        <w:t xml:space="preserve">     diez y nueve </w:t>
      </w:r>
    </w:p>
    <w:p>
      <w:pPr>
        <w:pStyle w:val="Normal1"/>
        <w:spacing w:lineRule="auto" w:line="240"/>
        <w:ind w:firstLine="284" w:end="0"/>
        <w:rPr>
          <w:sz w:val="24"/>
          <w:lang w:val="en-US"/>
        </w:rPr>
      </w:pPr>
      <w:r>
        <w:rPr>
          <w:sz w:val="24"/>
          <w:lang w:val="en-US"/>
        </w:rPr>
        <w:t xml:space="preserve"> </w:t>
      </w:r>
      <w:r>
        <w:rPr>
          <w:sz w:val="24"/>
          <w:lang w:val="en-US"/>
        </w:rPr>
        <w:t>20 — veinte</w:t>
      </w:r>
    </w:p>
    <w:p>
      <w:pPr>
        <w:pStyle w:val="Normal1"/>
        <w:spacing w:lineRule="auto" w:line="240"/>
        <w:ind w:firstLine="284" w:end="0"/>
        <w:rPr/>
      </w:pPr>
      <w:r>
        <w:rPr>
          <w:sz w:val="24"/>
          <w:lang w:val="en-US"/>
        </w:rPr>
        <w:t xml:space="preserve"> </w:t>
      </w:r>
      <w:r>
        <w:rPr>
          <w:sz w:val="24"/>
          <w:lang w:val="en-US"/>
        </w:rPr>
        <w:t xml:space="preserve">21 — veintiuno      </w:t>
      </w:r>
      <w:r>
        <w:rPr>
          <w:sz w:val="24"/>
        </w:rPr>
        <w:t>или</w:t>
      </w:r>
      <w:r>
        <w:rPr>
          <w:sz w:val="24"/>
          <w:lang w:val="en-US"/>
        </w:rPr>
        <w:t xml:space="preserve">     veinte </w:t>
      </w:r>
      <w:r>
        <w:rPr>
          <w:sz w:val="24"/>
        </w:rPr>
        <w:t>у</w:t>
      </w:r>
      <w:r>
        <w:rPr>
          <w:sz w:val="24"/>
          <w:lang w:val="en-US"/>
        </w:rPr>
        <w:t xml:space="preserve"> uno</w:t>
      </w:r>
    </w:p>
    <w:p>
      <w:pPr>
        <w:pStyle w:val="Normal1"/>
        <w:spacing w:lineRule="auto" w:line="240"/>
        <w:ind w:firstLine="284" w:end="0"/>
        <w:rPr/>
      </w:pPr>
      <w:r>
        <w:rPr>
          <w:sz w:val="24"/>
          <w:lang w:val="en-US"/>
        </w:rPr>
        <w:t xml:space="preserve"> </w:t>
      </w:r>
      <w:r>
        <w:rPr>
          <w:sz w:val="24"/>
          <w:lang w:val="en-US"/>
        </w:rPr>
        <w:t xml:space="preserve">22 — veintidós      </w:t>
      </w:r>
      <w:r>
        <w:rPr>
          <w:sz w:val="24"/>
        </w:rPr>
        <w:t>или</w:t>
      </w:r>
      <w:r>
        <w:rPr>
          <w:sz w:val="24"/>
          <w:lang w:val="en-US"/>
        </w:rPr>
        <w:t xml:space="preserve">     veinte </w:t>
      </w:r>
      <w:r>
        <w:rPr>
          <w:sz w:val="24"/>
        </w:rPr>
        <w:t>у</w:t>
      </w:r>
      <w:r>
        <w:rPr>
          <w:sz w:val="24"/>
          <w:lang w:val="en-US"/>
        </w:rPr>
        <w:t xml:space="preserve"> dos</w:t>
      </w:r>
    </w:p>
    <w:p>
      <w:pPr>
        <w:pStyle w:val="Normal1"/>
        <w:spacing w:lineRule="auto" w:line="240"/>
        <w:ind w:firstLine="284" w:end="0"/>
        <w:rPr/>
      </w:pPr>
      <w:r>
        <w:rPr>
          <w:sz w:val="24"/>
          <w:lang w:val="en-US"/>
        </w:rPr>
        <w:t xml:space="preserve"> </w:t>
      </w:r>
      <w:r>
        <w:rPr>
          <w:sz w:val="24"/>
          <w:lang w:val="en-US"/>
        </w:rPr>
        <w:t xml:space="preserve">23 — veintitrés      </w:t>
      </w:r>
      <w:r>
        <w:rPr>
          <w:sz w:val="24"/>
        </w:rPr>
        <w:t>или</w:t>
      </w:r>
      <w:r>
        <w:rPr>
          <w:sz w:val="24"/>
          <w:lang w:val="en-US"/>
        </w:rPr>
        <w:t xml:space="preserve">     veinte </w:t>
      </w:r>
      <w:r>
        <w:rPr>
          <w:sz w:val="24"/>
        </w:rPr>
        <w:t>у</w:t>
      </w:r>
      <w:r>
        <w:rPr>
          <w:sz w:val="24"/>
          <w:lang w:val="en-US"/>
        </w:rPr>
        <w:t xml:space="preserve"> tres</w:t>
      </w:r>
    </w:p>
    <w:p>
      <w:pPr>
        <w:pStyle w:val="Normal1"/>
        <w:spacing w:lineRule="auto" w:line="240"/>
        <w:ind w:firstLine="284" w:end="0"/>
        <w:rPr/>
      </w:pPr>
      <w:r>
        <w:rPr>
          <w:sz w:val="24"/>
          <w:lang w:val="en-US"/>
        </w:rPr>
        <w:t xml:space="preserve"> </w:t>
      </w:r>
      <w:r>
        <w:rPr>
          <w:sz w:val="24"/>
          <w:lang w:val="en-US"/>
        </w:rPr>
        <w:t xml:space="preserve">24 — veinticuatro  </w:t>
      </w:r>
      <w:r>
        <w:rPr>
          <w:sz w:val="24"/>
        </w:rPr>
        <w:t>или</w:t>
      </w:r>
      <w:r>
        <w:rPr>
          <w:sz w:val="24"/>
          <w:lang w:val="en-US"/>
        </w:rPr>
        <w:t xml:space="preserve">     veinte </w:t>
      </w:r>
      <w:r>
        <w:rPr>
          <w:sz w:val="24"/>
        </w:rPr>
        <w:t>у</w:t>
      </w:r>
      <w:r>
        <w:rPr>
          <w:sz w:val="24"/>
          <w:lang w:val="en-US"/>
        </w:rPr>
        <w:t xml:space="preserve"> cuatro </w:t>
      </w: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spacing w:lineRule="auto" w:line="240"/>
        <w:ind w:firstLine="284" w:end="0"/>
        <w:rPr/>
      </w:pPr>
      <w:r>
        <w:rPr>
          <w:sz w:val="24"/>
          <w:lang w:val="en-US"/>
        </w:rPr>
        <w:t xml:space="preserve"> </w:t>
      </w:r>
      <w:r>
        <w:rPr>
          <w:sz w:val="24"/>
          <w:lang w:val="en-US"/>
        </w:rPr>
        <w:t xml:space="preserve">30 — treinta                          50 — cincuenta </w:t>
      </w:r>
    </w:p>
    <w:p>
      <w:pPr>
        <w:pStyle w:val="Normal1"/>
        <w:spacing w:lineRule="auto" w:line="240"/>
        <w:ind w:firstLine="284" w:end="0"/>
        <w:rPr/>
      </w:pPr>
      <w:r>
        <w:rPr>
          <w:sz w:val="24"/>
          <w:lang w:val="en-US"/>
        </w:rPr>
        <w:t xml:space="preserve"> </w:t>
      </w:r>
      <w:r>
        <w:rPr>
          <w:sz w:val="24"/>
          <w:lang w:val="en-US"/>
        </w:rPr>
        <w:t xml:space="preserve">31 — treinta </w:t>
      </w:r>
      <w:r>
        <w:rPr>
          <w:sz w:val="24"/>
        </w:rPr>
        <w:t>у</w:t>
      </w:r>
      <w:r>
        <w:rPr>
          <w:sz w:val="24"/>
          <w:lang w:val="en-US"/>
        </w:rPr>
        <w:t xml:space="preserve"> uno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60 — sesenta </w:t>
      </w:r>
    </w:p>
    <w:p>
      <w:pPr>
        <w:pStyle w:val="Normal1"/>
        <w:spacing w:lineRule="auto" w:line="240"/>
        <w:ind w:firstLine="284" w:end="0"/>
        <w:rPr>
          <w:sz w:val="24"/>
          <w:lang w:val="en-US"/>
        </w:rPr>
      </w:pPr>
      <w:r>
        <w:rPr>
          <w:sz w:val="24"/>
          <w:lang w:val="en-US"/>
        </w:rPr>
        <w:t xml:space="preserve"> </w:t>
      </w:r>
      <w:r>
        <w:rPr>
          <w:sz w:val="24"/>
          <w:lang w:val="en-US"/>
        </w:rPr>
        <w:t xml:space="preserve">40 — cuarenta                       70 — setenta </w:t>
      </w:r>
    </w:p>
    <w:p>
      <w:pPr>
        <w:pStyle w:val="Normal1"/>
        <w:spacing w:lineRule="auto" w:line="240"/>
        <w:ind w:firstLine="284" w:end="0"/>
        <w:rPr/>
      </w:pPr>
      <w:r>
        <w:rPr>
          <w:sz w:val="24"/>
          <w:lang w:val="en-US"/>
        </w:rPr>
        <w:t xml:space="preserve"> </w:t>
      </w:r>
      <w:r>
        <w:rPr>
          <w:sz w:val="24"/>
          <w:lang w:val="en-US"/>
        </w:rPr>
        <w:t xml:space="preserve">41 — cuarenta </w:t>
      </w:r>
      <w:r>
        <w:rPr>
          <w:sz w:val="24"/>
        </w:rPr>
        <w:t>у</w:t>
      </w:r>
      <w:r>
        <w:rPr>
          <w:sz w:val="24"/>
          <w:lang w:val="en-US"/>
        </w:rPr>
        <w:t xml:space="preserve"> uno </w:t>
      </w:r>
      <w:r>
        <w:rPr>
          <w:sz w:val="24"/>
        </w:rPr>
        <w:t>и</w:t>
      </w:r>
      <w:r>
        <w:rPr>
          <w:sz w:val="24"/>
          <w:lang w:val="en-US"/>
        </w:rPr>
        <w:t xml:space="preserve"> </w:t>
      </w:r>
      <w:r>
        <w:rPr>
          <w:sz w:val="24"/>
        </w:rPr>
        <w:t>т</w:t>
      </w:r>
      <w:r>
        <w:rPr>
          <w:sz w:val="24"/>
          <w:lang w:val="en-US"/>
        </w:rPr>
        <w:t>.</w:t>
      </w:r>
      <w:r>
        <w:rPr>
          <w:sz w:val="24"/>
        </w:rPr>
        <w:t>д</w:t>
      </w:r>
      <w:r>
        <w:rPr>
          <w:sz w:val="24"/>
          <w:lang w:val="en-US"/>
        </w:rPr>
        <w:t>.   80 — ochenta</w:t>
      </w:r>
    </w:p>
    <w:p>
      <w:pPr>
        <w:pStyle w:val="Normal1"/>
        <w:spacing w:lineRule="auto" w:line="240"/>
        <w:rPr>
          <w:sz w:val="24"/>
          <w:lang w:val="en-US"/>
        </w:rPr>
      </w:pPr>
      <w:r>
        <w:rPr>
          <w:sz w:val="24"/>
          <w:lang w:val="en-US"/>
        </w:rPr>
        <w:t xml:space="preserve">      </w:t>
      </w:r>
      <w:r>
        <w:rPr>
          <w:sz w:val="24"/>
          <w:lang w:val="en-US"/>
        </w:rPr>
        <w:t>90 — noventa                     400 — cuatrocientos, -as</w:t>
      </w:r>
    </w:p>
    <w:p>
      <w:pPr>
        <w:pStyle w:val="Normal1"/>
        <w:spacing w:lineRule="auto" w:line="240"/>
        <w:ind w:firstLine="284" w:end="0"/>
        <w:rPr/>
      </w:pPr>
      <w:r>
        <w:rPr>
          <w:sz w:val="24"/>
          <w:lang w:val="en-US"/>
        </w:rPr>
        <w:t>100 — cien, ciento              500 — quinientos, -as</w:t>
      </w:r>
    </w:p>
    <w:p>
      <w:pPr>
        <w:pStyle w:val="Normal1"/>
        <w:spacing w:lineRule="auto" w:line="240"/>
        <w:ind w:firstLine="284" w:end="0"/>
        <w:rPr>
          <w:sz w:val="24"/>
          <w:lang w:val="en-US"/>
        </w:rPr>
      </w:pPr>
      <w:r>
        <w:rPr>
          <w:sz w:val="24"/>
          <w:lang w:val="en-US"/>
        </w:rPr>
        <w:t xml:space="preserve">101 — ciento uno                600 — seiscientos, -as </w:t>
      </w:r>
    </w:p>
    <w:p>
      <w:pPr>
        <w:pStyle w:val="Normal1"/>
        <w:spacing w:lineRule="auto" w:line="240"/>
        <w:ind w:firstLine="284" w:end="0"/>
        <w:rPr>
          <w:sz w:val="24"/>
          <w:lang w:val="en-US"/>
        </w:rPr>
      </w:pPr>
      <w:r>
        <w:rPr>
          <w:sz w:val="24"/>
          <w:lang w:val="en-US"/>
        </w:rPr>
        <w:t xml:space="preserve">200 — doscientos, -as         700 — setecientos, -as </w:t>
      </w:r>
    </w:p>
    <w:p>
      <w:pPr>
        <w:pStyle w:val="Normal1"/>
        <w:spacing w:lineRule="auto" w:line="240"/>
        <w:ind w:firstLine="284" w:end="0"/>
        <w:rPr>
          <w:sz w:val="24"/>
          <w:lang w:val="en-US"/>
        </w:rPr>
      </w:pPr>
      <w:r>
        <w:rPr>
          <w:sz w:val="24"/>
          <w:lang w:val="en-US"/>
        </w:rPr>
        <w:t>300 — trescientos,-a            800 — ochocientos, -as</w:t>
      </w:r>
    </w:p>
    <w:p>
      <w:pPr>
        <w:pStyle w:val="Normal1"/>
        <w:spacing w:lineRule="auto" w:line="240"/>
        <w:ind w:firstLine="284" w:end="0"/>
        <w:rPr>
          <w:sz w:val="24"/>
          <w:lang w:val="en-US"/>
        </w:rPr>
      </w:pPr>
      <w:r>
        <w:rPr>
          <w:sz w:val="24"/>
          <w:lang w:val="en-US"/>
        </w:rPr>
        <w:t xml:space="preserve">                                             </w:t>
      </w:r>
      <w:r>
        <w:rPr>
          <w:sz w:val="24"/>
          <w:lang w:val="en-US"/>
        </w:rPr>
        <w:t xml:space="preserve">900 — novecientos, -as      </w:t>
      </w:r>
    </w:p>
    <w:p>
      <w:pPr>
        <w:pStyle w:val="Normal1"/>
        <w:spacing w:lineRule="auto" w:line="240"/>
        <w:ind w:firstLine="284" w:end="0"/>
        <w:rPr>
          <w:sz w:val="24"/>
          <w:lang w:val="en-US"/>
        </w:rPr>
      </w:pPr>
      <w:r>
        <w:rPr>
          <w:sz w:val="24"/>
          <w:lang w:val="en-US"/>
        </w:rPr>
        <w:t>1000 — mil</w:t>
      </w:r>
    </w:p>
    <w:p>
      <w:pPr>
        <w:pStyle w:val="Normal1"/>
        <w:spacing w:lineRule="auto" w:line="240"/>
        <w:ind w:firstLine="284" w:end="0"/>
        <w:rPr/>
      </w:pPr>
      <w:r>
        <w:rPr>
          <w:sz w:val="24"/>
          <w:lang w:val="en-US"/>
        </w:rPr>
        <w:t xml:space="preserve">1116 — mil ciento diez </w:t>
      </w:r>
      <w:r>
        <w:rPr>
          <w:sz w:val="24"/>
        </w:rPr>
        <w:t>у</w:t>
      </w:r>
      <w:r>
        <w:rPr>
          <w:sz w:val="24"/>
          <w:lang w:val="en-US"/>
        </w:rPr>
        <w:t xml:space="preserve"> seis  </w:t>
      </w:r>
    </w:p>
    <w:p>
      <w:pPr>
        <w:pStyle w:val="Normal1"/>
        <w:spacing w:lineRule="auto" w:line="240"/>
        <w:ind w:firstLine="284" w:end="0"/>
        <w:rPr>
          <w:sz w:val="24"/>
          <w:lang w:val="en-US"/>
        </w:rPr>
      </w:pPr>
      <w:r>
        <w:rPr>
          <w:sz w:val="24"/>
          <w:lang w:val="en-US"/>
        </w:rPr>
        <w:t>2000 — dos mil</w:t>
      </w:r>
    </w:p>
    <w:p>
      <w:pPr>
        <w:pStyle w:val="Normal1"/>
        <w:spacing w:lineRule="auto" w:line="240"/>
        <w:ind w:firstLine="284" w:end="0"/>
        <w:rPr>
          <w:sz w:val="24"/>
          <w:lang w:val="en-US"/>
        </w:rPr>
      </w:pPr>
      <w:r>
        <w:rPr>
          <w:sz w:val="24"/>
          <w:lang w:val="en-US"/>
        </w:rPr>
        <w:t xml:space="preserve">2217 — dos mil doscientos diecisiete </w:t>
      </w:r>
    </w:p>
    <w:p>
      <w:pPr>
        <w:pStyle w:val="Normal1"/>
        <w:spacing w:lineRule="auto" w:line="240"/>
        <w:ind w:firstLine="284" w:end="0"/>
        <w:rPr/>
      </w:pPr>
      <w:r>
        <w:rPr>
          <w:sz w:val="24"/>
          <w:lang w:val="en-US"/>
        </w:rPr>
        <w:t xml:space="preserve">23358 — veintitrés mil trescientos cincuenta </w:t>
      </w:r>
      <w:r>
        <w:rPr>
          <w:sz w:val="24"/>
        </w:rPr>
        <w:t>у</w:t>
      </w:r>
      <w:r>
        <w:rPr>
          <w:sz w:val="24"/>
          <w:lang w:val="en-US"/>
        </w:rPr>
        <w:t xml:space="preserve"> ocho </w:t>
      </w:r>
    </w:p>
    <w:p>
      <w:pPr>
        <w:pStyle w:val="Normal1"/>
        <w:spacing w:lineRule="auto" w:line="240"/>
        <w:ind w:firstLine="284" w:end="0"/>
        <w:rPr>
          <w:sz w:val="24"/>
          <w:lang w:val="en-US"/>
        </w:rPr>
      </w:pPr>
      <w:r>
        <w:rPr>
          <w:sz w:val="24"/>
          <w:lang w:val="en-US"/>
        </w:rPr>
        <w:t xml:space="preserve">1000000 — un millón </w:t>
      </w:r>
    </w:p>
    <w:p>
      <w:pPr>
        <w:pStyle w:val="Normal1"/>
        <w:spacing w:lineRule="auto" w:line="240"/>
        <w:ind w:firstLine="284" w:end="0"/>
        <w:rPr>
          <w:sz w:val="24"/>
          <w:lang w:val="en-US"/>
        </w:rPr>
      </w:pPr>
      <w:r>
        <w:rPr>
          <w:sz w:val="24"/>
          <w:lang w:val="en-US"/>
        </w:rPr>
        <w:t>2000000 — dos millones</w:t>
      </w:r>
    </w:p>
    <w:p>
      <w:pPr>
        <w:pStyle w:val="Normal1"/>
        <w:spacing w:lineRule="auto" w:line="240"/>
        <w:ind w:firstLine="284" w:end="0"/>
        <w:rPr>
          <w:sz w:val="24"/>
          <w:lang w:val="en-US"/>
        </w:rPr>
      </w:pPr>
      <w:r>
        <w:rPr>
          <w:sz w:val="24"/>
          <w:lang w:val="en-US"/>
        </w:rPr>
        <w:t>1 000000000 — mil millones</w:t>
      </w:r>
    </w:p>
    <w:p>
      <w:pPr>
        <w:pStyle w:val="Normal1"/>
        <w:spacing w:lineRule="auto" w:line="240"/>
        <w:ind w:firstLine="284" w:end="0"/>
        <w:rPr>
          <w:sz w:val="24"/>
          <w:lang w:val="en-US"/>
        </w:rPr>
      </w:pPr>
      <w:r>
        <w:rPr>
          <w:sz w:val="24"/>
          <w:lang w:val="en-US"/>
        </w:rPr>
        <w:t>2 000 000 000 — dos mil millones</w:t>
      </w:r>
    </w:p>
    <w:p>
      <w:pPr>
        <w:pStyle w:val="Normal1"/>
        <w:spacing w:lineRule="auto" w:line="240"/>
        <w:ind w:firstLine="284" w:end="0"/>
        <w:rPr>
          <w:i/>
          <w:i/>
          <w:sz w:val="24"/>
          <w:lang w:val="en-US"/>
        </w:rPr>
      </w:pPr>
      <w:r>
        <w:rPr>
          <w:i/>
          <w:sz w:val="24"/>
          <w:lang w:val="en-US"/>
        </w:rPr>
      </w:r>
    </w:p>
    <w:p>
      <w:pPr>
        <w:pStyle w:val="Normal1"/>
        <w:spacing w:lineRule="auto" w:line="240"/>
        <w:ind w:firstLine="284" w:end="0"/>
        <w:rPr/>
      </w:pPr>
      <w:r>
        <w:rPr>
          <w:i/>
        </w:rPr>
        <w:t>Примечание.</w:t>
      </w:r>
      <w:r>
        <w:rPr/>
        <w:t xml:space="preserve"> В испанском языке разряды числительных отделяются пробелами (5 000 000) или точками (5.000.000).</w:t>
      </w:r>
    </w:p>
    <w:p>
      <w:pPr>
        <w:pStyle w:val="Normal1"/>
        <w:spacing w:lineRule="auto" w:line="240"/>
        <w:ind w:firstLine="284" w:end="0"/>
        <w:rPr/>
      </w:pPr>
      <w:r>
        <w:rPr/>
        <w:t>Иногда (главным образом в латиноамериканских текстах) встречаются написания, в которых разряды выделены запятыми (5,000,000). Это дань англоязычной традиции, осуждаемой Испанской Академией.</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1. Количественные числительные могут употребляться как с существительными, так и самостоятельно:</w:t>
      </w:r>
    </w:p>
    <w:p>
      <w:pPr>
        <w:pStyle w:val="Normal1"/>
        <w:spacing w:lineRule="auto" w:line="240"/>
        <w:ind w:firstLine="284" w:end="0"/>
        <w:rPr/>
      </w:pPr>
      <w:r>
        <w:rPr>
          <w:sz w:val="24"/>
          <w:lang w:val="en-US"/>
        </w:rPr>
        <w:t xml:space="preserve">Veo cinco árboles.                                                     </w:t>
      </w:r>
      <w:r>
        <w:rPr>
          <w:sz w:val="24"/>
        </w:rPr>
        <w:t xml:space="preserve">Я вижу пять деревьев. </w:t>
      </w:r>
    </w:p>
    <w:p>
      <w:pPr>
        <w:pStyle w:val="Normal1"/>
        <w:spacing w:lineRule="auto" w:line="240"/>
        <w:ind w:firstLine="284" w:end="0"/>
        <w:rPr/>
      </w:pPr>
      <w:r>
        <w:rPr>
          <w:sz w:val="24"/>
          <w:lang w:val="en-US"/>
        </w:rPr>
        <w:t xml:space="preserve">— </w:t>
      </w:r>
      <w:r>
        <w:rPr>
          <w:sz w:val="24"/>
          <w:lang w:val="en-US"/>
        </w:rPr>
        <w:t xml:space="preserve">¿Cuántas personas están aqui?                             </w:t>
      </w:r>
      <w:r>
        <w:rPr>
          <w:sz w:val="24"/>
        </w:rPr>
        <w:t xml:space="preserve">Сколько здесь человек? </w:t>
      </w:r>
    </w:p>
    <w:p>
      <w:pPr>
        <w:pStyle w:val="Normal1"/>
        <w:spacing w:lineRule="auto" w:line="240"/>
        <w:ind w:firstLine="284" w:end="0"/>
        <w:rPr/>
      </w:pPr>
      <w:r>
        <w:rPr>
          <w:sz w:val="24"/>
          <w:lang w:val="en-US"/>
        </w:rPr>
        <w:t xml:space="preserve">— </w:t>
      </w:r>
      <w:r>
        <w:rPr>
          <w:sz w:val="24"/>
          <w:lang w:val="en-US"/>
        </w:rPr>
        <w:t xml:space="preserve">Diez.                                                                     </w:t>
      </w:r>
      <w:r>
        <w:rPr>
          <w:sz w:val="24"/>
        </w:rPr>
        <w:t>Десять</w:t>
      </w:r>
      <w:r>
        <w:rPr>
          <w:sz w:val="24"/>
          <w:lang w:val="en-US"/>
        </w:rPr>
        <w:t xml:space="preserve">. </w:t>
      </w:r>
    </w:p>
    <w:p>
      <w:pPr>
        <w:pStyle w:val="Normal1"/>
        <w:spacing w:lineRule="auto" w:line="240"/>
        <w:ind w:firstLine="284" w:end="0"/>
        <w:rPr/>
      </w:pPr>
      <w:r>
        <w:rPr>
          <w:sz w:val="24"/>
          <w:lang w:val="en-US"/>
        </w:rPr>
        <w:t xml:space="preserve">Seis </w:t>
      </w:r>
      <w:r>
        <w:rPr>
          <w:sz w:val="24"/>
        </w:rPr>
        <w:t>у</w:t>
      </w:r>
      <w:r>
        <w:rPr>
          <w:sz w:val="24"/>
          <w:lang w:val="en-US"/>
        </w:rPr>
        <w:t xml:space="preserve"> tres son nueve.                                                </w:t>
      </w:r>
      <w:r>
        <w:rPr>
          <w:sz w:val="24"/>
        </w:rPr>
        <w:t>6+3=9</w:t>
      </w:r>
    </w:p>
    <w:p>
      <w:pPr>
        <w:pStyle w:val="Normal1"/>
        <w:spacing w:lineRule="auto" w:line="240"/>
        <w:ind w:firstLine="284" w:end="0"/>
        <w:rPr/>
      </w:pPr>
      <w:r>
        <w:rPr>
          <w:sz w:val="24"/>
        </w:rPr>
        <w:t xml:space="preserve">2. Числительные </w:t>
      </w:r>
      <w:r>
        <w:rPr>
          <w:b/>
          <w:sz w:val="24"/>
        </w:rPr>
        <w:t>uno</w:t>
      </w:r>
      <w:r>
        <w:rPr>
          <w:sz w:val="24"/>
        </w:rPr>
        <w:t xml:space="preserve"> (один), </w:t>
      </w:r>
      <w:r>
        <w:rPr>
          <w:sz w:val="24"/>
          <w:lang w:val="en-US"/>
        </w:rPr>
        <w:t>doscientos</w:t>
      </w:r>
      <w:r>
        <w:rPr>
          <w:sz w:val="24"/>
        </w:rPr>
        <w:t xml:space="preserve"> (200) и далее до 900 включительно имеют формы мужского и женского рода:</w:t>
      </w:r>
    </w:p>
    <w:p>
      <w:pPr>
        <w:pStyle w:val="Normal1"/>
        <w:spacing w:lineRule="auto" w:line="240"/>
        <w:rPr/>
      </w:pPr>
      <w:r>
        <w:rPr>
          <w:sz w:val="24"/>
        </w:rPr>
        <w:t xml:space="preserve">     </w:t>
      </w:r>
      <w:r>
        <w:rPr>
          <w:b/>
          <w:sz w:val="24"/>
          <w:lang w:val="en-US"/>
        </w:rPr>
        <w:t>Un</w:t>
      </w:r>
      <w:r>
        <w:rPr>
          <w:sz w:val="24"/>
        </w:rPr>
        <w:t xml:space="preserve"> — форма мужского рода, употребляемая при существительном</w:t>
      </w:r>
    </w:p>
    <w:p>
      <w:pPr>
        <w:pStyle w:val="Normal1"/>
        <w:spacing w:lineRule="auto" w:line="240"/>
        <w:ind w:firstLine="284" w:end="0"/>
        <w:rPr/>
      </w:pPr>
      <w:r>
        <w:rPr>
          <w:b/>
          <w:sz w:val="24"/>
          <w:lang w:val="en-US"/>
        </w:rPr>
        <w:t>U</w:t>
      </w:r>
      <w:r>
        <w:rPr>
          <w:b/>
          <w:sz w:val="24"/>
        </w:rPr>
        <w:t>no</w:t>
      </w:r>
      <w:r>
        <w:rPr>
          <w:sz w:val="24"/>
        </w:rPr>
        <w:t xml:space="preserve"> — форма мужского рода, употребляемая самостоятельно;</w:t>
      </w:r>
    </w:p>
    <w:p>
      <w:pPr>
        <w:pStyle w:val="Normal1"/>
        <w:spacing w:lineRule="auto" w:line="240"/>
        <w:ind w:firstLine="284" w:end="0"/>
        <w:rPr/>
      </w:pPr>
      <w:r>
        <w:rPr>
          <w:b/>
          <w:sz w:val="24"/>
          <w:lang w:val="en-US"/>
        </w:rPr>
        <w:t>Una</w:t>
      </w:r>
      <w:r>
        <w:rPr>
          <w:b/>
          <w:sz w:val="24"/>
        </w:rPr>
        <w:t xml:space="preserve"> </w:t>
      </w:r>
      <w:r>
        <w:rPr>
          <w:sz w:val="24"/>
        </w:rPr>
        <w:t>— форма женского рода, употребляемая при существительном   и самостоятельно;</w:t>
      </w:r>
    </w:p>
    <w:p>
      <w:pPr>
        <w:pStyle w:val="Normal1"/>
        <w:spacing w:lineRule="auto" w:line="240"/>
        <w:ind w:firstLine="284" w:end="0"/>
        <w:rPr/>
      </w:pPr>
      <w:r>
        <w:rPr>
          <w:sz w:val="24"/>
          <w:lang w:val="en-US"/>
        </w:rPr>
        <w:t>Doscientos</w:t>
      </w:r>
      <w:r>
        <w:rPr>
          <w:sz w:val="24"/>
        </w:rPr>
        <w:t xml:space="preserve">, </w:t>
      </w:r>
      <w:r>
        <w:rPr>
          <w:sz w:val="24"/>
          <w:lang w:val="en-US"/>
        </w:rPr>
        <w:t>trescientos</w:t>
      </w:r>
      <w:r>
        <w:rPr>
          <w:sz w:val="24"/>
        </w:rPr>
        <w:t xml:space="preserve"> и т.д. — формы мужского рода</w:t>
      </w:r>
    </w:p>
    <w:p>
      <w:pPr>
        <w:pStyle w:val="Normal1"/>
        <w:spacing w:lineRule="auto" w:line="240"/>
        <w:ind w:firstLine="284" w:end="0"/>
        <w:rPr/>
      </w:pPr>
      <w:r>
        <w:rPr>
          <w:sz w:val="24"/>
          <w:lang w:val="en-US"/>
        </w:rPr>
        <w:t>Doscientas</w:t>
      </w:r>
      <w:r>
        <w:rPr>
          <w:sz w:val="24"/>
        </w:rPr>
        <w:t xml:space="preserve">, </w:t>
      </w:r>
      <w:r>
        <w:rPr>
          <w:sz w:val="24"/>
          <w:lang w:val="en-US"/>
        </w:rPr>
        <w:t>trescientas</w:t>
      </w:r>
      <w:r>
        <w:rPr>
          <w:sz w:val="24"/>
        </w:rPr>
        <w:t xml:space="preserve"> и т.д. — формы женского рода</w:t>
      </w:r>
    </w:p>
    <w:p>
      <w:pPr>
        <w:pStyle w:val="Normal1"/>
        <w:spacing w:lineRule="auto" w:line="240"/>
        <w:ind w:firstLine="284" w:end="0"/>
        <w:rPr/>
      </w:pPr>
      <w:r>
        <w:rPr>
          <w:sz w:val="24"/>
        </w:rPr>
        <w:t xml:space="preserve">Числительные </w:t>
      </w:r>
      <w:r>
        <w:rPr>
          <w:b/>
          <w:sz w:val="24"/>
          <w:lang w:val="en-US"/>
        </w:rPr>
        <w:t>ciento</w:t>
      </w:r>
      <w:r>
        <w:rPr>
          <w:b/>
          <w:sz w:val="24"/>
        </w:rPr>
        <w:t xml:space="preserve">, </w:t>
      </w:r>
      <w:r>
        <w:rPr>
          <w:b/>
          <w:sz w:val="24"/>
          <w:lang w:val="en-US"/>
        </w:rPr>
        <w:t>mil</w:t>
      </w:r>
      <w:r>
        <w:rPr>
          <w:b/>
          <w:sz w:val="24"/>
        </w:rPr>
        <w:t xml:space="preserve"> и </w:t>
      </w:r>
      <w:r>
        <w:rPr>
          <w:b/>
          <w:sz w:val="24"/>
          <w:lang w:val="en-US"/>
        </w:rPr>
        <w:t>mill</w:t>
      </w:r>
      <w:r>
        <w:rPr>
          <w:b/>
          <w:sz w:val="24"/>
        </w:rPr>
        <w:t>ó</w:t>
      </w:r>
      <w:r>
        <w:rPr>
          <w:b/>
          <w:sz w:val="24"/>
          <w:lang w:val="en-US"/>
        </w:rPr>
        <w:t>n</w:t>
      </w:r>
      <w:r>
        <w:rPr>
          <w:sz w:val="24"/>
        </w:rPr>
        <w:t xml:space="preserve"> имеют формы множественного числа, </w:t>
      </w:r>
      <w:r>
        <w:rPr>
          <w:b/>
          <w:sz w:val="24"/>
          <w:lang w:val="en-US"/>
        </w:rPr>
        <w:t>cientos</w:t>
      </w:r>
      <w:r>
        <w:rPr>
          <w:b/>
          <w:sz w:val="24"/>
        </w:rPr>
        <w:t xml:space="preserve">, </w:t>
      </w:r>
      <w:r>
        <w:rPr>
          <w:b/>
          <w:sz w:val="24"/>
          <w:lang w:val="en-US"/>
        </w:rPr>
        <w:t>miles</w:t>
      </w:r>
      <w:r>
        <w:rPr>
          <w:b/>
          <w:sz w:val="24"/>
        </w:rPr>
        <w:t xml:space="preserve"> </w:t>
      </w:r>
      <w:r>
        <w:rPr>
          <w:bCs/>
          <w:sz w:val="24"/>
        </w:rPr>
        <w:t>и</w:t>
      </w:r>
      <w:r>
        <w:rPr>
          <w:b/>
          <w:sz w:val="24"/>
        </w:rPr>
        <w:t xml:space="preserve"> </w:t>
      </w:r>
      <w:r>
        <w:rPr>
          <w:b/>
          <w:sz w:val="24"/>
          <w:lang w:val="en-US"/>
        </w:rPr>
        <w:t>millones</w:t>
      </w:r>
      <w:r>
        <w:rPr>
          <w:sz w:val="24"/>
        </w:rPr>
        <w:t>, когда употребляются в значении существительных (см. § 23).</w:t>
      </w:r>
    </w:p>
    <w:p>
      <w:pPr>
        <w:pStyle w:val="Normal1"/>
        <w:spacing w:lineRule="auto" w:line="240"/>
        <w:ind w:firstLine="284" w:end="0"/>
        <w:rPr>
          <w:sz w:val="24"/>
        </w:rPr>
      </w:pPr>
      <w:r>
        <w:rPr>
          <w:sz w:val="24"/>
        </w:rPr>
      </w:r>
    </w:p>
    <w:p>
      <w:pPr>
        <w:pStyle w:val="Heading3"/>
        <w:ind w:hanging="0" w:start="0"/>
        <w:rPr/>
      </w:pPr>
      <w:bookmarkStart w:id="33" w:name="__RefHeading___Toc1886023"/>
      <w:bookmarkEnd w:id="33"/>
      <w:r>
        <w:rPr/>
        <w:t>§ 23. Особенности употребления количественных числительных</w:t>
      </w:r>
    </w:p>
    <w:p>
      <w:pPr>
        <w:pStyle w:val="Normal1"/>
        <w:spacing w:lineRule="auto" w:line="240"/>
        <w:ind w:firstLine="284" w:end="0"/>
        <w:rPr>
          <w:sz w:val="24"/>
        </w:rPr>
      </w:pPr>
      <w:r>
        <w:rPr>
          <w:sz w:val="24"/>
        </w:rPr>
      </w:r>
    </w:p>
    <w:p>
      <w:pPr>
        <w:pStyle w:val="Normal1"/>
        <w:spacing w:lineRule="auto" w:line="240"/>
        <w:ind w:firstLine="284" w:end="0"/>
        <w:rPr/>
      </w:pPr>
      <w:r>
        <w:rPr>
          <w:sz w:val="24"/>
        </w:rPr>
        <w:t>1. Числительные с 16 по 29 имеют двоякое написание: либо тре</w:t>
        <w:softHyphen/>
        <w:t>мя словами (</w:t>
      </w:r>
      <w:r>
        <w:rPr>
          <w:sz w:val="24"/>
          <w:lang w:val="en-US"/>
        </w:rPr>
        <w:t>diez</w:t>
      </w:r>
      <w:r>
        <w:rPr>
          <w:sz w:val="24"/>
        </w:rPr>
        <w:t xml:space="preserve"> у </w:t>
      </w:r>
      <w:r>
        <w:rPr>
          <w:sz w:val="24"/>
          <w:lang w:val="en-US"/>
        </w:rPr>
        <w:t>seis</w:t>
      </w:r>
      <w:r>
        <w:rPr>
          <w:sz w:val="24"/>
        </w:rPr>
        <w:t xml:space="preserve">, </w:t>
      </w:r>
      <w:r>
        <w:rPr>
          <w:sz w:val="24"/>
          <w:lang w:val="en-US"/>
        </w:rPr>
        <w:t>veinte</w:t>
      </w:r>
      <w:r>
        <w:rPr>
          <w:sz w:val="24"/>
        </w:rPr>
        <w:t xml:space="preserve"> у </w:t>
      </w:r>
      <w:r>
        <w:rPr>
          <w:sz w:val="24"/>
          <w:lang w:val="en-US"/>
        </w:rPr>
        <w:t>nueve</w:t>
      </w:r>
      <w:r>
        <w:rPr>
          <w:sz w:val="24"/>
        </w:rPr>
        <w:t xml:space="preserve"> и т.п.), либо </w:t>
      </w:r>
      <w:r>
        <w:rPr>
          <w:spacing w:val="20"/>
          <w:sz w:val="24"/>
        </w:rPr>
        <w:t>одним</w:t>
      </w:r>
      <w:r>
        <w:rPr>
          <w:sz w:val="24"/>
        </w:rPr>
        <w:t xml:space="preserve"> словом (</w:t>
      </w:r>
      <w:r>
        <w:rPr>
          <w:sz w:val="24"/>
          <w:lang w:val="en-US"/>
        </w:rPr>
        <w:t>dieciseis</w:t>
      </w:r>
      <w:r>
        <w:rPr>
          <w:sz w:val="24"/>
        </w:rPr>
        <w:t xml:space="preserve">, </w:t>
      </w:r>
      <w:r>
        <w:rPr>
          <w:sz w:val="24"/>
          <w:lang w:val="en-US"/>
        </w:rPr>
        <w:t>veintinueve</w:t>
      </w:r>
      <w:r>
        <w:rPr>
          <w:sz w:val="24"/>
        </w:rPr>
        <w:t xml:space="preserve"> и т.д.). Все остальные десятки с единицами пишутся отдельно.</w:t>
      </w:r>
    </w:p>
    <w:p>
      <w:pPr>
        <w:pStyle w:val="Normal1"/>
        <w:spacing w:lineRule="auto" w:line="240"/>
        <w:ind w:firstLine="284" w:end="0"/>
        <w:rPr/>
      </w:pPr>
      <w:r>
        <w:rPr>
          <w:sz w:val="24"/>
        </w:rPr>
        <w:t xml:space="preserve">2. Союз </w:t>
      </w:r>
      <w:r>
        <w:rPr>
          <w:b/>
          <w:sz w:val="24"/>
        </w:rPr>
        <w:t>у</w:t>
      </w:r>
      <w:r>
        <w:rPr>
          <w:sz w:val="24"/>
        </w:rPr>
        <w:t xml:space="preserve"> ставится только между десятками и единицами: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2222 — dos mil doscientos veinte </w:t>
      </w:r>
      <w:r>
        <w:rPr>
          <w:sz w:val="24"/>
        </w:rPr>
        <w:t>у</w:t>
      </w:r>
      <w:r>
        <w:rPr>
          <w:sz w:val="24"/>
          <w:lang w:val="en-US"/>
        </w:rPr>
        <w:t xml:space="preserve"> dos </w:t>
      </w:r>
    </w:p>
    <w:p>
      <w:pPr>
        <w:pStyle w:val="Normal1"/>
        <w:spacing w:lineRule="auto" w:line="240"/>
        <w:ind w:firstLine="284" w:end="0"/>
        <w:rPr/>
      </w:pPr>
      <w:r>
        <w:rPr>
          <w:sz w:val="24"/>
        </w:rPr>
        <w:t>но</w:t>
      </w:r>
      <w:r>
        <w:rPr>
          <w:sz w:val="24"/>
          <w:lang w:val="en-US"/>
        </w:rPr>
        <w:t>:</w:t>
      </w:r>
    </w:p>
    <w:p>
      <w:pPr>
        <w:pStyle w:val="Normal1"/>
        <w:spacing w:lineRule="auto" w:line="240"/>
        <w:ind w:firstLine="284" w:end="0"/>
        <w:rPr>
          <w:sz w:val="24"/>
          <w:lang w:val="en-US"/>
        </w:rPr>
      </w:pPr>
      <w:r>
        <w:rPr>
          <w:sz w:val="24"/>
          <w:lang w:val="en-US"/>
        </w:rPr>
        <w:t>2202 — dos mil doscientos dos</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3. Числительные, имеющие родовые различия, согласуются в роде с существительными, к которым они относятся:</w:t>
      </w:r>
    </w:p>
    <w:p>
      <w:pPr>
        <w:pStyle w:val="Normal1"/>
        <w:spacing w:lineRule="auto" w:line="240"/>
        <w:ind w:firstLine="284" w:end="0"/>
        <w:rPr/>
      </w:pPr>
      <w:r>
        <w:rPr>
          <w:sz w:val="24"/>
          <w:lang w:val="en-US"/>
        </w:rPr>
        <w:t xml:space="preserve">trescientos cuademos                              — </w:t>
      </w:r>
      <w:r>
        <w:rPr>
          <w:sz w:val="24"/>
        </w:rPr>
        <w:t>триста</w:t>
      </w:r>
      <w:r>
        <w:rPr>
          <w:sz w:val="24"/>
          <w:lang w:val="en-US"/>
        </w:rPr>
        <w:t xml:space="preserve"> </w:t>
      </w:r>
      <w:r>
        <w:rPr>
          <w:sz w:val="24"/>
        </w:rPr>
        <w:t>тетрадей</w:t>
      </w:r>
      <w:r>
        <w:rPr>
          <w:sz w:val="24"/>
          <w:lang w:val="en-US"/>
        </w:rPr>
        <w:t xml:space="preserve"> </w:t>
      </w:r>
    </w:p>
    <w:p>
      <w:pPr>
        <w:pStyle w:val="Normal1"/>
        <w:spacing w:lineRule="auto" w:line="240"/>
        <w:ind w:firstLine="284" w:end="0"/>
        <w:rPr/>
      </w:pPr>
      <w:r>
        <w:rPr>
          <w:sz w:val="24"/>
          <w:lang w:val="en-US"/>
        </w:rPr>
        <w:t xml:space="preserve">trescientas mesas                                    —         »   </w:t>
      </w:r>
      <w:r>
        <w:rPr>
          <w:sz w:val="24"/>
        </w:rPr>
        <w:t>столов</w:t>
      </w:r>
      <w:r>
        <w:rPr>
          <w:sz w:val="24"/>
          <w:lang w:val="en-US"/>
        </w:rPr>
        <w:t xml:space="preserve"> </w:t>
      </w:r>
    </w:p>
    <w:p>
      <w:pPr>
        <w:pStyle w:val="Normal1"/>
        <w:spacing w:lineRule="auto" w:line="240"/>
        <w:ind w:firstLine="284" w:end="0"/>
        <w:rPr/>
      </w:pPr>
      <w:r>
        <w:rPr>
          <w:sz w:val="24"/>
          <w:lang w:val="en-US"/>
        </w:rPr>
        <w:t xml:space="preserve">quinientas cuarenta </w:t>
      </w:r>
      <w:r>
        <w:rPr>
          <w:sz w:val="24"/>
        </w:rPr>
        <w:t>у</w:t>
      </w:r>
      <w:r>
        <w:rPr>
          <w:sz w:val="24"/>
          <w:lang w:val="en-US"/>
        </w:rPr>
        <w:t xml:space="preserve"> dos revistas          — 542 </w:t>
      </w:r>
      <w:r>
        <w:rPr>
          <w:sz w:val="24"/>
        </w:rPr>
        <w:t>журнала</w:t>
      </w:r>
      <w:r>
        <w:rPr>
          <w:sz w:val="24"/>
          <w:lang w:val="en-US"/>
        </w:rPr>
        <w:t xml:space="preserve"> </w:t>
      </w:r>
    </w:p>
    <w:p>
      <w:pPr>
        <w:pStyle w:val="Normal1"/>
        <w:spacing w:lineRule="auto" w:line="240"/>
        <w:ind w:firstLine="284" w:end="0"/>
        <w:rPr/>
      </w:pPr>
      <w:r>
        <w:rPr>
          <w:sz w:val="24"/>
          <w:lang w:val="en-US"/>
        </w:rPr>
        <w:t>un</w:t>
      </w:r>
      <w:r>
        <w:rPr>
          <w:sz w:val="24"/>
        </w:rPr>
        <w:t xml:space="preserve"> </w:t>
      </w:r>
      <w:r>
        <w:rPr>
          <w:sz w:val="24"/>
          <w:lang w:val="en-US"/>
        </w:rPr>
        <w:t>libro</w:t>
      </w:r>
      <w:r>
        <w:rPr>
          <w:sz w:val="24"/>
        </w:rPr>
        <w:t xml:space="preserve">                                                   — одна книга </w:t>
      </w:r>
    </w:p>
    <w:p>
      <w:pPr>
        <w:pStyle w:val="Normal1"/>
        <w:spacing w:lineRule="auto" w:line="240"/>
        <w:ind w:firstLine="284" w:end="0"/>
        <w:rPr/>
      </w:pPr>
      <w:r>
        <w:rPr>
          <w:sz w:val="24"/>
          <w:lang w:val="en-US"/>
        </w:rPr>
        <w:t>una</w:t>
      </w:r>
      <w:r>
        <w:rPr>
          <w:sz w:val="24"/>
        </w:rPr>
        <w:t xml:space="preserve"> </w:t>
      </w:r>
      <w:r>
        <w:rPr>
          <w:sz w:val="24"/>
          <w:lang w:val="en-US"/>
        </w:rPr>
        <w:t>carta</w:t>
      </w:r>
      <w:r>
        <w:rPr>
          <w:sz w:val="24"/>
        </w:rPr>
        <w:t xml:space="preserve">                                                 — одно письмо</w:t>
      </w:r>
    </w:p>
    <w:p>
      <w:pPr>
        <w:pStyle w:val="Normal1"/>
        <w:spacing w:lineRule="auto" w:line="240"/>
        <w:ind w:firstLine="284" w:end="0"/>
        <w:rPr/>
      </w:pPr>
      <w:r>
        <w:rPr>
          <w:sz w:val="24"/>
          <w:lang w:val="en-US"/>
        </w:rPr>
        <w:t xml:space="preserve">— </w:t>
      </w:r>
      <w:r>
        <w:rPr>
          <w:sz w:val="24"/>
          <w:lang w:val="en-US"/>
        </w:rPr>
        <w:t xml:space="preserve">¿Cuántos libros tienes?                     </w:t>
      </w:r>
      <w:r>
        <w:rPr>
          <w:sz w:val="24"/>
        </w:rPr>
        <w:t>— Сколько у тебя книг?</w:t>
      </w:r>
    </w:p>
    <w:p>
      <w:pPr>
        <w:pStyle w:val="Normal1"/>
        <w:spacing w:lineRule="auto" w:line="240"/>
        <w:ind w:firstLine="284" w:end="0"/>
        <w:rPr/>
      </w:pPr>
      <w:r>
        <w:rPr>
          <w:sz w:val="24"/>
          <w:lang w:val="en-US"/>
        </w:rPr>
        <w:t xml:space="preserve">— </w:t>
      </w:r>
      <w:r>
        <w:rPr>
          <w:sz w:val="24"/>
          <w:lang w:val="en-US"/>
        </w:rPr>
        <w:t xml:space="preserve">Uno.                                                  — </w:t>
      </w:r>
      <w:r>
        <w:rPr>
          <w:sz w:val="24"/>
        </w:rPr>
        <w:t>Одна</w:t>
      </w:r>
      <w:r>
        <w:rPr>
          <w:sz w:val="24"/>
          <w:lang w:val="en-US"/>
        </w:rPr>
        <w:t>.</w:t>
      </w:r>
    </w:p>
    <w:p>
      <w:pPr>
        <w:pStyle w:val="Normal1"/>
        <w:spacing w:lineRule="auto" w:line="240"/>
        <w:ind w:firstLine="284" w:end="0"/>
        <w:rPr/>
      </w:pPr>
      <w:r>
        <w:rPr>
          <w:sz w:val="24"/>
          <w:lang w:val="en-US"/>
        </w:rPr>
        <w:t>—</w:t>
      </w:r>
      <w:r>
        <w:rPr>
          <w:sz w:val="24"/>
          <w:lang w:val="en-US"/>
        </w:rPr>
        <w:t xml:space="preserve">¿Cuántas mesas hay?                         </w:t>
      </w:r>
      <w:r>
        <w:rPr>
          <w:sz w:val="24"/>
        </w:rPr>
        <w:t>— Сколько столов?</w:t>
      </w:r>
    </w:p>
    <w:p>
      <w:pPr>
        <w:pStyle w:val="Normal1"/>
        <w:spacing w:lineRule="auto" w:line="240"/>
        <w:ind w:firstLine="284" w:end="0"/>
        <w:rPr/>
      </w:pPr>
      <w:r>
        <w:rPr>
          <w:sz w:val="24"/>
        </w:rPr>
        <w:t xml:space="preserve">— </w:t>
      </w:r>
      <w:r>
        <w:rPr>
          <w:sz w:val="24"/>
          <w:lang w:val="en-US"/>
        </w:rPr>
        <w:t>Una</w:t>
      </w:r>
      <w:r>
        <w:rPr>
          <w:sz w:val="24"/>
        </w:rPr>
        <w:t>.                                                  — Один.</w:t>
      </w:r>
    </w:p>
    <w:p>
      <w:pPr>
        <w:pStyle w:val="Normal1"/>
        <w:spacing w:lineRule="auto" w:line="240"/>
        <w:ind w:firstLine="284" w:end="0"/>
        <w:rPr/>
      </w:pPr>
      <w:r>
        <w:rPr>
          <w:sz w:val="24"/>
        </w:rPr>
        <w:t xml:space="preserve">4. Если составное числительное оканчивается единицей (т.е. на </w:t>
      </w:r>
      <w:r>
        <w:rPr>
          <w:b/>
          <w:sz w:val="24"/>
          <w:lang w:val="en-US"/>
        </w:rPr>
        <w:t>uno</w:t>
      </w:r>
      <w:r>
        <w:rPr>
          <w:b/>
          <w:sz w:val="24"/>
        </w:rPr>
        <w:t xml:space="preserve"> (</w:t>
      </w:r>
      <w:r>
        <w:rPr>
          <w:b/>
          <w:sz w:val="24"/>
          <w:lang w:val="en-US"/>
        </w:rPr>
        <w:t>un</w:t>
      </w:r>
      <w:r>
        <w:rPr>
          <w:sz w:val="24"/>
        </w:rPr>
        <w:t xml:space="preserve">) или </w:t>
      </w:r>
      <w:r>
        <w:rPr>
          <w:b/>
          <w:sz w:val="24"/>
        </w:rPr>
        <w:t>una</w:t>
      </w:r>
      <w:r>
        <w:rPr>
          <w:sz w:val="24"/>
        </w:rPr>
        <w:t>), то существительное, к которому оно относится, употребляется, в отличие от русского языка, не в единственном чис</w:t>
        <w:softHyphen/>
        <w:t>ле, а во множественном:</w:t>
      </w:r>
    </w:p>
    <w:p>
      <w:pPr>
        <w:pStyle w:val="Normal1"/>
        <w:spacing w:lineRule="auto" w:line="240"/>
        <w:ind w:firstLine="709" w:end="0"/>
        <w:rPr/>
      </w:pPr>
      <w:r>
        <w:rPr>
          <w:sz w:val="24"/>
          <w:lang w:val="en-US"/>
        </w:rPr>
        <w:t>cuarenta</w:t>
      </w:r>
      <w:r>
        <w:rPr>
          <w:sz w:val="24"/>
        </w:rPr>
        <w:t xml:space="preserve"> у </w:t>
      </w:r>
      <w:r>
        <w:rPr>
          <w:i/>
          <w:iCs/>
          <w:sz w:val="24"/>
          <w:lang w:val="en-US"/>
        </w:rPr>
        <w:t>un</w:t>
      </w:r>
      <w:r>
        <w:rPr>
          <w:sz w:val="24"/>
        </w:rPr>
        <w:t xml:space="preserve"> </w:t>
      </w:r>
      <w:r>
        <w:rPr>
          <w:sz w:val="24"/>
          <w:lang w:val="en-US"/>
        </w:rPr>
        <w:t>hombre</w:t>
      </w:r>
      <w:r>
        <w:rPr>
          <w:b/>
          <w:bCs/>
          <w:sz w:val="24"/>
          <w:lang w:val="en-US"/>
        </w:rPr>
        <w:t>s</w:t>
      </w:r>
      <w:r>
        <w:rPr>
          <w:b/>
          <w:bCs/>
          <w:sz w:val="24"/>
        </w:rPr>
        <w:t xml:space="preserve"> </w:t>
      </w:r>
      <w:r>
        <w:rPr>
          <w:sz w:val="24"/>
        </w:rPr>
        <w:t xml:space="preserve">— сорок один человек </w:t>
      </w:r>
    </w:p>
    <w:p>
      <w:pPr>
        <w:pStyle w:val="Normal1"/>
        <w:spacing w:lineRule="auto" w:line="240"/>
        <w:ind w:firstLine="709" w:end="0"/>
        <w:rPr/>
      </w:pPr>
      <w:r>
        <w:rPr>
          <w:sz w:val="24"/>
          <w:lang w:val="en-US"/>
        </w:rPr>
        <w:t>treinta</w:t>
      </w:r>
      <w:r>
        <w:rPr>
          <w:sz w:val="24"/>
        </w:rPr>
        <w:t xml:space="preserve"> у </w:t>
      </w:r>
      <w:r>
        <w:rPr>
          <w:i/>
          <w:iCs/>
          <w:sz w:val="24"/>
          <w:lang w:val="en-US"/>
        </w:rPr>
        <w:t>una</w:t>
      </w:r>
      <w:r>
        <w:rPr>
          <w:sz w:val="24"/>
        </w:rPr>
        <w:t xml:space="preserve"> </w:t>
      </w:r>
      <w:r>
        <w:rPr>
          <w:sz w:val="24"/>
          <w:lang w:val="en-US"/>
        </w:rPr>
        <w:t>mujer</w:t>
      </w:r>
      <w:r>
        <w:rPr>
          <w:b/>
          <w:bCs/>
          <w:sz w:val="24"/>
          <w:lang w:val="en-US"/>
        </w:rPr>
        <w:t>es</w:t>
      </w:r>
      <w:r>
        <w:rPr>
          <w:sz w:val="24"/>
        </w:rPr>
        <w:t xml:space="preserve"> — тридцать одна женщина</w:t>
      </w:r>
    </w:p>
    <w:p>
      <w:pPr>
        <w:pStyle w:val="Normal1"/>
        <w:spacing w:lineRule="auto" w:line="240"/>
        <w:ind w:firstLine="284" w:end="0"/>
        <w:rPr/>
      </w:pPr>
      <w:r>
        <w:rPr>
          <w:sz w:val="24"/>
        </w:rPr>
        <w:t xml:space="preserve">5. Числительное </w:t>
      </w:r>
      <w:r>
        <w:rPr>
          <w:b/>
          <w:sz w:val="24"/>
          <w:lang w:val="en-US"/>
        </w:rPr>
        <w:t>ciento</w:t>
      </w:r>
      <w:r>
        <w:rPr>
          <w:b/>
          <w:sz w:val="24"/>
        </w:rPr>
        <w:t>,</w:t>
      </w:r>
      <w:r>
        <w:rPr>
          <w:sz w:val="24"/>
        </w:rPr>
        <w:t xml:space="preserve"> если оно стоит непосредственно перед существительным или перед прилагательным, определяющим су</w:t>
        <w:softHyphen/>
        <w:t xml:space="preserve">ществительное, или перед числительными </w:t>
      </w:r>
      <w:r>
        <w:rPr>
          <w:b/>
          <w:sz w:val="24"/>
          <w:lang w:val="en-US"/>
        </w:rPr>
        <w:t>mil</w:t>
      </w:r>
      <w:r>
        <w:rPr>
          <w:b/>
          <w:sz w:val="24"/>
        </w:rPr>
        <w:t xml:space="preserve"> </w:t>
      </w:r>
      <w:r>
        <w:rPr>
          <w:sz w:val="24"/>
        </w:rPr>
        <w:t>и</w:t>
      </w:r>
      <w:r>
        <w:rPr>
          <w:b/>
          <w:sz w:val="24"/>
        </w:rPr>
        <w:t xml:space="preserve"> </w:t>
      </w:r>
      <w:r>
        <w:rPr>
          <w:b/>
          <w:sz w:val="24"/>
          <w:lang w:val="en-US"/>
        </w:rPr>
        <w:t>millon</w:t>
      </w:r>
      <w:r>
        <w:rPr>
          <w:sz w:val="24"/>
        </w:rPr>
        <w:t xml:space="preserve">, принимает усеченную форму </w:t>
      </w:r>
      <w:r>
        <w:rPr>
          <w:b/>
          <w:sz w:val="24"/>
          <w:lang w:val="en-US"/>
        </w:rPr>
        <w:t>cien</w:t>
      </w:r>
      <w:r>
        <w:rPr>
          <w:sz w:val="24"/>
        </w:rPr>
        <w:t>:</w:t>
      </w:r>
    </w:p>
    <w:p>
      <w:pPr>
        <w:pStyle w:val="Normal1"/>
        <w:spacing w:lineRule="auto" w:line="240"/>
        <w:ind w:firstLine="709" w:end="0"/>
        <w:rPr/>
      </w:pPr>
      <w:r>
        <w:rPr>
          <w:sz w:val="24"/>
          <w:lang w:val="en-US"/>
        </w:rPr>
        <w:t>cien</w:t>
      </w:r>
      <w:r>
        <w:rPr>
          <w:sz w:val="24"/>
        </w:rPr>
        <w:t xml:space="preserve"> </w:t>
      </w:r>
      <w:r>
        <w:rPr>
          <w:sz w:val="24"/>
          <w:lang w:val="en-US"/>
        </w:rPr>
        <w:t>casas</w:t>
      </w:r>
      <w:r>
        <w:rPr>
          <w:sz w:val="24"/>
        </w:rPr>
        <w:t xml:space="preserve">, </w:t>
      </w:r>
      <w:r>
        <w:rPr>
          <w:sz w:val="24"/>
          <w:lang w:val="en-US"/>
        </w:rPr>
        <w:t>cien</w:t>
      </w:r>
      <w:r>
        <w:rPr>
          <w:sz w:val="24"/>
        </w:rPr>
        <w:t xml:space="preserve"> </w:t>
      </w:r>
      <w:r>
        <w:rPr>
          <w:sz w:val="24"/>
          <w:lang w:val="en-US"/>
        </w:rPr>
        <w:t>l</w:t>
      </w:r>
      <w:r>
        <w:rPr>
          <w:sz w:val="24"/>
        </w:rPr>
        <w:t>á</w:t>
      </w:r>
      <w:r>
        <w:rPr>
          <w:sz w:val="24"/>
          <w:lang w:val="en-US"/>
        </w:rPr>
        <w:t>pices</w:t>
      </w:r>
      <w:r>
        <w:rPr>
          <w:sz w:val="24"/>
        </w:rPr>
        <w:t xml:space="preserve">               — сто домов, сто карандашей </w:t>
      </w:r>
    </w:p>
    <w:p>
      <w:pPr>
        <w:pStyle w:val="Normal1"/>
        <w:spacing w:lineRule="auto" w:line="240"/>
        <w:ind w:firstLine="709" w:end="0"/>
        <w:rPr/>
      </w:pPr>
      <w:r>
        <w:rPr>
          <w:sz w:val="24"/>
          <w:lang w:val="en-US"/>
        </w:rPr>
        <w:t>cien</w:t>
      </w:r>
      <w:r>
        <w:rPr>
          <w:sz w:val="24"/>
        </w:rPr>
        <w:t xml:space="preserve"> </w:t>
      </w:r>
      <w:r>
        <w:rPr>
          <w:sz w:val="24"/>
          <w:lang w:val="en-US"/>
        </w:rPr>
        <w:t>magn</w:t>
      </w:r>
      <w:r>
        <w:rPr>
          <w:sz w:val="24"/>
        </w:rPr>
        <w:t>í</w:t>
      </w:r>
      <w:r>
        <w:rPr>
          <w:sz w:val="24"/>
          <w:lang w:val="en-US"/>
        </w:rPr>
        <w:t>ficos</w:t>
      </w:r>
      <w:r>
        <w:rPr>
          <w:sz w:val="24"/>
        </w:rPr>
        <w:t xml:space="preserve"> </w:t>
      </w:r>
      <w:r>
        <w:rPr>
          <w:sz w:val="24"/>
          <w:lang w:val="en-US"/>
        </w:rPr>
        <w:t>libros</w:t>
      </w:r>
      <w:r>
        <w:rPr>
          <w:sz w:val="24"/>
        </w:rPr>
        <w:t xml:space="preserve">                 — сто великолепных книг </w:t>
      </w:r>
    </w:p>
    <w:p>
      <w:pPr>
        <w:pStyle w:val="Normal1"/>
        <w:spacing w:lineRule="auto" w:line="240"/>
        <w:ind w:firstLine="709" w:end="0"/>
        <w:rPr/>
      </w:pPr>
      <w:r>
        <w:rPr>
          <w:sz w:val="24"/>
          <w:lang w:val="en-US"/>
        </w:rPr>
        <w:t>cien</w:t>
      </w:r>
      <w:r>
        <w:rPr>
          <w:sz w:val="24"/>
        </w:rPr>
        <w:t xml:space="preserve"> </w:t>
      </w:r>
      <w:r>
        <w:rPr>
          <w:sz w:val="24"/>
          <w:lang w:val="en-US"/>
        </w:rPr>
        <w:t>mil</w:t>
      </w:r>
      <w:r>
        <w:rPr>
          <w:sz w:val="24"/>
        </w:rPr>
        <w:t xml:space="preserve"> </w:t>
      </w:r>
      <w:r>
        <w:rPr>
          <w:sz w:val="24"/>
          <w:lang w:val="en-US"/>
        </w:rPr>
        <w:t>obreros</w:t>
      </w:r>
      <w:r>
        <w:rPr>
          <w:sz w:val="24"/>
        </w:rPr>
        <w:t xml:space="preserve">                          — сто тысяч рабочих </w:t>
      </w:r>
    </w:p>
    <w:p>
      <w:pPr>
        <w:pStyle w:val="Normal1"/>
        <w:spacing w:lineRule="auto" w:line="240"/>
        <w:ind w:firstLine="709" w:end="0"/>
        <w:rPr>
          <w:sz w:val="24"/>
          <w:lang w:val="en-US"/>
        </w:rPr>
      </w:pPr>
      <w:r>
        <w:rPr>
          <w:sz w:val="24"/>
          <w:lang w:val="en-US"/>
        </w:rPr>
        <w:t xml:space="preserve">cien millones de hombres           — </w:t>
      </w:r>
      <w:r>
        <w:rPr>
          <w:sz w:val="24"/>
        </w:rPr>
        <w:t>сто</w:t>
      </w:r>
      <w:r>
        <w:rPr>
          <w:sz w:val="24"/>
          <w:lang w:val="en-US"/>
        </w:rPr>
        <w:t xml:space="preserve"> </w:t>
      </w:r>
      <w:r>
        <w:rPr>
          <w:sz w:val="24"/>
        </w:rPr>
        <w:t>миллионов</w:t>
      </w:r>
      <w:r>
        <w:rPr>
          <w:sz w:val="24"/>
          <w:lang w:val="en-US"/>
        </w:rPr>
        <w:t xml:space="preserve"> </w:t>
      </w:r>
      <w:r>
        <w:rPr>
          <w:sz w:val="24"/>
        </w:rPr>
        <w:t>людей</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t>но:  ciento dos casas</w:t>
      </w:r>
    </w:p>
    <w:p>
      <w:pPr>
        <w:pStyle w:val="Normal1"/>
        <w:spacing w:lineRule="auto" w:line="240"/>
        <w:ind w:firstLine="284" w:end="0"/>
        <w:rPr>
          <w:sz w:val="24"/>
          <w:lang w:val="en-US"/>
        </w:rPr>
      </w:pPr>
      <w:r>
        <w:rPr>
          <w:sz w:val="24"/>
          <w:lang w:val="en-US"/>
        </w:rPr>
        <w:t xml:space="preserve">       </w:t>
      </w:r>
      <w:r>
        <w:rPr>
          <w:sz w:val="24"/>
          <w:lang w:val="en-US"/>
        </w:rPr>
        <w:t>ciento cuarenta y tres lápices</w:t>
      </w:r>
    </w:p>
    <w:p>
      <w:pPr>
        <w:pStyle w:val="Normal1"/>
        <w:spacing w:lineRule="auto" w:line="240"/>
        <w:ind w:firstLine="284" w:end="0"/>
        <w:rPr>
          <w:sz w:val="24"/>
          <w:lang w:val="en-US"/>
        </w:rPr>
      </w:pPr>
      <w:r>
        <w:rPr>
          <w:sz w:val="24"/>
          <w:lang w:val="en-US"/>
        </w:rPr>
        <w:t xml:space="preserve">       </w:t>
      </w:r>
      <w:r>
        <w:rPr>
          <w:sz w:val="24"/>
          <w:lang w:val="en-US"/>
        </w:rPr>
        <w:t>ciento cincuenta mil obreros</w:t>
      </w:r>
    </w:p>
    <w:p>
      <w:pPr>
        <w:pStyle w:val="Normal1"/>
        <w:spacing w:lineRule="auto" w:line="240"/>
        <w:ind w:firstLine="284" w:end="0"/>
        <w:rPr/>
      </w:pPr>
      <w:r>
        <w:rPr>
          <w:sz w:val="24"/>
          <w:lang w:val="en-US"/>
        </w:rPr>
        <w:t xml:space="preserve">       </w:t>
      </w:r>
      <w:r>
        <w:rPr>
          <w:sz w:val="24"/>
          <w:lang w:val="en-US"/>
        </w:rPr>
        <w:t xml:space="preserve">ciento ochenta </w:t>
      </w:r>
      <w:r>
        <w:rPr>
          <w:sz w:val="24"/>
        </w:rPr>
        <w:t>у</w:t>
      </w:r>
      <w:r>
        <w:rPr>
          <w:sz w:val="24"/>
          <w:lang w:val="en-US"/>
        </w:rPr>
        <w:t xml:space="preserve"> dos millones de hombres</w:t>
      </w:r>
    </w:p>
    <w:p>
      <w:pPr>
        <w:pStyle w:val="Normal1"/>
        <w:spacing w:lineRule="auto" w:line="240"/>
        <w:ind w:firstLine="284" w:end="0"/>
        <w:rPr/>
      </w:pPr>
      <w:r>
        <w:rPr>
          <w:sz w:val="24"/>
          <w:lang w:val="en-US"/>
        </w:rPr>
        <w:t xml:space="preserve"> </w:t>
      </w:r>
      <w:r>
        <w:rPr>
          <w:sz w:val="24"/>
        </w:rPr>
        <w:t xml:space="preserve">6. Числительное </w:t>
      </w:r>
      <w:r>
        <w:rPr>
          <w:sz w:val="24"/>
          <w:lang w:val="en-US"/>
        </w:rPr>
        <w:t>mill</w:t>
      </w:r>
      <w:r>
        <w:rPr>
          <w:sz w:val="24"/>
        </w:rPr>
        <w:t>ó</w:t>
      </w:r>
      <w:r>
        <w:rPr>
          <w:sz w:val="24"/>
          <w:lang w:val="en-US"/>
        </w:rPr>
        <w:t>n</w:t>
      </w:r>
      <w:r>
        <w:rPr>
          <w:sz w:val="24"/>
        </w:rPr>
        <w:t xml:space="preserve">, имеющее форму множественного числа, сходно с существительным. Перед ним всегда ставится или усеченная форма числительного </w:t>
      </w:r>
      <w:r>
        <w:rPr>
          <w:b/>
          <w:bCs/>
          <w:sz w:val="24"/>
        </w:rPr>
        <w:t>un</w:t>
      </w:r>
      <w:r>
        <w:rPr>
          <w:sz w:val="24"/>
        </w:rPr>
        <w:t xml:space="preserve">, или любое другое числительное между числительным </w:t>
      </w:r>
      <w:r>
        <w:rPr>
          <w:sz w:val="24"/>
          <w:lang w:val="en-US"/>
        </w:rPr>
        <w:t>mill</w:t>
      </w:r>
      <w:r>
        <w:rPr>
          <w:sz w:val="24"/>
        </w:rPr>
        <w:t>ó</w:t>
      </w:r>
      <w:r>
        <w:rPr>
          <w:sz w:val="24"/>
          <w:lang w:val="en-US"/>
        </w:rPr>
        <w:t>n</w:t>
      </w:r>
      <w:r>
        <w:rPr>
          <w:sz w:val="24"/>
        </w:rPr>
        <w:t xml:space="preserve"> и существительным, к которому оно относится, ставится предлог </w:t>
      </w:r>
      <w:r>
        <w:rPr>
          <w:b/>
          <w:bCs/>
          <w:sz w:val="24"/>
        </w:rPr>
        <w:t>de</w:t>
      </w:r>
      <w:r>
        <w:rPr>
          <w:sz w:val="24"/>
        </w:rPr>
        <w:t xml:space="preserve"> (причем существительное следует употреблять без артикля):</w:t>
      </w:r>
    </w:p>
    <w:p>
      <w:pPr>
        <w:pStyle w:val="Normal1"/>
        <w:spacing w:lineRule="auto" w:line="240"/>
        <w:ind w:firstLine="284" w:end="0"/>
        <w:rPr/>
      </w:pPr>
      <w:r>
        <w:rPr>
          <w:sz w:val="24"/>
          <w:lang w:val="en-US"/>
        </w:rPr>
        <w:t xml:space="preserve">un millón </w:t>
      </w:r>
      <w:r>
        <w:rPr>
          <w:i/>
          <w:iCs/>
          <w:sz w:val="24"/>
          <w:lang w:val="en-US"/>
        </w:rPr>
        <w:t>de</w:t>
      </w:r>
      <w:r>
        <w:rPr>
          <w:sz w:val="24"/>
          <w:lang w:val="en-US"/>
        </w:rPr>
        <w:t xml:space="preserve"> periódicos                         — </w:t>
      </w:r>
      <w:r>
        <w:rPr>
          <w:sz w:val="24"/>
        </w:rPr>
        <w:t>миллион</w:t>
      </w:r>
      <w:r>
        <w:rPr>
          <w:sz w:val="24"/>
          <w:lang w:val="en-US"/>
        </w:rPr>
        <w:t xml:space="preserve"> </w:t>
      </w:r>
      <w:r>
        <w:rPr>
          <w:sz w:val="24"/>
        </w:rPr>
        <w:t>газет</w:t>
      </w:r>
      <w:r>
        <w:rPr>
          <w:sz w:val="24"/>
          <w:lang w:val="en-US"/>
        </w:rPr>
        <w:t xml:space="preserve"> </w:t>
      </w:r>
    </w:p>
    <w:p>
      <w:pPr>
        <w:pStyle w:val="Normal1"/>
        <w:spacing w:lineRule="auto" w:line="240"/>
        <w:ind w:firstLine="284" w:end="0"/>
        <w:rPr/>
      </w:pPr>
      <w:r>
        <w:rPr>
          <w:sz w:val="24"/>
          <w:lang w:val="en-US"/>
        </w:rPr>
        <w:t xml:space="preserve">diez y siete millones </w:t>
      </w:r>
      <w:r>
        <w:rPr>
          <w:i/>
          <w:iCs/>
          <w:sz w:val="24"/>
          <w:lang w:val="en-US"/>
        </w:rPr>
        <w:t>de</w:t>
      </w:r>
      <w:r>
        <w:rPr>
          <w:sz w:val="24"/>
          <w:lang w:val="en-US"/>
        </w:rPr>
        <w:t xml:space="preserve"> población         — 17 </w:t>
      </w:r>
      <w:r>
        <w:rPr>
          <w:sz w:val="24"/>
        </w:rPr>
        <w:t>миллионов</w:t>
      </w:r>
      <w:r>
        <w:rPr>
          <w:sz w:val="24"/>
          <w:lang w:val="en-US"/>
        </w:rPr>
        <w:t xml:space="preserve"> </w:t>
      </w:r>
      <w:r>
        <w:rPr>
          <w:sz w:val="24"/>
        </w:rPr>
        <w:t>населения</w:t>
      </w:r>
      <w:r>
        <w:rPr>
          <w:sz w:val="24"/>
          <w:lang w:val="en-US"/>
        </w:rPr>
        <w:t xml:space="preserve"> </w:t>
      </w:r>
    </w:p>
    <w:p>
      <w:pPr>
        <w:pStyle w:val="Normal1"/>
        <w:spacing w:lineRule="auto" w:line="240"/>
        <w:ind w:firstLine="284" w:end="0"/>
        <w:rPr/>
      </w:pPr>
      <w:r>
        <w:rPr>
          <w:sz w:val="24"/>
          <w:lang w:val="en-US"/>
        </w:rPr>
        <w:t xml:space="preserve">algunos millones </w:t>
      </w:r>
      <w:r>
        <w:rPr>
          <w:i/>
          <w:iCs/>
          <w:sz w:val="24"/>
          <w:lang w:val="en-US"/>
        </w:rPr>
        <w:t>de</w:t>
      </w:r>
      <w:r>
        <w:rPr>
          <w:sz w:val="24"/>
          <w:lang w:val="en-US"/>
        </w:rPr>
        <w:t xml:space="preserve"> hombres                — </w:t>
      </w:r>
      <w:r>
        <w:rPr>
          <w:sz w:val="24"/>
        </w:rPr>
        <w:t>несколько</w:t>
      </w:r>
      <w:r>
        <w:rPr>
          <w:sz w:val="24"/>
          <w:lang w:val="en-US"/>
        </w:rPr>
        <w:t xml:space="preserve"> </w:t>
      </w:r>
      <w:r>
        <w:rPr>
          <w:sz w:val="24"/>
        </w:rPr>
        <w:t>миллионов</w:t>
      </w:r>
      <w:r>
        <w:rPr>
          <w:sz w:val="24"/>
          <w:lang w:val="en-US"/>
        </w:rPr>
        <w:t xml:space="preserve"> </w:t>
      </w:r>
      <w:r>
        <w:rPr>
          <w:sz w:val="24"/>
        </w:rPr>
        <w:t>людей</w:t>
      </w:r>
      <w:r>
        <w:rPr>
          <w:sz w:val="24"/>
          <w:lang w:val="en-US"/>
        </w:rPr>
        <w:t xml:space="preserve">       </w:t>
      </w:r>
    </w:p>
    <w:p>
      <w:pPr>
        <w:pStyle w:val="Normal1"/>
        <w:spacing w:lineRule="auto" w:line="240"/>
        <w:ind w:firstLine="284" w:end="0"/>
        <w:rPr/>
      </w:pPr>
      <w:r>
        <w:rPr>
          <w:sz w:val="24"/>
        </w:rPr>
        <w:t>но</w:t>
      </w:r>
      <w:r>
        <w:rPr>
          <w:sz w:val="24"/>
          <w:lang w:val="en-US"/>
        </w:rPr>
        <w:t>:     tres millones trescientas mil pesetas.</w:t>
      </w:r>
    </w:p>
    <w:p>
      <w:pPr>
        <w:pStyle w:val="Normal1"/>
        <w:spacing w:lineRule="auto" w:line="240"/>
        <w:ind w:firstLine="284" w:end="0"/>
        <w:rPr>
          <w:i/>
          <w:i/>
          <w:iCs/>
          <w:sz w:val="24"/>
          <w:lang w:val="en-US"/>
        </w:rPr>
      </w:pPr>
      <w:r>
        <w:rPr>
          <w:i/>
          <w:iCs/>
          <w:sz w:val="24"/>
          <w:lang w:val="en-US"/>
        </w:rPr>
      </w:r>
    </w:p>
    <w:p>
      <w:pPr>
        <w:pStyle w:val="Normal1"/>
        <w:spacing w:lineRule="auto" w:line="240"/>
        <w:ind w:firstLine="284" w:end="0"/>
        <w:rPr/>
      </w:pPr>
      <w:r>
        <w:rPr>
          <w:i/>
          <w:iCs/>
        </w:rPr>
        <w:t>Примечание</w:t>
      </w:r>
      <w:r>
        <w:rPr/>
        <w:t xml:space="preserve">. Испанское слово </w:t>
      </w:r>
      <w:r>
        <w:rPr>
          <w:b/>
          <w:bCs/>
          <w:lang w:val="en-US"/>
        </w:rPr>
        <w:t>millar</w:t>
      </w:r>
      <w:r>
        <w:rPr/>
        <w:t xml:space="preserve"> не следует путать с русским </w:t>
      </w:r>
      <w:r>
        <w:rPr>
          <w:i/>
          <w:iCs/>
        </w:rPr>
        <w:t>миллиард</w:t>
      </w:r>
      <w:r>
        <w:rPr/>
        <w:t xml:space="preserve">.  </w:t>
      </w:r>
      <w:r>
        <w:rPr>
          <w:b/>
          <w:bCs/>
          <w:lang w:val="en-US"/>
        </w:rPr>
        <w:t>Millar</w:t>
      </w:r>
      <w:r>
        <w:rPr/>
        <w:t xml:space="preserve"> — это всего лишь тысяча каких-либо считаемых предметов или просто обобщенное обозначение относительно большого числа чего- или кого-либо; В определенных контекстах </w:t>
      </w:r>
      <w:r>
        <w:rPr>
          <w:b/>
          <w:bCs/>
        </w:rPr>
        <w:t>millar</w:t>
      </w:r>
      <w:r>
        <w:rPr/>
        <w:t xml:space="preserve"> и </w:t>
      </w:r>
      <w:r>
        <w:rPr>
          <w:b/>
          <w:bCs/>
          <w:lang w:val="en-US"/>
        </w:rPr>
        <w:t>mil</w:t>
      </w:r>
      <w:r>
        <w:rPr/>
        <w:t xml:space="preserve"> синонимы. Но </w:t>
      </w:r>
      <w:r>
        <w:rPr>
          <w:b/>
          <w:bCs/>
          <w:lang w:val="en-US"/>
        </w:rPr>
        <w:t>millar</w:t>
      </w:r>
      <w:r>
        <w:rPr/>
        <w:t xml:space="preserve"> употребляется как существительное и отмечено экспрессивной коннотацией. Оно подчеркивает значительноть выражаемого количества:</w:t>
      </w:r>
    </w:p>
    <w:p>
      <w:pPr>
        <w:pStyle w:val="Normal1"/>
        <w:spacing w:lineRule="auto" w:line="240"/>
        <w:ind w:firstLine="284" w:end="0"/>
        <w:rPr/>
      </w:pPr>
      <w:r>
        <w:rPr>
          <w:lang w:val="en-US"/>
        </w:rPr>
        <w:t xml:space="preserve">Un millar de hombres                  —  </w:t>
      </w:r>
      <w:r>
        <w:rPr/>
        <w:t>Целая</w:t>
      </w:r>
      <w:r>
        <w:rPr>
          <w:lang w:val="en-US"/>
        </w:rPr>
        <w:t xml:space="preserve"> </w:t>
      </w:r>
      <w:r>
        <w:rPr/>
        <w:t>тысяча</w:t>
      </w:r>
      <w:r>
        <w:rPr>
          <w:lang w:val="en-US"/>
        </w:rPr>
        <w:t xml:space="preserve"> </w:t>
      </w:r>
      <w:r>
        <w:rPr/>
        <w:t>человек</w:t>
      </w:r>
      <w:r>
        <w:rPr>
          <w:lang w:val="en-US"/>
        </w:rPr>
        <w:t xml:space="preserve">.  </w:t>
      </w:r>
    </w:p>
    <w:p>
      <w:pPr>
        <w:pStyle w:val="Normal1"/>
        <w:spacing w:lineRule="auto" w:line="240"/>
        <w:ind w:firstLine="284" w:end="0"/>
        <w:rPr/>
      </w:pPr>
      <w:r>
        <w:rPr>
          <w:lang w:val="en-US"/>
        </w:rPr>
        <w:t>He</w:t>
      </w:r>
      <w:r>
        <w:rPr/>
        <w:t xml:space="preserve"> </w:t>
      </w:r>
      <w:r>
        <w:rPr>
          <w:lang w:val="en-US"/>
        </w:rPr>
        <w:t>contado</w:t>
      </w:r>
      <w:r>
        <w:rPr/>
        <w:t xml:space="preserve"> </w:t>
      </w:r>
      <w:r>
        <w:rPr>
          <w:lang w:val="en-US"/>
        </w:rPr>
        <w:t>hasta</w:t>
      </w:r>
      <w:r>
        <w:rPr/>
        <w:t xml:space="preserve"> </w:t>
      </w:r>
      <w:r>
        <w:rPr>
          <w:lang w:val="en-US"/>
        </w:rPr>
        <w:t>un</w:t>
      </w:r>
      <w:r>
        <w:rPr/>
        <w:t xml:space="preserve"> </w:t>
      </w:r>
      <w:r>
        <w:rPr>
          <w:lang w:val="en-US"/>
        </w:rPr>
        <w:t>millar</w:t>
      </w:r>
      <w:r>
        <w:rPr/>
        <w:t xml:space="preserve">         — Я считал до тысячи. </w:t>
      </w:r>
    </w:p>
    <w:p>
      <w:pPr>
        <w:pStyle w:val="Normal1"/>
        <w:spacing w:lineRule="auto" w:line="240"/>
        <w:ind w:firstLine="284" w:end="0"/>
        <w:rPr/>
      </w:pPr>
      <w:r>
        <w:rPr/>
        <w:t xml:space="preserve">Те же правила употребления у числительного </w:t>
      </w:r>
      <w:r>
        <w:rPr>
          <w:b/>
          <w:bCs/>
          <w:lang w:val="en-US"/>
        </w:rPr>
        <w:t>bill</w:t>
      </w:r>
      <w:r>
        <w:rPr>
          <w:b/>
          <w:bCs/>
        </w:rPr>
        <w:t>ó</w:t>
      </w:r>
      <w:r>
        <w:rPr>
          <w:b/>
          <w:bCs/>
          <w:lang w:val="en-US"/>
        </w:rPr>
        <w:t>n</w:t>
      </w:r>
      <w:r>
        <w:rPr/>
        <w:t xml:space="preserve">.  Следует помнить, что в испанском языке нет слова, соответствующего русскому </w:t>
      </w:r>
      <w:r>
        <w:rPr>
          <w:i/>
          <w:iCs/>
        </w:rPr>
        <w:t>миллиард</w:t>
      </w:r>
      <w:r>
        <w:rPr/>
        <w:t xml:space="preserve">. Это понятие передается сочетанием </w:t>
      </w:r>
      <w:r>
        <w:rPr>
          <w:b/>
          <w:bCs/>
          <w:lang w:val="en-US"/>
        </w:rPr>
        <w:t>mil</w:t>
      </w:r>
      <w:r>
        <w:rPr>
          <w:b/>
          <w:bCs/>
        </w:rPr>
        <w:t xml:space="preserve"> </w:t>
      </w:r>
      <w:r>
        <w:rPr>
          <w:b/>
          <w:bCs/>
          <w:lang w:val="en-US"/>
        </w:rPr>
        <w:t>millones</w:t>
      </w:r>
      <w:r>
        <w:rPr>
          <w:b/>
          <w:bCs/>
        </w:rPr>
        <w:t xml:space="preserve">. </w:t>
      </w:r>
      <w:r>
        <w:rPr>
          <w:b/>
          <w:bCs/>
          <w:lang w:val="en-US"/>
        </w:rPr>
        <w:t>Bill</w:t>
      </w:r>
      <w:r>
        <w:rPr>
          <w:b/>
          <w:bCs/>
        </w:rPr>
        <w:t>ó</w:t>
      </w:r>
      <w:r>
        <w:rPr>
          <w:b/>
          <w:bCs/>
          <w:lang w:val="en-US"/>
        </w:rPr>
        <w:t>n</w:t>
      </w:r>
      <w:r>
        <w:rPr/>
        <w:t xml:space="preserve"> в Испании и некоторых других странах означает миллион миллионов, те в цифровом выражении это единица с 12 нулями. В русском языке биллион изображается единицей с 9 нулями (тысяча миллионов), равно как и миллиард. У нас это синонимы. Так же понимается биллион в США и некоторых других странах.</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7. Если числительное </w:t>
      </w:r>
      <w:r>
        <w:rPr>
          <w:b/>
          <w:bCs/>
          <w:sz w:val="24"/>
          <w:lang w:val="en-US"/>
        </w:rPr>
        <w:t>ciento</w:t>
      </w:r>
      <w:r>
        <w:rPr>
          <w:sz w:val="24"/>
        </w:rPr>
        <w:t xml:space="preserve"> и </w:t>
      </w:r>
      <w:r>
        <w:rPr>
          <w:b/>
          <w:bCs/>
          <w:sz w:val="24"/>
          <w:lang w:val="en-US"/>
        </w:rPr>
        <w:t>mil</w:t>
      </w:r>
      <w:r>
        <w:rPr>
          <w:sz w:val="24"/>
        </w:rPr>
        <w:t xml:space="preserve"> употребляются во множественном числе, то они также в какой-то степени уподобляются существительным мужского рода. Между этими числительными и существительными, которые они характеризуют, ставится предлог </w:t>
      </w:r>
      <w:r>
        <w:rPr>
          <w:b/>
          <w:bCs/>
          <w:sz w:val="24"/>
        </w:rPr>
        <w:t>de</w:t>
      </w:r>
      <w:r>
        <w:rPr>
          <w:sz w:val="24"/>
        </w:rPr>
        <w:t xml:space="preserve"> (существительные употребляются без артикля). Они могут определяться прилагательными и местоимениями. Кроме того, они пере</w:t>
        <w:softHyphen/>
        <w:t>дут сочетаться с другими числительными:</w:t>
      </w:r>
    </w:p>
    <w:p>
      <w:pPr>
        <w:pStyle w:val="Normal1"/>
        <w:spacing w:lineRule="auto" w:line="240"/>
        <w:ind w:firstLine="851" w:end="0"/>
        <w:rPr/>
      </w:pPr>
      <w:r>
        <w:rPr>
          <w:sz w:val="24"/>
          <w:lang w:val="en-US"/>
        </w:rPr>
        <w:t xml:space="preserve">cientos </w:t>
      </w:r>
      <w:r>
        <w:rPr>
          <w:i/>
          <w:iCs/>
          <w:sz w:val="24"/>
          <w:lang w:val="en-US"/>
        </w:rPr>
        <w:t>de</w:t>
      </w:r>
      <w:r>
        <w:rPr>
          <w:sz w:val="24"/>
          <w:lang w:val="en-US"/>
        </w:rPr>
        <w:t xml:space="preserve"> campesinos            — </w:t>
      </w:r>
      <w:r>
        <w:rPr>
          <w:sz w:val="24"/>
        </w:rPr>
        <w:t>сотни</w:t>
      </w:r>
      <w:r>
        <w:rPr>
          <w:sz w:val="24"/>
          <w:lang w:val="en-US"/>
        </w:rPr>
        <w:t xml:space="preserve"> </w:t>
      </w:r>
      <w:r>
        <w:rPr>
          <w:sz w:val="24"/>
        </w:rPr>
        <w:t>крестьян</w:t>
      </w:r>
      <w:r>
        <w:rPr>
          <w:sz w:val="24"/>
          <w:lang w:val="en-US"/>
        </w:rPr>
        <w:t xml:space="preserve"> </w:t>
      </w:r>
    </w:p>
    <w:p>
      <w:pPr>
        <w:pStyle w:val="Normal1"/>
        <w:spacing w:lineRule="auto" w:line="240"/>
        <w:ind w:firstLine="851" w:end="0"/>
        <w:rPr/>
      </w:pPr>
      <w:r>
        <w:rPr>
          <w:sz w:val="24"/>
          <w:lang w:val="en-US"/>
        </w:rPr>
        <w:t xml:space="preserve">miles </w:t>
      </w:r>
      <w:r>
        <w:rPr>
          <w:i/>
          <w:iCs/>
          <w:sz w:val="24"/>
          <w:lang w:val="en-US"/>
        </w:rPr>
        <w:t>de</w:t>
      </w:r>
      <w:r>
        <w:rPr>
          <w:sz w:val="24"/>
          <w:lang w:val="en-US"/>
        </w:rPr>
        <w:t xml:space="preserve"> funcionarios             — </w:t>
      </w:r>
      <w:r>
        <w:rPr>
          <w:sz w:val="24"/>
        </w:rPr>
        <w:t>тысячи</w:t>
      </w:r>
      <w:r>
        <w:rPr>
          <w:sz w:val="24"/>
          <w:lang w:val="en-US"/>
        </w:rPr>
        <w:t xml:space="preserve"> </w:t>
      </w:r>
      <w:r>
        <w:rPr>
          <w:sz w:val="24"/>
        </w:rPr>
        <w:t>служащих</w:t>
      </w:r>
      <w:r>
        <w:rPr>
          <w:sz w:val="24"/>
          <w:lang w:val="en-US"/>
        </w:rPr>
        <w:t xml:space="preserve">  </w:t>
      </w:r>
    </w:p>
    <w:p>
      <w:pPr>
        <w:pStyle w:val="Normal1"/>
        <w:spacing w:lineRule="auto" w:line="240"/>
        <w:ind w:firstLine="851" w:end="0"/>
        <w:rPr>
          <w:sz w:val="24"/>
        </w:rPr>
      </w:pPr>
      <w:r>
        <w:rPr>
          <w:sz w:val="24"/>
          <w:lang w:val="en-US"/>
        </w:rPr>
        <w:t xml:space="preserve">algunos cientos </w:t>
      </w:r>
      <w:r>
        <w:rPr>
          <w:i/>
          <w:iCs/>
          <w:sz w:val="24"/>
          <w:lang w:val="en-US"/>
        </w:rPr>
        <w:t>de</w:t>
      </w:r>
      <w:r>
        <w:rPr>
          <w:sz w:val="24"/>
          <w:lang w:val="en-US"/>
        </w:rPr>
        <w:t xml:space="preserve"> pájaros     — </w:t>
      </w:r>
      <w:r>
        <w:rPr>
          <w:sz w:val="24"/>
        </w:rPr>
        <w:t>несколько</w:t>
      </w:r>
      <w:r>
        <w:rPr>
          <w:sz w:val="24"/>
          <w:lang w:val="en-US"/>
        </w:rPr>
        <w:t xml:space="preserve"> </w:t>
      </w:r>
      <w:r>
        <w:rPr>
          <w:sz w:val="24"/>
        </w:rPr>
        <w:t>сотен</w:t>
      </w:r>
      <w:r>
        <w:rPr>
          <w:sz w:val="24"/>
          <w:lang w:val="en-US"/>
        </w:rPr>
        <w:t xml:space="preserve"> </w:t>
      </w:r>
      <w:r>
        <w:rPr>
          <w:sz w:val="24"/>
        </w:rPr>
        <w:t>птиц</w:t>
      </w:r>
      <w:r>
        <w:rPr>
          <w:sz w:val="24"/>
          <w:lang w:val="en-US"/>
        </w:rPr>
        <w:t xml:space="preserve"> </w:t>
      </w:r>
    </w:p>
    <w:p>
      <w:pPr>
        <w:pStyle w:val="Normal1"/>
        <w:spacing w:lineRule="auto" w:line="240"/>
        <w:ind w:firstLine="851" w:end="0"/>
        <w:rPr/>
      </w:pPr>
      <w:r>
        <w:rPr>
          <w:sz w:val="24"/>
          <w:lang w:val="en-US"/>
        </w:rPr>
        <w:t>unos</w:t>
      </w:r>
      <w:r>
        <w:rPr>
          <w:sz w:val="24"/>
        </w:rPr>
        <w:t xml:space="preserve"> </w:t>
      </w:r>
      <w:r>
        <w:rPr>
          <w:sz w:val="24"/>
          <w:lang w:val="en-US"/>
        </w:rPr>
        <w:t>miles</w:t>
      </w:r>
      <w:r>
        <w:rPr>
          <w:sz w:val="24"/>
        </w:rPr>
        <w:t xml:space="preserve"> </w:t>
      </w:r>
      <w:r>
        <w:rPr>
          <w:i/>
          <w:iCs/>
          <w:sz w:val="24"/>
          <w:lang w:val="en-US"/>
        </w:rPr>
        <w:t>de</w:t>
      </w:r>
      <w:r>
        <w:rPr>
          <w:sz w:val="24"/>
        </w:rPr>
        <w:t xml:space="preserve"> </w:t>
      </w:r>
      <w:r>
        <w:rPr>
          <w:sz w:val="24"/>
          <w:lang w:val="en-US"/>
        </w:rPr>
        <w:t>vacas</w:t>
      </w:r>
      <w:r>
        <w:rPr>
          <w:sz w:val="24"/>
        </w:rPr>
        <w:t xml:space="preserve">                            — несколько тысяч коров </w:t>
      </w:r>
    </w:p>
    <w:p>
      <w:pPr>
        <w:pStyle w:val="Normal1"/>
        <w:spacing w:lineRule="auto" w:line="240"/>
        <w:ind w:firstLine="851" w:end="0"/>
        <w:rPr/>
      </w:pPr>
      <w:r>
        <w:rPr>
          <w:sz w:val="24"/>
          <w:lang w:val="en-US"/>
        </w:rPr>
        <w:t>varios</w:t>
      </w:r>
      <w:r>
        <w:rPr>
          <w:sz w:val="24"/>
        </w:rPr>
        <w:t xml:space="preserve"> </w:t>
      </w:r>
      <w:r>
        <w:rPr>
          <w:sz w:val="24"/>
          <w:lang w:val="en-US"/>
        </w:rPr>
        <w:t>cientos</w:t>
      </w:r>
      <w:r>
        <w:rPr>
          <w:sz w:val="24"/>
        </w:rPr>
        <w:t xml:space="preserve"> </w:t>
      </w:r>
      <w:r>
        <w:rPr>
          <w:i/>
          <w:iCs/>
          <w:sz w:val="24"/>
          <w:lang w:val="en-US"/>
        </w:rPr>
        <w:t>de</w:t>
      </w:r>
      <w:r>
        <w:rPr>
          <w:sz w:val="24"/>
        </w:rPr>
        <w:t xml:space="preserve"> </w:t>
      </w:r>
      <w:r>
        <w:rPr>
          <w:sz w:val="24"/>
          <w:lang w:val="en-US"/>
        </w:rPr>
        <w:t>voces</w:t>
      </w:r>
      <w:r>
        <w:rPr>
          <w:sz w:val="24"/>
        </w:rPr>
        <w:t xml:space="preserve">                       — несколько сотен голосов </w:t>
      </w:r>
    </w:p>
    <w:p>
      <w:pPr>
        <w:pStyle w:val="Normal1"/>
        <w:spacing w:lineRule="auto" w:line="240"/>
        <w:ind w:firstLine="284" w:end="0"/>
        <w:rPr>
          <w:sz w:val="24"/>
        </w:rPr>
      </w:pPr>
      <w:r>
        <w:rPr>
          <w:sz w:val="24"/>
        </w:rPr>
        <w:t>8. Количественные числительные, употребляясь самостоятельно, могут иногда сопровождаться артиклем. Это происходит:</w:t>
      </w:r>
    </w:p>
    <w:p>
      <w:pPr>
        <w:pStyle w:val="Normal1"/>
        <w:spacing w:lineRule="auto" w:line="240"/>
        <w:ind w:firstLine="284" w:end="0"/>
        <w:rPr>
          <w:sz w:val="24"/>
        </w:rPr>
      </w:pPr>
      <w:r>
        <w:rPr>
          <w:sz w:val="24"/>
        </w:rPr>
        <w:t>а) при обозначении времени:</w:t>
      </w:r>
    </w:p>
    <w:p>
      <w:pPr>
        <w:pStyle w:val="Normal1"/>
        <w:spacing w:lineRule="auto" w:line="240"/>
        <w:ind w:firstLine="851" w:end="0"/>
        <w:rPr>
          <w:sz w:val="24"/>
          <w:lang w:val="en-US"/>
        </w:rPr>
      </w:pPr>
      <w:r>
        <w:rPr>
          <w:sz w:val="24"/>
          <w:lang w:val="en-US"/>
        </w:rPr>
        <w:t xml:space="preserve">es la una                                    — </w:t>
      </w:r>
      <w:r>
        <w:rPr>
          <w:sz w:val="24"/>
        </w:rPr>
        <w:t>час</w:t>
      </w:r>
    </w:p>
    <w:p>
      <w:pPr>
        <w:pStyle w:val="Normal1"/>
        <w:spacing w:lineRule="auto" w:line="240"/>
        <w:ind w:firstLine="851" w:end="0"/>
        <w:rPr>
          <w:sz w:val="24"/>
          <w:lang w:val="en-US"/>
        </w:rPr>
      </w:pPr>
      <w:r>
        <w:rPr>
          <w:sz w:val="24"/>
          <w:lang w:val="en-US"/>
        </w:rPr>
        <w:t xml:space="preserve">son las dos                                — </w:t>
      </w:r>
      <w:r>
        <w:rPr>
          <w:sz w:val="24"/>
        </w:rPr>
        <w:t>два</w:t>
      </w:r>
      <w:r>
        <w:rPr>
          <w:sz w:val="24"/>
          <w:lang w:val="en-US"/>
        </w:rPr>
        <w:t xml:space="preserve"> </w:t>
      </w:r>
      <w:r>
        <w:rPr>
          <w:sz w:val="24"/>
        </w:rPr>
        <w:t>часа</w:t>
      </w:r>
    </w:p>
    <w:p>
      <w:pPr>
        <w:pStyle w:val="Normal1"/>
        <w:spacing w:lineRule="auto" w:line="240"/>
        <w:ind w:firstLine="851" w:end="0"/>
        <w:rPr>
          <w:sz w:val="24"/>
          <w:lang w:val="en-US"/>
        </w:rPr>
      </w:pPr>
      <w:r>
        <w:rPr>
          <w:sz w:val="24"/>
          <w:lang w:val="en-US"/>
        </w:rPr>
        <w:t xml:space="preserve">son las cuatro menos cuarto     — </w:t>
      </w:r>
      <w:r>
        <w:rPr>
          <w:sz w:val="24"/>
        </w:rPr>
        <w:t>без</w:t>
      </w:r>
      <w:r>
        <w:rPr>
          <w:sz w:val="24"/>
          <w:lang w:val="en-US"/>
        </w:rPr>
        <w:t xml:space="preserve"> </w:t>
      </w:r>
      <w:r>
        <w:rPr>
          <w:sz w:val="24"/>
        </w:rPr>
        <w:t>четверти</w:t>
      </w:r>
      <w:r>
        <w:rPr>
          <w:sz w:val="24"/>
          <w:lang w:val="en-US"/>
        </w:rPr>
        <w:t xml:space="preserve"> </w:t>
      </w:r>
      <w:r>
        <w:rPr>
          <w:sz w:val="24"/>
        </w:rPr>
        <w:t>четыре</w:t>
      </w:r>
    </w:p>
    <w:p>
      <w:pPr>
        <w:pStyle w:val="Normal1"/>
        <w:spacing w:lineRule="auto" w:line="240"/>
        <w:ind w:firstLine="851" w:end="0"/>
        <w:rPr>
          <w:sz w:val="24"/>
          <w:lang w:val="en-US"/>
        </w:rPr>
      </w:pPr>
      <w:r>
        <w:rPr>
          <w:sz w:val="24"/>
          <w:lang w:val="en-US"/>
        </w:rPr>
        <w:t xml:space="preserve">son las diez </w:t>
      </w:r>
      <w:r>
        <w:rPr>
          <w:sz w:val="24"/>
        </w:rPr>
        <w:t>у</w:t>
      </w:r>
      <w:r>
        <w:rPr>
          <w:sz w:val="24"/>
          <w:lang w:val="en-US"/>
        </w:rPr>
        <w:t xml:space="preserve"> veinte minutos   — </w:t>
      </w:r>
      <w:r>
        <w:rPr>
          <w:sz w:val="24"/>
        </w:rPr>
        <w:t>десять</w:t>
      </w:r>
      <w:r>
        <w:rPr>
          <w:sz w:val="24"/>
          <w:lang w:val="en-US"/>
        </w:rPr>
        <w:t xml:space="preserve"> </w:t>
      </w:r>
      <w:r>
        <w:rPr>
          <w:sz w:val="24"/>
        </w:rPr>
        <w:t>часов</w:t>
      </w:r>
      <w:r>
        <w:rPr>
          <w:sz w:val="24"/>
          <w:lang w:val="en-US"/>
        </w:rPr>
        <w:t xml:space="preserve">, 20 </w:t>
      </w:r>
      <w:r>
        <w:rPr>
          <w:sz w:val="24"/>
        </w:rPr>
        <w:t>минут</w:t>
      </w:r>
    </w:p>
    <w:p>
      <w:pPr>
        <w:pStyle w:val="Normal1"/>
        <w:spacing w:lineRule="auto" w:line="240"/>
        <w:ind w:firstLine="851" w:end="0"/>
        <w:rPr/>
      </w:pPr>
      <w:r>
        <w:rPr>
          <w:sz w:val="24"/>
          <w:lang w:val="en-US"/>
        </w:rPr>
        <w:t>son</w:t>
      </w:r>
      <w:r>
        <w:rPr>
          <w:sz w:val="24"/>
        </w:rPr>
        <w:t xml:space="preserve"> </w:t>
      </w:r>
      <w:r>
        <w:rPr>
          <w:sz w:val="24"/>
          <w:lang w:val="en-US"/>
        </w:rPr>
        <w:t>las</w:t>
      </w:r>
      <w:r>
        <w:rPr>
          <w:sz w:val="24"/>
        </w:rPr>
        <w:t xml:space="preserve"> </w:t>
      </w:r>
      <w:r>
        <w:rPr>
          <w:sz w:val="24"/>
          <w:lang w:val="en-US"/>
        </w:rPr>
        <w:t>tres</w:t>
      </w:r>
      <w:r>
        <w:rPr>
          <w:sz w:val="24"/>
        </w:rPr>
        <w:t xml:space="preserve"> у </w:t>
      </w:r>
      <w:r>
        <w:rPr>
          <w:sz w:val="24"/>
          <w:lang w:val="en-US"/>
        </w:rPr>
        <w:t>media</w:t>
      </w:r>
      <w:r>
        <w:rPr>
          <w:sz w:val="24"/>
        </w:rPr>
        <w:t xml:space="preserve">                  — половина четвертого</w:t>
      </w:r>
    </w:p>
    <w:p>
      <w:pPr>
        <w:pStyle w:val="Normal1"/>
        <w:spacing w:lineRule="auto" w:line="240"/>
        <w:ind w:firstLine="284" w:end="0"/>
        <w:rPr/>
      </w:pPr>
      <w:r>
        <w:rPr>
          <w:sz w:val="24"/>
        </w:rPr>
        <w:t xml:space="preserve">В этих случаях артикль заменяет опущенное, существительное lа </w:t>
      </w:r>
      <w:r>
        <w:rPr>
          <w:sz w:val="24"/>
          <w:lang w:val="en-US"/>
        </w:rPr>
        <w:t>hora</w:t>
      </w:r>
      <w:r>
        <w:rPr>
          <w:sz w:val="24"/>
        </w:rPr>
        <w:t>;</w:t>
      </w:r>
    </w:p>
    <w:p>
      <w:pPr>
        <w:pStyle w:val="Normal1"/>
        <w:spacing w:lineRule="auto" w:line="240"/>
        <w:ind w:firstLine="284" w:end="0"/>
        <w:rPr>
          <w:sz w:val="24"/>
        </w:rPr>
      </w:pPr>
      <w:r>
        <w:rPr>
          <w:sz w:val="24"/>
        </w:rPr>
        <w:t>б) в названиях чисел месяца:</w:t>
      </w:r>
    </w:p>
    <w:p>
      <w:pPr>
        <w:pStyle w:val="Normal1"/>
        <w:spacing w:lineRule="auto" w:line="240"/>
        <w:ind w:firstLine="851" w:end="0"/>
        <w:rPr/>
      </w:pPr>
      <w:r>
        <w:rPr>
          <w:i/>
          <w:iCs/>
          <w:sz w:val="24"/>
          <w:lang w:val="en-US"/>
        </w:rPr>
        <w:t>el</w:t>
      </w:r>
      <w:r>
        <w:rPr>
          <w:sz w:val="24"/>
          <w:lang w:val="en-US"/>
        </w:rPr>
        <w:t xml:space="preserve"> dos de mayo                         — </w:t>
      </w:r>
      <w:r>
        <w:rPr>
          <w:sz w:val="24"/>
        </w:rPr>
        <w:t>второе</w:t>
      </w:r>
      <w:r>
        <w:rPr>
          <w:sz w:val="24"/>
          <w:lang w:val="en-US"/>
        </w:rPr>
        <w:t xml:space="preserve"> </w:t>
      </w:r>
      <w:r>
        <w:rPr>
          <w:sz w:val="24"/>
        </w:rPr>
        <w:t>мая</w:t>
      </w:r>
      <w:r>
        <w:rPr>
          <w:sz w:val="24"/>
          <w:lang w:val="en-US"/>
        </w:rPr>
        <w:t xml:space="preserve"> </w:t>
      </w:r>
    </w:p>
    <w:p>
      <w:pPr>
        <w:pStyle w:val="Normal1"/>
        <w:spacing w:lineRule="auto" w:line="240"/>
        <w:ind w:firstLine="851" w:end="0"/>
        <w:rPr/>
      </w:pPr>
      <w:r>
        <w:rPr>
          <w:i/>
          <w:iCs/>
          <w:sz w:val="24"/>
          <w:lang w:val="en-US"/>
        </w:rPr>
        <w:t>el</w:t>
      </w:r>
      <w:r>
        <w:rPr>
          <w:sz w:val="24"/>
          <w:lang w:val="en-US"/>
        </w:rPr>
        <w:t xml:space="preserve"> diecinueve de abril               — 19-</w:t>
      </w:r>
      <w:r>
        <w:rPr>
          <w:sz w:val="24"/>
        </w:rPr>
        <w:t>го</w:t>
      </w:r>
      <w:r>
        <w:rPr>
          <w:sz w:val="24"/>
          <w:lang w:val="en-US"/>
        </w:rPr>
        <w:t xml:space="preserve"> </w:t>
      </w:r>
      <w:r>
        <w:rPr>
          <w:sz w:val="24"/>
        </w:rPr>
        <w:t>апреля</w:t>
      </w:r>
      <w:r>
        <w:rPr>
          <w:sz w:val="24"/>
          <w:lang w:val="en-US"/>
        </w:rPr>
        <w:t xml:space="preserve"> </w:t>
      </w:r>
      <w:r>
        <w:rPr>
          <w:sz w:val="24"/>
        </w:rPr>
        <w:t>и</w:t>
      </w:r>
      <w:r>
        <w:rPr>
          <w:sz w:val="24"/>
          <w:lang w:val="en-US"/>
        </w:rPr>
        <w:t xml:space="preserve"> </w:t>
      </w:r>
      <w:r>
        <w:rPr>
          <w:sz w:val="24"/>
        </w:rPr>
        <w:t>т</w:t>
      </w:r>
      <w:r>
        <w:rPr>
          <w:sz w:val="24"/>
          <w:lang w:val="en-US"/>
        </w:rPr>
        <w:t>.</w:t>
      </w:r>
      <w:r>
        <w:rPr>
          <w:sz w:val="24"/>
        </w:rPr>
        <w:t>п</w:t>
      </w:r>
      <w:r>
        <w:rPr>
          <w:sz w:val="24"/>
          <w:lang w:val="en-US"/>
        </w:rPr>
        <w:t>.</w:t>
      </w:r>
    </w:p>
    <w:p>
      <w:pPr>
        <w:pStyle w:val="Normal1"/>
        <w:spacing w:lineRule="auto" w:line="240"/>
        <w:ind w:firstLine="284" w:end="0"/>
        <w:rPr/>
      </w:pPr>
      <w:r>
        <w:rPr>
          <w:sz w:val="24"/>
        </w:rPr>
        <w:t xml:space="preserve">В этих случаях артикль заменяет существительное </w:t>
      </w:r>
      <w:r>
        <w:rPr>
          <w:sz w:val="24"/>
          <w:lang w:val="en-US"/>
        </w:rPr>
        <w:t>el</w:t>
      </w:r>
      <w:r>
        <w:rPr>
          <w:sz w:val="24"/>
        </w:rPr>
        <w:t xml:space="preserve"> </w:t>
      </w:r>
      <w:r>
        <w:rPr>
          <w:sz w:val="24"/>
          <w:lang w:val="en-US"/>
        </w:rPr>
        <w:t>d</w:t>
      </w:r>
      <w:r>
        <w:rPr>
          <w:sz w:val="24"/>
        </w:rPr>
        <w:t>í</w:t>
      </w:r>
      <w:r>
        <w:rPr>
          <w:sz w:val="24"/>
          <w:lang w:val="en-US"/>
        </w:rPr>
        <w:t>a</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i/>
          <w:iCs/>
        </w:rPr>
        <w:t>Примечания</w:t>
      </w:r>
      <w:r>
        <w:rPr/>
        <w:t>. 1. В названии первого числа каждого месяца обычно употребля</w:t>
        <w:softHyphen/>
        <w:t xml:space="preserve">ется </w:t>
      </w:r>
      <w:r>
        <w:rPr>
          <w:spacing w:val="20"/>
        </w:rPr>
        <w:t>порядковое</w:t>
      </w:r>
      <w:r>
        <w:rPr/>
        <w:t xml:space="preserve"> числительное </w:t>
      </w:r>
      <w:r>
        <w:rPr>
          <w:b/>
          <w:bCs/>
          <w:lang w:val="en-US"/>
        </w:rPr>
        <w:t>primero</w:t>
      </w:r>
    </w:p>
    <w:p>
      <w:pPr>
        <w:pStyle w:val="Normal1"/>
        <w:spacing w:lineRule="auto" w:line="240"/>
        <w:ind w:firstLine="851" w:end="0"/>
        <w:rPr/>
      </w:pPr>
      <w:r>
        <w:rPr>
          <w:lang w:val="en-US"/>
        </w:rPr>
        <w:t xml:space="preserve">el </w:t>
      </w:r>
      <w:r>
        <w:rPr>
          <w:i/>
          <w:iCs/>
          <w:lang w:val="en-US"/>
        </w:rPr>
        <w:t>primero</w:t>
      </w:r>
      <w:r>
        <w:rPr>
          <w:lang w:val="en-US"/>
        </w:rPr>
        <w:t xml:space="preserve"> de mayo         — </w:t>
      </w:r>
      <w:r>
        <w:rPr/>
        <w:t>первое</w:t>
      </w:r>
      <w:r>
        <w:rPr>
          <w:lang w:val="en-US"/>
        </w:rPr>
        <w:t xml:space="preserve"> </w:t>
      </w:r>
      <w:r>
        <w:rPr/>
        <w:t>мая</w:t>
      </w:r>
      <w:r>
        <w:rPr>
          <w:lang w:val="en-US"/>
        </w:rPr>
        <w:t xml:space="preserve"> </w:t>
      </w:r>
    </w:p>
    <w:p>
      <w:pPr>
        <w:pStyle w:val="Normal1"/>
        <w:spacing w:lineRule="auto" w:line="240"/>
        <w:ind w:firstLine="851" w:end="0"/>
        <w:rPr>
          <w:lang w:val="en-US"/>
        </w:rPr>
      </w:pPr>
      <w:r>
        <w:rPr>
          <w:lang w:val="en-US"/>
        </w:rPr>
        <w:t xml:space="preserve">el </w:t>
      </w:r>
      <w:r>
        <w:rPr>
          <w:i/>
          <w:iCs/>
          <w:lang w:val="en-US"/>
        </w:rPr>
        <w:t>primero</w:t>
      </w:r>
      <w:r>
        <w:rPr>
          <w:lang w:val="en-US"/>
        </w:rPr>
        <w:t xml:space="preserve"> de enero         — </w:t>
      </w:r>
      <w:r>
        <w:rPr/>
        <w:t>первое</w:t>
      </w:r>
      <w:r>
        <w:rPr>
          <w:lang w:val="en-US"/>
        </w:rPr>
        <w:t xml:space="preserve"> </w:t>
      </w:r>
      <w:r>
        <w:rPr/>
        <w:t>января</w:t>
      </w:r>
    </w:p>
    <w:p>
      <w:pPr>
        <w:pStyle w:val="Normal1"/>
        <w:spacing w:lineRule="auto" w:line="240"/>
        <w:ind w:firstLine="284" w:end="0"/>
        <w:rPr/>
      </w:pPr>
      <w:r>
        <w:rPr>
          <w:sz w:val="24"/>
        </w:rPr>
        <w:t>2. В письмах и официальных документах при обозначении чисел месяца циф</w:t>
        <w:softHyphen/>
        <w:t xml:space="preserve">рами артикль обычно опускается. 5 </w:t>
      </w:r>
      <w:r>
        <w:rPr>
          <w:sz w:val="24"/>
          <w:lang w:val="en-US"/>
        </w:rPr>
        <w:t>de</w:t>
      </w:r>
      <w:r>
        <w:rPr>
          <w:sz w:val="24"/>
        </w:rPr>
        <w:t xml:space="preserve"> </w:t>
      </w:r>
      <w:r>
        <w:rPr>
          <w:sz w:val="24"/>
          <w:lang w:val="en-US"/>
        </w:rPr>
        <w:t>mayo</w:t>
      </w:r>
      <w:r>
        <w:rPr>
          <w:sz w:val="24"/>
        </w:rPr>
        <w:t xml:space="preserve"> — пятое мая</w:t>
      </w:r>
    </w:p>
    <w:p>
      <w:pPr>
        <w:pStyle w:val="Normal1"/>
        <w:spacing w:lineRule="auto" w:line="240"/>
        <w:ind w:firstLine="284" w:end="0"/>
        <w:rPr>
          <w:sz w:val="24"/>
        </w:rPr>
      </w:pPr>
      <w:r>
        <w:rPr>
          <w:sz w:val="24"/>
        </w:rPr>
        <w:t>в) в выражениях типа:</w:t>
      </w:r>
    </w:p>
    <w:p>
      <w:pPr>
        <w:pStyle w:val="Normal1"/>
        <w:spacing w:lineRule="auto" w:line="240"/>
        <w:ind w:firstLine="851" w:end="0"/>
        <w:rPr/>
      </w:pPr>
      <w:r>
        <w:rPr>
          <w:i/>
          <w:iCs/>
          <w:sz w:val="24"/>
          <w:lang w:val="en-US"/>
        </w:rPr>
        <w:t>los</w:t>
      </w:r>
      <w:r>
        <w:rPr>
          <w:sz w:val="24"/>
        </w:rPr>
        <w:t xml:space="preserve"> </w:t>
      </w:r>
      <w:r>
        <w:rPr>
          <w:sz w:val="24"/>
          <w:lang w:val="en-US"/>
        </w:rPr>
        <w:t>dos</w:t>
      </w:r>
      <w:r>
        <w:rPr>
          <w:sz w:val="24"/>
        </w:rPr>
        <w:t xml:space="preserve">, </w:t>
      </w:r>
      <w:r>
        <w:rPr>
          <w:i/>
          <w:iCs/>
          <w:sz w:val="24"/>
          <w:lang w:val="en-US"/>
        </w:rPr>
        <w:t>los</w:t>
      </w:r>
      <w:r>
        <w:rPr>
          <w:sz w:val="24"/>
        </w:rPr>
        <w:t xml:space="preserve"> </w:t>
      </w:r>
      <w:r>
        <w:rPr>
          <w:sz w:val="24"/>
          <w:lang w:val="en-US"/>
        </w:rPr>
        <w:t>tres</w:t>
      </w:r>
      <w:r>
        <w:rPr>
          <w:sz w:val="24"/>
        </w:rPr>
        <w:t xml:space="preserve">                                     — два, три человека (о мужчинах)</w:t>
      </w:r>
    </w:p>
    <w:p>
      <w:pPr>
        <w:pStyle w:val="Normal1"/>
        <w:spacing w:lineRule="auto" w:line="240"/>
        <w:ind w:firstLine="851" w:end="0"/>
        <w:rPr/>
      </w:pPr>
      <w:r>
        <w:rPr>
          <w:i/>
          <w:iCs/>
          <w:sz w:val="24"/>
          <w:lang w:val="en-US"/>
        </w:rPr>
        <w:t>las</w:t>
      </w:r>
      <w:r>
        <w:rPr>
          <w:sz w:val="24"/>
        </w:rPr>
        <w:t xml:space="preserve"> </w:t>
      </w:r>
      <w:r>
        <w:rPr>
          <w:sz w:val="24"/>
          <w:lang w:val="en-US"/>
        </w:rPr>
        <w:t>cuatro</w:t>
      </w:r>
      <w:r>
        <w:rPr>
          <w:sz w:val="24"/>
        </w:rPr>
        <w:t xml:space="preserve">, </w:t>
      </w:r>
      <w:r>
        <w:rPr>
          <w:i/>
          <w:iCs/>
          <w:sz w:val="24"/>
          <w:lang w:val="en-US"/>
        </w:rPr>
        <w:t>las</w:t>
      </w:r>
      <w:r>
        <w:rPr>
          <w:sz w:val="24"/>
        </w:rPr>
        <w:t xml:space="preserve"> </w:t>
      </w:r>
      <w:r>
        <w:rPr>
          <w:sz w:val="24"/>
          <w:lang w:val="en-US"/>
        </w:rPr>
        <w:t>cinco</w:t>
      </w:r>
      <w:r>
        <w:rPr>
          <w:sz w:val="24"/>
        </w:rPr>
        <w:t xml:space="preserve">                             — четыре, пять человек (о жен</w:t>
        <w:softHyphen/>
        <w:t>щинах)</w:t>
      </w:r>
    </w:p>
    <w:p>
      <w:pPr>
        <w:pStyle w:val="Normal1"/>
        <w:spacing w:lineRule="auto" w:line="240"/>
        <w:ind w:firstLine="284" w:end="0"/>
        <w:rPr/>
      </w:pPr>
      <w:r>
        <w:rPr>
          <w:i/>
          <w:iCs/>
          <w:sz w:val="24"/>
        </w:rPr>
        <w:t xml:space="preserve">         </w:t>
      </w:r>
      <w:r>
        <w:rPr>
          <w:i/>
          <w:iCs/>
          <w:sz w:val="24"/>
          <w:lang w:val="en-US"/>
        </w:rPr>
        <w:t>Los</w:t>
      </w:r>
      <w:r>
        <w:rPr>
          <w:sz w:val="24"/>
          <w:lang w:val="en-US"/>
        </w:rPr>
        <w:t xml:space="preserve"> </w:t>
      </w:r>
      <w:r>
        <w:rPr>
          <w:i/>
          <w:iCs/>
          <w:sz w:val="24"/>
          <w:lang w:val="en-US"/>
        </w:rPr>
        <w:t>seis</w:t>
      </w:r>
      <w:r>
        <w:rPr>
          <w:sz w:val="24"/>
          <w:lang w:val="en-US"/>
        </w:rPr>
        <w:t xml:space="preserve"> entraron en el aula.                </w:t>
      </w:r>
      <w:r>
        <w:rPr>
          <w:sz w:val="24"/>
        </w:rPr>
        <w:t>Шесть (шестеро) мужчин вошли в аудиторию.</w:t>
      </w:r>
    </w:p>
    <w:p>
      <w:pPr>
        <w:pStyle w:val="Normal1"/>
        <w:spacing w:lineRule="auto" w:line="240"/>
        <w:ind w:firstLine="284" w:end="0"/>
        <w:rPr/>
      </w:pPr>
      <w:r>
        <w:rPr>
          <w:sz w:val="24"/>
        </w:rPr>
        <w:t xml:space="preserve">г) при названии самих цифр и номеров: </w:t>
      </w:r>
      <w:r>
        <w:rPr>
          <w:sz w:val="24"/>
          <w:lang w:val="en-US"/>
        </w:rPr>
        <w:t>el</w:t>
      </w:r>
      <w:r>
        <w:rPr>
          <w:sz w:val="24"/>
        </w:rPr>
        <w:t xml:space="preserve"> </w:t>
      </w:r>
      <w:r>
        <w:rPr>
          <w:sz w:val="24"/>
          <w:lang w:val="en-US"/>
        </w:rPr>
        <w:t>ocho</w:t>
      </w:r>
      <w:r>
        <w:rPr>
          <w:sz w:val="24"/>
        </w:rPr>
        <w:t xml:space="preserve"> </w:t>
      </w:r>
      <w:r>
        <w:rPr>
          <w:sz w:val="24"/>
          <w:lang w:val="en-US"/>
        </w:rPr>
        <w:t>sigue</w:t>
      </w:r>
      <w:r>
        <w:rPr>
          <w:sz w:val="24"/>
        </w:rPr>
        <w:t xml:space="preserve"> </w:t>
      </w:r>
      <w:r>
        <w:rPr>
          <w:sz w:val="24"/>
          <w:lang w:val="en-US"/>
        </w:rPr>
        <w:t>al</w:t>
      </w:r>
      <w:r>
        <w:rPr>
          <w:sz w:val="24"/>
        </w:rPr>
        <w:t xml:space="preserve"> </w:t>
      </w:r>
      <w:r>
        <w:rPr>
          <w:sz w:val="24"/>
          <w:lang w:val="en-US"/>
        </w:rPr>
        <w:t>siete</w:t>
      </w:r>
      <w:r>
        <w:rPr>
          <w:sz w:val="24"/>
        </w:rPr>
        <w:t xml:space="preserve"> — восемь идет после семи; </w:t>
      </w:r>
      <w:r>
        <w:rPr>
          <w:sz w:val="24"/>
          <w:lang w:val="en-US"/>
        </w:rPr>
        <w:t>un</w:t>
      </w:r>
      <w:r>
        <w:rPr>
          <w:sz w:val="24"/>
        </w:rPr>
        <w:t xml:space="preserve"> </w:t>
      </w:r>
      <w:r>
        <w:rPr>
          <w:sz w:val="24"/>
          <w:lang w:val="en-US"/>
        </w:rPr>
        <w:t>nueve</w:t>
      </w:r>
      <w:r>
        <w:rPr>
          <w:sz w:val="24"/>
        </w:rPr>
        <w:t xml:space="preserve"> </w:t>
      </w:r>
      <w:r>
        <w:rPr>
          <w:sz w:val="24"/>
          <w:lang w:val="en-US"/>
        </w:rPr>
        <w:t>pintado</w:t>
      </w:r>
      <w:r>
        <w:rPr>
          <w:sz w:val="24"/>
        </w:rPr>
        <w:t xml:space="preserve"> </w:t>
      </w:r>
      <w:r>
        <w:rPr>
          <w:sz w:val="24"/>
          <w:lang w:val="en-US"/>
        </w:rPr>
        <w:t>en</w:t>
      </w:r>
      <w:r>
        <w:rPr>
          <w:sz w:val="24"/>
        </w:rPr>
        <w:t xml:space="preserve"> </w:t>
      </w:r>
      <w:r>
        <w:rPr>
          <w:sz w:val="24"/>
          <w:lang w:val="en-US"/>
        </w:rPr>
        <w:t>la</w:t>
      </w:r>
      <w:r>
        <w:rPr>
          <w:sz w:val="24"/>
        </w:rPr>
        <w:t xml:space="preserve"> </w:t>
      </w:r>
      <w:r>
        <w:rPr>
          <w:sz w:val="24"/>
          <w:lang w:val="en-US"/>
        </w:rPr>
        <w:t>puerta</w:t>
      </w:r>
      <w:r>
        <w:rPr>
          <w:sz w:val="24"/>
        </w:rPr>
        <w:t xml:space="preserve"> — девять (де</w:t>
        <w:softHyphen/>
        <w:t>вятка), указанная на двери.</w:t>
      </w:r>
    </w:p>
    <w:p>
      <w:pPr>
        <w:pStyle w:val="Normal1"/>
        <w:spacing w:lineRule="auto" w:line="240"/>
        <w:ind w:firstLine="284" w:end="0"/>
        <w:rPr>
          <w:sz w:val="24"/>
        </w:rPr>
      </w:pPr>
      <w:r>
        <w:rPr>
          <w:sz w:val="24"/>
        </w:rPr>
        <w:t>9. Артикль может использоваться перед числительным, если оно употребляется с существительным:</w:t>
      </w:r>
    </w:p>
    <w:p>
      <w:pPr>
        <w:pStyle w:val="Normal1"/>
        <w:spacing w:lineRule="auto" w:line="240"/>
        <w:ind w:firstLine="284" w:end="0"/>
        <w:rPr/>
      </w:pPr>
      <w:r>
        <w:rPr>
          <w:sz w:val="24"/>
        </w:rPr>
        <w:t xml:space="preserve">а) когда необходимо указать на то, что названное число лиц, предметов и явлений мыслится как целое, как совокупность, а не расчлененно. В этих случаях испанские числительные соответствуют  типу русских собирательных числительных, таких, как </w:t>
      </w:r>
      <w:r>
        <w:rPr>
          <w:i/>
          <w:sz w:val="24"/>
        </w:rPr>
        <w:t>двое, тр</w:t>
      </w:r>
      <w:r>
        <w:rPr>
          <w:i/>
          <w:sz w:val="24"/>
          <w:lang w:val="en-US"/>
        </w:rPr>
        <w:t>oe</w:t>
      </w:r>
      <w:r>
        <w:rPr>
          <w:i/>
          <w:sz w:val="24"/>
        </w:rPr>
        <w:t>, четверо</w:t>
      </w:r>
      <w:r>
        <w:rPr>
          <w:sz w:val="24"/>
        </w:rPr>
        <w:t xml:space="preserve"> и т.п.:</w:t>
      </w:r>
    </w:p>
    <w:p>
      <w:pPr>
        <w:pStyle w:val="Normal1"/>
        <w:spacing w:lineRule="auto" w:line="240"/>
        <w:ind w:firstLine="284" w:end="0"/>
        <w:rPr>
          <w:i/>
          <w:i/>
          <w:iCs/>
          <w:sz w:val="24"/>
        </w:rPr>
      </w:pPr>
      <w:r>
        <w:rPr>
          <w:i/>
          <w:iCs/>
          <w:sz w:val="24"/>
        </w:rPr>
      </w:r>
    </w:p>
    <w:p>
      <w:pPr>
        <w:pStyle w:val="Normal1"/>
        <w:spacing w:lineRule="auto" w:line="240"/>
        <w:ind w:firstLine="284" w:end="0"/>
        <w:rPr/>
      </w:pPr>
      <w:r>
        <w:rPr>
          <w:i/>
          <w:iCs/>
          <w:sz w:val="24"/>
          <w:lang w:val="en-US"/>
        </w:rPr>
        <w:t>Los  tres muchachos</w:t>
      </w:r>
      <w:r>
        <w:rPr>
          <w:sz w:val="24"/>
          <w:lang w:val="en-US"/>
        </w:rPr>
        <w:t xml:space="preserve"> están aquí.                    </w:t>
      </w:r>
      <w:r>
        <w:rPr>
          <w:sz w:val="24"/>
        </w:rPr>
        <w:t xml:space="preserve">Трое подростков находятся здесь. </w:t>
      </w:r>
    </w:p>
    <w:p>
      <w:pPr>
        <w:pStyle w:val="Normal1"/>
        <w:spacing w:lineRule="auto" w:line="240"/>
        <w:ind w:firstLine="284" w:end="0"/>
        <w:rPr/>
      </w:pPr>
      <w:r>
        <w:rPr>
          <w:sz w:val="24"/>
        </w:rPr>
        <w:t>Ср</w:t>
      </w:r>
      <w:r>
        <w:rPr>
          <w:sz w:val="24"/>
          <w:lang w:val="en-US"/>
        </w:rPr>
        <w:t xml:space="preserve">. Tres muchachos están aquí.                    </w:t>
      </w:r>
      <w:r>
        <w:rPr>
          <w:sz w:val="24"/>
        </w:rPr>
        <w:t>Три подростка находятся здесь.</w:t>
      </w:r>
    </w:p>
    <w:p>
      <w:pPr>
        <w:pStyle w:val="Normal1"/>
        <w:spacing w:lineRule="auto" w:line="240"/>
        <w:ind w:firstLine="284" w:end="0"/>
        <w:rPr/>
      </w:pPr>
      <w:r>
        <w:rPr>
          <w:sz w:val="24"/>
        </w:rPr>
        <w:t xml:space="preserve">б) в оборотах типа </w:t>
      </w:r>
      <w:r>
        <w:rPr>
          <w:b/>
          <w:sz w:val="24"/>
          <w:lang w:val="en-US"/>
        </w:rPr>
        <w:t>a</w:t>
      </w:r>
      <w:r>
        <w:rPr>
          <w:b/>
          <w:sz w:val="24"/>
        </w:rPr>
        <w:t xml:space="preserve"> </w:t>
      </w:r>
      <w:r>
        <w:rPr>
          <w:b/>
          <w:sz w:val="24"/>
          <w:lang w:val="en-US"/>
        </w:rPr>
        <w:t>los</w:t>
      </w:r>
      <w:r>
        <w:rPr>
          <w:b/>
          <w:sz w:val="24"/>
        </w:rPr>
        <w:t xml:space="preserve"> </w:t>
      </w:r>
      <w:r>
        <w:rPr>
          <w:b/>
          <w:sz w:val="24"/>
          <w:lang w:val="en-US"/>
        </w:rPr>
        <w:t>cinco</w:t>
      </w:r>
      <w:r>
        <w:rPr>
          <w:b/>
          <w:sz w:val="24"/>
        </w:rPr>
        <w:t xml:space="preserve">, </w:t>
      </w:r>
      <w:r>
        <w:rPr>
          <w:b/>
          <w:sz w:val="24"/>
          <w:lang w:val="en-US"/>
        </w:rPr>
        <w:t>diez</w:t>
      </w:r>
      <w:r>
        <w:rPr>
          <w:sz w:val="24"/>
        </w:rPr>
        <w:t xml:space="preserve">, </w:t>
      </w:r>
      <w:r>
        <w:rPr>
          <w:sz w:val="24"/>
          <w:lang w:val="en-US"/>
        </w:rPr>
        <w:t>etc</w:t>
      </w:r>
      <w:r>
        <w:rPr>
          <w:sz w:val="24"/>
        </w:rPr>
        <w:t xml:space="preserve">. </w:t>
      </w:r>
      <w:r>
        <w:rPr>
          <w:b/>
          <w:sz w:val="24"/>
          <w:lang w:val="en-US"/>
        </w:rPr>
        <w:t>a</w:t>
      </w:r>
      <w:r>
        <w:rPr>
          <w:b/>
          <w:sz w:val="24"/>
        </w:rPr>
        <w:t>ñ</w:t>
      </w:r>
      <w:r>
        <w:rPr>
          <w:b/>
          <w:sz w:val="24"/>
          <w:lang w:val="en-US"/>
        </w:rPr>
        <w:t>os</w:t>
      </w:r>
      <w:r>
        <w:rPr>
          <w:b/>
          <w:sz w:val="24"/>
        </w:rPr>
        <w:t xml:space="preserve"> </w:t>
      </w:r>
      <w:r>
        <w:rPr>
          <w:sz w:val="24"/>
        </w:rPr>
        <w:t>— в пять, десять и т.д. лет:</w:t>
      </w:r>
    </w:p>
    <w:p>
      <w:pPr>
        <w:pStyle w:val="Normal1"/>
        <w:spacing w:lineRule="auto" w:line="240"/>
        <w:ind w:firstLine="284" w:end="0"/>
        <w:rPr>
          <w:i/>
          <w:i/>
          <w:iCs/>
          <w:sz w:val="24"/>
        </w:rPr>
      </w:pPr>
      <w:r>
        <w:rPr>
          <w:i/>
          <w:iCs/>
          <w:sz w:val="24"/>
        </w:rPr>
      </w:r>
    </w:p>
    <w:p>
      <w:pPr>
        <w:pStyle w:val="Normal1"/>
        <w:spacing w:lineRule="auto" w:line="240"/>
        <w:ind w:firstLine="284" w:end="0"/>
        <w:rPr/>
      </w:pPr>
      <w:r>
        <w:rPr>
          <w:i/>
          <w:iCs/>
          <w:sz w:val="24"/>
          <w:lang w:val="en-US"/>
        </w:rPr>
        <w:t>A</w:t>
      </w:r>
      <w:r>
        <w:rPr>
          <w:i/>
          <w:iCs/>
          <w:sz w:val="24"/>
        </w:rPr>
        <w:t xml:space="preserve"> </w:t>
      </w:r>
      <w:r>
        <w:rPr>
          <w:i/>
          <w:iCs/>
          <w:sz w:val="24"/>
          <w:lang w:val="en-US"/>
        </w:rPr>
        <w:t>los</w:t>
      </w:r>
      <w:r>
        <w:rPr>
          <w:i/>
          <w:iCs/>
          <w:sz w:val="24"/>
        </w:rPr>
        <w:t xml:space="preserve"> </w:t>
      </w:r>
      <w:r>
        <w:rPr>
          <w:i/>
          <w:iCs/>
          <w:sz w:val="24"/>
          <w:lang w:val="en-US"/>
        </w:rPr>
        <w:t>cincuenta</w:t>
      </w:r>
      <w:r>
        <w:rPr>
          <w:i/>
          <w:iCs/>
          <w:sz w:val="24"/>
        </w:rPr>
        <w:t xml:space="preserve"> años</w:t>
      </w:r>
      <w:r>
        <w:rPr>
          <w:sz w:val="24"/>
        </w:rPr>
        <w:t xml:space="preserve"> </w:t>
      </w:r>
      <w:r>
        <w:rPr>
          <w:sz w:val="24"/>
          <w:lang w:val="en-US"/>
        </w:rPr>
        <w:t>de</w:t>
      </w:r>
      <w:r>
        <w:rPr>
          <w:sz w:val="24"/>
        </w:rPr>
        <w:t xml:space="preserve"> </w:t>
      </w:r>
      <w:r>
        <w:rPr>
          <w:sz w:val="24"/>
          <w:lang w:val="en-US"/>
        </w:rPr>
        <w:t>edad</w:t>
      </w:r>
      <w:r>
        <w:rPr>
          <w:sz w:val="24"/>
        </w:rPr>
        <w:t xml:space="preserve"> </w:t>
      </w:r>
      <w:r>
        <w:rPr>
          <w:sz w:val="24"/>
          <w:lang w:val="en-US"/>
        </w:rPr>
        <w:t>Juan</w:t>
      </w:r>
      <w:r>
        <w:rPr>
          <w:sz w:val="24"/>
        </w:rPr>
        <w:t xml:space="preserve">                 В пятьдесят лет Хуан Валера </w:t>
      </w:r>
    </w:p>
    <w:p>
      <w:pPr>
        <w:pStyle w:val="Normal1"/>
        <w:spacing w:lineRule="auto" w:line="240"/>
        <w:ind w:firstLine="709" w:end="0"/>
        <w:rPr/>
      </w:pPr>
      <w:r>
        <w:rPr>
          <w:sz w:val="24"/>
          <w:lang w:val="en-US"/>
        </w:rPr>
        <w:t>Valera</w:t>
      </w:r>
      <w:r>
        <w:rPr>
          <w:sz w:val="24"/>
        </w:rPr>
        <w:t xml:space="preserve"> </w:t>
      </w:r>
      <w:r>
        <w:rPr>
          <w:sz w:val="24"/>
          <w:lang w:val="en-US"/>
        </w:rPr>
        <w:t>escribi</w:t>
      </w:r>
      <w:r>
        <w:rPr>
          <w:sz w:val="24"/>
        </w:rPr>
        <w:t xml:space="preserve">ó </w:t>
      </w:r>
      <w:r>
        <w:rPr>
          <w:sz w:val="24"/>
          <w:lang w:val="en-US"/>
        </w:rPr>
        <w:t>su</w:t>
      </w:r>
      <w:r>
        <w:rPr>
          <w:sz w:val="24"/>
        </w:rPr>
        <w:t xml:space="preserve"> </w:t>
      </w:r>
      <w:r>
        <w:rPr>
          <w:sz w:val="24"/>
          <w:lang w:val="en-US"/>
        </w:rPr>
        <w:t>primera</w:t>
      </w:r>
      <w:r>
        <w:rPr>
          <w:sz w:val="24"/>
        </w:rPr>
        <w:t xml:space="preserve"> </w:t>
      </w:r>
      <w:r>
        <w:rPr>
          <w:sz w:val="24"/>
          <w:lang w:val="en-US"/>
        </w:rPr>
        <w:t>novela</w:t>
      </w:r>
      <w:r>
        <w:rPr>
          <w:sz w:val="24"/>
        </w:rPr>
        <w:t xml:space="preserve">               написал свой первый роман </w:t>
      </w:r>
    </w:p>
    <w:p>
      <w:pPr>
        <w:pStyle w:val="Normal1"/>
        <w:spacing w:lineRule="auto" w:line="240"/>
        <w:ind w:firstLine="284" w:end="0"/>
        <w:rPr/>
      </w:pPr>
      <w:r>
        <w:rPr>
          <w:sz w:val="24"/>
        </w:rPr>
        <w:t>"</w:t>
      </w:r>
      <w:r>
        <w:rPr>
          <w:sz w:val="24"/>
          <w:lang w:val="en-US"/>
        </w:rPr>
        <w:t>Pepita</w:t>
      </w:r>
      <w:r>
        <w:rPr>
          <w:sz w:val="24"/>
        </w:rPr>
        <w:t xml:space="preserve"> </w:t>
      </w:r>
      <w:r>
        <w:rPr>
          <w:sz w:val="24"/>
          <w:lang w:val="en-US"/>
        </w:rPr>
        <w:t>Jim</w:t>
      </w:r>
      <w:r>
        <w:rPr>
          <w:sz w:val="24"/>
        </w:rPr>
        <w:t>é</w:t>
      </w:r>
      <w:r>
        <w:rPr>
          <w:sz w:val="24"/>
          <w:lang w:val="en-US"/>
        </w:rPr>
        <w:t>nez</w:t>
      </w:r>
      <w:r>
        <w:rPr>
          <w:sz w:val="24"/>
        </w:rPr>
        <w:t xml:space="preserve">".                                        «Пепита Хименес».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10. Когда числительные употребляются в оборотах с </w:t>
      </w:r>
      <w:r>
        <w:rPr>
          <w:b/>
          <w:sz w:val="24"/>
        </w:rPr>
        <w:t xml:space="preserve">más </w:t>
      </w:r>
      <w:r>
        <w:rPr>
          <w:sz w:val="24"/>
        </w:rPr>
        <w:t xml:space="preserve">и </w:t>
      </w:r>
      <w:r>
        <w:rPr>
          <w:b/>
          <w:sz w:val="24"/>
        </w:rPr>
        <w:t>menos</w:t>
      </w:r>
      <w:r>
        <w:rPr>
          <w:sz w:val="24"/>
        </w:rPr>
        <w:t xml:space="preserve">,  то перед числительными ставится предлог </w:t>
      </w:r>
      <w:r>
        <w:rPr>
          <w:b/>
          <w:sz w:val="24"/>
        </w:rPr>
        <w:t>de</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lang w:val="en-US"/>
        </w:rPr>
        <w:t>m</w:t>
      </w:r>
      <w:r>
        <w:rPr>
          <w:sz w:val="24"/>
        </w:rPr>
        <w:t>á</w:t>
      </w:r>
      <w:r>
        <w:rPr>
          <w:sz w:val="24"/>
          <w:lang w:val="en-US"/>
        </w:rPr>
        <w:t>s</w:t>
      </w:r>
      <w:r>
        <w:rPr>
          <w:sz w:val="24"/>
        </w:rPr>
        <w:t xml:space="preserve"> </w:t>
      </w:r>
      <w:r>
        <w:rPr>
          <w:sz w:val="24"/>
          <w:lang w:val="en-US"/>
        </w:rPr>
        <w:t>de</w:t>
      </w:r>
      <w:r>
        <w:rPr>
          <w:sz w:val="24"/>
        </w:rPr>
        <w:t xml:space="preserve"> + числительное — более (чем)</w:t>
      </w:r>
    </w:p>
    <w:p>
      <w:pPr>
        <w:pStyle w:val="Normal1"/>
        <w:spacing w:lineRule="auto" w:line="240"/>
        <w:ind w:firstLine="284" w:end="0"/>
        <w:rPr/>
      </w:pPr>
      <w:r>
        <w:rPr>
          <w:sz w:val="24"/>
        </w:rPr>
        <w:t xml:space="preserve"> </w:t>
      </w:r>
      <w:r>
        <w:rPr>
          <w:sz w:val="24"/>
          <w:lang w:val="en-US"/>
        </w:rPr>
        <w:t>menos</w:t>
      </w:r>
      <w:r>
        <w:rPr>
          <w:sz w:val="24"/>
        </w:rPr>
        <w:t xml:space="preserve"> </w:t>
      </w:r>
      <w:r>
        <w:rPr>
          <w:sz w:val="24"/>
          <w:lang w:val="en-US"/>
        </w:rPr>
        <w:t>de</w:t>
      </w:r>
      <w:r>
        <w:rPr>
          <w:sz w:val="24"/>
        </w:rPr>
        <w:t xml:space="preserve"> + числительное — менее (чем)</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подобные обороты (они сходны с адъективными сравнительными конструкциями, см. § 21) вводят количественное сравнение: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Estaban</w:t>
      </w:r>
      <w:r>
        <w:rPr>
          <w:sz w:val="24"/>
        </w:rPr>
        <w:t xml:space="preserve"> а </w:t>
      </w:r>
      <w:r>
        <w:rPr>
          <w:i/>
          <w:iCs/>
          <w:sz w:val="24"/>
        </w:rPr>
        <w:t xml:space="preserve">menos </w:t>
      </w:r>
      <w:r>
        <w:rPr>
          <w:i/>
          <w:iCs/>
          <w:sz w:val="24"/>
          <w:lang w:val="en-US"/>
        </w:rPr>
        <w:t>de</w:t>
      </w:r>
      <w:r>
        <w:rPr>
          <w:i/>
          <w:iCs/>
          <w:sz w:val="24"/>
        </w:rPr>
        <w:t xml:space="preserve"> </w:t>
      </w:r>
      <w:r>
        <w:rPr>
          <w:i/>
          <w:iCs/>
          <w:sz w:val="24"/>
          <w:lang w:val="en-US"/>
        </w:rPr>
        <w:t>doscientos</w:t>
      </w:r>
      <w:r>
        <w:rPr>
          <w:sz w:val="24"/>
        </w:rPr>
        <w:t xml:space="preserve">                       Они были менее чем в двухстах</w:t>
      </w:r>
    </w:p>
    <w:p>
      <w:pPr>
        <w:pStyle w:val="Normal1"/>
        <w:spacing w:lineRule="auto" w:line="240"/>
        <w:ind w:firstLine="709" w:end="0"/>
        <w:rPr/>
      </w:pPr>
      <w:r>
        <w:rPr>
          <w:i/>
          <w:iCs/>
          <w:sz w:val="24"/>
          <w:lang w:val="en-US"/>
        </w:rPr>
        <w:t>metros</w:t>
      </w:r>
      <w:r>
        <w:rPr>
          <w:sz w:val="24"/>
          <w:lang w:val="en-US"/>
        </w:rPr>
        <w:t xml:space="preserve"> de nosotros. </w:t>
      </w:r>
      <w:r>
        <w:rPr>
          <w:sz w:val="24"/>
        </w:rPr>
        <w:t xml:space="preserve">(С. </w:t>
      </w:r>
      <w:r>
        <w:rPr>
          <w:sz w:val="24"/>
          <w:lang w:val="en-US"/>
        </w:rPr>
        <w:t>L</w:t>
      </w:r>
      <w:r>
        <w:rPr/>
        <w:t>EANTRE</w:t>
      </w:r>
      <w:r>
        <w:rPr>
          <w:sz w:val="24"/>
        </w:rPr>
        <w:t>)                      метрах от нас.</w:t>
      </w:r>
    </w:p>
    <w:p>
      <w:pPr>
        <w:pStyle w:val="Normal1"/>
        <w:spacing w:lineRule="auto" w:line="240"/>
        <w:ind w:firstLine="284" w:end="0"/>
        <w:rPr>
          <w:sz w:val="24"/>
        </w:rPr>
      </w:pPr>
      <w:r>
        <w:rPr>
          <w:sz w:val="24"/>
          <w:lang w:val="en-US"/>
        </w:rPr>
        <w:t xml:space="preserve">Tenía </w:t>
      </w:r>
      <w:r>
        <w:rPr>
          <w:i/>
          <w:iCs/>
          <w:sz w:val="24"/>
          <w:lang w:val="en-US"/>
        </w:rPr>
        <w:t>más de cincuenta años</w:t>
      </w:r>
      <w:r>
        <w:rPr>
          <w:sz w:val="24"/>
          <w:lang w:val="en-US"/>
        </w:rPr>
        <w:t xml:space="preserve">.                          </w:t>
      </w:r>
      <w:r>
        <w:rPr>
          <w:sz w:val="24"/>
        </w:rPr>
        <w:t>Ему было более пятидесяти лет.</w:t>
      </w:r>
    </w:p>
    <w:p>
      <w:pPr>
        <w:pStyle w:val="Normal1"/>
        <w:spacing w:lineRule="auto" w:line="240"/>
        <w:ind w:firstLine="709" w:end="0"/>
        <w:rPr/>
      </w:pPr>
      <w:r>
        <w:rPr>
          <w:sz w:val="24"/>
        </w:rPr>
        <w:t>(</w:t>
      </w:r>
      <w:r>
        <w:rPr>
          <w:sz w:val="24"/>
          <w:lang w:val="en-US"/>
        </w:rPr>
        <w:t>C</w:t>
      </w:r>
      <w:r>
        <w:rPr>
          <w:sz w:val="24"/>
        </w:rPr>
        <w:t xml:space="preserve">. </w:t>
      </w:r>
      <w:r>
        <w:rPr>
          <w:sz w:val="24"/>
          <w:lang w:val="en-US"/>
        </w:rPr>
        <w:t>L</w:t>
      </w:r>
      <w:r>
        <w:rPr/>
        <w:t>EANTRE</w:t>
      </w:r>
      <w:r>
        <w:rPr>
          <w:sz w:val="24"/>
        </w:rPr>
        <w:t>)</w:t>
      </w:r>
    </w:p>
    <w:p>
      <w:pPr>
        <w:sectPr>
          <w:footerReference w:type="default" r:id="rId10"/>
          <w:footerReference w:type="first" r:id="rId11"/>
          <w:type w:val="nextPage"/>
          <w:pgSz w:w="11906" w:h="16838"/>
          <w:pgMar w:left="567" w:right="567" w:gutter="0" w:header="0" w:top="567" w:footer="720" w:bottom="776"/>
          <w:pgNumType w:fmt="decimal"/>
          <w:formProt w:val="false"/>
          <w:textDirection w:val="lrTb"/>
          <w:docGrid w:type="default" w:linePitch="360" w:charSpace="0"/>
        </w:sectPr>
        <w:pStyle w:val="Normal1"/>
        <w:spacing w:lineRule="auto" w:line="240"/>
        <w:ind w:firstLine="709" w:end="0"/>
        <w:rPr>
          <w:sz w:val="24"/>
        </w:rPr>
      </w:pPr>
      <w:r>
        <w:rPr>
          <w:sz w:val="24"/>
        </w:rPr>
      </w:r>
    </w:p>
    <w:p>
      <w:pPr>
        <w:pStyle w:val="Normal1"/>
        <w:spacing w:lineRule="auto" w:line="240"/>
        <w:ind w:firstLine="284" w:end="0"/>
        <w:rPr>
          <w:sz w:val="24"/>
        </w:rPr>
      </w:pPr>
      <w:r>
        <w:rPr>
          <w:sz w:val="24"/>
        </w:rPr>
        <w:t>Эта же модель реализуется с существительными и прилагательными, называющими часть чего-либо:</w:t>
      </w:r>
    </w:p>
    <w:p>
      <w:pPr>
        <w:pStyle w:val="Normal1"/>
        <w:spacing w:lineRule="auto" w:line="240"/>
        <w:ind w:firstLine="284" w:end="0"/>
        <w:rPr/>
      </w:pPr>
      <w:r>
        <w:rPr>
          <w:sz w:val="24"/>
          <w:lang w:val="en-US"/>
        </w:rPr>
        <w:t>Falta</w:t>
      </w:r>
      <w:r>
        <w:rPr>
          <w:sz w:val="24"/>
        </w:rPr>
        <w:t xml:space="preserve"> </w:t>
      </w:r>
      <w:r>
        <w:rPr>
          <w:sz w:val="24"/>
          <w:lang w:val="en-US"/>
        </w:rPr>
        <w:t>menos</w:t>
      </w:r>
      <w:r>
        <w:rPr>
          <w:sz w:val="24"/>
        </w:rPr>
        <w:t xml:space="preserve"> </w:t>
      </w:r>
      <w:r>
        <w:rPr>
          <w:sz w:val="24"/>
          <w:lang w:val="en-US"/>
        </w:rPr>
        <w:t>de</w:t>
      </w:r>
      <w:r>
        <w:rPr>
          <w:sz w:val="24"/>
        </w:rPr>
        <w:t xml:space="preserve"> </w:t>
      </w:r>
      <w:r>
        <w:rPr>
          <w:sz w:val="24"/>
          <w:lang w:val="en-US"/>
        </w:rPr>
        <w:t>media</w:t>
      </w:r>
      <w:r>
        <w:rPr>
          <w:sz w:val="24"/>
        </w:rPr>
        <w:t xml:space="preserve"> </w:t>
      </w:r>
      <w:r>
        <w:rPr>
          <w:sz w:val="24"/>
          <w:lang w:val="en-US"/>
        </w:rPr>
        <w:t>hora</w:t>
      </w:r>
      <w:r>
        <w:rPr>
          <w:sz w:val="24"/>
        </w:rPr>
        <w:t xml:space="preserve"> </w:t>
      </w:r>
      <w:r>
        <w:rPr>
          <w:sz w:val="24"/>
          <w:lang w:val="en-US"/>
        </w:rPr>
        <w:t>para</w:t>
      </w:r>
      <w:r>
        <w:rPr>
          <w:sz w:val="24"/>
        </w:rPr>
        <w:t xml:space="preserve">  </w:t>
      </w:r>
      <w:r>
        <w:rPr>
          <w:sz w:val="24"/>
          <w:lang w:val="en-US"/>
        </w:rPr>
        <w:t>co</w:t>
      </w:r>
      <w:r>
        <w:rPr>
          <w:sz w:val="24"/>
        </w:rPr>
        <w:t xml:space="preserve">                    Остается менее получаса до начала</w:t>
      </w:r>
    </w:p>
    <w:p>
      <w:pPr>
        <w:pStyle w:val="Normal1"/>
        <w:spacing w:lineRule="auto" w:line="240"/>
        <w:ind w:firstLine="709" w:end="0"/>
        <w:rPr/>
      </w:pPr>
      <w:r>
        <w:rPr>
          <w:sz w:val="24"/>
          <w:lang w:val="en-US"/>
        </w:rPr>
        <w:t xml:space="preserve">menzar la asamblea.                                      </w:t>
      </w:r>
      <w:r>
        <w:rPr>
          <w:sz w:val="24"/>
        </w:rPr>
        <w:t xml:space="preserve">собрания. </w:t>
      </w:r>
    </w:p>
    <w:p>
      <w:pPr>
        <w:pStyle w:val="Normal1"/>
        <w:spacing w:lineRule="auto" w:line="240"/>
        <w:ind w:firstLine="284" w:end="0"/>
        <w:rPr/>
      </w:pPr>
      <w:r>
        <w:rPr>
          <w:sz w:val="24"/>
          <w:lang w:val="en-US"/>
        </w:rPr>
        <w:t>Hemos</w:t>
      </w:r>
      <w:r>
        <w:rPr>
          <w:sz w:val="24"/>
        </w:rPr>
        <w:t xml:space="preserve"> </w:t>
      </w:r>
      <w:r>
        <w:rPr>
          <w:sz w:val="24"/>
          <w:lang w:val="en-US"/>
        </w:rPr>
        <w:t>gastado</w:t>
      </w:r>
      <w:r>
        <w:rPr>
          <w:sz w:val="24"/>
        </w:rPr>
        <w:t xml:space="preserve"> </w:t>
      </w:r>
      <w:r>
        <w:rPr>
          <w:sz w:val="24"/>
          <w:lang w:val="en-US"/>
        </w:rPr>
        <w:t>m</w:t>
      </w:r>
      <w:r>
        <w:rPr>
          <w:sz w:val="24"/>
        </w:rPr>
        <w:t>á</w:t>
      </w:r>
      <w:r>
        <w:rPr>
          <w:sz w:val="24"/>
          <w:lang w:val="en-US"/>
        </w:rPr>
        <w:t>s</w:t>
      </w:r>
      <w:r>
        <w:rPr>
          <w:sz w:val="24"/>
        </w:rPr>
        <w:t xml:space="preserve"> </w:t>
      </w:r>
      <w:r>
        <w:rPr>
          <w:sz w:val="24"/>
          <w:lang w:val="en-US"/>
        </w:rPr>
        <w:t>de</w:t>
      </w:r>
      <w:r>
        <w:rPr>
          <w:sz w:val="24"/>
        </w:rPr>
        <w:t xml:space="preserve"> </w:t>
      </w:r>
      <w:r>
        <w:rPr>
          <w:sz w:val="24"/>
          <w:lang w:val="en-US"/>
        </w:rPr>
        <w:t>la</w:t>
      </w:r>
      <w:r>
        <w:rPr>
          <w:sz w:val="24"/>
        </w:rPr>
        <w:t xml:space="preserve"> </w:t>
      </w:r>
      <w:r>
        <w:rPr>
          <w:sz w:val="24"/>
          <w:lang w:val="en-US"/>
        </w:rPr>
        <w:t>mitad</w:t>
      </w:r>
      <w:r>
        <w:rPr>
          <w:sz w:val="24"/>
        </w:rPr>
        <w:t xml:space="preserve"> </w:t>
      </w:r>
      <w:r>
        <w:rPr>
          <w:sz w:val="24"/>
          <w:lang w:val="en-US"/>
        </w:rPr>
        <w:t>del</w:t>
      </w:r>
      <w:r>
        <w:rPr>
          <w:sz w:val="24"/>
        </w:rPr>
        <w:t xml:space="preserve">                Мы истратили более половины </w:t>
      </w:r>
    </w:p>
    <w:p>
      <w:pPr>
        <w:pStyle w:val="Normal1"/>
        <w:spacing w:lineRule="auto" w:line="240"/>
        <w:ind w:firstLine="709" w:end="0"/>
        <w:rPr/>
      </w:pPr>
      <w:r>
        <w:rPr>
          <w:sz w:val="24"/>
          <w:lang w:val="en-US"/>
        </w:rPr>
        <w:t>presupuesto</w:t>
      </w:r>
      <w:r>
        <w:rPr>
          <w:sz w:val="24"/>
        </w:rPr>
        <w:t>.                                                  бюджета.</w:t>
      </w:r>
    </w:p>
    <w:p>
      <w:pPr>
        <w:pStyle w:val="Normal1"/>
        <w:spacing w:lineRule="auto" w:line="240"/>
        <w:ind w:firstLine="284" w:end="0"/>
        <w:rPr>
          <w:sz w:val="24"/>
        </w:rPr>
      </w:pPr>
      <w:r>
        <w:rPr>
          <w:sz w:val="24"/>
        </w:rPr>
        <w:t xml:space="preserve"> </w:t>
      </w:r>
    </w:p>
    <w:p>
      <w:pPr>
        <w:pStyle w:val="Normal1"/>
        <w:spacing w:lineRule="auto" w:line="240"/>
        <w:ind w:firstLine="284" w:end="0"/>
        <w:rPr/>
      </w:pPr>
      <w:r>
        <w:rPr>
          <w:i/>
          <w:sz w:val="22"/>
        </w:rPr>
        <w:t>Примечание.</w:t>
      </w:r>
      <w:r>
        <w:rPr>
          <w:sz w:val="22"/>
        </w:rPr>
        <w:t xml:space="preserve"> В современном испанском языке наметилась тенденция к замене в таких моделях предлога </w:t>
      </w:r>
      <w:r>
        <w:rPr>
          <w:b/>
          <w:sz w:val="22"/>
        </w:rPr>
        <w:t>de</w:t>
      </w:r>
      <w:r>
        <w:rPr>
          <w:sz w:val="22"/>
        </w:rPr>
        <w:t xml:space="preserve"> на местоимение </w:t>
      </w:r>
      <w:r>
        <w:rPr>
          <w:b/>
          <w:sz w:val="22"/>
          <w:lang w:val="en-US"/>
        </w:rPr>
        <w:t>que</w:t>
      </w:r>
      <w:r>
        <w:rPr>
          <w:sz w:val="22"/>
        </w:rPr>
        <w:t xml:space="preserve">. В отрицательных предложениях такое употребление стало почти правилом: </w:t>
      </w:r>
      <w:r>
        <w:rPr>
          <w:sz w:val="22"/>
          <w:lang w:val="en-US"/>
        </w:rPr>
        <w:t>No</w:t>
      </w:r>
      <w:r>
        <w:rPr>
          <w:sz w:val="22"/>
        </w:rPr>
        <w:t xml:space="preserve"> </w:t>
      </w:r>
      <w:r>
        <w:rPr>
          <w:sz w:val="22"/>
          <w:lang w:val="en-US"/>
        </w:rPr>
        <w:t>gastamos</w:t>
      </w:r>
      <w:r>
        <w:rPr>
          <w:sz w:val="22"/>
        </w:rPr>
        <w:t xml:space="preserve"> </w:t>
      </w:r>
      <w:r>
        <w:rPr>
          <w:sz w:val="22"/>
          <w:lang w:val="en-US"/>
        </w:rPr>
        <w:t>m</w:t>
      </w:r>
      <w:r>
        <w:rPr>
          <w:sz w:val="22"/>
        </w:rPr>
        <w:t>á</w:t>
      </w:r>
      <w:r>
        <w:rPr>
          <w:sz w:val="22"/>
          <w:lang w:val="en-US"/>
        </w:rPr>
        <w:t>s</w:t>
      </w:r>
      <w:r>
        <w:rPr>
          <w:i/>
          <w:sz w:val="22"/>
        </w:rPr>
        <w:t xml:space="preserve"> </w:t>
      </w:r>
      <w:r>
        <w:rPr>
          <w:b/>
          <w:iCs/>
          <w:sz w:val="22"/>
          <w:lang w:val="en-US"/>
        </w:rPr>
        <w:t>que</w:t>
      </w:r>
      <w:r>
        <w:rPr>
          <w:iCs/>
          <w:sz w:val="22"/>
        </w:rPr>
        <w:t xml:space="preserve"> </w:t>
      </w:r>
      <w:r>
        <w:rPr>
          <w:iCs/>
          <w:sz w:val="22"/>
          <w:lang w:val="en-US"/>
        </w:rPr>
        <w:t>trescientas</w:t>
      </w:r>
      <w:r>
        <w:rPr>
          <w:iCs/>
          <w:sz w:val="22"/>
        </w:rPr>
        <w:t xml:space="preserve"> ре</w:t>
      </w:r>
      <w:r>
        <w:rPr>
          <w:iCs/>
          <w:sz w:val="22"/>
          <w:lang w:val="en-US"/>
        </w:rPr>
        <w:t>setas</w:t>
      </w:r>
      <w:r>
        <w:rPr>
          <w:iCs/>
          <w:sz w:val="22"/>
        </w:rPr>
        <w:t xml:space="preserve"> говорят чаще, чем </w:t>
      </w:r>
      <w:r>
        <w:rPr>
          <w:iCs/>
          <w:sz w:val="22"/>
          <w:lang w:val="en-US"/>
        </w:rPr>
        <w:t>no</w:t>
      </w:r>
      <w:r>
        <w:rPr>
          <w:iCs/>
          <w:sz w:val="22"/>
        </w:rPr>
        <w:t xml:space="preserve"> </w:t>
      </w:r>
      <w:r>
        <w:rPr>
          <w:iCs/>
          <w:sz w:val="22"/>
          <w:lang w:val="en-US"/>
        </w:rPr>
        <w:t>gastamos</w:t>
      </w:r>
      <w:r>
        <w:rPr>
          <w:iCs/>
          <w:sz w:val="22"/>
        </w:rPr>
        <w:t xml:space="preserve"> </w:t>
      </w:r>
      <w:r>
        <w:rPr>
          <w:iCs/>
          <w:sz w:val="22"/>
          <w:lang w:val="en-US"/>
        </w:rPr>
        <w:t>m</w:t>
      </w:r>
      <w:r>
        <w:rPr>
          <w:iCs/>
          <w:sz w:val="22"/>
        </w:rPr>
        <w:t>á</w:t>
      </w:r>
      <w:r>
        <w:rPr>
          <w:iCs/>
          <w:sz w:val="22"/>
          <w:lang w:val="en-US"/>
        </w:rPr>
        <w:t>s</w:t>
      </w:r>
      <w:r>
        <w:rPr>
          <w:iCs/>
          <w:sz w:val="22"/>
        </w:rPr>
        <w:t xml:space="preserve"> </w:t>
      </w:r>
      <w:r>
        <w:rPr>
          <w:b/>
          <w:iCs/>
          <w:sz w:val="22"/>
          <w:lang w:val="en-US"/>
        </w:rPr>
        <w:t>de</w:t>
      </w:r>
      <w:r>
        <w:rPr>
          <w:iCs/>
          <w:sz w:val="22"/>
        </w:rPr>
        <w:t xml:space="preserve"> </w:t>
      </w:r>
      <w:r>
        <w:rPr>
          <w:iCs/>
          <w:sz w:val="22"/>
          <w:lang w:val="en-US"/>
        </w:rPr>
        <w:t>trescientas</w:t>
      </w:r>
      <w:r>
        <w:rPr>
          <w:iCs/>
          <w:sz w:val="22"/>
        </w:rPr>
        <w:t xml:space="preserve"> </w:t>
      </w:r>
      <w:r>
        <w:rPr>
          <w:iCs/>
          <w:sz w:val="22"/>
          <w:lang w:val="en-US"/>
        </w:rPr>
        <w:t>pesetas</w:t>
      </w:r>
      <w:r>
        <w:rPr>
          <w:i/>
          <w:sz w:val="22"/>
        </w:rPr>
        <w:t xml:space="preserve">. </w:t>
      </w:r>
      <w:r>
        <w:rPr>
          <w:sz w:val="22"/>
        </w:rPr>
        <w:t xml:space="preserve">Однако в привеведенных фразах заметны смысловые оттенки: в предложении с </w:t>
      </w:r>
      <w:r>
        <w:rPr>
          <w:b/>
          <w:sz w:val="22"/>
        </w:rPr>
        <w:t>que</w:t>
      </w:r>
      <w:r>
        <w:rPr>
          <w:sz w:val="22"/>
        </w:rPr>
        <w:t xml:space="preserve"> утверждается, что тратитится только указанная сумма, а во второй фразе подчеркивается, что тратится сумма до указанного предела, и она может быть меньше его. Поэтому на русский язык первое предложение целесообразно перевести: </w:t>
      </w:r>
      <w:r>
        <w:rPr>
          <w:i/>
          <w:sz w:val="22"/>
        </w:rPr>
        <w:t>Мы тратим всего лишь (только) триста песет</w:t>
      </w:r>
      <w:r>
        <w:rPr>
          <w:sz w:val="22"/>
        </w:rPr>
        <w:t xml:space="preserve">, а второе — </w:t>
      </w:r>
      <w:r>
        <w:rPr>
          <w:i/>
          <w:sz w:val="22"/>
        </w:rPr>
        <w:t>Мы тратим не более трехсот песет</w:t>
      </w:r>
      <w:r>
        <w:rPr>
          <w:sz w:val="22"/>
        </w:rPr>
        <w:t xml:space="preserve">. Ср.также: </w:t>
      </w:r>
      <w:r>
        <w:rPr>
          <w:iCs/>
          <w:sz w:val="22"/>
          <w:lang w:val="en-US"/>
        </w:rPr>
        <w:t>No</w:t>
      </w:r>
      <w:r>
        <w:rPr>
          <w:iCs/>
          <w:sz w:val="22"/>
        </w:rPr>
        <w:t xml:space="preserve"> </w:t>
      </w:r>
      <w:r>
        <w:rPr>
          <w:iCs/>
          <w:sz w:val="22"/>
          <w:lang w:val="en-US"/>
        </w:rPr>
        <w:t>tenemos</w:t>
      </w:r>
      <w:r>
        <w:rPr>
          <w:iCs/>
          <w:sz w:val="22"/>
        </w:rPr>
        <w:t xml:space="preserve"> </w:t>
      </w:r>
      <w:r>
        <w:rPr>
          <w:iCs/>
          <w:sz w:val="22"/>
          <w:lang w:val="en-US"/>
        </w:rPr>
        <w:t>m</w:t>
      </w:r>
      <w:r>
        <w:rPr>
          <w:iCs/>
          <w:sz w:val="22"/>
        </w:rPr>
        <w:t>á</w:t>
      </w:r>
      <w:r>
        <w:rPr>
          <w:iCs/>
          <w:sz w:val="22"/>
          <w:lang w:val="en-US"/>
        </w:rPr>
        <w:t>s</w:t>
      </w:r>
      <w:r>
        <w:rPr>
          <w:iCs/>
          <w:sz w:val="22"/>
        </w:rPr>
        <w:t xml:space="preserve"> </w:t>
      </w:r>
      <w:r>
        <w:rPr>
          <w:iCs/>
          <w:sz w:val="22"/>
          <w:lang w:val="en-US"/>
        </w:rPr>
        <w:t>que</w:t>
      </w:r>
      <w:r>
        <w:rPr>
          <w:iCs/>
          <w:sz w:val="22"/>
        </w:rPr>
        <w:t xml:space="preserve"> </w:t>
      </w:r>
      <w:r>
        <w:rPr>
          <w:iCs/>
          <w:sz w:val="22"/>
          <w:lang w:val="en-US"/>
        </w:rPr>
        <w:t>diez</w:t>
      </w:r>
      <w:r>
        <w:rPr>
          <w:iCs/>
          <w:sz w:val="22"/>
        </w:rPr>
        <w:t xml:space="preserve"> </w:t>
      </w:r>
      <w:r>
        <w:rPr>
          <w:iCs/>
          <w:sz w:val="22"/>
          <w:lang w:val="en-US"/>
        </w:rPr>
        <w:t>libros</w:t>
      </w:r>
      <w:r>
        <w:rPr>
          <w:sz w:val="22"/>
        </w:rPr>
        <w:t xml:space="preserve"> и </w:t>
      </w:r>
      <w:r>
        <w:rPr>
          <w:iCs/>
          <w:sz w:val="22"/>
          <w:lang w:val="en-US"/>
        </w:rPr>
        <w:t>No</w:t>
      </w:r>
      <w:r>
        <w:rPr>
          <w:iCs/>
          <w:sz w:val="22"/>
        </w:rPr>
        <w:t xml:space="preserve"> </w:t>
      </w:r>
      <w:r>
        <w:rPr>
          <w:iCs/>
          <w:sz w:val="22"/>
          <w:lang w:val="en-US"/>
        </w:rPr>
        <w:t>tenemos</w:t>
      </w:r>
      <w:r>
        <w:rPr>
          <w:iCs/>
          <w:sz w:val="22"/>
        </w:rPr>
        <w:t xml:space="preserve"> </w:t>
      </w:r>
      <w:r>
        <w:rPr>
          <w:iCs/>
          <w:sz w:val="22"/>
          <w:lang w:val="en-US"/>
        </w:rPr>
        <w:t>m</w:t>
      </w:r>
      <w:r>
        <w:rPr>
          <w:iCs/>
          <w:sz w:val="22"/>
        </w:rPr>
        <w:t>á</w:t>
      </w:r>
      <w:r>
        <w:rPr>
          <w:iCs/>
          <w:sz w:val="22"/>
          <w:lang w:val="en-US"/>
        </w:rPr>
        <w:t>as</w:t>
      </w:r>
      <w:r>
        <w:rPr>
          <w:iCs/>
          <w:sz w:val="22"/>
        </w:rPr>
        <w:t xml:space="preserve"> </w:t>
      </w:r>
      <w:r>
        <w:rPr>
          <w:iCs/>
          <w:sz w:val="22"/>
          <w:lang w:val="en-US"/>
        </w:rPr>
        <w:t>de</w:t>
      </w:r>
      <w:r>
        <w:rPr>
          <w:i/>
          <w:sz w:val="22"/>
        </w:rPr>
        <w:t xml:space="preserve"> </w:t>
      </w:r>
      <w:r>
        <w:rPr>
          <w:iCs/>
          <w:sz w:val="22"/>
          <w:lang w:val="en-US"/>
        </w:rPr>
        <w:t>diez</w:t>
      </w:r>
      <w:r>
        <w:rPr>
          <w:iCs/>
          <w:sz w:val="22"/>
        </w:rPr>
        <w:t xml:space="preserve"> </w:t>
      </w:r>
      <w:r>
        <w:rPr>
          <w:iCs/>
          <w:sz w:val="22"/>
          <w:lang w:val="en-US"/>
        </w:rPr>
        <w:t>libros</w:t>
      </w:r>
      <w:r>
        <w:rPr>
          <w:i/>
          <w:sz w:val="22"/>
        </w:rPr>
        <w:t xml:space="preserve"> </w:t>
      </w:r>
      <w:r>
        <w:rPr>
          <w:sz w:val="22"/>
        </w:rPr>
        <w:t>— У нас только десять книг --У нас не более десяти книг.</w:t>
      </w:r>
    </w:p>
    <w:p>
      <w:pPr>
        <w:pStyle w:val="Normal1"/>
        <w:spacing w:lineRule="auto" w:line="240"/>
        <w:ind w:firstLine="284" w:end="0"/>
        <w:rPr/>
      </w:pPr>
      <w:r>
        <w:rPr>
          <w:sz w:val="22"/>
        </w:rPr>
        <w:t xml:space="preserve">Отметим также, что в сравнительных оборотах с </w:t>
      </w:r>
      <w:r>
        <w:rPr>
          <w:b/>
          <w:sz w:val="22"/>
          <w:lang w:val="en-US"/>
        </w:rPr>
        <w:t>menos</w:t>
      </w:r>
      <w:r>
        <w:rPr>
          <w:sz w:val="22"/>
        </w:rPr>
        <w:t xml:space="preserve"> этот смысловой отте</w:t>
        <w:softHyphen/>
        <w:t xml:space="preserve">нок практически не прослеживается: </w:t>
      </w:r>
      <w:r>
        <w:rPr>
          <w:sz w:val="22"/>
          <w:lang w:val="en-US"/>
        </w:rPr>
        <w:t>No</w:t>
      </w:r>
      <w:r>
        <w:rPr>
          <w:sz w:val="22"/>
        </w:rPr>
        <w:t xml:space="preserve"> </w:t>
      </w:r>
      <w:r>
        <w:rPr>
          <w:sz w:val="22"/>
          <w:lang w:val="en-US"/>
        </w:rPr>
        <w:t>gastamos</w:t>
      </w:r>
      <w:r>
        <w:rPr>
          <w:sz w:val="22"/>
        </w:rPr>
        <w:t xml:space="preserve"> </w:t>
      </w:r>
      <w:r>
        <w:rPr>
          <w:sz w:val="22"/>
          <w:lang w:val="en-US"/>
        </w:rPr>
        <w:t>menos</w:t>
      </w:r>
      <w:r>
        <w:rPr>
          <w:sz w:val="22"/>
        </w:rPr>
        <w:t xml:space="preserve"> </w:t>
      </w:r>
      <w:r>
        <w:rPr>
          <w:sz w:val="22"/>
          <w:lang w:val="en-US"/>
        </w:rPr>
        <w:t>que</w:t>
      </w:r>
      <w:r>
        <w:rPr>
          <w:sz w:val="22"/>
        </w:rPr>
        <w:t xml:space="preserve"> </w:t>
      </w:r>
      <w:r>
        <w:rPr>
          <w:sz w:val="22"/>
          <w:lang w:val="en-US"/>
        </w:rPr>
        <w:t>trescientas</w:t>
      </w:r>
      <w:r>
        <w:rPr>
          <w:sz w:val="22"/>
        </w:rPr>
        <w:t xml:space="preserve"> </w:t>
      </w:r>
      <w:r>
        <w:rPr>
          <w:sz w:val="22"/>
          <w:lang w:val="en-US"/>
        </w:rPr>
        <w:t>pesetas</w:t>
      </w:r>
      <w:r>
        <w:rPr>
          <w:sz w:val="22"/>
        </w:rPr>
        <w:t xml:space="preserve">. </w:t>
      </w:r>
      <w:r>
        <w:rPr>
          <w:sz w:val="22"/>
          <w:lang w:val="en-US"/>
        </w:rPr>
        <w:t xml:space="preserve">= No gastamos menos de trescientas pesetas. </w:t>
      </w:r>
      <w:r>
        <w:rPr>
          <w:sz w:val="22"/>
        </w:rPr>
        <w:t>= Мы тратим не менее трехсот песет.</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11. Для производства основных арифметических действий ис</w:t>
        <w:softHyphen/>
        <w:t>пользуются количественные числительные по следующим моделям:</w:t>
      </w:r>
    </w:p>
    <w:p>
      <w:pPr>
        <w:pStyle w:val="Normal1"/>
        <w:spacing w:lineRule="auto" w:line="240"/>
        <w:ind w:firstLine="284" w:end="0"/>
        <w:rPr/>
      </w:pPr>
      <w:r>
        <w:rPr>
          <w:sz w:val="24"/>
        </w:rPr>
        <w:t xml:space="preserve">а) </w:t>
      </w:r>
      <w:r>
        <w:rPr>
          <w:sz w:val="24"/>
          <w:lang w:val="en-US"/>
        </w:rPr>
        <w:t>dos</w:t>
      </w:r>
      <w:r>
        <w:rPr>
          <w:sz w:val="24"/>
        </w:rPr>
        <w:t xml:space="preserve"> </w:t>
      </w:r>
      <w:r>
        <w:rPr>
          <w:sz w:val="24"/>
          <w:lang w:val="en-US"/>
        </w:rPr>
        <w:t>m</w:t>
      </w:r>
      <w:r>
        <w:rPr>
          <w:sz w:val="24"/>
        </w:rPr>
        <w:t>á</w:t>
      </w:r>
      <w:r>
        <w:rPr>
          <w:sz w:val="24"/>
          <w:lang w:val="en-US"/>
        </w:rPr>
        <w:t>s</w:t>
      </w:r>
      <w:r>
        <w:rPr>
          <w:sz w:val="24"/>
        </w:rPr>
        <w:t xml:space="preserve"> </w:t>
      </w:r>
      <w:r>
        <w:rPr>
          <w:sz w:val="24"/>
          <w:lang w:val="en-US"/>
        </w:rPr>
        <w:t>dos</w:t>
      </w:r>
      <w:r>
        <w:rPr>
          <w:sz w:val="24"/>
        </w:rPr>
        <w:t xml:space="preserve"> </w:t>
      </w:r>
      <w:r>
        <w:rPr>
          <w:sz w:val="24"/>
          <w:lang w:val="en-US"/>
        </w:rPr>
        <w:t>es</w:t>
      </w:r>
      <w:r>
        <w:rPr>
          <w:sz w:val="24"/>
        </w:rPr>
        <w:t xml:space="preserve"> </w:t>
      </w:r>
      <w:r>
        <w:rPr>
          <w:sz w:val="24"/>
          <w:lang w:val="en-US"/>
        </w:rPr>
        <w:t>igual</w:t>
      </w:r>
      <w:r>
        <w:rPr>
          <w:sz w:val="24"/>
        </w:rPr>
        <w:t xml:space="preserve"> </w:t>
      </w:r>
      <w:r>
        <w:rPr>
          <w:sz w:val="24"/>
          <w:lang w:val="en-US"/>
        </w:rPr>
        <w:t>a</w:t>
      </w:r>
      <w:r>
        <w:rPr>
          <w:sz w:val="24"/>
        </w:rPr>
        <w:t xml:space="preserve"> </w:t>
      </w:r>
      <w:r>
        <w:rPr>
          <w:sz w:val="24"/>
          <w:lang w:val="en-US"/>
        </w:rPr>
        <w:t>cuatro</w:t>
      </w:r>
      <w:r>
        <w:rPr>
          <w:sz w:val="24"/>
        </w:rPr>
        <w:t xml:space="preserve"> </w:t>
      </w:r>
      <w:r>
        <w:rPr>
          <w:sz w:val="24"/>
          <w:lang w:val="en-US"/>
        </w:rPr>
        <w:t>dos</w:t>
      </w:r>
      <w:r>
        <w:rPr>
          <w:sz w:val="24"/>
        </w:rPr>
        <w:t xml:space="preserve"> у </w:t>
      </w:r>
      <w:r>
        <w:rPr>
          <w:sz w:val="24"/>
          <w:lang w:val="en-US"/>
        </w:rPr>
        <w:t>dos</w:t>
      </w:r>
      <w:r>
        <w:rPr>
          <w:sz w:val="24"/>
        </w:rPr>
        <w:t xml:space="preserve"> </w:t>
      </w:r>
      <w:r>
        <w:rPr>
          <w:sz w:val="24"/>
          <w:lang w:val="en-US"/>
        </w:rPr>
        <w:t>son</w:t>
      </w:r>
      <w:r>
        <w:rPr>
          <w:sz w:val="24"/>
        </w:rPr>
        <w:t xml:space="preserve"> </w:t>
      </w:r>
      <w:r>
        <w:rPr>
          <w:sz w:val="24"/>
          <w:lang w:val="en-US"/>
        </w:rPr>
        <w:t>cuatro</w:t>
      </w:r>
      <w:r>
        <w:rPr>
          <w:sz w:val="24"/>
        </w:rPr>
        <w:t xml:space="preserve"> — два плюс два равно четырем</w:t>
      </w:r>
    </w:p>
    <w:p>
      <w:pPr>
        <w:pStyle w:val="Normal1"/>
        <w:spacing w:lineRule="auto" w:line="240"/>
        <w:ind w:firstLine="284" w:end="0"/>
        <w:rPr/>
      </w:pPr>
      <w:r>
        <w:rPr>
          <w:sz w:val="24"/>
        </w:rPr>
        <w:t xml:space="preserve">б) </w:t>
      </w:r>
      <w:r>
        <w:rPr>
          <w:sz w:val="24"/>
          <w:lang w:val="en-US"/>
        </w:rPr>
        <w:t>cuatro</w:t>
      </w:r>
      <w:r>
        <w:rPr>
          <w:sz w:val="24"/>
        </w:rPr>
        <w:t xml:space="preserve"> </w:t>
      </w:r>
      <w:r>
        <w:rPr>
          <w:sz w:val="24"/>
          <w:lang w:val="en-US"/>
        </w:rPr>
        <w:t>menos</w:t>
      </w:r>
      <w:r>
        <w:rPr>
          <w:sz w:val="24"/>
        </w:rPr>
        <w:t xml:space="preserve"> </w:t>
      </w:r>
      <w:r>
        <w:rPr>
          <w:sz w:val="24"/>
          <w:lang w:val="en-US"/>
        </w:rPr>
        <w:t>dos</w:t>
      </w:r>
      <w:r>
        <w:rPr>
          <w:sz w:val="24"/>
        </w:rPr>
        <w:t xml:space="preserve"> </w:t>
      </w:r>
      <w:r>
        <w:rPr>
          <w:sz w:val="24"/>
          <w:lang w:val="en-US"/>
        </w:rPr>
        <w:t>es</w:t>
      </w:r>
      <w:r>
        <w:rPr>
          <w:sz w:val="24"/>
        </w:rPr>
        <w:t xml:space="preserve"> </w:t>
      </w:r>
      <w:r>
        <w:rPr>
          <w:sz w:val="24"/>
          <w:lang w:val="en-US"/>
        </w:rPr>
        <w:t>igual</w:t>
      </w:r>
      <w:r>
        <w:rPr>
          <w:sz w:val="24"/>
        </w:rPr>
        <w:t xml:space="preserve"> </w:t>
      </w:r>
      <w:r>
        <w:rPr>
          <w:sz w:val="24"/>
          <w:lang w:val="en-US"/>
        </w:rPr>
        <w:t>a</w:t>
      </w:r>
      <w:r>
        <w:rPr>
          <w:sz w:val="24"/>
        </w:rPr>
        <w:t xml:space="preserve">   (</w:t>
      </w:r>
      <w:r>
        <w:rPr>
          <w:sz w:val="24"/>
          <w:lang w:val="en-US"/>
        </w:rPr>
        <w:t>son</w:t>
      </w:r>
      <w:r>
        <w:rPr>
          <w:sz w:val="24"/>
        </w:rPr>
        <w:t>)</w:t>
      </w:r>
      <w:r>
        <w:rPr>
          <w:sz w:val="24"/>
          <w:lang w:val="en-US"/>
        </w:rPr>
        <w:t>dos</w:t>
      </w:r>
      <w:r>
        <w:rPr>
          <w:sz w:val="24"/>
        </w:rPr>
        <w:t xml:space="preserve">                    — четыре минус два равно двум</w:t>
      </w:r>
    </w:p>
    <w:p>
      <w:pPr>
        <w:pStyle w:val="Normal1"/>
        <w:spacing w:lineRule="auto" w:line="240"/>
        <w:ind w:firstLine="284" w:end="0"/>
        <w:rPr/>
      </w:pPr>
      <w:r>
        <w:rPr>
          <w:sz w:val="24"/>
        </w:rPr>
        <w:t xml:space="preserve">в) dos рог </w:t>
      </w:r>
      <w:r>
        <w:rPr>
          <w:sz w:val="24"/>
          <w:lang w:val="en-US"/>
        </w:rPr>
        <w:t>dos</w:t>
      </w:r>
      <w:r>
        <w:rPr>
          <w:sz w:val="24"/>
        </w:rPr>
        <w:t xml:space="preserve"> </w:t>
      </w:r>
      <w:r>
        <w:rPr>
          <w:sz w:val="24"/>
          <w:lang w:val="en-US"/>
        </w:rPr>
        <w:t>es</w:t>
      </w:r>
      <w:r>
        <w:rPr>
          <w:sz w:val="24"/>
        </w:rPr>
        <w:t xml:space="preserve"> </w:t>
      </w:r>
      <w:r>
        <w:rPr>
          <w:sz w:val="24"/>
          <w:lang w:val="en-US"/>
        </w:rPr>
        <w:t>igual</w:t>
      </w:r>
      <w:r>
        <w:rPr>
          <w:sz w:val="24"/>
        </w:rPr>
        <w:t xml:space="preserve"> </w:t>
      </w:r>
      <w:r>
        <w:rPr>
          <w:sz w:val="24"/>
          <w:lang w:val="en-US"/>
        </w:rPr>
        <w:t>a</w:t>
      </w:r>
      <w:r>
        <w:rPr>
          <w:sz w:val="24"/>
        </w:rPr>
        <w:t xml:space="preserve"> (</w:t>
      </w:r>
      <w:r>
        <w:rPr>
          <w:sz w:val="24"/>
          <w:lang w:val="en-US"/>
        </w:rPr>
        <w:t>son</w:t>
      </w:r>
      <w:r>
        <w:rPr>
          <w:sz w:val="24"/>
        </w:rPr>
        <w:t xml:space="preserve">) </w:t>
      </w:r>
      <w:r>
        <w:rPr>
          <w:sz w:val="24"/>
          <w:lang w:val="en-US"/>
        </w:rPr>
        <w:t>cuatro</w:t>
      </w:r>
      <w:r>
        <w:rPr>
          <w:sz w:val="24"/>
        </w:rPr>
        <w:t xml:space="preserve">                          — два умножить на два равно четырем</w:t>
      </w:r>
    </w:p>
    <w:p>
      <w:pPr>
        <w:pStyle w:val="Normal1"/>
        <w:spacing w:lineRule="auto" w:line="240"/>
        <w:ind w:firstLine="284" w:end="0"/>
        <w:rPr/>
      </w:pPr>
      <w:r>
        <w:rPr>
          <w:sz w:val="24"/>
        </w:rPr>
        <w:t xml:space="preserve">г) </w:t>
      </w:r>
      <w:r>
        <w:rPr>
          <w:sz w:val="24"/>
          <w:lang w:val="en-US"/>
        </w:rPr>
        <w:t>cuatro</w:t>
      </w:r>
      <w:r>
        <w:rPr>
          <w:sz w:val="24"/>
        </w:rPr>
        <w:t xml:space="preserve"> </w:t>
      </w:r>
      <w:r>
        <w:rPr>
          <w:sz w:val="24"/>
          <w:lang w:val="en-US"/>
        </w:rPr>
        <w:t>dividido</w:t>
      </w:r>
      <w:r>
        <w:rPr>
          <w:sz w:val="24"/>
        </w:rPr>
        <w:t xml:space="preserve"> рог </w:t>
      </w:r>
      <w:r>
        <w:rPr>
          <w:sz w:val="24"/>
          <w:lang w:val="en-US"/>
        </w:rPr>
        <w:t>dos</w:t>
      </w:r>
      <w:r>
        <w:rPr>
          <w:sz w:val="24"/>
        </w:rPr>
        <w:t xml:space="preserve"> </w:t>
      </w:r>
      <w:r>
        <w:rPr>
          <w:sz w:val="24"/>
          <w:lang w:val="en-US"/>
        </w:rPr>
        <w:t>es</w:t>
      </w:r>
      <w:r>
        <w:rPr>
          <w:sz w:val="24"/>
        </w:rPr>
        <w:t xml:space="preserve"> </w:t>
      </w:r>
      <w:r>
        <w:rPr>
          <w:sz w:val="24"/>
          <w:lang w:val="en-US"/>
        </w:rPr>
        <w:t>igual</w:t>
      </w:r>
      <w:r>
        <w:rPr>
          <w:sz w:val="24"/>
        </w:rPr>
        <w:t xml:space="preserve"> </w:t>
      </w:r>
      <w:r>
        <w:rPr>
          <w:sz w:val="24"/>
          <w:lang w:val="en-US"/>
        </w:rPr>
        <w:t>a</w:t>
      </w:r>
      <w:r>
        <w:rPr>
          <w:sz w:val="24"/>
        </w:rPr>
        <w:t xml:space="preserve"> (</w:t>
      </w:r>
      <w:r>
        <w:rPr>
          <w:sz w:val="24"/>
          <w:lang w:val="en-US"/>
        </w:rPr>
        <w:t>son</w:t>
      </w:r>
      <w:r>
        <w:rPr>
          <w:sz w:val="24"/>
        </w:rPr>
        <w:t xml:space="preserve">) </w:t>
      </w:r>
      <w:r>
        <w:rPr>
          <w:sz w:val="24"/>
          <w:lang w:val="en-US"/>
        </w:rPr>
        <w:t>dos</w:t>
      </w:r>
      <w:r>
        <w:rPr>
          <w:sz w:val="24"/>
        </w:rPr>
        <w:t xml:space="preserve">            — четыре разделить на два равно двум</w:t>
      </w:r>
    </w:p>
    <w:p>
      <w:pPr>
        <w:pStyle w:val="Normal1"/>
        <w:spacing w:lineRule="auto" w:line="240"/>
        <w:ind w:firstLine="284" w:end="0"/>
        <w:rPr>
          <w:sz w:val="24"/>
        </w:rPr>
      </w:pPr>
      <w:r>
        <w:rPr>
          <w:sz w:val="24"/>
        </w:rPr>
      </w:r>
    </w:p>
    <w:p>
      <w:pPr>
        <w:pStyle w:val="Heading3"/>
        <w:ind w:hanging="0" w:start="0"/>
        <w:rPr/>
      </w:pPr>
      <w:bookmarkStart w:id="34" w:name="__RefHeading___Toc1886024"/>
      <w:bookmarkEnd w:id="34"/>
      <w:r>
        <w:rPr/>
        <w:t>§ 24. Порядковые числительные</w:t>
      </w:r>
    </w:p>
    <w:p>
      <w:pPr>
        <w:pStyle w:val="Normal"/>
        <w:rPr/>
      </w:pPr>
      <w:r>
        <w:rPr/>
      </w:r>
    </w:p>
    <w:p>
      <w:pPr>
        <w:pStyle w:val="Normal1"/>
        <w:spacing w:lineRule="auto" w:line="240"/>
        <w:ind w:firstLine="284" w:end="0"/>
        <w:jc w:val="center"/>
        <w:rPr>
          <w:i/>
          <w:i/>
          <w:sz w:val="24"/>
        </w:rPr>
      </w:pPr>
      <w:r>
        <w:rPr>
          <w:i/>
          <w:sz w:val="24"/>
        </w:rPr>
        <w:t>Таблица порядковых числительных</w:t>
      </w:r>
    </w:p>
    <w:p>
      <w:pPr>
        <w:pStyle w:val="Normal1"/>
        <w:spacing w:lineRule="auto" w:line="240"/>
        <w:ind w:firstLine="284" w:end="0"/>
        <w:jc w:val="start"/>
        <w:rPr>
          <w:i/>
          <w:i/>
          <w:sz w:val="24"/>
        </w:rPr>
      </w:pPr>
      <w:r>
        <w:rPr>
          <w:i/>
          <w:sz w:val="24"/>
        </w:rPr>
      </w:r>
    </w:p>
    <w:tbl>
      <w:tblPr>
        <w:tblW w:w="10515" w:type="dxa"/>
        <w:jc w:val="start"/>
        <w:tblInd w:w="261" w:type="dxa"/>
        <w:tblLayout w:type="fixed"/>
        <w:tblCellMar>
          <w:top w:w="0" w:type="dxa"/>
          <w:start w:w="108" w:type="dxa"/>
          <w:bottom w:w="0" w:type="dxa"/>
          <w:end w:w="108" w:type="dxa"/>
        </w:tblCellMar>
      </w:tblPr>
      <w:tblGrid>
        <w:gridCol w:w="4800"/>
        <w:gridCol w:w="15"/>
        <w:gridCol w:w="5595"/>
        <w:gridCol w:w="90"/>
        <w:gridCol w:w="15"/>
      </w:tblGrid>
      <w:tr>
        <w:trPr>
          <w:trHeight w:val="10005" w:hRule="atLeast"/>
        </w:trPr>
        <w:tc>
          <w:tcPr>
            <w:tcW w:w="4800" w:type="dxa"/>
            <w:tcBorders/>
          </w:tcPr>
          <w:p>
            <w:pPr>
              <w:pStyle w:val="Normal1"/>
              <w:spacing w:lineRule="auto" w:line="240"/>
              <w:ind w:firstLine="284" w:end="0"/>
              <w:jc w:val="start"/>
              <w:rPr>
                <w:sz w:val="24"/>
                <w:lang w:val="en-US"/>
              </w:rPr>
            </w:pPr>
            <w:r>
              <w:rPr>
                <w:sz w:val="24"/>
                <w:lang w:val="en-US"/>
              </w:rPr>
              <w:t>primer(o), -a, -os, -as</w:t>
            </w:r>
          </w:p>
          <w:p>
            <w:pPr>
              <w:pStyle w:val="Normal1"/>
              <w:spacing w:lineRule="auto" w:line="240"/>
              <w:ind w:firstLine="284" w:end="0"/>
              <w:jc w:val="start"/>
              <w:rPr/>
            </w:pPr>
            <w:r>
              <w:rPr>
                <w:sz w:val="24"/>
                <w:lang w:val="en-US"/>
              </w:rPr>
              <w:t>(primo, -a, -os, -as)</w:t>
            </w:r>
          </w:p>
          <w:p>
            <w:pPr>
              <w:pStyle w:val="Normal1"/>
              <w:spacing w:lineRule="auto" w:line="240"/>
              <w:ind w:start="116" w:end="0"/>
              <w:jc w:val="start"/>
              <w:rPr>
                <w:sz w:val="24"/>
                <w:lang w:val="en-US"/>
              </w:rPr>
            </w:pPr>
            <w:r>
              <w:rPr>
                <w:sz w:val="24"/>
                <w:lang w:val="en-US"/>
              </w:rPr>
              <w:t xml:space="preserve">   </w:t>
            </w:r>
            <w:r>
              <w:rPr>
                <w:sz w:val="24"/>
                <w:lang w:val="en-US"/>
              </w:rPr>
              <w:t>segundo, -a, -os, -as</w:t>
            </w:r>
          </w:p>
          <w:p>
            <w:pPr>
              <w:pStyle w:val="Normal1"/>
              <w:spacing w:lineRule="auto" w:line="240"/>
              <w:ind w:firstLine="284" w:end="0"/>
              <w:jc w:val="start"/>
              <w:rPr>
                <w:sz w:val="24"/>
                <w:lang w:val="en-US"/>
              </w:rPr>
            </w:pPr>
            <w:r>
              <w:rPr>
                <w:sz w:val="24"/>
                <w:lang w:val="en-US"/>
              </w:rPr>
              <w:t>tercer(o), -a, -os, -as</w:t>
            </w:r>
          </w:p>
          <w:p>
            <w:pPr>
              <w:pStyle w:val="Normal1"/>
              <w:spacing w:lineRule="auto" w:line="240"/>
              <w:ind w:firstLine="284" w:end="0"/>
              <w:rPr>
                <w:sz w:val="24"/>
                <w:lang w:val="en-US"/>
              </w:rPr>
            </w:pPr>
            <w:r>
              <w:rPr>
                <w:sz w:val="24"/>
                <w:lang w:val="en-US"/>
              </w:rPr>
              <w:t>(tercio, -a, -os, -as)</w:t>
            </w:r>
          </w:p>
          <w:p>
            <w:pPr>
              <w:pStyle w:val="Normal1"/>
              <w:spacing w:lineRule="auto" w:line="240"/>
              <w:ind w:firstLine="284" w:end="0"/>
              <w:rPr>
                <w:sz w:val="24"/>
                <w:lang w:val="en-US"/>
              </w:rPr>
            </w:pPr>
            <w:r>
              <w:rPr>
                <w:sz w:val="24"/>
                <w:lang w:val="en-US"/>
              </w:rPr>
              <w:t>cuarto, -a, -os, -as</w:t>
            </w:r>
          </w:p>
          <w:p>
            <w:pPr>
              <w:pStyle w:val="Normal1"/>
              <w:spacing w:lineRule="auto" w:line="240"/>
              <w:ind w:firstLine="284" w:end="0"/>
              <w:rPr>
                <w:sz w:val="24"/>
                <w:lang w:val="en-US"/>
              </w:rPr>
            </w:pPr>
            <w:r>
              <w:rPr>
                <w:sz w:val="24"/>
                <w:lang w:val="en-US"/>
              </w:rPr>
              <w:t>quinto, -a, -os, -as</w:t>
            </w:r>
          </w:p>
          <w:p>
            <w:pPr>
              <w:pStyle w:val="Normal1"/>
              <w:spacing w:lineRule="auto" w:line="240"/>
              <w:ind w:firstLine="284" w:end="0"/>
              <w:rPr>
                <w:sz w:val="24"/>
                <w:lang w:val="en-US"/>
              </w:rPr>
            </w:pPr>
            <w:r>
              <w:rPr>
                <w:sz w:val="24"/>
                <w:lang w:val="en-US"/>
              </w:rPr>
              <w:t>sexto, -a, -os, -as</w:t>
            </w:r>
          </w:p>
          <w:p>
            <w:pPr>
              <w:pStyle w:val="Normal1"/>
              <w:spacing w:lineRule="auto" w:line="240"/>
              <w:ind w:firstLine="284" w:end="0"/>
              <w:rPr>
                <w:sz w:val="24"/>
                <w:lang w:val="en-US"/>
              </w:rPr>
            </w:pPr>
            <w:r>
              <w:rPr>
                <w:sz w:val="24"/>
                <w:lang w:val="en-US"/>
              </w:rPr>
              <w:t>séptimo, -a, -os, -as</w:t>
            </w:r>
          </w:p>
          <w:p>
            <w:pPr>
              <w:pStyle w:val="Normal1"/>
              <w:spacing w:lineRule="auto" w:line="240"/>
              <w:ind w:firstLine="284" w:end="0"/>
              <w:rPr>
                <w:sz w:val="24"/>
                <w:lang w:val="en-US"/>
              </w:rPr>
            </w:pPr>
            <w:r>
              <w:rPr>
                <w:sz w:val="24"/>
                <w:lang w:val="en-US"/>
              </w:rPr>
              <w:t>octavo, -a, -os, -as</w:t>
            </w:r>
          </w:p>
          <w:p>
            <w:pPr>
              <w:pStyle w:val="Normal1"/>
              <w:spacing w:lineRule="auto" w:line="240"/>
              <w:ind w:firstLine="284" w:end="0"/>
              <w:rPr>
                <w:sz w:val="24"/>
                <w:lang w:val="en-US"/>
              </w:rPr>
            </w:pPr>
            <w:r>
              <w:rPr>
                <w:sz w:val="24"/>
                <w:lang w:val="en-US"/>
              </w:rPr>
              <w:t>noveno, -a, -os, -as</w:t>
            </w:r>
          </w:p>
          <w:p>
            <w:pPr>
              <w:pStyle w:val="Normal1"/>
              <w:spacing w:lineRule="auto" w:line="240"/>
              <w:ind w:firstLine="284" w:end="0"/>
              <w:rPr>
                <w:sz w:val="24"/>
                <w:lang w:val="en-US"/>
              </w:rPr>
            </w:pPr>
            <w:r>
              <w:rPr>
                <w:sz w:val="24"/>
                <w:lang w:val="en-US"/>
              </w:rPr>
              <w:t>(nono, -a, -os, -as)</w:t>
            </w:r>
          </w:p>
          <w:p>
            <w:pPr>
              <w:pStyle w:val="Normal1"/>
              <w:spacing w:lineRule="auto" w:line="240"/>
              <w:ind w:firstLine="284" w:end="0"/>
              <w:rPr>
                <w:sz w:val="24"/>
                <w:lang w:val="en-US"/>
              </w:rPr>
            </w:pPr>
            <w:r>
              <w:rPr>
                <w:sz w:val="24"/>
                <w:lang w:val="en-US"/>
              </w:rPr>
              <w:t>décimo, -a, -os, -as</w:t>
            </w:r>
          </w:p>
          <w:p>
            <w:pPr>
              <w:pStyle w:val="Normal1"/>
              <w:spacing w:lineRule="auto" w:line="240"/>
              <w:ind w:firstLine="284" w:end="0"/>
              <w:rPr>
                <w:sz w:val="24"/>
                <w:lang w:val="en-US"/>
              </w:rPr>
            </w:pPr>
            <w:r>
              <w:rPr>
                <w:sz w:val="24"/>
                <w:lang w:val="en-US"/>
              </w:rPr>
              <w:t>undécimo, -a, -os, -as</w:t>
            </w:r>
          </w:p>
          <w:p>
            <w:pPr>
              <w:pStyle w:val="Normal1"/>
              <w:spacing w:lineRule="auto" w:line="240"/>
              <w:ind w:firstLine="284" w:end="0"/>
              <w:rPr>
                <w:sz w:val="24"/>
                <w:lang w:val="en-US"/>
              </w:rPr>
            </w:pPr>
            <w:r>
              <w:rPr>
                <w:sz w:val="24"/>
                <w:lang w:val="en-US"/>
              </w:rPr>
              <w:t>duodécimo, -a, -os, -as</w:t>
            </w:r>
          </w:p>
          <w:p>
            <w:pPr>
              <w:pStyle w:val="Normal1"/>
              <w:spacing w:lineRule="auto" w:line="240"/>
              <w:ind w:firstLine="284" w:end="0"/>
              <w:rPr>
                <w:sz w:val="24"/>
                <w:lang w:val="en-US"/>
              </w:rPr>
            </w:pPr>
            <w:r>
              <w:rPr>
                <w:sz w:val="24"/>
                <w:lang w:val="en-US"/>
              </w:rPr>
              <w:t>decimotercero*, -a, -os, -as</w:t>
            </w:r>
          </w:p>
          <w:p>
            <w:pPr>
              <w:pStyle w:val="Normal1"/>
              <w:spacing w:lineRule="auto" w:line="240"/>
              <w:ind w:firstLine="284" w:end="0"/>
              <w:rPr>
                <w:sz w:val="24"/>
                <w:lang w:val="en-US"/>
              </w:rPr>
            </w:pPr>
            <w:r>
              <w:rPr>
                <w:sz w:val="24"/>
                <w:lang w:val="en-US"/>
              </w:rPr>
              <w:t>(decimotercio, -a, -os, as)</w:t>
            </w:r>
          </w:p>
          <w:p>
            <w:pPr>
              <w:pStyle w:val="Normal1"/>
              <w:spacing w:lineRule="auto" w:line="240"/>
              <w:ind w:firstLine="284" w:end="0"/>
              <w:rPr>
                <w:sz w:val="24"/>
                <w:lang w:val="en-US"/>
              </w:rPr>
            </w:pPr>
            <w:r>
              <w:rPr>
                <w:sz w:val="24"/>
                <w:lang w:val="en-US"/>
              </w:rPr>
              <w:t>decimocuarto, -a, -os, -as</w:t>
            </w:r>
          </w:p>
          <w:p>
            <w:pPr>
              <w:pStyle w:val="Normal1"/>
              <w:spacing w:lineRule="auto" w:line="240"/>
              <w:ind w:firstLine="284" w:end="0"/>
              <w:rPr>
                <w:sz w:val="24"/>
                <w:lang w:val="en-US"/>
              </w:rPr>
            </w:pPr>
            <w:r>
              <w:rPr>
                <w:sz w:val="24"/>
                <w:lang w:val="en-US"/>
              </w:rPr>
              <w:t>decimoquinto, -a, -os, -as</w:t>
            </w:r>
          </w:p>
          <w:p>
            <w:pPr>
              <w:pStyle w:val="Normal1"/>
              <w:spacing w:lineRule="auto" w:line="240"/>
              <w:ind w:firstLine="284" w:end="0"/>
              <w:rPr>
                <w:sz w:val="24"/>
                <w:lang w:val="en-US"/>
              </w:rPr>
            </w:pPr>
            <w:r>
              <w:rPr>
                <w:sz w:val="24"/>
                <w:lang w:val="en-US"/>
              </w:rPr>
              <w:t>decimosexto, -a, -os, -as</w:t>
            </w:r>
          </w:p>
          <w:p>
            <w:pPr>
              <w:pStyle w:val="Normal1"/>
              <w:spacing w:lineRule="auto" w:line="240"/>
              <w:ind w:firstLine="284" w:end="0"/>
              <w:rPr>
                <w:sz w:val="24"/>
                <w:lang w:val="en-US"/>
              </w:rPr>
            </w:pPr>
            <w:r>
              <w:rPr>
                <w:sz w:val="24"/>
                <w:lang w:val="en-US"/>
              </w:rPr>
              <w:t>decimoséptimo, -a, -os, -as</w:t>
            </w:r>
          </w:p>
          <w:p>
            <w:pPr>
              <w:pStyle w:val="Normal1"/>
              <w:spacing w:lineRule="auto" w:line="240"/>
              <w:ind w:firstLine="284" w:end="0"/>
              <w:rPr>
                <w:sz w:val="24"/>
                <w:lang w:val="en-US"/>
              </w:rPr>
            </w:pPr>
            <w:r>
              <w:rPr>
                <w:sz w:val="24"/>
                <w:lang w:val="en-US"/>
              </w:rPr>
              <w:t>decimoctavo, -a, -os, -as</w:t>
            </w:r>
          </w:p>
          <w:p>
            <w:pPr>
              <w:pStyle w:val="Normal1"/>
              <w:spacing w:lineRule="auto" w:line="240"/>
              <w:ind w:firstLine="284" w:end="0"/>
              <w:rPr>
                <w:sz w:val="24"/>
                <w:lang w:val="en-US"/>
              </w:rPr>
            </w:pPr>
            <w:r>
              <w:rPr>
                <w:sz w:val="24"/>
                <w:lang w:val="en-US"/>
              </w:rPr>
              <w:t>decimonoveno, -a, -os, -as</w:t>
            </w:r>
          </w:p>
          <w:p>
            <w:pPr>
              <w:pStyle w:val="Normal1"/>
              <w:spacing w:lineRule="auto" w:line="240"/>
              <w:ind w:firstLine="284" w:end="0"/>
              <w:rPr>
                <w:sz w:val="24"/>
                <w:lang w:val="en-US"/>
              </w:rPr>
            </w:pPr>
            <w:r>
              <w:rPr>
                <w:sz w:val="24"/>
                <w:lang w:val="en-US"/>
              </w:rPr>
              <w:t>(decimonono, -a, -os, -as)</w:t>
            </w:r>
          </w:p>
          <w:p>
            <w:pPr>
              <w:pStyle w:val="Normal1"/>
              <w:spacing w:lineRule="auto" w:line="240"/>
              <w:ind w:firstLine="284" w:end="0"/>
              <w:rPr>
                <w:sz w:val="24"/>
                <w:lang w:val="en-US"/>
              </w:rPr>
            </w:pPr>
            <w:r>
              <w:rPr>
                <w:sz w:val="24"/>
                <w:lang w:val="en-US"/>
              </w:rPr>
              <w:t>vigésimo, -a, -os, -as</w:t>
            </w:r>
          </w:p>
          <w:p>
            <w:pPr>
              <w:pStyle w:val="Normal1"/>
              <w:spacing w:lineRule="auto" w:line="240"/>
              <w:ind w:firstLine="284" w:end="0"/>
              <w:rPr>
                <w:sz w:val="24"/>
                <w:lang w:val="en-US"/>
              </w:rPr>
            </w:pPr>
            <w:r>
              <w:rPr>
                <w:sz w:val="24"/>
                <w:lang w:val="en-US"/>
              </w:rPr>
              <w:t>vigésimo primero</w:t>
            </w:r>
          </w:p>
          <w:p>
            <w:pPr>
              <w:pStyle w:val="Normal1"/>
              <w:spacing w:lineRule="auto" w:line="240"/>
              <w:ind w:firstLine="284" w:end="0"/>
              <w:rPr>
                <w:sz w:val="24"/>
                <w:lang w:val="en-US"/>
              </w:rPr>
            </w:pPr>
            <w:r>
              <w:rPr>
                <w:sz w:val="24"/>
                <w:lang w:val="en-US"/>
              </w:rPr>
              <w:t>vigésimo segundo</w:t>
            </w:r>
          </w:p>
          <w:p>
            <w:pPr>
              <w:pStyle w:val="Normal1"/>
              <w:spacing w:lineRule="auto" w:line="240"/>
              <w:ind w:firstLine="284" w:end="0"/>
              <w:rPr>
                <w:sz w:val="24"/>
                <w:lang w:val="en-US"/>
              </w:rPr>
            </w:pPr>
            <w:r>
              <w:rPr>
                <w:sz w:val="24"/>
                <w:lang w:val="en-US"/>
              </w:rPr>
              <w:t>vigésimo tercero (tercio), etc.</w:t>
            </w:r>
          </w:p>
          <w:p>
            <w:pPr>
              <w:pStyle w:val="Normal1"/>
              <w:spacing w:lineRule="auto" w:line="240"/>
              <w:ind w:firstLine="284" w:end="0"/>
              <w:rPr>
                <w:sz w:val="24"/>
                <w:lang w:val="en-US"/>
              </w:rPr>
            </w:pPr>
            <w:r>
              <w:rPr>
                <w:sz w:val="24"/>
                <w:lang w:val="en-US"/>
              </w:rPr>
              <w:t>trigésimo, -a, -os, -as</w:t>
            </w:r>
          </w:p>
          <w:p>
            <w:pPr>
              <w:pStyle w:val="Normal1"/>
              <w:spacing w:lineRule="auto" w:line="240"/>
              <w:ind w:firstLine="284" w:end="0"/>
              <w:rPr>
                <w:sz w:val="24"/>
                <w:lang w:val="en-US"/>
              </w:rPr>
            </w:pPr>
            <w:r>
              <w:rPr>
                <w:sz w:val="24"/>
                <w:lang w:val="en-US"/>
              </w:rPr>
              <w:t>trigésimo primero, etc.</w:t>
            </w:r>
          </w:p>
          <w:p>
            <w:pPr>
              <w:pStyle w:val="Normal1"/>
              <w:spacing w:lineRule="auto" w:line="240"/>
              <w:ind w:firstLine="284" w:end="0"/>
              <w:rPr>
                <w:sz w:val="24"/>
                <w:lang w:val="en-US"/>
              </w:rPr>
            </w:pPr>
            <w:r>
              <w:rPr>
                <w:sz w:val="24"/>
                <w:lang w:val="en-US"/>
              </w:rPr>
              <w:t>cuadragésimo, -a, -os, -as</w:t>
            </w:r>
          </w:p>
          <w:p>
            <w:pPr>
              <w:pStyle w:val="Normal1"/>
              <w:spacing w:lineRule="auto" w:line="240"/>
              <w:ind w:firstLine="284" w:end="0"/>
              <w:rPr>
                <w:sz w:val="24"/>
                <w:lang w:val="en-US"/>
              </w:rPr>
            </w:pPr>
            <w:r>
              <w:rPr>
                <w:sz w:val="24"/>
                <w:lang w:val="en-US"/>
              </w:rPr>
              <w:t>quincuagésimo, -a, -os, -as</w:t>
            </w:r>
          </w:p>
          <w:p>
            <w:pPr>
              <w:pStyle w:val="Normal1"/>
              <w:spacing w:lineRule="auto" w:line="240"/>
              <w:ind w:firstLine="284" w:end="0"/>
              <w:rPr>
                <w:sz w:val="24"/>
                <w:lang w:val="en-US"/>
              </w:rPr>
            </w:pPr>
            <w:r>
              <w:rPr>
                <w:sz w:val="24"/>
                <w:lang w:val="en-US"/>
              </w:rPr>
              <w:t>sexagésimo, -a, -os, -as</w:t>
            </w:r>
          </w:p>
          <w:p>
            <w:pPr>
              <w:pStyle w:val="Normal1"/>
              <w:spacing w:lineRule="auto" w:line="240"/>
              <w:ind w:firstLine="284" w:end="0"/>
              <w:rPr>
                <w:sz w:val="24"/>
                <w:lang w:val="en-US"/>
              </w:rPr>
            </w:pPr>
            <w:r>
              <w:rPr>
                <w:sz w:val="24"/>
                <w:lang w:val="en-US"/>
              </w:rPr>
              <w:t>septuagésimo, -a, -os, -as</w:t>
            </w:r>
          </w:p>
          <w:p>
            <w:pPr>
              <w:pStyle w:val="Normal1"/>
              <w:spacing w:lineRule="auto" w:line="240"/>
              <w:ind w:firstLine="284" w:end="0"/>
              <w:rPr>
                <w:sz w:val="24"/>
                <w:lang w:val="en-US"/>
              </w:rPr>
            </w:pPr>
            <w:r>
              <w:rPr>
                <w:sz w:val="24"/>
                <w:lang w:val="en-US"/>
              </w:rPr>
              <w:t>octogésimo, -a, -os, -as</w:t>
            </w:r>
          </w:p>
          <w:p>
            <w:pPr>
              <w:pStyle w:val="Normal1"/>
              <w:ind w:firstLine="284" w:end="0"/>
              <w:rPr>
                <w:sz w:val="24"/>
                <w:lang w:val="en-US"/>
              </w:rPr>
            </w:pPr>
            <w:r>
              <w:rPr>
                <w:sz w:val="24"/>
                <w:lang w:val="en-US"/>
              </w:rPr>
              <w:t>nonagésimo, -a, -os, -as</w:t>
            </w:r>
          </w:p>
        </w:tc>
        <w:tc>
          <w:tcPr>
            <w:tcW w:w="5610" w:type="dxa"/>
            <w:gridSpan w:val="2"/>
            <w:tcBorders/>
          </w:tcPr>
          <w:p>
            <w:pPr>
              <w:pStyle w:val="Normal1"/>
              <w:spacing w:lineRule="auto" w:line="240"/>
              <w:jc w:val="start"/>
              <w:rPr>
                <w:sz w:val="24"/>
              </w:rPr>
            </w:pPr>
            <w:r>
              <w:rPr>
                <w:sz w:val="24"/>
              </w:rPr>
              <w:t xml:space="preserve">— </w:t>
            </w:r>
            <w:r>
              <w:rPr>
                <w:sz w:val="24"/>
              </w:rPr>
              <w:t>первый, -ая, -ые, (-ое)</w:t>
            </w:r>
          </w:p>
          <w:p>
            <w:pPr>
              <w:pStyle w:val="Normal1"/>
              <w:spacing w:lineRule="auto" w:line="240"/>
              <w:jc w:val="start"/>
              <w:rPr>
                <w:sz w:val="24"/>
              </w:rPr>
            </w:pPr>
            <w:r>
              <w:rPr>
                <w:sz w:val="24"/>
              </w:rPr>
              <w:t xml:space="preserve">— </w:t>
            </w:r>
            <w:r>
              <w:rPr>
                <w:sz w:val="24"/>
              </w:rPr>
              <w:t>» » » »</w:t>
            </w:r>
          </w:p>
          <w:p>
            <w:pPr>
              <w:pStyle w:val="Normal1"/>
              <w:spacing w:lineRule="auto" w:line="240"/>
              <w:jc w:val="start"/>
              <w:rPr>
                <w:sz w:val="24"/>
              </w:rPr>
            </w:pPr>
            <w:r>
              <w:rPr>
                <w:sz w:val="24"/>
              </w:rPr>
              <w:t xml:space="preserve">— </w:t>
            </w:r>
            <w:r>
              <w:rPr>
                <w:sz w:val="24"/>
              </w:rPr>
              <w:t>второй, -ая, -ые, (-ое)</w:t>
            </w:r>
          </w:p>
          <w:p>
            <w:pPr>
              <w:pStyle w:val="Normal1"/>
              <w:spacing w:lineRule="auto" w:line="240"/>
              <w:jc w:val="start"/>
              <w:rPr>
                <w:sz w:val="24"/>
              </w:rPr>
            </w:pPr>
            <w:r>
              <w:rPr>
                <w:sz w:val="24"/>
              </w:rPr>
              <w:t xml:space="preserve">— </w:t>
            </w:r>
            <w:r>
              <w:rPr>
                <w:sz w:val="24"/>
              </w:rPr>
              <w:t>третий, -ья, -ьи, (-ье)</w:t>
            </w:r>
          </w:p>
          <w:p>
            <w:pPr>
              <w:pStyle w:val="Normal1"/>
              <w:spacing w:lineRule="auto" w:line="240"/>
              <w:rPr>
                <w:sz w:val="24"/>
              </w:rPr>
            </w:pPr>
            <w:r>
              <w:rPr>
                <w:sz w:val="24"/>
              </w:rPr>
              <w:t xml:space="preserve">— </w:t>
            </w:r>
            <w:r>
              <w:rPr>
                <w:sz w:val="24"/>
              </w:rPr>
              <w:t xml:space="preserve">» » » » </w:t>
            </w:r>
          </w:p>
          <w:p>
            <w:pPr>
              <w:pStyle w:val="Normal1"/>
              <w:spacing w:lineRule="auto" w:line="240"/>
              <w:rPr>
                <w:sz w:val="24"/>
              </w:rPr>
            </w:pPr>
            <w:r>
              <w:rPr>
                <w:sz w:val="24"/>
              </w:rPr>
              <w:t xml:space="preserve">— </w:t>
            </w:r>
            <w:r>
              <w:rPr>
                <w:sz w:val="24"/>
              </w:rPr>
              <w:t xml:space="preserve">четвертый, -ая, -ые, (-ое) </w:t>
            </w:r>
          </w:p>
          <w:p>
            <w:pPr>
              <w:pStyle w:val="Normal1"/>
              <w:spacing w:lineRule="auto" w:line="240"/>
              <w:rPr>
                <w:sz w:val="24"/>
              </w:rPr>
            </w:pPr>
            <w:r>
              <w:rPr>
                <w:sz w:val="24"/>
              </w:rPr>
              <w:t xml:space="preserve">— </w:t>
            </w:r>
            <w:r>
              <w:rPr>
                <w:sz w:val="24"/>
              </w:rPr>
              <w:t xml:space="preserve">пятый, -ая, -ые, (-ое) </w:t>
            </w:r>
          </w:p>
          <w:p>
            <w:pPr>
              <w:pStyle w:val="Normal1"/>
              <w:spacing w:lineRule="auto" w:line="240"/>
              <w:rPr>
                <w:sz w:val="24"/>
              </w:rPr>
            </w:pPr>
            <w:r>
              <w:rPr>
                <w:sz w:val="24"/>
              </w:rPr>
              <w:t xml:space="preserve">— </w:t>
            </w:r>
            <w:r>
              <w:rPr>
                <w:sz w:val="24"/>
              </w:rPr>
              <w:t xml:space="preserve">шестой, -ая, -ые, (-ое)        </w:t>
            </w:r>
          </w:p>
          <w:p>
            <w:pPr>
              <w:pStyle w:val="Normal1"/>
              <w:spacing w:lineRule="auto" w:line="240"/>
              <w:rPr>
                <w:sz w:val="24"/>
              </w:rPr>
            </w:pPr>
            <w:r>
              <w:rPr>
                <w:sz w:val="24"/>
              </w:rPr>
              <w:t xml:space="preserve">— </w:t>
            </w:r>
            <w:r>
              <w:rPr>
                <w:sz w:val="24"/>
              </w:rPr>
              <w:t xml:space="preserve">седьмой, -ая, -ые, (-ое) </w:t>
            </w:r>
          </w:p>
          <w:p>
            <w:pPr>
              <w:pStyle w:val="Normal1"/>
              <w:spacing w:lineRule="auto" w:line="240"/>
              <w:rPr>
                <w:sz w:val="24"/>
              </w:rPr>
            </w:pPr>
            <w:r>
              <w:rPr>
                <w:sz w:val="24"/>
              </w:rPr>
              <w:t xml:space="preserve">— </w:t>
            </w:r>
            <w:r>
              <w:rPr>
                <w:sz w:val="24"/>
              </w:rPr>
              <w:t xml:space="preserve">восьмой, -ая, -ые, (-ое) </w:t>
            </w:r>
          </w:p>
          <w:p>
            <w:pPr>
              <w:pStyle w:val="Normal1"/>
              <w:spacing w:lineRule="auto" w:line="240"/>
              <w:rPr>
                <w:sz w:val="24"/>
              </w:rPr>
            </w:pPr>
            <w:r>
              <w:rPr>
                <w:sz w:val="24"/>
              </w:rPr>
              <w:t xml:space="preserve">— </w:t>
            </w:r>
            <w:r>
              <w:rPr>
                <w:sz w:val="24"/>
              </w:rPr>
              <w:t xml:space="preserve">девятый, -ая, -ые, (-ое) </w:t>
            </w:r>
          </w:p>
          <w:p>
            <w:pPr>
              <w:pStyle w:val="Normal1"/>
              <w:spacing w:lineRule="auto" w:line="240"/>
              <w:rPr>
                <w:sz w:val="24"/>
              </w:rPr>
            </w:pPr>
            <w:r>
              <w:rPr>
                <w:sz w:val="24"/>
              </w:rPr>
              <w:t xml:space="preserve">— </w:t>
            </w:r>
            <w:r>
              <w:rPr>
                <w:sz w:val="24"/>
              </w:rPr>
              <w:t xml:space="preserve">» » » » </w:t>
            </w:r>
          </w:p>
          <w:p>
            <w:pPr>
              <w:pStyle w:val="Normal1"/>
              <w:spacing w:lineRule="auto" w:line="240"/>
              <w:rPr>
                <w:sz w:val="24"/>
              </w:rPr>
            </w:pPr>
            <w:r>
              <w:rPr>
                <w:sz w:val="24"/>
              </w:rPr>
              <w:t xml:space="preserve">— </w:t>
            </w:r>
            <w:r>
              <w:rPr>
                <w:sz w:val="24"/>
              </w:rPr>
              <w:t xml:space="preserve">десятый, -ая, -ые, (-ое) </w:t>
            </w:r>
          </w:p>
          <w:p>
            <w:pPr>
              <w:pStyle w:val="Normal1"/>
              <w:spacing w:lineRule="auto" w:line="240"/>
              <w:rPr>
                <w:sz w:val="24"/>
              </w:rPr>
            </w:pPr>
            <w:r>
              <w:rPr>
                <w:sz w:val="24"/>
              </w:rPr>
              <w:t xml:space="preserve">— </w:t>
            </w:r>
            <w:r>
              <w:rPr>
                <w:sz w:val="24"/>
              </w:rPr>
              <w:t xml:space="preserve">одиннадцатый, -ая, -ые, (-ое) </w:t>
            </w:r>
          </w:p>
          <w:p>
            <w:pPr>
              <w:pStyle w:val="Normal1"/>
              <w:spacing w:lineRule="auto" w:line="240"/>
              <w:rPr>
                <w:sz w:val="24"/>
              </w:rPr>
            </w:pPr>
            <w:r>
              <w:rPr>
                <w:sz w:val="24"/>
              </w:rPr>
              <w:t xml:space="preserve">— </w:t>
            </w:r>
            <w:r>
              <w:rPr>
                <w:sz w:val="24"/>
              </w:rPr>
              <w:t xml:space="preserve">двенадцатый, -ая, -ые, (-ое) </w:t>
            </w:r>
          </w:p>
          <w:p>
            <w:pPr>
              <w:pStyle w:val="Normal1"/>
              <w:spacing w:lineRule="auto" w:line="240"/>
              <w:rPr>
                <w:sz w:val="24"/>
              </w:rPr>
            </w:pPr>
            <w:r>
              <w:rPr>
                <w:sz w:val="24"/>
              </w:rPr>
              <w:t xml:space="preserve">— </w:t>
            </w:r>
            <w:r>
              <w:rPr>
                <w:sz w:val="24"/>
              </w:rPr>
              <w:t>тринадцатый, -ая, -ые, (-ое)</w:t>
            </w:r>
          </w:p>
          <w:p>
            <w:pPr>
              <w:pStyle w:val="Normal1"/>
              <w:spacing w:lineRule="auto" w:line="240"/>
              <w:rPr>
                <w:sz w:val="24"/>
              </w:rPr>
            </w:pPr>
            <w:r>
              <w:rPr>
                <w:sz w:val="24"/>
              </w:rPr>
              <w:t xml:space="preserve">— </w:t>
            </w:r>
            <w:r>
              <w:rPr>
                <w:sz w:val="24"/>
              </w:rPr>
              <w:t xml:space="preserve">» » » » </w:t>
            </w:r>
          </w:p>
          <w:p>
            <w:pPr>
              <w:pStyle w:val="Normal1"/>
              <w:spacing w:lineRule="auto" w:line="240"/>
              <w:rPr>
                <w:sz w:val="24"/>
              </w:rPr>
            </w:pPr>
            <w:r>
              <w:rPr>
                <w:sz w:val="24"/>
              </w:rPr>
              <w:t xml:space="preserve">— </w:t>
            </w:r>
            <w:r>
              <w:rPr>
                <w:sz w:val="24"/>
              </w:rPr>
              <w:t>четырнадцатый, -ая, -ые, (-ое)</w:t>
            </w:r>
          </w:p>
          <w:p>
            <w:pPr>
              <w:pStyle w:val="Normal1"/>
              <w:spacing w:lineRule="auto" w:line="240"/>
              <w:rPr>
                <w:sz w:val="24"/>
              </w:rPr>
            </w:pPr>
            <w:r>
              <w:rPr>
                <w:sz w:val="24"/>
              </w:rPr>
              <w:t xml:space="preserve">— </w:t>
            </w:r>
            <w:r>
              <w:rPr>
                <w:sz w:val="24"/>
              </w:rPr>
              <w:t xml:space="preserve">пятнадцатый, -ая, -ые, (-ое) </w:t>
            </w:r>
          </w:p>
          <w:p>
            <w:pPr>
              <w:pStyle w:val="Normal1"/>
              <w:spacing w:lineRule="auto" w:line="240"/>
              <w:rPr>
                <w:sz w:val="24"/>
              </w:rPr>
            </w:pPr>
            <w:r>
              <w:rPr>
                <w:sz w:val="24"/>
              </w:rPr>
              <w:t xml:space="preserve">— </w:t>
            </w:r>
            <w:r>
              <w:rPr>
                <w:sz w:val="24"/>
              </w:rPr>
              <w:t xml:space="preserve">шестнадцатый, -ая, -ые, (-ое) </w:t>
            </w:r>
          </w:p>
          <w:p>
            <w:pPr>
              <w:pStyle w:val="Normal1"/>
              <w:spacing w:lineRule="auto" w:line="240"/>
              <w:rPr>
                <w:sz w:val="24"/>
              </w:rPr>
            </w:pPr>
            <w:r>
              <w:rPr>
                <w:sz w:val="24"/>
              </w:rPr>
              <w:t xml:space="preserve">— </w:t>
            </w:r>
            <w:r>
              <w:rPr>
                <w:sz w:val="24"/>
              </w:rPr>
              <w:t xml:space="preserve">семнадцатый, -ая, ые, (-ое) </w:t>
            </w:r>
          </w:p>
          <w:p>
            <w:pPr>
              <w:pStyle w:val="Normal1"/>
              <w:spacing w:lineRule="auto" w:line="240"/>
              <w:rPr>
                <w:sz w:val="24"/>
              </w:rPr>
            </w:pPr>
            <w:r>
              <w:rPr>
                <w:sz w:val="24"/>
              </w:rPr>
              <w:t xml:space="preserve">— </w:t>
            </w:r>
            <w:r>
              <w:rPr>
                <w:sz w:val="24"/>
              </w:rPr>
              <w:t xml:space="preserve">восемнадцатый, -ая, ые, (-ое) </w:t>
            </w:r>
          </w:p>
          <w:p>
            <w:pPr>
              <w:pStyle w:val="Normal1"/>
              <w:spacing w:lineRule="auto" w:line="240"/>
              <w:rPr>
                <w:sz w:val="24"/>
              </w:rPr>
            </w:pPr>
            <w:r>
              <w:rPr>
                <w:sz w:val="24"/>
              </w:rPr>
              <w:t xml:space="preserve">— </w:t>
            </w:r>
            <w:r>
              <w:rPr>
                <w:sz w:val="24"/>
              </w:rPr>
              <w:t xml:space="preserve">девятнадцатый, -ая, -ые, (-ое) </w:t>
            </w:r>
          </w:p>
          <w:p>
            <w:pPr>
              <w:pStyle w:val="Normal1"/>
              <w:spacing w:lineRule="auto" w:line="240"/>
              <w:rPr>
                <w:sz w:val="24"/>
              </w:rPr>
            </w:pPr>
            <w:r>
              <w:rPr>
                <w:sz w:val="24"/>
              </w:rPr>
              <w:t xml:space="preserve">— </w:t>
            </w:r>
            <w:r>
              <w:rPr>
                <w:sz w:val="24"/>
              </w:rPr>
              <w:t xml:space="preserve">» » » » </w:t>
            </w:r>
          </w:p>
          <w:p>
            <w:pPr>
              <w:pStyle w:val="Normal1"/>
              <w:spacing w:lineRule="auto" w:line="240"/>
              <w:rPr>
                <w:sz w:val="24"/>
              </w:rPr>
            </w:pPr>
            <w:r>
              <w:rPr>
                <w:sz w:val="24"/>
              </w:rPr>
              <w:t xml:space="preserve">— </w:t>
            </w:r>
            <w:r>
              <w:rPr>
                <w:sz w:val="24"/>
              </w:rPr>
              <w:t xml:space="preserve">двадцатый, -ая, -ые, (-ое) </w:t>
            </w:r>
          </w:p>
          <w:p>
            <w:pPr>
              <w:pStyle w:val="Normal1"/>
              <w:spacing w:lineRule="auto" w:line="240"/>
              <w:rPr>
                <w:sz w:val="24"/>
              </w:rPr>
            </w:pPr>
            <w:r>
              <w:rPr>
                <w:sz w:val="24"/>
              </w:rPr>
              <w:t xml:space="preserve">— </w:t>
            </w:r>
            <w:r>
              <w:rPr>
                <w:sz w:val="24"/>
              </w:rPr>
              <w:t xml:space="preserve">двадцать первый  </w:t>
            </w:r>
          </w:p>
          <w:p>
            <w:pPr>
              <w:pStyle w:val="Normal1"/>
              <w:spacing w:lineRule="auto" w:line="240"/>
              <w:rPr>
                <w:sz w:val="24"/>
              </w:rPr>
            </w:pPr>
            <w:r>
              <w:rPr>
                <w:sz w:val="24"/>
              </w:rPr>
              <w:t xml:space="preserve">— </w:t>
            </w:r>
            <w:r>
              <w:rPr>
                <w:sz w:val="24"/>
              </w:rPr>
              <w:t xml:space="preserve">двадцать второй </w:t>
            </w:r>
          </w:p>
          <w:p>
            <w:pPr>
              <w:pStyle w:val="Normal1"/>
              <w:spacing w:lineRule="auto" w:line="240"/>
              <w:rPr>
                <w:sz w:val="24"/>
              </w:rPr>
            </w:pPr>
            <w:r>
              <w:rPr>
                <w:sz w:val="24"/>
              </w:rPr>
              <w:t xml:space="preserve">— </w:t>
            </w:r>
            <w:r>
              <w:rPr>
                <w:sz w:val="24"/>
              </w:rPr>
              <w:t xml:space="preserve">двадцать третий и т.д. </w:t>
            </w:r>
          </w:p>
          <w:p>
            <w:pPr>
              <w:pStyle w:val="Normal1"/>
              <w:spacing w:lineRule="auto" w:line="240"/>
              <w:rPr>
                <w:sz w:val="24"/>
              </w:rPr>
            </w:pPr>
            <w:r>
              <w:rPr>
                <w:sz w:val="24"/>
              </w:rPr>
              <w:t xml:space="preserve">— </w:t>
            </w:r>
            <w:r>
              <w:rPr>
                <w:sz w:val="24"/>
              </w:rPr>
              <w:t xml:space="preserve">тридцатый, -ая, -ые, (-ое) </w:t>
            </w:r>
          </w:p>
          <w:p>
            <w:pPr>
              <w:pStyle w:val="Normal1"/>
              <w:spacing w:lineRule="auto" w:line="240"/>
              <w:rPr>
                <w:sz w:val="24"/>
              </w:rPr>
            </w:pPr>
            <w:r>
              <w:rPr>
                <w:sz w:val="24"/>
              </w:rPr>
              <w:t xml:space="preserve">— </w:t>
            </w:r>
            <w:r>
              <w:rPr>
                <w:sz w:val="24"/>
              </w:rPr>
              <w:t xml:space="preserve">тридцать первый и т.д. </w:t>
            </w:r>
          </w:p>
          <w:p>
            <w:pPr>
              <w:pStyle w:val="Normal1"/>
              <w:spacing w:lineRule="auto" w:line="240"/>
              <w:rPr>
                <w:sz w:val="24"/>
              </w:rPr>
            </w:pPr>
            <w:r>
              <w:rPr>
                <w:sz w:val="24"/>
              </w:rPr>
              <w:t xml:space="preserve">— </w:t>
            </w:r>
            <w:r>
              <w:rPr>
                <w:sz w:val="24"/>
              </w:rPr>
              <w:t xml:space="preserve">сороковой, -ая, -ые, (-ое) </w:t>
            </w:r>
          </w:p>
          <w:p>
            <w:pPr>
              <w:pStyle w:val="Normal1"/>
              <w:spacing w:lineRule="auto" w:line="240"/>
              <w:rPr>
                <w:sz w:val="24"/>
              </w:rPr>
            </w:pPr>
            <w:r>
              <w:rPr>
                <w:sz w:val="24"/>
              </w:rPr>
              <w:t xml:space="preserve">— </w:t>
            </w:r>
            <w:r>
              <w:rPr>
                <w:sz w:val="24"/>
              </w:rPr>
              <w:t xml:space="preserve">пятидесятый, -ая, -ые, (-ое) </w:t>
            </w:r>
          </w:p>
          <w:p>
            <w:pPr>
              <w:pStyle w:val="Normal1"/>
              <w:spacing w:lineRule="auto" w:line="240"/>
              <w:rPr>
                <w:sz w:val="24"/>
              </w:rPr>
            </w:pPr>
            <w:r>
              <w:rPr>
                <w:sz w:val="24"/>
              </w:rPr>
              <w:t xml:space="preserve">— </w:t>
            </w:r>
            <w:r>
              <w:rPr>
                <w:sz w:val="24"/>
              </w:rPr>
              <w:t xml:space="preserve">шестидесятый, -ая, -ые, (-ое) </w:t>
            </w:r>
          </w:p>
          <w:p>
            <w:pPr>
              <w:pStyle w:val="Normal1"/>
              <w:spacing w:lineRule="auto" w:line="240"/>
              <w:rPr>
                <w:sz w:val="24"/>
              </w:rPr>
            </w:pPr>
            <w:r>
              <w:rPr>
                <w:sz w:val="24"/>
              </w:rPr>
              <w:t xml:space="preserve">— </w:t>
            </w:r>
            <w:r>
              <w:rPr>
                <w:sz w:val="24"/>
              </w:rPr>
              <w:t xml:space="preserve">семидесятый, -ая, -ые, (-ое) </w:t>
            </w:r>
          </w:p>
          <w:p>
            <w:pPr>
              <w:pStyle w:val="Normal1"/>
              <w:spacing w:lineRule="auto" w:line="240"/>
              <w:rPr>
                <w:sz w:val="24"/>
              </w:rPr>
            </w:pPr>
            <w:r>
              <w:rPr>
                <w:sz w:val="24"/>
              </w:rPr>
              <w:t xml:space="preserve">— </w:t>
            </w:r>
            <w:r>
              <w:rPr>
                <w:sz w:val="24"/>
              </w:rPr>
              <w:t xml:space="preserve">восьмидесятый, -ая, -ые, (-ое) </w:t>
            </w:r>
          </w:p>
          <w:p>
            <w:pPr>
              <w:pStyle w:val="Normal1"/>
              <w:rPr>
                <w:sz w:val="24"/>
              </w:rPr>
            </w:pPr>
            <w:r>
              <w:rPr>
                <w:sz w:val="24"/>
              </w:rPr>
              <w:t xml:space="preserve">— </w:t>
            </w:r>
            <w:r>
              <w:rPr>
                <w:sz w:val="24"/>
              </w:rPr>
              <w:t xml:space="preserve">девяностый, -ая, -ые, (-ое) </w:t>
            </w:r>
          </w:p>
        </w:tc>
        <w:tc>
          <w:tcPr>
            <w:tcW w:w="90" w:type="dxa"/>
            <w:tcBorders/>
            <w:tcMar>
              <w:start w:w="0" w:type="dxa"/>
              <w:end w:w="0" w:type="dxa"/>
            </w:tcMar>
          </w:tcPr>
          <w:p>
            <w:pPr>
              <w:pStyle w:val="Normal"/>
              <w:snapToGrid w:val="false"/>
              <w:rPr>
                <w:sz w:val="24"/>
              </w:rPr>
            </w:pPr>
            <w:r>
              <w:rPr>
                <w:sz w:val="24"/>
              </w:rPr>
            </w:r>
          </w:p>
        </w:tc>
      </w:tr>
      <w:tr>
        <w:trPr>
          <w:trHeight w:val="4065" w:hRule="atLeast"/>
        </w:trPr>
        <w:tc>
          <w:tcPr>
            <w:tcW w:w="4815" w:type="dxa"/>
            <w:gridSpan w:val="2"/>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t>sentésimo, -a, -os, -as</w:t>
            </w:r>
          </w:p>
          <w:p>
            <w:pPr>
              <w:pStyle w:val="Normal1"/>
              <w:spacing w:lineRule="auto" w:line="240"/>
              <w:ind w:firstLine="284" w:end="0"/>
              <w:rPr>
                <w:sz w:val="24"/>
                <w:lang w:val="en-US"/>
              </w:rPr>
            </w:pPr>
            <w:r>
              <w:rPr>
                <w:sz w:val="24"/>
                <w:lang w:val="en-US"/>
              </w:rPr>
              <w:t>sentésimo primero, etc.</w:t>
            </w:r>
          </w:p>
          <w:p>
            <w:pPr>
              <w:pStyle w:val="Normal1"/>
              <w:spacing w:lineRule="auto" w:line="240"/>
              <w:ind w:firstLine="284" w:end="0"/>
              <w:rPr/>
            </w:pPr>
            <w:r>
              <w:rPr>
                <w:sz w:val="24"/>
                <w:lang w:val="en-US"/>
              </w:rPr>
              <w:t>dusentésimo, -a, -os, -as</w:t>
            </w:r>
          </w:p>
          <w:p>
            <w:pPr>
              <w:pStyle w:val="Normal1"/>
              <w:spacing w:lineRule="auto" w:line="240"/>
              <w:ind w:firstLine="284" w:end="0"/>
              <w:rPr>
                <w:sz w:val="24"/>
                <w:lang w:val="en-US"/>
              </w:rPr>
            </w:pPr>
            <w:r>
              <w:rPr>
                <w:sz w:val="24"/>
                <w:lang w:val="en-US"/>
              </w:rPr>
              <w:t>trisentésimo, -a, -os, -as</w:t>
            </w:r>
          </w:p>
          <w:p>
            <w:pPr>
              <w:pStyle w:val="Normal1"/>
              <w:spacing w:lineRule="auto" w:line="240"/>
              <w:ind w:firstLine="284" w:end="0"/>
              <w:rPr>
                <w:sz w:val="24"/>
                <w:lang w:val="en-US"/>
              </w:rPr>
            </w:pPr>
            <w:r>
              <w:rPr>
                <w:sz w:val="24"/>
                <w:lang w:val="en-US"/>
              </w:rPr>
              <w:t>cuadringentésimo, -a, -os, -as</w:t>
            </w:r>
          </w:p>
          <w:p>
            <w:pPr>
              <w:pStyle w:val="Normal1"/>
              <w:spacing w:lineRule="auto" w:line="240"/>
              <w:ind w:firstLine="284" w:end="0"/>
              <w:rPr>
                <w:sz w:val="24"/>
                <w:lang w:val="en-US"/>
              </w:rPr>
            </w:pPr>
            <w:r>
              <w:rPr>
                <w:sz w:val="24"/>
                <w:lang w:val="en-US"/>
              </w:rPr>
              <w:t>quingentésimo, -a, -os, -as</w:t>
            </w:r>
          </w:p>
          <w:p>
            <w:pPr>
              <w:pStyle w:val="Normal1"/>
              <w:spacing w:lineRule="auto" w:line="240"/>
              <w:ind w:firstLine="284" w:end="0"/>
              <w:rPr>
                <w:sz w:val="24"/>
                <w:lang w:val="en-US"/>
              </w:rPr>
            </w:pPr>
            <w:r>
              <w:rPr>
                <w:sz w:val="24"/>
                <w:lang w:val="en-US"/>
              </w:rPr>
              <w:t>sexcentésimo, -a, -os, -as</w:t>
            </w:r>
          </w:p>
          <w:p>
            <w:pPr>
              <w:pStyle w:val="Normal1"/>
              <w:spacing w:lineRule="auto" w:line="240"/>
              <w:ind w:firstLine="284" w:end="0"/>
              <w:rPr>
                <w:sz w:val="24"/>
                <w:lang w:val="en-US"/>
              </w:rPr>
            </w:pPr>
            <w:r>
              <w:rPr>
                <w:sz w:val="24"/>
                <w:lang w:val="en-US"/>
              </w:rPr>
              <w:t>septingentésimo, -a, -os, -as</w:t>
            </w:r>
          </w:p>
          <w:p>
            <w:pPr>
              <w:pStyle w:val="Normal1"/>
              <w:spacing w:lineRule="auto" w:line="240"/>
              <w:ind w:firstLine="284" w:end="0"/>
              <w:rPr>
                <w:sz w:val="24"/>
                <w:lang w:val="en-US"/>
              </w:rPr>
            </w:pPr>
            <w:r>
              <w:rPr>
                <w:sz w:val="24"/>
                <w:lang w:val="en-US"/>
              </w:rPr>
              <w:t>octingentésimo, -a, -os, -as</w:t>
            </w:r>
          </w:p>
          <w:p>
            <w:pPr>
              <w:pStyle w:val="Normal1"/>
              <w:spacing w:lineRule="auto" w:line="240"/>
              <w:ind w:firstLine="284" w:end="0"/>
              <w:rPr>
                <w:sz w:val="24"/>
                <w:lang w:val="en-US"/>
              </w:rPr>
            </w:pPr>
            <w:r>
              <w:rPr>
                <w:sz w:val="24"/>
                <w:lang w:val="en-US"/>
              </w:rPr>
              <w:t>noningentésimo, -a, -os, -as</w:t>
            </w:r>
          </w:p>
          <w:p>
            <w:pPr>
              <w:pStyle w:val="Normal1"/>
              <w:spacing w:lineRule="auto" w:line="240"/>
              <w:ind w:firstLine="284" w:end="0"/>
              <w:rPr>
                <w:sz w:val="24"/>
                <w:lang w:val="en-US"/>
              </w:rPr>
            </w:pPr>
            <w:r>
              <w:rPr>
                <w:sz w:val="24"/>
                <w:lang w:val="en-US"/>
              </w:rPr>
              <w:t>(nongentésimo, -a,-os, -as)</w:t>
            </w:r>
          </w:p>
          <w:p>
            <w:pPr>
              <w:pStyle w:val="Normal1"/>
              <w:spacing w:lineRule="auto" w:line="240"/>
              <w:ind w:firstLine="284" w:end="0"/>
              <w:rPr>
                <w:sz w:val="24"/>
                <w:lang w:val="en-US"/>
              </w:rPr>
            </w:pPr>
            <w:r>
              <w:rPr>
                <w:sz w:val="24"/>
                <w:lang w:val="en-US"/>
              </w:rPr>
              <w:t>milésimo, -a, -os, -as</w:t>
            </w:r>
          </w:p>
          <w:p>
            <w:pPr>
              <w:pStyle w:val="Normal1"/>
              <w:spacing w:lineRule="auto" w:line="240"/>
              <w:ind w:firstLine="284" w:end="0"/>
              <w:rPr>
                <w:sz w:val="24"/>
                <w:lang w:val="en-US"/>
              </w:rPr>
            </w:pPr>
            <w:r>
              <w:rPr>
                <w:sz w:val="24"/>
                <w:lang w:val="en-US"/>
              </w:rPr>
              <w:t>milésimo primero, etc.</w:t>
            </w:r>
          </w:p>
          <w:p>
            <w:pPr>
              <w:pStyle w:val="Normal1"/>
              <w:ind w:firstLine="284" w:end="0"/>
              <w:rPr>
                <w:sz w:val="24"/>
                <w:lang w:val="en-US"/>
              </w:rPr>
            </w:pPr>
            <w:r>
              <w:rPr>
                <w:sz w:val="24"/>
                <w:lang w:val="en-US"/>
              </w:rPr>
              <w:t>milonésimo, -a, -os, -as</w:t>
            </w:r>
          </w:p>
        </w:tc>
        <w:tc>
          <w:tcPr>
            <w:tcW w:w="5700" w:type="dxa"/>
            <w:gridSpan w:val="2"/>
            <w:tcBorders/>
          </w:tcPr>
          <w:p>
            <w:pPr>
              <w:pStyle w:val="Normal"/>
              <w:snapToGrid w:val="false"/>
              <w:rPr>
                <w:sz w:val="24"/>
                <w:lang w:val="en-US"/>
              </w:rPr>
            </w:pPr>
            <w:r>
              <w:rPr>
                <w:sz w:val="24"/>
                <w:lang w:val="en-US"/>
              </w:rPr>
            </w:r>
          </w:p>
          <w:p>
            <w:pPr>
              <w:pStyle w:val="Normal1"/>
              <w:spacing w:lineRule="auto" w:line="240"/>
              <w:rPr>
                <w:sz w:val="24"/>
              </w:rPr>
            </w:pPr>
            <w:r>
              <w:rPr>
                <w:sz w:val="24"/>
              </w:rPr>
              <w:t xml:space="preserve">— </w:t>
            </w:r>
            <w:r>
              <w:rPr>
                <w:sz w:val="24"/>
              </w:rPr>
              <w:t xml:space="preserve">сотый, -ая, -ые, (-ое) </w:t>
            </w:r>
          </w:p>
          <w:p>
            <w:pPr>
              <w:pStyle w:val="Normal1"/>
              <w:spacing w:lineRule="auto" w:line="240"/>
              <w:rPr>
                <w:sz w:val="24"/>
              </w:rPr>
            </w:pPr>
            <w:r>
              <w:rPr>
                <w:sz w:val="24"/>
              </w:rPr>
              <w:t xml:space="preserve">— </w:t>
            </w:r>
            <w:r>
              <w:rPr>
                <w:sz w:val="24"/>
              </w:rPr>
              <w:t xml:space="preserve">сто первый и т.д. </w:t>
            </w:r>
          </w:p>
          <w:p>
            <w:pPr>
              <w:pStyle w:val="Normal1"/>
              <w:spacing w:lineRule="auto" w:line="240"/>
              <w:rPr>
                <w:sz w:val="24"/>
              </w:rPr>
            </w:pPr>
            <w:r>
              <w:rPr>
                <w:sz w:val="24"/>
              </w:rPr>
              <w:t xml:space="preserve">— </w:t>
            </w:r>
            <w:r>
              <w:rPr>
                <w:sz w:val="24"/>
              </w:rPr>
              <w:t xml:space="preserve">двухсотый, -ая, -ые, (-ое) </w:t>
            </w:r>
          </w:p>
          <w:p>
            <w:pPr>
              <w:pStyle w:val="Normal1"/>
              <w:spacing w:lineRule="auto" w:line="240"/>
              <w:rPr>
                <w:sz w:val="24"/>
              </w:rPr>
            </w:pPr>
            <w:r>
              <w:rPr>
                <w:sz w:val="24"/>
              </w:rPr>
              <w:t xml:space="preserve">— </w:t>
            </w:r>
            <w:r>
              <w:rPr>
                <w:sz w:val="24"/>
              </w:rPr>
              <w:t xml:space="preserve">трехсотый, -ая, -ые, (-ое) </w:t>
            </w:r>
          </w:p>
          <w:p>
            <w:pPr>
              <w:pStyle w:val="Normal1"/>
              <w:spacing w:lineRule="auto" w:line="240"/>
              <w:rPr>
                <w:sz w:val="24"/>
              </w:rPr>
            </w:pPr>
            <w:r>
              <w:rPr>
                <w:sz w:val="24"/>
              </w:rPr>
              <w:t xml:space="preserve">— </w:t>
            </w:r>
            <w:r>
              <w:rPr>
                <w:sz w:val="24"/>
              </w:rPr>
              <w:t xml:space="preserve">четырехсотый, -ая, -ые, (-ое) </w:t>
            </w:r>
          </w:p>
          <w:p>
            <w:pPr>
              <w:pStyle w:val="Normal1"/>
              <w:spacing w:lineRule="auto" w:line="240"/>
              <w:rPr>
                <w:sz w:val="24"/>
              </w:rPr>
            </w:pPr>
            <w:r>
              <w:rPr>
                <w:sz w:val="24"/>
              </w:rPr>
              <w:t xml:space="preserve">— </w:t>
            </w:r>
            <w:r>
              <w:rPr>
                <w:sz w:val="24"/>
              </w:rPr>
              <w:t xml:space="preserve">пятисотый, -ая, -ые, (-ое) </w:t>
            </w:r>
          </w:p>
          <w:p>
            <w:pPr>
              <w:pStyle w:val="Normal1"/>
              <w:spacing w:lineRule="auto" w:line="240"/>
              <w:rPr>
                <w:sz w:val="24"/>
              </w:rPr>
            </w:pPr>
            <w:r>
              <w:rPr>
                <w:sz w:val="24"/>
              </w:rPr>
              <w:t xml:space="preserve">— </w:t>
            </w:r>
            <w:r>
              <w:rPr>
                <w:sz w:val="24"/>
              </w:rPr>
              <w:t xml:space="preserve">шестисотый, -ая, -ые, (-ое) </w:t>
            </w:r>
          </w:p>
          <w:p>
            <w:pPr>
              <w:pStyle w:val="Normal1"/>
              <w:spacing w:lineRule="auto" w:line="240"/>
              <w:rPr>
                <w:sz w:val="24"/>
              </w:rPr>
            </w:pPr>
            <w:r>
              <w:rPr>
                <w:sz w:val="24"/>
              </w:rPr>
              <w:t xml:space="preserve">— </w:t>
            </w:r>
            <w:r>
              <w:rPr>
                <w:sz w:val="24"/>
              </w:rPr>
              <w:t xml:space="preserve">семисотый, -ая, -ые, (-ое) </w:t>
            </w:r>
          </w:p>
          <w:p>
            <w:pPr>
              <w:pStyle w:val="Normal1"/>
              <w:spacing w:lineRule="auto" w:line="240"/>
              <w:rPr>
                <w:sz w:val="24"/>
              </w:rPr>
            </w:pPr>
            <w:r>
              <w:rPr>
                <w:sz w:val="24"/>
              </w:rPr>
              <w:t xml:space="preserve">— </w:t>
            </w:r>
            <w:r>
              <w:rPr>
                <w:sz w:val="24"/>
              </w:rPr>
              <w:t xml:space="preserve">восьмисотый, -ая, -ые, (-ое) </w:t>
            </w:r>
          </w:p>
          <w:p>
            <w:pPr>
              <w:pStyle w:val="Normal1"/>
              <w:spacing w:lineRule="auto" w:line="240"/>
              <w:rPr>
                <w:sz w:val="24"/>
              </w:rPr>
            </w:pPr>
            <w:r>
              <w:rPr>
                <w:sz w:val="24"/>
              </w:rPr>
              <w:t xml:space="preserve">— </w:t>
            </w:r>
            <w:r>
              <w:rPr>
                <w:sz w:val="24"/>
              </w:rPr>
              <w:t xml:space="preserve">девятисотый, -ая, -ые, (-ое) </w:t>
            </w:r>
          </w:p>
          <w:p>
            <w:pPr>
              <w:pStyle w:val="Normal1"/>
              <w:spacing w:lineRule="auto" w:line="240"/>
              <w:rPr>
                <w:sz w:val="24"/>
              </w:rPr>
            </w:pPr>
            <w:r>
              <w:rPr>
                <w:sz w:val="24"/>
              </w:rPr>
              <w:t xml:space="preserve">—  </w:t>
            </w:r>
            <w:r>
              <w:rPr>
                <w:sz w:val="24"/>
              </w:rPr>
              <w:t xml:space="preserve">»»»» </w:t>
            </w:r>
          </w:p>
          <w:p>
            <w:pPr>
              <w:pStyle w:val="Normal1"/>
              <w:spacing w:lineRule="auto" w:line="240"/>
              <w:rPr>
                <w:sz w:val="24"/>
              </w:rPr>
            </w:pPr>
            <w:r>
              <w:rPr>
                <w:sz w:val="24"/>
              </w:rPr>
              <w:t xml:space="preserve">— </w:t>
            </w:r>
            <w:r>
              <w:rPr>
                <w:sz w:val="24"/>
              </w:rPr>
              <w:t xml:space="preserve">тысячный, -ая, -ые, (-ое) </w:t>
            </w:r>
          </w:p>
          <w:p>
            <w:pPr>
              <w:pStyle w:val="Normal1"/>
              <w:spacing w:lineRule="auto" w:line="240"/>
              <w:rPr>
                <w:sz w:val="24"/>
              </w:rPr>
            </w:pPr>
            <w:r>
              <w:rPr>
                <w:sz w:val="24"/>
              </w:rPr>
              <w:t xml:space="preserve">— </w:t>
            </w:r>
            <w:r>
              <w:rPr>
                <w:sz w:val="24"/>
              </w:rPr>
              <w:t xml:space="preserve">тысяча первый и т.д. </w:t>
            </w:r>
          </w:p>
          <w:p>
            <w:pPr>
              <w:pStyle w:val="Normal1"/>
              <w:rPr>
                <w:sz w:val="24"/>
              </w:rPr>
            </w:pPr>
            <w:r>
              <w:rPr>
                <w:sz w:val="24"/>
              </w:rPr>
              <w:t xml:space="preserve">— </w:t>
            </w:r>
            <w:r>
              <w:rPr>
                <w:sz w:val="24"/>
              </w:rPr>
              <w:t>миллионный, -ая, -ые, (-ое)</w:t>
            </w:r>
          </w:p>
        </w:tc>
      </w:tr>
    </w:tbl>
    <w:p>
      <w:pPr>
        <w:pStyle w:val="Normal1"/>
        <w:spacing w:lineRule="auto" w:line="240"/>
        <w:ind w:firstLine="284" w:end="0"/>
        <w:rPr>
          <w:sz w:val="24"/>
        </w:rPr>
      </w:pPr>
      <w:r>
        <w:rPr>
          <w:sz w:val="24"/>
        </w:rPr>
      </w:r>
    </w:p>
    <w:p>
      <w:pPr>
        <w:pStyle w:val="Normal1"/>
        <w:pBdr>
          <w:top w:val="single" w:sz="4" w:space="1" w:color="000000"/>
        </w:pBdr>
        <w:spacing w:lineRule="auto" w:line="240"/>
        <w:ind w:firstLine="284" w:end="0"/>
        <w:rPr/>
      </w:pPr>
      <w:r>
        <w:rPr/>
        <w:t xml:space="preserve">* Составные порядковые числительные от 13 до 19 изменяют в речи также первую часть слова: </w:t>
      </w:r>
      <w:r>
        <w:rPr>
          <w:lang w:val="en-US"/>
        </w:rPr>
        <w:t>decimacuarta</w:t>
      </w:r>
      <w:r>
        <w:rPr/>
        <w:t xml:space="preserve"> </w:t>
      </w:r>
      <w:r>
        <w:rPr>
          <w:lang w:val="en-US"/>
        </w:rPr>
        <w:t>parte</w:t>
      </w:r>
      <w:r>
        <w:rPr/>
        <w:t xml:space="preserve"> </w:t>
      </w:r>
      <w:r>
        <w:rPr>
          <w:lang w:val="en-US"/>
        </w:rPr>
        <w:t>del</w:t>
      </w:r>
      <w:r>
        <w:rPr/>
        <w:t xml:space="preserve"> </w:t>
      </w:r>
      <w:r>
        <w:rPr>
          <w:lang w:val="en-US"/>
        </w:rPr>
        <w:t>camino</w:t>
      </w:r>
      <w:r>
        <w:rPr/>
        <w:t xml:space="preserve"> — четырнадцатая часть пути. Подробнее об этом см. § 24, пункт 1 и 2.</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Цифровое изображение порядковых числительных в испанском языке сопровождается следующими сокращениями:</w:t>
      </w:r>
    </w:p>
    <w:p>
      <w:pPr>
        <w:pStyle w:val="Normal1"/>
        <w:spacing w:lineRule="auto" w:line="240"/>
        <w:ind w:firstLine="284" w:end="0"/>
        <w:rPr>
          <w:sz w:val="24"/>
        </w:rPr>
      </w:pPr>
      <w:r>
        <w:rPr>
          <w:sz w:val="24"/>
        </w:rPr>
        <w:t>° - для мужского рода единственного числа, например: 1° (</w:t>
      </w:r>
      <w:r>
        <w:rPr>
          <w:sz w:val="24"/>
          <w:lang w:val="en-US"/>
        </w:rPr>
        <w:t>primero</w:t>
      </w:r>
      <w:r>
        <w:rPr>
          <w:sz w:val="24"/>
        </w:rPr>
        <w:t>), 2° (</w:t>
      </w:r>
      <w:r>
        <w:rPr>
          <w:sz w:val="24"/>
          <w:lang w:val="en-US"/>
        </w:rPr>
        <w:t>segundo</w:t>
      </w:r>
      <w:r>
        <w:rPr>
          <w:sz w:val="24"/>
        </w:rPr>
        <w:t>) и т.д.</w:t>
      </w:r>
    </w:p>
    <w:p>
      <w:pPr>
        <w:pStyle w:val="Normal1"/>
        <w:spacing w:lineRule="auto" w:line="240"/>
        <w:ind w:firstLine="284" w:end="0"/>
        <w:rPr/>
      </w:pPr>
      <w:r>
        <w:rPr>
          <w:sz w:val="24"/>
          <w:vertAlign w:val="superscript"/>
          <w:lang w:val="en-US"/>
        </w:rPr>
        <w:t>os</w:t>
      </w:r>
      <w:r>
        <w:rPr>
          <w:sz w:val="24"/>
        </w:rPr>
        <w:t xml:space="preserve"> - для мужского рода множественного числа: 1°</w:t>
      </w:r>
      <w:r>
        <w:rPr>
          <w:sz w:val="24"/>
          <w:vertAlign w:val="superscript"/>
          <w:lang w:val="en-US"/>
        </w:rPr>
        <w:t>s</w:t>
      </w:r>
      <w:r>
        <w:rPr>
          <w:sz w:val="24"/>
        </w:rPr>
        <w:t xml:space="preserve"> (</w:t>
      </w:r>
      <w:r>
        <w:rPr>
          <w:sz w:val="24"/>
          <w:lang w:val="en-US"/>
        </w:rPr>
        <w:t>primeros</w:t>
      </w:r>
      <w:r>
        <w:rPr>
          <w:sz w:val="24"/>
        </w:rPr>
        <w:t>), 2°</w:t>
      </w:r>
      <w:r>
        <w:rPr>
          <w:sz w:val="24"/>
          <w:vertAlign w:val="superscript"/>
          <w:lang w:val="en-US"/>
        </w:rPr>
        <w:t>s</w:t>
      </w:r>
      <w:r>
        <w:rPr>
          <w:sz w:val="24"/>
        </w:rPr>
        <w:t>(</w:t>
      </w:r>
      <w:r>
        <w:rPr>
          <w:sz w:val="24"/>
          <w:lang w:val="en-US"/>
        </w:rPr>
        <w:t>segundos</w:t>
      </w:r>
      <w:r>
        <w:rPr>
          <w:sz w:val="24"/>
        </w:rPr>
        <w:t>) и т.д.</w:t>
      </w:r>
    </w:p>
    <w:p>
      <w:pPr>
        <w:pStyle w:val="Normal1"/>
        <w:spacing w:lineRule="auto" w:line="240"/>
        <w:ind w:firstLine="284" w:end="0"/>
        <w:rPr/>
      </w:pPr>
      <w:r>
        <w:rPr>
          <w:sz w:val="24"/>
          <w:vertAlign w:val="superscript"/>
          <w:lang w:val="en-US"/>
        </w:rPr>
        <w:t>a</w:t>
      </w:r>
      <w:r>
        <w:rPr>
          <w:sz w:val="24"/>
        </w:rPr>
        <w:t xml:space="preserve"> — для женского рода единственного числа: 1</w:t>
      </w:r>
      <w:r>
        <w:rPr>
          <w:sz w:val="24"/>
          <w:vertAlign w:val="superscript"/>
          <w:lang w:val="en-US"/>
        </w:rPr>
        <w:t>a</w:t>
      </w:r>
      <w:r>
        <w:rPr>
          <w:sz w:val="24"/>
        </w:rPr>
        <w:t xml:space="preserve"> (</w:t>
      </w:r>
      <w:r>
        <w:rPr>
          <w:sz w:val="24"/>
          <w:lang w:val="en-US"/>
        </w:rPr>
        <w:t>primera</w:t>
      </w:r>
      <w:r>
        <w:rPr>
          <w:sz w:val="24"/>
        </w:rPr>
        <w:t>), 2</w:t>
      </w:r>
      <w:r>
        <w:rPr>
          <w:sz w:val="24"/>
          <w:vertAlign w:val="superscript"/>
          <w:lang w:val="en-US"/>
        </w:rPr>
        <w:t>a</w:t>
      </w:r>
      <w:r>
        <w:rPr>
          <w:sz w:val="24"/>
        </w:rPr>
        <w:t xml:space="preserve"> (</w:t>
      </w:r>
      <w:r>
        <w:rPr>
          <w:sz w:val="24"/>
          <w:lang w:val="en-US"/>
        </w:rPr>
        <w:t>segunda</w:t>
      </w:r>
      <w:r>
        <w:rPr>
          <w:sz w:val="24"/>
        </w:rPr>
        <w:t xml:space="preserve">) и т.д. </w:t>
      </w:r>
    </w:p>
    <w:p>
      <w:pPr>
        <w:pStyle w:val="Normal1"/>
        <w:spacing w:lineRule="auto" w:line="240"/>
        <w:ind w:firstLine="284" w:end="0"/>
        <w:rPr/>
      </w:pPr>
      <w:r>
        <w:rPr>
          <w:sz w:val="24"/>
          <w:vertAlign w:val="superscript"/>
          <w:lang w:val="en-US"/>
        </w:rPr>
        <w:t>as</w:t>
      </w:r>
      <w:r>
        <w:rPr>
          <w:sz w:val="24"/>
        </w:rPr>
        <w:t xml:space="preserve"> — для женского рода множественного числа: 1</w:t>
      </w:r>
      <w:r>
        <w:rPr>
          <w:sz w:val="24"/>
          <w:vertAlign w:val="superscript"/>
          <w:lang w:val="en-US"/>
        </w:rPr>
        <w:t>as</w:t>
      </w:r>
      <w:r>
        <w:rPr>
          <w:sz w:val="24"/>
        </w:rPr>
        <w:t xml:space="preserve"> (</w:t>
      </w:r>
      <w:r>
        <w:rPr>
          <w:sz w:val="24"/>
          <w:lang w:val="en-US"/>
        </w:rPr>
        <w:t>primeras</w:t>
      </w:r>
      <w:r>
        <w:rPr>
          <w:sz w:val="24"/>
        </w:rPr>
        <w:t>), 2</w:t>
      </w:r>
      <w:r>
        <w:rPr>
          <w:sz w:val="24"/>
          <w:vertAlign w:val="superscript"/>
          <w:lang w:val="en-US"/>
        </w:rPr>
        <w:t>as</w:t>
      </w:r>
      <w:r>
        <w:rPr>
          <w:sz w:val="24"/>
        </w:rPr>
        <w:t xml:space="preserve"> (se</w:t>
      </w:r>
      <w:r>
        <w:rPr>
          <w:sz w:val="24"/>
          <w:lang w:val="en-US"/>
        </w:rPr>
        <w:t>gundas</w:t>
      </w:r>
      <w:r>
        <w:rPr>
          <w:sz w:val="24"/>
        </w:rPr>
        <w:t>) и т.д.</w:t>
      </w:r>
    </w:p>
    <w:p>
      <w:pPr>
        <w:pStyle w:val="Normal1"/>
        <w:spacing w:lineRule="auto" w:line="240"/>
        <w:ind w:firstLine="284" w:end="0"/>
        <w:rPr>
          <w:sz w:val="24"/>
        </w:rPr>
      </w:pPr>
      <w:r>
        <w:rPr>
          <w:sz w:val="24"/>
        </w:rPr>
      </w:r>
    </w:p>
    <w:p>
      <w:pPr>
        <w:pStyle w:val="Heading3"/>
        <w:ind w:hanging="0" w:start="0"/>
        <w:rPr/>
      </w:pPr>
      <w:bookmarkStart w:id="35" w:name="__RefHeading___Toc1886025"/>
      <w:bookmarkEnd w:id="35"/>
      <w:r>
        <w:rPr/>
        <w:t>§ 25. Особенности употребления порядковых числительных</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1. Порядковые числительные согласуются в роде и числе с суще</w:t>
        <w:softHyphen/>
        <w:t>ствительным и ставятся как перед ним, так и после него, причем с существительным обычно употребляется определенный артикль:</w:t>
      </w:r>
    </w:p>
    <w:p>
      <w:pPr>
        <w:pStyle w:val="Normal1"/>
        <w:spacing w:lineRule="auto" w:line="240"/>
        <w:ind w:firstLine="851" w:end="0"/>
        <w:rPr/>
      </w:pPr>
      <w:r>
        <w:rPr>
          <w:i/>
          <w:sz w:val="24"/>
          <w:lang w:val="en-US"/>
        </w:rPr>
        <w:t>los</w:t>
      </w:r>
      <w:r>
        <w:rPr>
          <w:sz w:val="24"/>
          <w:lang w:val="en-US"/>
        </w:rPr>
        <w:t xml:space="preserve"> primer</w:t>
      </w:r>
      <w:r>
        <w:rPr>
          <w:b/>
          <w:sz w:val="24"/>
          <w:lang w:val="en-US"/>
        </w:rPr>
        <w:t>os</w:t>
      </w:r>
      <w:r>
        <w:rPr>
          <w:sz w:val="24"/>
          <w:lang w:val="en-US"/>
        </w:rPr>
        <w:t xml:space="preserve"> días         — </w:t>
      </w:r>
      <w:r>
        <w:rPr>
          <w:sz w:val="24"/>
        </w:rPr>
        <w:t>первые</w:t>
      </w:r>
      <w:r>
        <w:rPr>
          <w:sz w:val="24"/>
          <w:lang w:val="en-US"/>
        </w:rPr>
        <w:t xml:space="preserve"> </w:t>
      </w:r>
      <w:r>
        <w:rPr>
          <w:sz w:val="24"/>
        </w:rPr>
        <w:t>дни</w:t>
      </w:r>
      <w:r>
        <w:rPr>
          <w:sz w:val="24"/>
          <w:lang w:val="en-US"/>
        </w:rPr>
        <w:t xml:space="preserve"> </w:t>
      </w:r>
    </w:p>
    <w:p>
      <w:pPr>
        <w:pStyle w:val="Normal1"/>
        <w:spacing w:lineRule="auto" w:line="240"/>
        <w:ind w:firstLine="851" w:end="0"/>
        <w:rPr/>
      </w:pPr>
      <w:r>
        <w:rPr>
          <w:i/>
          <w:sz w:val="24"/>
          <w:lang w:val="en-US"/>
        </w:rPr>
        <w:t>la</w:t>
      </w:r>
      <w:r>
        <w:rPr>
          <w:sz w:val="24"/>
          <w:lang w:val="en-US"/>
        </w:rPr>
        <w:t xml:space="preserve"> segund</w:t>
      </w:r>
      <w:r>
        <w:rPr>
          <w:b/>
          <w:sz w:val="24"/>
          <w:lang w:val="en-US"/>
        </w:rPr>
        <w:t>a</w:t>
      </w:r>
      <w:r>
        <w:rPr>
          <w:sz w:val="24"/>
          <w:lang w:val="en-US"/>
        </w:rPr>
        <w:t xml:space="preserve"> ventana     — </w:t>
      </w:r>
      <w:r>
        <w:rPr>
          <w:sz w:val="24"/>
        </w:rPr>
        <w:t>второе</w:t>
      </w:r>
      <w:r>
        <w:rPr>
          <w:sz w:val="24"/>
          <w:lang w:val="en-US"/>
        </w:rPr>
        <w:t xml:space="preserve"> </w:t>
      </w:r>
      <w:r>
        <w:rPr>
          <w:sz w:val="24"/>
        </w:rPr>
        <w:t>окно</w:t>
      </w:r>
      <w:r>
        <w:rPr>
          <w:sz w:val="24"/>
          <w:lang w:val="en-US"/>
        </w:rPr>
        <w:t xml:space="preserve"> </w:t>
      </w:r>
    </w:p>
    <w:p>
      <w:pPr>
        <w:pStyle w:val="Normal1"/>
        <w:spacing w:lineRule="auto" w:line="240"/>
        <w:ind w:firstLine="851" w:end="0"/>
        <w:rPr/>
      </w:pPr>
      <w:r>
        <w:rPr>
          <w:i/>
          <w:sz w:val="24"/>
          <w:lang w:val="en-US"/>
        </w:rPr>
        <w:t>el</w:t>
      </w:r>
      <w:r>
        <w:rPr>
          <w:sz w:val="24"/>
        </w:rPr>
        <w:t xml:space="preserve"> </w:t>
      </w:r>
      <w:r>
        <w:rPr>
          <w:sz w:val="24"/>
          <w:lang w:val="en-US"/>
        </w:rPr>
        <w:t>cuart</w:t>
      </w:r>
      <w:r>
        <w:rPr>
          <w:b/>
          <w:sz w:val="24"/>
          <w:lang w:val="en-US"/>
        </w:rPr>
        <w:t>o</w:t>
      </w:r>
      <w:r>
        <w:rPr>
          <w:sz w:val="24"/>
        </w:rPr>
        <w:t xml:space="preserve"> </w:t>
      </w:r>
      <w:r>
        <w:rPr>
          <w:sz w:val="24"/>
          <w:lang w:val="en-US"/>
        </w:rPr>
        <w:t>hombre</w:t>
      </w:r>
      <w:r>
        <w:rPr>
          <w:sz w:val="24"/>
        </w:rPr>
        <w:t xml:space="preserve">         — четвертый человек</w:t>
      </w:r>
    </w:p>
    <w:p>
      <w:pPr>
        <w:pStyle w:val="Normal1"/>
        <w:spacing w:lineRule="auto" w:line="240"/>
        <w:ind w:firstLine="851" w:end="0"/>
        <w:rPr/>
      </w:pPr>
      <w:r>
        <w:rPr>
          <w:i/>
          <w:sz w:val="24"/>
          <w:lang w:val="en-US"/>
        </w:rPr>
        <w:t>el</w:t>
      </w:r>
      <w:r>
        <w:rPr>
          <w:sz w:val="24"/>
        </w:rPr>
        <w:t xml:space="preserve"> </w:t>
      </w:r>
      <w:r>
        <w:rPr>
          <w:sz w:val="24"/>
          <w:lang w:val="en-US"/>
        </w:rPr>
        <w:t>p</w:t>
      </w:r>
      <w:r>
        <w:rPr>
          <w:sz w:val="24"/>
        </w:rPr>
        <w:t>á</w:t>
      </w:r>
      <w:r>
        <w:rPr>
          <w:sz w:val="24"/>
          <w:lang w:val="en-US"/>
        </w:rPr>
        <w:t>rrafo</w:t>
      </w:r>
      <w:r>
        <w:rPr>
          <w:sz w:val="24"/>
        </w:rPr>
        <w:t xml:space="preserve"> </w:t>
      </w:r>
      <w:r>
        <w:rPr>
          <w:sz w:val="24"/>
          <w:lang w:val="en-US"/>
        </w:rPr>
        <w:t>tercero</w:t>
      </w:r>
      <w:r>
        <w:rPr>
          <w:sz w:val="24"/>
        </w:rPr>
        <w:t xml:space="preserve">        — третий параграф</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Normal1"/>
        <w:spacing w:lineRule="auto" w:line="240"/>
        <w:ind w:firstLine="284" w:end="0"/>
        <w:rPr>
          <w:sz w:val="24"/>
        </w:rPr>
      </w:pPr>
      <w:r>
        <w:rPr>
          <w:sz w:val="24"/>
        </w:rPr>
        <w:t>Следует помнить, что все части сложных порядковых числи</w:t>
        <w:softHyphen/>
        <w:t>тельных должны согласовываться с существительным:</w:t>
      </w:r>
    </w:p>
    <w:p>
      <w:pPr>
        <w:pStyle w:val="Normal1"/>
        <w:spacing w:lineRule="auto" w:line="240"/>
        <w:ind w:firstLine="851" w:end="0"/>
        <w:rPr/>
      </w:pPr>
      <w:r>
        <w:rPr>
          <w:sz w:val="24"/>
          <w:lang w:val="en-US"/>
        </w:rPr>
        <w:t>la vigésim</w:t>
      </w:r>
      <w:r>
        <w:rPr>
          <w:b/>
          <w:sz w:val="24"/>
          <w:lang w:val="en-US"/>
        </w:rPr>
        <w:t>a</w:t>
      </w:r>
      <w:r>
        <w:rPr>
          <w:sz w:val="24"/>
          <w:lang w:val="en-US"/>
        </w:rPr>
        <w:t xml:space="preserve"> segund</w:t>
      </w:r>
      <w:r>
        <w:rPr>
          <w:b/>
          <w:sz w:val="24"/>
          <w:lang w:val="en-US"/>
        </w:rPr>
        <w:t>a</w:t>
      </w:r>
      <w:r>
        <w:rPr>
          <w:sz w:val="24"/>
          <w:lang w:val="en-US"/>
        </w:rPr>
        <w:t xml:space="preserve"> </w:t>
      </w:r>
      <w:r>
        <w:rPr>
          <w:i/>
          <w:sz w:val="24"/>
          <w:lang w:val="en-US"/>
        </w:rPr>
        <w:t>edición</w:t>
      </w:r>
      <w:r>
        <w:rPr>
          <w:sz w:val="24"/>
          <w:lang w:val="en-US"/>
        </w:rPr>
        <w:t xml:space="preserve">       — 22-</w:t>
      </w:r>
      <w:r>
        <w:rPr>
          <w:sz w:val="24"/>
        </w:rPr>
        <w:t>е</w:t>
      </w:r>
      <w:r>
        <w:rPr>
          <w:sz w:val="24"/>
          <w:lang w:val="en-US"/>
        </w:rPr>
        <w:t xml:space="preserve"> </w:t>
      </w:r>
      <w:r>
        <w:rPr>
          <w:sz w:val="24"/>
        </w:rPr>
        <w:t>издание</w:t>
      </w:r>
      <w:r>
        <w:rPr>
          <w:sz w:val="24"/>
          <w:lang w:val="en-US"/>
        </w:rPr>
        <w:t xml:space="preserve"> </w:t>
      </w:r>
    </w:p>
    <w:p>
      <w:pPr>
        <w:pStyle w:val="Normal1"/>
        <w:spacing w:lineRule="auto" w:line="240"/>
        <w:ind w:firstLine="851" w:end="0"/>
        <w:rPr/>
      </w:pPr>
      <w:r>
        <w:rPr>
          <w:sz w:val="24"/>
          <w:lang w:val="en-US"/>
        </w:rPr>
        <w:t>los trigesim</w:t>
      </w:r>
      <w:r>
        <w:rPr>
          <w:b/>
          <w:sz w:val="24"/>
          <w:lang w:val="en-US"/>
        </w:rPr>
        <w:t>os</w:t>
      </w:r>
      <w:r>
        <w:rPr>
          <w:sz w:val="24"/>
          <w:lang w:val="en-US"/>
        </w:rPr>
        <w:t xml:space="preserve"> quint</w:t>
      </w:r>
      <w:r>
        <w:rPr>
          <w:b/>
          <w:sz w:val="24"/>
          <w:lang w:val="en-US"/>
        </w:rPr>
        <w:t>os</w:t>
      </w:r>
      <w:r>
        <w:rPr>
          <w:sz w:val="24"/>
          <w:lang w:val="en-US"/>
        </w:rPr>
        <w:t xml:space="preserve"> </w:t>
      </w:r>
      <w:r>
        <w:rPr>
          <w:i/>
          <w:sz w:val="24"/>
          <w:lang w:val="en-US"/>
        </w:rPr>
        <w:t>números</w:t>
      </w:r>
      <w:r>
        <w:rPr>
          <w:sz w:val="24"/>
          <w:lang w:val="en-US"/>
        </w:rPr>
        <w:t xml:space="preserve">   — 35-</w:t>
      </w:r>
      <w:r>
        <w:rPr>
          <w:sz w:val="24"/>
        </w:rPr>
        <w:t>е</w:t>
      </w:r>
      <w:r>
        <w:rPr>
          <w:sz w:val="24"/>
          <w:lang w:val="en-US"/>
        </w:rPr>
        <w:t xml:space="preserve"> </w:t>
      </w:r>
      <w:r>
        <w:rPr>
          <w:sz w:val="24"/>
        </w:rPr>
        <w:t>номера</w:t>
      </w:r>
      <w:r>
        <w:rPr>
          <w:sz w:val="24"/>
          <w:lang w:val="en-US"/>
        </w:rPr>
        <w:t xml:space="preserve"> </w:t>
      </w:r>
    </w:p>
    <w:p>
      <w:pPr>
        <w:pStyle w:val="Normal1"/>
        <w:spacing w:lineRule="auto" w:line="240"/>
        <w:ind w:firstLine="851" w:end="0"/>
        <w:rPr>
          <w:sz w:val="24"/>
          <w:lang w:val="en-US"/>
        </w:rPr>
      </w:pPr>
      <w:r>
        <w:rPr>
          <w:sz w:val="24"/>
          <w:lang w:val="en-US"/>
        </w:rPr>
      </w:r>
    </w:p>
    <w:p>
      <w:pPr>
        <w:pStyle w:val="Normal1"/>
        <w:spacing w:lineRule="auto" w:line="240"/>
        <w:ind w:firstLine="284" w:end="0"/>
        <w:rPr/>
      </w:pPr>
      <w:r>
        <w:rPr>
          <w:spacing w:val="20"/>
          <w:sz w:val="24"/>
        </w:rPr>
        <w:t>Составные</w:t>
      </w:r>
      <w:r>
        <w:rPr>
          <w:sz w:val="24"/>
        </w:rPr>
        <w:t xml:space="preserve"> порядковые числительные от 13 до 19 включи</w:t>
        <w:softHyphen/>
        <w:t xml:space="preserve">тельно согласно академическим правилам должны (несмотря на слитное написание) согласовывать с существительным в роде и числе окончания обеих своих частей: </w:t>
      </w:r>
      <w:r>
        <w:rPr>
          <w:sz w:val="24"/>
          <w:lang w:val="en-US"/>
        </w:rPr>
        <w:t>L</w:t>
      </w:r>
      <w:r>
        <w:rPr>
          <w:sz w:val="24"/>
        </w:rPr>
        <w:t xml:space="preserve">а </w:t>
      </w:r>
      <w:r>
        <w:rPr>
          <w:sz w:val="24"/>
          <w:lang w:val="en-US"/>
        </w:rPr>
        <w:t>decim</w:t>
      </w:r>
      <w:r>
        <w:rPr>
          <w:b/>
          <w:bCs/>
          <w:sz w:val="24"/>
          <w:lang w:val="en-US"/>
        </w:rPr>
        <w:t>a</w:t>
      </w:r>
      <w:r>
        <w:rPr>
          <w:sz w:val="24"/>
          <w:lang w:val="en-US"/>
        </w:rPr>
        <w:t>sext</w:t>
      </w:r>
      <w:r>
        <w:rPr>
          <w:b/>
          <w:bCs/>
          <w:sz w:val="24"/>
          <w:lang w:val="en-US"/>
        </w:rPr>
        <w:t>a</w:t>
      </w:r>
      <w:r>
        <w:rPr>
          <w:sz w:val="24"/>
        </w:rPr>
        <w:t xml:space="preserve"> </w:t>
      </w:r>
      <w:r>
        <w:rPr>
          <w:i/>
          <w:iCs/>
          <w:sz w:val="24"/>
          <w:lang w:val="en-US"/>
        </w:rPr>
        <w:t>lecci</w:t>
      </w:r>
      <w:r>
        <w:rPr>
          <w:i/>
          <w:iCs/>
          <w:sz w:val="24"/>
        </w:rPr>
        <w:t>ó</w:t>
      </w:r>
      <w:r>
        <w:rPr>
          <w:i/>
          <w:iCs/>
          <w:sz w:val="24"/>
          <w:lang w:val="en-US"/>
        </w:rPr>
        <w:t>n</w:t>
      </w:r>
      <w:r>
        <w:rPr>
          <w:sz w:val="24"/>
        </w:rPr>
        <w:t xml:space="preserve">, </w:t>
      </w:r>
      <w:r>
        <w:rPr>
          <w:sz w:val="24"/>
          <w:lang w:val="en-US"/>
        </w:rPr>
        <w:t>los</w:t>
      </w:r>
      <w:r>
        <w:rPr>
          <w:sz w:val="24"/>
        </w:rPr>
        <w:t xml:space="preserve"> </w:t>
      </w:r>
      <w:r>
        <w:rPr>
          <w:sz w:val="24"/>
          <w:lang w:val="en-US"/>
        </w:rPr>
        <w:t>decim</w:t>
      </w:r>
      <w:r>
        <w:rPr>
          <w:b/>
          <w:bCs/>
          <w:sz w:val="24"/>
          <w:lang w:val="en-US"/>
        </w:rPr>
        <w:t>o</w:t>
      </w:r>
      <w:r>
        <w:rPr>
          <w:sz w:val="24"/>
          <w:lang w:val="en-US"/>
        </w:rPr>
        <w:t>snoven</w:t>
      </w:r>
      <w:r>
        <w:rPr>
          <w:b/>
          <w:bCs/>
          <w:sz w:val="24"/>
          <w:lang w:val="en-US"/>
        </w:rPr>
        <w:t>os</w:t>
      </w:r>
      <w:r>
        <w:rPr>
          <w:sz w:val="24"/>
        </w:rPr>
        <w:t xml:space="preserve"> </w:t>
      </w:r>
      <w:r>
        <w:rPr>
          <w:i/>
          <w:iCs/>
          <w:sz w:val="24"/>
          <w:lang w:val="en-US"/>
        </w:rPr>
        <w:t>ejercicios</w:t>
      </w:r>
      <w:r>
        <w:rPr>
          <w:sz w:val="24"/>
        </w:rPr>
        <w:t>.</w:t>
      </w:r>
    </w:p>
    <w:p>
      <w:pPr>
        <w:pStyle w:val="Normal1"/>
        <w:spacing w:lineRule="auto" w:line="240"/>
        <w:ind w:firstLine="284" w:end="0"/>
        <w:rPr>
          <w:sz w:val="24"/>
        </w:rPr>
      </w:pPr>
      <w:r>
        <w:rPr>
          <w:sz w:val="24"/>
        </w:rPr>
        <w:t>Однако в современном испанском языке очень часто пренебрега</w:t>
        <w:softHyphen/>
        <w:t>ют этим правилом и согласуют в роде и числе лишь вторую часть составного числительного. Поэтому одинаково правильно будет:</w:t>
      </w:r>
    </w:p>
    <w:p>
      <w:pPr>
        <w:pStyle w:val="Normal1"/>
        <w:spacing w:lineRule="auto" w:line="240"/>
        <w:ind w:firstLine="851" w:end="0"/>
        <w:rPr>
          <w:sz w:val="24"/>
          <w:lang w:val="en-US"/>
        </w:rPr>
      </w:pPr>
      <w:r>
        <w:rPr>
          <w:sz w:val="24"/>
          <w:lang w:val="en-US"/>
        </w:rPr>
        <w:t>la parte decim</w:t>
      </w:r>
      <w:r>
        <w:rPr>
          <w:b/>
          <w:bCs/>
          <w:sz w:val="24"/>
          <w:lang w:val="en-US"/>
        </w:rPr>
        <w:t>a</w:t>
      </w:r>
      <w:r>
        <w:rPr>
          <w:sz w:val="24"/>
          <w:lang w:val="en-US"/>
        </w:rPr>
        <w:t>quint</w:t>
      </w:r>
      <w:r>
        <w:rPr>
          <w:b/>
          <w:bCs/>
          <w:sz w:val="24"/>
          <w:lang w:val="en-US"/>
        </w:rPr>
        <w:t xml:space="preserve">a </w:t>
      </w:r>
      <w:r>
        <w:rPr>
          <w:sz w:val="24"/>
        </w:rPr>
        <w:t>и</w:t>
      </w:r>
      <w:r>
        <w:rPr>
          <w:sz w:val="24"/>
          <w:lang w:val="en-US"/>
        </w:rPr>
        <w:t xml:space="preserve"> la parte decim</w:t>
      </w:r>
      <w:r>
        <w:rPr>
          <w:b/>
          <w:bCs/>
          <w:sz w:val="24"/>
          <w:lang w:val="en-US"/>
        </w:rPr>
        <w:t>o</w:t>
      </w:r>
      <w:r>
        <w:rPr>
          <w:sz w:val="24"/>
          <w:lang w:val="en-US"/>
        </w:rPr>
        <w:t>quint</w:t>
      </w:r>
      <w:r>
        <w:rPr>
          <w:b/>
          <w:bCs/>
          <w:sz w:val="24"/>
          <w:lang w:val="en-US"/>
        </w:rPr>
        <w:t>a</w:t>
      </w:r>
    </w:p>
    <w:p>
      <w:pPr>
        <w:pStyle w:val="Normal1"/>
        <w:spacing w:lineRule="auto" w:line="240"/>
        <w:ind w:firstLine="284" w:end="0"/>
        <w:rPr/>
      </w:pPr>
      <w:r>
        <w:rPr>
          <w:sz w:val="24"/>
        </w:rPr>
        <w:t xml:space="preserve">2. Числительные </w:t>
      </w:r>
      <w:r>
        <w:rPr>
          <w:b/>
          <w:sz w:val="24"/>
          <w:lang w:val="en-US"/>
        </w:rPr>
        <w:t>primero</w:t>
      </w:r>
      <w:r>
        <w:rPr>
          <w:sz w:val="24"/>
        </w:rPr>
        <w:t xml:space="preserve"> и </w:t>
      </w:r>
      <w:r>
        <w:rPr>
          <w:b/>
          <w:sz w:val="24"/>
          <w:lang w:val="en-US"/>
        </w:rPr>
        <w:t>tercero</w:t>
      </w:r>
      <w:r>
        <w:rPr>
          <w:sz w:val="24"/>
        </w:rPr>
        <w:t xml:space="preserve"> перед существительными мужского рода единственного числа обычно имеют </w:t>
      </w:r>
      <w:r>
        <w:rPr>
          <w:spacing w:val="20"/>
          <w:sz w:val="24"/>
        </w:rPr>
        <w:t>усеченную</w:t>
      </w:r>
      <w:r>
        <w:rPr>
          <w:sz w:val="24"/>
        </w:rPr>
        <w:t xml:space="preserve"> форму </w:t>
      </w:r>
      <w:r>
        <w:rPr>
          <w:b/>
          <w:sz w:val="24"/>
          <w:lang w:val="en-US"/>
        </w:rPr>
        <w:t>primer</w:t>
      </w:r>
      <w:r>
        <w:rPr>
          <w:b/>
          <w:sz w:val="24"/>
        </w:rPr>
        <w:t xml:space="preserve"> </w:t>
      </w:r>
      <w:r>
        <w:rPr>
          <w:sz w:val="24"/>
        </w:rPr>
        <w:t xml:space="preserve">и </w:t>
      </w:r>
      <w:r>
        <w:rPr>
          <w:b/>
          <w:sz w:val="24"/>
          <w:lang w:val="en-US"/>
        </w:rPr>
        <w:t>tercer</w:t>
      </w:r>
      <w:r>
        <w:rPr>
          <w:sz w:val="24"/>
        </w:rPr>
        <w:t>:</w:t>
      </w:r>
    </w:p>
    <w:p>
      <w:pPr>
        <w:pStyle w:val="Normal1"/>
        <w:spacing w:lineRule="auto" w:line="240"/>
        <w:ind w:firstLine="851" w:end="0"/>
        <w:rPr/>
      </w:pPr>
      <w:r>
        <w:rPr>
          <w:sz w:val="24"/>
          <w:lang w:val="en-US"/>
        </w:rPr>
        <w:t>el</w:t>
      </w:r>
      <w:r>
        <w:rPr>
          <w:sz w:val="24"/>
        </w:rPr>
        <w:t xml:space="preserve"> </w:t>
      </w:r>
      <w:r>
        <w:rPr>
          <w:i/>
          <w:iCs/>
          <w:sz w:val="24"/>
          <w:lang w:val="en-US"/>
        </w:rPr>
        <w:t>pimer</w:t>
      </w:r>
      <w:r>
        <w:rPr>
          <w:sz w:val="24"/>
        </w:rPr>
        <w:t xml:space="preserve"> </w:t>
      </w:r>
      <w:r>
        <w:rPr>
          <w:sz w:val="24"/>
          <w:lang w:val="en-US"/>
        </w:rPr>
        <w:t>momento</w:t>
      </w:r>
      <w:r>
        <w:rPr>
          <w:sz w:val="24"/>
        </w:rPr>
        <w:t xml:space="preserve">     — первый момент </w:t>
      </w:r>
    </w:p>
    <w:p>
      <w:pPr>
        <w:pStyle w:val="Normal1"/>
        <w:spacing w:lineRule="auto" w:line="240"/>
        <w:ind w:firstLine="851" w:end="0"/>
        <w:rPr/>
      </w:pPr>
      <w:r>
        <w:rPr>
          <w:sz w:val="24"/>
          <w:lang w:val="en-US"/>
        </w:rPr>
        <w:t>el</w:t>
      </w:r>
      <w:r>
        <w:rPr>
          <w:sz w:val="24"/>
        </w:rPr>
        <w:t xml:space="preserve"> </w:t>
      </w:r>
      <w:r>
        <w:rPr>
          <w:i/>
          <w:iCs/>
          <w:sz w:val="24"/>
          <w:lang w:val="en-US"/>
        </w:rPr>
        <w:t>tercer</w:t>
      </w:r>
      <w:r>
        <w:rPr>
          <w:sz w:val="24"/>
        </w:rPr>
        <w:t xml:space="preserve"> </w:t>
      </w:r>
      <w:r>
        <w:rPr>
          <w:sz w:val="24"/>
          <w:lang w:val="en-US"/>
        </w:rPr>
        <w:t>viaje</w:t>
      </w:r>
      <w:r>
        <w:rPr>
          <w:sz w:val="24"/>
        </w:rPr>
        <w:t xml:space="preserve">            — третье путешествие</w:t>
      </w:r>
    </w:p>
    <w:p>
      <w:pPr>
        <w:pStyle w:val="Normal1"/>
        <w:spacing w:lineRule="auto" w:line="240"/>
        <w:ind w:firstLine="284" w:end="0"/>
        <w:rPr>
          <w:sz w:val="24"/>
        </w:rPr>
      </w:pPr>
      <w:r>
        <w:rPr>
          <w:sz w:val="24"/>
        </w:rPr>
        <w:t>3. Из всех испанских порядковых числительных наиболее упот</w:t>
        <w:softHyphen/>
        <w:t>ребительными являются числительные до 10 включительно. Они используются:</w:t>
      </w:r>
    </w:p>
    <w:p>
      <w:pPr>
        <w:pStyle w:val="Normal1"/>
        <w:spacing w:lineRule="auto" w:line="240"/>
        <w:ind w:firstLine="284" w:end="0"/>
        <w:rPr>
          <w:sz w:val="24"/>
        </w:rPr>
      </w:pPr>
      <w:r>
        <w:rPr>
          <w:sz w:val="24"/>
        </w:rPr>
        <w:t>а) для названия классов школы, городских кварталов, некоторых транспортных маршрутов, воинских частей и т.п.:</w:t>
      </w:r>
    </w:p>
    <w:p>
      <w:pPr>
        <w:pStyle w:val="Normal1"/>
        <w:spacing w:lineRule="auto" w:line="240"/>
        <w:rPr/>
      </w:pPr>
      <w:r>
        <w:rPr>
          <w:sz w:val="24"/>
        </w:rPr>
        <w:t xml:space="preserve">  </w:t>
      </w:r>
      <w:r>
        <w:rPr>
          <w:sz w:val="24"/>
          <w:lang w:val="en-US"/>
        </w:rPr>
        <w:t>Mi</w:t>
      </w:r>
      <w:r>
        <w:rPr>
          <w:sz w:val="24"/>
        </w:rPr>
        <w:t xml:space="preserve"> </w:t>
      </w:r>
      <w:r>
        <w:rPr>
          <w:sz w:val="24"/>
          <w:lang w:val="en-US"/>
        </w:rPr>
        <w:t>hijo</w:t>
      </w:r>
      <w:r>
        <w:rPr>
          <w:sz w:val="24"/>
        </w:rPr>
        <w:t xml:space="preserve"> </w:t>
      </w:r>
      <w:r>
        <w:rPr>
          <w:sz w:val="24"/>
          <w:lang w:val="en-US"/>
        </w:rPr>
        <w:t>estudia</w:t>
      </w:r>
      <w:r>
        <w:rPr>
          <w:sz w:val="24"/>
        </w:rPr>
        <w:t xml:space="preserve"> </w:t>
      </w:r>
      <w:r>
        <w:rPr>
          <w:sz w:val="24"/>
          <w:lang w:val="en-US"/>
        </w:rPr>
        <w:t>en</w:t>
      </w:r>
      <w:r>
        <w:rPr>
          <w:sz w:val="24"/>
        </w:rPr>
        <w:t xml:space="preserve"> </w:t>
      </w:r>
      <w:r>
        <w:rPr>
          <w:sz w:val="24"/>
          <w:lang w:val="en-US"/>
        </w:rPr>
        <w:t>el</w:t>
      </w:r>
      <w:r>
        <w:rPr>
          <w:sz w:val="24"/>
        </w:rPr>
        <w:t xml:space="preserve"> </w:t>
      </w:r>
      <w:r>
        <w:rPr>
          <w:i/>
          <w:iCs/>
          <w:sz w:val="24"/>
          <w:lang w:val="en-US"/>
        </w:rPr>
        <w:t>sexto</w:t>
      </w:r>
      <w:r>
        <w:rPr>
          <w:i/>
          <w:iCs/>
          <w:sz w:val="24"/>
        </w:rPr>
        <w:t xml:space="preserve"> </w:t>
      </w:r>
      <w:r>
        <w:rPr>
          <w:i/>
          <w:iCs/>
          <w:sz w:val="24"/>
          <w:lang w:val="en-US"/>
        </w:rPr>
        <w:t>grade</w:t>
      </w:r>
      <w:r>
        <w:rPr>
          <w:sz w:val="24"/>
        </w:rPr>
        <w:t xml:space="preserve">                               Мой сын учится в шестом классе</w:t>
      </w:r>
    </w:p>
    <w:p>
      <w:pPr>
        <w:pStyle w:val="Normal1"/>
        <w:spacing w:lineRule="auto" w:line="240"/>
        <w:ind w:firstLine="709" w:end="0"/>
        <w:rPr/>
      </w:pPr>
      <w:r>
        <w:rPr>
          <w:sz w:val="24"/>
          <w:lang w:val="en-US"/>
        </w:rPr>
        <w:t xml:space="preserve">de la escuela primaria.                                               </w:t>
      </w:r>
      <w:r>
        <w:rPr>
          <w:sz w:val="24"/>
        </w:rPr>
        <w:t xml:space="preserve">начальной школы. </w:t>
      </w:r>
    </w:p>
    <w:p>
      <w:pPr>
        <w:pStyle w:val="Normal1"/>
        <w:spacing w:lineRule="auto" w:line="240"/>
        <w:rPr/>
      </w:pPr>
      <w:r>
        <w:rPr>
          <w:sz w:val="24"/>
          <w:lang w:val="en-US"/>
        </w:rPr>
        <w:t>Durante</w:t>
      </w:r>
      <w:r>
        <w:rPr>
          <w:sz w:val="24"/>
        </w:rPr>
        <w:t xml:space="preserve"> </w:t>
      </w:r>
      <w:r>
        <w:rPr>
          <w:sz w:val="24"/>
          <w:lang w:val="en-US"/>
        </w:rPr>
        <w:t>la</w:t>
      </w:r>
      <w:r>
        <w:rPr>
          <w:sz w:val="24"/>
        </w:rPr>
        <w:t xml:space="preserve"> </w:t>
      </w:r>
      <w:r>
        <w:rPr>
          <w:sz w:val="24"/>
          <w:lang w:val="en-US"/>
        </w:rPr>
        <w:t>Gran</w:t>
      </w:r>
      <w:r>
        <w:rPr>
          <w:sz w:val="24"/>
        </w:rPr>
        <w:t xml:space="preserve"> </w:t>
      </w:r>
      <w:r>
        <w:rPr>
          <w:sz w:val="24"/>
          <w:lang w:val="en-US"/>
        </w:rPr>
        <w:t>Guerra</w:t>
      </w:r>
      <w:r>
        <w:rPr>
          <w:sz w:val="24"/>
        </w:rPr>
        <w:t xml:space="preserve"> </w:t>
      </w:r>
      <w:r>
        <w:rPr>
          <w:sz w:val="24"/>
          <w:lang w:val="en-US"/>
        </w:rPr>
        <w:t>Patria</w:t>
      </w:r>
      <w:r>
        <w:rPr>
          <w:sz w:val="24"/>
        </w:rPr>
        <w:t xml:space="preserve"> </w:t>
      </w:r>
      <w:r>
        <w:rPr>
          <w:sz w:val="24"/>
          <w:lang w:val="en-US"/>
        </w:rPr>
        <w:t>servimos</w:t>
      </w:r>
      <w:r>
        <w:rPr>
          <w:sz w:val="24"/>
        </w:rPr>
        <w:t xml:space="preserve">                      Во время Великой Отечественной</w:t>
      </w:r>
    </w:p>
    <w:p>
      <w:pPr>
        <w:pStyle w:val="Normal1"/>
        <w:spacing w:lineRule="auto" w:line="240"/>
        <w:ind w:firstLine="709" w:end="0"/>
        <w:rPr/>
      </w:pPr>
      <w:r>
        <w:rPr>
          <w:sz w:val="24"/>
          <w:lang w:val="en-US"/>
        </w:rPr>
        <w:t xml:space="preserve">en el </w:t>
      </w:r>
      <w:r>
        <w:rPr>
          <w:i/>
          <w:iCs/>
          <w:sz w:val="24"/>
          <w:lang w:val="en-US"/>
        </w:rPr>
        <w:t xml:space="preserve">quinto regimiento. </w:t>
      </w:r>
      <w:r>
        <w:rPr>
          <w:sz w:val="24"/>
          <w:lang w:val="en-US"/>
        </w:rPr>
        <w:t xml:space="preserve">                                            </w:t>
      </w:r>
      <w:r>
        <w:rPr>
          <w:sz w:val="24"/>
        </w:rPr>
        <w:t>войны мы служили в пя</w:t>
        <w:softHyphen/>
        <w:t>том полку.</w:t>
      </w:r>
    </w:p>
    <w:p>
      <w:pPr>
        <w:pStyle w:val="Normal1"/>
        <w:spacing w:lineRule="auto" w:line="240"/>
        <w:ind w:firstLine="284" w:end="0"/>
        <w:rPr>
          <w:sz w:val="24"/>
        </w:rPr>
      </w:pPr>
      <w:r>
        <w:rPr>
          <w:sz w:val="24"/>
        </w:rPr>
        <w:t>б) для названия глав, частей, разделов книг:</w:t>
      </w:r>
    </w:p>
    <w:p>
      <w:pPr>
        <w:pStyle w:val="Normal1"/>
        <w:spacing w:lineRule="auto" w:line="240"/>
        <w:ind w:firstLine="284" w:end="0"/>
        <w:rPr/>
      </w:pPr>
      <w:r>
        <w:rPr>
          <w:sz w:val="24"/>
          <w:lang w:val="en-US"/>
        </w:rPr>
        <w:t xml:space="preserve">El </w:t>
      </w:r>
      <w:r>
        <w:rPr>
          <w:i/>
          <w:iCs/>
          <w:sz w:val="24"/>
          <w:lang w:val="en-US"/>
        </w:rPr>
        <w:t>capítulo octavo</w:t>
      </w:r>
      <w:r>
        <w:rPr>
          <w:sz w:val="24"/>
          <w:lang w:val="en-US"/>
        </w:rPr>
        <w:t xml:space="preserve"> tiene unas noventa páginas.          </w:t>
      </w:r>
      <w:r>
        <w:rPr>
          <w:sz w:val="24"/>
        </w:rPr>
        <w:t>В восьмой главе около 90 страниц.</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для обозначения места и ряда в различных зрелищных предприятиях:</w:t>
      </w:r>
    </w:p>
    <w:p>
      <w:pPr>
        <w:pStyle w:val="Normal1"/>
        <w:spacing w:lineRule="auto" w:line="240"/>
        <w:ind w:firstLine="284" w:end="0"/>
        <w:rPr>
          <w:sz w:val="24"/>
        </w:rPr>
      </w:pPr>
      <w:r>
        <w:rPr>
          <w:sz w:val="24"/>
        </w:rPr>
      </w:r>
    </w:p>
    <w:p>
      <w:pPr>
        <w:pStyle w:val="Normal1"/>
        <w:spacing w:lineRule="auto" w:line="240"/>
        <w:rPr/>
      </w:pPr>
      <w:r>
        <w:rPr>
          <w:sz w:val="24"/>
        </w:rPr>
        <w:t xml:space="preserve">     </w:t>
      </w:r>
      <w:r>
        <w:rPr>
          <w:sz w:val="24"/>
          <w:lang w:val="en-US"/>
        </w:rPr>
        <w:t>Ocu</w:t>
      </w:r>
      <w:r>
        <w:rPr>
          <w:sz w:val="24"/>
        </w:rPr>
        <w:t xml:space="preserve">ре </w:t>
      </w:r>
      <w:r>
        <w:rPr>
          <w:sz w:val="24"/>
          <w:lang w:val="en-US"/>
        </w:rPr>
        <w:t>usted</w:t>
      </w:r>
      <w:r>
        <w:rPr>
          <w:sz w:val="24"/>
        </w:rPr>
        <w:t xml:space="preserve"> </w:t>
      </w:r>
      <w:r>
        <w:rPr>
          <w:sz w:val="24"/>
          <w:lang w:val="en-US"/>
        </w:rPr>
        <w:t>la</w:t>
      </w:r>
      <w:r>
        <w:rPr>
          <w:sz w:val="24"/>
        </w:rPr>
        <w:t xml:space="preserve"> </w:t>
      </w:r>
      <w:r>
        <w:rPr>
          <w:i/>
          <w:iCs/>
          <w:sz w:val="24"/>
          <w:lang w:val="en-US"/>
        </w:rPr>
        <w:t>sexta</w:t>
      </w:r>
      <w:r>
        <w:rPr>
          <w:i/>
          <w:iCs/>
          <w:sz w:val="24"/>
        </w:rPr>
        <w:t xml:space="preserve"> </w:t>
      </w:r>
      <w:r>
        <w:rPr>
          <w:i/>
          <w:iCs/>
          <w:sz w:val="24"/>
          <w:lang w:val="en-US"/>
        </w:rPr>
        <w:t>butaca</w:t>
      </w:r>
      <w:r>
        <w:rPr>
          <w:sz w:val="24"/>
        </w:rPr>
        <w:t xml:space="preserve"> </w:t>
      </w:r>
      <w:r>
        <w:rPr>
          <w:sz w:val="24"/>
          <w:lang w:val="en-US"/>
        </w:rPr>
        <w:t>de</w:t>
      </w:r>
      <w:r>
        <w:rPr>
          <w:sz w:val="24"/>
        </w:rPr>
        <w:t xml:space="preserve"> </w:t>
      </w:r>
      <w:r>
        <w:rPr>
          <w:sz w:val="24"/>
          <w:lang w:val="en-US"/>
        </w:rPr>
        <w:t>la</w:t>
      </w:r>
      <w:r>
        <w:rPr>
          <w:sz w:val="24"/>
        </w:rPr>
        <w:t xml:space="preserve">                               Займите, пожалуйста, шестое </w:t>
      </w:r>
    </w:p>
    <w:p>
      <w:pPr>
        <w:pStyle w:val="Normal1"/>
        <w:spacing w:lineRule="auto" w:line="240"/>
        <w:ind w:firstLine="709" w:end="0"/>
        <w:rPr/>
      </w:pPr>
      <w:r>
        <w:rPr>
          <w:i/>
          <w:iCs/>
          <w:sz w:val="24"/>
          <w:lang w:val="en-US"/>
        </w:rPr>
        <w:t>tercera</w:t>
      </w:r>
      <w:r>
        <w:rPr>
          <w:i/>
          <w:iCs/>
          <w:sz w:val="24"/>
        </w:rPr>
        <w:t xml:space="preserve"> </w:t>
      </w:r>
      <w:r>
        <w:rPr>
          <w:i/>
          <w:iCs/>
          <w:sz w:val="24"/>
          <w:lang w:val="en-US"/>
        </w:rPr>
        <w:t>fila</w:t>
      </w:r>
      <w:r>
        <w:rPr>
          <w:sz w:val="24"/>
        </w:rPr>
        <w:t>.                                                                  кресло третьего ряда.</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г) при именах королей, царей и т.п., причем числительные ставятся после имени собственного (не следует забывать, что в этом случае после 10 обязательно употребляются количественные числительные:</w:t>
      </w:r>
    </w:p>
    <w:p>
      <w:pPr>
        <w:pStyle w:val="Normal1"/>
        <w:spacing w:lineRule="auto" w:line="240"/>
        <w:ind w:firstLine="284" w:end="0"/>
        <w:rPr>
          <w:sz w:val="24"/>
        </w:rPr>
      </w:pPr>
      <w:r>
        <w:rPr>
          <w:sz w:val="24"/>
        </w:rPr>
        <w:t xml:space="preserve">      </w:t>
      </w:r>
    </w:p>
    <w:p>
      <w:pPr>
        <w:pStyle w:val="Normal1"/>
        <w:spacing w:lineRule="auto" w:line="240"/>
        <w:ind w:firstLine="284" w:end="0"/>
        <w:rPr/>
      </w:pPr>
      <w:r>
        <w:rPr>
          <w:sz w:val="24"/>
        </w:rPr>
        <w:t xml:space="preserve">       </w:t>
      </w:r>
      <w:r>
        <w:rPr>
          <w:sz w:val="24"/>
          <w:lang w:val="en-US"/>
        </w:rPr>
        <w:t>Pedro</w:t>
      </w:r>
      <w:r>
        <w:rPr>
          <w:sz w:val="24"/>
        </w:rPr>
        <w:t xml:space="preserve"> </w:t>
      </w:r>
      <w:r>
        <w:rPr>
          <w:sz w:val="24"/>
          <w:lang w:val="en-US"/>
        </w:rPr>
        <w:t>Primero</w:t>
      </w:r>
      <w:r>
        <w:rPr>
          <w:sz w:val="24"/>
        </w:rPr>
        <w:t xml:space="preserve">           — Петр Первый</w:t>
      </w:r>
    </w:p>
    <w:p>
      <w:pPr>
        <w:pStyle w:val="Normal1"/>
        <w:spacing w:lineRule="auto" w:line="240"/>
        <w:ind w:firstLine="284" w:end="0"/>
        <w:rPr/>
      </w:pPr>
      <w:r>
        <w:rPr>
          <w:sz w:val="24"/>
        </w:rPr>
        <w:t xml:space="preserve">      </w:t>
      </w:r>
      <w:r>
        <w:rPr>
          <w:sz w:val="24"/>
          <w:lang w:val="en-US"/>
        </w:rPr>
        <w:t>Felipe</w:t>
      </w:r>
      <w:r>
        <w:rPr>
          <w:sz w:val="24"/>
        </w:rPr>
        <w:t xml:space="preserve"> </w:t>
      </w:r>
      <w:r>
        <w:rPr>
          <w:sz w:val="24"/>
          <w:lang w:val="en-US"/>
        </w:rPr>
        <w:t>Segundo</w:t>
      </w:r>
      <w:r>
        <w:rPr>
          <w:sz w:val="24"/>
        </w:rPr>
        <w:t xml:space="preserve">          — Филипп Второй </w:t>
      </w:r>
      <w:r>
        <w:rPr>
          <w:sz w:val="24"/>
          <w:lang w:val="en-US"/>
        </w:rPr>
        <w:t>I</w:t>
      </w:r>
      <w:r>
        <w:rPr>
          <w:sz w:val="24"/>
        </w:rPr>
        <w:t xml:space="preserve">      </w:t>
      </w:r>
    </w:p>
    <w:p>
      <w:pPr>
        <w:pStyle w:val="Normal1"/>
        <w:spacing w:lineRule="auto" w:line="240"/>
        <w:ind w:firstLine="284" w:end="0"/>
        <w:rPr/>
      </w:pPr>
      <w:r>
        <w:rPr>
          <w:sz w:val="24"/>
        </w:rPr>
        <w:t xml:space="preserve">      </w:t>
      </w:r>
      <w:r>
        <w:rPr>
          <w:sz w:val="24"/>
          <w:lang w:val="en-US"/>
        </w:rPr>
        <w:t xml:space="preserve">Carlos Quinto            — </w:t>
      </w:r>
      <w:r>
        <w:rPr>
          <w:sz w:val="24"/>
        </w:rPr>
        <w:t>Карл</w:t>
      </w:r>
      <w:r>
        <w:rPr>
          <w:sz w:val="24"/>
          <w:lang w:val="en-US"/>
        </w:rPr>
        <w:t xml:space="preserve"> </w:t>
      </w:r>
      <w:r>
        <w:rPr>
          <w:sz w:val="24"/>
        </w:rPr>
        <w:t>Пятый</w:t>
      </w:r>
      <w:r>
        <w:rPr>
          <w:sz w:val="24"/>
          <w:lang w:val="en-US"/>
        </w:rPr>
        <w:t xml:space="preserve">       </w:t>
      </w:r>
    </w:p>
    <w:p>
      <w:pPr>
        <w:pStyle w:val="Normal1"/>
        <w:spacing w:lineRule="auto" w:line="240"/>
        <w:ind w:firstLine="284" w:end="0"/>
        <w:rPr/>
      </w:pPr>
      <w:r>
        <w:rPr>
          <w:sz w:val="24"/>
          <w:lang w:val="en-US"/>
        </w:rPr>
        <w:t xml:space="preserve">      </w:t>
      </w:r>
      <w:r>
        <w:rPr>
          <w:sz w:val="24"/>
          <w:lang w:val="en-US"/>
        </w:rPr>
        <w:t>P</w:t>
      </w:r>
      <w:r>
        <w:rPr>
          <w:sz w:val="24"/>
        </w:rPr>
        <w:t>í</w:t>
      </w:r>
      <w:r>
        <w:rPr>
          <w:sz w:val="24"/>
          <w:lang w:val="en-US"/>
        </w:rPr>
        <w:t>o</w:t>
      </w:r>
      <w:r>
        <w:rPr>
          <w:sz w:val="24"/>
        </w:rPr>
        <w:t xml:space="preserve"> </w:t>
      </w:r>
      <w:r>
        <w:rPr>
          <w:sz w:val="24"/>
          <w:lang w:val="en-US"/>
        </w:rPr>
        <w:t>Nono</w:t>
      </w:r>
      <w:r>
        <w:rPr>
          <w:sz w:val="24"/>
        </w:rPr>
        <w:t xml:space="preserve">                   — Пий Девятый</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но:</w:t>
      </w:r>
    </w:p>
    <w:p>
      <w:pPr>
        <w:pStyle w:val="Normal1"/>
        <w:spacing w:lineRule="auto" w:line="240"/>
        <w:ind w:firstLine="284" w:end="0"/>
        <w:rPr/>
      </w:pPr>
      <w:r>
        <w:rPr>
          <w:sz w:val="24"/>
        </w:rPr>
        <w:t xml:space="preserve">      </w:t>
      </w:r>
      <w:r>
        <w:rPr>
          <w:sz w:val="24"/>
          <w:lang w:val="en-US"/>
        </w:rPr>
        <w:t>Alfonso</w:t>
      </w:r>
      <w:r>
        <w:rPr>
          <w:sz w:val="24"/>
        </w:rPr>
        <w:t xml:space="preserve"> </w:t>
      </w:r>
      <w:r>
        <w:rPr>
          <w:sz w:val="24"/>
          <w:lang w:val="en-US"/>
        </w:rPr>
        <w:t>Doce</w:t>
      </w:r>
      <w:r>
        <w:rPr>
          <w:sz w:val="24"/>
        </w:rPr>
        <w:t xml:space="preserve">            — Альфонс Двенадцатый </w:t>
      </w:r>
    </w:p>
    <w:p>
      <w:pPr>
        <w:pStyle w:val="Normal1"/>
        <w:spacing w:lineRule="auto" w:line="240"/>
        <w:ind w:firstLine="284" w:end="0"/>
        <w:rPr/>
      </w:pPr>
      <w:r>
        <w:rPr>
          <w:sz w:val="24"/>
        </w:rPr>
        <w:t xml:space="preserve">      </w:t>
      </w:r>
      <w:r>
        <w:rPr>
          <w:sz w:val="24"/>
          <w:lang w:val="en-US"/>
        </w:rPr>
        <w:t>Le</w:t>
      </w:r>
      <w:r>
        <w:rPr>
          <w:sz w:val="24"/>
        </w:rPr>
        <w:t>ó</w:t>
      </w:r>
      <w:r>
        <w:rPr>
          <w:sz w:val="24"/>
          <w:lang w:val="en-US"/>
        </w:rPr>
        <w:t>n</w:t>
      </w:r>
      <w:r>
        <w:rPr>
          <w:sz w:val="24"/>
        </w:rPr>
        <w:t xml:space="preserve"> Тгесе                — Лев Тринадцатый</w:t>
      </w:r>
    </w:p>
    <w:p>
      <w:pPr>
        <w:pStyle w:val="Normal1"/>
        <w:spacing w:lineRule="auto" w:line="240"/>
        <w:ind w:firstLine="284" w:end="0"/>
        <w:rPr>
          <w:sz w:val="24"/>
        </w:rPr>
      </w:pPr>
      <w:r>
        <w:rPr>
          <w:sz w:val="24"/>
        </w:rPr>
      </w:r>
    </w:p>
    <w:p>
      <w:pPr>
        <w:pStyle w:val="Normal1"/>
        <w:spacing w:lineRule="auto" w:line="240"/>
        <w:ind w:firstLine="284" w:end="0"/>
        <w:rPr/>
      </w:pPr>
      <w:r>
        <w:rPr>
          <w:sz w:val="24"/>
        </w:rPr>
        <w:t>4. В официальном стиле речи при названиях годовщин, торже</w:t>
      </w:r>
      <w:r>
        <w:rPr>
          <w:sz w:val="24"/>
          <w:lang w:val="en-US"/>
        </w:rPr>
        <w:t>c</w:t>
      </w:r>
      <w:r>
        <w:rPr>
          <w:sz w:val="24"/>
        </w:rPr>
        <w:t>твенных дат, конгрессов, съездов, конференций предпочтительно употребление порядковых числительных:</w:t>
      </w:r>
    </w:p>
    <w:p>
      <w:pPr>
        <w:pStyle w:val="Normal1"/>
        <w:spacing w:lineRule="auto" w:line="240"/>
        <w:ind w:firstLine="284" w:end="0"/>
        <w:rPr/>
      </w:pPr>
      <w:r>
        <w:rPr>
          <w:sz w:val="24"/>
          <w:lang w:val="en-US"/>
        </w:rPr>
        <w:t>Los</w:t>
      </w:r>
      <w:r>
        <w:rPr>
          <w:sz w:val="24"/>
        </w:rPr>
        <w:t xml:space="preserve"> </w:t>
      </w:r>
      <w:r>
        <w:rPr>
          <w:sz w:val="24"/>
          <w:lang w:val="en-US"/>
        </w:rPr>
        <w:t>profesores</w:t>
      </w:r>
      <w:r>
        <w:rPr>
          <w:sz w:val="24"/>
        </w:rPr>
        <w:t xml:space="preserve"> у </w:t>
      </w:r>
      <w:r>
        <w:rPr>
          <w:sz w:val="24"/>
          <w:lang w:val="en-US"/>
        </w:rPr>
        <w:t>estudiantes</w:t>
      </w:r>
      <w:r>
        <w:rPr>
          <w:sz w:val="24"/>
        </w:rPr>
        <w:t xml:space="preserve"> </w:t>
      </w:r>
      <w:r>
        <w:rPr>
          <w:sz w:val="24"/>
          <w:lang w:val="en-US"/>
        </w:rPr>
        <w:t>celebraron</w:t>
      </w:r>
      <w:r>
        <w:rPr>
          <w:sz w:val="24"/>
        </w:rPr>
        <w:t xml:space="preserve">                     Преподаватели и студенты торжественно</w:t>
      </w:r>
    </w:p>
    <w:p>
      <w:pPr>
        <w:pStyle w:val="Normal1"/>
        <w:spacing w:lineRule="auto" w:line="240"/>
        <w:ind w:firstLine="709" w:end="0"/>
        <w:rPr/>
      </w:pPr>
      <w:r>
        <w:rPr>
          <w:sz w:val="24"/>
          <w:lang w:val="en-US"/>
        </w:rPr>
        <w:t>solemnemente</w:t>
      </w:r>
      <w:r>
        <w:rPr>
          <w:sz w:val="24"/>
        </w:rPr>
        <w:t xml:space="preserve"> </w:t>
      </w:r>
      <w:r>
        <w:rPr>
          <w:sz w:val="24"/>
          <w:lang w:val="en-US"/>
        </w:rPr>
        <w:t>el</w:t>
      </w:r>
      <w:r>
        <w:rPr>
          <w:sz w:val="24"/>
        </w:rPr>
        <w:t xml:space="preserve"> </w:t>
      </w:r>
      <w:r>
        <w:rPr>
          <w:i/>
          <w:iCs/>
          <w:sz w:val="24"/>
          <w:lang w:val="en-US"/>
        </w:rPr>
        <w:t>cuadrag</w:t>
      </w:r>
      <w:r>
        <w:rPr>
          <w:i/>
          <w:iCs/>
          <w:sz w:val="24"/>
        </w:rPr>
        <w:t>é</w:t>
      </w:r>
      <w:r>
        <w:rPr>
          <w:i/>
          <w:iCs/>
          <w:sz w:val="24"/>
          <w:lang w:val="en-US"/>
        </w:rPr>
        <w:t>simo</w:t>
      </w:r>
      <w:r>
        <w:rPr>
          <w:sz w:val="24"/>
        </w:rPr>
        <w:t xml:space="preserve">                                отметили 45 годовщину (со дня)</w:t>
      </w:r>
    </w:p>
    <w:p>
      <w:pPr>
        <w:pStyle w:val="Normal1"/>
        <w:spacing w:lineRule="auto" w:line="240"/>
        <w:ind w:firstLine="709" w:end="0"/>
        <w:rPr/>
      </w:pPr>
      <w:r>
        <w:rPr>
          <w:i/>
          <w:iCs/>
          <w:sz w:val="24"/>
          <w:lang w:val="en-US"/>
        </w:rPr>
        <w:t>quinto</w:t>
      </w:r>
      <w:r>
        <w:rPr>
          <w:sz w:val="24"/>
          <w:lang w:val="en-US"/>
        </w:rPr>
        <w:t xml:space="preserve"> aniversario de la                                             </w:t>
      </w:r>
      <w:r>
        <w:rPr>
          <w:sz w:val="24"/>
        </w:rPr>
        <w:t>основания</w:t>
      </w:r>
      <w:r>
        <w:rPr>
          <w:sz w:val="24"/>
          <w:lang w:val="en-US"/>
        </w:rPr>
        <w:t xml:space="preserve"> </w:t>
      </w:r>
      <w:r>
        <w:rPr>
          <w:sz w:val="24"/>
        </w:rPr>
        <w:t>университета</w:t>
      </w:r>
      <w:r>
        <w:rPr>
          <w:sz w:val="24"/>
          <w:lang w:val="en-US"/>
        </w:rPr>
        <w:t>.</w:t>
      </w:r>
    </w:p>
    <w:p>
      <w:pPr>
        <w:pStyle w:val="Normal1"/>
        <w:spacing w:lineRule="auto" w:line="240"/>
        <w:ind w:firstLine="709" w:end="0"/>
        <w:rPr>
          <w:sz w:val="24"/>
          <w:lang w:val="en-US"/>
        </w:rPr>
      </w:pPr>
      <w:r>
        <w:rPr>
          <w:sz w:val="24"/>
          <w:lang w:val="en-US"/>
        </w:rPr>
        <w:t xml:space="preserve">fundación de la universidad.         </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В отличие от русского в испанском языке вместо порядковых числительных очень часто употребляются количественные числительные. Это происходит:</w:t>
      </w:r>
    </w:p>
    <w:p>
      <w:pPr>
        <w:pStyle w:val="Normal1"/>
        <w:spacing w:lineRule="auto" w:line="240"/>
        <w:ind w:firstLine="284" w:end="0"/>
        <w:rPr>
          <w:sz w:val="24"/>
        </w:rPr>
      </w:pPr>
      <w:r>
        <w:rPr>
          <w:sz w:val="24"/>
        </w:rPr>
        <w:t>а) при указании числа, месяца, года, века:</w:t>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t xml:space="preserve">El </w:t>
      </w:r>
      <w:r>
        <w:rPr>
          <w:i/>
          <w:iCs/>
          <w:sz w:val="24"/>
          <w:lang w:val="en-US"/>
        </w:rPr>
        <w:t>doce</w:t>
      </w:r>
      <w:r>
        <w:rPr>
          <w:sz w:val="24"/>
          <w:lang w:val="en-US"/>
        </w:rPr>
        <w:t xml:space="preserve"> de abril de </w:t>
      </w:r>
      <w:r>
        <w:rPr>
          <w:i/>
          <w:sz w:val="24"/>
          <w:lang w:val="en-US"/>
        </w:rPr>
        <w:t>mil novecientos</w:t>
      </w:r>
      <w:r>
        <w:rPr>
          <w:sz w:val="24"/>
          <w:lang w:val="en-US"/>
        </w:rPr>
        <w:t xml:space="preserve">                            12 </w:t>
      </w:r>
      <w:r>
        <w:rPr>
          <w:sz w:val="24"/>
        </w:rPr>
        <w:t>апреля</w:t>
      </w:r>
      <w:r>
        <w:rPr>
          <w:sz w:val="24"/>
          <w:lang w:val="en-US"/>
        </w:rPr>
        <w:t xml:space="preserve"> 1961 </w:t>
      </w:r>
      <w:r>
        <w:rPr>
          <w:sz w:val="24"/>
        </w:rPr>
        <w:t>года</w:t>
      </w:r>
      <w:r>
        <w:rPr>
          <w:sz w:val="24"/>
          <w:lang w:val="en-US"/>
        </w:rPr>
        <w:t xml:space="preserve"> </w:t>
      </w:r>
      <w:r>
        <w:rPr>
          <w:sz w:val="24"/>
        </w:rPr>
        <w:t>Юрий</w:t>
      </w:r>
      <w:r>
        <w:rPr>
          <w:sz w:val="24"/>
          <w:lang w:val="en-US"/>
        </w:rPr>
        <w:t xml:space="preserve"> </w:t>
      </w:r>
      <w:r>
        <w:rPr>
          <w:sz w:val="24"/>
        </w:rPr>
        <w:t>Гагарин</w:t>
      </w:r>
    </w:p>
    <w:p>
      <w:pPr>
        <w:pStyle w:val="Normal1"/>
        <w:spacing w:lineRule="auto" w:line="240"/>
        <w:ind w:firstLine="709" w:end="0"/>
        <w:rPr/>
      </w:pPr>
      <w:r>
        <w:rPr>
          <w:i/>
          <w:iCs/>
          <w:sz w:val="24"/>
          <w:lang w:val="en-US"/>
        </w:rPr>
        <w:t>sesenta</w:t>
      </w:r>
      <w:r>
        <w:rPr>
          <w:i/>
          <w:iCs/>
          <w:sz w:val="24"/>
        </w:rPr>
        <w:t xml:space="preserve"> у и</w:t>
      </w:r>
      <w:r>
        <w:rPr>
          <w:i/>
          <w:iCs/>
          <w:sz w:val="24"/>
          <w:lang w:val="en-US"/>
        </w:rPr>
        <w:t>n</w:t>
      </w:r>
      <w:r>
        <w:rPr>
          <w:i/>
          <w:iCs/>
          <w:sz w:val="24"/>
        </w:rPr>
        <w:t>о</w:t>
      </w:r>
      <w:r>
        <w:rPr>
          <w:sz w:val="24"/>
        </w:rPr>
        <w:t xml:space="preserve"> </w:t>
      </w:r>
      <w:r>
        <w:rPr>
          <w:sz w:val="24"/>
          <w:lang w:val="en-US"/>
        </w:rPr>
        <w:t>Yuri</w:t>
      </w:r>
      <w:r>
        <w:rPr>
          <w:sz w:val="24"/>
        </w:rPr>
        <w:t xml:space="preserve"> </w:t>
      </w:r>
      <w:r>
        <w:rPr>
          <w:sz w:val="24"/>
          <w:lang w:val="en-US"/>
        </w:rPr>
        <w:t>Gagarin</w:t>
      </w:r>
      <w:r>
        <w:rPr>
          <w:sz w:val="24"/>
        </w:rPr>
        <w:t xml:space="preserve"> </w:t>
      </w:r>
      <w:r>
        <w:rPr>
          <w:sz w:val="24"/>
          <w:lang w:val="en-US"/>
        </w:rPr>
        <w:t>hizo</w:t>
      </w:r>
      <w:r>
        <w:rPr>
          <w:sz w:val="24"/>
        </w:rPr>
        <w:t xml:space="preserve">                                совершил первый космический полет.</w:t>
      </w:r>
    </w:p>
    <w:p>
      <w:pPr>
        <w:pStyle w:val="Normal1"/>
        <w:spacing w:lineRule="auto" w:line="240"/>
        <w:ind w:firstLine="709" w:end="0"/>
        <w:rPr>
          <w:sz w:val="24"/>
          <w:lang w:val="en-US"/>
        </w:rPr>
      </w:pPr>
      <w:r>
        <w:rPr>
          <w:sz w:val="24"/>
          <w:lang w:val="en-US"/>
        </w:rPr>
        <w:t xml:space="preserve">el primer vuelo cósmico.            </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rPr>
        <w:t>Примечание.</w:t>
      </w:r>
      <w:r>
        <w:rPr>
          <w:sz w:val="22"/>
        </w:rPr>
        <w:t xml:space="preserve"> Исключением является порядковое числительное </w:t>
      </w:r>
      <w:r>
        <w:rPr>
          <w:b/>
          <w:sz w:val="22"/>
          <w:lang w:val="en-US"/>
        </w:rPr>
        <w:t>primero</w:t>
      </w:r>
      <w:r>
        <w:rPr>
          <w:sz w:val="22"/>
        </w:rPr>
        <w:t xml:space="preserve"> (см. § 23, примечание в пункте 8)</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б) обычно при названии глав, страниц, разделов, параграфов, которые имеют порядковый номер свыше десяти: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Estamos</w:t>
      </w:r>
      <w:r>
        <w:rPr>
          <w:sz w:val="24"/>
        </w:rPr>
        <w:t xml:space="preserve"> </w:t>
      </w:r>
      <w:r>
        <w:rPr>
          <w:sz w:val="24"/>
          <w:lang w:val="en-US"/>
        </w:rPr>
        <w:t>leyendo</w:t>
      </w:r>
      <w:r>
        <w:rPr>
          <w:sz w:val="24"/>
        </w:rPr>
        <w:t xml:space="preserve"> </w:t>
      </w:r>
      <w:r>
        <w:rPr>
          <w:sz w:val="24"/>
          <w:lang w:val="en-US"/>
        </w:rPr>
        <w:t>el</w:t>
      </w:r>
      <w:r>
        <w:rPr>
          <w:sz w:val="24"/>
        </w:rPr>
        <w:t xml:space="preserve"> </w:t>
      </w:r>
      <w:r>
        <w:rPr>
          <w:sz w:val="24"/>
          <w:lang w:val="en-US"/>
        </w:rPr>
        <w:t>cap</w:t>
      </w:r>
      <w:r>
        <w:rPr>
          <w:sz w:val="24"/>
        </w:rPr>
        <w:t>í</w:t>
      </w:r>
      <w:r>
        <w:rPr>
          <w:sz w:val="24"/>
          <w:lang w:val="en-US"/>
        </w:rPr>
        <w:t>tulo</w:t>
      </w:r>
      <w:r>
        <w:rPr>
          <w:sz w:val="24"/>
        </w:rPr>
        <w:t xml:space="preserve"> </w:t>
      </w:r>
      <w:r>
        <w:rPr>
          <w:i/>
          <w:iCs/>
          <w:sz w:val="24"/>
          <w:lang w:val="en-US"/>
        </w:rPr>
        <w:t>treinta</w:t>
      </w:r>
      <w:r>
        <w:rPr>
          <w:sz w:val="24"/>
        </w:rPr>
        <w:t xml:space="preserve">                            Мы читаем главу 30 на 243 странице.</w:t>
      </w:r>
    </w:p>
    <w:p>
      <w:pPr>
        <w:pStyle w:val="Normal1"/>
        <w:spacing w:lineRule="auto" w:line="240"/>
        <w:ind w:firstLine="709" w:end="0"/>
        <w:rPr/>
      </w:pPr>
      <w:r>
        <w:rPr>
          <w:sz w:val="24"/>
          <w:lang w:val="en-US"/>
        </w:rPr>
        <w:t xml:space="preserve">en la página </w:t>
      </w:r>
      <w:r>
        <w:rPr>
          <w:i/>
          <w:iCs/>
          <w:sz w:val="24"/>
          <w:lang w:val="en-US"/>
        </w:rPr>
        <w:t xml:space="preserve">doscientos cuarenta </w:t>
      </w:r>
      <w:r>
        <w:rPr>
          <w:i/>
          <w:iCs/>
          <w:sz w:val="24"/>
        </w:rPr>
        <w:t>у</w:t>
      </w:r>
      <w:r>
        <w:rPr>
          <w:i/>
          <w:iCs/>
          <w:sz w:val="24"/>
          <w:lang w:val="en-US"/>
        </w:rPr>
        <w:t xml:space="preserve"> tres.</w:t>
      </w:r>
    </w:p>
    <w:p>
      <w:pPr>
        <w:pStyle w:val="Normal1"/>
        <w:spacing w:lineRule="auto" w:line="240"/>
        <w:ind w:firstLine="284" w:end="0"/>
        <w:rPr>
          <w:i/>
          <w:i/>
          <w:iCs/>
          <w:sz w:val="24"/>
          <w:lang w:val="en-US"/>
        </w:rPr>
      </w:pPr>
      <w:r>
        <w:rPr>
          <w:i/>
          <w:iCs/>
          <w:sz w:val="24"/>
          <w:lang w:val="en-US"/>
        </w:rPr>
      </w:r>
    </w:p>
    <w:p>
      <w:pPr>
        <w:pStyle w:val="Normal1"/>
        <w:spacing w:lineRule="auto" w:line="240"/>
        <w:ind w:firstLine="284" w:end="0"/>
        <w:rPr>
          <w:sz w:val="24"/>
        </w:rPr>
      </w:pPr>
      <w:r>
        <w:rPr>
          <w:sz w:val="24"/>
        </w:rPr>
        <w:t>в) при названии номера закона, указа, распоряжения, приказа и т.п.:                  ..</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La</w:t>
      </w:r>
      <w:r>
        <w:rPr>
          <w:sz w:val="24"/>
        </w:rPr>
        <w:t xml:space="preserve"> </w:t>
      </w:r>
      <w:r>
        <w:rPr>
          <w:sz w:val="24"/>
          <w:lang w:val="en-US"/>
        </w:rPr>
        <w:t>ley</w:t>
      </w:r>
      <w:r>
        <w:rPr>
          <w:sz w:val="24"/>
        </w:rPr>
        <w:t xml:space="preserve"> (</w:t>
      </w:r>
      <w:r>
        <w:rPr>
          <w:sz w:val="24"/>
          <w:lang w:val="en-US"/>
        </w:rPr>
        <w:t>n</w:t>
      </w:r>
      <w:r>
        <w:rPr>
          <w:sz w:val="24"/>
        </w:rPr>
        <w:t>ú</w:t>
      </w:r>
      <w:r>
        <w:rPr>
          <w:sz w:val="24"/>
          <w:lang w:val="en-US"/>
        </w:rPr>
        <w:t>mero</w:t>
      </w:r>
      <w:r>
        <w:rPr>
          <w:sz w:val="24"/>
        </w:rPr>
        <w:t xml:space="preserve">) </w:t>
      </w:r>
      <w:r>
        <w:rPr>
          <w:i/>
          <w:iCs/>
          <w:sz w:val="24"/>
          <w:lang w:val="en-US"/>
        </w:rPr>
        <w:t>quinientos</w:t>
      </w:r>
      <w:r>
        <w:rPr>
          <w:i/>
          <w:iCs/>
          <w:sz w:val="24"/>
        </w:rPr>
        <w:t xml:space="preserve"> </w:t>
      </w:r>
      <w:r>
        <w:rPr>
          <w:i/>
          <w:iCs/>
          <w:sz w:val="24"/>
          <w:lang w:val="en-US"/>
        </w:rPr>
        <w:t>sesenta</w:t>
      </w:r>
      <w:r>
        <w:rPr>
          <w:sz w:val="24"/>
        </w:rPr>
        <w:t xml:space="preserve">                            Закон (номер) 561, который санкционирует</w:t>
      </w:r>
    </w:p>
    <w:p>
      <w:pPr>
        <w:pStyle w:val="Normal1"/>
        <w:spacing w:lineRule="auto" w:line="240"/>
        <w:ind w:firstLine="709" w:end="0"/>
        <w:rPr/>
      </w:pPr>
      <w:r>
        <w:rPr>
          <w:i/>
          <w:iCs/>
          <w:sz w:val="24"/>
        </w:rPr>
        <w:t xml:space="preserve">у </w:t>
      </w:r>
      <w:r>
        <w:rPr>
          <w:i/>
          <w:iCs/>
          <w:sz w:val="24"/>
          <w:lang w:val="en-US"/>
        </w:rPr>
        <w:t>un</w:t>
      </w:r>
      <w:r>
        <w:rPr>
          <w:i/>
          <w:iCs/>
          <w:sz w:val="24"/>
        </w:rPr>
        <w:t>о</w:t>
      </w:r>
      <w:r>
        <w:rPr>
          <w:sz w:val="24"/>
        </w:rPr>
        <w:t xml:space="preserve"> </w:t>
      </w:r>
      <w:r>
        <w:rPr>
          <w:sz w:val="24"/>
          <w:lang w:val="en-US"/>
        </w:rPr>
        <w:t>que</w:t>
      </w:r>
      <w:r>
        <w:rPr>
          <w:sz w:val="24"/>
        </w:rPr>
        <w:t xml:space="preserve"> </w:t>
      </w:r>
      <w:r>
        <w:rPr>
          <w:sz w:val="24"/>
          <w:lang w:val="en-US"/>
        </w:rPr>
        <w:t>sanciona</w:t>
      </w:r>
      <w:r>
        <w:rPr>
          <w:sz w:val="24"/>
        </w:rPr>
        <w:t xml:space="preserve"> </w:t>
      </w:r>
      <w:r>
        <w:rPr>
          <w:sz w:val="24"/>
          <w:lang w:val="en-US"/>
        </w:rPr>
        <w:t>la</w:t>
      </w:r>
      <w:r>
        <w:rPr>
          <w:sz w:val="24"/>
        </w:rPr>
        <w:t xml:space="preserve"> </w:t>
      </w:r>
      <w:r>
        <w:rPr>
          <w:sz w:val="24"/>
          <w:lang w:val="en-US"/>
        </w:rPr>
        <w:t>creacion</w:t>
      </w:r>
      <w:r>
        <w:rPr>
          <w:sz w:val="24"/>
        </w:rPr>
        <w:t xml:space="preserve">                                создание многочисленных школ на Кубе,</w:t>
      </w:r>
    </w:p>
    <w:p>
      <w:pPr>
        <w:pStyle w:val="Normal1"/>
        <w:spacing w:lineRule="auto" w:line="240"/>
        <w:ind w:firstLine="709" w:end="0"/>
        <w:rPr/>
      </w:pPr>
      <w:r>
        <w:rPr>
          <w:sz w:val="24"/>
          <w:lang w:val="en-US"/>
        </w:rPr>
        <w:t xml:space="preserve">de muchas escuelas en Cuba                                    </w:t>
      </w:r>
      <w:r>
        <w:rPr>
          <w:sz w:val="24"/>
        </w:rPr>
        <w:t>был</w:t>
      </w:r>
      <w:r>
        <w:rPr>
          <w:sz w:val="24"/>
          <w:lang w:val="en-US"/>
        </w:rPr>
        <w:t xml:space="preserve"> </w:t>
      </w:r>
      <w:r>
        <w:rPr>
          <w:sz w:val="24"/>
        </w:rPr>
        <w:t>опубликован</w:t>
      </w:r>
      <w:r>
        <w:rPr>
          <w:sz w:val="24"/>
          <w:lang w:val="en-US"/>
        </w:rPr>
        <w:t xml:space="preserve"> 15 </w:t>
      </w:r>
      <w:r>
        <w:rPr>
          <w:sz w:val="24"/>
        </w:rPr>
        <w:t>сентября</w:t>
      </w:r>
      <w:r>
        <w:rPr>
          <w:sz w:val="24"/>
          <w:lang w:val="en-US"/>
        </w:rPr>
        <w:t>1959</w:t>
      </w:r>
      <w:r>
        <w:rPr>
          <w:sz w:val="24"/>
        </w:rPr>
        <w:t>г</w:t>
      </w:r>
      <w:r>
        <w:rPr>
          <w:sz w:val="24"/>
          <w:lang w:val="en-US"/>
        </w:rPr>
        <w:t>.</w:t>
      </w:r>
    </w:p>
    <w:p>
      <w:pPr>
        <w:pStyle w:val="Normal1"/>
        <w:spacing w:lineRule="auto" w:line="240"/>
        <w:ind w:firstLine="709" w:end="0"/>
        <w:rPr>
          <w:sz w:val="24"/>
          <w:lang w:val="en-US"/>
        </w:rPr>
      </w:pPr>
      <w:r>
        <w:rPr>
          <w:sz w:val="24"/>
          <w:lang w:val="en-US"/>
        </w:rPr>
        <w:t>fue publicada el día 15 de septiembre de l959.</w:t>
      </w:r>
    </w:p>
    <w:p>
      <w:pPr>
        <w:pStyle w:val="Normal1"/>
        <w:spacing w:lineRule="auto" w:line="240"/>
        <w:ind w:firstLine="284" w:end="0"/>
        <w:rPr>
          <w:sz w:val="24"/>
          <w:lang w:val="en-US"/>
        </w:rPr>
      </w:pPr>
      <w:r>
        <w:rPr>
          <w:sz w:val="24"/>
          <w:lang w:val="en-US"/>
        </w:rPr>
      </w:r>
    </w:p>
    <w:p>
      <w:pPr>
        <w:pStyle w:val="Heading3"/>
        <w:ind w:hanging="0" w:start="0"/>
        <w:rPr/>
      </w:pPr>
      <w:bookmarkStart w:id="36" w:name="__RefHeading___Toc1886026"/>
      <w:bookmarkEnd w:id="36"/>
      <w:r>
        <w:rPr/>
        <w:t>§ 26. Дробные числительные</w:t>
      </w:r>
    </w:p>
    <w:p>
      <w:pPr>
        <w:pStyle w:val="Normal"/>
        <w:rPr/>
      </w:pPr>
      <w:r>
        <w:rPr/>
      </w:r>
    </w:p>
    <w:p>
      <w:pPr>
        <w:pStyle w:val="Normal1"/>
        <w:spacing w:lineRule="auto" w:line="240"/>
        <w:ind w:firstLine="284" w:end="0"/>
        <w:rPr>
          <w:sz w:val="24"/>
        </w:rPr>
      </w:pPr>
      <w:r>
        <w:rPr>
          <w:sz w:val="24"/>
        </w:rPr>
        <w:t>В данную группу входят числительные, называющие дробные величины.</w:t>
      </w:r>
    </w:p>
    <w:p>
      <w:pPr>
        <w:pStyle w:val="Normal1"/>
        <w:spacing w:lineRule="auto" w:line="240"/>
        <w:ind w:firstLine="284" w:end="0"/>
        <w:rPr>
          <w:sz w:val="24"/>
        </w:rPr>
      </w:pPr>
      <w:r>
        <w:rPr>
          <w:sz w:val="24"/>
        </w:rPr>
        <w:t>1. До десяти долей (включительно) эти числа образуются по сле</w:t>
        <w:softHyphen/>
        <w:t>дующей схеме:</w:t>
      </w:r>
    </w:p>
    <w:p>
      <w:pPr>
        <w:pStyle w:val="Normal1"/>
        <w:spacing w:lineRule="auto" w:line="240"/>
        <w:ind w:firstLine="284" w:end="0"/>
        <w:jc w:val="center"/>
        <w:rPr>
          <w:sz w:val="24"/>
          <w:u w:val="single"/>
        </w:rPr>
      </w:pPr>
      <w:r>
        <w:rPr>
          <w:sz w:val="24"/>
          <w:u w:val="single"/>
        </w:rPr>
        <w:t xml:space="preserve">Числитель — </w:t>
      </w:r>
      <w:r>
        <w:rPr>
          <w:i/>
          <w:sz w:val="24"/>
          <w:u w:val="single"/>
        </w:rPr>
        <w:t>количественное числительное</w:t>
      </w:r>
    </w:p>
    <w:p>
      <w:pPr>
        <w:pStyle w:val="Normal1"/>
        <w:spacing w:lineRule="auto" w:line="240"/>
        <w:ind w:firstLine="284" w:end="0"/>
        <w:jc w:val="center"/>
        <w:rPr>
          <w:sz w:val="24"/>
        </w:rPr>
      </w:pPr>
      <w:r>
        <w:rPr>
          <w:sz w:val="24"/>
        </w:rPr>
        <w:t xml:space="preserve">Знаменатель — </w:t>
      </w:r>
      <w:r>
        <w:rPr>
          <w:i/>
          <w:sz w:val="24"/>
        </w:rPr>
        <w:t>порядковое числительное</w:t>
      </w:r>
    </w:p>
    <w:p>
      <w:pPr>
        <w:pStyle w:val="Normal1"/>
        <w:spacing w:lineRule="auto" w:line="240"/>
        <w:ind w:firstLine="284" w:end="0"/>
        <w:rPr/>
      </w:pPr>
      <w:r>
        <w:rPr>
          <w:sz w:val="24"/>
        </w:rPr>
        <w:t xml:space="preserve">а) Если в числителе стоит единица, то порядковое числительное знаменателя употребляется в единственном числе мужского рода, а единица выражается посредством усеченной формы </w:t>
      </w:r>
      <w:r>
        <w:rPr>
          <w:b/>
          <w:sz w:val="24"/>
          <w:lang w:val="en-US"/>
        </w:rPr>
        <w:t>un</w:t>
      </w:r>
      <w:r>
        <w:rPr>
          <w:sz w:val="24"/>
        </w:rPr>
        <w:t>:</w:t>
      </w:r>
    </w:p>
    <w:p>
      <w:pPr>
        <w:pStyle w:val="Normal1"/>
        <w:spacing w:lineRule="auto" w:line="240"/>
        <w:ind w:firstLine="284" w:end="0"/>
        <w:rPr/>
      </w:pPr>
      <w:r>
        <w:rPr>
          <w:sz w:val="24"/>
          <w:lang w:val="en-US"/>
        </w:rPr>
        <w:t>unterci</w:t>
      </w:r>
      <w:r>
        <w:rPr>
          <w:b/>
          <w:bCs/>
          <w:sz w:val="24"/>
          <w:lang w:val="en-US"/>
        </w:rPr>
        <w:t>o</w:t>
      </w:r>
      <w:r>
        <w:rPr>
          <w:sz w:val="24"/>
          <w:lang w:val="en-US"/>
        </w:rPr>
        <w:t xml:space="preserve">   — 1/3*     un septim</w:t>
      </w:r>
      <w:r>
        <w:rPr>
          <w:b/>
          <w:bCs/>
          <w:sz w:val="24"/>
          <w:lang w:val="en-US"/>
        </w:rPr>
        <w:t>o</w:t>
      </w:r>
      <w:r>
        <w:rPr>
          <w:sz w:val="24"/>
          <w:lang w:val="en-US"/>
        </w:rPr>
        <w:t xml:space="preserve"> — 1/7 </w:t>
      </w:r>
    </w:p>
    <w:p>
      <w:pPr>
        <w:pStyle w:val="Normal1"/>
        <w:spacing w:lineRule="auto" w:line="240"/>
        <w:ind w:firstLine="284" w:end="0"/>
        <w:rPr/>
      </w:pPr>
      <w:r>
        <w:rPr>
          <w:sz w:val="24"/>
          <w:lang w:val="en-US"/>
        </w:rPr>
        <w:t>un cuart</w:t>
      </w:r>
      <w:r>
        <w:rPr>
          <w:b/>
          <w:bCs/>
          <w:sz w:val="24"/>
          <w:lang w:val="en-US"/>
        </w:rPr>
        <w:t xml:space="preserve">o </w:t>
      </w:r>
      <w:r>
        <w:rPr>
          <w:sz w:val="24"/>
          <w:lang w:val="en-US"/>
        </w:rPr>
        <w:t>— 1/4       un octav</w:t>
      </w:r>
      <w:r>
        <w:rPr>
          <w:b/>
          <w:bCs/>
          <w:sz w:val="24"/>
          <w:lang w:val="en-US"/>
        </w:rPr>
        <w:t>o</w:t>
      </w:r>
      <w:r>
        <w:rPr>
          <w:sz w:val="24"/>
          <w:lang w:val="en-US"/>
        </w:rPr>
        <w:t xml:space="preserve">   — 1/8 </w:t>
      </w:r>
    </w:p>
    <w:p>
      <w:pPr>
        <w:pStyle w:val="Normal1"/>
        <w:spacing w:lineRule="auto" w:line="240"/>
        <w:ind w:firstLine="284" w:end="0"/>
        <w:rPr/>
      </w:pPr>
      <w:r>
        <w:rPr>
          <w:sz w:val="24"/>
          <w:lang w:val="en-US"/>
        </w:rPr>
        <w:t>un quint</w:t>
      </w:r>
      <w:r>
        <w:rPr>
          <w:b/>
          <w:bCs/>
          <w:sz w:val="24"/>
          <w:lang w:val="en-US"/>
        </w:rPr>
        <w:t xml:space="preserve">o </w:t>
      </w:r>
      <w:r>
        <w:rPr>
          <w:sz w:val="24"/>
          <w:lang w:val="en-US"/>
        </w:rPr>
        <w:t>— 1/5       un noven</w:t>
      </w:r>
      <w:r>
        <w:rPr>
          <w:b/>
          <w:bCs/>
          <w:sz w:val="24"/>
          <w:lang w:val="en-US"/>
        </w:rPr>
        <w:t>o</w:t>
      </w:r>
      <w:r>
        <w:rPr>
          <w:sz w:val="24"/>
          <w:lang w:val="en-US"/>
        </w:rPr>
        <w:t xml:space="preserve"> — 1/9 </w:t>
      </w:r>
    </w:p>
    <w:p>
      <w:pPr>
        <w:pStyle w:val="Normal1"/>
        <w:spacing w:lineRule="auto" w:line="240"/>
        <w:ind w:firstLine="284" w:end="0"/>
        <w:rPr/>
      </w:pPr>
      <w:r>
        <w:rPr>
          <w:sz w:val="24"/>
          <w:lang w:val="en-US"/>
        </w:rPr>
        <w:t>un sext</w:t>
      </w:r>
      <w:r>
        <w:rPr>
          <w:b/>
          <w:bCs/>
          <w:sz w:val="24"/>
          <w:lang w:val="en-US"/>
        </w:rPr>
        <w:t xml:space="preserve">o </w:t>
      </w:r>
      <w:r>
        <w:rPr>
          <w:sz w:val="24"/>
          <w:lang w:val="en-US"/>
        </w:rPr>
        <w:t xml:space="preserve">  — 1/6       un decim</w:t>
      </w:r>
      <w:r>
        <w:rPr>
          <w:b/>
          <w:bCs/>
          <w:sz w:val="24"/>
          <w:lang w:val="en-US"/>
        </w:rPr>
        <w:t>o</w:t>
      </w:r>
      <w:r>
        <w:rPr>
          <w:sz w:val="24"/>
          <w:lang w:val="en-US"/>
        </w:rPr>
        <w:t xml:space="preserve"> —1/10</w:t>
      </w:r>
    </w:p>
    <w:p>
      <w:pPr>
        <w:pStyle w:val="Normal1"/>
        <w:pBdr>
          <w:top w:val="single" w:sz="4" w:space="1" w:color="000000"/>
        </w:pBdr>
        <w:spacing w:lineRule="auto" w:line="240"/>
        <w:ind w:firstLine="284" w:end="0"/>
        <w:rPr/>
      </w:pPr>
      <w:r>
        <w:rPr/>
        <w:t xml:space="preserve">* </w:t>
      </w:r>
      <w:r>
        <w:rPr>
          <w:b/>
          <w:bCs/>
          <w:lang w:val="en-US"/>
        </w:rPr>
        <w:t>tercero</w:t>
      </w:r>
      <w:r>
        <w:rPr/>
        <w:t xml:space="preserve"> в знаменателе не употребляется.</w:t>
      </w:r>
    </w:p>
    <w:p>
      <w:pPr>
        <w:pStyle w:val="Normal1"/>
        <w:pBdr>
          <w:top w:val="single" w:sz="4" w:space="1" w:color="000000"/>
        </w:pBdr>
        <w:spacing w:lineRule="auto" w:line="240"/>
        <w:ind w:firstLine="284" w:end="0"/>
        <w:rPr/>
      </w:pPr>
      <w:r>
        <w:rPr/>
      </w:r>
    </w:p>
    <w:p>
      <w:pPr>
        <w:pStyle w:val="Normal1"/>
        <w:spacing w:lineRule="auto" w:line="240"/>
        <w:ind w:firstLine="284" w:end="0"/>
        <w:rPr>
          <w:sz w:val="24"/>
        </w:rPr>
      </w:pPr>
      <w:r>
        <w:rPr>
          <w:sz w:val="24"/>
        </w:rPr>
        <w:t xml:space="preserve"> </w:t>
      </w:r>
      <w:r>
        <w:rPr>
          <w:sz w:val="24"/>
        </w:rPr>
        <w:t xml:space="preserve">Если в числителе стоит цифра более единицы, то числительное в знаменателе употребляется во множественном числе мужского рода: </w:t>
      </w:r>
    </w:p>
    <w:p>
      <w:pPr>
        <w:pStyle w:val="Normal1"/>
        <w:spacing w:lineRule="auto" w:line="240"/>
        <w:ind w:firstLine="284" w:end="0"/>
        <w:rPr/>
      </w:pPr>
      <w:r>
        <w:rPr>
          <w:sz w:val="24"/>
        </w:rPr>
        <w:t xml:space="preserve">        </w:t>
      </w:r>
      <w:r>
        <w:rPr>
          <w:sz w:val="24"/>
          <w:lang w:val="en-US"/>
        </w:rPr>
        <w:t>dos quint</w:t>
      </w:r>
      <w:r>
        <w:rPr>
          <w:b/>
          <w:bCs/>
          <w:sz w:val="24"/>
          <w:lang w:val="en-US"/>
        </w:rPr>
        <w:t>os</w:t>
      </w:r>
      <w:r>
        <w:rPr>
          <w:sz w:val="24"/>
          <w:lang w:val="en-US"/>
        </w:rPr>
        <w:t xml:space="preserve">       — 2/5 </w:t>
      </w:r>
    </w:p>
    <w:p>
      <w:pPr>
        <w:pStyle w:val="Normal1"/>
        <w:spacing w:lineRule="auto" w:line="240"/>
        <w:ind w:firstLine="284" w:end="0"/>
        <w:rPr/>
      </w:pPr>
      <w:r>
        <w:rPr>
          <w:sz w:val="24"/>
          <w:lang w:val="en-US"/>
        </w:rPr>
        <w:t xml:space="preserve">        </w:t>
      </w:r>
      <w:r>
        <w:rPr>
          <w:sz w:val="24"/>
          <w:lang w:val="en-US"/>
        </w:rPr>
        <w:t>tres septim</w:t>
      </w:r>
      <w:r>
        <w:rPr>
          <w:b/>
          <w:bCs/>
          <w:sz w:val="24"/>
          <w:lang w:val="en-US"/>
        </w:rPr>
        <w:t>os</w:t>
      </w:r>
      <w:r>
        <w:rPr>
          <w:sz w:val="24"/>
          <w:lang w:val="en-US"/>
        </w:rPr>
        <w:t xml:space="preserve">    — 3/7 </w:t>
      </w:r>
    </w:p>
    <w:p>
      <w:pPr>
        <w:pStyle w:val="Normal1"/>
        <w:spacing w:lineRule="auto" w:line="240"/>
        <w:ind w:firstLine="284" w:end="0"/>
        <w:rPr/>
      </w:pPr>
      <w:r>
        <w:rPr>
          <w:sz w:val="24"/>
          <w:lang w:val="en-US"/>
        </w:rPr>
        <w:t xml:space="preserve">        </w:t>
      </w:r>
      <w:r>
        <w:rPr>
          <w:sz w:val="24"/>
          <w:lang w:val="en-US"/>
        </w:rPr>
        <w:t>nueve</w:t>
      </w:r>
      <w:r>
        <w:rPr>
          <w:sz w:val="24"/>
        </w:rPr>
        <w:t xml:space="preserve"> </w:t>
      </w:r>
      <w:r>
        <w:rPr>
          <w:sz w:val="24"/>
          <w:lang w:val="en-US"/>
        </w:rPr>
        <w:t>decim</w:t>
      </w:r>
      <w:r>
        <w:rPr>
          <w:b/>
          <w:bCs/>
          <w:sz w:val="24"/>
          <w:lang w:val="en-US"/>
        </w:rPr>
        <w:t>os</w:t>
      </w:r>
      <w:r>
        <w:rPr>
          <w:sz w:val="24"/>
        </w:rPr>
        <w:t xml:space="preserve"> — 9/10</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Во всех перечисленных случаях речь шла о самостоятельном употреблении дробных числительных:</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Dos tercios</w:t>
      </w:r>
      <w:r>
        <w:rPr>
          <w:sz w:val="24"/>
          <w:lang w:val="en-US"/>
        </w:rPr>
        <w:t xml:space="preserve"> más </w:t>
      </w:r>
      <w:r>
        <w:rPr>
          <w:i/>
          <w:iCs/>
          <w:sz w:val="24"/>
          <w:lang w:val="en-US"/>
        </w:rPr>
        <w:t>un tercio</w:t>
      </w:r>
      <w:r>
        <w:rPr>
          <w:sz w:val="24"/>
          <w:lang w:val="en-US"/>
        </w:rPr>
        <w:t xml:space="preserve"> son un entero.                 </w:t>
      </w:r>
      <w:r>
        <w:rPr>
          <w:sz w:val="24"/>
        </w:rPr>
        <w:t>Две третьих плюс одна третья равно одной целой.</w:t>
      </w:r>
    </w:p>
    <w:p>
      <w:pPr>
        <w:pStyle w:val="Normal1"/>
        <w:spacing w:lineRule="auto" w:line="240"/>
        <w:ind w:firstLine="284" w:end="0"/>
        <w:rPr/>
      </w:pPr>
      <w:r>
        <w:rPr>
          <w:i/>
          <w:iCs/>
          <w:sz w:val="24"/>
          <w:lang w:val="en-US"/>
        </w:rPr>
        <w:t>Tres sextos</w:t>
      </w:r>
      <w:r>
        <w:rPr>
          <w:sz w:val="24"/>
          <w:lang w:val="en-US"/>
        </w:rPr>
        <w:t xml:space="preserve"> de la superficie ocupan los campos.     </w:t>
      </w:r>
      <w:r>
        <w:rPr>
          <w:sz w:val="24"/>
        </w:rPr>
        <w:t>Три шестых площади занимают поля.</w:t>
      </w:r>
    </w:p>
    <w:p>
      <w:pPr>
        <w:pStyle w:val="Normal1"/>
        <w:spacing w:lineRule="auto" w:line="240"/>
        <w:ind w:firstLine="284" w:end="0"/>
        <w:rPr>
          <w:sz w:val="24"/>
        </w:rPr>
      </w:pPr>
      <w:r>
        <w:rPr>
          <w:sz w:val="24"/>
        </w:rPr>
        <w:t xml:space="preserve">                                          </w:t>
      </w:r>
    </w:p>
    <w:p>
      <w:pPr>
        <w:pStyle w:val="Normal1"/>
        <w:spacing w:lineRule="auto" w:line="240"/>
        <w:ind w:firstLine="284" w:end="0"/>
        <w:rPr/>
      </w:pPr>
      <w:r>
        <w:rPr>
          <w:sz w:val="24"/>
        </w:rPr>
        <w:t xml:space="preserve">Если же дробное числительное употребляется с такими словами, как </w:t>
      </w:r>
      <w:r>
        <w:rPr>
          <w:b/>
          <w:sz w:val="24"/>
          <w:lang w:val="en-US"/>
        </w:rPr>
        <w:t>parte</w:t>
      </w:r>
      <w:r>
        <w:rPr>
          <w:sz w:val="24"/>
        </w:rPr>
        <w:t xml:space="preserve"> (часть), </w:t>
      </w:r>
      <w:r>
        <w:rPr>
          <w:b/>
          <w:sz w:val="24"/>
          <w:lang w:val="en-US"/>
        </w:rPr>
        <w:t>porci</w:t>
      </w:r>
      <w:r>
        <w:rPr>
          <w:b/>
          <w:sz w:val="24"/>
        </w:rPr>
        <w:t>ó</w:t>
      </w:r>
      <w:r>
        <w:rPr>
          <w:b/>
          <w:sz w:val="24"/>
          <w:lang w:val="en-US"/>
        </w:rPr>
        <w:t>n</w:t>
      </w:r>
      <w:r>
        <w:rPr>
          <w:b/>
          <w:sz w:val="24"/>
        </w:rPr>
        <w:t xml:space="preserve"> </w:t>
      </w:r>
      <w:r>
        <w:rPr>
          <w:sz w:val="24"/>
        </w:rPr>
        <w:t>(доля, порция) и т.п., то оно согласуется с этими существительными в роде и числе:</w:t>
      </w:r>
    </w:p>
    <w:p>
      <w:pPr>
        <w:pStyle w:val="Normal1"/>
        <w:spacing w:lineRule="auto" w:line="240"/>
        <w:ind w:firstLine="284" w:end="0"/>
        <w:rPr/>
      </w:pPr>
      <w:r>
        <w:rPr>
          <w:i/>
          <w:iCs/>
          <w:sz w:val="24"/>
          <w:lang w:val="en-US"/>
        </w:rPr>
        <w:t>dos cuartas partes</w:t>
      </w:r>
      <w:r>
        <w:rPr>
          <w:sz w:val="24"/>
          <w:lang w:val="en-US"/>
        </w:rPr>
        <w:t xml:space="preserve"> de una sandía        — </w:t>
      </w:r>
      <w:r>
        <w:rPr>
          <w:sz w:val="24"/>
        </w:rPr>
        <w:t>две</w:t>
      </w:r>
      <w:r>
        <w:rPr>
          <w:sz w:val="24"/>
          <w:lang w:val="en-US"/>
        </w:rPr>
        <w:t xml:space="preserve"> </w:t>
      </w:r>
      <w:r>
        <w:rPr>
          <w:sz w:val="24"/>
        </w:rPr>
        <w:t>четвертых</w:t>
      </w:r>
      <w:r>
        <w:rPr>
          <w:sz w:val="24"/>
          <w:lang w:val="en-US"/>
        </w:rPr>
        <w:t xml:space="preserve"> </w:t>
      </w:r>
      <w:r>
        <w:rPr>
          <w:sz w:val="24"/>
        </w:rPr>
        <w:t>части</w:t>
      </w:r>
      <w:r>
        <w:rPr>
          <w:sz w:val="24"/>
          <w:lang w:val="en-US"/>
        </w:rPr>
        <w:t xml:space="preserve"> </w:t>
      </w:r>
      <w:r>
        <w:rPr>
          <w:sz w:val="24"/>
        </w:rPr>
        <w:t>арбуза</w:t>
      </w:r>
      <w:r>
        <w:rPr>
          <w:sz w:val="24"/>
          <w:lang w:val="en-US"/>
        </w:rPr>
        <w:t xml:space="preserve"> </w:t>
      </w:r>
    </w:p>
    <w:p>
      <w:pPr>
        <w:pStyle w:val="Normal1"/>
        <w:spacing w:lineRule="auto" w:line="240"/>
        <w:ind w:firstLine="284" w:end="0"/>
        <w:rPr>
          <w:sz w:val="24"/>
          <w:lang w:val="en-US"/>
        </w:rPr>
      </w:pPr>
      <w:r>
        <w:rPr>
          <w:i/>
          <w:iCs/>
          <w:sz w:val="24"/>
          <w:lang w:val="en-US"/>
        </w:rPr>
        <w:t>cuatro octavas partes</w:t>
      </w:r>
      <w:r>
        <w:rPr>
          <w:sz w:val="24"/>
          <w:lang w:val="en-US"/>
        </w:rPr>
        <w:t xml:space="preserve"> de una sandía  — </w:t>
      </w:r>
      <w:r>
        <w:rPr>
          <w:sz w:val="24"/>
        </w:rPr>
        <w:t>четыре</w:t>
      </w:r>
      <w:r>
        <w:rPr>
          <w:sz w:val="24"/>
          <w:lang w:val="en-US"/>
        </w:rPr>
        <w:t xml:space="preserve"> </w:t>
      </w:r>
      <w:r>
        <w:rPr>
          <w:sz w:val="24"/>
        </w:rPr>
        <w:t>восьмых</w:t>
      </w:r>
      <w:r>
        <w:rPr>
          <w:sz w:val="24"/>
          <w:lang w:val="en-US"/>
        </w:rPr>
        <w:t xml:space="preserve"> </w:t>
      </w:r>
      <w:r>
        <w:rPr>
          <w:sz w:val="24"/>
        </w:rPr>
        <w:t>части</w:t>
      </w:r>
      <w:r>
        <w:rPr>
          <w:sz w:val="24"/>
          <w:lang w:val="en-US"/>
        </w:rPr>
        <w:t xml:space="preserve"> </w:t>
      </w:r>
      <w:r>
        <w:rPr>
          <w:sz w:val="24"/>
        </w:rPr>
        <w:t>арбуза</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б) Одна вторая (половина) выражается с помощью дробного числительного: 1/2—</w:t>
      </w:r>
      <w:r>
        <w:rPr>
          <w:b/>
          <w:sz w:val="24"/>
          <w:lang w:val="en-US"/>
        </w:rPr>
        <w:t>un</w:t>
      </w:r>
      <w:r>
        <w:rPr>
          <w:b/>
          <w:sz w:val="24"/>
        </w:rPr>
        <w:t xml:space="preserve"> </w:t>
      </w:r>
      <w:r>
        <w:rPr>
          <w:b/>
          <w:sz w:val="24"/>
          <w:lang w:val="en-US"/>
        </w:rPr>
        <w:t>medio</w:t>
      </w:r>
      <w:r>
        <w:rPr>
          <w:sz w:val="24"/>
        </w:rPr>
        <w:t>.</w:t>
      </w:r>
    </w:p>
    <w:p>
      <w:pPr>
        <w:pStyle w:val="Normal1"/>
        <w:spacing w:lineRule="auto" w:line="240"/>
        <w:ind w:firstLine="284" w:end="0"/>
        <w:rPr/>
      </w:pPr>
      <w:r>
        <w:rPr>
          <w:sz w:val="24"/>
        </w:rPr>
        <w:t xml:space="preserve">Если слово </w:t>
      </w:r>
      <w:r>
        <w:rPr>
          <w:b/>
          <w:sz w:val="24"/>
        </w:rPr>
        <w:t>medio</w:t>
      </w:r>
      <w:r>
        <w:rPr>
          <w:sz w:val="24"/>
        </w:rPr>
        <w:t xml:space="preserve"> не входит в состав сложного числительного, то оно ставится непосредственно перед определяемым существительным и согласуется с ним в роде:</w:t>
      </w:r>
    </w:p>
    <w:p>
      <w:pPr>
        <w:pStyle w:val="Normal1"/>
        <w:spacing w:lineRule="auto" w:line="240"/>
        <w:ind w:firstLine="284" w:end="0"/>
        <w:rPr>
          <w:sz w:val="24"/>
          <w:lang w:val="en-US"/>
        </w:rPr>
      </w:pPr>
      <w:r>
        <w:rPr>
          <w:sz w:val="24"/>
          <w:lang w:val="en-US"/>
        </w:rPr>
        <w:t>medi</w:t>
      </w:r>
      <w:r>
        <w:rPr>
          <w:b/>
          <w:bCs/>
          <w:sz w:val="24"/>
          <w:lang w:val="en-US"/>
        </w:rPr>
        <w:t>a</w:t>
      </w:r>
      <w:r>
        <w:rPr>
          <w:sz w:val="24"/>
          <w:lang w:val="en-US"/>
        </w:rPr>
        <w:t xml:space="preserve"> docen</w:t>
      </w:r>
      <w:r>
        <w:rPr>
          <w:b/>
          <w:bCs/>
          <w:sz w:val="24"/>
          <w:lang w:val="en-US"/>
        </w:rPr>
        <w:t xml:space="preserve">a </w:t>
      </w:r>
      <w:r>
        <w:rPr>
          <w:sz w:val="24"/>
          <w:lang w:val="en-US"/>
        </w:rPr>
        <w:t xml:space="preserve">    — </w:t>
      </w:r>
      <w:r>
        <w:rPr>
          <w:sz w:val="24"/>
        </w:rPr>
        <w:t>полдюжины</w:t>
      </w:r>
    </w:p>
    <w:p>
      <w:pPr>
        <w:pStyle w:val="Normal1"/>
        <w:spacing w:lineRule="auto" w:line="240"/>
        <w:ind w:firstLine="284" w:end="0"/>
        <w:rPr>
          <w:sz w:val="24"/>
          <w:lang w:val="en-US"/>
        </w:rPr>
      </w:pPr>
      <w:r>
        <w:rPr>
          <w:sz w:val="24"/>
          <w:lang w:val="en-US"/>
        </w:rPr>
        <w:t>medi</w:t>
      </w:r>
      <w:r>
        <w:rPr>
          <w:b/>
          <w:bCs/>
          <w:sz w:val="24"/>
          <w:lang w:val="en-US"/>
        </w:rPr>
        <w:t>a</w:t>
      </w:r>
      <w:r>
        <w:rPr>
          <w:sz w:val="24"/>
          <w:lang w:val="en-US"/>
        </w:rPr>
        <w:t xml:space="preserve"> hor</w:t>
      </w:r>
      <w:r>
        <w:rPr>
          <w:b/>
          <w:bCs/>
          <w:sz w:val="24"/>
          <w:lang w:val="en-US"/>
        </w:rPr>
        <w:t>a</w:t>
      </w:r>
      <w:r>
        <w:rPr>
          <w:sz w:val="24"/>
          <w:lang w:val="en-US"/>
        </w:rPr>
        <w:t xml:space="preserve">         — </w:t>
      </w:r>
      <w:r>
        <w:rPr>
          <w:sz w:val="24"/>
        </w:rPr>
        <w:t>полчаса</w:t>
      </w:r>
    </w:p>
    <w:p>
      <w:pPr>
        <w:pStyle w:val="Normal1"/>
        <w:spacing w:lineRule="auto" w:line="240"/>
        <w:ind w:firstLine="284" w:end="0"/>
        <w:rPr/>
      </w:pPr>
      <w:r>
        <w:rPr>
          <w:sz w:val="24"/>
          <w:lang w:val="en-US"/>
        </w:rPr>
        <w:t>medi</w:t>
      </w:r>
      <w:r>
        <w:rPr>
          <w:b/>
          <w:bCs/>
          <w:sz w:val="24"/>
        </w:rPr>
        <w:t xml:space="preserve">о </w:t>
      </w:r>
      <w:r>
        <w:rPr>
          <w:sz w:val="24"/>
          <w:lang w:val="en-US"/>
        </w:rPr>
        <w:t>real</w:t>
      </w:r>
      <w:r>
        <w:rPr>
          <w:sz w:val="24"/>
        </w:rPr>
        <w:t xml:space="preserve">          — половина реала (старинная испанская монета)</w:t>
      </w:r>
    </w:p>
    <w:p>
      <w:pPr>
        <w:pStyle w:val="Normal1"/>
        <w:spacing w:lineRule="auto" w:line="240"/>
        <w:ind w:firstLine="284" w:end="0"/>
        <w:rPr/>
      </w:pPr>
      <w:r>
        <w:rPr>
          <w:sz w:val="24"/>
          <w:lang w:val="en-US"/>
        </w:rPr>
        <w:t>medi</w:t>
      </w:r>
      <w:r>
        <w:rPr>
          <w:b/>
          <w:bCs/>
          <w:sz w:val="24"/>
        </w:rPr>
        <w:t xml:space="preserve">о </w:t>
      </w:r>
      <w:r>
        <w:rPr>
          <w:sz w:val="24"/>
          <w:lang w:val="en-US"/>
        </w:rPr>
        <w:t>kil</w:t>
      </w:r>
      <w:r>
        <w:rPr>
          <w:sz w:val="24"/>
        </w:rPr>
        <w:t>ó</w:t>
      </w:r>
      <w:r>
        <w:rPr>
          <w:sz w:val="24"/>
          <w:lang w:val="en-US"/>
        </w:rPr>
        <w:t>metr</w:t>
      </w:r>
      <w:r>
        <w:rPr>
          <w:b/>
          <w:bCs/>
          <w:sz w:val="24"/>
          <w:lang w:val="en-US"/>
        </w:rPr>
        <w:t>o</w:t>
      </w:r>
      <w:r>
        <w:rPr>
          <w:sz w:val="24"/>
        </w:rPr>
        <w:t xml:space="preserve"> — полкилометра</w:t>
      </w:r>
    </w:p>
    <w:p>
      <w:pPr>
        <w:pStyle w:val="Normal1"/>
        <w:spacing w:lineRule="auto" w:line="240"/>
        <w:ind w:firstLine="284" w:end="0"/>
        <w:rPr/>
      </w:pPr>
      <w:r>
        <w:rPr>
          <w:sz w:val="24"/>
        </w:rPr>
        <w:t>Если</w:t>
      </w:r>
      <w:r>
        <w:rPr>
          <w:b/>
          <w:sz w:val="24"/>
        </w:rPr>
        <w:t xml:space="preserve"> medio</w:t>
      </w:r>
      <w:r>
        <w:rPr>
          <w:sz w:val="24"/>
        </w:rPr>
        <w:t xml:space="preserve"> является частью сложного числительного, то оно обычно ставится после существительного и присоединяется к нему с помощью союза у:</w:t>
      </w:r>
    </w:p>
    <w:p>
      <w:pPr>
        <w:pStyle w:val="Normal1"/>
        <w:spacing w:lineRule="auto" w:line="240"/>
        <w:ind w:firstLine="284" w:end="0"/>
        <w:rPr/>
      </w:pPr>
      <w:r>
        <w:rPr>
          <w:sz w:val="24"/>
          <w:lang w:val="en-US"/>
        </w:rPr>
        <w:t>veinte</w:t>
      </w:r>
      <w:r>
        <w:rPr>
          <w:sz w:val="24"/>
        </w:rPr>
        <w:t xml:space="preserve"> </w:t>
      </w:r>
      <w:r>
        <w:rPr>
          <w:sz w:val="24"/>
          <w:lang w:val="en-US"/>
        </w:rPr>
        <w:t>kilogramos</w:t>
      </w:r>
      <w:r>
        <w:rPr>
          <w:sz w:val="24"/>
        </w:rPr>
        <w:t xml:space="preserve"> </w:t>
      </w:r>
      <w:r>
        <w:rPr>
          <w:i/>
          <w:iCs/>
          <w:sz w:val="24"/>
        </w:rPr>
        <w:t>у medio</w:t>
      </w:r>
      <w:r>
        <w:rPr>
          <w:sz w:val="24"/>
        </w:rPr>
        <w:t xml:space="preserve">           — двадцать с половиной килограммов </w:t>
      </w:r>
    </w:p>
    <w:p>
      <w:pPr>
        <w:pStyle w:val="Normal1"/>
        <w:spacing w:lineRule="auto" w:line="240"/>
        <w:ind w:firstLine="284" w:end="0"/>
        <w:rPr/>
      </w:pPr>
      <w:r>
        <w:rPr>
          <w:sz w:val="24"/>
          <w:lang w:val="en-US"/>
        </w:rPr>
        <w:t>dos</w:t>
      </w:r>
      <w:r>
        <w:rPr>
          <w:sz w:val="24"/>
        </w:rPr>
        <w:t xml:space="preserve"> </w:t>
      </w:r>
      <w:r>
        <w:rPr>
          <w:sz w:val="24"/>
          <w:lang w:val="en-US"/>
        </w:rPr>
        <w:t>horas</w:t>
      </w:r>
      <w:r>
        <w:rPr>
          <w:sz w:val="24"/>
        </w:rPr>
        <w:t xml:space="preserve"> </w:t>
      </w:r>
      <w:r>
        <w:rPr>
          <w:i/>
          <w:iCs/>
          <w:sz w:val="24"/>
        </w:rPr>
        <w:t xml:space="preserve">у </w:t>
      </w:r>
      <w:r>
        <w:rPr>
          <w:i/>
          <w:iCs/>
          <w:sz w:val="24"/>
          <w:lang w:val="en-US"/>
        </w:rPr>
        <w:t>media</w:t>
      </w:r>
      <w:r>
        <w:rPr>
          <w:sz w:val="24"/>
        </w:rPr>
        <w:t xml:space="preserve">                        — два с половиной часа </w:t>
      </w:r>
    </w:p>
    <w:p>
      <w:pPr>
        <w:pStyle w:val="Normal1"/>
        <w:spacing w:lineRule="auto" w:line="240"/>
        <w:ind w:firstLine="284" w:end="0"/>
        <w:rPr/>
      </w:pPr>
      <w:r>
        <w:rPr>
          <w:sz w:val="24"/>
        </w:rPr>
        <w:t xml:space="preserve">cuatro </w:t>
      </w:r>
      <w:r>
        <w:rPr>
          <w:sz w:val="24"/>
          <w:lang w:val="en-US"/>
        </w:rPr>
        <w:t>a</w:t>
      </w:r>
      <w:r>
        <w:rPr>
          <w:sz w:val="24"/>
        </w:rPr>
        <w:t>ñ</w:t>
      </w:r>
      <w:r>
        <w:rPr>
          <w:sz w:val="24"/>
          <w:lang w:val="en-US"/>
        </w:rPr>
        <w:t>os</w:t>
      </w:r>
      <w:r>
        <w:rPr>
          <w:sz w:val="24"/>
        </w:rPr>
        <w:t xml:space="preserve"> </w:t>
      </w:r>
      <w:r>
        <w:rPr>
          <w:i/>
          <w:iCs/>
          <w:sz w:val="24"/>
        </w:rPr>
        <w:t>у medio</w:t>
      </w:r>
      <w:r>
        <w:rPr>
          <w:sz w:val="24"/>
        </w:rPr>
        <w:t xml:space="preserve">                     — четыре с половиной года </w:t>
      </w:r>
    </w:p>
    <w:p>
      <w:pPr>
        <w:pStyle w:val="Normal1"/>
        <w:spacing w:lineRule="auto" w:line="240"/>
        <w:ind w:firstLine="284" w:end="0"/>
        <w:rPr/>
      </w:pPr>
      <w:r>
        <w:rPr>
          <w:sz w:val="24"/>
          <w:lang w:val="en-US"/>
        </w:rPr>
        <w:t>tres</w:t>
      </w:r>
      <w:r>
        <w:rPr>
          <w:sz w:val="24"/>
        </w:rPr>
        <w:t xml:space="preserve"> </w:t>
      </w:r>
      <w:r>
        <w:rPr>
          <w:sz w:val="24"/>
          <w:lang w:val="en-US"/>
        </w:rPr>
        <w:t>partes</w:t>
      </w:r>
      <w:r>
        <w:rPr>
          <w:sz w:val="24"/>
        </w:rPr>
        <w:t xml:space="preserve"> </w:t>
      </w:r>
      <w:r>
        <w:rPr>
          <w:i/>
          <w:iCs/>
          <w:sz w:val="24"/>
        </w:rPr>
        <w:t xml:space="preserve">у </w:t>
      </w:r>
      <w:r>
        <w:rPr>
          <w:i/>
          <w:iCs/>
          <w:sz w:val="24"/>
          <w:lang w:val="en-US"/>
        </w:rPr>
        <w:t>media</w:t>
      </w:r>
      <w:r>
        <w:rPr>
          <w:sz w:val="24"/>
        </w:rPr>
        <w:t xml:space="preserve"> </w:t>
      </w:r>
      <w:r>
        <w:rPr>
          <w:sz w:val="24"/>
          <w:lang w:val="en-US"/>
        </w:rPr>
        <w:t>del</w:t>
      </w:r>
      <w:r>
        <w:rPr>
          <w:sz w:val="24"/>
        </w:rPr>
        <w:t xml:space="preserve"> </w:t>
      </w:r>
      <w:r>
        <w:rPr>
          <w:sz w:val="24"/>
          <w:lang w:val="en-US"/>
        </w:rPr>
        <w:t>salario</w:t>
      </w:r>
      <w:r>
        <w:rPr>
          <w:sz w:val="24"/>
        </w:rPr>
        <w:t xml:space="preserve">     — три с половиной части зарплаты</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2. Начиная с 1/11, дроби образуются по следующей схеме:</w:t>
      </w:r>
    </w:p>
    <w:p>
      <w:pPr>
        <w:pStyle w:val="Normal1"/>
        <w:spacing w:lineRule="auto" w:line="240"/>
        <w:ind w:firstLine="284" w:end="0"/>
        <w:rPr/>
      </w:pPr>
      <w:r>
        <w:rPr>
          <w:sz w:val="24"/>
        </w:rPr>
        <w:t xml:space="preserve">               </w:t>
      </w:r>
      <w:r>
        <w:rPr>
          <w:sz w:val="24"/>
        </w:rPr>
        <w:t>_______</w:t>
      </w:r>
      <w:r>
        <w:rPr>
          <w:sz w:val="24"/>
          <w:u w:val="single"/>
        </w:rPr>
        <w:t xml:space="preserve">Числитель — </w:t>
      </w:r>
      <w:r>
        <w:rPr>
          <w:i/>
          <w:iCs/>
          <w:sz w:val="24"/>
          <w:u w:val="single"/>
        </w:rPr>
        <w:t>количественное числительное</w:t>
      </w:r>
      <w:r>
        <w:rPr>
          <w:sz w:val="24"/>
          <w:u w:val="single"/>
        </w:rPr>
        <w:t>_____________</w:t>
      </w:r>
    </w:p>
    <w:p>
      <w:pPr>
        <w:pStyle w:val="Normal1"/>
        <w:spacing w:lineRule="auto" w:line="240"/>
        <w:ind w:firstLine="284" w:end="0"/>
        <w:rPr/>
      </w:pPr>
      <w:r>
        <mc:AlternateContent>
          <mc:Choice Requires="wps">
            <w:drawing>
              <wp:anchor behindDoc="0" distT="0" distB="0" distL="114935" distR="114935" simplePos="0" locked="0" layoutInCell="1" allowOverlap="1" relativeHeight="27">
                <wp:simplePos x="0" y="0"/>
                <wp:positionH relativeFrom="column">
                  <wp:posOffset>3114675</wp:posOffset>
                </wp:positionH>
                <wp:positionV relativeFrom="paragraph">
                  <wp:posOffset>15240</wp:posOffset>
                </wp:positionV>
                <wp:extent cx="91440" cy="548640"/>
                <wp:effectExtent l="0" t="5080" r="635" b="5715"/>
                <wp:wrapNone/>
                <wp:docPr id="21" name=""/>
                <a:graphic xmlns:a="http://schemas.openxmlformats.org/drawingml/2006/main">
                  <a:graphicData uri="http://schemas.microsoft.com/office/word/2010/wordprocessingShape">
                    <wps:wsp>
                      <wps:cNvSpPr/>
                      <wps:spPr>
                        <a:xfrm>
                          <a:off x="0" y="0"/>
                          <a:ext cx="91440" cy="548640"/>
                        </a:xfrm>
                        <a:custGeom>
                          <a:avLst/>
                          <a:gdLst>
                            <a:gd name="textAreaLeft" fmla="*/ 33120 w 51840"/>
                            <a:gd name="textAreaRight" fmla="*/ 52200 w 51840"/>
                            <a:gd name="textAreaTop" fmla="*/ 7920 h 311040"/>
                            <a:gd name="textAreaBottom" fmla="*/ 303120 h 31104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45.25pt;margin-top:1.2pt;width:7.15pt;height:43.15pt;mso-wrap-style:none;v-text-anchor:middle" type="_x0000_t87">
                <v:fill o:detectmouseclick="t" on="false"/>
                <v:stroke color="black" weight="9360" joinstyle="miter" endcap="flat"/>
                <w10:wrap type="none"/>
              </v:shape>
            </w:pict>
          </mc:Fallback>
        </mc:AlternateContent>
      </w:r>
      <w:r>
        <w:rPr>
          <w:sz w:val="24"/>
        </w:rPr>
        <w:t xml:space="preserve">                                                                               </w:t>
      </w:r>
      <w:r>
        <w:rPr>
          <w:sz w:val="24"/>
        </w:rPr>
        <w:t>-</w:t>
      </w:r>
      <w:r>
        <w:rPr>
          <w:sz w:val="24"/>
          <w:lang w:val="en-US"/>
        </w:rPr>
        <w:t>avo</w:t>
      </w:r>
      <w:r>
        <w:rPr>
          <w:sz w:val="24"/>
        </w:rPr>
        <w:t xml:space="preserve"> (а) (суффиксы ед. ч.)</w:t>
      </w:r>
    </w:p>
    <w:p>
      <w:pPr>
        <w:pStyle w:val="Normal1"/>
        <w:spacing w:lineRule="auto" w:line="240"/>
        <w:ind w:firstLine="284" w:end="0"/>
        <w:rPr/>
      </w:pPr>
      <w:r>
        <w:rPr>
          <w:sz w:val="24"/>
        </w:rPr>
        <w:t xml:space="preserve">                       </w:t>
      </w:r>
      <w:r>
        <w:rPr>
          <w:sz w:val="24"/>
        </w:rPr>
        <w:t xml:space="preserve">Знаменатель — </w:t>
      </w:r>
      <w:r>
        <w:rPr>
          <w:i/>
          <w:iCs/>
          <w:sz w:val="24"/>
        </w:rPr>
        <w:t>кол. числ</w:t>
      </w:r>
      <w:r>
        <w:rPr>
          <w:sz w:val="24"/>
        </w:rPr>
        <w:t xml:space="preserve">. </w:t>
      </w:r>
      <w:r>
        <w:rPr>
          <w:sz w:val="24"/>
          <w:lang w:val="en-US"/>
        </w:rPr>
        <w:t xml:space="preserve">+   </w:t>
      </w:r>
    </w:p>
    <w:p>
      <w:pPr>
        <w:pStyle w:val="Normal1"/>
        <w:spacing w:lineRule="auto" w:line="240"/>
        <w:ind w:firstLine="284" w:end="0"/>
        <w:rPr/>
      </w:pPr>
      <w:r>
        <w:rPr>
          <w:sz w:val="24"/>
          <w:lang w:val="en-US"/>
        </w:rPr>
        <w:t xml:space="preserve">                                                                                </w:t>
      </w:r>
      <w:r>
        <w:rPr>
          <w:sz w:val="24"/>
          <w:lang w:val="en-US"/>
        </w:rPr>
        <w:t>-avos (-as) (</w:t>
      </w:r>
      <w:r>
        <w:rPr>
          <w:sz w:val="24"/>
        </w:rPr>
        <w:t>суффиксы</w:t>
      </w:r>
      <w:r>
        <w:rPr>
          <w:sz w:val="24"/>
          <w:lang w:val="en-US"/>
        </w:rPr>
        <w:t xml:space="preserve"> </w:t>
      </w:r>
      <w:r>
        <w:rPr>
          <w:sz w:val="24"/>
        </w:rPr>
        <w:t>мн</w:t>
      </w:r>
      <w:r>
        <w:rPr>
          <w:sz w:val="24"/>
          <w:lang w:val="en-US"/>
        </w:rPr>
        <w:t xml:space="preserve">. </w:t>
      </w:r>
      <w:r>
        <w:rPr>
          <w:sz w:val="24"/>
        </w:rPr>
        <w:t>ч</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t xml:space="preserve">un onceavo                   — 1/11 </w:t>
      </w:r>
    </w:p>
    <w:p>
      <w:pPr>
        <w:pStyle w:val="Normal1"/>
        <w:spacing w:lineRule="auto" w:line="240"/>
        <w:ind w:firstLine="284" w:end="0"/>
        <w:rPr>
          <w:sz w:val="24"/>
          <w:lang w:val="en-US"/>
        </w:rPr>
      </w:pPr>
      <w:r>
        <w:rPr>
          <w:sz w:val="24"/>
          <w:lang w:val="en-US"/>
        </w:rPr>
        <w:t xml:space="preserve">cinco onceavos               —5/11 </w:t>
      </w:r>
    </w:p>
    <w:p>
      <w:pPr>
        <w:pStyle w:val="Normal1"/>
        <w:spacing w:lineRule="auto" w:line="240"/>
        <w:ind w:firstLine="284" w:end="0"/>
        <w:rPr>
          <w:sz w:val="24"/>
          <w:lang w:val="en-US"/>
        </w:rPr>
      </w:pPr>
      <w:r>
        <w:rPr>
          <w:sz w:val="24"/>
          <w:lang w:val="en-US"/>
        </w:rPr>
        <w:t xml:space="preserve">tres veinteavos                —3/20 </w:t>
      </w:r>
    </w:p>
    <w:p>
      <w:pPr>
        <w:pStyle w:val="Normal1"/>
        <w:spacing w:lineRule="auto" w:line="240"/>
        <w:ind w:firstLine="284" w:end="0"/>
        <w:rPr>
          <w:sz w:val="24"/>
          <w:lang w:val="en-US"/>
        </w:rPr>
      </w:pPr>
      <w:r>
        <w:rPr>
          <w:sz w:val="24"/>
          <w:lang w:val="en-US"/>
        </w:rPr>
        <w:t xml:space="preserve">siete veintidosavos            — 7/22 </w:t>
      </w:r>
    </w:p>
    <w:p>
      <w:pPr>
        <w:pStyle w:val="Normal1"/>
        <w:spacing w:lineRule="auto" w:line="240"/>
        <w:ind w:firstLine="284" w:end="0"/>
        <w:rPr/>
      </w:pPr>
      <w:r>
        <w:rPr>
          <w:sz w:val="24"/>
          <w:lang w:val="en-US"/>
        </w:rPr>
        <w:t xml:space="preserve">trece cuarenta </w:t>
      </w:r>
      <w:r>
        <w:rPr>
          <w:sz w:val="24"/>
        </w:rPr>
        <w:t>у</w:t>
      </w:r>
      <w:r>
        <w:rPr>
          <w:sz w:val="24"/>
          <w:lang w:val="en-US"/>
        </w:rPr>
        <w:t xml:space="preserve"> cuatroavos    — 13/44</w:t>
      </w:r>
    </w:p>
    <w:p>
      <w:pPr>
        <w:pStyle w:val="Normal1"/>
        <w:spacing w:lineRule="auto" w:line="240"/>
        <w:ind w:firstLine="284" w:end="0"/>
        <w:rPr/>
      </w:pPr>
      <w:r>
        <w:rPr>
          <w:sz w:val="24"/>
        </w:rPr>
        <w:t xml:space="preserve">Употребляясь с существительными </w:t>
      </w:r>
      <w:r>
        <w:rPr>
          <w:b/>
          <w:sz w:val="24"/>
          <w:lang w:val="en-US"/>
        </w:rPr>
        <w:t>parte</w:t>
      </w:r>
      <w:r>
        <w:rPr>
          <w:b/>
          <w:sz w:val="24"/>
        </w:rPr>
        <w:t xml:space="preserve">, </w:t>
      </w:r>
      <w:r>
        <w:rPr>
          <w:b/>
          <w:sz w:val="24"/>
          <w:lang w:val="en-US"/>
        </w:rPr>
        <w:t>porci</w:t>
      </w:r>
      <w:r>
        <w:rPr>
          <w:b/>
          <w:sz w:val="24"/>
        </w:rPr>
        <w:t>ó</w:t>
      </w:r>
      <w:r>
        <w:rPr>
          <w:b/>
          <w:sz w:val="24"/>
          <w:lang w:val="en-US"/>
        </w:rPr>
        <w:t>n</w:t>
      </w:r>
      <w:r>
        <w:rPr>
          <w:sz w:val="24"/>
        </w:rPr>
        <w:t xml:space="preserve"> и т.п., эти дробные числительные согласуются с ними в роде и числе:</w:t>
      </w:r>
    </w:p>
    <w:p>
      <w:pPr>
        <w:pStyle w:val="Normal1"/>
        <w:spacing w:lineRule="auto" w:line="240"/>
        <w:ind w:firstLine="284" w:end="0"/>
        <w:rPr>
          <w:sz w:val="24"/>
          <w:lang w:val="en-US"/>
        </w:rPr>
      </w:pPr>
      <w:r>
        <w:rPr>
          <w:i/>
          <w:iCs/>
          <w:sz w:val="24"/>
          <w:lang w:val="en-US"/>
        </w:rPr>
        <w:t>seis doceavas partes</w:t>
      </w:r>
      <w:r>
        <w:rPr>
          <w:sz w:val="24"/>
          <w:lang w:val="en-US"/>
        </w:rPr>
        <w:t xml:space="preserve"> de todo el volumen                    — </w:t>
      </w:r>
      <w:r>
        <w:rPr>
          <w:sz w:val="24"/>
        </w:rPr>
        <w:t>шесть</w:t>
      </w:r>
      <w:r>
        <w:rPr>
          <w:sz w:val="24"/>
          <w:lang w:val="en-US"/>
        </w:rPr>
        <w:t xml:space="preserve"> </w:t>
      </w:r>
      <w:r>
        <w:rPr>
          <w:sz w:val="24"/>
        </w:rPr>
        <w:t>двенадцатых</w:t>
      </w:r>
      <w:r>
        <w:rPr>
          <w:sz w:val="24"/>
          <w:lang w:val="en-US"/>
        </w:rPr>
        <w:t xml:space="preserve"> </w:t>
      </w:r>
      <w:r>
        <w:rPr>
          <w:sz w:val="24"/>
        </w:rPr>
        <w:t>частей</w:t>
      </w:r>
    </w:p>
    <w:p>
      <w:pPr>
        <w:pStyle w:val="Normal1"/>
        <w:spacing w:lineRule="auto" w:line="240"/>
        <w:ind w:firstLine="709" w:end="0"/>
        <w:rPr/>
      </w:pPr>
      <w:r>
        <w:rPr>
          <w:sz w:val="24"/>
          <w:lang w:val="en-US"/>
        </w:rPr>
        <w:t>de</w:t>
      </w:r>
      <w:r>
        <w:rPr>
          <w:sz w:val="24"/>
        </w:rPr>
        <w:t xml:space="preserve"> </w:t>
      </w:r>
      <w:r>
        <w:rPr>
          <w:sz w:val="24"/>
          <w:lang w:val="en-US"/>
        </w:rPr>
        <w:t>producci</w:t>
      </w:r>
      <w:r>
        <w:rPr>
          <w:sz w:val="24"/>
        </w:rPr>
        <w:t>ó</w:t>
      </w:r>
      <w:r>
        <w:rPr>
          <w:sz w:val="24"/>
          <w:lang w:val="en-US"/>
        </w:rPr>
        <w:t>n</w:t>
      </w:r>
      <w:r>
        <w:rPr>
          <w:sz w:val="24"/>
        </w:rPr>
        <w:t xml:space="preserve">                                                                 всего объема производства </w:t>
      </w:r>
    </w:p>
    <w:p>
      <w:pPr>
        <w:pStyle w:val="Normal1"/>
        <w:spacing w:lineRule="auto" w:line="240"/>
        <w:ind w:firstLine="284" w:end="0"/>
        <w:rPr>
          <w:sz w:val="24"/>
        </w:rPr>
      </w:pPr>
      <w:r>
        <w:rPr>
          <w:sz w:val="24"/>
        </w:rPr>
        <w:t xml:space="preserve">но:                                    </w:t>
      </w:r>
    </w:p>
    <w:p>
      <w:pPr>
        <w:pStyle w:val="Normal1"/>
        <w:spacing w:lineRule="auto" w:line="240"/>
        <w:ind w:firstLine="284" w:end="0"/>
        <w:rPr/>
      </w:pPr>
      <w:r>
        <w:rPr>
          <w:sz w:val="24"/>
        </w:rPr>
        <w:t xml:space="preserve"> </w:t>
      </w:r>
      <w:r>
        <w:rPr>
          <w:i/>
          <w:iCs/>
          <w:sz w:val="24"/>
          <w:lang w:val="en-US"/>
        </w:rPr>
        <w:t>seis</w:t>
      </w:r>
      <w:r>
        <w:rPr>
          <w:i/>
          <w:iCs/>
          <w:sz w:val="24"/>
        </w:rPr>
        <w:t xml:space="preserve"> </w:t>
      </w:r>
      <w:r>
        <w:rPr>
          <w:i/>
          <w:iCs/>
          <w:sz w:val="24"/>
          <w:lang w:val="en-US"/>
        </w:rPr>
        <w:t>doceavos</w:t>
      </w:r>
      <w:r>
        <w:rPr>
          <w:sz w:val="24"/>
        </w:rPr>
        <w:t xml:space="preserve"> </w:t>
      </w:r>
      <w:r>
        <w:rPr>
          <w:sz w:val="24"/>
          <w:lang w:val="en-US"/>
        </w:rPr>
        <w:t>de</w:t>
      </w:r>
      <w:r>
        <w:rPr>
          <w:sz w:val="24"/>
        </w:rPr>
        <w:t xml:space="preserve"> </w:t>
      </w:r>
      <w:r>
        <w:rPr>
          <w:sz w:val="24"/>
          <w:lang w:val="en-US"/>
        </w:rPr>
        <w:t>toda</w:t>
      </w:r>
      <w:r>
        <w:rPr>
          <w:sz w:val="24"/>
        </w:rPr>
        <w:t xml:space="preserve"> </w:t>
      </w:r>
      <w:r>
        <w:rPr>
          <w:sz w:val="24"/>
          <w:lang w:val="en-US"/>
        </w:rPr>
        <w:t>la</w:t>
      </w:r>
      <w:r>
        <w:rPr>
          <w:sz w:val="24"/>
        </w:rPr>
        <w:t xml:space="preserve"> </w:t>
      </w:r>
      <w:r>
        <w:rPr>
          <w:sz w:val="24"/>
          <w:lang w:val="en-US"/>
        </w:rPr>
        <w:t>producci</w:t>
      </w:r>
      <w:r>
        <w:rPr>
          <w:sz w:val="24"/>
        </w:rPr>
        <w:t>ó</w:t>
      </w:r>
      <w:r>
        <w:rPr>
          <w:sz w:val="24"/>
          <w:lang w:val="en-US"/>
        </w:rPr>
        <w:t>n</w:t>
      </w:r>
      <w:r>
        <w:rPr>
          <w:sz w:val="24"/>
        </w:rPr>
        <w:t xml:space="preserve">                           — шесть двенадцатых всей про</w:t>
        <w:softHyphen/>
        <w:t>дукции</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3. В десятичных дробях целые числа называются количествен</w:t>
        <w:softHyphen/>
        <w:t>ными числительными; названия дробных чисел образуются также с помощью количественных числительных, к которым для указания десятых, сотых и т.д. долей добавляются следующие порядковые числительные в женском роде:</w:t>
      </w:r>
    </w:p>
    <w:p>
      <w:pPr>
        <w:pStyle w:val="Normal1"/>
        <w:spacing w:lineRule="auto" w:line="240"/>
        <w:ind w:firstLine="284" w:end="0"/>
        <w:rPr>
          <w:sz w:val="24"/>
        </w:rPr>
      </w:pPr>
      <w:r>
        <w:rPr>
          <w:sz w:val="24"/>
        </w:rPr>
      </w:r>
    </w:p>
    <w:tbl>
      <w:tblPr>
        <w:tblW w:w="6950" w:type="dxa"/>
        <w:jc w:val="start"/>
        <w:tblInd w:w="246" w:type="dxa"/>
        <w:tblLayout w:type="fixed"/>
        <w:tblCellMar>
          <w:top w:w="0" w:type="dxa"/>
          <w:start w:w="108" w:type="dxa"/>
          <w:bottom w:w="0" w:type="dxa"/>
          <w:end w:w="108" w:type="dxa"/>
        </w:tblCellMar>
      </w:tblPr>
      <w:tblGrid>
        <w:gridCol w:w="3165"/>
        <w:gridCol w:w="3785"/>
      </w:tblGrid>
      <w:tr>
        <w:trPr>
          <w:trHeight w:val="2130" w:hRule="atLeast"/>
        </w:trPr>
        <w:tc>
          <w:tcPr>
            <w:tcW w:w="3165" w:type="dxa"/>
            <w:tcBorders/>
          </w:tcPr>
          <w:p>
            <w:pPr>
              <w:pStyle w:val="Normal1"/>
              <w:spacing w:lineRule="auto" w:line="240"/>
              <w:ind w:firstLine="284" w:end="0"/>
              <w:rPr>
                <w:sz w:val="24"/>
                <w:lang w:val="en-US"/>
              </w:rPr>
            </w:pPr>
            <w:r>
              <w:rPr>
                <w:sz w:val="24"/>
                <w:lang w:val="en-US"/>
              </w:rPr>
              <w:t>décima,-as</w:t>
            </w:r>
          </w:p>
          <w:p>
            <w:pPr>
              <w:pStyle w:val="Normal1"/>
              <w:spacing w:lineRule="auto" w:line="240"/>
              <w:ind w:firstLine="284" w:end="0"/>
              <w:rPr>
                <w:sz w:val="24"/>
                <w:lang w:val="en-US"/>
              </w:rPr>
            </w:pPr>
            <w:r>
              <w:rPr>
                <w:sz w:val="24"/>
                <w:lang w:val="en-US"/>
              </w:rPr>
              <w:t>centésima, -as</w:t>
            </w:r>
          </w:p>
          <w:p>
            <w:pPr>
              <w:pStyle w:val="Normal1"/>
              <w:spacing w:lineRule="auto" w:line="240"/>
              <w:ind w:firstLine="284" w:end="0"/>
              <w:rPr>
                <w:sz w:val="24"/>
                <w:lang w:val="en-US"/>
              </w:rPr>
            </w:pPr>
            <w:r>
              <w:rPr>
                <w:sz w:val="24"/>
                <w:lang w:val="en-US"/>
              </w:rPr>
              <w:t>milésima,-as</w:t>
            </w:r>
          </w:p>
          <w:p>
            <w:pPr>
              <w:pStyle w:val="Normal1"/>
              <w:spacing w:lineRule="auto" w:line="240"/>
              <w:ind w:firstLine="284" w:end="0"/>
              <w:rPr>
                <w:sz w:val="24"/>
                <w:lang w:val="en-US"/>
              </w:rPr>
            </w:pPr>
            <w:r>
              <w:rPr>
                <w:sz w:val="24"/>
                <w:lang w:val="en-US"/>
              </w:rPr>
              <w:t>diez milésima, -as</w:t>
            </w:r>
          </w:p>
          <w:p>
            <w:pPr>
              <w:pStyle w:val="Normal1"/>
              <w:spacing w:lineRule="auto" w:line="240"/>
              <w:ind w:firstLine="284" w:end="0"/>
              <w:rPr>
                <w:sz w:val="24"/>
                <w:lang w:val="en-US"/>
              </w:rPr>
            </w:pPr>
            <w:r>
              <w:rPr>
                <w:sz w:val="24"/>
                <w:lang w:val="en-US"/>
              </w:rPr>
              <w:t>cien milésima, -as</w:t>
            </w:r>
          </w:p>
          <w:p>
            <w:pPr>
              <w:pStyle w:val="Normal1"/>
              <w:spacing w:lineRule="auto" w:line="240"/>
              <w:ind w:firstLine="284" w:end="0"/>
              <w:rPr>
                <w:sz w:val="24"/>
                <w:lang w:val="en-US"/>
              </w:rPr>
            </w:pPr>
            <w:r>
              <w:rPr>
                <w:sz w:val="24"/>
                <w:lang w:val="en-US"/>
              </w:rPr>
              <w:t>millonésima, -as *</w:t>
            </w:r>
          </w:p>
          <w:p>
            <w:pPr>
              <w:pStyle w:val="Normal1"/>
              <w:ind w:firstLine="284" w:end="0"/>
              <w:rPr>
                <w:sz w:val="24"/>
                <w:lang w:val="en-US"/>
              </w:rPr>
            </w:pPr>
            <w:r>
              <w:rPr>
                <w:sz w:val="24"/>
                <w:lang w:val="en-US"/>
              </w:rPr>
              <w:t>diez millonésima, -as, etc.</w:t>
            </w:r>
          </w:p>
        </w:tc>
        <w:tc>
          <w:tcPr>
            <w:tcW w:w="3785" w:type="dxa"/>
            <w:tcBorders/>
          </w:tcPr>
          <w:p>
            <w:pPr>
              <w:pStyle w:val="Normal1"/>
              <w:spacing w:lineRule="auto" w:line="240"/>
              <w:rPr>
                <w:sz w:val="24"/>
              </w:rPr>
            </w:pPr>
            <w:r>
              <w:rPr>
                <w:sz w:val="24"/>
              </w:rPr>
              <w:t xml:space="preserve">— </w:t>
            </w:r>
            <w:r>
              <w:rPr>
                <w:sz w:val="24"/>
              </w:rPr>
              <w:t>десятая, -ые</w:t>
            </w:r>
          </w:p>
          <w:p>
            <w:pPr>
              <w:pStyle w:val="Normal1"/>
              <w:spacing w:lineRule="auto" w:line="240"/>
              <w:rPr>
                <w:sz w:val="24"/>
              </w:rPr>
            </w:pPr>
            <w:r>
              <w:rPr>
                <w:sz w:val="24"/>
              </w:rPr>
              <w:t xml:space="preserve">— </w:t>
            </w:r>
            <w:r>
              <w:rPr>
                <w:sz w:val="24"/>
              </w:rPr>
              <w:t>сотая, -ые</w:t>
            </w:r>
          </w:p>
          <w:p>
            <w:pPr>
              <w:pStyle w:val="Normal1"/>
              <w:spacing w:lineRule="auto" w:line="240"/>
              <w:rPr>
                <w:sz w:val="24"/>
              </w:rPr>
            </w:pPr>
            <w:r>
              <w:rPr>
                <w:sz w:val="24"/>
              </w:rPr>
              <w:t xml:space="preserve">— </w:t>
            </w:r>
            <w:r>
              <w:rPr>
                <w:sz w:val="24"/>
              </w:rPr>
              <w:t>тысячная,-ые</w:t>
            </w:r>
          </w:p>
          <w:p>
            <w:pPr>
              <w:pStyle w:val="Normal1"/>
              <w:spacing w:lineRule="auto" w:line="240"/>
              <w:rPr>
                <w:sz w:val="24"/>
              </w:rPr>
            </w:pPr>
            <w:r>
              <w:rPr>
                <w:sz w:val="24"/>
              </w:rPr>
              <w:t xml:space="preserve">— </w:t>
            </w:r>
            <w:r>
              <w:rPr>
                <w:sz w:val="24"/>
              </w:rPr>
              <w:t>десятитысячная, -ые</w:t>
            </w:r>
          </w:p>
          <w:p>
            <w:pPr>
              <w:pStyle w:val="Normal1"/>
              <w:spacing w:lineRule="auto" w:line="240"/>
              <w:rPr>
                <w:sz w:val="24"/>
              </w:rPr>
            </w:pPr>
            <w:r>
              <w:rPr>
                <w:sz w:val="24"/>
              </w:rPr>
              <w:t xml:space="preserve">— </w:t>
            </w:r>
            <w:r>
              <w:rPr>
                <w:sz w:val="24"/>
              </w:rPr>
              <w:t>стотысячная, -ые</w:t>
            </w:r>
          </w:p>
          <w:p>
            <w:pPr>
              <w:pStyle w:val="Normal1"/>
              <w:spacing w:lineRule="auto" w:line="240"/>
              <w:rPr>
                <w:sz w:val="24"/>
              </w:rPr>
            </w:pPr>
            <w:r>
              <w:rPr>
                <w:sz w:val="24"/>
              </w:rPr>
              <w:t xml:space="preserve">— </w:t>
            </w:r>
            <w:r>
              <w:rPr>
                <w:sz w:val="24"/>
              </w:rPr>
              <w:t>миллионная, -ые</w:t>
            </w:r>
          </w:p>
          <w:p>
            <w:pPr>
              <w:pStyle w:val="Normal1"/>
              <w:rPr>
                <w:sz w:val="24"/>
              </w:rPr>
            </w:pPr>
            <w:r>
              <w:rPr>
                <w:sz w:val="24"/>
              </w:rPr>
              <w:t xml:space="preserve">— </w:t>
            </w:r>
            <w:r>
              <w:rPr>
                <w:sz w:val="24"/>
              </w:rPr>
              <w:t>десятимиллионная, -ые и т.д.</w:t>
            </w:r>
          </w:p>
        </w:tc>
      </w:tr>
    </w:tbl>
    <w:p>
      <w:pPr>
        <w:pStyle w:val="Normal1"/>
        <w:spacing w:lineRule="auto" w:line="240"/>
        <w:ind w:firstLine="284" w:end="0"/>
        <w:rPr>
          <w:sz w:val="24"/>
        </w:rPr>
      </w:pPr>
      <w:r>
        <w:rPr>
          <w:sz w:val="24"/>
        </w:rPr>
      </w:r>
    </w:p>
    <w:p>
      <w:pPr>
        <w:pStyle w:val="Normal1"/>
        <w:spacing w:lineRule="auto" w:line="240"/>
        <w:ind w:firstLine="284" w:end="0"/>
        <w:rPr>
          <w:spacing w:val="20"/>
          <w:sz w:val="24"/>
        </w:rPr>
      </w:pPr>
      <w:r>
        <w:rPr>
          <w:spacing w:val="20"/>
          <w:sz w:val="24"/>
        </w:rPr>
        <w:t>Написание                    Чтение</w:t>
      </w:r>
    </w:p>
    <w:p>
      <w:pPr>
        <w:pStyle w:val="Normal1"/>
        <w:spacing w:lineRule="auto" w:line="240"/>
        <w:ind w:firstLine="284" w:end="0"/>
        <w:rPr>
          <w:sz w:val="24"/>
        </w:rPr>
      </w:pPr>
      <w:r>
        <w:rPr>
          <w:sz w:val="24"/>
        </w:rPr>
        <w:drawing>
          <wp:inline distT="0" distB="0" distL="0" distR="0">
            <wp:extent cx="3218180" cy="1810385"/>
            <wp:effectExtent l="0" t="0" r="0" b="0"/>
            <wp:docPr id="2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descr="" title=""/>
                    <pic:cNvPicPr>
                      <a:picLocks noChangeAspect="1" noChangeArrowheads="1"/>
                    </pic:cNvPicPr>
                  </pic:nvPicPr>
                  <pic:blipFill>
                    <a:blip r:embed="rId12"/>
                    <a:srcRect l="-11" t="-20" r="-11" b="-20"/>
                    <a:stretch>
                      <a:fillRect/>
                    </a:stretch>
                  </pic:blipFill>
                  <pic:spPr bwMode="auto">
                    <a:xfrm>
                      <a:off x="0" y="0"/>
                      <a:ext cx="3218180" cy="1810385"/>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drawing>
          <wp:inline distT="0" distB="0" distL="0" distR="0">
            <wp:extent cx="3815715" cy="926465"/>
            <wp:effectExtent l="0" t="0" r="0" b="0"/>
            <wp:docPr id="2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 descr="" title=""/>
                    <pic:cNvPicPr>
                      <a:picLocks noChangeAspect="1" noChangeArrowheads="1"/>
                    </pic:cNvPicPr>
                  </pic:nvPicPr>
                  <pic:blipFill>
                    <a:blip r:embed="rId13"/>
                    <a:srcRect l="-9" t="-39" r="-9" b="-39"/>
                    <a:stretch>
                      <a:fillRect/>
                    </a:stretch>
                  </pic:blipFill>
                  <pic:spPr bwMode="auto">
                    <a:xfrm>
                      <a:off x="0" y="0"/>
                      <a:ext cx="3815715" cy="92646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rPr>
        <w:t>Примечания.</w:t>
      </w:r>
      <w:r>
        <w:rPr>
          <w:sz w:val="22"/>
        </w:rPr>
        <w:t xml:space="preserve"> 1. При написании десятичных дробей в испанском языке дробь от целого может отделяться точкой: 37.2; 5.73.</w:t>
      </w:r>
    </w:p>
    <w:p>
      <w:pPr>
        <w:pStyle w:val="Normal1"/>
        <w:spacing w:lineRule="auto" w:line="240"/>
        <w:ind w:firstLine="284" w:end="0"/>
        <w:rPr>
          <w:sz w:val="22"/>
        </w:rPr>
      </w:pPr>
      <w:r>
        <w:rPr>
          <w:sz w:val="22"/>
        </w:rPr>
        <w:t>2. В испанском языке проценты изображаются тем же знаком, что и в русском:</w:t>
      </w:r>
    </w:p>
    <w:p>
      <w:pPr>
        <w:pStyle w:val="Normal1"/>
        <w:spacing w:lineRule="auto" w:line="240"/>
        <w:ind w:firstLine="284" w:end="0"/>
        <w:rPr>
          <w:sz w:val="22"/>
        </w:rPr>
      </w:pPr>
      <w:r>
        <w:rPr>
          <w:sz w:val="22"/>
        </w:rPr>
        <w:t xml:space="preserve"> </w:t>
      </w:r>
      <w:r>
        <w:rPr>
          <w:sz w:val="22"/>
        </w:rPr>
        <w:t xml:space="preserve">12.3%; 51,96% или 51.96%. </w:t>
      </w:r>
    </w:p>
    <w:p>
      <w:pPr>
        <w:pStyle w:val="Normal1"/>
        <w:spacing w:lineRule="auto" w:line="240"/>
        <w:ind w:firstLine="284" w:end="0"/>
        <w:rPr>
          <w:sz w:val="22"/>
        </w:rPr>
      </w:pPr>
      <w:r>
        <w:rPr>
          <w:sz w:val="22"/>
        </w:rPr>
        <w:t>Читаются они по схеме:</w:t>
      </w:r>
    </w:p>
    <w:p>
      <w:pPr>
        <w:pStyle w:val="Normal1"/>
        <w:spacing w:lineRule="auto" w:line="240"/>
        <w:ind w:firstLine="284" w:start="1134" w:end="0"/>
        <w:rPr>
          <w:sz w:val="22"/>
        </w:rPr>
      </w:pPr>
      <w:r>
        <w:rPr>
          <w:sz w:val="22"/>
        </w:rPr>
        <w:drawing>
          <wp:inline distT="0" distB="0" distL="0" distR="0">
            <wp:extent cx="2252345" cy="441960"/>
            <wp:effectExtent l="0" t="0" r="0" b="0"/>
            <wp:docPr id="2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 descr="" title=""/>
                    <pic:cNvPicPr>
                      <a:picLocks noChangeAspect="1" noChangeArrowheads="1"/>
                    </pic:cNvPicPr>
                  </pic:nvPicPr>
                  <pic:blipFill>
                    <a:blip r:embed="rId14"/>
                    <a:srcRect l="-16" t="-81" r="-16" b="-81"/>
                    <a:stretch>
                      <a:fillRect/>
                    </a:stretch>
                  </pic:blipFill>
                  <pic:spPr bwMode="auto">
                    <a:xfrm>
                      <a:off x="0" y="0"/>
                      <a:ext cx="2252345" cy="441960"/>
                    </a:xfrm>
                    <a:prstGeom prst="rect">
                      <a:avLst/>
                    </a:prstGeom>
                  </pic:spPr>
                </pic:pic>
              </a:graphicData>
            </a:graphic>
          </wp:inline>
        </w:drawing>
      </w:r>
    </w:p>
    <w:p>
      <w:pPr>
        <w:pStyle w:val="Normal1"/>
        <w:spacing w:lineRule="auto" w:line="240"/>
        <w:ind w:firstLine="284" w:end="0"/>
        <w:rPr>
          <w:sz w:val="22"/>
        </w:rPr>
      </w:pPr>
      <w:r>
        <w:rPr>
          <w:sz w:val="22"/>
        </w:rPr>
        <w:t xml:space="preserve">Например: 12% — </w:t>
      </w:r>
      <w:r>
        <w:rPr>
          <w:sz w:val="22"/>
          <w:lang w:val="en-US"/>
        </w:rPr>
        <w:t>doce</w:t>
      </w:r>
      <w:r>
        <w:rPr>
          <w:sz w:val="22"/>
        </w:rPr>
        <w:t xml:space="preserve"> рог </w:t>
      </w:r>
      <w:r>
        <w:rPr>
          <w:sz w:val="22"/>
          <w:lang w:val="en-US"/>
        </w:rPr>
        <w:t>ciento</w:t>
      </w:r>
    </w:p>
    <w:p>
      <w:pPr>
        <w:pStyle w:val="Normal1"/>
        <w:spacing w:lineRule="auto" w:line="240"/>
        <w:ind w:firstLine="284" w:end="0"/>
        <w:rPr/>
      </w:pPr>
      <w:r>
        <w:rPr>
          <w:sz w:val="22"/>
        </w:rPr>
        <w:t xml:space="preserve">                   </w:t>
      </w:r>
      <w:r>
        <w:rPr>
          <w:sz w:val="22"/>
          <w:lang w:val="en-US"/>
        </w:rPr>
        <w:t xml:space="preserve">12.3%—doce </w:t>
      </w:r>
      <w:r>
        <w:rPr>
          <w:sz w:val="22"/>
        </w:rPr>
        <w:t>у</w:t>
      </w:r>
      <w:r>
        <w:rPr>
          <w:sz w:val="22"/>
          <w:lang w:val="en-US"/>
        </w:rPr>
        <w:t xml:space="preserve"> tres decimas </w:t>
      </w:r>
      <w:r>
        <w:rPr>
          <w:sz w:val="22"/>
        </w:rPr>
        <w:t>рог</w:t>
      </w:r>
      <w:r>
        <w:rPr>
          <w:sz w:val="22"/>
          <w:lang w:val="en-US"/>
        </w:rPr>
        <w:t xml:space="preserve"> ciento</w:t>
      </w:r>
    </w:p>
    <w:p>
      <w:pPr>
        <w:pStyle w:val="Normal1"/>
        <w:spacing w:lineRule="auto" w:line="240"/>
        <w:ind w:firstLine="284" w:end="0"/>
        <w:rPr/>
      </w:pPr>
      <w:r>
        <w:rPr>
          <w:sz w:val="22"/>
          <w:lang w:val="en-US"/>
        </w:rPr>
        <w:t xml:space="preserve">3. </w:t>
      </w:r>
      <w:r>
        <w:rPr>
          <w:sz w:val="22"/>
        </w:rPr>
        <w:t>Число</w:t>
      </w:r>
      <w:r>
        <w:rPr>
          <w:sz w:val="22"/>
          <w:lang w:val="en-US"/>
        </w:rPr>
        <w:t xml:space="preserve">, </w:t>
      </w:r>
      <w:r>
        <w:rPr>
          <w:sz w:val="22"/>
        </w:rPr>
        <w:t>возведенное</w:t>
      </w:r>
      <w:r>
        <w:rPr>
          <w:sz w:val="22"/>
          <w:lang w:val="en-US"/>
        </w:rPr>
        <w:t xml:space="preserve"> </w:t>
      </w:r>
      <w:r>
        <w:rPr>
          <w:sz w:val="22"/>
        </w:rPr>
        <w:t>в</w:t>
      </w:r>
      <w:r>
        <w:rPr>
          <w:sz w:val="22"/>
          <w:lang w:val="en-US"/>
        </w:rPr>
        <w:t xml:space="preserve"> </w:t>
      </w:r>
      <w:r>
        <w:rPr>
          <w:sz w:val="22"/>
        </w:rPr>
        <w:t>степень</w:t>
      </w:r>
      <w:r>
        <w:rPr>
          <w:sz w:val="22"/>
          <w:lang w:val="en-US"/>
        </w:rPr>
        <w:t xml:space="preserve">, </w:t>
      </w:r>
      <w:r>
        <w:rPr>
          <w:sz w:val="22"/>
        </w:rPr>
        <w:t>читается</w:t>
      </w:r>
      <w:r>
        <w:rPr>
          <w:sz w:val="22"/>
          <w:lang w:val="en-US"/>
        </w:rPr>
        <w:t xml:space="preserve"> </w:t>
      </w:r>
      <w:r>
        <w:rPr>
          <w:sz w:val="22"/>
        </w:rPr>
        <w:t>по</w:t>
      </w:r>
      <w:r>
        <w:rPr>
          <w:sz w:val="22"/>
          <w:lang w:val="en-US"/>
        </w:rPr>
        <w:t xml:space="preserve"> </w:t>
      </w:r>
      <w:r>
        <w:rPr>
          <w:sz w:val="22"/>
        </w:rPr>
        <w:t>схеме</w:t>
      </w:r>
      <w:r>
        <w:rPr>
          <w:sz w:val="22"/>
          <w:lang w:val="en-US"/>
        </w:rPr>
        <w:t xml:space="preserve"> "numero + elevado a + grado ": 8</w:t>
      </w:r>
      <w:r>
        <w:rPr>
          <w:sz w:val="22"/>
          <w:vertAlign w:val="superscript"/>
          <w:lang w:val="en-US"/>
        </w:rPr>
        <w:t>9</w:t>
      </w:r>
      <w:r>
        <w:rPr>
          <w:sz w:val="22"/>
          <w:lang w:val="en-US"/>
        </w:rPr>
        <w:t xml:space="preserve"> — ocho elevado a nueve.</w:t>
      </w:r>
    </w:p>
    <w:p>
      <w:pPr>
        <w:pStyle w:val="Normal1"/>
        <w:spacing w:lineRule="auto" w:line="240"/>
        <w:ind w:firstLine="284" w:end="0"/>
        <w:rPr>
          <w:sz w:val="24"/>
          <w:lang w:val="en-US"/>
        </w:rPr>
      </w:pPr>
      <w:r>
        <w:rPr>
          <w:sz w:val="24"/>
          <w:lang w:val="en-US"/>
        </w:rPr>
      </w:r>
    </w:p>
    <w:p>
      <w:pPr>
        <w:pStyle w:val="Heading3"/>
        <w:ind w:hanging="0" w:start="0"/>
        <w:rPr/>
      </w:pPr>
      <w:bookmarkStart w:id="37" w:name="__RefHeading___Toc1886027"/>
      <w:bookmarkEnd w:id="37"/>
      <w:r>
        <w:rPr/>
        <w:t>§ 27. Множительные (кратные) числительные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Из всех множительных числительных употребляются лишь немногие, а именно:</w:t>
      </w:r>
    </w:p>
    <w:p>
      <w:pPr>
        <w:pStyle w:val="Normal1"/>
        <w:spacing w:lineRule="auto" w:line="240"/>
        <w:ind w:firstLine="284" w:end="0"/>
        <w:rPr/>
      </w:pPr>
      <w:r>
        <w:rPr/>
        <w:t xml:space="preserve"> </w:t>
      </w:r>
    </w:p>
    <w:tbl>
      <w:tblPr>
        <w:tblW w:w="6915" w:type="dxa"/>
        <w:jc w:val="start"/>
        <w:tblInd w:w="381" w:type="dxa"/>
        <w:tblLayout w:type="fixed"/>
        <w:tblCellMar>
          <w:top w:w="0" w:type="dxa"/>
          <w:start w:w="108" w:type="dxa"/>
          <w:bottom w:w="0" w:type="dxa"/>
          <w:end w:w="108" w:type="dxa"/>
        </w:tblCellMar>
      </w:tblPr>
      <w:tblGrid>
        <w:gridCol w:w="3255"/>
        <w:gridCol w:w="15"/>
        <w:gridCol w:w="3600"/>
        <w:gridCol w:w="45"/>
      </w:tblGrid>
      <w:tr>
        <w:trPr>
          <w:trHeight w:val="585" w:hRule="atLeast"/>
        </w:trPr>
        <w:tc>
          <w:tcPr>
            <w:tcW w:w="3270" w:type="dxa"/>
            <w:gridSpan w:val="2"/>
            <w:tcBorders/>
          </w:tcPr>
          <w:p>
            <w:pPr>
              <w:pStyle w:val="Normal1"/>
              <w:spacing w:lineRule="auto" w:line="240"/>
              <w:ind w:firstLine="284" w:end="0"/>
              <w:rPr>
                <w:sz w:val="24"/>
                <w:lang w:val="en-US"/>
              </w:rPr>
            </w:pPr>
            <w:r>
              <w:rPr>
                <w:sz w:val="24"/>
                <w:lang w:val="en-US"/>
              </w:rPr>
              <w:t>doble(duplo,-a)</w:t>
            </w:r>
          </w:p>
          <w:p>
            <w:pPr>
              <w:pStyle w:val="Normal1"/>
              <w:ind w:firstLine="284" w:end="0"/>
              <w:rPr>
                <w:sz w:val="24"/>
                <w:lang w:val="en-US"/>
              </w:rPr>
            </w:pPr>
            <w:r>
              <w:rPr>
                <w:sz w:val="24"/>
                <w:lang w:val="en-US"/>
              </w:rPr>
              <w:t>triple (triple, -a)</w:t>
            </w:r>
          </w:p>
        </w:tc>
        <w:tc>
          <w:tcPr>
            <w:tcW w:w="3600" w:type="dxa"/>
            <w:tcBorders/>
          </w:tcPr>
          <w:p>
            <w:pPr>
              <w:pStyle w:val="Normal1"/>
              <w:spacing w:lineRule="auto" w:line="240"/>
              <w:rPr>
                <w:sz w:val="24"/>
              </w:rPr>
            </w:pPr>
            <w:r>
              <w:rPr>
                <w:sz w:val="24"/>
              </w:rPr>
              <w:t xml:space="preserve">— </w:t>
            </w:r>
            <w:r>
              <w:rPr>
                <w:sz w:val="24"/>
              </w:rPr>
              <w:t xml:space="preserve">двойной, двукратный </w:t>
            </w:r>
          </w:p>
          <w:p>
            <w:pPr>
              <w:pStyle w:val="Normal1"/>
              <w:rPr>
                <w:sz w:val="24"/>
              </w:rPr>
            </w:pPr>
            <w:r>
              <w:rPr>
                <w:sz w:val="24"/>
              </w:rPr>
              <w:t xml:space="preserve">— </w:t>
            </w:r>
            <w:r>
              <w:rPr>
                <w:sz w:val="24"/>
              </w:rPr>
              <w:t>тройной, трехкратный</w:t>
            </w:r>
          </w:p>
        </w:tc>
        <w:tc>
          <w:tcPr>
            <w:tcW w:w="45" w:type="dxa"/>
            <w:tcBorders/>
            <w:tcMar>
              <w:start w:w="0" w:type="dxa"/>
              <w:end w:w="0" w:type="dxa"/>
            </w:tcMar>
          </w:tcPr>
          <w:p>
            <w:pPr>
              <w:pStyle w:val="Normal"/>
              <w:snapToGrid w:val="false"/>
              <w:rPr>
                <w:sz w:val="24"/>
              </w:rPr>
            </w:pPr>
            <w:r>
              <w:rPr>
                <w:sz w:val="24"/>
              </w:rPr>
            </w:r>
          </w:p>
        </w:tc>
      </w:tr>
      <w:tr>
        <w:trPr>
          <w:trHeight w:val="2325" w:hRule="atLeast"/>
        </w:trPr>
        <w:tc>
          <w:tcPr>
            <w:tcW w:w="3255" w:type="dxa"/>
            <w:tcBorders/>
          </w:tcPr>
          <w:p>
            <w:pPr>
              <w:pStyle w:val="Normal1"/>
              <w:spacing w:lineRule="auto" w:line="240"/>
              <w:ind w:firstLine="284" w:end="0"/>
              <w:rPr>
                <w:sz w:val="24"/>
                <w:lang w:val="en-US"/>
              </w:rPr>
            </w:pPr>
            <w:r>
              <w:rPr>
                <w:sz w:val="24"/>
                <w:lang w:val="en-US"/>
              </w:rPr>
              <w:t>cuádruple (cuadrupio, -a)</w:t>
            </w:r>
          </w:p>
          <w:p>
            <w:pPr>
              <w:pStyle w:val="Normal1"/>
              <w:spacing w:lineRule="auto" w:line="240"/>
              <w:ind w:firstLine="284" w:end="0"/>
              <w:rPr>
                <w:sz w:val="24"/>
                <w:lang w:val="en-US"/>
              </w:rPr>
            </w:pPr>
            <w:r>
              <w:rPr>
                <w:sz w:val="24"/>
                <w:lang w:val="en-US"/>
              </w:rPr>
              <w:t>quíntuplo, -a</w:t>
            </w:r>
          </w:p>
          <w:p>
            <w:pPr>
              <w:pStyle w:val="Normal1"/>
              <w:spacing w:lineRule="auto" w:line="240"/>
              <w:ind w:firstLine="284" w:end="0"/>
              <w:rPr>
                <w:sz w:val="24"/>
                <w:lang w:val="en-US"/>
              </w:rPr>
            </w:pPr>
            <w:r>
              <w:rPr>
                <w:sz w:val="24"/>
                <w:lang w:val="en-US"/>
              </w:rPr>
              <w:t>séxtuplo, -a</w:t>
            </w:r>
          </w:p>
          <w:p>
            <w:pPr>
              <w:pStyle w:val="Normal1"/>
              <w:spacing w:lineRule="auto" w:line="240"/>
              <w:ind w:firstLine="284" w:end="0"/>
              <w:rPr>
                <w:sz w:val="24"/>
                <w:lang w:val="en-US"/>
              </w:rPr>
            </w:pPr>
            <w:r>
              <w:rPr>
                <w:sz w:val="24"/>
                <w:lang w:val="en-US"/>
              </w:rPr>
              <w:t>séptuplo, -a</w:t>
            </w:r>
          </w:p>
          <w:p>
            <w:pPr>
              <w:pStyle w:val="Normal1"/>
              <w:spacing w:lineRule="auto" w:line="240"/>
              <w:ind w:firstLine="284" w:end="0"/>
              <w:rPr>
                <w:sz w:val="24"/>
                <w:lang w:val="en-US"/>
              </w:rPr>
            </w:pPr>
            <w:r>
              <w:rPr>
                <w:sz w:val="24"/>
                <w:lang w:val="en-US"/>
              </w:rPr>
              <w:t>óctuple(óctuple, -a)</w:t>
            </w:r>
          </w:p>
          <w:p>
            <w:pPr>
              <w:pStyle w:val="Normal1"/>
              <w:spacing w:lineRule="auto" w:line="240"/>
              <w:ind w:firstLine="284" w:end="0"/>
              <w:rPr>
                <w:sz w:val="24"/>
                <w:lang w:val="en-US"/>
              </w:rPr>
            </w:pPr>
            <w:r>
              <w:rPr>
                <w:sz w:val="24"/>
                <w:lang w:val="en-US"/>
              </w:rPr>
              <w:t>nónupio, -a</w:t>
            </w:r>
          </w:p>
          <w:p>
            <w:pPr>
              <w:pStyle w:val="Normal1"/>
              <w:spacing w:lineRule="auto" w:line="240"/>
              <w:ind w:firstLine="284" w:end="0"/>
              <w:rPr>
                <w:sz w:val="24"/>
                <w:lang w:val="en-US"/>
              </w:rPr>
            </w:pPr>
            <w:r>
              <w:rPr>
                <w:sz w:val="24"/>
                <w:lang w:val="en-US"/>
              </w:rPr>
              <w:t>décuplo, -a</w:t>
            </w:r>
          </w:p>
          <w:p>
            <w:pPr>
              <w:pStyle w:val="Normal1"/>
              <w:ind w:firstLine="284" w:end="0"/>
              <w:rPr>
                <w:sz w:val="24"/>
              </w:rPr>
            </w:pPr>
            <w:r>
              <w:rPr>
                <w:sz w:val="24"/>
                <w:lang w:val="en-US"/>
              </w:rPr>
              <w:t>c</w:t>
            </w:r>
            <w:r>
              <w:rPr>
                <w:sz w:val="24"/>
              </w:rPr>
              <w:t>é</w:t>
            </w:r>
            <w:r>
              <w:rPr>
                <w:sz w:val="24"/>
                <w:lang w:val="en-US"/>
              </w:rPr>
              <w:t>ntuplo</w:t>
            </w:r>
            <w:r>
              <w:rPr>
                <w:sz w:val="24"/>
              </w:rPr>
              <w:t>,-</w:t>
            </w:r>
            <w:r>
              <w:rPr>
                <w:sz w:val="24"/>
                <w:lang w:val="en-US"/>
              </w:rPr>
              <w:t>a</w:t>
            </w:r>
          </w:p>
        </w:tc>
        <w:tc>
          <w:tcPr>
            <w:tcW w:w="3660" w:type="dxa"/>
            <w:gridSpan w:val="3"/>
            <w:tcBorders/>
          </w:tcPr>
          <w:p>
            <w:pPr>
              <w:pStyle w:val="Normal1"/>
              <w:spacing w:lineRule="auto" w:line="240"/>
              <w:rPr>
                <w:sz w:val="24"/>
              </w:rPr>
            </w:pPr>
            <w:r>
              <w:rPr>
                <w:sz w:val="24"/>
              </w:rPr>
              <w:t xml:space="preserve">— </w:t>
            </w:r>
            <w:r>
              <w:rPr>
                <w:sz w:val="24"/>
              </w:rPr>
              <w:t xml:space="preserve">четверной, четырехкратный </w:t>
            </w:r>
          </w:p>
          <w:p>
            <w:pPr>
              <w:pStyle w:val="Normal1"/>
              <w:spacing w:lineRule="auto" w:line="240"/>
              <w:rPr>
                <w:sz w:val="24"/>
              </w:rPr>
            </w:pPr>
            <w:r>
              <w:rPr>
                <w:sz w:val="24"/>
              </w:rPr>
              <w:t xml:space="preserve">— </w:t>
            </w:r>
            <w:r>
              <w:rPr>
                <w:sz w:val="24"/>
              </w:rPr>
              <w:t xml:space="preserve">пятикратный </w:t>
            </w:r>
          </w:p>
          <w:p>
            <w:pPr>
              <w:pStyle w:val="Normal1"/>
              <w:spacing w:lineRule="auto" w:line="240"/>
              <w:ind w:start="12" w:end="0"/>
              <w:rPr>
                <w:sz w:val="24"/>
              </w:rPr>
            </w:pPr>
            <w:r>
              <w:rPr>
                <w:sz w:val="24"/>
              </w:rPr>
              <w:t xml:space="preserve">— </w:t>
            </w:r>
            <w:r>
              <w:rPr>
                <w:sz w:val="24"/>
              </w:rPr>
              <w:t xml:space="preserve">шестикратный </w:t>
            </w:r>
          </w:p>
          <w:p>
            <w:pPr>
              <w:pStyle w:val="Normal1"/>
              <w:spacing w:lineRule="auto" w:line="240"/>
              <w:ind w:start="12" w:end="0"/>
              <w:rPr>
                <w:sz w:val="24"/>
              </w:rPr>
            </w:pPr>
            <w:r>
              <w:rPr>
                <w:sz w:val="24"/>
              </w:rPr>
              <w:t xml:space="preserve">— </w:t>
            </w:r>
            <w:r>
              <w:rPr>
                <w:sz w:val="24"/>
              </w:rPr>
              <w:t>семикратный</w:t>
            </w:r>
          </w:p>
          <w:p>
            <w:pPr>
              <w:pStyle w:val="Normal1"/>
              <w:spacing w:lineRule="auto" w:line="240"/>
              <w:rPr>
                <w:sz w:val="24"/>
              </w:rPr>
            </w:pPr>
            <w:r>
              <w:rPr>
                <w:sz w:val="24"/>
              </w:rPr>
              <w:t xml:space="preserve">— </w:t>
            </w:r>
            <w:r>
              <w:rPr>
                <w:sz w:val="24"/>
              </w:rPr>
              <w:t xml:space="preserve">восьмикратный </w:t>
            </w:r>
          </w:p>
          <w:p>
            <w:pPr>
              <w:pStyle w:val="Normal1"/>
              <w:spacing w:lineRule="auto" w:line="240"/>
              <w:rPr>
                <w:sz w:val="24"/>
              </w:rPr>
            </w:pPr>
            <w:r>
              <w:rPr>
                <w:sz w:val="24"/>
              </w:rPr>
              <w:t xml:space="preserve">— </w:t>
            </w:r>
            <w:r>
              <w:rPr>
                <w:sz w:val="24"/>
              </w:rPr>
              <w:t xml:space="preserve">девятикратный </w:t>
            </w:r>
          </w:p>
          <w:p>
            <w:pPr>
              <w:pStyle w:val="Normal1"/>
              <w:spacing w:lineRule="auto" w:line="240"/>
              <w:rPr>
                <w:sz w:val="24"/>
              </w:rPr>
            </w:pPr>
            <w:r>
              <w:rPr>
                <w:sz w:val="24"/>
              </w:rPr>
              <w:t xml:space="preserve">— </w:t>
            </w:r>
            <w:r>
              <w:rPr>
                <w:sz w:val="24"/>
              </w:rPr>
              <w:t xml:space="preserve">десятикратный </w:t>
            </w:r>
          </w:p>
          <w:p>
            <w:pPr>
              <w:pStyle w:val="Normal1"/>
              <w:rPr>
                <w:sz w:val="24"/>
              </w:rPr>
            </w:pPr>
            <w:r>
              <w:rPr>
                <w:sz w:val="24"/>
              </w:rPr>
              <w:t xml:space="preserve">— </w:t>
            </w:r>
            <w:r>
              <w:rPr>
                <w:sz w:val="24"/>
              </w:rPr>
              <w:t>стократный</w:t>
            </w:r>
          </w:p>
        </w:tc>
      </w:tr>
    </w:tbl>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Эти числительные согласуются в роде и числе с существительными:</w:t>
      </w:r>
    </w:p>
    <w:p>
      <w:pPr>
        <w:pStyle w:val="Normal1"/>
        <w:spacing w:lineRule="auto" w:line="240"/>
        <w:ind w:firstLine="284" w:end="0"/>
        <w:rPr>
          <w:sz w:val="24"/>
        </w:rPr>
      </w:pPr>
      <w:r>
        <w:rPr>
          <w:sz w:val="24"/>
        </w:rPr>
      </w:r>
    </w:p>
    <w:tbl>
      <w:tblPr>
        <w:tblW w:w="6972" w:type="dxa"/>
        <w:jc w:val="start"/>
        <w:tblInd w:w="366" w:type="dxa"/>
        <w:tblLayout w:type="fixed"/>
        <w:tblCellMar>
          <w:top w:w="0" w:type="dxa"/>
          <w:start w:w="108" w:type="dxa"/>
          <w:bottom w:w="0" w:type="dxa"/>
          <w:end w:w="108" w:type="dxa"/>
        </w:tblCellMar>
      </w:tblPr>
      <w:tblGrid>
        <w:gridCol w:w="3285"/>
        <w:gridCol w:w="3687"/>
      </w:tblGrid>
      <w:tr>
        <w:trPr>
          <w:trHeight w:val="1065" w:hRule="atLeast"/>
        </w:trPr>
        <w:tc>
          <w:tcPr>
            <w:tcW w:w="3285" w:type="dxa"/>
            <w:tcBorders/>
          </w:tcPr>
          <w:p>
            <w:pPr>
              <w:pStyle w:val="Normal1"/>
              <w:spacing w:lineRule="auto" w:line="240"/>
              <w:ind w:firstLine="284" w:end="0"/>
              <w:rPr/>
            </w:pPr>
            <w:r>
              <w:rPr>
                <w:sz w:val="24"/>
                <w:lang w:val="en-US"/>
              </w:rPr>
              <w:t>quíntupl</w:t>
            </w:r>
            <w:r>
              <w:rPr>
                <w:b/>
                <w:bCs/>
                <w:sz w:val="24"/>
                <w:lang w:val="en-US"/>
              </w:rPr>
              <w:t>o</w:t>
            </w:r>
            <w:r>
              <w:rPr>
                <w:sz w:val="24"/>
                <w:lang w:val="en-US"/>
              </w:rPr>
              <w:t xml:space="preserve"> campeó</w:t>
            </w:r>
            <w:r>
              <w:rPr>
                <w:b/>
                <w:bCs/>
                <w:sz w:val="24"/>
                <w:lang w:val="en-US"/>
              </w:rPr>
              <w:t>n</w:t>
            </w:r>
          </w:p>
          <w:p>
            <w:pPr>
              <w:pStyle w:val="Normal1"/>
              <w:spacing w:lineRule="auto" w:line="240"/>
              <w:ind w:firstLine="284" w:end="0"/>
              <w:rPr/>
            </w:pPr>
            <w:r>
              <w:rPr>
                <w:sz w:val="24"/>
                <w:lang w:val="en-US"/>
              </w:rPr>
              <w:t>quíntupl</w:t>
            </w:r>
            <w:r>
              <w:rPr>
                <w:b/>
                <w:bCs/>
                <w:sz w:val="24"/>
                <w:lang w:val="en-US"/>
              </w:rPr>
              <w:t>as</w:t>
            </w:r>
            <w:r>
              <w:rPr>
                <w:sz w:val="24"/>
                <w:lang w:val="en-US"/>
              </w:rPr>
              <w:t xml:space="preserve"> prueb</w:t>
            </w:r>
            <w:r>
              <w:rPr>
                <w:b/>
                <w:bCs/>
                <w:sz w:val="24"/>
                <w:lang w:val="en-US"/>
              </w:rPr>
              <w:t>as</w:t>
            </w:r>
          </w:p>
          <w:p>
            <w:pPr>
              <w:pStyle w:val="Normal1"/>
              <w:spacing w:lineRule="auto" w:line="240"/>
              <w:ind w:firstLine="284" w:end="0"/>
              <w:rPr>
                <w:b/>
                <w:bCs/>
                <w:sz w:val="24"/>
              </w:rPr>
            </w:pPr>
            <w:r>
              <w:rPr>
                <w:sz w:val="24"/>
                <w:lang w:val="en-US"/>
              </w:rPr>
              <w:t>c</w:t>
            </w:r>
            <w:r>
              <w:rPr>
                <w:sz w:val="24"/>
              </w:rPr>
              <w:t>é</w:t>
            </w:r>
            <w:r>
              <w:rPr>
                <w:sz w:val="24"/>
                <w:lang w:val="en-US"/>
              </w:rPr>
              <w:t>ntupl</w:t>
            </w:r>
            <w:r>
              <w:rPr>
                <w:b/>
                <w:bCs/>
                <w:sz w:val="24"/>
                <w:lang w:val="en-US"/>
              </w:rPr>
              <w:t>a</w:t>
            </w:r>
            <w:r>
              <w:rPr>
                <w:sz w:val="24"/>
              </w:rPr>
              <w:t xml:space="preserve"> </w:t>
            </w:r>
            <w:r>
              <w:rPr>
                <w:sz w:val="24"/>
                <w:lang w:val="en-US"/>
              </w:rPr>
              <w:t>repeti</w:t>
            </w:r>
            <w:r>
              <w:rPr>
                <w:b/>
                <w:bCs/>
                <w:sz w:val="24"/>
                <w:lang w:val="en-US"/>
              </w:rPr>
              <w:t>cion</w:t>
            </w:r>
          </w:p>
          <w:p>
            <w:pPr>
              <w:pStyle w:val="Normal1"/>
              <w:rPr>
                <w:b/>
                <w:bCs/>
                <w:sz w:val="24"/>
              </w:rPr>
            </w:pPr>
            <w:r>
              <w:rPr>
                <w:b/>
                <w:bCs/>
                <w:sz w:val="24"/>
              </w:rPr>
            </w:r>
          </w:p>
        </w:tc>
        <w:tc>
          <w:tcPr>
            <w:tcW w:w="3687" w:type="dxa"/>
            <w:tcBorders/>
          </w:tcPr>
          <w:p>
            <w:pPr>
              <w:pStyle w:val="Normal1"/>
              <w:spacing w:lineRule="auto" w:line="240"/>
              <w:rPr>
                <w:sz w:val="24"/>
              </w:rPr>
            </w:pPr>
            <w:r>
              <w:rPr>
                <w:sz w:val="24"/>
              </w:rPr>
              <w:t xml:space="preserve">— </w:t>
            </w:r>
            <w:r>
              <w:rPr>
                <w:sz w:val="24"/>
              </w:rPr>
              <w:t xml:space="preserve">пятикратный чемпион </w:t>
            </w:r>
          </w:p>
          <w:p>
            <w:pPr>
              <w:pStyle w:val="Normal1"/>
              <w:spacing w:lineRule="auto" w:line="240"/>
              <w:rPr>
                <w:sz w:val="24"/>
              </w:rPr>
            </w:pPr>
            <w:r>
              <w:rPr>
                <w:sz w:val="24"/>
              </w:rPr>
              <w:t xml:space="preserve">— </w:t>
            </w:r>
            <w:r>
              <w:rPr>
                <w:sz w:val="24"/>
              </w:rPr>
              <w:t xml:space="preserve">пятикратные испытания </w:t>
            </w:r>
          </w:p>
          <w:p>
            <w:pPr>
              <w:pStyle w:val="Normal1"/>
              <w:spacing w:lineRule="auto" w:line="240"/>
              <w:rPr>
                <w:sz w:val="24"/>
              </w:rPr>
            </w:pPr>
            <w:r>
              <w:rPr>
                <w:sz w:val="24"/>
              </w:rPr>
              <w:t xml:space="preserve">— </w:t>
            </w:r>
            <w:r>
              <w:rPr>
                <w:sz w:val="24"/>
              </w:rPr>
              <w:t>стократное повторение</w:t>
            </w:r>
          </w:p>
          <w:p>
            <w:pPr>
              <w:pStyle w:val="Normal1"/>
              <w:rPr>
                <w:sz w:val="24"/>
              </w:rPr>
            </w:pPr>
            <w:r>
              <w:rPr>
                <w:sz w:val="24"/>
              </w:rPr>
            </w:r>
          </w:p>
        </w:tc>
      </w:tr>
    </w:tbl>
    <w:p>
      <w:pPr>
        <w:pStyle w:val="Heading2"/>
        <w:ind w:hanging="0" w:start="0"/>
        <w:rPr>
          <w:b w:val="false"/>
          <w:bCs/>
          <w:i/>
          <w:i/>
          <w:iCs/>
          <w:lang w:val="en-US"/>
        </w:rPr>
      </w:pPr>
      <w:bookmarkStart w:id="38" w:name="__RefHeading___Toc1886028"/>
      <w:bookmarkEnd w:id="38"/>
      <w:r>
        <w:rPr>
          <w:b w:val="false"/>
          <w:bCs/>
          <w:i/>
          <w:iCs/>
        </w:rPr>
        <w:t>МЕСТОИМЕНИЯ</w:t>
      </w:r>
    </w:p>
    <w:p>
      <w:pPr>
        <w:pStyle w:val="Normal"/>
        <w:rPr>
          <w:b/>
          <w:bCs/>
          <w:i/>
          <w:i/>
          <w:iCs/>
          <w:lang w:val="en-US"/>
        </w:rPr>
      </w:pPr>
      <w:r>
        <w:rPr>
          <w:b/>
          <w:bCs/>
          <w:i/>
          <w:iCs/>
          <w:lang w:val="en-US"/>
        </w:rPr>
      </w:r>
    </w:p>
    <w:p>
      <w:pPr>
        <w:pStyle w:val="Normal1"/>
        <w:spacing w:lineRule="auto" w:line="240"/>
        <w:ind w:firstLine="284" w:end="0"/>
        <w:jc w:val="center"/>
        <w:rPr>
          <w:i/>
          <w:i/>
          <w:sz w:val="24"/>
          <w:lang w:val="en-US"/>
        </w:rPr>
      </w:pPr>
      <w:r>
        <w:rPr>
          <w:i/>
          <w:sz w:val="24"/>
          <w:lang w:val="en-US"/>
        </w:rPr>
        <w:t>Terminologia</w:t>
      </w:r>
    </w:p>
    <w:p>
      <w:pPr>
        <w:pStyle w:val="Normal1"/>
        <w:spacing w:lineRule="auto" w:line="240"/>
        <w:ind w:firstLine="284" w:end="0"/>
        <w:rPr>
          <w:b/>
          <w:bCs/>
          <w:i/>
          <w:i/>
          <w:sz w:val="24"/>
          <w:lang w:val="en-US"/>
        </w:rPr>
      </w:pPr>
      <w:r>
        <w:rPr>
          <w:b/>
          <w:bCs/>
          <w:i/>
          <w:sz w:val="24"/>
          <w:lang w:val="en-US"/>
        </w:rPr>
      </w:r>
    </w:p>
    <w:tbl>
      <w:tblPr>
        <w:tblW w:w="5700" w:type="dxa"/>
        <w:jc w:val="start"/>
        <w:tblInd w:w="276" w:type="dxa"/>
        <w:tblLayout w:type="fixed"/>
        <w:tblCellMar>
          <w:top w:w="0" w:type="dxa"/>
          <w:start w:w="108" w:type="dxa"/>
          <w:bottom w:w="0" w:type="dxa"/>
          <w:end w:w="108" w:type="dxa"/>
        </w:tblCellMar>
      </w:tblPr>
      <w:tblGrid>
        <w:gridCol w:w="2250"/>
        <w:gridCol w:w="3450"/>
      </w:tblGrid>
      <w:tr>
        <w:trPr>
          <w:trHeight w:val="2310" w:hRule="atLeast"/>
        </w:trPr>
        <w:tc>
          <w:tcPr>
            <w:tcW w:w="2250" w:type="dxa"/>
            <w:tcBorders/>
          </w:tcPr>
          <w:p>
            <w:pPr>
              <w:pStyle w:val="Normal1"/>
              <w:spacing w:lineRule="auto" w:line="240"/>
              <w:ind w:firstLine="284" w:end="0"/>
              <w:rPr>
                <w:b/>
                <w:bCs/>
                <w:lang w:val="en-US"/>
              </w:rPr>
            </w:pPr>
            <w:r>
              <w:rPr>
                <w:b/>
                <w:bCs/>
                <w:lang w:val="en-US"/>
              </w:rPr>
              <w:t>Pronombres</w:t>
            </w:r>
          </w:p>
          <w:p>
            <w:pPr>
              <w:pStyle w:val="Normal1"/>
              <w:spacing w:lineRule="auto" w:line="240"/>
              <w:ind w:firstLine="284" w:end="0"/>
              <w:rPr>
                <w:b/>
                <w:bCs/>
                <w:lang w:val="en-US"/>
              </w:rPr>
            </w:pPr>
            <w:r>
              <w:rPr>
                <w:b/>
                <w:bCs/>
                <w:lang w:val="en-US"/>
              </w:rPr>
              <w:t>Personales</w:t>
            </w:r>
          </w:p>
          <w:p>
            <w:pPr>
              <w:pStyle w:val="Normal1"/>
              <w:spacing w:lineRule="auto" w:line="240"/>
              <w:ind w:firstLine="284" w:end="0"/>
              <w:rPr>
                <w:b/>
                <w:bCs/>
                <w:lang w:val="en-US"/>
              </w:rPr>
            </w:pPr>
            <w:r>
              <w:rPr>
                <w:b/>
                <w:bCs/>
                <w:lang w:val="en-US"/>
              </w:rPr>
              <w:t>Posesivos</w:t>
            </w:r>
          </w:p>
          <w:p>
            <w:pPr>
              <w:pStyle w:val="Normal1"/>
              <w:spacing w:lineRule="auto" w:line="240"/>
              <w:ind w:firstLine="284" w:end="0"/>
              <w:rPr>
                <w:b/>
                <w:bCs/>
                <w:lang w:val="en-US"/>
              </w:rPr>
            </w:pPr>
            <w:r>
              <w:rPr>
                <w:b/>
                <w:bCs/>
                <w:lang w:val="en-US"/>
              </w:rPr>
              <w:t>Demostrativos</w:t>
            </w:r>
          </w:p>
          <w:p>
            <w:pPr>
              <w:pStyle w:val="Normal1"/>
              <w:spacing w:lineRule="auto" w:line="240"/>
              <w:ind w:firstLine="284" w:end="0"/>
              <w:rPr>
                <w:b/>
                <w:bCs/>
                <w:lang w:val="en-US"/>
              </w:rPr>
            </w:pPr>
            <w:r>
              <w:rPr>
                <w:b/>
                <w:bCs/>
                <w:lang w:val="en-US"/>
              </w:rPr>
              <w:t>Interrogativos</w:t>
            </w:r>
          </w:p>
          <w:p>
            <w:pPr>
              <w:pStyle w:val="Normal1"/>
              <w:spacing w:lineRule="auto" w:line="240"/>
              <w:ind w:firstLine="284" w:end="0"/>
              <w:rPr>
                <w:b/>
                <w:bCs/>
                <w:lang w:val="en-US"/>
              </w:rPr>
            </w:pPr>
            <w:r>
              <w:rPr>
                <w:b/>
                <w:bCs/>
                <w:lang w:val="en-US"/>
              </w:rPr>
              <w:t>Relatives</w:t>
            </w:r>
          </w:p>
          <w:p>
            <w:pPr>
              <w:pStyle w:val="Normal1"/>
              <w:spacing w:lineRule="auto" w:line="240"/>
              <w:ind w:firstLine="284" w:end="0"/>
              <w:rPr>
                <w:b/>
                <w:bCs/>
                <w:lang w:val="en-US"/>
              </w:rPr>
            </w:pPr>
            <w:r>
              <w:rPr>
                <w:b/>
                <w:bCs/>
                <w:lang w:val="en-US"/>
              </w:rPr>
              <w:t>Indefinidos</w:t>
            </w:r>
          </w:p>
          <w:p>
            <w:pPr>
              <w:pStyle w:val="Normal1"/>
              <w:spacing w:lineRule="auto" w:line="240"/>
              <w:ind w:firstLine="284" w:end="0"/>
              <w:rPr>
                <w:b/>
                <w:bCs/>
                <w:lang w:val="en-US"/>
              </w:rPr>
            </w:pPr>
            <w:r>
              <w:rPr>
                <w:b/>
                <w:bCs/>
                <w:lang w:val="en-US"/>
              </w:rPr>
              <w:t>Negatives</w:t>
            </w:r>
          </w:p>
          <w:p>
            <w:pPr>
              <w:pStyle w:val="Normal1"/>
              <w:spacing w:lineRule="auto" w:line="240"/>
              <w:ind w:firstLine="284" w:end="0"/>
              <w:rPr>
                <w:b/>
                <w:bCs/>
                <w:lang w:val="en-US"/>
              </w:rPr>
            </w:pPr>
            <w:r>
              <w:rPr>
                <w:b/>
                <w:bCs/>
                <w:lang w:val="en-US"/>
              </w:rPr>
              <w:t>Reflexives</w:t>
            </w:r>
          </w:p>
          <w:p>
            <w:pPr>
              <w:pStyle w:val="Normal1"/>
              <w:rPr>
                <w:b/>
                <w:bCs/>
                <w:lang w:val="en-US"/>
              </w:rPr>
            </w:pPr>
            <w:r>
              <w:rPr>
                <w:b/>
                <w:bCs/>
                <w:lang w:val="en-US"/>
              </w:rPr>
            </w:r>
          </w:p>
        </w:tc>
        <w:tc>
          <w:tcPr>
            <w:tcW w:w="3450" w:type="dxa"/>
            <w:tcBorders/>
          </w:tcPr>
          <w:p>
            <w:pPr>
              <w:pStyle w:val="Normal1"/>
              <w:spacing w:lineRule="auto" w:line="240"/>
              <w:rPr/>
            </w:pPr>
            <w:r>
              <w:rPr>
                <w:lang w:val="en-US"/>
              </w:rPr>
              <w:t xml:space="preserve">— </w:t>
            </w:r>
            <w:r>
              <w:rPr/>
              <w:t>местоимения</w:t>
            </w:r>
            <w:r>
              <w:rPr>
                <w:lang w:val="en-US"/>
              </w:rPr>
              <w:t xml:space="preserve"> </w:t>
            </w:r>
          </w:p>
          <w:p>
            <w:pPr>
              <w:pStyle w:val="Normal1"/>
              <w:spacing w:lineRule="auto" w:line="240"/>
              <w:rPr/>
            </w:pPr>
            <w:r>
              <w:rPr/>
              <w:t xml:space="preserve">— </w:t>
            </w:r>
            <w:r>
              <w:rPr/>
              <w:t xml:space="preserve">личные </w:t>
            </w:r>
          </w:p>
          <w:p>
            <w:pPr>
              <w:pStyle w:val="Normal1"/>
              <w:spacing w:lineRule="auto" w:line="240"/>
              <w:rPr/>
            </w:pPr>
            <w:r>
              <w:rPr/>
              <w:t xml:space="preserve">— </w:t>
            </w:r>
            <w:r>
              <w:rPr/>
              <w:t xml:space="preserve">притяжательные </w:t>
            </w:r>
          </w:p>
          <w:p>
            <w:pPr>
              <w:pStyle w:val="Normal1"/>
              <w:spacing w:lineRule="auto" w:line="240"/>
              <w:rPr/>
            </w:pPr>
            <w:r>
              <w:rPr/>
              <w:t xml:space="preserve">— </w:t>
            </w:r>
            <w:r>
              <w:rPr/>
              <w:t xml:space="preserve">указательные </w:t>
            </w:r>
          </w:p>
          <w:p>
            <w:pPr>
              <w:pStyle w:val="Normal1"/>
              <w:spacing w:lineRule="auto" w:line="240"/>
              <w:rPr/>
            </w:pPr>
            <w:r>
              <w:rPr/>
              <w:t xml:space="preserve">— </w:t>
            </w:r>
            <w:r>
              <w:rPr/>
              <w:t xml:space="preserve">вопросительные </w:t>
            </w:r>
          </w:p>
          <w:p>
            <w:pPr>
              <w:pStyle w:val="Normal1"/>
              <w:spacing w:lineRule="auto" w:line="240"/>
              <w:rPr/>
            </w:pPr>
            <w:r>
              <w:rPr/>
              <w:t xml:space="preserve">— </w:t>
            </w:r>
            <w:r>
              <w:rPr/>
              <w:t xml:space="preserve">относительные </w:t>
            </w:r>
          </w:p>
          <w:p>
            <w:pPr>
              <w:pStyle w:val="Normal1"/>
              <w:spacing w:lineRule="auto" w:line="240"/>
              <w:rPr/>
            </w:pPr>
            <w:r>
              <w:rPr/>
              <w:t xml:space="preserve">— </w:t>
            </w:r>
            <w:r>
              <w:rPr/>
              <w:t xml:space="preserve">неопределенные </w:t>
            </w:r>
          </w:p>
          <w:p>
            <w:pPr>
              <w:pStyle w:val="Normal1"/>
              <w:spacing w:lineRule="auto" w:line="240"/>
              <w:rPr/>
            </w:pPr>
            <w:r>
              <w:rPr/>
              <w:t xml:space="preserve">— </w:t>
            </w:r>
            <w:r>
              <w:rPr/>
              <w:t xml:space="preserve">отрицательные </w:t>
            </w:r>
          </w:p>
          <w:p>
            <w:pPr>
              <w:pStyle w:val="Normal1"/>
              <w:spacing w:lineRule="auto" w:line="240"/>
              <w:rPr/>
            </w:pPr>
            <w:r>
              <w:rPr/>
              <w:t xml:space="preserve">— </w:t>
            </w:r>
            <w:r>
              <w:rPr/>
              <w:t>возвратные</w:t>
            </w:r>
          </w:p>
          <w:p>
            <w:pPr>
              <w:pStyle w:val="Normal1"/>
              <w:rPr>
                <w:b/>
                <w:bCs/>
              </w:rPr>
            </w:pPr>
            <w:r>
              <w:rPr>
                <w:b/>
                <w:bCs/>
              </w:rPr>
            </w:r>
          </w:p>
        </w:tc>
      </w:tr>
    </w:tbl>
    <w:p>
      <w:pPr>
        <w:pStyle w:val="Normal1"/>
        <w:spacing w:lineRule="auto" w:line="240"/>
        <w:ind w:firstLine="284" w:end="0"/>
        <w:rPr/>
      </w:pPr>
      <w:r>
        <w:rPr>
          <w:sz w:val="24"/>
        </w:rPr>
        <w:t xml:space="preserve">Местоимения в испанском языке делятся на следующие разряды: </w:t>
      </w:r>
      <w:r>
        <w:rPr>
          <w:spacing w:val="20"/>
          <w:sz w:val="24"/>
        </w:rPr>
        <w:t>личные, притяжательные, указательные, вопроси</w:t>
        <w:softHyphen/>
        <w:t>тельные, неопределенные, относительные, отрицательные и возвратные.</w:t>
      </w:r>
    </w:p>
    <w:p>
      <w:pPr>
        <w:pStyle w:val="Normal1"/>
        <w:spacing w:lineRule="auto" w:line="240"/>
        <w:ind w:firstLine="284" w:end="0"/>
        <w:rPr>
          <w:spacing w:val="20"/>
          <w:sz w:val="24"/>
        </w:rPr>
      </w:pPr>
      <w:r>
        <w:rPr>
          <w:spacing w:val="20"/>
          <w:sz w:val="24"/>
        </w:rPr>
      </w:r>
    </w:p>
    <w:p>
      <w:pPr>
        <w:pStyle w:val="Heading3"/>
        <w:ind w:hanging="0" w:start="0"/>
        <w:rPr/>
      </w:pPr>
      <w:bookmarkStart w:id="39" w:name="__RefHeading___Toc1886029"/>
      <w:r>
        <w:rPr/>
        <w:t>§ 28. Личные местоимения</w:t>
      </w:r>
      <w:bookmarkEnd w:id="39"/>
      <w:r>
        <w:rPr/>
        <w:t xml:space="preserve"> </w:t>
      </w:r>
    </w:p>
    <w:p>
      <w:pPr>
        <w:pStyle w:val="Normal1"/>
        <w:spacing w:lineRule="auto" w:line="240"/>
        <w:ind w:firstLine="284" w:end="0"/>
        <w:rPr>
          <w:sz w:val="24"/>
        </w:rPr>
      </w:pPr>
      <w:r>
        <w:rPr>
          <w:sz w:val="24"/>
        </w:rPr>
      </w:r>
    </w:p>
    <w:p>
      <w:pPr>
        <w:pStyle w:val="Normal1"/>
        <w:spacing w:lineRule="auto" w:line="240"/>
        <w:ind w:firstLine="284" w:end="0"/>
        <w:jc w:val="center"/>
        <w:rPr/>
      </w:pPr>
      <w:r>
        <w:rPr/>
        <w:t>Таблица личных местоимений</w:t>
      </w:r>
    </w:p>
    <w:tbl>
      <w:tblPr>
        <w:tblW w:w="10773" w:type="dxa"/>
        <w:jc w:val="start"/>
        <w:tblInd w:w="40" w:type="dxa"/>
        <w:tblLayout w:type="fixed"/>
        <w:tblCellMar>
          <w:top w:w="0" w:type="dxa"/>
          <w:start w:w="40" w:type="dxa"/>
          <w:bottom w:w="0" w:type="dxa"/>
          <w:end w:w="40" w:type="dxa"/>
        </w:tblCellMar>
      </w:tblPr>
      <w:tblGrid>
        <w:gridCol w:w="840"/>
        <w:gridCol w:w="3311"/>
        <w:gridCol w:w="3311"/>
        <w:gridCol w:w="3311"/>
      </w:tblGrid>
      <w:tr>
        <w:trPr>
          <w:trHeight w:val="560" w:hRule="exact"/>
        </w:trPr>
        <w:tc>
          <w:tcPr>
            <w:tcW w:w="840"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Лицо</w:t>
            </w:r>
          </w:p>
          <w:p>
            <w:pPr>
              <w:pStyle w:val="Normal1"/>
              <w:spacing w:lineRule="auto" w:line="240"/>
              <w:jc w:val="center"/>
              <w:rPr>
                <w:sz w:val="24"/>
              </w:rPr>
            </w:pPr>
            <w:r>
              <w:rPr>
                <w:sz w:val="24"/>
              </w:rPr>
            </w:r>
          </w:p>
        </w:tc>
        <w:tc>
          <w:tcPr>
            <w:tcW w:w="3311"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Единственное число</w:t>
            </w:r>
          </w:p>
          <w:p>
            <w:pPr>
              <w:pStyle w:val="Normal1"/>
              <w:spacing w:lineRule="auto" w:line="240"/>
              <w:jc w:val="center"/>
              <w:rPr>
                <w:sz w:val="24"/>
              </w:rPr>
            </w:pPr>
            <w:r>
              <w:rPr>
                <w:sz w:val="24"/>
              </w:rPr>
            </w:r>
          </w:p>
        </w:tc>
        <w:tc>
          <w:tcPr>
            <w:tcW w:w="3311"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Множественное число</w:t>
            </w:r>
          </w:p>
          <w:p>
            <w:pPr>
              <w:pStyle w:val="Normal1"/>
              <w:spacing w:lineRule="auto" w:line="240"/>
              <w:jc w:val="center"/>
              <w:rPr>
                <w:sz w:val="24"/>
              </w:rPr>
            </w:pPr>
            <w:r>
              <w:rPr>
                <w:sz w:val="24"/>
              </w:rPr>
            </w:r>
          </w:p>
        </w:tc>
        <w:tc>
          <w:tcPr>
            <w:tcW w:w="3311"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Род</w:t>
            </w:r>
          </w:p>
          <w:p>
            <w:pPr>
              <w:pStyle w:val="Normal1"/>
              <w:spacing w:lineRule="auto" w:line="240"/>
              <w:jc w:val="center"/>
              <w:rPr>
                <w:sz w:val="24"/>
              </w:rPr>
            </w:pPr>
            <w:r>
              <w:rPr>
                <w:sz w:val="24"/>
              </w:rPr>
            </w:r>
          </w:p>
        </w:tc>
      </w:tr>
      <w:tr>
        <w:trPr>
          <w:trHeight w:val="560" w:hRule="exact"/>
        </w:trPr>
        <w:tc>
          <w:tcPr>
            <w:tcW w:w="840"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1</w:t>
            </w:r>
          </w:p>
          <w:p>
            <w:pPr>
              <w:pStyle w:val="Normal1"/>
              <w:spacing w:lineRule="auto" w:line="240"/>
              <w:rPr>
                <w:sz w:val="24"/>
              </w:rPr>
            </w:pPr>
            <w:r>
              <w:rPr>
                <w:sz w:val="24"/>
              </w:rPr>
            </w:r>
          </w:p>
        </w:tc>
        <w:tc>
          <w:tcPr>
            <w:tcW w:w="3311"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rPr>
              <w:t>уо</w:t>
            </w:r>
            <w:r>
              <w:rPr>
                <w:sz w:val="24"/>
              </w:rPr>
              <w:t>—я</w:t>
            </w:r>
          </w:p>
          <w:p>
            <w:pPr>
              <w:pStyle w:val="Normal1"/>
              <w:spacing w:lineRule="auto" w:line="240"/>
              <w:rPr>
                <w:sz w:val="24"/>
              </w:rPr>
            </w:pPr>
            <w:r>
              <w:rPr>
                <w:sz w:val="24"/>
              </w:rPr>
            </w:r>
          </w:p>
        </w:tc>
        <w:tc>
          <w:tcPr>
            <w:tcW w:w="3311"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nosotros</w:t>
            </w:r>
            <w:r>
              <w:rPr>
                <w:b/>
                <w:sz w:val="24"/>
              </w:rPr>
              <w:t xml:space="preserve"> </w:t>
            </w:r>
          </w:p>
          <w:p>
            <w:pPr>
              <w:pStyle w:val="Normal1"/>
              <w:spacing w:lineRule="auto" w:line="240"/>
              <w:rPr/>
            </w:pPr>
            <w:r>
              <w:rPr>
                <w:b/>
                <w:sz w:val="24"/>
                <w:lang w:val="en-US"/>
              </w:rPr>
              <w:t>nosotras</w:t>
            </w:r>
            <w:r>
              <w:rPr>
                <w:sz w:val="24"/>
              </w:rPr>
              <w:t xml:space="preserve"> — мы</w:t>
            </w:r>
          </w:p>
          <w:p>
            <w:pPr>
              <w:pStyle w:val="Normal1"/>
              <w:spacing w:lineRule="auto" w:line="240"/>
              <w:rPr>
                <w:sz w:val="24"/>
              </w:rPr>
            </w:pPr>
            <w:r>
              <w:rPr>
                <w:sz w:val="24"/>
              </w:rPr>
            </w:r>
          </w:p>
        </w:tc>
        <w:tc>
          <w:tcPr>
            <w:tcW w:w="3311" w:type="dxa"/>
            <w:tcBorders>
              <w:top w:val="single" w:sz="6" w:space="0" w:color="000000"/>
              <w:start w:val="single" w:sz="6" w:space="0" w:color="000000"/>
              <w:bottom w:val="single" w:sz="6" w:space="0" w:color="000000"/>
              <w:end w:val="single" w:sz="6" w:space="0" w:color="000000"/>
            </w:tcBorders>
          </w:tcPr>
          <w:p>
            <w:pPr>
              <w:pStyle w:val="Normal1"/>
              <w:spacing w:lineRule="auto" w:line="240"/>
              <w:rPr>
                <w:i/>
                <w:i/>
                <w:sz w:val="24"/>
              </w:rPr>
            </w:pPr>
            <w:r>
              <w:rPr>
                <w:i/>
                <w:sz w:val="24"/>
              </w:rPr>
              <w:t xml:space="preserve">Мужской </w:t>
            </w:r>
          </w:p>
          <w:p>
            <w:pPr>
              <w:pStyle w:val="Normal1"/>
              <w:spacing w:lineRule="auto" w:line="240"/>
              <w:rPr>
                <w:i/>
                <w:i/>
                <w:sz w:val="24"/>
              </w:rPr>
            </w:pPr>
            <w:r>
              <w:rPr>
                <w:i/>
                <w:sz w:val="24"/>
              </w:rPr>
              <w:t>Женский</w:t>
            </w:r>
          </w:p>
          <w:p>
            <w:pPr>
              <w:pStyle w:val="Normal1"/>
              <w:spacing w:lineRule="auto" w:line="240"/>
              <w:rPr>
                <w:i/>
                <w:i/>
                <w:sz w:val="24"/>
              </w:rPr>
            </w:pPr>
            <w:r>
              <w:rPr>
                <w:i/>
                <w:sz w:val="24"/>
              </w:rPr>
            </w:r>
          </w:p>
        </w:tc>
      </w:tr>
      <w:tr>
        <w:trPr>
          <w:trHeight w:val="560" w:hRule="exact"/>
        </w:trPr>
        <w:tc>
          <w:tcPr>
            <w:tcW w:w="840"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2</w:t>
            </w:r>
          </w:p>
          <w:p>
            <w:pPr>
              <w:pStyle w:val="Normal1"/>
              <w:spacing w:lineRule="auto" w:line="240"/>
              <w:rPr>
                <w:sz w:val="24"/>
              </w:rPr>
            </w:pPr>
            <w:r>
              <w:rPr>
                <w:sz w:val="24"/>
              </w:rPr>
            </w:r>
          </w:p>
        </w:tc>
        <w:tc>
          <w:tcPr>
            <w:tcW w:w="3311"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rPr>
              <w:t>tú</w:t>
            </w:r>
            <w:r>
              <w:rPr>
                <w:sz w:val="24"/>
              </w:rPr>
              <w:t>—ты</w:t>
            </w:r>
          </w:p>
          <w:p>
            <w:pPr>
              <w:pStyle w:val="Normal1"/>
              <w:spacing w:lineRule="auto" w:line="240"/>
              <w:rPr>
                <w:sz w:val="24"/>
              </w:rPr>
            </w:pPr>
            <w:r>
              <w:rPr>
                <w:sz w:val="24"/>
              </w:rPr>
            </w:r>
          </w:p>
        </w:tc>
        <w:tc>
          <w:tcPr>
            <w:tcW w:w="3311"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vosotros</w:t>
            </w:r>
            <w:r>
              <w:rPr>
                <w:b/>
                <w:sz w:val="24"/>
              </w:rPr>
              <w:t xml:space="preserve"> </w:t>
            </w:r>
          </w:p>
          <w:p>
            <w:pPr>
              <w:pStyle w:val="Normal1"/>
              <w:spacing w:lineRule="auto" w:line="240"/>
              <w:rPr/>
            </w:pPr>
            <w:r>
              <w:rPr>
                <w:b/>
                <w:sz w:val="24"/>
                <w:lang w:val="en-US"/>
              </w:rPr>
              <w:t>vosotras</w:t>
            </w:r>
            <w:r>
              <w:rPr>
                <w:sz w:val="24"/>
              </w:rPr>
              <w:t xml:space="preserve"> — вы</w:t>
            </w:r>
          </w:p>
          <w:p>
            <w:pPr>
              <w:pStyle w:val="Normal1"/>
              <w:spacing w:lineRule="auto" w:line="240"/>
              <w:rPr>
                <w:sz w:val="24"/>
              </w:rPr>
            </w:pPr>
            <w:r>
              <w:rPr>
                <w:sz w:val="24"/>
              </w:rPr>
            </w:r>
          </w:p>
        </w:tc>
        <w:tc>
          <w:tcPr>
            <w:tcW w:w="3311" w:type="dxa"/>
            <w:tcBorders>
              <w:top w:val="single" w:sz="6" w:space="0" w:color="000000"/>
              <w:start w:val="single" w:sz="6" w:space="0" w:color="000000"/>
              <w:bottom w:val="single" w:sz="6" w:space="0" w:color="000000"/>
              <w:end w:val="single" w:sz="6" w:space="0" w:color="000000"/>
            </w:tcBorders>
          </w:tcPr>
          <w:p>
            <w:pPr>
              <w:pStyle w:val="Normal1"/>
              <w:spacing w:lineRule="auto" w:line="240"/>
              <w:rPr>
                <w:i/>
                <w:i/>
                <w:sz w:val="24"/>
              </w:rPr>
            </w:pPr>
            <w:r>
              <w:rPr>
                <w:i/>
                <w:sz w:val="24"/>
              </w:rPr>
              <w:t xml:space="preserve">Мужской </w:t>
            </w:r>
          </w:p>
          <w:p>
            <w:pPr>
              <w:pStyle w:val="Normal1"/>
              <w:spacing w:lineRule="auto" w:line="240"/>
              <w:rPr>
                <w:i/>
                <w:i/>
                <w:sz w:val="24"/>
              </w:rPr>
            </w:pPr>
            <w:r>
              <w:rPr>
                <w:i/>
                <w:sz w:val="24"/>
              </w:rPr>
              <w:t>Женский</w:t>
            </w:r>
          </w:p>
          <w:p>
            <w:pPr>
              <w:pStyle w:val="Normal1"/>
              <w:spacing w:lineRule="auto" w:line="240"/>
              <w:rPr>
                <w:i/>
                <w:i/>
                <w:sz w:val="24"/>
              </w:rPr>
            </w:pPr>
            <w:r>
              <w:rPr>
                <w:i/>
                <w:sz w:val="24"/>
              </w:rPr>
            </w:r>
          </w:p>
        </w:tc>
      </w:tr>
      <w:tr>
        <w:trPr>
          <w:trHeight w:val="1220" w:hRule="exact"/>
        </w:trPr>
        <w:tc>
          <w:tcPr>
            <w:tcW w:w="840"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3</w:t>
            </w:r>
          </w:p>
          <w:p>
            <w:pPr>
              <w:pStyle w:val="Normal1"/>
              <w:spacing w:lineRule="auto" w:line="240"/>
              <w:rPr>
                <w:sz w:val="24"/>
              </w:rPr>
            </w:pPr>
            <w:r>
              <w:rPr>
                <w:sz w:val="24"/>
              </w:rPr>
            </w:r>
          </w:p>
        </w:tc>
        <w:tc>
          <w:tcPr>
            <w:tcW w:w="3311"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rPr>
              <w:t>é</w:t>
            </w:r>
            <w:r>
              <w:rPr>
                <w:b/>
                <w:sz w:val="24"/>
                <w:lang w:val="en-US"/>
              </w:rPr>
              <w:t>l</w:t>
            </w:r>
            <w:r>
              <w:rPr>
                <w:sz w:val="24"/>
              </w:rPr>
              <w:t xml:space="preserve">—он </w:t>
            </w:r>
          </w:p>
          <w:p>
            <w:pPr>
              <w:pStyle w:val="Normal1"/>
              <w:spacing w:lineRule="auto" w:line="240"/>
              <w:rPr/>
            </w:pPr>
            <w:r>
              <w:rPr>
                <w:b/>
                <w:sz w:val="24"/>
                <w:lang w:val="en-US"/>
              </w:rPr>
              <w:t>ella</w:t>
            </w:r>
            <w:r>
              <w:rPr>
                <w:sz w:val="24"/>
              </w:rPr>
              <w:t xml:space="preserve"> — она </w:t>
            </w:r>
          </w:p>
          <w:p>
            <w:pPr>
              <w:pStyle w:val="Normal1"/>
              <w:spacing w:lineRule="auto" w:line="240"/>
              <w:rPr/>
            </w:pPr>
            <w:r>
              <w:rPr>
                <w:b/>
                <w:sz w:val="24"/>
                <w:lang w:val="en-US"/>
              </w:rPr>
              <w:t>usted</w:t>
            </w:r>
            <w:r>
              <w:rPr>
                <w:b/>
                <w:sz w:val="24"/>
              </w:rPr>
              <w:t xml:space="preserve"> </w:t>
            </w:r>
            <w:r>
              <w:rPr>
                <w:sz w:val="24"/>
              </w:rPr>
              <w:t>— Вы</w:t>
            </w:r>
          </w:p>
          <w:p>
            <w:pPr>
              <w:pStyle w:val="Normal1"/>
              <w:spacing w:lineRule="auto" w:line="240"/>
              <w:rPr/>
            </w:pPr>
            <w:r>
              <w:rPr>
                <w:b/>
                <w:sz w:val="24"/>
                <w:lang w:val="en-US"/>
              </w:rPr>
              <w:t>ello</w:t>
            </w:r>
            <w:r>
              <w:rPr>
                <w:sz w:val="24"/>
              </w:rPr>
              <w:t xml:space="preserve"> — оно</w:t>
            </w:r>
          </w:p>
          <w:p>
            <w:pPr>
              <w:pStyle w:val="Normal1"/>
              <w:spacing w:lineRule="auto" w:line="240"/>
              <w:rPr>
                <w:sz w:val="24"/>
              </w:rPr>
            </w:pPr>
            <w:r>
              <w:rPr>
                <w:sz w:val="24"/>
              </w:rPr>
            </w:r>
          </w:p>
        </w:tc>
        <w:tc>
          <w:tcPr>
            <w:tcW w:w="3311"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ellos</w:t>
            </w:r>
            <w:r>
              <w:rPr>
                <w:sz w:val="24"/>
                <w:lang w:val="en-US"/>
              </w:rPr>
              <w:t xml:space="preserve"> — </w:t>
            </w:r>
            <w:r>
              <w:rPr>
                <w:sz w:val="24"/>
              </w:rPr>
              <w:t>они</w:t>
            </w:r>
            <w:r>
              <w:rPr>
                <w:sz w:val="24"/>
                <w:lang w:val="en-US"/>
              </w:rPr>
              <w:t xml:space="preserve"> </w:t>
            </w:r>
          </w:p>
          <w:p>
            <w:pPr>
              <w:pStyle w:val="Normal1"/>
              <w:spacing w:lineRule="auto" w:line="240"/>
              <w:rPr/>
            </w:pPr>
            <w:r>
              <w:rPr>
                <w:b/>
                <w:sz w:val="24"/>
                <w:lang w:val="en-US"/>
              </w:rPr>
              <w:t>ellas</w:t>
            </w:r>
            <w:r>
              <w:rPr>
                <w:sz w:val="24"/>
                <w:lang w:val="en-US"/>
              </w:rPr>
              <w:t xml:space="preserve"> — </w:t>
            </w:r>
            <w:r>
              <w:rPr>
                <w:sz w:val="24"/>
              </w:rPr>
              <w:t>они</w:t>
            </w:r>
            <w:r>
              <w:rPr>
                <w:sz w:val="24"/>
                <w:lang w:val="en-US"/>
              </w:rPr>
              <w:t xml:space="preserve"> </w:t>
            </w:r>
          </w:p>
          <w:p>
            <w:pPr>
              <w:pStyle w:val="Normal1"/>
              <w:spacing w:lineRule="auto" w:line="240"/>
              <w:rPr>
                <w:sz w:val="24"/>
                <w:lang w:val="en-US"/>
              </w:rPr>
            </w:pPr>
            <w:r>
              <w:rPr>
                <w:b/>
                <w:sz w:val="24"/>
                <w:lang w:val="en-US"/>
              </w:rPr>
              <w:t>ustedes</w:t>
            </w:r>
            <w:r>
              <w:rPr>
                <w:sz w:val="24"/>
                <w:lang w:val="en-US"/>
              </w:rPr>
              <w:t xml:space="preserve"> — </w:t>
            </w:r>
            <w:r>
              <w:rPr>
                <w:sz w:val="24"/>
              </w:rPr>
              <w:t>Вы</w:t>
            </w:r>
          </w:p>
          <w:p>
            <w:pPr>
              <w:pStyle w:val="Normal1"/>
              <w:spacing w:lineRule="auto" w:line="240"/>
              <w:rPr>
                <w:sz w:val="24"/>
                <w:lang w:val="en-US"/>
              </w:rPr>
            </w:pPr>
            <w:r>
              <w:rPr>
                <w:sz w:val="24"/>
                <w:lang w:val="en-US"/>
              </w:rPr>
            </w:r>
          </w:p>
        </w:tc>
        <w:tc>
          <w:tcPr>
            <w:tcW w:w="3311" w:type="dxa"/>
            <w:tcBorders>
              <w:top w:val="single" w:sz="6" w:space="0" w:color="000000"/>
              <w:start w:val="single" w:sz="6" w:space="0" w:color="000000"/>
              <w:bottom w:val="single" w:sz="6" w:space="0" w:color="000000"/>
              <w:end w:val="single" w:sz="6" w:space="0" w:color="000000"/>
            </w:tcBorders>
          </w:tcPr>
          <w:p>
            <w:pPr>
              <w:pStyle w:val="Normal1"/>
              <w:spacing w:lineRule="auto" w:line="240"/>
              <w:rPr>
                <w:i/>
                <w:i/>
                <w:sz w:val="24"/>
              </w:rPr>
            </w:pPr>
            <w:r>
              <w:rPr>
                <w:i/>
                <w:sz w:val="24"/>
              </w:rPr>
              <w:t xml:space="preserve">Мужской </w:t>
            </w:r>
          </w:p>
          <w:p>
            <w:pPr>
              <w:pStyle w:val="Normal1"/>
              <w:spacing w:lineRule="auto" w:line="240"/>
              <w:rPr>
                <w:i/>
                <w:i/>
                <w:sz w:val="24"/>
              </w:rPr>
            </w:pPr>
            <w:r>
              <w:rPr>
                <w:i/>
                <w:sz w:val="24"/>
              </w:rPr>
              <w:t xml:space="preserve">Женский </w:t>
            </w:r>
          </w:p>
          <w:p>
            <w:pPr>
              <w:pStyle w:val="Normal1"/>
              <w:spacing w:lineRule="auto" w:line="240"/>
              <w:rPr>
                <w:i/>
                <w:i/>
                <w:sz w:val="24"/>
              </w:rPr>
            </w:pPr>
            <w:r>
              <w:rPr>
                <w:i/>
                <w:sz w:val="24"/>
              </w:rPr>
              <w:t>Вежливая форма обоих родов Средний</w:t>
            </w:r>
          </w:p>
          <w:p>
            <w:pPr>
              <w:pStyle w:val="Normal1"/>
              <w:spacing w:lineRule="auto" w:line="240"/>
              <w:rPr>
                <w:i/>
                <w:i/>
                <w:sz w:val="24"/>
              </w:rPr>
            </w:pPr>
            <w:r>
              <w:rPr>
                <w:i/>
                <w:sz w:val="24"/>
              </w:rPr>
            </w:r>
          </w:p>
        </w:tc>
      </w:tr>
    </w:tbl>
    <w:p>
      <w:pPr>
        <w:pStyle w:val="Normal1"/>
        <w:spacing w:lineRule="auto" w:line="240"/>
        <w:ind w:firstLine="284" w:end="0"/>
        <w:rPr>
          <w:sz w:val="24"/>
        </w:rPr>
      </w:pPr>
      <w:r>
        <w:rPr>
          <w:sz w:val="24"/>
        </w:rPr>
      </w:r>
    </w:p>
    <w:p>
      <w:pPr>
        <w:pStyle w:val="Normal1"/>
        <w:spacing w:lineRule="auto" w:line="240"/>
        <w:ind w:firstLine="284" w:end="0"/>
        <w:rPr/>
      </w:pPr>
      <w:r>
        <w:rPr>
          <w:i/>
        </w:rPr>
        <w:t>Примечания</w:t>
      </w:r>
      <w:r>
        <w:rPr/>
        <w:t xml:space="preserve">. 1. Местоимения второго лица множественного числа </w:t>
      </w:r>
      <w:r>
        <w:rPr>
          <w:b/>
          <w:lang w:val="en-US"/>
        </w:rPr>
        <w:t>vosotros</w:t>
      </w:r>
      <w:r>
        <w:rPr/>
        <w:t xml:space="preserve">, </w:t>
      </w:r>
      <w:r>
        <w:rPr>
          <w:b/>
        </w:rPr>
        <w:t>-</w:t>
      </w:r>
      <w:r>
        <w:rPr>
          <w:b/>
          <w:lang w:val="en-US"/>
        </w:rPr>
        <w:t>as</w:t>
      </w:r>
      <w:r>
        <w:rPr/>
        <w:t xml:space="preserve"> употребляются при обращении к группе единомышленников, к друзьям по партии, или к группе людей, каждого из которых говорящий может называть на «ты».</w:t>
      </w:r>
    </w:p>
    <w:p>
      <w:pPr>
        <w:pStyle w:val="Normal1"/>
        <w:spacing w:lineRule="auto" w:line="240"/>
        <w:ind w:firstLine="284" w:end="0"/>
        <w:rPr/>
      </w:pPr>
      <w:r>
        <w:rPr/>
        <w:t xml:space="preserve">2. </w:t>
      </w:r>
      <w:r>
        <w:rPr>
          <w:b/>
          <w:bCs/>
          <w:lang w:val="en-US"/>
        </w:rPr>
        <w:t>Usted</w:t>
      </w:r>
      <w:r>
        <w:rPr>
          <w:b/>
          <w:bCs/>
        </w:rPr>
        <w:t xml:space="preserve">, </w:t>
      </w:r>
      <w:r>
        <w:rPr>
          <w:b/>
          <w:bCs/>
          <w:lang w:val="en-US"/>
        </w:rPr>
        <w:t>ustedes</w:t>
      </w:r>
      <w:r>
        <w:rPr/>
        <w:t xml:space="preserve"> — формы третьего лица, которые употребляются при вежли</w:t>
        <w:softHyphen/>
        <w:t>вом обращении к одному или нескольким лицам (соответственно) как мужского, так и женского рода. На русский язык они переводятся местоимением второго лица «Вы».</w:t>
      </w:r>
    </w:p>
    <w:p>
      <w:pPr>
        <w:pStyle w:val="Normal1"/>
        <w:spacing w:lineRule="auto" w:line="240"/>
        <w:rPr/>
      </w:pPr>
      <w:r>
        <w:rPr/>
        <w:t xml:space="preserve">    </w:t>
      </w:r>
      <w:r>
        <w:rPr/>
        <w:t xml:space="preserve">3. Местоимения </w:t>
      </w:r>
      <w:r>
        <w:rPr>
          <w:b/>
        </w:rPr>
        <w:t>tú</w:t>
      </w:r>
      <w:r>
        <w:rPr/>
        <w:t xml:space="preserve"> и </w:t>
      </w:r>
      <w:r>
        <w:rPr>
          <w:b/>
        </w:rPr>
        <w:t>él</w:t>
      </w:r>
      <w:r>
        <w:rPr/>
        <w:t xml:space="preserve"> всегда пишутся со знаком ударения, что отличает их от прияжательного местоимения </w:t>
      </w:r>
      <w:r>
        <w:rPr>
          <w:b/>
        </w:rPr>
        <w:t>tu</w:t>
      </w:r>
      <w:r>
        <w:rPr/>
        <w:t xml:space="preserve"> (твой) и артикля </w:t>
      </w:r>
      <w:r>
        <w:rPr>
          <w:b/>
        </w:rPr>
        <w:t>еl.</w:t>
      </w:r>
      <w:r>
        <w:rPr/>
        <w:t xml:space="preserve"> </w:t>
      </w:r>
    </w:p>
    <w:p>
      <w:pPr>
        <w:pStyle w:val="Normal1"/>
        <w:spacing w:lineRule="auto" w:line="240"/>
        <w:rPr/>
      </w:pPr>
      <w:r>
        <w:rPr/>
        <w:t xml:space="preserve">   </w:t>
      </w:r>
      <w:r>
        <w:rPr/>
        <w:t xml:space="preserve">4. Местоимение среднего рода </w:t>
      </w:r>
      <w:r>
        <w:rPr>
          <w:b/>
        </w:rPr>
        <w:t>ello</w:t>
      </w:r>
      <w:r>
        <w:rPr/>
        <w:t xml:space="preserve"> (оно) сближается по значению с указательным местоимением-существительным </w:t>
      </w:r>
      <w:r>
        <w:rPr>
          <w:b/>
          <w:lang w:val="en-US"/>
        </w:rPr>
        <w:t>esto</w:t>
      </w:r>
      <w:r>
        <w:rPr/>
        <w:t xml:space="preserve"> (это):</w:t>
      </w:r>
    </w:p>
    <w:p>
      <w:pPr>
        <w:pStyle w:val="Normal1"/>
        <w:spacing w:lineRule="auto" w:line="240"/>
        <w:ind w:firstLine="284" w:end="0"/>
        <w:rPr/>
      </w:pPr>
      <w:r>
        <w:rPr>
          <w:i/>
          <w:iCs/>
          <w:lang w:val="en-US"/>
        </w:rPr>
        <w:t>Ello</w:t>
      </w:r>
      <w:r>
        <w:rPr>
          <w:lang w:val="en-US"/>
        </w:rPr>
        <w:t xml:space="preserve"> (= esto) nos da ánimo.                </w:t>
      </w:r>
      <w:r>
        <w:rPr/>
        <w:t>Это нас воодушевляет.</w:t>
      </w:r>
    </w:p>
    <w:p>
      <w:pPr>
        <w:pStyle w:val="Normal1"/>
        <w:spacing w:lineRule="auto" w:line="240"/>
        <w:ind w:firstLine="284" w:end="0"/>
        <w:rPr/>
      </w:pPr>
      <w:r>
        <w:rPr/>
        <w:t xml:space="preserve">Местоимение </w:t>
      </w:r>
      <w:r>
        <w:rPr>
          <w:b/>
        </w:rPr>
        <w:t>ello</w:t>
      </w:r>
      <w:r>
        <w:rPr/>
        <w:t xml:space="preserve"> всегда соотносится не с отдельным словом, а с какой-либо фразой или ситуацией:</w:t>
      </w:r>
    </w:p>
    <w:p>
      <w:pPr>
        <w:pStyle w:val="Normal1"/>
        <w:spacing w:lineRule="auto" w:line="240"/>
        <w:ind w:firstLine="284" w:end="0"/>
        <w:rPr>
          <w:lang w:val="en-US"/>
        </w:rPr>
      </w:pPr>
      <w:r>
        <w:rPr>
          <w:lang w:val="en-US"/>
        </w:rPr>
        <w:t>El niño no comía desde hacía mucho tiemp</w:t>
      </w:r>
      <w:r>
        <w:rPr/>
        <w:t>о</w:t>
      </w:r>
      <w:r>
        <w:rPr>
          <w:lang w:val="en-US"/>
        </w:rPr>
        <w:t xml:space="preserve">.        </w:t>
      </w:r>
      <w:r>
        <w:rPr/>
        <w:t>Ребенок уже много времени не ел. Это</w:t>
      </w:r>
    </w:p>
    <w:p>
      <w:pPr>
        <w:pStyle w:val="Normal1"/>
        <w:spacing w:lineRule="auto" w:line="240"/>
        <w:ind w:firstLine="709" w:end="0"/>
        <w:rPr/>
      </w:pPr>
      <w:r>
        <w:rPr>
          <w:i/>
          <w:iCs/>
          <w:lang w:val="en-US"/>
        </w:rPr>
        <w:t>Ello</w:t>
      </w:r>
      <w:r>
        <w:rPr>
          <w:lang w:val="en-US"/>
        </w:rPr>
        <w:t xml:space="preserve"> tenía muy preocupada a su madre.                     </w:t>
      </w:r>
      <w:r>
        <w:rPr/>
        <w:t>очень беспокоило его мать.</w:t>
      </w:r>
    </w:p>
    <w:p>
      <w:pPr>
        <w:pStyle w:val="Normal1"/>
        <w:spacing w:lineRule="auto" w:line="240"/>
        <w:ind w:firstLine="284" w:end="0"/>
        <w:rPr/>
      </w:pPr>
      <w:r>
        <w:rPr/>
      </w:r>
    </w:p>
    <w:p>
      <w:pPr>
        <w:pStyle w:val="Normal1"/>
        <w:spacing w:lineRule="auto" w:line="240"/>
        <w:ind w:firstLine="284" w:end="0"/>
        <w:rPr/>
      </w:pPr>
      <w:r>
        <w:rPr/>
        <w:t xml:space="preserve">5. Одной из характерных особенностей испанской разговорной речи некоторых районов Латинской Америки является употребление личного местоимения </w:t>
      </w:r>
      <w:r>
        <w:rPr>
          <w:b/>
          <w:lang w:val="en-US"/>
        </w:rPr>
        <w:t>vos</w:t>
      </w:r>
      <w:r>
        <w:rPr>
          <w:b/>
        </w:rPr>
        <w:t xml:space="preserve"> </w:t>
      </w:r>
      <w:r>
        <w:rPr/>
        <w:t xml:space="preserve">вместо </w:t>
      </w:r>
      <w:r>
        <w:rPr>
          <w:b/>
        </w:rPr>
        <w:t>tu</w:t>
      </w:r>
      <w:r>
        <w:rPr/>
        <w:t xml:space="preserve">. Это явление получило название </w:t>
      </w:r>
      <w:r>
        <w:rPr>
          <w:b/>
          <w:lang w:val="en-US"/>
        </w:rPr>
        <w:t>voseo</w:t>
      </w:r>
      <w:r>
        <w:rPr/>
        <w:t xml:space="preserve">. В районах </w:t>
      </w:r>
      <w:r>
        <w:rPr>
          <w:lang w:val="en-US"/>
        </w:rPr>
        <w:t>voseo</w:t>
      </w:r>
      <w:r>
        <w:rPr/>
        <w:t xml:space="preserve"> система личных местоимений выглядит так:</w:t>
      </w:r>
    </w:p>
    <w:p>
      <w:pPr>
        <w:pStyle w:val="Normal1"/>
        <w:spacing w:lineRule="auto" w:line="240"/>
        <w:ind w:firstLine="284" w:end="0"/>
        <w:rPr/>
      </w:pPr>
      <w:r>
        <w:rPr/>
        <w:t xml:space="preserve">    </w:t>
      </w:r>
      <w:r>
        <w:rPr/>
        <w:t>Ед. ч.                                   Мн. ч.</w:t>
      </w:r>
    </w:p>
    <w:p>
      <w:pPr>
        <w:pStyle w:val="Normal1"/>
        <w:spacing w:lineRule="auto" w:line="240"/>
        <w:ind w:firstLine="284" w:end="0"/>
        <w:rPr/>
      </w:pPr>
      <w:r>
        <w:rPr>
          <w:lang w:val="en-US"/>
        </w:rPr>
        <w:t xml:space="preserve">1 </w:t>
      </w:r>
      <w:r>
        <w:rPr>
          <w:i/>
          <w:iCs/>
        </w:rPr>
        <w:t>лицо</w:t>
      </w:r>
      <w:r>
        <w:rPr>
          <w:lang w:val="en-US"/>
        </w:rPr>
        <w:t xml:space="preserve"> — </w:t>
      </w:r>
      <w:r>
        <w:rPr/>
        <w:t>уо</w:t>
      </w:r>
      <w:r>
        <w:rPr>
          <w:lang w:val="en-US"/>
        </w:rPr>
        <w:t xml:space="preserve">                        nosotros (-as) </w:t>
      </w:r>
    </w:p>
    <w:p>
      <w:pPr>
        <w:pStyle w:val="Normal1"/>
        <w:spacing w:lineRule="auto" w:line="240"/>
        <w:ind w:firstLine="284" w:end="0"/>
        <w:rPr/>
      </w:pPr>
      <w:r>
        <w:rPr>
          <w:lang w:val="en-US"/>
        </w:rPr>
        <w:t xml:space="preserve">2 </w:t>
      </w:r>
      <w:r>
        <w:rPr>
          <w:i/>
          <w:iCs/>
        </w:rPr>
        <w:t>лицо</w:t>
      </w:r>
      <w:r>
        <w:rPr>
          <w:lang w:val="en-US"/>
        </w:rPr>
        <w:t xml:space="preserve"> — </w:t>
      </w:r>
      <w:r>
        <w:rPr>
          <w:b/>
          <w:bCs/>
          <w:lang w:val="en-US"/>
        </w:rPr>
        <w:t>vos</w:t>
      </w:r>
      <w:r>
        <w:rPr>
          <w:lang w:val="en-US"/>
        </w:rPr>
        <w:t xml:space="preserve">                      (ustedes) </w:t>
      </w:r>
    </w:p>
    <w:p>
      <w:pPr>
        <w:pStyle w:val="Normal1"/>
        <w:spacing w:lineRule="auto" w:line="240"/>
        <w:ind w:firstLine="284" w:end="0"/>
        <w:rPr/>
      </w:pPr>
      <w:r>
        <w:rPr/>
        <w:t>З</w:t>
      </w:r>
      <w:r>
        <w:rPr>
          <w:lang w:val="en-US"/>
        </w:rPr>
        <w:t xml:space="preserve"> </w:t>
      </w:r>
      <w:r>
        <w:rPr>
          <w:i/>
          <w:iCs/>
        </w:rPr>
        <w:t>лицо</w:t>
      </w:r>
      <w:r>
        <w:rPr>
          <w:lang w:val="en-US"/>
        </w:rPr>
        <w:t xml:space="preserve"> — él, ella, listed       ellos (-as), ustedes</w:t>
      </w:r>
    </w:p>
    <w:p>
      <w:pPr>
        <w:pStyle w:val="Normal1"/>
        <w:spacing w:lineRule="auto" w:line="240"/>
        <w:ind w:firstLine="284" w:end="0"/>
        <w:rPr/>
      </w:pPr>
      <w:r>
        <w:rPr/>
        <w:t xml:space="preserve">Вместо отсутствующего местоимения </w:t>
      </w:r>
      <w:r>
        <w:rPr>
          <w:b/>
          <w:lang w:val="en-US"/>
        </w:rPr>
        <w:t>vosotros</w:t>
      </w:r>
      <w:r>
        <w:rPr>
          <w:b/>
        </w:rPr>
        <w:t xml:space="preserve"> (-</w:t>
      </w:r>
      <w:r>
        <w:rPr>
          <w:b/>
          <w:lang w:val="en-US"/>
        </w:rPr>
        <w:t>as</w:t>
      </w:r>
      <w:r>
        <w:rPr>
          <w:b/>
        </w:rPr>
        <w:t>)</w:t>
      </w:r>
      <w:r>
        <w:rPr/>
        <w:t xml:space="preserve"> употребляется </w:t>
      </w:r>
      <w:r>
        <w:rPr>
          <w:b/>
          <w:lang w:val="en-US"/>
        </w:rPr>
        <w:t>ustedes</w:t>
      </w:r>
      <w:r>
        <w:rPr/>
        <w:t xml:space="preserve">, </w:t>
      </w:r>
      <w:r>
        <w:rPr>
          <w:lang w:val="en-US"/>
        </w:rPr>
        <w:t>co</w:t>
      </w:r>
      <w:r>
        <w:rPr/>
        <w:t xml:space="preserve">гласующееся со своими обычными глагольными формами. </w:t>
      </w:r>
    </w:p>
    <w:p>
      <w:pPr>
        <w:pStyle w:val="Normal1"/>
        <w:spacing w:lineRule="auto" w:line="240"/>
        <w:ind w:firstLine="284" w:end="0"/>
        <w:rPr/>
      </w:pPr>
      <w:r>
        <w:rPr/>
        <w:t xml:space="preserve">Соответственно изменились и глагольные окончания второго лица единственного числа настоящего времени изъявительного наклонения, </w:t>
      </w:r>
      <w:r>
        <w:rPr>
          <w:lang w:val="en-US"/>
        </w:rPr>
        <w:t>vos</w:t>
      </w:r>
      <w:r>
        <w:rPr/>
        <w:t>: -</w:t>
      </w:r>
      <w:r>
        <w:rPr>
          <w:lang w:val="en-US"/>
        </w:rPr>
        <w:t>as</w:t>
      </w:r>
      <w:r>
        <w:rPr/>
        <w:t>, -</w:t>
      </w:r>
      <w:r>
        <w:rPr>
          <w:lang w:val="en-US"/>
        </w:rPr>
        <w:t>es</w:t>
      </w:r>
      <w:r>
        <w:rPr/>
        <w:t>, -</w:t>
      </w:r>
      <w:r>
        <w:rPr>
          <w:lang w:val="en-US"/>
        </w:rPr>
        <w:t>is</w:t>
      </w:r>
      <w:r>
        <w:rPr/>
        <w:t xml:space="preserve"> (</w:t>
      </w:r>
      <w:r>
        <w:rPr>
          <w:lang w:val="en-US"/>
        </w:rPr>
        <w:t>vos</w:t>
      </w:r>
      <w:r>
        <w:rPr/>
        <w:t xml:space="preserve"> </w:t>
      </w:r>
      <w:r>
        <w:rPr>
          <w:lang w:val="en-US"/>
        </w:rPr>
        <w:t>trabaj</w:t>
      </w:r>
      <w:r>
        <w:rPr>
          <w:b/>
          <w:bCs/>
        </w:rPr>
        <w:t>á</w:t>
      </w:r>
      <w:r>
        <w:rPr>
          <w:b/>
          <w:bCs/>
          <w:lang w:val="en-US"/>
        </w:rPr>
        <w:t>s</w:t>
      </w:r>
      <w:r>
        <w:rPr/>
        <w:t xml:space="preserve">, </w:t>
      </w:r>
      <w:r>
        <w:rPr>
          <w:lang w:val="en-US"/>
        </w:rPr>
        <w:t>com</w:t>
      </w:r>
      <w:r>
        <w:rPr>
          <w:b/>
          <w:bCs/>
        </w:rPr>
        <w:t>é</w:t>
      </w:r>
      <w:r>
        <w:rPr>
          <w:b/>
          <w:bCs/>
          <w:lang w:val="en-US"/>
        </w:rPr>
        <w:t>s</w:t>
      </w:r>
      <w:r>
        <w:rPr/>
        <w:t xml:space="preserve">, </w:t>
      </w:r>
      <w:r>
        <w:rPr>
          <w:lang w:val="en-US"/>
        </w:rPr>
        <w:t>escrib</w:t>
      </w:r>
      <w:r>
        <w:rPr>
          <w:b/>
          <w:bCs/>
        </w:rPr>
        <w:t>í</w:t>
      </w:r>
      <w:r>
        <w:rPr>
          <w:b/>
          <w:bCs/>
          <w:lang w:val="en-US"/>
        </w:rPr>
        <w:t>s</w:t>
      </w:r>
      <w:r>
        <w:rPr/>
        <w:t xml:space="preserve"> вместо обычных </w:t>
      </w:r>
      <w:r>
        <w:rPr>
          <w:lang w:val="en-US"/>
        </w:rPr>
        <w:t>t</w:t>
      </w:r>
      <w:r>
        <w:rPr/>
        <w:t xml:space="preserve">ú </w:t>
      </w:r>
      <w:r>
        <w:rPr>
          <w:lang w:val="en-US"/>
        </w:rPr>
        <w:t>trabajas</w:t>
      </w:r>
      <w:r>
        <w:rPr/>
        <w:t xml:space="preserve">, </w:t>
      </w:r>
      <w:r>
        <w:rPr>
          <w:lang w:val="en-US"/>
        </w:rPr>
        <w:t>comes</w:t>
      </w:r>
      <w:r>
        <w:rPr/>
        <w:t xml:space="preserve">, </w:t>
      </w:r>
      <w:r>
        <w:rPr>
          <w:lang w:val="en-US"/>
        </w:rPr>
        <w:t>escribes</w:t>
      </w:r>
      <w:r>
        <w:rPr/>
        <w:t xml:space="preserve">). </w:t>
      </w:r>
    </w:p>
    <w:p>
      <w:pPr>
        <w:pStyle w:val="Normal1"/>
        <w:spacing w:lineRule="auto" w:line="240"/>
        <w:ind w:firstLine="284" w:end="0"/>
        <w:rPr/>
      </w:pPr>
      <w:r>
        <w:rPr/>
        <w:t>Есть изменения и в формах второго лица ед. числа в настоящем времени сослагательного наклонения и в повелительном наклонении.</w:t>
      </w:r>
    </w:p>
    <w:p>
      <w:pPr>
        <w:pStyle w:val="Normal1"/>
        <w:spacing w:lineRule="auto" w:line="240"/>
        <w:ind w:firstLine="284" w:end="0"/>
        <w:rPr/>
      </w:pPr>
      <w:r>
        <w:rPr/>
        <w:t xml:space="preserve">6. В сложной истории местоимения </w:t>
      </w:r>
      <w:r>
        <w:rPr>
          <w:b/>
        </w:rPr>
        <w:t>vos</w:t>
      </w:r>
      <w:r>
        <w:rPr/>
        <w:t xml:space="preserve"> был период, когда оно употреблялось в значении вежливой формы 3-го лица, пока его не вытеснило местоимение </w:t>
      </w:r>
      <w:r>
        <w:rPr>
          <w:b/>
          <w:bCs/>
          <w:lang w:val="en-US"/>
        </w:rPr>
        <w:t>usted</w:t>
      </w:r>
      <w:r>
        <w:rPr/>
        <w:t>. Это архаическое значение vos иногда воспроизводится в торжественной речи при обращении к таким высокопоставленным особам, как, например, короли и принцы. При обращении к богу и святым также употребляется vos, но в этом случае оно синонимично tú.</w:t>
      </w:r>
    </w:p>
    <w:p>
      <w:pPr>
        <w:pStyle w:val="Normal1"/>
        <w:spacing w:lineRule="auto" w:line="240"/>
        <w:ind w:firstLine="284" w:end="0"/>
        <w:rPr/>
      </w:pPr>
      <w:r>
        <w:rPr/>
        <w:t xml:space="preserve">7. Местоимение </w:t>
      </w:r>
      <w:r>
        <w:rPr>
          <w:b/>
          <w:lang w:val="en-US"/>
        </w:rPr>
        <w:t>nosotros</w:t>
      </w:r>
      <w:r>
        <w:rPr/>
        <w:t xml:space="preserve"> может в речи, обычно письменной, заменять местоимение </w:t>
      </w:r>
      <w:r>
        <w:rPr>
          <w:b/>
        </w:rPr>
        <w:t>уо</w:t>
      </w:r>
      <w:r>
        <w:rPr/>
        <w:t>. Это так называемое «множественное скромности» (</w:t>
      </w:r>
      <w:r>
        <w:rPr>
          <w:lang w:val="en-US"/>
        </w:rPr>
        <w:t>el</w:t>
      </w:r>
      <w:r>
        <w:rPr/>
        <w:t xml:space="preserve"> </w:t>
      </w:r>
      <w:r>
        <w:rPr>
          <w:lang w:val="en-US"/>
        </w:rPr>
        <w:t>plural</w:t>
      </w:r>
      <w:r>
        <w:rPr/>
        <w:t xml:space="preserve"> </w:t>
      </w:r>
      <w:r>
        <w:rPr>
          <w:lang w:val="en-US"/>
        </w:rPr>
        <w:t>de</w:t>
      </w:r>
      <w:r>
        <w:rPr/>
        <w:t xml:space="preserve"> </w:t>
      </w:r>
      <w:r>
        <w:rPr>
          <w:lang w:val="en-US"/>
        </w:rPr>
        <w:t>modestia</w:t>
      </w:r>
      <w:r>
        <w:rPr/>
        <w:t>), когда субъект речи намеренно включает свое «я» в разряд множественности:</w:t>
      </w:r>
    </w:p>
    <w:p>
      <w:pPr>
        <w:pStyle w:val="Normal1"/>
        <w:spacing w:lineRule="auto" w:line="240"/>
        <w:ind w:firstLine="284" w:end="0"/>
        <w:rPr/>
      </w:pPr>
      <w:r>
        <w:rPr>
          <w:lang w:val="en-US"/>
        </w:rPr>
        <w:t>El</w:t>
      </w:r>
      <w:r>
        <w:rPr/>
        <w:t xml:space="preserve"> </w:t>
      </w:r>
      <w:r>
        <w:rPr>
          <w:lang w:val="en-US"/>
        </w:rPr>
        <w:t>nuestra</w:t>
      </w:r>
      <w:r>
        <w:rPr/>
        <w:t xml:space="preserve"> </w:t>
      </w:r>
      <w:r>
        <w:rPr>
          <w:lang w:val="en-US"/>
        </w:rPr>
        <w:t>tesina</w:t>
      </w:r>
      <w:r>
        <w:rPr/>
        <w:t xml:space="preserve"> (</w:t>
      </w:r>
      <w:r>
        <w:rPr>
          <w:lang w:val="en-US"/>
        </w:rPr>
        <w:t>nosotros</w:t>
      </w:r>
      <w:r>
        <w:rPr/>
        <w:t xml:space="preserve">) </w:t>
      </w:r>
      <w:r>
        <w:rPr>
          <w:lang w:val="en-US"/>
        </w:rPr>
        <w:t>investigamos</w:t>
      </w:r>
      <w:r>
        <w:rPr/>
        <w:t xml:space="preserve">            В нашей дипломной работе мы исследуем</w:t>
      </w:r>
    </w:p>
    <w:p>
      <w:pPr>
        <w:pStyle w:val="Normal1"/>
        <w:spacing w:lineRule="auto" w:line="240"/>
        <w:ind w:firstLine="709" w:end="0"/>
        <w:rPr/>
      </w:pPr>
      <w:r>
        <w:rPr>
          <w:lang w:val="en-US"/>
        </w:rPr>
        <w:t>algunos</w:t>
      </w:r>
      <w:r>
        <w:rPr/>
        <w:t xml:space="preserve"> </w:t>
      </w:r>
      <w:r>
        <w:rPr>
          <w:lang w:val="en-US"/>
        </w:rPr>
        <w:t>problemas</w:t>
      </w:r>
      <w:r>
        <w:rPr/>
        <w:t xml:space="preserve"> </w:t>
      </w:r>
      <w:r>
        <w:rPr>
          <w:lang w:val="en-US"/>
        </w:rPr>
        <w:t>del</w:t>
      </w:r>
      <w:r>
        <w:rPr/>
        <w:t xml:space="preserve"> </w:t>
      </w:r>
      <w:r>
        <w:rPr>
          <w:lang w:val="en-US"/>
        </w:rPr>
        <w:t>uso</w:t>
      </w:r>
      <w:r>
        <w:rPr/>
        <w:t xml:space="preserve"> </w:t>
      </w:r>
      <w:r>
        <w:rPr>
          <w:lang w:val="en-US"/>
        </w:rPr>
        <w:t>de</w:t>
      </w:r>
      <w:r>
        <w:rPr/>
        <w:t xml:space="preserve"> </w:t>
      </w:r>
      <w:r>
        <w:rPr>
          <w:lang w:val="en-US"/>
        </w:rPr>
        <w:t>varios</w:t>
      </w:r>
      <w:r>
        <w:rPr/>
        <w:t xml:space="preserve">                      некоторые проблемы употребления</w:t>
      </w:r>
    </w:p>
    <w:p>
      <w:pPr>
        <w:pStyle w:val="Normal1"/>
        <w:spacing w:lineRule="auto" w:line="240"/>
        <w:ind w:firstLine="709" w:end="0"/>
        <w:rPr/>
      </w:pPr>
      <w:r>
        <w:rPr>
          <w:lang w:val="en-US"/>
        </w:rPr>
        <w:t>pronombres</w:t>
      </w:r>
      <w:r>
        <w:rPr/>
        <w:t>.                                                            различных местоимений.</w:t>
      </w:r>
    </w:p>
    <w:p>
      <w:pPr>
        <w:pStyle w:val="Normal1"/>
        <w:spacing w:lineRule="auto" w:line="240"/>
        <w:ind w:firstLine="284" w:end="0"/>
        <w:rPr>
          <w:sz w:val="24"/>
        </w:rPr>
      </w:pPr>
      <w:r>
        <w:rPr/>
        <w:t>В королевской и церковной документации иногда используется архаическая а 1-го лица мн. числа nos также в значении  1-го лица ед. числа: Nos, еl — Мы, король... . Это так называемое «множественное церемониальное» (</w:t>
      </w:r>
      <w:r>
        <w:rPr>
          <w:lang w:val="en-US"/>
        </w:rPr>
        <w:t>plural</w:t>
      </w:r>
      <w:r>
        <w:rPr/>
        <w:t xml:space="preserve">  </w:t>
      </w:r>
      <w:r>
        <w:rPr>
          <w:lang w:val="en-US"/>
        </w:rPr>
        <w:t>majest</w:t>
      </w:r>
      <w:r>
        <w:rPr/>
        <w:t>á</w:t>
      </w:r>
      <w:r>
        <w:rPr>
          <w:lang w:val="en-US"/>
        </w:rPr>
        <w:t>tico</w:t>
      </w:r>
      <w:r>
        <w:rPr/>
        <w:t xml:space="preserve">). Его не следует путать с омонимичной формой косвенного и прямого дополнения от </w:t>
      </w:r>
      <w:r>
        <w:rPr>
          <w:lang w:val="en-US"/>
        </w:rPr>
        <w:t>nosotros</w:t>
      </w:r>
      <w:r>
        <w:rPr/>
        <w:t>.</w:t>
      </w:r>
    </w:p>
    <w:p>
      <w:pPr>
        <w:pStyle w:val="Normal1"/>
        <w:spacing w:lineRule="auto" w:line="240"/>
        <w:ind w:firstLine="284" w:end="0"/>
        <w:rPr>
          <w:sz w:val="24"/>
        </w:rPr>
      </w:pPr>
      <w:r>
        <w:rPr>
          <w:sz w:val="24"/>
        </w:rPr>
      </w:r>
    </w:p>
    <w:p>
      <w:pPr>
        <w:pStyle w:val="Heading2"/>
        <w:ind w:hanging="0" w:start="0"/>
        <w:rPr/>
      </w:pPr>
      <w:bookmarkStart w:id="40" w:name="__RefHeading___Toc1886030"/>
      <w:bookmarkEnd w:id="40"/>
      <w:r>
        <w:rPr/>
        <w:t>§ 29. Личные местоимения в функции дополнений</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Личные местоимения в испанском языке сохраняют некоторое подобие склонений; они могут употребляться в функции прямого и косвенного дополнений. Причем, в указанной функции выступают две формы местоимений: беспредложная (иначе: неудáренная) и предложная (иначе: удáренная). Беспредложная форма обычно со</w:t>
        <w:softHyphen/>
        <w:t>ответствует винительному и дательному падежу русских личных местоимений. Местоимения этой формы, как показывает само на</w:t>
        <w:softHyphen/>
        <w:t>звание, никогда не употребляются с предлогом. Предложная форма практически может соответствовать любому падежу русских местоимений (за исключением именительного).</w:t>
      </w:r>
    </w:p>
    <w:p>
      <w:pPr>
        <w:pStyle w:val="Normal1"/>
        <w:spacing w:lineRule="auto" w:line="240"/>
        <w:ind w:firstLine="284" w:end="0"/>
        <w:rPr>
          <w:sz w:val="24"/>
        </w:rPr>
      </w:pPr>
      <w:r>
        <w:rPr>
          <w:sz w:val="24"/>
        </w:rPr>
      </w:r>
    </w:p>
    <w:p>
      <w:pPr>
        <w:pStyle w:val="Normal1"/>
        <w:spacing w:lineRule="auto" w:line="240"/>
        <w:ind w:firstLine="284" w:end="0"/>
        <w:jc w:val="center"/>
        <w:rPr/>
      </w:pPr>
      <w:r>
        <w:rPr/>
        <w:t>1. Таблица личных местоимений в функции прямого и косвенного дополнений (беспредложная или неударенная форма)</w:t>
      </w:r>
    </w:p>
    <w:tbl>
      <w:tblPr>
        <w:tblW w:w="10773" w:type="dxa"/>
        <w:jc w:val="start"/>
        <w:tblInd w:w="40" w:type="dxa"/>
        <w:tblLayout w:type="fixed"/>
        <w:tblCellMar>
          <w:top w:w="0" w:type="dxa"/>
          <w:start w:w="40" w:type="dxa"/>
          <w:bottom w:w="0" w:type="dxa"/>
          <w:end w:w="40" w:type="dxa"/>
        </w:tblCellMar>
      </w:tblPr>
      <w:tblGrid>
        <w:gridCol w:w="709"/>
        <w:gridCol w:w="3354"/>
        <w:gridCol w:w="48"/>
        <w:gridCol w:w="3307"/>
        <w:gridCol w:w="3355"/>
      </w:tblGrid>
      <w:tr>
        <w:trPr>
          <w:trHeight w:val="540" w:hRule="exact"/>
        </w:trPr>
        <w:tc>
          <w:tcPr>
            <w:tcW w:w="709"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402" w:type="dxa"/>
            <w:gridSpan w:val="2"/>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6662"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spacing w:val="20"/>
                <w:sz w:val="24"/>
              </w:rPr>
              <w:t>Беспредложная</w:t>
            </w:r>
            <w:r>
              <w:rPr>
                <w:sz w:val="24"/>
              </w:rPr>
              <w:t xml:space="preserve"> (неудáренная) форма  личного местоимения</w:t>
            </w:r>
          </w:p>
          <w:p>
            <w:pPr>
              <w:pStyle w:val="Normal1"/>
              <w:spacing w:lineRule="auto" w:line="240"/>
              <w:rPr>
                <w:sz w:val="24"/>
              </w:rPr>
            </w:pPr>
            <w:r>
              <w:rPr>
                <w:sz w:val="24"/>
              </w:rPr>
            </w:r>
          </w:p>
        </w:tc>
      </w:tr>
      <w:tr>
        <w:trPr>
          <w:trHeight w:val="1260" w:hRule="exact"/>
        </w:trPr>
        <w:tc>
          <w:tcPr>
            <w:tcW w:w="709"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Лицо</w:t>
            </w:r>
          </w:p>
          <w:p>
            <w:pPr>
              <w:pStyle w:val="Normal1"/>
              <w:spacing w:lineRule="auto" w:line="240"/>
              <w:rPr>
                <w:sz w:val="24"/>
              </w:rPr>
            </w:pPr>
            <w:r>
              <w:rPr>
                <w:sz w:val="24"/>
              </w:rPr>
            </w:r>
          </w:p>
        </w:tc>
        <w:tc>
          <w:tcPr>
            <w:tcW w:w="3354"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Личное местоимение (исходная форма, со</w:t>
              <w:softHyphen/>
              <w:t>ответствующая в русском языке имени</w:t>
              <w:softHyphen/>
              <w:t>тельному падежу)</w:t>
            </w:r>
          </w:p>
          <w:p>
            <w:pPr>
              <w:pStyle w:val="Normal1"/>
              <w:spacing w:lineRule="auto" w:line="240"/>
              <w:rPr>
                <w:sz w:val="24"/>
              </w:rPr>
            </w:pPr>
            <w:r>
              <w:rPr>
                <w:sz w:val="24"/>
              </w:rPr>
            </w:r>
          </w:p>
        </w:tc>
        <w:tc>
          <w:tcPr>
            <w:tcW w:w="3355"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sz w:val="24"/>
              </w:rPr>
              <w:t xml:space="preserve">В функции </w:t>
            </w:r>
            <w:r>
              <w:rPr>
                <w:spacing w:val="20"/>
                <w:sz w:val="24"/>
              </w:rPr>
              <w:t>прямого</w:t>
            </w:r>
            <w:r>
              <w:rPr>
                <w:sz w:val="24"/>
              </w:rPr>
              <w:t xml:space="preserve"> дополнения (соответ</w:t>
              <w:softHyphen/>
              <w:t>ствует в русском языке винительному падежу)</w:t>
            </w:r>
          </w:p>
          <w:p>
            <w:pPr>
              <w:pStyle w:val="Normal1"/>
              <w:spacing w:lineRule="auto" w:line="240"/>
              <w:rPr>
                <w:sz w:val="24"/>
              </w:rPr>
            </w:pPr>
            <w:r>
              <w:rPr>
                <w:sz w:val="24"/>
              </w:rPr>
            </w:r>
          </w:p>
        </w:tc>
        <w:tc>
          <w:tcPr>
            <w:tcW w:w="335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sz w:val="24"/>
              </w:rPr>
              <w:t xml:space="preserve">В функции </w:t>
            </w:r>
            <w:r>
              <w:rPr>
                <w:spacing w:val="20"/>
                <w:sz w:val="24"/>
              </w:rPr>
              <w:t>косвен</w:t>
              <w:softHyphen/>
              <w:t>ного</w:t>
            </w:r>
            <w:r>
              <w:rPr>
                <w:sz w:val="24"/>
              </w:rPr>
              <w:t xml:space="preserve"> дополнения (со</w:t>
              <w:softHyphen/>
              <w:t>ответствует в русском языке дательному падежу)</w:t>
            </w:r>
          </w:p>
          <w:p>
            <w:pPr>
              <w:pStyle w:val="Normal1"/>
              <w:spacing w:lineRule="auto" w:line="240"/>
              <w:rPr>
                <w:sz w:val="24"/>
              </w:rPr>
            </w:pPr>
            <w:r>
              <w:rPr>
                <w:sz w:val="24"/>
              </w:rPr>
            </w:r>
          </w:p>
        </w:tc>
      </w:tr>
      <w:tr>
        <w:trPr>
          <w:trHeight w:val="380" w:hRule="exact"/>
        </w:trPr>
        <w:tc>
          <w:tcPr>
            <w:tcW w:w="10773" w:type="dxa"/>
            <w:gridSpan w:val="5"/>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pacing w:val="30"/>
                <w:sz w:val="24"/>
              </w:rPr>
            </w:pPr>
            <w:r>
              <w:rPr>
                <w:spacing w:val="30"/>
                <w:sz w:val="24"/>
              </w:rPr>
              <w:t>Единственное число</w:t>
            </w:r>
          </w:p>
          <w:p>
            <w:pPr>
              <w:pStyle w:val="Normal1"/>
              <w:spacing w:lineRule="auto" w:line="240"/>
              <w:jc w:val="center"/>
              <w:rPr>
                <w:spacing w:val="30"/>
                <w:sz w:val="24"/>
              </w:rPr>
            </w:pPr>
            <w:r>
              <w:rPr>
                <w:spacing w:val="30"/>
                <w:sz w:val="24"/>
              </w:rPr>
            </w:r>
          </w:p>
        </w:tc>
      </w:tr>
      <w:tr>
        <w:trPr>
          <w:trHeight w:val="400" w:hRule="exact"/>
        </w:trPr>
        <w:tc>
          <w:tcPr>
            <w:tcW w:w="709"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1</w:t>
            </w:r>
          </w:p>
          <w:p>
            <w:pPr>
              <w:pStyle w:val="Normal1"/>
              <w:spacing w:lineRule="auto" w:line="240"/>
              <w:rPr>
                <w:sz w:val="24"/>
              </w:rPr>
            </w:pPr>
            <w:r>
              <w:rPr>
                <w:sz w:val="24"/>
              </w:rPr>
            </w:r>
          </w:p>
        </w:tc>
        <w:tc>
          <w:tcPr>
            <w:tcW w:w="3354"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rPr>
              <w:t xml:space="preserve">yо </w:t>
            </w:r>
            <w:r>
              <w:rPr>
                <w:sz w:val="24"/>
              </w:rPr>
              <w:t>— я</w:t>
            </w:r>
          </w:p>
          <w:p>
            <w:pPr>
              <w:pStyle w:val="Normal1"/>
              <w:spacing w:lineRule="auto" w:line="240"/>
              <w:rPr>
                <w:sz w:val="24"/>
              </w:rPr>
            </w:pPr>
            <w:r>
              <w:rPr>
                <w:sz w:val="24"/>
              </w:rPr>
            </w:r>
          </w:p>
        </w:tc>
        <w:tc>
          <w:tcPr>
            <w:tcW w:w="3355"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me</w:t>
            </w:r>
            <w:r>
              <w:rPr>
                <w:sz w:val="24"/>
              </w:rPr>
              <w:t xml:space="preserve"> — меня</w:t>
            </w:r>
          </w:p>
          <w:p>
            <w:pPr>
              <w:pStyle w:val="Normal1"/>
              <w:spacing w:lineRule="auto" w:line="240"/>
              <w:rPr>
                <w:sz w:val="24"/>
              </w:rPr>
            </w:pPr>
            <w:r>
              <w:rPr>
                <w:sz w:val="24"/>
              </w:rPr>
            </w:r>
          </w:p>
        </w:tc>
        <w:tc>
          <w:tcPr>
            <w:tcW w:w="335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me</w:t>
            </w:r>
            <w:r>
              <w:rPr>
                <w:sz w:val="24"/>
              </w:rPr>
              <w:t xml:space="preserve"> — мне</w:t>
            </w:r>
          </w:p>
          <w:p>
            <w:pPr>
              <w:pStyle w:val="Normal1"/>
              <w:spacing w:lineRule="auto" w:line="240"/>
              <w:rPr>
                <w:sz w:val="24"/>
              </w:rPr>
            </w:pPr>
            <w:r>
              <w:rPr>
                <w:sz w:val="24"/>
              </w:rPr>
            </w:r>
          </w:p>
        </w:tc>
      </w:tr>
      <w:tr>
        <w:trPr>
          <w:trHeight w:val="400" w:hRule="exact"/>
        </w:trPr>
        <w:tc>
          <w:tcPr>
            <w:tcW w:w="709"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2</w:t>
            </w:r>
          </w:p>
          <w:p>
            <w:pPr>
              <w:pStyle w:val="Normal1"/>
              <w:spacing w:lineRule="auto" w:line="240"/>
              <w:rPr>
                <w:sz w:val="24"/>
              </w:rPr>
            </w:pPr>
            <w:r>
              <w:rPr>
                <w:sz w:val="24"/>
              </w:rPr>
            </w:r>
          </w:p>
        </w:tc>
        <w:tc>
          <w:tcPr>
            <w:tcW w:w="3354"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t</w:t>
            </w:r>
            <w:r>
              <w:rPr>
                <w:b/>
                <w:sz w:val="24"/>
              </w:rPr>
              <w:t>ú</w:t>
            </w:r>
            <w:r>
              <w:rPr>
                <w:sz w:val="24"/>
              </w:rPr>
              <w:t xml:space="preserve"> — ты</w:t>
            </w:r>
          </w:p>
          <w:p>
            <w:pPr>
              <w:pStyle w:val="Normal1"/>
              <w:spacing w:lineRule="auto" w:line="240"/>
              <w:rPr>
                <w:sz w:val="24"/>
              </w:rPr>
            </w:pPr>
            <w:r>
              <w:rPr>
                <w:sz w:val="24"/>
              </w:rPr>
            </w:r>
          </w:p>
        </w:tc>
        <w:tc>
          <w:tcPr>
            <w:tcW w:w="3355"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te</w:t>
            </w:r>
            <w:r>
              <w:rPr>
                <w:b/>
                <w:sz w:val="24"/>
              </w:rPr>
              <w:t xml:space="preserve"> </w:t>
            </w:r>
            <w:r>
              <w:rPr>
                <w:sz w:val="24"/>
              </w:rPr>
              <w:t>— тебя</w:t>
            </w:r>
          </w:p>
          <w:p>
            <w:pPr>
              <w:pStyle w:val="Normal1"/>
              <w:spacing w:lineRule="auto" w:line="240"/>
              <w:rPr>
                <w:sz w:val="24"/>
              </w:rPr>
            </w:pPr>
            <w:r>
              <w:rPr>
                <w:sz w:val="24"/>
              </w:rPr>
            </w:r>
          </w:p>
        </w:tc>
        <w:tc>
          <w:tcPr>
            <w:tcW w:w="335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te</w:t>
            </w:r>
            <w:r>
              <w:rPr>
                <w:sz w:val="24"/>
              </w:rPr>
              <w:t xml:space="preserve"> — тебе</w:t>
            </w:r>
          </w:p>
          <w:p>
            <w:pPr>
              <w:pStyle w:val="Normal1"/>
              <w:spacing w:lineRule="auto" w:line="240"/>
              <w:rPr>
                <w:sz w:val="24"/>
              </w:rPr>
            </w:pPr>
            <w:r>
              <w:rPr>
                <w:sz w:val="24"/>
              </w:rPr>
            </w:r>
          </w:p>
        </w:tc>
      </w:tr>
      <w:tr>
        <w:trPr>
          <w:trHeight w:val="340" w:hRule="exact"/>
        </w:trPr>
        <w:tc>
          <w:tcPr>
            <w:tcW w:w="709" w:type="dxa"/>
            <w:tcBorders>
              <w:top w:val="single" w:sz="6" w:space="0" w:color="000000"/>
              <w:start w:val="single" w:sz="6" w:space="0" w:color="000000"/>
              <w:end w:val="single" w:sz="6" w:space="0" w:color="000000"/>
            </w:tcBorders>
          </w:tcPr>
          <w:p>
            <w:pPr>
              <w:pStyle w:val="Normal1"/>
              <w:spacing w:lineRule="auto" w:line="240"/>
              <w:rPr>
                <w:sz w:val="24"/>
              </w:rPr>
            </w:pPr>
            <w:r>
              <w:rPr>
                <w:sz w:val="24"/>
              </w:rPr>
              <w:t>3</w:t>
            </w:r>
          </w:p>
          <w:p>
            <w:pPr>
              <w:pStyle w:val="Normal1"/>
              <w:spacing w:lineRule="auto" w:line="240"/>
              <w:rPr>
                <w:sz w:val="24"/>
              </w:rPr>
            </w:pPr>
            <w:r>
              <w:rPr>
                <w:sz w:val="24"/>
              </w:rPr>
            </w:r>
          </w:p>
        </w:tc>
        <w:tc>
          <w:tcPr>
            <w:tcW w:w="3354" w:type="dxa"/>
            <w:tcBorders>
              <w:top w:val="single" w:sz="6" w:space="0" w:color="000000"/>
              <w:start w:val="single" w:sz="6" w:space="0" w:color="000000"/>
              <w:end w:val="single" w:sz="6" w:space="0" w:color="000000"/>
            </w:tcBorders>
          </w:tcPr>
          <w:p>
            <w:pPr>
              <w:pStyle w:val="Normal1"/>
              <w:spacing w:lineRule="auto" w:line="240"/>
              <w:rPr/>
            </w:pPr>
            <w:r>
              <w:rPr>
                <w:b/>
                <w:sz w:val="24"/>
              </w:rPr>
              <w:t xml:space="preserve"> </w:t>
            </w:r>
            <w:r>
              <w:rPr>
                <w:b/>
                <w:sz w:val="24"/>
              </w:rPr>
              <w:t xml:space="preserve">él </w:t>
            </w:r>
            <w:r>
              <w:rPr>
                <w:sz w:val="24"/>
              </w:rPr>
              <w:t>— он</w:t>
            </w:r>
          </w:p>
          <w:p>
            <w:pPr>
              <w:pStyle w:val="Normal1"/>
              <w:spacing w:lineRule="auto" w:line="240"/>
              <w:rPr>
                <w:sz w:val="24"/>
              </w:rPr>
            </w:pPr>
            <w:r>
              <w:rPr>
                <w:sz w:val="24"/>
              </w:rPr>
            </w:r>
          </w:p>
        </w:tc>
        <w:tc>
          <w:tcPr>
            <w:tcW w:w="3355" w:type="dxa"/>
            <w:gridSpan w:val="2"/>
            <w:vMerge w:val="restart"/>
            <w:tcBorders>
              <w:top w:val="single" w:sz="6" w:space="0" w:color="000000"/>
              <w:start w:val="single" w:sz="6" w:space="0" w:color="000000"/>
              <w:end w:val="single" w:sz="6" w:space="0" w:color="000000"/>
            </w:tcBorders>
          </w:tcPr>
          <w:p>
            <w:pPr>
              <w:pStyle w:val="Normal1"/>
              <w:spacing w:lineRule="auto" w:line="240"/>
              <w:ind w:hanging="292" w:start="292" w:end="0"/>
              <w:rPr/>
            </w:pPr>
            <w:r>
              <w:rPr>
                <w:b/>
                <w:sz w:val="24"/>
                <w:lang w:val="en-US"/>
              </w:rPr>
              <w:t>lo</w:t>
            </w:r>
            <w:r>
              <w:rPr>
                <w:sz w:val="24"/>
              </w:rPr>
              <w:t xml:space="preserve">     — его (по отноше</w:t>
              <w:softHyphen/>
              <w:t xml:space="preserve">нию к лицу        и предмету) </w:t>
            </w:r>
          </w:p>
          <w:p>
            <w:pPr>
              <w:pStyle w:val="Normal1"/>
              <w:spacing w:lineRule="auto" w:line="240"/>
              <w:rPr/>
            </w:pPr>
            <w:r>
              <w:rPr>
                <w:b/>
                <w:sz w:val="24"/>
                <w:lang w:val="en-US"/>
              </w:rPr>
              <w:t>lo</w:t>
            </w:r>
            <w:r>
              <w:rPr>
                <w:b/>
                <w:sz w:val="24"/>
              </w:rPr>
              <w:t xml:space="preserve">       </w:t>
            </w:r>
            <w:r>
              <w:rPr>
                <w:sz w:val="24"/>
              </w:rPr>
              <w:t xml:space="preserve"> — его, это </w:t>
            </w:r>
          </w:p>
          <w:p>
            <w:pPr>
              <w:pStyle w:val="Normal1"/>
              <w:spacing w:lineRule="auto" w:line="240"/>
              <w:ind w:hanging="292" w:start="292" w:end="0"/>
              <w:rPr/>
            </w:pPr>
            <w:r>
              <w:rPr>
                <w:b/>
                <w:sz w:val="24"/>
                <w:lang w:val="en-US"/>
              </w:rPr>
              <w:t>la</w:t>
            </w:r>
            <w:r>
              <w:rPr>
                <w:sz w:val="24"/>
              </w:rPr>
              <w:t xml:space="preserve">    — ее (по отношению к лицу и пред</w:t>
              <w:softHyphen/>
              <w:t xml:space="preserve">мету) </w:t>
            </w:r>
          </w:p>
          <w:p>
            <w:pPr>
              <w:pStyle w:val="Normal1"/>
              <w:spacing w:lineRule="auto" w:line="240"/>
              <w:ind w:hanging="292" w:start="292" w:end="0"/>
              <w:rPr/>
            </w:pPr>
            <w:r>
              <w:rPr>
                <w:b/>
                <w:sz w:val="24"/>
                <w:lang w:val="en-US"/>
              </w:rPr>
              <w:t>le</w:t>
            </w:r>
            <w:r>
              <w:rPr>
                <w:b/>
                <w:sz w:val="24"/>
              </w:rPr>
              <w:t xml:space="preserve"> (</w:t>
            </w:r>
            <w:r>
              <w:rPr>
                <w:b/>
                <w:sz w:val="24"/>
                <w:lang w:val="en-US"/>
              </w:rPr>
              <w:t>lo</w:t>
            </w:r>
            <w:r>
              <w:rPr>
                <w:b/>
                <w:sz w:val="24"/>
              </w:rPr>
              <w:t>)</w:t>
            </w:r>
            <w:r>
              <w:rPr>
                <w:sz w:val="24"/>
              </w:rPr>
              <w:t xml:space="preserve"> — Вас (по отноше</w:t>
              <w:softHyphen/>
              <w:t xml:space="preserve">нию к лицу мужского пола) </w:t>
            </w:r>
          </w:p>
          <w:p>
            <w:pPr>
              <w:pStyle w:val="Normal1"/>
              <w:spacing w:lineRule="auto" w:line="240"/>
              <w:ind w:hanging="292" w:start="292" w:end="0"/>
              <w:rPr/>
            </w:pPr>
            <w:r>
              <w:rPr>
                <w:b/>
                <w:sz w:val="24"/>
                <w:lang w:val="en-US"/>
              </w:rPr>
              <w:t>la</w:t>
            </w:r>
            <w:r>
              <w:rPr>
                <w:sz w:val="24"/>
              </w:rPr>
              <w:t xml:space="preserve">      — Вас (по отноше</w:t>
              <w:softHyphen/>
              <w:t>нию к лицу женского пола)</w:t>
            </w:r>
          </w:p>
          <w:p>
            <w:pPr>
              <w:pStyle w:val="Normal1"/>
              <w:rPr>
                <w:sz w:val="24"/>
              </w:rPr>
            </w:pPr>
            <w:r>
              <w:rPr>
                <w:sz w:val="24"/>
              </w:rPr>
            </w:r>
          </w:p>
        </w:tc>
        <w:tc>
          <w:tcPr>
            <w:tcW w:w="3355"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565" w:hRule="exact"/>
        </w:trPr>
        <w:tc>
          <w:tcPr>
            <w:tcW w:w="709"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354" w:type="dxa"/>
            <w:tcBorders>
              <w:start w:val="single" w:sz="6" w:space="0" w:color="000000"/>
              <w:end w:val="single" w:sz="6" w:space="0" w:color="000000"/>
            </w:tcBorders>
          </w:tcPr>
          <w:p>
            <w:pPr>
              <w:pStyle w:val="Normal1"/>
              <w:spacing w:lineRule="auto" w:line="240"/>
              <w:rPr/>
            </w:pPr>
            <w:r>
              <w:rPr>
                <w:b/>
                <w:sz w:val="24"/>
                <w:lang w:val="en-US"/>
              </w:rPr>
              <w:t>ello</w:t>
            </w:r>
            <w:r>
              <w:rPr>
                <w:sz w:val="24"/>
              </w:rPr>
              <w:t xml:space="preserve"> — оно </w:t>
            </w:r>
          </w:p>
          <w:p>
            <w:pPr>
              <w:pStyle w:val="Normal1"/>
              <w:spacing w:lineRule="auto" w:line="240"/>
              <w:rPr/>
            </w:pPr>
            <w:r>
              <w:rPr>
                <w:b/>
                <w:sz w:val="24"/>
                <w:lang w:val="en-US"/>
              </w:rPr>
              <w:t>ella</w:t>
            </w:r>
            <w:r>
              <w:rPr>
                <w:sz w:val="24"/>
              </w:rPr>
              <w:t xml:space="preserve"> — она</w:t>
            </w:r>
          </w:p>
          <w:p>
            <w:pPr>
              <w:pStyle w:val="Normal1"/>
              <w:spacing w:lineRule="auto" w:line="240"/>
              <w:rPr>
                <w:sz w:val="24"/>
              </w:rPr>
            </w:pPr>
            <w:r>
              <w:rPr>
                <w:sz w:val="24"/>
              </w:rPr>
            </w:r>
          </w:p>
        </w:tc>
        <w:tc>
          <w:tcPr>
            <w:tcW w:w="3355" w:type="dxa"/>
            <w:gridSpan w:val="2"/>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5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640" w:hRule="exact"/>
        </w:trPr>
        <w:tc>
          <w:tcPr>
            <w:tcW w:w="709"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354" w:type="dxa"/>
            <w:tcBorders>
              <w:start w:val="single" w:sz="6" w:space="0" w:color="000000"/>
              <w:end w:val="single" w:sz="6" w:space="0" w:color="000000"/>
            </w:tcBorders>
          </w:tcPr>
          <w:p>
            <w:pPr>
              <w:pStyle w:val="Normal1"/>
              <w:spacing w:lineRule="auto" w:line="240"/>
              <w:rPr/>
            </w:pPr>
            <w:r>
              <w:rPr>
                <w:b/>
                <w:sz w:val="24"/>
                <w:lang w:val="en-US"/>
              </w:rPr>
              <w:t>usted</w:t>
            </w:r>
            <w:r>
              <w:rPr>
                <w:b/>
                <w:sz w:val="24"/>
              </w:rPr>
              <w:t xml:space="preserve"> </w:t>
            </w:r>
            <w:r>
              <w:rPr>
                <w:sz w:val="24"/>
              </w:rPr>
              <w:t>— Вы</w:t>
            </w:r>
          </w:p>
          <w:p>
            <w:pPr>
              <w:pStyle w:val="Normal1"/>
              <w:spacing w:lineRule="auto" w:line="240"/>
              <w:rPr>
                <w:sz w:val="24"/>
              </w:rPr>
            </w:pPr>
            <w:r>
              <w:rPr>
                <w:sz w:val="24"/>
              </w:rPr>
            </w:r>
          </w:p>
        </w:tc>
        <w:tc>
          <w:tcPr>
            <w:tcW w:w="3355" w:type="dxa"/>
            <w:gridSpan w:val="2"/>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55" w:type="dxa"/>
            <w:tcBorders>
              <w:start w:val="single" w:sz="6" w:space="0" w:color="000000"/>
              <w:end w:val="single" w:sz="6" w:space="0" w:color="000000"/>
            </w:tcBorders>
          </w:tcPr>
          <w:p>
            <w:pPr>
              <w:pStyle w:val="Normal1"/>
              <w:spacing w:lineRule="auto" w:line="240"/>
              <w:rPr/>
            </w:pPr>
            <w:r>
              <w:rPr>
                <w:b/>
                <w:sz w:val="24"/>
                <w:lang w:val="en-US"/>
              </w:rPr>
              <w:t>le</w:t>
            </w:r>
            <w:r>
              <w:rPr>
                <w:b/>
                <w:sz w:val="24"/>
              </w:rPr>
              <w:t xml:space="preserve"> </w:t>
            </w:r>
            <w:r>
              <w:rPr>
                <w:sz w:val="24"/>
              </w:rPr>
              <w:t>— ему, ей. Вам</w:t>
            </w:r>
          </w:p>
          <w:p>
            <w:pPr>
              <w:pStyle w:val="Normal1"/>
              <w:spacing w:lineRule="auto" w:line="240"/>
              <w:rPr>
                <w:sz w:val="24"/>
              </w:rPr>
            </w:pPr>
            <w:r>
              <w:rPr>
                <w:sz w:val="24"/>
              </w:rPr>
            </w:r>
          </w:p>
        </w:tc>
      </w:tr>
      <w:tr>
        <w:trPr>
          <w:trHeight w:val="640" w:hRule="exact"/>
        </w:trPr>
        <w:tc>
          <w:tcPr>
            <w:tcW w:w="709"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354"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355" w:type="dxa"/>
            <w:gridSpan w:val="2"/>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5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520" w:hRule="exact"/>
        </w:trPr>
        <w:tc>
          <w:tcPr>
            <w:tcW w:w="709"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354"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355" w:type="dxa"/>
            <w:gridSpan w:val="2"/>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c>
          <w:tcPr>
            <w:tcW w:w="3355"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bl>
    <w:p>
      <w:pPr>
        <w:sectPr>
          <w:footerReference w:type="default" r:id="rId15"/>
          <w:footerReference w:type="first" r:id="rId16"/>
          <w:type w:val="nextPage"/>
          <w:pgSz w:w="11906" w:h="16838"/>
          <w:pgMar w:left="567" w:right="567" w:gutter="0" w:header="0" w:top="567" w:footer="720" w:bottom="776"/>
          <w:pgNumType w:fmt="decimal"/>
          <w:formProt w:val="false"/>
          <w:textDirection w:val="lrTb"/>
          <w:docGrid w:type="default" w:linePitch="360" w:charSpace="0"/>
        </w:sectPr>
        <w:pStyle w:val="Normal1"/>
        <w:spacing w:lineRule="auto" w:line="240"/>
        <w:ind w:firstLine="284" w:end="0"/>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851"/>
        <w:gridCol w:w="3260"/>
        <w:gridCol w:w="47"/>
        <w:gridCol w:w="3307"/>
        <w:gridCol w:w="3308"/>
      </w:tblGrid>
      <w:tr>
        <w:trPr>
          <w:trHeight w:val="360" w:hRule="exact"/>
        </w:trPr>
        <w:tc>
          <w:tcPr>
            <w:tcW w:w="851" w:type="dxa"/>
            <w:tcBorders>
              <w:top w:val="single" w:sz="6" w:space="0" w:color="000000"/>
              <w:start w:val="single" w:sz="6" w:space="0" w:color="000000"/>
              <w:end w:val="single" w:sz="6" w:space="0" w:color="000000"/>
            </w:tcBorders>
          </w:tcPr>
          <w:p>
            <w:pPr>
              <w:pStyle w:val="Normal1"/>
              <w:spacing w:lineRule="auto" w:line="240"/>
              <w:rPr>
                <w:sz w:val="24"/>
              </w:rPr>
            </w:pPr>
            <w:r>
              <w:rPr>
                <w:sz w:val="24"/>
              </w:rPr>
              <w:softHyphen/>
            </w:r>
          </w:p>
          <w:p>
            <w:pPr>
              <w:pStyle w:val="Normal1"/>
              <w:spacing w:lineRule="auto" w:line="240"/>
              <w:rPr>
                <w:sz w:val="24"/>
              </w:rPr>
            </w:pPr>
            <w:r>
              <w:rPr>
                <w:sz w:val="24"/>
              </w:rPr>
            </w:r>
          </w:p>
        </w:tc>
        <w:tc>
          <w:tcPr>
            <w:tcW w:w="3260"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6662" w:type="dxa"/>
            <w:gridSpan w:val="3"/>
            <w:vMerge w:val="restart"/>
            <w:tcBorders>
              <w:top w:val="single" w:sz="6" w:space="0" w:color="000000"/>
              <w:start w:val="single" w:sz="6" w:space="0" w:color="000000"/>
              <w:end w:val="single" w:sz="6" w:space="0" w:color="000000"/>
            </w:tcBorders>
          </w:tcPr>
          <w:p>
            <w:pPr>
              <w:pStyle w:val="Normal1"/>
              <w:spacing w:lineRule="auto" w:line="240"/>
              <w:jc w:val="center"/>
              <w:rPr/>
            </w:pPr>
            <w:r>
              <w:rPr>
                <w:spacing w:val="20"/>
                <w:sz w:val="24"/>
              </w:rPr>
              <w:t>Беспредложная</w:t>
            </w:r>
            <w:r>
              <w:rPr>
                <w:sz w:val="24"/>
              </w:rPr>
              <w:t xml:space="preserve"> (неудáренная) форма личного местоимения</w:t>
            </w:r>
          </w:p>
          <w:p>
            <w:pPr>
              <w:pStyle w:val="Normal1"/>
              <w:rPr>
                <w:sz w:val="24"/>
              </w:rPr>
            </w:pPr>
            <w:r>
              <w:rPr>
                <w:sz w:val="24"/>
              </w:rPr>
            </w:r>
          </w:p>
        </w:tc>
      </w:tr>
      <w:tr>
        <w:trPr>
          <w:trHeight w:val="260" w:hRule="exact"/>
        </w:trPr>
        <w:tc>
          <w:tcPr>
            <w:tcW w:w="851"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6662" w:type="dxa"/>
            <w:gridSpan w:val="3"/>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r>
      <w:tr>
        <w:trPr>
          <w:trHeight w:val="300" w:hRule="exact"/>
        </w:trPr>
        <w:tc>
          <w:tcPr>
            <w:tcW w:w="851" w:type="dxa"/>
            <w:tcBorders>
              <w:top w:val="single" w:sz="6" w:space="0" w:color="000000"/>
              <w:start w:val="single" w:sz="6" w:space="0" w:color="000000"/>
              <w:end w:val="single" w:sz="6" w:space="0" w:color="000000"/>
            </w:tcBorders>
          </w:tcPr>
          <w:p>
            <w:pPr>
              <w:pStyle w:val="Normal1"/>
              <w:spacing w:lineRule="auto" w:line="240"/>
              <w:rPr>
                <w:sz w:val="24"/>
              </w:rPr>
            </w:pPr>
            <w:r>
              <w:rPr>
                <w:sz w:val="24"/>
              </w:rPr>
              <w:t xml:space="preserve">Лицо </w:t>
            </w:r>
          </w:p>
        </w:tc>
        <w:tc>
          <w:tcPr>
            <w:tcW w:w="3260" w:type="dxa"/>
            <w:vMerge w:val="restart"/>
            <w:tcBorders>
              <w:top w:val="single" w:sz="6" w:space="0" w:color="000000"/>
              <w:start w:val="single" w:sz="6" w:space="0" w:color="000000"/>
              <w:end w:val="single" w:sz="6" w:space="0" w:color="000000"/>
            </w:tcBorders>
          </w:tcPr>
          <w:p>
            <w:pPr>
              <w:pStyle w:val="Normal1"/>
              <w:spacing w:lineRule="auto" w:line="240"/>
              <w:rPr>
                <w:sz w:val="24"/>
              </w:rPr>
            </w:pPr>
            <w:r>
              <w:rPr>
                <w:sz w:val="24"/>
              </w:rPr>
              <w:t>Личное местоимение (исходная форма, соответствующая в русском языке имени</w:t>
              <w:softHyphen/>
              <w:t>тельному падежу)</w:t>
            </w:r>
          </w:p>
          <w:p>
            <w:pPr>
              <w:pStyle w:val="Normal1"/>
              <w:rPr>
                <w:sz w:val="24"/>
              </w:rPr>
            </w:pPr>
            <w:r>
              <w:rPr>
                <w:sz w:val="24"/>
              </w:rPr>
            </w:r>
          </w:p>
        </w:tc>
        <w:tc>
          <w:tcPr>
            <w:tcW w:w="3354" w:type="dxa"/>
            <w:gridSpan w:val="2"/>
            <w:vMerge w:val="restart"/>
            <w:tcBorders>
              <w:top w:val="single" w:sz="6" w:space="0" w:color="000000"/>
              <w:start w:val="single" w:sz="6" w:space="0" w:color="000000"/>
              <w:end w:val="single" w:sz="6" w:space="0" w:color="000000"/>
            </w:tcBorders>
          </w:tcPr>
          <w:p>
            <w:pPr>
              <w:pStyle w:val="Normal1"/>
              <w:spacing w:lineRule="auto" w:line="240"/>
              <w:rPr/>
            </w:pPr>
            <w:r>
              <w:rPr>
                <w:sz w:val="24"/>
              </w:rPr>
              <w:t xml:space="preserve">В функции </w:t>
            </w:r>
            <w:r>
              <w:rPr>
                <w:spacing w:val="20"/>
                <w:sz w:val="24"/>
              </w:rPr>
              <w:t>прямого</w:t>
            </w:r>
            <w:r>
              <w:rPr>
                <w:sz w:val="24"/>
              </w:rPr>
              <w:t xml:space="preserve"> дополнения (соответствует в русском языке винительному падежу)</w:t>
            </w:r>
          </w:p>
          <w:p>
            <w:pPr>
              <w:pStyle w:val="Normal1"/>
              <w:spacing w:lineRule="auto" w:line="240"/>
              <w:rPr>
                <w:sz w:val="24"/>
              </w:rPr>
            </w:pPr>
            <w:r>
              <w:rPr>
                <w:sz w:val="24"/>
              </w:rPr>
            </w:r>
          </w:p>
          <w:p>
            <w:pPr>
              <w:pStyle w:val="Normal1"/>
              <w:rPr>
                <w:sz w:val="24"/>
              </w:rPr>
            </w:pPr>
            <w:r>
              <w:rPr>
                <w:sz w:val="24"/>
              </w:rPr>
            </w:r>
          </w:p>
        </w:tc>
        <w:tc>
          <w:tcPr>
            <w:tcW w:w="3308" w:type="dxa"/>
            <w:vMerge w:val="restart"/>
            <w:tcBorders>
              <w:top w:val="single" w:sz="6" w:space="0" w:color="000000"/>
              <w:start w:val="single" w:sz="6" w:space="0" w:color="000000"/>
              <w:end w:val="single" w:sz="6" w:space="0" w:color="000000"/>
            </w:tcBorders>
          </w:tcPr>
          <w:p>
            <w:pPr>
              <w:pStyle w:val="Normal1"/>
              <w:spacing w:lineRule="auto" w:line="240"/>
              <w:rPr/>
            </w:pPr>
            <w:r>
              <w:rPr>
                <w:sz w:val="24"/>
              </w:rPr>
              <w:t xml:space="preserve">В функции </w:t>
            </w:r>
            <w:r>
              <w:rPr>
                <w:spacing w:val="20"/>
                <w:sz w:val="24"/>
              </w:rPr>
              <w:t>косвен</w:t>
              <w:softHyphen/>
              <w:t>ного</w:t>
            </w:r>
            <w:r>
              <w:rPr>
                <w:sz w:val="24"/>
              </w:rPr>
              <w:t xml:space="preserve"> дополнения (со</w:t>
              <w:softHyphen/>
              <w:t>ответствует в русском языке дательному</w:t>
            </w:r>
          </w:p>
          <w:p>
            <w:pPr>
              <w:pStyle w:val="Normal1"/>
              <w:spacing w:lineRule="auto" w:line="240"/>
              <w:rPr>
                <w:sz w:val="24"/>
              </w:rPr>
            </w:pPr>
            <w:r>
              <w:rPr>
                <w:sz w:val="24"/>
              </w:rPr>
              <w:t>падежу)</w:t>
            </w:r>
          </w:p>
          <w:p>
            <w:pPr>
              <w:pStyle w:val="Normal1"/>
              <w:rPr>
                <w:sz w:val="24"/>
              </w:rPr>
            </w:pPr>
            <w:r>
              <w:rPr>
                <w:sz w:val="24"/>
              </w:rPr>
            </w:r>
          </w:p>
        </w:tc>
      </w:tr>
      <w:tr>
        <w:trPr>
          <w:trHeight w:val="240" w:hRule="exact"/>
        </w:trPr>
        <w:tc>
          <w:tcPr>
            <w:tcW w:w="851"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54" w:type="dxa"/>
            <w:gridSpan w:val="2"/>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8"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220" w:hRule="exact"/>
        </w:trPr>
        <w:tc>
          <w:tcPr>
            <w:tcW w:w="851"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54" w:type="dxa"/>
            <w:gridSpan w:val="2"/>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8"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200" w:hRule="exact"/>
        </w:trPr>
        <w:tc>
          <w:tcPr>
            <w:tcW w:w="851"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54" w:type="dxa"/>
            <w:gridSpan w:val="2"/>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8"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280" w:hRule="exact"/>
        </w:trPr>
        <w:tc>
          <w:tcPr>
            <w:tcW w:w="851"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c>
          <w:tcPr>
            <w:tcW w:w="3354" w:type="dxa"/>
            <w:gridSpan w:val="2"/>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c>
          <w:tcPr>
            <w:tcW w:w="3308"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r>
      <w:tr>
        <w:trPr>
          <w:trHeight w:val="400" w:hRule="exact"/>
        </w:trPr>
        <w:tc>
          <w:tcPr>
            <w:tcW w:w="10773" w:type="dxa"/>
            <w:gridSpan w:val="5"/>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pacing w:val="30"/>
                <w:sz w:val="24"/>
              </w:rPr>
            </w:pPr>
            <w:r>
              <w:rPr>
                <w:spacing w:val="30"/>
                <w:sz w:val="24"/>
              </w:rPr>
              <w:t>Множественное число</w:t>
            </w:r>
          </w:p>
          <w:p>
            <w:pPr>
              <w:pStyle w:val="Normal1"/>
              <w:spacing w:lineRule="auto" w:line="240"/>
              <w:rPr>
                <w:spacing w:val="30"/>
                <w:sz w:val="24"/>
              </w:rPr>
            </w:pPr>
            <w:r>
              <w:rPr>
                <w:spacing w:val="30"/>
                <w:sz w:val="24"/>
              </w:rPr>
            </w:r>
          </w:p>
        </w:tc>
      </w:tr>
      <w:tr>
        <w:trPr>
          <w:trHeight w:val="400" w:hRule="exact"/>
        </w:trPr>
        <w:tc>
          <w:tcPr>
            <w:tcW w:w="851"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1</w:t>
            </w:r>
          </w:p>
          <w:p>
            <w:pPr>
              <w:pStyle w:val="Normal1"/>
              <w:spacing w:lineRule="auto" w:line="240"/>
              <w:rPr>
                <w:sz w:val="24"/>
              </w:rPr>
            </w:pPr>
            <w:r>
              <w:rPr>
                <w:sz w:val="24"/>
              </w:rPr>
            </w:r>
          </w:p>
        </w:tc>
        <w:tc>
          <w:tcPr>
            <w:tcW w:w="330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b/>
                <w:sz w:val="24"/>
                <w:lang w:val="en-US"/>
              </w:rPr>
              <w:t>nosotros, -as</w:t>
            </w:r>
            <w:r>
              <w:rPr>
                <w:sz w:val="24"/>
                <w:lang w:val="en-US"/>
              </w:rPr>
              <w:t xml:space="preserve"> — </w:t>
            </w:r>
            <w:r>
              <w:rPr>
                <w:sz w:val="24"/>
              </w:rPr>
              <w:t>мы</w:t>
            </w:r>
          </w:p>
          <w:p>
            <w:pPr>
              <w:pStyle w:val="Normal1"/>
              <w:spacing w:lineRule="auto" w:line="240"/>
              <w:rPr>
                <w:sz w:val="24"/>
                <w:lang w:val="en-US"/>
              </w:rPr>
            </w:pPr>
            <w:r>
              <w:rPr>
                <w:sz w:val="24"/>
                <w:lang w:val="en-US"/>
              </w:rPr>
            </w:r>
          </w:p>
        </w:tc>
        <w:tc>
          <w:tcPr>
            <w:tcW w:w="3307"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b/>
                <w:sz w:val="24"/>
                <w:lang w:val="en-US"/>
              </w:rPr>
              <w:t>hos</w:t>
            </w:r>
            <w:r>
              <w:rPr>
                <w:sz w:val="24"/>
                <w:lang w:val="en-US"/>
              </w:rPr>
              <w:t xml:space="preserve"> — </w:t>
            </w:r>
            <w:r>
              <w:rPr>
                <w:sz w:val="24"/>
              </w:rPr>
              <w:t>нас</w:t>
            </w:r>
          </w:p>
          <w:p>
            <w:pPr>
              <w:pStyle w:val="Normal1"/>
              <w:spacing w:lineRule="auto" w:line="240"/>
              <w:rPr>
                <w:sz w:val="24"/>
                <w:lang w:val="en-US"/>
              </w:rPr>
            </w:pPr>
            <w:r>
              <w:rPr>
                <w:sz w:val="24"/>
                <w:lang w:val="en-US"/>
              </w:rPr>
            </w:r>
          </w:p>
        </w:tc>
        <w:tc>
          <w:tcPr>
            <w:tcW w:w="3308"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b/>
                <w:sz w:val="24"/>
                <w:lang w:val="en-US"/>
              </w:rPr>
              <w:t>nos</w:t>
            </w:r>
            <w:r>
              <w:rPr>
                <w:sz w:val="24"/>
                <w:lang w:val="en-US"/>
              </w:rPr>
              <w:t xml:space="preserve"> — </w:t>
            </w:r>
            <w:r>
              <w:rPr>
                <w:sz w:val="24"/>
              </w:rPr>
              <w:t>нам</w:t>
            </w:r>
          </w:p>
          <w:p>
            <w:pPr>
              <w:pStyle w:val="Normal1"/>
              <w:spacing w:lineRule="auto" w:line="240"/>
              <w:rPr>
                <w:sz w:val="24"/>
                <w:lang w:val="en-US"/>
              </w:rPr>
            </w:pPr>
            <w:r>
              <w:rPr>
                <w:sz w:val="24"/>
                <w:lang w:val="en-US"/>
              </w:rPr>
            </w:r>
          </w:p>
        </w:tc>
      </w:tr>
      <w:tr>
        <w:trPr>
          <w:trHeight w:val="400" w:hRule="exact"/>
        </w:trPr>
        <w:tc>
          <w:tcPr>
            <w:tcW w:w="851"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2</w:t>
            </w:r>
          </w:p>
          <w:p>
            <w:pPr>
              <w:pStyle w:val="Normal1"/>
              <w:spacing w:lineRule="auto" w:line="240"/>
              <w:rPr>
                <w:sz w:val="24"/>
                <w:lang w:val="en-US"/>
              </w:rPr>
            </w:pPr>
            <w:r>
              <w:rPr>
                <w:sz w:val="24"/>
                <w:lang w:val="en-US"/>
              </w:rPr>
            </w:r>
          </w:p>
        </w:tc>
        <w:tc>
          <w:tcPr>
            <w:tcW w:w="330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b/>
                <w:sz w:val="24"/>
                <w:lang w:val="en-US"/>
              </w:rPr>
              <w:t>vosotros, -as</w:t>
            </w:r>
            <w:r>
              <w:rPr>
                <w:sz w:val="24"/>
                <w:lang w:val="en-US"/>
              </w:rPr>
              <w:t xml:space="preserve">, — </w:t>
            </w:r>
            <w:r>
              <w:rPr>
                <w:sz w:val="24"/>
              </w:rPr>
              <w:t>вы</w:t>
            </w:r>
          </w:p>
          <w:p>
            <w:pPr>
              <w:pStyle w:val="Normal1"/>
              <w:spacing w:lineRule="auto" w:line="240"/>
              <w:rPr>
                <w:sz w:val="24"/>
                <w:lang w:val="en-US"/>
              </w:rPr>
            </w:pPr>
            <w:r>
              <w:rPr>
                <w:sz w:val="24"/>
                <w:lang w:val="en-US"/>
              </w:rPr>
            </w:r>
          </w:p>
        </w:tc>
        <w:tc>
          <w:tcPr>
            <w:tcW w:w="3307"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os</w:t>
            </w:r>
            <w:r>
              <w:rPr>
                <w:b/>
                <w:sz w:val="24"/>
              </w:rPr>
              <w:t xml:space="preserve"> </w:t>
            </w:r>
            <w:r>
              <w:rPr>
                <w:sz w:val="24"/>
              </w:rPr>
              <w:t>— вас</w:t>
            </w:r>
          </w:p>
          <w:p>
            <w:pPr>
              <w:pStyle w:val="Normal1"/>
              <w:spacing w:lineRule="auto" w:line="240"/>
              <w:rPr>
                <w:sz w:val="24"/>
              </w:rPr>
            </w:pPr>
            <w:r>
              <w:rPr>
                <w:sz w:val="24"/>
              </w:rPr>
            </w:r>
          </w:p>
        </w:tc>
        <w:tc>
          <w:tcPr>
            <w:tcW w:w="3308"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os</w:t>
            </w:r>
            <w:r>
              <w:rPr>
                <w:sz w:val="24"/>
              </w:rPr>
              <w:t xml:space="preserve">  — вам</w:t>
            </w:r>
          </w:p>
          <w:p>
            <w:pPr>
              <w:pStyle w:val="Normal1"/>
              <w:spacing w:lineRule="auto" w:line="240"/>
              <w:rPr>
                <w:sz w:val="24"/>
              </w:rPr>
            </w:pPr>
            <w:r>
              <w:rPr>
                <w:sz w:val="24"/>
              </w:rPr>
            </w:r>
          </w:p>
        </w:tc>
      </w:tr>
      <w:tr>
        <w:trPr>
          <w:trHeight w:val="340" w:hRule="exact"/>
        </w:trPr>
        <w:tc>
          <w:tcPr>
            <w:tcW w:w="851" w:type="dxa"/>
            <w:tcBorders>
              <w:top w:val="single" w:sz="6" w:space="0" w:color="000000"/>
              <w:start w:val="single" w:sz="6" w:space="0" w:color="000000"/>
              <w:end w:val="single" w:sz="6" w:space="0" w:color="000000"/>
            </w:tcBorders>
          </w:tcPr>
          <w:p>
            <w:pPr>
              <w:pStyle w:val="Normal1"/>
              <w:spacing w:lineRule="auto" w:line="240"/>
              <w:rPr>
                <w:sz w:val="24"/>
                <w:lang w:val="en-US"/>
              </w:rPr>
            </w:pPr>
            <w:r>
              <w:rPr>
                <w:sz w:val="24"/>
                <w:lang w:val="en-US"/>
              </w:rPr>
              <w:t>3</w:t>
            </w:r>
          </w:p>
          <w:p>
            <w:pPr>
              <w:pStyle w:val="Normal1"/>
              <w:spacing w:lineRule="auto" w:line="240"/>
              <w:rPr>
                <w:sz w:val="24"/>
                <w:lang w:val="en-US"/>
              </w:rPr>
            </w:pPr>
            <w:r>
              <w:rPr>
                <w:sz w:val="24"/>
                <w:lang w:val="en-US"/>
              </w:rPr>
            </w:r>
          </w:p>
        </w:tc>
        <w:tc>
          <w:tcPr>
            <w:tcW w:w="3307" w:type="dxa"/>
            <w:gridSpan w:val="2"/>
            <w:vMerge w:val="restart"/>
            <w:tcBorders>
              <w:top w:val="single" w:sz="6" w:space="0" w:color="000000"/>
              <w:start w:val="single" w:sz="6" w:space="0" w:color="000000"/>
              <w:end w:val="single" w:sz="6" w:space="0" w:color="000000"/>
            </w:tcBorders>
          </w:tcPr>
          <w:p>
            <w:pPr>
              <w:pStyle w:val="Normal1"/>
              <w:spacing w:lineRule="auto" w:line="240"/>
              <w:rPr>
                <w:sz w:val="24"/>
                <w:lang w:val="en-US"/>
              </w:rPr>
            </w:pPr>
            <w:r>
              <w:rPr>
                <w:b/>
                <w:sz w:val="24"/>
                <w:lang w:val="en-US"/>
              </w:rPr>
              <w:t>ellos</w:t>
            </w:r>
            <w:r>
              <w:rPr>
                <w:sz w:val="24"/>
                <w:lang w:val="en-US"/>
              </w:rPr>
              <w:t xml:space="preserve"> — </w:t>
            </w:r>
            <w:r>
              <w:rPr>
                <w:sz w:val="24"/>
              </w:rPr>
              <w:t>они</w:t>
            </w:r>
          </w:p>
          <w:p>
            <w:pPr>
              <w:pStyle w:val="Normal1"/>
              <w:spacing w:lineRule="auto" w:line="240"/>
              <w:rPr>
                <w:sz w:val="24"/>
                <w:lang w:val="en-US"/>
              </w:rPr>
            </w:pPr>
            <w:r>
              <w:rPr>
                <w:sz w:val="24"/>
                <w:lang w:val="en-US"/>
              </w:rPr>
            </w:r>
          </w:p>
          <w:p>
            <w:pPr>
              <w:pStyle w:val="Normal1"/>
              <w:spacing w:lineRule="auto" w:line="240"/>
              <w:rPr>
                <w:sz w:val="24"/>
                <w:lang w:val="en-US"/>
              </w:rPr>
            </w:pPr>
            <w:r>
              <w:rPr>
                <w:b/>
                <w:sz w:val="24"/>
                <w:lang w:val="en-US"/>
              </w:rPr>
              <w:t>ellas</w:t>
            </w:r>
            <w:r>
              <w:rPr>
                <w:sz w:val="24"/>
                <w:lang w:val="en-US"/>
              </w:rPr>
              <w:t xml:space="preserve"> — </w:t>
            </w:r>
            <w:r>
              <w:rPr>
                <w:sz w:val="24"/>
              </w:rPr>
              <w:t>они</w:t>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t xml:space="preserve"> </w:t>
            </w:r>
            <w:r>
              <w:rPr>
                <w:b/>
                <w:sz w:val="24"/>
                <w:lang w:val="en-US"/>
              </w:rPr>
              <w:t>ustedes</w:t>
            </w:r>
            <w:r>
              <w:rPr>
                <w:sz w:val="24"/>
                <w:lang w:val="en-US"/>
              </w:rPr>
              <w:t xml:space="preserve"> — </w:t>
            </w:r>
            <w:r>
              <w:rPr>
                <w:sz w:val="24"/>
              </w:rPr>
              <w:t>вы</w:t>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rPr>
                <w:sz w:val="24"/>
                <w:lang w:val="en-US"/>
              </w:rPr>
            </w:pPr>
            <w:r>
              <w:rPr>
                <w:sz w:val="24"/>
                <w:lang w:val="en-US"/>
              </w:rPr>
            </w:r>
          </w:p>
        </w:tc>
        <w:tc>
          <w:tcPr>
            <w:tcW w:w="3307" w:type="dxa"/>
            <w:vMerge w:val="restart"/>
            <w:tcBorders>
              <w:top w:val="single" w:sz="6" w:space="0" w:color="000000"/>
              <w:start w:val="single" w:sz="6" w:space="0" w:color="000000"/>
              <w:end w:val="single" w:sz="6" w:space="0" w:color="000000"/>
            </w:tcBorders>
          </w:tcPr>
          <w:p>
            <w:pPr>
              <w:pStyle w:val="Normal1"/>
              <w:spacing w:lineRule="auto" w:line="240"/>
              <w:ind w:hanging="338" w:start="338" w:end="0"/>
              <w:rPr/>
            </w:pPr>
            <w:r>
              <w:rPr>
                <w:b/>
                <w:sz w:val="24"/>
                <w:lang w:val="en-US"/>
              </w:rPr>
              <w:t>los</w:t>
            </w:r>
            <w:r>
              <w:rPr>
                <w:sz w:val="24"/>
              </w:rPr>
              <w:t xml:space="preserve">       — их (по отноше</w:t>
              <w:softHyphen/>
              <w:t>нию к лицам и предметам)</w:t>
            </w:r>
          </w:p>
          <w:p>
            <w:pPr>
              <w:pStyle w:val="Normal1"/>
              <w:spacing w:lineRule="auto" w:line="240"/>
              <w:ind w:hanging="338" w:start="338" w:end="0"/>
              <w:rPr/>
            </w:pPr>
            <w:r>
              <w:rPr>
                <w:b/>
                <w:sz w:val="24"/>
                <w:lang w:val="en-US"/>
              </w:rPr>
              <w:t>las</w:t>
            </w:r>
            <w:r>
              <w:rPr>
                <w:sz w:val="24"/>
              </w:rPr>
              <w:t xml:space="preserve">         — их (по отношению к лицам и предметам)</w:t>
            </w:r>
          </w:p>
          <w:p>
            <w:pPr>
              <w:pStyle w:val="Normal1"/>
              <w:spacing w:lineRule="auto" w:line="240"/>
              <w:ind w:hanging="338" w:start="338" w:end="0"/>
              <w:rPr/>
            </w:pPr>
            <w:r>
              <w:rPr>
                <w:b/>
                <w:sz w:val="24"/>
                <w:lang w:val="en-US"/>
              </w:rPr>
              <w:t>les</w:t>
            </w:r>
            <w:r>
              <w:rPr>
                <w:b/>
                <w:sz w:val="24"/>
              </w:rPr>
              <w:t xml:space="preserve"> (</w:t>
            </w:r>
            <w:r>
              <w:rPr>
                <w:b/>
                <w:sz w:val="24"/>
                <w:lang w:val="en-US"/>
              </w:rPr>
              <w:t>los</w:t>
            </w:r>
            <w:r>
              <w:rPr>
                <w:b/>
                <w:sz w:val="24"/>
              </w:rPr>
              <w:t>)</w:t>
            </w:r>
            <w:r>
              <w:rPr>
                <w:sz w:val="24"/>
              </w:rPr>
              <w:t xml:space="preserve"> — Вас (по отношению к лицам мужского пола)</w:t>
            </w:r>
          </w:p>
          <w:p>
            <w:pPr>
              <w:pStyle w:val="Normal1"/>
              <w:spacing w:lineRule="auto" w:line="240"/>
              <w:ind w:hanging="338" w:start="338" w:end="0"/>
              <w:rPr/>
            </w:pPr>
            <w:r>
              <w:rPr>
                <w:b/>
                <w:sz w:val="24"/>
                <w:lang w:val="en-US"/>
              </w:rPr>
              <w:t>las</w:t>
            </w:r>
            <w:r>
              <w:rPr>
                <w:sz w:val="24"/>
              </w:rPr>
              <w:t xml:space="preserve">        — Вас (по отношению к лицам женского пола)</w:t>
            </w:r>
          </w:p>
          <w:p>
            <w:pPr>
              <w:pStyle w:val="Normal1"/>
              <w:rPr>
                <w:sz w:val="24"/>
              </w:rPr>
            </w:pPr>
            <w:r>
              <w:rPr>
                <w:sz w:val="24"/>
              </w:rPr>
            </w:r>
          </w:p>
        </w:tc>
        <w:tc>
          <w:tcPr>
            <w:tcW w:w="3308"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180" w:hRule="exact"/>
        </w:trPr>
        <w:tc>
          <w:tcPr>
            <w:tcW w:w="851"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307" w:type="dxa"/>
            <w:gridSpan w:val="2"/>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7"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8"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40" w:hRule="exact"/>
        </w:trPr>
        <w:tc>
          <w:tcPr>
            <w:tcW w:w="851"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307" w:type="dxa"/>
            <w:gridSpan w:val="2"/>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7"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8"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20" w:hRule="exact"/>
        </w:trPr>
        <w:tc>
          <w:tcPr>
            <w:tcW w:w="851"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307" w:type="dxa"/>
            <w:gridSpan w:val="2"/>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7"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8"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180" w:hRule="exact"/>
        </w:trPr>
        <w:tc>
          <w:tcPr>
            <w:tcW w:w="851"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307" w:type="dxa"/>
            <w:gridSpan w:val="2"/>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7"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8"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308" w:hRule="exact"/>
        </w:trPr>
        <w:tc>
          <w:tcPr>
            <w:tcW w:w="851"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307" w:type="dxa"/>
            <w:gridSpan w:val="2"/>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7"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8" w:type="dxa"/>
            <w:tcBorders>
              <w:start w:val="single" w:sz="6" w:space="0" w:color="000000"/>
              <w:end w:val="single" w:sz="6" w:space="0" w:color="000000"/>
            </w:tcBorders>
          </w:tcPr>
          <w:p>
            <w:pPr>
              <w:pStyle w:val="Normal1"/>
              <w:spacing w:lineRule="auto" w:line="240"/>
              <w:rPr/>
            </w:pPr>
            <w:r>
              <w:rPr>
                <w:b/>
                <w:sz w:val="24"/>
                <w:lang w:val="en-US"/>
              </w:rPr>
              <w:t>les</w:t>
            </w:r>
            <w:r>
              <w:rPr>
                <w:sz w:val="24"/>
              </w:rPr>
              <w:t xml:space="preserve"> — им, вам</w:t>
            </w:r>
          </w:p>
          <w:p>
            <w:pPr>
              <w:pStyle w:val="Normal1"/>
              <w:spacing w:lineRule="auto" w:line="240"/>
              <w:rPr>
                <w:sz w:val="24"/>
              </w:rPr>
            </w:pPr>
            <w:r>
              <w:rPr>
                <w:sz w:val="24"/>
              </w:rPr>
            </w:r>
          </w:p>
        </w:tc>
      </w:tr>
      <w:tr>
        <w:trPr>
          <w:trHeight w:val="240" w:hRule="exact"/>
        </w:trPr>
        <w:tc>
          <w:tcPr>
            <w:tcW w:w="851"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307" w:type="dxa"/>
            <w:gridSpan w:val="2"/>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7"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8"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160" w:hRule="exact"/>
        </w:trPr>
        <w:tc>
          <w:tcPr>
            <w:tcW w:w="851"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307" w:type="dxa"/>
            <w:gridSpan w:val="2"/>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7"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8"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40" w:hRule="exact"/>
        </w:trPr>
        <w:tc>
          <w:tcPr>
            <w:tcW w:w="851"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307" w:type="dxa"/>
            <w:gridSpan w:val="2"/>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7"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8"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20" w:hRule="exact"/>
        </w:trPr>
        <w:tc>
          <w:tcPr>
            <w:tcW w:w="851"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307" w:type="dxa"/>
            <w:gridSpan w:val="2"/>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7"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8"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180" w:hRule="exact"/>
        </w:trPr>
        <w:tc>
          <w:tcPr>
            <w:tcW w:w="851"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307" w:type="dxa"/>
            <w:gridSpan w:val="2"/>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7"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3308"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320" w:hRule="exact"/>
        </w:trPr>
        <w:tc>
          <w:tcPr>
            <w:tcW w:w="851"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307" w:type="dxa"/>
            <w:gridSpan w:val="2"/>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c>
          <w:tcPr>
            <w:tcW w:w="3307"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c>
          <w:tcPr>
            <w:tcW w:w="3308"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bl>
    <w:p>
      <w:pPr>
        <w:pStyle w:val="Normal1"/>
        <w:spacing w:lineRule="auto" w:line="240"/>
        <w:ind w:firstLine="284" w:end="0"/>
        <w:rPr>
          <w:sz w:val="22"/>
        </w:rPr>
      </w:pPr>
      <w:r>
        <w:rPr>
          <w:sz w:val="22"/>
        </w:rPr>
      </w:r>
    </w:p>
    <w:p>
      <w:pPr>
        <w:pStyle w:val="Normal1"/>
        <w:spacing w:lineRule="auto" w:line="240"/>
        <w:ind w:firstLine="284" w:end="0"/>
        <w:rPr/>
      </w:pPr>
      <w:r>
        <w:rPr>
          <w:i/>
          <w:sz w:val="22"/>
        </w:rPr>
        <w:t>Примечания</w:t>
      </w:r>
      <w:r>
        <w:rPr>
          <w:sz w:val="22"/>
        </w:rPr>
        <w:t xml:space="preserve">. 1. Испанская Академия настоятельно рекомендует употреблять в литературной и, вообще, нормативной речи формы </w:t>
      </w:r>
      <w:r>
        <w:rPr>
          <w:b/>
          <w:sz w:val="22"/>
        </w:rPr>
        <w:t>lo</w:t>
      </w:r>
      <w:r>
        <w:rPr>
          <w:sz w:val="22"/>
        </w:rPr>
        <w:t xml:space="preserve"> и </w:t>
      </w:r>
      <w:r>
        <w:rPr>
          <w:b/>
          <w:sz w:val="22"/>
        </w:rPr>
        <w:t xml:space="preserve">los </w:t>
      </w:r>
      <w:r>
        <w:rPr>
          <w:sz w:val="22"/>
        </w:rPr>
        <w:t xml:space="preserve">в качестве прямого дополнения мужского рода единственного и множественного числа по отношению к любым, одушевленным и неодушевленным объектам, а формы </w:t>
      </w:r>
      <w:r>
        <w:rPr>
          <w:b/>
          <w:sz w:val="22"/>
        </w:rPr>
        <w:t>lе</w:t>
      </w:r>
      <w:r>
        <w:rPr>
          <w:sz w:val="22"/>
        </w:rPr>
        <w:t xml:space="preserve"> и </w:t>
      </w:r>
      <w:r>
        <w:rPr>
          <w:b/>
          <w:sz w:val="22"/>
        </w:rPr>
        <w:t>les</w:t>
      </w:r>
      <w:r>
        <w:rPr>
          <w:sz w:val="22"/>
        </w:rPr>
        <w:t xml:space="preserve"> — в качестве соответствующих косвенных дополнений. Однако даже испанские литераторы не всегда следуют этому правилу. Некоторые из них предпочитают использовать местоимения </w:t>
      </w:r>
      <w:r>
        <w:rPr>
          <w:b/>
          <w:sz w:val="22"/>
          <w:lang w:val="en-US"/>
        </w:rPr>
        <w:t>l</w:t>
      </w:r>
      <w:r>
        <w:rPr>
          <w:b/>
          <w:sz w:val="22"/>
        </w:rPr>
        <w:t>е</w:t>
      </w:r>
      <w:r>
        <w:rPr>
          <w:sz w:val="22"/>
        </w:rPr>
        <w:t xml:space="preserve"> и </w:t>
      </w:r>
      <w:r>
        <w:rPr>
          <w:b/>
          <w:sz w:val="22"/>
        </w:rPr>
        <w:t>les</w:t>
      </w:r>
      <w:r>
        <w:rPr>
          <w:sz w:val="22"/>
        </w:rPr>
        <w:t xml:space="preserve"> вместо предлагаемых </w:t>
      </w:r>
      <w:r>
        <w:rPr>
          <w:b/>
          <w:sz w:val="22"/>
        </w:rPr>
        <w:t>lo</w:t>
      </w:r>
      <w:r>
        <w:rPr>
          <w:sz w:val="22"/>
        </w:rPr>
        <w:t xml:space="preserve"> и </w:t>
      </w:r>
      <w:r>
        <w:rPr>
          <w:b/>
          <w:sz w:val="22"/>
        </w:rPr>
        <w:t>los</w:t>
      </w:r>
      <w:r>
        <w:rPr>
          <w:sz w:val="22"/>
        </w:rPr>
        <w:t xml:space="preserve"> в качестве прямых дополнений по отношению к лицам или одушевленным понятиям, </w:t>
      </w:r>
      <w:r>
        <w:rPr>
          <w:sz w:val="22"/>
          <w:lang w:val="en-US"/>
        </w:rPr>
        <w:t>a</w:t>
      </w:r>
      <w:r>
        <w:rPr>
          <w:sz w:val="22"/>
        </w:rPr>
        <w:t xml:space="preserve"> </w:t>
      </w:r>
      <w:r>
        <w:rPr>
          <w:b/>
          <w:bCs/>
          <w:sz w:val="22"/>
          <w:lang w:val="en-US"/>
        </w:rPr>
        <w:t>lo</w:t>
      </w:r>
      <w:r>
        <w:rPr>
          <w:sz w:val="22"/>
        </w:rPr>
        <w:t xml:space="preserve">, </w:t>
      </w:r>
      <w:r>
        <w:rPr>
          <w:b/>
          <w:bCs/>
          <w:sz w:val="22"/>
          <w:lang w:val="en-US"/>
        </w:rPr>
        <w:t>los</w:t>
      </w:r>
      <w:r>
        <w:rPr>
          <w:sz w:val="22"/>
        </w:rPr>
        <w:t xml:space="preserve"> — лишь для указания на предметы. Формы прямого дополнения </w:t>
      </w:r>
      <w:r>
        <w:rPr>
          <w:b/>
          <w:bCs/>
          <w:sz w:val="22"/>
        </w:rPr>
        <w:t>lе</w:t>
      </w:r>
      <w:r>
        <w:rPr>
          <w:sz w:val="22"/>
        </w:rPr>
        <w:t xml:space="preserve"> и </w:t>
      </w:r>
      <w:r>
        <w:rPr>
          <w:b/>
          <w:bCs/>
          <w:sz w:val="22"/>
        </w:rPr>
        <w:t>les</w:t>
      </w:r>
      <w:r>
        <w:rPr>
          <w:sz w:val="22"/>
        </w:rPr>
        <w:t xml:space="preserve">, соотносимые с  местоимениями </w:t>
      </w:r>
      <w:r>
        <w:rPr>
          <w:b/>
          <w:sz w:val="22"/>
        </w:rPr>
        <w:t>usted</w:t>
      </w:r>
      <w:r>
        <w:rPr>
          <w:sz w:val="22"/>
        </w:rPr>
        <w:t xml:space="preserve"> и </w:t>
      </w:r>
      <w:r>
        <w:rPr>
          <w:b/>
          <w:sz w:val="22"/>
          <w:lang w:val="en-US"/>
        </w:rPr>
        <w:t>ustedes</w:t>
      </w:r>
      <w:r>
        <w:rPr>
          <w:sz w:val="22"/>
        </w:rPr>
        <w:t xml:space="preserve">, оказываются предпочтительнее </w:t>
      </w:r>
      <w:r>
        <w:rPr>
          <w:b/>
          <w:sz w:val="22"/>
        </w:rPr>
        <w:t>lo</w:t>
      </w:r>
      <w:r>
        <w:rPr>
          <w:sz w:val="22"/>
        </w:rPr>
        <w:t xml:space="preserve"> и </w:t>
      </w:r>
      <w:r>
        <w:rPr>
          <w:b/>
          <w:sz w:val="22"/>
        </w:rPr>
        <w:t>los</w:t>
      </w:r>
      <w:r>
        <w:rPr>
          <w:sz w:val="22"/>
        </w:rPr>
        <w:t xml:space="preserve">. Употребления типа </w:t>
      </w:r>
      <w:r>
        <w:rPr>
          <w:iCs/>
          <w:sz w:val="22"/>
          <w:lang w:val="en-US"/>
        </w:rPr>
        <w:t>tengo</w:t>
      </w:r>
      <w:r>
        <w:rPr>
          <w:iCs/>
          <w:sz w:val="22"/>
        </w:rPr>
        <w:t xml:space="preserve"> </w:t>
      </w:r>
      <w:r>
        <w:rPr>
          <w:iCs/>
          <w:sz w:val="22"/>
          <w:lang w:val="en-US"/>
        </w:rPr>
        <w:t>mucho</w:t>
      </w:r>
      <w:r>
        <w:rPr>
          <w:iCs/>
          <w:sz w:val="22"/>
        </w:rPr>
        <w:t xml:space="preserve"> </w:t>
      </w:r>
      <w:r>
        <w:rPr>
          <w:iCs/>
          <w:sz w:val="22"/>
          <w:lang w:val="en-US"/>
        </w:rPr>
        <w:t>gusto</w:t>
      </w:r>
      <w:r>
        <w:rPr>
          <w:iCs/>
          <w:sz w:val="22"/>
        </w:rPr>
        <w:t xml:space="preserve"> </w:t>
      </w:r>
      <w:r>
        <w:rPr>
          <w:iCs/>
          <w:sz w:val="22"/>
          <w:lang w:val="en-US"/>
        </w:rPr>
        <w:t>de</w:t>
      </w:r>
      <w:r>
        <w:rPr>
          <w:iCs/>
          <w:sz w:val="22"/>
        </w:rPr>
        <w:t xml:space="preserve"> </w:t>
      </w:r>
      <w:r>
        <w:rPr>
          <w:iCs/>
          <w:sz w:val="22"/>
          <w:lang w:val="en-US"/>
        </w:rPr>
        <w:t>conocerle</w:t>
      </w:r>
      <w:r>
        <w:rPr>
          <w:iCs/>
          <w:sz w:val="22"/>
        </w:rPr>
        <w:t xml:space="preserve"> (</w:t>
      </w:r>
      <w:r>
        <w:rPr>
          <w:iCs/>
          <w:sz w:val="22"/>
          <w:lang w:val="en-US"/>
        </w:rPr>
        <w:t>a</w:t>
      </w:r>
      <w:r>
        <w:rPr>
          <w:iCs/>
          <w:sz w:val="22"/>
        </w:rPr>
        <w:t xml:space="preserve"> </w:t>
      </w:r>
      <w:r>
        <w:rPr>
          <w:iCs/>
          <w:sz w:val="22"/>
          <w:lang w:val="en-US"/>
        </w:rPr>
        <w:t>usted</w:t>
      </w:r>
      <w:r>
        <w:rPr>
          <w:i/>
          <w:sz w:val="22"/>
        </w:rPr>
        <w:t>)</w:t>
      </w:r>
      <w:r>
        <w:rPr>
          <w:sz w:val="22"/>
        </w:rPr>
        <w:t xml:space="preserve"> практически нормативны.</w:t>
      </w:r>
    </w:p>
    <w:p>
      <w:pPr>
        <w:pStyle w:val="Normal1"/>
        <w:spacing w:lineRule="auto" w:line="240"/>
        <w:ind w:firstLine="284" w:end="0"/>
        <w:rPr>
          <w:sz w:val="22"/>
        </w:rPr>
      </w:pPr>
      <w:r>
        <w:rPr>
          <w:sz w:val="22"/>
        </w:rPr>
        <w:t>2. Вообще, на огромных пространствах испаноязычной речи наблюдаются ко</w:t>
        <w:softHyphen/>
        <w:t>им в употреблении личных местоимений в функции прямых и косвенных дополнений. В испанской грамматике есть даже специальные термины для обозначения таких отклонений от академических правил:</w:t>
      </w:r>
    </w:p>
    <w:p>
      <w:pPr>
        <w:pStyle w:val="Normal1"/>
        <w:spacing w:lineRule="auto" w:line="240"/>
        <w:ind w:firstLine="284" w:end="0"/>
        <w:rPr/>
      </w:pPr>
      <w:r>
        <w:rPr>
          <w:b/>
          <w:sz w:val="22"/>
          <w:lang w:val="en-US"/>
        </w:rPr>
        <w:t>Laismo</w:t>
      </w:r>
      <w:r>
        <w:rPr>
          <w:sz w:val="22"/>
        </w:rPr>
        <w:t xml:space="preserve"> — употребление </w:t>
      </w:r>
      <w:r>
        <w:rPr>
          <w:b/>
          <w:sz w:val="22"/>
          <w:lang w:val="en-US"/>
        </w:rPr>
        <w:t>la</w:t>
      </w:r>
      <w:r>
        <w:rPr>
          <w:sz w:val="22"/>
        </w:rPr>
        <w:t xml:space="preserve"> вместо </w:t>
      </w:r>
      <w:r>
        <w:rPr>
          <w:b/>
          <w:sz w:val="22"/>
          <w:lang w:val="en-US"/>
        </w:rPr>
        <w:t>le</w:t>
      </w:r>
      <w:r>
        <w:rPr>
          <w:sz w:val="22"/>
        </w:rPr>
        <w:t xml:space="preserve">. Например: </w:t>
      </w:r>
      <w:r>
        <w:rPr>
          <w:sz w:val="22"/>
          <w:lang w:val="en-US"/>
        </w:rPr>
        <w:t>A</w:t>
      </w:r>
      <w:r>
        <w:rPr>
          <w:sz w:val="22"/>
        </w:rPr>
        <w:t xml:space="preserve"> </w:t>
      </w:r>
      <w:r>
        <w:rPr>
          <w:sz w:val="22"/>
          <w:lang w:val="en-US"/>
        </w:rPr>
        <w:t>Mar</w:t>
      </w:r>
      <w:r>
        <w:rPr>
          <w:sz w:val="22"/>
        </w:rPr>
        <w:t>í</w:t>
      </w:r>
      <w:r>
        <w:rPr>
          <w:sz w:val="22"/>
          <w:lang w:val="en-US"/>
        </w:rPr>
        <w:t>a</w:t>
      </w:r>
      <w:r>
        <w:rPr>
          <w:sz w:val="22"/>
        </w:rPr>
        <w:t xml:space="preserve"> </w:t>
      </w:r>
      <w:r>
        <w:rPr>
          <w:b/>
          <w:sz w:val="22"/>
          <w:lang w:val="en-US"/>
        </w:rPr>
        <w:t>la</w:t>
      </w:r>
      <w:r>
        <w:rPr>
          <w:sz w:val="22"/>
        </w:rPr>
        <w:t xml:space="preserve"> </w:t>
      </w:r>
      <w:r>
        <w:rPr>
          <w:sz w:val="22"/>
          <w:lang w:val="en-US"/>
        </w:rPr>
        <w:t>dieron</w:t>
      </w:r>
      <w:r>
        <w:rPr>
          <w:sz w:val="22"/>
        </w:rPr>
        <w:t xml:space="preserve"> </w:t>
      </w:r>
      <w:r>
        <w:rPr>
          <w:sz w:val="22"/>
          <w:lang w:val="en-US"/>
        </w:rPr>
        <w:t>un</w:t>
      </w:r>
      <w:r>
        <w:rPr>
          <w:sz w:val="22"/>
        </w:rPr>
        <w:t xml:space="preserve"> </w:t>
      </w:r>
      <w:r>
        <w:rPr>
          <w:sz w:val="22"/>
          <w:lang w:val="en-US"/>
        </w:rPr>
        <w:t>regalo</w:t>
      </w:r>
      <w:r>
        <w:rPr>
          <w:sz w:val="22"/>
        </w:rPr>
        <w:t xml:space="preserve"> вместо грамматически правильного </w:t>
      </w:r>
      <w:r>
        <w:rPr>
          <w:sz w:val="22"/>
          <w:lang w:val="en-US"/>
        </w:rPr>
        <w:t>A</w:t>
      </w:r>
      <w:r>
        <w:rPr>
          <w:sz w:val="22"/>
        </w:rPr>
        <w:t xml:space="preserve"> </w:t>
      </w:r>
      <w:r>
        <w:rPr>
          <w:sz w:val="22"/>
          <w:lang w:val="en-US"/>
        </w:rPr>
        <w:t>Mar</w:t>
      </w:r>
      <w:r>
        <w:rPr>
          <w:sz w:val="22"/>
        </w:rPr>
        <w:t>í</w:t>
      </w:r>
      <w:r>
        <w:rPr>
          <w:sz w:val="22"/>
          <w:lang w:val="en-US"/>
        </w:rPr>
        <w:t>a</w:t>
      </w:r>
      <w:r>
        <w:rPr>
          <w:sz w:val="22"/>
        </w:rPr>
        <w:t xml:space="preserve"> </w:t>
      </w:r>
      <w:r>
        <w:rPr>
          <w:b/>
          <w:sz w:val="22"/>
          <w:lang w:val="en-US"/>
        </w:rPr>
        <w:t>le</w:t>
      </w:r>
      <w:r>
        <w:rPr>
          <w:sz w:val="22"/>
        </w:rPr>
        <w:t xml:space="preserve"> </w:t>
      </w:r>
      <w:r>
        <w:rPr>
          <w:sz w:val="22"/>
          <w:lang w:val="en-US"/>
        </w:rPr>
        <w:t>dieron</w:t>
      </w:r>
      <w:r>
        <w:rPr>
          <w:sz w:val="22"/>
        </w:rPr>
        <w:t xml:space="preserve"> </w:t>
      </w:r>
      <w:r>
        <w:rPr>
          <w:sz w:val="22"/>
          <w:lang w:val="en-US"/>
        </w:rPr>
        <w:t>un</w:t>
      </w:r>
      <w:r>
        <w:rPr>
          <w:sz w:val="22"/>
        </w:rPr>
        <w:t xml:space="preserve"> </w:t>
      </w:r>
      <w:r>
        <w:rPr>
          <w:sz w:val="22"/>
          <w:lang w:val="en-US"/>
        </w:rPr>
        <w:t>regalo</w:t>
      </w:r>
      <w:r>
        <w:rPr>
          <w:sz w:val="22"/>
        </w:rPr>
        <w:t xml:space="preserve">. </w:t>
      </w:r>
    </w:p>
    <w:p>
      <w:pPr>
        <w:pStyle w:val="Normal1"/>
        <w:spacing w:lineRule="auto" w:line="240"/>
        <w:ind w:firstLine="284" w:end="0"/>
        <w:rPr/>
      </w:pPr>
      <w:r>
        <w:rPr>
          <w:sz w:val="22"/>
          <w:lang w:val="en-US"/>
        </w:rPr>
        <w:t xml:space="preserve">El </w:t>
      </w:r>
      <w:r>
        <w:rPr>
          <w:b/>
          <w:sz w:val="22"/>
          <w:lang w:val="en-US"/>
        </w:rPr>
        <w:t>la</w:t>
      </w:r>
      <w:r>
        <w:rPr>
          <w:sz w:val="22"/>
          <w:lang w:val="en-US"/>
        </w:rPr>
        <w:t xml:space="preserve"> decía que iba a casarse con ella.                         </w:t>
      </w:r>
      <w:r>
        <w:rPr>
          <w:sz w:val="22"/>
        </w:rPr>
        <w:t>Он говорил ей, что женится на ней.</w:t>
      </w:r>
    </w:p>
    <w:p>
      <w:pPr>
        <w:pStyle w:val="FR5"/>
        <w:ind w:firstLine="709" w:end="0"/>
        <w:jc w:val="both"/>
        <w:rPr/>
      </w:pPr>
      <w:r>
        <w:rPr>
          <w:rFonts w:cs="Times New Roman" w:ascii="Times New Roman" w:hAnsi="Times New Roman"/>
          <w:sz w:val="22"/>
        </w:rPr>
        <w:t>(</w:t>
      </w:r>
      <w:r>
        <w:rPr>
          <w:rFonts w:cs="Times New Roman" w:ascii="Times New Roman" w:hAnsi="Times New Roman"/>
          <w:sz w:val="22"/>
          <w:lang w:val="en-US"/>
        </w:rPr>
        <w:t>Pio</w:t>
      </w:r>
      <w:r>
        <w:rPr>
          <w:rFonts w:cs="Times New Roman" w:ascii="Times New Roman" w:hAnsi="Times New Roman"/>
          <w:sz w:val="22"/>
        </w:rPr>
        <w:t xml:space="preserve"> </w:t>
      </w:r>
      <w:r>
        <w:rPr>
          <w:rFonts w:cs="Times New Roman" w:ascii="Times New Roman" w:hAnsi="Times New Roman"/>
          <w:sz w:val="22"/>
          <w:lang w:val="en-US"/>
        </w:rPr>
        <w:t>Baroja</w:t>
      </w:r>
      <w:r>
        <w:rPr>
          <w:rFonts w:cs="Times New Roman" w:ascii="Times New Roman" w:hAnsi="Times New Roman"/>
          <w:sz w:val="22"/>
        </w:rPr>
        <w:t>)</w:t>
      </w:r>
    </w:p>
    <w:p>
      <w:pPr>
        <w:pStyle w:val="Normal1"/>
        <w:spacing w:lineRule="auto" w:line="240"/>
        <w:ind w:firstLine="284" w:end="0"/>
        <w:rPr/>
      </w:pPr>
      <w:r>
        <w:rPr>
          <w:b/>
          <w:sz w:val="22"/>
          <w:lang w:val="en-US"/>
        </w:rPr>
        <w:t>Leismo</w:t>
      </w:r>
      <w:r>
        <w:rPr>
          <w:sz w:val="22"/>
        </w:rPr>
        <w:t xml:space="preserve"> — употребление </w:t>
      </w:r>
      <w:r>
        <w:rPr>
          <w:b/>
          <w:sz w:val="22"/>
        </w:rPr>
        <w:t>lе</w:t>
      </w:r>
      <w:r>
        <w:rPr>
          <w:sz w:val="22"/>
        </w:rPr>
        <w:t xml:space="preserve"> вместо прямых дополнений </w:t>
      </w:r>
      <w:r>
        <w:rPr>
          <w:b/>
          <w:sz w:val="22"/>
        </w:rPr>
        <w:t>lo</w:t>
      </w:r>
      <w:r>
        <w:rPr>
          <w:sz w:val="22"/>
        </w:rPr>
        <w:t xml:space="preserve"> и </w:t>
      </w:r>
      <w:r>
        <w:rPr>
          <w:b/>
          <w:sz w:val="22"/>
          <w:lang w:val="en-US"/>
        </w:rPr>
        <w:t>la</w:t>
      </w:r>
      <w:r>
        <w:rPr>
          <w:sz w:val="22"/>
        </w:rPr>
        <w:t xml:space="preserve">. </w:t>
      </w:r>
      <w:r>
        <w:rPr>
          <w:sz w:val="22"/>
          <w:lang w:val="en-US"/>
        </w:rPr>
        <w:t xml:space="preserve">A María </w:t>
      </w:r>
      <w:r>
        <w:rPr>
          <w:b/>
          <w:sz w:val="22"/>
          <w:lang w:val="en-US"/>
        </w:rPr>
        <w:t>le</w:t>
      </w:r>
      <w:r>
        <w:rPr>
          <w:sz w:val="22"/>
          <w:lang w:val="en-US"/>
        </w:rPr>
        <w:t xml:space="preserve"> vi ayer </w:t>
      </w:r>
      <w:r>
        <w:rPr>
          <w:sz w:val="22"/>
        </w:rPr>
        <w:t>вместо</w:t>
      </w:r>
      <w:r>
        <w:rPr>
          <w:sz w:val="22"/>
          <w:lang w:val="en-US"/>
        </w:rPr>
        <w:t xml:space="preserve"> </w:t>
      </w:r>
      <w:r>
        <w:rPr>
          <w:sz w:val="22"/>
        </w:rPr>
        <w:t>нормативного</w:t>
      </w:r>
      <w:r>
        <w:rPr>
          <w:sz w:val="22"/>
          <w:lang w:val="en-US"/>
        </w:rPr>
        <w:t xml:space="preserve"> a María </w:t>
      </w:r>
      <w:r>
        <w:rPr>
          <w:b/>
          <w:sz w:val="22"/>
          <w:lang w:val="en-US"/>
        </w:rPr>
        <w:t>la</w:t>
      </w:r>
      <w:r>
        <w:rPr>
          <w:sz w:val="22"/>
          <w:lang w:val="en-US"/>
        </w:rPr>
        <w:t xml:space="preserve"> vi ayer; A tus amigos </w:t>
      </w:r>
      <w:r>
        <w:rPr>
          <w:b/>
          <w:bCs/>
          <w:sz w:val="22"/>
          <w:lang w:val="en-US"/>
        </w:rPr>
        <w:t>les</w:t>
      </w:r>
      <w:r>
        <w:rPr>
          <w:sz w:val="22"/>
          <w:lang w:val="en-US"/>
        </w:rPr>
        <w:t xml:space="preserve"> veo con mucha frecuencia, </w:t>
      </w:r>
      <w:r>
        <w:rPr>
          <w:sz w:val="22"/>
        </w:rPr>
        <w:t>вместо</w:t>
      </w:r>
      <w:r>
        <w:rPr>
          <w:sz w:val="22"/>
          <w:lang w:val="en-US"/>
        </w:rPr>
        <w:t xml:space="preserve"> A tus amigos </w:t>
      </w:r>
      <w:r>
        <w:rPr>
          <w:b/>
          <w:bCs/>
          <w:sz w:val="22"/>
          <w:lang w:val="en-US"/>
        </w:rPr>
        <w:t>los</w:t>
      </w:r>
      <w:r>
        <w:rPr>
          <w:sz w:val="22"/>
          <w:lang w:val="en-US"/>
        </w:rPr>
        <w:t xml:space="preserve"> veo con mucha frecuencia. </w:t>
      </w:r>
      <w:r>
        <w:rPr>
          <w:sz w:val="22"/>
        </w:rPr>
        <w:t>Хотя следует еще раз подчеркнуть, что фразы, подобные предпоследней, встречаются нередко.</w:t>
      </w:r>
    </w:p>
    <w:p>
      <w:pPr>
        <w:pStyle w:val="Normal1"/>
        <w:spacing w:lineRule="auto" w:line="240"/>
        <w:ind w:firstLine="284" w:end="0"/>
        <w:rPr/>
      </w:pPr>
      <w:r>
        <w:rPr>
          <w:b/>
          <w:sz w:val="22"/>
          <w:lang w:val="en-US"/>
        </w:rPr>
        <w:t>Loismo</w:t>
      </w:r>
      <w:r>
        <w:rPr>
          <w:b/>
          <w:sz w:val="22"/>
        </w:rPr>
        <w:t xml:space="preserve"> </w:t>
      </w:r>
      <w:r>
        <w:rPr>
          <w:sz w:val="22"/>
        </w:rPr>
        <w:t xml:space="preserve">— употребление </w:t>
      </w:r>
      <w:r>
        <w:rPr>
          <w:b/>
          <w:sz w:val="22"/>
        </w:rPr>
        <w:t>lо</w:t>
      </w:r>
      <w:r>
        <w:rPr>
          <w:sz w:val="22"/>
        </w:rPr>
        <w:t xml:space="preserve"> вместо косвенного дополнения </w:t>
      </w:r>
      <w:r>
        <w:rPr>
          <w:b/>
          <w:sz w:val="22"/>
          <w:lang w:val="en-US"/>
        </w:rPr>
        <w:t>le</w:t>
      </w:r>
      <w:r>
        <w:rPr>
          <w:sz w:val="22"/>
        </w:rPr>
        <w:t xml:space="preserve">: </w:t>
      </w:r>
      <w:r>
        <w:rPr>
          <w:sz w:val="22"/>
          <w:lang w:val="en-US"/>
        </w:rPr>
        <w:t>A</w:t>
      </w:r>
      <w:r>
        <w:rPr>
          <w:sz w:val="22"/>
        </w:rPr>
        <w:t xml:space="preserve"> </w:t>
      </w:r>
      <w:r>
        <w:rPr>
          <w:sz w:val="22"/>
          <w:lang w:val="en-US"/>
        </w:rPr>
        <w:t>Juan</w:t>
      </w:r>
      <w:r>
        <w:rPr>
          <w:sz w:val="22"/>
        </w:rPr>
        <w:t xml:space="preserve"> </w:t>
      </w:r>
      <w:r>
        <w:rPr>
          <w:b/>
          <w:sz w:val="22"/>
          <w:lang w:val="en-US"/>
        </w:rPr>
        <w:t>lo</w:t>
      </w:r>
      <w:r>
        <w:rPr>
          <w:sz w:val="22"/>
        </w:rPr>
        <w:t xml:space="preserve"> </w:t>
      </w:r>
      <w:r>
        <w:rPr>
          <w:sz w:val="22"/>
          <w:lang w:val="en-US"/>
        </w:rPr>
        <w:t>compraron</w:t>
      </w:r>
      <w:r>
        <w:rPr>
          <w:sz w:val="22"/>
        </w:rPr>
        <w:t xml:space="preserve"> </w:t>
      </w:r>
      <w:r>
        <w:rPr>
          <w:sz w:val="22"/>
          <w:lang w:val="en-US"/>
        </w:rPr>
        <w:t>un</w:t>
      </w:r>
      <w:r>
        <w:rPr>
          <w:sz w:val="22"/>
        </w:rPr>
        <w:t xml:space="preserve"> </w:t>
      </w:r>
      <w:r>
        <w:rPr>
          <w:sz w:val="22"/>
          <w:lang w:val="en-US"/>
        </w:rPr>
        <w:t>coche</w:t>
      </w:r>
      <w:r>
        <w:rPr>
          <w:sz w:val="22"/>
        </w:rPr>
        <w:t xml:space="preserve"> вместо </w:t>
      </w:r>
      <w:r>
        <w:rPr>
          <w:sz w:val="22"/>
          <w:lang w:val="en-US"/>
        </w:rPr>
        <w:t>A</w:t>
      </w:r>
      <w:r>
        <w:rPr>
          <w:sz w:val="22"/>
        </w:rPr>
        <w:t xml:space="preserve"> </w:t>
      </w:r>
      <w:r>
        <w:rPr>
          <w:sz w:val="22"/>
          <w:lang w:val="en-US"/>
        </w:rPr>
        <w:t>Juan</w:t>
      </w:r>
      <w:r>
        <w:rPr>
          <w:sz w:val="22"/>
        </w:rPr>
        <w:t xml:space="preserve"> </w:t>
      </w:r>
      <w:r>
        <w:rPr>
          <w:b/>
          <w:sz w:val="22"/>
          <w:lang w:val="en-US"/>
        </w:rPr>
        <w:t>le</w:t>
      </w:r>
      <w:r>
        <w:rPr>
          <w:sz w:val="22"/>
        </w:rPr>
        <w:t xml:space="preserve"> </w:t>
      </w:r>
      <w:r>
        <w:rPr>
          <w:sz w:val="22"/>
          <w:lang w:val="en-US"/>
        </w:rPr>
        <w:t>compraron</w:t>
      </w:r>
      <w:r>
        <w:rPr>
          <w:sz w:val="22"/>
        </w:rPr>
        <w:t xml:space="preserve"> </w:t>
      </w:r>
      <w:r>
        <w:rPr>
          <w:sz w:val="22"/>
          <w:lang w:val="en-US"/>
        </w:rPr>
        <w:t>un</w:t>
      </w:r>
      <w:r>
        <w:rPr>
          <w:sz w:val="22"/>
        </w:rPr>
        <w:t xml:space="preserve"> </w:t>
      </w:r>
      <w:r>
        <w:rPr>
          <w:sz w:val="22"/>
          <w:lang w:val="en-US"/>
        </w:rPr>
        <w:t>coche</w:t>
      </w:r>
      <w:r>
        <w:rPr>
          <w:sz w:val="22"/>
        </w:rPr>
        <w:t>.</w:t>
      </w:r>
    </w:p>
    <w:p>
      <w:pPr>
        <w:pStyle w:val="Normal1"/>
        <w:spacing w:lineRule="auto" w:line="240"/>
        <w:ind w:firstLine="284" w:end="0"/>
        <w:rPr/>
      </w:pPr>
      <w:r>
        <w:rPr>
          <w:sz w:val="22"/>
        </w:rPr>
        <w:t xml:space="preserve">3. Отметим также, что прямое дополнение </w:t>
      </w:r>
      <w:r>
        <w:rPr>
          <w:b/>
          <w:sz w:val="22"/>
        </w:rPr>
        <w:t>lо</w:t>
      </w:r>
      <w:r>
        <w:rPr>
          <w:sz w:val="22"/>
        </w:rPr>
        <w:t xml:space="preserve"> (от местоимения </w:t>
      </w:r>
      <w:r>
        <w:rPr>
          <w:b/>
          <w:sz w:val="22"/>
          <w:lang w:val="en-US"/>
        </w:rPr>
        <w:t>ello</w:t>
      </w:r>
      <w:r>
        <w:rPr>
          <w:sz w:val="22"/>
        </w:rPr>
        <w:t>) соотносит</w:t>
        <w:softHyphen/>
        <w:t>ся со смыслом какой-либо фразы или ее фрагмента:</w:t>
      </w:r>
    </w:p>
    <w:p>
      <w:pPr>
        <w:pStyle w:val="Normal1"/>
        <w:spacing w:lineRule="auto" w:line="240"/>
        <w:ind w:firstLine="284" w:end="0"/>
        <w:rPr/>
      </w:pPr>
      <w:r>
        <w:rPr>
          <w:b/>
          <w:sz w:val="22"/>
          <w:lang w:val="en-US"/>
        </w:rPr>
        <w:t>Ya había llegado el tren</w:t>
      </w:r>
      <w:r>
        <w:rPr>
          <w:sz w:val="22"/>
          <w:lang w:val="en-US"/>
        </w:rPr>
        <w:t xml:space="preserve">, pero no </w:t>
      </w:r>
      <w:r>
        <w:rPr>
          <w:b/>
          <w:sz w:val="22"/>
          <w:lang w:val="en-US"/>
        </w:rPr>
        <w:t>lo</w:t>
      </w:r>
      <w:r>
        <w:rPr>
          <w:sz w:val="22"/>
          <w:lang w:val="en-US"/>
        </w:rPr>
        <w:t xml:space="preserve"> sabíamos.        </w:t>
      </w:r>
      <w:r>
        <w:rPr>
          <w:sz w:val="22"/>
        </w:rPr>
        <w:t>Поезд уже пришел, но мы этого не знали.</w:t>
      </w:r>
    </w:p>
    <w:p>
      <w:pPr>
        <w:pStyle w:val="Normal1"/>
        <w:spacing w:lineRule="auto" w:line="240"/>
        <w:ind w:firstLine="284" w:end="0"/>
        <w:rPr/>
      </w:pPr>
      <w:r>
        <w:rPr>
          <w:sz w:val="22"/>
          <w:lang w:val="en-US"/>
        </w:rPr>
        <w:t>Estas</w:t>
      </w:r>
      <w:r>
        <w:rPr>
          <w:sz w:val="22"/>
        </w:rPr>
        <w:t xml:space="preserve"> </w:t>
      </w:r>
      <w:r>
        <w:rPr>
          <w:sz w:val="22"/>
          <w:lang w:val="en-US"/>
        </w:rPr>
        <w:t>m</w:t>
      </w:r>
      <w:r>
        <w:rPr>
          <w:sz w:val="22"/>
        </w:rPr>
        <w:t>á</w:t>
      </w:r>
      <w:r>
        <w:rPr>
          <w:sz w:val="22"/>
          <w:lang w:val="en-US"/>
        </w:rPr>
        <w:t>quinas</w:t>
      </w:r>
      <w:r>
        <w:rPr>
          <w:sz w:val="22"/>
        </w:rPr>
        <w:t xml:space="preserve"> </w:t>
      </w:r>
      <w:r>
        <w:rPr>
          <w:b/>
          <w:bCs/>
          <w:sz w:val="22"/>
          <w:lang w:val="en-US"/>
        </w:rPr>
        <w:t>son</w:t>
      </w:r>
      <w:r>
        <w:rPr>
          <w:b/>
          <w:bCs/>
          <w:sz w:val="22"/>
        </w:rPr>
        <w:t xml:space="preserve"> </w:t>
      </w:r>
      <w:r>
        <w:rPr>
          <w:b/>
          <w:bCs/>
          <w:sz w:val="22"/>
          <w:lang w:val="en-US"/>
        </w:rPr>
        <w:t>muy</w:t>
      </w:r>
      <w:r>
        <w:rPr>
          <w:b/>
          <w:bCs/>
          <w:sz w:val="22"/>
        </w:rPr>
        <w:t xml:space="preserve"> </w:t>
      </w:r>
      <w:r>
        <w:rPr>
          <w:b/>
          <w:bCs/>
          <w:sz w:val="22"/>
          <w:lang w:val="en-US"/>
        </w:rPr>
        <w:t>complicadas</w:t>
      </w:r>
      <w:r>
        <w:rPr>
          <w:sz w:val="22"/>
        </w:rPr>
        <w:t>,                       Эти машины очень сложные, хотя</w:t>
      </w:r>
    </w:p>
    <w:p>
      <w:pPr>
        <w:pStyle w:val="Normal1"/>
        <w:spacing w:lineRule="auto" w:line="240"/>
        <w:ind w:firstLine="709" w:end="0"/>
        <w:rPr/>
      </w:pPr>
      <w:r>
        <w:rPr>
          <w:sz w:val="22"/>
          <w:lang w:val="en-US"/>
        </w:rPr>
        <w:t xml:space="preserve">aunque no </w:t>
      </w:r>
      <w:r>
        <w:rPr>
          <w:b/>
          <w:sz w:val="22"/>
          <w:lang w:val="en-US"/>
        </w:rPr>
        <w:t>lo</w:t>
      </w:r>
      <w:r>
        <w:rPr>
          <w:sz w:val="22"/>
          <w:lang w:val="en-US"/>
        </w:rPr>
        <w:t xml:space="preserve"> parecen.                                                 </w:t>
      </w:r>
      <w:r>
        <w:rPr>
          <w:sz w:val="22"/>
        </w:rPr>
        <w:t>такими не кажутся</w:t>
      </w:r>
    </w:p>
    <w:p>
      <w:pPr>
        <w:pStyle w:val="Normal1"/>
        <w:spacing w:lineRule="auto" w:line="240"/>
        <w:ind w:firstLine="284" w:end="0"/>
        <w:rPr>
          <w:sz w:val="22"/>
        </w:rPr>
      </w:pPr>
      <w:r>
        <w:rPr>
          <w:sz w:val="22"/>
        </w:rPr>
      </w:r>
    </w:p>
    <w:p>
      <w:pPr>
        <w:pStyle w:val="Normal1"/>
        <w:spacing w:lineRule="auto" w:line="240"/>
        <w:ind w:firstLine="284" w:end="0"/>
        <w:jc w:val="center"/>
        <w:rPr>
          <w:b/>
          <w:sz w:val="24"/>
        </w:rPr>
      </w:pPr>
      <w:r>
        <w:rPr>
          <w:b/>
          <w:sz w:val="24"/>
        </w:rPr>
      </w:r>
    </w:p>
    <w:p>
      <w:pPr>
        <w:pStyle w:val="Normal1"/>
        <w:spacing w:lineRule="auto" w:line="240"/>
        <w:ind w:firstLine="284" w:end="0"/>
        <w:jc w:val="center"/>
        <w:rPr/>
      </w:pPr>
      <w:r>
        <w:rPr/>
        <w:t>2. Таблица личных местоимений в функции прямого и косвенного дополнений (предложная или ударенная форма)</w:t>
      </w:r>
    </w:p>
    <w:tbl>
      <w:tblPr>
        <w:tblW w:w="10632" w:type="dxa"/>
        <w:jc w:val="start"/>
        <w:tblInd w:w="40" w:type="dxa"/>
        <w:tblLayout w:type="fixed"/>
        <w:tblCellMar>
          <w:top w:w="0" w:type="dxa"/>
          <w:start w:w="40" w:type="dxa"/>
          <w:bottom w:w="0" w:type="dxa"/>
          <w:end w:w="40" w:type="dxa"/>
        </w:tblCellMar>
      </w:tblPr>
      <w:tblGrid>
        <w:gridCol w:w="640"/>
        <w:gridCol w:w="4996"/>
        <w:gridCol w:w="4996"/>
      </w:tblGrid>
      <w:tr>
        <w:trPr>
          <w:trHeight w:val="1280" w:hRule="exact"/>
        </w:trPr>
        <w:tc>
          <w:tcPr>
            <w:tcW w:w="640"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Лицо</w:t>
            </w:r>
          </w:p>
          <w:p>
            <w:pPr>
              <w:pStyle w:val="Normal1"/>
              <w:spacing w:lineRule="auto" w:line="240"/>
              <w:rPr>
                <w:sz w:val="24"/>
              </w:rPr>
            </w:pPr>
            <w:r>
              <w:rPr>
                <w:sz w:val="24"/>
              </w:rPr>
            </w:r>
          </w:p>
        </w:tc>
        <w:tc>
          <w:tcPr>
            <w:tcW w:w="4996"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Личное местоимение (исход</w:t>
              <w:softHyphen/>
              <w:t>ная форма, соответствующая в русском языке именительному падежу)</w:t>
            </w:r>
          </w:p>
          <w:p>
            <w:pPr>
              <w:pStyle w:val="Normal1"/>
              <w:spacing w:lineRule="auto" w:line="240"/>
              <w:rPr>
                <w:sz w:val="24"/>
              </w:rPr>
            </w:pPr>
            <w:r>
              <w:rPr>
                <w:sz w:val="24"/>
              </w:rPr>
            </w:r>
          </w:p>
        </w:tc>
        <w:tc>
          <w:tcPr>
            <w:tcW w:w="4996"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spacing w:val="20"/>
                <w:sz w:val="24"/>
              </w:rPr>
              <w:t>Предложная</w:t>
            </w:r>
            <w:r>
              <w:rPr>
                <w:sz w:val="24"/>
              </w:rPr>
              <w:t xml:space="preserve"> (удáренная форма личного местоимения в функции прямого и косвенного дополнений, соответствует в русском языке любому падежу, кроме именительного)</w:t>
            </w:r>
          </w:p>
          <w:p>
            <w:pPr>
              <w:pStyle w:val="Normal1"/>
              <w:spacing w:lineRule="auto" w:line="240"/>
              <w:rPr>
                <w:sz w:val="24"/>
              </w:rPr>
            </w:pPr>
            <w:r>
              <w:rPr>
                <w:sz w:val="24"/>
              </w:rPr>
            </w:r>
          </w:p>
        </w:tc>
      </w:tr>
      <w:tr>
        <w:trPr>
          <w:trHeight w:val="400" w:hRule="exact"/>
        </w:trPr>
        <w:tc>
          <w:tcPr>
            <w:tcW w:w="10632"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pacing w:val="30"/>
                <w:sz w:val="24"/>
              </w:rPr>
            </w:pPr>
            <w:r>
              <w:rPr>
                <w:spacing w:val="30"/>
                <w:sz w:val="24"/>
              </w:rPr>
              <w:t>Единственное число</w:t>
            </w:r>
          </w:p>
          <w:p>
            <w:pPr>
              <w:pStyle w:val="Normal1"/>
              <w:spacing w:lineRule="auto" w:line="240"/>
              <w:ind w:firstLine="284" w:end="0"/>
              <w:rPr>
                <w:spacing w:val="30"/>
                <w:sz w:val="24"/>
              </w:rPr>
            </w:pPr>
            <w:r>
              <w:rPr>
                <w:spacing w:val="30"/>
                <w:sz w:val="24"/>
              </w:rPr>
            </w:r>
          </w:p>
        </w:tc>
      </w:tr>
      <w:tr>
        <w:trPr>
          <w:trHeight w:val="840" w:hRule="exact"/>
        </w:trPr>
        <w:tc>
          <w:tcPr>
            <w:tcW w:w="640"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1</w:t>
            </w:r>
          </w:p>
          <w:p>
            <w:pPr>
              <w:pStyle w:val="Normal1"/>
              <w:spacing w:lineRule="auto" w:line="240"/>
              <w:rPr>
                <w:sz w:val="24"/>
              </w:rPr>
            </w:pPr>
            <w:r>
              <w:rPr>
                <w:sz w:val="24"/>
              </w:rPr>
            </w:r>
          </w:p>
        </w:tc>
        <w:tc>
          <w:tcPr>
            <w:tcW w:w="4996" w:type="dxa"/>
            <w:tcBorders>
              <w:top w:val="single" w:sz="6" w:space="0" w:color="000000"/>
              <w:start w:val="single" w:sz="6" w:space="0" w:color="000000"/>
              <w:bottom w:val="single" w:sz="6" w:space="0" w:color="000000"/>
              <w:end w:val="single" w:sz="6" w:space="0" w:color="000000"/>
            </w:tcBorders>
          </w:tcPr>
          <w:p>
            <w:pPr>
              <w:pStyle w:val="Normal1"/>
              <w:spacing w:lineRule="auto" w:line="240"/>
              <w:rPr>
                <w:b/>
                <w:sz w:val="24"/>
              </w:rPr>
            </w:pPr>
            <w:r>
              <w:rPr>
                <w:b/>
                <w:sz w:val="24"/>
              </w:rPr>
              <w:t>уо</w:t>
            </w:r>
          </w:p>
          <w:p>
            <w:pPr>
              <w:pStyle w:val="Normal1"/>
              <w:spacing w:lineRule="auto" w:line="240"/>
              <w:rPr>
                <w:b/>
                <w:sz w:val="24"/>
              </w:rPr>
            </w:pPr>
            <w:r>
              <w:rPr>
                <w:b/>
                <w:sz w:val="24"/>
              </w:rPr>
            </w:r>
          </w:p>
        </w:tc>
        <w:tc>
          <w:tcPr>
            <w:tcW w:w="4996"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sz w:val="24"/>
              </w:rPr>
              <w:t xml:space="preserve">какой-либо предлог + </w:t>
            </w:r>
            <w:r>
              <w:rPr>
                <w:b/>
                <w:sz w:val="24"/>
                <w:lang w:val="en-US"/>
              </w:rPr>
              <w:t>mi</w:t>
            </w:r>
            <w:r>
              <w:rPr>
                <w:sz w:val="24"/>
              </w:rPr>
              <w:t xml:space="preserve"> (с предлогом </w:t>
            </w:r>
            <w:r>
              <w:rPr>
                <w:b/>
                <w:bCs/>
                <w:sz w:val="24"/>
                <w:lang w:val="en-US"/>
              </w:rPr>
              <w:t>con</w:t>
            </w:r>
            <w:r>
              <w:rPr>
                <w:sz w:val="24"/>
              </w:rPr>
              <w:t xml:space="preserve"> образуется особая форма </w:t>
            </w:r>
            <w:r>
              <w:rPr>
                <w:b/>
                <w:sz w:val="24"/>
                <w:lang w:val="en-US"/>
              </w:rPr>
              <w:t>conmigo</w:t>
            </w:r>
            <w:r>
              <w:rPr>
                <w:sz w:val="24"/>
              </w:rPr>
              <w:t>)</w:t>
            </w:r>
          </w:p>
          <w:p>
            <w:pPr>
              <w:pStyle w:val="Normal1"/>
              <w:spacing w:lineRule="auto" w:line="240"/>
              <w:rPr>
                <w:sz w:val="24"/>
              </w:rPr>
            </w:pPr>
            <w:r>
              <w:rPr>
                <w:sz w:val="24"/>
              </w:rPr>
            </w:r>
          </w:p>
        </w:tc>
      </w:tr>
      <w:tr>
        <w:trPr>
          <w:trHeight w:val="840" w:hRule="exact"/>
        </w:trPr>
        <w:tc>
          <w:tcPr>
            <w:tcW w:w="640"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2</w:t>
            </w:r>
          </w:p>
          <w:p>
            <w:pPr>
              <w:pStyle w:val="Normal1"/>
              <w:spacing w:lineRule="auto" w:line="240"/>
              <w:rPr>
                <w:sz w:val="24"/>
              </w:rPr>
            </w:pPr>
            <w:r>
              <w:rPr>
                <w:sz w:val="24"/>
              </w:rPr>
            </w:r>
          </w:p>
        </w:tc>
        <w:tc>
          <w:tcPr>
            <w:tcW w:w="4996"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t</w:t>
            </w:r>
            <w:r>
              <w:rPr>
                <w:b/>
                <w:sz w:val="24"/>
              </w:rPr>
              <w:t>ú</w:t>
            </w:r>
          </w:p>
          <w:p>
            <w:pPr>
              <w:pStyle w:val="Normal1"/>
              <w:spacing w:lineRule="auto" w:line="240"/>
              <w:rPr>
                <w:b/>
                <w:sz w:val="24"/>
              </w:rPr>
            </w:pPr>
            <w:r>
              <w:rPr>
                <w:b/>
                <w:sz w:val="24"/>
              </w:rPr>
            </w:r>
          </w:p>
        </w:tc>
        <w:tc>
          <w:tcPr>
            <w:tcW w:w="4996"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sz w:val="24"/>
              </w:rPr>
              <w:t xml:space="preserve">какой-либо предлог + </w:t>
            </w:r>
            <w:r>
              <w:rPr>
                <w:b/>
                <w:sz w:val="24"/>
                <w:lang w:val="en-US"/>
              </w:rPr>
              <w:t>ti</w:t>
            </w:r>
            <w:r>
              <w:rPr>
                <w:sz w:val="24"/>
              </w:rPr>
              <w:t xml:space="preserve"> (с предлогом </w:t>
            </w:r>
            <w:r>
              <w:rPr>
                <w:b/>
                <w:bCs/>
                <w:sz w:val="24"/>
                <w:lang w:val="en-US"/>
              </w:rPr>
              <w:t>con</w:t>
            </w:r>
            <w:r>
              <w:rPr>
                <w:sz w:val="24"/>
              </w:rPr>
              <w:t xml:space="preserve"> образуется особая форма </w:t>
            </w:r>
            <w:r>
              <w:rPr>
                <w:b/>
                <w:sz w:val="24"/>
                <w:lang w:val="en-US"/>
              </w:rPr>
              <w:t>contigo</w:t>
            </w:r>
            <w:r>
              <w:rPr>
                <w:sz w:val="24"/>
              </w:rPr>
              <w:t>)</w:t>
            </w:r>
          </w:p>
          <w:p>
            <w:pPr>
              <w:pStyle w:val="Normal1"/>
              <w:spacing w:lineRule="auto" w:line="240"/>
              <w:rPr>
                <w:sz w:val="24"/>
              </w:rPr>
            </w:pPr>
            <w:r>
              <w:rPr>
                <w:sz w:val="24"/>
              </w:rPr>
            </w:r>
          </w:p>
        </w:tc>
      </w:tr>
      <w:tr>
        <w:trPr>
          <w:trHeight w:val="420" w:hRule="exact"/>
        </w:trPr>
        <w:tc>
          <w:tcPr>
            <w:tcW w:w="640"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3</w:t>
            </w:r>
          </w:p>
          <w:p>
            <w:pPr>
              <w:pStyle w:val="Normal1"/>
              <w:spacing w:lineRule="auto" w:line="240"/>
              <w:rPr>
                <w:sz w:val="24"/>
                <w:lang w:val="en-US"/>
              </w:rPr>
            </w:pPr>
            <w:r>
              <w:rPr>
                <w:sz w:val="24"/>
                <w:lang w:val="en-US"/>
              </w:rPr>
            </w:r>
          </w:p>
        </w:tc>
        <w:tc>
          <w:tcPr>
            <w:tcW w:w="4996" w:type="dxa"/>
            <w:tcBorders>
              <w:top w:val="single" w:sz="6" w:space="0" w:color="000000"/>
              <w:start w:val="single" w:sz="6" w:space="0" w:color="000000"/>
              <w:bottom w:val="single" w:sz="6" w:space="0" w:color="000000"/>
              <w:end w:val="single" w:sz="6" w:space="0" w:color="000000"/>
            </w:tcBorders>
          </w:tcPr>
          <w:p>
            <w:pPr>
              <w:pStyle w:val="Normal1"/>
              <w:spacing w:lineRule="auto" w:line="240"/>
              <w:rPr>
                <w:b/>
                <w:sz w:val="24"/>
                <w:lang w:val="en-US"/>
              </w:rPr>
            </w:pPr>
            <w:r>
              <w:rPr>
                <w:b/>
                <w:sz w:val="24"/>
                <w:lang w:val="en-US"/>
              </w:rPr>
              <w:t>el, ella, ello, ustcd</w:t>
            </w:r>
          </w:p>
          <w:p>
            <w:pPr>
              <w:pStyle w:val="Normal1"/>
              <w:spacing w:lineRule="auto" w:line="240"/>
              <w:rPr>
                <w:b/>
                <w:sz w:val="24"/>
                <w:lang w:val="en-US"/>
              </w:rPr>
            </w:pPr>
            <w:r>
              <w:rPr>
                <w:b/>
                <w:sz w:val="24"/>
                <w:lang w:val="en-US"/>
              </w:rPr>
            </w:r>
          </w:p>
        </w:tc>
        <w:tc>
          <w:tcPr>
            <w:tcW w:w="4996" w:type="dxa"/>
            <w:tcBorders>
              <w:top w:val="single" w:sz="6" w:space="0" w:color="000000"/>
              <w:start w:val="single" w:sz="6" w:space="0" w:color="000000"/>
              <w:bottom w:val="single" w:sz="6" w:space="0" w:color="000000"/>
              <w:end w:val="single" w:sz="6" w:space="0" w:color="000000"/>
            </w:tcBorders>
          </w:tcPr>
          <w:p>
            <w:pPr>
              <w:pStyle w:val="Normal1"/>
              <w:spacing w:lineRule="auto" w:line="240"/>
              <w:rPr>
                <w:b/>
                <w:sz w:val="24"/>
              </w:rPr>
            </w:pPr>
            <w:r>
              <w:rPr>
                <w:sz w:val="24"/>
              </w:rPr>
              <w:t xml:space="preserve">какой-либо предлог + </w:t>
            </w:r>
            <w:r>
              <w:rPr>
                <w:b/>
                <w:sz w:val="24"/>
              </w:rPr>
              <w:t>é</w:t>
            </w:r>
            <w:r>
              <w:rPr>
                <w:b/>
                <w:sz w:val="24"/>
                <w:lang w:val="en-US"/>
              </w:rPr>
              <w:t>l</w:t>
            </w:r>
            <w:r>
              <w:rPr>
                <w:b/>
                <w:sz w:val="24"/>
              </w:rPr>
              <w:t xml:space="preserve"> , </w:t>
            </w:r>
            <w:r>
              <w:rPr>
                <w:b/>
                <w:sz w:val="24"/>
                <w:lang w:val="en-US"/>
              </w:rPr>
              <w:t>ella</w:t>
            </w:r>
            <w:r>
              <w:rPr>
                <w:b/>
                <w:sz w:val="24"/>
              </w:rPr>
              <w:t xml:space="preserve">, </w:t>
            </w:r>
            <w:r>
              <w:rPr>
                <w:b/>
                <w:sz w:val="24"/>
                <w:lang w:val="en-US"/>
              </w:rPr>
              <w:t>ello</w:t>
            </w:r>
            <w:r>
              <w:rPr>
                <w:b/>
                <w:sz w:val="24"/>
              </w:rPr>
              <w:t xml:space="preserve">, </w:t>
            </w:r>
            <w:r>
              <w:rPr>
                <w:b/>
                <w:sz w:val="24"/>
                <w:lang w:val="en-US"/>
              </w:rPr>
              <w:t>usted</w:t>
            </w:r>
          </w:p>
          <w:p>
            <w:pPr>
              <w:pStyle w:val="Normal1"/>
              <w:spacing w:lineRule="auto" w:line="240"/>
              <w:rPr>
                <w:b/>
                <w:sz w:val="24"/>
              </w:rPr>
            </w:pPr>
            <w:r>
              <w:rPr>
                <w:b/>
                <w:sz w:val="24"/>
              </w:rPr>
            </w:r>
          </w:p>
        </w:tc>
      </w:tr>
      <w:tr>
        <w:trPr>
          <w:trHeight w:val="400" w:hRule="exact"/>
        </w:trPr>
        <w:tc>
          <w:tcPr>
            <w:tcW w:w="10632"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pacing w:val="30"/>
                <w:sz w:val="24"/>
              </w:rPr>
            </w:pPr>
            <w:r>
              <w:rPr>
                <w:spacing w:val="30"/>
                <w:sz w:val="24"/>
              </w:rPr>
              <w:t>Множественное число</w:t>
            </w:r>
          </w:p>
          <w:p>
            <w:pPr>
              <w:pStyle w:val="Normal1"/>
              <w:spacing w:lineRule="auto" w:line="240"/>
              <w:rPr>
                <w:spacing w:val="30"/>
                <w:sz w:val="24"/>
              </w:rPr>
            </w:pPr>
            <w:r>
              <w:rPr>
                <w:spacing w:val="30"/>
                <w:sz w:val="24"/>
              </w:rPr>
            </w:r>
          </w:p>
        </w:tc>
      </w:tr>
      <w:tr>
        <w:trPr>
          <w:trHeight w:val="420" w:hRule="exact"/>
        </w:trPr>
        <w:tc>
          <w:tcPr>
            <w:tcW w:w="640"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1</w:t>
            </w:r>
          </w:p>
          <w:p>
            <w:pPr>
              <w:pStyle w:val="Normal1"/>
              <w:spacing w:lineRule="auto" w:line="240"/>
              <w:rPr>
                <w:sz w:val="24"/>
              </w:rPr>
            </w:pPr>
            <w:r>
              <w:rPr>
                <w:sz w:val="24"/>
              </w:rPr>
            </w:r>
          </w:p>
        </w:tc>
        <w:tc>
          <w:tcPr>
            <w:tcW w:w="4996" w:type="dxa"/>
            <w:tcBorders>
              <w:top w:val="single" w:sz="6" w:space="0" w:color="000000"/>
              <w:start w:val="single" w:sz="6" w:space="0" w:color="000000"/>
              <w:bottom w:val="single" w:sz="6" w:space="0" w:color="000000"/>
              <w:end w:val="single" w:sz="6" w:space="0" w:color="000000"/>
            </w:tcBorders>
          </w:tcPr>
          <w:p>
            <w:pPr>
              <w:pStyle w:val="Normal1"/>
              <w:spacing w:lineRule="auto" w:line="240"/>
              <w:rPr>
                <w:b/>
                <w:sz w:val="24"/>
              </w:rPr>
            </w:pPr>
            <w:r>
              <w:rPr>
                <w:b/>
                <w:sz w:val="24"/>
                <w:lang w:val="en-US"/>
              </w:rPr>
              <w:t>nosotros</w:t>
            </w:r>
            <w:r>
              <w:rPr>
                <w:b/>
                <w:sz w:val="24"/>
              </w:rPr>
              <w:t>, -</w:t>
            </w:r>
            <w:r>
              <w:rPr>
                <w:b/>
                <w:sz w:val="24"/>
                <w:lang w:val="en-US"/>
              </w:rPr>
              <w:t>as</w:t>
            </w:r>
          </w:p>
          <w:p>
            <w:pPr>
              <w:pStyle w:val="Normal1"/>
              <w:spacing w:lineRule="auto" w:line="240"/>
              <w:rPr>
                <w:b/>
                <w:sz w:val="24"/>
              </w:rPr>
            </w:pPr>
            <w:r>
              <w:rPr>
                <w:b/>
                <w:sz w:val="24"/>
              </w:rPr>
            </w:r>
          </w:p>
        </w:tc>
        <w:tc>
          <w:tcPr>
            <w:tcW w:w="4996" w:type="dxa"/>
            <w:tcBorders>
              <w:top w:val="single" w:sz="6" w:space="0" w:color="000000"/>
              <w:start w:val="single" w:sz="6" w:space="0" w:color="000000"/>
              <w:bottom w:val="single" w:sz="6" w:space="0" w:color="000000"/>
              <w:end w:val="single" w:sz="6" w:space="0" w:color="000000"/>
            </w:tcBorders>
          </w:tcPr>
          <w:p>
            <w:pPr>
              <w:pStyle w:val="Normal1"/>
              <w:spacing w:lineRule="auto" w:line="240"/>
              <w:rPr>
                <w:b/>
                <w:sz w:val="24"/>
              </w:rPr>
            </w:pPr>
            <w:r>
              <w:rPr>
                <w:sz w:val="24"/>
              </w:rPr>
              <w:t xml:space="preserve">какой-либо предлог + </w:t>
            </w:r>
            <w:r>
              <w:rPr>
                <w:b/>
                <w:sz w:val="24"/>
                <w:lang w:val="en-US"/>
              </w:rPr>
              <w:t>nosotros</w:t>
            </w:r>
            <w:r>
              <w:rPr>
                <w:b/>
                <w:sz w:val="24"/>
              </w:rPr>
              <w:t>, -</w:t>
            </w:r>
            <w:r>
              <w:rPr>
                <w:b/>
                <w:sz w:val="24"/>
                <w:lang w:val="en-US"/>
              </w:rPr>
              <w:t>as</w:t>
            </w:r>
          </w:p>
          <w:p>
            <w:pPr>
              <w:pStyle w:val="Normal1"/>
              <w:spacing w:lineRule="auto" w:line="240"/>
              <w:rPr>
                <w:b/>
                <w:sz w:val="24"/>
              </w:rPr>
            </w:pPr>
            <w:r>
              <w:rPr>
                <w:b/>
                <w:sz w:val="24"/>
              </w:rPr>
            </w:r>
          </w:p>
        </w:tc>
      </w:tr>
      <w:tr>
        <w:trPr>
          <w:trHeight w:val="420" w:hRule="exact"/>
        </w:trPr>
        <w:tc>
          <w:tcPr>
            <w:tcW w:w="640"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2</w:t>
            </w:r>
          </w:p>
          <w:p>
            <w:pPr>
              <w:pStyle w:val="Normal1"/>
              <w:spacing w:lineRule="auto" w:line="240"/>
              <w:rPr>
                <w:sz w:val="24"/>
                <w:lang w:val="en-US"/>
              </w:rPr>
            </w:pPr>
            <w:r>
              <w:rPr>
                <w:sz w:val="24"/>
                <w:lang w:val="en-US"/>
              </w:rPr>
            </w:r>
          </w:p>
        </w:tc>
        <w:tc>
          <w:tcPr>
            <w:tcW w:w="4996" w:type="dxa"/>
            <w:tcBorders>
              <w:top w:val="single" w:sz="6" w:space="0" w:color="000000"/>
              <w:start w:val="single" w:sz="6" w:space="0" w:color="000000"/>
              <w:bottom w:val="single" w:sz="6" w:space="0" w:color="000000"/>
              <w:end w:val="single" w:sz="6" w:space="0" w:color="000000"/>
            </w:tcBorders>
          </w:tcPr>
          <w:p>
            <w:pPr>
              <w:pStyle w:val="Normal1"/>
              <w:spacing w:lineRule="auto" w:line="240"/>
              <w:rPr>
                <w:b/>
                <w:sz w:val="24"/>
                <w:lang w:val="en-US"/>
              </w:rPr>
            </w:pPr>
            <w:r>
              <w:rPr>
                <w:b/>
                <w:sz w:val="24"/>
                <w:lang w:val="en-US"/>
              </w:rPr>
              <w:t>vosotros, -as</w:t>
            </w:r>
          </w:p>
          <w:p>
            <w:pPr>
              <w:pStyle w:val="Normal1"/>
              <w:spacing w:lineRule="auto" w:line="240"/>
              <w:rPr>
                <w:b/>
                <w:sz w:val="24"/>
                <w:lang w:val="en-US"/>
              </w:rPr>
            </w:pPr>
            <w:r>
              <w:rPr>
                <w:b/>
                <w:sz w:val="24"/>
                <w:lang w:val="en-US"/>
              </w:rPr>
            </w:r>
          </w:p>
        </w:tc>
        <w:tc>
          <w:tcPr>
            <w:tcW w:w="4996"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sz w:val="24"/>
              </w:rPr>
              <w:t>какой</w:t>
            </w:r>
            <w:r>
              <w:rPr>
                <w:sz w:val="24"/>
                <w:lang w:val="en-US"/>
              </w:rPr>
              <w:t>-</w:t>
            </w:r>
            <w:r>
              <w:rPr>
                <w:sz w:val="24"/>
              </w:rPr>
              <w:t>либо</w:t>
            </w:r>
            <w:r>
              <w:rPr>
                <w:sz w:val="24"/>
                <w:lang w:val="en-US"/>
              </w:rPr>
              <w:t xml:space="preserve"> </w:t>
            </w:r>
            <w:r>
              <w:rPr>
                <w:sz w:val="24"/>
              </w:rPr>
              <w:t>предлог</w:t>
            </w:r>
            <w:r>
              <w:rPr>
                <w:sz w:val="24"/>
                <w:lang w:val="en-US"/>
              </w:rPr>
              <w:t xml:space="preserve"> + </w:t>
            </w:r>
            <w:r>
              <w:rPr>
                <w:b/>
                <w:sz w:val="24"/>
                <w:lang w:val="en-US"/>
              </w:rPr>
              <w:t>vosotros, -as</w:t>
            </w:r>
          </w:p>
          <w:p>
            <w:pPr>
              <w:pStyle w:val="Normal1"/>
              <w:spacing w:lineRule="auto" w:line="240"/>
              <w:rPr>
                <w:b/>
                <w:sz w:val="24"/>
                <w:lang w:val="en-US"/>
              </w:rPr>
            </w:pPr>
            <w:r>
              <w:rPr>
                <w:b/>
                <w:sz w:val="24"/>
                <w:lang w:val="en-US"/>
              </w:rPr>
            </w:r>
          </w:p>
        </w:tc>
      </w:tr>
      <w:tr>
        <w:trPr>
          <w:trHeight w:val="620" w:hRule="exact"/>
        </w:trPr>
        <w:tc>
          <w:tcPr>
            <w:tcW w:w="640"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3</w:t>
            </w:r>
          </w:p>
          <w:p>
            <w:pPr>
              <w:pStyle w:val="Normal1"/>
              <w:spacing w:lineRule="auto" w:line="240"/>
              <w:rPr>
                <w:sz w:val="24"/>
                <w:lang w:val="en-US"/>
              </w:rPr>
            </w:pPr>
            <w:r>
              <w:rPr>
                <w:sz w:val="24"/>
                <w:lang w:val="en-US"/>
              </w:rPr>
            </w:r>
          </w:p>
        </w:tc>
        <w:tc>
          <w:tcPr>
            <w:tcW w:w="4996" w:type="dxa"/>
            <w:tcBorders>
              <w:top w:val="single" w:sz="6" w:space="0" w:color="000000"/>
              <w:start w:val="single" w:sz="6" w:space="0" w:color="000000"/>
              <w:bottom w:val="single" w:sz="6" w:space="0" w:color="000000"/>
              <w:end w:val="single" w:sz="6" w:space="0" w:color="000000"/>
            </w:tcBorders>
          </w:tcPr>
          <w:p>
            <w:pPr>
              <w:pStyle w:val="Normal1"/>
              <w:spacing w:lineRule="auto" w:line="240"/>
              <w:rPr>
                <w:b/>
                <w:sz w:val="24"/>
                <w:lang w:val="en-US"/>
              </w:rPr>
            </w:pPr>
            <w:r>
              <w:rPr>
                <w:b/>
                <w:sz w:val="24"/>
                <w:lang w:val="en-US"/>
              </w:rPr>
              <w:t>ellos, ellas, ustedes</w:t>
            </w:r>
          </w:p>
          <w:p>
            <w:pPr>
              <w:pStyle w:val="Normal1"/>
              <w:spacing w:lineRule="auto" w:line="240"/>
              <w:rPr>
                <w:b/>
                <w:sz w:val="24"/>
                <w:lang w:val="en-US"/>
              </w:rPr>
            </w:pPr>
            <w:r>
              <w:rPr>
                <w:b/>
                <w:sz w:val="24"/>
                <w:lang w:val="en-US"/>
              </w:rPr>
            </w:r>
          </w:p>
        </w:tc>
        <w:tc>
          <w:tcPr>
            <w:tcW w:w="4996"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 xml:space="preserve">какой-либо предлог + </w:t>
            </w:r>
            <w:r>
              <w:rPr>
                <w:b/>
                <w:sz w:val="24"/>
              </w:rPr>
              <w:t xml:space="preserve">ellos, ellas, </w:t>
            </w:r>
            <w:r>
              <w:rPr>
                <w:b/>
                <w:sz w:val="24"/>
                <w:lang w:val="en-US"/>
              </w:rPr>
              <w:t>ustedes</w:t>
            </w:r>
          </w:p>
          <w:p>
            <w:pPr>
              <w:pStyle w:val="Normal1"/>
              <w:spacing w:lineRule="auto" w:line="240"/>
              <w:rPr>
                <w:sz w:val="24"/>
              </w:rPr>
            </w:pPr>
            <w:r>
              <w:rPr>
                <w:sz w:val="24"/>
              </w:rPr>
            </w:r>
          </w:p>
        </w:tc>
      </w:tr>
    </w:tbl>
    <w:p>
      <w:pPr>
        <w:pStyle w:val="Normal1"/>
        <w:spacing w:lineRule="auto" w:line="240"/>
        <w:ind w:firstLine="284" w:end="0"/>
        <w:rPr>
          <w:sz w:val="24"/>
        </w:rPr>
      </w:pPr>
      <w:r>
        <w:rPr>
          <w:sz w:val="24"/>
        </w:rPr>
      </w:r>
    </w:p>
    <w:p>
      <w:pPr>
        <w:pStyle w:val="Heading3"/>
        <w:ind w:hanging="0" w:start="0"/>
        <w:rPr/>
      </w:pPr>
      <w:bookmarkStart w:id="41" w:name="__RefHeading___Toc1886031"/>
      <w:bookmarkEnd w:id="41"/>
      <w:r>
        <w:rPr/>
        <w:t>§ 30. Особенности употребления беспредложной формы личных местоимений</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1. </w:t>
      </w:r>
      <w:r>
        <w:rPr>
          <w:spacing w:val="20"/>
          <w:sz w:val="24"/>
        </w:rPr>
        <w:t>Беспредложная</w:t>
      </w:r>
      <w:r>
        <w:rPr>
          <w:sz w:val="24"/>
        </w:rPr>
        <w:t xml:space="preserve"> (неудáренная) форма личных местоимений (см. § 29 таблицу 1), выполняя функции прямого и косвенного дополнений, обычно ставится перед глаголом:</w:t>
      </w:r>
    </w:p>
    <w:p>
      <w:pPr>
        <w:pStyle w:val="Normal1"/>
        <w:spacing w:lineRule="auto" w:line="240"/>
        <w:ind w:firstLine="284" w:end="0"/>
        <w:rPr/>
      </w:pPr>
      <w:r>
        <w:rPr>
          <w:sz w:val="24"/>
        </w:rPr>
        <w:t xml:space="preserve"> </w:t>
      </w:r>
      <w:r>
        <w:rPr>
          <w:sz w:val="24"/>
          <w:lang w:val="en-US"/>
        </w:rPr>
        <w:t xml:space="preserve">Juan </w:t>
      </w:r>
      <w:r>
        <w:rPr>
          <w:i/>
          <w:iCs/>
          <w:sz w:val="24"/>
          <w:lang w:val="en-US"/>
        </w:rPr>
        <w:t>me</w:t>
      </w:r>
      <w:r>
        <w:rPr>
          <w:sz w:val="24"/>
          <w:lang w:val="en-US"/>
        </w:rPr>
        <w:t xml:space="preserve"> da un cuaderno.      </w:t>
      </w:r>
      <w:r>
        <w:rPr>
          <w:sz w:val="24"/>
        </w:rPr>
        <w:t>Хуан дает мне тетрадь.</w:t>
      </w:r>
    </w:p>
    <w:p>
      <w:pPr>
        <w:pStyle w:val="Normal1"/>
        <w:spacing w:lineRule="auto" w:line="240"/>
        <w:ind w:firstLine="284" w:end="0"/>
        <w:rPr/>
      </w:pPr>
      <w:r>
        <w:rPr>
          <w:sz w:val="24"/>
        </w:rPr>
        <w:t xml:space="preserve"> </w:t>
      </w:r>
      <w:r>
        <w:rPr>
          <w:i/>
          <w:iCs/>
          <w:sz w:val="24"/>
          <w:lang w:val="en-US"/>
        </w:rPr>
        <w:t>Os</w:t>
      </w:r>
      <w:r>
        <w:rPr>
          <w:sz w:val="24"/>
        </w:rPr>
        <w:t xml:space="preserve"> </w:t>
      </w:r>
      <w:r>
        <w:rPr>
          <w:sz w:val="24"/>
          <w:lang w:val="en-US"/>
        </w:rPr>
        <w:t>digo</w:t>
      </w:r>
      <w:r>
        <w:rPr>
          <w:sz w:val="24"/>
        </w:rPr>
        <w:t>.                                Я вам говорю.</w:t>
      </w:r>
    </w:p>
    <w:p>
      <w:pPr>
        <w:pStyle w:val="Normal1"/>
        <w:spacing w:lineRule="auto" w:line="240"/>
        <w:ind w:firstLine="284" w:end="0"/>
        <w:rPr/>
      </w:pPr>
      <w:r>
        <w:rPr>
          <w:sz w:val="24"/>
        </w:rPr>
        <w:t xml:space="preserve"> </w:t>
      </w:r>
      <w:r>
        <w:rPr>
          <w:i/>
          <w:iCs/>
          <w:sz w:val="24"/>
          <w:lang w:val="en-US"/>
        </w:rPr>
        <w:t>Te</w:t>
      </w:r>
      <w:r>
        <w:rPr>
          <w:sz w:val="24"/>
        </w:rPr>
        <w:t xml:space="preserve"> </w:t>
      </w:r>
      <w:r>
        <w:rPr>
          <w:sz w:val="24"/>
          <w:lang w:val="en-US"/>
        </w:rPr>
        <w:t>quiero</w:t>
      </w:r>
      <w:r>
        <w:rPr>
          <w:sz w:val="24"/>
        </w:rPr>
        <w:t>.                             Я тебя люблю.</w:t>
      </w:r>
    </w:p>
    <w:p>
      <w:pPr>
        <w:pStyle w:val="Normal1"/>
        <w:spacing w:lineRule="auto" w:line="240"/>
        <w:ind w:firstLine="284" w:end="0"/>
        <w:rPr/>
      </w:pPr>
      <w:r>
        <w:rPr>
          <w:sz w:val="24"/>
        </w:rPr>
        <w:t xml:space="preserve"> </w:t>
      </w:r>
      <w:r>
        <w:rPr>
          <w:sz w:val="24"/>
          <w:lang w:val="en-US"/>
        </w:rPr>
        <w:t xml:space="preserve">Pedro </w:t>
      </w:r>
      <w:r>
        <w:rPr>
          <w:i/>
          <w:iCs/>
          <w:sz w:val="24"/>
          <w:lang w:val="en-US"/>
        </w:rPr>
        <w:t>nos</w:t>
      </w:r>
      <w:r>
        <w:rPr>
          <w:sz w:val="24"/>
          <w:lang w:val="en-US"/>
        </w:rPr>
        <w:t xml:space="preserve"> pregunta.              </w:t>
      </w:r>
      <w:r>
        <w:rPr>
          <w:sz w:val="24"/>
        </w:rPr>
        <w:t>Педро нас спрашивает.</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Normal1"/>
        <w:spacing w:lineRule="auto" w:line="240"/>
        <w:ind w:firstLine="284" w:end="0"/>
        <w:rPr/>
      </w:pPr>
      <w:r>
        <w:rPr>
          <w:sz w:val="24"/>
        </w:rPr>
        <w:t xml:space="preserve">а) Если необходимо употребить сразу два беспредложных местоимения (одно в функции прямого дополнения, другое в функции косвенного), то нужно помнить следующее правило: </w:t>
      </w:r>
      <w:r>
        <w:rPr>
          <w:i/>
          <w:iCs/>
          <w:sz w:val="24"/>
        </w:rPr>
        <w:t>косвенное местоименное дополнение предшествует прямому:</w:t>
      </w:r>
    </w:p>
    <w:p>
      <w:pPr>
        <w:pStyle w:val="Normal1"/>
        <w:spacing w:lineRule="auto" w:line="240"/>
        <w:ind w:firstLine="1134" w:end="0"/>
        <w:rPr>
          <w:i/>
          <w:i/>
          <w:iCs/>
          <w:sz w:val="24"/>
        </w:rPr>
      </w:pPr>
      <w:r>
        <w:rPr>
          <w:i/>
          <w:iCs/>
          <w:sz w:val="24"/>
        </w:rPr>
      </w:r>
    </w:p>
    <w:p>
      <w:pPr>
        <w:pStyle w:val="Normal1"/>
        <w:spacing w:lineRule="auto" w:line="240"/>
        <w:ind w:firstLine="1134" w:end="0"/>
        <w:rPr>
          <w:sz w:val="24"/>
        </w:rPr>
      </w:pPr>
      <w:r>
        <w:rPr>
          <w:sz w:val="24"/>
        </w:rPr>
        <w:t xml:space="preserve">косвенное        +        прямое        +        глагол </w:t>
      </w:r>
    </w:p>
    <w:p>
      <w:pPr>
        <w:pStyle w:val="Normal1"/>
        <w:spacing w:lineRule="auto" w:line="240"/>
        <w:ind w:firstLine="1134" w:end="0"/>
        <w:rPr>
          <w:sz w:val="24"/>
        </w:rPr>
      </w:pPr>
      <w:r>
        <w:rPr>
          <w:sz w:val="24"/>
        </w:rPr>
        <w:t>дополнение           дополнение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Te entrego su libro de él.                 </w:t>
      </w:r>
      <w:r>
        <w:rPr>
          <w:sz w:val="24"/>
        </w:rPr>
        <w:t xml:space="preserve">Я тебе передаю его книгу. </w:t>
      </w:r>
    </w:p>
    <w:p>
      <w:pPr>
        <w:pStyle w:val="Normal1"/>
        <w:spacing w:lineRule="auto" w:line="240"/>
        <w:ind w:firstLine="284" w:end="0"/>
        <w:rPr/>
      </w:pPr>
      <w:r>
        <w:rPr>
          <w:i/>
          <w:iCs/>
          <w:sz w:val="24"/>
          <w:lang w:val="en-US"/>
        </w:rPr>
        <w:t>Te lo</w:t>
      </w:r>
      <w:r>
        <w:rPr>
          <w:sz w:val="24"/>
          <w:lang w:val="en-US"/>
        </w:rPr>
        <w:t xml:space="preserve"> entrego.                                   </w:t>
      </w:r>
      <w:r>
        <w:rPr>
          <w:sz w:val="24"/>
        </w:rPr>
        <w:t>Я тебе ее передаю. .</w:t>
      </w:r>
    </w:p>
    <w:p>
      <w:pPr>
        <w:pStyle w:val="Normal1"/>
        <w:spacing w:lineRule="auto" w:line="240"/>
        <w:ind w:firstLine="284" w:end="0"/>
        <w:rPr/>
      </w:pPr>
      <w:r>
        <w:rPr>
          <w:i/>
          <w:iCs/>
          <w:sz w:val="24"/>
          <w:lang w:val="en-US"/>
        </w:rPr>
        <w:t>Nos</w:t>
      </w:r>
      <w:r>
        <w:rPr>
          <w:sz w:val="24"/>
          <w:lang w:val="en-US"/>
        </w:rPr>
        <w:t xml:space="preserve"> las comunican las noticias.       </w:t>
      </w:r>
      <w:r>
        <w:rPr>
          <w:sz w:val="24"/>
        </w:rPr>
        <w:t xml:space="preserve">Нам сообщают новости. </w:t>
      </w:r>
    </w:p>
    <w:p>
      <w:pPr>
        <w:pStyle w:val="Normal1"/>
        <w:spacing w:lineRule="auto" w:line="240"/>
        <w:ind w:firstLine="284" w:end="0"/>
        <w:rPr/>
      </w:pPr>
      <w:r>
        <w:rPr>
          <w:i/>
          <w:iCs/>
          <w:sz w:val="24"/>
          <w:lang w:val="en-US"/>
        </w:rPr>
        <w:t>Nos las</w:t>
      </w:r>
      <w:r>
        <w:rPr>
          <w:sz w:val="24"/>
          <w:lang w:val="en-US"/>
        </w:rPr>
        <w:t xml:space="preserve"> comunican.                          </w:t>
      </w:r>
      <w:r>
        <w:rPr>
          <w:sz w:val="24"/>
        </w:rPr>
        <w:t>Нам их сообщают.</w:t>
      </w:r>
    </w:p>
    <w:p>
      <w:pPr>
        <w:pStyle w:val="Normal1"/>
        <w:spacing w:lineRule="auto" w:line="240"/>
        <w:ind w:firstLine="284" w:end="0"/>
        <w:rPr>
          <w:sz w:val="24"/>
        </w:rPr>
      </w:pPr>
      <w:r>
        <w:rPr>
          <w:sz w:val="24"/>
        </w:rPr>
      </w:r>
    </w:p>
    <w:p>
      <w:pPr>
        <w:pStyle w:val="Normal1"/>
        <w:spacing w:lineRule="auto" w:line="240"/>
        <w:ind w:firstLine="284" w:end="0"/>
        <w:rPr>
          <w:i/>
          <w:i/>
          <w:sz w:val="24"/>
        </w:rPr>
      </w:pPr>
      <w:r>
        <w:rPr>
          <w:sz w:val="24"/>
        </w:rPr>
        <w:t xml:space="preserve">б) Если употребляются одновременно косвенное и прямое местоименные дополнения третьего лица, то необходимо знать следующее правило: </w:t>
      </w:r>
      <w:r>
        <w:rPr>
          <w:i/>
          <w:sz w:val="24"/>
        </w:rPr>
        <w:t xml:space="preserve">косвенное дополнение единственного и множественного числа заменяется местоименной формой </w:t>
      </w:r>
      <w:r>
        <w:rPr>
          <w:b/>
          <w:iCs/>
          <w:sz w:val="24"/>
        </w:rPr>
        <w:t>se</w:t>
      </w:r>
      <w:r>
        <w:rPr>
          <w:iCs/>
          <w:sz w:val="24"/>
        </w:rPr>
        <w:t>:</w:t>
      </w:r>
    </w:p>
    <w:p>
      <w:pPr>
        <w:pStyle w:val="Normal1"/>
        <w:spacing w:lineRule="auto" w:line="240"/>
        <w:ind w:firstLine="284" w:end="0"/>
        <w:rPr>
          <w:sz w:val="24"/>
        </w:rPr>
      </w:pPr>
      <w:r>
        <w:rPr>
          <w:sz w:val="24"/>
        </w:rPr>
        <w:t xml:space="preserve">косвенное дополнение 3-го   +    прямое дополнение   +    глагол </w:t>
      </w:r>
    </w:p>
    <w:p>
      <w:pPr>
        <w:pStyle w:val="Normal1"/>
        <w:spacing w:lineRule="auto" w:line="240"/>
        <w:ind w:firstLine="284" w:end="0"/>
        <w:rPr/>
      </w:pPr>
      <w:r>
        <w:rPr>
          <w:sz w:val="24"/>
        </w:rPr>
        <w:t xml:space="preserve">лица в форме </w:t>
      </w:r>
      <w:r>
        <w:rPr>
          <w:b/>
          <w:sz w:val="24"/>
        </w:rPr>
        <w:t xml:space="preserve">se                             </w:t>
      </w:r>
      <w:r>
        <w:rPr>
          <w:sz w:val="24"/>
        </w:rPr>
        <w:t>3-го лица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Le d</w:t>
      </w:r>
      <w:r>
        <w:rPr>
          <w:sz w:val="24"/>
        </w:rPr>
        <w:t>оу</w:t>
      </w:r>
      <w:r>
        <w:rPr>
          <w:sz w:val="24"/>
          <w:lang w:val="en-US"/>
        </w:rPr>
        <w:t xml:space="preserve"> (</w:t>
      </w:r>
      <w:r>
        <w:rPr>
          <w:sz w:val="24"/>
        </w:rPr>
        <w:t>а</w:t>
      </w:r>
      <w:r>
        <w:rPr>
          <w:sz w:val="24"/>
          <w:lang w:val="en-US"/>
        </w:rPr>
        <w:t xml:space="preserve"> él) un periódico.           </w:t>
      </w:r>
      <w:r>
        <w:rPr>
          <w:sz w:val="24"/>
        </w:rPr>
        <w:t>Я ему даю газету.</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При замене прямого дополнения </w:t>
      </w:r>
      <w:r>
        <w:rPr>
          <w:sz w:val="24"/>
          <w:lang w:val="en-US"/>
        </w:rPr>
        <w:t>un</w:t>
      </w:r>
      <w:r>
        <w:rPr>
          <w:sz w:val="24"/>
        </w:rPr>
        <w:t xml:space="preserve"> </w:t>
      </w:r>
      <w:r>
        <w:rPr>
          <w:sz w:val="24"/>
          <w:lang w:val="en-US"/>
        </w:rPr>
        <w:t>periodico</w:t>
      </w:r>
      <w:r>
        <w:rPr>
          <w:sz w:val="24"/>
        </w:rPr>
        <w:t xml:space="preserve"> местоимением </w:t>
      </w:r>
      <w:r>
        <w:rPr>
          <w:spacing w:val="20"/>
          <w:sz w:val="24"/>
        </w:rPr>
        <w:t>нельзя</w:t>
      </w:r>
      <w:r>
        <w:rPr>
          <w:sz w:val="24"/>
        </w:rPr>
        <w:t xml:space="preserve"> сказать </w:t>
      </w:r>
      <w:r>
        <w:rPr>
          <w:sz w:val="24"/>
          <w:lang w:val="en-US"/>
        </w:rPr>
        <w:t>l</w:t>
      </w:r>
      <w:r>
        <w:rPr>
          <w:sz w:val="24"/>
        </w:rPr>
        <w:t xml:space="preserve">е lо </w:t>
      </w:r>
      <w:r>
        <w:rPr>
          <w:sz w:val="24"/>
          <w:lang w:val="en-US"/>
        </w:rPr>
        <w:t>doy</w:t>
      </w:r>
      <w:r>
        <w:rPr>
          <w:sz w:val="24"/>
        </w:rPr>
        <w:t xml:space="preserve">, а  н у ж н о — </w:t>
      </w:r>
      <w:r>
        <w:rPr>
          <w:i/>
          <w:iCs/>
          <w:sz w:val="24"/>
          <w:lang w:val="en-US"/>
        </w:rPr>
        <w:t>se</w:t>
      </w:r>
      <w:r>
        <w:rPr>
          <w:i/>
          <w:iCs/>
          <w:sz w:val="24"/>
        </w:rPr>
        <w:t xml:space="preserve"> </w:t>
      </w:r>
      <w:r>
        <w:rPr>
          <w:i/>
          <w:iCs/>
          <w:sz w:val="24"/>
          <w:lang w:val="en-US"/>
        </w:rPr>
        <w:t>lo</w:t>
      </w:r>
      <w:r>
        <w:rPr>
          <w:i/>
          <w:iCs/>
          <w:sz w:val="24"/>
        </w:rPr>
        <w:t xml:space="preserve"> </w:t>
      </w:r>
      <w:r>
        <w:rPr>
          <w:i/>
          <w:iCs/>
          <w:sz w:val="24"/>
          <w:lang w:val="en-US"/>
        </w:rPr>
        <w:t>doy</w:t>
      </w:r>
      <w:r>
        <w:rPr>
          <w:i/>
          <w:iCs/>
          <w:sz w:val="24"/>
        </w:rPr>
        <w:t>.</w:t>
      </w:r>
    </w:p>
    <w:p>
      <w:pPr>
        <w:pStyle w:val="Normal1"/>
        <w:spacing w:lineRule="auto" w:line="240"/>
        <w:ind w:firstLine="284" w:end="0"/>
        <w:rPr/>
      </w:pPr>
      <w:r>
        <w:rPr>
          <w:sz w:val="24"/>
          <w:lang w:val="en-US"/>
        </w:rPr>
        <w:t xml:space="preserve">Le explicamos (a ella) la ruta.        </w:t>
      </w:r>
      <w:r>
        <w:rPr>
          <w:sz w:val="24"/>
        </w:rPr>
        <w:t>Мы объясняем ей маршрут.</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При замене дополнения lа ruta </w:t>
      </w:r>
      <w:r>
        <w:rPr>
          <w:spacing w:val="20"/>
          <w:sz w:val="24"/>
        </w:rPr>
        <w:t>нужно</w:t>
      </w:r>
      <w:r>
        <w:rPr>
          <w:sz w:val="24"/>
        </w:rPr>
        <w:t xml:space="preserve"> говорить </w:t>
      </w:r>
      <w:r>
        <w:rPr>
          <w:i/>
          <w:iCs/>
          <w:sz w:val="24"/>
          <w:lang w:val="en-US"/>
        </w:rPr>
        <w:t>se</w:t>
      </w:r>
      <w:r>
        <w:rPr>
          <w:i/>
          <w:iCs/>
          <w:sz w:val="24"/>
        </w:rPr>
        <w:t xml:space="preserve"> </w:t>
      </w:r>
      <w:r>
        <w:rPr>
          <w:i/>
          <w:iCs/>
          <w:sz w:val="24"/>
          <w:lang w:val="en-US"/>
        </w:rPr>
        <w:t>la</w:t>
      </w:r>
      <w:r>
        <w:rPr>
          <w:i/>
          <w:iCs/>
          <w:sz w:val="24"/>
        </w:rPr>
        <w:t xml:space="preserve"> </w:t>
      </w:r>
      <w:r>
        <w:rPr>
          <w:i/>
          <w:iCs/>
          <w:sz w:val="24"/>
          <w:lang w:val="en-US"/>
        </w:rPr>
        <w:t>explicamos</w:t>
      </w:r>
      <w:r>
        <w:rPr>
          <w:sz w:val="24"/>
        </w:rPr>
        <w:t xml:space="preserve"> а не lе </w:t>
      </w:r>
      <w:r>
        <w:rPr>
          <w:sz w:val="24"/>
          <w:lang w:val="en-US"/>
        </w:rPr>
        <w:t>la</w:t>
      </w:r>
      <w:r>
        <w:rPr>
          <w:sz w:val="24"/>
        </w:rPr>
        <w:t xml:space="preserve"> </w:t>
      </w:r>
      <w:r>
        <w:rPr>
          <w:sz w:val="24"/>
          <w:lang w:val="en-US"/>
        </w:rPr>
        <w:t>explicamos</w:t>
      </w:r>
      <w:r>
        <w:rPr>
          <w:sz w:val="24"/>
        </w:rPr>
        <w:t>.</w:t>
      </w:r>
    </w:p>
    <w:p>
      <w:pPr>
        <w:pStyle w:val="Normal1"/>
        <w:spacing w:lineRule="auto" w:line="240"/>
        <w:ind w:firstLine="284" w:end="0"/>
        <w:rPr/>
      </w:pPr>
      <w:r>
        <w:rPr>
          <w:sz w:val="24"/>
          <w:lang w:val="en-US"/>
        </w:rPr>
        <w:t>—</w:t>
      </w:r>
      <w:r>
        <w:rPr>
          <w:sz w:val="24"/>
          <w:lang w:val="en-US"/>
        </w:rPr>
        <w:t xml:space="preserve">¿Donde está tu paquete?                 </w:t>
      </w:r>
      <w:r>
        <w:rPr>
          <w:sz w:val="24"/>
        </w:rPr>
        <w:t>— Где твой пакет?</w:t>
      </w:r>
    </w:p>
    <w:p>
      <w:pPr>
        <w:pStyle w:val="Normal1"/>
        <w:spacing w:lineRule="auto" w:line="240"/>
        <w:ind w:firstLine="284" w:end="0"/>
        <w:rPr/>
      </w:pPr>
      <w:r>
        <w:rPr>
          <w:sz w:val="24"/>
          <w:lang w:val="en-US"/>
        </w:rPr>
        <w:t xml:space="preserve">— </w:t>
      </w:r>
      <w:r>
        <w:rPr>
          <w:i/>
          <w:iCs/>
          <w:sz w:val="24"/>
          <w:lang w:val="en-US"/>
        </w:rPr>
        <w:t>Se lo</w:t>
      </w:r>
      <w:r>
        <w:rPr>
          <w:sz w:val="24"/>
          <w:lang w:val="en-US"/>
        </w:rPr>
        <w:t xml:space="preserve"> he entregado al secretario.    </w:t>
      </w:r>
      <w:r>
        <w:rPr>
          <w:sz w:val="24"/>
        </w:rPr>
        <w:t>— Я его отдал секретарю.</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Так как личное местоимение третьего лица единственного и множественного числа в функции косвенного дополнения может относиться к лицам и предметам обоих грамматических родов, то иногда возникает необходимость пояснить, о ком идет речь. Для этой цели после глагола ставится дополнительно удáренная форма личного местоимения, уточняющая лицо или предмет, о котором говорится:</w:t>
      </w:r>
    </w:p>
    <w:p>
      <w:pPr>
        <w:pStyle w:val="Normal1"/>
        <w:spacing w:lineRule="auto" w:line="240"/>
        <w:ind w:firstLine="284" w:start="993" w:end="0"/>
        <w:rPr/>
      </w:pPr>
      <w:r>
        <w:rPr>
          <w:sz w:val="24"/>
          <w:lang w:val="en-US"/>
        </w:rPr>
        <w:t>le</w:t>
      </w:r>
      <w:r>
        <w:rPr>
          <w:sz w:val="24"/>
        </w:rPr>
        <w:t xml:space="preserve"> </w:t>
      </w:r>
      <w:r>
        <w:rPr>
          <w:sz w:val="24"/>
          <w:lang w:val="en-US"/>
        </w:rPr>
        <w:t>digo</w:t>
      </w:r>
      <w:r>
        <w:rPr>
          <w:sz w:val="24"/>
        </w:rPr>
        <w:t xml:space="preserve"> </w:t>
      </w:r>
      <w:r>
        <w:rPr>
          <w:i/>
          <w:iCs/>
          <w:sz w:val="24"/>
          <w:lang w:val="en-US"/>
        </w:rPr>
        <w:t>a</w:t>
      </w:r>
      <w:r>
        <w:rPr>
          <w:i/>
          <w:iCs/>
          <w:sz w:val="24"/>
        </w:rPr>
        <w:t xml:space="preserve"> </w:t>
      </w:r>
      <w:r>
        <w:rPr>
          <w:i/>
          <w:iCs/>
          <w:sz w:val="24"/>
          <w:lang w:val="en-US"/>
        </w:rPr>
        <w:t>el</w:t>
      </w:r>
      <w:r>
        <w:rPr>
          <w:sz w:val="24"/>
        </w:rPr>
        <w:t xml:space="preserve">                — я ему говорю</w:t>
      </w:r>
    </w:p>
    <w:p>
      <w:pPr>
        <w:pStyle w:val="Normal1"/>
        <w:spacing w:lineRule="auto" w:line="240"/>
        <w:ind w:firstLine="284" w:start="993" w:end="0"/>
        <w:rPr/>
      </w:pPr>
      <w:r>
        <w:rPr>
          <w:sz w:val="24"/>
          <w:lang w:val="en-US"/>
        </w:rPr>
        <w:t>le</w:t>
      </w:r>
      <w:r>
        <w:rPr>
          <w:sz w:val="24"/>
        </w:rPr>
        <w:t xml:space="preserve"> </w:t>
      </w:r>
      <w:r>
        <w:rPr>
          <w:sz w:val="24"/>
          <w:lang w:val="en-US"/>
        </w:rPr>
        <w:t>digo</w:t>
      </w:r>
      <w:r>
        <w:rPr>
          <w:sz w:val="24"/>
        </w:rPr>
        <w:t xml:space="preserve"> </w:t>
      </w:r>
      <w:r>
        <w:rPr>
          <w:i/>
          <w:iCs/>
          <w:sz w:val="24"/>
          <w:lang w:val="en-US"/>
        </w:rPr>
        <w:t>a</w:t>
      </w:r>
      <w:r>
        <w:rPr>
          <w:i/>
          <w:iCs/>
          <w:sz w:val="24"/>
        </w:rPr>
        <w:t xml:space="preserve"> </w:t>
      </w:r>
      <w:r>
        <w:rPr>
          <w:i/>
          <w:iCs/>
          <w:sz w:val="24"/>
          <w:lang w:val="en-US"/>
        </w:rPr>
        <w:t>ella</w:t>
      </w:r>
      <w:r>
        <w:rPr>
          <w:sz w:val="24"/>
        </w:rPr>
        <w:t xml:space="preserve">             — я ей говорю</w:t>
      </w:r>
    </w:p>
    <w:p>
      <w:pPr>
        <w:pStyle w:val="Normal1"/>
        <w:spacing w:lineRule="auto" w:line="240"/>
        <w:ind w:firstLine="284" w:start="993" w:end="0"/>
        <w:rPr/>
      </w:pPr>
      <w:r>
        <w:rPr>
          <w:sz w:val="24"/>
          <w:lang w:val="en-US"/>
        </w:rPr>
        <w:t>le</w:t>
      </w:r>
      <w:r>
        <w:rPr>
          <w:sz w:val="24"/>
        </w:rPr>
        <w:t xml:space="preserve"> </w:t>
      </w:r>
      <w:r>
        <w:rPr>
          <w:sz w:val="24"/>
          <w:lang w:val="en-US"/>
        </w:rPr>
        <w:t>digo</w:t>
      </w:r>
      <w:r>
        <w:rPr>
          <w:sz w:val="24"/>
        </w:rPr>
        <w:t xml:space="preserve"> </w:t>
      </w:r>
      <w:r>
        <w:rPr>
          <w:i/>
          <w:iCs/>
          <w:sz w:val="24"/>
          <w:lang w:val="en-US"/>
        </w:rPr>
        <w:t>a</w:t>
      </w:r>
      <w:r>
        <w:rPr>
          <w:i/>
          <w:iCs/>
          <w:sz w:val="24"/>
        </w:rPr>
        <w:t xml:space="preserve"> </w:t>
      </w:r>
      <w:r>
        <w:rPr>
          <w:i/>
          <w:iCs/>
          <w:sz w:val="24"/>
          <w:lang w:val="en-US"/>
        </w:rPr>
        <w:t>usted</w:t>
      </w:r>
      <w:r>
        <w:rPr>
          <w:sz w:val="24"/>
        </w:rPr>
        <w:t xml:space="preserve">           — я вам говорю</w:t>
      </w:r>
    </w:p>
    <w:p>
      <w:pPr>
        <w:pStyle w:val="Normal1"/>
        <w:spacing w:lineRule="auto" w:line="240"/>
        <w:ind w:firstLine="284" w:start="993" w:end="0"/>
        <w:rPr/>
      </w:pPr>
      <w:r>
        <w:rPr>
          <w:sz w:val="24"/>
          <w:lang w:val="en-US"/>
        </w:rPr>
        <w:t>les</w:t>
      </w:r>
      <w:r>
        <w:rPr>
          <w:sz w:val="24"/>
        </w:rPr>
        <w:t xml:space="preserve"> </w:t>
      </w:r>
      <w:r>
        <w:rPr>
          <w:sz w:val="24"/>
          <w:lang w:val="en-US"/>
        </w:rPr>
        <w:t>digo</w:t>
      </w:r>
      <w:r>
        <w:rPr>
          <w:sz w:val="24"/>
        </w:rPr>
        <w:t xml:space="preserve"> </w:t>
      </w:r>
      <w:r>
        <w:rPr>
          <w:i/>
          <w:iCs/>
          <w:sz w:val="24"/>
          <w:lang w:val="en-US"/>
        </w:rPr>
        <w:t>a</w:t>
      </w:r>
      <w:r>
        <w:rPr>
          <w:i/>
          <w:iCs/>
          <w:sz w:val="24"/>
        </w:rPr>
        <w:t xml:space="preserve"> </w:t>
      </w:r>
      <w:r>
        <w:rPr>
          <w:i/>
          <w:iCs/>
          <w:sz w:val="24"/>
          <w:lang w:val="en-US"/>
        </w:rPr>
        <w:t>ellos</w:t>
      </w:r>
      <w:r>
        <w:rPr>
          <w:sz w:val="24"/>
        </w:rPr>
        <w:t xml:space="preserve">          — я им (муж. род) говорю</w:t>
      </w:r>
    </w:p>
    <w:p>
      <w:pPr>
        <w:pStyle w:val="Normal1"/>
        <w:spacing w:lineRule="auto" w:line="240"/>
        <w:ind w:firstLine="284" w:start="993" w:end="0"/>
        <w:rPr/>
      </w:pPr>
      <w:r>
        <w:rPr>
          <w:sz w:val="24"/>
          <w:lang w:val="en-US"/>
        </w:rPr>
        <w:t>les</w:t>
      </w:r>
      <w:r>
        <w:rPr>
          <w:sz w:val="24"/>
        </w:rPr>
        <w:t xml:space="preserve"> </w:t>
      </w:r>
      <w:r>
        <w:rPr>
          <w:sz w:val="24"/>
          <w:lang w:val="en-US"/>
        </w:rPr>
        <w:t>digo</w:t>
      </w:r>
      <w:r>
        <w:rPr>
          <w:sz w:val="24"/>
        </w:rPr>
        <w:t xml:space="preserve"> </w:t>
      </w:r>
      <w:r>
        <w:rPr>
          <w:i/>
          <w:iCs/>
          <w:sz w:val="24"/>
          <w:lang w:val="en-US"/>
        </w:rPr>
        <w:t>a</w:t>
      </w:r>
      <w:r>
        <w:rPr>
          <w:i/>
          <w:iCs/>
          <w:sz w:val="24"/>
        </w:rPr>
        <w:t xml:space="preserve"> </w:t>
      </w:r>
      <w:r>
        <w:rPr>
          <w:i/>
          <w:iCs/>
          <w:sz w:val="24"/>
          <w:lang w:val="en-US"/>
        </w:rPr>
        <w:t>ellas</w:t>
      </w:r>
      <w:r>
        <w:rPr>
          <w:sz w:val="24"/>
        </w:rPr>
        <w:t xml:space="preserve">          — я им (жен. род) говорю</w:t>
      </w:r>
    </w:p>
    <w:p>
      <w:pPr>
        <w:pStyle w:val="Normal1"/>
        <w:spacing w:lineRule="auto" w:line="240"/>
        <w:ind w:firstLine="284" w:start="993" w:end="0"/>
        <w:rPr/>
      </w:pPr>
      <w:r>
        <w:rPr>
          <w:sz w:val="24"/>
          <w:lang w:val="en-US"/>
        </w:rPr>
        <w:t>les</w:t>
      </w:r>
      <w:r>
        <w:rPr>
          <w:sz w:val="24"/>
        </w:rPr>
        <w:t xml:space="preserve"> </w:t>
      </w:r>
      <w:r>
        <w:rPr>
          <w:sz w:val="24"/>
          <w:lang w:val="en-US"/>
        </w:rPr>
        <w:t>digo</w:t>
      </w:r>
      <w:r>
        <w:rPr>
          <w:sz w:val="24"/>
        </w:rPr>
        <w:t xml:space="preserve"> </w:t>
      </w:r>
      <w:r>
        <w:rPr>
          <w:i/>
          <w:iCs/>
          <w:sz w:val="24"/>
          <w:lang w:val="en-US"/>
        </w:rPr>
        <w:t>a</w:t>
      </w:r>
      <w:r>
        <w:rPr>
          <w:i/>
          <w:iCs/>
          <w:sz w:val="24"/>
        </w:rPr>
        <w:t xml:space="preserve"> </w:t>
      </w:r>
      <w:r>
        <w:rPr>
          <w:i/>
          <w:iCs/>
          <w:sz w:val="24"/>
          <w:lang w:val="en-US"/>
        </w:rPr>
        <w:t>ustedes</w:t>
      </w:r>
      <w:r>
        <w:rPr>
          <w:sz w:val="24"/>
        </w:rPr>
        <w:t xml:space="preserve">      — я вам говорю</w:t>
      </w:r>
    </w:p>
    <w:p>
      <w:pPr>
        <w:pStyle w:val="Normal1"/>
        <w:spacing w:lineRule="auto" w:line="240"/>
        <w:ind w:firstLine="284" w:end="0"/>
        <w:rPr>
          <w:sz w:val="24"/>
        </w:rPr>
      </w:pPr>
      <w:r>
        <w:rPr>
          <w:sz w:val="24"/>
        </w:rPr>
        <w:t>Соответственно:</w:t>
      </w:r>
    </w:p>
    <w:p>
      <w:pPr>
        <w:pStyle w:val="Normal1"/>
        <w:spacing w:lineRule="auto" w:line="240"/>
        <w:ind w:firstLine="284" w:start="993" w:end="0"/>
        <w:rPr/>
      </w:pPr>
      <w:r>
        <w:rPr>
          <w:sz w:val="24"/>
          <w:lang w:val="en-US"/>
        </w:rPr>
        <w:t>se</w:t>
      </w:r>
      <w:r>
        <w:rPr>
          <w:sz w:val="24"/>
        </w:rPr>
        <w:t xml:space="preserve"> </w:t>
      </w:r>
      <w:r>
        <w:rPr>
          <w:sz w:val="24"/>
          <w:lang w:val="en-US"/>
        </w:rPr>
        <w:t>lo</w:t>
      </w:r>
      <w:r>
        <w:rPr>
          <w:sz w:val="24"/>
        </w:rPr>
        <w:t xml:space="preserve"> </w:t>
      </w:r>
      <w:r>
        <w:rPr>
          <w:sz w:val="24"/>
          <w:lang w:val="en-US"/>
        </w:rPr>
        <w:t>digo</w:t>
      </w:r>
      <w:r>
        <w:rPr>
          <w:sz w:val="24"/>
        </w:rPr>
        <w:t xml:space="preserve"> </w:t>
      </w:r>
      <w:r>
        <w:rPr>
          <w:i/>
          <w:iCs/>
          <w:sz w:val="24"/>
          <w:lang w:val="en-US"/>
        </w:rPr>
        <w:t>a</w:t>
      </w:r>
      <w:r>
        <w:rPr>
          <w:i/>
          <w:iCs/>
          <w:sz w:val="24"/>
        </w:rPr>
        <w:t xml:space="preserve"> é</w:t>
      </w:r>
      <w:r>
        <w:rPr>
          <w:i/>
          <w:iCs/>
          <w:sz w:val="24"/>
          <w:lang w:val="en-US"/>
        </w:rPr>
        <w:t>l</w:t>
      </w:r>
      <w:r>
        <w:rPr>
          <w:sz w:val="24"/>
        </w:rPr>
        <w:t xml:space="preserve">            — я это ему говорю </w:t>
      </w:r>
    </w:p>
    <w:p>
      <w:pPr>
        <w:pStyle w:val="Normal1"/>
        <w:spacing w:lineRule="auto" w:line="240"/>
        <w:ind w:firstLine="284" w:start="993" w:end="0"/>
        <w:rPr/>
      </w:pPr>
      <w:r>
        <w:rPr>
          <w:sz w:val="24"/>
          <w:lang w:val="en-US"/>
        </w:rPr>
        <w:t>se</w:t>
      </w:r>
      <w:r>
        <w:rPr>
          <w:sz w:val="24"/>
        </w:rPr>
        <w:t xml:space="preserve"> </w:t>
      </w:r>
      <w:r>
        <w:rPr>
          <w:sz w:val="24"/>
          <w:lang w:val="en-US"/>
        </w:rPr>
        <w:t>lo</w:t>
      </w:r>
      <w:r>
        <w:rPr>
          <w:sz w:val="24"/>
        </w:rPr>
        <w:t xml:space="preserve"> </w:t>
      </w:r>
      <w:r>
        <w:rPr>
          <w:sz w:val="24"/>
          <w:lang w:val="en-US"/>
        </w:rPr>
        <w:t>digo</w:t>
      </w:r>
      <w:r>
        <w:rPr>
          <w:sz w:val="24"/>
        </w:rPr>
        <w:t xml:space="preserve"> </w:t>
      </w:r>
      <w:r>
        <w:rPr>
          <w:i/>
          <w:iCs/>
          <w:sz w:val="24"/>
          <w:lang w:val="en-US"/>
        </w:rPr>
        <w:t>a</w:t>
      </w:r>
      <w:r>
        <w:rPr>
          <w:i/>
          <w:iCs/>
          <w:sz w:val="24"/>
        </w:rPr>
        <w:t xml:space="preserve"> </w:t>
      </w:r>
      <w:r>
        <w:rPr>
          <w:i/>
          <w:iCs/>
          <w:sz w:val="24"/>
          <w:lang w:val="en-US"/>
        </w:rPr>
        <w:t>ella</w:t>
      </w:r>
      <w:r>
        <w:rPr>
          <w:sz w:val="24"/>
        </w:rPr>
        <w:t xml:space="preserve">         — я это ей говорю и т.д.</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2. Беспредложные формы личных местоимений в функции пря</w:t>
        <w:softHyphen/>
        <w:t>мого и косвенного дополнений иногда могут ставиться после некото</w:t>
        <w:softHyphen/>
        <w:t>рых глагольных форм, причем местоимения в этом случае пишутся слитно с ними. Это может происходить в следующих случаях:</w:t>
      </w:r>
    </w:p>
    <w:p>
      <w:pPr>
        <w:pStyle w:val="Normal1"/>
        <w:spacing w:lineRule="auto" w:line="240"/>
        <w:ind w:firstLine="284" w:end="0"/>
        <w:rPr/>
      </w:pPr>
      <w:r>
        <w:rPr>
          <w:sz w:val="24"/>
        </w:rPr>
        <w:t>а) когда глагол употребляется в утвердительной форме повели</w:t>
        <w:softHyphen/>
        <w:t xml:space="preserve">тельного наклонения (для сохранения у глагола прежнего ударения над соответствующей гласной ставится знак ударения): </w:t>
      </w:r>
      <w:r>
        <w:rPr>
          <w:sz w:val="24"/>
          <w:lang w:val="en-US"/>
        </w:rPr>
        <w:t>c</w:t>
      </w:r>
      <w:r>
        <w:rPr>
          <w:sz w:val="24"/>
        </w:rPr>
        <w:t>á</w:t>
      </w:r>
      <w:r>
        <w:rPr>
          <w:sz w:val="24"/>
          <w:lang w:val="en-US"/>
        </w:rPr>
        <w:t>ntanos</w:t>
      </w:r>
      <w:r>
        <w:rPr>
          <w:sz w:val="24"/>
        </w:rPr>
        <w:t xml:space="preserve"> — спой нам, </w:t>
      </w:r>
      <w:r>
        <w:rPr>
          <w:sz w:val="24"/>
          <w:lang w:val="en-US"/>
        </w:rPr>
        <w:t>expl</w:t>
      </w:r>
      <w:r>
        <w:rPr>
          <w:sz w:val="24"/>
        </w:rPr>
        <w:t>í</w:t>
      </w:r>
      <w:r>
        <w:rPr>
          <w:sz w:val="24"/>
          <w:lang w:val="en-US"/>
        </w:rPr>
        <w:t>que</w:t>
      </w:r>
      <w:r>
        <w:rPr>
          <w:b/>
          <w:bCs/>
          <w:sz w:val="24"/>
          <w:lang w:val="en-US"/>
        </w:rPr>
        <w:t>me</w:t>
      </w:r>
      <w:r>
        <w:rPr>
          <w:sz w:val="24"/>
        </w:rPr>
        <w:t xml:space="preserve"> — объясните мне.</w:t>
      </w:r>
    </w:p>
    <w:p>
      <w:pPr>
        <w:pStyle w:val="Normal1"/>
        <w:spacing w:lineRule="auto" w:line="240"/>
        <w:ind w:firstLine="284" w:end="0"/>
        <w:rPr/>
      </w:pPr>
      <w:r>
        <w:rPr>
          <w:sz w:val="24"/>
        </w:rPr>
        <w:t>б) когда местоименные неударенные дополнения употребляются с инфинитивом и герундием (в необходимых случаях над глаголь</w:t>
        <w:softHyphen/>
        <w:t xml:space="preserve">ной формой ставится знак </w:t>
      </w:r>
      <w:r>
        <w:rPr>
          <w:sz w:val="24"/>
          <w:lang w:val="en-US"/>
        </w:rPr>
        <w:t>acento</w:t>
      </w:r>
      <w:r>
        <w:rPr>
          <w:sz w:val="24"/>
        </w:rPr>
        <w:t>):</w:t>
      </w:r>
    </w:p>
    <w:p>
      <w:pPr>
        <w:pStyle w:val="Normal1"/>
        <w:spacing w:lineRule="auto" w:line="240"/>
        <w:ind w:firstLine="284" w:end="0"/>
        <w:rPr>
          <w:sz w:val="24"/>
          <w:ins w:id="0" w:author="Eugeniy" w:date="2002-01-23T14:27:00Z"/>
        </w:rPr>
      </w:pPr>
      <w:r>
        <w:rPr>
          <w:sz w:val="24"/>
          <w:lang w:val="en-US"/>
        </w:rPr>
        <w:t>No pudimos entender</w:t>
      </w:r>
      <w:r>
        <w:rPr>
          <w:b/>
          <w:bCs/>
          <w:sz w:val="24"/>
          <w:lang w:val="en-US"/>
        </w:rPr>
        <w:t>le</w:t>
      </w:r>
      <w:r>
        <w:rPr>
          <w:sz w:val="24"/>
          <w:lang w:val="en-US"/>
        </w:rPr>
        <w:t xml:space="preserve">.                 </w:t>
      </w:r>
      <w:r>
        <w:rPr>
          <w:sz w:val="24"/>
        </w:rPr>
        <w:t xml:space="preserve">Мы не могли понять его. </w:t>
      </w:r>
    </w:p>
    <w:p>
      <w:pPr>
        <w:pStyle w:val="Normal1"/>
        <w:spacing w:lineRule="auto" w:line="240"/>
        <w:ind w:firstLine="284" w:end="0"/>
        <w:rPr/>
      </w:pPr>
      <w:r>
        <w:rPr>
          <w:sz w:val="24"/>
          <w:lang w:val="en-US"/>
        </w:rPr>
        <w:t>Diciéndo</w:t>
      </w:r>
      <w:r>
        <w:rPr>
          <w:b/>
          <w:bCs/>
          <w:sz w:val="24"/>
          <w:lang w:val="en-US"/>
        </w:rPr>
        <w:t>lo</w:t>
      </w:r>
      <w:r>
        <w:rPr>
          <w:sz w:val="24"/>
          <w:lang w:val="en-US"/>
        </w:rPr>
        <w:t xml:space="preserve"> se sentó a la mesa.       </w:t>
      </w:r>
      <w:r>
        <w:rPr>
          <w:sz w:val="24"/>
        </w:rPr>
        <w:t>Говоря это, он сел за стол.</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Если необходимо употребить сразу два беспредложных место</w:t>
        <w:softHyphen/>
        <w:t>именных дополнения, то косвенное дополнение непосредственно смыкается с глагольной формой, а прямое — присоединяется к нему:</w:t>
      </w:r>
    </w:p>
    <w:p>
      <w:pPr>
        <w:pStyle w:val="Normal1"/>
        <w:spacing w:lineRule="auto" w:line="240"/>
        <w:ind w:firstLine="284" w:end="0"/>
        <w:rPr/>
      </w:pPr>
      <w:r>
        <w:rPr>
          <w:sz w:val="24"/>
          <w:lang w:val="en-US"/>
        </w:rPr>
        <w:t>Páse</w:t>
      </w:r>
      <w:r>
        <w:rPr>
          <w:b/>
          <w:bCs/>
          <w:sz w:val="24"/>
          <w:lang w:val="en-US"/>
        </w:rPr>
        <w:t>me</w:t>
      </w:r>
      <w:r>
        <w:rPr>
          <w:sz w:val="24"/>
          <w:lang w:val="en-US"/>
        </w:rPr>
        <w:t xml:space="preserve"> la sal.                                              </w:t>
      </w:r>
      <w:r>
        <w:rPr>
          <w:sz w:val="24"/>
        </w:rPr>
        <w:t xml:space="preserve">Передайте мне соль. </w:t>
      </w:r>
    </w:p>
    <w:p>
      <w:pPr>
        <w:pStyle w:val="Normal1"/>
        <w:spacing w:lineRule="auto" w:line="240"/>
        <w:ind w:firstLine="284" w:end="0"/>
        <w:rPr/>
      </w:pPr>
      <w:r>
        <w:rPr>
          <w:sz w:val="24"/>
          <w:lang w:val="en-US"/>
        </w:rPr>
        <w:t>P</w:t>
      </w:r>
      <w:r>
        <w:rPr>
          <w:sz w:val="24"/>
        </w:rPr>
        <w:t>á</w:t>
      </w:r>
      <w:r>
        <w:rPr>
          <w:sz w:val="24"/>
          <w:lang w:val="en-US"/>
        </w:rPr>
        <w:t>se</w:t>
      </w:r>
      <w:r>
        <w:rPr>
          <w:b/>
          <w:bCs/>
          <w:sz w:val="24"/>
          <w:lang w:val="en-US"/>
        </w:rPr>
        <w:t>mela</w:t>
      </w:r>
      <w:r>
        <w:rPr>
          <w:sz w:val="24"/>
        </w:rPr>
        <w:t xml:space="preserve">.                                                    Передайте мне ее. </w:t>
      </w:r>
    </w:p>
    <w:p>
      <w:pPr>
        <w:pStyle w:val="Normal1"/>
        <w:spacing w:lineRule="auto" w:line="240"/>
        <w:ind w:firstLine="284" w:end="0"/>
        <w:rPr/>
      </w:pPr>
      <w:r>
        <w:rPr>
          <w:sz w:val="24"/>
          <w:lang w:val="en-US"/>
        </w:rPr>
        <w:t>Hay que decir</w:t>
      </w:r>
      <w:r>
        <w:rPr>
          <w:b/>
          <w:bCs/>
          <w:sz w:val="24"/>
          <w:lang w:val="en-US"/>
        </w:rPr>
        <w:t>telo</w:t>
      </w:r>
      <w:r>
        <w:rPr>
          <w:sz w:val="24"/>
          <w:lang w:val="en-US"/>
        </w:rPr>
        <w:t xml:space="preserve">.                                       </w:t>
      </w:r>
      <w:r>
        <w:rPr>
          <w:sz w:val="24"/>
        </w:rPr>
        <w:t>Нужно сказать тебе это.</w:t>
      </w:r>
    </w:p>
    <w:p>
      <w:pPr>
        <w:pStyle w:val="Normal1"/>
        <w:spacing w:lineRule="auto" w:line="240"/>
        <w:ind w:firstLine="284" w:end="0"/>
        <w:rPr/>
      </w:pPr>
      <w:r>
        <w:rPr>
          <w:sz w:val="24"/>
          <w:lang w:val="en-US"/>
        </w:rPr>
        <w:t>Haga</w:t>
      </w:r>
      <w:r>
        <w:rPr>
          <w:sz w:val="24"/>
        </w:rPr>
        <w:t xml:space="preserve"> </w:t>
      </w:r>
      <w:r>
        <w:rPr>
          <w:sz w:val="24"/>
          <w:lang w:val="en-US"/>
        </w:rPr>
        <w:t>el</w:t>
      </w:r>
      <w:r>
        <w:rPr>
          <w:sz w:val="24"/>
        </w:rPr>
        <w:t xml:space="preserve"> </w:t>
      </w:r>
      <w:r>
        <w:rPr>
          <w:sz w:val="24"/>
          <w:lang w:val="en-US"/>
        </w:rPr>
        <w:t>favor</w:t>
      </w:r>
      <w:r>
        <w:rPr>
          <w:sz w:val="24"/>
        </w:rPr>
        <w:t xml:space="preserve"> </w:t>
      </w:r>
      <w:r>
        <w:rPr>
          <w:sz w:val="24"/>
          <w:lang w:val="en-US"/>
        </w:rPr>
        <w:t>de</w:t>
      </w:r>
      <w:r>
        <w:rPr>
          <w:sz w:val="24"/>
        </w:rPr>
        <w:t xml:space="preserve"> </w:t>
      </w:r>
      <w:r>
        <w:rPr>
          <w:sz w:val="24"/>
          <w:lang w:val="en-US"/>
        </w:rPr>
        <w:t>se</w:t>
      </w:r>
      <w:r>
        <w:rPr>
          <w:sz w:val="24"/>
        </w:rPr>
        <w:t>ñ</w:t>
      </w:r>
      <w:r>
        <w:rPr>
          <w:sz w:val="24"/>
          <w:lang w:val="en-US"/>
        </w:rPr>
        <w:t>al</w:t>
      </w:r>
      <w:r>
        <w:rPr>
          <w:sz w:val="24"/>
        </w:rPr>
        <w:t>á</w:t>
      </w:r>
      <w:r>
        <w:rPr>
          <w:sz w:val="24"/>
          <w:lang w:val="en-US"/>
        </w:rPr>
        <w:t>r</w:t>
      </w:r>
      <w:r>
        <w:rPr>
          <w:b/>
          <w:bCs/>
          <w:sz w:val="24"/>
          <w:lang w:val="en-US"/>
        </w:rPr>
        <w:t>me</w:t>
      </w:r>
      <w:r>
        <w:rPr>
          <w:sz w:val="24"/>
        </w:rPr>
        <w:t xml:space="preserve"> </w:t>
      </w:r>
      <w:r>
        <w:rPr>
          <w:sz w:val="24"/>
          <w:lang w:val="en-US"/>
        </w:rPr>
        <w:t>estas</w:t>
      </w:r>
      <w:r>
        <w:rPr>
          <w:sz w:val="24"/>
        </w:rPr>
        <w:t xml:space="preserve">                  Будьте добры показать мне эти </w:t>
      </w:r>
    </w:p>
    <w:p>
      <w:pPr>
        <w:pStyle w:val="Normal1"/>
        <w:spacing w:lineRule="auto" w:line="240"/>
        <w:ind w:firstLine="709" w:end="0"/>
        <w:rPr/>
      </w:pPr>
      <w:r>
        <w:rPr>
          <w:sz w:val="24"/>
          <w:lang w:val="en-US"/>
        </w:rPr>
        <w:t xml:space="preserve">curiosidades.                                                 </w:t>
      </w:r>
      <w:r>
        <w:rPr>
          <w:sz w:val="24"/>
        </w:rPr>
        <w:t>достопримечательности</w:t>
      </w:r>
      <w:r>
        <w:rPr>
          <w:sz w:val="24"/>
          <w:lang w:val="en-US"/>
        </w:rPr>
        <w:t xml:space="preserve">. </w:t>
      </w:r>
    </w:p>
    <w:p>
      <w:pPr>
        <w:pStyle w:val="Normal1"/>
        <w:spacing w:lineRule="auto" w:line="240"/>
        <w:ind w:firstLine="284" w:end="0"/>
        <w:rPr/>
      </w:pPr>
      <w:r>
        <w:rPr>
          <w:sz w:val="24"/>
          <w:lang w:val="en-US"/>
        </w:rPr>
        <w:t>Haga el favor de señalar</w:t>
      </w:r>
      <w:r>
        <w:rPr>
          <w:b/>
          <w:bCs/>
          <w:sz w:val="24"/>
          <w:lang w:val="en-US"/>
        </w:rPr>
        <w:t>melas</w:t>
      </w:r>
      <w:r>
        <w:rPr>
          <w:sz w:val="24"/>
          <w:lang w:val="en-US"/>
        </w:rPr>
        <w:t xml:space="preserve">.                   </w:t>
      </w:r>
      <w:r>
        <w:rPr>
          <w:sz w:val="24"/>
        </w:rPr>
        <w:t>Будьте добры показать мне их.</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случае одновременного употребления двух местоименных дополнений третьего лица косвенное дополнение также заменяется местоименной формой </w:t>
      </w:r>
      <w:r>
        <w:rPr>
          <w:b/>
          <w:sz w:val="24"/>
        </w:rPr>
        <w:t>se</w:t>
      </w:r>
      <w:r>
        <w:rPr>
          <w:sz w:val="24"/>
        </w:rPr>
        <w:t>:</w:t>
      </w:r>
    </w:p>
    <w:p>
      <w:pPr>
        <w:pStyle w:val="Normal1"/>
        <w:spacing w:lineRule="auto" w:line="240"/>
        <w:ind w:firstLine="284" w:end="0"/>
        <w:rPr/>
      </w:pPr>
      <w:r>
        <w:rPr>
          <w:sz w:val="24"/>
          <w:lang w:val="en-US"/>
        </w:rPr>
        <w:t xml:space="preserve">Es necesario regalar a Juana los libros.            </w:t>
      </w:r>
      <w:r>
        <w:rPr>
          <w:sz w:val="24"/>
        </w:rPr>
        <w:t>Нужно подарить Хуане книги.</w:t>
      </w:r>
    </w:p>
    <w:p>
      <w:pPr>
        <w:pStyle w:val="Normal1"/>
        <w:spacing w:lineRule="auto" w:line="240"/>
        <w:ind w:firstLine="284" w:end="0"/>
        <w:rPr/>
      </w:pPr>
      <w:r>
        <w:rPr>
          <w:sz w:val="24"/>
          <w:lang w:val="en-US"/>
        </w:rPr>
        <w:t>Es necesario ragalár</w:t>
      </w:r>
      <w:r>
        <w:rPr>
          <w:b/>
          <w:bCs/>
          <w:sz w:val="24"/>
          <w:lang w:val="en-US"/>
        </w:rPr>
        <w:t>selos</w:t>
      </w:r>
      <w:r>
        <w:rPr>
          <w:sz w:val="24"/>
          <w:lang w:val="en-US"/>
        </w:rPr>
        <w:t xml:space="preserve">.                                 </w:t>
      </w:r>
      <w:r>
        <w:rPr>
          <w:sz w:val="24"/>
        </w:rPr>
        <w:t>Нужно подарить ей их.</w:t>
      </w:r>
    </w:p>
    <w:p>
      <w:pPr>
        <w:pStyle w:val="Normal1"/>
        <w:spacing w:lineRule="auto" w:line="240"/>
        <w:ind w:firstLine="284" w:end="0"/>
        <w:rPr/>
      </w:pPr>
      <w:r>
        <w:rPr>
          <w:sz w:val="24"/>
          <w:lang w:val="en-US"/>
        </w:rPr>
        <w:t>Sirv</w:t>
      </w:r>
      <w:r>
        <w:rPr>
          <w:sz w:val="24"/>
        </w:rPr>
        <w:t>а</w:t>
      </w:r>
      <w:r>
        <w:rPr>
          <w:b/>
          <w:bCs/>
          <w:sz w:val="24"/>
          <w:lang w:val="en-US"/>
        </w:rPr>
        <w:t>l</w:t>
      </w:r>
      <w:r>
        <w:rPr>
          <w:b/>
          <w:bCs/>
          <w:sz w:val="24"/>
        </w:rPr>
        <w:t>е</w:t>
      </w:r>
      <w:r>
        <w:rPr>
          <w:sz w:val="24"/>
          <w:lang w:val="en-US"/>
        </w:rPr>
        <w:t xml:space="preserve"> (a ella) el jugo de naranja.                   </w:t>
      </w:r>
      <w:r>
        <w:rPr>
          <w:sz w:val="24"/>
        </w:rPr>
        <w:t>Подайте ей апельсиновый сок.</w:t>
      </w:r>
    </w:p>
    <w:p>
      <w:pPr>
        <w:pStyle w:val="Normal1"/>
        <w:spacing w:lineRule="auto" w:line="240"/>
        <w:ind w:firstLine="284" w:end="0"/>
        <w:rPr/>
      </w:pPr>
      <w:r>
        <w:rPr>
          <w:sz w:val="24"/>
          <w:lang w:val="en-US"/>
        </w:rPr>
        <w:t>Sirva</w:t>
      </w:r>
      <w:r>
        <w:rPr>
          <w:b/>
          <w:bCs/>
          <w:sz w:val="24"/>
          <w:lang w:val="en-US"/>
        </w:rPr>
        <w:t>selo</w:t>
      </w:r>
      <w:r>
        <w:rPr>
          <w:sz w:val="24"/>
        </w:rPr>
        <w:t>.                                                          Подайте ей его.</w:t>
      </w:r>
    </w:p>
    <w:p>
      <w:pPr>
        <w:pStyle w:val="Normal1"/>
        <w:spacing w:lineRule="auto" w:line="240"/>
        <w:ind w:firstLine="284" w:end="0"/>
        <w:rPr/>
      </w:pPr>
      <w:r>
        <w:rPr>
          <w:sz w:val="24"/>
          <w:lang w:val="en-US"/>
        </w:rPr>
        <w:t>Quiero</w:t>
      </w:r>
      <w:r>
        <w:rPr>
          <w:sz w:val="24"/>
        </w:rPr>
        <w:t xml:space="preserve"> </w:t>
      </w:r>
      <w:r>
        <w:rPr>
          <w:sz w:val="24"/>
          <w:lang w:val="en-US"/>
        </w:rPr>
        <w:t>escribir</w:t>
      </w:r>
      <w:r>
        <w:rPr>
          <w:sz w:val="24"/>
        </w:rPr>
        <w:t xml:space="preserve"> </w:t>
      </w:r>
      <w:r>
        <w:rPr>
          <w:sz w:val="24"/>
          <w:lang w:val="en-US"/>
        </w:rPr>
        <w:t>a</w:t>
      </w:r>
      <w:r>
        <w:rPr>
          <w:sz w:val="24"/>
        </w:rPr>
        <w:t xml:space="preserve"> </w:t>
      </w:r>
      <w:r>
        <w:rPr>
          <w:sz w:val="24"/>
          <w:lang w:val="en-US"/>
        </w:rPr>
        <w:t>ustedes</w:t>
      </w:r>
      <w:r>
        <w:rPr>
          <w:sz w:val="24"/>
        </w:rPr>
        <w:t xml:space="preserve"> </w:t>
      </w:r>
      <w:r>
        <w:rPr>
          <w:sz w:val="24"/>
          <w:lang w:val="en-US"/>
        </w:rPr>
        <w:t>toda</w:t>
      </w:r>
      <w:r>
        <w:rPr>
          <w:sz w:val="24"/>
        </w:rPr>
        <w:t xml:space="preserve"> </w:t>
      </w:r>
      <w:r>
        <w:rPr>
          <w:sz w:val="24"/>
          <w:lang w:val="en-US"/>
        </w:rPr>
        <w:t>la</w:t>
      </w:r>
      <w:r>
        <w:rPr>
          <w:sz w:val="24"/>
        </w:rPr>
        <w:t xml:space="preserve">                      Я хочу написать вам всю правду.</w:t>
      </w:r>
    </w:p>
    <w:p>
      <w:pPr>
        <w:pStyle w:val="Normal1"/>
        <w:spacing w:lineRule="auto" w:line="240"/>
        <w:ind w:firstLine="709" w:end="0"/>
        <w:rPr/>
      </w:pPr>
      <w:r>
        <w:rPr>
          <w:b/>
          <w:bCs/>
          <w:sz w:val="24"/>
          <w:lang w:val="en-US"/>
        </w:rPr>
        <w:t>verdad</w:t>
      </w:r>
      <w:r>
        <w:rPr>
          <w:sz w:val="24"/>
        </w:rPr>
        <w:t xml:space="preserve">.                        </w:t>
      </w:r>
    </w:p>
    <w:p>
      <w:pPr>
        <w:pStyle w:val="Normal1"/>
        <w:spacing w:lineRule="auto" w:line="240"/>
        <w:ind w:firstLine="284" w:end="0"/>
        <w:rPr/>
      </w:pPr>
      <w:r>
        <w:rPr>
          <w:sz w:val="24"/>
          <w:lang w:val="en-US"/>
        </w:rPr>
        <w:t>Quiero</w:t>
      </w:r>
      <w:r>
        <w:rPr>
          <w:sz w:val="24"/>
        </w:rPr>
        <w:t xml:space="preserve"> </w:t>
      </w:r>
      <w:r>
        <w:rPr>
          <w:sz w:val="24"/>
          <w:lang w:val="en-US"/>
        </w:rPr>
        <w:t>escrib</w:t>
      </w:r>
      <w:r>
        <w:rPr>
          <w:sz w:val="24"/>
        </w:rPr>
        <w:t>í</w:t>
      </w:r>
      <w:r>
        <w:rPr>
          <w:sz w:val="24"/>
          <w:lang w:val="en-US"/>
        </w:rPr>
        <w:t>r</w:t>
      </w:r>
      <w:r>
        <w:rPr>
          <w:b/>
          <w:bCs/>
          <w:sz w:val="24"/>
          <w:lang w:val="en-US"/>
        </w:rPr>
        <w:t>sela</w:t>
      </w:r>
      <w:r>
        <w:rPr>
          <w:sz w:val="24"/>
        </w:rPr>
        <w:t xml:space="preserve">                                           Я хочу написать вам ее.</w:t>
      </w:r>
    </w:p>
    <w:p>
      <w:pPr>
        <w:pStyle w:val="Normal1"/>
        <w:spacing w:lineRule="auto" w:line="240"/>
        <w:ind w:firstLine="284" w:end="0"/>
        <w:rPr>
          <w:sz w:val="24"/>
        </w:rPr>
      </w:pPr>
      <w:r>
        <w:rPr>
          <w:sz w:val="24"/>
        </w:rPr>
      </w:r>
    </w:p>
    <w:p>
      <w:pPr>
        <w:pStyle w:val="Normal1"/>
        <w:spacing w:lineRule="auto" w:line="240"/>
        <w:ind w:firstLine="284" w:end="0"/>
        <w:rPr/>
      </w:pPr>
      <w:r>
        <w:rPr>
          <w:i/>
          <w:iCs/>
        </w:rPr>
        <w:t>Примечание</w:t>
      </w:r>
      <w:r>
        <w:rPr/>
        <w:t>. Когда инфинитив или герундий подчинены другому глаголу, т.е. входят в состав сложного сказуемого, указанные местоимения могут помещаться и перед основным глаголом:</w:t>
      </w:r>
    </w:p>
    <w:p>
      <w:pPr>
        <w:pStyle w:val="Normal1"/>
        <w:spacing w:lineRule="auto" w:line="240"/>
        <w:ind w:firstLine="284" w:end="0"/>
        <w:rPr/>
      </w:pPr>
      <w:r>
        <w:rPr/>
        <w:t xml:space="preserve"> </w:t>
      </w:r>
      <w:r>
        <w:rPr>
          <w:lang w:val="en-US"/>
        </w:rPr>
        <w:t>Quiero decir</w:t>
      </w:r>
      <w:r>
        <w:rPr>
          <w:b/>
          <w:lang w:val="en-US"/>
        </w:rPr>
        <w:t>te</w:t>
      </w:r>
      <w:r>
        <w:rPr>
          <w:lang w:val="en-US"/>
        </w:rPr>
        <w:t xml:space="preserve"> = </w:t>
      </w:r>
      <w:r>
        <w:rPr>
          <w:b/>
        </w:rPr>
        <w:t>Те</w:t>
      </w:r>
      <w:r>
        <w:rPr>
          <w:lang w:val="en-US"/>
        </w:rPr>
        <w:t xml:space="preserve"> quiero decir.</w:t>
      </w:r>
    </w:p>
    <w:p>
      <w:pPr>
        <w:pStyle w:val="Normal1"/>
        <w:spacing w:lineRule="auto" w:line="240"/>
        <w:ind w:firstLine="284" w:end="0"/>
        <w:rPr/>
      </w:pPr>
      <w:r>
        <w:rPr>
          <w:lang w:val="en-US"/>
        </w:rPr>
        <w:t xml:space="preserve"> </w:t>
      </w:r>
      <w:r>
        <w:rPr>
          <w:lang w:val="en-US"/>
        </w:rPr>
        <w:t>Esta escribiéndo</w:t>
      </w:r>
      <w:r>
        <w:rPr>
          <w:b/>
          <w:lang w:val="en-US"/>
        </w:rPr>
        <w:t>le</w:t>
      </w:r>
      <w:r>
        <w:rPr>
          <w:lang w:val="en-US"/>
        </w:rPr>
        <w:t xml:space="preserve"> la carta = </w:t>
      </w:r>
      <w:r>
        <w:rPr>
          <w:b/>
          <w:lang w:val="en-US"/>
        </w:rPr>
        <w:t>Le</w:t>
      </w:r>
      <w:r>
        <w:rPr>
          <w:lang w:val="en-US"/>
        </w:rPr>
        <w:t xml:space="preserve"> esta escribiendo la carta.</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в) когда местоименные дополнения употребляются со сложными формами инфинитива и герундия, то они присоединяются к окончанию вспомогательного глагола </w:t>
      </w:r>
      <w:r>
        <w:rPr>
          <w:b/>
          <w:sz w:val="24"/>
          <w:lang w:val="en-US"/>
        </w:rPr>
        <w:t>haber</w:t>
      </w:r>
      <w:r>
        <w:rPr>
          <w:sz w:val="24"/>
        </w:rPr>
        <w:t xml:space="preserve">: </w:t>
      </w:r>
      <w:r>
        <w:rPr>
          <w:sz w:val="24"/>
          <w:lang w:val="en-US"/>
        </w:rPr>
        <w:t>haber</w:t>
      </w:r>
      <w:r>
        <w:rPr>
          <w:b/>
          <w:sz w:val="24"/>
          <w:lang w:val="en-US"/>
        </w:rPr>
        <w:t>te</w:t>
      </w:r>
      <w:r>
        <w:rPr>
          <w:sz w:val="24"/>
        </w:rPr>
        <w:t xml:space="preserve"> </w:t>
      </w:r>
      <w:r>
        <w:rPr>
          <w:sz w:val="24"/>
          <w:lang w:val="en-US"/>
        </w:rPr>
        <w:t>tra</w:t>
      </w:r>
      <w:r>
        <w:rPr>
          <w:sz w:val="24"/>
        </w:rPr>
        <w:t>í</w:t>
      </w:r>
      <w:r>
        <w:rPr>
          <w:sz w:val="24"/>
          <w:lang w:val="en-US"/>
        </w:rPr>
        <w:t>do</w:t>
      </w:r>
      <w:r>
        <w:rPr>
          <w:sz w:val="24"/>
        </w:rPr>
        <w:t xml:space="preserve">, </w:t>
      </w:r>
      <w:r>
        <w:rPr>
          <w:sz w:val="24"/>
          <w:lang w:val="en-US"/>
        </w:rPr>
        <w:t>haber</w:t>
      </w:r>
      <w:r>
        <w:rPr>
          <w:b/>
          <w:sz w:val="24"/>
          <w:lang w:val="en-US"/>
        </w:rPr>
        <w:t>melo</w:t>
      </w:r>
      <w:r>
        <w:rPr>
          <w:sz w:val="24"/>
        </w:rPr>
        <w:t xml:space="preserve"> </w:t>
      </w:r>
      <w:r>
        <w:rPr>
          <w:sz w:val="24"/>
          <w:lang w:val="en-US"/>
        </w:rPr>
        <w:t>dicho</w:t>
      </w:r>
      <w:r>
        <w:rPr>
          <w:sz w:val="24"/>
        </w:rPr>
        <w:t xml:space="preserve">, </w:t>
      </w:r>
      <w:r>
        <w:rPr>
          <w:sz w:val="24"/>
          <w:lang w:val="en-US"/>
        </w:rPr>
        <w:t>habi</w:t>
      </w:r>
      <w:r>
        <w:rPr>
          <w:sz w:val="24"/>
        </w:rPr>
        <w:t>é</w:t>
      </w:r>
      <w:r>
        <w:rPr>
          <w:sz w:val="24"/>
          <w:lang w:val="en-US"/>
        </w:rPr>
        <w:t>ndo</w:t>
      </w:r>
      <w:r>
        <w:rPr>
          <w:b/>
          <w:sz w:val="24"/>
          <w:lang w:val="en-US"/>
        </w:rPr>
        <w:t>nos</w:t>
      </w:r>
      <w:r>
        <w:rPr>
          <w:sz w:val="24"/>
        </w:rPr>
        <w:t xml:space="preserve"> </w:t>
      </w:r>
      <w:r>
        <w:rPr>
          <w:sz w:val="24"/>
          <w:lang w:val="en-US"/>
        </w:rPr>
        <w:t>comunicado</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г) когда глагол в утвердительной форме стоит в начале предложения:</w:t>
      </w:r>
    </w:p>
    <w:p>
      <w:pPr>
        <w:pStyle w:val="Normal1"/>
        <w:spacing w:lineRule="auto" w:line="240"/>
        <w:ind w:firstLine="284" w:end="0"/>
        <w:rPr/>
      </w:pPr>
      <w:r>
        <w:rPr>
          <w:sz w:val="24"/>
          <w:lang w:val="en-US"/>
        </w:rPr>
        <w:t>Aserqu</w:t>
      </w:r>
      <w:r>
        <w:rPr>
          <w:sz w:val="24"/>
        </w:rPr>
        <w:t>é</w:t>
      </w:r>
      <w:r>
        <w:rPr>
          <w:b/>
          <w:bCs/>
          <w:sz w:val="24"/>
          <w:lang w:val="en-US"/>
        </w:rPr>
        <w:t>me</w:t>
      </w:r>
      <w:r>
        <w:rPr>
          <w:sz w:val="24"/>
        </w:rPr>
        <w:t xml:space="preserve"> </w:t>
      </w:r>
      <w:r>
        <w:rPr>
          <w:sz w:val="24"/>
          <w:lang w:val="en-US"/>
        </w:rPr>
        <w:t>al</w:t>
      </w:r>
      <w:r>
        <w:rPr>
          <w:sz w:val="24"/>
        </w:rPr>
        <w:t xml:space="preserve"> </w:t>
      </w:r>
      <w:r>
        <w:rPr>
          <w:sz w:val="24"/>
          <w:lang w:val="en-US"/>
        </w:rPr>
        <w:t>grupo</w:t>
      </w:r>
      <w:r>
        <w:rPr>
          <w:sz w:val="24"/>
        </w:rPr>
        <w:t xml:space="preserve"> </w:t>
      </w:r>
      <w:r>
        <w:rPr>
          <w:sz w:val="24"/>
          <w:lang w:val="en-US"/>
        </w:rPr>
        <w:t>creyendo</w:t>
      </w:r>
      <w:r>
        <w:rPr>
          <w:sz w:val="24"/>
        </w:rPr>
        <w:t xml:space="preserve"> </w:t>
      </w:r>
      <w:r>
        <w:rPr>
          <w:sz w:val="24"/>
          <w:lang w:val="en-US"/>
        </w:rPr>
        <w:t>encontrar</w:t>
      </w:r>
      <w:r>
        <w:rPr>
          <w:sz w:val="24"/>
        </w:rPr>
        <w:t xml:space="preserve">         Я подошел к группе, надеясь </w:t>
      </w:r>
    </w:p>
    <w:p>
      <w:pPr>
        <w:pStyle w:val="Normal1"/>
        <w:spacing w:lineRule="auto" w:line="240"/>
        <w:ind w:firstLine="284" w:end="0"/>
        <w:rPr/>
      </w:pPr>
      <w:r>
        <w:rPr>
          <w:sz w:val="24"/>
        </w:rPr>
        <w:t xml:space="preserve"> </w:t>
      </w:r>
      <w:r>
        <w:rPr>
          <w:sz w:val="24"/>
          <w:lang w:val="en-US"/>
        </w:rPr>
        <w:t>a</w:t>
      </w:r>
      <w:r>
        <w:rPr>
          <w:sz w:val="24"/>
        </w:rPr>
        <w:t xml:space="preserve"> </w:t>
      </w:r>
      <w:r>
        <w:rPr>
          <w:sz w:val="24"/>
          <w:lang w:val="en-US"/>
        </w:rPr>
        <w:t>Candiola</w:t>
      </w:r>
      <w:r>
        <w:rPr>
          <w:sz w:val="24"/>
        </w:rPr>
        <w:t>. (</w:t>
      </w:r>
      <w:r>
        <w:rPr>
          <w:sz w:val="24"/>
          <w:lang w:val="en-US"/>
        </w:rPr>
        <w:t>P</w:t>
      </w:r>
      <w:r>
        <w:rPr/>
        <w:t>É</w:t>
      </w:r>
      <w:r>
        <w:rPr>
          <w:lang w:val="en-US"/>
        </w:rPr>
        <w:t>REZ</w:t>
      </w:r>
      <w:r>
        <w:rPr>
          <w:sz w:val="24"/>
        </w:rPr>
        <w:t xml:space="preserve"> </w:t>
      </w:r>
      <w:r>
        <w:rPr>
          <w:sz w:val="24"/>
          <w:lang w:val="en-US"/>
        </w:rPr>
        <w:t>G</w:t>
      </w:r>
      <w:r>
        <w:rPr>
          <w:lang w:val="en-US"/>
        </w:rPr>
        <w:t>ALDOS</w:t>
      </w:r>
      <w:r>
        <w:rPr>
          <w:sz w:val="24"/>
        </w:rPr>
        <w:t>)                                  встретить Кандиолу.</w:t>
      </w:r>
    </w:p>
    <w:p>
      <w:pPr>
        <w:pStyle w:val="Normal1"/>
        <w:spacing w:lineRule="auto" w:line="240"/>
        <w:ind w:firstLine="284" w:end="0"/>
        <w:rPr/>
      </w:pPr>
      <w:r>
        <w:rPr>
          <w:sz w:val="24"/>
          <w:lang w:val="en-US"/>
        </w:rPr>
        <w:t>C</w:t>
      </w:r>
      <w:r>
        <w:rPr>
          <w:sz w:val="24"/>
        </w:rPr>
        <w:t>ледует отметить, что подобное употребление архаизовано и не характерно для современного языка.</w:t>
      </w:r>
    </w:p>
    <w:p>
      <w:pPr>
        <w:pStyle w:val="Normal1"/>
        <w:spacing w:lineRule="auto" w:line="240"/>
        <w:ind w:firstLine="284" w:end="0"/>
        <w:rPr/>
      </w:pPr>
      <w:r>
        <w:rPr>
          <w:sz w:val="24"/>
        </w:rPr>
        <w:t xml:space="preserve">3. Если прямое или косвенное дополнения, выраженные существительными, находятся в препозиции по отношению к глаголу, то перед глаголом, как правило, повторяется соответствующая форма местоименного дополнения: </w:t>
      </w:r>
      <w:r>
        <w:rPr>
          <w:sz w:val="24"/>
          <w:lang w:val="en-US"/>
        </w:rPr>
        <w:t>A</w:t>
      </w:r>
      <w:r>
        <w:rPr>
          <w:sz w:val="24"/>
        </w:rPr>
        <w:t xml:space="preserve"> </w:t>
      </w:r>
      <w:r>
        <w:rPr>
          <w:sz w:val="24"/>
          <w:lang w:val="en-US"/>
        </w:rPr>
        <w:t>los</w:t>
      </w:r>
      <w:r>
        <w:rPr>
          <w:sz w:val="24"/>
        </w:rPr>
        <w:t xml:space="preserve"> </w:t>
      </w:r>
      <w:r>
        <w:rPr>
          <w:sz w:val="24"/>
          <w:lang w:val="en-US"/>
        </w:rPr>
        <w:t>alumnos</w:t>
      </w:r>
      <w:r>
        <w:rPr>
          <w:sz w:val="24"/>
        </w:rPr>
        <w:t xml:space="preserve"> </w:t>
      </w:r>
      <w:r>
        <w:rPr>
          <w:sz w:val="24"/>
          <w:lang w:val="en-US"/>
        </w:rPr>
        <w:t>el</w:t>
      </w:r>
      <w:r>
        <w:rPr>
          <w:sz w:val="24"/>
        </w:rPr>
        <w:t xml:space="preserve"> </w:t>
      </w:r>
      <w:r>
        <w:rPr>
          <w:sz w:val="24"/>
          <w:lang w:val="en-US"/>
        </w:rPr>
        <w:t>profesor</w:t>
      </w:r>
      <w:r>
        <w:rPr>
          <w:sz w:val="24"/>
        </w:rPr>
        <w:t xml:space="preserve"> </w:t>
      </w:r>
      <w:r>
        <w:rPr>
          <w:i/>
          <w:sz w:val="24"/>
          <w:lang w:val="en-US"/>
        </w:rPr>
        <w:t>les</w:t>
      </w:r>
      <w:r>
        <w:rPr>
          <w:sz w:val="24"/>
        </w:rPr>
        <w:t xml:space="preserve"> </w:t>
      </w:r>
      <w:r>
        <w:rPr>
          <w:sz w:val="24"/>
          <w:lang w:val="en-US"/>
        </w:rPr>
        <w:t>ense</w:t>
      </w:r>
      <w:r>
        <w:rPr>
          <w:sz w:val="24"/>
        </w:rPr>
        <w:t>ñ</w:t>
      </w:r>
      <w:r>
        <w:rPr>
          <w:sz w:val="24"/>
          <w:lang w:val="en-US"/>
        </w:rPr>
        <w:t>a</w:t>
      </w:r>
      <w:r>
        <w:rPr>
          <w:sz w:val="24"/>
        </w:rPr>
        <w:t xml:space="preserve"> </w:t>
      </w:r>
      <w:r>
        <w:rPr>
          <w:sz w:val="24"/>
          <w:lang w:val="en-US"/>
        </w:rPr>
        <w:t>la</w:t>
      </w:r>
      <w:r>
        <w:rPr>
          <w:sz w:val="24"/>
        </w:rPr>
        <w:t xml:space="preserve"> </w:t>
      </w:r>
      <w:r>
        <w:rPr>
          <w:sz w:val="24"/>
          <w:lang w:val="en-US"/>
        </w:rPr>
        <w:t>dram</w:t>
      </w:r>
      <w:r>
        <w:rPr>
          <w:sz w:val="24"/>
        </w:rPr>
        <w:t>á</w:t>
      </w:r>
      <w:r>
        <w:rPr>
          <w:sz w:val="24"/>
          <w:lang w:val="en-US"/>
        </w:rPr>
        <w:t>tica</w:t>
      </w:r>
      <w:r>
        <w:rPr>
          <w:sz w:val="24"/>
        </w:rPr>
        <w:t xml:space="preserve"> (</w:t>
      </w:r>
      <w:r>
        <w:rPr>
          <w:sz w:val="24"/>
          <w:lang w:val="en-US"/>
        </w:rPr>
        <w:t>M</w:t>
      </w:r>
      <w:r>
        <w:rPr>
          <w:sz w:val="24"/>
        </w:rPr>
        <w:t xml:space="preserve">. </w:t>
      </w:r>
      <w:r>
        <w:rPr>
          <w:sz w:val="24"/>
          <w:lang w:val="en-US"/>
        </w:rPr>
        <w:t>M</w:t>
      </w:r>
      <w:r>
        <w:rPr>
          <w:lang w:val="en-US"/>
        </w:rPr>
        <w:t>OLINER</w:t>
      </w:r>
      <w:r>
        <w:rPr>
          <w:sz w:val="24"/>
        </w:rPr>
        <w:t>). Такая информативная избыточность возникает из-за синтаксической позиции дополнения и помогает избежать возможной ошибки в понимании.</w:t>
      </w:r>
    </w:p>
    <w:p>
      <w:pPr>
        <w:pStyle w:val="Normal1"/>
        <w:spacing w:lineRule="auto" w:line="240"/>
        <w:ind w:firstLine="284" w:end="0"/>
        <w:rPr>
          <w:sz w:val="24"/>
        </w:rPr>
      </w:pPr>
      <w:r>
        <w:rPr>
          <w:sz w:val="24"/>
        </w:rPr>
      </w:r>
    </w:p>
    <w:p>
      <w:pPr>
        <w:pStyle w:val="Heading3"/>
        <w:ind w:hanging="0" w:start="0"/>
        <w:rPr/>
      </w:pPr>
      <w:bookmarkStart w:id="42" w:name="__RefHeading___Toc1886032"/>
      <w:bookmarkEnd w:id="42"/>
      <w:r>
        <w:rPr/>
        <w:t>§ 31. Особенности употребления предложной формы личных местоимений</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Как было указано (см. § 29 табл. 2), личные местоимения в фун</w:t>
        <w:softHyphen/>
        <w:t>кции прямого и косвенного дополнений могут употребляться с раз</w:t>
        <w:softHyphen/>
        <w:t>личными предлогами:</w:t>
      </w:r>
    </w:p>
    <w:p>
      <w:pPr>
        <w:pStyle w:val="Normal1"/>
        <w:spacing w:lineRule="auto" w:line="240"/>
        <w:ind w:firstLine="284" w:end="0"/>
        <w:jc w:val="center"/>
        <w:rPr>
          <w:sz w:val="24"/>
        </w:rPr>
      </w:pPr>
      <w:r>
        <w:rPr>
          <w:sz w:val="24"/>
        </w:rPr>
      </w:r>
    </w:p>
    <w:p>
      <w:pPr>
        <w:pStyle w:val="Normal1"/>
        <w:spacing w:lineRule="auto" w:line="240"/>
        <w:ind w:firstLine="284" w:end="0"/>
        <w:jc w:val="center"/>
        <w:rPr/>
      </w:pPr>
      <w:r>
        <w:rPr>
          <w:sz w:val="24"/>
        </w:rPr>
        <w:t xml:space="preserve">1. </w:t>
      </w:r>
      <w:r>
        <w:rPr>
          <w:i/>
          <w:iCs/>
          <w:sz w:val="24"/>
        </w:rPr>
        <w:t>с предлогом</w:t>
      </w:r>
      <w:r>
        <w:rPr>
          <w:sz w:val="24"/>
        </w:rPr>
        <w:t xml:space="preserve"> </w:t>
      </w:r>
      <w:r>
        <w:rPr>
          <w:b/>
          <w:sz w:val="24"/>
          <w:lang w:val="en-US"/>
        </w:rPr>
        <w:t>de</w:t>
      </w:r>
      <w:r>
        <w:rPr>
          <w:sz w:val="24"/>
        </w:rPr>
        <w:t>:</w:t>
      </w:r>
    </w:p>
    <w:p>
      <w:pPr>
        <w:pStyle w:val="Normal1"/>
        <w:spacing w:lineRule="auto" w:line="240"/>
        <w:ind w:firstLine="284" w:start="4111" w:end="0"/>
        <w:rPr>
          <w:sz w:val="24"/>
          <w:lang w:val="en-US"/>
        </w:rPr>
      </w:pPr>
      <w:r>
        <w:rPr>
          <w:sz w:val="24"/>
          <w:lang w:val="en-US"/>
        </w:rPr>
        <w:t xml:space="preserve">de mi            de ella </w:t>
      </w:r>
    </w:p>
    <w:p>
      <w:pPr>
        <w:pStyle w:val="Normal1"/>
        <w:spacing w:lineRule="auto" w:line="240"/>
        <w:ind w:firstLine="284" w:start="4111" w:end="0"/>
        <w:rPr>
          <w:sz w:val="24"/>
          <w:lang w:val="en-US"/>
        </w:rPr>
      </w:pPr>
      <w:r>
        <w:rPr>
          <w:sz w:val="24"/>
          <w:lang w:val="en-US"/>
        </w:rPr>
        <w:t xml:space="preserve">de ti              de ello </w:t>
      </w:r>
    </w:p>
    <w:p>
      <w:pPr>
        <w:pStyle w:val="Normal1"/>
        <w:spacing w:lineRule="auto" w:line="240"/>
        <w:ind w:firstLine="284" w:start="4111" w:end="0"/>
        <w:rPr/>
      </w:pPr>
      <w:r>
        <w:rPr>
          <w:sz w:val="24"/>
          <w:lang w:val="en-US"/>
        </w:rPr>
        <w:t xml:space="preserve">de él             de nosotros </w:t>
      </w: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spacing w:lineRule="auto" w:line="240"/>
        <w:ind w:firstLine="284" w:end="0"/>
        <w:rPr/>
      </w:pPr>
      <w:r>
        <w:rPr>
          <w:sz w:val="24"/>
        </w:rPr>
        <w:t xml:space="preserve">Предложная форма с </w:t>
      </w:r>
      <w:r>
        <w:rPr>
          <w:b/>
          <w:sz w:val="24"/>
        </w:rPr>
        <w:t>de</w:t>
      </w:r>
      <w:r>
        <w:rPr>
          <w:sz w:val="24"/>
        </w:rPr>
        <w:t xml:space="preserve"> обычно соответствует русскому </w:t>
      </w:r>
      <w:r>
        <w:rPr>
          <w:spacing w:val="20"/>
          <w:sz w:val="24"/>
        </w:rPr>
        <w:t>роди</w:t>
        <w:softHyphen/>
        <w:t>тельному</w:t>
      </w:r>
      <w:r>
        <w:rPr>
          <w:sz w:val="24"/>
        </w:rPr>
        <w:t xml:space="preserve"> или </w:t>
      </w:r>
      <w:r>
        <w:rPr>
          <w:spacing w:val="20"/>
          <w:sz w:val="24"/>
        </w:rPr>
        <w:t>предложному</w:t>
      </w:r>
      <w:r>
        <w:rPr>
          <w:sz w:val="24"/>
        </w:rPr>
        <w:t xml:space="preserve"> падежу:</w:t>
      </w:r>
    </w:p>
    <w:p>
      <w:pPr>
        <w:pStyle w:val="Normal1"/>
        <w:spacing w:lineRule="auto" w:line="240"/>
        <w:ind w:firstLine="284" w:end="0"/>
        <w:rPr/>
      </w:pPr>
      <w:r>
        <w:rPr>
          <w:sz w:val="24"/>
          <w:lang w:val="en-US"/>
        </w:rPr>
        <w:t xml:space="preserve">— </w:t>
      </w:r>
      <w:r>
        <w:rPr>
          <w:sz w:val="24"/>
          <w:lang w:val="en-US"/>
        </w:rPr>
        <w:t xml:space="preserve">¿De quién lo supo Juana?        </w:t>
      </w:r>
      <w:r>
        <w:rPr>
          <w:sz w:val="24"/>
        </w:rPr>
        <w:t>— От кого Хуана узнала это?</w:t>
      </w:r>
    </w:p>
    <w:p>
      <w:pPr>
        <w:pStyle w:val="Normal1"/>
        <w:spacing w:lineRule="auto" w:line="240"/>
        <w:ind w:firstLine="284" w:end="0"/>
        <w:rPr/>
      </w:pPr>
      <w:r>
        <w:rPr>
          <w:sz w:val="24"/>
        </w:rPr>
        <w:t xml:space="preserve">— </w:t>
      </w:r>
      <w:r>
        <w:rPr>
          <w:sz w:val="24"/>
          <w:lang w:val="en-US"/>
        </w:rPr>
        <w:t>De</w:t>
      </w:r>
      <w:r>
        <w:rPr>
          <w:sz w:val="24"/>
        </w:rPr>
        <w:t xml:space="preserve"> </w:t>
      </w:r>
      <w:r>
        <w:rPr>
          <w:i/>
          <w:iCs/>
          <w:sz w:val="24"/>
          <w:lang w:val="en-US"/>
        </w:rPr>
        <w:t>mí</w:t>
      </w:r>
      <w:r>
        <w:rPr>
          <w:sz w:val="24"/>
        </w:rPr>
        <w:t>.                                      — От меня.</w:t>
      </w:r>
    </w:p>
    <w:p>
      <w:pPr>
        <w:pStyle w:val="Normal1"/>
        <w:spacing w:lineRule="auto" w:line="240"/>
        <w:ind w:firstLine="284" w:end="0"/>
        <w:rPr/>
      </w:pPr>
      <w:r>
        <w:rPr>
          <w:sz w:val="24"/>
        </w:rPr>
        <w:t>Те</w:t>
      </w:r>
      <w:r>
        <w:rPr>
          <w:sz w:val="24"/>
          <w:lang w:val="en-US"/>
        </w:rPr>
        <w:t xml:space="preserve"> escribo </w:t>
      </w:r>
      <w:r>
        <w:rPr>
          <w:i/>
          <w:iCs/>
          <w:sz w:val="24"/>
          <w:lang w:val="en-US"/>
        </w:rPr>
        <w:t>de ella</w:t>
      </w:r>
      <w:r>
        <w:rPr>
          <w:sz w:val="24"/>
          <w:lang w:val="en-US"/>
        </w:rPr>
        <w:t xml:space="preserve">.                       </w:t>
      </w:r>
      <w:r>
        <w:rPr>
          <w:sz w:val="24"/>
        </w:rPr>
        <w:t>Я тебе пишу о ней.</w:t>
      </w:r>
    </w:p>
    <w:p>
      <w:pPr>
        <w:pStyle w:val="Normal1"/>
        <w:spacing w:lineRule="auto" w:line="240"/>
        <w:ind w:firstLine="284" w:end="0"/>
        <w:jc w:val="center"/>
        <w:rPr>
          <w:sz w:val="24"/>
        </w:rPr>
      </w:pPr>
      <w:r>
        <w:rPr>
          <w:sz w:val="24"/>
        </w:rPr>
      </w:r>
    </w:p>
    <w:p>
      <w:pPr>
        <w:pStyle w:val="Normal1"/>
        <w:spacing w:lineRule="auto" w:line="240"/>
        <w:ind w:firstLine="284" w:end="0"/>
        <w:jc w:val="center"/>
        <w:rPr/>
      </w:pPr>
      <w:r>
        <w:rPr>
          <w:sz w:val="24"/>
        </w:rPr>
        <w:t xml:space="preserve">2. </w:t>
      </w:r>
      <w:r>
        <w:rPr>
          <w:i/>
          <w:iCs/>
          <w:sz w:val="24"/>
        </w:rPr>
        <w:t>с предлогом</w:t>
      </w:r>
      <w:r>
        <w:rPr>
          <w:sz w:val="24"/>
        </w:rPr>
        <w:t xml:space="preserve"> </w:t>
      </w:r>
      <w:r>
        <w:rPr>
          <w:b/>
          <w:sz w:val="24"/>
        </w:rPr>
        <w:t>а</w:t>
      </w:r>
      <w:r>
        <w:rPr>
          <w:sz w:val="24"/>
        </w:rPr>
        <w:t>:</w:t>
      </w:r>
    </w:p>
    <w:p>
      <w:pPr>
        <w:pStyle w:val="Normal1"/>
        <w:spacing w:lineRule="auto" w:line="240"/>
        <w:ind w:firstLine="284" w:start="4111" w:end="0"/>
        <w:rPr/>
      </w:pPr>
      <w:r>
        <w:rPr>
          <w:sz w:val="24"/>
          <w:lang w:val="en-US"/>
        </w:rPr>
        <w:t xml:space="preserve">a mí             a el </w:t>
      </w:r>
    </w:p>
    <w:p>
      <w:pPr>
        <w:pStyle w:val="Normal1"/>
        <w:spacing w:lineRule="auto" w:line="240"/>
        <w:ind w:firstLine="284" w:start="4111" w:end="0"/>
        <w:rPr>
          <w:sz w:val="24"/>
          <w:lang w:val="en-US"/>
        </w:rPr>
      </w:pPr>
      <w:r>
        <w:rPr>
          <w:sz w:val="24"/>
          <w:lang w:val="en-US"/>
        </w:rPr>
        <w:t xml:space="preserve">a ti               a ella </w:t>
      </w:r>
    </w:p>
    <w:p>
      <w:pPr>
        <w:pStyle w:val="Normal1"/>
        <w:spacing w:lineRule="auto" w:line="240"/>
        <w:ind w:firstLine="284" w:start="4111" w:end="0"/>
        <w:rPr/>
      </w:pPr>
      <w:r>
        <w:rPr>
          <w:sz w:val="24"/>
          <w:lang w:val="en-US"/>
        </w:rPr>
        <w:t xml:space="preserve">                    </w:t>
      </w:r>
      <w:r>
        <w:rPr>
          <w:sz w:val="24"/>
        </w:rPr>
        <w:t>и т.д.</w:t>
      </w:r>
    </w:p>
    <w:p>
      <w:pPr>
        <w:pStyle w:val="Normal1"/>
        <w:spacing w:lineRule="auto" w:line="240"/>
        <w:ind w:firstLine="284" w:end="0"/>
        <w:rPr/>
      </w:pPr>
      <w:r>
        <w:rPr>
          <w:sz w:val="24"/>
        </w:rPr>
        <w:t xml:space="preserve">Эта предложная форма обычно соответствует нашему </w:t>
      </w:r>
      <w:r>
        <w:rPr>
          <w:spacing w:val="20"/>
          <w:sz w:val="24"/>
        </w:rPr>
        <w:t>вини</w:t>
        <w:softHyphen/>
        <w:t>тельному и дательному</w:t>
      </w:r>
      <w:r>
        <w:rPr>
          <w:sz w:val="24"/>
        </w:rPr>
        <w:t xml:space="preserve"> падежу и равняется по значению беспредложным формам </w:t>
      </w:r>
      <w:r>
        <w:rPr>
          <w:b/>
          <w:sz w:val="24"/>
          <w:lang w:val="en-US"/>
        </w:rPr>
        <w:t>me</w:t>
      </w:r>
      <w:r>
        <w:rPr>
          <w:b/>
          <w:sz w:val="24"/>
        </w:rPr>
        <w:t xml:space="preserve">, </w:t>
      </w:r>
      <w:r>
        <w:rPr>
          <w:b/>
          <w:sz w:val="24"/>
          <w:lang w:val="en-US"/>
        </w:rPr>
        <w:t>te</w:t>
      </w:r>
      <w:r>
        <w:rPr>
          <w:sz w:val="24"/>
        </w:rPr>
        <w:t xml:space="preserve"> и т.д.:</w:t>
      </w:r>
    </w:p>
    <w:p>
      <w:pPr>
        <w:pStyle w:val="Normal1"/>
        <w:spacing w:lineRule="auto" w:line="240"/>
        <w:ind w:firstLine="284" w:end="0"/>
        <w:rPr/>
      </w:pPr>
      <w:r>
        <w:rPr>
          <w:sz w:val="24"/>
          <w:lang w:val="en-US"/>
        </w:rPr>
        <w:t xml:space="preserve">— </w:t>
      </w:r>
      <w:r>
        <w:rPr>
          <w:sz w:val="24"/>
        </w:rPr>
        <w:t>Те</w:t>
      </w:r>
      <w:r>
        <w:rPr>
          <w:sz w:val="24"/>
          <w:lang w:val="en-US"/>
        </w:rPr>
        <w:t xml:space="preserve"> doy el libro.                  </w:t>
      </w:r>
      <w:r>
        <w:rPr>
          <w:sz w:val="24"/>
        </w:rPr>
        <w:t>— Я тебе даю книгу.</w:t>
      </w:r>
    </w:p>
    <w:p>
      <w:pPr>
        <w:pStyle w:val="Normal1"/>
        <w:spacing w:lineRule="auto" w:line="240"/>
        <w:ind w:firstLine="284" w:end="0"/>
        <w:rPr/>
      </w:pPr>
      <w:r>
        <w:rPr>
          <w:sz w:val="24"/>
        </w:rPr>
        <w:t>—</w:t>
      </w:r>
      <w:r>
        <w:rPr>
          <w:sz w:val="24"/>
        </w:rPr>
        <w:t xml:space="preserve">¿А </w:t>
      </w:r>
      <w:r>
        <w:rPr>
          <w:i/>
          <w:iCs/>
          <w:sz w:val="24"/>
          <w:lang w:val="en-US"/>
        </w:rPr>
        <w:t>m</w:t>
      </w:r>
      <w:r>
        <w:rPr>
          <w:i/>
          <w:iCs/>
          <w:sz w:val="24"/>
        </w:rPr>
        <w:t>í</w:t>
      </w:r>
      <w:r>
        <w:rPr>
          <w:sz w:val="24"/>
        </w:rPr>
        <w:t>?                               — Мне?</w:t>
      </w:r>
    </w:p>
    <w:p>
      <w:pPr>
        <w:pStyle w:val="Normal1"/>
        <w:spacing w:lineRule="auto" w:line="240"/>
        <w:ind w:firstLine="284" w:end="0"/>
        <w:rPr/>
      </w:pPr>
      <w:r>
        <w:rPr>
          <w:sz w:val="24"/>
          <w:lang w:val="en-US"/>
        </w:rPr>
        <w:t xml:space="preserve">— </w:t>
      </w:r>
      <w:r>
        <w:rPr>
          <w:sz w:val="24"/>
          <w:lang w:val="en-US"/>
        </w:rPr>
        <w:t xml:space="preserve">Si, a </w:t>
      </w:r>
      <w:r>
        <w:rPr>
          <w:i/>
          <w:iCs/>
          <w:sz w:val="24"/>
          <w:lang w:val="en-US"/>
        </w:rPr>
        <w:t>tí</w:t>
      </w:r>
      <w:r>
        <w:rPr>
          <w:sz w:val="24"/>
          <w:lang w:val="en-US"/>
        </w:rPr>
        <w:t xml:space="preserve">.                              </w:t>
      </w:r>
      <w:r>
        <w:rPr>
          <w:sz w:val="24"/>
        </w:rPr>
        <w:t>— Да, тебе.</w:t>
      </w:r>
    </w:p>
    <w:p>
      <w:pPr>
        <w:pStyle w:val="Normal1"/>
        <w:spacing w:lineRule="auto" w:line="240"/>
        <w:ind w:firstLine="284" w:end="0"/>
        <w:rPr>
          <w:sz w:val="24"/>
        </w:rPr>
      </w:pPr>
      <w:r>
        <w:rPr>
          <w:sz w:val="24"/>
        </w:rPr>
        <w:t>В испанском языке возможно одновременное употребление пред</w:t>
        <w:softHyphen/>
        <w:t>ложной и беспредложной форм в роли прямого или косвенного до</w:t>
        <w:softHyphen/>
        <w:t>полнений:</w:t>
      </w:r>
    </w:p>
    <w:p>
      <w:pPr>
        <w:pStyle w:val="Normal1"/>
        <w:spacing w:lineRule="auto" w:line="240"/>
        <w:ind w:firstLine="284" w:end="0"/>
        <w:rPr/>
      </w:pPr>
      <w:r>
        <w:rPr>
          <w:i/>
          <w:iCs/>
          <w:sz w:val="24"/>
          <w:lang w:val="en-US"/>
        </w:rPr>
        <w:t>La</w:t>
      </w:r>
      <w:r>
        <w:rPr>
          <w:sz w:val="24"/>
          <w:lang w:val="en-US"/>
        </w:rPr>
        <w:t xml:space="preserve"> veo a </w:t>
      </w:r>
      <w:r>
        <w:rPr>
          <w:i/>
          <w:iCs/>
          <w:sz w:val="24"/>
          <w:lang w:val="en-US"/>
        </w:rPr>
        <w:t>ella</w:t>
      </w:r>
      <w:r>
        <w:rPr>
          <w:sz w:val="24"/>
          <w:lang w:val="en-US"/>
        </w:rPr>
        <w:t xml:space="preserve">.                                </w:t>
      </w:r>
      <w:r>
        <w:rPr>
          <w:sz w:val="24"/>
        </w:rPr>
        <w:t>Я вижу ее.</w:t>
      </w:r>
    </w:p>
    <w:p>
      <w:pPr>
        <w:pStyle w:val="Normal1"/>
        <w:spacing w:lineRule="auto" w:line="240"/>
        <w:ind w:firstLine="284" w:end="0"/>
        <w:rPr/>
      </w:pPr>
      <w:r>
        <w:rPr>
          <w:sz w:val="24"/>
          <w:lang w:val="en-US"/>
        </w:rPr>
        <w:t xml:space="preserve">Os escucho a </w:t>
      </w:r>
      <w:r>
        <w:rPr>
          <w:i/>
          <w:iCs/>
          <w:sz w:val="24"/>
          <w:lang w:val="en-US"/>
        </w:rPr>
        <w:t>vosotros</w:t>
      </w:r>
      <w:r>
        <w:rPr>
          <w:sz w:val="24"/>
          <w:lang w:val="en-US"/>
        </w:rPr>
        <w:t xml:space="preserve">.                 </w:t>
      </w:r>
      <w:r>
        <w:rPr>
          <w:sz w:val="24"/>
        </w:rPr>
        <w:t>Я вас слушаю.</w:t>
      </w:r>
    </w:p>
    <w:p>
      <w:pPr>
        <w:pStyle w:val="Normal1"/>
        <w:spacing w:lineRule="auto" w:line="240"/>
        <w:ind w:firstLine="284" w:end="0"/>
        <w:rPr/>
      </w:pPr>
      <w:r>
        <w:rPr>
          <w:sz w:val="24"/>
          <w:lang w:val="en-US"/>
        </w:rPr>
        <w:t xml:space="preserve">A </w:t>
      </w:r>
      <w:r>
        <w:rPr>
          <w:i/>
          <w:iCs/>
          <w:sz w:val="24"/>
          <w:lang w:val="en-US"/>
        </w:rPr>
        <w:t>mí me</w:t>
      </w:r>
      <w:r>
        <w:rPr>
          <w:sz w:val="24"/>
          <w:lang w:val="en-US"/>
        </w:rPr>
        <w:t xml:space="preserve"> gusta esta película.         </w:t>
      </w:r>
      <w:r>
        <w:rPr>
          <w:sz w:val="24"/>
        </w:rPr>
        <w:t>Мне нравится этот фильм.</w:t>
      </w:r>
    </w:p>
    <w:p>
      <w:pPr>
        <w:pStyle w:val="Normal1"/>
        <w:spacing w:lineRule="auto" w:line="240"/>
        <w:ind w:firstLine="284" w:end="0"/>
        <w:rPr/>
      </w:pPr>
      <w:r>
        <w:rPr>
          <w:sz w:val="24"/>
        </w:rPr>
        <w:t>Употребление предложной формы наряду с беспредложной либо, заостряет внимание собеседника на том лице, которое названо беспредложным дополнением, либо уточняет указанное им лицо а также пункт 1-</w:t>
      </w:r>
      <w:r>
        <w:rPr>
          <w:i/>
          <w:iCs/>
          <w:sz w:val="24"/>
        </w:rPr>
        <w:t>в</w:t>
      </w:r>
      <w:r>
        <w:rPr>
          <w:sz w:val="24"/>
        </w:rPr>
        <w:t xml:space="preserve"> предыдущего параграфа), причем в подобных случаях предложная форма выполняет вспомогательные функции и обычно не может употребляться без беспредложной.</w:t>
      </w:r>
    </w:p>
    <w:p>
      <w:pPr>
        <w:pStyle w:val="Normal1"/>
        <w:spacing w:lineRule="auto" w:line="240"/>
        <w:ind w:firstLine="284" w:end="0"/>
        <w:jc w:val="center"/>
        <w:rPr>
          <w:sz w:val="24"/>
        </w:rPr>
      </w:pPr>
      <w:r>
        <w:rPr>
          <w:sz w:val="24"/>
        </w:rPr>
      </w:r>
    </w:p>
    <w:p>
      <w:pPr>
        <w:pStyle w:val="Normal1"/>
        <w:spacing w:lineRule="auto" w:line="240"/>
        <w:ind w:firstLine="284" w:end="0"/>
        <w:jc w:val="center"/>
        <w:rPr/>
      </w:pPr>
      <w:r>
        <w:rPr>
          <w:sz w:val="24"/>
        </w:rPr>
        <w:t xml:space="preserve">3. </w:t>
      </w:r>
      <w:r>
        <w:rPr>
          <w:i/>
          <w:iCs/>
          <w:sz w:val="24"/>
        </w:rPr>
        <w:t>с предлогом</w:t>
      </w:r>
      <w:r>
        <w:rPr>
          <w:sz w:val="24"/>
        </w:rPr>
        <w:t xml:space="preserve"> </w:t>
      </w:r>
      <w:r>
        <w:rPr>
          <w:b/>
          <w:sz w:val="24"/>
          <w:lang w:val="en-US"/>
        </w:rPr>
        <w:t>con</w:t>
      </w:r>
      <w:r>
        <w:rPr>
          <w:sz w:val="24"/>
        </w:rPr>
        <w:t>:</w:t>
      </w:r>
    </w:p>
    <w:p>
      <w:pPr>
        <w:pStyle w:val="Normal1"/>
        <w:spacing w:lineRule="auto" w:line="240"/>
        <w:ind w:firstLine="284" w:start="4111" w:end="0"/>
        <w:rPr>
          <w:sz w:val="24"/>
          <w:lang w:val="en-US"/>
        </w:rPr>
      </w:pPr>
      <w:r>
        <w:rPr>
          <w:sz w:val="24"/>
          <w:lang w:val="en-US"/>
        </w:rPr>
        <w:t xml:space="preserve">conmigo          con ella </w:t>
      </w:r>
    </w:p>
    <w:p>
      <w:pPr>
        <w:pStyle w:val="Normal1"/>
        <w:spacing w:lineRule="auto" w:line="240"/>
        <w:ind w:firstLine="284" w:start="4111" w:end="0"/>
        <w:rPr>
          <w:sz w:val="24"/>
          <w:lang w:val="en-US"/>
        </w:rPr>
      </w:pPr>
      <w:r>
        <w:rPr>
          <w:sz w:val="24"/>
          <w:lang w:val="en-US"/>
        </w:rPr>
        <w:t xml:space="preserve">contigo            con ello               </w:t>
      </w:r>
    </w:p>
    <w:p>
      <w:pPr>
        <w:pStyle w:val="Normal1"/>
        <w:spacing w:lineRule="auto" w:line="240"/>
        <w:ind w:firstLine="284" w:start="4111" w:end="0"/>
        <w:rPr/>
      </w:pPr>
      <w:r>
        <w:rPr>
          <w:sz w:val="24"/>
          <w:lang w:val="en-US"/>
        </w:rPr>
        <w:t xml:space="preserve">con el              con nosotros </w:t>
      </w: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spacing w:lineRule="auto" w:line="240"/>
        <w:ind w:firstLine="284" w:end="0"/>
        <w:rPr/>
      </w:pPr>
      <w:r>
        <w:rPr>
          <w:sz w:val="24"/>
        </w:rPr>
        <w:t xml:space="preserve">Предложная форма с </w:t>
      </w:r>
      <w:r>
        <w:rPr>
          <w:b/>
          <w:bCs/>
          <w:sz w:val="24"/>
          <w:lang w:val="en-US"/>
        </w:rPr>
        <w:t>con</w:t>
      </w:r>
      <w:r>
        <w:rPr>
          <w:sz w:val="24"/>
        </w:rPr>
        <w:t xml:space="preserve"> обычно соответствует нашему </w:t>
      </w:r>
      <w:r>
        <w:rPr>
          <w:spacing w:val="20"/>
          <w:sz w:val="24"/>
        </w:rPr>
        <w:t>творительному</w:t>
      </w:r>
      <w:r>
        <w:rPr>
          <w:sz w:val="24"/>
        </w:rPr>
        <w:t xml:space="preserve"> падежу, причем в первом и втором лице единственного  числа она видоизменяется: следует говорить </w:t>
      </w:r>
      <w:r>
        <w:rPr>
          <w:b/>
          <w:sz w:val="24"/>
          <w:lang w:val="en-US"/>
        </w:rPr>
        <w:t>conmigo</w:t>
      </w:r>
      <w:r>
        <w:rPr>
          <w:sz w:val="24"/>
        </w:rPr>
        <w:t xml:space="preserve"> и </w:t>
      </w:r>
      <w:r>
        <w:rPr>
          <w:b/>
          <w:sz w:val="24"/>
          <w:lang w:val="en-US"/>
        </w:rPr>
        <w:t>contigo</w:t>
      </w:r>
      <w:r>
        <w:rPr>
          <w:sz w:val="24"/>
        </w:rPr>
        <w:t xml:space="preserve">, </w:t>
      </w:r>
      <w:r>
        <w:rPr>
          <w:sz w:val="24"/>
          <w:lang w:val="en-US"/>
        </w:rPr>
        <w:t>a</w:t>
      </w:r>
      <w:r>
        <w:rPr>
          <w:sz w:val="24"/>
        </w:rPr>
        <w:t xml:space="preserve"> не </w:t>
      </w:r>
      <w:r>
        <w:rPr>
          <w:sz w:val="24"/>
          <w:lang w:val="en-US"/>
        </w:rPr>
        <w:t>con</w:t>
      </w:r>
      <w:r>
        <w:rPr>
          <w:sz w:val="24"/>
        </w:rPr>
        <w:t xml:space="preserve"> </w:t>
      </w:r>
      <w:r>
        <w:rPr>
          <w:sz w:val="24"/>
          <w:lang w:val="en-US"/>
        </w:rPr>
        <w:t>m</w:t>
      </w:r>
      <w:r>
        <w:rPr>
          <w:sz w:val="24"/>
        </w:rPr>
        <w:t xml:space="preserve">í и </w:t>
      </w:r>
      <w:r>
        <w:rPr>
          <w:sz w:val="24"/>
          <w:lang w:val="en-US"/>
        </w:rPr>
        <w:t>con</w:t>
      </w:r>
      <w:r>
        <w:rPr>
          <w:sz w:val="24"/>
        </w:rPr>
        <w:t xml:space="preserve"> </w:t>
      </w:r>
      <w:r>
        <w:rPr>
          <w:sz w:val="24"/>
          <w:lang w:val="en-US"/>
        </w:rPr>
        <w:t>t</w:t>
      </w:r>
      <w:r>
        <w:rPr>
          <w:sz w:val="24"/>
        </w:rPr>
        <w:t>í:</w:t>
      </w:r>
    </w:p>
    <w:p>
      <w:pPr>
        <w:pStyle w:val="Normal1"/>
        <w:spacing w:lineRule="auto" w:line="240"/>
        <w:ind w:firstLine="284" w:end="0"/>
        <w:rPr/>
      </w:pPr>
      <w:r>
        <w:rPr>
          <w:sz w:val="24"/>
          <w:lang w:val="en-US"/>
        </w:rPr>
        <w:t xml:space="preserve">Puedes ir </w:t>
      </w:r>
      <w:r>
        <w:rPr>
          <w:i/>
          <w:iCs/>
          <w:sz w:val="24"/>
          <w:lang w:val="en-US"/>
        </w:rPr>
        <w:t>conmigo</w:t>
      </w:r>
      <w:r>
        <w:rPr>
          <w:sz w:val="24"/>
          <w:lang w:val="en-US"/>
        </w:rPr>
        <w:t xml:space="preserve">.                  </w:t>
      </w:r>
      <w:r>
        <w:rPr>
          <w:sz w:val="24"/>
        </w:rPr>
        <w:t xml:space="preserve">Ты можешь пойти со мной. </w:t>
      </w:r>
    </w:p>
    <w:p>
      <w:pPr>
        <w:pStyle w:val="Normal1"/>
        <w:spacing w:lineRule="auto" w:line="240"/>
        <w:ind w:firstLine="284" w:end="0"/>
        <w:rPr/>
      </w:pPr>
      <w:r>
        <w:rPr>
          <w:sz w:val="24"/>
          <w:lang w:val="en-US"/>
        </w:rPr>
        <w:t xml:space="preserve">Voy a hablar </w:t>
      </w:r>
      <w:r>
        <w:rPr>
          <w:i/>
          <w:iCs/>
          <w:sz w:val="24"/>
          <w:lang w:val="en-US"/>
        </w:rPr>
        <w:t>contigo</w:t>
      </w:r>
      <w:r>
        <w:rPr>
          <w:sz w:val="24"/>
          <w:lang w:val="en-US"/>
        </w:rPr>
        <w:t xml:space="preserve">.              </w:t>
      </w:r>
      <w:r>
        <w:rPr>
          <w:sz w:val="24"/>
        </w:rPr>
        <w:t>Я с тобой поговорю.</w:t>
      </w:r>
    </w:p>
    <w:p>
      <w:pPr>
        <w:pStyle w:val="FR5"/>
        <w:jc w:val="both"/>
        <w:rPr>
          <w:rFonts w:ascii="Times New Roman" w:hAnsi="Times New Roman" w:cs="Times New Roman"/>
          <w:sz w:val="24"/>
        </w:rPr>
      </w:pPr>
      <w:r>
        <w:rPr>
          <w:rFonts w:cs="Times New Roman" w:ascii="Times New Roman" w:hAnsi="Times New Roman"/>
          <w:sz w:val="24"/>
        </w:rPr>
      </w:r>
    </w:p>
    <w:p>
      <w:pPr>
        <w:pStyle w:val="Normal1"/>
        <w:spacing w:lineRule="auto" w:line="240"/>
        <w:ind w:firstLine="284" w:end="0"/>
        <w:rPr/>
      </w:pPr>
      <w:r>
        <w:rPr>
          <w:sz w:val="24"/>
        </w:rPr>
        <w:t xml:space="preserve">С остальными личными местоимениями предлог </w:t>
      </w:r>
      <w:r>
        <w:rPr>
          <w:b/>
          <w:sz w:val="24"/>
          <w:lang w:val="en-US"/>
        </w:rPr>
        <w:t>con</w:t>
      </w:r>
      <w:r>
        <w:rPr>
          <w:sz w:val="24"/>
        </w:rPr>
        <w:t xml:space="preserve"> образует обычные формы:</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Voy </w:t>
      </w:r>
      <w:r>
        <w:rPr>
          <w:i/>
          <w:iCs/>
          <w:sz w:val="24"/>
          <w:lang w:val="en-US"/>
        </w:rPr>
        <w:t>con él.</w:t>
      </w:r>
      <w:r>
        <w:rPr>
          <w:sz w:val="24"/>
          <w:lang w:val="en-US"/>
        </w:rPr>
        <w:t xml:space="preserve">                                      </w:t>
      </w:r>
      <w:r>
        <w:rPr>
          <w:sz w:val="24"/>
        </w:rPr>
        <w:t xml:space="preserve">Я иду с ним. </w:t>
      </w:r>
    </w:p>
    <w:p>
      <w:pPr>
        <w:pStyle w:val="Normal1"/>
        <w:spacing w:lineRule="auto" w:line="240"/>
        <w:ind w:firstLine="284" w:end="0"/>
        <w:rPr/>
      </w:pPr>
      <w:r>
        <w:rPr>
          <w:sz w:val="24"/>
          <w:lang w:val="en-US"/>
        </w:rPr>
        <w:t xml:space="preserve">Hablo </w:t>
      </w:r>
      <w:r>
        <w:rPr>
          <w:i/>
          <w:iCs/>
          <w:sz w:val="24"/>
          <w:lang w:val="en-US"/>
        </w:rPr>
        <w:t>con ella</w:t>
      </w:r>
      <w:r>
        <w:rPr>
          <w:sz w:val="24"/>
          <w:lang w:val="en-US"/>
        </w:rPr>
        <w:t xml:space="preserve">.                                </w:t>
      </w:r>
      <w:r>
        <w:rPr>
          <w:sz w:val="24"/>
        </w:rPr>
        <w:t xml:space="preserve">Я говорю с ней. </w:t>
      </w:r>
    </w:p>
    <w:p>
      <w:pPr>
        <w:pStyle w:val="Normal1"/>
        <w:spacing w:lineRule="auto" w:line="240"/>
        <w:ind w:firstLine="284" w:end="0"/>
        <w:rPr/>
      </w:pPr>
      <w:r>
        <w:rPr>
          <w:sz w:val="24"/>
        </w:rPr>
        <w:t xml:space="preserve"> </w:t>
      </w:r>
      <w:r>
        <w:rPr>
          <w:sz w:val="24"/>
          <w:lang w:val="en-US"/>
        </w:rPr>
        <w:t xml:space="preserve">Están discutiendo </w:t>
      </w:r>
      <w:r>
        <w:rPr>
          <w:i/>
          <w:iCs/>
          <w:sz w:val="24"/>
          <w:lang w:val="en-US"/>
        </w:rPr>
        <w:t>con nosotros.</w:t>
      </w:r>
      <w:r>
        <w:rPr>
          <w:sz w:val="24"/>
          <w:lang w:val="en-US"/>
        </w:rPr>
        <w:t xml:space="preserve">      </w:t>
      </w:r>
      <w:r>
        <w:rPr>
          <w:sz w:val="24"/>
        </w:rPr>
        <w:t>Они спорят с нами.</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Однако,  если для третьего лица действие имеет возвратный характер, употребляется форма </w:t>
      </w:r>
      <w:r>
        <w:rPr>
          <w:b/>
          <w:sz w:val="24"/>
          <w:lang w:val="en-US"/>
        </w:rPr>
        <w:t>consigo</w:t>
      </w:r>
      <w:r>
        <w:rPr>
          <w:sz w:val="24"/>
        </w:rPr>
        <w:t xml:space="preserve"> (см. </w:t>
      </w:r>
      <w:r>
        <w:rPr>
          <w:sz w:val="24"/>
          <w:lang w:val="en-US"/>
        </w:rPr>
        <w:t>§ 32):</w:t>
      </w:r>
    </w:p>
    <w:p>
      <w:pPr>
        <w:pStyle w:val="Normal1"/>
        <w:spacing w:lineRule="auto" w:line="240"/>
        <w:ind w:firstLine="284" w:end="0"/>
        <w:rPr/>
      </w:pPr>
      <w:r>
        <w:rPr>
          <w:sz w:val="24"/>
          <w:lang w:val="en-US"/>
        </w:rPr>
        <w:t xml:space="preserve">Juan lleva </w:t>
      </w:r>
      <w:r>
        <w:rPr>
          <w:i/>
          <w:iCs/>
          <w:sz w:val="24"/>
          <w:lang w:val="en-US"/>
        </w:rPr>
        <w:t>consigo</w:t>
      </w:r>
      <w:r>
        <w:rPr>
          <w:sz w:val="24"/>
          <w:lang w:val="en-US"/>
        </w:rPr>
        <w:t xml:space="preserve"> una maleta.       </w:t>
      </w:r>
      <w:r>
        <w:rPr>
          <w:sz w:val="24"/>
        </w:rPr>
        <w:t xml:space="preserve">Хуан несет с собой чемодан.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Предложная форма употребляется и с другими предлогами: </w:t>
      </w:r>
      <w:r>
        <w:rPr>
          <w:b/>
          <w:sz w:val="24"/>
          <w:lang w:val="en-US"/>
        </w:rPr>
        <w:t>en</w:t>
      </w:r>
      <w:r>
        <w:rPr>
          <w:b/>
          <w:sz w:val="24"/>
        </w:rPr>
        <w:t xml:space="preserve">, </w:t>
      </w:r>
      <w:r>
        <w:rPr>
          <w:b/>
          <w:sz w:val="24"/>
          <w:lang w:val="en-US"/>
        </w:rPr>
        <w:t>ante</w:t>
      </w:r>
      <w:r>
        <w:rPr>
          <w:b/>
          <w:sz w:val="24"/>
        </w:rPr>
        <w:t xml:space="preserve">,  </w:t>
      </w:r>
      <w:r>
        <w:rPr>
          <w:b/>
          <w:sz w:val="24"/>
          <w:lang w:val="en-US"/>
        </w:rPr>
        <w:t>hacia</w:t>
      </w:r>
      <w:r>
        <w:rPr>
          <w:b/>
          <w:sz w:val="24"/>
        </w:rPr>
        <w:t>, ро</w:t>
      </w:r>
      <w:r>
        <w:rPr>
          <w:b/>
          <w:sz w:val="24"/>
          <w:lang w:val="en-US"/>
        </w:rPr>
        <w:t>r</w:t>
      </w:r>
      <w:r>
        <w:rPr>
          <w:sz w:val="24"/>
        </w:rPr>
        <w:t xml:space="preserve"> и т.п. В этом случае она может соответствовать различным (кроме именительного) падежам русского языка:</w:t>
      </w:r>
    </w:p>
    <w:p>
      <w:pPr>
        <w:pStyle w:val="Normal1"/>
        <w:spacing w:lineRule="auto" w:line="240"/>
        <w:ind w:firstLine="284" w:end="0"/>
        <w:rPr/>
      </w:pPr>
      <w:r>
        <w:rPr>
          <w:sz w:val="24"/>
          <w:lang w:val="en-US"/>
        </w:rPr>
        <w:t xml:space="preserve">Pienso </w:t>
      </w:r>
      <w:r>
        <w:rPr>
          <w:i/>
          <w:iCs/>
          <w:sz w:val="24"/>
        </w:rPr>
        <w:t>е</w:t>
      </w:r>
      <w:r>
        <w:rPr>
          <w:i/>
          <w:iCs/>
          <w:sz w:val="24"/>
          <w:lang w:val="en-US"/>
        </w:rPr>
        <w:t>n tí.</w:t>
      </w:r>
      <w:r>
        <w:rPr>
          <w:sz w:val="24"/>
          <w:lang w:val="en-US"/>
        </w:rPr>
        <w:t xml:space="preserve">                                        </w:t>
      </w:r>
      <w:r>
        <w:rPr>
          <w:sz w:val="24"/>
        </w:rPr>
        <w:t>Я думаю о тебе.</w:t>
      </w:r>
    </w:p>
    <w:p>
      <w:pPr>
        <w:pStyle w:val="Normal1"/>
        <w:spacing w:lineRule="auto" w:line="240"/>
        <w:ind w:firstLine="284" w:end="0"/>
        <w:rPr/>
      </w:pPr>
      <w:r>
        <w:rPr>
          <w:i/>
          <w:iCs/>
          <w:sz w:val="24"/>
          <w:lang w:val="en-US"/>
        </w:rPr>
        <w:t>Ante nosotros</w:t>
      </w:r>
      <w:r>
        <w:rPr>
          <w:sz w:val="24"/>
          <w:lang w:val="en-US"/>
        </w:rPr>
        <w:t xml:space="preserve"> se extiende el valle.     </w:t>
      </w:r>
      <w:r>
        <w:rPr>
          <w:sz w:val="24"/>
        </w:rPr>
        <w:t>Перед нами простирается долина.</w:t>
      </w:r>
    </w:p>
    <w:p>
      <w:pPr>
        <w:pStyle w:val="Normal1"/>
        <w:spacing w:lineRule="auto" w:line="240"/>
        <w:ind w:firstLine="284" w:end="0"/>
        <w:rPr/>
      </w:pPr>
      <w:r>
        <w:rPr>
          <w:sz w:val="24"/>
          <w:lang w:val="en-US"/>
        </w:rPr>
        <w:t xml:space="preserve">Voy </w:t>
      </w:r>
      <w:r>
        <w:rPr>
          <w:i/>
          <w:iCs/>
          <w:sz w:val="24"/>
          <w:lang w:val="en-US"/>
        </w:rPr>
        <w:t>hasia  el</w:t>
      </w:r>
      <w:r>
        <w:rPr>
          <w:sz w:val="24"/>
          <w:lang w:val="en-US"/>
        </w:rPr>
        <w:t xml:space="preserve">.                                     </w:t>
      </w:r>
      <w:r>
        <w:rPr>
          <w:sz w:val="24"/>
        </w:rPr>
        <w:t>Я иду к нему.</w:t>
      </w:r>
    </w:p>
    <w:p>
      <w:pPr>
        <w:pStyle w:val="Normal1"/>
        <w:spacing w:lineRule="auto" w:line="240"/>
        <w:ind w:firstLine="284" w:end="0"/>
        <w:rPr>
          <w:sz w:val="24"/>
        </w:rPr>
      </w:pPr>
      <w:r>
        <w:rPr>
          <w:sz w:val="24"/>
        </w:rPr>
        <w:t xml:space="preserve"> </w:t>
      </w:r>
    </w:p>
    <w:p>
      <w:pPr>
        <w:pStyle w:val="Normal1"/>
        <w:spacing w:lineRule="auto" w:line="240"/>
        <w:ind w:firstLine="284" w:end="0"/>
        <w:rPr/>
      </w:pPr>
      <w:r>
        <w:rPr>
          <w:i/>
          <w:sz w:val="22"/>
        </w:rPr>
        <w:t>Примечание.</w:t>
      </w:r>
      <w:r>
        <w:rPr>
          <w:sz w:val="22"/>
        </w:rPr>
        <w:t xml:space="preserve"> Следует запомнить, что с предлогами </w:t>
      </w:r>
      <w:r>
        <w:rPr>
          <w:b/>
          <w:sz w:val="22"/>
          <w:lang w:val="en-US"/>
        </w:rPr>
        <w:t>seg</w:t>
      </w:r>
      <w:r>
        <w:rPr>
          <w:b/>
          <w:sz w:val="22"/>
        </w:rPr>
        <w:t>ú</w:t>
      </w:r>
      <w:r>
        <w:rPr>
          <w:b/>
          <w:sz w:val="22"/>
          <w:lang w:val="en-US"/>
        </w:rPr>
        <w:t>n</w:t>
      </w:r>
      <w:r>
        <w:rPr>
          <w:sz w:val="22"/>
        </w:rPr>
        <w:t xml:space="preserve"> и </w:t>
      </w:r>
      <w:r>
        <w:rPr>
          <w:b/>
          <w:sz w:val="22"/>
          <w:lang w:val="en-US"/>
        </w:rPr>
        <w:t>entre</w:t>
      </w:r>
      <w:r>
        <w:rPr>
          <w:sz w:val="22"/>
        </w:rPr>
        <w:t xml:space="preserve"> употребляются исходные формы личных местоимении 1 -го и 2-го лица единственного числа, а не предложные:</w:t>
      </w:r>
    </w:p>
    <w:p>
      <w:pPr>
        <w:pStyle w:val="Normal1"/>
        <w:spacing w:lineRule="auto" w:line="240"/>
        <w:ind w:firstLine="284" w:end="0"/>
        <w:rPr/>
      </w:pPr>
      <w:r>
        <w:rPr>
          <w:sz w:val="22"/>
          <w:lang w:val="en-US"/>
        </w:rPr>
        <w:t xml:space="preserve">Pepita se sentará </w:t>
      </w:r>
      <w:r>
        <w:rPr>
          <w:b/>
          <w:bCs/>
          <w:sz w:val="22"/>
          <w:lang w:val="en-US"/>
        </w:rPr>
        <w:t>entre</w:t>
      </w:r>
      <w:r>
        <w:rPr>
          <w:sz w:val="22"/>
          <w:lang w:val="en-US"/>
        </w:rPr>
        <w:t xml:space="preserve"> </w:t>
      </w:r>
      <w:r>
        <w:rPr>
          <w:i/>
          <w:iCs/>
          <w:sz w:val="22"/>
          <w:lang w:val="en-US"/>
        </w:rPr>
        <w:t xml:space="preserve">tú </w:t>
      </w:r>
      <w:r>
        <w:rPr>
          <w:i/>
          <w:iCs/>
          <w:sz w:val="22"/>
        </w:rPr>
        <w:t>у</w:t>
      </w:r>
      <w:r>
        <w:rPr>
          <w:i/>
          <w:iCs/>
          <w:sz w:val="22"/>
          <w:lang w:val="en-US"/>
        </w:rPr>
        <w:t xml:space="preserve"> </w:t>
      </w:r>
      <w:r>
        <w:rPr>
          <w:i/>
          <w:iCs/>
          <w:sz w:val="22"/>
        </w:rPr>
        <w:t>уо</w:t>
      </w:r>
      <w:r>
        <w:rPr>
          <w:sz w:val="22"/>
          <w:lang w:val="en-US"/>
        </w:rPr>
        <w:t xml:space="preserve">.             </w:t>
      </w:r>
      <w:r>
        <w:rPr>
          <w:sz w:val="22"/>
        </w:rPr>
        <w:t>Пепита сядет между тобой и мною.</w:t>
      </w:r>
    </w:p>
    <w:p>
      <w:pPr>
        <w:pStyle w:val="Normal1"/>
        <w:spacing w:lineRule="auto" w:line="240"/>
        <w:ind w:firstLine="284" w:end="0"/>
        <w:rPr/>
      </w:pPr>
      <w:r>
        <w:rPr>
          <w:b/>
          <w:bCs/>
          <w:sz w:val="22"/>
          <w:lang w:val="en-US"/>
        </w:rPr>
        <w:t>Según</w:t>
      </w:r>
      <w:r>
        <w:rPr>
          <w:sz w:val="22"/>
          <w:lang w:val="en-US"/>
        </w:rPr>
        <w:t xml:space="preserve"> </w:t>
      </w:r>
      <w:r>
        <w:rPr>
          <w:i/>
          <w:iCs/>
          <w:sz w:val="22"/>
          <w:lang w:val="en-US"/>
        </w:rPr>
        <w:t>tú</w:t>
      </w:r>
      <w:r>
        <w:rPr>
          <w:sz w:val="22"/>
          <w:lang w:val="en-US"/>
        </w:rPr>
        <w:t xml:space="preserve"> esto es mentira.                      </w:t>
      </w:r>
      <w:r>
        <w:rPr>
          <w:sz w:val="22"/>
        </w:rPr>
        <w:t>По-твоему (дословно: по тебе), это ложь.</w:t>
      </w:r>
    </w:p>
    <w:p>
      <w:pPr>
        <w:pStyle w:val="Normal1"/>
        <w:spacing w:lineRule="auto" w:line="240"/>
        <w:ind w:firstLine="284" w:end="0"/>
        <w:rPr>
          <w:sz w:val="24"/>
        </w:rPr>
      </w:pPr>
      <w:r>
        <w:rPr>
          <w:sz w:val="24"/>
        </w:rPr>
      </w:r>
    </w:p>
    <w:p>
      <w:pPr>
        <w:pStyle w:val="Heading3"/>
        <w:ind w:hanging="0" w:start="0"/>
        <w:rPr/>
      </w:pPr>
      <w:bookmarkStart w:id="43" w:name="__RefHeading___Toc1886033"/>
      <w:bookmarkEnd w:id="43"/>
      <w:r>
        <w:rPr/>
        <w:t>§ 32. Возвратные местоимения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Собственно возвратных местоимений в испанском языке только два: </w:t>
      </w:r>
      <w:r>
        <w:rPr>
          <w:b/>
          <w:sz w:val="24"/>
          <w:lang w:val="en-US"/>
        </w:rPr>
        <w:t>se</w:t>
      </w:r>
      <w:r>
        <w:rPr>
          <w:sz w:val="24"/>
        </w:rPr>
        <w:t xml:space="preserve"> и </w:t>
      </w:r>
      <w:r>
        <w:rPr>
          <w:b/>
          <w:sz w:val="24"/>
          <w:lang w:val="en-US"/>
        </w:rPr>
        <w:t>s</w:t>
      </w:r>
      <w:r>
        <w:rPr>
          <w:b/>
          <w:sz w:val="24"/>
        </w:rPr>
        <w:t>í</w:t>
      </w:r>
      <w:r>
        <w:rPr>
          <w:sz w:val="24"/>
        </w:rPr>
        <w:t>. Это местоимения третьего лица единственного и мно</w:t>
        <w:softHyphen/>
        <w:t>жественного числа. Первое из них является беспредложной возвратной формой, а второе употребляется только с предлогом.</w:t>
      </w:r>
    </w:p>
    <w:p>
      <w:pPr>
        <w:pStyle w:val="Normal1"/>
        <w:spacing w:lineRule="auto" w:line="240"/>
        <w:ind w:firstLine="284" w:end="0"/>
        <w:rPr/>
      </w:pPr>
      <w:r>
        <w:rPr>
          <w:sz w:val="24"/>
        </w:rPr>
        <w:t xml:space="preserve">Возвратное неударенное местоимение </w:t>
      </w:r>
      <w:r>
        <w:rPr>
          <w:b/>
          <w:sz w:val="24"/>
        </w:rPr>
        <w:t>se</w:t>
      </w:r>
      <w:r>
        <w:rPr>
          <w:sz w:val="24"/>
        </w:rPr>
        <w:t xml:space="preserve"> обычно употребляется с возвратными или, как чаще их называют, местоименными глаголами:</w:t>
      </w:r>
    </w:p>
    <w:p>
      <w:pPr>
        <w:pStyle w:val="Normal1"/>
        <w:spacing w:lineRule="auto" w:line="240"/>
        <w:ind w:firstLine="284" w:end="0"/>
        <w:rPr>
          <w:sz w:val="24"/>
        </w:rPr>
      </w:pPr>
      <w:r>
        <w:rPr>
          <w:sz w:val="24"/>
        </w:rPr>
      </w:r>
    </w:p>
    <w:tbl>
      <w:tblPr>
        <w:tblW w:w="9016" w:type="dxa"/>
        <w:jc w:val="start"/>
        <w:tblInd w:w="306" w:type="dxa"/>
        <w:tblLayout w:type="fixed"/>
        <w:tblCellMar>
          <w:top w:w="0" w:type="dxa"/>
          <w:start w:w="108" w:type="dxa"/>
          <w:bottom w:w="0" w:type="dxa"/>
          <w:end w:w="108" w:type="dxa"/>
        </w:tblCellMar>
      </w:tblPr>
      <w:tblGrid>
        <w:gridCol w:w="2070"/>
        <w:gridCol w:w="2740"/>
        <w:gridCol w:w="1938"/>
        <w:gridCol w:w="2268"/>
      </w:tblGrid>
      <w:tr>
        <w:trPr>
          <w:trHeight w:val="1124" w:hRule="atLeast"/>
        </w:trPr>
        <w:tc>
          <w:tcPr>
            <w:tcW w:w="2070" w:type="dxa"/>
            <w:tcBorders/>
          </w:tcPr>
          <w:p>
            <w:pPr>
              <w:pStyle w:val="Normal1"/>
              <w:spacing w:lineRule="auto" w:line="240"/>
              <w:ind w:firstLine="284" w:end="0"/>
              <w:rPr/>
            </w:pPr>
            <w:r>
              <w:rPr>
                <w:sz w:val="24"/>
                <w:lang w:val="en-US"/>
              </w:rPr>
              <w:t xml:space="preserve">él </w:t>
            </w:r>
            <w:r>
              <w:rPr>
                <w:i/>
                <w:iCs/>
                <w:sz w:val="24"/>
                <w:lang w:val="en-US"/>
              </w:rPr>
              <w:t>se</w:t>
            </w:r>
            <w:r>
              <w:rPr>
                <w:sz w:val="24"/>
                <w:lang w:val="en-US"/>
              </w:rPr>
              <w:t xml:space="preserve"> lava</w:t>
            </w:r>
          </w:p>
          <w:p>
            <w:pPr>
              <w:pStyle w:val="Normal1"/>
              <w:spacing w:lineRule="auto" w:line="240"/>
              <w:ind w:firstLine="284" w:end="0"/>
              <w:rPr/>
            </w:pPr>
            <w:r>
              <w:rPr>
                <w:sz w:val="24"/>
                <w:lang w:val="en-US"/>
              </w:rPr>
              <w:t xml:space="preserve">ella </w:t>
            </w:r>
            <w:r>
              <w:rPr>
                <w:i/>
                <w:iCs/>
                <w:sz w:val="24"/>
                <w:lang w:val="en-US"/>
              </w:rPr>
              <w:t>se</w:t>
            </w:r>
            <w:r>
              <w:rPr>
                <w:sz w:val="24"/>
                <w:lang w:val="en-US"/>
              </w:rPr>
              <w:t xml:space="preserve"> lava</w:t>
            </w:r>
          </w:p>
          <w:p>
            <w:pPr>
              <w:pStyle w:val="Normal1"/>
              <w:spacing w:lineRule="auto" w:line="240"/>
              <w:rPr/>
            </w:pPr>
            <w:r>
              <w:rPr>
                <w:sz w:val="24"/>
                <w:lang w:val="en-US"/>
              </w:rPr>
              <w:t xml:space="preserve">    </w:t>
            </w:r>
            <w:r>
              <w:rPr>
                <w:sz w:val="24"/>
                <w:lang w:val="en-US"/>
              </w:rPr>
              <w:t xml:space="preserve">usted </w:t>
            </w:r>
            <w:r>
              <w:rPr>
                <w:i/>
                <w:iCs/>
                <w:sz w:val="24"/>
                <w:lang w:val="en-US"/>
              </w:rPr>
              <w:t>se</w:t>
            </w:r>
            <w:r>
              <w:rPr>
                <w:sz w:val="24"/>
                <w:lang w:val="en-US"/>
              </w:rPr>
              <w:t xml:space="preserve"> lava</w:t>
            </w:r>
          </w:p>
          <w:p>
            <w:pPr>
              <w:pStyle w:val="Normal1"/>
              <w:spacing w:lineRule="auto" w:line="240"/>
              <w:ind w:firstLine="284" w:end="0"/>
              <w:rPr>
                <w:sz w:val="24"/>
                <w:lang w:val="en-US"/>
              </w:rPr>
            </w:pPr>
            <w:r>
              <w:rPr>
                <w:sz w:val="24"/>
                <w:lang w:val="en-US"/>
              </w:rPr>
            </w:r>
          </w:p>
          <w:p>
            <w:pPr>
              <w:pStyle w:val="Normal1"/>
              <w:rPr>
                <w:sz w:val="24"/>
                <w:lang w:val="en-US"/>
              </w:rPr>
            </w:pPr>
            <w:r>
              <w:rPr>
                <w:sz w:val="24"/>
                <w:lang w:val="en-US"/>
              </w:rPr>
            </w:r>
          </w:p>
        </w:tc>
        <w:tc>
          <w:tcPr>
            <w:tcW w:w="2740" w:type="dxa"/>
            <w:tcBorders/>
          </w:tcPr>
          <w:p>
            <w:pPr>
              <w:pStyle w:val="Normal1"/>
              <w:spacing w:lineRule="auto" w:line="240"/>
              <w:rPr/>
            </w:pPr>
            <w:r>
              <w:rPr>
                <w:sz w:val="24"/>
              </w:rPr>
              <w:t xml:space="preserve">— </w:t>
            </w:r>
            <w:r>
              <w:rPr>
                <w:sz w:val="24"/>
              </w:rPr>
              <w:t xml:space="preserve">он моется         </w:t>
            </w:r>
          </w:p>
          <w:p>
            <w:pPr>
              <w:pStyle w:val="Normal1"/>
              <w:spacing w:lineRule="auto" w:line="240"/>
              <w:rPr>
                <w:sz w:val="24"/>
              </w:rPr>
            </w:pPr>
            <w:r>
              <w:rPr>
                <w:sz w:val="24"/>
              </w:rPr>
              <w:t xml:space="preserve">— </w:t>
            </w:r>
            <w:r>
              <w:rPr>
                <w:sz w:val="24"/>
              </w:rPr>
              <w:t xml:space="preserve">она моется        </w:t>
            </w:r>
          </w:p>
          <w:p>
            <w:pPr>
              <w:pStyle w:val="Normal1"/>
              <w:spacing w:lineRule="auto" w:line="240"/>
              <w:rPr>
                <w:sz w:val="24"/>
              </w:rPr>
            </w:pPr>
            <w:r>
              <w:rPr>
                <w:sz w:val="24"/>
              </w:rPr>
              <w:t xml:space="preserve">— </w:t>
            </w:r>
            <w:r>
              <w:rPr>
                <w:sz w:val="24"/>
              </w:rPr>
              <w:t xml:space="preserve">вы моетесь       </w:t>
            </w:r>
          </w:p>
          <w:p>
            <w:pPr>
              <w:pStyle w:val="Normal1"/>
              <w:spacing w:lineRule="auto" w:line="240"/>
              <w:rPr>
                <w:sz w:val="24"/>
              </w:rPr>
            </w:pPr>
            <w:r>
              <w:rPr>
                <w:sz w:val="24"/>
              </w:rPr>
            </w:r>
          </w:p>
        </w:tc>
        <w:tc>
          <w:tcPr>
            <w:tcW w:w="1938" w:type="dxa"/>
            <w:tcBorders/>
          </w:tcPr>
          <w:p>
            <w:pPr>
              <w:pStyle w:val="Normal1"/>
              <w:spacing w:lineRule="auto" w:line="240"/>
              <w:rPr/>
            </w:pPr>
            <w:r>
              <w:rPr>
                <w:sz w:val="24"/>
                <w:lang w:val="en-US"/>
              </w:rPr>
              <w:t xml:space="preserve">ellos </w:t>
            </w:r>
            <w:r>
              <w:rPr>
                <w:i/>
                <w:iCs/>
                <w:sz w:val="24"/>
                <w:lang w:val="en-US"/>
              </w:rPr>
              <w:t>se</w:t>
            </w:r>
            <w:r>
              <w:rPr>
                <w:sz w:val="24"/>
                <w:lang w:val="en-US"/>
              </w:rPr>
              <w:t xml:space="preserve"> lavan</w:t>
            </w:r>
          </w:p>
          <w:p>
            <w:pPr>
              <w:pStyle w:val="Normal"/>
              <w:rPr>
                <w:sz w:val="24"/>
                <w:lang w:val="en-US"/>
              </w:rPr>
            </w:pPr>
            <w:r>
              <w:rPr>
                <w:sz w:val="24"/>
                <w:lang w:val="en-US"/>
              </w:rPr>
              <w:t xml:space="preserve">ellas </w:t>
            </w:r>
            <w:r>
              <w:rPr>
                <w:i/>
                <w:iCs/>
                <w:sz w:val="24"/>
                <w:lang w:val="en-US"/>
              </w:rPr>
              <w:t>se</w:t>
            </w:r>
            <w:r>
              <w:rPr>
                <w:sz w:val="24"/>
                <w:lang w:val="en-US"/>
              </w:rPr>
              <w:t xml:space="preserve"> lavan</w:t>
            </w:r>
          </w:p>
          <w:p>
            <w:pPr>
              <w:pStyle w:val="Normal"/>
              <w:rPr>
                <w:sz w:val="24"/>
                <w:lang w:val="en-US"/>
              </w:rPr>
            </w:pPr>
            <w:r>
              <w:rPr>
                <w:sz w:val="24"/>
                <w:lang w:val="en-US"/>
              </w:rPr>
              <w:t xml:space="preserve">ustedes </w:t>
            </w:r>
            <w:r>
              <w:rPr>
                <w:i/>
                <w:iCs/>
                <w:sz w:val="24"/>
                <w:lang w:val="en-US"/>
              </w:rPr>
              <w:t>se</w:t>
            </w:r>
            <w:r>
              <w:rPr>
                <w:sz w:val="24"/>
                <w:lang w:val="en-US"/>
              </w:rPr>
              <w:t xml:space="preserve"> lavan</w:t>
            </w:r>
          </w:p>
          <w:p>
            <w:pPr>
              <w:pStyle w:val="Normal"/>
              <w:rPr>
                <w:sz w:val="24"/>
                <w:lang w:val="en-US"/>
              </w:rPr>
            </w:pPr>
            <w:r>
              <w:rPr>
                <w:sz w:val="24"/>
                <w:lang w:val="en-US"/>
              </w:rPr>
            </w:r>
          </w:p>
          <w:p>
            <w:pPr>
              <w:pStyle w:val="Normal"/>
              <w:rPr>
                <w:sz w:val="24"/>
                <w:lang w:val="en-US"/>
              </w:rPr>
            </w:pPr>
            <w:r>
              <w:rPr>
                <w:sz w:val="24"/>
                <w:lang w:val="en-US"/>
              </w:rPr>
            </w:r>
          </w:p>
          <w:p>
            <w:pPr>
              <w:pStyle w:val="Normal1"/>
              <w:rPr>
                <w:sz w:val="24"/>
                <w:lang w:val="en-US"/>
              </w:rPr>
            </w:pPr>
            <w:r>
              <w:rPr>
                <w:sz w:val="24"/>
                <w:lang w:val="en-US"/>
              </w:rPr>
            </w:r>
          </w:p>
        </w:tc>
        <w:tc>
          <w:tcPr>
            <w:tcW w:w="2268" w:type="dxa"/>
            <w:tcBorders/>
          </w:tcPr>
          <w:p>
            <w:pPr>
              <w:pStyle w:val="Normal"/>
              <w:rPr>
                <w:sz w:val="24"/>
              </w:rPr>
            </w:pPr>
            <w:r>
              <w:rPr>
                <w:sz w:val="24"/>
              </w:rPr>
              <w:t xml:space="preserve">— </w:t>
            </w:r>
            <w:r>
              <w:rPr>
                <w:sz w:val="24"/>
              </w:rPr>
              <w:t>они моются</w:t>
            </w:r>
          </w:p>
          <w:p>
            <w:pPr>
              <w:pStyle w:val="Normal"/>
              <w:rPr>
                <w:sz w:val="24"/>
              </w:rPr>
            </w:pPr>
            <w:r>
              <w:rPr>
                <w:sz w:val="24"/>
              </w:rPr>
              <w:t xml:space="preserve">— </w:t>
            </w:r>
            <w:r>
              <w:rPr>
                <w:sz w:val="24"/>
              </w:rPr>
              <w:t>они моются</w:t>
            </w:r>
          </w:p>
          <w:p>
            <w:pPr>
              <w:pStyle w:val="Normal1"/>
              <w:spacing w:lineRule="auto" w:line="240"/>
              <w:rPr>
                <w:sz w:val="24"/>
              </w:rPr>
            </w:pPr>
            <w:r>
              <w:rPr>
                <w:sz w:val="24"/>
              </w:rPr>
              <w:t xml:space="preserve">— </w:t>
            </w:r>
            <w:r>
              <w:rPr>
                <w:sz w:val="24"/>
              </w:rPr>
              <w:t>вы моетесь</w:t>
            </w:r>
          </w:p>
          <w:p>
            <w:pPr>
              <w:pStyle w:val="Normal"/>
              <w:rPr>
                <w:sz w:val="24"/>
              </w:rPr>
            </w:pPr>
            <w:r>
              <w:rPr>
                <w:sz w:val="24"/>
              </w:rPr>
            </w:r>
          </w:p>
          <w:p>
            <w:pPr>
              <w:pStyle w:val="Normal"/>
              <w:rPr>
                <w:sz w:val="24"/>
              </w:rPr>
            </w:pPr>
            <w:r>
              <w:rPr>
                <w:sz w:val="24"/>
              </w:rPr>
            </w:r>
          </w:p>
          <w:p>
            <w:pPr>
              <w:pStyle w:val="Normal1"/>
              <w:rPr>
                <w:sz w:val="24"/>
              </w:rPr>
            </w:pPr>
            <w:r>
              <w:rPr>
                <w:sz w:val="24"/>
              </w:rPr>
            </w:r>
          </w:p>
        </w:tc>
      </w:tr>
    </w:tbl>
    <w:p>
      <w:pPr>
        <w:pStyle w:val="Normal1"/>
        <w:spacing w:lineRule="auto" w:line="240"/>
        <w:ind w:firstLine="284" w:end="0"/>
        <w:rPr/>
      </w:pPr>
      <w:r>
        <w:rPr>
          <w:i/>
          <w:sz w:val="22"/>
        </w:rPr>
        <w:t>Примечание</w:t>
      </w:r>
      <w:r>
        <w:rPr>
          <w:sz w:val="22"/>
        </w:rPr>
        <w:t>. В остальных лицах для передачи возвратных значений использу</w:t>
        <w:softHyphen/>
        <w:t>ются неударенные формы личных местоимений в функции дополнения:</w:t>
      </w:r>
    </w:p>
    <w:p>
      <w:pPr>
        <w:pStyle w:val="Normal1"/>
        <w:spacing w:lineRule="auto" w:line="240"/>
        <w:ind w:firstLine="284" w:end="0"/>
        <w:rPr/>
      </w:pPr>
      <w:r>
        <w:rPr>
          <w:sz w:val="22"/>
          <w:lang w:val="en-US"/>
        </w:rPr>
        <w:t>me</w:t>
      </w:r>
      <w:r>
        <w:rPr>
          <w:sz w:val="22"/>
        </w:rPr>
        <w:t xml:space="preserve"> </w:t>
      </w:r>
      <w:r>
        <w:rPr>
          <w:sz w:val="22"/>
          <w:lang w:val="en-US"/>
        </w:rPr>
        <w:t>lavo</w:t>
      </w:r>
      <w:r>
        <w:rPr>
          <w:sz w:val="22"/>
        </w:rPr>
        <w:t xml:space="preserve">   — я моюсь            </w:t>
      </w:r>
      <w:r>
        <w:rPr>
          <w:sz w:val="22"/>
          <w:lang w:val="en-US"/>
        </w:rPr>
        <w:t>nos</w:t>
      </w:r>
      <w:r>
        <w:rPr>
          <w:sz w:val="22"/>
        </w:rPr>
        <w:t xml:space="preserve"> </w:t>
      </w:r>
      <w:r>
        <w:rPr>
          <w:sz w:val="22"/>
          <w:lang w:val="en-US"/>
        </w:rPr>
        <w:t>lavamos</w:t>
      </w:r>
      <w:r>
        <w:rPr>
          <w:sz w:val="22"/>
        </w:rPr>
        <w:t xml:space="preserve"> — мы моемся </w:t>
      </w:r>
    </w:p>
    <w:p>
      <w:pPr>
        <w:pStyle w:val="Normal1"/>
        <w:spacing w:lineRule="auto" w:line="240"/>
        <w:ind w:firstLine="284" w:end="0"/>
        <w:rPr/>
      </w:pPr>
      <w:r>
        <w:rPr>
          <w:sz w:val="22"/>
          <w:lang w:val="en-US"/>
        </w:rPr>
        <w:t>te</w:t>
      </w:r>
      <w:r>
        <w:rPr>
          <w:sz w:val="22"/>
        </w:rPr>
        <w:t xml:space="preserve"> </w:t>
      </w:r>
      <w:r>
        <w:rPr>
          <w:sz w:val="22"/>
          <w:lang w:val="en-US"/>
        </w:rPr>
        <w:t>lavas</w:t>
      </w:r>
      <w:r>
        <w:rPr>
          <w:sz w:val="22"/>
        </w:rPr>
        <w:t xml:space="preserve">   — ты моешься      </w:t>
      </w:r>
      <w:r>
        <w:rPr>
          <w:sz w:val="22"/>
          <w:lang w:val="en-US"/>
        </w:rPr>
        <w:t>os</w:t>
      </w:r>
      <w:r>
        <w:rPr>
          <w:sz w:val="22"/>
        </w:rPr>
        <w:t xml:space="preserve"> </w:t>
      </w:r>
      <w:r>
        <w:rPr>
          <w:sz w:val="22"/>
          <w:lang w:val="en-US"/>
        </w:rPr>
        <w:t>lavais</w:t>
      </w:r>
      <w:r>
        <w:rPr>
          <w:sz w:val="22"/>
        </w:rPr>
        <w:t xml:space="preserve">       — вы моетесь</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Ударенное местоимение </w:t>
      </w:r>
      <w:r>
        <w:rPr>
          <w:b/>
          <w:sz w:val="24"/>
        </w:rPr>
        <w:t xml:space="preserve">sí </w:t>
      </w:r>
      <w:r>
        <w:rPr>
          <w:sz w:val="24"/>
        </w:rPr>
        <w:t>употребляется с различными предло</w:t>
        <w:softHyphen/>
        <w:t xml:space="preserve">гами:                                                       '                                                                                                        </w:t>
      </w:r>
    </w:p>
    <w:p>
      <w:pPr>
        <w:pStyle w:val="Normal1"/>
        <w:spacing w:lineRule="auto" w:line="240"/>
        <w:ind w:firstLine="284" w:start="567" w:end="0"/>
        <w:rPr>
          <w:sz w:val="24"/>
        </w:rPr>
      </w:pPr>
      <w:r>
        <w:rPr>
          <w:sz w:val="24"/>
        </w:rPr>
      </w:r>
    </w:p>
    <w:tbl>
      <w:tblPr>
        <w:tblW w:w="7767" w:type="dxa"/>
        <w:jc w:val="start"/>
        <w:tblInd w:w="846" w:type="dxa"/>
        <w:tblLayout w:type="fixed"/>
        <w:tblCellMar>
          <w:top w:w="0" w:type="dxa"/>
          <w:start w:w="108" w:type="dxa"/>
          <w:bottom w:w="0" w:type="dxa"/>
          <w:end w:w="108" w:type="dxa"/>
        </w:tblCellMar>
      </w:tblPr>
      <w:tblGrid>
        <w:gridCol w:w="1545"/>
        <w:gridCol w:w="2253"/>
        <w:gridCol w:w="1418"/>
        <w:gridCol w:w="2551"/>
      </w:tblGrid>
      <w:tr>
        <w:trPr>
          <w:trHeight w:val="825" w:hRule="atLeast"/>
        </w:trPr>
        <w:tc>
          <w:tcPr>
            <w:tcW w:w="1545" w:type="dxa"/>
            <w:tcBorders/>
          </w:tcPr>
          <w:p>
            <w:pPr>
              <w:pStyle w:val="Normal1"/>
              <w:spacing w:lineRule="auto" w:line="240"/>
              <w:rPr>
                <w:sz w:val="24"/>
                <w:lang w:val="en-US"/>
              </w:rPr>
            </w:pPr>
            <w:r>
              <w:rPr>
                <w:sz w:val="24"/>
                <w:lang w:val="en-US"/>
              </w:rPr>
              <w:t>a sí</w:t>
            </w:r>
          </w:p>
          <w:p>
            <w:pPr>
              <w:pStyle w:val="Normal1"/>
              <w:spacing w:lineRule="auto" w:line="240"/>
              <w:rPr>
                <w:sz w:val="24"/>
                <w:lang w:val="en-US"/>
              </w:rPr>
            </w:pPr>
            <w:r>
              <w:rPr>
                <w:sz w:val="24"/>
                <w:lang w:val="en-US"/>
              </w:rPr>
              <w:t>de sí</w:t>
            </w:r>
          </w:p>
          <w:p>
            <w:pPr>
              <w:pStyle w:val="Normal1"/>
              <w:rPr>
                <w:sz w:val="24"/>
                <w:lang w:val="en-US"/>
              </w:rPr>
            </w:pPr>
            <w:r>
              <w:rPr>
                <w:sz w:val="24"/>
                <w:lang w:val="en-US"/>
              </w:rPr>
            </w:r>
          </w:p>
        </w:tc>
        <w:tc>
          <w:tcPr>
            <w:tcW w:w="2253" w:type="dxa"/>
            <w:tcBorders/>
          </w:tcPr>
          <w:p>
            <w:pPr>
              <w:pStyle w:val="Normal1"/>
              <w:spacing w:lineRule="auto" w:line="240"/>
              <w:rPr>
                <w:sz w:val="24"/>
              </w:rPr>
            </w:pPr>
            <w:r>
              <w:rPr>
                <w:sz w:val="24"/>
              </w:rPr>
              <w:t xml:space="preserve">— </w:t>
            </w:r>
            <w:r>
              <w:rPr>
                <w:sz w:val="24"/>
              </w:rPr>
              <w:t>себе, себя</w:t>
            </w:r>
          </w:p>
          <w:p>
            <w:pPr>
              <w:pStyle w:val="Normal1"/>
              <w:spacing w:lineRule="auto" w:line="240"/>
              <w:rPr>
                <w:sz w:val="24"/>
              </w:rPr>
            </w:pPr>
            <w:r>
              <w:rPr>
                <w:sz w:val="24"/>
              </w:rPr>
              <w:t xml:space="preserve">— </w:t>
            </w:r>
            <w:r>
              <w:rPr>
                <w:sz w:val="24"/>
              </w:rPr>
              <w:t>от себя</w:t>
            </w:r>
          </w:p>
          <w:p>
            <w:pPr>
              <w:pStyle w:val="Normal1"/>
              <w:rPr>
                <w:sz w:val="24"/>
              </w:rPr>
            </w:pPr>
            <w:r>
              <w:rPr>
                <w:sz w:val="24"/>
              </w:rPr>
            </w:r>
          </w:p>
        </w:tc>
        <w:tc>
          <w:tcPr>
            <w:tcW w:w="1418" w:type="dxa"/>
            <w:tcBorders/>
          </w:tcPr>
          <w:p>
            <w:pPr>
              <w:pStyle w:val="Normal1"/>
              <w:spacing w:lineRule="auto" w:line="240"/>
              <w:rPr>
                <w:sz w:val="24"/>
                <w:lang w:val="en-US"/>
              </w:rPr>
            </w:pPr>
            <w:r>
              <w:rPr>
                <w:sz w:val="24"/>
                <w:lang w:val="en-US"/>
              </w:rPr>
              <w:t>para sí</w:t>
            </w:r>
          </w:p>
          <w:p>
            <w:pPr>
              <w:pStyle w:val="Normal1"/>
              <w:spacing w:lineRule="auto" w:line="240"/>
              <w:rPr>
                <w:sz w:val="24"/>
                <w:lang w:val="en-US"/>
              </w:rPr>
            </w:pPr>
            <w:r>
              <w:rPr>
                <w:sz w:val="24"/>
                <w:lang w:val="en-US"/>
              </w:rPr>
              <w:t>en sí</w:t>
            </w:r>
          </w:p>
          <w:p>
            <w:pPr>
              <w:pStyle w:val="Normal1"/>
              <w:rPr>
                <w:sz w:val="24"/>
                <w:lang w:val="en-US"/>
              </w:rPr>
            </w:pPr>
            <w:r>
              <w:rPr>
                <w:sz w:val="24"/>
                <w:lang w:val="en-US"/>
              </w:rPr>
            </w:r>
          </w:p>
        </w:tc>
        <w:tc>
          <w:tcPr>
            <w:tcW w:w="2551" w:type="dxa"/>
            <w:tcBorders/>
          </w:tcPr>
          <w:p>
            <w:pPr>
              <w:pStyle w:val="Normal1"/>
              <w:spacing w:lineRule="auto" w:line="240"/>
              <w:rPr>
                <w:sz w:val="24"/>
              </w:rPr>
            </w:pPr>
            <w:r>
              <w:rPr>
                <w:sz w:val="24"/>
              </w:rPr>
              <w:t xml:space="preserve">— </w:t>
            </w:r>
            <w:r>
              <w:rPr>
                <w:sz w:val="24"/>
              </w:rPr>
              <w:t xml:space="preserve">для себя </w:t>
            </w:r>
          </w:p>
          <w:p>
            <w:pPr>
              <w:pStyle w:val="Normal1"/>
              <w:spacing w:lineRule="auto" w:line="240"/>
              <w:rPr>
                <w:sz w:val="24"/>
              </w:rPr>
            </w:pPr>
            <w:r>
              <w:rPr>
                <w:sz w:val="24"/>
              </w:rPr>
              <w:t xml:space="preserve">— </w:t>
            </w:r>
            <w:r>
              <w:rPr>
                <w:sz w:val="24"/>
              </w:rPr>
              <w:t>в себя, в себе</w:t>
            </w:r>
          </w:p>
          <w:p>
            <w:pPr>
              <w:pStyle w:val="Normal1"/>
              <w:rPr>
                <w:sz w:val="24"/>
              </w:rPr>
            </w:pPr>
            <w:r>
              <w:rPr>
                <w:sz w:val="24"/>
              </w:rPr>
            </w:r>
          </w:p>
        </w:tc>
      </w:tr>
    </w:tbl>
    <w:p>
      <w:pPr>
        <w:pStyle w:val="Normal1"/>
        <w:spacing w:lineRule="auto" w:line="240"/>
        <w:ind w:firstLine="284" w:end="0"/>
        <w:rPr/>
      </w:pPr>
      <w:r>
        <w:rPr>
          <w:sz w:val="24"/>
          <w:lang w:val="en-US"/>
        </w:rPr>
        <w:t xml:space="preserve">Este joven hace todo </w:t>
      </w:r>
      <w:r>
        <w:rPr>
          <w:i/>
          <w:sz w:val="24"/>
          <w:lang w:val="en-US"/>
        </w:rPr>
        <w:t>para si</w:t>
      </w:r>
      <w:r>
        <w:rPr>
          <w:sz w:val="24"/>
          <w:lang w:val="en-US"/>
        </w:rPr>
        <w:t xml:space="preserve"> mism</w:t>
      </w:r>
      <w:r>
        <w:rPr>
          <w:sz w:val="24"/>
        </w:rPr>
        <w:t>о</w:t>
      </w:r>
      <w:r>
        <w:rPr>
          <w:sz w:val="24"/>
          <w:lang w:val="en-US"/>
        </w:rPr>
        <w:t xml:space="preserve">.      </w:t>
      </w:r>
      <w:r>
        <w:rPr>
          <w:sz w:val="24"/>
        </w:rPr>
        <w:t xml:space="preserve">Этот юноша сам делает все для себя. </w:t>
      </w:r>
    </w:p>
    <w:p>
      <w:pPr>
        <w:pStyle w:val="Normal1"/>
        <w:spacing w:lineRule="auto" w:line="240"/>
        <w:ind w:firstLine="284" w:end="0"/>
        <w:rPr/>
      </w:pPr>
      <w:r>
        <w:rPr>
          <w:sz w:val="24"/>
          <w:lang w:val="en-US"/>
        </w:rPr>
        <w:t xml:space="preserve">Nicolás volvió </w:t>
      </w:r>
      <w:r>
        <w:rPr>
          <w:i/>
          <w:iCs/>
          <w:sz w:val="24"/>
          <w:lang w:val="en-US"/>
        </w:rPr>
        <w:t>en si.</w:t>
      </w:r>
      <w:r>
        <w:rPr>
          <w:sz w:val="24"/>
          <w:lang w:val="en-US"/>
        </w:rPr>
        <w:t xml:space="preserve">                               </w:t>
      </w:r>
      <w:r>
        <w:rPr>
          <w:sz w:val="24"/>
        </w:rPr>
        <w:t>Николаc пришел в себя.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С предлогом </w:t>
      </w:r>
      <w:r>
        <w:rPr>
          <w:b/>
          <w:sz w:val="24"/>
          <w:lang w:val="en-US"/>
        </w:rPr>
        <w:t>con</w:t>
      </w:r>
      <w:r>
        <w:rPr>
          <w:sz w:val="24"/>
        </w:rPr>
        <w:t xml:space="preserve"> образуется особая форма — </w:t>
      </w:r>
      <w:r>
        <w:rPr>
          <w:b/>
          <w:sz w:val="24"/>
          <w:lang w:val="en-US"/>
        </w:rPr>
        <w:t>consigo</w:t>
      </w:r>
      <w:r>
        <w:rPr>
          <w:sz w:val="24"/>
        </w:rPr>
        <w:t xml:space="preserve"> ('с собой'):</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Pedro me lleva </w:t>
      </w:r>
      <w:r>
        <w:rPr>
          <w:i/>
          <w:sz w:val="24"/>
          <w:lang w:val="en-US"/>
        </w:rPr>
        <w:t>consigo</w:t>
      </w:r>
      <w:r>
        <w:rPr>
          <w:sz w:val="24"/>
          <w:lang w:val="en-US"/>
        </w:rPr>
        <w:t xml:space="preserve">.                         </w:t>
      </w:r>
      <w:r>
        <w:rPr>
          <w:sz w:val="24"/>
        </w:rPr>
        <w:t>Педро берег меня с собой.</w:t>
      </w:r>
    </w:p>
    <w:p>
      <w:pPr>
        <w:pStyle w:val="Normal1"/>
        <w:spacing w:lineRule="auto" w:line="240"/>
        <w:ind w:firstLine="284" w:end="0"/>
        <w:rPr>
          <w:sz w:val="24"/>
        </w:rPr>
      </w:pPr>
      <w:r>
        <w:rPr>
          <w:sz w:val="24"/>
        </w:rPr>
      </w:r>
    </w:p>
    <w:p>
      <w:pPr>
        <w:pStyle w:val="Heading3"/>
        <w:ind w:hanging="0" w:start="0"/>
        <w:rPr/>
      </w:pPr>
      <w:bookmarkStart w:id="44" w:name="__RefHeading___Toc1886034"/>
      <w:bookmarkEnd w:id="44"/>
      <w:r>
        <w:rPr/>
        <w:t>§ 33. Значения возвратного местоимения se</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Возвратное местоимение </w:t>
      </w:r>
      <w:r>
        <w:rPr>
          <w:b/>
          <w:bCs/>
          <w:sz w:val="24"/>
        </w:rPr>
        <w:t>se</w:t>
      </w:r>
      <w:r>
        <w:rPr>
          <w:sz w:val="24"/>
        </w:rPr>
        <w:t xml:space="preserve"> многозначно, однако чаще всего оно употребляется в  </w:t>
      </w:r>
      <w:r>
        <w:rPr>
          <w:spacing w:val="20"/>
          <w:sz w:val="24"/>
        </w:rPr>
        <w:t>шести</w:t>
      </w:r>
      <w:r>
        <w:rPr>
          <w:sz w:val="24"/>
        </w:rPr>
        <w:t xml:space="preserve">  значениях:</w:t>
      </w:r>
    </w:p>
    <w:p>
      <w:pPr>
        <w:pStyle w:val="Normal1"/>
        <w:spacing w:lineRule="auto" w:line="240"/>
        <w:ind w:firstLine="284" w:end="0"/>
        <w:rPr/>
      </w:pPr>
      <w:r>
        <w:rPr>
          <w:sz w:val="24"/>
        </w:rPr>
        <w:t xml:space="preserve">1. </w:t>
      </w:r>
      <w:r>
        <w:rPr>
          <w:spacing w:val="20"/>
          <w:sz w:val="24"/>
        </w:rPr>
        <w:t>Собственно возвратном</w:t>
      </w:r>
      <w:r>
        <w:rPr>
          <w:sz w:val="24"/>
        </w:rPr>
        <w:t>. В этом случае оно указыва</w:t>
        <w:softHyphen/>
        <w:t>ет на действие, направленное на сам субъект действия:</w:t>
      </w:r>
    </w:p>
    <w:p>
      <w:pPr>
        <w:pStyle w:val="Normal1"/>
        <w:spacing w:lineRule="auto" w:line="240"/>
        <w:ind w:firstLine="284" w:end="0"/>
        <w:rPr/>
      </w:pPr>
      <w:r>
        <w:rPr>
          <w:sz w:val="24"/>
          <w:lang w:val="en-US"/>
        </w:rPr>
        <w:t xml:space="preserve">Miguel </w:t>
      </w:r>
      <w:r>
        <w:rPr>
          <w:i/>
          <w:iCs/>
          <w:sz w:val="24"/>
          <w:lang w:val="en-US"/>
        </w:rPr>
        <w:t>se</w:t>
      </w:r>
      <w:r>
        <w:rPr>
          <w:sz w:val="24"/>
          <w:lang w:val="en-US"/>
        </w:rPr>
        <w:t xml:space="preserve"> peina.                                  </w:t>
      </w:r>
      <w:r>
        <w:rPr>
          <w:sz w:val="24"/>
        </w:rPr>
        <w:t xml:space="preserve">Мигель причесывается. </w:t>
      </w:r>
    </w:p>
    <w:p>
      <w:pPr>
        <w:pStyle w:val="Normal1"/>
        <w:spacing w:lineRule="auto" w:line="240"/>
        <w:ind w:firstLine="284" w:end="0"/>
        <w:rPr/>
      </w:pPr>
      <w:r>
        <w:rPr>
          <w:sz w:val="24"/>
          <w:lang w:val="en-US"/>
        </w:rPr>
        <w:t>Antonio</w:t>
      </w:r>
      <w:r>
        <w:rPr>
          <w:sz w:val="24"/>
        </w:rPr>
        <w:t xml:space="preserve"> у </w:t>
      </w:r>
      <w:r>
        <w:rPr>
          <w:sz w:val="24"/>
          <w:lang w:val="en-US"/>
        </w:rPr>
        <w:t>Pedro</w:t>
      </w:r>
      <w:r>
        <w:rPr>
          <w:sz w:val="24"/>
        </w:rPr>
        <w:t xml:space="preserve"> </w:t>
      </w:r>
      <w:r>
        <w:rPr>
          <w:sz w:val="24"/>
          <w:lang w:val="en-US"/>
        </w:rPr>
        <w:t>se</w:t>
      </w:r>
      <w:r>
        <w:rPr>
          <w:sz w:val="24"/>
        </w:rPr>
        <w:t xml:space="preserve"> </w:t>
      </w:r>
      <w:r>
        <w:rPr>
          <w:sz w:val="24"/>
          <w:lang w:val="en-US"/>
        </w:rPr>
        <w:t>ba</w:t>
      </w:r>
      <w:r>
        <w:rPr>
          <w:sz w:val="24"/>
        </w:rPr>
        <w:t>ñ</w:t>
      </w:r>
      <w:r>
        <w:rPr>
          <w:sz w:val="24"/>
          <w:lang w:val="en-US"/>
        </w:rPr>
        <w:t>an</w:t>
      </w:r>
      <w:r>
        <w:rPr>
          <w:sz w:val="24"/>
        </w:rPr>
        <w:t xml:space="preserve">.                  Антонио и Педро купаются. </w:t>
      </w:r>
    </w:p>
    <w:p>
      <w:pPr>
        <w:pStyle w:val="Normal1"/>
        <w:spacing w:lineRule="auto" w:line="240"/>
        <w:ind w:firstLine="284" w:end="0"/>
        <w:rPr/>
      </w:pPr>
      <w:r>
        <w:rPr>
          <w:sz w:val="24"/>
          <w:lang w:val="en-US"/>
        </w:rPr>
        <w:t>No hay que desanimar</w:t>
      </w:r>
      <w:r>
        <w:rPr>
          <w:i/>
          <w:iCs/>
          <w:sz w:val="24"/>
          <w:lang w:val="en-US"/>
        </w:rPr>
        <w:t>se</w:t>
      </w:r>
      <w:r>
        <w:rPr>
          <w:sz w:val="24"/>
          <w:lang w:val="en-US"/>
        </w:rPr>
        <w:t>, Vicente.      He</w:t>
      </w:r>
      <w:r>
        <w:rPr>
          <w:sz w:val="24"/>
        </w:rPr>
        <w:t xml:space="preserve"> нужно отчаиваться (падать духом), Висенте.</w:t>
      </w:r>
    </w:p>
    <w:p>
      <w:pPr>
        <w:pStyle w:val="Normal1"/>
        <w:spacing w:lineRule="auto" w:line="240"/>
        <w:ind w:firstLine="709" w:end="0"/>
        <w:rPr/>
      </w:pPr>
      <w:r>
        <w:rPr>
          <w:sz w:val="24"/>
        </w:rPr>
        <w:t>(</w:t>
      </w:r>
      <w:r>
        <w:rPr>
          <w:sz w:val="24"/>
          <w:lang w:val="en-US"/>
        </w:rPr>
        <w:t>R</w:t>
      </w:r>
      <w:r>
        <w:rPr>
          <w:sz w:val="24"/>
        </w:rPr>
        <w:t xml:space="preserve">. </w:t>
      </w:r>
      <w:r>
        <w:rPr>
          <w:sz w:val="24"/>
          <w:lang w:val="en-US"/>
        </w:rPr>
        <w:t>Meza</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2. </w:t>
      </w:r>
      <w:r>
        <w:rPr>
          <w:spacing w:val="20"/>
          <w:sz w:val="24"/>
        </w:rPr>
        <w:t>Взаимном.</w:t>
      </w:r>
      <w:r>
        <w:rPr>
          <w:sz w:val="24"/>
        </w:rPr>
        <w:t xml:space="preserve"> Местоимение указывает на то, что действие происходит между двумя или более деятелями, каждый из которых испытывает это действие на себе:</w:t>
      </w:r>
    </w:p>
    <w:p>
      <w:pPr>
        <w:pStyle w:val="Normal1"/>
        <w:spacing w:lineRule="auto" w:line="240"/>
        <w:ind w:firstLine="284" w:end="0"/>
        <w:rPr/>
      </w:pPr>
      <w:r>
        <w:rPr>
          <w:sz w:val="24"/>
          <w:lang w:val="en-US"/>
        </w:rPr>
        <w:t>Unos</w:t>
      </w:r>
      <w:r>
        <w:rPr>
          <w:sz w:val="24"/>
        </w:rPr>
        <w:t xml:space="preserve"> </w:t>
      </w:r>
      <w:r>
        <w:rPr>
          <w:sz w:val="24"/>
          <w:lang w:val="en-US"/>
        </w:rPr>
        <w:t>minutos</w:t>
      </w:r>
      <w:r>
        <w:rPr>
          <w:sz w:val="24"/>
        </w:rPr>
        <w:t xml:space="preserve"> </w:t>
      </w:r>
      <w:r>
        <w:rPr>
          <w:sz w:val="24"/>
          <w:lang w:val="en-US"/>
        </w:rPr>
        <w:t>despu</w:t>
      </w:r>
      <w:r>
        <w:rPr>
          <w:sz w:val="24"/>
        </w:rPr>
        <w:t>é</w:t>
      </w:r>
      <w:r>
        <w:rPr>
          <w:sz w:val="24"/>
          <w:lang w:val="en-US"/>
        </w:rPr>
        <w:t>s</w:t>
      </w:r>
      <w:r>
        <w:rPr>
          <w:sz w:val="24"/>
        </w:rPr>
        <w:t xml:space="preserve"> </w:t>
      </w:r>
      <w:r>
        <w:rPr>
          <w:sz w:val="24"/>
          <w:lang w:val="en-US"/>
        </w:rPr>
        <w:t>todos</w:t>
      </w:r>
      <w:r>
        <w:rPr>
          <w:sz w:val="24"/>
        </w:rPr>
        <w:t xml:space="preserve"> </w:t>
      </w:r>
      <w:r>
        <w:rPr>
          <w:sz w:val="24"/>
          <w:lang w:val="en-US"/>
        </w:rPr>
        <w:t>los</w:t>
      </w:r>
      <w:r>
        <w:rPr>
          <w:sz w:val="24"/>
        </w:rPr>
        <w:t xml:space="preserve"> </w:t>
      </w:r>
      <w:r>
        <w:rPr>
          <w:sz w:val="24"/>
          <w:lang w:val="en-US"/>
        </w:rPr>
        <w:t>invitados</w:t>
      </w:r>
      <w:r>
        <w:rPr>
          <w:sz w:val="24"/>
        </w:rPr>
        <w:t xml:space="preserve">       Через несколько минут все приглашенные</w:t>
      </w:r>
    </w:p>
    <w:p>
      <w:pPr>
        <w:pStyle w:val="Normal1"/>
        <w:spacing w:lineRule="auto" w:line="240"/>
        <w:ind w:firstLine="709" w:end="0"/>
        <w:rPr/>
      </w:pPr>
      <w:r>
        <w:rPr>
          <w:i/>
          <w:iCs/>
          <w:sz w:val="24"/>
          <w:lang w:val="en-US"/>
        </w:rPr>
        <w:t>se</w:t>
      </w:r>
      <w:r>
        <w:rPr>
          <w:sz w:val="24"/>
        </w:rPr>
        <w:t xml:space="preserve"> </w:t>
      </w:r>
      <w:r>
        <w:rPr>
          <w:sz w:val="24"/>
          <w:lang w:val="en-US"/>
        </w:rPr>
        <w:t>conocieron</w:t>
      </w:r>
      <w:r>
        <w:rPr>
          <w:sz w:val="24"/>
        </w:rPr>
        <w:t>.                                                     познакомились друг с другом.</w:t>
      </w:r>
    </w:p>
    <w:p>
      <w:pPr>
        <w:pStyle w:val="Normal1"/>
        <w:spacing w:lineRule="auto" w:line="240"/>
        <w:ind w:firstLine="284" w:end="0"/>
        <w:rPr/>
      </w:pPr>
      <w:r>
        <w:rPr>
          <w:sz w:val="24"/>
          <w:lang w:val="en-US"/>
        </w:rPr>
        <w:t>Los</w:t>
      </w:r>
      <w:r>
        <w:rPr>
          <w:sz w:val="24"/>
        </w:rPr>
        <w:t xml:space="preserve"> </w:t>
      </w:r>
      <w:r>
        <w:rPr>
          <w:sz w:val="24"/>
          <w:lang w:val="en-US"/>
        </w:rPr>
        <w:t>cuerpos</w:t>
      </w:r>
      <w:r>
        <w:rPr>
          <w:sz w:val="24"/>
        </w:rPr>
        <w:t xml:space="preserve"> </w:t>
      </w:r>
      <w:r>
        <w:rPr>
          <w:sz w:val="24"/>
          <w:lang w:val="en-US"/>
        </w:rPr>
        <w:t>con</w:t>
      </w:r>
      <w:r>
        <w:rPr>
          <w:sz w:val="24"/>
        </w:rPr>
        <w:t xml:space="preserve"> </w:t>
      </w:r>
      <w:r>
        <w:rPr>
          <w:sz w:val="24"/>
          <w:lang w:val="en-US"/>
        </w:rPr>
        <w:t>electricidades</w:t>
      </w:r>
      <w:r>
        <w:rPr>
          <w:sz w:val="24"/>
        </w:rPr>
        <w:t xml:space="preserve"> </w:t>
      </w:r>
      <w:r>
        <w:rPr>
          <w:sz w:val="24"/>
          <w:lang w:val="en-US"/>
        </w:rPr>
        <w:t>de</w:t>
      </w:r>
      <w:r>
        <w:rPr>
          <w:sz w:val="24"/>
        </w:rPr>
        <w:t xml:space="preserve">                    Тела с разноименными электрическими</w:t>
      </w:r>
    </w:p>
    <w:p>
      <w:pPr>
        <w:pStyle w:val="Normal1"/>
        <w:spacing w:lineRule="auto" w:line="240"/>
        <w:ind w:firstLine="709" w:end="0"/>
        <w:rPr/>
      </w:pPr>
      <w:r>
        <w:rPr>
          <w:sz w:val="24"/>
          <w:lang w:val="en-US"/>
        </w:rPr>
        <w:t xml:space="preserve">distinto nombre </w:t>
      </w:r>
      <w:r>
        <w:rPr>
          <w:i/>
          <w:iCs/>
          <w:sz w:val="24"/>
          <w:lang w:val="en-US"/>
        </w:rPr>
        <w:t>se</w:t>
      </w:r>
      <w:r>
        <w:rPr>
          <w:sz w:val="24"/>
          <w:lang w:val="en-US"/>
        </w:rPr>
        <w:t xml:space="preserve"> atraen.                                     </w:t>
      </w:r>
      <w:r>
        <w:rPr>
          <w:sz w:val="24"/>
        </w:rPr>
        <w:t>зарядами притяги</w:t>
        <w:softHyphen/>
        <w:t>ваются (друг к другу).</w:t>
      </w:r>
    </w:p>
    <w:p>
      <w:pPr>
        <w:pStyle w:val="Normal1"/>
        <w:spacing w:lineRule="auto" w:line="240"/>
        <w:ind w:firstLine="284" w:end="0"/>
        <w:rPr/>
      </w:pPr>
      <w:r>
        <w:rPr>
          <w:sz w:val="24"/>
          <w:lang w:val="en-US"/>
        </w:rPr>
        <w:t xml:space="preserve">Calixto </w:t>
      </w:r>
      <w:r>
        <w:rPr>
          <w:sz w:val="24"/>
        </w:rPr>
        <w:t>у</w:t>
      </w:r>
      <w:r>
        <w:rPr>
          <w:sz w:val="24"/>
          <w:lang w:val="en-US"/>
        </w:rPr>
        <w:t xml:space="preserve"> Melibea </w:t>
      </w:r>
      <w:r>
        <w:rPr>
          <w:i/>
          <w:iCs/>
          <w:sz w:val="24"/>
          <w:lang w:val="en-US"/>
        </w:rPr>
        <w:t>se</w:t>
      </w:r>
      <w:r>
        <w:rPr>
          <w:sz w:val="24"/>
          <w:lang w:val="en-US"/>
        </w:rPr>
        <w:t xml:space="preserve"> casaron.                           </w:t>
      </w:r>
      <w:r>
        <w:rPr>
          <w:sz w:val="24"/>
        </w:rPr>
        <w:t xml:space="preserve">Калисто и Мелибеа поженились. </w:t>
      </w:r>
    </w:p>
    <w:p>
      <w:pPr>
        <w:pStyle w:val="Normal1"/>
        <w:spacing w:lineRule="auto" w:line="240"/>
        <w:ind w:firstLine="709" w:end="0"/>
        <w:rPr/>
      </w:pPr>
      <w:r>
        <w:rPr>
          <w:sz w:val="24"/>
        </w:rPr>
        <w:t>(</w:t>
      </w:r>
      <w:r>
        <w:rPr>
          <w:sz w:val="24"/>
          <w:lang w:val="en-US"/>
        </w:rPr>
        <w:t>Azorín</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3. </w:t>
      </w:r>
      <w:r>
        <w:rPr>
          <w:spacing w:val="20"/>
          <w:sz w:val="24"/>
        </w:rPr>
        <w:t>Пассивном</w:t>
      </w:r>
      <w:r>
        <w:rPr>
          <w:sz w:val="24"/>
        </w:rPr>
        <w:t xml:space="preserve">. В этом случае с помощью местоимения </w:t>
      </w:r>
      <w:r>
        <w:rPr>
          <w:b/>
          <w:sz w:val="24"/>
        </w:rPr>
        <w:t>se</w:t>
      </w:r>
      <w:r>
        <w:rPr>
          <w:sz w:val="24"/>
        </w:rPr>
        <w:t xml:space="preserve"> об</w:t>
        <w:softHyphen/>
        <w:t>разуется одна из форм пассивного залога:</w:t>
      </w:r>
    </w:p>
    <w:p>
      <w:pPr>
        <w:pStyle w:val="Normal1"/>
        <w:spacing w:lineRule="auto" w:line="240"/>
        <w:ind w:firstLine="284" w:end="0"/>
        <w:rPr/>
      </w:pPr>
      <w:r>
        <w:rPr>
          <w:sz w:val="24"/>
        </w:rPr>
        <w:t xml:space="preserve"> </w:t>
      </w:r>
      <w:r>
        <w:rPr>
          <w:i/>
          <w:iCs/>
          <w:sz w:val="24"/>
          <w:lang w:val="en-US"/>
        </w:rPr>
        <w:t>Se</w:t>
      </w:r>
      <w:r>
        <w:rPr>
          <w:sz w:val="24"/>
          <w:lang w:val="en-US"/>
        </w:rPr>
        <w:t xml:space="preserve"> construyen casas nuevas.              </w:t>
      </w:r>
      <w:r>
        <w:rPr>
          <w:sz w:val="24"/>
        </w:rPr>
        <w:t>Строятся новые дома.</w:t>
      </w:r>
    </w:p>
    <w:p>
      <w:pPr>
        <w:pStyle w:val="Normal1"/>
        <w:spacing w:lineRule="auto" w:line="240"/>
        <w:ind w:firstLine="284" w:end="0"/>
        <w:rPr/>
      </w:pPr>
      <w:r>
        <w:rPr>
          <w:i/>
          <w:iCs/>
          <w:sz w:val="24"/>
          <w:lang w:val="en-US"/>
        </w:rPr>
        <w:t>Se</w:t>
      </w:r>
      <w:r>
        <w:rPr>
          <w:sz w:val="24"/>
          <w:lang w:val="en-US"/>
        </w:rPr>
        <w:t xml:space="preserve"> prepara la comida para todos.        </w:t>
      </w:r>
      <w:r>
        <w:rPr>
          <w:sz w:val="24"/>
        </w:rPr>
        <w:t>Oбед (еда) приготовляется для всех.</w:t>
      </w:r>
    </w:p>
    <w:p>
      <w:pPr>
        <w:pStyle w:val="Normal1"/>
        <w:spacing w:lineRule="auto" w:line="240"/>
        <w:ind w:firstLine="284" w:end="0"/>
        <w:rPr/>
      </w:pPr>
      <w:r>
        <w:rPr>
          <w:i/>
          <w:iCs/>
          <w:sz w:val="24"/>
          <w:lang w:val="en-US"/>
        </w:rPr>
        <w:t>Se</w:t>
      </w:r>
      <w:r>
        <w:rPr>
          <w:sz w:val="24"/>
        </w:rPr>
        <w:t xml:space="preserve"> </w:t>
      </w:r>
      <w:r>
        <w:rPr>
          <w:sz w:val="24"/>
          <w:lang w:val="en-US"/>
        </w:rPr>
        <w:t>repitieron</w:t>
      </w:r>
      <w:r>
        <w:rPr>
          <w:sz w:val="24"/>
        </w:rPr>
        <w:t xml:space="preserve"> </w:t>
      </w:r>
      <w:r>
        <w:rPr>
          <w:sz w:val="24"/>
          <w:lang w:val="en-US"/>
        </w:rPr>
        <w:t>los</w:t>
      </w:r>
      <w:r>
        <w:rPr>
          <w:sz w:val="24"/>
        </w:rPr>
        <w:t xml:space="preserve"> </w:t>
      </w:r>
      <w:r>
        <w:rPr>
          <w:sz w:val="24"/>
          <w:lang w:val="en-US"/>
        </w:rPr>
        <w:t>pu</w:t>
      </w:r>
      <w:r>
        <w:rPr>
          <w:sz w:val="24"/>
        </w:rPr>
        <w:t>ñ</w:t>
      </w:r>
      <w:r>
        <w:rPr>
          <w:sz w:val="24"/>
          <w:lang w:val="en-US"/>
        </w:rPr>
        <w:t>etazos</w:t>
      </w:r>
      <w:r>
        <w:rPr>
          <w:sz w:val="24"/>
        </w:rPr>
        <w:t xml:space="preserve"> </w:t>
      </w:r>
      <w:r>
        <w:rPr>
          <w:sz w:val="24"/>
          <w:lang w:val="en-US"/>
        </w:rPr>
        <w:t>en</w:t>
      </w:r>
      <w:r>
        <w:rPr>
          <w:sz w:val="24"/>
        </w:rPr>
        <w:t xml:space="preserve"> </w:t>
      </w:r>
      <w:r>
        <w:rPr>
          <w:sz w:val="24"/>
          <w:lang w:val="en-US"/>
        </w:rPr>
        <w:t>la</w:t>
      </w:r>
      <w:r>
        <w:rPr>
          <w:sz w:val="24"/>
        </w:rPr>
        <w:t xml:space="preserve">        Удары кулаком по столу повторились.</w:t>
      </w:r>
    </w:p>
    <w:p>
      <w:pPr>
        <w:pStyle w:val="Normal1"/>
        <w:spacing w:lineRule="auto" w:line="240"/>
        <w:ind w:firstLine="709" w:end="0"/>
        <w:rPr/>
      </w:pPr>
      <w:r>
        <w:rPr>
          <w:sz w:val="24"/>
          <w:lang w:val="en-US"/>
        </w:rPr>
        <w:t>mesa. (P</w:t>
      </w:r>
      <w:r>
        <w:rPr>
          <w:lang w:val="en-US"/>
        </w:rPr>
        <w:t>ÉREZ</w:t>
      </w:r>
      <w:r>
        <w:rPr>
          <w:sz w:val="24"/>
          <w:lang w:val="en-US"/>
        </w:rPr>
        <w:t xml:space="preserve"> G</w:t>
      </w:r>
      <w:r>
        <w:rPr>
          <w:lang w:val="en-US"/>
        </w:rPr>
        <w:t>ALDOS</w:t>
      </w:r>
      <w:r>
        <w:rPr>
          <w:sz w:val="24"/>
          <w:lang w:val="en-US"/>
        </w:rPr>
        <w:t xml:space="preserve">)              </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4. </w:t>
      </w:r>
      <w:r>
        <w:rPr>
          <w:spacing w:val="20"/>
          <w:sz w:val="24"/>
        </w:rPr>
        <w:t>Неопределенно-личном</w:t>
      </w:r>
      <w:r>
        <w:rPr>
          <w:sz w:val="24"/>
        </w:rPr>
        <w:t xml:space="preserve">. Это значение присуще местоимению </w:t>
      </w:r>
      <w:r>
        <w:rPr>
          <w:b/>
          <w:sz w:val="24"/>
        </w:rPr>
        <w:t>se</w:t>
      </w:r>
      <w:r>
        <w:rPr>
          <w:sz w:val="24"/>
        </w:rPr>
        <w:t xml:space="preserve"> в выражениях типа:</w:t>
      </w:r>
    </w:p>
    <w:p>
      <w:pPr>
        <w:pStyle w:val="Normal1"/>
        <w:spacing w:lineRule="auto" w:line="240"/>
        <w:ind w:firstLine="284" w:end="0"/>
        <w:rPr/>
      </w:pPr>
      <w:r>
        <w:rPr>
          <w:sz w:val="24"/>
          <w:lang w:val="en-US"/>
        </w:rPr>
        <w:t xml:space="preserve">En la canción </w:t>
      </w:r>
      <w:r>
        <w:rPr>
          <w:i/>
          <w:iCs/>
          <w:sz w:val="24"/>
          <w:lang w:val="en-US"/>
        </w:rPr>
        <w:t>se canta</w:t>
      </w:r>
      <w:r>
        <w:rPr>
          <w:sz w:val="24"/>
          <w:lang w:val="en-US"/>
        </w:rPr>
        <w:t xml:space="preserve"> a Mexico.                  </w:t>
      </w:r>
      <w:r>
        <w:rPr>
          <w:sz w:val="24"/>
        </w:rPr>
        <w:t xml:space="preserve">В песне поется о Мексике. </w:t>
      </w:r>
    </w:p>
    <w:p>
      <w:pPr>
        <w:pStyle w:val="Normal1"/>
        <w:spacing w:lineRule="auto" w:line="240"/>
        <w:ind w:firstLine="284" w:end="0"/>
        <w:rPr/>
      </w:pPr>
      <w:r>
        <w:rPr>
          <w:sz w:val="24"/>
          <w:lang w:val="en-US"/>
        </w:rPr>
        <w:t>Siempre</w:t>
      </w:r>
      <w:r>
        <w:rPr>
          <w:sz w:val="24"/>
        </w:rPr>
        <w:t xml:space="preserve"> </w:t>
      </w:r>
      <w:r>
        <w:rPr>
          <w:i/>
          <w:iCs/>
          <w:sz w:val="24"/>
          <w:lang w:val="en-US"/>
        </w:rPr>
        <w:t>se</w:t>
      </w:r>
      <w:r>
        <w:rPr>
          <w:i/>
          <w:iCs/>
          <w:sz w:val="24"/>
        </w:rPr>
        <w:t xml:space="preserve"> </w:t>
      </w:r>
      <w:r>
        <w:rPr>
          <w:i/>
          <w:iCs/>
          <w:sz w:val="24"/>
          <w:lang w:val="en-US"/>
        </w:rPr>
        <w:t>mira</w:t>
      </w:r>
      <w:r>
        <w:rPr>
          <w:sz w:val="24"/>
        </w:rPr>
        <w:t xml:space="preserve"> </w:t>
      </w:r>
      <w:r>
        <w:rPr>
          <w:sz w:val="24"/>
          <w:lang w:val="en-US"/>
        </w:rPr>
        <w:t>con</w:t>
      </w:r>
      <w:r>
        <w:rPr>
          <w:sz w:val="24"/>
        </w:rPr>
        <w:t xml:space="preserve"> </w:t>
      </w:r>
      <w:r>
        <w:rPr>
          <w:sz w:val="24"/>
          <w:lang w:val="en-US"/>
        </w:rPr>
        <w:t>respeto</w:t>
      </w:r>
      <w:r>
        <w:rPr>
          <w:sz w:val="24"/>
        </w:rPr>
        <w:t xml:space="preserve"> </w:t>
      </w:r>
      <w:r>
        <w:rPr>
          <w:sz w:val="24"/>
          <w:lang w:val="en-US"/>
        </w:rPr>
        <w:t>al</w:t>
      </w:r>
      <w:r>
        <w:rPr>
          <w:sz w:val="24"/>
        </w:rPr>
        <w:t xml:space="preserve"> </w:t>
      </w:r>
      <w:r>
        <w:rPr>
          <w:sz w:val="24"/>
          <w:lang w:val="en-US"/>
        </w:rPr>
        <w:t>que</w:t>
      </w:r>
      <w:r>
        <w:rPr>
          <w:sz w:val="24"/>
        </w:rPr>
        <w:t xml:space="preserve">               Всегда смотришь (смотрится, смотрят)</w:t>
      </w:r>
    </w:p>
    <w:p>
      <w:pPr>
        <w:pStyle w:val="Normal1"/>
        <w:spacing w:lineRule="auto" w:line="240"/>
        <w:ind w:firstLine="709" w:end="0"/>
        <w:rPr/>
      </w:pPr>
      <w:r>
        <w:rPr>
          <w:sz w:val="24"/>
          <w:lang w:val="en-US"/>
        </w:rPr>
        <w:t>s</w:t>
      </w:r>
      <w:r>
        <w:rPr>
          <w:sz w:val="24"/>
        </w:rPr>
        <w:t>а</w:t>
      </w:r>
      <w:r>
        <w:rPr>
          <w:sz w:val="24"/>
          <w:lang w:val="en-US"/>
        </w:rPr>
        <w:t>b</w:t>
      </w:r>
      <w:r>
        <w:rPr>
          <w:sz w:val="24"/>
        </w:rPr>
        <w:t>е</w:t>
      </w:r>
      <w:r>
        <w:rPr>
          <w:sz w:val="24"/>
          <w:lang w:val="en-US"/>
        </w:rPr>
        <w:t xml:space="preserve"> trabajar bien.                                             </w:t>
      </w:r>
      <w:r>
        <w:rPr>
          <w:sz w:val="24"/>
        </w:rPr>
        <w:t xml:space="preserve">с уважением на того, кто умеет хорошо работать. </w:t>
      </w:r>
    </w:p>
    <w:p>
      <w:pPr>
        <w:pStyle w:val="Normal1"/>
        <w:spacing w:lineRule="auto" w:line="240"/>
        <w:ind w:firstLine="284" w:end="0"/>
        <w:rPr/>
      </w:pPr>
      <w:r>
        <w:rPr>
          <w:i/>
          <w:iCs/>
          <w:sz w:val="24"/>
          <w:lang w:val="en-US"/>
        </w:rPr>
        <w:t>Se</w:t>
      </w:r>
      <w:r>
        <w:rPr>
          <w:i/>
          <w:iCs/>
          <w:sz w:val="24"/>
        </w:rPr>
        <w:t xml:space="preserve"> </w:t>
      </w:r>
      <w:r>
        <w:rPr>
          <w:i/>
          <w:iCs/>
          <w:sz w:val="24"/>
          <w:lang w:val="en-US"/>
        </w:rPr>
        <w:t>habl</w:t>
      </w:r>
      <w:r>
        <w:rPr>
          <w:i/>
          <w:iCs/>
          <w:sz w:val="24"/>
        </w:rPr>
        <w:t>ó</w:t>
      </w:r>
      <w:r>
        <w:rPr>
          <w:sz w:val="24"/>
        </w:rPr>
        <w:t xml:space="preserve"> </w:t>
      </w:r>
      <w:r>
        <w:rPr>
          <w:sz w:val="24"/>
          <w:lang w:val="en-US"/>
        </w:rPr>
        <w:t>de</w:t>
      </w:r>
      <w:r>
        <w:rPr>
          <w:sz w:val="24"/>
        </w:rPr>
        <w:t xml:space="preserve"> </w:t>
      </w:r>
      <w:r>
        <w:rPr>
          <w:sz w:val="24"/>
          <w:lang w:val="en-US"/>
        </w:rPr>
        <w:t>la</w:t>
      </w:r>
      <w:r>
        <w:rPr>
          <w:sz w:val="24"/>
        </w:rPr>
        <w:t xml:space="preserve"> </w:t>
      </w:r>
      <w:r>
        <w:rPr>
          <w:sz w:val="24"/>
          <w:lang w:val="en-US"/>
        </w:rPr>
        <w:t>necesidad</w:t>
      </w:r>
      <w:r>
        <w:rPr>
          <w:sz w:val="24"/>
        </w:rPr>
        <w:t xml:space="preserve"> </w:t>
      </w:r>
      <w:r>
        <w:rPr>
          <w:sz w:val="24"/>
          <w:lang w:val="en-US"/>
        </w:rPr>
        <w:t>de</w:t>
      </w:r>
      <w:r>
        <w:rPr>
          <w:sz w:val="24"/>
        </w:rPr>
        <w:t xml:space="preserve"> </w:t>
      </w:r>
      <w:r>
        <w:rPr>
          <w:sz w:val="24"/>
          <w:lang w:val="en-US"/>
        </w:rPr>
        <w:t>agua</w:t>
      </w:r>
      <w:r>
        <w:rPr>
          <w:sz w:val="24"/>
        </w:rPr>
        <w:t xml:space="preserve">                   Речь шла (говорилось) о потребности</w:t>
      </w:r>
    </w:p>
    <w:p>
      <w:pPr>
        <w:pStyle w:val="Normal1"/>
        <w:spacing w:lineRule="auto" w:line="240"/>
        <w:ind w:firstLine="709" w:end="0"/>
        <w:rPr/>
      </w:pPr>
      <w:r>
        <w:rPr>
          <w:sz w:val="24"/>
          <w:lang w:val="en-US"/>
        </w:rPr>
        <w:t>potable</w:t>
      </w:r>
      <w:r>
        <w:rPr>
          <w:sz w:val="24"/>
        </w:rPr>
        <w:t>. (</w:t>
      </w:r>
      <w:r>
        <w:rPr>
          <w:sz w:val="24"/>
          <w:lang w:val="en-US"/>
        </w:rPr>
        <w:t>A</w:t>
      </w:r>
      <w:r>
        <w:rPr>
          <w:sz w:val="24"/>
        </w:rPr>
        <w:t xml:space="preserve">. </w:t>
      </w:r>
      <w:r>
        <w:rPr>
          <w:sz w:val="24"/>
          <w:lang w:val="en-US"/>
        </w:rPr>
        <w:t>G</w:t>
      </w:r>
      <w:r>
        <w:rPr>
          <w:lang w:val="en-US"/>
        </w:rPr>
        <w:t>RAVINA</w:t>
      </w:r>
      <w:r>
        <w:rPr>
          <w:sz w:val="24"/>
        </w:rPr>
        <w:t>)                                            в питьевой воде.</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5. </w:t>
      </w:r>
      <w:r>
        <w:rPr>
          <w:spacing w:val="30"/>
          <w:sz w:val="24"/>
        </w:rPr>
        <w:t>Без</w:t>
      </w:r>
      <w:r>
        <w:rPr>
          <w:spacing w:val="20"/>
          <w:sz w:val="24"/>
        </w:rPr>
        <w:t>личном</w:t>
      </w:r>
      <w:r>
        <w:rPr>
          <w:sz w:val="24"/>
        </w:rPr>
        <w:t xml:space="preserve">. Например в оборотах, подобных: </w:t>
      </w:r>
      <w:r>
        <w:rPr>
          <w:b/>
          <w:sz w:val="24"/>
          <w:lang w:val="en-US"/>
        </w:rPr>
        <w:t>se</w:t>
      </w:r>
      <w:r>
        <w:rPr>
          <w:b/>
          <w:sz w:val="24"/>
        </w:rPr>
        <w:t xml:space="preserve"> </w:t>
      </w:r>
      <w:r>
        <w:rPr>
          <w:b/>
          <w:sz w:val="24"/>
          <w:lang w:val="en-US"/>
        </w:rPr>
        <w:t>puede</w:t>
      </w:r>
      <w:r>
        <w:rPr>
          <w:sz w:val="24"/>
        </w:rPr>
        <w:t xml:space="preserve"> — </w:t>
      </w:r>
      <w:r>
        <w:rPr>
          <w:i/>
          <w:iCs/>
          <w:sz w:val="24"/>
        </w:rPr>
        <w:t>можно</w:t>
      </w:r>
      <w:r>
        <w:rPr>
          <w:sz w:val="24"/>
        </w:rPr>
        <w:t xml:space="preserve">, </w:t>
      </w:r>
      <w:r>
        <w:rPr>
          <w:b/>
          <w:sz w:val="24"/>
          <w:lang w:val="en-US"/>
        </w:rPr>
        <w:t>se</w:t>
      </w:r>
      <w:r>
        <w:rPr>
          <w:b/>
          <w:sz w:val="24"/>
        </w:rPr>
        <w:t xml:space="preserve"> </w:t>
      </w:r>
      <w:r>
        <w:rPr>
          <w:b/>
          <w:sz w:val="24"/>
          <w:lang w:val="en-US"/>
        </w:rPr>
        <w:t>sabe</w:t>
      </w:r>
      <w:r>
        <w:rPr>
          <w:sz w:val="24"/>
        </w:rPr>
        <w:t xml:space="preserve"> — </w:t>
      </w:r>
      <w:r>
        <w:rPr>
          <w:i/>
          <w:iCs/>
          <w:sz w:val="24"/>
        </w:rPr>
        <w:t>известно</w:t>
      </w:r>
      <w:r>
        <w:rPr>
          <w:sz w:val="24"/>
        </w:rPr>
        <w:t xml:space="preserve">, </w:t>
      </w:r>
      <w:r>
        <w:rPr>
          <w:b/>
          <w:sz w:val="24"/>
          <w:lang w:val="en-US"/>
        </w:rPr>
        <w:t>se</w:t>
      </w:r>
      <w:r>
        <w:rPr>
          <w:b/>
          <w:sz w:val="24"/>
        </w:rPr>
        <w:t xml:space="preserve"> </w:t>
      </w:r>
      <w:r>
        <w:rPr>
          <w:b/>
          <w:sz w:val="24"/>
          <w:lang w:val="en-US"/>
        </w:rPr>
        <w:t>oye</w:t>
      </w:r>
      <w:r>
        <w:rPr>
          <w:sz w:val="24"/>
        </w:rPr>
        <w:t xml:space="preserve"> — </w:t>
      </w:r>
      <w:r>
        <w:rPr>
          <w:i/>
          <w:iCs/>
          <w:sz w:val="24"/>
        </w:rPr>
        <w:t>слышно</w:t>
      </w:r>
      <w:r>
        <w:rPr>
          <w:sz w:val="24"/>
        </w:rPr>
        <w:t>:</w:t>
      </w:r>
    </w:p>
    <w:p>
      <w:pPr>
        <w:pStyle w:val="Normal1"/>
        <w:spacing w:lineRule="auto" w:line="240"/>
        <w:ind w:firstLine="284" w:end="0"/>
        <w:rPr/>
      </w:pPr>
      <w:r>
        <w:rPr>
          <w:sz w:val="24"/>
          <w:lang w:val="en-US"/>
        </w:rPr>
        <w:t xml:space="preserve">Por las сalles apenas </w:t>
      </w:r>
      <w:r>
        <w:rPr>
          <w:i/>
          <w:iCs/>
          <w:sz w:val="24"/>
          <w:lang w:val="en-US"/>
        </w:rPr>
        <w:t>se podía</w:t>
      </w:r>
      <w:r>
        <w:rPr>
          <w:sz w:val="24"/>
          <w:lang w:val="en-US"/>
        </w:rPr>
        <w:t xml:space="preserve"> </w:t>
      </w:r>
      <w:r>
        <w:rPr>
          <w:sz w:val="24"/>
        </w:rPr>
        <w:t>са</w:t>
      </w:r>
      <w:r>
        <w:rPr>
          <w:sz w:val="24"/>
          <w:lang w:val="en-US"/>
        </w:rPr>
        <w:t xml:space="preserve">minar.                  </w:t>
      </w:r>
      <w:r>
        <w:rPr>
          <w:sz w:val="24"/>
        </w:rPr>
        <w:t>По улицам едва можно было пройти.</w:t>
      </w:r>
    </w:p>
    <w:p>
      <w:pPr>
        <w:pStyle w:val="Normal1"/>
        <w:spacing w:lineRule="auto" w:line="240"/>
        <w:ind w:firstLine="284" w:end="0"/>
        <w:rPr/>
      </w:pPr>
      <w:r>
        <w:rPr>
          <w:i/>
          <w:iCs/>
          <w:sz w:val="24"/>
          <w:lang w:val="en-US"/>
        </w:rPr>
        <w:t>Se sabe</w:t>
      </w:r>
      <w:r>
        <w:rPr>
          <w:sz w:val="24"/>
          <w:lang w:val="en-US"/>
        </w:rPr>
        <w:t xml:space="preserve"> bien en qué terminan estas aventuras.       </w:t>
      </w:r>
      <w:r>
        <w:rPr>
          <w:sz w:val="24"/>
        </w:rPr>
        <w:t>Хорошо известно, чем кончаются эти авантюры.</w:t>
      </w:r>
    </w:p>
    <w:p>
      <w:pPr>
        <w:pStyle w:val="Normal1"/>
        <w:spacing w:lineRule="auto" w:line="240"/>
        <w:ind w:firstLine="284" w:end="0"/>
        <w:rPr/>
      </w:pPr>
      <w:r>
        <w:rPr>
          <w:sz w:val="24"/>
          <w:lang w:val="en-US"/>
        </w:rPr>
        <w:t xml:space="preserve">No </w:t>
      </w:r>
      <w:r>
        <w:rPr>
          <w:i/>
          <w:iCs/>
          <w:sz w:val="24"/>
          <w:lang w:val="en-US"/>
        </w:rPr>
        <w:t>se veía</w:t>
      </w:r>
      <w:r>
        <w:rPr>
          <w:sz w:val="24"/>
          <w:lang w:val="en-US"/>
        </w:rPr>
        <w:t xml:space="preserve"> nada. </w:t>
      </w:r>
      <w:r>
        <w:rPr>
          <w:sz w:val="24"/>
        </w:rPr>
        <w:t>(</w:t>
      </w:r>
      <w:r>
        <w:rPr>
          <w:sz w:val="24"/>
          <w:lang w:val="en-US"/>
        </w:rPr>
        <w:t>D</w:t>
      </w:r>
      <w:r>
        <w:rPr>
          <w:sz w:val="24"/>
        </w:rPr>
        <w:t xml:space="preserve">. </w:t>
      </w:r>
      <w:r>
        <w:rPr>
          <w:sz w:val="24"/>
          <w:lang w:val="en-US"/>
        </w:rPr>
        <w:t>B</w:t>
      </w:r>
      <w:r>
        <w:rPr>
          <w:lang w:val="en-US"/>
        </w:rPr>
        <w:t>ELMAR</w:t>
      </w:r>
      <w:r>
        <w:rPr>
          <w:sz w:val="24"/>
        </w:rPr>
        <w:t>)                               Ничего не было видно.</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6. </w:t>
      </w:r>
      <w:r>
        <w:rPr>
          <w:spacing w:val="20"/>
          <w:sz w:val="24"/>
        </w:rPr>
        <w:t>Эмфатическом</w:t>
      </w:r>
      <w:r>
        <w:rPr>
          <w:sz w:val="24"/>
        </w:rPr>
        <w:t>. При таком употреблении возвратное местоимение имеет чисто стилистическое, выделительно-усилительное значение; (на общий смысл сообщения оно не влияет):</w:t>
      </w:r>
    </w:p>
    <w:p>
      <w:pPr>
        <w:pStyle w:val="Normal1"/>
        <w:spacing w:lineRule="auto" w:line="240"/>
        <w:ind w:firstLine="284" w:end="0"/>
        <w:rPr/>
      </w:pPr>
      <w:r>
        <w:rPr>
          <w:sz w:val="24"/>
          <w:lang w:val="en-US"/>
        </w:rPr>
        <w:t>Roberto</w:t>
      </w:r>
      <w:r>
        <w:rPr>
          <w:sz w:val="24"/>
        </w:rPr>
        <w:t xml:space="preserve"> </w:t>
      </w:r>
      <w:r>
        <w:rPr>
          <w:i/>
          <w:iCs/>
          <w:sz w:val="24"/>
          <w:lang w:val="en-US"/>
        </w:rPr>
        <w:t>se</w:t>
      </w:r>
      <w:r>
        <w:rPr>
          <w:sz w:val="24"/>
        </w:rPr>
        <w:t xml:space="preserve"> </w:t>
      </w:r>
      <w:r>
        <w:rPr>
          <w:sz w:val="24"/>
          <w:lang w:val="en-US"/>
        </w:rPr>
        <w:t>comi</w:t>
      </w:r>
      <w:r>
        <w:rPr>
          <w:sz w:val="24"/>
        </w:rPr>
        <w:t xml:space="preserve">ó </w:t>
      </w:r>
      <w:r>
        <w:rPr>
          <w:sz w:val="24"/>
          <w:lang w:val="en-US"/>
        </w:rPr>
        <w:t>cuatro</w:t>
      </w:r>
      <w:r>
        <w:rPr>
          <w:sz w:val="24"/>
        </w:rPr>
        <w:t xml:space="preserve"> </w:t>
      </w:r>
      <w:r>
        <w:rPr>
          <w:sz w:val="24"/>
          <w:lang w:val="en-US"/>
        </w:rPr>
        <w:t>porciones</w:t>
      </w:r>
      <w:r>
        <w:rPr>
          <w:sz w:val="24"/>
        </w:rPr>
        <w:t xml:space="preserve">                         Роберто съел (в свое удовольствие)</w:t>
      </w:r>
    </w:p>
    <w:p>
      <w:pPr>
        <w:pStyle w:val="Normal1"/>
        <w:spacing w:lineRule="auto" w:line="240"/>
        <w:ind w:firstLine="709" w:end="0"/>
        <w:rPr/>
      </w:pPr>
      <w:r>
        <w:rPr>
          <w:sz w:val="24"/>
          <w:lang w:val="en-US"/>
        </w:rPr>
        <w:t>de</w:t>
      </w:r>
      <w:r>
        <w:rPr>
          <w:sz w:val="24"/>
        </w:rPr>
        <w:t xml:space="preserve"> </w:t>
      </w:r>
      <w:r>
        <w:rPr>
          <w:sz w:val="24"/>
          <w:lang w:val="en-US"/>
        </w:rPr>
        <w:t>helado</w:t>
      </w:r>
      <w:r>
        <w:rPr>
          <w:sz w:val="24"/>
        </w:rPr>
        <w:t>.                                                                      четыре порции моро</w:t>
        <w:softHyphen/>
        <w:t>женого.</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lang w:val="en-US"/>
        </w:rPr>
        <w:t xml:space="preserve">Ayer Lino </w:t>
      </w:r>
      <w:r>
        <w:rPr>
          <w:i/>
          <w:iCs/>
          <w:sz w:val="24"/>
          <w:lang w:val="en-US"/>
        </w:rPr>
        <w:t>se</w:t>
      </w:r>
      <w:r>
        <w:rPr>
          <w:sz w:val="24"/>
          <w:lang w:val="en-US"/>
        </w:rPr>
        <w:t xml:space="preserve"> tomó el café.                                       </w:t>
      </w:r>
      <w:r>
        <w:rPr>
          <w:sz w:val="24"/>
        </w:rPr>
        <w:t>Вчера Лино (с удовольствием) выпил кофе.</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Не следует путать две омонимичные формы </w:t>
      </w:r>
      <w:r>
        <w:rPr>
          <w:b/>
          <w:sz w:val="22"/>
        </w:rPr>
        <w:t>se</w:t>
      </w:r>
      <w:r>
        <w:rPr>
          <w:sz w:val="22"/>
        </w:rPr>
        <w:t xml:space="preserve">: есть </w:t>
      </w:r>
      <w:r>
        <w:rPr>
          <w:b/>
          <w:sz w:val="22"/>
          <w:lang w:val="en-US"/>
        </w:rPr>
        <w:t>se</w:t>
      </w:r>
      <w:r>
        <w:rPr>
          <w:sz w:val="22"/>
        </w:rPr>
        <w:t xml:space="preserve"> — воз</w:t>
        <w:softHyphen/>
        <w:t xml:space="preserve">вратное местоимение, о котором речь шла в настоящем параграфе, и есть </w:t>
      </w:r>
      <w:r>
        <w:rPr>
          <w:b/>
          <w:sz w:val="22"/>
          <w:lang w:val="en-US"/>
        </w:rPr>
        <w:t>se</w:t>
      </w:r>
      <w:r>
        <w:rPr>
          <w:sz w:val="22"/>
        </w:rPr>
        <w:t xml:space="preserve"> — своеобразный вариант личных местоимений </w:t>
      </w:r>
      <w:r>
        <w:rPr>
          <w:b/>
          <w:sz w:val="22"/>
        </w:rPr>
        <w:t>lе</w:t>
      </w:r>
      <w:r>
        <w:rPr>
          <w:sz w:val="22"/>
        </w:rPr>
        <w:t xml:space="preserve"> и </w:t>
      </w:r>
      <w:r>
        <w:rPr>
          <w:b/>
          <w:sz w:val="22"/>
          <w:lang w:val="en-US"/>
        </w:rPr>
        <w:t>les</w:t>
      </w:r>
      <w:r>
        <w:rPr>
          <w:sz w:val="22"/>
        </w:rPr>
        <w:t xml:space="preserve"> в функции косвенного допол</w:t>
        <w:softHyphen/>
        <w:t>нения, о чем говорилось в § 30.</w:t>
      </w:r>
    </w:p>
    <w:p>
      <w:pPr>
        <w:pStyle w:val="Normal1"/>
        <w:spacing w:lineRule="auto" w:line="240"/>
        <w:ind w:firstLine="284" w:end="0"/>
        <w:rPr>
          <w:sz w:val="24"/>
        </w:rPr>
      </w:pPr>
      <w:r>
        <w:rPr>
          <w:sz w:val="24"/>
        </w:rPr>
      </w:r>
    </w:p>
    <w:p>
      <w:pPr>
        <w:pStyle w:val="Heading3"/>
        <w:ind w:hanging="0" w:start="0"/>
        <w:rPr/>
      </w:pPr>
      <w:bookmarkStart w:id="45" w:name="__RefHeading___Toc1886035"/>
      <w:bookmarkEnd w:id="45"/>
      <w:r>
        <w:rPr/>
        <w:t>§ 34. Притяжательные местоимения</w:t>
      </w:r>
    </w:p>
    <w:p>
      <w:pPr>
        <w:pStyle w:val="Normal1"/>
        <w:spacing w:lineRule="auto" w:line="240"/>
        <w:ind w:firstLine="284" w:end="0"/>
        <w:rPr>
          <w:sz w:val="24"/>
        </w:rPr>
      </w:pPr>
      <w:r>
        <w:rPr>
          <w:sz w:val="24"/>
        </w:rPr>
      </w:r>
    </w:p>
    <w:p>
      <w:pPr>
        <w:pStyle w:val="Normal1"/>
        <w:spacing w:lineRule="auto" w:line="240"/>
        <w:ind w:firstLine="284" w:end="0"/>
        <w:rPr/>
      </w:pPr>
      <w:r>
        <w:rPr>
          <w:sz w:val="24"/>
        </w:rPr>
        <w:t>Притяжательные местоимения указывают на принадлежность предмета (лица или явления) какому-либо другому лицу, явлению и т.п. Они бывают двух типов: притяжательные</w:t>
      </w:r>
      <w:r>
        <w:rPr>
          <w:spacing w:val="20"/>
          <w:sz w:val="24"/>
        </w:rPr>
        <w:t xml:space="preserve"> местоимения</w:t>
      </w:r>
      <w:r>
        <w:rPr>
          <w:sz w:val="24"/>
        </w:rPr>
        <w:t>-прилагательные и притяжательные</w:t>
      </w:r>
      <w:r>
        <w:rPr>
          <w:spacing w:val="20"/>
          <w:sz w:val="24"/>
        </w:rPr>
        <w:t xml:space="preserve"> местоимения-су</w:t>
        <w:softHyphen/>
        <w:t>ществительные</w:t>
      </w:r>
      <w:r>
        <w:rPr>
          <w:sz w:val="24"/>
        </w:rPr>
        <w:t>.</w:t>
      </w:r>
    </w:p>
    <w:p>
      <w:pPr>
        <w:pStyle w:val="Normal1"/>
        <w:spacing w:lineRule="auto" w:line="240"/>
        <w:ind w:firstLine="284" w:end="0"/>
        <w:rPr>
          <w:sz w:val="24"/>
        </w:rPr>
      </w:pPr>
      <w:r>
        <w:rPr>
          <w:sz w:val="24"/>
        </w:rPr>
      </w:r>
    </w:p>
    <w:p>
      <w:pPr>
        <w:pStyle w:val="Normal1"/>
        <w:spacing w:lineRule="auto" w:line="240"/>
        <w:ind w:firstLine="284" w:end="0"/>
        <w:jc w:val="center"/>
        <w:rPr>
          <w:b/>
          <w:sz w:val="24"/>
        </w:rPr>
      </w:pPr>
      <w:r>
        <w:rPr>
          <w:b/>
          <w:sz w:val="24"/>
        </w:rPr>
        <w:t>I. Притяжательные местоимения-прилагательные</w:t>
      </w:r>
    </w:p>
    <w:p>
      <w:pPr>
        <w:pStyle w:val="Normal1"/>
        <w:spacing w:lineRule="auto" w:line="240"/>
        <w:ind w:firstLine="284" w:end="0"/>
        <w:rPr>
          <w:sz w:val="24"/>
        </w:rPr>
      </w:pPr>
      <w:r>
        <w:rPr>
          <w:sz w:val="24"/>
        </w:rPr>
        <w:t>Местоимения этого типа ставятся перед существительным и со</w:t>
        <w:softHyphen/>
        <w:t>гласуются с ним в числе, а некоторые из местоимений и в роде. При наличии притяжательного местоимения-прилагательного ар</w:t>
        <w:softHyphen/>
        <w:t>тикль перед существительным опускается.</w:t>
      </w:r>
    </w:p>
    <w:p>
      <w:pPr>
        <w:pStyle w:val="Normal1"/>
        <w:spacing w:lineRule="auto" w:line="240"/>
        <w:ind w:firstLine="284" w:end="0"/>
        <w:rPr>
          <w:sz w:val="24"/>
        </w:rPr>
      </w:pPr>
      <w:r>
        <w:rPr>
          <w:sz w:val="24"/>
        </w:rPr>
      </w:r>
    </w:p>
    <w:p>
      <w:pPr>
        <w:pStyle w:val="Normal1"/>
        <w:spacing w:lineRule="auto" w:line="240"/>
        <w:ind w:firstLine="284" w:end="0"/>
        <w:jc w:val="center"/>
        <w:rPr/>
      </w:pPr>
      <w:r>
        <w:rPr/>
        <w:t>Таблица притяжательных местоимений-прилагательных</w:t>
      </w:r>
    </w:p>
    <w:tbl>
      <w:tblPr>
        <w:tblW w:w="10773" w:type="dxa"/>
        <w:jc w:val="start"/>
        <w:tblInd w:w="40" w:type="dxa"/>
        <w:tblLayout w:type="fixed"/>
        <w:tblCellMar>
          <w:top w:w="0" w:type="dxa"/>
          <w:start w:w="40" w:type="dxa"/>
          <w:bottom w:w="0" w:type="dxa"/>
          <w:end w:w="40" w:type="dxa"/>
        </w:tblCellMar>
      </w:tblPr>
      <w:tblGrid>
        <w:gridCol w:w="2410"/>
        <w:gridCol w:w="2977"/>
        <w:gridCol w:w="2693"/>
        <w:gridCol w:w="2693"/>
      </w:tblGrid>
      <w:tr>
        <w:trPr>
          <w:trHeight w:val="540" w:hRule="exact"/>
        </w:trPr>
        <w:tc>
          <w:tcPr>
            <w:tcW w:w="538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pacing w:val="20"/>
                <w:sz w:val="24"/>
              </w:rPr>
            </w:pPr>
            <w:r>
              <w:rPr>
                <w:spacing w:val="20"/>
                <w:sz w:val="24"/>
              </w:rPr>
              <w:t>Единственное число</w:t>
            </w:r>
          </w:p>
          <w:p>
            <w:pPr>
              <w:pStyle w:val="Normal1"/>
              <w:spacing w:lineRule="auto" w:line="240"/>
              <w:ind w:firstLine="284" w:end="0"/>
              <w:jc w:val="center"/>
              <w:rPr>
                <w:spacing w:val="20"/>
                <w:sz w:val="24"/>
              </w:rPr>
            </w:pPr>
            <w:r>
              <w:rPr>
                <w:spacing w:val="20"/>
                <w:sz w:val="24"/>
              </w:rPr>
            </w:r>
          </w:p>
        </w:tc>
        <w:tc>
          <w:tcPr>
            <w:tcW w:w="5386"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pacing w:val="20"/>
                <w:sz w:val="24"/>
              </w:rPr>
            </w:pPr>
            <w:r>
              <w:rPr>
                <w:spacing w:val="20"/>
                <w:sz w:val="24"/>
              </w:rPr>
              <w:t>Множественное число</w:t>
            </w:r>
          </w:p>
          <w:p>
            <w:pPr>
              <w:pStyle w:val="Normal1"/>
              <w:spacing w:lineRule="auto" w:line="240"/>
              <w:ind w:firstLine="284" w:end="0"/>
              <w:jc w:val="center"/>
              <w:rPr>
                <w:spacing w:val="20"/>
                <w:sz w:val="24"/>
              </w:rPr>
            </w:pPr>
            <w:r>
              <w:rPr>
                <w:spacing w:val="20"/>
                <w:sz w:val="24"/>
              </w:rPr>
            </w:r>
          </w:p>
        </w:tc>
      </w:tr>
      <w:tr>
        <w:trPr>
          <w:trHeight w:val="280" w:hRule="exact"/>
        </w:trPr>
        <w:tc>
          <w:tcPr>
            <w:tcW w:w="2410"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Мужской род</w:t>
            </w:r>
          </w:p>
          <w:p>
            <w:pPr>
              <w:pStyle w:val="Normal1"/>
              <w:spacing w:lineRule="auto" w:line="240"/>
              <w:ind w:firstLine="284" w:end="0"/>
              <w:jc w:val="center"/>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Женский род</w:t>
            </w:r>
          </w:p>
          <w:p>
            <w:pPr>
              <w:pStyle w:val="Normal1"/>
              <w:spacing w:lineRule="auto" w:line="240"/>
              <w:ind w:firstLine="284"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Мужской род</w:t>
            </w:r>
          </w:p>
          <w:p>
            <w:pPr>
              <w:pStyle w:val="Normal1"/>
              <w:spacing w:lineRule="auto" w:line="240"/>
              <w:ind w:firstLine="284"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Женский род</w:t>
            </w:r>
          </w:p>
          <w:p>
            <w:pPr>
              <w:pStyle w:val="Normal1"/>
              <w:spacing w:lineRule="auto" w:line="240"/>
              <w:ind w:firstLine="284" w:end="0"/>
              <w:jc w:val="center"/>
              <w:rPr>
                <w:sz w:val="24"/>
              </w:rPr>
            </w:pPr>
            <w:r>
              <w:rPr>
                <w:sz w:val="24"/>
              </w:rPr>
            </w:r>
          </w:p>
        </w:tc>
      </w:tr>
      <w:tr>
        <w:trPr>
          <w:trHeight w:val="953" w:hRule="exact"/>
        </w:trPr>
        <w:tc>
          <w:tcPr>
            <w:tcW w:w="538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rPr/>
            </w:pPr>
            <w:r>
              <w:rPr>
                <w:b/>
                <w:sz w:val="24"/>
                <w:lang w:val="en-US"/>
              </w:rPr>
              <w:t>mi</w:t>
            </w:r>
            <w:r>
              <w:rPr>
                <w:sz w:val="24"/>
              </w:rPr>
              <w:t xml:space="preserve"> — мой, моя </w:t>
            </w:r>
          </w:p>
          <w:p>
            <w:pPr>
              <w:pStyle w:val="Normal1"/>
              <w:spacing w:lineRule="auto" w:line="240"/>
              <w:ind w:firstLine="284" w:end="0"/>
              <w:rPr/>
            </w:pPr>
            <w:r>
              <w:rPr>
                <w:b/>
                <w:sz w:val="24"/>
                <w:lang w:val="en-US"/>
              </w:rPr>
              <w:t>tu</w:t>
            </w:r>
            <w:r>
              <w:rPr>
                <w:sz w:val="24"/>
              </w:rPr>
              <w:t xml:space="preserve"> — твой, твоя </w:t>
            </w:r>
          </w:p>
          <w:p>
            <w:pPr>
              <w:pStyle w:val="Normal1"/>
              <w:spacing w:lineRule="auto" w:line="240"/>
              <w:ind w:firstLine="284" w:end="0"/>
              <w:rPr/>
            </w:pPr>
            <w:r>
              <w:rPr>
                <w:b/>
                <w:sz w:val="24"/>
                <w:lang w:val="en-US"/>
              </w:rPr>
              <w:t>su</w:t>
            </w:r>
            <w:r>
              <w:rPr>
                <w:sz w:val="24"/>
              </w:rPr>
              <w:t xml:space="preserve"> — его, ее, Ваш, Ваша</w:t>
            </w:r>
          </w:p>
          <w:p>
            <w:pPr>
              <w:pStyle w:val="Normal1"/>
              <w:spacing w:lineRule="auto" w:line="240"/>
              <w:ind w:firstLine="284" w:end="0"/>
              <w:rPr>
                <w:sz w:val="24"/>
              </w:rPr>
            </w:pPr>
            <w:r>
              <w:rPr>
                <w:sz w:val="24"/>
              </w:rPr>
            </w:r>
          </w:p>
        </w:tc>
        <w:tc>
          <w:tcPr>
            <w:tcW w:w="5386"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rPr/>
            </w:pPr>
            <w:r>
              <w:rPr>
                <w:b/>
                <w:sz w:val="24"/>
                <w:lang w:val="en-US"/>
              </w:rPr>
              <w:t>mis</w:t>
            </w:r>
            <w:r>
              <w:rPr>
                <w:sz w:val="24"/>
              </w:rPr>
              <w:t xml:space="preserve">— мои </w:t>
            </w:r>
          </w:p>
          <w:p>
            <w:pPr>
              <w:pStyle w:val="Normal1"/>
              <w:spacing w:lineRule="auto" w:line="240"/>
              <w:ind w:firstLine="284" w:end="0"/>
              <w:rPr/>
            </w:pPr>
            <w:r>
              <w:rPr>
                <w:b/>
                <w:sz w:val="24"/>
                <w:lang w:val="en-US"/>
              </w:rPr>
              <w:t>tus</w:t>
            </w:r>
            <w:r>
              <w:rPr>
                <w:b/>
                <w:sz w:val="24"/>
              </w:rPr>
              <w:t xml:space="preserve"> </w:t>
            </w:r>
            <w:r>
              <w:rPr>
                <w:sz w:val="24"/>
              </w:rPr>
              <w:t xml:space="preserve">— твои. </w:t>
            </w:r>
          </w:p>
          <w:p>
            <w:pPr>
              <w:pStyle w:val="Normal1"/>
              <w:spacing w:lineRule="auto" w:line="240"/>
              <w:ind w:firstLine="284" w:end="0"/>
              <w:rPr/>
            </w:pPr>
            <w:r>
              <w:rPr>
                <w:b/>
                <w:sz w:val="24"/>
                <w:lang w:val="en-US"/>
              </w:rPr>
              <w:t>sus</w:t>
            </w:r>
            <w:r>
              <w:rPr>
                <w:b/>
                <w:sz w:val="24"/>
              </w:rPr>
              <w:t xml:space="preserve"> </w:t>
            </w:r>
            <w:r>
              <w:rPr>
                <w:sz w:val="24"/>
              </w:rPr>
              <w:t>— его, ее, Ваши</w:t>
            </w:r>
          </w:p>
          <w:p>
            <w:pPr>
              <w:pStyle w:val="Normal1"/>
              <w:spacing w:lineRule="auto" w:line="240"/>
              <w:ind w:firstLine="284" w:end="0"/>
              <w:rPr>
                <w:sz w:val="24"/>
              </w:rPr>
            </w:pPr>
            <w:r>
              <w:rPr>
                <w:sz w:val="24"/>
              </w:rPr>
            </w:r>
          </w:p>
        </w:tc>
      </w:tr>
      <w:tr>
        <w:trPr>
          <w:trHeight w:val="520" w:hRule="exact"/>
        </w:trPr>
        <w:tc>
          <w:tcPr>
            <w:tcW w:w="2410" w:type="dxa"/>
            <w:tcBorders>
              <w:top w:val="single" w:sz="6" w:space="0" w:color="000000"/>
              <w:start w:val="single" w:sz="6" w:space="0" w:color="000000"/>
              <w:bottom w:val="single" w:sz="6" w:space="0" w:color="000000"/>
              <w:end w:val="single" w:sz="6" w:space="0" w:color="000000"/>
            </w:tcBorders>
          </w:tcPr>
          <w:p>
            <w:pPr>
              <w:pStyle w:val="Normal1"/>
              <w:spacing w:lineRule="auto" w:line="240"/>
              <w:ind w:start="244" w:end="0"/>
              <w:jc w:val="start"/>
              <w:rPr>
                <w:sz w:val="24"/>
                <w:lang w:val="en-US"/>
              </w:rPr>
            </w:pPr>
            <w:r>
              <w:rPr>
                <w:b/>
                <w:sz w:val="24"/>
                <w:lang w:val="en-US"/>
              </w:rPr>
              <w:t xml:space="preserve">nuestro </w:t>
            </w:r>
            <w:r>
              <w:rPr>
                <w:sz w:val="24"/>
                <w:lang w:val="en-US"/>
              </w:rPr>
              <w:t xml:space="preserve">— </w:t>
            </w:r>
            <w:r>
              <w:rPr>
                <w:sz w:val="24"/>
              </w:rPr>
              <w:t>наш</w:t>
            </w:r>
            <w:r>
              <w:rPr>
                <w:sz w:val="24"/>
                <w:lang w:val="en-US"/>
              </w:rPr>
              <w:t xml:space="preserve"> </w:t>
            </w:r>
            <w:r>
              <w:rPr>
                <w:b/>
                <w:sz w:val="24"/>
                <w:lang w:val="en-US"/>
              </w:rPr>
              <w:t xml:space="preserve">vuestro </w:t>
            </w:r>
            <w:r>
              <w:rPr>
                <w:sz w:val="24"/>
                <w:lang w:val="en-US"/>
              </w:rPr>
              <w:t xml:space="preserve">— </w:t>
            </w:r>
            <w:r>
              <w:rPr>
                <w:sz w:val="24"/>
              </w:rPr>
              <w:t>ваш</w:t>
            </w:r>
          </w:p>
          <w:p>
            <w:pPr>
              <w:pStyle w:val="Normal1"/>
              <w:spacing w:lineRule="auto" w:line="240"/>
              <w:ind w:start="244" w:end="0"/>
              <w:jc w:val="start"/>
              <w:rPr>
                <w:sz w:val="24"/>
                <w:lang w:val="en-US"/>
              </w:rPr>
            </w:pPr>
            <w:r>
              <w:rPr>
                <w:sz w:val="24"/>
                <w:lang w:val="en-US"/>
              </w:rPr>
            </w:r>
          </w:p>
        </w:tc>
        <w:tc>
          <w:tcPr>
            <w:tcW w:w="2977"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start"/>
              <w:rPr/>
            </w:pPr>
            <w:r>
              <w:rPr>
                <w:b/>
                <w:sz w:val="24"/>
                <w:lang w:val="en-US"/>
              </w:rPr>
              <w:t>nuestra</w:t>
            </w:r>
            <w:r>
              <w:rPr>
                <w:sz w:val="24"/>
                <w:lang w:val="en-US"/>
              </w:rPr>
              <w:t xml:space="preserve"> — </w:t>
            </w:r>
            <w:r>
              <w:rPr>
                <w:sz w:val="24"/>
              </w:rPr>
              <w:t>наша</w:t>
            </w:r>
            <w:r>
              <w:rPr>
                <w:sz w:val="24"/>
                <w:lang w:val="en-US"/>
              </w:rPr>
              <w:t xml:space="preserve"> </w:t>
            </w:r>
          </w:p>
          <w:p>
            <w:pPr>
              <w:pStyle w:val="Normal1"/>
              <w:spacing w:lineRule="auto" w:line="240"/>
              <w:ind w:firstLine="284" w:end="0"/>
              <w:jc w:val="start"/>
              <w:rPr>
                <w:sz w:val="24"/>
                <w:lang w:val="en-US"/>
              </w:rPr>
            </w:pPr>
            <w:r>
              <w:rPr>
                <w:b/>
                <w:sz w:val="24"/>
                <w:lang w:val="en-US"/>
              </w:rPr>
              <w:t>vuestra</w:t>
            </w:r>
            <w:r>
              <w:rPr>
                <w:sz w:val="24"/>
                <w:lang w:val="en-US"/>
              </w:rPr>
              <w:t xml:space="preserve"> — </w:t>
            </w:r>
            <w:r>
              <w:rPr>
                <w:sz w:val="24"/>
              </w:rPr>
              <w:t>ваша</w:t>
            </w:r>
          </w:p>
          <w:p>
            <w:pPr>
              <w:pStyle w:val="Normal1"/>
              <w:spacing w:lineRule="auto" w:line="240"/>
              <w:ind w:firstLine="284" w:end="0"/>
              <w:jc w:val="start"/>
              <w:rPr>
                <w:sz w:val="24"/>
                <w:lang w:val="en-US"/>
              </w:rPr>
            </w:pPr>
            <w:r>
              <w:rPr>
                <w:sz w:val="24"/>
                <w:lang w:val="en-US"/>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start="243" w:end="0"/>
              <w:jc w:val="start"/>
              <w:rPr>
                <w:sz w:val="24"/>
                <w:lang w:val="en-US"/>
              </w:rPr>
            </w:pPr>
            <w:r>
              <w:rPr>
                <w:b/>
                <w:sz w:val="24"/>
                <w:lang w:val="en-US"/>
              </w:rPr>
              <w:t>nuestros</w:t>
            </w:r>
            <w:r>
              <w:rPr>
                <w:sz w:val="24"/>
                <w:lang w:val="en-US"/>
              </w:rPr>
              <w:t xml:space="preserve"> — </w:t>
            </w:r>
            <w:r>
              <w:rPr>
                <w:sz w:val="24"/>
              </w:rPr>
              <w:t>наши</w:t>
            </w:r>
            <w:r>
              <w:rPr>
                <w:sz w:val="24"/>
                <w:lang w:val="en-US"/>
              </w:rPr>
              <w:t xml:space="preserve"> </w:t>
            </w:r>
            <w:r>
              <w:rPr>
                <w:b/>
                <w:sz w:val="24"/>
                <w:lang w:val="en-US"/>
              </w:rPr>
              <w:t>vuestros</w:t>
            </w:r>
            <w:r>
              <w:rPr>
                <w:sz w:val="24"/>
                <w:lang w:val="en-US"/>
              </w:rPr>
              <w:t xml:space="preserve"> — </w:t>
            </w:r>
            <w:r>
              <w:rPr>
                <w:sz w:val="24"/>
              </w:rPr>
              <w:t>ваши</w:t>
            </w:r>
          </w:p>
          <w:p>
            <w:pPr>
              <w:pStyle w:val="Normal1"/>
              <w:spacing w:lineRule="auto" w:line="240"/>
              <w:ind w:start="243" w:end="0"/>
              <w:jc w:val="start"/>
              <w:rPr>
                <w:sz w:val="24"/>
                <w:lang w:val="en-US"/>
              </w:rPr>
            </w:pPr>
            <w:r>
              <w:rPr>
                <w:sz w:val="24"/>
                <w:lang w:val="en-US"/>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start="243" w:end="0"/>
              <w:jc w:val="start"/>
              <w:rPr>
                <w:sz w:val="24"/>
                <w:lang w:val="en-US"/>
              </w:rPr>
            </w:pPr>
            <w:r>
              <w:rPr>
                <w:b/>
                <w:sz w:val="24"/>
                <w:lang w:val="en-US"/>
              </w:rPr>
              <w:t>nuestras</w:t>
            </w:r>
            <w:r>
              <w:rPr>
                <w:sz w:val="24"/>
                <w:lang w:val="en-US"/>
              </w:rPr>
              <w:t xml:space="preserve"> — </w:t>
            </w:r>
            <w:r>
              <w:rPr>
                <w:sz w:val="24"/>
              </w:rPr>
              <w:t>наши</w:t>
            </w:r>
            <w:r>
              <w:rPr>
                <w:sz w:val="24"/>
                <w:lang w:val="en-US"/>
              </w:rPr>
              <w:t xml:space="preserve"> </w:t>
            </w:r>
            <w:r>
              <w:rPr>
                <w:b/>
                <w:sz w:val="24"/>
                <w:lang w:val="en-US"/>
              </w:rPr>
              <w:t>vuestras</w:t>
            </w:r>
            <w:r>
              <w:rPr>
                <w:sz w:val="24"/>
                <w:lang w:val="en-US"/>
              </w:rPr>
              <w:t xml:space="preserve"> — </w:t>
            </w:r>
            <w:r>
              <w:rPr>
                <w:sz w:val="24"/>
              </w:rPr>
              <w:t>ваши</w:t>
            </w:r>
          </w:p>
          <w:p>
            <w:pPr>
              <w:pStyle w:val="Normal1"/>
              <w:spacing w:lineRule="auto" w:line="240"/>
              <w:ind w:start="243" w:end="0"/>
              <w:jc w:val="start"/>
              <w:rPr>
                <w:sz w:val="24"/>
                <w:lang w:val="en-US"/>
              </w:rPr>
            </w:pPr>
            <w:r>
              <w:rPr>
                <w:sz w:val="24"/>
                <w:lang w:val="en-US"/>
              </w:rPr>
            </w:r>
          </w:p>
        </w:tc>
      </w:tr>
      <w:tr>
        <w:trPr>
          <w:trHeight w:val="320" w:hRule="exact"/>
        </w:trPr>
        <w:tc>
          <w:tcPr>
            <w:tcW w:w="538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pPr>
            <w:r>
              <w:rPr>
                <w:b/>
                <w:sz w:val="24"/>
                <w:lang w:val="en-US"/>
              </w:rPr>
              <w:t>su</w:t>
            </w:r>
            <w:r>
              <w:rPr>
                <w:sz w:val="24"/>
              </w:rPr>
              <w:t xml:space="preserve"> — их, Ваш, Ваша</w:t>
            </w:r>
          </w:p>
          <w:p>
            <w:pPr>
              <w:pStyle w:val="Normal1"/>
              <w:spacing w:lineRule="auto" w:line="240"/>
              <w:ind w:firstLine="284" w:end="0"/>
              <w:jc w:val="center"/>
              <w:rPr>
                <w:sz w:val="24"/>
              </w:rPr>
            </w:pPr>
            <w:r>
              <w:rPr>
                <w:sz w:val="24"/>
              </w:rPr>
            </w:r>
          </w:p>
        </w:tc>
        <w:tc>
          <w:tcPr>
            <w:tcW w:w="5386"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lang w:val="en-US"/>
              </w:rPr>
            </w:pPr>
            <w:r>
              <w:rPr>
                <w:b/>
                <w:sz w:val="24"/>
                <w:lang w:val="en-US"/>
              </w:rPr>
              <w:t>su</w:t>
            </w:r>
            <w:r>
              <w:rPr>
                <w:sz w:val="24"/>
                <w:lang w:val="en-US"/>
              </w:rPr>
              <w:t xml:space="preserve"> — </w:t>
            </w:r>
            <w:r>
              <w:rPr>
                <w:sz w:val="24"/>
              </w:rPr>
              <w:t>их</w:t>
            </w:r>
            <w:r>
              <w:rPr>
                <w:sz w:val="24"/>
                <w:lang w:val="en-US"/>
              </w:rPr>
              <w:t xml:space="preserve">, </w:t>
            </w:r>
            <w:r>
              <w:rPr>
                <w:sz w:val="24"/>
              </w:rPr>
              <w:t>Ваши</w:t>
            </w:r>
          </w:p>
          <w:p>
            <w:pPr>
              <w:pStyle w:val="Normal1"/>
              <w:spacing w:lineRule="auto" w:line="240"/>
              <w:ind w:firstLine="284" w:end="0"/>
              <w:jc w:val="center"/>
              <w:rPr>
                <w:sz w:val="24"/>
                <w:lang w:val="en-US"/>
              </w:rPr>
            </w:pPr>
            <w:r>
              <w:rPr>
                <w:sz w:val="24"/>
                <w:lang w:val="en-US"/>
              </w:rPr>
            </w:r>
          </w:p>
        </w:tc>
      </w:tr>
    </w:tbl>
    <w:p>
      <w:pPr>
        <w:pStyle w:val="Normal1"/>
        <w:spacing w:lineRule="auto" w:line="240"/>
        <w:ind w:firstLine="284" w:end="0"/>
        <w:rPr>
          <w:sz w:val="24"/>
          <w:lang w:val="en-US"/>
        </w:rPr>
      </w:pPr>
      <w:r>
        <w:rPr>
          <w:sz w:val="24"/>
          <w:lang w:val="en-US"/>
        </w:rPr>
      </w:r>
    </w:p>
    <w:p>
      <w:pPr>
        <w:pStyle w:val="Normal1"/>
        <w:spacing w:lineRule="auto" w:line="240"/>
        <w:ind w:firstLine="284" w:end="0"/>
        <w:rPr/>
      </w:pPr>
      <w:r>
        <w:rPr>
          <w:i/>
          <w:iCs/>
          <w:sz w:val="24"/>
          <w:lang w:val="en-US"/>
        </w:rPr>
        <w:t>Mi</w:t>
      </w:r>
      <w:r>
        <w:rPr>
          <w:sz w:val="24"/>
          <w:lang w:val="en-US"/>
        </w:rPr>
        <w:t xml:space="preserve"> casa está lejos de </w:t>
      </w:r>
      <w:r>
        <w:rPr>
          <w:i/>
          <w:iCs/>
          <w:sz w:val="24"/>
          <w:lang w:val="en-US"/>
        </w:rPr>
        <w:t>tu</w:t>
      </w:r>
      <w:r>
        <w:rPr>
          <w:sz w:val="24"/>
          <w:lang w:val="en-US"/>
        </w:rPr>
        <w:t xml:space="preserve"> escuela.      </w:t>
      </w:r>
      <w:r>
        <w:rPr>
          <w:sz w:val="24"/>
        </w:rPr>
        <w:t xml:space="preserve">Мой дом далеко от твоей школы. </w:t>
      </w:r>
    </w:p>
    <w:p>
      <w:pPr>
        <w:pStyle w:val="Normal1"/>
        <w:spacing w:lineRule="auto" w:line="240"/>
        <w:ind w:firstLine="284" w:end="0"/>
        <w:rPr/>
      </w:pPr>
      <w:r>
        <w:rPr>
          <w:i/>
          <w:iCs/>
          <w:sz w:val="24"/>
          <w:lang w:val="en-US"/>
        </w:rPr>
        <w:t>Sus</w:t>
      </w:r>
      <w:r>
        <w:rPr>
          <w:sz w:val="24"/>
          <w:lang w:val="en-US"/>
        </w:rPr>
        <w:t xml:space="preserve"> amigos saben todo.                   </w:t>
      </w:r>
      <w:r>
        <w:rPr>
          <w:sz w:val="24"/>
        </w:rPr>
        <w:t>Ваши (его, ее, их) друзья знают все.</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Испанские притяжательные местоимения-прилагательные (равно как и местоимения-существительные, см. следующую таблицу) могут переводить</w:t>
        <w:softHyphen/>
        <w:t>ся на русский язык местоимениями среднего рода "</w:t>
      </w:r>
      <w:r>
        <w:rPr>
          <w:i/>
          <w:iCs/>
          <w:sz w:val="22"/>
        </w:rPr>
        <w:t>мое, твое, ваше, наше</w:t>
      </w:r>
      <w:r>
        <w:rPr>
          <w:sz w:val="22"/>
        </w:rPr>
        <w:t xml:space="preserve">": </w:t>
      </w:r>
      <w:r>
        <w:rPr>
          <w:b/>
          <w:bCs/>
          <w:sz w:val="22"/>
          <w:lang w:val="en-US"/>
        </w:rPr>
        <w:t>mi</w:t>
      </w:r>
      <w:r>
        <w:rPr>
          <w:b/>
          <w:bCs/>
          <w:sz w:val="22"/>
        </w:rPr>
        <w:t xml:space="preserve"> </w:t>
      </w:r>
      <w:r>
        <w:rPr>
          <w:b/>
          <w:bCs/>
          <w:sz w:val="22"/>
          <w:lang w:val="en-US"/>
        </w:rPr>
        <w:t>espejo</w:t>
      </w:r>
      <w:r>
        <w:rPr>
          <w:sz w:val="22"/>
        </w:rPr>
        <w:t xml:space="preserve"> — мое зеркало; </w:t>
      </w:r>
      <w:r>
        <w:rPr>
          <w:b/>
          <w:bCs/>
          <w:sz w:val="22"/>
          <w:lang w:val="en-US"/>
        </w:rPr>
        <w:t>nuestro</w:t>
      </w:r>
      <w:r>
        <w:rPr>
          <w:b/>
          <w:bCs/>
          <w:sz w:val="22"/>
        </w:rPr>
        <w:t xml:space="preserve"> </w:t>
      </w:r>
      <w:r>
        <w:rPr>
          <w:b/>
          <w:bCs/>
          <w:sz w:val="22"/>
          <w:lang w:val="en-US"/>
        </w:rPr>
        <w:t>espejo</w:t>
      </w:r>
      <w:r>
        <w:rPr>
          <w:sz w:val="22"/>
        </w:rPr>
        <w:t xml:space="preserve"> — наше зеркало и т.п.</w:t>
      </w:r>
    </w:p>
    <w:p>
      <w:pPr>
        <w:pStyle w:val="Normal1"/>
        <w:spacing w:lineRule="auto" w:line="240"/>
        <w:ind w:firstLine="284" w:end="0"/>
        <w:rPr>
          <w:sz w:val="24"/>
        </w:rPr>
      </w:pPr>
      <w:r>
        <w:rPr>
          <w:sz w:val="24"/>
        </w:rPr>
        <w:t>Испанские притяжательные местоимения-прилагательные обычно переводятся на русский язык соответствующими притяжательными местоимениями. Между испанскими притяжательными местоимениями-прилагательными и русскими притяжательными местоимениями есть ряд различий, вызывающих трудности при усвоении испанского материала и переводе на русский язык. Поэтому необходимо помнить о следующем:</w:t>
      </w:r>
    </w:p>
    <w:p>
      <w:pPr>
        <w:pStyle w:val="Normal1"/>
        <w:spacing w:lineRule="auto" w:line="240"/>
        <w:ind w:firstLine="284" w:end="0"/>
        <w:rPr/>
      </w:pPr>
      <w:r>
        <w:rPr>
          <w:sz w:val="24"/>
          <w:lang w:val="en-US"/>
        </w:rPr>
        <w:t>a</w:t>
      </w:r>
      <w:r>
        <w:rPr>
          <w:sz w:val="24"/>
        </w:rPr>
        <w:t xml:space="preserve">) испанские формы </w:t>
      </w:r>
      <w:r>
        <w:rPr>
          <w:b/>
          <w:sz w:val="24"/>
          <w:lang w:val="en-US"/>
        </w:rPr>
        <w:t>vuestro</w:t>
      </w:r>
      <w:r>
        <w:rPr>
          <w:b/>
          <w:sz w:val="24"/>
        </w:rPr>
        <w:t>, -</w:t>
      </w:r>
      <w:r>
        <w:rPr>
          <w:b/>
          <w:sz w:val="24"/>
          <w:lang w:val="en-US"/>
        </w:rPr>
        <w:t>a</w:t>
      </w:r>
      <w:r>
        <w:rPr>
          <w:b/>
          <w:sz w:val="24"/>
        </w:rPr>
        <w:t>, -</w:t>
      </w:r>
      <w:r>
        <w:rPr>
          <w:b/>
          <w:sz w:val="24"/>
          <w:lang w:val="en-US"/>
        </w:rPr>
        <w:t>os</w:t>
      </w:r>
      <w:r>
        <w:rPr>
          <w:b/>
          <w:sz w:val="24"/>
        </w:rPr>
        <w:t>, -</w:t>
      </w:r>
      <w:r>
        <w:rPr>
          <w:b/>
          <w:sz w:val="24"/>
          <w:lang w:val="en-US"/>
        </w:rPr>
        <w:t>as</w:t>
      </w:r>
      <w:r>
        <w:rPr>
          <w:sz w:val="24"/>
        </w:rPr>
        <w:t xml:space="preserve"> переводятся на русский язык местоимениями 'ваш, ваша, ваше, ваши' и указывают на принадлежность предмета нескольким или многим лицам, каждого из которы</w:t>
      </w:r>
      <w:r>
        <w:rPr>
          <w:sz w:val="24"/>
          <w:lang w:val="en-US"/>
        </w:rPr>
        <w:t>x</w:t>
      </w:r>
      <w:r>
        <w:rPr>
          <w:sz w:val="24"/>
        </w:rPr>
        <w:t xml:space="preserve"> говорящий может называть на "ты";</w:t>
      </w:r>
    </w:p>
    <w:p>
      <w:pPr>
        <w:pStyle w:val="Normal1"/>
        <w:spacing w:lineRule="auto" w:line="240"/>
        <w:ind w:firstLine="284" w:end="0"/>
        <w:rPr/>
      </w:pPr>
      <w:r>
        <w:rPr>
          <w:sz w:val="24"/>
        </w:rPr>
        <w:t xml:space="preserve">б) притяжательное местоимение-прилагательное </w:t>
      </w:r>
      <w:r>
        <w:rPr>
          <w:b/>
          <w:sz w:val="24"/>
        </w:rPr>
        <w:t>su</w:t>
      </w:r>
      <w:r>
        <w:rPr>
          <w:sz w:val="24"/>
        </w:rPr>
        <w:t xml:space="preserve"> соотносится не </w:t>
      </w:r>
      <w:r>
        <w:rPr>
          <w:sz w:val="24"/>
          <w:lang w:val="en-US"/>
        </w:rPr>
        <w:t>c</w:t>
      </w:r>
      <w:r>
        <w:rPr>
          <w:sz w:val="24"/>
        </w:rPr>
        <w:t xml:space="preserve"> существительным, обозначающим обладателя чего-либо, а с существительным, называющим предмет обладания. Поэтому </w:t>
      </w:r>
      <w:r>
        <w:rPr>
          <w:b/>
          <w:bCs/>
          <w:sz w:val="24"/>
        </w:rPr>
        <w:t xml:space="preserve">su </w:t>
      </w:r>
      <w:r>
        <w:rPr>
          <w:b/>
          <w:bCs/>
          <w:sz w:val="24"/>
          <w:lang w:val="en-US"/>
        </w:rPr>
        <w:t>idea</w:t>
      </w:r>
      <w:r>
        <w:rPr>
          <w:sz w:val="24"/>
        </w:rPr>
        <w:t xml:space="preserve"> на русский язык можно перевести как 'его идея', 'ее идея', Ваша идея', 'их идея'.</w:t>
      </w:r>
    </w:p>
    <w:p>
      <w:pPr>
        <w:pStyle w:val="Normal1"/>
        <w:spacing w:lineRule="auto" w:line="240"/>
        <w:ind w:firstLine="284" w:end="0"/>
        <w:rPr/>
      </w:pPr>
      <w:r>
        <w:rPr>
          <w:sz w:val="24"/>
        </w:rPr>
        <w:t xml:space="preserve">Уточнить обладателя чего-либо можно или из контекста, или с помощью личных местоимений 3-го лица и предлога </w:t>
      </w:r>
      <w:r>
        <w:rPr>
          <w:b/>
          <w:sz w:val="24"/>
          <w:lang w:val="en-US"/>
        </w:rPr>
        <w:t>de</w:t>
      </w:r>
      <w:r>
        <w:rPr>
          <w:sz w:val="24"/>
        </w:rPr>
        <w:t>:</w:t>
      </w:r>
    </w:p>
    <w:p>
      <w:pPr>
        <w:pStyle w:val="Normal1"/>
        <w:spacing w:lineRule="auto" w:line="240"/>
        <w:ind w:firstLine="284" w:end="0"/>
        <w:rPr>
          <w:sz w:val="24"/>
        </w:rPr>
      </w:pPr>
      <w:r>
        <w:rPr>
          <w:sz w:val="24"/>
        </w:rPr>
      </w:r>
    </w:p>
    <w:tbl>
      <w:tblPr>
        <w:tblW w:w="6570" w:type="dxa"/>
        <w:jc w:val="start"/>
        <w:tblInd w:w="321" w:type="dxa"/>
        <w:tblLayout w:type="fixed"/>
        <w:tblCellMar>
          <w:top w:w="0" w:type="dxa"/>
          <w:start w:w="108" w:type="dxa"/>
          <w:bottom w:w="0" w:type="dxa"/>
          <w:end w:w="108" w:type="dxa"/>
        </w:tblCellMar>
      </w:tblPr>
      <w:tblGrid>
        <w:gridCol w:w="2610"/>
        <w:gridCol w:w="3960"/>
      </w:tblGrid>
      <w:tr>
        <w:trPr>
          <w:trHeight w:val="3165" w:hRule="atLeast"/>
        </w:trPr>
        <w:tc>
          <w:tcPr>
            <w:tcW w:w="2610" w:type="dxa"/>
            <w:tcBorders/>
          </w:tcPr>
          <w:p>
            <w:pPr>
              <w:pStyle w:val="Normal1"/>
              <w:spacing w:lineRule="auto" w:line="240"/>
              <w:ind w:firstLine="284" w:end="0"/>
              <w:rPr/>
            </w:pPr>
            <w:r>
              <w:rPr>
                <w:sz w:val="24"/>
              </w:rPr>
              <w:t xml:space="preserve"> </w:t>
            </w:r>
            <w:r>
              <w:rPr>
                <w:sz w:val="24"/>
                <w:lang w:val="en-US"/>
              </w:rPr>
              <w:t xml:space="preserve">su mesa </w:t>
            </w:r>
            <w:r>
              <w:rPr>
                <w:i/>
                <w:iCs/>
                <w:sz w:val="24"/>
                <w:lang w:val="en-US"/>
              </w:rPr>
              <w:t>de el</w:t>
            </w:r>
          </w:p>
          <w:p>
            <w:pPr>
              <w:pStyle w:val="Normal1"/>
              <w:spacing w:lineRule="auto" w:line="240"/>
              <w:ind w:firstLine="284" w:end="0"/>
              <w:rPr/>
            </w:pPr>
            <w:r>
              <w:rPr>
                <w:sz w:val="24"/>
                <w:lang w:val="en-US"/>
              </w:rPr>
              <w:t xml:space="preserve"> </w:t>
            </w:r>
            <w:r>
              <w:rPr>
                <w:sz w:val="24"/>
                <w:lang w:val="en-US"/>
              </w:rPr>
              <w:t xml:space="preserve">su mesa </w:t>
            </w:r>
            <w:r>
              <w:rPr>
                <w:i/>
                <w:iCs/>
                <w:sz w:val="24"/>
                <w:lang w:val="en-US"/>
              </w:rPr>
              <w:t>de</w:t>
            </w:r>
            <w:r>
              <w:rPr>
                <w:sz w:val="24"/>
                <w:lang w:val="en-US"/>
              </w:rPr>
              <w:t xml:space="preserve"> </w:t>
            </w:r>
            <w:r>
              <w:rPr>
                <w:i/>
                <w:iCs/>
                <w:sz w:val="24"/>
                <w:lang w:val="en-US"/>
              </w:rPr>
              <w:t>ella</w:t>
            </w:r>
          </w:p>
          <w:p>
            <w:pPr>
              <w:pStyle w:val="Normal1"/>
              <w:spacing w:lineRule="auto" w:line="240"/>
              <w:ind w:firstLine="284" w:end="0"/>
              <w:rPr/>
            </w:pPr>
            <w:r>
              <w:rPr>
                <w:sz w:val="24"/>
                <w:lang w:val="en-US"/>
              </w:rPr>
              <w:t xml:space="preserve"> </w:t>
            </w:r>
            <w:r>
              <w:rPr>
                <w:sz w:val="24"/>
                <w:lang w:val="en-US"/>
              </w:rPr>
              <w:t xml:space="preserve">su mesa </w:t>
            </w:r>
            <w:r>
              <w:rPr>
                <w:i/>
                <w:iCs/>
                <w:sz w:val="24"/>
                <w:lang w:val="en-US"/>
              </w:rPr>
              <w:t>de usted</w:t>
            </w:r>
          </w:p>
          <w:p>
            <w:pPr>
              <w:pStyle w:val="Normal1"/>
              <w:spacing w:lineRule="auto" w:line="240"/>
              <w:ind w:firstLine="284" w:end="0"/>
              <w:rPr/>
            </w:pPr>
            <w:r>
              <w:rPr>
                <w:sz w:val="24"/>
                <w:lang w:val="en-US"/>
              </w:rPr>
              <w:t xml:space="preserve"> </w:t>
            </w:r>
            <w:r>
              <w:rPr>
                <w:sz w:val="24"/>
                <w:lang w:val="en-US"/>
              </w:rPr>
              <w:t xml:space="preserve">su mesa </w:t>
            </w:r>
            <w:r>
              <w:rPr>
                <w:i/>
                <w:iCs/>
                <w:sz w:val="24"/>
                <w:lang w:val="en-US"/>
              </w:rPr>
              <w:t>de ellos</w:t>
            </w:r>
          </w:p>
          <w:p>
            <w:pPr>
              <w:pStyle w:val="Normal1"/>
              <w:spacing w:lineRule="auto" w:line="240"/>
              <w:ind w:firstLine="284" w:end="0"/>
              <w:rPr/>
            </w:pPr>
            <w:r>
              <w:rPr>
                <w:sz w:val="24"/>
                <w:lang w:val="en-US"/>
              </w:rPr>
              <w:t xml:space="preserve"> </w:t>
            </w:r>
            <w:r>
              <w:rPr>
                <w:sz w:val="24"/>
                <w:lang w:val="en-US"/>
              </w:rPr>
              <w:t xml:space="preserve">sa mesa </w:t>
            </w:r>
            <w:r>
              <w:rPr>
                <w:i/>
                <w:iCs/>
                <w:sz w:val="24"/>
                <w:lang w:val="en-US"/>
              </w:rPr>
              <w:t>de ellas</w:t>
            </w:r>
          </w:p>
          <w:p>
            <w:pPr>
              <w:pStyle w:val="Normal1"/>
              <w:spacing w:lineRule="auto" w:line="240"/>
              <w:ind w:firstLine="284" w:end="0"/>
              <w:rPr/>
            </w:pPr>
            <w:r>
              <w:rPr>
                <w:sz w:val="24"/>
                <w:lang w:val="en-US"/>
              </w:rPr>
              <w:t xml:space="preserve"> </w:t>
            </w:r>
            <w:r>
              <w:rPr>
                <w:sz w:val="24"/>
                <w:lang w:val="en-US"/>
              </w:rPr>
              <w:t xml:space="preserve">su mesa </w:t>
            </w:r>
            <w:r>
              <w:rPr>
                <w:i/>
                <w:iCs/>
                <w:sz w:val="24"/>
                <w:lang w:val="en-US"/>
              </w:rPr>
              <w:t>de ustedes</w:t>
            </w:r>
            <w:r>
              <w:rPr>
                <w:sz w:val="24"/>
                <w:lang w:val="en-US"/>
              </w:rPr>
              <w:t xml:space="preserve"> </w:t>
            </w:r>
          </w:p>
          <w:p>
            <w:pPr>
              <w:pStyle w:val="Normal1"/>
              <w:spacing w:lineRule="auto" w:line="240"/>
              <w:ind w:firstLine="284" w:end="0"/>
              <w:rPr/>
            </w:pPr>
            <w:r>
              <w:rPr>
                <w:sz w:val="24"/>
                <w:lang w:val="en-US"/>
              </w:rPr>
              <w:t xml:space="preserve"> </w:t>
            </w:r>
            <w:r>
              <w:rPr>
                <w:sz w:val="24"/>
                <w:lang w:val="en-US"/>
              </w:rPr>
              <w:t xml:space="preserve">sus mesas </w:t>
            </w:r>
            <w:r>
              <w:rPr>
                <w:i/>
                <w:iCs/>
                <w:sz w:val="24"/>
                <w:lang w:val="en-US"/>
              </w:rPr>
              <w:t>de el</w:t>
            </w:r>
          </w:p>
          <w:p>
            <w:pPr>
              <w:pStyle w:val="Normal1"/>
              <w:spacing w:lineRule="auto" w:line="240"/>
              <w:ind w:firstLine="284" w:end="0"/>
              <w:rPr/>
            </w:pPr>
            <w:r>
              <w:rPr>
                <w:sz w:val="24"/>
                <w:lang w:val="en-US"/>
              </w:rPr>
              <w:t xml:space="preserve"> </w:t>
            </w:r>
            <w:r>
              <w:rPr>
                <w:sz w:val="24"/>
                <w:lang w:val="en-US"/>
              </w:rPr>
              <w:t xml:space="preserve">sus mesas </w:t>
            </w:r>
            <w:r>
              <w:rPr>
                <w:i/>
                <w:iCs/>
                <w:sz w:val="24"/>
                <w:lang w:val="en-US"/>
              </w:rPr>
              <w:t>de ella</w:t>
            </w:r>
          </w:p>
          <w:p>
            <w:pPr>
              <w:pStyle w:val="Normal1"/>
              <w:spacing w:lineRule="auto" w:line="240"/>
              <w:ind w:firstLine="284" w:end="0"/>
              <w:rPr/>
            </w:pPr>
            <w:r>
              <w:rPr>
                <w:sz w:val="24"/>
                <w:lang w:val="en-US"/>
              </w:rPr>
              <w:t xml:space="preserve"> </w:t>
            </w:r>
            <w:r>
              <w:rPr>
                <w:sz w:val="24"/>
                <w:lang w:val="en-US"/>
              </w:rPr>
              <w:t xml:space="preserve">sus mesas </w:t>
            </w:r>
            <w:r>
              <w:rPr>
                <w:i/>
                <w:iCs/>
                <w:sz w:val="24"/>
                <w:lang w:val="en-US"/>
              </w:rPr>
              <w:t>de usted</w:t>
            </w:r>
          </w:p>
          <w:p>
            <w:pPr>
              <w:pStyle w:val="Normal1"/>
              <w:spacing w:lineRule="auto" w:line="240"/>
              <w:ind w:firstLine="284" w:end="0"/>
              <w:rPr/>
            </w:pPr>
            <w:r>
              <w:rPr>
                <w:sz w:val="24"/>
                <w:lang w:val="en-US"/>
              </w:rPr>
              <w:t xml:space="preserve"> </w:t>
            </w:r>
            <w:r>
              <w:rPr>
                <w:sz w:val="24"/>
                <w:lang w:val="en-US"/>
              </w:rPr>
              <w:t xml:space="preserve">sus mesas </w:t>
            </w:r>
            <w:r>
              <w:rPr>
                <w:i/>
                <w:iCs/>
                <w:sz w:val="24"/>
                <w:lang w:val="en-US"/>
              </w:rPr>
              <w:t>de ellos</w:t>
            </w:r>
          </w:p>
          <w:p>
            <w:pPr>
              <w:pStyle w:val="Normal1"/>
              <w:spacing w:lineRule="auto" w:line="240"/>
              <w:ind w:firstLine="284" w:end="0"/>
              <w:rPr/>
            </w:pPr>
            <w:r>
              <w:rPr>
                <w:sz w:val="24"/>
                <w:lang w:val="en-US"/>
              </w:rPr>
              <w:t xml:space="preserve"> </w:t>
            </w:r>
            <w:r>
              <w:rPr>
                <w:sz w:val="24"/>
                <w:lang w:val="en-US"/>
              </w:rPr>
              <w:t xml:space="preserve">sus mesas </w:t>
            </w:r>
            <w:r>
              <w:rPr>
                <w:i/>
                <w:iCs/>
                <w:sz w:val="24"/>
                <w:lang w:val="en-US"/>
              </w:rPr>
              <w:t>de ustedes</w:t>
            </w:r>
          </w:p>
          <w:p>
            <w:pPr>
              <w:pStyle w:val="Normal1"/>
              <w:rPr>
                <w:i/>
                <w:i/>
                <w:iCs/>
                <w:sz w:val="24"/>
                <w:lang w:val="en-US"/>
              </w:rPr>
            </w:pPr>
            <w:r>
              <w:rPr>
                <w:i/>
                <w:iCs/>
                <w:sz w:val="24"/>
                <w:lang w:val="en-US"/>
              </w:rPr>
            </w:r>
          </w:p>
        </w:tc>
        <w:tc>
          <w:tcPr>
            <w:tcW w:w="3960" w:type="dxa"/>
            <w:tcBorders/>
          </w:tcPr>
          <w:p>
            <w:pPr>
              <w:pStyle w:val="Normal1"/>
              <w:spacing w:lineRule="auto" w:line="240"/>
              <w:rPr>
                <w:sz w:val="24"/>
              </w:rPr>
            </w:pPr>
            <w:r>
              <w:rPr>
                <w:sz w:val="24"/>
              </w:rPr>
              <w:t xml:space="preserve">— </w:t>
            </w:r>
            <w:r>
              <w:rPr>
                <w:sz w:val="24"/>
              </w:rPr>
              <w:t xml:space="preserve">его стол </w:t>
            </w:r>
          </w:p>
          <w:p>
            <w:pPr>
              <w:pStyle w:val="Normal1"/>
              <w:spacing w:lineRule="auto" w:line="240"/>
              <w:rPr>
                <w:sz w:val="24"/>
              </w:rPr>
            </w:pPr>
            <w:r>
              <w:rPr>
                <w:sz w:val="24"/>
              </w:rPr>
              <w:t xml:space="preserve">— </w:t>
            </w:r>
            <w:r>
              <w:rPr>
                <w:sz w:val="24"/>
              </w:rPr>
              <w:t xml:space="preserve">ее стол </w:t>
            </w:r>
          </w:p>
          <w:p>
            <w:pPr>
              <w:pStyle w:val="Normal1"/>
              <w:spacing w:lineRule="auto" w:line="240"/>
              <w:rPr>
                <w:sz w:val="24"/>
              </w:rPr>
            </w:pPr>
            <w:r>
              <w:rPr>
                <w:sz w:val="24"/>
              </w:rPr>
              <w:t xml:space="preserve">— </w:t>
            </w:r>
            <w:r>
              <w:rPr>
                <w:sz w:val="24"/>
              </w:rPr>
              <w:t xml:space="preserve">ваш стол </w:t>
            </w:r>
          </w:p>
          <w:p>
            <w:pPr>
              <w:pStyle w:val="Normal1"/>
              <w:spacing w:lineRule="auto" w:line="240"/>
              <w:rPr>
                <w:sz w:val="24"/>
              </w:rPr>
            </w:pPr>
            <w:r>
              <w:rPr>
                <w:sz w:val="24"/>
              </w:rPr>
              <w:t xml:space="preserve">— </w:t>
            </w:r>
            <w:r>
              <w:rPr>
                <w:sz w:val="24"/>
              </w:rPr>
              <w:t xml:space="preserve">их стол </w:t>
            </w:r>
          </w:p>
          <w:p>
            <w:pPr>
              <w:pStyle w:val="Normal1"/>
              <w:spacing w:lineRule="auto" w:line="240"/>
              <w:rPr>
                <w:sz w:val="24"/>
              </w:rPr>
            </w:pPr>
            <w:r>
              <w:rPr>
                <w:sz w:val="24"/>
              </w:rPr>
              <w:t xml:space="preserve">— </w:t>
            </w:r>
            <w:r>
              <w:rPr>
                <w:sz w:val="24"/>
              </w:rPr>
              <w:t xml:space="preserve">их стол </w:t>
            </w:r>
          </w:p>
          <w:p>
            <w:pPr>
              <w:pStyle w:val="Normal1"/>
              <w:spacing w:lineRule="auto" w:line="240"/>
              <w:rPr>
                <w:sz w:val="24"/>
              </w:rPr>
            </w:pPr>
            <w:r>
              <w:rPr>
                <w:sz w:val="24"/>
              </w:rPr>
              <w:t xml:space="preserve">— </w:t>
            </w:r>
            <w:r>
              <w:rPr>
                <w:sz w:val="24"/>
              </w:rPr>
              <w:t xml:space="preserve">ваш стол </w:t>
            </w:r>
          </w:p>
          <w:p>
            <w:pPr>
              <w:pStyle w:val="Normal1"/>
              <w:spacing w:lineRule="auto" w:line="240"/>
              <w:rPr>
                <w:sz w:val="24"/>
              </w:rPr>
            </w:pPr>
            <w:r>
              <w:rPr>
                <w:sz w:val="24"/>
              </w:rPr>
              <w:t xml:space="preserve">— </w:t>
            </w:r>
            <w:r>
              <w:rPr>
                <w:sz w:val="24"/>
              </w:rPr>
              <w:t>его столы</w:t>
            </w:r>
          </w:p>
          <w:p>
            <w:pPr>
              <w:pStyle w:val="Normal1"/>
              <w:spacing w:lineRule="auto" w:line="240"/>
              <w:rPr>
                <w:sz w:val="24"/>
              </w:rPr>
            </w:pPr>
            <w:r>
              <w:rPr>
                <w:sz w:val="24"/>
              </w:rPr>
              <w:t xml:space="preserve">— </w:t>
            </w:r>
            <w:r>
              <w:rPr>
                <w:sz w:val="24"/>
              </w:rPr>
              <w:t>ее столы</w:t>
            </w:r>
          </w:p>
          <w:p>
            <w:pPr>
              <w:pStyle w:val="Normal1"/>
              <w:spacing w:lineRule="auto" w:line="240"/>
              <w:rPr>
                <w:sz w:val="24"/>
              </w:rPr>
            </w:pPr>
            <w:r>
              <w:rPr>
                <w:sz w:val="24"/>
              </w:rPr>
              <w:t xml:space="preserve">— </w:t>
            </w:r>
            <w:r>
              <w:rPr>
                <w:sz w:val="24"/>
              </w:rPr>
              <w:t>ваши столы</w:t>
            </w:r>
          </w:p>
          <w:p>
            <w:pPr>
              <w:pStyle w:val="Normal1"/>
              <w:spacing w:lineRule="auto" w:line="240"/>
              <w:rPr>
                <w:sz w:val="24"/>
              </w:rPr>
            </w:pPr>
            <w:r>
              <w:rPr>
                <w:sz w:val="24"/>
              </w:rPr>
              <w:t xml:space="preserve">— </w:t>
            </w:r>
            <w:r>
              <w:rPr>
                <w:sz w:val="24"/>
              </w:rPr>
              <w:t>их столы</w:t>
            </w:r>
          </w:p>
          <w:p>
            <w:pPr>
              <w:pStyle w:val="Normal1"/>
              <w:spacing w:lineRule="auto" w:line="240"/>
              <w:rPr>
                <w:sz w:val="24"/>
              </w:rPr>
            </w:pPr>
            <w:r>
              <w:rPr>
                <w:sz w:val="24"/>
              </w:rPr>
              <w:t xml:space="preserve">— </w:t>
            </w:r>
            <w:r>
              <w:rPr>
                <w:sz w:val="24"/>
              </w:rPr>
              <w:t>ваши столы</w:t>
            </w:r>
          </w:p>
          <w:p>
            <w:pPr>
              <w:pStyle w:val="Normal1"/>
              <w:rPr>
                <w:sz w:val="24"/>
              </w:rPr>
            </w:pPr>
            <w:r>
              <w:rPr>
                <w:sz w:val="24"/>
              </w:rPr>
            </w:r>
          </w:p>
        </w:tc>
      </w:tr>
    </w:tbl>
    <w:p>
      <w:pPr>
        <w:pStyle w:val="Normal1"/>
        <w:spacing w:lineRule="auto" w:line="240"/>
        <w:ind w:firstLine="284" w:end="0"/>
        <w:rPr/>
      </w:pPr>
      <w:r>
        <w:rPr>
          <w:i/>
        </w:rPr>
        <w:t>Примечание</w:t>
      </w:r>
      <w:r>
        <w:rPr/>
        <w:t xml:space="preserve">. Русское возвратно-притяжательное местоимение </w:t>
      </w:r>
      <w:r>
        <w:rPr>
          <w:i/>
        </w:rPr>
        <w:t>свой</w:t>
      </w:r>
      <w:r>
        <w:rPr/>
        <w:t xml:space="preserve"> указывает на принадлежность кого- или чего-либо субъекту речи и может относиться ко всем лицам обоих чисел.</w:t>
      </w:r>
    </w:p>
    <w:p>
      <w:pPr>
        <w:pStyle w:val="Normal1"/>
        <w:spacing w:lineRule="auto" w:line="240"/>
        <w:ind w:firstLine="284" w:end="0"/>
        <w:rPr/>
      </w:pPr>
      <w:r>
        <w:rPr/>
        <w:t xml:space="preserve">У испанского местоимения </w:t>
      </w:r>
      <w:r>
        <w:rPr>
          <w:b/>
          <w:bCs/>
        </w:rPr>
        <w:t>su</w:t>
      </w:r>
      <w:r>
        <w:rPr/>
        <w:t xml:space="preserve"> связи с грамматическим лицом весьма определенные: оно всегда соотносится с 3-м лицом, будь то субъект или объект действия. Корреляция испанского местоимения </w:t>
      </w:r>
      <w:r>
        <w:rPr>
          <w:b/>
          <w:bCs/>
        </w:rPr>
        <w:t>su</w:t>
      </w:r>
      <w:r>
        <w:rPr/>
        <w:t xml:space="preserve"> всегда замкнута на третьем лице, а русского </w:t>
      </w:r>
      <w:r>
        <w:rPr>
          <w:i/>
        </w:rPr>
        <w:t>свой</w:t>
      </w:r>
      <w:r>
        <w:rPr/>
        <w:t xml:space="preserve"> открыта для всех лиц. Поэтому на испанский язык оно переводится в зависимости от грамматического лица субъекта речи различными притяжательны-местоимениями:</w:t>
      </w:r>
    </w:p>
    <w:tbl>
      <w:tblPr>
        <w:tblW w:w="8895" w:type="dxa"/>
        <w:jc w:val="start"/>
        <w:tblInd w:w="336" w:type="dxa"/>
        <w:tblLayout w:type="fixed"/>
        <w:tblCellMar>
          <w:top w:w="0" w:type="dxa"/>
          <w:start w:w="108" w:type="dxa"/>
          <w:bottom w:w="0" w:type="dxa"/>
          <w:end w:w="108" w:type="dxa"/>
        </w:tblCellMar>
      </w:tblPr>
      <w:tblGrid>
        <w:gridCol w:w="3105"/>
        <w:gridCol w:w="5790"/>
      </w:tblGrid>
      <w:tr>
        <w:trPr>
          <w:trHeight w:val="1770" w:hRule="atLeast"/>
        </w:trPr>
        <w:tc>
          <w:tcPr>
            <w:tcW w:w="3105" w:type="dxa"/>
            <w:tcBorders/>
          </w:tcPr>
          <w:p>
            <w:pPr>
              <w:pStyle w:val="Normal1"/>
              <w:spacing w:lineRule="auto" w:line="240"/>
              <w:ind w:firstLine="284" w:end="0"/>
              <w:rPr/>
            </w:pPr>
            <w:r>
              <w:rPr/>
              <w:t xml:space="preserve">Я беру </w:t>
            </w:r>
            <w:r>
              <w:rPr>
                <w:i/>
              </w:rPr>
              <w:t xml:space="preserve">свою </w:t>
            </w:r>
            <w:r>
              <w:rPr/>
              <w:t>тетрадь.</w:t>
            </w:r>
          </w:p>
          <w:p>
            <w:pPr>
              <w:pStyle w:val="Normal1"/>
              <w:spacing w:lineRule="auto" w:line="240"/>
              <w:ind w:firstLine="284" w:end="0"/>
              <w:rPr/>
            </w:pPr>
            <w:r>
              <w:rPr/>
              <w:t xml:space="preserve">Ты берешь </w:t>
            </w:r>
            <w:r>
              <w:rPr>
                <w:i/>
              </w:rPr>
              <w:t>свою</w:t>
            </w:r>
            <w:r>
              <w:rPr/>
              <w:t xml:space="preserve"> тетрадь.</w:t>
            </w:r>
          </w:p>
          <w:p>
            <w:pPr>
              <w:pStyle w:val="Normal1"/>
              <w:spacing w:lineRule="auto" w:line="240"/>
              <w:ind w:firstLine="284" w:end="0"/>
              <w:rPr/>
            </w:pPr>
            <w:r>
              <w:rPr/>
              <w:t xml:space="preserve">Он (она) берет </w:t>
            </w:r>
            <w:r>
              <w:rPr>
                <w:i/>
              </w:rPr>
              <w:t>свою</w:t>
            </w:r>
            <w:r>
              <w:rPr/>
              <w:t xml:space="preserve"> тетрадь.</w:t>
            </w:r>
          </w:p>
          <w:p>
            <w:pPr>
              <w:pStyle w:val="Normal1"/>
              <w:spacing w:lineRule="auto" w:line="240"/>
              <w:ind w:firstLine="284" w:end="0"/>
              <w:rPr/>
            </w:pPr>
            <w:r>
              <w:rPr/>
              <w:t xml:space="preserve">Вы берете </w:t>
            </w:r>
            <w:r>
              <w:rPr>
                <w:i/>
              </w:rPr>
              <w:t>свою</w:t>
            </w:r>
            <w:r>
              <w:rPr/>
              <w:t xml:space="preserve"> тетрадь.</w:t>
            </w:r>
          </w:p>
          <w:p>
            <w:pPr>
              <w:pStyle w:val="Normal1"/>
              <w:spacing w:lineRule="auto" w:line="240"/>
              <w:ind w:firstLine="284" w:end="0"/>
              <w:rPr/>
            </w:pPr>
            <w:r>
              <w:rPr/>
              <w:t xml:space="preserve">Мы берем </w:t>
            </w:r>
            <w:r>
              <w:rPr>
                <w:i/>
              </w:rPr>
              <w:t>свою</w:t>
            </w:r>
            <w:r>
              <w:rPr/>
              <w:t xml:space="preserve"> тетрадь.</w:t>
            </w:r>
          </w:p>
          <w:p>
            <w:pPr>
              <w:pStyle w:val="Normal1"/>
              <w:spacing w:lineRule="auto" w:line="240"/>
              <w:ind w:firstLine="284" w:end="0"/>
              <w:rPr/>
            </w:pPr>
            <w:r>
              <w:rPr/>
              <w:t xml:space="preserve">Они берут </w:t>
            </w:r>
            <w:r>
              <w:rPr>
                <w:i/>
              </w:rPr>
              <w:t>свою</w:t>
            </w:r>
            <w:r>
              <w:rPr/>
              <w:t xml:space="preserve"> тетрадь.</w:t>
            </w:r>
          </w:p>
          <w:p>
            <w:pPr>
              <w:pStyle w:val="Normal1"/>
              <w:spacing w:lineRule="auto" w:line="240"/>
              <w:ind w:firstLine="284" w:end="0"/>
              <w:rPr/>
            </w:pPr>
            <w:r>
              <w:rPr/>
              <w:t xml:space="preserve">Вы берете </w:t>
            </w:r>
            <w:r>
              <w:rPr>
                <w:i/>
              </w:rPr>
              <w:t>свою</w:t>
            </w:r>
            <w:r>
              <w:rPr/>
              <w:t xml:space="preserve"> тетрадь.</w:t>
            </w:r>
          </w:p>
          <w:p>
            <w:pPr>
              <w:pStyle w:val="Normal1"/>
              <w:rPr/>
            </w:pPr>
            <w:r>
              <w:rPr/>
            </w:r>
          </w:p>
        </w:tc>
        <w:tc>
          <w:tcPr>
            <w:tcW w:w="5790" w:type="dxa"/>
            <w:tcBorders/>
          </w:tcPr>
          <w:p>
            <w:pPr>
              <w:pStyle w:val="Normal1"/>
              <w:spacing w:lineRule="auto" w:line="240"/>
              <w:rPr/>
            </w:pPr>
            <w:r>
              <w:rPr>
                <w:lang w:val="en-US"/>
              </w:rPr>
              <w:t xml:space="preserve">Tomo </w:t>
            </w:r>
            <w:r>
              <w:rPr>
                <w:i/>
                <w:iCs/>
                <w:lang w:val="en-US"/>
              </w:rPr>
              <w:t>mi</w:t>
            </w:r>
            <w:r>
              <w:rPr>
                <w:lang w:val="en-US"/>
              </w:rPr>
              <w:t xml:space="preserve"> cuademo </w:t>
            </w:r>
          </w:p>
          <w:p>
            <w:pPr>
              <w:pStyle w:val="Normal1"/>
              <w:spacing w:lineRule="auto" w:line="240"/>
              <w:rPr/>
            </w:pPr>
            <w:r>
              <w:rPr>
                <w:lang w:val="en-US"/>
              </w:rPr>
              <w:t xml:space="preserve">Tomas </w:t>
            </w:r>
            <w:r>
              <w:rPr>
                <w:i/>
                <w:iCs/>
                <w:lang w:val="en-US"/>
              </w:rPr>
              <w:t>tu</w:t>
            </w:r>
            <w:r>
              <w:rPr>
                <w:lang w:val="en-US"/>
              </w:rPr>
              <w:t xml:space="preserve"> cuademo.</w:t>
            </w:r>
          </w:p>
          <w:p>
            <w:pPr>
              <w:pStyle w:val="Normal1"/>
              <w:spacing w:lineRule="auto" w:line="240"/>
              <w:rPr/>
            </w:pPr>
            <w:r>
              <w:rPr>
                <w:lang w:val="en-US"/>
              </w:rPr>
              <w:t xml:space="preserve">Toma </w:t>
            </w:r>
            <w:r>
              <w:rPr>
                <w:i/>
                <w:iCs/>
                <w:lang w:val="en-US"/>
              </w:rPr>
              <w:t>su</w:t>
            </w:r>
            <w:r>
              <w:rPr>
                <w:lang w:val="en-US"/>
              </w:rPr>
              <w:t xml:space="preserve"> cuademo. </w:t>
            </w:r>
          </w:p>
          <w:p>
            <w:pPr>
              <w:pStyle w:val="Normal1"/>
              <w:spacing w:lineRule="auto" w:line="240"/>
              <w:rPr/>
            </w:pPr>
            <w:r>
              <w:rPr>
                <w:lang w:val="en-US"/>
              </w:rPr>
              <w:t xml:space="preserve">Toma </w:t>
            </w:r>
            <w:r>
              <w:rPr>
                <w:i/>
                <w:iCs/>
                <w:lang w:val="en-US"/>
              </w:rPr>
              <w:t>su</w:t>
            </w:r>
            <w:r>
              <w:rPr>
                <w:lang w:val="en-US"/>
              </w:rPr>
              <w:t xml:space="preserve"> cuademo. </w:t>
            </w:r>
          </w:p>
          <w:p>
            <w:pPr>
              <w:pStyle w:val="Normal1"/>
              <w:spacing w:lineRule="auto" w:line="240"/>
              <w:rPr/>
            </w:pPr>
            <w:r>
              <w:rPr>
                <w:lang w:val="en-US"/>
              </w:rPr>
              <w:t xml:space="preserve">Tomamos </w:t>
            </w:r>
            <w:r>
              <w:rPr>
                <w:i/>
                <w:iCs/>
                <w:lang w:val="en-US"/>
              </w:rPr>
              <w:t>nuestro</w:t>
            </w:r>
            <w:r>
              <w:rPr>
                <w:lang w:val="en-US"/>
              </w:rPr>
              <w:t xml:space="preserve"> cuademo. </w:t>
            </w:r>
          </w:p>
          <w:p>
            <w:pPr>
              <w:pStyle w:val="Normal1"/>
              <w:spacing w:lineRule="auto" w:line="240"/>
              <w:rPr/>
            </w:pPr>
            <w:r>
              <w:rPr>
                <w:lang w:val="en-US"/>
              </w:rPr>
              <w:t xml:space="preserve">Toman </w:t>
            </w:r>
            <w:r>
              <w:rPr>
                <w:i/>
                <w:iCs/>
                <w:lang w:val="en-US"/>
              </w:rPr>
              <w:t>su</w:t>
            </w:r>
            <w:r>
              <w:rPr>
                <w:lang w:val="en-US"/>
              </w:rPr>
              <w:t xml:space="preserve"> cuademo. </w:t>
            </w:r>
          </w:p>
          <w:p>
            <w:pPr>
              <w:pStyle w:val="Normal1"/>
              <w:spacing w:lineRule="auto" w:line="240"/>
              <w:rPr/>
            </w:pPr>
            <w:r>
              <w:rPr>
                <w:lang w:val="en-US"/>
              </w:rPr>
              <w:t xml:space="preserve">Toman </w:t>
            </w:r>
            <w:r>
              <w:rPr>
                <w:i/>
                <w:iCs/>
                <w:lang w:val="en-US"/>
              </w:rPr>
              <w:t>su</w:t>
            </w:r>
            <w:r>
              <w:rPr>
                <w:lang w:val="en-US"/>
              </w:rPr>
              <w:t xml:space="preserve"> cuademo (</w:t>
            </w:r>
            <w:r>
              <w:rPr/>
              <w:t>или</w:t>
            </w:r>
            <w:r>
              <w:rPr>
                <w:lang w:val="en-US"/>
              </w:rPr>
              <w:t xml:space="preserve"> tomais vuestm cuademo).</w:t>
            </w:r>
          </w:p>
          <w:p>
            <w:pPr>
              <w:pStyle w:val="Normal1"/>
              <w:rPr>
                <w:lang w:val="en-US"/>
              </w:rPr>
            </w:pPr>
            <w:r>
              <w:rPr>
                <w:lang w:val="en-US"/>
              </w:rPr>
            </w:r>
          </w:p>
        </w:tc>
      </w:tr>
    </w:tbl>
    <w:p>
      <w:pPr>
        <w:sectPr>
          <w:footerReference w:type="default" r:id="rId17"/>
          <w:footerReference w:type="first" r:id="rId18"/>
          <w:type w:val="nextPage"/>
          <w:pgSz w:w="11906" w:h="16838"/>
          <w:pgMar w:left="567" w:right="567" w:gutter="0" w:header="0" w:top="567" w:footer="720" w:bottom="776"/>
          <w:pgNumType w:fmt="decimal"/>
          <w:formProt w:val="false"/>
          <w:textDirection w:val="lrTb"/>
          <w:docGrid w:type="default" w:linePitch="360" w:charSpace="0"/>
        </w:sectPr>
      </w:pPr>
    </w:p>
    <w:p>
      <w:pPr>
        <w:pStyle w:val="Normal1"/>
        <w:spacing w:lineRule="auto" w:line="240"/>
        <w:ind w:firstLine="284" w:end="0"/>
        <w:rPr>
          <w:sz w:val="22"/>
        </w:rPr>
      </w:pPr>
      <w:r>
        <w:rPr>
          <w:sz w:val="22"/>
        </w:rPr>
      </w:r>
    </w:p>
    <w:p>
      <w:pPr>
        <w:pStyle w:val="Normal1"/>
        <w:spacing w:lineRule="auto" w:line="240"/>
        <w:ind w:firstLine="284" w:end="0"/>
        <w:jc w:val="center"/>
        <w:rPr>
          <w:b/>
          <w:sz w:val="24"/>
          <w:lang w:val="en-US"/>
        </w:rPr>
      </w:pPr>
      <w:r>
        <w:rPr>
          <w:b/>
          <w:sz w:val="24"/>
          <w:lang w:val="en-US"/>
        </w:rPr>
      </w:r>
    </w:p>
    <w:p>
      <w:pPr>
        <w:pStyle w:val="Normal1"/>
        <w:spacing w:lineRule="auto" w:line="240"/>
        <w:ind w:firstLine="284" w:end="0"/>
        <w:jc w:val="center"/>
        <w:rPr>
          <w:b/>
          <w:sz w:val="24"/>
        </w:rPr>
      </w:pPr>
      <w:r>
        <w:rPr>
          <w:b/>
          <w:sz w:val="24"/>
        </w:rPr>
        <w:t>II. Притяжательные местоимения-существительные</w:t>
      </w:r>
    </w:p>
    <w:p>
      <w:pPr>
        <w:pStyle w:val="Normal1"/>
        <w:spacing w:lineRule="auto" w:line="240"/>
        <w:ind w:firstLine="284" w:end="0"/>
        <w:rPr/>
      </w:pPr>
      <w:r>
        <w:rPr>
          <w:sz w:val="24"/>
        </w:rPr>
        <w:t>Притяжательные местоимения-существительные обычно употреб</w:t>
        <w:softHyphen/>
        <w:t xml:space="preserve">ляются самостоятельно, заменяя в речи существительные. Во многих случаях им предшествует определенный артикль (артикль обычно опускается, если местоимение стоит после глагола </w:t>
      </w:r>
      <w:r>
        <w:rPr>
          <w:b/>
          <w:sz w:val="24"/>
          <w:lang w:val="en-US"/>
        </w:rPr>
        <w:t>ser</w:t>
      </w:r>
      <w:r>
        <w:rPr>
          <w:sz w:val="24"/>
        </w:rPr>
        <w:t>). Притяжатель</w:t>
        <w:softHyphen/>
        <w:t>ные местоимения-существительные изменяются по родам и числам:</w:t>
      </w:r>
    </w:p>
    <w:p>
      <w:pPr>
        <w:pStyle w:val="Normal1"/>
        <w:spacing w:lineRule="auto" w:line="240"/>
        <w:ind w:firstLine="284" w:end="0"/>
        <w:rPr/>
      </w:pPr>
      <w:r>
        <w:rPr>
          <w:sz w:val="24"/>
          <w:lang w:val="en-US"/>
        </w:rPr>
        <w:t>La</w:t>
      </w:r>
      <w:r>
        <w:rPr>
          <w:sz w:val="24"/>
        </w:rPr>
        <w:t xml:space="preserve"> </w:t>
      </w:r>
      <w:r>
        <w:rPr>
          <w:sz w:val="24"/>
          <w:lang w:val="en-US"/>
        </w:rPr>
        <w:t>vieja</w:t>
      </w:r>
      <w:r>
        <w:rPr>
          <w:sz w:val="24"/>
        </w:rPr>
        <w:t xml:space="preserve"> </w:t>
      </w:r>
      <w:r>
        <w:rPr>
          <w:sz w:val="24"/>
          <w:lang w:val="en-US"/>
        </w:rPr>
        <w:t>me</w:t>
      </w:r>
      <w:r>
        <w:rPr>
          <w:sz w:val="24"/>
        </w:rPr>
        <w:t xml:space="preserve"> </w:t>
      </w:r>
      <w:r>
        <w:rPr>
          <w:sz w:val="24"/>
          <w:lang w:val="en-US"/>
        </w:rPr>
        <w:t>mira</w:t>
      </w:r>
      <w:r>
        <w:rPr>
          <w:sz w:val="24"/>
        </w:rPr>
        <w:t xml:space="preserve"> </w:t>
      </w:r>
      <w:r>
        <w:rPr>
          <w:sz w:val="24"/>
          <w:lang w:val="en-US"/>
        </w:rPr>
        <w:t>con</w:t>
      </w:r>
      <w:r>
        <w:rPr>
          <w:sz w:val="24"/>
        </w:rPr>
        <w:t xml:space="preserve"> </w:t>
      </w:r>
      <w:r>
        <w:rPr>
          <w:sz w:val="24"/>
          <w:lang w:val="en-US"/>
        </w:rPr>
        <w:t>los</w:t>
      </w:r>
      <w:r>
        <w:rPr>
          <w:sz w:val="24"/>
        </w:rPr>
        <w:t xml:space="preserve"> </w:t>
      </w:r>
      <w:r>
        <w:rPr>
          <w:sz w:val="24"/>
          <w:lang w:val="en-US"/>
        </w:rPr>
        <w:t>ojos</w:t>
      </w:r>
      <w:r>
        <w:rPr>
          <w:sz w:val="24"/>
        </w:rPr>
        <w:t xml:space="preserve"> </w:t>
      </w:r>
      <w:r>
        <w:rPr>
          <w:sz w:val="24"/>
          <w:lang w:val="en-US"/>
        </w:rPr>
        <w:t>cargados</w:t>
      </w:r>
      <w:r>
        <w:rPr>
          <w:sz w:val="24"/>
        </w:rPr>
        <w:t xml:space="preserve">                      Старуха смотрит на меня глазами,</w:t>
      </w:r>
    </w:p>
    <w:p>
      <w:pPr>
        <w:pStyle w:val="Normal1"/>
        <w:spacing w:lineRule="auto" w:line="240"/>
        <w:ind w:firstLine="709" w:end="0"/>
        <w:rPr/>
      </w:pPr>
      <w:r>
        <w:rPr>
          <w:sz w:val="24"/>
          <w:lang w:val="en-US"/>
        </w:rPr>
        <w:t xml:space="preserve">de miedo distinto </w:t>
      </w:r>
      <w:r>
        <w:rPr>
          <w:i/>
          <w:iCs/>
          <w:sz w:val="24"/>
          <w:lang w:val="en-US"/>
        </w:rPr>
        <w:t>al mio.</w:t>
      </w:r>
      <w:r>
        <w:rPr>
          <w:sz w:val="24"/>
          <w:lang w:val="en-US"/>
        </w:rPr>
        <w:t xml:space="preserve">                                              </w:t>
      </w:r>
      <w:r>
        <w:rPr>
          <w:sz w:val="24"/>
        </w:rPr>
        <w:t xml:space="preserve">полными страха, который </w:t>
      </w:r>
    </w:p>
    <w:p>
      <w:pPr>
        <w:pStyle w:val="Normal1"/>
        <w:spacing w:lineRule="auto" w:line="240"/>
        <w:ind w:firstLine="709" w:end="0"/>
        <w:rPr/>
      </w:pPr>
      <w:r>
        <w:rPr>
          <w:sz w:val="24"/>
        </w:rPr>
        <w:t>(</w:t>
      </w:r>
      <w:r>
        <w:rPr>
          <w:sz w:val="24"/>
          <w:lang w:val="en-US"/>
        </w:rPr>
        <w:t>J</w:t>
      </w:r>
      <w:r>
        <w:rPr>
          <w:sz w:val="24"/>
        </w:rPr>
        <w:t xml:space="preserve">. </w:t>
      </w:r>
      <w:r>
        <w:rPr>
          <w:sz w:val="24"/>
          <w:lang w:val="en-US"/>
        </w:rPr>
        <w:t>F</w:t>
      </w:r>
      <w:r>
        <w:rPr>
          <w:lang w:val="en-US"/>
        </w:rPr>
        <w:t>ARIAS</w:t>
      </w:r>
      <w:r>
        <w:rPr>
          <w:sz w:val="24"/>
        </w:rPr>
        <w:t>)                                                                    не похож на мой.</w:t>
      </w:r>
    </w:p>
    <w:p>
      <w:pPr>
        <w:pStyle w:val="Normal1"/>
        <w:spacing w:lineRule="auto" w:line="240"/>
        <w:ind w:firstLine="284" w:end="0"/>
        <w:rPr/>
      </w:pPr>
      <w:r>
        <w:rPr>
          <w:sz w:val="24"/>
          <w:lang w:val="en-US"/>
        </w:rPr>
        <w:t>Supongo</w:t>
      </w:r>
      <w:r>
        <w:rPr>
          <w:sz w:val="24"/>
        </w:rPr>
        <w:t xml:space="preserve"> </w:t>
      </w:r>
      <w:r>
        <w:rPr>
          <w:sz w:val="24"/>
          <w:lang w:val="en-US"/>
        </w:rPr>
        <w:t>que</w:t>
      </w:r>
      <w:r>
        <w:rPr>
          <w:sz w:val="24"/>
        </w:rPr>
        <w:t xml:space="preserve"> </w:t>
      </w:r>
      <w:r>
        <w:rPr>
          <w:sz w:val="24"/>
          <w:lang w:val="en-US"/>
        </w:rPr>
        <w:t>puedo</w:t>
      </w:r>
      <w:r>
        <w:rPr>
          <w:sz w:val="24"/>
        </w:rPr>
        <w:t xml:space="preserve"> </w:t>
      </w:r>
      <w:r>
        <w:rPr>
          <w:sz w:val="24"/>
          <w:lang w:val="en-US"/>
        </w:rPr>
        <w:t>miraria</w:t>
      </w:r>
      <w:r>
        <w:rPr>
          <w:sz w:val="24"/>
        </w:rPr>
        <w:t>, ро</w:t>
      </w:r>
      <w:r>
        <w:rPr>
          <w:sz w:val="24"/>
          <w:lang w:val="en-US"/>
        </w:rPr>
        <w:t>rque</w:t>
      </w:r>
      <w:r>
        <w:rPr>
          <w:sz w:val="24"/>
        </w:rPr>
        <w:t xml:space="preserve">                            Полагаю, что я могу смотреть на</w:t>
      </w:r>
    </w:p>
    <w:p>
      <w:pPr>
        <w:pStyle w:val="Normal1"/>
        <w:spacing w:lineRule="auto" w:line="240"/>
        <w:ind w:firstLine="709" w:end="0"/>
        <w:rPr/>
      </w:pPr>
      <w:r>
        <w:rPr>
          <w:sz w:val="24"/>
          <w:lang w:val="en-US"/>
        </w:rPr>
        <w:t xml:space="preserve">mis ojos son </w:t>
      </w:r>
      <w:r>
        <w:rPr>
          <w:i/>
          <w:iCs/>
          <w:sz w:val="24"/>
          <w:lang w:val="en-US"/>
        </w:rPr>
        <w:t>míos</w:t>
      </w:r>
      <w:r>
        <w:rPr>
          <w:sz w:val="24"/>
          <w:lang w:val="en-US"/>
        </w:rPr>
        <w:t xml:space="preserve">.                                                         </w:t>
      </w:r>
      <w:r>
        <w:rPr>
          <w:sz w:val="24"/>
        </w:rPr>
        <w:t>нее, ибо мои глаза принадлежат мне.</w:t>
      </w:r>
    </w:p>
    <w:p>
      <w:pPr>
        <w:pStyle w:val="Normal1"/>
        <w:spacing w:lineRule="auto" w:line="240"/>
        <w:ind w:firstLine="709" w:end="0"/>
        <w:rPr/>
      </w:pPr>
      <w:r>
        <w:rPr>
          <w:sz w:val="24"/>
        </w:rPr>
        <w:t>(</w:t>
      </w:r>
      <w:r>
        <w:rPr>
          <w:sz w:val="24"/>
          <w:lang w:val="en-US"/>
        </w:rPr>
        <w:t>C</w:t>
      </w:r>
      <w:r>
        <w:rPr>
          <w:sz w:val="24"/>
        </w:rPr>
        <w:t>.</w:t>
      </w:r>
      <w:r>
        <w:rPr>
          <w:sz w:val="24"/>
          <w:lang w:val="en-US"/>
        </w:rPr>
        <w:t>F</w:t>
      </w:r>
      <w:r>
        <w:rPr>
          <w:lang w:val="en-US"/>
        </w:rPr>
        <w:t>ELIPE</w:t>
      </w:r>
      <w:r>
        <w:rPr>
          <w:sz w:val="24"/>
        </w:rPr>
        <w:t xml:space="preserve">)                       </w:t>
      </w:r>
    </w:p>
    <w:p>
      <w:pPr>
        <w:pStyle w:val="Normal1"/>
        <w:spacing w:lineRule="auto" w:line="240"/>
        <w:ind w:firstLine="284" w:end="0"/>
        <w:rPr/>
      </w:pPr>
      <w:r>
        <w:rPr>
          <w:sz w:val="24"/>
          <w:lang w:val="en-US"/>
        </w:rPr>
        <w:t>El</w:t>
      </w:r>
      <w:r>
        <w:rPr>
          <w:sz w:val="24"/>
        </w:rPr>
        <w:t xml:space="preserve"> </w:t>
      </w:r>
      <w:r>
        <w:rPr>
          <w:sz w:val="24"/>
          <w:lang w:val="en-US"/>
        </w:rPr>
        <w:t>mozo</w:t>
      </w:r>
      <w:r>
        <w:rPr>
          <w:sz w:val="24"/>
        </w:rPr>
        <w:t xml:space="preserve"> </w:t>
      </w:r>
      <w:r>
        <w:rPr>
          <w:sz w:val="24"/>
          <w:lang w:val="en-US"/>
        </w:rPr>
        <w:t>cogi</w:t>
      </w:r>
      <w:r>
        <w:rPr>
          <w:sz w:val="24"/>
        </w:rPr>
        <w:t xml:space="preserve">ó </w:t>
      </w:r>
      <w:r>
        <w:rPr>
          <w:sz w:val="24"/>
          <w:lang w:val="en-US"/>
        </w:rPr>
        <w:t>con</w:t>
      </w:r>
      <w:r>
        <w:rPr>
          <w:sz w:val="24"/>
        </w:rPr>
        <w:t xml:space="preserve"> </w:t>
      </w:r>
      <w:r>
        <w:rPr>
          <w:i/>
          <w:iCs/>
          <w:sz w:val="24"/>
          <w:lang w:val="en-US"/>
        </w:rPr>
        <w:t>la</w:t>
      </w:r>
      <w:r>
        <w:rPr>
          <w:i/>
          <w:iCs/>
          <w:sz w:val="24"/>
        </w:rPr>
        <w:t xml:space="preserve"> </w:t>
      </w:r>
      <w:r>
        <w:rPr>
          <w:i/>
          <w:iCs/>
          <w:sz w:val="24"/>
          <w:lang w:val="en-US"/>
        </w:rPr>
        <w:t>suya</w:t>
      </w:r>
      <w:r>
        <w:rPr>
          <w:sz w:val="24"/>
        </w:rPr>
        <w:t xml:space="preserve">, </w:t>
      </w:r>
      <w:r>
        <w:rPr>
          <w:sz w:val="24"/>
          <w:lang w:val="en-US"/>
        </w:rPr>
        <w:t>robusta</w:t>
      </w:r>
      <w:r>
        <w:rPr>
          <w:sz w:val="24"/>
        </w:rPr>
        <w:t xml:space="preserve">                             Юноша схватил своей рукой, </w:t>
      </w:r>
    </w:p>
    <w:p>
      <w:pPr>
        <w:pStyle w:val="Normal1"/>
        <w:spacing w:lineRule="auto" w:line="240"/>
        <w:ind w:firstLine="709" w:end="0"/>
        <w:rPr/>
      </w:pPr>
      <w:r>
        <w:rPr>
          <w:sz w:val="24"/>
        </w:rPr>
        <w:t xml:space="preserve">у </w:t>
      </w:r>
      <w:r>
        <w:rPr>
          <w:sz w:val="24"/>
          <w:lang w:val="en-US"/>
        </w:rPr>
        <w:t>poderosa</w:t>
      </w:r>
      <w:r>
        <w:rPr>
          <w:sz w:val="24"/>
        </w:rPr>
        <w:t xml:space="preserve">, </w:t>
      </w:r>
      <w:r>
        <w:rPr>
          <w:sz w:val="24"/>
          <w:lang w:val="en-US"/>
        </w:rPr>
        <w:t>aquella</w:t>
      </w:r>
      <w:r>
        <w:rPr>
          <w:sz w:val="24"/>
        </w:rPr>
        <w:t xml:space="preserve"> </w:t>
      </w:r>
      <w:r>
        <w:rPr>
          <w:sz w:val="24"/>
          <w:lang w:val="en-US"/>
        </w:rPr>
        <w:t>mano</w:t>
      </w:r>
      <w:r>
        <w:rPr>
          <w:sz w:val="24"/>
        </w:rPr>
        <w:t xml:space="preserve"> </w:t>
      </w:r>
      <w:r>
        <w:rPr>
          <w:sz w:val="24"/>
          <w:lang w:val="en-US"/>
        </w:rPr>
        <w:t>obstinada</w:t>
      </w:r>
      <w:r>
        <w:rPr>
          <w:sz w:val="24"/>
        </w:rPr>
        <w:t xml:space="preserve">                             крепкой и сильной, непослушную</w:t>
      </w:r>
    </w:p>
    <w:p>
      <w:pPr>
        <w:pStyle w:val="Normal1"/>
        <w:spacing w:lineRule="auto" w:line="240"/>
        <w:ind w:firstLine="709" w:end="0"/>
        <w:rPr/>
      </w:pPr>
      <w:r>
        <w:rPr>
          <w:sz w:val="24"/>
        </w:rPr>
        <w:t xml:space="preserve">у </w:t>
      </w:r>
      <w:r>
        <w:rPr>
          <w:sz w:val="24"/>
          <w:lang w:val="en-US"/>
        </w:rPr>
        <w:t>terca</w:t>
      </w:r>
      <w:r>
        <w:rPr>
          <w:sz w:val="24"/>
        </w:rPr>
        <w:t xml:space="preserve">. (В. </w:t>
      </w:r>
      <w:r>
        <w:rPr>
          <w:sz w:val="24"/>
          <w:lang w:val="en-US"/>
        </w:rPr>
        <w:t>L</w:t>
      </w:r>
      <w:r>
        <w:rPr>
          <w:lang w:val="en-US"/>
        </w:rPr>
        <w:t>ILLO</w:t>
      </w:r>
      <w:r>
        <w:rPr>
          <w:sz w:val="24"/>
        </w:rPr>
        <w:t>)                                                        сморщенную (гру</w:t>
        <w:softHyphen/>
        <w:t>бую) руку (старика).</w:t>
      </w:r>
    </w:p>
    <w:p>
      <w:pPr>
        <w:pStyle w:val="Normal1"/>
        <w:spacing w:lineRule="auto" w:line="240"/>
        <w:ind w:firstLine="284" w:end="0"/>
        <w:rPr>
          <w:sz w:val="24"/>
        </w:rPr>
      </w:pPr>
      <w:r>
        <w:rPr>
          <w:sz w:val="24"/>
        </w:rPr>
      </w:r>
    </w:p>
    <w:p>
      <w:pPr>
        <w:pStyle w:val="Normal1"/>
        <w:spacing w:lineRule="auto" w:line="240"/>
        <w:ind w:firstLine="284" w:end="0"/>
        <w:jc w:val="center"/>
        <w:rPr/>
      </w:pPr>
      <w:r>
        <w:rPr/>
        <w:t>Таблица притяжательных местоимений-существительных</w:t>
      </w:r>
    </w:p>
    <w:tbl>
      <w:tblPr>
        <w:tblW w:w="10632" w:type="dxa"/>
        <w:jc w:val="start"/>
        <w:tblInd w:w="40" w:type="dxa"/>
        <w:tblLayout w:type="fixed"/>
        <w:tblCellMar>
          <w:top w:w="0" w:type="dxa"/>
          <w:start w:w="40" w:type="dxa"/>
          <w:bottom w:w="0" w:type="dxa"/>
          <w:end w:w="40" w:type="dxa"/>
        </w:tblCellMar>
      </w:tblPr>
      <w:tblGrid>
        <w:gridCol w:w="700"/>
        <w:gridCol w:w="2277"/>
        <w:gridCol w:w="2552"/>
        <w:gridCol w:w="2551"/>
        <w:gridCol w:w="2552"/>
      </w:tblGrid>
      <w:tr>
        <w:trPr>
          <w:trHeight w:val="280" w:hRule="exact"/>
        </w:trPr>
        <w:tc>
          <w:tcPr>
            <w:tcW w:w="700" w:type="dxa"/>
            <w:tcBorders>
              <w:top w:val="single" w:sz="6" w:space="0" w:color="000000"/>
              <w:start w:val="single" w:sz="6" w:space="0" w:color="000000"/>
              <w:end w:val="single" w:sz="6" w:space="0" w:color="000000"/>
            </w:tcBorders>
          </w:tcPr>
          <w:p>
            <w:pPr>
              <w:pStyle w:val="Normal1"/>
              <w:snapToGrid w:val="false"/>
              <w:spacing w:lineRule="auto" w:line="240"/>
              <w:jc w:val="center"/>
              <w:rPr>
                <w:sz w:val="24"/>
              </w:rPr>
            </w:pPr>
            <w:r>
              <w:rPr>
                <w:sz w:val="24"/>
              </w:rPr>
            </w:r>
          </w:p>
          <w:p>
            <w:pPr>
              <w:pStyle w:val="Normal1"/>
              <w:spacing w:lineRule="auto" w:line="240"/>
              <w:jc w:val="center"/>
              <w:rPr>
                <w:sz w:val="24"/>
              </w:rPr>
            </w:pPr>
            <w:r>
              <w:rPr>
                <w:sz w:val="24"/>
              </w:rPr>
            </w:r>
          </w:p>
        </w:tc>
        <w:tc>
          <w:tcPr>
            <w:tcW w:w="4829" w:type="dxa"/>
            <w:gridSpan w:val="2"/>
            <w:tcBorders>
              <w:top w:val="single" w:sz="6" w:space="0" w:color="000000"/>
              <w:start w:val="single" w:sz="6" w:space="0" w:color="000000"/>
              <w:end w:val="single" w:sz="6" w:space="0" w:color="000000"/>
            </w:tcBorders>
          </w:tcPr>
          <w:p>
            <w:pPr>
              <w:pStyle w:val="Normal1"/>
              <w:spacing w:lineRule="auto" w:line="240"/>
              <w:jc w:val="center"/>
              <w:rPr>
                <w:spacing w:val="20"/>
                <w:sz w:val="24"/>
              </w:rPr>
            </w:pPr>
            <w:r>
              <w:rPr>
                <w:spacing w:val="20"/>
                <w:sz w:val="24"/>
              </w:rPr>
              <w:t>Единственное</w:t>
            </w:r>
          </w:p>
          <w:p>
            <w:pPr>
              <w:pStyle w:val="Normal1"/>
              <w:spacing w:lineRule="auto" w:line="240"/>
              <w:jc w:val="center"/>
              <w:rPr>
                <w:spacing w:val="20"/>
                <w:sz w:val="24"/>
              </w:rPr>
            </w:pPr>
            <w:r>
              <w:rPr>
                <w:spacing w:val="20"/>
                <w:sz w:val="24"/>
              </w:rPr>
            </w:r>
          </w:p>
        </w:tc>
        <w:tc>
          <w:tcPr>
            <w:tcW w:w="5103" w:type="dxa"/>
            <w:gridSpan w:val="2"/>
            <w:tcBorders>
              <w:top w:val="single" w:sz="6" w:space="0" w:color="000000"/>
              <w:start w:val="single" w:sz="6" w:space="0" w:color="000000"/>
              <w:end w:val="single" w:sz="6" w:space="0" w:color="000000"/>
            </w:tcBorders>
          </w:tcPr>
          <w:p>
            <w:pPr>
              <w:pStyle w:val="Normal1"/>
              <w:spacing w:lineRule="auto" w:line="240"/>
              <w:jc w:val="center"/>
              <w:rPr>
                <w:spacing w:val="20"/>
                <w:sz w:val="24"/>
              </w:rPr>
            </w:pPr>
            <w:r>
              <w:rPr>
                <w:spacing w:val="20"/>
                <w:sz w:val="24"/>
              </w:rPr>
              <w:t>Множественное</w:t>
            </w:r>
          </w:p>
          <w:p>
            <w:pPr>
              <w:pStyle w:val="Normal1"/>
              <w:spacing w:lineRule="auto" w:line="240"/>
              <w:jc w:val="center"/>
              <w:rPr>
                <w:spacing w:val="20"/>
                <w:sz w:val="24"/>
              </w:rPr>
            </w:pPr>
            <w:r>
              <w:rPr>
                <w:spacing w:val="20"/>
                <w:sz w:val="24"/>
              </w:rPr>
            </w:r>
          </w:p>
        </w:tc>
      </w:tr>
      <w:tr>
        <w:trPr>
          <w:trHeight w:val="220" w:hRule="exact"/>
        </w:trPr>
        <w:tc>
          <w:tcPr>
            <w:tcW w:w="700" w:type="dxa"/>
            <w:tcBorders>
              <w:start w:val="single" w:sz="6" w:space="0" w:color="000000"/>
              <w:bottom w:val="single" w:sz="6" w:space="0" w:color="000000"/>
              <w:end w:val="single" w:sz="6" w:space="0" w:color="000000"/>
            </w:tcBorders>
          </w:tcPr>
          <w:p>
            <w:pPr>
              <w:pStyle w:val="Normal1"/>
              <w:snapToGrid w:val="false"/>
              <w:spacing w:lineRule="auto" w:line="240"/>
              <w:jc w:val="center"/>
              <w:rPr>
                <w:spacing w:val="20"/>
                <w:sz w:val="24"/>
              </w:rPr>
            </w:pPr>
            <w:r>
              <w:rPr>
                <w:spacing w:val="20"/>
                <w:sz w:val="24"/>
              </w:rPr>
            </w:r>
          </w:p>
          <w:p>
            <w:pPr>
              <w:pStyle w:val="Normal1"/>
              <w:spacing w:lineRule="auto" w:line="240"/>
              <w:jc w:val="center"/>
              <w:rPr>
                <w:sz w:val="24"/>
              </w:rPr>
            </w:pPr>
            <w:r>
              <w:rPr>
                <w:sz w:val="24"/>
              </w:rPr>
            </w:r>
          </w:p>
        </w:tc>
        <w:tc>
          <w:tcPr>
            <w:tcW w:w="4829" w:type="dxa"/>
            <w:gridSpan w:val="2"/>
            <w:tcBorders>
              <w:start w:val="single" w:sz="6" w:space="0" w:color="000000"/>
              <w:bottom w:val="single" w:sz="6" w:space="0" w:color="000000"/>
              <w:end w:val="single" w:sz="6" w:space="0" w:color="000000"/>
            </w:tcBorders>
          </w:tcPr>
          <w:p>
            <w:pPr>
              <w:pStyle w:val="Normal1"/>
              <w:spacing w:lineRule="auto" w:line="240"/>
              <w:jc w:val="center"/>
              <w:rPr>
                <w:spacing w:val="20"/>
                <w:sz w:val="24"/>
              </w:rPr>
            </w:pPr>
            <w:r>
              <w:rPr>
                <w:spacing w:val="20"/>
                <w:sz w:val="24"/>
              </w:rPr>
              <w:t>число</w:t>
            </w:r>
          </w:p>
          <w:p>
            <w:pPr>
              <w:pStyle w:val="Normal1"/>
              <w:spacing w:lineRule="auto" w:line="240"/>
              <w:jc w:val="center"/>
              <w:rPr>
                <w:spacing w:val="20"/>
                <w:sz w:val="24"/>
              </w:rPr>
            </w:pPr>
            <w:r>
              <w:rPr>
                <w:spacing w:val="20"/>
                <w:sz w:val="24"/>
              </w:rPr>
            </w:r>
          </w:p>
        </w:tc>
        <w:tc>
          <w:tcPr>
            <w:tcW w:w="5103" w:type="dxa"/>
            <w:gridSpan w:val="2"/>
            <w:tcBorders>
              <w:start w:val="single" w:sz="6" w:space="0" w:color="000000"/>
              <w:bottom w:val="single" w:sz="6" w:space="0" w:color="000000"/>
              <w:end w:val="single" w:sz="6" w:space="0" w:color="000000"/>
            </w:tcBorders>
          </w:tcPr>
          <w:p>
            <w:pPr>
              <w:pStyle w:val="Normal1"/>
              <w:spacing w:lineRule="auto" w:line="240"/>
              <w:jc w:val="center"/>
              <w:rPr>
                <w:spacing w:val="20"/>
                <w:sz w:val="24"/>
              </w:rPr>
            </w:pPr>
            <w:r>
              <w:rPr>
                <w:spacing w:val="20"/>
                <w:sz w:val="24"/>
              </w:rPr>
              <w:t>число</w:t>
            </w:r>
          </w:p>
          <w:p>
            <w:pPr>
              <w:pStyle w:val="Normal1"/>
              <w:spacing w:lineRule="auto" w:line="240"/>
              <w:jc w:val="center"/>
              <w:rPr>
                <w:spacing w:val="20"/>
                <w:sz w:val="24"/>
              </w:rPr>
            </w:pPr>
            <w:r>
              <w:rPr>
                <w:spacing w:val="20"/>
                <w:sz w:val="24"/>
              </w:rPr>
            </w:r>
          </w:p>
        </w:tc>
      </w:tr>
      <w:tr>
        <w:trPr>
          <w:trHeight w:val="300" w:hRule="exact"/>
        </w:trPr>
        <w:tc>
          <w:tcPr>
            <w:tcW w:w="700"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Лицо</w:t>
            </w:r>
          </w:p>
          <w:p>
            <w:pPr>
              <w:pStyle w:val="Normal1"/>
              <w:spacing w:lineRule="auto" w:line="240"/>
              <w:jc w:val="center"/>
              <w:rPr>
                <w:sz w:val="24"/>
              </w:rPr>
            </w:pPr>
            <w:r>
              <w:rPr>
                <w:sz w:val="24"/>
              </w:rPr>
            </w:r>
          </w:p>
        </w:tc>
        <w:tc>
          <w:tcPr>
            <w:tcW w:w="227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Мужской род</w:t>
            </w:r>
          </w:p>
          <w:p>
            <w:pPr>
              <w:pStyle w:val="Normal1"/>
              <w:spacing w:lineRule="auto" w:line="240"/>
              <w:jc w:val="center"/>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Женский род</w:t>
            </w:r>
          </w:p>
          <w:p>
            <w:pPr>
              <w:pStyle w:val="Normal1"/>
              <w:spacing w:lineRule="auto" w:line="240"/>
              <w:jc w:val="center"/>
              <w:rPr>
                <w:sz w:val="24"/>
              </w:rPr>
            </w:pPr>
            <w:r>
              <w:rPr>
                <w:sz w:val="24"/>
              </w:rPr>
            </w:r>
          </w:p>
        </w:tc>
        <w:tc>
          <w:tcPr>
            <w:tcW w:w="2551"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Мужской род</w:t>
            </w:r>
          </w:p>
          <w:p>
            <w:pPr>
              <w:pStyle w:val="Normal1"/>
              <w:spacing w:lineRule="auto" w:line="240"/>
              <w:jc w:val="center"/>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Женский род</w:t>
            </w:r>
          </w:p>
          <w:p>
            <w:pPr>
              <w:pStyle w:val="Normal1"/>
              <w:spacing w:lineRule="auto" w:line="240"/>
              <w:jc w:val="center"/>
              <w:rPr>
                <w:sz w:val="24"/>
              </w:rPr>
            </w:pPr>
            <w:r>
              <w:rPr>
                <w:sz w:val="24"/>
              </w:rPr>
            </w:r>
          </w:p>
        </w:tc>
      </w:tr>
      <w:tr>
        <w:trPr>
          <w:trHeight w:val="260" w:hRule="exact"/>
        </w:trPr>
        <w:tc>
          <w:tcPr>
            <w:tcW w:w="700" w:type="dxa"/>
            <w:tcBorders>
              <w:top w:val="single" w:sz="6" w:space="0" w:color="000000"/>
              <w:start w:val="single" w:sz="6" w:space="0" w:color="000000"/>
              <w:end w:val="single" w:sz="6" w:space="0" w:color="000000"/>
            </w:tcBorders>
          </w:tcPr>
          <w:p>
            <w:pPr>
              <w:pStyle w:val="Normal1"/>
              <w:spacing w:lineRule="auto" w:line="240"/>
              <w:rPr>
                <w:sz w:val="24"/>
                <w:lang w:val="en-US"/>
              </w:rPr>
            </w:pPr>
            <w:r>
              <w:rPr>
                <w:sz w:val="24"/>
                <w:lang w:val="en-US"/>
              </w:rPr>
              <w:t>1</w:t>
            </w:r>
          </w:p>
          <w:p>
            <w:pPr>
              <w:pStyle w:val="Normal1"/>
              <w:spacing w:lineRule="auto" w:line="240"/>
              <w:rPr>
                <w:sz w:val="24"/>
                <w:lang w:val="en-US"/>
              </w:rPr>
            </w:pPr>
            <w:r>
              <w:rPr>
                <w:sz w:val="24"/>
                <w:lang w:val="en-US"/>
              </w:rPr>
            </w:r>
          </w:p>
        </w:tc>
        <w:tc>
          <w:tcPr>
            <w:tcW w:w="2277" w:type="dxa"/>
            <w:vMerge w:val="restart"/>
            <w:tcBorders>
              <w:top w:val="single" w:sz="6" w:space="0" w:color="000000"/>
              <w:start w:val="single" w:sz="6" w:space="0" w:color="000000"/>
              <w:end w:val="single" w:sz="6" w:space="0" w:color="000000"/>
            </w:tcBorders>
          </w:tcPr>
          <w:p>
            <w:pPr>
              <w:pStyle w:val="Normal1"/>
              <w:spacing w:lineRule="auto" w:line="240"/>
              <w:rPr>
                <w:sz w:val="24"/>
                <w:lang w:val="en-US"/>
              </w:rPr>
            </w:pPr>
            <w:r>
              <w:rPr>
                <w:sz w:val="24"/>
                <w:lang w:val="en-US"/>
              </w:rPr>
              <w:t xml:space="preserve">(el) </w:t>
            </w:r>
            <w:r>
              <w:rPr>
                <w:b/>
                <w:bCs/>
                <w:sz w:val="24"/>
                <w:lang w:val="en-US"/>
              </w:rPr>
              <w:t>mí</w:t>
            </w:r>
            <w:r>
              <w:rPr>
                <w:b/>
                <w:bCs/>
                <w:sz w:val="24"/>
              </w:rPr>
              <w:t>о</w:t>
            </w:r>
            <w:r>
              <w:rPr>
                <w:sz w:val="24"/>
                <w:lang w:val="en-US"/>
              </w:rPr>
              <w:t xml:space="preserve"> </w:t>
            </w:r>
            <w:r>
              <w:rPr>
                <w:sz w:val="24"/>
              </w:rPr>
              <w:t>мой</w:t>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t xml:space="preserve">(el) </w:t>
            </w:r>
            <w:r>
              <w:rPr>
                <w:b/>
                <w:bCs/>
                <w:sz w:val="24"/>
                <w:lang w:val="en-US"/>
              </w:rPr>
              <w:t>tuyo</w:t>
            </w:r>
          </w:p>
          <w:p>
            <w:pPr>
              <w:pStyle w:val="Normal1"/>
              <w:spacing w:lineRule="auto" w:line="240"/>
              <w:rPr/>
            </w:pPr>
            <w:r>
              <w:rPr>
                <w:sz w:val="24"/>
                <w:lang w:val="en-US"/>
              </w:rPr>
              <w:t xml:space="preserve">     </w:t>
            </w:r>
            <w:r>
              <w:rPr>
                <w:sz w:val="24"/>
              </w:rPr>
              <w:t>твой</w:t>
            </w:r>
          </w:p>
          <w:p>
            <w:pPr>
              <w:pStyle w:val="Normal1"/>
              <w:spacing w:lineRule="auto" w:line="240"/>
              <w:rPr>
                <w:sz w:val="24"/>
              </w:rPr>
            </w:pPr>
            <w:r>
              <w:rPr>
                <w:sz w:val="24"/>
              </w:rPr>
              <w:t>(</w:t>
            </w:r>
            <w:r>
              <w:rPr>
                <w:sz w:val="24"/>
                <w:lang w:val="en-US"/>
              </w:rPr>
              <w:t>el</w:t>
            </w:r>
            <w:r>
              <w:rPr>
                <w:sz w:val="24"/>
              </w:rPr>
              <w:t xml:space="preserve">) </w:t>
            </w:r>
            <w:r>
              <w:rPr>
                <w:b/>
                <w:bCs/>
                <w:sz w:val="24"/>
                <w:lang w:val="en-US"/>
              </w:rPr>
              <w:t>suyo</w:t>
            </w:r>
          </w:p>
          <w:p>
            <w:pPr>
              <w:pStyle w:val="Normal1"/>
              <w:spacing w:lineRule="auto" w:line="240"/>
              <w:rPr>
                <w:sz w:val="24"/>
              </w:rPr>
            </w:pPr>
            <w:r>
              <w:rPr>
                <w:sz w:val="24"/>
              </w:rPr>
              <w:t xml:space="preserve">    </w:t>
            </w:r>
            <w:r>
              <w:rPr>
                <w:sz w:val="24"/>
              </w:rPr>
              <w:t>его, Ваш</w:t>
            </w:r>
          </w:p>
          <w:p>
            <w:pPr>
              <w:pStyle w:val="Normal1"/>
              <w:rPr>
                <w:sz w:val="24"/>
              </w:rPr>
            </w:pPr>
            <w:r>
              <w:rPr>
                <w:sz w:val="24"/>
              </w:rPr>
            </w:r>
          </w:p>
        </w:tc>
        <w:tc>
          <w:tcPr>
            <w:tcW w:w="2552" w:type="dxa"/>
            <w:vMerge w:val="restart"/>
            <w:tcBorders>
              <w:top w:val="single" w:sz="6" w:space="0" w:color="000000"/>
              <w:start w:val="single" w:sz="6" w:space="0" w:color="000000"/>
              <w:end w:val="single" w:sz="6" w:space="0" w:color="000000"/>
            </w:tcBorders>
          </w:tcPr>
          <w:p>
            <w:pPr>
              <w:pStyle w:val="Normal1"/>
              <w:spacing w:lineRule="auto" w:line="240"/>
              <w:rPr>
                <w:sz w:val="24"/>
                <w:lang w:val="en-US"/>
              </w:rPr>
            </w:pPr>
            <w:r>
              <w:rPr>
                <w:sz w:val="24"/>
                <w:lang w:val="en-US"/>
              </w:rPr>
              <w:t xml:space="preserve">(la) </w:t>
            </w:r>
            <w:r>
              <w:rPr>
                <w:b/>
                <w:bCs/>
                <w:sz w:val="24"/>
                <w:lang w:val="en-US"/>
              </w:rPr>
              <w:t>mía</w:t>
            </w:r>
          </w:p>
          <w:p>
            <w:pPr>
              <w:pStyle w:val="Normal1"/>
              <w:spacing w:lineRule="auto" w:line="240"/>
              <w:rPr>
                <w:sz w:val="24"/>
                <w:lang w:val="en-US"/>
              </w:rPr>
            </w:pPr>
            <w:r>
              <w:rPr>
                <w:sz w:val="24"/>
                <w:lang w:val="en-US"/>
              </w:rPr>
              <w:t xml:space="preserve">       </w:t>
            </w:r>
            <w:r>
              <w:rPr>
                <w:sz w:val="24"/>
              </w:rPr>
              <w:t>моя</w:t>
            </w:r>
          </w:p>
          <w:p>
            <w:pPr>
              <w:pStyle w:val="Normal1"/>
              <w:spacing w:lineRule="auto" w:line="240"/>
              <w:rPr>
                <w:sz w:val="24"/>
                <w:lang w:val="en-US"/>
              </w:rPr>
            </w:pPr>
            <w:r>
              <w:rPr>
                <w:sz w:val="24"/>
                <w:lang w:val="en-US"/>
              </w:rPr>
              <w:t xml:space="preserve">(la) </w:t>
            </w:r>
            <w:r>
              <w:rPr>
                <w:b/>
                <w:bCs/>
                <w:sz w:val="24"/>
                <w:lang w:val="en-US"/>
              </w:rPr>
              <w:t>tuya</w:t>
            </w:r>
          </w:p>
          <w:p>
            <w:pPr>
              <w:pStyle w:val="Normal1"/>
              <w:spacing w:lineRule="auto" w:line="240"/>
              <w:rPr/>
            </w:pPr>
            <w:r>
              <w:rPr>
                <w:sz w:val="24"/>
                <w:lang w:val="en-US"/>
              </w:rPr>
              <w:t xml:space="preserve">      </w:t>
            </w:r>
            <w:r>
              <w:rPr>
                <w:sz w:val="24"/>
              </w:rPr>
              <w:t>твоя</w:t>
            </w:r>
          </w:p>
          <w:p>
            <w:pPr>
              <w:pStyle w:val="Normal1"/>
              <w:spacing w:lineRule="auto" w:line="240"/>
              <w:rPr>
                <w:sz w:val="24"/>
              </w:rPr>
            </w:pPr>
            <w:r>
              <w:rPr>
                <w:sz w:val="24"/>
              </w:rPr>
              <w:t>(</w:t>
            </w:r>
            <w:r>
              <w:rPr>
                <w:sz w:val="24"/>
                <w:lang w:val="en-US"/>
              </w:rPr>
              <w:t>la</w:t>
            </w:r>
            <w:r>
              <w:rPr>
                <w:sz w:val="24"/>
              </w:rPr>
              <w:t xml:space="preserve">) </w:t>
            </w:r>
            <w:r>
              <w:rPr>
                <w:b/>
                <w:bCs/>
                <w:sz w:val="24"/>
                <w:lang w:val="en-US"/>
              </w:rPr>
              <w:t>suya</w:t>
            </w:r>
          </w:p>
          <w:p>
            <w:pPr>
              <w:pStyle w:val="Normal1"/>
              <w:spacing w:lineRule="auto" w:line="240"/>
              <w:rPr>
                <w:sz w:val="24"/>
              </w:rPr>
            </w:pPr>
            <w:r>
              <w:rPr>
                <w:sz w:val="24"/>
              </w:rPr>
              <w:t xml:space="preserve">       </w:t>
            </w:r>
            <w:r>
              <w:rPr>
                <w:sz w:val="24"/>
              </w:rPr>
              <w:t>ее, Ваша</w:t>
            </w:r>
          </w:p>
          <w:p>
            <w:pPr>
              <w:pStyle w:val="Normal1"/>
              <w:rPr>
                <w:sz w:val="24"/>
              </w:rPr>
            </w:pPr>
            <w:r>
              <w:rPr>
                <w:sz w:val="24"/>
              </w:rPr>
            </w:r>
          </w:p>
        </w:tc>
        <w:tc>
          <w:tcPr>
            <w:tcW w:w="2551" w:type="dxa"/>
            <w:vMerge w:val="restart"/>
            <w:tcBorders>
              <w:top w:val="single" w:sz="6" w:space="0" w:color="000000"/>
              <w:start w:val="single" w:sz="6" w:space="0" w:color="000000"/>
              <w:end w:val="single" w:sz="6" w:space="0" w:color="000000"/>
            </w:tcBorders>
          </w:tcPr>
          <w:p>
            <w:pPr>
              <w:pStyle w:val="Normal1"/>
              <w:spacing w:lineRule="auto" w:line="240"/>
              <w:rPr>
                <w:sz w:val="24"/>
                <w:lang w:val="en-US"/>
              </w:rPr>
            </w:pPr>
            <w:r>
              <w:rPr>
                <w:sz w:val="24"/>
                <w:lang w:val="en-US"/>
              </w:rPr>
              <w:t xml:space="preserve">(los) </w:t>
            </w:r>
            <w:r>
              <w:rPr>
                <w:b/>
                <w:bCs/>
                <w:sz w:val="24"/>
                <w:lang w:val="en-US"/>
              </w:rPr>
              <w:t>míos</w:t>
            </w:r>
          </w:p>
          <w:p>
            <w:pPr>
              <w:pStyle w:val="Normal1"/>
              <w:spacing w:lineRule="auto" w:line="240"/>
              <w:rPr>
                <w:sz w:val="24"/>
                <w:lang w:val="en-US"/>
              </w:rPr>
            </w:pPr>
            <w:r>
              <w:rPr>
                <w:sz w:val="24"/>
                <w:lang w:val="en-US"/>
              </w:rPr>
              <w:t xml:space="preserve">        </w:t>
            </w:r>
            <w:r>
              <w:rPr>
                <w:sz w:val="24"/>
              </w:rPr>
              <w:t>мои</w:t>
            </w:r>
          </w:p>
          <w:p>
            <w:pPr>
              <w:pStyle w:val="Normal1"/>
              <w:spacing w:lineRule="auto" w:line="240"/>
              <w:rPr>
                <w:sz w:val="24"/>
                <w:lang w:val="en-US"/>
              </w:rPr>
            </w:pPr>
            <w:r>
              <w:rPr>
                <w:sz w:val="24"/>
                <w:lang w:val="en-US"/>
              </w:rPr>
              <w:t xml:space="preserve">(los) </w:t>
            </w:r>
            <w:r>
              <w:rPr>
                <w:b/>
                <w:bCs/>
                <w:sz w:val="24"/>
                <w:lang w:val="en-US"/>
              </w:rPr>
              <w:t>tuyos</w:t>
            </w:r>
          </w:p>
          <w:p>
            <w:pPr>
              <w:pStyle w:val="Normal1"/>
              <w:spacing w:lineRule="auto" w:line="240"/>
              <w:rPr>
                <w:sz w:val="24"/>
              </w:rPr>
            </w:pPr>
            <w:r>
              <w:rPr>
                <w:sz w:val="24"/>
                <w:lang w:val="en-US"/>
              </w:rPr>
              <w:t xml:space="preserve">        </w:t>
            </w:r>
            <w:r>
              <w:rPr>
                <w:sz w:val="24"/>
              </w:rPr>
              <w:t>твои</w:t>
            </w:r>
          </w:p>
          <w:p>
            <w:pPr>
              <w:pStyle w:val="Normal1"/>
              <w:spacing w:lineRule="auto" w:line="240"/>
              <w:rPr>
                <w:sz w:val="24"/>
              </w:rPr>
            </w:pPr>
            <w:r>
              <w:rPr>
                <w:sz w:val="24"/>
              </w:rPr>
              <w:t>(</w:t>
            </w:r>
            <w:r>
              <w:rPr>
                <w:sz w:val="24"/>
                <w:lang w:val="en-US"/>
              </w:rPr>
              <w:t>los</w:t>
            </w:r>
            <w:r>
              <w:rPr>
                <w:sz w:val="24"/>
              </w:rPr>
              <w:t xml:space="preserve">) </w:t>
            </w:r>
            <w:r>
              <w:rPr>
                <w:b/>
                <w:bCs/>
                <w:sz w:val="24"/>
                <w:lang w:val="en-US"/>
              </w:rPr>
              <w:t>suyos</w:t>
            </w:r>
          </w:p>
          <w:p>
            <w:pPr>
              <w:pStyle w:val="Normal1"/>
              <w:spacing w:lineRule="auto" w:line="240"/>
              <w:rPr>
                <w:sz w:val="24"/>
              </w:rPr>
            </w:pPr>
            <w:r>
              <w:rPr>
                <w:sz w:val="24"/>
              </w:rPr>
              <w:t xml:space="preserve">        </w:t>
            </w:r>
            <w:r>
              <w:rPr>
                <w:sz w:val="24"/>
              </w:rPr>
              <w:t>его, Ваши</w:t>
            </w:r>
          </w:p>
          <w:p>
            <w:pPr>
              <w:pStyle w:val="Normal1"/>
              <w:rPr>
                <w:sz w:val="24"/>
              </w:rPr>
            </w:pPr>
            <w:r>
              <w:rPr>
                <w:sz w:val="24"/>
              </w:rPr>
            </w:r>
          </w:p>
        </w:tc>
        <w:tc>
          <w:tcPr>
            <w:tcW w:w="2552" w:type="dxa"/>
            <w:vMerge w:val="restart"/>
            <w:tcBorders>
              <w:top w:val="single" w:sz="6" w:space="0" w:color="000000"/>
              <w:start w:val="single" w:sz="6" w:space="0" w:color="000000"/>
              <w:end w:val="single" w:sz="6" w:space="0" w:color="000000"/>
            </w:tcBorders>
          </w:tcPr>
          <w:p>
            <w:pPr>
              <w:pStyle w:val="Normal1"/>
              <w:spacing w:lineRule="auto" w:line="240"/>
              <w:rPr>
                <w:sz w:val="24"/>
                <w:lang w:val="en-US"/>
              </w:rPr>
            </w:pPr>
            <w:r>
              <w:rPr>
                <w:sz w:val="24"/>
                <w:lang w:val="en-US"/>
              </w:rPr>
              <w:t xml:space="preserve">(las) </w:t>
            </w:r>
            <w:r>
              <w:rPr>
                <w:b/>
                <w:bCs/>
                <w:sz w:val="24"/>
                <w:lang w:val="en-US"/>
              </w:rPr>
              <w:t>mías</w:t>
            </w:r>
          </w:p>
          <w:p>
            <w:pPr>
              <w:pStyle w:val="Normal1"/>
              <w:spacing w:lineRule="auto" w:line="240"/>
              <w:rPr>
                <w:sz w:val="24"/>
                <w:lang w:val="en-US"/>
              </w:rPr>
            </w:pPr>
            <w:r>
              <w:rPr>
                <w:sz w:val="24"/>
                <w:lang w:val="en-US"/>
              </w:rPr>
              <w:t xml:space="preserve">       </w:t>
            </w:r>
            <w:r>
              <w:rPr>
                <w:sz w:val="24"/>
              </w:rPr>
              <w:t>мои</w:t>
            </w:r>
          </w:p>
          <w:p>
            <w:pPr>
              <w:pStyle w:val="Normal1"/>
              <w:spacing w:lineRule="auto" w:line="240"/>
              <w:rPr>
                <w:sz w:val="24"/>
                <w:lang w:val="en-US"/>
              </w:rPr>
            </w:pPr>
            <w:r>
              <w:rPr>
                <w:sz w:val="24"/>
                <w:lang w:val="en-US"/>
              </w:rPr>
              <w:t xml:space="preserve">(las) </w:t>
            </w:r>
            <w:r>
              <w:rPr>
                <w:b/>
                <w:bCs/>
                <w:sz w:val="24"/>
                <w:lang w:val="en-US"/>
              </w:rPr>
              <w:t>tuyas</w:t>
            </w:r>
          </w:p>
          <w:p>
            <w:pPr>
              <w:pStyle w:val="Normal1"/>
              <w:spacing w:lineRule="auto" w:line="240"/>
              <w:rPr/>
            </w:pPr>
            <w:r>
              <w:rPr>
                <w:sz w:val="24"/>
                <w:lang w:val="en-US"/>
              </w:rPr>
              <w:t xml:space="preserve">       </w:t>
            </w:r>
            <w:r>
              <w:rPr>
                <w:sz w:val="24"/>
              </w:rPr>
              <w:t>твои</w:t>
            </w:r>
          </w:p>
          <w:p>
            <w:pPr>
              <w:pStyle w:val="Normal1"/>
              <w:spacing w:lineRule="auto" w:line="240"/>
              <w:rPr>
                <w:sz w:val="24"/>
              </w:rPr>
            </w:pPr>
            <w:r>
              <w:rPr>
                <w:sz w:val="24"/>
              </w:rPr>
              <w:t>(</w:t>
            </w:r>
            <w:r>
              <w:rPr>
                <w:sz w:val="24"/>
                <w:lang w:val="en-US"/>
              </w:rPr>
              <w:t>las</w:t>
            </w:r>
            <w:r>
              <w:rPr>
                <w:sz w:val="24"/>
              </w:rPr>
              <w:t xml:space="preserve">) </w:t>
            </w:r>
            <w:r>
              <w:rPr>
                <w:b/>
                <w:bCs/>
                <w:sz w:val="24"/>
                <w:lang w:val="en-US"/>
              </w:rPr>
              <w:t>suyas</w:t>
            </w:r>
          </w:p>
          <w:p>
            <w:pPr>
              <w:pStyle w:val="Normal1"/>
              <w:spacing w:lineRule="auto" w:line="240"/>
              <w:rPr>
                <w:sz w:val="24"/>
              </w:rPr>
            </w:pPr>
            <w:r>
              <w:rPr>
                <w:sz w:val="24"/>
              </w:rPr>
              <w:t xml:space="preserve">        </w:t>
            </w:r>
            <w:r>
              <w:rPr>
                <w:sz w:val="24"/>
              </w:rPr>
              <w:t>ее, Ваши</w:t>
            </w:r>
          </w:p>
          <w:p>
            <w:pPr>
              <w:pStyle w:val="Normal1"/>
              <w:rPr>
                <w:sz w:val="24"/>
              </w:rPr>
            </w:pPr>
            <w:r>
              <w:rPr>
                <w:sz w:val="24"/>
              </w:rPr>
            </w:r>
          </w:p>
        </w:tc>
      </w:tr>
      <w:tr>
        <w:trPr>
          <w:trHeight w:val="403" w:hRule="exact"/>
        </w:trPr>
        <w:tc>
          <w:tcPr>
            <w:tcW w:w="70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77"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2552"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2551"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2552"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505" w:hRule="exact"/>
        </w:trPr>
        <w:tc>
          <w:tcPr>
            <w:tcW w:w="700" w:type="dxa"/>
            <w:tcBorders>
              <w:start w:val="single" w:sz="6" w:space="0" w:color="000000"/>
              <w:end w:val="single" w:sz="6" w:space="0" w:color="000000"/>
            </w:tcBorders>
          </w:tcPr>
          <w:p>
            <w:pPr>
              <w:pStyle w:val="Normal1"/>
              <w:spacing w:lineRule="auto" w:line="240"/>
              <w:rPr>
                <w:sz w:val="24"/>
                <w:lang w:val="en-US"/>
              </w:rPr>
            </w:pPr>
            <w:r>
              <w:rPr>
                <w:sz w:val="24"/>
                <w:lang w:val="en-US"/>
              </w:rPr>
              <w:t>2</w:t>
            </w:r>
          </w:p>
          <w:p>
            <w:pPr>
              <w:pStyle w:val="Normal1"/>
              <w:spacing w:lineRule="auto" w:line="240"/>
              <w:rPr>
                <w:sz w:val="24"/>
                <w:lang w:val="en-US"/>
              </w:rPr>
            </w:pPr>
            <w:r>
              <w:rPr>
                <w:sz w:val="24"/>
                <w:lang w:val="en-US"/>
              </w:rPr>
            </w:r>
          </w:p>
        </w:tc>
        <w:tc>
          <w:tcPr>
            <w:tcW w:w="2277"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552"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551"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552"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271" w:hRule="exact"/>
        </w:trPr>
        <w:tc>
          <w:tcPr>
            <w:tcW w:w="700" w:type="dxa"/>
            <w:tcBorders>
              <w:start w:val="single" w:sz="6" w:space="0" w:color="000000"/>
              <w:end w:val="single" w:sz="6" w:space="0" w:color="000000"/>
            </w:tcBorders>
          </w:tcPr>
          <w:p>
            <w:pPr>
              <w:pStyle w:val="Normal1"/>
              <w:spacing w:lineRule="auto" w:line="240"/>
              <w:rPr>
                <w:sz w:val="24"/>
                <w:lang w:val="en-US"/>
              </w:rPr>
            </w:pPr>
            <w:r>
              <w:rPr>
                <w:sz w:val="24"/>
                <w:lang w:val="en-US"/>
              </w:rPr>
              <w:t>3</w:t>
            </w:r>
          </w:p>
          <w:p>
            <w:pPr>
              <w:pStyle w:val="Normal1"/>
              <w:spacing w:lineRule="auto" w:line="240"/>
              <w:rPr>
                <w:sz w:val="24"/>
                <w:lang w:val="en-US"/>
              </w:rPr>
            </w:pPr>
            <w:r>
              <w:rPr>
                <w:sz w:val="24"/>
                <w:lang w:val="en-US"/>
              </w:rPr>
            </w:r>
          </w:p>
        </w:tc>
        <w:tc>
          <w:tcPr>
            <w:tcW w:w="2277"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552"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551"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552"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451" w:hRule="exact"/>
        </w:trPr>
        <w:tc>
          <w:tcPr>
            <w:tcW w:w="700"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77"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552"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551"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552"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r>
      <w:tr>
        <w:trPr>
          <w:trHeight w:val="280" w:hRule="exact"/>
        </w:trPr>
        <w:tc>
          <w:tcPr>
            <w:tcW w:w="700" w:type="dxa"/>
            <w:tcBorders>
              <w:top w:val="single" w:sz="6" w:space="0" w:color="000000"/>
              <w:start w:val="single" w:sz="6" w:space="0" w:color="000000"/>
              <w:end w:val="single" w:sz="6" w:space="0" w:color="000000"/>
            </w:tcBorders>
          </w:tcPr>
          <w:p>
            <w:pPr>
              <w:pStyle w:val="Normal1"/>
              <w:spacing w:lineRule="auto" w:line="240"/>
              <w:rPr>
                <w:sz w:val="24"/>
                <w:lang w:val="en-US"/>
              </w:rPr>
            </w:pPr>
            <w:r>
              <w:rPr>
                <w:sz w:val="24"/>
                <w:lang w:val="en-US"/>
              </w:rPr>
              <w:t>1</w:t>
            </w:r>
          </w:p>
          <w:p>
            <w:pPr>
              <w:pStyle w:val="Normal1"/>
              <w:spacing w:lineRule="auto" w:line="240"/>
              <w:rPr>
                <w:sz w:val="24"/>
                <w:lang w:val="en-US"/>
              </w:rPr>
            </w:pPr>
            <w:r>
              <w:rPr>
                <w:sz w:val="24"/>
                <w:lang w:val="en-US"/>
              </w:rPr>
            </w:r>
          </w:p>
        </w:tc>
        <w:tc>
          <w:tcPr>
            <w:tcW w:w="2277" w:type="dxa"/>
            <w:vMerge w:val="restart"/>
            <w:tcBorders>
              <w:top w:val="single" w:sz="6" w:space="0" w:color="000000"/>
              <w:start w:val="single" w:sz="6" w:space="0" w:color="000000"/>
              <w:end w:val="single" w:sz="6" w:space="0" w:color="000000"/>
            </w:tcBorders>
          </w:tcPr>
          <w:p>
            <w:pPr>
              <w:pStyle w:val="Normal1"/>
              <w:spacing w:lineRule="auto" w:line="240"/>
              <w:rPr>
                <w:sz w:val="24"/>
                <w:lang w:val="en-US"/>
              </w:rPr>
            </w:pPr>
            <w:r>
              <w:rPr>
                <w:sz w:val="24"/>
                <w:lang w:val="en-US"/>
              </w:rPr>
              <w:t xml:space="preserve">(el) </w:t>
            </w:r>
            <w:r>
              <w:rPr>
                <w:b/>
                <w:bCs/>
                <w:sz w:val="24"/>
                <w:lang w:val="en-US"/>
              </w:rPr>
              <w:t>nuestro</w:t>
            </w:r>
          </w:p>
          <w:p>
            <w:pPr>
              <w:pStyle w:val="Normal1"/>
              <w:spacing w:lineRule="auto" w:line="240"/>
              <w:rPr>
                <w:sz w:val="24"/>
                <w:lang w:val="en-US"/>
              </w:rPr>
            </w:pPr>
            <w:r>
              <w:rPr>
                <w:sz w:val="24"/>
                <w:lang w:val="en-US"/>
              </w:rPr>
              <w:t xml:space="preserve">       </w:t>
            </w:r>
            <w:r>
              <w:rPr>
                <w:sz w:val="24"/>
              </w:rPr>
              <w:t>наш</w:t>
            </w:r>
          </w:p>
          <w:p>
            <w:pPr>
              <w:pStyle w:val="Normal1"/>
              <w:spacing w:lineRule="auto" w:line="240"/>
              <w:rPr>
                <w:sz w:val="24"/>
                <w:lang w:val="en-US"/>
              </w:rPr>
            </w:pPr>
            <w:r>
              <w:rPr>
                <w:sz w:val="24"/>
                <w:lang w:val="en-US"/>
              </w:rPr>
              <w:t xml:space="preserve">(el) </w:t>
            </w:r>
            <w:r>
              <w:rPr>
                <w:b/>
                <w:bCs/>
                <w:sz w:val="24"/>
                <w:lang w:val="en-US"/>
              </w:rPr>
              <w:t>vuestro</w:t>
            </w:r>
          </w:p>
          <w:p>
            <w:pPr>
              <w:pStyle w:val="Normal1"/>
              <w:spacing w:lineRule="auto" w:line="240"/>
              <w:rPr/>
            </w:pPr>
            <w:r>
              <w:rPr>
                <w:sz w:val="24"/>
                <w:lang w:val="en-US"/>
              </w:rPr>
              <w:t xml:space="preserve">      </w:t>
            </w:r>
            <w:r>
              <w:rPr>
                <w:sz w:val="24"/>
              </w:rPr>
              <w:t>ваш</w:t>
            </w:r>
          </w:p>
          <w:p>
            <w:pPr>
              <w:pStyle w:val="Normal1"/>
              <w:spacing w:lineRule="auto" w:line="240"/>
              <w:rPr>
                <w:sz w:val="24"/>
              </w:rPr>
            </w:pPr>
            <w:r>
              <w:rPr>
                <w:sz w:val="24"/>
              </w:rPr>
              <w:t>(</w:t>
            </w:r>
            <w:r>
              <w:rPr>
                <w:sz w:val="24"/>
                <w:lang w:val="en-US"/>
              </w:rPr>
              <w:t>el</w:t>
            </w:r>
            <w:r>
              <w:rPr>
                <w:sz w:val="24"/>
              </w:rPr>
              <w:t xml:space="preserve">) </w:t>
            </w:r>
            <w:r>
              <w:rPr>
                <w:b/>
                <w:bCs/>
                <w:sz w:val="24"/>
                <w:lang w:val="en-US"/>
              </w:rPr>
              <w:t>suyo</w:t>
            </w:r>
          </w:p>
          <w:p>
            <w:pPr>
              <w:pStyle w:val="Normal1"/>
              <w:spacing w:lineRule="auto" w:line="240"/>
              <w:rPr>
                <w:sz w:val="24"/>
              </w:rPr>
            </w:pPr>
            <w:r>
              <w:rPr>
                <w:sz w:val="24"/>
              </w:rPr>
              <w:t xml:space="preserve">      </w:t>
            </w:r>
            <w:r>
              <w:rPr>
                <w:sz w:val="24"/>
              </w:rPr>
              <w:t>их, Ваш</w:t>
            </w:r>
          </w:p>
          <w:p>
            <w:pPr>
              <w:pStyle w:val="Normal1"/>
              <w:rPr>
                <w:sz w:val="24"/>
              </w:rPr>
            </w:pPr>
            <w:r>
              <w:rPr>
                <w:sz w:val="24"/>
              </w:rPr>
            </w:r>
          </w:p>
        </w:tc>
        <w:tc>
          <w:tcPr>
            <w:tcW w:w="2552" w:type="dxa"/>
            <w:vMerge w:val="restart"/>
            <w:tcBorders>
              <w:top w:val="single" w:sz="6" w:space="0" w:color="000000"/>
              <w:start w:val="single" w:sz="6" w:space="0" w:color="000000"/>
              <w:end w:val="single" w:sz="6" w:space="0" w:color="000000"/>
            </w:tcBorders>
          </w:tcPr>
          <w:p>
            <w:pPr>
              <w:pStyle w:val="Normal1"/>
              <w:spacing w:lineRule="auto" w:line="240"/>
              <w:rPr>
                <w:sz w:val="24"/>
                <w:lang w:val="en-US"/>
              </w:rPr>
            </w:pPr>
            <w:r>
              <w:rPr>
                <w:sz w:val="24"/>
                <w:lang w:val="en-US"/>
              </w:rPr>
              <w:t xml:space="preserve">(la) </w:t>
            </w:r>
            <w:r>
              <w:rPr>
                <w:b/>
                <w:bCs/>
                <w:sz w:val="24"/>
                <w:lang w:val="en-US"/>
              </w:rPr>
              <w:t>nuestra</w:t>
            </w:r>
          </w:p>
          <w:p>
            <w:pPr>
              <w:pStyle w:val="Normal1"/>
              <w:spacing w:lineRule="auto" w:line="240"/>
              <w:rPr>
                <w:sz w:val="24"/>
                <w:lang w:val="en-US"/>
              </w:rPr>
            </w:pPr>
            <w:r>
              <w:rPr>
                <w:sz w:val="24"/>
                <w:lang w:val="en-US"/>
              </w:rPr>
              <w:t xml:space="preserve">      </w:t>
            </w:r>
            <w:r>
              <w:rPr>
                <w:sz w:val="24"/>
              </w:rPr>
              <w:t>наша</w:t>
            </w:r>
          </w:p>
          <w:p>
            <w:pPr>
              <w:pStyle w:val="Normal1"/>
              <w:spacing w:lineRule="auto" w:line="240"/>
              <w:rPr>
                <w:sz w:val="24"/>
                <w:lang w:val="en-US"/>
              </w:rPr>
            </w:pPr>
            <w:r>
              <w:rPr>
                <w:sz w:val="24"/>
                <w:lang w:val="en-US"/>
              </w:rPr>
              <w:t xml:space="preserve">(la) </w:t>
            </w:r>
            <w:r>
              <w:rPr>
                <w:b/>
                <w:bCs/>
                <w:sz w:val="24"/>
                <w:lang w:val="en-US"/>
              </w:rPr>
              <w:t>vuestra</w:t>
            </w:r>
          </w:p>
          <w:p>
            <w:pPr>
              <w:pStyle w:val="Normal1"/>
              <w:spacing w:lineRule="auto" w:line="240"/>
              <w:rPr/>
            </w:pPr>
            <w:r>
              <w:rPr>
                <w:sz w:val="24"/>
                <w:lang w:val="en-US"/>
              </w:rPr>
              <w:t xml:space="preserve">      </w:t>
            </w:r>
            <w:r>
              <w:rPr>
                <w:sz w:val="24"/>
              </w:rPr>
              <w:t>ваша</w:t>
            </w:r>
          </w:p>
          <w:p>
            <w:pPr>
              <w:pStyle w:val="Normal1"/>
              <w:spacing w:lineRule="auto" w:line="240"/>
              <w:rPr>
                <w:sz w:val="24"/>
              </w:rPr>
            </w:pPr>
            <w:r>
              <w:rPr>
                <w:sz w:val="24"/>
              </w:rPr>
              <w:t>(</w:t>
            </w:r>
            <w:r>
              <w:rPr>
                <w:sz w:val="24"/>
                <w:lang w:val="en-US"/>
              </w:rPr>
              <w:t>la</w:t>
            </w:r>
            <w:r>
              <w:rPr>
                <w:sz w:val="24"/>
              </w:rPr>
              <w:t xml:space="preserve">) </w:t>
            </w:r>
            <w:r>
              <w:rPr>
                <w:b/>
                <w:bCs/>
                <w:sz w:val="24"/>
                <w:lang w:val="en-US"/>
              </w:rPr>
              <w:t>suya</w:t>
            </w:r>
          </w:p>
          <w:p>
            <w:pPr>
              <w:pStyle w:val="Normal1"/>
              <w:spacing w:lineRule="auto" w:line="240"/>
              <w:rPr>
                <w:sz w:val="24"/>
              </w:rPr>
            </w:pPr>
            <w:r>
              <w:rPr>
                <w:sz w:val="24"/>
              </w:rPr>
              <w:t xml:space="preserve">     </w:t>
            </w:r>
            <w:r>
              <w:rPr>
                <w:sz w:val="24"/>
              </w:rPr>
              <w:t>их, Ваша</w:t>
            </w:r>
          </w:p>
          <w:p>
            <w:pPr>
              <w:pStyle w:val="Normal1"/>
              <w:rPr>
                <w:sz w:val="24"/>
              </w:rPr>
            </w:pPr>
            <w:r>
              <w:rPr>
                <w:sz w:val="24"/>
              </w:rPr>
            </w:r>
          </w:p>
        </w:tc>
        <w:tc>
          <w:tcPr>
            <w:tcW w:w="2551" w:type="dxa"/>
            <w:vMerge w:val="restart"/>
            <w:tcBorders>
              <w:top w:val="single" w:sz="6" w:space="0" w:color="000000"/>
              <w:start w:val="single" w:sz="6" w:space="0" w:color="000000"/>
              <w:end w:val="single" w:sz="6" w:space="0" w:color="000000"/>
            </w:tcBorders>
          </w:tcPr>
          <w:p>
            <w:pPr>
              <w:pStyle w:val="Normal1"/>
              <w:spacing w:lineRule="auto" w:line="240"/>
              <w:rPr>
                <w:sz w:val="24"/>
                <w:lang w:val="en-US"/>
              </w:rPr>
            </w:pPr>
            <w:r>
              <w:rPr>
                <w:sz w:val="24"/>
                <w:lang w:val="en-US"/>
              </w:rPr>
              <w:t xml:space="preserve">(los) </w:t>
            </w:r>
            <w:r>
              <w:rPr>
                <w:b/>
                <w:bCs/>
                <w:sz w:val="24"/>
                <w:lang w:val="en-US"/>
              </w:rPr>
              <w:t>nuestros</w:t>
            </w:r>
          </w:p>
          <w:p>
            <w:pPr>
              <w:pStyle w:val="Normal1"/>
              <w:spacing w:lineRule="auto" w:line="240"/>
              <w:rPr>
                <w:sz w:val="24"/>
                <w:lang w:val="en-US"/>
              </w:rPr>
            </w:pPr>
            <w:r>
              <w:rPr>
                <w:sz w:val="24"/>
                <w:lang w:val="en-US"/>
              </w:rPr>
              <w:t xml:space="preserve">       </w:t>
            </w:r>
            <w:r>
              <w:rPr>
                <w:sz w:val="24"/>
              </w:rPr>
              <w:t>наши</w:t>
            </w:r>
          </w:p>
          <w:p>
            <w:pPr>
              <w:pStyle w:val="Normal1"/>
              <w:spacing w:lineRule="auto" w:line="240"/>
              <w:rPr>
                <w:sz w:val="24"/>
                <w:lang w:val="en-US"/>
              </w:rPr>
            </w:pPr>
            <w:r>
              <w:rPr>
                <w:sz w:val="24"/>
                <w:lang w:val="en-US"/>
              </w:rPr>
              <w:t xml:space="preserve">(los) </w:t>
            </w:r>
            <w:r>
              <w:rPr>
                <w:b/>
                <w:bCs/>
                <w:sz w:val="24"/>
                <w:lang w:val="en-US"/>
              </w:rPr>
              <w:t>vuestros</w:t>
            </w:r>
          </w:p>
          <w:p>
            <w:pPr>
              <w:pStyle w:val="Normal1"/>
              <w:spacing w:lineRule="auto" w:line="240"/>
              <w:rPr/>
            </w:pPr>
            <w:r>
              <w:rPr>
                <w:sz w:val="24"/>
                <w:lang w:val="en-US"/>
              </w:rPr>
              <w:t xml:space="preserve">       </w:t>
            </w:r>
            <w:r>
              <w:rPr>
                <w:sz w:val="24"/>
              </w:rPr>
              <w:t>ваши</w:t>
            </w:r>
          </w:p>
          <w:p>
            <w:pPr>
              <w:pStyle w:val="Normal1"/>
              <w:spacing w:lineRule="auto" w:line="240"/>
              <w:rPr>
                <w:sz w:val="24"/>
              </w:rPr>
            </w:pPr>
            <w:r>
              <w:rPr>
                <w:sz w:val="24"/>
              </w:rPr>
              <w:t xml:space="preserve">(los) </w:t>
            </w:r>
            <w:r>
              <w:rPr>
                <w:b/>
                <w:bCs/>
                <w:sz w:val="24"/>
              </w:rPr>
              <w:t>suyos</w:t>
            </w:r>
          </w:p>
          <w:p>
            <w:pPr>
              <w:pStyle w:val="Normal1"/>
              <w:spacing w:lineRule="auto" w:line="240"/>
              <w:rPr>
                <w:sz w:val="24"/>
              </w:rPr>
            </w:pPr>
            <w:r>
              <w:rPr>
                <w:sz w:val="24"/>
              </w:rPr>
              <w:t xml:space="preserve">        </w:t>
            </w:r>
            <w:r>
              <w:rPr>
                <w:sz w:val="24"/>
              </w:rPr>
              <w:t>их, Ваши</w:t>
            </w:r>
          </w:p>
          <w:p>
            <w:pPr>
              <w:pStyle w:val="Normal1"/>
              <w:rPr>
                <w:sz w:val="24"/>
              </w:rPr>
            </w:pPr>
            <w:r>
              <w:rPr>
                <w:sz w:val="24"/>
              </w:rPr>
            </w:r>
          </w:p>
        </w:tc>
        <w:tc>
          <w:tcPr>
            <w:tcW w:w="2552" w:type="dxa"/>
            <w:vMerge w:val="restart"/>
            <w:tcBorders>
              <w:top w:val="single" w:sz="6" w:space="0" w:color="000000"/>
              <w:start w:val="single" w:sz="6" w:space="0" w:color="000000"/>
              <w:end w:val="single" w:sz="6" w:space="0" w:color="000000"/>
            </w:tcBorders>
          </w:tcPr>
          <w:p>
            <w:pPr>
              <w:pStyle w:val="Normal1"/>
              <w:spacing w:lineRule="auto" w:line="240"/>
              <w:rPr>
                <w:sz w:val="24"/>
                <w:lang w:val="en-US"/>
              </w:rPr>
            </w:pPr>
            <w:r>
              <w:rPr>
                <w:sz w:val="24"/>
                <w:lang w:val="en-US"/>
              </w:rPr>
              <w:t xml:space="preserve">(las) </w:t>
            </w:r>
            <w:r>
              <w:rPr>
                <w:b/>
                <w:bCs/>
                <w:sz w:val="24"/>
                <w:lang w:val="en-US"/>
              </w:rPr>
              <w:t>nuestras</w:t>
            </w:r>
          </w:p>
          <w:p>
            <w:pPr>
              <w:pStyle w:val="Normal1"/>
              <w:spacing w:lineRule="auto" w:line="240"/>
              <w:rPr>
                <w:sz w:val="24"/>
                <w:lang w:val="en-US"/>
              </w:rPr>
            </w:pPr>
            <w:r>
              <w:rPr>
                <w:sz w:val="24"/>
                <w:lang w:val="en-US"/>
              </w:rPr>
              <w:t xml:space="preserve">        </w:t>
            </w:r>
            <w:r>
              <w:rPr>
                <w:sz w:val="24"/>
              </w:rPr>
              <w:t>наши</w:t>
            </w:r>
          </w:p>
          <w:p>
            <w:pPr>
              <w:pStyle w:val="Normal1"/>
              <w:spacing w:lineRule="auto" w:line="240"/>
              <w:rPr>
                <w:sz w:val="24"/>
                <w:lang w:val="en-US"/>
              </w:rPr>
            </w:pPr>
            <w:r>
              <w:rPr>
                <w:sz w:val="24"/>
                <w:lang w:val="en-US"/>
              </w:rPr>
              <w:t xml:space="preserve">(las) </w:t>
            </w:r>
            <w:r>
              <w:rPr>
                <w:b/>
                <w:bCs/>
                <w:sz w:val="24"/>
                <w:lang w:val="en-US"/>
              </w:rPr>
              <w:t>vuestras</w:t>
            </w:r>
          </w:p>
          <w:p>
            <w:pPr>
              <w:pStyle w:val="Normal1"/>
              <w:spacing w:lineRule="auto" w:line="240"/>
              <w:rPr/>
            </w:pPr>
            <w:r>
              <w:rPr>
                <w:sz w:val="24"/>
                <w:lang w:val="en-US"/>
              </w:rPr>
              <w:t xml:space="preserve">        </w:t>
            </w:r>
            <w:r>
              <w:rPr>
                <w:sz w:val="24"/>
              </w:rPr>
              <w:t>ваши</w:t>
            </w:r>
          </w:p>
          <w:p>
            <w:pPr>
              <w:pStyle w:val="Normal1"/>
              <w:spacing w:lineRule="auto" w:line="240"/>
              <w:rPr>
                <w:sz w:val="24"/>
              </w:rPr>
            </w:pPr>
            <w:r>
              <w:rPr>
                <w:sz w:val="24"/>
              </w:rPr>
              <w:t>(</w:t>
            </w:r>
            <w:r>
              <w:rPr>
                <w:sz w:val="24"/>
                <w:lang w:val="en-US"/>
              </w:rPr>
              <w:t>las</w:t>
            </w:r>
            <w:r>
              <w:rPr>
                <w:sz w:val="24"/>
              </w:rPr>
              <w:t xml:space="preserve">) </w:t>
            </w:r>
            <w:r>
              <w:rPr>
                <w:b/>
                <w:bCs/>
                <w:sz w:val="24"/>
                <w:lang w:val="en-US"/>
              </w:rPr>
              <w:t>suyas</w:t>
            </w:r>
          </w:p>
          <w:p>
            <w:pPr>
              <w:pStyle w:val="Normal1"/>
              <w:spacing w:lineRule="auto" w:line="240"/>
              <w:rPr>
                <w:sz w:val="24"/>
              </w:rPr>
            </w:pPr>
            <w:r>
              <w:rPr>
                <w:sz w:val="24"/>
              </w:rPr>
              <w:t xml:space="preserve">        </w:t>
            </w:r>
            <w:r>
              <w:rPr>
                <w:sz w:val="24"/>
              </w:rPr>
              <w:t>их, Ваши</w:t>
            </w:r>
          </w:p>
          <w:p>
            <w:pPr>
              <w:pStyle w:val="Normal1"/>
              <w:rPr>
                <w:sz w:val="24"/>
              </w:rPr>
            </w:pPr>
            <w:r>
              <w:rPr>
                <w:sz w:val="24"/>
              </w:rPr>
            </w:r>
          </w:p>
        </w:tc>
      </w:tr>
      <w:tr>
        <w:trPr>
          <w:trHeight w:val="303" w:hRule="exact"/>
        </w:trPr>
        <w:tc>
          <w:tcPr>
            <w:tcW w:w="70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77"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2552"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2551"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2552"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577" w:hRule="exact"/>
        </w:trPr>
        <w:tc>
          <w:tcPr>
            <w:tcW w:w="700" w:type="dxa"/>
            <w:tcBorders>
              <w:start w:val="single" w:sz="6" w:space="0" w:color="000000"/>
              <w:end w:val="single" w:sz="6" w:space="0" w:color="000000"/>
            </w:tcBorders>
          </w:tcPr>
          <w:p>
            <w:pPr>
              <w:pStyle w:val="Normal1"/>
              <w:spacing w:lineRule="auto" w:line="240"/>
              <w:rPr>
                <w:sz w:val="24"/>
              </w:rPr>
            </w:pPr>
            <w:r>
              <w:rPr>
                <w:sz w:val="24"/>
              </w:rPr>
              <w:t>2</w:t>
            </w:r>
          </w:p>
          <w:p>
            <w:pPr>
              <w:pStyle w:val="Normal1"/>
              <w:spacing w:lineRule="auto" w:line="240"/>
              <w:rPr>
                <w:sz w:val="24"/>
              </w:rPr>
            </w:pPr>
            <w:r>
              <w:rPr>
                <w:sz w:val="24"/>
              </w:rPr>
            </w:r>
          </w:p>
        </w:tc>
        <w:tc>
          <w:tcPr>
            <w:tcW w:w="2277"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2552"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2551"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2552"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240" w:hRule="exact"/>
        </w:trPr>
        <w:tc>
          <w:tcPr>
            <w:tcW w:w="700" w:type="dxa"/>
            <w:tcBorders>
              <w:start w:val="single" w:sz="6" w:space="0" w:color="000000"/>
              <w:end w:val="single" w:sz="6" w:space="0" w:color="000000"/>
            </w:tcBorders>
          </w:tcPr>
          <w:p>
            <w:pPr>
              <w:pStyle w:val="Normal1"/>
              <w:spacing w:lineRule="auto" w:line="240"/>
              <w:rPr>
                <w:sz w:val="24"/>
              </w:rPr>
            </w:pPr>
            <w:r>
              <w:rPr>
                <w:sz w:val="24"/>
              </w:rPr>
              <w:t>3</w:t>
            </w:r>
          </w:p>
          <w:p>
            <w:pPr>
              <w:pStyle w:val="Normal1"/>
              <w:spacing w:lineRule="auto" w:line="240"/>
              <w:rPr>
                <w:sz w:val="24"/>
              </w:rPr>
            </w:pPr>
            <w:r>
              <w:rPr>
                <w:sz w:val="24"/>
              </w:rPr>
            </w:r>
          </w:p>
        </w:tc>
        <w:tc>
          <w:tcPr>
            <w:tcW w:w="2277"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2552"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2551"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2552"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575" w:hRule="exact"/>
        </w:trPr>
        <w:tc>
          <w:tcPr>
            <w:tcW w:w="700"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77"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c>
          <w:tcPr>
            <w:tcW w:w="2552"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c>
          <w:tcPr>
            <w:tcW w:w="2551"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c>
          <w:tcPr>
            <w:tcW w:w="2552"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pPr>
      <w:r>
        <w:rPr>
          <w:i/>
        </w:rPr>
        <w:t>Примечания</w:t>
      </w:r>
      <w:r>
        <w:rPr/>
        <w:t>. 1. В связи с тем, что испанские притяжательные местоимения согласуются с существительным, называющим предмет обладания, а не с лицом, об</w:t>
        <w:softHyphen/>
        <w:t xml:space="preserve">дающим этим предметом, следует быть особенно внимательным при переводе на русский язык третьего лица этих местоимений: </w:t>
      </w:r>
    </w:p>
    <w:p>
      <w:pPr>
        <w:pStyle w:val="Normal1"/>
        <w:spacing w:lineRule="auto" w:line="240"/>
        <w:ind w:firstLine="284" w:end="0"/>
        <w:rPr/>
      </w:pPr>
      <w:r>
        <w:rPr>
          <w:lang w:val="en-US"/>
        </w:rPr>
        <w:t>Vas</w:t>
      </w:r>
      <w:r>
        <w:rPr/>
        <w:t xml:space="preserve"> </w:t>
      </w:r>
      <w:r>
        <w:rPr>
          <w:lang w:val="en-US"/>
        </w:rPr>
        <w:t>a</w:t>
      </w:r>
      <w:r>
        <w:rPr/>
        <w:t xml:space="preserve"> </w:t>
      </w:r>
      <w:r>
        <w:rPr>
          <w:lang w:val="en-US"/>
        </w:rPr>
        <w:t>celebrar</w:t>
      </w:r>
      <w:r>
        <w:rPr/>
        <w:t xml:space="preserve"> </w:t>
      </w:r>
      <w:r>
        <w:rPr>
          <w:lang w:val="en-US"/>
        </w:rPr>
        <w:t>la</w:t>
      </w:r>
      <w:r>
        <w:rPr/>
        <w:t xml:space="preserve"> </w:t>
      </w:r>
      <w:r>
        <w:rPr>
          <w:lang w:val="en-US"/>
        </w:rPr>
        <w:t>fiesta</w:t>
      </w:r>
      <w:r>
        <w:rPr/>
        <w:t xml:space="preserve"> </w:t>
      </w:r>
      <w:r>
        <w:rPr>
          <w:lang w:val="en-US"/>
        </w:rPr>
        <w:t>con</w:t>
      </w:r>
      <w:r>
        <w:rPr/>
        <w:t xml:space="preserve"> </w:t>
      </w:r>
      <w:r>
        <w:rPr>
          <w:i/>
          <w:iCs/>
          <w:lang w:val="en-US"/>
        </w:rPr>
        <w:t>tus</w:t>
      </w:r>
      <w:r>
        <w:rPr/>
        <w:t xml:space="preserve"> </w:t>
      </w:r>
      <w:r>
        <w:rPr>
          <w:lang w:val="en-US"/>
        </w:rPr>
        <w:t>amigos</w:t>
      </w:r>
      <w:r>
        <w:rPr/>
        <w:t xml:space="preserve">, у                    Ты будешь проводить праздник со </w:t>
      </w:r>
    </w:p>
    <w:p>
      <w:pPr>
        <w:pStyle w:val="Normal1"/>
        <w:spacing w:lineRule="auto" w:line="240"/>
        <w:ind w:firstLine="709" w:end="0"/>
        <w:rPr/>
      </w:pPr>
      <w:r>
        <w:rPr>
          <w:lang w:val="en-US"/>
        </w:rPr>
        <w:t xml:space="preserve">Juan con los </w:t>
      </w:r>
      <w:r>
        <w:rPr>
          <w:i/>
          <w:iCs/>
          <w:lang w:val="en-US"/>
        </w:rPr>
        <w:t>suyos</w:t>
      </w:r>
      <w:r>
        <w:rPr>
          <w:lang w:val="en-US"/>
        </w:rPr>
        <w:t xml:space="preserve">.                                                        </w:t>
      </w:r>
      <w:r>
        <w:rPr/>
        <w:t xml:space="preserve">своими друзьями, а Хуан со своими  (но в </w:t>
      </w:r>
    </w:p>
    <w:p>
      <w:pPr>
        <w:pStyle w:val="Normal1"/>
        <w:spacing w:lineRule="auto" w:line="240"/>
        <w:ind w:hanging="5670" w:start="5954" w:end="0"/>
        <w:rPr/>
      </w:pPr>
      <w:r>
        <w:rPr/>
        <w:t xml:space="preserve">                                                                                              </w:t>
      </w:r>
      <w:r>
        <w:rPr/>
        <w:t xml:space="preserve">зависимости от контекста можно перевести с                    его,  ее, их или  вашими друзьями) </w:t>
      </w:r>
    </w:p>
    <w:p>
      <w:pPr>
        <w:pStyle w:val="Normal1"/>
        <w:spacing w:lineRule="auto" w:line="240"/>
        <w:ind w:firstLine="284" w:end="0"/>
        <w:rPr/>
      </w:pPr>
      <w:r>
        <w:rPr>
          <w:lang w:val="en-US"/>
        </w:rPr>
        <w:t>—</w:t>
      </w:r>
      <w:r>
        <w:rPr>
          <w:lang w:val="en-US"/>
        </w:rPr>
        <w:t xml:space="preserve">¿De quién es el libro?                                               </w:t>
      </w:r>
      <w:r>
        <w:rPr/>
        <w:t xml:space="preserve">— Чья книга? </w:t>
      </w:r>
    </w:p>
    <w:p>
      <w:pPr>
        <w:pStyle w:val="Normal1"/>
        <w:spacing w:lineRule="auto" w:line="240"/>
        <w:ind w:firstLine="284" w:end="0"/>
        <w:rPr/>
      </w:pPr>
      <w:r>
        <w:rPr/>
        <w:t>—</w:t>
      </w:r>
      <w:r>
        <w:rPr>
          <w:lang w:val="en-US"/>
        </w:rPr>
        <w:t>Es</w:t>
      </w:r>
      <w:r>
        <w:rPr/>
        <w:t xml:space="preserve"> </w:t>
      </w:r>
      <w:r>
        <w:rPr>
          <w:i/>
          <w:iCs/>
          <w:lang w:val="en-US"/>
        </w:rPr>
        <w:t>suyo</w:t>
      </w:r>
      <w:r>
        <w:rPr/>
        <w:t>.                                                                    — Его (ее, ваша, их).</w:t>
      </w:r>
    </w:p>
    <w:p>
      <w:pPr>
        <w:pStyle w:val="Normal1"/>
        <w:spacing w:lineRule="auto" w:line="240"/>
        <w:ind w:firstLine="284" w:end="0"/>
        <w:rPr/>
      </w:pPr>
      <w:r>
        <w:rPr/>
      </w:r>
    </w:p>
    <w:p>
      <w:pPr>
        <w:pStyle w:val="Normal1"/>
        <w:spacing w:lineRule="auto" w:line="240"/>
        <w:ind w:firstLine="284" w:end="0"/>
        <w:rPr/>
      </w:pPr>
      <w:r>
        <w:rPr/>
        <w:t xml:space="preserve">2. Притяжательные местоимения единственного числа </w:t>
      </w:r>
      <w:r>
        <w:rPr>
          <w:b/>
        </w:rPr>
        <w:t>mío, tuyo</w:t>
      </w:r>
      <w:r>
        <w:rPr/>
        <w:t xml:space="preserve"> и т.д. могут употребляться с так называемым артиклем среднего рода </w:t>
      </w:r>
      <w:r>
        <w:rPr>
          <w:b/>
        </w:rPr>
        <w:t>lо</w:t>
      </w:r>
      <w:r>
        <w:rPr/>
        <w:t>:</w:t>
      </w:r>
    </w:p>
    <w:p>
      <w:pPr>
        <w:pStyle w:val="Normal1"/>
        <w:spacing w:lineRule="auto" w:line="240"/>
        <w:ind w:firstLine="284" w:end="0"/>
        <w:rPr/>
      </w:pPr>
      <w:r>
        <w:rPr/>
        <w:t xml:space="preserve">      </w:t>
      </w:r>
      <w:r>
        <w:rPr>
          <w:b/>
        </w:rPr>
        <w:t>lо mio</w:t>
      </w:r>
      <w:r>
        <w:rPr/>
        <w:t xml:space="preserve">    — мое                    </w:t>
      </w:r>
      <w:r>
        <w:rPr>
          <w:b/>
        </w:rPr>
        <w:t xml:space="preserve">lо </w:t>
      </w:r>
      <w:r>
        <w:rPr>
          <w:b/>
          <w:lang w:val="en-US"/>
        </w:rPr>
        <w:t>nuestro</w:t>
      </w:r>
      <w:r>
        <w:rPr/>
        <w:t xml:space="preserve">   — наше </w:t>
      </w:r>
    </w:p>
    <w:p>
      <w:pPr>
        <w:pStyle w:val="Normal1"/>
        <w:spacing w:lineRule="auto" w:line="240"/>
        <w:ind w:firstLine="284" w:end="0"/>
        <w:rPr/>
      </w:pPr>
      <w:r>
        <w:rPr/>
        <w:t xml:space="preserve">      </w:t>
      </w:r>
      <w:r>
        <w:rPr>
          <w:b/>
          <w:lang w:val="en-US"/>
        </w:rPr>
        <w:t>lo tuyo</w:t>
      </w:r>
      <w:r>
        <w:rPr>
          <w:lang w:val="en-US"/>
        </w:rPr>
        <w:t xml:space="preserve">   — </w:t>
      </w:r>
      <w:r>
        <w:rPr/>
        <w:t>твое</w:t>
      </w:r>
      <w:r>
        <w:rPr>
          <w:lang w:val="en-US"/>
        </w:rPr>
        <w:t xml:space="preserve">                   </w:t>
      </w:r>
      <w:r>
        <w:rPr>
          <w:b/>
          <w:lang w:val="en-US"/>
        </w:rPr>
        <w:t>l</w:t>
      </w:r>
      <w:r>
        <w:rPr>
          <w:b/>
        </w:rPr>
        <w:t>о</w:t>
      </w:r>
      <w:r>
        <w:rPr>
          <w:b/>
          <w:lang w:val="en-US"/>
        </w:rPr>
        <w:t xml:space="preserve"> vuestro</w:t>
      </w:r>
      <w:r>
        <w:rPr>
          <w:lang w:val="en-US"/>
        </w:rPr>
        <w:t xml:space="preserve">   — </w:t>
      </w:r>
      <w:r>
        <w:rPr/>
        <w:t>ваше</w:t>
      </w:r>
      <w:r>
        <w:rPr>
          <w:lang w:val="en-US"/>
        </w:rPr>
        <w:t xml:space="preserve"> </w:t>
      </w:r>
    </w:p>
    <w:p>
      <w:pPr>
        <w:pStyle w:val="Normal1"/>
        <w:spacing w:lineRule="auto" w:line="240"/>
        <w:ind w:firstLine="284" w:end="0"/>
        <w:rPr/>
      </w:pPr>
      <w:r>
        <w:rPr>
          <w:lang w:val="en-US"/>
        </w:rPr>
        <w:t xml:space="preserve">      </w:t>
      </w:r>
      <w:r>
        <w:rPr>
          <w:b/>
        </w:rPr>
        <w:t>lо suyo</w:t>
      </w:r>
      <w:r>
        <w:rPr/>
        <w:t xml:space="preserve">   — его, ее, ваше     </w:t>
      </w:r>
      <w:r>
        <w:rPr>
          <w:b/>
        </w:rPr>
        <w:t xml:space="preserve">lо </w:t>
      </w:r>
      <w:r>
        <w:rPr>
          <w:b/>
          <w:lang w:val="en-US"/>
        </w:rPr>
        <w:t>suyo</w:t>
      </w:r>
      <w:r>
        <w:rPr/>
        <w:t xml:space="preserve">        — ваше, их</w:t>
      </w:r>
    </w:p>
    <w:p>
      <w:pPr>
        <w:pStyle w:val="Normal1"/>
        <w:spacing w:lineRule="auto" w:line="240"/>
        <w:ind w:firstLine="284" w:end="0"/>
        <w:rPr/>
      </w:pPr>
      <w:r>
        <w:rPr/>
      </w:r>
    </w:p>
    <w:p>
      <w:pPr>
        <w:pStyle w:val="Normal1"/>
        <w:spacing w:lineRule="auto" w:line="240"/>
        <w:ind w:firstLine="284" w:end="0"/>
        <w:rPr/>
      </w:pPr>
      <w:r>
        <w:rPr/>
        <w:t>В этом случае они передают отвлеченные понятия и сближаются с существительными:</w:t>
      </w:r>
    </w:p>
    <w:p>
      <w:pPr>
        <w:pStyle w:val="Normal1"/>
        <w:spacing w:lineRule="auto" w:line="240"/>
        <w:ind w:firstLine="284" w:end="0"/>
        <w:rPr/>
      </w:pPr>
      <w:r>
        <w:rPr>
          <w:lang w:val="en-US"/>
        </w:rPr>
        <w:t>Lo</w:t>
      </w:r>
      <w:r>
        <w:rPr/>
        <w:t xml:space="preserve"> </w:t>
      </w:r>
      <w:r>
        <w:rPr>
          <w:lang w:val="en-US"/>
        </w:rPr>
        <w:t>tuyo</w:t>
      </w:r>
      <w:r>
        <w:rPr/>
        <w:t xml:space="preserve"> </w:t>
      </w:r>
      <w:r>
        <w:rPr>
          <w:lang w:val="en-US"/>
        </w:rPr>
        <w:t>a</w:t>
      </w:r>
      <w:r>
        <w:rPr/>
        <w:t xml:space="preserve"> </w:t>
      </w:r>
      <w:r>
        <w:rPr>
          <w:lang w:val="en-US"/>
        </w:rPr>
        <w:t>m</w:t>
      </w:r>
      <w:r>
        <w:rPr/>
        <w:t xml:space="preserve">í </w:t>
      </w:r>
      <w:r>
        <w:rPr>
          <w:lang w:val="en-US"/>
        </w:rPr>
        <w:t>me</w:t>
      </w:r>
      <w:r>
        <w:rPr/>
        <w:t xml:space="preserve"> </w:t>
      </w:r>
      <w:r>
        <w:rPr>
          <w:lang w:val="en-US"/>
        </w:rPr>
        <w:t>interesa</w:t>
      </w:r>
      <w:r>
        <w:rPr/>
        <w:t xml:space="preserve"> </w:t>
      </w:r>
      <w:r>
        <w:rPr>
          <w:lang w:val="en-US"/>
        </w:rPr>
        <w:t>tanto</w:t>
      </w:r>
      <w:r>
        <w:rPr/>
        <w:t xml:space="preserve"> </w:t>
      </w:r>
      <w:r>
        <w:rPr>
          <w:lang w:val="en-US"/>
        </w:rPr>
        <w:t>como</w:t>
      </w:r>
      <w:r>
        <w:rPr/>
        <w:t xml:space="preserve"> </w:t>
      </w:r>
      <w:r>
        <w:rPr>
          <w:i/>
          <w:iCs/>
          <w:lang w:val="en-US"/>
        </w:rPr>
        <w:t>lo</w:t>
      </w:r>
      <w:r>
        <w:rPr/>
        <w:t xml:space="preserve">         Все, что касается тебя (твои дела), </w:t>
      </w:r>
    </w:p>
    <w:p>
      <w:pPr>
        <w:pStyle w:val="Normal1"/>
        <w:spacing w:lineRule="auto" w:line="240"/>
        <w:ind w:firstLine="567" w:end="0"/>
        <w:rPr/>
      </w:pPr>
      <w:r>
        <w:rPr>
          <w:lang w:val="en-US"/>
        </w:rPr>
        <w:t>mío</w:t>
      </w:r>
      <w:r>
        <w:rPr/>
        <w:t xml:space="preserve">.                                                                   интересует меня так же, как и мои </w:t>
      </w:r>
    </w:p>
    <w:p>
      <w:pPr>
        <w:pStyle w:val="Normal1"/>
        <w:spacing w:lineRule="auto" w:line="240"/>
        <w:ind w:firstLine="284" w:end="0"/>
        <w:rPr/>
      </w:pPr>
      <w:r>
        <w:rPr/>
        <w:t xml:space="preserve">                                                                               </w:t>
      </w:r>
      <w:r>
        <w:rPr/>
        <w:t xml:space="preserve">собственные дела. </w:t>
      </w:r>
    </w:p>
    <w:p>
      <w:pPr>
        <w:pStyle w:val="Normal1"/>
        <w:spacing w:lineRule="auto" w:line="240"/>
        <w:ind w:firstLine="284" w:end="0"/>
        <w:rPr/>
      </w:pPr>
      <w:r>
        <w:rPr>
          <w:lang w:val="en-US"/>
        </w:rPr>
        <w:t>La</w:t>
      </w:r>
      <w:r>
        <w:rPr/>
        <w:t xml:space="preserve"> </w:t>
      </w:r>
      <w:r>
        <w:rPr>
          <w:lang w:val="en-US"/>
        </w:rPr>
        <w:t>Junta</w:t>
      </w:r>
      <w:r>
        <w:rPr/>
        <w:t xml:space="preserve"> </w:t>
      </w:r>
      <w:r>
        <w:rPr>
          <w:lang w:val="en-US"/>
        </w:rPr>
        <w:t>podr</w:t>
      </w:r>
      <w:r>
        <w:rPr/>
        <w:t xml:space="preserve">á </w:t>
      </w:r>
      <w:r>
        <w:rPr>
          <w:lang w:val="en-US"/>
        </w:rPr>
        <w:t>disponer</w:t>
      </w:r>
      <w:r>
        <w:rPr/>
        <w:t xml:space="preserve"> </w:t>
      </w:r>
      <w:r>
        <w:rPr>
          <w:lang w:val="en-US"/>
        </w:rPr>
        <w:t>de</w:t>
      </w:r>
      <w:r>
        <w:rPr/>
        <w:t xml:space="preserve"> </w:t>
      </w:r>
      <w:r>
        <w:rPr>
          <w:i/>
          <w:iCs/>
          <w:lang w:val="en-US"/>
        </w:rPr>
        <w:t>to</w:t>
      </w:r>
      <w:r>
        <w:rPr>
          <w:i/>
          <w:iCs/>
        </w:rPr>
        <w:t xml:space="preserve"> </w:t>
      </w:r>
      <w:r>
        <w:rPr>
          <w:i/>
          <w:iCs/>
          <w:lang w:val="en-US"/>
        </w:rPr>
        <w:t>suyo</w:t>
      </w:r>
      <w:r>
        <w:rPr/>
        <w:t xml:space="preserve">, </w:t>
      </w:r>
      <w:r>
        <w:rPr>
          <w:lang w:val="en-US"/>
        </w:rPr>
        <w:t>pero</w:t>
      </w:r>
      <w:r>
        <w:rPr/>
        <w:t xml:space="preserve">      Хунта может распоряжаться тем, что ей </w:t>
      </w:r>
    </w:p>
    <w:p>
      <w:pPr>
        <w:pStyle w:val="Normal1"/>
        <w:spacing w:lineRule="auto" w:line="240"/>
        <w:ind w:firstLine="709" w:end="0"/>
        <w:rPr/>
      </w:pPr>
      <w:r>
        <w:rPr>
          <w:lang w:val="en-US"/>
        </w:rPr>
        <w:t>en</w:t>
      </w:r>
      <w:r>
        <w:rPr/>
        <w:t xml:space="preserve"> </w:t>
      </w:r>
      <w:r>
        <w:rPr>
          <w:lang w:val="en-US"/>
        </w:rPr>
        <w:t>mi</w:t>
      </w:r>
      <w:r>
        <w:rPr/>
        <w:t xml:space="preserve"> </w:t>
      </w:r>
      <w:r>
        <w:rPr>
          <w:lang w:val="en-US"/>
        </w:rPr>
        <w:t>hacienda</w:t>
      </w:r>
      <w:r>
        <w:rPr/>
        <w:t xml:space="preserve"> </w:t>
      </w:r>
      <w:r>
        <w:rPr>
          <w:lang w:val="en-US"/>
        </w:rPr>
        <w:t>no</w:t>
      </w:r>
      <w:r>
        <w:rPr/>
        <w:t xml:space="preserve"> </w:t>
      </w:r>
      <w:r>
        <w:rPr>
          <w:lang w:val="en-US"/>
        </w:rPr>
        <w:t>manda</w:t>
      </w:r>
      <w:r>
        <w:rPr/>
        <w:t xml:space="preserve"> </w:t>
      </w:r>
      <w:r>
        <w:rPr>
          <w:lang w:val="en-US"/>
        </w:rPr>
        <w:t>nadie</w:t>
      </w:r>
      <w:r>
        <w:rPr/>
        <w:t xml:space="preserve"> </w:t>
      </w:r>
      <w:r>
        <w:rPr>
          <w:lang w:val="en-US"/>
        </w:rPr>
        <w:t>m</w:t>
      </w:r>
      <w:r>
        <w:rPr/>
        <w:t>á</w:t>
      </w:r>
      <w:r>
        <w:rPr>
          <w:lang w:val="en-US"/>
        </w:rPr>
        <w:t>s</w:t>
      </w:r>
      <w:r>
        <w:rPr/>
        <w:t xml:space="preserve">               принадлежит; в моем же хозяйстве </w:t>
      </w:r>
    </w:p>
    <w:p>
      <w:pPr>
        <w:pStyle w:val="Normal1"/>
        <w:spacing w:lineRule="auto" w:line="240"/>
        <w:ind w:firstLine="709" w:end="0"/>
        <w:rPr/>
      </w:pPr>
      <w:r>
        <w:rPr>
          <w:lang w:val="en-US"/>
        </w:rPr>
        <w:t>que</w:t>
      </w:r>
      <w:r>
        <w:rPr/>
        <w:t xml:space="preserve"> </w:t>
      </w:r>
      <w:r>
        <w:rPr>
          <w:lang w:val="en-US"/>
        </w:rPr>
        <w:t>yo</w:t>
      </w:r>
      <w:r>
        <w:rPr/>
        <w:t>. (</w:t>
      </w:r>
      <w:r>
        <w:rPr>
          <w:lang w:val="en-US"/>
        </w:rPr>
        <w:t>P</w:t>
      </w:r>
      <w:r>
        <w:rPr/>
        <w:t>É</w:t>
      </w:r>
      <w:r>
        <w:rPr>
          <w:lang w:val="en-US"/>
        </w:rPr>
        <w:t>REZ</w:t>
      </w:r>
      <w:r>
        <w:rPr/>
        <w:t xml:space="preserve"> </w:t>
      </w:r>
      <w:r>
        <w:rPr>
          <w:lang w:val="en-US"/>
        </w:rPr>
        <w:t>GALD</w:t>
      </w:r>
      <w:r>
        <w:rPr/>
        <w:t>Ó</w:t>
      </w:r>
      <w:r>
        <w:rPr>
          <w:lang w:val="en-US"/>
        </w:rPr>
        <w:t>S</w:t>
      </w:r>
      <w:r>
        <w:rPr/>
        <w:t>)                                командую только я.</w:t>
      </w:r>
    </w:p>
    <w:p>
      <w:pPr>
        <w:pStyle w:val="Normal1"/>
        <w:spacing w:lineRule="auto" w:line="240"/>
        <w:ind w:firstLine="284" w:end="0"/>
        <w:rPr>
          <w:sz w:val="24"/>
        </w:rPr>
      </w:pPr>
      <w:r>
        <w:rPr>
          <w:sz w:val="24"/>
        </w:rPr>
      </w:r>
    </w:p>
    <w:p>
      <w:pPr>
        <w:pStyle w:val="Normal1"/>
        <w:spacing w:lineRule="auto" w:line="240"/>
        <w:ind w:firstLine="284" w:end="0"/>
        <w:jc w:val="center"/>
        <w:rPr/>
      </w:pPr>
      <w:r>
        <w:rPr>
          <w:b/>
          <w:sz w:val="24"/>
          <w:lang w:val="en-US"/>
        </w:rPr>
        <w:t>III</w:t>
      </w:r>
      <w:r>
        <w:rPr>
          <w:b/>
          <w:sz w:val="24"/>
        </w:rPr>
        <w:t>. Постпозитивное употребление притяжательных местоимений</w:t>
      </w:r>
    </w:p>
    <w:p>
      <w:pPr>
        <w:pStyle w:val="Normal1"/>
        <w:spacing w:lineRule="auto" w:line="240"/>
        <w:ind w:firstLine="284" w:end="0"/>
        <w:rPr>
          <w:b/>
          <w:sz w:val="24"/>
        </w:rPr>
      </w:pPr>
      <w:r>
        <w:rPr>
          <w:b/>
          <w:sz w:val="24"/>
        </w:rPr>
      </w:r>
    </w:p>
    <w:p>
      <w:pPr>
        <w:pStyle w:val="Normal1"/>
        <w:spacing w:lineRule="auto" w:line="240"/>
        <w:ind w:firstLine="284" w:end="0"/>
        <w:rPr/>
      </w:pPr>
      <w:r>
        <w:rPr>
          <w:sz w:val="24"/>
        </w:rPr>
        <w:t xml:space="preserve">Местоимения-существительные </w:t>
      </w:r>
      <w:r>
        <w:rPr>
          <w:b/>
          <w:sz w:val="24"/>
        </w:rPr>
        <w:t>mío, tuyo</w:t>
      </w:r>
      <w:r>
        <w:rPr>
          <w:sz w:val="24"/>
        </w:rPr>
        <w:t xml:space="preserve"> и т.п. иногда употребляются в значении местоимений-прилагательных и помещаются непосредственно после существительного, к которому относятся. В современном испанском языке постпозитивная форма притяжательных местоимений употребляется сравнительно редко и придает только торжественный книжный характер:</w:t>
      </w:r>
    </w:p>
    <w:p>
      <w:pPr>
        <w:pStyle w:val="Normal1"/>
        <w:spacing w:lineRule="auto" w:line="240"/>
        <w:ind w:firstLine="284" w:end="0"/>
        <w:rPr/>
      </w:pPr>
      <w:r>
        <w:rPr>
          <w:sz w:val="24"/>
          <w:lang w:val="en-US"/>
        </w:rPr>
        <w:t>A</w:t>
      </w:r>
      <w:r>
        <w:rPr>
          <w:sz w:val="24"/>
        </w:rPr>
        <w:t xml:space="preserve"> </w:t>
      </w:r>
      <w:r>
        <w:rPr>
          <w:sz w:val="24"/>
          <w:lang w:val="en-US"/>
        </w:rPr>
        <w:t>un</w:t>
      </w:r>
      <w:r>
        <w:rPr>
          <w:sz w:val="24"/>
        </w:rPr>
        <w:t xml:space="preserve"> </w:t>
      </w:r>
      <w:r>
        <w:rPr>
          <w:sz w:val="24"/>
          <w:lang w:val="en-US"/>
        </w:rPr>
        <w:t>gesto</w:t>
      </w:r>
      <w:r>
        <w:rPr>
          <w:sz w:val="24"/>
        </w:rPr>
        <w:t xml:space="preserve"> </w:t>
      </w:r>
      <w:r>
        <w:rPr>
          <w:sz w:val="24"/>
          <w:lang w:val="en-US"/>
        </w:rPr>
        <w:t>suyo</w:t>
      </w:r>
      <w:r>
        <w:rPr>
          <w:sz w:val="24"/>
        </w:rPr>
        <w:t xml:space="preserve"> </w:t>
      </w:r>
      <w:r>
        <w:rPr>
          <w:sz w:val="24"/>
          <w:lang w:val="en-US"/>
        </w:rPr>
        <w:t>millones</w:t>
      </w:r>
      <w:r>
        <w:rPr>
          <w:sz w:val="24"/>
        </w:rPr>
        <w:t xml:space="preserve"> </w:t>
      </w:r>
      <w:r>
        <w:rPr>
          <w:sz w:val="24"/>
          <w:lang w:val="en-US"/>
        </w:rPr>
        <w:t>de</w:t>
      </w:r>
      <w:r>
        <w:rPr>
          <w:sz w:val="24"/>
        </w:rPr>
        <w:t xml:space="preserve"> </w:t>
      </w:r>
      <w:r>
        <w:rPr>
          <w:sz w:val="24"/>
          <w:lang w:val="en-US"/>
        </w:rPr>
        <w:t>hombres</w:t>
      </w:r>
      <w:r>
        <w:rPr>
          <w:sz w:val="24"/>
        </w:rPr>
        <w:t xml:space="preserve"> </w:t>
      </w:r>
      <w:r>
        <w:rPr>
          <w:sz w:val="24"/>
          <w:lang w:val="en-US"/>
        </w:rPr>
        <w:t>se</w:t>
      </w:r>
      <w:r>
        <w:rPr>
          <w:sz w:val="24"/>
        </w:rPr>
        <w:t xml:space="preserve">                По мановению его руки поднимались</w:t>
      </w:r>
    </w:p>
    <w:p>
      <w:pPr>
        <w:pStyle w:val="Normal1"/>
        <w:spacing w:lineRule="auto" w:line="240"/>
        <w:ind w:firstLine="709" w:end="0"/>
        <w:rPr/>
      </w:pPr>
      <w:r>
        <w:rPr>
          <w:sz w:val="24"/>
          <w:lang w:val="en-US"/>
        </w:rPr>
        <w:t>alzaban</w:t>
      </w:r>
      <w:r>
        <w:rPr>
          <w:sz w:val="24"/>
        </w:rPr>
        <w:t xml:space="preserve">, </w:t>
      </w:r>
      <w:r>
        <w:rPr>
          <w:sz w:val="24"/>
          <w:lang w:val="en-US"/>
        </w:rPr>
        <w:t>dispuestos</w:t>
      </w:r>
      <w:r>
        <w:rPr>
          <w:sz w:val="24"/>
        </w:rPr>
        <w:t xml:space="preserve"> </w:t>
      </w:r>
      <w:r>
        <w:rPr>
          <w:sz w:val="24"/>
          <w:lang w:val="en-US"/>
        </w:rPr>
        <w:t>a</w:t>
      </w:r>
      <w:r>
        <w:rPr>
          <w:sz w:val="24"/>
        </w:rPr>
        <w:t xml:space="preserve"> de</w:t>
      </w:r>
      <w:r>
        <w:rPr>
          <w:sz w:val="24"/>
          <w:lang w:val="en-US"/>
        </w:rPr>
        <w:t>rribar</w:t>
      </w:r>
      <w:r>
        <w:rPr>
          <w:sz w:val="24"/>
        </w:rPr>
        <w:t xml:space="preserve">                                       миллионы людей, готовых</w:t>
      </w:r>
    </w:p>
    <w:p>
      <w:pPr>
        <w:pStyle w:val="Normal1"/>
        <w:spacing w:lineRule="auto" w:line="240"/>
        <w:ind w:firstLine="709" w:end="0"/>
        <w:rPr/>
      </w:pPr>
      <w:r>
        <w:rPr>
          <w:sz w:val="24"/>
          <w:lang w:val="en-US"/>
        </w:rPr>
        <w:t>las montañas... (</w:t>
      </w:r>
      <w:r>
        <w:rPr>
          <w:sz w:val="24"/>
        </w:rPr>
        <w:t>В</w:t>
      </w:r>
      <w:r>
        <w:rPr>
          <w:sz w:val="24"/>
          <w:lang w:val="en-US"/>
        </w:rPr>
        <w:t>. L</w:t>
      </w:r>
      <w:r>
        <w:rPr>
          <w:lang w:val="en-US"/>
        </w:rPr>
        <w:t>ILLO</w:t>
      </w:r>
      <w:r>
        <w:rPr>
          <w:sz w:val="24"/>
          <w:lang w:val="en-US"/>
        </w:rPr>
        <w:t xml:space="preserve">)                                             </w:t>
      </w:r>
      <w:r>
        <w:rPr>
          <w:sz w:val="24"/>
        </w:rPr>
        <w:t>сдвинуть</w:t>
      </w:r>
      <w:r>
        <w:rPr>
          <w:sz w:val="24"/>
          <w:lang w:val="en-US"/>
        </w:rPr>
        <w:t xml:space="preserve"> </w:t>
      </w:r>
      <w:r>
        <w:rPr>
          <w:sz w:val="24"/>
        </w:rPr>
        <w:t>горы</w:t>
      </w:r>
      <w:r>
        <w:rPr>
          <w:sz w:val="24"/>
          <w:lang w:val="en-US"/>
        </w:rPr>
        <w:t xml:space="preserve">. </w:t>
      </w:r>
    </w:p>
    <w:p>
      <w:pPr>
        <w:pStyle w:val="Normal1"/>
        <w:spacing w:lineRule="auto" w:line="240"/>
        <w:ind w:firstLine="284" w:end="0"/>
        <w:rPr/>
      </w:pPr>
      <w:r>
        <w:rPr>
          <w:sz w:val="24"/>
          <w:lang w:val="en-US"/>
        </w:rPr>
        <w:t>Es</w:t>
      </w:r>
      <w:r>
        <w:rPr>
          <w:sz w:val="24"/>
        </w:rPr>
        <w:t xml:space="preserve"> </w:t>
      </w:r>
      <w:r>
        <w:rPr>
          <w:sz w:val="24"/>
          <w:lang w:val="en-US"/>
        </w:rPr>
        <w:t>amiga</w:t>
      </w:r>
      <w:r>
        <w:rPr>
          <w:sz w:val="24"/>
        </w:rPr>
        <w:t xml:space="preserve"> </w:t>
      </w:r>
      <w:r>
        <w:rPr>
          <w:i/>
          <w:iCs/>
          <w:sz w:val="24"/>
          <w:lang w:val="en-US"/>
        </w:rPr>
        <w:t>m</w:t>
      </w:r>
      <w:r>
        <w:rPr>
          <w:i/>
          <w:iCs/>
          <w:sz w:val="24"/>
        </w:rPr>
        <w:t>í</w:t>
      </w:r>
      <w:r>
        <w:rPr>
          <w:i/>
          <w:iCs/>
          <w:sz w:val="24"/>
          <w:lang w:val="en-US"/>
        </w:rPr>
        <w:t>a</w:t>
      </w:r>
      <w:r>
        <w:rPr>
          <w:sz w:val="24"/>
        </w:rPr>
        <w:t xml:space="preserve"> </w:t>
      </w:r>
      <w:r>
        <w:rPr>
          <w:sz w:val="24"/>
          <w:lang w:val="en-US"/>
        </w:rPr>
        <w:t>desde</w:t>
      </w:r>
      <w:r>
        <w:rPr>
          <w:sz w:val="24"/>
        </w:rPr>
        <w:t xml:space="preserve"> </w:t>
      </w:r>
      <w:r>
        <w:rPr>
          <w:sz w:val="24"/>
          <w:lang w:val="en-US"/>
        </w:rPr>
        <w:t>que</w:t>
      </w:r>
      <w:r>
        <w:rPr>
          <w:sz w:val="24"/>
        </w:rPr>
        <w:t xml:space="preserve"> </w:t>
      </w:r>
      <w:r>
        <w:rPr>
          <w:sz w:val="24"/>
          <w:lang w:val="en-US"/>
        </w:rPr>
        <w:t>era</w:t>
      </w:r>
      <w:r>
        <w:rPr>
          <w:sz w:val="24"/>
        </w:rPr>
        <w:t xml:space="preserve"> </w:t>
      </w:r>
      <w:r>
        <w:rPr>
          <w:sz w:val="24"/>
          <w:lang w:val="en-US"/>
        </w:rPr>
        <w:t>peque</w:t>
      </w:r>
      <w:r>
        <w:rPr>
          <w:sz w:val="24"/>
        </w:rPr>
        <w:t>ñ</w:t>
      </w:r>
      <w:r>
        <w:rPr>
          <w:sz w:val="24"/>
          <w:lang w:val="en-US"/>
        </w:rPr>
        <w:t>o</w:t>
      </w:r>
      <w:r>
        <w:rPr>
          <w:sz w:val="24"/>
        </w:rPr>
        <w:t xml:space="preserve">                      Это моя подруга с той поры, когда</w:t>
      </w:r>
    </w:p>
    <w:p>
      <w:pPr>
        <w:pStyle w:val="Normal1"/>
        <w:spacing w:lineRule="auto" w:line="240"/>
        <w:ind w:firstLine="709" w:end="0"/>
        <w:rPr/>
      </w:pPr>
      <w:r>
        <w:rPr>
          <w:sz w:val="24"/>
          <w:lang w:val="en-US"/>
        </w:rPr>
        <w:t>J</w:t>
      </w:r>
      <w:r>
        <w:rPr>
          <w:sz w:val="24"/>
        </w:rPr>
        <w:t>. F</w:t>
      </w:r>
      <w:r>
        <w:rPr/>
        <w:t>ARI</w:t>
      </w:r>
      <w:r>
        <w:rPr>
          <w:lang w:val="en-US"/>
        </w:rPr>
        <w:t>AS</w:t>
      </w:r>
      <w:r>
        <w:rPr>
          <w:sz w:val="24"/>
        </w:rPr>
        <w:t xml:space="preserve">)                                                                          я был еще ребенком. </w:t>
      </w:r>
    </w:p>
    <w:p>
      <w:pPr>
        <w:pStyle w:val="Normal1"/>
        <w:spacing w:lineRule="auto" w:line="240"/>
        <w:ind w:firstLine="284" w:end="0"/>
        <w:rPr/>
      </w:pPr>
      <w:r>
        <w:rPr>
          <w:sz w:val="24"/>
          <w:lang w:val="en-US"/>
        </w:rPr>
        <w:t xml:space="preserve">Navega, velero </w:t>
      </w:r>
      <w:r>
        <w:rPr>
          <w:i/>
          <w:iCs/>
          <w:sz w:val="24"/>
          <w:lang w:val="en-US"/>
        </w:rPr>
        <w:t>mío</w:t>
      </w:r>
      <w:r>
        <w:rPr>
          <w:sz w:val="24"/>
          <w:lang w:val="en-US"/>
        </w:rPr>
        <w:t xml:space="preserve">, sin temor.                                </w:t>
      </w:r>
      <w:r>
        <w:rPr>
          <w:sz w:val="24"/>
        </w:rPr>
        <w:t>Плыви, парусник мой, без страха.</w:t>
      </w:r>
    </w:p>
    <w:p>
      <w:pPr>
        <w:pStyle w:val="Normal1"/>
        <w:spacing w:lineRule="auto" w:line="240"/>
        <w:ind w:firstLine="284" w:end="0"/>
        <w:rPr/>
      </w:pPr>
      <w:r>
        <w:rPr>
          <w:sz w:val="24"/>
          <w:lang w:val="en-US"/>
        </w:rPr>
        <w:t xml:space="preserve">J. </w:t>
      </w:r>
      <w:r>
        <w:rPr>
          <w:lang w:val="en-US"/>
        </w:rPr>
        <w:t>DE</w:t>
      </w:r>
      <w:r>
        <w:rPr>
          <w:sz w:val="24"/>
          <w:lang w:val="en-US"/>
        </w:rPr>
        <w:t xml:space="preserve">  E</w:t>
      </w:r>
      <w:r>
        <w:rPr>
          <w:lang w:val="en-US"/>
        </w:rPr>
        <w:t>SPRONCEDA</w:t>
      </w:r>
      <w:r>
        <w:rPr>
          <w:sz w:val="24"/>
          <w:lang w:val="en-US"/>
        </w:rPr>
        <w:t xml:space="preserve">)                </w:t>
      </w:r>
    </w:p>
    <w:p>
      <w:pPr>
        <w:pStyle w:val="Normal1"/>
        <w:spacing w:lineRule="auto" w:line="240"/>
        <w:ind w:firstLine="284" w:end="0"/>
        <w:rPr/>
      </w:pPr>
      <w:r>
        <w:rPr>
          <w:sz w:val="24"/>
        </w:rPr>
        <w:t xml:space="preserve">Постпозитивное употребление притяжательных местоимений-существительных в значении местоимений-прилагательных характерно и для некоторых устойчивых сочетаний типа: </w:t>
      </w:r>
      <w:r>
        <w:rPr>
          <w:b/>
          <w:sz w:val="24"/>
        </w:rPr>
        <w:t>¡</w:t>
      </w:r>
      <w:r>
        <w:rPr>
          <w:b/>
          <w:sz w:val="24"/>
          <w:lang w:val="en-US"/>
        </w:rPr>
        <w:t>Madre</w:t>
      </w:r>
      <w:r>
        <w:rPr>
          <w:b/>
          <w:sz w:val="24"/>
        </w:rPr>
        <w:t xml:space="preserve"> </w:t>
      </w:r>
      <w:r>
        <w:rPr>
          <w:b/>
          <w:sz w:val="24"/>
          <w:lang w:val="en-US"/>
        </w:rPr>
        <w:t>m</w:t>
      </w:r>
      <w:r>
        <w:rPr>
          <w:b/>
          <w:sz w:val="24"/>
        </w:rPr>
        <w:t>í</w:t>
      </w:r>
      <w:r>
        <w:rPr>
          <w:b/>
          <w:sz w:val="24"/>
          <w:lang w:val="en-US"/>
        </w:rPr>
        <w:t>a</w:t>
      </w:r>
      <w:r>
        <w:rPr>
          <w:b/>
          <w:sz w:val="24"/>
        </w:rPr>
        <w:t>!</w:t>
      </w:r>
      <w:r>
        <w:rPr>
          <w:sz w:val="24"/>
        </w:rPr>
        <w:t xml:space="preserve"> (похоже на наше восклицание </w:t>
      </w:r>
      <w:r>
        <w:rPr>
          <w:i/>
          <w:sz w:val="24"/>
        </w:rPr>
        <w:t>матушки мои!</w:t>
      </w:r>
      <w:r>
        <w:rPr>
          <w:sz w:val="24"/>
        </w:rPr>
        <w:t xml:space="preserve">), </w:t>
      </w:r>
      <w:r>
        <w:rPr>
          <w:b/>
          <w:sz w:val="24"/>
        </w:rPr>
        <w:t>¡</w:t>
      </w:r>
      <w:r>
        <w:rPr>
          <w:b/>
          <w:sz w:val="24"/>
          <w:lang w:val="en-US"/>
        </w:rPr>
        <w:t>Dios</w:t>
      </w:r>
      <w:r>
        <w:rPr>
          <w:b/>
          <w:sz w:val="24"/>
        </w:rPr>
        <w:t xml:space="preserve"> </w:t>
      </w:r>
      <w:r>
        <w:rPr>
          <w:b/>
          <w:sz w:val="24"/>
          <w:lang w:val="en-US"/>
        </w:rPr>
        <w:t>m</w:t>
      </w:r>
      <w:r>
        <w:rPr>
          <w:b/>
          <w:sz w:val="24"/>
        </w:rPr>
        <w:t>í</w:t>
      </w:r>
      <w:r>
        <w:rPr>
          <w:b/>
          <w:sz w:val="24"/>
          <w:lang w:val="en-US"/>
        </w:rPr>
        <w:t>o</w:t>
      </w:r>
      <w:r>
        <w:rPr>
          <w:b/>
          <w:sz w:val="24"/>
        </w:rPr>
        <w:t>!</w:t>
      </w:r>
      <w:r>
        <w:rPr>
          <w:sz w:val="24"/>
        </w:rPr>
        <w:t xml:space="preserve"> — Бог мой! и т.п.</w:t>
      </w:r>
    </w:p>
    <w:p>
      <w:pPr>
        <w:pStyle w:val="Normal1"/>
        <w:spacing w:lineRule="auto" w:line="240"/>
        <w:ind w:firstLine="284" w:end="0"/>
        <w:rPr>
          <w:sz w:val="24"/>
        </w:rPr>
      </w:pPr>
      <w:r>
        <w:rPr>
          <w:sz w:val="24"/>
        </w:rPr>
      </w:r>
    </w:p>
    <w:p>
      <w:pPr>
        <w:pStyle w:val="Heading3"/>
        <w:ind w:hanging="0" w:start="0"/>
        <w:rPr/>
      </w:pPr>
      <w:bookmarkStart w:id="46" w:name="__RefHeading___Toc1886036"/>
      <w:bookmarkEnd w:id="46"/>
      <w:r>
        <w:rPr/>
        <w:t>§ 35. Указательные местоимения</w:t>
      </w:r>
    </w:p>
    <w:p>
      <w:pPr>
        <w:pStyle w:val="Normal1"/>
        <w:spacing w:lineRule="auto" w:line="240"/>
        <w:ind w:firstLine="284" w:end="0"/>
        <w:rPr>
          <w:sz w:val="24"/>
        </w:rPr>
      </w:pPr>
      <w:r>
        <w:rPr>
          <w:sz w:val="24"/>
        </w:rPr>
      </w:r>
    </w:p>
    <w:p>
      <w:pPr>
        <w:pStyle w:val="Normal1"/>
        <w:spacing w:lineRule="auto" w:line="240"/>
        <w:ind w:firstLine="284" w:end="0"/>
        <w:rPr/>
      </w:pPr>
      <w:r>
        <w:rPr>
          <w:sz w:val="24"/>
        </w:rPr>
        <w:t>Указательные местоимения служат для выделения предмета, су</w:t>
        <w:softHyphen/>
        <w:t>щества, явления и т.д. из ряда им подобных путем указания на их положение в пространстве или во времени. Указательные место</w:t>
        <w:softHyphen/>
        <w:t>имения изменяются по родам и числам и бывают двух типов: ука</w:t>
        <w:softHyphen/>
        <w:t>зательные местоимения-прилагательные и указа</w:t>
        <w:softHyphen/>
        <w:t xml:space="preserve">тельные </w:t>
      </w:r>
      <w:r>
        <w:rPr>
          <w:spacing w:val="20"/>
          <w:sz w:val="24"/>
        </w:rPr>
        <w:t>местоимения-существительные.</w:t>
      </w:r>
    </w:p>
    <w:p>
      <w:pPr>
        <w:pStyle w:val="Normal1"/>
        <w:spacing w:lineRule="auto" w:line="240"/>
        <w:ind w:firstLine="284" w:end="0"/>
        <w:rPr>
          <w:spacing w:val="20"/>
          <w:sz w:val="24"/>
        </w:rPr>
      </w:pPr>
      <w:r>
        <w:rPr>
          <w:spacing w:val="20"/>
          <w:sz w:val="24"/>
        </w:rPr>
      </w:r>
    </w:p>
    <w:p>
      <w:pPr>
        <w:pStyle w:val="Normal1"/>
        <w:spacing w:lineRule="auto" w:line="240"/>
        <w:ind w:firstLine="284" w:end="0"/>
        <w:jc w:val="center"/>
        <w:rPr>
          <w:b/>
          <w:sz w:val="24"/>
        </w:rPr>
      </w:pPr>
      <w:r>
        <w:rPr>
          <w:b/>
          <w:sz w:val="24"/>
        </w:rPr>
        <w:t>I. Указательные местоимения-прилагательные</w:t>
      </w:r>
    </w:p>
    <w:p>
      <w:pPr>
        <w:pStyle w:val="Normal1"/>
        <w:spacing w:lineRule="auto" w:line="240"/>
        <w:ind w:firstLine="284" w:end="0"/>
        <w:rPr>
          <w:sz w:val="24"/>
        </w:rPr>
      </w:pPr>
      <w:r>
        <w:rPr>
          <w:sz w:val="24"/>
        </w:rPr>
        <w:t>Местоимения этого типа близки по значению к артиклю; они всегда ставятся перед существительным, согласуются с ним в роде и числе, причем артикль в этих случаях не употребляется.</w:t>
      </w:r>
    </w:p>
    <w:p>
      <w:pPr>
        <w:pStyle w:val="Normal1"/>
        <w:spacing w:lineRule="auto" w:line="240"/>
        <w:ind w:firstLine="284" w:end="0"/>
        <w:rPr/>
      </w:pPr>
      <w:r>
        <w:rPr/>
        <w:t>В испанском языке три основных указательных местоимения:</w:t>
      </w:r>
    </w:p>
    <w:tbl>
      <w:tblPr>
        <w:tblW w:w="10773" w:type="dxa"/>
        <w:jc w:val="start"/>
        <w:tblInd w:w="40" w:type="dxa"/>
        <w:tblLayout w:type="fixed"/>
        <w:tblCellMar>
          <w:top w:w="0" w:type="dxa"/>
          <w:start w:w="40" w:type="dxa"/>
          <w:bottom w:w="0" w:type="dxa"/>
          <w:end w:w="40" w:type="dxa"/>
        </w:tblCellMar>
      </w:tblPr>
      <w:tblGrid>
        <w:gridCol w:w="2694"/>
        <w:gridCol w:w="2693"/>
        <w:gridCol w:w="2551"/>
        <w:gridCol w:w="2835"/>
      </w:tblGrid>
      <w:tr>
        <w:trPr>
          <w:trHeight w:val="560" w:hRule="exact"/>
        </w:trPr>
        <w:tc>
          <w:tcPr>
            <w:tcW w:w="538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pacing w:val="20"/>
                <w:sz w:val="24"/>
              </w:rPr>
            </w:pPr>
            <w:r>
              <w:rPr>
                <w:spacing w:val="20"/>
                <w:sz w:val="24"/>
              </w:rPr>
              <w:t>Единственное число</w:t>
            </w:r>
          </w:p>
          <w:p>
            <w:pPr>
              <w:pStyle w:val="Normal1"/>
              <w:spacing w:lineRule="auto" w:line="240"/>
              <w:ind w:firstLine="284" w:end="0"/>
              <w:jc w:val="center"/>
              <w:rPr>
                <w:spacing w:val="20"/>
                <w:sz w:val="24"/>
              </w:rPr>
            </w:pPr>
            <w:r>
              <w:rPr>
                <w:spacing w:val="20"/>
                <w:sz w:val="24"/>
              </w:rPr>
            </w:r>
          </w:p>
        </w:tc>
        <w:tc>
          <w:tcPr>
            <w:tcW w:w="5386"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М н о ж е с т в е н н о е  ч исло</w:t>
            </w:r>
          </w:p>
          <w:p>
            <w:pPr>
              <w:pStyle w:val="Normal1"/>
              <w:spacing w:lineRule="auto" w:line="240"/>
              <w:ind w:firstLine="284" w:end="0"/>
              <w:jc w:val="center"/>
              <w:rPr>
                <w:sz w:val="24"/>
              </w:rPr>
            </w:pPr>
            <w:r>
              <w:rPr>
                <w:sz w:val="24"/>
              </w:rPr>
            </w:r>
          </w:p>
          <w:p>
            <w:pPr>
              <w:pStyle w:val="Normal1"/>
              <w:spacing w:lineRule="auto" w:line="240"/>
              <w:ind w:firstLine="284" w:end="0"/>
              <w:jc w:val="center"/>
              <w:rPr>
                <w:sz w:val="24"/>
              </w:rPr>
            </w:pPr>
            <w:r>
              <w:rPr>
                <w:sz w:val="24"/>
              </w:rPr>
              <w:t>ело</w:t>
            </w:r>
          </w:p>
          <w:p>
            <w:pPr>
              <w:pStyle w:val="Normal1"/>
              <w:spacing w:lineRule="auto" w:line="240"/>
              <w:ind w:firstLine="284" w:end="0"/>
              <w:jc w:val="center"/>
              <w:rPr>
                <w:sz w:val="24"/>
              </w:rPr>
            </w:pPr>
            <w:r>
              <w:rPr>
                <w:sz w:val="24"/>
              </w:rPr>
            </w:r>
          </w:p>
        </w:tc>
      </w:tr>
      <w:tr>
        <w:trPr>
          <w:trHeight w:val="300" w:hRule="exact"/>
        </w:trPr>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Мужской род</w:t>
            </w:r>
          </w:p>
          <w:p>
            <w:pPr>
              <w:pStyle w:val="Normal1"/>
              <w:spacing w:lineRule="auto" w:line="240"/>
              <w:ind w:firstLine="284"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Женский род</w:t>
            </w:r>
          </w:p>
          <w:p>
            <w:pPr>
              <w:pStyle w:val="Normal1"/>
              <w:spacing w:lineRule="auto" w:line="240"/>
              <w:ind w:firstLine="284" w:end="0"/>
              <w:jc w:val="center"/>
              <w:rPr>
                <w:sz w:val="24"/>
              </w:rPr>
            </w:pPr>
            <w:r>
              <w:rPr>
                <w:sz w:val="24"/>
              </w:rPr>
            </w:r>
          </w:p>
        </w:tc>
        <w:tc>
          <w:tcPr>
            <w:tcW w:w="2551"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Мужской род</w:t>
            </w:r>
          </w:p>
          <w:p>
            <w:pPr>
              <w:pStyle w:val="Normal1"/>
              <w:spacing w:lineRule="auto" w:line="240"/>
              <w:ind w:firstLine="284" w:end="0"/>
              <w:jc w:val="center"/>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Женский род</w:t>
            </w:r>
          </w:p>
          <w:p>
            <w:pPr>
              <w:pStyle w:val="Normal1"/>
              <w:spacing w:lineRule="auto" w:line="240"/>
              <w:ind w:firstLine="284" w:end="0"/>
              <w:jc w:val="center"/>
              <w:rPr>
                <w:sz w:val="24"/>
              </w:rPr>
            </w:pPr>
            <w:r>
              <w:rPr>
                <w:sz w:val="24"/>
              </w:rPr>
            </w:r>
          </w:p>
        </w:tc>
      </w:tr>
      <w:tr>
        <w:trPr>
          <w:trHeight w:val="820" w:hRule="exact"/>
        </w:trPr>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start="102" w:end="0"/>
              <w:rPr/>
            </w:pPr>
            <w:r>
              <w:rPr>
                <w:b/>
                <w:bCs/>
                <w:sz w:val="24"/>
                <w:lang w:val="en-US"/>
              </w:rPr>
              <w:t>este</w:t>
            </w:r>
            <w:r>
              <w:rPr>
                <w:sz w:val="24"/>
              </w:rPr>
              <w:t xml:space="preserve">    — этот </w:t>
            </w:r>
          </w:p>
          <w:p>
            <w:pPr>
              <w:pStyle w:val="Normal1"/>
              <w:spacing w:lineRule="auto" w:line="240"/>
              <w:ind w:start="102" w:end="0"/>
              <w:rPr/>
            </w:pPr>
            <w:r>
              <w:rPr>
                <w:b/>
                <w:bCs/>
                <w:sz w:val="24"/>
                <w:lang w:val="en-US"/>
              </w:rPr>
              <w:t>ese</w:t>
            </w:r>
            <w:r>
              <w:rPr>
                <w:b/>
                <w:bCs/>
                <w:sz w:val="24"/>
              </w:rPr>
              <w:t xml:space="preserve">    </w:t>
            </w:r>
            <w:r>
              <w:rPr>
                <w:sz w:val="24"/>
              </w:rPr>
              <w:t xml:space="preserve"> — этот </w:t>
            </w:r>
          </w:p>
          <w:p>
            <w:pPr>
              <w:pStyle w:val="Normal1"/>
              <w:spacing w:lineRule="auto" w:line="240"/>
              <w:ind w:start="102" w:end="0"/>
              <w:rPr/>
            </w:pPr>
            <w:r>
              <w:rPr>
                <w:b/>
                <w:bCs/>
                <w:sz w:val="24"/>
                <w:lang w:val="en-US"/>
              </w:rPr>
              <w:t>aquel</w:t>
            </w:r>
            <w:r>
              <w:rPr>
                <w:sz w:val="24"/>
              </w:rPr>
              <w:t xml:space="preserve"> — тот</w:t>
            </w:r>
          </w:p>
          <w:p>
            <w:pPr>
              <w:pStyle w:val="Normal1"/>
              <w:spacing w:lineRule="auto" w:line="240"/>
              <w:ind w:start="102" w:end="0"/>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pacing w:lineRule="auto" w:line="240"/>
              <w:ind w:start="102" w:end="0"/>
              <w:rPr/>
            </w:pPr>
            <w:r>
              <w:rPr>
                <w:b/>
                <w:bCs/>
                <w:sz w:val="24"/>
                <w:lang w:val="en-US"/>
              </w:rPr>
              <w:t>esta</w:t>
            </w:r>
            <w:r>
              <w:rPr>
                <w:b/>
                <w:bCs/>
                <w:sz w:val="24"/>
              </w:rPr>
              <w:t xml:space="preserve">        </w:t>
            </w:r>
            <w:r>
              <w:rPr>
                <w:sz w:val="24"/>
              </w:rPr>
              <w:t xml:space="preserve"> — эта </w:t>
            </w:r>
          </w:p>
          <w:p>
            <w:pPr>
              <w:pStyle w:val="Normal1"/>
              <w:spacing w:lineRule="auto" w:line="240"/>
              <w:ind w:start="102" w:end="0"/>
              <w:rPr/>
            </w:pPr>
            <w:r>
              <w:rPr>
                <w:b/>
                <w:bCs/>
                <w:sz w:val="24"/>
                <w:lang w:val="en-US"/>
              </w:rPr>
              <w:t>esa</w:t>
            </w:r>
            <w:r>
              <w:rPr>
                <w:sz w:val="24"/>
              </w:rPr>
              <w:t xml:space="preserve">          — эта </w:t>
            </w:r>
          </w:p>
          <w:p>
            <w:pPr>
              <w:pStyle w:val="Normal1"/>
              <w:spacing w:lineRule="auto" w:line="240"/>
              <w:ind w:start="102" w:end="0"/>
              <w:rPr>
                <w:b/>
                <w:bCs/>
                <w:sz w:val="24"/>
              </w:rPr>
            </w:pPr>
            <w:r>
              <w:rPr>
                <w:b/>
                <w:bCs/>
                <w:sz w:val="24"/>
                <w:lang w:val="en-US"/>
              </w:rPr>
              <w:t>aquella</w:t>
            </w:r>
            <w:r>
              <w:rPr>
                <w:b/>
                <w:bCs/>
                <w:sz w:val="24"/>
              </w:rPr>
              <w:t xml:space="preserve">   </w:t>
            </w:r>
            <w:r>
              <w:rPr>
                <w:sz w:val="24"/>
              </w:rPr>
              <w:t>— та</w:t>
            </w:r>
          </w:p>
          <w:p>
            <w:pPr>
              <w:pStyle w:val="Normal1"/>
              <w:spacing w:lineRule="auto" w:line="240"/>
              <w:ind w:start="102" w:end="0"/>
              <w:rPr/>
            </w:pPr>
            <w:r>
              <w:rPr>
                <w:sz w:val="24"/>
                <w:lang w:val="en-US"/>
              </w:rPr>
              <w:t>aquella</w:t>
            </w:r>
            <w:r>
              <w:rPr>
                <w:sz w:val="24"/>
              </w:rPr>
              <w:t xml:space="preserve"> — та</w:t>
            </w:r>
          </w:p>
          <w:p>
            <w:pPr>
              <w:pStyle w:val="Normal1"/>
              <w:spacing w:lineRule="auto" w:line="240"/>
              <w:ind w:start="102" w:end="0"/>
              <w:rPr>
                <w:sz w:val="24"/>
              </w:rPr>
            </w:pPr>
            <w:r>
              <w:rPr>
                <w:sz w:val="24"/>
              </w:rPr>
            </w:r>
          </w:p>
        </w:tc>
        <w:tc>
          <w:tcPr>
            <w:tcW w:w="2551" w:type="dxa"/>
            <w:tcBorders>
              <w:top w:val="single" w:sz="6" w:space="0" w:color="000000"/>
              <w:start w:val="single" w:sz="6" w:space="0" w:color="000000"/>
              <w:bottom w:val="single" w:sz="6" w:space="0" w:color="000000"/>
              <w:end w:val="single" w:sz="6" w:space="0" w:color="000000"/>
            </w:tcBorders>
          </w:tcPr>
          <w:p>
            <w:pPr>
              <w:pStyle w:val="Normal1"/>
              <w:spacing w:lineRule="auto" w:line="240"/>
              <w:ind w:start="102" w:end="0"/>
              <w:rPr/>
            </w:pPr>
            <w:r>
              <w:rPr>
                <w:b/>
                <w:bCs/>
                <w:sz w:val="24"/>
                <w:lang w:val="en-US"/>
              </w:rPr>
              <w:t>estos</w:t>
            </w:r>
            <w:r>
              <w:rPr>
                <w:sz w:val="24"/>
              </w:rPr>
              <w:t xml:space="preserve">      — эти </w:t>
            </w:r>
          </w:p>
          <w:p>
            <w:pPr>
              <w:pStyle w:val="Normal1"/>
              <w:spacing w:lineRule="auto" w:line="240"/>
              <w:ind w:start="102" w:end="0"/>
              <w:rPr/>
            </w:pPr>
            <w:r>
              <w:rPr>
                <w:b/>
                <w:bCs/>
                <w:sz w:val="24"/>
                <w:lang w:val="en-US"/>
              </w:rPr>
              <w:t>esos</w:t>
            </w:r>
            <w:r>
              <w:rPr>
                <w:sz w:val="24"/>
              </w:rPr>
              <w:t xml:space="preserve">       — эти </w:t>
            </w:r>
          </w:p>
          <w:p>
            <w:pPr>
              <w:pStyle w:val="Normal1"/>
              <w:spacing w:lineRule="auto" w:line="240"/>
              <w:ind w:start="102" w:end="0"/>
              <w:rPr/>
            </w:pPr>
            <w:r>
              <w:rPr>
                <w:b/>
                <w:bCs/>
                <w:sz w:val="24"/>
                <w:lang w:val="en-US"/>
              </w:rPr>
              <w:t>aquellos</w:t>
            </w:r>
            <w:r>
              <w:rPr>
                <w:sz w:val="24"/>
              </w:rPr>
              <w:t xml:space="preserve"> — те</w:t>
            </w:r>
          </w:p>
          <w:p>
            <w:pPr>
              <w:pStyle w:val="Normal1"/>
              <w:spacing w:lineRule="auto" w:line="240"/>
              <w:ind w:start="102" w:end="0"/>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ind w:start="102" w:end="0"/>
              <w:rPr/>
            </w:pPr>
            <w:r>
              <w:rPr>
                <w:b/>
                <w:bCs/>
                <w:sz w:val="24"/>
                <w:lang w:val="en-US"/>
              </w:rPr>
              <w:t>estas</w:t>
            </w:r>
            <w:r>
              <w:rPr>
                <w:b/>
                <w:bCs/>
                <w:sz w:val="24"/>
              </w:rPr>
              <w:t xml:space="preserve">     </w:t>
            </w:r>
            <w:r>
              <w:rPr>
                <w:sz w:val="24"/>
              </w:rPr>
              <w:t xml:space="preserve"> — эти </w:t>
            </w:r>
          </w:p>
          <w:p>
            <w:pPr>
              <w:pStyle w:val="Normal1"/>
              <w:spacing w:lineRule="auto" w:line="240"/>
              <w:ind w:start="102" w:end="0"/>
              <w:rPr/>
            </w:pPr>
            <w:r>
              <w:rPr>
                <w:b/>
                <w:bCs/>
                <w:sz w:val="24"/>
                <w:lang w:val="en-US"/>
              </w:rPr>
              <w:t>esas</w:t>
            </w:r>
            <w:r>
              <w:rPr>
                <w:sz w:val="24"/>
              </w:rPr>
              <w:t xml:space="preserve">        — эти </w:t>
            </w:r>
          </w:p>
          <w:p>
            <w:pPr>
              <w:pStyle w:val="Normal1"/>
              <w:spacing w:lineRule="auto" w:line="240"/>
              <w:ind w:start="102" w:end="0"/>
              <w:rPr/>
            </w:pPr>
            <w:r>
              <w:rPr>
                <w:b/>
                <w:bCs/>
                <w:sz w:val="24"/>
                <w:lang w:val="en-US"/>
              </w:rPr>
              <w:t>aquellas</w:t>
            </w:r>
            <w:r>
              <w:rPr>
                <w:sz w:val="24"/>
              </w:rPr>
              <w:t xml:space="preserve"> — те</w:t>
            </w:r>
          </w:p>
          <w:p>
            <w:pPr>
              <w:pStyle w:val="Normal1"/>
              <w:spacing w:lineRule="auto" w:line="240"/>
              <w:ind w:start="102" w:end="0"/>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Местоимение </w:t>
      </w:r>
      <w:r>
        <w:rPr>
          <w:b/>
          <w:sz w:val="24"/>
        </w:rPr>
        <w:t>este</w:t>
      </w:r>
      <w:r>
        <w:rPr>
          <w:sz w:val="24"/>
        </w:rPr>
        <w:t xml:space="preserve"> (</w:t>
      </w:r>
      <w:r>
        <w:rPr>
          <w:b/>
          <w:sz w:val="24"/>
        </w:rPr>
        <w:t>esta</w:t>
      </w:r>
      <w:r>
        <w:rPr>
          <w:sz w:val="24"/>
        </w:rPr>
        <w:t xml:space="preserve"> и т.д.) служит для выделения предмета или существа, находящегося ближе к тому, кто говорит, а при соот</w:t>
        <w:softHyphen/>
        <w:t>несении со временем для указания на настоящее время:</w:t>
      </w:r>
    </w:p>
    <w:p>
      <w:pPr>
        <w:pStyle w:val="Normal1"/>
        <w:spacing w:lineRule="auto" w:line="240"/>
        <w:ind w:firstLine="284" w:end="0"/>
        <w:rPr/>
      </w:pPr>
      <w:r>
        <w:rPr>
          <w:i/>
          <w:iCs/>
          <w:sz w:val="24"/>
          <w:lang w:val="en-US"/>
        </w:rPr>
        <w:t>Este</w:t>
      </w:r>
      <w:r>
        <w:rPr>
          <w:sz w:val="24"/>
        </w:rPr>
        <w:t xml:space="preserve"> </w:t>
      </w:r>
      <w:r>
        <w:rPr>
          <w:sz w:val="24"/>
          <w:lang w:val="en-US"/>
        </w:rPr>
        <w:t>peri</w:t>
      </w:r>
      <w:r>
        <w:rPr>
          <w:sz w:val="24"/>
        </w:rPr>
        <w:t>ó</w:t>
      </w:r>
      <w:r>
        <w:rPr>
          <w:sz w:val="24"/>
          <w:lang w:val="en-US"/>
        </w:rPr>
        <w:t>dico</w:t>
      </w:r>
      <w:r>
        <w:rPr>
          <w:sz w:val="24"/>
        </w:rPr>
        <w:t xml:space="preserve"> </w:t>
      </w:r>
      <w:r>
        <w:rPr>
          <w:sz w:val="24"/>
          <w:lang w:val="en-US"/>
        </w:rPr>
        <w:t>que</w:t>
      </w:r>
      <w:r>
        <w:rPr>
          <w:sz w:val="24"/>
        </w:rPr>
        <w:t xml:space="preserve"> </w:t>
      </w:r>
      <w:r>
        <w:rPr>
          <w:sz w:val="24"/>
          <w:lang w:val="en-US"/>
        </w:rPr>
        <w:t>estoy</w:t>
      </w:r>
      <w:r>
        <w:rPr>
          <w:sz w:val="24"/>
        </w:rPr>
        <w:t xml:space="preserve"> </w:t>
      </w:r>
      <w:r>
        <w:rPr>
          <w:sz w:val="24"/>
          <w:lang w:val="en-US"/>
        </w:rPr>
        <w:t>leyendo</w:t>
      </w:r>
      <w:r>
        <w:rPr>
          <w:sz w:val="24"/>
        </w:rPr>
        <w:t xml:space="preserve"> </w:t>
      </w:r>
      <w:r>
        <w:rPr>
          <w:sz w:val="24"/>
          <w:lang w:val="en-US"/>
        </w:rPr>
        <w:t>es</w:t>
      </w:r>
      <w:r>
        <w:rPr>
          <w:sz w:val="24"/>
        </w:rPr>
        <w:t xml:space="preserve">               (</w:t>
      </w:r>
      <w:r>
        <w:rPr>
          <w:i/>
          <w:iCs/>
          <w:sz w:val="24"/>
        </w:rPr>
        <w:t>Эта</w:t>
      </w:r>
      <w:r>
        <w:rPr>
          <w:sz w:val="24"/>
        </w:rPr>
        <w:t>) газета, которую я читаю,</w:t>
      </w:r>
    </w:p>
    <w:p>
      <w:pPr>
        <w:pStyle w:val="Normal1"/>
        <w:spacing w:lineRule="auto" w:line="240"/>
        <w:ind w:firstLine="709" w:end="0"/>
        <w:rPr/>
      </w:pPr>
      <w:r>
        <w:rPr>
          <w:sz w:val="24"/>
          <w:lang w:val="en-US"/>
        </w:rPr>
        <w:t xml:space="preserve">ruso.                                                                    </w:t>
      </w:r>
      <w:r>
        <w:rPr>
          <w:sz w:val="24"/>
        </w:rPr>
        <w:t>русская</w:t>
      </w:r>
      <w:r>
        <w:rPr>
          <w:sz w:val="24"/>
          <w:lang w:val="en-US"/>
        </w:rPr>
        <w:t xml:space="preserve">. </w:t>
      </w:r>
    </w:p>
    <w:p>
      <w:pPr>
        <w:pStyle w:val="Normal1"/>
        <w:spacing w:lineRule="auto" w:line="240"/>
        <w:ind w:firstLine="284" w:end="0"/>
        <w:rPr/>
      </w:pPr>
      <w:r>
        <w:rPr>
          <w:i/>
          <w:iCs/>
          <w:sz w:val="24"/>
          <w:lang w:val="en-US"/>
        </w:rPr>
        <w:t>Esta</w:t>
      </w:r>
      <w:r>
        <w:rPr>
          <w:sz w:val="24"/>
          <w:lang w:val="en-US"/>
        </w:rPr>
        <w:t xml:space="preserve"> mañana he visto a mi amigo.                 </w:t>
      </w:r>
      <w:r>
        <w:rPr>
          <w:i/>
          <w:iCs/>
          <w:sz w:val="24"/>
        </w:rPr>
        <w:t>Этим</w:t>
      </w:r>
      <w:r>
        <w:rPr>
          <w:sz w:val="24"/>
        </w:rPr>
        <w:t xml:space="preserve"> утром я видел своего друга.</w:t>
      </w:r>
    </w:p>
    <w:p>
      <w:pPr>
        <w:pStyle w:val="Normal1"/>
        <w:spacing w:lineRule="auto" w:line="240"/>
        <w:ind w:firstLine="284" w:end="0"/>
        <w:rPr/>
      </w:pPr>
      <w:r>
        <w:rPr>
          <w:i/>
          <w:iCs/>
          <w:sz w:val="24"/>
          <w:lang w:val="en-US"/>
        </w:rPr>
        <w:t>Esta</w:t>
      </w:r>
      <w:r>
        <w:rPr>
          <w:sz w:val="24"/>
        </w:rPr>
        <w:t xml:space="preserve"> </w:t>
      </w:r>
      <w:r>
        <w:rPr>
          <w:sz w:val="24"/>
          <w:lang w:val="en-US"/>
        </w:rPr>
        <w:t>semana</w:t>
      </w:r>
      <w:r>
        <w:rPr>
          <w:sz w:val="24"/>
        </w:rPr>
        <w:t xml:space="preserve"> </w:t>
      </w:r>
      <w:r>
        <w:rPr>
          <w:sz w:val="24"/>
          <w:lang w:val="en-US"/>
        </w:rPr>
        <w:t>de</w:t>
      </w:r>
      <w:r>
        <w:rPr>
          <w:sz w:val="24"/>
        </w:rPr>
        <w:t xml:space="preserve"> </w:t>
      </w:r>
      <w:r>
        <w:rPr>
          <w:sz w:val="24"/>
          <w:lang w:val="en-US"/>
        </w:rPr>
        <w:t>la</w:t>
      </w:r>
      <w:r>
        <w:rPr>
          <w:sz w:val="24"/>
        </w:rPr>
        <w:t xml:space="preserve"> </w:t>
      </w:r>
      <w:r>
        <w:rPr>
          <w:sz w:val="24"/>
          <w:lang w:val="en-US"/>
        </w:rPr>
        <w:t>que</w:t>
      </w:r>
      <w:r>
        <w:rPr>
          <w:sz w:val="24"/>
        </w:rPr>
        <w:t xml:space="preserve"> </w:t>
      </w:r>
      <w:r>
        <w:rPr>
          <w:sz w:val="24"/>
          <w:lang w:val="en-US"/>
        </w:rPr>
        <w:t>te</w:t>
      </w:r>
      <w:r>
        <w:rPr>
          <w:sz w:val="24"/>
        </w:rPr>
        <w:t xml:space="preserve"> </w:t>
      </w:r>
      <w:r>
        <w:rPr>
          <w:sz w:val="24"/>
          <w:lang w:val="en-US"/>
        </w:rPr>
        <w:t>hablo</w:t>
      </w:r>
      <w:r>
        <w:rPr>
          <w:sz w:val="24"/>
        </w:rPr>
        <w:t xml:space="preserve"> </w:t>
      </w:r>
      <w:r>
        <w:rPr>
          <w:sz w:val="24"/>
          <w:lang w:val="en-US"/>
        </w:rPr>
        <w:t>la</w:t>
      </w:r>
      <w:r>
        <w:rPr>
          <w:sz w:val="24"/>
        </w:rPr>
        <w:t xml:space="preserve">                  </w:t>
      </w:r>
      <w:r>
        <w:rPr>
          <w:i/>
          <w:iCs/>
          <w:sz w:val="24"/>
        </w:rPr>
        <w:t>Эту</w:t>
      </w:r>
      <w:r>
        <w:rPr>
          <w:sz w:val="24"/>
        </w:rPr>
        <w:t xml:space="preserve"> неделю, о которой я говорю,</w:t>
      </w:r>
    </w:p>
    <w:p>
      <w:pPr>
        <w:pStyle w:val="Normal1"/>
        <w:spacing w:lineRule="auto" w:line="240"/>
        <w:ind w:firstLine="709" w:end="0"/>
        <w:rPr/>
      </w:pPr>
      <w:r>
        <w:rPr>
          <w:sz w:val="24"/>
          <w:lang w:val="en-US"/>
        </w:rPr>
        <w:t xml:space="preserve">pasaremos en Kíev.                                            </w:t>
      </w:r>
      <w:r>
        <w:rPr>
          <w:sz w:val="24"/>
        </w:rPr>
        <w:t>мы проведем в Киеве.</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Местоимение </w:t>
      </w:r>
      <w:r>
        <w:rPr>
          <w:b/>
          <w:sz w:val="24"/>
        </w:rPr>
        <w:t>ese</w:t>
      </w:r>
      <w:r>
        <w:rPr>
          <w:sz w:val="24"/>
        </w:rPr>
        <w:t xml:space="preserve"> (</w:t>
      </w:r>
      <w:r>
        <w:rPr>
          <w:b/>
          <w:sz w:val="24"/>
        </w:rPr>
        <w:t>esa</w:t>
      </w:r>
      <w:r>
        <w:rPr>
          <w:sz w:val="24"/>
        </w:rPr>
        <w:t xml:space="preserve"> и т.д.) указывает на предметы или суще</w:t>
        <w:softHyphen/>
        <w:t>ства, находящиеся ближе к тому, с кем говорят, а при обозначении времени — на временной отрезок, непосредственно предшествую</w:t>
        <w:softHyphen/>
        <w:t>щий моменту речи или следующий за ним:</w:t>
      </w:r>
    </w:p>
    <w:p>
      <w:pPr>
        <w:pStyle w:val="Normal1"/>
        <w:spacing w:lineRule="auto" w:line="240"/>
        <w:ind w:firstLine="284" w:end="0"/>
        <w:rPr/>
      </w:pPr>
      <w:r>
        <w:rPr>
          <w:i/>
          <w:iCs/>
          <w:sz w:val="24"/>
          <w:lang w:val="en-US"/>
        </w:rPr>
        <w:t>Ese</w:t>
      </w:r>
      <w:r>
        <w:rPr>
          <w:sz w:val="24"/>
        </w:rPr>
        <w:t xml:space="preserve"> </w:t>
      </w:r>
      <w:r>
        <w:rPr>
          <w:sz w:val="24"/>
          <w:lang w:val="en-US"/>
        </w:rPr>
        <w:t>peri</w:t>
      </w:r>
      <w:r>
        <w:rPr>
          <w:sz w:val="24"/>
        </w:rPr>
        <w:t>ó</w:t>
      </w:r>
      <w:r>
        <w:rPr>
          <w:sz w:val="24"/>
          <w:lang w:val="en-US"/>
        </w:rPr>
        <w:t>dico</w:t>
      </w:r>
      <w:r>
        <w:rPr>
          <w:sz w:val="24"/>
        </w:rPr>
        <w:t xml:space="preserve"> </w:t>
      </w:r>
      <w:r>
        <w:rPr>
          <w:sz w:val="24"/>
          <w:lang w:val="en-US"/>
        </w:rPr>
        <w:t>que</w:t>
      </w:r>
      <w:r>
        <w:rPr>
          <w:sz w:val="24"/>
        </w:rPr>
        <w:t xml:space="preserve"> </w:t>
      </w:r>
      <w:r>
        <w:rPr>
          <w:sz w:val="24"/>
          <w:lang w:val="en-US"/>
        </w:rPr>
        <w:t>estas</w:t>
      </w:r>
      <w:r>
        <w:rPr>
          <w:sz w:val="24"/>
        </w:rPr>
        <w:t xml:space="preserve"> </w:t>
      </w:r>
      <w:r>
        <w:rPr>
          <w:sz w:val="24"/>
          <w:lang w:val="en-US"/>
        </w:rPr>
        <w:t>leyendo</w:t>
      </w:r>
      <w:r>
        <w:rPr>
          <w:sz w:val="24"/>
        </w:rPr>
        <w:t xml:space="preserve"> </w:t>
      </w:r>
      <w:r>
        <w:rPr>
          <w:sz w:val="24"/>
          <w:lang w:val="en-US"/>
        </w:rPr>
        <w:t>es</w:t>
      </w:r>
      <w:r>
        <w:rPr>
          <w:sz w:val="24"/>
        </w:rPr>
        <w:t xml:space="preserve">                (Эта) газета, которую ты читаешь,</w:t>
      </w:r>
    </w:p>
    <w:p>
      <w:pPr>
        <w:pStyle w:val="Normal1"/>
        <w:spacing w:lineRule="auto" w:line="240"/>
        <w:ind w:firstLine="709" w:end="0"/>
        <w:rPr/>
      </w:pPr>
      <w:r>
        <w:rPr>
          <w:sz w:val="24"/>
        </w:rPr>
        <w:t xml:space="preserve"> </w:t>
      </w:r>
      <w:r>
        <w:rPr>
          <w:sz w:val="24"/>
          <w:lang w:val="en-US"/>
        </w:rPr>
        <w:t xml:space="preserve">de ayer.                                                              </w:t>
      </w:r>
      <w:r>
        <w:rPr>
          <w:sz w:val="24"/>
        </w:rPr>
        <w:t>вчерашняя</w:t>
      </w:r>
      <w:r>
        <w:rPr>
          <w:sz w:val="24"/>
          <w:lang w:val="en-US"/>
        </w:rPr>
        <w:t xml:space="preserve">. </w:t>
      </w:r>
    </w:p>
    <w:p>
      <w:pPr>
        <w:pStyle w:val="Normal1"/>
        <w:spacing w:lineRule="auto" w:line="240"/>
        <w:ind w:firstLine="284" w:end="0"/>
        <w:rPr/>
      </w:pPr>
      <w:r>
        <w:rPr>
          <w:i/>
          <w:iCs/>
          <w:sz w:val="24"/>
          <w:lang w:val="en-US"/>
        </w:rPr>
        <w:t>Esos</w:t>
      </w:r>
      <w:r>
        <w:rPr>
          <w:sz w:val="24"/>
          <w:lang w:val="en-US"/>
        </w:rPr>
        <w:t xml:space="preserve"> días hemos descansado mucho.             </w:t>
      </w:r>
      <w:r>
        <w:rPr>
          <w:sz w:val="24"/>
        </w:rPr>
        <w:t xml:space="preserve">Все эти (последние) дни мы </w:t>
      </w:r>
    </w:p>
    <w:p>
      <w:pPr>
        <w:pStyle w:val="Normal1"/>
        <w:spacing w:lineRule="auto" w:line="240"/>
        <w:ind w:firstLine="284" w:end="0"/>
        <w:rPr>
          <w:sz w:val="24"/>
        </w:rPr>
      </w:pPr>
      <w:r>
        <w:rPr>
          <w:sz w:val="24"/>
        </w:rPr>
        <w:t xml:space="preserve">                                                                                   </w:t>
      </w:r>
      <w:r>
        <w:rPr>
          <w:sz w:val="24"/>
        </w:rPr>
        <w:t>много отдыхали.</w:t>
      </w:r>
    </w:p>
    <w:p>
      <w:pPr>
        <w:pStyle w:val="Normal1"/>
        <w:spacing w:lineRule="auto" w:line="240"/>
        <w:ind w:firstLine="284" w:end="0"/>
        <w:rPr/>
      </w:pPr>
      <w:r>
        <w:rPr>
          <w:sz w:val="24"/>
        </w:rPr>
        <w:t xml:space="preserve">Местоимение </w:t>
      </w:r>
      <w:r>
        <w:rPr>
          <w:b/>
          <w:sz w:val="24"/>
          <w:lang w:val="en-US"/>
        </w:rPr>
        <w:t>aquel</w:t>
      </w:r>
      <w:r>
        <w:rPr>
          <w:sz w:val="24"/>
        </w:rPr>
        <w:t xml:space="preserve"> (</w:t>
      </w:r>
      <w:r>
        <w:rPr>
          <w:b/>
          <w:sz w:val="24"/>
          <w:lang w:val="en-US"/>
        </w:rPr>
        <w:t>aquella</w:t>
      </w:r>
      <w:r>
        <w:rPr>
          <w:sz w:val="24"/>
        </w:rPr>
        <w:t xml:space="preserve"> и т.д.) определяет предметы и существа, находящиеся в стороне от собеседников или вне их поля зрения, или указывает на относительно отдаленный период времени:</w:t>
      </w:r>
    </w:p>
    <w:p>
      <w:pPr>
        <w:pStyle w:val="Normal1"/>
        <w:spacing w:lineRule="auto" w:line="240"/>
        <w:ind w:firstLine="284" w:end="0"/>
        <w:rPr/>
      </w:pPr>
      <w:r>
        <w:rPr>
          <w:i/>
          <w:iCs/>
          <w:sz w:val="24"/>
          <w:lang w:val="en-US"/>
        </w:rPr>
        <w:t>Aquellos</w:t>
      </w:r>
      <w:r>
        <w:rPr>
          <w:sz w:val="24"/>
        </w:rPr>
        <w:t xml:space="preserve"> </w:t>
      </w:r>
      <w:r>
        <w:rPr>
          <w:sz w:val="24"/>
          <w:lang w:val="en-US"/>
        </w:rPr>
        <w:t>peri</w:t>
      </w:r>
      <w:r>
        <w:rPr>
          <w:sz w:val="24"/>
        </w:rPr>
        <w:t>ó</w:t>
      </w:r>
      <w:r>
        <w:rPr>
          <w:sz w:val="24"/>
          <w:lang w:val="en-US"/>
        </w:rPr>
        <w:t>dicos</w:t>
      </w:r>
      <w:r>
        <w:rPr>
          <w:sz w:val="24"/>
        </w:rPr>
        <w:t xml:space="preserve"> </w:t>
      </w:r>
      <w:r>
        <w:rPr>
          <w:sz w:val="24"/>
          <w:lang w:val="en-US"/>
        </w:rPr>
        <w:t>que</w:t>
      </w:r>
      <w:r>
        <w:rPr>
          <w:sz w:val="24"/>
        </w:rPr>
        <w:t xml:space="preserve"> </w:t>
      </w:r>
      <w:r>
        <w:rPr>
          <w:sz w:val="24"/>
          <w:lang w:val="en-US"/>
        </w:rPr>
        <w:t>est</w:t>
      </w:r>
      <w:r>
        <w:rPr>
          <w:sz w:val="24"/>
        </w:rPr>
        <w:t>á</w:t>
      </w:r>
      <w:r>
        <w:rPr>
          <w:sz w:val="24"/>
          <w:lang w:val="en-US"/>
        </w:rPr>
        <w:t>n</w:t>
      </w:r>
      <w:r>
        <w:rPr>
          <w:sz w:val="24"/>
        </w:rPr>
        <w:t xml:space="preserve"> </w:t>
      </w:r>
      <w:r>
        <w:rPr>
          <w:sz w:val="24"/>
          <w:lang w:val="en-US"/>
        </w:rPr>
        <w:t>en</w:t>
      </w:r>
      <w:r>
        <w:rPr>
          <w:sz w:val="24"/>
        </w:rPr>
        <w:t xml:space="preserve"> </w:t>
      </w:r>
      <w:r>
        <w:rPr>
          <w:sz w:val="24"/>
          <w:lang w:val="en-US"/>
        </w:rPr>
        <w:t>la</w:t>
      </w:r>
      <w:r>
        <w:rPr>
          <w:sz w:val="24"/>
        </w:rPr>
        <w:t xml:space="preserve">                  (Те) газеты, которые находятся  </w:t>
      </w:r>
    </w:p>
    <w:p>
      <w:pPr>
        <w:pStyle w:val="Normal1"/>
        <w:spacing w:lineRule="auto" w:line="240"/>
        <w:ind w:firstLine="709" w:end="0"/>
        <w:rPr/>
      </w:pPr>
      <w:r>
        <w:rPr>
          <w:sz w:val="24"/>
          <w:lang w:val="en-US"/>
        </w:rPr>
        <w:t xml:space="preserve">biblioteca son cubanos.                                      </w:t>
      </w:r>
      <w:r>
        <w:rPr>
          <w:sz w:val="24"/>
        </w:rPr>
        <w:t xml:space="preserve">в библиотеке, кубинские. </w:t>
      </w:r>
    </w:p>
    <w:p>
      <w:pPr>
        <w:pStyle w:val="Normal1"/>
        <w:spacing w:lineRule="auto" w:line="240"/>
        <w:ind w:firstLine="284" w:end="0"/>
        <w:rPr/>
      </w:pPr>
      <w:r>
        <w:rPr>
          <w:i/>
          <w:iCs/>
          <w:sz w:val="24"/>
          <w:lang w:val="en-US"/>
        </w:rPr>
        <w:t>Aquellos</w:t>
      </w:r>
      <w:r>
        <w:rPr>
          <w:sz w:val="24"/>
          <w:lang w:val="en-US"/>
        </w:rPr>
        <w:t xml:space="preserve"> años de guerra fueron muy difíciles.  </w:t>
      </w:r>
      <w:r>
        <w:rPr>
          <w:sz w:val="24"/>
        </w:rPr>
        <w:t>Те  военные годы были очень тяжелыми.</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Таким образом, для указательных местоимений-прилагательных характерно противопоставление того, что близко к говорящему, и того, что удалено от него, т.е. оппозиция пространственной и временной дистанции по отношению к субъекту речи.</w:t>
      </w:r>
    </w:p>
    <w:p>
      <w:pPr>
        <w:pStyle w:val="Normal1"/>
        <w:spacing w:lineRule="auto" w:line="240"/>
        <w:ind w:firstLine="284" w:end="0"/>
        <w:rPr>
          <w:sz w:val="24"/>
        </w:rPr>
      </w:pPr>
      <w:r>
        <w:rPr>
          <w:sz w:val="24"/>
        </w:rPr>
      </w:r>
    </w:p>
    <w:p>
      <w:pPr>
        <w:pStyle w:val="Normal1"/>
        <w:spacing w:lineRule="auto" w:line="240"/>
        <w:ind w:firstLine="284" w:end="0"/>
        <w:jc w:val="center"/>
        <w:rPr>
          <w:b/>
          <w:sz w:val="24"/>
        </w:rPr>
      </w:pPr>
      <w:r>
        <w:rPr>
          <w:b/>
          <w:sz w:val="24"/>
        </w:rPr>
        <w:t>II. Указательные местоимения-существительные</w:t>
      </w:r>
    </w:p>
    <w:p>
      <w:pPr>
        <w:pStyle w:val="Normal1"/>
        <w:spacing w:lineRule="auto" w:line="240"/>
        <w:ind w:firstLine="284" w:end="0"/>
        <w:rPr>
          <w:b/>
          <w:sz w:val="24"/>
        </w:rPr>
      </w:pPr>
      <w:r>
        <w:rPr>
          <w:b/>
          <w:sz w:val="24"/>
        </w:rPr>
      </w:r>
    </w:p>
    <w:p>
      <w:pPr>
        <w:pStyle w:val="Normal1"/>
        <w:spacing w:lineRule="auto" w:line="240"/>
        <w:ind w:firstLine="284" w:end="0"/>
        <w:rPr/>
      </w:pPr>
      <w:r>
        <w:rPr>
          <w:sz w:val="24"/>
        </w:rPr>
        <w:t xml:space="preserve">В отличие от предыдущего типа местоимений они употребляются самостоятельно и несут на себе знак ударения *: </w:t>
      </w:r>
      <w:r>
        <w:rPr>
          <w:b/>
          <w:sz w:val="24"/>
        </w:rPr>
        <w:t>éste, ése, aquél</w:t>
      </w:r>
      <w:r>
        <w:rPr>
          <w:sz w:val="24"/>
        </w:rPr>
        <w:t xml:space="preserve"> и т.д. Кроме того, указательные местоимения-существительные имеют форму среднего рода: </w:t>
      </w:r>
      <w:r>
        <w:rPr>
          <w:b/>
          <w:sz w:val="24"/>
          <w:lang w:val="en-US"/>
        </w:rPr>
        <w:t>esto</w:t>
      </w:r>
      <w:r>
        <w:rPr>
          <w:sz w:val="24"/>
        </w:rPr>
        <w:t xml:space="preserve"> — это, </w:t>
      </w:r>
      <w:r>
        <w:rPr>
          <w:b/>
          <w:sz w:val="24"/>
          <w:lang w:val="en-US"/>
        </w:rPr>
        <w:t>eso</w:t>
      </w:r>
      <w:r>
        <w:rPr>
          <w:sz w:val="24"/>
        </w:rPr>
        <w:t xml:space="preserve">— это, </w:t>
      </w:r>
      <w:r>
        <w:rPr>
          <w:b/>
          <w:sz w:val="24"/>
          <w:lang w:val="en-US"/>
        </w:rPr>
        <w:t>aquello</w:t>
      </w:r>
      <w:r>
        <w:rPr>
          <w:sz w:val="24"/>
        </w:rPr>
        <w:t xml:space="preserve"> — то. </w:t>
      </w:r>
    </w:p>
    <w:p>
      <w:pPr>
        <w:pStyle w:val="Normal1"/>
        <w:pBdr>
          <w:top w:val="single" w:sz="4" w:space="1" w:color="000000"/>
        </w:pBdr>
        <w:spacing w:lineRule="auto" w:line="240"/>
        <w:ind w:firstLine="284" w:end="0"/>
        <w:rPr/>
      </w:pPr>
      <w:r>
        <w:rPr/>
        <w:t>* Над заглавной буквой знак ударения обычно не ставится.</w:t>
      </w:r>
    </w:p>
    <w:p>
      <w:pPr>
        <w:pStyle w:val="Normal1"/>
        <w:spacing w:lineRule="auto" w:line="240"/>
        <w:rPr>
          <w:sz w:val="24"/>
        </w:rPr>
      </w:pPr>
      <w:r>
        <w:rPr>
          <w:sz w:val="24"/>
        </w:rPr>
      </w:r>
    </w:p>
    <w:p>
      <w:pPr>
        <w:pStyle w:val="Normal1"/>
        <w:spacing w:lineRule="auto" w:line="240"/>
        <w:ind w:firstLine="284" w:end="0"/>
        <w:rPr>
          <w:sz w:val="24"/>
        </w:rPr>
      </w:pPr>
      <w:r>
        <w:rPr>
          <w:sz w:val="24"/>
        </w:rPr>
        <w:t>У форм среднего рода знак ударения отсутствует, т.к. у них нет относительных форм местоимений-прилагательных, с которыми можно было бы спутать.</w:t>
      </w:r>
    </w:p>
    <w:p>
      <w:pPr>
        <w:pStyle w:val="Normal1"/>
        <w:spacing w:lineRule="auto" w:line="240"/>
        <w:ind w:firstLine="284" w:end="0"/>
        <w:rPr>
          <w:sz w:val="24"/>
        </w:rPr>
      </w:pPr>
      <w:r>
        <w:rPr>
          <w:sz w:val="24"/>
        </w:rPr>
        <w:t>Указательные местоимения принимают род и число заменяемых ими существительных:</w:t>
      </w:r>
    </w:p>
    <w:p>
      <w:pPr>
        <w:pStyle w:val="Normal1"/>
        <w:spacing w:lineRule="auto" w:line="240"/>
        <w:ind w:firstLine="284" w:end="0"/>
        <w:rPr/>
      </w:pPr>
      <w:r>
        <w:rPr>
          <w:sz w:val="24"/>
          <w:lang w:val="en-US"/>
        </w:rPr>
        <w:t xml:space="preserve">Ese papel no es como </w:t>
      </w:r>
      <w:r>
        <w:rPr>
          <w:i/>
          <w:iCs/>
          <w:sz w:val="24"/>
          <w:lang w:val="en-US"/>
        </w:rPr>
        <w:t>aquél</w:t>
      </w:r>
      <w:r>
        <w:rPr>
          <w:sz w:val="24"/>
          <w:lang w:val="en-US"/>
        </w:rPr>
        <w:t xml:space="preserve">.                             </w:t>
      </w:r>
      <w:r>
        <w:rPr>
          <w:sz w:val="24"/>
        </w:rPr>
        <w:t xml:space="preserve">Эта бумага не такая, как та. </w:t>
      </w:r>
    </w:p>
    <w:p>
      <w:pPr>
        <w:pStyle w:val="Normal1"/>
        <w:spacing w:lineRule="auto" w:line="240"/>
        <w:ind w:firstLine="284" w:end="0"/>
        <w:rPr/>
      </w:pPr>
      <w:r>
        <w:rPr>
          <w:sz w:val="24"/>
          <w:lang w:val="en-US"/>
        </w:rPr>
        <w:t>Estos</w:t>
      </w:r>
      <w:r>
        <w:rPr>
          <w:sz w:val="24"/>
        </w:rPr>
        <w:t xml:space="preserve"> </w:t>
      </w:r>
      <w:r>
        <w:rPr>
          <w:sz w:val="24"/>
          <w:lang w:val="en-US"/>
        </w:rPr>
        <w:t>libros</w:t>
      </w:r>
      <w:r>
        <w:rPr>
          <w:sz w:val="24"/>
        </w:rPr>
        <w:t xml:space="preserve"> </w:t>
      </w:r>
      <w:r>
        <w:rPr>
          <w:sz w:val="24"/>
          <w:lang w:val="en-US"/>
        </w:rPr>
        <w:t>son</w:t>
      </w:r>
      <w:r>
        <w:rPr>
          <w:sz w:val="24"/>
        </w:rPr>
        <w:t xml:space="preserve"> </w:t>
      </w:r>
      <w:r>
        <w:rPr>
          <w:sz w:val="24"/>
          <w:lang w:val="en-US"/>
        </w:rPr>
        <w:t>m</w:t>
      </w:r>
      <w:r>
        <w:rPr>
          <w:sz w:val="24"/>
        </w:rPr>
        <w:t>í</w:t>
      </w:r>
      <w:r>
        <w:rPr>
          <w:sz w:val="24"/>
          <w:lang w:val="en-US"/>
        </w:rPr>
        <w:t>os</w:t>
      </w:r>
      <w:r>
        <w:rPr>
          <w:sz w:val="24"/>
        </w:rPr>
        <w:t>, é</w:t>
      </w:r>
      <w:r>
        <w:rPr>
          <w:sz w:val="24"/>
          <w:lang w:val="en-US"/>
        </w:rPr>
        <w:t>sos</w:t>
      </w:r>
      <w:r>
        <w:rPr>
          <w:sz w:val="24"/>
        </w:rPr>
        <w:t xml:space="preserve"> </w:t>
      </w:r>
      <w:r>
        <w:rPr>
          <w:sz w:val="24"/>
          <w:lang w:val="en-US"/>
        </w:rPr>
        <w:t>son</w:t>
      </w:r>
      <w:r>
        <w:rPr>
          <w:sz w:val="24"/>
        </w:rPr>
        <w:t xml:space="preserve"> </w:t>
      </w:r>
      <w:r>
        <w:rPr>
          <w:sz w:val="24"/>
          <w:lang w:val="en-US"/>
        </w:rPr>
        <w:t>tuyos</w:t>
      </w:r>
      <w:r>
        <w:rPr>
          <w:sz w:val="24"/>
        </w:rPr>
        <w:t xml:space="preserve">               Эти книги мои, эти — твои, а </w:t>
      </w:r>
    </w:p>
    <w:p>
      <w:pPr>
        <w:pStyle w:val="Normal1"/>
        <w:spacing w:lineRule="auto" w:line="240"/>
        <w:ind w:firstLine="709" w:end="0"/>
        <w:rPr/>
      </w:pPr>
      <w:r>
        <w:rPr>
          <w:sz w:val="24"/>
        </w:rPr>
        <w:t>у</w:t>
      </w:r>
      <w:r>
        <w:rPr>
          <w:sz w:val="24"/>
          <w:lang w:val="en-US"/>
        </w:rPr>
        <w:t xml:space="preserve"> </w:t>
      </w:r>
      <w:r>
        <w:rPr>
          <w:i/>
          <w:iCs/>
          <w:sz w:val="24"/>
          <w:lang w:val="en-US"/>
        </w:rPr>
        <w:t>aquellos</w:t>
      </w:r>
      <w:r>
        <w:rPr>
          <w:sz w:val="24"/>
          <w:lang w:val="en-US"/>
        </w:rPr>
        <w:t xml:space="preserve"> son de Pedro.                                 </w:t>
      </w:r>
      <w:r>
        <w:rPr>
          <w:sz w:val="24"/>
        </w:rPr>
        <w:t>т</w:t>
      </w:r>
      <w:r>
        <w:rPr>
          <w:sz w:val="24"/>
          <w:lang w:val="en-US"/>
        </w:rPr>
        <w:t>e</w:t>
      </w:r>
      <w:r>
        <w:rPr>
          <w:sz w:val="24"/>
        </w:rPr>
        <w:t xml:space="preserve"> — Педро.</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Если в одном и том же предложении указательные местоимения заменяют употребленные в его первой части существительные, то с последним из них согласуется местоимение </w:t>
      </w:r>
      <w:r>
        <w:rPr>
          <w:b/>
          <w:sz w:val="22"/>
          <w:lang w:val="en-US"/>
        </w:rPr>
        <w:t>este</w:t>
      </w:r>
      <w:r>
        <w:rPr>
          <w:b/>
          <w:sz w:val="22"/>
        </w:rPr>
        <w:t xml:space="preserve">, </w:t>
      </w:r>
      <w:r>
        <w:rPr>
          <w:b/>
          <w:sz w:val="22"/>
          <w:lang w:val="en-US"/>
        </w:rPr>
        <w:t>esta</w:t>
      </w:r>
      <w:r>
        <w:rPr>
          <w:sz w:val="22"/>
        </w:rPr>
        <w:t xml:space="preserve">, </w:t>
      </w:r>
      <w:r>
        <w:rPr>
          <w:sz w:val="22"/>
          <w:lang w:val="en-US"/>
        </w:rPr>
        <w:t>etc</w:t>
      </w:r>
      <w:r>
        <w:rPr>
          <w:sz w:val="22"/>
        </w:rPr>
        <w:t xml:space="preserve">., а с первым — </w:t>
      </w:r>
      <w:r>
        <w:rPr>
          <w:b/>
          <w:sz w:val="22"/>
        </w:rPr>
        <w:t xml:space="preserve">aquél, </w:t>
      </w:r>
      <w:r>
        <w:rPr>
          <w:b/>
          <w:sz w:val="22"/>
          <w:lang w:val="en-US"/>
        </w:rPr>
        <w:t>aque</w:t>
      </w:r>
      <w:r>
        <w:rPr>
          <w:b/>
          <w:sz w:val="22"/>
        </w:rPr>
        <w:t>lа</w:t>
      </w:r>
      <w:r>
        <w:rPr>
          <w:sz w:val="22"/>
        </w:rPr>
        <w:t xml:space="preserve">, </w:t>
      </w:r>
      <w:r>
        <w:rPr>
          <w:sz w:val="22"/>
          <w:lang w:val="en-US"/>
        </w:rPr>
        <w:t>etc</w:t>
      </w:r>
      <w:r>
        <w:rPr>
          <w:sz w:val="22"/>
        </w:rPr>
        <w:t>.:</w:t>
      </w:r>
    </w:p>
    <w:p>
      <w:pPr>
        <w:pStyle w:val="Normal1"/>
        <w:spacing w:lineRule="auto" w:line="240"/>
        <w:ind w:firstLine="284" w:end="0"/>
        <w:rPr/>
      </w:pPr>
      <w:r>
        <w:rPr>
          <w:sz w:val="22"/>
          <w:lang w:val="en-US"/>
        </w:rPr>
        <w:t>Juana</w:t>
      </w:r>
      <w:r>
        <w:rPr>
          <w:sz w:val="22"/>
        </w:rPr>
        <w:t xml:space="preserve"> </w:t>
      </w:r>
      <w:r>
        <w:rPr>
          <w:sz w:val="22"/>
          <w:lang w:val="en-US"/>
        </w:rPr>
        <w:t>tenia</w:t>
      </w:r>
      <w:r>
        <w:rPr>
          <w:sz w:val="22"/>
        </w:rPr>
        <w:t xml:space="preserve"> </w:t>
      </w:r>
      <w:r>
        <w:rPr>
          <w:sz w:val="22"/>
          <w:lang w:val="en-US"/>
        </w:rPr>
        <w:t>dos</w:t>
      </w:r>
      <w:r>
        <w:rPr>
          <w:sz w:val="22"/>
        </w:rPr>
        <w:t xml:space="preserve"> </w:t>
      </w:r>
      <w:r>
        <w:rPr>
          <w:sz w:val="22"/>
          <w:lang w:val="en-US"/>
        </w:rPr>
        <w:t>gatos</w:t>
      </w:r>
      <w:r>
        <w:rPr>
          <w:sz w:val="22"/>
        </w:rPr>
        <w:t xml:space="preserve"> у </w:t>
      </w:r>
      <w:r>
        <w:rPr>
          <w:sz w:val="22"/>
          <w:lang w:val="en-US"/>
        </w:rPr>
        <w:t>una</w:t>
      </w:r>
      <w:r>
        <w:rPr>
          <w:sz w:val="22"/>
        </w:rPr>
        <w:t xml:space="preserve"> ре</w:t>
      </w:r>
      <w:r>
        <w:rPr>
          <w:sz w:val="22"/>
          <w:lang w:val="en-US"/>
        </w:rPr>
        <w:t>rr</w:t>
      </w:r>
      <w:r>
        <w:rPr>
          <w:sz w:val="22"/>
        </w:rPr>
        <w:t xml:space="preserve">а: </w:t>
      </w:r>
      <w:r>
        <w:rPr>
          <w:i/>
          <w:iCs/>
          <w:sz w:val="22"/>
        </w:rPr>
        <w:t>ésta</w:t>
      </w:r>
      <w:r>
        <w:rPr>
          <w:sz w:val="22"/>
        </w:rPr>
        <w:t xml:space="preserve"> </w:t>
      </w:r>
      <w:r>
        <w:rPr>
          <w:sz w:val="22"/>
          <w:lang w:val="en-US"/>
        </w:rPr>
        <w:t>era</w:t>
      </w:r>
      <w:r>
        <w:rPr>
          <w:sz w:val="22"/>
        </w:rPr>
        <w:t xml:space="preserve">          У Хуаны было две кошки и собака:</w:t>
      </w:r>
    </w:p>
    <w:p>
      <w:pPr>
        <w:pStyle w:val="Normal1"/>
        <w:spacing w:lineRule="auto" w:line="240"/>
        <w:ind w:firstLine="709" w:end="0"/>
        <w:rPr/>
      </w:pPr>
      <w:r>
        <w:rPr>
          <w:sz w:val="22"/>
          <w:lang w:val="en-US"/>
        </w:rPr>
        <w:t xml:space="preserve">  </w:t>
      </w:r>
      <w:r>
        <w:rPr>
          <w:sz w:val="22"/>
          <w:lang w:val="en-US"/>
        </w:rPr>
        <w:t>d</w:t>
      </w:r>
      <w:r>
        <w:rPr>
          <w:sz w:val="22"/>
        </w:rPr>
        <w:t>е</w:t>
      </w:r>
      <w:r>
        <w:rPr>
          <w:sz w:val="22"/>
          <w:lang w:val="en-US"/>
        </w:rPr>
        <w:t xml:space="preserve"> piel negra, </w:t>
      </w:r>
      <w:r>
        <w:rPr>
          <w:i/>
          <w:iCs/>
          <w:sz w:val="22"/>
          <w:lang w:val="en-US"/>
        </w:rPr>
        <w:t>aquéllos</w:t>
      </w:r>
      <w:r>
        <w:rPr>
          <w:sz w:val="22"/>
          <w:lang w:val="en-US"/>
        </w:rPr>
        <w:t xml:space="preserve"> de color pardo.               </w:t>
      </w:r>
      <w:r>
        <w:rPr>
          <w:sz w:val="22"/>
        </w:rPr>
        <w:t>эта — черная, а те — серые.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Указательные местоимения-существительные среднего рода в некоторых случаях заменяют собой фразы и соотносятся с различ</w:t>
        <w:softHyphen/>
        <w:t>ными ситуациями и суждениями:</w:t>
      </w:r>
    </w:p>
    <w:p>
      <w:pPr>
        <w:pStyle w:val="Normal1"/>
        <w:spacing w:lineRule="auto" w:line="240"/>
        <w:ind w:firstLine="284" w:end="0"/>
        <w:rPr/>
      </w:pPr>
      <w:r>
        <w:rPr>
          <w:sz w:val="24"/>
          <w:lang w:val="en-US"/>
        </w:rPr>
        <w:t xml:space="preserve">Me toma el pulso.                                        </w:t>
      </w:r>
      <w:r>
        <w:rPr>
          <w:sz w:val="24"/>
        </w:rPr>
        <w:t xml:space="preserve">Он слушает мой пульс. </w:t>
      </w:r>
    </w:p>
    <w:p>
      <w:pPr>
        <w:pStyle w:val="Normal1"/>
        <w:spacing w:lineRule="auto" w:line="240"/>
        <w:ind w:firstLine="284" w:end="0"/>
        <w:rPr/>
      </w:pPr>
      <w:r>
        <w:rPr>
          <w:sz w:val="24"/>
          <w:lang w:val="en-US"/>
        </w:rPr>
        <w:t xml:space="preserve">— </w:t>
      </w:r>
      <w:r>
        <w:rPr>
          <w:i/>
          <w:iCs/>
          <w:sz w:val="24"/>
          <w:lang w:val="en-US"/>
        </w:rPr>
        <w:t>Esto</w:t>
      </w:r>
      <w:r>
        <w:rPr>
          <w:sz w:val="24"/>
          <w:lang w:val="en-US"/>
        </w:rPr>
        <w:t xml:space="preserve"> va mejor — dice.                            </w:t>
      </w:r>
      <w:r>
        <w:rPr>
          <w:sz w:val="24"/>
        </w:rPr>
        <w:t>— Это уже лучше, — говорит он.</w:t>
      </w:r>
    </w:p>
    <w:p>
      <w:pPr>
        <w:pStyle w:val="Normal1"/>
        <w:spacing w:lineRule="auto" w:line="240"/>
        <w:ind w:firstLine="709" w:end="0"/>
        <w:rPr/>
      </w:pPr>
      <w:r>
        <w:rPr>
          <w:sz w:val="24"/>
        </w:rPr>
        <w:t>(</w:t>
      </w:r>
      <w:r>
        <w:rPr>
          <w:sz w:val="24"/>
          <w:lang w:val="en-US"/>
        </w:rPr>
        <w:t>J</w:t>
      </w:r>
      <w:r>
        <w:rPr>
          <w:sz w:val="24"/>
        </w:rPr>
        <w:t xml:space="preserve">. </w:t>
      </w:r>
      <w:r>
        <w:rPr>
          <w:sz w:val="24"/>
          <w:lang w:val="en-US"/>
        </w:rPr>
        <w:t>F</w:t>
      </w:r>
      <w:r>
        <w:rPr>
          <w:lang w:val="en-US"/>
        </w:rPr>
        <w:t>ARIAS</w:t>
      </w:r>
      <w:r>
        <w:rPr>
          <w:sz w:val="24"/>
        </w:rPr>
        <w:t>)</w:t>
      </w:r>
    </w:p>
    <w:p>
      <w:pPr>
        <w:pStyle w:val="Normal1"/>
        <w:spacing w:lineRule="auto" w:line="240"/>
        <w:ind w:firstLine="284" w:end="0"/>
        <w:rPr/>
      </w:pPr>
      <w:r>
        <w:rPr>
          <w:sz w:val="24"/>
          <w:lang w:val="en-US"/>
        </w:rPr>
        <w:t>Todo</w:t>
      </w:r>
      <w:r>
        <w:rPr>
          <w:sz w:val="24"/>
        </w:rPr>
        <w:t xml:space="preserve"> </w:t>
      </w:r>
      <w:r>
        <w:rPr>
          <w:sz w:val="24"/>
          <w:lang w:val="en-US"/>
        </w:rPr>
        <w:t>lo</w:t>
      </w:r>
      <w:r>
        <w:rPr>
          <w:sz w:val="24"/>
        </w:rPr>
        <w:t xml:space="preserve"> </w:t>
      </w:r>
      <w:r>
        <w:rPr>
          <w:sz w:val="24"/>
          <w:lang w:val="en-US"/>
        </w:rPr>
        <w:t>que</w:t>
      </w:r>
      <w:r>
        <w:rPr>
          <w:sz w:val="24"/>
        </w:rPr>
        <w:t xml:space="preserve"> </w:t>
      </w:r>
      <w:r>
        <w:rPr>
          <w:sz w:val="24"/>
          <w:lang w:val="en-US"/>
        </w:rPr>
        <w:t>vimos</w:t>
      </w:r>
      <w:r>
        <w:rPr>
          <w:sz w:val="24"/>
        </w:rPr>
        <w:t xml:space="preserve"> </w:t>
      </w:r>
      <w:r>
        <w:rPr>
          <w:sz w:val="24"/>
          <w:lang w:val="en-US"/>
        </w:rPr>
        <w:t>nos</w:t>
      </w:r>
      <w:r>
        <w:rPr>
          <w:sz w:val="24"/>
        </w:rPr>
        <w:t xml:space="preserve"> </w:t>
      </w:r>
      <w:r>
        <w:rPr>
          <w:sz w:val="24"/>
          <w:lang w:val="en-US"/>
        </w:rPr>
        <w:t>impresion</w:t>
      </w:r>
      <w:r>
        <w:rPr>
          <w:sz w:val="24"/>
        </w:rPr>
        <w:t xml:space="preserve">ó              Все, что мы видели, нас сильно </w:t>
      </w:r>
    </w:p>
    <w:p>
      <w:pPr>
        <w:pStyle w:val="Normal1"/>
        <w:spacing w:lineRule="auto" w:line="240"/>
        <w:ind w:firstLine="709" w:end="0"/>
        <w:rPr/>
      </w:pPr>
      <w:r>
        <w:rPr>
          <w:sz w:val="24"/>
          <w:lang w:val="en-US"/>
        </w:rPr>
        <w:t xml:space="preserve">mucho. </w:t>
      </w:r>
      <w:r>
        <w:rPr>
          <w:i/>
          <w:iCs/>
          <w:sz w:val="24"/>
          <w:lang w:val="en-US"/>
        </w:rPr>
        <w:t>Aquello</w:t>
      </w:r>
      <w:r>
        <w:rPr>
          <w:sz w:val="24"/>
          <w:lang w:val="en-US"/>
        </w:rPr>
        <w:t xml:space="preserve"> fue un tremendo                     </w:t>
      </w:r>
      <w:r>
        <w:rPr>
          <w:sz w:val="24"/>
        </w:rPr>
        <w:t>взволновало</w:t>
      </w:r>
      <w:r>
        <w:rPr>
          <w:sz w:val="24"/>
          <w:lang w:val="en-US"/>
        </w:rPr>
        <w:t xml:space="preserve">. </w:t>
      </w:r>
      <w:r>
        <w:rPr>
          <w:sz w:val="24"/>
        </w:rPr>
        <w:t>Это было потрясающее зрелище.</w:t>
      </w:r>
    </w:p>
    <w:p>
      <w:pPr>
        <w:pStyle w:val="Normal1"/>
        <w:spacing w:lineRule="auto" w:line="240"/>
        <w:ind w:firstLine="709" w:end="0"/>
        <w:rPr/>
      </w:pPr>
      <w:r>
        <w:rPr>
          <w:sz w:val="24"/>
          <w:lang w:val="en-US"/>
        </w:rPr>
        <w:t>espect</w:t>
      </w:r>
      <w:r>
        <w:rPr>
          <w:sz w:val="24"/>
        </w:rPr>
        <w:t>á</w:t>
      </w:r>
      <w:r>
        <w:rPr>
          <w:sz w:val="24"/>
          <w:lang w:val="en-US"/>
        </w:rPr>
        <w:t>culo</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Функции указательных местоимений-существительных выпол</w:t>
        <w:softHyphen/>
        <w:t xml:space="preserve">няют сочетания определенного артикля с предлогом </w:t>
      </w:r>
      <w:r>
        <w:rPr>
          <w:b/>
          <w:sz w:val="24"/>
          <w:lang w:val="en-US"/>
        </w:rPr>
        <w:t>de</w:t>
      </w:r>
      <w:r>
        <w:rPr>
          <w:b/>
          <w:sz w:val="24"/>
        </w:rPr>
        <w:t xml:space="preserve">: </w:t>
      </w:r>
      <w:r>
        <w:rPr>
          <w:b/>
          <w:sz w:val="24"/>
          <w:lang w:val="en-US"/>
        </w:rPr>
        <w:t>el</w:t>
      </w:r>
      <w:r>
        <w:rPr>
          <w:b/>
          <w:sz w:val="24"/>
        </w:rPr>
        <w:t xml:space="preserve"> </w:t>
      </w:r>
      <w:r>
        <w:rPr>
          <w:b/>
          <w:sz w:val="24"/>
          <w:lang w:val="en-US"/>
        </w:rPr>
        <w:t>de</w:t>
      </w:r>
      <w:r>
        <w:rPr>
          <w:b/>
          <w:sz w:val="24"/>
        </w:rPr>
        <w:t xml:space="preserve">, </w:t>
      </w:r>
      <w:r>
        <w:rPr>
          <w:b/>
          <w:sz w:val="24"/>
          <w:lang w:val="en-US"/>
        </w:rPr>
        <w:t>la</w:t>
      </w:r>
      <w:r>
        <w:rPr>
          <w:b/>
          <w:sz w:val="24"/>
        </w:rPr>
        <w:t xml:space="preserve"> </w:t>
      </w:r>
      <w:r>
        <w:rPr>
          <w:b/>
          <w:sz w:val="24"/>
          <w:lang w:val="en-US"/>
        </w:rPr>
        <w:t>de</w:t>
      </w:r>
      <w:r>
        <w:rPr>
          <w:b/>
          <w:sz w:val="24"/>
        </w:rPr>
        <w:t xml:space="preserve">, </w:t>
      </w:r>
      <w:r>
        <w:rPr>
          <w:b/>
          <w:sz w:val="24"/>
          <w:lang w:val="en-US"/>
        </w:rPr>
        <w:t>los</w:t>
      </w:r>
      <w:r>
        <w:rPr>
          <w:b/>
          <w:sz w:val="24"/>
        </w:rPr>
        <w:t xml:space="preserve"> </w:t>
      </w:r>
      <w:r>
        <w:rPr>
          <w:b/>
          <w:sz w:val="24"/>
          <w:lang w:val="en-US"/>
        </w:rPr>
        <w:t>de</w:t>
      </w:r>
      <w:r>
        <w:rPr>
          <w:b/>
          <w:sz w:val="24"/>
        </w:rPr>
        <w:t xml:space="preserve">, </w:t>
      </w:r>
      <w:r>
        <w:rPr>
          <w:b/>
          <w:sz w:val="24"/>
          <w:lang w:val="en-US"/>
        </w:rPr>
        <w:t>las</w:t>
      </w:r>
      <w:r>
        <w:rPr>
          <w:b/>
          <w:sz w:val="24"/>
        </w:rPr>
        <w:t xml:space="preserve"> </w:t>
      </w:r>
      <w:r>
        <w:rPr>
          <w:b/>
          <w:sz w:val="24"/>
          <w:lang w:val="en-US"/>
        </w:rPr>
        <w:t>de</w:t>
      </w:r>
      <w:r>
        <w:rPr>
          <w:sz w:val="24"/>
        </w:rPr>
        <w:t xml:space="preserve"> и </w:t>
      </w:r>
      <w:r>
        <w:rPr>
          <w:b/>
          <w:sz w:val="24"/>
          <w:lang w:val="en-US"/>
        </w:rPr>
        <w:t>lo</w:t>
      </w:r>
      <w:r>
        <w:rPr>
          <w:b/>
          <w:sz w:val="24"/>
        </w:rPr>
        <w:t xml:space="preserve"> </w:t>
      </w:r>
      <w:r>
        <w:rPr>
          <w:b/>
          <w:sz w:val="24"/>
          <w:lang w:val="en-US"/>
        </w:rPr>
        <w:t>de</w:t>
      </w:r>
      <w:r>
        <w:rPr>
          <w:sz w:val="24"/>
        </w:rPr>
        <w:t>. Обычная сфера их употребления — письменная речь. Они соотносятся со значением того или иного существи</w:t>
        <w:softHyphen/>
        <w:t xml:space="preserve">тельного, употребленного в предыдущем контексте. Что касается </w:t>
      </w:r>
      <w:r>
        <w:rPr>
          <w:b/>
          <w:sz w:val="24"/>
        </w:rPr>
        <w:t>lo de</w:t>
      </w:r>
      <w:r>
        <w:rPr>
          <w:sz w:val="24"/>
        </w:rPr>
        <w:t>, то это сочетание соотносится со смыслом определенного контек</w:t>
        <w:softHyphen/>
        <w:t>ста или ситуации: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No</w:t>
      </w:r>
      <w:r>
        <w:rPr>
          <w:sz w:val="24"/>
        </w:rPr>
        <w:t xml:space="preserve"> </w:t>
      </w:r>
      <w:r>
        <w:rPr>
          <w:sz w:val="24"/>
          <w:lang w:val="en-US"/>
        </w:rPr>
        <w:t>pedia</w:t>
      </w:r>
      <w:r>
        <w:rPr>
          <w:sz w:val="24"/>
        </w:rPr>
        <w:t xml:space="preserve"> </w:t>
      </w:r>
      <w:r>
        <w:rPr>
          <w:sz w:val="24"/>
          <w:lang w:val="en-US"/>
        </w:rPr>
        <w:t>m</w:t>
      </w:r>
      <w:r>
        <w:rPr>
          <w:sz w:val="24"/>
        </w:rPr>
        <w:t>á</w:t>
      </w:r>
      <w:r>
        <w:rPr>
          <w:sz w:val="24"/>
          <w:lang w:val="en-US"/>
        </w:rPr>
        <w:t>s</w:t>
      </w:r>
      <w:r>
        <w:rPr>
          <w:sz w:val="24"/>
        </w:rPr>
        <w:t xml:space="preserve"> </w:t>
      </w:r>
      <w:r>
        <w:rPr>
          <w:sz w:val="24"/>
          <w:lang w:val="en-US"/>
        </w:rPr>
        <w:t>gracia</w:t>
      </w:r>
      <w:r>
        <w:rPr>
          <w:sz w:val="24"/>
        </w:rPr>
        <w:t xml:space="preserve"> </w:t>
      </w:r>
      <w:r>
        <w:rPr>
          <w:sz w:val="24"/>
          <w:lang w:val="en-US"/>
        </w:rPr>
        <w:t>que</w:t>
      </w:r>
      <w:r>
        <w:rPr>
          <w:sz w:val="24"/>
        </w:rPr>
        <w:t xml:space="preserve"> </w:t>
      </w:r>
      <w:r>
        <w:rPr>
          <w:i/>
          <w:iCs/>
          <w:sz w:val="24"/>
          <w:lang w:val="en-US"/>
        </w:rPr>
        <w:t>la</w:t>
      </w:r>
      <w:r>
        <w:rPr>
          <w:i/>
          <w:iCs/>
          <w:sz w:val="24"/>
        </w:rPr>
        <w:t xml:space="preserve"> </w:t>
      </w:r>
      <w:r>
        <w:rPr>
          <w:i/>
          <w:iCs/>
          <w:sz w:val="24"/>
          <w:lang w:val="en-US"/>
        </w:rPr>
        <w:t>de</w:t>
      </w:r>
      <w:r>
        <w:rPr>
          <w:sz w:val="24"/>
        </w:rPr>
        <w:t xml:space="preserve"> </w:t>
      </w:r>
      <w:r>
        <w:rPr>
          <w:sz w:val="24"/>
          <w:lang w:val="en-US"/>
        </w:rPr>
        <w:t>que</w:t>
      </w:r>
      <w:r>
        <w:rPr>
          <w:sz w:val="24"/>
        </w:rPr>
        <w:t xml:space="preserve">                Он просил только об одной милости,</w:t>
      </w:r>
    </w:p>
    <w:p>
      <w:pPr>
        <w:pStyle w:val="Normal1"/>
        <w:spacing w:lineRule="auto" w:line="240"/>
        <w:ind w:firstLine="709" w:end="0"/>
        <w:rPr/>
      </w:pPr>
      <w:r>
        <w:rPr>
          <w:sz w:val="24"/>
          <w:lang w:val="en-US"/>
        </w:rPr>
        <w:t xml:space="preserve">le llevaran a otra cárcel. </w:t>
      </w:r>
      <w:r>
        <w:rPr>
          <w:sz w:val="24"/>
        </w:rPr>
        <w:t>(</w:t>
      </w:r>
      <w:r>
        <w:rPr>
          <w:sz w:val="24"/>
          <w:lang w:val="en-US"/>
        </w:rPr>
        <w:t>P</w:t>
      </w:r>
      <w:r>
        <w:rPr/>
        <w:t>Í</w:t>
      </w:r>
      <w:r>
        <w:rPr>
          <w:lang w:val="en-US"/>
        </w:rPr>
        <w:t>O</w:t>
      </w:r>
      <w:r>
        <w:rPr>
          <w:sz w:val="24"/>
        </w:rPr>
        <w:t xml:space="preserve"> </w:t>
      </w:r>
      <w:r>
        <w:rPr>
          <w:sz w:val="24"/>
          <w:lang w:val="en-US"/>
        </w:rPr>
        <w:t>B</w:t>
      </w:r>
      <w:r>
        <w:rPr>
          <w:lang w:val="en-US"/>
        </w:rPr>
        <w:t>AROJA</w:t>
      </w:r>
      <w:r>
        <w:rPr>
          <w:sz w:val="24"/>
        </w:rPr>
        <w:t>)            чтобы его отправили в другую тюрьму.</w:t>
      </w:r>
    </w:p>
    <w:p>
      <w:pPr>
        <w:pStyle w:val="Normal1"/>
        <w:spacing w:lineRule="auto" w:line="240"/>
        <w:ind w:firstLine="284" w:end="0"/>
        <w:rPr/>
      </w:pPr>
      <w:r>
        <w:rPr>
          <w:sz w:val="24"/>
          <w:lang w:val="en-US"/>
        </w:rPr>
        <w:t>Esos</w:t>
      </w:r>
      <w:r>
        <w:rPr>
          <w:sz w:val="24"/>
        </w:rPr>
        <w:t xml:space="preserve"> </w:t>
      </w:r>
      <w:r>
        <w:rPr>
          <w:sz w:val="24"/>
          <w:lang w:val="en-US"/>
        </w:rPr>
        <w:t>son</w:t>
      </w:r>
      <w:r>
        <w:rPr>
          <w:sz w:val="24"/>
        </w:rPr>
        <w:t xml:space="preserve"> </w:t>
      </w:r>
      <w:r>
        <w:rPr>
          <w:sz w:val="24"/>
          <w:lang w:val="en-US"/>
        </w:rPr>
        <w:t>curas</w:t>
      </w:r>
      <w:r>
        <w:rPr>
          <w:sz w:val="24"/>
        </w:rPr>
        <w:t xml:space="preserve">, </w:t>
      </w:r>
      <w:r>
        <w:rPr>
          <w:sz w:val="24"/>
          <w:lang w:val="en-US"/>
        </w:rPr>
        <w:t>no</w:t>
      </w:r>
      <w:r>
        <w:rPr>
          <w:sz w:val="24"/>
        </w:rPr>
        <w:t xml:space="preserve"> </w:t>
      </w:r>
      <w:r>
        <w:rPr>
          <w:sz w:val="24"/>
          <w:lang w:val="en-US"/>
        </w:rPr>
        <w:t>como</w:t>
      </w:r>
      <w:r>
        <w:rPr>
          <w:sz w:val="24"/>
        </w:rPr>
        <w:t xml:space="preserve"> </w:t>
      </w:r>
      <w:r>
        <w:rPr>
          <w:i/>
          <w:iCs/>
          <w:sz w:val="24"/>
          <w:lang w:val="en-US"/>
        </w:rPr>
        <w:t>los</w:t>
      </w:r>
      <w:r>
        <w:rPr>
          <w:i/>
          <w:iCs/>
          <w:sz w:val="24"/>
        </w:rPr>
        <w:t xml:space="preserve"> </w:t>
      </w:r>
      <w:r>
        <w:rPr>
          <w:i/>
          <w:iCs/>
          <w:sz w:val="24"/>
          <w:lang w:val="en-US"/>
        </w:rPr>
        <w:t>de</w:t>
      </w:r>
      <w:r>
        <w:rPr>
          <w:sz w:val="24"/>
        </w:rPr>
        <w:t xml:space="preserve">                     Эти священники не такие, как</w:t>
      </w:r>
    </w:p>
    <w:p>
      <w:pPr>
        <w:pStyle w:val="Normal1"/>
        <w:spacing w:lineRule="auto" w:line="240"/>
        <w:ind w:firstLine="709" w:end="0"/>
        <w:rPr/>
      </w:pPr>
      <w:r>
        <w:rPr>
          <w:sz w:val="24"/>
          <w:lang w:val="en-US"/>
        </w:rPr>
        <w:t>aqu</w:t>
      </w:r>
      <w:r>
        <w:rPr>
          <w:sz w:val="24"/>
        </w:rPr>
        <w:t>í. (</w:t>
      </w:r>
      <w:r>
        <w:rPr>
          <w:i/>
          <w:iCs/>
          <w:sz w:val="24"/>
          <w:lang w:val="en-US"/>
        </w:rPr>
        <w:t>P</w:t>
      </w:r>
      <w:r>
        <w:rPr>
          <w:i/>
          <w:iCs/>
        </w:rPr>
        <w:t>Í</w:t>
      </w:r>
      <w:r>
        <w:rPr>
          <w:i/>
          <w:iCs/>
          <w:lang w:val="en-US"/>
        </w:rPr>
        <w:t>O</w:t>
      </w:r>
      <w:r>
        <w:rPr>
          <w:sz w:val="24"/>
        </w:rPr>
        <w:t xml:space="preserve"> </w:t>
      </w:r>
      <w:r>
        <w:rPr>
          <w:sz w:val="24"/>
          <w:lang w:val="en-US"/>
        </w:rPr>
        <w:t>B</w:t>
      </w:r>
      <w:r>
        <w:rPr>
          <w:lang w:val="en-US"/>
        </w:rPr>
        <w:t>AROJA</w:t>
      </w:r>
      <w:r>
        <w:rPr>
          <w:sz w:val="24"/>
        </w:rPr>
        <w:t xml:space="preserve">)                                            здесь. </w:t>
      </w:r>
    </w:p>
    <w:p>
      <w:pPr>
        <w:pStyle w:val="Normal1"/>
        <w:spacing w:lineRule="auto" w:line="240"/>
        <w:ind w:firstLine="284" w:end="0"/>
        <w:rPr/>
      </w:pPr>
      <w:r>
        <w:rPr>
          <w:sz w:val="24"/>
          <w:lang w:val="en-US"/>
        </w:rPr>
        <w:t xml:space="preserve">Este señor es el del canario. </w:t>
      </w:r>
      <w:r>
        <w:rPr>
          <w:sz w:val="24"/>
        </w:rPr>
        <w:t>(</w:t>
      </w:r>
      <w:r>
        <w:rPr>
          <w:sz w:val="24"/>
          <w:lang w:val="en-US"/>
        </w:rPr>
        <w:t>M</w:t>
      </w:r>
      <w:r>
        <w:rPr>
          <w:sz w:val="24"/>
        </w:rPr>
        <w:t xml:space="preserve">. </w:t>
      </w:r>
      <w:r>
        <w:rPr>
          <w:lang w:val="en-US"/>
        </w:rPr>
        <w:t>DE</w:t>
      </w:r>
      <w:r>
        <w:rPr>
          <w:sz w:val="24"/>
        </w:rPr>
        <w:t xml:space="preserve">              Это тот самый господин с канарейкой. </w:t>
      </w:r>
    </w:p>
    <w:p>
      <w:pPr>
        <w:pStyle w:val="Normal1"/>
        <w:spacing w:lineRule="auto" w:line="240"/>
        <w:ind w:firstLine="709" w:end="0"/>
        <w:rPr/>
      </w:pPr>
      <w:r>
        <w:rPr>
          <w:sz w:val="24"/>
          <w:lang w:val="en-US"/>
        </w:rPr>
        <w:t>U</w:t>
      </w:r>
      <w:r>
        <w:rPr>
          <w:lang w:val="en-US"/>
        </w:rPr>
        <w:t>NAMUNO</w:t>
      </w:r>
      <w:r>
        <w:rPr>
          <w:sz w:val="24"/>
          <w:lang w:val="en-US"/>
        </w:rPr>
        <w:t xml:space="preserve">)  </w:t>
      </w:r>
    </w:p>
    <w:p>
      <w:pPr>
        <w:pStyle w:val="Normal1"/>
        <w:spacing w:lineRule="auto" w:line="240"/>
        <w:ind w:firstLine="284" w:end="0"/>
        <w:rPr>
          <w:sz w:val="24"/>
          <w:lang w:val="en-US"/>
        </w:rPr>
      </w:pPr>
      <w:r>
        <w:rPr>
          <w:sz w:val="24"/>
          <w:lang w:val="en-US"/>
        </w:rPr>
        <w:t xml:space="preserve">Los teatros de América, desde </w:t>
      </w:r>
      <w:r>
        <w:rPr>
          <w:i/>
          <w:iCs/>
          <w:sz w:val="24"/>
          <w:lang w:val="en-US"/>
        </w:rPr>
        <w:t>el</w:t>
      </w:r>
      <w:r>
        <w:rPr>
          <w:sz w:val="24"/>
          <w:lang w:val="en-US"/>
        </w:rPr>
        <w:t xml:space="preserve">                  </w:t>
      </w:r>
      <w:r>
        <w:rPr>
          <w:sz w:val="24"/>
        </w:rPr>
        <w:t>Театры</w:t>
      </w:r>
      <w:r>
        <w:rPr>
          <w:sz w:val="24"/>
          <w:lang w:val="en-US"/>
        </w:rPr>
        <w:t xml:space="preserve"> </w:t>
      </w:r>
      <w:r>
        <w:rPr>
          <w:sz w:val="24"/>
        </w:rPr>
        <w:t>Америки</w:t>
      </w:r>
      <w:r>
        <w:rPr>
          <w:sz w:val="24"/>
          <w:lang w:val="en-US"/>
        </w:rPr>
        <w:t xml:space="preserve">, </w:t>
      </w:r>
      <w:r>
        <w:rPr>
          <w:sz w:val="24"/>
        </w:rPr>
        <w:t>начиная</w:t>
      </w:r>
      <w:r>
        <w:rPr>
          <w:sz w:val="24"/>
          <w:lang w:val="en-US"/>
        </w:rPr>
        <w:t xml:space="preserve"> </w:t>
      </w:r>
      <w:r>
        <w:rPr>
          <w:sz w:val="24"/>
        </w:rPr>
        <w:t>с</w:t>
      </w:r>
    </w:p>
    <w:p>
      <w:pPr>
        <w:pStyle w:val="Normal1"/>
        <w:spacing w:lineRule="auto" w:line="240"/>
        <w:ind w:firstLine="709" w:end="0"/>
        <w:rPr>
          <w:sz w:val="24"/>
          <w:lang w:val="en-US"/>
        </w:rPr>
      </w:pPr>
      <w:r>
        <w:rPr>
          <w:i/>
          <w:iCs/>
          <w:sz w:val="24"/>
          <w:lang w:val="en-US"/>
        </w:rPr>
        <w:t>de</w:t>
      </w:r>
      <w:r>
        <w:rPr>
          <w:sz w:val="24"/>
          <w:lang w:val="en-US"/>
        </w:rPr>
        <w:t xml:space="preserve"> Nueva York </w:t>
      </w:r>
      <w:r>
        <w:rPr>
          <w:i/>
          <w:iCs/>
          <w:sz w:val="24"/>
          <w:lang w:val="en-US"/>
        </w:rPr>
        <w:t>al de</w:t>
      </w:r>
      <w:r>
        <w:rPr>
          <w:sz w:val="24"/>
          <w:lang w:val="en-US"/>
        </w:rPr>
        <w:t xml:space="preserve"> Rio de                          </w:t>
      </w:r>
      <w:r>
        <w:rPr>
          <w:sz w:val="24"/>
        </w:rPr>
        <w:t>Нью</w:t>
      </w:r>
      <w:r>
        <w:rPr>
          <w:sz w:val="24"/>
          <w:lang w:val="en-US"/>
        </w:rPr>
        <w:t>-</w:t>
      </w:r>
      <w:r>
        <w:rPr>
          <w:sz w:val="24"/>
        </w:rPr>
        <w:t>йоркского</w:t>
      </w:r>
      <w:r>
        <w:rPr>
          <w:sz w:val="24"/>
          <w:lang w:val="en-US"/>
        </w:rPr>
        <w:t xml:space="preserve"> </w:t>
      </w:r>
      <w:r>
        <w:rPr>
          <w:sz w:val="24"/>
        </w:rPr>
        <w:t>и</w:t>
      </w:r>
      <w:r>
        <w:rPr>
          <w:sz w:val="24"/>
          <w:lang w:val="en-US"/>
        </w:rPr>
        <w:t xml:space="preserve"> </w:t>
      </w:r>
      <w:r>
        <w:rPr>
          <w:sz w:val="24"/>
        </w:rPr>
        <w:t>кончая</w:t>
      </w:r>
      <w:r>
        <w:rPr>
          <w:sz w:val="24"/>
          <w:lang w:val="en-US"/>
        </w:rPr>
        <w:t xml:space="preserve"> </w:t>
      </w:r>
      <w:r>
        <w:rPr>
          <w:sz w:val="24"/>
        </w:rPr>
        <w:t>театром</w:t>
      </w:r>
    </w:p>
    <w:p>
      <w:pPr>
        <w:pStyle w:val="Normal1"/>
        <w:spacing w:lineRule="auto" w:line="240"/>
        <w:ind w:firstLine="709" w:end="0"/>
        <w:rPr/>
      </w:pPr>
      <w:r>
        <w:rPr>
          <w:sz w:val="24"/>
          <w:lang w:val="en-US"/>
        </w:rPr>
        <w:t>Janeiro... (B</w:t>
      </w:r>
      <w:r>
        <w:rPr>
          <w:lang w:val="en-US"/>
        </w:rPr>
        <w:t>LASCO</w:t>
      </w:r>
      <w:r>
        <w:rPr>
          <w:sz w:val="24"/>
          <w:lang w:val="en-US"/>
        </w:rPr>
        <w:t xml:space="preserve"> I</w:t>
      </w:r>
      <w:r>
        <w:rPr>
          <w:lang w:val="en-US"/>
        </w:rPr>
        <w:t>BÁÑEZ</w:t>
      </w:r>
      <w:r>
        <w:rPr>
          <w:sz w:val="24"/>
          <w:lang w:val="en-US"/>
        </w:rPr>
        <w:t xml:space="preserve">)                               </w:t>
      </w:r>
      <w:r>
        <w:rPr>
          <w:sz w:val="24"/>
        </w:rPr>
        <w:t>Рио</w:t>
      </w:r>
      <w:r>
        <w:rPr>
          <w:sz w:val="24"/>
          <w:lang w:val="en-US"/>
        </w:rPr>
        <w:t>-</w:t>
      </w:r>
      <w:r>
        <w:rPr>
          <w:sz w:val="24"/>
        </w:rPr>
        <w:t>де</w:t>
      </w:r>
      <w:r>
        <w:rPr>
          <w:sz w:val="24"/>
          <w:lang w:val="en-US"/>
        </w:rPr>
        <w:t>-</w:t>
      </w:r>
      <w:r>
        <w:rPr>
          <w:sz w:val="24"/>
        </w:rPr>
        <w:t>Жанейро</w:t>
      </w:r>
      <w:r>
        <w:rPr>
          <w:sz w:val="24"/>
          <w:lang w:val="en-US"/>
        </w:rPr>
        <w:t xml:space="preserve">... </w:t>
      </w:r>
    </w:p>
    <w:p>
      <w:pPr>
        <w:pStyle w:val="Normal1"/>
        <w:spacing w:lineRule="auto" w:line="240"/>
        <w:ind w:firstLine="284" w:end="0"/>
        <w:rPr/>
      </w:pPr>
      <w:r>
        <w:rPr>
          <w:sz w:val="24"/>
          <w:lang w:val="en-US"/>
        </w:rPr>
        <w:t xml:space="preserve">No tengamos </w:t>
      </w:r>
      <w:r>
        <w:rPr>
          <w:i/>
          <w:iCs/>
          <w:sz w:val="24"/>
          <w:lang w:val="en-US"/>
        </w:rPr>
        <w:t>lo del</w:t>
      </w:r>
      <w:r>
        <w:rPr>
          <w:sz w:val="24"/>
          <w:lang w:val="en-US"/>
        </w:rPr>
        <w:t xml:space="preserve"> mes pasado.                   </w:t>
      </w:r>
      <w:r>
        <w:rPr>
          <w:sz w:val="24"/>
        </w:rPr>
        <w:t>Пусть не будет у нас того, что</w:t>
      </w:r>
    </w:p>
    <w:p>
      <w:pPr>
        <w:pStyle w:val="Normal1"/>
        <w:spacing w:lineRule="auto" w:line="240"/>
        <w:ind w:firstLine="709" w:end="0"/>
        <w:rPr/>
      </w:pPr>
      <w:r>
        <w:rPr>
          <w:sz w:val="24"/>
        </w:rPr>
        <w:t>(</w:t>
      </w:r>
      <w:r>
        <w:rPr>
          <w:sz w:val="24"/>
          <w:lang w:val="en-US"/>
        </w:rPr>
        <w:t>J</w:t>
      </w:r>
      <w:r>
        <w:rPr>
          <w:sz w:val="24"/>
        </w:rPr>
        <w:t xml:space="preserve">. </w:t>
      </w:r>
      <w:r>
        <w:rPr>
          <w:sz w:val="24"/>
          <w:lang w:val="en-US"/>
        </w:rPr>
        <w:t>B</w:t>
      </w:r>
      <w:r>
        <w:rPr>
          <w:lang w:val="en-US"/>
        </w:rPr>
        <w:t>ENAVENTE</w:t>
      </w:r>
      <w:r>
        <w:rPr>
          <w:sz w:val="24"/>
        </w:rPr>
        <w:t>)                                                было в прошлый месяц.</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(См. также §5, пункт 3.)</w:t>
      </w:r>
    </w:p>
    <w:p>
      <w:pPr>
        <w:pStyle w:val="Normal1"/>
        <w:spacing w:lineRule="auto" w:line="240"/>
        <w:ind w:firstLine="284" w:end="0"/>
        <w:rPr>
          <w:sz w:val="24"/>
        </w:rPr>
      </w:pPr>
      <w:r>
        <w:rPr>
          <w:sz w:val="24"/>
        </w:rPr>
      </w:r>
    </w:p>
    <w:p>
      <w:pPr>
        <w:pStyle w:val="Heading3"/>
        <w:ind w:hanging="0" w:start="0"/>
        <w:rPr/>
      </w:pPr>
      <w:bookmarkStart w:id="47" w:name="__RefHeading___Toc1886037"/>
      <w:bookmarkEnd w:id="47"/>
      <w:r>
        <w:rPr/>
        <w:t>§ 36. Вопросительные местоимения</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Вопросительные местоимения бывают также двух типов: место</w:t>
        <w:softHyphen/>
        <w:t>имения-прилагательные и местоимения-существительные.</w:t>
      </w:r>
    </w:p>
    <w:p>
      <w:pPr>
        <w:pStyle w:val="Normal1"/>
        <w:spacing w:lineRule="auto" w:line="240"/>
        <w:ind w:firstLine="284" w:end="0"/>
        <w:rPr>
          <w:sz w:val="24"/>
        </w:rPr>
      </w:pPr>
      <w:r>
        <w:rPr>
          <w:sz w:val="24"/>
        </w:rPr>
        <w:t>Все вопросительные местоимения пишутся со знаком ударения.</w:t>
      </w:r>
    </w:p>
    <w:p>
      <w:pPr>
        <w:pStyle w:val="Normal1"/>
        <w:spacing w:lineRule="auto" w:line="240"/>
        <w:ind w:firstLine="284" w:end="0"/>
        <w:rPr>
          <w:sz w:val="24"/>
        </w:rPr>
      </w:pPr>
      <w:r>
        <w:rPr>
          <w:sz w:val="24"/>
        </w:rPr>
      </w:r>
    </w:p>
    <w:p>
      <w:pPr>
        <w:pStyle w:val="Normal1"/>
        <w:spacing w:lineRule="auto" w:line="240"/>
        <w:ind w:firstLine="284" w:end="0"/>
        <w:jc w:val="center"/>
        <w:rPr>
          <w:b/>
          <w:sz w:val="24"/>
        </w:rPr>
      </w:pPr>
      <w:r>
        <w:rPr>
          <w:b/>
          <w:sz w:val="24"/>
        </w:rPr>
        <w:t>I. Вопросительные местоимения-прилагательные</w:t>
      </w:r>
    </w:p>
    <w:p>
      <w:pPr>
        <w:pStyle w:val="Normal1"/>
        <w:spacing w:lineRule="auto" w:line="240"/>
        <w:ind w:firstLine="284" w:end="0"/>
        <w:rPr>
          <w:sz w:val="24"/>
        </w:rPr>
      </w:pPr>
      <w:r>
        <w:rPr>
          <w:sz w:val="24"/>
        </w:rPr>
        <w:t xml:space="preserve"> </w:t>
      </w:r>
      <w:r>
        <w:rPr>
          <w:sz w:val="24"/>
        </w:rPr>
        <w:t>Эти местоимения всегда ставятся перед существительным (артикль опускается). К вопросительным местоимениям-прилагательным относятся:</w:t>
      </w:r>
    </w:p>
    <w:p>
      <w:pPr>
        <w:pStyle w:val="FR5"/>
        <w:ind w:firstLine="284" w:end="0"/>
        <w:jc w:val="both"/>
        <w:rPr>
          <w:rFonts w:ascii="Times New Roman" w:hAnsi="Times New Roman" w:cs="Times New Roman"/>
          <w:sz w:val="24"/>
        </w:rPr>
      </w:pPr>
      <w:r>
        <w:rPr>
          <w:rFonts w:cs="Times New Roman" w:ascii="Times New Roman" w:hAnsi="Times New Roman"/>
          <w:sz w:val="24"/>
        </w:rPr>
      </w:r>
    </w:p>
    <w:p>
      <w:pPr>
        <w:pStyle w:val="Normal1"/>
        <w:numPr>
          <w:ilvl w:val="0"/>
          <w:numId w:val="2"/>
        </w:numPr>
        <w:spacing w:lineRule="auto" w:line="240"/>
        <w:rPr>
          <w:sz w:val="24"/>
        </w:rPr>
      </w:pPr>
      <w:r>
        <w:rPr>
          <w:sz w:val="24"/>
          <w:lang w:val="en-US"/>
        </w:rPr>
        <w:t>Qu</w:t>
      </w:r>
      <w:r>
        <w:rPr>
          <w:sz w:val="24"/>
        </w:rPr>
        <w:t xml:space="preserve">é? — </w:t>
      </w:r>
      <w:r>
        <w:rPr>
          <w:i/>
          <w:iCs/>
          <w:sz w:val="24"/>
        </w:rPr>
        <w:t>какой (-ая, -ие)?</w:t>
      </w:r>
      <w:r>
        <w:rPr>
          <w:sz w:val="24"/>
        </w:rPr>
        <w:t xml:space="preserve"> </w:t>
      </w:r>
    </w:p>
    <w:p>
      <w:pPr>
        <w:pStyle w:val="Normal1"/>
        <w:spacing w:lineRule="auto" w:line="240"/>
        <w:rPr>
          <w:sz w:val="24"/>
        </w:rPr>
      </w:pPr>
      <w:r>
        <w:rPr>
          <w:sz w:val="24"/>
        </w:rPr>
      </w:r>
    </w:p>
    <w:p>
      <w:pPr>
        <w:pStyle w:val="Normal1"/>
        <w:spacing w:lineRule="auto" w:line="240"/>
        <w:rPr/>
      </w:pPr>
      <w:r>
        <w:rPr>
          <w:sz w:val="24"/>
        </w:rPr>
        <w:t xml:space="preserve"> </w:t>
      </w:r>
      <w:r>
        <w:rPr>
          <w:sz w:val="24"/>
        </w:rPr>
        <w:t xml:space="preserve">Местоимение </w:t>
      </w:r>
      <w:r>
        <w:rPr>
          <w:b/>
          <w:sz w:val="24"/>
        </w:rPr>
        <w:t>qué</w:t>
      </w:r>
      <w:r>
        <w:rPr>
          <w:sz w:val="24"/>
        </w:rPr>
        <w:t xml:space="preserve"> не изменяется по родам и числам:</w:t>
      </w:r>
    </w:p>
    <w:p>
      <w:pPr>
        <w:pStyle w:val="Normal1"/>
        <w:spacing w:lineRule="auto" w:line="240"/>
        <w:ind w:firstLine="284" w:end="0"/>
        <w:rPr/>
      </w:pPr>
      <w:r>
        <w:rPr>
          <w:sz w:val="24"/>
        </w:rPr>
        <w:t xml:space="preserve"> </w:t>
      </w:r>
      <w:r>
        <w:rPr>
          <w:i/>
          <w:iCs/>
          <w:sz w:val="24"/>
          <w:lang w:val="en-US"/>
        </w:rPr>
        <w:t>Qué</w:t>
      </w:r>
      <w:r>
        <w:rPr>
          <w:sz w:val="24"/>
          <w:lang w:val="en-US"/>
        </w:rPr>
        <w:t xml:space="preserve"> trabajo es?                                 </w:t>
      </w:r>
      <w:r>
        <w:rPr>
          <w:sz w:val="24"/>
        </w:rPr>
        <w:t>Какая это работа?</w:t>
      </w:r>
    </w:p>
    <w:p>
      <w:pPr>
        <w:pStyle w:val="Normal1"/>
        <w:spacing w:lineRule="auto" w:line="240"/>
        <w:ind w:firstLine="284" w:end="0"/>
        <w:rPr/>
      </w:pPr>
      <w:r>
        <w:rPr>
          <w:sz w:val="24"/>
          <w:lang w:val="en-US"/>
        </w:rPr>
        <w:t>¿D</w:t>
      </w:r>
      <w:r>
        <w:rPr>
          <w:sz w:val="24"/>
        </w:rPr>
        <w:t>е</w:t>
      </w:r>
      <w:r>
        <w:rPr>
          <w:sz w:val="24"/>
          <w:lang w:val="en-US"/>
        </w:rPr>
        <w:t xml:space="preserve"> </w:t>
      </w:r>
      <w:r>
        <w:rPr>
          <w:i/>
          <w:iCs/>
          <w:sz w:val="24"/>
          <w:lang w:val="en-US"/>
        </w:rPr>
        <w:t>qué</w:t>
      </w:r>
      <w:r>
        <w:rPr>
          <w:sz w:val="24"/>
          <w:lang w:val="en-US"/>
        </w:rPr>
        <w:t xml:space="preserve"> ciudad es usted?                   </w:t>
      </w:r>
      <w:r>
        <w:rPr>
          <w:sz w:val="24"/>
        </w:rPr>
        <w:t>Из какого вы города?</w:t>
      </w:r>
    </w:p>
    <w:p>
      <w:pPr>
        <w:pStyle w:val="Normal1"/>
        <w:spacing w:lineRule="auto" w:line="240"/>
        <w:ind w:firstLine="284" w:end="0"/>
        <w:rPr/>
      </w:pPr>
      <w:r>
        <w:rPr>
          <w:sz w:val="24"/>
        </w:rPr>
        <w:t xml:space="preserve"> </w:t>
      </w:r>
      <w:r>
        <w:rPr>
          <w:sz w:val="24"/>
          <w:lang w:val="en-US"/>
        </w:rPr>
        <w:t xml:space="preserve">¿En </w:t>
      </w:r>
      <w:r>
        <w:rPr>
          <w:i/>
          <w:iCs/>
          <w:sz w:val="24"/>
          <w:lang w:val="en-US"/>
        </w:rPr>
        <w:t>qué</w:t>
      </w:r>
      <w:r>
        <w:rPr>
          <w:sz w:val="24"/>
          <w:lang w:val="en-US"/>
        </w:rPr>
        <w:t xml:space="preserve"> sección trabaja este tipo?    </w:t>
      </w:r>
      <w:r>
        <w:rPr>
          <w:sz w:val="24"/>
        </w:rPr>
        <w:t>В каком отделе работает этот тип?</w:t>
      </w:r>
    </w:p>
    <w:p>
      <w:pPr>
        <w:pStyle w:val="Normal1"/>
        <w:spacing w:lineRule="auto" w:line="240"/>
        <w:ind w:firstLine="709" w:end="0"/>
        <w:rPr/>
      </w:pPr>
      <w:r>
        <w:rPr>
          <w:sz w:val="24"/>
        </w:rPr>
        <w:t>(</w:t>
      </w:r>
      <w:r>
        <w:rPr>
          <w:sz w:val="24"/>
          <w:lang w:val="en-US"/>
        </w:rPr>
        <w:t>M</w:t>
      </w:r>
      <w:r>
        <w:rPr>
          <w:sz w:val="24"/>
        </w:rPr>
        <w:t>.</w:t>
      </w:r>
      <w:r>
        <w:rPr>
          <w:sz w:val="24"/>
          <w:lang w:val="en-US"/>
        </w:rPr>
        <w:t>A</w:t>
      </w:r>
      <w:r>
        <w:rPr>
          <w:lang w:val="en-US"/>
        </w:rPr>
        <w:t>ZUELA</w:t>
      </w:r>
      <w:r>
        <w:rPr>
          <w:sz w:val="24"/>
        </w:rPr>
        <w:t xml:space="preserve">)                   </w:t>
      </w:r>
    </w:p>
    <w:p>
      <w:pPr>
        <w:pStyle w:val="Normal1"/>
        <w:spacing w:lineRule="auto" w:line="240"/>
        <w:ind w:firstLine="284" w:end="0"/>
        <w:rPr>
          <w:i/>
          <w:i/>
          <w:sz w:val="24"/>
        </w:rPr>
      </w:pPr>
      <w:r>
        <w:rPr>
          <w:i/>
          <w:sz w:val="24"/>
        </w:rPr>
      </w:r>
    </w:p>
    <w:p>
      <w:pPr>
        <w:pStyle w:val="Normal1"/>
        <w:spacing w:lineRule="auto" w:line="240"/>
        <w:ind w:firstLine="284" w:end="0"/>
        <w:rPr>
          <w:i/>
          <w:i/>
          <w:sz w:val="24"/>
        </w:rPr>
      </w:pPr>
      <w:r>
        <w:rPr>
          <w:i/>
          <w:sz w:val="24"/>
        </w:rPr>
      </w:r>
    </w:p>
    <w:p>
      <w:pPr>
        <w:pStyle w:val="Normal1"/>
        <w:spacing w:lineRule="auto" w:line="240"/>
        <w:ind w:firstLine="284" w:end="0"/>
        <w:rPr/>
      </w:pPr>
      <w:r>
        <w:rPr>
          <w:i/>
        </w:rPr>
        <w:t>Примечание.</w:t>
      </w:r>
      <w:r>
        <w:rPr/>
        <w:t xml:space="preserve"> Все вопросительные местоимения-прилагательные употребляются в косвенной речи. В этом случае перед ними не ставится знак вопроса, но </w:t>
      </w:r>
      <w:r>
        <w:rPr>
          <w:b/>
          <w:bCs/>
        </w:rPr>
        <w:t>знак ударения сохраняется:</w:t>
      </w:r>
    </w:p>
    <w:p>
      <w:pPr>
        <w:pStyle w:val="Normal1"/>
        <w:spacing w:lineRule="auto" w:line="240"/>
        <w:ind w:firstLine="284" w:end="0"/>
        <w:rPr>
          <w:lang w:val="en-US"/>
        </w:rPr>
      </w:pPr>
      <w:r>
        <w:rPr>
          <w:lang w:val="en-US"/>
        </w:rPr>
        <w:t xml:space="preserve">                 </w:t>
      </w:r>
      <w:r>
        <w:rPr>
          <w:lang w:val="en-US"/>
        </w:rPr>
        <w:t>El joven me preguirtó qué decía el viejo.</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 xml:space="preserve">2. </w:t>
      </w:r>
      <w:r>
        <w:rPr>
          <w:b/>
          <w:sz w:val="24"/>
        </w:rPr>
        <w:t>¿</w:t>
      </w:r>
      <w:r>
        <w:rPr>
          <w:b/>
          <w:sz w:val="24"/>
          <w:lang w:val="en-US"/>
        </w:rPr>
        <w:t>Cu</w:t>
      </w:r>
      <w:r>
        <w:rPr>
          <w:b/>
          <w:sz w:val="24"/>
        </w:rPr>
        <w:t>á</w:t>
      </w:r>
      <w:r>
        <w:rPr>
          <w:b/>
          <w:sz w:val="24"/>
          <w:lang w:val="en-US"/>
        </w:rPr>
        <w:t>l</w:t>
      </w:r>
      <w:r>
        <w:rPr>
          <w:b/>
          <w:sz w:val="24"/>
        </w:rPr>
        <w:t>? — ¿</w:t>
      </w:r>
      <w:r>
        <w:rPr>
          <w:b/>
          <w:sz w:val="24"/>
          <w:lang w:val="en-US"/>
        </w:rPr>
        <w:t>cu</w:t>
      </w:r>
      <w:r>
        <w:rPr>
          <w:b/>
          <w:sz w:val="24"/>
        </w:rPr>
        <w:t>á</w:t>
      </w:r>
      <w:r>
        <w:rPr>
          <w:b/>
          <w:sz w:val="24"/>
          <w:lang w:val="en-US"/>
        </w:rPr>
        <w:t>les</w:t>
      </w:r>
      <w:r>
        <w:rPr>
          <w:b/>
          <w:sz w:val="24"/>
        </w:rPr>
        <w:t xml:space="preserve">? </w:t>
      </w:r>
      <w:r>
        <w:rPr>
          <w:sz w:val="24"/>
        </w:rPr>
        <w:t xml:space="preserve">— </w:t>
      </w:r>
      <w:r>
        <w:rPr>
          <w:i/>
          <w:iCs/>
          <w:sz w:val="24"/>
        </w:rPr>
        <w:t>который (-ая, -ые), какой (-ая, -ие)?</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Местоимение </w:t>
      </w:r>
      <w:r>
        <w:rPr>
          <w:b/>
          <w:sz w:val="24"/>
        </w:rPr>
        <w:t>cuál</w:t>
      </w:r>
      <w:r>
        <w:rPr>
          <w:sz w:val="24"/>
        </w:rPr>
        <w:t xml:space="preserve"> изменяется только по числам. В функции при</w:t>
        <w:softHyphen/>
        <w:t>цельного употребляется сравнительно редко:</w:t>
      </w:r>
    </w:p>
    <w:p>
      <w:pPr>
        <w:pStyle w:val="Normal1"/>
        <w:spacing w:lineRule="auto" w:line="240"/>
        <w:ind w:firstLine="284" w:end="0"/>
        <w:rPr/>
      </w:pPr>
      <w:r>
        <w:rPr>
          <w:sz w:val="24"/>
        </w:rPr>
        <w:t xml:space="preserve">¿ </w:t>
      </w:r>
      <w:r>
        <w:rPr>
          <w:i/>
          <w:iCs/>
          <w:sz w:val="24"/>
          <w:lang w:val="en-US"/>
        </w:rPr>
        <w:t>Cu</w:t>
      </w:r>
      <w:r>
        <w:rPr>
          <w:i/>
          <w:iCs/>
          <w:sz w:val="24"/>
        </w:rPr>
        <w:t>á</w:t>
      </w:r>
      <w:r>
        <w:rPr>
          <w:i/>
          <w:iCs/>
          <w:sz w:val="24"/>
          <w:lang w:val="en-US"/>
        </w:rPr>
        <w:t>l</w:t>
      </w:r>
      <w:r>
        <w:rPr>
          <w:sz w:val="24"/>
        </w:rPr>
        <w:t xml:space="preserve"> </w:t>
      </w:r>
      <w:r>
        <w:rPr>
          <w:sz w:val="24"/>
          <w:lang w:val="en-US"/>
        </w:rPr>
        <w:t>estrella</w:t>
      </w:r>
      <w:r>
        <w:rPr>
          <w:sz w:val="24"/>
        </w:rPr>
        <w:t xml:space="preserve"> </w:t>
      </w:r>
      <w:r>
        <w:rPr>
          <w:sz w:val="24"/>
          <w:lang w:val="en-US"/>
        </w:rPr>
        <w:t>infeliz</w:t>
      </w:r>
      <w:r>
        <w:rPr>
          <w:sz w:val="24"/>
        </w:rPr>
        <w:t xml:space="preserve"> </w:t>
      </w:r>
      <w:r>
        <w:rPr>
          <w:sz w:val="24"/>
          <w:lang w:val="en-US"/>
        </w:rPr>
        <w:t>me</w:t>
      </w:r>
      <w:r>
        <w:rPr>
          <w:sz w:val="24"/>
        </w:rPr>
        <w:t xml:space="preserve"> </w:t>
      </w:r>
      <w:r>
        <w:rPr>
          <w:sz w:val="24"/>
          <w:lang w:val="en-US"/>
        </w:rPr>
        <w:t>sac</w:t>
      </w:r>
      <w:r>
        <w:rPr>
          <w:sz w:val="24"/>
        </w:rPr>
        <w:t xml:space="preserve">ó </w:t>
      </w:r>
      <w:r>
        <w:rPr>
          <w:sz w:val="24"/>
          <w:lang w:val="en-US"/>
        </w:rPr>
        <w:t>de</w:t>
      </w:r>
      <w:r>
        <w:rPr>
          <w:sz w:val="24"/>
        </w:rPr>
        <w:t xml:space="preserve"> </w:t>
      </w:r>
      <w:r>
        <w:rPr>
          <w:sz w:val="24"/>
          <w:lang w:val="en-US"/>
        </w:rPr>
        <w:t>mi</w:t>
      </w:r>
      <w:r>
        <w:rPr>
          <w:sz w:val="24"/>
        </w:rPr>
        <w:t xml:space="preserve">                   Что за несчастливая звезда вывела</w:t>
      </w:r>
    </w:p>
    <w:p>
      <w:pPr>
        <w:pStyle w:val="Normal1"/>
        <w:spacing w:lineRule="auto" w:line="240"/>
        <w:ind w:firstLine="709" w:end="0"/>
        <w:rPr/>
      </w:pPr>
      <w:r>
        <w:rPr>
          <w:sz w:val="24"/>
          <w:lang w:val="en-US"/>
        </w:rPr>
        <w:t>casa</w:t>
      </w:r>
      <w:r>
        <w:rPr>
          <w:sz w:val="24"/>
        </w:rPr>
        <w:t>? (</w:t>
      </w:r>
      <w:r>
        <w:rPr>
          <w:sz w:val="24"/>
          <w:lang w:val="en-US"/>
        </w:rPr>
        <w:t>M</w:t>
      </w:r>
      <w:r>
        <w:rPr>
          <w:sz w:val="24"/>
        </w:rPr>
        <w:t xml:space="preserve">. </w:t>
      </w:r>
      <w:r>
        <w:rPr>
          <w:sz w:val="24"/>
          <w:lang w:val="en-US"/>
        </w:rPr>
        <w:t>S</w:t>
      </w:r>
      <w:r>
        <w:rPr>
          <w:lang w:val="en-US"/>
        </w:rPr>
        <w:t>ECO</w:t>
      </w:r>
      <w:r>
        <w:rPr>
          <w:sz w:val="24"/>
        </w:rPr>
        <w:t xml:space="preserve">)                                                     меня из собственного дома? </w:t>
      </w:r>
    </w:p>
    <w:p>
      <w:pPr>
        <w:pStyle w:val="Normal1"/>
        <w:spacing w:lineRule="auto" w:line="240"/>
        <w:ind w:firstLine="284" w:end="0"/>
        <w:rPr/>
      </w:pPr>
      <w:r>
        <w:rPr>
          <w:sz w:val="24"/>
          <w:lang w:val="en-US"/>
        </w:rPr>
        <w:t>Se</w:t>
      </w:r>
      <w:r>
        <w:rPr>
          <w:sz w:val="24"/>
        </w:rPr>
        <w:t xml:space="preserve"> </w:t>
      </w:r>
      <w:r>
        <w:rPr>
          <w:sz w:val="24"/>
          <w:lang w:val="en-US"/>
        </w:rPr>
        <w:t>miy</w:t>
      </w:r>
      <w:r>
        <w:rPr>
          <w:sz w:val="24"/>
        </w:rPr>
        <w:t xml:space="preserve"> </w:t>
      </w:r>
      <w:r>
        <w:rPr>
          <w:sz w:val="24"/>
          <w:lang w:val="en-US"/>
        </w:rPr>
        <w:t>bien</w:t>
      </w:r>
      <w:r>
        <w:rPr>
          <w:sz w:val="24"/>
        </w:rPr>
        <w:t xml:space="preserve"> </w:t>
      </w:r>
      <w:r>
        <w:rPr>
          <w:i/>
          <w:iCs/>
          <w:sz w:val="24"/>
          <w:lang w:val="en-US"/>
        </w:rPr>
        <w:t>cu</w:t>
      </w:r>
      <w:r>
        <w:rPr>
          <w:i/>
          <w:iCs/>
          <w:sz w:val="24"/>
        </w:rPr>
        <w:t>á</w:t>
      </w:r>
      <w:r>
        <w:rPr>
          <w:i/>
          <w:iCs/>
          <w:sz w:val="24"/>
          <w:lang w:val="en-US"/>
        </w:rPr>
        <w:t>l</w:t>
      </w:r>
      <w:r>
        <w:rPr>
          <w:sz w:val="24"/>
        </w:rPr>
        <w:t xml:space="preserve"> </w:t>
      </w:r>
      <w:r>
        <w:rPr>
          <w:sz w:val="24"/>
          <w:lang w:val="en-US"/>
        </w:rPr>
        <w:t>camino</w:t>
      </w:r>
      <w:r>
        <w:rPr>
          <w:sz w:val="24"/>
        </w:rPr>
        <w:t xml:space="preserve"> </w:t>
      </w:r>
      <w:r>
        <w:rPr>
          <w:sz w:val="24"/>
          <w:lang w:val="en-US"/>
        </w:rPr>
        <w:t>debemos</w:t>
      </w:r>
      <w:r>
        <w:rPr>
          <w:sz w:val="24"/>
        </w:rPr>
        <w:t xml:space="preserve">                      Я знаю очень хорошо, какой</w:t>
      </w:r>
    </w:p>
    <w:p>
      <w:pPr>
        <w:pStyle w:val="Normal1"/>
        <w:spacing w:lineRule="auto" w:line="240"/>
        <w:ind w:firstLine="709" w:end="0"/>
        <w:rPr/>
      </w:pPr>
      <w:r>
        <w:rPr>
          <w:sz w:val="24"/>
        </w:rPr>
        <w:t xml:space="preserve"> </w:t>
      </w:r>
      <w:r>
        <w:rPr>
          <w:sz w:val="24"/>
        </w:rPr>
        <w:t xml:space="preserve">recorrer </w:t>
      </w:r>
      <w:r>
        <w:rPr>
          <w:sz w:val="24"/>
          <w:lang w:val="en-US"/>
        </w:rPr>
        <w:t>nosotros</w:t>
      </w:r>
      <w:r>
        <w:rPr>
          <w:sz w:val="24"/>
        </w:rPr>
        <w:t>. (</w:t>
      </w:r>
      <w:r>
        <w:rPr>
          <w:sz w:val="24"/>
          <w:lang w:val="en-US"/>
        </w:rPr>
        <w:t>J</w:t>
      </w:r>
      <w:r>
        <w:rPr>
          <w:sz w:val="24"/>
        </w:rPr>
        <w:t xml:space="preserve">. </w:t>
      </w:r>
      <w:r>
        <w:rPr>
          <w:sz w:val="24"/>
          <w:lang w:val="en-US"/>
        </w:rPr>
        <w:t>F</w:t>
      </w:r>
      <w:r>
        <w:rPr>
          <w:lang w:val="en-US"/>
        </w:rPr>
        <w:t>LORIANI</w:t>
      </w:r>
      <w:r>
        <w:rPr>
          <w:sz w:val="24"/>
        </w:rPr>
        <w:t>)                            путь нам предстоит пройти.</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3.</w:t>
      </w:r>
      <w:r>
        <w:rPr>
          <w:b/>
          <w:sz w:val="24"/>
        </w:rPr>
        <w:t xml:space="preserve"> ¿</w:t>
      </w:r>
      <w:r>
        <w:rPr>
          <w:b/>
          <w:sz w:val="24"/>
          <w:lang w:val="en-US"/>
        </w:rPr>
        <w:t>Cu</w:t>
      </w:r>
      <w:r>
        <w:rPr>
          <w:b/>
          <w:sz w:val="24"/>
        </w:rPr>
        <w:t>á</w:t>
      </w:r>
      <w:r>
        <w:rPr>
          <w:b/>
          <w:sz w:val="24"/>
          <w:lang w:val="en-US"/>
        </w:rPr>
        <w:t>nto</w:t>
      </w:r>
      <w:r>
        <w:rPr>
          <w:b/>
          <w:sz w:val="24"/>
        </w:rPr>
        <w:t>? —¿</w:t>
      </w:r>
      <w:r>
        <w:rPr>
          <w:b/>
          <w:sz w:val="24"/>
          <w:lang w:val="en-US"/>
        </w:rPr>
        <w:t>cu</w:t>
      </w:r>
      <w:r>
        <w:rPr>
          <w:b/>
          <w:sz w:val="24"/>
        </w:rPr>
        <w:t>á</w:t>
      </w:r>
      <w:r>
        <w:rPr>
          <w:b/>
          <w:sz w:val="24"/>
          <w:lang w:val="en-US"/>
        </w:rPr>
        <w:t>nta</w:t>
      </w:r>
      <w:r>
        <w:rPr>
          <w:b/>
          <w:sz w:val="24"/>
        </w:rPr>
        <w:t>? — ¿</w:t>
      </w:r>
      <w:r>
        <w:rPr>
          <w:b/>
          <w:sz w:val="24"/>
          <w:lang w:val="en-US"/>
        </w:rPr>
        <w:t>cu</w:t>
      </w:r>
      <w:r>
        <w:rPr>
          <w:b/>
          <w:sz w:val="24"/>
        </w:rPr>
        <w:t>á</w:t>
      </w:r>
      <w:r>
        <w:rPr>
          <w:b/>
          <w:sz w:val="24"/>
          <w:lang w:val="en-US"/>
        </w:rPr>
        <w:t>ntos</w:t>
      </w:r>
      <w:r>
        <w:rPr>
          <w:b/>
          <w:sz w:val="24"/>
        </w:rPr>
        <w:t>? — ¿</w:t>
      </w:r>
      <w:r>
        <w:rPr>
          <w:b/>
          <w:sz w:val="24"/>
          <w:lang w:val="en-US"/>
        </w:rPr>
        <w:t>cu</w:t>
      </w:r>
      <w:r>
        <w:rPr>
          <w:b/>
          <w:sz w:val="24"/>
        </w:rPr>
        <w:t>á</w:t>
      </w:r>
      <w:r>
        <w:rPr>
          <w:b/>
          <w:sz w:val="24"/>
          <w:lang w:val="en-US"/>
        </w:rPr>
        <w:t>ntas</w:t>
      </w:r>
      <w:r>
        <w:rPr>
          <w:b/>
          <w:sz w:val="24"/>
        </w:rPr>
        <w:t>?</w:t>
      </w:r>
      <w:r>
        <w:rPr>
          <w:sz w:val="24"/>
        </w:rPr>
        <w:t xml:space="preserve"> — </w:t>
      </w:r>
      <w:r>
        <w:rPr>
          <w:i/>
          <w:iCs/>
          <w:sz w:val="24"/>
        </w:rPr>
        <w:t>сколько?</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Местоимение </w:t>
      </w:r>
      <w:r>
        <w:rPr>
          <w:b/>
          <w:sz w:val="24"/>
          <w:lang w:val="en-US"/>
        </w:rPr>
        <w:t>cu</w:t>
      </w:r>
      <w:r>
        <w:rPr>
          <w:b/>
          <w:sz w:val="24"/>
        </w:rPr>
        <w:t>á</w:t>
      </w:r>
      <w:r>
        <w:rPr>
          <w:b/>
          <w:sz w:val="24"/>
          <w:lang w:val="en-US"/>
        </w:rPr>
        <w:t>nto</w:t>
      </w:r>
      <w:r>
        <w:rPr>
          <w:sz w:val="24"/>
        </w:rPr>
        <w:t xml:space="preserve"> изменяется по, родам и числам. Все формы переводятся на русский язык наречием или вопросительным местоимением 'сколько?':</w:t>
      </w:r>
    </w:p>
    <w:p>
      <w:pPr>
        <w:pStyle w:val="Normal1"/>
        <w:spacing w:lineRule="auto" w:line="240"/>
        <w:ind w:firstLine="284" w:end="0"/>
        <w:rPr/>
      </w:pPr>
      <w:r>
        <w:rPr>
          <w:sz w:val="24"/>
          <w:lang w:val="en-US"/>
        </w:rPr>
        <w:t>¿</w:t>
      </w:r>
      <w:r>
        <w:rPr>
          <w:i/>
          <w:iCs/>
          <w:sz w:val="24"/>
          <w:lang w:val="en-US"/>
        </w:rPr>
        <w:t>Сuántos</w:t>
      </w:r>
      <w:r>
        <w:rPr>
          <w:sz w:val="24"/>
          <w:lang w:val="en-US"/>
        </w:rPr>
        <w:t xml:space="preserve">  hombres quedan?                        </w:t>
      </w:r>
      <w:r>
        <w:rPr>
          <w:sz w:val="24"/>
        </w:rPr>
        <w:t>Сколько людей остается?</w:t>
      </w:r>
    </w:p>
    <w:p>
      <w:pPr>
        <w:pStyle w:val="Normal1"/>
        <w:spacing w:lineRule="auto" w:line="240"/>
        <w:ind w:firstLine="709" w:end="0"/>
        <w:rPr/>
      </w:pPr>
      <w:r>
        <w:rPr>
          <w:sz w:val="24"/>
          <w:lang w:val="en-US"/>
        </w:rPr>
        <w:t>(С. С</w:t>
      </w:r>
      <w:r>
        <w:rPr>
          <w:lang w:val="en-US"/>
        </w:rPr>
        <w:t>ARNÉS</w:t>
      </w:r>
      <w:r>
        <w:rPr>
          <w:sz w:val="24"/>
          <w:lang w:val="en-US"/>
        </w:rPr>
        <w:t>)</w:t>
      </w:r>
    </w:p>
    <w:p>
      <w:pPr>
        <w:pStyle w:val="Normal1"/>
        <w:spacing w:lineRule="auto" w:line="240"/>
        <w:ind w:firstLine="284" w:end="0"/>
        <w:rPr/>
      </w:pPr>
      <w:r>
        <w:rPr>
          <w:sz w:val="24"/>
          <w:lang w:val="en-US"/>
        </w:rPr>
        <w:t>¿</w:t>
      </w:r>
      <w:r>
        <w:rPr>
          <w:i/>
          <w:iCs/>
          <w:sz w:val="24"/>
          <w:lang w:val="en-US"/>
        </w:rPr>
        <w:t>Сuántas</w:t>
      </w:r>
      <w:r>
        <w:rPr>
          <w:sz w:val="24"/>
          <w:lang w:val="en-US"/>
        </w:rPr>
        <w:t xml:space="preserve">  horas llevamos ya de camino?    </w:t>
      </w:r>
      <w:r>
        <w:rPr>
          <w:sz w:val="24"/>
        </w:rPr>
        <w:t>Сколько часов мы уже в пути?</w:t>
      </w:r>
    </w:p>
    <w:p>
      <w:pPr>
        <w:pStyle w:val="Normal1"/>
        <w:spacing w:lineRule="auto" w:line="240"/>
        <w:ind w:firstLine="709" w:end="0"/>
        <w:rPr/>
      </w:pPr>
      <w:r>
        <w:rPr>
          <w:sz w:val="24"/>
        </w:rPr>
        <w:t xml:space="preserve"> </w:t>
      </w:r>
      <w:r>
        <w:rPr>
          <w:sz w:val="24"/>
          <w:lang w:val="en-US"/>
        </w:rPr>
        <w:t>(D.O</w:t>
      </w:r>
      <w:r>
        <w:rPr>
          <w:lang w:val="en-US"/>
        </w:rPr>
        <w:t>LEMA</w:t>
      </w:r>
      <w:r>
        <w:rPr>
          <w:sz w:val="24"/>
          <w:lang w:val="en-US"/>
        </w:rPr>
        <w:t>)</w:t>
      </w:r>
    </w:p>
    <w:p>
      <w:pPr>
        <w:pStyle w:val="Normal1"/>
        <w:spacing w:lineRule="auto" w:line="240"/>
        <w:ind w:firstLine="284" w:end="0"/>
        <w:rPr/>
      </w:pPr>
      <w:r>
        <w:rPr>
          <w:sz w:val="24"/>
          <w:lang w:val="en-US"/>
        </w:rPr>
        <w:t>¿</w:t>
      </w:r>
      <w:r>
        <w:rPr>
          <w:i/>
          <w:iCs/>
          <w:sz w:val="24"/>
          <w:lang w:val="en-US"/>
        </w:rPr>
        <w:t>Cuánto</w:t>
      </w:r>
      <w:r>
        <w:rPr>
          <w:sz w:val="24"/>
          <w:lang w:val="en-US"/>
        </w:rPr>
        <w:t xml:space="preserve"> pan necesita usted?                       </w:t>
      </w:r>
      <w:r>
        <w:rPr>
          <w:sz w:val="24"/>
        </w:rPr>
        <w:t xml:space="preserve">Сколько хлеба вам надо? </w:t>
      </w:r>
    </w:p>
    <w:p>
      <w:pPr>
        <w:pStyle w:val="Normal1"/>
        <w:spacing w:lineRule="auto" w:line="240"/>
        <w:ind w:firstLine="709" w:end="0"/>
        <w:rPr/>
      </w:pPr>
      <w:r>
        <w:rPr>
          <w:sz w:val="24"/>
          <w:lang w:val="en-US"/>
        </w:rPr>
        <w:t>(A</w:t>
      </w:r>
      <w:r>
        <w:rPr>
          <w:lang w:val="en-US"/>
        </w:rPr>
        <w:t>ZORIN</w:t>
      </w:r>
      <w:r>
        <w:rPr>
          <w:sz w:val="24"/>
          <w:lang w:val="en-US"/>
        </w:rPr>
        <w:t xml:space="preserve">)  </w:t>
      </w:r>
    </w:p>
    <w:p>
      <w:pPr>
        <w:pStyle w:val="Normal1"/>
        <w:spacing w:lineRule="auto" w:line="240"/>
        <w:ind w:firstLine="284" w:end="0"/>
        <w:rPr/>
      </w:pPr>
      <w:r>
        <w:rPr>
          <w:sz w:val="24"/>
          <w:lang w:val="en-US"/>
        </w:rPr>
        <w:t xml:space="preserve">Pasó no sé </w:t>
      </w:r>
      <w:r>
        <w:rPr>
          <w:i/>
          <w:iCs/>
          <w:sz w:val="24"/>
          <w:lang w:val="en-US"/>
        </w:rPr>
        <w:t>cuánto</w:t>
      </w:r>
      <w:r>
        <w:rPr>
          <w:sz w:val="24"/>
          <w:lang w:val="en-US"/>
        </w:rPr>
        <w:t xml:space="preserve"> tiempo.                           </w:t>
      </w:r>
      <w:r>
        <w:rPr>
          <w:sz w:val="24"/>
        </w:rPr>
        <w:t>Прошло не знаю сколько времени.</w:t>
      </w:r>
    </w:p>
    <w:p>
      <w:pPr>
        <w:pStyle w:val="Normal1"/>
        <w:spacing w:lineRule="auto" w:line="240"/>
        <w:ind w:firstLine="709" w:end="0"/>
        <w:rPr/>
      </w:pPr>
      <w:r>
        <w:rPr>
          <w:sz w:val="24"/>
        </w:rPr>
        <w:t>(</w:t>
      </w:r>
      <w:r>
        <w:rPr>
          <w:sz w:val="24"/>
          <w:lang w:val="en-US"/>
        </w:rPr>
        <w:t>D</w:t>
      </w:r>
      <w:r>
        <w:rPr>
          <w:sz w:val="24"/>
        </w:rPr>
        <w:t xml:space="preserve">. </w:t>
      </w:r>
      <w:r>
        <w:rPr>
          <w:sz w:val="24"/>
          <w:lang w:val="en-US"/>
        </w:rPr>
        <w:t>O</w:t>
      </w:r>
      <w:r>
        <w:rPr>
          <w:lang w:val="en-US"/>
        </w:rPr>
        <w:t>LEMA</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jc w:val="center"/>
        <w:rPr>
          <w:b/>
          <w:sz w:val="24"/>
        </w:rPr>
      </w:pPr>
      <w:r>
        <w:rPr>
          <w:b/>
          <w:sz w:val="24"/>
        </w:rPr>
        <w:t>II. Вопросительные местоимения-существительные</w:t>
      </w:r>
    </w:p>
    <w:p>
      <w:pPr>
        <w:pStyle w:val="Normal1"/>
        <w:spacing w:lineRule="auto" w:line="240"/>
        <w:ind w:firstLine="284" w:end="0"/>
        <w:rPr>
          <w:b/>
          <w:sz w:val="24"/>
        </w:rPr>
      </w:pPr>
      <w:r>
        <w:rPr>
          <w:b/>
          <w:sz w:val="24"/>
        </w:rPr>
      </w:r>
    </w:p>
    <w:p>
      <w:pPr>
        <w:pStyle w:val="Normal1"/>
        <w:spacing w:lineRule="auto" w:line="240"/>
        <w:ind w:firstLine="284" w:end="0"/>
        <w:rPr>
          <w:sz w:val="24"/>
        </w:rPr>
      </w:pPr>
      <w:r>
        <w:rPr>
          <w:sz w:val="24"/>
        </w:rPr>
        <w:t>По своей форме они полностью совпадают с вопросительными местоимениями-прилагательными и отличаются от них лишь тем, что употребляются самостоятельно и обычно стоят перед глаголом.</w:t>
      </w:r>
    </w:p>
    <w:p>
      <w:pPr>
        <w:pStyle w:val="Normal1"/>
        <w:spacing w:lineRule="auto" w:line="240"/>
        <w:ind w:firstLine="284" w:end="0"/>
        <w:rPr>
          <w:sz w:val="24"/>
        </w:rPr>
      </w:pPr>
      <w:r>
        <w:rPr>
          <w:sz w:val="24"/>
        </w:rPr>
        <w:t>К вопросительным местоимениям-существительным относятся:</w:t>
      </w:r>
    </w:p>
    <w:p>
      <w:pPr>
        <w:pStyle w:val="Normal1"/>
        <w:spacing w:lineRule="auto" w:line="240"/>
        <w:ind w:firstLine="284" w:end="0"/>
        <w:jc w:val="center"/>
        <w:rPr>
          <w:sz w:val="24"/>
        </w:rPr>
      </w:pPr>
      <w:r>
        <w:rPr>
          <w:sz w:val="24"/>
        </w:rPr>
      </w:r>
    </w:p>
    <w:p>
      <w:pPr>
        <w:pStyle w:val="Normal1"/>
        <w:spacing w:lineRule="auto" w:line="240"/>
        <w:ind w:firstLine="284" w:end="0"/>
        <w:jc w:val="center"/>
        <w:rPr>
          <w:sz w:val="24"/>
        </w:rPr>
      </w:pPr>
      <w:r>
        <w:rPr>
          <w:sz w:val="24"/>
        </w:rPr>
        <w:t xml:space="preserve">1. </w:t>
      </w:r>
      <w:r>
        <w:rPr>
          <w:b/>
          <w:sz w:val="24"/>
        </w:rPr>
        <w:t>¿Qué?</w:t>
      </w:r>
      <w:r>
        <w:rPr>
          <w:sz w:val="24"/>
        </w:rPr>
        <w:t xml:space="preserve">  — </w:t>
      </w:r>
      <w:r>
        <w:rPr>
          <w:i/>
          <w:iCs/>
          <w:sz w:val="24"/>
        </w:rPr>
        <w:t>что?  кто?</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Вопросы с </w:t>
      </w:r>
      <w:r>
        <w:rPr>
          <w:b/>
          <w:sz w:val="24"/>
        </w:rPr>
        <w:t>qué</w:t>
      </w:r>
      <w:r>
        <w:rPr>
          <w:sz w:val="24"/>
        </w:rPr>
        <w:t xml:space="preserve"> задаются в том случае, когда хотят идентифициро</w:t>
        <w:softHyphen/>
        <w:t>вать вещь, явление и т.п. (т.е. когда хотят узнать, что это такое) или когда спрашивают о специальности, должности, занятии человека:</w:t>
      </w:r>
    </w:p>
    <w:p>
      <w:pPr>
        <w:pStyle w:val="Normal1"/>
        <w:spacing w:lineRule="auto" w:line="240"/>
        <w:ind w:firstLine="284" w:end="0"/>
        <w:rPr/>
      </w:pPr>
      <w:r>
        <w:rPr>
          <w:sz w:val="24"/>
        </w:rPr>
        <w:t>¿</w:t>
      </w:r>
      <w:r>
        <w:rPr>
          <w:i/>
          <w:iCs/>
          <w:sz w:val="24"/>
        </w:rPr>
        <w:t>Qué</w:t>
      </w:r>
      <w:r>
        <w:rPr>
          <w:sz w:val="24"/>
        </w:rPr>
        <w:t xml:space="preserve"> </w:t>
      </w:r>
      <w:r>
        <w:rPr>
          <w:sz w:val="24"/>
          <w:lang w:val="en-US"/>
        </w:rPr>
        <w:t>es</w:t>
      </w:r>
      <w:r>
        <w:rPr>
          <w:sz w:val="24"/>
        </w:rPr>
        <w:t>?                                 Что это?</w:t>
      </w:r>
    </w:p>
    <w:p>
      <w:pPr>
        <w:pStyle w:val="Normal1"/>
        <w:spacing w:lineRule="auto" w:line="240"/>
        <w:ind w:firstLine="284" w:end="0"/>
        <w:rPr/>
      </w:pPr>
      <w:r>
        <w:rPr>
          <w:sz w:val="24"/>
          <w:lang w:val="en-US"/>
        </w:rPr>
        <w:t xml:space="preserve">¿Para </w:t>
      </w:r>
      <w:r>
        <w:rPr>
          <w:i/>
          <w:iCs/>
          <w:sz w:val="24"/>
          <w:lang w:val="en-US"/>
        </w:rPr>
        <w:t>qué</w:t>
      </w:r>
      <w:r>
        <w:rPr>
          <w:sz w:val="24"/>
          <w:lang w:val="en-US"/>
        </w:rPr>
        <w:t xml:space="preserve"> trabajas?                </w:t>
      </w:r>
      <w:r>
        <w:rPr>
          <w:sz w:val="24"/>
        </w:rPr>
        <w:t xml:space="preserve">Для чего ты работаешь? </w:t>
      </w:r>
    </w:p>
    <w:p>
      <w:pPr>
        <w:pStyle w:val="Normal1"/>
        <w:spacing w:lineRule="auto" w:line="240"/>
        <w:ind w:firstLine="284" w:end="0"/>
        <w:rPr/>
      </w:pPr>
      <w:r>
        <w:rPr>
          <w:sz w:val="24"/>
          <w:lang w:val="en-US"/>
        </w:rPr>
        <w:t xml:space="preserve">¿De </w:t>
      </w:r>
      <w:r>
        <w:rPr>
          <w:i/>
          <w:iCs/>
          <w:sz w:val="24"/>
          <w:lang w:val="en-US"/>
        </w:rPr>
        <w:t>qué</w:t>
      </w:r>
      <w:r>
        <w:rPr>
          <w:sz w:val="24"/>
          <w:lang w:val="en-US"/>
        </w:rPr>
        <w:t xml:space="preserve"> se hace esta tela?      </w:t>
      </w:r>
      <w:r>
        <w:rPr>
          <w:sz w:val="24"/>
        </w:rPr>
        <w:t>Из чего изготавливается этот материал?</w:t>
      </w:r>
    </w:p>
    <w:p>
      <w:pPr>
        <w:pStyle w:val="Normal1"/>
        <w:spacing w:lineRule="auto" w:line="240"/>
        <w:ind w:firstLine="284" w:end="0"/>
        <w:rPr/>
      </w:pPr>
      <w:r>
        <w:rPr>
          <w:sz w:val="24"/>
          <w:lang w:val="en-US"/>
        </w:rPr>
        <w:t>—</w:t>
      </w:r>
      <w:r>
        <w:rPr>
          <w:sz w:val="24"/>
          <w:lang w:val="en-US"/>
        </w:rPr>
        <w:t>¿</w:t>
      </w:r>
      <w:r>
        <w:rPr>
          <w:i/>
          <w:iCs/>
          <w:sz w:val="24"/>
          <w:lang w:val="en-US"/>
        </w:rPr>
        <w:t>Qué</w:t>
      </w:r>
      <w:r>
        <w:rPr>
          <w:sz w:val="24"/>
          <w:lang w:val="en-US"/>
        </w:rPr>
        <w:t xml:space="preserve"> es Pedro?                  </w:t>
      </w:r>
      <w:r>
        <w:rPr>
          <w:sz w:val="24"/>
        </w:rPr>
        <w:t>— Кто Педро (кем является Пед</w:t>
        <w:softHyphen/>
        <w:t>ро)?</w:t>
      </w:r>
    </w:p>
    <w:p>
      <w:pPr>
        <w:pStyle w:val="Normal1"/>
        <w:spacing w:lineRule="auto" w:line="240"/>
        <w:ind w:firstLine="284" w:end="0"/>
        <w:rPr/>
      </w:pPr>
      <w:r>
        <w:rPr>
          <w:sz w:val="24"/>
          <w:lang w:val="en-US"/>
        </w:rPr>
        <w:t xml:space="preserve">— </w:t>
      </w:r>
      <w:r>
        <w:rPr>
          <w:sz w:val="24"/>
          <w:lang w:val="en-US"/>
        </w:rPr>
        <w:t xml:space="preserve">Pedro es obrero.                — </w:t>
      </w:r>
      <w:r>
        <w:rPr>
          <w:sz w:val="24"/>
        </w:rPr>
        <w:t>Педро</w:t>
      </w:r>
      <w:r>
        <w:rPr>
          <w:sz w:val="24"/>
          <w:lang w:val="en-US"/>
        </w:rPr>
        <w:t xml:space="preserve"> — </w:t>
      </w:r>
      <w:r>
        <w:rPr>
          <w:sz w:val="24"/>
        </w:rPr>
        <w:t>рабочий</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pPr>
      <w:r>
        <w:rPr>
          <w:sz w:val="24"/>
          <w:lang w:val="en-US"/>
        </w:rPr>
        <w:t>2</w:t>
      </w:r>
      <w:r>
        <w:rPr>
          <w:b/>
          <w:sz w:val="24"/>
          <w:lang w:val="en-US"/>
        </w:rPr>
        <w:t>.  ¿Quién?</w:t>
      </w:r>
      <w:r>
        <w:rPr>
          <w:sz w:val="24"/>
          <w:lang w:val="en-US"/>
        </w:rPr>
        <w:t xml:space="preserve"> — ¿quiénes? — </w:t>
      </w:r>
      <w:r>
        <w:rPr>
          <w:i/>
          <w:iCs/>
          <w:sz w:val="24"/>
        </w:rPr>
        <w:t>кто</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Вопросы с </w:t>
      </w:r>
      <w:r>
        <w:rPr>
          <w:b/>
          <w:sz w:val="24"/>
        </w:rPr>
        <w:t>quién</w:t>
      </w:r>
      <w:r>
        <w:rPr>
          <w:sz w:val="24"/>
        </w:rPr>
        <w:t xml:space="preserve"> задаются только по отношению к людям, когда хотят идентифицировать их личность (фамилию, имя, звание и т.п.), иными словами, узнать, </w:t>
      </w:r>
      <w:r>
        <w:rPr>
          <w:b/>
          <w:bCs/>
          <w:sz w:val="24"/>
        </w:rPr>
        <w:t>кто</w:t>
      </w:r>
      <w:r>
        <w:rPr>
          <w:sz w:val="24"/>
        </w:rPr>
        <w:t xml:space="preserve"> это такой:</w:t>
      </w:r>
    </w:p>
    <w:p>
      <w:pPr>
        <w:pStyle w:val="FR4"/>
        <w:ind w:firstLine="284" w:end="0"/>
        <w:jc w:val="both"/>
        <w:rPr/>
      </w:pPr>
      <w:r>
        <w:rPr>
          <w:rFonts w:cs="Times New Roman" w:ascii="Times New Roman" w:hAnsi="Times New Roman"/>
          <w:sz w:val="24"/>
          <w:lang w:val="en-US"/>
        </w:rPr>
        <w:t xml:space="preserve">(Qui én es este pajaro?             </w:t>
      </w:r>
      <w:r>
        <w:rPr>
          <w:rFonts w:cs="Times New Roman" w:ascii="Times New Roman" w:hAnsi="Times New Roman"/>
          <w:sz w:val="24"/>
        </w:rPr>
        <w:t>Что это за «птица»?</w:t>
      </w:r>
    </w:p>
    <w:p>
      <w:pPr>
        <w:pStyle w:val="Normal1"/>
        <w:spacing w:lineRule="auto" w:line="240"/>
        <w:ind w:firstLine="284" w:end="0"/>
        <w:rPr/>
      </w:pPr>
      <w:r>
        <w:rPr>
          <w:sz w:val="24"/>
          <w:lang w:val="en-US"/>
        </w:rPr>
        <w:t xml:space="preserve">— </w:t>
      </w:r>
      <w:r>
        <w:rPr>
          <w:sz w:val="24"/>
          <w:lang w:val="en-US"/>
        </w:rPr>
        <w:t>¿</w:t>
      </w:r>
      <w:r>
        <w:rPr>
          <w:i/>
          <w:iCs/>
          <w:sz w:val="24"/>
          <w:lang w:val="en-US"/>
        </w:rPr>
        <w:t>Quién</w:t>
      </w:r>
      <w:r>
        <w:rPr>
          <w:sz w:val="24"/>
          <w:lang w:val="en-US"/>
        </w:rPr>
        <w:t xml:space="preserve"> ha de ser? Caballuco</w:t>
      </w:r>
      <w:r>
        <w:rPr>
          <w:sz w:val="24"/>
        </w:rPr>
        <w:t>.          — Кто кроме него может быть? Кабальюко.</w:t>
      </w:r>
    </w:p>
    <w:p>
      <w:pPr>
        <w:pStyle w:val="Normal1"/>
        <w:spacing w:lineRule="auto" w:line="240"/>
        <w:ind w:firstLine="284" w:end="0"/>
        <w:rPr/>
      </w:pPr>
      <w:r>
        <w:rPr>
          <w:sz w:val="24"/>
        </w:rPr>
        <w:t xml:space="preserve">— </w:t>
      </w:r>
      <w:r>
        <w:rPr>
          <w:sz w:val="24"/>
          <w:lang w:val="en-US"/>
        </w:rPr>
        <w:t>Y</w:t>
      </w:r>
      <w:r>
        <w:rPr>
          <w:sz w:val="24"/>
        </w:rPr>
        <w:t xml:space="preserve">  ¿</w:t>
      </w:r>
      <w:r>
        <w:rPr>
          <w:i/>
          <w:iCs/>
          <w:sz w:val="24"/>
          <w:lang w:val="en-US"/>
        </w:rPr>
        <w:t>qui</w:t>
      </w:r>
      <w:r>
        <w:rPr>
          <w:i/>
          <w:iCs/>
          <w:sz w:val="24"/>
        </w:rPr>
        <w:t>é</w:t>
      </w:r>
      <w:r>
        <w:rPr>
          <w:i/>
          <w:iCs/>
          <w:sz w:val="24"/>
          <w:lang w:val="en-US"/>
        </w:rPr>
        <w:t>n</w:t>
      </w:r>
      <w:r>
        <w:rPr>
          <w:sz w:val="24"/>
        </w:rPr>
        <w:t xml:space="preserve"> </w:t>
      </w:r>
      <w:r>
        <w:rPr>
          <w:sz w:val="24"/>
          <w:lang w:val="en-US"/>
        </w:rPr>
        <w:t>es</w:t>
      </w:r>
      <w:r>
        <w:rPr>
          <w:sz w:val="24"/>
        </w:rPr>
        <w:t xml:space="preserve"> </w:t>
      </w:r>
      <w:r>
        <w:rPr>
          <w:sz w:val="24"/>
          <w:lang w:val="en-US"/>
        </w:rPr>
        <w:t>Caballuco</w:t>
      </w:r>
      <w:r>
        <w:rPr>
          <w:sz w:val="24"/>
        </w:rPr>
        <w:t>?                 — А кто такой Кабальюко?</w:t>
      </w:r>
    </w:p>
    <w:p>
      <w:pPr>
        <w:pStyle w:val="Normal1"/>
        <w:spacing w:lineRule="auto" w:line="240"/>
        <w:ind w:firstLine="284" w:end="0"/>
        <w:rPr/>
      </w:pPr>
      <w:r>
        <w:rPr>
          <w:sz w:val="24"/>
        </w:rPr>
        <w:t>—</w:t>
      </w:r>
      <w:r>
        <w:rPr>
          <w:sz w:val="24"/>
        </w:rPr>
        <w:t>...</w:t>
      </w:r>
      <w:r>
        <w:rPr>
          <w:sz w:val="24"/>
          <w:lang w:val="en-US"/>
        </w:rPr>
        <w:t>Es</w:t>
      </w:r>
      <w:r>
        <w:rPr>
          <w:sz w:val="24"/>
        </w:rPr>
        <w:t xml:space="preserve"> </w:t>
      </w:r>
      <w:r>
        <w:rPr>
          <w:sz w:val="24"/>
          <w:lang w:val="en-US"/>
        </w:rPr>
        <w:t>un</w:t>
      </w:r>
      <w:r>
        <w:rPr>
          <w:sz w:val="24"/>
        </w:rPr>
        <w:t xml:space="preserve"> </w:t>
      </w:r>
      <w:r>
        <w:rPr>
          <w:sz w:val="24"/>
          <w:lang w:val="en-US"/>
        </w:rPr>
        <w:t>hombre</w:t>
      </w:r>
      <w:r>
        <w:rPr>
          <w:sz w:val="24"/>
        </w:rPr>
        <w:t xml:space="preserve"> </w:t>
      </w:r>
      <w:r>
        <w:rPr>
          <w:sz w:val="24"/>
          <w:lang w:val="en-US"/>
        </w:rPr>
        <w:t>muy</w:t>
      </w:r>
      <w:r>
        <w:rPr>
          <w:sz w:val="24"/>
        </w:rPr>
        <w:t xml:space="preserve"> </w:t>
      </w:r>
      <w:r>
        <w:rPr>
          <w:sz w:val="24"/>
          <w:lang w:val="en-US"/>
        </w:rPr>
        <w:t>bravo</w:t>
      </w:r>
      <w:r>
        <w:rPr>
          <w:sz w:val="24"/>
        </w:rPr>
        <w:t xml:space="preserve">, </w:t>
      </w:r>
      <w:r>
        <w:rPr>
          <w:sz w:val="24"/>
          <w:lang w:val="en-US"/>
        </w:rPr>
        <w:t>gran</w:t>
      </w:r>
      <w:r>
        <w:rPr>
          <w:sz w:val="24"/>
        </w:rPr>
        <w:t xml:space="preserve">    — Смелый человек, отличный</w:t>
      </w:r>
    </w:p>
    <w:p>
      <w:pPr>
        <w:pStyle w:val="Normal1"/>
        <w:spacing w:lineRule="auto" w:line="240"/>
        <w:ind w:firstLine="709" w:end="0"/>
        <w:rPr/>
      </w:pPr>
      <w:r>
        <w:rPr>
          <w:sz w:val="24"/>
          <w:lang w:val="en-US"/>
        </w:rPr>
        <w:t>jinete</w:t>
      </w:r>
      <w:r>
        <w:rPr>
          <w:sz w:val="24"/>
        </w:rPr>
        <w:t>. (</w:t>
      </w:r>
      <w:r>
        <w:rPr>
          <w:sz w:val="24"/>
          <w:lang w:val="en-US"/>
        </w:rPr>
        <w:t>P</w:t>
      </w:r>
      <w:r>
        <w:rPr/>
        <w:t>É</w:t>
      </w:r>
      <w:r>
        <w:rPr>
          <w:lang w:val="en-US"/>
        </w:rPr>
        <w:t>REZ</w:t>
      </w:r>
      <w:r>
        <w:rPr/>
        <w:t xml:space="preserve"> </w:t>
      </w:r>
      <w:r>
        <w:rPr>
          <w:sz w:val="24"/>
          <w:lang w:val="en-US"/>
        </w:rPr>
        <w:t>G</w:t>
      </w:r>
      <w:r>
        <w:rPr>
          <w:lang w:val="en-US"/>
        </w:rPr>
        <w:t>ALD</w:t>
      </w:r>
      <w:r>
        <w:rPr/>
        <w:t>Ó</w:t>
      </w:r>
      <w:r>
        <w:rPr>
          <w:lang w:val="en-US"/>
        </w:rPr>
        <w:t>S</w:t>
      </w:r>
      <w:r>
        <w:rPr>
          <w:sz w:val="24"/>
        </w:rPr>
        <w:t xml:space="preserve">)                                     наездник. </w:t>
      </w:r>
    </w:p>
    <w:p>
      <w:pPr>
        <w:pStyle w:val="Normal1"/>
        <w:spacing w:lineRule="auto" w:line="240"/>
        <w:ind w:firstLine="284" w:end="0"/>
        <w:rPr/>
      </w:pPr>
      <w:r>
        <w:rPr>
          <w:sz w:val="24"/>
          <w:lang w:val="en-US"/>
        </w:rPr>
        <w:t>¿</w:t>
      </w:r>
      <w:r>
        <w:rPr>
          <w:sz w:val="24"/>
        </w:rPr>
        <w:t>Е</w:t>
      </w:r>
      <w:r>
        <w:rPr>
          <w:sz w:val="24"/>
          <w:lang w:val="en-US"/>
        </w:rPr>
        <w:t xml:space="preserve">n </w:t>
      </w:r>
      <w:r>
        <w:rPr>
          <w:i/>
          <w:iCs/>
          <w:sz w:val="24"/>
          <w:lang w:val="en-US"/>
        </w:rPr>
        <w:t>quién</w:t>
      </w:r>
      <w:r>
        <w:rPr>
          <w:sz w:val="24"/>
          <w:lang w:val="en-US"/>
        </w:rPr>
        <w:t xml:space="preserve"> confiar? </w:t>
      </w:r>
      <w:r>
        <w:rPr>
          <w:sz w:val="24"/>
        </w:rPr>
        <w:t>(</w:t>
      </w:r>
      <w:r>
        <w:rPr>
          <w:sz w:val="24"/>
          <w:lang w:val="en-US"/>
        </w:rPr>
        <w:t>D</w:t>
      </w:r>
      <w:r>
        <w:rPr>
          <w:sz w:val="24"/>
        </w:rPr>
        <w:t>.</w:t>
      </w:r>
      <w:r>
        <w:rPr>
          <w:sz w:val="24"/>
          <w:lang w:val="en-US"/>
        </w:rPr>
        <w:t>O</w:t>
      </w:r>
      <w:r>
        <w:rPr>
          <w:lang w:val="en-US"/>
        </w:rPr>
        <w:t>LEMA</w:t>
      </w:r>
      <w:r>
        <w:rPr>
          <w:sz w:val="24"/>
        </w:rPr>
        <w:t>)          На кого положиться (кому ве</w:t>
        <w:softHyphen/>
        <w:t>рить)?</w:t>
      </w:r>
    </w:p>
    <w:p>
      <w:pPr>
        <w:pStyle w:val="Normal1"/>
        <w:spacing w:lineRule="auto" w:line="240"/>
        <w:ind w:firstLine="284" w:end="0"/>
        <w:rPr/>
      </w:pPr>
      <w:r>
        <w:rPr>
          <w:sz w:val="24"/>
          <w:lang w:val="en-US"/>
        </w:rPr>
        <w:t>Dime</w:t>
      </w:r>
      <w:r>
        <w:rPr>
          <w:sz w:val="24"/>
        </w:rPr>
        <w:t xml:space="preserve"> </w:t>
      </w:r>
      <w:r>
        <w:rPr>
          <w:sz w:val="24"/>
          <w:lang w:val="en-US"/>
        </w:rPr>
        <w:t>con</w:t>
      </w:r>
      <w:r>
        <w:rPr>
          <w:sz w:val="24"/>
        </w:rPr>
        <w:t xml:space="preserve"> </w:t>
      </w:r>
      <w:r>
        <w:rPr>
          <w:i/>
          <w:iCs/>
          <w:sz w:val="24"/>
          <w:lang w:val="en-US"/>
        </w:rPr>
        <w:t>qui</w:t>
      </w:r>
      <w:r>
        <w:rPr>
          <w:i/>
          <w:iCs/>
          <w:sz w:val="24"/>
        </w:rPr>
        <w:t>é</w:t>
      </w:r>
      <w:r>
        <w:rPr>
          <w:i/>
          <w:iCs/>
          <w:sz w:val="24"/>
          <w:lang w:val="en-US"/>
        </w:rPr>
        <w:t>n</w:t>
      </w:r>
      <w:r>
        <w:rPr>
          <w:sz w:val="24"/>
        </w:rPr>
        <w:t xml:space="preserve"> </w:t>
      </w:r>
      <w:r>
        <w:rPr>
          <w:sz w:val="24"/>
          <w:lang w:val="en-US"/>
        </w:rPr>
        <w:t>andas</w:t>
      </w:r>
      <w:r>
        <w:rPr>
          <w:sz w:val="24"/>
        </w:rPr>
        <w:t xml:space="preserve"> </w:t>
      </w:r>
      <w:r>
        <w:rPr>
          <w:sz w:val="24"/>
          <w:lang w:val="en-US"/>
        </w:rPr>
        <w:t>y</w:t>
      </w:r>
      <w:r>
        <w:rPr>
          <w:sz w:val="24"/>
        </w:rPr>
        <w:t xml:space="preserve"> </w:t>
      </w:r>
      <w:r>
        <w:rPr>
          <w:sz w:val="24"/>
          <w:lang w:val="en-US"/>
        </w:rPr>
        <w:t>te</w:t>
      </w:r>
      <w:r>
        <w:rPr>
          <w:sz w:val="24"/>
        </w:rPr>
        <w:t xml:space="preserve"> </w:t>
      </w:r>
      <w:r>
        <w:rPr>
          <w:sz w:val="24"/>
          <w:lang w:val="en-US"/>
        </w:rPr>
        <w:t>dir</w:t>
      </w:r>
      <w:r>
        <w:rPr>
          <w:sz w:val="24"/>
        </w:rPr>
        <w:t>é           Скажи мне, кто твой друг, и я</w:t>
      </w:r>
    </w:p>
    <w:p>
      <w:pPr>
        <w:pStyle w:val="Normal1"/>
        <w:spacing w:lineRule="auto" w:line="240"/>
        <w:ind w:firstLine="709" w:end="0"/>
        <w:rPr/>
      </w:pPr>
      <w:r>
        <w:rPr>
          <w:i/>
          <w:iCs/>
          <w:sz w:val="24"/>
          <w:lang w:val="en-US"/>
        </w:rPr>
        <w:t>quién</w:t>
      </w:r>
      <w:r>
        <w:rPr>
          <w:sz w:val="24"/>
          <w:lang w:val="en-US"/>
        </w:rPr>
        <w:t xml:space="preserve"> eres. (</w:t>
      </w:r>
      <w:r>
        <w:rPr>
          <w:i/>
          <w:iCs/>
          <w:sz w:val="24"/>
          <w:lang w:val="en-US"/>
        </w:rPr>
        <w:t>P</w:t>
      </w:r>
      <w:r>
        <w:rPr>
          <w:i/>
          <w:iCs/>
          <w:lang w:val="en-US"/>
        </w:rPr>
        <w:t>ROVERBIO</w:t>
      </w:r>
      <w:r>
        <w:rPr>
          <w:sz w:val="24"/>
          <w:lang w:val="en-US"/>
        </w:rPr>
        <w:t xml:space="preserve">)                       </w:t>
      </w:r>
      <w:r>
        <w:rPr>
          <w:sz w:val="24"/>
        </w:rPr>
        <w:t>скажу</w:t>
      </w:r>
      <w:r>
        <w:rPr>
          <w:sz w:val="24"/>
          <w:lang w:val="en-US"/>
        </w:rPr>
        <w:t xml:space="preserve">, </w:t>
      </w:r>
      <w:r>
        <w:rPr>
          <w:sz w:val="24"/>
        </w:rPr>
        <w:t>кто</w:t>
      </w:r>
      <w:r>
        <w:rPr>
          <w:sz w:val="24"/>
          <w:lang w:val="en-US"/>
        </w:rPr>
        <w:t xml:space="preserve"> </w:t>
      </w:r>
      <w:r>
        <w:rPr>
          <w:sz w:val="24"/>
        </w:rPr>
        <w:t>ты</w:t>
      </w:r>
      <w:r>
        <w:rPr>
          <w:sz w:val="24"/>
          <w:lang w:val="en-US"/>
        </w:rPr>
        <w:t xml:space="preserve">. </w:t>
      </w:r>
    </w:p>
    <w:p>
      <w:pPr>
        <w:pStyle w:val="Normal1"/>
        <w:spacing w:lineRule="auto" w:line="240"/>
        <w:ind w:firstLine="284" w:end="0"/>
        <w:rPr/>
      </w:pPr>
      <w:r>
        <w:rPr>
          <w:sz w:val="24"/>
          <w:lang w:val="en-US"/>
        </w:rPr>
        <w:t xml:space="preserve"> </w:t>
      </w:r>
      <w:r>
        <w:rPr>
          <w:i/>
          <w:iCs/>
          <w:sz w:val="24"/>
          <w:lang w:val="en-US"/>
        </w:rPr>
        <w:t>Quiénes</w:t>
      </w:r>
      <w:r>
        <w:rPr>
          <w:sz w:val="24"/>
          <w:lang w:val="en-US"/>
        </w:rPr>
        <w:t xml:space="preserve"> son esas muchachas? </w:t>
      </w:r>
      <w:r>
        <w:rPr>
          <w:sz w:val="24"/>
        </w:rPr>
        <w:t>(</w:t>
      </w:r>
      <w:r>
        <w:rPr>
          <w:sz w:val="24"/>
          <w:lang w:val="en-US"/>
        </w:rPr>
        <w:t>P</w:t>
      </w:r>
      <w:r>
        <w:rPr/>
        <w:t>Í</w:t>
      </w:r>
      <w:r>
        <w:rPr>
          <w:lang w:val="en-US"/>
        </w:rPr>
        <w:t>O</w:t>
      </w:r>
      <w:r>
        <w:rPr>
          <w:sz w:val="24"/>
        </w:rPr>
        <w:t xml:space="preserve"> </w:t>
      </w:r>
      <w:r>
        <w:rPr>
          <w:sz w:val="24"/>
          <w:lang w:val="en-US"/>
        </w:rPr>
        <w:t>B</w:t>
      </w:r>
      <w:r>
        <w:rPr>
          <w:lang w:val="en-US"/>
        </w:rPr>
        <w:t>AROJA</w:t>
      </w:r>
      <w:r>
        <w:rPr>
          <w:sz w:val="24"/>
        </w:rPr>
        <w:t xml:space="preserve">)       </w:t>
      </w:r>
      <w:r>
        <w:rPr>
          <w:sz w:val="24"/>
          <w:lang w:val="en-US"/>
        </w:rPr>
        <w:t>K</w:t>
      </w:r>
      <w:r>
        <w:rPr>
          <w:sz w:val="24"/>
        </w:rPr>
        <w:t>то эти девушки?</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Форма множественного числа </w:t>
      </w:r>
      <w:r>
        <w:rPr>
          <w:b/>
          <w:bCs/>
          <w:sz w:val="22"/>
          <w:lang w:val="en-US"/>
        </w:rPr>
        <w:t>qui</w:t>
      </w:r>
      <w:r>
        <w:rPr>
          <w:b/>
          <w:bCs/>
          <w:sz w:val="22"/>
        </w:rPr>
        <w:t>é</w:t>
      </w:r>
      <w:r>
        <w:rPr>
          <w:b/>
          <w:bCs/>
          <w:sz w:val="22"/>
          <w:lang w:val="en-US"/>
        </w:rPr>
        <w:t>nes</w:t>
      </w:r>
      <w:r>
        <w:rPr>
          <w:sz w:val="22"/>
        </w:rPr>
        <w:t xml:space="preserve"> становится в современном языке менее частотной.</w:t>
      </w:r>
    </w:p>
    <w:p>
      <w:pPr>
        <w:pStyle w:val="Normal1"/>
        <w:spacing w:lineRule="auto" w:line="240"/>
        <w:ind w:firstLine="284" w:end="0"/>
        <w:rPr>
          <w:sz w:val="22"/>
        </w:rPr>
      </w:pPr>
      <w:r>
        <w:rPr>
          <w:sz w:val="22"/>
        </w:rPr>
      </w:r>
    </w:p>
    <w:p>
      <w:pPr>
        <w:pStyle w:val="Normal1"/>
        <w:spacing w:lineRule="auto" w:line="240"/>
        <w:ind w:firstLine="284" w:end="0"/>
        <w:rPr/>
      </w:pPr>
      <w:r>
        <w:rPr>
          <w:sz w:val="24"/>
        </w:rPr>
        <w:t xml:space="preserve">3. </w:t>
      </w:r>
      <w:r>
        <w:rPr>
          <w:b/>
          <w:sz w:val="24"/>
        </w:rPr>
        <w:t>¿</w:t>
      </w:r>
      <w:r>
        <w:rPr>
          <w:b/>
          <w:sz w:val="24"/>
          <w:lang w:val="en-US"/>
        </w:rPr>
        <w:t>Cu</w:t>
      </w:r>
      <w:r>
        <w:rPr>
          <w:b/>
          <w:sz w:val="24"/>
        </w:rPr>
        <w:t>á</w:t>
      </w:r>
      <w:r>
        <w:rPr>
          <w:b/>
          <w:sz w:val="24"/>
          <w:lang w:val="en-US"/>
        </w:rPr>
        <w:t>l</w:t>
      </w:r>
      <w:r>
        <w:rPr>
          <w:b/>
          <w:sz w:val="24"/>
        </w:rPr>
        <w:t>? — ¿</w:t>
      </w:r>
      <w:r>
        <w:rPr>
          <w:b/>
          <w:sz w:val="24"/>
          <w:lang w:val="en-US"/>
        </w:rPr>
        <w:t>cu</w:t>
      </w:r>
      <w:r>
        <w:rPr>
          <w:b/>
          <w:sz w:val="24"/>
        </w:rPr>
        <w:t>á</w:t>
      </w:r>
      <w:r>
        <w:rPr>
          <w:b/>
          <w:sz w:val="24"/>
          <w:lang w:val="en-US"/>
        </w:rPr>
        <w:t>les</w:t>
      </w:r>
      <w:r>
        <w:rPr>
          <w:b/>
          <w:sz w:val="24"/>
        </w:rPr>
        <w:t>?</w:t>
      </w:r>
      <w:r>
        <w:rPr>
          <w:sz w:val="24"/>
        </w:rPr>
        <w:t xml:space="preserve"> — </w:t>
      </w:r>
      <w:r>
        <w:rPr>
          <w:i/>
          <w:iCs/>
          <w:sz w:val="24"/>
        </w:rPr>
        <w:t>который (-ая, -ое, -ые), какой (-ая, -ое, -ие)?</w:t>
      </w:r>
    </w:p>
    <w:p>
      <w:pPr>
        <w:pStyle w:val="Normal1"/>
        <w:spacing w:lineRule="auto" w:line="240"/>
        <w:ind w:firstLine="284" w:end="0"/>
        <w:rPr/>
      </w:pPr>
      <w:r>
        <w:rPr>
          <w:b/>
          <w:bCs/>
          <w:sz w:val="24"/>
        </w:rPr>
        <w:t>Cuál</w:t>
      </w:r>
      <w:r>
        <w:rPr>
          <w:sz w:val="24"/>
        </w:rPr>
        <w:t xml:space="preserve"> имеет избирательное значение и ставится при вопросе о выборе объекта из ряда подобных или при вопросе об особенностях понятия:</w:t>
      </w:r>
    </w:p>
    <w:p>
      <w:pPr>
        <w:pStyle w:val="Normal1"/>
        <w:spacing w:lineRule="auto" w:line="240"/>
        <w:ind w:firstLine="284" w:end="0"/>
        <w:rPr/>
      </w:pPr>
      <w:r>
        <w:rPr>
          <w:sz w:val="24"/>
          <w:lang w:val="en-US"/>
        </w:rPr>
        <w:t xml:space="preserve">¿Y </w:t>
      </w:r>
      <w:r>
        <w:rPr>
          <w:i/>
          <w:iCs/>
          <w:sz w:val="24"/>
          <w:lang w:val="en-US"/>
        </w:rPr>
        <w:t>cual</w:t>
      </w:r>
      <w:r>
        <w:rPr>
          <w:sz w:val="24"/>
          <w:lang w:val="en-US"/>
        </w:rPr>
        <w:t xml:space="preserve"> era la situación en nuestro pais?            </w:t>
      </w:r>
      <w:r>
        <w:rPr>
          <w:sz w:val="24"/>
        </w:rPr>
        <w:t>Какое было положение в нашей стране?</w:t>
      </w:r>
    </w:p>
    <w:p>
      <w:pPr>
        <w:pStyle w:val="Normal1"/>
        <w:spacing w:lineRule="auto" w:line="240"/>
        <w:ind w:firstLine="284" w:end="0"/>
        <w:rPr/>
      </w:pPr>
      <w:r>
        <w:rPr>
          <w:sz w:val="24"/>
        </w:rPr>
        <w:t xml:space="preserve"> </w:t>
      </w:r>
      <w:r>
        <w:rPr>
          <w:sz w:val="24"/>
          <w:lang w:val="en-US"/>
        </w:rPr>
        <w:t>(D. M</w:t>
      </w:r>
      <w:r>
        <w:rPr>
          <w:lang w:val="en-US"/>
        </w:rPr>
        <w:t>UÑOZ</w:t>
      </w:r>
      <w:r>
        <w:rPr>
          <w:sz w:val="24"/>
          <w:lang w:val="en-US"/>
        </w:rPr>
        <w:t xml:space="preserve">)                 </w:t>
      </w:r>
    </w:p>
    <w:p>
      <w:pPr>
        <w:pStyle w:val="Normal1"/>
        <w:spacing w:lineRule="auto" w:line="240"/>
        <w:ind w:firstLine="284" w:end="0"/>
        <w:rPr/>
      </w:pPr>
      <w:r>
        <w:rPr>
          <w:sz w:val="24"/>
          <w:lang w:val="en-US"/>
        </w:rPr>
        <w:t xml:space="preserve"> </w:t>
      </w:r>
      <w:r>
        <w:rPr>
          <w:sz w:val="24"/>
          <w:lang w:val="en-US"/>
        </w:rPr>
        <w:t>¿</w:t>
      </w:r>
      <w:r>
        <w:rPr>
          <w:i/>
          <w:iCs/>
          <w:sz w:val="24"/>
          <w:lang w:val="en-US"/>
        </w:rPr>
        <w:t>Cuáles</w:t>
      </w:r>
      <w:r>
        <w:rPr>
          <w:sz w:val="24"/>
          <w:lang w:val="en-US"/>
        </w:rPr>
        <w:t xml:space="preserve"> son sus ideas? </w:t>
      </w:r>
      <w:r>
        <w:rPr>
          <w:sz w:val="24"/>
        </w:rPr>
        <w:t>(</w:t>
      </w:r>
      <w:r>
        <w:rPr>
          <w:sz w:val="24"/>
          <w:lang w:val="en-US"/>
        </w:rPr>
        <w:t>A</w:t>
      </w:r>
      <w:r>
        <w:rPr>
          <w:lang w:val="en-US"/>
        </w:rPr>
        <w:t>ZOR</w:t>
      </w:r>
      <w:r>
        <w:rPr/>
        <w:t>Í</w:t>
      </w:r>
      <w:r>
        <w:rPr>
          <w:lang w:val="en-US"/>
        </w:rPr>
        <w:t>N</w:t>
      </w:r>
      <w:r>
        <w:rPr>
          <w:sz w:val="24"/>
        </w:rPr>
        <w:t>)                       Какие у вас идеи?</w:t>
      </w:r>
    </w:p>
    <w:p>
      <w:pPr>
        <w:pStyle w:val="Normal1"/>
        <w:spacing w:lineRule="auto" w:line="240"/>
        <w:ind w:firstLine="284" w:end="0"/>
        <w:rPr/>
      </w:pPr>
      <w:r>
        <w:rPr>
          <w:sz w:val="24"/>
          <w:lang w:val="en-US"/>
        </w:rPr>
        <w:t xml:space="preserve">Quieren saber </w:t>
      </w:r>
      <w:r>
        <w:rPr>
          <w:i/>
          <w:iCs/>
          <w:sz w:val="24"/>
          <w:lang w:val="en-US"/>
        </w:rPr>
        <w:t>cuál</w:t>
      </w:r>
      <w:r>
        <w:rPr>
          <w:sz w:val="24"/>
          <w:lang w:val="en-US"/>
        </w:rPr>
        <w:t xml:space="preserve"> será el castigo?                      </w:t>
      </w:r>
      <w:r>
        <w:rPr>
          <w:sz w:val="24"/>
        </w:rPr>
        <w:t>Хотите узнать, какое будет наказание?</w:t>
      </w:r>
    </w:p>
    <w:p>
      <w:pPr>
        <w:pStyle w:val="Normal1"/>
        <w:spacing w:lineRule="auto" w:line="240"/>
        <w:ind w:firstLine="284" w:end="0"/>
        <w:rPr/>
      </w:pPr>
      <w:r>
        <w:rPr>
          <w:sz w:val="24"/>
        </w:rPr>
        <w:t xml:space="preserve"> </w:t>
      </w:r>
      <w:r>
        <w:rPr>
          <w:sz w:val="24"/>
          <w:lang w:val="en-US"/>
        </w:rPr>
        <w:t>(D.O</w:t>
      </w:r>
      <w:r>
        <w:rPr>
          <w:lang w:val="en-US"/>
        </w:rPr>
        <w:t>LEMA</w:t>
      </w:r>
      <w:r>
        <w:rPr>
          <w:sz w:val="24"/>
          <w:lang w:val="en-US"/>
        </w:rPr>
        <w:t xml:space="preserve">)                  </w:t>
      </w:r>
    </w:p>
    <w:p>
      <w:pPr>
        <w:pStyle w:val="Normal1"/>
        <w:spacing w:lineRule="auto" w:line="240"/>
        <w:ind w:firstLine="284" w:end="0"/>
        <w:rPr/>
      </w:pPr>
      <w:r>
        <w:rPr>
          <w:sz w:val="24"/>
          <w:lang w:val="en-US"/>
        </w:rPr>
        <w:t xml:space="preserve">¿A </w:t>
      </w:r>
      <w:r>
        <w:rPr>
          <w:i/>
          <w:iCs/>
          <w:sz w:val="24"/>
          <w:lang w:val="en-US"/>
        </w:rPr>
        <w:t>cuál</w:t>
      </w:r>
      <w:r>
        <w:rPr>
          <w:sz w:val="24"/>
          <w:lang w:val="en-US"/>
        </w:rPr>
        <w:t xml:space="preserve"> de ellos enviaremos la carta?                  </w:t>
      </w:r>
      <w:r>
        <w:rPr>
          <w:sz w:val="24"/>
        </w:rPr>
        <w:t>Кому из них мы пошлем письмо?</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4. </w:t>
      </w:r>
      <w:r>
        <w:rPr>
          <w:b/>
          <w:sz w:val="24"/>
        </w:rPr>
        <w:t>¿</w:t>
      </w:r>
      <w:r>
        <w:rPr>
          <w:b/>
          <w:sz w:val="24"/>
          <w:lang w:val="en-US"/>
        </w:rPr>
        <w:t>Cu</w:t>
      </w:r>
      <w:r>
        <w:rPr>
          <w:b/>
          <w:sz w:val="24"/>
        </w:rPr>
        <w:t>á</w:t>
      </w:r>
      <w:r>
        <w:rPr>
          <w:b/>
          <w:sz w:val="24"/>
          <w:lang w:val="en-US"/>
        </w:rPr>
        <w:t>nto</w:t>
      </w:r>
      <w:r>
        <w:rPr>
          <w:b/>
          <w:sz w:val="24"/>
        </w:rPr>
        <w:t>? — ¿</w:t>
      </w:r>
      <w:r>
        <w:rPr>
          <w:b/>
          <w:sz w:val="24"/>
          <w:lang w:val="en-US"/>
        </w:rPr>
        <w:t>cu</w:t>
      </w:r>
      <w:r>
        <w:rPr>
          <w:b/>
          <w:sz w:val="24"/>
        </w:rPr>
        <w:t>á</w:t>
      </w:r>
      <w:r>
        <w:rPr>
          <w:b/>
          <w:sz w:val="24"/>
          <w:lang w:val="en-US"/>
        </w:rPr>
        <w:t>nta</w:t>
      </w:r>
      <w:r>
        <w:rPr>
          <w:b/>
          <w:sz w:val="24"/>
        </w:rPr>
        <w:t>? — ¿</w:t>
      </w:r>
      <w:r>
        <w:rPr>
          <w:b/>
          <w:sz w:val="24"/>
          <w:lang w:val="en-US"/>
        </w:rPr>
        <w:t>cu</w:t>
      </w:r>
      <w:r>
        <w:rPr>
          <w:b/>
          <w:sz w:val="24"/>
        </w:rPr>
        <w:t>á</w:t>
      </w:r>
      <w:r>
        <w:rPr>
          <w:b/>
          <w:sz w:val="24"/>
          <w:lang w:val="en-US"/>
        </w:rPr>
        <w:t>ntos</w:t>
      </w:r>
      <w:r>
        <w:rPr>
          <w:b/>
          <w:sz w:val="24"/>
        </w:rPr>
        <w:t>? — ¿</w:t>
      </w:r>
      <w:r>
        <w:rPr>
          <w:b/>
          <w:sz w:val="24"/>
          <w:lang w:val="en-US"/>
        </w:rPr>
        <w:t>cu</w:t>
      </w:r>
      <w:r>
        <w:rPr>
          <w:b/>
          <w:sz w:val="24"/>
        </w:rPr>
        <w:t>á</w:t>
      </w:r>
      <w:r>
        <w:rPr>
          <w:b/>
          <w:sz w:val="24"/>
          <w:lang w:val="en-US"/>
        </w:rPr>
        <w:t>ntas</w:t>
      </w:r>
      <w:r>
        <w:rPr>
          <w:b/>
          <w:sz w:val="24"/>
        </w:rPr>
        <w:t>?</w:t>
      </w:r>
      <w:r>
        <w:rPr>
          <w:sz w:val="24"/>
        </w:rPr>
        <w:t xml:space="preserve"> — </w:t>
      </w:r>
      <w:r>
        <w:rPr>
          <w:i/>
          <w:iCs/>
          <w:sz w:val="24"/>
        </w:rPr>
        <w:t>сколько?</w:t>
      </w:r>
    </w:p>
    <w:p>
      <w:pPr>
        <w:pStyle w:val="Normal1"/>
        <w:spacing w:lineRule="auto" w:line="240"/>
        <w:ind w:firstLine="284" w:end="0"/>
        <w:rPr/>
      </w:pPr>
      <w:r>
        <w:rPr>
          <w:sz w:val="24"/>
          <w:lang w:val="en-US"/>
        </w:rPr>
        <w:t xml:space="preserve">— </w:t>
      </w:r>
      <w:r>
        <w:rPr>
          <w:sz w:val="24"/>
          <w:lang w:val="en-US"/>
        </w:rPr>
        <w:t xml:space="preserve">Las delegaciones han llegado.     </w:t>
      </w:r>
      <w:r>
        <w:rPr>
          <w:sz w:val="24"/>
        </w:rPr>
        <w:t xml:space="preserve">— Делегации прибыли. </w:t>
      </w:r>
    </w:p>
    <w:p>
      <w:pPr>
        <w:pStyle w:val="Normal1"/>
        <w:spacing w:lineRule="auto" w:line="240"/>
        <w:ind w:firstLine="284" w:end="0"/>
        <w:rPr/>
      </w:pPr>
      <w:r>
        <w:rPr>
          <w:sz w:val="24"/>
        </w:rPr>
        <w:t xml:space="preserve">— </w:t>
      </w:r>
      <w:r>
        <w:rPr>
          <w:sz w:val="24"/>
        </w:rPr>
        <w:t>¿</w:t>
      </w:r>
      <w:r>
        <w:rPr>
          <w:i/>
          <w:iCs/>
          <w:sz w:val="24"/>
          <w:lang w:val="en-US"/>
        </w:rPr>
        <w:t>Cu</w:t>
      </w:r>
      <w:r>
        <w:rPr>
          <w:i/>
          <w:iCs/>
          <w:sz w:val="24"/>
        </w:rPr>
        <w:t>á</w:t>
      </w:r>
      <w:r>
        <w:rPr>
          <w:i/>
          <w:iCs/>
          <w:sz w:val="24"/>
          <w:lang w:val="en-US"/>
        </w:rPr>
        <w:t>ntas</w:t>
      </w:r>
      <w:r>
        <w:rPr>
          <w:sz w:val="24"/>
        </w:rPr>
        <w:t xml:space="preserve"> ?                                   </w:t>
      </w:r>
      <w:r>
        <w:rPr>
          <w:sz w:val="24"/>
          <w:lang w:val="en-US"/>
        </w:rPr>
        <w:t xml:space="preserve">— </w:t>
      </w:r>
      <w:r>
        <w:rPr>
          <w:sz w:val="24"/>
        </w:rPr>
        <w:t>Сколько</w:t>
      </w:r>
      <w:r>
        <w:rPr>
          <w:sz w:val="24"/>
          <w:lang w:val="en-US"/>
        </w:rPr>
        <w:t xml:space="preserve">? </w:t>
      </w:r>
    </w:p>
    <w:p>
      <w:pPr>
        <w:pStyle w:val="Normal1"/>
        <w:spacing w:lineRule="auto" w:line="240"/>
        <w:ind w:firstLine="284" w:end="0"/>
        <w:rPr/>
      </w:pPr>
      <w:r>
        <w:rPr>
          <w:sz w:val="24"/>
          <w:lang w:val="en-US"/>
        </w:rPr>
        <w:t xml:space="preserve">— </w:t>
      </w:r>
      <w:r>
        <w:rPr>
          <w:sz w:val="24"/>
          <w:lang w:val="en-US"/>
        </w:rPr>
        <w:t>Cin</w:t>
      </w:r>
      <w:r>
        <w:rPr>
          <w:sz w:val="24"/>
        </w:rPr>
        <w:t>со</w:t>
      </w:r>
      <w:r>
        <w:rPr>
          <w:sz w:val="24"/>
          <w:lang w:val="en-US"/>
        </w:rPr>
        <w:t xml:space="preserve"> delegaciones.                    </w:t>
      </w:r>
      <w:r>
        <w:rPr>
          <w:sz w:val="24"/>
        </w:rPr>
        <w:t xml:space="preserve">— Пять делегаций. </w:t>
      </w:r>
    </w:p>
    <w:p>
      <w:pPr>
        <w:pStyle w:val="Normal1"/>
        <w:spacing w:lineRule="auto" w:line="240"/>
        <w:ind w:firstLine="284" w:end="0"/>
        <w:rPr/>
      </w:pPr>
      <w:r>
        <w:rPr>
          <w:sz w:val="24"/>
        </w:rPr>
        <w:t>¿</w:t>
      </w:r>
      <w:r>
        <w:rPr>
          <w:i/>
          <w:iCs/>
          <w:sz w:val="24"/>
          <w:lang w:val="en-US"/>
        </w:rPr>
        <w:t>Cu</w:t>
      </w:r>
      <w:r>
        <w:rPr>
          <w:i/>
          <w:iCs/>
          <w:sz w:val="24"/>
        </w:rPr>
        <w:t>á</w:t>
      </w:r>
      <w:r>
        <w:rPr>
          <w:i/>
          <w:iCs/>
          <w:sz w:val="24"/>
          <w:lang w:val="en-US"/>
        </w:rPr>
        <w:t>ntos</w:t>
      </w:r>
      <w:r>
        <w:rPr>
          <w:sz w:val="24"/>
        </w:rPr>
        <w:t xml:space="preserve">  </w:t>
      </w:r>
      <w:r>
        <w:rPr>
          <w:sz w:val="24"/>
          <w:lang w:val="en-US"/>
        </w:rPr>
        <w:t>son</w:t>
      </w:r>
      <w:r>
        <w:rPr>
          <w:sz w:val="24"/>
        </w:rPr>
        <w:t>?                                      Сколько их?</w:t>
      </w:r>
    </w:p>
    <w:p>
      <w:pPr>
        <w:pStyle w:val="Normal1"/>
        <w:spacing w:lineRule="auto" w:line="240"/>
        <w:ind w:firstLine="284" w:end="0"/>
        <w:rPr>
          <w:sz w:val="24"/>
        </w:rPr>
      </w:pPr>
      <w:r>
        <w:rPr>
          <w:sz w:val="24"/>
        </w:rPr>
      </w:r>
    </w:p>
    <w:p>
      <w:pPr>
        <w:pStyle w:val="Heading3"/>
        <w:ind w:hanging="0" w:start="0"/>
        <w:rPr/>
      </w:pPr>
      <w:r>
        <w:rPr/>
        <w:t xml:space="preserve"> </w:t>
      </w:r>
      <w:bookmarkStart w:id="48" w:name="__RefHeading___Toc1886038"/>
      <w:r>
        <w:rPr/>
        <w:t>§ 37. Использование вопросительных местоимений -  в восклицательных предложениях</w:t>
      </w:r>
      <w:bookmarkEnd w:id="48"/>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Почти все вопросительные местоимения используются в восклицательных предложениях. Они сохраняют знак ударения в прямой и косвенной речи:</w:t>
      </w:r>
    </w:p>
    <w:p>
      <w:pPr>
        <w:pStyle w:val="Normal1"/>
        <w:spacing w:lineRule="auto" w:line="240"/>
        <w:ind w:firstLine="284" w:end="0"/>
        <w:rPr/>
      </w:pPr>
      <w:r>
        <w:rPr>
          <w:sz w:val="24"/>
          <w:lang w:val="en-US"/>
        </w:rPr>
        <w:t>¡</w:t>
      </w:r>
      <w:r>
        <w:rPr>
          <w:i/>
          <w:iCs/>
          <w:sz w:val="24"/>
          <w:lang w:val="en-US"/>
        </w:rPr>
        <w:t>Qué</w:t>
      </w:r>
      <w:r>
        <w:rPr>
          <w:sz w:val="24"/>
          <w:lang w:val="en-US"/>
        </w:rPr>
        <w:t xml:space="preserve"> dices, hombre!                                    </w:t>
      </w:r>
      <w:r>
        <w:rPr>
          <w:sz w:val="24"/>
        </w:rPr>
        <w:t xml:space="preserve">Послушай, что ты говоришь! </w:t>
      </w:r>
    </w:p>
    <w:p>
      <w:pPr>
        <w:pStyle w:val="Normal1"/>
        <w:spacing w:lineRule="auto" w:line="240"/>
        <w:ind w:firstLine="284" w:end="0"/>
        <w:rPr/>
      </w:pPr>
      <w:r>
        <w:rPr>
          <w:sz w:val="24"/>
          <w:lang w:val="en-US"/>
        </w:rPr>
        <w:t xml:space="preserve">¡ </w:t>
      </w:r>
      <w:r>
        <w:rPr>
          <w:i/>
          <w:iCs/>
          <w:sz w:val="24"/>
          <w:lang w:val="en-US"/>
        </w:rPr>
        <w:t>Quién</w:t>
      </w:r>
      <w:r>
        <w:rPr>
          <w:sz w:val="24"/>
          <w:lang w:val="en-US"/>
        </w:rPr>
        <w:t xml:space="preserve"> supiera escribir así!                        </w:t>
      </w:r>
      <w:r>
        <w:rPr>
          <w:sz w:val="24"/>
        </w:rPr>
        <w:t xml:space="preserve">Кто сумел бы написать так! </w:t>
      </w:r>
    </w:p>
    <w:p>
      <w:pPr>
        <w:pStyle w:val="Normal1"/>
        <w:spacing w:lineRule="auto" w:line="240"/>
        <w:ind w:firstLine="284" w:end="0"/>
        <w:rPr/>
      </w:pPr>
      <w:r>
        <w:rPr>
          <w:sz w:val="24"/>
          <w:lang w:val="en-US"/>
        </w:rPr>
        <w:t xml:space="preserve">¡Miren ustedes, </w:t>
      </w:r>
      <w:r>
        <w:rPr>
          <w:i/>
          <w:iCs/>
          <w:sz w:val="24"/>
          <w:lang w:val="en-US"/>
        </w:rPr>
        <w:t>quién</w:t>
      </w:r>
      <w:r>
        <w:rPr>
          <w:sz w:val="24"/>
          <w:lang w:val="en-US"/>
        </w:rPr>
        <w:t xml:space="preserve"> viene allí!                 </w:t>
      </w:r>
      <w:r>
        <w:rPr>
          <w:sz w:val="24"/>
        </w:rPr>
        <w:t xml:space="preserve">Взгляните, кто там идет! </w:t>
      </w:r>
    </w:p>
    <w:p>
      <w:pPr>
        <w:pStyle w:val="Normal1"/>
        <w:spacing w:lineRule="auto" w:line="240"/>
        <w:ind w:firstLine="284" w:end="0"/>
        <w:rPr/>
      </w:pPr>
      <w:r>
        <w:rPr>
          <w:sz w:val="24"/>
          <w:lang w:val="en-US"/>
        </w:rPr>
        <w:t>—</w:t>
      </w:r>
      <w:r>
        <w:rPr>
          <w:sz w:val="24"/>
          <w:lang w:val="en-US"/>
        </w:rPr>
        <w:t xml:space="preserve">¿Vinieron muchas personas?                   </w:t>
      </w:r>
      <w:r>
        <w:rPr>
          <w:sz w:val="24"/>
        </w:rPr>
        <w:t xml:space="preserve">— Много людей пришло? </w:t>
      </w:r>
    </w:p>
    <w:p>
      <w:pPr>
        <w:pStyle w:val="Normal1"/>
        <w:spacing w:lineRule="auto" w:line="240"/>
        <w:ind w:firstLine="284" w:end="0"/>
        <w:rPr/>
      </w:pPr>
      <w:r>
        <w:rPr>
          <w:sz w:val="24"/>
          <w:lang w:val="en-US"/>
        </w:rPr>
        <w:t>—</w:t>
      </w:r>
      <w:r>
        <w:rPr>
          <w:sz w:val="24"/>
          <w:lang w:val="en-US"/>
        </w:rPr>
        <w:t xml:space="preserve">¡Es cosa de ver, </w:t>
      </w:r>
      <w:r>
        <w:rPr>
          <w:i/>
          <w:iCs/>
          <w:sz w:val="24"/>
          <w:lang w:val="en-US"/>
        </w:rPr>
        <w:t>cuántas</w:t>
      </w:r>
      <w:r>
        <w:rPr>
          <w:sz w:val="24"/>
          <w:lang w:val="en-US"/>
        </w:rPr>
        <w:t xml:space="preserve"> llegaron </w:t>
      </w:r>
      <w:r>
        <w:rPr>
          <w:sz w:val="24"/>
        </w:rPr>
        <w:t>уа</w:t>
      </w:r>
      <w:r>
        <w:rPr>
          <w:sz w:val="24"/>
          <w:lang w:val="en-US"/>
        </w:rPr>
        <w:t xml:space="preserve">!      </w:t>
      </w:r>
      <w:r>
        <w:rPr>
          <w:sz w:val="24"/>
        </w:rPr>
        <w:t xml:space="preserve">— Посмотрите только, сколько </w:t>
      </w:r>
    </w:p>
    <w:p>
      <w:pPr>
        <w:pStyle w:val="Normal1"/>
        <w:spacing w:lineRule="auto" w:line="240"/>
        <w:ind w:firstLine="709" w:end="0"/>
        <w:rPr>
          <w:sz w:val="24"/>
        </w:rPr>
      </w:pPr>
      <w:r>
        <w:rPr>
          <w:sz w:val="24"/>
        </w:rPr>
        <w:t>уже пришло!</w:t>
      </w:r>
    </w:p>
    <w:p>
      <w:pPr>
        <w:pStyle w:val="Normal1"/>
        <w:spacing w:lineRule="auto" w:line="240"/>
        <w:ind w:firstLine="284" w:end="0"/>
        <w:rPr>
          <w:sz w:val="24"/>
        </w:rPr>
      </w:pPr>
      <w:r>
        <w:rPr>
          <w:sz w:val="24"/>
        </w:rPr>
      </w:r>
    </w:p>
    <w:p>
      <w:pPr>
        <w:pStyle w:val="Heading3"/>
        <w:ind w:hanging="0" w:start="0"/>
        <w:rPr/>
      </w:pPr>
      <w:r>
        <w:rPr/>
        <w:t xml:space="preserve">         </w:t>
      </w:r>
      <w:bookmarkStart w:id="49" w:name="__RefHeading___Toc1886039"/>
      <w:r>
        <w:rPr/>
        <w:t>§ 38. Относительные местоимения</w:t>
      </w:r>
      <w:bookmarkEnd w:id="49"/>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O</w:t>
      </w:r>
      <w:r>
        <w:rPr>
          <w:sz w:val="24"/>
        </w:rPr>
        <w:t xml:space="preserve">тносительные местоимения выполняют в предложении роль союзных слов, вводя различные виды придаточных предложений. местоимения чаще всего соотносятся с определенными существительными, находящимися в главном предложении, и замещают их в придаточном, поэтому относительные местоимения не только выступают в функции союзов, но одновременно являются членами придаточных предложений.         </w:t>
      </w:r>
    </w:p>
    <w:p>
      <w:pPr>
        <w:pStyle w:val="Normal1"/>
        <w:spacing w:lineRule="auto" w:line="240"/>
        <w:ind w:firstLine="284" w:end="0"/>
        <w:jc w:val="center"/>
        <w:rPr/>
      </w:pPr>
      <w:r>
        <w:rPr>
          <w:sz w:val="24"/>
        </w:rPr>
        <w:t xml:space="preserve">1. </w:t>
      </w:r>
      <w:r>
        <w:rPr>
          <w:b/>
          <w:sz w:val="24"/>
          <w:lang w:val="en-US"/>
        </w:rPr>
        <w:t>Que</w:t>
      </w:r>
      <w:r>
        <w:rPr>
          <w:sz w:val="24"/>
        </w:rPr>
        <w:t xml:space="preserve"> — </w:t>
      </w:r>
      <w:r>
        <w:rPr>
          <w:i/>
          <w:iCs/>
          <w:sz w:val="24"/>
        </w:rPr>
        <w:t>который, (-ая, -ое)</w:t>
      </w:r>
    </w:p>
    <w:p>
      <w:pPr>
        <w:pStyle w:val="Normal1"/>
        <w:spacing w:lineRule="auto" w:line="240"/>
        <w:ind w:firstLine="284" w:end="0"/>
        <w:rPr>
          <w:i/>
          <w:i/>
          <w:iCs/>
          <w:sz w:val="24"/>
        </w:rPr>
      </w:pPr>
      <w:r>
        <w:rPr>
          <w:i/>
          <w:iCs/>
          <w:sz w:val="24"/>
        </w:rPr>
      </w:r>
    </w:p>
    <w:p>
      <w:pPr>
        <w:pStyle w:val="Normal1"/>
        <w:spacing w:lineRule="auto" w:line="240"/>
        <w:ind w:firstLine="284" w:end="0"/>
        <w:rPr>
          <w:sz w:val="24"/>
        </w:rPr>
      </w:pPr>
      <w:r>
        <w:rPr>
          <w:sz w:val="24"/>
        </w:rPr>
        <w:t>Это местоимение не изменяется по родам и числам и соотносит</w:t>
        <w:softHyphen/>
        <w:t>ся чаще всего с существительными, которые означают лица, пред</w:t>
        <w:softHyphen/>
        <w:t>меты и отвлеченные понятия: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Respiro el aire </w:t>
      </w:r>
      <w:r>
        <w:rPr>
          <w:i/>
          <w:iCs/>
          <w:sz w:val="24"/>
          <w:lang w:val="en-US"/>
        </w:rPr>
        <w:t>que</w:t>
      </w:r>
      <w:r>
        <w:rPr>
          <w:sz w:val="24"/>
          <w:lang w:val="en-US"/>
        </w:rPr>
        <w:t xml:space="preserve"> entra </w:t>
      </w:r>
      <w:r>
        <w:rPr>
          <w:sz w:val="24"/>
        </w:rPr>
        <w:t>ро</w:t>
      </w:r>
      <w:r>
        <w:rPr>
          <w:sz w:val="24"/>
          <w:lang w:val="en-US"/>
        </w:rPr>
        <w:t xml:space="preserve">r la ventanilla.             </w:t>
      </w:r>
      <w:r>
        <w:rPr>
          <w:sz w:val="24"/>
        </w:rPr>
        <w:t>Я вдыхаю воздух, идущий через форточку.</w:t>
      </w:r>
    </w:p>
    <w:p>
      <w:pPr>
        <w:pStyle w:val="Normal1"/>
        <w:spacing w:lineRule="auto" w:line="240"/>
        <w:ind w:firstLine="709" w:end="0"/>
        <w:rPr/>
      </w:pPr>
      <w:r>
        <w:rPr>
          <w:sz w:val="24"/>
        </w:rPr>
        <w:t xml:space="preserve"> </w:t>
      </w:r>
      <w:r>
        <w:rPr>
          <w:sz w:val="24"/>
        </w:rPr>
        <w:t>(</w:t>
      </w:r>
      <w:r>
        <w:rPr>
          <w:sz w:val="24"/>
          <w:lang w:val="en-US"/>
        </w:rPr>
        <w:t>D</w:t>
      </w:r>
      <w:r>
        <w:rPr>
          <w:sz w:val="24"/>
        </w:rPr>
        <w:t>. О</w:t>
      </w:r>
      <w:r>
        <w:rPr>
          <w:lang w:val="en-US"/>
        </w:rPr>
        <w:t>LEMA</w:t>
      </w:r>
      <w:r>
        <w:rPr>
          <w:sz w:val="24"/>
        </w:rPr>
        <w:t xml:space="preserve">) </w:t>
      </w:r>
    </w:p>
    <w:p>
      <w:pPr>
        <w:pStyle w:val="Normal1"/>
        <w:spacing w:lineRule="auto" w:line="240"/>
        <w:ind w:firstLine="284" w:end="0"/>
        <w:rPr/>
      </w:pPr>
      <w:r>
        <w:rPr>
          <w:sz w:val="24"/>
          <w:lang w:val="en-US"/>
        </w:rPr>
        <w:t>Yo</w:t>
      </w:r>
      <w:r>
        <w:rPr>
          <w:sz w:val="24"/>
        </w:rPr>
        <w:t xml:space="preserve"> </w:t>
      </w:r>
      <w:r>
        <w:rPr>
          <w:sz w:val="24"/>
          <w:lang w:val="en-US"/>
        </w:rPr>
        <w:t>ten</w:t>
      </w:r>
      <w:r>
        <w:rPr>
          <w:sz w:val="24"/>
        </w:rPr>
        <w:t>í</w:t>
      </w:r>
      <w:r>
        <w:rPr>
          <w:sz w:val="24"/>
          <w:lang w:val="en-US"/>
        </w:rPr>
        <w:t>a</w:t>
      </w:r>
      <w:r>
        <w:rPr>
          <w:sz w:val="24"/>
        </w:rPr>
        <w:t xml:space="preserve"> </w:t>
      </w:r>
      <w:r>
        <w:rPr>
          <w:sz w:val="24"/>
          <w:lang w:val="en-US"/>
        </w:rPr>
        <w:t>un</w:t>
      </w:r>
      <w:r>
        <w:rPr>
          <w:sz w:val="24"/>
        </w:rPr>
        <w:t xml:space="preserve"> </w:t>
      </w:r>
      <w:r>
        <w:rPr>
          <w:sz w:val="24"/>
          <w:lang w:val="en-US"/>
        </w:rPr>
        <w:t>amigo</w:t>
      </w:r>
      <w:r>
        <w:rPr>
          <w:sz w:val="24"/>
        </w:rPr>
        <w:t xml:space="preserve"> </w:t>
      </w:r>
      <w:r>
        <w:rPr>
          <w:i/>
          <w:iCs/>
          <w:sz w:val="24"/>
          <w:lang w:val="en-US"/>
        </w:rPr>
        <w:t>que</w:t>
      </w:r>
      <w:r>
        <w:rPr>
          <w:sz w:val="24"/>
        </w:rPr>
        <w:t xml:space="preserve"> </w:t>
      </w:r>
      <w:r>
        <w:rPr>
          <w:sz w:val="24"/>
          <w:lang w:val="en-US"/>
        </w:rPr>
        <w:t>se</w:t>
      </w:r>
      <w:r>
        <w:rPr>
          <w:sz w:val="24"/>
        </w:rPr>
        <w:t xml:space="preserve"> </w:t>
      </w:r>
      <w:r>
        <w:rPr>
          <w:sz w:val="24"/>
          <w:lang w:val="en-US"/>
        </w:rPr>
        <w:t>fue</w:t>
      </w:r>
      <w:r>
        <w:rPr>
          <w:sz w:val="24"/>
        </w:rPr>
        <w:t xml:space="preserve"> а                               У меня был друг, который уехал</w:t>
      </w:r>
    </w:p>
    <w:p>
      <w:pPr>
        <w:pStyle w:val="Normal1"/>
        <w:spacing w:lineRule="auto" w:line="240"/>
        <w:ind w:firstLine="709" w:end="0"/>
        <w:rPr/>
      </w:pPr>
      <w:r>
        <w:rPr>
          <w:sz w:val="24"/>
          <w:lang w:val="en-US"/>
        </w:rPr>
        <w:t>América. (J. F</w:t>
      </w:r>
      <w:r>
        <w:rPr>
          <w:lang w:val="en-US"/>
        </w:rPr>
        <w:t>ARIAS</w:t>
      </w:r>
      <w:r>
        <w:rPr>
          <w:sz w:val="24"/>
          <w:lang w:val="en-US"/>
        </w:rPr>
        <w:t xml:space="preserve">)                                                    </w:t>
      </w:r>
      <w:r>
        <w:rPr>
          <w:sz w:val="24"/>
        </w:rPr>
        <w:t>в</w:t>
      </w:r>
      <w:r>
        <w:rPr>
          <w:sz w:val="24"/>
          <w:lang w:val="en-US"/>
        </w:rPr>
        <w:t xml:space="preserve"> </w:t>
      </w:r>
      <w:r>
        <w:rPr>
          <w:sz w:val="24"/>
        </w:rPr>
        <w:t>Америку</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Местоимение </w:t>
      </w:r>
      <w:r>
        <w:rPr>
          <w:b/>
          <w:sz w:val="24"/>
        </w:rPr>
        <w:t>que</w:t>
      </w:r>
      <w:r>
        <w:rPr>
          <w:sz w:val="24"/>
        </w:rPr>
        <w:t xml:space="preserve"> может употребляться с определенным артиклем:</w:t>
      </w:r>
    </w:p>
    <w:p>
      <w:pPr>
        <w:pStyle w:val="Normal1"/>
        <w:spacing w:lineRule="auto" w:line="240"/>
        <w:ind w:firstLine="284" w:end="0"/>
        <w:rPr/>
      </w:pPr>
      <w:r>
        <w:rPr>
          <w:b/>
          <w:sz w:val="24"/>
        </w:rPr>
        <w:t>еl que</w:t>
      </w:r>
      <w:r>
        <w:rPr>
          <w:sz w:val="24"/>
        </w:rPr>
        <w:t xml:space="preserve"> — тот (который, кто), </w:t>
      </w:r>
      <w:r>
        <w:rPr>
          <w:b/>
          <w:sz w:val="24"/>
        </w:rPr>
        <w:t>lа que</w:t>
      </w:r>
      <w:r>
        <w:rPr>
          <w:sz w:val="24"/>
        </w:rPr>
        <w:t xml:space="preserve"> —- та (которая, кто), </w:t>
      </w:r>
      <w:r>
        <w:rPr>
          <w:b/>
          <w:sz w:val="24"/>
          <w:lang w:val="en-US"/>
        </w:rPr>
        <w:t>lo</w:t>
      </w:r>
      <w:r>
        <w:rPr>
          <w:b/>
          <w:sz w:val="24"/>
        </w:rPr>
        <w:t xml:space="preserve"> </w:t>
      </w:r>
      <w:r>
        <w:rPr>
          <w:b/>
          <w:sz w:val="24"/>
          <w:lang w:val="en-US"/>
        </w:rPr>
        <w:t>que</w:t>
      </w:r>
      <w:r>
        <w:rPr>
          <w:sz w:val="24"/>
        </w:rPr>
        <w:t xml:space="preserve"> — то (что), </w:t>
      </w:r>
      <w:r>
        <w:rPr>
          <w:b/>
          <w:sz w:val="24"/>
          <w:lang w:val="en-US"/>
        </w:rPr>
        <w:t>los</w:t>
      </w:r>
      <w:r>
        <w:rPr>
          <w:b/>
          <w:sz w:val="24"/>
        </w:rPr>
        <w:t xml:space="preserve"> </w:t>
      </w:r>
      <w:r>
        <w:rPr>
          <w:b/>
          <w:sz w:val="24"/>
          <w:lang w:val="en-US"/>
        </w:rPr>
        <w:t>que</w:t>
      </w:r>
      <w:r>
        <w:rPr>
          <w:sz w:val="24"/>
        </w:rPr>
        <w:t xml:space="preserve"> — те (которые), </w:t>
      </w:r>
      <w:r>
        <w:rPr>
          <w:b/>
          <w:sz w:val="24"/>
          <w:lang w:val="en-US"/>
        </w:rPr>
        <w:t>las</w:t>
      </w:r>
      <w:r>
        <w:rPr>
          <w:b/>
          <w:sz w:val="24"/>
        </w:rPr>
        <w:t xml:space="preserve"> </w:t>
      </w:r>
      <w:r>
        <w:rPr>
          <w:b/>
          <w:sz w:val="24"/>
          <w:lang w:val="en-US"/>
        </w:rPr>
        <w:t>que</w:t>
      </w:r>
      <w:r>
        <w:rPr>
          <w:sz w:val="24"/>
        </w:rPr>
        <w:t xml:space="preserve"> — те (которые). Некоторые грамматисты рассматривают эти сочетания с артиклем как самостоятельные относительные местоимения: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Un</w:t>
      </w:r>
      <w:r>
        <w:rPr>
          <w:sz w:val="24"/>
        </w:rPr>
        <w:t xml:space="preserve"> </w:t>
      </w:r>
      <w:r>
        <w:rPr>
          <w:sz w:val="24"/>
          <w:lang w:val="en-US"/>
        </w:rPr>
        <w:t>regalo</w:t>
      </w:r>
      <w:r>
        <w:rPr>
          <w:sz w:val="24"/>
        </w:rPr>
        <w:t xml:space="preserve"> </w:t>
      </w:r>
      <w:r>
        <w:rPr>
          <w:sz w:val="24"/>
          <w:lang w:val="en-US"/>
        </w:rPr>
        <w:t>espl</w:t>
      </w:r>
      <w:r>
        <w:rPr>
          <w:sz w:val="24"/>
        </w:rPr>
        <w:t>é</w:t>
      </w:r>
      <w:r>
        <w:rPr>
          <w:sz w:val="24"/>
          <w:lang w:val="en-US"/>
        </w:rPr>
        <w:t>ndido</w:t>
      </w:r>
      <w:r>
        <w:rPr>
          <w:sz w:val="24"/>
        </w:rPr>
        <w:t xml:space="preserve">, </w:t>
      </w:r>
      <w:r>
        <w:rPr>
          <w:sz w:val="24"/>
          <w:lang w:val="en-US"/>
        </w:rPr>
        <w:t>como</w:t>
      </w:r>
      <w:r>
        <w:rPr>
          <w:sz w:val="24"/>
        </w:rPr>
        <w:t xml:space="preserve"> </w:t>
      </w:r>
      <w:r>
        <w:rPr>
          <w:sz w:val="24"/>
          <w:lang w:val="en-US"/>
        </w:rPr>
        <w:t>todos</w:t>
      </w:r>
      <w:r>
        <w:rPr>
          <w:sz w:val="24"/>
        </w:rPr>
        <w:t xml:space="preserve">                 Великолепный подарок, как всё,</w:t>
      </w:r>
    </w:p>
    <w:p>
      <w:pPr>
        <w:pStyle w:val="Normal1"/>
        <w:spacing w:lineRule="auto" w:line="240"/>
        <w:ind w:firstLine="709" w:end="0"/>
        <w:rPr/>
      </w:pPr>
      <w:r>
        <w:rPr>
          <w:i/>
          <w:iCs/>
          <w:sz w:val="24"/>
          <w:lang w:val="en-US"/>
        </w:rPr>
        <w:t>los que</w:t>
      </w:r>
      <w:r>
        <w:rPr>
          <w:sz w:val="24"/>
          <w:lang w:val="en-US"/>
        </w:rPr>
        <w:t xml:space="preserve"> usted hace. </w:t>
      </w:r>
      <w:r>
        <w:rPr>
          <w:sz w:val="24"/>
        </w:rPr>
        <w:t>(</w:t>
      </w:r>
      <w:r>
        <w:rPr>
          <w:sz w:val="24"/>
          <w:lang w:val="en-US"/>
        </w:rPr>
        <w:t>S</w:t>
      </w:r>
      <w:r>
        <w:rPr>
          <w:sz w:val="24"/>
        </w:rPr>
        <w:t xml:space="preserve">. </w:t>
      </w:r>
      <w:r>
        <w:rPr>
          <w:sz w:val="24"/>
          <w:lang w:val="en-US"/>
        </w:rPr>
        <w:t>Novo</w:t>
      </w:r>
      <w:r>
        <w:rPr>
          <w:sz w:val="24"/>
        </w:rPr>
        <w:t xml:space="preserve">)                         которые вы делаете. </w:t>
      </w:r>
    </w:p>
    <w:p>
      <w:pPr>
        <w:pStyle w:val="Normal1"/>
        <w:spacing w:lineRule="auto" w:line="240"/>
        <w:ind w:firstLine="284" w:end="0"/>
        <w:rPr/>
      </w:pPr>
      <w:r>
        <w:rPr>
          <w:sz w:val="24"/>
          <w:lang w:val="en-US"/>
        </w:rPr>
        <w:t xml:space="preserve">Es Miriam </w:t>
      </w:r>
      <w:r>
        <w:rPr>
          <w:i/>
          <w:iCs/>
          <w:sz w:val="24"/>
          <w:lang w:val="en-US"/>
        </w:rPr>
        <w:t>la que</w:t>
      </w:r>
      <w:r>
        <w:rPr>
          <w:sz w:val="24"/>
          <w:lang w:val="en-US"/>
        </w:rPr>
        <w:t xml:space="preserve"> me sale al encuentro.         </w:t>
      </w:r>
      <w:r>
        <w:rPr>
          <w:sz w:val="24"/>
        </w:rPr>
        <w:t>Мириам, — вот кто выходит</w:t>
      </w:r>
    </w:p>
    <w:p>
      <w:pPr>
        <w:pStyle w:val="Normal1"/>
        <w:spacing w:lineRule="auto" w:line="240"/>
        <w:ind w:firstLine="709" w:end="0"/>
        <w:rPr/>
      </w:pPr>
      <w:r>
        <w:rPr>
          <w:sz w:val="24"/>
        </w:rPr>
        <w:t xml:space="preserve"> </w:t>
      </w:r>
      <w:r>
        <w:rPr>
          <w:sz w:val="24"/>
        </w:rPr>
        <w:t>(</w:t>
      </w:r>
      <w:r>
        <w:rPr>
          <w:sz w:val="24"/>
          <w:lang w:val="en-US"/>
        </w:rPr>
        <w:t>D</w:t>
      </w:r>
      <w:r>
        <w:rPr>
          <w:sz w:val="24"/>
        </w:rPr>
        <w:t xml:space="preserve">. </w:t>
      </w:r>
      <w:r>
        <w:rPr>
          <w:sz w:val="24"/>
          <w:lang w:val="en-US"/>
        </w:rPr>
        <w:t>O</w:t>
      </w:r>
      <w:r>
        <w:rPr>
          <w:lang w:val="en-US"/>
        </w:rPr>
        <w:t>LEMA</w:t>
      </w:r>
      <w:r>
        <w:rPr>
          <w:sz w:val="24"/>
        </w:rPr>
        <w:t xml:space="preserve">)                                                    навстречу мне. </w:t>
      </w:r>
    </w:p>
    <w:p>
      <w:pPr>
        <w:pStyle w:val="Normal1"/>
        <w:spacing w:lineRule="auto" w:line="240"/>
        <w:ind w:firstLine="284" w:end="0"/>
        <w:rPr/>
      </w:pPr>
      <w:r>
        <w:rPr>
          <w:sz w:val="24"/>
          <w:lang w:val="en-US"/>
        </w:rPr>
        <w:t xml:space="preserve">Es esto </w:t>
      </w:r>
      <w:r>
        <w:rPr>
          <w:i/>
          <w:iCs/>
          <w:sz w:val="24"/>
          <w:lang w:val="en-US"/>
        </w:rPr>
        <w:t>lo que</w:t>
      </w:r>
      <w:r>
        <w:rPr>
          <w:sz w:val="24"/>
          <w:lang w:val="en-US"/>
        </w:rPr>
        <w:t xml:space="preserve"> más me ha atormentado.        </w:t>
      </w:r>
      <w:r>
        <w:rPr>
          <w:sz w:val="24"/>
        </w:rPr>
        <w:t>Именно это более всего меня и</w:t>
      </w:r>
    </w:p>
    <w:p>
      <w:pPr>
        <w:pStyle w:val="Normal1"/>
        <w:spacing w:lineRule="auto" w:line="240"/>
        <w:rPr/>
      </w:pPr>
      <w:r>
        <w:rPr>
          <w:sz w:val="24"/>
        </w:rPr>
        <w:t xml:space="preserve">             </w:t>
      </w:r>
      <w:r>
        <w:rPr>
          <w:sz w:val="24"/>
        </w:rPr>
        <w:t>(</w:t>
      </w:r>
      <w:r>
        <w:rPr>
          <w:sz w:val="24"/>
          <w:lang w:val="en-US"/>
        </w:rPr>
        <w:t>D</w:t>
      </w:r>
      <w:r>
        <w:rPr>
          <w:sz w:val="24"/>
        </w:rPr>
        <w:t xml:space="preserve">.  </w:t>
      </w:r>
      <w:r>
        <w:rPr>
          <w:sz w:val="24"/>
          <w:lang w:val="en-US"/>
        </w:rPr>
        <w:t>O</w:t>
      </w:r>
      <w:r>
        <w:rPr>
          <w:lang w:val="en-US"/>
        </w:rPr>
        <w:t>LEMA</w:t>
      </w:r>
      <w:r>
        <w:rPr>
          <w:sz w:val="24"/>
        </w:rPr>
        <w:t xml:space="preserve">)                                                   терзало. </w:t>
      </w:r>
    </w:p>
    <w:p>
      <w:pPr>
        <w:pStyle w:val="Normal1"/>
        <w:spacing w:lineRule="auto" w:line="240"/>
        <w:ind w:firstLine="284" w:end="0"/>
        <w:rPr/>
      </w:pPr>
      <w:r>
        <w:rPr>
          <w:sz w:val="24"/>
          <w:lang w:val="en-US"/>
        </w:rPr>
        <w:t>Mucho</w:t>
      </w:r>
      <w:r>
        <w:rPr>
          <w:sz w:val="24"/>
        </w:rPr>
        <w:t xml:space="preserve"> </w:t>
      </w:r>
      <w:r>
        <w:rPr>
          <w:sz w:val="24"/>
          <w:lang w:val="en-US"/>
        </w:rPr>
        <w:t>sabe</w:t>
      </w:r>
      <w:r>
        <w:rPr>
          <w:sz w:val="24"/>
        </w:rPr>
        <w:t xml:space="preserve"> </w:t>
      </w:r>
      <w:r>
        <w:rPr>
          <w:sz w:val="24"/>
          <w:lang w:val="en-US"/>
        </w:rPr>
        <w:t>la</w:t>
      </w:r>
      <w:r>
        <w:rPr>
          <w:sz w:val="24"/>
        </w:rPr>
        <w:t xml:space="preserve"> </w:t>
      </w:r>
      <w:r>
        <w:rPr>
          <w:sz w:val="24"/>
          <w:lang w:val="en-US"/>
        </w:rPr>
        <w:t>zorra</w:t>
      </w:r>
      <w:r>
        <w:rPr>
          <w:sz w:val="24"/>
        </w:rPr>
        <w:t xml:space="preserve">, </w:t>
      </w:r>
      <w:r>
        <w:rPr>
          <w:sz w:val="24"/>
          <w:lang w:val="en-US"/>
        </w:rPr>
        <w:t>m</w:t>
      </w:r>
      <w:r>
        <w:rPr>
          <w:sz w:val="24"/>
        </w:rPr>
        <w:t>á</w:t>
      </w:r>
      <w:r>
        <w:rPr>
          <w:sz w:val="24"/>
          <w:lang w:val="en-US"/>
        </w:rPr>
        <w:t>s</w:t>
      </w:r>
      <w:r>
        <w:rPr>
          <w:sz w:val="24"/>
        </w:rPr>
        <w:t xml:space="preserve"> </w:t>
      </w:r>
      <w:r>
        <w:rPr>
          <w:sz w:val="24"/>
          <w:lang w:val="en-US"/>
        </w:rPr>
        <w:t>sabe</w:t>
      </w:r>
      <w:r>
        <w:rPr>
          <w:sz w:val="24"/>
        </w:rPr>
        <w:t xml:space="preserve"> </w:t>
      </w:r>
      <w:r>
        <w:rPr>
          <w:i/>
          <w:iCs/>
          <w:sz w:val="24"/>
          <w:lang w:val="en-US"/>
        </w:rPr>
        <w:t>el</w:t>
      </w:r>
      <w:r>
        <w:rPr>
          <w:sz w:val="24"/>
        </w:rPr>
        <w:t xml:space="preserve">                 Много знает лиса, но больше</w:t>
      </w:r>
    </w:p>
    <w:p>
      <w:pPr>
        <w:pStyle w:val="Normal1"/>
        <w:spacing w:lineRule="auto" w:line="240"/>
        <w:ind w:firstLine="709" w:end="0"/>
        <w:rPr/>
      </w:pPr>
      <w:r>
        <w:rPr>
          <w:i/>
          <w:iCs/>
          <w:sz w:val="24"/>
          <w:lang w:val="en-US"/>
        </w:rPr>
        <w:t>que</w:t>
      </w:r>
      <w:r>
        <w:rPr>
          <w:sz w:val="24"/>
          <w:lang w:val="en-US"/>
        </w:rPr>
        <w:t xml:space="preserve"> la toma. </w:t>
      </w:r>
      <w:r>
        <w:rPr>
          <w:sz w:val="24"/>
        </w:rPr>
        <w:t>(</w:t>
      </w:r>
      <w:r>
        <w:rPr>
          <w:i/>
          <w:iCs/>
          <w:sz w:val="24"/>
          <w:lang w:val="en-US"/>
        </w:rPr>
        <w:t>P</w:t>
      </w:r>
      <w:r>
        <w:rPr>
          <w:i/>
          <w:iCs/>
          <w:lang w:val="en-US"/>
        </w:rPr>
        <w:t>ROVERBIO</w:t>
      </w:r>
      <w:r>
        <w:rPr>
          <w:sz w:val="24"/>
        </w:rPr>
        <w:t>)                                  знает тот, кто ее ловит.</w:t>
      </w:r>
    </w:p>
    <w:p>
      <w:pPr>
        <w:pStyle w:val="Normal1"/>
        <w:spacing w:lineRule="auto" w:line="240"/>
        <w:ind w:firstLine="284" w:end="0"/>
        <w:jc w:val="center"/>
        <w:rPr>
          <w:sz w:val="24"/>
        </w:rPr>
      </w:pPr>
      <w:r>
        <w:rPr>
          <w:sz w:val="24"/>
        </w:rPr>
      </w:r>
    </w:p>
    <w:p>
      <w:pPr>
        <w:pStyle w:val="Normal1"/>
        <w:spacing w:lineRule="auto" w:line="240"/>
        <w:ind w:firstLine="284" w:end="0"/>
        <w:jc w:val="center"/>
        <w:rPr/>
      </w:pPr>
      <w:r>
        <w:rPr>
          <w:sz w:val="24"/>
        </w:rPr>
        <w:t xml:space="preserve">2. </w:t>
      </w:r>
      <w:r>
        <w:rPr>
          <w:b/>
          <w:sz w:val="24"/>
          <w:lang w:val="en-US"/>
        </w:rPr>
        <w:t>Quien</w:t>
      </w:r>
      <w:r>
        <w:rPr>
          <w:b/>
          <w:sz w:val="24"/>
        </w:rPr>
        <w:t xml:space="preserve"> — </w:t>
      </w:r>
      <w:r>
        <w:rPr>
          <w:b/>
          <w:sz w:val="24"/>
          <w:lang w:val="en-US"/>
        </w:rPr>
        <w:t>quienes</w:t>
      </w:r>
      <w:r>
        <w:rPr>
          <w:sz w:val="24"/>
        </w:rPr>
        <w:t xml:space="preserve"> — </w:t>
      </w:r>
      <w:r>
        <w:rPr>
          <w:i/>
          <w:iCs/>
          <w:sz w:val="24"/>
        </w:rPr>
        <w:t>кто, который (-ая, -ые)</w:t>
      </w:r>
    </w:p>
    <w:p>
      <w:pPr>
        <w:pStyle w:val="Normal1"/>
        <w:spacing w:lineRule="auto" w:line="240"/>
        <w:ind w:firstLine="284" w:end="0"/>
        <w:rPr>
          <w:i/>
          <w:i/>
          <w:iCs/>
          <w:sz w:val="24"/>
        </w:rPr>
      </w:pPr>
      <w:r>
        <w:rPr>
          <w:i/>
          <w:iCs/>
          <w:sz w:val="24"/>
        </w:rPr>
      </w:r>
    </w:p>
    <w:p>
      <w:pPr>
        <w:pStyle w:val="Normal1"/>
        <w:spacing w:lineRule="auto" w:line="240"/>
        <w:ind w:firstLine="284" w:end="0"/>
        <w:rPr>
          <w:sz w:val="24"/>
        </w:rPr>
      </w:pPr>
      <w:r>
        <w:rPr>
          <w:sz w:val="24"/>
        </w:rPr>
        <w:t>Это местоимение изменяется по числам. Оно соотносится лишь с существительными, обозначающими лица, и не употребляется с артиклем:</w:t>
      </w:r>
    </w:p>
    <w:p>
      <w:pPr>
        <w:pStyle w:val="Normal1"/>
        <w:spacing w:lineRule="auto" w:line="240"/>
        <w:ind w:firstLine="284" w:end="0"/>
        <w:rPr/>
      </w:pPr>
      <w:r>
        <w:rPr>
          <w:i/>
          <w:iCs/>
          <w:sz w:val="24"/>
          <w:lang w:val="en-US"/>
        </w:rPr>
        <w:t>Quien</w:t>
      </w:r>
      <w:r>
        <w:rPr>
          <w:sz w:val="24"/>
          <w:lang w:val="en-US"/>
        </w:rPr>
        <w:t xml:space="preserve"> tiene boca, se equivoca.                                   </w:t>
      </w:r>
      <w:r>
        <w:rPr>
          <w:sz w:val="24"/>
        </w:rPr>
        <w:t>У кого есть рот, тот ошибается.</w:t>
      </w:r>
    </w:p>
    <w:p>
      <w:pPr>
        <w:pStyle w:val="Normal1"/>
        <w:spacing w:lineRule="auto" w:line="240"/>
        <w:ind w:firstLine="709" w:end="0"/>
        <w:rPr/>
      </w:pPr>
      <w:r>
        <w:rPr>
          <w:sz w:val="24"/>
          <w:lang w:val="en-US"/>
        </w:rPr>
        <w:t>(</w:t>
      </w:r>
      <w:r>
        <w:rPr>
          <w:i/>
          <w:iCs/>
          <w:sz w:val="24"/>
          <w:lang w:val="en-US"/>
        </w:rPr>
        <w:t>P</w:t>
      </w:r>
      <w:r>
        <w:rPr>
          <w:i/>
          <w:iCs/>
          <w:lang w:val="en-US"/>
        </w:rPr>
        <w:t>ROVERBIO</w:t>
      </w:r>
      <w:r>
        <w:rPr>
          <w:sz w:val="24"/>
          <w:lang w:val="en-US"/>
        </w:rPr>
        <w:t>)                                                               (</w:t>
      </w:r>
      <w:r>
        <w:rPr>
          <w:i/>
          <w:iCs/>
          <w:sz w:val="24"/>
        </w:rPr>
        <w:t>досл</w:t>
      </w:r>
      <w:r>
        <w:rPr>
          <w:sz w:val="24"/>
          <w:lang w:val="en-US"/>
        </w:rPr>
        <w:t xml:space="preserve">.) </w:t>
      </w:r>
    </w:p>
    <w:p>
      <w:pPr>
        <w:pStyle w:val="Normal1"/>
        <w:spacing w:lineRule="auto" w:line="240"/>
        <w:ind w:firstLine="284" w:end="0"/>
        <w:rPr/>
      </w:pPr>
      <w:r>
        <w:rPr>
          <w:sz w:val="24"/>
        </w:rPr>
        <w:t xml:space="preserve">Не </w:t>
      </w:r>
      <w:r>
        <w:rPr>
          <w:sz w:val="24"/>
          <w:lang w:val="en-US"/>
        </w:rPr>
        <w:t>visto</w:t>
      </w:r>
      <w:r>
        <w:rPr>
          <w:sz w:val="24"/>
        </w:rPr>
        <w:t xml:space="preserve"> </w:t>
      </w:r>
      <w:r>
        <w:rPr>
          <w:sz w:val="24"/>
          <w:lang w:val="en-US"/>
        </w:rPr>
        <w:t>a</w:t>
      </w:r>
      <w:r>
        <w:rPr>
          <w:sz w:val="24"/>
        </w:rPr>
        <w:t xml:space="preserve"> </w:t>
      </w:r>
      <w:r>
        <w:rPr>
          <w:sz w:val="24"/>
          <w:lang w:val="en-US"/>
        </w:rPr>
        <w:t>m</w:t>
      </w:r>
      <w:r>
        <w:rPr>
          <w:sz w:val="24"/>
        </w:rPr>
        <w:t>á</w:t>
      </w:r>
      <w:r>
        <w:rPr>
          <w:sz w:val="24"/>
          <w:lang w:val="en-US"/>
        </w:rPr>
        <w:t>s</w:t>
      </w:r>
      <w:r>
        <w:rPr>
          <w:sz w:val="24"/>
        </w:rPr>
        <w:t xml:space="preserve"> </w:t>
      </w:r>
      <w:r>
        <w:rPr>
          <w:sz w:val="24"/>
          <w:lang w:val="en-US"/>
        </w:rPr>
        <w:t>de</w:t>
      </w:r>
      <w:r>
        <w:rPr>
          <w:sz w:val="24"/>
        </w:rPr>
        <w:t xml:space="preserve"> </w:t>
      </w:r>
      <w:r>
        <w:rPr>
          <w:sz w:val="24"/>
          <w:lang w:val="en-US"/>
        </w:rPr>
        <w:t>cuatro</w:t>
      </w:r>
      <w:r>
        <w:rPr>
          <w:sz w:val="24"/>
        </w:rPr>
        <w:t xml:space="preserve"> </w:t>
      </w:r>
      <w:r>
        <w:rPr>
          <w:sz w:val="24"/>
          <w:lang w:val="en-US"/>
        </w:rPr>
        <w:t>a</w:t>
      </w:r>
      <w:r>
        <w:rPr>
          <w:sz w:val="24"/>
        </w:rPr>
        <w:t xml:space="preserve"> </w:t>
      </w:r>
      <w:r>
        <w:rPr>
          <w:i/>
          <w:iCs/>
          <w:sz w:val="24"/>
          <w:lang w:val="en-US"/>
        </w:rPr>
        <w:t>quienes</w:t>
      </w:r>
      <w:r>
        <w:rPr>
          <w:sz w:val="24"/>
        </w:rPr>
        <w:t xml:space="preserve">                             Я встречал человека четыре, с</w:t>
      </w:r>
    </w:p>
    <w:p>
      <w:pPr>
        <w:pStyle w:val="Normal1"/>
        <w:spacing w:lineRule="auto" w:line="240"/>
        <w:ind w:firstLine="709" w:end="0"/>
        <w:rPr/>
      </w:pPr>
      <w:r>
        <w:rPr>
          <w:sz w:val="24"/>
          <w:lang w:val="en-US"/>
        </w:rPr>
        <w:t xml:space="preserve">les ha pasado lo mismo.                                              </w:t>
      </w:r>
      <w:r>
        <w:rPr>
          <w:sz w:val="24"/>
        </w:rPr>
        <w:t>которыми случилось то же самое.</w:t>
      </w:r>
    </w:p>
    <w:p>
      <w:pPr>
        <w:pStyle w:val="Normal1"/>
        <w:spacing w:lineRule="auto" w:line="240"/>
        <w:ind w:firstLine="709" w:end="0"/>
        <w:rPr/>
      </w:pPr>
      <w:r>
        <w:rPr>
          <w:sz w:val="24"/>
        </w:rPr>
        <w:t xml:space="preserve">(Н. </w:t>
      </w:r>
      <w:r>
        <w:rPr>
          <w:sz w:val="24"/>
          <w:lang w:val="en-US"/>
        </w:rPr>
        <w:t>A</w:t>
      </w:r>
      <w:r>
        <w:rPr>
          <w:lang w:val="en-US"/>
        </w:rPr>
        <w:t>LMANZA</w:t>
      </w:r>
      <w:r>
        <w:rPr>
          <w:sz w:val="24"/>
        </w:rPr>
        <w:t xml:space="preserve">) </w:t>
      </w:r>
    </w:p>
    <w:p>
      <w:pPr>
        <w:pStyle w:val="Normal1"/>
        <w:spacing w:lineRule="auto" w:line="240"/>
        <w:ind w:firstLine="284" w:end="0"/>
        <w:rPr/>
      </w:pPr>
      <w:r>
        <w:rPr>
          <w:sz w:val="24"/>
          <w:lang w:val="en-US"/>
        </w:rPr>
        <w:t>Con</w:t>
      </w:r>
      <w:r>
        <w:rPr>
          <w:sz w:val="24"/>
        </w:rPr>
        <w:t xml:space="preserve"> </w:t>
      </w:r>
      <w:r>
        <w:rPr>
          <w:sz w:val="24"/>
          <w:lang w:val="en-US"/>
        </w:rPr>
        <w:t>la</w:t>
      </w:r>
      <w:r>
        <w:rPr>
          <w:sz w:val="24"/>
        </w:rPr>
        <w:t xml:space="preserve"> </w:t>
      </w:r>
      <w:r>
        <w:rPr>
          <w:sz w:val="24"/>
          <w:lang w:val="en-US"/>
        </w:rPr>
        <w:t>vecina</w:t>
      </w:r>
      <w:r>
        <w:rPr>
          <w:sz w:val="24"/>
        </w:rPr>
        <w:t xml:space="preserve"> </w:t>
      </w:r>
      <w:r>
        <w:rPr>
          <w:sz w:val="24"/>
          <w:lang w:val="en-US"/>
        </w:rPr>
        <w:t>mayor</w:t>
      </w:r>
      <w:r>
        <w:rPr>
          <w:sz w:val="24"/>
        </w:rPr>
        <w:t xml:space="preserve">... </w:t>
      </w:r>
      <w:r>
        <w:rPr>
          <w:sz w:val="24"/>
          <w:lang w:val="en-US"/>
        </w:rPr>
        <w:t>era</w:t>
      </w:r>
      <w:r>
        <w:rPr>
          <w:sz w:val="24"/>
        </w:rPr>
        <w:t xml:space="preserve"> </w:t>
      </w:r>
      <w:r>
        <w:rPr>
          <w:sz w:val="24"/>
          <w:lang w:val="en-US"/>
        </w:rPr>
        <w:t>con</w:t>
      </w:r>
      <w:r>
        <w:rPr>
          <w:sz w:val="24"/>
        </w:rPr>
        <w:t xml:space="preserve">                                     С соседкой, что постарше,—вот</w:t>
      </w:r>
    </w:p>
    <w:p>
      <w:pPr>
        <w:pStyle w:val="Normal1"/>
        <w:spacing w:lineRule="auto" w:line="240"/>
        <w:ind w:firstLine="709" w:end="0"/>
        <w:rPr/>
      </w:pPr>
      <w:r>
        <w:rPr>
          <w:i/>
          <w:iCs/>
          <w:sz w:val="24"/>
          <w:lang w:val="en-US"/>
        </w:rPr>
        <w:t>quien</w:t>
      </w:r>
      <w:r>
        <w:rPr>
          <w:sz w:val="24"/>
        </w:rPr>
        <w:t xml:space="preserve">. </w:t>
      </w:r>
      <w:r>
        <w:rPr>
          <w:sz w:val="24"/>
          <w:lang w:val="en-US"/>
        </w:rPr>
        <w:t>Adela</w:t>
      </w:r>
      <w:r>
        <w:rPr>
          <w:sz w:val="24"/>
        </w:rPr>
        <w:t xml:space="preserve">. </w:t>
      </w:r>
      <w:r>
        <w:rPr>
          <w:sz w:val="24"/>
          <w:lang w:val="en-US"/>
        </w:rPr>
        <w:t>sol</w:t>
      </w:r>
      <w:r>
        <w:rPr>
          <w:sz w:val="24"/>
        </w:rPr>
        <w:t>í</w:t>
      </w:r>
      <w:r>
        <w:rPr>
          <w:sz w:val="24"/>
          <w:lang w:val="en-US"/>
        </w:rPr>
        <w:t>a</w:t>
      </w:r>
      <w:r>
        <w:rPr>
          <w:sz w:val="24"/>
        </w:rPr>
        <w:t xml:space="preserve"> </w:t>
      </w:r>
      <w:r>
        <w:rPr>
          <w:sz w:val="24"/>
          <w:lang w:val="en-US"/>
        </w:rPr>
        <w:t>tener</w:t>
      </w:r>
      <w:r>
        <w:rPr>
          <w:sz w:val="24"/>
        </w:rPr>
        <w:t xml:space="preserve">... </w:t>
      </w:r>
      <w:r>
        <w:rPr>
          <w:sz w:val="24"/>
          <w:lang w:val="en-US"/>
        </w:rPr>
        <w:t>conversaciones</w:t>
      </w:r>
      <w:r>
        <w:rPr>
          <w:sz w:val="24"/>
        </w:rPr>
        <w:t xml:space="preserve">                  с кем имела обыкновение разговаривать </w:t>
      </w:r>
    </w:p>
    <w:p>
      <w:pPr>
        <w:pStyle w:val="Normal1"/>
        <w:spacing w:lineRule="auto" w:line="240"/>
        <w:ind w:firstLine="709" w:end="0"/>
        <w:rPr/>
      </w:pPr>
      <w:r>
        <w:rPr>
          <w:sz w:val="24"/>
          <w:lang w:val="en-US"/>
        </w:rPr>
        <w:t>(J.  F</w:t>
      </w:r>
      <w:r>
        <w:rPr>
          <w:lang w:val="en-US"/>
        </w:rPr>
        <w:t>LORIANI)</w:t>
      </w:r>
      <w:r>
        <w:rPr>
          <w:sz w:val="24"/>
          <w:lang w:val="en-US"/>
        </w:rPr>
        <w:t xml:space="preserve">                                                             </w:t>
      </w:r>
      <w:r>
        <w:rPr>
          <w:sz w:val="24"/>
        </w:rPr>
        <w:t>Алела</w:t>
      </w:r>
      <w:r>
        <w:rPr>
          <w:sz w:val="24"/>
          <w:lang w:val="en-US"/>
        </w:rPr>
        <w:t xml:space="preserve">. </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pPr>
      <w:r>
        <w:rPr>
          <w:sz w:val="24"/>
        </w:rPr>
        <w:t xml:space="preserve">3. </w:t>
      </w:r>
      <w:r>
        <w:rPr>
          <w:b/>
          <w:sz w:val="24"/>
          <w:lang w:val="en-US"/>
        </w:rPr>
        <w:t>Cual</w:t>
      </w:r>
      <w:r>
        <w:rPr>
          <w:b/>
          <w:sz w:val="24"/>
        </w:rPr>
        <w:t xml:space="preserve"> — </w:t>
      </w:r>
      <w:r>
        <w:rPr>
          <w:b/>
          <w:sz w:val="24"/>
          <w:lang w:val="en-US"/>
        </w:rPr>
        <w:t>cuales</w:t>
      </w:r>
      <w:r>
        <w:rPr>
          <w:b/>
          <w:sz w:val="24"/>
        </w:rPr>
        <w:t xml:space="preserve"> (</w:t>
      </w:r>
      <w:r>
        <w:rPr>
          <w:b/>
          <w:sz w:val="24"/>
          <w:lang w:val="en-US"/>
        </w:rPr>
        <w:t>el</w:t>
      </w:r>
      <w:r>
        <w:rPr>
          <w:b/>
          <w:sz w:val="24"/>
        </w:rPr>
        <w:t xml:space="preserve"> </w:t>
      </w:r>
      <w:r>
        <w:rPr>
          <w:b/>
          <w:sz w:val="24"/>
          <w:lang w:val="en-US"/>
        </w:rPr>
        <w:t>cual</w:t>
      </w:r>
      <w:r>
        <w:rPr>
          <w:b/>
          <w:sz w:val="24"/>
        </w:rPr>
        <w:t xml:space="preserve">, </w:t>
      </w:r>
      <w:r>
        <w:rPr>
          <w:b/>
          <w:sz w:val="24"/>
          <w:lang w:val="en-US"/>
        </w:rPr>
        <w:t>la</w:t>
      </w:r>
      <w:r>
        <w:rPr>
          <w:b/>
          <w:sz w:val="24"/>
        </w:rPr>
        <w:t xml:space="preserve"> </w:t>
      </w:r>
      <w:r>
        <w:rPr>
          <w:b/>
          <w:sz w:val="24"/>
          <w:lang w:val="en-US"/>
        </w:rPr>
        <w:t>cual</w:t>
      </w:r>
      <w:r>
        <w:rPr>
          <w:b/>
          <w:sz w:val="24"/>
        </w:rPr>
        <w:t xml:space="preserve">, </w:t>
      </w:r>
      <w:r>
        <w:rPr>
          <w:b/>
          <w:sz w:val="24"/>
          <w:lang w:val="en-US"/>
        </w:rPr>
        <w:t>lo</w:t>
      </w:r>
      <w:r>
        <w:rPr>
          <w:b/>
          <w:sz w:val="24"/>
        </w:rPr>
        <w:t xml:space="preserve"> </w:t>
      </w:r>
      <w:r>
        <w:rPr>
          <w:b/>
          <w:sz w:val="24"/>
          <w:lang w:val="en-US"/>
        </w:rPr>
        <w:t>cual</w:t>
      </w:r>
      <w:r>
        <w:rPr>
          <w:b/>
          <w:sz w:val="24"/>
        </w:rPr>
        <w:t xml:space="preserve">, </w:t>
      </w:r>
      <w:r>
        <w:rPr>
          <w:b/>
          <w:sz w:val="24"/>
          <w:lang w:val="en-US"/>
        </w:rPr>
        <w:t>los</w:t>
      </w:r>
      <w:r>
        <w:rPr>
          <w:b/>
          <w:sz w:val="24"/>
        </w:rPr>
        <w:t xml:space="preserve"> </w:t>
      </w:r>
      <w:r>
        <w:rPr>
          <w:b/>
          <w:sz w:val="24"/>
          <w:lang w:val="en-US"/>
        </w:rPr>
        <w:t>cuales</w:t>
      </w:r>
      <w:r>
        <w:rPr>
          <w:b/>
          <w:sz w:val="24"/>
        </w:rPr>
        <w:t xml:space="preserve">, </w:t>
      </w:r>
      <w:r>
        <w:rPr>
          <w:b/>
          <w:sz w:val="24"/>
          <w:lang w:val="en-US"/>
        </w:rPr>
        <w:t>las</w:t>
      </w:r>
      <w:r>
        <w:rPr>
          <w:b/>
          <w:sz w:val="24"/>
        </w:rPr>
        <w:t xml:space="preserve"> </w:t>
      </w:r>
      <w:r>
        <w:rPr>
          <w:b/>
          <w:sz w:val="24"/>
          <w:lang w:val="en-US"/>
        </w:rPr>
        <w:t>cuales</w:t>
      </w:r>
      <w:r>
        <w:rPr>
          <w:b/>
          <w:sz w:val="24"/>
        </w:rPr>
        <w:t>)</w:t>
      </w:r>
      <w:r>
        <w:rPr>
          <w:sz w:val="24"/>
        </w:rPr>
        <w:t xml:space="preserve"> —    </w:t>
      </w:r>
      <w:r>
        <w:rPr>
          <w:i/>
          <w:iCs/>
          <w:sz w:val="24"/>
        </w:rPr>
        <w:t>тот, та, те (тот, который (что); та,</w:t>
      </w:r>
      <w:r>
        <w:rPr>
          <w:sz w:val="24"/>
        </w:rPr>
        <w:t xml:space="preserve"> </w:t>
      </w:r>
      <w:r>
        <w:rPr>
          <w:i/>
          <w:iCs/>
          <w:sz w:val="24"/>
        </w:rPr>
        <w:t>которая (что); то, что; те, что</w:t>
      </w:r>
    </w:p>
    <w:p>
      <w:pPr>
        <w:pStyle w:val="Normal1"/>
        <w:spacing w:lineRule="auto" w:line="240"/>
        <w:ind w:firstLine="284" w:end="0"/>
        <w:rPr>
          <w:i/>
          <w:i/>
          <w:iCs/>
          <w:sz w:val="24"/>
        </w:rPr>
      </w:pPr>
      <w:r>
        <w:rPr>
          <w:i/>
          <w:iCs/>
          <w:sz w:val="24"/>
        </w:rPr>
      </w:r>
    </w:p>
    <w:p>
      <w:pPr>
        <w:pStyle w:val="Normal1"/>
        <w:spacing w:lineRule="auto" w:line="240"/>
        <w:ind w:firstLine="284" w:end="0"/>
        <w:rPr/>
      </w:pPr>
      <w:r>
        <w:rPr>
          <w:sz w:val="24"/>
        </w:rPr>
        <w:t xml:space="preserve">Местоимение </w:t>
      </w:r>
      <w:r>
        <w:rPr>
          <w:b/>
          <w:sz w:val="24"/>
        </w:rPr>
        <w:t>cual</w:t>
      </w:r>
      <w:r>
        <w:rPr>
          <w:sz w:val="24"/>
        </w:rPr>
        <w:t xml:space="preserve"> изменяется по числам. Оно, как и que, может </w:t>
      </w:r>
      <w:r>
        <w:rPr>
          <w:sz w:val="24"/>
          <w:lang w:val="en-US"/>
        </w:rPr>
        <w:t>c</w:t>
      </w:r>
      <w:r>
        <w:rPr>
          <w:sz w:val="24"/>
        </w:rPr>
        <w:t>оотноситься с существительными, обозначающими лица, предметы и отвлеченные понятия. Как правило, употребляется с определенным артиклем:</w:t>
      </w:r>
    </w:p>
    <w:p>
      <w:pPr>
        <w:pStyle w:val="Normal1"/>
        <w:spacing w:lineRule="auto" w:line="240"/>
        <w:ind w:firstLine="284" w:end="0"/>
        <w:rPr/>
      </w:pPr>
      <w:r>
        <w:rPr>
          <w:sz w:val="24"/>
        </w:rPr>
        <w:t xml:space="preserve"> </w:t>
      </w:r>
      <w:r>
        <w:rPr>
          <w:sz w:val="24"/>
          <w:lang w:val="en-US"/>
        </w:rPr>
        <w:t>Era</w:t>
      </w:r>
      <w:r>
        <w:rPr>
          <w:sz w:val="24"/>
        </w:rPr>
        <w:t xml:space="preserve"> </w:t>
      </w:r>
      <w:r>
        <w:rPr>
          <w:sz w:val="24"/>
          <w:lang w:val="en-US"/>
        </w:rPr>
        <w:t>el</w:t>
      </w:r>
      <w:r>
        <w:rPr>
          <w:sz w:val="24"/>
        </w:rPr>
        <w:t xml:space="preserve"> </w:t>
      </w:r>
      <w:r>
        <w:rPr>
          <w:sz w:val="24"/>
          <w:lang w:val="en-US"/>
        </w:rPr>
        <w:t>establecimiento</w:t>
      </w:r>
      <w:r>
        <w:rPr>
          <w:sz w:val="24"/>
        </w:rPr>
        <w:t xml:space="preserve">, </w:t>
      </w:r>
      <w:r>
        <w:rPr>
          <w:sz w:val="24"/>
          <w:lang w:val="en-US"/>
        </w:rPr>
        <w:t>frente</w:t>
      </w:r>
      <w:r>
        <w:rPr>
          <w:sz w:val="24"/>
        </w:rPr>
        <w:t xml:space="preserve"> </w:t>
      </w:r>
      <w:r>
        <w:rPr>
          <w:i/>
          <w:iCs/>
          <w:sz w:val="24"/>
        </w:rPr>
        <w:t>аl</w:t>
      </w:r>
      <w:r>
        <w:rPr>
          <w:sz w:val="24"/>
        </w:rPr>
        <w:t xml:space="preserve">                    Это было то заведение, перед </w:t>
      </w:r>
    </w:p>
    <w:p>
      <w:pPr>
        <w:pStyle w:val="Normal1"/>
        <w:spacing w:lineRule="auto" w:line="240"/>
        <w:ind w:firstLine="709" w:end="0"/>
        <w:rPr/>
      </w:pPr>
      <w:r>
        <w:rPr>
          <w:i/>
          <w:iCs/>
          <w:sz w:val="24"/>
          <w:lang w:val="en-US"/>
        </w:rPr>
        <w:t>cual</w:t>
      </w:r>
      <w:r>
        <w:rPr>
          <w:sz w:val="24"/>
          <w:lang w:val="en-US"/>
        </w:rPr>
        <w:t xml:space="preserve"> se agrupaban los curiosos.                          </w:t>
      </w:r>
      <w:r>
        <w:rPr>
          <w:sz w:val="24"/>
        </w:rPr>
        <w:t>которым собирались любопытные.</w:t>
      </w:r>
    </w:p>
    <w:p>
      <w:pPr>
        <w:pStyle w:val="Normal1"/>
        <w:spacing w:lineRule="auto" w:line="240"/>
        <w:ind w:firstLine="709" w:end="0"/>
        <w:rPr/>
      </w:pPr>
      <w:r>
        <w:rPr>
          <w:sz w:val="24"/>
        </w:rPr>
        <w:t>(</w:t>
      </w:r>
      <w:r>
        <w:rPr>
          <w:sz w:val="24"/>
          <w:lang w:val="en-US"/>
        </w:rPr>
        <w:t>R</w:t>
      </w:r>
      <w:r>
        <w:rPr>
          <w:sz w:val="24"/>
        </w:rPr>
        <w:t xml:space="preserve">. </w:t>
      </w:r>
      <w:r>
        <w:rPr>
          <w:sz w:val="24"/>
          <w:lang w:val="en-US"/>
        </w:rPr>
        <w:t>M</w:t>
      </w:r>
      <w:r>
        <w:rPr>
          <w:lang w:val="en-US"/>
        </w:rPr>
        <w:t>EZA</w:t>
      </w:r>
      <w:r>
        <w:rPr>
          <w:sz w:val="24"/>
        </w:rPr>
        <w:t xml:space="preserve">) </w:t>
      </w:r>
    </w:p>
    <w:p>
      <w:pPr>
        <w:pStyle w:val="Normal1"/>
        <w:spacing w:lineRule="auto" w:line="240"/>
        <w:ind w:firstLine="284" w:end="0"/>
        <w:rPr/>
      </w:pPr>
      <w:r>
        <w:rPr>
          <w:sz w:val="24"/>
          <w:lang w:val="en-US"/>
        </w:rPr>
        <w:t>Se</w:t>
      </w:r>
      <w:r>
        <w:rPr>
          <w:sz w:val="24"/>
        </w:rPr>
        <w:t xml:space="preserve"> </w:t>
      </w:r>
      <w:r>
        <w:rPr>
          <w:sz w:val="24"/>
          <w:lang w:val="en-US"/>
        </w:rPr>
        <w:t>efect</w:t>
      </w:r>
      <w:r>
        <w:rPr>
          <w:sz w:val="24"/>
        </w:rPr>
        <w:t>ú</w:t>
      </w:r>
      <w:r>
        <w:rPr>
          <w:sz w:val="24"/>
          <w:lang w:val="en-US"/>
        </w:rPr>
        <w:t>an</w:t>
      </w:r>
      <w:r>
        <w:rPr>
          <w:sz w:val="24"/>
        </w:rPr>
        <w:t xml:space="preserve"> </w:t>
      </w:r>
      <w:r>
        <w:rPr>
          <w:sz w:val="24"/>
          <w:lang w:val="en-US"/>
        </w:rPr>
        <w:t>tres</w:t>
      </w:r>
      <w:r>
        <w:rPr>
          <w:sz w:val="24"/>
        </w:rPr>
        <w:t xml:space="preserve"> </w:t>
      </w:r>
      <w:r>
        <w:rPr>
          <w:sz w:val="24"/>
          <w:lang w:val="en-US"/>
        </w:rPr>
        <w:t>emulaciones</w:t>
      </w:r>
      <w:r>
        <w:rPr>
          <w:sz w:val="24"/>
        </w:rPr>
        <w:t xml:space="preserve">, </w:t>
      </w:r>
      <w:r>
        <w:rPr>
          <w:sz w:val="24"/>
          <w:lang w:val="en-US"/>
        </w:rPr>
        <w:t>de</w:t>
      </w:r>
      <w:r>
        <w:rPr>
          <w:sz w:val="24"/>
        </w:rPr>
        <w:t xml:space="preserve">  </w:t>
      </w:r>
      <w:r>
        <w:rPr>
          <w:i/>
          <w:iCs/>
          <w:sz w:val="24"/>
          <w:lang w:val="en-US"/>
        </w:rPr>
        <w:t>las</w:t>
      </w:r>
      <w:r>
        <w:rPr>
          <w:sz w:val="24"/>
        </w:rPr>
        <w:t xml:space="preserve">              Проводятся три соревнования,</w:t>
      </w:r>
    </w:p>
    <w:p>
      <w:pPr>
        <w:pStyle w:val="Normal1"/>
        <w:spacing w:lineRule="auto" w:line="240"/>
        <w:ind w:firstLine="709" w:end="0"/>
        <w:rPr/>
      </w:pPr>
      <w:r>
        <w:rPr>
          <w:i/>
          <w:iCs/>
          <w:sz w:val="24"/>
          <w:lang w:val="en-US"/>
        </w:rPr>
        <w:t>cuales</w:t>
      </w:r>
      <w:r>
        <w:rPr>
          <w:sz w:val="24"/>
        </w:rPr>
        <w:t xml:space="preserve"> </w:t>
      </w:r>
      <w:r>
        <w:rPr>
          <w:sz w:val="24"/>
          <w:lang w:val="en-US"/>
        </w:rPr>
        <w:t>nuestro</w:t>
      </w:r>
      <w:r>
        <w:rPr>
          <w:sz w:val="24"/>
        </w:rPr>
        <w:t xml:space="preserve"> </w:t>
      </w:r>
      <w:r>
        <w:rPr>
          <w:sz w:val="24"/>
          <w:lang w:val="en-US"/>
        </w:rPr>
        <w:t>campamento</w:t>
      </w:r>
      <w:r>
        <w:rPr>
          <w:sz w:val="24"/>
        </w:rPr>
        <w:t xml:space="preserve">                                которые выигрывает наш лагерь.</w:t>
      </w:r>
    </w:p>
    <w:p>
      <w:pPr>
        <w:pStyle w:val="Normal1"/>
        <w:spacing w:lineRule="auto" w:line="240"/>
        <w:ind w:firstLine="709" w:end="0"/>
        <w:rPr/>
      </w:pPr>
      <w:r>
        <w:rPr>
          <w:sz w:val="24"/>
          <w:lang w:val="en-US"/>
        </w:rPr>
        <w:t>g</w:t>
      </w:r>
      <w:r>
        <w:rPr>
          <w:sz w:val="24"/>
        </w:rPr>
        <w:t>а</w:t>
      </w:r>
      <w:r>
        <w:rPr>
          <w:sz w:val="24"/>
          <w:lang w:val="en-US"/>
        </w:rPr>
        <w:t>n</w:t>
      </w:r>
      <w:r>
        <w:rPr>
          <w:sz w:val="24"/>
        </w:rPr>
        <w:t>а</w:t>
      </w:r>
      <w:r>
        <w:rPr>
          <w:sz w:val="24"/>
          <w:lang w:val="en-US"/>
        </w:rPr>
        <w:t xml:space="preserve"> tres. (D. O</w:t>
      </w:r>
      <w:r>
        <w:rPr>
          <w:lang w:val="en-US"/>
        </w:rPr>
        <w:t>LEMA</w:t>
      </w:r>
      <w:r>
        <w:rPr>
          <w:sz w:val="24"/>
          <w:lang w:val="en-US"/>
        </w:rPr>
        <w:t xml:space="preserve">)             </w:t>
      </w:r>
    </w:p>
    <w:p>
      <w:pPr>
        <w:pStyle w:val="Normal1"/>
        <w:spacing w:lineRule="auto" w:line="240"/>
        <w:ind w:firstLine="284" w:end="0"/>
        <w:rPr/>
      </w:pPr>
      <w:r>
        <w:rPr>
          <w:sz w:val="24"/>
          <w:lang w:val="en-US"/>
        </w:rPr>
        <w:t>Empez</w:t>
      </w:r>
      <w:r>
        <w:rPr>
          <w:sz w:val="24"/>
        </w:rPr>
        <w:t xml:space="preserve">ó </w:t>
      </w:r>
      <w:r>
        <w:rPr>
          <w:sz w:val="24"/>
          <w:lang w:val="en-US"/>
        </w:rPr>
        <w:t>a</w:t>
      </w:r>
      <w:r>
        <w:rPr>
          <w:sz w:val="24"/>
        </w:rPr>
        <w:t xml:space="preserve"> </w:t>
      </w:r>
      <w:r>
        <w:rPr>
          <w:sz w:val="24"/>
          <w:lang w:val="en-US"/>
        </w:rPr>
        <w:t>llover</w:t>
      </w:r>
      <w:r>
        <w:rPr>
          <w:sz w:val="24"/>
        </w:rPr>
        <w:t xml:space="preserve">, </w:t>
      </w:r>
      <w:r>
        <w:rPr>
          <w:sz w:val="24"/>
          <w:lang w:val="en-US"/>
        </w:rPr>
        <w:t>en</w:t>
      </w:r>
      <w:r>
        <w:rPr>
          <w:sz w:val="24"/>
        </w:rPr>
        <w:t xml:space="preserve"> </w:t>
      </w:r>
      <w:r>
        <w:rPr>
          <w:sz w:val="24"/>
          <w:lang w:val="en-US"/>
        </w:rPr>
        <w:t>vista</w:t>
      </w:r>
      <w:r>
        <w:rPr>
          <w:sz w:val="24"/>
        </w:rPr>
        <w:t xml:space="preserve"> </w:t>
      </w:r>
      <w:r>
        <w:rPr>
          <w:sz w:val="24"/>
          <w:lang w:val="en-US"/>
        </w:rPr>
        <w:t>de</w:t>
      </w:r>
      <w:r>
        <w:rPr>
          <w:sz w:val="24"/>
        </w:rPr>
        <w:t xml:space="preserve"> </w:t>
      </w:r>
      <w:r>
        <w:rPr>
          <w:sz w:val="24"/>
          <w:lang w:val="en-US"/>
        </w:rPr>
        <w:t>lo</w:t>
      </w:r>
      <w:r>
        <w:rPr>
          <w:sz w:val="24"/>
        </w:rPr>
        <w:t xml:space="preserve"> </w:t>
      </w:r>
      <w:r>
        <w:rPr>
          <w:i/>
          <w:iCs/>
          <w:sz w:val="24"/>
          <w:lang w:val="en-US"/>
        </w:rPr>
        <w:t>cual</w:t>
      </w:r>
      <w:r>
        <w:rPr>
          <w:sz w:val="24"/>
        </w:rPr>
        <w:t xml:space="preserve">                Пошел дождь, и из-за этого мы </w:t>
      </w:r>
    </w:p>
    <w:p>
      <w:pPr>
        <w:pStyle w:val="Normal1"/>
        <w:spacing w:lineRule="auto" w:line="240"/>
        <w:ind w:firstLine="709" w:end="0"/>
        <w:rPr/>
      </w:pPr>
      <w:r>
        <w:rPr>
          <w:sz w:val="24"/>
          <w:lang w:val="en-US"/>
        </w:rPr>
        <w:t xml:space="preserve">pos quedamos en casa.                                        </w:t>
      </w:r>
      <w:r>
        <w:rPr>
          <w:sz w:val="24"/>
        </w:rPr>
        <w:t xml:space="preserve">остались дома. </w:t>
      </w:r>
    </w:p>
    <w:p>
      <w:pPr>
        <w:pStyle w:val="Normal1"/>
        <w:spacing w:lineRule="auto" w:line="240"/>
        <w:ind w:firstLine="709" w:end="0"/>
        <w:rPr/>
      </w:pPr>
      <w:r>
        <w:rPr>
          <w:sz w:val="24"/>
        </w:rPr>
        <w:t xml:space="preserve">(М. </w:t>
      </w:r>
      <w:r>
        <w:rPr>
          <w:sz w:val="24"/>
          <w:lang w:val="en-US"/>
        </w:rPr>
        <w:t>M</w:t>
      </w:r>
      <w:r>
        <w:rPr>
          <w:lang w:val="en-US"/>
        </w:rPr>
        <w:t>OLINER</w:t>
      </w:r>
      <w:r>
        <w:rPr>
          <w:sz w:val="24"/>
        </w:rPr>
        <w:t>)</w:t>
      </w:r>
    </w:p>
    <w:p>
      <w:pPr>
        <w:pStyle w:val="Normal1"/>
        <w:spacing w:lineRule="auto" w:line="240"/>
        <w:ind w:firstLine="284" w:end="0"/>
        <w:rPr/>
      </w:pPr>
      <w:r>
        <w:rPr>
          <w:sz w:val="24"/>
          <w:lang w:val="en-US"/>
        </w:rPr>
        <w:t>S</w:t>
      </w:r>
      <w:r>
        <w:rPr>
          <w:sz w:val="24"/>
        </w:rPr>
        <w:t>ó</w:t>
      </w:r>
      <w:r>
        <w:rPr>
          <w:sz w:val="24"/>
          <w:lang w:val="en-US"/>
        </w:rPr>
        <w:t>lo</w:t>
      </w:r>
      <w:r>
        <w:rPr>
          <w:sz w:val="24"/>
        </w:rPr>
        <w:t xml:space="preserve"> </w:t>
      </w:r>
      <w:r>
        <w:rPr>
          <w:sz w:val="24"/>
          <w:lang w:val="en-US"/>
        </w:rPr>
        <w:t>hab</w:t>
      </w:r>
      <w:r>
        <w:rPr>
          <w:sz w:val="24"/>
        </w:rPr>
        <w:t>í</w:t>
      </w:r>
      <w:r>
        <w:rPr>
          <w:sz w:val="24"/>
          <w:lang w:val="en-US"/>
        </w:rPr>
        <w:t>a</w:t>
      </w:r>
      <w:r>
        <w:rPr>
          <w:sz w:val="24"/>
        </w:rPr>
        <w:t xml:space="preserve"> </w:t>
      </w:r>
      <w:r>
        <w:rPr>
          <w:sz w:val="24"/>
          <w:lang w:val="en-US"/>
        </w:rPr>
        <w:t>conseguido</w:t>
      </w:r>
      <w:r>
        <w:rPr>
          <w:sz w:val="24"/>
        </w:rPr>
        <w:t xml:space="preserve"> </w:t>
      </w:r>
      <w:r>
        <w:rPr>
          <w:sz w:val="24"/>
          <w:lang w:val="en-US"/>
        </w:rPr>
        <w:t>escribir</w:t>
      </w:r>
      <w:r>
        <w:rPr>
          <w:sz w:val="24"/>
        </w:rPr>
        <w:t xml:space="preserve"> </w:t>
      </w:r>
      <w:r>
        <w:rPr>
          <w:sz w:val="24"/>
          <w:lang w:val="en-US"/>
        </w:rPr>
        <w:t>dos</w:t>
      </w:r>
      <w:r>
        <w:rPr>
          <w:sz w:val="24"/>
        </w:rPr>
        <w:t xml:space="preserve">                  Ему удалось написать лишь две-</w:t>
      </w:r>
    </w:p>
    <w:p>
      <w:pPr>
        <w:pStyle w:val="Normal1"/>
        <w:spacing w:lineRule="auto" w:line="240"/>
        <w:ind w:firstLine="709" w:end="0"/>
        <w:rPr/>
      </w:pPr>
      <w:r>
        <w:rPr>
          <w:sz w:val="24"/>
          <w:lang w:val="en-US"/>
        </w:rPr>
        <w:t>o</w:t>
      </w:r>
      <w:r>
        <w:rPr>
          <w:sz w:val="24"/>
        </w:rPr>
        <w:t xml:space="preserve"> </w:t>
      </w:r>
      <w:r>
        <w:rPr>
          <w:sz w:val="24"/>
          <w:lang w:val="en-US"/>
        </w:rPr>
        <w:t>tres</w:t>
      </w:r>
      <w:r>
        <w:rPr>
          <w:sz w:val="24"/>
        </w:rPr>
        <w:t xml:space="preserve"> </w:t>
      </w:r>
      <w:r>
        <w:rPr>
          <w:sz w:val="24"/>
          <w:lang w:val="en-US"/>
        </w:rPr>
        <w:t>renglones</w:t>
      </w:r>
      <w:r>
        <w:rPr>
          <w:sz w:val="24"/>
        </w:rPr>
        <w:t xml:space="preserve">, </w:t>
      </w:r>
      <w:r>
        <w:rPr>
          <w:i/>
          <w:iCs/>
          <w:sz w:val="24"/>
          <w:lang w:val="en-US"/>
        </w:rPr>
        <w:t>los</w:t>
      </w:r>
      <w:r>
        <w:rPr>
          <w:i/>
          <w:iCs/>
          <w:sz w:val="24"/>
        </w:rPr>
        <w:t xml:space="preserve"> </w:t>
      </w:r>
      <w:r>
        <w:rPr>
          <w:i/>
          <w:iCs/>
          <w:sz w:val="24"/>
          <w:lang w:val="en-US"/>
        </w:rPr>
        <w:t>cuales</w:t>
      </w:r>
      <w:r>
        <w:rPr>
          <w:sz w:val="24"/>
        </w:rPr>
        <w:t xml:space="preserve"> </w:t>
      </w:r>
      <w:r>
        <w:rPr>
          <w:sz w:val="24"/>
          <w:lang w:val="en-US"/>
        </w:rPr>
        <w:t>me</w:t>
      </w:r>
      <w:r>
        <w:rPr>
          <w:sz w:val="24"/>
        </w:rPr>
        <w:t xml:space="preserve">                            три строчки, которые он мне </w:t>
      </w:r>
    </w:p>
    <w:p>
      <w:pPr>
        <w:pStyle w:val="Normal1"/>
        <w:spacing w:lineRule="auto" w:line="240"/>
        <w:ind w:firstLine="709" w:end="0"/>
        <w:rPr/>
      </w:pPr>
      <w:r>
        <w:rPr>
          <w:sz w:val="24"/>
          <w:lang w:val="en-US"/>
        </w:rPr>
        <w:t>ley</w:t>
      </w:r>
      <w:r>
        <w:rPr>
          <w:sz w:val="24"/>
        </w:rPr>
        <w:t>ó. (</w:t>
      </w:r>
      <w:r>
        <w:rPr>
          <w:sz w:val="24"/>
          <w:lang w:val="en-US"/>
        </w:rPr>
        <w:t>R</w:t>
      </w:r>
      <w:r>
        <w:rPr>
          <w:sz w:val="24"/>
        </w:rPr>
        <w:t xml:space="preserve">. </w:t>
      </w:r>
      <w:r>
        <w:rPr>
          <w:sz w:val="24"/>
          <w:lang w:val="en-US"/>
        </w:rPr>
        <w:t>M</w:t>
      </w:r>
      <w:r>
        <w:rPr/>
        <w:t>EZA</w:t>
      </w:r>
      <w:r>
        <w:rPr>
          <w:sz w:val="24"/>
        </w:rPr>
        <w:t>)                                                прочел.</w:t>
      </w:r>
    </w:p>
    <w:p>
      <w:pPr>
        <w:pStyle w:val="Normal1"/>
        <w:spacing w:lineRule="auto" w:line="240"/>
        <w:ind w:firstLine="284" w:end="0"/>
        <w:rPr>
          <w:sz w:val="24"/>
        </w:rPr>
      </w:pPr>
      <w:r>
        <w:rPr>
          <w:sz w:val="24"/>
        </w:rPr>
      </w:r>
    </w:p>
    <w:p>
      <w:pPr>
        <w:pStyle w:val="Normal1"/>
        <w:spacing w:lineRule="auto" w:line="240"/>
        <w:ind w:firstLine="284" w:end="0"/>
        <w:rPr/>
      </w:pPr>
      <w:r>
        <w:rPr>
          <w:i/>
        </w:rPr>
        <w:t>Примечание</w:t>
      </w:r>
      <w:r>
        <w:rPr/>
        <w:t xml:space="preserve">. Формы </w:t>
      </w:r>
      <w:r>
        <w:rPr>
          <w:b/>
          <w:lang w:val="en-US"/>
        </w:rPr>
        <w:t>el</w:t>
      </w:r>
      <w:r>
        <w:rPr>
          <w:b/>
        </w:rPr>
        <w:t xml:space="preserve"> </w:t>
      </w:r>
      <w:r>
        <w:rPr>
          <w:b/>
          <w:lang w:val="en-US"/>
        </w:rPr>
        <w:t>cual</w:t>
      </w:r>
      <w:r>
        <w:rPr>
          <w:b/>
        </w:rPr>
        <w:t xml:space="preserve">, </w:t>
      </w:r>
      <w:r>
        <w:rPr>
          <w:b/>
          <w:lang w:val="en-US"/>
        </w:rPr>
        <w:t>la</w:t>
      </w:r>
      <w:r>
        <w:rPr>
          <w:b/>
        </w:rPr>
        <w:t xml:space="preserve"> cual</w:t>
      </w:r>
      <w:r>
        <w:rPr/>
        <w:t xml:space="preserve"> и т.д. соперничают в современном испанском языке с синонимичными формами </w:t>
      </w:r>
      <w:r>
        <w:rPr>
          <w:b/>
          <w:lang w:val="en-US"/>
        </w:rPr>
        <w:t>el</w:t>
      </w:r>
      <w:r>
        <w:rPr>
          <w:b/>
        </w:rPr>
        <w:t xml:space="preserve"> </w:t>
      </w:r>
      <w:r>
        <w:rPr>
          <w:b/>
          <w:lang w:val="en-US"/>
        </w:rPr>
        <w:t>que</w:t>
      </w:r>
      <w:r>
        <w:rPr>
          <w:b/>
        </w:rPr>
        <w:t xml:space="preserve">, </w:t>
      </w:r>
      <w:r>
        <w:rPr>
          <w:b/>
          <w:lang w:val="en-US"/>
        </w:rPr>
        <w:t>la</w:t>
      </w:r>
      <w:r>
        <w:rPr>
          <w:b/>
        </w:rPr>
        <w:t xml:space="preserve"> que</w:t>
      </w:r>
      <w:r>
        <w:rPr/>
        <w:t xml:space="preserve"> и т.п. </w:t>
      </w:r>
    </w:p>
    <w:p>
      <w:pPr>
        <w:pStyle w:val="Normal1"/>
        <w:spacing w:lineRule="auto" w:line="240"/>
        <w:ind w:firstLine="284" w:end="0"/>
        <w:rPr/>
      </w:pPr>
      <w:r>
        <w:rPr/>
        <w:t>Замечены две тенденции:</w:t>
      </w:r>
    </w:p>
    <w:p>
      <w:pPr>
        <w:pStyle w:val="Normal1"/>
        <w:spacing w:lineRule="auto" w:line="240"/>
        <w:ind w:firstLine="284" w:end="0"/>
        <w:rPr/>
      </w:pPr>
      <w:r>
        <w:rPr/>
        <w:t xml:space="preserve">- если в контексте слово, с которым должно соотноситься местоимение, далеко отстоит от него, то предпочтительнее оказывается употребление форм </w:t>
      </w:r>
      <w:r>
        <w:rPr>
          <w:b/>
          <w:bCs/>
        </w:rPr>
        <w:t>еl cual</w:t>
      </w:r>
      <w:r>
        <w:rPr/>
        <w:t xml:space="preserve"> и т.д.;</w:t>
      </w:r>
    </w:p>
    <w:p>
      <w:pPr>
        <w:pStyle w:val="Normal1"/>
        <w:spacing w:lineRule="auto" w:line="240"/>
        <w:ind w:firstLine="284" w:end="0"/>
        <w:rPr/>
      </w:pPr>
      <w:r>
        <w:rPr/>
        <w:t xml:space="preserve">-с предлогами, особенно сложными, чаще употребляется также форма </w:t>
      </w:r>
      <w:r>
        <w:rPr>
          <w:b/>
          <w:bCs/>
          <w:lang w:val="en-US"/>
        </w:rPr>
        <w:t>el</w:t>
      </w:r>
      <w:r>
        <w:rPr>
          <w:b/>
          <w:bCs/>
        </w:rPr>
        <w:t xml:space="preserve"> </w:t>
      </w:r>
      <w:r>
        <w:rPr>
          <w:b/>
          <w:bCs/>
          <w:lang w:val="en-US"/>
        </w:rPr>
        <w:t>cu</w:t>
      </w:r>
      <w:r>
        <w:rPr>
          <w:b/>
          <w:bCs/>
        </w:rPr>
        <w:t>а</w:t>
      </w:r>
      <w:r>
        <w:rPr>
          <w:b/>
          <w:bCs/>
          <w:lang w:val="en-US"/>
        </w:rPr>
        <w:t>l</w:t>
      </w:r>
      <w:r>
        <w:rPr/>
        <w:t xml:space="preserve"> и т.п.</w:t>
      </w:r>
    </w:p>
    <w:p>
      <w:pPr>
        <w:pStyle w:val="Normal1"/>
        <w:spacing w:lineRule="auto" w:line="240"/>
        <w:ind w:firstLine="284" w:end="0"/>
        <w:rPr>
          <w:sz w:val="24"/>
        </w:rPr>
      </w:pPr>
      <w:r>
        <w:rPr>
          <w:sz w:val="24"/>
        </w:rPr>
      </w:r>
    </w:p>
    <w:p>
      <w:pPr>
        <w:pStyle w:val="Normal1"/>
        <w:spacing w:lineRule="auto" w:line="240"/>
        <w:ind w:firstLine="284" w:end="0"/>
        <w:jc w:val="center"/>
        <w:rPr/>
      </w:pPr>
      <w:r>
        <w:rPr>
          <w:sz w:val="24"/>
        </w:rPr>
        <w:t xml:space="preserve">4. </w:t>
      </w:r>
      <w:r>
        <w:rPr>
          <w:b/>
          <w:sz w:val="24"/>
          <w:lang w:val="en-US"/>
        </w:rPr>
        <w:t>Cuyo</w:t>
      </w:r>
      <w:r>
        <w:rPr>
          <w:b/>
          <w:sz w:val="24"/>
        </w:rPr>
        <w:t xml:space="preserve"> — </w:t>
      </w:r>
      <w:r>
        <w:rPr>
          <w:b/>
          <w:sz w:val="24"/>
          <w:lang w:val="en-US"/>
        </w:rPr>
        <w:t>cuya</w:t>
      </w:r>
      <w:r>
        <w:rPr>
          <w:b/>
          <w:sz w:val="24"/>
        </w:rPr>
        <w:t xml:space="preserve"> — </w:t>
      </w:r>
      <w:r>
        <w:rPr>
          <w:b/>
          <w:sz w:val="24"/>
          <w:lang w:val="en-US"/>
        </w:rPr>
        <w:t>cuyos</w:t>
      </w:r>
      <w:r>
        <w:rPr>
          <w:b/>
          <w:sz w:val="24"/>
        </w:rPr>
        <w:t xml:space="preserve"> — </w:t>
      </w:r>
      <w:r>
        <w:rPr>
          <w:b/>
          <w:sz w:val="24"/>
          <w:lang w:val="en-US"/>
        </w:rPr>
        <w:t>cuyas</w:t>
      </w:r>
      <w:r>
        <w:rPr>
          <w:sz w:val="24"/>
        </w:rPr>
        <w:t xml:space="preserve"> — чей, чья, чьи;</w:t>
      </w:r>
    </w:p>
    <w:p>
      <w:pPr>
        <w:pStyle w:val="Normal1"/>
        <w:spacing w:lineRule="auto" w:line="240"/>
        <w:ind w:firstLine="284" w:end="0"/>
        <w:jc w:val="center"/>
        <w:rPr>
          <w:sz w:val="24"/>
        </w:rPr>
      </w:pPr>
      <w:r>
        <w:rPr>
          <w:sz w:val="24"/>
        </w:rPr>
        <w:t>который (-ая, -ые)</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Местоимение </w:t>
      </w:r>
      <w:r>
        <w:rPr>
          <w:b/>
          <w:sz w:val="24"/>
        </w:rPr>
        <w:t>с</w:t>
      </w:r>
      <w:r>
        <w:rPr>
          <w:b/>
          <w:sz w:val="24"/>
          <w:lang w:val="en-US"/>
        </w:rPr>
        <w:t>u</w:t>
      </w:r>
      <w:r>
        <w:rPr>
          <w:b/>
          <w:sz w:val="24"/>
        </w:rPr>
        <w:t>уо</w:t>
      </w:r>
      <w:r>
        <w:rPr>
          <w:sz w:val="24"/>
        </w:rPr>
        <w:t xml:space="preserve"> занимает особое положение. Оно имеет формы рода и числа и соотносится с существительными, которые называют лиц, владеющих чем-либо, или предметы, имеющие определенные свойства, особенности и т.п. Однако это местоимение грамматиически согласуется не с тем существительным, с которым соотносится, а с тем, которое обычно следует за ним и называет предмет обладания. Таким образом местоимение </w:t>
      </w:r>
      <w:r>
        <w:rPr>
          <w:b/>
          <w:sz w:val="24"/>
        </w:rPr>
        <w:t>с</w:t>
      </w:r>
      <w:r>
        <w:rPr>
          <w:b/>
          <w:sz w:val="24"/>
          <w:lang w:val="en-US"/>
        </w:rPr>
        <w:t>u</w:t>
      </w:r>
      <w:r>
        <w:rPr>
          <w:b/>
          <w:sz w:val="24"/>
        </w:rPr>
        <w:t>уо</w:t>
      </w:r>
      <w:r>
        <w:rPr>
          <w:sz w:val="24"/>
        </w:rPr>
        <w:t xml:space="preserve"> выполняет как бы две функции: относительного местоимения и притяжательного-прилагательного. Оно связывает </w:t>
      </w:r>
      <w:r>
        <w:rPr>
          <w:spacing w:val="20"/>
          <w:sz w:val="24"/>
        </w:rPr>
        <w:t>два имени</w:t>
      </w:r>
      <w:r>
        <w:rPr>
          <w:sz w:val="24"/>
        </w:rPr>
        <w:t>, одно из которых всегда называет лицо (или предмет), обладающее чем-либо, а дру</w:t>
        <w:softHyphen/>
        <w:t xml:space="preserve">гое — </w:t>
      </w:r>
      <w:r>
        <w:rPr>
          <w:spacing w:val="20"/>
          <w:sz w:val="24"/>
        </w:rPr>
        <w:t>предмет обладания:</w:t>
      </w:r>
    </w:p>
    <w:p>
      <w:pPr>
        <w:pStyle w:val="Normal1"/>
        <w:spacing w:lineRule="auto" w:line="240"/>
        <w:ind w:firstLine="284" w:end="0"/>
        <w:rPr/>
      </w:pPr>
      <w:r>
        <w:rPr>
          <w:sz w:val="24"/>
          <w:lang w:val="en-US"/>
        </w:rPr>
        <w:t xml:space="preserve">Don Rafael vio a su lado a un hombre                  </w:t>
      </w:r>
      <w:r>
        <w:rPr>
          <w:sz w:val="24"/>
        </w:rPr>
        <w:t>Дон</w:t>
      </w:r>
      <w:r>
        <w:rPr>
          <w:sz w:val="24"/>
          <w:lang w:val="en-US"/>
        </w:rPr>
        <w:t xml:space="preserve"> </w:t>
      </w:r>
      <w:r>
        <w:rPr>
          <w:sz w:val="24"/>
        </w:rPr>
        <w:t>Рафаэль</w:t>
      </w:r>
      <w:r>
        <w:rPr>
          <w:sz w:val="24"/>
          <w:lang w:val="en-US"/>
        </w:rPr>
        <w:t xml:space="preserve"> </w:t>
      </w:r>
      <w:r>
        <w:rPr>
          <w:sz w:val="24"/>
        </w:rPr>
        <w:t>увидел</w:t>
      </w:r>
      <w:r>
        <w:rPr>
          <w:sz w:val="24"/>
          <w:lang w:val="en-US"/>
        </w:rPr>
        <w:t xml:space="preserve"> </w:t>
      </w:r>
      <w:r>
        <w:rPr>
          <w:sz w:val="24"/>
        </w:rPr>
        <w:t>рядом</w:t>
      </w:r>
      <w:r>
        <w:rPr>
          <w:sz w:val="24"/>
          <w:lang w:val="en-US"/>
        </w:rPr>
        <w:t xml:space="preserve"> </w:t>
      </w:r>
      <w:r>
        <w:rPr>
          <w:sz w:val="24"/>
        </w:rPr>
        <w:t>с</w:t>
      </w:r>
      <w:r>
        <w:rPr>
          <w:sz w:val="24"/>
          <w:lang w:val="en-US"/>
        </w:rPr>
        <w:t xml:space="preserve"> </w:t>
      </w:r>
    </w:p>
    <w:p>
      <w:pPr>
        <w:pStyle w:val="Normal1"/>
        <w:spacing w:lineRule="auto" w:line="240"/>
        <w:ind w:firstLine="709" w:end="0"/>
        <w:rPr/>
      </w:pPr>
      <w:r>
        <w:rPr>
          <w:sz w:val="24"/>
          <w:lang w:val="en-US"/>
        </w:rPr>
        <w:t>de</w:t>
      </w:r>
      <w:r>
        <w:rPr>
          <w:sz w:val="24"/>
        </w:rPr>
        <w:t xml:space="preserve"> </w:t>
      </w:r>
      <w:r>
        <w:rPr>
          <w:sz w:val="24"/>
          <w:lang w:val="en-US"/>
        </w:rPr>
        <w:t>peque</w:t>
      </w:r>
      <w:r>
        <w:rPr>
          <w:sz w:val="24"/>
        </w:rPr>
        <w:t>ñ</w:t>
      </w:r>
      <w:r>
        <w:rPr>
          <w:sz w:val="24"/>
          <w:lang w:val="en-US"/>
        </w:rPr>
        <w:t>a</w:t>
      </w:r>
      <w:r>
        <w:rPr>
          <w:sz w:val="24"/>
        </w:rPr>
        <w:t xml:space="preserve"> </w:t>
      </w:r>
      <w:r>
        <w:rPr>
          <w:sz w:val="24"/>
          <w:lang w:val="en-US"/>
        </w:rPr>
        <w:t>estatura</w:t>
      </w:r>
      <w:r>
        <w:rPr>
          <w:sz w:val="24"/>
        </w:rPr>
        <w:t xml:space="preserve"> </w:t>
      </w:r>
      <w:r>
        <w:rPr>
          <w:i/>
          <w:iCs/>
          <w:sz w:val="24"/>
          <w:lang w:val="en-US"/>
        </w:rPr>
        <w:t>cuyo</w:t>
      </w:r>
      <w:r>
        <w:rPr>
          <w:sz w:val="24"/>
        </w:rPr>
        <w:t xml:space="preserve">                                          собой какого-то невысокого </w:t>
      </w:r>
    </w:p>
    <w:p>
      <w:pPr>
        <w:pStyle w:val="Normal1"/>
        <w:spacing w:lineRule="auto" w:line="240"/>
        <w:ind w:firstLine="709" w:end="0"/>
        <w:rPr/>
      </w:pPr>
      <w:r>
        <w:rPr>
          <w:sz w:val="24"/>
          <w:lang w:val="en-US"/>
        </w:rPr>
        <w:t>rostro</w:t>
      </w:r>
      <w:r>
        <w:rPr>
          <w:sz w:val="24"/>
        </w:rPr>
        <w:t xml:space="preserve"> </w:t>
      </w:r>
      <w:r>
        <w:rPr>
          <w:sz w:val="24"/>
          <w:lang w:val="en-US"/>
        </w:rPr>
        <w:t>cubr</w:t>
      </w:r>
      <w:r>
        <w:rPr>
          <w:sz w:val="24"/>
        </w:rPr>
        <w:t>í</w:t>
      </w:r>
      <w:r>
        <w:rPr>
          <w:sz w:val="24"/>
          <w:lang w:val="en-US"/>
        </w:rPr>
        <w:t>a</w:t>
      </w:r>
      <w:r>
        <w:rPr>
          <w:sz w:val="24"/>
        </w:rPr>
        <w:t xml:space="preserve"> </w:t>
      </w:r>
      <w:r>
        <w:rPr>
          <w:sz w:val="24"/>
          <w:lang w:val="en-US"/>
        </w:rPr>
        <w:t>casi</w:t>
      </w:r>
      <w:r>
        <w:rPr>
          <w:sz w:val="24"/>
        </w:rPr>
        <w:t xml:space="preserve"> </w:t>
      </w:r>
      <w:r>
        <w:rPr>
          <w:sz w:val="24"/>
          <w:lang w:val="en-US"/>
        </w:rPr>
        <w:t>el</w:t>
      </w:r>
      <w:r>
        <w:rPr>
          <w:sz w:val="24"/>
        </w:rPr>
        <w:t xml:space="preserve"> </w:t>
      </w:r>
      <w:r>
        <w:rPr>
          <w:sz w:val="24"/>
          <w:lang w:val="en-US"/>
        </w:rPr>
        <w:t>ala</w:t>
      </w:r>
      <w:r>
        <w:rPr>
          <w:sz w:val="24"/>
        </w:rPr>
        <w:t xml:space="preserve"> </w:t>
      </w:r>
      <w:r>
        <w:rPr>
          <w:sz w:val="24"/>
          <w:lang w:val="en-US"/>
        </w:rPr>
        <w:t>del</w:t>
      </w:r>
      <w:r>
        <w:rPr>
          <w:sz w:val="24"/>
        </w:rPr>
        <w:t xml:space="preserve"> </w:t>
      </w:r>
      <w:r>
        <w:rPr>
          <w:sz w:val="24"/>
          <w:lang w:val="en-US"/>
        </w:rPr>
        <w:t>sombrero</w:t>
      </w:r>
      <w:r>
        <w:rPr>
          <w:sz w:val="24"/>
        </w:rPr>
        <w:t xml:space="preserve">                       человека, чье лицо (лицо которого)</w:t>
      </w:r>
    </w:p>
    <w:p>
      <w:pPr>
        <w:pStyle w:val="Normal1"/>
        <w:spacing w:lineRule="auto" w:line="240"/>
        <w:ind w:firstLine="709" w:end="0"/>
        <w:rPr/>
      </w:pPr>
      <w:r>
        <w:rPr>
          <w:sz w:val="24"/>
          <w:lang w:val="en-US"/>
        </w:rPr>
        <w:t>del</w:t>
      </w:r>
      <w:r>
        <w:rPr>
          <w:sz w:val="24"/>
        </w:rPr>
        <w:t xml:space="preserve"> </w:t>
      </w:r>
      <w:r>
        <w:rPr>
          <w:sz w:val="24"/>
          <w:lang w:val="en-US"/>
        </w:rPr>
        <w:t>campesino</w:t>
      </w:r>
      <w:r>
        <w:rPr>
          <w:sz w:val="24"/>
        </w:rPr>
        <w:t>.                                                          почти полностью закрывали</w:t>
      </w:r>
    </w:p>
    <w:p>
      <w:pPr>
        <w:pStyle w:val="Normal1"/>
        <w:spacing w:lineRule="auto" w:line="240"/>
        <w:ind w:firstLine="709" w:end="0"/>
        <w:rPr/>
      </w:pPr>
      <w:r>
        <w:rPr>
          <w:sz w:val="24"/>
        </w:rPr>
        <w:t>(</w:t>
      </w:r>
      <w:r>
        <w:rPr>
          <w:sz w:val="24"/>
          <w:lang w:val="en-US"/>
        </w:rPr>
        <w:t>L</w:t>
      </w:r>
      <w:r>
        <w:rPr>
          <w:sz w:val="24"/>
        </w:rPr>
        <w:t>. С</w:t>
      </w:r>
      <w:r>
        <w:rPr>
          <w:lang w:val="en-US"/>
        </w:rPr>
        <w:t>ARN</w:t>
      </w:r>
      <w:r>
        <w:rPr/>
        <w:t>É</w:t>
      </w:r>
      <w:r>
        <w:rPr>
          <w:lang w:val="en-US"/>
        </w:rPr>
        <w:t>S</w:t>
      </w:r>
      <w:r>
        <w:rPr>
          <w:sz w:val="24"/>
        </w:rPr>
        <w:t>)                                                                  поля крестьянской шляпы.</w:t>
      </w:r>
    </w:p>
    <w:p>
      <w:pPr>
        <w:pStyle w:val="Normal1"/>
        <w:spacing w:lineRule="auto" w:line="240"/>
        <w:ind w:firstLine="284" w:end="0"/>
        <w:rPr/>
      </w:pPr>
      <w:r>
        <w:rPr>
          <w:sz w:val="24"/>
          <w:lang w:val="en-US"/>
        </w:rPr>
        <w:t xml:space="preserve">Esa es la mujer </w:t>
      </w:r>
      <w:r>
        <w:rPr>
          <w:i/>
          <w:iCs/>
          <w:sz w:val="24"/>
          <w:lang w:val="en-US"/>
        </w:rPr>
        <w:t>cuyo</w:t>
      </w:r>
      <w:r>
        <w:rPr>
          <w:sz w:val="24"/>
          <w:lang w:val="en-US"/>
        </w:rPr>
        <w:t xml:space="preserve"> encargo hice.                       </w:t>
      </w:r>
      <w:r>
        <w:rPr>
          <w:sz w:val="24"/>
        </w:rPr>
        <w:t xml:space="preserve">Это та женщина, чье поручение </w:t>
      </w:r>
    </w:p>
    <w:p>
      <w:pPr>
        <w:pStyle w:val="Normal1"/>
        <w:spacing w:lineRule="auto" w:line="240"/>
        <w:ind w:firstLine="709" w:end="0"/>
        <w:rPr/>
      </w:pPr>
      <w:r>
        <w:rPr>
          <w:sz w:val="24"/>
        </w:rPr>
        <w:t>(</w:t>
      </w:r>
      <w:r>
        <w:rPr>
          <w:sz w:val="24"/>
          <w:lang w:val="en-US"/>
        </w:rPr>
        <w:t>A</w:t>
      </w:r>
      <w:r>
        <w:rPr>
          <w:sz w:val="24"/>
        </w:rPr>
        <w:t xml:space="preserve">. </w:t>
      </w:r>
      <w:r>
        <w:rPr>
          <w:lang w:val="en-US"/>
        </w:rPr>
        <w:t>DEL</w:t>
      </w:r>
      <w:r>
        <w:rPr/>
        <w:t xml:space="preserve"> </w:t>
      </w:r>
      <w:r>
        <w:rPr>
          <w:sz w:val="24"/>
          <w:lang w:val="en-US"/>
        </w:rPr>
        <w:t>R</w:t>
      </w:r>
      <w:r>
        <w:rPr/>
        <w:t>Í</w:t>
      </w:r>
      <w:r>
        <w:rPr>
          <w:lang w:val="en-US"/>
        </w:rPr>
        <w:t>O</w:t>
      </w:r>
      <w:r>
        <w:rPr>
          <w:sz w:val="24"/>
        </w:rPr>
        <w:t>)                                                              я выполнил.</w:t>
      </w:r>
    </w:p>
    <w:p>
      <w:pPr>
        <w:pStyle w:val="Normal1"/>
        <w:spacing w:lineRule="auto" w:line="240"/>
        <w:ind w:firstLine="284" w:end="0"/>
        <w:rPr/>
      </w:pPr>
      <w:r>
        <w:rPr>
          <w:sz w:val="24"/>
          <w:lang w:val="en-US"/>
        </w:rPr>
        <w:t>Las</w:t>
      </w:r>
      <w:r>
        <w:rPr>
          <w:sz w:val="24"/>
        </w:rPr>
        <w:t xml:space="preserve"> </w:t>
      </w:r>
      <w:r>
        <w:rPr>
          <w:sz w:val="24"/>
          <w:lang w:val="en-US"/>
        </w:rPr>
        <w:t>compa</w:t>
      </w:r>
      <w:r>
        <w:rPr>
          <w:sz w:val="24"/>
        </w:rPr>
        <w:t>ñ</w:t>
      </w:r>
      <w:r>
        <w:rPr>
          <w:sz w:val="24"/>
          <w:lang w:val="en-US"/>
        </w:rPr>
        <w:t>eras</w:t>
      </w:r>
      <w:r>
        <w:rPr>
          <w:sz w:val="24"/>
        </w:rPr>
        <w:t xml:space="preserve">, </w:t>
      </w:r>
      <w:r>
        <w:rPr>
          <w:i/>
          <w:iCs/>
          <w:sz w:val="24"/>
          <w:lang w:val="en-US"/>
        </w:rPr>
        <w:t>cuyos</w:t>
      </w:r>
      <w:r>
        <w:rPr>
          <w:sz w:val="24"/>
        </w:rPr>
        <w:t xml:space="preserve"> </w:t>
      </w:r>
      <w:r>
        <w:rPr>
          <w:sz w:val="24"/>
          <w:lang w:val="en-US"/>
        </w:rPr>
        <w:t>padres</w:t>
      </w:r>
      <w:r>
        <w:rPr>
          <w:sz w:val="24"/>
        </w:rPr>
        <w:t xml:space="preserve"> </w:t>
      </w:r>
      <w:r>
        <w:rPr>
          <w:sz w:val="24"/>
          <w:lang w:val="en-US"/>
        </w:rPr>
        <w:t>y</w:t>
      </w:r>
      <w:r>
        <w:rPr>
          <w:sz w:val="24"/>
        </w:rPr>
        <w:t xml:space="preserve"> </w:t>
      </w:r>
      <w:r>
        <w:rPr>
          <w:sz w:val="24"/>
          <w:lang w:val="en-US"/>
        </w:rPr>
        <w:t>hermanos</w:t>
      </w:r>
      <w:r>
        <w:rPr>
          <w:sz w:val="24"/>
        </w:rPr>
        <w:t xml:space="preserve">           Женщины, чьи родители и братья</w:t>
      </w:r>
    </w:p>
    <w:p>
      <w:pPr>
        <w:pStyle w:val="Normal1"/>
        <w:spacing w:lineRule="auto" w:line="240"/>
        <w:ind w:firstLine="709" w:end="0"/>
        <w:rPr/>
      </w:pPr>
      <w:r>
        <w:rPr>
          <w:sz w:val="24"/>
          <w:lang w:val="en-US"/>
        </w:rPr>
        <w:t xml:space="preserve">están incorporados a las Milicias…                           </w:t>
      </w:r>
      <w:r>
        <w:rPr>
          <w:sz w:val="24"/>
        </w:rPr>
        <w:t>находятся в рядах Народной</w:t>
      </w:r>
    </w:p>
    <w:p>
      <w:pPr>
        <w:pStyle w:val="Normal1"/>
        <w:spacing w:lineRule="auto" w:line="240"/>
        <w:rPr/>
      </w:pPr>
      <w:r>
        <w:rPr>
          <w:sz w:val="24"/>
        </w:rPr>
        <w:t xml:space="preserve">            </w:t>
      </w:r>
      <w:r>
        <w:rPr>
          <w:sz w:val="24"/>
          <w:lang w:val="en-US"/>
        </w:rPr>
        <w:t xml:space="preserve">callan apretando los                                                   </w:t>
      </w:r>
      <w:r>
        <w:rPr>
          <w:sz w:val="24"/>
        </w:rPr>
        <w:t>Милиции</w:t>
      </w:r>
      <w:r>
        <w:rPr>
          <w:sz w:val="24"/>
          <w:lang w:val="en-US"/>
        </w:rPr>
        <w:t xml:space="preserve">, </w:t>
      </w:r>
      <w:r>
        <w:rPr>
          <w:sz w:val="24"/>
        </w:rPr>
        <w:t>молчат</w:t>
      </w:r>
      <w:r>
        <w:rPr>
          <w:sz w:val="24"/>
          <w:lang w:val="en-US"/>
        </w:rPr>
        <w:t xml:space="preserve">, </w:t>
      </w:r>
      <w:r>
        <w:rPr>
          <w:sz w:val="24"/>
        </w:rPr>
        <w:t>сжав</w:t>
      </w:r>
      <w:r>
        <w:rPr>
          <w:sz w:val="24"/>
          <w:lang w:val="en-US"/>
        </w:rPr>
        <w:t xml:space="preserve"> </w:t>
      </w:r>
    </w:p>
    <w:p>
      <w:pPr>
        <w:pStyle w:val="Normal1"/>
        <w:spacing w:lineRule="auto" w:line="240"/>
        <w:ind w:firstLine="709" w:end="0"/>
        <w:rPr/>
      </w:pPr>
      <w:r>
        <w:rPr>
          <w:sz w:val="24"/>
          <w:lang w:val="en-US"/>
        </w:rPr>
        <w:t xml:space="preserve">labios </w:t>
      </w:r>
      <w:r>
        <w:rPr>
          <w:sz w:val="24"/>
        </w:rPr>
        <w:t>у</w:t>
      </w:r>
      <w:r>
        <w:rPr>
          <w:sz w:val="24"/>
          <w:lang w:val="en-US"/>
        </w:rPr>
        <w:t xml:space="preserve"> los puños. </w:t>
      </w:r>
      <w:r>
        <w:rPr>
          <w:sz w:val="24"/>
        </w:rPr>
        <w:t>(</w:t>
      </w:r>
      <w:r>
        <w:rPr>
          <w:sz w:val="24"/>
          <w:lang w:val="en-US"/>
        </w:rPr>
        <w:t>D</w:t>
      </w:r>
      <w:r>
        <w:rPr>
          <w:sz w:val="24"/>
        </w:rPr>
        <w:t>. О</w:t>
      </w:r>
      <w:r>
        <w:rPr>
          <w:lang w:val="en-US"/>
        </w:rPr>
        <w:t>LEMA</w:t>
      </w:r>
      <w:r>
        <w:rPr>
          <w:sz w:val="24"/>
        </w:rPr>
        <w:t>)                                 губы и кулаки.</w:t>
      </w:r>
    </w:p>
    <w:p>
      <w:pPr>
        <w:pStyle w:val="Normal1"/>
        <w:spacing w:lineRule="auto" w:line="240"/>
        <w:ind w:firstLine="284" w:end="0"/>
        <w:rPr>
          <w:sz w:val="24"/>
        </w:rPr>
      </w:pPr>
      <w:r>
        <w:rPr>
          <w:sz w:val="24"/>
        </w:rPr>
      </w:r>
    </w:p>
    <w:p>
      <w:pPr>
        <w:pStyle w:val="Normal1"/>
        <w:spacing w:lineRule="auto" w:line="240"/>
        <w:ind w:firstLine="284" w:end="0"/>
        <w:rPr/>
      </w:pPr>
      <w:r>
        <w:rPr>
          <w:i/>
        </w:rPr>
        <w:t>Примечания</w:t>
      </w:r>
      <w:r>
        <w:rPr/>
        <w:t xml:space="preserve">. 1. Следует всячески избегать ошибок в употреблении </w:t>
      </w:r>
      <w:r>
        <w:rPr>
          <w:b/>
        </w:rPr>
        <w:t>cuyo</w:t>
      </w:r>
      <w:r>
        <w:rPr/>
        <w:t xml:space="preserve">. Часто </w:t>
      </w:r>
      <w:r>
        <w:rPr>
          <w:b/>
        </w:rPr>
        <w:t>cuyo</w:t>
      </w:r>
      <w:r>
        <w:rPr/>
        <w:t xml:space="preserve"> смешивают с </w:t>
      </w:r>
      <w:r>
        <w:rPr>
          <w:b/>
          <w:lang w:val="en-US"/>
        </w:rPr>
        <w:t>cual</w:t>
      </w:r>
      <w:r>
        <w:rPr/>
        <w:t xml:space="preserve"> и его формами (а также с </w:t>
      </w:r>
      <w:r>
        <w:rPr>
          <w:b/>
          <w:lang w:val="en-US"/>
        </w:rPr>
        <w:t>que</w:t>
      </w:r>
      <w:r>
        <w:rPr/>
        <w:t xml:space="preserve"> и </w:t>
      </w:r>
      <w:r>
        <w:rPr>
          <w:b/>
          <w:lang w:val="en-US"/>
        </w:rPr>
        <w:t>quien</w:t>
      </w:r>
      <w:r>
        <w:rPr/>
        <w:t xml:space="preserve">). Например, нельзя сказать: </w:t>
      </w:r>
      <w:r>
        <w:rPr>
          <w:lang w:val="en-US"/>
        </w:rPr>
        <w:t>Tengo</w:t>
      </w:r>
      <w:r>
        <w:rPr/>
        <w:t xml:space="preserve"> </w:t>
      </w:r>
      <w:r>
        <w:rPr>
          <w:lang w:val="en-US"/>
        </w:rPr>
        <w:t>un</w:t>
      </w:r>
      <w:r>
        <w:rPr/>
        <w:t xml:space="preserve"> </w:t>
      </w:r>
      <w:r>
        <w:rPr>
          <w:lang w:val="en-US"/>
        </w:rPr>
        <w:t>perro</w:t>
      </w:r>
      <w:r>
        <w:rPr/>
        <w:t xml:space="preserve">, </w:t>
      </w:r>
      <w:r>
        <w:rPr>
          <w:lang w:val="en-US"/>
        </w:rPr>
        <w:t>cuyo</w:t>
      </w:r>
      <w:r>
        <w:rPr/>
        <w:t xml:space="preserve"> </w:t>
      </w:r>
      <w:r>
        <w:rPr>
          <w:lang w:val="en-US"/>
        </w:rPr>
        <w:t>perro</w:t>
      </w:r>
      <w:r>
        <w:rPr/>
        <w:t xml:space="preserve"> </w:t>
      </w:r>
      <w:r>
        <w:rPr>
          <w:lang w:val="en-US"/>
        </w:rPr>
        <w:t>es</w:t>
      </w:r>
      <w:r>
        <w:rPr/>
        <w:t xml:space="preserve"> </w:t>
      </w:r>
      <w:r>
        <w:rPr>
          <w:lang w:val="en-US"/>
        </w:rPr>
        <w:t>mi</w:t>
      </w:r>
      <w:r>
        <w:rPr/>
        <w:t xml:space="preserve"> </w:t>
      </w:r>
      <w:r>
        <w:rPr>
          <w:lang w:val="en-US"/>
        </w:rPr>
        <w:t>mejor</w:t>
      </w:r>
      <w:r>
        <w:rPr/>
        <w:t xml:space="preserve"> </w:t>
      </w:r>
      <w:r>
        <w:rPr>
          <w:lang w:val="en-US"/>
        </w:rPr>
        <w:t>companero</w:t>
      </w:r>
      <w:r>
        <w:rPr/>
        <w:t xml:space="preserve">; или </w:t>
      </w:r>
      <w:r>
        <w:rPr>
          <w:lang w:val="en-US"/>
        </w:rPr>
        <w:t>tengo</w:t>
      </w:r>
      <w:r>
        <w:rPr/>
        <w:t xml:space="preserve"> </w:t>
      </w:r>
      <w:r>
        <w:rPr>
          <w:lang w:val="en-US"/>
        </w:rPr>
        <w:t>buenos</w:t>
      </w:r>
      <w:r>
        <w:rPr/>
        <w:t xml:space="preserve"> </w:t>
      </w:r>
      <w:r>
        <w:rPr>
          <w:lang w:val="en-US"/>
        </w:rPr>
        <w:t>amigos</w:t>
      </w:r>
      <w:r>
        <w:rPr/>
        <w:t xml:space="preserve"> </w:t>
      </w:r>
      <w:r>
        <w:rPr>
          <w:lang w:val="en-US"/>
        </w:rPr>
        <w:t>cuyos</w:t>
      </w:r>
      <w:r>
        <w:rPr/>
        <w:t xml:space="preserve"> </w:t>
      </w:r>
      <w:r>
        <w:rPr>
          <w:lang w:val="en-US"/>
        </w:rPr>
        <w:t>aroigos</w:t>
      </w:r>
      <w:r>
        <w:rPr/>
        <w:t xml:space="preserve"> </w:t>
      </w:r>
      <w:r>
        <w:rPr>
          <w:lang w:val="en-US"/>
        </w:rPr>
        <w:t>vendran</w:t>
      </w:r>
      <w:r>
        <w:rPr/>
        <w:t xml:space="preserve"> </w:t>
      </w:r>
      <w:r>
        <w:rPr>
          <w:lang w:val="en-US"/>
        </w:rPr>
        <w:t>a</w:t>
      </w:r>
      <w:r>
        <w:rPr/>
        <w:t xml:space="preserve"> </w:t>
      </w:r>
      <w:r>
        <w:rPr>
          <w:lang w:val="en-US"/>
        </w:rPr>
        <w:t>verme</w:t>
      </w:r>
      <w:r>
        <w:rPr/>
        <w:t xml:space="preserve">. В обоих случаях употребление </w:t>
      </w:r>
      <w:r>
        <w:rPr>
          <w:lang w:val="en-US"/>
        </w:rPr>
        <w:t>cuyo</w:t>
      </w:r>
      <w:r>
        <w:rPr/>
        <w:t xml:space="preserve"> ошибочно. Вме</w:t>
        <w:softHyphen/>
        <w:t xml:space="preserve">сто этого местоимения и существительного необходимо употребить в первом случае </w:t>
      </w:r>
      <w:r>
        <w:rPr>
          <w:b/>
          <w:lang w:val="en-US"/>
        </w:rPr>
        <w:t>el</w:t>
      </w:r>
      <w:r>
        <w:rPr>
          <w:b/>
        </w:rPr>
        <w:t xml:space="preserve"> </w:t>
      </w:r>
      <w:r>
        <w:rPr>
          <w:b/>
          <w:lang w:val="en-US"/>
        </w:rPr>
        <w:t>cual</w:t>
      </w:r>
      <w:r>
        <w:rPr/>
        <w:t xml:space="preserve">, а во втором </w:t>
      </w:r>
      <w:r>
        <w:rPr>
          <w:b/>
          <w:lang w:val="en-US"/>
        </w:rPr>
        <w:t>los</w:t>
      </w:r>
      <w:r>
        <w:rPr>
          <w:b/>
        </w:rPr>
        <w:t xml:space="preserve"> </w:t>
      </w:r>
      <w:r>
        <w:rPr>
          <w:b/>
          <w:lang w:val="en-US"/>
        </w:rPr>
        <w:t>cuales</w:t>
      </w:r>
      <w:r>
        <w:rPr/>
        <w:t xml:space="preserve">. Следует помнить, что </w:t>
      </w:r>
      <w:r>
        <w:rPr>
          <w:b/>
        </w:rPr>
        <w:t>cuyo</w:t>
      </w:r>
      <w:r>
        <w:rPr/>
        <w:t xml:space="preserve"> всегда относится к существительному, </w:t>
      </w:r>
      <w:r>
        <w:rPr>
          <w:spacing w:val="20"/>
        </w:rPr>
        <w:t>которое не должна быть тем же самым, что и предыдущее</w:t>
      </w:r>
      <w:r>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2. Иногда </w:t>
      </w:r>
      <w:r>
        <w:rPr>
          <w:b/>
          <w:sz w:val="24"/>
          <w:lang w:val="en-US"/>
        </w:rPr>
        <w:t>cuy</w:t>
      </w:r>
      <w:r>
        <w:rPr>
          <w:b/>
          <w:sz w:val="24"/>
        </w:rPr>
        <w:t>о</w:t>
      </w:r>
      <w:r>
        <w:rPr>
          <w:sz w:val="24"/>
        </w:rPr>
        <w:t xml:space="preserve"> можно использовать в значении указательного местоимения. Это происходит при употреблении со словами </w:t>
      </w:r>
      <w:r>
        <w:rPr>
          <w:i/>
          <w:sz w:val="24"/>
          <w:lang w:val="en-US"/>
        </w:rPr>
        <w:t>causa</w:t>
      </w:r>
      <w:r>
        <w:rPr>
          <w:i/>
          <w:sz w:val="24"/>
        </w:rPr>
        <w:t xml:space="preserve">, </w:t>
      </w:r>
      <w:r>
        <w:rPr>
          <w:i/>
          <w:sz w:val="24"/>
          <w:lang w:val="en-US"/>
        </w:rPr>
        <w:t>ocasi</w:t>
      </w:r>
      <w:r>
        <w:rPr>
          <w:i/>
          <w:sz w:val="24"/>
        </w:rPr>
        <w:t>ó</w:t>
      </w:r>
      <w:r>
        <w:rPr>
          <w:i/>
          <w:sz w:val="24"/>
          <w:lang w:val="en-US"/>
        </w:rPr>
        <w:t>n</w:t>
      </w:r>
      <w:r>
        <w:rPr>
          <w:i/>
          <w:sz w:val="24"/>
        </w:rPr>
        <w:t xml:space="preserve">, </w:t>
      </w:r>
      <w:r>
        <w:rPr>
          <w:i/>
          <w:sz w:val="24"/>
          <w:lang w:val="en-US"/>
        </w:rPr>
        <w:t>razon</w:t>
      </w:r>
      <w:r>
        <w:rPr>
          <w:i/>
          <w:sz w:val="24"/>
        </w:rPr>
        <w:t xml:space="preserve">, </w:t>
      </w:r>
      <w:r>
        <w:rPr>
          <w:i/>
          <w:sz w:val="24"/>
          <w:lang w:val="en-US"/>
        </w:rPr>
        <w:t>fin</w:t>
      </w:r>
      <w:r>
        <w:rPr>
          <w:i/>
          <w:sz w:val="24"/>
        </w:rPr>
        <w:t xml:space="preserve">, </w:t>
      </w:r>
      <w:r>
        <w:rPr>
          <w:i/>
          <w:sz w:val="24"/>
          <w:lang w:val="en-US"/>
        </w:rPr>
        <w:t>motivo</w:t>
      </w:r>
      <w:r>
        <w:rPr>
          <w:i/>
          <w:sz w:val="24"/>
        </w:rPr>
        <w:t xml:space="preserve">, </w:t>
      </w:r>
      <w:r>
        <w:rPr>
          <w:i/>
          <w:sz w:val="24"/>
          <w:lang w:val="en-US"/>
        </w:rPr>
        <w:t>efecto</w:t>
      </w:r>
      <w:r>
        <w:rPr>
          <w:sz w:val="24"/>
        </w:rPr>
        <w:t xml:space="preserve"> и т.п. Например:</w:t>
      </w:r>
    </w:p>
    <w:p>
      <w:pPr>
        <w:pStyle w:val="Normal1"/>
        <w:spacing w:lineRule="auto" w:line="240"/>
        <w:ind w:firstLine="284" w:end="0"/>
        <w:rPr/>
      </w:pPr>
      <w:r>
        <w:rPr>
          <w:sz w:val="24"/>
          <w:lang w:val="en-US"/>
        </w:rPr>
        <w:t>Antes de morir quemó sus obras,</w:t>
      </w:r>
      <w:r>
        <w:rPr>
          <w:sz w:val="24"/>
        </w:rPr>
        <w:t>г</w:t>
      </w:r>
      <w:r>
        <w:rPr>
          <w:sz w:val="24"/>
          <w:lang w:val="en-US"/>
        </w:rPr>
        <w:t xml:space="preserve"> pot </w:t>
      </w:r>
      <w:r>
        <w:rPr>
          <w:i/>
          <w:iCs/>
          <w:sz w:val="24"/>
          <w:lang w:val="en-US"/>
        </w:rPr>
        <w:t>cuya razón</w:t>
      </w:r>
      <w:r>
        <w:rPr>
          <w:sz w:val="24"/>
          <w:lang w:val="en-US"/>
        </w:rPr>
        <w:t xml:space="preserve"> (por esta razón) no poseemos ningún escrito suyo.                          </w:t>
      </w:r>
    </w:p>
    <w:p>
      <w:pPr>
        <w:pStyle w:val="Normal1"/>
        <w:spacing w:lineRule="auto" w:line="240"/>
        <w:ind w:firstLine="284" w:end="0"/>
        <w:rPr/>
      </w:pPr>
      <w:r>
        <w:rPr>
          <w:sz w:val="24"/>
          <w:lang w:val="en-US"/>
        </w:rPr>
        <w:t xml:space="preserve">Sus libros eran muy interesantes, por </w:t>
      </w:r>
      <w:r>
        <w:rPr>
          <w:i/>
          <w:iCs/>
          <w:sz w:val="24"/>
          <w:lang w:val="en-US"/>
        </w:rPr>
        <w:t>cuyo motivo</w:t>
      </w:r>
      <w:r>
        <w:rPr>
          <w:sz w:val="24"/>
          <w:lang w:val="en-US"/>
        </w:rPr>
        <w:t xml:space="preserve"> (por este motivo) tenían éxito.</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iCs/>
          <w:sz w:val="24"/>
          <w:lang w:val="en-US"/>
        </w:rPr>
      </w:pPr>
      <w:r>
        <w:rPr>
          <w:sz w:val="24"/>
          <w:lang w:val="en-US"/>
        </w:rPr>
        <w:t xml:space="preserve">5. </w:t>
      </w:r>
      <w:r>
        <w:rPr>
          <w:b/>
          <w:sz w:val="24"/>
          <w:lang w:val="en-US"/>
        </w:rPr>
        <w:t>Cuanto —- cuanta — cuantos — cuantas</w:t>
      </w:r>
      <w:r>
        <w:rPr>
          <w:sz w:val="24"/>
          <w:lang w:val="en-US"/>
        </w:rPr>
        <w:t xml:space="preserve"> — </w:t>
      </w:r>
      <w:r>
        <w:rPr>
          <w:i/>
          <w:iCs/>
          <w:sz w:val="24"/>
        </w:rPr>
        <w:t>столько</w:t>
      </w:r>
      <w:r>
        <w:rPr>
          <w:i/>
          <w:iCs/>
          <w:sz w:val="24"/>
          <w:lang w:val="en-US"/>
        </w:rPr>
        <w:t xml:space="preserve">, </w:t>
      </w:r>
      <w:r>
        <w:rPr>
          <w:i/>
          <w:iCs/>
          <w:sz w:val="24"/>
        </w:rPr>
        <w:t>сколько</w:t>
      </w:r>
    </w:p>
    <w:p>
      <w:pPr>
        <w:pStyle w:val="Normal1"/>
        <w:spacing w:lineRule="auto" w:line="240"/>
        <w:ind w:firstLine="284" w:end="0"/>
        <w:rPr>
          <w:i/>
          <w:i/>
          <w:iCs/>
          <w:sz w:val="24"/>
          <w:lang w:val="en-US"/>
        </w:rPr>
      </w:pPr>
      <w:r>
        <w:rPr>
          <w:i/>
          <w:iCs/>
          <w:sz w:val="24"/>
          <w:lang w:val="en-US"/>
        </w:rPr>
      </w:r>
    </w:p>
    <w:p>
      <w:pPr>
        <w:pStyle w:val="Normal1"/>
        <w:spacing w:lineRule="auto" w:line="240"/>
        <w:ind w:firstLine="284" w:end="0"/>
        <w:rPr/>
      </w:pPr>
      <w:r>
        <w:rPr>
          <w:sz w:val="24"/>
        </w:rPr>
        <w:t>Это местоимение своеобразно. Оно выступает в функциях суще</w:t>
        <w:softHyphen/>
        <w:t>ствительного и прилагательного, имеет формы рода и числа, согласу</w:t>
        <w:softHyphen/>
        <w:t>ется с существительным, с которым соотносится (если соотносится) и обладает значением собирательности, обобщенной множественнос</w:t>
        <w:softHyphen/>
        <w:t>ти. В единственном числе оно синонимично относительному место</w:t>
        <w:softHyphen/>
        <w:t xml:space="preserve">имению </w:t>
      </w:r>
      <w:r>
        <w:rPr>
          <w:b/>
          <w:sz w:val="24"/>
        </w:rPr>
        <w:t>lо que</w:t>
      </w:r>
      <w:r>
        <w:rPr>
          <w:sz w:val="24"/>
        </w:rPr>
        <w:t xml:space="preserve">, а во множественном — </w:t>
      </w:r>
      <w:r>
        <w:rPr>
          <w:b/>
          <w:sz w:val="24"/>
        </w:rPr>
        <w:t>los que</w:t>
      </w:r>
      <w:r>
        <w:rPr>
          <w:sz w:val="24"/>
        </w:rPr>
        <w:t xml:space="preserve"> и </w:t>
      </w:r>
      <w:r>
        <w:rPr>
          <w:b/>
          <w:sz w:val="24"/>
          <w:lang w:val="en-US"/>
        </w:rPr>
        <w:t>las</w:t>
      </w:r>
      <w:r>
        <w:rPr>
          <w:b/>
          <w:sz w:val="24"/>
        </w:rPr>
        <w:t xml:space="preserve"> </w:t>
      </w:r>
      <w:r>
        <w:rPr>
          <w:b/>
          <w:sz w:val="24"/>
          <w:lang w:val="en-US"/>
        </w:rPr>
        <w:t>que</w:t>
      </w:r>
      <w:r>
        <w:rPr>
          <w:sz w:val="24"/>
        </w:rPr>
        <w:t>. Причем в его значении есть смысловой оттенок неопределенного местоимения-существительного todo (весь). Поэтому точности ради следует ска</w:t>
        <w:softHyphen/>
        <w:t xml:space="preserve">зать, что оно синонимично сочетаниям: </w:t>
      </w:r>
      <w:r>
        <w:rPr>
          <w:b/>
          <w:sz w:val="24"/>
          <w:lang w:val="en-US"/>
        </w:rPr>
        <w:t>todo</w:t>
      </w:r>
      <w:r>
        <w:rPr>
          <w:b/>
          <w:sz w:val="24"/>
        </w:rPr>
        <w:t xml:space="preserve"> </w:t>
      </w:r>
      <w:r>
        <w:rPr>
          <w:b/>
          <w:sz w:val="24"/>
          <w:lang w:val="en-US"/>
        </w:rPr>
        <w:t>lo</w:t>
      </w:r>
      <w:r>
        <w:rPr>
          <w:b/>
          <w:sz w:val="24"/>
        </w:rPr>
        <w:t xml:space="preserve"> </w:t>
      </w:r>
      <w:r>
        <w:rPr>
          <w:b/>
          <w:sz w:val="24"/>
          <w:lang w:val="en-US"/>
        </w:rPr>
        <w:t>que</w:t>
      </w:r>
      <w:r>
        <w:rPr>
          <w:b/>
          <w:sz w:val="24"/>
        </w:rPr>
        <w:t xml:space="preserve">, </w:t>
      </w:r>
      <w:r>
        <w:rPr>
          <w:b/>
          <w:sz w:val="24"/>
          <w:lang w:val="en-US"/>
        </w:rPr>
        <w:t>todos</w:t>
      </w:r>
      <w:r>
        <w:rPr>
          <w:b/>
          <w:sz w:val="24"/>
        </w:rPr>
        <w:t xml:space="preserve"> </w:t>
      </w:r>
      <w:r>
        <w:rPr>
          <w:b/>
          <w:sz w:val="24"/>
          <w:lang w:val="en-US"/>
        </w:rPr>
        <w:t>los</w:t>
      </w:r>
      <w:r>
        <w:rPr>
          <w:b/>
          <w:sz w:val="24"/>
        </w:rPr>
        <w:t xml:space="preserve"> </w:t>
      </w:r>
      <w:r>
        <w:rPr>
          <w:b/>
          <w:sz w:val="24"/>
          <w:lang w:val="en-US"/>
        </w:rPr>
        <w:t>que</w:t>
      </w:r>
      <w:r>
        <w:rPr>
          <w:b/>
          <w:sz w:val="24"/>
        </w:rPr>
        <w:t xml:space="preserve">, </w:t>
      </w:r>
      <w:r>
        <w:rPr>
          <w:b/>
          <w:sz w:val="24"/>
          <w:lang w:val="en-US"/>
        </w:rPr>
        <w:t>todas</w:t>
      </w:r>
      <w:r>
        <w:rPr>
          <w:b/>
          <w:sz w:val="24"/>
        </w:rPr>
        <w:t xml:space="preserve"> </w:t>
      </w:r>
      <w:r>
        <w:rPr>
          <w:b/>
          <w:sz w:val="24"/>
          <w:lang w:val="en-US"/>
        </w:rPr>
        <w:t>las</w:t>
      </w:r>
      <w:r>
        <w:rPr>
          <w:b/>
          <w:sz w:val="24"/>
        </w:rPr>
        <w:t xml:space="preserve"> que. </w:t>
      </w:r>
    </w:p>
    <w:p>
      <w:pPr>
        <w:pStyle w:val="Normal1"/>
        <w:spacing w:lineRule="auto" w:line="240"/>
        <w:ind w:firstLine="284" w:end="0"/>
        <w:rPr/>
      </w:pPr>
      <w:r>
        <w:rPr>
          <w:sz w:val="24"/>
        </w:rPr>
        <w:t xml:space="preserve">Фразу </w:t>
      </w:r>
      <w:r>
        <w:rPr>
          <w:sz w:val="24"/>
          <w:lang w:val="en-US"/>
        </w:rPr>
        <w:t>Reparto</w:t>
      </w:r>
      <w:r>
        <w:rPr>
          <w:sz w:val="24"/>
        </w:rPr>
        <w:t xml:space="preserve"> </w:t>
      </w:r>
      <w:r>
        <w:rPr>
          <w:sz w:val="24"/>
          <w:lang w:val="en-US"/>
        </w:rPr>
        <w:t>cuanto</w:t>
      </w:r>
      <w:r>
        <w:rPr>
          <w:sz w:val="24"/>
        </w:rPr>
        <w:t xml:space="preserve"> </w:t>
      </w:r>
      <w:r>
        <w:rPr>
          <w:sz w:val="24"/>
          <w:lang w:val="en-US"/>
        </w:rPr>
        <w:t>compro</w:t>
      </w:r>
      <w:r>
        <w:rPr>
          <w:sz w:val="24"/>
        </w:rPr>
        <w:t xml:space="preserve"> (</w:t>
      </w:r>
      <w:r>
        <w:rPr>
          <w:sz w:val="24"/>
          <w:lang w:val="en-US"/>
        </w:rPr>
        <w:t>D</w:t>
      </w:r>
      <w:r>
        <w:rPr>
          <w:sz w:val="24"/>
        </w:rPr>
        <w:t>. О</w:t>
      </w:r>
      <w:r>
        <w:rPr>
          <w:lang w:val="en-US"/>
        </w:rPr>
        <w:t>LEMA</w:t>
      </w:r>
      <w:r>
        <w:rPr>
          <w:sz w:val="24"/>
        </w:rPr>
        <w:t xml:space="preserve">) можно трансформировать в </w:t>
      </w:r>
      <w:r>
        <w:rPr>
          <w:sz w:val="24"/>
          <w:lang w:val="en-US"/>
        </w:rPr>
        <w:t>Reparto</w:t>
      </w:r>
      <w:r>
        <w:rPr>
          <w:sz w:val="24"/>
        </w:rPr>
        <w:t xml:space="preserve"> </w:t>
      </w:r>
      <w:r>
        <w:rPr>
          <w:sz w:val="24"/>
          <w:lang w:val="en-US"/>
        </w:rPr>
        <w:t>todo</w:t>
      </w:r>
      <w:r>
        <w:rPr>
          <w:sz w:val="24"/>
        </w:rPr>
        <w:t xml:space="preserve"> </w:t>
      </w:r>
      <w:r>
        <w:rPr>
          <w:sz w:val="24"/>
          <w:lang w:val="en-US"/>
        </w:rPr>
        <w:t>lo</w:t>
      </w:r>
      <w:r>
        <w:rPr>
          <w:sz w:val="24"/>
        </w:rPr>
        <w:t xml:space="preserve"> </w:t>
      </w:r>
      <w:r>
        <w:rPr>
          <w:sz w:val="24"/>
          <w:lang w:val="en-US"/>
        </w:rPr>
        <w:t>que</w:t>
      </w:r>
      <w:r>
        <w:rPr>
          <w:sz w:val="24"/>
        </w:rPr>
        <w:t xml:space="preserve"> </w:t>
      </w:r>
      <w:r>
        <w:rPr>
          <w:sz w:val="24"/>
          <w:lang w:val="en-US"/>
        </w:rPr>
        <w:t>compro</w:t>
      </w:r>
      <w:r>
        <w:rPr>
          <w:sz w:val="24"/>
        </w:rPr>
        <w:t>. (Распределяю (делю) все то, что покупаю).</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El</w:t>
      </w:r>
      <w:r>
        <w:rPr>
          <w:sz w:val="24"/>
        </w:rPr>
        <w:t xml:space="preserve"> </w:t>
      </w:r>
      <w:r>
        <w:rPr>
          <w:sz w:val="24"/>
          <w:lang w:val="en-US"/>
        </w:rPr>
        <w:t>capit</w:t>
      </w:r>
      <w:r>
        <w:rPr>
          <w:sz w:val="24"/>
        </w:rPr>
        <w:t>á</w:t>
      </w:r>
      <w:r>
        <w:rPr>
          <w:sz w:val="24"/>
          <w:lang w:val="en-US"/>
        </w:rPr>
        <w:t>n</w:t>
      </w:r>
      <w:r>
        <w:rPr>
          <w:sz w:val="24"/>
        </w:rPr>
        <w:t xml:space="preserve"> </w:t>
      </w:r>
      <w:r>
        <w:rPr>
          <w:sz w:val="24"/>
          <w:lang w:val="en-US"/>
        </w:rPr>
        <w:t>del</w:t>
      </w:r>
      <w:r>
        <w:rPr>
          <w:sz w:val="24"/>
        </w:rPr>
        <w:t xml:space="preserve"> </w:t>
      </w:r>
      <w:r>
        <w:rPr>
          <w:sz w:val="24"/>
          <w:lang w:val="en-US"/>
        </w:rPr>
        <w:t>barco</w:t>
      </w:r>
      <w:r>
        <w:rPr>
          <w:sz w:val="24"/>
        </w:rPr>
        <w:t xml:space="preserve">... </w:t>
      </w:r>
      <w:r>
        <w:rPr>
          <w:sz w:val="24"/>
          <w:lang w:val="en-US"/>
        </w:rPr>
        <w:t>se</w:t>
      </w:r>
      <w:r>
        <w:rPr>
          <w:sz w:val="24"/>
        </w:rPr>
        <w:t xml:space="preserve"> </w:t>
      </w:r>
      <w:r>
        <w:rPr>
          <w:sz w:val="24"/>
          <w:lang w:val="en-US"/>
        </w:rPr>
        <w:t>encontr</w:t>
      </w:r>
      <w:r>
        <w:rPr>
          <w:sz w:val="24"/>
        </w:rPr>
        <w:t xml:space="preserve">ó                    Капитан корабля встретился с </w:t>
      </w:r>
    </w:p>
    <w:p>
      <w:pPr>
        <w:pStyle w:val="Normal1"/>
        <w:spacing w:lineRule="auto" w:line="240"/>
        <w:ind w:firstLine="709" w:end="0"/>
        <w:rPr/>
      </w:pPr>
      <w:r>
        <w:rPr>
          <w:sz w:val="24"/>
          <w:lang w:val="en-US"/>
        </w:rPr>
        <w:t>icon</w:t>
      </w:r>
      <w:r>
        <w:rPr>
          <w:sz w:val="24"/>
        </w:rPr>
        <w:t xml:space="preserve"> </w:t>
      </w:r>
      <w:r>
        <w:rPr>
          <w:sz w:val="24"/>
          <w:lang w:val="en-US"/>
        </w:rPr>
        <w:t>el</w:t>
      </w:r>
      <w:r>
        <w:rPr>
          <w:sz w:val="24"/>
        </w:rPr>
        <w:t xml:space="preserve"> </w:t>
      </w:r>
      <w:r>
        <w:rPr>
          <w:sz w:val="24"/>
          <w:lang w:val="en-US"/>
        </w:rPr>
        <w:t>corsario</w:t>
      </w:r>
      <w:r>
        <w:rPr>
          <w:sz w:val="24"/>
        </w:rPr>
        <w:t xml:space="preserve"> </w:t>
      </w:r>
      <w:r>
        <w:rPr>
          <w:sz w:val="24"/>
          <w:lang w:val="en-US"/>
        </w:rPr>
        <w:t>franc</w:t>
      </w:r>
      <w:r>
        <w:rPr>
          <w:sz w:val="24"/>
        </w:rPr>
        <w:t>é</w:t>
      </w:r>
      <w:r>
        <w:rPr>
          <w:sz w:val="24"/>
          <w:lang w:val="en-US"/>
        </w:rPr>
        <w:t>s</w:t>
      </w:r>
      <w:r>
        <w:rPr>
          <w:sz w:val="24"/>
        </w:rPr>
        <w:t xml:space="preserve">... </w:t>
      </w:r>
      <w:r>
        <w:rPr>
          <w:sz w:val="24"/>
          <w:lang w:val="en-US"/>
        </w:rPr>
        <w:t>cuyo</w:t>
      </w:r>
      <w:r>
        <w:rPr>
          <w:sz w:val="24"/>
        </w:rPr>
        <w:t xml:space="preserve">                      французским корсаром, имя </w:t>
      </w:r>
    </w:p>
    <w:p>
      <w:pPr>
        <w:pStyle w:val="Normal1"/>
        <w:spacing w:lineRule="auto" w:line="240"/>
        <w:ind w:firstLine="709" w:end="0"/>
        <w:rPr/>
      </w:pPr>
      <w:r>
        <w:rPr>
          <w:sz w:val="24"/>
          <w:lang w:val="en-US"/>
        </w:rPr>
        <w:t>nombre</w:t>
      </w:r>
      <w:r>
        <w:rPr>
          <w:sz w:val="24"/>
        </w:rPr>
        <w:t xml:space="preserve"> </w:t>
      </w:r>
      <w:r>
        <w:rPr>
          <w:sz w:val="24"/>
          <w:lang w:val="en-US"/>
        </w:rPr>
        <w:t>espantaba</w:t>
      </w:r>
      <w:r>
        <w:rPr>
          <w:sz w:val="24"/>
        </w:rPr>
        <w:t xml:space="preserve"> </w:t>
      </w:r>
      <w:r>
        <w:rPr>
          <w:sz w:val="24"/>
          <w:lang w:val="en-US"/>
        </w:rPr>
        <w:t>a</w:t>
      </w:r>
      <w:r>
        <w:rPr>
          <w:sz w:val="24"/>
        </w:rPr>
        <w:t xml:space="preserve"> </w:t>
      </w:r>
      <w:r>
        <w:rPr>
          <w:i/>
          <w:iCs/>
          <w:sz w:val="24"/>
          <w:lang w:val="en-US"/>
        </w:rPr>
        <w:t>cuantos</w:t>
      </w:r>
      <w:r>
        <w:rPr>
          <w:sz w:val="24"/>
        </w:rPr>
        <w:t xml:space="preserve">                          которого наводило ужас на </w:t>
      </w:r>
    </w:p>
    <w:p>
      <w:pPr>
        <w:pStyle w:val="Normal1"/>
        <w:spacing w:lineRule="auto" w:line="240"/>
        <w:ind w:firstLine="709" w:end="0"/>
        <w:rPr/>
      </w:pPr>
      <w:r>
        <w:rPr>
          <w:sz w:val="24"/>
          <w:lang w:val="en-US"/>
        </w:rPr>
        <w:t xml:space="preserve">salían al mar. </w:t>
      </w:r>
      <w:r>
        <w:rPr>
          <w:sz w:val="24"/>
        </w:rPr>
        <w:t>(</w:t>
      </w:r>
      <w:r>
        <w:rPr>
          <w:sz w:val="24"/>
          <w:lang w:val="en-US"/>
        </w:rPr>
        <w:t>P</w:t>
      </w:r>
      <w:r>
        <w:rPr/>
        <w:t>Í</w:t>
      </w:r>
      <w:r>
        <w:rPr>
          <w:lang w:val="en-US"/>
        </w:rPr>
        <w:t>O</w:t>
      </w:r>
      <w:r>
        <w:rPr/>
        <w:t xml:space="preserve"> </w:t>
      </w:r>
      <w:r>
        <w:rPr>
          <w:sz w:val="24"/>
          <w:lang w:val="en-US"/>
        </w:rPr>
        <w:t>B</w:t>
      </w:r>
      <w:r>
        <w:rPr>
          <w:lang w:val="en-US"/>
        </w:rPr>
        <w:t>AROJA</w:t>
      </w:r>
      <w:r>
        <w:rPr>
          <w:sz w:val="24"/>
        </w:rPr>
        <w:t>)                           всех, кто выходил в море.</w:t>
      </w:r>
    </w:p>
    <w:p>
      <w:pPr>
        <w:pStyle w:val="Normal1"/>
        <w:spacing w:lineRule="auto" w:line="240"/>
        <w:ind w:firstLine="284" w:end="0"/>
        <w:rPr/>
      </w:pPr>
      <w:r>
        <w:rPr>
          <w:sz w:val="24"/>
        </w:rPr>
        <w:t xml:space="preserve">В приведенной фразе сочетание </w:t>
      </w:r>
      <w:r>
        <w:rPr>
          <w:b/>
          <w:sz w:val="24"/>
          <w:lang w:val="en-US"/>
        </w:rPr>
        <w:t>a</w:t>
      </w:r>
      <w:r>
        <w:rPr>
          <w:b/>
          <w:sz w:val="24"/>
        </w:rPr>
        <w:t xml:space="preserve"> </w:t>
      </w:r>
      <w:r>
        <w:rPr>
          <w:b/>
          <w:sz w:val="24"/>
          <w:lang w:val="en-US"/>
        </w:rPr>
        <w:t>cuantos</w:t>
      </w:r>
      <w:r>
        <w:rPr>
          <w:sz w:val="24"/>
        </w:rPr>
        <w:t xml:space="preserve"> синонимично </w:t>
      </w:r>
      <w:r>
        <w:rPr>
          <w:b/>
          <w:sz w:val="24"/>
        </w:rPr>
        <w:t xml:space="preserve">а todos </w:t>
      </w:r>
      <w:r>
        <w:rPr>
          <w:b/>
          <w:sz w:val="24"/>
          <w:lang w:val="en-US"/>
        </w:rPr>
        <w:t>los</w:t>
      </w:r>
      <w:r>
        <w:rPr>
          <w:b/>
          <w:sz w:val="24"/>
        </w:rPr>
        <w:t xml:space="preserve"> </w:t>
      </w:r>
      <w:r>
        <w:rPr>
          <w:b/>
          <w:sz w:val="24"/>
          <w:lang w:val="en-US"/>
        </w:rPr>
        <w:t>que</w:t>
      </w:r>
      <w:r>
        <w:rPr>
          <w:sz w:val="24"/>
        </w:rPr>
        <w:t>.</w:t>
      </w:r>
    </w:p>
    <w:p>
      <w:pPr>
        <w:pStyle w:val="Normal1"/>
        <w:spacing w:lineRule="auto" w:line="240"/>
        <w:ind w:firstLine="284" w:end="0"/>
        <w:rPr/>
      </w:pPr>
      <w:r>
        <w:rPr>
          <w:sz w:val="24"/>
        </w:rPr>
        <w:t xml:space="preserve">Если </w:t>
      </w:r>
      <w:r>
        <w:rPr>
          <w:b/>
          <w:sz w:val="24"/>
          <w:lang w:val="en-US"/>
        </w:rPr>
        <w:t>cuanto</w:t>
      </w:r>
      <w:r>
        <w:rPr>
          <w:sz w:val="24"/>
        </w:rPr>
        <w:t xml:space="preserve"> употребляется при существительном, то оно становится почти равнозначным неопределенному местоимению-прилательному </w:t>
      </w:r>
      <w:r>
        <w:rPr>
          <w:b/>
          <w:sz w:val="24"/>
        </w:rPr>
        <w:t>todo</w:t>
      </w:r>
      <w:r>
        <w:rPr>
          <w:sz w:val="24"/>
        </w:rPr>
        <w:t>:</w:t>
      </w:r>
    </w:p>
    <w:p>
      <w:pPr>
        <w:pStyle w:val="Normal1"/>
        <w:spacing w:lineRule="auto" w:line="240"/>
        <w:ind w:firstLine="284" w:end="0"/>
        <w:rPr/>
      </w:pPr>
      <w:r>
        <w:rPr>
          <w:sz w:val="24"/>
        </w:rPr>
        <w:t xml:space="preserve"> </w:t>
      </w:r>
      <w:r>
        <w:rPr>
          <w:sz w:val="24"/>
          <w:lang w:val="en-US"/>
        </w:rPr>
        <w:t>Los</w:t>
      </w:r>
      <w:r>
        <w:rPr>
          <w:sz w:val="24"/>
        </w:rPr>
        <w:t xml:space="preserve"> </w:t>
      </w:r>
      <w:r>
        <w:rPr>
          <w:sz w:val="24"/>
          <w:lang w:val="en-US"/>
        </w:rPr>
        <w:t>profesores</w:t>
      </w:r>
      <w:r>
        <w:rPr>
          <w:sz w:val="24"/>
        </w:rPr>
        <w:t xml:space="preserve">... </w:t>
      </w:r>
      <w:r>
        <w:rPr>
          <w:sz w:val="24"/>
          <w:lang w:val="en-US"/>
        </w:rPr>
        <w:t>est</w:t>
      </w:r>
      <w:r>
        <w:rPr>
          <w:sz w:val="24"/>
        </w:rPr>
        <w:t>á</w:t>
      </w:r>
      <w:r>
        <w:rPr>
          <w:sz w:val="24"/>
          <w:lang w:val="en-US"/>
        </w:rPr>
        <w:t>n</w:t>
      </w:r>
      <w:r>
        <w:rPr>
          <w:sz w:val="24"/>
        </w:rPr>
        <w:t xml:space="preserve"> </w:t>
      </w:r>
      <w:r>
        <w:rPr>
          <w:sz w:val="24"/>
          <w:lang w:val="en-US"/>
        </w:rPr>
        <w:t>siempre</w:t>
      </w:r>
      <w:r>
        <w:rPr>
          <w:sz w:val="24"/>
        </w:rPr>
        <w:t xml:space="preserve">                               Преподаватели всегда готовы </w:t>
      </w:r>
    </w:p>
    <w:p>
      <w:pPr>
        <w:pStyle w:val="Normal1"/>
        <w:spacing w:lineRule="auto" w:line="240"/>
        <w:ind w:firstLine="709" w:end="0"/>
        <w:rPr/>
      </w:pPr>
      <w:r>
        <w:rPr>
          <w:sz w:val="24"/>
          <w:lang w:val="en-US"/>
        </w:rPr>
        <w:t>…</w:t>
      </w:r>
      <w:r>
        <w:rPr>
          <w:sz w:val="24"/>
          <w:lang w:val="en-US"/>
        </w:rPr>
        <w:t xml:space="preserve">prestos a resolver </w:t>
      </w:r>
      <w:r>
        <w:rPr>
          <w:i/>
          <w:iCs/>
          <w:sz w:val="24"/>
          <w:lang w:val="en-US"/>
        </w:rPr>
        <w:t>cuantos</w:t>
      </w:r>
      <w:r>
        <w:rPr>
          <w:sz w:val="24"/>
          <w:lang w:val="en-US"/>
        </w:rPr>
        <w:t xml:space="preserve"> problemas                 </w:t>
      </w:r>
      <w:r>
        <w:rPr>
          <w:sz w:val="24"/>
        </w:rPr>
        <w:t>решить</w:t>
      </w:r>
      <w:r>
        <w:rPr>
          <w:sz w:val="24"/>
          <w:lang w:val="en-US"/>
        </w:rPr>
        <w:t xml:space="preserve"> </w:t>
      </w:r>
      <w:r>
        <w:rPr>
          <w:sz w:val="24"/>
        </w:rPr>
        <w:t>все</w:t>
      </w:r>
      <w:r>
        <w:rPr>
          <w:sz w:val="24"/>
          <w:lang w:val="en-US"/>
        </w:rPr>
        <w:t xml:space="preserve"> </w:t>
      </w:r>
      <w:r>
        <w:rPr>
          <w:sz w:val="24"/>
        </w:rPr>
        <w:t>вопросы</w:t>
      </w:r>
      <w:r>
        <w:rPr>
          <w:sz w:val="24"/>
          <w:lang w:val="en-US"/>
        </w:rPr>
        <w:t xml:space="preserve">, </w:t>
      </w:r>
      <w:r>
        <w:rPr>
          <w:sz w:val="24"/>
        </w:rPr>
        <w:t>какие</w:t>
      </w:r>
      <w:r>
        <w:rPr>
          <w:sz w:val="24"/>
          <w:lang w:val="en-US"/>
        </w:rPr>
        <w:t xml:space="preserve"> </w:t>
      </w:r>
    </w:p>
    <w:p>
      <w:pPr>
        <w:pStyle w:val="Normal1"/>
        <w:spacing w:lineRule="auto" w:line="240"/>
        <w:ind w:firstLine="709" w:end="0"/>
        <w:rPr/>
      </w:pPr>
      <w:r>
        <w:rPr>
          <w:sz w:val="24"/>
          <w:lang w:val="en-US"/>
        </w:rPr>
        <w:t xml:space="preserve">se los plantee. </w:t>
      </w:r>
      <w:r>
        <w:rPr>
          <w:sz w:val="24"/>
        </w:rPr>
        <w:t>(</w:t>
      </w:r>
      <w:r>
        <w:rPr>
          <w:sz w:val="24"/>
          <w:lang w:val="en-US"/>
        </w:rPr>
        <w:t>D</w:t>
      </w:r>
      <w:r>
        <w:rPr>
          <w:sz w:val="24"/>
        </w:rPr>
        <w:t xml:space="preserve">. </w:t>
      </w:r>
      <w:r>
        <w:rPr>
          <w:sz w:val="24"/>
          <w:lang w:val="en-US"/>
        </w:rPr>
        <w:t>O</w:t>
      </w:r>
      <w:r>
        <w:rPr/>
        <w:t>LEMA</w:t>
      </w:r>
      <w:r>
        <w:rPr>
          <w:sz w:val="24"/>
        </w:rPr>
        <w:t>)                                     бы ни ставили перед ними.</w:t>
      </w:r>
    </w:p>
    <w:p>
      <w:pPr>
        <w:pStyle w:val="Normal1"/>
        <w:spacing w:lineRule="auto" w:line="240"/>
        <w:ind w:firstLine="284" w:end="0"/>
        <w:rPr/>
      </w:pPr>
      <w:r>
        <w:rPr>
          <w:sz w:val="24"/>
        </w:rPr>
        <w:t xml:space="preserve">В данном примере </w:t>
      </w:r>
      <w:r>
        <w:rPr>
          <w:b/>
          <w:sz w:val="24"/>
          <w:lang w:val="en-US"/>
        </w:rPr>
        <w:t>cuantos</w:t>
      </w:r>
      <w:r>
        <w:rPr>
          <w:b/>
          <w:sz w:val="24"/>
        </w:rPr>
        <w:t xml:space="preserve"> </w:t>
      </w:r>
      <w:r>
        <w:rPr>
          <w:b/>
          <w:sz w:val="24"/>
          <w:lang w:val="en-US"/>
        </w:rPr>
        <w:t>problemas</w:t>
      </w:r>
      <w:r>
        <w:rPr>
          <w:sz w:val="24"/>
        </w:rPr>
        <w:t xml:space="preserve"> равно по значению </w:t>
      </w:r>
      <w:r>
        <w:rPr>
          <w:b/>
          <w:sz w:val="24"/>
        </w:rPr>
        <w:t xml:space="preserve">todos </w:t>
      </w:r>
      <w:r>
        <w:rPr>
          <w:b/>
          <w:sz w:val="24"/>
          <w:lang w:val="en-US"/>
        </w:rPr>
        <w:t>los</w:t>
      </w:r>
      <w:r>
        <w:rPr>
          <w:b/>
          <w:sz w:val="24"/>
        </w:rPr>
        <w:t xml:space="preserve"> </w:t>
      </w:r>
      <w:r>
        <w:rPr>
          <w:b/>
          <w:sz w:val="24"/>
          <w:lang w:val="en-US"/>
        </w:rPr>
        <w:t>problemas</w:t>
      </w:r>
      <w:r>
        <w:rPr>
          <w:sz w:val="24"/>
        </w:rPr>
        <w:t>.</w:t>
      </w:r>
    </w:p>
    <w:p>
      <w:pPr>
        <w:pStyle w:val="Normal1"/>
        <w:spacing w:lineRule="auto" w:line="240"/>
        <w:ind w:firstLine="284" w:end="0"/>
        <w:rPr/>
      </w:pPr>
      <w:r>
        <w:rPr>
          <w:b/>
          <w:sz w:val="24"/>
          <w:lang w:val="en-US"/>
        </w:rPr>
        <w:t>Cuanto</w:t>
      </w:r>
      <w:r>
        <w:rPr>
          <w:sz w:val="24"/>
        </w:rPr>
        <w:t xml:space="preserve"> используется в сравнительных оборотах. В них оно обычно согласуется со словами </w:t>
      </w:r>
      <w:r>
        <w:rPr>
          <w:b/>
          <w:sz w:val="24"/>
          <w:lang w:val="en-US"/>
        </w:rPr>
        <w:t>tanto</w:t>
      </w:r>
      <w:r>
        <w:rPr>
          <w:sz w:val="24"/>
        </w:rPr>
        <w:t xml:space="preserve"> и </w:t>
      </w:r>
      <w:r>
        <w:rPr>
          <w:b/>
          <w:sz w:val="24"/>
        </w:rPr>
        <w:t>todo</w:t>
      </w:r>
      <w:r>
        <w:rPr>
          <w:sz w:val="24"/>
        </w:rPr>
        <w:t>:</w:t>
      </w:r>
    </w:p>
    <w:p>
      <w:pPr>
        <w:pStyle w:val="Normal1"/>
        <w:spacing w:lineRule="auto" w:line="240"/>
        <w:ind w:firstLine="284" w:end="0"/>
        <w:rPr/>
      </w:pPr>
      <w:r>
        <w:rPr>
          <w:sz w:val="24"/>
        </w:rPr>
        <w:t xml:space="preserve"> </w:t>
      </w:r>
      <w:r>
        <w:rPr>
          <w:sz w:val="24"/>
          <w:lang w:val="en-US"/>
        </w:rPr>
        <w:t xml:space="preserve">Le quieren </w:t>
      </w:r>
      <w:r>
        <w:rPr>
          <w:i/>
          <w:sz w:val="24"/>
          <w:lang w:val="en-US"/>
        </w:rPr>
        <w:t>todos cuantos</w:t>
      </w:r>
      <w:r>
        <w:rPr>
          <w:sz w:val="24"/>
          <w:lang w:val="en-US"/>
        </w:rPr>
        <w:t xml:space="preserve"> le tratan.                     </w:t>
      </w:r>
      <w:r>
        <w:rPr>
          <w:sz w:val="24"/>
        </w:rPr>
        <w:t>Его любят все, кто с ним общается.</w:t>
      </w:r>
    </w:p>
    <w:p>
      <w:pPr>
        <w:pStyle w:val="Normal1"/>
        <w:spacing w:lineRule="auto" w:line="240"/>
        <w:ind w:firstLine="709" w:end="0"/>
        <w:rPr/>
      </w:pPr>
      <w:r>
        <w:rPr>
          <w:sz w:val="24"/>
        </w:rPr>
        <w:t xml:space="preserve">М. </w:t>
      </w:r>
      <w:r>
        <w:rPr>
          <w:sz w:val="24"/>
          <w:lang w:val="en-US"/>
        </w:rPr>
        <w:t>M</w:t>
      </w:r>
      <w:r>
        <w:rPr>
          <w:lang w:val="en-US"/>
        </w:rPr>
        <w:t>OLINER</w:t>
      </w:r>
      <w:r>
        <w:rPr>
          <w:sz w:val="24"/>
        </w:rPr>
        <w:t xml:space="preserve">)                     </w:t>
      </w:r>
    </w:p>
    <w:p>
      <w:pPr>
        <w:pStyle w:val="Normal1"/>
        <w:spacing w:lineRule="auto" w:line="240"/>
        <w:ind w:firstLine="284" w:end="0"/>
        <w:rPr/>
      </w:pPr>
      <w:r>
        <w:rPr>
          <w:sz w:val="24"/>
          <w:lang w:val="en-US"/>
        </w:rPr>
        <w:t>Tendr</w:t>
      </w:r>
      <w:r>
        <w:rPr>
          <w:sz w:val="24"/>
        </w:rPr>
        <w:t>á</w:t>
      </w:r>
      <w:r>
        <w:rPr>
          <w:sz w:val="24"/>
          <w:lang w:val="en-US"/>
        </w:rPr>
        <w:t>s</w:t>
      </w:r>
      <w:r>
        <w:rPr>
          <w:sz w:val="24"/>
        </w:rPr>
        <w:t xml:space="preserve"> </w:t>
      </w:r>
      <w:r>
        <w:rPr>
          <w:i/>
          <w:iCs/>
          <w:sz w:val="24"/>
          <w:lang w:val="en-US"/>
        </w:rPr>
        <w:t>tantas</w:t>
      </w:r>
      <w:r>
        <w:rPr>
          <w:sz w:val="24"/>
        </w:rPr>
        <w:t xml:space="preserve"> </w:t>
      </w:r>
      <w:r>
        <w:rPr>
          <w:sz w:val="24"/>
          <w:lang w:val="en-US"/>
        </w:rPr>
        <w:t>entradas</w:t>
      </w:r>
      <w:r>
        <w:rPr>
          <w:sz w:val="24"/>
        </w:rPr>
        <w:t xml:space="preserve"> </w:t>
      </w:r>
      <w:r>
        <w:rPr>
          <w:i/>
          <w:iCs/>
          <w:sz w:val="24"/>
          <w:lang w:val="en-US"/>
        </w:rPr>
        <w:t>cuantas</w:t>
      </w:r>
      <w:r>
        <w:rPr>
          <w:sz w:val="24"/>
        </w:rPr>
        <w:t xml:space="preserve">                          У тебя будет столько билетов, </w:t>
      </w:r>
    </w:p>
    <w:p>
      <w:pPr>
        <w:pStyle w:val="Normal1"/>
        <w:spacing w:lineRule="auto" w:line="240"/>
        <w:ind w:firstLine="709" w:end="0"/>
        <w:rPr/>
      </w:pPr>
      <w:r>
        <w:rPr>
          <w:sz w:val="24"/>
          <w:lang w:val="en-US"/>
        </w:rPr>
        <w:t>necesites</w:t>
      </w:r>
      <w:r>
        <w:rPr>
          <w:sz w:val="24"/>
        </w:rPr>
        <w:t>.                                                                   сколько тебе потребуется.</w:t>
      </w:r>
    </w:p>
    <w:p>
      <w:pPr>
        <w:pStyle w:val="FR2"/>
        <w:ind w:firstLine="284" w:end="0"/>
        <w:rPr>
          <w:sz w:val="24"/>
        </w:rPr>
      </w:pPr>
      <w:r>
        <w:rPr>
          <w:sz w:val="24"/>
        </w:rPr>
      </w:r>
    </w:p>
    <w:p>
      <w:pPr>
        <w:pStyle w:val="Heading3"/>
        <w:ind w:hanging="0" w:start="0"/>
        <w:rPr/>
      </w:pPr>
      <w:r>
        <w:rPr/>
        <w:t xml:space="preserve">       </w:t>
      </w:r>
    </w:p>
    <w:p>
      <w:pPr>
        <w:pStyle w:val="Heading3"/>
        <w:ind w:hanging="0" w:start="0"/>
        <w:rPr/>
      </w:pPr>
      <w:r>
        <w:rPr/>
      </w:r>
    </w:p>
    <w:p>
      <w:pPr>
        <w:pStyle w:val="Heading3"/>
        <w:ind w:hanging="0" w:start="0"/>
        <w:rPr/>
      </w:pPr>
      <w:r>
        <w:rPr/>
        <w:t xml:space="preserve"> </w:t>
      </w:r>
      <w:bookmarkStart w:id="50" w:name="__RefHeading___Toc1886040"/>
      <w:r>
        <w:rPr/>
        <w:t>§ 39. Неопределенные местоимения</w:t>
      </w:r>
      <w:bookmarkEnd w:id="50"/>
    </w:p>
    <w:p>
      <w:pPr>
        <w:pStyle w:val="Normal"/>
        <w:rPr/>
      </w:pPr>
      <w:r>
        <w:rPr/>
      </w:r>
    </w:p>
    <w:p>
      <w:pPr>
        <w:pStyle w:val="Normal1"/>
        <w:spacing w:lineRule="auto" w:line="240"/>
        <w:ind w:firstLine="284" w:end="0"/>
        <w:rPr/>
      </w:pPr>
      <w:r>
        <w:rPr>
          <w:sz w:val="24"/>
        </w:rPr>
        <w:t xml:space="preserve">В испанском языке есть два типа этих местоимений, а именно: неопределенные </w:t>
      </w:r>
      <w:r>
        <w:rPr>
          <w:spacing w:val="20"/>
          <w:sz w:val="24"/>
        </w:rPr>
        <w:t>местоимения-прилагательные</w:t>
      </w:r>
      <w:r>
        <w:rPr>
          <w:sz w:val="24"/>
        </w:rPr>
        <w:t xml:space="preserve"> и неопределенные </w:t>
      </w:r>
      <w:r>
        <w:rPr>
          <w:spacing w:val="20"/>
          <w:sz w:val="24"/>
        </w:rPr>
        <w:t>местоимения-существительные</w:t>
      </w:r>
      <w:r>
        <w:rPr>
          <w:sz w:val="24"/>
        </w:rPr>
        <w:t>.</w:t>
      </w:r>
    </w:p>
    <w:p>
      <w:pPr>
        <w:pStyle w:val="Normal1"/>
        <w:spacing w:lineRule="auto" w:line="240"/>
        <w:ind w:firstLine="284" w:end="0"/>
        <w:rPr>
          <w:sz w:val="24"/>
        </w:rPr>
      </w:pPr>
      <w:r>
        <w:rPr>
          <w:sz w:val="24"/>
        </w:rPr>
      </w:r>
    </w:p>
    <w:p>
      <w:pPr>
        <w:pStyle w:val="Normal1"/>
        <w:spacing w:lineRule="auto" w:line="240"/>
        <w:ind w:firstLine="284" w:end="0"/>
        <w:jc w:val="center"/>
        <w:rPr>
          <w:b/>
          <w:sz w:val="24"/>
        </w:rPr>
      </w:pPr>
      <w:r>
        <w:rPr>
          <w:b/>
          <w:sz w:val="24"/>
        </w:rPr>
        <w:t>I. Неопределенные местоимения-прилагательные</w:t>
      </w:r>
    </w:p>
    <w:p>
      <w:pPr>
        <w:pStyle w:val="Normal1"/>
        <w:spacing w:lineRule="auto" w:line="240"/>
        <w:ind w:firstLine="284" w:end="0"/>
        <w:rPr>
          <w:sz w:val="24"/>
        </w:rPr>
      </w:pPr>
      <w:r>
        <w:rPr>
          <w:sz w:val="24"/>
        </w:rPr>
        <w:t>Эти местоимения обычно ставятся перед существительным. При наличии их артикль опускается (за исключением нескольких случаев). большинство этих местоимений изменяется по родам и числам. Самыми распространенными из них являются:</w:t>
      </w:r>
    </w:p>
    <w:p>
      <w:pPr>
        <w:pStyle w:val="Normal1"/>
        <w:spacing w:lineRule="auto" w:line="240"/>
        <w:ind w:firstLine="284" w:end="0"/>
        <w:rPr>
          <w:sz w:val="24"/>
        </w:rPr>
      </w:pPr>
      <w:r>
        <w:rPr>
          <w:sz w:val="24"/>
        </w:rPr>
        <w:t xml:space="preserve">   </w:t>
      </w:r>
    </w:p>
    <w:p>
      <w:pPr>
        <w:pStyle w:val="Normal1"/>
        <w:spacing w:lineRule="auto" w:line="240"/>
        <w:ind w:firstLine="284" w:end="0"/>
        <w:rPr/>
      </w:pPr>
      <w:r>
        <w:rPr>
          <w:sz w:val="24"/>
        </w:rPr>
        <w:t xml:space="preserve">    </w:t>
      </w:r>
      <w:r>
        <w:rPr>
          <w:b/>
          <w:sz w:val="24"/>
          <w:lang w:val="en-US"/>
        </w:rPr>
        <w:t>alguno</w:t>
      </w:r>
      <w:r>
        <w:rPr>
          <w:sz w:val="24"/>
        </w:rPr>
        <w:t xml:space="preserve"> (-</w:t>
      </w:r>
      <w:r>
        <w:rPr>
          <w:sz w:val="24"/>
          <w:lang w:val="en-US"/>
        </w:rPr>
        <w:t>a</w:t>
      </w:r>
      <w:r>
        <w:rPr>
          <w:sz w:val="24"/>
        </w:rPr>
        <w:t>, -</w:t>
      </w:r>
      <w:r>
        <w:rPr>
          <w:sz w:val="24"/>
          <w:lang w:val="en-US"/>
        </w:rPr>
        <w:t>os</w:t>
      </w:r>
      <w:r>
        <w:rPr>
          <w:sz w:val="24"/>
        </w:rPr>
        <w:t>, -</w:t>
      </w:r>
      <w:r>
        <w:rPr>
          <w:sz w:val="24"/>
          <w:lang w:val="en-US"/>
        </w:rPr>
        <w:t>as</w:t>
      </w:r>
      <w:r>
        <w:rPr>
          <w:sz w:val="24"/>
        </w:rPr>
        <w:t xml:space="preserve">)     — какой-то, некоторый </w:t>
      </w:r>
    </w:p>
    <w:p>
      <w:pPr>
        <w:pStyle w:val="Normal1"/>
        <w:spacing w:lineRule="auto" w:line="240"/>
        <w:ind w:firstLine="284" w:end="0"/>
        <w:rPr/>
      </w:pPr>
      <w:r>
        <w:rPr>
          <w:sz w:val="24"/>
        </w:rPr>
        <w:t xml:space="preserve">    </w:t>
      </w:r>
      <w:r>
        <w:rPr>
          <w:b/>
          <w:sz w:val="24"/>
          <w:lang w:val="en-US"/>
        </w:rPr>
        <w:t>todo</w:t>
      </w:r>
      <w:r>
        <w:rPr>
          <w:sz w:val="24"/>
        </w:rPr>
        <w:t xml:space="preserve"> (-</w:t>
      </w:r>
      <w:r>
        <w:rPr>
          <w:sz w:val="24"/>
          <w:lang w:val="en-US"/>
        </w:rPr>
        <w:t>a</w:t>
      </w:r>
      <w:r>
        <w:rPr>
          <w:sz w:val="24"/>
        </w:rPr>
        <w:t>, -</w:t>
      </w:r>
      <w:r>
        <w:rPr>
          <w:sz w:val="24"/>
          <w:lang w:val="en-US"/>
        </w:rPr>
        <w:t>os</w:t>
      </w:r>
      <w:r>
        <w:rPr>
          <w:sz w:val="24"/>
        </w:rPr>
        <w:t>, -</w:t>
      </w:r>
      <w:r>
        <w:rPr>
          <w:sz w:val="24"/>
          <w:lang w:val="en-US"/>
        </w:rPr>
        <w:t>as</w:t>
      </w:r>
      <w:r>
        <w:rPr>
          <w:sz w:val="24"/>
        </w:rPr>
        <w:t>)         — весь, всякий, любой</w:t>
      </w:r>
    </w:p>
    <w:p>
      <w:pPr>
        <w:pStyle w:val="Normal1"/>
        <w:spacing w:lineRule="auto" w:line="240"/>
        <w:ind w:firstLine="284" w:start="284" w:end="0"/>
        <w:rPr/>
      </w:pPr>
      <w:r>
        <w:rPr>
          <w:b/>
          <w:sz w:val="24"/>
          <w:lang w:val="en-US"/>
        </w:rPr>
        <w:t>otro</w:t>
      </w:r>
      <w:r>
        <w:rPr>
          <w:sz w:val="24"/>
          <w:lang w:val="en-US"/>
        </w:rPr>
        <w:t xml:space="preserve"> (-a,-os,-as)           — </w:t>
      </w:r>
      <w:r>
        <w:rPr>
          <w:sz w:val="24"/>
        </w:rPr>
        <w:t>другой</w:t>
      </w:r>
      <w:r>
        <w:rPr>
          <w:sz w:val="24"/>
          <w:lang w:val="en-US"/>
        </w:rPr>
        <w:t xml:space="preserve"> </w:t>
      </w:r>
    </w:p>
    <w:p>
      <w:pPr>
        <w:pStyle w:val="Normal1"/>
        <w:spacing w:lineRule="auto" w:line="240"/>
        <w:ind w:firstLine="284" w:start="284" w:end="0"/>
        <w:rPr/>
      </w:pPr>
      <w:r>
        <w:rPr>
          <w:b/>
          <w:sz w:val="24"/>
          <w:lang w:val="en-US"/>
        </w:rPr>
        <w:t>unos</w:t>
      </w:r>
      <w:r>
        <w:rPr>
          <w:sz w:val="24"/>
        </w:rPr>
        <w:t xml:space="preserve"> (-</w:t>
      </w:r>
      <w:r>
        <w:rPr>
          <w:sz w:val="24"/>
          <w:lang w:val="en-US"/>
        </w:rPr>
        <w:t>as</w:t>
      </w:r>
      <w:r>
        <w:rPr>
          <w:sz w:val="24"/>
        </w:rPr>
        <w:t>)                    — несколько, какие-то</w:t>
      </w:r>
    </w:p>
    <w:p>
      <w:pPr>
        <w:pStyle w:val="Normal1"/>
        <w:spacing w:lineRule="auto" w:line="240"/>
        <w:ind w:firstLine="284" w:start="284" w:end="0"/>
        <w:rPr>
          <w:sz w:val="24"/>
        </w:rPr>
      </w:pPr>
      <w:r>
        <w:rPr>
          <w:sz w:val="24"/>
        </w:rPr>
        <w:t xml:space="preserve">                                         </w:t>
      </w:r>
      <w:r>
        <w:rPr>
          <w:sz w:val="24"/>
        </w:rPr>
        <w:t xml:space="preserve">(изменяется только по родам) </w:t>
      </w:r>
    </w:p>
    <w:p>
      <w:pPr>
        <w:pStyle w:val="Normal1"/>
        <w:spacing w:lineRule="auto" w:line="240"/>
        <w:ind w:firstLine="284" w:start="284" w:end="0"/>
        <w:rPr/>
      </w:pPr>
      <w:r>
        <w:rPr>
          <w:b/>
          <w:sz w:val="24"/>
          <w:lang w:val="en-US"/>
        </w:rPr>
        <w:t>mismo</w:t>
      </w:r>
      <w:r>
        <w:rPr>
          <w:sz w:val="24"/>
        </w:rPr>
        <w:t xml:space="preserve"> (-</w:t>
      </w:r>
      <w:r>
        <w:rPr>
          <w:sz w:val="24"/>
          <w:lang w:val="en-US"/>
        </w:rPr>
        <w:t>a</w:t>
      </w:r>
      <w:r>
        <w:rPr>
          <w:sz w:val="24"/>
        </w:rPr>
        <w:t>, -</w:t>
      </w:r>
      <w:r>
        <w:rPr>
          <w:sz w:val="24"/>
          <w:lang w:val="en-US"/>
        </w:rPr>
        <w:t>os</w:t>
      </w:r>
      <w:r>
        <w:rPr>
          <w:sz w:val="24"/>
        </w:rPr>
        <w:t>; -</w:t>
      </w:r>
      <w:r>
        <w:rPr>
          <w:sz w:val="24"/>
          <w:lang w:val="en-US"/>
        </w:rPr>
        <w:t>as</w:t>
      </w:r>
      <w:r>
        <w:rPr>
          <w:sz w:val="24"/>
        </w:rPr>
        <w:t xml:space="preserve">)    — (тот) самый, сам </w:t>
      </w:r>
    </w:p>
    <w:p>
      <w:pPr>
        <w:pStyle w:val="Normal1"/>
        <w:spacing w:lineRule="auto" w:line="240"/>
        <w:ind w:firstLine="284" w:start="284" w:end="0"/>
        <w:rPr/>
      </w:pPr>
      <w:r>
        <w:rPr>
          <w:b/>
          <w:sz w:val="24"/>
          <w:lang w:val="en-US"/>
        </w:rPr>
        <w:t>varies</w:t>
      </w:r>
      <w:r>
        <w:rPr>
          <w:sz w:val="24"/>
        </w:rPr>
        <w:t xml:space="preserve"> (-</w:t>
      </w:r>
      <w:r>
        <w:rPr>
          <w:sz w:val="24"/>
          <w:lang w:val="en-US"/>
        </w:rPr>
        <w:t>as</w:t>
      </w:r>
      <w:r>
        <w:rPr>
          <w:sz w:val="24"/>
        </w:rPr>
        <w:t>)                 — несколько (изменяется только по родам)</w:t>
      </w:r>
    </w:p>
    <w:p>
      <w:pPr>
        <w:pStyle w:val="Normal1"/>
        <w:spacing w:lineRule="auto" w:line="240"/>
        <w:ind w:firstLine="284" w:start="284" w:end="0"/>
        <w:rPr/>
      </w:pPr>
      <w:r>
        <w:rPr>
          <w:b/>
          <w:sz w:val="24"/>
          <w:lang w:val="en-US"/>
        </w:rPr>
        <w:t>cualquier</w:t>
      </w:r>
      <w:r>
        <w:rPr>
          <w:sz w:val="24"/>
        </w:rPr>
        <w:t xml:space="preserve"> (-</w:t>
      </w:r>
      <w:r>
        <w:rPr>
          <w:sz w:val="24"/>
          <w:lang w:val="en-US"/>
        </w:rPr>
        <w:t>a</w:t>
      </w:r>
      <w:r>
        <w:rPr>
          <w:sz w:val="24"/>
        </w:rPr>
        <w:t>)             — любой, какой-либо</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Некоторые из этих местоимений имеют следующие особенности употребления:</w:t>
      </w:r>
    </w:p>
    <w:p>
      <w:pPr>
        <w:pStyle w:val="Normal1"/>
        <w:spacing w:lineRule="auto" w:line="240"/>
        <w:ind w:firstLine="284" w:end="0"/>
        <w:rPr/>
      </w:pPr>
      <w:r>
        <w:rPr>
          <w:b/>
          <w:sz w:val="24"/>
          <w:lang w:val="en-US"/>
        </w:rPr>
        <w:t>Alguno</w:t>
      </w:r>
      <w:r>
        <w:rPr>
          <w:sz w:val="24"/>
        </w:rPr>
        <w:t xml:space="preserve"> перед существительными мужского рода единственного числа принимает усеченную форму </w:t>
      </w:r>
      <w:r>
        <w:rPr>
          <w:b/>
          <w:sz w:val="24"/>
        </w:rPr>
        <w:t>algún</w:t>
      </w:r>
      <w:r>
        <w:rPr>
          <w:sz w:val="24"/>
        </w:rPr>
        <w:t>:</w:t>
      </w:r>
    </w:p>
    <w:p>
      <w:pPr>
        <w:pStyle w:val="Normal1"/>
        <w:spacing w:lineRule="auto" w:line="240"/>
        <w:ind w:firstLine="284" w:end="0"/>
        <w:rPr/>
      </w:pPr>
      <w:r>
        <w:rPr>
          <w:i/>
          <w:iCs/>
          <w:sz w:val="24"/>
          <w:lang w:val="en-US"/>
        </w:rPr>
        <w:t>Algún</w:t>
      </w:r>
      <w:r>
        <w:rPr>
          <w:sz w:val="24"/>
          <w:lang w:val="en-US"/>
        </w:rPr>
        <w:t xml:space="preserve"> día vendré.                               </w:t>
      </w:r>
      <w:r>
        <w:rPr>
          <w:sz w:val="24"/>
        </w:rPr>
        <w:t>— Когда-нибудь (в какой-то день) я приду.</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остальных случаях употребляется полная форма </w:t>
      </w:r>
      <w:r>
        <w:rPr>
          <w:b/>
          <w:sz w:val="24"/>
          <w:lang w:val="en-US"/>
        </w:rPr>
        <w:t>alguno</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Corren </w:t>
      </w:r>
      <w:r>
        <w:rPr>
          <w:i/>
          <w:iCs/>
          <w:sz w:val="24"/>
          <w:lang w:val="en-US"/>
        </w:rPr>
        <w:t>algunos</w:t>
      </w:r>
      <w:r>
        <w:rPr>
          <w:sz w:val="24"/>
          <w:lang w:val="en-US"/>
        </w:rPr>
        <w:t xml:space="preserve"> rumores.                   </w:t>
      </w:r>
      <w:r>
        <w:rPr>
          <w:sz w:val="24"/>
        </w:rPr>
        <w:t xml:space="preserve">Ходят какие-то слухи. </w:t>
      </w:r>
    </w:p>
    <w:p>
      <w:pPr>
        <w:pStyle w:val="Normal1"/>
        <w:spacing w:lineRule="auto" w:line="240"/>
        <w:ind w:firstLine="284" w:end="0"/>
        <w:rPr/>
      </w:pPr>
      <w:r>
        <w:rPr>
          <w:sz w:val="24"/>
        </w:rPr>
        <w:t>Не</w:t>
      </w:r>
      <w:r>
        <w:rPr>
          <w:sz w:val="24"/>
          <w:lang w:val="en-US"/>
        </w:rPr>
        <w:t xml:space="preserve"> visto </w:t>
      </w:r>
      <w:r>
        <w:rPr>
          <w:i/>
          <w:iCs/>
          <w:sz w:val="24"/>
          <w:lang w:val="en-US"/>
        </w:rPr>
        <w:t>alguna</w:t>
      </w:r>
      <w:r>
        <w:rPr>
          <w:sz w:val="24"/>
          <w:lang w:val="en-US"/>
        </w:rPr>
        <w:t xml:space="preserve"> carta.                        </w:t>
      </w:r>
      <w:r>
        <w:rPr>
          <w:sz w:val="24"/>
        </w:rPr>
        <w:t>Я видел какое-то письмо.</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w:t>
      </w:r>
      <w:r>
        <w:rPr>
          <w:b/>
          <w:sz w:val="22"/>
          <w:lang w:val="en-US"/>
        </w:rPr>
        <w:t>Alguno</w:t>
      </w:r>
      <w:r>
        <w:rPr>
          <w:sz w:val="22"/>
        </w:rPr>
        <w:t xml:space="preserve"> может быть синонимично отрицательному местоимению-прилагательному </w:t>
      </w:r>
      <w:r>
        <w:rPr>
          <w:b/>
          <w:sz w:val="22"/>
          <w:lang w:val="en-US"/>
        </w:rPr>
        <w:t>ninguno</w:t>
      </w:r>
      <w:r>
        <w:rPr>
          <w:sz w:val="22"/>
        </w:rPr>
        <w:t xml:space="preserve"> (см. § 40). В этом случае оно употребляется в отрица</w:t>
        <w:softHyphen/>
        <w:t>тельных предложениях и определяет существительные, стоящие после сказуемого, причем само местоимение всегда находится в постпозиции по отношению к определяемому существительному:</w:t>
      </w:r>
    </w:p>
    <w:p>
      <w:pPr>
        <w:pStyle w:val="Normal1"/>
        <w:spacing w:lineRule="auto" w:line="240"/>
        <w:ind w:firstLine="284" w:end="0"/>
        <w:rPr/>
      </w:pPr>
      <w:r>
        <w:rPr>
          <w:i/>
          <w:iCs/>
          <w:sz w:val="22"/>
          <w:lang w:val="en-US"/>
        </w:rPr>
        <w:t>No</w:t>
      </w:r>
      <w:r>
        <w:rPr>
          <w:sz w:val="22"/>
          <w:lang w:val="en-US"/>
        </w:rPr>
        <w:t xml:space="preserve"> tengo motive </w:t>
      </w:r>
      <w:r>
        <w:rPr>
          <w:i/>
          <w:iCs/>
          <w:sz w:val="22"/>
          <w:lang w:val="en-US"/>
        </w:rPr>
        <w:t>alguno</w:t>
      </w:r>
      <w:r>
        <w:rPr>
          <w:sz w:val="22"/>
          <w:lang w:val="en-US"/>
        </w:rPr>
        <w:t xml:space="preserve"> para creerte.           </w:t>
      </w:r>
      <w:r>
        <w:rPr>
          <w:sz w:val="22"/>
        </w:rPr>
        <w:t>У меня нет каких бы то ни было</w:t>
      </w:r>
    </w:p>
    <w:p>
      <w:pPr>
        <w:pStyle w:val="Normal1"/>
        <w:spacing w:lineRule="auto" w:line="240"/>
        <w:ind w:firstLine="284" w:end="0"/>
        <w:rPr>
          <w:sz w:val="22"/>
        </w:rPr>
      </w:pPr>
      <w:r>
        <w:rPr>
          <w:sz w:val="22"/>
        </w:rPr>
        <w:t xml:space="preserve">                                                                          </w:t>
      </w:r>
      <w:r>
        <w:rPr>
          <w:sz w:val="22"/>
        </w:rPr>
        <w:t>(никаких) оснований верить тебе.</w:t>
      </w:r>
    </w:p>
    <w:p>
      <w:pPr>
        <w:pStyle w:val="Normal1"/>
        <w:spacing w:lineRule="auto" w:line="240"/>
        <w:ind w:firstLine="284" w:end="0"/>
        <w:rPr/>
      </w:pPr>
      <w:r>
        <w:rPr>
          <w:sz w:val="22"/>
          <w:lang w:val="en-US"/>
        </w:rPr>
        <w:t>Desde</w:t>
      </w:r>
      <w:r>
        <w:rPr>
          <w:sz w:val="22"/>
        </w:rPr>
        <w:t xml:space="preserve"> </w:t>
      </w:r>
      <w:r>
        <w:rPr>
          <w:sz w:val="22"/>
          <w:lang w:val="en-US"/>
        </w:rPr>
        <w:t>que</w:t>
      </w:r>
      <w:r>
        <w:rPr>
          <w:sz w:val="22"/>
        </w:rPr>
        <w:t xml:space="preserve"> </w:t>
      </w:r>
      <w:r>
        <w:rPr>
          <w:sz w:val="22"/>
          <w:lang w:val="en-US"/>
        </w:rPr>
        <w:t>salimos</w:t>
      </w:r>
      <w:r>
        <w:rPr>
          <w:sz w:val="22"/>
        </w:rPr>
        <w:t xml:space="preserve"> </w:t>
      </w:r>
      <w:r>
        <w:rPr>
          <w:sz w:val="22"/>
          <w:lang w:val="en-US"/>
        </w:rPr>
        <w:t>no</w:t>
      </w:r>
      <w:r>
        <w:rPr>
          <w:sz w:val="22"/>
        </w:rPr>
        <w:t xml:space="preserve"> </w:t>
      </w:r>
      <w:r>
        <w:rPr>
          <w:sz w:val="22"/>
          <w:lang w:val="en-US"/>
        </w:rPr>
        <w:t>nos</w:t>
      </w:r>
      <w:r>
        <w:rPr>
          <w:sz w:val="22"/>
        </w:rPr>
        <w:t xml:space="preserve"> </w:t>
      </w:r>
      <w:r>
        <w:rPr>
          <w:sz w:val="22"/>
          <w:lang w:val="en-US"/>
        </w:rPr>
        <w:t>dan</w:t>
      </w:r>
      <w:r>
        <w:rPr>
          <w:sz w:val="22"/>
        </w:rPr>
        <w:t xml:space="preserve"> </w:t>
      </w:r>
      <w:r>
        <w:rPr>
          <w:sz w:val="22"/>
          <w:lang w:val="en-US"/>
        </w:rPr>
        <w:t>alimento</w:t>
      </w:r>
      <w:r>
        <w:rPr>
          <w:sz w:val="22"/>
        </w:rPr>
        <w:t xml:space="preserve">        С той поры, как мы вышли, нам не дают </w:t>
      </w:r>
    </w:p>
    <w:p>
      <w:pPr>
        <w:pStyle w:val="Normal1"/>
        <w:spacing w:lineRule="auto" w:line="240"/>
        <w:ind w:firstLine="709" w:end="0"/>
        <w:rPr/>
      </w:pPr>
      <w:r>
        <w:rPr>
          <w:i/>
          <w:iCs/>
          <w:sz w:val="22"/>
          <w:lang w:val="en-US"/>
        </w:rPr>
        <w:t>alguno</w:t>
      </w:r>
      <w:r>
        <w:rPr>
          <w:sz w:val="22"/>
        </w:rPr>
        <w:t>. (</w:t>
      </w:r>
      <w:r>
        <w:rPr>
          <w:sz w:val="22"/>
          <w:lang w:val="en-US"/>
        </w:rPr>
        <w:t>D</w:t>
      </w:r>
      <w:r>
        <w:rPr>
          <w:sz w:val="22"/>
        </w:rPr>
        <w:t>. О</w:t>
      </w:r>
      <w:r>
        <w:rPr>
          <w:sz w:val="18"/>
          <w:lang w:val="en-US"/>
        </w:rPr>
        <w:t>LEMA</w:t>
      </w:r>
      <w:r>
        <w:rPr>
          <w:sz w:val="22"/>
        </w:rPr>
        <w:t>)                                   никакой пищи.</w:t>
      </w:r>
    </w:p>
    <w:p>
      <w:pPr>
        <w:pStyle w:val="Normal1"/>
        <w:spacing w:lineRule="auto" w:line="240"/>
        <w:ind w:firstLine="284" w:end="0"/>
        <w:rPr/>
      </w:pPr>
      <w:r>
        <w:rPr>
          <w:sz w:val="22"/>
        </w:rPr>
        <w:t xml:space="preserve">В подобных фразах может употребляться и местоимение </w:t>
      </w:r>
      <w:r>
        <w:rPr>
          <w:b/>
          <w:sz w:val="22"/>
          <w:lang w:val="en-US"/>
        </w:rPr>
        <w:t>ninguno</w:t>
      </w:r>
      <w:r>
        <w:rPr>
          <w:b/>
          <w:sz w:val="22"/>
        </w:rPr>
        <w:t>,</w:t>
      </w:r>
      <w:r>
        <w:rPr>
          <w:sz w:val="22"/>
        </w:rPr>
        <w:t xml:space="preserve"> но оно, в  отличие от </w:t>
      </w:r>
      <w:r>
        <w:rPr>
          <w:b/>
          <w:sz w:val="22"/>
          <w:lang w:val="en-US"/>
        </w:rPr>
        <w:t>alguno</w:t>
      </w:r>
      <w:r>
        <w:rPr>
          <w:sz w:val="22"/>
        </w:rPr>
        <w:t>, будет находиться в   п р е п о з и ц и и  по отношению к опреде</w:t>
        <w:softHyphen/>
        <w:t xml:space="preserve">ляемому существительному: </w:t>
      </w:r>
      <w:r>
        <w:rPr>
          <w:sz w:val="22"/>
          <w:lang w:val="en-US"/>
        </w:rPr>
        <w:t>No</w:t>
      </w:r>
      <w:r>
        <w:rPr>
          <w:sz w:val="22"/>
        </w:rPr>
        <w:t xml:space="preserve"> </w:t>
      </w:r>
      <w:r>
        <w:rPr>
          <w:sz w:val="22"/>
          <w:lang w:val="en-US"/>
        </w:rPr>
        <w:t>tengo</w:t>
      </w:r>
      <w:r>
        <w:rPr>
          <w:sz w:val="22"/>
        </w:rPr>
        <w:t xml:space="preserve"> </w:t>
      </w:r>
      <w:r>
        <w:rPr>
          <w:i/>
          <w:iCs/>
          <w:sz w:val="22"/>
          <w:lang w:val="en-US"/>
        </w:rPr>
        <w:t>ning</w:t>
      </w:r>
      <w:r>
        <w:rPr>
          <w:i/>
          <w:iCs/>
          <w:sz w:val="22"/>
        </w:rPr>
        <w:t>ú</w:t>
      </w:r>
      <w:r>
        <w:rPr>
          <w:i/>
          <w:iCs/>
          <w:sz w:val="22"/>
          <w:lang w:val="en-US"/>
        </w:rPr>
        <w:t>n</w:t>
      </w:r>
      <w:r>
        <w:rPr>
          <w:sz w:val="22"/>
        </w:rPr>
        <w:t xml:space="preserve"> </w:t>
      </w:r>
      <w:r>
        <w:rPr>
          <w:sz w:val="22"/>
          <w:lang w:val="en-US"/>
        </w:rPr>
        <w:t>motivo</w:t>
      </w:r>
      <w:r>
        <w:rPr>
          <w:sz w:val="22"/>
        </w:rPr>
        <w:t xml:space="preserve">... </w:t>
      </w:r>
      <w:r>
        <w:rPr>
          <w:sz w:val="22"/>
          <w:lang w:val="en-US"/>
        </w:rPr>
        <w:t>no</w:t>
      </w:r>
      <w:r>
        <w:rPr>
          <w:sz w:val="22"/>
        </w:rPr>
        <w:t xml:space="preserve"> </w:t>
      </w:r>
      <w:r>
        <w:rPr>
          <w:sz w:val="22"/>
          <w:lang w:val="en-US"/>
        </w:rPr>
        <w:t>nos</w:t>
      </w:r>
      <w:r>
        <w:rPr>
          <w:sz w:val="22"/>
        </w:rPr>
        <w:t xml:space="preserve"> </w:t>
      </w:r>
      <w:r>
        <w:rPr>
          <w:sz w:val="22"/>
          <w:lang w:val="en-US"/>
        </w:rPr>
        <w:t>dan</w:t>
      </w:r>
      <w:r>
        <w:rPr>
          <w:sz w:val="22"/>
        </w:rPr>
        <w:t xml:space="preserve"> </w:t>
      </w:r>
      <w:r>
        <w:rPr>
          <w:i/>
          <w:iCs/>
          <w:sz w:val="22"/>
          <w:lang w:val="en-US"/>
        </w:rPr>
        <w:t>ning</w:t>
      </w:r>
      <w:r>
        <w:rPr>
          <w:i/>
          <w:iCs/>
          <w:sz w:val="22"/>
        </w:rPr>
        <w:t>ú</w:t>
      </w:r>
      <w:r>
        <w:rPr>
          <w:i/>
          <w:iCs/>
          <w:sz w:val="22"/>
          <w:lang w:val="en-US"/>
        </w:rPr>
        <w:t>n</w:t>
      </w:r>
      <w:r>
        <w:rPr>
          <w:sz w:val="22"/>
        </w:rPr>
        <w:t xml:space="preserve"> </w:t>
      </w:r>
      <w:r>
        <w:rPr>
          <w:sz w:val="22"/>
          <w:lang w:val="en-US"/>
        </w:rPr>
        <w:t>alimento</w:t>
      </w:r>
      <w:r>
        <w:rPr>
          <w:sz w:val="22"/>
        </w:rPr>
        <w:t>.</w:t>
      </w:r>
    </w:p>
    <w:p>
      <w:pPr>
        <w:pStyle w:val="Normal1"/>
        <w:spacing w:lineRule="auto" w:line="240"/>
        <w:ind w:firstLine="284" w:end="0"/>
        <w:rPr>
          <w:sz w:val="24"/>
        </w:rPr>
      </w:pPr>
      <w:r>
        <w:rPr>
          <w:sz w:val="24"/>
        </w:rPr>
      </w:r>
    </w:p>
    <w:p>
      <w:pPr>
        <w:pStyle w:val="Normal1"/>
        <w:spacing w:lineRule="auto" w:line="240"/>
        <w:ind w:firstLine="284" w:end="0"/>
        <w:rPr/>
      </w:pPr>
      <w:r>
        <w:rPr>
          <w:b/>
          <w:sz w:val="24"/>
          <w:lang w:val="en-US"/>
        </w:rPr>
        <w:t>Todo</w:t>
      </w:r>
      <w:r>
        <w:rPr>
          <w:sz w:val="24"/>
        </w:rPr>
        <w:t xml:space="preserve"> — после этого местоимения обычно ставится артикль:</w:t>
      </w:r>
    </w:p>
    <w:p>
      <w:pPr>
        <w:pStyle w:val="Normal1"/>
        <w:spacing w:lineRule="auto" w:line="240"/>
        <w:ind w:firstLine="284" w:end="0"/>
        <w:rPr/>
      </w:pPr>
      <w:r>
        <w:rPr>
          <w:i/>
          <w:iCs/>
          <w:sz w:val="24"/>
          <w:lang w:val="en-US"/>
        </w:rPr>
        <w:t>Todos</w:t>
      </w:r>
      <w:r>
        <w:rPr>
          <w:sz w:val="24"/>
        </w:rPr>
        <w:t xml:space="preserve"> </w:t>
      </w:r>
      <w:r>
        <w:rPr>
          <w:sz w:val="24"/>
          <w:lang w:val="en-US"/>
        </w:rPr>
        <w:t>los</w:t>
      </w:r>
      <w:r>
        <w:rPr>
          <w:sz w:val="24"/>
        </w:rPr>
        <w:t xml:space="preserve"> </w:t>
      </w:r>
      <w:r>
        <w:rPr>
          <w:sz w:val="24"/>
          <w:lang w:val="en-US"/>
        </w:rPr>
        <w:t>estudiantes</w:t>
      </w:r>
      <w:r>
        <w:rPr>
          <w:sz w:val="24"/>
        </w:rPr>
        <w:t xml:space="preserve"> </w:t>
      </w:r>
      <w:r>
        <w:rPr>
          <w:sz w:val="24"/>
          <w:lang w:val="en-US"/>
        </w:rPr>
        <w:t>saben</w:t>
      </w:r>
      <w:r>
        <w:rPr>
          <w:sz w:val="24"/>
        </w:rPr>
        <w:t xml:space="preserve"> </w:t>
      </w:r>
      <w:r>
        <w:rPr>
          <w:sz w:val="24"/>
          <w:lang w:val="en-US"/>
        </w:rPr>
        <w:t>leer</w:t>
      </w:r>
      <w:r>
        <w:rPr>
          <w:sz w:val="24"/>
        </w:rPr>
        <w:t xml:space="preserve">          Все студенты умеют хорошо читать по-испански.</w:t>
      </w:r>
    </w:p>
    <w:p>
      <w:pPr>
        <w:pStyle w:val="Normal1"/>
        <w:spacing w:lineRule="auto" w:line="240"/>
        <w:ind w:firstLine="709" w:end="0"/>
        <w:rPr/>
      </w:pPr>
      <w:r>
        <w:rPr>
          <w:sz w:val="24"/>
          <w:lang w:val="en-US"/>
        </w:rPr>
        <w:t xml:space="preserve">bien en español. </w:t>
      </w:r>
    </w:p>
    <w:p>
      <w:pPr>
        <w:pStyle w:val="Normal1"/>
        <w:spacing w:lineRule="auto" w:line="240"/>
        <w:ind w:firstLine="284" w:end="0"/>
        <w:rPr/>
      </w:pPr>
      <w:r>
        <w:rPr>
          <w:i/>
          <w:iCs/>
          <w:sz w:val="24"/>
          <w:lang w:val="en-US"/>
        </w:rPr>
        <w:t>Toda</w:t>
      </w:r>
      <w:r>
        <w:rPr>
          <w:sz w:val="24"/>
          <w:lang w:val="en-US"/>
        </w:rPr>
        <w:t xml:space="preserve"> </w:t>
      </w:r>
      <w:r>
        <w:rPr>
          <w:i/>
          <w:iCs/>
          <w:sz w:val="24"/>
          <w:lang w:val="en-US"/>
        </w:rPr>
        <w:t>la</w:t>
      </w:r>
      <w:r>
        <w:rPr>
          <w:sz w:val="24"/>
          <w:lang w:val="en-US"/>
        </w:rPr>
        <w:t xml:space="preserve"> cultura pertenece al pueblo.    </w:t>
      </w:r>
      <w:r>
        <w:rPr>
          <w:sz w:val="24"/>
        </w:rPr>
        <w:t>Культура принадлежит народу.</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Однако </w:t>
      </w:r>
      <w:r>
        <w:rPr>
          <w:b/>
          <w:sz w:val="24"/>
          <w:lang w:val="en-US"/>
        </w:rPr>
        <w:t>todo</w:t>
      </w:r>
      <w:r>
        <w:rPr>
          <w:sz w:val="24"/>
        </w:rPr>
        <w:t xml:space="preserve"> может ставиться и непосредственно перед существи</w:t>
        <w:softHyphen/>
        <w:t xml:space="preserve">тельным. В этом случае оно переводится как </w:t>
      </w:r>
      <w:r>
        <w:rPr>
          <w:i/>
          <w:iCs/>
          <w:sz w:val="24"/>
        </w:rPr>
        <w:t>каждый, любой, всякий</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Todo</w:t>
      </w:r>
      <w:r>
        <w:rPr>
          <w:sz w:val="24"/>
          <w:lang w:val="en-US"/>
        </w:rPr>
        <w:t xml:space="preserve"> hombre debe trabajar.             </w:t>
      </w:r>
      <w:r>
        <w:rPr>
          <w:i/>
          <w:iCs/>
          <w:sz w:val="24"/>
        </w:rPr>
        <w:t>Каждый (любой, всякий)</w:t>
      </w:r>
      <w:r>
        <w:rPr>
          <w:sz w:val="24"/>
        </w:rPr>
        <w:t xml:space="preserve"> чело</w:t>
        <w:softHyphen/>
        <w:t>век должен трудиться.</w:t>
      </w:r>
    </w:p>
    <w:p>
      <w:pPr>
        <w:pStyle w:val="Normal1"/>
        <w:spacing w:lineRule="auto" w:line="240"/>
        <w:ind w:firstLine="284" w:end="0"/>
        <w:rPr/>
      </w:pPr>
      <w:r>
        <w:rPr>
          <w:i/>
          <w:iCs/>
          <w:sz w:val="24"/>
          <w:lang w:val="en-US"/>
        </w:rPr>
        <w:t>Toda</w:t>
      </w:r>
      <w:r>
        <w:rPr>
          <w:sz w:val="24"/>
          <w:lang w:val="en-US"/>
        </w:rPr>
        <w:t xml:space="preserve"> profesion es interesante.        </w:t>
      </w:r>
      <w:r>
        <w:rPr>
          <w:i/>
          <w:iCs/>
          <w:sz w:val="24"/>
        </w:rPr>
        <w:t>Любая (каждая, всякая)</w:t>
      </w:r>
      <w:r>
        <w:rPr>
          <w:sz w:val="24"/>
        </w:rPr>
        <w:t xml:space="preserve"> профес</w:t>
        <w:softHyphen/>
        <w:t>сия интересна.</w:t>
      </w:r>
    </w:p>
    <w:p>
      <w:pPr>
        <w:pStyle w:val="Normal1"/>
        <w:spacing w:lineRule="auto" w:line="240"/>
        <w:ind w:firstLine="284" w:end="0"/>
        <w:rPr>
          <w:b/>
          <w:sz w:val="24"/>
        </w:rPr>
      </w:pPr>
      <w:r>
        <w:rPr>
          <w:b/>
          <w:sz w:val="24"/>
        </w:rPr>
      </w:r>
    </w:p>
    <w:p>
      <w:pPr>
        <w:pStyle w:val="Normal1"/>
        <w:spacing w:lineRule="auto" w:line="240"/>
        <w:ind w:firstLine="284" w:end="0"/>
        <w:rPr/>
      </w:pPr>
      <w:r>
        <w:rPr>
          <w:b/>
          <w:sz w:val="24"/>
        </w:rPr>
        <w:t>М</w:t>
      </w:r>
      <w:r>
        <w:rPr>
          <w:b/>
          <w:sz w:val="24"/>
          <w:lang w:val="en-US"/>
        </w:rPr>
        <w:t>ismo</w:t>
      </w:r>
      <w:r>
        <w:rPr>
          <w:sz w:val="24"/>
        </w:rPr>
        <w:t xml:space="preserve"> — употребление этого местоимения при существительном н</w:t>
      </w:r>
      <w:r>
        <w:rPr>
          <w:sz w:val="24"/>
          <w:lang w:val="en-US"/>
        </w:rPr>
        <w:t>e</w:t>
      </w:r>
      <w:r>
        <w:rPr>
          <w:sz w:val="24"/>
        </w:rPr>
        <w:t xml:space="preserve"> влечет за собой опущения артикля. Кроме того, </w:t>
      </w:r>
      <w:r>
        <w:rPr>
          <w:b/>
          <w:sz w:val="24"/>
        </w:rPr>
        <w:t xml:space="preserve">mismo </w:t>
      </w:r>
      <w:r>
        <w:rPr>
          <w:sz w:val="24"/>
        </w:rPr>
        <w:t xml:space="preserve">иногда может выражать различные смысловые оттенки в зависимости положения по отношению к определяемому слову. Если </w:t>
      </w:r>
      <w:r>
        <w:rPr>
          <w:b/>
          <w:sz w:val="24"/>
        </w:rPr>
        <w:t>mismo</w:t>
      </w:r>
      <w:r>
        <w:rPr>
          <w:sz w:val="24"/>
        </w:rPr>
        <w:t xml:space="preserve"> стоит после определяемого слова, то оно обычно переводится местоимением 'сам, сама, сами' и т.д.:</w:t>
      </w:r>
    </w:p>
    <w:p>
      <w:pPr>
        <w:pStyle w:val="Normal1"/>
        <w:spacing w:lineRule="auto" w:line="240"/>
        <w:ind w:firstLine="284" w:end="0"/>
        <w:rPr/>
      </w:pPr>
      <w:r>
        <w:rPr>
          <w:sz w:val="24"/>
          <w:lang w:val="en-US"/>
        </w:rPr>
        <w:t>Lo h</w:t>
      </w:r>
      <w:r>
        <w:rPr>
          <w:sz w:val="24"/>
        </w:rPr>
        <w:t>а</w:t>
      </w:r>
      <w:r>
        <w:rPr>
          <w:sz w:val="24"/>
          <w:lang w:val="en-US"/>
        </w:rPr>
        <w:t xml:space="preserve">rán los empleados </w:t>
      </w:r>
      <w:r>
        <w:rPr>
          <w:i/>
          <w:iCs/>
          <w:sz w:val="24"/>
          <w:lang w:val="en-US"/>
        </w:rPr>
        <w:t>mismos</w:t>
      </w:r>
      <w:r>
        <w:rPr>
          <w:sz w:val="24"/>
          <w:lang w:val="en-US"/>
        </w:rPr>
        <w:t xml:space="preserve">.                </w:t>
      </w:r>
      <w:r>
        <w:rPr>
          <w:sz w:val="24"/>
        </w:rPr>
        <w:t xml:space="preserve">Это сделают сами служащие. </w:t>
      </w:r>
    </w:p>
    <w:p>
      <w:pPr>
        <w:pStyle w:val="Normal1"/>
        <w:spacing w:lineRule="auto" w:line="240"/>
        <w:ind w:firstLine="284" w:end="0"/>
        <w:rPr/>
      </w:pPr>
      <w:r>
        <w:rPr>
          <w:sz w:val="24"/>
          <w:lang w:val="en-US"/>
        </w:rPr>
        <w:t xml:space="preserve">Es la honradez </w:t>
      </w:r>
      <w:r>
        <w:rPr>
          <w:i/>
          <w:iCs/>
          <w:sz w:val="24"/>
          <w:lang w:val="en-US"/>
        </w:rPr>
        <w:t>misma</w:t>
      </w:r>
      <w:r>
        <w:rPr>
          <w:sz w:val="24"/>
          <w:lang w:val="en-US"/>
        </w:rPr>
        <w:t xml:space="preserve">.                                </w:t>
      </w:r>
      <w:r>
        <w:rPr>
          <w:sz w:val="24"/>
        </w:rPr>
        <w:t>Это — сама честность.</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Если же местоимение mismo помещается перед определяемым словом, то оно чаще всего переводится как 'тот самый', 'та самая' и т.д.:</w:t>
      </w:r>
    </w:p>
    <w:p>
      <w:pPr>
        <w:pStyle w:val="Normal1"/>
        <w:spacing w:lineRule="auto" w:line="240"/>
        <w:ind w:firstLine="284" w:end="0"/>
        <w:rPr/>
      </w:pPr>
      <w:r>
        <w:rPr>
          <w:sz w:val="24"/>
          <w:lang w:val="en-US"/>
        </w:rPr>
        <w:t xml:space="preserve">Lo harán los </w:t>
      </w:r>
      <w:r>
        <w:rPr>
          <w:i/>
          <w:iCs/>
          <w:sz w:val="24"/>
          <w:lang w:val="en-US"/>
        </w:rPr>
        <w:t>mismos</w:t>
      </w:r>
      <w:r>
        <w:rPr>
          <w:sz w:val="24"/>
          <w:lang w:val="en-US"/>
        </w:rPr>
        <w:t xml:space="preserve"> empleados.               </w:t>
      </w:r>
      <w:r>
        <w:rPr>
          <w:sz w:val="24"/>
        </w:rPr>
        <w:t>Это сделают те же самые служаие.</w:t>
      </w:r>
    </w:p>
    <w:p>
      <w:pPr>
        <w:pStyle w:val="Normal1"/>
        <w:spacing w:lineRule="auto" w:line="240"/>
        <w:ind w:firstLine="284" w:end="0"/>
        <w:rPr/>
      </w:pPr>
      <w:r>
        <w:rPr>
          <w:sz w:val="24"/>
          <w:lang w:val="en-US"/>
        </w:rPr>
        <w:t xml:space="preserve">Rosa se tiñó el pelo del </w:t>
      </w:r>
      <w:r>
        <w:rPr>
          <w:i/>
          <w:iCs/>
          <w:sz w:val="24"/>
          <w:lang w:val="en-US"/>
        </w:rPr>
        <w:t>mismo</w:t>
      </w:r>
      <w:r>
        <w:rPr>
          <w:sz w:val="24"/>
          <w:lang w:val="en-US"/>
        </w:rPr>
        <w:t xml:space="preserve"> </w:t>
      </w:r>
      <w:r>
        <w:rPr>
          <w:sz w:val="24"/>
        </w:rPr>
        <w:t>со</w:t>
      </w:r>
      <w:r>
        <w:rPr>
          <w:sz w:val="24"/>
          <w:lang w:val="en-US"/>
        </w:rPr>
        <w:t xml:space="preserve">lor.         </w:t>
      </w:r>
      <w:r>
        <w:rPr>
          <w:sz w:val="24"/>
        </w:rPr>
        <w:t>Роса покрасила волосы в тот же самый цвет.</w:t>
      </w:r>
    </w:p>
    <w:p>
      <w:pPr>
        <w:pStyle w:val="Normal1"/>
        <w:spacing w:lineRule="auto" w:line="240"/>
        <w:ind w:firstLine="284" w:end="0"/>
        <w:rPr>
          <w:sz w:val="24"/>
        </w:rPr>
      </w:pPr>
      <w:r>
        <w:rPr>
          <w:sz w:val="24"/>
        </w:rPr>
        <w:t xml:space="preserve">                             </w:t>
      </w:r>
    </w:p>
    <w:p>
      <w:pPr>
        <w:pStyle w:val="Normal1"/>
        <w:spacing w:lineRule="auto" w:line="240"/>
        <w:ind w:firstLine="284" w:end="0"/>
        <w:rPr/>
      </w:pPr>
      <w:r>
        <w:rPr>
          <w:b/>
          <w:sz w:val="24"/>
          <w:lang w:val="en-US"/>
        </w:rPr>
        <w:t>Cualquiera</w:t>
      </w:r>
      <w:r>
        <w:rPr>
          <w:sz w:val="24"/>
        </w:rPr>
        <w:t xml:space="preserve"> —это местоимение отличается большим своеобразием. В единственном числе оно имеет две формы: </w:t>
      </w:r>
      <w:r>
        <w:rPr>
          <w:spacing w:val="20"/>
          <w:sz w:val="24"/>
        </w:rPr>
        <w:t>усеченную</w:t>
      </w:r>
      <w:r>
        <w:rPr>
          <w:sz w:val="24"/>
        </w:rPr>
        <w:t xml:space="preserve"> — </w:t>
      </w:r>
      <w:r>
        <w:rPr>
          <w:b/>
          <w:sz w:val="24"/>
          <w:lang w:val="en-US"/>
        </w:rPr>
        <w:t>cualquier</w:t>
      </w:r>
      <w:r>
        <w:rPr>
          <w:sz w:val="24"/>
        </w:rPr>
        <w:t xml:space="preserve"> и </w:t>
      </w:r>
      <w:r>
        <w:rPr>
          <w:spacing w:val="20"/>
          <w:sz w:val="24"/>
        </w:rPr>
        <w:t>полную</w:t>
      </w:r>
      <w:r>
        <w:rPr>
          <w:sz w:val="24"/>
        </w:rPr>
        <w:t xml:space="preserve"> — </w:t>
      </w:r>
      <w:r>
        <w:rPr>
          <w:b/>
          <w:sz w:val="24"/>
          <w:lang w:val="en-US"/>
        </w:rPr>
        <w:t>cualquiera</w:t>
      </w:r>
      <w:r>
        <w:rPr>
          <w:sz w:val="24"/>
        </w:rPr>
        <w:t>.</w:t>
      </w:r>
    </w:p>
    <w:p>
      <w:pPr>
        <w:pStyle w:val="Normal1"/>
        <w:spacing w:lineRule="auto" w:line="240"/>
        <w:ind w:firstLine="284" w:end="0"/>
        <w:rPr/>
      </w:pPr>
      <w:r>
        <w:rPr>
          <w:sz w:val="24"/>
        </w:rPr>
        <w:t xml:space="preserve">В современном испанском языке нормативным считается употребление усеченной формы в позиции перед существительными как мужского, так и женского рода, называющими существа или неодушевленные объекты: </w:t>
      </w:r>
      <w:r>
        <w:rPr>
          <w:b/>
          <w:sz w:val="24"/>
          <w:lang w:val="en-US"/>
        </w:rPr>
        <w:t>cualquier</w:t>
      </w:r>
      <w:r>
        <w:rPr>
          <w:b/>
          <w:sz w:val="24"/>
        </w:rPr>
        <w:t xml:space="preserve"> </w:t>
      </w:r>
      <w:r>
        <w:rPr>
          <w:b/>
          <w:sz w:val="24"/>
          <w:lang w:val="en-US"/>
        </w:rPr>
        <w:t>hombre</w:t>
      </w:r>
      <w:r>
        <w:rPr>
          <w:sz w:val="24"/>
        </w:rPr>
        <w:t xml:space="preserve"> — любой человек, </w:t>
      </w:r>
      <w:r>
        <w:rPr>
          <w:b/>
          <w:sz w:val="24"/>
          <w:lang w:val="en-US"/>
        </w:rPr>
        <w:t>cualquier</w:t>
      </w:r>
      <w:r>
        <w:rPr>
          <w:b/>
          <w:sz w:val="24"/>
        </w:rPr>
        <w:t xml:space="preserve"> </w:t>
      </w:r>
      <w:r>
        <w:rPr>
          <w:b/>
          <w:sz w:val="24"/>
          <w:lang w:val="en-US"/>
        </w:rPr>
        <w:t>caus</w:t>
      </w:r>
      <w:r>
        <w:rPr>
          <w:b/>
          <w:sz w:val="24"/>
        </w:rPr>
        <w:t>а</w:t>
      </w:r>
      <w:r>
        <w:rPr>
          <w:sz w:val="24"/>
        </w:rPr>
        <w:t xml:space="preserve"> — любая причина.</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Форма </w:t>
      </w:r>
      <w:r>
        <w:rPr>
          <w:b/>
          <w:sz w:val="22"/>
          <w:lang w:val="en-US"/>
        </w:rPr>
        <w:t>cualquiera</w:t>
      </w:r>
      <w:r>
        <w:rPr>
          <w:sz w:val="22"/>
        </w:rPr>
        <w:t xml:space="preserve"> еще встречается, хотя и весьма редко, перед существительными женского рода (</w:t>
      </w:r>
      <w:r>
        <w:rPr>
          <w:sz w:val="22"/>
          <w:lang w:val="en-US"/>
        </w:rPr>
        <w:t>cualquiera</w:t>
      </w:r>
      <w:r>
        <w:rPr>
          <w:sz w:val="22"/>
        </w:rPr>
        <w:t xml:space="preserve"> </w:t>
      </w:r>
      <w:r>
        <w:rPr>
          <w:sz w:val="22"/>
          <w:lang w:val="en-US"/>
        </w:rPr>
        <w:t>casa</w:t>
      </w:r>
      <w:r>
        <w:rPr>
          <w:sz w:val="22"/>
        </w:rPr>
        <w:t xml:space="preserve">). В некоторых латиноамериканских регионах возможно употребление обеих форм перед существительными мужского и женского родов: </w:t>
      </w:r>
      <w:r>
        <w:rPr>
          <w:b/>
          <w:sz w:val="22"/>
          <w:lang w:val="en-US"/>
        </w:rPr>
        <w:t>cualquier</w:t>
      </w:r>
      <w:r>
        <w:rPr>
          <w:b/>
          <w:sz w:val="22"/>
        </w:rPr>
        <w:t xml:space="preserve">, </w:t>
      </w:r>
      <w:r>
        <w:rPr>
          <w:b/>
          <w:sz w:val="22"/>
          <w:lang w:val="en-US"/>
        </w:rPr>
        <w:t>cualquiera</w:t>
      </w:r>
      <w:r>
        <w:rPr>
          <w:sz w:val="22"/>
        </w:rPr>
        <w:t xml:space="preserve"> </w:t>
      </w:r>
      <w:r>
        <w:rPr>
          <w:sz w:val="22"/>
          <w:lang w:val="en-US"/>
        </w:rPr>
        <w:t>d</w:t>
      </w:r>
      <w:r>
        <w:rPr>
          <w:sz w:val="22"/>
        </w:rPr>
        <w:t>í</w:t>
      </w:r>
      <w:r>
        <w:rPr>
          <w:sz w:val="22"/>
          <w:lang w:val="en-US"/>
        </w:rPr>
        <w:t>a</w:t>
      </w:r>
      <w:r>
        <w:rPr>
          <w:sz w:val="22"/>
        </w:rPr>
        <w:t xml:space="preserve">, </w:t>
      </w:r>
      <w:r>
        <w:rPr>
          <w:sz w:val="22"/>
          <w:lang w:val="en-US"/>
        </w:rPr>
        <w:t>dama</w:t>
      </w:r>
      <w:r>
        <w:rPr>
          <w:sz w:val="22"/>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Если  же местоимение </w:t>
      </w:r>
      <w:r>
        <w:rPr>
          <w:b/>
          <w:sz w:val="24"/>
          <w:lang w:val="en-US"/>
        </w:rPr>
        <w:t>cualquiera</w:t>
      </w:r>
      <w:r>
        <w:rPr>
          <w:sz w:val="24"/>
        </w:rPr>
        <w:t xml:space="preserve"> стоит после существительного, то оно должно употребляться в своей полной форме: </w:t>
      </w:r>
      <w:r>
        <w:rPr>
          <w:sz w:val="24"/>
          <w:lang w:val="en-US"/>
        </w:rPr>
        <w:t>un</w:t>
      </w:r>
      <w:r>
        <w:rPr>
          <w:sz w:val="24"/>
        </w:rPr>
        <w:t xml:space="preserve"> </w:t>
      </w:r>
      <w:r>
        <w:rPr>
          <w:sz w:val="24"/>
          <w:lang w:val="en-US"/>
        </w:rPr>
        <w:t>plan</w:t>
      </w:r>
      <w:r>
        <w:rPr>
          <w:sz w:val="24"/>
        </w:rPr>
        <w:t xml:space="preserve"> </w:t>
      </w:r>
      <w:r>
        <w:rPr>
          <w:i/>
          <w:iCs/>
          <w:sz w:val="24"/>
          <w:lang w:val="en-US"/>
        </w:rPr>
        <w:t>cualquiera</w:t>
      </w:r>
      <w:r>
        <w:rPr>
          <w:sz w:val="24"/>
        </w:rPr>
        <w:t xml:space="preserve"> — любой план, </w:t>
      </w:r>
      <w:r>
        <w:rPr>
          <w:sz w:val="24"/>
          <w:lang w:val="en-US"/>
        </w:rPr>
        <w:t>una</w:t>
      </w:r>
      <w:r>
        <w:rPr>
          <w:sz w:val="24"/>
        </w:rPr>
        <w:t xml:space="preserve"> </w:t>
      </w:r>
      <w:r>
        <w:rPr>
          <w:sz w:val="24"/>
          <w:lang w:val="en-US"/>
        </w:rPr>
        <w:t>mujer</w:t>
      </w:r>
      <w:r>
        <w:rPr>
          <w:sz w:val="24"/>
        </w:rPr>
        <w:t xml:space="preserve"> </w:t>
      </w:r>
      <w:r>
        <w:rPr>
          <w:i/>
          <w:iCs/>
          <w:sz w:val="24"/>
          <w:lang w:val="en-US"/>
        </w:rPr>
        <w:t>cualquiera</w:t>
      </w:r>
      <w:r>
        <w:rPr>
          <w:sz w:val="24"/>
        </w:rPr>
        <w:t xml:space="preserve"> — любая женщина. </w:t>
      </w:r>
    </w:p>
    <w:p>
      <w:pPr>
        <w:pStyle w:val="Normal1"/>
        <w:spacing w:lineRule="auto" w:line="240"/>
        <w:ind w:firstLine="284" w:end="0"/>
        <w:rPr/>
      </w:pPr>
      <w:r>
        <w:rPr>
          <w:sz w:val="24"/>
        </w:rPr>
        <w:t xml:space="preserve">В сочетании с местоимением </w:t>
      </w:r>
      <w:r>
        <w:rPr>
          <w:b/>
          <w:sz w:val="24"/>
          <w:lang w:val="en-US"/>
        </w:rPr>
        <w:t>otra</w:t>
      </w:r>
      <w:r>
        <w:rPr>
          <w:sz w:val="24"/>
        </w:rPr>
        <w:t xml:space="preserve"> полная форма оказывается предпочтительней: </w:t>
      </w:r>
      <w:r>
        <w:rPr>
          <w:i/>
          <w:iCs/>
          <w:sz w:val="24"/>
          <w:lang w:val="en-US"/>
        </w:rPr>
        <w:t>cualquiera</w:t>
      </w:r>
      <w:r>
        <w:rPr>
          <w:i/>
          <w:iCs/>
          <w:sz w:val="24"/>
        </w:rPr>
        <w:t xml:space="preserve"> </w:t>
      </w:r>
      <w:r>
        <w:rPr>
          <w:i/>
          <w:iCs/>
          <w:sz w:val="24"/>
          <w:lang w:val="en-US"/>
        </w:rPr>
        <w:t>otra</w:t>
      </w:r>
      <w:r>
        <w:rPr>
          <w:sz w:val="24"/>
        </w:rPr>
        <w:t xml:space="preserve"> </w:t>
      </w:r>
      <w:r>
        <w:rPr>
          <w:sz w:val="24"/>
          <w:lang w:val="en-US"/>
        </w:rPr>
        <w:t>muchacha</w:t>
      </w:r>
      <w:r>
        <w:rPr>
          <w:sz w:val="24"/>
        </w:rPr>
        <w:t xml:space="preserve"> — любая другая девушка; </w:t>
      </w:r>
      <w:r>
        <w:rPr>
          <w:i/>
          <w:iCs/>
          <w:sz w:val="24"/>
          <w:lang w:val="en-US"/>
        </w:rPr>
        <w:t>otra</w:t>
      </w:r>
      <w:r>
        <w:rPr>
          <w:i/>
          <w:iCs/>
          <w:sz w:val="24"/>
        </w:rPr>
        <w:t xml:space="preserve"> </w:t>
      </w:r>
      <w:r>
        <w:rPr>
          <w:i/>
          <w:iCs/>
          <w:sz w:val="24"/>
          <w:lang w:val="en-US"/>
        </w:rPr>
        <w:t>cualquiera</w:t>
      </w:r>
      <w:r>
        <w:rPr>
          <w:sz w:val="24"/>
        </w:rPr>
        <w:t xml:space="preserve"> </w:t>
      </w:r>
      <w:r>
        <w:rPr>
          <w:sz w:val="24"/>
          <w:lang w:val="en-US"/>
        </w:rPr>
        <w:t>posicion</w:t>
      </w:r>
      <w:r>
        <w:rPr>
          <w:sz w:val="24"/>
        </w:rPr>
        <w:t xml:space="preserve"> — любая другая позиция. С местоимением </w:t>
      </w:r>
      <w:r>
        <w:rPr>
          <w:b/>
          <w:sz w:val="24"/>
        </w:rPr>
        <w:t>otro</w:t>
      </w:r>
      <w:r>
        <w:rPr>
          <w:sz w:val="24"/>
        </w:rPr>
        <w:t xml:space="preserve"> подобные сочетания крайне редки:</w:t>
      </w:r>
    </w:p>
    <w:p>
      <w:pPr>
        <w:pStyle w:val="Normal1"/>
        <w:spacing w:lineRule="auto" w:line="240"/>
        <w:ind w:firstLine="284" w:end="0"/>
        <w:rPr/>
      </w:pPr>
      <w:r>
        <w:rPr>
          <w:b/>
          <w:bCs/>
          <w:sz w:val="24"/>
          <w:lang w:val="en-US"/>
        </w:rPr>
        <w:t>Cualquiera</w:t>
      </w:r>
      <w:r>
        <w:rPr>
          <w:sz w:val="24"/>
        </w:rPr>
        <w:t xml:space="preserve"> </w:t>
      </w:r>
      <w:r>
        <w:rPr>
          <w:i/>
          <w:iCs/>
          <w:sz w:val="24"/>
          <w:lang w:val="en-US"/>
        </w:rPr>
        <w:t>otro</w:t>
      </w:r>
      <w:r>
        <w:rPr>
          <w:sz w:val="24"/>
        </w:rPr>
        <w:t xml:space="preserve"> </w:t>
      </w:r>
      <w:r>
        <w:rPr>
          <w:sz w:val="24"/>
          <w:lang w:val="en-US"/>
        </w:rPr>
        <w:t>hombre</w:t>
      </w:r>
      <w:r>
        <w:rPr>
          <w:sz w:val="24"/>
        </w:rPr>
        <w:t xml:space="preserve"> </w:t>
      </w:r>
      <w:r>
        <w:rPr>
          <w:sz w:val="24"/>
          <w:lang w:val="en-US"/>
        </w:rPr>
        <w:t>habr</w:t>
      </w:r>
      <w:r>
        <w:rPr>
          <w:sz w:val="24"/>
        </w:rPr>
        <w:t>í</w:t>
      </w:r>
      <w:r>
        <w:rPr>
          <w:sz w:val="24"/>
          <w:lang w:val="en-US"/>
        </w:rPr>
        <w:t>a</w:t>
      </w:r>
      <w:r>
        <w:rPr>
          <w:sz w:val="24"/>
        </w:rPr>
        <w:t xml:space="preserve">                     Любой другой человек достиг бы </w:t>
      </w:r>
    </w:p>
    <w:p>
      <w:pPr>
        <w:pStyle w:val="Normal1"/>
        <w:spacing w:lineRule="auto" w:line="240"/>
        <w:ind w:firstLine="709" w:end="0"/>
        <w:rPr/>
      </w:pPr>
      <w:r>
        <w:rPr>
          <w:sz w:val="24"/>
          <w:lang w:val="en-US"/>
        </w:rPr>
        <w:t xml:space="preserve">connseguido lo mismo.                                      </w:t>
      </w:r>
      <w:r>
        <w:rPr>
          <w:sz w:val="24"/>
        </w:rPr>
        <w:t>того же.</w:t>
      </w:r>
    </w:p>
    <w:p>
      <w:pPr>
        <w:pStyle w:val="Normal1"/>
        <w:spacing w:lineRule="auto" w:line="240"/>
        <w:ind w:firstLine="709" w:end="0"/>
        <w:rPr/>
      </w:pPr>
      <w:r>
        <w:rPr>
          <w:sz w:val="24"/>
        </w:rPr>
        <w:t xml:space="preserve">(Р. </w:t>
      </w:r>
      <w:r>
        <w:rPr>
          <w:sz w:val="24"/>
          <w:lang w:val="en-US"/>
        </w:rPr>
        <w:t>C</w:t>
      </w:r>
      <w:r>
        <w:rPr>
          <w:lang w:val="en-US"/>
        </w:rPr>
        <w:t>HANGMARIN</w:t>
      </w:r>
      <w:r>
        <w:rPr>
          <w:sz w:val="24"/>
        </w:rPr>
        <w:t>)</w:t>
      </w:r>
    </w:p>
    <w:p>
      <w:pPr>
        <w:pStyle w:val="Normal1"/>
        <w:spacing w:lineRule="auto" w:line="240"/>
        <w:ind w:firstLine="284" w:end="0"/>
        <w:rPr>
          <w:b/>
          <w:sz w:val="24"/>
          <w:lang w:val="en-US"/>
        </w:rPr>
      </w:pPr>
      <w:r>
        <w:rPr>
          <w:b/>
          <w:sz w:val="24"/>
          <w:lang w:val="en-US"/>
        </w:rPr>
      </w:r>
    </w:p>
    <w:p>
      <w:pPr>
        <w:pStyle w:val="Normal1"/>
        <w:spacing w:lineRule="auto" w:line="240"/>
        <w:ind w:firstLine="284" w:end="0"/>
        <w:rPr/>
      </w:pPr>
      <w:r>
        <w:rPr>
          <w:b/>
          <w:sz w:val="24"/>
        </w:rPr>
        <w:t>Множественное число</w:t>
      </w:r>
      <w:r>
        <w:rPr>
          <w:sz w:val="24"/>
        </w:rPr>
        <w:t xml:space="preserve"> этого местоимения образуется прибав</w:t>
        <w:softHyphen/>
        <w:t>лением окончания -</w:t>
      </w:r>
      <w:r>
        <w:rPr>
          <w:b/>
          <w:sz w:val="24"/>
          <w:lang w:val="en-US"/>
        </w:rPr>
        <w:t>es</w:t>
      </w:r>
      <w:r>
        <w:rPr>
          <w:sz w:val="24"/>
        </w:rPr>
        <w:t xml:space="preserve"> к первой части сложного слова, а именно </w:t>
      </w:r>
      <w:r>
        <w:rPr>
          <w:b/>
          <w:sz w:val="24"/>
          <w:lang w:val="en-US"/>
        </w:rPr>
        <w:t>cual</w:t>
      </w:r>
      <w:r>
        <w:rPr>
          <w:b/>
          <w:sz w:val="24"/>
        </w:rPr>
        <w:t xml:space="preserve"> + </w:t>
      </w:r>
      <w:r>
        <w:rPr>
          <w:b/>
          <w:sz w:val="24"/>
          <w:lang w:val="en-US"/>
        </w:rPr>
        <w:t>es</w:t>
      </w:r>
      <w:r>
        <w:rPr>
          <w:b/>
          <w:sz w:val="24"/>
        </w:rPr>
        <w:t xml:space="preserve"> + </w:t>
      </w:r>
      <w:r>
        <w:rPr>
          <w:b/>
          <w:sz w:val="24"/>
          <w:lang w:val="en-US"/>
        </w:rPr>
        <w:t>quier</w:t>
      </w:r>
      <w:r>
        <w:rPr>
          <w:b/>
          <w:sz w:val="24"/>
        </w:rPr>
        <w:t>(</w:t>
      </w:r>
      <w:r>
        <w:rPr>
          <w:b/>
          <w:sz w:val="24"/>
          <w:lang w:val="en-US"/>
        </w:rPr>
        <w:t>a</w:t>
      </w:r>
      <w:r>
        <w:rPr>
          <w:sz w:val="24"/>
        </w:rPr>
        <w:t xml:space="preserve">), и имеет также усеченную и полную формы: </w:t>
      </w:r>
      <w:r>
        <w:rPr>
          <w:b/>
          <w:sz w:val="24"/>
          <w:lang w:val="en-US"/>
        </w:rPr>
        <w:t>cualesquiera</w:t>
      </w:r>
      <w:r>
        <w:rPr>
          <w:b/>
          <w:sz w:val="24"/>
        </w:rPr>
        <w:t xml:space="preserve">, </w:t>
      </w:r>
      <w:r>
        <w:rPr>
          <w:b/>
          <w:sz w:val="24"/>
          <w:lang w:val="en-US"/>
        </w:rPr>
        <w:t>cualesquier</w:t>
      </w:r>
      <w:r>
        <w:rPr>
          <w:sz w:val="24"/>
        </w:rPr>
        <w:t>. Однако их употребление весьма ограни</w:t>
        <w:softHyphen/>
        <w:t>ченно.</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Интересно отметить, что, по мнению испанских лингвистов, в пиренейском и латиноамериканском просторечии распространено использование форм множественного числа в значении единственного числа.</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Приведем несколько примеров употребления этого местоимения: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Eso</w:t>
      </w:r>
      <w:r>
        <w:rPr>
          <w:sz w:val="24"/>
        </w:rPr>
        <w:t xml:space="preserve"> </w:t>
      </w:r>
      <w:r>
        <w:rPr>
          <w:sz w:val="24"/>
          <w:lang w:val="en-US"/>
        </w:rPr>
        <w:t>demuestra</w:t>
      </w:r>
      <w:r>
        <w:rPr>
          <w:sz w:val="24"/>
        </w:rPr>
        <w:t xml:space="preserve"> </w:t>
      </w:r>
      <w:r>
        <w:rPr>
          <w:sz w:val="24"/>
          <w:lang w:val="en-US"/>
        </w:rPr>
        <w:t>que</w:t>
      </w:r>
      <w:r>
        <w:rPr>
          <w:sz w:val="24"/>
        </w:rPr>
        <w:t xml:space="preserve"> </w:t>
      </w:r>
      <w:r>
        <w:rPr>
          <w:sz w:val="24"/>
          <w:lang w:val="en-US"/>
        </w:rPr>
        <w:t>soy</w:t>
      </w:r>
      <w:r>
        <w:rPr>
          <w:sz w:val="24"/>
        </w:rPr>
        <w:t xml:space="preserve"> </w:t>
      </w:r>
      <w:r>
        <w:rPr>
          <w:sz w:val="24"/>
          <w:lang w:val="en-US"/>
        </w:rPr>
        <w:t>capaz</w:t>
      </w:r>
      <w:r>
        <w:rPr>
          <w:sz w:val="24"/>
        </w:rPr>
        <w:t xml:space="preserve"> </w:t>
      </w:r>
      <w:r>
        <w:rPr>
          <w:sz w:val="24"/>
          <w:lang w:val="en-US"/>
        </w:rPr>
        <w:t>de</w:t>
      </w:r>
      <w:r>
        <w:rPr>
          <w:sz w:val="24"/>
        </w:rPr>
        <w:t xml:space="preserve">                        Это доказывает, что я способен</w:t>
      </w:r>
    </w:p>
    <w:p>
      <w:pPr>
        <w:sectPr>
          <w:footerReference w:type="default" r:id="rId19"/>
          <w:footerReference w:type="first" r:id="rId20"/>
          <w:type w:val="nextPage"/>
          <w:pgSz w:w="11906" w:h="16838"/>
          <w:pgMar w:left="567" w:right="567" w:gutter="0" w:header="0" w:top="567" w:footer="720" w:bottom="776"/>
          <w:pgNumType w:fmt="decimal"/>
          <w:formProt w:val="false"/>
          <w:textDirection w:val="lrTb"/>
          <w:docGrid w:type="default" w:linePitch="360" w:charSpace="0"/>
        </w:sectPr>
        <w:pStyle w:val="Normal1"/>
        <w:spacing w:lineRule="auto" w:line="240"/>
        <w:ind w:firstLine="709" w:end="0"/>
        <w:rPr/>
      </w:pPr>
      <w:r>
        <w:rPr>
          <w:i/>
          <w:iCs/>
          <w:sz w:val="24"/>
          <w:lang w:val="en-US"/>
        </w:rPr>
        <w:t>cualquier</w:t>
      </w:r>
      <w:r>
        <w:rPr>
          <w:sz w:val="24"/>
          <w:lang w:val="en-US"/>
        </w:rPr>
        <w:t xml:space="preserve"> cosa. (J.  F</w:t>
      </w:r>
      <w:r>
        <w:rPr>
          <w:lang w:val="en-US"/>
        </w:rPr>
        <w:t>ARIAS</w:t>
      </w:r>
      <w:r>
        <w:rPr>
          <w:sz w:val="24"/>
        </w:rPr>
        <w:t xml:space="preserve">)                               на любой поступок. </w:t>
      </w:r>
    </w:p>
    <w:p>
      <w:pPr>
        <w:pStyle w:val="Normal1"/>
        <w:spacing w:lineRule="auto" w:line="240"/>
        <w:ind w:firstLine="284" w:end="0"/>
        <w:rPr/>
      </w:pPr>
      <w:r>
        <w:rPr>
          <w:sz w:val="24"/>
          <w:lang w:val="en-US"/>
        </w:rPr>
        <w:t xml:space="preserve">En </w:t>
      </w:r>
      <w:r>
        <w:rPr>
          <w:i/>
          <w:iCs/>
          <w:sz w:val="24"/>
          <w:lang w:val="en-US"/>
        </w:rPr>
        <w:t>cualquier</w:t>
      </w:r>
      <w:r>
        <w:rPr>
          <w:sz w:val="24"/>
          <w:lang w:val="en-US"/>
        </w:rPr>
        <w:t xml:space="preserve"> caso no es de mi competencia.      </w:t>
      </w:r>
      <w:r>
        <w:rPr>
          <w:sz w:val="24"/>
        </w:rPr>
        <w:t>В любом случае это не входит в</w:t>
      </w:r>
    </w:p>
    <w:p>
      <w:pPr>
        <w:pStyle w:val="Normal1"/>
        <w:spacing w:lineRule="auto" w:line="240"/>
        <w:ind w:firstLine="709" w:end="0"/>
        <w:rPr/>
      </w:pPr>
      <w:r>
        <w:rPr>
          <w:sz w:val="24"/>
        </w:rPr>
        <w:t xml:space="preserve"> </w:t>
      </w:r>
      <w:r>
        <w:rPr>
          <w:sz w:val="24"/>
        </w:rPr>
        <w:t>(</w:t>
      </w:r>
      <w:r>
        <w:rPr>
          <w:sz w:val="24"/>
          <w:lang w:val="en-US"/>
        </w:rPr>
        <w:t>V</w:t>
      </w:r>
      <w:r>
        <w:rPr/>
        <w:t>Á</w:t>
      </w:r>
      <w:r>
        <w:rPr>
          <w:lang w:val="en-US"/>
        </w:rPr>
        <w:t>ZQUEZ</w:t>
      </w:r>
      <w:r>
        <w:rPr>
          <w:sz w:val="24"/>
        </w:rPr>
        <w:t xml:space="preserve"> </w:t>
      </w:r>
      <w:r>
        <w:rPr>
          <w:sz w:val="24"/>
          <w:lang w:val="en-US"/>
        </w:rPr>
        <w:t>M</w:t>
      </w:r>
      <w:r>
        <w:rPr>
          <w:lang w:val="en-US"/>
        </w:rPr>
        <w:t>ONTALB</w:t>
      </w:r>
      <w:r>
        <w:rPr/>
        <w:t>Á</w:t>
      </w:r>
      <w:r>
        <w:rPr>
          <w:lang w:val="en-US"/>
        </w:rPr>
        <w:t>N</w:t>
      </w:r>
      <w:r>
        <w:rPr>
          <w:sz w:val="24"/>
        </w:rPr>
        <w:t xml:space="preserve">)                                 мои обязанности. </w:t>
      </w:r>
    </w:p>
    <w:p>
      <w:pPr>
        <w:pStyle w:val="Normal1"/>
        <w:spacing w:lineRule="auto" w:line="240"/>
        <w:ind w:firstLine="284" w:end="0"/>
        <w:rPr/>
      </w:pPr>
      <w:r>
        <w:rPr>
          <w:sz w:val="24"/>
          <w:lang w:val="en-US"/>
        </w:rPr>
        <w:t>Ando</w:t>
      </w:r>
      <w:r>
        <w:rPr>
          <w:sz w:val="24"/>
        </w:rPr>
        <w:t xml:space="preserve"> </w:t>
      </w:r>
      <w:r>
        <w:rPr>
          <w:sz w:val="24"/>
          <w:lang w:val="en-US"/>
        </w:rPr>
        <w:t>en</w:t>
      </w:r>
      <w:r>
        <w:rPr>
          <w:sz w:val="24"/>
        </w:rPr>
        <w:t xml:space="preserve"> </w:t>
      </w:r>
      <w:r>
        <w:rPr>
          <w:sz w:val="24"/>
          <w:lang w:val="en-US"/>
        </w:rPr>
        <w:t>una</w:t>
      </w:r>
      <w:r>
        <w:rPr>
          <w:sz w:val="24"/>
        </w:rPr>
        <w:t xml:space="preserve"> </w:t>
      </w:r>
      <w:r>
        <w:rPr>
          <w:sz w:val="24"/>
          <w:lang w:val="en-US"/>
        </w:rPr>
        <w:t>direcci</w:t>
      </w:r>
      <w:r>
        <w:rPr>
          <w:sz w:val="24"/>
        </w:rPr>
        <w:t>ó</w:t>
      </w:r>
      <w:r>
        <w:rPr>
          <w:sz w:val="24"/>
          <w:lang w:val="en-US"/>
        </w:rPr>
        <w:t>n</w:t>
      </w:r>
      <w:r>
        <w:rPr>
          <w:sz w:val="24"/>
        </w:rPr>
        <w:t xml:space="preserve"> </w:t>
      </w:r>
      <w:r>
        <w:rPr>
          <w:i/>
          <w:iCs/>
          <w:sz w:val="24"/>
          <w:lang w:val="en-US"/>
        </w:rPr>
        <w:t>cualquiera</w:t>
      </w:r>
      <w:r>
        <w:rPr>
          <w:sz w:val="24"/>
        </w:rPr>
        <w:t xml:space="preserve">                      Несколько минут я иду, не зная</w:t>
      </w:r>
    </w:p>
    <w:p>
      <w:pPr>
        <w:pStyle w:val="Normal1"/>
        <w:spacing w:lineRule="auto" w:line="240"/>
        <w:ind w:firstLine="709" w:end="0"/>
        <w:rPr/>
      </w:pPr>
      <w:r>
        <w:rPr>
          <w:sz w:val="24"/>
          <w:lang w:val="en-US"/>
        </w:rPr>
        <w:t>durante unos minutos.(J. F</w:t>
      </w:r>
      <w:r>
        <w:rPr>
          <w:lang w:val="en-US"/>
        </w:rPr>
        <w:t>ARIAS</w:t>
      </w:r>
      <w:r>
        <w:rPr>
          <w:sz w:val="24"/>
        </w:rPr>
        <w:t>)                      куда. (Дословно: в каком-то любом направлении).</w:t>
      </w:r>
    </w:p>
    <w:p>
      <w:pPr>
        <w:pStyle w:val="Normal1"/>
        <w:spacing w:lineRule="auto" w:line="240"/>
        <w:ind w:firstLine="284" w:end="0"/>
        <w:rPr>
          <w:sz w:val="24"/>
        </w:rPr>
      </w:pPr>
      <w:r>
        <w:rPr>
          <w:sz w:val="24"/>
        </w:rPr>
      </w:r>
    </w:p>
    <w:p>
      <w:pPr>
        <w:pStyle w:val="Normal1"/>
        <w:spacing w:lineRule="auto" w:line="240"/>
        <w:ind w:firstLine="284" w:end="0"/>
        <w:jc w:val="center"/>
        <w:rPr>
          <w:b/>
          <w:sz w:val="24"/>
        </w:rPr>
      </w:pPr>
      <w:r>
        <w:rPr>
          <w:b/>
          <w:sz w:val="24"/>
        </w:rPr>
        <w:t>II. Неопределенные местоимения-существительные</w:t>
      </w:r>
    </w:p>
    <w:p>
      <w:pPr>
        <w:pStyle w:val="Normal1"/>
        <w:spacing w:lineRule="auto" w:line="240"/>
        <w:ind w:firstLine="284" w:end="0"/>
        <w:rPr>
          <w:b/>
          <w:sz w:val="24"/>
        </w:rPr>
      </w:pPr>
      <w:r>
        <w:rPr>
          <w:b/>
          <w:sz w:val="24"/>
        </w:rPr>
      </w:r>
    </w:p>
    <w:p>
      <w:pPr>
        <w:pStyle w:val="Normal1"/>
        <w:spacing w:lineRule="auto" w:line="240"/>
        <w:ind w:firstLine="284" w:end="0"/>
        <w:rPr>
          <w:sz w:val="24"/>
        </w:rPr>
      </w:pPr>
      <w:r>
        <w:rPr>
          <w:sz w:val="24"/>
        </w:rPr>
        <w:t>Местоимения данного типа всегда употребляются самостоятель</w:t>
        <w:softHyphen/>
        <w:t>но, заменяя в речи существительные. Некоторые из них по форме совпадают с неопределенными местоимениями-прилагательными.</w:t>
      </w:r>
    </w:p>
    <w:p>
      <w:pPr>
        <w:pStyle w:val="Normal1"/>
        <w:spacing w:lineRule="auto" w:line="240"/>
        <w:ind w:firstLine="284" w:end="0"/>
        <w:rPr>
          <w:sz w:val="24"/>
        </w:rPr>
      </w:pPr>
      <w:r>
        <w:rPr>
          <w:sz w:val="24"/>
        </w:rPr>
        <w:t>К неопределенным местоимениям-существительным относятся:</w:t>
      </w:r>
    </w:p>
    <w:p>
      <w:pPr>
        <w:pStyle w:val="Normal1"/>
        <w:spacing w:lineRule="auto" w:line="240"/>
        <w:ind w:firstLine="284" w:end="0"/>
        <w:rPr>
          <w:sz w:val="24"/>
        </w:rPr>
      </w:pPr>
      <w:r>
        <w:rPr>
          <w:sz w:val="24"/>
        </w:rPr>
        <w:t>1. местоимения, изменяющиеся по родам и числам:</w:t>
      </w:r>
    </w:p>
    <w:p>
      <w:pPr>
        <w:pStyle w:val="Normal1"/>
        <w:spacing w:lineRule="auto" w:line="240"/>
        <w:ind w:firstLine="851" w:end="0"/>
        <w:rPr/>
      </w:pPr>
      <w:r>
        <w:rPr>
          <w:b/>
          <w:sz w:val="24"/>
          <w:lang w:val="en-US"/>
        </w:rPr>
        <w:t>alguno</w:t>
      </w:r>
      <w:r>
        <w:rPr>
          <w:sz w:val="24"/>
        </w:rPr>
        <w:t xml:space="preserve">                               — кто-нибудь, кто-то </w:t>
      </w:r>
    </w:p>
    <w:p>
      <w:pPr>
        <w:pStyle w:val="Normal1"/>
        <w:spacing w:lineRule="auto" w:line="240"/>
        <w:ind w:firstLine="851" w:end="0"/>
        <w:rPr/>
      </w:pPr>
      <w:r>
        <w:rPr>
          <w:b/>
          <w:sz w:val="24"/>
          <w:lang w:val="en-US"/>
        </w:rPr>
        <w:t>todo</w:t>
      </w:r>
      <w:r>
        <w:rPr>
          <w:b/>
          <w:sz w:val="24"/>
        </w:rPr>
        <w:t xml:space="preserve">  </w:t>
      </w:r>
      <w:r>
        <w:rPr>
          <w:sz w:val="24"/>
        </w:rPr>
        <w:t xml:space="preserve">                                 — весь         </w:t>
      </w:r>
    </w:p>
    <w:p>
      <w:pPr>
        <w:pStyle w:val="Normal1"/>
        <w:spacing w:lineRule="auto" w:line="240"/>
        <w:ind w:firstLine="851" w:end="0"/>
        <w:rPr/>
      </w:pPr>
      <w:r>
        <w:rPr>
          <w:b/>
          <w:sz w:val="24"/>
          <w:lang w:val="en-US"/>
        </w:rPr>
        <w:t>tanto</w:t>
      </w:r>
      <w:r>
        <w:rPr>
          <w:b/>
          <w:sz w:val="24"/>
        </w:rPr>
        <w:t xml:space="preserve">  </w:t>
      </w:r>
      <w:r>
        <w:rPr>
          <w:sz w:val="24"/>
        </w:rPr>
        <w:t xml:space="preserve">                               — столько,сколько </w:t>
      </w:r>
    </w:p>
    <w:p>
      <w:pPr>
        <w:pStyle w:val="Normal1"/>
        <w:spacing w:lineRule="auto" w:line="240"/>
        <w:ind w:firstLine="851" w:end="0"/>
        <w:rPr/>
      </w:pPr>
      <w:r>
        <w:rPr>
          <w:b/>
          <w:sz w:val="24"/>
          <w:lang w:val="en-US"/>
        </w:rPr>
        <w:t>otro</w:t>
      </w:r>
      <w:r>
        <w:rPr>
          <w:b/>
          <w:sz w:val="24"/>
        </w:rPr>
        <w:t xml:space="preserve">     </w:t>
      </w:r>
      <w:r>
        <w:rPr>
          <w:sz w:val="24"/>
        </w:rPr>
        <w:t xml:space="preserve">                              — другой </w:t>
      </w:r>
    </w:p>
    <w:p>
      <w:pPr>
        <w:pStyle w:val="Normal1"/>
        <w:spacing w:lineRule="auto" w:line="240"/>
        <w:ind w:firstLine="851" w:end="0"/>
        <w:rPr/>
      </w:pPr>
      <w:r>
        <w:rPr>
          <w:b/>
          <w:sz w:val="24"/>
          <w:lang w:val="en-US"/>
        </w:rPr>
        <w:t>uno</w:t>
      </w:r>
      <w:r>
        <w:rPr>
          <w:b/>
          <w:sz w:val="24"/>
        </w:rPr>
        <w:t xml:space="preserve">       </w:t>
      </w:r>
      <w:r>
        <w:rPr>
          <w:sz w:val="24"/>
        </w:rPr>
        <w:t xml:space="preserve">                             — один, какой-то, каждый</w:t>
      </w:r>
    </w:p>
    <w:p>
      <w:pPr>
        <w:pStyle w:val="Normal1"/>
        <w:spacing w:lineRule="auto" w:line="240"/>
        <w:ind w:firstLine="284" w:end="0"/>
        <w:rPr>
          <w:sz w:val="24"/>
        </w:rPr>
      </w:pPr>
      <w:r>
        <w:rPr>
          <w:sz w:val="24"/>
        </w:rPr>
        <w:t>2. местоимения, не изменяющиеся ни по родам, ни по числам:</w:t>
      </w:r>
    </w:p>
    <w:p>
      <w:pPr>
        <w:pStyle w:val="Normal1"/>
        <w:spacing w:lineRule="auto" w:line="240"/>
        <w:ind w:firstLine="851" w:end="0"/>
        <w:rPr/>
      </w:pPr>
      <w:r>
        <w:rPr>
          <w:b/>
          <w:sz w:val="24"/>
          <w:lang w:val="en-US"/>
        </w:rPr>
        <w:t>alguien</w:t>
      </w:r>
      <w:r>
        <w:rPr>
          <w:sz w:val="24"/>
        </w:rPr>
        <w:t xml:space="preserve">                              — кто-то, некто, кто-нибудь </w:t>
      </w:r>
    </w:p>
    <w:p>
      <w:pPr>
        <w:pStyle w:val="Normal1"/>
        <w:spacing w:lineRule="auto" w:line="240"/>
        <w:ind w:firstLine="851" w:end="0"/>
        <w:rPr/>
      </w:pPr>
      <w:r>
        <w:rPr>
          <w:b/>
          <w:sz w:val="24"/>
          <w:lang w:val="en-US"/>
        </w:rPr>
        <w:t>algo</w:t>
      </w:r>
      <w:r>
        <w:rPr>
          <w:sz w:val="24"/>
        </w:rPr>
        <w:t xml:space="preserve">                                   — что-то, нечто, что-нибудь </w:t>
      </w:r>
    </w:p>
    <w:p>
      <w:pPr>
        <w:pStyle w:val="Normal1"/>
        <w:spacing w:lineRule="auto" w:line="240"/>
        <w:ind w:firstLine="851" w:end="0"/>
        <w:rPr/>
      </w:pPr>
      <w:r>
        <w:rPr>
          <w:b/>
          <w:sz w:val="24"/>
          <w:lang w:val="en-US"/>
        </w:rPr>
        <w:t>cada</w:t>
      </w:r>
      <w:r>
        <w:rPr>
          <w:b/>
          <w:sz w:val="24"/>
        </w:rPr>
        <w:t xml:space="preserve"> </w:t>
      </w:r>
      <w:r>
        <w:rPr>
          <w:b/>
          <w:sz w:val="24"/>
          <w:lang w:val="en-US"/>
        </w:rPr>
        <w:t>cual</w:t>
      </w:r>
      <w:r>
        <w:rPr>
          <w:b/>
          <w:sz w:val="24"/>
        </w:rPr>
        <w:t xml:space="preserve">   </w:t>
      </w:r>
      <w:r>
        <w:rPr>
          <w:sz w:val="24"/>
        </w:rPr>
        <w:t xml:space="preserve">                       — каждый, всякий</w:t>
      </w:r>
    </w:p>
    <w:p>
      <w:pPr>
        <w:pStyle w:val="Normal1"/>
        <w:spacing w:lineRule="auto" w:line="240"/>
        <w:ind w:firstLine="284" w:end="0"/>
        <w:rPr>
          <w:sz w:val="24"/>
        </w:rPr>
      </w:pPr>
      <w:r>
        <w:rPr>
          <w:sz w:val="24"/>
        </w:rPr>
        <w:t>3. местоимения, имеющие формы рода, но не изменяющиеся по числам:</w:t>
      </w:r>
    </w:p>
    <w:p>
      <w:pPr>
        <w:pStyle w:val="Normal1"/>
        <w:spacing w:lineRule="auto" w:line="240"/>
        <w:ind w:firstLine="851" w:end="0"/>
        <w:rPr/>
      </w:pPr>
      <w:r>
        <w:rPr>
          <w:b/>
          <w:sz w:val="24"/>
          <w:lang w:val="en-US"/>
        </w:rPr>
        <w:t>varios</w:t>
      </w:r>
      <w:r>
        <w:rPr>
          <w:sz w:val="24"/>
        </w:rPr>
        <w:t xml:space="preserve"> (-</w:t>
      </w:r>
      <w:r>
        <w:rPr>
          <w:sz w:val="24"/>
          <w:lang w:val="en-US"/>
        </w:rPr>
        <w:t>as</w:t>
      </w:r>
      <w:r>
        <w:rPr>
          <w:sz w:val="24"/>
        </w:rPr>
        <w:t xml:space="preserve">)                       — несколько </w:t>
      </w:r>
    </w:p>
    <w:p>
      <w:pPr>
        <w:pStyle w:val="Normal1"/>
        <w:spacing w:lineRule="auto" w:line="240"/>
        <w:ind w:firstLine="851" w:end="0"/>
        <w:rPr/>
      </w:pPr>
      <w:r>
        <w:rPr>
          <w:b/>
          <w:sz w:val="24"/>
          <w:lang w:val="en-US"/>
        </w:rPr>
        <w:t>cada</w:t>
      </w:r>
      <w:r>
        <w:rPr>
          <w:b/>
          <w:sz w:val="24"/>
        </w:rPr>
        <w:t xml:space="preserve"> </w:t>
      </w:r>
      <w:r>
        <w:rPr>
          <w:b/>
          <w:sz w:val="24"/>
          <w:lang w:val="en-US"/>
        </w:rPr>
        <w:t>uno</w:t>
      </w:r>
      <w:r>
        <w:rPr>
          <w:sz w:val="24"/>
        </w:rPr>
        <w:t xml:space="preserve"> (</w:t>
      </w:r>
      <w:r>
        <w:rPr>
          <w:sz w:val="24"/>
          <w:lang w:val="en-US"/>
        </w:rPr>
        <w:t>cada</w:t>
      </w:r>
      <w:r>
        <w:rPr>
          <w:sz w:val="24"/>
        </w:rPr>
        <w:t xml:space="preserve"> </w:t>
      </w:r>
      <w:r>
        <w:rPr>
          <w:sz w:val="24"/>
          <w:lang w:val="en-US"/>
        </w:rPr>
        <w:t>una</w:t>
      </w:r>
      <w:r>
        <w:rPr>
          <w:sz w:val="24"/>
        </w:rPr>
        <w:t>)         — каждый, всякий</w:t>
      </w:r>
    </w:p>
    <w:p>
      <w:pPr>
        <w:pStyle w:val="Normal1"/>
        <w:spacing w:lineRule="auto" w:line="240"/>
        <w:ind w:firstLine="284" w:end="0"/>
        <w:rPr>
          <w:sz w:val="24"/>
        </w:rPr>
      </w:pPr>
      <w:r>
        <w:rPr>
          <w:sz w:val="24"/>
        </w:rPr>
        <w:t>4. местоимения, изменяющиеся только по числам:</w:t>
      </w:r>
    </w:p>
    <w:p>
      <w:pPr>
        <w:pStyle w:val="Normal1"/>
        <w:spacing w:lineRule="auto" w:line="240"/>
        <w:ind w:firstLine="284" w:end="0"/>
        <w:rPr/>
      </w:pPr>
      <w:r>
        <w:rPr>
          <w:sz w:val="24"/>
        </w:rPr>
        <w:t xml:space="preserve"> </w:t>
      </w:r>
      <w:r>
        <w:rPr>
          <w:b/>
          <w:sz w:val="24"/>
          <w:lang w:val="en-US"/>
        </w:rPr>
        <w:t>quienquiera</w:t>
      </w:r>
      <w:r>
        <w:rPr>
          <w:b/>
          <w:sz w:val="24"/>
        </w:rPr>
        <w:t xml:space="preserve"> (</w:t>
      </w:r>
      <w:r>
        <w:rPr>
          <w:b/>
          <w:sz w:val="24"/>
          <w:lang w:val="en-US"/>
        </w:rPr>
        <w:t>quienesquiera</w:t>
      </w:r>
      <w:r>
        <w:rPr>
          <w:b/>
          <w:sz w:val="24"/>
        </w:rPr>
        <w:t>)</w:t>
      </w:r>
      <w:r>
        <w:rPr>
          <w:sz w:val="24"/>
        </w:rPr>
        <w:t xml:space="preserve">   — кто-нибудь, любой, всякий </w:t>
      </w:r>
    </w:p>
    <w:p>
      <w:pPr>
        <w:pStyle w:val="Normal1"/>
        <w:spacing w:lineRule="auto" w:line="240"/>
        <w:ind w:firstLine="284" w:end="0"/>
        <w:rPr/>
      </w:pPr>
      <w:r>
        <w:rPr>
          <w:b/>
          <w:sz w:val="24"/>
        </w:rPr>
        <w:t xml:space="preserve"> </w:t>
      </w:r>
      <w:r>
        <w:rPr>
          <w:b/>
          <w:sz w:val="24"/>
          <w:lang w:val="en-US"/>
        </w:rPr>
        <w:t>cualquiera</w:t>
      </w:r>
      <w:r>
        <w:rPr>
          <w:b/>
          <w:sz w:val="24"/>
        </w:rPr>
        <w:t xml:space="preserve"> (</w:t>
      </w:r>
      <w:r>
        <w:rPr>
          <w:b/>
          <w:sz w:val="24"/>
          <w:lang w:val="en-US"/>
        </w:rPr>
        <w:t>cualesquiera</w:t>
      </w:r>
      <w:r>
        <w:rPr>
          <w:b/>
          <w:sz w:val="24"/>
        </w:rPr>
        <w:t>)</w:t>
      </w:r>
      <w:r>
        <w:rPr>
          <w:sz w:val="24"/>
        </w:rPr>
        <w:t xml:space="preserve">        — кто-нибудь, что-нибудь,  любой, всякий</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Такие местоимения, как </w:t>
      </w:r>
      <w:r>
        <w:rPr>
          <w:b/>
          <w:sz w:val="24"/>
          <w:lang w:val="en-US"/>
        </w:rPr>
        <w:t>alguien</w:t>
      </w:r>
      <w:r>
        <w:rPr>
          <w:b/>
          <w:sz w:val="24"/>
        </w:rPr>
        <w:t xml:space="preserve">, </w:t>
      </w:r>
      <w:r>
        <w:rPr>
          <w:b/>
          <w:sz w:val="24"/>
          <w:lang w:val="en-US"/>
        </w:rPr>
        <w:t>quienquiera</w:t>
      </w:r>
      <w:r>
        <w:rPr>
          <w:sz w:val="24"/>
        </w:rPr>
        <w:t xml:space="preserve">, употребляются только вместо существительных, обозначающих лица. Причем последнее из них используется в современной речи крайне редко в модели с </w:t>
      </w:r>
      <w:r>
        <w:rPr>
          <w:b/>
          <w:sz w:val="24"/>
        </w:rPr>
        <w:t>que</w:t>
      </w:r>
      <w:r>
        <w:rPr>
          <w:sz w:val="24"/>
        </w:rPr>
        <w:t xml:space="preserve"> в постпозиции:</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Alguien</w:t>
      </w:r>
      <w:r>
        <w:rPr>
          <w:sz w:val="24"/>
          <w:lang w:val="en-US"/>
        </w:rPr>
        <w:t xml:space="preserve"> viene </w:t>
      </w:r>
      <w:r>
        <w:rPr>
          <w:sz w:val="24"/>
        </w:rPr>
        <w:t>у</w:t>
      </w:r>
      <w:r>
        <w:rPr>
          <w:sz w:val="24"/>
          <w:lang w:val="en-US"/>
        </w:rPr>
        <w:t xml:space="preserve"> nos coloca en filas.               </w:t>
      </w:r>
      <w:r>
        <w:rPr>
          <w:sz w:val="24"/>
        </w:rPr>
        <w:t>Кто-то приходит, мы выстраиваемся.</w:t>
      </w:r>
    </w:p>
    <w:p>
      <w:pPr>
        <w:pStyle w:val="Normal1"/>
        <w:spacing w:lineRule="auto" w:line="240"/>
        <w:ind w:firstLine="709" w:end="0"/>
        <w:rPr/>
      </w:pPr>
      <w:r>
        <w:rPr>
          <w:sz w:val="24"/>
        </w:rPr>
        <w:t>(</w:t>
      </w:r>
      <w:r>
        <w:rPr>
          <w:sz w:val="24"/>
          <w:lang w:val="en-US"/>
        </w:rPr>
        <w:t>D</w:t>
      </w:r>
      <w:r>
        <w:rPr>
          <w:sz w:val="24"/>
        </w:rPr>
        <w:t xml:space="preserve">. </w:t>
      </w:r>
      <w:r>
        <w:rPr>
          <w:sz w:val="24"/>
          <w:lang w:val="en-US"/>
        </w:rPr>
        <w:t>O</w:t>
      </w:r>
      <w:r>
        <w:rPr>
          <w:lang w:val="en-US"/>
        </w:rPr>
        <w:t>LEMA</w:t>
      </w:r>
      <w:r>
        <w:rPr>
          <w:sz w:val="24"/>
        </w:rPr>
        <w:t xml:space="preserve">)                                                           (Дословно: Кто-то приходит и ставит нас в ряды). </w:t>
      </w:r>
    </w:p>
    <w:p>
      <w:pPr>
        <w:pStyle w:val="Normal1"/>
        <w:spacing w:lineRule="auto" w:line="240"/>
        <w:ind w:firstLine="284" w:end="0"/>
        <w:rPr/>
      </w:pPr>
      <w:r>
        <w:rPr>
          <w:i/>
          <w:iCs/>
          <w:sz w:val="24"/>
          <w:lang w:val="en-US"/>
        </w:rPr>
        <w:t>Quienquiera</w:t>
      </w:r>
      <w:r>
        <w:rPr>
          <w:sz w:val="24"/>
        </w:rPr>
        <w:t xml:space="preserve"> </w:t>
      </w:r>
      <w:r>
        <w:rPr>
          <w:i/>
          <w:iCs/>
          <w:sz w:val="24"/>
          <w:lang w:val="en-US"/>
        </w:rPr>
        <w:t>que</w:t>
      </w:r>
      <w:r>
        <w:rPr>
          <w:sz w:val="24"/>
        </w:rPr>
        <w:t xml:space="preserve"> </w:t>
      </w:r>
      <w:r>
        <w:rPr>
          <w:sz w:val="24"/>
          <w:lang w:val="en-US"/>
        </w:rPr>
        <w:t>haya</w:t>
      </w:r>
      <w:r>
        <w:rPr>
          <w:sz w:val="24"/>
        </w:rPr>
        <w:t xml:space="preserve"> </w:t>
      </w:r>
      <w:r>
        <w:rPr>
          <w:sz w:val="24"/>
          <w:lang w:val="en-US"/>
        </w:rPr>
        <w:t>sido</w:t>
      </w:r>
      <w:r>
        <w:rPr>
          <w:sz w:val="24"/>
        </w:rPr>
        <w:t xml:space="preserve">, </w:t>
      </w:r>
      <w:r>
        <w:rPr>
          <w:sz w:val="24"/>
          <w:lang w:val="en-US"/>
        </w:rPr>
        <w:t>merece</w:t>
      </w:r>
      <w:r>
        <w:rPr>
          <w:sz w:val="24"/>
        </w:rPr>
        <w:t xml:space="preserve">                 Кто бы это ни был, он заслуживает,</w:t>
      </w:r>
    </w:p>
    <w:p>
      <w:pPr>
        <w:pStyle w:val="Normal1"/>
        <w:spacing w:lineRule="auto" w:line="240"/>
        <w:ind w:firstLine="709" w:end="0"/>
        <w:rPr/>
      </w:pPr>
      <w:r>
        <w:rPr>
          <w:sz w:val="24"/>
          <w:lang w:val="en-US"/>
        </w:rPr>
        <w:t xml:space="preserve">que se le castigue.                                                </w:t>
      </w:r>
      <w:r>
        <w:rPr>
          <w:sz w:val="24"/>
        </w:rPr>
        <w:t xml:space="preserve">чтобы его наказали. </w:t>
      </w:r>
    </w:p>
    <w:p>
      <w:pPr>
        <w:pStyle w:val="Normal1"/>
        <w:spacing w:lineRule="auto" w:line="240"/>
        <w:ind w:firstLine="709" w:end="0"/>
        <w:rPr/>
      </w:pPr>
      <w:r>
        <w:rPr>
          <w:sz w:val="24"/>
        </w:rPr>
        <w:t>(</w:t>
      </w:r>
      <w:r>
        <w:rPr>
          <w:sz w:val="24"/>
          <w:lang w:val="en-US"/>
        </w:rPr>
        <w:t>M</w:t>
      </w:r>
      <w:r>
        <w:rPr>
          <w:sz w:val="24"/>
        </w:rPr>
        <w:t xml:space="preserve">. </w:t>
      </w:r>
      <w:r>
        <w:rPr>
          <w:sz w:val="24"/>
          <w:lang w:val="en-US"/>
        </w:rPr>
        <w:t>M</w:t>
      </w:r>
      <w:r>
        <w:rPr>
          <w:lang w:val="en-US"/>
        </w:rPr>
        <w:t>OLINER</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M</w:t>
      </w:r>
      <w:r>
        <w:rPr>
          <w:sz w:val="24"/>
        </w:rPr>
        <w:t xml:space="preserve">естоимение-существительное </w:t>
      </w:r>
      <w:r>
        <w:rPr>
          <w:b/>
          <w:sz w:val="24"/>
          <w:lang w:val="en-US"/>
        </w:rPr>
        <w:t>cualquiera</w:t>
      </w:r>
      <w:r>
        <w:rPr>
          <w:sz w:val="24"/>
        </w:rPr>
        <w:t xml:space="preserve"> употребляется для указания  на лицо или предмет:</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Cualquiera</w:t>
      </w:r>
      <w:r>
        <w:rPr>
          <w:sz w:val="24"/>
        </w:rPr>
        <w:t xml:space="preserve"> </w:t>
      </w:r>
      <w:r>
        <w:rPr>
          <w:sz w:val="24"/>
          <w:lang w:val="en-US"/>
        </w:rPr>
        <w:t>que</w:t>
      </w:r>
      <w:r>
        <w:rPr>
          <w:sz w:val="24"/>
        </w:rPr>
        <w:t xml:space="preserve"> </w:t>
      </w:r>
      <w:r>
        <w:rPr>
          <w:sz w:val="24"/>
          <w:lang w:val="en-US"/>
        </w:rPr>
        <w:t>venga</w:t>
      </w:r>
      <w:r>
        <w:rPr>
          <w:sz w:val="24"/>
        </w:rPr>
        <w:t xml:space="preserve">, </w:t>
      </w:r>
      <w:r>
        <w:rPr>
          <w:sz w:val="24"/>
          <w:lang w:val="en-US"/>
        </w:rPr>
        <w:t>comprender</w:t>
      </w:r>
      <w:r>
        <w:rPr>
          <w:sz w:val="24"/>
        </w:rPr>
        <w:t>á                   Всякий, кто придет, поймет мног</w:t>
      </w:r>
      <w:r>
        <w:rPr>
          <w:sz w:val="24"/>
          <w:lang w:val="en-US"/>
        </w:rPr>
        <w:t>oe</w:t>
      </w:r>
      <w:r>
        <w:rPr>
          <w:sz w:val="24"/>
        </w:rPr>
        <w:t>.</w:t>
      </w:r>
    </w:p>
    <w:p>
      <w:pPr>
        <w:pStyle w:val="Normal1"/>
        <w:spacing w:lineRule="auto" w:line="240"/>
        <w:ind w:firstLine="709" w:end="0"/>
        <w:rPr>
          <w:sz w:val="24"/>
          <w:lang w:val="en-US"/>
        </w:rPr>
      </w:pPr>
      <w:r>
        <w:rPr>
          <w:sz w:val="24"/>
          <w:lang w:val="en-US"/>
        </w:rPr>
        <w:t xml:space="preserve">mucho.                      </w:t>
      </w:r>
    </w:p>
    <w:p>
      <w:pPr>
        <w:pStyle w:val="Normal1"/>
        <w:spacing w:lineRule="auto" w:line="240"/>
        <w:ind w:firstLine="284" w:end="0"/>
        <w:rPr/>
      </w:pPr>
      <w:r>
        <w:rPr>
          <w:i/>
          <w:iCs/>
          <w:sz w:val="24"/>
          <w:lang w:val="en-US"/>
        </w:rPr>
        <w:t>Cualquiera</w:t>
      </w:r>
      <w:r>
        <w:rPr>
          <w:sz w:val="24"/>
          <w:lang w:val="en-US"/>
        </w:rPr>
        <w:t xml:space="preserve"> de vosotros podría hacerlo.              </w:t>
      </w:r>
      <w:r>
        <w:rPr>
          <w:sz w:val="24"/>
        </w:rPr>
        <w:t>Любой из вас смог бы это сделать.</w:t>
      </w:r>
    </w:p>
    <w:p>
      <w:pPr>
        <w:pStyle w:val="Normal1"/>
        <w:spacing w:lineRule="auto" w:line="240"/>
        <w:ind w:firstLine="284" w:end="0"/>
        <w:rPr/>
      </w:pPr>
      <w:r>
        <w:rPr>
          <w:sz w:val="24"/>
          <w:lang w:val="en-US"/>
        </w:rPr>
        <w:t>De</w:t>
      </w:r>
      <w:r>
        <w:rPr>
          <w:sz w:val="24"/>
        </w:rPr>
        <w:t xml:space="preserve"> </w:t>
      </w:r>
      <w:r>
        <w:rPr>
          <w:sz w:val="24"/>
          <w:lang w:val="en-US"/>
        </w:rPr>
        <w:t>todas</w:t>
      </w:r>
      <w:r>
        <w:rPr>
          <w:sz w:val="24"/>
        </w:rPr>
        <w:t xml:space="preserve"> </w:t>
      </w:r>
      <w:r>
        <w:rPr>
          <w:sz w:val="24"/>
          <w:lang w:val="en-US"/>
        </w:rPr>
        <w:t>tus</w:t>
      </w:r>
      <w:r>
        <w:rPr>
          <w:sz w:val="24"/>
        </w:rPr>
        <w:t xml:space="preserve"> </w:t>
      </w:r>
      <w:r>
        <w:rPr>
          <w:sz w:val="24"/>
          <w:lang w:val="en-US"/>
        </w:rPr>
        <w:t>revistas</w:t>
      </w:r>
      <w:r>
        <w:rPr>
          <w:sz w:val="24"/>
        </w:rPr>
        <w:t xml:space="preserve">, </w:t>
      </w:r>
      <w:r>
        <w:rPr>
          <w:i/>
          <w:iCs/>
          <w:sz w:val="24"/>
          <w:lang w:val="en-US"/>
        </w:rPr>
        <w:t>cualquiera</w:t>
      </w:r>
      <w:r>
        <w:rPr>
          <w:sz w:val="24"/>
        </w:rPr>
        <w:t xml:space="preserve"> </w:t>
      </w:r>
      <w:r>
        <w:rPr>
          <w:sz w:val="24"/>
          <w:lang w:val="en-US"/>
        </w:rPr>
        <w:t>es</w:t>
      </w:r>
      <w:r>
        <w:rPr>
          <w:sz w:val="24"/>
        </w:rPr>
        <w:t xml:space="preserve">                     Из всех твоих журналов любой</w:t>
      </w:r>
    </w:p>
    <w:p>
      <w:pPr>
        <w:pStyle w:val="Normal1"/>
        <w:spacing w:lineRule="auto" w:line="240"/>
        <w:ind w:firstLine="709" w:end="0"/>
        <w:rPr/>
      </w:pPr>
      <w:r>
        <w:rPr>
          <w:sz w:val="24"/>
          <w:lang w:val="en-US"/>
        </w:rPr>
        <w:t xml:space="preserve">mejor que ésta.                                                       </w:t>
      </w:r>
      <w:r>
        <w:rPr>
          <w:sz w:val="24"/>
        </w:rPr>
        <w:t>лучше, чем этот.</w:t>
      </w:r>
    </w:p>
    <w:p>
      <w:pPr>
        <w:pStyle w:val="Normal1"/>
        <w:spacing w:lineRule="auto" w:line="240"/>
        <w:ind w:firstLine="284" w:end="0"/>
        <w:rPr>
          <w:sz w:val="24"/>
        </w:rPr>
      </w:pPr>
      <w:r>
        <w:rPr>
          <w:sz w:val="24"/>
        </w:rPr>
      </w:r>
    </w:p>
    <w:p>
      <w:pPr>
        <w:pStyle w:val="Normal1"/>
        <w:spacing w:lineRule="auto" w:line="240"/>
        <w:ind w:firstLine="284" w:end="0"/>
        <w:rPr>
          <w:sz w:val="22"/>
        </w:rPr>
      </w:pPr>
      <w:r>
        <w:rPr>
          <w:i/>
          <w:sz w:val="22"/>
        </w:rPr>
        <w:t>Примечания</w:t>
      </w:r>
      <w:r>
        <w:rPr>
          <w:sz w:val="22"/>
        </w:rPr>
        <w:t xml:space="preserve">. 1. С местоимениями </w:t>
      </w:r>
      <w:r>
        <w:rPr>
          <w:b/>
          <w:sz w:val="22"/>
          <w:lang w:val="en-US"/>
        </w:rPr>
        <w:t>otro</w:t>
      </w:r>
      <w:r>
        <w:rPr>
          <w:b/>
          <w:sz w:val="22"/>
        </w:rPr>
        <w:t xml:space="preserve">, </w:t>
      </w:r>
      <w:r>
        <w:rPr>
          <w:b/>
          <w:sz w:val="22"/>
          <w:lang w:val="en-US"/>
        </w:rPr>
        <w:t>otra</w:t>
      </w:r>
      <w:r>
        <w:rPr>
          <w:sz w:val="22"/>
        </w:rPr>
        <w:t xml:space="preserve"> употребительны словосочетания </w:t>
      </w:r>
      <w:r>
        <w:rPr>
          <w:b/>
          <w:sz w:val="22"/>
          <w:lang w:val="en-US"/>
        </w:rPr>
        <w:t>cualquier</w:t>
      </w:r>
      <w:r>
        <w:rPr>
          <w:b/>
          <w:sz w:val="22"/>
        </w:rPr>
        <w:t xml:space="preserve"> otro</w:t>
      </w:r>
      <w:r>
        <w:rPr>
          <w:sz w:val="22"/>
        </w:rPr>
        <w:t xml:space="preserve"> и </w:t>
      </w:r>
      <w:r>
        <w:rPr>
          <w:b/>
          <w:sz w:val="22"/>
          <w:lang w:val="en-US"/>
        </w:rPr>
        <w:t>cualquiera</w:t>
      </w:r>
      <w:r>
        <w:rPr>
          <w:b/>
          <w:sz w:val="22"/>
        </w:rPr>
        <w:t xml:space="preserve"> </w:t>
      </w:r>
      <w:r>
        <w:rPr>
          <w:b/>
          <w:sz w:val="22"/>
          <w:lang w:val="en-US"/>
        </w:rPr>
        <w:t>otra</w:t>
      </w:r>
      <w:r>
        <w:rPr>
          <w:b/>
          <w:sz w:val="22"/>
        </w:rPr>
        <w:t>:</w:t>
      </w:r>
    </w:p>
    <w:p>
      <w:pPr>
        <w:pStyle w:val="Normal1"/>
        <w:spacing w:lineRule="auto" w:line="240"/>
        <w:ind w:firstLine="284" w:end="0"/>
        <w:rPr/>
      </w:pPr>
      <w:r>
        <w:rPr>
          <w:i/>
          <w:iCs/>
          <w:sz w:val="22"/>
          <w:lang w:val="en-US"/>
        </w:rPr>
        <w:t>Cualquier</w:t>
      </w:r>
      <w:r>
        <w:rPr>
          <w:i/>
          <w:iCs/>
          <w:sz w:val="22"/>
        </w:rPr>
        <w:t xml:space="preserve"> </w:t>
      </w:r>
      <w:r>
        <w:rPr>
          <w:i/>
          <w:iCs/>
          <w:sz w:val="22"/>
          <w:lang w:val="en-US"/>
        </w:rPr>
        <w:t>otro</w:t>
      </w:r>
      <w:r>
        <w:rPr>
          <w:i/>
          <w:iCs/>
          <w:sz w:val="22"/>
        </w:rPr>
        <w:t xml:space="preserve"> (</w:t>
      </w:r>
      <w:r>
        <w:rPr>
          <w:i/>
          <w:iCs/>
          <w:sz w:val="22"/>
          <w:lang w:val="en-US"/>
        </w:rPr>
        <w:t>cualquiera</w:t>
      </w:r>
      <w:r>
        <w:rPr>
          <w:i/>
          <w:iCs/>
          <w:sz w:val="22"/>
        </w:rPr>
        <w:t xml:space="preserve"> </w:t>
      </w:r>
      <w:r>
        <w:rPr>
          <w:i/>
          <w:iCs/>
          <w:sz w:val="22"/>
          <w:lang w:val="en-US"/>
        </w:rPr>
        <w:t>otra</w:t>
      </w:r>
      <w:r>
        <w:rPr>
          <w:i/>
          <w:iCs/>
          <w:sz w:val="22"/>
        </w:rPr>
        <w:t xml:space="preserve">) </w:t>
      </w:r>
      <w:r>
        <w:rPr>
          <w:i/>
          <w:iCs/>
          <w:sz w:val="22"/>
          <w:lang w:val="en-US"/>
        </w:rPr>
        <w:t>me</w:t>
      </w:r>
      <w:r>
        <w:rPr>
          <w:i/>
          <w:iCs/>
          <w:sz w:val="22"/>
        </w:rPr>
        <w:t xml:space="preserve"> </w:t>
      </w:r>
      <w:r>
        <w:rPr>
          <w:i/>
          <w:iCs/>
          <w:sz w:val="22"/>
          <w:lang w:val="en-US"/>
        </w:rPr>
        <w:t>ayudara</w:t>
      </w:r>
      <w:r>
        <w:rPr>
          <w:i/>
          <w:iCs/>
          <w:sz w:val="22"/>
        </w:rPr>
        <w:t>.</w:t>
      </w:r>
      <w:r>
        <w:rPr>
          <w:sz w:val="22"/>
        </w:rPr>
        <w:t xml:space="preserve"> — Любой другой (любая другая) мне поможет.</w:t>
      </w:r>
    </w:p>
    <w:p>
      <w:pPr>
        <w:pStyle w:val="Normal1"/>
        <w:spacing w:lineRule="auto" w:line="240"/>
        <w:ind w:firstLine="284" w:end="0"/>
        <w:rPr/>
      </w:pPr>
      <w:r>
        <w:rPr>
          <w:sz w:val="22"/>
        </w:rPr>
        <w:t xml:space="preserve">2. форма </w:t>
      </w:r>
      <w:r>
        <w:rPr>
          <w:b/>
          <w:sz w:val="22"/>
          <w:lang w:val="en-US"/>
        </w:rPr>
        <w:t>cualquiera</w:t>
      </w:r>
      <w:r>
        <w:rPr>
          <w:sz w:val="22"/>
        </w:rPr>
        <w:t xml:space="preserve"> может субстантивироваться и употребляться в уничижительном значении: </w:t>
      </w:r>
      <w:r>
        <w:rPr>
          <w:b/>
          <w:sz w:val="22"/>
          <w:lang w:val="en-US"/>
        </w:rPr>
        <w:t>un</w:t>
      </w:r>
      <w:r>
        <w:rPr>
          <w:b/>
          <w:sz w:val="22"/>
        </w:rPr>
        <w:t xml:space="preserve"> </w:t>
      </w:r>
      <w:r>
        <w:rPr>
          <w:b/>
          <w:sz w:val="22"/>
          <w:lang w:val="en-US"/>
        </w:rPr>
        <w:t>cualquiera</w:t>
      </w:r>
      <w:r>
        <w:rPr>
          <w:b/>
          <w:sz w:val="22"/>
        </w:rPr>
        <w:t xml:space="preserve">, </w:t>
      </w:r>
      <w:r>
        <w:rPr>
          <w:b/>
          <w:sz w:val="22"/>
          <w:lang w:val="en-US"/>
        </w:rPr>
        <w:t>una</w:t>
      </w:r>
      <w:r>
        <w:rPr>
          <w:b/>
          <w:sz w:val="22"/>
        </w:rPr>
        <w:t xml:space="preserve"> </w:t>
      </w:r>
      <w:r>
        <w:rPr>
          <w:b/>
          <w:sz w:val="22"/>
          <w:lang w:val="en-US"/>
        </w:rPr>
        <w:t>cualquiera</w:t>
      </w:r>
      <w:r>
        <w:rPr>
          <w:sz w:val="22"/>
        </w:rPr>
        <w:t xml:space="preserve"> — всякий там, всякая там. В этом случае множественное число образуется по общему правилу: </w:t>
      </w:r>
      <w:r>
        <w:rPr>
          <w:sz w:val="22"/>
          <w:lang w:val="en-US"/>
        </w:rPr>
        <w:t>cualquier</w:t>
      </w:r>
      <w:r>
        <w:rPr>
          <w:b/>
          <w:bCs/>
          <w:sz w:val="22"/>
          <w:lang w:val="en-US"/>
        </w:rPr>
        <w:t>as</w:t>
      </w:r>
      <w:r>
        <w:rPr>
          <w:sz w:val="22"/>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Местоимение </w:t>
      </w:r>
      <w:r>
        <w:rPr>
          <w:b/>
          <w:sz w:val="24"/>
        </w:rPr>
        <w:t>algo</w:t>
      </w:r>
      <w:r>
        <w:rPr>
          <w:sz w:val="24"/>
        </w:rPr>
        <w:t xml:space="preserve"> употребляется только вместо существительных, обозначающих предметы и отвлеченные понятия:</w:t>
      </w:r>
    </w:p>
    <w:p>
      <w:pPr>
        <w:pStyle w:val="Normal1"/>
        <w:spacing w:lineRule="auto" w:line="240"/>
        <w:ind w:firstLine="284" w:end="0"/>
        <w:rPr/>
      </w:pPr>
      <w:r>
        <w:rPr>
          <w:sz w:val="24"/>
          <w:lang w:val="en-US"/>
        </w:rPr>
        <w:t xml:space="preserve">¿Quieren comprar </w:t>
      </w:r>
      <w:r>
        <w:rPr>
          <w:i/>
          <w:iCs/>
          <w:sz w:val="24"/>
          <w:lang w:val="en-US"/>
        </w:rPr>
        <w:t>algo</w:t>
      </w:r>
      <w:r>
        <w:rPr>
          <w:sz w:val="24"/>
          <w:lang w:val="en-US"/>
        </w:rPr>
        <w:t xml:space="preserve">? </w:t>
      </w:r>
      <w:r>
        <w:rPr>
          <w:sz w:val="24"/>
        </w:rPr>
        <w:t>(</w:t>
      </w:r>
      <w:r>
        <w:rPr>
          <w:sz w:val="24"/>
          <w:lang w:val="en-US"/>
        </w:rPr>
        <w:t>D</w:t>
      </w:r>
      <w:r>
        <w:rPr>
          <w:sz w:val="24"/>
        </w:rPr>
        <w:t xml:space="preserve">. </w:t>
      </w:r>
      <w:r>
        <w:rPr>
          <w:sz w:val="24"/>
          <w:lang w:val="en-US"/>
        </w:rPr>
        <w:t>O</w:t>
      </w:r>
      <w:r>
        <w:rPr/>
        <w:t>LEMA</w:t>
      </w:r>
      <w:r>
        <w:rPr>
          <w:sz w:val="24"/>
        </w:rPr>
        <w:t xml:space="preserve">)            Хотите что-нибудь купить? </w:t>
      </w:r>
    </w:p>
    <w:p>
      <w:pPr>
        <w:pStyle w:val="Normal1"/>
        <w:spacing w:lineRule="auto" w:line="240"/>
        <w:ind w:firstLine="284" w:end="0"/>
        <w:rPr/>
      </w:pPr>
      <w:r>
        <w:rPr>
          <w:sz w:val="24"/>
          <w:lang w:val="en-US"/>
        </w:rPr>
        <w:t xml:space="preserve">Me dan </w:t>
      </w:r>
      <w:r>
        <w:rPr>
          <w:i/>
          <w:iCs/>
          <w:sz w:val="24"/>
          <w:lang w:val="en-US"/>
        </w:rPr>
        <w:t>algo</w:t>
      </w:r>
      <w:r>
        <w:rPr>
          <w:sz w:val="24"/>
          <w:lang w:val="en-US"/>
        </w:rPr>
        <w:t xml:space="preserve"> a beber. </w:t>
      </w:r>
      <w:r>
        <w:rPr>
          <w:sz w:val="24"/>
        </w:rPr>
        <w:t>(</w:t>
      </w:r>
      <w:r>
        <w:rPr>
          <w:sz w:val="24"/>
          <w:lang w:val="en-US"/>
        </w:rPr>
        <w:t>D</w:t>
      </w:r>
      <w:r>
        <w:rPr>
          <w:sz w:val="24"/>
        </w:rPr>
        <w:t>.</w:t>
      </w:r>
      <w:r>
        <w:rPr>
          <w:sz w:val="24"/>
          <w:lang w:val="en-US"/>
        </w:rPr>
        <w:t>O</w:t>
      </w:r>
      <w:r>
        <w:rPr>
          <w:lang w:val="en-US"/>
        </w:rPr>
        <w:t>LEMA</w:t>
      </w:r>
      <w:r>
        <w:rPr>
          <w:sz w:val="24"/>
        </w:rPr>
        <w:t xml:space="preserve">)                  Мне дают что-то пить. </w:t>
      </w:r>
    </w:p>
    <w:p>
      <w:pPr>
        <w:pStyle w:val="Normal1"/>
        <w:spacing w:lineRule="auto" w:line="240"/>
        <w:ind w:firstLine="284" w:end="0"/>
        <w:rPr/>
      </w:pPr>
      <w:r>
        <w:rPr>
          <w:sz w:val="24"/>
          <w:lang w:val="en-US"/>
        </w:rPr>
        <w:t>Posos</w:t>
      </w:r>
      <w:r>
        <w:rPr>
          <w:sz w:val="24"/>
        </w:rPr>
        <w:t xml:space="preserve"> </w:t>
      </w:r>
      <w:r>
        <w:rPr>
          <w:sz w:val="24"/>
          <w:lang w:val="en-US"/>
        </w:rPr>
        <w:t>d</w:t>
      </w:r>
      <w:r>
        <w:rPr>
          <w:sz w:val="24"/>
        </w:rPr>
        <w:t>íí</w:t>
      </w:r>
      <w:r>
        <w:rPr>
          <w:sz w:val="24"/>
          <w:lang w:val="en-US"/>
        </w:rPr>
        <w:t>as</w:t>
      </w:r>
      <w:r>
        <w:rPr>
          <w:sz w:val="24"/>
        </w:rPr>
        <w:t xml:space="preserve"> </w:t>
      </w:r>
      <w:r>
        <w:rPr>
          <w:sz w:val="24"/>
          <w:lang w:val="en-US"/>
        </w:rPr>
        <w:t>despues</w:t>
      </w:r>
      <w:r>
        <w:rPr>
          <w:sz w:val="24"/>
        </w:rPr>
        <w:t xml:space="preserve"> </w:t>
      </w:r>
      <w:r>
        <w:rPr>
          <w:sz w:val="24"/>
          <w:lang w:val="en-US"/>
        </w:rPr>
        <w:t>se</w:t>
      </w:r>
      <w:r>
        <w:rPr>
          <w:sz w:val="24"/>
        </w:rPr>
        <w:t xml:space="preserve"> </w:t>
      </w:r>
      <w:r>
        <w:rPr>
          <w:sz w:val="24"/>
          <w:lang w:val="en-US"/>
        </w:rPr>
        <w:t>tuvo</w:t>
      </w:r>
      <w:r>
        <w:rPr>
          <w:sz w:val="24"/>
        </w:rPr>
        <w:t xml:space="preserve"> </w:t>
      </w:r>
      <w:r>
        <w:rPr>
          <w:sz w:val="24"/>
          <w:lang w:val="en-US"/>
        </w:rPr>
        <w:t>conocimiento</w:t>
      </w:r>
      <w:r>
        <w:rPr>
          <w:sz w:val="24"/>
        </w:rPr>
        <w:t xml:space="preserve">      Спустя несколько дней узнали </w:t>
      </w:r>
    </w:p>
    <w:p>
      <w:pPr>
        <w:pStyle w:val="Normal1"/>
        <w:spacing w:lineRule="auto" w:line="240"/>
        <w:ind w:firstLine="709" w:end="0"/>
        <w:rPr/>
      </w:pPr>
      <w:r>
        <w:rPr>
          <w:sz w:val="24"/>
          <w:lang w:val="en-US"/>
        </w:rPr>
        <w:t xml:space="preserve">de </w:t>
      </w:r>
      <w:r>
        <w:rPr>
          <w:i/>
          <w:iCs/>
          <w:sz w:val="24"/>
          <w:lang w:val="en-US"/>
        </w:rPr>
        <w:t>algo</w:t>
      </w:r>
      <w:r>
        <w:rPr>
          <w:sz w:val="24"/>
          <w:lang w:val="en-US"/>
        </w:rPr>
        <w:t xml:space="preserve"> nuevo.                                                   </w:t>
      </w:r>
      <w:r>
        <w:rPr>
          <w:sz w:val="24"/>
        </w:rPr>
        <w:t>нечто новое.</w:t>
      </w:r>
    </w:p>
    <w:p>
      <w:pPr>
        <w:pStyle w:val="Normal1"/>
        <w:spacing w:lineRule="auto" w:line="240"/>
        <w:ind w:firstLine="709" w:end="0"/>
        <w:rPr/>
      </w:pPr>
      <w:r>
        <w:rPr>
          <w:sz w:val="24"/>
        </w:rPr>
        <w:t xml:space="preserve">(Р. </w:t>
      </w:r>
      <w:r>
        <w:rPr>
          <w:sz w:val="24"/>
          <w:lang w:val="en-US"/>
        </w:rPr>
        <w:t>M</w:t>
      </w:r>
      <w:r>
        <w:rPr>
          <w:lang w:val="en-US"/>
        </w:rPr>
        <w:t>U</w:t>
      </w:r>
      <w:r>
        <w:rPr/>
        <w:t>Ñ</w:t>
      </w:r>
      <w:r>
        <w:rPr>
          <w:lang w:val="en-US"/>
        </w:rPr>
        <w:t>OZ</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b/>
          <w:sz w:val="24"/>
          <w:lang w:val="en-US"/>
        </w:rPr>
        <w:t>Cada</w:t>
      </w:r>
      <w:r>
        <w:rPr>
          <w:b/>
          <w:sz w:val="24"/>
        </w:rPr>
        <w:t xml:space="preserve"> </w:t>
      </w:r>
      <w:r>
        <w:rPr>
          <w:b/>
          <w:sz w:val="24"/>
          <w:lang w:val="en-US"/>
        </w:rPr>
        <w:t>cual</w:t>
      </w:r>
      <w:r>
        <w:rPr>
          <w:sz w:val="24"/>
        </w:rPr>
        <w:t xml:space="preserve"> соотносится, главным образом, с одушевленными по</w:t>
        <w:softHyphen/>
        <w:t>нятиями:</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Cada cual</w:t>
      </w:r>
      <w:r>
        <w:rPr>
          <w:sz w:val="24"/>
          <w:lang w:val="en-US"/>
        </w:rPr>
        <w:t xml:space="preserve"> toma su rumbo.                          </w:t>
      </w:r>
      <w:r>
        <w:rPr>
          <w:sz w:val="24"/>
        </w:rPr>
        <w:t xml:space="preserve">Каждый идет своим путем. </w:t>
      </w:r>
    </w:p>
    <w:p>
      <w:pPr>
        <w:pStyle w:val="Normal1"/>
        <w:spacing w:lineRule="auto" w:line="240"/>
        <w:ind w:firstLine="709" w:end="0"/>
        <w:rPr/>
      </w:pPr>
      <w:r>
        <w:rPr>
          <w:sz w:val="24"/>
        </w:rPr>
        <w:t>(</w:t>
      </w:r>
      <w:r>
        <w:rPr>
          <w:sz w:val="24"/>
          <w:lang w:val="en-US"/>
        </w:rPr>
        <w:t>D</w:t>
      </w:r>
      <w:r>
        <w:rPr>
          <w:sz w:val="24"/>
        </w:rPr>
        <w:t xml:space="preserve">. </w:t>
      </w:r>
      <w:r>
        <w:rPr>
          <w:sz w:val="24"/>
          <w:lang w:val="en-US"/>
        </w:rPr>
        <w:t>O</w:t>
      </w:r>
      <w:r>
        <w:rPr>
          <w:lang w:val="en-US"/>
        </w:rPr>
        <w:t>LEMA</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Большинство местоимений могут заменять существительные, которые обозначают лица, предметы или отвлеченные понятия:</w:t>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t xml:space="preserve">La risa de </w:t>
      </w:r>
      <w:r>
        <w:rPr>
          <w:i/>
          <w:iCs/>
          <w:sz w:val="24"/>
          <w:lang w:val="en-US"/>
        </w:rPr>
        <w:t>algunas</w:t>
      </w:r>
      <w:r>
        <w:rPr>
          <w:sz w:val="24"/>
          <w:lang w:val="en-US"/>
        </w:rPr>
        <w:t xml:space="preserve"> de las muchachas             </w:t>
      </w:r>
      <w:r>
        <w:rPr>
          <w:sz w:val="24"/>
        </w:rPr>
        <w:t>Смех</w:t>
      </w:r>
      <w:r>
        <w:rPr>
          <w:sz w:val="24"/>
          <w:lang w:val="en-US"/>
        </w:rPr>
        <w:t xml:space="preserve"> </w:t>
      </w:r>
      <w:r>
        <w:rPr>
          <w:sz w:val="24"/>
        </w:rPr>
        <w:t>некоторых</w:t>
      </w:r>
      <w:r>
        <w:rPr>
          <w:sz w:val="24"/>
          <w:lang w:val="en-US"/>
        </w:rPr>
        <w:t xml:space="preserve"> </w:t>
      </w:r>
      <w:r>
        <w:rPr>
          <w:sz w:val="24"/>
        </w:rPr>
        <w:t>девушек</w:t>
      </w:r>
      <w:r>
        <w:rPr>
          <w:sz w:val="24"/>
          <w:lang w:val="en-US"/>
        </w:rPr>
        <w:t xml:space="preserve"> </w:t>
      </w:r>
      <w:r>
        <w:rPr>
          <w:sz w:val="24"/>
        </w:rPr>
        <w:t>меня</w:t>
      </w:r>
    </w:p>
    <w:p>
      <w:pPr>
        <w:pStyle w:val="Normal1"/>
        <w:spacing w:lineRule="auto" w:line="240"/>
        <w:ind w:firstLine="709" w:end="0"/>
        <w:rPr/>
      </w:pPr>
      <w:r>
        <w:rPr>
          <w:sz w:val="24"/>
          <w:lang w:val="en-US"/>
        </w:rPr>
        <w:t>me mortifica. (D. O</w:t>
      </w:r>
      <w:r>
        <w:rPr>
          <w:lang w:val="en-US"/>
        </w:rPr>
        <w:t>LEMA</w:t>
      </w:r>
      <w:r>
        <w:rPr>
          <w:sz w:val="24"/>
          <w:lang w:val="en-US"/>
        </w:rPr>
        <w:t xml:space="preserve">)                           </w:t>
      </w:r>
      <w:r>
        <w:rPr>
          <w:sz w:val="24"/>
        </w:rPr>
        <w:t>уязвляет</w:t>
      </w:r>
      <w:r>
        <w:rPr>
          <w:sz w:val="24"/>
          <w:lang w:val="en-US"/>
        </w:rPr>
        <w:t xml:space="preserve">. </w:t>
      </w:r>
    </w:p>
    <w:p>
      <w:pPr>
        <w:pStyle w:val="Normal1"/>
        <w:spacing w:lineRule="auto" w:line="240"/>
        <w:ind w:firstLine="284" w:end="0"/>
        <w:rPr/>
      </w:pPr>
      <w:r>
        <w:rPr>
          <w:sz w:val="24"/>
          <w:lang w:val="en-US"/>
        </w:rPr>
        <w:t>Me</w:t>
      </w:r>
      <w:r>
        <w:rPr>
          <w:sz w:val="24"/>
        </w:rPr>
        <w:t xml:space="preserve"> </w:t>
      </w:r>
      <w:r>
        <w:rPr>
          <w:sz w:val="24"/>
          <w:lang w:val="en-US"/>
        </w:rPr>
        <w:t>pregunto</w:t>
      </w:r>
      <w:r>
        <w:rPr>
          <w:sz w:val="24"/>
        </w:rPr>
        <w:t xml:space="preserve">... </w:t>
      </w:r>
      <w:r>
        <w:rPr>
          <w:sz w:val="24"/>
          <w:lang w:val="en-US"/>
        </w:rPr>
        <w:t>si</w:t>
      </w:r>
      <w:r>
        <w:rPr>
          <w:sz w:val="24"/>
        </w:rPr>
        <w:t xml:space="preserve"> </w:t>
      </w:r>
      <w:r>
        <w:rPr>
          <w:sz w:val="24"/>
          <w:lang w:val="en-US"/>
        </w:rPr>
        <w:t>se</w:t>
      </w:r>
      <w:r>
        <w:rPr>
          <w:sz w:val="24"/>
        </w:rPr>
        <w:t xml:space="preserve"> </w:t>
      </w:r>
      <w:r>
        <w:rPr>
          <w:sz w:val="24"/>
          <w:lang w:val="en-US"/>
        </w:rPr>
        <w:t>sent</w:t>
      </w:r>
      <w:r>
        <w:rPr>
          <w:sz w:val="24"/>
        </w:rPr>
        <w:t xml:space="preserve">ó </w:t>
      </w:r>
      <w:r>
        <w:rPr>
          <w:sz w:val="24"/>
          <w:lang w:val="en-US"/>
        </w:rPr>
        <w:t>en</w:t>
      </w:r>
      <w:r>
        <w:rPr>
          <w:sz w:val="24"/>
        </w:rPr>
        <w:t xml:space="preserve"> </w:t>
      </w:r>
      <w:r>
        <w:rPr>
          <w:i/>
          <w:iCs/>
          <w:sz w:val="24"/>
          <w:lang w:val="en-US"/>
        </w:rPr>
        <w:t>alguna</w:t>
      </w:r>
      <w:r>
        <w:rPr>
          <w:sz w:val="24"/>
        </w:rPr>
        <w:t xml:space="preserve">             Я спрашиваю себя, садился ли</w:t>
      </w:r>
    </w:p>
    <w:p>
      <w:pPr>
        <w:pStyle w:val="Normal1"/>
        <w:spacing w:lineRule="auto" w:line="240"/>
        <w:ind w:firstLine="709" w:end="0"/>
        <w:rPr/>
      </w:pPr>
      <w:r>
        <w:rPr>
          <w:sz w:val="24"/>
        </w:rPr>
        <w:t xml:space="preserve"> </w:t>
      </w:r>
      <w:r>
        <w:rPr>
          <w:sz w:val="24"/>
          <w:lang w:val="en-US"/>
        </w:rPr>
        <w:t xml:space="preserve">de esas piedras. </w:t>
      </w:r>
      <w:r>
        <w:rPr>
          <w:sz w:val="24"/>
        </w:rPr>
        <w:t>(</w:t>
      </w:r>
      <w:r>
        <w:rPr>
          <w:sz w:val="24"/>
          <w:lang w:val="en-US"/>
        </w:rPr>
        <w:t>D</w:t>
      </w:r>
      <w:r>
        <w:rPr>
          <w:sz w:val="24"/>
        </w:rPr>
        <w:t>. O</w:t>
      </w:r>
      <w:r>
        <w:rPr>
          <w:lang w:val="en-US"/>
        </w:rPr>
        <w:t>LEMA</w:t>
      </w:r>
      <w:r>
        <w:rPr>
          <w:sz w:val="24"/>
        </w:rPr>
        <w:t xml:space="preserve">)                      он на один из этих камней. </w:t>
      </w:r>
    </w:p>
    <w:p>
      <w:pPr>
        <w:pStyle w:val="Normal1"/>
        <w:spacing w:lineRule="auto" w:line="240"/>
        <w:ind w:firstLine="284" w:end="0"/>
        <w:rPr/>
      </w:pPr>
      <w:r>
        <w:rPr>
          <w:i/>
          <w:iCs/>
          <w:sz w:val="24"/>
          <w:lang w:val="en-US"/>
        </w:rPr>
        <w:t>Cualquiera</w:t>
      </w:r>
      <w:r>
        <w:rPr>
          <w:sz w:val="24"/>
          <w:lang w:val="en-US"/>
        </w:rPr>
        <w:t xml:space="preserve"> de estos actos me parece            </w:t>
      </w:r>
      <w:r>
        <w:rPr>
          <w:sz w:val="24"/>
        </w:rPr>
        <w:t>Любая</w:t>
      </w:r>
      <w:r>
        <w:rPr>
          <w:sz w:val="24"/>
          <w:lang w:val="en-US"/>
        </w:rPr>
        <w:t xml:space="preserve"> </w:t>
      </w:r>
      <w:r>
        <w:rPr>
          <w:sz w:val="24"/>
        </w:rPr>
        <w:t>из</w:t>
      </w:r>
      <w:r>
        <w:rPr>
          <w:sz w:val="24"/>
          <w:lang w:val="en-US"/>
        </w:rPr>
        <w:t xml:space="preserve"> </w:t>
      </w:r>
      <w:r>
        <w:rPr>
          <w:sz w:val="24"/>
        </w:rPr>
        <w:t>этих</w:t>
      </w:r>
      <w:r>
        <w:rPr>
          <w:sz w:val="24"/>
          <w:lang w:val="en-US"/>
        </w:rPr>
        <w:t xml:space="preserve"> </w:t>
      </w:r>
      <w:r>
        <w:rPr>
          <w:sz w:val="24"/>
        </w:rPr>
        <w:t>акций</w:t>
      </w:r>
      <w:r>
        <w:rPr>
          <w:sz w:val="24"/>
          <w:lang w:val="en-US"/>
        </w:rPr>
        <w:t xml:space="preserve"> </w:t>
      </w:r>
      <w:r>
        <w:rPr>
          <w:sz w:val="24"/>
        </w:rPr>
        <w:t>мне</w:t>
      </w:r>
      <w:r>
        <w:rPr>
          <w:sz w:val="24"/>
          <w:lang w:val="en-US"/>
        </w:rPr>
        <w:t xml:space="preserve"> </w:t>
      </w:r>
      <w:r>
        <w:rPr>
          <w:sz w:val="24"/>
        </w:rPr>
        <w:t>кажется</w:t>
      </w:r>
      <w:r>
        <w:rPr>
          <w:sz w:val="24"/>
          <w:lang w:val="en-US"/>
        </w:rPr>
        <w:t xml:space="preserve"> </w:t>
      </w:r>
    </w:p>
    <w:p>
      <w:pPr>
        <w:pStyle w:val="Normal1"/>
        <w:spacing w:lineRule="auto" w:line="240"/>
        <w:ind w:firstLine="709" w:end="0"/>
        <w:rPr/>
      </w:pPr>
      <w:r>
        <w:rPr>
          <w:sz w:val="24"/>
          <w:lang w:val="en-US"/>
        </w:rPr>
        <w:t xml:space="preserve"> </w:t>
      </w:r>
      <w:r>
        <w:rPr>
          <w:sz w:val="24"/>
          <w:lang w:val="en-US"/>
        </w:rPr>
        <w:t>aceptable. (P</w:t>
      </w:r>
      <w:r>
        <w:rPr>
          <w:lang w:val="en-US"/>
        </w:rPr>
        <w:t>ÉREZ</w:t>
      </w:r>
      <w:r>
        <w:rPr>
          <w:sz w:val="24"/>
          <w:lang w:val="en-US"/>
        </w:rPr>
        <w:t xml:space="preserve"> G</w:t>
      </w:r>
      <w:r>
        <w:rPr>
          <w:lang w:val="en-US"/>
        </w:rPr>
        <w:t>ALDÓS</w:t>
      </w:r>
      <w:r>
        <w:rPr>
          <w:sz w:val="24"/>
          <w:lang w:val="en-US"/>
        </w:rPr>
        <w:t xml:space="preserve">)                        </w:t>
      </w:r>
      <w:r>
        <w:rPr>
          <w:sz w:val="24"/>
        </w:rPr>
        <w:t>приемлемой</w:t>
      </w:r>
      <w:r>
        <w:rPr>
          <w:sz w:val="24"/>
          <w:lang w:val="en-US"/>
        </w:rPr>
        <w:t xml:space="preserve">. </w:t>
      </w:r>
    </w:p>
    <w:p>
      <w:pPr>
        <w:pStyle w:val="Normal1"/>
        <w:spacing w:lineRule="auto" w:line="240"/>
        <w:ind w:firstLine="284" w:end="0"/>
        <w:rPr>
          <w:sz w:val="24"/>
          <w:lang w:val="en-US"/>
        </w:rPr>
      </w:pPr>
      <w:r>
        <w:rPr>
          <w:sz w:val="24"/>
          <w:lang w:val="en-US"/>
        </w:rPr>
        <w:t xml:space="preserve">Pregúntale... a </w:t>
      </w:r>
      <w:r>
        <w:rPr>
          <w:i/>
          <w:iCs/>
          <w:sz w:val="24"/>
          <w:lang w:val="en-US"/>
        </w:rPr>
        <w:t>cualquiera</w:t>
      </w:r>
      <w:r>
        <w:rPr>
          <w:sz w:val="24"/>
          <w:lang w:val="en-US"/>
        </w:rPr>
        <w:t xml:space="preserve"> de nosotras           </w:t>
      </w:r>
      <w:r>
        <w:rPr>
          <w:sz w:val="24"/>
        </w:rPr>
        <w:t>Спроси</w:t>
      </w:r>
      <w:r>
        <w:rPr>
          <w:sz w:val="24"/>
          <w:lang w:val="en-US"/>
        </w:rPr>
        <w:t xml:space="preserve"> </w:t>
      </w:r>
      <w:r>
        <w:rPr>
          <w:sz w:val="24"/>
        </w:rPr>
        <w:t>любую</w:t>
      </w:r>
      <w:r>
        <w:rPr>
          <w:sz w:val="24"/>
          <w:lang w:val="en-US"/>
        </w:rPr>
        <w:t xml:space="preserve"> </w:t>
      </w:r>
      <w:r>
        <w:rPr>
          <w:sz w:val="24"/>
        </w:rPr>
        <w:t>из</w:t>
      </w:r>
      <w:r>
        <w:rPr>
          <w:sz w:val="24"/>
          <w:lang w:val="en-US"/>
        </w:rPr>
        <w:t xml:space="preserve"> </w:t>
      </w:r>
      <w:r>
        <w:rPr>
          <w:sz w:val="24"/>
        </w:rPr>
        <w:t>нас</w:t>
      </w:r>
      <w:r>
        <w:rPr>
          <w:sz w:val="24"/>
          <w:lang w:val="en-US"/>
        </w:rPr>
        <w:t xml:space="preserve">, </w:t>
      </w:r>
      <w:r>
        <w:rPr>
          <w:sz w:val="24"/>
        </w:rPr>
        <w:t>и</w:t>
      </w:r>
      <w:r>
        <w:rPr>
          <w:sz w:val="24"/>
          <w:lang w:val="en-US"/>
        </w:rPr>
        <w:t xml:space="preserve"> </w:t>
      </w:r>
      <w:r>
        <w:rPr>
          <w:sz w:val="24"/>
        </w:rPr>
        <w:t>она</w:t>
      </w:r>
      <w:r>
        <w:rPr>
          <w:sz w:val="24"/>
          <w:lang w:val="en-US"/>
        </w:rPr>
        <w:t xml:space="preserve"> </w:t>
      </w:r>
      <w:r>
        <w:rPr>
          <w:sz w:val="24"/>
        </w:rPr>
        <w:t>тебе</w:t>
      </w:r>
    </w:p>
    <w:p>
      <w:pPr>
        <w:pStyle w:val="Normal1"/>
        <w:spacing w:lineRule="auto" w:line="240"/>
        <w:ind w:firstLine="709" w:end="0"/>
        <w:rPr/>
      </w:pPr>
      <w:r>
        <w:rPr>
          <w:sz w:val="24"/>
          <w:lang w:val="en-US"/>
        </w:rPr>
        <w:t xml:space="preserve"> </w:t>
      </w:r>
      <w:r>
        <w:rPr>
          <w:sz w:val="24"/>
        </w:rPr>
        <w:t>у</w:t>
      </w:r>
      <w:r>
        <w:rPr>
          <w:sz w:val="24"/>
          <w:lang w:val="en-US"/>
        </w:rPr>
        <w:t xml:space="preserve"> te dirá lo mismo que yo.                            </w:t>
      </w:r>
      <w:r>
        <w:rPr>
          <w:sz w:val="24"/>
        </w:rPr>
        <w:t>скажет то же, что и я.</w:t>
      </w:r>
    </w:p>
    <w:p>
      <w:pPr>
        <w:pStyle w:val="Normal1"/>
        <w:spacing w:lineRule="auto" w:line="240"/>
        <w:ind w:firstLine="709" w:end="0"/>
        <w:rPr/>
      </w:pPr>
      <w:r>
        <w:rPr>
          <w:sz w:val="24"/>
        </w:rPr>
        <w:t>(D. O</w:t>
      </w:r>
      <w:r>
        <w:rPr/>
        <w:t>LEMA</w:t>
      </w:r>
      <w:r>
        <w:rPr>
          <w:sz w:val="24"/>
        </w:rPr>
        <w:t xml:space="preserve">) </w:t>
      </w:r>
    </w:p>
    <w:p>
      <w:pPr>
        <w:pStyle w:val="Normal1"/>
        <w:spacing w:lineRule="auto" w:line="240"/>
        <w:ind w:firstLine="284" w:end="0"/>
        <w:rPr/>
      </w:pPr>
      <w:r>
        <w:rPr>
          <w:i/>
          <w:iCs/>
          <w:sz w:val="24"/>
          <w:lang w:val="en-US"/>
        </w:rPr>
        <w:t>Unos</w:t>
      </w:r>
      <w:r>
        <w:rPr>
          <w:sz w:val="24"/>
        </w:rPr>
        <w:t xml:space="preserve"> </w:t>
      </w:r>
      <w:r>
        <w:rPr>
          <w:sz w:val="24"/>
          <w:lang w:val="en-US"/>
        </w:rPr>
        <w:t>marchaban</w:t>
      </w:r>
      <w:r>
        <w:rPr>
          <w:sz w:val="24"/>
        </w:rPr>
        <w:t xml:space="preserve"> </w:t>
      </w:r>
      <w:r>
        <w:rPr>
          <w:sz w:val="24"/>
          <w:lang w:val="en-US"/>
        </w:rPr>
        <w:t>en</w:t>
      </w:r>
      <w:r>
        <w:rPr>
          <w:sz w:val="24"/>
        </w:rPr>
        <w:t xml:space="preserve"> </w:t>
      </w:r>
      <w:r>
        <w:rPr>
          <w:sz w:val="24"/>
          <w:lang w:val="en-US"/>
        </w:rPr>
        <w:t>apretados</w:t>
      </w:r>
      <w:r>
        <w:rPr>
          <w:sz w:val="24"/>
        </w:rPr>
        <w:t xml:space="preserve"> </w:t>
      </w:r>
      <w:r>
        <w:rPr>
          <w:sz w:val="24"/>
          <w:lang w:val="en-US"/>
        </w:rPr>
        <w:t>pelotones</w:t>
      </w:r>
      <w:r>
        <w:rPr>
          <w:sz w:val="24"/>
        </w:rPr>
        <w:t xml:space="preserve">       Некоторые шли плотными толпами,</w:t>
      </w:r>
    </w:p>
    <w:p>
      <w:pPr>
        <w:pStyle w:val="Normal1"/>
        <w:spacing w:lineRule="auto" w:line="240"/>
        <w:ind w:firstLine="709" w:end="0"/>
        <w:rPr/>
      </w:pPr>
      <w:r>
        <w:rPr>
          <w:sz w:val="24"/>
        </w:rPr>
        <w:t>у</w:t>
      </w:r>
      <w:r>
        <w:rPr>
          <w:sz w:val="24"/>
          <w:lang w:val="en-US"/>
        </w:rPr>
        <w:t xml:space="preserve"> ótros vagaban dispersos.                              </w:t>
      </w:r>
      <w:r>
        <w:rPr>
          <w:sz w:val="24"/>
        </w:rPr>
        <w:t>другие брели сами по</w:t>
      </w:r>
    </w:p>
    <w:p>
      <w:pPr>
        <w:pStyle w:val="Normal1"/>
        <w:spacing w:lineRule="auto" w:line="240"/>
        <w:ind w:firstLine="709" w:end="0"/>
        <w:rPr/>
      </w:pPr>
      <w:r>
        <w:rPr>
          <w:sz w:val="24"/>
          <w:lang w:val="en-US"/>
        </w:rPr>
        <w:t>(</w:t>
      </w:r>
      <w:r>
        <w:rPr>
          <w:sz w:val="24"/>
        </w:rPr>
        <w:t>С</w:t>
      </w:r>
      <w:r>
        <w:rPr>
          <w:sz w:val="24"/>
          <w:lang w:val="en-US"/>
        </w:rPr>
        <w:t>. L</w:t>
      </w:r>
      <w:r>
        <w:rPr>
          <w:lang w:val="en-US"/>
        </w:rPr>
        <w:t>EANTE</w:t>
      </w:r>
      <w:r>
        <w:rPr>
          <w:sz w:val="24"/>
          <w:lang w:val="en-US"/>
        </w:rPr>
        <w:t xml:space="preserve">)                                                    </w:t>
      </w:r>
      <w:r>
        <w:rPr>
          <w:sz w:val="24"/>
        </w:rPr>
        <w:t>себе</w:t>
      </w:r>
      <w:r>
        <w:rPr>
          <w:sz w:val="24"/>
          <w:lang w:val="en-US"/>
        </w:rPr>
        <w:t xml:space="preserve">. </w:t>
      </w:r>
    </w:p>
    <w:p>
      <w:pPr>
        <w:pStyle w:val="Normal1"/>
        <w:spacing w:lineRule="auto" w:line="240"/>
        <w:ind w:firstLine="284" w:end="0"/>
        <w:rPr/>
      </w:pPr>
      <w:r>
        <w:rPr>
          <w:sz w:val="24"/>
          <w:lang w:val="en-US"/>
        </w:rPr>
        <w:t>Echamos</w:t>
      </w:r>
      <w:r>
        <w:rPr>
          <w:sz w:val="24"/>
        </w:rPr>
        <w:t xml:space="preserve"> </w:t>
      </w:r>
      <w:r>
        <w:rPr>
          <w:sz w:val="24"/>
          <w:lang w:val="en-US"/>
        </w:rPr>
        <w:t>a</w:t>
      </w:r>
      <w:r>
        <w:rPr>
          <w:sz w:val="24"/>
        </w:rPr>
        <w:t xml:space="preserve"> </w:t>
      </w:r>
      <w:r>
        <w:rPr>
          <w:sz w:val="24"/>
          <w:lang w:val="en-US"/>
        </w:rPr>
        <w:t>correr</w:t>
      </w:r>
      <w:r>
        <w:rPr>
          <w:sz w:val="24"/>
        </w:rPr>
        <w:t xml:space="preserve"> </w:t>
      </w:r>
      <w:r>
        <w:rPr>
          <w:sz w:val="24"/>
          <w:lang w:val="en-US"/>
        </w:rPr>
        <w:t>hasta</w:t>
      </w:r>
      <w:r>
        <w:rPr>
          <w:sz w:val="24"/>
        </w:rPr>
        <w:t xml:space="preserve"> </w:t>
      </w:r>
      <w:r>
        <w:rPr>
          <w:i/>
          <w:iCs/>
          <w:sz w:val="24"/>
          <w:lang w:val="en-US"/>
        </w:rPr>
        <w:t>uno</w:t>
      </w:r>
      <w:r>
        <w:rPr>
          <w:sz w:val="24"/>
        </w:rPr>
        <w:t xml:space="preserve"> </w:t>
      </w:r>
      <w:r>
        <w:rPr>
          <w:sz w:val="24"/>
          <w:lang w:val="en-US"/>
        </w:rPr>
        <w:t>de</w:t>
      </w:r>
      <w:r>
        <w:rPr>
          <w:sz w:val="24"/>
        </w:rPr>
        <w:t xml:space="preserve"> </w:t>
      </w:r>
      <w:r>
        <w:rPr>
          <w:sz w:val="24"/>
          <w:lang w:val="en-US"/>
        </w:rPr>
        <w:t>los</w:t>
      </w:r>
      <w:r>
        <w:rPr>
          <w:sz w:val="24"/>
        </w:rPr>
        <w:t xml:space="preserve">                Мы бросились бежать к одной из</w:t>
      </w:r>
    </w:p>
    <w:p>
      <w:pPr>
        <w:pStyle w:val="Normal1"/>
        <w:spacing w:lineRule="auto" w:line="240"/>
        <w:ind w:firstLine="709" w:end="0"/>
        <w:rPr/>
      </w:pPr>
      <w:r>
        <w:rPr>
          <w:sz w:val="24"/>
          <w:lang w:val="en-US"/>
        </w:rPr>
        <w:t>camiones. (D. O</w:t>
      </w:r>
      <w:r>
        <w:rPr>
          <w:lang w:val="en-US"/>
        </w:rPr>
        <w:t>LEMA</w:t>
      </w:r>
      <w:r>
        <w:rPr>
          <w:sz w:val="24"/>
          <w:lang w:val="en-US"/>
        </w:rPr>
        <w:t xml:space="preserve">)                                    </w:t>
      </w:r>
      <w:r>
        <w:rPr>
          <w:sz w:val="24"/>
        </w:rPr>
        <w:t>машин</w:t>
      </w:r>
      <w:r>
        <w:rPr>
          <w:sz w:val="24"/>
          <w:lang w:val="en-US"/>
        </w:rPr>
        <w:t xml:space="preserve">. </w:t>
      </w:r>
    </w:p>
    <w:p>
      <w:pPr>
        <w:pStyle w:val="Normal1"/>
        <w:spacing w:lineRule="auto" w:line="240"/>
        <w:ind w:firstLine="284" w:end="0"/>
        <w:rPr/>
      </w:pPr>
      <w:r>
        <w:rPr>
          <w:i/>
          <w:iCs/>
          <w:sz w:val="24"/>
          <w:lang w:val="en-US"/>
        </w:rPr>
        <w:t>Cada</w:t>
      </w:r>
      <w:r>
        <w:rPr>
          <w:i/>
          <w:iCs/>
          <w:sz w:val="24"/>
        </w:rPr>
        <w:t xml:space="preserve"> </w:t>
      </w:r>
      <w:r>
        <w:rPr>
          <w:i/>
          <w:iCs/>
          <w:sz w:val="24"/>
          <w:lang w:val="en-US"/>
        </w:rPr>
        <w:t>una</w:t>
      </w:r>
      <w:r>
        <w:rPr>
          <w:sz w:val="24"/>
        </w:rPr>
        <w:t xml:space="preserve"> </w:t>
      </w:r>
      <w:r>
        <w:rPr>
          <w:sz w:val="24"/>
          <w:lang w:val="en-US"/>
        </w:rPr>
        <w:t>se</w:t>
      </w:r>
      <w:r>
        <w:rPr>
          <w:sz w:val="24"/>
        </w:rPr>
        <w:t xml:space="preserve"> </w:t>
      </w:r>
      <w:r>
        <w:rPr>
          <w:sz w:val="24"/>
          <w:lang w:val="en-US"/>
        </w:rPr>
        <w:t>coloca</w:t>
      </w:r>
      <w:r>
        <w:rPr>
          <w:sz w:val="24"/>
        </w:rPr>
        <w:t xml:space="preserve"> </w:t>
      </w:r>
      <w:r>
        <w:rPr>
          <w:sz w:val="24"/>
          <w:lang w:val="en-US"/>
        </w:rPr>
        <w:t>en</w:t>
      </w:r>
      <w:r>
        <w:rPr>
          <w:sz w:val="24"/>
        </w:rPr>
        <w:t xml:space="preserve"> </w:t>
      </w:r>
      <w:r>
        <w:rPr>
          <w:sz w:val="24"/>
          <w:lang w:val="en-US"/>
        </w:rPr>
        <w:t>una</w:t>
      </w:r>
      <w:r>
        <w:rPr>
          <w:sz w:val="24"/>
        </w:rPr>
        <w:t xml:space="preserve"> </w:t>
      </w:r>
      <w:r>
        <w:rPr>
          <w:sz w:val="24"/>
          <w:lang w:val="en-US"/>
        </w:rPr>
        <w:t>piedra</w:t>
      </w:r>
      <w:r>
        <w:rPr>
          <w:sz w:val="24"/>
        </w:rPr>
        <w:t xml:space="preserve">                 Каждая садится на большой камень.</w:t>
      </w:r>
    </w:p>
    <w:p>
      <w:pPr>
        <w:pStyle w:val="Normal1"/>
        <w:spacing w:lineRule="auto" w:line="240"/>
        <w:ind w:firstLine="709" w:end="0"/>
        <w:rPr/>
      </w:pPr>
      <w:r>
        <w:rPr>
          <w:sz w:val="24"/>
          <w:lang w:val="en-US"/>
        </w:rPr>
        <w:t>grande. (D. O</w:t>
      </w:r>
      <w:r>
        <w:rPr>
          <w:lang w:val="en-US"/>
        </w:rPr>
        <w:t>LEMA</w:t>
      </w:r>
      <w:r>
        <w:rPr>
          <w:sz w:val="24"/>
          <w:lang w:val="en-US"/>
        </w:rPr>
        <w:t xml:space="preserve">) </w:t>
      </w:r>
    </w:p>
    <w:p>
      <w:pPr>
        <w:pStyle w:val="Normal1"/>
        <w:spacing w:lineRule="auto" w:line="240"/>
        <w:ind w:firstLine="284" w:end="0"/>
        <w:rPr/>
      </w:pPr>
      <w:r>
        <w:rPr>
          <w:sz w:val="24"/>
          <w:lang w:val="en-US"/>
        </w:rPr>
        <w:t>¡</w:t>
      </w:r>
      <w:r>
        <w:rPr>
          <w:i/>
          <w:iCs/>
          <w:sz w:val="24"/>
          <w:lang w:val="en-US"/>
        </w:rPr>
        <w:t>Cada uno</w:t>
      </w:r>
      <w:r>
        <w:rPr>
          <w:sz w:val="24"/>
          <w:lang w:val="en-US"/>
        </w:rPr>
        <w:t xml:space="preserve"> tiene sus rarezas!                         </w:t>
      </w:r>
      <w:r>
        <w:rPr>
          <w:sz w:val="24"/>
        </w:rPr>
        <w:t>У каждого свои странности.</w:t>
      </w:r>
    </w:p>
    <w:p>
      <w:pPr>
        <w:pStyle w:val="Normal1"/>
        <w:spacing w:lineRule="auto" w:line="240"/>
        <w:ind w:firstLine="709" w:end="0"/>
        <w:rPr/>
      </w:pPr>
      <w:r>
        <w:rPr>
          <w:sz w:val="24"/>
        </w:rPr>
        <w:t>(</w:t>
      </w:r>
      <w:r>
        <w:rPr>
          <w:sz w:val="24"/>
          <w:lang w:val="en-US"/>
        </w:rPr>
        <w:t>L</w:t>
      </w:r>
      <w:r>
        <w:rPr>
          <w:sz w:val="24"/>
        </w:rPr>
        <w:t>.</w:t>
      </w:r>
      <w:r>
        <w:rPr>
          <w:sz w:val="24"/>
          <w:lang w:val="en-US"/>
        </w:rPr>
        <w:t>C</w:t>
      </w:r>
      <w:r>
        <w:rPr>
          <w:lang w:val="en-US"/>
        </w:rPr>
        <w:t>ARN</w:t>
      </w:r>
      <w:r>
        <w:rPr/>
        <w:t>É</w:t>
      </w:r>
      <w:r>
        <w:rPr>
          <w:lang w:val="en-US"/>
        </w:rPr>
        <w:t>S</w:t>
      </w:r>
      <w:r>
        <w:rPr>
          <w:sz w:val="24"/>
        </w:rPr>
        <w:t>)</w:t>
      </w:r>
    </w:p>
    <w:p>
      <w:pPr>
        <w:pStyle w:val="Normal1"/>
        <w:spacing w:lineRule="auto" w:line="240"/>
        <w:ind w:firstLine="284" w:end="0"/>
        <w:rPr/>
      </w:pPr>
      <w:r>
        <w:rPr>
          <w:sz w:val="24"/>
          <w:lang w:val="en-US"/>
        </w:rPr>
        <w:t>Leo</w:t>
      </w:r>
      <w:r>
        <w:rPr>
          <w:sz w:val="24"/>
        </w:rPr>
        <w:t xml:space="preserve"> у </w:t>
      </w:r>
      <w:r>
        <w:rPr>
          <w:sz w:val="24"/>
          <w:lang w:val="en-US"/>
        </w:rPr>
        <w:t>releo</w:t>
      </w:r>
      <w:r>
        <w:rPr>
          <w:sz w:val="24"/>
        </w:rPr>
        <w:t xml:space="preserve"> </w:t>
      </w:r>
      <w:r>
        <w:rPr>
          <w:sz w:val="24"/>
          <w:lang w:val="en-US"/>
        </w:rPr>
        <w:t>detenidamente</w:t>
      </w:r>
      <w:r>
        <w:rPr>
          <w:sz w:val="24"/>
        </w:rPr>
        <w:t xml:space="preserve"> </w:t>
      </w:r>
      <w:r>
        <w:rPr>
          <w:i/>
          <w:iCs/>
          <w:sz w:val="24"/>
          <w:lang w:val="en-US"/>
        </w:rPr>
        <w:t>cada</w:t>
      </w:r>
      <w:r>
        <w:rPr>
          <w:i/>
          <w:iCs/>
          <w:sz w:val="24"/>
        </w:rPr>
        <w:t xml:space="preserve"> una</w:t>
      </w:r>
      <w:r>
        <w:rPr>
          <w:sz w:val="24"/>
        </w:rPr>
        <w:t xml:space="preserve">            Я читаю и внимательно перечитываю</w:t>
      </w:r>
    </w:p>
    <w:p>
      <w:pPr>
        <w:pStyle w:val="Normal1"/>
        <w:spacing w:lineRule="auto" w:line="240"/>
        <w:ind w:firstLine="709" w:end="0"/>
        <w:rPr/>
      </w:pPr>
      <w:r>
        <w:rPr>
          <w:sz w:val="24"/>
        </w:rPr>
        <w:t xml:space="preserve">   </w:t>
      </w:r>
      <w:r>
        <w:rPr>
          <w:sz w:val="24"/>
          <w:lang w:val="en-US"/>
        </w:rPr>
        <w:t xml:space="preserve">de las fichas. </w:t>
      </w:r>
      <w:r>
        <w:rPr>
          <w:sz w:val="24"/>
        </w:rPr>
        <w:t>(</w:t>
      </w:r>
      <w:r>
        <w:rPr>
          <w:sz w:val="24"/>
          <w:lang w:val="en-US"/>
        </w:rPr>
        <w:t>D</w:t>
      </w:r>
      <w:r>
        <w:rPr>
          <w:sz w:val="24"/>
        </w:rPr>
        <w:t xml:space="preserve">. </w:t>
      </w:r>
      <w:r>
        <w:rPr>
          <w:sz w:val="24"/>
          <w:lang w:val="en-US"/>
        </w:rPr>
        <w:t>O</w:t>
      </w:r>
      <w:r>
        <w:rPr>
          <w:lang w:val="en-US"/>
        </w:rPr>
        <w:t>LEMA</w:t>
      </w:r>
      <w:r>
        <w:rPr>
          <w:sz w:val="24"/>
        </w:rPr>
        <w:t>)                            каждую из карточек.</w:t>
      </w:r>
    </w:p>
    <w:p>
      <w:pPr>
        <w:pStyle w:val="Normal1"/>
        <w:spacing w:lineRule="auto" w:line="240"/>
        <w:ind w:firstLine="284" w:end="0"/>
        <w:rPr>
          <w:sz w:val="24"/>
        </w:rPr>
      </w:pPr>
      <w:r>
        <w:rPr>
          <w:sz w:val="24"/>
        </w:rPr>
      </w:r>
    </w:p>
    <w:p>
      <w:pPr>
        <w:pStyle w:val="Normal1"/>
        <w:spacing w:lineRule="auto" w:line="240"/>
        <w:ind w:firstLine="284" w:end="0"/>
        <w:rPr/>
      </w:pPr>
      <w:r>
        <w:rPr>
          <w:i/>
          <w:sz w:val="22"/>
        </w:rPr>
        <w:t xml:space="preserve">Примечание. </w:t>
      </w:r>
      <w:r>
        <w:rPr>
          <w:sz w:val="22"/>
        </w:rPr>
        <w:t xml:space="preserve">Формы </w:t>
      </w:r>
      <w:r>
        <w:rPr>
          <w:b/>
          <w:sz w:val="22"/>
          <w:lang w:val="en-US"/>
        </w:rPr>
        <w:t>alguno</w:t>
      </w:r>
      <w:r>
        <w:rPr>
          <w:b/>
          <w:sz w:val="22"/>
        </w:rPr>
        <w:t xml:space="preserve">, </w:t>
      </w:r>
      <w:r>
        <w:rPr>
          <w:b/>
          <w:sz w:val="22"/>
          <w:lang w:val="en-US"/>
        </w:rPr>
        <w:t>uno</w:t>
      </w:r>
      <w:r>
        <w:rPr>
          <w:sz w:val="22"/>
        </w:rPr>
        <w:t xml:space="preserve"> часто употребляются с предлогом </w:t>
      </w:r>
      <w:r>
        <w:rPr>
          <w:sz w:val="22"/>
          <w:lang w:val="en-US"/>
        </w:rPr>
        <w:t>de</w:t>
      </w:r>
      <w:r>
        <w:rPr>
          <w:sz w:val="22"/>
        </w:rPr>
        <w:t xml:space="preserve">: </w:t>
      </w:r>
      <w:r>
        <w:rPr>
          <w:i/>
          <w:iCs/>
          <w:sz w:val="22"/>
          <w:lang w:val="en-US"/>
        </w:rPr>
        <w:t>alguno</w:t>
      </w:r>
      <w:r>
        <w:rPr>
          <w:i/>
          <w:iCs/>
          <w:sz w:val="22"/>
        </w:rPr>
        <w:t xml:space="preserve"> de</w:t>
      </w:r>
      <w:r>
        <w:rPr>
          <w:sz w:val="22"/>
        </w:rPr>
        <w:t xml:space="preserve"> — кто-либо из, один из ..., </w:t>
      </w:r>
      <w:r>
        <w:rPr>
          <w:i/>
          <w:iCs/>
          <w:sz w:val="22"/>
          <w:lang w:val="en-US"/>
        </w:rPr>
        <w:t>uno</w:t>
      </w:r>
      <w:r>
        <w:rPr>
          <w:i/>
          <w:iCs/>
          <w:sz w:val="22"/>
        </w:rPr>
        <w:t xml:space="preserve"> </w:t>
      </w:r>
      <w:r>
        <w:rPr>
          <w:i/>
          <w:iCs/>
          <w:sz w:val="22"/>
          <w:lang w:val="en-US"/>
        </w:rPr>
        <w:t>de</w:t>
      </w:r>
      <w:r>
        <w:rPr>
          <w:sz w:val="22"/>
        </w:rPr>
        <w:t xml:space="preserve"> — один из ... </w:t>
      </w:r>
    </w:p>
    <w:p>
      <w:pPr>
        <w:pStyle w:val="Normal1"/>
        <w:spacing w:lineRule="auto" w:line="240"/>
        <w:ind w:firstLine="284" w:end="0"/>
        <w:rPr/>
      </w:pPr>
      <w:r>
        <w:rPr>
          <w:b/>
          <w:sz w:val="22"/>
          <w:lang w:val="en-US"/>
        </w:rPr>
        <w:t>Alguien</w:t>
      </w:r>
      <w:r>
        <w:rPr>
          <w:b/>
          <w:sz w:val="22"/>
        </w:rPr>
        <w:t xml:space="preserve"> </w:t>
      </w:r>
      <w:r>
        <w:rPr>
          <w:sz w:val="22"/>
        </w:rPr>
        <w:t>не употребляется с этим предлогом.</w:t>
      </w:r>
    </w:p>
    <w:p>
      <w:pPr>
        <w:pStyle w:val="Normal1"/>
        <w:spacing w:lineRule="auto" w:line="240"/>
        <w:ind w:firstLine="284" w:end="0"/>
        <w:rPr>
          <w:sz w:val="24"/>
        </w:rPr>
      </w:pPr>
      <w:r>
        <w:rPr>
          <w:sz w:val="24"/>
        </w:rPr>
      </w:r>
    </w:p>
    <w:p>
      <w:pPr>
        <w:pStyle w:val="Heading3"/>
        <w:ind w:hanging="0" w:start="0"/>
        <w:rPr/>
      </w:pPr>
      <w:bookmarkStart w:id="51" w:name="__RefHeading___Toc1886041"/>
      <w:bookmarkEnd w:id="51"/>
      <w:r>
        <w:rPr/>
        <w:t>§ 40. Отрицательные местоимения</w:t>
      </w:r>
    </w:p>
    <w:p>
      <w:pPr>
        <w:pStyle w:val="Normal"/>
        <w:rPr/>
      </w:pPr>
      <w:r>
        <w:rPr/>
      </w:r>
    </w:p>
    <w:p>
      <w:pPr>
        <w:pStyle w:val="Normal1"/>
        <w:spacing w:lineRule="auto" w:line="240"/>
        <w:ind w:firstLine="284" w:end="0"/>
        <w:rPr/>
      </w:pPr>
      <w:r>
        <w:rPr>
          <w:sz w:val="24"/>
        </w:rPr>
        <w:t xml:space="preserve">В испанском языке три отрицательных местоимения. Два из них — </w:t>
      </w:r>
      <w:r>
        <w:rPr>
          <w:b/>
          <w:sz w:val="24"/>
          <w:lang w:val="en-US"/>
        </w:rPr>
        <w:t>nadie</w:t>
      </w:r>
      <w:r>
        <w:rPr>
          <w:sz w:val="24"/>
        </w:rPr>
        <w:t xml:space="preserve"> (никто) и </w:t>
      </w:r>
      <w:r>
        <w:rPr>
          <w:b/>
          <w:sz w:val="24"/>
          <w:lang w:val="en-US"/>
        </w:rPr>
        <w:t>nada</w:t>
      </w:r>
      <w:r>
        <w:rPr>
          <w:sz w:val="24"/>
        </w:rPr>
        <w:t xml:space="preserve"> (ничто) относятся к разряду местоиме</w:t>
        <w:softHyphen/>
        <w:t xml:space="preserve">ний-существительных, </w:t>
      </w:r>
      <w:r>
        <w:rPr>
          <w:sz w:val="24"/>
          <w:lang w:val="en-US"/>
        </w:rPr>
        <w:t>a</w:t>
      </w:r>
      <w:r>
        <w:rPr>
          <w:sz w:val="24"/>
        </w:rPr>
        <w:t xml:space="preserve"> </w:t>
      </w:r>
      <w:r>
        <w:rPr>
          <w:b/>
          <w:sz w:val="24"/>
          <w:lang w:val="en-US"/>
        </w:rPr>
        <w:t>ninguno</w:t>
      </w:r>
      <w:r>
        <w:rPr>
          <w:b/>
          <w:sz w:val="24"/>
        </w:rPr>
        <w:t>, -</w:t>
      </w:r>
      <w:r>
        <w:rPr>
          <w:b/>
          <w:sz w:val="24"/>
          <w:lang w:val="en-US"/>
        </w:rPr>
        <w:t>a</w:t>
      </w:r>
      <w:r>
        <w:rPr>
          <w:b/>
          <w:sz w:val="24"/>
        </w:rPr>
        <w:t>, -</w:t>
      </w:r>
      <w:r>
        <w:rPr>
          <w:b/>
          <w:sz w:val="24"/>
          <w:lang w:val="en-US"/>
        </w:rPr>
        <w:t>os</w:t>
      </w:r>
      <w:r>
        <w:rPr>
          <w:b/>
          <w:sz w:val="24"/>
        </w:rPr>
        <w:t>, -</w:t>
      </w:r>
      <w:r>
        <w:rPr>
          <w:b/>
          <w:sz w:val="24"/>
          <w:lang w:val="en-US"/>
        </w:rPr>
        <w:t>as</w:t>
      </w:r>
      <w:r>
        <w:rPr>
          <w:sz w:val="24"/>
        </w:rPr>
        <w:t xml:space="preserve"> (никакой, -ая, -ое, -ие) может выступать в роли местоимения-прилагательного и местоиме</w:t>
        <w:softHyphen/>
        <w:t>ния-существительного. Особенности употребления отрицательных местоимений следующие:</w:t>
      </w:r>
    </w:p>
    <w:p>
      <w:pPr>
        <w:pStyle w:val="Normal1"/>
        <w:spacing w:lineRule="auto" w:line="240"/>
        <w:ind w:firstLine="284" w:end="0"/>
        <w:rPr/>
      </w:pPr>
      <w:r>
        <w:rPr>
          <w:sz w:val="24"/>
        </w:rPr>
        <w:t xml:space="preserve">1. В тех случаях, когда местоимения </w:t>
      </w:r>
      <w:r>
        <w:rPr>
          <w:b/>
          <w:sz w:val="24"/>
          <w:lang w:val="en-US"/>
        </w:rPr>
        <w:t>ninguno</w:t>
      </w:r>
      <w:r>
        <w:rPr>
          <w:b/>
          <w:sz w:val="24"/>
        </w:rPr>
        <w:t xml:space="preserve"> (-</w:t>
      </w:r>
      <w:r>
        <w:rPr>
          <w:b/>
          <w:sz w:val="24"/>
          <w:lang w:val="en-US"/>
        </w:rPr>
        <w:t>a</w:t>
      </w:r>
      <w:r>
        <w:rPr>
          <w:b/>
          <w:sz w:val="24"/>
        </w:rPr>
        <w:t>, -</w:t>
      </w:r>
      <w:r>
        <w:rPr>
          <w:b/>
          <w:sz w:val="24"/>
          <w:lang w:val="en-US"/>
        </w:rPr>
        <w:t>os</w:t>
      </w:r>
      <w:r>
        <w:rPr>
          <w:b/>
          <w:sz w:val="24"/>
        </w:rPr>
        <w:t>, -</w:t>
      </w:r>
      <w:r>
        <w:rPr>
          <w:b/>
          <w:sz w:val="24"/>
          <w:lang w:val="en-US"/>
        </w:rPr>
        <w:t>as</w:t>
      </w:r>
      <w:r>
        <w:rPr>
          <w:b/>
          <w:sz w:val="24"/>
        </w:rPr>
        <w:t xml:space="preserve">), </w:t>
      </w:r>
      <w:r>
        <w:rPr>
          <w:b/>
          <w:sz w:val="24"/>
          <w:lang w:val="en-US"/>
        </w:rPr>
        <w:t>nadie</w:t>
      </w:r>
      <w:r>
        <w:rPr>
          <w:b/>
          <w:sz w:val="24"/>
        </w:rPr>
        <w:t xml:space="preserve"> </w:t>
      </w:r>
      <w:r>
        <w:rPr>
          <w:sz w:val="24"/>
        </w:rPr>
        <w:t xml:space="preserve">и </w:t>
      </w:r>
      <w:r>
        <w:rPr>
          <w:b/>
          <w:sz w:val="24"/>
          <w:lang w:val="en-US"/>
        </w:rPr>
        <w:t>nada</w:t>
      </w:r>
      <w:r>
        <w:rPr>
          <w:sz w:val="24"/>
        </w:rPr>
        <w:t xml:space="preserve"> стоят перед глаголом, отрицание </w:t>
      </w:r>
      <w:r>
        <w:rPr>
          <w:b/>
          <w:bCs/>
          <w:sz w:val="24"/>
        </w:rPr>
        <w:t>nо</w:t>
      </w:r>
      <w:r>
        <w:rPr>
          <w:sz w:val="24"/>
        </w:rPr>
        <w:t xml:space="preserve"> опускается:</w:t>
      </w:r>
    </w:p>
    <w:p>
      <w:pPr>
        <w:pStyle w:val="Normal1"/>
        <w:spacing w:lineRule="auto" w:line="240"/>
        <w:ind w:firstLine="284" w:end="0"/>
        <w:rPr/>
      </w:pPr>
      <w:r>
        <w:rPr>
          <w:sz w:val="24"/>
        </w:rPr>
        <w:t xml:space="preserve"> </w:t>
      </w:r>
      <w:r>
        <w:rPr>
          <w:i/>
          <w:iCs/>
          <w:sz w:val="24"/>
          <w:lang w:val="en-US"/>
        </w:rPr>
        <w:t>Nadie</w:t>
      </w:r>
      <w:r>
        <w:rPr>
          <w:sz w:val="24"/>
        </w:rPr>
        <w:t xml:space="preserve"> </w:t>
      </w:r>
      <w:r>
        <w:rPr>
          <w:sz w:val="24"/>
          <w:lang w:val="en-US"/>
        </w:rPr>
        <w:t>estaba</w:t>
      </w:r>
      <w:r>
        <w:rPr>
          <w:sz w:val="24"/>
        </w:rPr>
        <w:t xml:space="preserve"> </w:t>
      </w:r>
      <w:r>
        <w:rPr>
          <w:sz w:val="24"/>
          <w:lang w:val="en-US"/>
        </w:rPr>
        <w:t>contento</w:t>
      </w:r>
      <w:r>
        <w:rPr>
          <w:sz w:val="24"/>
        </w:rPr>
        <w:t xml:space="preserve">, </w:t>
      </w:r>
      <w:r>
        <w:rPr>
          <w:i/>
          <w:iCs/>
          <w:sz w:val="24"/>
          <w:lang w:val="en-US"/>
        </w:rPr>
        <w:t>nadie</w:t>
      </w:r>
      <w:r>
        <w:rPr>
          <w:sz w:val="24"/>
        </w:rPr>
        <w:t xml:space="preserve"> </w:t>
      </w:r>
      <w:r>
        <w:rPr>
          <w:sz w:val="24"/>
          <w:lang w:val="en-US"/>
        </w:rPr>
        <w:t>estaba</w:t>
      </w:r>
      <w:r>
        <w:rPr>
          <w:sz w:val="24"/>
        </w:rPr>
        <w:t xml:space="preserve">                 Никто не был доволен, никто не</w:t>
      </w:r>
    </w:p>
    <w:p>
      <w:pPr>
        <w:pStyle w:val="Normal1"/>
        <w:spacing w:lineRule="auto" w:line="240"/>
        <w:ind w:firstLine="709" w:end="0"/>
        <w:rPr/>
      </w:pPr>
      <w:r>
        <w:rPr>
          <w:sz w:val="24"/>
          <w:lang w:val="en-US"/>
        </w:rPr>
        <w:t>c</w:t>
      </w:r>
      <w:r>
        <w:rPr>
          <w:sz w:val="24"/>
        </w:rPr>
        <w:t>ó</w:t>
      </w:r>
      <w:r>
        <w:rPr>
          <w:sz w:val="24"/>
          <w:lang w:val="en-US"/>
        </w:rPr>
        <w:t>modo</w:t>
      </w:r>
      <w:r>
        <w:rPr>
          <w:sz w:val="24"/>
        </w:rPr>
        <w:t>.(</w:t>
      </w:r>
      <w:r>
        <w:rPr>
          <w:sz w:val="24"/>
          <w:lang w:val="en-US"/>
        </w:rPr>
        <w:t>A</w:t>
      </w:r>
      <w:r>
        <w:rPr>
          <w:sz w:val="24"/>
        </w:rPr>
        <w:t>.</w:t>
      </w:r>
      <w:r>
        <w:rPr>
          <w:sz w:val="24"/>
          <w:lang w:val="en-US"/>
        </w:rPr>
        <w:t>G</w:t>
      </w:r>
      <w:r>
        <w:rPr>
          <w:lang w:val="en-US"/>
        </w:rPr>
        <w:t>RAVINA</w:t>
      </w:r>
      <w:r>
        <w:rPr>
          <w:sz w:val="24"/>
        </w:rPr>
        <w:t xml:space="preserve">)                                             чувствовал себя удобно. </w:t>
      </w:r>
    </w:p>
    <w:p>
      <w:pPr>
        <w:pStyle w:val="Normal1"/>
        <w:spacing w:lineRule="auto" w:line="240"/>
        <w:ind w:firstLine="284" w:end="0"/>
        <w:rPr/>
      </w:pPr>
      <w:r>
        <w:rPr>
          <w:i/>
          <w:iCs/>
          <w:sz w:val="24"/>
          <w:lang w:val="en-US"/>
        </w:rPr>
        <w:t>Nada</w:t>
      </w:r>
      <w:r>
        <w:rPr>
          <w:sz w:val="24"/>
          <w:lang w:val="en-US"/>
        </w:rPr>
        <w:t xml:space="preserve"> le pido, </w:t>
      </w:r>
      <w:r>
        <w:rPr>
          <w:i/>
          <w:iCs/>
          <w:sz w:val="24"/>
          <w:lang w:val="en-US"/>
        </w:rPr>
        <w:t>nada</w:t>
      </w:r>
      <w:r>
        <w:rPr>
          <w:sz w:val="24"/>
          <w:lang w:val="en-US"/>
        </w:rPr>
        <w:t xml:space="preserve"> espero de él.                        </w:t>
      </w:r>
      <w:r>
        <w:rPr>
          <w:sz w:val="24"/>
        </w:rPr>
        <w:t>Ничего я не прошу у него, ничего</w:t>
      </w:r>
    </w:p>
    <w:p>
      <w:pPr>
        <w:pStyle w:val="Normal1"/>
        <w:spacing w:lineRule="auto" w:line="240"/>
        <w:ind w:firstLine="709" w:end="0"/>
        <w:rPr/>
      </w:pPr>
      <w:r>
        <w:rPr>
          <w:sz w:val="24"/>
        </w:rPr>
        <w:t xml:space="preserve">(М. </w:t>
      </w:r>
      <w:r>
        <w:rPr>
          <w:sz w:val="24"/>
          <w:lang w:val="en-US"/>
        </w:rPr>
        <w:t>A</w:t>
      </w:r>
      <w:r>
        <w:rPr>
          <w:lang w:val="en-US"/>
        </w:rPr>
        <w:t>ZUELA</w:t>
      </w:r>
      <w:r>
        <w:rPr>
          <w:sz w:val="24"/>
        </w:rPr>
        <w:t xml:space="preserve">)                                                           не жду от него. </w:t>
      </w:r>
    </w:p>
    <w:p>
      <w:pPr>
        <w:pStyle w:val="Normal1"/>
        <w:spacing w:lineRule="auto" w:line="240"/>
        <w:ind w:firstLine="284" w:end="0"/>
        <w:rPr/>
      </w:pPr>
      <w:r>
        <w:rPr>
          <w:i/>
          <w:iCs/>
          <w:sz w:val="24"/>
          <w:lang w:val="en-US"/>
        </w:rPr>
        <w:t>Ninguna</w:t>
      </w:r>
      <w:r>
        <w:rPr>
          <w:sz w:val="24"/>
        </w:rPr>
        <w:t xml:space="preserve"> </w:t>
      </w:r>
      <w:r>
        <w:rPr>
          <w:sz w:val="24"/>
          <w:lang w:val="en-US"/>
        </w:rPr>
        <w:t>de</w:t>
      </w:r>
      <w:r>
        <w:rPr>
          <w:sz w:val="24"/>
        </w:rPr>
        <w:t xml:space="preserve"> </w:t>
      </w:r>
      <w:r>
        <w:rPr>
          <w:sz w:val="24"/>
          <w:lang w:val="en-US"/>
        </w:rPr>
        <w:t>ellas</w:t>
      </w:r>
      <w:r>
        <w:rPr>
          <w:sz w:val="24"/>
        </w:rPr>
        <w:t xml:space="preserve"> </w:t>
      </w:r>
      <w:r>
        <w:rPr>
          <w:sz w:val="24"/>
          <w:lang w:val="en-US"/>
        </w:rPr>
        <w:t>hace</w:t>
      </w:r>
      <w:r>
        <w:rPr>
          <w:sz w:val="24"/>
        </w:rPr>
        <w:t xml:space="preserve"> </w:t>
      </w:r>
      <w:r>
        <w:rPr>
          <w:sz w:val="24"/>
          <w:lang w:val="en-US"/>
        </w:rPr>
        <w:t>alarde</w:t>
      </w:r>
      <w:r>
        <w:rPr>
          <w:sz w:val="24"/>
        </w:rPr>
        <w:t xml:space="preserve"> de                        Ни одна из них не бахвалится </w:t>
      </w:r>
    </w:p>
    <w:p>
      <w:pPr>
        <w:pStyle w:val="Normal1"/>
        <w:spacing w:lineRule="auto" w:line="240"/>
        <w:ind w:firstLine="709" w:end="0"/>
        <w:rPr/>
      </w:pPr>
      <w:r>
        <w:rPr>
          <w:sz w:val="24"/>
          <w:lang w:val="en-US"/>
        </w:rPr>
        <w:t>Sacrificio</w:t>
      </w:r>
      <w:r>
        <w:rPr>
          <w:sz w:val="24"/>
        </w:rPr>
        <w:t>. (</w:t>
      </w:r>
      <w:r>
        <w:rPr>
          <w:sz w:val="24"/>
          <w:lang w:val="en-US"/>
        </w:rPr>
        <w:t>D</w:t>
      </w:r>
      <w:r>
        <w:rPr>
          <w:sz w:val="24"/>
        </w:rPr>
        <w:t xml:space="preserve">. </w:t>
      </w:r>
      <w:r>
        <w:rPr>
          <w:sz w:val="24"/>
          <w:lang w:val="en-US"/>
        </w:rPr>
        <w:t>O</w:t>
      </w:r>
      <w:r>
        <w:rPr>
          <w:lang w:val="en-US"/>
        </w:rPr>
        <w:t>LEMA</w:t>
      </w:r>
      <w:r>
        <w:rPr>
          <w:sz w:val="24"/>
        </w:rPr>
        <w:t xml:space="preserve">)                                              своей самоотверженностью. </w:t>
      </w:r>
    </w:p>
    <w:p>
      <w:pPr>
        <w:pStyle w:val="Normal1"/>
        <w:spacing w:lineRule="auto" w:line="240"/>
        <w:ind w:firstLine="284" w:end="0"/>
        <w:rPr/>
      </w:pPr>
      <w:r>
        <w:rPr>
          <w:sz w:val="24"/>
          <w:lang w:val="en-US"/>
        </w:rPr>
        <w:t xml:space="preserve">Sin </w:t>
      </w:r>
      <w:r>
        <w:rPr>
          <w:i/>
          <w:iCs/>
          <w:sz w:val="24"/>
          <w:lang w:val="en-US"/>
        </w:rPr>
        <w:t>ninguna</w:t>
      </w:r>
      <w:r>
        <w:rPr>
          <w:sz w:val="24"/>
          <w:lang w:val="en-US"/>
        </w:rPr>
        <w:t xml:space="preserve"> gana me reía yo. </w:t>
      </w:r>
      <w:r>
        <w:rPr>
          <w:sz w:val="24"/>
        </w:rPr>
        <w:t>(</w:t>
      </w:r>
      <w:r>
        <w:rPr>
          <w:sz w:val="24"/>
          <w:lang w:val="en-US"/>
        </w:rPr>
        <w:t>P</w:t>
      </w:r>
      <w:r>
        <w:rPr/>
        <w:t>É</w:t>
      </w:r>
      <w:r>
        <w:rPr>
          <w:lang w:val="en-US"/>
        </w:rPr>
        <w:t>REZ</w:t>
      </w:r>
      <w:r>
        <w:rPr>
          <w:sz w:val="24"/>
        </w:rPr>
        <w:t xml:space="preserve">               Я смеялся без всякого желания. </w:t>
      </w:r>
    </w:p>
    <w:p>
      <w:pPr>
        <w:pStyle w:val="Normal1"/>
        <w:spacing w:lineRule="auto" w:line="240"/>
        <w:ind w:firstLine="709" w:end="0"/>
        <w:rPr/>
      </w:pPr>
      <w:r>
        <w:rPr>
          <w:sz w:val="24"/>
          <w:lang w:val="en-US"/>
        </w:rPr>
        <w:t>G</w:t>
      </w:r>
      <w:r>
        <w:rPr>
          <w:lang w:val="en-US"/>
        </w:rPr>
        <w:t>ALD</w:t>
      </w:r>
      <w:r>
        <w:rPr/>
        <w:t>Ó</w:t>
      </w:r>
      <w:r>
        <w:rPr>
          <w:lang w:val="en-US"/>
        </w:rPr>
        <w:t>S</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Когда же названные местоимения стоят </w:t>
      </w:r>
      <w:r>
        <w:rPr>
          <w:spacing w:val="20"/>
          <w:sz w:val="24"/>
        </w:rPr>
        <w:t>после</w:t>
      </w:r>
      <w:r>
        <w:rPr>
          <w:sz w:val="24"/>
        </w:rPr>
        <w:t xml:space="preserve"> глагола, то отрицание перед глаголом сохраняется:</w:t>
      </w:r>
    </w:p>
    <w:p>
      <w:pPr>
        <w:pStyle w:val="Normal1"/>
        <w:spacing w:lineRule="auto" w:line="240"/>
        <w:ind w:firstLine="284" w:end="0"/>
        <w:rPr/>
      </w:pPr>
      <w:r>
        <w:rPr>
          <w:i/>
          <w:iCs/>
          <w:sz w:val="24"/>
          <w:lang w:val="en-US"/>
        </w:rPr>
        <w:t>No</w:t>
      </w:r>
      <w:r>
        <w:rPr>
          <w:sz w:val="24"/>
        </w:rPr>
        <w:t xml:space="preserve"> </w:t>
      </w:r>
      <w:r>
        <w:rPr>
          <w:sz w:val="24"/>
          <w:lang w:val="en-US"/>
        </w:rPr>
        <w:t>l</w:t>
      </w:r>
      <w:r>
        <w:rPr>
          <w:sz w:val="24"/>
        </w:rPr>
        <w:t xml:space="preserve">е </w:t>
      </w:r>
      <w:r>
        <w:rPr>
          <w:sz w:val="24"/>
          <w:lang w:val="en-US"/>
        </w:rPr>
        <w:t>pregunto</w:t>
      </w:r>
      <w:r>
        <w:rPr>
          <w:sz w:val="24"/>
        </w:rPr>
        <w:t xml:space="preserve"> </w:t>
      </w:r>
      <w:r>
        <w:rPr>
          <w:i/>
          <w:iCs/>
          <w:sz w:val="24"/>
          <w:lang w:val="en-US"/>
        </w:rPr>
        <w:t>nada</w:t>
      </w:r>
      <w:r>
        <w:rPr>
          <w:sz w:val="24"/>
        </w:rPr>
        <w:t xml:space="preserve"> </w:t>
      </w:r>
      <w:r>
        <w:rPr>
          <w:i/>
          <w:iCs/>
          <w:sz w:val="24"/>
          <w:lang w:val="en-US"/>
        </w:rPr>
        <w:t>ni</w:t>
      </w:r>
      <w:r>
        <w:rPr>
          <w:sz w:val="24"/>
        </w:rPr>
        <w:t xml:space="preserve"> </w:t>
      </w:r>
      <w:r>
        <w:rPr>
          <w:sz w:val="24"/>
          <w:lang w:val="en-US"/>
        </w:rPr>
        <w:t>ella</w:t>
      </w:r>
      <w:r>
        <w:rPr>
          <w:sz w:val="24"/>
        </w:rPr>
        <w:t xml:space="preserve"> </w:t>
      </w:r>
      <w:r>
        <w:rPr>
          <w:sz w:val="24"/>
          <w:lang w:val="en-US"/>
        </w:rPr>
        <w:t>me</w:t>
      </w:r>
      <w:r>
        <w:rPr>
          <w:sz w:val="24"/>
        </w:rPr>
        <w:t xml:space="preserve"> </w:t>
      </w:r>
      <w:r>
        <w:rPr>
          <w:sz w:val="24"/>
          <w:lang w:val="en-US"/>
        </w:rPr>
        <w:t>pregunta</w:t>
      </w:r>
      <w:r>
        <w:rPr>
          <w:sz w:val="24"/>
        </w:rPr>
        <w:t xml:space="preserve">           Я ничего не спрашиваю у нее, и</w:t>
      </w:r>
    </w:p>
    <w:p>
      <w:pPr>
        <w:pStyle w:val="Normal1"/>
        <w:spacing w:lineRule="auto" w:line="240"/>
        <w:ind w:firstLine="709" w:end="0"/>
        <w:rPr/>
      </w:pPr>
      <w:r>
        <w:rPr>
          <w:i/>
          <w:iCs/>
          <w:sz w:val="24"/>
          <w:lang w:val="en-US"/>
        </w:rPr>
        <w:t>nada</w:t>
      </w:r>
      <w:r>
        <w:rPr>
          <w:sz w:val="24"/>
        </w:rPr>
        <w:t>. (</w:t>
      </w:r>
      <w:r>
        <w:rPr>
          <w:sz w:val="24"/>
          <w:lang w:val="en-US"/>
        </w:rPr>
        <w:t>D</w:t>
      </w:r>
      <w:r>
        <w:rPr>
          <w:sz w:val="24"/>
        </w:rPr>
        <w:t xml:space="preserve">. </w:t>
      </w:r>
      <w:r>
        <w:rPr>
          <w:sz w:val="24"/>
          <w:lang w:val="en-US"/>
        </w:rPr>
        <w:t>M</w:t>
      </w:r>
      <w:r>
        <w:rPr>
          <w:lang w:val="en-US"/>
        </w:rPr>
        <w:t>U</w:t>
      </w:r>
      <w:r>
        <w:rPr/>
        <w:t>Ñ</w:t>
      </w:r>
      <w:r>
        <w:rPr>
          <w:lang w:val="en-US"/>
        </w:rPr>
        <w:t>OZ</w:t>
      </w:r>
      <w:r>
        <w:rPr>
          <w:sz w:val="24"/>
        </w:rPr>
        <w:t>)                                                 она не спрашивает у меня ничего.</w:t>
      </w:r>
    </w:p>
    <w:p>
      <w:pPr>
        <w:pStyle w:val="Normal1"/>
        <w:spacing w:lineRule="auto" w:line="240"/>
        <w:ind w:firstLine="284" w:end="0"/>
        <w:rPr/>
      </w:pPr>
      <w:r>
        <w:rPr>
          <w:sz w:val="24"/>
          <w:lang w:val="en-US"/>
        </w:rPr>
        <w:t>Lo</w:t>
      </w:r>
      <w:r>
        <w:rPr>
          <w:sz w:val="24"/>
        </w:rPr>
        <w:t xml:space="preserve"> </w:t>
      </w:r>
      <w:r>
        <w:rPr>
          <w:sz w:val="24"/>
          <w:lang w:val="en-US"/>
        </w:rPr>
        <w:t>cual</w:t>
      </w:r>
      <w:r>
        <w:rPr>
          <w:sz w:val="24"/>
        </w:rPr>
        <w:t xml:space="preserve"> </w:t>
      </w:r>
      <w:r>
        <w:rPr>
          <w:i/>
          <w:iCs/>
          <w:sz w:val="24"/>
          <w:lang w:val="en-US"/>
        </w:rPr>
        <w:t>n</w:t>
      </w:r>
      <w:r>
        <w:rPr>
          <w:i/>
          <w:iCs/>
          <w:sz w:val="24"/>
        </w:rPr>
        <w:t>о</w:t>
      </w:r>
      <w:r>
        <w:rPr>
          <w:sz w:val="24"/>
        </w:rPr>
        <w:t xml:space="preserve"> </w:t>
      </w:r>
      <w:r>
        <w:rPr>
          <w:sz w:val="24"/>
          <w:lang w:val="en-US"/>
        </w:rPr>
        <w:t>tiene</w:t>
      </w:r>
      <w:r>
        <w:rPr>
          <w:sz w:val="24"/>
        </w:rPr>
        <w:t xml:space="preserve"> </w:t>
      </w:r>
      <w:r>
        <w:rPr>
          <w:i/>
          <w:iCs/>
          <w:sz w:val="24"/>
          <w:lang w:val="en-US"/>
        </w:rPr>
        <w:t>ninguna</w:t>
      </w:r>
      <w:r>
        <w:rPr>
          <w:sz w:val="24"/>
        </w:rPr>
        <w:t xml:space="preserve"> </w:t>
      </w:r>
      <w:r>
        <w:rPr>
          <w:sz w:val="24"/>
          <w:lang w:val="en-US"/>
        </w:rPr>
        <w:t>importancia</w:t>
      </w:r>
      <w:r>
        <w:rPr>
          <w:sz w:val="24"/>
        </w:rPr>
        <w:t xml:space="preserve">               Это не имеет никакого значения.</w:t>
      </w:r>
    </w:p>
    <w:p>
      <w:pPr>
        <w:pStyle w:val="Normal1"/>
        <w:spacing w:lineRule="auto" w:line="240"/>
        <w:ind w:firstLine="709" w:end="0"/>
        <w:rPr/>
      </w:pPr>
      <w:r>
        <w:rPr>
          <w:sz w:val="24"/>
        </w:rPr>
        <w:t xml:space="preserve"> </w:t>
      </w:r>
      <w:r>
        <w:rPr>
          <w:sz w:val="24"/>
          <w:lang w:val="en-US"/>
        </w:rPr>
        <w:t>(S. N</w:t>
      </w:r>
      <w:r>
        <w:rPr>
          <w:lang w:val="en-US"/>
        </w:rPr>
        <w:t>OVO</w:t>
      </w:r>
      <w:r>
        <w:rPr>
          <w:sz w:val="24"/>
          <w:lang w:val="en-US"/>
        </w:rPr>
        <w:t>)</w:t>
      </w:r>
    </w:p>
    <w:p>
      <w:pPr>
        <w:pStyle w:val="Normal1"/>
        <w:spacing w:lineRule="auto" w:line="240"/>
        <w:ind w:firstLine="284" w:end="0"/>
        <w:rPr/>
      </w:pPr>
      <w:r>
        <w:rPr>
          <w:sz w:val="24"/>
          <w:lang w:val="en-US"/>
        </w:rPr>
        <w:t xml:space="preserve">¿ No  has visto a </w:t>
      </w:r>
      <w:r>
        <w:rPr>
          <w:i/>
          <w:iCs/>
          <w:sz w:val="24"/>
          <w:lang w:val="en-US"/>
        </w:rPr>
        <w:t>nadie</w:t>
      </w:r>
      <w:r>
        <w:rPr>
          <w:sz w:val="24"/>
          <w:lang w:val="en-US"/>
        </w:rPr>
        <w:t xml:space="preserve"> </w:t>
      </w:r>
      <w:r>
        <w:rPr>
          <w:sz w:val="24"/>
        </w:rPr>
        <w:t>ро</w:t>
      </w:r>
      <w:r>
        <w:rPr>
          <w:sz w:val="24"/>
          <w:lang w:val="en-US"/>
        </w:rPr>
        <w:t xml:space="preserve">r aquí?                      </w:t>
      </w:r>
      <w:r>
        <w:rPr>
          <w:sz w:val="24"/>
        </w:rPr>
        <w:t>Ты здесь никого не видел?</w:t>
      </w:r>
    </w:p>
    <w:p>
      <w:pPr>
        <w:pStyle w:val="Normal1"/>
        <w:spacing w:lineRule="auto" w:line="240"/>
        <w:ind w:firstLine="709" w:end="0"/>
        <w:rPr/>
      </w:pPr>
      <w:r>
        <w:rPr>
          <w:sz w:val="24"/>
        </w:rPr>
        <w:t>(</w:t>
      </w:r>
      <w:r>
        <w:rPr>
          <w:sz w:val="24"/>
          <w:lang w:val="en-US"/>
        </w:rPr>
        <w:t>J</w:t>
      </w:r>
      <w:r>
        <w:rPr>
          <w:sz w:val="24"/>
        </w:rPr>
        <w:t>.Р</w:t>
      </w:r>
      <w:r>
        <w:rPr>
          <w:lang w:val="en-US"/>
        </w:rPr>
        <w:t>UIG</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2. Местоимения </w:t>
      </w:r>
      <w:r>
        <w:rPr>
          <w:b/>
          <w:sz w:val="24"/>
        </w:rPr>
        <w:t>nadie</w:t>
      </w:r>
      <w:r>
        <w:rPr>
          <w:sz w:val="24"/>
        </w:rPr>
        <w:t xml:space="preserve"> и </w:t>
      </w:r>
      <w:r>
        <w:rPr>
          <w:b/>
          <w:sz w:val="24"/>
        </w:rPr>
        <w:t>nada</w:t>
      </w:r>
      <w:r>
        <w:rPr>
          <w:sz w:val="24"/>
        </w:rPr>
        <w:t xml:space="preserve"> не изменяются ни по родам, ни по числам.</w:t>
      </w:r>
    </w:p>
    <w:p>
      <w:pPr>
        <w:pStyle w:val="Normal1"/>
        <w:spacing w:lineRule="auto" w:line="240"/>
        <w:ind w:firstLine="284" w:end="0"/>
        <w:rPr/>
      </w:pPr>
      <w:r>
        <w:rPr>
          <w:sz w:val="24"/>
        </w:rPr>
        <w:t xml:space="preserve">3.  Местоимение </w:t>
      </w:r>
      <w:r>
        <w:rPr>
          <w:b/>
          <w:sz w:val="24"/>
          <w:lang w:val="en-US"/>
        </w:rPr>
        <w:t>ninguno</w:t>
      </w:r>
      <w:r>
        <w:rPr>
          <w:sz w:val="24"/>
        </w:rPr>
        <w:t xml:space="preserve"> имеет формы рода и числа:</w:t>
      </w:r>
    </w:p>
    <w:p>
      <w:pPr>
        <w:pStyle w:val="Normal1"/>
        <w:spacing w:lineRule="auto" w:line="240"/>
        <w:ind w:firstLine="284" w:end="0"/>
        <w:rPr/>
      </w:pPr>
      <w:r>
        <w:rPr>
          <w:sz w:val="24"/>
          <w:lang w:val="en-US"/>
        </w:rPr>
        <w:t>Hasta</w:t>
      </w:r>
      <w:r>
        <w:rPr>
          <w:sz w:val="24"/>
        </w:rPr>
        <w:t xml:space="preserve"> </w:t>
      </w:r>
      <w:r>
        <w:rPr>
          <w:sz w:val="24"/>
          <w:lang w:val="en-US"/>
        </w:rPr>
        <w:t>ahora</w:t>
      </w:r>
      <w:r>
        <w:rPr>
          <w:sz w:val="24"/>
        </w:rPr>
        <w:t xml:space="preserve"> </w:t>
      </w:r>
      <w:r>
        <w:rPr>
          <w:i/>
          <w:iCs/>
          <w:sz w:val="24"/>
          <w:lang w:val="en-US"/>
        </w:rPr>
        <w:t>ninguna</w:t>
      </w:r>
      <w:r>
        <w:rPr>
          <w:i/>
          <w:iCs/>
          <w:sz w:val="24"/>
        </w:rPr>
        <w:t xml:space="preserve"> </w:t>
      </w:r>
      <w:r>
        <w:rPr>
          <w:i/>
          <w:iCs/>
          <w:sz w:val="24"/>
          <w:lang w:val="en-US"/>
        </w:rPr>
        <w:t>desgracia</w:t>
      </w:r>
      <w:r>
        <w:rPr>
          <w:sz w:val="24"/>
        </w:rPr>
        <w:t xml:space="preserve"> </w:t>
      </w:r>
      <w:r>
        <w:rPr>
          <w:sz w:val="24"/>
          <w:lang w:val="en-US"/>
        </w:rPr>
        <w:t>nos</w:t>
      </w:r>
      <w:r>
        <w:rPr>
          <w:sz w:val="24"/>
        </w:rPr>
        <w:t xml:space="preserve">                      До сих пор никакого несчастья </w:t>
      </w:r>
    </w:p>
    <w:p>
      <w:pPr>
        <w:pStyle w:val="Normal1"/>
        <w:spacing w:lineRule="auto" w:line="240"/>
        <w:ind w:firstLine="709" w:end="0"/>
        <w:rPr/>
      </w:pPr>
      <w:r>
        <w:rPr>
          <w:sz w:val="24"/>
          <w:lang w:val="en-US"/>
        </w:rPr>
        <w:t>h</w:t>
      </w:r>
      <w:r>
        <w:rPr>
          <w:sz w:val="24"/>
        </w:rPr>
        <w:t xml:space="preserve">а </w:t>
      </w:r>
      <w:r>
        <w:rPr>
          <w:sz w:val="24"/>
          <w:lang w:val="en-US"/>
        </w:rPr>
        <w:t>ocurrido</w:t>
      </w:r>
      <w:r>
        <w:rPr>
          <w:sz w:val="24"/>
        </w:rPr>
        <w:t>. (</w:t>
      </w:r>
      <w:r>
        <w:rPr>
          <w:sz w:val="24"/>
          <w:lang w:val="en-US"/>
        </w:rPr>
        <w:t>P</w:t>
      </w:r>
      <w:r>
        <w:rPr/>
        <w:t>É</w:t>
      </w:r>
      <w:r>
        <w:rPr>
          <w:lang w:val="en-US"/>
        </w:rPr>
        <w:t>REZ</w:t>
      </w:r>
      <w:r>
        <w:rPr>
          <w:sz w:val="24"/>
        </w:rPr>
        <w:t xml:space="preserve"> </w:t>
      </w:r>
      <w:r>
        <w:rPr>
          <w:sz w:val="24"/>
          <w:lang w:val="en-US"/>
        </w:rPr>
        <w:t>G</w:t>
      </w:r>
      <w:r>
        <w:rPr>
          <w:lang w:val="en-US"/>
        </w:rPr>
        <w:t>ALD</w:t>
      </w:r>
      <w:r>
        <w:rPr/>
        <w:t>Ó</w:t>
      </w:r>
      <w:r>
        <w:rPr>
          <w:lang w:val="en-US"/>
        </w:rPr>
        <w:t>S</w:t>
      </w:r>
      <w:r>
        <w:rPr>
          <w:sz w:val="24"/>
        </w:rPr>
        <w:t xml:space="preserve">)                              у нас не случалось. </w:t>
      </w:r>
    </w:p>
    <w:p>
      <w:pPr>
        <w:pStyle w:val="Normal1"/>
        <w:spacing w:lineRule="auto" w:line="240"/>
        <w:ind w:firstLine="284" w:end="0"/>
        <w:rPr/>
      </w:pPr>
      <w:r>
        <w:rPr>
          <w:sz w:val="24"/>
          <w:lang w:val="en-US"/>
        </w:rPr>
        <w:t xml:space="preserve">No tenía </w:t>
      </w:r>
      <w:r>
        <w:rPr>
          <w:i/>
          <w:iCs/>
          <w:sz w:val="24"/>
          <w:lang w:val="en-US"/>
        </w:rPr>
        <w:t>ningunas</w:t>
      </w:r>
      <w:r>
        <w:rPr>
          <w:sz w:val="24"/>
          <w:lang w:val="en-US"/>
        </w:rPr>
        <w:t xml:space="preserve"> </w:t>
      </w:r>
      <w:r>
        <w:rPr>
          <w:i/>
          <w:iCs/>
          <w:sz w:val="24"/>
          <w:lang w:val="en-US"/>
        </w:rPr>
        <w:t>ganas</w:t>
      </w:r>
      <w:r>
        <w:rPr>
          <w:sz w:val="24"/>
          <w:lang w:val="en-US"/>
        </w:rPr>
        <w:t xml:space="preserve"> de entrar.                       </w:t>
      </w:r>
      <w:r>
        <w:rPr>
          <w:sz w:val="24"/>
        </w:rPr>
        <w:t>У него не было никакого желания входить.</w:t>
      </w:r>
    </w:p>
    <w:p>
      <w:pPr>
        <w:pStyle w:val="Normal1"/>
        <w:spacing w:lineRule="auto" w:line="240"/>
        <w:ind w:firstLine="709" w:end="0"/>
        <w:rPr/>
      </w:pPr>
      <w:r>
        <w:rPr>
          <w:sz w:val="24"/>
        </w:rPr>
        <w:t>(</w:t>
      </w:r>
      <w:r>
        <w:rPr>
          <w:sz w:val="24"/>
          <w:lang w:val="en-US"/>
        </w:rPr>
        <w:t>N</w:t>
      </w:r>
      <w:r>
        <w:rPr>
          <w:sz w:val="24"/>
        </w:rPr>
        <w:t xml:space="preserve">. </w:t>
      </w:r>
      <w:r>
        <w:rPr>
          <w:sz w:val="24"/>
          <w:lang w:val="en-US"/>
        </w:rPr>
        <w:t>C</w:t>
      </w:r>
      <w:r>
        <w:rPr>
          <w:lang w:val="en-US"/>
        </w:rPr>
        <w:t>LARAS</w:t>
      </w:r>
      <w:r>
        <w:rPr/>
        <w:t>Ó</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4. </w:t>
      </w:r>
      <w:r>
        <w:rPr>
          <w:b/>
          <w:sz w:val="24"/>
          <w:lang w:val="en-US"/>
        </w:rPr>
        <w:t>Ninguno</w:t>
      </w:r>
      <w:r>
        <w:rPr>
          <w:sz w:val="24"/>
        </w:rPr>
        <w:t xml:space="preserve">, употребляясь в значении местоимения-прилагательного имеет одну особенность: оно принимает усеченную форму </w:t>
      </w:r>
      <w:r>
        <w:rPr>
          <w:b/>
          <w:sz w:val="24"/>
          <w:lang w:val="en-US"/>
        </w:rPr>
        <w:t>ning</w:t>
      </w:r>
      <w:r>
        <w:rPr>
          <w:b/>
          <w:sz w:val="24"/>
        </w:rPr>
        <w:t>ú</w:t>
      </w:r>
      <w:r>
        <w:rPr>
          <w:b/>
          <w:sz w:val="24"/>
          <w:lang w:val="en-US"/>
        </w:rPr>
        <w:t>n</w:t>
      </w:r>
      <w:r>
        <w:rPr>
          <w:sz w:val="24"/>
        </w:rPr>
        <w:t xml:space="preserve"> перед  существительными мужского рода единственного числа: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Yo n</w:t>
      </w:r>
      <w:r>
        <w:rPr>
          <w:sz w:val="24"/>
        </w:rPr>
        <w:t>о</w:t>
      </w:r>
      <w:r>
        <w:rPr>
          <w:sz w:val="24"/>
          <w:lang w:val="en-US"/>
        </w:rPr>
        <w:t xml:space="preserve"> soy </w:t>
      </w:r>
      <w:r>
        <w:rPr>
          <w:i/>
          <w:iCs/>
          <w:sz w:val="24"/>
          <w:lang w:val="en-US"/>
        </w:rPr>
        <w:t>ningún</w:t>
      </w:r>
      <w:r>
        <w:rPr>
          <w:sz w:val="24"/>
          <w:lang w:val="en-US"/>
        </w:rPr>
        <w:t xml:space="preserve"> héroe. </w:t>
      </w:r>
      <w:r>
        <w:rPr>
          <w:sz w:val="24"/>
        </w:rPr>
        <w:t>(</w:t>
      </w:r>
      <w:r>
        <w:rPr>
          <w:sz w:val="24"/>
          <w:lang w:val="en-US"/>
        </w:rPr>
        <w:t>J</w:t>
      </w:r>
      <w:r>
        <w:rPr>
          <w:sz w:val="24"/>
        </w:rPr>
        <w:t xml:space="preserve">. </w:t>
      </w:r>
      <w:r>
        <w:rPr>
          <w:sz w:val="24"/>
          <w:lang w:val="en-US"/>
        </w:rPr>
        <w:t>S</w:t>
      </w:r>
      <w:r>
        <w:rPr>
          <w:lang w:val="en-US"/>
        </w:rPr>
        <w:t>ARUSKY</w:t>
      </w:r>
      <w:r>
        <w:rPr>
          <w:sz w:val="24"/>
        </w:rPr>
        <w:t>)                  Никакой я не герой.</w:t>
      </w:r>
    </w:p>
    <w:p>
      <w:pPr>
        <w:pStyle w:val="Normal1"/>
        <w:spacing w:lineRule="auto" w:line="240"/>
        <w:ind w:firstLine="284" w:end="0"/>
        <w:rPr/>
      </w:pPr>
      <w:r>
        <w:rPr>
          <w:sz w:val="24"/>
          <w:lang w:val="en-US"/>
        </w:rPr>
        <w:t>De</w:t>
      </w:r>
      <w:r>
        <w:rPr>
          <w:sz w:val="24"/>
        </w:rPr>
        <w:t xml:space="preserve"> </w:t>
      </w:r>
      <w:r>
        <w:rPr>
          <w:i/>
          <w:iCs/>
          <w:sz w:val="24"/>
          <w:lang w:val="en-US"/>
        </w:rPr>
        <w:t>ning</w:t>
      </w:r>
      <w:r>
        <w:rPr>
          <w:i/>
          <w:iCs/>
          <w:sz w:val="24"/>
        </w:rPr>
        <w:t>ú</w:t>
      </w:r>
      <w:r>
        <w:rPr>
          <w:i/>
          <w:iCs/>
          <w:sz w:val="24"/>
          <w:lang w:val="en-US"/>
        </w:rPr>
        <w:t>n</w:t>
      </w:r>
      <w:r>
        <w:rPr>
          <w:sz w:val="24"/>
        </w:rPr>
        <w:t xml:space="preserve"> </w:t>
      </w:r>
      <w:r>
        <w:rPr>
          <w:sz w:val="24"/>
          <w:lang w:val="en-US"/>
        </w:rPr>
        <w:t>modo</w:t>
      </w:r>
      <w:r>
        <w:rPr>
          <w:sz w:val="24"/>
        </w:rPr>
        <w:t xml:space="preserve"> </w:t>
      </w:r>
      <w:r>
        <w:rPr>
          <w:sz w:val="24"/>
          <w:lang w:val="en-US"/>
        </w:rPr>
        <w:t>pod</w:t>
      </w:r>
      <w:r>
        <w:rPr>
          <w:sz w:val="24"/>
        </w:rPr>
        <w:t>í</w:t>
      </w:r>
      <w:r>
        <w:rPr>
          <w:sz w:val="24"/>
          <w:lang w:val="en-US"/>
        </w:rPr>
        <w:t>amos</w:t>
      </w:r>
      <w:r>
        <w:rPr>
          <w:sz w:val="24"/>
        </w:rPr>
        <w:t xml:space="preserve"> </w:t>
      </w:r>
      <w:r>
        <w:rPr>
          <w:sz w:val="24"/>
          <w:lang w:val="en-US"/>
        </w:rPr>
        <w:t>calmarle</w:t>
      </w:r>
      <w:r>
        <w:rPr>
          <w:sz w:val="24"/>
        </w:rPr>
        <w:t xml:space="preserve">                      Мы никак не могли его успокоить.</w:t>
      </w:r>
    </w:p>
    <w:p>
      <w:pPr>
        <w:pStyle w:val="Normal1"/>
        <w:spacing w:lineRule="auto" w:line="240"/>
        <w:ind w:firstLine="284" w:end="0"/>
        <w:rPr/>
      </w:pPr>
      <w:r>
        <w:rPr>
          <w:sz w:val="24"/>
        </w:rPr>
        <w:t xml:space="preserve"> </w:t>
      </w:r>
      <w:r>
        <w:rPr>
          <w:sz w:val="24"/>
        </w:rPr>
        <w:t>(</w:t>
      </w:r>
      <w:r>
        <w:rPr>
          <w:sz w:val="24"/>
          <w:lang w:val="en-US"/>
        </w:rPr>
        <w:t>P</w:t>
      </w:r>
      <w:r>
        <w:rPr/>
        <w:t>É</w:t>
      </w:r>
      <w:r>
        <w:rPr>
          <w:lang w:val="en-US"/>
        </w:rPr>
        <w:t>REZ</w:t>
      </w:r>
      <w:r>
        <w:rPr>
          <w:sz w:val="24"/>
        </w:rPr>
        <w:t xml:space="preserve"> </w:t>
      </w:r>
      <w:r>
        <w:rPr>
          <w:sz w:val="24"/>
          <w:lang w:val="en-US"/>
        </w:rPr>
        <w:t>G</w:t>
      </w:r>
      <w:r>
        <w:rPr>
          <w:lang w:val="en-US"/>
        </w:rPr>
        <w:t>ALD</w:t>
      </w:r>
      <w:r>
        <w:rPr/>
        <w:t>Ó</w:t>
      </w:r>
      <w:r>
        <w:rPr>
          <w:lang w:val="en-US"/>
        </w:rPr>
        <w:t>S</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5. Местоимение </w:t>
      </w:r>
      <w:r>
        <w:rPr>
          <w:b/>
          <w:sz w:val="24"/>
        </w:rPr>
        <w:t>nadie</w:t>
      </w:r>
      <w:r>
        <w:rPr>
          <w:sz w:val="24"/>
        </w:rPr>
        <w:t xml:space="preserve"> употребляется только вместо существительных, обозначающих лица; местоимение </w:t>
      </w:r>
      <w:r>
        <w:rPr>
          <w:b/>
          <w:sz w:val="24"/>
        </w:rPr>
        <w:t>nada</w:t>
      </w:r>
      <w:r>
        <w:rPr>
          <w:sz w:val="24"/>
        </w:rPr>
        <w:t xml:space="preserve"> — только вместо существительных, называющих предметы и отвлеченные понятия; местоимение </w:t>
      </w:r>
      <w:r>
        <w:rPr>
          <w:b/>
          <w:sz w:val="24"/>
          <w:lang w:val="en-US"/>
        </w:rPr>
        <w:t>ninguno</w:t>
      </w:r>
      <w:r>
        <w:rPr>
          <w:b/>
          <w:sz w:val="24"/>
        </w:rPr>
        <w:t xml:space="preserve"> </w:t>
      </w:r>
      <w:r>
        <w:rPr>
          <w:sz w:val="24"/>
        </w:rPr>
        <w:t>определяет и заменяет любые существительные: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No quiero encontrarme con </w:t>
      </w:r>
      <w:r>
        <w:rPr>
          <w:i/>
          <w:iCs/>
          <w:sz w:val="24"/>
          <w:lang w:val="en-US"/>
        </w:rPr>
        <w:t>nadie</w:t>
      </w:r>
      <w:r>
        <w:rPr>
          <w:sz w:val="24"/>
          <w:lang w:val="en-US"/>
        </w:rPr>
        <w:t xml:space="preserve">.                          </w:t>
      </w:r>
      <w:r>
        <w:rPr>
          <w:sz w:val="24"/>
        </w:rPr>
        <w:t xml:space="preserve">Я не хочу ни с кем встречаться. </w:t>
      </w:r>
    </w:p>
    <w:p>
      <w:pPr>
        <w:pStyle w:val="Normal1"/>
        <w:spacing w:lineRule="auto" w:line="240"/>
        <w:ind w:firstLine="284" w:end="0"/>
        <w:rPr/>
      </w:pPr>
      <w:r>
        <w:rPr>
          <w:sz w:val="24"/>
          <w:lang w:val="en-US"/>
        </w:rPr>
        <w:t xml:space="preserve">No oigo </w:t>
      </w:r>
      <w:r>
        <w:rPr>
          <w:i/>
          <w:iCs/>
          <w:sz w:val="24"/>
          <w:lang w:val="en-US"/>
        </w:rPr>
        <w:t>nada</w:t>
      </w:r>
      <w:r>
        <w:rPr>
          <w:sz w:val="24"/>
          <w:lang w:val="en-US"/>
        </w:rPr>
        <w:t xml:space="preserve">.                                                          </w:t>
      </w:r>
      <w:r>
        <w:rPr>
          <w:sz w:val="24"/>
        </w:rPr>
        <w:t xml:space="preserve">Я ничего не слышу. </w:t>
      </w:r>
    </w:p>
    <w:p>
      <w:pPr>
        <w:pStyle w:val="Normal1"/>
        <w:spacing w:lineRule="auto" w:line="240"/>
        <w:ind w:firstLine="284" w:end="0"/>
        <w:rPr/>
      </w:pPr>
      <w:r>
        <w:rPr>
          <w:i/>
          <w:iCs/>
          <w:sz w:val="24"/>
          <w:lang w:val="en-US"/>
        </w:rPr>
        <w:t>Ningún</w:t>
      </w:r>
      <w:r>
        <w:rPr>
          <w:sz w:val="24"/>
          <w:lang w:val="en-US"/>
        </w:rPr>
        <w:t xml:space="preserve"> ruido te molesta.                                         </w:t>
      </w:r>
      <w:r>
        <w:rPr>
          <w:sz w:val="24"/>
        </w:rPr>
        <w:t xml:space="preserve">Никакой шум тебя не беспокоит. </w:t>
      </w:r>
    </w:p>
    <w:p>
      <w:pPr>
        <w:pStyle w:val="Normal1"/>
        <w:spacing w:lineRule="auto" w:line="240"/>
        <w:ind w:firstLine="284" w:end="0"/>
        <w:rPr/>
      </w:pPr>
      <w:r>
        <w:rPr>
          <w:sz w:val="24"/>
          <w:lang w:val="en-US"/>
        </w:rPr>
        <w:t>En</w:t>
      </w:r>
      <w:r>
        <w:rPr>
          <w:sz w:val="24"/>
        </w:rPr>
        <w:t xml:space="preserve"> </w:t>
      </w:r>
      <w:r>
        <w:rPr>
          <w:sz w:val="24"/>
          <w:lang w:val="en-US"/>
        </w:rPr>
        <w:t>la</w:t>
      </w:r>
      <w:r>
        <w:rPr>
          <w:sz w:val="24"/>
        </w:rPr>
        <w:t xml:space="preserve"> </w:t>
      </w:r>
      <w:r>
        <w:rPr>
          <w:sz w:val="24"/>
          <w:lang w:val="en-US"/>
        </w:rPr>
        <w:t>plaza</w:t>
      </w:r>
      <w:r>
        <w:rPr>
          <w:sz w:val="24"/>
        </w:rPr>
        <w:t xml:space="preserve"> </w:t>
      </w:r>
      <w:r>
        <w:rPr>
          <w:sz w:val="24"/>
          <w:lang w:val="en-US"/>
        </w:rPr>
        <w:t>hay</w:t>
      </w:r>
      <w:r>
        <w:rPr>
          <w:sz w:val="24"/>
        </w:rPr>
        <w:t xml:space="preserve"> </w:t>
      </w:r>
      <w:r>
        <w:rPr>
          <w:sz w:val="24"/>
          <w:lang w:val="en-US"/>
        </w:rPr>
        <w:t>muchas</w:t>
      </w:r>
      <w:r>
        <w:rPr>
          <w:sz w:val="24"/>
        </w:rPr>
        <w:t xml:space="preserve"> </w:t>
      </w:r>
      <w:r>
        <w:rPr>
          <w:sz w:val="24"/>
          <w:lang w:val="en-US"/>
        </w:rPr>
        <w:t>tiendas</w:t>
      </w:r>
      <w:r>
        <w:rPr>
          <w:sz w:val="24"/>
        </w:rPr>
        <w:t>,                              На площади много лавок, но во</w:t>
      </w:r>
    </w:p>
    <w:p>
      <w:pPr>
        <w:pStyle w:val="Normal1"/>
        <w:spacing w:lineRule="auto" w:line="240"/>
        <w:ind w:firstLine="709" w:end="0"/>
        <w:rPr/>
      </w:pPr>
      <w:r>
        <w:rPr>
          <w:sz w:val="24"/>
          <w:lang w:val="en-US"/>
        </w:rPr>
        <w:t>pero</w:t>
      </w:r>
      <w:r>
        <w:rPr>
          <w:sz w:val="24"/>
        </w:rPr>
        <w:t xml:space="preserve"> </w:t>
      </w:r>
      <w:r>
        <w:rPr>
          <w:sz w:val="24"/>
          <w:lang w:val="en-US"/>
        </w:rPr>
        <w:t>durante</w:t>
      </w:r>
      <w:r>
        <w:rPr>
          <w:sz w:val="24"/>
        </w:rPr>
        <w:t xml:space="preserve"> </w:t>
      </w:r>
      <w:r>
        <w:rPr>
          <w:sz w:val="24"/>
          <w:lang w:val="en-US"/>
        </w:rPr>
        <w:t>la</w:t>
      </w:r>
      <w:r>
        <w:rPr>
          <w:sz w:val="24"/>
        </w:rPr>
        <w:t xml:space="preserve"> </w:t>
      </w:r>
      <w:r>
        <w:rPr>
          <w:sz w:val="24"/>
          <w:lang w:val="en-US"/>
        </w:rPr>
        <w:t>siesta</w:t>
      </w:r>
      <w:r>
        <w:rPr>
          <w:sz w:val="24"/>
        </w:rPr>
        <w:t xml:space="preserve"> </w:t>
      </w:r>
      <w:r>
        <w:rPr>
          <w:i/>
          <w:iCs/>
          <w:sz w:val="24"/>
          <w:lang w:val="en-US"/>
        </w:rPr>
        <w:t>ninguna</w:t>
      </w:r>
      <w:r>
        <w:rPr>
          <w:sz w:val="24"/>
        </w:rPr>
        <w:t xml:space="preserve">                                 время сьесты ни одна (из них)</w:t>
      </w:r>
    </w:p>
    <w:p>
      <w:pPr>
        <w:pStyle w:val="Normal1"/>
        <w:spacing w:lineRule="auto" w:line="240"/>
        <w:ind w:firstLine="709" w:end="0"/>
        <w:rPr/>
      </w:pPr>
      <w:r>
        <w:rPr>
          <w:sz w:val="24"/>
          <w:lang w:val="en-US"/>
        </w:rPr>
        <w:t>est</w:t>
      </w:r>
      <w:r>
        <w:rPr>
          <w:sz w:val="24"/>
        </w:rPr>
        <w:t xml:space="preserve">á </w:t>
      </w:r>
      <w:r>
        <w:rPr>
          <w:sz w:val="24"/>
          <w:lang w:val="en-US"/>
        </w:rPr>
        <w:t>abierta</w:t>
      </w:r>
      <w:r>
        <w:rPr>
          <w:sz w:val="24"/>
        </w:rPr>
        <w:t>.                                                             не открыта.</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Примечания</w:t>
      </w:r>
      <w:r>
        <w:rPr>
          <w:sz w:val="22"/>
        </w:rPr>
        <w:t xml:space="preserve">. 1. </w:t>
      </w:r>
      <w:r>
        <w:rPr>
          <w:b/>
          <w:sz w:val="22"/>
          <w:lang w:val="en-US"/>
        </w:rPr>
        <w:t>Ninguno</w:t>
      </w:r>
      <w:r>
        <w:rPr>
          <w:sz w:val="22"/>
        </w:rPr>
        <w:t xml:space="preserve">, также как и </w:t>
      </w:r>
      <w:r>
        <w:rPr>
          <w:b/>
          <w:sz w:val="22"/>
          <w:lang w:val="en-US"/>
        </w:rPr>
        <w:t>alguno</w:t>
      </w:r>
      <w:r>
        <w:rPr>
          <w:sz w:val="22"/>
        </w:rPr>
        <w:t xml:space="preserve"> и </w:t>
      </w:r>
      <w:r>
        <w:rPr>
          <w:b/>
          <w:sz w:val="22"/>
          <w:lang w:val="en-US"/>
        </w:rPr>
        <w:t>uno</w:t>
      </w:r>
      <w:r>
        <w:rPr>
          <w:sz w:val="22"/>
        </w:rPr>
        <w:t xml:space="preserve"> (см. примечание к пункту II, § 39), употребляется с предлогом </w:t>
      </w:r>
      <w:r>
        <w:rPr>
          <w:b/>
          <w:sz w:val="22"/>
          <w:lang w:val="en-US"/>
        </w:rPr>
        <w:t>de</w:t>
      </w:r>
      <w:r>
        <w:rPr>
          <w:sz w:val="22"/>
        </w:rPr>
        <w:t xml:space="preserve">: </w:t>
      </w:r>
      <w:r>
        <w:rPr>
          <w:b/>
          <w:sz w:val="22"/>
          <w:lang w:val="en-US"/>
        </w:rPr>
        <w:t>ninguno</w:t>
      </w:r>
      <w:r>
        <w:rPr>
          <w:b/>
          <w:sz w:val="22"/>
        </w:rPr>
        <w:t xml:space="preserve"> </w:t>
      </w:r>
      <w:r>
        <w:rPr>
          <w:b/>
          <w:sz w:val="22"/>
          <w:lang w:val="en-US"/>
        </w:rPr>
        <w:t>de</w:t>
      </w:r>
      <w:r>
        <w:rPr>
          <w:b/>
          <w:sz w:val="22"/>
        </w:rPr>
        <w:t xml:space="preserve"> </w:t>
      </w:r>
      <w:r>
        <w:rPr>
          <w:sz w:val="22"/>
        </w:rPr>
        <w:t xml:space="preserve">— никто (ничто) из... . </w:t>
      </w:r>
      <w:r>
        <w:rPr>
          <w:b/>
          <w:sz w:val="22"/>
        </w:rPr>
        <w:t>Nadie</w:t>
      </w:r>
      <w:r>
        <w:rPr>
          <w:sz w:val="22"/>
        </w:rPr>
        <w:t xml:space="preserve"> подобного употребления не допускает.</w:t>
      </w:r>
    </w:p>
    <w:p>
      <w:pPr>
        <w:pStyle w:val="Normal1"/>
        <w:spacing w:lineRule="auto" w:line="240"/>
        <w:ind w:firstLine="284" w:end="0"/>
        <w:rPr/>
      </w:pPr>
      <w:r>
        <w:rPr>
          <w:sz w:val="22"/>
        </w:rPr>
        <w:t xml:space="preserve">В современном языке формы множественного числа </w:t>
      </w:r>
      <w:r>
        <w:rPr>
          <w:b/>
          <w:bCs/>
          <w:sz w:val="22"/>
          <w:lang w:val="en-US"/>
        </w:rPr>
        <w:t>ningunos</w:t>
      </w:r>
      <w:r>
        <w:rPr>
          <w:sz w:val="22"/>
        </w:rPr>
        <w:t xml:space="preserve"> и </w:t>
      </w:r>
      <w:r>
        <w:rPr>
          <w:b/>
          <w:bCs/>
          <w:sz w:val="22"/>
          <w:lang w:val="en-US"/>
        </w:rPr>
        <w:t>ningunas</w:t>
      </w:r>
      <w:r>
        <w:rPr>
          <w:sz w:val="22"/>
        </w:rPr>
        <w:t xml:space="preserve"> ис</w:t>
        <w:softHyphen/>
        <w:t>пользуются сравнительно редко.</w:t>
      </w:r>
    </w:p>
    <w:p>
      <w:pPr>
        <w:pStyle w:val="Normal1"/>
        <w:spacing w:lineRule="auto" w:line="240"/>
        <w:ind w:firstLine="284" w:end="0"/>
        <w:rPr/>
      </w:pPr>
      <w:r>
        <w:rPr>
          <w:sz w:val="22"/>
        </w:rPr>
        <w:t xml:space="preserve">Когда </w:t>
      </w:r>
      <w:r>
        <w:rPr>
          <w:b/>
          <w:sz w:val="22"/>
          <w:lang w:val="en-US"/>
        </w:rPr>
        <w:t>ninguno</w:t>
      </w:r>
      <w:r>
        <w:rPr>
          <w:b/>
          <w:sz w:val="22"/>
        </w:rPr>
        <w:t xml:space="preserve"> </w:t>
      </w:r>
      <w:r>
        <w:rPr>
          <w:sz w:val="22"/>
        </w:rPr>
        <w:t>занимает постпозицию по отношению к определяемому суще</w:t>
        <w:softHyphen/>
        <w:t>ствительному, то по своему значению оно уподобляется неопределенному место</w:t>
        <w:softHyphen/>
        <w:t xml:space="preserve">имению </w:t>
      </w:r>
      <w:r>
        <w:rPr>
          <w:b/>
          <w:sz w:val="22"/>
          <w:lang w:val="en-US"/>
        </w:rPr>
        <w:t>alguno</w:t>
      </w:r>
      <w:r>
        <w:rPr>
          <w:sz w:val="22"/>
        </w:rPr>
        <w:t>. В таких контекстах обе формы взаимозаменяемы:</w:t>
      </w:r>
    </w:p>
    <w:p>
      <w:pPr>
        <w:pStyle w:val="Normal1"/>
        <w:spacing w:lineRule="auto" w:line="240"/>
        <w:ind w:firstLine="284" w:end="0"/>
        <w:rPr/>
      </w:pPr>
      <w:r>
        <w:rPr>
          <w:sz w:val="22"/>
          <w:lang w:val="en-US"/>
        </w:rPr>
        <w:t xml:space="preserve">No tiene valor </w:t>
      </w:r>
      <w:r>
        <w:rPr>
          <w:i/>
          <w:iCs/>
          <w:sz w:val="22"/>
          <w:lang w:val="en-US"/>
        </w:rPr>
        <w:t>ninguno</w:t>
      </w:r>
      <w:r>
        <w:rPr>
          <w:sz w:val="22"/>
          <w:lang w:val="en-US"/>
        </w:rPr>
        <w:t xml:space="preserve"> lo que han hecho. </w:t>
      </w:r>
      <w:r>
        <w:rPr>
          <w:sz w:val="22"/>
        </w:rPr>
        <w:t xml:space="preserve">= </w:t>
      </w:r>
      <w:r>
        <w:rPr>
          <w:sz w:val="22"/>
          <w:lang w:val="en-US"/>
        </w:rPr>
        <w:t>No</w:t>
      </w:r>
      <w:r>
        <w:rPr>
          <w:sz w:val="22"/>
        </w:rPr>
        <w:t xml:space="preserve"> </w:t>
      </w:r>
      <w:r>
        <w:rPr>
          <w:sz w:val="22"/>
          <w:lang w:val="en-US"/>
        </w:rPr>
        <w:t>tiene</w:t>
      </w:r>
      <w:r>
        <w:rPr>
          <w:sz w:val="22"/>
        </w:rPr>
        <w:t xml:space="preserve"> </w:t>
      </w:r>
      <w:r>
        <w:rPr>
          <w:sz w:val="22"/>
          <w:lang w:val="en-US"/>
        </w:rPr>
        <w:t>valor</w:t>
      </w:r>
      <w:r>
        <w:rPr>
          <w:sz w:val="22"/>
        </w:rPr>
        <w:t xml:space="preserve"> </w:t>
      </w:r>
      <w:r>
        <w:rPr>
          <w:i/>
          <w:iCs/>
          <w:sz w:val="22"/>
          <w:lang w:val="en-US"/>
        </w:rPr>
        <w:t>alguno</w:t>
      </w:r>
      <w:r>
        <w:rPr>
          <w:sz w:val="22"/>
        </w:rPr>
        <w:t xml:space="preserve"> </w:t>
      </w:r>
      <w:r>
        <w:rPr>
          <w:sz w:val="22"/>
          <w:lang w:val="en-US"/>
        </w:rPr>
        <w:t>lo</w:t>
      </w:r>
      <w:r>
        <w:rPr>
          <w:sz w:val="22"/>
        </w:rPr>
        <w:t xml:space="preserve"> </w:t>
      </w:r>
      <w:r>
        <w:rPr>
          <w:sz w:val="22"/>
          <w:lang w:val="en-US"/>
        </w:rPr>
        <w:t>que</w:t>
      </w:r>
      <w:r>
        <w:rPr>
          <w:sz w:val="22"/>
        </w:rPr>
        <w:t xml:space="preserve"> </w:t>
      </w:r>
      <w:r>
        <w:rPr>
          <w:sz w:val="22"/>
          <w:lang w:val="en-US"/>
        </w:rPr>
        <w:t>han</w:t>
      </w:r>
      <w:r>
        <w:rPr>
          <w:sz w:val="22"/>
        </w:rPr>
        <w:t xml:space="preserve"> </w:t>
      </w:r>
      <w:r>
        <w:rPr>
          <w:sz w:val="22"/>
          <w:lang w:val="en-US"/>
        </w:rPr>
        <w:t>hecho</w:t>
      </w:r>
      <w:r>
        <w:rPr>
          <w:sz w:val="22"/>
        </w:rPr>
        <w:t>. — Никакого значения (пользы) не имеет то, что они сделали.</w:t>
      </w:r>
    </w:p>
    <w:p>
      <w:pPr>
        <w:pStyle w:val="Normal1"/>
        <w:spacing w:lineRule="auto" w:line="240"/>
        <w:ind w:firstLine="284" w:end="0"/>
        <w:rPr/>
      </w:pPr>
      <w:r>
        <w:rPr>
          <w:sz w:val="22"/>
        </w:rPr>
        <w:t xml:space="preserve">2. Местоимение </w:t>
      </w:r>
      <w:r>
        <w:rPr>
          <w:b/>
          <w:sz w:val="22"/>
        </w:rPr>
        <w:t>nada</w:t>
      </w:r>
      <w:r>
        <w:rPr>
          <w:sz w:val="22"/>
        </w:rPr>
        <w:t xml:space="preserve"> в некоторых случаях употребляется с предлогом </w:t>
      </w:r>
      <w:r>
        <w:rPr>
          <w:b/>
          <w:sz w:val="22"/>
        </w:rPr>
        <w:t>de</w:t>
      </w:r>
      <w:r>
        <w:rPr>
          <w:sz w:val="22"/>
        </w:rPr>
        <w:t>, ког</w:t>
        <w:softHyphen/>
        <w:t>да соотносится со следующими за ним существительным, прилагательным или на</w:t>
        <w:softHyphen/>
        <w:t>речием:</w:t>
      </w:r>
    </w:p>
    <w:p>
      <w:pPr>
        <w:pStyle w:val="Normal1"/>
        <w:spacing w:lineRule="auto" w:line="240"/>
        <w:ind w:firstLine="284" w:end="0"/>
        <w:rPr/>
      </w:pPr>
      <w:r>
        <w:rPr>
          <w:sz w:val="22"/>
          <w:lang w:val="en-US"/>
        </w:rPr>
        <w:t xml:space="preserve">Esto no tiene </w:t>
      </w:r>
      <w:r>
        <w:rPr>
          <w:i/>
          <w:iCs/>
          <w:sz w:val="22"/>
          <w:lang w:val="en-US"/>
        </w:rPr>
        <w:t>nada</w:t>
      </w:r>
      <w:r>
        <w:rPr>
          <w:sz w:val="22"/>
          <w:lang w:val="en-US"/>
        </w:rPr>
        <w:t xml:space="preserve"> de gracia.                                     </w:t>
      </w:r>
      <w:r>
        <w:rPr>
          <w:sz w:val="22"/>
        </w:rPr>
        <w:t xml:space="preserve">Это совсем не остроумно, </w:t>
      </w:r>
    </w:p>
    <w:p>
      <w:pPr>
        <w:pStyle w:val="Normal1"/>
        <w:spacing w:lineRule="auto" w:line="240"/>
        <w:ind w:firstLine="284" w:end="0"/>
        <w:rPr/>
      </w:pPr>
      <w:r>
        <w:rPr>
          <w:sz w:val="22"/>
          <w:lang w:val="en-US"/>
        </w:rPr>
        <w:t xml:space="preserve">No puedo contar </w:t>
      </w:r>
      <w:r>
        <w:rPr>
          <w:i/>
          <w:iCs/>
          <w:sz w:val="22"/>
          <w:lang w:val="en-US"/>
        </w:rPr>
        <w:t>nada</w:t>
      </w:r>
      <w:r>
        <w:rPr>
          <w:sz w:val="22"/>
          <w:lang w:val="en-US"/>
        </w:rPr>
        <w:t xml:space="preserve"> de bueno.                               </w:t>
      </w:r>
      <w:r>
        <w:rPr>
          <w:sz w:val="22"/>
        </w:rPr>
        <w:t xml:space="preserve">Я не могу рассказать ничего хорошего. </w:t>
      </w:r>
    </w:p>
    <w:p>
      <w:pPr>
        <w:pStyle w:val="Normal1"/>
        <w:spacing w:lineRule="auto" w:line="240"/>
        <w:ind w:firstLine="284" w:end="0"/>
        <w:rPr/>
      </w:pPr>
      <w:r>
        <w:rPr>
          <w:sz w:val="22"/>
        </w:rPr>
        <w:t>(М. М</w:t>
      </w:r>
      <w:r>
        <w:rPr>
          <w:sz w:val="18"/>
          <w:lang w:val="en-US"/>
        </w:rPr>
        <w:t>OLINER</w:t>
      </w:r>
      <w:r>
        <w:rPr>
          <w:sz w:val="22"/>
        </w:rPr>
        <w:t>)</w:t>
      </w:r>
    </w:p>
    <w:p>
      <w:pPr>
        <w:pStyle w:val="Normal1"/>
        <w:spacing w:lineRule="auto" w:line="240"/>
        <w:ind w:firstLine="284" w:end="0"/>
        <w:rPr/>
      </w:pPr>
      <w:r>
        <w:rPr>
          <w:sz w:val="22"/>
        </w:rPr>
        <w:t xml:space="preserve">Однако фразы, подобные последней (с прилагательными и наречиями), чаще не имеют предлога </w:t>
      </w:r>
      <w:r>
        <w:rPr>
          <w:b/>
          <w:sz w:val="22"/>
          <w:lang w:val="en-US"/>
        </w:rPr>
        <w:t>de</w:t>
      </w:r>
      <w:r>
        <w:rPr>
          <w:sz w:val="22"/>
        </w:rPr>
        <w:t xml:space="preserve"> (</w:t>
      </w:r>
      <w:r>
        <w:rPr>
          <w:sz w:val="22"/>
          <w:lang w:val="en-US"/>
        </w:rPr>
        <w:t>no</w:t>
      </w:r>
      <w:r>
        <w:rPr>
          <w:sz w:val="22"/>
        </w:rPr>
        <w:t xml:space="preserve"> </w:t>
      </w:r>
      <w:r>
        <w:rPr>
          <w:sz w:val="22"/>
          <w:lang w:val="en-US"/>
        </w:rPr>
        <w:t>puedo</w:t>
      </w:r>
      <w:r>
        <w:rPr>
          <w:sz w:val="22"/>
        </w:rPr>
        <w:t xml:space="preserve"> </w:t>
      </w:r>
      <w:r>
        <w:rPr>
          <w:sz w:val="22"/>
          <w:lang w:val="en-US"/>
        </w:rPr>
        <w:t>contar</w:t>
      </w:r>
      <w:r>
        <w:rPr>
          <w:sz w:val="22"/>
        </w:rPr>
        <w:t xml:space="preserve"> </w:t>
      </w:r>
      <w:r>
        <w:rPr>
          <w:i/>
          <w:iCs/>
          <w:sz w:val="22"/>
          <w:lang w:val="en-US"/>
        </w:rPr>
        <w:t>nada</w:t>
      </w:r>
      <w:r>
        <w:rPr>
          <w:i/>
          <w:iCs/>
          <w:sz w:val="22"/>
        </w:rPr>
        <w:t xml:space="preserve"> </w:t>
      </w:r>
      <w:r>
        <w:rPr>
          <w:i/>
          <w:iCs/>
          <w:sz w:val="22"/>
          <w:lang w:val="en-US"/>
        </w:rPr>
        <w:t>bueno</w:t>
      </w:r>
      <w:r>
        <w:rPr>
          <w:sz w:val="22"/>
        </w:rPr>
        <w:t xml:space="preserve">), и </w:t>
      </w:r>
      <w:r>
        <w:rPr>
          <w:b/>
          <w:sz w:val="22"/>
        </w:rPr>
        <w:t>nada</w:t>
      </w:r>
      <w:r>
        <w:rPr>
          <w:sz w:val="22"/>
        </w:rPr>
        <w:t xml:space="preserve"> в них выполняет ад</w:t>
        <w:softHyphen/>
        <w:t>вербиальные функции.</w:t>
      </w:r>
    </w:p>
    <w:p>
      <w:pPr>
        <w:pStyle w:val="Normal1"/>
        <w:spacing w:lineRule="auto" w:line="240"/>
        <w:ind w:firstLine="284" w:end="0"/>
        <w:rPr>
          <w:sz w:val="24"/>
        </w:rPr>
      </w:pPr>
      <w:r>
        <w:rPr>
          <w:sz w:val="24"/>
        </w:rPr>
      </w:r>
    </w:p>
    <w:p>
      <w:pPr>
        <w:pStyle w:val="Heading2"/>
        <w:ind w:hanging="0" w:start="0"/>
        <w:rPr/>
      </w:pPr>
      <w:bookmarkStart w:id="52" w:name="__RefHeading___Toc1886042"/>
      <w:r>
        <w:rPr>
          <w:b w:val="false"/>
          <w:bCs/>
          <w:i/>
          <w:iCs/>
        </w:rPr>
        <w:t>ГЛАГОЛ</w:t>
      </w:r>
      <w:bookmarkEnd w:id="52"/>
      <w:r>
        <w:rPr>
          <w:b w:val="false"/>
          <w:bCs/>
          <w:i/>
          <w:iCs/>
          <w:lang w:val="en-US"/>
        </w:rPr>
        <w:t xml:space="preserve"> </w:t>
      </w:r>
    </w:p>
    <w:p>
      <w:pPr>
        <w:pStyle w:val="Normal1"/>
        <w:spacing w:lineRule="auto" w:line="240"/>
        <w:ind w:firstLine="284" w:end="0"/>
        <w:jc w:val="center"/>
        <w:rPr>
          <w:i/>
          <w:i/>
          <w:sz w:val="24"/>
          <w:lang w:val="en-US"/>
        </w:rPr>
      </w:pPr>
      <w:r>
        <w:rPr>
          <w:i/>
          <w:sz w:val="24"/>
          <w:lang w:val="en-US"/>
        </w:rPr>
        <w:t>Terminologia</w:t>
      </w:r>
    </w:p>
    <w:p>
      <w:pPr>
        <w:pStyle w:val="Normal1"/>
        <w:spacing w:lineRule="auto" w:line="240"/>
        <w:ind w:firstLine="284" w:end="0"/>
        <w:rPr/>
      </w:pPr>
      <w:r>
        <w:rPr>
          <w:b/>
          <w:bCs/>
          <w:lang w:val="en-US"/>
        </w:rPr>
        <w:t>Verbo</w:t>
      </w:r>
      <w:r>
        <w:rPr>
          <w:lang w:val="en-US"/>
        </w:rPr>
        <w:t xml:space="preserve">                                                                                                                                                                                — </w:t>
      </w:r>
      <w:r>
        <w:rPr/>
        <w:t>глагол</w:t>
      </w:r>
      <w:r>
        <w:rPr>
          <w:lang w:val="en-US"/>
        </w:rPr>
        <w:t xml:space="preserve"> </w:t>
      </w:r>
    </w:p>
    <w:p>
      <w:pPr>
        <w:pStyle w:val="Normal1"/>
        <w:spacing w:lineRule="auto" w:line="240"/>
        <w:ind w:firstLine="284" w:end="0"/>
        <w:rPr/>
      </w:pPr>
      <w:r>
        <w:rPr>
          <w:b/>
          <w:bCs/>
          <w:lang w:val="en-US"/>
        </w:rPr>
        <w:t>Significante</w:t>
      </w:r>
      <w:r>
        <w:rPr/>
        <w:t xml:space="preserve">                                                                                                                                                      — знаменательный </w:t>
      </w:r>
    </w:p>
    <w:p>
      <w:pPr>
        <w:pStyle w:val="Normal1"/>
        <w:spacing w:lineRule="auto" w:line="240"/>
        <w:ind w:firstLine="284" w:end="0"/>
        <w:rPr/>
      </w:pPr>
      <w:r>
        <w:rPr>
          <w:b/>
          <w:bCs/>
          <w:lang w:val="en-US"/>
        </w:rPr>
        <w:t>Auxiliar</w:t>
      </w:r>
      <w:r>
        <w:rPr/>
        <w:t xml:space="preserve">                                                                                                                                                          — вспомогательный </w:t>
      </w:r>
    </w:p>
    <w:p>
      <w:pPr>
        <w:pStyle w:val="Normal1"/>
        <w:spacing w:lineRule="auto" w:line="240"/>
        <w:ind w:firstLine="284" w:end="0"/>
        <w:rPr/>
      </w:pPr>
      <w:r>
        <w:rPr>
          <w:b/>
          <w:bCs/>
          <w:lang w:val="en-US"/>
        </w:rPr>
        <w:t>Semiauxiliar</w:t>
      </w:r>
      <w:r>
        <w:rPr/>
        <w:t xml:space="preserve">                                                                                                                                           — полувспомогательный </w:t>
      </w:r>
    </w:p>
    <w:p>
      <w:pPr>
        <w:pStyle w:val="Normal1"/>
        <w:spacing w:lineRule="auto" w:line="240"/>
        <w:ind w:firstLine="284" w:end="0"/>
        <w:rPr/>
      </w:pPr>
      <w:r>
        <w:rPr>
          <w:b/>
          <w:bCs/>
          <w:lang w:val="en-US"/>
        </w:rPr>
        <w:t>Transitive</w:t>
      </w:r>
      <w:r>
        <w:rPr/>
        <w:t xml:space="preserve">                                                                                                                                                                — переходный </w:t>
      </w:r>
    </w:p>
    <w:p>
      <w:pPr>
        <w:pStyle w:val="Normal1"/>
        <w:spacing w:lineRule="auto" w:line="240"/>
        <w:ind w:firstLine="284" w:end="0"/>
        <w:rPr/>
      </w:pPr>
      <w:r>
        <w:rPr>
          <w:b/>
          <w:bCs/>
          <w:lang w:val="en-US"/>
        </w:rPr>
        <w:t>Intransitive</w:t>
      </w:r>
      <w:r>
        <w:rPr/>
        <w:t xml:space="preserve">                                                                                                                                                          — непереходный </w:t>
      </w:r>
    </w:p>
    <w:p>
      <w:pPr>
        <w:pStyle w:val="Normal1"/>
        <w:spacing w:lineRule="auto" w:line="240"/>
        <w:ind w:firstLine="284" w:end="0"/>
        <w:rPr/>
      </w:pPr>
      <w:r>
        <w:rPr>
          <w:b/>
          <w:bCs/>
          <w:lang w:val="en-US"/>
        </w:rPr>
        <w:t>Pronominal</w:t>
      </w:r>
      <w:r>
        <w:rPr/>
        <w:t xml:space="preserve">                                                                                                                                                         — местоименный </w:t>
      </w:r>
    </w:p>
    <w:p>
      <w:pPr>
        <w:pStyle w:val="Normal1"/>
        <w:spacing w:lineRule="auto" w:line="240"/>
        <w:ind w:firstLine="284" w:end="0"/>
        <w:rPr/>
      </w:pPr>
      <w:r>
        <w:rPr>
          <w:b/>
          <w:bCs/>
          <w:lang w:val="en-US"/>
        </w:rPr>
        <w:t>Reflexive</w:t>
      </w:r>
      <w:r>
        <w:rPr/>
        <w:t xml:space="preserve">                                                                                                                                                                   — возвратный </w:t>
      </w:r>
    </w:p>
    <w:p>
      <w:pPr>
        <w:pStyle w:val="Normal1"/>
        <w:spacing w:lineRule="auto" w:line="240"/>
        <w:ind w:firstLine="284" w:end="0"/>
        <w:rPr/>
      </w:pPr>
      <w:r>
        <w:rPr>
          <w:b/>
          <w:bCs/>
          <w:lang w:val="en-US"/>
        </w:rPr>
        <w:t>Reflejo</w:t>
      </w:r>
      <w:r>
        <w:rPr>
          <w:lang w:val="en-US"/>
        </w:rPr>
        <w:t xml:space="preserve">                                                                                                                                                                                      —   » </w:t>
      </w:r>
    </w:p>
    <w:p>
      <w:pPr>
        <w:pStyle w:val="Normal1"/>
        <w:spacing w:lineRule="auto" w:line="240"/>
        <w:ind w:firstLine="284" w:end="0"/>
        <w:rPr/>
      </w:pPr>
      <w:r>
        <w:rPr>
          <w:b/>
          <w:bCs/>
          <w:lang w:val="en-US"/>
        </w:rPr>
        <w:t>Reciproco</w:t>
      </w:r>
      <w:r>
        <w:rPr>
          <w:lang w:val="en-US"/>
        </w:rPr>
        <w:t xml:space="preserve">                                                                                                                                                                    — </w:t>
      </w:r>
      <w:r>
        <w:rPr/>
        <w:t>взаимный</w:t>
      </w:r>
      <w:r>
        <w:rPr>
          <w:lang w:val="en-US"/>
        </w:rPr>
        <w:t xml:space="preserve"> </w:t>
      </w:r>
    </w:p>
    <w:p>
      <w:pPr>
        <w:pStyle w:val="Normal1"/>
        <w:spacing w:lineRule="auto" w:line="240"/>
        <w:ind w:firstLine="284" w:end="0"/>
        <w:rPr/>
      </w:pPr>
      <w:r>
        <w:rPr>
          <w:b/>
          <w:bCs/>
          <w:lang w:val="en-US"/>
        </w:rPr>
        <w:t>Personal</w:t>
      </w:r>
      <w:r>
        <w:rPr>
          <w:lang w:val="en-US"/>
        </w:rPr>
        <w:t xml:space="preserve">                                                                                                                                                                          — </w:t>
      </w:r>
      <w:r>
        <w:rPr/>
        <w:t>личный</w:t>
      </w:r>
      <w:r>
        <w:rPr>
          <w:lang w:val="en-US"/>
        </w:rPr>
        <w:t xml:space="preserve"> </w:t>
      </w:r>
    </w:p>
    <w:p>
      <w:pPr>
        <w:pStyle w:val="Normal1"/>
        <w:spacing w:lineRule="auto" w:line="240"/>
        <w:ind w:firstLine="284" w:end="0"/>
        <w:rPr>
          <w:lang w:val="en-US"/>
        </w:rPr>
      </w:pPr>
      <w:r>
        <w:rPr>
          <w:b/>
          <w:bCs/>
          <w:lang w:val="en-US"/>
        </w:rPr>
        <w:t>Impersonal</w:t>
      </w:r>
      <w:r>
        <w:rPr>
          <w:lang w:val="en-US"/>
        </w:rPr>
        <w:t xml:space="preserve">                                                                                                                                                                — </w:t>
      </w:r>
      <w:r>
        <w:rPr/>
        <w:t>безличный</w:t>
      </w:r>
    </w:p>
    <w:p>
      <w:pPr>
        <w:pStyle w:val="Normal1"/>
        <w:tabs>
          <w:tab w:val="clear" w:pos="720"/>
          <w:tab w:val="right" w:pos="10490" w:leader="none"/>
        </w:tabs>
        <w:spacing w:lineRule="auto" w:line="240"/>
        <w:ind w:firstLine="284" w:end="276"/>
        <w:jc w:val="start"/>
        <w:rPr>
          <w:sz w:val="24"/>
          <w:lang w:val="en-US"/>
        </w:rPr>
      </w:pPr>
      <w:r>
        <w:rPr>
          <w:b/>
          <w:bCs/>
          <w:lang w:val="en-US"/>
        </w:rPr>
        <w:t>Defectivo</w:t>
      </w:r>
      <w:r>
        <w:rPr>
          <w:lang w:val="en-US"/>
        </w:rPr>
        <w:t xml:space="preserve">                                                                                                                                                             — </w:t>
      </w:r>
      <w:r>
        <w:rPr/>
        <w:t>недостаточный</w:t>
      </w:r>
      <w:r>
        <w:rPr>
          <w:lang w:val="en-US"/>
        </w:rPr>
        <w:br/>
      </w:r>
      <w:r>
        <w:rPr>
          <w:b/>
          <w:bCs/>
          <w:lang w:val="en-US"/>
        </w:rPr>
        <w:t>Conjugacion</w:t>
      </w:r>
      <w:r>
        <w:rPr>
          <w:lang w:val="en-US"/>
        </w:rPr>
        <w:t xml:space="preserve">                                                                                                                                                                    — </w:t>
      </w:r>
      <w:r>
        <w:rPr/>
        <w:t>спряжение</w:t>
      </w:r>
      <w:r>
        <w:rPr>
          <w:lang w:val="en-US"/>
        </w:rPr>
        <w:br/>
      </w:r>
      <w:r>
        <w:rPr>
          <w:b/>
          <w:bCs/>
          <w:lang w:val="en-US"/>
        </w:rPr>
        <w:t>Verbos de la conjugación regular</w:t>
        <w:tab/>
        <w:t xml:space="preserve">                        </w:t>
      </w:r>
      <w:r>
        <w:rPr>
          <w:lang w:val="en-US"/>
        </w:rPr>
        <w:t xml:space="preserve">— </w:t>
      </w:r>
      <w:r>
        <w:rPr/>
        <w:t>глаголы</w:t>
      </w:r>
      <w:r>
        <w:rPr>
          <w:lang w:val="en-US"/>
        </w:rPr>
        <w:t xml:space="preserve"> </w:t>
      </w:r>
      <w:r>
        <w:rPr/>
        <w:t>обычного</w:t>
      </w:r>
      <w:r>
        <w:rPr>
          <w:lang w:val="en-US"/>
        </w:rPr>
        <w:t xml:space="preserve"> </w:t>
      </w:r>
      <w:r>
        <w:rPr/>
        <w:t>спряжения</w:t>
      </w:r>
      <w:r>
        <w:rPr>
          <w:lang w:val="en-US"/>
        </w:rPr>
        <w:br/>
      </w:r>
      <w:r>
        <w:rPr>
          <w:b/>
          <w:bCs/>
          <w:lang w:val="en-US"/>
        </w:rPr>
        <w:t>Verbos regulares</w:t>
      </w:r>
      <w:r>
        <w:rPr>
          <w:lang w:val="en-US"/>
        </w:rPr>
        <w:tab/>
        <w:t xml:space="preserve">                                               — </w:t>
      </w:r>
      <w:r>
        <w:rPr/>
        <w:t>обычные</w:t>
      </w:r>
      <w:r>
        <w:rPr>
          <w:lang w:val="en-US"/>
        </w:rPr>
        <w:t>, «</w:t>
      </w:r>
      <w:r>
        <w:rPr/>
        <w:t>правильные</w:t>
      </w:r>
      <w:r>
        <w:rPr>
          <w:lang w:val="en-US"/>
        </w:rPr>
        <w:t xml:space="preserve">» </w:t>
      </w:r>
      <w:r>
        <w:rPr/>
        <w:t>глаголы</w:t>
      </w:r>
      <w:r>
        <w:rPr>
          <w:lang w:val="en-US"/>
        </w:rPr>
        <w:br/>
      </w:r>
      <w:r>
        <w:rPr>
          <w:b/>
          <w:bCs/>
          <w:lang w:val="en-US"/>
        </w:rPr>
        <w:t xml:space="preserve">Verbos de la conjugación irregular          </w:t>
      </w:r>
      <w:r>
        <w:rPr>
          <w:lang w:val="en-US"/>
        </w:rPr>
        <w:tab/>
        <w:t xml:space="preserve">— </w:t>
      </w:r>
      <w:r>
        <w:rPr/>
        <w:t>глаголы</w:t>
      </w:r>
      <w:r>
        <w:rPr>
          <w:lang w:val="en-US"/>
        </w:rPr>
        <w:t xml:space="preserve"> </w:t>
      </w:r>
      <w:r>
        <w:rPr/>
        <w:t>отклоняющегося</w:t>
      </w:r>
      <w:r>
        <w:rPr>
          <w:lang w:val="en-US"/>
        </w:rPr>
        <w:t xml:space="preserve"> </w:t>
      </w:r>
      <w:r>
        <w:rPr/>
        <w:t>спряжения</w:t>
      </w:r>
      <w:r>
        <w:rPr>
          <w:lang w:val="en-US"/>
        </w:rPr>
        <w:br/>
      </w:r>
      <w:r>
        <w:rPr>
          <w:b/>
          <w:bCs/>
          <w:lang w:val="en-US"/>
        </w:rPr>
        <w:t>Verbos irregulares</w:t>
      </w:r>
      <w:r>
        <w:rPr>
          <w:lang w:val="en-US"/>
        </w:rPr>
        <w:tab/>
        <w:t xml:space="preserve">                            — </w:t>
      </w:r>
      <w:r>
        <w:rPr/>
        <w:t>отклоняющиеся</w:t>
      </w:r>
      <w:r>
        <w:rPr>
          <w:lang w:val="en-US"/>
        </w:rPr>
        <w:t>, «</w:t>
      </w:r>
      <w:r>
        <w:rPr/>
        <w:t>неправильные</w:t>
      </w:r>
      <w:r>
        <w:rPr>
          <w:lang w:val="en-US"/>
        </w:rPr>
        <w:t xml:space="preserve">» </w:t>
      </w:r>
      <w:r>
        <w:rPr/>
        <w:t>глаголы</w:t>
      </w:r>
      <w:r>
        <w:rPr>
          <w:lang w:val="en-US"/>
        </w:rPr>
        <w:br/>
      </w:r>
      <w:r>
        <w:rPr>
          <w:b/>
          <w:bCs/>
          <w:lang w:val="en-US"/>
        </w:rPr>
        <w:t xml:space="preserve">Verbos de la conjugación individual       </w:t>
      </w:r>
      <w:r>
        <w:rPr>
          <w:lang w:val="en-US"/>
        </w:rPr>
        <w:tab/>
        <w:t xml:space="preserve">— </w:t>
      </w:r>
      <w:r>
        <w:rPr/>
        <w:t>глаголы</w:t>
      </w:r>
      <w:r>
        <w:rPr>
          <w:lang w:val="en-US"/>
        </w:rPr>
        <w:t xml:space="preserve"> </w:t>
      </w:r>
      <w:r>
        <w:rPr/>
        <w:t>индивидуального</w:t>
      </w:r>
      <w:r>
        <w:rPr>
          <w:lang w:val="en-US"/>
        </w:rPr>
        <w:t xml:space="preserve"> </w:t>
      </w:r>
      <w:r>
        <w:rPr/>
        <w:t>спряжения</w:t>
      </w:r>
      <w:r>
        <w:rPr>
          <w:lang w:val="en-US"/>
        </w:rPr>
        <w:br/>
      </w:r>
      <w:r>
        <w:rPr>
          <w:b/>
          <w:bCs/>
          <w:lang w:val="en-US"/>
        </w:rPr>
        <w:t>Verbos individuales</w:t>
      </w:r>
      <w:r>
        <w:rPr>
          <w:lang w:val="en-US"/>
        </w:rPr>
        <w:tab/>
        <w:t xml:space="preserve">                                     — «</w:t>
      </w:r>
      <w:r>
        <w:rPr/>
        <w:t>особые</w:t>
      </w:r>
      <w:r>
        <w:rPr>
          <w:lang w:val="en-US"/>
        </w:rPr>
        <w:t xml:space="preserve">», </w:t>
      </w:r>
      <w:r>
        <w:rPr/>
        <w:t>индивидуальные</w:t>
      </w:r>
      <w:r>
        <w:rPr>
          <w:lang w:val="en-US"/>
        </w:rPr>
        <w:t xml:space="preserve"> </w:t>
      </w:r>
      <w:r>
        <w:rPr/>
        <w:t>глаголы</w:t>
      </w:r>
      <w:r>
        <w:rPr>
          <w:lang w:val="en-US"/>
        </w:rPr>
        <w:br/>
      </w:r>
      <w:r>
        <w:rPr>
          <w:b/>
          <w:bCs/>
          <w:lang w:val="en-US"/>
        </w:rPr>
        <w:t xml:space="preserve">Modo                                                                                                                                                                              </w:t>
      </w:r>
      <w:r>
        <w:rPr>
          <w:lang w:val="en-US"/>
        </w:rPr>
        <w:t xml:space="preserve">— </w:t>
      </w:r>
      <w:r>
        <w:rPr/>
        <w:t>наклонение</w:t>
      </w:r>
      <w:r>
        <w:rPr>
          <w:lang w:val="en-US"/>
        </w:rPr>
        <w:br/>
        <w:t xml:space="preserve">» </w:t>
      </w:r>
      <w:r>
        <w:rPr>
          <w:b/>
          <w:bCs/>
          <w:lang w:val="en-US"/>
        </w:rPr>
        <w:t>indicativo</w:t>
      </w:r>
      <w:r>
        <w:rPr>
          <w:lang w:val="en-US"/>
        </w:rPr>
        <w:tab/>
        <w:t xml:space="preserve">                       — </w:t>
      </w:r>
      <w:r>
        <w:rPr/>
        <w:t>изъявительное</w:t>
      </w:r>
      <w:r>
        <w:rPr>
          <w:lang w:val="en-US"/>
        </w:rPr>
        <w:t xml:space="preserve"> </w:t>
      </w:r>
      <w:r>
        <w:rPr/>
        <w:t>наклонение</w:t>
      </w:r>
      <w:r>
        <w:rPr>
          <w:lang w:val="en-US"/>
        </w:rPr>
        <w:br/>
        <w:t xml:space="preserve">» </w:t>
      </w:r>
      <w:r>
        <w:rPr>
          <w:b/>
          <w:bCs/>
          <w:lang w:val="en-US"/>
        </w:rPr>
        <w:t>subjuntivo</w:t>
      </w:r>
      <w:r>
        <w:rPr>
          <w:lang w:val="en-US"/>
        </w:rPr>
        <w:tab/>
        <w:t xml:space="preserve">        — </w:t>
      </w:r>
      <w:r>
        <w:rPr/>
        <w:t>сослагательное</w:t>
      </w:r>
      <w:r>
        <w:rPr>
          <w:lang w:val="en-US"/>
        </w:rPr>
        <w:t xml:space="preserve"> </w:t>
      </w:r>
      <w:r>
        <w:rPr/>
        <w:t>наклонение</w:t>
      </w:r>
      <w:r>
        <w:rPr>
          <w:lang w:val="en-US"/>
        </w:rPr>
        <w:br/>
        <w:t xml:space="preserve">» </w:t>
      </w:r>
      <w:r>
        <w:rPr>
          <w:b/>
          <w:bCs/>
          <w:lang w:val="en-US"/>
        </w:rPr>
        <w:t>potencial (condicional)</w:t>
      </w:r>
      <w:r>
        <w:rPr>
          <w:lang w:val="en-US"/>
        </w:rPr>
        <w:tab/>
        <w:t xml:space="preserve"> — </w:t>
      </w:r>
      <w:r>
        <w:rPr/>
        <w:t>условное</w:t>
      </w:r>
      <w:r>
        <w:rPr>
          <w:lang w:val="en-US"/>
        </w:rPr>
        <w:t xml:space="preserve"> </w:t>
      </w:r>
      <w:r>
        <w:rPr/>
        <w:t>наклонение</w:t>
      </w:r>
      <w:r>
        <w:rPr>
          <w:lang w:val="en-US"/>
        </w:rPr>
        <w:br/>
        <w:t xml:space="preserve">» </w:t>
      </w:r>
      <w:r>
        <w:rPr>
          <w:b/>
          <w:bCs/>
          <w:lang w:val="en-US"/>
        </w:rPr>
        <w:t>imperativo</w:t>
      </w:r>
      <w:r>
        <w:rPr>
          <w:lang w:val="en-US"/>
        </w:rPr>
        <w:tab/>
        <w:t xml:space="preserve">         — </w:t>
      </w:r>
      <w:r>
        <w:rPr/>
        <w:t>повелительное</w:t>
      </w:r>
      <w:r>
        <w:rPr>
          <w:lang w:val="en-US"/>
        </w:rPr>
        <w:t xml:space="preserve"> </w:t>
      </w:r>
      <w:r>
        <w:rPr/>
        <w:t>наклонение</w:t>
      </w:r>
      <w:r>
        <w:rPr>
          <w:lang w:val="en-US"/>
        </w:rPr>
        <w:br/>
      </w:r>
      <w:r>
        <w:rPr>
          <w:b/>
          <w:bCs/>
          <w:lang w:val="en-US"/>
        </w:rPr>
        <w:t xml:space="preserve">Voz                                                                                                                                                                                             </w:t>
      </w:r>
      <w:r>
        <w:rPr>
          <w:lang w:val="en-US"/>
        </w:rPr>
        <w:t xml:space="preserve">— </w:t>
      </w:r>
      <w:r>
        <w:rPr/>
        <w:t>залог</w:t>
      </w:r>
      <w:r>
        <w:rPr>
          <w:lang w:val="en-US"/>
        </w:rPr>
        <w:br/>
        <w:t xml:space="preserve">» </w:t>
      </w:r>
      <w:r>
        <w:rPr>
          <w:b/>
          <w:bCs/>
          <w:lang w:val="en-US"/>
        </w:rPr>
        <w:t>activa</w:t>
      </w:r>
      <w:r>
        <w:rPr>
          <w:lang w:val="en-US"/>
        </w:rPr>
        <w:tab/>
        <w:t xml:space="preserve">— </w:t>
      </w:r>
      <w:r>
        <w:rPr/>
        <w:t>действительный</w:t>
      </w:r>
      <w:r>
        <w:rPr>
          <w:lang w:val="en-US"/>
        </w:rPr>
        <w:t xml:space="preserve"> </w:t>
      </w:r>
      <w:r>
        <w:rPr/>
        <w:t>залог</w:t>
      </w:r>
      <w:r>
        <w:rPr>
          <w:lang w:val="en-US"/>
        </w:rPr>
        <w:br/>
        <w:t xml:space="preserve">» </w:t>
      </w:r>
      <w:r>
        <w:rPr>
          <w:b/>
          <w:bCs/>
          <w:lang w:val="en-US"/>
        </w:rPr>
        <w:t>pasiva</w:t>
      </w:r>
      <w:r>
        <w:rPr>
          <w:lang w:val="en-US"/>
        </w:rPr>
        <w:t xml:space="preserve"> </w:t>
        <w:tab/>
        <w:t xml:space="preserve">  — </w:t>
      </w:r>
      <w:r>
        <w:rPr/>
        <w:t>страдательный</w:t>
      </w:r>
      <w:r>
        <w:rPr>
          <w:lang w:val="en-US"/>
        </w:rPr>
        <w:t xml:space="preserve"> </w:t>
      </w:r>
      <w:r>
        <w:rPr/>
        <w:t>залог</w:t>
      </w:r>
      <w:r>
        <w:rPr>
          <w:lang w:val="en-US"/>
        </w:rPr>
        <w:br/>
      </w:r>
      <w:r>
        <w:rPr>
          <w:b/>
          <w:bCs/>
          <w:lang w:val="en-US"/>
        </w:rPr>
        <w:t>Tiempo</w:t>
      </w:r>
      <w:r>
        <w:rPr>
          <w:lang w:val="en-US"/>
        </w:rPr>
        <w:tab/>
        <w:t xml:space="preserve"> — </w:t>
      </w:r>
      <w:r>
        <w:rPr/>
        <w:t>время</w:t>
      </w:r>
      <w:r>
        <w:rPr>
          <w:lang w:val="en-US"/>
        </w:rPr>
        <w:br/>
      </w:r>
      <w:r>
        <w:rPr>
          <w:b/>
          <w:bCs/>
          <w:lang w:val="en-US"/>
        </w:rPr>
        <w:t>Tiempos simples</w:t>
      </w:r>
      <w:r>
        <w:rPr>
          <w:lang w:val="en-US"/>
        </w:rPr>
        <w:tab/>
        <w:t xml:space="preserve">— </w:t>
      </w:r>
      <w:r>
        <w:rPr/>
        <w:t>простые</w:t>
      </w:r>
      <w:r>
        <w:rPr>
          <w:lang w:val="en-US"/>
        </w:rPr>
        <w:t xml:space="preserve"> </w:t>
      </w:r>
      <w:r>
        <w:rPr/>
        <w:t>времена</w:t>
      </w:r>
      <w:r>
        <w:rPr>
          <w:lang w:val="en-US"/>
        </w:rPr>
        <w:br/>
      </w:r>
      <w:r>
        <w:rPr>
          <w:b/>
          <w:bCs/>
          <w:lang w:val="en-US"/>
        </w:rPr>
        <w:t>Presente</w:t>
      </w:r>
      <w:r>
        <w:rPr>
          <w:lang w:val="en-US"/>
        </w:rPr>
        <w:tab/>
        <w:t xml:space="preserve">— </w:t>
      </w:r>
      <w:r>
        <w:rPr/>
        <w:t>настоящее</w:t>
      </w:r>
      <w:r>
        <w:rPr>
          <w:lang w:val="en-US"/>
        </w:rPr>
        <w:t xml:space="preserve"> </w:t>
      </w:r>
      <w:r>
        <w:rPr/>
        <w:t>время</w:t>
      </w:r>
      <w:r>
        <w:rPr>
          <w:lang w:val="en-US"/>
        </w:rPr>
        <w:br/>
      </w:r>
      <w:r>
        <w:rPr>
          <w:b/>
          <w:bCs/>
          <w:lang w:val="en-US"/>
        </w:rPr>
        <w:t>Pretérito imperfecto (copretérito)</w:t>
        <w:tab/>
      </w:r>
      <w:r>
        <w:rPr>
          <w:lang w:val="en-US"/>
        </w:rPr>
        <w:t xml:space="preserve">— </w:t>
      </w:r>
      <w:r>
        <w:rPr/>
        <w:t>прошедшее</w:t>
      </w:r>
      <w:r>
        <w:rPr>
          <w:lang w:val="en-US"/>
        </w:rPr>
        <w:t xml:space="preserve"> </w:t>
      </w:r>
      <w:r>
        <w:rPr/>
        <w:t>несовершенное</w:t>
      </w:r>
      <w:r>
        <w:rPr>
          <w:lang w:val="en-US"/>
        </w:rPr>
        <w:br/>
      </w:r>
      <w:r>
        <w:rPr>
          <w:b/>
          <w:bCs/>
          <w:lang w:val="en-US"/>
        </w:rPr>
        <w:t>Pretérito indefinido (absoluto)</w:t>
      </w:r>
      <w:r>
        <w:rPr>
          <w:lang w:val="en-US"/>
        </w:rPr>
        <w:tab/>
        <w:t xml:space="preserve">— </w:t>
      </w:r>
      <w:r>
        <w:rPr/>
        <w:t>прошедшее</w:t>
      </w:r>
      <w:r>
        <w:rPr>
          <w:lang w:val="en-US"/>
        </w:rPr>
        <w:t xml:space="preserve"> </w:t>
      </w:r>
      <w:r>
        <w:rPr/>
        <w:t>неопределенное</w:t>
      </w:r>
      <w:r>
        <w:rPr>
          <w:lang w:val="en-US"/>
        </w:rPr>
        <w:br/>
        <w:tab/>
        <w:t>(</w:t>
      </w:r>
      <w:r>
        <w:rPr/>
        <w:t>совершенное</w:t>
      </w:r>
      <w:r>
        <w:rPr>
          <w:lang w:val="en-US"/>
        </w:rPr>
        <w:t>)</w:t>
        <w:br/>
      </w:r>
      <w:r>
        <w:rPr>
          <w:b/>
          <w:bCs/>
          <w:lang w:val="en-US"/>
        </w:rPr>
        <w:t>Futuro imperfecto (absoluto)</w:t>
      </w:r>
      <w:r>
        <w:rPr>
          <w:lang w:val="en-US"/>
        </w:rPr>
        <w:tab/>
        <w:t xml:space="preserve">— </w:t>
      </w:r>
      <w:r>
        <w:rPr/>
        <w:t>будущее</w:t>
      </w:r>
      <w:r>
        <w:rPr>
          <w:lang w:val="en-US"/>
        </w:rPr>
        <w:t xml:space="preserve"> </w:t>
      </w:r>
      <w:r>
        <w:rPr/>
        <w:t>несовершенное</w:t>
      </w:r>
      <w:r>
        <w:rPr>
          <w:lang w:val="en-US"/>
        </w:rPr>
        <w:br/>
      </w:r>
      <w:r>
        <w:rPr>
          <w:b/>
          <w:bCs/>
          <w:lang w:val="en-US"/>
        </w:rPr>
        <w:t>Tiempos compuestos</w:t>
      </w:r>
      <w:r>
        <w:rPr>
          <w:lang w:val="en-US"/>
        </w:rPr>
        <w:tab/>
        <w:t xml:space="preserve">— </w:t>
      </w:r>
      <w:r>
        <w:rPr/>
        <w:t>сложные</w:t>
      </w:r>
      <w:r>
        <w:rPr>
          <w:lang w:val="en-US"/>
        </w:rPr>
        <w:t xml:space="preserve"> </w:t>
      </w:r>
      <w:r>
        <w:rPr/>
        <w:t>времена</w:t>
      </w:r>
      <w:r>
        <w:rPr>
          <w:lang w:val="en-US"/>
        </w:rPr>
        <w:br/>
      </w:r>
      <w:r>
        <w:rPr>
          <w:b/>
          <w:bCs/>
          <w:lang w:val="en-US"/>
        </w:rPr>
        <w:t>Pretérito perfecto (antepresente)</w:t>
      </w:r>
      <w:r>
        <w:rPr>
          <w:lang w:val="en-US"/>
        </w:rPr>
        <w:tab/>
        <w:t xml:space="preserve">— </w:t>
      </w:r>
      <w:r>
        <w:rPr/>
        <w:t>прошедшее</w:t>
      </w:r>
      <w:r>
        <w:rPr>
          <w:lang w:val="en-US"/>
        </w:rPr>
        <w:t xml:space="preserve"> </w:t>
      </w:r>
      <w:r>
        <w:rPr/>
        <w:t>только</w:t>
      </w:r>
      <w:r>
        <w:rPr>
          <w:lang w:val="en-US"/>
        </w:rPr>
        <w:t xml:space="preserve"> </w:t>
      </w:r>
      <w:r>
        <w:rPr/>
        <w:t>что</w:t>
      </w:r>
      <w:r>
        <w:rPr>
          <w:lang w:val="en-US"/>
        </w:rPr>
        <w:t xml:space="preserve"> </w:t>
      </w:r>
      <w:r>
        <w:rPr/>
        <w:t>совершенное</w:t>
      </w:r>
      <w:r>
        <w:rPr>
          <w:lang w:val="en-US"/>
        </w:rPr>
        <w:br/>
      </w:r>
      <w:r>
        <w:rPr>
          <w:b/>
          <w:bCs/>
          <w:lang w:val="en-US"/>
        </w:rPr>
        <w:t>Pretérito anterior (antepretérito)</w:t>
      </w:r>
      <w:r>
        <w:rPr>
          <w:lang w:val="en-US"/>
        </w:rPr>
        <w:tab/>
        <w:t xml:space="preserve">— </w:t>
      </w:r>
      <w:r>
        <w:rPr/>
        <w:t>предпрошедшее</w:t>
      </w:r>
      <w:r>
        <w:rPr>
          <w:lang w:val="en-US"/>
        </w:rPr>
        <w:br/>
      </w:r>
      <w:r>
        <w:rPr>
          <w:b/>
          <w:bCs/>
          <w:lang w:val="en-US"/>
        </w:rPr>
        <w:t xml:space="preserve">Pretérito pluscuamperfecto (antecopretérito)                                                                                                  </w:t>
      </w:r>
      <w:r>
        <w:rPr>
          <w:lang w:val="en-US"/>
        </w:rPr>
        <w:t xml:space="preserve">— </w:t>
      </w:r>
      <w:r>
        <w:rPr/>
        <w:t>давнопрошедшее</w:t>
      </w:r>
      <w:r>
        <w:rPr>
          <w:lang w:val="en-US"/>
        </w:rPr>
        <w:br/>
      </w:r>
      <w:r>
        <w:rPr>
          <w:b/>
          <w:bCs/>
          <w:lang w:val="en-US"/>
        </w:rPr>
        <w:t>Futuro perfecto (antefuturo)</w:t>
      </w:r>
      <w:r>
        <w:rPr>
          <w:lang w:val="en-US"/>
        </w:rPr>
        <w:tab/>
        <w:t xml:space="preserve">— </w:t>
      </w:r>
      <w:r>
        <w:rPr/>
        <w:t>будущее</w:t>
      </w:r>
      <w:r>
        <w:rPr>
          <w:lang w:val="en-US"/>
        </w:rPr>
        <w:t xml:space="preserve"> </w:t>
      </w:r>
      <w:r>
        <w:rPr/>
        <w:t>совершенное</w:t>
      </w:r>
      <w:r>
        <w:rPr>
          <w:lang w:val="en-US"/>
        </w:rPr>
        <w:br/>
      </w:r>
      <w:r>
        <w:rPr>
          <w:b/>
          <w:bCs/>
          <w:lang w:val="en-US"/>
        </w:rPr>
        <w:t>Formas no personales (nominales)</w:t>
        <w:tab/>
      </w:r>
      <w:r>
        <w:rPr>
          <w:lang w:val="en-US"/>
        </w:rPr>
        <w:t xml:space="preserve">— </w:t>
      </w:r>
      <w:r>
        <w:rPr/>
        <w:t>неличные</w:t>
      </w:r>
      <w:r>
        <w:rPr>
          <w:lang w:val="en-US"/>
        </w:rPr>
        <w:t xml:space="preserve"> (</w:t>
      </w:r>
      <w:r>
        <w:rPr/>
        <w:t>неспрягаемые</w:t>
      </w:r>
      <w:r>
        <w:rPr>
          <w:lang w:val="en-US"/>
        </w:rPr>
        <w:t xml:space="preserve">) </w:t>
      </w:r>
      <w:r>
        <w:rPr/>
        <w:t>формы</w:t>
      </w:r>
      <w:r>
        <w:rPr>
          <w:lang w:val="en-US"/>
        </w:rPr>
        <w:br/>
      </w:r>
      <w:r>
        <w:rPr>
          <w:b/>
          <w:bCs/>
          <w:lang w:val="en-US"/>
        </w:rPr>
        <w:t>Infinitivo</w:t>
      </w:r>
      <w:r>
        <w:rPr>
          <w:lang w:val="en-US"/>
        </w:rPr>
        <w:tab/>
        <w:t xml:space="preserve">— </w:t>
      </w:r>
      <w:r>
        <w:rPr/>
        <w:t>инфинитив</w:t>
      </w:r>
      <w:r>
        <w:rPr>
          <w:lang w:val="en-US"/>
        </w:rPr>
        <w:br/>
      </w:r>
      <w:r>
        <w:rPr>
          <w:b/>
          <w:bCs/>
          <w:lang w:val="en-US"/>
        </w:rPr>
        <w:t>Participio</w:t>
      </w:r>
      <w:r>
        <w:rPr>
          <w:lang w:val="en-US"/>
        </w:rPr>
        <w:tab/>
        <w:t xml:space="preserve">— </w:t>
      </w:r>
      <w:r>
        <w:rPr/>
        <w:t>причастие</w:t>
      </w:r>
      <w:r>
        <w:rPr>
          <w:lang w:val="en-US"/>
        </w:rPr>
        <w:br/>
      </w:r>
      <w:r>
        <w:rPr>
          <w:b/>
          <w:bCs/>
          <w:lang w:val="en-US"/>
        </w:rPr>
        <w:t>Gerundio</w:t>
      </w:r>
      <w:r>
        <w:rPr>
          <w:lang w:val="en-US"/>
        </w:rPr>
        <w:tab/>
        <w:t xml:space="preserve">— </w:t>
      </w:r>
      <w:r>
        <w:rPr/>
        <w:t>герундий</w:t>
      </w:r>
      <w:r>
        <w:rPr>
          <w:lang w:val="en-US"/>
        </w:rPr>
        <w:br/>
      </w:r>
      <w:r>
        <w:rPr>
          <w:b/>
          <w:bCs/>
          <w:lang w:val="en-US"/>
        </w:rPr>
        <w:t>Construcción</w:t>
      </w:r>
      <w:r>
        <w:rPr>
          <w:lang w:val="en-US"/>
        </w:rPr>
        <w:t xml:space="preserve"> </w:t>
      </w:r>
      <w:r>
        <w:rPr>
          <w:b/>
          <w:bCs/>
          <w:lang w:val="en-US"/>
        </w:rPr>
        <w:t>perifrástica</w:t>
      </w:r>
      <w:r>
        <w:rPr>
          <w:lang w:val="en-US"/>
        </w:rPr>
        <w:tab/>
        <w:t xml:space="preserve">— </w:t>
      </w:r>
      <w:r>
        <w:rPr/>
        <w:t>описательная</w:t>
      </w:r>
      <w:r>
        <w:rPr>
          <w:lang w:val="en-US"/>
        </w:rPr>
        <w:t xml:space="preserve"> (</w:t>
      </w:r>
      <w:r>
        <w:rPr/>
        <w:t>перифрастическая</w:t>
      </w:r>
      <w:r>
        <w:rPr>
          <w:lang w:val="en-US"/>
        </w:rPr>
        <w:t>)</w:t>
        <w:br/>
        <w:tab/>
      </w:r>
      <w:r>
        <w:rPr/>
        <w:t>конструкция</w:t>
      </w:r>
      <w:r>
        <w:rPr>
          <w:lang w:val="en-US"/>
        </w:rPr>
        <w:t>(</w:t>
      </w:r>
      <w:r>
        <w:rPr/>
        <w:t>оборот</w:t>
      </w:r>
      <w:r>
        <w:rPr>
          <w:lang w:val="en-US"/>
        </w:rPr>
        <w:t>)</w:t>
        <w:br/>
      </w:r>
      <w:r>
        <w:rPr>
          <w:b/>
          <w:bCs/>
          <w:lang w:val="en-US"/>
        </w:rPr>
        <w:t>Conctrucción</w:t>
      </w:r>
      <w:r>
        <w:rPr>
          <w:lang w:val="en-US"/>
        </w:rPr>
        <w:t xml:space="preserve"> </w:t>
      </w:r>
      <w:r>
        <w:rPr>
          <w:b/>
          <w:bCs/>
          <w:lang w:val="en-US"/>
        </w:rPr>
        <w:t>absoluta</w:t>
      </w:r>
      <w:r>
        <w:rPr>
          <w:lang w:val="en-US"/>
        </w:rPr>
        <w:tab/>
        <w:t xml:space="preserve">— </w:t>
      </w:r>
      <w:r>
        <w:rPr/>
        <w:t>абсолютная</w:t>
      </w:r>
      <w:r>
        <w:rPr>
          <w:lang w:val="en-US"/>
        </w:rPr>
        <w:t xml:space="preserve"> (</w:t>
      </w:r>
      <w:r>
        <w:rPr/>
        <w:t>обособленная</w:t>
      </w:r>
      <w:r>
        <w:rPr>
          <w:lang w:val="en-US"/>
        </w:rPr>
        <w:t>)</w:t>
        <w:br/>
        <w:tab/>
      </w:r>
      <w:r>
        <w:rPr/>
        <w:t>конструкция</w:t>
      </w:r>
      <w:r>
        <w:rPr>
          <w:lang w:val="en-US"/>
        </w:rPr>
        <w:br/>
      </w:r>
      <w:r>
        <w:rPr>
          <w:b/>
          <w:bCs/>
          <w:lang w:val="en-US"/>
        </w:rPr>
        <w:t>Construcción</w:t>
      </w:r>
      <w:r>
        <w:rPr>
          <w:lang w:val="en-US"/>
        </w:rPr>
        <w:t xml:space="preserve"> </w:t>
      </w:r>
      <w:r>
        <w:rPr>
          <w:b/>
          <w:bCs/>
          <w:lang w:val="en-US"/>
        </w:rPr>
        <w:t>conjunta</w:t>
      </w:r>
      <w:r>
        <w:rPr>
          <w:lang w:val="en-US"/>
        </w:rPr>
        <w:tab/>
        <w:t xml:space="preserve">— </w:t>
      </w:r>
      <w:r>
        <w:rPr/>
        <w:t>связная</w:t>
      </w:r>
      <w:r>
        <w:rPr>
          <w:lang w:val="en-US"/>
        </w:rPr>
        <w:t xml:space="preserve"> </w:t>
      </w:r>
      <w:r>
        <w:rPr/>
        <w:t>конструкция</w:t>
      </w:r>
      <w:r>
        <w:rPr>
          <w:lang w:val="en-US"/>
        </w:rPr>
        <w:br/>
      </w:r>
      <w:r>
        <w:rPr>
          <w:b/>
          <w:bCs/>
          <w:lang w:val="en-US"/>
        </w:rPr>
        <w:t>Concordancia</w:t>
      </w:r>
      <w:r>
        <w:rPr>
          <w:lang w:val="en-US"/>
        </w:rPr>
        <w:t xml:space="preserve"> </w:t>
      </w:r>
      <w:r>
        <w:rPr>
          <w:b/>
          <w:bCs/>
          <w:lang w:val="en-US"/>
        </w:rPr>
        <w:t>de los tiempos</w:t>
      </w:r>
      <w:r>
        <w:rPr>
          <w:lang w:val="en-US"/>
        </w:rPr>
        <w:tab/>
        <w:t xml:space="preserve"> — </w:t>
      </w:r>
      <w:r>
        <w:rPr/>
        <w:t>согласование</w:t>
      </w:r>
      <w:r>
        <w:rPr>
          <w:lang w:val="en-US"/>
        </w:rPr>
        <w:t xml:space="preserve"> </w:t>
      </w:r>
      <w:r>
        <w:rPr/>
        <w:t>времен</w:t>
      </w:r>
    </w:p>
    <w:p>
      <w:pPr>
        <w:pStyle w:val="Normal1"/>
        <w:spacing w:lineRule="auto" w:line="240"/>
        <w:ind w:firstLine="284" w:end="0"/>
        <w:rPr>
          <w:sz w:val="24"/>
          <w:lang w:val="en-US"/>
        </w:rPr>
      </w:pPr>
      <w:r>
        <w:rPr>
          <w:sz w:val="24"/>
          <w:lang w:val="en-US"/>
        </w:rPr>
      </w:r>
    </w:p>
    <w:p>
      <w:pPr>
        <w:pStyle w:val="Heading3"/>
        <w:ind w:hanging="0" w:start="0"/>
        <w:rPr>
          <w:b w:val="false"/>
          <w:bCs/>
        </w:rPr>
      </w:pPr>
      <w:bookmarkStart w:id="53" w:name="__RefHeading___Toc1886043"/>
      <w:bookmarkEnd w:id="53"/>
      <w:r>
        <w:rPr>
          <w:b w:val="false"/>
          <w:bCs/>
        </w:rPr>
        <w:t>ОБЩИЕ СВЕДЕНИЯ</w:t>
      </w:r>
    </w:p>
    <w:p>
      <w:pPr>
        <w:pStyle w:val="Heading3"/>
        <w:ind w:hanging="0" w:start="0"/>
        <w:rPr/>
      </w:pPr>
      <w:r>
        <w:rPr/>
        <w:t xml:space="preserve"> </w:t>
      </w:r>
      <w:bookmarkStart w:id="54" w:name="__RefHeading___Toc1886044"/>
      <w:r>
        <w:rPr/>
        <w:t>§ 41. Краткое сравнение глагольной системы  в испанском и русском языках</w:t>
      </w:r>
      <w:bookmarkEnd w:id="54"/>
    </w:p>
    <w:p>
      <w:pPr>
        <w:pStyle w:val="Normal"/>
        <w:rPr/>
      </w:pPr>
      <w:r>
        <w:rPr/>
      </w:r>
    </w:p>
    <w:p>
      <w:pPr>
        <w:pStyle w:val="Normal1"/>
        <w:spacing w:lineRule="auto" w:line="240"/>
        <w:ind w:firstLine="284" w:end="0"/>
        <w:rPr>
          <w:sz w:val="24"/>
        </w:rPr>
      </w:pPr>
      <w:r>
        <w:rPr>
          <w:sz w:val="24"/>
        </w:rPr>
        <w:t>Глагол в испанском языке является наиболее сложной грамматической категорией. В испанском языке:</w:t>
      </w:r>
    </w:p>
    <w:p>
      <w:pPr>
        <w:pStyle w:val="Normal1"/>
        <w:spacing w:lineRule="auto" w:line="240"/>
        <w:ind w:firstLine="284" w:end="0"/>
        <w:rPr/>
      </w:pPr>
      <w:r>
        <w:rPr>
          <w:sz w:val="24"/>
        </w:rPr>
        <w:t xml:space="preserve">1) как и в русском языке, имеются </w:t>
      </w:r>
      <w:r>
        <w:rPr>
          <w:spacing w:val="20"/>
          <w:sz w:val="24"/>
        </w:rPr>
        <w:t>личные</w:t>
      </w:r>
      <w:r>
        <w:rPr>
          <w:sz w:val="24"/>
        </w:rPr>
        <w:t xml:space="preserve"> формы глагола, т.е. спрягаемые формы, которые изменяются по лицам, числам и временам; и </w:t>
      </w:r>
      <w:r>
        <w:rPr>
          <w:spacing w:val="20"/>
          <w:sz w:val="24"/>
        </w:rPr>
        <w:t>неличные</w:t>
      </w:r>
      <w:r>
        <w:rPr>
          <w:sz w:val="24"/>
        </w:rPr>
        <w:t>, т.е. неспрягаемые формы глагола, к ко</w:t>
        <w:softHyphen/>
        <w:t>торым относятся неопределенная форма (инфинитив), причастие и сходная с деепричастием форма — герундий;</w:t>
      </w:r>
    </w:p>
    <w:p>
      <w:pPr>
        <w:pStyle w:val="Normal1"/>
        <w:spacing w:lineRule="auto" w:line="240"/>
        <w:ind w:firstLine="284" w:end="0"/>
        <w:rPr/>
      </w:pPr>
      <w:r>
        <w:rPr>
          <w:sz w:val="24"/>
        </w:rPr>
        <w:t xml:space="preserve">2) как и в русском языке, имеются </w:t>
      </w:r>
      <w:r>
        <w:rPr>
          <w:spacing w:val="20"/>
          <w:sz w:val="24"/>
        </w:rPr>
        <w:t>три лица</w:t>
      </w:r>
      <w:r>
        <w:rPr>
          <w:sz w:val="24"/>
        </w:rPr>
        <w:t xml:space="preserve"> и </w:t>
      </w:r>
      <w:r>
        <w:rPr>
          <w:spacing w:val="20"/>
          <w:sz w:val="24"/>
        </w:rPr>
        <w:t>два числа</w:t>
      </w:r>
      <w:r>
        <w:rPr>
          <w:sz w:val="24"/>
        </w:rPr>
        <w:t>;</w:t>
      </w:r>
    </w:p>
    <w:p>
      <w:pPr>
        <w:pStyle w:val="Normal1"/>
        <w:spacing w:lineRule="auto" w:line="240"/>
        <w:ind w:firstLine="284" w:end="0"/>
        <w:rPr/>
      </w:pPr>
      <w:r>
        <w:rPr>
          <w:sz w:val="24"/>
        </w:rPr>
        <w:t xml:space="preserve">3) есть </w:t>
      </w:r>
      <w:r>
        <w:rPr>
          <w:spacing w:val="20"/>
          <w:sz w:val="24"/>
        </w:rPr>
        <w:t>категория времен</w:t>
      </w:r>
      <w:r>
        <w:rPr>
          <w:sz w:val="24"/>
        </w:rPr>
        <w:t xml:space="preserve"> и, но в отличие от русского язы</w:t>
        <w:softHyphen/>
        <w:t>ка форм времени в испанском языке больше. Имеется два настоя</w:t>
        <w:softHyphen/>
        <w:t>щих времени, восемь прошедших времен, четыре будущих.</w:t>
      </w:r>
    </w:p>
    <w:p>
      <w:pPr>
        <w:pStyle w:val="Normal1"/>
        <w:spacing w:lineRule="auto" w:line="240"/>
        <w:ind w:firstLine="284" w:end="0"/>
        <w:rPr/>
      </w:pPr>
      <w:r>
        <w:rPr>
          <w:sz w:val="24"/>
        </w:rPr>
        <w:t>Например, в изъявительном наклонении у испанских глаголов по восемь времен в каждом из двух залогов, а в сослагательном — по шесть времен. В то время как в русском языке, к примеру, сосла</w:t>
        <w:softHyphen/>
        <w:t xml:space="preserve">гательное наклонение вообще не имеет форм времени и образуется от форм прошедшего времени с помощью частицы </w:t>
      </w:r>
      <w:r>
        <w:rPr>
          <w:i/>
          <w:iCs/>
          <w:sz w:val="24"/>
        </w:rPr>
        <w:t>бы</w:t>
      </w:r>
      <w:r>
        <w:rPr>
          <w:sz w:val="24"/>
        </w:rPr>
        <w:t>.</w:t>
      </w:r>
    </w:p>
    <w:p>
      <w:pPr>
        <w:pStyle w:val="Normal1"/>
        <w:spacing w:lineRule="auto" w:line="240"/>
        <w:ind w:firstLine="284" w:end="0"/>
        <w:rPr>
          <w:sz w:val="24"/>
        </w:rPr>
      </w:pPr>
      <w:r>
        <w:rPr>
          <w:sz w:val="24"/>
        </w:rPr>
        <w:t>Повелительное наклонение в испанском языке также имеет свои отличия от русской повелительной формы (см. § 59);</w:t>
      </w:r>
    </w:p>
    <w:p>
      <w:pPr>
        <w:pStyle w:val="Normal1"/>
        <w:spacing w:lineRule="auto" w:line="240"/>
        <w:ind w:firstLine="284" w:end="0"/>
        <w:rPr/>
      </w:pPr>
      <w:r>
        <w:rPr>
          <w:sz w:val="24"/>
        </w:rPr>
        <w:t xml:space="preserve">4) в отличие от русского, в глагольной системе выделяется не три, а </w:t>
      </w:r>
      <w:r>
        <w:rPr>
          <w:spacing w:val="20"/>
          <w:sz w:val="24"/>
        </w:rPr>
        <w:t>четыре наклонения</w:t>
      </w:r>
      <w:r>
        <w:rPr>
          <w:sz w:val="24"/>
        </w:rPr>
        <w:t xml:space="preserve">: изъявительное, повелительное, сослагательное и условное;             </w:t>
      </w:r>
    </w:p>
    <w:p>
      <w:pPr>
        <w:pStyle w:val="Normal1"/>
        <w:spacing w:lineRule="auto" w:line="240"/>
        <w:ind w:firstLine="284" w:end="0"/>
        <w:rPr/>
      </w:pPr>
      <w:r>
        <w:rPr>
          <w:sz w:val="24"/>
        </w:rPr>
        <w:t xml:space="preserve">5) как и в русском, в испанском языке имеется </w:t>
      </w:r>
      <w:r>
        <w:rPr>
          <w:spacing w:val="20"/>
          <w:sz w:val="24"/>
        </w:rPr>
        <w:t>два залога</w:t>
      </w:r>
      <w:r>
        <w:rPr>
          <w:sz w:val="24"/>
        </w:rPr>
        <w:t>;</w:t>
      </w:r>
    </w:p>
    <w:p>
      <w:pPr>
        <w:pStyle w:val="Normal1"/>
        <w:spacing w:lineRule="auto" w:line="240"/>
        <w:ind w:firstLine="284" w:end="0"/>
        <w:rPr>
          <w:sz w:val="24"/>
        </w:rPr>
      </w:pPr>
      <w:r>
        <w:rPr>
          <w:sz w:val="24"/>
        </w:rPr>
        <w:t>6) в отличие от русского языка глаголы не имеют категории вида. Завершенность и незавершенность действия передается вре</w:t>
        <w:softHyphen/>
        <w:t>менными формами глагола, глагольными конструкциями и лекси</w:t>
        <w:softHyphen/>
        <w:t>ческими средствами;</w:t>
      </w:r>
    </w:p>
    <w:p>
      <w:pPr>
        <w:pStyle w:val="Normal1"/>
        <w:spacing w:lineRule="auto" w:line="240"/>
        <w:ind w:firstLine="284" w:end="0"/>
        <w:rPr>
          <w:sz w:val="24"/>
        </w:rPr>
      </w:pPr>
      <w:r>
        <w:rPr>
          <w:sz w:val="24"/>
        </w:rPr>
        <w:t>7) у глаголов отсутствует также категория рода, которая присуща русским глаголам в прошедшем времени;</w:t>
      </w:r>
    </w:p>
    <w:p>
      <w:pPr>
        <w:pStyle w:val="Normal1"/>
        <w:spacing w:lineRule="auto" w:line="240"/>
        <w:ind w:firstLine="284" w:end="0"/>
        <w:rPr>
          <w:sz w:val="24"/>
        </w:rPr>
      </w:pPr>
      <w:r>
        <w:rPr>
          <w:sz w:val="24"/>
        </w:rPr>
        <w:t>8) имеется две формы инфинитива: простая и сложная. Кроме указанных основных сходств и различий глагольных сис</w:t>
        <w:softHyphen/>
        <w:t>тем испанского и русского языков есть, конечно, и другие особенно</w:t>
        <w:softHyphen/>
        <w:t>сти и отличия, о которых будет сообщено в дальнейшем.</w:t>
      </w:r>
    </w:p>
    <w:p>
      <w:pPr>
        <w:pStyle w:val="Normal1"/>
        <w:spacing w:lineRule="auto" w:line="240"/>
        <w:ind w:firstLine="284" w:end="0"/>
        <w:rPr>
          <w:sz w:val="24"/>
        </w:rPr>
      </w:pPr>
      <w:r>
        <w:rPr>
          <w:sz w:val="24"/>
        </w:rPr>
      </w:r>
    </w:p>
    <w:p>
      <w:pPr>
        <w:pStyle w:val="Heading3"/>
        <w:ind w:hanging="0" w:start="0"/>
        <w:rPr/>
      </w:pPr>
      <w:bookmarkStart w:id="55" w:name="__RefHeading___Toc1886045"/>
      <w:bookmarkEnd w:id="55"/>
      <w:r>
        <w:rPr/>
        <w:t>§ 42. Классификация глаголов</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Классификация глаголов по различным лексико-грамматическим признакам является в какой-то степени условной, т.к. грамма</w:t>
        <w:softHyphen/>
        <w:t>тические и семантические особенности глаголов тесно связаны между собою. Однако для удобства изучения глагола в основу классификации можно положить смысловые, синтаксические и морфологические признаки.</w:t>
      </w:r>
    </w:p>
    <w:p>
      <w:pPr>
        <w:pStyle w:val="Normal1"/>
        <w:spacing w:lineRule="auto" w:line="240"/>
        <w:ind w:firstLine="284" w:end="0"/>
        <w:rPr/>
      </w:pPr>
      <w:r>
        <w:rPr>
          <w:sz w:val="24"/>
        </w:rPr>
        <w:t xml:space="preserve">1. По своим </w:t>
      </w:r>
      <w:r>
        <w:rPr>
          <w:spacing w:val="20"/>
          <w:sz w:val="24"/>
        </w:rPr>
        <w:t>смысловым</w:t>
      </w:r>
      <w:r>
        <w:rPr>
          <w:sz w:val="24"/>
        </w:rPr>
        <w:t xml:space="preserve"> особенностям испанские глаголы бывают:</w:t>
      </w:r>
    </w:p>
    <w:p>
      <w:pPr>
        <w:pStyle w:val="Normal1"/>
        <w:spacing w:lineRule="auto" w:line="240"/>
        <w:ind w:firstLine="284" w:end="0"/>
        <w:rPr/>
      </w:pPr>
      <w:r>
        <w:rPr>
          <w:sz w:val="24"/>
        </w:rPr>
        <w:t xml:space="preserve">а) </w:t>
      </w:r>
      <w:r>
        <w:rPr>
          <w:spacing w:val="20"/>
          <w:sz w:val="24"/>
        </w:rPr>
        <w:t>знаменательные</w:t>
      </w:r>
      <w:r>
        <w:rPr>
          <w:sz w:val="24"/>
        </w:rPr>
        <w:t>, т.е. те, которые всегда употребляются в одном из своих лексических значений. К ним относятся почти все испанские глаголы;</w:t>
      </w:r>
    </w:p>
    <w:p>
      <w:pPr>
        <w:pStyle w:val="Normal1"/>
        <w:spacing w:lineRule="auto" w:line="240"/>
        <w:ind w:firstLine="284" w:end="0"/>
        <w:rPr/>
      </w:pPr>
      <w:r>
        <w:rPr>
          <w:sz w:val="24"/>
        </w:rPr>
        <w:t xml:space="preserve">б) </w:t>
      </w:r>
      <w:r>
        <w:rPr>
          <w:spacing w:val="20"/>
          <w:sz w:val="24"/>
        </w:rPr>
        <w:t>вспомогательные</w:t>
      </w:r>
      <w:r>
        <w:rPr>
          <w:sz w:val="24"/>
        </w:rPr>
        <w:t xml:space="preserve">, которые служат для выражения каких-либо грамматических значений. К ним относится прежде всего глагол </w:t>
      </w:r>
      <w:r>
        <w:rPr>
          <w:b/>
          <w:sz w:val="24"/>
          <w:lang w:val="en-US"/>
        </w:rPr>
        <w:t>haber</w:t>
      </w:r>
      <w:r>
        <w:rPr>
          <w:sz w:val="24"/>
        </w:rPr>
        <w:t>, который почти полностью утратил свое лексическое значение и употребляется теперь для образования всех сложных времен, сложных неличных форм глагола и т.п., т.е. выполняет грамматические функции.</w:t>
      </w:r>
    </w:p>
    <w:p>
      <w:pPr>
        <w:pStyle w:val="Normal1"/>
        <w:spacing w:lineRule="auto" w:line="240"/>
        <w:ind w:firstLine="284" w:end="0"/>
        <w:rPr/>
      </w:pPr>
      <w:r>
        <w:rPr>
          <w:sz w:val="24"/>
        </w:rPr>
        <w:t xml:space="preserve">Вспомогательный глагол </w:t>
      </w:r>
      <w:r>
        <w:rPr>
          <w:b/>
          <w:sz w:val="24"/>
          <w:lang w:val="en-US"/>
        </w:rPr>
        <w:t>ser</w:t>
      </w:r>
      <w:r>
        <w:rPr>
          <w:sz w:val="24"/>
        </w:rPr>
        <w:t xml:space="preserve"> (быть) используется как глагол-связка и показатель форм страдательного залога, хотя и не утратил полностью своего лексического значения. Вспомогательная грамматическая роль присуща глаголу </w:t>
      </w:r>
      <w:r>
        <w:rPr>
          <w:b/>
          <w:sz w:val="24"/>
          <w:lang w:val="en-US"/>
        </w:rPr>
        <w:t>estar</w:t>
      </w:r>
      <w:r>
        <w:rPr>
          <w:sz w:val="24"/>
        </w:rPr>
        <w:t xml:space="preserve">, который в то же время сохраняет и свое лексическое значение. </w:t>
      </w:r>
    </w:p>
    <w:p>
      <w:pPr>
        <w:pStyle w:val="Normal1"/>
        <w:spacing w:lineRule="auto" w:line="240"/>
        <w:ind w:firstLine="284" w:end="0"/>
        <w:rPr/>
      </w:pPr>
      <w:r>
        <w:rPr>
          <w:sz w:val="24"/>
        </w:rPr>
        <w:t xml:space="preserve">Во вспомогательной грамматической функции могут выступать некоторые знаменательные глаголы, например, </w:t>
      </w:r>
      <w:r>
        <w:rPr>
          <w:b/>
          <w:sz w:val="24"/>
          <w:lang w:val="en-US"/>
        </w:rPr>
        <w:t>tener</w:t>
      </w:r>
      <w:r>
        <w:rPr>
          <w:b/>
          <w:sz w:val="24"/>
        </w:rPr>
        <w:t xml:space="preserve">, </w:t>
      </w:r>
      <w:r>
        <w:rPr>
          <w:b/>
          <w:sz w:val="24"/>
          <w:lang w:val="en-US"/>
        </w:rPr>
        <w:t>ir</w:t>
      </w:r>
      <w:r>
        <w:rPr>
          <w:b/>
          <w:sz w:val="24"/>
        </w:rPr>
        <w:t xml:space="preserve">, </w:t>
      </w:r>
      <w:r>
        <w:rPr>
          <w:b/>
          <w:sz w:val="24"/>
          <w:lang w:val="en-US"/>
        </w:rPr>
        <w:t>venir</w:t>
      </w:r>
      <w:r>
        <w:rPr>
          <w:b/>
          <w:sz w:val="24"/>
        </w:rPr>
        <w:t xml:space="preserve">, </w:t>
      </w:r>
      <w:r>
        <w:rPr>
          <w:b/>
          <w:sz w:val="24"/>
          <w:lang w:val="en-US"/>
        </w:rPr>
        <w:t>poder</w:t>
      </w:r>
      <w:r>
        <w:rPr>
          <w:b/>
          <w:sz w:val="24"/>
        </w:rPr>
        <w:t xml:space="preserve">, </w:t>
      </w:r>
      <w:r>
        <w:rPr>
          <w:b/>
          <w:sz w:val="24"/>
          <w:lang w:val="en-US"/>
        </w:rPr>
        <w:t>empezar</w:t>
      </w:r>
      <w:r>
        <w:rPr>
          <w:b/>
          <w:sz w:val="24"/>
        </w:rPr>
        <w:t xml:space="preserve">, </w:t>
      </w:r>
      <w:r>
        <w:rPr>
          <w:b/>
          <w:sz w:val="24"/>
          <w:lang w:val="en-US"/>
        </w:rPr>
        <w:t>comenzar</w:t>
      </w:r>
      <w:r>
        <w:rPr>
          <w:b/>
          <w:sz w:val="24"/>
        </w:rPr>
        <w:t xml:space="preserve">, </w:t>
      </w:r>
      <w:r>
        <w:rPr>
          <w:b/>
          <w:sz w:val="24"/>
          <w:lang w:val="en-US"/>
        </w:rPr>
        <w:t>seguir</w:t>
      </w:r>
      <w:r>
        <w:rPr>
          <w:b/>
          <w:sz w:val="24"/>
        </w:rPr>
        <w:t xml:space="preserve">, </w:t>
      </w:r>
      <w:r>
        <w:rPr>
          <w:b/>
          <w:sz w:val="24"/>
          <w:lang w:val="en-US"/>
        </w:rPr>
        <w:t>dejar</w:t>
      </w:r>
      <w:r>
        <w:rPr>
          <w:b/>
          <w:sz w:val="24"/>
        </w:rPr>
        <w:t xml:space="preserve">, </w:t>
      </w:r>
      <w:r>
        <w:rPr>
          <w:b/>
          <w:sz w:val="24"/>
          <w:lang w:val="en-US"/>
        </w:rPr>
        <w:t>quedar</w:t>
      </w:r>
      <w:r>
        <w:rPr>
          <w:sz w:val="24"/>
        </w:rPr>
        <w:t xml:space="preserve"> и некоторые другие. Их иногда называют полувспомогательными глаголами. </w:t>
      </w:r>
    </w:p>
    <w:p>
      <w:pPr>
        <w:pStyle w:val="Normal1"/>
        <w:spacing w:lineRule="auto" w:line="240"/>
        <w:ind w:firstLine="284" w:end="0"/>
        <w:rPr/>
      </w:pPr>
      <w:r>
        <w:rPr>
          <w:sz w:val="24"/>
        </w:rPr>
        <w:t xml:space="preserve">2. По своим </w:t>
      </w:r>
      <w:r>
        <w:rPr>
          <w:spacing w:val="20"/>
          <w:sz w:val="24"/>
        </w:rPr>
        <w:t>синтаксическим</w:t>
      </w:r>
      <w:r>
        <w:rPr>
          <w:sz w:val="24"/>
        </w:rPr>
        <w:t xml:space="preserve"> особенностям (иными словами, по характеру связи сказуемого с подлежащим и с дополнением) испанские глаголы можно разделить на следующие группы:</w:t>
      </w:r>
    </w:p>
    <w:p>
      <w:pPr>
        <w:pStyle w:val="Normal1"/>
        <w:spacing w:lineRule="auto" w:line="240"/>
        <w:ind w:firstLine="284" w:end="0"/>
        <w:rPr/>
      </w:pPr>
      <w:r>
        <w:rPr>
          <w:sz w:val="24"/>
        </w:rPr>
        <w:t xml:space="preserve">а) </w:t>
      </w:r>
      <w:r>
        <w:rPr>
          <w:spacing w:val="20"/>
          <w:sz w:val="24"/>
        </w:rPr>
        <w:t>личные глаголы</w:t>
      </w:r>
      <w:r>
        <w:rPr>
          <w:sz w:val="24"/>
        </w:rPr>
        <w:t>. Они передают действие, которое не мыслится без его исполнителя. Поэтому они имеют все три лица единственного и множественного числа. Личные глаголы составляют подавляющее большинство;</w:t>
      </w:r>
    </w:p>
    <w:p>
      <w:pPr>
        <w:pStyle w:val="Normal1"/>
        <w:spacing w:lineRule="auto" w:line="240"/>
        <w:ind w:firstLine="284" w:end="0"/>
        <w:rPr/>
      </w:pPr>
      <w:r>
        <w:rPr>
          <w:sz w:val="24"/>
        </w:rPr>
        <w:t xml:space="preserve">б) </w:t>
      </w:r>
      <w:r>
        <w:rPr>
          <w:spacing w:val="20"/>
          <w:sz w:val="24"/>
        </w:rPr>
        <w:t>безличные глаголы</w:t>
      </w:r>
      <w:r>
        <w:rPr>
          <w:sz w:val="24"/>
        </w:rPr>
        <w:t xml:space="preserve"> называют действия, а точнее процессы или состояния, которые протекают сами по себе, без какого-либо производителя. При безличных глаголах подлежащее не мыслится. Хотя эти глаголы и употребляются в третьем лице единственного числа, они не подразумевают никакого лица. К ним относятся глаголы типа </w:t>
      </w:r>
      <w:r>
        <w:rPr>
          <w:b/>
          <w:sz w:val="24"/>
          <w:lang w:val="en-US"/>
        </w:rPr>
        <w:t>amanecer</w:t>
      </w:r>
      <w:r>
        <w:rPr>
          <w:sz w:val="24"/>
        </w:rPr>
        <w:t xml:space="preserve"> — рассветать; </w:t>
      </w:r>
      <w:r>
        <w:rPr>
          <w:b/>
          <w:sz w:val="24"/>
          <w:lang w:val="en-US"/>
        </w:rPr>
        <w:t>nevar</w:t>
      </w:r>
      <w:r>
        <w:rPr>
          <w:b/>
          <w:sz w:val="24"/>
        </w:rPr>
        <w:t xml:space="preserve">, </w:t>
      </w:r>
      <w:r>
        <w:rPr>
          <w:b/>
          <w:sz w:val="24"/>
          <w:lang w:val="en-US"/>
        </w:rPr>
        <w:t>granizar</w:t>
      </w:r>
      <w:r>
        <w:rPr>
          <w:sz w:val="24"/>
        </w:rPr>
        <w:t xml:space="preserve">, </w:t>
      </w:r>
      <w:r>
        <w:rPr>
          <w:b/>
          <w:sz w:val="24"/>
          <w:lang w:val="en-US"/>
        </w:rPr>
        <w:t>llover</w:t>
      </w:r>
      <w:r>
        <w:rPr>
          <w:sz w:val="24"/>
        </w:rPr>
        <w:t xml:space="preserve"> — идти (о снеге, граде, дожде);</w:t>
      </w:r>
    </w:p>
    <w:p>
      <w:pPr>
        <w:pStyle w:val="Normal1"/>
        <w:spacing w:lineRule="auto" w:line="240"/>
        <w:ind w:firstLine="284" w:end="0"/>
        <w:rPr/>
      </w:pPr>
      <w:r>
        <w:rPr>
          <w:sz w:val="24"/>
        </w:rPr>
        <w:t xml:space="preserve">в) </w:t>
      </w:r>
      <w:r>
        <w:rPr>
          <w:spacing w:val="20"/>
          <w:sz w:val="24"/>
        </w:rPr>
        <w:t>переходные глаголы</w:t>
      </w:r>
      <w:r>
        <w:rPr>
          <w:sz w:val="24"/>
        </w:rPr>
        <w:t xml:space="preserve"> подразумевают действие, непосредственно направленное на какой-либо предмет. Такие глаголы имеют при себе прямое дополнение. Например: </w:t>
      </w:r>
      <w:r>
        <w:rPr>
          <w:sz w:val="24"/>
          <w:lang w:val="en-US"/>
        </w:rPr>
        <w:t>poner</w:t>
      </w:r>
      <w:r>
        <w:rPr>
          <w:sz w:val="24"/>
        </w:rPr>
        <w:t xml:space="preserve"> </w:t>
      </w:r>
      <w:r>
        <w:rPr>
          <w:sz w:val="24"/>
          <w:lang w:val="en-US"/>
        </w:rPr>
        <w:t>un</w:t>
      </w:r>
      <w:r>
        <w:rPr>
          <w:sz w:val="24"/>
        </w:rPr>
        <w:t xml:space="preserve"> </w:t>
      </w:r>
      <w:r>
        <w:rPr>
          <w:b/>
          <w:bCs/>
          <w:sz w:val="24"/>
          <w:lang w:val="en-US"/>
        </w:rPr>
        <w:t>libro</w:t>
      </w:r>
      <w:r>
        <w:rPr>
          <w:sz w:val="24"/>
        </w:rPr>
        <w:t xml:space="preserve"> —-положить книгу; </w:t>
      </w:r>
      <w:r>
        <w:rPr>
          <w:b/>
          <w:bCs/>
          <w:sz w:val="24"/>
          <w:lang w:val="en-US"/>
        </w:rPr>
        <w:t>escribir</w:t>
      </w:r>
      <w:r>
        <w:rPr>
          <w:sz w:val="24"/>
        </w:rPr>
        <w:t xml:space="preserve"> </w:t>
      </w:r>
      <w:r>
        <w:rPr>
          <w:sz w:val="24"/>
          <w:lang w:val="en-US"/>
        </w:rPr>
        <w:t>una</w:t>
      </w:r>
      <w:r>
        <w:rPr>
          <w:sz w:val="24"/>
        </w:rPr>
        <w:t xml:space="preserve"> </w:t>
      </w:r>
      <w:r>
        <w:rPr>
          <w:sz w:val="24"/>
          <w:lang w:val="en-US"/>
        </w:rPr>
        <w:t>carta</w:t>
      </w:r>
      <w:r>
        <w:rPr>
          <w:sz w:val="24"/>
        </w:rPr>
        <w:t xml:space="preserve"> — писать письмо. Переходные глаголы образуют страдательный залог;</w:t>
      </w:r>
    </w:p>
    <w:p>
      <w:pPr>
        <w:pStyle w:val="Normal1"/>
        <w:spacing w:lineRule="auto" w:line="240"/>
        <w:ind w:firstLine="284" w:end="0"/>
        <w:rPr/>
      </w:pPr>
      <w:r>
        <w:rPr>
          <w:sz w:val="24"/>
        </w:rPr>
        <w:t xml:space="preserve">г) </w:t>
      </w:r>
      <w:r>
        <w:rPr>
          <w:spacing w:val="20"/>
          <w:sz w:val="24"/>
        </w:rPr>
        <w:t>непереходные глаголы</w:t>
      </w:r>
      <w:r>
        <w:rPr>
          <w:sz w:val="24"/>
        </w:rPr>
        <w:t xml:space="preserve"> не выражают действия, направленного на другой предмет, и по этой- причине не имеют при себе прямого дополнения. Это глаголы типа: </w:t>
      </w:r>
      <w:r>
        <w:rPr>
          <w:b/>
          <w:bCs/>
          <w:sz w:val="24"/>
          <w:lang w:val="en-US"/>
        </w:rPr>
        <w:t>arder</w:t>
      </w:r>
      <w:r>
        <w:rPr>
          <w:sz w:val="24"/>
        </w:rPr>
        <w:t xml:space="preserve"> — гореть, </w:t>
      </w:r>
      <w:r>
        <w:rPr>
          <w:b/>
          <w:bCs/>
          <w:sz w:val="24"/>
          <w:lang w:val="en-US"/>
        </w:rPr>
        <w:t>ir</w:t>
      </w:r>
      <w:r>
        <w:rPr>
          <w:sz w:val="24"/>
        </w:rPr>
        <w:t xml:space="preserve"> — идти, </w:t>
      </w:r>
      <w:r>
        <w:rPr>
          <w:b/>
          <w:bCs/>
          <w:sz w:val="24"/>
          <w:lang w:val="en-US"/>
        </w:rPr>
        <w:t>poder</w:t>
      </w:r>
      <w:r>
        <w:rPr>
          <w:sz w:val="24"/>
        </w:rPr>
        <w:t xml:space="preserve"> — мочь. Непереходные глаголы страдательного залога не образуют.</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Часто многозначные глаголы в одних своих значениях употреб</w:t>
        <w:softHyphen/>
        <w:t xml:space="preserve">ляются как переходные, в других как непереходные. Например: </w:t>
      </w:r>
      <w:r>
        <w:rPr>
          <w:b/>
          <w:bCs/>
          <w:sz w:val="22"/>
          <w:lang w:val="en-US"/>
        </w:rPr>
        <w:t>trabajar</w:t>
      </w:r>
      <w:r>
        <w:rPr>
          <w:sz w:val="22"/>
        </w:rPr>
        <w:t xml:space="preserve"> в значе</w:t>
        <w:softHyphen/>
        <w:t xml:space="preserve">нии </w:t>
      </w:r>
      <w:r>
        <w:rPr>
          <w:i/>
          <w:iCs/>
          <w:sz w:val="22"/>
        </w:rPr>
        <w:t>работать</w:t>
      </w:r>
      <w:r>
        <w:rPr>
          <w:sz w:val="22"/>
        </w:rPr>
        <w:t xml:space="preserve"> — непереходный глагол, а в значении </w:t>
      </w:r>
      <w:r>
        <w:rPr>
          <w:i/>
          <w:iCs/>
          <w:sz w:val="22"/>
        </w:rPr>
        <w:t>обрабатывать</w:t>
      </w:r>
      <w:r>
        <w:rPr>
          <w:sz w:val="22"/>
        </w:rPr>
        <w:t>— переход</w:t>
        <w:softHyphen/>
        <w:t xml:space="preserve">ный; </w:t>
      </w:r>
      <w:r>
        <w:rPr>
          <w:b/>
          <w:bCs/>
          <w:sz w:val="22"/>
          <w:lang w:val="en-US"/>
        </w:rPr>
        <w:t>comer</w:t>
      </w:r>
      <w:r>
        <w:rPr>
          <w:sz w:val="22"/>
        </w:rPr>
        <w:t xml:space="preserve"> в значении </w:t>
      </w:r>
      <w:r>
        <w:rPr>
          <w:i/>
          <w:iCs/>
          <w:sz w:val="22"/>
        </w:rPr>
        <w:t>есть, съедать</w:t>
      </w:r>
      <w:r>
        <w:rPr>
          <w:sz w:val="22"/>
        </w:rPr>
        <w:t xml:space="preserve"> — переходный, а в значении </w:t>
      </w:r>
      <w:r>
        <w:rPr>
          <w:i/>
          <w:iCs/>
          <w:sz w:val="22"/>
        </w:rPr>
        <w:t>питаться, обедать</w:t>
      </w:r>
      <w:r>
        <w:rPr>
          <w:sz w:val="22"/>
        </w:rPr>
        <w:t xml:space="preserve"> — непереходный.</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д) </w:t>
      </w:r>
      <w:r>
        <w:rPr>
          <w:spacing w:val="20"/>
          <w:sz w:val="24"/>
        </w:rPr>
        <w:t>местоименные</w:t>
      </w:r>
      <w:r>
        <w:rPr>
          <w:sz w:val="24"/>
        </w:rPr>
        <w:t xml:space="preserve"> (возвратные) </w:t>
      </w:r>
      <w:r>
        <w:rPr>
          <w:spacing w:val="20"/>
          <w:sz w:val="24"/>
        </w:rPr>
        <w:t>глаголы</w:t>
      </w:r>
      <w:r>
        <w:rPr>
          <w:sz w:val="24"/>
        </w:rPr>
        <w:t xml:space="preserve"> имеют опреде</w:t>
        <w:softHyphen/>
        <w:t>ленное сходство с русскими возвратными глаголами. Употребляют</w:t>
        <w:softHyphen/>
        <w:t xml:space="preserve">ся всегда с местоимениями — возвратным или же неударенными личными местоимениями: </w:t>
      </w:r>
      <w:r>
        <w:rPr>
          <w:b/>
          <w:bCs/>
          <w:sz w:val="24"/>
          <w:lang w:val="en-US"/>
        </w:rPr>
        <w:t>lavarse</w:t>
      </w:r>
      <w:r>
        <w:rPr>
          <w:sz w:val="24"/>
        </w:rPr>
        <w:t xml:space="preserve"> — мыться, </w:t>
      </w:r>
      <w:r>
        <w:rPr>
          <w:b/>
          <w:bCs/>
          <w:sz w:val="24"/>
          <w:lang w:val="en-US"/>
        </w:rPr>
        <w:t>me</w:t>
      </w:r>
      <w:r>
        <w:rPr>
          <w:b/>
          <w:bCs/>
          <w:sz w:val="24"/>
        </w:rPr>
        <w:t xml:space="preserve"> </w:t>
      </w:r>
      <w:r>
        <w:rPr>
          <w:b/>
          <w:bCs/>
          <w:sz w:val="24"/>
          <w:lang w:val="en-US"/>
        </w:rPr>
        <w:t>lavo</w:t>
      </w:r>
      <w:r>
        <w:rPr>
          <w:sz w:val="24"/>
        </w:rPr>
        <w:t xml:space="preserve"> — я моюсь, </w:t>
      </w:r>
      <w:r>
        <w:rPr>
          <w:b/>
          <w:bCs/>
          <w:sz w:val="24"/>
          <w:lang w:val="en-US"/>
        </w:rPr>
        <w:t>se</w:t>
      </w:r>
      <w:r>
        <w:rPr>
          <w:b/>
          <w:bCs/>
          <w:sz w:val="24"/>
        </w:rPr>
        <w:t xml:space="preserve"> </w:t>
      </w:r>
      <w:r>
        <w:rPr>
          <w:b/>
          <w:bCs/>
          <w:sz w:val="24"/>
          <w:lang w:val="en-US"/>
        </w:rPr>
        <w:t>lavan</w:t>
      </w:r>
      <w:r>
        <w:rPr>
          <w:sz w:val="24"/>
        </w:rPr>
        <w:t xml:space="preserve"> — они моются и т.п.</w:t>
      </w:r>
    </w:p>
    <w:p>
      <w:pPr>
        <w:pStyle w:val="Normal1"/>
        <w:spacing w:lineRule="auto" w:line="240"/>
        <w:ind w:firstLine="284" w:end="0"/>
        <w:rPr/>
      </w:pPr>
      <w:r>
        <w:rPr>
          <w:sz w:val="24"/>
        </w:rPr>
        <w:t xml:space="preserve">3. Исходя из </w:t>
      </w:r>
      <w:r>
        <w:rPr>
          <w:spacing w:val="20"/>
          <w:sz w:val="24"/>
        </w:rPr>
        <w:t>морфологических</w:t>
      </w:r>
      <w:r>
        <w:rPr>
          <w:sz w:val="24"/>
        </w:rPr>
        <w:t xml:space="preserve"> особенностей глагольного спряжения, в испанском языке выделяются </w:t>
      </w:r>
      <w:r>
        <w:rPr>
          <w:spacing w:val="20"/>
          <w:sz w:val="24"/>
        </w:rPr>
        <w:t>три</w:t>
      </w:r>
      <w:r>
        <w:rPr>
          <w:sz w:val="24"/>
        </w:rPr>
        <w:t xml:space="preserve"> группы глаголов:</w:t>
      </w:r>
    </w:p>
    <w:p>
      <w:pPr>
        <w:pStyle w:val="Normal1"/>
        <w:spacing w:lineRule="auto" w:line="240"/>
        <w:ind w:firstLine="284" w:end="0"/>
        <w:rPr/>
      </w:pPr>
      <w:r>
        <w:rPr>
          <w:sz w:val="24"/>
        </w:rPr>
        <w:t xml:space="preserve">а) глаголы </w:t>
      </w:r>
      <w:r>
        <w:rPr>
          <w:spacing w:val="20"/>
          <w:sz w:val="24"/>
        </w:rPr>
        <w:t>обычного спряжения</w:t>
      </w:r>
      <w:r>
        <w:rPr>
          <w:sz w:val="24"/>
        </w:rPr>
        <w:t xml:space="preserve"> (иначе их называют «</w:t>
      </w:r>
      <w:r>
        <w:rPr>
          <w:spacing w:val="20"/>
          <w:sz w:val="24"/>
        </w:rPr>
        <w:t>правильными</w:t>
      </w:r>
      <w:r>
        <w:rPr>
          <w:sz w:val="24"/>
        </w:rPr>
        <w:t>»). Это самая многочисленная группа. В нее входят глаголы, которые при спряжении не изменяют буквенный состав корня и подчиняются всем основным правилам спряжения. Например</w:t>
      </w:r>
      <w:r>
        <w:rPr>
          <w:sz w:val="24"/>
          <w:lang w:val="en-US"/>
        </w:rPr>
        <w:t xml:space="preserve">: </w:t>
      </w:r>
      <w:r>
        <w:rPr>
          <w:b/>
          <w:bCs/>
          <w:sz w:val="24"/>
          <w:lang w:val="en-US"/>
        </w:rPr>
        <w:t>vivir, trabajar, comer, amar</w:t>
      </w:r>
      <w:r>
        <w:rPr>
          <w:sz w:val="24"/>
          <w:lang w:val="en-US"/>
        </w:rPr>
        <w:t xml:space="preserve"> </w:t>
      </w: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spacing w:lineRule="auto" w:line="240"/>
        <w:ind w:firstLine="284" w:end="0"/>
        <w:rPr/>
      </w:pPr>
      <w:r>
        <w:rPr>
          <w:sz w:val="24"/>
        </w:rPr>
        <w:t xml:space="preserve">б) глаголы </w:t>
      </w:r>
      <w:r>
        <w:rPr>
          <w:spacing w:val="20"/>
          <w:sz w:val="24"/>
        </w:rPr>
        <w:t>отклоняющегося спряжения</w:t>
      </w:r>
      <w:r>
        <w:rPr>
          <w:sz w:val="24"/>
        </w:rPr>
        <w:t xml:space="preserve"> (иначе «о т к л о н я ю щ и е с я», «</w:t>
      </w:r>
      <w:r>
        <w:rPr>
          <w:spacing w:val="20"/>
          <w:sz w:val="24"/>
        </w:rPr>
        <w:t>неправильные</w:t>
      </w:r>
      <w:r>
        <w:rPr>
          <w:sz w:val="24"/>
        </w:rPr>
        <w:t>»). К ним относятся глаго</w:t>
        <w:softHyphen/>
        <w:t>лы, которые изменяют в определенных временах и лицах буквенный состав корня или нормативные окончания, или же то и другое одно</w:t>
        <w:softHyphen/>
        <w:t xml:space="preserve">временно и которые, благодаря, общим особенностям спряжения, объединяются в специальные группы. Например: </w:t>
      </w:r>
      <w:r>
        <w:rPr>
          <w:b/>
          <w:bCs/>
          <w:sz w:val="24"/>
          <w:lang w:val="en-US"/>
        </w:rPr>
        <w:t>entender</w:t>
      </w:r>
      <w:r>
        <w:rPr>
          <w:sz w:val="24"/>
        </w:rPr>
        <w:t xml:space="preserve"> — уо </w:t>
      </w:r>
      <w:r>
        <w:rPr>
          <w:sz w:val="24"/>
          <w:lang w:val="en-US"/>
        </w:rPr>
        <w:t>ent</w:t>
      </w:r>
      <w:r>
        <w:rPr>
          <w:b/>
          <w:bCs/>
          <w:sz w:val="24"/>
          <w:lang w:val="en-US"/>
        </w:rPr>
        <w:t>ie</w:t>
      </w:r>
      <w:r>
        <w:rPr>
          <w:sz w:val="24"/>
          <w:lang w:val="en-US"/>
        </w:rPr>
        <w:t>ndo</w:t>
      </w:r>
      <w:r>
        <w:rPr>
          <w:sz w:val="24"/>
        </w:rPr>
        <w:t xml:space="preserve"> — я понимаю и т.д., </w:t>
      </w:r>
      <w:r>
        <w:rPr>
          <w:b/>
          <w:bCs/>
          <w:sz w:val="24"/>
          <w:lang w:val="en-US"/>
        </w:rPr>
        <w:t>cerrar</w:t>
      </w:r>
      <w:r>
        <w:rPr>
          <w:sz w:val="24"/>
        </w:rPr>
        <w:t xml:space="preserve"> — </w:t>
      </w:r>
      <w:r>
        <w:rPr>
          <w:sz w:val="24"/>
          <w:lang w:val="en-US"/>
        </w:rPr>
        <w:t>c</w:t>
      </w:r>
      <w:r>
        <w:rPr>
          <w:b/>
          <w:bCs/>
          <w:sz w:val="24"/>
          <w:lang w:val="en-US"/>
        </w:rPr>
        <w:t>ie</w:t>
      </w:r>
      <w:r>
        <w:rPr>
          <w:sz w:val="24"/>
          <w:lang w:val="en-US"/>
        </w:rPr>
        <w:t>rro</w:t>
      </w:r>
      <w:r>
        <w:rPr>
          <w:sz w:val="24"/>
        </w:rPr>
        <w:t xml:space="preserve"> — я закрываю и т.д. У этих двух глаголов при спряжении происходит дифтонгизация </w:t>
      </w:r>
      <w:r>
        <w:rPr>
          <w:b/>
          <w:bCs/>
          <w:sz w:val="24"/>
        </w:rPr>
        <w:t>е</w:t>
      </w:r>
      <w:r>
        <w:rPr>
          <w:sz w:val="24"/>
        </w:rPr>
        <w:t xml:space="preserve"> в </w:t>
      </w:r>
      <w:r>
        <w:rPr>
          <w:b/>
          <w:bCs/>
          <w:sz w:val="24"/>
          <w:lang w:val="en-US"/>
        </w:rPr>
        <w:t>ie</w:t>
      </w:r>
      <w:r>
        <w:rPr>
          <w:sz w:val="24"/>
        </w:rPr>
        <w:t>, поэтому они относятся к одной группе отклоняющихся глаголов;</w:t>
      </w:r>
    </w:p>
    <w:p>
      <w:pPr>
        <w:pStyle w:val="Normal1"/>
        <w:spacing w:lineRule="auto" w:line="240"/>
        <w:ind w:firstLine="284" w:end="0"/>
        <w:rPr/>
      </w:pPr>
      <w:r>
        <w:rPr>
          <w:sz w:val="24"/>
        </w:rPr>
        <w:t xml:space="preserve">в) глаголы </w:t>
      </w:r>
      <w:r>
        <w:rPr>
          <w:spacing w:val="20"/>
          <w:sz w:val="24"/>
        </w:rPr>
        <w:t>индивидуального спряжения</w:t>
      </w:r>
      <w:r>
        <w:rPr>
          <w:sz w:val="24"/>
        </w:rPr>
        <w:t xml:space="preserve"> (иначе — «</w:t>
      </w:r>
      <w:r>
        <w:rPr>
          <w:spacing w:val="20"/>
          <w:sz w:val="24"/>
        </w:rPr>
        <w:t>индивидуальные</w:t>
      </w:r>
      <w:r>
        <w:rPr>
          <w:sz w:val="24"/>
        </w:rPr>
        <w:t>», «</w:t>
      </w:r>
      <w:r>
        <w:rPr>
          <w:spacing w:val="20"/>
          <w:sz w:val="24"/>
        </w:rPr>
        <w:t>особые</w:t>
      </w:r>
      <w:r>
        <w:rPr>
          <w:sz w:val="24"/>
        </w:rPr>
        <w:t>»). В данную группу входят глаголы, каждый из которых имеет свои собственные особенности спряжения. Например</w:t>
      </w:r>
      <w:r>
        <w:rPr>
          <w:sz w:val="24"/>
          <w:lang w:val="en-US"/>
        </w:rPr>
        <w:t xml:space="preserve">: </w:t>
      </w:r>
      <w:r>
        <w:rPr>
          <w:b/>
          <w:bCs/>
          <w:sz w:val="24"/>
          <w:lang w:val="en-US"/>
        </w:rPr>
        <w:t>ir, salir, ser, estar</w:t>
      </w:r>
      <w:r>
        <w:rPr>
          <w:sz w:val="24"/>
          <w:lang w:val="en-US"/>
        </w:rPr>
        <w:t xml:space="preserve"> </w:t>
      </w: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spacing w:lineRule="auto" w:line="240"/>
        <w:ind w:firstLine="284" w:end="0"/>
        <w:rPr/>
      </w:pPr>
      <w:r>
        <w:rPr>
          <w:sz w:val="24"/>
        </w:rPr>
        <w:t xml:space="preserve">4. Своеобразное положение занимают так называемые «недостаточные» глаголы, которые по разным причинам не употребляются в ряде лиц и времен. К ним относятся: </w:t>
      </w:r>
      <w:r>
        <w:rPr>
          <w:b/>
          <w:bCs/>
          <w:sz w:val="24"/>
          <w:lang w:val="en-US"/>
        </w:rPr>
        <w:t>ata</w:t>
      </w:r>
      <w:r>
        <w:rPr>
          <w:b/>
          <w:bCs/>
          <w:sz w:val="24"/>
        </w:rPr>
        <w:t>ñ</w:t>
      </w:r>
      <w:r>
        <w:rPr>
          <w:b/>
          <w:bCs/>
          <w:sz w:val="24"/>
          <w:lang w:val="en-US"/>
        </w:rPr>
        <w:t>er</w:t>
      </w:r>
      <w:r>
        <w:rPr>
          <w:sz w:val="24"/>
        </w:rPr>
        <w:t xml:space="preserve"> — касаться,  </w:t>
      </w:r>
      <w:r>
        <w:rPr>
          <w:b/>
          <w:bCs/>
          <w:sz w:val="24"/>
          <w:lang w:val="en-US"/>
        </w:rPr>
        <w:t>soler</w:t>
      </w:r>
      <w:r>
        <w:rPr>
          <w:sz w:val="24"/>
        </w:rPr>
        <w:t xml:space="preserve">— иметь обыкновение, </w:t>
      </w:r>
      <w:r>
        <w:rPr>
          <w:b/>
          <w:bCs/>
          <w:sz w:val="24"/>
          <w:lang w:val="en-US"/>
        </w:rPr>
        <w:t>abolir</w:t>
      </w:r>
      <w:r>
        <w:rPr>
          <w:sz w:val="24"/>
        </w:rPr>
        <w:t xml:space="preserve"> — отменять, </w:t>
      </w:r>
      <w:r>
        <w:rPr>
          <w:b/>
          <w:bCs/>
          <w:sz w:val="24"/>
          <w:lang w:val="en-US"/>
        </w:rPr>
        <w:t>concernir</w:t>
      </w:r>
      <w:r>
        <w:rPr>
          <w:sz w:val="24"/>
        </w:rPr>
        <w:t xml:space="preserve"> — отно</w:t>
      </w:r>
      <w:r>
        <w:rPr>
          <w:sz w:val="24"/>
          <w:lang w:val="en-US"/>
        </w:rPr>
        <w:t>c</w:t>
      </w:r>
      <w:r>
        <w:rPr>
          <w:sz w:val="24"/>
        </w:rPr>
        <w:t>иться, касаться и др.</w:t>
      </w:r>
    </w:p>
    <w:p>
      <w:pPr>
        <w:pStyle w:val="Normal1"/>
        <w:spacing w:lineRule="auto" w:line="240"/>
        <w:ind w:firstLine="284" w:end="0"/>
        <w:rPr>
          <w:sz w:val="24"/>
        </w:rPr>
      </w:pPr>
      <w:r>
        <w:rPr>
          <w:sz w:val="24"/>
        </w:rPr>
      </w:r>
    </w:p>
    <w:p>
      <w:pPr>
        <w:pStyle w:val="Heading3"/>
        <w:ind w:hanging="0" w:start="0"/>
        <w:rPr/>
      </w:pPr>
      <w:bookmarkStart w:id="56" w:name="__RefHeading___Toc1886046"/>
      <w:bookmarkEnd w:id="56"/>
      <w:r>
        <w:rPr/>
        <w:t>§ 43. Грамматические категории глагола</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При спряжении испанские глаголы изменяют свои окончания и помощью этих изменений выражают ряд грамматических категорий, а именно: время, наклонение, залог, лицо и число.</w:t>
      </w:r>
    </w:p>
    <w:p>
      <w:pPr>
        <w:pStyle w:val="Normal1"/>
        <w:spacing w:lineRule="auto" w:line="240"/>
        <w:ind w:firstLine="284" w:end="0"/>
        <w:rPr>
          <w:sz w:val="24"/>
        </w:rPr>
      </w:pPr>
      <w:r>
        <w:rPr>
          <w:sz w:val="24"/>
        </w:rPr>
        <w:t xml:space="preserve"> </w:t>
      </w:r>
      <w:r>
        <w:rPr>
          <w:sz w:val="24"/>
        </w:rPr>
        <w:t xml:space="preserve">Глагольные времена в испанском языке образуют разветвленную систему и делятся на простые и сложные. </w:t>
      </w:r>
    </w:p>
    <w:p>
      <w:pPr>
        <w:pStyle w:val="Normal1"/>
        <w:spacing w:lineRule="auto" w:line="240"/>
        <w:ind w:firstLine="284" w:end="0"/>
        <w:rPr/>
      </w:pPr>
      <w:r>
        <w:rPr>
          <w:sz w:val="24"/>
        </w:rPr>
        <w:t xml:space="preserve">В испанском языке </w:t>
      </w:r>
      <w:r>
        <w:rPr>
          <w:spacing w:val="20"/>
          <w:sz w:val="24"/>
        </w:rPr>
        <w:t>четыре</w:t>
      </w:r>
      <w:r>
        <w:rPr>
          <w:sz w:val="24"/>
        </w:rPr>
        <w:t xml:space="preserve"> глагольных </w:t>
      </w:r>
      <w:r>
        <w:rPr>
          <w:spacing w:val="20"/>
          <w:sz w:val="24"/>
        </w:rPr>
        <w:t>наклонения</w:t>
      </w:r>
      <w:r>
        <w:rPr>
          <w:sz w:val="24"/>
        </w:rPr>
        <w:t xml:space="preserve">: изъявительное, сослагательное, повелительное и условное; </w:t>
      </w:r>
      <w:r>
        <w:rPr>
          <w:spacing w:val="20"/>
          <w:sz w:val="24"/>
        </w:rPr>
        <w:t>два залога</w:t>
      </w:r>
      <w:r>
        <w:rPr>
          <w:sz w:val="24"/>
        </w:rPr>
        <w:t xml:space="preserve"> - действительный и страдательный; </w:t>
      </w:r>
      <w:r>
        <w:rPr>
          <w:spacing w:val="20"/>
          <w:sz w:val="24"/>
        </w:rPr>
        <w:t>три лица</w:t>
      </w:r>
      <w:r>
        <w:rPr>
          <w:sz w:val="24"/>
        </w:rPr>
        <w:t xml:space="preserve">, каждое из которых имеет </w:t>
      </w:r>
      <w:r>
        <w:rPr>
          <w:spacing w:val="20"/>
          <w:sz w:val="24"/>
        </w:rPr>
        <w:t>два числа</w:t>
      </w:r>
      <w:r>
        <w:rPr>
          <w:sz w:val="24"/>
        </w:rPr>
        <w:t>: единственное и множественное.</w:t>
      </w:r>
    </w:p>
    <w:p>
      <w:pPr>
        <w:pStyle w:val="Normal1"/>
        <w:spacing w:lineRule="auto" w:line="240"/>
        <w:ind w:firstLine="284" w:end="0"/>
        <w:rPr>
          <w:sz w:val="24"/>
        </w:rPr>
      </w:pPr>
      <w:r>
        <w:rPr>
          <w:sz w:val="24"/>
        </w:rPr>
      </w:r>
    </w:p>
    <w:p>
      <w:pPr>
        <w:pStyle w:val="Normal1"/>
        <w:spacing w:lineRule="auto" w:line="240"/>
        <w:ind w:firstLine="284" w:end="0"/>
        <w:jc w:val="center"/>
        <w:rPr>
          <w:b/>
          <w:bCs/>
          <w:sz w:val="24"/>
        </w:rPr>
      </w:pPr>
      <w:r>
        <w:rPr>
          <w:b/>
          <w:bCs/>
          <w:sz w:val="24"/>
        </w:rPr>
        <w:t>А. ОПИСАНИЕ ФОРМ ГЛАГОЛА</w:t>
      </w:r>
    </w:p>
    <w:p>
      <w:pPr>
        <w:pStyle w:val="Normal1"/>
        <w:spacing w:lineRule="auto" w:line="240"/>
        <w:ind w:firstLine="284" w:end="0"/>
        <w:jc w:val="center"/>
        <w:rPr>
          <w:b/>
          <w:bCs/>
          <w:sz w:val="24"/>
        </w:rPr>
      </w:pPr>
      <w:r>
        <w:rPr>
          <w:b/>
          <w:bCs/>
          <w:sz w:val="24"/>
        </w:rPr>
      </w:r>
    </w:p>
    <w:p>
      <w:pPr>
        <w:pStyle w:val="Heading2"/>
        <w:ind w:hanging="0" w:start="0"/>
        <w:rPr>
          <w:i/>
          <w:i/>
          <w:iCs/>
        </w:rPr>
      </w:pPr>
      <w:r>
        <w:rPr>
          <w:i/>
          <w:iCs/>
        </w:rPr>
        <w:t xml:space="preserve">   </w:t>
      </w:r>
      <w:bookmarkStart w:id="57" w:name="__RefHeading___Toc1886047"/>
      <w:r>
        <w:rPr>
          <w:i/>
          <w:iCs/>
        </w:rPr>
        <w:t>Неличные формы глагола</w:t>
      </w:r>
      <w:bookmarkEnd w:id="57"/>
    </w:p>
    <w:p>
      <w:pPr>
        <w:pStyle w:val="Normal"/>
        <w:rPr>
          <w:i/>
          <w:i/>
          <w:iCs/>
        </w:rPr>
      </w:pPr>
      <w:r>
        <w:rPr>
          <w:i/>
          <w:iCs/>
        </w:rPr>
      </w:r>
    </w:p>
    <w:p>
      <w:pPr>
        <w:pStyle w:val="Heading3"/>
        <w:ind w:hanging="0" w:start="0"/>
        <w:rPr/>
      </w:pPr>
      <w:bookmarkStart w:id="58" w:name="__RefHeading___Toc1886048"/>
      <w:bookmarkEnd w:id="58"/>
      <w:r>
        <w:rPr/>
        <w:t>§ 44. Простой инфинитив как исходная глагольная форма</w:t>
      </w:r>
    </w:p>
    <w:p>
      <w:pPr>
        <w:pStyle w:val="TOC1"/>
        <w:rPr/>
      </w:pPr>
      <w:r>
        <w:rPr/>
      </w:r>
    </w:p>
    <w:p>
      <w:pPr>
        <w:pStyle w:val="Normal1"/>
        <w:spacing w:lineRule="auto" w:line="240"/>
        <w:ind w:firstLine="284" w:end="0"/>
        <w:rPr/>
      </w:pPr>
      <w:r>
        <w:rPr>
          <w:sz w:val="24"/>
        </w:rPr>
        <w:t xml:space="preserve">В испанском языке неопределенная форма глагола бывает двух видов: </w:t>
      </w:r>
      <w:r>
        <w:rPr>
          <w:spacing w:val="20"/>
          <w:sz w:val="24"/>
        </w:rPr>
        <w:t>простая и сложная</w:t>
      </w:r>
      <w:r>
        <w:rPr>
          <w:sz w:val="24"/>
        </w:rPr>
        <w:t xml:space="preserve"> (см. § 46). Простой инфинитив является исходной формой всей системы испанского глагола. Это неизменяемая форма; она не выражает ни времени, ни лица, ни числа. Инфинитив состоит из основы и окончаний </w:t>
      </w:r>
      <w:r>
        <w:rPr>
          <w:b/>
          <w:sz w:val="24"/>
        </w:rPr>
        <w:t>-</w:t>
      </w:r>
      <w:r>
        <w:rPr>
          <w:b/>
          <w:sz w:val="24"/>
          <w:lang w:val="en-US"/>
        </w:rPr>
        <w:t>ar</w:t>
      </w:r>
      <w:r>
        <w:rPr>
          <w:b/>
          <w:sz w:val="24"/>
        </w:rPr>
        <w:t>, -</w:t>
      </w:r>
      <w:r>
        <w:rPr>
          <w:b/>
          <w:sz w:val="24"/>
          <w:lang w:val="en-US"/>
        </w:rPr>
        <w:t>er</w:t>
      </w:r>
      <w:r>
        <w:rPr>
          <w:b/>
          <w:sz w:val="24"/>
        </w:rPr>
        <w:t>, -</w:t>
      </w:r>
      <w:r>
        <w:rPr>
          <w:b/>
          <w:sz w:val="24"/>
          <w:lang w:val="en-US"/>
        </w:rPr>
        <w:t>ir</w:t>
      </w:r>
      <w:r>
        <w:rPr>
          <w:sz w:val="24"/>
        </w:rPr>
        <w:t xml:space="preserve">. </w:t>
      </w:r>
      <w:r>
        <w:rPr>
          <w:sz w:val="24"/>
          <w:lang w:val="en-US"/>
        </w:rPr>
        <w:t>Ha</w:t>
      </w:r>
      <w:r>
        <w:rPr>
          <w:sz w:val="24"/>
        </w:rPr>
        <w:t xml:space="preserve">пример: </w:t>
      </w:r>
      <w:r>
        <w:rPr>
          <w:sz w:val="24"/>
          <w:lang w:val="en-US"/>
        </w:rPr>
        <w:t>and</w:t>
      </w:r>
      <w:r>
        <w:rPr>
          <w:b/>
          <w:bCs/>
          <w:sz w:val="24"/>
          <w:lang w:val="en-US"/>
        </w:rPr>
        <w:t>ar</w:t>
      </w:r>
      <w:r>
        <w:rPr>
          <w:sz w:val="24"/>
        </w:rPr>
        <w:t xml:space="preserve">, </w:t>
      </w:r>
      <w:r>
        <w:rPr>
          <w:sz w:val="24"/>
          <w:lang w:val="en-US"/>
        </w:rPr>
        <w:t>sab</w:t>
      </w:r>
      <w:r>
        <w:rPr>
          <w:b/>
          <w:bCs/>
          <w:sz w:val="24"/>
          <w:lang w:val="en-US"/>
        </w:rPr>
        <w:t>er</w:t>
      </w:r>
      <w:r>
        <w:rPr>
          <w:sz w:val="24"/>
        </w:rPr>
        <w:t xml:space="preserve">, </w:t>
      </w:r>
      <w:r>
        <w:rPr>
          <w:sz w:val="24"/>
          <w:lang w:val="en-US"/>
        </w:rPr>
        <w:t>sal</w:t>
      </w:r>
      <w:r>
        <w:rPr>
          <w:b/>
          <w:bCs/>
          <w:sz w:val="24"/>
          <w:lang w:val="en-US"/>
        </w:rPr>
        <w:t>ir</w:t>
      </w:r>
      <w:r>
        <w:rPr>
          <w:sz w:val="24"/>
        </w:rPr>
        <w:t>.</w:t>
      </w:r>
    </w:p>
    <w:p>
      <w:pPr>
        <w:pStyle w:val="Normal1"/>
        <w:spacing w:lineRule="auto" w:line="240"/>
        <w:ind w:firstLine="284" w:end="0"/>
        <w:rPr/>
      </w:pPr>
      <w:r>
        <w:rPr>
          <w:sz w:val="24"/>
        </w:rPr>
        <w:t xml:space="preserve">Инфинитив местоименных глаголов оканчивается возвратным имением — </w:t>
      </w:r>
      <w:r>
        <w:rPr>
          <w:b/>
          <w:bCs/>
          <w:sz w:val="24"/>
          <w:lang w:val="en-US"/>
        </w:rPr>
        <w:t>se</w:t>
      </w:r>
      <w:r>
        <w:rPr>
          <w:sz w:val="24"/>
        </w:rPr>
        <w:t xml:space="preserve">: </w:t>
      </w:r>
      <w:r>
        <w:rPr>
          <w:sz w:val="24"/>
          <w:lang w:val="en-US"/>
        </w:rPr>
        <w:t>tutear</w:t>
      </w:r>
      <w:r>
        <w:rPr>
          <w:b/>
          <w:bCs/>
          <w:sz w:val="24"/>
          <w:lang w:val="en-US"/>
        </w:rPr>
        <w:t>se</w:t>
      </w:r>
      <w:r>
        <w:rPr>
          <w:sz w:val="24"/>
        </w:rPr>
        <w:t xml:space="preserve">, </w:t>
      </w:r>
      <w:r>
        <w:rPr>
          <w:sz w:val="24"/>
          <w:lang w:val="en-US"/>
        </w:rPr>
        <w:t>mover</w:t>
      </w:r>
      <w:r>
        <w:rPr>
          <w:b/>
          <w:bCs/>
          <w:sz w:val="24"/>
          <w:lang w:val="en-US"/>
        </w:rPr>
        <w:t>se</w:t>
      </w:r>
      <w:r>
        <w:rPr>
          <w:sz w:val="24"/>
        </w:rPr>
        <w:t xml:space="preserve">, </w:t>
      </w:r>
      <w:r>
        <w:rPr>
          <w:sz w:val="24"/>
          <w:lang w:val="en-US"/>
        </w:rPr>
        <w:t>batir</w:t>
      </w:r>
      <w:r>
        <w:rPr>
          <w:b/>
          <w:bCs/>
          <w:sz w:val="24"/>
          <w:lang w:val="en-US"/>
        </w:rPr>
        <w:t>se</w:t>
      </w:r>
      <w:r>
        <w:rPr>
          <w:sz w:val="24"/>
        </w:rPr>
        <w:t>.</w:t>
      </w:r>
    </w:p>
    <w:p>
      <w:pPr>
        <w:sectPr>
          <w:footerReference w:type="default" r:id="rId21"/>
          <w:footerReference w:type="first" r:id="rId22"/>
          <w:type w:val="nextPage"/>
          <w:pgSz w:w="11906" w:h="16838"/>
          <w:pgMar w:left="567" w:right="567" w:gutter="0" w:header="0" w:top="567" w:footer="720" w:bottom="776"/>
          <w:pgNumType w:fmt="decimal"/>
          <w:formProt w:val="false"/>
          <w:textDirection w:val="lrTb"/>
          <w:docGrid w:type="default" w:linePitch="360" w:charSpace="0"/>
        </w:sectPr>
        <w:pStyle w:val="Normal1"/>
        <w:spacing w:lineRule="auto" w:line="240"/>
        <w:ind w:firstLine="284" w:end="0"/>
        <w:rPr>
          <w:sz w:val="24"/>
        </w:rPr>
      </w:pPr>
      <w:r>
        <w:rPr>
          <w:sz w:val="24"/>
        </w:rPr>
        <w:t>Принадлежность глагола к тому или иному спряжению определяется по окончаниям инфинитива. От основы инфинитива образуется большинство простых временных форм глагола, а также причастие и герундий. Лишь простое будущее время и простые формы условного наклонения образуются от самой инфинитивной формы.</w:t>
      </w:r>
    </w:p>
    <w:p>
      <w:pPr>
        <w:pStyle w:val="Normal1"/>
        <w:spacing w:lineRule="auto" w:line="240"/>
        <w:ind w:firstLine="284" w:end="0"/>
        <w:rPr>
          <w:sz w:val="24"/>
        </w:rPr>
      </w:pPr>
      <w:r>
        <w:rPr>
          <w:sz w:val="24"/>
        </w:rPr>
      </w:r>
    </w:p>
    <w:p>
      <w:pPr>
        <w:pStyle w:val="Heading2"/>
        <w:ind w:hanging="0" w:start="0"/>
        <w:rPr/>
      </w:pPr>
      <w:bookmarkStart w:id="59" w:name="__RefHeading___Toc1886049"/>
      <w:bookmarkEnd w:id="59"/>
      <w:r>
        <w:rPr/>
        <w:t>§ 45. Образование причастия</w:t>
      </w:r>
    </w:p>
    <w:p>
      <w:pPr>
        <w:pStyle w:val="Normal"/>
        <w:rPr/>
      </w:pPr>
      <w:r>
        <w:rPr/>
      </w:r>
    </w:p>
    <w:p>
      <w:pPr>
        <w:pStyle w:val="Normal1"/>
        <w:spacing w:lineRule="auto" w:line="240"/>
        <w:ind w:firstLine="284" w:end="0"/>
        <w:rPr/>
      </w:pPr>
      <w:r>
        <w:rPr>
          <w:sz w:val="24"/>
        </w:rPr>
        <w:t xml:space="preserve">Причастие является глагольной формой, совмещающей в себе признаки глагола и прилагательного. В современном испанском языке имеется только причастие прошедшего времени или, как иногда его называют, </w:t>
      </w:r>
      <w:r>
        <w:rPr>
          <w:spacing w:val="20"/>
          <w:sz w:val="24"/>
        </w:rPr>
        <w:t>пассивное причастие</w:t>
      </w:r>
      <w:r>
        <w:rPr>
          <w:sz w:val="24"/>
        </w:rPr>
        <w:t xml:space="preserve"> (</w:t>
      </w:r>
      <w:r>
        <w:rPr>
          <w:sz w:val="24"/>
          <w:lang w:val="en-US"/>
        </w:rPr>
        <w:t>participio</w:t>
      </w:r>
      <w:r>
        <w:rPr>
          <w:sz w:val="24"/>
        </w:rPr>
        <w:t xml:space="preserve"> </w:t>
      </w:r>
      <w:r>
        <w:rPr>
          <w:sz w:val="24"/>
          <w:lang w:val="en-US"/>
        </w:rPr>
        <w:t>pasado</w:t>
      </w:r>
      <w:r>
        <w:rPr>
          <w:sz w:val="24"/>
        </w:rPr>
        <w:t xml:space="preserve"> о </w:t>
      </w:r>
      <w:r>
        <w:rPr>
          <w:sz w:val="24"/>
          <w:lang w:val="en-US"/>
        </w:rPr>
        <w:t>pasivo</w:t>
      </w:r>
      <w:r>
        <w:rPr>
          <w:sz w:val="24"/>
        </w:rPr>
        <w:t>). Оно обладает категориями рода и числа.</w:t>
      </w:r>
    </w:p>
    <w:p>
      <w:pPr>
        <w:pStyle w:val="Normal1"/>
        <w:spacing w:lineRule="auto" w:line="240"/>
        <w:ind w:firstLine="284" w:end="0"/>
        <w:rPr/>
      </w:pPr>
      <w:r>
        <w:rPr>
          <w:sz w:val="24"/>
        </w:rPr>
        <w:t>Причастия подавляющего большинства глаголов образуются прибавлением к их основе суффикса -</w:t>
      </w:r>
      <w:r>
        <w:rPr>
          <w:b/>
          <w:sz w:val="24"/>
          <w:lang w:val="en-US"/>
        </w:rPr>
        <w:t>ado</w:t>
      </w:r>
      <w:r>
        <w:rPr>
          <w:b/>
          <w:sz w:val="24"/>
        </w:rPr>
        <w:t xml:space="preserve"> (-</w:t>
      </w:r>
      <w:r>
        <w:rPr>
          <w:b/>
          <w:sz w:val="24"/>
          <w:lang w:val="en-US"/>
        </w:rPr>
        <w:t>a</w:t>
      </w:r>
      <w:r>
        <w:rPr>
          <w:b/>
          <w:sz w:val="24"/>
        </w:rPr>
        <w:t>, -</w:t>
      </w:r>
      <w:r>
        <w:rPr>
          <w:b/>
          <w:sz w:val="24"/>
          <w:lang w:val="en-US"/>
        </w:rPr>
        <w:t>os</w:t>
      </w:r>
      <w:r>
        <w:rPr>
          <w:b/>
          <w:sz w:val="24"/>
        </w:rPr>
        <w:t>, -</w:t>
      </w:r>
      <w:r>
        <w:rPr>
          <w:b/>
          <w:sz w:val="24"/>
          <w:lang w:val="en-US"/>
        </w:rPr>
        <w:t>as</w:t>
      </w:r>
      <w:r>
        <w:rPr>
          <w:b/>
          <w:sz w:val="24"/>
        </w:rPr>
        <w:t>)</w:t>
      </w:r>
      <w:r>
        <w:rPr>
          <w:sz w:val="24"/>
        </w:rPr>
        <w:t xml:space="preserve"> для первого спряжения и </w:t>
      </w:r>
      <w:r>
        <w:rPr>
          <w:b/>
          <w:sz w:val="24"/>
        </w:rPr>
        <w:t>-</w:t>
      </w:r>
      <w:r>
        <w:rPr>
          <w:b/>
          <w:sz w:val="24"/>
          <w:lang w:val="en-US"/>
        </w:rPr>
        <w:t>ido</w:t>
      </w:r>
      <w:r>
        <w:rPr>
          <w:b/>
          <w:sz w:val="24"/>
        </w:rPr>
        <w:t xml:space="preserve"> (-</w:t>
      </w:r>
      <w:r>
        <w:rPr>
          <w:b/>
          <w:sz w:val="24"/>
          <w:lang w:val="en-US"/>
        </w:rPr>
        <w:t>a</w:t>
      </w:r>
      <w:r>
        <w:rPr>
          <w:b/>
          <w:sz w:val="24"/>
        </w:rPr>
        <w:t>, -</w:t>
      </w:r>
      <w:r>
        <w:rPr>
          <w:b/>
          <w:sz w:val="24"/>
          <w:lang w:val="en-US"/>
        </w:rPr>
        <w:t>os</w:t>
      </w:r>
      <w:r>
        <w:rPr>
          <w:b/>
          <w:sz w:val="24"/>
        </w:rPr>
        <w:t>, -</w:t>
      </w:r>
      <w:r>
        <w:rPr>
          <w:b/>
          <w:sz w:val="24"/>
          <w:lang w:val="en-US"/>
        </w:rPr>
        <w:t>as</w:t>
      </w:r>
      <w:r>
        <w:rPr>
          <w:b/>
          <w:sz w:val="24"/>
        </w:rPr>
        <w:t>)</w:t>
      </w:r>
      <w:r>
        <w:rPr>
          <w:sz w:val="24"/>
        </w:rPr>
        <w:t xml:space="preserve"> для второго и третьего спряжений:</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habl(ar) + ado = </w:t>
      </w:r>
      <w:r>
        <w:rPr>
          <w:b/>
          <w:sz w:val="24"/>
          <w:lang w:val="en-US"/>
        </w:rPr>
        <w:t>hablado</w:t>
      </w:r>
      <w:r>
        <w:rPr>
          <w:sz w:val="24"/>
          <w:lang w:val="en-US"/>
        </w:rPr>
        <w:t xml:space="preserve"> (-a, -os, -as) </w:t>
      </w:r>
    </w:p>
    <w:p>
      <w:pPr>
        <w:pStyle w:val="Normal1"/>
        <w:spacing w:lineRule="auto" w:line="240"/>
        <w:ind w:firstLine="284" w:end="0"/>
        <w:rPr/>
      </w:pPr>
      <w:r>
        <w:rPr>
          <w:sz w:val="24"/>
          <w:lang w:val="en-US"/>
        </w:rPr>
        <w:t xml:space="preserve">comprend(er) + ido = </w:t>
      </w:r>
      <w:r>
        <w:rPr>
          <w:b/>
          <w:sz w:val="24"/>
          <w:lang w:val="en-US"/>
        </w:rPr>
        <w:t xml:space="preserve">comprendido </w:t>
      </w:r>
      <w:r>
        <w:rPr>
          <w:sz w:val="24"/>
          <w:lang w:val="en-US"/>
        </w:rPr>
        <w:t xml:space="preserve">(-a, -os, -as) </w:t>
      </w:r>
    </w:p>
    <w:p>
      <w:pPr>
        <w:pStyle w:val="Normal1"/>
        <w:spacing w:lineRule="auto" w:line="240"/>
        <w:ind w:firstLine="284" w:end="0"/>
        <w:rPr/>
      </w:pPr>
      <w:r>
        <w:rPr>
          <w:sz w:val="24"/>
          <w:lang w:val="en-US"/>
        </w:rPr>
        <w:t xml:space="preserve">permit(ir) + ido = </w:t>
      </w:r>
      <w:r>
        <w:rPr>
          <w:b/>
          <w:sz w:val="24"/>
          <w:lang w:val="en-US"/>
        </w:rPr>
        <w:t>permitido</w:t>
      </w:r>
      <w:r>
        <w:rPr>
          <w:sz w:val="24"/>
          <w:lang w:val="en-US"/>
        </w:rPr>
        <w:t xml:space="preserve"> (-a, -os, -as)</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Однако некоторые глаголы не подчиняются приведенному пра</w:t>
        <w:softHyphen/>
        <w:t>вилу и образуют особые («непрвильные») причастия. Среди таких глаголов выделяются две группы: в одну из них входят глаголы, которые имеют только особое причастие, в другую — глаго</w:t>
        <w:softHyphen/>
        <w:t>лы, у которых есть как обычное причастие, так и особое. Ниже при</w:t>
        <w:softHyphen/>
        <w:t>водятся списки глаголов, входящих в названные группы.</w:t>
      </w:r>
    </w:p>
    <w:p>
      <w:pPr>
        <w:pStyle w:val="Normal1"/>
        <w:spacing w:lineRule="auto" w:line="240"/>
        <w:ind w:firstLine="284" w:end="0"/>
        <w:rPr>
          <w:sz w:val="24"/>
        </w:rPr>
      </w:pPr>
      <w:r>
        <w:rPr>
          <w:sz w:val="24"/>
        </w:rPr>
        <w:t>1. Глаголы, имеющие только  о с о б о е  причастие:</w:t>
      </w:r>
    </w:p>
    <w:p>
      <w:pPr>
        <w:pStyle w:val="Normal1"/>
        <w:spacing w:lineRule="auto" w:line="240"/>
        <w:ind w:firstLine="284" w:end="0"/>
        <w:rPr>
          <w:sz w:val="24"/>
          <w:lang w:val="en-US"/>
        </w:rPr>
      </w:pPr>
      <w:r>
        <w:rPr>
          <w:sz w:val="24"/>
          <w:lang w:val="en-US"/>
        </w:rPr>
        <w:t xml:space="preserve">abrir            — abierto       imprimir   — impreso </w:t>
      </w:r>
    </w:p>
    <w:p>
      <w:pPr>
        <w:pStyle w:val="Normal1"/>
        <w:spacing w:lineRule="auto" w:line="240"/>
        <w:ind w:firstLine="284" w:end="0"/>
        <w:rPr>
          <w:sz w:val="24"/>
          <w:lang w:val="en-US"/>
        </w:rPr>
      </w:pPr>
      <w:r>
        <w:rPr>
          <w:sz w:val="24"/>
          <w:lang w:val="en-US"/>
        </w:rPr>
        <w:t xml:space="preserve">absolver      — absuelto     morir        — muerto </w:t>
      </w:r>
    </w:p>
    <w:p>
      <w:pPr>
        <w:pStyle w:val="Normal1"/>
        <w:spacing w:lineRule="auto" w:line="240"/>
        <w:ind w:firstLine="284" w:end="0"/>
        <w:rPr>
          <w:sz w:val="24"/>
          <w:lang w:val="en-US"/>
        </w:rPr>
      </w:pPr>
      <w:r>
        <w:rPr>
          <w:sz w:val="24"/>
          <w:lang w:val="en-US"/>
        </w:rPr>
        <w:t xml:space="preserve">cubrir          — cubierto     poner        — puesto </w:t>
      </w:r>
    </w:p>
    <w:p>
      <w:pPr>
        <w:pStyle w:val="Normal1"/>
        <w:spacing w:lineRule="auto" w:line="240"/>
        <w:ind w:firstLine="284" w:end="0"/>
        <w:rPr/>
      </w:pPr>
      <w:r>
        <w:rPr>
          <w:sz w:val="24"/>
          <w:lang w:val="en-US"/>
        </w:rPr>
        <w:t xml:space="preserve">decir           — dicho          resolver    — resuelto </w:t>
      </w:r>
    </w:p>
    <w:p>
      <w:pPr>
        <w:pStyle w:val="Normal1"/>
        <w:spacing w:lineRule="auto" w:line="240"/>
        <w:ind w:firstLine="284" w:end="0"/>
        <w:rPr>
          <w:sz w:val="24"/>
          <w:lang w:val="en-US"/>
        </w:rPr>
      </w:pPr>
      <w:r>
        <w:rPr>
          <w:sz w:val="24"/>
          <w:lang w:val="en-US"/>
        </w:rPr>
        <w:t xml:space="preserve">disolver      — disuelto      satisfacer  — satisfecho </w:t>
      </w:r>
    </w:p>
    <w:p>
      <w:pPr>
        <w:pStyle w:val="Normal1"/>
        <w:spacing w:lineRule="auto" w:line="240"/>
        <w:ind w:firstLine="284" w:end="0"/>
        <w:rPr>
          <w:sz w:val="24"/>
          <w:lang w:val="en-US"/>
        </w:rPr>
      </w:pPr>
      <w:r>
        <w:rPr>
          <w:sz w:val="24"/>
          <w:lang w:val="en-US"/>
        </w:rPr>
        <w:t xml:space="preserve">escribir       — escrito        ver            — visto </w:t>
      </w:r>
    </w:p>
    <w:p>
      <w:pPr>
        <w:pStyle w:val="Normal1"/>
        <w:spacing w:lineRule="auto" w:line="240"/>
        <w:ind w:firstLine="284" w:end="0"/>
        <w:rPr>
          <w:sz w:val="24"/>
          <w:lang w:val="en-US"/>
        </w:rPr>
      </w:pPr>
      <w:r>
        <w:rPr>
          <w:sz w:val="24"/>
          <w:lang w:val="en-US"/>
        </w:rPr>
        <w:t>hacer          — hecho         volver       — vuelto</w:t>
      </w:r>
    </w:p>
    <w:p>
      <w:pPr>
        <w:pStyle w:val="Normal1"/>
        <w:spacing w:lineRule="auto" w:line="240"/>
        <w:ind w:firstLine="284" w:end="0"/>
        <w:rPr>
          <w:sz w:val="24"/>
        </w:rPr>
      </w:pPr>
      <w:r>
        <w:rPr>
          <w:sz w:val="24"/>
        </w:rPr>
        <w:t>Все производные от перечисленных выше глаголов также имеют соответствующие особые причастия:</w:t>
      </w:r>
    </w:p>
    <w:p>
      <w:pPr>
        <w:pStyle w:val="Normal1"/>
        <w:spacing w:lineRule="auto" w:line="240"/>
        <w:ind w:firstLine="284" w:end="0"/>
        <w:rPr/>
      </w:pPr>
      <w:r>
        <w:rPr>
          <w:sz w:val="24"/>
          <w:lang w:val="en-US"/>
        </w:rPr>
        <w:t xml:space="preserve">describir — </w:t>
      </w:r>
      <w:r>
        <w:rPr>
          <w:i/>
          <w:iCs/>
          <w:sz w:val="24"/>
          <w:lang w:val="en-US"/>
        </w:rPr>
        <w:t>descrito</w:t>
      </w:r>
      <w:r>
        <w:rPr>
          <w:sz w:val="24"/>
          <w:lang w:val="en-US"/>
        </w:rPr>
        <w:t xml:space="preserve"> </w:t>
      </w:r>
    </w:p>
    <w:p>
      <w:pPr>
        <w:pStyle w:val="Normal1"/>
        <w:spacing w:lineRule="auto" w:line="240"/>
        <w:ind w:firstLine="284" w:end="0"/>
        <w:rPr/>
      </w:pPr>
      <w:r>
        <w:rPr>
          <w:sz w:val="24"/>
          <w:lang w:val="en-US"/>
        </w:rPr>
        <w:t xml:space="preserve">contradecir — </w:t>
      </w:r>
      <w:r>
        <w:rPr>
          <w:i/>
          <w:iCs/>
          <w:sz w:val="24"/>
          <w:lang w:val="en-US"/>
        </w:rPr>
        <w:t>contradicho</w:t>
      </w:r>
      <w:r>
        <w:rPr>
          <w:sz w:val="24"/>
          <w:lang w:val="en-US"/>
        </w:rPr>
        <w:t xml:space="preserve"> </w:t>
      </w: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spacing w:lineRule="auto" w:line="240"/>
        <w:ind w:firstLine="284" w:end="0"/>
        <w:rPr/>
      </w:pPr>
      <w:r>
        <w:rPr>
          <w:sz w:val="24"/>
        </w:rPr>
        <w:t>Наиболее</w:t>
      </w:r>
      <w:r>
        <w:rPr>
          <w:sz w:val="24"/>
          <w:lang w:val="en-US"/>
        </w:rPr>
        <w:t xml:space="preserve"> </w:t>
      </w:r>
      <w:r>
        <w:rPr>
          <w:sz w:val="24"/>
        </w:rPr>
        <w:t>употребительными</w:t>
      </w:r>
      <w:r>
        <w:rPr>
          <w:sz w:val="24"/>
          <w:lang w:val="en-US"/>
        </w:rPr>
        <w:t xml:space="preserve"> </w:t>
      </w:r>
      <w:r>
        <w:rPr>
          <w:sz w:val="24"/>
        </w:rPr>
        <w:t>из</w:t>
      </w:r>
      <w:r>
        <w:rPr>
          <w:sz w:val="24"/>
          <w:lang w:val="en-US"/>
        </w:rPr>
        <w:t xml:space="preserve"> </w:t>
      </w:r>
      <w:r>
        <w:rPr>
          <w:sz w:val="24"/>
        </w:rPr>
        <w:t>таких</w:t>
      </w:r>
      <w:r>
        <w:rPr>
          <w:sz w:val="24"/>
          <w:lang w:val="en-US"/>
        </w:rPr>
        <w:t xml:space="preserve"> </w:t>
      </w:r>
      <w:r>
        <w:rPr>
          <w:sz w:val="24"/>
        </w:rPr>
        <w:t>производных</w:t>
      </w:r>
      <w:r>
        <w:rPr>
          <w:sz w:val="24"/>
          <w:lang w:val="en-US"/>
        </w:rPr>
        <w:t xml:space="preserve"> </w:t>
      </w:r>
      <w:r>
        <w:rPr>
          <w:sz w:val="24"/>
        </w:rPr>
        <w:t>глаголов</w:t>
      </w:r>
      <w:r>
        <w:rPr>
          <w:sz w:val="24"/>
          <w:lang w:val="en-US"/>
        </w:rPr>
        <w:t xml:space="preserve"> </w:t>
      </w:r>
      <w:r>
        <w:rPr>
          <w:sz w:val="24"/>
        </w:rPr>
        <w:t>являются</w:t>
      </w:r>
      <w:r>
        <w:rPr>
          <w:sz w:val="24"/>
          <w:lang w:val="en-US"/>
        </w:rPr>
        <w:t>: componer, contradecir, contrahacer, contraponer, deponer, descomponer, describir, descubrir, desenvolver, deshacer, devolver, disponer, encubrir, envolver, exponer, imponer, indisponer, inscribir, interponer, oponer, posponer, predecir, presuponer, prever, proponer, proscribir, rehacer, reponer, resolver, sobreponer, subscribir, suponer, trasponer.</w:t>
      </w:r>
    </w:p>
    <w:p>
      <w:pPr>
        <w:pStyle w:val="Normal1"/>
        <w:spacing w:lineRule="auto" w:line="240"/>
        <w:ind w:firstLine="284" w:end="0"/>
        <w:rPr/>
      </w:pPr>
      <w:r>
        <w:rPr/>
        <w:t>2. Глаголы, имеющие два причастия — обычное и особое:</w:t>
      </w:r>
    </w:p>
    <w:tbl>
      <w:tblPr>
        <w:tblW w:w="5764" w:type="dxa"/>
        <w:jc w:val="start"/>
        <w:tblInd w:w="156" w:type="dxa"/>
        <w:tblLayout w:type="fixed"/>
        <w:tblCellMar>
          <w:top w:w="0" w:type="dxa"/>
          <w:start w:w="108" w:type="dxa"/>
          <w:bottom w:w="0" w:type="dxa"/>
          <w:end w:w="108" w:type="dxa"/>
        </w:tblCellMar>
      </w:tblPr>
      <w:tblGrid>
        <w:gridCol w:w="1920"/>
        <w:gridCol w:w="2143"/>
        <w:gridCol w:w="1701"/>
      </w:tblGrid>
      <w:tr>
        <w:trPr>
          <w:trHeight w:val="419" w:hRule="atLeast"/>
        </w:trPr>
        <w:tc>
          <w:tcPr>
            <w:tcW w:w="1920" w:type="dxa"/>
            <w:tcBorders/>
          </w:tcPr>
          <w:p>
            <w:pPr>
              <w:pStyle w:val="Normal1"/>
              <w:tabs>
                <w:tab w:val="clear" w:pos="720"/>
                <w:tab w:val="center" w:pos="2880" w:leader="none"/>
                <w:tab w:val="left" w:pos="4180" w:leader="none"/>
              </w:tabs>
              <w:spacing w:lineRule="auto" w:line="240"/>
              <w:rPr>
                <w:sz w:val="24"/>
                <w:lang w:val="en-US"/>
              </w:rPr>
            </w:pPr>
            <w:r>
              <w:rPr>
                <w:sz w:val="24"/>
                <w:lang w:val="en-US"/>
              </w:rPr>
              <w:t>abstraer</w:t>
            </w:r>
          </w:p>
          <w:p>
            <w:pPr>
              <w:pStyle w:val="Normal1"/>
              <w:tabs>
                <w:tab w:val="clear" w:pos="720"/>
                <w:tab w:val="center" w:pos="2880" w:leader="none"/>
                <w:tab w:val="left" w:pos="4180" w:leader="none"/>
              </w:tabs>
              <w:spacing w:lineRule="auto" w:line="240"/>
              <w:rPr>
                <w:sz w:val="24"/>
                <w:lang w:val="en-US"/>
              </w:rPr>
            </w:pPr>
            <w:r>
              <w:rPr>
                <w:sz w:val="24"/>
                <w:lang w:val="en-US"/>
              </w:rPr>
              <w:t>afijar</w:t>
            </w:r>
          </w:p>
          <w:p>
            <w:pPr>
              <w:pStyle w:val="Normal1"/>
              <w:tabs>
                <w:tab w:val="clear" w:pos="720"/>
                <w:tab w:val="center" w:pos="2880" w:leader="none"/>
                <w:tab w:val="left" w:pos="4180" w:leader="none"/>
              </w:tabs>
              <w:spacing w:lineRule="auto" w:line="240"/>
              <w:rPr>
                <w:sz w:val="24"/>
                <w:lang w:val="en-US"/>
              </w:rPr>
            </w:pPr>
            <w:r>
              <w:rPr>
                <w:sz w:val="24"/>
                <w:lang w:val="en-US"/>
              </w:rPr>
              <w:t>afligir</w:t>
            </w:r>
          </w:p>
          <w:p>
            <w:pPr>
              <w:pStyle w:val="Normal1"/>
              <w:tabs>
                <w:tab w:val="clear" w:pos="720"/>
                <w:tab w:val="center" w:pos="2880" w:leader="none"/>
                <w:tab w:val="left" w:pos="4180" w:leader="none"/>
              </w:tabs>
              <w:spacing w:lineRule="auto" w:line="240"/>
              <w:rPr>
                <w:sz w:val="24"/>
                <w:lang w:val="en-US"/>
              </w:rPr>
            </w:pPr>
            <w:r>
              <w:rPr>
                <w:sz w:val="24"/>
                <w:lang w:val="en-US"/>
              </w:rPr>
              <w:t>ahitar</w:t>
            </w:r>
          </w:p>
          <w:p>
            <w:pPr>
              <w:pStyle w:val="Normal1"/>
              <w:tabs>
                <w:tab w:val="clear" w:pos="720"/>
                <w:tab w:val="center" w:pos="2694" w:leader="none"/>
                <w:tab w:val="left" w:pos="4180" w:leader="none"/>
              </w:tabs>
              <w:spacing w:lineRule="auto" w:line="240"/>
              <w:rPr>
                <w:sz w:val="24"/>
                <w:lang w:val="en-US"/>
              </w:rPr>
            </w:pPr>
            <w:r>
              <w:rPr>
                <w:sz w:val="24"/>
                <w:lang w:val="en-US"/>
              </w:rPr>
              <w:t>atender</w:t>
            </w:r>
          </w:p>
          <w:p>
            <w:pPr>
              <w:pStyle w:val="Normal1"/>
              <w:tabs>
                <w:tab w:val="clear" w:pos="720"/>
                <w:tab w:val="center" w:pos="2880" w:leader="none"/>
                <w:tab w:val="left" w:pos="4180" w:leader="none"/>
              </w:tabs>
              <w:spacing w:lineRule="auto" w:line="240"/>
              <w:rPr>
                <w:sz w:val="24"/>
                <w:lang w:val="en-US"/>
              </w:rPr>
            </w:pPr>
            <w:r>
              <w:rPr>
                <w:sz w:val="24"/>
                <w:lang w:val="en-US"/>
              </w:rPr>
              <w:t>bendecir</w:t>
            </w:r>
          </w:p>
          <w:p>
            <w:pPr>
              <w:pStyle w:val="Normal1"/>
              <w:tabs>
                <w:tab w:val="clear" w:pos="720"/>
                <w:tab w:val="center" w:pos="2880" w:leader="none"/>
                <w:tab w:val="left" w:pos="4180" w:leader="none"/>
              </w:tabs>
              <w:spacing w:lineRule="auto" w:line="240"/>
              <w:rPr>
                <w:sz w:val="24"/>
                <w:lang w:val="en-US"/>
              </w:rPr>
            </w:pPr>
            <w:r>
              <w:rPr>
                <w:sz w:val="24"/>
                <w:lang w:val="en-US"/>
              </w:rPr>
              <w:t>compeler</w:t>
            </w:r>
          </w:p>
          <w:p>
            <w:pPr>
              <w:pStyle w:val="Normal1"/>
              <w:tabs>
                <w:tab w:val="clear" w:pos="720"/>
                <w:tab w:val="center" w:pos="2880" w:leader="none"/>
                <w:tab w:val="left" w:pos="4180" w:leader="none"/>
              </w:tabs>
              <w:spacing w:lineRule="auto" w:line="240"/>
              <w:rPr>
                <w:sz w:val="24"/>
                <w:lang w:val="en-US"/>
              </w:rPr>
            </w:pPr>
            <w:r>
              <w:rPr>
                <w:sz w:val="24"/>
                <w:lang w:val="en-US"/>
              </w:rPr>
              <w:t>comprender</w:t>
            </w:r>
          </w:p>
          <w:p>
            <w:pPr>
              <w:pStyle w:val="Normal1"/>
              <w:tabs>
                <w:tab w:val="clear" w:pos="720"/>
                <w:tab w:val="center" w:pos="2880" w:leader="none"/>
                <w:tab w:val="left" w:pos="4180" w:leader="none"/>
              </w:tabs>
              <w:spacing w:lineRule="auto" w:line="240"/>
              <w:rPr>
                <w:sz w:val="24"/>
                <w:lang w:val="en-US"/>
              </w:rPr>
            </w:pPr>
            <w:r>
              <w:rPr>
                <w:sz w:val="24"/>
                <w:lang w:val="en-US"/>
              </w:rPr>
              <w:t>concluir</w:t>
            </w:r>
          </w:p>
          <w:p>
            <w:pPr>
              <w:pStyle w:val="Normal1"/>
              <w:tabs>
                <w:tab w:val="clear" w:pos="720"/>
                <w:tab w:val="center" w:pos="2880" w:leader="none"/>
                <w:tab w:val="left" w:pos="4180" w:leader="none"/>
              </w:tabs>
              <w:spacing w:lineRule="auto" w:line="240"/>
              <w:rPr>
                <w:sz w:val="24"/>
                <w:lang w:val="en-US"/>
              </w:rPr>
            </w:pPr>
            <w:r>
              <w:rPr>
                <w:sz w:val="24"/>
                <w:lang w:val="en-US"/>
              </w:rPr>
              <w:t>confesar</w:t>
            </w:r>
          </w:p>
          <w:p>
            <w:pPr>
              <w:pStyle w:val="Normal1"/>
              <w:tabs>
                <w:tab w:val="clear" w:pos="720"/>
                <w:tab w:val="center" w:pos="2880" w:leader="none"/>
                <w:tab w:val="left" w:pos="4180" w:leader="none"/>
              </w:tabs>
              <w:spacing w:lineRule="auto" w:line="240"/>
              <w:rPr>
                <w:sz w:val="24"/>
                <w:lang w:val="en-US"/>
              </w:rPr>
            </w:pPr>
            <w:r>
              <w:rPr>
                <w:sz w:val="24"/>
                <w:lang w:val="en-US"/>
              </w:rPr>
              <w:t>confundir</w:t>
            </w:r>
          </w:p>
          <w:p>
            <w:pPr>
              <w:pStyle w:val="Normal1"/>
              <w:tabs>
                <w:tab w:val="clear" w:pos="720"/>
                <w:tab w:val="center" w:pos="2880" w:leader="none"/>
                <w:tab w:val="left" w:pos="4180" w:leader="none"/>
              </w:tabs>
              <w:spacing w:lineRule="auto" w:line="240"/>
              <w:rPr>
                <w:sz w:val="24"/>
                <w:lang w:val="en-US"/>
              </w:rPr>
            </w:pPr>
            <w:r>
              <w:rPr>
                <w:sz w:val="24"/>
                <w:lang w:val="en-US"/>
              </w:rPr>
              <w:t>consumir</w:t>
            </w:r>
          </w:p>
          <w:p>
            <w:pPr>
              <w:pStyle w:val="Normal1"/>
              <w:tabs>
                <w:tab w:val="clear" w:pos="720"/>
                <w:tab w:val="center" w:pos="2880" w:leader="none"/>
                <w:tab w:val="left" w:pos="4180" w:leader="none"/>
              </w:tabs>
              <w:spacing w:lineRule="auto" w:line="240"/>
              <w:rPr>
                <w:sz w:val="24"/>
                <w:lang w:val="en-US"/>
              </w:rPr>
            </w:pPr>
            <w:r>
              <w:rPr>
                <w:sz w:val="24"/>
                <w:lang w:val="en-US"/>
              </w:rPr>
              <w:t>contundir</w:t>
            </w:r>
          </w:p>
          <w:p>
            <w:pPr>
              <w:pStyle w:val="Normal1"/>
              <w:tabs>
                <w:tab w:val="clear" w:pos="720"/>
                <w:tab w:val="center" w:pos="2880" w:leader="none"/>
                <w:tab w:val="left" w:pos="4180" w:leader="none"/>
              </w:tabs>
              <w:spacing w:lineRule="auto" w:line="240"/>
              <w:rPr>
                <w:sz w:val="24"/>
                <w:lang w:val="en-US"/>
              </w:rPr>
            </w:pPr>
            <w:r>
              <w:rPr>
                <w:sz w:val="24"/>
                <w:lang w:val="en-US"/>
              </w:rPr>
              <w:t>convencer</w:t>
            </w:r>
          </w:p>
          <w:p>
            <w:pPr>
              <w:pStyle w:val="Normal1"/>
              <w:tabs>
                <w:tab w:val="clear" w:pos="720"/>
                <w:tab w:val="center" w:pos="2880" w:leader="none"/>
                <w:tab w:val="left" w:pos="4180" w:leader="none"/>
              </w:tabs>
              <w:spacing w:lineRule="auto" w:line="240"/>
              <w:rPr>
                <w:sz w:val="24"/>
                <w:lang w:val="en-US"/>
              </w:rPr>
            </w:pPr>
            <w:r>
              <w:rPr>
                <w:sz w:val="24"/>
                <w:lang w:val="en-US"/>
              </w:rPr>
              <w:t>convertir</w:t>
            </w:r>
          </w:p>
          <w:p>
            <w:pPr>
              <w:pStyle w:val="Normal1"/>
              <w:tabs>
                <w:tab w:val="clear" w:pos="720"/>
                <w:tab w:val="center" w:pos="2880" w:leader="none"/>
                <w:tab w:val="left" w:pos="4180" w:leader="none"/>
              </w:tabs>
              <w:spacing w:lineRule="auto" w:line="240"/>
              <w:rPr>
                <w:sz w:val="24"/>
                <w:lang w:val="en-US"/>
              </w:rPr>
            </w:pPr>
            <w:r>
              <w:rPr>
                <w:sz w:val="24"/>
                <w:lang w:val="en-US"/>
              </w:rPr>
              <w:t>corregir</w:t>
            </w:r>
          </w:p>
          <w:p>
            <w:pPr>
              <w:pStyle w:val="Normal1"/>
              <w:tabs>
                <w:tab w:val="clear" w:pos="720"/>
                <w:tab w:val="center" w:pos="2880" w:leader="none"/>
                <w:tab w:val="left" w:pos="4180" w:leader="none"/>
              </w:tabs>
              <w:spacing w:lineRule="auto" w:line="240"/>
              <w:rPr>
                <w:sz w:val="24"/>
                <w:lang w:val="en-US"/>
              </w:rPr>
            </w:pPr>
            <w:r>
              <w:rPr>
                <w:sz w:val="24"/>
                <w:lang w:val="en-US"/>
              </w:rPr>
              <w:t>corromper</w:t>
            </w:r>
          </w:p>
          <w:p>
            <w:pPr>
              <w:pStyle w:val="Normal1"/>
              <w:tabs>
                <w:tab w:val="clear" w:pos="720"/>
                <w:tab w:val="center" w:pos="2880" w:leader="none"/>
                <w:tab w:val="left" w:pos="4180" w:leader="none"/>
              </w:tabs>
              <w:spacing w:lineRule="auto" w:line="240"/>
              <w:rPr>
                <w:sz w:val="24"/>
                <w:lang w:val="en-US"/>
              </w:rPr>
            </w:pPr>
            <w:r>
              <w:rPr>
                <w:sz w:val="24"/>
                <w:lang w:val="en-US"/>
              </w:rPr>
              <w:t>despertar</w:t>
            </w:r>
          </w:p>
          <w:p>
            <w:pPr>
              <w:pStyle w:val="Normal1"/>
              <w:tabs>
                <w:tab w:val="clear" w:pos="720"/>
                <w:tab w:val="center" w:pos="2880" w:leader="none"/>
                <w:tab w:val="left" w:pos="4180" w:leader="none"/>
              </w:tabs>
              <w:spacing w:lineRule="auto" w:line="240"/>
              <w:rPr/>
            </w:pPr>
            <w:r>
              <w:rPr>
                <w:sz w:val="24"/>
                <w:lang w:val="en-US"/>
              </w:rPr>
              <w:t>difundir                    dividir</w:t>
              <w:tab/>
              <w:t>— dividido</w:t>
              <w:tab/>
              <w:t>— diviso</w:t>
            </w:r>
          </w:p>
          <w:p>
            <w:pPr>
              <w:pStyle w:val="Normal1"/>
              <w:tabs>
                <w:tab w:val="clear" w:pos="720"/>
                <w:tab w:val="center" w:pos="2880" w:leader="none"/>
                <w:tab w:val="left" w:pos="4180" w:leader="none"/>
              </w:tabs>
              <w:ind w:start="-48" w:end="0"/>
              <w:rPr>
                <w:sz w:val="24"/>
                <w:lang w:val="en-US"/>
              </w:rPr>
            </w:pPr>
            <w:r>
              <w:rPr>
                <w:sz w:val="24"/>
                <w:lang w:val="en-US"/>
              </w:rPr>
              <w:t xml:space="preserve"> </w:t>
            </w:r>
            <w:r>
              <w:rPr>
                <w:sz w:val="24"/>
                <w:lang w:val="en-US"/>
              </w:rPr>
              <w:t xml:space="preserve">elegir   </w:t>
            </w:r>
          </w:p>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ab/>
              <w:t>— electo</w:t>
            </w:r>
          </w:p>
        </w:tc>
        <w:tc>
          <w:tcPr>
            <w:tcW w:w="2143" w:type="dxa"/>
            <w:tcBorders/>
          </w:tcPr>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abstraído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afijado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afligido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ahitado</w:t>
            </w:r>
          </w:p>
          <w:p>
            <w:pPr>
              <w:pStyle w:val="Normal1"/>
              <w:tabs>
                <w:tab w:val="clear" w:pos="720"/>
                <w:tab w:val="center" w:pos="2694" w:leader="none"/>
                <w:tab w:val="left" w:pos="4180" w:leader="none"/>
              </w:tabs>
              <w:spacing w:lineRule="auto" w:line="240"/>
              <w:rPr>
                <w:sz w:val="24"/>
                <w:lang w:val="en-US"/>
              </w:rPr>
            </w:pPr>
            <w:r>
              <w:rPr>
                <w:sz w:val="24"/>
                <w:lang w:val="en-US"/>
              </w:rPr>
              <w:t xml:space="preserve">— </w:t>
            </w:r>
            <w:r>
              <w:rPr>
                <w:sz w:val="24"/>
                <w:lang w:val="en-US"/>
              </w:rPr>
              <w:t>atendido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bendecido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compelido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comprendido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concluido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confesado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confundido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consumido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contundido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convencido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convertido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corregido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corrompido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despertado</w:t>
            </w:r>
          </w:p>
          <w:p>
            <w:pPr>
              <w:pStyle w:val="Normal"/>
              <w:rPr>
                <w:sz w:val="24"/>
                <w:lang w:val="en-US"/>
              </w:rPr>
            </w:pPr>
            <w:r>
              <w:rPr>
                <w:sz w:val="24"/>
                <w:lang w:val="en-US"/>
              </w:rPr>
              <w:t xml:space="preserve">— </w:t>
            </w:r>
            <w:r>
              <w:rPr>
                <w:sz w:val="24"/>
                <w:lang w:val="en-US"/>
              </w:rPr>
              <w:t>difundido</w:t>
            </w:r>
          </w:p>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dividido</w:t>
            </w:r>
          </w:p>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 xml:space="preserve">elegido </w:t>
            </w:r>
          </w:p>
          <w:p>
            <w:pPr>
              <w:pStyle w:val="Normal1"/>
              <w:tabs>
                <w:tab w:val="clear" w:pos="720"/>
                <w:tab w:val="center" w:pos="2880" w:leader="none"/>
                <w:tab w:val="left" w:pos="4180" w:leader="none"/>
              </w:tabs>
              <w:rPr>
                <w:sz w:val="24"/>
                <w:lang w:val="en-US"/>
              </w:rPr>
            </w:pPr>
            <w:r>
              <w:rPr>
                <w:sz w:val="24"/>
                <w:lang w:val="en-US"/>
              </w:rPr>
            </w:r>
          </w:p>
        </w:tc>
        <w:tc>
          <w:tcPr>
            <w:tcW w:w="1701" w:type="dxa"/>
            <w:tcBorders/>
          </w:tcPr>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abstracto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afijo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aflicto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ahíto</w:t>
            </w:r>
          </w:p>
          <w:p>
            <w:pPr>
              <w:pStyle w:val="Normal1"/>
              <w:tabs>
                <w:tab w:val="clear" w:pos="720"/>
                <w:tab w:val="center" w:pos="2694" w:leader="none"/>
                <w:tab w:val="left" w:pos="4180" w:leader="none"/>
              </w:tabs>
              <w:spacing w:lineRule="auto" w:line="240"/>
              <w:ind w:start="9" w:end="0"/>
              <w:rPr>
                <w:sz w:val="24"/>
                <w:lang w:val="en-US"/>
              </w:rPr>
            </w:pPr>
            <w:r>
              <w:rPr>
                <w:sz w:val="24"/>
                <w:lang w:val="en-US"/>
              </w:rPr>
              <w:t xml:space="preserve">— </w:t>
            </w:r>
            <w:r>
              <w:rPr>
                <w:sz w:val="24"/>
                <w:lang w:val="en-US"/>
              </w:rPr>
              <w:t>atento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bendito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compulso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comprenso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concluso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confeso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confuso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consunto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contuso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convicto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converso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correcto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corrupto</w:t>
            </w:r>
          </w:p>
          <w:p>
            <w:pPr>
              <w:pStyle w:val="Normal1"/>
              <w:tabs>
                <w:tab w:val="clear" w:pos="720"/>
                <w:tab w:val="center" w:pos="2880" w:leader="none"/>
                <w:tab w:val="left" w:pos="4180" w:leader="none"/>
              </w:tabs>
              <w:spacing w:lineRule="auto" w:line="240"/>
              <w:rPr>
                <w:sz w:val="24"/>
                <w:lang w:val="en-US"/>
              </w:rPr>
            </w:pPr>
            <w:r>
              <w:rPr>
                <w:sz w:val="24"/>
                <w:lang w:val="en-US"/>
              </w:rPr>
              <w:t xml:space="preserve">— </w:t>
            </w:r>
            <w:r>
              <w:rPr>
                <w:sz w:val="24"/>
                <w:lang w:val="en-US"/>
              </w:rPr>
              <w:t>despierto</w:t>
            </w:r>
          </w:p>
          <w:p>
            <w:pPr>
              <w:pStyle w:val="Normal"/>
              <w:rPr>
                <w:sz w:val="24"/>
                <w:lang w:val="en-US"/>
              </w:rPr>
            </w:pPr>
            <w:r>
              <w:rPr>
                <w:sz w:val="24"/>
                <w:lang w:val="en-US"/>
              </w:rPr>
              <w:t xml:space="preserve">— </w:t>
            </w:r>
            <w:r>
              <w:rPr>
                <w:sz w:val="24"/>
                <w:lang w:val="en-US"/>
              </w:rPr>
              <w:t xml:space="preserve">difuso                      </w:t>
            </w:r>
          </w:p>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diviso</w:t>
            </w:r>
          </w:p>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electo</w:t>
            </w:r>
          </w:p>
        </w:tc>
      </w:tr>
      <w:tr>
        <w:trPr/>
        <w:tc>
          <w:tcPr>
            <w:tcW w:w="1920" w:type="dxa"/>
            <w:tcBorders/>
          </w:tcPr>
          <w:p>
            <w:pPr>
              <w:pStyle w:val="Normal1"/>
              <w:tabs>
                <w:tab w:val="clear" w:pos="720"/>
                <w:tab w:val="center" w:pos="2880" w:leader="none"/>
                <w:tab w:val="left" w:pos="4180" w:leader="none"/>
              </w:tabs>
              <w:spacing w:lineRule="auto" w:line="240"/>
              <w:rPr>
                <w:sz w:val="24"/>
                <w:lang w:val="en-US"/>
              </w:rPr>
            </w:pPr>
            <w:r>
              <w:rPr>
                <w:sz w:val="24"/>
                <w:lang w:val="en-US"/>
              </w:rPr>
              <w:t>enjugar</w:t>
            </w:r>
          </w:p>
        </w:tc>
        <w:tc>
          <w:tcPr>
            <w:tcW w:w="2143" w:type="dxa"/>
            <w:tcBorders/>
          </w:tcPr>
          <w:p>
            <w:pPr>
              <w:pStyle w:val="Normal1"/>
              <w:tabs>
                <w:tab w:val="clear" w:pos="720"/>
                <w:tab w:val="center" w:pos="2880" w:leader="none"/>
                <w:tab w:val="left" w:pos="4180" w:leader="none"/>
              </w:tabs>
              <w:jc w:val="start"/>
              <w:rPr>
                <w:sz w:val="24"/>
                <w:lang w:val="en-US"/>
              </w:rPr>
            </w:pPr>
            <w:r>
              <w:rPr>
                <w:sz w:val="24"/>
                <w:lang w:val="en-US"/>
              </w:rPr>
              <w:t xml:space="preserve">— </w:t>
            </w:r>
            <w:r>
              <w:rPr>
                <w:sz w:val="24"/>
                <w:lang w:val="en-US"/>
              </w:rPr>
              <w:t>enjugado</w:t>
            </w:r>
          </w:p>
        </w:tc>
        <w:tc>
          <w:tcPr>
            <w:tcW w:w="1701" w:type="dxa"/>
            <w:tcBorders/>
          </w:tcPr>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enjuto</w:t>
            </w:r>
          </w:p>
        </w:tc>
      </w:tr>
      <w:tr>
        <w:trPr/>
        <w:tc>
          <w:tcPr>
            <w:tcW w:w="1920" w:type="dxa"/>
            <w:tcBorders/>
          </w:tcPr>
          <w:p>
            <w:pPr>
              <w:pStyle w:val="Normal1"/>
              <w:tabs>
                <w:tab w:val="clear" w:pos="720"/>
                <w:tab w:val="center" w:pos="2880" w:leader="none"/>
                <w:tab w:val="left" w:pos="4180" w:leader="none"/>
              </w:tabs>
              <w:spacing w:lineRule="auto" w:line="240"/>
              <w:rPr>
                <w:sz w:val="24"/>
                <w:lang w:val="en-US"/>
              </w:rPr>
            </w:pPr>
            <w:r>
              <w:rPr>
                <w:sz w:val="24"/>
                <w:lang w:val="en-US"/>
              </w:rPr>
              <w:t>excluir</w:t>
            </w:r>
          </w:p>
        </w:tc>
        <w:tc>
          <w:tcPr>
            <w:tcW w:w="2143" w:type="dxa"/>
            <w:tcBorders/>
          </w:tcPr>
          <w:p>
            <w:pPr>
              <w:pStyle w:val="Normal1"/>
              <w:tabs>
                <w:tab w:val="clear" w:pos="720"/>
                <w:tab w:val="center" w:pos="2880" w:leader="none"/>
                <w:tab w:val="left" w:pos="4180" w:leader="none"/>
              </w:tabs>
              <w:jc w:val="start"/>
              <w:rPr>
                <w:sz w:val="24"/>
                <w:lang w:val="en-US"/>
              </w:rPr>
            </w:pPr>
            <w:r>
              <w:rPr>
                <w:sz w:val="24"/>
                <w:lang w:val="en-US"/>
              </w:rPr>
              <w:t xml:space="preserve">— </w:t>
            </w:r>
            <w:r>
              <w:rPr>
                <w:sz w:val="24"/>
                <w:lang w:val="en-US"/>
              </w:rPr>
              <w:t>excluido</w:t>
            </w:r>
          </w:p>
        </w:tc>
        <w:tc>
          <w:tcPr>
            <w:tcW w:w="1701" w:type="dxa"/>
            <w:tcBorders/>
          </w:tcPr>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excluso</w:t>
            </w:r>
          </w:p>
        </w:tc>
      </w:tr>
      <w:tr>
        <w:trPr/>
        <w:tc>
          <w:tcPr>
            <w:tcW w:w="1920" w:type="dxa"/>
            <w:tcBorders/>
          </w:tcPr>
          <w:p>
            <w:pPr>
              <w:pStyle w:val="Normal1"/>
              <w:tabs>
                <w:tab w:val="clear" w:pos="720"/>
                <w:tab w:val="center" w:pos="2880" w:leader="none"/>
                <w:tab w:val="left" w:pos="4180" w:leader="none"/>
              </w:tabs>
              <w:spacing w:lineRule="auto" w:line="240"/>
              <w:rPr>
                <w:sz w:val="24"/>
                <w:lang w:val="en-US"/>
              </w:rPr>
            </w:pPr>
            <w:r>
              <w:rPr>
                <w:sz w:val="24"/>
                <w:lang w:val="en-US"/>
              </w:rPr>
              <w:t>eximir</w:t>
            </w:r>
          </w:p>
        </w:tc>
        <w:tc>
          <w:tcPr>
            <w:tcW w:w="2143" w:type="dxa"/>
            <w:tcBorders/>
          </w:tcPr>
          <w:p>
            <w:pPr>
              <w:pStyle w:val="Normal1"/>
              <w:tabs>
                <w:tab w:val="clear" w:pos="720"/>
                <w:tab w:val="center" w:pos="2880" w:leader="none"/>
                <w:tab w:val="left" w:pos="4180" w:leader="none"/>
              </w:tabs>
              <w:jc w:val="start"/>
              <w:rPr>
                <w:sz w:val="24"/>
                <w:lang w:val="en-US"/>
              </w:rPr>
            </w:pPr>
            <w:r>
              <w:rPr>
                <w:sz w:val="24"/>
                <w:lang w:val="en-US"/>
              </w:rPr>
              <w:t xml:space="preserve">— </w:t>
            </w:r>
            <w:r>
              <w:rPr>
                <w:sz w:val="24"/>
                <w:lang w:val="en-US"/>
              </w:rPr>
              <w:t>eximido</w:t>
            </w:r>
          </w:p>
        </w:tc>
        <w:tc>
          <w:tcPr>
            <w:tcW w:w="1701" w:type="dxa"/>
            <w:tcBorders/>
          </w:tcPr>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exento</w:t>
            </w:r>
          </w:p>
        </w:tc>
      </w:tr>
      <w:tr>
        <w:trPr/>
        <w:tc>
          <w:tcPr>
            <w:tcW w:w="1920" w:type="dxa"/>
            <w:tcBorders/>
          </w:tcPr>
          <w:p>
            <w:pPr>
              <w:pStyle w:val="Normal1"/>
              <w:tabs>
                <w:tab w:val="clear" w:pos="720"/>
                <w:tab w:val="center" w:pos="2880" w:leader="none"/>
                <w:tab w:val="left" w:pos="4180" w:leader="none"/>
              </w:tabs>
              <w:spacing w:lineRule="auto" w:line="240"/>
              <w:rPr>
                <w:sz w:val="24"/>
                <w:lang w:val="en-US"/>
              </w:rPr>
            </w:pPr>
            <w:r>
              <w:rPr>
                <w:sz w:val="24"/>
                <w:lang w:val="en-US"/>
              </w:rPr>
              <w:t>expeller</w:t>
            </w:r>
          </w:p>
        </w:tc>
        <w:tc>
          <w:tcPr>
            <w:tcW w:w="2143" w:type="dxa"/>
            <w:tcBorders/>
          </w:tcPr>
          <w:p>
            <w:pPr>
              <w:pStyle w:val="Normal1"/>
              <w:tabs>
                <w:tab w:val="clear" w:pos="720"/>
                <w:tab w:val="center" w:pos="2880" w:leader="none"/>
                <w:tab w:val="left" w:pos="4180" w:leader="none"/>
              </w:tabs>
              <w:jc w:val="start"/>
              <w:rPr>
                <w:sz w:val="24"/>
                <w:lang w:val="en-US"/>
              </w:rPr>
            </w:pPr>
            <w:r>
              <w:rPr>
                <w:sz w:val="24"/>
                <w:lang w:val="en-US"/>
              </w:rPr>
              <w:t xml:space="preserve">— </w:t>
            </w:r>
            <w:r>
              <w:rPr>
                <w:sz w:val="24"/>
                <w:lang w:val="en-US"/>
              </w:rPr>
              <w:t>expelido</w:t>
            </w:r>
          </w:p>
        </w:tc>
        <w:tc>
          <w:tcPr>
            <w:tcW w:w="1701" w:type="dxa"/>
            <w:tcBorders/>
          </w:tcPr>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expulso</w:t>
            </w:r>
          </w:p>
        </w:tc>
      </w:tr>
      <w:tr>
        <w:trPr/>
        <w:tc>
          <w:tcPr>
            <w:tcW w:w="1920" w:type="dxa"/>
            <w:tcBorders/>
          </w:tcPr>
          <w:p>
            <w:pPr>
              <w:pStyle w:val="Normal1"/>
              <w:tabs>
                <w:tab w:val="clear" w:pos="720"/>
                <w:tab w:val="center" w:pos="2880" w:leader="none"/>
                <w:tab w:val="left" w:pos="4180" w:leader="none"/>
              </w:tabs>
              <w:spacing w:lineRule="auto" w:line="240"/>
              <w:rPr>
                <w:sz w:val="24"/>
                <w:lang w:val="en-US"/>
              </w:rPr>
            </w:pPr>
            <w:r>
              <w:rPr>
                <w:sz w:val="24"/>
                <w:lang w:val="en-US"/>
              </w:rPr>
              <w:t>expresar</w:t>
            </w:r>
          </w:p>
        </w:tc>
        <w:tc>
          <w:tcPr>
            <w:tcW w:w="2143" w:type="dxa"/>
            <w:tcBorders/>
          </w:tcPr>
          <w:p>
            <w:pPr>
              <w:pStyle w:val="Normal1"/>
              <w:tabs>
                <w:tab w:val="clear" w:pos="720"/>
                <w:tab w:val="center" w:pos="2880" w:leader="none"/>
                <w:tab w:val="left" w:pos="4180" w:leader="none"/>
              </w:tabs>
              <w:jc w:val="start"/>
              <w:rPr>
                <w:sz w:val="24"/>
                <w:lang w:val="en-US"/>
              </w:rPr>
            </w:pPr>
            <w:r>
              <w:rPr>
                <w:sz w:val="24"/>
                <w:lang w:val="en-US"/>
              </w:rPr>
              <w:t xml:space="preserve">— </w:t>
            </w:r>
            <w:r>
              <w:rPr>
                <w:sz w:val="24"/>
                <w:lang w:val="en-US"/>
              </w:rPr>
              <w:t>expresado</w:t>
            </w:r>
          </w:p>
        </w:tc>
        <w:tc>
          <w:tcPr>
            <w:tcW w:w="1701" w:type="dxa"/>
            <w:tcBorders/>
          </w:tcPr>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expreso</w:t>
            </w:r>
          </w:p>
        </w:tc>
      </w:tr>
      <w:tr>
        <w:trPr/>
        <w:tc>
          <w:tcPr>
            <w:tcW w:w="1920" w:type="dxa"/>
            <w:tcBorders/>
          </w:tcPr>
          <w:p>
            <w:pPr>
              <w:pStyle w:val="Normal1"/>
              <w:tabs>
                <w:tab w:val="clear" w:pos="720"/>
                <w:tab w:val="center" w:pos="2880" w:leader="none"/>
                <w:tab w:val="left" w:pos="4180" w:leader="none"/>
              </w:tabs>
              <w:spacing w:lineRule="auto" w:line="240"/>
              <w:rPr>
                <w:sz w:val="24"/>
                <w:lang w:val="en-US"/>
              </w:rPr>
            </w:pPr>
            <w:r>
              <w:rPr>
                <w:sz w:val="24"/>
                <w:lang w:val="en-US"/>
              </w:rPr>
              <w:t>extender</w:t>
            </w:r>
          </w:p>
        </w:tc>
        <w:tc>
          <w:tcPr>
            <w:tcW w:w="2143" w:type="dxa"/>
            <w:tcBorders/>
          </w:tcPr>
          <w:p>
            <w:pPr>
              <w:pStyle w:val="Normal1"/>
              <w:tabs>
                <w:tab w:val="clear" w:pos="720"/>
                <w:tab w:val="center" w:pos="2880" w:leader="none"/>
                <w:tab w:val="left" w:pos="4180" w:leader="none"/>
              </w:tabs>
              <w:jc w:val="start"/>
              <w:rPr>
                <w:sz w:val="24"/>
                <w:lang w:val="en-US"/>
              </w:rPr>
            </w:pPr>
            <w:r>
              <w:rPr>
                <w:sz w:val="24"/>
                <w:lang w:val="en-US"/>
              </w:rPr>
              <w:t xml:space="preserve">— </w:t>
            </w:r>
            <w:r>
              <w:rPr>
                <w:sz w:val="24"/>
                <w:lang w:val="en-US"/>
              </w:rPr>
              <w:t>extendido</w:t>
            </w:r>
          </w:p>
        </w:tc>
        <w:tc>
          <w:tcPr>
            <w:tcW w:w="1701" w:type="dxa"/>
            <w:tcBorders/>
          </w:tcPr>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extenso</w:t>
            </w:r>
          </w:p>
        </w:tc>
      </w:tr>
      <w:tr>
        <w:trPr/>
        <w:tc>
          <w:tcPr>
            <w:tcW w:w="1920" w:type="dxa"/>
            <w:tcBorders/>
          </w:tcPr>
          <w:p>
            <w:pPr>
              <w:pStyle w:val="Normal1"/>
              <w:tabs>
                <w:tab w:val="clear" w:pos="720"/>
                <w:tab w:val="center" w:pos="2880" w:leader="none"/>
                <w:tab w:val="left" w:pos="4180" w:leader="none"/>
              </w:tabs>
              <w:spacing w:lineRule="auto" w:line="240"/>
              <w:rPr>
                <w:sz w:val="24"/>
                <w:lang w:val="en-US"/>
              </w:rPr>
            </w:pPr>
            <w:r>
              <w:rPr>
                <w:sz w:val="24"/>
                <w:lang w:val="en-US"/>
              </w:rPr>
              <w:t>extinguir</w:t>
            </w:r>
          </w:p>
        </w:tc>
        <w:tc>
          <w:tcPr>
            <w:tcW w:w="2143" w:type="dxa"/>
            <w:tcBorders/>
          </w:tcPr>
          <w:p>
            <w:pPr>
              <w:pStyle w:val="Normal1"/>
              <w:tabs>
                <w:tab w:val="clear" w:pos="720"/>
                <w:tab w:val="center" w:pos="2880" w:leader="none"/>
                <w:tab w:val="left" w:pos="4180" w:leader="none"/>
              </w:tabs>
              <w:jc w:val="start"/>
              <w:rPr>
                <w:sz w:val="24"/>
                <w:lang w:val="en-US"/>
              </w:rPr>
            </w:pPr>
            <w:r>
              <w:rPr>
                <w:sz w:val="24"/>
                <w:lang w:val="en-US"/>
              </w:rPr>
              <w:t xml:space="preserve">— </w:t>
            </w:r>
            <w:r>
              <w:rPr>
                <w:sz w:val="24"/>
                <w:lang w:val="en-US"/>
              </w:rPr>
              <w:t>extinguido</w:t>
            </w:r>
          </w:p>
        </w:tc>
        <w:tc>
          <w:tcPr>
            <w:tcW w:w="1701" w:type="dxa"/>
            <w:tcBorders/>
          </w:tcPr>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extinto</w:t>
            </w:r>
          </w:p>
        </w:tc>
      </w:tr>
      <w:tr>
        <w:trPr/>
        <w:tc>
          <w:tcPr>
            <w:tcW w:w="1920" w:type="dxa"/>
            <w:tcBorders/>
          </w:tcPr>
          <w:p>
            <w:pPr>
              <w:pStyle w:val="Normal1"/>
              <w:tabs>
                <w:tab w:val="clear" w:pos="720"/>
                <w:tab w:val="center" w:pos="2880" w:leader="none"/>
                <w:tab w:val="left" w:pos="4180" w:leader="none"/>
              </w:tabs>
              <w:spacing w:lineRule="auto" w:line="240"/>
              <w:rPr>
                <w:sz w:val="24"/>
                <w:lang w:val="en-US"/>
              </w:rPr>
            </w:pPr>
            <w:r>
              <w:rPr>
                <w:sz w:val="24"/>
                <w:lang w:val="en-US"/>
              </w:rPr>
              <w:t>fijar</w:t>
            </w:r>
          </w:p>
        </w:tc>
        <w:tc>
          <w:tcPr>
            <w:tcW w:w="2143" w:type="dxa"/>
            <w:tcBorders/>
          </w:tcPr>
          <w:p>
            <w:pPr>
              <w:pStyle w:val="Normal1"/>
              <w:tabs>
                <w:tab w:val="clear" w:pos="720"/>
                <w:tab w:val="center" w:pos="2880" w:leader="none"/>
                <w:tab w:val="left" w:pos="4180" w:leader="none"/>
              </w:tabs>
              <w:jc w:val="start"/>
              <w:rPr>
                <w:sz w:val="24"/>
                <w:lang w:val="en-US"/>
              </w:rPr>
            </w:pPr>
            <w:r>
              <w:rPr>
                <w:sz w:val="24"/>
                <w:lang w:val="en-US"/>
              </w:rPr>
              <w:t xml:space="preserve">— </w:t>
            </w:r>
            <w:r>
              <w:rPr>
                <w:sz w:val="24"/>
                <w:lang w:val="en-US"/>
              </w:rPr>
              <w:t>fijado</w:t>
            </w:r>
          </w:p>
        </w:tc>
        <w:tc>
          <w:tcPr>
            <w:tcW w:w="1701" w:type="dxa"/>
            <w:tcBorders/>
          </w:tcPr>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fijo</w:t>
            </w:r>
          </w:p>
        </w:tc>
      </w:tr>
      <w:tr>
        <w:trPr/>
        <w:tc>
          <w:tcPr>
            <w:tcW w:w="1920" w:type="dxa"/>
            <w:tcBorders/>
          </w:tcPr>
          <w:p>
            <w:pPr>
              <w:pStyle w:val="Normal1"/>
              <w:tabs>
                <w:tab w:val="clear" w:pos="720"/>
                <w:tab w:val="center" w:pos="2880" w:leader="none"/>
                <w:tab w:val="left" w:pos="4180" w:leader="none"/>
              </w:tabs>
              <w:spacing w:lineRule="auto" w:line="240"/>
              <w:rPr>
                <w:sz w:val="24"/>
                <w:lang w:val="en-US"/>
              </w:rPr>
            </w:pPr>
            <w:r>
              <w:rPr>
                <w:sz w:val="24"/>
                <w:lang w:val="en-US"/>
              </w:rPr>
              <w:t>freír</w:t>
            </w:r>
          </w:p>
        </w:tc>
        <w:tc>
          <w:tcPr>
            <w:tcW w:w="2143" w:type="dxa"/>
            <w:tcBorders/>
          </w:tcPr>
          <w:p>
            <w:pPr>
              <w:pStyle w:val="Normal1"/>
              <w:tabs>
                <w:tab w:val="clear" w:pos="720"/>
                <w:tab w:val="center" w:pos="2880" w:leader="none"/>
                <w:tab w:val="left" w:pos="4180" w:leader="none"/>
              </w:tabs>
              <w:jc w:val="start"/>
              <w:rPr>
                <w:sz w:val="24"/>
                <w:lang w:val="en-US"/>
              </w:rPr>
            </w:pPr>
            <w:r>
              <w:rPr>
                <w:sz w:val="24"/>
                <w:lang w:val="en-US"/>
              </w:rPr>
              <w:t xml:space="preserve">— </w:t>
            </w:r>
            <w:r>
              <w:rPr>
                <w:sz w:val="24"/>
                <w:lang w:val="en-US"/>
              </w:rPr>
              <w:t>freído</w:t>
            </w:r>
          </w:p>
        </w:tc>
        <w:tc>
          <w:tcPr>
            <w:tcW w:w="1701" w:type="dxa"/>
            <w:tcBorders/>
          </w:tcPr>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frito</w:t>
            </w:r>
          </w:p>
        </w:tc>
      </w:tr>
      <w:tr>
        <w:trPr/>
        <w:tc>
          <w:tcPr>
            <w:tcW w:w="1920" w:type="dxa"/>
            <w:tcBorders/>
          </w:tcPr>
          <w:p>
            <w:pPr>
              <w:pStyle w:val="Normal1"/>
              <w:tabs>
                <w:tab w:val="clear" w:pos="720"/>
                <w:tab w:val="center" w:pos="2880" w:leader="none"/>
                <w:tab w:val="left" w:pos="4180" w:leader="none"/>
              </w:tabs>
              <w:spacing w:lineRule="auto" w:line="240"/>
              <w:rPr>
                <w:sz w:val="24"/>
                <w:lang w:val="en-US"/>
              </w:rPr>
            </w:pPr>
            <w:r>
              <w:rPr>
                <w:sz w:val="24"/>
                <w:lang w:val="en-US"/>
              </w:rPr>
              <w:t>hartar</w:t>
            </w:r>
          </w:p>
        </w:tc>
        <w:tc>
          <w:tcPr>
            <w:tcW w:w="2143" w:type="dxa"/>
            <w:tcBorders/>
          </w:tcPr>
          <w:p>
            <w:pPr>
              <w:pStyle w:val="Normal1"/>
              <w:tabs>
                <w:tab w:val="clear" w:pos="720"/>
                <w:tab w:val="center" w:pos="2880" w:leader="none"/>
                <w:tab w:val="left" w:pos="4180" w:leader="none"/>
              </w:tabs>
              <w:jc w:val="start"/>
              <w:rPr>
                <w:sz w:val="24"/>
                <w:lang w:val="en-US"/>
              </w:rPr>
            </w:pPr>
            <w:r>
              <w:rPr>
                <w:sz w:val="24"/>
                <w:lang w:val="en-US"/>
              </w:rPr>
              <w:t xml:space="preserve">— </w:t>
            </w:r>
            <w:r>
              <w:rPr>
                <w:sz w:val="24"/>
                <w:lang w:val="en-US"/>
              </w:rPr>
              <w:t>hartado</w:t>
            </w:r>
          </w:p>
        </w:tc>
        <w:tc>
          <w:tcPr>
            <w:tcW w:w="1701" w:type="dxa"/>
            <w:tcBorders/>
          </w:tcPr>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harto</w:t>
            </w:r>
          </w:p>
        </w:tc>
      </w:tr>
      <w:tr>
        <w:trPr/>
        <w:tc>
          <w:tcPr>
            <w:tcW w:w="1920" w:type="dxa"/>
            <w:tcBorders/>
          </w:tcPr>
          <w:p>
            <w:pPr>
              <w:pStyle w:val="Normal1"/>
              <w:tabs>
                <w:tab w:val="clear" w:pos="720"/>
                <w:tab w:val="center" w:pos="2880" w:leader="none"/>
                <w:tab w:val="left" w:pos="4180" w:leader="none"/>
              </w:tabs>
              <w:spacing w:lineRule="auto" w:line="240"/>
              <w:rPr>
                <w:sz w:val="24"/>
                <w:lang w:val="en-US"/>
              </w:rPr>
            </w:pPr>
            <w:r>
              <w:rPr>
                <w:sz w:val="24"/>
                <w:lang w:val="en-US"/>
              </w:rPr>
              <w:t>incluir</w:t>
            </w:r>
          </w:p>
        </w:tc>
        <w:tc>
          <w:tcPr>
            <w:tcW w:w="2143" w:type="dxa"/>
            <w:tcBorders/>
          </w:tcPr>
          <w:p>
            <w:pPr>
              <w:pStyle w:val="Normal1"/>
              <w:tabs>
                <w:tab w:val="clear" w:pos="720"/>
                <w:tab w:val="center" w:pos="2880" w:leader="none"/>
                <w:tab w:val="left" w:pos="4180" w:leader="none"/>
              </w:tabs>
              <w:jc w:val="start"/>
              <w:rPr>
                <w:sz w:val="24"/>
                <w:lang w:val="en-US"/>
              </w:rPr>
            </w:pPr>
            <w:r>
              <w:rPr>
                <w:sz w:val="24"/>
                <w:lang w:val="en-US"/>
              </w:rPr>
              <w:t xml:space="preserve">— </w:t>
            </w:r>
            <w:r>
              <w:rPr>
                <w:sz w:val="24"/>
                <w:lang w:val="en-US"/>
              </w:rPr>
              <w:t>incluido</w:t>
            </w:r>
          </w:p>
        </w:tc>
        <w:tc>
          <w:tcPr>
            <w:tcW w:w="1701" w:type="dxa"/>
            <w:tcBorders/>
          </w:tcPr>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incluso</w:t>
            </w:r>
          </w:p>
        </w:tc>
      </w:tr>
      <w:tr>
        <w:trPr/>
        <w:tc>
          <w:tcPr>
            <w:tcW w:w="1920" w:type="dxa"/>
            <w:tcBorders/>
          </w:tcPr>
          <w:p>
            <w:pPr>
              <w:pStyle w:val="Normal1"/>
              <w:tabs>
                <w:tab w:val="clear" w:pos="720"/>
                <w:tab w:val="center" w:pos="2880" w:leader="none"/>
                <w:tab w:val="left" w:pos="4180" w:leader="none"/>
              </w:tabs>
              <w:spacing w:lineRule="auto" w:line="240"/>
              <w:rPr>
                <w:sz w:val="24"/>
                <w:lang w:val="en-US"/>
              </w:rPr>
            </w:pPr>
            <w:r>
              <w:rPr>
                <w:sz w:val="24"/>
                <w:lang w:val="en-US"/>
              </w:rPr>
              <w:t>incurrir</w:t>
            </w:r>
          </w:p>
          <w:p>
            <w:pPr>
              <w:pStyle w:val="Normal1"/>
              <w:tabs>
                <w:tab w:val="clear" w:pos="720"/>
                <w:tab w:val="center" w:pos="2880" w:leader="none"/>
                <w:tab w:val="left" w:pos="4180" w:leader="none"/>
              </w:tabs>
              <w:spacing w:lineRule="auto" w:line="240"/>
              <w:rPr>
                <w:sz w:val="24"/>
                <w:lang w:val="en-US"/>
              </w:rPr>
            </w:pPr>
            <w:r>
              <w:rPr>
                <w:sz w:val="24"/>
                <w:lang w:val="en-US"/>
              </w:rPr>
              <w:t>infundir</w:t>
            </w:r>
          </w:p>
        </w:tc>
        <w:tc>
          <w:tcPr>
            <w:tcW w:w="2143" w:type="dxa"/>
            <w:tcBorders/>
          </w:tcPr>
          <w:p>
            <w:pPr>
              <w:pStyle w:val="Normal1"/>
              <w:tabs>
                <w:tab w:val="clear" w:pos="720"/>
                <w:tab w:val="center" w:pos="2880" w:leader="none"/>
                <w:tab w:val="left" w:pos="4180" w:leader="none"/>
              </w:tabs>
              <w:jc w:val="start"/>
              <w:rPr>
                <w:sz w:val="24"/>
                <w:lang w:val="en-US"/>
              </w:rPr>
            </w:pPr>
            <w:r>
              <w:rPr>
                <w:sz w:val="24"/>
                <w:lang w:val="en-US"/>
              </w:rPr>
              <w:t xml:space="preserve">— </w:t>
            </w:r>
            <w:r>
              <w:rPr>
                <w:sz w:val="24"/>
                <w:lang w:val="en-US"/>
              </w:rPr>
              <w:t xml:space="preserve">incurrido            </w:t>
              <w:br/>
              <w:t xml:space="preserve">— infundido           </w:t>
            </w:r>
          </w:p>
        </w:tc>
        <w:tc>
          <w:tcPr>
            <w:tcW w:w="1701" w:type="dxa"/>
            <w:tcBorders/>
          </w:tcPr>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incurso</w:t>
            </w:r>
          </w:p>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infuso</w:t>
            </w:r>
          </w:p>
        </w:tc>
      </w:tr>
      <w:tr>
        <w:trPr/>
        <w:tc>
          <w:tcPr>
            <w:tcW w:w="1920" w:type="dxa"/>
            <w:tcBorders/>
          </w:tcPr>
          <w:p>
            <w:pPr>
              <w:pStyle w:val="Normal1"/>
              <w:tabs>
                <w:tab w:val="clear" w:pos="720"/>
                <w:tab w:val="center" w:pos="2880" w:leader="none"/>
                <w:tab w:val="left" w:pos="4180" w:leader="none"/>
              </w:tabs>
              <w:spacing w:lineRule="auto" w:line="240"/>
              <w:rPr>
                <w:sz w:val="24"/>
                <w:lang w:val="en-US"/>
              </w:rPr>
            </w:pPr>
            <w:r>
              <w:rPr>
                <w:sz w:val="24"/>
                <w:lang w:val="en-US"/>
              </w:rPr>
              <w:t>injertar</w:t>
            </w:r>
          </w:p>
        </w:tc>
        <w:tc>
          <w:tcPr>
            <w:tcW w:w="2143" w:type="dxa"/>
            <w:tcBorders/>
          </w:tcPr>
          <w:p>
            <w:pPr>
              <w:pStyle w:val="Normal1"/>
              <w:tabs>
                <w:tab w:val="clear" w:pos="720"/>
                <w:tab w:val="center" w:pos="2880" w:leader="none"/>
                <w:tab w:val="left" w:pos="4180" w:leader="none"/>
              </w:tabs>
              <w:jc w:val="start"/>
              <w:rPr>
                <w:sz w:val="24"/>
                <w:lang w:val="en-US"/>
              </w:rPr>
            </w:pPr>
            <w:r>
              <w:rPr>
                <w:sz w:val="24"/>
                <w:lang w:val="en-US"/>
              </w:rPr>
              <w:t xml:space="preserve">— </w:t>
            </w:r>
            <w:r>
              <w:rPr>
                <w:sz w:val="24"/>
                <w:lang w:val="en-US"/>
              </w:rPr>
              <w:t>injertado</w:t>
            </w:r>
          </w:p>
        </w:tc>
        <w:tc>
          <w:tcPr>
            <w:tcW w:w="1701" w:type="dxa"/>
            <w:tcBorders/>
          </w:tcPr>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injerto</w:t>
            </w:r>
          </w:p>
        </w:tc>
      </w:tr>
      <w:tr>
        <w:trPr/>
        <w:tc>
          <w:tcPr>
            <w:tcW w:w="1920" w:type="dxa"/>
            <w:tcBorders/>
          </w:tcPr>
          <w:p>
            <w:pPr>
              <w:pStyle w:val="Normal1"/>
              <w:tabs>
                <w:tab w:val="clear" w:pos="720"/>
                <w:tab w:val="center" w:pos="2880" w:leader="none"/>
                <w:tab w:val="left" w:pos="4180" w:leader="none"/>
              </w:tabs>
              <w:spacing w:lineRule="auto" w:line="240"/>
              <w:rPr>
                <w:sz w:val="24"/>
                <w:lang w:val="en-US"/>
              </w:rPr>
            </w:pPr>
            <w:r>
              <w:rPr>
                <w:sz w:val="24"/>
                <w:lang w:val="en-US"/>
              </w:rPr>
              <w:t>insertar</w:t>
            </w:r>
          </w:p>
        </w:tc>
        <w:tc>
          <w:tcPr>
            <w:tcW w:w="2143" w:type="dxa"/>
            <w:tcBorders/>
          </w:tcPr>
          <w:p>
            <w:pPr>
              <w:pStyle w:val="Normal1"/>
              <w:tabs>
                <w:tab w:val="clear" w:pos="720"/>
                <w:tab w:val="center" w:pos="2880" w:leader="none"/>
                <w:tab w:val="left" w:pos="4180" w:leader="none"/>
              </w:tabs>
              <w:jc w:val="start"/>
              <w:rPr>
                <w:sz w:val="24"/>
                <w:lang w:val="en-US"/>
              </w:rPr>
            </w:pPr>
            <w:r>
              <w:rPr>
                <w:sz w:val="24"/>
                <w:lang w:val="en-US"/>
              </w:rPr>
              <w:t xml:space="preserve">— </w:t>
            </w:r>
            <w:r>
              <w:rPr>
                <w:sz w:val="24"/>
                <w:lang w:val="en-US"/>
              </w:rPr>
              <w:t>insertado</w:t>
            </w:r>
          </w:p>
        </w:tc>
        <w:tc>
          <w:tcPr>
            <w:tcW w:w="1701" w:type="dxa"/>
            <w:tcBorders/>
          </w:tcPr>
          <w:p>
            <w:pPr>
              <w:pStyle w:val="Normal1"/>
              <w:tabs>
                <w:tab w:val="clear" w:pos="720"/>
                <w:tab w:val="center" w:pos="2880" w:leader="none"/>
                <w:tab w:val="left" w:pos="4180" w:leader="none"/>
              </w:tabs>
              <w:rPr>
                <w:sz w:val="24"/>
                <w:lang w:val="en-US"/>
              </w:rPr>
            </w:pPr>
            <w:r>
              <w:rPr>
                <w:sz w:val="24"/>
                <w:lang w:val="en-US"/>
              </w:rPr>
              <w:t xml:space="preserve">— </w:t>
            </w:r>
            <w:r>
              <w:rPr>
                <w:sz w:val="24"/>
                <w:lang w:val="en-US"/>
              </w:rPr>
              <w:t>inserto</w:t>
            </w:r>
          </w:p>
        </w:tc>
      </w:tr>
      <w:tr>
        <w:trPr/>
        <w:tc>
          <w:tcPr>
            <w:tcW w:w="1920" w:type="dxa"/>
            <w:tcBorders/>
          </w:tcPr>
          <w:p>
            <w:pPr>
              <w:pStyle w:val="Normal1"/>
              <w:spacing w:lineRule="auto" w:line="240"/>
              <w:rPr>
                <w:sz w:val="24"/>
                <w:lang w:val="en-US"/>
              </w:rPr>
            </w:pPr>
            <w:r>
              <w:rPr>
                <w:sz w:val="24"/>
                <w:lang w:val="en-US"/>
              </w:rPr>
              <w:t>invertir</w:t>
            </w:r>
          </w:p>
        </w:tc>
        <w:tc>
          <w:tcPr>
            <w:tcW w:w="2143" w:type="dxa"/>
            <w:tcBorders/>
          </w:tcPr>
          <w:p>
            <w:pPr>
              <w:pStyle w:val="Normal1"/>
              <w:jc w:val="start"/>
              <w:rPr>
                <w:sz w:val="24"/>
                <w:lang w:val="en-US"/>
              </w:rPr>
            </w:pPr>
            <w:r>
              <w:rPr>
                <w:sz w:val="24"/>
                <w:lang w:val="en-US"/>
              </w:rPr>
              <w:t xml:space="preserve">— </w:t>
            </w:r>
            <w:r>
              <w:rPr>
                <w:sz w:val="24"/>
                <w:lang w:val="en-US"/>
              </w:rPr>
              <w:t>invertido</w:t>
            </w:r>
          </w:p>
        </w:tc>
        <w:tc>
          <w:tcPr>
            <w:tcW w:w="1701" w:type="dxa"/>
            <w:tcBorders/>
          </w:tcPr>
          <w:p>
            <w:pPr>
              <w:pStyle w:val="Normal1"/>
              <w:rPr>
                <w:sz w:val="24"/>
                <w:lang w:val="en-US"/>
              </w:rPr>
            </w:pPr>
            <w:r>
              <w:rPr>
                <w:sz w:val="24"/>
                <w:lang w:val="en-US"/>
              </w:rPr>
              <w:t xml:space="preserve">— </w:t>
            </w:r>
            <w:r>
              <w:rPr>
                <w:sz w:val="24"/>
                <w:lang w:val="en-US"/>
              </w:rPr>
              <w:t xml:space="preserve">inverso </w:t>
            </w:r>
          </w:p>
        </w:tc>
      </w:tr>
      <w:tr>
        <w:trPr/>
        <w:tc>
          <w:tcPr>
            <w:tcW w:w="1920" w:type="dxa"/>
            <w:tcBorders/>
          </w:tcPr>
          <w:p>
            <w:pPr>
              <w:pStyle w:val="Normal1"/>
              <w:spacing w:lineRule="auto" w:line="240"/>
              <w:rPr>
                <w:sz w:val="24"/>
                <w:lang w:val="en-US"/>
              </w:rPr>
            </w:pPr>
            <w:r>
              <w:rPr>
                <w:sz w:val="24"/>
                <w:lang w:val="en-US"/>
              </w:rPr>
              <w:t>juntar</w:t>
            </w:r>
          </w:p>
        </w:tc>
        <w:tc>
          <w:tcPr>
            <w:tcW w:w="2143" w:type="dxa"/>
            <w:tcBorders/>
          </w:tcPr>
          <w:p>
            <w:pPr>
              <w:pStyle w:val="Normal1"/>
              <w:jc w:val="start"/>
              <w:rPr>
                <w:sz w:val="24"/>
                <w:lang w:val="en-US"/>
              </w:rPr>
            </w:pPr>
            <w:r>
              <w:rPr>
                <w:sz w:val="24"/>
                <w:lang w:val="en-US"/>
              </w:rPr>
              <w:t xml:space="preserve">— </w:t>
            </w:r>
            <w:r>
              <w:rPr>
                <w:sz w:val="24"/>
                <w:lang w:val="en-US"/>
              </w:rPr>
              <w:t>juntado</w:t>
            </w:r>
          </w:p>
        </w:tc>
        <w:tc>
          <w:tcPr>
            <w:tcW w:w="1701" w:type="dxa"/>
            <w:tcBorders/>
          </w:tcPr>
          <w:p>
            <w:pPr>
              <w:pStyle w:val="Normal1"/>
              <w:rPr>
                <w:sz w:val="24"/>
                <w:lang w:val="en-US"/>
              </w:rPr>
            </w:pPr>
            <w:r>
              <w:rPr>
                <w:sz w:val="24"/>
                <w:lang w:val="en-US"/>
              </w:rPr>
              <w:t xml:space="preserve">— </w:t>
            </w:r>
            <w:r>
              <w:rPr>
                <w:sz w:val="24"/>
                <w:lang w:val="en-US"/>
              </w:rPr>
              <w:t xml:space="preserve">junto </w:t>
            </w:r>
          </w:p>
        </w:tc>
      </w:tr>
      <w:tr>
        <w:trPr/>
        <w:tc>
          <w:tcPr>
            <w:tcW w:w="1920" w:type="dxa"/>
            <w:tcBorders/>
          </w:tcPr>
          <w:p>
            <w:pPr>
              <w:pStyle w:val="Normal1"/>
              <w:spacing w:lineRule="auto" w:line="240"/>
              <w:rPr>
                <w:sz w:val="24"/>
                <w:lang w:val="en-US"/>
              </w:rPr>
            </w:pPr>
            <w:r>
              <w:rPr>
                <w:sz w:val="24"/>
                <w:lang w:val="en-US"/>
              </w:rPr>
              <w:t>maldecir</w:t>
            </w:r>
          </w:p>
        </w:tc>
        <w:tc>
          <w:tcPr>
            <w:tcW w:w="2143" w:type="dxa"/>
            <w:tcBorders/>
          </w:tcPr>
          <w:p>
            <w:pPr>
              <w:pStyle w:val="Normal1"/>
              <w:jc w:val="start"/>
              <w:rPr>
                <w:sz w:val="24"/>
                <w:lang w:val="en-US"/>
              </w:rPr>
            </w:pPr>
            <w:r>
              <w:rPr>
                <w:sz w:val="24"/>
                <w:lang w:val="en-US"/>
              </w:rPr>
              <w:t xml:space="preserve">— </w:t>
            </w:r>
            <w:r>
              <w:rPr>
                <w:sz w:val="24"/>
                <w:lang w:val="en-US"/>
              </w:rPr>
              <w:t>maldecido</w:t>
            </w:r>
          </w:p>
        </w:tc>
        <w:tc>
          <w:tcPr>
            <w:tcW w:w="1701" w:type="dxa"/>
            <w:tcBorders/>
          </w:tcPr>
          <w:p>
            <w:pPr>
              <w:pStyle w:val="Normal1"/>
              <w:rPr>
                <w:sz w:val="24"/>
                <w:lang w:val="en-US"/>
              </w:rPr>
            </w:pPr>
            <w:r>
              <w:rPr>
                <w:sz w:val="24"/>
                <w:lang w:val="en-US"/>
              </w:rPr>
              <w:t xml:space="preserve">— </w:t>
            </w:r>
            <w:r>
              <w:rPr>
                <w:sz w:val="24"/>
                <w:lang w:val="en-US"/>
              </w:rPr>
              <w:t xml:space="preserve">maldito </w:t>
            </w:r>
          </w:p>
        </w:tc>
      </w:tr>
      <w:tr>
        <w:trPr/>
        <w:tc>
          <w:tcPr>
            <w:tcW w:w="1920" w:type="dxa"/>
            <w:tcBorders/>
          </w:tcPr>
          <w:p>
            <w:pPr>
              <w:pStyle w:val="Normal1"/>
              <w:spacing w:lineRule="auto" w:line="240"/>
              <w:rPr>
                <w:sz w:val="24"/>
                <w:lang w:val="en-US"/>
              </w:rPr>
            </w:pPr>
            <w:r>
              <w:rPr>
                <w:sz w:val="24"/>
                <w:lang w:val="en-US"/>
              </w:rPr>
              <w:t>manifestar</w:t>
            </w:r>
          </w:p>
        </w:tc>
        <w:tc>
          <w:tcPr>
            <w:tcW w:w="2143" w:type="dxa"/>
            <w:tcBorders/>
          </w:tcPr>
          <w:p>
            <w:pPr>
              <w:pStyle w:val="Normal1"/>
              <w:jc w:val="start"/>
              <w:rPr>
                <w:sz w:val="24"/>
                <w:lang w:val="en-US"/>
              </w:rPr>
            </w:pPr>
            <w:r>
              <w:rPr>
                <w:sz w:val="24"/>
                <w:lang w:val="en-US"/>
              </w:rPr>
              <w:t xml:space="preserve">— </w:t>
            </w:r>
            <w:r>
              <w:rPr>
                <w:sz w:val="24"/>
                <w:lang w:val="en-US"/>
              </w:rPr>
              <w:t>manifestado</w:t>
            </w:r>
          </w:p>
        </w:tc>
        <w:tc>
          <w:tcPr>
            <w:tcW w:w="1701" w:type="dxa"/>
            <w:tcBorders/>
          </w:tcPr>
          <w:p>
            <w:pPr>
              <w:pStyle w:val="Normal1"/>
              <w:rPr>
                <w:sz w:val="24"/>
                <w:lang w:val="en-US"/>
              </w:rPr>
            </w:pPr>
            <w:r>
              <w:rPr>
                <w:sz w:val="24"/>
                <w:lang w:val="en-US"/>
              </w:rPr>
              <w:t xml:space="preserve">— </w:t>
            </w:r>
            <w:r>
              <w:rPr>
                <w:sz w:val="24"/>
                <w:lang w:val="en-US"/>
              </w:rPr>
              <w:t xml:space="preserve">manifiesto </w:t>
            </w:r>
          </w:p>
        </w:tc>
      </w:tr>
      <w:tr>
        <w:trPr/>
        <w:tc>
          <w:tcPr>
            <w:tcW w:w="1920" w:type="dxa"/>
            <w:tcBorders/>
          </w:tcPr>
          <w:p>
            <w:pPr>
              <w:pStyle w:val="Normal1"/>
              <w:spacing w:lineRule="auto" w:line="240"/>
              <w:rPr>
                <w:sz w:val="24"/>
                <w:lang w:val="en-US"/>
              </w:rPr>
            </w:pPr>
            <w:r>
              <w:rPr>
                <w:sz w:val="24"/>
                <w:lang w:val="en-US"/>
              </w:rPr>
              <w:t>nacer</w:t>
            </w:r>
          </w:p>
        </w:tc>
        <w:tc>
          <w:tcPr>
            <w:tcW w:w="2143" w:type="dxa"/>
            <w:tcBorders/>
          </w:tcPr>
          <w:p>
            <w:pPr>
              <w:pStyle w:val="Normal1"/>
              <w:jc w:val="start"/>
              <w:rPr>
                <w:sz w:val="24"/>
                <w:lang w:val="en-US"/>
              </w:rPr>
            </w:pPr>
            <w:r>
              <w:rPr>
                <w:sz w:val="24"/>
                <w:lang w:val="en-US"/>
              </w:rPr>
              <w:t xml:space="preserve">— </w:t>
            </w:r>
            <w:r>
              <w:rPr>
                <w:sz w:val="24"/>
                <w:lang w:val="en-US"/>
              </w:rPr>
              <w:t>nacido</w:t>
            </w:r>
          </w:p>
        </w:tc>
        <w:tc>
          <w:tcPr>
            <w:tcW w:w="1701" w:type="dxa"/>
            <w:tcBorders/>
          </w:tcPr>
          <w:p>
            <w:pPr>
              <w:pStyle w:val="Normal1"/>
              <w:rPr>
                <w:sz w:val="24"/>
                <w:lang w:val="en-US"/>
              </w:rPr>
            </w:pPr>
            <w:r>
              <w:rPr>
                <w:sz w:val="24"/>
                <w:lang w:val="en-US"/>
              </w:rPr>
              <w:t xml:space="preserve">— </w:t>
            </w:r>
            <w:r>
              <w:rPr>
                <w:sz w:val="24"/>
                <w:lang w:val="en-US"/>
              </w:rPr>
              <w:t xml:space="preserve">nato </w:t>
            </w:r>
          </w:p>
        </w:tc>
      </w:tr>
      <w:tr>
        <w:trPr/>
        <w:tc>
          <w:tcPr>
            <w:tcW w:w="1920" w:type="dxa"/>
            <w:tcBorders/>
          </w:tcPr>
          <w:p>
            <w:pPr>
              <w:pStyle w:val="Normal1"/>
              <w:spacing w:lineRule="auto" w:line="240"/>
              <w:rPr>
                <w:sz w:val="24"/>
                <w:lang w:val="en-US"/>
              </w:rPr>
            </w:pPr>
            <w:r>
              <w:rPr>
                <w:sz w:val="24"/>
                <w:lang w:val="en-US"/>
              </w:rPr>
              <w:t>oprimir</w:t>
            </w:r>
          </w:p>
        </w:tc>
        <w:tc>
          <w:tcPr>
            <w:tcW w:w="2143" w:type="dxa"/>
            <w:tcBorders/>
          </w:tcPr>
          <w:p>
            <w:pPr>
              <w:pStyle w:val="Normal1"/>
              <w:jc w:val="start"/>
              <w:rPr>
                <w:sz w:val="24"/>
                <w:lang w:val="en-US"/>
              </w:rPr>
            </w:pPr>
            <w:r>
              <w:rPr>
                <w:sz w:val="24"/>
                <w:lang w:val="en-US"/>
              </w:rPr>
              <w:t xml:space="preserve">— </w:t>
            </w:r>
            <w:r>
              <w:rPr>
                <w:sz w:val="24"/>
                <w:lang w:val="en-US"/>
              </w:rPr>
              <w:t>oprimido</w:t>
            </w:r>
          </w:p>
        </w:tc>
        <w:tc>
          <w:tcPr>
            <w:tcW w:w="1701" w:type="dxa"/>
            <w:tcBorders/>
          </w:tcPr>
          <w:p>
            <w:pPr>
              <w:pStyle w:val="Normal1"/>
              <w:rPr>
                <w:sz w:val="24"/>
                <w:lang w:val="en-US"/>
              </w:rPr>
            </w:pPr>
            <w:r>
              <w:rPr>
                <w:sz w:val="24"/>
                <w:lang w:val="en-US"/>
              </w:rPr>
              <w:t xml:space="preserve">— </w:t>
            </w:r>
            <w:r>
              <w:rPr>
                <w:sz w:val="24"/>
                <w:lang w:val="en-US"/>
              </w:rPr>
              <w:t xml:space="preserve">opreso </w:t>
            </w:r>
          </w:p>
        </w:tc>
      </w:tr>
      <w:tr>
        <w:trPr/>
        <w:tc>
          <w:tcPr>
            <w:tcW w:w="1920" w:type="dxa"/>
            <w:tcBorders/>
          </w:tcPr>
          <w:p>
            <w:pPr>
              <w:pStyle w:val="Normal1"/>
              <w:spacing w:lineRule="auto" w:line="240"/>
              <w:rPr>
                <w:sz w:val="24"/>
                <w:lang w:val="en-US"/>
              </w:rPr>
            </w:pPr>
            <w:r>
              <w:rPr>
                <w:sz w:val="24"/>
                <w:lang w:val="en-US"/>
              </w:rPr>
              <w:t>poseer</w:t>
            </w:r>
          </w:p>
        </w:tc>
        <w:tc>
          <w:tcPr>
            <w:tcW w:w="2143" w:type="dxa"/>
            <w:tcBorders/>
          </w:tcPr>
          <w:p>
            <w:pPr>
              <w:pStyle w:val="Normal1"/>
              <w:jc w:val="start"/>
              <w:rPr>
                <w:sz w:val="24"/>
                <w:lang w:val="en-US"/>
              </w:rPr>
            </w:pPr>
            <w:r>
              <w:rPr>
                <w:sz w:val="24"/>
                <w:lang w:val="en-US"/>
              </w:rPr>
              <w:t xml:space="preserve">— </w:t>
            </w:r>
            <w:r>
              <w:rPr>
                <w:sz w:val="24"/>
                <w:lang w:val="en-US"/>
              </w:rPr>
              <w:t>poseído</w:t>
            </w:r>
          </w:p>
        </w:tc>
        <w:tc>
          <w:tcPr>
            <w:tcW w:w="1701" w:type="dxa"/>
            <w:tcBorders/>
          </w:tcPr>
          <w:p>
            <w:pPr>
              <w:pStyle w:val="Normal1"/>
              <w:rPr>
                <w:sz w:val="24"/>
                <w:lang w:val="en-US"/>
              </w:rPr>
            </w:pPr>
            <w:r>
              <w:rPr>
                <w:sz w:val="24"/>
                <w:lang w:val="en-US"/>
              </w:rPr>
              <w:t xml:space="preserve">— </w:t>
            </w:r>
            <w:r>
              <w:rPr>
                <w:sz w:val="24"/>
                <w:lang w:val="en-US"/>
              </w:rPr>
              <w:t xml:space="preserve">poseso </w:t>
            </w:r>
          </w:p>
        </w:tc>
      </w:tr>
      <w:tr>
        <w:trPr/>
        <w:tc>
          <w:tcPr>
            <w:tcW w:w="1920" w:type="dxa"/>
            <w:tcBorders/>
          </w:tcPr>
          <w:p>
            <w:pPr>
              <w:pStyle w:val="Normal1"/>
              <w:spacing w:lineRule="auto" w:line="240"/>
              <w:rPr>
                <w:sz w:val="24"/>
                <w:lang w:val="en-US"/>
              </w:rPr>
            </w:pPr>
            <w:r>
              <w:rPr>
                <w:sz w:val="24"/>
                <w:lang w:val="en-US"/>
              </w:rPr>
              <w:t>prender</w:t>
            </w:r>
          </w:p>
        </w:tc>
        <w:tc>
          <w:tcPr>
            <w:tcW w:w="2143" w:type="dxa"/>
            <w:tcBorders/>
          </w:tcPr>
          <w:p>
            <w:pPr>
              <w:pStyle w:val="Normal1"/>
              <w:jc w:val="start"/>
              <w:rPr>
                <w:sz w:val="24"/>
                <w:lang w:val="en-US"/>
              </w:rPr>
            </w:pPr>
            <w:r>
              <w:rPr>
                <w:sz w:val="24"/>
                <w:lang w:val="en-US"/>
              </w:rPr>
              <w:t xml:space="preserve">— </w:t>
            </w:r>
            <w:r>
              <w:rPr>
                <w:sz w:val="24"/>
                <w:lang w:val="en-US"/>
              </w:rPr>
              <w:t>prendido</w:t>
            </w:r>
          </w:p>
        </w:tc>
        <w:tc>
          <w:tcPr>
            <w:tcW w:w="1701" w:type="dxa"/>
            <w:tcBorders/>
          </w:tcPr>
          <w:p>
            <w:pPr>
              <w:pStyle w:val="Normal1"/>
              <w:rPr>
                <w:sz w:val="24"/>
                <w:lang w:val="en-US"/>
              </w:rPr>
            </w:pPr>
            <w:r>
              <w:rPr>
                <w:sz w:val="24"/>
                <w:lang w:val="en-US"/>
              </w:rPr>
              <w:t xml:space="preserve">— </w:t>
            </w:r>
            <w:r>
              <w:rPr>
                <w:sz w:val="24"/>
                <w:lang w:val="en-US"/>
              </w:rPr>
              <w:t xml:space="preserve">preso </w:t>
            </w:r>
          </w:p>
        </w:tc>
      </w:tr>
      <w:tr>
        <w:trPr/>
        <w:tc>
          <w:tcPr>
            <w:tcW w:w="1920" w:type="dxa"/>
            <w:tcBorders/>
          </w:tcPr>
          <w:p>
            <w:pPr>
              <w:pStyle w:val="Normal1"/>
              <w:spacing w:lineRule="auto" w:line="240"/>
              <w:rPr>
                <w:sz w:val="24"/>
                <w:lang w:val="en-US"/>
              </w:rPr>
            </w:pPr>
            <w:r>
              <w:rPr>
                <w:sz w:val="24"/>
                <w:lang w:val="en-US"/>
              </w:rPr>
              <w:t>presumir</w:t>
            </w:r>
          </w:p>
        </w:tc>
        <w:tc>
          <w:tcPr>
            <w:tcW w:w="2143" w:type="dxa"/>
            <w:tcBorders/>
          </w:tcPr>
          <w:p>
            <w:pPr>
              <w:pStyle w:val="Normal1"/>
              <w:jc w:val="start"/>
              <w:rPr>
                <w:sz w:val="24"/>
                <w:lang w:val="en-US"/>
              </w:rPr>
            </w:pPr>
            <w:r>
              <w:rPr>
                <w:sz w:val="24"/>
                <w:lang w:val="en-US"/>
              </w:rPr>
              <w:t xml:space="preserve">— </w:t>
            </w:r>
            <w:r>
              <w:rPr>
                <w:sz w:val="24"/>
                <w:lang w:val="en-US"/>
              </w:rPr>
              <w:t>presumido</w:t>
            </w:r>
          </w:p>
        </w:tc>
        <w:tc>
          <w:tcPr>
            <w:tcW w:w="1701" w:type="dxa"/>
            <w:tcBorders/>
          </w:tcPr>
          <w:p>
            <w:pPr>
              <w:pStyle w:val="Normal1"/>
              <w:rPr>
                <w:sz w:val="24"/>
                <w:lang w:val="en-US"/>
              </w:rPr>
            </w:pPr>
            <w:r>
              <w:rPr>
                <w:sz w:val="24"/>
                <w:lang w:val="en-US"/>
              </w:rPr>
              <w:t xml:space="preserve">— </w:t>
            </w:r>
            <w:r>
              <w:rPr>
                <w:sz w:val="24"/>
                <w:lang w:val="en-US"/>
              </w:rPr>
              <w:t xml:space="preserve">presunto </w:t>
            </w:r>
          </w:p>
        </w:tc>
      </w:tr>
      <w:tr>
        <w:trPr/>
        <w:tc>
          <w:tcPr>
            <w:tcW w:w="1920" w:type="dxa"/>
            <w:tcBorders/>
          </w:tcPr>
          <w:p>
            <w:pPr>
              <w:pStyle w:val="Normal1"/>
              <w:spacing w:lineRule="auto" w:line="240"/>
              <w:rPr>
                <w:sz w:val="24"/>
                <w:lang w:val="en-US"/>
              </w:rPr>
            </w:pPr>
            <w:r>
              <w:rPr>
                <w:sz w:val="24"/>
                <w:lang w:val="en-US"/>
              </w:rPr>
              <w:t>pretender</w:t>
            </w:r>
          </w:p>
        </w:tc>
        <w:tc>
          <w:tcPr>
            <w:tcW w:w="2143" w:type="dxa"/>
            <w:tcBorders/>
          </w:tcPr>
          <w:p>
            <w:pPr>
              <w:pStyle w:val="Normal1"/>
              <w:jc w:val="start"/>
              <w:rPr>
                <w:sz w:val="24"/>
                <w:lang w:val="en-US"/>
              </w:rPr>
            </w:pPr>
            <w:r>
              <w:rPr>
                <w:sz w:val="24"/>
                <w:lang w:val="en-US"/>
              </w:rPr>
              <w:t xml:space="preserve">— </w:t>
            </w:r>
            <w:r>
              <w:rPr>
                <w:sz w:val="24"/>
                <w:lang w:val="en-US"/>
              </w:rPr>
              <w:t>pretendido</w:t>
            </w:r>
          </w:p>
        </w:tc>
        <w:tc>
          <w:tcPr>
            <w:tcW w:w="1701" w:type="dxa"/>
            <w:tcBorders/>
          </w:tcPr>
          <w:p>
            <w:pPr>
              <w:pStyle w:val="Normal1"/>
              <w:rPr>
                <w:sz w:val="24"/>
                <w:lang w:val="en-US"/>
              </w:rPr>
            </w:pPr>
            <w:r>
              <w:rPr>
                <w:sz w:val="24"/>
                <w:lang w:val="en-US"/>
              </w:rPr>
              <w:t xml:space="preserve">— </w:t>
            </w:r>
            <w:r>
              <w:rPr>
                <w:sz w:val="24"/>
                <w:lang w:val="en-US"/>
              </w:rPr>
              <w:t>pretenso</w:t>
            </w:r>
          </w:p>
        </w:tc>
      </w:tr>
      <w:tr>
        <w:trPr/>
        <w:tc>
          <w:tcPr>
            <w:tcW w:w="1920" w:type="dxa"/>
            <w:tcBorders/>
          </w:tcPr>
          <w:p>
            <w:pPr>
              <w:pStyle w:val="Normal1"/>
              <w:spacing w:lineRule="auto" w:line="240"/>
              <w:rPr>
                <w:sz w:val="24"/>
                <w:lang w:val="en-US"/>
              </w:rPr>
            </w:pPr>
            <w:r>
              <w:rPr>
                <w:sz w:val="24"/>
                <w:lang w:val="en-US"/>
              </w:rPr>
              <w:t>propender</w:t>
            </w:r>
          </w:p>
        </w:tc>
        <w:tc>
          <w:tcPr>
            <w:tcW w:w="2143" w:type="dxa"/>
            <w:tcBorders/>
          </w:tcPr>
          <w:p>
            <w:pPr>
              <w:pStyle w:val="Normal1"/>
              <w:jc w:val="start"/>
              <w:rPr>
                <w:sz w:val="24"/>
                <w:lang w:val="en-US"/>
              </w:rPr>
            </w:pPr>
            <w:r>
              <w:rPr>
                <w:sz w:val="24"/>
                <w:lang w:val="en-US"/>
              </w:rPr>
              <w:t xml:space="preserve">— </w:t>
            </w:r>
            <w:r>
              <w:rPr>
                <w:sz w:val="24"/>
                <w:lang w:val="en-US"/>
              </w:rPr>
              <w:t>propendido</w:t>
            </w:r>
          </w:p>
        </w:tc>
        <w:tc>
          <w:tcPr>
            <w:tcW w:w="1701" w:type="dxa"/>
            <w:tcBorders/>
          </w:tcPr>
          <w:p>
            <w:pPr>
              <w:pStyle w:val="Normal1"/>
              <w:rPr>
                <w:sz w:val="24"/>
                <w:lang w:val="en-US"/>
              </w:rPr>
            </w:pPr>
            <w:r>
              <w:rPr>
                <w:sz w:val="24"/>
                <w:lang w:val="en-US"/>
              </w:rPr>
              <w:t xml:space="preserve">— </w:t>
            </w:r>
            <w:r>
              <w:rPr>
                <w:sz w:val="24"/>
                <w:lang w:val="en-US"/>
              </w:rPr>
              <w:t xml:space="preserve">propenso </w:t>
            </w:r>
          </w:p>
        </w:tc>
      </w:tr>
      <w:tr>
        <w:trPr/>
        <w:tc>
          <w:tcPr>
            <w:tcW w:w="1920" w:type="dxa"/>
            <w:tcBorders/>
          </w:tcPr>
          <w:p>
            <w:pPr>
              <w:pStyle w:val="Normal1"/>
              <w:spacing w:lineRule="auto" w:line="240"/>
              <w:rPr>
                <w:sz w:val="24"/>
                <w:lang w:val="en-US"/>
              </w:rPr>
            </w:pPr>
            <w:r>
              <w:rPr>
                <w:sz w:val="24"/>
                <w:lang w:val="en-US"/>
              </w:rPr>
              <w:t>proveer</w:t>
            </w:r>
          </w:p>
        </w:tc>
        <w:tc>
          <w:tcPr>
            <w:tcW w:w="2143" w:type="dxa"/>
            <w:tcBorders/>
          </w:tcPr>
          <w:p>
            <w:pPr>
              <w:pStyle w:val="Normal1"/>
              <w:jc w:val="start"/>
              <w:rPr>
                <w:sz w:val="24"/>
                <w:lang w:val="en-US"/>
              </w:rPr>
            </w:pPr>
            <w:r>
              <w:rPr>
                <w:sz w:val="24"/>
                <w:lang w:val="en-US"/>
              </w:rPr>
              <w:t xml:space="preserve">— </w:t>
            </w:r>
            <w:r>
              <w:rPr>
                <w:sz w:val="24"/>
                <w:lang w:val="en-US"/>
              </w:rPr>
              <w:t>proveído</w:t>
            </w:r>
          </w:p>
        </w:tc>
        <w:tc>
          <w:tcPr>
            <w:tcW w:w="1701" w:type="dxa"/>
            <w:tcBorders/>
          </w:tcPr>
          <w:p>
            <w:pPr>
              <w:pStyle w:val="Normal1"/>
              <w:rPr>
                <w:sz w:val="24"/>
                <w:lang w:val="en-US"/>
              </w:rPr>
            </w:pPr>
            <w:r>
              <w:rPr>
                <w:sz w:val="24"/>
                <w:lang w:val="en-US"/>
              </w:rPr>
              <w:t xml:space="preserve">— </w:t>
            </w:r>
            <w:r>
              <w:rPr>
                <w:sz w:val="24"/>
                <w:lang w:val="en-US"/>
              </w:rPr>
              <w:t xml:space="preserve">provisto </w:t>
            </w:r>
          </w:p>
        </w:tc>
      </w:tr>
      <w:tr>
        <w:trPr/>
        <w:tc>
          <w:tcPr>
            <w:tcW w:w="1920" w:type="dxa"/>
            <w:tcBorders/>
          </w:tcPr>
          <w:p>
            <w:pPr>
              <w:pStyle w:val="Normal1"/>
              <w:spacing w:lineRule="auto" w:line="240"/>
              <w:rPr>
                <w:sz w:val="24"/>
                <w:lang w:val="en-US"/>
              </w:rPr>
            </w:pPr>
            <w:r>
              <w:rPr>
                <w:sz w:val="24"/>
                <w:lang w:val="en-US"/>
              </w:rPr>
              <w:t>recluir</w:t>
            </w:r>
          </w:p>
        </w:tc>
        <w:tc>
          <w:tcPr>
            <w:tcW w:w="2143" w:type="dxa"/>
            <w:tcBorders/>
          </w:tcPr>
          <w:p>
            <w:pPr>
              <w:pStyle w:val="Normal1"/>
              <w:jc w:val="start"/>
              <w:rPr>
                <w:sz w:val="24"/>
                <w:lang w:val="en-US"/>
              </w:rPr>
            </w:pPr>
            <w:r>
              <w:rPr>
                <w:sz w:val="24"/>
                <w:lang w:val="en-US"/>
              </w:rPr>
              <w:t xml:space="preserve">— </w:t>
            </w:r>
            <w:r>
              <w:rPr>
                <w:sz w:val="24"/>
                <w:lang w:val="en-US"/>
              </w:rPr>
              <w:t>recluido</w:t>
            </w:r>
          </w:p>
        </w:tc>
        <w:tc>
          <w:tcPr>
            <w:tcW w:w="1701" w:type="dxa"/>
            <w:tcBorders/>
          </w:tcPr>
          <w:p>
            <w:pPr>
              <w:pStyle w:val="Normal1"/>
              <w:rPr>
                <w:sz w:val="24"/>
                <w:lang w:val="en-US"/>
              </w:rPr>
            </w:pPr>
            <w:r>
              <w:rPr>
                <w:sz w:val="24"/>
                <w:lang w:val="en-US"/>
              </w:rPr>
              <w:t xml:space="preserve">— </w:t>
            </w:r>
            <w:r>
              <w:rPr>
                <w:sz w:val="24"/>
                <w:lang w:val="en-US"/>
              </w:rPr>
              <w:t xml:space="preserve">recluso </w:t>
            </w:r>
          </w:p>
        </w:tc>
      </w:tr>
      <w:tr>
        <w:trPr/>
        <w:tc>
          <w:tcPr>
            <w:tcW w:w="1920" w:type="dxa"/>
            <w:tcBorders/>
          </w:tcPr>
          <w:p>
            <w:pPr>
              <w:pStyle w:val="Normal1"/>
              <w:spacing w:lineRule="auto" w:line="240"/>
              <w:rPr>
                <w:sz w:val="24"/>
                <w:lang w:val="en-US"/>
              </w:rPr>
            </w:pPr>
            <w:r>
              <w:rPr>
                <w:sz w:val="24"/>
                <w:lang w:val="en-US"/>
              </w:rPr>
              <w:t>romper</w:t>
            </w:r>
          </w:p>
        </w:tc>
        <w:tc>
          <w:tcPr>
            <w:tcW w:w="2143" w:type="dxa"/>
            <w:tcBorders/>
          </w:tcPr>
          <w:p>
            <w:pPr>
              <w:pStyle w:val="Normal1"/>
              <w:jc w:val="start"/>
              <w:rPr>
                <w:sz w:val="24"/>
                <w:lang w:val="en-US"/>
              </w:rPr>
            </w:pPr>
            <w:r>
              <w:rPr>
                <w:sz w:val="24"/>
                <w:lang w:val="en-US"/>
              </w:rPr>
              <w:t xml:space="preserve">— </w:t>
            </w:r>
            <w:r>
              <w:rPr>
                <w:sz w:val="24"/>
                <w:lang w:val="en-US"/>
              </w:rPr>
              <w:t>rompido</w:t>
            </w:r>
          </w:p>
        </w:tc>
        <w:tc>
          <w:tcPr>
            <w:tcW w:w="1701" w:type="dxa"/>
            <w:tcBorders/>
          </w:tcPr>
          <w:p>
            <w:pPr>
              <w:pStyle w:val="Normal1"/>
              <w:rPr>
                <w:sz w:val="24"/>
                <w:lang w:val="en-US"/>
              </w:rPr>
            </w:pPr>
            <w:r>
              <w:rPr>
                <w:sz w:val="24"/>
                <w:lang w:val="en-US"/>
              </w:rPr>
              <w:t xml:space="preserve">— </w:t>
            </w:r>
            <w:r>
              <w:rPr>
                <w:sz w:val="24"/>
                <w:lang w:val="en-US"/>
              </w:rPr>
              <w:t xml:space="preserve">roto </w:t>
            </w:r>
          </w:p>
        </w:tc>
      </w:tr>
      <w:tr>
        <w:trPr/>
        <w:tc>
          <w:tcPr>
            <w:tcW w:w="1920" w:type="dxa"/>
            <w:tcBorders/>
          </w:tcPr>
          <w:p>
            <w:pPr>
              <w:pStyle w:val="Normal1"/>
              <w:spacing w:lineRule="auto" w:line="240"/>
              <w:rPr>
                <w:sz w:val="24"/>
                <w:lang w:val="en-US"/>
              </w:rPr>
            </w:pPr>
            <w:r>
              <w:rPr>
                <w:sz w:val="24"/>
                <w:lang w:val="en-US"/>
              </w:rPr>
              <w:t>salvar</w:t>
            </w:r>
          </w:p>
        </w:tc>
        <w:tc>
          <w:tcPr>
            <w:tcW w:w="2143" w:type="dxa"/>
            <w:tcBorders/>
          </w:tcPr>
          <w:p>
            <w:pPr>
              <w:pStyle w:val="Normal1"/>
              <w:jc w:val="start"/>
              <w:rPr>
                <w:sz w:val="24"/>
                <w:lang w:val="en-US"/>
              </w:rPr>
            </w:pPr>
            <w:r>
              <w:rPr>
                <w:sz w:val="24"/>
                <w:lang w:val="en-US"/>
              </w:rPr>
              <w:t xml:space="preserve">— </w:t>
            </w:r>
            <w:r>
              <w:rPr>
                <w:sz w:val="24"/>
                <w:lang w:val="en-US"/>
              </w:rPr>
              <w:t>salvado</w:t>
            </w:r>
          </w:p>
        </w:tc>
        <w:tc>
          <w:tcPr>
            <w:tcW w:w="1701" w:type="dxa"/>
            <w:tcBorders/>
          </w:tcPr>
          <w:p>
            <w:pPr>
              <w:pStyle w:val="Normal1"/>
              <w:rPr>
                <w:sz w:val="24"/>
                <w:lang w:val="en-US"/>
              </w:rPr>
            </w:pPr>
            <w:r>
              <w:rPr>
                <w:sz w:val="24"/>
                <w:lang w:val="en-US"/>
              </w:rPr>
              <w:t xml:space="preserve">— </w:t>
            </w:r>
            <w:r>
              <w:rPr>
                <w:sz w:val="24"/>
                <w:lang w:val="en-US"/>
              </w:rPr>
              <w:t xml:space="preserve">salvo </w:t>
            </w:r>
          </w:p>
        </w:tc>
      </w:tr>
      <w:tr>
        <w:trPr/>
        <w:tc>
          <w:tcPr>
            <w:tcW w:w="1920" w:type="dxa"/>
            <w:tcBorders/>
          </w:tcPr>
          <w:p>
            <w:pPr>
              <w:pStyle w:val="Normal1"/>
              <w:spacing w:lineRule="auto" w:line="240"/>
              <w:rPr>
                <w:sz w:val="24"/>
                <w:lang w:val="en-US"/>
              </w:rPr>
            </w:pPr>
            <w:r>
              <w:rPr>
                <w:sz w:val="24"/>
                <w:lang w:val="en-US"/>
              </w:rPr>
              <w:t>sepultar</w:t>
            </w:r>
          </w:p>
        </w:tc>
        <w:tc>
          <w:tcPr>
            <w:tcW w:w="2143" w:type="dxa"/>
            <w:tcBorders/>
          </w:tcPr>
          <w:p>
            <w:pPr>
              <w:pStyle w:val="Normal1"/>
              <w:jc w:val="start"/>
              <w:rPr>
                <w:sz w:val="24"/>
                <w:lang w:val="en-US"/>
              </w:rPr>
            </w:pPr>
            <w:r>
              <w:rPr>
                <w:sz w:val="24"/>
                <w:lang w:val="en-US"/>
              </w:rPr>
              <w:t xml:space="preserve">— </w:t>
            </w:r>
            <w:r>
              <w:rPr>
                <w:sz w:val="24"/>
                <w:lang w:val="en-US"/>
              </w:rPr>
              <w:t>sepultado</w:t>
            </w:r>
          </w:p>
        </w:tc>
        <w:tc>
          <w:tcPr>
            <w:tcW w:w="1701" w:type="dxa"/>
            <w:tcBorders/>
          </w:tcPr>
          <w:p>
            <w:pPr>
              <w:pStyle w:val="Normal1"/>
              <w:rPr>
                <w:sz w:val="24"/>
                <w:lang w:val="en-US"/>
              </w:rPr>
            </w:pPr>
            <w:r>
              <w:rPr>
                <w:sz w:val="24"/>
                <w:lang w:val="en-US"/>
              </w:rPr>
              <w:t xml:space="preserve">— </w:t>
            </w:r>
            <w:r>
              <w:rPr>
                <w:sz w:val="24"/>
                <w:lang w:val="en-US"/>
              </w:rPr>
              <w:t xml:space="preserve">sepulto </w:t>
            </w:r>
          </w:p>
        </w:tc>
      </w:tr>
      <w:tr>
        <w:trPr/>
        <w:tc>
          <w:tcPr>
            <w:tcW w:w="1920" w:type="dxa"/>
            <w:tcBorders/>
          </w:tcPr>
          <w:p>
            <w:pPr>
              <w:pStyle w:val="Normal1"/>
              <w:spacing w:lineRule="auto" w:line="240"/>
              <w:rPr>
                <w:sz w:val="24"/>
                <w:lang w:val="en-US"/>
              </w:rPr>
            </w:pPr>
            <w:r>
              <w:rPr>
                <w:sz w:val="24"/>
                <w:lang w:val="en-US"/>
              </w:rPr>
              <w:t>soltar</w:t>
            </w:r>
          </w:p>
        </w:tc>
        <w:tc>
          <w:tcPr>
            <w:tcW w:w="2143" w:type="dxa"/>
            <w:tcBorders/>
          </w:tcPr>
          <w:p>
            <w:pPr>
              <w:pStyle w:val="Normal1"/>
              <w:jc w:val="start"/>
              <w:rPr>
                <w:sz w:val="24"/>
                <w:lang w:val="en-US"/>
              </w:rPr>
            </w:pPr>
            <w:r>
              <w:rPr>
                <w:sz w:val="24"/>
                <w:lang w:val="en-US"/>
              </w:rPr>
              <w:t xml:space="preserve">— </w:t>
            </w:r>
            <w:r>
              <w:rPr>
                <w:sz w:val="24"/>
                <w:lang w:val="en-US"/>
              </w:rPr>
              <w:t>soltado</w:t>
            </w:r>
          </w:p>
        </w:tc>
        <w:tc>
          <w:tcPr>
            <w:tcW w:w="1701" w:type="dxa"/>
            <w:tcBorders/>
          </w:tcPr>
          <w:p>
            <w:pPr>
              <w:pStyle w:val="Normal1"/>
              <w:rPr>
                <w:sz w:val="24"/>
                <w:lang w:val="en-US"/>
              </w:rPr>
            </w:pPr>
            <w:r>
              <w:rPr>
                <w:sz w:val="24"/>
                <w:lang w:val="en-US"/>
              </w:rPr>
              <w:t xml:space="preserve">— </w:t>
            </w:r>
            <w:r>
              <w:rPr>
                <w:sz w:val="24"/>
                <w:lang w:val="en-US"/>
              </w:rPr>
              <w:t xml:space="preserve">suelto </w:t>
            </w:r>
          </w:p>
        </w:tc>
      </w:tr>
      <w:tr>
        <w:trPr/>
        <w:tc>
          <w:tcPr>
            <w:tcW w:w="1920" w:type="dxa"/>
            <w:tcBorders/>
          </w:tcPr>
          <w:p>
            <w:pPr>
              <w:pStyle w:val="Normal1"/>
              <w:tabs>
                <w:tab w:val="clear" w:pos="720"/>
                <w:tab w:val="left" w:pos="4111" w:leader="none"/>
              </w:tabs>
              <w:spacing w:lineRule="auto" w:line="240"/>
              <w:rPr/>
            </w:pPr>
            <w:r>
              <w:rPr>
                <w:sz w:val="24"/>
                <w:lang w:val="en-US"/>
              </w:rPr>
              <w:t>sujetar</w:t>
            </w:r>
          </w:p>
        </w:tc>
        <w:tc>
          <w:tcPr>
            <w:tcW w:w="2143" w:type="dxa"/>
            <w:tcBorders/>
          </w:tcPr>
          <w:p>
            <w:pPr>
              <w:pStyle w:val="Normal1"/>
              <w:tabs>
                <w:tab w:val="clear" w:pos="720"/>
                <w:tab w:val="left" w:pos="4111" w:leader="none"/>
              </w:tabs>
              <w:jc w:val="start"/>
              <w:rPr>
                <w:sz w:val="24"/>
                <w:lang w:val="en-US"/>
              </w:rPr>
            </w:pPr>
            <w:r>
              <w:rPr>
                <w:sz w:val="24"/>
                <w:lang w:val="en-US"/>
              </w:rPr>
              <w:t xml:space="preserve">— </w:t>
            </w:r>
            <w:r>
              <w:rPr>
                <w:sz w:val="24"/>
                <w:lang w:val="en-US"/>
              </w:rPr>
              <w:t>sujetado</w:t>
            </w:r>
          </w:p>
        </w:tc>
        <w:tc>
          <w:tcPr>
            <w:tcW w:w="1701" w:type="dxa"/>
            <w:tcBorders/>
          </w:tcPr>
          <w:p>
            <w:pPr>
              <w:pStyle w:val="Normal1"/>
              <w:tabs>
                <w:tab w:val="clear" w:pos="720"/>
                <w:tab w:val="left" w:pos="4111" w:leader="none"/>
              </w:tabs>
              <w:rPr>
                <w:sz w:val="24"/>
                <w:lang w:val="en-US"/>
              </w:rPr>
            </w:pPr>
            <w:r>
              <w:rPr>
                <w:sz w:val="24"/>
                <w:lang w:val="en-US"/>
              </w:rPr>
              <w:t xml:space="preserve">— </w:t>
            </w:r>
            <w:r>
              <w:rPr>
                <w:sz w:val="24"/>
                <w:lang w:val="en-US"/>
              </w:rPr>
              <w:t xml:space="preserve">sujeto </w:t>
            </w:r>
          </w:p>
        </w:tc>
      </w:tr>
      <w:tr>
        <w:trPr/>
        <w:tc>
          <w:tcPr>
            <w:tcW w:w="1920" w:type="dxa"/>
            <w:tcBorders/>
          </w:tcPr>
          <w:p>
            <w:pPr>
              <w:pStyle w:val="Normal1"/>
              <w:spacing w:lineRule="auto" w:line="240"/>
              <w:rPr>
                <w:sz w:val="24"/>
                <w:lang w:val="en-US"/>
              </w:rPr>
            </w:pPr>
            <w:r>
              <w:rPr>
                <w:sz w:val="24"/>
                <w:lang w:val="en-US"/>
              </w:rPr>
              <w:t>suprimir</w:t>
            </w:r>
          </w:p>
        </w:tc>
        <w:tc>
          <w:tcPr>
            <w:tcW w:w="2143" w:type="dxa"/>
            <w:tcBorders/>
          </w:tcPr>
          <w:p>
            <w:pPr>
              <w:pStyle w:val="Normal1"/>
              <w:jc w:val="start"/>
              <w:rPr>
                <w:sz w:val="24"/>
                <w:lang w:val="en-US"/>
              </w:rPr>
            </w:pPr>
            <w:r>
              <w:rPr>
                <w:sz w:val="24"/>
                <w:lang w:val="en-US"/>
              </w:rPr>
              <w:t xml:space="preserve">— </w:t>
            </w:r>
            <w:r>
              <w:rPr>
                <w:sz w:val="24"/>
                <w:lang w:val="en-US"/>
              </w:rPr>
              <w:t>suprimido</w:t>
            </w:r>
          </w:p>
        </w:tc>
        <w:tc>
          <w:tcPr>
            <w:tcW w:w="1701" w:type="dxa"/>
            <w:tcBorders/>
          </w:tcPr>
          <w:p>
            <w:pPr>
              <w:pStyle w:val="Normal1"/>
              <w:rPr>
                <w:sz w:val="24"/>
                <w:lang w:val="en-US"/>
              </w:rPr>
            </w:pPr>
            <w:r>
              <w:rPr>
                <w:sz w:val="24"/>
                <w:lang w:val="en-US"/>
              </w:rPr>
              <w:t xml:space="preserve">— </w:t>
            </w:r>
            <w:r>
              <w:rPr>
                <w:sz w:val="24"/>
                <w:lang w:val="en-US"/>
              </w:rPr>
              <w:t xml:space="preserve">supreso </w:t>
            </w:r>
          </w:p>
        </w:tc>
      </w:tr>
      <w:tr>
        <w:trPr/>
        <w:tc>
          <w:tcPr>
            <w:tcW w:w="1920" w:type="dxa"/>
            <w:tcBorders/>
          </w:tcPr>
          <w:p>
            <w:pPr>
              <w:pStyle w:val="Normal1"/>
              <w:spacing w:lineRule="auto" w:line="240"/>
              <w:rPr>
                <w:sz w:val="24"/>
                <w:lang w:val="en-US"/>
              </w:rPr>
            </w:pPr>
            <w:r>
              <w:rPr>
                <w:sz w:val="24"/>
                <w:lang w:val="en-US"/>
              </w:rPr>
              <w:t>sustituir</w:t>
            </w:r>
          </w:p>
        </w:tc>
        <w:tc>
          <w:tcPr>
            <w:tcW w:w="2143" w:type="dxa"/>
            <w:tcBorders/>
          </w:tcPr>
          <w:p>
            <w:pPr>
              <w:pStyle w:val="Normal1"/>
              <w:jc w:val="start"/>
              <w:rPr>
                <w:sz w:val="24"/>
                <w:lang w:val="en-US"/>
              </w:rPr>
            </w:pPr>
            <w:r>
              <w:rPr>
                <w:sz w:val="24"/>
                <w:lang w:val="en-US"/>
              </w:rPr>
              <w:t xml:space="preserve">— </w:t>
            </w:r>
            <w:r>
              <w:rPr>
                <w:sz w:val="24"/>
                <w:lang w:val="en-US"/>
              </w:rPr>
              <w:t>sustituido</w:t>
            </w:r>
          </w:p>
        </w:tc>
        <w:tc>
          <w:tcPr>
            <w:tcW w:w="1701" w:type="dxa"/>
            <w:tcBorders/>
          </w:tcPr>
          <w:p>
            <w:pPr>
              <w:pStyle w:val="Normal1"/>
              <w:rPr>
                <w:sz w:val="24"/>
                <w:lang w:val="en-US"/>
              </w:rPr>
            </w:pPr>
            <w:r>
              <w:rPr>
                <w:sz w:val="24"/>
                <w:lang w:val="en-US"/>
              </w:rPr>
              <w:t xml:space="preserve">— </w:t>
            </w:r>
            <w:r>
              <w:rPr>
                <w:sz w:val="24"/>
                <w:lang w:val="en-US"/>
              </w:rPr>
              <w:t xml:space="preserve">sustituto </w:t>
            </w:r>
          </w:p>
        </w:tc>
      </w:tr>
      <w:tr>
        <w:trPr/>
        <w:tc>
          <w:tcPr>
            <w:tcW w:w="1920" w:type="dxa"/>
            <w:tcBorders/>
          </w:tcPr>
          <w:p>
            <w:pPr>
              <w:pStyle w:val="Normal1"/>
              <w:spacing w:lineRule="auto" w:line="240"/>
              <w:rPr>
                <w:sz w:val="24"/>
                <w:lang w:val="en-US"/>
              </w:rPr>
            </w:pPr>
            <w:r>
              <w:rPr>
                <w:sz w:val="24"/>
                <w:lang w:val="en-US"/>
              </w:rPr>
              <w:t>suspender</w:t>
            </w:r>
          </w:p>
        </w:tc>
        <w:tc>
          <w:tcPr>
            <w:tcW w:w="2143" w:type="dxa"/>
            <w:tcBorders/>
          </w:tcPr>
          <w:p>
            <w:pPr>
              <w:pStyle w:val="Normal1"/>
              <w:jc w:val="start"/>
              <w:rPr>
                <w:sz w:val="24"/>
                <w:lang w:val="en-US"/>
              </w:rPr>
            </w:pPr>
            <w:r>
              <w:rPr>
                <w:sz w:val="24"/>
                <w:lang w:val="en-US"/>
              </w:rPr>
              <w:t xml:space="preserve">— </w:t>
            </w:r>
            <w:r>
              <w:rPr>
                <w:sz w:val="24"/>
                <w:lang w:val="en-US"/>
              </w:rPr>
              <w:t>suspendido</w:t>
            </w:r>
          </w:p>
        </w:tc>
        <w:tc>
          <w:tcPr>
            <w:tcW w:w="1701" w:type="dxa"/>
            <w:tcBorders/>
          </w:tcPr>
          <w:p>
            <w:pPr>
              <w:pStyle w:val="Normal1"/>
              <w:rPr>
                <w:sz w:val="24"/>
                <w:lang w:val="en-US"/>
              </w:rPr>
            </w:pPr>
            <w:r>
              <w:rPr>
                <w:sz w:val="24"/>
                <w:lang w:val="en-US"/>
              </w:rPr>
              <w:t xml:space="preserve">— </w:t>
            </w:r>
            <w:r>
              <w:rPr>
                <w:sz w:val="24"/>
                <w:lang w:val="en-US"/>
              </w:rPr>
              <w:t>suspenso</w:t>
            </w:r>
          </w:p>
        </w:tc>
      </w:tr>
      <w:tr>
        <w:trPr/>
        <w:tc>
          <w:tcPr>
            <w:tcW w:w="1920" w:type="dxa"/>
            <w:tcBorders/>
          </w:tcPr>
          <w:p>
            <w:pPr>
              <w:pStyle w:val="Normal1"/>
              <w:spacing w:lineRule="auto" w:line="240"/>
              <w:rPr>
                <w:sz w:val="24"/>
                <w:lang w:val="en-US"/>
              </w:rPr>
            </w:pPr>
            <w:r>
              <w:rPr>
                <w:sz w:val="24"/>
                <w:lang w:val="en-US"/>
              </w:rPr>
              <w:t>teñir</w:t>
            </w:r>
          </w:p>
        </w:tc>
        <w:tc>
          <w:tcPr>
            <w:tcW w:w="2143" w:type="dxa"/>
            <w:tcBorders/>
          </w:tcPr>
          <w:p>
            <w:pPr>
              <w:pStyle w:val="Normal1"/>
              <w:jc w:val="start"/>
              <w:rPr>
                <w:sz w:val="24"/>
                <w:lang w:val="en-US"/>
              </w:rPr>
            </w:pPr>
            <w:r>
              <w:rPr>
                <w:sz w:val="24"/>
                <w:lang w:val="en-US"/>
              </w:rPr>
              <w:t xml:space="preserve">— </w:t>
            </w:r>
            <w:r>
              <w:rPr>
                <w:sz w:val="24"/>
                <w:lang w:val="en-US"/>
              </w:rPr>
              <w:t>tenido</w:t>
            </w:r>
          </w:p>
        </w:tc>
        <w:tc>
          <w:tcPr>
            <w:tcW w:w="1701" w:type="dxa"/>
            <w:tcBorders/>
          </w:tcPr>
          <w:p>
            <w:pPr>
              <w:pStyle w:val="Normal1"/>
              <w:rPr>
                <w:sz w:val="24"/>
                <w:lang w:val="en-US"/>
              </w:rPr>
            </w:pPr>
            <w:r>
              <w:rPr>
                <w:sz w:val="24"/>
                <w:lang w:val="en-US"/>
              </w:rPr>
              <w:t xml:space="preserve">— </w:t>
            </w:r>
            <w:r>
              <w:rPr>
                <w:sz w:val="24"/>
                <w:lang w:val="en-US"/>
              </w:rPr>
              <w:t xml:space="preserve">tinto </w:t>
            </w:r>
          </w:p>
        </w:tc>
      </w:tr>
      <w:tr>
        <w:trPr/>
        <w:tc>
          <w:tcPr>
            <w:tcW w:w="1920" w:type="dxa"/>
            <w:tcBorders/>
          </w:tcPr>
          <w:p>
            <w:pPr>
              <w:pStyle w:val="Normal1"/>
              <w:spacing w:lineRule="auto" w:line="240"/>
              <w:rPr>
                <w:sz w:val="24"/>
                <w:lang w:val="en-US"/>
              </w:rPr>
            </w:pPr>
            <w:r>
              <w:rPr>
                <w:sz w:val="24"/>
                <w:lang w:val="en-US"/>
              </w:rPr>
              <w:t>torcer</w:t>
            </w:r>
          </w:p>
        </w:tc>
        <w:tc>
          <w:tcPr>
            <w:tcW w:w="2143" w:type="dxa"/>
            <w:tcBorders/>
          </w:tcPr>
          <w:p>
            <w:pPr>
              <w:pStyle w:val="Normal1"/>
              <w:jc w:val="start"/>
              <w:rPr>
                <w:sz w:val="24"/>
                <w:lang w:val="en-US"/>
              </w:rPr>
            </w:pPr>
            <w:r>
              <w:rPr>
                <w:sz w:val="24"/>
                <w:lang w:val="en-US"/>
              </w:rPr>
              <w:t xml:space="preserve">— </w:t>
            </w:r>
            <w:r>
              <w:rPr>
                <w:sz w:val="24"/>
                <w:lang w:val="en-US"/>
              </w:rPr>
              <w:t>torcido</w:t>
            </w:r>
          </w:p>
        </w:tc>
        <w:tc>
          <w:tcPr>
            <w:tcW w:w="1701" w:type="dxa"/>
            <w:tcBorders/>
          </w:tcPr>
          <w:p>
            <w:pPr>
              <w:pStyle w:val="Normal1"/>
              <w:rPr>
                <w:sz w:val="24"/>
                <w:lang w:val="en-US"/>
              </w:rPr>
            </w:pPr>
            <w:r>
              <w:rPr>
                <w:sz w:val="24"/>
                <w:lang w:val="en-US"/>
              </w:rPr>
              <w:t xml:space="preserve">— </w:t>
            </w:r>
            <w:r>
              <w:rPr>
                <w:sz w:val="24"/>
                <w:lang w:val="en-US"/>
              </w:rPr>
              <w:t>tuerto</w:t>
            </w:r>
          </w:p>
        </w:tc>
      </w:tr>
    </w:tbl>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t xml:space="preserve"> </w:t>
      </w:r>
    </w:p>
    <w:p>
      <w:pPr>
        <w:pStyle w:val="Normal1"/>
        <w:spacing w:lineRule="auto" w:line="240"/>
        <w:ind w:firstLine="284" w:end="0"/>
        <w:rPr/>
      </w:pPr>
      <w:r>
        <w:rPr>
          <w:i/>
          <w:sz w:val="22"/>
        </w:rPr>
        <w:t>Примечание</w:t>
      </w:r>
      <w:r>
        <w:rPr>
          <w:sz w:val="22"/>
          <w:lang w:val="en-US"/>
        </w:rPr>
        <w:t xml:space="preserve">. </w:t>
      </w:r>
      <w:r>
        <w:rPr>
          <w:sz w:val="22"/>
        </w:rPr>
        <w:t xml:space="preserve">Уже говорилось (см. пункт 1 данного §), что все производные глаголы образуют </w:t>
      </w:r>
      <w:r>
        <w:rPr>
          <w:sz w:val="22"/>
          <w:lang w:val="en-US"/>
        </w:rPr>
        <w:t>participio</w:t>
      </w:r>
      <w:r>
        <w:rPr>
          <w:sz w:val="22"/>
        </w:rPr>
        <w:t xml:space="preserve"> по образцу причастия соответствующего простого  глагола.</w:t>
      </w:r>
    </w:p>
    <w:p>
      <w:pPr>
        <w:pStyle w:val="Normal1"/>
        <w:spacing w:lineRule="auto" w:line="240"/>
        <w:ind w:firstLine="284" w:end="0"/>
        <w:rPr/>
      </w:pPr>
      <w:r>
        <w:rPr>
          <w:sz w:val="22"/>
        </w:rPr>
        <w:t xml:space="preserve">Однако из таблицы видно, что два производных глагола от </w:t>
      </w:r>
      <w:r>
        <w:rPr>
          <w:b/>
          <w:bCs/>
          <w:sz w:val="22"/>
          <w:lang w:val="en-US"/>
        </w:rPr>
        <w:t>decir</w:t>
      </w:r>
      <w:r>
        <w:rPr>
          <w:sz w:val="22"/>
        </w:rPr>
        <w:t xml:space="preserve"> имеют ис</w:t>
        <w:softHyphen/>
        <w:t>ключения:</w:t>
      </w:r>
    </w:p>
    <w:p>
      <w:pPr>
        <w:pStyle w:val="Normal1"/>
        <w:spacing w:lineRule="auto" w:line="240"/>
        <w:ind w:firstLine="851" w:end="0"/>
        <w:rPr>
          <w:sz w:val="22"/>
          <w:lang w:val="en-US"/>
        </w:rPr>
      </w:pPr>
      <w:r>
        <w:rPr>
          <w:sz w:val="22"/>
          <w:lang w:val="en-US"/>
        </w:rPr>
        <w:t>decir             — dicho</w:t>
      </w:r>
    </w:p>
    <w:p>
      <w:pPr>
        <w:pStyle w:val="Normal1"/>
        <w:spacing w:lineRule="auto" w:line="240"/>
        <w:ind w:firstLine="851" w:end="0"/>
        <w:rPr>
          <w:sz w:val="22"/>
          <w:lang w:val="en-US"/>
        </w:rPr>
      </w:pPr>
      <w:r>
        <w:rPr>
          <w:sz w:val="22"/>
          <w:lang w:val="en-US"/>
        </w:rPr>
        <w:t>maldecir       — maldecido     — maldito</w:t>
      </w:r>
    </w:p>
    <w:p>
      <w:pPr>
        <w:pStyle w:val="Normal1"/>
        <w:spacing w:lineRule="auto" w:line="240"/>
        <w:ind w:firstLine="851" w:end="0"/>
        <w:rPr>
          <w:sz w:val="22"/>
        </w:rPr>
      </w:pPr>
      <w:r>
        <w:rPr>
          <w:sz w:val="22"/>
          <w:lang w:val="en-US"/>
        </w:rPr>
        <w:t>bendecir</w:t>
      </w:r>
      <w:r>
        <w:rPr>
          <w:sz w:val="22"/>
        </w:rPr>
        <w:t xml:space="preserve">       — </w:t>
      </w:r>
      <w:r>
        <w:rPr>
          <w:sz w:val="22"/>
          <w:lang w:val="en-US"/>
        </w:rPr>
        <w:t>bendecido</w:t>
      </w:r>
      <w:r>
        <w:rPr>
          <w:sz w:val="22"/>
        </w:rPr>
        <w:t xml:space="preserve">     — </w:t>
      </w:r>
      <w:r>
        <w:rPr>
          <w:sz w:val="22"/>
          <w:lang w:val="en-US"/>
        </w:rPr>
        <w:t>bendito</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Необходимо помнить, что если у глагола имеется два причастия, то в этом случае сложные времена образуются только с помощью причастия обычной формы:</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La muchacha se </w:t>
      </w:r>
      <w:r>
        <w:rPr>
          <w:i/>
          <w:iCs/>
          <w:sz w:val="24"/>
          <w:lang w:val="en-US"/>
        </w:rPr>
        <w:t>ha despertado</w:t>
      </w:r>
      <w:r>
        <w:rPr>
          <w:sz w:val="24"/>
          <w:lang w:val="en-US"/>
        </w:rPr>
        <w:t>.</w:t>
      </w:r>
      <w:r>
        <w:rPr>
          <w:i/>
          <w:iCs/>
          <w:sz w:val="24"/>
          <w:lang w:val="en-US"/>
        </w:rPr>
        <w:t xml:space="preserve"> </w:t>
      </w:r>
    </w:p>
    <w:p>
      <w:pPr>
        <w:pStyle w:val="Normal1"/>
        <w:spacing w:lineRule="auto" w:line="240"/>
        <w:ind w:firstLine="284" w:end="0"/>
        <w:rPr/>
      </w:pPr>
      <w:r>
        <w:rPr>
          <w:sz w:val="24"/>
          <w:lang w:val="en-US"/>
        </w:rPr>
        <w:t xml:space="preserve">El profesor vio que Teresa </w:t>
      </w:r>
      <w:r>
        <w:rPr>
          <w:i/>
          <w:iCs/>
          <w:sz w:val="24"/>
          <w:lang w:val="en-US"/>
        </w:rPr>
        <w:t>había corregido</w:t>
      </w:r>
      <w:r>
        <w:rPr>
          <w:sz w:val="24"/>
          <w:lang w:val="en-US"/>
        </w:rPr>
        <w:t xml:space="preserve"> las faltas.</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Исключением являются четыре причастия особой формы: </w:t>
      </w:r>
      <w:r>
        <w:rPr>
          <w:b/>
          <w:bCs/>
          <w:sz w:val="24"/>
        </w:rPr>
        <w:t xml:space="preserve">roto, </w:t>
      </w:r>
      <w:r>
        <w:rPr>
          <w:b/>
          <w:bCs/>
          <w:sz w:val="24"/>
          <w:lang w:val="en-US"/>
        </w:rPr>
        <w:t>frito</w:t>
      </w:r>
      <w:r>
        <w:rPr>
          <w:b/>
          <w:bCs/>
          <w:sz w:val="24"/>
        </w:rPr>
        <w:t xml:space="preserve">, </w:t>
      </w:r>
      <w:r>
        <w:rPr>
          <w:b/>
          <w:bCs/>
          <w:sz w:val="24"/>
          <w:lang w:val="en-US"/>
        </w:rPr>
        <w:t>provisto</w:t>
      </w:r>
      <w:r>
        <w:rPr>
          <w:b/>
          <w:bCs/>
          <w:sz w:val="24"/>
        </w:rPr>
        <w:t xml:space="preserve"> </w:t>
      </w:r>
      <w:r>
        <w:rPr>
          <w:sz w:val="24"/>
        </w:rPr>
        <w:t>и</w:t>
      </w:r>
      <w:r>
        <w:rPr>
          <w:b/>
          <w:bCs/>
          <w:sz w:val="24"/>
        </w:rPr>
        <w:t xml:space="preserve"> preso</w:t>
      </w:r>
      <w:r>
        <w:rPr>
          <w:sz w:val="24"/>
        </w:rPr>
        <w:t xml:space="preserve">, которые часто употребляются в сложных временах, заменяя причастия обычной формы. Например: </w:t>
      </w:r>
      <w:r>
        <w:rPr>
          <w:b/>
          <w:sz w:val="24"/>
          <w:lang w:val="en-US"/>
        </w:rPr>
        <w:t>he</w:t>
      </w:r>
      <w:r>
        <w:rPr>
          <w:b/>
          <w:sz w:val="24"/>
        </w:rPr>
        <w:t xml:space="preserve"> </w:t>
      </w:r>
      <w:r>
        <w:rPr>
          <w:b/>
          <w:sz w:val="24"/>
          <w:lang w:val="en-US"/>
        </w:rPr>
        <w:t>frito</w:t>
      </w:r>
      <w:r>
        <w:rPr>
          <w:b/>
          <w:sz w:val="24"/>
        </w:rPr>
        <w:t xml:space="preserve">, </w:t>
      </w:r>
      <w:r>
        <w:rPr>
          <w:b/>
          <w:sz w:val="24"/>
          <w:lang w:val="en-US"/>
        </w:rPr>
        <w:t>hab</w:t>
      </w:r>
      <w:r>
        <w:rPr>
          <w:b/>
          <w:sz w:val="24"/>
        </w:rPr>
        <w:t>í</w:t>
      </w:r>
      <w:r>
        <w:rPr>
          <w:b/>
          <w:sz w:val="24"/>
          <w:lang w:val="en-US"/>
        </w:rPr>
        <w:t>a</w:t>
      </w:r>
      <w:r>
        <w:rPr>
          <w:b/>
          <w:sz w:val="24"/>
        </w:rPr>
        <w:t xml:space="preserve"> </w:t>
      </w:r>
      <w:r>
        <w:rPr>
          <w:b/>
          <w:sz w:val="24"/>
          <w:lang w:val="en-US"/>
        </w:rPr>
        <w:t>provisto</w:t>
      </w:r>
      <w:r>
        <w:rPr>
          <w:b/>
          <w:sz w:val="24"/>
        </w:rPr>
        <w:t xml:space="preserve">, </w:t>
      </w:r>
      <w:r>
        <w:rPr>
          <w:b/>
          <w:sz w:val="24"/>
          <w:lang w:val="en-US"/>
        </w:rPr>
        <w:t>hubo</w:t>
      </w:r>
      <w:r>
        <w:rPr>
          <w:b/>
          <w:sz w:val="24"/>
        </w:rPr>
        <w:t xml:space="preserve"> </w:t>
      </w:r>
      <w:r>
        <w:rPr>
          <w:b/>
          <w:sz w:val="24"/>
          <w:lang w:val="en-US"/>
        </w:rPr>
        <w:t>preso</w:t>
      </w:r>
      <w:r>
        <w:rPr>
          <w:sz w:val="24"/>
        </w:rPr>
        <w:t xml:space="preserve"> более употребительны, чем </w:t>
      </w:r>
      <w:r>
        <w:rPr>
          <w:bCs/>
          <w:sz w:val="24"/>
          <w:lang w:val="en-US"/>
        </w:rPr>
        <w:t>he</w:t>
      </w:r>
      <w:r>
        <w:rPr>
          <w:bCs/>
          <w:sz w:val="24"/>
        </w:rPr>
        <w:t xml:space="preserve"> </w:t>
      </w:r>
      <w:r>
        <w:rPr>
          <w:bCs/>
          <w:sz w:val="24"/>
          <w:lang w:val="en-US"/>
        </w:rPr>
        <w:t>fre</w:t>
      </w:r>
      <w:r>
        <w:rPr>
          <w:bCs/>
          <w:sz w:val="24"/>
        </w:rPr>
        <w:t>í</w:t>
      </w:r>
      <w:r>
        <w:rPr>
          <w:bCs/>
          <w:sz w:val="24"/>
          <w:lang w:val="en-US"/>
        </w:rPr>
        <w:t>do</w:t>
      </w:r>
      <w:r>
        <w:rPr>
          <w:bCs/>
          <w:sz w:val="24"/>
        </w:rPr>
        <w:t xml:space="preserve">, </w:t>
      </w:r>
      <w:r>
        <w:rPr>
          <w:bCs/>
          <w:sz w:val="24"/>
          <w:lang w:val="en-US"/>
        </w:rPr>
        <w:t>habia</w:t>
      </w:r>
      <w:r>
        <w:rPr>
          <w:bCs/>
          <w:sz w:val="24"/>
        </w:rPr>
        <w:t xml:space="preserve"> </w:t>
      </w:r>
      <w:r>
        <w:rPr>
          <w:bCs/>
          <w:sz w:val="24"/>
          <w:lang w:val="en-US"/>
        </w:rPr>
        <w:t>proveido</w:t>
      </w:r>
      <w:r>
        <w:rPr>
          <w:bCs/>
          <w:sz w:val="24"/>
        </w:rPr>
        <w:t xml:space="preserve"> и </w:t>
      </w:r>
      <w:r>
        <w:rPr>
          <w:bCs/>
          <w:sz w:val="24"/>
          <w:lang w:val="en-US"/>
        </w:rPr>
        <w:t>hubo</w:t>
      </w:r>
      <w:r>
        <w:rPr>
          <w:bCs/>
          <w:sz w:val="24"/>
        </w:rPr>
        <w:t xml:space="preserve"> </w:t>
      </w:r>
      <w:r>
        <w:rPr>
          <w:bCs/>
          <w:sz w:val="24"/>
          <w:lang w:val="en-US"/>
        </w:rPr>
        <w:t>prendido</w:t>
      </w:r>
      <w:r>
        <w:rPr>
          <w:sz w:val="24"/>
        </w:rPr>
        <w:t xml:space="preserve">. Что касается причастия </w:t>
      </w:r>
      <w:r>
        <w:rPr>
          <w:b/>
          <w:sz w:val="24"/>
          <w:lang w:val="en-US"/>
        </w:rPr>
        <w:t>roto</w:t>
      </w:r>
      <w:r>
        <w:rPr>
          <w:sz w:val="24"/>
        </w:rPr>
        <w:t xml:space="preserve">, то оно чти полностью вытеснило в современном языке форму </w:t>
      </w:r>
      <w:r>
        <w:rPr>
          <w:b/>
          <w:sz w:val="24"/>
          <w:lang w:val="en-US"/>
        </w:rPr>
        <w:t>rompido</w:t>
      </w:r>
      <w:r>
        <w:rPr>
          <w:sz w:val="24"/>
        </w:rPr>
        <w:t xml:space="preserve"> и потому беспрепятственно употребляется в сложных временах. </w:t>
      </w:r>
    </w:p>
    <w:p>
      <w:pPr>
        <w:pStyle w:val="Normal1"/>
        <w:spacing w:lineRule="auto" w:line="240"/>
        <w:ind w:firstLine="284" w:end="0"/>
        <w:rPr/>
      </w:pPr>
      <w:r>
        <w:rPr>
          <w:sz w:val="24"/>
        </w:rPr>
        <w:t xml:space="preserve">В функции прилагательного и в оборотах </w:t>
      </w:r>
      <w:r>
        <w:rPr>
          <w:b/>
          <w:sz w:val="24"/>
          <w:lang w:val="en-US"/>
        </w:rPr>
        <w:t>estar</w:t>
      </w:r>
      <w:r>
        <w:rPr>
          <w:b/>
          <w:sz w:val="24"/>
        </w:rPr>
        <w:t xml:space="preserve"> + </w:t>
      </w:r>
      <w:r>
        <w:rPr>
          <w:b/>
          <w:sz w:val="24"/>
          <w:lang w:val="en-US"/>
        </w:rPr>
        <w:t>participio</w:t>
      </w:r>
      <w:r>
        <w:rPr>
          <w:sz w:val="24"/>
        </w:rPr>
        <w:t xml:space="preserve"> употребительными являются, наоборот, </w:t>
      </w:r>
      <w:r>
        <w:rPr>
          <w:spacing w:val="20"/>
          <w:sz w:val="24"/>
        </w:rPr>
        <w:t>особые</w:t>
      </w:r>
      <w:r>
        <w:rPr>
          <w:sz w:val="24"/>
        </w:rPr>
        <w:t xml:space="preserve"> причастные формы:</w:t>
      </w:r>
    </w:p>
    <w:p>
      <w:pPr>
        <w:pStyle w:val="Normal1"/>
        <w:spacing w:lineRule="auto" w:line="240"/>
        <w:ind w:firstLine="284" w:end="0"/>
        <w:rPr/>
      </w:pPr>
      <w:r>
        <w:rPr>
          <w:sz w:val="24"/>
        </w:rPr>
        <w:t xml:space="preserve"> </w:t>
      </w:r>
      <w:r>
        <w:rPr>
          <w:sz w:val="24"/>
          <w:lang w:val="en-US"/>
        </w:rPr>
        <w:t xml:space="preserve">El niño </w:t>
      </w:r>
      <w:r>
        <w:rPr>
          <w:i/>
          <w:iCs/>
          <w:sz w:val="24"/>
          <w:lang w:val="en-US"/>
        </w:rPr>
        <w:t>despierto</w:t>
      </w:r>
      <w:r>
        <w:rPr>
          <w:sz w:val="24"/>
          <w:lang w:val="en-US"/>
        </w:rPr>
        <w:t xml:space="preserve"> llamó a su madre. </w:t>
      </w:r>
    </w:p>
    <w:p>
      <w:pPr>
        <w:pStyle w:val="Normal1"/>
        <w:spacing w:lineRule="auto" w:line="240"/>
        <w:ind w:firstLine="284" w:end="0"/>
        <w:rPr/>
      </w:pPr>
      <w:r>
        <w:rPr>
          <w:sz w:val="24"/>
          <w:lang w:val="en-US"/>
        </w:rPr>
        <w:t xml:space="preserve"> </w:t>
      </w:r>
      <w:r>
        <w:rPr>
          <w:sz w:val="24"/>
          <w:lang w:val="en-US"/>
        </w:rPr>
        <w:t xml:space="preserve">El niño </w:t>
      </w:r>
      <w:r>
        <w:rPr>
          <w:i/>
          <w:iCs/>
          <w:sz w:val="24"/>
          <w:lang w:val="en-US"/>
        </w:rPr>
        <w:t>está despierto</w:t>
      </w:r>
      <w:r>
        <w:rPr>
          <w:sz w:val="24"/>
          <w:lang w:val="en-US"/>
        </w:rPr>
        <w:t>.</w:t>
      </w:r>
    </w:p>
    <w:p>
      <w:pPr>
        <w:pStyle w:val="Normal1"/>
        <w:spacing w:lineRule="auto" w:line="240"/>
        <w:ind w:firstLine="284" w:end="0"/>
        <w:rPr>
          <w:sz w:val="24"/>
        </w:rPr>
      </w:pPr>
      <w:r>
        <w:rPr>
          <w:sz w:val="24"/>
        </w:rPr>
        <w:t>Испанские грамматисты возражают против употребления в названных случаях обычной формы причастий.</w:t>
      </w:r>
    </w:p>
    <w:p>
      <w:pPr>
        <w:pStyle w:val="Normal1"/>
        <w:spacing w:lineRule="auto" w:line="240"/>
        <w:ind w:firstLine="284" w:end="0"/>
        <w:rPr>
          <w:sz w:val="24"/>
        </w:rPr>
      </w:pPr>
      <w:r>
        <w:rPr>
          <w:sz w:val="24"/>
        </w:rPr>
      </w:r>
    </w:p>
    <w:p>
      <w:pPr>
        <w:pStyle w:val="Heading3"/>
        <w:ind w:hanging="0" w:start="0"/>
        <w:rPr/>
      </w:pPr>
      <w:r>
        <w:rPr/>
        <w:t xml:space="preserve">  </w:t>
      </w:r>
      <w:bookmarkStart w:id="60" w:name="__RefHeading___Toc1886050"/>
      <w:r>
        <w:rPr/>
        <w:t>§ 46. Образование сложного инфинитива</w:t>
      </w:r>
      <w:bookmarkEnd w:id="60"/>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Сложный инфинитив всех глаголов состоит из инфинитива вспомомогательного глагола </w:t>
      </w:r>
      <w:r>
        <w:rPr>
          <w:b/>
          <w:sz w:val="24"/>
          <w:lang w:val="en-US"/>
        </w:rPr>
        <w:t>haber</w:t>
      </w:r>
      <w:r>
        <w:rPr>
          <w:sz w:val="24"/>
        </w:rPr>
        <w:t xml:space="preserve"> и причастия основного глагола: </w:t>
      </w:r>
      <w:r>
        <w:rPr>
          <w:sz w:val="24"/>
          <w:lang w:val="en-US"/>
        </w:rPr>
        <w:t>haber</w:t>
      </w:r>
      <w:r>
        <w:rPr>
          <w:sz w:val="24"/>
        </w:rPr>
        <w:t xml:space="preserve"> </w:t>
      </w:r>
      <w:r>
        <w:rPr>
          <w:sz w:val="24"/>
          <w:lang w:val="en-US"/>
        </w:rPr>
        <w:t>trabajado</w:t>
      </w:r>
      <w:r>
        <w:rPr>
          <w:sz w:val="24"/>
        </w:rPr>
        <w:t xml:space="preserve">, </w:t>
      </w:r>
      <w:r>
        <w:rPr>
          <w:sz w:val="24"/>
          <w:lang w:val="en-US"/>
        </w:rPr>
        <w:t>haber</w:t>
      </w:r>
      <w:r>
        <w:rPr>
          <w:sz w:val="24"/>
        </w:rPr>
        <w:t xml:space="preserve"> </w:t>
      </w:r>
      <w:r>
        <w:rPr>
          <w:sz w:val="24"/>
          <w:lang w:val="en-US"/>
        </w:rPr>
        <w:t>comido</w:t>
      </w:r>
      <w:r>
        <w:rPr>
          <w:sz w:val="24"/>
        </w:rPr>
        <w:t xml:space="preserve">, </w:t>
      </w:r>
      <w:r>
        <w:rPr>
          <w:sz w:val="24"/>
          <w:lang w:val="en-US"/>
        </w:rPr>
        <w:t>haber</w:t>
      </w:r>
      <w:r>
        <w:rPr>
          <w:sz w:val="24"/>
        </w:rPr>
        <w:t xml:space="preserve"> </w:t>
      </w:r>
      <w:r>
        <w:rPr>
          <w:sz w:val="24"/>
          <w:lang w:val="en-US"/>
        </w:rPr>
        <w:t>partido</w:t>
      </w:r>
      <w:r>
        <w:rPr>
          <w:sz w:val="24"/>
        </w:rPr>
        <w:t xml:space="preserve">. </w:t>
      </w:r>
    </w:p>
    <w:p>
      <w:pPr>
        <w:pStyle w:val="Normal1"/>
        <w:spacing w:lineRule="auto" w:line="240"/>
        <w:ind w:firstLine="284" w:end="0"/>
        <w:rPr/>
      </w:pPr>
      <w:r>
        <w:rPr>
          <w:sz w:val="24"/>
        </w:rPr>
        <w:t xml:space="preserve">Если глагол местоименный, то к инфинитиву вспомогательного глагола </w:t>
      </w:r>
      <w:r>
        <w:rPr>
          <w:b/>
          <w:sz w:val="24"/>
        </w:rPr>
        <w:t>haber</w:t>
      </w:r>
      <w:r>
        <w:rPr>
          <w:sz w:val="24"/>
        </w:rPr>
        <w:t xml:space="preserve"> присоединяется местоимение </w:t>
      </w:r>
      <w:r>
        <w:rPr>
          <w:b/>
          <w:sz w:val="24"/>
          <w:lang w:val="en-US"/>
        </w:rPr>
        <w:t>se</w:t>
      </w:r>
      <w:r>
        <w:rPr>
          <w:sz w:val="24"/>
        </w:rPr>
        <w:t xml:space="preserve">: </w:t>
      </w:r>
      <w:r>
        <w:rPr>
          <w:sz w:val="24"/>
          <w:lang w:val="en-US"/>
        </w:rPr>
        <w:t>haber</w:t>
      </w:r>
      <w:r>
        <w:rPr>
          <w:b/>
          <w:bCs/>
          <w:sz w:val="24"/>
          <w:lang w:val="en-US"/>
        </w:rPr>
        <w:t>se</w:t>
      </w:r>
      <w:r>
        <w:rPr>
          <w:sz w:val="24"/>
        </w:rPr>
        <w:t xml:space="preserve"> </w:t>
      </w:r>
      <w:r>
        <w:rPr>
          <w:sz w:val="24"/>
          <w:lang w:val="en-US"/>
        </w:rPr>
        <w:t>lavado</w:t>
      </w:r>
      <w:r>
        <w:rPr>
          <w:sz w:val="24"/>
        </w:rPr>
        <w:t xml:space="preserve">, </w:t>
      </w:r>
      <w:r>
        <w:rPr>
          <w:sz w:val="24"/>
          <w:lang w:val="en-US"/>
        </w:rPr>
        <w:t>hab</w:t>
      </w:r>
      <w:r>
        <w:rPr>
          <w:sz w:val="24"/>
        </w:rPr>
        <w:t>е</w:t>
      </w:r>
      <w:r>
        <w:rPr>
          <w:sz w:val="24"/>
          <w:lang w:val="en-US"/>
        </w:rPr>
        <w:t>r</w:t>
      </w:r>
      <w:r>
        <w:rPr>
          <w:b/>
          <w:bCs/>
          <w:sz w:val="24"/>
          <w:lang w:val="en-US"/>
        </w:rPr>
        <w:t>se</w:t>
      </w:r>
      <w:r>
        <w:rPr>
          <w:sz w:val="24"/>
        </w:rPr>
        <w:t xml:space="preserve"> </w:t>
      </w:r>
      <w:r>
        <w:rPr>
          <w:sz w:val="24"/>
          <w:lang w:val="en-US"/>
        </w:rPr>
        <w:t>perdido</w:t>
      </w:r>
      <w:r>
        <w:rPr>
          <w:sz w:val="24"/>
        </w:rPr>
        <w:t xml:space="preserve">, </w:t>
      </w:r>
      <w:r>
        <w:rPr>
          <w:sz w:val="24"/>
          <w:lang w:val="en-US"/>
        </w:rPr>
        <w:t>haber</w:t>
      </w:r>
      <w:r>
        <w:rPr>
          <w:b/>
          <w:bCs/>
          <w:sz w:val="24"/>
          <w:lang w:val="en-US"/>
        </w:rPr>
        <w:t>se</w:t>
      </w:r>
      <w:r>
        <w:rPr>
          <w:sz w:val="24"/>
        </w:rPr>
        <w:t xml:space="preserve"> </w:t>
      </w:r>
      <w:r>
        <w:rPr>
          <w:sz w:val="24"/>
          <w:lang w:val="en-US"/>
        </w:rPr>
        <w:t>vestido</w:t>
      </w:r>
      <w:r>
        <w:rPr>
          <w:sz w:val="24"/>
        </w:rPr>
        <w:t>.</w:t>
      </w:r>
    </w:p>
    <w:p>
      <w:pPr>
        <w:pStyle w:val="Normal1"/>
        <w:spacing w:lineRule="auto" w:line="240"/>
        <w:ind w:firstLine="284" w:end="0"/>
        <w:rPr>
          <w:sz w:val="24"/>
        </w:rPr>
      </w:pPr>
      <w:r>
        <w:rPr>
          <w:sz w:val="24"/>
        </w:rPr>
      </w:r>
    </w:p>
    <w:p>
      <w:pPr>
        <w:pStyle w:val="Heading3"/>
        <w:ind w:hanging="0" w:start="0"/>
        <w:rPr/>
      </w:pPr>
      <w:bookmarkStart w:id="61" w:name="__RefHeading___Toc1886051"/>
      <w:bookmarkEnd w:id="61"/>
      <w:r>
        <w:rPr/>
        <w:t>§ 47. Образование простого и сложного герундия</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Герундий является неизменяемой глагольной формой. Он имеет некоторое сходство с русским деепричастием и совмещает в себе признаки глагола и наречия. У герундия две формы: простая и сложная.</w:t>
      </w:r>
    </w:p>
    <w:p>
      <w:pPr>
        <w:pStyle w:val="Normal1"/>
        <w:spacing w:lineRule="auto" w:line="240"/>
        <w:ind w:firstLine="284" w:end="0"/>
        <w:rPr/>
      </w:pPr>
      <w:r>
        <w:rPr>
          <w:spacing w:val="20"/>
          <w:sz w:val="24"/>
        </w:rPr>
        <w:t>Простая</w:t>
      </w:r>
      <w:r>
        <w:rPr>
          <w:sz w:val="24"/>
        </w:rPr>
        <w:t xml:space="preserve">  </w:t>
      </w:r>
      <w:r>
        <w:rPr>
          <w:spacing w:val="20"/>
          <w:sz w:val="24"/>
        </w:rPr>
        <w:t>форма</w:t>
      </w:r>
      <w:r>
        <w:rPr>
          <w:sz w:val="24"/>
        </w:rPr>
        <w:t xml:space="preserve"> герундия образуется от основы глагола + суффиксы </w:t>
      </w:r>
      <w:r>
        <w:rPr>
          <w:b/>
          <w:bCs/>
          <w:sz w:val="24"/>
        </w:rPr>
        <w:t>-</w:t>
      </w:r>
      <w:r>
        <w:rPr>
          <w:b/>
          <w:bCs/>
          <w:sz w:val="24"/>
          <w:lang w:val="en-US"/>
        </w:rPr>
        <w:t>ando</w:t>
      </w:r>
      <w:r>
        <w:rPr>
          <w:sz w:val="24"/>
        </w:rPr>
        <w:t xml:space="preserve"> (для I спряжения) и    </w:t>
      </w:r>
      <w:r>
        <w:rPr>
          <w:b/>
          <w:bCs/>
          <w:sz w:val="24"/>
        </w:rPr>
        <w:t>-iendo</w:t>
      </w:r>
      <w:r>
        <w:rPr>
          <w:sz w:val="24"/>
        </w:rPr>
        <w:t xml:space="preserve"> (для II и III спряжений):</w:t>
      </w:r>
    </w:p>
    <w:p>
      <w:pPr>
        <w:pStyle w:val="Normal1"/>
        <w:spacing w:lineRule="auto" w:line="240"/>
        <w:ind w:firstLine="284" w:end="0"/>
        <w:rPr>
          <w:sz w:val="24"/>
        </w:rPr>
      </w:pPr>
      <w:r>
        <w:rPr>
          <w:sz w:val="24"/>
        </w:rPr>
      </w:r>
    </w:p>
    <w:p>
      <w:pPr>
        <w:pStyle w:val="Normal1"/>
        <w:spacing w:lineRule="auto" w:line="240"/>
        <w:ind w:firstLine="851" w:end="0"/>
        <w:rPr>
          <w:sz w:val="24"/>
          <w:lang w:val="en-US"/>
        </w:rPr>
      </w:pPr>
      <w:r>
        <w:rPr>
          <w:sz w:val="24"/>
        </w:rPr>
        <w:t xml:space="preserve"> </w:t>
      </w:r>
      <w:r>
        <w:rPr>
          <w:sz w:val="24"/>
          <w:lang w:val="en-US"/>
        </w:rPr>
        <w:t xml:space="preserve">habl(ar) +ando = </w:t>
      </w:r>
      <w:r>
        <w:rPr>
          <w:b/>
          <w:bCs/>
          <w:sz w:val="24"/>
          <w:lang w:val="en-US"/>
        </w:rPr>
        <w:t>hablando</w:t>
      </w:r>
    </w:p>
    <w:p>
      <w:pPr>
        <w:pStyle w:val="Normal1"/>
        <w:spacing w:lineRule="auto" w:line="240"/>
        <w:ind w:firstLine="851" w:end="0"/>
        <w:rPr>
          <w:sz w:val="24"/>
          <w:lang w:val="en-US"/>
        </w:rPr>
      </w:pPr>
      <w:r>
        <w:rPr>
          <w:sz w:val="24"/>
          <w:lang w:val="en-US"/>
        </w:rPr>
        <w:t xml:space="preserve"> </w:t>
      </w:r>
      <w:r>
        <w:rPr>
          <w:sz w:val="24"/>
          <w:lang w:val="en-US"/>
        </w:rPr>
        <w:t xml:space="preserve">comprend(er) + iendo = </w:t>
      </w:r>
      <w:r>
        <w:rPr>
          <w:b/>
          <w:bCs/>
          <w:sz w:val="24"/>
          <w:lang w:val="en-US"/>
        </w:rPr>
        <w:t>comprendiendo</w:t>
      </w:r>
    </w:p>
    <w:p>
      <w:pPr>
        <w:pStyle w:val="Normal1"/>
        <w:spacing w:lineRule="auto" w:line="240"/>
        <w:ind w:firstLine="851" w:end="0"/>
        <w:rPr>
          <w:sz w:val="24"/>
          <w:lang w:val="en-US"/>
        </w:rPr>
      </w:pPr>
      <w:r>
        <w:rPr>
          <w:sz w:val="24"/>
          <w:lang w:val="en-US"/>
        </w:rPr>
        <w:t xml:space="preserve"> </w:t>
      </w:r>
      <w:r>
        <w:rPr>
          <w:sz w:val="24"/>
          <w:lang w:val="en-US"/>
        </w:rPr>
        <w:t xml:space="preserve">permit(ir)+iendo = </w:t>
      </w:r>
      <w:r>
        <w:rPr>
          <w:b/>
          <w:bCs/>
          <w:sz w:val="24"/>
          <w:lang w:val="en-US"/>
        </w:rPr>
        <w:t>permitiendo</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Герундий местоименных глаголов образуется присоединением к суффиксам -ando или -iendo соответствующего местоимения. Над ударной гласной ставится знак ударения:</w:t>
      </w:r>
    </w:p>
    <w:p>
      <w:pPr>
        <w:pStyle w:val="Normal1"/>
        <w:spacing w:lineRule="auto" w:line="240"/>
        <w:ind w:firstLine="284" w:end="0"/>
        <w:rPr>
          <w:sz w:val="24"/>
        </w:rPr>
      </w:pPr>
      <w:r>
        <w:rPr>
          <w:sz w:val="24"/>
        </w:rPr>
      </w:r>
    </w:p>
    <w:p>
      <w:pPr>
        <w:pStyle w:val="Normal1"/>
        <w:spacing w:lineRule="auto" w:line="240"/>
        <w:ind w:firstLine="851" w:end="0"/>
        <w:rPr>
          <w:sz w:val="24"/>
          <w:lang w:val="en-US"/>
        </w:rPr>
      </w:pPr>
      <w:r>
        <w:rPr>
          <w:sz w:val="24"/>
          <w:lang w:val="en-US"/>
        </w:rPr>
        <w:t xml:space="preserve">lav(arse)+ándose = lavándose </w:t>
      </w:r>
    </w:p>
    <w:p>
      <w:pPr>
        <w:pStyle w:val="Normal1"/>
        <w:spacing w:lineRule="auto" w:line="240"/>
        <w:ind w:firstLine="851" w:end="0"/>
        <w:rPr>
          <w:sz w:val="24"/>
          <w:lang w:val="en-US"/>
        </w:rPr>
      </w:pPr>
      <w:r>
        <w:rPr>
          <w:sz w:val="24"/>
          <w:lang w:val="en-US"/>
        </w:rPr>
        <w:t xml:space="preserve">perd(erse) + iéndose = perdiéndose </w:t>
      </w:r>
    </w:p>
    <w:p>
      <w:pPr>
        <w:pStyle w:val="Normal1"/>
        <w:spacing w:lineRule="auto" w:line="240"/>
        <w:ind w:firstLine="851" w:end="0"/>
        <w:rPr/>
      </w:pPr>
      <w:r>
        <w:rPr>
          <w:sz w:val="24"/>
          <w:lang w:val="en-US"/>
        </w:rPr>
        <w:t>dirig(irse) + iéndose = dirigiéndose</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У ряда отклоняющихся и индивидуальных глаголов под влияни</w:t>
        <w:softHyphen/>
        <w:t>ем особенностей спряжения и орфографических правил происходит изменение коренных гласных простых форм герундия. Это касается следующих индивидуальных глаголов:</w:t>
      </w:r>
    </w:p>
    <w:p>
      <w:pPr>
        <w:pStyle w:val="Normal1"/>
        <w:spacing w:lineRule="auto" w:line="240"/>
        <w:ind w:firstLine="284" w:end="0"/>
        <w:rPr>
          <w:sz w:val="24"/>
        </w:rPr>
      </w:pPr>
      <w:r>
        <w:rPr>
          <w:sz w:val="24"/>
        </w:rPr>
      </w:r>
    </w:p>
    <w:p>
      <w:pPr>
        <w:pStyle w:val="Normal1"/>
        <w:spacing w:lineRule="auto" w:line="240"/>
        <w:ind w:firstLine="284" w:end="0"/>
        <w:rPr/>
      </w:pPr>
      <w:r>
        <w:rPr>
          <w:sz w:val="24"/>
        </w:rPr>
        <w:t>сае</w:t>
      </w:r>
      <w:r>
        <w:rPr>
          <w:sz w:val="24"/>
          <w:lang w:val="en-US"/>
        </w:rPr>
        <w:t xml:space="preserve">r         — cayendo        poder       — pudiendo </w:t>
      </w:r>
    </w:p>
    <w:p>
      <w:pPr>
        <w:pStyle w:val="Normal1"/>
        <w:spacing w:lineRule="auto" w:line="240"/>
        <w:ind w:firstLine="284" w:end="0"/>
        <w:rPr>
          <w:sz w:val="24"/>
          <w:lang w:val="en-US"/>
        </w:rPr>
      </w:pPr>
      <w:r>
        <w:rPr>
          <w:sz w:val="24"/>
          <w:lang w:val="en-US"/>
        </w:rPr>
        <w:t xml:space="preserve">decir        — diciendo       podrir      — pudriendo </w:t>
      </w:r>
    </w:p>
    <w:p>
      <w:pPr>
        <w:pStyle w:val="Normal1"/>
        <w:spacing w:lineRule="auto" w:line="240"/>
        <w:ind w:firstLine="284" w:end="0"/>
        <w:rPr>
          <w:sz w:val="24"/>
          <w:lang w:val="en-US"/>
        </w:rPr>
      </w:pPr>
      <w:r>
        <w:rPr>
          <w:sz w:val="24"/>
          <w:lang w:val="en-US"/>
        </w:rPr>
        <w:t xml:space="preserve">erguir      — irguiendo      traer        — trayendo </w:t>
      </w:r>
    </w:p>
    <w:p>
      <w:pPr>
        <w:pStyle w:val="Normal1"/>
        <w:spacing w:lineRule="auto" w:line="240"/>
        <w:ind w:firstLine="284" w:end="0"/>
        <w:rPr>
          <w:sz w:val="24"/>
          <w:lang w:val="en-US"/>
        </w:rPr>
      </w:pPr>
      <w:r>
        <w:rPr>
          <w:sz w:val="24"/>
          <w:lang w:val="en-US"/>
        </w:rPr>
        <w:t xml:space="preserve">ir             — yendo           venir       — viniendo </w:t>
      </w:r>
    </w:p>
    <w:p>
      <w:pPr>
        <w:pStyle w:val="Normal1"/>
        <w:spacing w:lineRule="auto" w:line="240"/>
        <w:ind w:firstLine="284" w:end="0"/>
        <w:rPr>
          <w:sz w:val="24"/>
        </w:rPr>
      </w:pPr>
      <w:r>
        <w:rPr>
          <w:sz w:val="24"/>
          <w:lang w:val="en-US"/>
        </w:rPr>
        <w:t>oir</w:t>
      </w:r>
      <w:r>
        <w:rPr>
          <w:sz w:val="24"/>
        </w:rPr>
        <w:t xml:space="preserve">           — </w:t>
      </w:r>
      <w:r>
        <w:rPr>
          <w:sz w:val="24"/>
          <w:lang w:val="en-US"/>
        </w:rPr>
        <w:t>oyendo</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и глагольных групп * отклоняющегося спряжения:</w:t>
      </w:r>
    </w:p>
    <w:p>
      <w:pPr>
        <w:pStyle w:val="Normal1"/>
        <w:spacing w:lineRule="auto" w:line="240"/>
        <w:ind w:firstLine="284" w:start="2977" w:end="0"/>
        <w:rPr/>
      </w:pPr>
      <w:r>
        <w:rPr>
          <w:sz w:val="24"/>
        </w:rPr>
        <w:t xml:space="preserve">глаголы III группы: </w:t>
      </w:r>
      <w:r>
        <w:rPr>
          <w:sz w:val="24"/>
          <w:lang w:val="en-US"/>
        </w:rPr>
        <w:t>pedir</w:t>
      </w:r>
      <w:r>
        <w:rPr>
          <w:sz w:val="24"/>
        </w:rPr>
        <w:t xml:space="preserve"> — </w:t>
      </w:r>
      <w:r>
        <w:rPr>
          <w:sz w:val="24"/>
          <w:lang w:val="en-US"/>
        </w:rPr>
        <w:t>p</w:t>
      </w:r>
      <w:r>
        <w:rPr>
          <w:b/>
          <w:bCs/>
          <w:sz w:val="24"/>
          <w:lang w:val="en-US"/>
        </w:rPr>
        <w:t>i</w:t>
      </w:r>
      <w:r>
        <w:rPr>
          <w:sz w:val="24"/>
          <w:lang w:val="en-US"/>
        </w:rPr>
        <w:t>diendo</w:t>
      </w:r>
      <w:r>
        <w:rPr>
          <w:sz w:val="24"/>
        </w:rPr>
        <w:t xml:space="preserve"> </w:t>
      </w:r>
    </w:p>
    <w:p>
      <w:pPr>
        <w:pStyle w:val="Normal1"/>
        <w:spacing w:lineRule="auto" w:line="240"/>
        <w:ind w:firstLine="284" w:start="2977" w:end="0"/>
        <w:rPr/>
      </w:pPr>
      <w:r>
        <w:rPr>
          <w:sz w:val="24"/>
        </w:rPr>
        <w:t>глаголы</w:t>
      </w:r>
      <w:r>
        <w:rPr>
          <w:sz w:val="24"/>
          <w:lang w:val="en-US"/>
        </w:rPr>
        <w:t xml:space="preserve"> IV </w:t>
      </w:r>
      <w:r>
        <w:rPr>
          <w:sz w:val="24"/>
        </w:rPr>
        <w:t>группы</w:t>
      </w:r>
      <w:r>
        <w:rPr>
          <w:sz w:val="24"/>
          <w:lang w:val="en-US"/>
        </w:rPr>
        <w:t>: sentir — s</w:t>
      </w:r>
      <w:r>
        <w:rPr>
          <w:b/>
          <w:bCs/>
          <w:sz w:val="24"/>
          <w:lang w:val="en-US"/>
        </w:rPr>
        <w:t>i</w:t>
      </w:r>
      <w:r>
        <w:rPr>
          <w:sz w:val="24"/>
          <w:lang w:val="en-US"/>
        </w:rPr>
        <w:t xml:space="preserve">ntiendo </w:t>
      </w:r>
    </w:p>
    <w:p>
      <w:pPr>
        <w:pStyle w:val="Normal1"/>
        <w:spacing w:lineRule="auto" w:line="240"/>
        <w:ind w:firstLine="284" w:start="2977" w:end="0"/>
        <w:rPr/>
      </w:pPr>
      <w:r>
        <w:rPr>
          <w:sz w:val="24"/>
        </w:rPr>
        <w:t>глаголы</w:t>
      </w:r>
      <w:r>
        <w:rPr>
          <w:sz w:val="24"/>
          <w:lang w:val="en-US"/>
        </w:rPr>
        <w:t xml:space="preserve"> V </w:t>
      </w:r>
      <w:r>
        <w:rPr>
          <w:sz w:val="24"/>
        </w:rPr>
        <w:t>группы</w:t>
      </w:r>
      <w:r>
        <w:rPr>
          <w:sz w:val="24"/>
          <w:lang w:val="en-US"/>
        </w:rPr>
        <w:t>: dormir — d</w:t>
      </w:r>
      <w:r>
        <w:rPr>
          <w:b/>
          <w:bCs/>
          <w:sz w:val="24"/>
          <w:lang w:val="en-US"/>
        </w:rPr>
        <w:t>u</w:t>
      </w:r>
      <w:r>
        <w:rPr>
          <w:sz w:val="24"/>
          <w:lang w:val="en-US"/>
        </w:rPr>
        <w:t xml:space="preserve">rniendo </w:t>
      </w:r>
    </w:p>
    <w:p>
      <w:pPr>
        <w:pStyle w:val="Normal1"/>
        <w:spacing w:lineRule="auto" w:line="240"/>
        <w:ind w:firstLine="284" w:start="2977" w:end="0"/>
        <w:rPr>
          <w:sz w:val="24"/>
        </w:rPr>
      </w:pPr>
      <w:r>
        <w:rPr>
          <w:sz w:val="24"/>
        </w:rPr>
        <w:t xml:space="preserve">глаголы VIII группы: </w:t>
      </w:r>
      <w:r>
        <w:rPr>
          <w:sz w:val="24"/>
          <w:lang w:val="en-US"/>
        </w:rPr>
        <w:t>huir</w:t>
      </w:r>
      <w:r>
        <w:rPr>
          <w:sz w:val="24"/>
        </w:rPr>
        <w:t xml:space="preserve"> — </w:t>
      </w:r>
      <w:r>
        <w:rPr>
          <w:sz w:val="24"/>
          <w:lang w:val="en-US"/>
        </w:rPr>
        <w:t>huyendo</w:t>
      </w:r>
    </w:p>
    <w:p>
      <w:pPr>
        <w:pStyle w:val="Normal1"/>
        <w:pBdr>
          <w:top w:val="single" w:sz="4" w:space="1" w:color="000000"/>
        </w:pBdr>
        <w:spacing w:lineRule="auto" w:line="240"/>
        <w:ind w:firstLine="284" w:end="0"/>
        <w:rPr/>
      </w:pPr>
      <w:r>
        <w:rPr/>
        <w:t>* Подробнее о группах глаголов отклоняющегося спряжения см. § 61.</w:t>
      </w:r>
    </w:p>
    <w:p>
      <w:pPr>
        <w:pStyle w:val="Normal1"/>
        <w:pBdr>
          <w:top w:val="single" w:sz="4" w:space="1" w:color="000000"/>
        </w:pBdr>
        <w:spacing w:lineRule="auto" w:line="240"/>
        <w:ind w:firstLine="284" w:end="0"/>
        <w:rPr/>
      </w:pPr>
      <w:r>
        <w:rPr/>
      </w:r>
    </w:p>
    <w:p>
      <w:pPr>
        <w:pStyle w:val="Normal1"/>
        <w:spacing w:lineRule="auto" w:line="240"/>
        <w:ind w:firstLine="284" w:start="2977" w:end="0"/>
        <w:rPr>
          <w:sz w:val="24"/>
        </w:rPr>
      </w:pPr>
      <w:r>
        <w:rPr>
          <w:sz w:val="24"/>
        </w:rPr>
      </w:r>
    </w:p>
    <w:p>
      <w:pPr>
        <w:pStyle w:val="Normal1"/>
        <w:spacing w:lineRule="auto" w:line="240"/>
        <w:ind w:firstLine="284" w:end="0"/>
        <w:rPr/>
      </w:pPr>
      <w:r>
        <w:rPr>
          <w:sz w:val="24"/>
        </w:rPr>
        <w:t xml:space="preserve">2. </w:t>
      </w:r>
      <w:r>
        <w:rPr>
          <w:spacing w:val="20"/>
          <w:sz w:val="24"/>
        </w:rPr>
        <w:t>Сложная форма</w:t>
      </w:r>
      <w:r>
        <w:rPr>
          <w:sz w:val="24"/>
        </w:rPr>
        <w:t xml:space="preserve"> герундия всех глаголов образуется с помощью герундия вспомогательного глагола </w:t>
      </w:r>
      <w:r>
        <w:rPr>
          <w:b/>
          <w:sz w:val="24"/>
          <w:lang w:val="en-US"/>
        </w:rPr>
        <w:t>haber</w:t>
      </w:r>
      <w:r>
        <w:rPr>
          <w:sz w:val="24"/>
        </w:rPr>
        <w:t xml:space="preserve"> и причастия основного глагола: </w:t>
      </w:r>
      <w:r>
        <w:rPr>
          <w:sz w:val="24"/>
          <w:lang w:val="en-US"/>
        </w:rPr>
        <w:t>hablar</w:t>
      </w:r>
      <w:r>
        <w:rPr>
          <w:sz w:val="24"/>
        </w:rPr>
        <w:t xml:space="preserve"> — </w:t>
      </w:r>
      <w:r>
        <w:rPr>
          <w:b/>
          <w:sz w:val="24"/>
          <w:lang w:val="en-US"/>
        </w:rPr>
        <w:t>habiendo</w:t>
      </w:r>
      <w:r>
        <w:rPr>
          <w:b/>
          <w:sz w:val="24"/>
        </w:rPr>
        <w:t xml:space="preserve"> </w:t>
      </w:r>
      <w:r>
        <w:rPr>
          <w:b/>
          <w:sz w:val="24"/>
          <w:lang w:val="en-US"/>
        </w:rPr>
        <w:t>hablado</w:t>
      </w:r>
      <w:r>
        <w:rPr>
          <w:sz w:val="24"/>
        </w:rPr>
        <w:t xml:space="preserve">, </w:t>
      </w:r>
      <w:r>
        <w:rPr>
          <w:sz w:val="24"/>
          <w:lang w:val="en-US"/>
        </w:rPr>
        <w:t>comprender</w:t>
      </w:r>
      <w:r>
        <w:rPr>
          <w:sz w:val="24"/>
        </w:rPr>
        <w:t xml:space="preserve"> — </w:t>
      </w:r>
      <w:r>
        <w:rPr>
          <w:b/>
          <w:sz w:val="24"/>
          <w:lang w:val="en-US"/>
        </w:rPr>
        <w:t>habiendo</w:t>
      </w:r>
      <w:r>
        <w:rPr>
          <w:b/>
          <w:sz w:val="24"/>
        </w:rPr>
        <w:t xml:space="preserve"> </w:t>
      </w:r>
      <w:r>
        <w:rPr>
          <w:b/>
          <w:sz w:val="24"/>
          <w:lang w:val="en-US"/>
        </w:rPr>
        <w:t>comprendido</w:t>
      </w:r>
      <w:r>
        <w:rPr>
          <w:sz w:val="24"/>
        </w:rPr>
        <w:t xml:space="preserve">, </w:t>
      </w:r>
      <w:r>
        <w:rPr>
          <w:sz w:val="24"/>
          <w:lang w:val="en-US"/>
        </w:rPr>
        <w:t>escribir</w:t>
      </w:r>
      <w:r>
        <w:rPr>
          <w:sz w:val="24"/>
        </w:rPr>
        <w:t xml:space="preserve"> — </w:t>
      </w:r>
      <w:r>
        <w:rPr>
          <w:b/>
          <w:sz w:val="24"/>
          <w:lang w:val="en-US"/>
        </w:rPr>
        <w:t>habiendo</w:t>
      </w:r>
      <w:r>
        <w:rPr>
          <w:b/>
          <w:sz w:val="24"/>
        </w:rPr>
        <w:t xml:space="preserve"> </w:t>
      </w:r>
      <w:r>
        <w:rPr>
          <w:b/>
          <w:sz w:val="24"/>
          <w:lang w:val="en-US"/>
        </w:rPr>
        <w:t>escrito</w:t>
      </w:r>
      <w:r>
        <w:rPr>
          <w:sz w:val="24"/>
        </w:rPr>
        <w:t>.</w:t>
      </w:r>
    </w:p>
    <w:p>
      <w:pPr>
        <w:pStyle w:val="Normal1"/>
        <w:spacing w:lineRule="auto" w:line="240"/>
        <w:ind w:firstLine="284" w:end="0"/>
        <w:rPr>
          <w:sz w:val="24"/>
        </w:rPr>
      </w:pPr>
      <w:r>
        <w:rPr>
          <w:sz w:val="24"/>
        </w:rPr>
      </w:r>
    </w:p>
    <w:p>
      <w:pPr>
        <w:pStyle w:val="Normal1"/>
        <w:spacing w:lineRule="auto" w:line="240"/>
        <w:ind w:firstLine="284" w:end="0"/>
        <w:jc w:val="center"/>
        <w:rPr>
          <w:b/>
          <w:sz w:val="24"/>
        </w:rPr>
      </w:pPr>
      <w:r>
        <w:rPr>
          <w:b/>
          <w:sz w:val="24"/>
        </w:rPr>
        <w:t>Образование глагольных времен и наклонений</w:t>
      </w:r>
    </w:p>
    <w:p>
      <w:pPr>
        <w:pStyle w:val="Normal1"/>
        <w:spacing w:lineRule="auto" w:line="240"/>
        <w:ind w:firstLine="284" w:end="0"/>
        <w:rPr>
          <w:b/>
          <w:sz w:val="24"/>
        </w:rPr>
      </w:pPr>
      <w:r>
        <w:rPr>
          <w:b/>
          <w:sz w:val="24"/>
        </w:rPr>
      </w:r>
    </w:p>
    <w:p>
      <w:pPr>
        <w:pStyle w:val="Heading3"/>
        <w:ind w:hanging="0" w:start="0"/>
        <w:rPr/>
      </w:pPr>
      <w:bookmarkStart w:id="62" w:name="__RefHeading___Toc1886052"/>
      <w:bookmarkEnd w:id="62"/>
      <w:r>
        <w:rPr/>
        <w:t>§ 48. Типы глагольных спряжений</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испанском языке </w:t>
      </w:r>
      <w:r>
        <w:rPr>
          <w:spacing w:val="20"/>
          <w:sz w:val="24"/>
        </w:rPr>
        <w:t>три</w:t>
      </w:r>
      <w:r>
        <w:rPr>
          <w:sz w:val="24"/>
        </w:rPr>
        <w:t xml:space="preserve"> глагольных </w:t>
      </w:r>
      <w:r>
        <w:rPr>
          <w:spacing w:val="20"/>
          <w:sz w:val="24"/>
        </w:rPr>
        <w:t>спряжения</w:t>
      </w:r>
      <w:r>
        <w:rPr>
          <w:sz w:val="24"/>
        </w:rPr>
        <w:t>. В зависи</w:t>
        <w:softHyphen/>
        <w:t>мости от инфинитивного окончания каждый глагол относится к од</w:t>
        <w:softHyphen/>
        <w:t>ному из них. Все глаголы, оканчивающиеся в инфинитиве на:</w:t>
      </w:r>
    </w:p>
    <w:p>
      <w:pPr>
        <w:pStyle w:val="Normal1"/>
        <w:spacing w:lineRule="auto" w:line="240"/>
        <w:ind w:firstLine="284" w:end="0"/>
        <w:rPr>
          <w:b/>
          <w:sz w:val="24"/>
        </w:rPr>
      </w:pPr>
      <w:r>
        <w:rPr>
          <w:b/>
          <w:sz w:val="24"/>
        </w:rPr>
      </w:r>
    </w:p>
    <w:p>
      <w:pPr>
        <w:pStyle w:val="Normal1"/>
        <w:spacing w:lineRule="auto" w:line="240"/>
        <w:ind w:firstLine="284" w:end="0"/>
        <w:rPr/>
      </w:pPr>
      <w:r>
        <w:rPr>
          <w:b/>
          <w:sz w:val="24"/>
          <w:lang w:val="en-US"/>
        </w:rPr>
        <w:t>-</w:t>
      </w:r>
      <w:r>
        <w:rPr>
          <w:b/>
          <w:sz w:val="24"/>
        </w:rPr>
        <w:t>а</w:t>
      </w:r>
      <w:r>
        <w:rPr>
          <w:b/>
          <w:sz w:val="24"/>
          <w:lang w:val="en-US"/>
        </w:rPr>
        <w:t>r</w:t>
      </w:r>
      <w:r>
        <w:rPr>
          <w:sz w:val="24"/>
          <w:lang w:val="en-US"/>
        </w:rPr>
        <w:t xml:space="preserve"> — I </w:t>
      </w:r>
      <w:r>
        <w:rPr>
          <w:sz w:val="24"/>
        </w:rPr>
        <w:t>спряжения</w:t>
      </w:r>
      <w:r>
        <w:rPr>
          <w:sz w:val="24"/>
          <w:lang w:val="en-US"/>
        </w:rPr>
        <w:t>: habl</w:t>
      </w:r>
      <w:r>
        <w:rPr>
          <w:b/>
          <w:bCs/>
          <w:sz w:val="24"/>
          <w:lang w:val="en-US"/>
        </w:rPr>
        <w:t>ar</w:t>
      </w:r>
      <w:r>
        <w:rPr>
          <w:sz w:val="24"/>
          <w:lang w:val="en-US"/>
        </w:rPr>
        <w:t>, pens</w:t>
      </w:r>
      <w:r>
        <w:rPr>
          <w:b/>
          <w:bCs/>
          <w:sz w:val="24"/>
          <w:lang w:val="en-US"/>
        </w:rPr>
        <w:t>ar</w:t>
      </w:r>
      <w:r>
        <w:rPr>
          <w:sz w:val="24"/>
          <w:lang w:val="en-US"/>
        </w:rPr>
        <w:t>, trabaj</w:t>
      </w:r>
      <w:r>
        <w:rPr>
          <w:b/>
          <w:bCs/>
          <w:sz w:val="24"/>
          <w:lang w:val="en-US"/>
        </w:rPr>
        <w:t>ar</w:t>
      </w:r>
      <w:r>
        <w:rPr>
          <w:sz w:val="24"/>
          <w:lang w:val="en-US"/>
        </w:rPr>
        <w:t xml:space="preserve"> </w:t>
      </w:r>
      <w:r>
        <w:rPr>
          <w:sz w:val="24"/>
        </w:rPr>
        <w:t>и</w:t>
      </w:r>
      <w:r>
        <w:rPr>
          <w:sz w:val="24"/>
          <w:lang w:val="en-US"/>
        </w:rPr>
        <w:t xml:space="preserve"> </w:t>
      </w:r>
      <w:r>
        <w:rPr>
          <w:sz w:val="24"/>
        </w:rPr>
        <w:t>т</w:t>
      </w:r>
      <w:r>
        <w:rPr>
          <w:sz w:val="24"/>
          <w:lang w:val="en-US"/>
        </w:rPr>
        <w:t>.</w:t>
      </w:r>
      <w:r>
        <w:rPr>
          <w:sz w:val="24"/>
        </w:rPr>
        <w:t>п</w:t>
      </w:r>
      <w:r>
        <w:rPr>
          <w:sz w:val="24"/>
          <w:lang w:val="en-US"/>
        </w:rPr>
        <w:t>.</w:t>
      </w:r>
    </w:p>
    <w:p>
      <w:pPr>
        <w:pStyle w:val="Normal1"/>
        <w:spacing w:lineRule="auto" w:line="240"/>
        <w:ind w:firstLine="284" w:end="0"/>
        <w:rPr/>
      </w:pPr>
      <w:r>
        <w:rPr>
          <w:b/>
          <w:sz w:val="24"/>
          <w:lang w:val="en-US"/>
        </w:rPr>
        <w:t>-</w:t>
      </w:r>
      <w:r>
        <w:rPr>
          <w:b/>
          <w:sz w:val="24"/>
        </w:rPr>
        <w:t>е</w:t>
      </w:r>
      <w:r>
        <w:rPr>
          <w:b/>
          <w:sz w:val="24"/>
          <w:lang w:val="en-US"/>
        </w:rPr>
        <w:t>r</w:t>
      </w:r>
      <w:r>
        <w:rPr>
          <w:sz w:val="24"/>
          <w:lang w:val="en-US"/>
        </w:rPr>
        <w:t xml:space="preserve"> — II </w:t>
      </w:r>
      <w:r>
        <w:rPr>
          <w:sz w:val="24"/>
        </w:rPr>
        <w:t>спряжения</w:t>
      </w:r>
      <w:r>
        <w:rPr>
          <w:sz w:val="24"/>
          <w:lang w:val="en-US"/>
        </w:rPr>
        <w:t>: comprend</w:t>
      </w:r>
      <w:r>
        <w:rPr>
          <w:b/>
          <w:bCs/>
          <w:sz w:val="24"/>
          <w:lang w:val="en-US"/>
        </w:rPr>
        <w:t>er</w:t>
      </w:r>
      <w:r>
        <w:rPr>
          <w:sz w:val="24"/>
          <w:lang w:val="en-US"/>
        </w:rPr>
        <w:t>, com</w:t>
      </w:r>
      <w:r>
        <w:rPr>
          <w:b/>
          <w:bCs/>
          <w:sz w:val="24"/>
          <w:lang w:val="en-US"/>
        </w:rPr>
        <w:t>er</w:t>
      </w:r>
      <w:r>
        <w:rPr>
          <w:sz w:val="24"/>
          <w:lang w:val="en-US"/>
        </w:rPr>
        <w:t>, cre</w:t>
      </w:r>
      <w:r>
        <w:rPr>
          <w:b/>
          <w:bCs/>
          <w:sz w:val="24"/>
          <w:lang w:val="en-US"/>
        </w:rPr>
        <w:t>er</w:t>
      </w:r>
      <w:r>
        <w:rPr>
          <w:sz w:val="24"/>
          <w:lang w:val="en-US"/>
        </w:rPr>
        <w:t xml:space="preserve"> </w:t>
      </w:r>
      <w:r>
        <w:rPr>
          <w:sz w:val="24"/>
        </w:rPr>
        <w:t>и</w:t>
      </w:r>
      <w:r>
        <w:rPr>
          <w:sz w:val="24"/>
          <w:lang w:val="en-US"/>
        </w:rPr>
        <w:t xml:space="preserve"> </w:t>
      </w:r>
      <w:r>
        <w:rPr>
          <w:sz w:val="24"/>
        </w:rPr>
        <w:t>т</w:t>
      </w:r>
      <w:r>
        <w:rPr>
          <w:sz w:val="24"/>
          <w:lang w:val="en-US"/>
        </w:rPr>
        <w:t>.</w:t>
      </w:r>
      <w:r>
        <w:rPr>
          <w:sz w:val="24"/>
        </w:rPr>
        <w:t>п</w:t>
      </w:r>
      <w:r>
        <w:rPr>
          <w:sz w:val="24"/>
          <w:lang w:val="en-US"/>
        </w:rPr>
        <w:t>.</w:t>
      </w:r>
    </w:p>
    <w:p>
      <w:pPr>
        <w:pStyle w:val="Normal1"/>
        <w:spacing w:lineRule="auto" w:line="240"/>
        <w:ind w:firstLine="284" w:end="0"/>
        <w:rPr/>
      </w:pPr>
      <w:r>
        <w:rPr>
          <w:b/>
          <w:sz w:val="24"/>
          <w:lang w:val="en-US"/>
        </w:rPr>
        <w:t>-ir</w:t>
      </w:r>
      <w:r>
        <w:rPr>
          <w:sz w:val="24"/>
          <w:lang w:val="en-US"/>
        </w:rPr>
        <w:t xml:space="preserve"> — III </w:t>
      </w:r>
      <w:r>
        <w:rPr>
          <w:sz w:val="24"/>
        </w:rPr>
        <w:t>спряжения</w:t>
      </w:r>
      <w:r>
        <w:rPr>
          <w:sz w:val="24"/>
          <w:lang w:val="en-US"/>
        </w:rPr>
        <w:t>: permit</w:t>
      </w:r>
      <w:r>
        <w:rPr>
          <w:b/>
          <w:bCs/>
          <w:sz w:val="24"/>
          <w:lang w:val="en-US"/>
        </w:rPr>
        <w:t>ir</w:t>
      </w:r>
      <w:r>
        <w:rPr>
          <w:sz w:val="24"/>
          <w:lang w:val="en-US"/>
        </w:rPr>
        <w:t>, viv</w:t>
      </w:r>
      <w:r>
        <w:rPr>
          <w:b/>
          <w:bCs/>
          <w:sz w:val="24"/>
          <w:lang w:val="en-US"/>
        </w:rPr>
        <w:t>ir</w:t>
      </w:r>
      <w:r>
        <w:rPr>
          <w:sz w:val="24"/>
          <w:lang w:val="en-US"/>
        </w:rPr>
        <w:t>, sub</w:t>
      </w:r>
      <w:r>
        <w:rPr>
          <w:b/>
          <w:bCs/>
          <w:sz w:val="24"/>
          <w:lang w:val="en-US"/>
        </w:rPr>
        <w:t xml:space="preserve">ir </w:t>
      </w:r>
      <w:r>
        <w:rPr>
          <w:sz w:val="24"/>
        </w:rPr>
        <w:t>и</w:t>
      </w:r>
      <w:r>
        <w:rPr>
          <w:sz w:val="24"/>
          <w:lang w:val="en-US"/>
        </w:rPr>
        <w:t xml:space="preserve"> </w:t>
      </w:r>
      <w:r>
        <w:rPr>
          <w:sz w:val="24"/>
        </w:rPr>
        <w:t>т</w:t>
      </w:r>
      <w:r>
        <w:rPr>
          <w:sz w:val="24"/>
          <w:lang w:val="en-US"/>
        </w:rPr>
        <w:t>.</w:t>
      </w:r>
      <w:r>
        <w:rPr>
          <w:sz w:val="24"/>
        </w:rPr>
        <w:t>п</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Возвратное местоимение </w:t>
      </w:r>
      <w:r>
        <w:rPr>
          <w:b/>
          <w:sz w:val="24"/>
          <w:lang w:val="en-US"/>
        </w:rPr>
        <w:t>se</w:t>
      </w:r>
      <w:r>
        <w:rPr>
          <w:sz w:val="24"/>
        </w:rPr>
        <w:t xml:space="preserve"> не влияет на определение типа спряжения:</w:t>
      </w:r>
    </w:p>
    <w:p>
      <w:pPr>
        <w:pStyle w:val="Normal1"/>
        <w:spacing w:lineRule="auto" w:line="240"/>
        <w:ind w:firstLine="284" w:end="0"/>
        <w:rPr>
          <w:b/>
          <w:sz w:val="24"/>
        </w:rPr>
      </w:pPr>
      <w:r>
        <w:rPr>
          <w:b/>
          <w:sz w:val="24"/>
        </w:rPr>
      </w:r>
    </w:p>
    <w:p>
      <w:pPr>
        <w:pStyle w:val="Normal1"/>
        <w:spacing w:lineRule="auto" w:line="240"/>
        <w:ind w:firstLine="284" w:end="0"/>
        <w:rPr>
          <w:sz w:val="24"/>
          <w:lang w:val="en-US"/>
        </w:rPr>
      </w:pPr>
      <w:r>
        <w:rPr>
          <w:b/>
          <w:sz w:val="24"/>
          <w:lang w:val="en-US"/>
        </w:rPr>
        <w:t>-arse</w:t>
      </w:r>
      <w:r>
        <w:rPr>
          <w:sz w:val="24"/>
          <w:lang w:val="en-US"/>
        </w:rPr>
        <w:t xml:space="preserve"> — preocup</w:t>
      </w:r>
      <w:r>
        <w:rPr>
          <w:b/>
          <w:bCs/>
          <w:sz w:val="24"/>
          <w:lang w:val="en-US"/>
        </w:rPr>
        <w:t>arse</w:t>
      </w:r>
      <w:r>
        <w:rPr>
          <w:sz w:val="24"/>
          <w:lang w:val="en-US"/>
        </w:rPr>
        <w:t xml:space="preserve">     — I </w:t>
      </w:r>
      <w:r>
        <w:rPr>
          <w:sz w:val="24"/>
        </w:rPr>
        <w:t>спряжение</w:t>
      </w:r>
    </w:p>
    <w:p>
      <w:pPr>
        <w:pStyle w:val="Normal1"/>
        <w:spacing w:lineRule="auto" w:line="240"/>
        <w:ind w:firstLine="284" w:end="0"/>
        <w:rPr/>
      </w:pPr>
      <w:r>
        <w:rPr>
          <w:b/>
          <w:sz w:val="24"/>
          <w:lang w:val="en-US"/>
        </w:rPr>
        <w:t>-erse</w:t>
      </w:r>
      <w:r>
        <w:rPr>
          <w:sz w:val="24"/>
          <w:lang w:val="en-US"/>
        </w:rPr>
        <w:t xml:space="preserve"> —.condol</w:t>
      </w:r>
      <w:r>
        <w:rPr>
          <w:b/>
          <w:bCs/>
          <w:sz w:val="24"/>
          <w:lang w:val="en-US"/>
        </w:rPr>
        <w:t>erse</w:t>
      </w:r>
      <w:r>
        <w:rPr>
          <w:sz w:val="24"/>
          <w:lang w:val="en-US"/>
        </w:rPr>
        <w:t xml:space="preserve">       — II </w:t>
      </w:r>
      <w:r>
        <w:rPr>
          <w:sz w:val="24"/>
        </w:rPr>
        <w:t>спряжение</w:t>
      </w:r>
      <w:r>
        <w:rPr>
          <w:sz w:val="24"/>
          <w:lang w:val="en-US"/>
        </w:rPr>
        <w:t xml:space="preserve"> </w:t>
      </w:r>
    </w:p>
    <w:p>
      <w:pPr>
        <w:pStyle w:val="Normal1"/>
        <w:spacing w:lineRule="auto" w:line="240"/>
        <w:ind w:firstLine="284" w:end="0"/>
        <w:rPr>
          <w:sz w:val="24"/>
          <w:lang w:val="en-US"/>
        </w:rPr>
      </w:pPr>
      <w:r>
        <w:rPr>
          <w:b/>
          <w:sz w:val="24"/>
          <w:lang w:val="en-US"/>
        </w:rPr>
        <w:t>-irse</w:t>
      </w:r>
      <w:r>
        <w:rPr>
          <w:sz w:val="24"/>
          <w:lang w:val="en-US"/>
        </w:rPr>
        <w:t xml:space="preserve"> — dirig</w:t>
      </w:r>
      <w:r>
        <w:rPr>
          <w:b/>
          <w:bCs/>
          <w:sz w:val="24"/>
          <w:lang w:val="en-US"/>
        </w:rPr>
        <w:t>irse</w:t>
      </w:r>
      <w:r>
        <w:rPr>
          <w:sz w:val="24"/>
          <w:lang w:val="en-US"/>
        </w:rPr>
        <w:t xml:space="preserve">           — III </w:t>
      </w:r>
      <w:r>
        <w:rPr>
          <w:sz w:val="24"/>
        </w:rPr>
        <w:t>спряжение</w:t>
      </w:r>
    </w:p>
    <w:p>
      <w:pPr>
        <w:pStyle w:val="Normal1"/>
        <w:spacing w:lineRule="auto" w:line="240"/>
        <w:ind w:firstLine="284" w:end="0"/>
        <w:rPr>
          <w:sz w:val="24"/>
          <w:lang w:val="en-US"/>
        </w:rPr>
      </w:pPr>
      <w:r>
        <w:rPr>
          <w:sz w:val="24"/>
          <w:lang w:val="en-US"/>
        </w:rPr>
      </w:r>
    </w:p>
    <w:p>
      <w:pPr>
        <w:pStyle w:val="Heading3"/>
        <w:ind w:hanging="0" w:start="0"/>
        <w:rPr/>
      </w:pPr>
      <w:r>
        <w:rPr>
          <w:lang w:val="en-US"/>
        </w:rPr>
        <w:t xml:space="preserve"> </w:t>
      </w:r>
      <w:bookmarkStart w:id="63" w:name="__RefHeading___Toc1886053"/>
      <w:r>
        <w:rPr/>
        <w:t>§ 49. Система времен и наклонений испанского глагола</w:t>
      </w:r>
      <w:bookmarkEnd w:id="63"/>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В испанском языке времена глаголов бывают </w:t>
      </w:r>
      <w:r>
        <w:rPr>
          <w:spacing w:val="20"/>
          <w:sz w:val="24"/>
        </w:rPr>
        <w:t xml:space="preserve">простыми </w:t>
      </w:r>
      <w:r>
        <w:rPr>
          <w:sz w:val="24"/>
        </w:rPr>
        <w:t xml:space="preserve">и </w:t>
      </w:r>
      <w:r>
        <w:rPr>
          <w:spacing w:val="20"/>
          <w:sz w:val="24"/>
        </w:rPr>
        <w:t>сложными</w:t>
      </w:r>
      <w:r>
        <w:rPr>
          <w:sz w:val="24"/>
        </w:rPr>
        <w:t>. Для одних и тех же времен испанских глаголов существуют различные наименования. В данном учебнике для их названия приняты термины, наиболее распространенные в русских и иностранных изданиях.</w:t>
      </w:r>
    </w:p>
    <w:p>
      <w:pPr>
        <w:pStyle w:val="FR5"/>
        <w:ind w:firstLine="284" w:end="0"/>
        <w:jc w:val="both"/>
        <w:rPr>
          <w:rFonts w:ascii="Times New Roman" w:hAnsi="Times New Roman" w:cs="Times New Roman"/>
          <w:sz w:val="24"/>
        </w:rPr>
      </w:pPr>
      <w:r>
        <w:rPr>
          <w:rFonts w:cs="Times New Roman" w:ascii="Times New Roman" w:hAnsi="Times New Roman"/>
          <w:sz w:val="24"/>
        </w:rPr>
      </w:r>
    </w:p>
    <w:p>
      <w:pPr>
        <w:pStyle w:val="Normal1"/>
        <w:spacing w:lineRule="auto" w:line="240"/>
        <w:ind w:firstLine="284" w:end="0"/>
        <w:jc w:val="center"/>
        <w:rPr>
          <w:i/>
          <w:i/>
          <w:sz w:val="24"/>
          <w:lang w:val="en-US"/>
        </w:rPr>
      </w:pPr>
      <w:r>
        <w:rPr>
          <w:i/>
          <w:sz w:val="24"/>
          <w:lang w:val="en-US"/>
        </w:rPr>
        <w:t>Tiempos simples            Tiempos compuestos</w:t>
      </w:r>
    </w:p>
    <w:p>
      <w:pPr>
        <w:pStyle w:val="Normal1"/>
        <w:spacing w:lineRule="auto" w:line="240"/>
        <w:ind w:firstLine="284" w:end="0"/>
        <w:rPr>
          <w:spacing w:val="20"/>
          <w:sz w:val="24"/>
          <w:lang w:val="en-US"/>
        </w:rPr>
      </w:pPr>
      <w:r>
        <w:rPr>
          <w:spacing w:val="20"/>
          <w:sz w:val="24"/>
          <w:lang w:val="en-US"/>
        </w:rPr>
        <w:t xml:space="preserve">                       </w:t>
      </w:r>
    </w:p>
    <w:p>
      <w:pPr>
        <w:pStyle w:val="Normal1"/>
        <w:spacing w:lineRule="auto" w:line="240"/>
        <w:ind w:firstLine="284" w:end="0"/>
        <w:jc w:val="center"/>
        <w:rPr>
          <w:spacing w:val="20"/>
          <w:sz w:val="24"/>
          <w:lang w:val="en-US"/>
        </w:rPr>
      </w:pPr>
      <w:r>
        <w:rPr>
          <w:spacing w:val="20"/>
          <w:sz w:val="24"/>
          <w:lang w:val="en-US"/>
        </w:rPr>
        <w:t>Modo indicativо</w:t>
      </w:r>
    </w:p>
    <w:p>
      <w:pPr>
        <w:pStyle w:val="Normal1"/>
        <w:spacing w:lineRule="auto" w:line="240"/>
        <w:ind w:firstLine="2835" w:end="0"/>
        <w:rPr>
          <w:sz w:val="24"/>
          <w:lang w:val="en-US"/>
        </w:rPr>
      </w:pPr>
      <w:r>
        <w:rPr>
          <w:sz w:val="24"/>
          <w:lang w:val="en-US"/>
        </w:rPr>
        <w:t xml:space="preserve">   </w:t>
      </w:r>
      <w:r>
        <w:rPr>
          <w:sz w:val="24"/>
          <w:lang w:val="en-US"/>
        </w:rPr>
        <w:t xml:space="preserve">Presente                                          Pretérito perfecto </w:t>
      </w:r>
    </w:p>
    <w:p>
      <w:pPr>
        <w:pStyle w:val="Normal1"/>
        <w:spacing w:lineRule="auto" w:line="240"/>
        <w:ind w:firstLine="2835" w:end="0"/>
        <w:rPr/>
      </w:pPr>
      <w:r>
        <w:rPr>
          <w:sz w:val="24"/>
          <w:lang w:val="en-US"/>
        </w:rPr>
        <w:t xml:space="preserve">   </w:t>
      </w:r>
      <w:r>
        <w:rPr>
          <w:sz w:val="24"/>
          <w:lang w:val="en-US"/>
        </w:rPr>
        <w:t xml:space="preserve">Pretérito imperfecto                       Pretérito pluscuamperfecto </w:t>
      </w:r>
    </w:p>
    <w:p>
      <w:pPr>
        <w:pStyle w:val="Normal1"/>
        <w:spacing w:lineRule="auto" w:line="240"/>
        <w:ind w:firstLine="2835" w:end="0"/>
        <w:rPr>
          <w:sz w:val="24"/>
          <w:lang w:val="en-US"/>
        </w:rPr>
      </w:pPr>
      <w:r>
        <w:rPr>
          <w:sz w:val="24"/>
          <w:lang w:val="en-US"/>
        </w:rPr>
        <w:t xml:space="preserve">   </w:t>
      </w:r>
      <w:r>
        <w:rPr>
          <w:sz w:val="24"/>
          <w:lang w:val="en-US"/>
        </w:rPr>
        <w:t xml:space="preserve">Pretérito indefinido                        Pretérito anterior </w:t>
      </w:r>
    </w:p>
    <w:p>
      <w:pPr>
        <w:pStyle w:val="Normal1"/>
        <w:spacing w:lineRule="auto" w:line="240"/>
        <w:ind w:firstLine="2835" w:end="0"/>
        <w:rPr>
          <w:sz w:val="24"/>
          <w:lang w:val="en-US"/>
        </w:rPr>
      </w:pPr>
      <w:r>
        <w:rPr>
          <w:sz w:val="24"/>
          <w:lang w:val="en-US"/>
        </w:rPr>
        <w:t xml:space="preserve">   </w:t>
      </w:r>
      <w:r>
        <w:rPr>
          <w:sz w:val="24"/>
          <w:lang w:val="en-US"/>
        </w:rPr>
        <w:t>Futuro imperfecto                          Futuro perfecto</w:t>
      </w:r>
    </w:p>
    <w:p>
      <w:pPr>
        <w:pStyle w:val="Normal1"/>
        <w:spacing w:lineRule="auto" w:line="240"/>
        <w:ind w:firstLine="2552" w:end="0"/>
        <w:rPr>
          <w:sz w:val="24"/>
          <w:lang w:val="en-US"/>
        </w:rPr>
      </w:pPr>
      <w:r>
        <w:rPr>
          <w:sz w:val="24"/>
          <w:lang w:val="en-US"/>
        </w:rPr>
        <w:t xml:space="preserve">                              </w:t>
      </w:r>
    </w:p>
    <w:p>
      <w:pPr>
        <w:pStyle w:val="Normal1"/>
        <w:spacing w:lineRule="auto" w:line="240"/>
        <w:ind w:firstLine="2552" w:end="0"/>
        <w:rPr/>
      </w:pPr>
      <w:r>
        <w:rPr>
          <w:sz w:val="24"/>
          <w:lang w:val="en-US"/>
        </w:rPr>
        <w:t xml:space="preserve">                                   </w:t>
      </w:r>
      <w:r>
        <w:rPr>
          <w:spacing w:val="20"/>
          <w:sz w:val="24"/>
          <w:lang w:val="en-US"/>
        </w:rPr>
        <w:t>Modo subjuntivo</w:t>
      </w:r>
    </w:p>
    <w:p>
      <w:pPr>
        <w:pStyle w:val="Normal1"/>
        <w:spacing w:lineRule="auto" w:line="240"/>
        <w:ind w:firstLine="2552" w:end="0"/>
        <w:rPr>
          <w:sz w:val="24"/>
          <w:lang w:val="en-US"/>
        </w:rPr>
      </w:pPr>
      <w:r>
        <w:rPr>
          <w:sz w:val="24"/>
          <w:lang w:val="en-US"/>
        </w:rPr>
        <w:t xml:space="preserve">  </w:t>
      </w:r>
    </w:p>
    <w:p>
      <w:pPr>
        <w:pStyle w:val="Normal1"/>
        <w:spacing w:lineRule="auto" w:line="240"/>
        <w:ind w:firstLine="2977" w:end="0"/>
        <w:rPr>
          <w:sz w:val="24"/>
          <w:lang w:val="en-US"/>
        </w:rPr>
      </w:pPr>
      <w:r>
        <w:rPr>
          <w:sz w:val="24"/>
          <w:lang w:val="en-US"/>
        </w:rPr>
        <w:t xml:space="preserve">  </w:t>
      </w:r>
      <w:r>
        <w:rPr>
          <w:sz w:val="24"/>
          <w:lang w:val="en-US"/>
        </w:rPr>
        <w:t xml:space="preserve">Presente                                         Pretérito perfecto </w:t>
      </w:r>
    </w:p>
    <w:p>
      <w:pPr>
        <w:pStyle w:val="Normal1"/>
        <w:spacing w:lineRule="auto" w:line="240"/>
        <w:ind w:firstLine="2977" w:end="0"/>
        <w:rPr>
          <w:sz w:val="24"/>
          <w:lang w:val="en-US"/>
        </w:rPr>
      </w:pPr>
      <w:r>
        <w:rPr>
          <w:sz w:val="24"/>
          <w:lang w:val="en-US"/>
        </w:rPr>
        <w:t xml:space="preserve">  </w:t>
      </w:r>
      <w:r>
        <w:rPr>
          <w:sz w:val="24"/>
          <w:lang w:val="en-US"/>
        </w:rPr>
        <w:t xml:space="preserve">Pretérito imperfecto                      Pretérito pluscuamperfecto </w:t>
      </w:r>
    </w:p>
    <w:p>
      <w:pPr>
        <w:pStyle w:val="Normal1"/>
        <w:spacing w:lineRule="auto" w:line="240"/>
        <w:ind w:firstLine="2977" w:end="0"/>
        <w:rPr>
          <w:sz w:val="24"/>
          <w:lang w:val="en-US"/>
        </w:rPr>
      </w:pPr>
      <w:r>
        <w:rPr>
          <w:sz w:val="24"/>
          <w:lang w:val="en-US"/>
        </w:rPr>
        <w:t xml:space="preserve">  </w:t>
      </w:r>
      <w:r>
        <w:rPr>
          <w:sz w:val="24"/>
          <w:lang w:val="en-US"/>
        </w:rPr>
        <w:t>Futuro imperfecto                         Futuro perfecto</w:t>
      </w:r>
    </w:p>
    <w:p>
      <w:pPr>
        <w:pStyle w:val="Normal1"/>
        <w:spacing w:lineRule="auto" w:line="240"/>
        <w:ind w:firstLine="2694" w:end="0"/>
        <w:rPr>
          <w:sz w:val="24"/>
          <w:lang w:val="en-US"/>
        </w:rPr>
      </w:pPr>
      <w:r>
        <w:rPr>
          <w:sz w:val="24"/>
          <w:lang w:val="en-US"/>
        </w:rPr>
        <w:t xml:space="preserve">                             </w:t>
      </w:r>
    </w:p>
    <w:p>
      <w:pPr>
        <w:pStyle w:val="Normal1"/>
        <w:spacing w:lineRule="auto" w:line="240"/>
        <w:ind w:firstLine="2552" w:end="0"/>
        <w:rPr/>
      </w:pPr>
      <w:r>
        <w:rPr>
          <w:sz w:val="24"/>
          <w:lang w:val="en-US"/>
        </w:rPr>
        <w:t xml:space="preserve">                                   </w:t>
      </w:r>
      <w:r>
        <w:rPr>
          <w:spacing w:val="20"/>
          <w:sz w:val="24"/>
          <w:lang w:val="en-US"/>
        </w:rPr>
        <w:t xml:space="preserve">Modo potencial </w:t>
      </w:r>
    </w:p>
    <w:p>
      <w:pPr>
        <w:pStyle w:val="Normal1"/>
        <w:spacing w:lineRule="auto" w:line="240"/>
        <w:ind w:firstLine="2552" w:end="0"/>
        <w:rPr>
          <w:spacing w:val="20"/>
          <w:sz w:val="24"/>
          <w:lang w:val="en-US"/>
        </w:rPr>
      </w:pPr>
      <w:r>
        <w:rPr>
          <w:spacing w:val="20"/>
          <w:sz w:val="24"/>
          <w:lang w:val="en-US"/>
        </w:rPr>
      </w:r>
    </w:p>
    <w:p>
      <w:pPr>
        <w:pStyle w:val="Normal1"/>
        <w:spacing w:lineRule="auto" w:line="240"/>
        <w:ind w:firstLine="2694" w:end="0"/>
        <w:rPr>
          <w:sz w:val="24"/>
          <w:lang w:val="en-US"/>
        </w:rPr>
      </w:pPr>
      <w:r>
        <w:rPr>
          <w:sz w:val="24"/>
          <w:lang w:val="en-US"/>
        </w:rPr>
        <w:t xml:space="preserve">      </w:t>
      </w:r>
      <w:r>
        <w:rPr>
          <w:sz w:val="24"/>
          <w:lang w:val="en-US"/>
        </w:rPr>
        <w:t xml:space="preserve">Imperfecto                                      Perfecto </w:t>
      </w:r>
    </w:p>
    <w:p>
      <w:pPr>
        <w:pStyle w:val="Normal1"/>
        <w:spacing w:lineRule="auto" w:line="240"/>
        <w:ind w:firstLine="2552" w:end="0"/>
        <w:rPr>
          <w:sz w:val="24"/>
          <w:lang w:val="en-US"/>
        </w:rPr>
      </w:pPr>
      <w:r>
        <w:rPr>
          <w:sz w:val="24"/>
          <w:lang w:val="en-US"/>
        </w:rPr>
        <w:t xml:space="preserve">             </w:t>
      </w:r>
    </w:p>
    <w:p>
      <w:pPr>
        <w:pStyle w:val="Normal1"/>
        <w:spacing w:lineRule="auto" w:line="240"/>
        <w:ind w:firstLine="2552" w:end="0"/>
        <w:rPr>
          <w:spacing w:val="20"/>
          <w:sz w:val="24"/>
        </w:rPr>
      </w:pPr>
      <w:r>
        <w:rPr>
          <w:sz w:val="24"/>
          <w:lang w:val="en-US"/>
        </w:rPr>
        <w:t xml:space="preserve">                                   </w:t>
      </w:r>
      <w:r>
        <w:rPr>
          <w:spacing w:val="20"/>
          <w:sz w:val="24"/>
          <w:lang w:val="en-US"/>
        </w:rPr>
        <w:t>Modo</w:t>
      </w:r>
      <w:r>
        <w:rPr>
          <w:spacing w:val="20"/>
          <w:sz w:val="24"/>
        </w:rPr>
        <w:t xml:space="preserve"> </w:t>
      </w:r>
      <w:r>
        <w:rPr>
          <w:spacing w:val="20"/>
          <w:sz w:val="24"/>
          <w:lang w:val="en-US"/>
        </w:rPr>
        <w:t>imperativo</w:t>
      </w:r>
    </w:p>
    <w:p>
      <w:pPr>
        <w:pStyle w:val="Normal1"/>
        <w:spacing w:lineRule="auto" w:line="240"/>
        <w:ind w:firstLine="284" w:end="0"/>
        <w:rPr>
          <w:spacing w:val="20"/>
          <w:sz w:val="24"/>
        </w:rPr>
      </w:pPr>
      <w:r>
        <w:rPr>
          <w:spacing w:val="20"/>
          <w:sz w:val="24"/>
        </w:rPr>
      </w:r>
    </w:p>
    <w:p>
      <w:pPr>
        <w:pStyle w:val="Normal1"/>
        <w:spacing w:lineRule="auto" w:line="240"/>
        <w:ind w:firstLine="284" w:end="0"/>
        <w:jc w:val="center"/>
        <w:rPr>
          <w:b/>
          <w:i/>
          <w:i/>
          <w:sz w:val="24"/>
        </w:rPr>
      </w:pPr>
      <w:r>
        <w:rPr>
          <w:b/>
          <w:i/>
          <w:sz w:val="24"/>
        </w:rPr>
        <w:t>Действительный залог</w:t>
      </w:r>
    </w:p>
    <w:p>
      <w:pPr>
        <w:pStyle w:val="Normal1"/>
        <w:spacing w:lineRule="auto" w:line="240"/>
        <w:ind w:firstLine="284" w:end="0"/>
        <w:jc w:val="center"/>
        <w:rPr>
          <w:b/>
          <w:i/>
          <w:i/>
          <w:sz w:val="24"/>
        </w:rPr>
      </w:pPr>
      <w:r>
        <w:rPr>
          <w:b/>
          <w:i/>
          <w:sz w:val="24"/>
        </w:rPr>
      </w:r>
    </w:p>
    <w:p>
      <w:pPr>
        <w:pStyle w:val="Heading3"/>
        <w:ind w:hanging="0" w:start="0"/>
        <w:rPr/>
      </w:pPr>
      <w:bookmarkStart w:id="64" w:name="__RefHeading___Toc1886054"/>
      <w:bookmarkEnd w:id="64"/>
      <w:r>
        <w:rPr/>
        <w:t>§ 50. Образование простых времен изъявительного наклонения действительного залога глаголов обычного спряжения</w:t>
      </w:r>
    </w:p>
    <w:p>
      <w:pPr>
        <w:pStyle w:val="Normal"/>
        <w:rPr/>
      </w:pPr>
      <w:r>
        <w:rPr/>
      </w:r>
    </w:p>
    <w:p>
      <w:pPr>
        <w:pStyle w:val="Normal1"/>
        <w:spacing w:lineRule="auto" w:line="240"/>
        <w:ind w:firstLine="284" w:end="0"/>
        <w:rPr>
          <w:sz w:val="24"/>
        </w:rPr>
      </w:pPr>
      <w:r>
        <w:rPr>
          <w:sz w:val="24"/>
        </w:rPr>
        <w:t>Простые временные формы образуются присоединением соответствующих окончаний к основе глагола или к инфинитиву.</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t xml:space="preserve">1. </w:t>
      </w:r>
      <w:r>
        <w:rPr>
          <w:i/>
          <w:iCs/>
          <w:sz w:val="24"/>
          <w:lang w:val="en-US"/>
        </w:rPr>
        <w:t>Presente</w:t>
      </w:r>
    </w:p>
    <w:tbl>
      <w:tblPr>
        <w:tblW w:w="10776" w:type="dxa"/>
        <w:jc w:val="start"/>
        <w:tblInd w:w="40" w:type="dxa"/>
        <w:tblLayout w:type="fixed"/>
        <w:tblCellMar>
          <w:top w:w="0" w:type="dxa"/>
          <w:start w:w="40" w:type="dxa"/>
          <w:bottom w:w="0" w:type="dxa"/>
          <w:end w:w="40" w:type="dxa"/>
        </w:tblCellMar>
      </w:tblPr>
      <w:tblGrid>
        <w:gridCol w:w="1418"/>
        <w:gridCol w:w="1276"/>
        <w:gridCol w:w="1418"/>
        <w:gridCol w:w="1276"/>
        <w:gridCol w:w="1418"/>
        <w:gridCol w:w="1276"/>
        <w:gridCol w:w="1277"/>
        <w:gridCol w:w="1417"/>
      </w:tblGrid>
      <w:tr>
        <w:trPr>
          <w:trHeight w:val="520" w:hRule="exact"/>
        </w:trPr>
        <w:tc>
          <w:tcPr>
            <w:tcW w:w="1418" w:type="dxa"/>
            <w:vMerge w:val="restart"/>
            <w:tcBorders>
              <w:end w:val="single" w:sz="6" w:space="0" w:color="000000"/>
            </w:tcBorders>
          </w:tcPr>
          <w:p>
            <w:pPr>
              <w:pStyle w:val="Normal1"/>
              <w:snapToGrid w:val="false"/>
              <w:spacing w:lineRule="auto" w:line="240"/>
              <w:ind w:firstLine="284" w:end="0"/>
              <w:jc w:val="center"/>
              <w:rPr>
                <w:sz w:val="24"/>
              </w:rPr>
            </w:pPr>
            <w:r>
              <w:rPr>
                <w:sz w:val="24"/>
              </w:rPr>
            </w:r>
          </w:p>
          <w:p>
            <w:pPr>
              <w:pStyle w:val="Normal1"/>
              <w:spacing w:lineRule="auto" w:line="240"/>
              <w:ind w:firstLine="284" w:end="0"/>
              <w:jc w:val="center"/>
              <w:rPr>
                <w:sz w:val="24"/>
              </w:rPr>
            </w:pPr>
            <w:r>
              <w:rPr>
                <w:sz w:val="24"/>
              </w:rPr>
            </w:r>
          </w:p>
        </w:tc>
        <w:tc>
          <w:tcPr>
            <w:tcW w:w="3970"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pacing w:val="20"/>
                <w:sz w:val="24"/>
              </w:rPr>
            </w:pPr>
            <w:r>
              <w:rPr>
                <w:spacing w:val="20"/>
                <w:sz w:val="24"/>
              </w:rPr>
              <w:t>Единственное число</w:t>
            </w:r>
          </w:p>
          <w:p>
            <w:pPr>
              <w:pStyle w:val="Normal1"/>
              <w:spacing w:lineRule="auto" w:line="240"/>
              <w:ind w:firstLine="284" w:end="0"/>
              <w:jc w:val="center"/>
              <w:rPr>
                <w:spacing w:val="20"/>
                <w:sz w:val="24"/>
              </w:rPr>
            </w:pPr>
            <w:r>
              <w:rPr>
                <w:spacing w:val="20"/>
                <w:sz w:val="24"/>
              </w:rPr>
            </w:r>
          </w:p>
        </w:tc>
        <w:tc>
          <w:tcPr>
            <w:tcW w:w="3971"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pacing w:val="20"/>
                <w:sz w:val="24"/>
              </w:rPr>
            </w:pPr>
            <w:r>
              <w:rPr>
                <w:spacing w:val="20"/>
                <w:sz w:val="24"/>
              </w:rPr>
              <w:t>Множественное число</w:t>
            </w:r>
          </w:p>
          <w:p>
            <w:pPr>
              <w:pStyle w:val="Normal1"/>
              <w:spacing w:lineRule="auto" w:line="240"/>
              <w:ind w:firstLine="284" w:end="0"/>
              <w:jc w:val="center"/>
              <w:rPr>
                <w:spacing w:val="20"/>
                <w:sz w:val="24"/>
              </w:rPr>
            </w:pPr>
            <w:r>
              <w:rPr>
                <w:spacing w:val="20"/>
                <w:sz w:val="24"/>
              </w:rPr>
            </w:r>
          </w:p>
        </w:tc>
        <w:tc>
          <w:tcPr>
            <w:tcW w:w="1417" w:type="dxa"/>
            <w:tcBorders>
              <w:start w:val="single" w:sz="6" w:space="0" w:color="000000"/>
              <w:bottom w:val="single" w:sz="6" w:space="0" w:color="000000"/>
            </w:tcBorders>
          </w:tcPr>
          <w:p>
            <w:pPr>
              <w:pStyle w:val="Normal1"/>
              <w:snapToGrid w:val="false"/>
              <w:spacing w:lineRule="auto" w:line="240"/>
              <w:ind w:firstLine="284" w:end="0"/>
              <w:jc w:val="center"/>
              <w:rPr>
                <w:sz w:val="24"/>
              </w:rPr>
            </w:pPr>
            <w:r>
              <w:rPr>
                <w:sz w:val="24"/>
              </w:rPr>
            </w:r>
          </w:p>
          <w:p>
            <w:pPr>
              <w:pStyle w:val="Normal1"/>
              <w:spacing w:lineRule="auto" w:line="240"/>
              <w:ind w:firstLine="284" w:end="0"/>
              <w:jc w:val="center"/>
              <w:rPr>
                <w:sz w:val="24"/>
              </w:rPr>
            </w:pPr>
            <w:r>
              <w:rPr>
                <w:sz w:val="24"/>
              </w:rPr>
            </w:r>
          </w:p>
        </w:tc>
      </w:tr>
      <w:tr>
        <w:trPr>
          <w:trHeight w:val="300" w:hRule="exact"/>
        </w:trPr>
        <w:tc>
          <w:tcPr>
            <w:tcW w:w="1418" w:type="dxa"/>
            <w:vMerge w:val="continue"/>
            <w:tcBorders>
              <w:end w:val="single" w:sz="6" w:space="0" w:color="000000"/>
            </w:tcBorders>
          </w:tcPr>
          <w:p>
            <w:pPr>
              <w:pStyle w:val="Normal1"/>
              <w:snapToGrid w:val="false"/>
              <w:spacing w:lineRule="auto" w:line="240"/>
              <w:ind w:firstLine="284" w:end="0"/>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1</w:t>
            </w:r>
          </w:p>
          <w:p>
            <w:pPr>
              <w:pStyle w:val="Normal1"/>
              <w:spacing w:lineRule="auto" w:line="240"/>
              <w:ind w:firstLine="284"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2</w:t>
            </w:r>
          </w:p>
          <w:p>
            <w:pPr>
              <w:pStyle w:val="Normal1"/>
              <w:spacing w:lineRule="auto" w:line="240"/>
              <w:ind w:firstLine="284"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3</w:t>
            </w:r>
          </w:p>
          <w:p>
            <w:pPr>
              <w:pStyle w:val="Normal1"/>
              <w:spacing w:lineRule="auto" w:line="240"/>
              <w:ind w:firstLine="284"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1</w:t>
            </w:r>
          </w:p>
          <w:p>
            <w:pPr>
              <w:pStyle w:val="Normal1"/>
              <w:spacing w:lineRule="auto" w:line="240"/>
              <w:ind w:firstLine="284"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2</w:t>
            </w:r>
          </w:p>
          <w:p>
            <w:pPr>
              <w:pStyle w:val="Normal1"/>
              <w:spacing w:lineRule="auto" w:line="240"/>
              <w:ind w:firstLine="284" w:end="0"/>
              <w:jc w:val="center"/>
              <w:rPr>
                <w:sz w:val="24"/>
              </w:rPr>
            </w:pPr>
            <w:r>
              <w:rPr>
                <w:sz w:val="24"/>
              </w:rPr>
            </w:r>
          </w:p>
        </w:tc>
        <w:tc>
          <w:tcPr>
            <w:tcW w:w="1277"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3</w:t>
            </w:r>
          </w:p>
          <w:p>
            <w:pPr>
              <w:pStyle w:val="Normal1"/>
              <w:spacing w:lineRule="auto" w:line="240"/>
              <w:ind w:firstLine="284" w:end="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rPr>
                <w:sz w:val="24"/>
              </w:rPr>
            </w:pPr>
            <w:r>
              <w:rPr>
                <w:sz w:val="24"/>
              </w:rPr>
              <w:t>Лицо</w:t>
            </w:r>
          </w:p>
          <w:p>
            <w:pPr>
              <w:pStyle w:val="Normal1"/>
              <w:spacing w:lineRule="auto" w:line="240"/>
              <w:ind w:firstLine="284" w:end="0"/>
              <w:rPr>
                <w:sz w:val="24"/>
              </w:rPr>
            </w:pPr>
            <w:r>
              <w:rPr>
                <w:sz w:val="24"/>
              </w:rPr>
            </w:r>
          </w:p>
        </w:tc>
      </w:tr>
      <w:tr>
        <w:trPr>
          <w:trHeight w:val="641" w:hRule="exact"/>
        </w:trPr>
        <w:tc>
          <w:tcPr>
            <w:tcW w:w="1418" w:type="dxa"/>
            <w:vMerge w:val="restart"/>
            <w:tcBorders>
              <w:top w:val="single" w:sz="6" w:space="0" w:color="000000"/>
              <w:start w:val="single" w:sz="6" w:space="0" w:color="000000"/>
              <w:end w:val="single" w:sz="6" w:space="0" w:color="000000"/>
            </w:tcBorders>
          </w:tcPr>
          <w:p>
            <w:pPr>
              <w:pStyle w:val="Normal1"/>
              <w:spacing w:lineRule="auto" w:line="240"/>
              <w:jc w:val="center"/>
              <w:rPr>
                <w:sz w:val="24"/>
              </w:rPr>
            </w:pPr>
            <w:r>
              <w:rPr>
                <w:sz w:val="24"/>
              </w:rPr>
              <w:t>Основа глагола</w:t>
            </w:r>
          </w:p>
          <w:p>
            <w:pPr>
              <w:pStyle w:val="Normal1"/>
              <w:spacing w:lineRule="auto" w:line="24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-о</w:t>
            </w:r>
          </w:p>
          <w:p>
            <w:pPr>
              <w:pStyle w:val="Normal1"/>
              <w:spacing w:lineRule="auto" w:line="24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-as</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w:t>
            </w:r>
          </w:p>
          <w:p>
            <w:pPr>
              <w:pStyle w:val="Normal1"/>
              <w:spacing w:lineRule="auto" w:line="240"/>
              <w:jc w:val="center"/>
              <w:rPr>
                <w:sz w:val="24"/>
                <w:lang w:val="en-US"/>
              </w:rPr>
            </w:pPr>
            <w:r>
              <w:rPr>
                <w:sz w:val="24"/>
                <w:lang w:val="en-US"/>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-amos</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-áis</w:t>
            </w:r>
          </w:p>
          <w:p>
            <w:pPr>
              <w:pStyle w:val="Normal1"/>
              <w:spacing w:lineRule="auto" w:line="240"/>
              <w:jc w:val="center"/>
              <w:rPr>
                <w:sz w:val="24"/>
                <w:lang w:val="en-US"/>
              </w:rPr>
            </w:pPr>
            <w:r>
              <w:rPr>
                <w:sz w:val="24"/>
                <w:lang w:val="en-US"/>
              </w:rPr>
            </w:r>
          </w:p>
        </w:tc>
        <w:tc>
          <w:tcPr>
            <w:tcW w:w="127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w:t>
            </w:r>
            <w:r>
              <w:rPr>
                <w:sz w:val="24"/>
                <w:lang w:val="en-US"/>
              </w:rPr>
              <w:t>an</w:t>
            </w:r>
          </w:p>
          <w:p>
            <w:pPr>
              <w:pStyle w:val="Normal1"/>
              <w:spacing w:lineRule="auto" w:line="24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Спряжение</w:t>
            </w:r>
          </w:p>
          <w:p>
            <w:pPr>
              <w:pStyle w:val="Normal1"/>
              <w:spacing w:lineRule="auto" w:line="240"/>
              <w:jc w:val="center"/>
              <w:rPr>
                <w:sz w:val="24"/>
              </w:rPr>
            </w:pPr>
            <w:r>
              <w:rPr>
                <w:sz w:val="24"/>
                <w:lang w:val="en-US"/>
              </w:rPr>
              <w:t>I</w:t>
            </w:r>
          </w:p>
          <w:p>
            <w:pPr>
              <w:pStyle w:val="Normal1"/>
              <w:spacing w:lineRule="auto" w:line="240"/>
              <w:jc w:val="center"/>
              <w:rPr>
                <w:sz w:val="24"/>
              </w:rPr>
            </w:pPr>
            <w:r>
              <w:rPr>
                <w:sz w:val="24"/>
              </w:rPr>
            </w:r>
          </w:p>
        </w:tc>
      </w:tr>
      <w:tr>
        <w:trPr>
          <w:trHeight w:val="300" w:hRule="exact"/>
        </w:trPr>
        <w:tc>
          <w:tcPr>
            <w:tcW w:w="1418" w:type="dxa"/>
            <w:vMerge w:val="continue"/>
            <w:tcBorders>
              <w:top w:val="single" w:sz="6" w:space="0" w:color="000000"/>
              <w:start w:val="single" w:sz="6" w:space="0" w:color="000000"/>
              <w:end w:val="single" w:sz="6" w:space="0" w:color="000000"/>
            </w:tcBorders>
          </w:tcPr>
          <w:p>
            <w:pPr>
              <w:pStyle w:val="Normal1"/>
              <w:snapToGrid w:val="false"/>
              <w:spacing w:lineRule="auto" w:line="24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-о</w:t>
            </w:r>
          </w:p>
          <w:p>
            <w:pPr>
              <w:pStyle w:val="Normal1"/>
              <w:spacing w:lineRule="auto" w:line="24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-es</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-e</w:t>
            </w:r>
          </w:p>
          <w:p>
            <w:pPr>
              <w:pStyle w:val="Normal1"/>
              <w:spacing w:lineRule="auto" w:line="240"/>
              <w:jc w:val="center"/>
              <w:rPr>
                <w:sz w:val="24"/>
                <w:lang w:val="en-US"/>
              </w:rPr>
            </w:pPr>
            <w:r>
              <w:rPr>
                <w:sz w:val="24"/>
                <w:lang w:val="en-US"/>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-emos</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-éis</w:t>
            </w:r>
          </w:p>
          <w:p>
            <w:pPr>
              <w:pStyle w:val="Normal1"/>
              <w:spacing w:lineRule="auto" w:line="240"/>
              <w:jc w:val="center"/>
              <w:rPr>
                <w:sz w:val="24"/>
                <w:lang w:val="en-US"/>
              </w:rPr>
            </w:pPr>
            <w:r>
              <w:rPr>
                <w:sz w:val="24"/>
                <w:lang w:val="en-US"/>
              </w:rPr>
            </w:r>
          </w:p>
        </w:tc>
        <w:tc>
          <w:tcPr>
            <w:tcW w:w="127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w:t>
            </w:r>
            <w:r>
              <w:rPr>
                <w:sz w:val="24"/>
                <w:lang w:val="en-US"/>
              </w:rPr>
              <w:t>en</w:t>
            </w:r>
          </w:p>
          <w:p>
            <w:pPr>
              <w:pStyle w:val="Normal1"/>
              <w:spacing w:lineRule="auto" w:line="24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II</w:t>
            </w:r>
          </w:p>
          <w:p>
            <w:pPr>
              <w:pStyle w:val="Normal1"/>
              <w:spacing w:lineRule="auto" w:line="240"/>
              <w:jc w:val="center"/>
              <w:rPr>
                <w:sz w:val="24"/>
              </w:rPr>
            </w:pPr>
            <w:r>
              <w:rPr>
                <w:sz w:val="24"/>
              </w:rPr>
            </w:r>
          </w:p>
        </w:tc>
      </w:tr>
      <w:tr>
        <w:trPr>
          <w:trHeight w:val="320" w:hRule="exact"/>
        </w:trPr>
        <w:tc>
          <w:tcPr>
            <w:tcW w:w="1418" w:type="dxa"/>
            <w:vMerge w:val="continue"/>
            <w:tcBorders>
              <w:top w:val="single" w:sz="6" w:space="0" w:color="000000"/>
              <w:start w:val="single" w:sz="6" w:space="0" w:color="000000"/>
              <w:end w:val="single" w:sz="6" w:space="0" w:color="000000"/>
            </w:tcBorders>
          </w:tcPr>
          <w:p>
            <w:pPr>
              <w:pStyle w:val="Normal1"/>
              <w:snapToGrid w:val="false"/>
              <w:spacing w:lineRule="auto" w:line="24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-о</w:t>
            </w:r>
          </w:p>
          <w:p>
            <w:pPr>
              <w:pStyle w:val="Normal1"/>
              <w:spacing w:lineRule="auto" w:line="24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w:t>
            </w:r>
            <w:r>
              <w:rPr>
                <w:sz w:val="24"/>
                <w:lang w:val="en-US"/>
              </w:rPr>
              <w:t>es</w:t>
            </w:r>
          </w:p>
          <w:p>
            <w:pPr>
              <w:pStyle w:val="Normal1"/>
              <w:spacing w:lineRule="auto" w:line="24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-e</w:t>
            </w:r>
          </w:p>
          <w:p>
            <w:pPr>
              <w:pStyle w:val="Normal1"/>
              <w:spacing w:lineRule="auto" w:line="240"/>
              <w:jc w:val="center"/>
              <w:rPr>
                <w:sz w:val="24"/>
                <w:lang w:val="en-US"/>
              </w:rPr>
            </w:pPr>
            <w:r>
              <w:rPr>
                <w:sz w:val="24"/>
                <w:lang w:val="en-US"/>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-imos</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-ís</w:t>
            </w:r>
          </w:p>
          <w:p>
            <w:pPr>
              <w:pStyle w:val="Normal1"/>
              <w:spacing w:lineRule="auto" w:line="240"/>
              <w:jc w:val="center"/>
              <w:rPr>
                <w:sz w:val="24"/>
                <w:lang w:val="en-US"/>
              </w:rPr>
            </w:pPr>
            <w:r>
              <w:rPr>
                <w:sz w:val="24"/>
                <w:lang w:val="en-US"/>
              </w:rPr>
            </w:r>
          </w:p>
        </w:tc>
        <w:tc>
          <w:tcPr>
            <w:tcW w:w="127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-en</w:t>
            </w:r>
          </w:p>
          <w:p>
            <w:pPr>
              <w:pStyle w:val="Normal1"/>
              <w:spacing w:lineRule="auto" w:line="240"/>
              <w:jc w:val="center"/>
              <w:rPr>
                <w:sz w:val="24"/>
                <w:lang w:val="en-US"/>
              </w:rPr>
            </w:pPr>
            <w:r>
              <w:rPr>
                <w:sz w:val="24"/>
                <w:lang w:val="en-US"/>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lang w:val="en-US"/>
              </w:rPr>
              <w:t>III</w:t>
            </w:r>
          </w:p>
          <w:p>
            <w:pPr>
              <w:pStyle w:val="Normal1"/>
              <w:spacing w:lineRule="auto" w:line="240"/>
              <w:jc w:val="center"/>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jc w:val="center"/>
        <w:rPr>
          <w:spacing w:val="20"/>
          <w:sz w:val="24"/>
        </w:rPr>
      </w:pPr>
      <w:r>
        <w:rPr>
          <w:spacing w:val="20"/>
          <w:sz w:val="24"/>
        </w:rPr>
        <w:t>Типовые примеры:</w:t>
      </w:r>
    </w:p>
    <w:p>
      <w:pPr>
        <w:pStyle w:val="Normal1"/>
        <w:spacing w:lineRule="auto" w:line="240"/>
        <w:ind w:firstLine="284" w:end="0"/>
        <w:rPr>
          <w:sz w:val="24"/>
        </w:rPr>
      </w:pPr>
      <w:r>
        <w:rPr>
          <w:sz w:val="24"/>
        </w:rPr>
        <w:t xml:space="preserve">                                                            </w:t>
      </w:r>
    </w:p>
    <w:p>
      <w:pPr>
        <w:pStyle w:val="Normal1"/>
        <w:spacing w:lineRule="auto" w:line="240"/>
        <w:ind w:firstLine="284" w:end="0"/>
        <w:jc w:val="center"/>
        <w:rPr>
          <w:sz w:val="24"/>
          <w:lang w:val="en-US"/>
        </w:rPr>
      </w:pPr>
      <w:r>
        <w:rPr>
          <w:b/>
          <w:bCs/>
          <w:sz w:val="24"/>
        </w:rPr>
        <w:t xml:space="preserve">      </w:t>
      </w:r>
      <w:r>
        <w:rPr>
          <w:b/>
          <w:bCs/>
          <w:sz w:val="24"/>
          <w:lang w:val="en-US"/>
        </w:rPr>
        <w:t>Hablar</w:t>
      </w:r>
      <w:r>
        <w:rPr>
          <w:sz w:val="24"/>
          <w:lang w:val="en-US"/>
        </w:rPr>
        <w:t xml:space="preserve">           </w:t>
      </w:r>
      <w:r>
        <w:rPr>
          <w:b/>
          <w:bCs/>
          <w:sz w:val="24"/>
          <w:lang w:val="en-US"/>
        </w:rPr>
        <w:t>Comprender</w:t>
      </w:r>
      <w:r>
        <w:rPr>
          <w:sz w:val="24"/>
          <w:lang w:val="en-US"/>
        </w:rPr>
        <w:t xml:space="preserve">       </w:t>
      </w:r>
      <w:r>
        <w:rPr>
          <w:b/>
          <w:bCs/>
          <w:sz w:val="24"/>
          <w:lang w:val="en-US"/>
        </w:rPr>
        <w:t>Permitir</w:t>
      </w:r>
    </w:p>
    <w:tbl>
      <w:tblPr>
        <w:tblW w:w="5920" w:type="dxa"/>
        <w:jc w:val="start"/>
        <w:tblInd w:w="2410" w:type="dxa"/>
        <w:tblLayout w:type="fixed"/>
        <w:tblCellMar>
          <w:top w:w="0" w:type="dxa"/>
          <w:start w:w="108" w:type="dxa"/>
          <w:bottom w:w="0" w:type="dxa"/>
          <w:end w:w="108" w:type="dxa"/>
        </w:tblCellMar>
      </w:tblPr>
      <w:tblGrid>
        <w:gridCol w:w="1275"/>
        <w:gridCol w:w="1440"/>
        <w:gridCol w:w="1725"/>
        <w:gridCol w:w="1480"/>
      </w:tblGrid>
      <w:tr>
        <w:trPr/>
        <w:tc>
          <w:tcPr>
            <w:tcW w:w="1275" w:type="dxa"/>
            <w:tcBorders/>
          </w:tcPr>
          <w:p>
            <w:pPr>
              <w:pStyle w:val="Normal1"/>
              <w:tabs>
                <w:tab w:val="clear" w:pos="720"/>
                <w:tab w:val="left" w:pos="5387" w:leader="none"/>
              </w:tabs>
              <w:spacing w:lineRule="auto" w:line="240"/>
              <w:jc w:val="start"/>
              <w:rPr>
                <w:sz w:val="24"/>
                <w:lang w:val="en-US"/>
              </w:rPr>
            </w:pPr>
            <w:r>
              <w:rPr>
                <w:sz w:val="24"/>
                <w:lang w:val="en-US"/>
              </w:rPr>
              <w:t>(yo)</w:t>
            </w:r>
          </w:p>
        </w:tc>
        <w:tc>
          <w:tcPr>
            <w:tcW w:w="1440" w:type="dxa"/>
            <w:tcBorders/>
          </w:tcPr>
          <w:p>
            <w:pPr>
              <w:pStyle w:val="Normal1"/>
              <w:tabs>
                <w:tab w:val="clear" w:pos="720"/>
                <w:tab w:val="left" w:pos="5387" w:leader="none"/>
              </w:tabs>
              <w:jc w:val="start"/>
              <w:rPr>
                <w:sz w:val="24"/>
                <w:lang w:val="en-US"/>
              </w:rPr>
            </w:pPr>
            <w:r>
              <w:rPr>
                <w:sz w:val="24"/>
                <w:lang w:val="en-US"/>
              </w:rPr>
              <w:t>habl</w:t>
            </w:r>
            <w:r>
              <w:rPr>
                <w:b/>
                <w:bCs/>
                <w:sz w:val="24"/>
                <w:lang w:val="en-US"/>
              </w:rPr>
              <w:t>o</w:t>
            </w:r>
          </w:p>
        </w:tc>
        <w:tc>
          <w:tcPr>
            <w:tcW w:w="1725" w:type="dxa"/>
            <w:tcBorders/>
          </w:tcPr>
          <w:p>
            <w:pPr>
              <w:pStyle w:val="Normal1"/>
              <w:tabs>
                <w:tab w:val="clear" w:pos="720"/>
                <w:tab w:val="left" w:pos="5387" w:leader="none"/>
              </w:tabs>
              <w:rPr>
                <w:sz w:val="24"/>
                <w:lang w:val="en-US"/>
              </w:rPr>
            </w:pPr>
            <w:r>
              <w:rPr>
                <w:sz w:val="24"/>
                <w:lang w:val="en-US"/>
              </w:rPr>
              <w:t>comprend</w:t>
            </w:r>
            <w:r>
              <w:rPr>
                <w:b/>
                <w:bCs/>
                <w:sz w:val="24"/>
                <w:lang w:val="en-US"/>
              </w:rPr>
              <w:t>o</w:t>
            </w:r>
          </w:p>
        </w:tc>
        <w:tc>
          <w:tcPr>
            <w:tcW w:w="1480" w:type="dxa"/>
            <w:tcBorders/>
          </w:tcPr>
          <w:p>
            <w:pPr>
              <w:pStyle w:val="Normal1"/>
              <w:tabs>
                <w:tab w:val="clear" w:pos="720"/>
                <w:tab w:val="left" w:pos="5387" w:leader="none"/>
              </w:tabs>
              <w:jc w:val="start"/>
              <w:rPr/>
            </w:pPr>
            <w:r>
              <w:rPr>
                <w:sz w:val="24"/>
                <w:lang w:val="en-US"/>
              </w:rPr>
              <w:t>perm</w:t>
            </w:r>
            <w:r>
              <w:rPr>
                <w:b/>
                <w:bCs/>
                <w:sz w:val="24"/>
                <w:lang w:val="en-US"/>
              </w:rPr>
              <w:t>ito</w:t>
            </w:r>
            <w:r>
              <w:rPr>
                <w:sz w:val="24"/>
                <w:lang w:val="en-US"/>
              </w:rPr>
              <w:t xml:space="preserve"> </w:t>
            </w:r>
          </w:p>
        </w:tc>
      </w:tr>
      <w:tr>
        <w:trPr/>
        <w:tc>
          <w:tcPr>
            <w:tcW w:w="1275" w:type="dxa"/>
            <w:tcBorders/>
          </w:tcPr>
          <w:p>
            <w:pPr>
              <w:pStyle w:val="Normal1"/>
              <w:spacing w:lineRule="auto" w:line="240"/>
              <w:jc w:val="start"/>
              <w:rPr>
                <w:sz w:val="24"/>
                <w:lang w:val="en-US"/>
              </w:rPr>
            </w:pPr>
            <w:r>
              <w:rPr>
                <w:sz w:val="24"/>
                <w:lang w:val="en-US"/>
              </w:rPr>
              <w:t>(tú)</w:t>
            </w:r>
          </w:p>
        </w:tc>
        <w:tc>
          <w:tcPr>
            <w:tcW w:w="1440" w:type="dxa"/>
            <w:tcBorders/>
          </w:tcPr>
          <w:p>
            <w:pPr>
              <w:pStyle w:val="Normal1"/>
              <w:jc w:val="start"/>
              <w:rPr>
                <w:sz w:val="24"/>
                <w:lang w:val="en-US"/>
              </w:rPr>
            </w:pPr>
            <w:r>
              <w:rPr>
                <w:sz w:val="24"/>
                <w:lang w:val="en-US"/>
              </w:rPr>
              <w:t>habl</w:t>
            </w:r>
            <w:r>
              <w:rPr>
                <w:b/>
                <w:bCs/>
                <w:sz w:val="24"/>
                <w:lang w:val="en-US"/>
              </w:rPr>
              <w:t>as</w:t>
            </w:r>
          </w:p>
        </w:tc>
        <w:tc>
          <w:tcPr>
            <w:tcW w:w="1725" w:type="dxa"/>
            <w:tcBorders/>
          </w:tcPr>
          <w:p>
            <w:pPr>
              <w:pStyle w:val="Normal1"/>
              <w:rPr>
                <w:sz w:val="24"/>
                <w:lang w:val="en-US"/>
              </w:rPr>
            </w:pPr>
            <w:r>
              <w:rPr>
                <w:sz w:val="24"/>
                <w:lang w:val="en-US"/>
              </w:rPr>
              <w:t>comprend</w:t>
            </w:r>
            <w:r>
              <w:rPr>
                <w:b/>
                <w:bCs/>
                <w:sz w:val="24"/>
                <w:lang w:val="en-US"/>
              </w:rPr>
              <w:t>es</w:t>
            </w:r>
          </w:p>
        </w:tc>
        <w:tc>
          <w:tcPr>
            <w:tcW w:w="1480" w:type="dxa"/>
            <w:tcBorders/>
          </w:tcPr>
          <w:p>
            <w:pPr>
              <w:pStyle w:val="Normal1"/>
              <w:jc w:val="start"/>
              <w:rPr>
                <w:sz w:val="24"/>
                <w:lang w:val="en-US"/>
              </w:rPr>
            </w:pPr>
            <w:r>
              <w:rPr>
                <w:sz w:val="24"/>
                <w:lang w:val="en-US"/>
              </w:rPr>
              <w:t>perm</w:t>
            </w:r>
            <w:r>
              <w:rPr>
                <w:b/>
                <w:bCs/>
                <w:sz w:val="24"/>
                <w:lang w:val="en-US"/>
              </w:rPr>
              <w:t xml:space="preserve">ites </w:t>
            </w:r>
          </w:p>
        </w:tc>
      </w:tr>
      <w:tr>
        <w:trPr/>
        <w:tc>
          <w:tcPr>
            <w:tcW w:w="1275" w:type="dxa"/>
            <w:tcBorders/>
          </w:tcPr>
          <w:p>
            <w:pPr>
              <w:pStyle w:val="Normal1"/>
              <w:spacing w:lineRule="auto" w:line="240"/>
              <w:jc w:val="start"/>
              <w:rPr>
                <w:sz w:val="24"/>
                <w:lang w:val="en-US"/>
              </w:rPr>
            </w:pPr>
            <w:r>
              <w:rPr>
                <w:sz w:val="24"/>
                <w:lang w:val="en-US"/>
              </w:rPr>
              <w:t>(él)*</w:t>
            </w:r>
          </w:p>
        </w:tc>
        <w:tc>
          <w:tcPr>
            <w:tcW w:w="1440" w:type="dxa"/>
            <w:tcBorders/>
          </w:tcPr>
          <w:p>
            <w:pPr>
              <w:pStyle w:val="Normal1"/>
              <w:jc w:val="start"/>
              <w:rPr>
                <w:sz w:val="24"/>
                <w:lang w:val="en-US"/>
              </w:rPr>
            </w:pPr>
            <w:r>
              <w:rPr>
                <w:sz w:val="24"/>
                <w:lang w:val="en-US"/>
              </w:rPr>
              <w:t>habl</w:t>
            </w:r>
            <w:r>
              <w:rPr>
                <w:b/>
                <w:bCs/>
                <w:sz w:val="24"/>
                <w:lang w:val="en-US"/>
              </w:rPr>
              <w:t>a</w:t>
            </w:r>
          </w:p>
        </w:tc>
        <w:tc>
          <w:tcPr>
            <w:tcW w:w="1725" w:type="dxa"/>
            <w:tcBorders/>
          </w:tcPr>
          <w:p>
            <w:pPr>
              <w:pStyle w:val="Normal1"/>
              <w:rPr>
                <w:sz w:val="24"/>
                <w:lang w:val="en-US"/>
              </w:rPr>
            </w:pPr>
            <w:r>
              <w:rPr>
                <w:sz w:val="24"/>
                <w:lang w:val="en-US"/>
              </w:rPr>
              <w:t>comprend</w:t>
            </w:r>
            <w:r>
              <w:rPr>
                <w:b/>
                <w:bCs/>
                <w:sz w:val="24"/>
                <w:lang w:val="en-US"/>
              </w:rPr>
              <w:t>e</w:t>
            </w:r>
          </w:p>
        </w:tc>
        <w:tc>
          <w:tcPr>
            <w:tcW w:w="1480" w:type="dxa"/>
            <w:tcBorders/>
          </w:tcPr>
          <w:p>
            <w:pPr>
              <w:pStyle w:val="Normal1"/>
              <w:jc w:val="start"/>
              <w:rPr/>
            </w:pPr>
            <w:r>
              <w:rPr>
                <w:sz w:val="24"/>
                <w:lang w:val="en-US"/>
              </w:rPr>
              <w:t>perm</w:t>
            </w:r>
            <w:r>
              <w:rPr>
                <w:b/>
                <w:bCs/>
                <w:sz w:val="24"/>
                <w:lang w:val="en-US"/>
              </w:rPr>
              <w:t>ite</w:t>
            </w:r>
            <w:r>
              <w:rPr>
                <w:sz w:val="24"/>
                <w:lang w:val="en-US"/>
              </w:rPr>
              <w:t xml:space="preserve"> </w:t>
            </w:r>
          </w:p>
        </w:tc>
      </w:tr>
      <w:tr>
        <w:trPr/>
        <w:tc>
          <w:tcPr>
            <w:tcW w:w="1275" w:type="dxa"/>
            <w:tcBorders/>
          </w:tcPr>
          <w:p>
            <w:pPr>
              <w:pStyle w:val="Normal1"/>
              <w:spacing w:lineRule="auto" w:line="240"/>
              <w:jc w:val="start"/>
              <w:rPr>
                <w:sz w:val="24"/>
                <w:lang w:val="en-US"/>
              </w:rPr>
            </w:pPr>
            <w:r>
              <w:rPr>
                <w:sz w:val="24"/>
                <w:lang w:val="en-US"/>
              </w:rPr>
              <w:t>(nosotros)</w:t>
            </w:r>
          </w:p>
        </w:tc>
        <w:tc>
          <w:tcPr>
            <w:tcW w:w="1440" w:type="dxa"/>
            <w:tcBorders/>
          </w:tcPr>
          <w:p>
            <w:pPr>
              <w:pStyle w:val="Normal1"/>
              <w:jc w:val="start"/>
              <w:rPr>
                <w:sz w:val="24"/>
                <w:lang w:val="en-US"/>
              </w:rPr>
            </w:pPr>
            <w:r>
              <w:rPr>
                <w:sz w:val="24"/>
                <w:lang w:val="en-US"/>
              </w:rPr>
              <w:t>habl</w:t>
            </w:r>
            <w:r>
              <w:rPr>
                <w:b/>
                <w:bCs/>
                <w:sz w:val="24"/>
                <w:lang w:val="en-US"/>
              </w:rPr>
              <w:t>amos</w:t>
            </w:r>
          </w:p>
        </w:tc>
        <w:tc>
          <w:tcPr>
            <w:tcW w:w="1725" w:type="dxa"/>
            <w:tcBorders/>
          </w:tcPr>
          <w:p>
            <w:pPr>
              <w:pStyle w:val="Normal1"/>
              <w:rPr>
                <w:sz w:val="24"/>
                <w:lang w:val="en-US"/>
              </w:rPr>
            </w:pPr>
            <w:r>
              <w:rPr>
                <w:sz w:val="24"/>
                <w:lang w:val="en-US"/>
              </w:rPr>
              <w:t>comprend</w:t>
            </w:r>
            <w:r>
              <w:rPr>
                <w:b/>
                <w:bCs/>
                <w:sz w:val="24"/>
                <w:lang w:val="en-US"/>
              </w:rPr>
              <w:t>emos</w:t>
            </w:r>
          </w:p>
        </w:tc>
        <w:tc>
          <w:tcPr>
            <w:tcW w:w="1480" w:type="dxa"/>
            <w:tcBorders/>
          </w:tcPr>
          <w:p>
            <w:pPr>
              <w:pStyle w:val="Normal1"/>
              <w:jc w:val="start"/>
              <w:rPr>
                <w:sz w:val="24"/>
                <w:lang w:val="en-US"/>
              </w:rPr>
            </w:pPr>
            <w:r>
              <w:rPr>
                <w:sz w:val="24"/>
                <w:lang w:val="en-US"/>
              </w:rPr>
              <w:t>perm</w:t>
            </w:r>
            <w:r>
              <w:rPr>
                <w:b/>
                <w:bCs/>
                <w:sz w:val="24"/>
                <w:lang w:val="en-US"/>
              </w:rPr>
              <w:t xml:space="preserve">itimos </w:t>
            </w:r>
          </w:p>
        </w:tc>
      </w:tr>
      <w:tr>
        <w:trPr/>
        <w:tc>
          <w:tcPr>
            <w:tcW w:w="1275" w:type="dxa"/>
            <w:tcBorders/>
          </w:tcPr>
          <w:p>
            <w:pPr>
              <w:pStyle w:val="Normal1"/>
              <w:spacing w:lineRule="auto" w:line="240"/>
              <w:jc w:val="start"/>
              <w:rPr>
                <w:sz w:val="24"/>
                <w:lang w:val="en-US"/>
              </w:rPr>
            </w:pPr>
            <w:r>
              <w:rPr>
                <w:sz w:val="24"/>
                <w:lang w:val="en-US"/>
              </w:rPr>
              <w:t>(vosotros)</w:t>
            </w:r>
          </w:p>
        </w:tc>
        <w:tc>
          <w:tcPr>
            <w:tcW w:w="1440" w:type="dxa"/>
            <w:tcBorders/>
          </w:tcPr>
          <w:p>
            <w:pPr>
              <w:pStyle w:val="Normal1"/>
              <w:jc w:val="start"/>
              <w:rPr>
                <w:sz w:val="24"/>
                <w:lang w:val="en-US"/>
              </w:rPr>
            </w:pPr>
            <w:r>
              <w:rPr>
                <w:sz w:val="24"/>
                <w:lang w:val="en-US"/>
              </w:rPr>
              <w:t>habl</w:t>
            </w:r>
            <w:r>
              <w:rPr>
                <w:b/>
                <w:bCs/>
                <w:sz w:val="24"/>
                <w:lang w:val="en-US"/>
              </w:rPr>
              <w:t>áis</w:t>
            </w:r>
          </w:p>
        </w:tc>
        <w:tc>
          <w:tcPr>
            <w:tcW w:w="1725" w:type="dxa"/>
            <w:tcBorders/>
          </w:tcPr>
          <w:p>
            <w:pPr>
              <w:pStyle w:val="Normal1"/>
              <w:rPr>
                <w:sz w:val="24"/>
                <w:lang w:val="en-US"/>
              </w:rPr>
            </w:pPr>
            <w:r>
              <w:rPr>
                <w:sz w:val="24"/>
                <w:lang w:val="en-US"/>
              </w:rPr>
              <w:t>comprend</w:t>
            </w:r>
            <w:r>
              <w:rPr>
                <w:b/>
                <w:bCs/>
                <w:sz w:val="24"/>
                <w:lang w:val="en-US"/>
              </w:rPr>
              <w:t>éis</w:t>
            </w:r>
          </w:p>
        </w:tc>
        <w:tc>
          <w:tcPr>
            <w:tcW w:w="1480" w:type="dxa"/>
            <w:tcBorders/>
          </w:tcPr>
          <w:p>
            <w:pPr>
              <w:pStyle w:val="Normal1"/>
              <w:jc w:val="start"/>
              <w:rPr/>
            </w:pPr>
            <w:r>
              <w:rPr>
                <w:sz w:val="24"/>
                <w:lang w:val="en-US"/>
              </w:rPr>
              <w:t>perm</w:t>
            </w:r>
            <w:r>
              <w:rPr>
                <w:b/>
                <w:bCs/>
                <w:sz w:val="24"/>
                <w:lang w:val="en-US"/>
              </w:rPr>
              <w:t>itís</w:t>
            </w:r>
            <w:r>
              <w:rPr>
                <w:sz w:val="24"/>
                <w:lang w:val="en-US"/>
              </w:rPr>
              <w:t xml:space="preserve"> </w:t>
            </w:r>
          </w:p>
        </w:tc>
      </w:tr>
      <w:tr>
        <w:trPr/>
        <w:tc>
          <w:tcPr>
            <w:tcW w:w="1275" w:type="dxa"/>
            <w:tcBorders/>
          </w:tcPr>
          <w:p>
            <w:pPr>
              <w:pStyle w:val="Normal1"/>
              <w:spacing w:lineRule="auto" w:line="240"/>
              <w:jc w:val="start"/>
              <w:rPr>
                <w:sz w:val="24"/>
                <w:lang w:val="en-US"/>
              </w:rPr>
            </w:pPr>
            <w:r>
              <w:rPr>
                <w:sz w:val="24"/>
                <w:lang w:val="en-US"/>
              </w:rPr>
              <w:t>(ellos)</w:t>
            </w:r>
          </w:p>
        </w:tc>
        <w:tc>
          <w:tcPr>
            <w:tcW w:w="1440" w:type="dxa"/>
            <w:tcBorders/>
          </w:tcPr>
          <w:p>
            <w:pPr>
              <w:pStyle w:val="Normal1"/>
              <w:jc w:val="start"/>
              <w:rPr>
                <w:sz w:val="24"/>
                <w:lang w:val="en-US"/>
              </w:rPr>
            </w:pPr>
            <w:r>
              <w:rPr>
                <w:sz w:val="24"/>
                <w:lang w:val="en-US"/>
              </w:rPr>
              <w:t>habl</w:t>
            </w:r>
            <w:r>
              <w:rPr>
                <w:b/>
                <w:bCs/>
                <w:sz w:val="24"/>
                <w:lang w:val="en-US"/>
              </w:rPr>
              <w:t>an</w:t>
            </w:r>
          </w:p>
        </w:tc>
        <w:tc>
          <w:tcPr>
            <w:tcW w:w="1725" w:type="dxa"/>
            <w:tcBorders/>
          </w:tcPr>
          <w:p>
            <w:pPr>
              <w:pStyle w:val="Normal1"/>
              <w:rPr>
                <w:sz w:val="24"/>
              </w:rPr>
            </w:pPr>
            <w:r>
              <w:rPr>
                <w:sz w:val="24"/>
                <w:lang w:val="en-US"/>
              </w:rPr>
              <w:t>comprend</w:t>
            </w:r>
            <w:r>
              <w:rPr>
                <w:b/>
                <w:bCs/>
                <w:sz w:val="24"/>
                <w:lang w:val="en-US"/>
              </w:rPr>
              <w:t>en</w:t>
            </w:r>
          </w:p>
        </w:tc>
        <w:tc>
          <w:tcPr>
            <w:tcW w:w="1480" w:type="dxa"/>
            <w:tcBorders/>
          </w:tcPr>
          <w:p>
            <w:pPr>
              <w:pStyle w:val="Normal1"/>
              <w:jc w:val="start"/>
              <w:rPr>
                <w:sz w:val="24"/>
              </w:rPr>
            </w:pPr>
            <w:r>
              <w:rPr>
                <w:sz w:val="24"/>
                <w:lang w:val="en-US"/>
              </w:rPr>
              <w:t>perm</w:t>
            </w:r>
            <w:r>
              <w:rPr>
                <w:b/>
                <w:bCs/>
                <w:sz w:val="24"/>
                <w:lang w:val="en-US"/>
              </w:rPr>
              <w:t>iten</w:t>
            </w:r>
          </w:p>
        </w:tc>
      </w:tr>
    </w:tbl>
    <w:p>
      <w:pPr>
        <w:pStyle w:val="Normal1"/>
        <w:spacing w:lineRule="auto" w:line="240"/>
        <w:ind w:firstLine="284" w:start="2410" w:end="0"/>
        <w:rPr>
          <w:sz w:val="24"/>
        </w:rPr>
      </w:pPr>
      <w:r>
        <w:rPr>
          <w:sz w:val="24"/>
        </w:rPr>
        <w:t xml:space="preserve"> </w:t>
      </w:r>
    </w:p>
    <w:p>
      <w:pPr>
        <w:pStyle w:val="Normal1"/>
        <w:pBdr>
          <w:top w:val="single" w:sz="4" w:space="1" w:color="000000"/>
        </w:pBdr>
        <w:spacing w:lineRule="auto" w:line="240"/>
        <w:ind w:firstLine="284" w:end="0"/>
        <w:rPr/>
      </w:pPr>
      <w:r>
        <w:rPr/>
        <w:t>* В тех лицах типовых примеров, где имеется два или более местоимений, бу</w:t>
        <w:softHyphen/>
        <w:t>дет указываться только одно — мужского рода.</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rPr>
      </w:pPr>
      <w:r>
        <w:rPr>
          <w:sz w:val="24"/>
        </w:rPr>
        <w:t>2</w:t>
      </w:r>
      <w:r>
        <w:rPr>
          <w:i/>
          <w:iCs/>
          <w:sz w:val="24"/>
        </w:rPr>
        <w:t xml:space="preserve">. </w:t>
      </w:r>
      <w:r>
        <w:rPr>
          <w:i/>
          <w:iCs/>
          <w:sz w:val="24"/>
          <w:lang w:val="en-US"/>
        </w:rPr>
        <w:t>Pret</w:t>
      </w:r>
      <w:r>
        <w:rPr>
          <w:i/>
          <w:iCs/>
          <w:sz w:val="24"/>
        </w:rPr>
        <w:t>é</w:t>
      </w:r>
      <w:r>
        <w:rPr>
          <w:i/>
          <w:iCs/>
          <w:sz w:val="24"/>
          <w:lang w:val="en-US"/>
        </w:rPr>
        <w:t>rito</w:t>
      </w:r>
      <w:r>
        <w:rPr>
          <w:i/>
          <w:iCs/>
          <w:sz w:val="24"/>
        </w:rPr>
        <w:t xml:space="preserve"> </w:t>
      </w:r>
      <w:r>
        <w:rPr>
          <w:i/>
          <w:iCs/>
          <w:sz w:val="24"/>
          <w:lang w:val="en-US"/>
        </w:rPr>
        <w:t>imoerfecto</w:t>
      </w:r>
    </w:p>
    <w:tbl>
      <w:tblPr>
        <w:tblW w:w="10775" w:type="dxa"/>
        <w:jc w:val="start"/>
        <w:tblInd w:w="40" w:type="dxa"/>
        <w:tblLayout w:type="fixed"/>
        <w:tblCellMar>
          <w:top w:w="0" w:type="dxa"/>
          <w:start w:w="40" w:type="dxa"/>
          <w:bottom w:w="0" w:type="dxa"/>
          <w:end w:w="40" w:type="dxa"/>
        </w:tblCellMar>
      </w:tblPr>
      <w:tblGrid>
        <w:gridCol w:w="1560"/>
        <w:gridCol w:w="1417"/>
        <w:gridCol w:w="1276"/>
        <w:gridCol w:w="1134"/>
        <w:gridCol w:w="1418"/>
        <w:gridCol w:w="1276"/>
        <w:gridCol w:w="1277"/>
        <w:gridCol w:w="1417"/>
      </w:tblGrid>
      <w:tr>
        <w:trPr>
          <w:trHeight w:val="300" w:hRule="exact"/>
        </w:trPr>
        <w:tc>
          <w:tcPr>
            <w:tcW w:w="1560" w:type="dxa"/>
            <w:tcBorders>
              <w:end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3827" w:type="dxa"/>
            <w:gridSpan w:val="3"/>
            <w:vMerge w:val="restart"/>
            <w:tcBorders>
              <w:top w:val="single" w:sz="6" w:space="0" w:color="000000"/>
              <w:start w:val="single" w:sz="6" w:space="0" w:color="000000"/>
              <w:end w:val="single" w:sz="6" w:space="0" w:color="000000"/>
            </w:tcBorders>
          </w:tcPr>
          <w:p>
            <w:pPr>
              <w:pStyle w:val="Normal1"/>
              <w:spacing w:lineRule="auto" w:line="240"/>
              <w:ind w:firstLine="284" w:end="0"/>
              <w:rPr>
                <w:spacing w:val="20"/>
                <w:sz w:val="24"/>
              </w:rPr>
            </w:pPr>
            <w:r>
              <w:rPr>
                <w:spacing w:val="20"/>
                <w:sz w:val="24"/>
              </w:rPr>
              <w:t>Единственное число</w:t>
            </w:r>
          </w:p>
          <w:p>
            <w:pPr>
              <w:pStyle w:val="Normal1"/>
              <w:ind w:firstLine="284" w:end="0"/>
              <w:rPr>
                <w:spacing w:val="20"/>
                <w:sz w:val="24"/>
              </w:rPr>
            </w:pPr>
            <w:r>
              <w:rPr>
                <w:spacing w:val="20"/>
                <w:sz w:val="24"/>
              </w:rPr>
            </w:r>
          </w:p>
        </w:tc>
        <w:tc>
          <w:tcPr>
            <w:tcW w:w="3971" w:type="dxa"/>
            <w:gridSpan w:val="3"/>
            <w:vMerge w:val="restart"/>
            <w:tcBorders>
              <w:top w:val="single" w:sz="6" w:space="0" w:color="000000"/>
              <w:start w:val="single" w:sz="6" w:space="0" w:color="000000"/>
              <w:end w:val="single" w:sz="6" w:space="0" w:color="000000"/>
            </w:tcBorders>
          </w:tcPr>
          <w:p>
            <w:pPr>
              <w:pStyle w:val="Normal1"/>
              <w:spacing w:lineRule="auto" w:line="240"/>
              <w:ind w:firstLine="284" w:end="0"/>
              <w:rPr>
                <w:spacing w:val="20"/>
                <w:sz w:val="24"/>
              </w:rPr>
            </w:pPr>
            <w:r>
              <w:rPr>
                <w:spacing w:val="20"/>
                <w:sz w:val="24"/>
              </w:rPr>
              <w:t>Множественное число</w:t>
            </w:r>
          </w:p>
          <w:p>
            <w:pPr>
              <w:pStyle w:val="Normal1"/>
              <w:ind w:firstLine="284" w:end="0"/>
              <w:rPr>
                <w:spacing w:val="20"/>
                <w:sz w:val="24"/>
              </w:rPr>
            </w:pPr>
            <w:r>
              <w:rPr>
                <w:spacing w:val="20"/>
                <w:sz w:val="24"/>
              </w:rPr>
            </w:r>
          </w:p>
        </w:tc>
        <w:tc>
          <w:tcPr>
            <w:tcW w:w="1417" w:type="dxa"/>
            <w:tcBorders>
              <w:start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140" w:hRule="exact"/>
        </w:trPr>
        <w:tc>
          <w:tcPr>
            <w:tcW w:w="1560" w:type="dxa"/>
            <w:tcBorders>
              <w:end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3827" w:type="dxa"/>
            <w:gridSpan w:val="3"/>
            <w:vMerge w:val="continue"/>
            <w:tcBorders>
              <w:top w:val="single" w:sz="6" w:space="0" w:color="000000"/>
              <w:start w:val="single" w:sz="6" w:space="0" w:color="000000"/>
              <w:end w:val="single" w:sz="6" w:space="0" w:color="000000"/>
            </w:tcBorders>
          </w:tcPr>
          <w:p>
            <w:pPr>
              <w:pStyle w:val="Normal1"/>
              <w:snapToGrid w:val="false"/>
              <w:spacing w:lineRule="auto" w:line="240"/>
              <w:ind w:firstLine="284" w:end="0"/>
              <w:rPr>
                <w:sz w:val="24"/>
              </w:rPr>
            </w:pPr>
            <w:r>
              <w:rPr>
                <w:sz w:val="24"/>
              </w:rPr>
            </w:r>
          </w:p>
        </w:tc>
        <w:tc>
          <w:tcPr>
            <w:tcW w:w="3971" w:type="dxa"/>
            <w:gridSpan w:val="3"/>
            <w:vMerge w:val="continue"/>
            <w:tcBorders>
              <w:top w:val="single" w:sz="6" w:space="0" w:color="000000"/>
              <w:start w:val="single" w:sz="6" w:space="0" w:color="000000"/>
              <w:end w:val="single" w:sz="6" w:space="0" w:color="000000"/>
            </w:tcBorders>
          </w:tcPr>
          <w:p>
            <w:pPr>
              <w:pStyle w:val="Normal1"/>
              <w:snapToGrid w:val="false"/>
              <w:spacing w:lineRule="auto" w:line="240"/>
              <w:ind w:firstLine="284" w:end="0"/>
              <w:rPr>
                <w:sz w:val="24"/>
              </w:rPr>
            </w:pPr>
            <w:r>
              <w:rPr>
                <w:sz w:val="24"/>
              </w:rPr>
            </w:r>
          </w:p>
        </w:tc>
        <w:tc>
          <w:tcPr>
            <w:tcW w:w="1417" w:type="dxa"/>
            <w:tcBorders>
              <w:start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80" w:hRule="exact"/>
        </w:trPr>
        <w:tc>
          <w:tcPr>
            <w:tcW w:w="1560" w:type="dxa"/>
            <w:tcBorders>
              <w:end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3827" w:type="dxa"/>
            <w:gridSpan w:val="3"/>
            <w:tcBorders>
              <w:start w:val="single" w:sz="6" w:space="0" w:color="000000"/>
              <w:bottom w:val="single" w:sz="6" w:space="0" w:color="000000"/>
              <w:end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3971" w:type="dxa"/>
            <w:gridSpan w:val="3"/>
            <w:tcBorders>
              <w:start w:val="single" w:sz="6" w:space="0" w:color="000000"/>
              <w:bottom w:val="single" w:sz="6" w:space="0" w:color="000000"/>
              <w:end w:val="single" w:sz="6" w:space="0" w:color="000000"/>
            </w:tcBorders>
          </w:tcPr>
          <w:p>
            <w:pPr>
              <w:pStyle w:val="Normal1"/>
              <w:spacing w:lineRule="auto" w:line="240"/>
              <w:ind w:firstLine="284" w:end="0"/>
              <w:rPr>
                <w:sz w:val="24"/>
              </w:rPr>
            </w:pPr>
            <w:r>
              <w:rPr>
                <w:sz w:val="24"/>
              </w:rPr>
              <w:t>у</w:t>
            </w:r>
          </w:p>
          <w:p>
            <w:pPr>
              <w:pStyle w:val="Normal1"/>
              <w:spacing w:lineRule="auto" w:line="240"/>
              <w:ind w:firstLine="284" w:end="0"/>
              <w:rPr>
                <w:sz w:val="24"/>
              </w:rPr>
            </w:pPr>
            <w:r>
              <w:rPr>
                <w:sz w:val="24"/>
              </w:rPr>
            </w:r>
          </w:p>
        </w:tc>
        <w:tc>
          <w:tcPr>
            <w:tcW w:w="1417" w:type="dxa"/>
            <w:tcBorders>
              <w:start w:val="single" w:sz="6" w:space="0" w:color="000000"/>
              <w:bottom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300" w:hRule="exact"/>
        </w:trPr>
        <w:tc>
          <w:tcPr>
            <w:tcW w:w="1560" w:type="dxa"/>
            <w:tcBorders>
              <w:bottom w:val="single" w:sz="6" w:space="0" w:color="000000"/>
              <w:end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1</w:t>
            </w:r>
          </w:p>
          <w:p>
            <w:pPr>
              <w:pStyle w:val="Normal1"/>
              <w:spacing w:lineRule="auto" w:line="240"/>
              <w:ind w:firstLine="284" w:end="0"/>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2</w:t>
            </w:r>
          </w:p>
          <w:p>
            <w:pPr>
              <w:pStyle w:val="Normal1"/>
              <w:spacing w:lineRule="auto" w:line="240"/>
              <w:ind w:firstLine="284" w:end="0"/>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3</w:t>
            </w:r>
          </w:p>
          <w:p>
            <w:pPr>
              <w:pStyle w:val="Normal1"/>
              <w:spacing w:lineRule="auto" w:line="240"/>
              <w:ind w:firstLine="284" w:end="0"/>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1</w:t>
            </w:r>
          </w:p>
          <w:p>
            <w:pPr>
              <w:pStyle w:val="Normal1"/>
              <w:spacing w:lineRule="auto" w:line="240"/>
              <w:ind w:firstLine="284" w:end="0"/>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2</w:t>
            </w:r>
          </w:p>
          <w:p>
            <w:pPr>
              <w:pStyle w:val="Normal1"/>
              <w:spacing w:lineRule="auto" w:line="240"/>
              <w:ind w:firstLine="284" w:end="0"/>
              <w:rPr>
                <w:sz w:val="24"/>
              </w:rPr>
            </w:pPr>
            <w:r>
              <w:rPr>
                <w:sz w:val="24"/>
              </w:rPr>
            </w:r>
          </w:p>
        </w:tc>
        <w:tc>
          <w:tcPr>
            <w:tcW w:w="1277"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3</w:t>
            </w:r>
          </w:p>
          <w:p>
            <w:pPr>
              <w:pStyle w:val="Normal1"/>
              <w:spacing w:lineRule="auto" w:line="240"/>
              <w:ind w:firstLine="284" w:end="0"/>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rPr>
                <w:sz w:val="24"/>
              </w:rPr>
            </w:pPr>
            <w:r>
              <w:rPr>
                <w:sz w:val="24"/>
              </w:rPr>
              <w:t>Лицо</w:t>
            </w:r>
          </w:p>
          <w:p>
            <w:pPr>
              <w:pStyle w:val="Normal1"/>
              <w:spacing w:lineRule="auto" w:line="240"/>
              <w:ind w:firstLine="284" w:end="0"/>
              <w:rPr>
                <w:sz w:val="24"/>
              </w:rPr>
            </w:pPr>
            <w:r>
              <w:rPr>
                <w:sz w:val="24"/>
              </w:rPr>
            </w:r>
          </w:p>
        </w:tc>
      </w:tr>
      <w:tr>
        <w:trPr>
          <w:trHeight w:val="260" w:hRule="exact"/>
        </w:trPr>
        <w:tc>
          <w:tcPr>
            <w:tcW w:w="1560" w:type="dxa"/>
            <w:tcBorders>
              <w:top w:val="single" w:sz="6" w:space="0" w:color="000000"/>
              <w:start w:val="single" w:sz="6" w:space="0" w:color="000000"/>
              <w:end w:val="single" w:sz="6" w:space="0" w:color="000000"/>
            </w:tcBorders>
          </w:tcPr>
          <w:p>
            <w:pPr>
              <w:pStyle w:val="Normal1"/>
              <w:snapToGrid w:val="false"/>
              <w:spacing w:lineRule="auto" w:line="240"/>
              <w:jc w:val="center"/>
              <w:rPr>
                <w:sz w:val="24"/>
              </w:rPr>
            </w:pPr>
            <w:r>
              <w:rPr>
                <w:sz w:val="24"/>
              </w:rPr>
            </w:r>
          </w:p>
          <w:p>
            <w:pPr>
              <w:pStyle w:val="Normal1"/>
              <w:spacing w:lineRule="auto" w:line="240"/>
              <w:jc w:val="center"/>
              <w:rPr>
                <w:sz w:val="24"/>
              </w:rPr>
            </w:pPr>
            <w:r>
              <w:rPr>
                <w:sz w:val="24"/>
              </w:rPr>
            </w:r>
          </w:p>
        </w:tc>
        <w:tc>
          <w:tcPr>
            <w:tcW w:w="1417" w:type="dxa"/>
            <w:tcBorders>
              <w:top w:val="single" w:sz="6" w:space="0" w:color="000000"/>
              <w:start w:val="single" w:sz="6" w:space="0" w:color="000000"/>
              <w:end w:val="single" w:sz="6" w:space="0" w:color="000000"/>
            </w:tcBorders>
          </w:tcPr>
          <w:p>
            <w:pPr>
              <w:pStyle w:val="Normal1"/>
              <w:snapToGrid w:val="false"/>
              <w:spacing w:lineRule="auto" w:line="240"/>
              <w:jc w:val="center"/>
              <w:rPr>
                <w:sz w:val="24"/>
              </w:rPr>
            </w:pPr>
            <w:r>
              <w:rPr>
                <w:sz w:val="24"/>
              </w:rPr>
            </w:r>
          </w:p>
          <w:p>
            <w:pPr>
              <w:pStyle w:val="Normal1"/>
              <w:spacing w:lineRule="auto" w:line="240"/>
              <w:jc w:val="center"/>
              <w:rPr>
                <w:sz w:val="24"/>
              </w:rPr>
            </w:pPr>
            <w:r>
              <w:rPr>
                <w:sz w:val="24"/>
              </w:rPr>
            </w:r>
          </w:p>
        </w:tc>
        <w:tc>
          <w:tcPr>
            <w:tcW w:w="1276" w:type="dxa"/>
            <w:tcBorders>
              <w:top w:val="single" w:sz="6" w:space="0" w:color="000000"/>
              <w:start w:val="single" w:sz="6" w:space="0" w:color="000000"/>
              <w:end w:val="single" w:sz="6" w:space="0" w:color="000000"/>
            </w:tcBorders>
          </w:tcPr>
          <w:p>
            <w:pPr>
              <w:pStyle w:val="Normal1"/>
              <w:snapToGrid w:val="false"/>
              <w:spacing w:lineRule="auto" w:line="240"/>
              <w:jc w:val="center"/>
              <w:rPr>
                <w:sz w:val="24"/>
              </w:rPr>
            </w:pPr>
            <w:r>
              <w:rPr>
                <w:sz w:val="24"/>
              </w:rPr>
            </w:r>
          </w:p>
          <w:p>
            <w:pPr>
              <w:pStyle w:val="Normal1"/>
              <w:spacing w:lineRule="auto" w:line="240"/>
              <w:jc w:val="center"/>
              <w:rPr>
                <w:sz w:val="24"/>
              </w:rPr>
            </w:pPr>
            <w:r>
              <w:rPr>
                <w:sz w:val="24"/>
              </w:rPr>
            </w:r>
          </w:p>
        </w:tc>
        <w:tc>
          <w:tcPr>
            <w:tcW w:w="1134" w:type="dxa"/>
            <w:tcBorders>
              <w:top w:val="single" w:sz="6" w:space="0" w:color="000000"/>
              <w:start w:val="single" w:sz="6" w:space="0" w:color="000000"/>
              <w:end w:val="single" w:sz="6" w:space="0" w:color="000000"/>
            </w:tcBorders>
          </w:tcPr>
          <w:p>
            <w:pPr>
              <w:pStyle w:val="Normal1"/>
              <w:snapToGrid w:val="false"/>
              <w:spacing w:lineRule="auto" w:line="240"/>
              <w:jc w:val="center"/>
              <w:rPr>
                <w:sz w:val="24"/>
              </w:rPr>
            </w:pPr>
            <w:r>
              <w:rPr>
                <w:sz w:val="24"/>
              </w:rPr>
            </w:r>
          </w:p>
          <w:p>
            <w:pPr>
              <w:pStyle w:val="Normal1"/>
              <w:spacing w:lineRule="auto" w:line="240"/>
              <w:jc w:val="center"/>
              <w:rPr>
                <w:sz w:val="24"/>
              </w:rPr>
            </w:pPr>
            <w:r>
              <w:rPr>
                <w:sz w:val="24"/>
              </w:rPr>
            </w:r>
          </w:p>
        </w:tc>
        <w:tc>
          <w:tcPr>
            <w:tcW w:w="1418" w:type="dxa"/>
            <w:tcBorders>
              <w:top w:val="single" w:sz="6" w:space="0" w:color="000000"/>
              <w:start w:val="single" w:sz="6" w:space="0" w:color="000000"/>
              <w:end w:val="single" w:sz="6" w:space="0" w:color="000000"/>
            </w:tcBorders>
          </w:tcPr>
          <w:p>
            <w:pPr>
              <w:pStyle w:val="Normal1"/>
              <w:snapToGrid w:val="false"/>
              <w:spacing w:lineRule="auto" w:line="240"/>
              <w:jc w:val="center"/>
              <w:rPr>
                <w:sz w:val="24"/>
              </w:rPr>
            </w:pPr>
            <w:r>
              <w:rPr>
                <w:sz w:val="24"/>
              </w:rPr>
            </w:r>
          </w:p>
          <w:p>
            <w:pPr>
              <w:pStyle w:val="Normal1"/>
              <w:spacing w:lineRule="auto" w:line="240"/>
              <w:jc w:val="center"/>
              <w:rPr>
                <w:sz w:val="24"/>
              </w:rPr>
            </w:pPr>
            <w:r>
              <w:rPr>
                <w:sz w:val="24"/>
              </w:rPr>
            </w:r>
          </w:p>
        </w:tc>
        <w:tc>
          <w:tcPr>
            <w:tcW w:w="1276" w:type="dxa"/>
            <w:tcBorders>
              <w:top w:val="single" w:sz="6" w:space="0" w:color="000000"/>
              <w:start w:val="single" w:sz="6" w:space="0" w:color="000000"/>
              <w:end w:val="single" w:sz="6" w:space="0" w:color="000000"/>
            </w:tcBorders>
          </w:tcPr>
          <w:p>
            <w:pPr>
              <w:pStyle w:val="Normal1"/>
              <w:snapToGrid w:val="false"/>
              <w:spacing w:lineRule="auto" w:line="240"/>
              <w:jc w:val="center"/>
              <w:rPr>
                <w:sz w:val="24"/>
              </w:rPr>
            </w:pPr>
            <w:r>
              <w:rPr>
                <w:sz w:val="24"/>
              </w:rPr>
            </w:r>
          </w:p>
          <w:p>
            <w:pPr>
              <w:pStyle w:val="Normal1"/>
              <w:spacing w:lineRule="auto" w:line="240"/>
              <w:jc w:val="center"/>
              <w:rPr>
                <w:sz w:val="24"/>
              </w:rPr>
            </w:pPr>
            <w:r>
              <w:rPr>
                <w:sz w:val="24"/>
              </w:rPr>
            </w:r>
          </w:p>
        </w:tc>
        <w:tc>
          <w:tcPr>
            <w:tcW w:w="1277" w:type="dxa"/>
            <w:tcBorders>
              <w:top w:val="single" w:sz="6" w:space="0" w:color="000000"/>
              <w:start w:val="single" w:sz="6" w:space="0" w:color="000000"/>
              <w:end w:val="single" w:sz="6" w:space="0" w:color="000000"/>
            </w:tcBorders>
          </w:tcPr>
          <w:p>
            <w:pPr>
              <w:pStyle w:val="Normal1"/>
              <w:snapToGrid w:val="false"/>
              <w:spacing w:lineRule="auto" w:line="240"/>
              <w:jc w:val="center"/>
              <w:rPr>
                <w:sz w:val="24"/>
              </w:rPr>
            </w:pPr>
            <w:r>
              <w:rPr>
                <w:sz w:val="24"/>
              </w:rPr>
            </w:r>
          </w:p>
          <w:p>
            <w:pPr>
              <w:pStyle w:val="Normal1"/>
              <w:spacing w:lineRule="auto" w:line="240"/>
              <w:jc w:val="center"/>
              <w:rPr>
                <w:sz w:val="24"/>
              </w:rPr>
            </w:pPr>
            <w:r>
              <w:rPr>
                <w:sz w:val="24"/>
              </w:rPr>
            </w:r>
          </w:p>
        </w:tc>
        <w:tc>
          <w:tcPr>
            <w:tcW w:w="1417" w:type="dxa"/>
            <w:tcBorders>
              <w:top w:val="single" w:sz="6" w:space="0" w:color="000000"/>
              <w:start w:val="single" w:sz="6" w:space="0" w:color="000000"/>
              <w:end w:val="single" w:sz="6" w:space="0" w:color="000000"/>
            </w:tcBorders>
          </w:tcPr>
          <w:p>
            <w:pPr>
              <w:pStyle w:val="Normal1"/>
              <w:spacing w:lineRule="auto" w:line="240"/>
              <w:jc w:val="center"/>
              <w:rPr>
                <w:sz w:val="24"/>
              </w:rPr>
            </w:pPr>
            <w:r>
              <w:rPr>
                <w:sz w:val="24"/>
              </w:rPr>
              <w:t>Спряжение</w:t>
            </w:r>
          </w:p>
          <w:p>
            <w:pPr>
              <w:pStyle w:val="Normal1"/>
              <w:spacing w:lineRule="auto" w:line="240"/>
              <w:jc w:val="center"/>
              <w:rPr>
                <w:sz w:val="24"/>
              </w:rPr>
            </w:pPr>
            <w:r>
              <w:rPr>
                <w:sz w:val="24"/>
              </w:rPr>
            </w:r>
          </w:p>
        </w:tc>
      </w:tr>
      <w:tr>
        <w:trPr>
          <w:trHeight w:val="240" w:hRule="exact"/>
        </w:trPr>
        <w:tc>
          <w:tcPr>
            <w:tcW w:w="1560" w:type="dxa"/>
            <w:tcBorders>
              <w:start w:val="single" w:sz="6" w:space="0" w:color="000000"/>
              <w:end w:val="single" w:sz="6" w:space="0" w:color="000000"/>
            </w:tcBorders>
          </w:tcPr>
          <w:p>
            <w:pPr>
              <w:pStyle w:val="Normal1"/>
              <w:spacing w:lineRule="auto" w:line="240"/>
              <w:jc w:val="center"/>
              <w:rPr>
                <w:sz w:val="24"/>
              </w:rPr>
            </w:pPr>
            <w:r>
              <w:rPr>
                <w:sz w:val="24"/>
              </w:rPr>
              <w:t>Основа</w:t>
            </w:r>
          </w:p>
          <w:p>
            <w:pPr>
              <w:pStyle w:val="Normal1"/>
              <w:spacing w:lineRule="auto" w:line="240"/>
              <w:jc w:val="center"/>
              <w:rPr>
                <w:sz w:val="24"/>
              </w:rPr>
            </w:pPr>
            <w:r>
              <w:rPr>
                <w:sz w:val="24"/>
              </w:rPr>
            </w:r>
          </w:p>
        </w:tc>
        <w:tc>
          <w:tcPr>
            <w:tcW w:w="1417" w:type="dxa"/>
            <w:tcBorders>
              <w:start w:val="single" w:sz="6" w:space="0" w:color="000000"/>
              <w:bottom w:val="single" w:sz="6" w:space="0" w:color="000000"/>
              <w:end w:val="single" w:sz="6" w:space="0" w:color="000000"/>
            </w:tcBorders>
          </w:tcPr>
          <w:p>
            <w:pPr>
              <w:pStyle w:val="Normal1"/>
              <w:spacing w:lineRule="auto" w:line="240"/>
              <w:jc w:val="center"/>
              <w:rPr>
                <w:sz w:val="24"/>
              </w:rPr>
            </w:pPr>
            <w:r>
              <w:rPr>
                <w:sz w:val="24"/>
              </w:rPr>
              <w:t>-</w:t>
            </w:r>
            <w:r>
              <w:rPr>
                <w:sz w:val="24"/>
                <w:lang w:val="en-US"/>
              </w:rPr>
              <w:t>aba</w:t>
            </w:r>
          </w:p>
          <w:p>
            <w:pPr>
              <w:pStyle w:val="Normal1"/>
              <w:spacing w:lineRule="auto" w:line="240"/>
              <w:jc w:val="center"/>
              <w:rPr>
                <w:sz w:val="24"/>
              </w:rPr>
            </w:pPr>
            <w:r>
              <w:rPr>
                <w:sz w:val="24"/>
              </w:rPr>
            </w:r>
          </w:p>
        </w:tc>
        <w:tc>
          <w:tcPr>
            <w:tcW w:w="1276" w:type="dxa"/>
            <w:tcBorders>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-abas</w:t>
            </w:r>
          </w:p>
          <w:p>
            <w:pPr>
              <w:pStyle w:val="Normal1"/>
              <w:spacing w:lineRule="auto" w:line="240"/>
              <w:jc w:val="center"/>
              <w:rPr>
                <w:sz w:val="24"/>
                <w:lang w:val="en-US"/>
              </w:rPr>
            </w:pPr>
            <w:r>
              <w:rPr>
                <w:sz w:val="24"/>
                <w:lang w:val="en-US"/>
              </w:rPr>
            </w:r>
          </w:p>
        </w:tc>
        <w:tc>
          <w:tcPr>
            <w:tcW w:w="1134" w:type="dxa"/>
            <w:tcBorders>
              <w:start w:val="single" w:sz="6" w:space="0" w:color="000000"/>
              <w:bottom w:val="single" w:sz="6" w:space="0" w:color="000000"/>
              <w:end w:val="single" w:sz="6" w:space="0" w:color="000000"/>
            </w:tcBorders>
          </w:tcPr>
          <w:p>
            <w:pPr>
              <w:pStyle w:val="Normal1"/>
              <w:spacing w:lineRule="auto" w:line="240"/>
              <w:jc w:val="center"/>
              <w:rPr/>
            </w:pPr>
            <w:r>
              <w:rPr>
                <w:sz w:val="24"/>
                <w:lang w:val="en-US"/>
              </w:rPr>
              <w:t>-aba</w:t>
            </w:r>
          </w:p>
          <w:p>
            <w:pPr>
              <w:pStyle w:val="Normal1"/>
              <w:spacing w:lineRule="auto" w:line="240"/>
              <w:jc w:val="center"/>
              <w:rPr>
                <w:sz w:val="24"/>
                <w:lang w:val="en-US"/>
              </w:rPr>
            </w:pPr>
            <w:r>
              <w:rPr>
                <w:sz w:val="24"/>
                <w:lang w:val="en-US"/>
              </w:rPr>
            </w:r>
          </w:p>
        </w:tc>
        <w:tc>
          <w:tcPr>
            <w:tcW w:w="1418" w:type="dxa"/>
            <w:tcBorders>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-abamos</w:t>
            </w:r>
          </w:p>
          <w:p>
            <w:pPr>
              <w:pStyle w:val="Normal1"/>
              <w:spacing w:lineRule="auto" w:line="240"/>
              <w:jc w:val="center"/>
              <w:rPr>
                <w:sz w:val="24"/>
                <w:lang w:val="en-US"/>
              </w:rPr>
            </w:pPr>
            <w:r>
              <w:rPr>
                <w:sz w:val="24"/>
                <w:lang w:val="en-US"/>
              </w:rPr>
            </w:r>
          </w:p>
        </w:tc>
        <w:tc>
          <w:tcPr>
            <w:tcW w:w="1276" w:type="dxa"/>
            <w:tcBorders>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-abais</w:t>
            </w:r>
          </w:p>
          <w:p>
            <w:pPr>
              <w:pStyle w:val="Normal1"/>
              <w:spacing w:lineRule="auto" w:line="240"/>
              <w:jc w:val="center"/>
              <w:rPr>
                <w:sz w:val="24"/>
                <w:lang w:val="en-US"/>
              </w:rPr>
            </w:pPr>
            <w:r>
              <w:rPr>
                <w:sz w:val="24"/>
                <w:lang w:val="en-US"/>
              </w:rPr>
            </w:r>
          </w:p>
        </w:tc>
        <w:tc>
          <w:tcPr>
            <w:tcW w:w="1277" w:type="dxa"/>
            <w:tcBorders>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-aban</w:t>
            </w:r>
          </w:p>
          <w:p>
            <w:pPr>
              <w:pStyle w:val="Normal1"/>
              <w:spacing w:lineRule="auto" w:line="240"/>
              <w:jc w:val="center"/>
              <w:rPr>
                <w:sz w:val="24"/>
                <w:lang w:val="en-US"/>
              </w:rPr>
            </w:pPr>
            <w:r>
              <w:rPr>
                <w:sz w:val="24"/>
                <w:lang w:val="en-US"/>
              </w:rPr>
            </w:r>
          </w:p>
        </w:tc>
        <w:tc>
          <w:tcPr>
            <w:tcW w:w="1417" w:type="dxa"/>
            <w:tcBorders>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I</w:t>
            </w:r>
          </w:p>
          <w:p>
            <w:pPr>
              <w:pStyle w:val="Normal1"/>
              <w:spacing w:lineRule="auto" w:line="240"/>
              <w:jc w:val="center"/>
              <w:rPr>
                <w:sz w:val="24"/>
                <w:lang w:val="en-US"/>
              </w:rPr>
            </w:pPr>
            <w:r>
              <w:rPr>
                <w:sz w:val="24"/>
                <w:lang w:val="en-US"/>
              </w:rPr>
            </w:r>
          </w:p>
        </w:tc>
      </w:tr>
      <w:tr>
        <w:trPr>
          <w:trHeight w:val="320" w:hRule="exact"/>
        </w:trPr>
        <w:tc>
          <w:tcPr>
            <w:tcW w:w="1560" w:type="dxa"/>
            <w:tcBorders>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rPr>
              <w:t>глагола</w:t>
            </w:r>
          </w:p>
          <w:p>
            <w:pPr>
              <w:pStyle w:val="Normal1"/>
              <w:spacing w:lineRule="auto" w:line="240"/>
              <w:jc w:val="center"/>
              <w:rPr>
                <w:sz w:val="24"/>
                <w:lang w:val="en-US"/>
              </w:rPr>
            </w:pPr>
            <w:r>
              <w:rPr>
                <w:sz w:val="24"/>
                <w:lang w:val="en-US"/>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-ía</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-ías</w:t>
            </w:r>
          </w:p>
          <w:p>
            <w:pPr>
              <w:pStyle w:val="Normal1"/>
              <w:spacing w:lineRule="auto" w:line="240"/>
              <w:jc w:val="center"/>
              <w:rPr>
                <w:sz w:val="24"/>
                <w:lang w:val="en-US"/>
              </w:rPr>
            </w:pPr>
            <w:r>
              <w:rPr>
                <w:sz w:val="24"/>
                <w:lang w:val="en-US"/>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-ía</w:t>
            </w:r>
          </w:p>
          <w:p>
            <w:pPr>
              <w:pStyle w:val="Normal1"/>
              <w:spacing w:lineRule="auto" w:line="240"/>
              <w:jc w:val="center"/>
              <w:rPr>
                <w:sz w:val="24"/>
                <w:lang w:val="en-US"/>
              </w:rPr>
            </w:pPr>
            <w:r>
              <w:rPr>
                <w:sz w:val="24"/>
                <w:lang w:val="en-US"/>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-íamos</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-íais</w:t>
            </w:r>
          </w:p>
          <w:p>
            <w:pPr>
              <w:pStyle w:val="Normal1"/>
              <w:spacing w:lineRule="auto" w:line="240"/>
              <w:jc w:val="center"/>
              <w:rPr>
                <w:sz w:val="24"/>
                <w:lang w:val="en-US"/>
              </w:rPr>
            </w:pPr>
            <w:r>
              <w:rPr>
                <w:sz w:val="24"/>
                <w:lang w:val="en-US"/>
              </w:rPr>
            </w:r>
          </w:p>
        </w:tc>
        <w:tc>
          <w:tcPr>
            <w:tcW w:w="127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-í</w:t>
            </w:r>
            <w:r>
              <w:rPr>
                <w:sz w:val="24"/>
                <w:lang w:val="en-US"/>
              </w:rPr>
              <w:t>an</w:t>
            </w:r>
          </w:p>
          <w:p>
            <w:pPr>
              <w:pStyle w:val="Normal1"/>
              <w:spacing w:lineRule="auto" w:line="24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 xml:space="preserve">II и </w:t>
            </w:r>
            <w:r>
              <w:rPr>
                <w:sz w:val="24"/>
                <w:lang w:val="en-US"/>
              </w:rPr>
              <w:t>III</w:t>
            </w:r>
          </w:p>
          <w:p>
            <w:pPr>
              <w:pStyle w:val="Normal1"/>
              <w:spacing w:lineRule="auto" w:line="240"/>
              <w:jc w:val="center"/>
              <w:rPr>
                <w:sz w:val="24"/>
              </w:rPr>
            </w:pPr>
            <w:r>
              <w:rPr>
                <w:sz w:val="24"/>
              </w:rPr>
            </w:r>
          </w:p>
        </w:tc>
      </w:tr>
    </w:tbl>
    <w:p>
      <w:pPr>
        <w:pStyle w:val="Normal1"/>
        <w:spacing w:lineRule="auto" w:line="240"/>
        <w:ind w:firstLine="284" w:end="0"/>
        <w:jc w:val="center"/>
        <w:rPr>
          <w:spacing w:val="20"/>
          <w:sz w:val="24"/>
          <w:lang w:val="en-US"/>
        </w:rPr>
      </w:pPr>
      <w:r>
        <w:rPr>
          <w:spacing w:val="20"/>
          <w:sz w:val="24"/>
          <w:lang w:val="en-US"/>
        </w:rPr>
      </w:r>
    </w:p>
    <w:p>
      <w:pPr>
        <w:pStyle w:val="Normal1"/>
        <w:spacing w:lineRule="auto" w:line="240"/>
        <w:ind w:firstLine="284" w:end="0"/>
        <w:jc w:val="center"/>
        <w:rPr/>
      </w:pPr>
      <w:r>
        <w:rPr>
          <w:spacing w:val="20"/>
          <w:sz w:val="24"/>
        </w:rPr>
        <w:t>Типовые</w:t>
      </w:r>
      <w:r>
        <w:rPr>
          <w:spacing w:val="20"/>
          <w:sz w:val="24"/>
          <w:lang w:val="en-US"/>
        </w:rPr>
        <w:t xml:space="preserve"> </w:t>
      </w:r>
      <w:r>
        <w:rPr>
          <w:spacing w:val="20"/>
          <w:sz w:val="24"/>
        </w:rPr>
        <w:t>примеры</w:t>
      </w:r>
      <w:r>
        <w:rPr>
          <w:spacing w:val="20"/>
          <w:sz w:val="24"/>
          <w:lang w:val="en-US"/>
        </w:rPr>
        <w:t>:</w:t>
      </w:r>
    </w:p>
    <w:p>
      <w:pPr>
        <w:pStyle w:val="Normal1"/>
        <w:spacing w:lineRule="auto" w:line="240"/>
        <w:ind w:firstLine="284" w:end="0"/>
        <w:rPr>
          <w:sz w:val="24"/>
          <w:lang w:val="en-US"/>
        </w:rPr>
      </w:pPr>
      <w:r>
        <w:rPr>
          <w:sz w:val="24"/>
          <w:lang w:val="en-US"/>
        </w:rPr>
        <w:t xml:space="preserve">                                                  </w:t>
      </w:r>
    </w:p>
    <w:p>
      <w:pPr>
        <w:pStyle w:val="Normal1"/>
        <w:spacing w:lineRule="auto" w:line="240"/>
        <w:ind w:firstLine="284" w:end="0"/>
        <w:jc w:val="center"/>
        <w:rPr>
          <w:sz w:val="24"/>
          <w:lang w:val="en-US"/>
        </w:rPr>
      </w:pPr>
      <w:r>
        <w:rPr>
          <w:sz w:val="24"/>
          <w:lang w:val="en-US"/>
        </w:rPr>
        <w:t xml:space="preserve">                        </w:t>
      </w:r>
      <w:r>
        <w:rPr>
          <w:sz w:val="24"/>
          <w:lang w:val="en-US"/>
        </w:rPr>
        <w:t>Hablar                  Comprender                      Permitir</w:t>
      </w:r>
    </w:p>
    <w:tbl>
      <w:tblPr>
        <w:tblW w:w="7195" w:type="dxa"/>
        <w:jc w:val="start"/>
        <w:tblInd w:w="2127" w:type="dxa"/>
        <w:tblLayout w:type="fixed"/>
        <w:tblCellMar>
          <w:top w:w="0" w:type="dxa"/>
          <w:start w:w="108" w:type="dxa"/>
          <w:bottom w:w="0" w:type="dxa"/>
          <w:end w:w="108" w:type="dxa"/>
        </w:tblCellMar>
      </w:tblPr>
      <w:tblGrid>
        <w:gridCol w:w="1410"/>
        <w:gridCol w:w="1776"/>
        <w:gridCol w:w="2166"/>
        <w:gridCol w:w="1843"/>
      </w:tblGrid>
      <w:tr>
        <w:trPr>
          <w:trHeight w:val="1620" w:hRule="atLeast"/>
        </w:trPr>
        <w:tc>
          <w:tcPr>
            <w:tcW w:w="1410" w:type="dxa"/>
            <w:tcBorders/>
            <w:vAlign w:val="center"/>
          </w:tcPr>
          <w:p>
            <w:pPr>
              <w:pStyle w:val="Normal1"/>
              <w:spacing w:lineRule="auto" w:line="240"/>
              <w:jc w:val="center"/>
              <w:rPr>
                <w:sz w:val="24"/>
                <w:lang w:val="en-US"/>
              </w:rPr>
            </w:pPr>
            <w:r>
              <w:rPr>
                <w:sz w:val="24"/>
                <w:lang w:val="en-US"/>
              </w:rPr>
              <w:t>(yo)</w:t>
            </w:r>
          </w:p>
          <w:p>
            <w:pPr>
              <w:pStyle w:val="Normal1"/>
              <w:spacing w:lineRule="auto" w:line="240"/>
              <w:jc w:val="center"/>
              <w:rPr>
                <w:sz w:val="24"/>
                <w:lang w:val="en-US"/>
              </w:rPr>
            </w:pPr>
            <w:r>
              <w:rPr>
                <w:sz w:val="24"/>
                <w:lang w:val="en-US"/>
              </w:rPr>
              <w:t>(tu)</w:t>
            </w:r>
          </w:p>
          <w:p>
            <w:pPr>
              <w:pStyle w:val="Normal1"/>
              <w:spacing w:lineRule="auto" w:line="240"/>
              <w:jc w:val="center"/>
              <w:rPr>
                <w:sz w:val="24"/>
                <w:lang w:val="en-US"/>
              </w:rPr>
            </w:pPr>
            <w:r>
              <w:rPr>
                <w:sz w:val="24"/>
                <w:lang w:val="en-US"/>
              </w:rPr>
              <w:t>(el)</w:t>
            </w:r>
          </w:p>
          <w:p>
            <w:pPr>
              <w:pStyle w:val="Normal1"/>
              <w:spacing w:lineRule="auto" w:line="240"/>
              <w:jc w:val="center"/>
              <w:rPr>
                <w:sz w:val="24"/>
                <w:lang w:val="en-US"/>
              </w:rPr>
            </w:pPr>
            <w:r>
              <w:rPr>
                <w:sz w:val="24"/>
                <w:lang w:val="en-US"/>
              </w:rPr>
              <w:t>(nosotros)</w:t>
            </w:r>
          </w:p>
          <w:p>
            <w:pPr>
              <w:pStyle w:val="Normal1"/>
              <w:spacing w:lineRule="auto" w:line="240"/>
              <w:jc w:val="center"/>
              <w:rPr>
                <w:sz w:val="24"/>
                <w:lang w:val="en-US"/>
              </w:rPr>
            </w:pPr>
            <w:r>
              <w:rPr>
                <w:sz w:val="24"/>
                <w:lang w:val="en-US"/>
              </w:rPr>
              <w:t>(vosotros)</w:t>
            </w:r>
          </w:p>
          <w:p>
            <w:pPr>
              <w:pStyle w:val="Normal1"/>
              <w:jc w:val="center"/>
              <w:rPr>
                <w:sz w:val="24"/>
                <w:lang w:val="en-US"/>
              </w:rPr>
            </w:pPr>
            <w:r>
              <w:rPr>
                <w:sz w:val="24"/>
                <w:lang w:val="en-US"/>
              </w:rPr>
              <w:t>(ellos)</w:t>
            </w:r>
          </w:p>
        </w:tc>
        <w:tc>
          <w:tcPr>
            <w:tcW w:w="1776" w:type="dxa"/>
            <w:tcBorders/>
            <w:vAlign w:val="center"/>
          </w:tcPr>
          <w:p>
            <w:pPr>
              <w:pStyle w:val="Normal1"/>
              <w:spacing w:lineRule="auto" w:line="240"/>
              <w:rPr/>
            </w:pPr>
            <w:r>
              <w:rPr>
                <w:sz w:val="24"/>
                <w:lang w:val="en-US"/>
              </w:rPr>
              <w:t>habl</w:t>
            </w:r>
            <w:r>
              <w:rPr>
                <w:b/>
                <w:bCs/>
                <w:sz w:val="24"/>
                <w:lang w:val="en-US"/>
              </w:rPr>
              <w:t>aba</w:t>
            </w:r>
            <w:r>
              <w:rPr>
                <w:sz w:val="24"/>
                <w:lang w:val="en-US"/>
              </w:rPr>
              <w:t xml:space="preserve">       </w:t>
            </w:r>
          </w:p>
          <w:p>
            <w:pPr>
              <w:pStyle w:val="Normal1"/>
              <w:spacing w:lineRule="auto" w:line="240"/>
              <w:rPr/>
            </w:pPr>
            <w:r>
              <w:rPr>
                <w:sz w:val="24"/>
                <w:lang w:val="en-US"/>
              </w:rPr>
              <w:t>habl</w:t>
            </w:r>
            <w:r>
              <w:rPr>
                <w:b/>
                <w:bCs/>
                <w:sz w:val="24"/>
                <w:lang w:val="en-US"/>
              </w:rPr>
              <w:t>abas</w:t>
            </w:r>
            <w:r>
              <w:rPr>
                <w:sz w:val="24"/>
                <w:lang w:val="en-US"/>
              </w:rPr>
              <w:t xml:space="preserve">      </w:t>
            </w:r>
          </w:p>
          <w:p>
            <w:pPr>
              <w:pStyle w:val="Normal1"/>
              <w:spacing w:lineRule="auto" w:line="240"/>
              <w:rPr/>
            </w:pPr>
            <w:r>
              <w:rPr>
                <w:sz w:val="24"/>
                <w:lang w:val="en-US"/>
              </w:rPr>
              <w:t>habl</w:t>
            </w:r>
            <w:r>
              <w:rPr>
                <w:b/>
                <w:bCs/>
                <w:sz w:val="24"/>
                <w:lang w:val="en-US"/>
              </w:rPr>
              <w:t>aba</w:t>
            </w:r>
            <w:r>
              <w:rPr>
                <w:sz w:val="24"/>
                <w:lang w:val="en-US"/>
              </w:rPr>
              <w:t xml:space="preserve">       </w:t>
            </w:r>
          </w:p>
          <w:p>
            <w:pPr>
              <w:pStyle w:val="Normal1"/>
              <w:spacing w:lineRule="auto" w:line="240"/>
              <w:rPr/>
            </w:pPr>
            <w:r>
              <w:rPr>
                <w:sz w:val="24"/>
                <w:lang w:val="en-US"/>
              </w:rPr>
              <w:t>habl</w:t>
            </w:r>
            <w:r>
              <w:rPr>
                <w:b/>
                <w:bCs/>
                <w:sz w:val="24"/>
                <w:lang w:val="en-US"/>
              </w:rPr>
              <w:t xml:space="preserve">ábamos </w:t>
            </w:r>
            <w:r>
              <w:rPr>
                <w:sz w:val="24"/>
                <w:lang w:val="en-US"/>
              </w:rPr>
              <w:t xml:space="preserve">  </w:t>
            </w:r>
          </w:p>
          <w:p>
            <w:pPr>
              <w:pStyle w:val="Normal1"/>
              <w:spacing w:lineRule="auto" w:line="240"/>
              <w:rPr/>
            </w:pPr>
            <w:r>
              <w:rPr>
                <w:sz w:val="24"/>
                <w:lang w:val="en-US"/>
              </w:rPr>
              <w:t>habl</w:t>
            </w:r>
            <w:r>
              <w:rPr>
                <w:b/>
                <w:bCs/>
                <w:sz w:val="24"/>
                <w:lang w:val="en-US"/>
              </w:rPr>
              <w:t>abais</w:t>
            </w:r>
            <w:r>
              <w:rPr>
                <w:sz w:val="24"/>
                <w:lang w:val="en-US"/>
              </w:rPr>
              <w:t xml:space="preserve">     </w:t>
            </w:r>
          </w:p>
          <w:p>
            <w:pPr>
              <w:pStyle w:val="Normal1"/>
              <w:rPr/>
            </w:pPr>
            <w:r>
              <w:rPr>
                <w:sz w:val="24"/>
                <w:lang w:val="en-US"/>
              </w:rPr>
              <w:t>habl</w:t>
            </w:r>
            <w:r>
              <w:rPr>
                <w:b/>
                <w:bCs/>
                <w:sz w:val="24"/>
                <w:lang w:val="en-US"/>
              </w:rPr>
              <w:t>aban</w:t>
            </w:r>
            <w:r>
              <w:rPr>
                <w:sz w:val="24"/>
                <w:lang w:val="en-US"/>
              </w:rPr>
              <w:t xml:space="preserve">     </w:t>
            </w:r>
          </w:p>
        </w:tc>
        <w:tc>
          <w:tcPr>
            <w:tcW w:w="2166" w:type="dxa"/>
            <w:tcBorders/>
            <w:vAlign w:val="center"/>
          </w:tcPr>
          <w:p>
            <w:pPr>
              <w:pStyle w:val="Normal1"/>
              <w:ind w:start="117" w:end="0"/>
              <w:rPr/>
            </w:pPr>
            <w:r>
              <w:rPr>
                <w:sz w:val="24"/>
                <w:lang w:val="en-US"/>
              </w:rPr>
              <w:t>comprend</w:t>
            </w:r>
            <w:r>
              <w:rPr>
                <w:b/>
                <w:bCs/>
                <w:sz w:val="24"/>
                <w:lang w:val="en-US"/>
              </w:rPr>
              <w:t>ía</w:t>
            </w:r>
            <w:r>
              <w:rPr>
                <w:sz w:val="24"/>
                <w:lang w:val="en-US"/>
              </w:rPr>
              <w:t xml:space="preserve">         comprend</w:t>
            </w:r>
            <w:r>
              <w:rPr>
                <w:b/>
                <w:bCs/>
                <w:sz w:val="24"/>
                <w:lang w:val="en-US"/>
              </w:rPr>
              <w:t>ías</w:t>
            </w:r>
            <w:r>
              <w:rPr>
                <w:sz w:val="24"/>
                <w:lang w:val="en-US"/>
              </w:rPr>
              <w:t xml:space="preserve">        comprend</w:t>
            </w:r>
            <w:r>
              <w:rPr>
                <w:b/>
                <w:bCs/>
                <w:sz w:val="24"/>
                <w:lang w:val="en-US"/>
              </w:rPr>
              <w:t>ía</w:t>
            </w:r>
            <w:r>
              <w:rPr>
                <w:sz w:val="24"/>
                <w:lang w:val="en-US"/>
              </w:rPr>
              <w:t xml:space="preserve"> comprend</w:t>
            </w:r>
            <w:r>
              <w:rPr>
                <w:b/>
                <w:bCs/>
                <w:sz w:val="24"/>
                <w:lang w:val="en-US"/>
              </w:rPr>
              <w:t xml:space="preserve">íamos </w:t>
            </w:r>
            <w:r>
              <w:rPr>
                <w:sz w:val="24"/>
                <w:lang w:val="en-US"/>
              </w:rPr>
              <w:t xml:space="preserve">    comprend</w:t>
            </w:r>
            <w:r>
              <w:rPr>
                <w:b/>
                <w:bCs/>
                <w:sz w:val="24"/>
                <w:lang w:val="en-US"/>
              </w:rPr>
              <w:t>íais</w:t>
            </w:r>
            <w:r>
              <w:rPr>
                <w:sz w:val="24"/>
                <w:lang w:val="en-US"/>
              </w:rPr>
              <w:t xml:space="preserve">        comprend</w:t>
            </w:r>
            <w:r>
              <w:rPr>
                <w:b/>
                <w:bCs/>
                <w:sz w:val="24"/>
                <w:lang w:val="en-US"/>
              </w:rPr>
              <w:t xml:space="preserve">ían </w:t>
            </w:r>
            <w:r>
              <w:rPr>
                <w:sz w:val="24"/>
                <w:lang w:val="en-US"/>
              </w:rPr>
              <w:t xml:space="preserve">       </w:t>
            </w:r>
            <w:r>
              <w:rPr>
                <w:b/>
                <w:bCs/>
                <w:sz w:val="24"/>
                <w:lang w:val="en-US"/>
              </w:rPr>
              <w:t xml:space="preserve"> </w:t>
            </w:r>
            <w:r>
              <w:rPr>
                <w:sz w:val="24"/>
                <w:lang w:val="en-US"/>
              </w:rPr>
              <w:t xml:space="preserve">        </w:t>
            </w:r>
          </w:p>
        </w:tc>
        <w:tc>
          <w:tcPr>
            <w:tcW w:w="1843" w:type="dxa"/>
            <w:tcBorders/>
            <w:vAlign w:val="center"/>
          </w:tcPr>
          <w:p>
            <w:pPr>
              <w:pStyle w:val="Normal1"/>
              <w:ind w:start="117" w:end="0"/>
              <w:rPr/>
            </w:pPr>
            <w:r>
              <w:rPr>
                <w:sz w:val="24"/>
                <w:lang w:val="en-US"/>
              </w:rPr>
              <w:t>permit</w:t>
            </w:r>
            <w:r>
              <w:rPr>
                <w:b/>
                <w:bCs/>
                <w:sz w:val="24"/>
                <w:lang w:val="en-US"/>
              </w:rPr>
              <w:t>ía</w:t>
            </w:r>
            <w:r>
              <w:rPr>
                <w:sz w:val="24"/>
                <w:lang w:val="en-US"/>
              </w:rPr>
              <w:t xml:space="preserve"> permit</w:t>
            </w:r>
            <w:r>
              <w:rPr>
                <w:b/>
                <w:bCs/>
                <w:sz w:val="24"/>
                <w:lang w:val="en-US"/>
              </w:rPr>
              <w:t>ías</w:t>
            </w:r>
            <w:r>
              <w:rPr>
                <w:sz w:val="24"/>
                <w:lang w:val="en-US"/>
              </w:rPr>
              <w:t xml:space="preserve"> permit</w:t>
            </w:r>
            <w:r>
              <w:rPr>
                <w:b/>
                <w:bCs/>
                <w:sz w:val="24"/>
                <w:lang w:val="en-US"/>
              </w:rPr>
              <w:t>ía</w:t>
            </w:r>
            <w:r>
              <w:rPr>
                <w:sz w:val="24"/>
                <w:lang w:val="en-US"/>
              </w:rPr>
              <w:t xml:space="preserve"> permit</w:t>
            </w:r>
            <w:r>
              <w:rPr>
                <w:b/>
                <w:bCs/>
                <w:sz w:val="24"/>
                <w:lang w:val="en-US"/>
              </w:rPr>
              <w:t>íamos</w:t>
            </w:r>
            <w:r>
              <w:rPr>
                <w:sz w:val="24"/>
                <w:lang w:val="en-US"/>
              </w:rPr>
              <w:t xml:space="preserve"> permit</w:t>
            </w:r>
            <w:r>
              <w:rPr>
                <w:b/>
                <w:bCs/>
                <w:sz w:val="24"/>
                <w:lang w:val="en-US"/>
              </w:rPr>
              <w:t>íais</w:t>
            </w:r>
            <w:r>
              <w:rPr>
                <w:sz w:val="24"/>
                <w:lang w:val="en-US"/>
              </w:rPr>
              <w:t xml:space="preserve"> permit</w:t>
            </w:r>
            <w:r>
              <w:rPr>
                <w:b/>
                <w:bCs/>
                <w:sz w:val="24"/>
                <w:lang w:val="en-US"/>
              </w:rPr>
              <w:t>ían</w:t>
            </w:r>
            <w:r>
              <w:rPr>
                <w:sz w:val="24"/>
                <w:lang w:val="en-US"/>
              </w:rPr>
              <w:t xml:space="preserve"> </w:t>
            </w:r>
          </w:p>
        </w:tc>
      </w:tr>
    </w:tbl>
    <w:p>
      <w:pPr>
        <w:pStyle w:val="Normal1"/>
        <w:spacing w:lineRule="auto" w:line="240"/>
        <w:ind w:firstLine="284" w:end="0"/>
        <w:jc w:val="center"/>
        <w:rPr>
          <w:i/>
          <w:i/>
          <w:iCs/>
          <w:sz w:val="24"/>
          <w:lang w:val="en-US"/>
        </w:rPr>
      </w:pPr>
      <w:r>
        <w:rPr>
          <w:i/>
          <w:iCs/>
          <w:sz w:val="24"/>
          <w:lang w:val="en-US"/>
        </w:rPr>
      </w:r>
    </w:p>
    <w:p>
      <w:pPr>
        <w:pStyle w:val="Normal1"/>
        <w:spacing w:lineRule="auto" w:line="240"/>
        <w:ind w:firstLine="284" w:end="0"/>
        <w:jc w:val="center"/>
        <w:rPr>
          <w:i/>
          <w:i/>
          <w:iCs/>
          <w:sz w:val="24"/>
        </w:rPr>
      </w:pPr>
      <w:r>
        <w:rPr>
          <w:i/>
          <w:iCs/>
          <w:sz w:val="24"/>
        </w:rPr>
        <w:t xml:space="preserve">3. </w:t>
      </w:r>
      <w:r>
        <w:rPr>
          <w:i/>
          <w:iCs/>
          <w:sz w:val="24"/>
          <w:lang w:val="en-US"/>
        </w:rPr>
        <w:t>Pret</w:t>
      </w:r>
      <w:r>
        <w:rPr>
          <w:i/>
          <w:iCs/>
          <w:sz w:val="24"/>
        </w:rPr>
        <w:t>é</w:t>
      </w:r>
      <w:r>
        <w:rPr>
          <w:i/>
          <w:iCs/>
          <w:sz w:val="24"/>
          <w:lang w:val="en-US"/>
        </w:rPr>
        <w:t>rito</w:t>
      </w:r>
      <w:r>
        <w:rPr>
          <w:i/>
          <w:iCs/>
          <w:sz w:val="24"/>
        </w:rPr>
        <w:t xml:space="preserve"> </w:t>
      </w:r>
      <w:r>
        <w:rPr>
          <w:i/>
          <w:iCs/>
          <w:sz w:val="24"/>
          <w:lang w:val="en-US"/>
        </w:rPr>
        <w:t>indefinido</w:t>
      </w:r>
    </w:p>
    <w:tbl>
      <w:tblPr>
        <w:tblW w:w="10348" w:type="dxa"/>
        <w:jc w:val="start"/>
        <w:tblInd w:w="40" w:type="dxa"/>
        <w:tblLayout w:type="fixed"/>
        <w:tblCellMar>
          <w:top w:w="0" w:type="dxa"/>
          <w:start w:w="40" w:type="dxa"/>
          <w:bottom w:w="0" w:type="dxa"/>
          <w:end w:w="40" w:type="dxa"/>
        </w:tblCellMar>
      </w:tblPr>
      <w:tblGrid>
        <w:gridCol w:w="1560"/>
        <w:gridCol w:w="1134"/>
        <w:gridCol w:w="708"/>
        <w:gridCol w:w="1134"/>
        <w:gridCol w:w="1418"/>
        <w:gridCol w:w="1276"/>
        <w:gridCol w:w="1417"/>
        <w:gridCol w:w="1701"/>
      </w:tblGrid>
      <w:tr>
        <w:trPr>
          <w:trHeight w:val="280" w:hRule="exact"/>
        </w:trPr>
        <w:tc>
          <w:tcPr>
            <w:tcW w:w="1560" w:type="dxa"/>
            <w:tcBorders>
              <w:end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2976" w:type="dxa"/>
            <w:gridSpan w:val="3"/>
            <w:vMerge w:val="restart"/>
            <w:tcBorders>
              <w:top w:val="single" w:sz="6" w:space="0" w:color="000000"/>
              <w:start w:val="single" w:sz="6" w:space="0" w:color="000000"/>
              <w:end w:val="single" w:sz="6" w:space="0" w:color="000000"/>
            </w:tcBorders>
          </w:tcPr>
          <w:p>
            <w:pPr>
              <w:pStyle w:val="Normal1"/>
              <w:spacing w:lineRule="auto" w:line="240"/>
              <w:ind w:firstLine="284" w:end="0"/>
              <w:rPr>
                <w:spacing w:val="20"/>
                <w:sz w:val="24"/>
              </w:rPr>
            </w:pPr>
            <w:r>
              <w:rPr>
                <w:spacing w:val="20"/>
                <w:sz w:val="24"/>
              </w:rPr>
              <w:t>Единственное число</w:t>
            </w:r>
          </w:p>
          <w:p>
            <w:pPr>
              <w:pStyle w:val="Normal1"/>
              <w:ind w:firstLine="284" w:end="0"/>
              <w:rPr>
                <w:spacing w:val="20"/>
                <w:sz w:val="24"/>
              </w:rPr>
            </w:pPr>
            <w:r>
              <w:rPr>
                <w:spacing w:val="20"/>
                <w:sz w:val="24"/>
              </w:rPr>
            </w:r>
          </w:p>
        </w:tc>
        <w:tc>
          <w:tcPr>
            <w:tcW w:w="4111" w:type="dxa"/>
            <w:gridSpan w:val="3"/>
            <w:vMerge w:val="restart"/>
            <w:tcBorders>
              <w:top w:val="single" w:sz="6" w:space="0" w:color="000000"/>
              <w:start w:val="single" w:sz="6" w:space="0" w:color="000000"/>
              <w:end w:val="single" w:sz="6" w:space="0" w:color="000000"/>
            </w:tcBorders>
          </w:tcPr>
          <w:p>
            <w:pPr>
              <w:pStyle w:val="Normal1"/>
              <w:spacing w:lineRule="auto" w:line="240"/>
              <w:ind w:firstLine="284" w:end="0"/>
              <w:rPr>
                <w:spacing w:val="20"/>
                <w:sz w:val="24"/>
              </w:rPr>
            </w:pPr>
            <w:r>
              <w:rPr>
                <w:spacing w:val="20"/>
                <w:sz w:val="24"/>
              </w:rPr>
              <w:t>Множественное число</w:t>
            </w:r>
          </w:p>
          <w:p>
            <w:pPr>
              <w:pStyle w:val="Normal1"/>
              <w:ind w:firstLine="284" w:end="0"/>
              <w:rPr>
                <w:spacing w:val="20"/>
                <w:sz w:val="24"/>
              </w:rPr>
            </w:pPr>
            <w:r>
              <w:rPr>
                <w:spacing w:val="20"/>
                <w:sz w:val="24"/>
              </w:rPr>
            </w:r>
          </w:p>
        </w:tc>
        <w:tc>
          <w:tcPr>
            <w:tcW w:w="1701" w:type="dxa"/>
            <w:tcBorders>
              <w:start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240" w:hRule="exact"/>
        </w:trPr>
        <w:tc>
          <w:tcPr>
            <w:tcW w:w="1560" w:type="dxa"/>
            <w:vMerge w:val="restart"/>
            <w:tcBorders>
              <w:end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2976" w:type="dxa"/>
            <w:gridSpan w:val="3"/>
            <w:vMerge w:val="continue"/>
            <w:tcBorders>
              <w:top w:val="single" w:sz="6" w:space="0" w:color="000000"/>
              <w:start w:val="single" w:sz="6" w:space="0" w:color="000000"/>
              <w:end w:val="single" w:sz="6" w:space="0" w:color="000000"/>
            </w:tcBorders>
          </w:tcPr>
          <w:p>
            <w:pPr>
              <w:pStyle w:val="Normal1"/>
              <w:snapToGrid w:val="false"/>
              <w:spacing w:lineRule="auto" w:line="240"/>
              <w:ind w:firstLine="284" w:end="0"/>
              <w:rPr>
                <w:sz w:val="24"/>
              </w:rPr>
            </w:pPr>
            <w:r>
              <w:rPr>
                <w:sz w:val="24"/>
              </w:rPr>
            </w:r>
          </w:p>
        </w:tc>
        <w:tc>
          <w:tcPr>
            <w:tcW w:w="4111" w:type="dxa"/>
            <w:gridSpan w:val="3"/>
            <w:vMerge w:val="continue"/>
            <w:tcBorders>
              <w:top w:val="single" w:sz="6" w:space="0" w:color="000000"/>
              <w:start w:val="single" w:sz="6" w:space="0" w:color="000000"/>
              <w:end w:val="single" w:sz="6" w:space="0" w:color="000000"/>
            </w:tcBorders>
          </w:tcPr>
          <w:p>
            <w:pPr>
              <w:pStyle w:val="Normal1"/>
              <w:snapToGrid w:val="false"/>
              <w:spacing w:lineRule="auto" w:line="240"/>
              <w:ind w:firstLine="284" w:end="0"/>
              <w:rPr>
                <w:sz w:val="24"/>
              </w:rPr>
            </w:pPr>
            <w:r>
              <w:rPr>
                <w:sz w:val="24"/>
              </w:rPr>
            </w:r>
          </w:p>
        </w:tc>
        <w:tc>
          <w:tcPr>
            <w:tcW w:w="1701" w:type="dxa"/>
            <w:tcBorders>
              <w:start w:val="single" w:sz="6" w:space="0" w:color="000000"/>
              <w:bottom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300" w:hRule="exact"/>
        </w:trPr>
        <w:tc>
          <w:tcPr>
            <w:tcW w:w="1560" w:type="dxa"/>
            <w:vMerge w:val="continue"/>
            <w:tcBorders>
              <w:end w:val="single" w:sz="6" w:space="0" w:color="000000"/>
            </w:tcBorders>
          </w:tcPr>
          <w:p>
            <w:pPr>
              <w:pStyle w:val="Normal1"/>
              <w:snapToGrid w:val="false"/>
              <w:spacing w:lineRule="auto" w:line="240"/>
              <w:ind w:firstLine="284" w:end="0"/>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1</w:t>
            </w:r>
          </w:p>
          <w:p>
            <w:pPr>
              <w:pStyle w:val="Normal1"/>
              <w:spacing w:lineRule="auto" w:line="240"/>
              <w:ind w:firstLine="284" w:end="0"/>
              <w:rPr>
                <w:sz w:val="24"/>
              </w:rPr>
            </w:pPr>
            <w:r>
              <w:rPr>
                <w:sz w:val="24"/>
              </w:rPr>
            </w:r>
          </w:p>
        </w:tc>
        <w:tc>
          <w:tcPr>
            <w:tcW w:w="708"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2</w:t>
            </w:r>
          </w:p>
          <w:p>
            <w:pPr>
              <w:pStyle w:val="Normal1"/>
              <w:spacing w:lineRule="auto" w:line="240"/>
              <w:ind w:firstLine="284" w:end="0"/>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3</w:t>
            </w:r>
          </w:p>
          <w:p>
            <w:pPr>
              <w:pStyle w:val="Normal1"/>
              <w:spacing w:lineRule="auto" w:line="240"/>
              <w:ind w:firstLine="284" w:end="0"/>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1</w:t>
            </w:r>
          </w:p>
          <w:p>
            <w:pPr>
              <w:pStyle w:val="Normal1"/>
              <w:spacing w:lineRule="auto" w:line="240"/>
              <w:ind w:firstLine="284" w:end="0"/>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2</w:t>
            </w:r>
          </w:p>
          <w:p>
            <w:pPr>
              <w:pStyle w:val="Normal1"/>
              <w:spacing w:lineRule="auto" w:line="240"/>
              <w:ind w:firstLine="284" w:end="0"/>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3</w:t>
            </w:r>
          </w:p>
          <w:p>
            <w:pPr>
              <w:pStyle w:val="Normal1"/>
              <w:spacing w:lineRule="auto" w:line="240"/>
              <w:ind w:firstLine="284" w:end="0"/>
              <w:rPr>
                <w:sz w:val="24"/>
              </w:rPr>
            </w:pPr>
            <w:r>
              <w:rPr>
                <w:sz w:val="24"/>
              </w:rPr>
            </w:r>
          </w:p>
        </w:tc>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rPr>
                <w:sz w:val="24"/>
              </w:rPr>
            </w:pPr>
            <w:r>
              <w:rPr>
                <w:sz w:val="24"/>
              </w:rPr>
              <w:t>Лицо</w:t>
            </w:r>
          </w:p>
          <w:p>
            <w:pPr>
              <w:pStyle w:val="Normal1"/>
              <w:spacing w:lineRule="auto" w:line="240"/>
              <w:ind w:firstLine="284" w:end="0"/>
              <w:rPr>
                <w:sz w:val="24"/>
              </w:rPr>
            </w:pPr>
            <w:r>
              <w:rPr>
                <w:sz w:val="24"/>
              </w:rPr>
            </w:r>
          </w:p>
        </w:tc>
      </w:tr>
      <w:tr>
        <w:trPr>
          <w:trHeight w:val="500" w:hRule="exact"/>
        </w:trPr>
        <w:tc>
          <w:tcPr>
            <w:tcW w:w="1560" w:type="dxa"/>
            <w:vMerge w:val="restart"/>
            <w:tcBorders>
              <w:top w:val="single" w:sz="6" w:space="0" w:color="000000"/>
              <w:start w:val="single" w:sz="6" w:space="0" w:color="000000"/>
              <w:end w:val="single" w:sz="6" w:space="0" w:color="000000"/>
            </w:tcBorders>
          </w:tcPr>
          <w:p>
            <w:pPr>
              <w:pStyle w:val="Normal1"/>
              <w:spacing w:lineRule="auto" w:line="240"/>
              <w:jc w:val="center"/>
              <w:rPr>
                <w:sz w:val="24"/>
              </w:rPr>
            </w:pPr>
            <w:r>
              <w:rPr>
                <w:sz w:val="24"/>
              </w:rPr>
              <w:t>Основа</w:t>
            </w:r>
          </w:p>
          <w:p>
            <w:pPr>
              <w:pStyle w:val="Normal1"/>
              <w:spacing w:lineRule="auto" w:line="240"/>
              <w:jc w:val="center"/>
              <w:rPr>
                <w:sz w:val="24"/>
              </w:rPr>
            </w:pPr>
            <w:r>
              <w:rPr>
                <w:sz w:val="24"/>
              </w:rPr>
              <w:t>глагола</w:t>
            </w:r>
          </w:p>
          <w:p>
            <w:pPr>
              <w:pStyle w:val="Normal1"/>
              <w:spacing w:lineRule="auto" w:line="24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-é</w:t>
            </w:r>
          </w:p>
          <w:p>
            <w:pPr>
              <w:pStyle w:val="Normal1"/>
              <w:spacing w:lineRule="auto" w:line="240"/>
              <w:jc w:val="center"/>
              <w:rPr>
                <w:sz w:val="24"/>
              </w:rPr>
            </w:pPr>
            <w:r>
              <w:rPr>
                <w:sz w:val="24"/>
              </w:rPr>
            </w:r>
          </w:p>
        </w:tc>
        <w:tc>
          <w:tcPr>
            <w:tcW w:w="70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w:t>
            </w:r>
            <w:r>
              <w:rPr>
                <w:sz w:val="24"/>
                <w:lang w:val="en-US"/>
              </w:rPr>
              <w:t>aste</w:t>
            </w:r>
          </w:p>
          <w:p>
            <w:pPr>
              <w:pStyle w:val="Normal1"/>
              <w:spacing w:lineRule="auto" w:line="24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-ó</w:t>
            </w:r>
          </w:p>
          <w:p>
            <w:pPr>
              <w:pStyle w:val="Normal1"/>
              <w:spacing w:lineRule="auto" w:line="24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-amos</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-asteis</w:t>
            </w:r>
          </w:p>
          <w:p>
            <w:pPr>
              <w:pStyle w:val="Normal1"/>
              <w:spacing w:lineRule="auto" w:line="240"/>
              <w:jc w:val="center"/>
              <w:rPr>
                <w:sz w:val="24"/>
                <w:lang w:val="en-US"/>
              </w:rPr>
            </w:pPr>
            <w:r>
              <w:rPr>
                <w:sz w:val="24"/>
                <w:lang w:val="en-US"/>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-aron</w:t>
            </w:r>
          </w:p>
          <w:p>
            <w:pPr>
              <w:pStyle w:val="Normal1"/>
              <w:spacing w:lineRule="auto" w:line="240"/>
              <w:jc w:val="center"/>
              <w:rPr>
                <w:sz w:val="24"/>
                <w:lang w:val="en-US"/>
              </w:rPr>
            </w:pPr>
            <w:r>
              <w:rPr>
                <w:sz w:val="24"/>
                <w:lang w:val="en-US"/>
              </w:rPr>
            </w:r>
          </w:p>
        </w:tc>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sz w:val="24"/>
              </w:rPr>
              <w:t>Спряжение</w:t>
            </w:r>
            <w:r>
              <w:rPr>
                <w:sz w:val="24"/>
                <w:lang w:val="en-US"/>
              </w:rPr>
              <w:t xml:space="preserve"> I</w:t>
            </w:r>
          </w:p>
          <w:p>
            <w:pPr>
              <w:pStyle w:val="Normal1"/>
              <w:spacing w:lineRule="auto" w:line="240"/>
              <w:jc w:val="center"/>
              <w:rPr>
                <w:sz w:val="24"/>
                <w:lang w:val="en-US"/>
              </w:rPr>
            </w:pPr>
            <w:r>
              <w:rPr>
                <w:sz w:val="24"/>
                <w:lang w:val="en-US"/>
              </w:rPr>
            </w:r>
          </w:p>
        </w:tc>
      </w:tr>
      <w:tr>
        <w:trPr>
          <w:trHeight w:val="320" w:hRule="exact"/>
        </w:trPr>
        <w:tc>
          <w:tcPr>
            <w:tcW w:w="1560" w:type="dxa"/>
            <w:vMerge w:val="continue"/>
            <w:tcBorders>
              <w:top w:val="single" w:sz="6" w:space="0" w:color="000000"/>
              <w:start w:val="single" w:sz="6" w:space="0" w:color="000000"/>
              <w:end w:val="single" w:sz="6" w:space="0" w:color="000000"/>
            </w:tcBorders>
          </w:tcPr>
          <w:p>
            <w:pPr>
              <w:pStyle w:val="Normal1"/>
              <w:snapToGrid w:val="false"/>
              <w:spacing w:lineRule="auto" w:line="240"/>
              <w:jc w:val="center"/>
              <w:rPr>
                <w:sz w:val="24"/>
                <w:lang w:val="en-US"/>
              </w:rPr>
            </w:pPr>
            <w:r>
              <w:rPr>
                <w:sz w:val="24"/>
                <w:lang w:val="en-US"/>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-i</w:t>
            </w:r>
          </w:p>
          <w:p>
            <w:pPr>
              <w:pStyle w:val="Normal1"/>
              <w:spacing w:lineRule="auto" w:line="240"/>
              <w:jc w:val="center"/>
              <w:rPr>
                <w:sz w:val="24"/>
                <w:lang w:val="en-US"/>
              </w:rPr>
            </w:pPr>
            <w:r>
              <w:rPr>
                <w:sz w:val="24"/>
                <w:lang w:val="en-US"/>
              </w:rPr>
            </w:r>
          </w:p>
        </w:tc>
        <w:tc>
          <w:tcPr>
            <w:tcW w:w="70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-iste</w:t>
            </w:r>
          </w:p>
          <w:p>
            <w:pPr>
              <w:pStyle w:val="Normal1"/>
              <w:spacing w:lineRule="auto" w:line="240"/>
              <w:jc w:val="center"/>
              <w:rPr>
                <w:sz w:val="24"/>
                <w:lang w:val="en-US"/>
              </w:rPr>
            </w:pPr>
            <w:r>
              <w:rPr>
                <w:sz w:val="24"/>
                <w:lang w:val="en-US"/>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-ió</w:t>
            </w:r>
          </w:p>
          <w:p>
            <w:pPr>
              <w:pStyle w:val="Normal1"/>
              <w:spacing w:lineRule="auto" w:line="240"/>
              <w:jc w:val="center"/>
              <w:rPr>
                <w:sz w:val="24"/>
                <w:lang w:val="en-US"/>
              </w:rPr>
            </w:pPr>
            <w:r>
              <w:rPr>
                <w:sz w:val="24"/>
                <w:lang w:val="en-US"/>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 imos</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 isteis</w:t>
            </w:r>
          </w:p>
          <w:p>
            <w:pPr>
              <w:pStyle w:val="Normal1"/>
              <w:spacing w:lineRule="auto" w:line="240"/>
              <w:jc w:val="center"/>
              <w:rPr>
                <w:sz w:val="24"/>
                <w:lang w:val="en-US"/>
              </w:rPr>
            </w:pPr>
            <w:r>
              <w:rPr>
                <w:sz w:val="24"/>
                <w:lang w:val="en-US"/>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 ieron</w:t>
            </w:r>
          </w:p>
          <w:p>
            <w:pPr>
              <w:pStyle w:val="Normal1"/>
              <w:spacing w:lineRule="auto" w:line="240"/>
              <w:jc w:val="center"/>
              <w:rPr>
                <w:sz w:val="24"/>
                <w:lang w:val="en-US"/>
              </w:rPr>
            </w:pPr>
            <w:r>
              <w:rPr>
                <w:sz w:val="24"/>
                <w:lang w:val="en-US"/>
              </w:rPr>
            </w:r>
          </w:p>
        </w:tc>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sz w:val="24"/>
                <w:lang w:val="en-US"/>
              </w:rPr>
              <w:t xml:space="preserve">II </w:t>
            </w:r>
            <w:r>
              <w:rPr>
                <w:sz w:val="24"/>
              </w:rPr>
              <w:t>и</w:t>
            </w:r>
            <w:r>
              <w:rPr>
                <w:sz w:val="24"/>
                <w:lang w:val="en-US"/>
              </w:rPr>
              <w:t xml:space="preserve"> III</w:t>
            </w:r>
          </w:p>
          <w:p>
            <w:pPr>
              <w:pStyle w:val="Normal1"/>
              <w:spacing w:lineRule="auto" w:line="240"/>
              <w:jc w:val="center"/>
              <w:rPr>
                <w:sz w:val="24"/>
                <w:lang w:val="en-US"/>
              </w:rPr>
            </w:pPr>
            <w:r>
              <w:rPr>
                <w:sz w:val="24"/>
                <w:lang w:val="en-US"/>
              </w:rPr>
            </w:r>
          </w:p>
        </w:tc>
      </w:tr>
    </w:tbl>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r>
    </w:p>
    <w:p>
      <w:pPr>
        <w:pStyle w:val="Normal1"/>
        <w:tabs>
          <w:tab w:val="clear" w:pos="720"/>
          <w:tab w:val="left" w:pos="1340" w:leader="none"/>
        </w:tabs>
        <w:spacing w:lineRule="auto" w:line="240"/>
        <w:ind w:firstLine="284" w:end="0"/>
        <w:rPr/>
      </w:pPr>
      <w:r>
        <w:rPr>
          <w:sz w:val="24"/>
        </w:rPr>
        <w:t xml:space="preserve">                                                       </w:t>
      </w:r>
      <w:r>
        <w:rPr>
          <w:sz w:val="24"/>
        </w:rPr>
        <w:t xml:space="preserve">Т и п о в ы </w:t>
      </w:r>
      <w:r>
        <w:rPr>
          <w:sz w:val="24"/>
          <w:lang w:val="en-US"/>
        </w:rPr>
        <w:t>e</w:t>
      </w:r>
      <w:r>
        <w:rPr>
          <w:sz w:val="24"/>
        </w:rPr>
        <w:t xml:space="preserve">  п р и м </w:t>
      </w:r>
      <w:r>
        <w:rPr>
          <w:sz w:val="24"/>
          <w:lang w:val="en-US"/>
        </w:rPr>
        <w:t>e</w:t>
      </w:r>
      <w:r>
        <w:rPr>
          <w:sz w:val="24"/>
        </w:rPr>
        <w:t xml:space="preserve"> </w:t>
      </w:r>
      <w:r>
        <w:rPr>
          <w:sz w:val="24"/>
          <w:lang w:val="en-US"/>
        </w:rPr>
        <w:t>p</w:t>
      </w:r>
      <w:r>
        <w:rPr>
          <w:sz w:val="24"/>
        </w:rPr>
        <w:t xml:space="preserve"> ы:</w:t>
      </w:r>
    </w:p>
    <w:p>
      <w:pPr>
        <w:pStyle w:val="Normal1"/>
        <w:tabs>
          <w:tab w:val="clear" w:pos="720"/>
          <w:tab w:val="left" w:pos="1340" w:leader="none"/>
        </w:tabs>
        <w:spacing w:lineRule="auto" w:line="240"/>
        <w:ind w:firstLine="284" w:start="2127" w:end="0"/>
        <w:rPr>
          <w:sz w:val="24"/>
        </w:rPr>
      </w:pPr>
      <w:r>
        <w:rPr>
          <w:sz w:val="24"/>
        </w:rPr>
      </w:r>
    </w:p>
    <w:p>
      <w:pPr>
        <w:pStyle w:val="Normal1"/>
        <w:tabs>
          <w:tab w:val="clear" w:pos="720"/>
          <w:tab w:val="left" w:pos="1340" w:leader="none"/>
        </w:tabs>
        <w:spacing w:lineRule="auto" w:line="240"/>
        <w:ind w:firstLine="1275" w:start="2127" w:end="0"/>
        <w:rPr>
          <w:sz w:val="24"/>
          <w:lang w:val="en-US"/>
        </w:rPr>
      </w:pPr>
      <w:r>
        <w:rPr>
          <w:b/>
          <w:bCs/>
          <w:sz w:val="24"/>
          <w:lang w:val="en-US"/>
        </w:rPr>
        <w:t>Hablar</w:t>
      </w:r>
      <w:r>
        <w:rPr>
          <w:sz w:val="24"/>
          <w:lang w:val="en-US"/>
        </w:rPr>
        <w:t xml:space="preserve"> </w:t>
      </w:r>
      <w:r>
        <w:rPr>
          <w:b/>
          <w:bCs/>
          <w:sz w:val="24"/>
          <w:lang w:val="en-US"/>
        </w:rPr>
        <w:t>Comprender</w:t>
      </w:r>
      <w:r>
        <w:rPr>
          <w:sz w:val="24"/>
          <w:lang w:val="en-US"/>
        </w:rPr>
        <w:t xml:space="preserve"> </w:t>
      </w:r>
      <w:r>
        <w:rPr>
          <w:b/>
          <w:bCs/>
          <w:sz w:val="24"/>
          <w:lang w:val="en-US"/>
        </w:rPr>
        <w:t>Permitir</w:t>
      </w:r>
    </w:p>
    <w:p>
      <w:pPr>
        <w:pStyle w:val="Normal1"/>
        <w:tabs>
          <w:tab w:val="clear" w:pos="720"/>
          <w:tab w:val="left" w:pos="1340" w:leader="none"/>
        </w:tabs>
        <w:spacing w:lineRule="auto" w:line="240"/>
        <w:ind w:firstLine="284" w:start="2127" w:end="0"/>
        <w:rPr>
          <w:sz w:val="24"/>
          <w:lang w:val="en-US"/>
        </w:rPr>
      </w:pPr>
      <w:r>
        <w:rPr>
          <w:sz w:val="24"/>
          <w:lang w:val="en-US"/>
        </w:rPr>
      </w:r>
    </w:p>
    <w:tbl>
      <w:tblPr>
        <w:tblW w:w="6422" w:type="dxa"/>
        <w:jc w:val="center"/>
        <w:tblInd w:w="0" w:type="dxa"/>
        <w:tblLayout w:type="fixed"/>
        <w:tblCellMar>
          <w:top w:w="0" w:type="dxa"/>
          <w:start w:w="108" w:type="dxa"/>
          <w:bottom w:w="0" w:type="dxa"/>
          <w:end w:w="108" w:type="dxa"/>
        </w:tblCellMar>
      </w:tblPr>
      <w:tblGrid>
        <w:gridCol w:w="1515"/>
        <w:gridCol w:w="1515"/>
        <w:gridCol w:w="1744"/>
        <w:gridCol w:w="1648"/>
      </w:tblGrid>
      <w:tr>
        <w:trPr>
          <w:trHeight w:val="1745" w:hRule="atLeast"/>
        </w:trPr>
        <w:tc>
          <w:tcPr>
            <w:tcW w:w="1515" w:type="dxa"/>
            <w:tcBorders/>
            <w:vAlign w:val="center"/>
          </w:tcPr>
          <w:p>
            <w:pPr>
              <w:pStyle w:val="Normal1"/>
              <w:tabs>
                <w:tab w:val="clear" w:pos="720"/>
                <w:tab w:val="center" w:pos="942" w:leader="none"/>
                <w:tab w:val="left" w:pos="1084" w:leader="none"/>
                <w:tab w:val="left" w:pos="2502" w:leader="none"/>
                <w:tab w:val="left" w:pos="3777" w:leader="none"/>
                <w:tab w:val="left" w:pos="5904" w:leader="none"/>
              </w:tabs>
              <w:snapToGrid w:val="false"/>
              <w:spacing w:lineRule="auto" w:line="240"/>
              <w:rPr>
                <w:sz w:val="24"/>
                <w:lang w:val="en-US"/>
              </w:rPr>
            </w:pPr>
            <w:r>
              <w:rPr>
                <w:sz w:val="24"/>
                <w:lang w:val="en-US"/>
              </w:rPr>
            </w:r>
          </w:p>
          <w:p>
            <w:pPr>
              <w:pStyle w:val="Normal1"/>
              <w:tabs>
                <w:tab w:val="clear" w:pos="720"/>
                <w:tab w:val="center" w:pos="942" w:leader="none"/>
                <w:tab w:val="left" w:pos="1084" w:leader="none"/>
                <w:tab w:val="left" w:pos="2502" w:leader="none"/>
                <w:tab w:val="left" w:pos="3777" w:leader="none"/>
                <w:tab w:val="left" w:pos="5904" w:leader="none"/>
              </w:tabs>
              <w:spacing w:lineRule="auto" w:line="240"/>
              <w:rPr>
                <w:sz w:val="24"/>
                <w:lang w:val="en-US"/>
              </w:rPr>
            </w:pPr>
            <w:r>
              <w:rPr>
                <w:sz w:val="24"/>
                <w:lang w:val="en-US"/>
              </w:rPr>
              <w:t>(yo)</w:t>
            </w:r>
          </w:p>
          <w:p>
            <w:pPr>
              <w:pStyle w:val="Normal1"/>
              <w:tabs>
                <w:tab w:val="clear" w:pos="720"/>
                <w:tab w:val="center" w:pos="942" w:leader="none"/>
                <w:tab w:val="left" w:pos="1084" w:leader="none"/>
                <w:tab w:val="left" w:pos="2502" w:leader="none"/>
                <w:tab w:val="left" w:pos="3777" w:leader="none"/>
                <w:tab w:val="left" w:pos="5904" w:leader="none"/>
              </w:tabs>
              <w:spacing w:lineRule="auto" w:line="240"/>
              <w:rPr>
                <w:sz w:val="24"/>
                <w:lang w:val="en-US"/>
              </w:rPr>
            </w:pPr>
            <w:r>
              <w:rPr>
                <w:sz w:val="24"/>
                <w:lang w:val="en-US"/>
              </w:rPr>
              <w:t xml:space="preserve">(tú) </w:t>
            </w:r>
          </w:p>
          <w:p>
            <w:pPr>
              <w:pStyle w:val="Normal1"/>
              <w:tabs>
                <w:tab w:val="clear" w:pos="720"/>
                <w:tab w:val="center" w:pos="942" w:leader="none"/>
                <w:tab w:val="left" w:pos="1084" w:leader="none"/>
                <w:tab w:val="left" w:pos="2502" w:leader="none"/>
                <w:tab w:val="left" w:pos="3777" w:leader="none"/>
                <w:tab w:val="left" w:pos="5904" w:leader="none"/>
              </w:tabs>
              <w:spacing w:lineRule="auto" w:line="240"/>
              <w:rPr>
                <w:sz w:val="24"/>
                <w:lang w:val="en-US"/>
              </w:rPr>
            </w:pPr>
            <w:r>
              <w:rPr>
                <w:sz w:val="24"/>
                <w:lang w:val="en-US"/>
              </w:rPr>
              <w:t xml:space="preserve">(él) </w:t>
            </w:r>
          </w:p>
          <w:p>
            <w:pPr>
              <w:pStyle w:val="Normal1"/>
              <w:tabs>
                <w:tab w:val="clear" w:pos="720"/>
                <w:tab w:val="center" w:pos="942" w:leader="none"/>
                <w:tab w:val="left" w:pos="1084" w:leader="none"/>
                <w:tab w:val="left" w:pos="2502" w:leader="none"/>
                <w:tab w:val="left" w:pos="3777" w:leader="none"/>
                <w:tab w:val="left" w:pos="5904" w:leader="none"/>
              </w:tabs>
              <w:spacing w:lineRule="auto" w:line="240"/>
              <w:rPr>
                <w:sz w:val="24"/>
                <w:lang w:val="en-US"/>
              </w:rPr>
            </w:pPr>
            <w:r>
              <w:rPr>
                <w:sz w:val="24"/>
                <w:lang w:val="en-US"/>
              </w:rPr>
              <w:t xml:space="preserve">(nosotros) </w:t>
            </w:r>
          </w:p>
          <w:p>
            <w:pPr>
              <w:pStyle w:val="Normal1"/>
              <w:tabs>
                <w:tab w:val="clear" w:pos="720"/>
                <w:tab w:val="center" w:pos="942" w:leader="none"/>
                <w:tab w:val="left" w:pos="1084" w:leader="none"/>
                <w:tab w:val="left" w:pos="2502" w:leader="none"/>
                <w:tab w:val="left" w:pos="3777" w:leader="none"/>
                <w:tab w:val="left" w:pos="5904" w:leader="none"/>
              </w:tabs>
              <w:spacing w:lineRule="auto" w:line="240"/>
              <w:rPr>
                <w:sz w:val="24"/>
                <w:lang w:val="en-US"/>
              </w:rPr>
            </w:pPr>
            <w:r>
              <w:rPr>
                <w:sz w:val="24"/>
                <w:lang w:val="en-US"/>
              </w:rPr>
              <w:t xml:space="preserve">(vosotros) </w:t>
            </w:r>
          </w:p>
          <w:p>
            <w:pPr>
              <w:pStyle w:val="Normal1"/>
              <w:tabs>
                <w:tab w:val="clear" w:pos="720"/>
                <w:tab w:val="center" w:pos="942" w:leader="none"/>
                <w:tab w:val="left" w:pos="1084" w:leader="none"/>
                <w:tab w:val="left" w:pos="2502" w:leader="none"/>
                <w:tab w:val="left" w:pos="3777" w:leader="none"/>
                <w:tab w:val="left" w:pos="5904" w:leader="none"/>
              </w:tabs>
              <w:spacing w:lineRule="auto" w:line="240"/>
              <w:rPr>
                <w:sz w:val="24"/>
                <w:lang w:val="en-US"/>
              </w:rPr>
            </w:pPr>
            <w:r>
              <w:rPr>
                <w:sz w:val="24"/>
                <w:lang w:val="en-US"/>
              </w:rPr>
              <w:t>(ellos)</w:t>
              <w:tab/>
              <w:t xml:space="preserve">  </w:t>
            </w:r>
          </w:p>
          <w:p>
            <w:pPr>
              <w:pStyle w:val="Normal1"/>
              <w:tabs>
                <w:tab w:val="clear" w:pos="720"/>
                <w:tab w:val="right" w:pos="1340" w:leader="none"/>
              </w:tabs>
              <w:spacing w:lineRule="auto" w:line="240"/>
              <w:rPr>
                <w:sz w:val="24"/>
                <w:lang w:val="en-US"/>
              </w:rPr>
            </w:pPr>
            <w:r>
              <w:rPr>
                <w:sz w:val="24"/>
                <w:lang w:val="en-US"/>
              </w:rPr>
            </w:r>
          </w:p>
        </w:tc>
        <w:tc>
          <w:tcPr>
            <w:tcW w:w="1515" w:type="dxa"/>
            <w:tcBorders/>
            <w:vAlign w:val="center"/>
          </w:tcPr>
          <w:p>
            <w:pPr>
              <w:pStyle w:val="Normal1"/>
              <w:tabs>
                <w:tab w:val="clear" w:pos="720"/>
                <w:tab w:val="left" w:pos="1340" w:leader="none"/>
              </w:tabs>
              <w:spacing w:lineRule="auto" w:line="240"/>
              <w:rPr/>
            </w:pPr>
            <w:r>
              <w:rPr>
                <w:sz w:val="24"/>
                <w:lang w:val="en-US"/>
              </w:rPr>
              <w:t>habl</w:t>
            </w:r>
            <w:r>
              <w:rPr>
                <w:b/>
                <w:bCs/>
                <w:sz w:val="24"/>
                <w:lang w:val="en-US"/>
              </w:rPr>
              <w:t>é</w:t>
            </w:r>
            <w:r>
              <w:rPr>
                <w:sz w:val="24"/>
                <w:lang w:val="en-US"/>
              </w:rPr>
              <w:t xml:space="preserve"> </w:t>
            </w:r>
          </w:p>
          <w:p>
            <w:pPr>
              <w:pStyle w:val="Normal1"/>
              <w:tabs>
                <w:tab w:val="clear" w:pos="720"/>
                <w:tab w:val="left" w:pos="1340" w:leader="none"/>
              </w:tabs>
              <w:spacing w:lineRule="auto" w:line="240"/>
              <w:rPr/>
            </w:pPr>
            <w:r>
              <w:rPr>
                <w:sz w:val="24"/>
                <w:lang w:val="en-US"/>
              </w:rPr>
              <w:t>habl</w:t>
            </w:r>
            <w:r>
              <w:rPr>
                <w:b/>
                <w:bCs/>
                <w:sz w:val="24"/>
                <w:lang w:val="en-US"/>
              </w:rPr>
              <w:t>aste</w:t>
            </w:r>
            <w:r>
              <w:rPr>
                <w:sz w:val="24"/>
                <w:lang w:val="en-US"/>
              </w:rPr>
              <w:t xml:space="preserve"> </w:t>
            </w:r>
          </w:p>
          <w:p>
            <w:pPr>
              <w:pStyle w:val="Normal1"/>
              <w:tabs>
                <w:tab w:val="clear" w:pos="720"/>
                <w:tab w:val="left" w:pos="1340" w:leader="none"/>
              </w:tabs>
              <w:spacing w:lineRule="auto" w:line="240"/>
              <w:rPr/>
            </w:pPr>
            <w:r>
              <w:rPr>
                <w:sz w:val="24"/>
                <w:lang w:val="en-US"/>
              </w:rPr>
              <w:t>habl</w:t>
            </w:r>
            <w:r>
              <w:rPr>
                <w:b/>
                <w:bCs/>
                <w:sz w:val="24"/>
                <w:lang w:val="en-US"/>
              </w:rPr>
              <w:t>ó</w:t>
            </w:r>
            <w:r>
              <w:rPr>
                <w:sz w:val="24"/>
                <w:lang w:val="en-US"/>
              </w:rPr>
              <w:t xml:space="preserve"> </w:t>
            </w:r>
          </w:p>
          <w:p>
            <w:pPr>
              <w:pStyle w:val="Normal1"/>
              <w:tabs>
                <w:tab w:val="clear" w:pos="720"/>
                <w:tab w:val="left" w:pos="0" w:leader="none"/>
              </w:tabs>
              <w:spacing w:lineRule="auto" w:line="240"/>
              <w:rPr/>
            </w:pPr>
            <w:r>
              <w:rPr>
                <w:sz w:val="24"/>
                <w:lang w:val="en-US"/>
              </w:rPr>
              <w:t>habl</w:t>
            </w:r>
            <w:r>
              <w:rPr>
                <w:b/>
                <w:bCs/>
                <w:sz w:val="24"/>
                <w:lang w:val="en-US"/>
              </w:rPr>
              <w:t>amos</w:t>
            </w:r>
            <w:r>
              <w:rPr>
                <w:sz w:val="24"/>
                <w:lang w:val="en-US"/>
              </w:rPr>
              <w:t xml:space="preserve"> habl</w:t>
            </w:r>
            <w:r>
              <w:rPr>
                <w:b/>
                <w:bCs/>
                <w:sz w:val="24"/>
                <w:lang w:val="en-US"/>
              </w:rPr>
              <w:t>asteis</w:t>
            </w:r>
            <w:r>
              <w:rPr>
                <w:sz w:val="24"/>
                <w:lang w:val="en-US"/>
              </w:rPr>
              <w:t xml:space="preserve"> habl</w:t>
            </w:r>
            <w:r>
              <w:rPr>
                <w:b/>
                <w:bCs/>
                <w:sz w:val="24"/>
                <w:lang w:val="en-US"/>
              </w:rPr>
              <w:t>aron</w:t>
            </w:r>
            <w:r>
              <w:rPr>
                <w:sz w:val="24"/>
                <w:lang w:val="en-US"/>
              </w:rPr>
              <w:t xml:space="preserve"> </w:t>
            </w:r>
          </w:p>
        </w:tc>
        <w:tc>
          <w:tcPr>
            <w:tcW w:w="1744" w:type="dxa"/>
            <w:tcBorders/>
            <w:vAlign w:val="center"/>
          </w:tcPr>
          <w:p>
            <w:pPr>
              <w:pStyle w:val="Normal1"/>
              <w:tabs>
                <w:tab w:val="clear" w:pos="720"/>
                <w:tab w:val="left" w:pos="0" w:leader="none"/>
              </w:tabs>
              <w:spacing w:lineRule="auto" w:line="240"/>
              <w:rPr/>
            </w:pPr>
            <w:r>
              <w:rPr>
                <w:sz w:val="24"/>
                <w:lang w:val="en-US"/>
              </w:rPr>
              <w:t>comprend</w:t>
            </w:r>
            <w:r>
              <w:rPr>
                <w:b/>
                <w:bCs/>
                <w:sz w:val="24"/>
                <w:lang w:val="en-US"/>
              </w:rPr>
              <w:t>í</w:t>
            </w:r>
            <w:r>
              <w:rPr>
                <w:sz w:val="24"/>
                <w:lang w:val="en-US"/>
              </w:rPr>
              <w:t xml:space="preserve"> comprend</w:t>
            </w:r>
            <w:r>
              <w:rPr>
                <w:b/>
                <w:bCs/>
                <w:sz w:val="24"/>
                <w:lang w:val="en-US"/>
              </w:rPr>
              <w:t>iste</w:t>
            </w:r>
            <w:r>
              <w:rPr>
                <w:sz w:val="24"/>
                <w:lang w:val="en-US"/>
              </w:rPr>
              <w:t xml:space="preserve"> comprend</w:t>
            </w:r>
            <w:r>
              <w:rPr>
                <w:b/>
                <w:bCs/>
                <w:sz w:val="24"/>
                <w:lang w:val="en-US"/>
              </w:rPr>
              <w:t>ió</w:t>
            </w:r>
            <w:r>
              <w:rPr>
                <w:sz w:val="24"/>
                <w:lang w:val="en-US"/>
              </w:rPr>
              <w:t xml:space="preserve"> comprend</w:t>
            </w:r>
            <w:r>
              <w:rPr>
                <w:b/>
                <w:bCs/>
                <w:sz w:val="24"/>
                <w:lang w:val="en-US"/>
              </w:rPr>
              <w:t>imos</w:t>
            </w:r>
            <w:r>
              <w:rPr>
                <w:sz w:val="24"/>
                <w:lang w:val="en-US"/>
              </w:rPr>
              <w:t xml:space="preserve"> comprend</w:t>
            </w:r>
            <w:r>
              <w:rPr>
                <w:b/>
                <w:bCs/>
                <w:sz w:val="24"/>
                <w:lang w:val="en-US"/>
              </w:rPr>
              <w:t>isteis</w:t>
            </w:r>
            <w:r>
              <w:rPr>
                <w:sz w:val="24"/>
                <w:lang w:val="en-US"/>
              </w:rPr>
              <w:t xml:space="preserve"> comprend</w:t>
            </w:r>
            <w:r>
              <w:rPr>
                <w:b/>
                <w:bCs/>
                <w:sz w:val="24"/>
                <w:lang w:val="en-US"/>
              </w:rPr>
              <w:t>ieron</w:t>
            </w:r>
            <w:r>
              <w:rPr>
                <w:sz w:val="24"/>
                <w:lang w:val="en-US"/>
              </w:rPr>
              <w:t xml:space="preserve"> </w:t>
            </w:r>
          </w:p>
        </w:tc>
        <w:tc>
          <w:tcPr>
            <w:tcW w:w="1648" w:type="dxa"/>
            <w:tcBorders/>
            <w:vAlign w:val="center"/>
          </w:tcPr>
          <w:p>
            <w:pPr>
              <w:pStyle w:val="Normal1"/>
              <w:tabs>
                <w:tab w:val="clear" w:pos="720"/>
                <w:tab w:val="left" w:pos="1340" w:leader="none"/>
              </w:tabs>
              <w:spacing w:lineRule="auto" w:line="240"/>
              <w:rPr/>
            </w:pPr>
            <w:r>
              <w:rPr>
                <w:sz w:val="24"/>
                <w:lang w:val="en-US"/>
              </w:rPr>
              <w:t>permit</w:t>
            </w:r>
            <w:r>
              <w:rPr>
                <w:b/>
                <w:bCs/>
                <w:sz w:val="24"/>
                <w:lang w:val="en-US"/>
              </w:rPr>
              <w:t>í</w:t>
            </w:r>
            <w:r>
              <w:rPr>
                <w:sz w:val="24"/>
                <w:lang w:val="en-US"/>
              </w:rPr>
              <w:t xml:space="preserve"> permit</w:t>
            </w:r>
            <w:r>
              <w:rPr>
                <w:b/>
                <w:bCs/>
                <w:sz w:val="24"/>
                <w:lang w:val="en-US"/>
              </w:rPr>
              <w:t>iste</w:t>
            </w:r>
            <w:r>
              <w:rPr>
                <w:sz w:val="24"/>
                <w:lang w:val="en-US"/>
              </w:rPr>
              <w:t xml:space="preserve"> permit</w:t>
            </w:r>
            <w:r>
              <w:rPr>
                <w:b/>
                <w:bCs/>
                <w:sz w:val="24"/>
                <w:lang w:val="en-US"/>
              </w:rPr>
              <w:t>ío</w:t>
            </w:r>
            <w:r>
              <w:rPr>
                <w:sz w:val="24"/>
                <w:lang w:val="en-US"/>
              </w:rPr>
              <w:t xml:space="preserve"> </w:t>
            </w:r>
          </w:p>
          <w:p>
            <w:pPr>
              <w:pStyle w:val="Normal1"/>
              <w:tabs>
                <w:tab w:val="clear" w:pos="720"/>
                <w:tab w:val="left" w:pos="1340" w:leader="none"/>
              </w:tabs>
              <w:spacing w:lineRule="auto" w:line="240"/>
              <w:rPr>
                <w:sz w:val="24"/>
                <w:lang w:val="en-US"/>
              </w:rPr>
            </w:pPr>
            <w:r>
              <w:rPr>
                <w:sz w:val="24"/>
                <w:lang w:val="en-US"/>
              </w:rPr>
              <w:t>permit</w:t>
            </w:r>
            <w:r>
              <w:rPr>
                <w:b/>
                <w:bCs/>
                <w:sz w:val="24"/>
                <w:lang w:val="en-US"/>
              </w:rPr>
              <w:t>imos</w:t>
            </w:r>
            <w:r>
              <w:rPr>
                <w:sz w:val="24"/>
                <w:lang w:val="en-US"/>
              </w:rPr>
              <w:t xml:space="preserve"> pennit</w:t>
            </w:r>
            <w:r>
              <w:rPr>
                <w:b/>
                <w:bCs/>
                <w:sz w:val="24"/>
                <w:lang w:val="en-US"/>
              </w:rPr>
              <w:t>isteis</w:t>
            </w:r>
            <w:r>
              <w:rPr>
                <w:sz w:val="24"/>
                <w:lang w:val="en-US"/>
              </w:rPr>
              <w:t xml:space="preserve"> permit</w:t>
            </w:r>
            <w:r>
              <w:rPr>
                <w:b/>
                <w:bCs/>
                <w:sz w:val="24"/>
                <w:lang w:val="en-US"/>
              </w:rPr>
              <w:t>ieron</w:t>
            </w:r>
          </w:p>
        </w:tc>
      </w:tr>
    </w:tbl>
    <w:p>
      <w:pPr>
        <w:pStyle w:val="Normal1"/>
        <w:tabs>
          <w:tab w:val="clear" w:pos="720"/>
          <w:tab w:val="left" w:pos="1340" w:leader="none"/>
        </w:tabs>
        <w:spacing w:lineRule="auto" w:line="240"/>
        <w:ind w:firstLine="284" w:end="0"/>
        <w:rPr>
          <w:sz w:val="24"/>
          <w:lang w:val="en-US"/>
        </w:rPr>
      </w:pPr>
      <w:r>
        <w:rPr>
          <w:sz w:val="24"/>
          <w:lang w:val="en-US"/>
        </w:rPr>
        <w:tab/>
      </w:r>
    </w:p>
    <w:p>
      <w:pPr>
        <w:pStyle w:val="Normal1"/>
        <w:tabs>
          <w:tab w:val="clear" w:pos="720"/>
          <w:tab w:val="left" w:pos="1340" w:leader="none"/>
        </w:tabs>
        <w:spacing w:lineRule="auto" w:line="240"/>
        <w:ind w:firstLine="284" w:end="0"/>
        <w:jc w:val="center"/>
        <w:rPr>
          <w:sz w:val="24"/>
        </w:rPr>
      </w:pPr>
      <w:r>
        <w:rPr>
          <w:sz w:val="24"/>
        </w:rPr>
        <w:t xml:space="preserve">4. </w:t>
      </w:r>
      <w:r>
        <w:rPr>
          <w:sz w:val="24"/>
          <w:lang w:val="en-US"/>
        </w:rPr>
        <w:t>Futuro</w:t>
      </w:r>
      <w:r>
        <w:rPr>
          <w:sz w:val="24"/>
        </w:rPr>
        <w:t xml:space="preserve"> </w:t>
      </w:r>
      <w:r>
        <w:rPr>
          <w:sz w:val="24"/>
          <w:lang w:val="en-US"/>
        </w:rPr>
        <w:t>imperfecto</w:t>
      </w:r>
    </w:p>
    <w:tbl>
      <w:tblPr>
        <w:tblW w:w="10775" w:type="dxa"/>
        <w:jc w:val="start"/>
        <w:tblInd w:w="40" w:type="dxa"/>
        <w:tblLayout w:type="fixed"/>
        <w:tblCellMar>
          <w:top w:w="0" w:type="dxa"/>
          <w:start w:w="40" w:type="dxa"/>
          <w:bottom w:w="0" w:type="dxa"/>
          <w:end w:w="40" w:type="dxa"/>
        </w:tblCellMar>
      </w:tblPr>
      <w:tblGrid>
        <w:gridCol w:w="1560"/>
        <w:gridCol w:w="1559"/>
        <w:gridCol w:w="1134"/>
        <w:gridCol w:w="1134"/>
        <w:gridCol w:w="1418"/>
        <w:gridCol w:w="1276"/>
        <w:gridCol w:w="1277"/>
        <w:gridCol w:w="1417"/>
      </w:tblGrid>
      <w:tr>
        <w:trPr>
          <w:trHeight w:val="300" w:hRule="exact"/>
        </w:trPr>
        <w:tc>
          <w:tcPr>
            <w:tcW w:w="1560" w:type="dxa"/>
            <w:tcBorders>
              <w:end w:val="single" w:sz="6" w:space="0" w:color="000000"/>
            </w:tcBorders>
          </w:tcPr>
          <w:p>
            <w:pPr>
              <w:pStyle w:val="Normal1"/>
              <w:snapToGrid w:val="false"/>
              <w:spacing w:lineRule="auto" w:line="240"/>
              <w:ind w:firstLine="284" w:end="0"/>
              <w:jc w:val="center"/>
              <w:rPr>
                <w:sz w:val="24"/>
              </w:rPr>
            </w:pPr>
            <w:r>
              <w:rPr>
                <w:sz w:val="24"/>
              </w:rPr>
            </w:r>
          </w:p>
        </w:tc>
        <w:tc>
          <w:tcPr>
            <w:tcW w:w="3827" w:type="dxa"/>
            <w:gridSpan w:val="3"/>
            <w:tcBorders>
              <w:top w:val="single" w:sz="6" w:space="0" w:color="000000"/>
              <w:start w:val="single" w:sz="6" w:space="0" w:color="000000"/>
              <w:end w:val="single" w:sz="6" w:space="0" w:color="000000"/>
            </w:tcBorders>
          </w:tcPr>
          <w:p>
            <w:pPr>
              <w:pStyle w:val="Normal1"/>
              <w:spacing w:lineRule="auto" w:line="240"/>
              <w:ind w:firstLine="13" w:end="0"/>
              <w:jc w:val="center"/>
              <w:rPr>
                <w:spacing w:val="20"/>
                <w:sz w:val="24"/>
              </w:rPr>
            </w:pPr>
            <w:r>
              <w:rPr>
                <w:spacing w:val="20"/>
                <w:sz w:val="24"/>
              </w:rPr>
              <w:t>Единственное</w:t>
            </w:r>
          </w:p>
          <w:p>
            <w:pPr>
              <w:pStyle w:val="Normal1"/>
              <w:spacing w:lineRule="auto" w:line="240"/>
              <w:ind w:firstLine="13" w:end="0"/>
              <w:jc w:val="center"/>
              <w:rPr>
                <w:spacing w:val="20"/>
                <w:sz w:val="24"/>
              </w:rPr>
            </w:pPr>
            <w:r>
              <w:rPr>
                <w:spacing w:val="20"/>
                <w:sz w:val="24"/>
              </w:rPr>
            </w:r>
          </w:p>
        </w:tc>
        <w:tc>
          <w:tcPr>
            <w:tcW w:w="3971" w:type="dxa"/>
            <w:gridSpan w:val="3"/>
            <w:tcBorders>
              <w:top w:val="single" w:sz="6" w:space="0" w:color="000000"/>
              <w:start w:val="single" w:sz="6" w:space="0" w:color="000000"/>
              <w:end w:val="single" w:sz="6" w:space="0" w:color="000000"/>
            </w:tcBorders>
          </w:tcPr>
          <w:p>
            <w:pPr>
              <w:pStyle w:val="Normal1"/>
              <w:spacing w:lineRule="auto" w:line="240"/>
              <w:ind w:firstLine="13" w:end="0"/>
              <w:jc w:val="center"/>
              <w:rPr>
                <w:spacing w:val="20"/>
                <w:sz w:val="24"/>
              </w:rPr>
            </w:pPr>
            <w:r>
              <w:rPr>
                <w:spacing w:val="20"/>
                <w:sz w:val="24"/>
              </w:rPr>
              <w:t>Множественное</w:t>
            </w:r>
          </w:p>
          <w:p>
            <w:pPr>
              <w:pStyle w:val="Normal1"/>
              <w:spacing w:lineRule="auto" w:line="240"/>
              <w:ind w:firstLine="13" w:end="0"/>
              <w:jc w:val="center"/>
              <w:rPr>
                <w:spacing w:val="20"/>
                <w:sz w:val="24"/>
              </w:rPr>
            </w:pPr>
            <w:r>
              <w:rPr>
                <w:spacing w:val="20"/>
                <w:sz w:val="24"/>
              </w:rPr>
            </w:r>
          </w:p>
        </w:tc>
        <w:tc>
          <w:tcPr>
            <w:tcW w:w="1417" w:type="dxa"/>
            <w:tcBorders>
              <w:start w:val="single" w:sz="6" w:space="0" w:color="000000"/>
            </w:tcBorders>
          </w:tcPr>
          <w:p>
            <w:pPr>
              <w:pStyle w:val="Normal1"/>
              <w:snapToGrid w:val="false"/>
              <w:spacing w:lineRule="auto" w:line="240"/>
              <w:ind w:firstLine="284" w:end="0"/>
              <w:jc w:val="center"/>
              <w:rPr>
                <w:spacing w:val="20"/>
                <w:sz w:val="24"/>
              </w:rPr>
            </w:pPr>
            <w:r>
              <w:rPr>
                <w:spacing w:val="20"/>
                <w:sz w:val="24"/>
              </w:rPr>
            </w:r>
          </w:p>
          <w:p>
            <w:pPr>
              <w:pStyle w:val="Normal1"/>
              <w:spacing w:lineRule="auto" w:line="240"/>
              <w:ind w:firstLine="284" w:end="0"/>
              <w:jc w:val="center"/>
              <w:rPr>
                <w:sz w:val="24"/>
              </w:rPr>
            </w:pPr>
            <w:r>
              <w:rPr>
                <w:sz w:val="24"/>
              </w:rPr>
            </w:r>
          </w:p>
        </w:tc>
      </w:tr>
      <w:tr>
        <w:trPr>
          <w:trHeight w:val="240" w:hRule="exact"/>
        </w:trPr>
        <w:tc>
          <w:tcPr>
            <w:tcW w:w="1560" w:type="dxa"/>
            <w:vMerge w:val="restart"/>
            <w:tcBorders>
              <w:end w:val="single" w:sz="6" w:space="0" w:color="000000"/>
            </w:tcBorders>
          </w:tcPr>
          <w:p>
            <w:pPr>
              <w:pStyle w:val="Normal1"/>
              <w:snapToGrid w:val="false"/>
              <w:spacing w:lineRule="auto" w:line="240"/>
              <w:ind w:firstLine="284" w:end="0"/>
              <w:jc w:val="center"/>
              <w:rPr>
                <w:sz w:val="24"/>
              </w:rPr>
            </w:pPr>
            <w:r>
              <w:rPr>
                <w:sz w:val="24"/>
              </w:rPr>
            </w:r>
          </w:p>
        </w:tc>
        <w:tc>
          <w:tcPr>
            <w:tcW w:w="3827" w:type="dxa"/>
            <w:gridSpan w:val="3"/>
            <w:tcBorders>
              <w:start w:val="single" w:sz="6" w:space="0" w:color="000000"/>
              <w:bottom w:val="single" w:sz="6" w:space="0" w:color="000000"/>
              <w:end w:val="single" w:sz="6" w:space="0" w:color="000000"/>
            </w:tcBorders>
          </w:tcPr>
          <w:p>
            <w:pPr>
              <w:pStyle w:val="Normal1"/>
              <w:spacing w:lineRule="auto" w:line="240"/>
              <w:ind w:firstLine="13" w:end="0"/>
              <w:jc w:val="center"/>
              <w:rPr>
                <w:spacing w:val="20"/>
                <w:sz w:val="24"/>
              </w:rPr>
            </w:pPr>
            <w:r>
              <w:rPr>
                <w:spacing w:val="20"/>
                <w:sz w:val="24"/>
              </w:rPr>
              <w:t>число</w:t>
            </w:r>
          </w:p>
          <w:p>
            <w:pPr>
              <w:pStyle w:val="Normal1"/>
              <w:spacing w:lineRule="auto" w:line="240"/>
              <w:ind w:firstLine="13" w:end="0"/>
              <w:jc w:val="center"/>
              <w:rPr>
                <w:spacing w:val="20"/>
                <w:sz w:val="24"/>
              </w:rPr>
            </w:pPr>
            <w:r>
              <w:rPr>
                <w:spacing w:val="20"/>
                <w:sz w:val="24"/>
              </w:rPr>
            </w:r>
          </w:p>
        </w:tc>
        <w:tc>
          <w:tcPr>
            <w:tcW w:w="3971" w:type="dxa"/>
            <w:gridSpan w:val="3"/>
            <w:tcBorders>
              <w:start w:val="single" w:sz="6" w:space="0" w:color="000000"/>
              <w:bottom w:val="single" w:sz="6" w:space="0" w:color="000000"/>
              <w:end w:val="single" w:sz="6" w:space="0" w:color="000000"/>
            </w:tcBorders>
          </w:tcPr>
          <w:p>
            <w:pPr>
              <w:pStyle w:val="Normal1"/>
              <w:spacing w:lineRule="auto" w:line="240"/>
              <w:ind w:firstLine="13" w:end="0"/>
              <w:jc w:val="center"/>
              <w:rPr>
                <w:spacing w:val="20"/>
                <w:sz w:val="24"/>
              </w:rPr>
            </w:pPr>
            <w:r>
              <w:rPr>
                <w:spacing w:val="20"/>
                <w:sz w:val="24"/>
              </w:rPr>
              <w:t>число</w:t>
            </w:r>
          </w:p>
          <w:p>
            <w:pPr>
              <w:pStyle w:val="Normal1"/>
              <w:spacing w:lineRule="auto" w:line="240"/>
              <w:ind w:firstLine="13" w:end="0"/>
              <w:jc w:val="center"/>
              <w:rPr>
                <w:spacing w:val="20"/>
                <w:sz w:val="24"/>
              </w:rPr>
            </w:pPr>
            <w:r>
              <w:rPr>
                <w:spacing w:val="20"/>
                <w:sz w:val="24"/>
              </w:rPr>
            </w:r>
          </w:p>
        </w:tc>
        <w:tc>
          <w:tcPr>
            <w:tcW w:w="1417" w:type="dxa"/>
            <w:tcBorders>
              <w:start w:val="single" w:sz="6" w:space="0" w:color="000000"/>
              <w:bottom w:val="single" w:sz="6" w:space="0" w:color="000000"/>
            </w:tcBorders>
          </w:tcPr>
          <w:p>
            <w:pPr>
              <w:pStyle w:val="Normal1"/>
              <w:snapToGrid w:val="false"/>
              <w:spacing w:lineRule="auto" w:line="240"/>
              <w:ind w:firstLine="284" w:end="0"/>
              <w:jc w:val="center"/>
              <w:rPr>
                <w:spacing w:val="20"/>
                <w:sz w:val="24"/>
              </w:rPr>
            </w:pPr>
            <w:r>
              <w:rPr>
                <w:spacing w:val="20"/>
                <w:sz w:val="24"/>
              </w:rPr>
            </w:r>
          </w:p>
          <w:p>
            <w:pPr>
              <w:pStyle w:val="Normal1"/>
              <w:spacing w:lineRule="auto" w:line="240"/>
              <w:ind w:firstLine="284" w:end="0"/>
              <w:jc w:val="center"/>
              <w:rPr>
                <w:sz w:val="24"/>
              </w:rPr>
            </w:pPr>
            <w:r>
              <w:rPr>
                <w:sz w:val="24"/>
              </w:rPr>
            </w:r>
          </w:p>
        </w:tc>
      </w:tr>
      <w:tr>
        <w:trPr>
          <w:trHeight w:val="300" w:hRule="exact"/>
        </w:trPr>
        <w:tc>
          <w:tcPr>
            <w:tcW w:w="1560" w:type="dxa"/>
            <w:vMerge w:val="continue"/>
            <w:tcBorders>
              <w:end w:val="single" w:sz="6" w:space="0" w:color="000000"/>
            </w:tcBorders>
          </w:tcPr>
          <w:p>
            <w:pPr>
              <w:pStyle w:val="Normal1"/>
              <w:snapToGrid w:val="false"/>
              <w:spacing w:lineRule="auto" w:line="240"/>
              <w:ind w:firstLine="284" w:end="0"/>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13" w:end="0"/>
              <w:jc w:val="center"/>
              <w:rPr>
                <w:sz w:val="24"/>
              </w:rPr>
            </w:pPr>
            <w:r>
              <w:rPr>
                <w:sz w:val="24"/>
              </w:rPr>
              <w:t>1</w:t>
            </w:r>
          </w:p>
          <w:p>
            <w:pPr>
              <w:pStyle w:val="Normal1"/>
              <w:spacing w:lineRule="auto" w:line="240"/>
              <w:ind w:firstLine="13" w:end="0"/>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13" w:end="0"/>
              <w:jc w:val="center"/>
              <w:rPr>
                <w:sz w:val="24"/>
              </w:rPr>
            </w:pPr>
            <w:r>
              <w:rPr>
                <w:sz w:val="24"/>
              </w:rPr>
              <w:t>2</w:t>
            </w:r>
          </w:p>
          <w:p>
            <w:pPr>
              <w:pStyle w:val="Normal1"/>
              <w:spacing w:lineRule="auto" w:line="240"/>
              <w:ind w:firstLine="13" w:end="0"/>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13" w:end="0"/>
              <w:jc w:val="center"/>
              <w:rPr>
                <w:sz w:val="24"/>
              </w:rPr>
            </w:pPr>
            <w:r>
              <w:rPr>
                <w:sz w:val="24"/>
              </w:rPr>
              <w:t>3</w:t>
            </w:r>
          </w:p>
          <w:p>
            <w:pPr>
              <w:pStyle w:val="Normal1"/>
              <w:spacing w:lineRule="auto" w:line="240"/>
              <w:ind w:firstLine="13" w:end="0"/>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13" w:end="0"/>
              <w:jc w:val="center"/>
              <w:rPr>
                <w:sz w:val="24"/>
              </w:rPr>
            </w:pPr>
            <w:r>
              <w:rPr>
                <w:sz w:val="24"/>
              </w:rPr>
              <w:t>1</w:t>
            </w:r>
          </w:p>
          <w:p>
            <w:pPr>
              <w:pStyle w:val="Normal1"/>
              <w:spacing w:lineRule="auto" w:line="240"/>
              <w:ind w:firstLine="13" w:end="0"/>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13" w:end="0"/>
              <w:jc w:val="center"/>
              <w:rPr>
                <w:sz w:val="24"/>
              </w:rPr>
            </w:pPr>
            <w:r>
              <w:rPr>
                <w:sz w:val="24"/>
              </w:rPr>
              <w:t>2</w:t>
            </w:r>
          </w:p>
          <w:p>
            <w:pPr>
              <w:pStyle w:val="Normal1"/>
              <w:spacing w:lineRule="auto" w:line="240"/>
              <w:ind w:firstLine="13" w:end="0"/>
              <w:jc w:val="center"/>
              <w:rPr>
                <w:sz w:val="24"/>
              </w:rPr>
            </w:pPr>
            <w:r>
              <w:rPr>
                <w:sz w:val="24"/>
              </w:rPr>
            </w:r>
          </w:p>
        </w:tc>
        <w:tc>
          <w:tcPr>
            <w:tcW w:w="1277"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13" w:end="0"/>
              <w:jc w:val="center"/>
              <w:rPr>
                <w:sz w:val="24"/>
              </w:rPr>
            </w:pPr>
            <w:r>
              <w:rPr>
                <w:sz w:val="24"/>
              </w:rPr>
              <w:t>3</w:t>
            </w:r>
          </w:p>
          <w:p>
            <w:pPr>
              <w:pStyle w:val="Normal1"/>
              <w:spacing w:lineRule="auto" w:line="240"/>
              <w:ind w:firstLine="13" w:end="0"/>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rPr>
                <w:sz w:val="24"/>
              </w:rPr>
            </w:pPr>
            <w:r>
              <w:rPr>
                <w:sz w:val="24"/>
              </w:rPr>
              <w:t>Лицо</w:t>
            </w:r>
          </w:p>
          <w:p>
            <w:pPr>
              <w:pStyle w:val="Normal1"/>
              <w:spacing w:lineRule="auto" w:line="240"/>
              <w:ind w:firstLine="284" w:end="0"/>
              <w:rPr>
                <w:sz w:val="24"/>
              </w:rPr>
            </w:pPr>
            <w:r>
              <w:rPr>
                <w:sz w:val="24"/>
              </w:rPr>
            </w:r>
          </w:p>
        </w:tc>
      </w:tr>
      <w:tr>
        <w:trPr>
          <w:trHeight w:val="540" w:hRule="exact"/>
        </w:trPr>
        <w:tc>
          <w:tcPr>
            <w:tcW w:w="1560" w:type="dxa"/>
            <w:tcBorders>
              <w:top w:val="single" w:sz="6" w:space="0" w:color="000000"/>
              <w:start w:val="single" w:sz="4" w:space="0" w:color="000000"/>
              <w:bottom w:val="single" w:sz="6" w:space="0" w:color="000000"/>
              <w:end w:val="single" w:sz="6" w:space="0" w:color="000000"/>
            </w:tcBorders>
          </w:tcPr>
          <w:p>
            <w:pPr>
              <w:pStyle w:val="Normal1"/>
              <w:spacing w:lineRule="auto" w:line="240"/>
              <w:jc w:val="center"/>
              <w:rPr/>
            </w:pPr>
            <w:r>
              <w:rPr>
                <w:sz w:val="24"/>
                <w:lang w:val="en-US"/>
              </w:rPr>
              <w:t>infinitivo</w:t>
            </w:r>
            <w:r>
              <w:rPr>
                <w:sz w:val="24"/>
              </w:rPr>
              <w:t xml:space="preserve"> +</w:t>
            </w:r>
          </w:p>
          <w:p>
            <w:pPr>
              <w:pStyle w:val="Normal1"/>
              <w:spacing w:lineRule="auto" w:line="240"/>
              <w:jc w:val="center"/>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-é</w:t>
            </w:r>
          </w:p>
          <w:p>
            <w:pPr>
              <w:pStyle w:val="Normal1"/>
              <w:spacing w:lineRule="auto" w:line="240"/>
              <w:jc w:val="center"/>
              <w:rPr>
                <w:sz w:val="24"/>
                <w:lang w:val="en-US"/>
              </w:rPr>
            </w:pPr>
            <w:r>
              <w:rPr>
                <w:sz w:val="24"/>
                <w:lang w:val="en-US"/>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-ás</w:t>
            </w:r>
          </w:p>
          <w:p>
            <w:pPr>
              <w:pStyle w:val="Normal1"/>
              <w:spacing w:lineRule="auto" w:line="240"/>
              <w:jc w:val="center"/>
              <w:rPr>
                <w:sz w:val="24"/>
                <w:lang w:val="en-US"/>
              </w:rPr>
            </w:pPr>
            <w:r>
              <w:rPr>
                <w:sz w:val="24"/>
                <w:lang w:val="en-US"/>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-á</w:t>
            </w:r>
          </w:p>
          <w:p>
            <w:pPr>
              <w:pStyle w:val="Normal1"/>
              <w:spacing w:lineRule="auto" w:line="240"/>
              <w:jc w:val="center"/>
              <w:rPr>
                <w:sz w:val="24"/>
                <w:lang w:val="en-US"/>
              </w:rPr>
            </w:pPr>
            <w:r>
              <w:rPr>
                <w:sz w:val="24"/>
                <w:lang w:val="en-US"/>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-emos</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-é</w:t>
            </w:r>
            <w:r>
              <w:rPr>
                <w:sz w:val="24"/>
                <w:lang w:val="en-US"/>
              </w:rPr>
              <w:t>is</w:t>
            </w:r>
          </w:p>
          <w:p>
            <w:pPr>
              <w:pStyle w:val="Normal1"/>
              <w:spacing w:lineRule="auto" w:line="240"/>
              <w:jc w:val="center"/>
              <w:rPr>
                <w:sz w:val="24"/>
              </w:rPr>
            </w:pPr>
            <w:r>
              <w:rPr>
                <w:sz w:val="24"/>
              </w:rPr>
            </w:r>
          </w:p>
        </w:tc>
        <w:tc>
          <w:tcPr>
            <w:tcW w:w="127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-á</w:t>
            </w:r>
            <w:r>
              <w:rPr>
                <w:sz w:val="24"/>
                <w:lang w:val="en-US"/>
              </w:rPr>
              <w:t>n</w:t>
            </w:r>
          </w:p>
          <w:p>
            <w:pPr>
              <w:pStyle w:val="Normal1"/>
              <w:spacing w:lineRule="auto" w:line="24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Спряжение I, II и III</w:t>
            </w:r>
          </w:p>
          <w:p>
            <w:pPr>
              <w:pStyle w:val="Normal1"/>
              <w:spacing w:lineRule="auto" w:line="240"/>
              <w:jc w:val="center"/>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jc w:val="center"/>
        <w:rPr>
          <w:spacing w:val="20"/>
          <w:sz w:val="24"/>
        </w:rPr>
      </w:pPr>
      <w:r>
        <w:rPr>
          <w:spacing w:val="20"/>
          <w:sz w:val="24"/>
        </w:rPr>
      </w:r>
    </w:p>
    <w:p>
      <w:pPr>
        <w:pStyle w:val="Normal1"/>
        <w:spacing w:lineRule="auto" w:line="240"/>
        <w:rPr/>
      </w:pPr>
      <w:r>
        <w:rPr>
          <w:spacing w:val="20"/>
          <w:sz w:val="24"/>
        </w:rPr>
        <w:t xml:space="preserve">                                                           </w:t>
      </w:r>
      <w:r>
        <w:rPr>
          <w:spacing w:val="20"/>
          <w:sz w:val="24"/>
        </w:rPr>
        <w:t>Типовые</w:t>
      </w:r>
      <w:r>
        <w:rPr>
          <w:spacing w:val="20"/>
          <w:sz w:val="24"/>
          <w:lang w:val="en-US"/>
        </w:rPr>
        <w:t xml:space="preserve"> </w:t>
      </w:r>
      <w:r>
        <w:rPr>
          <w:spacing w:val="20"/>
          <w:sz w:val="24"/>
        </w:rPr>
        <w:t>примеры</w:t>
      </w:r>
      <w:r>
        <w:rPr>
          <w:spacing w:val="20"/>
          <w:sz w:val="24"/>
          <w:lang w:val="en-US"/>
        </w:rPr>
        <w:t>:</w:t>
      </w:r>
    </w:p>
    <w:p>
      <w:pPr>
        <w:pStyle w:val="Normal1"/>
        <w:spacing w:lineRule="auto" w:line="240"/>
        <w:ind w:firstLine="284" w:start="2835" w:end="0"/>
        <w:rPr>
          <w:sz w:val="24"/>
          <w:lang w:val="en-US"/>
        </w:rPr>
      </w:pPr>
      <w:r>
        <w:rPr>
          <w:sz w:val="24"/>
          <w:lang w:val="en-US"/>
        </w:rPr>
        <w:t xml:space="preserve">                </w:t>
      </w:r>
    </w:p>
    <w:p>
      <w:pPr>
        <w:pStyle w:val="Normal1"/>
        <w:spacing w:lineRule="auto" w:line="240"/>
        <w:ind w:firstLine="414" w:start="720" w:end="0"/>
        <w:jc w:val="center"/>
        <w:rPr>
          <w:sz w:val="24"/>
          <w:lang w:val="en-US"/>
        </w:rPr>
      </w:pPr>
      <w:r>
        <w:rPr>
          <w:b/>
          <w:bCs/>
          <w:sz w:val="24"/>
          <w:lang w:val="en-US"/>
        </w:rPr>
        <w:t>Hablar</w:t>
      </w:r>
      <w:r>
        <w:rPr>
          <w:sz w:val="24"/>
          <w:lang w:val="en-US"/>
        </w:rPr>
        <w:t xml:space="preserve">       </w:t>
      </w:r>
      <w:r>
        <w:rPr>
          <w:b/>
          <w:bCs/>
          <w:sz w:val="24"/>
          <w:lang w:val="en-US"/>
        </w:rPr>
        <w:t>Comprender</w:t>
      </w:r>
      <w:r>
        <w:rPr>
          <w:sz w:val="24"/>
          <w:lang w:val="en-US"/>
        </w:rPr>
        <w:t xml:space="preserve">       </w:t>
      </w:r>
      <w:r>
        <w:rPr>
          <w:b/>
          <w:bCs/>
          <w:sz w:val="24"/>
          <w:lang w:val="en-US"/>
        </w:rPr>
        <w:t>Permitir</w:t>
      </w:r>
    </w:p>
    <w:p>
      <w:pPr>
        <w:pStyle w:val="Normal1"/>
        <w:tabs>
          <w:tab w:val="clear" w:pos="720"/>
          <w:tab w:val="left" w:pos="1276" w:leader="none"/>
        </w:tabs>
        <w:spacing w:lineRule="auto" w:line="240"/>
        <w:rPr>
          <w:sz w:val="24"/>
          <w:lang w:val="en-US"/>
        </w:rPr>
      </w:pPr>
      <w:r>
        <w:rPr>
          <w:sz w:val="24"/>
          <w:lang w:val="en-US"/>
        </w:rPr>
      </w:r>
    </w:p>
    <w:tbl>
      <w:tblPr>
        <w:tblpPr w:vertAnchor="text" w:horzAnchor="text" w:leftFromText="180" w:rightFromText="180" w:tblpX="1384" w:tblpY="1"/>
        <w:tblOverlap w:val="never"/>
        <w:tblW w:w="6912" w:type="dxa"/>
        <w:jc w:val="start"/>
        <w:tblInd w:w="108" w:type="dxa"/>
        <w:tblLayout w:type="fixed"/>
        <w:tblCellMar>
          <w:top w:w="0" w:type="dxa"/>
          <w:start w:w="108" w:type="dxa"/>
          <w:bottom w:w="0" w:type="dxa"/>
          <w:end w:w="108" w:type="dxa"/>
        </w:tblCellMar>
      </w:tblPr>
      <w:tblGrid>
        <w:gridCol w:w="1361"/>
        <w:gridCol w:w="1582"/>
        <w:gridCol w:w="2268"/>
        <w:gridCol w:w="1701"/>
      </w:tblGrid>
      <w:tr>
        <w:trPr>
          <w:trHeight w:val="409" w:hRule="atLeast"/>
        </w:trPr>
        <w:tc>
          <w:tcPr>
            <w:tcW w:w="1361" w:type="dxa"/>
            <w:tcBorders/>
          </w:tcPr>
          <w:p>
            <w:pPr>
              <w:pStyle w:val="Normal1"/>
              <w:tabs>
                <w:tab w:val="clear" w:pos="720"/>
                <w:tab w:val="left" w:pos="1276" w:leader="none"/>
              </w:tabs>
              <w:spacing w:lineRule="auto" w:line="240"/>
              <w:rPr>
                <w:sz w:val="24"/>
                <w:lang w:val="en-US"/>
              </w:rPr>
            </w:pPr>
            <w:r>
              <w:rPr>
                <w:sz w:val="24"/>
                <w:lang w:val="en-US"/>
              </w:rPr>
              <w:t xml:space="preserve">(yo)                </w:t>
            </w:r>
          </w:p>
          <w:p>
            <w:pPr>
              <w:pStyle w:val="Normal1"/>
              <w:tabs>
                <w:tab w:val="clear" w:pos="720"/>
                <w:tab w:val="left" w:pos="1276" w:leader="none"/>
              </w:tabs>
              <w:spacing w:lineRule="auto" w:line="240"/>
              <w:rPr>
                <w:sz w:val="24"/>
                <w:lang w:val="en-US"/>
              </w:rPr>
            </w:pPr>
            <w:r>
              <w:rPr>
                <w:sz w:val="24"/>
                <w:lang w:val="en-US"/>
              </w:rPr>
              <w:t xml:space="preserve">(tú)        </w:t>
            </w:r>
          </w:p>
          <w:p>
            <w:pPr>
              <w:pStyle w:val="Normal1"/>
              <w:tabs>
                <w:tab w:val="clear" w:pos="720"/>
                <w:tab w:val="left" w:pos="1276" w:leader="none"/>
              </w:tabs>
              <w:spacing w:lineRule="auto" w:line="240"/>
              <w:rPr>
                <w:sz w:val="24"/>
                <w:lang w:val="en-US"/>
              </w:rPr>
            </w:pPr>
            <w:r>
              <w:rPr>
                <w:sz w:val="24"/>
                <w:lang w:val="en-US"/>
              </w:rPr>
              <w:t>(el)</w:t>
            </w:r>
          </w:p>
          <w:p>
            <w:pPr>
              <w:pStyle w:val="Normal1"/>
              <w:tabs>
                <w:tab w:val="clear" w:pos="720"/>
                <w:tab w:val="left" w:pos="4395" w:leader="none"/>
              </w:tabs>
              <w:spacing w:lineRule="auto" w:line="240"/>
              <w:jc w:val="start"/>
              <w:rPr/>
            </w:pPr>
            <w:r>
              <w:rPr>
                <w:sz w:val="24"/>
                <w:lang w:val="en-US"/>
              </w:rPr>
              <w:t xml:space="preserve">(nosotros)          </w:t>
            </w:r>
            <w:r>
              <w:rPr>
                <w:b/>
                <w:bCs/>
                <w:sz w:val="24"/>
                <w:lang w:val="en-US"/>
              </w:rPr>
              <w:t xml:space="preserve"> </w:t>
            </w:r>
            <w:r>
              <w:rPr>
                <w:sz w:val="24"/>
                <w:lang w:val="en-US"/>
              </w:rPr>
              <w:t xml:space="preserve">     (vosotros)      </w:t>
            </w:r>
          </w:p>
          <w:p>
            <w:pPr>
              <w:pStyle w:val="Normal1"/>
              <w:tabs>
                <w:tab w:val="clear" w:pos="720"/>
                <w:tab w:val="left" w:pos="4395" w:leader="none"/>
              </w:tabs>
              <w:spacing w:lineRule="auto" w:line="240"/>
              <w:jc w:val="start"/>
              <w:rPr>
                <w:sz w:val="24"/>
                <w:lang w:val="en-US"/>
              </w:rPr>
            </w:pPr>
            <w:r>
              <w:rPr>
                <w:sz w:val="24"/>
                <w:lang w:val="en-US"/>
              </w:rPr>
              <w:t xml:space="preserve">(ellos) </w:t>
            </w:r>
          </w:p>
        </w:tc>
        <w:tc>
          <w:tcPr>
            <w:tcW w:w="1582" w:type="dxa"/>
            <w:tcBorders/>
          </w:tcPr>
          <w:p>
            <w:pPr>
              <w:pStyle w:val="Normal1"/>
              <w:tabs>
                <w:tab w:val="clear" w:pos="720"/>
                <w:tab w:val="left" w:pos="5670" w:leader="none"/>
              </w:tabs>
              <w:spacing w:lineRule="auto" w:line="240"/>
              <w:jc w:val="start"/>
              <w:rPr/>
            </w:pPr>
            <w:r>
              <w:rPr>
                <w:sz w:val="24"/>
                <w:lang w:val="en-US"/>
              </w:rPr>
              <w:t>hablar</w:t>
            </w:r>
            <w:r>
              <w:rPr>
                <w:b/>
                <w:bCs/>
                <w:sz w:val="24"/>
                <w:lang w:val="en-US"/>
              </w:rPr>
              <w:t>é</w:t>
            </w:r>
            <w:r>
              <w:rPr>
                <w:sz w:val="24"/>
                <w:lang w:val="en-US"/>
              </w:rPr>
              <w:t xml:space="preserve">                  hablar</w:t>
            </w:r>
            <w:r>
              <w:rPr>
                <w:b/>
                <w:bCs/>
                <w:sz w:val="24"/>
                <w:lang w:val="en-US"/>
              </w:rPr>
              <w:t>ás</w:t>
            </w:r>
            <w:r>
              <w:rPr>
                <w:sz w:val="24"/>
                <w:lang w:val="en-US"/>
              </w:rPr>
              <w:t xml:space="preserve">       </w:t>
            </w:r>
          </w:p>
          <w:p>
            <w:pPr>
              <w:pStyle w:val="Normal1"/>
              <w:tabs>
                <w:tab w:val="clear" w:pos="720"/>
                <w:tab w:val="left" w:pos="5670" w:leader="none"/>
              </w:tabs>
              <w:spacing w:lineRule="auto" w:line="240"/>
              <w:jc w:val="start"/>
              <w:rPr/>
            </w:pPr>
            <w:r>
              <w:rPr>
                <w:sz w:val="24"/>
                <w:lang w:val="en-US"/>
              </w:rPr>
              <w:t>hablar</w:t>
            </w:r>
            <w:r>
              <w:rPr>
                <w:b/>
                <w:bCs/>
                <w:sz w:val="24"/>
                <w:lang w:val="en-US"/>
              </w:rPr>
              <w:t>á</w:t>
            </w:r>
            <w:r>
              <w:rPr>
                <w:sz w:val="24"/>
                <w:lang w:val="en-US"/>
              </w:rPr>
              <w:t xml:space="preserve">     </w:t>
            </w:r>
            <w:r>
              <w:rPr>
                <w:b/>
                <w:bCs/>
                <w:sz w:val="24"/>
                <w:lang w:val="en-US"/>
              </w:rPr>
              <w:t xml:space="preserve"> </w:t>
            </w:r>
            <w:r>
              <w:rPr>
                <w:sz w:val="24"/>
                <w:lang w:val="en-US"/>
              </w:rPr>
              <w:t xml:space="preserve">     </w:t>
            </w:r>
          </w:p>
          <w:p>
            <w:pPr>
              <w:pStyle w:val="Normal1"/>
              <w:tabs>
                <w:tab w:val="clear" w:pos="720"/>
                <w:tab w:val="left" w:pos="5670" w:leader="none"/>
              </w:tabs>
              <w:spacing w:lineRule="auto" w:line="240"/>
              <w:jc w:val="start"/>
              <w:rPr/>
            </w:pPr>
            <w:r>
              <w:rPr>
                <w:sz w:val="24"/>
                <w:lang w:val="en-US"/>
              </w:rPr>
              <w:t>hablar</w:t>
            </w:r>
            <w:r>
              <w:rPr>
                <w:b/>
                <w:bCs/>
                <w:sz w:val="24"/>
                <w:lang w:val="en-US"/>
              </w:rPr>
              <w:t>emos</w:t>
            </w:r>
            <w:r>
              <w:rPr>
                <w:sz w:val="24"/>
                <w:lang w:val="en-US"/>
              </w:rPr>
              <w:t xml:space="preserve"> </w:t>
            </w:r>
          </w:p>
          <w:p>
            <w:pPr>
              <w:pStyle w:val="Normal1"/>
              <w:tabs>
                <w:tab w:val="clear" w:pos="720"/>
                <w:tab w:val="left" w:pos="5670" w:leader="none"/>
              </w:tabs>
              <w:spacing w:lineRule="auto" w:line="240"/>
              <w:jc w:val="start"/>
              <w:rPr/>
            </w:pPr>
            <w:r>
              <w:rPr>
                <w:sz w:val="24"/>
                <w:lang w:val="en-US"/>
              </w:rPr>
              <w:t>hablar</w:t>
            </w:r>
            <w:r>
              <w:rPr>
                <w:b/>
                <w:bCs/>
                <w:sz w:val="24"/>
                <w:lang w:val="en-US"/>
              </w:rPr>
              <w:t>éis</w:t>
            </w:r>
          </w:p>
          <w:p>
            <w:pPr>
              <w:pStyle w:val="Normal1"/>
              <w:tabs>
                <w:tab w:val="clear" w:pos="720"/>
                <w:tab w:val="left" w:pos="5670" w:leader="none"/>
              </w:tabs>
              <w:spacing w:lineRule="auto" w:line="240"/>
              <w:jc w:val="start"/>
              <w:rPr>
                <w:sz w:val="24"/>
                <w:lang w:val="en-US"/>
              </w:rPr>
            </w:pPr>
            <w:r>
              <w:rPr>
                <w:sz w:val="24"/>
                <w:lang w:val="en-US"/>
              </w:rPr>
              <w:t xml:space="preserve"> </w:t>
            </w:r>
            <w:r>
              <w:rPr>
                <w:sz w:val="24"/>
                <w:lang w:val="en-US"/>
              </w:rPr>
              <w:t>hablar</w:t>
            </w:r>
            <w:r>
              <w:rPr>
                <w:b/>
                <w:bCs/>
                <w:sz w:val="24"/>
                <w:lang w:val="en-US"/>
              </w:rPr>
              <w:t>án</w:t>
            </w:r>
          </w:p>
        </w:tc>
        <w:tc>
          <w:tcPr>
            <w:tcW w:w="2268" w:type="dxa"/>
            <w:tcBorders/>
          </w:tcPr>
          <w:p>
            <w:pPr>
              <w:pStyle w:val="Normal1"/>
              <w:spacing w:lineRule="auto" w:line="240"/>
              <w:rPr/>
            </w:pPr>
            <w:r>
              <w:rPr>
                <w:sz w:val="24"/>
                <w:lang w:val="en-US"/>
              </w:rPr>
              <w:t>comprender</w:t>
            </w:r>
            <w:r>
              <w:rPr>
                <w:b/>
                <w:bCs/>
                <w:sz w:val="24"/>
                <w:lang w:val="en-US"/>
              </w:rPr>
              <w:t>é</w:t>
            </w:r>
            <w:r>
              <w:rPr>
                <w:sz w:val="24"/>
                <w:lang w:val="en-US"/>
              </w:rPr>
              <w:t xml:space="preserve">         comprender</w:t>
            </w:r>
            <w:r>
              <w:rPr>
                <w:b/>
                <w:bCs/>
                <w:sz w:val="24"/>
                <w:lang w:val="en-US"/>
              </w:rPr>
              <w:t>ás</w:t>
            </w:r>
            <w:r>
              <w:rPr>
                <w:sz w:val="24"/>
                <w:lang w:val="en-US"/>
              </w:rPr>
              <w:t xml:space="preserve"> comprender</w:t>
            </w:r>
            <w:r>
              <w:rPr>
                <w:b/>
                <w:bCs/>
                <w:sz w:val="24"/>
                <w:lang w:val="en-US"/>
              </w:rPr>
              <w:t>á</w:t>
            </w:r>
            <w:r>
              <w:rPr>
                <w:sz w:val="24"/>
                <w:lang w:val="en-US"/>
              </w:rPr>
              <w:t xml:space="preserve"> comprender</w:t>
            </w:r>
            <w:r>
              <w:rPr>
                <w:b/>
                <w:bCs/>
                <w:sz w:val="24"/>
                <w:lang w:val="en-US"/>
              </w:rPr>
              <w:t>emos</w:t>
            </w:r>
            <w:r>
              <w:rPr>
                <w:sz w:val="24"/>
                <w:lang w:val="en-US"/>
              </w:rPr>
              <w:t xml:space="preserve"> comprender</w:t>
            </w:r>
            <w:r>
              <w:rPr>
                <w:b/>
                <w:bCs/>
                <w:sz w:val="24"/>
                <w:lang w:val="en-US"/>
              </w:rPr>
              <w:t xml:space="preserve">éis </w:t>
            </w:r>
            <w:r>
              <w:rPr>
                <w:sz w:val="24"/>
                <w:lang w:val="en-US"/>
              </w:rPr>
              <w:t xml:space="preserve">      comprender</w:t>
            </w:r>
            <w:r>
              <w:rPr>
                <w:b/>
                <w:bCs/>
                <w:sz w:val="24"/>
                <w:lang w:val="en-US"/>
              </w:rPr>
              <w:t xml:space="preserve">án  </w:t>
            </w:r>
            <w:r>
              <w:rPr>
                <w:sz w:val="24"/>
                <w:lang w:val="en-US"/>
              </w:rPr>
              <w:t xml:space="preserve">     </w:t>
            </w:r>
          </w:p>
          <w:p>
            <w:pPr>
              <w:pStyle w:val="Normal1"/>
              <w:spacing w:lineRule="auto" w:line="240"/>
              <w:rPr>
                <w:sz w:val="24"/>
                <w:lang w:val="en-US"/>
              </w:rPr>
            </w:pPr>
            <w:r>
              <w:rPr>
                <w:sz w:val="24"/>
                <w:lang w:val="en-US"/>
              </w:rPr>
              <w:t xml:space="preserve">             </w:t>
            </w:r>
          </w:p>
        </w:tc>
        <w:tc>
          <w:tcPr>
            <w:tcW w:w="1701" w:type="dxa"/>
            <w:tcBorders/>
          </w:tcPr>
          <w:p>
            <w:pPr>
              <w:pStyle w:val="Normal1"/>
              <w:spacing w:lineRule="auto" w:line="240"/>
              <w:rPr/>
            </w:pPr>
            <w:r>
              <w:rPr>
                <w:sz w:val="24"/>
                <w:lang w:val="en-US"/>
              </w:rPr>
              <w:t>permitir</w:t>
            </w:r>
            <w:r>
              <w:rPr>
                <w:b/>
                <w:bCs/>
                <w:sz w:val="24"/>
                <w:lang w:val="en-US"/>
              </w:rPr>
              <w:t>é</w:t>
            </w:r>
            <w:r>
              <w:rPr>
                <w:sz w:val="24"/>
                <w:lang w:val="en-US"/>
              </w:rPr>
              <w:t xml:space="preserve"> </w:t>
            </w:r>
          </w:p>
          <w:p>
            <w:pPr>
              <w:pStyle w:val="Normal1"/>
              <w:spacing w:lineRule="auto" w:line="240"/>
              <w:rPr/>
            </w:pPr>
            <w:r>
              <w:rPr>
                <w:sz w:val="24"/>
                <w:lang w:val="en-US"/>
              </w:rPr>
              <w:t>permitir</w:t>
            </w:r>
            <w:r>
              <w:rPr>
                <w:b/>
                <w:bCs/>
                <w:sz w:val="24"/>
                <w:lang w:val="en-US"/>
              </w:rPr>
              <w:t>ás</w:t>
            </w:r>
            <w:r>
              <w:rPr>
                <w:sz w:val="24"/>
                <w:lang w:val="en-US"/>
              </w:rPr>
              <w:t xml:space="preserve">        </w:t>
            </w:r>
          </w:p>
          <w:p>
            <w:pPr>
              <w:pStyle w:val="Normal1"/>
              <w:spacing w:lineRule="auto" w:line="240"/>
              <w:rPr/>
            </w:pPr>
            <w:r>
              <w:rPr>
                <w:sz w:val="24"/>
                <w:lang w:val="en-US"/>
              </w:rPr>
              <w:t>permitir</w:t>
            </w:r>
            <w:r>
              <w:rPr>
                <w:b/>
                <w:bCs/>
                <w:sz w:val="24"/>
                <w:lang w:val="en-US"/>
              </w:rPr>
              <w:t>á</w:t>
            </w:r>
            <w:r>
              <w:rPr>
                <w:sz w:val="24"/>
                <w:lang w:val="en-US"/>
              </w:rPr>
              <w:t xml:space="preserve"> </w:t>
            </w:r>
          </w:p>
          <w:p>
            <w:pPr>
              <w:pStyle w:val="Normal1"/>
              <w:spacing w:lineRule="auto" w:line="240"/>
              <w:rPr/>
            </w:pPr>
            <w:r>
              <w:rPr>
                <w:sz w:val="24"/>
                <w:lang w:val="en-US"/>
              </w:rPr>
              <w:t>permitir</w:t>
            </w:r>
            <w:r>
              <w:rPr>
                <w:b/>
                <w:bCs/>
                <w:sz w:val="24"/>
                <w:lang w:val="en-US"/>
              </w:rPr>
              <w:t>emos</w:t>
            </w:r>
            <w:r>
              <w:rPr>
                <w:sz w:val="24"/>
                <w:lang w:val="en-US"/>
              </w:rPr>
              <w:t xml:space="preserve"> </w:t>
            </w:r>
          </w:p>
          <w:p>
            <w:pPr>
              <w:pStyle w:val="Normal1"/>
              <w:spacing w:lineRule="auto" w:line="240"/>
              <w:rPr/>
            </w:pPr>
            <w:r>
              <w:rPr>
                <w:sz w:val="24"/>
                <w:lang w:val="en-US"/>
              </w:rPr>
              <w:t>permitir</w:t>
            </w:r>
            <w:r>
              <w:rPr>
                <w:b/>
                <w:bCs/>
                <w:sz w:val="24"/>
                <w:lang w:val="en-US"/>
              </w:rPr>
              <w:t>éis</w:t>
            </w:r>
            <w:r>
              <w:rPr>
                <w:sz w:val="24"/>
                <w:lang w:val="en-US"/>
              </w:rPr>
              <w:t xml:space="preserve"> </w:t>
            </w:r>
          </w:p>
          <w:p>
            <w:pPr>
              <w:pStyle w:val="Normal1"/>
              <w:spacing w:lineRule="auto" w:line="240"/>
              <w:rPr>
                <w:sz w:val="24"/>
                <w:lang w:val="en-US"/>
              </w:rPr>
            </w:pPr>
            <w:r>
              <w:rPr>
                <w:sz w:val="24"/>
                <w:lang w:val="en-US"/>
              </w:rPr>
              <w:t>permitir</w:t>
            </w:r>
            <w:r>
              <w:rPr>
                <w:b/>
                <w:bCs/>
                <w:sz w:val="24"/>
                <w:lang w:val="en-US"/>
              </w:rPr>
              <w:t>án</w:t>
            </w:r>
          </w:p>
        </w:tc>
      </w:tr>
    </w:tbl>
    <w:p>
      <w:pPr>
        <w:pStyle w:val="Heading3"/>
        <w:ind w:hanging="0" w:start="0"/>
        <w:rPr>
          <w:lang w:val="en-US"/>
        </w:rPr>
      </w:pPr>
      <w:bookmarkStart w:id="65" w:name="__RefHeading___Toc1886055"/>
      <w:r>
        <w:rPr>
          <w:lang w:val="en-US"/>
        </w:rPr>
        <w:br w:type="textWrapping" w:clear="all"/>
      </w:r>
    </w:p>
    <w:p>
      <w:pPr>
        <w:pStyle w:val="Heading3"/>
        <w:ind w:hanging="0" w:start="0"/>
        <w:rPr/>
      </w:pPr>
      <w:r>
        <w:rPr/>
        <w:t xml:space="preserve">§ 51. Вспомогательный глагол </w:t>
      </w:r>
      <w:r>
        <w:rPr>
          <w:lang w:val="en-US"/>
        </w:rPr>
        <w:t>haber</w:t>
      </w:r>
      <w:bookmarkEnd w:id="65"/>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Как уже было сказано, вспомогательный глагол </w:t>
      </w:r>
      <w:r>
        <w:rPr>
          <w:b/>
          <w:sz w:val="24"/>
        </w:rPr>
        <w:t>haber</w:t>
      </w:r>
      <w:r>
        <w:rPr>
          <w:sz w:val="24"/>
        </w:rPr>
        <w:t xml:space="preserve"> служит для образования всех сложных времен испанского глагола. Поэтому, прежде чем переходить к изучению системы сложных глаголь</w:t>
        <w:softHyphen/>
        <w:t>ных времен правильных глаголов, необходимо знать простые вре</w:t>
        <w:softHyphen/>
        <w:t xml:space="preserve">менные формы глагола </w:t>
      </w:r>
      <w:r>
        <w:rPr>
          <w:b/>
          <w:sz w:val="24"/>
          <w:lang w:val="en-US"/>
        </w:rPr>
        <w:t>haber</w:t>
      </w:r>
      <w:r>
        <w:rPr>
          <w:sz w:val="24"/>
        </w:rPr>
        <w:t>:</w:t>
      </w:r>
    </w:p>
    <w:p>
      <w:pPr>
        <w:pStyle w:val="Normal1"/>
        <w:spacing w:lineRule="auto" w:line="240"/>
        <w:ind w:firstLine="284" w:end="0"/>
        <w:rPr>
          <w:sz w:val="24"/>
        </w:rPr>
      </w:pPr>
      <w:r>
        <w:rPr>
          <w:sz w:val="24"/>
        </w:rPr>
      </w:r>
    </w:p>
    <w:p>
      <w:pPr>
        <w:pStyle w:val="Normal1"/>
        <w:spacing w:lineRule="auto" w:line="240"/>
        <w:ind w:firstLine="284" w:end="0"/>
        <w:jc w:val="center"/>
        <w:rPr>
          <w:spacing w:val="20"/>
          <w:sz w:val="24"/>
        </w:rPr>
      </w:pPr>
      <w:r>
        <w:rPr>
          <w:spacing w:val="20"/>
          <w:sz w:val="24"/>
          <w:lang w:val="en-US"/>
        </w:rPr>
        <w:t>Modo</w:t>
      </w:r>
      <w:r>
        <w:rPr>
          <w:spacing w:val="20"/>
          <w:sz w:val="24"/>
        </w:rPr>
        <w:t xml:space="preserve"> </w:t>
      </w:r>
      <w:r>
        <w:rPr>
          <w:spacing w:val="20"/>
          <w:sz w:val="24"/>
          <w:lang w:val="en-US"/>
        </w:rPr>
        <w:t>indicative</w:t>
      </w:r>
    </w:p>
    <w:tbl>
      <w:tblPr>
        <w:tblW w:w="10773" w:type="dxa"/>
        <w:jc w:val="start"/>
        <w:tblInd w:w="40" w:type="dxa"/>
        <w:tblLayout w:type="fixed"/>
        <w:tblCellMar>
          <w:top w:w="0" w:type="dxa"/>
          <w:start w:w="40" w:type="dxa"/>
          <w:bottom w:w="0" w:type="dxa"/>
          <w:end w:w="40" w:type="dxa"/>
        </w:tblCellMar>
      </w:tblPr>
      <w:tblGrid>
        <w:gridCol w:w="1539"/>
        <w:gridCol w:w="21"/>
        <w:gridCol w:w="1518"/>
        <w:gridCol w:w="1539"/>
        <w:gridCol w:w="1479"/>
        <w:gridCol w:w="1599"/>
        <w:gridCol w:w="1539"/>
        <w:gridCol w:w="1539"/>
      </w:tblGrid>
      <w:tr>
        <w:trPr>
          <w:trHeight w:val="500" w:hRule="exact"/>
        </w:trPr>
        <w:tc>
          <w:tcPr>
            <w:tcW w:w="1560" w:type="dxa"/>
            <w:gridSpan w:val="2"/>
            <w:tcBorders>
              <w:bottom w:val="single" w:sz="6" w:space="0" w:color="000000"/>
              <w:end w:val="single" w:sz="6" w:space="0" w:color="000000"/>
            </w:tcBorders>
          </w:tcPr>
          <w:p>
            <w:pPr>
              <w:pStyle w:val="Normal1"/>
              <w:snapToGrid w:val="false"/>
              <w:spacing w:lineRule="auto" w:line="240"/>
              <w:ind w:firstLine="284" w:end="0"/>
              <w:jc w:val="center"/>
              <w:rPr>
                <w:sz w:val="24"/>
                <w:lang w:val="en-US" w:eastAsia="en-US"/>
              </w:rPr>
            </w:pPr>
            <w:r>
              <w:rPr>
                <w:sz w:val="24"/>
                <w:lang w:val="en-US" w:eastAsia="en-US"/>
              </w:rPr>
              <mc:AlternateContent>
                <mc:Choice Requires="wps">
                  <w:drawing>
                    <wp:anchor behindDoc="0" distT="0" distB="0" distL="114935" distR="114935" simplePos="0" locked="0" layoutInCell="0" allowOverlap="1" relativeHeight="28">
                      <wp:simplePos x="0" y="0"/>
                      <wp:positionH relativeFrom="margin">
                        <wp:posOffset>5715</wp:posOffset>
                      </wp:positionH>
                      <wp:positionV relativeFrom="paragraph">
                        <wp:posOffset>302895</wp:posOffset>
                      </wp:positionV>
                      <wp:extent cx="914400" cy="365760"/>
                      <wp:effectExtent l="1905" t="4445" r="1905" b="4445"/>
                      <wp:wrapNone/>
                      <wp:docPr id="29" name=""/>
                      <a:graphic xmlns:a="http://schemas.openxmlformats.org/drawingml/2006/main">
                        <a:graphicData uri="http://schemas.microsoft.com/office/word/2010/wordprocessingShape">
                          <wps:wsp>
                            <wps:cNvSpPr/>
                            <wps:spPr>
                              <a:xfrm>
                                <a:off x="0" y="0"/>
                                <a:ext cx="914400" cy="36576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45pt,23.85pt" to="72.4pt,52.6pt" stroked="t" o:allowincell="f" style="position:absolute;mso-position-horizontal-relative:margin">
                      <v:stroke color="black" weight="9360" joinstyle="miter" endcap="flat"/>
                      <v:fill o:detectmouseclick="t" on="false"/>
                      <w10:wrap type="none"/>
                    </v:line>
                  </w:pict>
                </mc:Fallback>
              </mc:AlternateContent>
            </w:r>
          </w:p>
          <w:p>
            <w:pPr>
              <w:pStyle w:val="Normal1"/>
              <w:spacing w:lineRule="auto" w:line="240"/>
              <w:ind w:firstLine="284" w:end="0"/>
              <w:jc w:val="center"/>
              <w:rPr>
                <w:sz w:val="24"/>
              </w:rPr>
            </w:pPr>
            <w:r>
              <w:rPr>
                <w:sz w:val="24"/>
              </w:rPr>
            </w:r>
          </w:p>
        </w:tc>
        <w:tc>
          <w:tcPr>
            <w:tcW w:w="4536"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pacing w:val="20"/>
                <w:sz w:val="24"/>
              </w:rPr>
            </w:pPr>
            <w:r>
              <w:rPr>
                <w:spacing w:val="20"/>
                <w:sz w:val="24"/>
              </w:rPr>
              <w:t>Единственное число</w:t>
            </w:r>
          </w:p>
          <w:p>
            <w:pPr>
              <w:pStyle w:val="Normal1"/>
              <w:spacing w:lineRule="auto" w:line="240"/>
              <w:ind w:firstLine="284" w:end="0"/>
              <w:jc w:val="center"/>
              <w:rPr>
                <w:spacing w:val="20"/>
                <w:sz w:val="24"/>
              </w:rPr>
            </w:pPr>
            <w:r>
              <w:rPr>
                <w:spacing w:val="20"/>
                <w:sz w:val="24"/>
              </w:rPr>
            </w:r>
          </w:p>
        </w:tc>
        <w:tc>
          <w:tcPr>
            <w:tcW w:w="4677"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pacing w:val="20"/>
                <w:sz w:val="24"/>
              </w:rPr>
            </w:pPr>
            <w:r>
              <w:rPr>
                <w:spacing w:val="20"/>
                <w:sz w:val="24"/>
              </w:rPr>
              <w:t>Множественное число</w:t>
            </w:r>
          </w:p>
          <w:p>
            <w:pPr>
              <w:pStyle w:val="Normal1"/>
              <w:spacing w:lineRule="auto" w:line="240"/>
              <w:ind w:firstLine="284" w:end="0"/>
              <w:jc w:val="center"/>
              <w:rPr>
                <w:spacing w:val="20"/>
                <w:sz w:val="24"/>
              </w:rPr>
            </w:pPr>
            <w:r>
              <w:rPr>
                <w:spacing w:val="20"/>
                <w:sz w:val="24"/>
              </w:rPr>
            </w:r>
          </w:p>
        </w:tc>
      </w:tr>
      <w:tr>
        <w:trPr>
          <w:trHeight w:val="560" w:hRule="exact"/>
        </w:trPr>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end"/>
              <w:rPr>
                <w:sz w:val="24"/>
              </w:rPr>
            </w:pPr>
            <w:r>
              <w:rPr>
                <w:sz w:val="24"/>
              </w:rPr>
              <w:t xml:space="preserve"> </w:t>
            </w:r>
            <w:r>
              <w:rPr>
                <w:sz w:val="24"/>
              </w:rPr>
              <w:t>Лицо</w:t>
            </w:r>
          </w:p>
          <w:p>
            <w:pPr>
              <w:pStyle w:val="Normal1"/>
              <w:spacing w:lineRule="auto" w:line="240"/>
              <w:rPr>
                <w:sz w:val="24"/>
              </w:rPr>
            </w:pPr>
            <w:r>
              <w:rPr>
                <w:sz w:val="24"/>
              </w:rPr>
              <w:t xml:space="preserve">Время </w:t>
            </w:r>
          </w:p>
          <w:p>
            <w:pPr>
              <w:pStyle w:val="Normal1"/>
              <w:spacing w:lineRule="auto" w:line="240"/>
              <w:rPr>
                <w:sz w:val="24"/>
              </w:rPr>
            </w:pPr>
            <w:r>
              <w:rPr>
                <w:sz w:val="24"/>
              </w:rPr>
            </w:r>
          </w:p>
        </w:tc>
        <w:tc>
          <w:tcPr>
            <w:tcW w:w="1539"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1</w:t>
            </w:r>
          </w:p>
          <w:p>
            <w:pPr>
              <w:pStyle w:val="Normal1"/>
              <w:spacing w:lineRule="auto" w:line="240"/>
              <w:jc w:val="center"/>
              <w:rPr>
                <w:sz w:val="24"/>
                <w:lang w:val="en-US"/>
              </w:rPr>
            </w:pPr>
            <w:r>
              <w:rPr>
                <w:sz w:val="24"/>
                <w:lang w:val="en-US"/>
              </w:rPr>
            </w:r>
          </w:p>
        </w:tc>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2</w:t>
            </w:r>
          </w:p>
          <w:p>
            <w:pPr>
              <w:pStyle w:val="Normal1"/>
              <w:spacing w:lineRule="auto" w:line="240"/>
              <w:jc w:val="center"/>
              <w:rPr>
                <w:sz w:val="24"/>
                <w:lang w:val="en-US"/>
              </w:rPr>
            </w:pPr>
            <w:r>
              <w:rPr>
                <w:sz w:val="24"/>
                <w:lang w:val="en-US"/>
              </w:rPr>
            </w:r>
          </w:p>
        </w:tc>
        <w:tc>
          <w:tcPr>
            <w:tcW w:w="147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3</w:t>
            </w:r>
          </w:p>
          <w:p>
            <w:pPr>
              <w:pStyle w:val="Normal1"/>
              <w:spacing w:lineRule="auto" w:line="240"/>
              <w:jc w:val="center"/>
              <w:rPr>
                <w:sz w:val="24"/>
                <w:lang w:val="en-US"/>
              </w:rPr>
            </w:pPr>
            <w:r>
              <w:rPr>
                <w:sz w:val="24"/>
                <w:lang w:val="en-US"/>
              </w:rPr>
            </w:r>
          </w:p>
        </w:tc>
        <w:tc>
          <w:tcPr>
            <w:tcW w:w="159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1</w:t>
            </w:r>
          </w:p>
          <w:p>
            <w:pPr>
              <w:pStyle w:val="Normal1"/>
              <w:spacing w:lineRule="auto" w:line="240"/>
              <w:jc w:val="center"/>
              <w:rPr>
                <w:sz w:val="24"/>
                <w:lang w:val="en-US"/>
              </w:rPr>
            </w:pPr>
            <w:r>
              <w:rPr>
                <w:sz w:val="24"/>
                <w:lang w:val="en-US"/>
              </w:rPr>
            </w:r>
          </w:p>
        </w:tc>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2</w:t>
            </w:r>
          </w:p>
          <w:p>
            <w:pPr>
              <w:pStyle w:val="Normal1"/>
              <w:spacing w:lineRule="auto" w:line="240"/>
              <w:jc w:val="center"/>
              <w:rPr>
                <w:sz w:val="24"/>
                <w:lang w:val="en-US"/>
              </w:rPr>
            </w:pPr>
            <w:r>
              <w:rPr>
                <w:sz w:val="24"/>
                <w:lang w:val="en-US"/>
              </w:rPr>
            </w:r>
          </w:p>
        </w:tc>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3</w:t>
            </w:r>
          </w:p>
          <w:p>
            <w:pPr>
              <w:pStyle w:val="Normal1"/>
              <w:spacing w:lineRule="auto" w:line="240"/>
              <w:jc w:val="center"/>
              <w:rPr>
                <w:sz w:val="24"/>
                <w:lang w:val="en-US"/>
              </w:rPr>
            </w:pPr>
            <w:r>
              <w:rPr>
                <w:sz w:val="24"/>
                <w:lang w:val="en-US"/>
              </w:rPr>
            </w:r>
          </w:p>
        </w:tc>
      </w:tr>
      <w:tr>
        <w:trPr>
          <w:trHeight w:val="480" w:hRule="exact"/>
        </w:trPr>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Presente</w:t>
            </w:r>
          </w:p>
          <w:p>
            <w:pPr>
              <w:pStyle w:val="Normal1"/>
              <w:spacing w:lineRule="auto" w:line="240"/>
              <w:jc w:val="center"/>
              <w:rPr>
                <w:i/>
                <w:i/>
                <w:sz w:val="24"/>
                <w:lang w:val="en-US"/>
              </w:rPr>
            </w:pPr>
            <w:r>
              <w:rPr>
                <w:i/>
                <w:sz w:val="24"/>
                <w:lang w:val="en-US"/>
              </w:rPr>
            </w:r>
          </w:p>
        </w:tc>
        <w:tc>
          <w:tcPr>
            <w:tcW w:w="1539"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he</w:t>
            </w:r>
          </w:p>
          <w:p>
            <w:pPr>
              <w:pStyle w:val="Normal1"/>
              <w:spacing w:lineRule="auto" w:line="240"/>
              <w:jc w:val="center"/>
              <w:rPr>
                <w:sz w:val="24"/>
                <w:lang w:val="en-US"/>
              </w:rPr>
            </w:pPr>
            <w:r>
              <w:rPr>
                <w:sz w:val="24"/>
                <w:lang w:val="en-US"/>
              </w:rPr>
            </w:r>
          </w:p>
        </w:tc>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has</w:t>
            </w:r>
          </w:p>
          <w:p>
            <w:pPr>
              <w:pStyle w:val="Normal1"/>
              <w:spacing w:lineRule="auto" w:line="240"/>
              <w:jc w:val="center"/>
              <w:rPr>
                <w:sz w:val="24"/>
                <w:lang w:val="en-US"/>
              </w:rPr>
            </w:pPr>
            <w:r>
              <w:rPr>
                <w:sz w:val="24"/>
                <w:lang w:val="en-US"/>
              </w:rPr>
            </w:r>
          </w:p>
        </w:tc>
        <w:tc>
          <w:tcPr>
            <w:tcW w:w="147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w:t>
            </w:r>
          </w:p>
          <w:p>
            <w:pPr>
              <w:pStyle w:val="Normal1"/>
              <w:spacing w:lineRule="auto" w:line="240"/>
              <w:jc w:val="center"/>
              <w:rPr>
                <w:sz w:val="24"/>
                <w:lang w:val="en-US"/>
              </w:rPr>
            </w:pPr>
            <w:r>
              <w:rPr>
                <w:sz w:val="24"/>
                <w:lang w:val="en-US"/>
              </w:rPr>
            </w:r>
          </w:p>
        </w:tc>
        <w:tc>
          <w:tcPr>
            <w:tcW w:w="159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hemos</w:t>
            </w:r>
          </w:p>
          <w:p>
            <w:pPr>
              <w:pStyle w:val="Normal1"/>
              <w:spacing w:lineRule="auto" w:line="240"/>
              <w:jc w:val="center"/>
              <w:rPr>
                <w:sz w:val="24"/>
                <w:lang w:val="en-US"/>
              </w:rPr>
            </w:pPr>
            <w:r>
              <w:rPr>
                <w:sz w:val="24"/>
                <w:lang w:val="en-US"/>
              </w:rPr>
            </w:r>
          </w:p>
        </w:tc>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habéis</w:t>
            </w:r>
          </w:p>
          <w:p>
            <w:pPr>
              <w:pStyle w:val="Normal1"/>
              <w:spacing w:lineRule="auto" w:line="240"/>
              <w:jc w:val="center"/>
              <w:rPr>
                <w:sz w:val="24"/>
                <w:lang w:val="en-US"/>
              </w:rPr>
            </w:pPr>
            <w:r>
              <w:rPr>
                <w:sz w:val="24"/>
                <w:lang w:val="en-US"/>
              </w:rPr>
            </w:r>
          </w:p>
        </w:tc>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han</w:t>
            </w:r>
          </w:p>
          <w:p>
            <w:pPr>
              <w:pStyle w:val="Normal1"/>
              <w:spacing w:lineRule="auto" w:line="240"/>
              <w:jc w:val="center"/>
              <w:rPr>
                <w:sz w:val="24"/>
                <w:lang w:val="en-US"/>
              </w:rPr>
            </w:pPr>
            <w:r>
              <w:rPr>
                <w:sz w:val="24"/>
                <w:lang w:val="en-US"/>
              </w:rPr>
            </w:r>
          </w:p>
        </w:tc>
      </w:tr>
      <w:tr>
        <w:trPr>
          <w:trHeight w:val="622" w:hRule="exact"/>
        </w:trPr>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Preterito imperfecto</w:t>
            </w:r>
          </w:p>
          <w:p>
            <w:pPr>
              <w:pStyle w:val="Normal1"/>
              <w:spacing w:lineRule="auto" w:line="240"/>
              <w:jc w:val="center"/>
              <w:rPr>
                <w:i/>
                <w:i/>
                <w:sz w:val="24"/>
                <w:lang w:val="en-US"/>
              </w:rPr>
            </w:pPr>
            <w:r>
              <w:rPr>
                <w:i/>
                <w:sz w:val="24"/>
                <w:lang w:val="en-US"/>
              </w:rPr>
            </w:r>
          </w:p>
        </w:tc>
        <w:tc>
          <w:tcPr>
            <w:tcW w:w="1539"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habia</w:t>
            </w:r>
          </w:p>
          <w:p>
            <w:pPr>
              <w:pStyle w:val="Normal1"/>
              <w:spacing w:lineRule="auto" w:line="240"/>
              <w:jc w:val="center"/>
              <w:rPr>
                <w:sz w:val="24"/>
                <w:lang w:val="en-US"/>
              </w:rPr>
            </w:pPr>
            <w:r>
              <w:rPr>
                <w:sz w:val="24"/>
                <w:lang w:val="en-US"/>
              </w:rPr>
            </w:r>
          </w:p>
        </w:tc>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habías</w:t>
            </w:r>
          </w:p>
          <w:p>
            <w:pPr>
              <w:pStyle w:val="Normal1"/>
              <w:spacing w:lineRule="auto" w:line="240"/>
              <w:jc w:val="center"/>
              <w:rPr>
                <w:sz w:val="24"/>
                <w:lang w:val="en-US"/>
              </w:rPr>
            </w:pPr>
            <w:r>
              <w:rPr>
                <w:sz w:val="24"/>
                <w:lang w:val="en-US"/>
              </w:rPr>
            </w:r>
          </w:p>
        </w:tc>
        <w:tc>
          <w:tcPr>
            <w:tcW w:w="147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había</w:t>
            </w:r>
          </w:p>
          <w:p>
            <w:pPr>
              <w:pStyle w:val="Normal1"/>
              <w:spacing w:lineRule="auto" w:line="240"/>
              <w:jc w:val="center"/>
              <w:rPr>
                <w:sz w:val="24"/>
                <w:lang w:val="en-US"/>
              </w:rPr>
            </w:pPr>
            <w:r>
              <w:rPr>
                <w:sz w:val="24"/>
                <w:lang w:val="en-US"/>
              </w:rPr>
            </w:r>
          </w:p>
        </w:tc>
        <w:tc>
          <w:tcPr>
            <w:tcW w:w="159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habíamos</w:t>
            </w:r>
          </w:p>
          <w:p>
            <w:pPr>
              <w:pStyle w:val="Normal1"/>
              <w:spacing w:lineRule="auto" w:line="240"/>
              <w:jc w:val="center"/>
              <w:rPr>
                <w:sz w:val="24"/>
                <w:lang w:val="en-US"/>
              </w:rPr>
            </w:pPr>
            <w:r>
              <w:rPr>
                <w:sz w:val="24"/>
                <w:lang w:val="en-US"/>
              </w:rPr>
            </w:r>
          </w:p>
        </w:tc>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habíais</w:t>
            </w:r>
          </w:p>
          <w:p>
            <w:pPr>
              <w:pStyle w:val="Normal1"/>
              <w:spacing w:lineRule="auto" w:line="240"/>
              <w:jc w:val="center"/>
              <w:rPr>
                <w:sz w:val="24"/>
                <w:lang w:val="en-US"/>
              </w:rPr>
            </w:pPr>
            <w:r>
              <w:rPr>
                <w:sz w:val="24"/>
                <w:lang w:val="en-US"/>
              </w:rPr>
            </w:r>
          </w:p>
        </w:tc>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habían</w:t>
            </w:r>
          </w:p>
          <w:p>
            <w:pPr>
              <w:pStyle w:val="Normal1"/>
              <w:spacing w:lineRule="auto" w:line="240"/>
              <w:jc w:val="center"/>
              <w:rPr>
                <w:sz w:val="24"/>
                <w:lang w:val="en-US"/>
              </w:rPr>
            </w:pPr>
            <w:r>
              <w:rPr>
                <w:sz w:val="24"/>
                <w:lang w:val="en-US"/>
              </w:rPr>
            </w:r>
          </w:p>
        </w:tc>
      </w:tr>
      <w:tr>
        <w:trPr>
          <w:trHeight w:val="560" w:hRule="exact"/>
        </w:trPr>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Preterite indefinido</w:t>
            </w:r>
          </w:p>
          <w:p>
            <w:pPr>
              <w:pStyle w:val="Normal1"/>
              <w:spacing w:lineRule="auto" w:line="240"/>
              <w:jc w:val="center"/>
              <w:rPr>
                <w:i/>
                <w:i/>
                <w:sz w:val="24"/>
                <w:lang w:val="en-US"/>
              </w:rPr>
            </w:pPr>
            <w:r>
              <w:rPr>
                <w:i/>
                <w:sz w:val="24"/>
                <w:lang w:val="en-US"/>
              </w:rPr>
            </w:r>
          </w:p>
        </w:tc>
        <w:tc>
          <w:tcPr>
            <w:tcW w:w="1539"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sz w:val="24"/>
                <w:lang w:val="en-US"/>
              </w:rPr>
              <w:t>hube</w:t>
            </w:r>
          </w:p>
          <w:p>
            <w:pPr>
              <w:pStyle w:val="Normal1"/>
              <w:spacing w:lineRule="auto" w:line="240"/>
              <w:jc w:val="center"/>
              <w:rPr>
                <w:sz w:val="24"/>
                <w:lang w:val="en-US"/>
              </w:rPr>
            </w:pPr>
            <w:r>
              <w:rPr>
                <w:sz w:val="24"/>
                <w:lang w:val="en-US"/>
              </w:rPr>
            </w:r>
          </w:p>
        </w:tc>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hubiste</w:t>
            </w:r>
          </w:p>
          <w:p>
            <w:pPr>
              <w:pStyle w:val="Normal1"/>
              <w:spacing w:lineRule="auto" w:line="240"/>
              <w:jc w:val="center"/>
              <w:rPr>
                <w:sz w:val="24"/>
                <w:lang w:val="en-US"/>
              </w:rPr>
            </w:pPr>
            <w:r>
              <w:rPr>
                <w:sz w:val="24"/>
                <w:lang w:val="en-US"/>
              </w:rPr>
            </w:r>
          </w:p>
        </w:tc>
        <w:tc>
          <w:tcPr>
            <w:tcW w:w="147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hubo</w:t>
            </w:r>
          </w:p>
          <w:p>
            <w:pPr>
              <w:pStyle w:val="Normal1"/>
              <w:spacing w:lineRule="auto" w:line="240"/>
              <w:jc w:val="center"/>
              <w:rPr>
                <w:sz w:val="24"/>
                <w:lang w:val="en-US"/>
              </w:rPr>
            </w:pPr>
            <w:r>
              <w:rPr>
                <w:sz w:val="24"/>
                <w:lang w:val="en-US"/>
              </w:rPr>
            </w:r>
          </w:p>
        </w:tc>
        <w:tc>
          <w:tcPr>
            <w:tcW w:w="159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hubimos</w:t>
            </w:r>
          </w:p>
          <w:p>
            <w:pPr>
              <w:pStyle w:val="Normal1"/>
              <w:spacing w:lineRule="auto" w:line="240"/>
              <w:jc w:val="center"/>
              <w:rPr>
                <w:sz w:val="24"/>
                <w:lang w:val="en-US"/>
              </w:rPr>
            </w:pPr>
            <w:r>
              <w:rPr>
                <w:sz w:val="24"/>
                <w:lang w:val="en-US"/>
              </w:rPr>
            </w:r>
          </w:p>
        </w:tc>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hubisteis</w:t>
            </w:r>
          </w:p>
          <w:p>
            <w:pPr>
              <w:pStyle w:val="Normal1"/>
              <w:spacing w:lineRule="auto" w:line="240"/>
              <w:jc w:val="center"/>
              <w:rPr>
                <w:sz w:val="24"/>
                <w:lang w:val="en-US"/>
              </w:rPr>
            </w:pPr>
            <w:r>
              <w:rPr>
                <w:sz w:val="24"/>
                <w:lang w:val="en-US"/>
              </w:rPr>
            </w:r>
          </w:p>
        </w:tc>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hubieron</w:t>
            </w:r>
          </w:p>
          <w:p>
            <w:pPr>
              <w:pStyle w:val="Normal1"/>
              <w:spacing w:lineRule="auto" w:line="240"/>
              <w:jc w:val="center"/>
              <w:rPr>
                <w:sz w:val="24"/>
                <w:lang w:val="en-US"/>
              </w:rPr>
            </w:pPr>
            <w:r>
              <w:rPr>
                <w:sz w:val="24"/>
                <w:lang w:val="en-US"/>
              </w:rPr>
            </w:r>
          </w:p>
        </w:tc>
      </w:tr>
      <w:tr>
        <w:trPr>
          <w:trHeight w:val="520" w:hRule="exact"/>
        </w:trPr>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Future imperfecto</w:t>
            </w:r>
          </w:p>
          <w:p>
            <w:pPr>
              <w:pStyle w:val="Normal1"/>
              <w:spacing w:lineRule="auto" w:line="240"/>
              <w:jc w:val="center"/>
              <w:rPr>
                <w:i/>
                <w:i/>
                <w:sz w:val="24"/>
                <w:lang w:val="en-US"/>
              </w:rPr>
            </w:pPr>
            <w:r>
              <w:rPr>
                <w:i/>
                <w:sz w:val="24"/>
                <w:lang w:val="en-US"/>
              </w:rPr>
            </w:r>
          </w:p>
        </w:tc>
        <w:tc>
          <w:tcPr>
            <w:tcW w:w="1539"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habré</w:t>
            </w:r>
          </w:p>
          <w:p>
            <w:pPr>
              <w:pStyle w:val="Normal1"/>
              <w:spacing w:lineRule="auto" w:line="240"/>
              <w:jc w:val="center"/>
              <w:rPr>
                <w:sz w:val="24"/>
                <w:lang w:val="en-US"/>
              </w:rPr>
            </w:pPr>
            <w:r>
              <w:rPr>
                <w:sz w:val="24"/>
                <w:lang w:val="en-US"/>
              </w:rPr>
            </w:r>
          </w:p>
        </w:tc>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habrás</w:t>
            </w:r>
          </w:p>
          <w:p>
            <w:pPr>
              <w:pStyle w:val="Normal1"/>
              <w:spacing w:lineRule="auto" w:line="240"/>
              <w:jc w:val="center"/>
              <w:rPr>
                <w:sz w:val="24"/>
                <w:lang w:val="en-US"/>
              </w:rPr>
            </w:pPr>
            <w:r>
              <w:rPr>
                <w:sz w:val="24"/>
                <w:lang w:val="en-US"/>
              </w:rPr>
            </w:r>
          </w:p>
        </w:tc>
        <w:tc>
          <w:tcPr>
            <w:tcW w:w="147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habrá</w:t>
            </w:r>
          </w:p>
          <w:p>
            <w:pPr>
              <w:pStyle w:val="Normal1"/>
              <w:spacing w:lineRule="auto" w:line="240"/>
              <w:jc w:val="center"/>
              <w:rPr>
                <w:sz w:val="24"/>
                <w:lang w:val="en-US"/>
              </w:rPr>
            </w:pPr>
            <w:r>
              <w:rPr>
                <w:sz w:val="24"/>
                <w:lang w:val="en-US"/>
              </w:rPr>
            </w:r>
          </w:p>
        </w:tc>
        <w:tc>
          <w:tcPr>
            <w:tcW w:w="159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habremos</w:t>
            </w:r>
          </w:p>
          <w:p>
            <w:pPr>
              <w:pStyle w:val="Normal1"/>
              <w:spacing w:lineRule="auto" w:line="240"/>
              <w:jc w:val="center"/>
              <w:rPr>
                <w:sz w:val="24"/>
                <w:lang w:val="en-US"/>
              </w:rPr>
            </w:pPr>
            <w:r>
              <w:rPr>
                <w:sz w:val="24"/>
                <w:lang w:val="en-US"/>
              </w:rPr>
            </w:r>
          </w:p>
        </w:tc>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lang w:val="en-US"/>
              </w:rPr>
              <w:t>habr</w:t>
            </w:r>
            <w:r>
              <w:rPr>
                <w:sz w:val="24"/>
              </w:rPr>
              <w:t>é</w:t>
            </w:r>
            <w:r>
              <w:rPr>
                <w:sz w:val="24"/>
                <w:lang w:val="en-US"/>
              </w:rPr>
              <w:t>is</w:t>
            </w:r>
          </w:p>
          <w:p>
            <w:pPr>
              <w:pStyle w:val="Normal1"/>
              <w:spacing w:lineRule="auto" w:line="240"/>
              <w:jc w:val="center"/>
              <w:rPr>
                <w:sz w:val="24"/>
              </w:rPr>
            </w:pPr>
            <w:r>
              <w:rPr>
                <w:sz w:val="24"/>
              </w:rPr>
            </w:r>
          </w:p>
        </w:tc>
        <w:tc>
          <w:tcPr>
            <w:tcW w:w="153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lang w:val="en-US"/>
              </w:rPr>
              <w:t>habr</w:t>
            </w:r>
            <w:r>
              <w:rPr>
                <w:sz w:val="24"/>
              </w:rPr>
              <w:t>á</w:t>
            </w:r>
            <w:r>
              <w:rPr>
                <w:sz w:val="24"/>
                <w:lang w:val="en-US"/>
              </w:rPr>
              <w:t>n</w:t>
            </w:r>
          </w:p>
          <w:p>
            <w:pPr>
              <w:pStyle w:val="Normal1"/>
              <w:spacing w:lineRule="auto" w:line="240"/>
              <w:jc w:val="center"/>
              <w:rPr>
                <w:sz w:val="24"/>
              </w:rPr>
            </w:pPr>
            <w:r>
              <w:rPr>
                <w:sz w:val="24"/>
              </w:rPr>
            </w:r>
          </w:p>
        </w:tc>
      </w:tr>
    </w:tbl>
    <w:p>
      <w:pPr>
        <w:pStyle w:val="Normal1"/>
        <w:spacing w:lineRule="auto" w:line="240"/>
        <w:ind w:firstLine="284" w:end="0"/>
        <w:rPr>
          <w:sz w:val="24"/>
        </w:rPr>
      </w:pPr>
      <w:r>
        <w:rPr>
          <w:sz w:val="24"/>
        </w:rPr>
      </w:r>
    </w:p>
    <w:p>
      <w:pPr>
        <w:pStyle w:val="Heading3"/>
        <w:ind w:hanging="0" w:start="0"/>
        <w:rPr/>
      </w:pPr>
      <w:bookmarkStart w:id="66" w:name="__RefHeading___Toc1886056"/>
      <w:bookmarkEnd w:id="66"/>
      <w:r>
        <w:rPr/>
        <w:t>§ 52. Образование сложных времен изъявительного наклонения действительного залога глаголов обычного спряжения</w:t>
      </w:r>
    </w:p>
    <w:p>
      <w:pPr>
        <w:pStyle w:val="Normal1"/>
        <w:spacing w:lineRule="auto" w:line="240"/>
        <w:ind w:firstLine="284" w:end="0"/>
        <w:rPr>
          <w:sz w:val="24"/>
        </w:rPr>
      </w:pPr>
      <w:r>
        <w:rPr>
          <w:sz w:val="24"/>
        </w:rPr>
      </w:r>
    </w:p>
    <w:p>
      <w:pPr>
        <w:pStyle w:val="Normal1"/>
        <w:spacing w:lineRule="auto" w:line="240"/>
        <w:ind w:firstLine="284" w:end="0"/>
        <w:rPr/>
      </w:pPr>
      <w:r>
        <w:rPr>
          <w:sz w:val="24"/>
        </w:rPr>
        <w:t>Сложные временные формы образуются с помощью вспомога</w:t>
        <w:softHyphen/>
        <w:t xml:space="preserve">тельного глагола </w:t>
      </w:r>
      <w:r>
        <w:rPr>
          <w:b/>
          <w:sz w:val="24"/>
        </w:rPr>
        <w:t>haber</w:t>
      </w:r>
      <w:r>
        <w:rPr>
          <w:sz w:val="24"/>
        </w:rPr>
        <w:t xml:space="preserve"> и причастия спрягаемого глагола.</w:t>
      </w:r>
    </w:p>
    <w:p>
      <w:pPr>
        <w:pStyle w:val="Normal1"/>
        <w:spacing w:lineRule="auto" w:line="240"/>
        <w:ind w:firstLine="284" w:end="0"/>
        <w:rPr>
          <w:sz w:val="24"/>
        </w:rPr>
      </w:pPr>
      <w:r>
        <w:rPr>
          <w:sz w:val="24"/>
        </w:rPr>
      </w:r>
    </w:p>
    <w:p>
      <w:pPr>
        <w:pStyle w:val="Normal1"/>
        <w:numPr>
          <w:ilvl w:val="0"/>
          <w:numId w:val="7"/>
        </w:numPr>
        <w:spacing w:lineRule="auto" w:line="240"/>
        <w:jc w:val="center"/>
        <w:rPr>
          <w:i/>
          <w:i/>
          <w:iCs/>
          <w:sz w:val="24"/>
          <w:lang w:val="en-US"/>
        </w:rPr>
      </w:pPr>
      <w:r>
        <w:rPr>
          <w:i/>
          <w:iCs/>
          <w:sz w:val="24"/>
          <w:lang w:val="en-US"/>
        </w:rPr>
        <w:t>Pretérito perfecto</w:t>
      </w:r>
    </w:p>
    <w:p>
      <w:pPr>
        <w:pStyle w:val="Normal1"/>
        <w:spacing w:lineRule="auto" w:line="240"/>
        <w:ind w:start="284" w:end="0"/>
        <w:rPr>
          <w:i/>
          <w:i/>
          <w:iCs/>
          <w:sz w:val="24"/>
          <w:lang w:val="en-US"/>
        </w:rPr>
      </w:pPr>
      <w:r>
        <w:rPr>
          <w:i/>
          <w:iCs/>
          <w:sz w:val="24"/>
          <w:lang w:val="en-US"/>
        </w:rPr>
      </w:r>
    </w:p>
    <w:tbl>
      <w:tblPr>
        <w:tblW w:w="8647" w:type="dxa"/>
        <w:jc w:val="start"/>
        <w:tblInd w:w="607" w:type="dxa"/>
        <w:tblLayout w:type="fixed"/>
        <w:tblCellMar>
          <w:top w:w="0" w:type="dxa"/>
          <w:start w:w="40" w:type="dxa"/>
          <w:bottom w:w="0" w:type="dxa"/>
          <w:end w:w="40" w:type="dxa"/>
        </w:tblCellMar>
      </w:tblPr>
      <w:tblGrid>
        <w:gridCol w:w="3686"/>
        <w:gridCol w:w="1276"/>
        <w:gridCol w:w="3685"/>
      </w:tblGrid>
      <w:tr>
        <w:trPr>
          <w:trHeight w:val="540" w:hRule="exact"/>
        </w:trPr>
        <w:tc>
          <w:tcPr>
            <w:tcW w:w="3686" w:type="dxa"/>
            <w:tcBorders>
              <w:top w:val="single" w:sz="6" w:space="0" w:color="000000"/>
              <w:start w:val="single" w:sz="6" w:space="0" w:color="000000"/>
              <w:bottom w:val="single" w:sz="6" w:space="0" w:color="000000"/>
              <w:end w:val="single" w:sz="4" w:space="0" w:color="000000"/>
            </w:tcBorders>
          </w:tcPr>
          <w:p>
            <w:pPr>
              <w:pStyle w:val="Normal1"/>
              <w:spacing w:lineRule="auto" w:line="240"/>
              <w:rPr>
                <w:sz w:val="24"/>
                <w:lang w:val="en-US"/>
              </w:rPr>
            </w:pPr>
            <w:r>
              <w:rPr>
                <w:sz w:val="24"/>
                <w:lang w:val="en-US"/>
              </w:rPr>
              <w:t xml:space="preserve">Presente de indicative </w:t>
            </w:r>
            <w:r>
              <w:rPr>
                <w:sz w:val="24"/>
              </w:rPr>
              <w:t>глагола</w:t>
            </w:r>
            <w:r>
              <w:rPr>
                <w:sz w:val="24"/>
                <w:lang w:val="en-US"/>
              </w:rPr>
              <w:t xml:space="preserve"> </w:t>
            </w:r>
            <w:r>
              <w:rPr>
                <w:b/>
                <w:bCs/>
                <w:sz w:val="24"/>
                <w:lang w:val="en-US"/>
              </w:rPr>
              <w:t>haber</w:t>
            </w:r>
          </w:p>
          <w:p>
            <w:pPr>
              <w:pStyle w:val="Normal1"/>
              <w:spacing w:lineRule="auto" w:line="240"/>
              <w:rPr>
                <w:sz w:val="24"/>
                <w:lang w:val="en-US"/>
              </w:rPr>
            </w:pPr>
            <w:r>
              <w:rPr>
                <w:sz w:val="24"/>
                <w:lang w:val="en-US"/>
              </w:rPr>
            </w:r>
          </w:p>
        </w:tc>
        <w:tc>
          <w:tcPr>
            <w:tcW w:w="1276" w:type="dxa"/>
            <w:vMerge w:val="restart"/>
            <w:tcBorders>
              <w:start w:val="single" w:sz="4" w:space="0" w:color="000000"/>
              <w:end w:val="single" w:sz="4" w:space="0" w:color="000000"/>
            </w:tcBorders>
          </w:tcPr>
          <w:p>
            <w:pPr>
              <w:pStyle w:val="Normal1"/>
              <w:snapToGrid w:val="false"/>
              <w:jc w:val="center"/>
              <w:rPr>
                <w:sz w:val="24"/>
                <w:lang w:val="en-US"/>
              </w:rPr>
            </w:pPr>
            <w:r>
              <w:rPr>
                <w:sz w:val="24"/>
                <w:lang w:val="en-US"/>
              </w:rPr>
            </w:r>
          </w:p>
          <w:p>
            <w:pPr>
              <w:pStyle w:val="Normal1"/>
              <w:jc w:val="center"/>
              <w:rPr>
                <w:sz w:val="24"/>
                <w:lang w:val="en-US"/>
              </w:rPr>
            </w:pPr>
            <w:r>
              <w:rPr>
                <w:sz w:val="24"/>
                <w:lang w:val="en-US"/>
              </w:rPr>
            </w:r>
          </w:p>
          <w:p>
            <w:pPr>
              <w:pStyle w:val="Normal1"/>
              <w:jc w:val="center"/>
              <w:rPr>
                <w:sz w:val="24"/>
              </w:rPr>
            </w:pPr>
            <w:r>
              <w:rPr>
                <w:sz w:val="24"/>
              </w:rPr>
              <w:t>+</w:t>
            </w:r>
          </w:p>
        </w:tc>
        <w:tc>
          <w:tcPr>
            <w:tcW w:w="3685" w:type="dxa"/>
            <w:tcBorders>
              <w:top w:val="single" w:sz="4" w:space="0" w:color="000000"/>
              <w:start w:val="single" w:sz="4" w:space="0" w:color="000000"/>
              <w:bottom w:val="single" w:sz="6" w:space="0" w:color="000000"/>
              <w:end w:val="single" w:sz="6" w:space="0" w:color="000000"/>
            </w:tcBorders>
          </w:tcPr>
          <w:p>
            <w:pPr>
              <w:pStyle w:val="Normal1"/>
              <w:spacing w:lineRule="auto" w:line="240"/>
              <w:rPr>
                <w:sz w:val="24"/>
              </w:rPr>
            </w:pPr>
            <w:r>
              <w:rPr>
                <w:sz w:val="24"/>
              </w:rPr>
              <w:t>Причастие спрягаемого глагола</w:t>
            </w:r>
          </w:p>
        </w:tc>
      </w:tr>
      <w:tr>
        <w:trPr>
          <w:trHeight w:val="845" w:hRule="exact"/>
        </w:trPr>
        <w:tc>
          <w:tcPr>
            <w:tcW w:w="3686" w:type="dxa"/>
            <w:tcBorders>
              <w:top w:val="single" w:sz="6" w:space="0" w:color="000000"/>
              <w:start w:val="single" w:sz="6" w:space="0" w:color="000000"/>
              <w:bottom w:val="single" w:sz="6" w:space="0" w:color="000000"/>
              <w:end w:val="single" w:sz="4" w:space="0" w:color="000000"/>
            </w:tcBorders>
          </w:tcPr>
          <w:p>
            <w:pPr>
              <w:pStyle w:val="Normal1"/>
              <w:spacing w:lineRule="auto" w:line="240"/>
              <w:rPr>
                <w:sz w:val="24"/>
                <w:lang w:val="en-US"/>
              </w:rPr>
            </w:pPr>
            <w:r>
              <w:rPr>
                <w:sz w:val="24"/>
                <w:lang w:val="en-US"/>
              </w:rPr>
              <w:t>he, has, ha, hemos, habeis, han</w:t>
            </w:r>
          </w:p>
          <w:p>
            <w:pPr>
              <w:pStyle w:val="Normal1"/>
              <w:spacing w:lineRule="auto" w:line="240"/>
              <w:rPr>
                <w:sz w:val="24"/>
                <w:lang w:val="en-US"/>
              </w:rPr>
            </w:pPr>
            <w:r>
              <w:rPr>
                <w:sz w:val="24"/>
                <w:lang w:val="en-US"/>
              </w:rPr>
            </w:r>
          </w:p>
        </w:tc>
        <w:tc>
          <w:tcPr>
            <w:tcW w:w="1276" w:type="dxa"/>
            <w:vMerge w:val="continue"/>
            <w:tcBorders>
              <w:start w:val="single" w:sz="4" w:space="0" w:color="000000"/>
              <w:end w:val="single" w:sz="4" w:space="0" w:color="000000"/>
            </w:tcBorders>
          </w:tcPr>
          <w:p>
            <w:pPr>
              <w:pStyle w:val="Normal1"/>
              <w:snapToGrid w:val="false"/>
              <w:spacing w:lineRule="auto" w:line="240"/>
              <w:jc w:val="center"/>
              <w:rPr>
                <w:sz w:val="24"/>
                <w:lang w:val="en-US"/>
              </w:rPr>
            </w:pPr>
            <w:r>
              <w:rPr>
                <w:sz w:val="24"/>
                <w:lang w:val="en-US"/>
              </w:rPr>
            </w:r>
          </w:p>
        </w:tc>
        <w:tc>
          <w:tcPr>
            <w:tcW w:w="3685" w:type="dxa"/>
            <w:tcBorders>
              <w:top w:val="single" w:sz="6" w:space="0" w:color="000000"/>
              <w:start w:val="single" w:sz="4"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hablado</w:t>
            </w:r>
          </w:p>
          <w:p>
            <w:pPr>
              <w:pStyle w:val="Normal1"/>
              <w:spacing w:lineRule="auto" w:line="240"/>
              <w:jc w:val="center"/>
              <w:rPr>
                <w:sz w:val="24"/>
                <w:lang w:val="en-US"/>
              </w:rPr>
            </w:pPr>
            <w:r>
              <w:rPr>
                <w:sz w:val="24"/>
                <w:lang w:val="en-US"/>
              </w:rPr>
              <w:t>comprendido</w:t>
            </w:r>
          </w:p>
          <w:p>
            <w:pPr>
              <w:pStyle w:val="Normal1"/>
              <w:spacing w:lineRule="auto" w:line="240"/>
              <w:jc w:val="center"/>
              <w:rPr>
                <w:sz w:val="24"/>
                <w:lang w:val="en-US"/>
              </w:rPr>
            </w:pPr>
            <w:r>
              <w:rPr>
                <w:sz w:val="24"/>
                <w:lang w:val="en-US"/>
              </w:rPr>
              <w:t>permitido</w:t>
            </w:r>
          </w:p>
        </w:tc>
      </w:tr>
    </w:tbl>
    <w:p>
      <w:pPr>
        <w:pStyle w:val="Normal1"/>
        <w:spacing w:lineRule="auto" w:line="240"/>
        <w:ind w:firstLine="284" w:end="0"/>
        <w:rPr>
          <w:sz w:val="24"/>
          <w:lang w:val="en-US"/>
        </w:rPr>
      </w:pPr>
      <w:r>
        <w:rPr>
          <w:sz w:val="24"/>
          <w:lang w:val="en-US"/>
        </w:rPr>
      </w:r>
    </w:p>
    <w:p>
      <w:pPr>
        <w:pStyle w:val="FR1"/>
        <w:ind w:firstLine="284" w:end="0"/>
        <w:jc w:val="center"/>
        <w:rPr>
          <w:spacing w:val="20"/>
        </w:rPr>
      </w:pPr>
      <w:r>
        <w:rPr>
          <w:spacing w:val="20"/>
        </w:rPr>
        <w:t>Типовые примеры:</w:t>
      </w:r>
    </w:p>
    <w:p>
      <w:pPr>
        <w:pStyle w:val="Normal1"/>
        <w:spacing w:lineRule="auto" w:line="240"/>
        <w:ind w:firstLine="284" w:start="2552" w:end="0"/>
        <w:rPr>
          <w:spacing w:val="20"/>
          <w:sz w:val="24"/>
        </w:rPr>
      </w:pPr>
      <w:r>
        <w:rPr>
          <w:spacing w:val="20"/>
          <w:sz w:val="24"/>
        </w:rPr>
      </w:r>
    </w:p>
    <w:tbl>
      <w:tblPr>
        <w:tblW w:w="7054" w:type="dxa"/>
        <w:jc w:val="start"/>
        <w:tblInd w:w="2552" w:type="dxa"/>
        <w:tblLayout w:type="fixed"/>
        <w:tblCellMar>
          <w:top w:w="0" w:type="dxa"/>
          <w:start w:w="108" w:type="dxa"/>
          <w:bottom w:w="0" w:type="dxa"/>
          <w:end w:w="108" w:type="dxa"/>
        </w:tblCellMar>
      </w:tblPr>
      <w:tblGrid>
        <w:gridCol w:w="1483"/>
        <w:gridCol w:w="1480"/>
        <w:gridCol w:w="1964"/>
        <w:gridCol w:w="2127"/>
      </w:tblGrid>
      <w:tr>
        <w:trPr>
          <w:trHeight w:val="385" w:hRule="atLeast"/>
        </w:trPr>
        <w:tc>
          <w:tcPr>
            <w:tcW w:w="1483" w:type="dxa"/>
            <w:tcBorders>
              <w:top w:val="single" w:sz="4" w:space="0" w:color="000000"/>
            </w:tcBorders>
          </w:tcPr>
          <w:p>
            <w:pPr>
              <w:pStyle w:val="Normal1"/>
              <w:spacing w:lineRule="auto" w:line="240"/>
              <w:rPr/>
            </w:pPr>
            <w:r>
              <w:rPr>
                <w:sz w:val="24"/>
              </w:rPr>
              <w:t>(</w:t>
            </w:r>
            <w:r>
              <w:rPr>
                <w:sz w:val="24"/>
                <w:lang w:val="en-US"/>
              </w:rPr>
              <w:t>yo</w:t>
            </w:r>
            <w:r>
              <w:rPr>
                <w:sz w:val="24"/>
              </w:rPr>
              <w:t>)     (</w:t>
            </w:r>
            <w:r>
              <w:rPr>
                <w:sz w:val="24"/>
                <w:lang w:val="en-US"/>
              </w:rPr>
              <w:t>tu</w:t>
            </w:r>
            <w:r>
              <w:rPr>
                <w:sz w:val="24"/>
              </w:rPr>
              <w:t xml:space="preserve">)     </w:t>
            </w:r>
          </w:p>
          <w:p>
            <w:pPr>
              <w:pStyle w:val="Normal1"/>
              <w:spacing w:lineRule="auto" w:line="240"/>
              <w:rPr>
                <w:sz w:val="24"/>
                <w:lang w:val="en-US"/>
              </w:rPr>
            </w:pPr>
            <w:r>
              <w:rPr>
                <w:sz w:val="24"/>
                <w:lang w:val="en-US"/>
              </w:rPr>
              <w:t xml:space="preserve">(el)               </w:t>
            </w:r>
          </w:p>
        </w:tc>
        <w:tc>
          <w:tcPr>
            <w:tcW w:w="1480" w:type="dxa"/>
            <w:tcBorders/>
          </w:tcPr>
          <w:p>
            <w:pPr>
              <w:pStyle w:val="Normal1"/>
              <w:spacing w:lineRule="auto" w:line="240"/>
              <w:rPr/>
            </w:pPr>
            <w:r>
              <w:rPr>
                <w:sz w:val="24"/>
                <w:lang w:val="en-US"/>
              </w:rPr>
              <w:t xml:space="preserve">he hablado   has hablado    ha hablado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w:t>
            </w:r>
          </w:p>
        </w:tc>
        <w:tc>
          <w:tcPr>
            <w:tcW w:w="1964" w:type="dxa"/>
            <w:tcBorders/>
          </w:tcPr>
          <w:p>
            <w:pPr>
              <w:pStyle w:val="Normal1"/>
              <w:spacing w:lineRule="auto" w:line="240"/>
              <w:rPr>
                <w:sz w:val="24"/>
                <w:lang w:val="en-US"/>
              </w:rPr>
            </w:pPr>
            <w:r>
              <w:rPr>
                <w:sz w:val="24"/>
                <w:lang w:val="en-US"/>
              </w:rPr>
              <w:t xml:space="preserve">he comprendido </w:t>
            </w:r>
          </w:p>
          <w:p>
            <w:pPr>
              <w:pStyle w:val="Normal1"/>
              <w:spacing w:lineRule="auto" w:line="240"/>
              <w:rPr/>
            </w:pPr>
            <w:r>
              <w:rPr>
                <w:sz w:val="24"/>
                <w:lang w:val="en-US"/>
              </w:rPr>
              <w:t xml:space="preserve">has comprendido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w:t>
            </w:r>
          </w:p>
        </w:tc>
        <w:tc>
          <w:tcPr>
            <w:tcW w:w="2127" w:type="dxa"/>
            <w:tcBorders/>
          </w:tcPr>
          <w:p>
            <w:pPr>
              <w:pStyle w:val="Normal1"/>
              <w:rPr>
                <w:sz w:val="24"/>
                <w:lang w:val="en-US"/>
              </w:rPr>
            </w:pPr>
            <w:r>
              <w:rPr>
                <w:sz w:val="24"/>
                <w:lang w:val="en-US"/>
              </w:rPr>
              <w:t xml:space="preserve">he    permitido </w:t>
            </w:r>
          </w:p>
          <w:p>
            <w:pPr>
              <w:pStyle w:val="Normal1"/>
              <w:rPr/>
            </w:pPr>
            <w:r>
              <w:rPr>
                <w:sz w:val="24"/>
              </w:rPr>
              <w:t>и</w:t>
            </w:r>
            <w:r>
              <w:rPr>
                <w:sz w:val="24"/>
                <w:lang w:val="en-US"/>
              </w:rPr>
              <w:t xml:space="preserve"> </w:t>
            </w:r>
            <w:r>
              <w:rPr>
                <w:sz w:val="24"/>
              </w:rPr>
              <w:t>т</w:t>
            </w:r>
            <w:r>
              <w:rPr>
                <w:sz w:val="24"/>
                <w:lang w:val="en-US"/>
              </w:rPr>
              <w:t>.</w:t>
            </w:r>
            <w:r>
              <w:rPr>
                <w:sz w:val="24"/>
              </w:rPr>
              <w:t>д</w:t>
            </w:r>
            <w:r>
              <w:rPr>
                <w:sz w:val="24"/>
                <w:lang w:val="en-US"/>
              </w:rPr>
              <w:t>.</w:t>
            </w:r>
          </w:p>
        </w:tc>
      </w:tr>
    </w:tbl>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z w:val="24"/>
          <w:lang w:val="en-US"/>
        </w:rPr>
      </w:pPr>
      <w:r>
        <w:rPr>
          <w:sz w:val="24"/>
          <w:lang w:val="en-US"/>
        </w:rPr>
        <w:t xml:space="preserve">2. </w:t>
      </w:r>
      <w:r>
        <w:rPr>
          <w:i/>
          <w:iCs/>
          <w:sz w:val="24"/>
          <w:lang w:val="en-US"/>
        </w:rPr>
        <w:t>Pretérito pluscuamperfecto</w:t>
      </w:r>
    </w:p>
    <w:p>
      <w:pPr>
        <w:pStyle w:val="Normal1"/>
        <w:spacing w:lineRule="auto" w:line="240"/>
        <w:ind w:firstLine="284" w:end="0"/>
        <w:rPr>
          <w:sz w:val="24"/>
          <w:lang w:val="en-US"/>
        </w:rPr>
      </w:pPr>
      <w:r>
        <w:rPr>
          <w:sz w:val="24"/>
          <w:lang w:val="en-US"/>
        </w:rPr>
      </w:r>
    </w:p>
    <w:p>
      <w:pPr>
        <w:sectPr>
          <w:footerReference w:type="default" r:id="rId23"/>
          <w:footerReference w:type="first" r:id="rId24"/>
          <w:type w:val="nextPage"/>
          <w:pgSz w:w="11906" w:h="16838"/>
          <w:pgMar w:left="567" w:right="567" w:gutter="0" w:header="0" w:top="567" w:footer="720" w:bottom="776"/>
          <w:pgNumType w:fmt="decimal"/>
          <w:formProt w:val="false"/>
          <w:textDirection w:val="lrTb"/>
          <w:docGrid w:type="default" w:linePitch="360" w:charSpace="0"/>
        </w:sectPr>
      </w:pPr>
    </w:p>
    <w:tbl>
      <w:tblPr>
        <w:tblW w:w="7938" w:type="dxa"/>
        <w:jc w:val="start"/>
        <w:tblInd w:w="1600" w:type="dxa"/>
        <w:tblLayout w:type="fixed"/>
        <w:tblCellMar>
          <w:top w:w="0" w:type="dxa"/>
          <w:start w:w="40" w:type="dxa"/>
          <w:bottom w:w="0" w:type="dxa"/>
          <w:end w:w="40" w:type="dxa"/>
        </w:tblCellMar>
      </w:tblPr>
      <w:tblGrid>
        <w:gridCol w:w="3477"/>
        <w:gridCol w:w="775"/>
        <w:gridCol w:w="3686"/>
      </w:tblGrid>
      <w:tr>
        <w:trPr>
          <w:trHeight w:val="520" w:hRule="exact"/>
        </w:trPr>
        <w:tc>
          <w:tcPr>
            <w:tcW w:w="3477" w:type="dxa"/>
            <w:tcBorders>
              <w:top w:val="single" w:sz="6" w:space="0" w:color="000000"/>
              <w:start w:val="single" w:sz="6" w:space="0" w:color="000000"/>
              <w:bottom w:val="single" w:sz="6" w:space="0" w:color="000000"/>
            </w:tcBorders>
          </w:tcPr>
          <w:p>
            <w:pPr>
              <w:pStyle w:val="Normal1"/>
              <w:spacing w:lineRule="auto" w:line="240"/>
              <w:jc w:val="center"/>
              <w:rPr>
                <w:sz w:val="24"/>
                <w:lang w:val="en-US"/>
              </w:rPr>
            </w:pPr>
            <w:r>
              <w:rPr>
                <w:sz w:val="24"/>
                <w:lang w:val="en-US"/>
              </w:rPr>
              <w:t xml:space="preserve">Pretérito imperfecto de indicativo </w:t>
            </w:r>
            <w:r>
              <w:rPr>
                <w:sz w:val="24"/>
              </w:rPr>
              <w:t>глагола</w:t>
            </w:r>
            <w:r>
              <w:rPr>
                <w:sz w:val="24"/>
                <w:lang w:val="en-US"/>
              </w:rPr>
              <w:t xml:space="preserve">   </w:t>
            </w:r>
            <w:r>
              <w:rPr>
                <w:b/>
                <w:bCs/>
                <w:sz w:val="24"/>
                <w:lang w:val="en-US"/>
              </w:rPr>
              <w:t>ber</w:t>
            </w:r>
          </w:p>
          <w:p>
            <w:pPr>
              <w:pStyle w:val="Normal1"/>
              <w:spacing w:lineRule="auto" w:line="240"/>
              <w:rPr>
                <w:sz w:val="24"/>
                <w:lang w:val="en-US"/>
              </w:rPr>
            </w:pPr>
            <w:r>
              <w:rPr>
                <w:sz w:val="24"/>
                <w:lang w:val="en-US"/>
              </w:rPr>
            </w:r>
          </w:p>
        </w:tc>
        <w:tc>
          <w:tcPr>
            <w:tcW w:w="775" w:type="dxa"/>
            <w:vMerge w:val="restart"/>
            <w:tcBorders>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spacing w:lineRule="auto" w:line="240"/>
              <w:jc w:val="center"/>
              <w:rPr>
                <w:sz w:val="24"/>
              </w:rPr>
            </w:pPr>
            <w:r>
              <w:rPr>
                <w:sz w:val="24"/>
              </w:rPr>
              <w:t>+</w:t>
            </w:r>
          </w:p>
        </w:tc>
        <w:tc>
          <w:tcPr>
            <w:tcW w:w="3686" w:type="dxa"/>
            <w:tcBorders>
              <w:top w:val="single" w:sz="4" w:space="0" w:color="000000"/>
              <w:bottom w:val="single" w:sz="4" w:space="0" w:color="000000"/>
              <w:end w:val="single" w:sz="4" w:space="0" w:color="000000"/>
            </w:tcBorders>
          </w:tcPr>
          <w:p>
            <w:pPr>
              <w:pStyle w:val="Normal1"/>
              <w:spacing w:lineRule="auto" w:line="240"/>
              <w:jc w:val="center"/>
              <w:rPr>
                <w:sz w:val="24"/>
              </w:rPr>
            </w:pPr>
            <w:r>
              <w:rPr>
                <w:sz w:val="24"/>
              </w:rPr>
              <w:t>Причастие спрягаемого глагола</w:t>
            </w:r>
          </w:p>
          <w:p>
            <w:pPr>
              <w:pStyle w:val="Normal1"/>
              <w:spacing w:lineRule="auto" w:line="240"/>
              <w:rPr>
                <w:sz w:val="24"/>
              </w:rPr>
            </w:pPr>
            <w:r>
              <w:rPr>
                <w:sz w:val="24"/>
              </w:rPr>
            </w:r>
          </w:p>
        </w:tc>
      </w:tr>
      <w:tr>
        <w:trPr>
          <w:trHeight w:val="1125" w:hRule="exact"/>
        </w:trPr>
        <w:tc>
          <w:tcPr>
            <w:tcW w:w="3477" w:type="dxa"/>
            <w:tcBorders>
              <w:top w:val="single" w:sz="6" w:space="0" w:color="000000"/>
              <w:start w:val="single" w:sz="6" w:space="0" w:color="000000"/>
              <w:bottom w:val="single" w:sz="6" w:space="0" w:color="000000"/>
            </w:tcBorders>
          </w:tcPr>
          <w:p>
            <w:pPr>
              <w:pStyle w:val="Normal1"/>
              <w:spacing w:lineRule="auto" w:line="240"/>
              <w:rPr/>
            </w:pPr>
            <w:r>
              <w:rPr>
                <w:sz w:val="24"/>
                <w:lang w:val="en-US"/>
              </w:rPr>
              <w:t>hab</w:t>
            </w:r>
            <w:r>
              <w:rPr>
                <w:sz w:val="24"/>
              </w:rPr>
              <w:t>í</w:t>
            </w:r>
            <w:r>
              <w:rPr>
                <w:sz w:val="24"/>
                <w:lang w:val="en-US"/>
              </w:rPr>
              <w:t>a</w:t>
            </w:r>
            <w:r>
              <w:rPr>
                <w:sz w:val="24"/>
              </w:rPr>
              <w:t xml:space="preserve">, </w:t>
            </w:r>
            <w:r>
              <w:rPr>
                <w:sz w:val="24"/>
                <w:lang w:val="en-US"/>
              </w:rPr>
              <w:t>hab</w:t>
            </w:r>
            <w:r>
              <w:rPr>
                <w:sz w:val="24"/>
              </w:rPr>
              <w:t>í</w:t>
            </w:r>
            <w:r>
              <w:rPr>
                <w:sz w:val="24"/>
                <w:lang w:val="en-US"/>
              </w:rPr>
              <w:t>as</w:t>
            </w:r>
            <w:r>
              <w:rPr>
                <w:sz w:val="24"/>
              </w:rPr>
              <w:t xml:space="preserve">, </w:t>
            </w:r>
            <w:r>
              <w:rPr>
                <w:sz w:val="24"/>
                <w:lang w:val="en-US"/>
              </w:rPr>
              <w:t>hab</w:t>
            </w:r>
            <w:r>
              <w:rPr>
                <w:sz w:val="24"/>
              </w:rPr>
              <w:t>í</w:t>
            </w:r>
            <w:r>
              <w:rPr>
                <w:sz w:val="24"/>
                <w:lang w:val="en-US"/>
              </w:rPr>
              <w:t>a</w:t>
            </w:r>
            <w:r>
              <w:rPr>
                <w:sz w:val="24"/>
              </w:rPr>
              <w:t>,</w:t>
            </w:r>
          </w:p>
          <w:p>
            <w:pPr>
              <w:pStyle w:val="Normal1"/>
              <w:spacing w:lineRule="auto" w:line="240"/>
              <w:rPr>
                <w:sz w:val="24"/>
                <w:lang w:val="en-US"/>
              </w:rPr>
            </w:pPr>
            <w:r>
              <w:rPr>
                <w:sz w:val="24"/>
                <w:lang w:val="en-US"/>
              </w:rPr>
              <w:t>habíamos, habíais, habían</w:t>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775" w:type="dxa"/>
            <w:vMerge w:val="continue"/>
            <w:tcBorders>
              <w:end w:val="single" w:sz="6" w:space="0" w:color="000000"/>
            </w:tcBorders>
          </w:tcPr>
          <w:p>
            <w:pPr>
              <w:pStyle w:val="Normal1"/>
              <w:snapToGrid w:val="false"/>
              <w:spacing w:lineRule="auto" w:line="240"/>
              <w:rPr>
                <w:sz w:val="24"/>
                <w:lang w:val="en-US"/>
              </w:rPr>
            </w:pPr>
            <w:r>
              <w:rPr>
                <w:sz w:val="24"/>
                <w:lang w:val="en-US"/>
              </w:rPr>
            </w:r>
          </w:p>
        </w:tc>
        <w:tc>
          <w:tcPr>
            <w:tcW w:w="3686" w:type="dxa"/>
            <w:tcBorders>
              <w:top w:val="single" w:sz="4" w:space="0" w:color="000000"/>
              <w:bottom w:val="single" w:sz="4" w:space="0" w:color="000000"/>
              <w:end w:val="single" w:sz="4" w:space="0" w:color="000000"/>
            </w:tcBorders>
          </w:tcPr>
          <w:p>
            <w:pPr>
              <w:pStyle w:val="Normal1"/>
              <w:spacing w:lineRule="auto" w:line="240"/>
              <w:jc w:val="center"/>
              <w:rPr>
                <w:sz w:val="24"/>
                <w:lang w:val="en-US"/>
              </w:rPr>
            </w:pPr>
            <w:r>
              <w:rPr>
                <w:sz w:val="24"/>
                <w:lang w:val="en-US"/>
              </w:rPr>
              <w:t>hablado</w:t>
            </w:r>
          </w:p>
          <w:p>
            <w:pPr>
              <w:pStyle w:val="Normal1"/>
              <w:spacing w:lineRule="auto" w:line="240"/>
              <w:jc w:val="center"/>
              <w:rPr>
                <w:sz w:val="24"/>
                <w:lang w:val="en-US"/>
              </w:rPr>
            </w:pPr>
            <w:r>
              <w:rPr>
                <w:sz w:val="24"/>
                <w:lang w:val="en-US"/>
              </w:rPr>
              <w:t>comprendido</w:t>
            </w:r>
          </w:p>
          <w:p>
            <w:pPr>
              <w:pStyle w:val="Normal1"/>
              <w:spacing w:lineRule="auto" w:line="240"/>
              <w:jc w:val="center"/>
              <w:rPr>
                <w:sz w:val="24"/>
                <w:lang w:val="en-US"/>
              </w:rPr>
            </w:pPr>
            <w:r>
              <w:rPr>
                <w:sz w:val="24"/>
                <w:lang w:val="en-US"/>
              </w:rPr>
              <w:t>permitido</w:t>
            </w:r>
          </w:p>
          <w:p>
            <w:pPr>
              <w:pStyle w:val="Normal1"/>
              <w:spacing w:lineRule="auto" w:line="240"/>
              <w:rPr>
                <w:sz w:val="24"/>
                <w:lang w:val="en-US"/>
              </w:rPr>
            </w:pPr>
            <w:r>
              <w:rPr>
                <w:sz w:val="24"/>
                <w:lang w:val="en-US"/>
              </w:rPr>
            </w:r>
          </w:p>
        </w:tc>
      </w:tr>
    </w:tbl>
    <w:p>
      <w:pPr>
        <w:pStyle w:val="Normal1"/>
        <w:spacing w:lineRule="auto" w:line="240"/>
        <w:ind w:firstLine="284" w:end="0"/>
        <w:rPr>
          <w:sz w:val="24"/>
          <w:lang w:val="en-US"/>
        </w:rPr>
      </w:pPr>
      <w:r>
        <w:rPr>
          <w:sz w:val="24"/>
          <w:lang w:val="en-US"/>
        </w:rPr>
      </w:r>
    </w:p>
    <w:p>
      <w:pPr>
        <w:sectPr>
          <w:type w:val="continuous"/>
          <w:pgSz w:w="11906" w:h="16838"/>
          <w:pgMar w:left="567" w:right="567" w:gutter="0" w:header="0" w:top="567" w:footer="720" w:bottom="776"/>
          <w:formProt w:val="false"/>
          <w:textDirection w:val="lrTb"/>
          <w:docGrid w:type="default" w:linePitch="360" w:charSpace="0"/>
        </w:sectPr>
      </w:pPr>
    </w:p>
    <w:p>
      <w:pPr>
        <w:pStyle w:val="Normal1"/>
        <w:spacing w:lineRule="auto" w:line="240"/>
        <w:ind w:firstLine="284" w:end="0"/>
        <w:rPr>
          <w:sz w:val="24"/>
          <w:lang w:val="en-US" w:eastAsia="en-US"/>
        </w:rPr>
      </w:pPr>
      <w:r>
        <w:rPr>
          <w:sz w:val="24"/>
          <w:lang w:val="en-US" w:eastAsia="en-US"/>
        </w:rPr>
      </w:r>
    </w:p>
    <w:p>
      <w:pPr>
        <w:sectPr>
          <w:type w:val="continuous"/>
          <w:pgSz w:w="11906" w:h="16838"/>
          <w:pgMar w:left="567" w:right="567" w:gutter="0" w:header="0" w:top="567" w:footer="720" w:bottom="776"/>
          <w:cols w:num="2" w:equalWidth="false" w:sep="false">
            <w:col w:w="1269" w:space="520"/>
            <w:col w:w="2653"/>
          </w:cols>
          <w:formProt w:val="false"/>
          <w:textDirection w:val="lrTb"/>
          <w:docGrid w:type="default" w:linePitch="360" w:charSpace="0"/>
        </w:sectPr>
      </w:pPr>
    </w:p>
    <w:p>
      <w:pPr>
        <w:pStyle w:val="Normal1"/>
        <w:tabs>
          <w:tab w:val="clear" w:pos="720"/>
          <w:tab w:val="left" w:pos="760" w:leader="none"/>
        </w:tabs>
        <w:spacing w:lineRule="auto" w:line="240"/>
        <w:rPr/>
      </w:pPr>
      <w:r>
        <w:rPr>
          <w:spacing w:val="-20"/>
          <w:sz w:val="24"/>
          <w:lang w:val="en-US"/>
        </w:rPr>
        <w:t xml:space="preserve">                                                                                                       </w:t>
      </w:r>
      <w:r>
        <w:rPr>
          <w:spacing w:val="20"/>
          <w:sz w:val="24"/>
        </w:rPr>
        <w:t>Типовые</w:t>
      </w:r>
      <w:r>
        <w:rPr>
          <w:spacing w:val="20"/>
          <w:sz w:val="24"/>
          <w:lang w:val="en-US"/>
        </w:rPr>
        <w:t xml:space="preserve"> </w:t>
      </w:r>
      <w:r>
        <w:rPr>
          <w:spacing w:val="20"/>
          <w:sz w:val="24"/>
        </w:rPr>
        <w:t>примеры</w:t>
      </w:r>
      <w:r>
        <w:rPr>
          <w:sz w:val="24"/>
          <w:lang w:val="en-US"/>
        </w:rPr>
        <w:t>:</w:t>
      </w:r>
    </w:p>
    <w:tbl>
      <w:tblPr>
        <w:tblW w:w="6912" w:type="dxa"/>
        <w:jc w:val="start"/>
        <w:tblInd w:w="2694" w:type="dxa"/>
        <w:tblLayout w:type="fixed"/>
        <w:tblCellMar>
          <w:top w:w="0" w:type="dxa"/>
          <w:start w:w="108" w:type="dxa"/>
          <w:bottom w:w="0" w:type="dxa"/>
          <w:end w:w="108" w:type="dxa"/>
        </w:tblCellMar>
      </w:tblPr>
      <w:tblGrid>
        <w:gridCol w:w="616"/>
        <w:gridCol w:w="2043"/>
        <w:gridCol w:w="1527"/>
        <w:gridCol w:w="239"/>
        <w:gridCol w:w="502"/>
        <w:gridCol w:w="1985"/>
      </w:tblGrid>
      <w:tr>
        <w:trPr>
          <w:trHeight w:val="870" w:hRule="atLeast"/>
        </w:trPr>
        <w:tc>
          <w:tcPr>
            <w:tcW w:w="616" w:type="dxa"/>
            <w:tcBorders/>
          </w:tcPr>
          <w:p>
            <w:pPr>
              <w:pStyle w:val="Normal1"/>
              <w:spacing w:lineRule="auto" w:line="240"/>
              <w:rPr>
                <w:sz w:val="24"/>
                <w:lang w:val="en-US"/>
              </w:rPr>
            </w:pPr>
            <w:r>
              <w:rPr>
                <w:sz w:val="24"/>
                <w:lang w:val="en-US"/>
              </w:rPr>
              <w:t>(yo) (tu) (el)</w:t>
            </w:r>
          </w:p>
        </w:tc>
        <w:tc>
          <w:tcPr>
            <w:tcW w:w="2043" w:type="dxa"/>
            <w:tcBorders/>
          </w:tcPr>
          <w:p>
            <w:pPr>
              <w:pStyle w:val="Normal1"/>
              <w:tabs>
                <w:tab w:val="clear" w:pos="720"/>
                <w:tab w:val="left" w:pos="418" w:leader="none"/>
                <w:tab w:val="left" w:pos="1085" w:leader="none"/>
              </w:tabs>
              <w:spacing w:lineRule="auto" w:line="240"/>
              <w:rPr/>
            </w:pPr>
            <w:r>
              <w:rPr>
                <w:sz w:val="24"/>
                <w:lang w:val="en-US"/>
              </w:rPr>
              <w:t>había hablado</w:t>
            </w:r>
            <w:r>
              <w:rPr>
                <w:spacing w:val="40"/>
                <w:sz w:val="24"/>
                <w:lang w:val="en-US"/>
              </w:rPr>
              <w:t xml:space="preserve"> </w:t>
            </w:r>
            <w:r>
              <w:rPr>
                <w:sz w:val="24"/>
                <w:lang w:val="en-US"/>
              </w:rPr>
              <w:t>habías hablado había         hablado</w:t>
            </w:r>
          </w:p>
        </w:tc>
        <w:tc>
          <w:tcPr>
            <w:tcW w:w="2268" w:type="dxa"/>
            <w:gridSpan w:val="3"/>
            <w:tcBorders/>
          </w:tcPr>
          <w:p>
            <w:pPr>
              <w:pStyle w:val="Normal1"/>
              <w:spacing w:lineRule="auto" w:line="240"/>
              <w:rPr/>
            </w:pPr>
            <w:r>
              <w:rPr>
                <w:sz w:val="24"/>
                <w:lang w:val="en-US"/>
              </w:rPr>
              <w:t xml:space="preserve">había comprendido habías comprendido </w:t>
            </w:r>
            <w:r>
              <w:rPr>
                <w:sz w:val="24"/>
              </w:rPr>
              <w:t>и</w:t>
            </w:r>
            <w:r>
              <w:rPr>
                <w:sz w:val="24"/>
                <w:lang w:val="en-US"/>
              </w:rPr>
              <w:t xml:space="preserve"> </w:t>
            </w:r>
            <w:r>
              <w:rPr>
                <w:sz w:val="24"/>
              </w:rPr>
              <w:t>т</w:t>
            </w:r>
            <w:r>
              <w:rPr>
                <w:sz w:val="24"/>
                <w:lang w:val="en-US"/>
              </w:rPr>
              <w:t>.</w:t>
            </w:r>
            <w:r>
              <w:rPr>
                <w:sz w:val="24"/>
              </w:rPr>
              <w:t>д</w:t>
            </w:r>
            <w:r>
              <w:rPr>
                <w:sz w:val="24"/>
                <w:lang w:val="en-US"/>
              </w:rPr>
              <w:t>.</w:t>
            </w:r>
          </w:p>
        </w:tc>
        <w:tc>
          <w:tcPr>
            <w:tcW w:w="1985" w:type="dxa"/>
            <w:tcBorders/>
          </w:tcPr>
          <w:p>
            <w:pPr>
              <w:pStyle w:val="Normal1"/>
              <w:rPr>
                <w:sz w:val="24"/>
                <w:lang w:val="en-US"/>
              </w:rPr>
            </w:pPr>
            <w:r>
              <w:rPr>
                <w:sz w:val="24"/>
                <w:lang w:val="en-US"/>
              </w:rPr>
              <w:t>había     permitido</w:t>
            </w:r>
          </w:p>
          <w:p>
            <w:pPr>
              <w:pStyle w:val="Normal1"/>
              <w:rPr>
                <w:sz w:val="24"/>
                <w:lang w:val="en-US"/>
              </w:rPr>
            </w:pPr>
            <w:r>
              <w:rPr>
                <w:sz w:val="24"/>
              </w:rPr>
              <w:t>и</w:t>
            </w:r>
            <w:r>
              <w:rPr>
                <w:sz w:val="24"/>
                <w:lang w:val="en-US"/>
              </w:rPr>
              <w:t xml:space="preserve"> </w:t>
            </w:r>
            <w:r>
              <w:rPr>
                <w:sz w:val="24"/>
              </w:rPr>
              <w:t>т</w:t>
            </w:r>
            <w:r>
              <w:rPr>
                <w:sz w:val="24"/>
                <w:lang w:val="en-US"/>
              </w:rPr>
              <w:t>.</w:t>
            </w:r>
            <w:r>
              <w:rPr>
                <w:sz w:val="24"/>
              </w:rPr>
              <w:t>д</w:t>
            </w:r>
          </w:p>
        </w:tc>
      </w:tr>
      <w:tr>
        <w:trPr/>
        <w:tc>
          <w:tcPr>
            <w:tcW w:w="616" w:type="dxa"/>
            <w:tcBorders/>
          </w:tcPr>
          <w:p>
            <w:pPr>
              <w:pStyle w:val="Normal1"/>
              <w:snapToGrid w:val="false"/>
              <w:spacing w:lineRule="auto" w:line="240"/>
              <w:rPr>
                <w:sz w:val="24"/>
                <w:lang w:val="en-US"/>
              </w:rPr>
            </w:pPr>
            <w:r>
              <w:rPr>
                <w:sz w:val="24"/>
                <w:lang w:val="en-US"/>
              </w:rPr>
            </w:r>
          </w:p>
        </w:tc>
        <w:tc>
          <w:tcPr>
            <w:tcW w:w="2043" w:type="dxa"/>
            <w:tcBorders/>
          </w:tcPr>
          <w:p>
            <w:pPr>
              <w:pStyle w:val="Normal1"/>
              <w:rPr>
                <w:sz w:val="24"/>
              </w:rPr>
            </w:pPr>
            <w:r>
              <w:rPr>
                <w:sz w:val="24"/>
              </w:rPr>
              <w:t>и т.д.</w:t>
            </w:r>
          </w:p>
        </w:tc>
        <w:tc>
          <w:tcPr>
            <w:tcW w:w="1527" w:type="dxa"/>
            <w:tcBorders/>
          </w:tcPr>
          <w:p>
            <w:pPr>
              <w:pStyle w:val="Normal1"/>
              <w:snapToGrid w:val="false"/>
              <w:rPr>
                <w:sz w:val="24"/>
              </w:rPr>
            </w:pPr>
            <w:r>
              <w:rPr>
                <w:sz w:val="24"/>
              </w:rPr>
            </w:r>
          </w:p>
        </w:tc>
        <w:tc>
          <w:tcPr>
            <w:tcW w:w="239" w:type="dxa"/>
            <w:tcBorders/>
          </w:tcPr>
          <w:p>
            <w:pPr>
              <w:pStyle w:val="Normal1"/>
              <w:snapToGrid w:val="false"/>
              <w:rPr>
                <w:sz w:val="24"/>
              </w:rPr>
            </w:pPr>
            <w:r>
              <w:rPr>
                <w:sz w:val="24"/>
              </w:rPr>
            </w:r>
          </w:p>
        </w:tc>
        <w:tc>
          <w:tcPr>
            <w:tcW w:w="2487" w:type="dxa"/>
            <w:gridSpan w:val="2"/>
            <w:tcBorders/>
            <w:tcMar>
              <w:start w:w="0" w:type="dxa"/>
              <w:end w:w="0" w:type="dxa"/>
            </w:tcMar>
          </w:tcPr>
          <w:p>
            <w:pPr>
              <w:pStyle w:val="Normal"/>
              <w:snapToGrid w:val="false"/>
              <w:rPr>
                <w:sz w:val="24"/>
              </w:rPr>
            </w:pPr>
            <w:r>
              <w:rPr>
                <w:sz w:val="24"/>
              </w:rPr>
            </w:r>
          </w:p>
        </w:tc>
      </w:tr>
    </w:tbl>
    <w:p>
      <w:pPr>
        <w:pStyle w:val="Normal1"/>
        <w:tabs>
          <w:tab w:val="clear" w:pos="720"/>
          <w:tab w:val="left" w:pos="760" w:leader="none"/>
        </w:tabs>
        <w:spacing w:lineRule="auto" w:line="240"/>
        <w:ind w:firstLine="284" w:end="0"/>
        <w:rPr>
          <w:sz w:val="24"/>
        </w:rPr>
      </w:pPr>
      <w:r>
        <w:rPr>
          <w:sz w:val="24"/>
        </w:rPr>
      </w:r>
    </w:p>
    <w:p>
      <w:pPr>
        <w:pStyle w:val="Normal1"/>
        <w:tabs>
          <w:tab w:val="clear" w:pos="720"/>
          <w:tab w:val="left" w:pos="0" w:leader="none"/>
        </w:tabs>
        <w:spacing w:lineRule="auto" w:line="240"/>
        <w:ind w:firstLine="284" w:end="0"/>
        <w:jc w:val="center"/>
        <w:rPr/>
      </w:pPr>
      <w:r>
        <w:rPr/>
        <w:t>3. Pretérito anterior</w:t>
      </w:r>
    </w:p>
    <w:tbl>
      <w:tblPr>
        <w:tblW w:w="7938" w:type="dxa"/>
        <w:jc w:val="start"/>
        <w:tblInd w:w="1600" w:type="dxa"/>
        <w:tblLayout w:type="fixed"/>
        <w:tblCellMar>
          <w:top w:w="0" w:type="dxa"/>
          <w:start w:w="40" w:type="dxa"/>
          <w:bottom w:w="0" w:type="dxa"/>
          <w:end w:w="40" w:type="dxa"/>
        </w:tblCellMar>
      </w:tblPr>
      <w:tblGrid>
        <w:gridCol w:w="3402"/>
        <w:gridCol w:w="850"/>
        <w:gridCol w:w="3686"/>
      </w:tblGrid>
      <w:tr>
        <w:trPr>
          <w:trHeight w:val="614" w:hRule="atLeast"/>
        </w:trPr>
        <w:tc>
          <w:tcPr>
            <w:tcW w:w="3402" w:type="dxa"/>
            <w:tcBorders>
              <w:top w:val="single" w:sz="6" w:space="0" w:color="000000"/>
              <w:start w:val="single" w:sz="6" w:space="0" w:color="000000"/>
              <w:bottom w:val="single" w:sz="4" w:space="0" w:color="000000"/>
              <w:end w:val="single" w:sz="4" w:space="0" w:color="000000"/>
            </w:tcBorders>
          </w:tcPr>
          <w:p>
            <w:pPr>
              <w:pStyle w:val="Normal1"/>
              <w:spacing w:lineRule="auto" w:line="240"/>
              <w:ind w:firstLine="11" w:start="102" w:end="0"/>
              <w:rPr>
                <w:sz w:val="24"/>
                <w:lang w:val="en-US"/>
              </w:rPr>
            </w:pPr>
            <w:r>
              <w:rPr>
                <w:sz w:val="24"/>
                <w:lang w:val="en-US"/>
              </w:rPr>
              <w:t xml:space="preserve">Pretérito indefinido de indicativo </w:t>
            </w:r>
            <w:r>
              <w:rPr>
                <w:sz w:val="24"/>
              </w:rPr>
              <w:t>глагола</w:t>
            </w:r>
            <w:r>
              <w:rPr>
                <w:sz w:val="24"/>
                <w:lang w:val="en-US"/>
              </w:rPr>
              <w:t xml:space="preserve"> </w:t>
            </w:r>
            <w:r>
              <w:rPr>
                <w:b/>
                <w:bCs/>
                <w:sz w:val="24"/>
                <w:lang w:val="en-US"/>
              </w:rPr>
              <w:t>haber</w:t>
            </w:r>
          </w:p>
          <w:p>
            <w:pPr>
              <w:pStyle w:val="Normal1"/>
              <w:spacing w:lineRule="auto" w:line="240"/>
              <w:ind w:firstLine="11" w:start="102" w:end="0"/>
              <w:rPr>
                <w:sz w:val="24"/>
                <w:lang w:val="en-US"/>
              </w:rPr>
            </w:pPr>
            <w:r>
              <w:rPr>
                <w:sz w:val="24"/>
                <w:lang w:val="en-US"/>
              </w:rPr>
            </w:r>
          </w:p>
        </w:tc>
        <w:tc>
          <w:tcPr>
            <w:tcW w:w="850" w:type="dxa"/>
            <w:vMerge w:val="restart"/>
            <w:tcBorders>
              <w:end w:val="single" w:sz="4" w:space="0" w:color="000000"/>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w:t>
            </w:r>
          </w:p>
        </w:tc>
        <w:tc>
          <w:tcPr>
            <w:tcW w:w="3686" w:type="dxa"/>
            <w:tcBorders>
              <w:top w:val="single" w:sz="4" w:space="0" w:color="000000"/>
              <w:start w:val="single" w:sz="4" w:space="0" w:color="000000"/>
              <w:bottom w:val="single" w:sz="4" w:space="0" w:color="000000"/>
              <w:end w:val="single" w:sz="4" w:space="0" w:color="000000"/>
            </w:tcBorders>
          </w:tcPr>
          <w:p>
            <w:pPr>
              <w:pStyle w:val="Normal1"/>
              <w:spacing w:lineRule="auto" w:line="240"/>
              <w:ind w:firstLine="284" w:end="0"/>
              <w:rPr>
                <w:sz w:val="24"/>
              </w:rPr>
            </w:pPr>
            <w:r>
              <w:rPr>
                <w:sz w:val="24"/>
              </w:rPr>
              <w:t>Причастие спрягаемого глагола</w:t>
            </w:r>
          </w:p>
        </w:tc>
      </w:tr>
      <w:tr>
        <w:trPr>
          <w:trHeight w:val="1071" w:hRule="atLeast"/>
        </w:trPr>
        <w:tc>
          <w:tcPr>
            <w:tcW w:w="3402" w:type="dxa"/>
            <w:tcBorders>
              <w:top w:val="single" w:sz="4" w:space="0" w:color="000000"/>
              <w:start w:val="single" w:sz="6" w:space="0" w:color="000000"/>
              <w:bottom w:val="single" w:sz="6" w:space="0" w:color="000000"/>
              <w:end w:val="single" w:sz="4" w:space="0" w:color="000000"/>
            </w:tcBorders>
          </w:tcPr>
          <w:p>
            <w:pPr>
              <w:pStyle w:val="Normal1"/>
              <w:spacing w:lineRule="auto" w:line="240"/>
              <w:ind w:firstLine="11" w:start="102" w:end="0"/>
              <w:rPr>
                <w:sz w:val="24"/>
                <w:lang w:val="en-US"/>
              </w:rPr>
            </w:pPr>
            <w:r>
              <w:rPr>
                <w:sz w:val="24"/>
                <w:lang w:val="en-US"/>
              </w:rPr>
              <w:t xml:space="preserve">hube, hubiste, hubo, </w:t>
            </w:r>
          </w:p>
          <w:p>
            <w:pPr>
              <w:pStyle w:val="Normal1"/>
              <w:spacing w:lineRule="auto" w:line="240"/>
              <w:ind w:firstLine="11" w:start="102" w:end="0"/>
              <w:rPr/>
            </w:pPr>
            <w:r>
              <w:rPr>
                <w:sz w:val="24"/>
                <w:lang w:val="en-US"/>
              </w:rPr>
              <w:t xml:space="preserve">hubimos, hubisteis, </w:t>
            </w:r>
          </w:p>
          <w:p>
            <w:pPr>
              <w:pStyle w:val="Normal1"/>
              <w:spacing w:lineRule="auto" w:line="240"/>
              <w:ind w:firstLine="11" w:start="102" w:end="0"/>
              <w:rPr>
                <w:sz w:val="24"/>
                <w:lang w:val="en-US"/>
              </w:rPr>
            </w:pPr>
            <w:r>
              <w:rPr>
                <w:sz w:val="24"/>
                <w:lang w:val="en-US"/>
              </w:rPr>
              <w:t>hubieron</w:t>
            </w:r>
          </w:p>
          <w:p>
            <w:pPr>
              <w:pStyle w:val="Normal1"/>
              <w:spacing w:lineRule="auto" w:line="240"/>
              <w:ind w:firstLine="11" w:start="102" w:end="0"/>
              <w:rPr>
                <w:sz w:val="24"/>
                <w:lang w:val="en-US"/>
              </w:rPr>
            </w:pPr>
            <w:r>
              <w:rPr>
                <w:sz w:val="24"/>
                <w:lang w:val="en-US"/>
              </w:rPr>
            </w:r>
          </w:p>
        </w:tc>
        <w:tc>
          <w:tcPr>
            <w:tcW w:w="850" w:type="dxa"/>
            <w:vMerge w:val="continue"/>
            <w:tcBorders>
              <w:end w:val="single" w:sz="4" w:space="0" w:color="000000"/>
            </w:tcBorders>
          </w:tcPr>
          <w:p>
            <w:pPr>
              <w:pStyle w:val="Normal1"/>
              <w:snapToGrid w:val="false"/>
              <w:spacing w:lineRule="auto" w:line="240"/>
              <w:ind w:firstLine="284" w:end="0"/>
              <w:rPr>
                <w:sz w:val="24"/>
                <w:lang w:val="en-US"/>
              </w:rPr>
            </w:pPr>
            <w:r>
              <w:rPr>
                <w:sz w:val="24"/>
                <w:lang w:val="en-US"/>
              </w:rPr>
            </w:r>
          </w:p>
        </w:tc>
        <w:tc>
          <w:tcPr>
            <w:tcW w:w="3686" w:type="dxa"/>
            <w:tcBorders>
              <w:top w:val="single" w:sz="4" w:space="0" w:color="000000"/>
              <w:start w:val="single" w:sz="4" w:space="0" w:color="000000"/>
              <w:bottom w:val="single" w:sz="4" w:space="0" w:color="000000"/>
              <w:end w:val="single" w:sz="4" w:space="0" w:color="000000"/>
            </w:tcBorders>
          </w:tcPr>
          <w:p>
            <w:pPr>
              <w:pStyle w:val="Normal1"/>
              <w:spacing w:lineRule="auto" w:line="240"/>
              <w:ind w:firstLine="284" w:end="0"/>
              <w:rPr>
                <w:sz w:val="24"/>
                <w:lang w:val="en-US"/>
              </w:rPr>
            </w:pPr>
            <w:r>
              <w:rPr>
                <w:sz w:val="24"/>
                <w:lang w:val="en-US"/>
              </w:rPr>
              <w:t xml:space="preserve">hablado </w:t>
            </w:r>
          </w:p>
          <w:p>
            <w:pPr>
              <w:pStyle w:val="Normal1"/>
              <w:spacing w:lineRule="auto" w:line="240"/>
              <w:ind w:firstLine="284" w:end="0"/>
              <w:rPr>
                <w:sz w:val="24"/>
                <w:lang w:val="en-US"/>
              </w:rPr>
            </w:pPr>
            <w:r>
              <w:rPr>
                <w:sz w:val="24"/>
                <w:lang w:val="en-US"/>
              </w:rPr>
              <w:t xml:space="preserve">comprendido </w:t>
            </w:r>
          </w:p>
          <w:p>
            <w:pPr>
              <w:pStyle w:val="Normal1"/>
              <w:spacing w:lineRule="auto" w:line="240"/>
              <w:ind w:firstLine="284" w:end="0"/>
              <w:rPr>
                <w:sz w:val="24"/>
                <w:lang w:val="en-US"/>
              </w:rPr>
            </w:pPr>
            <w:r>
              <w:rPr>
                <w:sz w:val="24"/>
                <w:lang w:val="en-US"/>
              </w:rPr>
              <w:t>permitido</w:t>
            </w:r>
          </w:p>
          <w:p>
            <w:pPr>
              <w:pStyle w:val="Normal1"/>
              <w:spacing w:lineRule="auto" w:line="240"/>
              <w:ind w:firstLine="284" w:end="0"/>
              <w:rPr>
                <w:sz w:val="24"/>
                <w:lang w:val="en-US"/>
              </w:rPr>
            </w:pPr>
            <w:r>
              <w:rPr>
                <w:sz w:val="24"/>
                <w:lang w:val="en-US"/>
              </w:rPr>
            </w:r>
          </w:p>
        </w:tc>
      </w:tr>
    </w:tbl>
    <w:p>
      <w:pPr>
        <w:pStyle w:val="Normal1"/>
        <w:spacing w:lineRule="auto" w:line="240"/>
        <w:ind w:firstLine="284" w:end="0"/>
        <w:jc w:val="center"/>
        <w:rPr>
          <w:spacing w:val="20"/>
          <w:sz w:val="24"/>
          <w:lang w:val="en-US"/>
        </w:rPr>
      </w:pPr>
      <w:r>
        <w:rPr>
          <w:spacing w:val="20"/>
          <w:sz w:val="24"/>
          <w:lang w:val="en-US"/>
        </w:rPr>
      </w:r>
    </w:p>
    <w:p>
      <w:pPr>
        <w:pStyle w:val="Normal1"/>
        <w:spacing w:lineRule="auto" w:line="240"/>
        <w:ind w:firstLine="284" w:end="0"/>
        <w:jc w:val="center"/>
        <w:rPr/>
      </w:pPr>
      <w:r>
        <w:rPr>
          <w:spacing w:val="20"/>
          <w:sz w:val="24"/>
        </w:rPr>
        <w:t>Типовые</w:t>
      </w:r>
      <w:r>
        <w:rPr>
          <w:spacing w:val="20"/>
          <w:sz w:val="24"/>
          <w:lang w:val="en-US"/>
        </w:rPr>
        <w:t xml:space="preserve"> </w:t>
      </w:r>
      <w:r>
        <w:rPr>
          <w:spacing w:val="20"/>
          <w:sz w:val="24"/>
        </w:rPr>
        <w:t>примеры</w:t>
      </w:r>
      <w:r>
        <w:rPr>
          <w:spacing w:val="20"/>
          <w:sz w:val="24"/>
          <w:lang w:val="en-US"/>
        </w:rPr>
        <w:t>:</w:t>
      </w:r>
    </w:p>
    <w:p>
      <w:pPr>
        <w:pStyle w:val="Normal1"/>
        <w:spacing w:lineRule="auto" w:line="240"/>
        <w:ind w:firstLine="284" w:end="0"/>
        <w:rPr>
          <w:sz w:val="24"/>
          <w:lang w:val="en-US"/>
        </w:rPr>
      </w:pPr>
      <w:r>
        <w:rPr>
          <w:sz w:val="24"/>
          <w:lang w:val="en-US"/>
        </w:rPr>
        <w:t xml:space="preserve">(yo)     hube hablado         hube comprendido              hube permitido </w:t>
      </w:r>
    </w:p>
    <w:p>
      <w:pPr>
        <w:pStyle w:val="Normal1"/>
        <w:tabs>
          <w:tab w:val="clear" w:pos="720"/>
          <w:tab w:val="left" w:pos="3119" w:leader="none"/>
          <w:tab w:val="left" w:pos="4678" w:leader="none"/>
        </w:tabs>
        <w:spacing w:lineRule="auto" w:line="240"/>
        <w:ind w:firstLine="284" w:end="0"/>
        <w:rPr/>
      </w:pPr>
      <w:r>
        <w:rPr>
          <w:sz w:val="24"/>
          <w:lang w:val="en-US"/>
        </w:rPr>
        <w:t xml:space="preserve">(tú)      hubiste hablado     hubiste comprendido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w:t>
      </w:r>
    </w:p>
    <w:p>
      <w:pPr>
        <w:pStyle w:val="Normal1"/>
        <w:spacing w:lineRule="auto" w:line="240"/>
        <w:ind w:firstLine="284" w:end="0"/>
        <w:rPr/>
      </w:pPr>
      <w:r>
        <w:rPr>
          <w:sz w:val="24"/>
          <w:lang w:val="en-US"/>
        </w:rPr>
        <w:t xml:space="preserve">(él)      hubo hablado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w:t>
      </w:r>
    </w:p>
    <w:p>
      <w:pPr>
        <w:pStyle w:val="Normal1"/>
        <w:spacing w:lineRule="auto" w:line="240"/>
        <w:ind w:firstLine="284" w:end="0"/>
        <w:rPr/>
      </w:pPr>
      <w:r>
        <w:rPr>
          <w:sz w:val="24"/>
          <w:lang w:val="en-US"/>
        </w:rPr>
        <w:t xml:space="preserve">            </w:t>
      </w:r>
      <w:r>
        <w:rPr>
          <w:sz w:val="24"/>
        </w:rPr>
        <w:t>и т.д.</w:t>
      </w:r>
    </w:p>
    <w:p>
      <w:pPr>
        <w:sectPr>
          <w:type w:val="continuous"/>
          <w:pgSz w:w="11906" w:h="16838"/>
          <w:pgMar w:left="567" w:right="567" w:gutter="0" w:header="0" w:top="567" w:footer="720" w:bottom="776"/>
          <w:formProt w:val="false"/>
          <w:textDirection w:val="lrTb"/>
          <w:docGrid w:type="default" w:linePitch="360" w:charSpace="0"/>
        </w:sectPr>
      </w:pP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p>
      <w:pPr>
        <w:pStyle w:val="Normal1"/>
        <w:spacing w:lineRule="auto" w:line="240"/>
        <w:ind w:firstLine="284" w:start="284" w:end="0"/>
        <w:jc w:val="center"/>
        <w:rPr>
          <w:sz w:val="24"/>
          <w:lang w:val="en-US"/>
        </w:rPr>
      </w:pPr>
      <w:r>
        <w:rPr>
          <w:i/>
          <w:iCs/>
          <w:sz w:val="24"/>
          <w:lang w:val="en-US"/>
        </w:rPr>
        <w:t>4. Futuro perfecto</w:t>
      </w:r>
    </w:p>
    <w:p>
      <w:pPr>
        <w:pStyle w:val="Normal1"/>
        <w:spacing w:lineRule="auto" w:line="240"/>
        <w:ind w:firstLine="284" w:start="284" w:end="0"/>
        <w:jc w:val="center"/>
        <w:rPr>
          <w:sz w:val="24"/>
          <w:lang w:val="en-US"/>
        </w:rPr>
      </w:pPr>
      <w:r>
        <w:rPr>
          <w:sz w:val="24"/>
          <w:lang w:val="en-US"/>
        </w:rPr>
      </w:r>
    </w:p>
    <w:tbl>
      <w:tblPr>
        <w:tblW w:w="7938" w:type="dxa"/>
        <w:jc w:val="start"/>
        <w:tblInd w:w="1668" w:type="dxa"/>
        <w:tblLayout w:type="fixed"/>
        <w:tblCellMar>
          <w:top w:w="0" w:type="dxa"/>
          <w:start w:w="108" w:type="dxa"/>
          <w:bottom w:w="0" w:type="dxa"/>
          <w:end w:w="108" w:type="dxa"/>
        </w:tblCellMar>
      </w:tblPr>
      <w:tblGrid>
        <w:gridCol w:w="3402"/>
        <w:gridCol w:w="850"/>
        <w:gridCol w:w="3686"/>
      </w:tblGrid>
      <w:tr>
        <w:trPr>
          <w:trHeight w:val="456" w:hRule="atLeast"/>
        </w:trPr>
        <w:tc>
          <w:tcPr>
            <w:tcW w:w="3402"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sz w:val="24"/>
                <w:lang w:val="en-US"/>
              </w:rPr>
            </w:pPr>
            <w:r>
              <w:rPr>
                <w:sz w:val="24"/>
                <w:lang w:val="en-US"/>
              </w:rPr>
              <w:t xml:space="preserve">Futuro imperfecto de indicativo </w:t>
            </w:r>
            <w:r>
              <w:rPr>
                <w:sz w:val="24"/>
              </w:rPr>
              <w:t>глагола</w:t>
            </w:r>
            <w:r>
              <w:rPr>
                <w:sz w:val="24"/>
                <w:lang w:val="en-US"/>
              </w:rPr>
              <w:t xml:space="preserve"> </w:t>
            </w:r>
            <w:r>
              <w:rPr>
                <w:b/>
                <w:sz w:val="24"/>
                <w:lang w:val="en-US"/>
              </w:rPr>
              <w:t>haber</w:t>
            </w:r>
          </w:p>
        </w:tc>
        <w:tc>
          <w:tcPr>
            <w:tcW w:w="850" w:type="dxa"/>
            <w:vMerge w:val="restart"/>
            <w:tcBorders>
              <w:start w:val="single" w:sz="4" w:space="0" w:color="000000"/>
              <w:bottom w:val="single" w:sz="4" w:space="0" w:color="000000"/>
              <w:end w:val="single" w:sz="4"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spacing w:lineRule="auto" w:line="240"/>
              <w:jc w:val="center"/>
              <w:rPr>
                <w:sz w:val="24"/>
              </w:rPr>
            </w:pPr>
            <w:r>
              <w:rPr>
                <w:sz w:val="24"/>
              </w:rPr>
              <w:t>+</w:t>
            </w:r>
          </w:p>
        </w:tc>
        <w:tc>
          <w:tcPr>
            <w:tcW w:w="3686"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sz w:val="24"/>
              </w:rPr>
            </w:pPr>
            <w:r>
              <w:rPr>
                <w:sz w:val="24"/>
              </w:rPr>
              <w:t>Причастие спрягаемого глагола</w:t>
            </w:r>
          </w:p>
          <w:p>
            <w:pPr>
              <w:pStyle w:val="Normal1"/>
              <w:spacing w:lineRule="auto" w:line="240"/>
              <w:jc w:val="center"/>
              <w:rPr>
                <w:sz w:val="24"/>
              </w:rPr>
            </w:pPr>
            <w:r>
              <w:rPr>
                <w:sz w:val="24"/>
              </w:rPr>
            </w:r>
          </w:p>
        </w:tc>
      </w:tr>
      <w:tr>
        <w:trPr>
          <w:trHeight w:val="492" w:hRule="atLeast"/>
        </w:trPr>
        <w:tc>
          <w:tcPr>
            <w:tcW w:w="3402" w:type="dxa"/>
            <w:tcBorders>
              <w:top w:val="single" w:sz="4" w:space="0" w:color="000000"/>
              <w:start w:val="single" w:sz="4" w:space="0" w:color="000000"/>
              <w:bottom w:val="single" w:sz="4" w:space="0" w:color="000000"/>
              <w:end w:val="single" w:sz="4" w:space="0" w:color="000000"/>
            </w:tcBorders>
          </w:tcPr>
          <w:p>
            <w:pPr>
              <w:pStyle w:val="Normal1"/>
              <w:spacing w:lineRule="auto" w:line="240"/>
              <w:rPr/>
            </w:pPr>
            <w:r>
              <w:rPr>
                <w:sz w:val="24"/>
                <w:lang w:val="en-US"/>
              </w:rPr>
              <w:t>habr</w:t>
            </w:r>
            <w:r>
              <w:rPr>
                <w:sz w:val="24"/>
              </w:rPr>
              <w:t xml:space="preserve">é, </w:t>
            </w:r>
            <w:r>
              <w:rPr>
                <w:sz w:val="24"/>
                <w:lang w:val="en-US"/>
              </w:rPr>
              <w:t>habr</w:t>
            </w:r>
            <w:r>
              <w:rPr>
                <w:sz w:val="24"/>
              </w:rPr>
              <w:t>á</w:t>
            </w:r>
            <w:r>
              <w:rPr>
                <w:sz w:val="24"/>
                <w:lang w:val="en-US"/>
              </w:rPr>
              <w:t>s</w:t>
            </w:r>
            <w:r>
              <w:rPr>
                <w:sz w:val="24"/>
              </w:rPr>
              <w:t xml:space="preserve">, </w:t>
            </w:r>
            <w:r>
              <w:rPr>
                <w:sz w:val="24"/>
                <w:lang w:val="en-US"/>
              </w:rPr>
              <w:t>habr</w:t>
            </w:r>
            <w:r>
              <w:rPr>
                <w:sz w:val="24"/>
              </w:rPr>
              <w:t>á,</w:t>
            </w:r>
          </w:p>
          <w:p>
            <w:pPr>
              <w:pStyle w:val="Normal1"/>
              <w:spacing w:lineRule="auto" w:line="240"/>
              <w:rPr>
                <w:sz w:val="24"/>
                <w:lang w:val="en-US"/>
              </w:rPr>
            </w:pPr>
            <w:r>
              <w:rPr>
                <w:sz w:val="24"/>
                <w:lang w:val="en-US"/>
              </w:rPr>
              <w:t>habremos, habréis,</w:t>
            </w:r>
          </w:p>
          <w:p>
            <w:pPr>
              <w:pStyle w:val="Normal1"/>
              <w:spacing w:lineRule="auto" w:line="240"/>
              <w:rPr>
                <w:sz w:val="24"/>
                <w:lang w:val="en-US"/>
              </w:rPr>
            </w:pPr>
            <w:r>
              <w:rPr>
                <w:sz w:val="24"/>
                <w:lang w:val="en-US"/>
              </w:rPr>
              <w:t>habrán</w:t>
            </w:r>
          </w:p>
        </w:tc>
        <w:tc>
          <w:tcPr>
            <w:tcW w:w="850" w:type="dxa"/>
            <w:vMerge w:val="continue"/>
            <w:tcBorders>
              <w:start w:val="single" w:sz="4" w:space="0" w:color="000000"/>
              <w:bottom w:val="single" w:sz="4" w:space="0" w:color="000000"/>
              <w:end w:val="single" w:sz="4" w:space="0" w:color="000000"/>
            </w:tcBorders>
          </w:tcPr>
          <w:p>
            <w:pPr>
              <w:pStyle w:val="Normal1"/>
              <w:snapToGrid w:val="false"/>
              <w:spacing w:lineRule="auto" w:line="240"/>
              <w:rPr>
                <w:sz w:val="24"/>
                <w:lang w:val="en-US"/>
              </w:rPr>
            </w:pPr>
            <w:r>
              <w:rPr>
                <w:sz w:val="24"/>
                <w:lang w:val="en-US"/>
              </w:rPr>
            </w:r>
          </w:p>
        </w:tc>
        <w:tc>
          <w:tcPr>
            <w:tcW w:w="3686"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sz w:val="24"/>
                <w:lang w:val="en-US"/>
              </w:rPr>
            </w:pPr>
            <w:r>
              <w:rPr>
                <w:sz w:val="24"/>
                <w:lang w:val="en-US"/>
              </w:rPr>
              <w:t>hablado</w:t>
            </w:r>
          </w:p>
          <w:p>
            <w:pPr>
              <w:pStyle w:val="Normal1"/>
              <w:spacing w:lineRule="auto" w:line="240"/>
              <w:jc w:val="center"/>
              <w:rPr>
                <w:sz w:val="24"/>
                <w:lang w:val="en-US"/>
              </w:rPr>
            </w:pPr>
            <w:r>
              <w:rPr>
                <w:sz w:val="24"/>
                <w:lang w:val="en-US"/>
              </w:rPr>
              <w:t>comprendido</w:t>
            </w:r>
          </w:p>
          <w:p>
            <w:pPr>
              <w:pStyle w:val="Normal1"/>
              <w:spacing w:lineRule="auto" w:line="240"/>
              <w:jc w:val="center"/>
              <w:rPr>
                <w:sz w:val="24"/>
                <w:lang w:val="en-US"/>
              </w:rPr>
            </w:pPr>
            <w:r>
              <w:rPr>
                <w:sz w:val="24"/>
                <w:lang w:val="en-US"/>
              </w:rPr>
              <w:t>permitido</w:t>
            </w:r>
          </w:p>
        </w:tc>
      </w:tr>
    </w:tbl>
    <w:p>
      <w:pPr>
        <w:pStyle w:val="Normal1"/>
        <w:spacing w:lineRule="auto" w:line="240"/>
        <w:ind w:firstLine="284" w:start="-142" w:end="0"/>
        <w:rPr>
          <w:sz w:val="24"/>
          <w:lang w:val="en-US"/>
        </w:rPr>
      </w:pPr>
      <w:r>
        <w:rPr>
          <w:sz w:val="24"/>
          <w:lang w:val="en-US"/>
        </w:rPr>
      </w:r>
    </w:p>
    <w:p>
      <w:pPr>
        <w:pStyle w:val="Normal1"/>
        <w:tabs>
          <w:tab w:val="left" w:pos="720" w:leader="none"/>
        </w:tabs>
        <w:spacing w:lineRule="auto" w:line="240"/>
        <w:ind w:firstLine="284" w:end="0"/>
        <w:jc w:val="center"/>
        <w:rPr/>
      </w:pPr>
      <w:r>
        <w:rPr>
          <w:spacing w:val="20"/>
          <w:sz w:val="24"/>
        </w:rPr>
        <w:t>Типовые</w:t>
      </w:r>
      <w:r>
        <w:rPr>
          <w:spacing w:val="20"/>
          <w:sz w:val="24"/>
          <w:lang w:val="en-US"/>
        </w:rPr>
        <w:t xml:space="preserve"> </w:t>
      </w:r>
      <w:r>
        <w:rPr>
          <w:spacing w:val="20"/>
          <w:sz w:val="24"/>
        </w:rPr>
        <w:t>примеры</w:t>
      </w:r>
      <w:r>
        <w:rPr>
          <w:spacing w:val="20"/>
          <w:sz w:val="24"/>
          <w:lang w:val="en-US"/>
        </w:rPr>
        <w:t>:</w:t>
      </w:r>
    </w:p>
    <w:p>
      <w:pPr>
        <w:pStyle w:val="Normal1"/>
        <w:tabs>
          <w:tab w:val="left" w:pos="720" w:leader="none"/>
        </w:tabs>
        <w:spacing w:lineRule="auto" w:line="240"/>
        <w:ind w:firstLine="284" w:start="2977" w:end="0"/>
        <w:rPr>
          <w:spacing w:val="20"/>
          <w:sz w:val="24"/>
          <w:lang w:val="en-US"/>
        </w:rPr>
      </w:pPr>
      <w:r>
        <w:rPr>
          <w:spacing w:val="20"/>
          <w:sz w:val="24"/>
          <w:lang w:val="en-US"/>
        </w:rPr>
      </w:r>
    </w:p>
    <w:p>
      <w:pPr>
        <w:pStyle w:val="Normal1"/>
        <w:tabs>
          <w:tab w:val="left" w:pos="720" w:leader="none"/>
        </w:tabs>
        <w:spacing w:lineRule="auto" w:line="240"/>
        <w:ind w:firstLine="284" w:start="2977" w:end="0"/>
        <w:rPr/>
      </w:pPr>
      <w:r>
        <w:rPr>
          <w:sz w:val="24"/>
          <w:lang w:val="en-US"/>
        </w:rPr>
        <w:t>(yo)</w:t>
        <w:tab/>
        <w:t>habré hablado     habré comprendido      habre permitido</w:t>
      </w:r>
    </w:p>
    <w:p>
      <w:pPr>
        <w:pStyle w:val="Normal1"/>
        <w:tabs>
          <w:tab w:val="left" w:pos="720" w:leader="none"/>
        </w:tabs>
        <w:spacing w:lineRule="auto" w:line="240"/>
        <w:ind w:firstLine="284" w:start="2977" w:end="0"/>
        <w:rPr/>
      </w:pPr>
      <w:r>
        <w:rPr>
          <w:sz w:val="24"/>
          <w:lang w:val="en-US"/>
        </w:rPr>
        <w:t>(tú)</w:t>
        <w:tab/>
        <w:t xml:space="preserve">habrás hablado   habrás comprendido     </w:t>
      </w: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tabs>
          <w:tab w:val="left" w:pos="720" w:leader="none"/>
        </w:tabs>
        <w:spacing w:lineRule="auto" w:line="240"/>
        <w:ind w:firstLine="284" w:start="2977" w:end="0"/>
        <w:rPr/>
      </w:pPr>
      <w:r>
        <w:rPr>
          <w:sz w:val="24"/>
          <w:lang w:val="en-US"/>
        </w:rPr>
        <w:t xml:space="preserve">(él)   </w:t>
        <w:tab/>
        <w:t xml:space="preserve">habrá hablado     </w:t>
      </w: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tabs>
          <w:tab w:val="left" w:pos="720" w:leader="none"/>
        </w:tabs>
        <w:spacing w:lineRule="auto" w:line="240"/>
        <w:ind w:firstLine="284" w:start="2977" w:end="0"/>
        <w:rPr/>
      </w:pPr>
      <w:r>
        <w:rPr>
          <w:sz w:val="24"/>
          <w:lang w:val="en-US"/>
        </w:rPr>
        <w:tab/>
        <w:t xml:space="preserve">            </w:t>
      </w:r>
      <w:r>
        <w:rPr>
          <w:sz w:val="24"/>
        </w:rPr>
        <w:t>и т.д.</w:t>
      </w:r>
    </w:p>
    <w:p>
      <w:pPr>
        <w:pStyle w:val="Normal1"/>
        <w:tabs>
          <w:tab w:val="left" w:pos="720" w:leader="none"/>
        </w:tabs>
        <w:spacing w:lineRule="auto" w:line="240"/>
        <w:ind w:firstLine="284" w:end="0"/>
        <w:rPr>
          <w:sz w:val="24"/>
        </w:rPr>
      </w:pPr>
      <w:r>
        <w:rPr>
          <w:sz w:val="24"/>
        </w:rPr>
      </w:r>
    </w:p>
    <w:p>
      <w:pPr>
        <w:pStyle w:val="Heading3"/>
        <w:ind w:hanging="0" w:start="0"/>
        <w:rPr/>
      </w:pPr>
      <w:bookmarkStart w:id="67" w:name="__RefHeading___Toc1886057"/>
      <w:bookmarkEnd w:id="67"/>
      <w:r>
        <w:rPr/>
        <w:t>53. Образование простых времен сослагательного наклонения действительного залога глаголов обычного спряжения</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t xml:space="preserve">1. </w:t>
      </w:r>
      <w:r>
        <w:rPr>
          <w:sz w:val="24"/>
          <w:lang w:val="en-US"/>
        </w:rPr>
        <w:t>Presente</w:t>
      </w:r>
    </w:p>
    <w:tbl>
      <w:tblPr>
        <w:tblW w:w="10776" w:type="dxa"/>
        <w:jc w:val="start"/>
        <w:tblInd w:w="40" w:type="dxa"/>
        <w:tblLayout w:type="fixed"/>
        <w:tblCellMar>
          <w:top w:w="0" w:type="dxa"/>
          <w:start w:w="40" w:type="dxa"/>
          <w:bottom w:w="0" w:type="dxa"/>
          <w:end w:w="40" w:type="dxa"/>
        </w:tblCellMar>
      </w:tblPr>
      <w:tblGrid>
        <w:gridCol w:w="1418"/>
        <w:gridCol w:w="1276"/>
        <w:gridCol w:w="1418"/>
        <w:gridCol w:w="1276"/>
        <w:gridCol w:w="1277"/>
        <w:gridCol w:w="1417"/>
        <w:gridCol w:w="1277"/>
        <w:gridCol w:w="1417"/>
      </w:tblGrid>
      <w:tr>
        <w:trPr>
          <w:trHeight w:val="520" w:hRule="exact"/>
        </w:trPr>
        <w:tc>
          <w:tcPr>
            <w:tcW w:w="1418" w:type="dxa"/>
            <w:vMerge w:val="restart"/>
            <w:tcBorders>
              <w:end w:val="single" w:sz="6" w:space="0" w:color="000000"/>
            </w:tcBorders>
          </w:tcPr>
          <w:p>
            <w:pPr>
              <w:pStyle w:val="Normal1"/>
              <w:snapToGrid w:val="false"/>
              <w:spacing w:lineRule="auto" w:line="240"/>
              <w:ind w:firstLine="284" w:end="0"/>
              <w:jc w:val="center"/>
              <w:rPr>
                <w:sz w:val="24"/>
              </w:rPr>
            </w:pPr>
            <w:r>
              <w:rPr>
                <w:sz w:val="24"/>
              </w:rPr>
            </w:r>
          </w:p>
          <w:p>
            <w:pPr>
              <w:pStyle w:val="Normal1"/>
              <w:spacing w:lineRule="auto" w:line="240"/>
              <w:ind w:firstLine="284" w:end="0"/>
              <w:jc w:val="center"/>
              <w:rPr>
                <w:sz w:val="24"/>
              </w:rPr>
            </w:pPr>
            <w:r>
              <w:rPr>
                <w:sz w:val="24"/>
              </w:rPr>
            </w:r>
          </w:p>
        </w:tc>
        <w:tc>
          <w:tcPr>
            <w:tcW w:w="3970"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pacing w:val="20"/>
                <w:sz w:val="24"/>
              </w:rPr>
            </w:pPr>
            <w:r>
              <w:rPr>
                <w:spacing w:val="20"/>
                <w:sz w:val="24"/>
              </w:rPr>
              <w:t>Единственное число</w:t>
            </w:r>
          </w:p>
          <w:p>
            <w:pPr>
              <w:pStyle w:val="Normal1"/>
              <w:spacing w:lineRule="auto" w:line="240"/>
              <w:jc w:val="center"/>
              <w:rPr>
                <w:spacing w:val="20"/>
                <w:sz w:val="24"/>
              </w:rPr>
            </w:pPr>
            <w:r>
              <w:rPr>
                <w:spacing w:val="20"/>
                <w:sz w:val="24"/>
              </w:rPr>
            </w:r>
          </w:p>
        </w:tc>
        <w:tc>
          <w:tcPr>
            <w:tcW w:w="3971"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pacing w:val="20"/>
                <w:sz w:val="24"/>
              </w:rPr>
            </w:pPr>
            <w:r>
              <w:rPr>
                <w:spacing w:val="20"/>
                <w:sz w:val="24"/>
              </w:rPr>
              <w:t>Множественное число</w:t>
            </w:r>
          </w:p>
          <w:p>
            <w:pPr>
              <w:pStyle w:val="Normal1"/>
              <w:spacing w:lineRule="auto" w:line="240"/>
              <w:jc w:val="center"/>
              <w:rPr>
                <w:spacing w:val="20"/>
                <w:sz w:val="24"/>
              </w:rPr>
            </w:pPr>
            <w:r>
              <w:rPr>
                <w:spacing w:val="20"/>
                <w:sz w:val="24"/>
              </w:rPr>
            </w:r>
          </w:p>
        </w:tc>
        <w:tc>
          <w:tcPr>
            <w:tcW w:w="1417" w:type="dxa"/>
            <w:tcBorders>
              <w:start w:val="single" w:sz="6" w:space="0" w:color="000000"/>
              <w:bottom w:val="single" w:sz="6" w:space="0" w:color="000000"/>
            </w:tcBorders>
          </w:tcPr>
          <w:p>
            <w:pPr>
              <w:pStyle w:val="Normal1"/>
              <w:snapToGrid w:val="false"/>
              <w:spacing w:lineRule="auto" w:line="240"/>
              <w:jc w:val="center"/>
              <w:rPr>
                <w:sz w:val="24"/>
              </w:rPr>
            </w:pPr>
            <w:r>
              <w:rPr>
                <w:sz w:val="24"/>
              </w:rPr>
            </w:r>
          </w:p>
          <w:p>
            <w:pPr>
              <w:pStyle w:val="Normal1"/>
              <w:spacing w:lineRule="auto" w:line="240"/>
              <w:jc w:val="center"/>
              <w:rPr>
                <w:sz w:val="24"/>
              </w:rPr>
            </w:pPr>
            <w:r>
              <w:rPr>
                <w:sz w:val="24"/>
              </w:rPr>
            </w:r>
          </w:p>
        </w:tc>
      </w:tr>
      <w:tr>
        <w:trPr>
          <w:trHeight w:val="300" w:hRule="exact"/>
        </w:trPr>
        <w:tc>
          <w:tcPr>
            <w:tcW w:w="1418" w:type="dxa"/>
            <w:vMerge w:val="continue"/>
            <w:tcBorders>
              <w:end w:val="single" w:sz="6" w:space="0" w:color="000000"/>
            </w:tcBorders>
          </w:tcPr>
          <w:p>
            <w:pPr>
              <w:pStyle w:val="Normal1"/>
              <w:snapToGrid w:val="false"/>
              <w:spacing w:lineRule="auto" w:line="240"/>
              <w:ind w:firstLine="284"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1</w:t>
            </w:r>
          </w:p>
          <w:p>
            <w:pPr>
              <w:pStyle w:val="Normal1"/>
              <w:spacing w:lineRule="auto" w:line="24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2</w:t>
            </w:r>
          </w:p>
          <w:p>
            <w:pPr>
              <w:pStyle w:val="Normal1"/>
              <w:spacing w:lineRule="auto" w:line="24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3</w:t>
            </w:r>
          </w:p>
          <w:p>
            <w:pPr>
              <w:pStyle w:val="Normal1"/>
              <w:spacing w:lineRule="auto" w:line="240"/>
              <w:jc w:val="center"/>
              <w:rPr>
                <w:sz w:val="24"/>
              </w:rPr>
            </w:pPr>
            <w:r>
              <w:rPr>
                <w:sz w:val="24"/>
              </w:rPr>
            </w:r>
          </w:p>
        </w:tc>
        <w:tc>
          <w:tcPr>
            <w:tcW w:w="127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1</w:t>
            </w:r>
          </w:p>
          <w:p>
            <w:pPr>
              <w:pStyle w:val="Normal1"/>
              <w:spacing w:lineRule="auto" w:line="24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2</w:t>
            </w:r>
          </w:p>
          <w:p>
            <w:pPr>
              <w:pStyle w:val="Normal1"/>
              <w:spacing w:lineRule="auto" w:line="240"/>
              <w:jc w:val="center"/>
              <w:rPr>
                <w:sz w:val="24"/>
              </w:rPr>
            </w:pPr>
            <w:r>
              <w:rPr>
                <w:sz w:val="24"/>
              </w:rPr>
            </w:r>
          </w:p>
        </w:tc>
        <w:tc>
          <w:tcPr>
            <w:tcW w:w="127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3</w:t>
            </w:r>
          </w:p>
          <w:p>
            <w:pPr>
              <w:pStyle w:val="Normal1"/>
              <w:spacing w:lineRule="auto" w:line="24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Лицо</w:t>
            </w:r>
          </w:p>
          <w:p>
            <w:pPr>
              <w:pStyle w:val="Normal1"/>
              <w:spacing w:lineRule="auto" w:line="240"/>
              <w:jc w:val="center"/>
              <w:rPr>
                <w:sz w:val="24"/>
              </w:rPr>
            </w:pPr>
            <w:r>
              <w:rPr>
                <w:sz w:val="24"/>
              </w:rPr>
            </w:r>
          </w:p>
        </w:tc>
      </w:tr>
      <w:tr>
        <w:trPr>
          <w:trHeight w:val="520" w:hRule="exact"/>
        </w:trPr>
        <w:tc>
          <w:tcPr>
            <w:tcW w:w="1418" w:type="dxa"/>
            <w:vMerge w:val="restart"/>
            <w:tcBorders>
              <w:top w:val="single" w:sz="6" w:space="0" w:color="000000"/>
              <w:start w:val="single" w:sz="6" w:space="0" w:color="000000"/>
              <w:end w:val="single" w:sz="6" w:space="0" w:color="000000"/>
            </w:tcBorders>
          </w:tcPr>
          <w:p>
            <w:pPr>
              <w:pStyle w:val="Normal1"/>
              <w:spacing w:lineRule="auto" w:line="240"/>
              <w:jc w:val="center"/>
              <w:rPr>
                <w:sz w:val="24"/>
              </w:rPr>
            </w:pPr>
            <w:r>
              <w:rPr>
                <w:sz w:val="24"/>
              </w:rPr>
              <w:t>Основа глагола</w:t>
            </w:r>
          </w:p>
          <w:p>
            <w:pPr>
              <w:pStyle w:val="Normal1"/>
              <w:spacing w:lineRule="auto" w:line="24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-е</w:t>
            </w:r>
          </w:p>
          <w:p>
            <w:pPr>
              <w:pStyle w:val="Normal1"/>
              <w:spacing w:lineRule="auto" w:line="24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-es</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w:t>
            </w:r>
            <w:r>
              <w:rPr>
                <w:sz w:val="24"/>
              </w:rPr>
              <w:t>е</w:t>
            </w:r>
          </w:p>
          <w:p>
            <w:pPr>
              <w:pStyle w:val="Normal1"/>
              <w:spacing w:lineRule="auto" w:line="240"/>
              <w:jc w:val="center"/>
              <w:rPr>
                <w:sz w:val="24"/>
                <w:lang w:val="en-US"/>
              </w:rPr>
            </w:pPr>
            <w:r>
              <w:rPr>
                <w:sz w:val="24"/>
                <w:lang w:val="en-US"/>
              </w:rPr>
            </w:r>
          </w:p>
        </w:tc>
        <w:tc>
          <w:tcPr>
            <w:tcW w:w="127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-emos</w:t>
            </w:r>
          </w:p>
          <w:p>
            <w:pPr>
              <w:pStyle w:val="Normal1"/>
              <w:spacing w:lineRule="auto" w:line="240"/>
              <w:jc w:val="center"/>
              <w:rPr>
                <w:sz w:val="24"/>
                <w:lang w:val="en-US"/>
              </w:rPr>
            </w:pPr>
            <w:r>
              <w:rPr>
                <w:sz w:val="24"/>
                <w:lang w:val="en-US"/>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-éis</w:t>
            </w:r>
          </w:p>
          <w:p>
            <w:pPr>
              <w:pStyle w:val="Normal1"/>
              <w:spacing w:lineRule="auto" w:line="240"/>
              <w:jc w:val="center"/>
              <w:rPr>
                <w:sz w:val="24"/>
                <w:lang w:val="en-US"/>
              </w:rPr>
            </w:pPr>
            <w:r>
              <w:rPr>
                <w:sz w:val="24"/>
                <w:lang w:val="en-US"/>
              </w:rPr>
            </w:r>
          </w:p>
        </w:tc>
        <w:tc>
          <w:tcPr>
            <w:tcW w:w="127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w:t>
            </w:r>
            <w:r>
              <w:rPr>
                <w:sz w:val="24"/>
                <w:lang w:val="en-US"/>
              </w:rPr>
              <w:t>en</w:t>
            </w:r>
          </w:p>
          <w:p>
            <w:pPr>
              <w:pStyle w:val="Normal1"/>
              <w:spacing w:lineRule="auto" w:line="24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 xml:space="preserve">Спряжение </w:t>
            </w:r>
            <w:r>
              <w:rPr>
                <w:sz w:val="24"/>
                <w:lang w:val="en-US"/>
              </w:rPr>
              <w:t>I</w:t>
            </w:r>
          </w:p>
          <w:p>
            <w:pPr>
              <w:pStyle w:val="Normal1"/>
              <w:spacing w:lineRule="auto" w:line="240"/>
              <w:jc w:val="center"/>
              <w:rPr>
                <w:sz w:val="24"/>
              </w:rPr>
            </w:pPr>
            <w:r>
              <w:rPr>
                <w:sz w:val="24"/>
              </w:rPr>
            </w:r>
          </w:p>
        </w:tc>
      </w:tr>
      <w:tr>
        <w:trPr>
          <w:trHeight w:val="320" w:hRule="exact"/>
        </w:trPr>
        <w:tc>
          <w:tcPr>
            <w:tcW w:w="1418" w:type="dxa"/>
            <w:vMerge w:val="continue"/>
            <w:tcBorders>
              <w:top w:val="single" w:sz="6" w:space="0" w:color="000000"/>
              <w:start w:val="single" w:sz="6" w:space="0" w:color="000000"/>
              <w:end w:val="single" w:sz="6" w:space="0" w:color="000000"/>
            </w:tcBorders>
          </w:tcPr>
          <w:p>
            <w:pPr>
              <w:pStyle w:val="Normal1"/>
              <w:snapToGrid w:val="false"/>
              <w:spacing w:lineRule="auto" w:line="24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-а</w:t>
            </w:r>
          </w:p>
          <w:p>
            <w:pPr>
              <w:pStyle w:val="Normal1"/>
              <w:spacing w:lineRule="auto" w:line="24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-as</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w:t>
            </w:r>
            <w:r>
              <w:rPr>
                <w:sz w:val="24"/>
              </w:rPr>
              <w:t>а</w:t>
            </w:r>
          </w:p>
          <w:p>
            <w:pPr>
              <w:pStyle w:val="Normal1"/>
              <w:spacing w:lineRule="auto" w:line="240"/>
              <w:jc w:val="center"/>
              <w:rPr>
                <w:sz w:val="24"/>
                <w:lang w:val="en-US"/>
              </w:rPr>
            </w:pPr>
            <w:r>
              <w:rPr>
                <w:sz w:val="24"/>
                <w:lang w:val="en-US"/>
              </w:rPr>
            </w:r>
          </w:p>
        </w:tc>
        <w:tc>
          <w:tcPr>
            <w:tcW w:w="127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-amos</w:t>
            </w:r>
          </w:p>
          <w:p>
            <w:pPr>
              <w:pStyle w:val="Normal1"/>
              <w:spacing w:lineRule="auto" w:line="240"/>
              <w:jc w:val="center"/>
              <w:rPr>
                <w:sz w:val="24"/>
                <w:lang w:val="en-US"/>
              </w:rPr>
            </w:pPr>
            <w:r>
              <w:rPr>
                <w:sz w:val="24"/>
                <w:lang w:val="en-US"/>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-áis</w:t>
            </w:r>
          </w:p>
          <w:p>
            <w:pPr>
              <w:pStyle w:val="Normal1"/>
              <w:spacing w:lineRule="auto" w:line="240"/>
              <w:jc w:val="center"/>
              <w:rPr>
                <w:sz w:val="24"/>
                <w:lang w:val="en-US"/>
              </w:rPr>
            </w:pPr>
            <w:r>
              <w:rPr>
                <w:sz w:val="24"/>
                <w:lang w:val="en-US"/>
              </w:rPr>
            </w:r>
          </w:p>
        </w:tc>
        <w:tc>
          <w:tcPr>
            <w:tcW w:w="127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w:t>
            </w:r>
            <w:r>
              <w:rPr>
                <w:sz w:val="24"/>
                <w:lang w:val="en-US"/>
              </w:rPr>
              <w:t>an</w:t>
            </w:r>
          </w:p>
          <w:p>
            <w:pPr>
              <w:pStyle w:val="Normal1"/>
              <w:spacing w:lineRule="auto" w:line="24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 xml:space="preserve">II и </w:t>
            </w:r>
            <w:r>
              <w:rPr>
                <w:sz w:val="24"/>
                <w:lang w:val="en-US"/>
              </w:rPr>
              <w:t>III</w:t>
            </w:r>
          </w:p>
          <w:p>
            <w:pPr>
              <w:pStyle w:val="Normal1"/>
              <w:spacing w:lineRule="auto" w:line="240"/>
              <w:jc w:val="center"/>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jc w:val="center"/>
        <w:rPr>
          <w:spacing w:val="20"/>
          <w:sz w:val="24"/>
        </w:rPr>
      </w:pPr>
      <w:r>
        <w:rPr>
          <w:spacing w:val="20"/>
          <w:sz w:val="24"/>
        </w:rPr>
        <w:t>Типовые примеры:</w:t>
      </w:r>
    </w:p>
    <w:p>
      <w:pPr>
        <w:pStyle w:val="Normal1"/>
        <w:spacing w:lineRule="auto" w:line="240"/>
        <w:ind w:firstLine="284" w:start="1985" w:end="0"/>
        <w:rPr>
          <w:sz w:val="24"/>
        </w:rPr>
      </w:pPr>
      <w:r>
        <w:rPr>
          <w:sz w:val="24"/>
        </w:rPr>
        <w:t xml:space="preserve">                </w:t>
      </w:r>
    </w:p>
    <w:p>
      <w:pPr>
        <w:pStyle w:val="Normal1"/>
        <w:spacing w:lineRule="auto" w:line="240"/>
        <w:ind w:firstLine="284" w:start="1985" w:end="0"/>
        <w:rPr>
          <w:sz w:val="24"/>
          <w:lang w:val="en-US"/>
        </w:rPr>
      </w:pPr>
      <w:r>
        <w:rPr>
          <w:sz w:val="24"/>
        </w:rPr>
        <w:t xml:space="preserve">                     </w:t>
      </w:r>
      <w:r>
        <w:rPr>
          <w:b/>
          <w:bCs/>
          <w:sz w:val="24"/>
        </w:rPr>
        <w:t>На</w:t>
      </w:r>
      <w:r>
        <w:rPr>
          <w:b/>
          <w:bCs/>
          <w:sz w:val="24"/>
          <w:lang w:val="en-US"/>
        </w:rPr>
        <w:t>blar</w:t>
      </w:r>
      <w:r>
        <w:rPr>
          <w:sz w:val="24"/>
          <w:lang w:val="en-US"/>
        </w:rPr>
        <w:t xml:space="preserve">           </w:t>
      </w:r>
      <w:r>
        <w:rPr>
          <w:b/>
          <w:bCs/>
          <w:sz w:val="24"/>
          <w:lang w:val="en-US"/>
        </w:rPr>
        <w:t>Comprender</w:t>
      </w:r>
      <w:r>
        <w:rPr>
          <w:sz w:val="24"/>
          <w:lang w:val="en-US"/>
        </w:rPr>
        <w:t xml:space="preserve">        </w:t>
      </w:r>
      <w:r>
        <w:rPr>
          <w:b/>
          <w:bCs/>
          <w:sz w:val="24"/>
          <w:lang w:val="en-US"/>
        </w:rPr>
        <w:t>Permitir</w:t>
      </w:r>
    </w:p>
    <w:p>
      <w:pPr>
        <w:pStyle w:val="Normal1"/>
        <w:spacing w:lineRule="auto" w:line="240"/>
        <w:ind w:firstLine="284" w:start="1985" w:end="0"/>
        <w:rPr/>
      </w:pPr>
      <w:r>
        <w:rPr>
          <w:sz w:val="24"/>
          <w:lang w:val="en-US"/>
        </w:rPr>
        <w:t>(</w:t>
      </w:r>
      <w:r>
        <w:rPr>
          <w:sz w:val="24"/>
        </w:rPr>
        <w:t>уо</w:t>
      </w:r>
      <w:r>
        <w:rPr>
          <w:sz w:val="24"/>
          <w:lang w:val="en-US"/>
        </w:rPr>
        <w:t xml:space="preserve">)               hable               comprenda            permita </w:t>
      </w:r>
    </w:p>
    <w:p>
      <w:pPr>
        <w:pStyle w:val="Normal1"/>
        <w:spacing w:lineRule="auto" w:line="240"/>
        <w:ind w:firstLine="284" w:start="1985" w:end="0"/>
        <w:rPr>
          <w:sz w:val="24"/>
          <w:lang w:val="en-US"/>
        </w:rPr>
      </w:pPr>
      <w:r>
        <w:rPr>
          <w:sz w:val="24"/>
          <w:lang w:val="en-US"/>
        </w:rPr>
        <w:t xml:space="preserve">(tú)                hables             comprendas           permitas </w:t>
      </w:r>
    </w:p>
    <w:p>
      <w:pPr>
        <w:pStyle w:val="Normal1"/>
        <w:spacing w:lineRule="auto" w:line="240"/>
        <w:ind w:firstLine="284" w:start="1985" w:end="0"/>
        <w:rPr>
          <w:sz w:val="24"/>
          <w:lang w:val="en-US"/>
        </w:rPr>
      </w:pPr>
      <w:r>
        <w:rPr>
          <w:sz w:val="24"/>
          <w:lang w:val="en-US"/>
        </w:rPr>
        <w:t xml:space="preserve">(él)                hable               comprenda            pennita </w:t>
      </w:r>
    </w:p>
    <w:p>
      <w:pPr>
        <w:pStyle w:val="Normal1"/>
        <w:spacing w:lineRule="auto" w:line="240"/>
        <w:ind w:firstLine="284" w:start="1985" w:end="0"/>
        <w:rPr/>
      </w:pPr>
      <w:r>
        <w:rPr>
          <w:sz w:val="24"/>
          <w:lang w:val="en-US"/>
        </w:rPr>
        <w:t xml:space="preserve">(nosotros)     hablemos         comprendamos     permitamos </w:t>
      </w:r>
    </w:p>
    <w:p>
      <w:pPr>
        <w:pStyle w:val="Normal1"/>
        <w:spacing w:lineRule="auto" w:line="240"/>
        <w:ind w:firstLine="284" w:start="1985" w:end="0"/>
        <w:rPr>
          <w:sz w:val="24"/>
          <w:lang w:val="en-US"/>
        </w:rPr>
      </w:pPr>
      <w:r>
        <w:rPr>
          <w:sz w:val="24"/>
          <w:lang w:val="en-US"/>
        </w:rPr>
        <w:t xml:space="preserve">(vosotros)     habléis             comprendáis         permitáis </w:t>
      </w:r>
    </w:p>
    <w:p>
      <w:pPr>
        <w:pStyle w:val="Normal1"/>
        <w:spacing w:lineRule="auto" w:line="240"/>
        <w:ind w:firstLine="284" w:start="1985" w:end="0"/>
        <w:rPr>
          <w:sz w:val="24"/>
          <w:lang w:val="en-US"/>
        </w:rPr>
      </w:pPr>
      <w:r>
        <w:rPr>
          <w:sz w:val="24"/>
          <w:lang w:val="en-US"/>
        </w:rPr>
        <w:t>(ellos)           hablen              comprendan         permitan</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iCs/>
          <w:sz w:val="24"/>
        </w:rPr>
      </w:pPr>
      <w:r>
        <w:rPr>
          <w:i/>
          <w:iCs/>
          <w:sz w:val="24"/>
        </w:rPr>
        <w:t xml:space="preserve">2. </w:t>
      </w: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p>
    <w:p>
      <w:pPr>
        <w:pStyle w:val="Normal1"/>
        <w:spacing w:lineRule="auto" w:line="240"/>
        <w:ind w:firstLine="284" w:end="0"/>
        <w:rPr/>
      </w:pPr>
      <w:r>
        <w:rPr>
          <w:sz w:val="24"/>
        </w:rPr>
        <w:t xml:space="preserve">Это время имеет две, в какой-то степени равнозначных, формы. Одна из них условно называется формой на </w:t>
      </w:r>
      <w:r>
        <w:rPr>
          <w:b/>
          <w:sz w:val="24"/>
        </w:rPr>
        <w:t>-</w:t>
      </w:r>
      <w:r>
        <w:rPr>
          <w:b/>
          <w:sz w:val="24"/>
          <w:lang w:val="en-US"/>
        </w:rPr>
        <w:t>r</w:t>
      </w:r>
      <w:r>
        <w:rPr>
          <w:b/>
          <w:sz w:val="24"/>
        </w:rPr>
        <w:t>а</w:t>
      </w:r>
      <w:r>
        <w:rPr>
          <w:sz w:val="24"/>
        </w:rPr>
        <w:t xml:space="preserve">, другая — формой на </w:t>
      </w:r>
      <w:r>
        <w:rPr>
          <w:b/>
          <w:sz w:val="24"/>
        </w:rPr>
        <w:t>-</w:t>
      </w:r>
      <w:r>
        <w:rPr>
          <w:b/>
          <w:sz w:val="24"/>
          <w:lang w:val="en-US"/>
        </w:rPr>
        <w:t>se</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bl>
      <w:tblPr>
        <w:tblW w:w="10632" w:type="dxa"/>
        <w:jc w:val="start"/>
        <w:tblInd w:w="40" w:type="dxa"/>
        <w:tblLayout w:type="fixed"/>
        <w:tblCellMar>
          <w:top w:w="0" w:type="dxa"/>
          <w:start w:w="40" w:type="dxa"/>
          <w:bottom w:w="0" w:type="dxa"/>
          <w:end w:w="40" w:type="dxa"/>
        </w:tblCellMar>
      </w:tblPr>
      <w:tblGrid>
        <w:gridCol w:w="1276"/>
        <w:gridCol w:w="1418"/>
        <w:gridCol w:w="1275"/>
        <w:gridCol w:w="1418"/>
        <w:gridCol w:w="1258"/>
        <w:gridCol w:w="18"/>
        <w:gridCol w:w="1275"/>
        <w:gridCol w:w="1418"/>
        <w:gridCol w:w="1276"/>
      </w:tblGrid>
      <w:tr>
        <w:trPr>
          <w:trHeight w:val="300" w:hRule="exact"/>
        </w:trPr>
        <w:tc>
          <w:tcPr>
            <w:tcW w:w="1276" w:type="dxa"/>
            <w:tcBorders>
              <w:end w:val="single" w:sz="6" w:space="0" w:color="000000"/>
            </w:tcBorders>
          </w:tcPr>
          <w:p>
            <w:pPr>
              <w:pStyle w:val="Normal1"/>
              <w:snapToGrid w:val="false"/>
              <w:spacing w:lineRule="auto" w:line="240"/>
              <w:ind w:firstLine="284" w:end="0"/>
              <w:jc w:val="center"/>
              <w:rPr>
                <w:sz w:val="24"/>
              </w:rPr>
            </w:pPr>
            <w:r>
              <w:rPr>
                <w:sz w:val="24"/>
              </w:rPr>
            </w:r>
          </w:p>
          <w:p>
            <w:pPr>
              <w:pStyle w:val="Normal1"/>
              <w:spacing w:lineRule="auto" w:line="240"/>
              <w:ind w:firstLine="284" w:end="0"/>
              <w:jc w:val="center"/>
              <w:rPr>
                <w:sz w:val="24"/>
              </w:rPr>
            </w:pPr>
            <w:r>
              <w:rPr>
                <w:sz w:val="24"/>
              </w:rPr>
            </w:r>
          </w:p>
        </w:tc>
        <w:tc>
          <w:tcPr>
            <w:tcW w:w="4111" w:type="dxa"/>
            <w:gridSpan w:val="3"/>
            <w:tcBorders>
              <w:top w:val="single" w:sz="6" w:space="0" w:color="000000"/>
              <w:start w:val="single" w:sz="6" w:space="0" w:color="000000"/>
              <w:end w:val="single" w:sz="6" w:space="0" w:color="000000"/>
            </w:tcBorders>
          </w:tcPr>
          <w:p>
            <w:pPr>
              <w:pStyle w:val="Normal1"/>
              <w:spacing w:lineRule="auto" w:line="240"/>
              <w:jc w:val="center"/>
              <w:rPr>
                <w:spacing w:val="20"/>
                <w:sz w:val="24"/>
              </w:rPr>
            </w:pPr>
            <w:r>
              <w:rPr>
                <w:spacing w:val="20"/>
                <w:sz w:val="24"/>
              </w:rPr>
              <w:t>Единственное</w:t>
            </w:r>
          </w:p>
          <w:p>
            <w:pPr>
              <w:pStyle w:val="Normal1"/>
              <w:spacing w:lineRule="auto" w:line="240"/>
              <w:jc w:val="center"/>
              <w:rPr>
                <w:spacing w:val="20"/>
                <w:sz w:val="24"/>
              </w:rPr>
            </w:pPr>
            <w:r>
              <w:rPr>
                <w:spacing w:val="20"/>
                <w:sz w:val="24"/>
              </w:rPr>
            </w:r>
          </w:p>
        </w:tc>
        <w:tc>
          <w:tcPr>
            <w:tcW w:w="3969" w:type="dxa"/>
            <w:gridSpan w:val="4"/>
            <w:tcBorders>
              <w:top w:val="single" w:sz="6" w:space="0" w:color="000000"/>
              <w:start w:val="single" w:sz="6" w:space="0" w:color="000000"/>
              <w:end w:val="single" w:sz="6" w:space="0" w:color="000000"/>
            </w:tcBorders>
          </w:tcPr>
          <w:p>
            <w:pPr>
              <w:pStyle w:val="Normal1"/>
              <w:spacing w:lineRule="auto" w:line="240"/>
              <w:jc w:val="center"/>
              <w:rPr>
                <w:spacing w:val="20"/>
                <w:sz w:val="24"/>
              </w:rPr>
            </w:pPr>
            <w:r>
              <w:rPr>
                <w:spacing w:val="20"/>
                <w:sz w:val="24"/>
              </w:rPr>
              <w:t>Множественное</w:t>
            </w:r>
          </w:p>
          <w:p>
            <w:pPr>
              <w:pStyle w:val="Normal1"/>
              <w:spacing w:lineRule="auto" w:line="240"/>
              <w:jc w:val="center"/>
              <w:rPr>
                <w:spacing w:val="20"/>
                <w:sz w:val="24"/>
              </w:rPr>
            </w:pPr>
            <w:r>
              <w:rPr>
                <w:spacing w:val="20"/>
                <w:sz w:val="24"/>
              </w:rPr>
            </w:r>
          </w:p>
        </w:tc>
        <w:tc>
          <w:tcPr>
            <w:tcW w:w="1276" w:type="dxa"/>
            <w:tcBorders>
              <w:start w:val="single" w:sz="6" w:space="0" w:color="000000"/>
            </w:tcBorders>
          </w:tcPr>
          <w:p>
            <w:pPr>
              <w:pStyle w:val="Normal1"/>
              <w:snapToGrid w:val="false"/>
              <w:spacing w:lineRule="auto" w:line="240"/>
              <w:ind w:firstLine="284" w:end="0"/>
              <w:jc w:val="center"/>
              <w:rPr>
                <w:spacing w:val="20"/>
                <w:sz w:val="24"/>
              </w:rPr>
            </w:pPr>
            <w:r>
              <w:rPr>
                <w:spacing w:val="20"/>
                <w:sz w:val="24"/>
              </w:rPr>
            </w:r>
          </w:p>
          <w:p>
            <w:pPr>
              <w:pStyle w:val="Normal1"/>
              <w:spacing w:lineRule="auto" w:line="240"/>
              <w:ind w:firstLine="284" w:end="0"/>
              <w:jc w:val="center"/>
              <w:rPr>
                <w:sz w:val="24"/>
              </w:rPr>
            </w:pPr>
            <w:r>
              <w:rPr>
                <w:sz w:val="24"/>
              </w:rPr>
            </w:r>
          </w:p>
        </w:tc>
      </w:tr>
      <w:tr>
        <w:trPr>
          <w:trHeight w:val="220" w:hRule="exact"/>
        </w:trPr>
        <w:tc>
          <w:tcPr>
            <w:tcW w:w="1276" w:type="dxa"/>
            <w:vMerge w:val="restart"/>
            <w:tcBorders>
              <w:end w:val="single" w:sz="6" w:space="0" w:color="000000"/>
            </w:tcBorders>
          </w:tcPr>
          <w:p>
            <w:pPr>
              <w:pStyle w:val="Normal1"/>
              <w:snapToGrid w:val="false"/>
              <w:spacing w:lineRule="auto" w:line="240"/>
              <w:ind w:firstLine="284" w:end="0"/>
              <w:jc w:val="center"/>
              <w:rPr>
                <w:sz w:val="24"/>
              </w:rPr>
            </w:pPr>
            <w:r>
              <w:rPr>
                <w:sz w:val="24"/>
              </w:rPr>
            </w:r>
          </w:p>
          <w:p>
            <w:pPr>
              <w:pStyle w:val="Normal1"/>
              <w:spacing w:lineRule="auto" w:line="240"/>
              <w:ind w:firstLine="284" w:end="0"/>
              <w:jc w:val="center"/>
              <w:rPr>
                <w:sz w:val="24"/>
              </w:rPr>
            </w:pPr>
            <w:r>
              <w:rPr>
                <w:sz w:val="24"/>
              </w:rPr>
            </w:r>
          </w:p>
        </w:tc>
        <w:tc>
          <w:tcPr>
            <w:tcW w:w="4111" w:type="dxa"/>
            <w:gridSpan w:val="3"/>
            <w:tcBorders>
              <w:start w:val="single" w:sz="6" w:space="0" w:color="000000"/>
              <w:bottom w:val="single" w:sz="6" w:space="0" w:color="000000"/>
              <w:end w:val="single" w:sz="6" w:space="0" w:color="000000"/>
            </w:tcBorders>
          </w:tcPr>
          <w:p>
            <w:pPr>
              <w:pStyle w:val="Normal1"/>
              <w:spacing w:lineRule="auto" w:line="240"/>
              <w:jc w:val="center"/>
              <w:rPr>
                <w:spacing w:val="20"/>
                <w:sz w:val="24"/>
              </w:rPr>
            </w:pPr>
            <w:r>
              <w:rPr>
                <w:spacing w:val="20"/>
                <w:sz w:val="24"/>
              </w:rPr>
              <w:t>число</w:t>
            </w:r>
          </w:p>
          <w:p>
            <w:pPr>
              <w:pStyle w:val="Normal1"/>
              <w:spacing w:lineRule="auto" w:line="240"/>
              <w:jc w:val="center"/>
              <w:rPr>
                <w:spacing w:val="20"/>
                <w:sz w:val="24"/>
              </w:rPr>
            </w:pPr>
            <w:r>
              <w:rPr>
                <w:spacing w:val="20"/>
                <w:sz w:val="24"/>
              </w:rPr>
            </w:r>
          </w:p>
        </w:tc>
        <w:tc>
          <w:tcPr>
            <w:tcW w:w="3969" w:type="dxa"/>
            <w:gridSpan w:val="4"/>
            <w:tcBorders>
              <w:start w:val="single" w:sz="6" w:space="0" w:color="000000"/>
              <w:bottom w:val="single" w:sz="6" w:space="0" w:color="000000"/>
              <w:end w:val="single" w:sz="6" w:space="0" w:color="000000"/>
            </w:tcBorders>
          </w:tcPr>
          <w:p>
            <w:pPr>
              <w:pStyle w:val="Normal1"/>
              <w:spacing w:lineRule="auto" w:line="240"/>
              <w:jc w:val="center"/>
              <w:rPr>
                <w:spacing w:val="20"/>
                <w:sz w:val="24"/>
              </w:rPr>
            </w:pPr>
            <w:r>
              <w:rPr>
                <w:spacing w:val="20"/>
                <w:sz w:val="24"/>
              </w:rPr>
              <w:t>число</w:t>
            </w:r>
          </w:p>
          <w:p>
            <w:pPr>
              <w:pStyle w:val="Normal1"/>
              <w:spacing w:lineRule="auto" w:line="240"/>
              <w:jc w:val="center"/>
              <w:rPr>
                <w:spacing w:val="20"/>
                <w:sz w:val="24"/>
              </w:rPr>
            </w:pPr>
            <w:r>
              <w:rPr>
                <w:spacing w:val="20"/>
                <w:sz w:val="24"/>
              </w:rPr>
            </w:r>
          </w:p>
        </w:tc>
        <w:tc>
          <w:tcPr>
            <w:tcW w:w="1276" w:type="dxa"/>
            <w:tcBorders>
              <w:start w:val="single" w:sz="6" w:space="0" w:color="000000"/>
              <w:bottom w:val="single" w:sz="6" w:space="0" w:color="000000"/>
            </w:tcBorders>
          </w:tcPr>
          <w:p>
            <w:pPr>
              <w:pStyle w:val="Normal1"/>
              <w:snapToGrid w:val="false"/>
              <w:spacing w:lineRule="auto" w:line="240"/>
              <w:ind w:firstLine="284" w:end="0"/>
              <w:jc w:val="center"/>
              <w:rPr>
                <w:spacing w:val="20"/>
                <w:sz w:val="24"/>
              </w:rPr>
            </w:pPr>
            <w:r>
              <w:rPr>
                <w:spacing w:val="20"/>
                <w:sz w:val="24"/>
              </w:rPr>
            </w:r>
          </w:p>
          <w:p>
            <w:pPr>
              <w:pStyle w:val="Normal1"/>
              <w:spacing w:lineRule="auto" w:line="240"/>
              <w:ind w:firstLine="284" w:end="0"/>
              <w:jc w:val="center"/>
              <w:rPr>
                <w:sz w:val="24"/>
              </w:rPr>
            </w:pPr>
            <w:r>
              <w:rPr>
                <w:sz w:val="24"/>
              </w:rPr>
            </w:r>
          </w:p>
        </w:tc>
      </w:tr>
      <w:tr>
        <w:trPr>
          <w:trHeight w:val="280" w:hRule="exact"/>
        </w:trPr>
        <w:tc>
          <w:tcPr>
            <w:tcW w:w="1276" w:type="dxa"/>
            <w:vMerge w:val="continue"/>
            <w:tcBorders>
              <w:end w:val="single" w:sz="6" w:space="0" w:color="000000"/>
            </w:tcBorders>
          </w:tcPr>
          <w:p>
            <w:pPr>
              <w:pStyle w:val="Normal1"/>
              <w:snapToGrid w:val="false"/>
              <w:spacing w:lineRule="auto" w:line="240"/>
              <w:ind w:firstLine="284"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1</w:t>
            </w:r>
          </w:p>
          <w:p>
            <w:pPr>
              <w:pStyle w:val="Normal1"/>
              <w:spacing w:lineRule="auto" w:line="240"/>
              <w:jc w:val="center"/>
              <w:rPr>
                <w:sz w:val="24"/>
              </w:rPr>
            </w:pPr>
            <w:r>
              <w:rPr>
                <w:sz w:val="24"/>
              </w:rPr>
            </w:r>
          </w:p>
        </w:tc>
        <w:tc>
          <w:tcPr>
            <w:tcW w:w="127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2</w:t>
            </w:r>
          </w:p>
          <w:p>
            <w:pPr>
              <w:pStyle w:val="Normal1"/>
              <w:spacing w:lineRule="auto" w:line="24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3</w:t>
            </w:r>
          </w:p>
          <w:p>
            <w:pPr>
              <w:pStyle w:val="Normal1"/>
              <w:spacing w:lineRule="auto" w:line="240"/>
              <w:jc w:val="center"/>
              <w:rPr>
                <w:sz w:val="24"/>
              </w:rPr>
            </w:pPr>
            <w:r>
              <w:rPr>
                <w:sz w:val="24"/>
              </w:rPr>
            </w:r>
          </w:p>
        </w:tc>
        <w:tc>
          <w:tcPr>
            <w:tcW w:w="1276"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1</w:t>
            </w:r>
          </w:p>
          <w:p>
            <w:pPr>
              <w:pStyle w:val="Normal1"/>
              <w:spacing w:lineRule="auto" w:line="240"/>
              <w:jc w:val="center"/>
              <w:rPr>
                <w:sz w:val="24"/>
              </w:rPr>
            </w:pPr>
            <w:r>
              <w:rPr>
                <w:sz w:val="24"/>
              </w:rPr>
            </w:r>
          </w:p>
        </w:tc>
        <w:tc>
          <w:tcPr>
            <w:tcW w:w="127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2</w:t>
            </w:r>
          </w:p>
          <w:p>
            <w:pPr>
              <w:pStyle w:val="Normal1"/>
              <w:spacing w:lineRule="auto" w:line="24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3</w:t>
            </w:r>
          </w:p>
          <w:p>
            <w:pPr>
              <w:pStyle w:val="Normal1"/>
              <w:spacing w:lineRule="auto" w:line="24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Лицо</w:t>
            </w:r>
          </w:p>
          <w:p>
            <w:pPr>
              <w:pStyle w:val="Normal1"/>
              <w:spacing w:lineRule="auto" w:line="240"/>
              <w:ind w:firstLine="284" w:end="0"/>
              <w:jc w:val="center"/>
              <w:rPr>
                <w:sz w:val="24"/>
              </w:rPr>
            </w:pPr>
            <w:r>
              <w:rPr>
                <w:sz w:val="24"/>
              </w:rPr>
            </w:r>
          </w:p>
        </w:tc>
      </w:tr>
      <w:tr>
        <w:trPr>
          <w:trHeight w:val="720" w:hRule="exact"/>
        </w:trPr>
        <w:tc>
          <w:tcPr>
            <w:tcW w:w="1276" w:type="dxa"/>
            <w:vMerge w:val="restart"/>
            <w:tcBorders>
              <w:top w:val="single" w:sz="6" w:space="0" w:color="000000"/>
              <w:start w:val="single" w:sz="6" w:space="0" w:color="000000"/>
              <w:end w:val="single" w:sz="6" w:space="0" w:color="000000"/>
            </w:tcBorders>
          </w:tcPr>
          <w:p>
            <w:pPr>
              <w:pStyle w:val="Normal1"/>
              <w:spacing w:lineRule="auto" w:line="240"/>
              <w:jc w:val="center"/>
              <w:rPr>
                <w:sz w:val="24"/>
              </w:rPr>
            </w:pPr>
            <w:r>
              <w:rPr>
                <w:sz w:val="24"/>
              </w:rPr>
              <w:t>Основа</w:t>
            </w:r>
          </w:p>
          <w:p>
            <w:pPr>
              <w:pStyle w:val="Normal1"/>
              <w:spacing w:lineRule="auto" w:line="240"/>
              <w:jc w:val="center"/>
              <w:rPr>
                <w:sz w:val="24"/>
              </w:rPr>
            </w:pPr>
            <w:r>
              <w:rPr>
                <w:sz w:val="24"/>
              </w:rPr>
              <w:t>глагола</w:t>
            </w:r>
          </w:p>
          <w:p>
            <w:pPr>
              <w:pStyle w:val="Normal1"/>
              <w:spacing w:lineRule="auto" w:line="24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 xml:space="preserve">-аrа </w:t>
            </w:r>
          </w:p>
          <w:p>
            <w:pPr>
              <w:pStyle w:val="Normal1"/>
              <w:spacing w:lineRule="auto" w:line="240"/>
              <w:jc w:val="center"/>
              <w:rPr>
                <w:sz w:val="24"/>
                <w:lang w:val="en-US"/>
              </w:rPr>
            </w:pPr>
            <w:r>
              <w:rPr>
                <w:sz w:val="24"/>
                <w:lang w:val="en-US"/>
              </w:rPr>
              <w:t>-ase</w:t>
            </w:r>
          </w:p>
          <w:p>
            <w:pPr>
              <w:pStyle w:val="Normal1"/>
              <w:spacing w:lineRule="auto" w:line="240"/>
              <w:jc w:val="center"/>
              <w:rPr>
                <w:sz w:val="24"/>
                <w:lang w:val="en-US"/>
              </w:rPr>
            </w:pPr>
            <w:r>
              <w:rPr>
                <w:sz w:val="24"/>
                <w:lang w:val="en-US"/>
              </w:rPr>
            </w:r>
          </w:p>
        </w:tc>
        <w:tc>
          <w:tcPr>
            <w:tcW w:w="127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 xml:space="preserve">-aras </w:t>
            </w:r>
          </w:p>
          <w:p>
            <w:pPr>
              <w:pStyle w:val="Normal1"/>
              <w:spacing w:lineRule="auto" w:line="240"/>
              <w:jc w:val="center"/>
              <w:rPr>
                <w:sz w:val="24"/>
                <w:lang w:val="en-US"/>
              </w:rPr>
            </w:pPr>
            <w:r>
              <w:rPr>
                <w:sz w:val="24"/>
                <w:lang w:val="en-US"/>
              </w:rPr>
              <w:t>-ases</w:t>
            </w:r>
          </w:p>
          <w:p>
            <w:pPr>
              <w:pStyle w:val="Normal1"/>
              <w:spacing w:lineRule="auto" w:line="240"/>
              <w:jc w:val="center"/>
              <w:rPr>
                <w:sz w:val="24"/>
                <w:lang w:val="en-US"/>
              </w:rPr>
            </w:pPr>
            <w:r>
              <w:rPr>
                <w:sz w:val="24"/>
                <w:lang w:val="en-US"/>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-ara</w:t>
            </w:r>
          </w:p>
          <w:p>
            <w:pPr>
              <w:pStyle w:val="Normal1"/>
              <w:spacing w:lineRule="auto" w:line="240"/>
              <w:jc w:val="center"/>
              <w:rPr>
                <w:sz w:val="24"/>
                <w:lang w:val="en-US"/>
              </w:rPr>
            </w:pPr>
            <w:r>
              <w:rPr>
                <w:sz w:val="24"/>
                <w:lang w:val="en-US"/>
              </w:rPr>
              <w:t xml:space="preserve"> </w:t>
            </w:r>
            <w:r>
              <w:rPr>
                <w:sz w:val="24"/>
                <w:lang w:val="en-US"/>
              </w:rPr>
              <w:t>-ase</w:t>
            </w:r>
          </w:p>
          <w:p>
            <w:pPr>
              <w:pStyle w:val="Normal1"/>
              <w:spacing w:lineRule="auto" w:line="240"/>
              <w:jc w:val="center"/>
              <w:rPr>
                <w:sz w:val="24"/>
                <w:lang w:val="en-US"/>
              </w:rPr>
            </w:pPr>
            <w:r>
              <w:rPr>
                <w:sz w:val="24"/>
                <w:lang w:val="en-US"/>
              </w:rPr>
            </w:r>
          </w:p>
        </w:tc>
        <w:tc>
          <w:tcPr>
            <w:tcW w:w="125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-áramos      -ásemos</w:t>
            </w:r>
          </w:p>
          <w:p>
            <w:pPr>
              <w:pStyle w:val="Normal1"/>
              <w:spacing w:lineRule="auto" w:line="240"/>
              <w:jc w:val="center"/>
              <w:rPr>
                <w:sz w:val="24"/>
                <w:lang w:val="en-US"/>
              </w:rPr>
            </w:pPr>
            <w:r>
              <w:rPr>
                <w:sz w:val="24"/>
                <w:lang w:val="en-US"/>
              </w:rPr>
            </w:r>
          </w:p>
        </w:tc>
        <w:tc>
          <w:tcPr>
            <w:tcW w:w="1293"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 xml:space="preserve">-arais </w:t>
            </w:r>
          </w:p>
          <w:p>
            <w:pPr>
              <w:pStyle w:val="Normal1"/>
              <w:spacing w:lineRule="auto" w:line="240"/>
              <w:jc w:val="center"/>
              <w:rPr>
                <w:sz w:val="24"/>
                <w:lang w:val="en-US"/>
              </w:rPr>
            </w:pPr>
            <w:r>
              <w:rPr>
                <w:sz w:val="24"/>
                <w:lang w:val="en-US"/>
              </w:rPr>
              <w:t>-aseis</w:t>
            </w:r>
          </w:p>
          <w:p>
            <w:pPr>
              <w:pStyle w:val="Normal1"/>
              <w:spacing w:lineRule="auto" w:line="240"/>
              <w:jc w:val="center"/>
              <w:rPr>
                <w:sz w:val="24"/>
                <w:lang w:val="en-US"/>
              </w:rPr>
            </w:pPr>
            <w:r>
              <w:rPr>
                <w:sz w:val="24"/>
                <w:lang w:val="en-US"/>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sz w:val="24"/>
                <w:lang w:val="en-US"/>
              </w:rPr>
              <w:t>-aran</w:t>
            </w:r>
          </w:p>
          <w:p>
            <w:pPr>
              <w:pStyle w:val="Normal1"/>
              <w:spacing w:lineRule="auto" w:line="240"/>
              <w:jc w:val="center"/>
              <w:rPr>
                <w:sz w:val="24"/>
                <w:lang w:val="en-US"/>
              </w:rPr>
            </w:pPr>
            <w:r>
              <w:rPr>
                <w:sz w:val="24"/>
                <w:lang w:val="en-US"/>
              </w:rPr>
              <w:t xml:space="preserve"> </w:t>
            </w:r>
            <w:r>
              <w:rPr>
                <w:sz w:val="24"/>
                <w:lang w:val="en-US"/>
              </w:rPr>
              <w:t>-asen</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sz w:val="24"/>
              </w:rPr>
              <w:t>Спряжение</w:t>
            </w:r>
            <w:r>
              <w:rPr>
                <w:sz w:val="24"/>
                <w:lang w:val="en-US"/>
              </w:rPr>
              <w:t xml:space="preserve"> I</w:t>
            </w:r>
          </w:p>
          <w:p>
            <w:pPr>
              <w:pStyle w:val="Normal1"/>
              <w:spacing w:lineRule="auto" w:line="240"/>
              <w:jc w:val="center"/>
              <w:rPr>
                <w:sz w:val="24"/>
                <w:lang w:val="en-US"/>
              </w:rPr>
            </w:pPr>
            <w:r>
              <w:rPr>
                <w:sz w:val="24"/>
                <w:lang w:val="en-US"/>
              </w:rPr>
            </w:r>
          </w:p>
        </w:tc>
      </w:tr>
      <w:tr>
        <w:trPr>
          <w:trHeight w:val="560" w:hRule="exact"/>
        </w:trPr>
        <w:tc>
          <w:tcPr>
            <w:tcW w:w="1276" w:type="dxa"/>
            <w:vMerge w:val="continue"/>
            <w:tcBorders>
              <w:top w:val="single" w:sz="6" w:space="0" w:color="000000"/>
              <w:start w:val="single" w:sz="6" w:space="0" w:color="000000"/>
              <w:end w:val="single" w:sz="6" w:space="0" w:color="000000"/>
            </w:tcBorders>
          </w:tcPr>
          <w:p>
            <w:pPr>
              <w:pStyle w:val="Normal1"/>
              <w:snapToGrid w:val="false"/>
              <w:spacing w:lineRule="auto" w:line="240"/>
              <w:jc w:val="center"/>
              <w:rPr>
                <w:sz w:val="24"/>
                <w:lang w:val="en-US"/>
              </w:rPr>
            </w:pPr>
            <w:r>
              <w:rPr>
                <w:sz w:val="24"/>
                <w:lang w:val="en-US"/>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 xml:space="preserve">-iera </w:t>
            </w:r>
          </w:p>
          <w:p>
            <w:pPr>
              <w:pStyle w:val="Normal1"/>
              <w:spacing w:lineRule="auto" w:line="240"/>
              <w:jc w:val="center"/>
              <w:rPr>
                <w:sz w:val="24"/>
                <w:lang w:val="en-US"/>
              </w:rPr>
            </w:pPr>
            <w:r>
              <w:rPr>
                <w:sz w:val="24"/>
                <w:lang w:val="en-US"/>
              </w:rPr>
              <w:t>-iese</w:t>
            </w:r>
          </w:p>
          <w:p>
            <w:pPr>
              <w:pStyle w:val="Normal1"/>
              <w:spacing w:lineRule="auto" w:line="240"/>
              <w:jc w:val="center"/>
              <w:rPr>
                <w:sz w:val="24"/>
                <w:lang w:val="en-US"/>
              </w:rPr>
            </w:pPr>
            <w:r>
              <w:rPr>
                <w:sz w:val="24"/>
                <w:lang w:val="en-US"/>
              </w:rPr>
            </w:r>
          </w:p>
        </w:tc>
        <w:tc>
          <w:tcPr>
            <w:tcW w:w="127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-ieras</w:t>
            </w:r>
          </w:p>
          <w:p>
            <w:pPr>
              <w:pStyle w:val="Normal1"/>
              <w:spacing w:lineRule="auto" w:line="240"/>
              <w:jc w:val="center"/>
              <w:rPr>
                <w:sz w:val="24"/>
                <w:lang w:val="en-US"/>
              </w:rPr>
            </w:pPr>
            <w:r>
              <w:rPr>
                <w:sz w:val="24"/>
                <w:lang w:val="en-US"/>
              </w:rPr>
              <w:t xml:space="preserve"> </w:t>
            </w:r>
            <w:r>
              <w:rPr>
                <w:sz w:val="24"/>
                <w:lang w:val="en-US"/>
              </w:rPr>
              <w:t>-ieses</w:t>
            </w:r>
          </w:p>
          <w:p>
            <w:pPr>
              <w:pStyle w:val="Normal1"/>
              <w:spacing w:lineRule="auto" w:line="240"/>
              <w:jc w:val="center"/>
              <w:rPr>
                <w:sz w:val="24"/>
                <w:lang w:val="en-US"/>
              </w:rPr>
            </w:pPr>
            <w:r>
              <w:rPr>
                <w:sz w:val="24"/>
                <w:lang w:val="en-US"/>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 xml:space="preserve">-iera </w:t>
            </w:r>
          </w:p>
          <w:p>
            <w:pPr>
              <w:pStyle w:val="Normal1"/>
              <w:spacing w:lineRule="auto" w:line="240"/>
              <w:jc w:val="center"/>
              <w:rPr>
                <w:sz w:val="24"/>
                <w:lang w:val="en-US"/>
              </w:rPr>
            </w:pPr>
            <w:r>
              <w:rPr>
                <w:sz w:val="24"/>
                <w:lang w:val="en-US"/>
              </w:rPr>
              <w:t>-iese</w:t>
            </w:r>
          </w:p>
          <w:p>
            <w:pPr>
              <w:pStyle w:val="Normal1"/>
              <w:spacing w:lineRule="auto" w:line="240"/>
              <w:jc w:val="center"/>
              <w:rPr>
                <w:sz w:val="24"/>
                <w:lang w:val="en-US"/>
              </w:rPr>
            </w:pPr>
            <w:r>
              <w:rPr>
                <w:sz w:val="24"/>
                <w:lang w:val="en-US"/>
              </w:rPr>
            </w:r>
          </w:p>
        </w:tc>
        <w:tc>
          <w:tcPr>
            <w:tcW w:w="125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-iéramos     -iésemos</w:t>
            </w:r>
          </w:p>
          <w:p>
            <w:pPr>
              <w:pStyle w:val="Normal1"/>
              <w:spacing w:lineRule="auto" w:line="240"/>
              <w:jc w:val="center"/>
              <w:rPr>
                <w:sz w:val="24"/>
                <w:lang w:val="en-US"/>
              </w:rPr>
            </w:pPr>
            <w:r>
              <w:rPr>
                <w:sz w:val="24"/>
                <w:lang w:val="en-US"/>
              </w:rPr>
            </w:r>
          </w:p>
        </w:tc>
        <w:tc>
          <w:tcPr>
            <w:tcW w:w="1293"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-ierais -ieseis</w:t>
            </w:r>
          </w:p>
          <w:p>
            <w:pPr>
              <w:pStyle w:val="Normal1"/>
              <w:spacing w:lineRule="auto" w:line="240"/>
              <w:jc w:val="center"/>
              <w:rPr>
                <w:sz w:val="24"/>
                <w:lang w:val="en-US"/>
              </w:rPr>
            </w:pPr>
            <w:r>
              <w:rPr>
                <w:sz w:val="24"/>
                <w:lang w:val="en-US"/>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 xml:space="preserve">-ieran </w:t>
            </w:r>
          </w:p>
          <w:p>
            <w:pPr>
              <w:pStyle w:val="Normal1"/>
              <w:spacing w:lineRule="auto" w:line="240"/>
              <w:jc w:val="center"/>
              <w:rPr>
                <w:sz w:val="24"/>
                <w:lang w:val="en-US"/>
              </w:rPr>
            </w:pPr>
            <w:r>
              <w:rPr>
                <w:sz w:val="24"/>
                <w:lang w:val="en-US"/>
              </w:rPr>
              <w:t>-iesen</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II и Ш</w:t>
            </w:r>
          </w:p>
          <w:p>
            <w:pPr>
              <w:pStyle w:val="Normal1"/>
              <w:spacing w:lineRule="auto" w:line="240"/>
              <w:jc w:val="center"/>
              <w:rPr>
                <w:sz w:val="24"/>
              </w:rPr>
            </w:pPr>
            <w:r>
              <w:rPr>
                <w:sz w:val="24"/>
              </w:rPr>
            </w:r>
          </w:p>
        </w:tc>
      </w:tr>
    </w:tbl>
    <w:p>
      <w:pPr>
        <w:pStyle w:val="Normal1"/>
        <w:spacing w:lineRule="auto" w:line="240"/>
        <w:ind w:firstLine="284" w:end="0"/>
        <w:rPr>
          <w:sz w:val="24"/>
        </w:rPr>
      </w:pPr>
      <w:r>
        <w:rPr>
          <w:sz w:val="24"/>
        </w:rPr>
      </w:r>
    </w:p>
    <w:p>
      <w:pPr>
        <w:pStyle w:val="Normal1"/>
        <w:tabs>
          <w:tab w:val="clear" w:pos="720"/>
          <w:tab w:val="left" w:pos="1200" w:leader="none"/>
          <w:tab w:val="left" w:pos="2600" w:leader="none"/>
          <w:tab w:val="left" w:pos="4540" w:leader="none"/>
        </w:tabs>
        <w:spacing w:lineRule="auto" w:line="240"/>
        <w:ind w:firstLine="284" w:end="0"/>
        <w:jc w:val="center"/>
        <w:rPr>
          <w:spacing w:val="20"/>
          <w:sz w:val="24"/>
        </w:rPr>
      </w:pPr>
      <w:r>
        <w:rPr>
          <w:spacing w:val="20"/>
          <w:sz w:val="24"/>
        </w:rPr>
        <w:t>Типовые примеры:</w:t>
      </w:r>
    </w:p>
    <w:p>
      <w:pPr>
        <w:pStyle w:val="Normal1"/>
        <w:tabs>
          <w:tab w:val="clear" w:pos="720"/>
          <w:tab w:val="left" w:pos="1418" w:leader="none"/>
          <w:tab w:val="left" w:pos="2600" w:leader="none"/>
          <w:tab w:val="left" w:pos="4540" w:leader="none"/>
        </w:tabs>
        <w:spacing w:lineRule="auto" w:line="240"/>
        <w:ind w:firstLine="284" w:end="0"/>
        <w:rPr>
          <w:sz w:val="24"/>
        </w:rPr>
      </w:pPr>
      <w:r>
        <w:rPr>
          <w:sz w:val="24"/>
        </w:rPr>
        <w:tab/>
      </w:r>
    </w:p>
    <w:p>
      <w:pPr>
        <w:pStyle w:val="Normal1"/>
        <w:tabs>
          <w:tab w:val="clear" w:pos="720"/>
          <w:tab w:val="left" w:pos="1418" w:leader="none"/>
          <w:tab w:val="left" w:pos="2600" w:leader="none"/>
          <w:tab w:val="left" w:pos="4540" w:leader="none"/>
        </w:tabs>
        <w:spacing w:lineRule="auto" w:line="240"/>
        <w:ind w:firstLine="284" w:end="0"/>
        <w:rPr>
          <w:sz w:val="24"/>
          <w:lang w:val="en-US"/>
        </w:rPr>
      </w:pPr>
      <w:r>
        <w:rPr>
          <w:b/>
          <w:bCs/>
          <w:sz w:val="24"/>
        </w:rPr>
        <w:t xml:space="preserve">                   </w:t>
      </w:r>
      <w:r>
        <w:rPr>
          <w:b/>
          <w:bCs/>
          <w:sz w:val="24"/>
        </w:rPr>
        <w:t>На</w:t>
      </w:r>
      <w:r>
        <w:rPr>
          <w:b/>
          <w:bCs/>
          <w:sz w:val="24"/>
          <w:lang w:val="en-US"/>
        </w:rPr>
        <w:t>blar</w:t>
      </w:r>
      <w:r>
        <w:rPr>
          <w:sz w:val="24"/>
          <w:lang w:val="en-US"/>
        </w:rPr>
        <w:tab/>
        <w:t xml:space="preserve">      </w:t>
      </w:r>
      <w:r>
        <w:rPr>
          <w:b/>
          <w:bCs/>
          <w:sz w:val="24"/>
          <w:lang w:val="en-US"/>
        </w:rPr>
        <w:t>Comprender</w:t>
      </w:r>
      <w:r>
        <w:rPr>
          <w:sz w:val="24"/>
          <w:lang w:val="en-US"/>
        </w:rPr>
        <w:tab/>
        <w:t xml:space="preserve">         </w:t>
      </w:r>
      <w:r>
        <w:rPr>
          <w:b/>
          <w:bCs/>
          <w:sz w:val="24"/>
          <w:lang w:val="en-US"/>
        </w:rPr>
        <w:t>Permitir</w:t>
      </w:r>
    </w:p>
    <w:p>
      <w:pPr>
        <w:pStyle w:val="Normal1"/>
        <w:tabs>
          <w:tab w:val="clear" w:pos="720"/>
          <w:tab w:val="left" w:pos="1418" w:leader="none"/>
          <w:tab w:val="left" w:pos="2835" w:leader="none"/>
          <w:tab w:val="left" w:pos="4540" w:leader="none"/>
        </w:tabs>
        <w:spacing w:lineRule="auto" w:line="240"/>
        <w:ind w:firstLine="284" w:end="0"/>
        <w:rPr>
          <w:sz w:val="24"/>
          <w:lang w:val="en-US"/>
        </w:rPr>
      </w:pPr>
      <w:r>
        <w:rPr>
          <w:sz w:val="24"/>
          <w:lang w:val="en-US"/>
        </w:rPr>
        <w:t>(yo)</w:t>
        <w:tab/>
        <w:t>habl</w:t>
      </w:r>
      <w:r>
        <w:rPr>
          <w:b/>
          <w:bCs/>
          <w:sz w:val="24"/>
          <w:lang w:val="en-US"/>
        </w:rPr>
        <w:t>ara</w:t>
      </w:r>
      <w:r>
        <w:rPr>
          <w:sz w:val="24"/>
          <w:lang w:val="en-US"/>
        </w:rPr>
        <w:tab/>
        <w:t>comprend</w:t>
      </w:r>
      <w:r>
        <w:rPr>
          <w:b/>
          <w:bCs/>
          <w:sz w:val="24"/>
          <w:lang w:val="en-US"/>
        </w:rPr>
        <w:t>iera</w:t>
      </w:r>
      <w:r>
        <w:rPr>
          <w:sz w:val="24"/>
          <w:lang w:val="en-US"/>
        </w:rPr>
        <w:tab/>
        <w:t xml:space="preserve">        permit</w:t>
      </w:r>
      <w:r>
        <w:rPr>
          <w:b/>
          <w:bCs/>
          <w:sz w:val="24"/>
          <w:lang w:val="en-US"/>
        </w:rPr>
        <w:t>iera</w:t>
      </w:r>
    </w:p>
    <w:p>
      <w:pPr>
        <w:pStyle w:val="Normal1"/>
        <w:tabs>
          <w:tab w:val="clear" w:pos="720"/>
          <w:tab w:val="left" w:pos="1418" w:leader="none"/>
          <w:tab w:val="left" w:pos="2835" w:leader="none"/>
          <w:tab w:val="left" w:pos="4540" w:leader="none"/>
        </w:tabs>
        <w:spacing w:lineRule="auto" w:line="240"/>
        <w:ind w:firstLine="284" w:end="0"/>
        <w:rPr>
          <w:sz w:val="24"/>
          <w:lang w:val="en-US"/>
        </w:rPr>
      </w:pPr>
      <w:r>
        <w:rPr>
          <w:sz w:val="24"/>
          <w:lang w:val="en-US"/>
        </w:rPr>
        <w:tab/>
        <w:t>habl</w:t>
      </w:r>
      <w:r>
        <w:rPr>
          <w:b/>
          <w:bCs/>
          <w:sz w:val="24"/>
          <w:lang w:val="en-US"/>
        </w:rPr>
        <w:t>ase</w:t>
      </w:r>
      <w:r>
        <w:rPr>
          <w:sz w:val="24"/>
          <w:lang w:val="en-US"/>
        </w:rPr>
        <w:tab/>
        <w:t>comprend</w:t>
      </w:r>
      <w:r>
        <w:rPr>
          <w:b/>
          <w:bCs/>
          <w:sz w:val="24"/>
          <w:lang w:val="en-US"/>
        </w:rPr>
        <w:t>iese</w:t>
      </w:r>
      <w:r>
        <w:rPr>
          <w:sz w:val="24"/>
          <w:lang w:val="en-US"/>
        </w:rPr>
        <w:tab/>
        <w:t xml:space="preserve">        permit</w:t>
      </w:r>
      <w:r>
        <w:rPr>
          <w:b/>
          <w:bCs/>
          <w:sz w:val="24"/>
          <w:lang w:val="en-US"/>
        </w:rPr>
        <w:t>iese</w:t>
      </w:r>
    </w:p>
    <w:p>
      <w:pPr>
        <w:pStyle w:val="Normal1"/>
        <w:tabs>
          <w:tab w:val="clear" w:pos="720"/>
          <w:tab w:val="left" w:pos="1418" w:leader="none"/>
          <w:tab w:val="left" w:pos="2835" w:leader="none"/>
          <w:tab w:val="left" w:pos="4540" w:leader="none"/>
        </w:tabs>
        <w:spacing w:lineRule="auto" w:line="240"/>
        <w:ind w:firstLine="284" w:end="0"/>
        <w:rPr>
          <w:sz w:val="24"/>
          <w:lang w:val="en-US"/>
        </w:rPr>
      </w:pPr>
      <w:r>
        <w:rPr>
          <w:sz w:val="24"/>
          <w:lang w:val="en-US"/>
        </w:rPr>
        <w:t>(tú)</w:t>
        <w:tab/>
        <w:t>habl</w:t>
      </w:r>
      <w:r>
        <w:rPr>
          <w:b/>
          <w:bCs/>
          <w:sz w:val="24"/>
          <w:lang w:val="en-US"/>
        </w:rPr>
        <w:t>aras</w:t>
      </w:r>
      <w:r>
        <w:rPr>
          <w:sz w:val="24"/>
          <w:lang w:val="en-US"/>
        </w:rPr>
        <w:t xml:space="preserve">         comprend</w:t>
      </w:r>
      <w:r>
        <w:rPr>
          <w:b/>
          <w:bCs/>
          <w:sz w:val="24"/>
          <w:lang w:val="en-US"/>
        </w:rPr>
        <w:t>ieras</w:t>
      </w:r>
      <w:r>
        <w:rPr>
          <w:sz w:val="24"/>
          <w:lang w:val="en-US"/>
        </w:rPr>
        <w:tab/>
        <w:t xml:space="preserve">        permit</w:t>
      </w:r>
      <w:r>
        <w:rPr>
          <w:b/>
          <w:bCs/>
          <w:sz w:val="24"/>
          <w:lang w:val="en-US"/>
        </w:rPr>
        <w:t>ieras</w:t>
      </w:r>
    </w:p>
    <w:p>
      <w:pPr>
        <w:pStyle w:val="Normal1"/>
        <w:tabs>
          <w:tab w:val="clear" w:pos="720"/>
          <w:tab w:val="left" w:pos="1418" w:leader="none"/>
          <w:tab w:val="left" w:pos="2600" w:leader="none"/>
          <w:tab w:val="left" w:pos="4540" w:leader="none"/>
        </w:tabs>
        <w:spacing w:lineRule="auto" w:line="240"/>
        <w:ind w:firstLine="284" w:end="0"/>
        <w:rPr>
          <w:sz w:val="24"/>
          <w:lang w:val="en-US"/>
        </w:rPr>
      </w:pPr>
      <w:r>
        <w:rPr>
          <w:sz w:val="24"/>
          <w:lang w:val="en-US"/>
        </w:rPr>
        <w:t xml:space="preserve">                   </w:t>
      </w:r>
      <w:r>
        <w:rPr>
          <w:sz w:val="24"/>
          <w:lang w:val="en-US"/>
        </w:rPr>
        <w:t>habl</w:t>
      </w:r>
      <w:r>
        <w:rPr>
          <w:b/>
          <w:bCs/>
          <w:sz w:val="24"/>
          <w:lang w:val="en-US"/>
        </w:rPr>
        <w:t>ases</w:t>
      </w:r>
      <w:r>
        <w:rPr>
          <w:sz w:val="24"/>
          <w:lang w:val="en-US"/>
        </w:rPr>
        <w:tab/>
        <w:t xml:space="preserve">    comprend</w:t>
      </w:r>
      <w:r>
        <w:rPr>
          <w:b/>
          <w:bCs/>
          <w:sz w:val="24"/>
          <w:lang w:val="en-US"/>
        </w:rPr>
        <w:t>ieses</w:t>
      </w:r>
      <w:r>
        <w:rPr>
          <w:sz w:val="24"/>
          <w:lang w:val="en-US"/>
        </w:rPr>
        <w:tab/>
        <w:t xml:space="preserve">        permit</w:t>
      </w:r>
      <w:r>
        <w:rPr>
          <w:b/>
          <w:bCs/>
          <w:sz w:val="24"/>
          <w:lang w:val="en-US"/>
        </w:rPr>
        <w:t>ieses</w:t>
      </w:r>
    </w:p>
    <w:p>
      <w:pPr>
        <w:pStyle w:val="Normal1"/>
        <w:tabs>
          <w:tab w:val="clear" w:pos="720"/>
          <w:tab w:val="left" w:pos="1418" w:leader="none"/>
          <w:tab w:val="left" w:pos="2600" w:leader="none"/>
          <w:tab w:val="left" w:pos="4540" w:leader="none"/>
        </w:tabs>
        <w:spacing w:lineRule="auto" w:line="240"/>
        <w:ind w:firstLine="284" w:end="0"/>
        <w:rPr>
          <w:sz w:val="24"/>
          <w:lang w:val="en-US"/>
        </w:rPr>
      </w:pPr>
      <w:r>
        <w:rPr>
          <w:sz w:val="24"/>
          <w:lang w:val="en-US"/>
        </w:rPr>
        <w:t>(él)              habl</w:t>
      </w:r>
      <w:r>
        <w:rPr>
          <w:b/>
          <w:bCs/>
          <w:sz w:val="24"/>
          <w:lang w:val="en-US"/>
        </w:rPr>
        <w:t>ara</w:t>
      </w:r>
      <w:r>
        <w:rPr>
          <w:sz w:val="24"/>
          <w:lang w:val="en-US"/>
        </w:rPr>
        <w:tab/>
        <w:t xml:space="preserve">    comprend</w:t>
      </w:r>
      <w:r>
        <w:rPr>
          <w:b/>
          <w:bCs/>
          <w:sz w:val="24"/>
          <w:lang w:val="en-US"/>
        </w:rPr>
        <w:t>iera</w:t>
      </w:r>
      <w:r>
        <w:rPr>
          <w:sz w:val="24"/>
          <w:lang w:val="en-US"/>
        </w:rPr>
        <w:tab/>
        <w:t xml:space="preserve">        permit</w:t>
      </w:r>
      <w:r>
        <w:rPr>
          <w:b/>
          <w:bCs/>
          <w:sz w:val="24"/>
          <w:lang w:val="en-US"/>
        </w:rPr>
        <w:t>iera</w:t>
      </w:r>
    </w:p>
    <w:p>
      <w:pPr>
        <w:pStyle w:val="Normal1"/>
        <w:tabs>
          <w:tab w:val="clear" w:pos="720"/>
          <w:tab w:val="left" w:pos="1200" w:leader="none"/>
          <w:tab w:val="left" w:pos="2600" w:leader="none"/>
          <w:tab w:val="left" w:pos="4540" w:leader="none"/>
        </w:tabs>
        <w:spacing w:lineRule="auto" w:line="240"/>
        <w:ind w:firstLine="284" w:end="0"/>
        <w:rPr>
          <w:sz w:val="24"/>
          <w:lang w:val="en-US"/>
        </w:rPr>
      </w:pPr>
      <w:r>
        <w:rPr>
          <w:sz w:val="24"/>
          <w:lang w:val="en-US"/>
        </w:rPr>
        <w:tab/>
        <w:t xml:space="preserve">    habl</w:t>
      </w:r>
      <w:r>
        <w:rPr>
          <w:b/>
          <w:bCs/>
          <w:sz w:val="24"/>
          <w:lang w:val="en-US"/>
        </w:rPr>
        <w:t>ase</w:t>
      </w:r>
      <w:r>
        <w:rPr>
          <w:sz w:val="24"/>
          <w:lang w:val="en-US"/>
        </w:rPr>
        <w:tab/>
        <w:t xml:space="preserve">    comprend</w:t>
      </w:r>
      <w:r>
        <w:rPr>
          <w:b/>
          <w:bCs/>
          <w:sz w:val="24"/>
          <w:lang w:val="en-US"/>
        </w:rPr>
        <w:t>iese</w:t>
      </w:r>
      <w:r>
        <w:rPr>
          <w:sz w:val="24"/>
          <w:lang w:val="en-US"/>
        </w:rPr>
        <w:tab/>
        <w:t xml:space="preserve">        permit</w:t>
      </w:r>
      <w:r>
        <w:rPr>
          <w:b/>
          <w:bCs/>
          <w:sz w:val="24"/>
          <w:lang w:val="en-US"/>
        </w:rPr>
        <w:t>iese</w:t>
      </w:r>
    </w:p>
    <w:p>
      <w:pPr>
        <w:pStyle w:val="Normal1"/>
        <w:tabs>
          <w:tab w:val="clear" w:pos="720"/>
          <w:tab w:val="left" w:pos="1200" w:leader="none"/>
          <w:tab w:val="left" w:pos="2600" w:leader="none"/>
          <w:tab w:val="left" w:pos="4540" w:leader="none"/>
        </w:tabs>
        <w:spacing w:lineRule="auto" w:line="240"/>
        <w:ind w:firstLine="284" w:end="0"/>
        <w:rPr>
          <w:sz w:val="24"/>
          <w:lang w:val="en-US"/>
        </w:rPr>
      </w:pPr>
      <w:r>
        <w:rPr>
          <w:sz w:val="24"/>
          <w:lang w:val="en-US"/>
        </w:rPr>
        <w:t>(nosotros)   habl</w:t>
      </w:r>
      <w:r>
        <w:rPr>
          <w:b/>
          <w:bCs/>
          <w:sz w:val="24"/>
          <w:lang w:val="en-US"/>
        </w:rPr>
        <w:t xml:space="preserve">áramos   </w:t>
      </w:r>
      <w:r>
        <w:rPr>
          <w:sz w:val="24"/>
          <w:lang w:val="en-US"/>
        </w:rPr>
        <w:t>comprend</w:t>
      </w:r>
      <w:r>
        <w:rPr>
          <w:b/>
          <w:bCs/>
          <w:sz w:val="24"/>
          <w:lang w:val="en-US"/>
        </w:rPr>
        <w:t>iéramos</w:t>
      </w:r>
      <w:r>
        <w:rPr>
          <w:sz w:val="24"/>
          <w:lang w:val="en-US"/>
        </w:rPr>
        <w:t xml:space="preserve"> </w:t>
        <w:tab/>
        <w:t>permit</w:t>
      </w:r>
      <w:r>
        <w:rPr>
          <w:b/>
          <w:bCs/>
          <w:sz w:val="24"/>
          <w:lang w:val="en-US"/>
        </w:rPr>
        <w:t>iéramos</w:t>
      </w:r>
    </w:p>
    <w:p>
      <w:pPr>
        <w:pStyle w:val="Normal1"/>
        <w:tabs>
          <w:tab w:val="clear" w:pos="720"/>
          <w:tab w:val="left" w:pos="0" w:leader="none"/>
          <w:tab w:val="left" w:pos="2600" w:leader="none"/>
          <w:tab w:val="left" w:pos="4540" w:leader="none"/>
        </w:tabs>
        <w:spacing w:lineRule="auto" w:line="240"/>
        <w:ind w:firstLine="284" w:end="0"/>
        <w:rPr>
          <w:sz w:val="24"/>
          <w:lang w:val="en-US"/>
        </w:rPr>
      </w:pPr>
      <w:r>
        <w:rPr>
          <w:sz w:val="24"/>
          <w:lang w:val="en-US"/>
        </w:rPr>
        <w:t xml:space="preserve">                   </w:t>
      </w:r>
      <w:r>
        <w:rPr>
          <w:sz w:val="24"/>
          <w:lang w:val="en-US"/>
        </w:rPr>
        <w:t>habl</w:t>
      </w:r>
      <w:r>
        <w:rPr>
          <w:b/>
          <w:bCs/>
          <w:sz w:val="24"/>
          <w:lang w:val="en-US"/>
        </w:rPr>
        <w:t>ásemos</w:t>
      </w:r>
      <w:r>
        <w:rPr>
          <w:sz w:val="24"/>
          <w:lang w:val="en-US"/>
        </w:rPr>
        <w:tab/>
        <w:t xml:space="preserve">    comprend</w:t>
      </w:r>
      <w:r>
        <w:rPr>
          <w:b/>
          <w:bCs/>
          <w:sz w:val="24"/>
          <w:lang w:val="en-US"/>
        </w:rPr>
        <w:t>iésemos</w:t>
      </w:r>
      <w:r>
        <w:rPr>
          <w:sz w:val="24"/>
          <w:lang w:val="en-US"/>
        </w:rPr>
        <w:tab/>
        <w:t>permit</w:t>
      </w:r>
      <w:r>
        <w:rPr>
          <w:b/>
          <w:bCs/>
          <w:sz w:val="24"/>
          <w:lang w:val="en-US"/>
        </w:rPr>
        <w:t>iésemos</w:t>
      </w:r>
      <w:r>
        <w:rPr>
          <w:sz w:val="24"/>
          <w:lang w:val="en-US"/>
        </w:rPr>
        <w:br/>
        <w:t xml:space="preserve">    (vosotros)    habl</w:t>
      </w:r>
      <w:r>
        <w:rPr>
          <w:b/>
          <w:bCs/>
          <w:sz w:val="24"/>
          <w:lang w:val="en-US"/>
        </w:rPr>
        <w:t>arais</w:t>
      </w:r>
      <w:r>
        <w:rPr>
          <w:sz w:val="24"/>
          <w:lang w:val="en-US"/>
        </w:rPr>
        <w:tab/>
        <w:t xml:space="preserve">    comprend</w:t>
      </w:r>
      <w:r>
        <w:rPr>
          <w:b/>
          <w:bCs/>
          <w:sz w:val="24"/>
          <w:lang w:val="en-US"/>
        </w:rPr>
        <w:t>ierais</w:t>
      </w:r>
      <w:r>
        <w:rPr>
          <w:sz w:val="24"/>
          <w:lang w:val="en-US"/>
        </w:rPr>
        <w:tab/>
        <w:t xml:space="preserve">        permiti</w:t>
      </w:r>
      <w:r>
        <w:rPr>
          <w:b/>
          <w:bCs/>
          <w:sz w:val="24"/>
          <w:lang w:val="en-US"/>
        </w:rPr>
        <w:t>erais</w:t>
      </w:r>
      <w:r>
        <w:rPr>
          <w:sz w:val="24"/>
          <w:lang w:val="en-US"/>
        </w:rPr>
        <w:br/>
        <w:t xml:space="preserve">                        habl</w:t>
      </w:r>
      <w:r>
        <w:rPr>
          <w:b/>
          <w:bCs/>
          <w:sz w:val="24"/>
          <w:lang w:val="en-US"/>
        </w:rPr>
        <w:t>aseis</w:t>
      </w:r>
      <w:r>
        <w:rPr>
          <w:sz w:val="24"/>
          <w:lang w:val="en-US"/>
        </w:rPr>
        <w:tab/>
        <w:t xml:space="preserve">    comprend</w:t>
      </w:r>
      <w:r>
        <w:rPr>
          <w:b/>
          <w:bCs/>
          <w:sz w:val="24"/>
          <w:lang w:val="en-US"/>
        </w:rPr>
        <w:t>ieseis</w:t>
      </w:r>
      <w:r>
        <w:rPr>
          <w:sz w:val="24"/>
          <w:lang w:val="en-US"/>
        </w:rPr>
        <w:tab/>
        <w:t xml:space="preserve">        permit</w:t>
      </w:r>
      <w:r>
        <w:rPr>
          <w:b/>
          <w:bCs/>
          <w:sz w:val="24"/>
          <w:lang w:val="en-US"/>
        </w:rPr>
        <w:t>ieseis</w:t>
      </w:r>
      <w:r>
        <w:rPr>
          <w:sz w:val="24"/>
          <w:lang w:val="en-US"/>
        </w:rPr>
        <w:br/>
        <w:t xml:space="preserve">     (ellos)         habl</w:t>
      </w:r>
      <w:r>
        <w:rPr>
          <w:b/>
          <w:bCs/>
          <w:sz w:val="24"/>
          <w:lang w:val="en-US"/>
        </w:rPr>
        <w:t>aran</w:t>
      </w:r>
      <w:r>
        <w:rPr>
          <w:sz w:val="24"/>
          <w:lang w:val="en-US"/>
        </w:rPr>
        <w:tab/>
        <w:t xml:space="preserve">    comprend</w:t>
      </w:r>
      <w:r>
        <w:rPr>
          <w:b/>
          <w:bCs/>
          <w:sz w:val="24"/>
          <w:lang w:val="en-US"/>
        </w:rPr>
        <w:t>ieran</w:t>
      </w:r>
      <w:r>
        <w:rPr>
          <w:sz w:val="24"/>
          <w:lang w:val="en-US"/>
        </w:rPr>
        <w:tab/>
        <w:t xml:space="preserve">        permit</w:t>
      </w:r>
      <w:r>
        <w:rPr>
          <w:b/>
          <w:bCs/>
          <w:sz w:val="24"/>
          <w:lang w:val="en-US"/>
        </w:rPr>
        <w:t>ieran</w:t>
      </w:r>
      <w:r>
        <w:rPr>
          <w:sz w:val="24"/>
          <w:lang w:val="en-US"/>
        </w:rPr>
        <w:br/>
        <w:t xml:space="preserve">                        habl</w:t>
      </w:r>
      <w:r>
        <w:rPr>
          <w:b/>
          <w:bCs/>
          <w:sz w:val="24"/>
          <w:lang w:val="en-US"/>
        </w:rPr>
        <w:t>asen</w:t>
      </w:r>
      <w:r>
        <w:rPr>
          <w:sz w:val="24"/>
          <w:lang w:val="en-US"/>
        </w:rPr>
        <w:tab/>
        <w:t xml:space="preserve">    comprend</w:t>
      </w:r>
      <w:r>
        <w:rPr>
          <w:b/>
          <w:bCs/>
          <w:sz w:val="24"/>
          <w:lang w:val="en-US"/>
        </w:rPr>
        <w:t>iesen</w:t>
      </w:r>
      <w:r>
        <w:rPr>
          <w:sz w:val="24"/>
          <w:lang w:val="en-US"/>
        </w:rPr>
        <w:tab/>
        <w:t xml:space="preserve">        permit</w:t>
      </w:r>
      <w:r>
        <w:rPr>
          <w:b/>
          <w:bCs/>
          <w:sz w:val="24"/>
          <w:lang w:val="en-US"/>
        </w:rPr>
        <w:t>iesen</w:t>
      </w:r>
    </w:p>
    <w:p>
      <w:pPr>
        <w:pStyle w:val="Normal1"/>
        <w:tabs>
          <w:tab w:val="clear" w:pos="720"/>
          <w:tab w:val="left" w:pos="1200" w:leader="none"/>
          <w:tab w:val="left" w:pos="2600" w:leader="none"/>
          <w:tab w:val="left" w:pos="4540" w:leader="none"/>
        </w:tabs>
        <w:spacing w:lineRule="auto" w:line="240"/>
        <w:ind w:firstLine="284" w:end="0"/>
        <w:rPr>
          <w:sz w:val="24"/>
          <w:lang w:val="en-US"/>
        </w:rPr>
      </w:pPr>
      <w:r>
        <w:rPr>
          <w:sz w:val="24"/>
          <w:lang w:val="en-US"/>
        </w:rPr>
        <w:tab/>
      </w:r>
    </w:p>
    <w:p>
      <w:pPr>
        <w:pStyle w:val="Normal1"/>
        <w:tabs>
          <w:tab w:val="clear" w:pos="720"/>
          <w:tab w:val="left" w:pos="1200" w:leader="none"/>
          <w:tab w:val="left" w:pos="2600" w:leader="none"/>
          <w:tab w:val="left" w:pos="4540" w:leader="none"/>
        </w:tabs>
        <w:spacing w:lineRule="auto" w:line="240"/>
        <w:ind w:firstLine="284" w:end="0"/>
        <w:jc w:val="center"/>
        <w:rPr/>
      </w:pPr>
      <w:r>
        <w:rPr>
          <w:i/>
          <w:iCs/>
          <w:sz w:val="24"/>
        </w:rPr>
        <w:t xml:space="preserve">3. </w:t>
      </w:r>
      <w:r>
        <w:rPr>
          <w:i/>
          <w:iCs/>
          <w:sz w:val="24"/>
          <w:lang w:val="en-US"/>
        </w:rPr>
        <w:t>Futuro</w:t>
      </w:r>
      <w:r>
        <w:rPr>
          <w:i/>
          <w:iCs/>
          <w:sz w:val="24"/>
        </w:rPr>
        <w:t xml:space="preserve"> </w:t>
      </w:r>
      <w:r>
        <w:rPr>
          <w:i/>
          <w:iCs/>
          <w:sz w:val="24"/>
          <w:lang w:val="en-US"/>
        </w:rPr>
        <w:t>imperfecto</w:t>
      </w:r>
      <w:r>
        <w:rPr>
          <w:i/>
          <w:iCs/>
          <w:sz w:val="24"/>
        </w:rPr>
        <w:t>*</w:t>
      </w:r>
    </w:p>
    <w:p>
      <w:pPr>
        <w:pStyle w:val="Normal1"/>
        <w:tabs>
          <w:tab w:val="clear" w:pos="720"/>
          <w:tab w:val="left" w:pos="1200" w:leader="none"/>
          <w:tab w:val="left" w:pos="2600" w:leader="none"/>
          <w:tab w:val="left" w:pos="4540" w:leader="none"/>
        </w:tabs>
        <w:spacing w:lineRule="auto" w:line="240"/>
        <w:ind w:firstLine="284" w:end="0"/>
        <w:rPr>
          <w:i/>
          <w:i/>
          <w:iCs/>
          <w:sz w:val="24"/>
        </w:rPr>
      </w:pPr>
      <w:r>
        <w:rPr>
          <w:i/>
          <w:iCs/>
          <w:sz w:val="24"/>
        </w:rPr>
      </w:r>
    </w:p>
    <w:tbl>
      <w:tblPr>
        <w:tblW w:w="10348" w:type="dxa"/>
        <w:jc w:val="start"/>
        <w:tblInd w:w="40" w:type="dxa"/>
        <w:tblLayout w:type="fixed"/>
        <w:tblCellMar>
          <w:top w:w="0" w:type="dxa"/>
          <w:start w:w="40" w:type="dxa"/>
          <w:bottom w:w="0" w:type="dxa"/>
          <w:end w:w="40" w:type="dxa"/>
        </w:tblCellMar>
      </w:tblPr>
      <w:tblGrid>
        <w:gridCol w:w="1276"/>
        <w:gridCol w:w="17"/>
        <w:gridCol w:w="1259"/>
        <w:gridCol w:w="1276"/>
        <w:gridCol w:w="1417"/>
        <w:gridCol w:w="1276"/>
        <w:gridCol w:w="1276"/>
        <w:gridCol w:w="1275"/>
        <w:gridCol w:w="1276"/>
      </w:tblGrid>
      <w:tr>
        <w:trPr>
          <w:trHeight w:val="300" w:hRule="exact"/>
        </w:trPr>
        <w:tc>
          <w:tcPr>
            <w:tcW w:w="1276" w:type="dxa"/>
            <w:tcBorders>
              <w:end w:val="single" w:sz="6" w:space="0" w:color="000000"/>
            </w:tcBorders>
          </w:tcPr>
          <w:p>
            <w:pPr>
              <w:pStyle w:val="Normal1"/>
              <w:snapToGrid w:val="false"/>
              <w:spacing w:lineRule="auto" w:line="240"/>
              <w:ind w:firstLine="284" w:end="0"/>
              <w:jc w:val="center"/>
              <w:rPr>
                <w:sz w:val="24"/>
              </w:rPr>
            </w:pPr>
            <w:r>
              <w:rPr>
                <w:sz w:val="24"/>
              </w:rPr>
            </w:r>
          </w:p>
          <w:p>
            <w:pPr>
              <w:pStyle w:val="Normal1"/>
              <w:spacing w:lineRule="auto" w:line="240"/>
              <w:ind w:firstLine="284" w:end="0"/>
              <w:jc w:val="center"/>
              <w:rPr>
                <w:sz w:val="24"/>
              </w:rPr>
            </w:pPr>
            <w:r>
              <w:rPr>
                <w:sz w:val="24"/>
              </w:rPr>
            </w:r>
          </w:p>
        </w:tc>
        <w:tc>
          <w:tcPr>
            <w:tcW w:w="3969" w:type="dxa"/>
            <w:gridSpan w:val="4"/>
            <w:tcBorders>
              <w:top w:val="single" w:sz="6" w:space="0" w:color="000000"/>
              <w:start w:val="single" w:sz="6" w:space="0" w:color="000000"/>
              <w:end w:val="single" w:sz="6" w:space="0" w:color="000000"/>
            </w:tcBorders>
          </w:tcPr>
          <w:p>
            <w:pPr>
              <w:pStyle w:val="Normal1"/>
              <w:spacing w:lineRule="auto" w:line="240"/>
              <w:ind w:firstLine="49" w:end="0"/>
              <w:jc w:val="center"/>
              <w:rPr>
                <w:spacing w:val="20"/>
                <w:sz w:val="24"/>
              </w:rPr>
            </w:pPr>
            <w:r>
              <w:rPr>
                <w:spacing w:val="20"/>
                <w:sz w:val="24"/>
              </w:rPr>
              <w:t>Единственное</w:t>
            </w:r>
          </w:p>
          <w:p>
            <w:pPr>
              <w:pStyle w:val="Normal1"/>
              <w:spacing w:lineRule="auto" w:line="240"/>
              <w:ind w:firstLine="49" w:end="0"/>
              <w:jc w:val="center"/>
              <w:rPr>
                <w:spacing w:val="20"/>
                <w:sz w:val="24"/>
              </w:rPr>
            </w:pPr>
            <w:r>
              <w:rPr>
                <w:spacing w:val="20"/>
                <w:sz w:val="24"/>
              </w:rPr>
            </w:r>
          </w:p>
        </w:tc>
        <w:tc>
          <w:tcPr>
            <w:tcW w:w="3827" w:type="dxa"/>
            <w:gridSpan w:val="3"/>
            <w:tcBorders>
              <w:top w:val="single" w:sz="6" w:space="0" w:color="000000"/>
              <w:start w:val="single" w:sz="6" w:space="0" w:color="000000"/>
              <w:end w:val="single" w:sz="6" w:space="0" w:color="000000"/>
            </w:tcBorders>
          </w:tcPr>
          <w:p>
            <w:pPr>
              <w:pStyle w:val="Normal1"/>
              <w:spacing w:lineRule="auto" w:line="240"/>
              <w:ind w:firstLine="49" w:end="0"/>
              <w:jc w:val="center"/>
              <w:rPr>
                <w:spacing w:val="20"/>
                <w:sz w:val="24"/>
              </w:rPr>
            </w:pPr>
            <w:r>
              <w:rPr>
                <w:spacing w:val="20"/>
                <w:sz w:val="24"/>
              </w:rPr>
              <w:t>Множественное</w:t>
            </w:r>
          </w:p>
          <w:p>
            <w:pPr>
              <w:pStyle w:val="Normal1"/>
              <w:spacing w:lineRule="auto" w:line="240"/>
              <w:ind w:firstLine="49" w:end="0"/>
              <w:jc w:val="center"/>
              <w:rPr>
                <w:spacing w:val="20"/>
                <w:sz w:val="24"/>
              </w:rPr>
            </w:pPr>
            <w:r>
              <w:rPr>
                <w:spacing w:val="20"/>
                <w:sz w:val="24"/>
              </w:rPr>
            </w:r>
          </w:p>
        </w:tc>
        <w:tc>
          <w:tcPr>
            <w:tcW w:w="1276" w:type="dxa"/>
            <w:tcBorders>
              <w:start w:val="single" w:sz="6" w:space="0" w:color="000000"/>
            </w:tcBorders>
          </w:tcPr>
          <w:p>
            <w:pPr>
              <w:pStyle w:val="Normal1"/>
              <w:snapToGrid w:val="false"/>
              <w:spacing w:lineRule="auto" w:line="240"/>
              <w:ind w:firstLine="284" w:end="0"/>
              <w:jc w:val="center"/>
              <w:rPr>
                <w:spacing w:val="20"/>
                <w:sz w:val="24"/>
              </w:rPr>
            </w:pPr>
            <w:r>
              <w:rPr>
                <w:spacing w:val="20"/>
                <w:sz w:val="24"/>
              </w:rPr>
            </w:r>
          </w:p>
          <w:p>
            <w:pPr>
              <w:pStyle w:val="Normal1"/>
              <w:spacing w:lineRule="auto" w:line="240"/>
              <w:ind w:firstLine="284" w:end="0"/>
              <w:jc w:val="center"/>
              <w:rPr>
                <w:sz w:val="24"/>
              </w:rPr>
            </w:pPr>
            <w:r>
              <w:rPr>
                <w:sz w:val="24"/>
              </w:rPr>
            </w:r>
          </w:p>
        </w:tc>
      </w:tr>
      <w:tr>
        <w:trPr>
          <w:trHeight w:val="240" w:hRule="exact"/>
        </w:trPr>
        <w:tc>
          <w:tcPr>
            <w:tcW w:w="1276" w:type="dxa"/>
            <w:vMerge w:val="restart"/>
            <w:tcBorders>
              <w:end w:val="single" w:sz="6" w:space="0" w:color="000000"/>
            </w:tcBorders>
          </w:tcPr>
          <w:p>
            <w:pPr>
              <w:pStyle w:val="Normal1"/>
              <w:snapToGrid w:val="false"/>
              <w:spacing w:lineRule="auto" w:line="240"/>
              <w:ind w:firstLine="284" w:end="0"/>
              <w:jc w:val="center"/>
              <w:rPr>
                <w:sz w:val="24"/>
              </w:rPr>
            </w:pPr>
            <w:r>
              <w:rPr>
                <w:sz w:val="24"/>
              </w:rPr>
            </w:r>
          </w:p>
        </w:tc>
        <w:tc>
          <w:tcPr>
            <w:tcW w:w="3969" w:type="dxa"/>
            <w:gridSpan w:val="4"/>
            <w:tcBorders>
              <w:start w:val="single" w:sz="6" w:space="0" w:color="000000"/>
              <w:bottom w:val="single" w:sz="6" w:space="0" w:color="000000"/>
              <w:end w:val="single" w:sz="6" w:space="0" w:color="000000"/>
            </w:tcBorders>
          </w:tcPr>
          <w:p>
            <w:pPr>
              <w:pStyle w:val="Normal1"/>
              <w:spacing w:lineRule="auto" w:line="240"/>
              <w:ind w:firstLine="49" w:end="0"/>
              <w:jc w:val="center"/>
              <w:rPr>
                <w:spacing w:val="20"/>
                <w:sz w:val="24"/>
              </w:rPr>
            </w:pPr>
            <w:r>
              <w:rPr>
                <w:spacing w:val="20"/>
                <w:sz w:val="24"/>
              </w:rPr>
              <w:t>число</w:t>
            </w:r>
          </w:p>
          <w:p>
            <w:pPr>
              <w:pStyle w:val="Normal1"/>
              <w:spacing w:lineRule="auto" w:line="240"/>
              <w:ind w:firstLine="49" w:end="0"/>
              <w:jc w:val="center"/>
              <w:rPr>
                <w:spacing w:val="20"/>
                <w:sz w:val="24"/>
              </w:rPr>
            </w:pPr>
            <w:r>
              <w:rPr>
                <w:spacing w:val="20"/>
                <w:sz w:val="24"/>
              </w:rPr>
            </w:r>
          </w:p>
        </w:tc>
        <w:tc>
          <w:tcPr>
            <w:tcW w:w="3827" w:type="dxa"/>
            <w:gridSpan w:val="3"/>
            <w:tcBorders>
              <w:start w:val="single" w:sz="6" w:space="0" w:color="000000"/>
              <w:bottom w:val="single" w:sz="6" w:space="0" w:color="000000"/>
              <w:end w:val="single" w:sz="6" w:space="0" w:color="000000"/>
            </w:tcBorders>
          </w:tcPr>
          <w:p>
            <w:pPr>
              <w:pStyle w:val="Normal1"/>
              <w:spacing w:lineRule="auto" w:line="240"/>
              <w:ind w:firstLine="49" w:end="0"/>
              <w:jc w:val="center"/>
              <w:rPr>
                <w:spacing w:val="20"/>
                <w:sz w:val="24"/>
              </w:rPr>
            </w:pPr>
            <w:r>
              <w:rPr>
                <w:spacing w:val="20"/>
                <w:sz w:val="24"/>
              </w:rPr>
              <w:t>число</w:t>
            </w:r>
          </w:p>
          <w:p>
            <w:pPr>
              <w:pStyle w:val="Normal1"/>
              <w:spacing w:lineRule="auto" w:line="240"/>
              <w:ind w:firstLine="49" w:end="0"/>
              <w:jc w:val="center"/>
              <w:rPr>
                <w:spacing w:val="20"/>
                <w:sz w:val="24"/>
              </w:rPr>
            </w:pPr>
            <w:r>
              <w:rPr>
                <w:spacing w:val="20"/>
                <w:sz w:val="24"/>
              </w:rPr>
            </w:r>
          </w:p>
        </w:tc>
        <w:tc>
          <w:tcPr>
            <w:tcW w:w="1276" w:type="dxa"/>
            <w:tcBorders>
              <w:start w:val="single" w:sz="6" w:space="0" w:color="000000"/>
              <w:bottom w:val="single" w:sz="6" w:space="0" w:color="000000"/>
            </w:tcBorders>
          </w:tcPr>
          <w:p>
            <w:pPr>
              <w:pStyle w:val="Normal1"/>
              <w:snapToGrid w:val="false"/>
              <w:spacing w:lineRule="auto" w:line="240"/>
              <w:ind w:firstLine="284" w:end="0"/>
              <w:jc w:val="center"/>
              <w:rPr>
                <w:spacing w:val="20"/>
                <w:sz w:val="24"/>
              </w:rPr>
            </w:pPr>
            <w:r>
              <w:rPr>
                <w:spacing w:val="20"/>
                <w:sz w:val="24"/>
              </w:rPr>
            </w:r>
          </w:p>
          <w:p>
            <w:pPr>
              <w:pStyle w:val="Normal1"/>
              <w:spacing w:lineRule="auto" w:line="240"/>
              <w:ind w:firstLine="284" w:end="0"/>
              <w:jc w:val="center"/>
              <w:rPr>
                <w:sz w:val="24"/>
              </w:rPr>
            </w:pPr>
            <w:r>
              <w:rPr>
                <w:sz w:val="24"/>
              </w:rPr>
            </w:r>
          </w:p>
        </w:tc>
      </w:tr>
      <w:tr>
        <w:trPr>
          <w:trHeight w:val="300" w:hRule="exact"/>
        </w:trPr>
        <w:tc>
          <w:tcPr>
            <w:tcW w:w="1276" w:type="dxa"/>
            <w:vMerge w:val="continue"/>
            <w:tcBorders>
              <w:end w:val="single" w:sz="6" w:space="0" w:color="000000"/>
            </w:tcBorders>
          </w:tcPr>
          <w:p>
            <w:pPr>
              <w:pStyle w:val="Normal1"/>
              <w:snapToGrid w:val="false"/>
              <w:spacing w:lineRule="auto" w:line="240"/>
              <w:ind w:firstLine="284" w:end="0"/>
              <w:jc w:val="center"/>
              <w:rPr>
                <w:sz w:val="24"/>
              </w:rPr>
            </w:pPr>
            <w:r>
              <w:rPr>
                <w:sz w:val="24"/>
              </w:rPr>
            </w:r>
          </w:p>
        </w:tc>
        <w:tc>
          <w:tcPr>
            <w:tcW w:w="1276"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firstLine="49" w:end="0"/>
              <w:jc w:val="center"/>
              <w:rPr>
                <w:sz w:val="24"/>
              </w:rPr>
            </w:pPr>
            <w:r>
              <w:rPr>
                <w:sz w:val="24"/>
              </w:rPr>
              <w:t>1</w:t>
            </w:r>
          </w:p>
          <w:p>
            <w:pPr>
              <w:pStyle w:val="Normal1"/>
              <w:spacing w:lineRule="auto" w:line="240"/>
              <w:ind w:firstLine="49"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49" w:end="0"/>
              <w:jc w:val="center"/>
              <w:rPr>
                <w:sz w:val="24"/>
              </w:rPr>
            </w:pPr>
            <w:r>
              <w:rPr>
                <w:sz w:val="24"/>
              </w:rPr>
              <w:t>2</w:t>
            </w:r>
          </w:p>
          <w:p>
            <w:pPr>
              <w:pStyle w:val="Normal1"/>
              <w:spacing w:lineRule="auto" w:line="240"/>
              <w:ind w:firstLine="49" w:end="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49" w:end="0"/>
              <w:jc w:val="center"/>
              <w:rPr>
                <w:sz w:val="24"/>
              </w:rPr>
            </w:pPr>
            <w:r>
              <w:rPr>
                <w:sz w:val="24"/>
              </w:rPr>
              <w:t>3</w:t>
            </w:r>
          </w:p>
          <w:p>
            <w:pPr>
              <w:pStyle w:val="Normal1"/>
              <w:spacing w:lineRule="auto" w:line="240"/>
              <w:ind w:firstLine="49"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49" w:end="0"/>
              <w:jc w:val="center"/>
              <w:rPr>
                <w:sz w:val="24"/>
              </w:rPr>
            </w:pPr>
            <w:r>
              <w:rPr>
                <w:sz w:val="24"/>
              </w:rPr>
              <w:t xml:space="preserve">1 </w:t>
            </w:r>
          </w:p>
          <w:p>
            <w:pPr>
              <w:pStyle w:val="Normal1"/>
              <w:spacing w:lineRule="auto" w:line="240"/>
              <w:ind w:firstLine="49"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49" w:end="0"/>
              <w:jc w:val="center"/>
              <w:rPr>
                <w:sz w:val="24"/>
              </w:rPr>
            </w:pPr>
            <w:r>
              <w:rPr>
                <w:sz w:val="24"/>
              </w:rPr>
              <w:t>2</w:t>
            </w:r>
          </w:p>
          <w:p>
            <w:pPr>
              <w:pStyle w:val="Normal1"/>
              <w:spacing w:lineRule="auto" w:line="240"/>
              <w:ind w:firstLine="49" w:end="0"/>
              <w:jc w:val="center"/>
              <w:rPr>
                <w:sz w:val="24"/>
              </w:rPr>
            </w:pPr>
            <w:r>
              <w:rPr>
                <w:sz w:val="24"/>
              </w:rPr>
            </w:r>
          </w:p>
        </w:tc>
        <w:tc>
          <w:tcPr>
            <w:tcW w:w="1275"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49" w:end="0"/>
              <w:jc w:val="center"/>
              <w:rPr>
                <w:sz w:val="24"/>
              </w:rPr>
            </w:pPr>
            <w:r>
              <w:rPr>
                <w:sz w:val="24"/>
              </w:rPr>
              <w:t>3</w:t>
            </w:r>
          </w:p>
          <w:p>
            <w:pPr>
              <w:pStyle w:val="Normal1"/>
              <w:spacing w:lineRule="auto" w:line="240"/>
              <w:ind w:firstLine="49"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Лицо</w:t>
            </w:r>
          </w:p>
          <w:p>
            <w:pPr>
              <w:pStyle w:val="Normal1"/>
              <w:spacing w:lineRule="auto" w:line="240"/>
              <w:ind w:firstLine="284" w:end="0"/>
              <w:jc w:val="center"/>
              <w:rPr>
                <w:sz w:val="24"/>
              </w:rPr>
            </w:pPr>
            <w:r>
              <w:rPr>
                <w:sz w:val="24"/>
              </w:rPr>
            </w:r>
          </w:p>
        </w:tc>
      </w:tr>
      <w:tr>
        <w:trPr>
          <w:trHeight w:val="520" w:hRule="exact"/>
        </w:trPr>
        <w:tc>
          <w:tcPr>
            <w:tcW w:w="1293" w:type="dxa"/>
            <w:gridSpan w:val="2"/>
            <w:vMerge w:val="restart"/>
            <w:tcBorders>
              <w:top w:val="single" w:sz="6" w:space="0" w:color="000000"/>
              <w:start w:val="single" w:sz="6" w:space="0" w:color="000000"/>
              <w:end w:val="single" w:sz="6" w:space="0" w:color="000000"/>
            </w:tcBorders>
          </w:tcPr>
          <w:p>
            <w:pPr>
              <w:pStyle w:val="Normal1"/>
              <w:spacing w:lineRule="auto" w:line="240"/>
              <w:jc w:val="center"/>
              <w:rPr>
                <w:sz w:val="24"/>
              </w:rPr>
            </w:pPr>
            <w:r>
              <w:rPr>
                <w:sz w:val="24"/>
              </w:rPr>
              <w:t>Основа глагола</w:t>
            </w:r>
          </w:p>
          <w:p>
            <w:pPr>
              <w:pStyle w:val="Normal1"/>
              <w:spacing w:lineRule="auto" w:line="240"/>
              <w:jc w:val="center"/>
              <w:rPr>
                <w:sz w:val="24"/>
              </w:rPr>
            </w:pPr>
            <w:r>
              <w:rPr>
                <w:sz w:val="24"/>
              </w:rPr>
            </w:r>
          </w:p>
        </w:tc>
        <w:tc>
          <w:tcPr>
            <w:tcW w:w="125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-are</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-ares</w:t>
            </w:r>
          </w:p>
          <w:p>
            <w:pPr>
              <w:pStyle w:val="Normal1"/>
              <w:spacing w:lineRule="auto" w:line="240"/>
              <w:jc w:val="center"/>
              <w:rPr>
                <w:sz w:val="24"/>
                <w:lang w:val="en-US"/>
              </w:rPr>
            </w:pPr>
            <w:r>
              <w:rPr>
                <w:sz w:val="24"/>
                <w:lang w:val="en-US"/>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-are</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-áremos</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-areis</w:t>
            </w:r>
          </w:p>
          <w:p>
            <w:pPr>
              <w:pStyle w:val="Normal1"/>
              <w:spacing w:lineRule="auto" w:line="240"/>
              <w:jc w:val="center"/>
              <w:rPr>
                <w:sz w:val="24"/>
                <w:lang w:val="en-US"/>
              </w:rPr>
            </w:pPr>
            <w:r>
              <w:rPr>
                <w:sz w:val="24"/>
                <w:lang w:val="en-US"/>
              </w:rPr>
            </w:r>
          </w:p>
        </w:tc>
        <w:tc>
          <w:tcPr>
            <w:tcW w:w="127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-aren</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sz w:val="24"/>
              </w:rPr>
              <w:t>Спряжение</w:t>
            </w:r>
            <w:r>
              <w:rPr>
                <w:sz w:val="24"/>
                <w:lang w:val="en-US"/>
              </w:rPr>
              <w:t xml:space="preserve"> I</w:t>
            </w:r>
          </w:p>
          <w:p>
            <w:pPr>
              <w:pStyle w:val="Normal1"/>
              <w:spacing w:lineRule="auto" w:line="240"/>
              <w:jc w:val="center"/>
              <w:rPr>
                <w:sz w:val="24"/>
                <w:lang w:val="en-US"/>
              </w:rPr>
            </w:pPr>
            <w:r>
              <w:rPr>
                <w:sz w:val="24"/>
                <w:lang w:val="en-US"/>
              </w:rPr>
            </w:r>
          </w:p>
        </w:tc>
      </w:tr>
      <w:tr>
        <w:trPr>
          <w:trHeight w:val="340" w:hRule="exact"/>
        </w:trPr>
        <w:tc>
          <w:tcPr>
            <w:tcW w:w="1293" w:type="dxa"/>
            <w:gridSpan w:val="2"/>
            <w:vMerge w:val="continue"/>
            <w:tcBorders>
              <w:top w:val="single" w:sz="6" w:space="0" w:color="000000"/>
              <w:start w:val="single" w:sz="6" w:space="0" w:color="000000"/>
              <w:end w:val="single" w:sz="6" w:space="0" w:color="000000"/>
            </w:tcBorders>
          </w:tcPr>
          <w:p>
            <w:pPr>
              <w:pStyle w:val="Normal1"/>
              <w:snapToGrid w:val="false"/>
              <w:spacing w:lineRule="auto" w:line="240"/>
              <w:jc w:val="center"/>
              <w:rPr>
                <w:sz w:val="24"/>
                <w:lang w:val="en-US"/>
              </w:rPr>
            </w:pPr>
            <w:r>
              <w:rPr>
                <w:sz w:val="24"/>
                <w:lang w:val="en-US"/>
              </w:rPr>
            </w:r>
          </w:p>
        </w:tc>
        <w:tc>
          <w:tcPr>
            <w:tcW w:w="125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-iere</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-ieres</w:t>
            </w:r>
          </w:p>
          <w:p>
            <w:pPr>
              <w:pStyle w:val="Normal1"/>
              <w:spacing w:lineRule="auto" w:line="240"/>
              <w:jc w:val="center"/>
              <w:rPr>
                <w:sz w:val="24"/>
                <w:lang w:val="en-US"/>
              </w:rPr>
            </w:pPr>
            <w:r>
              <w:rPr>
                <w:sz w:val="24"/>
                <w:lang w:val="en-US"/>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-iere</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-iéremos</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-iereis</w:t>
            </w:r>
          </w:p>
          <w:p>
            <w:pPr>
              <w:pStyle w:val="Normal1"/>
              <w:spacing w:lineRule="auto" w:line="240"/>
              <w:jc w:val="center"/>
              <w:rPr>
                <w:sz w:val="24"/>
                <w:lang w:val="en-US"/>
              </w:rPr>
            </w:pPr>
            <w:r>
              <w:rPr>
                <w:sz w:val="24"/>
                <w:lang w:val="en-US"/>
              </w:rPr>
            </w:r>
          </w:p>
        </w:tc>
        <w:tc>
          <w:tcPr>
            <w:tcW w:w="127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-ieren</w:t>
            </w:r>
          </w:p>
          <w:p>
            <w:pPr>
              <w:pStyle w:val="Normal1"/>
              <w:spacing w:lineRule="auto" w:line="240"/>
              <w:jc w:val="center"/>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sz w:val="24"/>
                <w:lang w:val="en-US"/>
              </w:rPr>
              <w:t xml:space="preserve">II </w:t>
            </w:r>
            <w:r>
              <w:rPr>
                <w:sz w:val="24"/>
              </w:rPr>
              <w:t>и</w:t>
            </w:r>
            <w:r>
              <w:rPr>
                <w:sz w:val="24"/>
                <w:lang w:val="en-US"/>
              </w:rPr>
              <w:t xml:space="preserve"> III</w:t>
            </w:r>
          </w:p>
          <w:p>
            <w:pPr>
              <w:pStyle w:val="Normal1"/>
              <w:spacing w:lineRule="auto" w:line="240"/>
              <w:jc w:val="center"/>
              <w:rPr>
                <w:sz w:val="24"/>
                <w:lang w:val="en-US"/>
              </w:rPr>
            </w:pPr>
            <w:r>
              <w:rPr>
                <w:sz w:val="24"/>
                <w:lang w:val="en-US"/>
              </w:rPr>
            </w:r>
          </w:p>
        </w:tc>
      </w:tr>
    </w:tbl>
    <w:p>
      <w:pPr>
        <w:pStyle w:val="Normal1"/>
        <w:spacing w:lineRule="auto" w:line="240"/>
        <w:ind w:firstLine="284" w:end="0"/>
        <w:rPr/>
      </w:pPr>
      <w:r>
        <w:rPr/>
        <w:t>* Это время в современном испанском языке употребляется крайне редко.</w:t>
      </w:r>
    </w:p>
    <w:p>
      <w:pPr>
        <w:pStyle w:val="Normal1"/>
        <w:spacing w:lineRule="auto" w:line="240"/>
        <w:ind w:firstLine="284" w:end="0"/>
        <w:rPr/>
      </w:pPr>
      <w:r>
        <w:rPr/>
      </w:r>
    </w:p>
    <w:p>
      <w:pPr>
        <w:pStyle w:val="Normal1"/>
        <w:tabs>
          <w:tab w:val="clear" w:pos="720"/>
          <w:tab w:val="left" w:pos="1140" w:leader="none"/>
        </w:tabs>
        <w:spacing w:lineRule="auto" w:line="240"/>
        <w:ind w:firstLine="284" w:end="0"/>
        <w:rPr>
          <w:sz w:val="24"/>
        </w:rPr>
      </w:pPr>
      <w:r>
        <w:rPr>
          <w:sz w:val="24"/>
        </w:rPr>
      </w:r>
    </w:p>
    <w:p>
      <w:pPr>
        <w:pStyle w:val="Normal1"/>
        <w:tabs>
          <w:tab w:val="clear" w:pos="720"/>
          <w:tab w:val="left" w:pos="1140" w:leader="none"/>
        </w:tabs>
        <w:spacing w:lineRule="auto" w:line="240"/>
        <w:ind w:firstLine="284" w:end="0"/>
        <w:jc w:val="center"/>
        <w:rPr>
          <w:sz w:val="24"/>
        </w:rPr>
      </w:pPr>
      <w:r>
        <w:rPr>
          <w:sz w:val="24"/>
        </w:rPr>
        <w:t>Т и п о в ы е  п р и м е р ы:</w:t>
      </w:r>
    </w:p>
    <w:p>
      <w:pPr>
        <w:pStyle w:val="Normal1"/>
        <w:tabs>
          <w:tab w:val="clear" w:pos="720"/>
          <w:tab w:val="left" w:pos="1140" w:leader="none"/>
        </w:tabs>
        <w:spacing w:lineRule="auto" w:line="240"/>
        <w:ind w:firstLine="284" w:end="0"/>
        <w:rPr>
          <w:sz w:val="24"/>
        </w:rPr>
      </w:pPr>
      <w:r>
        <w:rPr>
          <w:sz w:val="24"/>
        </w:rPr>
        <w:tab/>
      </w:r>
    </w:p>
    <w:p>
      <w:pPr>
        <w:pStyle w:val="Normal1"/>
        <w:tabs>
          <w:tab w:val="clear" w:pos="720"/>
          <w:tab w:val="left" w:pos="1140" w:leader="none"/>
        </w:tabs>
        <w:spacing w:lineRule="auto" w:line="240"/>
        <w:ind w:firstLine="284" w:end="0"/>
        <w:rPr>
          <w:sz w:val="24"/>
          <w:lang w:val="en-US"/>
        </w:rPr>
      </w:pPr>
      <w:r>
        <w:rPr>
          <w:b/>
          <w:bCs/>
          <w:sz w:val="24"/>
        </w:rPr>
        <w:t xml:space="preserve">                          </w:t>
      </w:r>
      <w:r>
        <w:rPr>
          <w:b/>
          <w:bCs/>
          <w:sz w:val="24"/>
        </w:rPr>
        <w:t>На</w:t>
      </w:r>
      <w:r>
        <w:rPr>
          <w:b/>
          <w:bCs/>
          <w:sz w:val="24"/>
          <w:lang w:val="en-US"/>
        </w:rPr>
        <w:t>blar</w:t>
      </w:r>
      <w:r>
        <w:rPr>
          <w:sz w:val="24"/>
          <w:lang w:val="en-US"/>
        </w:rPr>
        <w:t xml:space="preserve">                     </w:t>
      </w:r>
      <w:r>
        <w:rPr>
          <w:b/>
          <w:bCs/>
          <w:sz w:val="24"/>
          <w:lang w:val="en-US"/>
        </w:rPr>
        <w:t>Comprender</w:t>
      </w:r>
      <w:r>
        <w:rPr>
          <w:sz w:val="24"/>
          <w:lang w:val="en-US"/>
        </w:rPr>
        <w:t xml:space="preserve">                   </w:t>
      </w:r>
      <w:r>
        <w:rPr>
          <w:b/>
          <w:bCs/>
          <w:sz w:val="24"/>
          <w:lang w:val="en-US"/>
        </w:rPr>
        <w:t>Permitir</w:t>
      </w:r>
    </w:p>
    <w:p>
      <w:pPr>
        <w:pStyle w:val="Normal1"/>
        <w:tabs>
          <w:tab w:val="clear" w:pos="720"/>
          <w:tab w:val="left" w:pos="1140" w:leader="none"/>
        </w:tabs>
        <w:spacing w:lineRule="auto" w:line="240"/>
        <w:ind w:firstLine="284" w:end="0"/>
        <w:rPr>
          <w:sz w:val="24"/>
          <w:lang w:val="en-US"/>
        </w:rPr>
      </w:pPr>
      <w:r>
        <w:rPr>
          <w:sz w:val="24"/>
          <w:lang w:val="en-US"/>
        </w:rPr>
        <w:t>(yo)</w:t>
        <w:tab/>
        <w:t xml:space="preserve">           habl</w:t>
      </w:r>
      <w:r>
        <w:rPr>
          <w:b/>
          <w:bCs/>
          <w:sz w:val="24"/>
          <w:lang w:val="en-US"/>
        </w:rPr>
        <w:t>are</w:t>
      </w:r>
      <w:r>
        <w:rPr>
          <w:sz w:val="24"/>
          <w:lang w:val="en-US"/>
        </w:rPr>
        <w:t xml:space="preserve">                     comprend</w:t>
      </w:r>
      <w:r>
        <w:rPr>
          <w:b/>
          <w:bCs/>
          <w:sz w:val="24"/>
          <w:lang w:val="en-US"/>
        </w:rPr>
        <w:t xml:space="preserve">iere </w:t>
      </w:r>
      <w:r>
        <w:rPr>
          <w:sz w:val="24"/>
          <w:lang w:val="en-US"/>
        </w:rPr>
        <w:t xml:space="preserve">                  permit</w:t>
      </w:r>
      <w:r>
        <w:rPr>
          <w:b/>
          <w:bCs/>
          <w:sz w:val="24"/>
          <w:lang w:val="en-US"/>
        </w:rPr>
        <w:t>iere</w:t>
      </w:r>
    </w:p>
    <w:p>
      <w:pPr>
        <w:pStyle w:val="Normal1"/>
        <w:tabs>
          <w:tab w:val="clear" w:pos="720"/>
          <w:tab w:val="left" w:pos="1140" w:leader="none"/>
        </w:tabs>
        <w:spacing w:lineRule="auto" w:line="240"/>
        <w:ind w:firstLine="284" w:end="0"/>
        <w:rPr>
          <w:sz w:val="24"/>
          <w:lang w:val="en-US"/>
        </w:rPr>
      </w:pPr>
      <w:r>
        <w:rPr>
          <w:sz w:val="24"/>
          <w:lang w:val="en-US"/>
        </w:rPr>
        <w:t>(tu)</w:t>
        <w:tab/>
        <w:t xml:space="preserve">           habl</w:t>
      </w:r>
      <w:r>
        <w:rPr>
          <w:b/>
          <w:bCs/>
          <w:sz w:val="24"/>
          <w:lang w:val="en-US"/>
        </w:rPr>
        <w:t>ares</w:t>
      </w:r>
      <w:r>
        <w:rPr>
          <w:sz w:val="24"/>
          <w:lang w:val="en-US"/>
        </w:rPr>
        <w:t xml:space="preserve">                   comprend</w:t>
      </w:r>
      <w:r>
        <w:rPr>
          <w:b/>
          <w:bCs/>
          <w:sz w:val="24"/>
          <w:lang w:val="en-US"/>
        </w:rPr>
        <w:t xml:space="preserve">ieres                  </w:t>
      </w:r>
      <w:r>
        <w:rPr>
          <w:sz w:val="24"/>
          <w:lang w:val="en-US"/>
        </w:rPr>
        <w:t>permit</w:t>
      </w:r>
      <w:r>
        <w:rPr>
          <w:b/>
          <w:bCs/>
          <w:sz w:val="24"/>
          <w:lang w:val="en-US"/>
        </w:rPr>
        <w:t>ieres</w:t>
      </w:r>
    </w:p>
    <w:p>
      <w:pPr>
        <w:pStyle w:val="Normal1"/>
        <w:tabs>
          <w:tab w:val="clear" w:pos="720"/>
          <w:tab w:val="left" w:pos="1140" w:leader="none"/>
        </w:tabs>
        <w:spacing w:lineRule="auto" w:line="240"/>
        <w:ind w:firstLine="284" w:end="0"/>
        <w:rPr>
          <w:sz w:val="24"/>
          <w:lang w:val="en-US"/>
        </w:rPr>
      </w:pPr>
      <w:r>
        <w:rPr>
          <w:sz w:val="24"/>
          <w:lang w:val="en-US"/>
        </w:rPr>
        <w:t>(el)</w:t>
        <w:tab/>
        <w:t xml:space="preserve">           habl</w:t>
      </w:r>
      <w:r>
        <w:rPr>
          <w:b/>
          <w:bCs/>
          <w:sz w:val="24"/>
          <w:lang w:val="en-US"/>
        </w:rPr>
        <w:t>are</w:t>
      </w:r>
      <w:r>
        <w:rPr>
          <w:sz w:val="24"/>
          <w:lang w:val="en-US"/>
        </w:rPr>
        <w:t xml:space="preserve">                     comprend</w:t>
      </w:r>
      <w:r>
        <w:rPr>
          <w:b/>
          <w:bCs/>
          <w:sz w:val="24"/>
          <w:lang w:val="en-US"/>
        </w:rPr>
        <w:t>iere</w:t>
      </w:r>
      <w:r>
        <w:rPr>
          <w:sz w:val="24"/>
          <w:lang w:val="en-US"/>
        </w:rPr>
        <w:t xml:space="preserve">                   permit</w:t>
      </w:r>
      <w:r>
        <w:rPr>
          <w:b/>
          <w:bCs/>
          <w:sz w:val="24"/>
          <w:lang w:val="en-US"/>
        </w:rPr>
        <w:t>iere</w:t>
      </w:r>
    </w:p>
    <w:p>
      <w:pPr>
        <w:pStyle w:val="Normal1"/>
        <w:tabs>
          <w:tab w:val="clear" w:pos="720"/>
          <w:tab w:val="left" w:pos="1140" w:leader="none"/>
        </w:tabs>
        <w:spacing w:lineRule="auto" w:line="240"/>
        <w:ind w:firstLine="284" w:end="0"/>
        <w:rPr>
          <w:sz w:val="24"/>
          <w:lang w:val="en-US"/>
        </w:rPr>
      </w:pPr>
      <w:r>
        <w:rPr>
          <w:sz w:val="24"/>
          <w:lang w:val="en-US"/>
        </w:rPr>
        <w:t>(nosotros)</w:t>
        <w:tab/>
        <w:t xml:space="preserve">      habl</w:t>
      </w:r>
      <w:r>
        <w:rPr>
          <w:b/>
          <w:bCs/>
          <w:sz w:val="24"/>
          <w:lang w:val="en-US"/>
        </w:rPr>
        <w:t>áremos</w:t>
      </w:r>
      <w:r>
        <w:rPr>
          <w:sz w:val="24"/>
          <w:lang w:val="en-US"/>
        </w:rPr>
        <w:t xml:space="preserve">              comprend</w:t>
      </w:r>
      <w:r>
        <w:rPr>
          <w:b/>
          <w:bCs/>
          <w:sz w:val="24"/>
          <w:lang w:val="en-US"/>
        </w:rPr>
        <w:t>iéremos</w:t>
      </w:r>
      <w:r>
        <w:rPr>
          <w:sz w:val="24"/>
          <w:lang w:val="en-US"/>
        </w:rPr>
        <w:t xml:space="preserve">             permit</w:t>
      </w:r>
      <w:r>
        <w:rPr>
          <w:b/>
          <w:bCs/>
          <w:sz w:val="24"/>
          <w:lang w:val="en-US"/>
        </w:rPr>
        <w:t>iéremos</w:t>
      </w:r>
    </w:p>
    <w:p>
      <w:pPr>
        <w:pStyle w:val="Normal1"/>
        <w:tabs>
          <w:tab w:val="clear" w:pos="720"/>
          <w:tab w:val="left" w:pos="1140" w:leader="none"/>
        </w:tabs>
        <w:spacing w:lineRule="auto" w:line="240"/>
        <w:ind w:firstLine="284" w:end="0"/>
        <w:rPr>
          <w:sz w:val="24"/>
          <w:lang w:val="en-US"/>
        </w:rPr>
      </w:pPr>
      <w:r>
        <w:rPr>
          <w:sz w:val="24"/>
          <w:lang w:val="en-US"/>
        </w:rPr>
        <w:t>(vosotros)</w:t>
        <w:tab/>
        <w:t xml:space="preserve">      habl</w:t>
      </w:r>
      <w:r>
        <w:rPr>
          <w:b/>
          <w:bCs/>
          <w:sz w:val="24"/>
          <w:lang w:val="en-US"/>
        </w:rPr>
        <w:t>areis</w:t>
      </w:r>
      <w:r>
        <w:rPr>
          <w:sz w:val="24"/>
          <w:lang w:val="en-US"/>
        </w:rPr>
        <w:t xml:space="preserve">                  comprend</w:t>
      </w:r>
      <w:r>
        <w:rPr>
          <w:b/>
          <w:bCs/>
          <w:sz w:val="24"/>
          <w:lang w:val="en-US"/>
        </w:rPr>
        <w:t xml:space="preserve">iereis                 </w:t>
      </w:r>
      <w:r>
        <w:rPr>
          <w:sz w:val="24"/>
          <w:lang w:val="en-US"/>
        </w:rPr>
        <w:t>permit</w:t>
      </w:r>
      <w:r>
        <w:rPr>
          <w:b/>
          <w:bCs/>
          <w:sz w:val="24"/>
          <w:lang w:val="en-US"/>
        </w:rPr>
        <w:t>iereis</w:t>
      </w:r>
    </w:p>
    <w:p>
      <w:pPr>
        <w:pStyle w:val="Normal1"/>
        <w:tabs>
          <w:tab w:val="clear" w:pos="720"/>
          <w:tab w:val="left" w:pos="1140" w:leader="none"/>
        </w:tabs>
        <w:spacing w:lineRule="auto" w:line="240"/>
        <w:ind w:firstLine="284" w:end="0"/>
        <w:rPr>
          <w:sz w:val="24"/>
          <w:lang w:val="en-US"/>
        </w:rPr>
      </w:pPr>
      <w:r>
        <w:rPr>
          <w:sz w:val="24"/>
          <w:lang w:val="en-US"/>
        </w:rPr>
        <w:t>(ellos)</w:t>
        <w:tab/>
        <w:t xml:space="preserve">           habl</w:t>
      </w:r>
      <w:r>
        <w:rPr>
          <w:b/>
          <w:bCs/>
          <w:sz w:val="24"/>
          <w:lang w:val="en-US"/>
        </w:rPr>
        <w:t>aren</w:t>
      </w:r>
      <w:r>
        <w:rPr>
          <w:sz w:val="24"/>
          <w:lang w:val="en-US"/>
        </w:rPr>
        <w:t xml:space="preserve">                   comprend</w:t>
      </w:r>
      <w:r>
        <w:rPr>
          <w:b/>
          <w:bCs/>
          <w:sz w:val="24"/>
          <w:lang w:val="en-US"/>
        </w:rPr>
        <w:t xml:space="preserve">ieren                 </w:t>
      </w:r>
      <w:r>
        <w:rPr>
          <w:sz w:val="24"/>
          <w:lang w:val="en-US"/>
        </w:rPr>
        <w:t>permit</w:t>
      </w:r>
      <w:r>
        <w:rPr>
          <w:b/>
          <w:bCs/>
          <w:sz w:val="24"/>
          <w:lang w:val="en-US"/>
        </w:rPr>
        <w:t>ieren</w:t>
      </w:r>
    </w:p>
    <w:p>
      <w:pPr>
        <w:pStyle w:val="FR4"/>
        <w:tabs>
          <w:tab w:val="clear" w:pos="720"/>
          <w:tab w:val="left" w:pos="1140" w:leader="none"/>
        </w:tabs>
        <w:ind w:firstLine="284" w:end="0"/>
        <w:jc w:val="both"/>
        <w:rPr>
          <w:rFonts w:ascii="Times New Roman" w:hAnsi="Times New Roman" w:cs="Times New Roman"/>
          <w:sz w:val="24"/>
          <w:lang w:val="en-US"/>
        </w:rPr>
      </w:pPr>
      <w:r>
        <w:rPr>
          <w:rFonts w:cs="Times New Roman" w:ascii="Times New Roman" w:hAnsi="Times New Roman"/>
          <w:sz w:val="24"/>
          <w:lang w:val="en-US"/>
        </w:rPr>
      </w:r>
    </w:p>
    <w:p>
      <w:pPr>
        <w:pStyle w:val="Heading3"/>
        <w:ind w:hanging="0" w:start="0"/>
        <w:rPr/>
      </w:pPr>
      <w:bookmarkStart w:id="68" w:name="__RefHeading___Toc1886058"/>
      <w:bookmarkEnd w:id="68"/>
      <w:r>
        <w:rPr/>
        <w:t xml:space="preserve">§ 54. Вспомогательный глагол </w:t>
      </w:r>
      <w:r>
        <w:rPr>
          <w:lang w:val="en-US"/>
        </w:rPr>
        <w:t>haber</w:t>
      </w:r>
    </w:p>
    <w:p>
      <w:pPr>
        <w:pStyle w:val="Normal1"/>
        <w:spacing w:lineRule="auto" w:line="240"/>
        <w:ind w:firstLine="284" w:end="0"/>
        <w:rPr>
          <w:sz w:val="24"/>
        </w:rPr>
      </w:pPr>
      <w:r>
        <w:rPr>
          <w:sz w:val="24"/>
        </w:rPr>
      </w:r>
    </w:p>
    <w:p>
      <w:pPr>
        <w:pStyle w:val="Normal1"/>
        <w:spacing w:lineRule="auto" w:line="240"/>
        <w:ind w:firstLine="284" w:end="0"/>
        <w:rPr/>
      </w:pPr>
      <w:r>
        <w:rPr>
          <w:sz w:val="24"/>
        </w:rPr>
        <w:t>В данном параграфе приводятся простые времена сослагатель</w:t>
        <w:softHyphen/>
        <w:t xml:space="preserve">ного наклонения глагола </w:t>
      </w:r>
      <w:r>
        <w:rPr>
          <w:b/>
          <w:sz w:val="24"/>
        </w:rPr>
        <w:t>haber</w:t>
      </w:r>
      <w:r>
        <w:rPr>
          <w:sz w:val="24"/>
        </w:rPr>
        <w:t>, с помощью которых образуются сложные времена этого же наклонения всех глаголов:</w:t>
      </w:r>
    </w:p>
    <w:p>
      <w:pPr>
        <w:pStyle w:val="Normal1"/>
        <w:spacing w:lineRule="auto" w:line="240"/>
        <w:ind w:firstLine="284" w:end="0"/>
        <w:rPr>
          <w:sz w:val="24"/>
        </w:rPr>
      </w:pPr>
      <w:r>
        <w:rPr>
          <w:sz w:val="24"/>
        </w:rPr>
      </w:r>
    </w:p>
    <w:p>
      <w:pPr>
        <w:pStyle w:val="Normal1"/>
        <w:spacing w:lineRule="auto" w:line="240"/>
        <w:ind w:firstLine="284" w:end="0"/>
        <w:jc w:val="center"/>
        <w:rPr>
          <w:spacing w:val="20"/>
          <w:sz w:val="24"/>
        </w:rPr>
      </w:pPr>
      <w:r>
        <w:rPr>
          <w:spacing w:val="20"/>
          <w:sz w:val="24"/>
        </w:rPr>
        <w:t>Мо</w:t>
      </w:r>
      <w:r>
        <w:rPr>
          <w:spacing w:val="20"/>
          <w:sz w:val="24"/>
          <w:lang w:val="en-US"/>
        </w:rPr>
        <w:t>d</w:t>
      </w:r>
      <w:r>
        <w:rPr>
          <w:spacing w:val="20"/>
          <w:sz w:val="24"/>
        </w:rPr>
        <w:t xml:space="preserve">о </w:t>
      </w:r>
      <w:r>
        <w:rPr>
          <w:spacing w:val="20"/>
          <w:sz w:val="24"/>
          <w:lang w:val="en-US"/>
        </w:rPr>
        <w:t>subjuntivo</w:t>
      </w:r>
    </w:p>
    <w:p>
      <w:pPr>
        <w:pStyle w:val="Normal1"/>
        <w:spacing w:lineRule="auto" w:line="240"/>
        <w:ind w:firstLine="284" w:end="0"/>
        <w:jc w:val="center"/>
        <w:rPr>
          <w:spacing w:val="20"/>
          <w:sz w:val="24"/>
        </w:rPr>
      </w:pPr>
      <w:r>
        <w:rPr>
          <w:spacing w:val="20"/>
          <w:sz w:val="24"/>
        </w:rPr>
      </w:r>
    </w:p>
    <w:tbl>
      <w:tblPr>
        <w:tblW w:w="10490" w:type="dxa"/>
        <w:jc w:val="start"/>
        <w:tblInd w:w="40" w:type="dxa"/>
        <w:tblLayout w:type="fixed"/>
        <w:tblCellMar>
          <w:top w:w="0" w:type="dxa"/>
          <w:start w:w="40" w:type="dxa"/>
          <w:bottom w:w="0" w:type="dxa"/>
          <w:end w:w="40" w:type="dxa"/>
        </w:tblCellMar>
      </w:tblPr>
      <w:tblGrid>
        <w:gridCol w:w="1220"/>
        <w:gridCol w:w="1545"/>
        <w:gridCol w:w="1545"/>
        <w:gridCol w:w="1502"/>
        <w:gridCol w:w="1588"/>
        <w:gridCol w:w="1545"/>
        <w:gridCol w:w="1545"/>
      </w:tblGrid>
      <w:tr>
        <w:trPr>
          <w:trHeight w:val="640" w:hRule="exact"/>
        </w:trPr>
        <w:tc>
          <w:tcPr>
            <w:tcW w:w="1220" w:type="dxa"/>
            <w:tcBorders>
              <w:bottom w:val="single" w:sz="6" w:space="0" w:color="000000"/>
              <w:end w:val="single" w:sz="6" w:space="0" w:color="000000"/>
            </w:tcBorders>
          </w:tcPr>
          <w:p>
            <w:pPr>
              <w:pStyle w:val="Normal1"/>
              <w:snapToGrid w:val="false"/>
              <w:spacing w:lineRule="auto" w:line="240"/>
              <w:ind w:firstLine="284" w:end="0"/>
              <w:jc w:val="center"/>
              <w:rPr>
                <w:sz w:val="24"/>
              </w:rPr>
            </w:pPr>
            <w:r>
              <w:rPr>
                <w:sz w:val="24"/>
              </w:rPr>
            </w:r>
          </w:p>
          <w:p>
            <w:pPr>
              <w:pStyle w:val="Normal1"/>
              <w:spacing w:lineRule="auto" w:line="240"/>
              <w:ind w:firstLine="284" w:end="0"/>
              <w:jc w:val="center"/>
              <w:rPr>
                <w:sz w:val="24"/>
              </w:rPr>
            </w:pPr>
            <w:r>
              <w:rPr>
                <w:sz w:val="24"/>
              </w:rPr>
            </w:r>
          </w:p>
        </w:tc>
        <w:tc>
          <w:tcPr>
            <w:tcW w:w="4592"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ind w:firstLine="16" w:end="0"/>
              <w:jc w:val="center"/>
              <w:rPr>
                <w:spacing w:val="20"/>
                <w:sz w:val="24"/>
              </w:rPr>
            </w:pPr>
            <w:r>
              <w:rPr>
                <w:spacing w:val="20"/>
                <w:sz w:val="24"/>
              </w:rPr>
              <w:t>Единственное число</w:t>
            </w:r>
          </w:p>
          <w:p>
            <w:pPr>
              <w:pStyle w:val="Normal1"/>
              <w:spacing w:lineRule="auto" w:line="240"/>
              <w:ind w:firstLine="16" w:end="0"/>
              <w:jc w:val="center"/>
              <w:rPr>
                <w:spacing w:val="20"/>
                <w:sz w:val="24"/>
              </w:rPr>
            </w:pPr>
            <w:r>
              <w:rPr>
                <w:spacing w:val="20"/>
                <w:sz w:val="24"/>
              </w:rPr>
            </w:r>
          </w:p>
        </w:tc>
        <w:tc>
          <w:tcPr>
            <w:tcW w:w="4678"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ind w:firstLine="16" w:end="0"/>
              <w:jc w:val="center"/>
              <w:rPr>
                <w:spacing w:val="20"/>
                <w:sz w:val="24"/>
              </w:rPr>
            </w:pPr>
            <w:r>
              <w:rPr>
                <w:spacing w:val="20"/>
                <w:sz w:val="24"/>
              </w:rPr>
              <w:t>Множественное число</w:t>
            </w:r>
          </w:p>
          <w:p>
            <w:pPr>
              <w:pStyle w:val="Normal1"/>
              <w:spacing w:lineRule="auto" w:line="240"/>
              <w:ind w:firstLine="16" w:end="0"/>
              <w:jc w:val="center"/>
              <w:rPr>
                <w:spacing w:val="20"/>
                <w:sz w:val="24"/>
              </w:rPr>
            </w:pPr>
            <w:r>
              <w:rPr>
                <w:spacing w:val="20"/>
                <w:sz w:val="24"/>
              </w:rPr>
            </w:r>
          </w:p>
        </w:tc>
      </w:tr>
      <w:tr>
        <w:trPr>
          <w:trHeight w:val="872" w:hRule="exact"/>
        </w:trPr>
        <w:tc>
          <w:tcPr>
            <w:tcW w:w="1220" w:type="dxa"/>
            <w:tcBorders>
              <w:top w:val="single" w:sz="6" w:space="0" w:color="000000"/>
              <w:start w:val="single" w:sz="6" w:space="0" w:color="000000"/>
              <w:bottom w:val="single" w:sz="6" w:space="0" w:color="000000"/>
              <w:end w:val="single" w:sz="6" w:space="0" w:color="000000"/>
            </w:tcBorders>
          </w:tcPr>
          <w:p>
            <w:pPr>
              <w:pStyle w:val="Normal1"/>
              <w:spacing w:lineRule="auto" w:line="240"/>
              <w:jc w:val="start"/>
              <w:rPr>
                <w:sz w:val="24"/>
              </w:rPr>
            </w:pPr>
            <w:r>
              <mc:AlternateContent>
                <mc:Choice Requires="wps">
                  <w:drawing>
                    <wp:anchor behindDoc="0" distT="0" distB="0" distL="114935" distR="114935" simplePos="0" locked="0" layoutInCell="0" allowOverlap="1" relativeHeight="29">
                      <wp:simplePos x="0" y="0"/>
                      <wp:positionH relativeFrom="margin">
                        <wp:posOffset>5715</wp:posOffset>
                      </wp:positionH>
                      <wp:positionV relativeFrom="paragraph">
                        <wp:posOffset>5715</wp:posOffset>
                      </wp:positionV>
                      <wp:extent cx="731520" cy="548640"/>
                      <wp:effectExtent l="3175" t="3810" r="3175" b="3810"/>
                      <wp:wrapNone/>
                      <wp:docPr id="31" name=""/>
                      <a:graphic xmlns:a="http://schemas.openxmlformats.org/drawingml/2006/main">
                        <a:graphicData uri="http://schemas.microsoft.com/office/word/2010/wordprocessingShape">
                          <wps:wsp>
                            <wps:cNvSpPr/>
                            <wps:spPr>
                              <a:xfrm>
                                <a:off x="0" y="0"/>
                                <a:ext cx="731520" cy="5486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45pt,0.45pt" to="58pt,43.6pt" stroked="t" o:allowincell="f" style="position:absolute;mso-position-horizontal-relative:margin">
                      <v:stroke color="black" weight="9360" joinstyle="miter" endcap="flat"/>
                      <v:fill o:detectmouseclick="t" on="false"/>
                      <w10:wrap type="none"/>
                    </v:line>
                  </w:pict>
                </mc:Fallback>
              </mc:AlternateContent>
            </w:r>
            <w:r>
              <w:rPr>
                <w:sz w:val="24"/>
              </w:rPr>
              <w:t xml:space="preserve">         </w:t>
            </w:r>
            <w:r>
              <w:rPr>
                <w:sz w:val="24"/>
              </w:rPr>
              <w:t xml:space="preserve">Лицо </w:t>
            </w:r>
          </w:p>
          <w:p>
            <w:pPr>
              <w:pStyle w:val="Normal1"/>
              <w:spacing w:lineRule="auto" w:line="240"/>
              <w:jc w:val="start"/>
              <w:rPr>
                <w:sz w:val="24"/>
              </w:rPr>
            </w:pPr>
            <w:r>
              <w:rPr>
                <w:sz w:val="24"/>
              </w:rPr>
            </w:r>
          </w:p>
          <w:p>
            <w:pPr>
              <w:pStyle w:val="Normal1"/>
              <w:spacing w:lineRule="auto" w:line="240"/>
              <w:jc w:val="start"/>
              <w:rPr>
                <w:sz w:val="24"/>
              </w:rPr>
            </w:pPr>
            <w:r>
              <w:rPr>
                <w:sz w:val="24"/>
              </w:rPr>
              <w:t xml:space="preserve">Время </w:t>
            </w:r>
          </w:p>
          <w:p>
            <w:pPr>
              <w:pStyle w:val="Normal1"/>
              <w:spacing w:lineRule="auto" w:line="240"/>
              <w:rPr>
                <w:sz w:val="24"/>
              </w:rPr>
            </w:pPr>
            <w:r>
              <w:rPr>
                <w:sz w:val="24"/>
              </w:rPr>
            </w:r>
          </w:p>
        </w:tc>
        <w:tc>
          <w:tcPr>
            <w:tcW w:w="154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1</w:t>
            </w:r>
          </w:p>
          <w:p>
            <w:pPr>
              <w:pStyle w:val="Normal1"/>
              <w:spacing w:lineRule="auto" w:line="240"/>
              <w:jc w:val="center"/>
              <w:rPr>
                <w:sz w:val="24"/>
                <w:lang w:val="en-US"/>
              </w:rPr>
            </w:pPr>
            <w:r>
              <w:rPr>
                <w:sz w:val="24"/>
                <w:lang w:val="en-US"/>
              </w:rPr>
            </w:r>
          </w:p>
        </w:tc>
        <w:tc>
          <w:tcPr>
            <w:tcW w:w="154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2</w:t>
            </w:r>
          </w:p>
          <w:p>
            <w:pPr>
              <w:pStyle w:val="Normal1"/>
              <w:spacing w:lineRule="auto" w:line="240"/>
              <w:jc w:val="center"/>
              <w:rPr>
                <w:sz w:val="24"/>
                <w:lang w:val="en-US"/>
              </w:rPr>
            </w:pPr>
            <w:r>
              <w:rPr>
                <w:sz w:val="24"/>
                <w:lang w:val="en-US"/>
              </w:rPr>
            </w:r>
          </w:p>
        </w:tc>
        <w:tc>
          <w:tcPr>
            <w:tcW w:w="150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3</w:t>
            </w:r>
          </w:p>
          <w:p>
            <w:pPr>
              <w:pStyle w:val="Normal1"/>
              <w:spacing w:lineRule="auto" w:line="240"/>
              <w:jc w:val="center"/>
              <w:rPr>
                <w:sz w:val="24"/>
                <w:lang w:val="en-US"/>
              </w:rPr>
            </w:pPr>
            <w:r>
              <w:rPr>
                <w:sz w:val="24"/>
                <w:lang w:val="en-US"/>
              </w:rPr>
            </w:r>
          </w:p>
        </w:tc>
        <w:tc>
          <w:tcPr>
            <w:tcW w:w="158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1</w:t>
            </w:r>
          </w:p>
          <w:p>
            <w:pPr>
              <w:pStyle w:val="Normal1"/>
              <w:spacing w:lineRule="auto" w:line="240"/>
              <w:jc w:val="center"/>
              <w:rPr>
                <w:sz w:val="24"/>
                <w:lang w:val="en-US"/>
              </w:rPr>
            </w:pPr>
            <w:r>
              <w:rPr>
                <w:sz w:val="24"/>
                <w:lang w:val="en-US"/>
              </w:rPr>
            </w:r>
          </w:p>
        </w:tc>
        <w:tc>
          <w:tcPr>
            <w:tcW w:w="154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2</w:t>
            </w:r>
          </w:p>
          <w:p>
            <w:pPr>
              <w:pStyle w:val="Normal1"/>
              <w:spacing w:lineRule="auto" w:line="240"/>
              <w:jc w:val="center"/>
              <w:rPr>
                <w:sz w:val="24"/>
                <w:lang w:val="en-US"/>
              </w:rPr>
            </w:pPr>
            <w:r>
              <w:rPr>
                <w:sz w:val="24"/>
                <w:lang w:val="en-US"/>
              </w:rPr>
            </w:r>
          </w:p>
        </w:tc>
        <w:tc>
          <w:tcPr>
            <w:tcW w:w="154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3</w:t>
            </w:r>
          </w:p>
          <w:p>
            <w:pPr>
              <w:pStyle w:val="Normal1"/>
              <w:spacing w:lineRule="auto" w:line="240"/>
              <w:jc w:val="center"/>
              <w:rPr>
                <w:sz w:val="24"/>
                <w:lang w:val="en-US"/>
              </w:rPr>
            </w:pPr>
            <w:r>
              <w:rPr>
                <w:sz w:val="24"/>
                <w:lang w:val="en-US"/>
              </w:rPr>
            </w:r>
          </w:p>
        </w:tc>
      </w:tr>
      <w:tr>
        <w:trPr>
          <w:trHeight w:val="500" w:hRule="exact"/>
        </w:trPr>
        <w:tc>
          <w:tcPr>
            <w:tcW w:w="1220"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Presente</w:t>
            </w:r>
          </w:p>
          <w:p>
            <w:pPr>
              <w:pStyle w:val="Normal1"/>
              <w:spacing w:lineRule="auto" w:line="240"/>
              <w:jc w:val="center"/>
              <w:rPr>
                <w:i/>
                <w:i/>
                <w:sz w:val="24"/>
                <w:lang w:val="en-US"/>
              </w:rPr>
            </w:pPr>
            <w:r>
              <w:rPr>
                <w:i/>
                <w:sz w:val="24"/>
                <w:lang w:val="en-US"/>
              </w:rPr>
            </w:r>
          </w:p>
        </w:tc>
        <w:tc>
          <w:tcPr>
            <w:tcW w:w="154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haya</w:t>
            </w:r>
          </w:p>
          <w:p>
            <w:pPr>
              <w:pStyle w:val="Normal1"/>
              <w:spacing w:lineRule="auto" w:line="240"/>
              <w:jc w:val="center"/>
              <w:rPr>
                <w:sz w:val="24"/>
                <w:lang w:val="en-US"/>
              </w:rPr>
            </w:pPr>
            <w:r>
              <w:rPr>
                <w:sz w:val="24"/>
                <w:lang w:val="en-US"/>
              </w:rPr>
            </w:r>
          </w:p>
        </w:tc>
        <w:tc>
          <w:tcPr>
            <w:tcW w:w="154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hayas</w:t>
            </w:r>
          </w:p>
          <w:p>
            <w:pPr>
              <w:pStyle w:val="Normal1"/>
              <w:spacing w:lineRule="auto" w:line="240"/>
              <w:jc w:val="center"/>
              <w:rPr>
                <w:sz w:val="24"/>
                <w:lang w:val="en-US"/>
              </w:rPr>
            </w:pPr>
            <w:r>
              <w:rPr>
                <w:sz w:val="24"/>
                <w:lang w:val="en-US"/>
              </w:rPr>
            </w:r>
          </w:p>
        </w:tc>
        <w:tc>
          <w:tcPr>
            <w:tcW w:w="150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haya</w:t>
            </w:r>
          </w:p>
          <w:p>
            <w:pPr>
              <w:pStyle w:val="Normal1"/>
              <w:spacing w:lineRule="auto" w:line="240"/>
              <w:jc w:val="center"/>
              <w:rPr>
                <w:sz w:val="24"/>
                <w:lang w:val="en-US"/>
              </w:rPr>
            </w:pPr>
            <w:r>
              <w:rPr>
                <w:sz w:val="24"/>
                <w:lang w:val="en-US"/>
              </w:rPr>
            </w:r>
          </w:p>
        </w:tc>
        <w:tc>
          <w:tcPr>
            <w:tcW w:w="158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hayamos</w:t>
            </w:r>
          </w:p>
          <w:p>
            <w:pPr>
              <w:pStyle w:val="Normal1"/>
              <w:spacing w:lineRule="auto" w:line="240"/>
              <w:jc w:val="center"/>
              <w:rPr>
                <w:sz w:val="24"/>
                <w:lang w:val="en-US"/>
              </w:rPr>
            </w:pPr>
            <w:r>
              <w:rPr>
                <w:sz w:val="24"/>
                <w:lang w:val="en-US"/>
              </w:rPr>
            </w:r>
          </w:p>
        </w:tc>
        <w:tc>
          <w:tcPr>
            <w:tcW w:w="154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hayáis</w:t>
            </w:r>
          </w:p>
          <w:p>
            <w:pPr>
              <w:pStyle w:val="Normal1"/>
              <w:spacing w:lineRule="auto" w:line="240"/>
              <w:jc w:val="center"/>
              <w:rPr>
                <w:sz w:val="24"/>
                <w:lang w:val="en-US"/>
              </w:rPr>
            </w:pPr>
            <w:r>
              <w:rPr>
                <w:sz w:val="24"/>
                <w:lang w:val="en-US"/>
              </w:rPr>
            </w:r>
          </w:p>
        </w:tc>
        <w:tc>
          <w:tcPr>
            <w:tcW w:w="154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hayan</w:t>
            </w:r>
          </w:p>
          <w:p>
            <w:pPr>
              <w:pStyle w:val="Normal1"/>
              <w:spacing w:lineRule="auto" w:line="240"/>
              <w:jc w:val="center"/>
              <w:rPr>
                <w:sz w:val="24"/>
                <w:lang w:val="en-US"/>
              </w:rPr>
            </w:pPr>
            <w:r>
              <w:rPr>
                <w:sz w:val="24"/>
                <w:lang w:val="en-US"/>
              </w:rPr>
            </w:r>
          </w:p>
        </w:tc>
      </w:tr>
      <w:tr>
        <w:trPr>
          <w:trHeight w:val="880" w:hRule="exact"/>
        </w:trPr>
        <w:tc>
          <w:tcPr>
            <w:tcW w:w="1220"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Preterito imperfecto</w:t>
            </w:r>
          </w:p>
          <w:p>
            <w:pPr>
              <w:pStyle w:val="Normal1"/>
              <w:spacing w:lineRule="auto" w:line="240"/>
              <w:jc w:val="center"/>
              <w:rPr>
                <w:i/>
                <w:i/>
                <w:sz w:val="24"/>
                <w:lang w:val="en-US"/>
              </w:rPr>
            </w:pPr>
            <w:r>
              <w:rPr>
                <w:i/>
                <w:sz w:val="24"/>
                <w:lang w:val="en-US"/>
              </w:rPr>
            </w:r>
          </w:p>
        </w:tc>
        <w:tc>
          <w:tcPr>
            <w:tcW w:w="154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sz w:val="24"/>
                <w:lang w:val="en-US"/>
              </w:rPr>
              <w:t xml:space="preserve">hubiera </w:t>
            </w:r>
            <w:r>
              <w:rPr>
                <w:sz w:val="24"/>
              </w:rPr>
              <w:t>или</w:t>
            </w:r>
            <w:r>
              <w:rPr>
                <w:sz w:val="24"/>
                <w:lang w:val="en-US"/>
              </w:rPr>
              <w:t xml:space="preserve"> hubiese</w:t>
            </w:r>
          </w:p>
          <w:p>
            <w:pPr>
              <w:pStyle w:val="Normal1"/>
              <w:spacing w:lineRule="auto" w:line="240"/>
              <w:jc w:val="center"/>
              <w:rPr>
                <w:sz w:val="24"/>
                <w:lang w:val="en-US"/>
              </w:rPr>
            </w:pPr>
            <w:r>
              <w:rPr>
                <w:sz w:val="24"/>
                <w:lang w:val="en-US"/>
              </w:rPr>
            </w:r>
          </w:p>
        </w:tc>
        <w:tc>
          <w:tcPr>
            <w:tcW w:w="154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sz w:val="24"/>
                <w:lang w:val="en-US"/>
              </w:rPr>
              <w:t xml:space="preserve">hubieras </w:t>
            </w:r>
            <w:r>
              <w:rPr>
                <w:sz w:val="24"/>
              </w:rPr>
              <w:t>или</w:t>
            </w:r>
            <w:r>
              <w:rPr>
                <w:sz w:val="24"/>
                <w:lang w:val="en-US"/>
              </w:rPr>
              <w:t xml:space="preserve"> hubieses</w:t>
            </w:r>
          </w:p>
          <w:p>
            <w:pPr>
              <w:pStyle w:val="Normal1"/>
              <w:spacing w:lineRule="auto" w:line="240"/>
              <w:jc w:val="center"/>
              <w:rPr>
                <w:sz w:val="24"/>
                <w:lang w:val="en-US"/>
              </w:rPr>
            </w:pPr>
            <w:r>
              <w:rPr>
                <w:sz w:val="24"/>
                <w:lang w:val="en-US"/>
              </w:rPr>
            </w:r>
          </w:p>
        </w:tc>
        <w:tc>
          <w:tcPr>
            <w:tcW w:w="150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sz w:val="24"/>
                <w:lang w:val="en-US"/>
              </w:rPr>
              <w:t xml:space="preserve">hubiera </w:t>
            </w:r>
            <w:r>
              <w:rPr>
                <w:sz w:val="24"/>
              </w:rPr>
              <w:t>или</w:t>
            </w:r>
            <w:r>
              <w:rPr>
                <w:sz w:val="24"/>
                <w:lang w:val="en-US"/>
              </w:rPr>
              <w:t xml:space="preserve"> hubiese</w:t>
            </w:r>
          </w:p>
          <w:p>
            <w:pPr>
              <w:pStyle w:val="Normal1"/>
              <w:spacing w:lineRule="auto" w:line="240"/>
              <w:jc w:val="center"/>
              <w:rPr>
                <w:sz w:val="24"/>
                <w:lang w:val="en-US"/>
              </w:rPr>
            </w:pPr>
            <w:r>
              <w:rPr>
                <w:sz w:val="24"/>
                <w:lang w:val="en-US"/>
              </w:rPr>
            </w:r>
          </w:p>
        </w:tc>
        <w:tc>
          <w:tcPr>
            <w:tcW w:w="158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sz w:val="24"/>
                <w:lang w:val="en-US"/>
              </w:rPr>
              <w:t xml:space="preserve">hubieramos </w:t>
            </w:r>
            <w:r>
              <w:rPr>
                <w:sz w:val="24"/>
              </w:rPr>
              <w:t>или</w:t>
            </w:r>
            <w:r>
              <w:rPr>
                <w:sz w:val="24"/>
                <w:lang w:val="en-US"/>
              </w:rPr>
              <w:t xml:space="preserve"> . hubiesemos</w:t>
            </w:r>
          </w:p>
          <w:p>
            <w:pPr>
              <w:pStyle w:val="Normal1"/>
              <w:spacing w:lineRule="auto" w:line="240"/>
              <w:jc w:val="center"/>
              <w:rPr>
                <w:sz w:val="24"/>
                <w:lang w:val="en-US"/>
              </w:rPr>
            </w:pPr>
            <w:r>
              <w:rPr>
                <w:sz w:val="24"/>
                <w:lang w:val="en-US"/>
              </w:rPr>
            </w:r>
          </w:p>
        </w:tc>
        <w:tc>
          <w:tcPr>
            <w:tcW w:w="154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sz w:val="24"/>
                <w:lang w:val="en-US"/>
              </w:rPr>
              <w:t xml:space="preserve">hubierais </w:t>
            </w:r>
            <w:r>
              <w:rPr>
                <w:sz w:val="24"/>
              </w:rPr>
              <w:t>или</w:t>
            </w:r>
            <w:r>
              <w:rPr>
                <w:sz w:val="24"/>
                <w:lang w:val="en-US"/>
              </w:rPr>
              <w:t xml:space="preserve"> hubieseis</w:t>
            </w:r>
          </w:p>
          <w:p>
            <w:pPr>
              <w:pStyle w:val="Normal1"/>
              <w:spacing w:lineRule="auto" w:line="240"/>
              <w:jc w:val="center"/>
              <w:rPr>
                <w:sz w:val="24"/>
                <w:lang w:val="en-US"/>
              </w:rPr>
            </w:pPr>
            <w:r>
              <w:rPr>
                <w:sz w:val="24"/>
                <w:lang w:val="en-US"/>
              </w:rPr>
            </w:r>
          </w:p>
        </w:tc>
        <w:tc>
          <w:tcPr>
            <w:tcW w:w="154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sz w:val="24"/>
                <w:lang w:val="en-US"/>
              </w:rPr>
              <w:t xml:space="preserve">hubieran </w:t>
            </w:r>
            <w:r>
              <w:rPr>
                <w:sz w:val="24"/>
              </w:rPr>
              <w:t>или</w:t>
            </w:r>
            <w:r>
              <w:rPr>
                <w:sz w:val="24"/>
                <w:lang w:val="en-US"/>
              </w:rPr>
              <w:t xml:space="preserve"> hubiesen</w:t>
            </w:r>
          </w:p>
          <w:p>
            <w:pPr>
              <w:pStyle w:val="Normal1"/>
              <w:spacing w:lineRule="auto" w:line="240"/>
              <w:jc w:val="center"/>
              <w:rPr>
                <w:sz w:val="24"/>
                <w:lang w:val="en-US"/>
              </w:rPr>
            </w:pPr>
            <w:r>
              <w:rPr>
                <w:sz w:val="24"/>
                <w:lang w:val="en-US"/>
              </w:rPr>
            </w:r>
          </w:p>
        </w:tc>
      </w:tr>
      <w:tr>
        <w:trPr>
          <w:trHeight w:val="600" w:hRule="exact"/>
        </w:trPr>
        <w:tc>
          <w:tcPr>
            <w:tcW w:w="1220"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Futuro imperfecto</w:t>
            </w:r>
          </w:p>
          <w:p>
            <w:pPr>
              <w:pStyle w:val="Normal1"/>
              <w:spacing w:lineRule="auto" w:line="240"/>
              <w:jc w:val="center"/>
              <w:rPr>
                <w:i/>
                <w:i/>
                <w:sz w:val="24"/>
                <w:lang w:val="en-US"/>
              </w:rPr>
            </w:pPr>
            <w:r>
              <w:rPr>
                <w:i/>
                <w:sz w:val="24"/>
                <w:lang w:val="en-US"/>
              </w:rPr>
            </w:r>
          </w:p>
        </w:tc>
        <w:tc>
          <w:tcPr>
            <w:tcW w:w="154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hubiere</w:t>
            </w:r>
          </w:p>
          <w:p>
            <w:pPr>
              <w:pStyle w:val="Normal1"/>
              <w:spacing w:lineRule="auto" w:line="240"/>
              <w:jc w:val="center"/>
              <w:rPr>
                <w:sz w:val="24"/>
                <w:lang w:val="en-US"/>
              </w:rPr>
            </w:pPr>
            <w:r>
              <w:rPr>
                <w:sz w:val="24"/>
                <w:lang w:val="en-US"/>
              </w:rPr>
            </w:r>
          </w:p>
        </w:tc>
        <w:tc>
          <w:tcPr>
            <w:tcW w:w="154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hubieres</w:t>
            </w:r>
          </w:p>
          <w:p>
            <w:pPr>
              <w:pStyle w:val="Normal1"/>
              <w:spacing w:lineRule="auto" w:line="240"/>
              <w:jc w:val="center"/>
              <w:rPr>
                <w:sz w:val="24"/>
                <w:lang w:val="en-US"/>
              </w:rPr>
            </w:pPr>
            <w:r>
              <w:rPr>
                <w:sz w:val="24"/>
                <w:lang w:val="en-US"/>
              </w:rPr>
            </w:r>
          </w:p>
        </w:tc>
        <w:tc>
          <w:tcPr>
            <w:tcW w:w="150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hubiere</w:t>
            </w:r>
          </w:p>
          <w:p>
            <w:pPr>
              <w:pStyle w:val="Normal1"/>
              <w:spacing w:lineRule="auto" w:line="240"/>
              <w:jc w:val="center"/>
              <w:rPr>
                <w:sz w:val="24"/>
                <w:lang w:val="en-US"/>
              </w:rPr>
            </w:pPr>
            <w:r>
              <w:rPr>
                <w:sz w:val="24"/>
                <w:lang w:val="en-US"/>
              </w:rPr>
            </w:r>
          </w:p>
        </w:tc>
        <w:tc>
          <w:tcPr>
            <w:tcW w:w="1588"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hubiéremos</w:t>
            </w:r>
          </w:p>
          <w:p>
            <w:pPr>
              <w:pStyle w:val="Normal1"/>
              <w:spacing w:lineRule="auto" w:line="240"/>
              <w:jc w:val="center"/>
              <w:rPr>
                <w:sz w:val="24"/>
                <w:lang w:val="en-US"/>
              </w:rPr>
            </w:pPr>
            <w:r>
              <w:rPr>
                <w:sz w:val="24"/>
                <w:lang w:val="en-US"/>
              </w:rPr>
            </w:r>
          </w:p>
        </w:tc>
        <w:tc>
          <w:tcPr>
            <w:tcW w:w="154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hubiereis</w:t>
            </w:r>
          </w:p>
          <w:p>
            <w:pPr>
              <w:pStyle w:val="Normal1"/>
              <w:spacing w:lineRule="auto" w:line="240"/>
              <w:jc w:val="center"/>
              <w:rPr>
                <w:sz w:val="24"/>
                <w:lang w:val="en-US"/>
              </w:rPr>
            </w:pPr>
            <w:r>
              <w:rPr>
                <w:sz w:val="24"/>
                <w:lang w:val="en-US"/>
              </w:rPr>
            </w:r>
          </w:p>
        </w:tc>
        <w:tc>
          <w:tcPr>
            <w:tcW w:w="154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hubieren</w:t>
            </w:r>
          </w:p>
          <w:p>
            <w:pPr>
              <w:pStyle w:val="Normal1"/>
              <w:spacing w:lineRule="auto" w:line="240"/>
              <w:jc w:val="center"/>
              <w:rPr>
                <w:sz w:val="24"/>
                <w:lang w:val="en-US"/>
              </w:rPr>
            </w:pPr>
            <w:r>
              <w:rPr>
                <w:sz w:val="24"/>
                <w:lang w:val="en-US"/>
              </w:rPr>
            </w:r>
          </w:p>
        </w:tc>
      </w:tr>
    </w:tbl>
    <w:p>
      <w:pPr>
        <w:pStyle w:val="Normal1"/>
        <w:spacing w:lineRule="auto" w:line="240"/>
        <w:ind w:firstLine="284" w:end="0"/>
        <w:rPr>
          <w:sz w:val="24"/>
          <w:lang w:val="en-US"/>
        </w:rPr>
      </w:pPr>
      <w:r>
        <w:rPr>
          <w:sz w:val="24"/>
          <w:lang w:val="en-US"/>
        </w:rPr>
      </w:r>
    </w:p>
    <w:p>
      <w:pPr>
        <w:pStyle w:val="Heading3"/>
        <w:ind w:hanging="0" w:start="0"/>
        <w:rPr/>
      </w:pPr>
      <w:bookmarkStart w:id="69" w:name="__RefHeading___Toc1886059"/>
      <w:bookmarkEnd w:id="69"/>
      <w:r>
        <w:rPr/>
        <w:t>§ 55. Образование сложных времен сослагательного наклонения действительного залога глаголов обычного спряжения</w:t>
      </w:r>
    </w:p>
    <w:p>
      <w:pPr>
        <w:pStyle w:val="Normal1"/>
        <w:spacing w:lineRule="auto" w:line="240"/>
        <w:ind w:firstLine="284" w:end="0"/>
        <w:rPr>
          <w:sz w:val="24"/>
        </w:rPr>
      </w:pPr>
      <w:r>
        <w:rPr>
          <w:sz w:val="24"/>
        </w:rPr>
      </w:r>
    </w:p>
    <w:p>
      <w:pPr>
        <w:pStyle w:val="Normal1"/>
        <w:spacing w:lineRule="auto" w:line="240"/>
        <w:ind w:firstLine="284" w:end="0"/>
        <w:jc w:val="center"/>
        <w:rPr/>
      </w:pPr>
      <w:r>
        <w:rPr/>
        <w:t>1. Pretérito perfecto</w:t>
      </w:r>
    </w:p>
    <w:tbl>
      <w:tblPr>
        <w:tblW w:w="7868" w:type="dxa"/>
        <w:jc w:val="start"/>
        <w:tblInd w:w="1596" w:type="dxa"/>
        <w:tblLayout w:type="fixed"/>
        <w:tblCellMar>
          <w:top w:w="0" w:type="dxa"/>
          <w:start w:w="108" w:type="dxa"/>
          <w:bottom w:w="0" w:type="dxa"/>
          <w:end w:w="108" w:type="dxa"/>
        </w:tblCellMar>
      </w:tblPr>
      <w:tblGrid>
        <w:gridCol w:w="3056"/>
        <w:gridCol w:w="1693"/>
        <w:gridCol w:w="3119"/>
      </w:tblGrid>
      <w:tr>
        <w:trPr>
          <w:trHeight w:val="772" w:hRule="atLeast"/>
        </w:trPr>
        <w:tc>
          <w:tcPr>
            <w:tcW w:w="3056"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sz w:val="24"/>
                <w:lang w:val="en-US"/>
              </w:rPr>
            </w:pPr>
            <w:r>
              <w:rPr>
                <w:sz w:val="24"/>
                <w:lang w:val="en-US"/>
              </w:rPr>
              <w:t xml:space="preserve">Presente de subjuntivo </w:t>
            </w:r>
            <w:r>
              <w:rPr>
                <w:sz w:val="24"/>
              </w:rPr>
              <w:t>глагола</w:t>
            </w:r>
            <w:r>
              <w:rPr>
                <w:sz w:val="24"/>
                <w:lang w:val="en-US"/>
              </w:rPr>
              <w:t xml:space="preserve"> </w:t>
            </w:r>
            <w:r>
              <w:rPr>
                <w:b/>
                <w:sz w:val="24"/>
                <w:lang w:val="en-US"/>
              </w:rPr>
              <w:t>haber</w:t>
            </w:r>
          </w:p>
        </w:tc>
        <w:tc>
          <w:tcPr>
            <w:tcW w:w="1693" w:type="dxa"/>
            <w:vMerge w:val="restart"/>
            <w:tcBorders>
              <w:start w:val="single" w:sz="4" w:space="0" w:color="000000"/>
              <w:bottom w:val="single" w:sz="4" w:space="0" w:color="000000"/>
              <w:end w:val="single" w:sz="4"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spacing w:lineRule="auto" w:line="240"/>
              <w:jc w:val="center"/>
              <w:rPr>
                <w:sz w:val="24"/>
              </w:rPr>
            </w:pPr>
            <w:r>
              <w:rPr>
                <w:sz w:val="24"/>
              </w:rPr>
              <w:t>+</w:t>
            </w:r>
          </w:p>
        </w:tc>
        <w:tc>
          <w:tcPr>
            <w:tcW w:w="3119"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sz w:val="24"/>
              </w:rPr>
            </w:pPr>
            <w:r>
              <w:rPr>
                <w:sz w:val="24"/>
              </w:rPr>
              <w:t>Причастие спрягаемого глагола</w:t>
            </w:r>
          </w:p>
        </w:tc>
      </w:tr>
      <w:tr>
        <w:trPr>
          <w:trHeight w:val="773" w:hRule="atLeast"/>
        </w:trPr>
        <w:tc>
          <w:tcPr>
            <w:tcW w:w="3056"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sz w:val="24"/>
                <w:lang w:val="en-US"/>
              </w:rPr>
            </w:pPr>
            <w:r>
              <w:rPr>
                <w:sz w:val="24"/>
                <w:lang w:val="en-US"/>
              </w:rPr>
              <w:t>haya, hayas, haya, hayamos, hayais, háyan</w:t>
            </w:r>
          </w:p>
        </w:tc>
        <w:tc>
          <w:tcPr>
            <w:tcW w:w="1693" w:type="dxa"/>
            <w:vMerge w:val="continue"/>
            <w:tcBorders>
              <w:start w:val="single" w:sz="4" w:space="0" w:color="000000"/>
              <w:bottom w:val="single" w:sz="4" w:space="0" w:color="000000"/>
              <w:end w:val="single" w:sz="4" w:space="0" w:color="000000"/>
            </w:tcBorders>
          </w:tcPr>
          <w:p>
            <w:pPr>
              <w:pStyle w:val="Normal1"/>
              <w:snapToGrid w:val="false"/>
              <w:spacing w:lineRule="auto" w:line="240"/>
              <w:rPr>
                <w:sz w:val="24"/>
                <w:lang w:val="en-US"/>
              </w:rPr>
            </w:pPr>
            <w:r>
              <w:rPr>
                <w:sz w:val="24"/>
                <w:lang w:val="en-US"/>
              </w:rPr>
            </w:r>
          </w:p>
        </w:tc>
        <w:tc>
          <w:tcPr>
            <w:tcW w:w="3119"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sz w:val="24"/>
                <w:lang w:val="en-US"/>
              </w:rPr>
            </w:pPr>
            <w:r>
              <w:rPr>
                <w:sz w:val="24"/>
                <w:lang w:val="en-US"/>
              </w:rPr>
              <w:t>hablado</w:t>
            </w:r>
          </w:p>
          <w:p>
            <w:pPr>
              <w:pStyle w:val="Normal1"/>
              <w:spacing w:lineRule="auto" w:line="240"/>
              <w:jc w:val="center"/>
              <w:rPr>
                <w:sz w:val="24"/>
                <w:lang w:val="en-US"/>
              </w:rPr>
            </w:pPr>
            <w:r>
              <w:rPr>
                <w:sz w:val="24"/>
                <w:lang w:val="en-US"/>
              </w:rPr>
              <w:t>comprendido</w:t>
            </w:r>
          </w:p>
          <w:p>
            <w:pPr>
              <w:pStyle w:val="Normal1"/>
              <w:spacing w:lineRule="auto" w:line="240"/>
              <w:jc w:val="center"/>
              <w:rPr>
                <w:sz w:val="24"/>
                <w:lang w:val="en-US"/>
              </w:rPr>
            </w:pPr>
            <w:r>
              <w:rPr>
                <w:sz w:val="24"/>
                <w:lang w:val="en-US"/>
              </w:rPr>
              <w:t>permitido</w:t>
            </w:r>
          </w:p>
        </w:tc>
      </w:tr>
    </w:tbl>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pPr>
      <w:r>
        <w:rPr>
          <w:spacing w:val="20"/>
          <w:sz w:val="24"/>
        </w:rPr>
        <w:t>Типовые</w:t>
      </w:r>
      <w:r>
        <w:rPr>
          <w:spacing w:val="20"/>
          <w:sz w:val="24"/>
          <w:lang w:val="en-US"/>
        </w:rPr>
        <w:t xml:space="preserve"> </w:t>
      </w:r>
      <w:r>
        <w:rPr>
          <w:spacing w:val="20"/>
          <w:sz w:val="24"/>
        </w:rPr>
        <w:t>примеры</w:t>
      </w:r>
      <w:r>
        <w:rPr>
          <w:spacing w:val="20"/>
          <w:sz w:val="24"/>
          <w:lang w:val="en-US"/>
        </w:rPr>
        <w:t>:</w:t>
      </w:r>
    </w:p>
    <w:p>
      <w:pPr>
        <w:pStyle w:val="Normal1"/>
        <w:spacing w:lineRule="auto" w:line="240"/>
        <w:ind w:firstLine="284" w:start="1985" w:end="0"/>
        <w:rPr>
          <w:sz w:val="24"/>
          <w:lang w:val="en-US"/>
        </w:rPr>
      </w:pPr>
      <w:r>
        <w:rPr>
          <w:sz w:val="24"/>
          <w:lang w:val="en-US"/>
        </w:rPr>
        <w:t xml:space="preserve">(yo)     haya hablado      haya comprendido      haya permitido </w:t>
      </w:r>
    </w:p>
    <w:p>
      <w:pPr>
        <w:pStyle w:val="Normal1"/>
        <w:spacing w:lineRule="auto" w:line="240"/>
        <w:ind w:firstLine="284" w:start="1985" w:end="0"/>
        <w:rPr/>
      </w:pPr>
      <w:r>
        <w:rPr>
          <w:sz w:val="24"/>
          <w:lang w:val="en-US"/>
        </w:rPr>
        <w:t xml:space="preserve">(tú)      hayas hablado    hayas comprendido     </w:t>
      </w: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spacing w:lineRule="auto" w:line="240"/>
        <w:ind w:firstLine="284" w:start="1985" w:end="0"/>
        <w:rPr/>
      </w:pPr>
      <w:r>
        <w:rPr>
          <w:sz w:val="24"/>
          <w:lang w:val="en-US"/>
        </w:rPr>
        <w:t xml:space="preserve"> </w:t>
      </w:r>
      <w:r>
        <w:rPr>
          <w:sz w:val="24"/>
          <w:lang w:val="en-US"/>
        </w:rPr>
        <w:t xml:space="preserve">(él)     haya hablado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w:t>
      </w:r>
    </w:p>
    <w:p>
      <w:pPr>
        <w:pStyle w:val="Normal1"/>
        <w:spacing w:lineRule="auto" w:line="240"/>
        <w:ind w:firstLine="284" w:start="1985" w:end="0"/>
        <w:rPr/>
      </w:pPr>
      <w:r>
        <w:rPr>
          <w:sz w:val="24"/>
          <w:lang w:val="en-US"/>
        </w:rPr>
        <w:t xml:space="preserve">            </w:t>
      </w:r>
      <w:r>
        <w:rPr>
          <w:sz w:val="24"/>
        </w:rPr>
        <w:t>и т.д.</w:t>
      </w:r>
    </w:p>
    <w:p>
      <w:pPr>
        <w:pStyle w:val="Normal1"/>
        <w:spacing w:lineRule="auto" w:line="240"/>
        <w:ind w:firstLine="284" w:start="1985" w:end="0"/>
        <w:rPr>
          <w:sz w:val="24"/>
        </w:rPr>
      </w:pPr>
      <w:r>
        <w:rPr>
          <w:sz w:val="24"/>
        </w:rPr>
      </w:r>
    </w:p>
    <w:p>
      <w:pPr>
        <w:pStyle w:val="Normal1"/>
        <w:spacing w:lineRule="auto" w:line="240"/>
        <w:ind w:firstLine="284" w:end="0"/>
        <w:jc w:val="center"/>
        <w:rPr>
          <w:i/>
          <w:i/>
          <w:iCs/>
          <w:sz w:val="24"/>
          <w:lang w:val="en-US"/>
        </w:rPr>
      </w:pPr>
      <w:r>
        <w:rPr>
          <w:i/>
          <w:iCs/>
          <w:sz w:val="24"/>
          <w:lang w:val="en-US"/>
        </w:rPr>
        <w:t>2. Pretérito pluscuamperfecto</w:t>
      </w:r>
    </w:p>
    <w:p>
      <w:pPr>
        <w:pStyle w:val="Normal1"/>
        <w:spacing w:lineRule="auto" w:line="240"/>
        <w:ind w:firstLine="284" w:end="0"/>
        <w:jc w:val="center"/>
        <w:rPr>
          <w:i/>
          <w:i/>
          <w:iCs/>
          <w:sz w:val="24"/>
          <w:lang w:val="en-US"/>
        </w:rPr>
      </w:pPr>
      <w:r>
        <w:rPr>
          <w:i/>
          <w:iCs/>
          <w:sz w:val="24"/>
          <w:lang w:val="en-US"/>
        </w:rPr>
      </w:r>
    </w:p>
    <w:tbl>
      <w:tblPr>
        <w:tblW w:w="7371" w:type="dxa"/>
        <w:jc w:val="start"/>
        <w:tblInd w:w="1883" w:type="dxa"/>
        <w:tblLayout w:type="fixed"/>
        <w:tblCellMar>
          <w:top w:w="0" w:type="dxa"/>
          <w:start w:w="40" w:type="dxa"/>
          <w:bottom w:w="0" w:type="dxa"/>
          <w:end w:w="40" w:type="dxa"/>
        </w:tblCellMar>
      </w:tblPr>
      <w:tblGrid>
        <w:gridCol w:w="3544"/>
        <w:gridCol w:w="531"/>
        <w:gridCol w:w="3296"/>
      </w:tblGrid>
      <w:tr>
        <w:trPr>
          <w:trHeight w:val="520" w:hRule="exact"/>
        </w:trPr>
        <w:tc>
          <w:tcPr>
            <w:tcW w:w="3544" w:type="dxa"/>
            <w:tcBorders>
              <w:top w:val="single" w:sz="4" w:space="0" w:color="000000"/>
              <w:start w:val="single" w:sz="4" w:space="0" w:color="000000"/>
              <w:bottom w:val="single" w:sz="6" w:space="0" w:color="000000"/>
              <w:end w:val="single" w:sz="4" w:space="0" w:color="000000"/>
            </w:tcBorders>
          </w:tcPr>
          <w:p>
            <w:pPr>
              <w:pStyle w:val="Normal1"/>
              <w:spacing w:lineRule="auto" w:line="240"/>
              <w:ind w:end="66"/>
              <w:jc w:val="center"/>
              <w:rPr>
                <w:sz w:val="24"/>
                <w:lang w:val="en-US"/>
              </w:rPr>
            </w:pPr>
            <w:r>
              <w:rPr>
                <w:sz w:val="24"/>
                <w:lang w:val="en-US"/>
              </w:rPr>
              <w:t xml:space="preserve">Pretérito imperfecto de subjuntivo  </w:t>
            </w:r>
            <w:r>
              <w:rPr>
                <w:sz w:val="24"/>
              </w:rPr>
              <w:t>глагола</w:t>
            </w:r>
            <w:r>
              <w:rPr>
                <w:sz w:val="24"/>
                <w:lang w:val="en-US"/>
              </w:rPr>
              <w:t xml:space="preserve"> </w:t>
            </w:r>
            <w:r>
              <w:rPr>
                <w:b/>
                <w:bCs/>
                <w:sz w:val="24"/>
                <w:lang w:val="en-US"/>
              </w:rPr>
              <w:t>haber</w:t>
            </w:r>
          </w:p>
          <w:p>
            <w:pPr>
              <w:pStyle w:val="Normal1"/>
              <w:spacing w:lineRule="auto" w:line="240"/>
              <w:ind w:end="66"/>
              <w:jc w:val="center"/>
              <w:rPr>
                <w:sz w:val="24"/>
                <w:lang w:val="en-US"/>
              </w:rPr>
            </w:pPr>
            <w:r>
              <w:rPr>
                <w:sz w:val="24"/>
                <w:lang w:val="en-US"/>
              </w:rPr>
            </w:r>
          </w:p>
        </w:tc>
        <w:tc>
          <w:tcPr>
            <w:tcW w:w="531" w:type="dxa"/>
            <w:vMerge w:val="restart"/>
            <w:tcBorders>
              <w:start w:val="single" w:sz="4" w:space="0" w:color="000000"/>
              <w:end w:val="single" w:sz="4" w:space="0" w:color="000000"/>
            </w:tcBorders>
          </w:tcPr>
          <w:p>
            <w:pPr>
              <w:pStyle w:val="Normal1"/>
              <w:snapToGrid w:val="false"/>
              <w:spacing w:lineRule="auto" w:line="240"/>
              <w:ind w:end="66"/>
              <w:rPr>
                <w:sz w:val="24"/>
                <w:lang w:val="en-US"/>
              </w:rPr>
            </w:pPr>
            <w:r>
              <w:rPr>
                <w:sz w:val="24"/>
                <w:lang w:val="en-US"/>
              </w:rPr>
            </w:r>
          </w:p>
          <w:p>
            <w:pPr>
              <w:pStyle w:val="Normal1"/>
              <w:spacing w:lineRule="auto" w:line="240"/>
              <w:ind w:end="66"/>
              <w:rPr>
                <w:sz w:val="24"/>
                <w:lang w:val="en-US"/>
              </w:rPr>
            </w:pPr>
            <w:r>
              <w:rPr>
                <w:sz w:val="24"/>
                <w:lang w:val="en-US"/>
              </w:rPr>
            </w:r>
          </w:p>
          <w:p>
            <w:pPr>
              <w:pStyle w:val="Normal1"/>
              <w:spacing w:lineRule="auto" w:line="240"/>
              <w:ind w:end="66"/>
              <w:rPr>
                <w:sz w:val="24"/>
                <w:lang w:val="en-US"/>
              </w:rPr>
            </w:pPr>
            <w:r>
              <w:rPr>
                <w:sz w:val="24"/>
                <w:lang w:val="en-US"/>
              </w:rPr>
            </w:r>
          </w:p>
          <w:p>
            <w:pPr>
              <w:pStyle w:val="Normal1"/>
              <w:spacing w:lineRule="auto" w:line="240"/>
              <w:ind w:end="66"/>
              <w:jc w:val="center"/>
              <w:rPr>
                <w:sz w:val="24"/>
              </w:rPr>
            </w:pPr>
            <w:r>
              <w:rPr>
                <w:sz w:val="24"/>
              </w:rPr>
              <w:t>+</w:t>
            </w:r>
          </w:p>
        </w:tc>
        <w:tc>
          <w:tcPr>
            <w:tcW w:w="3296" w:type="dxa"/>
            <w:tcBorders>
              <w:top w:val="single" w:sz="4" w:space="0" w:color="000000"/>
              <w:start w:val="single" w:sz="4" w:space="0" w:color="000000"/>
              <w:bottom w:val="single" w:sz="6" w:space="0" w:color="000000"/>
              <w:end w:val="single" w:sz="6" w:space="0" w:color="000000"/>
            </w:tcBorders>
          </w:tcPr>
          <w:p>
            <w:pPr>
              <w:pStyle w:val="Normal1"/>
              <w:spacing w:lineRule="auto" w:line="240"/>
              <w:ind w:end="66"/>
              <w:jc w:val="center"/>
              <w:rPr>
                <w:sz w:val="24"/>
              </w:rPr>
            </w:pPr>
            <w:r>
              <w:rPr>
                <w:sz w:val="24"/>
              </w:rPr>
              <w:t>Причастие спрягаемого глагола</w:t>
            </w:r>
          </w:p>
        </w:tc>
      </w:tr>
      <w:tr>
        <w:trPr>
          <w:trHeight w:val="2052" w:hRule="exact"/>
        </w:trPr>
        <w:tc>
          <w:tcPr>
            <w:tcW w:w="3544" w:type="dxa"/>
            <w:tcBorders>
              <w:top w:val="single" w:sz="6" w:space="0" w:color="000000"/>
              <w:start w:val="single" w:sz="4" w:space="0" w:color="000000"/>
              <w:bottom w:val="single" w:sz="4" w:space="0" w:color="000000"/>
              <w:end w:val="single" w:sz="4" w:space="0" w:color="000000"/>
            </w:tcBorders>
          </w:tcPr>
          <w:p>
            <w:pPr>
              <w:pStyle w:val="Normal1"/>
              <w:spacing w:lineRule="auto" w:line="240"/>
              <w:ind w:firstLine="385" w:end="66"/>
              <w:rPr>
                <w:sz w:val="24"/>
                <w:lang w:val="en-US"/>
              </w:rPr>
            </w:pPr>
            <w:r>
              <w:rPr>
                <w:sz w:val="24"/>
                <w:lang w:val="en-US"/>
              </w:rPr>
              <w:t>hubiera, hubieras</w:t>
            </w:r>
          </w:p>
          <w:p>
            <w:pPr>
              <w:pStyle w:val="Normal1"/>
              <w:spacing w:lineRule="auto" w:line="240"/>
              <w:ind w:firstLine="385" w:end="66"/>
              <w:rPr>
                <w:sz w:val="24"/>
                <w:lang w:val="en-US"/>
              </w:rPr>
            </w:pPr>
            <w:r>
              <w:rPr>
                <w:sz w:val="24"/>
                <w:lang w:val="en-US"/>
              </w:rPr>
              <w:t>hubiera, hubiéramos,</w:t>
            </w:r>
          </w:p>
          <w:p>
            <w:pPr>
              <w:pStyle w:val="Normal1"/>
              <w:spacing w:lineRule="auto" w:line="240"/>
              <w:ind w:firstLine="385" w:end="66"/>
              <w:rPr>
                <w:sz w:val="24"/>
                <w:lang w:val="en-US"/>
              </w:rPr>
            </w:pPr>
            <w:r>
              <w:rPr>
                <w:sz w:val="24"/>
                <w:lang w:val="en-US"/>
              </w:rPr>
              <w:t>hubierais, hubieran</w:t>
            </w:r>
          </w:p>
          <w:p>
            <w:pPr>
              <w:pStyle w:val="Normal1"/>
              <w:spacing w:lineRule="auto" w:line="240"/>
              <w:ind w:firstLine="385" w:end="66"/>
              <w:rPr>
                <w:sz w:val="24"/>
                <w:lang w:val="en-US"/>
              </w:rPr>
            </w:pPr>
            <w:r>
              <w:rPr>
                <w:sz w:val="24"/>
              </w:rPr>
              <w:t>или</w:t>
            </w:r>
          </w:p>
          <w:p>
            <w:pPr>
              <w:pStyle w:val="Normal1"/>
              <w:spacing w:lineRule="auto" w:line="240"/>
              <w:ind w:firstLine="385" w:end="66"/>
              <w:rPr/>
            </w:pPr>
            <w:r>
              <w:rPr>
                <w:sz w:val="24"/>
                <w:lang w:val="en-US"/>
              </w:rPr>
              <w:t>hubiese,hubieses,hubiese,</w:t>
            </w:r>
          </w:p>
          <w:p>
            <w:pPr>
              <w:pStyle w:val="Normal1"/>
              <w:spacing w:lineRule="auto" w:line="240"/>
              <w:ind w:start="385" w:end="66"/>
              <w:rPr>
                <w:sz w:val="24"/>
                <w:lang w:val="en-US"/>
              </w:rPr>
            </w:pPr>
            <w:r>
              <w:rPr>
                <w:sz w:val="24"/>
                <w:lang w:val="en-US"/>
              </w:rPr>
              <w:t>hubiésemos,hubieseis,  hubiesen</w:t>
            </w:r>
          </w:p>
          <w:p>
            <w:pPr>
              <w:pStyle w:val="Normal1"/>
              <w:spacing w:lineRule="auto" w:line="240"/>
              <w:ind w:end="66"/>
              <w:jc w:val="center"/>
              <w:rPr>
                <w:sz w:val="24"/>
                <w:lang w:val="en-US"/>
              </w:rPr>
            </w:pPr>
            <w:r>
              <w:rPr>
                <w:sz w:val="24"/>
                <w:lang w:val="en-US"/>
              </w:rPr>
            </w:r>
          </w:p>
        </w:tc>
        <w:tc>
          <w:tcPr>
            <w:tcW w:w="531" w:type="dxa"/>
            <w:vMerge w:val="continue"/>
            <w:tcBorders>
              <w:start w:val="single" w:sz="4" w:space="0" w:color="000000"/>
              <w:end w:val="single" w:sz="4" w:space="0" w:color="000000"/>
            </w:tcBorders>
          </w:tcPr>
          <w:p>
            <w:pPr>
              <w:pStyle w:val="Normal1"/>
              <w:snapToGrid w:val="false"/>
              <w:spacing w:lineRule="auto" w:line="240"/>
              <w:ind w:end="66"/>
              <w:rPr>
                <w:sz w:val="24"/>
                <w:lang w:val="en-US"/>
              </w:rPr>
            </w:pPr>
            <w:r>
              <w:rPr>
                <w:sz w:val="24"/>
                <w:lang w:val="en-US"/>
              </w:rPr>
            </w:r>
          </w:p>
        </w:tc>
        <w:tc>
          <w:tcPr>
            <w:tcW w:w="3296" w:type="dxa"/>
            <w:tcBorders>
              <w:top w:val="single" w:sz="6" w:space="0" w:color="000000"/>
              <w:start w:val="single" w:sz="4" w:space="0" w:color="000000"/>
              <w:bottom w:val="single" w:sz="4" w:space="0" w:color="000000"/>
              <w:end w:val="single" w:sz="6" w:space="0" w:color="000000"/>
            </w:tcBorders>
          </w:tcPr>
          <w:p>
            <w:pPr>
              <w:pStyle w:val="Normal1"/>
              <w:spacing w:lineRule="auto" w:line="240"/>
              <w:ind w:end="66"/>
              <w:jc w:val="center"/>
              <w:rPr>
                <w:sz w:val="24"/>
                <w:lang w:val="en-US"/>
              </w:rPr>
            </w:pPr>
            <w:r>
              <w:rPr>
                <w:sz w:val="24"/>
                <w:lang w:val="en-US"/>
              </w:rPr>
              <w:t>hablado</w:t>
            </w:r>
          </w:p>
          <w:p>
            <w:pPr>
              <w:pStyle w:val="Normal1"/>
              <w:spacing w:lineRule="auto" w:line="240"/>
              <w:ind w:end="66"/>
              <w:jc w:val="center"/>
              <w:rPr>
                <w:sz w:val="24"/>
                <w:lang w:val="en-US"/>
              </w:rPr>
            </w:pPr>
            <w:r>
              <w:rPr>
                <w:sz w:val="24"/>
                <w:lang w:val="en-US"/>
              </w:rPr>
              <w:t xml:space="preserve">        </w:t>
            </w:r>
            <w:r>
              <w:rPr>
                <w:sz w:val="24"/>
                <w:lang w:val="en-US"/>
              </w:rPr>
              <w:t>comprendido</w:t>
            </w:r>
          </w:p>
          <w:p>
            <w:pPr>
              <w:pStyle w:val="Normal1"/>
              <w:spacing w:lineRule="auto" w:line="240"/>
              <w:ind w:end="66"/>
              <w:jc w:val="center"/>
              <w:rPr>
                <w:sz w:val="24"/>
                <w:lang w:val="en-US"/>
              </w:rPr>
            </w:pPr>
            <w:r>
              <w:rPr>
                <w:sz w:val="24"/>
                <w:lang w:val="en-US"/>
              </w:rPr>
              <w:t xml:space="preserve">  </w:t>
            </w:r>
            <w:r>
              <w:rPr>
                <w:sz w:val="24"/>
                <w:lang w:val="en-US"/>
              </w:rPr>
              <w:t>permitido</w:t>
            </w:r>
          </w:p>
        </w:tc>
      </w:tr>
    </w:tbl>
    <w:p>
      <w:pPr>
        <w:pStyle w:val="Normal1"/>
        <w:spacing w:lineRule="auto" w:line="240"/>
        <w:ind w:firstLine="284" w:end="0"/>
        <w:rPr>
          <w:sz w:val="24"/>
          <w:lang w:val="en-US"/>
        </w:rPr>
      </w:pPr>
      <w:r>
        <w:rPr>
          <w:sz w:val="24"/>
          <w:lang w:val="en-US"/>
        </w:rPr>
      </w:r>
    </w:p>
    <w:p>
      <w:pPr>
        <w:pStyle w:val="Normal1"/>
        <w:spacing w:lineRule="auto" w:line="240"/>
        <w:ind w:firstLine="284" w:end="0"/>
        <w:jc w:val="center"/>
        <w:rPr/>
      </w:pPr>
      <w:r>
        <w:rPr>
          <w:spacing w:val="20"/>
          <w:sz w:val="24"/>
        </w:rPr>
        <w:t>Типовые</w:t>
      </w:r>
      <w:r>
        <w:rPr>
          <w:spacing w:val="20"/>
          <w:sz w:val="24"/>
          <w:lang w:val="en-US"/>
        </w:rPr>
        <w:t xml:space="preserve"> </w:t>
      </w:r>
      <w:r>
        <w:rPr>
          <w:spacing w:val="20"/>
          <w:sz w:val="24"/>
        </w:rPr>
        <w:t>примеры</w:t>
      </w:r>
      <w:r>
        <w:rPr>
          <w:spacing w:val="20"/>
          <w:sz w:val="24"/>
          <w:lang w:val="en-US"/>
        </w:rPr>
        <w:t>:</w:t>
      </w:r>
    </w:p>
    <w:p>
      <w:pPr>
        <w:pStyle w:val="Normal1"/>
        <w:spacing w:lineRule="auto" w:line="240"/>
        <w:ind w:firstLine="284" w:end="0"/>
        <w:rPr>
          <w:sz w:val="24"/>
          <w:lang w:val="en-US"/>
        </w:rPr>
      </w:pPr>
      <w:r>
        <w:rPr>
          <w:sz w:val="24"/>
          <w:lang w:val="en-US"/>
        </w:rPr>
        <w:t>(yo)           hubiera hablado      hubiera comprendido    hubiera permitido</w:t>
      </w:r>
    </w:p>
    <w:p>
      <w:pPr>
        <w:pStyle w:val="Normal1"/>
        <w:spacing w:lineRule="auto" w:line="240"/>
        <w:ind w:firstLine="284" w:end="0"/>
        <w:rPr>
          <w:sz w:val="24"/>
          <w:lang w:val="en-US"/>
        </w:rPr>
      </w:pPr>
      <w:r>
        <w:rPr>
          <w:sz w:val="24"/>
          <w:lang w:val="en-US"/>
        </w:rPr>
        <w:t xml:space="preserve">                       </w:t>
      </w:r>
      <w:r>
        <w:rPr>
          <w:sz w:val="24"/>
          <w:lang w:val="en-US"/>
        </w:rPr>
        <w:t>(hubiese»)                   (hubiese»)</w:t>
      </w:r>
    </w:p>
    <w:p>
      <w:pPr>
        <w:pStyle w:val="Normal1"/>
        <w:spacing w:lineRule="auto" w:line="240"/>
        <w:ind w:firstLine="284" w:end="0"/>
        <w:rPr>
          <w:sz w:val="24"/>
        </w:rPr>
      </w:pPr>
      <w:r>
        <w:rPr>
          <w:sz w:val="24"/>
        </w:rPr>
        <w:t xml:space="preserve">                                                                                          </w:t>
      </w:r>
      <w:r>
        <w:rPr>
          <w:sz w:val="24"/>
        </w:rPr>
        <w:t>и т.д.</w:t>
      </w:r>
    </w:p>
    <w:p>
      <w:pPr>
        <w:pStyle w:val="Normal1"/>
        <w:spacing w:lineRule="auto" w:line="240"/>
        <w:ind w:firstLine="284" w:end="0"/>
        <w:rPr>
          <w:sz w:val="24"/>
          <w:lang w:val="en-US"/>
        </w:rPr>
      </w:pPr>
      <w:r>
        <w:rPr>
          <w:sz w:val="24"/>
          <w:lang w:val="en-US"/>
        </w:rPr>
        <w:t xml:space="preserve">(tú)            hubieras hablado       comprendido                </w:t>
      </w:r>
      <w:r>
        <w:rPr>
          <w:spacing w:val="20"/>
          <w:sz w:val="24"/>
          <w:lang w:val="en-US"/>
        </w:rPr>
        <w:t>hubieras</w:t>
      </w:r>
    </w:p>
    <w:p>
      <w:pPr>
        <w:pStyle w:val="Normal1"/>
        <w:spacing w:lineRule="auto" w:line="240"/>
        <w:ind w:firstLine="284" w:end="0"/>
        <w:rPr/>
      </w:pPr>
      <w:r>
        <w:rPr>
          <w:sz w:val="24"/>
          <w:lang w:val="en-US"/>
        </w:rPr>
        <w:t xml:space="preserve">                  </w:t>
      </w:r>
      <w:r>
        <w:rPr>
          <w:sz w:val="24"/>
          <w:lang w:val="en-US"/>
        </w:rPr>
        <w:t>(</w:t>
      </w:r>
      <w:r>
        <w:rPr>
          <w:spacing w:val="20"/>
          <w:sz w:val="24"/>
          <w:lang w:val="en-US"/>
        </w:rPr>
        <w:t>hubieses</w:t>
      </w:r>
      <w:r>
        <w:rPr>
          <w:sz w:val="24"/>
          <w:lang w:val="en-US"/>
        </w:rPr>
        <w:t xml:space="preserve">  » )            (</w:t>
      </w:r>
      <w:r>
        <w:rPr>
          <w:spacing w:val="20"/>
          <w:sz w:val="24"/>
          <w:lang w:val="en-US"/>
        </w:rPr>
        <w:t>hubieses</w:t>
      </w:r>
      <w:r>
        <w:rPr>
          <w:sz w:val="24"/>
          <w:lang w:val="en-US"/>
        </w:rPr>
        <w:t xml:space="preserve">  » ) </w:t>
      </w:r>
    </w:p>
    <w:p>
      <w:pPr>
        <w:pStyle w:val="Normal1"/>
        <w:spacing w:lineRule="auto" w:line="240"/>
        <w:ind w:firstLine="284" w:end="0"/>
        <w:rPr/>
      </w:pPr>
      <w:r>
        <w:rPr>
          <w:sz w:val="24"/>
          <w:lang w:val="en-US"/>
        </w:rPr>
        <w:t xml:space="preserve">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w:t>
      </w:r>
    </w:p>
    <w:p>
      <w:pPr>
        <w:pStyle w:val="Normal1"/>
        <w:spacing w:lineRule="auto" w:line="240"/>
        <w:ind w:firstLine="284" w:end="0"/>
        <w:rPr>
          <w:sz w:val="24"/>
          <w:lang w:val="en-US"/>
        </w:rPr>
      </w:pPr>
      <w:r>
        <w:rPr>
          <w:sz w:val="24"/>
          <w:lang w:val="en-US"/>
        </w:rPr>
        <w:t xml:space="preserve">(él)            hubiera hablado </w:t>
      </w:r>
    </w:p>
    <w:p>
      <w:pPr>
        <w:pStyle w:val="Normal1"/>
        <w:spacing w:lineRule="auto" w:line="240"/>
        <w:ind w:firstLine="284" w:end="0"/>
        <w:rPr/>
      </w:pP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FR4"/>
        <w:ind w:firstLine="284" w:end="0"/>
        <w:jc w:val="center"/>
        <w:rPr>
          <w:rFonts w:ascii="Times New Roman" w:hAnsi="Times New Roman" w:cs="Times New Roman"/>
          <w:i/>
          <w:i/>
          <w:iCs/>
          <w:sz w:val="24"/>
          <w:lang w:val="en-US"/>
        </w:rPr>
      </w:pPr>
      <w:r>
        <w:rPr>
          <w:rFonts w:cs="Times New Roman" w:ascii="Times New Roman" w:hAnsi="Times New Roman"/>
          <w:i/>
          <w:iCs/>
          <w:sz w:val="24"/>
          <w:lang w:val="en-US"/>
        </w:rPr>
        <w:t>3. Futuro perfecto*</w:t>
      </w:r>
    </w:p>
    <w:p>
      <w:pPr>
        <w:pStyle w:val="FR4"/>
        <w:ind w:firstLine="284" w:end="0"/>
        <w:jc w:val="center"/>
        <w:rPr>
          <w:rFonts w:ascii="Times New Roman" w:hAnsi="Times New Roman" w:cs="Times New Roman"/>
          <w:i/>
          <w:i/>
          <w:iCs/>
          <w:sz w:val="24"/>
          <w:lang w:val="en-US"/>
        </w:rPr>
      </w:pPr>
      <w:r>
        <w:rPr>
          <w:rFonts w:cs="Times New Roman" w:ascii="Times New Roman" w:hAnsi="Times New Roman"/>
          <w:i/>
          <w:iCs/>
          <w:sz w:val="24"/>
          <w:lang w:val="en-US"/>
        </w:rPr>
      </w:r>
    </w:p>
    <w:tbl>
      <w:tblPr>
        <w:tblW w:w="7513" w:type="dxa"/>
        <w:jc w:val="start"/>
        <w:tblInd w:w="1741" w:type="dxa"/>
        <w:tblLayout w:type="fixed"/>
        <w:tblCellMar>
          <w:top w:w="0" w:type="dxa"/>
          <w:start w:w="40" w:type="dxa"/>
          <w:bottom w:w="0" w:type="dxa"/>
          <w:end w:w="40" w:type="dxa"/>
        </w:tblCellMar>
      </w:tblPr>
      <w:tblGrid>
        <w:gridCol w:w="3304"/>
        <w:gridCol w:w="702"/>
        <w:gridCol w:w="3507"/>
      </w:tblGrid>
      <w:tr>
        <w:trPr>
          <w:trHeight w:val="520" w:hRule="exact"/>
        </w:trPr>
        <w:tc>
          <w:tcPr>
            <w:tcW w:w="3304" w:type="dxa"/>
            <w:tcBorders>
              <w:top w:val="single" w:sz="6" w:space="0" w:color="000000"/>
              <w:start w:val="single" w:sz="6" w:space="0" w:color="000000"/>
              <w:bottom w:val="single" w:sz="6" w:space="0" w:color="000000"/>
              <w:end w:val="single" w:sz="4" w:space="0" w:color="000000"/>
            </w:tcBorders>
          </w:tcPr>
          <w:p>
            <w:pPr>
              <w:pStyle w:val="Normal1"/>
              <w:spacing w:lineRule="auto" w:line="240"/>
              <w:rPr>
                <w:sz w:val="24"/>
                <w:lang w:val="en-US"/>
              </w:rPr>
            </w:pPr>
            <w:r>
              <w:rPr>
                <w:sz w:val="24"/>
                <w:lang w:val="en-US"/>
              </w:rPr>
              <w:t xml:space="preserve">Futuro imperfecto de subjuntivo </w:t>
            </w:r>
            <w:r>
              <w:rPr>
                <w:sz w:val="24"/>
              </w:rPr>
              <w:t>глагола</w:t>
            </w:r>
            <w:r>
              <w:rPr>
                <w:sz w:val="24"/>
                <w:lang w:val="en-US"/>
              </w:rPr>
              <w:t xml:space="preserve"> </w:t>
            </w:r>
            <w:r>
              <w:rPr>
                <w:b/>
                <w:sz w:val="24"/>
                <w:lang w:val="en-US"/>
              </w:rPr>
              <w:t>haber</w:t>
            </w:r>
          </w:p>
          <w:p>
            <w:pPr>
              <w:pStyle w:val="Normal1"/>
              <w:spacing w:lineRule="auto" w:line="240"/>
              <w:rPr>
                <w:sz w:val="24"/>
                <w:lang w:val="en-US"/>
              </w:rPr>
            </w:pPr>
            <w:r>
              <w:rPr>
                <w:sz w:val="24"/>
                <w:lang w:val="en-US"/>
              </w:rPr>
            </w:r>
          </w:p>
        </w:tc>
        <w:tc>
          <w:tcPr>
            <w:tcW w:w="702" w:type="dxa"/>
            <w:vMerge w:val="restart"/>
            <w:tcBorders>
              <w:start w:val="single" w:sz="4" w:space="0" w:color="000000"/>
              <w:end w:val="single" w:sz="4" w:space="0" w:color="000000"/>
            </w:tcBorders>
          </w:tcPr>
          <w:p>
            <w:pPr>
              <w:pStyle w:val="Normal1"/>
              <w:snapToGrid w:val="false"/>
              <w:spacing w:lineRule="auto" w:line="240"/>
              <w:rPr>
                <w:sz w:val="24"/>
                <w:lang w:val="en-US"/>
              </w:rPr>
            </w:pPr>
            <w:r>
              <w:rPr>
                <w:sz w:val="24"/>
                <w:lang w:val="en-US"/>
              </w:rPr>
            </w:r>
          </w:p>
        </w:tc>
        <w:tc>
          <w:tcPr>
            <w:tcW w:w="3507" w:type="dxa"/>
            <w:tcBorders>
              <w:top w:val="single" w:sz="6" w:space="0" w:color="000000"/>
              <w:start w:val="single" w:sz="4" w:space="0" w:color="000000"/>
              <w:bottom w:val="single" w:sz="6" w:space="0" w:color="000000"/>
              <w:end w:val="single" w:sz="6" w:space="0" w:color="000000"/>
            </w:tcBorders>
          </w:tcPr>
          <w:p>
            <w:pPr>
              <w:pStyle w:val="Normal1"/>
              <w:spacing w:lineRule="auto" w:line="240"/>
              <w:jc w:val="center"/>
              <w:rPr>
                <w:sz w:val="24"/>
              </w:rPr>
            </w:pPr>
            <w:r>
              <w:rPr>
                <w:sz w:val="24"/>
              </w:rPr>
              <w:t>Причастие спрягаеиого глагола</w:t>
            </w:r>
          </w:p>
        </w:tc>
      </w:tr>
      <w:tr>
        <w:trPr>
          <w:trHeight w:val="1192" w:hRule="exact"/>
        </w:trPr>
        <w:tc>
          <w:tcPr>
            <w:tcW w:w="3304" w:type="dxa"/>
            <w:tcBorders>
              <w:top w:val="single" w:sz="6" w:space="0" w:color="000000"/>
              <w:start w:val="single" w:sz="6" w:space="0" w:color="000000"/>
              <w:bottom w:val="single" w:sz="6" w:space="0" w:color="000000"/>
              <w:end w:val="single" w:sz="4" w:space="0" w:color="000000"/>
            </w:tcBorders>
          </w:tcPr>
          <w:p>
            <w:pPr>
              <w:pStyle w:val="Normal1"/>
              <w:spacing w:lineRule="auto" w:line="240"/>
              <w:rPr>
                <w:sz w:val="24"/>
                <w:lang w:val="en-US"/>
              </w:rPr>
            </w:pPr>
            <w:r>
              <w:rPr>
                <w:sz w:val="24"/>
                <w:lang w:val="en-US"/>
              </w:rPr>
              <w:t xml:space="preserve">hubiere, hubieres, </w:t>
            </w:r>
          </w:p>
          <w:p>
            <w:pPr>
              <w:pStyle w:val="Normal1"/>
              <w:spacing w:lineRule="auto" w:line="240"/>
              <w:rPr>
                <w:sz w:val="24"/>
                <w:lang w:val="en-US"/>
              </w:rPr>
            </w:pPr>
            <w:r>
              <w:rPr>
                <w:sz w:val="24"/>
                <w:lang w:val="en-US"/>
              </w:rPr>
              <w:t xml:space="preserve">hubiere, hubiéremos, </w:t>
            </w:r>
          </w:p>
          <w:p>
            <w:pPr>
              <w:pStyle w:val="Normal1"/>
              <w:spacing w:lineRule="auto" w:line="240"/>
              <w:rPr>
                <w:sz w:val="24"/>
                <w:lang w:val="en-US"/>
              </w:rPr>
            </w:pPr>
            <w:r>
              <w:rPr>
                <w:sz w:val="24"/>
                <w:lang w:val="en-US"/>
              </w:rPr>
              <w:t>hubiereis, hubieren</w:t>
            </w:r>
          </w:p>
          <w:p>
            <w:pPr>
              <w:pStyle w:val="Normal1"/>
              <w:spacing w:lineRule="auto" w:line="240"/>
              <w:rPr>
                <w:sz w:val="24"/>
                <w:lang w:val="en-US"/>
              </w:rPr>
            </w:pPr>
            <w:r>
              <w:rPr>
                <w:sz w:val="24"/>
                <w:lang w:val="en-US"/>
              </w:rPr>
            </w:r>
          </w:p>
        </w:tc>
        <w:tc>
          <w:tcPr>
            <w:tcW w:w="702" w:type="dxa"/>
            <w:vMerge w:val="continue"/>
            <w:tcBorders>
              <w:start w:val="single" w:sz="4" w:space="0" w:color="000000"/>
              <w:end w:val="single" w:sz="4" w:space="0" w:color="000000"/>
            </w:tcBorders>
          </w:tcPr>
          <w:p>
            <w:pPr>
              <w:pStyle w:val="Normal1"/>
              <w:snapToGrid w:val="false"/>
              <w:spacing w:lineRule="auto" w:line="240"/>
              <w:rPr>
                <w:sz w:val="24"/>
                <w:lang w:val="en-US"/>
              </w:rPr>
            </w:pPr>
            <w:r>
              <w:rPr>
                <w:sz w:val="24"/>
                <w:lang w:val="en-US"/>
              </w:rPr>
            </w:r>
          </w:p>
        </w:tc>
        <w:tc>
          <w:tcPr>
            <w:tcW w:w="3507" w:type="dxa"/>
            <w:tcBorders>
              <w:top w:val="single" w:sz="6" w:space="0" w:color="000000"/>
              <w:start w:val="single" w:sz="4"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Hablado</w:t>
            </w:r>
          </w:p>
          <w:p>
            <w:pPr>
              <w:pStyle w:val="Normal1"/>
              <w:spacing w:lineRule="auto" w:line="240"/>
              <w:jc w:val="center"/>
              <w:rPr/>
            </w:pPr>
            <w:r>
              <w:rPr>
                <w:sz w:val="24"/>
                <w:lang w:val="en-US"/>
              </w:rPr>
              <w:t>Comprendido</w:t>
            </w:r>
          </w:p>
          <w:p>
            <w:pPr>
              <w:pStyle w:val="Normal1"/>
              <w:spacing w:lineRule="auto" w:line="240"/>
              <w:jc w:val="center"/>
              <w:rPr>
                <w:sz w:val="24"/>
              </w:rPr>
            </w:pPr>
            <w:r>
              <w:rPr>
                <w:sz w:val="24"/>
                <w:lang w:val="en-US"/>
              </w:rPr>
              <w:t>permitido</w:t>
            </w:r>
          </w:p>
        </w:tc>
      </w:tr>
    </w:tbl>
    <w:p>
      <w:pPr>
        <w:pStyle w:val="Normal1"/>
        <w:pBdr>
          <w:top w:val="single" w:sz="4" w:space="1" w:color="000000"/>
        </w:pBdr>
        <w:spacing w:lineRule="auto" w:line="240"/>
        <w:ind w:firstLine="284" w:end="0"/>
        <w:rPr/>
      </w:pPr>
      <w:r>
        <w:rPr/>
        <w:t>*</w:t>
      </w:r>
      <w:r>
        <w:rPr>
          <w:lang w:val="en-US"/>
        </w:rPr>
        <w:t>B</w:t>
      </w:r>
      <w:r>
        <w:rPr/>
        <w:t xml:space="preserve"> современном испанском языке это время почти вышло из употребления.</w:t>
      </w:r>
    </w:p>
    <w:p>
      <w:pPr>
        <w:pStyle w:val="FR4"/>
        <w:ind w:firstLine="284" w:end="0"/>
        <w:jc w:val="center"/>
        <w:rPr>
          <w:rFonts w:ascii="Times New Roman" w:hAnsi="Times New Roman" w:cs="Times New Roman"/>
          <w:sz w:val="24"/>
        </w:rPr>
      </w:pPr>
      <w:r>
        <w:rPr>
          <w:rFonts w:cs="Times New Roman" w:ascii="Times New Roman" w:hAnsi="Times New Roman"/>
          <w:sz w:val="24"/>
        </w:rPr>
      </w:r>
    </w:p>
    <w:p>
      <w:pPr>
        <w:sectPr>
          <w:footerReference w:type="default" r:id="rId25"/>
          <w:type w:val="nextPage"/>
          <w:pgSz w:w="11906" w:h="16838"/>
          <w:pgMar w:left="567" w:right="567" w:gutter="0" w:header="0" w:top="567" w:footer="720" w:bottom="776"/>
          <w:pgNumType w:fmt="decimal"/>
          <w:formProt w:val="false"/>
          <w:textDirection w:val="lrTb"/>
          <w:docGrid w:type="default" w:linePitch="360" w:charSpace="0"/>
        </w:sect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lang w:val="en-US"/>
        </w:rPr>
      </w:pPr>
      <w:r>
        <w:rPr>
          <w:rFonts w:cs="Times New Roman" w:ascii="Times New Roman" w:hAnsi="Times New Roman"/>
          <w:sz w:val="24"/>
          <w:lang w:val="en-US"/>
        </w:rPr>
      </w:r>
    </w:p>
    <w:p>
      <w:pPr>
        <w:pStyle w:val="Normal1"/>
        <w:spacing w:lineRule="auto" w:line="240"/>
        <w:ind w:firstLine="284" w:end="0"/>
        <w:jc w:val="center"/>
        <w:rPr/>
      </w:pPr>
      <w:r>
        <w:rPr>
          <w:spacing w:val="20"/>
          <w:sz w:val="24"/>
        </w:rPr>
        <w:t>Типовые</w:t>
      </w:r>
      <w:r>
        <w:rPr>
          <w:spacing w:val="20"/>
          <w:sz w:val="24"/>
          <w:lang w:val="en-US"/>
        </w:rPr>
        <w:t xml:space="preserve"> </w:t>
      </w:r>
      <w:r>
        <w:rPr>
          <w:spacing w:val="20"/>
          <w:sz w:val="24"/>
        </w:rPr>
        <w:t>примеры</w:t>
      </w:r>
      <w:r>
        <w:rPr>
          <w:sz w:val="24"/>
          <w:lang w:val="en-US"/>
        </w:rPr>
        <w:t>:</w:t>
      </w:r>
    </w:p>
    <w:p>
      <w:pPr>
        <w:pStyle w:val="Normal1"/>
        <w:spacing w:lineRule="auto" w:line="240"/>
        <w:ind w:firstLine="284" w:end="0"/>
        <w:rPr>
          <w:sz w:val="24"/>
          <w:lang w:val="en-US"/>
        </w:rPr>
      </w:pPr>
      <w:r>
        <w:rPr>
          <w:sz w:val="24"/>
          <w:lang w:val="en-US"/>
        </w:rPr>
        <w:t>(yo)    hubiere hablado          hubiere comprendido              hubiere permitido</w:t>
      </w:r>
    </w:p>
    <w:p>
      <w:pPr>
        <w:pStyle w:val="Normal1"/>
        <w:spacing w:lineRule="auto" w:line="240"/>
        <w:ind w:firstLine="284" w:end="0"/>
        <w:rPr/>
      </w:pPr>
      <w:r>
        <w:rPr>
          <w:sz w:val="24"/>
          <w:lang w:val="en-US"/>
        </w:rPr>
        <w:t xml:space="preserve">(tú)     hubieres hablado        hubieres comprendido             </w:t>
      </w: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spacing w:lineRule="auto" w:line="240"/>
        <w:ind w:firstLine="284" w:end="0"/>
        <w:rPr/>
      </w:pPr>
      <w:r>
        <w:rPr>
          <w:sz w:val="24"/>
          <w:lang w:val="en-US"/>
        </w:rPr>
        <w:t xml:space="preserve">(él)     hubiere hablado          </w:t>
      </w: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spacing w:lineRule="auto" w:line="240"/>
        <w:ind w:firstLine="284" w:end="0"/>
        <w:rPr/>
      </w:pPr>
      <w:r>
        <w:rPr>
          <w:sz w:val="24"/>
          <w:lang w:val="en-US"/>
        </w:rPr>
        <w:t xml:space="preserve">          </w:t>
      </w:r>
      <w:r>
        <w:rPr>
          <w:sz w:val="24"/>
        </w:rPr>
        <w:t xml:space="preserve">и т.д.                                      </w:t>
      </w:r>
    </w:p>
    <w:p>
      <w:pPr>
        <w:pStyle w:val="Normal1"/>
        <w:spacing w:lineRule="auto" w:line="240"/>
        <w:ind w:firstLine="284" w:end="0"/>
        <w:rPr>
          <w:sz w:val="24"/>
        </w:rPr>
      </w:pPr>
      <w:r>
        <w:rPr>
          <w:sz w:val="24"/>
        </w:rPr>
      </w:r>
    </w:p>
    <w:p>
      <w:pPr>
        <w:pStyle w:val="Heading3"/>
        <w:ind w:hanging="0" w:start="0"/>
        <w:rPr/>
      </w:pPr>
      <w:bookmarkStart w:id="70" w:name="__RefHeading___Toc1886060"/>
      <w:bookmarkEnd w:id="70"/>
      <w:r>
        <w:rPr/>
        <w:t xml:space="preserve">56. Образование </w:t>
      </w:r>
      <w:r>
        <w:rPr>
          <w:lang w:val="en-US"/>
        </w:rPr>
        <w:t>Potencial</w:t>
      </w:r>
      <w:r>
        <w:rPr/>
        <w:t xml:space="preserve"> </w:t>
      </w:r>
      <w:r>
        <w:rPr>
          <w:lang w:val="en-US"/>
        </w:rPr>
        <w:t>imperfecto</w:t>
      </w:r>
      <w:r>
        <w:rPr/>
        <w:t xml:space="preserve"> (о </w:t>
      </w:r>
      <w:r>
        <w:rPr>
          <w:lang w:val="en-US"/>
        </w:rPr>
        <w:t>simple</w:t>
      </w:r>
      <w:r>
        <w:rPr/>
        <w:t>) глаголов обычного спряжения</w:t>
      </w:r>
    </w:p>
    <w:p>
      <w:pPr>
        <w:pStyle w:val="Normal1"/>
        <w:spacing w:lineRule="auto" w:line="240"/>
        <w:ind w:firstLine="284" w:end="0"/>
        <w:rPr>
          <w:sz w:val="24"/>
        </w:rPr>
      </w:pPr>
      <w:r>
        <w:rPr>
          <w:sz w:val="24"/>
        </w:rPr>
      </w:r>
    </w:p>
    <w:tbl>
      <w:tblPr>
        <w:tblW w:w="10490" w:type="dxa"/>
        <w:jc w:val="start"/>
        <w:tblInd w:w="40" w:type="dxa"/>
        <w:tblLayout w:type="fixed"/>
        <w:tblCellMar>
          <w:top w:w="0" w:type="dxa"/>
          <w:start w:w="40" w:type="dxa"/>
          <w:bottom w:w="0" w:type="dxa"/>
          <w:end w:w="40" w:type="dxa"/>
        </w:tblCellMar>
      </w:tblPr>
      <w:tblGrid>
        <w:gridCol w:w="1276"/>
        <w:gridCol w:w="1418"/>
        <w:gridCol w:w="1275"/>
        <w:gridCol w:w="1276"/>
        <w:gridCol w:w="1276"/>
        <w:gridCol w:w="1417"/>
        <w:gridCol w:w="1276"/>
        <w:gridCol w:w="1276"/>
      </w:tblGrid>
      <w:tr>
        <w:trPr>
          <w:trHeight w:val="480" w:hRule="exact"/>
        </w:trPr>
        <w:tc>
          <w:tcPr>
            <w:tcW w:w="1276" w:type="dxa"/>
            <w:vMerge w:val="restart"/>
            <w:tcBorders>
              <w:end w:val="single" w:sz="6" w:space="0" w:color="000000"/>
            </w:tcBorders>
          </w:tcPr>
          <w:p>
            <w:pPr>
              <w:pStyle w:val="Normal1"/>
              <w:snapToGrid w:val="false"/>
              <w:spacing w:lineRule="auto" w:line="240"/>
              <w:ind w:firstLine="284" w:end="0"/>
              <w:rPr>
                <w:sz w:val="24"/>
              </w:rPr>
            </w:pPr>
            <w:r>
              <w:rPr>
                <w:sz w:val="24"/>
              </w:rPr>
            </w:r>
          </w:p>
        </w:tc>
        <w:tc>
          <w:tcPr>
            <w:tcW w:w="3969"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pacing w:val="20"/>
                <w:sz w:val="24"/>
              </w:rPr>
            </w:pPr>
            <w:r>
              <w:rPr>
                <w:spacing w:val="20"/>
                <w:sz w:val="24"/>
              </w:rPr>
              <w:t>Единственное число</w:t>
            </w:r>
          </w:p>
          <w:p>
            <w:pPr>
              <w:pStyle w:val="Normal1"/>
              <w:spacing w:lineRule="auto" w:line="240"/>
              <w:rPr>
                <w:spacing w:val="20"/>
                <w:sz w:val="24"/>
              </w:rPr>
            </w:pPr>
            <w:r>
              <w:rPr>
                <w:spacing w:val="20"/>
                <w:sz w:val="24"/>
              </w:rPr>
            </w:r>
          </w:p>
        </w:tc>
        <w:tc>
          <w:tcPr>
            <w:tcW w:w="3969" w:type="dxa"/>
            <w:gridSpan w:val="3"/>
            <w:tcBorders>
              <w:top w:val="single" w:sz="4" w:space="0" w:color="000000"/>
              <w:start w:val="single" w:sz="6" w:space="0" w:color="000000"/>
              <w:bottom w:val="single" w:sz="6" w:space="0" w:color="000000"/>
              <w:end w:val="single" w:sz="6" w:space="0" w:color="000000"/>
            </w:tcBorders>
          </w:tcPr>
          <w:p>
            <w:pPr>
              <w:pStyle w:val="Normal1"/>
              <w:spacing w:lineRule="auto" w:line="240"/>
              <w:jc w:val="center"/>
              <w:rPr>
                <w:spacing w:val="20"/>
                <w:sz w:val="24"/>
              </w:rPr>
            </w:pPr>
            <w:r>
              <w:rPr>
                <w:spacing w:val="20"/>
                <w:sz w:val="24"/>
              </w:rPr>
              <w:t>Множественное число</w:t>
            </w:r>
          </w:p>
          <w:p>
            <w:pPr>
              <w:pStyle w:val="Normal1"/>
              <w:spacing w:lineRule="auto" w:line="240"/>
              <w:rPr>
                <w:spacing w:val="20"/>
                <w:sz w:val="24"/>
              </w:rPr>
            </w:pPr>
            <w:r>
              <w:rPr>
                <w:spacing w:val="20"/>
                <w:sz w:val="24"/>
              </w:rPr>
            </w:r>
          </w:p>
        </w:tc>
        <w:tc>
          <w:tcPr>
            <w:tcW w:w="1276" w:type="dxa"/>
            <w:tcBorders>
              <w:start w:val="single" w:sz="6" w:space="0" w:color="000000"/>
              <w:bottom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300" w:hRule="exact"/>
        </w:trPr>
        <w:tc>
          <w:tcPr>
            <w:tcW w:w="1276" w:type="dxa"/>
            <w:vMerge w:val="continue"/>
            <w:tcBorders>
              <w:end w:val="single" w:sz="6" w:space="0" w:color="000000"/>
            </w:tcBorders>
          </w:tcPr>
          <w:p>
            <w:pPr>
              <w:pStyle w:val="Normal1"/>
              <w:snapToGrid w:val="false"/>
              <w:spacing w:lineRule="auto" w:line="240"/>
              <w:ind w:firstLine="284" w:end="0"/>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1</w:t>
            </w:r>
          </w:p>
          <w:p>
            <w:pPr>
              <w:pStyle w:val="Normal1"/>
              <w:spacing w:lineRule="auto" w:line="240"/>
              <w:rPr>
                <w:sz w:val="24"/>
                <w:lang w:val="en-US"/>
              </w:rPr>
            </w:pPr>
            <w:r>
              <w:rPr>
                <w:sz w:val="24"/>
                <w:lang w:val="en-US"/>
              </w:rPr>
            </w:r>
          </w:p>
        </w:tc>
        <w:tc>
          <w:tcPr>
            <w:tcW w:w="1275"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2</w:t>
            </w:r>
          </w:p>
          <w:p>
            <w:pPr>
              <w:pStyle w:val="Normal1"/>
              <w:spacing w:lineRule="auto" w:line="240"/>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3</w:t>
            </w:r>
          </w:p>
          <w:p>
            <w:pPr>
              <w:pStyle w:val="Normal1"/>
              <w:spacing w:lineRule="auto" w:line="240"/>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1</w:t>
            </w:r>
          </w:p>
          <w:p>
            <w:pPr>
              <w:pStyle w:val="Normal1"/>
              <w:spacing w:lineRule="auto" w:line="240"/>
              <w:rPr>
                <w:sz w:val="24"/>
                <w:lang w:val="en-US"/>
              </w:rPr>
            </w:pPr>
            <w:r>
              <w:rPr>
                <w:sz w:val="24"/>
                <w:lang w:val="en-US"/>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2</w:t>
            </w:r>
          </w:p>
          <w:p>
            <w:pPr>
              <w:pStyle w:val="Normal1"/>
              <w:spacing w:lineRule="auto" w:line="240"/>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3</w:t>
            </w:r>
          </w:p>
          <w:p>
            <w:pPr>
              <w:pStyle w:val="Normal1"/>
              <w:spacing w:lineRule="auto" w:line="240"/>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rPr>
                <w:sz w:val="24"/>
                <w:lang w:val="en-US"/>
              </w:rPr>
            </w:pPr>
            <w:r>
              <w:rPr>
                <w:sz w:val="24"/>
              </w:rPr>
              <w:t>Лицо</w:t>
            </w:r>
          </w:p>
          <w:p>
            <w:pPr>
              <w:pStyle w:val="Normal1"/>
              <w:spacing w:lineRule="auto" w:line="240"/>
              <w:ind w:firstLine="284" w:end="0"/>
              <w:rPr>
                <w:sz w:val="24"/>
                <w:lang w:val="en-US"/>
              </w:rPr>
            </w:pPr>
            <w:r>
              <w:rPr>
                <w:sz w:val="24"/>
                <w:lang w:val="en-US"/>
              </w:rPr>
            </w:r>
          </w:p>
        </w:tc>
      </w:tr>
      <w:tr>
        <w:trPr>
          <w:trHeight w:val="560" w:hRule="exact"/>
        </w:trPr>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i/>
                <w:iCs/>
                <w:sz w:val="24"/>
                <w:lang w:val="en-US"/>
              </w:rPr>
              <w:t>Infinitivo</w:t>
            </w:r>
            <w:r>
              <w:rPr>
                <w:sz w:val="24"/>
                <w:lang w:val="en-US"/>
              </w:rPr>
              <w:t xml:space="preserve"> +</w:t>
            </w:r>
          </w:p>
          <w:p>
            <w:pPr>
              <w:pStyle w:val="Normal1"/>
              <w:spacing w:lineRule="auto" w:line="240"/>
              <w:rPr>
                <w:sz w:val="24"/>
                <w:lang w:val="en-US"/>
              </w:rPr>
            </w:pPr>
            <w:r>
              <w:rPr>
                <w:sz w:val="24"/>
                <w:lang w:val="en-US"/>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-ía</w:t>
            </w:r>
          </w:p>
          <w:p>
            <w:pPr>
              <w:pStyle w:val="Normal1"/>
              <w:spacing w:lineRule="auto" w:line="240"/>
              <w:rPr>
                <w:sz w:val="24"/>
                <w:lang w:val="en-US"/>
              </w:rPr>
            </w:pPr>
            <w:r>
              <w:rPr>
                <w:sz w:val="24"/>
                <w:lang w:val="en-US"/>
              </w:rPr>
            </w:r>
          </w:p>
        </w:tc>
        <w:tc>
          <w:tcPr>
            <w:tcW w:w="1275"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-ías</w:t>
            </w:r>
          </w:p>
          <w:p>
            <w:pPr>
              <w:pStyle w:val="Normal1"/>
              <w:spacing w:lineRule="auto" w:line="240"/>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-ía</w:t>
            </w:r>
          </w:p>
          <w:p>
            <w:pPr>
              <w:pStyle w:val="Normal1"/>
              <w:spacing w:lineRule="auto" w:line="240"/>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-íamos</w:t>
            </w:r>
          </w:p>
          <w:p>
            <w:pPr>
              <w:pStyle w:val="Normal1"/>
              <w:spacing w:lineRule="auto" w:line="240"/>
              <w:rPr>
                <w:sz w:val="24"/>
                <w:lang w:val="en-US"/>
              </w:rPr>
            </w:pPr>
            <w:r>
              <w:rPr>
                <w:sz w:val="24"/>
                <w:lang w:val="en-US"/>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-íais</w:t>
            </w:r>
          </w:p>
          <w:p>
            <w:pPr>
              <w:pStyle w:val="Normal1"/>
              <w:spacing w:lineRule="auto" w:line="240"/>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-ían</w:t>
            </w:r>
          </w:p>
          <w:p>
            <w:pPr>
              <w:pStyle w:val="Normal1"/>
              <w:spacing w:lineRule="auto" w:line="240"/>
              <w:rPr>
                <w:sz w:val="24"/>
                <w:lang w:val="en-US"/>
              </w:rPr>
            </w:pPr>
            <w:r>
              <w:rPr>
                <w:sz w:val="24"/>
                <w:lang w:val="en-US"/>
              </w:rPr>
            </w:r>
          </w:p>
        </w:tc>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 xml:space="preserve">Спряжение </w:t>
            </w:r>
            <w:r>
              <w:rPr>
                <w:sz w:val="24"/>
                <w:lang w:val="en-US"/>
              </w:rPr>
              <w:t>I</w:t>
            </w:r>
            <w:r>
              <w:rPr>
                <w:sz w:val="24"/>
              </w:rPr>
              <w:t xml:space="preserve">, II и </w:t>
            </w:r>
            <w:r>
              <w:rPr>
                <w:sz w:val="24"/>
                <w:lang w:val="en-US"/>
              </w:rPr>
              <w:t>III</w:t>
            </w:r>
          </w:p>
          <w:p>
            <w:pPr>
              <w:pStyle w:val="Normal1"/>
              <w:spacing w:lineRule="auto" w:line="240"/>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jc w:val="center"/>
        <w:rPr/>
      </w:pPr>
      <w:r>
        <w:rPr>
          <w:spacing w:val="20"/>
          <w:sz w:val="24"/>
        </w:rPr>
        <w:t>Типовые</w:t>
      </w:r>
      <w:r>
        <w:rPr>
          <w:spacing w:val="20"/>
          <w:sz w:val="24"/>
          <w:lang w:val="en-US"/>
        </w:rPr>
        <w:t xml:space="preserve"> </w:t>
      </w:r>
      <w:r>
        <w:rPr>
          <w:spacing w:val="20"/>
          <w:sz w:val="24"/>
        </w:rPr>
        <w:t>примеры</w:t>
      </w:r>
      <w:r>
        <w:rPr>
          <w:spacing w:val="20"/>
          <w:sz w:val="24"/>
          <w:lang w:val="en-US"/>
        </w:rPr>
        <w:t>:</w:t>
      </w:r>
    </w:p>
    <w:p>
      <w:pPr>
        <w:pStyle w:val="Normal1"/>
        <w:spacing w:lineRule="auto" w:line="240"/>
        <w:ind w:firstLine="284" w:start="1985" w:end="0"/>
        <w:rPr>
          <w:sz w:val="24"/>
          <w:lang w:val="en-US"/>
        </w:rPr>
      </w:pPr>
      <w:r>
        <w:rPr>
          <w:sz w:val="24"/>
          <w:lang w:val="en-US"/>
        </w:rPr>
        <w:t xml:space="preserve">                        </w:t>
      </w:r>
      <w:r>
        <w:rPr>
          <w:b/>
          <w:bCs/>
          <w:sz w:val="24"/>
          <w:lang w:val="en-US"/>
        </w:rPr>
        <w:t>Hablar</w:t>
      </w:r>
      <w:r>
        <w:rPr>
          <w:sz w:val="24"/>
          <w:lang w:val="en-US"/>
        </w:rPr>
        <w:t xml:space="preserve">        </w:t>
      </w:r>
      <w:r>
        <w:rPr>
          <w:b/>
          <w:bCs/>
          <w:sz w:val="24"/>
          <w:lang w:val="en-US"/>
        </w:rPr>
        <w:t>Comprender</w:t>
      </w:r>
      <w:r>
        <w:rPr>
          <w:sz w:val="24"/>
          <w:lang w:val="en-US"/>
        </w:rPr>
        <w:t xml:space="preserve">            </w:t>
      </w:r>
      <w:r>
        <w:rPr>
          <w:b/>
          <w:bCs/>
          <w:sz w:val="24"/>
          <w:lang w:val="en-US"/>
        </w:rPr>
        <w:t>Permitir</w:t>
      </w:r>
    </w:p>
    <w:p>
      <w:pPr>
        <w:pStyle w:val="Normal1"/>
        <w:spacing w:lineRule="auto" w:line="240"/>
        <w:ind w:firstLine="284" w:start="1985" w:end="0"/>
        <w:rPr>
          <w:sz w:val="24"/>
          <w:lang w:val="en-US"/>
        </w:rPr>
      </w:pPr>
      <w:r>
        <w:rPr>
          <w:sz w:val="24"/>
          <w:lang w:val="en-US"/>
        </w:rPr>
        <w:t>(yo)                hablar</w:t>
      </w:r>
      <w:r>
        <w:rPr>
          <w:b/>
          <w:bCs/>
          <w:sz w:val="24"/>
          <w:lang w:val="en-US"/>
        </w:rPr>
        <w:t>ía</w:t>
      </w:r>
      <w:r>
        <w:rPr>
          <w:sz w:val="24"/>
          <w:lang w:val="en-US"/>
        </w:rPr>
        <w:t xml:space="preserve">         comprender</w:t>
      </w:r>
      <w:r>
        <w:rPr>
          <w:b/>
          <w:bCs/>
          <w:sz w:val="24"/>
          <w:lang w:val="en-US"/>
        </w:rPr>
        <w:t xml:space="preserve">ía </w:t>
      </w:r>
      <w:r>
        <w:rPr>
          <w:sz w:val="24"/>
          <w:lang w:val="en-US"/>
        </w:rPr>
        <w:t xml:space="preserve">          permitir</w:t>
      </w:r>
      <w:r>
        <w:rPr>
          <w:b/>
          <w:bCs/>
          <w:sz w:val="24"/>
          <w:lang w:val="en-US"/>
        </w:rPr>
        <w:t xml:space="preserve">ía </w:t>
      </w:r>
    </w:p>
    <w:p>
      <w:pPr>
        <w:pStyle w:val="Normal1"/>
        <w:spacing w:lineRule="auto" w:line="240"/>
        <w:ind w:firstLine="284" w:start="1985" w:end="0"/>
        <w:rPr>
          <w:sz w:val="24"/>
          <w:lang w:val="en-US"/>
        </w:rPr>
      </w:pPr>
      <w:r>
        <w:rPr>
          <w:sz w:val="24"/>
          <w:lang w:val="en-US"/>
        </w:rPr>
        <w:t>(tú)                 hablar</w:t>
      </w:r>
      <w:r>
        <w:rPr>
          <w:b/>
          <w:bCs/>
          <w:sz w:val="24"/>
          <w:lang w:val="en-US"/>
        </w:rPr>
        <w:t xml:space="preserve">ías </w:t>
      </w:r>
      <w:r>
        <w:rPr>
          <w:sz w:val="24"/>
          <w:lang w:val="en-US"/>
        </w:rPr>
        <w:t xml:space="preserve">      comprender</w:t>
      </w:r>
      <w:r>
        <w:rPr>
          <w:b/>
          <w:bCs/>
          <w:sz w:val="24"/>
          <w:lang w:val="en-US"/>
        </w:rPr>
        <w:t>ias</w:t>
      </w:r>
      <w:r>
        <w:rPr>
          <w:sz w:val="24"/>
          <w:lang w:val="en-US"/>
        </w:rPr>
        <w:t xml:space="preserve">          permitir</w:t>
      </w:r>
      <w:r>
        <w:rPr>
          <w:b/>
          <w:bCs/>
          <w:sz w:val="24"/>
          <w:lang w:val="en-US"/>
        </w:rPr>
        <w:t xml:space="preserve">ías </w:t>
      </w:r>
    </w:p>
    <w:p>
      <w:pPr>
        <w:pStyle w:val="Normal1"/>
        <w:spacing w:lineRule="auto" w:line="240"/>
        <w:ind w:firstLine="284" w:start="1985" w:end="0"/>
        <w:rPr>
          <w:sz w:val="24"/>
          <w:lang w:val="en-US"/>
        </w:rPr>
      </w:pPr>
      <w:r>
        <w:rPr>
          <w:sz w:val="24"/>
          <w:lang w:val="en-US"/>
        </w:rPr>
        <w:t>(él)                 hablar</w:t>
      </w:r>
      <w:r>
        <w:rPr>
          <w:b/>
          <w:bCs/>
          <w:sz w:val="24"/>
          <w:lang w:val="en-US"/>
        </w:rPr>
        <w:t>ía</w:t>
      </w:r>
      <w:r>
        <w:rPr>
          <w:sz w:val="24"/>
          <w:lang w:val="en-US"/>
        </w:rPr>
        <w:t xml:space="preserve">         comprender</w:t>
      </w:r>
      <w:r>
        <w:rPr>
          <w:b/>
          <w:bCs/>
          <w:sz w:val="24"/>
          <w:lang w:val="en-US"/>
        </w:rPr>
        <w:t xml:space="preserve">ía </w:t>
      </w:r>
      <w:r>
        <w:rPr>
          <w:sz w:val="24"/>
          <w:lang w:val="en-US"/>
        </w:rPr>
        <w:t xml:space="preserve">          permitir</w:t>
      </w:r>
      <w:r>
        <w:rPr>
          <w:b/>
          <w:bCs/>
          <w:sz w:val="24"/>
          <w:lang w:val="en-US"/>
        </w:rPr>
        <w:t xml:space="preserve">ía </w:t>
      </w:r>
    </w:p>
    <w:p>
      <w:pPr>
        <w:pStyle w:val="Normal1"/>
        <w:spacing w:lineRule="auto" w:line="240"/>
        <w:ind w:firstLine="284" w:start="1985" w:end="0"/>
        <w:rPr>
          <w:sz w:val="24"/>
          <w:lang w:val="en-US"/>
        </w:rPr>
      </w:pPr>
      <w:r>
        <w:rPr>
          <w:sz w:val="24"/>
          <w:lang w:val="en-US"/>
        </w:rPr>
        <w:t>(nosotros)      hablar</w:t>
      </w:r>
      <w:r>
        <w:rPr>
          <w:b/>
          <w:bCs/>
          <w:sz w:val="24"/>
          <w:lang w:val="en-US"/>
        </w:rPr>
        <w:t xml:space="preserve">íamos  </w:t>
      </w:r>
      <w:r>
        <w:rPr>
          <w:sz w:val="24"/>
          <w:lang w:val="en-US"/>
        </w:rPr>
        <w:t>comprender</w:t>
      </w:r>
      <w:r>
        <w:rPr>
          <w:b/>
          <w:bCs/>
          <w:sz w:val="24"/>
          <w:lang w:val="en-US"/>
        </w:rPr>
        <w:t>íamos</w:t>
      </w:r>
      <w:r>
        <w:rPr>
          <w:sz w:val="24"/>
          <w:lang w:val="en-US"/>
        </w:rPr>
        <w:t xml:space="preserve">     pennitir</w:t>
      </w:r>
      <w:r>
        <w:rPr>
          <w:b/>
          <w:bCs/>
          <w:sz w:val="24"/>
          <w:lang w:val="en-US"/>
        </w:rPr>
        <w:t xml:space="preserve">íamos </w:t>
      </w:r>
    </w:p>
    <w:p>
      <w:pPr>
        <w:pStyle w:val="Normal1"/>
        <w:spacing w:lineRule="auto" w:line="240"/>
        <w:ind w:firstLine="284" w:start="1985" w:end="0"/>
        <w:rPr>
          <w:sz w:val="24"/>
          <w:lang w:val="en-US"/>
        </w:rPr>
      </w:pPr>
      <w:r>
        <w:rPr>
          <w:sz w:val="24"/>
          <w:lang w:val="en-US"/>
        </w:rPr>
        <w:t>(vosotros)      hablar</w:t>
      </w:r>
      <w:r>
        <w:rPr>
          <w:b/>
          <w:bCs/>
          <w:sz w:val="24"/>
          <w:lang w:val="en-US"/>
        </w:rPr>
        <w:t>íais</w:t>
      </w:r>
      <w:r>
        <w:rPr>
          <w:sz w:val="24"/>
          <w:lang w:val="en-US"/>
        </w:rPr>
        <w:t xml:space="preserve">      comprender</w:t>
      </w:r>
      <w:r>
        <w:rPr>
          <w:b/>
          <w:bCs/>
          <w:sz w:val="24"/>
          <w:lang w:val="en-US"/>
        </w:rPr>
        <w:t xml:space="preserve">íais </w:t>
      </w:r>
      <w:r>
        <w:rPr>
          <w:sz w:val="24"/>
          <w:lang w:val="en-US"/>
        </w:rPr>
        <w:t xml:space="preserve">        permitir</w:t>
      </w:r>
      <w:r>
        <w:rPr>
          <w:b/>
          <w:bCs/>
          <w:sz w:val="24"/>
          <w:lang w:val="en-US"/>
        </w:rPr>
        <w:t xml:space="preserve">íais </w:t>
      </w:r>
    </w:p>
    <w:p>
      <w:pPr>
        <w:pStyle w:val="Normal1"/>
        <w:spacing w:lineRule="auto" w:line="240"/>
        <w:ind w:firstLine="284" w:start="1985" w:end="0"/>
        <w:rPr>
          <w:sz w:val="24"/>
          <w:lang w:val="en-US"/>
        </w:rPr>
      </w:pPr>
      <w:r>
        <w:rPr>
          <w:sz w:val="24"/>
          <w:lang w:val="en-US"/>
        </w:rPr>
        <w:t>(ellos)            hablar</w:t>
      </w:r>
      <w:r>
        <w:rPr>
          <w:b/>
          <w:bCs/>
          <w:sz w:val="24"/>
          <w:lang w:val="en-US"/>
        </w:rPr>
        <w:t xml:space="preserve">ían </w:t>
      </w:r>
      <w:r>
        <w:rPr>
          <w:sz w:val="24"/>
          <w:lang w:val="en-US"/>
        </w:rPr>
        <w:t xml:space="preserve">      comprender</w:t>
      </w:r>
      <w:r>
        <w:rPr>
          <w:b/>
          <w:bCs/>
          <w:sz w:val="24"/>
          <w:lang w:val="en-US"/>
        </w:rPr>
        <w:t xml:space="preserve">ían  </w:t>
      </w:r>
      <w:r>
        <w:rPr>
          <w:sz w:val="24"/>
          <w:lang w:val="en-US"/>
        </w:rPr>
        <w:t xml:space="preserve">       permitir</w:t>
      </w:r>
      <w:r>
        <w:rPr>
          <w:b/>
          <w:bCs/>
          <w:sz w:val="24"/>
          <w:lang w:val="en-US"/>
        </w:rPr>
        <w:t>ían</w:t>
      </w:r>
    </w:p>
    <w:p>
      <w:pPr>
        <w:pStyle w:val="Normal1"/>
        <w:spacing w:lineRule="auto" w:line="240"/>
        <w:ind w:firstLine="284" w:start="1985" w:end="0"/>
        <w:rPr>
          <w:sz w:val="24"/>
          <w:lang w:val="en-US"/>
        </w:rPr>
      </w:pPr>
      <w:r>
        <w:rPr>
          <w:sz w:val="24"/>
          <w:lang w:val="en-US"/>
        </w:rPr>
      </w:r>
    </w:p>
    <w:p>
      <w:pPr>
        <w:pStyle w:val="Heading3"/>
        <w:ind w:hanging="0" w:start="0"/>
        <w:rPr/>
      </w:pPr>
      <w:bookmarkStart w:id="71" w:name="__RefHeading___Toc1886061"/>
      <w:bookmarkEnd w:id="71"/>
      <w:r>
        <w:rPr/>
        <w:t xml:space="preserve">§ 57. Вспомогательный глагол </w:t>
      </w:r>
      <w:r>
        <w:rPr>
          <w:lang w:val="en-US"/>
        </w:rPr>
        <w:t>haber</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Potencial</w:t>
      </w:r>
      <w:r>
        <w:rPr>
          <w:sz w:val="24"/>
        </w:rPr>
        <w:t xml:space="preserve"> </w:t>
      </w:r>
      <w:r>
        <w:rPr>
          <w:sz w:val="24"/>
          <w:lang w:val="en-US"/>
        </w:rPr>
        <w:t>imperfecto</w:t>
      </w:r>
      <w:r>
        <w:rPr>
          <w:sz w:val="24"/>
        </w:rPr>
        <w:t xml:space="preserve"> глагола </w:t>
      </w:r>
      <w:r>
        <w:rPr>
          <w:b/>
          <w:sz w:val="24"/>
          <w:lang w:val="en-US"/>
        </w:rPr>
        <w:t>haber</w:t>
      </w:r>
      <w:r>
        <w:rPr>
          <w:sz w:val="24"/>
        </w:rPr>
        <w:t xml:space="preserve"> имеет следующие формы:</w:t>
      </w:r>
    </w:p>
    <w:p>
      <w:pPr>
        <w:pStyle w:val="Normal1"/>
        <w:spacing w:lineRule="auto" w:line="240"/>
        <w:ind w:firstLine="284" w:end="0"/>
        <w:rPr>
          <w:sz w:val="24"/>
          <w:lang w:val="en-US"/>
        </w:rPr>
      </w:pPr>
      <w:r>
        <w:rPr>
          <w:sz w:val="24"/>
          <w:lang w:val="en-US"/>
        </w:rPr>
        <w:t xml:space="preserve">(yo)          habría         (nosotros)             habríamos </w:t>
      </w:r>
    </w:p>
    <w:p>
      <w:pPr>
        <w:pStyle w:val="Normal1"/>
        <w:spacing w:lineRule="auto" w:line="240"/>
        <w:ind w:firstLine="284" w:end="0"/>
        <w:rPr>
          <w:sz w:val="24"/>
          <w:lang w:val="en-US"/>
        </w:rPr>
      </w:pPr>
      <w:r>
        <w:rPr>
          <w:sz w:val="24"/>
          <w:lang w:val="en-US"/>
        </w:rPr>
        <w:t xml:space="preserve">(tu)           habrías       (vosotros)             habríais </w:t>
      </w:r>
    </w:p>
    <w:p>
      <w:pPr>
        <w:pStyle w:val="Normal1"/>
        <w:spacing w:lineRule="auto" w:line="240"/>
        <w:ind w:firstLine="284" w:end="0"/>
        <w:rPr/>
      </w:pPr>
      <w:r>
        <w:rPr>
          <w:sz w:val="24"/>
          <w:lang w:val="en-US"/>
        </w:rPr>
        <w:t>(el)           habría         (ellos)                   habrían</w:t>
      </w:r>
    </w:p>
    <w:p>
      <w:pPr>
        <w:pStyle w:val="Normal1"/>
        <w:spacing w:lineRule="auto" w:line="240"/>
        <w:ind w:firstLine="284" w:end="0"/>
        <w:rPr>
          <w:sz w:val="24"/>
          <w:lang w:val="en-US"/>
        </w:rPr>
      </w:pPr>
      <w:r>
        <w:rPr>
          <w:sz w:val="24"/>
          <w:lang w:val="en-US"/>
        </w:rPr>
      </w:r>
    </w:p>
    <w:p>
      <w:pPr>
        <w:pStyle w:val="Heading3"/>
        <w:ind w:hanging="0" w:start="0"/>
        <w:rPr/>
      </w:pPr>
      <w:bookmarkStart w:id="72" w:name="__RefHeading___Toc1886062"/>
      <w:bookmarkEnd w:id="72"/>
      <w:r>
        <w:rPr/>
        <w:t xml:space="preserve">§ 58. Образование </w:t>
      </w:r>
      <w:r>
        <w:rPr>
          <w:lang w:val="en-US"/>
        </w:rPr>
        <w:t>Potencial</w:t>
      </w:r>
      <w:r>
        <w:rPr/>
        <w:t xml:space="preserve"> </w:t>
      </w:r>
      <w:r>
        <w:rPr>
          <w:lang w:val="en-US"/>
        </w:rPr>
        <w:t>perfecto</w:t>
      </w:r>
      <w:r>
        <w:rPr/>
        <w:t xml:space="preserve"> (</w:t>
      </w:r>
      <w:r>
        <w:rPr>
          <w:lang w:val="en-US"/>
        </w:rPr>
        <w:t>o</w:t>
      </w:r>
      <w:r>
        <w:rPr/>
        <w:t xml:space="preserve"> </w:t>
      </w:r>
      <w:r>
        <w:rPr>
          <w:lang w:val="en-US"/>
        </w:rPr>
        <w:t>compuesto</w:t>
      </w:r>
      <w:r>
        <w:rPr/>
        <w:t>) глаголов обычного спряжения</w:t>
      </w:r>
    </w:p>
    <w:p>
      <w:pPr>
        <w:pStyle w:val="Normal1"/>
        <w:spacing w:lineRule="auto" w:line="240"/>
        <w:ind w:firstLine="284" w:end="0"/>
        <w:rPr>
          <w:sz w:val="24"/>
        </w:rPr>
      </w:pPr>
      <w:r>
        <w:rPr>
          <w:sz w:val="24"/>
        </w:rPr>
      </w:r>
    </w:p>
    <w:p>
      <w:pPr>
        <w:sectPr>
          <w:footerReference w:type="default" r:id="rId26"/>
          <w:footerReference w:type="first" r:id="rId27"/>
          <w:type w:val="nextPage"/>
          <w:pgSz w:w="11906" w:h="16838"/>
          <w:pgMar w:left="567" w:right="567" w:gutter="0" w:header="0" w:top="567" w:footer="720" w:bottom="776"/>
          <w:pgNumType w:fmt="decimal"/>
          <w:formProt w:val="false"/>
          <w:textDirection w:val="lrTb"/>
          <w:docGrid w:type="default" w:linePitch="360" w:charSpace="0"/>
        </w:sectPr>
      </w:pPr>
    </w:p>
    <w:tbl>
      <w:tblPr>
        <w:tblW w:w="8788" w:type="dxa"/>
        <w:jc w:val="start"/>
        <w:tblInd w:w="891" w:type="dxa"/>
        <w:tblLayout w:type="fixed"/>
        <w:tblCellMar>
          <w:top w:w="0" w:type="dxa"/>
          <w:start w:w="40" w:type="dxa"/>
          <w:bottom w:w="0" w:type="dxa"/>
          <w:end w:w="40" w:type="dxa"/>
        </w:tblCellMar>
      </w:tblPr>
      <w:tblGrid>
        <w:gridCol w:w="3969"/>
        <w:gridCol w:w="850"/>
        <w:gridCol w:w="3969"/>
      </w:tblGrid>
      <w:tr>
        <w:trPr>
          <w:trHeight w:val="540" w:hRule="exact"/>
        </w:trPr>
        <w:tc>
          <w:tcPr>
            <w:tcW w:w="3969" w:type="dxa"/>
            <w:tcBorders>
              <w:top w:val="single" w:sz="6" w:space="0" w:color="000000"/>
              <w:start w:val="single" w:sz="6" w:space="0" w:color="000000"/>
              <w:bottom w:val="single" w:sz="6" w:space="0" w:color="000000"/>
              <w:end w:val="single" w:sz="4" w:space="0" w:color="000000"/>
            </w:tcBorders>
          </w:tcPr>
          <w:p>
            <w:pPr>
              <w:pStyle w:val="Normal1"/>
              <w:spacing w:lineRule="auto" w:line="240"/>
              <w:jc w:val="center"/>
              <w:rPr>
                <w:sz w:val="24"/>
                <w:lang w:val="en-US"/>
              </w:rPr>
            </w:pPr>
            <w:r>
              <w:rPr>
                <w:sz w:val="24"/>
                <w:lang w:val="en-US"/>
              </w:rPr>
              <w:t xml:space="preserve">Potencial imperfecto </w:t>
            </w:r>
            <w:r>
              <w:rPr>
                <w:sz w:val="24"/>
              </w:rPr>
              <w:t>глагола</w:t>
            </w:r>
            <w:r>
              <w:rPr>
                <w:sz w:val="24"/>
                <w:lang w:val="en-US"/>
              </w:rPr>
              <w:t xml:space="preserve"> </w:t>
            </w:r>
            <w:r>
              <w:rPr>
                <w:b/>
                <w:bCs/>
                <w:sz w:val="24"/>
                <w:lang w:val="en-US"/>
              </w:rPr>
              <w:t>haber</w:t>
            </w:r>
          </w:p>
          <w:p>
            <w:pPr>
              <w:pStyle w:val="Normal1"/>
              <w:spacing w:lineRule="auto" w:line="240"/>
              <w:jc w:val="center"/>
              <w:rPr>
                <w:sz w:val="24"/>
                <w:lang w:val="en-US"/>
              </w:rPr>
            </w:pPr>
            <w:r>
              <w:rPr>
                <w:sz w:val="24"/>
                <w:lang w:val="en-US"/>
              </w:rPr>
            </w:r>
          </w:p>
        </w:tc>
        <w:tc>
          <w:tcPr>
            <w:tcW w:w="850" w:type="dxa"/>
            <w:vMerge w:val="restart"/>
            <w:tcBorders>
              <w:start w:val="single" w:sz="4" w:space="0" w:color="000000"/>
              <w:end w:val="single" w:sz="4"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spacing w:lineRule="auto" w:line="240"/>
              <w:jc w:val="center"/>
              <w:rPr>
                <w:sz w:val="24"/>
              </w:rPr>
            </w:pPr>
            <w:r>
              <w:rPr>
                <w:sz w:val="24"/>
              </w:rPr>
              <w:t>+</w:t>
            </w:r>
          </w:p>
        </w:tc>
        <w:tc>
          <w:tcPr>
            <w:tcW w:w="3969" w:type="dxa"/>
            <w:tcBorders>
              <w:top w:val="single" w:sz="6" w:space="0" w:color="000000"/>
              <w:start w:val="single" w:sz="4" w:space="0" w:color="000000"/>
              <w:bottom w:val="single" w:sz="6" w:space="0" w:color="000000"/>
              <w:end w:val="single" w:sz="6" w:space="0" w:color="000000"/>
            </w:tcBorders>
          </w:tcPr>
          <w:p>
            <w:pPr>
              <w:pStyle w:val="Normal1"/>
              <w:spacing w:lineRule="auto" w:line="240"/>
              <w:jc w:val="center"/>
              <w:rPr>
                <w:sz w:val="24"/>
              </w:rPr>
            </w:pPr>
            <w:r>
              <w:rPr>
                <w:sz w:val="24"/>
              </w:rPr>
              <w:t>Причастие спрягаемого глагола</w:t>
            </w:r>
          </w:p>
          <w:p>
            <w:pPr>
              <w:pStyle w:val="Normal1"/>
              <w:spacing w:lineRule="auto" w:line="240"/>
              <w:jc w:val="center"/>
              <w:rPr>
                <w:sz w:val="24"/>
              </w:rPr>
            </w:pPr>
            <w:r>
              <w:rPr>
                <w:sz w:val="24"/>
              </w:rPr>
            </w:r>
          </w:p>
        </w:tc>
      </w:tr>
      <w:tr>
        <w:trPr>
          <w:trHeight w:val="1069" w:hRule="exact"/>
        </w:trPr>
        <w:tc>
          <w:tcPr>
            <w:tcW w:w="3969" w:type="dxa"/>
            <w:tcBorders>
              <w:top w:val="single" w:sz="6" w:space="0" w:color="000000"/>
              <w:start w:val="single" w:sz="6" w:space="0" w:color="000000"/>
              <w:bottom w:val="single" w:sz="6" w:space="0" w:color="000000"/>
              <w:end w:val="single" w:sz="4" w:space="0" w:color="000000"/>
            </w:tcBorders>
          </w:tcPr>
          <w:p>
            <w:pPr>
              <w:pStyle w:val="Normal1"/>
              <w:spacing w:lineRule="auto" w:line="240"/>
              <w:jc w:val="center"/>
              <w:rPr/>
            </w:pPr>
            <w:r>
              <w:rPr>
                <w:sz w:val="24"/>
                <w:lang w:val="en-US"/>
              </w:rPr>
              <w:t>habr</w:t>
            </w:r>
            <w:r>
              <w:rPr>
                <w:sz w:val="24"/>
              </w:rPr>
              <w:t>í</w:t>
            </w:r>
            <w:r>
              <w:rPr>
                <w:sz w:val="24"/>
                <w:lang w:val="en-US"/>
              </w:rPr>
              <w:t>a</w:t>
            </w:r>
            <w:r>
              <w:rPr>
                <w:sz w:val="24"/>
              </w:rPr>
              <w:t xml:space="preserve">, </w:t>
            </w:r>
            <w:r>
              <w:rPr>
                <w:sz w:val="24"/>
                <w:lang w:val="en-US"/>
              </w:rPr>
              <w:t>habr</w:t>
            </w:r>
            <w:r>
              <w:rPr>
                <w:sz w:val="24"/>
              </w:rPr>
              <w:t>í</w:t>
            </w:r>
            <w:r>
              <w:rPr>
                <w:sz w:val="24"/>
                <w:lang w:val="en-US"/>
              </w:rPr>
              <w:t>as</w:t>
            </w:r>
            <w:r>
              <w:rPr>
                <w:sz w:val="24"/>
              </w:rPr>
              <w:t>,</w:t>
            </w:r>
          </w:p>
          <w:p>
            <w:pPr>
              <w:pStyle w:val="Normal1"/>
              <w:spacing w:lineRule="auto" w:line="240"/>
              <w:jc w:val="center"/>
              <w:rPr>
                <w:sz w:val="24"/>
                <w:lang w:val="en-US"/>
              </w:rPr>
            </w:pPr>
            <w:r>
              <w:rPr>
                <w:sz w:val="24"/>
                <w:lang w:val="en-US"/>
              </w:rPr>
              <w:t>habría, habríamos, habríais,</w:t>
            </w:r>
          </w:p>
          <w:p>
            <w:pPr>
              <w:pStyle w:val="Normal1"/>
              <w:spacing w:lineRule="auto" w:line="240"/>
              <w:jc w:val="center"/>
              <w:rPr>
                <w:sz w:val="24"/>
                <w:lang w:val="en-US"/>
              </w:rPr>
            </w:pPr>
            <w:r>
              <w:rPr>
                <w:sz w:val="24"/>
                <w:lang w:val="en-US"/>
              </w:rPr>
              <w:t>habrían</w:t>
            </w:r>
          </w:p>
          <w:p>
            <w:pPr>
              <w:pStyle w:val="Normal1"/>
              <w:spacing w:lineRule="auto" w:line="240"/>
              <w:jc w:val="center"/>
              <w:rPr>
                <w:sz w:val="24"/>
                <w:lang w:val="en-US"/>
              </w:rPr>
            </w:pPr>
            <w:r>
              <w:rPr>
                <w:sz w:val="24"/>
                <w:lang w:val="en-US"/>
              </w:rPr>
            </w:r>
          </w:p>
        </w:tc>
        <w:tc>
          <w:tcPr>
            <w:tcW w:w="850" w:type="dxa"/>
            <w:vMerge w:val="continue"/>
            <w:tcBorders>
              <w:start w:val="single" w:sz="4" w:space="0" w:color="000000"/>
              <w:end w:val="single" w:sz="4" w:space="0" w:color="000000"/>
            </w:tcBorders>
          </w:tcPr>
          <w:p>
            <w:pPr>
              <w:pStyle w:val="Normal1"/>
              <w:snapToGrid w:val="false"/>
              <w:spacing w:lineRule="auto" w:line="240"/>
              <w:rPr>
                <w:sz w:val="24"/>
                <w:lang w:val="en-US"/>
              </w:rPr>
            </w:pPr>
            <w:r>
              <w:rPr>
                <w:sz w:val="24"/>
                <w:lang w:val="en-US"/>
              </w:rPr>
            </w:r>
          </w:p>
        </w:tc>
        <w:tc>
          <w:tcPr>
            <w:tcW w:w="3969" w:type="dxa"/>
            <w:tcBorders>
              <w:top w:val="single" w:sz="6" w:space="0" w:color="000000"/>
              <w:start w:val="single" w:sz="4"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hablado</w:t>
            </w:r>
          </w:p>
          <w:p>
            <w:pPr>
              <w:pStyle w:val="Normal1"/>
              <w:spacing w:lineRule="auto" w:line="240"/>
              <w:jc w:val="center"/>
              <w:rPr>
                <w:sz w:val="24"/>
                <w:lang w:val="en-US"/>
              </w:rPr>
            </w:pPr>
            <w:r>
              <w:rPr>
                <w:sz w:val="24"/>
                <w:lang w:val="en-US"/>
              </w:rPr>
              <w:t>comprendido</w:t>
            </w:r>
          </w:p>
          <w:p>
            <w:pPr>
              <w:pStyle w:val="Normal1"/>
              <w:spacing w:lineRule="auto" w:line="240"/>
              <w:jc w:val="center"/>
              <w:rPr>
                <w:sz w:val="24"/>
                <w:lang w:val="en-US"/>
              </w:rPr>
            </w:pPr>
            <w:r>
              <w:rPr>
                <w:sz w:val="24"/>
                <w:lang w:val="en-US"/>
              </w:rPr>
              <w:t>permitido</w:t>
            </w:r>
          </w:p>
        </w:tc>
      </w:tr>
    </w:tbl>
    <w:p>
      <w:pPr>
        <w:pStyle w:val="Normal1"/>
        <w:spacing w:lineRule="auto" w:line="240"/>
        <w:ind w:firstLine="284" w:end="0"/>
        <w:rPr>
          <w:sz w:val="24"/>
          <w:lang w:val="en-US"/>
        </w:rPr>
      </w:pPr>
      <w:r>
        <w:rPr>
          <w:sz w:val="24"/>
          <w:lang w:val="en-US"/>
        </w:rPr>
      </w:r>
    </w:p>
    <w:p>
      <w:pPr>
        <w:pStyle w:val="Normal1"/>
        <w:spacing w:lineRule="auto" w:line="240"/>
        <w:ind w:firstLine="284" w:end="0"/>
        <w:jc w:val="center"/>
        <w:rPr/>
      </w:pPr>
      <w:r>
        <w:rPr>
          <w:spacing w:val="20"/>
          <w:sz w:val="24"/>
        </w:rPr>
        <w:t>Типовые</w:t>
      </w:r>
      <w:r>
        <w:rPr>
          <w:spacing w:val="20"/>
          <w:sz w:val="24"/>
          <w:lang w:val="en-US"/>
        </w:rPr>
        <w:t xml:space="preserve"> </w:t>
      </w:r>
      <w:r>
        <w:rPr>
          <w:spacing w:val="20"/>
          <w:sz w:val="24"/>
        </w:rPr>
        <w:t>примеры</w:t>
      </w:r>
      <w:r>
        <w:rPr>
          <w:spacing w:val="20"/>
          <w:sz w:val="24"/>
          <w:lang w:val="en-US"/>
        </w:rPr>
        <w:t>:</w:t>
      </w:r>
    </w:p>
    <w:p>
      <w:pPr>
        <w:pStyle w:val="Normal1"/>
        <w:spacing w:lineRule="auto" w:line="240"/>
        <w:ind w:firstLine="284" w:end="0"/>
        <w:rPr>
          <w:sz w:val="24"/>
          <w:lang w:val="en-US"/>
        </w:rPr>
      </w:pPr>
      <w:r>
        <w:rPr>
          <w:sz w:val="24"/>
          <w:lang w:val="en-US"/>
        </w:rPr>
        <w:t xml:space="preserve">(yo)     habría hablado     habría comprendido     habría permitido </w:t>
      </w:r>
    </w:p>
    <w:p>
      <w:pPr>
        <w:pStyle w:val="Normal1"/>
        <w:spacing w:lineRule="auto" w:line="240"/>
        <w:ind w:firstLine="284" w:end="0"/>
        <w:rPr/>
      </w:pPr>
      <w:r>
        <w:rPr>
          <w:sz w:val="24"/>
          <w:lang w:val="en-US"/>
        </w:rPr>
        <w:t xml:space="preserve">(tú)      habrías hablado   habrías comprendido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w:t>
      </w:r>
    </w:p>
    <w:p>
      <w:pPr>
        <w:pStyle w:val="Normal1"/>
        <w:spacing w:lineRule="auto" w:line="240"/>
        <w:ind w:firstLine="284" w:end="0"/>
        <w:rPr/>
      </w:pPr>
      <w:r>
        <w:rPr>
          <w:sz w:val="24"/>
          <w:lang w:val="en-US"/>
        </w:rPr>
        <w:t xml:space="preserve">(él)      habría hablado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w:t>
      </w:r>
    </w:p>
    <w:p>
      <w:pPr>
        <w:pStyle w:val="Normal1"/>
        <w:spacing w:lineRule="auto" w:line="240"/>
        <w:ind w:firstLine="284" w:end="0"/>
        <w:rPr/>
      </w:pPr>
      <w:r>
        <w:rPr>
          <w:sz w:val="24"/>
          <w:lang w:val="en-US"/>
        </w:rPr>
        <w:t xml:space="preserve">           </w:t>
      </w:r>
      <w:r>
        <w:rPr>
          <w:sz w:val="24"/>
        </w:rPr>
        <w:t>и т.д.</w:t>
      </w:r>
    </w:p>
    <w:p>
      <w:pPr>
        <w:sectPr>
          <w:type w:val="continuous"/>
          <w:pgSz w:w="11906" w:h="16838"/>
          <w:pgMar w:left="567" w:right="567" w:gutter="0" w:header="0" w:top="567" w:footer="720" w:bottom="776"/>
          <w:formProt w:val="false"/>
          <w:textDirection w:val="lrTb"/>
          <w:docGrid w:type="default" w:linePitch="360" w:charSpace="0"/>
        </w:sectPr>
      </w:pP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r>
    </w:p>
    <w:p>
      <w:pPr>
        <w:sectPr>
          <w:type w:val="continuous"/>
          <w:pgSz w:w="11906" w:h="16838"/>
          <w:pgMar w:left="567" w:right="567" w:gutter="0" w:header="0" w:top="567" w:footer="720" w:bottom="776"/>
          <w:formProt w:val="false"/>
          <w:textDirection w:val="lrTb"/>
          <w:docGrid w:type="default" w:linePitch="360" w:charSpace="0"/>
        </w:sectPr>
      </w:pPr>
    </w:p>
    <w:p>
      <w:pPr>
        <w:pStyle w:val="Normal1"/>
        <w:spacing w:lineRule="auto" w:line="240"/>
        <w:ind w:firstLine="284" w:end="0"/>
        <w:rPr>
          <w:rFonts w:ascii="Times New Roman" w:hAnsi="Times New Roman" w:cs="Times New Roman"/>
          <w:sz w:val="24"/>
        </w:rPr>
      </w:pPr>
      <w:r>
        <w:rPr>
          <w:rFonts w:cs="Times New Roman"/>
          <w:sz w:val="24"/>
        </w:rPr>
      </w:r>
    </w:p>
    <w:p>
      <w:pPr>
        <w:pStyle w:val="Normal1"/>
        <w:spacing w:lineRule="auto" w:line="240"/>
        <w:rPr>
          <w:sz w:val="24"/>
          <w:lang w:val="en-US" w:eastAsia="en-US"/>
        </w:rPr>
      </w:pPr>
      <w:r>
        <w:rPr>
          <w:sz w:val="24"/>
          <w:lang w:val="en-US" w:eastAsia="en-US"/>
        </w:rPr>
      </w:r>
    </w:p>
    <w:p>
      <w:pPr>
        <w:pStyle w:val="Heading3"/>
        <w:ind w:hanging="0" w:start="0"/>
        <w:rPr/>
      </w:pPr>
      <w:bookmarkStart w:id="73" w:name="__RefHeading___Toc1886063"/>
      <w:bookmarkEnd w:id="73"/>
      <w:r>
        <w:rPr/>
        <w:t>§ 59. Образование повелительного наклонения глаголов обычного спряжения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отличие от русского в испанском языке повелительное наклонение употребляется во 2-м и 3-м лицах единственного числа и во всех лицах множественного числа. Однако лишь </w:t>
      </w:r>
      <w:r>
        <w:rPr>
          <w:spacing w:val="20"/>
          <w:sz w:val="24"/>
        </w:rPr>
        <w:t>утвердительные</w:t>
      </w:r>
      <w:r>
        <w:rPr>
          <w:sz w:val="24"/>
        </w:rPr>
        <w:t xml:space="preserve"> формы единственного и множественного числа  </w:t>
      </w:r>
      <w:r>
        <w:rPr>
          <w:spacing w:val="20"/>
          <w:sz w:val="24"/>
        </w:rPr>
        <w:t>второго лица</w:t>
      </w:r>
      <w:r>
        <w:rPr>
          <w:sz w:val="24"/>
        </w:rPr>
        <w:t xml:space="preserve">  являются собственными формами этого наклонения, остальные заимствованы у настоящего времени сослагательного наклонения. Несмотря на это, в целях практического изучения языка дается парадигма спряжения не только для второго лица, но и для остальных лиц.</w:t>
      </w:r>
    </w:p>
    <w:p>
      <w:pPr>
        <w:pStyle w:val="Normal1"/>
        <w:spacing w:lineRule="auto" w:line="240"/>
        <w:ind w:firstLine="284" w:end="0"/>
        <w:rPr/>
      </w:pPr>
      <w:r>
        <w:rPr>
          <w:sz w:val="24"/>
        </w:rPr>
        <w:t xml:space="preserve">Особенности образования </w:t>
      </w:r>
      <w:r>
        <w:rPr>
          <w:b/>
          <w:bCs/>
          <w:sz w:val="24"/>
          <w:lang w:val="en-US"/>
        </w:rPr>
        <w:t>imperativo</w:t>
      </w:r>
      <w:r>
        <w:rPr>
          <w:sz w:val="24"/>
        </w:rPr>
        <w:t xml:space="preserve"> зависят также от того, в какой форме выражается повеление: в утвердительной или отрицательной.</w:t>
      </w:r>
    </w:p>
    <w:p>
      <w:pPr>
        <w:pStyle w:val="Normal1"/>
        <w:spacing w:lineRule="auto" w:line="240"/>
        <w:ind w:firstLine="284" w:end="0"/>
        <w:rPr>
          <w:sz w:val="24"/>
        </w:rPr>
      </w:pPr>
      <w:r>
        <w:rPr>
          <w:sz w:val="24"/>
        </w:rPr>
      </w:r>
    </w:p>
    <w:p>
      <w:pPr>
        <w:pStyle w:val="Normal1"/>
        <w:spacing w:lineRule="auto" w:line="240"/>
        <w:ind w:firstLine="284" w:end="0"/>
        <w:jc w:val="center"/>
        <w:rPr/>
      </w:pPr>
      <w:r>
        <w:rPr/>
        <w:t>1. Утвердительная форма повелительного наклонения</w:t>
      </w:r>
    </w:p>
    <w:tbl>
      <w:tblPr>
        <w:tblW w:w="10632" w:type="dxa"/>
        <w:jc w:val="start"/>
        <w:tblInd w:w="40" w:type="dxa"/>
        <w:tblLayout w:type="fixed"/>
        <w:tblCellMar>
          <w:top w:w="0" w:type="dxa"/>
          <w:start w:w="40" w:type="dxa"/>
          <w:bottom w:w="0" w:type="dxa"/>
          <w:end w:w="40" w:type="dxa"/>
        </w:tblCellMar>
      </w:tblPr>
      <w:tblGrid>
        <w:gridCol w:w="1560"/>
        <w:gridCol w:w="1559"/>
        <w:gridCol w:w="1843"/>
        <w:gridCol w:w="1134"/>
        <w:gridCol w:w="1559"/>
        <w:gridCol w:w="1417"/>
        <w:gridCol w:w="1560"/>
      </w:tblGrid>
      <w:tr>
        <w:trPr>
          <w:trHeight w:val="520" w:hRule="exact"/>
        </w:trPr>
        <w:tc>
          <w:tcPr>
            <w:tcW w:w="1560" w:type="dxa"/>
            <w:vMerge w:val="restart"/>
            <w:tcBorders>
              <w:end w:val="single" w:sz="6" w:space="0" w:color="000000"/>
            </w:tcBorders>
          </w:tcPr>
          <w:p>
            <w:pPr>
              <w:pStyle w:val="Normal1"/>
              <w:snapToGrid w:val="false"/>
              <w:spacing w:lineRule="auto" w:line="240"/>
              <w:ind w:firstLine="284" w:end="0"/>
              <w:jc w:val="center"/>
              <w:rPr>
                <w:sz w:val="24"/>
              </w:rPr>
            </w:pPr>
            <w:r>
              <w:rPr>
                <w:sz w:val="24"/>
              </w:rPr>
            </w:r>
          </w:p>
        </w:tc>
        <w:tc>
          <w:tcPr>
            <w:tcW w:w="3402"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pacing w:val="20"/>
                <w:sz w:val="24"/>
              </w:rPr>
            </w:pPr>
            <w:r>
              <w:rPr>
                <w:spacing w:val="20"/>
                <w:sz w:val="24"/>
              </w:rPr>
              <w:t>Единственное число</w:t>
            </w:r>
          </w:p>
          <w:p>
            <w:pPr>
              <w:pStyle w:val="Normal1"/>
              <w:spacing w:lineRule="auto" w:line="240"/>
              <w:jc w:val="center"/>
              <w:rPr>
                <w:spacing w:val="20"/>
                <w:sz w:val="24"/>
              </w:rPr>
            </w:pPr>
            <w:r>
              <w:rPr>
                <w:spacing w:val="20"/>
                <w:sz w:val="24"/>
              </w:rPr>
            </w:r>
          </w:p>
        </w:tc>
        <w:tc>
          <w:tcPr>
            <w:tcW w:w="4110"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pacing w:val="20"/>
                <w:sz w:val="24"/>
              </w:rPr>
            </w:pPr>
            <w:r>
              <w:rPr>
                <w:spacing w:val="20"/>
                <w:sz w:val="24"/>
              </w:rPr>
              <w:t>Множественное число</w:t>
            </w:r>
          </w:p>
          <w:p>
            <w:pPr>
              <w:pStyle w:val="Normal1"/>
              <w:spacing w:lineRule="auto" w:line="240"/>
              <w:jc w:val="center"/>
              <w:rPr>
                <w:spacing w:val="20"/>
                <w:sz w:val="24"/>
              </w:rPr>
            </w:pPr>
            <w:r>
              <w:rPr>
                <w:spacing w:val="20"/>
                <w:sz w:val="24"/>
              </w:rPr>
            </w:r>
          </w:p>
        </w:tc>
        <w:tc>
          <w:tcPr>
            <w:tcW w:w="1560" w:type="dxa"/>
            <w:tcBorders>
              <w:start w:val="single" w:sz="6" w:space="0" w:color="000000"/>
              <w:bottom w:val="single" w:sz="6" w:space="0" w:color="000000"/>
            </w:tcBorders>
          </w:tcPr>
          <w:p>
            <w:pPr>
              <w:pStyle w:val="Normal1"/>
              <w:snapToGrid w:val="false"/>
              <w:spacing w:lineRule="auto" w:line="240"/>
              <w:jc w:val="center"/>
              <w:rPr>
                <w:sz w:val="24"/>
              </w:rPr>
            </w:pPr>
            <w:r>
              <w:rPr>
                <w:sz w:val="24"/>
              </w:rPr>
            </w:r>
          </w:p>
          <w:p>
            <w:pPr>
              <w:pStyle w:val="Normal1"/>
              <w:spacing w:lineRule="auto" w:line="240"/>
              <w:jc w:val="center"/>
              <w:rPr>
                <w:sz w:val="24"/>
              </w:rPr>
            </w:pPr>
            <w:r>
              <w:rPr>
                <w:sz w:val="24"/>
              </w:rPr>
            </w:r>
          </w:p>
        </w:tc>
      </w:tr>
      <w:tr>
        <w:trPr>
          <w:trHeight w:val="280" w:hRule="exact"/>
        </w:trPr>
        <w:tc>
          <w:tcPr>
            <w:tcW w:w="1560" w:type="dxa"/>
            <w:vMerge w:val="continue"/>
            <w:tcBorders>
              <w:end w:val="single" w:sz="6" w:space="0" w:color="000000"/>
            </w:tcBorders>
          </w:tcPr>
          <w:p>
            <w:pPr>
              <w:pStyle w:val="Normal1"/>
              <w:snapToGrid w:val="false"/>
              <w:spacing w:lineRule="auto" w:line="240"/>
              <w:ind w:firstLine="284" w:end="0"/>
              <w:jc w:val="center"/>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2</w:t>
            </w:r>
          </w:p>
          <w:p>
            <w:pPr>
              <w:pStyle w:val="Normal1"/>
              <w:spacing w:lineRule="auto" w:line="240"/>
              <w:jc w:val="center"/>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3</w:t>
            </w:r>
          </w:p>
          <w:p>
            <w:pPr>
              <w:pStyle w:val="Normal1"/>
              <w:spacing w:lineRule="auto" w:line="24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1</w:t>
            </w:r>
          </w:p>
          <w:p>
            <w:pPr>
              <w:pStyle w:val="Normal1"/>
              <w:spacing w:lineRule="auto" w:line="240"/>
              <w:jc w:val="center"/>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2</w:t>
            </w:r>
          </w:p>
          <w:p>
            <w:pPr>
              <w:pStyle w:val="Normal1"/>
              <w:spacing w:lineRule="auto" w:line="24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3</w:t>
            </w:r>
          </w:p>
          <w:p>
            <w:pPr>
              <w:pStyle w:val="Normal1"/>
              <w:spacing w:lineRule="auto" w:line="240"/>
              <w:jc w:val="center"/>
              <w:rPr>
                <w:sz w:val="24"/>
              </w:rPr>
            </w:pPr>
            <w:r>
              <w:rPr>
                <w:sz w:val="24"/>
              </w:rPr>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Лицо</w:t>
            </w:r>
          </w:p>
          <w:p>
            <w:pPr>
              <w:pStyle w:val="Normal1"/>
              <w:spacing w:lineRule="auto" w:line="240"/>
              <w:jc w:val="center"/>
              <w:rPr>
                <w:sz w:val="24"/>
              </w:rPr>
            </w:pPr>
            <w:r>
              <w:rPr>
                <w:sz w:val="24"/>
              </w:rPr>
            </w:r>
          </w:p>
        </w:tc>
      </w:tr>
      <w:tr>
        <w:trPr>
          <w:trHeight w:val="480" w:hRule="exact"/>
        </w:trPr>
        <w:tc>
          <w:tcPr>
            <w:tcW w:w="1560" w:type="dxa"/>
            <w:vMerge w:val="restart"/>
            <w:tcBorders>
              <w:top w:val="single" w:sz="6" w:space="0" w:color="000000"/>
              <w:start w:val="single" w:sz="4" w:space="0" w:color="000000"/>
              <w:end w:val="single" w:sz="6" w:space="0" w:color="000000"/>
            </w:tcBorders>
          </w:tcPr>
          <w:p>
            <w:pPr>
              <w:pStyle w:val="Normal1"/>
              <w:spacing w:lineRule="auto" w:line="240"/>
              <w:jc w:val="center"/>
              <w:rPr>
                <w:sz w:val="24"/>
              </w:rPr>
            </w:pPr>
            <w:r>
              <w:rPr>
                <w:sz w:val="24"/>
              </w:rPr>
              <w:t>Основа глагола</w:t>
            </w:r>
          </w:p>
          <w:p>
            <w:pPr>
              <w:pStyle w:val="Normal1"/>
              <w:spacing w:lineRule="auto" w:line="240"/>
              <w:jc w:val="center"/>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-а</w:t>
            </w:r>
          </w:p>
          <w:p>
            <w:pPr>
              <w:pStyle w:val="Normal1"/>
              <w:spacing w:lineRule="auto" w:line="240"/>
              <w:jc w:val="center"/>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w:t>
            </w:r>
            <w:r>
              <w:rPr>
                <w:sz w:val="24"/>
              </w:rPr>
              <w:t>е</w:t>
            </w:r>
          </w:p>
          <w:p>
            <w:pPr>
              <w:pStyle w:val="Normal1"/>
              <w:spacing w:lineRule="auto" w:line="240"/>
              <w:jc w:val="center"/>
              <w:rPr>
                <w:sz w:val="24"/>
                <w:lang w:val="en-US"/>
              </w:rPr>
            </w:pPr>
            <w:r>
              <w:rPr>
                <w:sz w:val="24"/>
                <w:lang w:val="en-US"/>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-emos</w:t>
            </w:r>
          </w:p>
          <w:p>
            <w:pPr>
              <w:pStyle w:val="Normal1"/>
              <w:spacing w:lineRule="auto" w:line="240"/>
              <w:jc w:val="center"/>
              <w:rPr>
                <w:sz w:val="24"/>
                <w:lang w:val="en-US"/>
              </w:rPr>
            </w:pPr>
            <w:r>
              <w:rPr>
                <w:sz w:val="24"/>
                <w:lang w:val="en-US"/>
              </w:rPr>
            </w:r>
          </w:p>
        </w:tc>
        <w:tc>
          <w:tcPr>
            <w:tcW w:w="155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-ad</w:t>
            </w:r>
          </w:p>
          <w:p>
            <w:pPr>
              <w:pStyle w:val="Normal1"/>
              <w:spacing w:lineRule="auto" w:line="240"/>
              <w:jc w:val="center"/>
              <w:rPr>
                <w:sz w:val="24"/>
                <w:lang w:val="en-US"/>
              </w:rPr>
            </w:pPr>
            <w:r>
              <w:rPr>
                <w:sz w:val="24"/>
                <w:lang w:val="en-US"/>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-en</w:t>
            </w:r>
          </w:p>
          <w:p>
            <w:pPr>
              <w:pStyle w:val="Normal1"/>
              <w:spacing w:lineRule="auto" w:line="240"/>
              <w:jc w:val="center"/>
              <w:rPr>
                <w:sz w:val="24"/>
                <w:lang w:val="en-US"/>
              </w:rPr>
            </w:pPr>
            <w:r>
              <w:rPr>
                <w:sz w:val="24"/>
                <w:lang w:val="en-US"/>
              </w:rPr>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 xml:space="preserve">Спряжение </w:t>
            </w:r>
            <w:r>
              <w:rPr>
                <w:sz w:val="24"/>
                <w:lang w:val="en-US"/>
              </w:rPr>
              <w:t>I</w:t>
            </w:r>
          </w:p>
          <w:p>
            <w:pPr>
              <w:pStyle w:val="Normal1"/>
              <w:spacing w:lineRule="auto" w:line="240"/>
              <w:jc w:val="center"/>
              <w:rPr>
                <w:sz w:val="24"/>
              </w:rPr>
            </w:pPr>
            <w:r>
              <w:rPr>
                <w:sz w:val="24"/>
              </w:rPr>
            </w:r>
          </w:p>
        </w:tc>
      </w:tr>
      <w:tr>
        <w:trPr>
          <w:trHeight w:val="340" w:hRule="exact"/>
        </w:trPr>
        <w:tc>
          <w:tcPr>
            <w:tcW w:w="1560" w:type="dxa"/>
            <w:vMerge w:val="continue"/>
            <w:tcBorders>
              <w:top w:val="single" w:sz="6" w:space="0" w:color="000000"/>
              <w:start w:val="single" w:sz="4" w:space="0" w:color="000000"/>
              <w:end w:val="single" w:sz="6" w:space="0" w:color="000000"/>
            </w:tcBorders>
          </w:tcPr>
          <w:p>
            <w:pPr>
              <w:pStyle w:val="Normal1"/>
              <w:snapToGrid w:val="false"/>
              <w:spacing w:lineRule="auto" w:line="240"/>
              <w:jc w:val="center"/>
              <w:rPr>
                <w:sz w:val="24"/>
              </w:rPr>
            </w:pPr>
            <w:r>
              <w:rPr>
                <w:sz w:val="24"/>
              </w:rPr>
            </w:r>
          </w:p>
        </w:tc>
        <w:tc>
          <w:tcPr>
            <w:tcW w:w="1559" w:type="dxa"/>
            <w:vMerge w:val="restart"/>
            <w:tcBorders>
              <w:top w:val="single" w:sz="6" w:space="0" w:color="000000"/>
              <w:start w:val="single" w:sz="6" w:space="0" w:color="000000"/>
              <w:end w:val="single" w:sz="6" w:space="0" w:color="000000"/>
            </w:tcBorders>
          </w:tcPr>
          <w:p>
            <w:pPr>
              <w:pStyle w:val="Normal1"/>
              <w:spacing w:lineRule="auto" w:line="240"/>
              <w:jc w:val="center"/>
              <w:rPr>
                <w:sz w:val="24"/>
              </w:rPr>
            </w:pPr>
            <w:r>
              <w:rPr>
                <w:sz w:val="24"/>
              </w:rPr>
              <w:t>-е</w:t>
            </w:r>
          </w:p>
          <w:p>
            <w:pPr>
              <w:pStyle w:val="Normal1"/>
              <w:spacing w:lineRule="auto" w:line="240"/>
              <w:jc w:val="center"/>
              <w:rPr>
                <w:sz w:val="24"/>
              </w:rPr>
            </w:pPr>
            <w:r>
              <w:rPr>
                <w:sz w:val="24"/>
              </w:rPr>
            </w:r>
          </w:p>
        </w:tc>
        <w:tc>
          <w:tcPr>
            <w:tcW w:w="1843" w:type="dxa"/>
            <w:vMerge w:val="restart"/>
            <w:tcBorders>
              <w:top w:val="single" w:sz="6" w:space="0" w:color="000000"/>
              <w:start w:val="single" w:sz="6" w:space="0" w:color="000000"/>
              <w:end w:val="single" w:sz="6" w:space="0" w:color="000000"/>
            </w:tcBorders>
          </w:tcPr>
          <w:p>
            <w:pPr>
              <w:pStyle w:val="Normal1"/>
              <w:spacing w:lineRule="auto" w:line="240"/>
              <w:jc w:val="center"/>
              <w:rPr>
                <w:sz w:val="24"/>
              </w:rPr>
            </w:pPr>
            <w:r>
              <w:rPr>
                <w:sz w:val="24"/>
              </w:rPr>
              <w:t>-а</w:t>
            </w:r>
          </w:p>
          <w:p>
            <w:pPr>
              <w:pStyle w:val="Normal1"/>
              <w:spacing w:lineRule="auto" w:line="240"/>
              <w:jc w:val="center"/>
              <w:rPr>
                <w:sz w:val="24"/>
              </w:rPr>
            </w:pPr>
            <w:r>
              <w:rPr>
                <w:sz w:val="24"/>
              </w:rPr>
            </w:r>
          </w:p>
        </w:tc>
        <w:tc>
          <w:tcPr>
            <w:tcW w:w="1134" w:type="dxa"/>
            <w:vMerge w:val="restart"/>
            <w:tcBorders>
              <w:top w:val="single" w:sz="6" w:space="0" w:color="000000"/>
              <w:start w:val="single" w:sz="6" w:space="0" w:color="000000"/>
              <w:end w:val="single" w:sz="6" w:space="0" w:color="000000"/>
            </w:tcBorders>
          </w:tcPr>
          <w:p>
            <w:pPr>
              <w:pStyle w:val="Normal1"/>
              <w:spacing w:lineRule="auto" w:line="240"/>
              <w:jc w:val="center"/>
              <w:rPr>
                <w:sz w:val="24"/>
                <w:lang w:val="en-US"/>
              </w:rPr>
            </w:pPr>
            <w:r>
              <w:rPr>
                <w:sz w:val="24"/>
                <w:lang w:val="en-US"/>
              </w:rPr>
              <w:t>-amos</w:t>
            </w:r>
          </w:p>
          <w:p>
            <w:pPr>
              <w:pStyle w:val="Normal1"/>
              <w:spacing w:lineRule="auto" w:line="240"/>
              <w:jc w:val="center"/>
              <w:rPr>
                <w:sz w:val="24"/>
                <w:lang w:val="en-US"/>
              </w:rPr>
            </w:pPr>
            <w:r>
              <w:rPr>
                <w:sz w:val="24"/>
                <w:lang w:val="en-US"/>
              </w:rPr>
            </w:r>
          </w:p>
        </w:tc>
        <w:tc>
          <w:tcPr>
            <w:tcW w:w="155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-ed</w:t>
            </w:r>
          </w:p>
          <w:p>
            <w:pPr>
              <w:pStyle w:val="Normal1"/>
              <w:spacing w:lineRule="auto" w:line="240"/>
              <w:jc w:val="center"/>
              <w:rPr>
                <w:sz w:val="24"/>
                <w:lang w:val="en-US"/>
              </w:rPr>
            </w:pPr>
            <w:r>
              <w:rPr>
                <w:sz w:val="24"/>
                <w:lang w:val="en-US"/>
              </w:rPr>
            </w:r>
          </w:p>
        </w:tc>
        <w:tc>
          <w:tcPr>
            <w:tcW w:w="1417" w:type="dxa"/>
            <w:vMerge w:val="restart"/>
            <w:tcBorders>
              <w:top w:val="single" w:sz="6" w:space="0" w:color="000000"/>
              <w:start w:val="single" w:sz="6" w:space="0" w:color="000000"/>
              <w:end w:val="single" w:sz="6" w:space="0" w:color="000000"/>
            </w:tcBorders>
          </w:tcPr>
          <w:p>
            <w:pPr>
              <w:pStyle w:val="Normal1"/>
              <w:spacing w:lineRule="auto" w:line="240"/>
              <w:jc w:val="center"/>
              <w:rPr>
                <w:sz w:val="24"/>
                <w:lang w:val="en-US"/>
              </w:rPr>
            </w:pPr>
            <w:r>
              <w:rPr>
                <w:sz w:val="24"/>
                <w:lang w:val="en-US"/>
              </w:rPr>
              <w:t>-an</w:t>
            </w:r>
          </w:p>
          <w:p>
            <w:pPr>
              <w:pStyle w:val="Normal1"/>
              <w:spacing w:lineRule="auto" w:line="240"/>
              <w:jc w:val="center"/>
              <w:rPr>
                <w:sz w:val="24"/>
                <w:lang w:val="en-US"/>
              </w:rPr>
            </w:pPr>
            <w:r>
              <w:rPr>
                <w:sz w:val="24"/>
                <w:lang w:val="en-US"/>
              </w:rPr>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II</w:t>
            </w:r>
          </w:p>
          <w:p>
            <w:pPr>
              <w:pStyle w:val="Normal1"/>
              <w:spacing w:lineRule="auto" w:line="240"/>
              <w:jc w:val="center"/>
              <w:rPr>
                <w:sz w:val="24"/>
                <w:lang w:val="en-US"/>
              </w:rPr>
            </w:pPr>
            <w:r>
              <w:rPr>
                <w:sz w:val="24"/>
                <w:lang w:val="en-US"/>
              </w:rPr>
            </w:r>
          </w:p>
        </w:tc>
      </w:tr>
      <w:tr>
        <w:trPr>
          <w:trHeight w:val="320" w:hRule="exact"/>
        </w:trPr>
        <w:tc>
          <w:tcPr>
            <w:tcW w:w="1560" w:type="dxa"/>
            <w:vMerge w:val="continue"/>
            <w:tcBorders>
              <w:top w:val="single" w:sz="6" w:space="0" w:color="000000"/>
              <w:start w:val="single" w:sz="4" w:space="0" w:color="000000"/>
              <w:end w:val="single" w:sz="6" w:space="0" w:color="000000"/>
            </w:tcBorders>
          </w:tcPr>
          <w:p>
            <w:pPr>
              <w:pStyle w:val="Normal1"/>
              <w:snapToGrid w:val="false"/>
              <w:spacing w:lineRule="auto" w:line="240"/>
              <w:jc w:val="center"/>
              <w:rPr>
                <w:sz w:val="24"/>
                <w:lang w:val="en-US"/>
              </w:rPr>
            </w:pPr>
            <w:r>
              <w:rPr>
                <w:sz w:val="24"/>
                <w:lang w:val="en-US"/>
              </w:rPr>
            </w:r>
          </w:p>
        </w:tc>
        <w:tc>
          <w:tcPr>
            <w:tcW w:w="1559" w:type="dxa"/>
            <w:vMerge w:val="continue"/>
            <w:tcBorders>
              <w:top w:val="single" w:sz="6" w:space="0" w:color="000000"/>
              <w:start w:val="single" w:sz="6" w:space="0" w:color="000000"/>
              <w:end w:val="single" w:sz="6" w:space="0" w:color="000000"/>
            </w:tcBorders>
          </w:tcPr>
          <w:p>
            <w:pPr>
              <w:pStyle w:val="Normal1"/>
              <w:snapToGrid w:val="false"/>
              <w:spacing w:lineRule="auto" w:line="240"/>
              <w:jc w:val="center"/>
              <w:rPr>
                <w:sz w:val="24"/>
                <w:lang w:val="en-US"/>
              </w:rPr>
            </w:pPr>
            <w:r>
              <w:rPr>
                <w:sz w:val="24"/>
                <w:lang w:val="en-US"/>
              </w:rPr>
            </w:r>
          </w:p>
        </w:tc>
        <w:tc>
          <w:tcPr>
            <w:tcW w:w="1843" w:type="dxa"/>
            <w:vMerge w:val="continue"/>
            <w:tcBorders>
              <w:top w:val="single" w:sz="6" w:space="0" w:color="000000"/>
              <w:start w:val="single" w:sz="6" w:space="0" w:color="000000"/>
              <w:end w:val="single" w:sz="6" w:space="0" w:color="000000"/>
            </w:tcBorders>
          </w:tcPr>
          <w:p>
            <w:pPr>
              <w:pStyle w:val="Normal1"/>
              <w:snapToGrid w:val="false"/>
              <w:spacing w:lineRule="auto" w:line="240"/>
              <w:jc w:val="center"/>
              <w:rPr>
                <w:sz w:val="24"/>
                <w:lang w:val="en-US"/>
              </w:rPr>
            </w:pPr>
            <w:r>
              <w:rPr>
                <w:sz w:val="24"/>
                <w:lang w:val="en-US"/>
              </w:rPr>
            </w:r>
          </w:p>
        </w:tc>
        <w:tc>
          <w:tcPr>
            <w:tcW w:w="1134" w:type="dxa"/>
            <w:vMerge w:val="continue"/>
            <w:tcBorders>
              <w:top w:val="single" w:sz="6" w:space="0" w:color="000000"/>
              <w:start w:val="single" w:sz="6" w:space="0" w:color="000000"/>
              <w:end w:val="single" w:sz="6" w:space="0" w:color="000000"/>
            </w:tcBorders>
          </w:tcPr>
          <w:p>
            <w:pPr>
              <w:pStyle w:val="Normal1"/>
              <w:snapToGrid w:val="false"/>
              <w:spacing w:lineRule="auto" w:line="240"/>
              <w:jc w:val="center"/>
              <w:rPr>
                <w:sz w:val="24"/>
                <w:lang w:val="en-US"/>
              </w:rPr>
            </w:pPr>
            <w:r>
              <w:rPr>
                <w:sz w:val="24"/>
                <w:lang w:val="en-US"/>
              </w:rPr>
            </w:r>
          </w:p>
        </w:tc>
        <w:tc>
          <w:tcPr>
            <w:tcW w:w="155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rPr>
              <w:t>-</w:t>
            </w:r>
            <w:r>
              <w:rPr>
                <w:sz w:val="24"/>
                <w:lang w:val="en-US"/>
              </w:rPr>
              <w:t>id</w:t>
            </w:r>
          </w:p>
          <w:p>
            <w:pPr>
              <w:pStyle w:val="Normal1"/>
              <w:spacing w:lineRule="auto" w:line="240"/>
              <w:jc w:val="center"/>
              <w:rPr>
                <w:sz w:val="24"/>
              </w:rPr>
            </w:pPr>
            <w:r>
              <w:rPr>
                <w:sz w:val="24"/>
              </w:rPr>
            </w:r>
          </w:p>
        </w:tc>
        <w:tc>
          <w:tcPr>
            <w:tcW w:w="1417" w:type="dxa"/>
            <w:vMerge w:val="continue"/>
            <w:tcBorders>
              <w:top w:val="single" w:sz="6" w:space="0" w:color="000000"/>
              <w:start w:val="single" w:sz="6" w:space="0" w:color="000000"/>
              <w:end w:val="single" w:sz="6" w:space="0" w:color="000000"/>
            </w:tcBorders>
          </w:tcPr>
          <w:p>
            <w:pPr>
              <w:pStyle w:val="Normal1"/>
              <w:snapToGrid w:val="false"/>
              <w:spacing w:lineRule="auto" w:line="240"/>
              <w:jc w:val="center"/>
              <w:rPr>
                <w:sz w:val="24"/>
              </w:rPr>
            </w:pPr>
            <w:r>
              <w:rPr>
                <w:sz w:val="24"/>
              </w:rPr>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sz w:val="24"/>
                <w:lang w:val="en-US"/>
              </w:rPr>
              <w:t>III</w:t>
            </w:r>
          </w:p>
          <w:p>
            <w:pPr>
              <w:pStyle w:val="Normal1"/>
              <w:spacing w:lineRule="auto" w:line="240"/>
              <w:jc w:val="center"/>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jc w:val="center"/>
        <w:rPr>
          <w:spacing w:val="20"/>
          <w:sz w:val="24"/>
        </w:rPr>
      </w:pPr>
      <w:r>
        <w:rPr>
          <w:spacing w:val="20"/>
          <w:sz w:val="24"/>
        </w:rPr>
        <w:t>Типовые примеры:</w:t>
      </w:r>
    </w:p>
    <w:p>
      <w:pPr>
        <w:pStyle w:val="Normal1"/>
        <w:spacing w:lineRule="auto" w:line="240"/>
        <w:ind w:firstLine="284" w:end="0"/>
        <w:rPr/>
      </w:pPr>
      <w:r>
        <w:rPr>
          <w:sz w:val="24"/>
        </w:rPr>
        <w:t xml:space="preserve"> </w:t>
      </w:r>
      <w:r>
        <w:rPr>
          <w:b/>
          <w:bCs/>
          <w:sz w:val="24"/>
          <w:lang w:val="en-US"/>
        </w:rPr>
        <w:t>Hablar</w:t>
      </w:r>
      <w:r>
        <w:rPr>
          <w:sz w:val="24"/>
          <w:lang w:val="en-US"/>
        </w:rPr>
        <w:t xml:space="preserve">                      </w:t>
      </w:r>
      <w:r>
        <w:rPr>
          <w:b/>
          <w:bCs/>
          <w:sz w:val="24"/>
          <w:lang w:val="en-US"/>
        </w:rPr>
        <w:t>Comprender</w:t>
      </w:r>
      <w:r>
        <w:rPr>
          <w:sz w:val="24"/>
          <w:lang w:val="en-US"/>
        </w:rPr>
        <w:t xml:space="preserve">       </w:t>
      </w:r>
      <w:r>
        <w:rPr>
          <w:b/>
          <w:bCs/>
          <w:sz w:val="24"/>
          <w:lang w:val="en-US"/>
        </w:rPr>
        <w:t>Permitir</w:t>
      </w:r>
      <w:r>
        <w:rPr>
          <w:sz w:val="24"/>
          <w:lang w:val="en-US"/>
        </w:rPr>
        <w:t xml:space="preserve"> </w:t>
      </w:r>
    </w:p>
    <w:p>
      <w:pPr>
        <w:pStyle w:val="Normal1"/>
        <w:spacing w:lineRule="auto" w:line="240"/>
        <w:ind w:firstLine="284" w:end="0"/>
        <w:rPr/>
      </w:pPr>
      <w:r>
        <w:rPr>
          <w:sz w:val="24"/>
          <w:lang w:val="en-US"/>
        </w:rPr>
        <w:t xml:space="preserve"> </w:t>
      </w:r>
      <w:r>
        <w:rPr>
          <w:sz w:val="24"/>
          <w:lang w:val="en-US"/>
        </w:rPr>
        <w:t>habl</w:t>
      </w:r>
      <w:r>
        <w:rPr>
          <w:b/>
          <w:bCs/>
          <w:sz w:val="24"/>
          <w:lang w:val="en-US"/>
        </w:rPr>
        <w:t xml:space="preserve">a </w:t>
      </w:r>
      <w:r>
        <w:rPr>
          <w:sz w:val="24"/>
          <w:lang w:val="en-US"/>
        </w:rPr>
        <w:t>(tú)                    comprend</w:t>
      </w:r>
      <w:r>
        <w:rPr>
          <w:b/>
          <w:bCs/>
          <w:sz w:val="24"/>
          <w:lang w:val="en-US"/>
        </w:rPr>
        <w:t>e</w:t>
      </w:r>
      <w:r>
        <w:rPr>
          <w:sz w:val="24"/>
          <w:lang w:val="en-US"/>
        </w:rPr>
        <w:t xml:space="preserve">            permit</w:t>
      </w:r>
      <w:r>
        <w:rPr>
          <w:b/>
          <w:bCs/>
          <w:sz w:val="24"/>
          <w:lang w:val="en-US"/>
        </w:rPr>
        <w:t>e</w:t>
      </w:r>
      <w:r>
        <w:rPr>
          <w:sz w:val="24"/>
          <w:lang w:val="en-US"/>
        </w:rPr>
        <w:t xml:space="preserve"> </w:t>
      </w:r>
    </w:p>
    <w:p>
      <w:pPr>
        <w:pStyle w:val="Normal1"/>
        <w:spacing w:lineRule="auto" w:line="240"/>
        <w:ind w:firstLine="284" w:end="0"/>
        <w:rPr>
          <w:sz w:val="24"/>
          <w:lang w:val="en-US"/>
        </w:rPr>
      </w:pPr>
      <w:r>
        <w:rPr>
          <w:sz w:val="24"/>
          <w:lang w:val="en-US"/>
        </w:rPr>
        <w:t xml:space="preserve"> </w:t>
      </w:r>
      <w:r>
        <w:rPr>
          <w:sz w:val="24"/>
          <w:lang w:val="en-US"/>
        </w:rPr>
        <w:t>habl</w:t>
      </w:r>
      <w:r>
        <w:rPr>
          <w:b/>
          <w:bCs/>
          <w:sz w:val="24"/>
          <w:lang w:val="en-US"/>
        </w:rPr>
        <w:t>e</w:t>
      </w:r>
      <w:r>
        <w:rPr>
          <w:sz w:val="24"/>
          <w:lang w:val="en-US"/>
        </w:rPr>
        <w:t xml:space="preserve"> (usted)               comprend</w:t>
      </w:r>
      <w:r>
        <w:rPr>
          <w:b/>
          <w:bCs/>
          <w:sz w:val="24"/>
          <w:lang w:val="en-US"/>
        </w:rPr>
        <w:t>a</w:t>
      </w:r>
      <w:r>
        <w:rPr>
          <w:sz w:val="24"/>
          <w:lang w:val="en-US"/>
        </w:rPr>
        <w:t xml:space="preserve">            permit</w:t>
      </w:r>
      <w:r>
        <w:rPr>
          <w:b/>
          <w:bCs/>
          <w:sz w:val="24"/>
          <w:lang w:val="en-US"/>
        </w:rPr>
        <w:t xml:space="preserve">a </w:t>
      </w:r>
    </w:p>
    <w:p>
      <w:pPr>
        <w:pStyle w:val="Normal1"/>
        <w:spacing w:lineRule="auto" w:line="240"/>
        <w:ind w:firstLine="284" w:end="0"/>
        <w:rPr>
          <w:sz w:val="24"/>
          <w:lang w:val="en-US"/>
        </w:rPr>
      </w:pPr>
      <w:r>
        <w:rPr>
          <w:sz w:val="24"/>
          <w:lang w:val="en-US"/>
        </w:rPr>
        <w:t xml:space="preserve"> </w:t>
      </w:r>
      <w:r>
        <w:rPr>
          <w:sz w:val="24"/>
          <w:lang w:val="en-US"/>
        </w:rPr>
        <w:t>habl</w:t>
      </w:r>
      <w:r>
        <w:rPr>
          <w:b/>
          <w:bCs/>
          <w:sz w:val="24"/>
          <w:lang w:val="en-US"/>
        </w:rPr>
        <w:t>emos</w:t>
      </w:r>
      <w:r>
        <w:rPr>
          <w:sz w:val="24"/>
          <w:lang w:val="en-US"/>
        </w:rPr>
        <w:t xml:space="preserve"> (nosotros)   comprend</w:t>
      </w:r>
      <w:r>
        <w:rPr>
          <w:b/>
          <w:bCs/>
          <w:sz w:val="24"/>
          <w:lang w:val="en-US"/>
        </w:rPr>
        <w:t>amos</w:t>
      </w:r>
      <w:r>
        <w:rPr>
          <w:sz w:val="24"/>
          <w:lang w:val="en-US"/>
        </w:rPr>
        <w:t xml:space="preserve">     pennit</w:t>
      </w:r>
      <w:r>
        <w:rPr>
          <w:b/>
          <w:bCs/>
          <w:sz w:val="24"/>
          <w:lang w:val="en-US"/>
        </w:rPr>
        <w:t xml:space="preserve">amos </w:t>
      </w:r>
    </w:p>
    <w:p>
      <w:pPr>
        <w:pStyle w:val="Normal1"/>
        <w:spacing w:lineRule="auto" w:line="240"/>
        <w:ind w:firstLine="284" w:end="0"/>
        <w:rPr/>
      </w:pPr>
      <w:r>
        <w:rPr>
          <w:sz w:val="24"/>
          <w:lang w:val="en-US"/>
        </w:rPr>
        <w:t xml:space="preserve"> </w:t>
      </w:r>
      <w:r>
        <w:rPr>
          <w:sz w:val="24"/>
          <w:lang w:val="en-US"/>
        </w:rPr>
        <w:t>habl</w:t>
      </w:r>
      <w:r>
        <w:rPr>
          <w:b/>
          <w:bCs/>
          <w:sz w:val="24"/>
          <w:lang w:val="en-US"/>
        </w:rPr>
        <w:t>ad</w:t>
      </w:r>
      <w:r>
        <w:rPr>
          <w:sz w:val="24"/>
          <w:lang w:val="en-US"/>
        </w:rPr>
        <w:t xml:space="preserve"> ( vosotros)      comprend</w:t>
      </w:r>
      <w:r>
        <w:rPr>
          <w:b/>
          <w:bCs/>
          <w:sz w:val="24"/>
          <w:lang w:val="en-US"/>
        </w:rPr>
        <w:t xml:space="preserve">ed </w:t>
      </w:r>
      <w:r>
        <w:rPr>
          <w:sz w:val="24"/>
          <w:lang w:val="en-US"/>
        </w:rPr>
        <w:t xml:space="preserve">         permit</w:t>
      </w:r>
      <w:r>
        <w:rPr>
          <w:b/>
          <w:bCs/>
          <w:sz w:val="24"/>
          <w:lang w:val="en-US"/>
        </w:rPr>
        <w:t>id</w:t>
      </w:r>
      <w:r>
        <w:rPr>
          <w:sz w:val="24"/>
          <w:lang w:val="en-US"/>
        </w:rPr>
        <w:t xml:space="preserve"> </w:t>
      </w:r>
    </w:p>
    <w:p>
      <w:pPr>
        <w:pStyle w:val="Normal1"/>
        <w:spacing w:lineRule="auto" w:line="240"/>
        <w:ind w:firstLine="284" w:end="0"/>
        <w:rPr>
          <w:sz w:val="24"/>
          <w:lang w:val="en-US"/>
        </w:rPr>
      </w:pPr>
      <w:r>
        <w:rPr>
          <w:sz w:val="24"/>
          <w:lang w:val="en-US"/>
        </w:rPr>
        <w:t xml:space="preserve"> </w:t>
      </w:r>
      <w:r>
        <w:rPr>
          <w:sz w:val="24"/>
          <w:lang w:val="en-US"/>
        </w:rPr>
        <w:t>habl</w:t>
      </w:r>
      <w:r>
        <w:rPr>
          <w:b/>
          <w:bCs/>
          <w:sz w:val="24"/>
          <w:lang w:val="en-US"/>
        </w:rPr>
        <w:t>en</w:t>
      </w:r>
      <w:r>
        <w:rPr>
          <w:sz w:val="24"/>
          <w:lang w:val="en-US"/>
        </w:rPr>
        <w:t xml:space="preserve"> (ustedes)         comprend</w:t>
      </w:r>
      <w:r>
        <w:rPr>
          <w:b/>
          <w:bCs/>
          <w:sz w:val="24"/>
          <w:lang w:val="en-US"/>
        </w:rPr>
        <w:t xml:space="preserve">an </w:t>
      </w:r>
      <w:r>
        <w:rPr>
          <w:sz w:val="24"/>
          <w:lang w:val="en-US"/>
        </w:rPr>
        <w:t xml:space="preserve">         pennit</w:t>
      </w:r>
      <w:r>
        <w:rPr>
          <w:b/>
          <w:bCs/>
          <w:sz w:val="24"/>
          <w:lang w:val="en-US"/>
        </w:rPr>
        <w:t>an</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sz w:val="24"/>
        </w:rPr>
      </w:pPr>
      <w:r>
        <w:rPr>
          <w:i/>
          <w:sz w:val="24"/>
        </w:rPr>
        <w:t>2. Отрицательная форма повелительного наклонения</w:t>
      </w:r>
    </w:p>
    <w:p>
      <w:pPr>
        <w:pStyle w:val="Normal1"/>
        <w:spacing w:lineRule="auto" w:line="240"/>
        <w:ind w:firstLine="284" w:end="0"/>
        <w:rPr>
          <w:sz w:val="24"/>
        </w:rPr>
      </w:pPr>
      <w:r>
        <w:rPr>
          <w:sz w:val="24"/>
        </w:rPr>
        <w:t>Для образования названной формы используются во всех лицах окончания настоящего времени сослагательного наклонения:</w:t>
      </w:r>
    </w:p>
    <w:p>
      <w:pPr>
        <w:pStyle w:val="Normal1"/>
        <w:spacing w:lineRule="auto" w:line="240"/>
        <w:ind w:firstLine="284" w:end="0"/>
        <w:rPr>
          <w:sz w:val="24"/>
        </w:rPr>
      </w:pPr>
      <w:r>
        <w:rPr>
          <w:sz w:val="24"/>
        </w:rPr>
      </w:r>
    </w:p>
    <w:tbl>
      <w:tblPr>
        <w:tblW w:w="10632" w:type="dxa"/>
        <w:jc w:val="start"/>
        <w:tblInd w:w="40" w:type="dxa"/>
        <w:tblLayout w:type="fixed"/>
        <w:tblCellMar>
          <w:top w:w="0" w:type="dxa"/>
          <w:start w:w="40" w:type="dxa"/>
          <w:bottom w:w="0" w:type="dxa"/>
          <w:end w:w="40" w:type="dxa"/>
        </w:tblCellMar>
      </w:tblPr>
      <w:tblGrid>
        <w:gridCol w:w="1560"/>
        <w:gridCol w:w="1417"/>
        <w:gridCol w:w="1559"/>
        <w:gridCol w:w="1560"/>
        <w:gridCol w:w="1559"/>
        <w:gridCol w:w="1417"/>
        <w:gridCol w:w="1560"/>
      </w:tblGrid>
      <w:tr>
        <w:trPr>
          <w:trHeight w:val="640" w:hRule="exact"/>
        </w:trPr>
        <w:tc>
          <w:tcPr>
            <w:tcW w:w="1560" w:type="dxa"/>
            <w:vMerge w:val="restart"/>
            <w:tcBorders>
              <w:end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2976"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rPr>
                <w:spacing w:val="20"/>
                <w:sz w:val="24"/>
              </w:rPr>
            </w:pPr>
            <w:r>
              <w:rPr>
                <w:spacing w:val="20"/>
                <w:sz w:val="24"/>
              </w:rPr>
              <w:t>Единственное число</w:t>
            </w:r>
          </w:p>
          <w:p>
            <w:pPr>
              <w:pStyle w:val="Normal1"/>
              <w:spacing w:lineRule="auto" w:line="240"/>
              <w:ind w:firstLine="284" w:end="0"/>
              <w:rPr>
                <w:spacing w:val="20"/>
                <w:sz w:val="24"/>
              </w:rPr>
            </w:pPr>
            <w:r>
              <w:rPr>
                <w:spacing w:val="20"/>
                <w:sz w:val="24"/>
              </w:rPr>
            </w:r>
          </w:p>
        </w:tc>
        <w:tc>
          <w:tcPr>
            <w:tcW w:w="3119"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rPr>
                <w:spacing w:val="20"/>
                <w:sz w:val="24"/>
              </w:rPr>
            </w:pPr>
            <w:r>
              <w:rPr>
                <w:spacing w:val="20"/>
                <w:sz w:val="24"/>
              </w:rPr>
              <w:t>Множественное число</w:t>
            </w:r>
          </w:p>
          <w:p>
            <w:pPr>
              <w:pStyle w:val="Normal1"/>
              <w:spacing w:lineRule="auto" w:line="240"/>
              <w:ind w:firstLine="284" w:end="0"/>
              <w:rPr>
                <w:spacing w:val="20"/>
                <w:sz w:val="24"/>
              </w:rPr>
            </w:pPr>
            <w:r>
              <w:rPr>
                <w:spacing w:val="20"/>
                <w:sz w:val="24"/>
              </w:rPr>
            </w:r>
          </w:p>
        </w:tc>
        <w:tc>
          <w:tcPr>
            <w:tcW w:w="2977" w:type="dxa"/>
            <w:gridSpan w:val="2"/>
            <w:tcBorders>
              <w:start w:val="single" w:sz="6" w:space="0" w:color="000000"/>
              <w:bottom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280" w:hRule="exact"/>
        </w:trPr>
        <w:tc>
          <w:tcPr>
            <w:tcW w:w="1560" w:type="dxa"/>
            <w:vMerge w:val="continue"/>
            <w:tcBorders>
              <w:end w:val="single" w:sz="6" w:space="0" w:color="000000"/>
            </w:tcBorders>
          </w:tcPr>
          <w:p>
            <w:pPr>
              <w:pStyle w:val="Normal1"/>
              <w:snapToGrid w:val="false"/>
              <w:spacing w:lineRule="auto" w:line="240"/>
              <w:ind w:firstLine="284" w:end="0"/>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2</w:t>
            </w:r>
          </w:p>
          <w:p>
            <w:pPr>
              <w:pStyle w:val="Normal1"/>
              <w:spacing w:lineRule="auto" w:line="240"/>
              <w:ind w:firstLine="284" w:end="0"/>
              <w:jc w:val="center"/>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3</w:t>
            </w:r>
          </w:p>
          <w:p>
            <w:pPr>
              <w:pStyle w:val="Normal1"/>
              <w:spacing w:lineRule="auto" w:line="240"/>
              <w:ind w:firstLine="284" w:end="0"/>
              <w:jc w:val="center"/>
              <w:rPr>
                <w:sz w:val="24"/>
              </w:rPr>
            </w:pPr>
            <w:r>
              <w:rPr>
                <w:sz w:val="24"/>
              </w:rPr>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1</w:t>
            </w:r>
          </w:p>
          <w:p>
            <w:pPr>
              <w:pStyle w:val="Normal1"/>
              <w:spacing w:lineRule="auto" w:line="240"/>
              <w:ind w:firstLine="284" w:end="0"/>
              <w:jc w:val="center"/>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2</w:t>
            </w:r>
          </w:p>
          <w:p>
            <w:pPr>
              <w:pStyle w:val="Normal1"/>
              <w:spacing w:lineRule="auto" w:line="240"/>
              <w:ind w:firstLine="284" w:end="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3</w:t>
            </w:r>
          </w:p>
          <w:p>
            <w:pPr>
              <w:pStyle w:val="Normal1"/>
              <w:spacing w:lineRule="auto" w:line="240"/>
              <w:ind w:firstLine="284" w:end="0"/>
              <w:jc w:val="center"/>
              <w:rPr>
                <w:sz w:val="24"/>
              </w:rPr>
            </w:pPr>
            <w:r>
              <w:rPr>
                <w:sz w:val="24"/>
              </w:rPr>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jc w:val="center"/>
              <w:rPr>
                <w:sz w:val="24"/>
              </w:rPr>
            </w:pPr>
            <w:r>
              <w:rPr>
                <w:sz w:val="24"/>
              </w:rPr>
              <w:t>Лицо</w:t>
            </w:r>
          </w:p>
          <w:p>
            <w:pPr>
              <w:pStyle w:val="Normal1"/>
              <w:spacing w:lineRule="auto" w:line="240"/>
              <w:ind w:firstLine="284" w:end="0"/>
              <w:jc w:val="center"/>
              <w:rPr>
                <w:sz w:val="24"/>
              </w:rPr>
            </w:pPr>
            <w:r>
              <w:rPr>
                <w:sz w:val="24"/>
              </w:rPr>
            </w:r>
          </w:p>
        </w:tc>
      </w:tr>
      <w:tr>
        <w:trPr>
          <w:trHeight w:val="460" w:hRule="exact"/>
        </w:trPr>
        <w:tc>
          <w:tcPr>
            <w:tcW w:w="1560" w:type="dxa"/>
            <w:vMerge w:val="restart"/>
            <w:tcBorders>
              <w:top w:val="single" w:sz="6" w:space="0" w:color="000000"/>
              <w:start w:val="single" w:sz="6" w:space="0" w:color="000000"/>
              <w:end w:val="single" w:sz="6" w:space="0" w:color="000000"/>
            </w:tcBorders>
          </w:tcPr>
          <w:p>
            <w:pPr>
              <w:pStyle w:val="Normal1"/>
              <w:spacing w:lineRule="auto" w:line="240"/>
              <w:rPr>
                <w:sz w:val="24"/>
              </w:rPr>
            </w:pPr>
            <w:r>
              <w:rPr>
                <w:sz w:val="24"/>
              </w:rPr>
              <w:t xml:space="preserve">       </w:t>
            </w:r>
            <w:r>
              <w:rPr>
                <w:sz w:val="24"/>
              </w:rPr>
              <w:t>Основа</w:t>
            </w:r>
          </w:p>
          <w:p>
            <w:pPr>
              <w:pStyle w:val="Normal1"/>
              <w:spacing w:lineRule="auto" w:line="240"/>
              <w:rPr/>
            </w:pPr>
            <w:r>
              <w:rPr>
                <w:sz w:val="24"/>
                <w:lang w:val="en-US"/>
              </w:rPr>
              <w:t>n</w:t>
            </w:r>
            <w:r>
              <w:rPr>
                <w:sz w:val="24"/>
              </w:rPr>
              <w:t xml:space="preserve">о+               + </w:t>
            </w:r>
          </w:p>
          <w:p>
            <w:pPr>
              <w:pStyle w:val="Normal1"/>
              <w:spacing w:lineRule="auto" w:line="240"/>
              <w:rPr>
                <w:sz w:val="24"/>
              </w:rPr>
            </w:pPr>
            <w:r>
              <w:rPr>
                <w:sz w:val="24"/>
              </w:rPr>
              <w:t xml:space="preserve">       </w:t>
            </w:r>
            <w:r>
              <w:rPr>
                <w:sz w:val="24"/>
              </w:rPr>
              <w:t>глагола</w:t>
            </w:r>
          </w:p>
          <w:p>
            <w:pPr>
              <w:pStyle w:val="Normal1"/>
              <w:spacing w:lineRule="auto" w:line="240"/>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w:t>
            </w:r>
            <w:r>
              <w:rPr>
                <w:sz w:val="24"/>
                <w:lang w:val="en-US"/>
              </w:rPr>
              <w:t>es</w:t>
            </w:r>
          </w:p>
          <w:p>
            <w:pPr>
              <w:pStyle w:val="Normal1"/>
              <w:spacing w:lineRule="auto" w:line="240"/>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w:t>
            </w:r>
            <w:r>
              <w:rPr>
                <w:sz w:val="24"/>
                <w:lang w:val="en-US"/>
              </w:rPr>
              <w:t>e</w:t>
            </w:r>
          </w:p>
          <w:p>
            <w:pPr>
              <w:pStyle w:val="Normal1"/>
              <w:spacing w:lineRule="auto" w:line="240"/>
              <w:rPr>
                <w:sz w:val="24"/>
              </w:rPr>
            </w:pPr>
            <w:r>
              <w:rPr>
                <w:sz w:val="24"/>
              </w:rPr>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-е</w:t>
            </w:r>
            <w:r>
              <w:rPr>
                <w:sz w:val="24"/>
                <w:lang w:val="en-US"/>
              </w:rPr>
              <w:t>mos</w:t>
            </w:r>
          </w:p>
          <w:p>
            <w:pPr>
              <w:pStyle w:val="Normal1"/>
              <w:spacing w:lineRule="auto" w:line="240"/>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-é</w:t>
            </w:r>
            <w:r>
              <w:rPr>
                <w:sz w:val="24"/>
                <w:lang w:val="en-US"/>
              </w:rPr>
              <w:t>is</w:t>
            </w:r>
          </w:p>
          <w:p>
            <w:pPr>
              <w:pStyle w:val="Normal1"/>
              <w:spacing w:lineRule="auto" w:line="240"/>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w:t>
            </w:r>
            <w:r>
              <w:rPr>
                <w:sz w:val="24"/>
                <w:lang w:val="en-US"/>
              </w:rPr>
              <w:t>en</w:t>
            </w:r>
          </w:p>
          <w:p>
            <w:pPr>
              <w:pStyle w:val="Normal1"/>
              <w:spacing w:lineRule="auto" w:line="240"/>
              <w:rPr>
                <w:sz w:val="24"/>
              </w:rPr>
            </w:pPr>
            <w:r>
              <w:rPr>
                <w:sz w:val="24"/>
              </w:rPr>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 xml:space="preserve">Спряжение </w:t>
            </w:r>
            <w:r>
              <w:rPr>
                <w:sz w:val="24"/>
                <w:lang w:val="en-US"/>
              </w:rPr>
              <w:t>I</w:t>
            </w:r>
          </w:p>
          <w:p>
            <w:pPr>
              <w:pStyle w:val="Normal1"/>
              <w:spacing w:lineRule="auto" w:line="240"/>
              <w:rPr>
                <w:sz w:val="24"/>
              </w:rPr>
            </w:pPr>
            <w:r>
              <w:rPr>
                <w:sz w:val="24"/>
              </w:rPr>
            </w:r>
          </w:p>
        </w:tc>
      </w:tr>
      <w:tr>
        <w:trPr>
          <w:trHeight w:val="692" w:hRule="exact"/>
        </w:trPr>
        <w:tc>
          <w:tcPr>
            <w:tcW w:w="1560"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-as</w:t>
            </w:r>
          </w:p>
          <w:p>
            <w:pPr>
              <w:pStyle w:val="Normal1"/>
              <w:spacing w:lineRule="auto" w:line="240"/>
              <w:rPr>
                <w:sz w:val="24"/>
                <w:lang w:val="en-US"/>
              </w:rPr>
            </w:pPr>
            <w:r>
              <w:rPr>
                <w:sz w:val="24"/>
                <w:lang w:val="en-US"/>
              </w:rPr>
            </w:r>
          </w:p>
        </w:tc>
        <w:tc>
          <w:tcPr>
            <w:tcW w:w="1559"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-a</w:t>
            </w:r>
          </w:p>
          <w:p>
            <w:pPr>
              <w:pStyle w:val="Normal1"/>
              <w:spacing w:lineRule="auto" w:line="240"/>
              <w:rPr>
                <w:sz w:val="24"/>
                <w:lang w:val="en-US"/>
              </w:rPr>
            </w:pPr>
            <w:r>
              <w:rPr>
                <w:sz w:val="24"/>
                <w:lang w:val="en-US"/>
              </w:rPr>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-amos</w:t>
            </w:r>
          </w:p>
          <w:p>
            <w:pPr>
              <w:pStyle w:val="Normal1"/>
              <w:spacing w:lineRule="auto" w:line="240"/>
              <w:rPr>
                <w:sz w:val="24"/>
                <w:lang w:val="en-US"/>
              </w:rPr>
            </w:pPr>
            <w:r>
              <w:rPr>
                <w:sz w:val="24"/>
                <w:lang w:val="en-US"/>
              </w:rPr>
            </w:r>
          </w:p>
        </w:tc>
        <w:tc>
          <w:tcPr>
            <w:tcW w:w="1559"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-áis</w:t>
            </w:r>
          </w:p>
          <w:p>
            <w:pPr>
              <w:pStyle w:val="Normal1"/>
              <w:spacing w:lineRule="auto" w:line="240"/>
              <w:rPr>
                <w:sz w:val="24"/>
                <w:lang w:val="en-US"/>
              </w:rPr>
            </w:pPr>
            <w:r>
              <w:rPr>
                <w:sz w:val="24"/>
                <w:lang w:val="en-US"/>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w:t>
            </w:r>
            <w:r>
              <w:rPr>
                <w:sz w:val="24"/>
                <w:lang w:val="en-US"/>
              </w:rPr>
              <w:t>an</w:t>
            </w:r>
          </w:p>
          <w:p>
            <w:pPr>
              <w:pStyle w:val="Normal1"/>
              <w:spacing w:lineRule="auto" w:line="240"/>
              <w:rPr>
                <w:sz w:val="24"/>
              </w:rPr>
            </w:pPr>
            <w:r>
              <w:rPr>
                <w:sz w:val="24"/>
              </w:rPr>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 xml:space="preserve">II и </w:t>
            </w:r>
            <w:r>
              <w:rPr>
                <w:sz w:val="24"/>
                <w:lang w:val="en-US"/>
              </w:rPr>
              <w:t>III</w:t>
            </w:r>
          </w:p>
          <w:p>
            <w:pPr>
              <w:pStyle w:val="Normal1"/>
              <w:spacing w:lineRule="auto" w:line="240"/>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jc w:val="center"/>
        <w:rPr>
          <w:spacing w:val="20"/>
          <w:sz w:val="24"/>
        </w:rPr>
      </w:pPr>
      <w:r>
        <w:rPr>
          <w:spacing w:val="20"/>
          <w:sz w:val="24"/>
        </w:rPr>
        <w:t>Типовые примеры:</w:t>
      </w:r>
    </w:p>
    <w:p>
      <w:pPr>
        <w:pStyle w:val="Normal1"/>
        <w:spacing w:lineRule="auto" w:line="240"/>
        <w:ind w:firstLine="284" w:end="0"/>
        <w:rPr>
          <w:sz w:val="24"/>
          <w:lang w:val="en-US"/>
        </w:rPr>
      </w:pPr>
      <w:r>
        <w:rPr>
          <w:b/>
          <w:bCs/>
          <w:sz w:val="24"/>
          <w:lang w:val="en-US"/>
        </w:rPr>
        <w:t>Hablar</w:t>
      </w:r>
      <w:r>
        <w:rPr>
          <w:sz w:val="24"/>
          <w:lang w:val="en-US"/>
        </w:rPr>
        <w:t xml:space="preserve">                             </w:t>
      </w:r>
      <w:r>
        <w:rPr>
          <w:b/>
          <w:bCs/>
          <w:sz w:val="24"/>
          <w:lang w:val="en-US"/>
        </w:rPr>
        <w:t>Comprender</w:t>
      </w:r>
      <w:r>
        <w:rPr>
          <w:sz w:val="24"/>
          <w:lang w:val="en-US"/>
        </w:rPr>
        <w:t xml:space="preserve">                  </w:t>
      </w:r>
      <w:r>
        <w:rPr>
          <w:b/>
          <w:bCs/>
          <w:sz w:val="24"/>
          <w:lang w:val="en-US"/>
        </w:rPr>
        <w:t>Permitir</w:t>
      </w:r>
    </w:p>
    <w:p>
      <w:pPr>
        <w:pStyle w:val="Normal1"/>
        <w:spacing w:lineRule="auto" w:line="240"/>
        <w:ind w:firstLine="284" w:end="0"/>
        <w:rPr/>
      </w:pPr>
      <w:r>
        <w:rPr>
          <w:sz w:val="24"/>
          <w:lang w:val="en-US"/>
        </w:rPr>
        <w:t>no habl</w:t>
      </w:r>
      <w:r>
        <w:rPr>
          <w:b/>
          <w:bCs/>
          <w:sz w:val="24"/>
          <w:lang w:val="en-US"/>
        </w:rPr>
        <w:t>es</w:t>
      </w:r>
      <w:r>
        <w:rPr>
          <w:sz w:val="24"/>
          <w:lang w:val="en-US"/>
        </w:rPr>
        <w:t xml:space="preserve"> (tú)                     no comprend</w:t>
      </w:r>
      <w:r>
        <w:rPr>
          <w:b/>
          <w:bCs/>
          <w:sz w:val="24"/>
          <w:lang w:val="en-US"/>
        </w:rPr>
        <w:t>as</w:t>
      </w:r>
      <w:r>
        <w:rPr>
          <w:sz w:val="24"/>
          <w:lang w:val="en-US"/>
        </w:rPr>
        <w:t xml:space="preserve">           no permit</w:t>
      </w:r>
      <w:r>
        <w:rPr>
          <w:b/>
          <w:bCs/>
          <w:sz w:val="24"/>
          <w:lang w:val="en-US"/>
        </w:rPr>
        <w:t>as</w:t>
      </w:r>
      <w:r>
        <w:rPr>
          <w:sz w:val="24"/>
          <w:lang w:val="en-US"/>
        </w:rPr>
        <w:t xml:space="preserve"> </w:t>
      </w:r>
    </w:p>
    <w:p>
      <w:pPr>
        <w:pStyle w:val="Normal1"/>
        <w:spacing w:lineRule="auto" w:line="240"/>
        <w:ind w:firstLine="284" w:end="0"/>
        <w:rPr>
          <w:sz w:val="24"/>
          <w:lang w:val="en-US"/>
        </w:rPr>
      </w:pPr>
      <w:r>
        <w:rPr>
          <w:sz w:val="24"/>
          <w:lang w:val="en-US"/>
        </w:rPr>
        <w:t>no habl</w:t>
      </w:r>
      <w:r>
        <w:rPr>
          <w:b/>
          <w:bCs/>
          <w:sz w:val="24"/>
          <w:lang w:val="en-US"/>
        </w:rPr>
        <w:t xml:space="preserve">e </w:t>
      </w:r>
      <w:r>
        <w:rPr>
          <w:sz w:val="24"/>
          <w:lang w:val="en-US"/>
        </w:rPr>
        <w:t>(usted)                 no comprend</w:t>
      </w:r>
      <w:r>
        <w:rPr>
          <w:b/>
          <w:bCs/>
          <w:sz w:val="24"/>
          <w:lang w:val="en-US"/>
        </w:rPr>
        <w:t>a</w:t>
      </w:r>
      <w:r>
        <w:rPr>
          <w:sz w:val="24"/>
          <w:lang w:val="en-US"/>
        </w:rPr>
        <w:t xml:space="preserve">             no permit</w:t>
      </w:r>
      <w:r>
        <w:rPr>
          <w:b/>
          <w:bCs/>
          <w:sz w:val="24"/>
          <w:lang w:val="en-US"/>
        </w:rPr>
        <w:t xml:space="preserve">a </w:t>
      </w:r>
    </w:p>
    <w:p>
      <w:pPr>
        <w:pStyle w:val="Normal1"/>
        <w:spacing w:lineRule="auto" w:line="240"/>
        <w:ind w:firstLine="284" w:end="0"/>
        <w:rPr/>
      </w:pPr>
      <w:r>
        <w:rPr>
          <w:sz w:val="24"/>
          <w:lang w:val="en-US"/>
        </w:rPr>
        <w:t>no habl</w:t>
      </w:r>
      <w:r>
        <w:rPr>
          <w:b/>
          <w:bCs/>
          <w:sz w:val="24"/>
          <w:lang w:val="en-US"/>
        </w:rPr>
        <w:t>emos</w:t>
      </w:r>
      <w:r>
        <w:rPr>
          <w:sz w:val="24"/>
          <w:lang w:val="en-US"/>
        </w:rPr>
        <w:t xml:space="preserve"> (nosotros)     no comprend</w:t>
      </w:r>
      <w:r>
        <w:rPr>
          <w:b/>
          <w:bCs/>
          <w:sz w:val="24"/>
          <w:lang w:val="en-US"/>
        </w:rPr>
        <w:t>amos</w:t>
      </w:r>
      <w:r>
        <w:rPr>
          <w:sz w:val="24"/>
          <w:lang w:val="en-US"/>
        </w:rPr>
        <w:t xml:space="preserve">      no permit</w:t>
      </w:r>
      <w:r>
        <w:rPr>
          <w:b/>
          <w:bCs/>
          <w:sz w:val="24"/>
          <w:lang w:val="en-US"/>
        </w:rPr>
        <w:t>amos</w:t>
      </w:r>
      <w:r>
        <w:rPr>
          <w:sz w:val="24"/>
          <w:lang w:val="en-US"/>
        </w:rPr>
        <w:t xml:space="preserve"> </w:t>
      </w:r>
    </w:p>
    <w:p>
      <w:pPr>
        <w:pStyle w:val="Normal1"/>
        <w:spacing w:lineRule="auto" w:line="240"/>
        <w:ind w:firstLine="284" w:end="0"/>
        <w:rPr/>
      </w:pPr>
      <w:r>
        <w:rPr>
          <w:sz w:val="24"/>
          <w:lang w:val="en-US"/>
        </w:rPr>
        <w:t>no habl</w:t>
      </w:r>
      <w:r>
        <w:rPr>
          <w:b/>
          <w:bCs/>
          <w:sz w:val="24"/>
          <w:lang w:val="en-US"/>
        </w:rPr>
        <w:t>éis</w:t>
      </w:r>
      <w:r>
        <w:rPr>
          <w:sz w:val="24"/>
          <w:lang w:val="en-US"/>
        </w:rPr>
        <w:t xml:space="preserve"> (vosotros)         no comprend</w:t>
      </w:r>
      <w:r>
        <w:rPr>
          <w:b/>
          <w:bCs/>
          <w:sz w:val="24"/>
          <w:lang w:val="en-US"/>
        </w:rPr>
        <w:t xml:space="preserve">áis </w:t>
      </w:r>
      <w:r>
        <w:rPr>
          <w:sz w:val="24"/>
          <w:lang w:val="en-US"/>
        </w:rPr>
        <w:t xml:space="preserve">         no permit</w:t>
      </w:r>
      <w:r>
        <w:rPr>
          <w:b/>
          <w:bCs/>
          <w:sz w:val="24"/>
          <w:lang w:val="en-US"/>
        </w:rPr>
        <w:t>áis</w:t>
      </w:r>
      <w:r>
        <w:rPr>
          <w:sz w:val="24"/>
          <w:lang w:val="en-US"/>
        </w:rPr>
        <w:t xml:space="preserve"> </w:t>
      </w:r>
    </w:p>
    <w:p>
      <w:pPr>
        <w:pStyle w:val="Normal1"/>
        <w:spacing w:lineRule="auto" w:line="240"/>
        <w:ind w:firstLine="284" w:end="0"/>
        <w:rPr>
          <w:sz w:val="24"/>
          <w:lang w:val="en-US"/>
        </w:rPr>
      </w:pPr>
      <w:r>
        <w:rPr>
          <w:sz w:val="24"/>
          <w:lang w:val="en-US"/>
        </w:rPr>
        <w:t>no habl</w:t>
      </w:r>
      <w:r>
        <w:rPr>
          <w:b/>
          <w:bCs/>
          <w:sz w:val="24"/>
          <w:lang w:val="en-US"/>
        </w:rPr>
        <w:t xml:space="preserve">en </w:t>
      </w:r>
      <w:r>
        <w:rPr>
          <w:sz w:val="24"/>
          <w:lang w:val="en-US"/>
        </w:rPr>
        <w:t>(ustedes)           no comprend</w:t>
      </w:r>
      <w:r>
        <w:rPr>
          <w:b/>
          <w:bCs/>
          <w:sz w:val="24"/>
          <w:lang w:val="en-US"/>
        </w:rPr>
        <w:t>an</w:t>
      </w:r>
      <w:r>
        <w:rPr>
          <w:sz w:val="24"/>
          <w:lang w:val="en-US"/>
        </w:rPr>
        <w:t xml:space="preserve">           no permit</w:t>
      </w:r>
      <w:r>
        <w:rPr>
          <w:b/>
          <w:bCs/>
          <w:sz w:val="24"/>
          <w:lang w:val="en-US"/>
        </w:rPr>
        <w:t>an</w:t>
      </w:r>
    </w:p>
    <w:p>
      <w:pPr>
        <w:pStyle w:val="Normal1"/>
        <w:spacing w:lineRule="auto" w:line="240"/>
        <w:ind w:firstLine="284" w:end="0"/>
        <w:rPr>
          <w:sz w:val="24"/>
          <w:lang w:val="en-US"/>
        </w:rPr>
      </w:pPr>
      <w:r>
        <w:rPr>
          <w:sz w:val="24"/>
          <w:lang w:val="en-US"/>
        </w:rPr>
      </w:r>
    </w:p>
    <w:p>
      <w:pPr>
        <w:pStyle w:val="Heading3"/>
        <w:ind w:hanging="0" w:start="0"/>
        <w:rPr/>
      </w:pPr>
      <w:bookmarkStart w:id="74" w:name="__RefHeading___Toc1886064"/>
      <w:bookmarkEnd w:id="74"/>
      <w:r>
        <w:rPr/>
        <w:t>§ 60. Орфографические особенности некоторых глаголов обычного спряжения</w:t>
      </w:r>
    </w:p>
    <w:p>
      <w:pPr>
        <w:pStyle w:val="Normal1"/>
        <w:spacing w:lineRule="auto" w:line="240"/>
        <w:ind w:firstLine="284" w:end="0"/>
        <w:rPr>
          <w:sz w:val="24"/>
        </w:rPr>
      </w:pPr>
      <w:r>
        <w:rPr>
          <w:sz w:val="24"/>
        </w:rPr>
      </w:r>
    </w:p>
    <w:p>
      <w:pPr>
        <w:pStyle w:val="Normal1"/>
        <w:spacing w:lineRule="auto" w:line="240"/>
        <w:ind w:firstLine="284" w:end="0"/>
        <w:rPr/>
      </w:pPr>
      <w:r>
        <w:rPr>
          <w:sz w:val="24"/>
        </w:rPr>
        <w:t>При спряжении некоторых глаголов происходят орфографичес</w:t>
        <w:softHyphen/>
        <w:t>кие изменения последней буквы основы глагола под воздействием глагольного окончания. Такие изменения вызываются необходимостью сохранить все звуки глагольной основы и не считаются откло</w:t>
        <w:softHyphen/>
        <w:t>нением от правил спряжения. Изменения возникают, главным об</w:t>
        <w:softHyphen/>
        <w:t xml:space="preserve">разом, в связи с тем, что буквы </w:t>
      </w:r>
      <w:r>
        <w:rPr>
          <w:b/>
          <w:bCs/>
          <w:sz w:val="24"/>
        </w:rPr>
        <w:t>с</w:t>
      </w:r>
      <w:r>
        <w:rPr>
          <w:sz w:val="24"/>
        </w:rPr>
        <w:t xml:space="preserve"> и </w:t>
      </w:r>
      <w:r>
        <w:rPr>
          <w:b/>
          <w:bCs/>
          <w:sz w:val="24"/>
          <w:lang w:val="en-US"/>
        </w:rPr>
        <w:t>g</w:t>
      </w:r>
      <w:r>
        <w:rPr>
          <w:sz w:val="24"/>
        </w:rPr>
        <w:t xml:space="preserve"> читаются по-разному перед  различными гласными и по той причине, что буква и в сочетаниях </w:t>
      </w:r>
      <w:r>
        <w:rPr>
          <w:b/>
          <w:sz w:val="24"/>
          <w:lang w:val="en-US"/>
        </w:rPr>
        <w:t>gue</w:t>
      </w:r>
      <w:r>
        <w:rPr>
          <w:b/>
          <w:sz w:val="24"/>
        </w:rPr>
        <w:t xml:space="preserve">, </w:t>
      </w:r>
      <w:r>
        <w:rPr>
          <w:b/>
          <w:sz w:val="24"/>
          <w:lang w:val="en-US"/>
        </w:rPr>
        <w:t>gui</w:t>
      </w:r>
      <w:r>
        <w:rPr>
          <w:b/>
          <w:sz w:val="24"/>
        </w:rPr>
        <w:t xml:space="preserve">, </w:t>
      </w:r>
      <w:r>
        <w:rPr>
          <w:b/>
          <w:sz w:val="24"/>
          <w:lang w:val="en-US"/>
        </w:rPr>
        <w:t>que</w:t>
      </w:r>
      <w:r>
        <w:rPr>
          <w:b/>
          <w:sz w:val="24"/>
        </w:rPr>
        <w:t xml:space="preserve">, </w:t>
      </w:r>
      <w:r>
        <w:rPr>
          <w:b/>
          <w:sz w:val="24"/>
          <w:lang w:val="en-US"/>
        </w:rPr>
        <w:t>qui</w:t>
      </w:r>
      <w:r>
        <w:rPr>
          <w:sz w:val="24"/>
        </w:rPr>
        <w:t xml:space="preserve"> не читается.</w:t>
      </w:r>
    </w:p>
    <w:p>
      <w:pPr>
        <w:pStyle w:val="Normal1"/>
        <w:spacing w:lineRule="auto" w:line="240"/>
        <w:ind w:firstLine="284" w:end="0"/>
        <w:rPr>
          <w:sz w:val="24"/>
        </w:rPr>
      </w:pPr>
      <w:r>
        <w:rPr>
          <w:sz w:val="24"/>
        </w:rPr>
        <w:t>Орфографические изменения происходят в следующих случаях:</w:t>
      </w:r>
    </w:p>
    <w:p>
      <w:pPr>
        <w:pStyle w:val="Normal1"/>
        <w:spacing w:lineRule="auto" w:line="240"/>
        <w:ind w:firstLine="284" w:end="0"/>
        <w:rPr/>
      </w:pPr>
      <w:r>
        <w:rPr>
          <w:sz w:val="24"/>
        </w:rPr>
        <w:t>1. Глаголы, оканчивающиеся на -</w:t>
      </w:r>
      <w:r>
        <w:rPr>
          <w:b/>
          <w:sz w:val="24"/>
          <w:lang w:val="en-US"/>
        </w:rPr>
        <w:t>car</w:t>
      </w:r>
      <w:r>
        <w:rPr>
          <w:sz w:val="24"/>
        </w:rPr>
        <w:t xml:space="preserve">, меняют с на </w:t>
      </w:r>
      <w:r>
        <w:rPr>
          <w:b/>
          <w:sz w:val="24"/>
          <w:lang w:val="en-US"/>
        </w:rPr>
        <w:t>qu</w:t>
      </w:r>
      <w:r>
        <w:rPr>
          <w:sz w:val="24"/>
        </w:rPr>
        <w:t xml:space="preserve"> перед </w:t>
      </w:r>
      <w:r>
        <w:rPr>
          <w:b/>
          <w:bCs/>
          <w:sz w:val="24"/>
        </w:rPr>
        <w:t>e</w:t>
      </w:r>
      <w:r>
        <w:rPr>
          <w:sz w:val="24"/>
        </w:rPr>
        <w:t xml:space="preserve">. Изменения происходят в 1-м лице единственного числа </w:t>
      </w:r>
      <w:r>
        <w:rPr>
          <w:sz w:val="24"/>
          <w:lang w:val="en-US"/>
        </w:rPr>
        <w:t>pret</w:t>
      </w:r>
      <w:r>
        <w:rPr>
          <w:sz w:val="24"/>
        </w:rPr>
        <w:t>é</w:t>
      </w:r>
      <w:r>
        <w:rPr>
          <w:sz w:val="24"/>
          <w:lang w:val="en-US"/>
        </w:rPr>
        <w:t>rito</w:t>
      </w:r>
      <w:r>
        <w:rPr>
          <w:sz w:val="24"/>
        </w:rPr>
        <w:t xml:space="preserve"> </w:t>
      </w:r>
      <w:r>
        <w:rPr>
          <w:sz w:val="24"/>
          <w:lang w:val="en-US"/>
        </w:rPr>
        <w:t>indefinido</w:t>
      </w:r>
      <w:r>
        <w:rPr>
          <w:sz w:val="24"/>
        </w:rPr>
        <w:t xml:space="preserve"> </w:t>
      </w:r>
      <w:r>
        <w:rPr>
          <w:sz w:val="24"/>
          <w:lang w:val="en-US"/>
        </w:rPr>
        <w:t>de</w:t>
      </w:r>
      <w:r>
        <w:rPr>
          <w:sz w:val="24"/>
        </w:rPr>
        <w:t xml:space="preserve"> </w:t>
      </w:r>
      <w:r>
        <w:rPr>
          <w:sz w:val="24"/>
          <w:lang w:val="en-US"/>
        </w:rPr>
        <w:t>indicative</w:t>
      </w:r>
      <w:r>
        <w:rPr>
          <w:sz w:val="24"/>
        </w:rPr>
        <w:t xml:space="preserve">, во всех лицах </w:t>
      </w:r>
      <w:r>
        <w:rPr>
          <w:sz w:val="24"/>
          <w:lang w:val="en-US"/>
        </w:rPr>
        <w:t>presente</w:t>
      </w:r>
      <w:r>
        <w:rPr>
          <w:sz w:val="24"/>
        </w:rPr>
        <w:t xml:space="preserve"> </w:t>
      </w:r>
      <w:r>
        <w:rPr>
          <w:sz w:val="24"/>
          <w:lang w:val="en-US"/>
        </w:rPr>
        <w:t>de</w:t>
      </w:r>
      <w:r>
        <w:rPr>
          <w:sz w:val="24"/>
        </w:rPr>
        <w:t xml:space="preserve"> </w:t>
      </w:r>
      <w:r>
        <w:rPr>
          <w:sz w:val="24"/>
          <w:lang w:val="en-US"/>
        </w:rPr>
        <w:t>subjuntivo</w:t>
      </w:r>
      <w:r>
        <w:rPr>
          <w:sz w:val="24"/>
        </w:rPr>
        <w:t xml:space="preserve"> и в 3-м лице единственного, 1-ми 3-м лицах множественного числа </w:t>
      </w:r>
      <w:r>
        <w:rPr>
          <w:sz w:val="24"/>
          <w:lang w:val="en-US"/>
        </w:rPr>
        <w:t>impera</w:t>
      </w:r>
      <w:r>
        <w:rPr>
          <w:sz w:val="24"/>
        </w:rPr>
        <w:softHyphen/>
      </w:r>
      <w:r>
        <w:rPr>
          <w:sz w:val="24"/>
          <w:lang w:val="en-US"/>
        </w:rPr>
        <w:t>tivo</w:t>
      </w:r>
      <w:r>
        <w:rPr>
          <w:sz w:val="24"/>
        </w:rPr>
        <w:t xml:space="preserve">. Например: </w:t>
      </w:r>
      <w:r>
        <w:rPr>
          <w:sz w:val="24"/>
          <w:lang w:val="en-US"/>
        </w:rPr>
        <w:t>ata</w:t>
      </w:r>
      <w:r>
        <w:rPr>
          <w:b/>
          <w:bCs/>
          <w:sz w:val="24"/>
          <w:lang w:val="en-US"/>
        </w:rPr>
        <w:t>c</w:t>
      </w:r>
      <w:r>
        <w:rPr>
          <w:sz w:val="24"/>
          <w:lang w:val="en-US"/>
        </w:rPr>
        <w:t>ar</w:t>
      </w:r>
      <w:r>
        <w:rPr>
          <w:sz w:val="24"/>
        </w:rPr>
        <w:t xml:space="preserve"> — </w:t>
      </w:r>
      <w:r>
        <w:rPr>
          <w:sz w:val="24"/>
          <w:lang w:val="en-US"/>
        </w:rPr>
        <w:t>ata</w:t>
      </w:r>
      <w:r>
        <w:rPr>
          <w:b/>
          <w:bCs/>
          <w:sz w:val="24"/>
          <w:lang w:val="en-US"/>
        </w:rPr>
        <w:t>qu</w:t>
      </w:r>
      <w:r>
        <w:rPr>
          <w:sz w:val="24"/>
        </w:rPr>
        <w:t xml:space="preserve">é; </w:t>
      </w:r>
      <w:r>
        <w:rPr>
          <w:sz w:val="24"/>
          <w:lang w:val="en-US"/>
        </w:rPr>
        <w:t>ata</w:t>
      </w:r>
      <w:r>
        <w:rPr>
          <w:b/>
          <w:bCs/>
          <w:sz w:val="24"/>
          <w:lang w:val="en-US"/>
        </w:rPr>
        <w:t>qu</w:t>
      </w:r>
      <w:r>
        <w:rPr>
          <w:sz w:val="24"/>
          <w:lang w:val="en-US"/>
        </w:rPr>
        <w:t>e</w:t>
      </w:r>
      <w:r>
        <w:rPr>
          <w:sz w:val="24"/>
        </w:rPr>
        <w:t xml:space="preserve">, </w:t>
      </w:r>
      <w:r>
        <w:rPr>
          <w:sz w:val="24"/>
          <w:lang w:val="en-US"/>
        </w:rPr>
        <w:t>ata</w:t>
      </w:r>
      <w:r>
        <w:rPr>
          <w:b/>
          <w:bCs/>
          <w:sz w:val="24"/>
          <w:lang w:val="en-US"/>
        </w:rPr>
        <w:t>qu</w:t>
      </w:r>
      <w:r>
        <w:rPr>
          <w:sz w:val="24"/>
          <w:lang w:val="en-US"/>
        </w:rPr>
        <w:t>es</w:t>
      </w:r>
      <w:r>
        <w:rPr>
          <w:sz w:val="24"/>
        </w:rPr>
        <w:t xml:space="preserve"> и т.д.</w:t>
      </w:r>
    </w:p>
    <w:p>
      <w:pPr>
        <w:pStyle w:val="Normal1"/>
        <w:spacing w:lineRule="auto" w:line="240"/>
        <w:ind w:firstLine="284" w:end="0"/>
        <w:rPr/>
      </w:pPr>
      <w:r>
        <w:rPr>
          <w:sz w:val="24"/>
        </w:rPr>
        <w:t>2. Глаголы, оканчивающиеся на -</w:t>
      </w:r>
      <w:r>
        <w:rPr>
          <w:b/>
          <w:sz w:val="24"/>
          <w:lang w:val="en-US"/>
        </w:rPr>
        <w:t>zar</w:t>
      </w:r>
      <w:r>
        <w:rPr>
          <w:sz w:val="24"/>
        </w:rPr>
        <w:t xml:space="preserve">, меняют </w:t>
      </w:r>
      <w:r>
        <w:rPr>
          <w:b/>
          <w:sz w:val="24"/>
          <w:lang w:val="en-US"/>
        </w:rPr>
        <w:t>z</w:t>
      </w:r>
      <w:r>
        <w:rPr>
          <w:sz w:val="24"/>
        </w:rPr>
        <w:t xml:space="preserve"> на </w:t>
      </w:r>
      <w:r>
        <w:rPr>
          <w:b/>
          <w:sz w:val="24"/>
        </w:rPr>
        <w:t>с</w:t>
      </w:r>
      <w:r>
        <w:rPr>
          <w:sz w:val="24"/>
        </w:rPr>
        <w:t xml:space="preserve"> перед </w:t>
      </w:r>
      <w:r>
        <w:rPr>
          <w:b/>
          <w:sz w:val="24"/>
        </w:rPr>
        <w:t>e</w:t>
      </w:r>
      <w:r>
        <w:rPr>
          <w:sz w:val="24"/>
        </w:rPr>
        <w:t>. Из</w:t>
        <w:softHyphen/>
        <w:t>менения происходят в тех же случаях, какие указаны в пункте 1.</w:t>
      </w:r>
    </w:p>
    <w:p>
      <w:pPr>
        <w:pStyle w:val="Normal1"/>
        <w:spacing w:lineRule="auto" w:line="240"/>
        <w:ind w:firstLine="284" w:end="0"/>
        <w:rPr/>
      </w:pPr>
      <w:r>
        <w:rPr>
          <w:sz w:val="24"/>
        </w:rPr>
        <w:t xml:space="preserve">Например: </w:t>
      </w:r>
      <w:r>
        <w:rPr>
          <w:sz w:val="24"/>
          <w:lang w:val="en-US"/>
        </w:rPr>
        <w:t>go</w:t>
      </w:r>
      <w:r>
        <w:rPr>
          <w:b/>
          <w:bCs/>
          <w:sz w:val="24"/>
          <w:lang w:val="en-US"/>
        </w:rPr>
        <w:t>z</w:t>
      </w:r>
      <w:r>
        <w:rPr>
          <w:sz w:val="24"/>
          <w:lang w:val="en-US"/>
        </w:rPr>
        <w:t>ar</w:t>
      </w:r>
      <w:r>
        <w:rPr>
          <w:sz w:val="24"/>
        </w:rPr>
        <w:t>-</w:t>
      </w:r>
      <w:r>
        <w:rPr>
          <w:sz w:val="24"/>
          <w:lang w:val="en-US"/>
        </w:rPr>
        <w:t>go</w:t>
      </w:r>
      <w:r>
        <w:rPr>
          <w:b/>
          <w:bCs/>
          <w:sz w:val="24"/>
          <w:lang w:val="en-US"/>
        </w:rPr>
        <w:t>c</w:t>
      </w:r>
      <w:r>
        <w:rPr>
          <w:sz w:val="24"/>
        </w:rPr>
        <w:t xml:space="preserve">é; </w:t>
      </w:r>
      <w:r>
        <w:rPr>
          <w:sz w:val="24"/>
          <w:lang w:val="en-US"/>
        </w:rPr>
        <w:t>go</w:t>
      </w:r>
      <w:r>
        <w:rPr>
          <w:b/>
          <w:bCs/>
          <w:sz w:val="24"/>
          <w:lang w:val="en-US"/>
        </w:rPr>
        <w:t>c</w:t>
      </w:r>
      <w:r>
        <w:rPr>
          <w:sz w:val="24"/>
          <w:lang w:val="en-US"/>
        </w:rPr>
        <w:t>e</w:t>
      </w:r>
      <w:r>
        <w:rPr>
          <w:sz w:val="24"/>
        </w:rPr>
        <w:t xml:space="preserve">, </w:t>
      </w:r>
      <w:r>
        <w:rPr>
          <w:sz w:val="24"/>
          <w:lang w:val="en-US"/>
        </w:rPr>
        <w:t>go</w:t>
      </w:r>
      <w:r>
        <w:rPr>
          <w:b/>
          <w:bCs/>
          <w:sz w:val="24"/>
          <w:lang w:val="en-US"/>
        </w:rPr>
        <w:t>c</w:t>
      </w:r>
      <w:r>
        <w:rPr>
          <w:sz w:val="24"/>
          <w:lang w:val="en-US"/>
        </w:rPr>
        <w:t>es</w:t>
      </w:r>
      <w:r>
        <w:rPr>
          <w:sz w:val="24"/>
        </w:rPr>
        <w:t xml:space="preserve"> и т.д.</w:t>
      </w:r>
    </w:p>
    <w:p>
      <w:pPr>
        <w:pStyle w:val="Normal1"/>
        <w:spacing w:lineRule="auto" w:line="240"/>
        <w:ind w:firstLine="284" w:end="0"/>
        <w:rPr/>
      </w:pPr>
      <w:r>
        <w:rPr>
          <w:sz w:val="24"/>
        </w:rPr>
        <w:t xml:space="preserve">3. В тех же случаях глаголы, которые оканчиваются на </w:t>
      </w:r>
      <w:r>
        <w:rPr>
          <w:b/>
          <w:bCs/>
          <w:sz w:val="24"/>
        </w:rPr>
        <w:t>-</w:t>
      </w:r>
      <w:r>
        <w:rPr>
          <w:b/>
          <w:bCs/>
          <w:sz w:val="24"/>
          <w:lang w:val="en-US"/>
        </w:rPr>
        <w:t>gar</w:t>
      </w:r>
      <w:r>
        <w:rPr>
          <w:sz w:val="24"/>
        </w:rPr>
        <w:t>, при</w:t>
        <w:softHyphen/>
        <w:t xml:space="preserve">обретают </w:t>
      </w:r>
      <w:r>
        <w:rPr>
          <w:b/>
          <w:bCs/>
          <w:sz w:val="24"/>
        </w:rPr>
        <w:t>u</w:t>
      </w:r>
      <w:r>
        <w:rPr>
          <w:sz w:val="24"/>
        </w:rPr>
        <w:t xml:space="preserve"> перед </w:t>
      </w:r>
      <w:r>
        <w:rPr>
          <w:b/>
          <w:bCs/>
          <w:sz w:val="24"/>
          <w:lang w:val="en-US"/>
        </w:rPr>
        <w:t>e</w:t>
      </w:r>
      <w:r>
        <w:rPr>
          <w:sz w:val="24"/>
        </w:rPr>
        <w:t xml:space="preserve">: </w:t>
      </w:r>
      <w:r>
        <w:rPr>
          <w:sz w:val="24"/>
          <w:lang w:val="en-US"/>
        </w:rPr>
        <w:t>pa</w:t>
      </w:r>
      <w:r>
        <w:rPr>
          <w:b/>
          <w:bCs/>
          <w:sz w:val="24"/>
          <w:lang w:val="en-US"/>
        </w:rPr>
        <w:t>g</w:t>
      </w:r>
      <w:r>
        <w:rPr>
          <w:sz w:val="24"/>
          <w:lang w:val="en-US"/>
        </w:rPr>
        <w:t>ar</w:t>
      </w:r>
      <w:r>
        <w:rPr>
          <w:sz w:val="24"/>
        </w:rPr>
        <w:t xml:space="preserve"> — </w:t>
      </w:r>
      <w:r>
        <w:rPr>
          <w:sz w:val="24"/>
          <w:lang w:val="en-US"/>
        </w:rPr>
        <w:t>pa</w:t>
      </w:r>
      <w:r>
        <w:rPr>
          <w:b/>
          <w:bCs/>
          <w:sz w:val="24"/>
          <w:lang w:val="en-US"/>
        </w:rPr>
        <w:t>gu</w:t>
      </w:r>
      <w:r>
        <w:rPr>
          <w:sz w:val="24"/>
        </w:rPr>
        <w:t xml:space="preserve">é; </w:t>
      </w:r>
      <w:r>
        <w:rPr>
          <w:sz w:val="24"/>
          <w:lang w:val="en-US"/>
        </w:rPr>
        <w:t>pag</w:t>
      </w:r>
      <w:r>
        <w:rPr>
          <w:b/>
          <w:bCs/>
          <w:sz w:val="24"/>
          <w:lang w:val="en-US"/>
        </w:rPr>
        <w:t>ue</w:t>
      </w:r>
      <w:r>
        <w:rPr>
          <w:sz w:val="24"/>
        </w:rPr>
        <w:t xml:space="preserve">, </w:t>
      </w:r>
      <w:r>
        <w:rPr>
          <w:sz w:val="24"/>
          <w:lang w:val="en-US"/>
        </w:rPr>
        <w:t>pa</w:t>
      </w:r>
      <w:r>
        <w:rPr>
          <w:b/>
          <w:bCs/>
          <w:sz w:val="24"/>
          <w:lang w:val="en-US"/>
        </w:rPr>
        <w:t>gu</w:t>
      </w:r>
      <w:r>
        <w:rPr>
          <w:sz w:val="24"/>
          <w:lang w:val="en-US"/>
        </w:rPr>
        <w:t>es</w:t>
      </w:r>
      <w:r>
        <w:rPr>
          <w:sz w:val="24"/>
        </w:rPr>
        <w:t xml:space="preserve"> и т.д.</w:t>
      </w:r>
    </w:p>
    <w:p>
      <w:pPr>
        <w:pStyle w:val="Normal1"/>
        <w:spacing w:lineRule="auto" w:line="240"/>
        <w:ind w:firstLine="284" w:end="0"/>
        <w:rPr/>
      </w:pPr>
      <w:r>
        <w:rPr>
          <w:sz w:val="24"/>
        </w:rPr>
        <w:t>4. В глаголах на -</w:t>
      </w:r>
      <w:r>
        <w:rPr>
          <w:b/>
          <w:sz w:val="24"/>
          <w:lang w:val="en-US"/>
        </w:rPr>
        <w:t>guar</w:t>
      </w:r>
      <w:r>
        <w:rPr>
          <w:sz w:val="24"/>
        </w:rPr>
        <w:t xml:space="preserve"> над буквой </w:t>
      </w:r>
      <w:r>
        <w:rPr>
          <w:b/>
          <w:bCs/>
          <w:sz w:val="24"/>
          <w:lang w:val="en-US"/>
        </w:rPr>
        <w:t>u</w:t>
      </w:r>
      <w:r>
        <w:rPr>
          <w:sz w:val="24"/>
        </w:rPr>
        <w:t xml:space="preserve">, если она находится перед </w:t>
      </w:r>
      <w:r>
        <w:rPr>
          <w:b/>
          <w:bCs/>
          <w:sz w:val="24"/>
        </w:rPr>
        <w:t>e</w:t>
      </w:r>
      <w:r>
        <w:rPr>
          <w:sz w:val="24"/>
        </w:rPr>
        <w:t>, явятся две точки, так называемая «трема» (с</w:t>
      </w:r>
      <w:r>
        <w:rPr>
          <w:sz w:val="24"/>
          <w:lang w:val="en-US"/>
        </w:rPr>
        <w:t>r</w:t>
      </w:r>
      <w:r>
        <w:rPr>
          <w:sz w:val="24"/>
        </w:rPr>
        <w:t>е</w:t>
      </w:r>
      <w:r>
        <w:rPr>
          <w:sz w:val="24"/>
          <w:lang w:val="en-US"/>
        </w:rPr>
        <w:t>m</w:t>
      </w:r>
      <w:r>
        <w:rPr>
          <w:sz w:val="24"/>
        </w:rPr>
        <w:t xml:space="preserve">а). Это свойственно тем же временным формам, которые указаны в пункте 1. Например: </w:t>
      </w:r>
      <w:r>
        <w:rPr>
          <w:sz w:val="24"/>
          <w:lang w:val="en-US"/>
        </w:rPr>
        <w:t>averig</w:t>
      </w:r>
      <w:r>
        <w:rPr>
          <w:b/>
          <w:bCs/>
          <w:sz w:val="24"/>
          <w:lang w:val="en-US"/>
        </w:rPr>
        <w:t>u</w:t>
      </w:r>
      <w:r>
        <w:rPr>
          <w:sz w:val="24"/>
          <w:lang w:val="en-US"/>
        </w:rPr>
        <w:t>ar</w:t>
      </w:r>
      <w:r>
        <w:rPr>
          <w:sz w:val="24"/>
        </w:rPr>
        <w:t xml:space="preserve"> — </w:t>
      </w:r>
      <w:r>
        <w:rPr>
          <w:sz w:val="24"/>
          <w:lang w:val="en-US"/>
        </w:rPr>
        <w:t>averig</w:t>
      </w:r>
      <w:r>
        <w:rPr>
          <w:b/>
          <w:bCs/>
          <w:sz w:val="24"/>
        </w:rPr>
        <w:t>ü</w:t>
      </w:r>
      <w:r>
        <w:rPr>
          <w:sz w:val="24"/>
        </w:rPr>
        <w:t xml:space="preserve">é; </w:t>
      </w:r>
      <w:r>
        <w:rPr>
          <w:sz w:val="24"/>
          <w:lang w:val="en-US"/>
        </w:rPr>
        <w:t>averig</w:t>
      </w:r>
      <w:r>
        <w:rPr>
          <w:b/>
          <w:bCs/>
          <w:sz w:val="24"/>
        </w:rPr>
        <w:t>ü</w:t>
      </w:r>
      <w:r>
        <w:rPr>
          <w:sz w:val="24"/>
          <w:lang w:val="en-US"/>
        </w:rPr>
        <w:t>e</w:t>
      </w:r>
      <w:r>
        <w:rPr>
          <w:sz w:val="24"/>
        </w:rPr>
        <w:t xml:space="preserve">, </w:t>
      </w:r>
      <w:r>
        <w:rPr>
          <w:sz w:val="24"/>
          <w:lang w:val="en-US"/>
        </w:rPr>
        <w:t>averig</w:t>
      </w:r>
      <w:r>
        <w:rPr>
          <w:b/>
          <w:bCs/>
          <w:sz w:val="24"/>
        </w:rPr>
        <w:t>ü</w:t>
      </w:r>
      <w:r>
        <w:rPr>
          <w:sz w:val="24"/>
          <w:lang w:val="en-US"/>
        </w:rPr>
        <w:t>es</w:t>
      </w:r>
      <w:r>
        <w:rPr>
          <w:sz w:val="24"/>
        </w:rPr>
        <w:t xml:space="preserve"> и т.д.</w:t>
      </w:r>
    </w:p>
    <w:p>
      <w:pPr>
        <w:pStyle w:val="Normal1"/>
        <w:spacing w:lineRule="auto" w:line="240"/>
        <w:ind w:firstLine="284" w:end="0"/>
        <w:rPr/>
      </w:pPr>
      <w:r>
        <w:rPr>
          <w:sz w:val="24"/>
        </w:rPr>
        <w:t>5. Глаголы на -</w:t>
      </w:r>
      <w:r>
        <w:rPr>
          <w:b/>
          <w:sz w:val="24"/>
          <w:lang w:val="en-US"/>
        </w:rPr>
        <w:t>cer</w:t>
      </w:r>
      <w:r>
        <w:rPr>
          <w:sz w:val="24"/>
        </w:rPr>
        <w:t>, -</w:t>
      </w:r>
      <w:r>
        <w:rPr>
          <w:b/>
          <w:sz w:val="24"/>
          <w:lang w:val="en-US"/>
        </w:rPr>
        <w:t>cir</w:t>
      </w:r>
      <w:r>
        <w:rPr>
          <w:sz w:val="24"/>
        </w:rPr>
        <w:t xml:space="preserve"> меняют </w:t>
      </w:r>
      <w:r>
        <w:rPr>
          <w:b/>
          <w:sz w:val="24"/>
        </w:rPr>
        <w:t>с</w:t>
      </w:r>
      <w:r>
        <w:rPr>
          <w:sz w:val="24"/>
        </w:rPr>
        <w:t xml:space="preserve"> на </w:t>
      </w:r>
      <w:r>
        <w:rPr>
          <w:b/>
          <w:sz w:val="24"/>
        </w:rPr>
        <w:t>z</w:t>
      </w:r>
      <w:r>
        <w:rPr>
          <w:sz w:val="24"/>
        </w:rPr>
        <w:t xml:space="preserve"> перед </w:t>
      </w:r>
      <w:r>
        <w:rPr>
          <w:b/>
          <w:sz w:val="24"/>
        </w:rPr>
        <w:t>а, о.</w:t>
      </w:r>
      <w:r>
        <w:rPr>
          <w:sz w:val="24"/>
        </w:rPr>
        <w:t xml:space="preserve"> Изменение про</w:t>
        <w:softHyphen/>
        <w:t xml:space="preserve">водит в </w:t>
      </w:r>
      <w:r>
        <w:rPr>
          <w:sz w:val="24"/>
          <w:lang w:val="en-US"/>
        </w:rPr>
        <w:t>presente</w:t>
      </w:r>
      <w:r>
        <w:rPr>
          <w:sz w:val="24"/>
        </w:rPr>
        <w:t xml:space="preserve"> </w:t>
      </w:r>
      <w:r>
        <w:rPr>
          <w:sz w:val="24"/>
          <w:lang w:val="en-US"/>
        </w:rPr>
        <w:t>de</w:t>
      </w:r>
      <w:r>
        <w:rPr>
          <w:sz w:val="24"/>
        </w:rPr>
        <w:t xml:space="preserve"> </w:t>
      </w:r>
      <w:r>
        <w:rPr>
          <w:sz w:val="24"/>
          <w:lang w:val="en-US"/>
        </w:rPr>
        <w:t>subjuntivo</w:t>
      </w:r>
      <w:r>
        <w:rPr>
          <w:sz w:val="24"/>
        </w:rPr>
        <w:t xml:space="preserve">, в 3-м лице единственного, 1-м и 3-м лицах множественного числа </w:t>
      </w:r>
      <w:r>
        <w:rPr>
          <w:sz w:val="24"/>
          <w:lang w:val="en-US"/>
        </w:rPr>
        <w:t>imperativo</w:t>
      </w:r>
      <w:r>
        <w:rPr>
          <w:sz w:val="24"/>
        </w:rPr>
        <w:t xml:space="preserve"> и в первом лице единственного числа </w:t>
      </w:r>
      <w:r>
        <w:rPr>
          <w:sz w:val="24"/>
          <w:lang w:val="en-US"/>
        </w:rPr>
        <w:t>presente</w:t>
      </w:r>
      <w:r>
        <w:rPr>
          <w:sz w:val="24"/>
        </w:rPr>
        <w:t xml:space="preserve"> </w:t>
      </w:r>
      <w:r>
        <w:rPr>
          <w:sz w:val="24"/>
          <w:lang w:val="en-US"/>
        </w:rPr>
        <w:t>de</w:t>
      </w:r>
      <w:r>
        <w:rPr>
          <w:sz w:val="24"/>
        </w:rPr>
        <w:t xml:space="preserve"> </w:t>
      </w:r>
      <w:r>
        <w:rPr>
          <w:sz w:val="24"/>
          <w:lang w:val="en-US"/>
        </w:rPr>
        <w:t>indicativo</w:t>
      </w:r>
      <w:r>
        <w:rPr>
          <w:sz w:val="24"/>
        </w:rPr>
        <w:t xml:space="preserve">. Например: </w:t>
      </w:r>
      <w:r>
        <w:rPr>
          <w:sz w:val="24"/>
          <w:lang w:val="en-US"/>
        </w:rPr>
        <w:t>ven</w:t>
      </w:r>
      <w:r>
        <w:rPr>
          <w:b/>
          <w:bCs/>
          <w:sz w:val="24"/>
          <w:lang w:val="en-US"/>
        </w:rPr>
        <w:t>c</w:t>
      </w:r>
      <w:r>
        <w:rPr>
          <w:sz w:val="24"/>
          <w:lang w:val="en-US"/>
        </w:rPr>
        <w:t>er</w:t>
      </w:r>
      <w:r>
        <w:rPr>
          <w:sz w:val="24"/>
        </w:rPr>
        <w:t xml:space="preserve"> — </w:t>
      </w:r>
      <w:r>
        <w:rPr>
          <w:sz w:val="24"/>
          <w:lang w:val="en-US"/>
        </w:rPr>
        <w:t>ven</w:t>
      </w:r>
      <w:r>
        <w:rPr>
          <w:b/>
          <w:bCs/>
          <w:sz w:val="24"/>
          <w:lang w:val="en-US"/>
        </w:rPr>
        <w:t>z</w:t>
      </w:r>
      <w:r>
        <w:rPr>
          <w:sz w:val="24"/>
          <w:lang w:val="en-US"/>
        </w:rPr>
        <w:t>o</w:t>
      </w:r>
      <w:r>
        <w:rPr>
          <w:sz w:val="24"/>
        </w:rPr>
        <w:t xml:space="preserve">; </w:t>
      </w:r>
      <w:r>
        <w:rPr>
          <w:sz w:val="24"/>
          <w:lang w:val="en-US"/>
        </w:rPr>
        <w:t>ven</w:t>
      </w:r>
      <w:r>
        <w:rPr>
          <w:b/>
          <w:bCs/>
          <w:sz w:val="24"/>
          <w:lang w:val="en-US"/>
        </w:rPr>
        <w:t>z</w:t>
      </w:r>
      <w:r>
        <w:rPr>
          <w:sz w:val="24"/>
          <w:lang w:val="en-US"/>
        </w:rPr>
        <w:t>a</w:t>
      </w:r>
      <w:r>
        <w:rPr>
          <w:sz w:val="24"/>
        </w:rPr>
        <w:t xml:space="preserve">, </w:t>
      </w:r>
      <w:r>
        <w:rPr>
          <w:sz w:val="24"/>
          <w:lang w:val="en-US"/>
        </w:rPr>
        <w:t>ven</w:t>
      </w:r>
      <w:r>
        <w:rPr>
          <w:b/>
          <w:bCs/>
          <w:sz w:val="24"/>
          <w:lang w:val="en-US"/>
        </w:rPr>
        <w:t>z</w:t>
      </w:r>
      <w:r>
        <w:rPr>
          <w:sz w:val="24"/>
          <w:lang w:val="en-US"/>
        </w:rPr>
        <w:t>as</w:t>
      </w:r>
      <w:r>
        <w:rPr>
          <w:sz w:val="24"/>
        </w:rPr>
        <w:t xml:space="preserve"> и т.д.</w:t>
      </w:r>
    </w:p>
    <w:p>
      <w:pPr>
        <w:pStyle w:val="Normal1"/>
        <w:spacing w:lineRule="auto" w:line="240"/>
        <w:ind w:firstLine="284" w:end="0"/>
        <w:rPr/>
      </w:pPr>
      <w:r>
        <w:rPr>
          <w:sz w:val="24"/>
        </w:rPr>
        <w:t>6. Глаголы, которые оканчиваются на -</w:t>
      </w:r>
      <w:r>
        <w:rPr>
          <w:b/>
          <w:sz w:val="24"/>
          <w:lang w:val="en-US"/>
        </w:rPr>
        <w:t>ger</w:t>
      </w:r>
      <w:r>
        <w:rPr>
          <w:b/>
          <w:sz w:val="24"/>
        </w:rPr>
        <w:t>,-</w:t>
      </w:r>
      <w:r>
        <w:rPr>
          <w:b/>
          <w:sz w:val="24"/>
          <w:lang w:val="en-US"/>
        </w:rPr>
        <w:t>gir</w:t>
      </w:r>
      <w:r>
        <w:rPr>
          <w:sz w:val="24"/>
        </w:rPr>
        <w:t xml:space="preserve">, меняют </w:t>
      </w:r>
      <w:r>
        <w:rPr>
          <w:b/>
          <w:sz w:val="24"/>
        </w:rPr>
        <w:t>g</w:t>
      </w:r>
      <w:r>
        <w:rPr>
          <w:sz w:val="24"/>
        </w:rPr>
        <w:t xml:space="preserve"> на </w:t>
      </w:r>
      <w:r>
        <w:rPr>
          <w:b/>
          <w:sz w:val="24"/>
          <w:lang w:val="en-US"/>
        </w:rPr>
        <w:t>j</w:t>
      </w:r>
      <w:r>
        <w:rPr>
          <w:b/>
          <w:sz w:val="24"/>
        </w:rPr>
        <w:t xml:space="preserve"> </w:t>
      </w:r>
      <w:r>
        <w:rPr>
          <w:sz w:val="24"/>
        </w:rPr>
        <w:t xml:space="preserve">перед </w:t>
      </w:r>
      <w:r>
        <w:rPr>
          <w:b/>
          <w:sz w:val="24"/>
        </w:rPr>
        <w:t>о</w:t>
      </w:r>
      <w:r>
        <w:rPr>
          <w:sz w:val="24"/>
        </w:rPr>
        <w:t xml:space="preserve"> и </w:t>
      </w:r>
      <w:r>
        <w:rPr>
          <w:b/>
          <w:sz w:val="24"/>
        </w:rPr>
        <w:t>а</w:t>
      </w:r>
      <w:r>
        <w:rPr>
          <w:sz w:val="24"/>
        </w:rPr>
        <w:t xml:space="preserve">. Случаи те же, что и в пункте 5. Например: </w:t>
      </w:r>
      <w:r>
        <w:rPr>
          <w:sz w:val="24"/>
          <w:lang w:val="en-US"/>
        </w:rPr>
        <w:t>fin</w:t>
      </w:r>
      <w:r>
        <w:rPr>
          <w:b/>
          <w:bCs/>
          <w:sz w:val="24"/>
          <w:lang w:val="en-US"/>
        </w:rPr>
        <w:t>g</w:t>
      </w:r>
      <w:r>
        <w:rPr>
          <w:sz w:val="24"/>
          <w:lang w:val="en-US"/>
        </w:rPr>
        <w:t>ir</w:t>
      </w:r>
      <w:r>
        <w:rPr>
          <w:sz w:val="24"/>
        </w:rPr>
        <w:t xml:space="preserve"> — </w:t>
      </w:r>
      <w:r>
        <w:rPr>
          <w:sz w:val="24"/>
          <w:lang w:val="en-US"/>
        </w:rPr>
        <w:t>fin</w:t>
      </w:r>
      <w:r>
        <w:rPr>
          <w:b/>
          <w:bCs/>
          <w:sz w:val="24"/>
          <w:lang w:val="en-US"/>
        </w:rPr>
        <w:t>j</w:t>
      </w:r>
      <w:r>
        <w:rPr>
          <w:sz w:val="24"/>
        </w:rPr>
        <w:t xml:space="preserve">о; </w:t>
      </w:r>
      <w:r>
        <w:rPr>
          <w:sz w:val="24"/>
          <w:lang w:val="en-US"/>
        </w:rPr>
        <w:t>fin</w:t>
      </w:r>
      <w:r>
        <w:rPr>
          <w:b/>
          <w:bCs/>
          <w:sz w:val="24"/>
          <w:lang w:val="en-US"/>
        </w:rPr>
        <w:t>j</w:t>
      </w:r>
      <w:r>
        <w:rPr>
          <w:sz w:val="24"/>
          <w:lang w:val="en-US"/>
        </w:rPr>
        <w:t>a</w:t>
      </w:r>
      <w:r>
        <w:rPr>
          <w:sz w:val="24"/>
        </w:rPr>
        <w:t xml:space="preserve">, </w:t>
      </w:r>
      <w:r>
        <w:rPr>
          <w:sz w:val="24"/>
          <w:lang w:val="en-US"/>
        </w:rPr>
        <w:t>fin</w:t>
      </w:r>
      <w:r>
        <w:rPr>
          <w:b/>
          <w:bCs/>
          <w:sz w:val="24"/>
          <w:lang w:val="en-US"/>
        </w:rPr>
        <w:t>j</w:t>
      </w:r>
      <w:r>
        <w:rPr>
          <w:sz w:val="24"/>
          <w:lang w:val="en-US"/>
        </w:rPr>
        <w:t>as</w:t>
      </w:r>
      <w:r>
        <w:rPr>
          <w:sz w:val="24"/>
        </w:rPr>
        <w:t xml:space="preserve"> и т.д.</w:t>
      </w:r>
    </w:p>
    <w:p>
      <w:pPr>
        <w:pStyle w:val="Normal1"/>
        <w:spacing w:lineRule="auto" w:line="240"/>
        <w:ind w:firstLine="284" w:end="0"/>
        <w:rPr/>
      </w:pPr>
      <w:r>
        <w:rPr>
          <w:sz w:val="24"/>
        </w:rPr>
        <w:t>7. В подобных же случаях глаголы на -</w:t>
      </w:r>
      <w:r>
        <w:rPr>
          <w:b/>
          <w:sz w:val="24"/>
          <w:lang w:val="en-US"/>
        </w:rPr>
        <w:t>guir</w:t>
      </w:r>
      <w:r>
        <w:rPr>
          <w:sz w:val="24"/>
        </w:rPr>
        <w:t xml:space="preserve"> теряют </w:t>
      </w:r>
      <w:r>
        <w:rPr>
          <w:b/>
          <w:sz w:val="24"/>
          <w:lang w:val="en-US"/>
        </w:rPr>
        <w:t>u</w:t>
      </w:r>
      <w:r>
        <w:rPr>
          <w:sz w:val="24"/>
        </w:rPr>
        <w:t xml:space="preserve"> перед </w:t>
      </w:r>
      <w:r>
        <w:rPr>
          <w:b/>
          <w:sz w:val="24"/>
        </w:rPr>
        <w:t>а</w:t>
      </w:r>
      <w:r>
        <w:rPr>
          <w:sz w:val="24"/>
        </w:rPr>
        <w:t xml:space="preserve"> и </w:t>
      </w:r>
      <w:r>
        <w:rPr>
          <w:b/>
          <w:sz w:val="24"/>
        </w:rPr>
        <w:t>о</w:t>
      </w:r>
      <w:r>
        <w:rPr>
          <w:sz w:val="24"/>
        </w:rPr>
        <w:t xml:space="preserve">: </w:t>
      </w:r>
      <w:r>
        <w:rPr>
          <w:sz w:val="24"/>
          <w:lang w:val="en-US"/>
        </w:rPr>
        <w:t>distin</w:t>
      </w:r>
      <w:r>
        <w:rPr>
          <w:b/>
          <w:bCs/>
          <w:sz w:val="24"/>
          <w:lang w:val="en-US"/>
        </w:rPr>
        <w:t>g</w:t>
      </w:r>
      <w:r>
        <w:rPr>
          <w:sz w:val="24"/>
          <w:lang w:val="en-US"/>
        </w:rPr>
        <w:t>uir</w:t>
      </w:r>
      <w:r>
        <w:rPr>
          <w:sz w:val="24"/>
        </w:rPr>
        <w:t xml:space="preserve"> — </w:t>
      </w:r>
      <w:r>
        <w:rPr>
          <w:sz w:val="24"/>
          <w:lang w:val="en-US"/>
        </w:rPr>
        <w:t>distin</w:t>
      </w:r>
      <w:r>
        <w:rPr>
          <w:b/>
          <w:bCs/>
          <w:sz w:val="24"/>
          <w:lang w:val="en-US"/>
        </w:rPr>
        <w:t>g</w:t>
      </w:r>
      <w:r>
        <w:rPr>
          <w:sz w:val="24"/>
          <w:lang w:val="en-US"/>
        </w:rPr>
        <w:t>o</w:t>
      </w:r>
      <w:r>
        <w:rPr>
          <w:sz w:val="24"/>
        </w:rPr>
        <w:t xml:space="preserve">; </w:t>
      </w:r>
      <w:r>
        <w:rPr>
          <w:sz w:val="24"/>
          <w:lang w:val="en-US"/>
        </w:rPr>
        <w:t>distin</w:t>
      </w:r>
      <w:r>
        <w:rPr>
          <w:b/>
          <w:bCs/>
          <w:sz w:val="24"/>
          <w:lang w:val="en-US"/>
        </w:rPr>
        <w:t>g</w:t>
      </w:r>
      <w:r>
        <w:rPr>
          <w:sz w:val="24"/>
          <w:lang w:val="en-US"/>
        </w:rPr>
        <w:t>a</w:t>
      </w:r>
      <w:r>
        <w:rPr>
          <w:sz w:val="24"/>
        </w:rPr>
        <w:t xml:space="preserve">, </w:t>
      </w:r>
      <w:r>
        <w:rPr>
          <w:sz w:val="24"/>
          <w:lang w:val="en-US"/>
        </w:rPr>
        <w:t>distin</w:t>
      </w:r>
      <w:r>
        <w:rPr>
          <w:b/>
          <w:bCs/>
          <w:sz w:val="24"/>
          <w:lang w:val="en-US"/>
        </w:rPr>
        <w:t>g</w:t>
      </w:r>
      <w:r>
        <w:rPr>
          <w:sz w:val="24"/>
          <w:lang w:val="en-US"/>
        </w:rPr>
        <w:t>as</w:t>
      </w:r>
      <w:r>
        <w:rPr>
          <w:sz w:val="24"/>
        </w:rPr>
        <w:t xml:space="preserve"> и т.д.</w:t>
      </w:r>
    </w:p>
    <w:p>
      <w:pPr>
        <w:pStyle w:val="Normal1"/>
        <w:spacing w:lineRule="auto" w:line="240"/>
        <w:ind w:firstLine="284" w:end="0"/>
        <w:rPr/>
      </w:pPr>
      <w:r>
        <w:rPr>
          <w:sz w:val="24"/>
        </w:rPr>
        <w:t xml:space="preserve">8. Глагол </w:t>
      </w:r>
      <w:r>
        <w:rPr>
          <w:b/>
          <w:sz w:val="24"/>
          <w:lang w:val="en-US"/>
        </w:rPr>
        <w:t>delinquir</w:t>
      </w:r>
      <w:r>
        <w:rPr>
          <w:sz w:val="24"/>
        </w:rPr>
        <w:t xml:space="preserve"> в тех же временах и лицах меняет </w:t>
      </w:r>
      <w:r>
        <w:rPr>
          <w:b/>
          <w:sz w:val="24"/>
        </w:rPr>
        <w:t>qu</w:t>
      </w:r>
      <w:r>
        <w:rPr>
          <w:sz w:val="24"/>
        </w:rPr>
        <w:t xml:space="preserve"> на </w:t>
      </w:r>
      <w:r>
        <w:rPr>
          <w:b/>
          <w:sz w:val="24"/>
        </w:rPr>
        <w:t>с</w:t>
      </w:r>
      <w:r>
        <w:rPr>
          <w:sz w:val="24"/>
        </w:rPr>
        <w:t xml:space="preserve"> перед </w:t>
      </w:r>
      <w:r>
        <w:rPr>
          <w:b/>
          <w:sz w:val="24"/>
        </w:rPr>
        <w:t>а</w:t>
      </w:r>
      <w:r>
        <w:rPr>
          <w:sz w:val="24"/>
        </w:rPr>
        <w:t xml:space="preserve"> и </w:t>
      </w:r>
      <w:r>
        <w:rPr>
          <w:b/>
          <w:sz w:val="24"/>
        </w:rPr>
        <w:t>о</w:t>
      </w:r>
      <w:r>
        <w:rPr>
          <w:sz w:val="24"/>
        </w:rPr>
        <w:t xml:space="preserve">: </w:t>
      </w:r>
      <w:r>
        <w:rPr>
          <w:sz w:val="24"/>
          <w:lang w:val="en-US"/>
        </w:rPr>
        <w:t>delin</w:t>
      </w:r>
      <w:r>
        <w:rPr>
          <w:b/>
          <w:bCs/>
          <w:sz w:val="24"/>
          <w:lang w:val="en-US"/>
        </w:rPr>
        <w:t>c</w:t>
      </w:r>
      <w:r>
        <w:rPr>
          <w:sz w:val="24"/>
          <w:lang w:val="en-US"/>
        </w:rPr>
        <w:t>o</w:t>
      </w:r>
      <w:r>
        <w:rPr>
          <w:sz w:val="24"/>
        </w:rPr>
        <w:t xml:space="preserve">; </w:t>
      </w:r>
      <w:r>
        <w:rPr>
          <w:sz w:val="24"/>
          <w:lang w:val="en-US"/>
        </w:rPr>
        <w:t>delin</w:t>
      </w:r>
      <w:r>
        <w:rPr>
          <w:b/>
          <w:bCs/>
          <w:sz w:val="24"/>
          <w:lang w:val="en-US"/>
        </w:rPr>
        <w:t>c</w:t>
      </w:r>
      <w:r>
        <w:rPr>
          <w:sz w:val="24"/>
          <w:lang w:val="en-US"/>
        </w:rPr>
        <w:t>a</w:t>
      </w:r>
      <w:r>
        <w:rPr>
          <w:sz w:val="24"/>
        </w:rPr>
        <w:t xml:space="preserve">, </w:t>
      </w:r>
      <w:r>
        <w:rPr>
          <w:sz w:val="24"/>
          <w:lang w:val="en-US"/>
        </w:rPr>
        <w:t>delin</w:t>
      </w:r>
      <w:r>
        <w:rPr>
          <w:b/>
          <w:bCs/>
          <w:sz w:val="24"/>
          <w:lang w:val="en-US"/>
        </w:rPr>
        <w:t>c</w:t>
      </w:r>
      <w:r>
        <w:rPr>
          <w:sz w:val="24"/>
          <w:lang w:val="en-US"/>
        </w:rPr>
        <w:t>as</w:t>
      </w:r>
      <w:r>
        <w:rPr>
          <w:sz w:val="24"/>
        </w:rPr>
        <w:t xml:space="preserve"> и т.д.</w:t>
      </w:r>
    </w:p>
    <w:p>
      <w:pPr>
        <w:pStyle w:val="Normal1"/>
        <w:spacing w:lineRule="auto" w:line="240"/>
        <w:ind w:firstLine="284" w:end="0"/>
        <w:rPr/>
      </w:pPr>
      <w:r>
        <w:rPr>
          <w:sz w:val="24"/>
        </w:rPr>
        <w:t>9. Глаголы на -</w:t>
      </w:r>
      <w:r>
        <w:rPr>
          <w:b/>
          <w:sz w:val="24"/>
          <w:lang w:val="en-US"/>
        </w:rPr>
        <w:t>iar</w:t>
      </w:r>
      <w:r>
        <w:rPr>
          <w:b/>
          <w:sz w:val="24"/>
        </w:rPr>
        <w:t>, -</w:t>
      </w:r>
      <w:r>
        <w:rPr>
          <w:b/>
          <w:sz w:val="24"/>
          <w:lang w:val="en-US"/>
        </w:rPr>
        <w:t>uar</w:t>
      </w:r>
      <w:r>
        <w:rPr>
          <w:sz w:val="24"/>
        </w:rPr>
        <w:t xml:space="preserve"> во всех лицах, кроме 1-го и 2-го л. множественного числа </w:t>
      </w:r>
      <w:r>
        <w:rPr>
          <w:sz w:val="24"/>
          <w:lang w:val="en-US"/>
        </w:rPr>
        <w:t>presente</w:t>
      </w:r>
      <w:r>
        <w:rPr>
          <w:sz w:val="24"/>
        </w:rPr>
        <w:t xml:space="preserve"> </w:t>
      </w:r>
      <w:r>
        <w:rPr>
          <w:sz w:val="24"/>
          <w:lang w:val="en-US"/>
        </w:rPr>
        <w:t>de</w:t>
      </w:r>
      <w:r>
        <w:rPr>
          <w:sz w:val="24"/>
        </w:rPr>
        <w:t xml:space="preserve"> </w:t>
      </w:r>
      <w:r>
        <w:rPr>
          <w:sz w:val="24"/>
          <w:lang w:val="en-US"/>
        </w:rPr>
        <w:t>indicativo</w:t>
      </w:r>
      <w:r>
        <w:rPr>
          <w:sz w:val="24"/>
        </w:rPr>
        <w:t xml:space="preserve">, </w:t>
      </w:r>
      <w:r>
        <w:rPr>
          <w:sz w:val="24"/>
          <w:lang w:val="en-US"/>
        </w:rPr>
        <w:t>presente</w:t>
      </w:r>
      <w:r>
        <w:rPr>
          <w:sz w:val="24"/>
        </w:rPr>
        <w:t xml:space="preserve"> </w:t>
      </w:r>
      <w:r>
        <w:rPr>
          <w:sz w:val="24"/>
          <w:lang w:val="en-US"/>
        </w:rPr>
        <w:t>de</w:t>
      </w:r>
      <w:r>
        <w:rPr>
          <w:sz w:val="24"/>
        </w:rPr>
        <w:t xml:space="preserve"> </w:t>
      </w:r>
      <w:r>
        <w:rPr>
          <w:sz w:val="24"/>
          <w:lang w:val="en-US"/>
        </w:rPr>
        <w:t>subjuntivo</w:t>
      </w:r>
      <w:r>
        <w:rPr>
          <w:sz w:val="24"/>
        </w:rPr>
        <w:t xml:space="preserve"> и </w:t>
      </w:r>
      <w:r>
        <w:rPr>
          <w:sz w:val="24"/>
          <w:lang w:val="en-US"/>
        </w:rPr>
        <w:t>imperativo</w:t>
      </w:r>
      <w:r>
        <w:rPr>
          <w:sz w:val="24"/>
        </w:rPr>
        <w:t xml:space="preserve">, приобретают знак ударения над </w:t>
      </w:r>
      <w:r>
        <w:rPr>
          <w:b/>
          <w:sz w:val="24"/>
          <w:lang w:val="en-US"/>
        </w:rPr>
        <w:t>i</w:t>
      </w:r>
      <w:r>
        <w:rPr>
          <w:sz w:val="24"/>
        </w:rPr>
        <w:t xml:space="preserve"> и </w:t>
      </w:r>
      <w:r>
        <w:rPr>
          <w:b/>
          <w:sz w:val="24"/>
          <w:lang w:val="en-US"/>
        </w:rPr>
        <w:t>u</w:t>
      </w:r>
      <w:r>
        <w:rPr>
          <w:sz w:val="24"/>
        </w:rPr>
        <w:t>:</w:t>
      </w:r>
    </w:p>
    <w:p>
      <w:pPr>
        <w:pStyle w:val="Normal1"/>
        <w:spacing w:lineRule="auto" w:line="240"/>
        <w:ind w:firstLine="284" w:end="0"/>
        <w:rPr>
          <w:imprint/>
          <w:lang w:val="en-US"/>
        </w:rPr>
      </w:pPr>
      <w:r>
        <w:rPr>
          <w:sz w:val="24"/>
        </w:rPr>
        <w:t xml:space="preserve">        </w:t>
      </w:r>
      <w:r>
        <w:rPr>
          <w:sz w:val="24"/>
          <w:lang w:val="en-US"/>
        </w:rPr>
        <w:t>enviar</w:t>
      </w:r>
      <w:r>
        <w:rPr>
          <w:lang w:val="en-US"/>
        </w:rPr>
        <w:t xml:space="preserve"> — env</w:t>
      </w:r>
      <w:r>
        <w:rPr>
          <w:b/>
          <w:bCs/>
          <w:lang w:val="en-US"/>
        </w:rPr>
        <w:t>í</w:t>
      </w:r>
      <w:r>
        <w:rPr>
          <w:lang w:val="en-US"/>
        </w:rPr>
        <w:t>o, env</w:t>
      </w:r>
      <w:r>
        <w:rPr>
          <w:b/>
          <w:bCs/>
          <w:lang w:val="en-US"/>
        </w:rPr>
        <w:t>í</w:t>
      </w:r>
      <w:r>
        <w:rPr>
          <w:lang w:val="en-US"/>
        </w:rPr>
        <w:t>as</w:t>
      </w:r>
      <w:r>
        <w:rPr>
          <w:emboss/>
          <w:lang w:val="en-US"/>
        </w:rPr>
        <w:t xml:space="preserve"> </w:t>
      </w:r>
      <w:r>
        <w:rPr>
          <w:emboss/>
        </w:rPr>
        <w:t>и</w:t>
      </w:r>
      <w:r>
        <w:rPr>
          <w:emboss/>
          <w:lang w:val="en-US"/>
        </w:rPr>
        <w:t xml:space="preserve"> </w:t>
      </w:r>
      <w:r>
        <w:rPr>
          <w:emboss/>
        </w:rPr>
        <w:t>т</w:t>
      </w:r>
      <w:r>
        <w:rPr>
          <w:emboss/>
          <w:lang w:val="en-US"/>
        </w:rPr>
        <w:t>.</w:t>
      </w:r>
      <w:r>
        <w:rPr>
          <w:emboss/>
        </w:rPr>
        <w:t>д</w:t>
      </w:r>
      <w:r>
        <w:rPr>
          <w:emboss/>
          <w:lang w:val="en-US"/>
        </w:rPr>
        <w:t>.</w:t>
      </w:r>
    </w:p>
    <w:p>
      <w:pPr>
        <w:pStyle w:val="Normal1"/>
        <w:spacing w:lineRule="auto" w:line="240"/>
        <w:ind w:firstLine="284" w:end="0"/>
        <w:rPr/>
      </w:pPr>
      <w:r>
        <w:rPr>
          <w:imprint/>
          <w:lang w:val="en-US"/>
        </w:rPr>
        <w:t xml:space="preserve">        </w:t>
      </w:r>
      <w:r>
        <w:rPr>
          <w:imprint/>
          <w:lang w:val="en-US"/>
        </w:rPr>
        <w:t>graduar</w:t>
      </w:r>
      <w:r>
        <w:rPr>
          <w:lang w:val="en-US"/>
        </w:rPr>
        <w:t xml:space="preserve"> — grad</w:t>
      </w:r>
      <w:r>
        <w:rPr>
          <w:b/>
          <w:bCs/>
          <w:lang w:val="en-US"/>
        </w:rPr>
        <w:t>ú</w:t>
      </w:r>
      <w:r>
        <w:rPr>
          <w:lang w:val="en-US"/>
        </w:rPr>
        <w:t>o, grad</w:t>
      </w:r>
      <w:r>
        <w:rPr>
          <w:b/>
          <w:bCs/>
          <w:lang w:val="en-US"/>
        </w:rPr>
        <w:t>ú</w:t>
      </w:r>
      <w:r>
        <w:rPr>
          <w:lang w:val="en-US"/>
        </w:rPr>
        <w:t xml:space="preserve">as </w:t>
      </w:r>
      <w:r>
        <w:rPr/>
        <w:t>и</w:t>
      </w:r>
      <w:r>
        <w:rPr>
          <w:lang w:val="en-US"/>
        </w:rPr>
        <w:t xml:space="preserve"> </w:t>
      </w:r>
      <w:r>
        <w:rPr/>
        <w:t>т</w:t>
      </w:r>
      <w:r>
        <w:rPr>
          <w:lang w:val="en-US"/>
        </w:rPr>
        <w:t>.</w:t>
      </w:r>
      <w:r>
        <w:rPr/>
        <w:t>д</w:t>
      </w:r>
      <w:r>
        <w:rPr>
          <w:lang w:val="en-US"/>
        </w:rPr>
        <w:t>.</w:t>
      </w:r>
    </w:p>
    <w:p>
      <w:pPr>
        <w:pStyle w:val="Normal1"/>
        <w:spacing w:lineRule="auto" w:line="240"/>
        <w:ind w:firstLine="284" w:end="0"/>
        <w:rPr>
          <w:sz w:val="24"/>
        </w:rPr>
      </w:pPr>
      <w:r>
        <w:rPr>
          <w:sz w:val="24"/>
        </w:rPr>
        <w:t>Все сказанное можно обобщить в следующей таблице:</w:t>
      </w:r>
    </w:p>
    <w:p>
      <w:pPr>
        <w:pStyle w:val="Normal1"/>
        <w:spacing w:lineRule="auto" w:line="240"/>
        <w:ind w:firstLine="284" w:end="0"/>
        <w:rPr>
          <w:sz w:val="24"/>
        </w:rPr>
      </w:pPr>
      <w:r>
        <w:rPr>
          <w:sz w:val="24"/>
        </w:rPr>
      </w:r>
    </w:p>
    <w:tbl>
      <w:tblPr>
        <w:tblW w:w="8505" w:type="dxa"/>
        <w:jc w:val="start"/>
        <w:tblInd w:w="959" w:type="dxa"/>
        <w:tblLayout w:type="fixed"/>
        <w:tblCellMar>
          <w:top w:w="0" w:type="dxa"/>
          <w:start w:w="108" w:type="dxa"/>
          <w:bottom w:w="0" w:type="dxa"/>
          <w:end w:w="108" w:type="dxa"/>
        </w:tblCellMar>
      </w:tblPr>
      <w:tblGrid>
        <w:gridCol w:w="2977"/>
        <w:gridCol w:w="2693"/>
        <w:gridCol w:w="2835"/>
      </w:tblGrid>
      <w:tr>
        <w:trPr/>
        <w:tc>
          <w:tcPr>
            <w:tcW w:w="2977"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pPr>
            <w:r>
              <w:rPr/>
              <w:t>Окончание инфинитива</w:t>
            </w:r>
          </w:p>
        </w:tc>
        <w:tc>
          <w:tcPr>
            <w:tcW w:w="2693"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pPr>
            <w:r>
              <w:rPr/>
              <w:t>Изменение</w:t>
            </w:r>
          </w:p>
        </w:tc>
        <w:tc>
          <w:tcPr>
            <w:tcW w:w="2835"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pPr>
            <w:r>
              <w:rPr/>
              <w:t>Перед буквой</w:t>
            </w:r>
          </w:p>
        </w:tc>
      </w:tr>
      <w:tr>
        <w:trPr/>
        <w:tc>
          <w:tcPr>
            <w:tcW w:w="2977"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pPr>
            <w:r>
              <w:rPr/>
              <w:t xml:space="preserve">- </w:t>
            </w:r>
            <w:r>
              <w:rPr>
                <w:lang w:val="en-US"/>
              </w:rPr>
              <w:t>car</w:t>
            </w:r>
          </w:p>
        </w:tc>
        <w:tc>
          <w:tcPr>
            <w:tcW w:w="2693"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lang w:val="en-US"/>
              </w:rPr>
            </w:pPr>
            <w:r>
              <w:rPr>
                <w:lang w:val="en-US"/>
              </w:rPr>
              <w:t>c→qu</w:t>
            </w:r>
          </w:p>
        </w:tc>
        <w:tc>
          <w:tcPr>
            <w:tcW w:w="2835" w:type="dxa"/>
            <w:tcBorders>
              <w:top w:val="single" w:sz="4" w:space="0" w:color="000000"/>
              <w:start w:val="single" w:sz="4" w:space="0" w:color="000000"/>
              <w:bottom w:val="single" w:sz="4" w:space="0" w:color="000000"/>
              <w:end w:val="single" w:sz="4" w:space="0" w:color="000000"/>
            </w:tcBorders>
          </w:tcPr>
          <w:p>
            <w:pPr>
              <w:pStyle w:val="Normal1"/>
              <w:spacing w:lineRule="auto" w:line="240"/>
              <w:rPr>
                <w:lang w:val="en-US"/>
              </w:rPr>
            </w:pPr>
            <w:r>
              <w:rPr>
                <w:lang w:val="en-US"/>
              </w:rPr>
              <w:t>е</w:t>
            </w:r>
          </w:p>
        </w:tc>
      </w:tr>
      <w:tr>
        <w:trPr/>
        <w:tc>
          <w:tcPr>
            <w:tcW w:w="2977"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lang w:val="en-US"/>
              </w:rPr>
            </w:pPr>
            <w:r>
              <w:rPr>
                <w:lang w:val="en-US"/>
              </w:rPr>
              <w:t>-zar</w:t>
            </w:r>
          </w:p>
        </w:tc>
        <w:tc>
          <w:tcPr>
            <w:tcW w:w="2693"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lang w:val="en-US"/>
              </w:rPr>
            </w:pPr>
            <w:r>
              <w:rPr>
                <w:lang w:val="en-US"/>
              </w:rPr>
              <w:t>z→c</w:t>
            </w:r>
          </w:p>
        </w:tc>
        <w:tc>
          <w:tcPr>
            <w:tcW w:w="2835" w:type="dxa"/>
            <w:tcBorders>
              <w:top w:val="single" w:sz="4" w:space="0" w:color="000000"/>
              <w:start w:val="single" w:sz="4" w:space="0" w:color="000000"/>
              <w:bottom w:val="single" w:sz="4" w:space="0" w:color="000000"/>
              <w:end w:val="single" w:sz="4" w:space="0" w:color="000000"/>
            </w:tcBorders>
          </w:tcPr>
          <w:p>
            <w:pPr>
              <w:pStyle w:val="Normal1"/>
              <w:spacing w:lineRule="auto" w:line="240"/>
              <w:rPr>
                <w:lang w:val="en-US"/>
              </w:rPr>
            </w:pPr>
            <w:r>
              <w:rPr>
                <w:lang w:val="en-US"/>
              </w:rPr>
              <w:t>е</w:t>
            </w:r>
          </w:p>
        </w:tc>
      </w:tr>
      <w:tr>
        <w:trPr/>
        <w:tc>
          <w:tcPr>
            <w:tcW w:w="2977"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lang w:val="en-US"/>
              </w:rPr>
            </w:pPr>
            <w:r>
              <w:rPr>
                <w:lang w:val="en-US"/>
              </w:rPr>
              <w:t>-gar</w:t>
            </w:r>
          </w:p>
        </w:tc>
        <w:tc>
          <w:tcPr>
            <w:tcW w:w="2693"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lang w:val="en-US"/>
              </w:rPr>
            </w:pPr>
            <w:r>
              <w:rPr>
                <w:lang w:val="en-US"/>
              </w:rPr>
              <w:t>+ u</w:t>
            </w:r>
          </w:p>
        </w:tc>
        <w:tc>
          <w:tcPr>
            <w:tcW w:w="2835" w:type="dxa"/>
            <w:tcBorders>
              <w:top w:val="single" w:sz="4" w:space="0" w:color="000000"/>
              <w:start w:val="single" w:sz="4" w:space="0" w:color="000000"/>
              <w:bottom w:val="single" w:sz="4" w:space="0" w:color="000000"/>
              <w:end w:val="single" w:sz="4" w:space="0" w:color="000000"/>
            </w:tcBorders>
          </w:tcPr>
          <w:p>
            <w:pPr>
              <w:pStyle w:val="Normal1"/>
              <w:spacing w:lineRule="auto" w:line="240"/>
              <w:rPr>
                <w:lang w:val="en-US"/>
              </w:rPr>
            </w:pPr>
            <w:r>
              <w:rPr>
                <w:lang w:val="en-US"/>
              </w:rPr>
              <w:t>е</w:t>
            </w:r>
          </w:p>
        </w:tc>
      </w:tr>
      <w:tr>
        <w:trPr/>
        <w:tc>
          <w:tcPr>
            <w:tcW w:w="2977"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lang w:val="en-US"/>
              </w:rPr>
            </w:pPr>
            <w:r>
              <w:rPr>
                <w:lang w:val="en-US"/>
              </w:rPr>
              <w:t>-guar</w:t>
            </w:r>
          </w:p>
        </w:tc>
        <w:tc>
          <w:tcPr>
            <w:tcW w:w="2693"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lang w:val="en-US"/>
              </w:rPr>
            </w:pPr>
            <w:r>
              <w:rPr>
                <w:lang w:val="en-US"/>
              </w:rPr>
              <w:t>u→ü</w:t>
            </w:r>
          </w:p>
        </w:tc>
        <w:tc>
          <w:tcPr>
            <w:tcW w:w="2835" w:type="dxa"/>
            <w:tcBorders>
              <w:top w:val="single" w:sz="4" w:space="0" w:color="000000"/>
              <w:start w:val="single" w:sz="4" w:space="0" w:color="000000"/>
              <w:bottom w:val="single" w:sz="4" w:space="0" w:color="000000"/>
              <w:end w:val="single" w:sz="4" w:space="0" w:color="000000"/>
            </w:tcBorders>
          </w:tcPr>
          <w:p>
            <w:pPr>
              <w:pStyle w:val="Normal1"/>
              <w:spacing w:lineRule="auto" w:line="240"/>
              <w:rPr>
                <w:lang w:val="en-US"/>
              </w:rPr>
            </w:pPr>
            <w:r>
              <w:rPr>
                <w:lang w:val="en-US"/>
              </w:rPr>
              <w:t>е</w:t>
            </w:r>
          </w:p>
        </w:tc>
      </w:tr>
      <w:tr>
        <w:trPr/>
        <w:tc>
          <w:tcPr>
            <w:tcW w:w="2977"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lang w:val="en-US"/>
              </w:rPr>
            </w:pPr>
            <w:r>
              <w:rPr>
                <w:lang w:val="en-US"/>
              </w:rPr>
              <w:t>-cer</w:t>
            </w:r>
          </w:p>
          <w:p>
            <w:pPr>
              <w:pStyle w:val="Normal1"/>
              <w:spacing w:lineRule="auto" w:line="240"/>
              <w:jc w:val="center"/>
              <w:rPr>
                <w:lang w:val="en-US"/>
              </w:rPr>
            </w:pPr>
            <w:r>
              <w:rPr>
                <w:lang w:val="en-US"/>
              </w:rPr>
              <w:t>-cir</w:t>
            </w:r>
          </w:p>
        </w:tc>
        <w:tc>
          <w:tcPr>
            <w:tcW w:w="2693"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pPr>
            <w:r>
              <w:rPr>
                <w:lang w:val="en-US"/>
              </w:rPr>
              <w:t>c</w:t>
            </w:r>
            <w:r>
              <w:rPr/>
              <w:t>→</w:t>
            </w:r>
            <w:r>
              <w:rPr>
                <w:lang w:val="en-US"/>
              </w:rPr>
              <w:t>z</w:t>
            </w:r>
          </w:p>
        </w:tc>
        <w:tc>
          <w:tcPr>
            <w:tcW w:w="2835" w:type="dxa"/>
            <w:tcBorders>
              <w:top w:val="single" w:sz="4" w:space="0" w:color="000000"/>
              <w:start w:val="single" w:sz="4" w:space="0" w:color="000000"/>
              <w:bottom w:val="single" w:sz="4" w:space="0" w:color="000000"/>
              <w:end w:val="single" w:sz="4" w:space="0" w:color="000000"/>
            </w:tcBorders>
          </w:tcPr>
          <w:p>
            <w:pPr>
              <w:pStyle w:val="Normal1"/>
              <w:spacing w:lineRule="auto" w:line="240"/>
              <w:rPr/>
            </w:pPr>
            <w:r>
              <w:rPr/>
              <w:t>а,</w:t>
            </w:r>
            <w:r>
              <w:rPr>
                <w:lang w:val="en-US"/>
              </w:rPr>
              <w:t>o</w:t>
            </w:r>
          </w:p>
        </w:tc>
      </w:tr>
      <w:tr>
        <w:trPr/>
        <w:tc>
          <w:tcPr>
            <w:tcW w:w="2977"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lang w:val="en-US"/>
              </w:rPr>
            </w:pPr>
            <w:r>
              <w:rPr>
                <w:lang w:val="en-US"/>
              </w:rPr>
              <w:t>-ger</w:t>
            </w:r>
          </w:p>
          <w:p>
            <w:pPr>
              <w:pStyle w:val="Normal1"/>
              <w:spacing w:lineRule="auto" w:line="240"/>
              <w:jc w:val="center"/>
              <w:rPr>
                <w:lang w:val="en-US"/>
              </w:rPr>
            </w:pPr>
            <w:r>
              <w:rPr>
                <w:lang w:val="en-US"/>
              </w:rPr>
              <w:t>-gir</w:t>
            </w:r>
          </w:p>
        </w:tc>
        <w:tc>
          <w:tcPr>
            <w:tcW w:w="2693"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lang w:val="en-US"/>
              </w:rPr>
            </w:pPr>
            <w:r>
              <w:rPr>
                <w:lang w:val="en-US"/>
              </w:rPr>
              <w:t>g→j</w:t>
            </w:r>
          </w:p>
        </w:tc>
        <w:tc>
          <w:tcPr>
            <w:tcW w:w="2835" w:type="dxa"/>
            <w:tcBorders>
              <w:top w:val="single" w:sz="4" w:space="0" w:color="000000"/>
              <w:start w:val="single" w:sz="4" w:space="0" w:color="000000"/>
              <w:bottom w:val="single" w:sz="4" w:space="0" w:color="000000"/>
              <w:end w:val="single" w:sz="4" w:space="0" w:color="000000"/>
            </w:tcBorders>
          </w:tcPr>
          <w:p>
            <w:pPr>
              <w:pStyle w:val="Normal1"/>
              <w:spacing w:lineRule="auto" w:line="240"/>
              <w:rPr>
                <w:lang w:val="en-US"/>
              </w:rPr>
            </w:pPr>
            <w:r>
              <w:rPr>
                <w:lang w:val="en-US"/>
              </w:rPr>
              <w:t>a.o</w:t>
            </w:r>
          </w:p>
        </w:tc>
      </w:tr>
      <w:tr>
        <w:trPr/>
        <w:tc>
          <w:tcPr>
            <w:tcW w:w="2977"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lang w:val="en-US"/>
              </w:rPr>
            </w:pPr>
            <w:r>
              <w:rPr>
                <w:lang w:val="en-US"/>
              </w:rPr>
              <w:t>-quir</w:t>
            </w:r>
          </w:p>
        </w:tc>
        <w:tc>
          <w:tcPr>
            <w:tcW w:w="2693"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pPr>
            <w:r>
              <w:rPr>
                <w:lang w:val="en-US"/>
              </w:rPr>
              <w:t>qu</w:t>
            </w:r>
            <w:r>
              <w:rPr/>
              <w:t xml:space="preserve"> →</w:t>
            </w:r>
            <w:r>
              <w:rPr>
                <w:lang w:val="en-US"/>
              </w:rPr>
              <w:t>c</w:t>
            </w:r>
          </w:p>
        </w:tc>
        <w:tc>
          <w:tcPr>
            <w:tcW w:w="2835" w:type="dxa"/>
            <w:tcBorders>
              <w:top w:val="single" w:sz="4" w:space="0" w:color="000000"/>
              <w:start w:val="single" w:sz="4" w:space="0" w:color="000000"/>
              <w:bottom w:val="single" w:sz="4" w:space="0" w:color="000000"/>
              <w:end w:val="single" w:sz="4" w:space="0" w:color="000000"/>
            </w:tcBorders>
          </w:tcPr>
          <w:p>
            <w:pPr>
              <w:pStyle w:val="Normal1"/>
              <w:spacing w:lineRule="auto" w:line="240"/>
              <w:rPr/>
            </w:pPr>
            <w:r>
              <w:rPr/>
              <w:t>а,</w:t>
            </w:r>
            <w:r>
              <w:rPr>
                <w:lang w:val="en-US"/>
              </w:rPr>
              <w:t>o</w:t>
            </w:r>
          </w:p>
        </w:tc>
      </w:tr>
      <w:tr>
        <w:trPr/>
        <w:tc>
          <w:tcPr>
            <w:tcW w:w="2977"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lang w:val="en-US"/>
              </w:rPr>
            </w:pPr>
            <w:r>
              <w:rPr>
                <w:lang w:val="en-US"/>
              </w:rPr>
              <w:t>-guir</w:t>
            </w:r>
          </w:p>
        </w:tc>
        <w:tc>
          <w:tcPr>
            <w:tcW w:w="2693"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lang w:val="en-US"/>
              </w:rPr>
            </w:pPr>
            <w:r>
              <w:rPr>
                <w:lang w:val="en-US"/>
              </w:rPr>
              <w:t>- u</w:t>
            </w:r>
          </w:p>
        </w:tc>
        <w:tc>
          <w:tcPr>
            <w:tcW w:w="2835" w:type="dxa"/>
            <w:tcBorders>
              <w:top w:val="single" w:sz="4" w:space="0" w:color="000000"/>
              <w:start w:val="single" w:sz="4" w:space="0" w:color="000000"/>
              <w:bottom w:val="single" w:sz="4" w:space="0" w:color="000000"/>
              <w:end w:val="single" w:sz="4" w:space="0" w:color="000000"/>
            </w:tcBorders>
          </w:tcPr>
          <w:p>
            <w:pPr>
              <w:pStyle w:val="Normal1"/>
              <w:spacing w:lineRule="auto" w:line="240"/>
              <w:rPr/>
            </w:pPr>
            <w:r>
              <w:rPr>
                <w:lang w:val="en-US"/>
              </w:rPr>
              <w:t>а,o</w:t>
            </w:r>
          </w:p>
        </w:tc>
      </w:tr>
      <w:tr>
        <w:trPr/>
        <w:tc>
          <w:tcPr>
            <w:tcW w:w="2977"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lang w:val="en-US"/>
              </w:rPr>
            </w:pPr>
            <w:r>
              <w:rPr>
                <w:lang w:val="en-US"/>
              </w:rPr>
              <w:t>-iar</w:t>
            </w:r>
          </w:p>
          <w:p>
            <w:pPr>
              <w:pStyle w:val="Normal1"/>
              <w:spacing w:lineRule="auto" w:line="240"/>
              <w:jc w:val="center"/>
              <w:rPr>
                <w:lang w:val="en-US"/>
              </w:rPr>
            </w:pPr>
            <w:r>
              <w:rPr>
                <w:lang w:val="en-US"/>
              </w:rPr>
              <w:t>-uar</w:t>
            </w:r>
          </w:p>
        </w:tc>
        <w:tc>
          <w:tcPr>
            <w:tcW w:w="2693"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lang w:val="en-US"/>
              </w:rPr>
            </w:pPr>
            <w:r>
              <w:rPr>
                <w:lang w:val="en-US"/>
              </w:rPr>
              <w:t>i→í</w:t>
            </w:r>
          </w:p>
          <w:p>
            <w:pPr>
              <w:pStyle w:val="Normal1"/>
              <w:spacing w:lineRule="auto" w:line="240"/>
              <w:jc w:val="center"/>
              <w:rPr/>
            </w:pPr>
            <w:r>
              <w:rPr>
                <w:lang w:val="en-US"/>
              </w:rPr>
              <w:t>u</w:t>
            </w:r>
            <w:r>
              <w:rPr/>
              <w:t>→ú</w:t>
            </w:r>
          </w:p>
        </w:tc>
        <w:tc>
          <w:tcPr>
            <w:tcW w:w="2835" w:type="dxa"/>
            <w:tcBorders>
              <w:top w:val="single" w:sz="4" w:space="0" w:color="000000"/>
              <w:start w:val="single" w:sz="4" w:space="0" w:color="000000"/>
              <w:bottom w:val="single" w:sz="4" w:space="0" w:color="000000"/>
              <w:end w:val="single" w:sz="4" w:space="0" w:color="000000"/>
            </w:tcBorders>
          </w:tcPr>
          <w:p>
            <w:pPr>
              <w:pStyle w:val="Normal1"/>
              <w:spacing w:lineRule="auto" w:line="240"/>
              <w:rPr/>
            </w:pPr>
            <w:r>
              <w:rPr/>
              <w:t>а,</w:t>
            </w:r>
            <w:r>
              <w:rPr>
                <w:lang w:val="en-US"/>
              </w:rPr>
              <w:t>o</w:t>
            </w:r>
            <w:r>
              <w:rPr/>
              <w:t>,</w:t>
            </w:r>
            <w:r>
              <w:rPr>
                <w:lang w:val="en-US"/>
              </w:rPr>
              <w:t>e</w:t>
            </w:r>
          </w:p>
          <w:p>
            <w:pPr>
              <w:pStyle w:val="Normal1"/>
              <w:spacing w:lineRule="auto" w:line="240"/>
              <w:rPr/>
            </w:pPr>
            <w:r>
              <w:rPr/>
              <w:t>(неударными)</w:t>
            </w:r>
          </w:p>
        </w:tc>
      </w:tr>
    </w:tbl>
    <w:p>
      <w:pPr>
        <w:pStyle w:val="Normal1"/>
        <w:spacing w:lineRule="auto" w:line="240"/>
        <w:ind w:firstLine="284" w:end="0"/>
        <w:rPr/>
      </w:pPr>
      <w:r>
        <w:rPr/>
      </w:r>
    </w:p>
    <w:p>
      <w:pPr>
        <w:pStyle w:val="Heading3"/>
        <w:ind w:hanging="0" w:start="0"/>
        <w:rPr/>
      </w:pPr>
      <w:r>
        <w:rPr/>
        <w:t>§ 61 Образование времен глаголов отклоняющегося спряжения.</w:t>
      </w:r>
    </w:p>
    <w:p>
      <w:pPr>
        <w:pStyle w:val="BodyTextIndent"/>
        <w:jc w:val="both"/>
        <w:rPr/>
      </w:pPr>
      <w:r>
        <w:rPr/>
        <w:t>Все сложные времена и ряд простых времен отклоняющихся глаголов образуются по общему правилу. Поэтому в данном параграфе будут приводиться лишь те времена, при образовании которых у глаголов происходит специфические изменения.</w:t>
      </w:r>
    </w:p>
    <w:p>
      <w:pPr>
        <w:pStyle w:val="Normal"/>
        <w:numPr>
          <w:ilvl w:val="0"/>
          <w:numId w:val="6"/>
        </w:numPr>
        <w:jc w:val="center"/>
        <w:rPr>
          <w:i/>
          <w:i/>
          <w:iCs/>
          <w:sz w:val="24"/>
        </w:rPr>
      </w:pPr>
      <w:r>
        <w:rPr>
          <w:i/>
          <w:iCs/>
          <w:sz w:val="24"/>
        </w:rPr>
        <w:t xml:space="preserve">Отклоняюшиеся глаголы </w:t>
      </w:r>
      <w:r>
        <w:rPr>
          <w:i/>
          <w:iCs/>
          <w:sz w:val="24"/>
          <w:lang w:val="en-US"/>
        </w:rPr>
        <w:t>I</w:t>
      </w:r>
      <w:r>
        <w:rPr>
          <w:i/>
          <w:iCs/>
          <w:sz w:val="24"/>
        </w:rPr>
        <w:t xml:space="preserve"> группы</w:t>
      </w:r>
    </w:p>
    <w:p>
      <w:pPr>
        <w:pStyle w:val="Normal"/>
        <w:ind w:firstLine="284" w:end="0"/>
        <w:rPr>
          <w:i/>
          <w:i/>
          <w:iCs/>
          <w:sz w:val="24"/>
        </w:rPr>
      </w:pPr>
      <w:r>
        <w:rPr>
          <w:sz w:val="24"/>
        </w:rPr>
        <w:t xml:space="preserve">Глаголы, относящиеся к этой группе, имеют следующее отклонение от обычных правил спряжения глаголов: коренное е под ударением пререходит в </w:t>
      </w:r>
      <w:r>
        <w:rPr>
          <w:sz w:val="24"/>
          <w:lang w:val="en-US"/>
        </w:rPr>
        <w:t>ie</w:t>
      </w:r>
      <w:r>
        <w:rPr>
          <w:sz w:val="24"/>
        </w:rPr>
        <w:t>, т.е. происходит процесс дифтонгизации. Это</w:t>
      </w:r>
      <w:r>
        <w:rPr>
          <w:sz w:val="24"/>
          <w:lang w:val="en-US"/>
        </w:rPr>
        <w:t xml:space="preserve"> </w:t>
      </w:r>
      <w:r>
        <w:rPr>
          <w:sz w:val="24"/>
        </w:rPr>
        <w:t>случается</w:t>
      </w:r>
      <w:r>
        <w:rPr>
          <w:sz w:val="24"/>
          <w:lang w:val="en-US"/>
        </w:rPr>
        <w:t xml:space="preserve"> </w:t>
      </w:r>
      <w:r>
        <w:rPr>
          <w:sz w:val="24"/>
        </w:rPr>
        <w:t>лишь</w:t>
      </w:r>
      <w:r>
        <w:rPr>
          <w:sz w:val="24"/>
          <w:lang w:val="en-US"/>
        </w:rPr>
        <w:t xml:space="preserve"> </w:t>
      </w:r>
      <w:r>
        <w:rPr>
          <w:sz w:val="24"/>
        </w:rPr>
        <w:t>в</w:t>
      </w:r>
      <w:r>
        <w:rPr>
          <w:sz w:val="24"/>
          <w:lang w:val="en-US"/>
        </w:rPr>
        <w:t xml:space="preserve"> presente de indicativo, presente de subjuntivo, imperativo. </w:t>
      </w:r>
      <w:r>
        <w:rPr>
          <w:sz w:val="24"/>
        </w:rPr>
        <w:t>В данную группу входят глаголя всех спряжений.</w:t>
      </w:r>
    </w:p>
    <w:p>
      <w:pPr>
        <w:pStyle w:val="Normal1"/>
        <w:spacing w:lineRule="auto" w:line="240"/>
        <w:ind w:firstLine="284" w:end="0"/>
        <w:jc w:val="center"/>
        <w:rPr>
          <w:i/>
          <w:i/>
          <w:iCs/>
          <w:sz w:val="24"/>
        </w:rPr>
      </w:pPr>
      <w:r>
        <w:rPr>
          <w:i/>
          <w:iCs/>
          <w:sz w:val="24"/>
        </w:rPr>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bl>
      <w:tblPr>
        <w:tblW w:w="10552" w:type="dxa"/>
        <w:jc w:val="start"/>
        <w:tblInd w:w="108" w:type="dxa"/>
        <w:tblLayout w:type="fixed"/>
        <w:tblCellMar>
          <w:top w:w="0" w:type="dxa"/>
          <w:start w:w="108" w:type="dxa"/>
          <w:bottom w:w="0" w:type="dxa"/>
          <w:end w:w="108" w:type="dxa"/>
        </w:tblCellMar>
      </w:tblPr>
      <w:tblGrid>
        <w:gridCol w:w="3510"/>
        <w:gridCol w:w="6"/>
        <w:gridCol w:w="3519"/>
        <w:gridCol w:w="3517"/>
      </w:tblGrid>
      <w:tr>
        <w:trPr>
          <w:trHeight w:val="345" w:hRule="atLeast"/>
        </w:trPr>
        <w:tc>
          <w:tcPr>
            <w:tcW w:w="3510" w:type="dxa"/>
            <w:tcBorders>
              <w:top w:val="single" w:sz="4" w:space="0" w:color="000000"/>
              <w:start w:val="single" w:sz="4" w:space="0" w:color="000000"/>
              <w:bottom w:val="single" w:sz="4" w:space="0" w:color="000000"/>
              <w:end w:val="single" w:sz="4" w:space="0" w:color="000000"/>
            </w:tcBorders>
          </w:tcPr>
          <w:p>
            <w:pPr>
              <w:pStyle w:val="Normal1"/>
              <w:jc w:val="center"/>
              <w:rPr>
                <w:i/>
                <w:i/>
                <w:iCs/>
                <w:lang w:val="en-US"/>
              </w:rPr>
            </w:pPr>
            <w:r>
              <w:rPr>
                <w:i/>
                <w:iCs/>
                <w:lang w:val="en-US"/>
              </w:rPr>
              <w:t>Presente de indicativo</w:t>
            </w:r>
          </w:p>
        </w:tc>
        <w:tc>
          <w:tcPr>
            <w:tcW w:w="3525" w:type="dxa"/>
            <w:gridSpan w:val="2"/>
            <w:tcBorders>
              <w:top w:val="single" w:sz="4" w:space="0" w:color="000000"/>
              <w:start w:val="single" w:sz="4" w:space="0" w:color="000000"/>
              <w:bottom w:val="single" w:sz="4" w:space="0" w:color="000000"/>
              <w:end w:val="single" w:sz="4" w:space="0" w:color="000000"/>
            </w:tcBorders>
          </w:tcPr>
          <w:p>
            <w:pPr>
              <w:pStyle w:val="Normal1"/>
              <w:jc w:val="center"/>
              <w:rPr>
                <w:i/>
                <w:i/>
                <w:iCs/>
                <w:lang w:val="en-US"/>
              </w:rPr>
            </w:pPr>
            <w:r>
              <w:rPr>
                <w:i/>
                <w:iCs/>
                <w:lang w:val="en-US"/>
              </w:rPr>
              <w:t>Presente de subjuntivo</w:t>
            </w:r>
          </w:p>
        </w:tc>
        <w:tc>
          <w:tcPr>
            <w:tcW w:w="3517" w:type="dxa"/>
            <w:tcBorders>
              <w:top w:val="single" w:sz="4" w:space="0" w:color="000000"/>
              <w:start w:val="single" w:sz="4" w:space="0" w:color="000000"/>
              <w:bottom w:val="single" w:sz="4" w:space="0" w:color="000000"/>
              <w:end w:val="single" w:sz="4" w:space="0" w:color="000000"/>
            </w:tcBorders>
          </w:tcPr>
          <w:p>
            <w:pPr>
              <w:pStyle w:val="Normal1"/>
              <w:jc w:val="center"/>
              <w:rPr>
                <w:i/>
                <w:i/>
                <w:iCs/>
                <w:lang w:val="en-US"/>
              </w:rPr>
            </w:pPr>
            <w:r>
              <w:rPr>
                <w:i/>
                <w:iCs/>
                <w:lang w:val="en-US"/>
              </w:rPr>
              <w:t>Imperativo</w:t>
            </w:r>
          </w:p>
        </w:tc>
      </w:tr>
      <w:tr>
        <w:trPr>
          <w:trHeight w:val="262" w:hRule="exact"/>
        </w:trPr>
        <w:tc>
          <w:tcPr>
            <w:tcW w:w="3516" w:type="dxa"/>
            <w:gridSpan w:val="2"/>
            <w:tcBorders>
              <w:top w:val="single" w:sz="6" w:space="0" w:color="000000"/>
              <w:start w:val="single" w:sz="6" w:space="0" w:color="000000"/>
              <w:end w:val="single" w:sz="6" w:space="0" w:color="000000"/>
            </w:tcBorders>
            <w:tcMar>
              <w:start w:w="40" w:type="dxa"/>
              <w:end w:w="40" w:type="dxa"/>
            </w:tcMar>
          </w:tcPr>
          <w:p>
            <w:pPr>
              <w:pStyle w:val="Normal1"/>
              <w:spacing w:lineRule="auto" w:line="240"/>
              <w:ind w:firstLine="953" w:end="0"/>
              <w:jc w:val="start"/>
              <w:rPr>
                <w:imprint/>
                <w:lang w:val="en-US"/>
              </w:rPr>
            </w:pPr>
            <w:r>
              <w:rPr>
                <w:sz w:val="24"/>
                <w:lang w:val="en-US"/>
              </w:rPr>
              <w:t>c</w:t>
            </w:r>
            <w:r>
              <w:rPr>
                <w:b/>
                <w:bCs/>
                <w:sz w:val="24"/>
                <w:lang w:val="en-US"/>
              </w:rPr>
              <w:t>ie</w:t>
            </w:r>
            <w:r>
              <w:rPr>
                <w:sz w:val="24"/>
                <w:lang w:val="en-US"/>
              </w:rPr>
              <w:t>rro</w:t>
            </w:r>
          </w:p>
          <w:p>
            <w:pPr>
              <w:pStyle w:val="Normal1"/>
              <w:spacing w:lineRule="auto" w:line="240"/>
              <w:ind w:firstLine="953" w:end="0"/>
              <w:jc w:val="start"/>
              <w:rPr>
                <w:imprint/>
                <w:lang w:val="en-US"/>
              </w:rPr>
            </w:pPr>
            <w:r>
              <w:rPr>
                <w:imprint/>
                <w:lang w:val="en-US"/>
              </w:rPr>
            </w:r>
          </w:p>
        </w:tc>
        <w:tc>
          <w:tcPr>
            <w:tcW w:w="3519" w:type="dxa"/>
            <w:tcBorders>
              <w:top w:val="single" w:sz="6" w:space="0" w:color="000000"/>
              <w:start w:val="single" w:sz="6" w:space="0" w:color="000000"/>
              <w:end w:val="single" w:sz="6" w:space="0" w:color="000000"/>
            </w:tcBorders>
            <w:tcMar>
              <w:start w:w="40" w:type="dxa"/>
              <w:end w:w="40" w:type="dxa"/>
            </w:tcMar>
          </w:tcPr>
          <w:p>
            <w:pPr>
              <w:pStyle w:val="Normal1"/>
              <w:spacing w:lineRule="auto" w:line="240"/>
              <w:ind w:firstLine="839" w:end="0"/>
              <w:jc w:val="start"/>
              <w:rPr/>
            </w:pPr>
            <w:r>
              <w:rPr>
                <w:sz w:val="24"/>
                <w:lang w:val="en-US"/>
              </w:rPr>
              <w:t>c</w:t>
            </w:r>
            <w:r>
              <w:rPr>
                <w:b/>
                <w:bCs/>
                <w:sz w:val="24"/>
                <w:lang w:val="en-US"/>
              </w:rPr>
              <w:t>ie</w:t>
            </w:r>
            <w:r>
              <w:rPr>
                <w:sz w:val="24"/>
                <w:lang w:val="en-US"/>
              </w:rPr>
              <w:t>rre</w:t>
            </w:r>
          </w:p>
          <w:p>
            <w:pPr>
              <w:pStyle w:val="Normal1"/>
              <w:spacing w:lineRule="auto" w:line="240"/>
              <w:ind w:firstLine="839" w:end="0"/>
              <w:jc w:val="start"/>
              <w:rPr>
                <w:imprint/>
                <w:sz w:val="24"/>
                <w:lang w:val="en-US"/>
              </w:rPr>
            </w:pPr>
            <w:r>
              <w:rPr>
                <w:imprint/>
                <w:sz w:val="24"/>
                <w:lang w:val="en-US"/>
              </w:rPr>
            </w:r>
          </w:p>
          <w:p>
            <w:pPr>
              <w:pStyle w:val="Normal1"/>
              <w:spacing w:lineRule="auto" w:line="240"/>
              <w:ind w:firstLine="839" w:end="0"/>
              <w:jc w:val="start"/>
              <w:rPr>
                <w:imprint/>
                <w:lang w:val="en-US"/>
              </w:rPr>
            </w:pPr>
            <w:r>
              <w:rPr>
                <w:imprint/>
                <w:lang w:val="en-US"/>
              </w:rPr>
            </w:r>
          </w:p>
        </w:tc>
        <w:tc>
          <w:tcPr>
            <w:tcW w:w="3517" w:type="dxa"/>
            <w:tcBorders>
              <w:top w:val="single" w:sz="6" w:space="0" w:color="000000"/>
              <w:start w:val="single" w:sz="6" w:space="0" w:color="000000"/>
              <w:end w:val="single" w:sz="6" w:space="0" w:color="000000"/>
            </w:tcBorders>
            <w:tcMar>
              <w:start w:w="40" w:type="dxa"/>
              <w:end w:w="40" w:type="dxa"/>
            </w:tcMar>
          </w:tcPr>
          <w:p>
            <w:pPr>
              <w:pStyle w:val="Normal1"/>
              <w:spacing w:lineRule="auto" w:line="240"/>
              <w:ind w:firstLine="1005" w:end="0"/>
              <w:jc w:val="start"/>
              <w:rPr>
                <w:imprint/>
                <w:lang w:val="en-US"/>
              </w:rPr>
            </w:pPr>
            <w:r>
              <w:rPr>
                <w:sz w:val="24"/>
                <w:lang w:val="en-US"/>
              </w:rPr>
              <w:t xml:space="preserve">   —</w:t>
            </w:r>
          </w:p>
          <w:p>
            <w:pPr>
              <w:pStyle w:val="Normal1"/>
              <w:spacing w:lineRule="auto" w:line="240"/>
              <w:ind w:firstLine="1005" w:end="0"/>
              <w:jc w:val="start"/>
              <w:rPr>
                <w:imprint/>
                <w:lang w:val="en-US"/>
              </w:rPr>
            </w:pPr>
            <w:r>
              <w:rPr>
                <w:imprint/>
                <w:lang w:val="en-US"/>
              </w:rPr>
            </w:r>
          </w:p>
        </w:tc>
      </w:tr>
      <w:tr>
        <w:trPr>
          <w:trHeight w:val="240" w:hRule="exact"/>
        </w:trPr>
        <w:tc>
          <w:tcPr>
            <w:tcW w:w="3516" w:type="dxa"/>
            <w:gridSpan w:val="2"/>
            <w:tcBorders>
              <w:start w:val="single" w:sz="6" w:space="0" w:color="000000"/>
              <w:end w:val="single" w:sz="6" w:space="0" w:color="000000"/>
            </w:tcBorders>
            <w:tcMar>
              <w:start w:w="40" w:type="dxa"/>
              <w:end w:w="40" w:type="dxa"/>
            </w:tcMar>
          </w:tcPr>
          <w:p>
            <w:pPr>
              <w:pStyle w:val="Normal1"/>
              <w:spacing w:lineRule="auto" w:line="240"/>
              <w:ind w:firstLine="953" w:end="0"/>
              <w:jc w:val="start"/>
              <w:rPr>
                <w:imprint/>
                <w:lang w:val="en-US"/>
              </w:rPr>
            </w:pPr>
            <w:r>
              <w:rPr>
                <w:sz w:val="24"/>
                <w:lang w:val="en-US"/>
              </w:rPr>
              <w:t>c</w:t>
            </w:r>
            <w:r>
              <w:rPr>
                <w:b/>
                <w:bCs/>
                <w:sz w:val="24"/>
                <w:lang w:val="en-US"/>
              </w:rPr>
              <w:t>ie</w:t>
            </w:r>
            <w:r>
              <w:rPr>
                <w:sz w:val="24"/>
                <w:lang w:val="en-US"/>
              </w:rPr>
              <w:t>rras</w:t>
            </w:r>
          </w:p>
          <w:p>
            <w:pPr>
              <w:pStyle w:val="Normal1"/>
              <w:spacing w:lineRule="auto" w:line="240"/>
              <w:ind w:firstLine="953" w:end="0"/>
              <w:jc w:val="start"/>
              <w:rPr>
                <w:imprint/>
                <w:lang w:val="en-US"/>
              </w:rPr>
            </w:pPr>
            <w:r>
              <w:rPr>
                <w:imprint/>
                <w:lang w:val="en-US"/>
              </w:rPr>
            </w:r>
          </w:p>
        </w:tc>
        <w:tc>
          <w:tcPr>
            <w:tcW w:w="3519" w:type="dxa"/>
            <w:tcBorders>
              <w:start w:val="single" w:sz="6" w:space="0" w:color="000000"/>
              <w:end w:val="single" w:sz="6" w:space="0" w:color="000000"/>
            </w:tcBorders>
            <w:tcMar>
              <w:start w:w="40" w:type="dxa"/>
              <w:end w:w="40" w:type="dxa"/>
            </w:tcMar>
          </w:tcPr>
          <w:p>
            <w:pPr>
              <w:pStyle w:val="Normal1"/>
              <w:spacing w:lineRule="auto" w:line="240"/>
              <w:ind w:firstLine="839" w:end="0"/>
              <w:jc w:val="start"/>
              <w:rPr>
                <w:imprint/>
                <w:lang w:val="en-US"/>
              </w:rPr>
            </w:pPr>
            <w:r>
              <w:rPr>
                <w:sz w:val="24"/>
                <w:lang w:val="en-US"/>
              </w:rPr>
              <w:t>c</w:t>
            </w:r>
            <w:r>
              <w:rPr>
                <w:b/>
                <w:bCs/>
                <w:sz w:val="24"/>
                <w:lang w:val="en-US"/>
              </w:rPr>
              <w:t>ie</w:t>
            </w:r>
            <w:r>
              <w:rPr>
                <w:sz w:val="24"/>
                <w:lang w:val="en-US"/>
              </w:rPr>
              <w:t>rres</w:t>
            </w:r>
          </w:p>
          <w:p>
            <w:pPr>
              <w:pStyle w:val="Normal1"/>
              <w:spacing w:lineRule="auto" w:line="240"/>
              <w:ind w:firstLine="839" w:end="0"/>
              <w:jc w:val="start"/>
              <w:rPr>
                <w:imprint/>
                <w:lang w:val="en-US"/>
              </w:rPr>
            </w:pPr>
            <w:r>
              <w:rPr>
                <w:imprint/>
                <w:lang w:val="en-US"/>
              </w:rPr>
            </w:r>
          </w:p>
        </w:tc>
        <w:tc>
          <w:tcPr>
            <w:tcW w:w="3517" w:type="dxa"/>
            <w:tcBorders>
              <w:start w:val="single" w:sz="6" w:space="0" w:color="000000"/>
              <w:end w:val="single" w:sz="6" w:space="0" w:color="000000"/>
            </w:tcBorders>
            <w:tcMar>
              <w:start w:w="40" w:type="dxa"/>
              <w:end w:w="40" w:type="dxa"/>
            </w:tcMar>
          </w:tcPr>
          <w:p>
            <w:pPr>
              <w:pStyle w:val="Normal1"/>
              <w:spacing w:lineRule="auto" w:line="240"/>
              <w:ind w:firstLine="1005" w:end="0"/>
              <w:jc w:val="start"/>
              <w:rPr>
                <w:imprint/>
                <w:lang w:val="en-US"/>
              </w:rPr>
            </w:pPr>
            <w:r>
              <w:rPr>
                <w:sz w:val="24"/>
                <w:lang w:val="en-US"/>
              </w:rPr>
              <w:t>c</w:t>
            </w:r>
            <w:r>
              <w:rPr>
                <w:b/>
                <w:bCs/>
                <w:sz w:val="24"/>
                <w:lang w:val="en-US"/>
              </w:rPr>
              <w:t>ie</w:t>
            </w:r>
            <w:r>
              <w:rPr>
                <w:sz w:val="24"/>
                <w:lang w:val="en-US"/>
              </w:rPr>
              <w:t>rra</w:t>
            </w:r>
          </w:p>
          <w:p>
            <w:pPr>
              <w:pStyle w:val="Normal1"/>
              <w:spacing w:lineRule="auto" w:line="240"/>
              <w:ind w:firstLine="1005" w:end="0"/>
              <w:jc w:val="start"/>
              <w:rPr>
                <w:imprint/>
                <w:lang w:val="en-US"/>
              </w:rPr>
            </w:pPr>
            <w:r>
              <w:rPr>
                <w:imprint/>
                <w:lang w:val="en-US"/>
              </w:rPr>
            </w:r>
          </w:p>
        </w:tc>
      </w:tr>
      <w:tr>
        <w:trPr>
          <w:trHeight w:val="240" w:hRule="exact"/>
        </w:trPr>
        <w:tc>
          <w:tcPr>
            <w:tcW w:w="3516" w:type="dxa"/>
            <w:gridSpan w:val="2"/>
            <w:tcBorders>
              <w:start w:val="single" w:sz="6" w:space="0" w:color="000000"/>
              <w:end w:val="single" w:sz="6" w:space="0" w:color="000000"/>
            </w:tcBorders>
            <w:tcMar>
              <w:start w:w="40" w:type="dxa"/>
              <w:end w:w="40" w:type="dxa"/>
            </w:tcMar>
          </w:tcPr>
          <w:p>
            <w:pPr>
              <w:pStyle w:val="Normal1"/>
              <w:spacing w:lineRule="auto" w:line="240"/>
              <w:ind w:firstLine="953" w:end="0"/>
              <w:jc w:val="start"/>
              <w:rPr/>
            </w:pPr>
            <w:r>
              <w:rPr>
                <w:sz w:val="24"/>
                <w:lang w:val="en-US"/>
              </w:rPr>
              <w:t>c</w:t>
            </w:r>
            <w:r>
              <w:rPr>
                <w:b/>
                <w:bCs/>
                <w:sz w:val="24"/>
                <w:lang w:val="en-US"/>
              </w:rPr>
              <w:t>ie</w:t>
            </w:r>
            <w:r>
              <w:rPr>
                <w:sz w:val="24"/>
                <w:lang w:val="en-US"/>
              </w:rPr>
              <w:t>rra</w:t>
            </w:r>
          </w:p>
          <w:p>
            <w:pPr>
              <w:pStyle w:val="Normal1"/>
              <w:spacing w:lineRule="auto" w:line="240"/>
              <w:ind w:firstLine="953" w:end="0"/>
              <w:jc w:val="start"/>
              <w:rPr>
                <w:imprint/>
                <w:sz w:val="24"/>
                <w:lang w:val="en-US"/>
              </w:rPr>
            </w:pPr>
            <w:r>
              <w:rPr>
                <w:imprint/>
                <w:sz w:val="24"/>
                <w:lang w:val="en-US"/>
              </w:rPr>
            </w:r>
          </w:p>
          <w:p>
            <w:pPr>
              <w:pStyle w:val="Normal1"/>
              <w:spacing w:lineRule="auto" w:line="240"/>
              <w:ind w:firstLine="953" w:end="0"/>
              <w:jc w:val="start"/>
              <w:rPr>
                <w:imprint/>
                <w:sz w:val="24"/>
                <w:lang w:val="en-US"/>
              </w:rPr>
            </w:pPr>
            <w:r>
              <w:rPr>
                <w:imprint/>
                <w:sz w:val="24"/>
                <w:lang w:val="en-US"/>
              </w:rPr>
            </w:r>
          </w:p>
        </w:tc>
        <w:tc>
          <w:tcPr>
            <w:tcW w:w="3519" w:type="dxa"/>
            <w:tcBorders>
              <w:start w:val="single" w:sz="6" w:space="0" w:color="000000"/>
              <w:end w:val="single" w:sz="6" w:space="0" w:color="000000"/>
            </w:tcBorders>
            <w:tcMar>
              <w:start w:w="40" w:type="dxa"/>
              <w:end w:w="40" w:type="dxa"/>
            </w:tcMar>
          </w:tcPr>
          <w:p>
            <w:pPr>
              <w:pStyle w:val="Normal1"/>
              <w:spacing w:lineRule="auto" w:line="240"/>
              <w:ind w:firstLine="839" w:end="0"/>
              <w:jc w:val="start"/>
              <w:rPr/>
            </w:pPr>
            <w:r>
              <w:rPr>
                <w:sz w:val="24"/>
                <w:lang w:val="en-US"/>
              </w:rPr>
              <w:t>c</w:t>
            </w:r>
            <w:r>
              <w:rPr>
                <w:b/>
                <w:bCs/>
                <w:sz w:val="24"/>
                <w:lang w:val="en-US"/>
              </w:rPr>
              <w:t>ie</w:t>
            </w:r>
            <w:r>
              <w:rPr>
                <w:sz w:val="24"/>
                <w:lang w:val="en-US"/>
              </w:rPr>
              <w:t xml:space="preserve">rre </w:t>
            </w:r>
          </w:p>
          <w:p>
            <w:pPr>
              <w:pStyle w:val="Normal1"/>
              <w:spacing w:lineRule="auto" w:line="240"/>
              <w:ind w:firstLine="839" w:end="0"/>
              <w:jc w:val="start"/>
              <w:rPr>
                <w:sz w:val="24"/>
                <w:lang w:val="en-US"/>
              </w:rPr>
            </w:pPr>
            <w:r>
              <w:rPr>
                <w:sz w:val="24"/>
                <w:lang w:val="en-US"/>
              </w:rPr>
            </w:r>
          </w:p>
        </w:tc>
        <w:tc>
          <w:tcPr>
            <w:tcW w:w="3517" w:type="dxa"/>
            <w:tcBorders>
              <w:start w:val="single" w:sz="6" w:space="0" w:color="000000"/>
              <w:end w:val="single" w:sz="6" w:space="0" w:color="000000"/>
            </w:tcBorders>
            <w:tcMar>
              <w:start w:w="40" w:type="dxa"/>
              <w:end w:w="40" w:type="dxa"/>
            </w:tcMar>
          </w:tcPr>
          <w:p>
            <w:pPr>
              <w:pStyle w:val="Normal1"/>
              <w:spacing w:lineRule="auto" w:line="240"/>
              <w:ind w:firstLine="1005" w:end="0"/>
              <w:jc w:val="start"/>
              <w:rPr>
                <w:sz w:val="24"/>
                <w:lang w:val="en-US"/>
              </w:rPr>
            </w:pPr>
            <w:r>
              <w:rPr>
                <w:sz w:val="24"/>
                <w:lang w:val="en-US"/>
              </w:rPr>
              <w:t xml:space="preserve">cierre </w:t>
            </w:r>
          </w:p>
          <w:p>
            <w:pPr>
              <w:pStyle w:val="Normal1"/>
              <w:spacing w:lineRule="auto" w:line="240"/>
              <w:ind w:firstLine="1005" w:end="0"/>
              <w:jc w:val="start"/>
              <w:rPr>
                <w:sz w:val="24"/>
                <w:lang w:val="en-US"/>
              </w:rPr>
            </w:pPr>
            <w:r>
              <w:rPr>
                <w:sz w:val="24"/>
                <w:lang w:val="en-US"/>
              </w:rPr>
            </w:r>
          </w:p>
        </w:tc>
      </w:tr>
      <w:tr>
        <w:trPr>
          <w:trHeight w:val="282" w:hRule="exact"/>
        </w:trPr>
        <w:tc>
          <w:tcPr>
            <w:tcW w:w="3516" w:type="dxa"/>
            <w:gridSpan w:val="2"/>
            <w:tcBorders>
              <w:start w:val="single" w:sz="6" w:space="0" w:color="000000"/>
              <w:end w:val="single" w:sz="6" w:space="0" w:color="000000"/>
            </w:tcBorders>
            <w:tcMar>
              <w:start w:w="40" w:type="dxa"/>
              <w:end w:w="40" w:type="dxa"/>
            </w:tcMar>
          </w:tcPr>
          <w:p>
            <w:pPr>
              <w:pStyle w:val="Normal1"/>
              <w:spacing w:lineRule="auto" w:line="240"/>
              <w:ind w:firstLine="953" w:end="0"/>
              <w:jc w:val="start"/>
              <w:rPr>
                <w:sz w:val="24"/>
                <w:lang w:val="en-US"/>
              </w:rPr>
            </w:pPr>
            <w:r>
              <w:rPr>
                <w:sz w:val="24"/>
                <w:lang w:val="en-US"/>
              </w:rPr>
              <w:t xml:space="preserve">cerramos </w:t>
            </w:r>
          </w:p>
          <w:p>
            <w:pPr>
              <w:pStyle w:val="Normal1"/>
              <w:spacing w:lineRule="auto" w:line="240"/>
              <w:ind w:firstLine="953" w:end="0"/>
              <w:jc w:val="start"/>
              <w:rPr>
                <w:sz w:val="24"/>
                <w:lang w:val="en-US"/>
              </w:rPr>
            </w:pPr>
            <w:r>
              <w:rPr>
                <w:sz w:val="24"/>
                <w:lang w:val="en-US"/>
              </w:rPr>
            </w:r>
          </w:p>
        </w:tc>
        <w:tc>
          <w:tcPr>
            <w:tcW w:w="3519" w:type="dxa"/>
            <w:tcBorders>
              <w:start w:val="single" w:sz="6" w:space="0" w:color="000000"/>
              <w:end w:val="single" w:sz="6" w:space="0" w:color="000000"/>
            </w:tcBorders>
            <w:tcMar>
              <w:start w:w="40" w:type="dxa"/>
              <w:end w:w="40" w:type="dxa"/>
            </w:tcMar>
          </w:tcPr>
          <w:p>
            <w:pPr>
              <w:pStyle w:val="Normal1"/>
              <w:spacing w:lineRule="auto" w:line="240"/>
              <w:ind w:firstLine="839" w:end="0"/>
              <w:jc w:val="start"/>
              <w:rPr>
                <w:sz w:val="24"/>
                <w:lang w:val="en-US"/>
              </w:rPr>
            </w:pPr>
            <w:r>
              <w:rPr>
                <w:sz w:val="24"/>
                <w:lang w:val="en-US"/>
              </w:rPr>
              <w:t>cerreinos</w:t>
            </w:r>
          </w:p>
          <w:p>
            <w:pPr>
              <w:pStyle w:val="Normal1"/>
              <w:spacing w:lineRule="auto" w:line="240"/>
              <w:ind w:firstLine="839" w:end="0"/>
              <w:jc w:val="start"/>
              <w:rPr>
                <w:sz w:val="24"/>
                <w:lang w:val="en-US"/>
              </w:rPr>
            </w:pPr>
            <w:r>
              <w:rPr>
                <w:sz w:val="24"/>
                <w:lang w:val="en-US"/>
              </w:rPr>
            </w:r>
          </w:p>
        </w:tc>
        <w:tc>
          <w:tcPr>
            <w:tcW w:w="3517" w:type="dxa"/>
            <w:tcBorders>
              <w:start w:val="single" w:sz="6" w:space="0" w:color="000000"/>
              <w:end w:val="single" w:sz="6" w:space="0" w:color="000000"/>
            </w:tcBorders>
            <w:tcMar>
              <w:start w:w="40" w:type="dxa"/>
              <w:end w:w="40" w:type="dxa"/>
            </w:tcMar>
          </w:tcPr>
          <w:p>
            <w:pPr>
              <w:pStyle w:val="Normal1"/>
              <w:spacing w:lineRule="auto" w:line="240"/>
              <w:ind w:firstLine="1005" w:end="0"/>
              <w:jc w:val="start"/>
              <w:rPr>
                <w:sz w:val="24"/>
                <w:lang w:val="en-US"/>
              </w:rPr>
            </w:pPr>
            <w:r>
              <w:rPr>
                <w:sz w:val="24"/>
                <w:lang w:val="en-US"/>
              </w:rPr>
              <w:t>cerremos</w:t>
            </w:r>
          </w:p>
          <w:p>
            <w:pPr>
              <w:pStyle w:val="Normal1"/>
              <w:spacing w:lineRule="auto" w:line="240"/>
              <w:ind w:firstLine="1005" w:end="0"/>
              <w:jc w:val="start"/>
              <w:rPr>
                <w:sz w:val="24"/>
                <w:lang w:val="en-US"/>
              </w:rPr>
            </w:pPr>
            <w:r>
              <w:rPr>
                <w:sz w:val="24"/>
                <w:lang w:val="en-US"/>
              </w:rPr>
            </w:r>
          </w:p>
        </w:tc>
      </w:tr>
      <w:tr>
        <w:trPr>
          <w:trHeight w:val="301" w:hRule="exact"/>
        </w:trPr>
        <w:tc>
          <w:tcPr>
            <w:tcW w:w="3516" w:type="dxa"/>
            <w:gridSpan w:val="2"/>
            <w:tcBorders>
              <w:start w:val="single" w:sz="6" w:space="0" w:color="000000"/>
              <w:end w:val="single" w:sz="6" w:space="0" w:color="000000"/>
            </w:tcBorders>
            <w:tcMar>
              <w:start w:w="40" w:type="dxa"/>
              <w:end w:w="40" w:type="dxa"/>
            </w:tcMar>
          </w:tcPr>
          <w:p>
            <w:pPr>
              <w:pStyle w:val="Normal1"/>
              <w:spacing w:lineRule="auto" w:line="240"/>
              <w:ind w:firstLine="953" w:end="0"/>
              <w:jc w:val="start"/>
              <w:rPr>
                <w:sz w:val="24"/>
                <w:lang w:val="en-US"/>
              </w:rPr>
            </w:pPr>
            <w:r>
              <w:rPr>
                <w:sz w:val="24"/>
                <w:lang w:val="en-US"/>
              </w:rPr>
              <w:t>cerrais</w:t>
            </w:r>
          </w:p>
          <w:p>
            <w:pPr>
              <w:pStyle w:val="Normal1"/>
              <w:spacing w:lineRule="auto" w:line="240"/>
              <w:ind w:firstLine="953" w:end="0"/>
              <w:jc w:val="start"/>
              <w:rPr>
                <w:sz w:val="24"/>
                <w:lang w:val="en-US"/>
              </w:rPr>
            </w:pPr>
            <w:r>
              <w:rPr>
                <w:sz w:val="24"/>
                <w:lang w:val="en-US"/>
              </w:rPr>
            </w:r>
          </w:p>
        </w:tc>
        <w:tc>
          <w:tcPr>
            <w:tcW w:w="3519" w:type="dxa"/>
            <w:tcBorders>
              <w:start w:val="single" w:sz="6" w:space="0" w:color="000000"/>
              <w:end w:val="single" w:sz="6" w:space="0" w:color="000000"/>
            </w:tcBorders>
            <w:tcMar>
              <w:start w:w="40" w:type="dxa"/>
              <w:end w:w="40" w:type="dxa"/>
            </w:tcMar>
          </w:tcPr>
          <w:p>
            <w:pPr>
              <w:pStyle w:val="Normal1"/>
              <w:spacing w:lineRule="auto" w:line="240"/>
              <w:ind w:firstLine="839" w:end="0"/>
              <w:jc w:val="start"/>
              <w:rPr>
                <w:sz w:val="24"/>
                <w:lang w:val="en-US"/>
              </w:rPr>
            </w:pPr>
            <w:r>
              <w:rPr>
                <w:sz w:val="24"/>
                <w:lang w:val="en-US"/>
              </w:rPr>
              <w:t>cerreis</w:t>
            </w:r>
          </w:p>
          <w:p>
            <w:pPr>
              <w:pStyle w:val="Normal1"/>
              <w:spacing w:lineRule="auto" w:line="240"/>
              <w:ind w:firstLine="839" w:end="0"/>
              <w:jc w:val="start"/>
              <w:rPr>
                <w:sz w:val="24"/>
                <w:lang w:val="en-US"/>
              </w:rPr>
            </w:pPr>
            <w:r>
              <w:rPr>
                <w:sz w:val="24"/>
                <w:lang w:val="en-US"/>
              </w:rPr>
            </w:r>
          </w:p>
        </w:tc>
        <w:tc>
          <w:tcPr>
            <w:tcW w:w="3517" w:type="dxa"/>
            <w:tcBorders>
              <w:start w:val="single" w:sz="6" w:space="0" w:color="000000"/>
              <w:end w:val="single" w:sz="6" w:space="0" w:color="000000"/>
            </w:tcBorders>
            <w:tcMar>
              <w:start w:w="40" w:type="dxa"/>
              <w:end w:w="40" w:type="dxa"/>
            </w:tcMar>
          </w:tcPr>
          <w:p>
            <w:pPr>
              <w:pStyle w:val="Normal1"/>
              <w:spacing w:lineRule="auto" w:line="240"/>
              <w:ind w:firstLine="1005" w:end="0"/>
              <w:jc w:val="start"/>
              <w:rPr>
                <w:sz w:val="24"/>
                <w:lang w:val="en-US"/>
              </w:rPr>
            </w:pPr>
            <w:r>
              <w:rPr>
                <w:sz w:val="24"/>
                <w:lang w:val="en-US"/>
              </w:rPr>
              <w:t>cerrad</w:t>
            </w:r>
          </w:p>
          <w:p>
            <w:pPr>
              <w:pStyle w:val="Normal1"/>
              <w:spacing w:lineRule="auto" w:line="240"/>
              <w:ind w:firstLine="1005" w:end="0"/>
              <w:jc w:val="start"/>
              <w:rPr>
                <w:sz w:val="24"/>
                <w:lang w:val="en-US"/>
              </w:rPr>
            </w:pPr>
            <w:r>
              <w:rPr>
                <w:sz w:val="24"/>
                <w:lang w:val="en-US"/>
              </w:rPr>
            </w:r>
          </w:p>
        </w:tc>
      </w:tr>
      <w:tr>
        <w:trPr>
          <w:trHeight w:val="262" w:hRule="exact"/>
        </w:trPr>
        <w:tc>
          <w:tcPr>
            <w:tcW w:w="3516" w:type="dxa"/>
            <w:gridSpan w:val="2"/>
            <w:tcBorders>
              <w:start w:val="single" w:sz="6" w:space="0" w:color="000000"/>
              <w:bottom w:val="single" w:sz="4" w:space="0" w:color="000000"/>
              <w:end w:val="single" w:sz="6" w:space="0" w:color="000000"/>
            </w:tcBorders>
            <w:tcMar>
              <w:start w:w="40" w:type="dxa"/>
              <w:end w:w="40" w:type="dxa"/>
            </w:tcMar>
          </w:tcPr>
          <w:p>
            <w:pPr>
              <w:pStyle w:val="Normal1"/>
              <w:spacing w:lineRule="auto" w:line="240"/>
              <w:ind w:firstLine="953" w:end="0"/>
              <w:jc w:val="start"/>
              <w:rPr/>
            </w:pPr>
            <w:r>
              <w:rPr>
                <w:sz w:val="24"/>
                <w:lang w:val="en-US"/>
              </w:rPr>
              <w:t>c</w:t>
            </w:r>
            <w:r>
              <w:rPr>
                <w:b/>
                <w:bCs/>
                <w:sz w:val="24"/>
                <w:lang w:val="en-US"/>
              </w:rPr>
              <w:t>ie</w:t>
            </w:r>
            <w:r>
              <w:rPr>
                <w:sz w:val="24"/>
                <w:lang w:val="en-US"/>
              </w:rPr>
              <w:t>rran</w:t>
            </w:r>
          </w:p>
          <w:p>
            <w:pPr>
              <w:pStyle w:val="Normal1"/>
              <w:spacing w:lineRule="auto" w:line="240"/>
              <w:ind w:firstLine="953" w:end="0"/>
              <w:jc w:val="start"/>
              <w:rPr>
                <w:sz w:val="24"/>
                <w:lang w:val="en-US"/>
              </w:rPr>
            </w:pPr>
            <w:r>
              <w:rPr>
                <w:sz w:val="24"/>
                <w:lang w:val="en-US"/>
              </w:rPr>
            </w:r>
          </w:p>
        </w:tc>
        <w:tc>
          <w:tcPr>
            <w:tcW w:w="3519" w:type="dxa"/>
            <w:tcBorders>
              <w:start w:val="single" w:sz="6" w:space="0" w:color="000000"/>
              <w:bottom w:val="single" w:sz="6" w:space="0" w:color="000000"/>
              <w:end w:val="single" w:sz="6" w:space="0" w:color="000000"/>
            </w:tcBorders>
            <w:tcMar>
              <w:start w:w="40" w:type="dxa"/>
              <w:end w:w="40" w:type="dxa"/>
            </w:tcMar>
          </w:tcPr>
          <w:p>
            <w:pPr>
              <w:pStyle w:val="Normal1"/>
              <w:spacing w:lineRule="auto" w:line="240"/>
              <w:ind w:firstLine="839" w:end="0"/>
              <w:jc w:val="start"/>
              <w:rPr/>
            </w:pPr>
            <w:r>
              <w:rPr>
                <w:sz w:val="24"/>
                <w:lang w:val="en-US"/>
              </w:rPr>
              <w:t>c</w:t>
            </w:r>
            <w:r>
              <w:rPr>
                <w:b/>
                <w:bCs/>
                <w:sz w:val="24"/>
                <w:lang w:val="en-US"/>
              </w:rPr>
              <w:t>ie</w:t>
            </w:r>
            <w:r>
              <w:rPr>
                <w:sz w:val="24"/>
                <w:lang w:val="en-US"/>
              </w:rPr>
              <w:t>rren</w:t>
            </w:r>
          </w:p>
          <w:p>
            <w:pPr>
              <w:pStyle w:val="Normal1"/>
              <w:spacing w:lineRule="auto" w:line="240"/>
              <w:ind w:firstLine="839" w:end="0"/>
              <w:jc w:val="start"/>
              <w:rPr>
                <w:sz w:val="24"/>
                <w:lang w:val="en-US"/>
              </w:rPr>
            </w:pPr>
            <w:r>
              <w:rPr>
                <w:sz w:val="24"/>
                <w:lang w:val="en-US"/>
              </w:rPr>
            </w:r>
          </w:p>
        </w:tc>
        <w:tc>
          <w:tcPr>
            <w:tcW w:w="3517" w:type="dxa"/>
            <w:tcBorders>
              <w:start w:val="single" w:sz="6" w:space="0" w:color="000000"/>
              <w:bottom w:val="single" w:sz="6" w:space="0" w:color="000000"/>
              <w:end w:val="single" w:sz="6" w:space="0" w:color="000000"/>
            </w:tcBorders>
            <w:tcMar>
              <w:start w:w="40" w:type="dxa"/>
              <w:end w:w="40" w:type="dxa"/>
            </w:tcMar>
          </w:tcPr>
          <w:p>
            <w:pPr>
              <w:pStyle w:val="Normal1"/>
              <w:spacing w:lineRule="auto" w:line="240"/>
              <w:ind w:firstLine="1005" w:end="0"/>
              <w:jc w:val="start"/>
              <w:rPr/>
            </w:pPr>
            <w:r>
              <w:rPr>
                <w:sz w:val="24"/>
                <w:lang w:val="en-US"/>
              </w:rPr>
              <w:t>c</w:t>
            </w:r>
            <w:r>
              <w:rPr>
                <w:b/>
                <w:bCs/>
                <w:sz w:val="24"/>
                <w:lang w:val="en-US"/>
              </w:rPr>
              <w:t>ie</w:t>
            </w:r>
            <w:r>
              <w:rPr>
                <w:sz w:val="24"/>
                <w:lang w:val="en-US"/>
              </w:rPr>
              <w:t>rren</w:t>
            </w:r>
          </w:p>
          <w:p>
            <w:pPr>
              <w:pStyle w:val="Normal1"/>
              <w:spacing w:lineRule="auto" w:line="240"/>
              <w:ind w:firstLine="1005" w:end="0"/>
              <w:jc w:val="start"/>
              <w:rPr>
                <w:sz w:val="24"/>
                <w:lang w:val="en-US"/>
              </w:rPr>
            </w:pPr>
            <w:r>
              <w:rPr>
                <w:sz w:val="24"/>
                <w:lang w:val="en-US"/>
              </w:rPr>
            </w:r>
          </w:p>
        </w:tc>
      </w:tr>
    </w:tbl>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rPr>
        <w:t>Примечание</w:t>
      </w:r>
      <w:r>
        <w:rPr>
          <w:sz w:val="22"/>
          <w:lang w:val="en-US"/>
        </w:rPr>
        <w:t xml:space="preserve">. </w:t>
      </w:r>
      <w:r>
        <w:rPr>
          <w:sz w:val="22"/>
        </w:rPr>
        <w:t>Как</w:t>
      </w:r>
      <w:r>
        <w:rPr>
          <w:sz w:val="22"/>
          <w:lang w:val="en-US"/>
        </w:rPr>
        <w:t xml:space="preserve"> </w:t>
      </w:r>
      <w:r>
        <w:rPr>
          <w:sz w:val="22"/>
        </w:rPr>
        <w:t>исключение</w:t>
      </w:r>
      <w:r>
        <w:rPr>
          <w:sz w:val="22"/>
          <w:lang w:val="en-US"/>
        </w:rPr>
        <w:t xml:space="preserve"> </w:t>
      </w:r>
      <w:r>
        <w:rPr>
          <w:sz w:val="22"/>
        </w:rPr>
        <w:t>к</w:t>
      </w:r>
      <w:r>
        <w:rPr>
          <w:sz w:val="22"/>
          <w:lang w:val="en-US"/>
        </w:rPr>
        <w:t xml:space="preserve"> </w:t>
      </w:r>
      <w:r>
        <w:rPr>
          <w:sz w:val="22"/>
        </w:rPr>
        <w:t>этой</w:t>
      </w:r>
      <w:r>
        <w:rPr>
          <w:sz w:val="22"/>
          <w:lang w:val="en-US"/>
        </w:rPr>
        <w:t xml:space="preserve"> </w:t>
      </w:r>
      <w:r>
        <w:rPr>
          <w:sz w:val="22"/>
        </w:rPr>
        <w:t>группе</w:t>
      </w:r>
      <w:r>
        <w:rPr>
          <w:sz w:val="22"/>
          <w:lang w:val="en-US"/>
        </w:rPr>
        <w:t xml:space="preserve"> </w:t>
      </w:r>
      <w:r>
        <w:rPr>
          <w:sz w:val="22"/>
        </w:rPr>
        <w:t>относятся</w:t>
      </w:r>
      <w:r>
        <w:rPr>
          <w:sz w:val="22"/>
          <w:lang w:val="en-US"/>
        </w:rPr>
        <w:t xml:space="preserve"> </w:t>
      </w:r>
      <w:r>
        <w:rPr>
          <w:sz w:val="22"/>
        </w:rPr>
        <w:t>глаголы</w:t>
      </w:r>
      <w:r>
        <w:rPr>
          <w:sz w:val="22"/>
          <w:lang w:val="en-US"/>
        </w:rPr>
        <w:t xml:space="preserve"> </w:t>
      </w:r>
      <w:r>
        <w:rPr>
          <w:b/>
          <w:sz w:val="22"/>
          <w:lang w:val="en-US"/>
        </w:rPr>
        <w:t>inquirir</w:t>
      </w:r>
      <w:r>
        <w:rPr>
          <w:sz w:val="22"/>
          <w:lang w:val="en-US"/>
        </w:rPr>
        <w:t xml:space="preserve"> </w:t>
      </w:r>
      <w:r>
        <w:rPr>
          <w:sz w:val="22"/>
        </w:rPr>
        <w:t>и</w:t>
      </w:r>
      <w:r>
        <w:rPr>
          <w:sz w:val="22"/>
          <w:lang w:val="en-US"/>
        </w:rPr>
        <w:t xml:space="preserve"> </w:t>
      </w:r>
      <w:r>
        <w:rPr>
          <w:b/>
          <w:sz w:val="22"/>
          <w:lang w:val="en-US"/>
        </w:rPr>
        <w:t>adquirir</w:t>
      </w:r>
      <w:r>
        <w:rPr>
          <w:sz w:val="22"/>
          <w:lang w:val="en-US"/>
        </w:rPr>
        <w:t xml:space="preserve">, </w:t>
      </w:r>
      <w:r>
        <w:rPr>
          <w:sz w:val="22"/>
        </w:rPr>
        <w:t>меняющие</w:t>
      </w:r>
      <w:r>
        <w:rPr>
          <w:sz w:val="22"/>
          <w:lang w:val="en-US"/>
        </w:rPr>
        <w:t xml:space="preserve"> </w:t>
      </w:r>
      <w:r>
        <w:rPr>
          <w:b/>
          <w:sz w:val="22"/>
          <w:lang w:val="en-US"/>
        </w:rPr>
        <w:t>i</w:t>
      </w:r>
      <w:r>
        <w:rPr>
          <w:sz w:val="22"/>
          <w:lang w:val="en-US"/>
        </w:rPr>
        <w:t xml:space="preserve"> </w:t>
      </w:r>
      <w:r>
        <w:rPr>
          <w:sz w:val="22"/>
        </w:rPr>
        <w:t>на</w:t>
      </w:r>
      <w:r>
        <w:rPr>
          <w:sz w:val="22"/>
          <w:lang w:val="en-US"/>
        </w:rPr>
        <w:t xml:space="preserve"> </w:t>
      </w:r>
      <w:r>
        <w:rPr>
          <w:sz w:val="22"/>
        </w:rPr>
        <w:t>дифтонг</w:t>
      </w:r>
      <w:r>
        <w:rPr>
          <w:sz w:val="22"/>
          <w:lang w:val="en-US"/>
        </w:rPr>
        <w:t xml:space="preserve"> </w:t>
      </w:r>
      <w:r>
        <w:rPr>
          <w:b/>
          <w:sz w:val="22"/>
          <w:lang w:val="en-US"/>
        </w:rPr>
        <w:t>ie</w:t>
      </w:r>
      <w:r>
        <w:rPr>
          <w:sz w:val="22"/>
          <w:lang w:val="en-US"/>
        </w:rPr>
        <w:t xml:space="preserve">, </w:t>
      </w:r>
      <w:r>
        <w:rPr>
          <w:sz w:val="22"/>
        </w:rPr>
        <w:t>когда</w:t>
      </w:r>
      <w:r>
        <w:rPr>
          <w:sz w:val="22"/>
          <w:lang w:val="en-US"/>
        </w:rPr>
        <w:t xml:space="preserve"> </w:t>
      </w:r>
      <w:r>
        <w:rPr>
          <w:sz w:val="22"/>
        </w:rPr>
        <w:t>ударение</w:t>
      </w:r>
      <w:r>
        <w:rPr>
          <w:sz w:val="22"/>
          <w:lang w:val="en-US"/>
        </w:rPr>
        <w:t xml:space="preserve"> </w:t>
      </w:r>
      <w:r>
        <w:rPr>
          <w:sz w:val="22"/>
        </w:rPr>
        <w:t>падает</w:t>
      </w:r>
      <w:r>
        <w:rPr>
          <w:sz w:val="22"/>
          <w:lang w:val="en-US"/>
        </w:rPr>
        <w:t xml:space="preserve"> </w:t>
      </w:r>
      <w:r>
        <w:rPr>
          <w:sz w:val="22"/>
        </w:rPr>
        <w:t>на</w:t>
      </w:r>
      <w:r>
        <w:rPr>
          <w:sz w:val="22"/>
          <w:lang w:val="en-US"/>
        </w:rPr>
        <w:t xml:space="preserve"> </w:t>
      </w:r>
      <w:r>
        <w:rPr>
          <w:b/>
          <w:sz w:val="22"/>
          <w:lang w:val="en-US"/>
        </w:rPr>
        <w:t>i</w:t>
      </w:r>
      <w:r>
        <w:rPr>
          <w:sz w:val="22"/>
          <w:lang w:val="en-US"/>
        </w:rPr>
        <w:t xml:space="preserve">. </w:t>
      </w:r>
      <w:r>
        <w:rPr>
          <w:sz w:val="22"/>
        </w:rPr>
        <w:t>Например</w:t>
      </w:r>
      <w:r>
        <w:rPr>
          <w:sz w:val="22"/>
          <w:lang w:val="en-US"/>
        </w:rPr>
        <w:t>: inqu</w:t>
      </w:r>
      <w:r>
        <w:rPr>
          <w:b/>
          <w:bCs/>
          <w:sz w:val="22"/>
          <w:lang w:val="en-US"/>
        </w:rPr>
        <w:t>i</w:t>
      </w:r>
      <w:r>
        <w:rPr>
          <w:sz w:val="22"/>
          <w:lang w:val="en-US"/>
        </w:rPr>
        <w:t>rir — inqu</w:t>
      </w:r>
      <w:r>
        <w:rPr>
          <w:b/>
          <w:bCs/>
          <w:sz w:val="22"/>
          <w:lang w:val="en-US"/>
        </w:rPr>
        <w:t>ie</w:t>
      </w:r>
      <w:r>
        <w:rPr>
          <w:sz w:val="22"/>
          <w:lang w:val="en-US"/>
        </w:rPr>
        <w:t xml:space="preserve">ro, inquieres </w:t>
      </w:r>
      <w:r>
        <w:rPr>
          <w:sz w:val="22"/>
        </w:rPr>
        <w:t>и</w:t>
      </w:r>
      <w:r>
        <w:rPr>
          <w:sz w:val="22"/>
          <w:lang w:val="en-US"/>
        </w:rPr>
        <w:t xml:space="preserve"> </w:t>
      </w:r>
      <w:r>
        <w:rPr>
          <w:sz w:val="22"/>
        </w:rPr>
        <w:t>т</w:t>
      </w:r>
      <w:r>
        <w:rPr>
          <w:sz w:val="22"/>
          <w:lang w:val="en-US"/>
        </w:rPr>
        <w:t>.</w:t>
      </w:r>
      <w:r>
        <w:rPr>
          <w:sz w:val="22"/>
        </w:rPr>
        <w:t>д</w:t>
      </w:r>
      <w:r>
        <w:rPr>
          <w:sz w:val="22"/>
          <w:lang w:val="en-US"/>
        </w:rPr>
        <w:t>. (presente de indicativo); inqu</w:t>
      </w:r>
      <w:r>
        <w:rPr>
          <w:b/>
          <w:bCs/>
          <w:sz w:val="22"/>
          <w:lang w:val="en-US"/>
        </w:rPr>
        <w:t>ie</w:t>
      </w:r>
      <w:r>
        <w:rPr>
          <w:sz w:val="22"/>
          <w:lang w:val="en-US"/>
        </w:rPr>
        <w:t>ra, inqu</w:t>
      </w:r>
      <w:r>
        <w:rPr>
          <w:b/>
          <w:bCs/>
          <w:sz w:val="22"/>
          <w:lang w:val="en-US"/>
        </w:rPr>
        <w:t>ie</w:t>
      </w:r>
      <w:r>
        <w:rPr>
          <w:sz w:val="22"/>
          <w:lang w:val="en-US"/>
        </w:rPr>
        <w:t xml:space="preserve">ras </w:t>
      </w:r>
      <w:r>
        <w:rPr>
          <w:sz w:val="22"/>
        </w:rPr>
        <w:t>и</w:t>
      </w:r>
      <w:r>
        <w:rPr>
          <w:sz w:val="22"/>
          <w:lang w:val="en-US"/>
        </w:rPr>
        <w:t xml:space="preserve"> </w:t>
      </w:r>
      <w:r>
        <w:rPr>
          <w:sz w:val="22"/>
        </w:rPr>
        <w:t>т</w:t>
      </w:r>
      <w:r>
        <w:rPr>
          <w:sz w:val="22"/>
          <w:lang w:val="en-US"/>
        </w:rPr>
        <w:t>.</w:t>
      </w:r>
      <w:r>
        <w:rPr>
          <w:sz w:val="22"/>
        </w:rPr>
        <w:t>д</w:t>
      </w:r>
      <w:r>
        <w:rPr>
          <w:sz w:val="22"/>
          <w:lang w:val="en-US"/>
        </w:rPr>
        <w:t>. fpresente de subjuntivo).</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Наиболее употребительными отклоняющимися глаголами пер</w:t>
        <w:softHyphen/>
        <w:t>вой группы являются:</w:t>
      </w:r>
    </w:p>
    <w:p>
      <w:pPr>
        <w:pStyle w:val="Normal1"/>
        <w:spacing w:lineRule="auto" w:line="240"/>
        <w:ind w:firstLine="284" w:end="0"/>
        <w:rPr/>
      </w:pPr>
      <w:r>
        <w:rPr>
          <w:b/>
          <w:sz w:val="24"/>
          <w:lang w:val="en-US"/>
        </w:rPr>
        <w:t xml:space="preserve">I </w:t>
      </w:r>
      <w:r>
        <w:rPr>
          <w:b/>
          <w:sz w:val="24"/>
        </w:rPr>
        <w:t>спряжение</w:t>
      </w:r>
      <w:r>
        <w:rPr>
          <w:sz w:val="24"/>
          <w:lang w:val="en-US"/>
        </w:rPr>
        <w:t xml:space="preserve"> — acertar, alentar, apretar, arrendar, asentar, atravesar, calentar, cegar, cerrar, comenzar, concertar, confesar, desmembrar, despertar, desterrar, empezar, encomendar, enmendar, ensangrentar, enterrar, errar, fregar, gobernar, helar, herrar, manifestar, merendar, negar, nevar, pensar, plegar, quebrar, recomendar, regar, reventar, segar, sembrar, sentarse, sosegar, tentar, tropezar.</w:t>
      </w:r>
    </w:p>
    <w:p>
      <w:pPr>
        <w:pStyle w:val="Normal1"/>
        <w:spacing w:lineRule="auto" w:line="240"/>
        <w:ind w:firstLine="284" w:end="0"/>
        <w:rPr/>
      </w:pPr>
      <w:r>
        <w:rPr>
          <w:b/>
          <w:sz w:val="24"/>
          <w:lang w:val="en-US"/>
        </w:rPr>
        <w:t xml:space="preserve">II </w:t>
      </w:r>
      <w:r>
        <w:rPr>
          <w:b/>
          <w:sz w:val="24"/>
        </w:rPr>
        <w:t>спряжение</w:t>
      </w:r>
      <w:r>
        <w:rPr>
          <w:sz w:val="24"/>
          <w:lang w:val="en-US"/>
        </w:rPr>
        <w:t xml:space="preserve"> — ascender, atender, cerner, defender, descender, encender, entender, extender, perder, tender, verter.</w:t>
      </w:r>
    </w:p>
    <w:p>
      <w:pPr>
        <w:pStyle w:val="Normal1"/>
        <w:spacing w:lineRule="auto" w:line="240"/>
        <w:ind w:firstLine="284" w:end="0"/>
        <w:rPr/>
      </w:pPr>
      <w:r>
        <w:rPr>
          <w:b/>
          <w:sz w:val="24"/>
          <w:lang w:val="en-US"/>
        </w:rPr>
        <w:t xml:space="preserve">III </w:t>
      </w:r>
      <w:r>
        <w:rPr>
          <w:b/>
          <w:sz w:val="24"/>
        </w:rPr>
        <w:t>спряжение</w:t>
      </w:r>
      <w:r>
        <w:rPr>
          <w:sz w:val="24"/>
          <w:lang w:val="en-US"/>
        </w:rPr>
        <w:t xml:space="preserve"> — concernir, discernir, adquirir, inquirir.</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rPr>
        <w:t>Примечание.</w:t>
      </w:r>
      <w:r>
        <w:rPr>
          <w:sz w:val="22"/>
        </w:rPr>
        <w:t xml:space="preserve"> Один из глаголов этой группы </w:t>
      </w:r>
      <w:r>
        <w:rPr>
          <w:b/>
          <w:sz w:val="22"/>
        </w:rPr>
        <w:t>errar</w:t>
      </w:r>
      <w:r>
        <w:rPr>
          <w:sz w:val="22"/>
        </w:rPr>
        <w:t xml:space="preserve"> меняет, подчиняясь орфографическим правилам, </w:t>
      </w:r>
      <w:r>
        <w:rPr>
          <w:b/>
          <w:sz w:val="22"/>
        </w:rPr>
        <w:t xml:space="preserve">i </w:t>
      </w:r>
      <w:r>
        <w:rPr>
          <w:sz w:val="22"/>
        </w:rPr>
        <w:t xml:space="preserve">дифтонга </w:t>
      </w:r>
      <w:r>
        <w:rPr>
          <w:b/>
          <w:sz w:val="22"/>
          <w:lang w:val="en-US"/>
        </w:rPr>
        <w:t>ie</w:t>
      </w:r>
      <w:r>
        <w:rPr>
          <w:sz w:val="22"/>
        </w:rPr>
        <w:t xml:space="preserve"> на </w:t>
      </w:r>
      <w:r>
        <w:rPr>
          <w:b/>
          <w:sz w:val="22"/>
        </w:rPr>
        <w:t>у</w:t>
      </w:r>
      <w:r>
        <w:rPr>
          <w:sz w:val="22"/>
        </w:rPr>
        <w:t xml:space="preserve">: </w:t>
      </w:r>
      <w:r>
        <w:rPr>
          <w:b/>
          <w:sz w:val="22"/>
          <w:lang w:val="en-US"/>
        </w:rPr>
        <w:t>yerro</w:t>
      </w:r>
      <w:r>
        <w:rPr>
          <w:b/>
          <w:sz w:val="22"/>
        </w:rPr>
        <w:t xml:space="preserve">, </w:t>
      </w:r>
      <w:r>
        <w:rPr>
          <w:b/>
          <w:sz w:val="22"/>
          <w:lang w:val="en-US"/>
        </w:rPr>
        <w:t>yerras</w:t>
      </w:r>
      <w:r>
        <w:rPr>
          <w:sz w:val="22"/>
        </w:rPr>
        <w:t xml:space="preserve"> и т.д.</w:t>
      </w:r>
    </w:p>
    <w:p>
      <w:pPr>
        <w:pStyle w:val="FR5"/>
        <w:ind w:firstLine="284" w:end="0"/>
        <w:jc w:val="both"/>
        <w:rPr>
          <w:rFonts w:ascii="Times New Roman" w:hAnsi="Times New Roman" w:cs="Times New Roman"/>
          <w:sz w:val="24"/>
        </w:rPr>
      </w:pPr>
      <w:r>
        <w:rPr>
          <w:rFonts w:cs="Times New Roman" w:ascii="Times New Roman" w:hAnsi="Times New Roman"/>
          <w:sz w:val="24"/>
        </w:rPr>
      </w:r>
    </w:p>
    <w:p>
      <w:pPr>
        <w:pStyle w:val="Normal1"/>
        <w:spacing w:lineRule="auto" w:line="240"/>
        <w:ind w:firstLine="284" w:end="0"/>
        <w:rPr>
          <w:sz w:val="24"/>
        </w:rPr>
      </w:pPr>
      <w:r>
        <w:rPr>
          <w:sz w:val="24"/>
        </w:rPr>
        <w:t>Следует отметить, что если непроизводный глагол относится к одной из групп отклоняющихся глаголов, то и производный от него глагол входит в ту же группу.</w:t>
      </w:r>
    </w:p>
    <w:p>
      <w:pPr>
        <w:pStyle w:val="Normal1"/>
        <w:spacing w:lineRule="auto" w:line="240"/>
        <w:ind w:firstLine="284" w:end="0"/>
        <w:rPr>
          <w:sz w:val="24"/>
        </w:rPr>
      </w:pPr>
      <w:r>
        <w:rPr>
          <w:sz w:val="24"/>
        </w:rPr>
      </w:r>
    </w:p>
    <w:p>
      <w:pPr>
        <w:pStyle w:val="FR4"/>
        <w:ind w:firstLine="284" w:end="0"/>
        <w:jc w:val="center"/>
        <w:rPr>
          <w:rFonts w:ascii="Times New Roman" w:hAnsi="Times New Roman" w:cs="Times New Roman"/>
          <w:i/>
          <w:i/>
          <w:sz w:val="24"/>
        </w:rPr>
      </w:pPr>
      <w:r>
        <w:rPr>
          <w:rFonts w:cs="Times New Roman" w:ascii="Times New Roman" w:hAnsi="Times New Roman"/>
          <w:i/>
          <w:sz w:val="24"/>
        </w:rPr>
        <w:t>2. Отклоняющиеся глаголы II группы</w:t>
      </w:r>
    </w:p>
    <w:p>
      <w:pPr>
        <w:pStyle w:val="Normal1"/>
        <w:spacing w:lineRule="auto" w:line="240"/>
        <w:ind w:firstLine="284" w:end="0"/>
        <w:rPr/>
      </w:pPr>
      <w:r>
        <w:rPr>
          <w:sz w:val="24"/>
        </w:rPr>
        <w:t xml:space="preserve">Глаголы этой группы имеют сходное с глаголами первой группы отклонение: коренное </w:t>
      </w:r>
      <w:r>
        <w:rPr>
          <w:b/>
          <w:sz w:val="24"/>
        </w:rPr>
        <w:t>о</w:t>
      </w:r>
      <w:r>
        <w:rPr>
          <w:sz w:val="24"/>
        </w:rPr>
        <w:t xml:space="preserve"> под ударением переходит в </w:t>
      </w:r>
      <w:r>
        <w:rPr>
          <w:b/>
          <w:sz w:val="24"/>
          <w:lang w:val="en-US"/>
        </w:rPr>
        <w:t>u</w:t>
      </w:r>
      <w:r>
        <w:rPr>
          <w:b/>
          <w:sz w:val="24"/>
        </w:rPr>
        <w:t>е</w:t>
      </w:r>
      <w:r>
        <w:rPr>
          <w:sz w:val="24"/>
        </w:rPr>
        <w:t>. Дифтонгизация происходит в тех же случаях, но лишь у глаголов I и II спряжений.</w:t>
      </w:r>
    </w:p>
    <w:p>
      <w:pPr>
        <w:pStyle w:val="Normal1"/>
        <w:spacing w:lineRule="auto" w:line="240"/>
        <w:ind w:firstLine="284" w:end="0"/>
        <w:jc w:val="center"/>
        <w:rPr>
          <w:b/>
          <w:sz w:val="24"/>
          <w:lang w:val="en-US"/>
        </w:rPr>
      </w:pPr>
      <w:r>
        <w:rPr>
          <w:b/>
          <w:sz w:val="24"/>
        </w:rPr>
        <w:t>о</w:t>
      </w:r>
      <w:r>
        <w:rPr>
          <w:b/>
          <w:sz w:val="24"/>
          <w:lang w:val="en-US"/>
        </w:rPr>
        <w:t xml:space="preserve"> → u</w:t>
      </w:r>
      <w:r>
        <w:rPr>
          <w:b/>
          <w:sz w:val="24"/>
        </w:rPr>
        <w:t>е</w:t>
      </w:r>
    </w:p>
    <w:p>
      <w:pPr>
        <w:pStyle w:val="Normal1"/>
        <w:spacing w:lineRule="auto" w:line="240"/>
        <w:ind w:firstLine="284" w:end="0"/>
        <w:jc w:val="center"/>
        <w:rPr/>
      </w:pPr>
      <w:r>
        <w:rPr/>
        <w:t>Encontrar</w:t>
      </w:r>
    </w:p>
    <w:tbl>
      <w:tblPr>
        <w:tblW w:w="10773" w:type="dxa"/>
        <w:jc w:val="start"/>
        <w:tblInd w:w="40" w:type="dxa"/>
        <w:tblLayout w:type="fixed"/>
        <w:tblCellMar>
          <w:top w:w="0" w:type="dxa"/>
          <w:start w:w="40" w:type="dxa"/>
          <w:bottom w:w="0" w:type="dxa"/>
          <w:end w:w="40" w:type="dxa"/>
        </w:tblCellMar>
      </w:tblPr>
      <w:tblGrid>
        <w:gridCol w:w="3591"/>
        <w:gridCol w:w="3591"/>
        <w:gridCol w:w="3591"/>
      </w:tblGrid>
      <w:tr>
        <w:trPr>
          <w:trHeight w:val="508" w:hRule="exact"/>
        </w:trPr>
        <w:tc>
          <w:tcPr>
            <w:tcW w:w="3591" w:type="dxa"/>
            <w:tcBorders>
              <w:top w:val="single" w:sz="6" w:space="0" w:color="000000"/>
              <w:start w:val="single" w:sz="4"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 xml:space="preserve"> </w:t>
            </w:r>
            <w:r>
              <w:rPr>
                <w:i/>
                <w:sz w:val="24"/>
                <w:lang w:val="en-US"/>
              </w:rPr>
              <w:t>Presente  de indicativо</w:t>
            </w:r>
          </w:p>
          <w:p>
            <w:pPr>
              <w:pStyle w:val="Normal1"/>
              <w:spacing w:lineRule="auto" w:line="240"/>
              <w:jc w:val="center"/>
              <w:rPr>
                <w:i/>
                <w:i/>
                <w:sz w:val="24"/>
                <w:lang w:val="en-US"/>
              </w:rPr>
            </w:pPr>
            <w:r>
              <w:rPr>
                <w:i/>
                <w:sz w:val="24"/>
                <w:lang w:val="en-US"/>
              </w:rPr>
            </w:r>
          </w:p>
        </w:tc>
        <w:tc>
          <w:tcPr>
            <w:tcW w:w="3591"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Presente de subjuntivo</w:t>
            </w:r>
          </w:p>
          <w:p>
            <w:pPr>
              <w:pStyle w:val="Normal1"/>
              <w:spacing w:lineRule="auto" w:line="240"/>
              <w:jc w:val="center"/>
              <w:rPr>
                <w:i/>
                <w:i/>
                <w:sz w:val="24"/>
                <w:lang w:val="en-US"/>
              </w:rPr>
            </w:pPr>
            <w:r>
              <w:rPr>
                <w:i/>
                <w:sz w:val="24"/>
                <w:lang w:val="en-US"/>
              </w:rPr>
            </w:r>
          </w:p>
        </w:tc>
        <w:tc>
          <w:tcPr>
            <w:tcW w:w="3591"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Imperativo</w:t>
            </w:r>
          </w:p>
          <w:p>
            <w:pPr>
              <w:pStyle w:val="Normal1"/>
              <w:spacing w:lineRule="auto" w:line="240"/>
              <w:jc w:val="center"/>
              <w:rPr>
                <w:i/>
                <w:i/>
                <w:sz w:val="24"/>
                <w:lang w:val="en-US"/>
              </w:rPr>
            </w:pPr>
            <w:r>
              <w:rPr>
                <w:i/>
                <w:sz w:val="24"/>
                <w:lang w:val="en-US"/>
              </w:rPr>
            </w:r>
          </w:p>
        </w:tc>
      </w:tr>
      <w:tr>
        <w:trPr>
          <w:trHeight w:val="275" w:hRule="exact"/>
        </w:trPr>
        <w:tc>
          <w:tcPr>
            <w:tcW w:w="3591" w:type="dxa"/>
            <w:tcBorders>
              <w:top w:val="single" w:sz="6" w:space="0" w:color="000000"/>
              <w:start w:val="single" w:sz="4" w:space="0" w:color="000000"/>
              <w:end w:val="single" w:sz="6" w:space="0" w:color="000000"/>
            </w:tcBorders>
          </w:tcPr>
          <w:p>
            <w:pPr>
              <w:pStyle w:val="Normal1"/>
              <w:spacing w:lineRule="auto" w:line="240"/>
              <w:ind w:firstLine="811" w:end="0"/>
              <w:jc w:val="start"/>
              <w:rPr/>
            </w:pPr>
            <w:r>
              <w:rPr>
                <w:sz w:val="24"/>
                <w:lang w:val="en-US"/>
              </w:rPr>
              <w:t xml:space="preserve"> </w:t>
            </w:r>
            <w:r>
              <w:rPr>
                <w:sz w:val="24"/>
                <w:lang w:val="en-US"/>
              </w:rPr>
              <w:t>enc</w:t>
            </w:r>
            <w:r>
              <w:rPr>
                <w:b/>
                <w:bCs/>
                <w:sz w:val="24"/>
                <w:lang w:val="en-US"/>
              </w:rPr>
              <w:t>ue</w:t>
            </w:r>
            <w:r>
              <w:rPr>
                <w:sz w:val="24"/>
                <w:lang w:val="en-US"/>
              </w:rPr>
              <w:t>ntro</w:t>
            </w:r>
          </w:p>
          <w:p>
            <w:pPr>
              <w:pStyle w:val="Normal1"/>
              <w:spacing w:lineRule="auto" w:line="240"/>
              <w:ind w:firstLine="811" w:end="0"/>
              <w:jc w:val="start"/>
              <w:rPr>
                <w:sz w:val="24"/>
                <w:lang w:val="en-US"/>
              </w:rPr>
            </w:pPr>
            <w:r>
              <w:rPr>
                <w:sz w:val="24"/>
                <w:lang w:val="en-US"/>
              </w:rPr>
            </w:r>
          </w:p>
        </w:tc>
        <w:tc>
          <w:tcPr>
            <w:tcW w:w="3591" w:type="dxa"/>
            <w:tcBorders>
              <w:top w:val="single" w:sz="6" w:space="0" w:color="000000"/>
              <w:start w:val="single" w:sz="6" w:space="0" w:color="000000"/>
              <w:end w:val="single" w:sz="6" w:space="0" w:color="000000"/>
            </w:tcBorders>
          </w:tcPr>
          <w:p>
            <w:pPr>
              <w:pStyle w:val="Normal1"/>
              <w:tabs>
                <w:tab w:val="clear" w:pos="720"/>
                <w:tab w:val="left" w:pos="905" w:leader="none"/>
              </w:tabs>
              <w:spacing w:lineRule="auto" w:line="240"/>
              <w:ind w:firstLine="764" w:end="0"/>
              <w:jc w:val="start"/>
              <w:rPr/>
            </w:pPr>
            <w:r>
              <w:rPr>
                <w:sz w:val="24"/>
                <w:lang w:val="en-US"/>
              </w:rPr>
              <w:t>enc</w:t>
            </w:r>
            <w:r>
              <w:rPr>
                <w:b/>
                <w:bCs/>
                <w:sz w:val="24"/>
                <w:lang w:val="en-US"/>
              </w:rPr>
              <w:t>ue</w:t>
            </w:r>
            <w:r>
              <w:rPr>
                <w:sz w:val="24"/>
                <w:lang w:val="en-US"/>
              </w:rPr>
              <w:t>ntre</w:t>
            </w:r>
          </w:p>
          <w:p>
            <w:pPr>
              <w:pStyle w:val="Normal1"/>
              <w:tabs>
                <w:tab w:val="clear" w:pos="720"/>
                <w:tab w:val="left" w:pos="905" w:leader="none"/>
              </w:tabs>
              <w:spacing w:lineRule="auto" w:line="240"/>
              <w:ind w:firstLine="764" w:end="0"/>
              <w:jc w:val="start"/>
              <w:rPr>
                <w:sz w:val="24"/>
                <w:lang w:val="en-US"/>
              </w:rPr>
            </w:pPr>
            <w:r>
              <w:rPr>
                <w:sz w:val="24"/>
                <w:lang w:val="en-US"/>
              </w:rPr>
            </w:r>
          </w:p>
        </w:tc>
        <w:tc>
          <w:tcPr>
            <w:tcW w:w="3591" w:type="dxa"/>
            <w:tcBorders>
              <w:top w:val="single" w:sz="6" w:space="0" w:color="000000"/>
              <w:start w:val="single" w:sz="6" w:space="0" w:color="000000"/>
              <w:end w:val="single" w:sz="6" w:space="0" w:color="000000"/>
            </w:tcBorders>
          </w:tcPr>
          <w:p>
            <w:pPr>
              <w:pStyle w:val="Normal1"/>
              <w:spacing w:lineRule="auto" w:line="240"/>
              <w:ind w:firstLine="858" w:end="0"/>
              <w:jc w:val="start"/>
              <w:rPr>
                <w:sz w:val="24"/>
                <w:lang w:val="en-US"/>
              </w:rPr>
            </w:pPr>
            <w:r>
              <w:rPr>
                <w:sz w:val="24"/>
                <w:lang w:val="en-US"/>
              </w:rPr>
              <w:t>—</w:t>
            </w:r>
          </w:p>
          <w:p>
            <w:pPr>
              <w:pStyle w:val="Normal1"/>
              <w:spacing w:lineRule="auto" w:line="240"/>
              <w:ind w:firstLine="858" w:end="0"/>
              <w:jc w:val="start"/>
              <w:rPr>
                <w:sz w:val="24"/>
                <w:lang w:val="en-US"/>
              </w:rPr>
            </w:pPr>
            <w:r>
              <w:rPr>
                <w:sz w:val="24"/>
                <w:lang w:val="en-US"/>
              </w:rPr>
            </w:r>
          </w:p>
        </w:tc>
      </w:tr>
      <w:tr>
        <w:trPr>
          <w:trHeight w:val="255" w:hRule="exact"/>
        </w:trPr>
        <w:tc>
          <w:tcPr>
            <w:tcW w:w="3591" w:type="dxa"/>
            <w:tcBorders>
              <w:start w:val="single" w:sz="4" w:space="0" w:color="000000"/>
              <w:end w:val="single" w:sz="6" w:space="0" w:color="000000"/>
            </w:tcBorders>
          </w:tcPr>
          <w:p>
            <w:pPr>
              <w:pStyle w:val="Normal1"/>
              <w:spacing w:lineRule="auto" w:line="240"/>
              <w:ind w:firstLine="811" w:end="0"/>
              <w:jc w:val="start"/>
              <w:rPr/>
            </w:pPr>
            <w:r>
              <w:rPr>
                <w:sz w:val="24"/>
                <w:lang w:val="en-US"/>
              </w:rPr>
              <w:t xml:space="preserve"> </w:t>
            </w:r>
            <w:r>
              <w:rPr>
                <w:sz w:val="24"/>
                <w:lang w:val="en-US"/>
              </w:rPr>
              <w:t>enc</w:t>
            </w:r>
            <w:r>
              <w:rPr>
                <w:b/>
                <w:bCs/>
                <w:sz w:val="24"/>
                <w:lang w:val="en-US"/>
              </w:rPr>
              <w:t>ue</w:t>
            </w:r>
            <w:r>
              <w:rPr>
                <w:sz w:val="24"/>
                <w:lang w:val="en-US"/>
              </w:rPr>
              <w:t>ntras</w:t>
            </w:r>
          </w:p>
          <w:p>
            <w:pPr>
              <w:pStyle w:val="Normal1"/>
              <w:spacing w:lineRule="auto" w:line="240"/>
              <w:ind w:firstLine="811" w:end="0"/>
              <w:jc w:val="start"/>
              <w:rPr>
                <w:sz w:val="24"/>
                <w:lang w:val="en-US"/>
              </w:rPr>
            </w:pPr>
            <w:r>
              <w:rPr>
                <w:sz w:val="24"/>
                <w:lang w:val="en-US"/>
              </w:rPr>
            </w:r>
          </w:p>
        </w:tc>
        <w:tc>
          <w:tcPr>
            <w:tcW w:w="3591" w:type="dxa"/>
            <w:tcBorders>
              <w:start w:val="single" w:sz="6" w:space="0" w:color="000000"/>
              <w:end w:val="single" w:sz="6" w:space="0" w:color="000000"/>
            </w:tcBorders>
          </w:tcPr>
          <w:p>
            <w:pPr>
              <w:pStyle w:val="Normal1"/>
              <w:tabs>
                <w:tab w:val="clear" w:pos="720"/>
                <w:tab w:val="left" w:pos="905" w:leader="none"/>
              </w:tabs>
              <w:spacing w:lineRule="auto" w:line="240"/>
              <w:ind w:firstLine="764" w:end="0"/>
              <w:jc w:val="start"/>
              <w:rPr/>
            </w:pPr>
            <w:r>
              <w:rPr>
                <w:sz w:val="24"/>
                <w:lang w:val="en-US"/>
              </w:rPr>
              <w:t>enc</w:t>
            </w:r>
            <w:r>
              <w:rPr>
                <w:b/>
                <w:bCs/>
                <w:sz w:val="24"/>
                <w:lang w:val="en-US"/>
              </w:rPr>
              <w:t>ue</w:t>
            </w:r>
            <w:r>
              <w:rPr>
                <w:sz w:val="24"/>
                <w:lang w:val="en-US"/>
              </w:rPr>
              <w:t>ntres</w:t>
            </w:r>
          </w:p>
          <w:p>
            <w:pPr>
              <w:pStyle w:val="Normal1"/>
              <w:tabs>
                <w:tab w:val="clear" w:pos="720"/>
                <w:tab w:val="left" w:pos="905" w:leader="none"/>
              </w:tabs>
              <w:spacing w:lineRule="auto" w:line="240"/>
              <w:ind w:firstLine="764" w:end="0"/>
              <w:jc w:val="start"/>
              <w:rPr>
                <w:sz w:val="24"/>
                <w:lang w:val="en-US"/>
              </w:rPr>
            </w:pPr>
            <w:r>
              <w:rPr>
                <w:sz w:val="24"/>
                <w:lang w:val="en-US"/>
              </w:rPr>
            </w:r>
          </w:p>
        </w:tc>
        <w:tc>
          <w:tcPr>
            <w:tcW w:w="3591" w:type="dxa"/>
            <w:tcBorders>
              <w:start w:val="single" w:sz="6" w:space="0" w:color="000000"/>
              <w:end w:val="single" w:sz="6" w:space="0" w:color="000000"/>
            </w:tcBorders>
          </w:tcPr>
          <w:p>
            <w:pPr>
              <w:pStyle w:val="Normal1"/>
              <w:spacing w:lineRule="auto" w:line="240"/>
              <w:ind w:firstLine="858" w:end="0"/>
              <w:jc w:val="start"/>
              <w:rPr/>
            </w:pPr>
            <w:r>
              <w:rPr>
                <w:sz w:val="24"/>
                <w:lang w:val="en-US"/>
              </w:rPr>
              <w:t>enc</w:t>
            </w:r>
            <w:r>
              <w:rPr>
                <w:b/>
                <w:bCs/>
                <w:sz w:val="24"/>
                <w:lang w:val="en-US"/>
              </w:rPr>
              <w:t>ue</w:t>
            </w:r>
            <w:r>
              <w:rPr>
                <w:sz w:val="24"/>
                <w:lang w:val="en-US"/>
              </w:rPr>
              <w:t>ntra</w:t>
            </w:r>
          </w:p>
          <w:p>
            <w:pPr>
              <w:pStyle w:val="Normal1"/>
              <w:spacing w:lineRule="auto" w:line="240"/>
              <w:ind w:firstLine="858" w:end="0"/>
              <w:jc w:val="start"/>
              <w:rPr>
                <w:sz w:val="24"/>
                <w:lang w:val="en-US"/>
              </w:rPr>
            </w:pPr>
            <w:r>
              <w:rPr>
                <w:sz w:val="24"/>
                <w:lang w:val="en-US"/>
              </w:rPr>
            </w:r>
          </w:p>
        </w:tc>
      </w:tr>
      <w:tr>
        <w:trPr>
          <w:trHeight w:val="274" w:hRule="exact"/>
        </w:trPr>
        <w:tc>
          <w:tcPr>
            <w:tcW w:w="3591" w:type="dxa"/>
            <w:tcBorders>
              <w:start w:val="single" w:sz="4" w:space="0" w:color="000000"/>
              <w:end w:val="single" w:sz="6" w:space="0" w:color="000000"/>
            </w:tcBorders>
          </w:tcPr>
          <w:p>
            <w:pPr>
              <w:pStyle w:val="Normal1"/>
              <w:spacing w:lineRule="auto" w:line="240"/>
              <w:ind w:firstLine="811" w:end="0"/>
              <w:jc w:val="start"/>
              <w:rPr/>
            </w:pPr>
            <w:r>
              <w:rPr>
                <w:sz w:val="24"/>
                <w:lang w:val="en-US"/>
              </w:rPr>
              <w:t xml:space="preserve"> </w:t>
            </w:r>
            <w:r>
              <w:rPr>
                <w:sz w:val="24"/>
                <w:lang w:val="en-US"/>
              </w:rPr>
              <w:t>enc</w:t>
            </w:r>
            <w:r>
              <w:rPr>
                <w:b/>
                <w:bCs/>
                <w:sz w:val="24"/>
                <w:lang w:val="en-US"/>
              </w:rPr>
              <w:t>ue</w:t>
            </w:r>
            <w:r>
              <w:rPr>
                <w:sz w:val="24"/>
                <w:lang w:val="en-US"/>
              </w:rPr>
              <w:t>ntra</w:t>
            </w:r>
          </w:p>
          <w:p>
            <w:pPr>
              <w:pStyle w:val="Normal1"/>
              <w:spacing w:lineRule="auto" w:line="240"/>
              <w:ind w:firstLine="811" w:end="0"/>
              <w:jc w:val="start"/>
              <w:rPr>
                <w:sz w:val="24"/>
                <w:lang w:val="en-US"/>
              </w:rPr>
            </w:pPr>
            <w:r>
              <w:rPr>
                <w:sz w:val="24"/>
                <w:lang w:val="en-US"/>
              </w:rPr>
            </w:r>
          </w:p>
        </w:tc>
        <w:tc>
          <w:tcPr>
            <w:tcW w:w="3591" w:type="dxa"/>
            <w:tcBorders>
              <w:start w:val="single" w:sz="6" w:space="0" w:color="000000"/>
              <w:end w:val="single" w:sz="6" w:space="0" w:color="000000"/>
            </w:tcBorders>
          </w:tcPr>
          <w:p>
            <w:pPr>
              <w:pStyle w:val="Normal1"/>
              <w:tabs>
                <w:tab w:val="clear" w:pos="720"/>
                <w:tab w:val="left" w:pos="905" w:leader="none"/>
              </w:tabs>
              <w:spacing w:lineRule="auto" w:line="240"/>
              <w:ind w:firstLine="764" w:end="0"/>
              <w:jc w:val="start"/>
              <w:rPr/>
            </w:pPr>
            <w:r>
              <w:rPr>
                <w:sz w:val="24"/>
                <w:lang w:val="en-US"/>
              </w:rPr>
              <w:t>enc</w:t>
            </w:r>
            <w:r>
              <w:rPr>
                <w:b/>
                <w:bCs/>
                <w:sz w:val="24"/>
                <w:lang w:val="en-US"/>
              </w:rPr>
              <w:t>ue</w:t>
            </w:r>
            <w:r>
              <w:rPr>
                <w:sz w:val="24"/>
                <w:lang w:val="en-US"/>
              </w:rPr>
              <w:t>ntre</w:t>
            </w:r>
          </w:p>
          <w:p>
            <w:pPr>
              <w:pStyle w:val="Normal1"/>
              <w:tabs>
                <w:tab w:val="clear" w:pos="720"/>
                <w:tab w:val="left" w:pos="905" w:leader="none"/>
              </w:tabs>
              <w:spacing w:lineRule="auto" w:line="240"/>
              <w:ind w:firstLine="764" w:end="0"/>
              <w:jc w:val="start"/>
              <w:rPr>
                <w:sz w:val="24"/>
                <w:lang w:val="en-US"/>
              </w:rPr>
            </w:pPr>
            <w:r>
              <w:rPr>
                <w:sz w:val="24"/>
                <w:lang w:val="en-US"/>
              </w:rPr>
            </w:r>
          </w:p>
        </w:tc>
        <w:tc>
          <w:tcPr>
            <w:tcW w:w="3591" w:type="dxa"/>
            <w:tcBorders>
              <w:start w:val="single" w:sz="6" w:space="0" w:color="000000"/>
              <w:end w:val="single" w:sz="6" w:space="0" w:color="000000"/>
            </w:tcBorders>
          </w:tcPr>
          <w:p>
            <w:pPr>
              <w:pStyle w:val="Normal1"/>
              <w:spacing w:lineRule="auto" w:line="240"/>
              <w:ind w:firstLine="858" w:end="0"/>
              <w:jc w:val="start"/>
              <w:rPr/>
            </w:pPr>
            <w:r>
              <w:rPr>
                <w:sz w:val="24"/>
                <w:lang w:val="en-US"/>
              </w:rPr>
              <w:t>enc</w:t>
            </w:r>
            <w:r>
              <w:rPr>
                <w:b/>
                <w:bCs/>
                <w:sz w:val="24"/>
                <w:lang w:val="en-US"/>
              </w:rPr>
              <w:t>ue</w:t>
            </w:r>
            <w:r>
              <w:rPr>
                <w:sz w:val="24"/>
                <w:lang w:val="en-US"/>
              </w:rPr>
              <w:t>ntre</w:t>
            </w:r>
          </w:p>
          <w:p>
            <w:pPr>
              <w:pStyle w:val="Normal1"/>
              <w:spacing w:lineRule="auto" w:line="240"/>
              <w:ind w:firstLine="858" w:end="0"/>
              <w:jc w:val="start"/>
              <w:rPr>
                <w:sz w:val="24"/>
                <w:lang w:val="en-US"/>
              </w:rPr>
            </w:pPr>
            <w:r>
              <w:rPr>
                <w:sz w:val="24"/>
                <w:lang w:val="en-US"/>
              </w:rPr>
            </w:r>
          </w:p>
        </w:tc>
      </w:tr>
      <w:tr>
        <w:trPr>
          <w:trHeight w:val="277" w:hRule="exact"/>
        </w:trPr>
        <w:tc>
          <w:tcPr>
            <w:tcW w:w="3591" w:type="dxa"/>
            <w:tcBorders>
              <w:start w:val="single" w:sz="4" w:space="0" w:color="000000"/>
              <w:end w:val="single" w:sz="6" w:space="0" w:color="000000"/>
            </w:tcBorders>
          </w:tcPr>
          <w:p>
            <w:pPr>
              <w:pStyle w:val="Normal1"/>
              <w:spacing w:lineRule="auto" w:line="240"/>
              <w:ind w:firstLine="811" w:end="0"/>
              <w:jc w:val="start"/>
              <w:rPr>
                <w:sz w:val="24"/>
                <w:lang w:val="en-US"/>
              </w:rPr>
            </w:pPr>
            <w:r>
              <w:rPr>
                <w:sz w:val="24"/>
                <w:lang w:val="en-US"/>
              </w:rPr>
              <w:t xml:space="preserve"> </w:t>
            </w:r>
            <w:r>
              <w:rPr>
                <w:sz w:val="24"/>
                <w:lang w:val="en-US"/>
              </w:rPr>
              <w:t>encontramos</w:t>
            </w:r>
          </w:p>
          <w:p>
            <w:pPr>
              <w:pStyle w:val="Normal1"/>
              <w:spacing w:lineRule="auto" w:line="240"/>
              <w:ind w:firstLine="811" w:end="0"/>
              <w:jc w:val="start"/>
              <w:rPr>
                <w:sz w:val="24"/>
                <w:lang w:val="en-US"/>
              </w:rPr>
            </w:pPr>
            <w:r>
              <w:rPr>
                <w:sz w:val="24"/>
                <w:lang w:val="en-US"/>
              </w:rPr>
            </w:r>
          </w:p>
        </w:tc>
        <w:tc>
          <w:tcPr>
            <w:tcW w:w="3591" w:type="dxa"/>
            <w:tcBorders>
              <w:start w:val="single" w:sz="6" w:space="0" w:color="000000"/>
              <w:end w:val="single" w:sz="6" w:space="0" w:color="000000"/>
            </w:tcBorders>
          </w:tcPr>
          <w:p>
            <w:pPr>
              <w:pStyle w:val="Normal1"/>
              <w:tabs>
                <w:tab w:val="clear" w:pos="720"/>
                <w:tab w:val="left" w:pos="905" w:leader="none"/>
              </w:tabs>
              <w:spacing w:lineRule="auto" w:line="240"/>
              <w:ind w:firstLine="764" w:end="0"/>
              <w:jc w:val="start"/>
              <w:rPr>
                <w:sz w:val="24"/>
                <w:lang w:val="en-US"/>
              </w:rPr>
            </w:pPr>
            <w:r>
              <w:rPr>
                <w:sz w:val="24"/>
                <w:lang w:val="en-US"/>
              </w:rPr>
              <w:t>encontremos</w:t>
            </w:r>
          </w:p>
          <w:p>
            <w:pPr>
              <w:pStyle w:val="Normal1"/>
              <w:tabs>
                <w:tab w:val="clear" w:pos="720"/>
                <w:tab w:val="left" w:pos="905" w:leader="none"/>
              </w:tabs>
              <w:spacing w:lineRule="auto" w:line="240"/>
              <w:ind w:firstLine="764" w:end="0"/>
              <w:jc w:val="start"/>
              <w:rPr>
                <w:sz w:val="24"/>
                <w:lang w:val="en-US"/>
              </w:rPr>
            </w:pPr>
            <w:r>
              <w:rPr>
                <w:sz w:val="24"/>
                <w:lang w:val="en-US"/>
              </w:rPr>
            </w:r>
          </w:p>
        </w:tc>
        <w:tc>
          <w:tcPr>
            <w:tcW w:w="3591" w:type="dxa"/>
            <w:tcBorders>
              <w:start w:val="single" w:sz="6" w:space="0" w:color="000000"/>
              <w:end w:val="single" w:sz="6" w:space="0" w:color="000000"/>
            </w:tcBorders>
          </w:tcPr>
          <w:p>
            <w:pPr>
              <w:pStyle w:val="Normal1"/>
              <w:spacing w:lineRule="auto" w:line="240"/>
              <w:ind w:firstLine="858" w:end="0"/>
              <w:jc w:val="start"/>
              <w:rPr>
                <w:sz w:val="24"/>
                <w:lang w:val="en-US"/>
              </w:rPr>
            </w:pPr>
            <w:r>
              <w:rPr>
                <w:sz w:val="24"/>
                <w:lang w:val="en-US"/>
              </w:rPr>
              <w:t>encontremos</w:t>
            </w:r>
          </w:p>
          <w:p>
            <w:pPr>
              <w:pStyle w:val="Normal1"/>
              <w:spacing w:lineRule="auto" w:line="240"/>
              <w:ind w:firstLine="858" w:end="0"/>
              <w:jc w:val="start"/>
              <w:rPr>
                <w:sz w:val="24"/>
                <w:lang w:val="en-US"/>
              </w:rPr>
            </w:pPr>
            <w:r>
              <w:rPr>
                <w:sz w:val="24"/>
                <w:lang w:val="en-US"/>
              </w:rPr>
            </w:r>
          </w:p>
        </w:tc>
      </w:tr>
      <w:tr>
        <w:trPr>
          <w:trHeight w:val="220" w:hRule="exact"/>
        </w:trPr>
        <w:tc>
          <w:tcPr>
            <w:tcW w:w="3591" w:type="dxa"/>
            <w:tcBorders>
              <w:start w:val="single" w:sz="4" w:space="0" w:color="000000"/>
              <w:end w:val="single" w:sz="6" w:space="0" w:color="000000"/>
            </w:tcBorders>
          </w:tcPr>
          <w:p>
            <w:pPr>
              <w:pStyle w:val="Normal1"/>
              <w:spacing w:lineRule="auto" w:line="240"/>
              <w:ind w:firstLine="811" w:end="0"/>
              <w:jc w:val="start"/>
              <w:rPr>
                <w:sz w:val="24"/>
                <w:lang w:val="en-US"/>
              </w:rPr>
            </w:pPr>
            <w:r>
              <w:rPr>
                <w:sz w:val="24"/>
                <w:lang w:val="en-US"/>
              </w:rPr>
              <w:t xml:space="preserve"> </w:t>
            </w:r>
            <w:r>
              <w:rPr>
                <w:sz w:val="24"/>
                <w:lang w:val="en-US"/>
              </w:rPr>
              <w:t>encontrais</w:t>
            </w:r>
          </w:p>
          <w:p>
            <w:pPr>
              <w:pStyle w:val="Normal1"/>
              <w:spacing w:lineRule="auto" w:line="240"/>
              <w:ind w:firstLine="811" w:end="0"/>
              <w:jc w:val="start"/>
              <w:rPr>
                <w:sz w:val="24"/>
                <w:lang w:val="en-US"/>
              </w:rPr>
            </w:pPr>
            <w:r>
              <w:rPr>
                <w:sz w:val="24"/>
                <w:lang w:val="en-US"/>
              </w:rPr>
            </w:r>
          </w:p>
        </w:tc>
        <w:tc>
          <w:tcPr>
            <w:tcW w:w="3591" w:type="dxa"/>
            <w:tcBorders>
              <w:start w:val="single" w:sz="6" w:space="0" w:color="000000"/>
              <w:end w:val="single" w:sz="6" w:space="0" w:color="000000"/>
            </w:tcBorders>
          </w:tcPr>
          <w:p>
            <w:pPr>
              <w:pStyle w:val="Normal1"/>
              <w:tabs>
                <w:tab w:val="clear" w:pos="720"/>
                <w:tab w:val="left" w:pos="905" w:leader="none"/>
              </w:tabs>
              <w:spacing w:lineRule="auto" w:line="240"/>
              <w:ind w:firstLine="764" w:end="0"/>
              <w:jc w:val="start"/>
              <w:rPr>
                <w:sz w:val="24"/>
                <w:lang w:val="en-US"/>
              </w:rPr>
            </w:pPr>
            <w:r>
              <w:rPr>
                <w:sz w:val="24"/>
                <w:lang w:val="en-US"/>
              </w:rPr>
              <w:t>encontreis</w:t>
            </w:r>
          </w:p>
          <w:p>
            <w:pPr>
              <w:pStyle w:val="Normal1"/>
              <w:tabs>
                <w:tab w:val="clear" w:pos="720"/>
                <w:tab w:val="left" w:pos="905" w:leader="none"/>
              </w:tabs>
              <w:spacing w:lineRule="auto" w:line="240"/>
              <w:ind w:firstLine="764" w:end="0"/>
              <w:jc w:val="start"/>
              <w:rPr>
                <w:sz w:val="24"/>
                <w:lang w:val="en-US"/>
              </w:rPr>
            </w:pPr>
            <w:r>
              <w:rPr>
                <w:sz w:val="24"/>
                <w:lang w:val="en-US"/>
              </w:rPr>
            </w:r>
          </w:p>
        </w:tc>
        <w:tc>
          <w:tcPr>
            <w:tcW w:w="3591" w:type="dxa"/>
            <w:tcBorders>
              <w:start w:val="single" w:sz="6" w:space="0" w:color="000000"/>
              <w:end w:val="single" w:sz="6" w:space="0" w:color="000000"/>
            </w:tcBorders>
          </w:tcPr>
          <w:p>
            <w:pPr>
              <w:pStyle w:val="Normal1"/>
              <w:spacing w:lineRule="auto" w:line="240"/>
              <w:ind w:firstLine="858" w:end="0"/>
              <w:jc w:val="start"/>
              <w:rPr>
                <w:sz w:val="24"/>
                <w:lang w:val="en-US"/>
              </w:rPr>
            </w:pPr>
            <w:r>
              <w:rPr>
                <w:sz w:val="24"/>
                <w:lang w:val="en-US"/>
              </w:rPr>
              <w:t>encontrad</w:t>
            </w:r>
          </w:p>
          <w:p>
            <w:pPr>
              <w:pStyle w:val="Normal1"/>
              <w:spacing w:lineRule="auto" w:line="240"/>
              <w:ind w:firstLine="858" w:end="0"/>
              <w:jc w:val="start"/>
              <w:rPr>
                <w:sz w:val="24"/>
                <w:lang w:val="en-US"/>
              </w:rPr>
            </w:pPr>
            <w:r>
              <w:rPr>
                <w:sz w:val="24"/>
                <w:lang w:val="en-US"/>
              </w:rPr>
            </w:r>
          </w:p>
        </w:tc>
      </w:tr>
      <w:tr>
        <w:trPr>
          <w:trHeight w:val="280" w:hRule="exact"/>
        </w:trPr>
        <w:tc>
          <w:tcPr>
            <w:tcW w:w="3591" w:type="dxa"/>
            <w:tcBorders>
              <w:start w:val="single" w:sz="4" w:space="0" w:color="000000"/>
              <w:bottom w:val="single" w:sz="6" w:space="0" w:color="000000"/>
              <w:end w:val="single" w:sz="6" w:space="0" w:color="000000"/>
            </w:tcBorders>
          </w:tcPr>
          <w:p>
            <w:pPr>
              <w:pStyle w:val="Normal1"/>
              <w:spacing w:lineRule="auto" w:line="240"/>
              <w:ind w:firstLine="811" w:end="0"/>
              <w:jc w:val="start"/>
              <w:rPr/>
            </w:pPr>
            <w:r>
              <w:rPr>
                <w:sz w:val="24"/>
                <w:lang w:val="en-US"/>
              </w:rPr>
              <w:t xml:space="preserve"> </w:t>
            </w:r>
            <w:r>
              <w:rPr>
                <w:sz w:val="24"/>
                <w:lang w:val="en-US"/>
              </w:rPr>
              <w:t>enc</w:t>
            </w:r>
            <w:r>
              <w:rPr>
                <w:b/>
                <w:bCs/>
                <w:sz w:val="24"/>
                <w:lang w:val="en-US"/>
              </w:rPr>
              <w:t>ue</w:t>
            </w:r>
            <w:r>
              <w:rPr>
                <w:sz w:val="24"/>
                <w:lang w:val="en-US"/>
              </w:rPr>
              <w:t>ntran</w:t>
            </w:r>
          </w:p>
          <w:p>
            <w:pPr>
              <w:pStyle w:val="Normal1"/>
              <w:spacing w:lineRule="auto" w:line="240"/>
              <w:ind w:firstLine="811" w:end="0"/>
              <w:jc w:val="start"/>
              <w:rPr>
                <w:sz w:val="24"/>
                <w:lang w:val="en-US"/>
              </w:rPr>
            </w:pPr>
            <w:r>
              <w:rPr>
                <w:sz w:val="24"/>
                <w:lang w:val="en-US"/>
              </w:rPr>
            </w:r>
          </w:p>
        </w:tc>
        <w:tc>
          <w:tcPr>
            <w:tcW w:w="3591" w:type="dxa"/>
            <w:tcBorders>
              <w:start w:val="single" w:sz="6" w:space="0" w:color="000000"/>
              <w:bottom w:val="single" w:sz="6" w:space="0" w:color="000000"/>
              <w:end w:val="single" w:sz="6" w:space="0" w:color="000000"/>
            </w:tcBorders>
          </w:tcPr>
          <w:p>
            <w:pPr>
              <w:pStyle w:val="Normal1"/>
              <w:tabs>
                <w:tab w:val="clear" w:pos="720"/>
                <w:tab w:val="left" w:pos="905" w:leader="none"/>
              </w:tabs>
              <w:spacing w:lineRule="auto" w:line="240"/>
              <w:ind w:firstLine="764" w:end="0"/>
              <w:jc w:val="start"/>
              <w:rPr/>
            </w:pPr>
            <w:r>
              <w:rPr>
                <w:sz w:val="24"/>
                <w:lang w:val="en-US"/>
              </w:rPr>
              <w:t>enc</w:t>
            </w:r>
            <w:r>
              <w:rPr>
                <w:b/>
                <w:bCs/>
                <w:sz w:val="24"/>
                <w:lang w:val="en-US"/>
              </w:rPr>
              <w:t>ue</w:t>
            </w:r>
            <w:r>
              <w:rPr>
                <w:sz w:val="24"/>
                <w:lang w:val="en-US"/>
              </w:rPr>
              <w:t>ntren</w:t>
            </w:r>
          </w:p>
          <w:p>
            <w:pPr>
              <w:pStyle w:val="Normal1"/>
              <w:tabs>
                <w:tab w:val="clear" w:pos="720"/>
                <w:tab w:val="left" w:pos="905" w:leader="none"/>
              </w:tabs>
              <w:spacing w:lineRule="auto" w:line="240"/>
              <w:ind w:firstLine="764" w:end="0"/>
              <w:jc w:val="start"/>
              <w:rPr>
                <w:sz w:val="24"/>
                <w:lang w:val="en-US"/>
              </w:rPr>
            </w:pPr>
            <w:r>
              <w:rPr>
                <w:sz w:val="24"/>
                <w:lang w:val="en-US"/>
              </w:rPr>
            </w:r>
          </w:p>
        </w:tc>
        <w:tc>
          <w:tcPr>
            <w:tcW w:w="3591" w:type="dxa"/>
            <w:tcBorders>
              <w:start w:val="single" w:sz="6" w:space="0" w:color="000000"/>
              <w:bottom w:val="single" w:sz="6" w:space="0" w:color="000000"/>
              <w:end w:val="single" w:sz="6" w:space="0" w:color="000000"/>
            </w:tcBorders>
          </w:tcPr>
          <w:p>
            <w:pPr>
              <w:pStyle w:val="Normal1"/>
              <w:spacing w:lineRule="auto" w:line="240"/>
              <w:ind w:firstLine="858" w:end="0"/>
              <w:jc w:val="start"/>
              <w:rPr>
                <w:sz w:val="24"/>
              </w:rPr>
            </w:pPr>
            <w:r>
              <w:rPr>
                <w:sz w:val="24"/>
                <w:lang w:val="en-US"/>
              </w:rPr>
              <w:t>enc</w:t>
            </w:r>
            <w:r>
              <w:rPr>
                <w:b/>
                <w:bCs/>
                <w:sz w:val="24"/>
                <w:lang w:val="en-US"/>
              </w:rPr>
              <w:t>ue</w:t>
            </w:r>
            <w:r>
              <w:rPr>
                <w:sz w:val="24"/>
                <w:lang w:val="en-US"/>
              </w:rPr>
              <w:t>ntren</w:t>
            </w:r>
          </w:p>
          <w:p>
            <w:pPr>
              <w:pStyle w:val="Normal1"/>
              <w:spacing w:lineRule="auto" w:line="240"/>
              <w:ind w:firstLine="858" w:end="0"/>
              <w:jc w:val="start"/>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К этой группе как исключение следует отнести глагол </w:t>
      </w:r>
      <w:r>
        <w:rPr>
          <w:b/>
          <w:sz w:val="22"/>
          <w:lang w:val="en-US"/>
        </w:rPr>
        <w:t>jugar</w:t>
      </w:r>
      <w:r>
        <w:rPr>
          <w:sz w:val="22"/>
        </w:rPr>
        <w:t xml:space="preserve">, меняющий </w:t>
      </w:r>
      <w:r>
        <w:rPr>
          <w:b/>
          <w:sz w:val="22"/>
          <w:lang w:val="en-US"/>
        </w:rPr>
        <w:t>u</w:t>
      </w:r>
      <w:r>
        <w:rPr>
          <w:sz w:val="22"/>
        </w:rPr>
        <w:t xml:space="preserve"> на </w:t>
      </w:r>
      <w:r>
        <w:rPr>
          <w:b/>
          <w:sz w:val="22"/>
          <w:lang w:val="en-US"/>
        </w:rPr>
        <w:t>ue</w:t>
      </w:r>
      <w:r>
        <w:rPr>
          <w:sz w:val="22"/>
        </w:rPr>
        <w:t xml:space="preserve">: </w:t>
      </w:r>
      <w:r>
        <w:rPr>
          <w:b/>
          <w:sz w:val="22"/>
          <w:lang w:val="en-US"/>
        </w:rPr>
        <w:t>jue</w:t>
      </w:r>
      <w:r>
        <w:rPr>
          <w:bCs/>
          <w:sz w:val="22"/>
          <w:lang w:val="en-US"/>
        </w:rPr>
        <w:t>go</w:t>
      </w:r>
      <w:r>
        <w:rPr>
          <w:b/>
          <w:sz w:val="22"/>
        </w:rPr>
        <w:t xml:space="preserve">, </w:t>
      </w:r>
      <w:r>
        <w:rPr>
          <w:bCs/>
          <w:sz w:val="22"/>
          <w:lang w:val="en-US"/>
        </w:rPr>
        <w:t>j</w:t>
      </w:r>
      <w:r>
        <w:rPr>
          <w:b/>
          <w:sz w:val="22"/>
          <w:lang w:val="en-US"/>
        </w:rPr>
        <w:t>ueg</w:t>
      </w:r>
      <w:r>
        <w:rPr>
          <w:bCs/>
          <w:sz w:val="22"/>
          <w:lang w:val="en-US"/>
        </w:rPr>
        <w:t>as</w:t>
      </w:r>
      <w:r>
        <w:rPr>
          <w:b/>
          <w:sz w:val="22"/>
        </w:rPr>
        <w:t xml:space="preserve"> </w:t>
      </w:r>
      <w:r>
        <w:rPr>
          <w:sz w:val="22"/>
        </w:rPr>
        <w:t>и т.д.</w:t>
      </w:r>
    </w:p>
    <w:p>
      <w:pPr>
        <w:pStyle w:val="Normal1"/>
        <w:spacing w:lineRule="auto" w:line="240"/>
        <w:ind w:firstLine="284" w:end="0"/>
        <w:rPr/>
      </w:pPr>
      <w:r>
        <w:rPr>
          <w:sz w:val="22"/>
        </w:rPr>
        <w:t xml:space="preserve">Кроме того, глагол </w:t>
      </w:r>
      <w:r>
        <w:rPr>
          <w:b/>
          <w:sz w:val="22"/>
        </w:rPr>
        <w:t>jugar</w:t>
      </w:r>
      <w:r>
        <w:rPr>
          <w:sz w:val="22"/>
        </w:rPr>
        <w:t xml:space="preserve"> имеет при спряжении орфографическую особенность: перед </w:t>
      </w:r>
      <w:r>
        <w:rPr>
          <w:b/>
          <w:bCs/>
          <w:sz w:val="22"/>
        </w:rPr>
        <w:t>е</w:t>
      </w:r>
      <w:r>
        <w:rPr>
          <w:sz w:val="22"/>
        </w:rPr>
        <w:t xml:space="preserve"> (в </w:t>
      </w:r>
      <w:r>
        <w:rPr>
          <w:sz w:val="22"/>
          <w:lang w:val="en-US"/>
        </w:rPr>
        <w:t>presente</w:t>
      </w:r>
      <w:r>
        <w:rPr>
          <w:sz w:val="22"/>
        </w:rPr>
        <w:t xml:space="preserve"> </w:t>
      </w:r>
      <w:r>
        <w:rPr>
          <w:sz w:val="22"/>
          <w:lang w:val="en-US"/>
        </w:rPr>
        <w:t>de</w:t>
      </w:r>
      <w:r>
        <w:rPr>
          <w:sz w:val="22"/>
        </w:rPr>
        <w:t xml:space="preserve"> </w:t>
      </w:r>
      <w:r>
        <w:rPr>
          <w:sz w:val="22"/>
          <w:lang w:val="en-US"/>
        </w:rPr>
        <w:t>subjuntivo</w:t>
      </w:r>
      <w:r>
        <w:rPr>
          <w:sz w:val="22"/>
        </w:rPr>
        <w:t xml:space="preserve"> и в 1 лице ед. ч. </w:t>
      </w:r>
      <w:r>
        <w:rPr>
          <w:sz w:val="22"/>
          <w:lang w:val="en-US"/>
        </w:rPr>
        <w:t>pret</w:t>
      </w:r>
      <w:r>
        <w:rPr>
          <w:sz w:val="22"/>
        </w:rPr>
        <w:t>é</w:t>
      </w:r>
      <w:r>
        <w:rPr>
          <w:sz w:val="22"/>
          <w:lang w:val="en-US"/>
        </w:rPr>
        <w:t>rite</w:t>
      </w:r>
      <w:r>
        <w:rPr>
          <w:sz w:val="22"/>
        </w:rPr>
        <w:t xml:space="preserve"> </w:t>
      </w:r>
      <w:r>
        <w:rPr>
          <w:sz w:val="22"/>
          <w:lang w:val="en-US"/>
        </w:rPr>
        <w:t>indefinido</w:t>
      </w:r>
      <w:r>
        <w:rPr>
          <w:sz w:val="22"/>
        </w:rPr>
        <w:t xml:space="preserve"> </w:t>
      </w:r>
      <w:r>
        <w:rPr>
          <w:sz w:val="22"/>
          <w:lang w:val="en-US"/>
        </w:rPr>
        <w:t>de</w:t>
      </w:r>
      <w:r>
        <w:rPr>
          <w:sz w:val="22"/>
        </w:rPr>
        <w:t xml:space="preserve"> </w:t>
      </w:r>
      <w:r>
        <w:rPr>
          <w:sz w:val="22"/>
          <w:lang w:val="en-US"/>
        </w:rPr>
        <w:t>indicativo</w:t>
      </w:r>
      <w:r>
        <w:rPr>
          <w:sz w:val="22"/>
        </w:rPr>
        <w:t xml:space="preserve">) после </w:t>
      </w:r>
      <w:r>
        <w:rPr>
          <w:b/>
          <w:bCs/>
          <w:sz w:val="22"/>
          <w:lang w:val="en-US"/>
        </w:rPr>
        <w:t>g</w:t>
      </w:r>
      <w:r>
        <w:rPr>
          <w:sz w:val="22"/>
        </w:rPr>
        <w:t xml:space="preserve"> ставится немое </w:t>
      </w:r>
      <w:r>
        <w:rPr>
          <w:b/>
          <w:bCs/>
          <w:sz w:val="22"/>
        </w:rPr>
        <w:t>u</w:t>
      </w:r>
      <w:r>
        <w:rPr>
          <w:sz w:val="22"/>
        </w:rPr>
        <w:t xml:space="preserve">: </w:t>
      </w:r>
      <w:r>
        <w:rPr>
          <w:sz w:val="22"/>
          <w:lang w:val="en-US"/>
        </w:rPr>
        <w:t>jue</w:t>
      </w:r>
      <w:r>
        <w:rPr>
          <w:b/>
          <w:bCs/>
          <w:sz w:val="22"/>
          <w:lang w:val="en-US"/>
        </w:rPr>
        <w:t>gu</w:t>
      </w:r>
      <w:r>
        <w:rPr>
          <w:sz w:val="22"/>
          <w:lang w:val="en-US"/>
        </w:rPr>
        <w:t>e</w:t>
      </w:r>
      <w:r>
        <w:rPr>
          <w:sz w:val="22"/>
        </w:rPr>
        <w:t xml:space="preserve">, </w:t>
      </w:r>
      <w:r>
        <w:rPr>
          <w:sz w:val="22"/>
          <w:lang w:val="en-US"/>
        </w:rPr>
        <w:t>jue</w:t>
      </w:r>
      <w:r>
        <w:rPr>
          <w:b/>
          <w:bCs/>
          <w:sz w:val="22"/>
          <w:lang w:val="en-US"/>
        </w:rPr>
        <w:t>gu</w:t>
      </w:r>
      <w:r>
        <w:rPr>
          <w:sz w:val="22"/>
          <w:lang w:val="en-US"/>
        </w:rPr>
        <w:t>es</w:t>
      </w:r>
      <w:r>
        <w:rPr>
          <w:sz w:val="22"/>
        </w:rPr>
        <w:t xml:space="preserve">, </w:t>
      </w:r>
      <w:r>
        <w:rPr>
          <w:sz w:val="22"/>
          <w:lang w:val="en-US"/>
        </w:rPr>
        <w:t>ju</w:t>
      </w:r>
      <w:r>
        <w:rPr>
          <w:b/>
          <w:bCs/>
          <w:sz w:val="22"/>
          <w:lang w:val="en-US"/>
        </w:rPr>
        <w:t>gu</w:t>
      </w:r>
      <w:r>
        <w:rPr>
          <w:sz w:val="22"/>
        </w:rPr>
        <w:t>é и т.д.</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Ко  второй группе относятся такие употребительные глаголы, как:</w:t>
      </w:r>
    </w:p>
    <w:p>
      <w:pPr>
        <w:pStyle w:val="Normal1"/>
        <w:spacing w:lineRule="auto" w:line="240"/>
        <w:ind w:firstLine="284" w:end="0"/>
        <w:rPr/>
      </w:pPr>
      <w:r>
        <w:rPr>
          <w:b/>
          <w:sz w:val="24"/>
          <w:lang w:val="en-US"/>
        </w:rPr>
        <w:t xml:space="preserve">I </w:t>
      </w:r>
      <w:r>
        <w:rPr>
          <w:b/>
          <w:sz w:val="24"/>
        </w:rPr>
        <w:t>спряжение</w:t>
      </w:r>
      <w:r>
        <w:rPr>
          <w:sz w:val="24"/>
          <w:lang w:val="en-US"/>
        </w:rPr>
        <w:t xml:space="preserve"> — acordar, acostar, almorzar, amolar, apostar, avergonzar,colar, colgar, concordar, consolar, contar, costar, descontar, esforzar, forzar, holgar, jugar, mostrar, poblar, probar, recordar, reforzar, renovar,  rodar, rogar, soltar, sonar, soñar, tostar, trocar, tronar, volar, volcar. </w:t>
      </w:r>
    </w:p>
    <w:p>
      <w:pPr>
        <w:pStyle w:val="Normal1"/>
        <w:spacing w:lineRule="auto" w:line="240"/>
        <w:ind w:firstLine="284" w:end="0"/>
        <w:rPr/>
      </w:pPr>
      <w:r>
        <w:rPr>
          <w:b/>
          <w:sz w:val="24"/>
          <w:lang w:val="en-US"/>
        </w:rPr>
        <w:t xml:space="preserve">II </w:t>
      </w:r>
      <w:r>
        <w:rPr>
          <w:b/>
          <w:sz w:val="24"/>
        </w:rPr>
        <w:t>спряжение</w:t>
      </w:r>
      <w:r>
        <w:rPr>
          <w:sz w:val="24"/>
          <w:lang w:val="en-US"/>
        </w:rPr>
        <w:t xml:space="preserve"> — absolver, cocer, disolver, conmover, devolver, doler, envolver, mover, morder, moler, oler, resolver, volver.</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2"/>
        </w:rPr>
        <w:t xml:space="preserve">Примечания. 1. У глагола этой группы </w:t>
      </w:r>
      <w:r>
        <w:rPr>
          <w:b/>
          <w:sz w:val="22"/>
        </w:rPr>
        <w:t>oler</w:t>
      </w:r>
      <w:r>
        <w:rPr>
          <w:sz w:val="22"/>
        </w:rPr>
        <w:t xml:space="preserve"> есть орфографическая особенность: при дифтонгизации о появляется </w:t>
      </w:r>
      <w:r>
        <w:rPr>
          <w:b/>
          <w:sz w:val="22"/>
          <w:lang w:val="en-US"/>
        </w:rPr>
        <w:t>h</w:t>
      </w:r>
      <w:r>
        <w:rPr>
          <w:sz w:val="22"/>
        </w:rPr>
        <w:t xml:space="preserve">: </w:t>
      </w:r>
      <w:r>
        <w:rPr>
          <w:b/>
          <w:bCs/>
          <w:sz w:val="22"/>
          <w:lang w:val="en-US"/>
        </w:rPr>
        <w:t>hu</w:t>
      </w:r>
      <w:r>
        <w:rPr>
          <w:sz w:val="22"/>
          <w:lang w:val="en-US"/>
        </w:rPr>
        <w:t>elo</w:t>
      </w:r>
      <w:r>
        <w:rPr>
          <w:sz w:val="22"/>
        </w:rPr>
        <w:t xml:space="preserve">, </w:t>
      </w:r>
      <w:r>
        <w:rPr>
          <w:b/>
          <w:bCs/>
          <w:sz w:val="22"/>
          <w:lang w:val="en-US"/>
        </w:rPr>
        <w:t>hu</w:t>
      </w:r>
      <w:r>
        <w:rPr>
          <w:sz w:val="22"/>
          <w:lang w:val="en-US"/>
        </w:rPr>
        <w:t>eles</w:t>
      </w:r>
      <w:r>
        <w:rPr>
          <w:sz w:val="22"/>
        </w:rPr>
        <w:t xml:space="preserve"> и т.д.</w:t>
      </w:r>
    </w:p>
    <w:p>
      <w:pPr>
        <w:pStyle w:val="Normal1"/>
        <w:spacing w:lineRule="auto" w:line="240"/>
        <w:ind w:firstLine="284" w:end="0"/>
        <w:rPr/>
      </w:pPr>
      <w:r>
        <w:rPr>
          <w:sz w:val="22"/>
        </w:rPr>
        <w:t xml:space="preserve">2. Не следует забывать об одной орфографической особенности глаголов типа </w:t>
      </w:r>
      <w:r>
        <w:rPr>
          <w:b/>
          <w:sz w:val="22"/>
          <w:lang w:val="en-US"/>
        </w:rPr>
        <w:t>degollar</w:t>
      </w:r>
      <w:r>
        <w:rPr>
          <w:sz w:val="22"/>
        </w:rPr>
        <w:t xml:space="preserve">: при дифтонгизации над буквой </w:t>
      </w:r>
      <w:r>
        <w:rPr>
          <w:b/>
          <w:sz w:val="22"/>
          <w:lang w:val="en-US"/>
        </w:rPr>
        <w:t>u</w:t>
      </w:r>
      <w:r>
        <w:rPr>
          <w:sz w:val="22"/>
        </w:rPr>
        <w:t xml:space="preserve">, чтобы сохранить ее звучание, ставится тремá. Например: </w:t>
      </w:r>
      <w:r>
        <w:rPr>
          <w:sz w:val="22"/>
          <w:lang w:val="en-US"/>
        </w:rPr>
        <w:t>deg</w:t>
      </w:r>
      <w:r>
        <w:rPr>
          <w:b/>
          <w:bCs/>
          <w:sz w:val="22"/>
        </w:rPr>
        <w:t>ü</w:t>
      </w:r>
      <w:r>
        <w:rPr>
          <w:sz w:val="22"/>
          <w:lang w:val="en-US"/>
        </w:rPr>
        <w:t>ello</w:t>
      </w:r>
      <w:r>
        <w:rPr>
          <w:sz w:val="22"/>
        </w:rPr>
        <w:t xml:space="preserve">, </w:t>
      </w:r>
      <w:r>
        <w:rPr>
          <w:sz w:val="22"/>
          <w:lang w:val="en-US"/>
        </w:rPr>
        <w:t>deg</w:t>
      </w:r>
      <w:r>
        <w:rPr>
          <w:b/>
          <w:bCs/>
          <w:sz w:val="22"/>
        </w:rPr>
        <w:t>ü</w:t>
      </w:r>
      <w:r>
        <w:rPr>
          <w:sz w:val="22"/>
          <w:lang w:val="en-US"/>
        </w:rPr>
        <w:t>ellas</w:t>
      </w:r>
      <w:r>
        <w:rPr>
          <w:sz w:val="22"/>
        </w:rPr>
        <w:t xml:space="preserve"> и т.д.</w:t>
      </w:r>
    </w:p>
    <w:p>
      <w:pPr>
        <w:pStyle w:val="Normal1"/>
        <w:spacing w:lineRule="auto" w:line="240"/>
        <w:ind w:firstLine="284" w:end="0"/>
        <w:rPr/>
      </w:pPr>
      <w:r>
        <w:rPr>
          <w:sz w:val="22"/>
        </w:rPr>
        <w:t xml:space="preserve">3. Ряд причастий глаголов II группы имеют особую форму: </w:t>
      </w:r>
      <w:r>
        <w:rPr>
          <w:sz w:val="22"/>
          <w:lang w:val="en-US"/>
        </w:rPr>
        <w:t>volver</w:t>
      </w:r>
      <w:r>
        <w:rPr>
          <w:sz w:val="22"/>
        </w:rPr>
        <w:t xml:space="preserve"> — </w:t>
      </w:r>
      <w:r>
        <w:rPr>
          <w:sz w:val="22"/>
          <w:lang w:val="en-US"/>
        </w:rPr>
        <w:t>v</w:t>
      </w:r>
      <w:r>
        <w:rPr>
          <w:b/>
          <w:bCs/>
          <w:sz w:val="22"/>
          <w:lang w:val="en-US"/>
        </w:rPr>
        <w:t>ue</w:t>
      </w:r>
      <w:r>
        <w:rPr>
          <w:sz w:val="22"/>
          <w:lang w:val="en-US"/>
        </w:rPr>
        <w:t>lto</w:t>
      </w:r>
      <w:r>
        <w:rPr>
          <w:sz w:val="22"/>
        </w:rPr>
        <w:t xml:space="preserve">, </w:t>
      </w:r>
      <w:r>
        <w:rPr>
          <w:sz w:val="22"/>
          <w:lang w:val="en-US"/>
        </w:rPr>
        <w:t>absolver</w:t>
      </w:r>
      <w:r>
        <w:rPr>
          <w:sz w:val="22"/>
        </w:rPr>
        <w:t xml:space="preserve">- </w:t>
      </w:r>
      <w:r>
        <w:rPr>
          <w:sz w:val="22"/>
          <w:lang w:val="en-US"/>
        </w:rPr>
        <w:t>abs</w:t>
      </w:r>
      <w:r>
        <w:rPr>
          <w:b/>
          <w:bCs/>
          <w:sz w:val="22"/>
          <w:lang w:val="en-US"/>
        </w:rPr>
        <w:t>ue</w:t>
      </w:r>
      <w:r>
        <w:rPr>
          <w:sz w:val="22"/>
          <w:lang w:val="en-US"/>
        </w:rPr>
        <w:t>lto</w:t>
      </w:r>
      <w:r>
        <w:rPr>
          <w:sz w:val="22"/>
        </w:rPr>
        <w:t xml:space="preserve">, </w:t>
      </w:r>
      <w:r>
        <w:rPr>
          <w:sz w:val="22"/>
          <w:lang w:val="en-US"/>
        </w:rPr>
        <w:t>soltar</w:t>
      </w:r>
      <w:r>
        <w:rPr>
          <w:sz w:val="22"/>
        </w:rPr>
        <w:t xml:space="preserve"> — </w:t>
      </w:r>
      <w:r>
        <w:rPr>
          <w:sz w:val="22"/>
          <w:lang w:val="en-US"/>
        </w:rPr>
        <w:t>s</w:t>
      </w:r>
      <w:r>
        <w:rPr>
          <w:b/>
          <w:bCs/>
          <w:sz w:val="22"/>
          <w:lang w:val="en-US"/>
        </w:rPr>
        <w:t>ue</w:t>
      </w:r>
      <w:r>
        <w:rPr>
          <w:sz w:val="22"/>
          <w:lang w:val="en-US"/>
        </w:rPr>
        <w:t>lto</w:t>
      </w:r>
      <w:r>
        <w:rPr>
          <w:sz w:val="22"/>
        </w:rPr>
        <w:t xml:space="preserve"> и т.п. (См. § 45)</w:t>
      </w:r>
    </w:p>
    <w:p>
      <w:pPr>
        <w:pStyle w:val="Normal1"/>
        <w:spacing w:lineRule="auto" w:line="240"/>
        <w:ind w:firstLine="284" w:end="0"/>
        <w:rPr>
          <w:sz w:val="22"/>
        </w:rPr>
      </w:pPr>
      <w:r>
        <w:rPr>
          <w:sz w:val="22"/>
        </w:rPr>
      </w:r>
    </w:p>
    <w:p>
      <w:pPr>
        <w:pStyle w:val="Normal1"/>
        <w:spacing w:lineRule="auto" w:line="240"/>
        <w:ind w:firstLine="284" w:end="0"/>
        <w:jc w:val="center"/>
        <w:rPr>
          <w:i/>
          <w:i/>
          <w:sz w:val="24"/>
        </w:rPr>
      </w:pPr>
      <w:r>
        <w:rPr>
          <w:i/>
          <w:sz w:val="24"/>
        </w:rPr>
        <w:t>3. Отклоняющиеся глаголы III группы</w:t>
      </w:r>
    </w:p>
    <w:p>
      <w:pPr>
        <w:pStyle w:val="Normal1"/>
        <w:spacing w:lineRule="auto" w:line="240"/>
        <w:ind w:firstLine="284" w:end="0"/>
        <w:rPr/>
      </w:pPr>
      <w:r>
        <w:rPr>
          <w:sz w:val="24"/>
        </w:rPr>
        <w:t>Особенность глаголов III группы заключается в том, что корен</w:t>
        <w:softHyphen/>
        <w:t xml:space="preserve">ное </w:t>
      </w:r>
      <w:r>
        <w:rPr>
          <w:b/>
          <w:sz w:val="24"/>
        </w:rPr>
        <w:t>е</w:t>
      </w:r>
      <w:r>
        <w:rPr>
          <w:sz w:val="24"/>
        </w:rPr>
        <w:t xml:space="preserve"> переходит в </w:t>
      </w:r>
      <w:r>
        <w:rPr>
          <w:b/>
          <w:sz w:val="24"/>
        </w:rPr>
        <w:t>i</w:t>
      </w:r>
      <w:r>
        <w:rPr>
          <w:sz w:val="24"/>
        </w:rPr>
        <w:t xml:space="preserve"> не только под ударением, но и, в частности, перед ударными слогами с дифтонгами </w:t>
      </w:r>
      <w:r>
        <w:rPr>
          <w:b/>
          <w:sz w:val="24"/>
          <w:lang w:val="en-US"/>
        </w:rPr>
        <w:t>io</w:t>
      </w:r>
      <w:r>
        <w:rPr>
          <w:sz w:val="24"/>
        </w:rPr>
        <w:t xml:space="preserve"> и </w:t>
      </w:r>
      <w:r>
        <w:rPr>
          <w:b/>
          <w:sz w:val="24"/>
          <w:lang w:val="en-US"/>
        </w:rPr>
        <w:t>ie</w:t>
      </w:r>
      <w:r>
        <w:rPr>
          <w:sz w:val="24"/>
        </w:rPr>
        <w:t>. Все глаголы этой группы — третьего спряжения. Они подвергаются изменению в ряде времен и наклонений.</w:t>
      </w:r>
    </w:p>
    <w:p>
      <w:pPr>
        <w:pStyle w:val="FR4"/>
        <w:ind w:firstLine="284" w:end="0"/>
        <w:jc w:val="center"/>
        <w:rPr/>
      </w:pPr>
      <w:r>
        <w:rPr>
          <w:rFonts w:cs="Times New Roman" w:ascii="Times New Roman" w:hAnsi="Times New Roman"/>
          <w:b/>
          <w:sz w:val="24"/>
        </w:rPr>
        <w:t>е</w:t>
      </w:r>
      <w:r>
        <w:rPr>
          <w:rFonts w:cs="Times New Roman" w:ascii="Times New Roman" w:hAnsi="Times New Roman"/>
          <w:b/>
          <w:sz w:val="24"/>
          <w:lang w:val="en-US"/>
        </w:rPr>
        <w:t>→i</w:t>
      </w:r>
    </w:p>
    <w:p>
      <w:pPr>
        <w:pStyle w:val="Normal1"/>
        <w:spacing w:lineRule="auto" w:line="240"/>
        <w:ind w:firstLine="284" w:end="0"/>
        <w:jc w:val="center"/>
        <w:rPr/>
      </w:pPr>
      <w:r>
        <w:rPr/>
        <w:t>Repetir</w:t>
      </w:r>
    </w:p>
    <w:tbl>
      <w:tblPr>
        <w:tblW w:w="10632" w:type="dxa"/>
        <w:jc w:val="start"/>
        <w:tblInd w:w="40" w:type="dxa"/>
        <w:tblLayout w:type="fixed"/>
        <w:tblCellMar>
          <w:top w:w="0" w:type="dxa"/>
          <w:start w:w="40" w:type="dxa"/>
          <w:bottom w:w="0" w:type="dxa"/>
          <w:end w:w="40" w:type="dxa"/>
        </w:tblCellMar>
      </w:tblPr>
      <w:tblGrid>
        <w:gridCol w:w="1772"/>
        <w:gridCol w:w="1772"/>
        <w:gridCol w:w="1772"/>
        <w:gridCol w:w="1772"/>
        <w:gridCol w:w="1772"/>
        <w:gridCol w:w="1772"/>
      </w:tblGrid>
      <w:tr>
        <w:trPr>
          <w:trHeight w:val="995" w:hRule="exact"/>
        </w:trPr>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Presente de indicativo</w:t>
            </w:r>
          </w:p>
          <w:p>
            <w:pPr>
              <w:pStyle w:val="Normal1"/>
              <w:spacing w:lineRule="auto" w:line="240"/>
              <w:jc w:val="center"/>
              <w:rPr>
                <w:i/>
                <w:i/>
                <w:sz w:val="24"/>
                <w:lang w:val="en-US"/>
              </w:rPr>
            </w:pPr>
            <w:r>
              <w:rPr>
                <w:i/>
                <w:sz w:val="24"/>
                <w:lang w:val="en-US"/>
              </w:rPr>
            </w:r>
          </w:p>
        </w:tc>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Presente de subjuntivo</w:t>
            </w:r>
          </w:p>
          <w:p>
            <w:pPr>
              <w:pStyle w:val="Normal1"/>
              <w:spacing w:lineRule="auto" w:line="240"/>
              <w:jc w:val="center"/>
              <w:rPr>
                <w:i/>
                <w:i/>
                <w:sz w:val="24"/>
                <w:lang w:val="en-US"/>
              </w:rPr>
            </w:pPr>
            <w:r>
              <w:rPr>
                <w:i/>
                <w:sz w:val="24"/>
                <w:lang w:val="en-US"/>
              </w:rPr>
            </w:r>
          </w:p>
        </w:tc>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Imperativo</w:t>
            </w:r>
          </w:p>
          <w:p>
            <w:pPr>
              <w:pStyle w:val="Normal1"/>
              <w:spacing w:lineRule="auto" w:line="240"/>
              <w:jc w:val="center"/>
              <w:rPr>
                <w:i/>
                <w:i/>
                <w:sz w:val="24"/>
                <w:lang w:val="en-US"/>
              </w:rPr>
            </w:pPr>
            <w:r>
              <w:rPr>
                <w:i/>
                <w:sz w:val="24"/>
                <w:lang w:val="en-US"/>
              </w:rPr>
            </w:r>
          </w:p>
        </w:tc>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Pretérito indefinido de indicativo</w:t>
            </w:r>
          </w:p>
          <w:p>
            <w:pPr>
              <w:pStyle w:val="Normal1"/>
              <w:spacing w:lineRule="auto" w:line="240"/>
              <w:jc w:val="center"/>
              <w:rPr>
                <w:i/>
                <w:i/>
                <w:sz w:val="24"/>
                <w:lang w:val="en-US"/>
              </w:rPr>
            </w:pPr>
            <w:r>
              <w:rPr>
                <w:i/>
                <w:sz w:val="24"/>
                <w:lang w:val="en-US"/>
              </w:rPr>
            </w:r>
          </w:p>
        </w:tc>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Pretérito imperfecto de subjuntivo</w:t>
            </w:r>
          </w:p>
          <w:p>
            <w:pPr>
              <w:pStyle w:val="Normal1"/>
              <w:spacing w:lineRule="auto" w:line="240"/>
              <w:jc w:val="center"/>
              <w:rPr>
                <w:i/>
                <w:i/>
                <w:sz w:val="24"/>
                <w:lang w:val="en-US"/>
              </w:rPr>
            </w:pPr>
            <w:r>
              <w:rPr>
                <w:i/>
                <w:sz w:val="24"/>
                <w:lang w:val="en-US"/>
              </w:rPr>
            </w:r>
          </w:p>
        </w:tc>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Futuro imperfecto de subjuntivo</w:t>
            </w:r>
          </w:p>
          <w:p>
            <w:pPr>
              <w:pStyle w:val="Normal1"/>
              <w:spacing w:lineRule="auto" w:line="240"/>
              <w:jc w:val="center"/>
              <w:rPr>
                <w:i/>
                <w:i/>
                <w:sz w:val="24"/>
                <w:lang w:val="en-US"/>
              </w:rPr>
            </w:pPr>
            <w:r>
              <w:rPr>
                <w:i/>
                <w:sz w:val="24"/>
                <w:lang w:val="en-US"/>
              </w:rPr>
            </w:r>
          </w:p>
        </w:tc>
      </w:tr>
      <w:tr>
        <w:trPr>
          <w:trHeight w:val="520" w:hRule="exact"/>
        </w:trPr>
        <w:tc>
          <w:tcPr>
            <w:tcW w:w="1772" w:type="dxa"/>
            <w:tcBorders>
              <w:top w:val="single" w:sz="6" w:space="0" w:color="000000"/>
              <w:start w:val="single" w:sz="6" w:space="0" w:color="000000"/>
              <w:end w:val="single" w:sz="6" w:space="0" w:color="000000"/>
            </w:tcBorders>
          </w:tcPr>
          <w:p>
            <w:pPr>
              <w:pStyle w:val="Normal1"/>
              <w:spacing w:lineRule="auto" w:line="240"/>
              <w:ind w:firstLine="386" w:end="0"/>
              <w:jc w:val="start"/>
              <w:rPr/>
            </w:pPr>
            <w:r>
              <w:rPr>
                <w:sz w:val="24"/>
                <w:lang w:val="en-US"/>
              </w:rPr>
              <w:t>rep</w:t>
            </w:r>
            <w:r>
              <w:rPr>
                <w:b/>
                <w:bCs/>
                <w:sz w:val="24"/>
                <w:lang w:val="en-US"/>
              </w:rPr>
              <w:t>i</w:t>
            </w:r>
            <w:r>
              <w:rPr>
                <w:sz w:val="24"/>
                <w:lang w:val="en-US"/>
              </w:rPr>
              <w:t>to</w:t>
            </w:r>
          </w:p>
          <w:p>
            <w:pPr>
              <w:pStyle w:val="Normal1"/>
              <w:spacing w:lineRule="auto" w:line="240"/>
              <w:ind w:firstLine="386" w:end="0"/>
              <w:jc w:val="start"/>
              <w:rPr>
                <w:sz w:val="24"/>
                <w:lang w:val="en-US"/>
              </w:rPr>
            </w:pPr>
            <w:r>
              <w:rPr>
                <w:sz w:val="24"/>
                <w:lang w:val="en-US"/>
              </w:rPr>
            </w:r>
          </w:p>
        </w:tc>
        <w:tc>
          <w:tcPr>
            <w:tcW w:w="1772" w:type="dxa"/>
            <w:tcBorders>
              <w:top w:val="single" w:sz="6" w:space="0" w:color="000000"/>
              <w:start w:val="single" w:sz="6" w:space="0" w:color="000000"/>
              <w:end w:val="single" w:sz="6" w:space="0" w:color="000000"/>
            </w:tcBorders>
          </w:tcPr>
          <w:p>
            <w:pPr>
              <w:pStyle w:val="Normal1"/>
              <w:spacing w:lineRule="auto" w:line="240"/>
              <w:ind w:firstLine="315" w:end="0"/>
              <w:jc w:val="start"/>
              <w:rPr/>
            </w:pPr>
            <w:r>
              <w:rPr>
                <w:sz w:val="24"/>
                <w:lang w:val="en-US"/>
              </w:rPr>
              <w:t>rep</w:t>
            </w:r>
            <w:r>
              <w:rPr>
                <w:b/>
                <w:bCs/>
                <w:sz w:val="24"/>
                <w:lang w:val="en-US"/>
              </w:rPr>
              <w:t>i</w:t>
            </w:r>
            <w:r>
              <w:rPr>
                <w:sz w:val="24"/>
                <w:lang w:val="en-US"/>
              </w:rPr>
              <w:t>ta</w:t>
            </w:r>
          </w:p>
          <w:p>
            <w:pPr>
              <w:pStyle w:val="Normal1"/>
              <w:spacing w:lineRule="auto" w:line="240"/>
              <w:ind w:firstLine="315" w:end="0"/>
              <w:jc w:val="start"/>
              <w:rPr>
                <w:sz w:val="24"/>
                <w:lang w:val="en-US"/>
              </w:rPr>
            </w:pPr>
            <w:r>
              <w:rPr>
                <w:sz w:val="24"/>
                <w:lang w:val="en-US"/>
              </w:rPr>
            </w:r>
          </w:p>
        </w:tc>
        <w:tc>
          <w:tcPr>
            <w:tcW w:w="1772" w:type="dxa"/>
            <w:tcBorders>
              <w:top w:val="single" w:sz="6" w:space="0" w:color="000000"/>
              <w:start w:val="single" w:sz="6" w:space="0" w:color="000000"/>
              <w:end w:val="single" w:sz="6" w:space="0" w:color="000000"/>
            </w:tcBorders>
          </w:tcPr>
          <w:p>
            <w:pPr>
              <w:pStyle w:val="Normal1"/>
              <w:spacing w:lineRule="auto" w:line="240"/>
              <w:ind w:firstLine="385" w:end="0"/>
              <w:jc w:val="start"/>
              <w:rPr>
                <w:sz w:val="24"/>
                <w:lang w:val="en-US"/>
              </w:rPr>
            </w:pPr>
            <w:r>
              <w:rPr>
                <w:sz w:val="24"/>
                <w:lang w:val="en-US"/>
              </w:rPr>
              <w:t>—</w:t>
            </w:r>
          </w:p>
          <w:p>
            <w:pPr>
              <w:pStyle w:val="Normal1"/>
              <w:spacing w:lineRule="auto" w:line="240"/>
              <w:ind w:firstLine="385" w:end="0"/>
              <w:jc w:val="start"/>
              <w:rPr>
                <w:sz w:val="24"/>
                <w:lang w:val="en-US"/>
              </w:rPr>
            </w:pPr>
            <w:r>
              <w:rPr>
                <w:sz w:val="24"/>
                <w:lang w:val="en-US"/>
              </w:rPr>
            </w:r>
          </w:p>
        </w:tc>
        <w:tc>
          <w:tcPr>
            <w:tcW w:w="1772" w:type="dxa"/>
            <w:tcBorders>
              <w:top w:val="single" w:sz="6" w:space="0" w:color="000000"/>
              <w:start w:val="single" w:sz="6" w:space="0" w:color="000000"/>
              <w:end w:val="single" w:sz="6" w:space="0" w:color="000000"/>
            </w:tcBorders>
          </w:tcPr>
          <w:p>
            <w:pPr>
              <w:pStyle w:val="Normal1"/>
              <w:spacing w:lineRule="auto" w:line="240"/>
              <w:ind w:firstLine="314" w:end="0"/>
              <w:jc w:val="start"/>
              <w:rPr>
                <w:sz w:val="24"/>
                <w:lang w:val="en-US"/>
              </w:rPr>
            </w:pPr>
            <w:r>
              <w:rPr>
                <w:sz w:val="24"/>
                <w:lang w:val="en-US"/>
              </w:rPr>
              <w:t>repetí</w:t>
            </w:r>
          </w:p>
          <w:p>
            <w:pPr>
              <w:pStyle w:val="Normal1"/>
              <w:spacing w:lineRule="auto" w:line="240"/>
              <w:ind w:firstLine="314" w:end="0"/>
              <w:jc w:val="start"/>
              <w:rPr>
                <w:sz w:val="24"/>
                <w:lang w:val="en-US"/>
              </w:rPr>
            </w:pPr>
            <w:r>
              <w:rPr>
                <w:sz w:val="24"/>
                <w:lang w:val="en-US"/>
              </w:rPr>
            </w:r>
          </w:p>
        </w:tc>
        <w:tc>
          <w:tcPr>
            <w:tcW w:w="1772" w:type="dxa"/>
            <w:tcBorders>
              <w:top w:val="single" w:sz="6" w:space="0" w:color="000000"/>
              <w:start w:val="single" w:sz="6" w:space="0" w:color="000000"/>
              <w:end w:val="single" w:sz="6" w:space="0" w:color="000000"/>
            </w:tcBorders>
          </w:tcPr>
          <w:p>
            <w:pPr>
              <w:pStyle w:val="Normal1"/>
              <w:spacing w:lineRule="auto" w:line="240"/>
              <w:ind w:start="385" w:end="0"/>
              <w:jc w:val="start"/>
              <w:rPr/>
            </w:pPr>
            <w:r>
              <w:rPr>
                <w:sz w:val="24"/>
                <w:lang w:val="en-US"/>
              </w:rPr>
              <w:t>rep</w:t>
            </w:r>
            <w:r>
              <w:rPr>
                <w:b/>
                <w:bCs/>
                <w:sz w:val="24"/>
                <w:lang w:val="en-US"/>
              </w:rPr>
              <w:t>i</w:t>
            </w:r>
            <w:r>
              <w:rPr>
                <w:sz w:val="24"/>
                <w:lang w:val="en-US"/>
              </w:rPr>
              <w:t>tiera (rep</w:t>
            </w:r>
            <w:r>
              <w:rPr>
                <w:b/>
                <w:bCs/>
                <w:sz w:val="24"/>
                <w:lang w:val="en-US"/>
              </w:rPr>
              <w:t>i</w:t>
            </w:r>
            <w:r>
              <w:rPr>
                <w:sz w:val="24"/>
                <w:lang w:val="en-US"/>
              </w:rPr>
              <w:t>tiese)</w:t>
            </w:r>
          </w:p>
          <w:p>
            <w:pPr>
              <w:pStyle w:val="Normal1"/>
              <w:spacing w:lineRule="auto" w:line="240"/>
              <w:ind w:start="385" w:end="0"/>
              <w:jc w:val="start"/>
              <w:rPr>
                <w:sz w:val="24"/>
                <w:lang w:val="en-US"/>
              </w:rPr>
            </w:pPr>
            <w:r>
              <w:rPr>
                <w:sz w:val="24"/>
                <w:lang w:val="en-US"/>
              </w:rPr>
            </w:r>
          </w:p>
        </w:tc>
        <w:tc>
          <w:tcPr>
            <w:tcW w:w="1772" w:type="dxa"/>
            <w:tcBorders>
              <w:top w:val="single" w:sz="6" w:space="0" w:color="000000"/>
              <w:start w:val="single" w:sz="6" w:space="0" w:color="000000"/>
              <w:end w:val="single" w:sz="6" w:space="0" w:color="000000"/>
            </w:tcBorders>
          </w:tcPr>
          <w:p>
            <w:pPr>
              <w:pStyle w:val="Normal1"/>
              <w:spacing w:lineRule="auto" w:line="240"/>
              <w:ind w:firstLine="314" w:end="0"/>
              <w:jc w:val="start"/>
              <w:rPr/>
            </w:pPr>
            <w:r>
              <w:rPr>
                <w:sz w:val="24"/>
                <w:lang w:val="en-US"/>
              </w:rPr>
              <w:t>rep</w:t>
            </w:r>
            <w:r>
              <w:rPr>
                <w:b/>
                <w:bCs/>
                <w:sz w:val="24"/>
                <w:lang w:val="en-US"/>
              </w:rPr>
              <w:t>i</w:t>
            </w:r>
            <w:r>
              <w:rPr>
                <w:sz w:val="24"/>
                <w:lang w:val="en-US"/>
              </w:rPr>
              <w:t>tiere</w:t>
            </w:r>
          </w:p>
          <w:p>
            <w:pPr>
              <w:pStyle w:val="Normal1"/>
              <w:spacing w:lineRule="auto" w:line="240"/>
              <w:ind w:firstLine="314" w:end="0"/>
              <w:jc w:val="start"/>
              <w:rPr>
                <w:sz w:val="24"/>
                <w:lang w:val="en-US"/>
              </w:rPr>
            </w:pPr>
            <w:r>
              <w:rPr>
                <w:sz w:val="24"/>
                <w:lang w:val="en-US"/>
              </w:rPr>
            </w:r>
          </w:p>
        </w:tc>
      </w:tr>
      <w:tr>
        <w:trPr>
          <w:trHeight w:val="1144" w:hRule="exact"/>
        </w:trPr>
        <w:tc>
          <w:tcPr>
            <w:tcW w:w="1772" w:type="dxa"/>
            <w:tcBorders>
              <w:start w:val="single" w:sz="6" w:space="0" w:color="000000"/>
              <w:end w:val="single" w:sz="6" w:space="0" w:color="000000"/>
            </w:tcBorders>
          </w:tcPr>
          <w:p>
            <w:pPr>
              <w:pStyle w:val="Normal1"/>
              <w:spacing w:lineRule="auto" w:line="240"/>
              <w:ind w:firstLine="386" w:end="0"/>
              <w:jc w:val="start"/>
              <w:rPr/>
            </w:pPr>
            <w:r>
              <w:rPr>
                <w:sz w:val="24"/>
                <w:lang w:val="en-US"/>
              </w:rPr>
              <w:t>rep</w:t>
            </w:r>
            <w:r>
              <w:rPr>
                <w:b/>
                <w:bCs/>
                <w:sz w:val="24"/>
                <w:lang w:val="en-US"/>
              </w:rPr>
              <w:t>i</w:t>
            </w:r>
            <w:r>
              <w:rPr>
                <w:sz w:val="24"/>
                <w:lang w:val="en-US"/>
              </w:rPr>
              <w:t xml:space="preserve">tes </w:t>
            </w:r>
          </w:p>
          <w:p>
            <w:pPr>
              <w:pStyle w:val="Normal1"/>
              <w:spacing w:lineRule="auto" w:line="240"/>
              <w:ind w:firstLine="386" w:end="0"/>
              <w:jc w:val="start"/>
              <w:rPr>
                <w:sz w:val="24"/>
                <w:lang w:val="en-US"/>
              </w:rPr>
            </w:pPr>
            <w:r>
              <w:rPr>
                <w:sz w:val="24"/>
                <w:lang w:val="en-US"/>
              </w:rPr>
            </w:r>
          </w:p>
          <w:p>
            <w:pPr>
              <w:pStyle w:val="Normal1"/>
              <w:spacing w:lineRule="auto" w:line="240"/>
              <w:ind w:firstLine="386" w:end="0"/>
              <w:jc w:val="start"/>
              <w:rPr/>
            </w:pPr>
            <w:r>
              <w:rPr>
                <w:sz w:val="24"/>
                <w:lang w:val="en-US"/>
              </w:rPr>
              <w:t>rep</w:t>
            </w:r>
            <w:r>
              <w:rPr>
                <w:b/>
                <w:bCs/>
                <w:sz w:val="24"/>
                <w:lang w:val="en-US"/>
              </w:rPr>
              <w:t>i</w:t>
            </w:r>
            <w:r>
              <w:rPr>
                <w:sz w:val="24"/>
                <w:lang w:val="en-US"/>
              </w:rPr>
              <w:t>te</w:t>
            </w:r>
          </w:p>
          <w:p>
            <w:pPr>
              <w:pStyle w:val="Normal1"/>
              <w:spacing w:lineRule="auto" w:line="240"/>
              <w:ind w:firstLine="38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15" w:end="0"/>
              <w:jc w:val="start"/>
              <w:rPr/>
            </w:pPr>
            <w:r>
              <w:rPr>
                <w:sz w:val="24"/>
                <w:lang w:val="en-US"/>
              </w:rPr>
              <w:t>rep</w:t>
            </w:r>
            <w:r>
              <w:rPr>
                <w:b/>
                <w:bCs/>
                <w:sz w:val="24"/>
                <w:lang w:val="en-US"/>
              </w:rPr>
              <w:t>i</w:t>
            </w:r>
            <w:r>
              <w:rPr>
                <w:sz w:val="24"/>
                <w:lang w:val="en-US"/>
              </w:rPr>
              <w:t xml:space="preserve">tas </w:t>
            </w:r>
          </w:p>
          <w:p>
            <w:pPr>
              <w:pStyle w:val="Normal1"/>
              <w:spacing w:lineRule="auto" w:line="240"/>
              <w:ind w:firstLine="315" w:end="0"/>
              <w:jc w:val="start"/>
              <w:rPr>
                <w:sz w:val="24"/>
                <w:lang w:val="en-US"/>
              </w:rPr>
            </w:pPr>
            <w:r>
              <w:rPr>
                <w:sz w:val="24"/>
                <w:lang w:val="en-US"/>
              </w:rPr>
            </w:r>
          </w:p>
          <w:p>
            <w:pPr>
              <w:pStyle w:val="Normal1"/>
              <w:spacing w:lineRule="auto" w:line="240"/>
              <w:ind w:firstLine="315" w:end="0"/>
              <w:jc w:val="start"/>
              <w:rPr/>
            </w:pPr>
            <w:r>
              <w:rPr>
                <w:sz w:val="24"/>
                <w:lang w:val="en-US"/>
              </w:rPr>
              <w:t>rep</w:t>
            </w:r>
            <w:r>
              <w:rPr>
                <w:b/>
                <w:bCs/>
                <w:sz w:val="24"/>
                <w:lang w:val="en-US"/>
              </w:rPr>
              <w:t>i</w:t>
            </w:r>
            <w:r>
              <w:rPr>
                <w:sz w:val="24"/>
                <w:lang w:val="en-US"/>
              </w:rPr>
              <w:t>ta</w:t>
            </w:r>
          </w:p>
          <w:p>
            <w:pPr>
              <w:pStyle w:val="Normal1"/>
              <w:spacing w:lineRule="auto" w:line="240"/>
              <w:ind w:firstLine="31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pPr>
            <w:r>
              <w:rPr>
                <w:sz w:val="24"/>
                <w:lang w:val="en-US"/>
              </w:rPr>
              <w:t>rep</w:t>
            </w:r>
            <w:r>
              <w:rPr>
                <w:b/>
                <w:bCs/>
                <w:sz w:val="24"/>
                <w:lang w:val="en-US"/>
              </w:rPr>
              <w:t>i</w:t>
            </w:r>
            <w:r>
              <w:rPr>
                <w:sz w:val="24"/>
                <w:lang w:val="en-US"/>
              </w:rPr>
              <w:t xml:space="preserve">te </w:t>
            </w:r>
          </w:p>
          <w:p>
            <w:pPr>
              <w:pStyle w:val="Normal1"/>
              <w:spacing w:lineRule="auto" w:line="240"/>
              <w:ind w:firstLine="385" w:end="0"/>
              <w:jc w:val="start"/>
              <w:rPr>
                <w:sz w:val="24"/>
                <w:lang w:val="en-US"/>
              </w:rPr>
            </w:pPr>
            <w:r>
              <w:rPr>
                <w:sz w:val="24"/>
                <w:lang w:val="en-US"/>
              </w:rPr>
            </w:r>
          </w:p>
          <w:p>
            <w:pPr>
              <w:pStyle w:val="Normal1"/>
              <w:spacing w:lineRule="auto" w:line="240"/>
              <w:ind w:firstLine="385" w:end="0"/>
              <w:jc w:val="start"/>
              <w:rPr/>
            </w:pPr>
            <w:r>
              <w:rPr>
                <w:sz w:val="24"/>
                <w:lang w:val="en-US"/>
              </w:rPr>
              <w:t>rep</w:t>
            </w:r>
            <w:r>
              <w:rPr>
                <w:b/>
                <w:bCs/>
                <w:sz w:val="24"/>
                <w:lang w:val="en-US"/>
              </w:rPr>
              <w:t>i</w:t>
            </w:r>
            <w:r>
              <w:rPr>
                <w:sz w:val="24"/>
                <w:lang w:val="en-US"/>
              </w:rPr>
              <w:t>ta</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14" w:end="0"/>
              <w:jc w:val="start"/>
              <w:rPr>
                <w:sz w:val="24"/>
                <w:lang w:val="en-US"/>
              </w:rPr>
            </w:pPr>
            <w:r>
              <w:rPr>
                <w:sz w:val="24"/>
                <w:lang w:val="en-US"/>
              </w:rPr>
              <w:t xml:space="preserve">repetiste </w:t>
            </w:r>
          </w:p>
          <w:p>
            <w:pPr>
              <w:pStyle w:val="Normal1"/>
              <w:spacing w:lineRule="auto" w:line="240"/>
              <w:ind w:firstLine="314" w:end="0"/>
              <w:jc w:val="start"/>
              <w:rPr>
                <w:sz w:val="24"/>
                <w:lang w:val="en-US"/>
              </w:rPr>
            </w:pPr>
            <w:r>
              <w:rPr>
                <w:sz w:val="24"/>
                <w:lang w:val="en-US"/>
              </w:rPr>
            </w:r>
          </w:p>
          <w:p>
            <w:pPr>
              <w:pStyle w:val="Normal1"/>
              <w:spacing w:lineRule="auto" w:line="240"/>
              <w:ind w:firstLine="314" w:end="0"/>
              <w:jc w:val="start"/>
              <w:rPr/>
            </w:pPr>
            <w:r>
              <w:rPr>
                <w:sz w:val="24"/>
                <w:lang w:val="en-US"/>
              </w:rPr>
              <w:t>rep</w:t>
            </w:r>
            <w:r>
              <w:rPr>
                <w:b/>
                <w:bCs/>
                <w:sz w:val="24"/>
                <w:lang w:val="en-US"/>
              </w:rPr>
              <w:t>i</w:t>
            </w:r>
            <w:r>
              <w:rPr>
                <w:sz w:val="24"/>
                <w:lang w:val="en-US"/>
              </w:rPr>
              <w:t>tio</w:t>
            </w:r>
          </w:p>
          <w:p>
            <w:pPr>
              <w:pStyle w:val="Normal1"/>
              <w:spacing w:lineRule="auto" w:line="240"/>
              <w:ind w:firstLine="314"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start="385" w:end="0"/>
              <w:jc w:val="start"/>
              <w:rPr/>
            </w:pPr>
            <w:r>
              <w:rPr>
                <w:sz w:val="24"/>
                <w:lang w:val="en-US"/>
              </w:rPr>
              <w:t>rep</w:t>
            </w:r>
            <w:r>
              <w:rPr>
                <w:b/>
                <w:bCs/>
                <w:sz w:val="24"/>
                <w:lang w:val="en-US"/>
              </w:rPr>
              <w:t>i</w:t>
            </w:r>
            <w:r>
              <w:rPr>
                <w:sz w:val="24"/>
                <w:lang w:val="en-US"/>
              </w:rPr>
              <w:t>tieras (rep</w:t>
            </w:r>
            <w:r>
              <w:rPr>
                <w:b/>
                <w:bCs/>
                <w:sz w:val="24"/>
                <w:lang w:val="en-US"/>
              </w:rPr>
              <w:t>i</w:t>
            </w:r>
            <w:r>
              <w:rPr>
                <w:sz w:val="24"/>
                <w:lang w:val="en-US"/>
              </w:rPr>
              <w:t>tieses) rep</w:t>
            </w:r>
            <w:r>
              <w:rPr>
                <w:b/>
                <w:bCs/>
                <w:sz w:val="24"/>
                <w:lang w:val="en-US"/>
              </w:rPr>
              <w:t>i</w:t>
            </w:r>
            <w:r>
              <w:rPr>
                <w:sz w:val="24"/>
                <w:lang w:val="en-US"/>
              </w:rPr>
              <w:t>tiera (rep</w:t>
            </w:r>
            <w:r>
              <w:rPr>
                <w:b/>
                <w:bCs/>
                <w:sz w:val="24"/>
                <w:lang w:val="en-US"/>
              </w:rPr>
              <w:t>i</w:t>
            </w:r>
            <w:r>
              <w:rPr>
                <w:sz w:val="24"/>
                <w:lang w:val="en-US"/>
              </w:rPr>
              <w:t>tiese)</w:t>
            </w:r>
          </w:p>
          <w:p>
            <w:pPr>
              <w:pStyle w:val="Normal1"/>
              <w:spacing w:lineRule="auto" w:line="240"/>
              <w:ind w:start="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14" w:end="0"/>
              <w:jc w:val="start"/>
              <w:rPr/>
            </w:pPr>
            <w:r>
              <w:rPr>
                <w:sz w:val="24"/>
                <w:lang w:val="en-US"/>
              </w:rPr>
              <w:t>rep</w:t>
            </w:r>
            <w:r>
              <w:rPr>
                <w:b/>
                <w:bCs/>
                <w:sz w:val="24"/>
                <w:lang w:val="en-US"/>
              </w:rPr>
              <w:t>i</w:t>
            </w:r>
            <w:r>
              <w:rPr>
                <w:sz w:val="24"/>
                <w:lang w:val="en-US"/>
              </w:rPr>
              <w:t xml:space="preserve">tieres </w:t>
            </w:r>
          </w:p>
          <w:p>
            <w:pPr>
              <w:pStyle w:val="Normal1"/>
              <w:spacing w:lineRule="auto" w:line="240"/>
              <w:ind w:firstLine="314" w:end="0"/>
              <w:jc w:val="start"/>
              <w:rPr>
                <w:sz w:val="24"/>
                <w:lang w:val="en-US"/>
              </w:rPr>
            </w:pPr>
            <w:r>
              <w:rPr>
                <w:sz w:val="24"/>
                <w:lang w:val="en-US"/>
              </w:rPr>
            </w:r>
          </w:p>
          <w:p>
            <w:pPr>
              <w:pStyle w:val="Normal1"/>
              <w:spacing w:lineRule="auto" w:line="240"/>
              <w:ind w:firstLine="314" w:end="0"/>
              <w:jc w:val="start"/>
              <w:rPr/>
            </w:pPr>
            <w:r>
              <w:rPr>
                <w:sz w:val="24"/>
                <w:lang w:val="en-US"/>
              </w:rPr>
              <w:t>rep</w:t>
            </w:r>
            <w:r>
              <w:rPr>
                <w:b/>
                <w:bCs/>
                <w:sz w:val="24"/>
                <w:lang w:val="en-US"/>
              </w:rPr>
              <w:t>i</w:t>
            </w:r>
            <w:r>
              <w:rPr>
                <w:sz w:val="24"/>
                <w:lang w:val="en-US"/>
              </w:rPr>
              <w:t>tiere</w:t>
            </w:r>
          </w:p>
          <w:p>
            <w:pPr>
              <w:pStyle w:val="Normal1"/>
              <w:spacing w:lineRule="auto" w:line="240"/>
              <w:ind w:firstLine="314" w:end="0"/>
              <w:jc w:val="start"/>
              <w:rPr>
                <w:sz w:val="24"/>
                <w:lang w:val="en-US"/>
              </w:rPr>
            </w:pPr>
            <w:r>
              <w:rPr>
                <w:sz w:val="24"/>
                <w:lang w:val="en-US"/>
              </w:rPr>
            </w:r>
          </w:p>
        </w:tc>
      </w:tr>
      <w:tr>
        <w:trPr>
          <w:trHeight w:val="480" w:hRule="exact"/>
        </w:trPr>
        <w:tc>
          <w:tcPr>
            <w:tcW w:w="1772" w:type="dxa"/>
            <w:tcBorders>
              <w:start w:val="single" w:sz="6" w:space="0" w:color="000000"/>
              <w:end w:val="single" w:sz="6" w:space="0" w:color="000000"/>
            </w:tcBorders>
          </w:tcPr>
          <w:p>
            <w:pPr>
              <w:pStyle w:val="Normal1"/>
              <w:spacing w:lineRule="auto" w:line="240"/>
              <w:ind w:firstLine="386" w:end="0"/>
              <w:jc w:val="start"/>
              <w:rPr>
                <w:sz w:val="24"/>
                <w:lang w:val="en-US"/>
              </w:rPr>
            </w:pPr>
            <w:r>
              <w:rPr>
                <w:sz w:val="24"/>
                <w:lang w:val="en-US"/>
              </w:rPr>
              <w:t>repetimos</w:t>
            </w:r>
          </w:p>
          <w:p>
            <w:pPr>
              <w:pStyle w:val="Normal1"/>
              <w:spacing w:lineRule="auto" w:line="240"/>
              <w:ind w:firstLine="38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15" w:end="0"/>
              <w:jc w:val="start"/>
              <w:rPr/>
            </w:pPr>
            <w:r>
              <w:rPr>
                <w:sz w:val="24"/>
                <w:lang w:val="en-US"/>
              </w:rPr>
              <w:t>rep</w:t>
            </w:r>
            <w:r>
              <w:rPr>
                <w:b/>
                <w:bCs/>
                <w:sz w:val="24"/>
                <w:lang w:val="en-US"/>
              </w:rPr>
              <w:t>i</w:t>
            </w:r>
            <w:r>
              <w:rPr>
                <w:sz w:val="24"/>
                <w:lang w:val="en-US"/>
              </w:rPr>
              <w:t>tamos</w:t>
            </w:r>
          </w:p>
          <w:p>
            <w:pPr>
              <w:pStyle w:val="Normal1"/>
              <w:spacing w:lineRule="auto" w:line="240"/>
              <w:ind w:firstLine="31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pPr>
            <w:r>
              <w:rPr>
                <w:sz w:val="24"/>
                <w:lang w:val="en-US"/>
              </w:rPr>
              <w:t>rep</w:t>
            </w:r>
            <w:r>
              <w:rPr>
                <w:b/>
                <w:bCs/>
                <w:sz w:val="24"/>
                <w:lang w:val="en-US"/>
              </w:rPr>
              <w:t>i</w:t>
            </w:r>
            <w:r>
              <w:rPr>
                <w:sz w:val="24"/>
                <w:lang w:val="en-US"/>
              </w:rPr>
              <w:t>tamos</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14" w:end="0"/>
              <w:jc w:val="start"/>
              <w:rPr>
                <w:sz w:val="24"/>
                <w:lang w:val="en-US"/>
              </w:rPr>
            </w:pPr>
            <w:r>
              <w:rPr>
                <w:sz w:val="24"/>
                <w:lang w:val="en-US"/>
              </w:rPr>
              <w:t>repetimos</w:t>
            </w:r>
          </w:p>
          <w:p>
            <w:pPr>
              <w:pStyle w:val="Normal1"/>
              <w:spacing w:lineRule="auto" w:line="240"/>
              <w:ind w:firstLine="314"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start="385" w:end="0"/>
              <w:jc w:val="start"/>
              <w:rPr/>
            </w:pPr>
            <w:r>
              <w:rPr>
                <w:sz w:val="24"/>
                <w:lang w:val="en-US"/>
              </w:rPr>
              <w:t>rep</w:t>
            </w:r>
            <w:r>
              <w:rPr>
                <w:b/>
                <w:bCs/>
                <w:sz w:val="24"/>
                <w:lang w:val="en-US"/>
              </w:rPr>
              <w:t>i</w:t>
            </w:r>
            <w:r>
              <w:rPr>
                <w:sz w:val="24"/>
                <w:lang w:val="en-US"/>
              </w:rPr>
              <w:t>tiéramos (rep</w:t>
            </w:r>
            <w:r>
              <w:rPr>
                <w:b/>
                <w:bCs/>
                <w:sz w:val="24"/>
                <w:lang w:val="en-US"/>
              </w:rPr>
              <w:t>i</w:t>
            </w:r>
            <w:r>
              <w:rPr>
                <w:sz w:val="24"/>
                <w:lang w:val="en-US"/>
              </w:rPr>
              <w:t>tiésemos)</w:t>
            </w:r>
          </w:p>
          <w:p>
            <w:pPr>
              <w:pStyle w:val="Normal1"/>
              <w:spacing w:lineRule="auto" w:line="240"/>
              <w:ind w:start="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14" w:end="0"/>
              <w:jc w:val="start"/>
              <w:rPr/>
            </w:pPr>
            <w:r>
              <w:rPr>
                <w:sz w:val="24"/>
                <w:lang w:val="en-US"/>
              </w:rPr>
              <w:t>rep</w:t>
            </w:r>
            <w:r>
              <w:rPr>
                <w:b/>
                <w:bCs/>
                <w:sz w:val="24"/>
                <w:lang w:val="en-US"/>
              </w:rPr>
              <w:t>i</w:t>
            </w:r>
            <w:r>
              <w:rPr>
                <w:sz w:val="24"/>
                <w:lang w:val="en-US"/>
              </w:rPr>
              <w:t>tiéremos</w:t>
            </w:r>
          </w:p>
          <w:p>
            <w:pPr>
              <w:pStyle w:val="Normal1"/>
              <w:spacing w:lineRule="auto" w:line="240"/>
              <w:ind w:firstLine="314" w:end="0"/>
              <w:jc w:val="start"/>
              <w:rPr>
                <w:sz w:val="24"/>
                <w:lang w:val="en-US"/>
              </w:rPr>
            </w:pPr>
            <w:r>
              <w:rPr>
                <w:sz w:val="24"/>
                <w:lang w:val="en-US"/>
              </w:rPr>
            </w:r>
          </w:p>
        </w:tc>
      </w:tr>
      <w:tr>
        <w:trPr>
          <w:trHeight w:val="515" w:hRule="exact"/>
        </w:trPr>
        <w:tc>
          <w:tcPr>
            <w:tcW w:w="1772" w:type="dxa"/>
            <w:tcBorders>
              <w:start w:val="single" w:sz="6" w:space="0" w:color="000000"/>
              <w:end w:val="single" w:sz="6" w:space="0" w:color="000000"/>
            </w:tcBorders>
          </w:tcPr>
          <w:p>
            <w:pPr>
              <w:pStyle w:val="Normal1"/>
              <w:spacing w:lineRule="auto" w:line="240"/>
              <w:ind w:firstLine="386" w:end="0"/>
              <w:jc w:val="start"/>
              <w:rPr>
                <w:sz w:val="24"/>
                <w:lang w:val="en-US"/>
              </w:rPr>
            </w:pPr>
            <w:r>
              <w:rPr>
                <w:sz w:val="24"/>
                <w:lang w:val="en-US"/>
              </w:rPr>
              <w:t>repetís</w:t>
            </w:r>
          </w:p>
          <w:p>
            <w:pPr>
              <w:pStyle w:val="Normal1"/>
              <w:spacing w:lineRule="auto" w:line="240"/>
              <w:ind w:firstLine="38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15" w:end="0"/>
              <w:jc w:val="start"/>
              <w:rPr/>
            </w:pPr>
            <w:r>
              <w:rPr>
                <w:sz w:val="24"/>
                <w:lang w:val="en-US"/>
              </w:rPr>
              <w:t>rep</w:t>
            </w:r>
            <w:r>
              <w:rPr>
                <w:b/>
                <w:bCs/>
                <w:sz w:val="24"/>
                <w:lang w:val="en-US"/>
              </w:rPr>
              <w:t>i</w:t>
            </w:r>
            <w:r>
              <w:rPr>
                <w:sz w:val="24"/>
                <w:lang w:val="en-US"/>
              </w:rPr>
              <w:t>táis</w:t>
            </w:r>
          </w:p>
          <w:p>
            <w:pPr>
              <w:pStyle w:val="Normal1"/>
              <w:spacing w:lineRule="auto" w:line="240"/>
              <w:ind w:firstLine="31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sz w:val="24"/>
                <w:lang w:val="en-US"/>
              </w:rPr>
            </w:pPr>
            <w:r>
              <w:rPr>
                <w:sz w:val="24"/>
                <w:lang w:val="en-US"/>
              </w:rPr>
              <w:t>repetid</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14" w:end="0"/>
              <w:jc w:val="start"/>
              <w:rPr/>
            </w:pPr>
            <w:r>
              <w:rPr>
                <w:sz w:val="24"/>
                <w:lang w:val="en-US"/>
              </w:rPr>
              <w:t>repet</w:t>
            </w:r>
            <w:r>
              <w:rPr>
                <w:b/>
                <w:bCs/>
                <w:sz w:val="24"/>
                <w:lang w:val="en-US"/>
              </w:rPr>
              <w:t>i</w:t>
            </w:r>
            <w:r>
              <w:rPr>
                <w:sz w:val="24"/>
                <w:lang w:val="en-US"/>
              </w:rPr>
              <w:t>steis</w:t>
            </w:r>
          </w:p>
          <w:p>
            <w:pPr>
              <w:pStyle w:val="Normal1"/>
              <w:spacing w:lineRule="auto" w:line="240"/>
              <w:ind w:firstLine="314"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start="385" w:end="0"/>
              <w:jc w:val="start"/>
              <w:rPr/>
            </w:pPr>
            <w:r>
              <w:rPr>
                <w:sz w:val="24"/>
                <w:lang w:val="en-US"/>
              </w:rPr>
              <w:t>rep</w:t>
            </w:r>
            <w:r>
              <w:rPr>
                <w:b/>
                <w:bCs/>
                <w:sz w:val="24"/>
                <w:lang w:val="en-US"/>
              </w:rPr>
              <w:t>i</w:t>
            </w:r>
            <w:r>
              <w:rPr>
                <w:sz w:val="24"/>
                <w:lang w:val="en-US"/>
              </w:rPr>
              <w:t>tierais (rep</w:t>
            </w:r>
            <w:r>
              <w:rPr>
                <w:b/>
                <w:bCs/>
                <w:sz w:val="24"/>
                <w:lang w:val="en-US"/>
              </w:rPr>
              <w:t>i</w:t>
            </w:r>
            <w:r>
              <w:rPr>
                <w:sz w:val="24"/>
                <w:lang w:val="en-US"/>
              </w:rPr>
              <w:t>tieseis)</w:t>
            </w:r>
          </w:p>
          <w:p>
            <w:pPr>
              <w:pStyle w:val="Normal1"/>
              <w:spacing w:lineRule="auto" w:line="240"/>
              <w:ind w:start="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14" w:end="0"/>
              <w:jc w:val="start"/>
              <w:rPr/>
            </w:pPr>
            <w:r>
              <w:rPr>
                <w:sz w:val="24"/>
                <w:lang w:val="en-US"/>
              </w:rPr>
              <w:t>rep</w:t>
            </w:r>
            <w:r>
              <w:rPr>
                <w:b/>
                <w:bCs/>
                <w:sz w:val="24"/>
                <w:lang w:val="en-US"/>
              </w:rPr>
              <w:t>i</w:t>
            </w:r>
            <w:r>
              <w:rPr>
                <w:sz w:val="24"/>
                <w:lang w:val="en-US"/>
              </w:rPr>
              <w:t>tiereis</w:t>
            </w:r>
          </w:p>
          <w:p>
            <w:pPr>
              <w:pStyle w:val="Normal1"/>
              <w:spacing w:lineRule="auto" w:line="240"/>
              <w:ind w:firstLine="314" w:end="0"/>
              <w:jc w:val="start"/>
              <w:rPr>
                <w:sz w:val="24"/>
                <w:lang w:val="en-US"/>
              </w:rPr>
            </w:pPr>
            <w:r>
              <w:rPr>
                <w:sz w:val="24"/>
                <w:lang w:val="en-US"/>
              </w:rPr>
            </w:r>
          </w:p>
        </w:tc>
      </w:tr>
      <w:tr>
        <w:trPr>
          <w:trHeight w:val="520" w:hRule="exact"/>
        </w:trPr>
        <w:tc>
          <w:tcPr>
            <w:tcW w:w="1772" w:type="dxa"/>
            <w:tcBorders>
              <w:start w:val="single" w:sz="6" w:space="0" w:color="000000"/>
              <w:bottom w:val="single" w:sz="6" w:space="0" w:color="000000"/>
              <w:end w:val="single" w:sz="6" w:space="0" w:color="000000"/>
            </w:tcBorders>
          </w:tcPr>
          <w:p>
            <w:pPr>
              <w:pStyle w:val="Normal1"/>
              <w:spacing w:lineRule="auto" w:line="240"/>
              <w:ind w:firstLine="386" w:end="0"/>
              <w:jc w:val="start"/>
              <w:rPr/>
            </w:pPr>
            <w:r>
              <w:rPr>
                <w:sz w:val="24"/>
                <w:lang w:val="en-US"/>
              </w:rPr>
              <w:t>rep</w:t>
            </w:r>
            <w:r>
              <w:rPr>
                <w:b/>
                <w:bCs/>
                <w:sz w:val="24"/>
                <w:lang w:val="en-US"/>
              </w:rPr>
              <w:t>i</w:t>
            </w:r>
            <w:r>
              <w:rPr>
                <w:sz w:val="24"/>
                <w:lang w:val="en-US"/>
              </w:rPr>
              <w:t>ten</w:t>
            </w:r>
          </w:p>
          <w:p>
            <w:pPr>
              <w:pStyle w:val="Normal1"/>
              <w:spacing w:lineRule="auto" w:line="240"/>
              <w:ind w:firstLine="386" w:end="0"/>
              <w:jc w:val="start"/>
              <w:rPr>
                <w:sz w:val="24"/>
                <w:lang w:val="en-US"/>
              </w:rPr>
            </w:pPr>
            <w:r>
              <w:rPr>
                <w:sz w:val="24"/>
                <w:lang w:val="en-US"/>
              </w:rPr>
            </w:r>
          </w:p>
        </w:tc>
        <w:tc>
          <w:tcPr>
            <w:tcW w:w="1772" w:type="dxa"/>
            <w:tcBorders>
              <w:start w:val="single" w:sz="6" w:space="0" w:color="000000"/>
              <w:bottom w:val="single" w:sz="6" w:space="0" w:color="000000"/>
              <w:end w:val="single" w:sz="6" w:space="0" w:color="000000"/>
            </w:tcBorders>
          </w:tcPr>
          <w:p>
            <w:pPr>
              <w:pStyle w:val="Normal1"/>
              <w:spacing w:lineRule="auto" w:line="240"/>
              <w:ind w:firstLine="315" w:end="0"/>
              <w:jc w:val="start"/>
              <w:rPr/>
            </w:pPr>
            <w:r>
              <w:rPr>
                <w:sz w:val="24"/>
                <w:lang w:val="en-US"/>
              </w:rPr>
              <w:t>rep</w:t>
            </w:r>
            <w:r>
              <w:rPr>
                <w:b/>
                <w:bCs/>
                <w:sz w:val="24"/>
                <w:lang w:val="en-US"/>
              </w:rPr>
              <w:t>i</w:t>
            </w:r>
            <w:r>
              <w:rPr>
                <w:sz w:val="24"/>
                <w:lang w:val="en-US"/>
              </w:rPr>
              <w:t>tan</w:t>
            </w:r>
          </w:p>
          <w:p>
            <w:pPr>
              <w:pStyle w:val="Normal1"/>
              <w:spacing w:lineRule="auto" w:line="240"/>
              <w:ind w:firstLine="315" w:end="0"/>
              <w:jc w:val="start"/>
              <w:rPr>
                <w:sz w:val="24"/>
                <w:lang w:val="en-US"/>
              </w:rPr>
            </w:pPr>
            <w:r>
              <w:rPr>
                <w:sz w:val="24"/>
                <w:lang w:val="en-US"/>
              </w:rPr>
            </w:r>
          </w:p>
        </w:tc>
        <w:tc>
          <w:tcPr>
            <w:tcW w:w="1772" w:type="dxa"/>
            <w:tcBorders>
              <w:start w:val="single" w:sz="6" w:space="0" w:color="000000"/>
              <w:bottom w:val="single" w:sz="6" w:space="0" w:color="000000"/>
              <w:end w:val="single" w:sz="6" w:space="0" w:color="000000"/>
            </w:tcBorders>
          </w:tcPr>
          <w:p>
            <w:pPr>
              <w:pStyle w:val="Normal1"/>
              <w:spacing w:lineRule="auto" w:line="240"/>
              <w:ind w:firstLine="385" w:end="0"/>
              <w:jc w:val="start"/>
              <w:rPr/>
            </w:pPr>
            <w:r>
              <w:rPr>
                <w:sz w:val="24"/>
                <w:lang w:val="en-US"/>
              </w:rPr>
              <w:t>rep</w:t>
            </w:r>
            <w:r>
              <w:rPr>
                <w:b/>
                <w:bCs/>
                <w:sz w:val="24"/>
                <w:lang w:val="en-US"/>
              </w:rPr>
              <w:t>i</w:t>
            </w:r>
            <w:r>
              <w:rPr>
                <w:sz w:val="24"/>
                <w:lang w:val="en-US"/>
              </w:rPr>
              <w:t>tan</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bottom w:val="single" w:sz="6" w:space="0" w:color="000000"/>
              <w:end w:val="single" w:sz="6" w:space="0" w:color="000000"/>
            </w:tcBorders>
          </w:tcPr>
          <w:p>
            <w:pPr>
              <w:pStyle w:val="Normal1"/>
              <w:spacing w:lineRule="auto" w:line="240"/>
              <w:ind w:firstLine="314" w:end="0"/>
              <w:jc w:val="start"/>
              <w:rPr/>
            </w:pPr>
            <w:r>
              <w:rPr>
                <w:sz w:val="24"/>
                <w:lang w:val="en-US"/>
              </w:rPr>
              <w:t>rep</w:t>
            </w:r>
            <w:r>
              <w:rPr>
                <w:b/>
                <w:bCs/>
                <w:sz w:val="24"/>
                <w:lang w:val="en-US"/>
              </w:rPr>
              <w:t>i</w:t>
            </w:r>
            <w:r>
              <w:rPr>
                <w:sz w:val="24"/>
                <w:lang w:val="en-US"/>
              </w:rPr>
              <w:t>tieron</w:t>
            </w:r>
          </w:p>
          <w:p>
            <w:pPr>
              <w:pStyle w:val="Normal1"/>
              <w:spacing w:lineRule="auto" w:line="240"/>
              <w:ind w:firstLine="314" w:end="0"/>
              <w:jc w:val="start"/>
              <w:rPr>
                <w:sz w:val="24"/>
                <w:lang w:val="en-US"/>
              </w:rPr>
            </w:pPr>
            <w:r>
              <w:rPr>
                <w:sz w:val="24"/>
                <w:lang w:val="en-US"/>
              </w:rPr>
            </w:r>
          </w:p>
        </w:tc>
        <w:tc>
          <w:tcPr>
            <w:tcW w:w="1772" w:type="dxa"/>
            <w:tcBorders>
              <w:start w:val="single" w:sz="6" w:space="0" w:color="000000"/>
              <w:bottom w:val="single" w:sz="6" w:space="0" w:color="000000"/>
              <w:end w:val="single" w:sz="6" w:space="0" w:color="000000"/>
            </w:tcBorders>
          </w:tcPr>
          <w:p>
            <w:pPr>
              <w:pStyle w:val="Normal1"/>
              <w:spacing w:lineRule="auto" w:line="240"/>
              <w:ind w:start="385" w:end="0"/>
              <w:jc w:val="start"/>
              <w:rPr/>
            </w:pPr>
            <w:r>
              <w:rPr>
                <w:sz w:val="24"/>
                <w:lang w:val="en-US"/>
              </w:rPr>
              <w:t>rep</w:t>
            </w:r>
            <w:r>
              <w:rPr>
                <w:b/>
                <w:bCs/>
                <w:sz w:val="24"/>
                <w:lang w:val="en-US"/>
              </w:rPr>
              <w:t>i</w:t>
            </w:r>
            <w:r>
              <w:rPr>
                <w:sz w:val="24"/>
                <w:lang w:val="en-US"/>
              </w:rPr>
              <w:t>tieran (rep</w:t>
            </w:r>
            <w:r>
              <w:rPr>
                <w:b/>
                <w:bCs/>
                <w:sz w:val="24"/>
                <w:lang w:val="en-US"/>
              </w:rPr>
              <w:t>i</w:t>
            </w:r>
            <w:r>
              <w:rPr>
                <w:sz w:val="24"/>
                <w:lang w:val="en-US"/>
              </w:rPr>
              <w:t>tiesen)</w:t>
            </w:r>
          </w:p>
          <w:p>
            <w:pPr>
              <w:pStyle w:val="Normal1"/>
              <w:spacing w:lineRule="auto" w:line="240"/>
              <w:ind w:start="385" w:end="0"/>
              <w:jc w:val="start"/>
              <w:rPr>
                <w:sz w:val="24"/>
                <w:lang w:val="en-US"/>
              </w:rPr>
            </w:pPr>
            <w:r>
              <w:rPr>
                <w:sz w:val="24"/>
                <w:lang w:val="en-US"/>
              </w:rPr>
            </w:r>
          </w:p>
        </w:tc>
        <w:tc>
          <w:tcPr>
            <w:tcW w:w="1772" w:type="dxa"/>
            <w:tcBorders>
              <w:start w:val="single" w:sz="6" w:space="0" w:color="000000"/>
              <w:bottom w:val="single" w:sz="6" w:space="0" w:color="000000"/>
              <w:end w:val="single" w:sz="6" w:space="0" w:color="000000"/>
            </w:tcBorders>
          </w:tcPr>
          <w:p>
            <w:pPr>
              <w:pStyle w:val="Normal1"/>
              <w:spacing w:lineRule="auto" w:line="240"/>
              <w:ind w:firstLine="314" w:end="0"/>
              <w:jc w:val="start"/>
              <w:rPr>
                <w:sz w:val="24"/>
              </w:rPr>
            </w:pPr>
            <w:r>
              <w:rPr>
                <w:sz w:val="24"/>
                <w:lang w:val="en-US"/>
              </w:rPr>
              <w:t>rep</w:t>
            </w:r>
            <w:r>
              <w:rPr>
                <w:b/>
                <w:bCs/>
                <w:sz w:val="24"/>
                <w:lang w:val="en-US"/>
              </w:rPr>
              <w:t>i</w:t>
            </w:r>
            <w:r>
              <w:rPr>
                <w:sz w:val="24"/>
                <w:lang w:val="en-US"/>
              </w:rPr>
              <w:t>tieren</w:t>
            </w:r>
          </w:p>
          <w:p>
            <w:pPr>
              <w:pStyle w:val="Normal1"/>
              <w:spacing w:lineRule="auto" w:line="240"/>
              <w:ind w:firstLine="314" w:end="0"/>
              <w:jc w:val="start"/>
              <w:rPr>
                <w:sz w:val="24"/>
              </w:rPr>
            </w:pPr>
            <w:r>
              <w:rPr>
                <w:sz w:val="24"/>
              </w:rPr>
            </w:r>
          </w:p>
        </w:tc>
      </w:tr>
      <w:tr>
        <w:trPr>
          <w:trHeight w:val="340" w:hRule="exact"/>
        </w:trPr>
        <w:tc>
          <w:tcPr>
            <w:tcW w:w="3544" w:type="dxa"/>
            <w:gridSpan w:val="2"/>
            <w:tcBorders>
              <w:top w:val="single" w:sz="6" w:space="0" w:color="000000"/>
              <w:end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3544"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i/>
                <w:iCs/>
                <w:sz w:val="24"/>
                <w:lang w:val="en-US"/>
              </w:rPr>
              <w:t>gerundio</w:t>
            </w:r>
            <w:r>
              <w:rPr>
                <w:sz w:val="24"/>
              </w:rPr>
              <w:t xml:space="preserve"> — </w:t>
            </w:r>
            <w:r>
              <w:rPr>
                <w:sz w:val="24"/>
                <w:lang w:val="en-US"/>
              </w:rPr>
              <w:t>repitiendo</w:t>
            </w:r>
          </w:p>
          <w:p>
            <w:pPr>
              <w:pStyle w:val="Normal1"/>
              <w:spacing w:lineRule="auto" w:line="240"/>
              <w:jc w:val="center"/>
              <w:rPr>
                <w:sz w:val="24"/>
              </w:rPr>
            </w:pPr>
            <w:r>
              <w:rPr>
                <w:sz w:val="24"/>
              </w:rPr>
            </w:r>
          </w:p>
        </w:tc>
        <w:tc>
          <w:tcPr>
            <w:tcW w:w="3544" w:type="dxa"/>
            <w:gridSpan w:val="2"/>
            <w:tcBorders>
              <w:top w:val="single" w:sz="6" w:space="0" w:color="000000"/>
              <w:start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К третьей группе относятся:</w:t>
      </w:r>
    </w:p>
    <w:p>
      <w:pPr>
        <w:pStyle w:val="Normal1"/>
        <w:spacing w:lineRule="auto" w:line="240"/>
        <w:ind w:firstLine="284" w:end="0"/>
        <w:rPr/>
      </w:pPr>
      <w:r>
        <w:rPr>
          <w:sz w:val="24"/>
        </w:rPr>
        <w:t xml:space="preserve">а) глаголы, оканчивающиеся на </w:t>
      </w:r>
      <w:r>
        <w:rPr>
          <w:b/>
          <w:sz w:val="24"/>
        </w:rPr>
        <w:t>-</w:t>
      </w:r>
      <w:r>
        <w:rPr>
          <w:b/>
          <w:sz w:val="24"/>
          <w:lang w:val="en-US"/>
        </w:rPr>
        <w:t>ebir</w:t>
      </w:r>
      <w:r>
        <w:rPr>
          <w:b/>
          <w:sz w:val="24"/>
        </w:rPr>
        <w:t>, -</w:t>
      </w:r>
      <w:r>
        <w:rPr>
          <w:b/>
          <w:sz w:val="24"/>
          <w:lang w:val="en-US"/>
        </w:rPr>
        <w:t>estir</w:t>
      </w:r>
      <w:r>
        <w:rPr>
          <w:b/>
          <w:sz w:val="24"/>
        </w:rPr>
        <w:t>, -</w:t>
      </w:r>
      <w:r>
        <w:rPr>
          <w:b/>
          <w:sz w:val="24"/>
          <w:lang w:val="en-US"/>
        </w:rPr>
        <w:t>edir</w:t>
      </w:r>
      <w:r>
        <w:rPr>
          <w:b/>
          <w:sz w:val="24"/>
        </w:rPr>
        <w:t>, -</w:t>
      </w:r>
      <w:r>
        <w:rPr>
          <w:b/>
          <w:sz w:val="24"/>
          <w:lang w:val="en-US"/>
        </w:rPr>
        <w:t>enchir</w:t>
      </w:r>
      <w:r>
        <w:rPr>
          <w:b/>
          <w:sz w:val="24"/>
        </w:rPr>
        <w:t>, -</w:t>
      </w:r>
      <w:r>
        <w:rPr>
          <w:b/>
          <w:sz w:val="24"/>
          <w:lang w:val="en-US"/>
        </w:rPr>
        <w:t>etir</w:t>
      </w:r>
      <w:r>
        <w:rPr>
          <w:b/>
          <w:sz w:val="24"/>
        </w:rPr>
        <w:t>, -</w:t>
      </w:r>
      <w:r>
        <w:rPr>
          <w:b/>
          <w:sz w:val="24"/>
          <w:lang w:val="en-US"/>
        </w:rPr>
        <w:t>emir</w:t>
      </w:r>
      <w:r>
        <w:rPr>
          <w:b/>
          <w:sz w:val="24"/>
        </w:rPr>
        <w:t>, -</w:t>
      </w:r>
      <w:r>
        <w:rPr>
          <w:b/>
          <w:sz w:val="24"/>
          <w:lang w:val="en-US"/>
        </w:rPr>
        <w:t>endir</w:t>
      </w:r>
      <w:r>
        <w:rPr>
          <w:sz w:val="24"/>
        </w:rPr>
        <w:t>.</w:t>
      </w:r>
    </w:p>
    <w:p>
      <w:pPr>
        <w:pStyle w:val="Normal1"/>
        <w:spacing w:lineRule="auto" w:line="240"/>
        <w:ind w:firstLine="284" w:end="0"/>
        <w:rPr/>
      </w:pPr>
      <w:r>
        <w:rPr>
          <w:sz w:val="24"/>
        </w:rPr>
        <w:t xml:space="preserve">К этим глаголам примыкает и </w:t>
      </w:r>
      <w:r>
        <w:rPr>
          <w:b/>
          <w:sz w:val="24"/>
          <w:lang w:val="en-US"/>
        </w:rPr>
        <w:t>servir</w:t>
      </w:r>
      <w:r>
        <w:rPr>
          <w:sz w:val="24"/>
        </w:rPr>
        <w:t>. Все они не имеют каких-либо других изменений, кроме указанных выше;</w:t>
      </w:r>
    </w:p>
    <w:p>
      <w:pPr>
        <w:pStyle w:val="Normal1"/>
        <w:spacing w:lineRule="auto" w:line="240"/>
        <w:ind w:firstLine="284" w:end="0"/>
        <w:rPr/>
      </w:pPr>
      <w:r>
        <w:rPr>
          <w:sz w:val="24"/>
        </w:rPr>
        <w:t>б) глаголы, которые оканчиваются на -</w:t>
      </w:r>
      <w:r>
        <w:rPr>
          <w:b/>
          <w:sz w:val="24"/>
          <w:lang w:val="en-US"/>
        </w:rPr>
        <w:t>eir</w:t>
      </w:r>
      <w:r>
        <w:rPr>
          <w:sz w:val="24"/>
        </w:rPr>
        <w:t xml:space="preserve"> и -</w:t>
      </w:r>
      <w:r>
        <w:rPr>
          <w:b/>
          <w:sz w:val="24"/>
          <w:lang w:val="en-US"/>
        </w:rPr>
        <w:t>e</w:t>
      </w:r>
      <w:r>
        <w:rPr>
          <w:b/>
          <w:sz w:val="24"/>
        </w:rPr>
        <w:t>ñ</w:t>
      </w:r>
      <w:r>
        <w:rPr>
          <w:b/>
          <w:sz w:val="24"/>
          <w:lang w:val="en-US"/>
        </w:rPr>
        <w:t>ir</w:t>
      </w:r>
      <w:r>
        <w:rPr>
          <w:sz w:val="24"/>
        </w:rPr>
        <w:t xml:space="preserve">. Они имеют, кроме того, орфографическую особенность: при совмещении двух </w:t>
      </w:r>
      <w:r>
        <w:rPr>
          <w:b/>
          <w:sz w:val="24"/>
          <w:lang w:val="en-US"/>
        </w:rPr>
        <w:t>i</w:t>
      </w:r>
      <w:r>
        <w:rPr>
          <w:sz w:val="24"/>
        </w:rPr>
        <w:t xml:space="preserve"> одно из них опускается. Например, в 3 лице </w:t>
      </w:r>
      <w:r>
        <w:rPr>
          <w:sz w:val="24"/>
          <w:lang w:val="en-US"/>
        </w:rPr>
        <w:t>pret</w:t>
      </w:r>
      <w:r>
        <w:rPr>
          <w:sz w:val="24"/>
        </w:rPr>
        <w:t>é</w:t>
      </w:r>
      <w:r>
        <w:rPr>
          <w:sz w:val="24"/>
          <w:lang w:val="en-US"/>
        </w:rPr>
        <w:t>rito</w:t>
      </w:r>
      <w:r>
        <w:rPr>
          <w:sz w:val="24"/>
        </w:rPr>
        <w:t xml:space="preserve"> </w:t>
      </w:r>
      <w:r>
        <w:rPr>
          <w:sz w:val="24"/>
          <w:lang w:val="en-US"/>
        </w:rPr>
        <w:t>indefinido</w:t>
      </w:r>
      <w:r>
        <w:rPr>
          <w:sz w:val="24"/>
        </w:rPr>
        <w:t xml:space="preserve"> </w:t>
      </w:r>
      <w:r>
        <w:rPr>
          <w:sz w:val="24"/>
          <w:lang w:val="en-US"/>
        </w:rPr>
        <w:t>de</w:t>
      </w:r>
      <w:r>
        <w:rPr>
          <w:sz w:val="24"/>
        </w:rPr>
        <w:t xml:space="preserve"> </w:t>
      </w:r>
      <w:r>
        <w:rPr>
          <w:sz w:val="24"/>
          <w:lang w:val="en-US"/>
        </w:rPr>
        <w:t>indicativo</w:t>
      </w:r>
      <w:r>
        <w:rPr>
          <w:sz w:val="24"/>
        </w:rPr>
        <w:t xml:space="preserve"> глагола </w:t>
      </w:r>
      <w:r>
        <w:rPr>
          <w:sz w:val="24"/>
          <w:lang w:val="en-US"/>
        </w:rPr>
        <w:t>re</w:t>
      </w:r>
      <w:r>
        <w:rPr>
          <w:sz w:val="24"/>
        </w:rPr>
        <w:t>í</w:t>
      </w:r>
      <w:r>
        <w:rPr>
          <w:sz w:val="24"/>
          <w:lang w:val="en-US"/>
        </w:rPr>
        <w:t>r</w:t>
      </w:r>
      <w:r>
        <w:rPr>
          <w:sz w:val="24"/>
        </w:rPr>
        <w:t xml:space="preserve"> вместо </w:t>
      </w:r>
      <w:r>
        <w:rPr>
          <w:sz w:val="24"/>
          <w:lang w:val="en-US"/>
        </w:rPr>
        <w:t>riy</w:t>
      </w:r>
      <w:r>
        <w:rPr>
          <w:sz w:val="24"/>
        </w:rPr>
        <w:t xml:space="preserve">ó пишется </w:t>
      </w:r>
      <w:r>
        <w:rPr>
          <w:sz w:val="24"/>
          <w:lang w:val="en-US"/>
        </w:rPr>
        <w:t>ri</w:t>
      </w:r>
      <w:r>
        <w:rPr>
          <w:sz w:val="24"/>
        </w:rPr>
        <w:t>ó. Ниже приводится вы</w:t>
        <w:softHyphen/>
        <w:t>борочная таблица спряжения этого глагола.</w:t>
      </w:r>
    </w:p>
    <w:p>
      <w:pPr>
        <w:pStyle w:val="Normal1"/>
        <w:spacing w:lineRule="auto" w:line="240"/>
        <w:ind w:firstLine="284" w:end="0"/>
        <w:jc w:val="center"/>
        <w:rPr/>
      </w:pPr>
      <w:r>
        <w:rPr/>
        <w:t>Reir</w:t>
      </w:r>
    </w:p>
    <w:tbl>
      <w:tblPr>
        <w:tblW w:w="10773" w:type="dxa"/>
        <w:jc w:val="start"/>
        <w:tblInd w:w="40" w:type="dxa"/>
        <w:tblLayout w:type="fixed"/>
        <w:tblCellMar>
          <w:top w:w="0" w:type="dxa"/>
          <w:start w:w="40" w:type="dxa"/>
          <w:bottom w:w="0" w:type="dxa"/>
          <w:end w:w="40" w:type="dxa"/>
        </w:tblCellMar>
      </w:tblPr>
      <w:tblGrid>
        <w:gridCol w:w="1795"/>
        <w:gridCol w:w="1749"/>
        <w:gridCol w:w="1842"/>
        <w:gridCol w:w="1844"/>
        <w:gridCol w:w="1747"/>
        <w:gridCol w:w="1796"/>
      </w:tblGrid>
      <w:tr>
        <w:trPr>
          <w:trHeight w:val="930" w:hRule="exact"/>
        </w:trPr>
        <w:tc>
          <w:tcPr>
            <w:tcW w:w="179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Presente de  indicativo</w:t>
            </w:r>
          </w:p>
          <w:p>
            <w:pPr>
              <w:pStyle w:val="Normal1"/>
              <w:spacing w:lineRule="auto" w:line="240"/>
              <w:jc w:val="center"/>
              <w:rPr>
                <w:i/>
                <w:i/>
                <w:sz w:val="24"/>
                <w:lang w:val="en-US"/>
              </w:rPr>
            </w:pPr>
            <w:r>
              <w:rPr>
                <w:i/>
                <w:sz w:val="24"/>
                <w:lang w:val="en-US"/>
              </w:rPr>
            </w:r>
          </w:p>
        </w:tc>
        <w:tc>
          <w:tcPr>
            <w:tcW w:w="1749"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Presente de subjuntivo</w:t>
            </w:r>
          </w:p>
          <w:p>
            <w:pPr>
              <w:pStyle w:val="Normal1"/>
              <w:spacing w:lineRule="auto" w:line="240"/>
              <w:jc w:val="center"/>
              <w:rPr>
                <w:i/>
                <w:i/>
                <w:sz w:val="24"/>
                <w:lang w:val="en-US"/>
              </w:rPr>
            </w:pPr>
            <w:r>
              <w:rPr>
                <w:i/>
                <w:sz w:val="24"/>
                <w:lang w:val="en-US"/>
              </w:rPr>
            </w:r>
          </w:p>
        </w:tc>
        <w:tc>
          <w:tcPr>
            <w:tcW w:w="184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Imperativo</w:t>
            </w:r>
          </w:p>
          <w:p>
            <w:pPr>
              <w:pStyle w:val="Normal1"/>
              <w:spacing w:lineRule="auto" w:line="240"/>
              <w:jc w:val="center"/>
              <w:rPr>
                <w:i/>
                <w:i/>
                <w:sz w:val="24"/>
                <w:lang w:val="en-US"/>
              </w:rPr>
            </w:pPr>
            <w:r>
              <w:rPr>
                <w:i/>
                <w:sz w:val="24"/>
                <w:lang w:val="en-US"/>
              </w:rPr>
            </w:r>
          </w:p>
        </w:tc>
        <w:tc>
          <w:tcPr>
            <w:tcW w:w="1844"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Pretérito indefinido de indicativo</w:t>
            </w:r>
          </w:p>
          <w:p>
            <w:pPr>
              <w:pStyle w:val="Normal1"/>
              <w:spacing w:lineRule="auto" w:line="240"/>
              <w:jc w:val="center"/>
              <w:rPr>
                <w:i/>
                <w:i/>
                <w:sz w:val="24"/>
                <w:lang w:val="en-US"/>
              </w:rPr>
            </w:pPr>
            <w:r>
              <w:rPr>
                <w:i/>
                <w:sz w:val="24"/>
                <w:lang w:val="en-US"/>
              </w:rPr>
            </w:r>
          </w:p>
        </w:tc>
        <w:tc>
          <w:tcPr>
            <w:tcW w:w="174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Pretérito imperfecto de subjuntivo</w:t>
            </w:r>
          </w:p>
          <w:p>
            <w:pPr>
              <w:pStyle w:val="Normal1"/>
              <w:spacing w:lineRule="auto" w:line="240"/>
              <w:jc w:val="center"/>
              <w:rPr>
                <w:i/>
                <w:i/>
                <w:sz w:val="24"/>
                <w:lang w:val="en-US"/>
              </w:rPr>
            </w:pPr>
            <w:r>
              <w:rPr>
                <w:i/>
                <w:sz w:val="24"/>
                <w:lang w:val="en-US"/>
              </w:rPr>
            </w:r>
          </w:p>
        </w:tc>
        <w:tc>
          <w:tcPr>
            <w:tcW w:w="1796" w:type="dxa"/>
            <w:tcBorders>
              <w:top w:val="single" w:sz="6" w:space="0" w:color="000000"/>
              <w:start w:val="single" w:sz="6" w:space="0" w:color="000000"/>
              <w:bottom w:val="single" w:sz="6" w:space="0" w:color="000000"/>
              <w:end w:val="single" w:sz="4" w:space="0" w:color="000000"/>
            </w:tcBorders>
          </w:tcPr>
          <w:p>
            <w:pPr>
              <w:pStyle w:val="Normal1"/>
              <w:spacing w:lineRule="auto" w:line="240"/>
              <w:jc w:val="center"/>
              <w:rPr>
                <w:i/>
                <w:i/>
                <w:sz w:val="24"/>
                <w:lang w:val="en-US"/>
              </w:rPr>
            </w:pPr>
            <w:r>
              <w:rPr>
                <w:i/>
                <w:sz w:val="24"/>
                <w:lang w:val="en-US"/>
              </w:rPr>
              <w:t>Future imperfecto de subjuntivo</w:t>
            </w:r>
          </w:p>
          <w:p>
            <w:pPr>
              <w:pStyle w:val="Normal1"/>
              <w:spacing w:lineRule="auto" w:line="240"/>
              <w:jc w:val="center"/>
              <w:rPr>
                <w:i/>
                <w:i/>
                <w:sz w:val="24"/>
                <w:lang w:val="en-US"/>
              </w:rPr>
            </w:pPr>
            <w:r>
              <w:rPr>
                <w:i/>
                <w:sz w:val="24"/>
                <w:lang w:val="en-US"/>
              </w:rPr>
            </w:r>
          </w:p>
        </w:tc>
      </w:tr>
      <w:tr>
        <w:trPr>
          <w:trHeight w:val="260" w:hRule="exact"/>
        </w:trPr>
        <w:tc>
          <w:tcPr>
            <w:tcW w:w="1795" w:type="dxa"/>
            <w:tcBorders>
              <w:top w:val="single" w:sz="6" w:space="0" w:color="000000"/>
              <w:start w:val="single" w:sz="6" w:space="0" w:color="000000"/>
              <w:end w:val="single" w:sz="6" w:space="0" w:color="000000"/>
            </w:tcBorders>
          </w:tcPr>
          <w:p>
            <w:pPr>
              <w:pStyle w:val="Normal1"/>
              <w:spacing w:lineRule="auto" w:line="240"/>
              <w:ind w:firstLine="527" w:end="0"/>
              <w:jc w:val="start"/>
              <w:rPr/>
            </w:pPr>
            <w:r>
              <w:rPr>
                <w:sz w:val="24"/>
                <w:lang w:val="en-US"/>
              </w:rPr>
              <w:t>r</w:t>
            </w:r>
            <w:r>
              <w:rPr>
                <w:b/>
                <w:bCs/>
                <w:sz w:val="24"/>
                <w:lang w:val="en-US"/>
              </w:rPr>
              <w:t>í</w:t>
            </w:r>
            <w:r>
              <w:rPr>
                <w:sz w:val="24"/>
                <w:lang w:val="en-US"/>
              </w:rPr>
              <w:t>o</w:t>
            </w:r>
          </w:p>
          <w:p>
            <w:pPr>
              <w:pStyle w:val="Normal1"/>
              <w:spacing w:lineRule="auto" w:line="240"/>
              <w:ind w:firstLine="527" w:end="0"/>
              <w:jc w:val="start"/>
              <w:rPr>
                <w:sz w:val="24"/>
                <w:lang w:val="en-US"/>
              </w:rPr>
            </w:pPr>
            <w:r>
              <w:rPr>
                <w:sz w:val="24"/>
                <w:lang w:val="en-US"/>
              </w:rPr>
            </w:r>
          </w:p>
        </w:tc>
        <w:tc>
          <w:tcPr>
            <w:tcW w:w="1749" w:type="dxa"/>
            <w:tcBorders>
              <w:top w:val="single" w:sz="6" w:space="0" w:color="000000"/>
              <w:start w:val="single" w:sz="6" w:space="0" w:color="000000"/>
              <w:end w:val="single" w:sz="6" w:space="0" w:color="000000"/>
            </w:tcBorders>
          </w:tcPr>
          <w:p>
            <w:pPr>
              <w:pStyle w:val="Normal1"/>
              <w:spacing w:lineRule="auto" w:line="240"/>
              <w:ind w:firstLine="433" w:end="0"/>
              <w:jc w:val="start"/>
              <w:rPr/>
            </w:pPr>
            <w:r>
              <w:rPr>
                <w:sz w:val="24"/>
                <w:lang w:val="en-US"/>
              </w:rPr>
              <w:t>r</w:t>
            </w:r>
            <w:r>
              <w:rPr>
                <w:b/>
                <w:bCs/>
                <w:sz w:val="24"/>
                <w:lang w:val="en-US"/>
              </w:rPr>
              <w:t>í</w:t>
            </w:r>
            <w:r>
              <w:rPr>
                <w:sz w:val="24"/>
                <w:lang w:val="en-US"/>
              </w:rPr>
              <w:t>a</w:t>
            </w:r>
          </w:p>
          <w:p>
            <w:pPr>
              <w:pStyle w:val="Normal1"/>
              <w:spacing w:lineRule="auto" w:line="240"/>
              <w:ind w:firstLine="433" w:end="0"/>
              <w:jc w:val="start"/>
              <w:rPr>
                <w:sz w:val="24"/>
                <w:lang w:val="en-US"/>
              </w:rPr>
            </w:pPr>
            <w:r>
              <w:rPr>
                <w:sz w:val="24"/>
                <w:lang w:val="en-US"/>
              </w:rPr>
            </w:r>
          </w:p>
        </w:tc>
        <w:tc>
          <w:tcPr>
            <w:tcW w:w="1842" w:type="dxa"/>
            <w:tcBorders>
              <w:top w:val="single" w:sz="6" w:space="0" w:color="000000"/>
              <w:start w:val="single" w:sz="6" w:space="0" w:color="000000"/>
              <w:end w:val="single" w:sz="6" w:space="0" w:color="000000"/>
            </w:tcBorders>
          </w:tcPr>
          <w:p>
            <w:pPr>
              <w:pStyle w:val="Normal1"/>
              <w:spacing w:lineRule="auto" w:line="240"/>
              <w:ind w:firstLine="338" w:end="0"/>
              <w:jc w:val="start"/>
              <w:rPr>
                <w:sz w:val="24"/>
                <w:lang w:val="en-US"/>
              </w:rPr>
            </w:pPr>
            <w:r>
              <w:rPr>
                <w:sz w:val="24"/>
                <w:lang w:val="en-US"/>
              </w:rPr>
              <w:t>—</w:t>
            </w:r>
          </w:p>
          <w:p>
            <w:pPr>
              <w:pStyle w:val="Normal1"/>
              <w:spacing w:lineRule="auto" w:line="240"/>
              <w:ind w:firstLine="338" w:end="0"/>
              <w:jc w:val="start"/>
              <w:rPr>
                <w:sz w:val="24"/>
                <w:lang w:val="en-US"/>
              </w:rPr>
            </w:pPr>
            <w:r>
              <w:rPr>
                <w:sz w:val="24"/>
                <w:lang w:val="en-US"/>
              </w:rPr>
            </w:r>
          </w:p>
        </w:tc>
        <w:tc>
          <w:tcPr>
            <w:tcW w:w="1844" w:type="dxa"/>
            <w:tcBorders>
              <w:top w:val="single" w:sz="6" w:space="0" w:color="000000"/>
              <w:start w:val="single" w:sz="6" w:space="0" w:color="000000"/>
              <w:end w:val="single" w:sz="6" w:space="0" w:color="000000"/>
            </w:tcBorders>
          </w:tcPr>
          <w:p>
            <w:pPr>
              <w:pStyle w:val="Normal1"/>
              <w:spacing w:lineRule="auto" w:line="240"/>
              <w:ind w:firstLine="386" w:end="0"/>
              <w:jc w:val="start"/>
              <w:rPr>
                <w:sz w:val="24"/>
                <w:lang w:val="en-US"/>
              </w:rPr>
            </w:pPr>
            <w:r>
              <w:rPr>
                <w:sz w:val="24"/>
                <w:lang w:val="en-US"/>
              </w:rPr>
              <w:t>re</w:t>
            </w:r>
            <w:r>
              <w:rPr>
                <w:b/>
                <w:bCs/>
                <w:sz w:val="24"/>
                <w:lang w:val="en-US"/>
              </w:rPr>
              <w:t>í</w:t>
            </w:r>
          </w:p>
          <w:p>
            <w:pPr>
              <w:pStyle w:val="Normal1"/>
              <w:spacing w:lineRule="auto" w:line="240"/>
              <w:ind w:firstLine="386" w:end="0"/>
              <w:jc w:val="start"/>
              <w:rPr>
                <w:sz w:val="24"/>
                <w:lang w:val="en-US"/>
              </w:rPr>
            </w:pPr>
            <w:r>
              <w:rPr>
                <w:sz w:val="24"/>
                <w:lang w:val="en-US"/>
              </w:rPr>
            </w:r>
          </w:p>
        </w:tc>
        <w:tc>
          <w:tcPr>
            <w:tcW w:w="1747" w:type="dxa"/>
            <w:tcBorders>
              <w:top w:val="single" w:sz="6" w:space="0" w:color="000000"/>
              <w:start w:val="single" w:sz="6" w:space="0" w:color="000000"/>
              <w:end w:val="single" w:sz="6" w:space="0" w:color="000000"/>
            </w:tcBorders>
          </w:tcPr>
          <w:p>
            <w:pPr>
              <w:pStyle w:val="Normal1"/>
              <w:spacing w:lineRule="auto" w:line="240"/>
              <w:ind w:firstLine="433" w:end="0"/>
              <w:jc w:val="start"/>
              <w:rPr/>
            </w:pPr>
            <w:r>
              <w:rPr>
                <w:sz w:val="24"/>
                <w:lang w:val="en-US"/>
              </w:rPr>
              <w:t>r</w:t>
            </w:r>
            <w:r>
              <w:rPr>
                <w:b/>
                <w:bCs/>
                <w:sz w:val="24"/>
                <w:lang w:val="en-US"/>
              </w:rPr>
              <w:t>í</w:t>
            </w:r>
            <w:r>
              <w:rPr>
                <w:sz w:val="24"/>
                <w:lang w:val="en-US"/>
              </w:rPr>
              <w:t>era</w:t>
            </w:r>
          </w:p>
          <w:p>
            <w:pPr>
              <w:pStyle w:val="Normal1"/>
              <w:spacing w:lineRule="auto" w:line="240"/>
              <w:ind w:firstLine="433" w:end="0"/>
              <w:jc w:val="start"/>
              <w:rPr>
                <w:sz w:val="24"/>
                <w:lang w:val="en-US"/>
              </w:rPr>
            </w:pPr>
            <w:r>
              <w:rPr>
                <w:sz w:val="24"/>
                <w:lang w:val="en-US"/>
              </w:rPr>
            </w:r>
          </w:p>
        </w:tc>
        <w:tc>
          <w:tcPr>
            <w:tcW w:w="1796" w:type="dxa"/>
            <w:tcBorders>
              <w:top w:val="single" w:sz="6" w:space="0" w:color="000000"/>
              <w:start w:val="single" w:sz="6" w:space="0" w:color="000000"/>
              <w:end w:val="single" w:sz="4" w:space="0" w:color="000000"/>
            </w:tcBorders>
          </w:tcPr>
          <w:p>
            <w:pPr>
              <w:pStyle w:val="Normal1"/>
              <w:spacing w:lineRule="auto" w:line="240"/>
              <w:ind w:firstLine="339" w:end="0"/>
              <w:jc w:val="start"/>
              <w:rPr/>
            </w:pPr>
            <w:r>
              <w:rPr>
                <w:sz w:val="24"/>
                <w:lang w:val="en-US"/>
              </w:rPr>
              <w:t>r</w:t>
            </w:r>
            <w:r>
              <w:rPr>
                <w:b/>
                <w:bCs/>
                <w:sz w:val="24"/>
                <w:lang w:val="en-US"/>
              </w:rPr>
              <w:t>i</w:t>
            </w:r>
            <w:r>
              <w:rPr>
                <w:sz w:val="24"/>
                <w:lang w:val="en-US"/>
              </w:rPr>
              <w:t>ere</w:t>
            </w:r>
          </w:p>
          <w:p>
            <w:pPr>
              <w:pStyle w:val="Normal1"/>
              <w:spacing w:lineRule="auto" w:line="240"/>
              <w:ind w:firstLine="339" w:end="0"/>
              <w:jc w:val="start"/>
              <w:rPr>
                <w:sz w:val="24"/>
                <w:lang w:val="en-US"/>
              </w:rPr>
            </w:pPr>
            <w:r>
              <w:rPr>
                <w:sz w:val="24"/>
                <w:lang w:val="en-US"/>
              </w:rPr>
            </w:r>
          </w:p>
        </w:tc>
      </w:tr>
      <w:tr>
        <w:trPr>
          <w:trHeight w:val="240" w:hRule="exact"/>
        </w:trPr>
        <w:tc>
          <w:tcPr>
            <w:tcW w:w="1795" w:type="dxa"/>
            <w:tcBorders>
              <w:start w:val="single" w:sz="6" w:space="0" w:color="000000"/>
              <w:end w:val="single" w:sz="6" w:space="0" w:color="000000"/>
            </w:tcBorders>
          </w:tcPr>
          <w:p>
            <w:pPr>
              <w:pStyle w:val="Normal1"/>
              <w:snapToGrid w:val="false"/>
              <w:spacing w:lineRule="auto" w:line="240"/>
              <w:ind w:firstLine="527" w:end="0"/>
              <w:jc w:val="start"/>
              <w:rPr>
                <w:sz w:val="24"/>
                <w:lang w:val="en-US"/>
              </w:rPr>
            </w:pPr>
            <w:r>
              <w:rPr>
                <w:sz w:val="24"/>
                <w:lang w:val="en-US"/>
              </w:rPr>
            </w:r>
          </w:p>
          <w:p>
            <w:pPr>
              <w:pStyle w:val="Normal1"/>
              <w:spacing w:lineRule="auto" w:line="240"/>
              <w:ind w:firstLine="527" w:end="0"/>
              <w:jc w:val="start"/>
              <w:rPr>
                <w:sz w:val="24"/>
                <w:lang w:val="en-US"/>
              </w:rPr>
            </w:pPr>
            <w:r>
              <w:rPr>
                <w:sz w:val="24"/>
                <w:lang w:val="en-US"/>
              </w:rPr>
            </w:r>
          </w:p>
        </w:tc>
        <w:tc>
          <w:tcPr>
            <w:tcW w:w="1749" w:type="dxa"/>
            <w:tcBorders>
              <w:start w:val="single" w:sz="6" w:space="0" w:color="000000"/>
              <w:end w:val="single" w:sz="6" w:space="0" w:color="000000"/>
            </w:tcBorders>
          </w:tcPr>
          <w:p>
            <w:pPr>
              <w:pStyle w:val="Normal1"/>
              <w:snapToGrid w:val="false"/>
              <w:spacing w:lineRule="auto" w:line="240"/>
              <w:ind w:firstLine="433" w:end="0"/>
              <w:jc w:val="start"/>
              <w:rPr>
                <w:sz w:val="24"/>
                <w:lang w:val="en-US"/>
              </w:rPr>
            </w:pPr>
            <w:r>
              <w:rPr>
                <w:sz w:val="24"/>
                <w:lang w:val="en-US"/>
              </w:rPr>
            </w:r>
          </w:p>
          <w:p>
            <w:pPr>
              <w:pStyle w:val="Normal1"/>
              <w:spacing w:lineRule="auto" w:line="240"/>
              <w:ind w:firstLine="433" w:end="0"/>
              <w:jc w:val="start"/>
              <w:rPr>
                <w:sz w:val="24"/>
                <w:lang w:val="en-US"/>
              </w:rPr>
            </w:pPr>
            <w:r>
              <w:rPr>
                <w:sz w:val="24"/>
                <w:lang w:val="en-US"/>
              </w:rPr>
            </w:r>
          </w:p>
        </w:tc>
        <w:tc>
          <w:tcPr>
            <w:tcW w:w="1842" w:type="dxa"/>
            <w:tcBorders>
              <w:start w:val="single" w:sz="6" w:space="0" w:color="000000"/>
              <w:end w:val="single" w:sz="6" w:space="0" w:color="000000"/>
            </w:tcBorders>
          </w:tcPr>
          <w:p>
            <w:pPr>
              <w:pStyle w:val="Normal1"/>
              <w:snapToGrid w:val="false"/>
              <w:spacing w:lineRule="auto" w:line="240"/>
              <w:ind w:firstLine="338" w:end="0"/>
              <w:jc w:val="start"/>
              <w:rPr>
                <w:sz w:val="24"/>
                <w:lang w:val="en-US"/>
              </w:rPr>
            </w:pPr>
            <w:r>
              <w:rPr>
                <w:sz w:val="24"/>
                <w:lang w:val="en-US"/>
              </w:rPr>
            </w:r>
          </w:p>
          <w:p>
            <w:pPr>
              <w:pStyle w:val="Normal1"/>
              <w:spacing w:lineRule="auto" w:line="240"/>
              <w:ind w:firstLine="338" w:end="0"/>
              <w:jc w:val="start"/>
              <w:rPr>
                <w:sz w:val="24"/>
                <w:lang w:val="en-US"/>
              </w:rPr>
            </w:pPr>
            <w:r>
              <w:rPr>
                <w:sz w:val="24"/>
                <w:lang w:val="en-US"/>
              </w:rPr>
            </w:r>
          </w:p>
        </w:tc>
        <w:tc>
          <w:tcPr>
            <w:tcW w:w="1844" w:type="dxa"/>
            <w:tcBorders>
              <w:start w:val="single" w:sz="6" w:space="0" w:color="000000"/>
              <w:end w:val="single" w:sz="6" w:space="0" w:color="000000"/>
            </w:tcBorders>
          </w:tcPr>
          <w:p>
            <w:pPr>
              <w:pStyle w:val="Normal1"/>
              <w:snapToGrid w:val="false"/>
              <w:spacing w:lineRule="auto" w:line="240"/>
              <w:ind w:firstLine="386" w:end="0"/>
              <w:jc w:val="start"/>
              <w:rPr>
                <w:sz w:val="24"/>
                <w:lang w:val="en-US"/>
              </w:rPr>
            </w:pPr>
            <w:r>
              <w:rPr>
                <w:sz w:val="24"/>
                <w:lang w:val="en-US"/>
              </w:rPr>
            </w:r>
          </w:p>
          <w:p>
            <w:pPr>
              <w:pStyle w:val="Normal1"/>
              <w:spacing w:lineRule="auto" w:line="240"/>
              <w:ind w:firstLine="386" w:end="0"/>
              <w:jc w:val="start"/>
              <w:rPr>
                <w:sz w:val="24"/>
                <w:lang w:val="en-US"/>
              </w:rPr>
            </w:pPr>
            <w:r>
              <w:rPr>
                <w:sz w:val="24"/>
                <w:lang w:val="en-US"/>
              </w:rPr>
            </w:r>
          </w:p>
        </w:tc>
        <w:tc>
          <w:tcPr>
            <w:tcW w:w="1747" w:type="dxa"/>
            <w:tcBorders>
              <w:start w:val="single" w:sz="6" w:space="0" w:color="000000"/>
              <w:end w:val="single" w:sz="6" w:space="0" w:color="000000"/>
            </w:tcBorders>
          </w:tcPr>
          <w:p>
            <w:pPr>
              <w:pStyle w:val="Normal1"/>
              <w:spacing w:lineRule="auto" w:line="240"/>
              <w:ind w:firstLine="433" w:end="0"/>
              <w:jc w:val="start"/>
              <w:rPr/>
            </w:pPr>
            <w:r>
              <w:rPr>
                <w:sz w:val="24"/>
                <w:lang w:val="en-US"/>
              </w:rPr>
              <w:t>(r</w:t>
            </w:r>
            <w:r>
              <w:rPr>
                <w:b/>
                <w:bCs/>
                <w:sz w:val="24"/>
                <w:lang w:val="en-US"/>
              </w:rPr>
              <w:t>í</w:t>
            </w:r>
            <w:r>
              <w:rPr>
                <w:sz w:val="24"/>
                <w:lang w:val="en-US"/>
              </w:rPr>
              <w:t>ese)</w:t>
            </w:r>
          </w:p>
          <w:p>
            <w:pPr>
              <w:pStyle w:val="Normal1"/>
              <w:spacing w:lineRule="auto" w:line="240"/>
              <w:ind w:firstLine="433" w:end="0"/>
              <w:jc w:val="start"/>
              <w:rPr>
                <w:sz w:val="24"/>
                <w:lang w:val="en-US"/>
              </w:rPr>
            </w:pPr>
            <w:r>
              <w:rPr>
                <w:sz w:val="24"/>
                <w:lang w:val="en-US"/>
              </w:rPr>
            </w:r>
          </w:p>
        </w:tc>
        <w:tc>
          <w:tcPr>
            <w:tcW w:w="1796" w:type="dxa"/>
            <w:tcBorders>
              <w:start w:val="single" w:sz="6" w:space="0" w:color="000000"/>
              <w:end w:val="single" w:sz="4" w:space="0" w:color="000000"/>
            </w:tcBorders>
          </w:tcPr>
          <w:p>
            <w:pPr>
              <w:pStyle w:val="Normal1"/>
              <w:snapToGrid w:val="false"/>
              <w:spacing w:lineRule="auto" w:line="240"/>
              <w:ind w:firstLine="339" w:end="0"/>
              <w:jc w:val="start"/>
              <w:rPr>
                <w:sz w:val="24"/>
                <w:lang w:val="en-US"/>
              </w:rPr>
            </w:pPr>
            <w:r>
              <w:rPr>
                <w:sz w:val="24"/>
                <w:lang w:val="en-US"/>
              </w:rPr>
            </w:r>
          </w:p>
          <w:p>
            <w:pPr>
              <w:pStyle w:val="Normal1"/>
              <w:spacing w:lineRule="auto" w:line="240"/>
              <w:ind w:firstLine="339" w:end="0"/>
              <w:jc w:val="start"/>
              <w:rPr>
                <w:sz w:val="24"/>
                <w:lang w:val="en-US"/>
              </w:rPr>
            </w:pPr>
            <w:r>
              <w:rPr>
                <w:sz w:val="24"/>
                <w:lang w:val="en-US"/>
              </w:rPr>
            </w:r>
          </w:p>
        </w:tc>
      </w:tr>
      <w:tr>
        <w:trPr>
          <w:trHeight w:val="240" w:hRule="exact"/>
        </w:trPr>
        <w:tc>
          <w:tcPr>
            <w:tcW w:w="1795" w:type="dxa"/>
            <w:tcBorders>
              <w:start w:val="single" w:sz="6" w:space="0" w:color="000000"/>
              <w:end w:val="single" w:sz="6" w:space="0" w:color="000000"/>
            </w:tcBorders>
          </w:tcPr>
          <w:p>
            <w:pPr>
              <w:pStyle w:val="Normal1"/>
              <w:spacing w:lineRule="auto" w:line="240"/>
              <w:ind w:firstLine="527" w:end="0"/>
              <w:jc w:val="start"/>
              <w:rPr/>
            </w:pPr>
            <w:r>
              <w:rPr>
                <w:sz w:val="24"/>
                <w:lang w:val="en-US"/>
              </w:rPr>
              <w:t>r</w:t>
            </w:r>
            <w:r>
              <w:rPr>
                <w:b/>
                <w:bCs/>
                <w:sz w:val="24"/>
                <w:lang w:val="en-US"/>
              </w:rPr>
              <w:t>í</w:t>
            </w:r>
            <w:r>
              <w:rPr>
                <w:sz w:val="24"/>
                <w:lang w:val="en-US"/>
              </w:rPr>
              <w:t>es</w:t>
            </w:r>
          </w:p>
          <w:p>
            <w:pPr>
              <w:pStyle w:val="Normal1"/>
              <w:spacing w:lineRule="auto" w:line="240"/>
              <w:ind w:firstLine="527" w:end="0"/>
              <w:jc w:val="start"/>
              <w:rPr>
                <w:sz w:val="24"/>
                <w:lang w:val="en-US"/>
              </w:rPr>
            </w:pPr>
            <w:r>
              <w:rPr>
                <w:sz w:val="24"/>
                <w:lang w:val="en-US"/>
              </w:rPr>
            </w:r>
          </w:p>
        </w:tc>
        <w:tc>
          <w:tcPr>
            <w:tcW w:w="1749" w:type="dxa"/>
            <w:tcBorders>
              <w:start w:val="single" w:sz="6" w:space="0" w:color="000000"/>
              <w:end w:val="single" w:sz="6" w:space="0" w:color="000000"/>
            </w:tcBorders>
          </w:tcPr>
          <w:p>
            <w:pPr>
              <w:pStyle w:val="Normal1"/>
              <w:spacing w:lineRule="auto" w:line="240"/>
              <w:ind w:firstLine="433" w:end="0"/>
              <w:jc w:val="start"/>
              <w:rPr/>
            </w:pPr>
            <w:r>
              <w:rPr>
                <w:sz w:val="24"/>
                <w:lang w:val="en-US"/>
              </w:rPr>
              <w:t>r</w:t>
            </w:r>
            <w:r>
              <w:rPr>
                <w:b/>
                <w:bCs/>
                <w:sz w:val="24"/>
                <w:lang w:val="en-US"/>
              </w:rPr>
              <w:t>í</w:t>
            </w:r>
            <w:r>
              <w:rPr>
                <w:sz w:val="24"/>
                <w:lang w:val="en-US"/>
              </w:rPr>
              <w:t>as</w:t>
            </w:r>
          </w:p>
          <w:p>
            <w:pPr>
              <w:pStyle w:val="Normal1"/>
              <w:spacing w:lineRule="auto" w:line="240"/>
              <w:ind w:firstLine="433" w:end="0"/>
              <w:jc w:val="start"/>
              <w:rPr>
                <w:sz w:val="24"/>
                <w:lang w:val="en-US"/>
              </w:rPr>
            </w:pPr>
            <w:r>
              <w:rPr>
                <w:sz w:val="24"/>
                <w:lang w:val="en-US"/>
              </w:rPr>
            </w:r>
          </w:p>
        </w:tc>
        <w:tc>
          <w:tcPr>
            <w:tcW w:w="1842" w:type="dxa"/>
            <w:tcBorders>
              <w:start w:val="single" w:sz="6" w:space="0" w:color="000000"/>
              <w:end w:val="single" w:sz="6" w:space="0" w:color="000000"/>
            </w:tcBorders>
          </w:tcPr>
          <w:p>
            <w:pPr>
              <w:pStyle w:val="Normal1"/>
              <w:spacing w:lineRule="auto" w:line="240"/>
              <w:ind w:firstLine="338" w:end="0"/>
              <w:jc w:val="start"/>
              <w:rPr/>
            </w:pPr>
            <w:r>
              <w:rPr>
                <w:sz w:val="24"/>
                <w:lang w:val="en-US"/>
              </w:rPr>
              <w:t>r</w:t>
            </w:r>
            <w:r>
              <w:rPr>
                <w:b/>
                <w:bCs/>
                <w:sz w:val="24"/>
                <w:lang w:val="en-US"/>
              </w:rPr>
              <w:t>í</w:t>
            </w:r>
            <w:r>
              <w:rPr>
                <w:sz w:val="24"/>
                <w:lang w:val="en-US"/>
              </w:rPr>
              <w:t>e</w:t>
            </w:r>
          </w:p>
          <w:p>
            <w:pPr>
              <w:pStyle w:val="Normal1"/>
              <w:spacing w:lineRule="auto" w:line="240"/>
              <w:ind w:firstLine="338" w:end="0"/>
              <w:jc w:val="start"/>
              <w:rPr>
                <w:sz w:val="24"/>
                <w:lang w:val="en-US"/>
              </w:rPr>
            </w:pPr>
            <w:r>
              <w:rPr>
                <w:sz w:val="24"/>
                <w:lang w:val="en-US"/>
              </w:rPr>
            </w:r>
          </w:p>
        </w:tc>
        <w:tc>
          <w:tcPr>
            <w:tcW w:w="1844" w:type="dxa"/>
            <w:tcBorders>
              <w:start w:val="single" w:sz="6" w:space="0" w:color="000000"/>
              <w:end w:val="single" w:sz="6" w:space="0" w:color="000000"/>
            </w:tcBorders>
          </w:tcPr>
          <w:p>
            <w:pPr>
              <w:pStyle w:val="Normal1"/>
              <w:spacing w:lineRule="auto" w:line="240"/>
              <w:ind w:firstLine="386" w:end="0"/>
              <w:jc w:val="start"/>
              <w:rPr/>
            </w:pPr>
            <w:r>
              <w:rPr>
                <w:sz w:val="24"/>
                <w:lang w:val="en-US"/>
              </w:rPr>
              <w:t>Re</w:t>
            </w:r>
            <w:r>
              <w:rPr>
                <w:b/>
                <w:bCs/>
                <w:sz w:val="24"/>
                <w:lang w:val="en-US"/>
              </w:rPr>
              <w:t>i</w:t>
            </w:r>
            <w:r>
              <w:rPr>
                <w:sz w:val="24"/>
                <w:lang w:val="en-US"/>
              </w:rPr>
              <w:t>ste</w:t>
            </w:r>
          </w:p>
          <w:p>
            <w:pPr>
              <w:pStyle w:val="Normal1"/>
              <w:spacing w:lineRule="auto" w:line="240"/>
              <w:ind w:firstLine="386" w:end="0"/>
              <w:jc w:val="start"/>
              <w:rPr>
                <w:sz w:val="24"/>
                <w:lang w:val="en-US"/>
              </w:rPr>
            </w:pPr>
            <w:r>
              <w:rPr>
                <w:sz w:val="24"/>
                <w:lang w:val="en-US"/>
              </w:rPr>
            </w:r>
          </w:p>
        </w:tc>
        <w:tc>
          <w:tcPr>
            <w:tcW w:w="1747" w:type="dxa"/>
            <w:tcBorders>
              <w:start w:val="single" w:sz="6" w:space="0" w:color="000000"/>
              <w:end w:val="single" w:sz="6" w:space="0" w:color="000000"/>
            </w:tcBorders>
          </w:tcPr>
          <w:p>
            <w:pPr>
              <w:pStyle w:val="Normal1"/>
              <w:spacing w:lineRule="auto" w:line="240"/>
              <w:ind w:firstLine="433" w:end="0"/>
              <w:jc w:val="start"/>
              <w:rPr/>
            </w:pPr>
            <w:r>
              <w:rPr>
                <w:sz w:val="24"/>
                <w:lang w:val="en-US"/>
              </w:rPr>
              <w:t>r</w:t>
            </w:r>
            <w:r>
              <w:rPr>
                <w:b/>
                <w:bCs/>
                <w:sz w:val="24"/>
                <w:lang w:val="en-US"/>
              </w:rPr>
              <w:t>í</w:t>
            </w:r>
            <w:r>
              <w:rPr>
                <w:sz w:val="24"/>
                <w:lang w:val="en-US"/>
              </w:rPr>
              <w:t>eras</w:t>
            </w:r>
          </w:p>
          <w:p>
            <w:pPr>
              <w:pStyle w:val="Normal1"/>
              <w:spacing w:lineRule="auto" w:line="240"/>
              <w:ind w:firstLine="433" w:end="0"/>
              <w:jc w:val="start"/>
              <w:rPr>
                <w:sz w:val="24"/>
                <w:lang w:val="en-US"/>
              </w:rPr>
            </w:pPr>
            <w:r>
              <w:rPr>
                <w:sz w:val="24"/>
                <w:lang w:val="en-US"/>
              </w:rPr>
            </w:r>
          </w:p>
        </w:tc>
        <w:tc>
          <w:tcPr>
            <w:tcW w:w="1796" w:type="dxa"/>
            <w:tcBorders>
              <w:start w:val="single" w:sz="6" w:space="0" w:color="000000"/>
              <w:end w:val="single" w:sz="4" w:space="0" w:color="000000"/>
            </w:tcBorders>
          </w:tcPr>
          <w:p>
            <w:pPr>
              <w:pStyle w:val="Normal1"/>
              <w:spacing w:lineRule="auto" w:line="240"/>
              <w:ind w:firstLine="339" w:end="0"/>
              <w:jc w:val="start"/>
              <w:rPr/>
            </w:pPr>
            <w:r>
              <w:rPr>
                <w:sz w:val="24"/>
                <w:lang w:val="en-US"/>
              </w:rPr>
              <w:t>r</w:t>
            </w:r>
            <w:r>
              <w:rPr>
                <w:b/>
                <w:bCs/>
                <w:sz w:val="24"/>
                <w:lang w:val="en-US"/>
              </w:rPr>
              <w:t>i</w:t>
            </w:r>
            <w:r>
              <w:rPr>
                <w:sz w:val="24"/>
                <w:lang w:val="en-US"/>
              </w:rPr>
              <w:t>eres</w:t>
            </w:r>
          </w:p>
          <w:p>
            <w:pPr>
              <w:pStyle w:val="Normal1"/>
              <w:spacing w:lineRule="auto" w:line="240"/>
              <w:ind w:firstLine="339" w:end="0"/>
              <w:jc w:val="start"/>
              <w:rPr>
                <w:sz w:val="24"/>
                <w:lang w:val="en-US"/>
              </w:rPr>
            </w:pPr>
            <w:r>
              <w:rPr>
                <w:sz w:val="24"/>
                <w:lang w:val="en-US"/>
              </w:rPr>
            </w:r>
          </w:p>
        </w:tc>
      </w:tr>
      <w:tr>
        <w:trPr>
          <w:trHeight w:val="240" w:hRule="exact"/>
        </w:trPr>
        <w:tc>
          <w:tcPr>
            <w:tcW w:w="1795" w:type="dxa"/>
            <w:tcBorders>
              <w:start w:val="single" w:sz="6" w:space="0" w:color="000000"/>
              <w:end w:val="single" w:sz="6" w:space="0" w:color="000000"/>
            </w:tcBorders>
          </w:tcPr>
          <w:p>
            <w:pPr>
              <w:pStyle w:val="Normal1"/>
              <w:snapToGrid w:val="false"/>
              <w:spacing w:lineRule="auto" w:line="240"/>
              <w:ind w:firstLine="527" w:end="0"/>
              <w:jc w:val="start"/>
              <w:rPr>
                <w:sz w:val="24"/>
                <w:lang w:val="en-US"/>
              </w:rPr>
            </w:pPr>
            <w:r>
              <w:rPr>
                <w:sz w:val="24"/>
                <w:lang w:val="en-US"/>
              </w:rPr>
            </w:r>
          </w:p>
          <w:p>
            <w:pPr>
              <w:pStyle w:val="Normal1"/>
              <w:spacing w:lineRule="auto" w:line="240"/>
              <w:ind w:firstLine="527" w:end="0"/>
              <w:jc w:val="start"/>
              <w:rPr>
                <w:sz w:val="24"/>
                <w:lang w:val="en-US"/>
              </w:rPr>
            </w:pPr>
            <w:r>
              <w:rPr>
                <w:sz w:val="24"/>
                <w:lang w:val="en-US"/>
              </w:rPr>
            </w:r>
          </w:p>
        </w:tc>
        <w:tc>
          <w:tcPr>
            <w:tcW w:w="1749" w:type="dxa"/>
            <w:tcBorders>
              <w:start w:val="single" w:sz="6" w:space="0" w:color="000000"/>
              <w:end w:val="single" w:sz="6" w:space="0" w:color="000000"/>
            </w:tcBorders>
          </w:tcPr>
          <w:p>
            <w:pPr>
              <w:pStyle w:val="Normal1"/>
              <w:snapToGrid w:val="false"/>
              <w:spacing w:lineRule="auto" w:line="240"/>
              <w:ind w:firstLine="433" w:end="0"/>
              <w:jc w:val="start"/>
              <w:rPr>
                <w:sz w:val="24"/>
                <w:lang w:val="en-US"/>
              </w:rPr>
            </w:pPr>
            <w:r>
              <w:rPr>
                <w:sz w:val="24"/>
                <w:lang w:val="en-US"/>
              </w:rPr>
            </w:r>
          </w:p>
          <w:p>
            <w:pPr>
              <w:pStyle w:val="Normal1"/>
              <w:spacing w:lineRule="auto" w:line="240"/>
              <w:ind w:firstLine="433" w:end="0"/>
              <w:jc w:val="start"/>
              <w:rPr>
                <w:sz w:val="24"/>
                <w:lang w:val="en-US"/>
              </w:rPr>
            </w:pPr>
            <w:r>
              <w:rPr>
                <w:sz w:val="24"/>
                <w:lang w:val="en-US"/>
              </w:rPr>
            </w:r>
          </w:p>
        </w:tc>
        <w:tc>
          <w:tcPr>
            <w:tcW w:w="1842" w:type="dxa"/>
            <w:tcBorders>
              <w:start w:val="single" w:sz="6" w:space="0" w:color="000000"/>
              <w:end w:val="single" w:sz="6" w:space="0" w:color="000000"/>
            </w:tcBorders>
          </w:tcPr>
          <w:p>
            <w:pPr>
              <w:pStyle w:val="Normal1"/>
              <w:snapToGrid w:val="false"/>
              <w:spacing w:lineRule="auto" w:line="240"/>
              <w:ind w:firstLine="338" w:end="0"/>
              <w:jc w:val="start"/>
              <w:rPr>
                <w:sz w:val="24"/>
                <w:lang w:val="en-US"/>
              </w:rPr>
            </w:pPr>
            <w:r>
              <w:rPr>
                <w:sz w:val="24"/>
                <w:lang w:val="en-US"/>
              </w:rPr>
            </w:r>
          </w:p>
          <w:p>
            <w:pPr>
              <w:pStyle w:val="Normal1"/>
              <w:spacing w:lineRule="auto" w:line="240"/>
              <w:ind w:firstLine="338" w:end="0"/>
              <w:jc w:val="start"/>
              <w:rPr>
                <w:sz w:val="24"/>
                <w:lang w:val="en-US"/>
              </w:rPr>
            </w:pPr>
            <w:r>
              <w:rPr>
                <w:sz w:val="24"/>
                <w:lang w:val="en-US"/>
              </w:rPr>
            </w:r>
          </w:p>
        </w:tc>
        <w:tc>
          <w:tcPr>
            <w:tcW w:w="1844" w:type="dxa"/>
            <w:tcBorders>
              <w:start w:val="single" w:sz="6" w:space="0" w:color="000000"/>
              <w:end w:val="single" w:sz="6" w:space="0" w:color="000000"/>
            </w:tcBorders>
          </w:tcPr>
          <w:p>
            <w:pPr>
              <w:pStyle w:val="Normal1"/>
              <w:snapToGrid w:val="false"/>
              <w:spacing w:lineRule="auto" w:line="240"/>
              <w:ind w:firstLine="386" w:end="0"/>
              <w:jc w:val="start"/>
              <w:rPr>
                <w:sz w:val="24"/>
                <w:lang w:val="en-US"/>
              </w:rPr>
            </w:pPr>
            <w:r>
              <w:rPr>
                <w:sz w:val="24"/>
                <w:lang w:val="en-US"/>
              </w:rPr>
            </w:r>
          </w:p>
          <w:p>
            <w:pPr>
              <w:pStyle w:val="Normal1"/>
              <w:spacing w:lineRule="auto" w:line="240"/>
              <w:ind w:firstLine="386" w:end="0"/>
              <w:jc w:val="start"/>
              <w:rPr>
                <w:sz w:val="24"/>
                <w:lang w:val="en-US"/>
              </w:rPr>
            </w:pPr>
            <w:r>
              <w:rPr>
                <w:sz w:val="24"/>
                <w:lang w:val="en-US"/>
              </w:rPr>
            </w:r>
          </w:p>
        </w:tc>
        <w:tc>
          <w:tcPr>
            <w:tcW w:w="1747" w:type="dxa"/>
            <w:tcBorders>
              <w:start w:val="single" w:sz="6" w:space="0" w:color="000000"/>
              <w:end w:val="single" w:sz="6" w:space="0" w:color="000000"/>
            </w:tcBorders>
          </w:tcPr>
          <w:p>
            <w:pPr>
              <w:pStyle w:val="Normal1"/>
              <w:spacing w:lineRule="auto" w:line="240"/>
              <w:ind w:firstLine="433" w:end="0"/>
              <w:jc w:val="start"/>
              <w:rPr/>
            </w:pPr>
            <w:r>
              <w:rPr>
                <w:sz w:val="24"/>
                <w:lang w:val="en-US"/>
              </w:rPr>
              <w:t>(r</w:t>
            </w:r>
            <w:r>
              <w:rPr>
                <w:b/>
                <w:bCs/>
                <w:sz w:val="24"/>
                <w:lang w:val="en-US"/>
              </w:rPr>
              <w:t>í</w:t>
            </w:r>
            <w:r>
              <w:rPr>
                <w:sz w:val="24"/>
                <w:lang w:val="en-US"/>
              </w:rPr>
              <w:t>eses)</w:t>
            </w:r>
          </w:p>
          <w:p>
            <w:pPr>
              <w:pStyle w:val="Normal1"/>
              <w:spacing w:lineRule="auto" w:line="240"/>
              <w:ind w:firstLine="433" w:end="0"/>
              <w:jc w:val="start"/>
              <w:rPr>
                <w:sz w:val="24"/>
                <w:lang w:val="en-US"/>
              </w:rPr>
            </w:pPr>
            <w:r>
              <w:rPr>
                <w:sz w:val="24"/>
                <w:lang w:val="en-US"/>
              </w:rPr>
            </w:r>
          </w:p>
        </w:tc>
        <w:tc>
          <w:tcPr>
            <w:tcW w:w="1796" w:type="dxa"/>
            <w:tcBorders>
              <w:start w:val="single" w:sz="6" w:space="0" w:color="000000"/>
              <w:end w:val="single" w:sz="4" w:space="0" w:color="000000"/>
            </w:tcBorders>
          </w:tcPr>
          <w:p>
            <w:pPr>
              <w:pStyle w:val="Normal1"/>
              <w:snapToGrid w:val="false"/>
              <w:spacing w:lineRule="auto" w:line="240"/>
              <w:ind w:firstLine="339" w:end="0"/>
              <w:jc w:val="start"/>
              <w:rPr>
                <w:sz w:val="24"/>
                <w:lang w:val="en-US"/>
              </w:rPr>
            </w:pPr>
            <w:r>
              <w:rPr>
                <w:sz w:val="24"/>
                <w:lang w:val="en-US"/>
              </w:rPr>
            </w:r>
          </w:p>
          <w:p>
            <w:pPr>
              <w:pStyle w:val="Normal1"/>
              <w:spacing w:lineRule="auto" w:line="240"/>
              <w:ind w:firstLine="339" w:end="0"/>
              <w:jc w:val="start"/>
              <w:rPr>
                <w:sz w:val="24"/>
                <w:lang w:val="en-US"/>
              </w:rPr>
            </w:pPr>
            <w:r>
              <w:rPr>
                <w:sz w:val="24"/>
                <w:lang w:val="en-US"/>
              </w:rPr>
            </w:r>
          </w:p>
        </w:tc>
      </w:tr>
      <w:tr>
        <w:trPr>
          <w:trHeight w:val="240" w:hRule="exact"/>
        </w:trPr>
        <w:tc>
          <w:tcPr>
            <w:tcW w:w="1795" w:type="dxa"/>
            <w:tcBorders>
              <w:start w:val="single" w:sz="6" w:space="0" w:color="000000"/>
              <w:end w:val="single" w:sz="6" w:space="0" w:color="000000"/>
            </w:tcBorders>
          </w:tcPr>
          <w:p>
            <w:pPr>
              <w:pStyle w:val="Normal1"/>
              <w:spacing w:lineRule="auto" w:line="240"/>
              <w:ind w:firstLine="527" w:end="0"/>
              <w:jc w:val="start"/>
              <w:rPr/>
            </w:pPr>
            <w:r>
              <w:rPr>
                <w:sz w:val="24"/>
                <w:lang w:val="en-US"/>
              </w:rPr>
              <w:t>r</w:t>
            </w:r>
            <w:r>
              <w:rPr>
                <w:b/>
                <w:bCs/>
                <w:sz w:val="24"/>
                <w:lang w:val="en-US"/>
              </w:rPr>
              <w:t>í</w:t>
            </w:r>
            <w:r>
              <w:rPr>
                <w:sz w:val="24"/>
                <w:lang w:val="en-US"/>
              </w:rPr>
              <w:t>e</w:t>
            </w:r>
          </w:p>
          <w:p>
            <w:pPr>
              <w:pStyle w:val="Normal1"/>
              <w:spacing w:lineRule="auto" w:line="240"/>
              <w:ind w:firstLine="527" w:end="0"/>
              <w:jc w:val="start"/>
              <w:rPr>
                <w:sz w:val="24"/>
                <w:lang w:val="en-US"/>
              </w:rPr>
            </w:pPr>
            <w:r>
              <w:rPr>
                <w:sz w:val="24"/>
                <w:lang w:val="en-US"/>
              </w:rPr>
            </w:r>
          </w:p>
        </w:tc>
        <w:tc>
          <w:tcPr>
            <w:tcW w:w="1749" w:type="dxa"/>
            <w:tcBorders>
              <w:start w:val="single" w:sz="6" w:space="0" w:color="000000"/>
              <w:end w:val="single" w:sz="6" w:space="0" w:color="000000"/>
            </w:tcBorders>
          </w:tcPr>
          <w:p>
            <w:pPr>
              <w:pStyle w:val="Normal1"/>
              <w:spacing w:lineRule="auto" w:line="240"/>
              <w:ind w:firstLine="433" w:end="0"/>
              <w:jc w:val="start"/>
              <w:rPr/>
            </w:pPr>
            <w:r>
              <w:rPr>
                <w:sz w:val="24"/>
                <w:lang w:val="en-US"/>
              </w:rPr>
              <w:t>r</w:t>
            </w:r>
            <w:r>
              <w:rPr>
                <w:b/>
                <w:bCs/>
                <w:sz w:val="24"/>
                <w:lang w:val="en-US"/>
              </w:rPr>
              <w:t>í</w:t>
            </w:r>
            <w:r>
              <w:rPr>
                <w:sz w:val="24"/>
                <w:lang w:val="en-US"/>
              </w:rPr>
              <w:t>a</w:t>
            </w:r>
          </w:p>
          <w:p>
            <w:pPr>
              <w:pStyle w:val="Normal1"/>
              <w:spacing w:lineRule="auto" w:line="240"/>
              <w:ind w:firstLine="433" w:end="0"/>
              <w:jc w:val="start"/>
              <w:rPr>
                <w:sz w:val="24"/>
                <w:lang w:val="en-US"/>
              </w:rPr>
            </w:pPr>
            <w:r>
              <w:rPr>
                <w:sz w:val="24"/>
                <w:lang w:val="en-US"/>
              </w:rPr>
            </w:r>
          </w:p>
        </w:tc>
        <w:tc>
          <w:tcPr>
            <w:tcW w:w="1842" w:type="dxa"/>
            <w:tcBorders>
              <w:start w:val="single" w:sz="6" w:space="0" w:color="000000"/>
              <w:end w:val="single" w:sz="6" w:space="0" w:color="000000"/>
            </w:tcBorders>
          </w:tcPr>
          <w:p>
            <w:pPr>
              <w:pStyle w:val="Normal1"/>
              <w:spacing w:lineRule="auto" w:line="240"/>
              <w:ind w:firstLine="338" w:end="0"/>
              <w:jc w:val="start"/>
              <w:rPr/>
            </w:pPr>
            <w:r>
              <w:rPr>
                <w:sz w:val="24"/>
                <w:lang w:val="en-US"/>
              </w:rPr>
              <w:t>r</w:t>
            </w:r>
            <w:r>
              <w:rPr>
                <w:b/>
                <w:bCs/>
                <w:sz w:val="24"/>
                <w:lang w:val="en-US"/>
              </w:rPr>
              <w:t>í</w:t>
            </w:r>
            <w:r>
              <w:rPr>
                <w:sz w:val="24"/>
                <w:lang w:val="en-US"/>
              </w:rPr>
              <w:t>a</w:t>
            </w:r>
          </w:p>
          <w:p>
            <w:pPr>
              <w:pStyle w:val="Normal1"/>
              <w:spacing w:lineRule="auto" w:line="240"/>
              <w:ind w:firstLine="338" w:end="0"/>
              <w:jc w:val="start"/>
              <w:rPr>
                <w:sz w:val="24"/>
                <w:lang w:val="en-US"/>
              </w:rPr>
            </w:pPr>
            <w:r>
              <w:rPr>
                <w:sz w:val="24"/>
                <w:lang w:val="en-US"/>
              </w:rPr>
            </w:r>
          </w:p>
        </w:tc>
        <w:tc>
          <w:tcPr>
            <w:tcW w:w="1844" w:type="dxa"/>
            <w:tcBorders>
              <w:start w:val="single" w:sz="6" w:space="0" w:color="000000"/>
              <w:end w:val="single" w:sz="6" w:space="0" w:color="000000"/>
            </w:tcBorders>
          </w:tcPr>
          <w:p>
            <w:pPr>
              <w:pStyle w:val="Normal1"/>
              <w:spacing w:lineRule="auto" w:line="240"/>
              <w:ind w:firstLine="386" w:end="0"/>
              <w:jc w:val="start"/>
              <w:rPr/>
            </w:pPr>
            <w:r>
              <w:rPr>
                <w:sz w:val="24"/>
                <w:lang w:val="en-US"/>
              </w:rPr>
              <w:t>r</w:t>
            </w:r>
            <w:r>
              <w:rPr>
                <w:b/>
                <w:bCs/>
                <w:sz w:val="24"/>
                <w:lang w:val="en-US"/>
              </w:rPr>
              <w:t>i</w:t>
            </w:r>
            <w:r>
              <w:rPr>
                <w:sz w:val="24"/>
                <w:lang w:val="en-US"/>
              </w:rPr>
              <w:t>ó</w:t>
            </w:r>
          </w:p>
          <w:p>
            <w:pPr>
              <w:pStyle w:val="Normal1"/>
              <w:spacing w:lineRule="auto" w:line="240"/>
              <w:ind w:firstLine="386" w:end="0"/>
              <w:jc w:val="start"/>
              <w:rPr>
                <w:sz w:val="24"/>
                <w:lang w:val="en-US"/>
              </w:rPr>
            </w:pPr>
            <w:r>
              <w:rPr>
                <w:sz w:val="24"/>
                <w:lang w:val="en-US"/>
              </w:rPr>
            </w:r>
          </w:p>
        </w:tc>
        <w:tc>
          <w:tcPr>
            <w:tcW w:w="1747" w:type="dxa"/>
            <w:tcBorders>
              <w:start w:val="single" w:sz="6" w:space="0" w:color="000000"/>
              <w:end w:val="single" w:sz="6" w:space="0" w:color="000000"/>
            </w:tcBorders>
          </w:tcPr>
          <w:p>
            <w:pPr>
              <w:pStyle w:val="Normal1"/>
              <w:spacing w:lineRule="auto" w:line="240"/>
              <w:ind w:firstLine="433" w:end="0"/>
              <w:jc w:val="start"/>
              <w:rPr/>
            </w:pPr>
            <w:r>
              <w:rPr>
                <w:sz w:val="24"/>
                <w:lang w:val="en-US"/>
              </w:rPr>
              <w:t>r</w:t>
            </w:r>
            <w:r>
              <w:rPr>
                <w:b/>
                <w:bCs/>
                <w:sz w:val="24"/>
                <w:lang w:val="en-US"/>
              </w:rPr>
              <w:t>í</w:t>
            </w:r>
            <w:r>
              <w:rPr>
                <w:sz w:val="24"/>
                <w:lang w:val="en-US"/>
              </w:rPr>
              <w:t>era</w:t>
            </w:r>
          </w:p>
          <w:p>
            <w:pPr>
              <w:pStyle w:val="Normal1"/>
              <w:spacing w:lineRule="auto" w:line="240"/>
              <w:ind w:firstLine="433" w:end="0"/>
              <w:jc w:val="start"/>
              <w:rPr>
                <w:sz w:val="24"/>
                <w:lang w:val="en-US"/>
              </w:rPr>
            </w:pPr>
            <w:r>
              <w:rPr>
                <w:sz w:val="24"/>
                <w:lang w:val="en-US"/>
              </w:rPr>
            </w:r>
          </w:p>
        </w:tc>
        <w:tc>
          <w:tcPr>
            <w:tcW w:w="1796" w:type="dxa"/>
            <w:tcBorders>
              <w:start w:val="single" w:sz="6" w:space="0" w:color="000000"/>
              <w:end w:val="single" w:sz="4" w:space="0" w:color="000000"/>
            </w:tcBorders>
          </w:tcPr>
          <w:p>
            <w:pPr>
              <w:pStyle w:val="Normal1"/>
              <w:spacing w:lineRule="auto" w:line="240"/>
              <w:ind w:firstLine="339" w:end="0"/>
              <w:jc w:val="start"/>
              <w:rPr/>
            </w:pPr>
            <w:r>
              <w:rPr>
                <w:sz w:val="24"/>
                <w:lang w:val="en-US"/>
              </w:rPr>
              <w:t>r</w:t>
            </w:r>
            <w:r>
              <w:rPr>
                <w:b/>
                <w:bCs/>
                <w:sz w:val="24"/>
                <w:lang w:val="en-US"/>
              </w:rPr>
              <w:t>i</w:t>
            </w:r>
            <w:r>
              <w:rPr>
                <w:sz w:val="24"/>
                <w:lang w:val="en-US"/>
              </w:rPr>
              <w:t>ere</w:t>
            </w:r>
          </w:p>
          <w:p>
            <w:pPr>
              <w:pStyle w:val="Normal1"/>
              <w:spacing w:lineRule="auto" w:line="240"/>
              <w:ind w:firstLine="339" w:end="0"/>
              <w:jc w:val="start"/>
              <w:rPr>
                <w:sz w:val="24"/>
                <w:lang w:val="en-US"/>
              </w:rPr>
            </w:pPr>
            <w:r>
              <w:rPr>
                <w:sz w:val="24"/>
                <w:lang w:val="en-US"/>
              </w:rPr>
            </w:r>
          </w:p>
        </w:tc>
      </w:tr>
      <w:tr>
        <w:trPr>
          <w:trHeight w:val="240" w:hRule="exact"/>
        </w:trPr>
        <w:tc>
          <w:tcPr>
            <w:tcW w:w="1795" w:type="dxa"/>
            <w:tcBorders>
              <w:start w:val="single" w:sz="6" w:space="0" w:color="000000"/>
              <w:end w:val="single" w:sz="6" w:space="0" w:color="000000"/>
            </w:tcBorders>
          </w:tcPr>
          <w:p>
            <w:pPr>
              <w:pStyle w:val="Normal1"/>
              <w:snapToGrid w:val="false"/>
              <w:spacing w:lineRule="auto" w:line="240"/>
              <w:ind w:firstLine="527" w:end="0"/>
              <w:jc w:val="start"/>
              <w:rPr>
                <w:sz w:val="24"/>
                <w:lang w:val="en-US"/>
              </w:rPr>
            </w:pPr>
            <w:r>
              <w:rPr>
                <w:sz w:val="24"/>
                <w:lang w:val="en-US"/>
              </w:rPr>
            </w:r>
          </w:p>
          <w:p>
            <w:pPr>
              <w:pStyle w:val="Normal1"/>
              <w:spacing w:lineRule="auto" w:line="240"/>
              <w:ind w:firstLine="527" w:end="0"/>
              <w:jc w:val="start"/>
              <w:rPr>
                <w:sz w:val="24"/>
                <w:lang w:val="en-US"/>
              </w:rPr>
            </w:pPr>
            <w:r>
              <w:rPr>
                <w:sz w:val="24"/>
                <w:lang w:val="en-US"/>
              </w:rPr>
            </w:r>
          </w:p>
        </w:tc>
        <w:tc>
          <w:tcPr>
            <w:tcW w:w="1749" w:type="dxa"/>
            <w:tcBorders>
              <w:start w:val="single" w:sz="6" w:space="0" w:color="000000"/>
              <w:end w:val="single" w:sz="6" w:space="0" w:color="000000"/>
            </w:tcBorders>
          </w:tcPr>
          <w:p>
            <w:pPr>
              <w:pStyle w:val="Normal1"/>
              <w:snapToGrid w:val="false"/>
              <w:spacing w:lineRule="auto" w:line="240"/>
              <w:ind w:firstLine="433" w:end="0"/>
              <w:jc w:val="start"/>
              <w:rPr>
                <w:sz w:val="24"/>
                <w:lang w:val="en-US"/>
              </w:rPr>
            </w:pPr>
            <w:r>
              <w:rPr>
                <w:sz w:val="24"/>
                <w:lang w:val="en-US"/>
              </w:rPr>
            </w:r>
          </w:p>
          <w:p>
            <w:pPr>
              <w:pStyle w:val="Normal1"/>
              <w:spacing w:lineRule="auto" w:line="240"/>
              <w:ind w:firstLine="433" w:end="0"/>
              <w:jc w:val="start"/>
              <w:rPr>
                <w:sz w:val="24"/>
                <w:lang w:val="en-US"/>
              </w:rPr>
            </w:pPr>
            <w:r>
              <w:rPr>
                <w:sz w:val="24"/>
                <w:lang w:val="en-US"/>
              </w:rPr>
            </w:r>
          </w:p>
        </w:tc>
        <w:tc>
          <w:tcPr>
            <w:tcW w:w="1842" w:type="dxa"/>
            <w:tcBorders>
              <w:start w:val="single" w:sz="6" w:space="0" w:color="000000"/>
              <w:end w:val="single" w:sz="6" w:space="0" w:color="000000"/>
            </w:tcBorders>
          </w:tcPr>
          <w:p>
            <w:pPr>
              <w:pStyle w:val="Normal1"/>
              <w:snapToGrid w:val="false"/>
              <w:spacing w:lineRule="auto" w:line="240"/>
              <w:ind w:firstLine="338" w:end="0"/>
              <w:jc w:val="start"/>
              <w:rPr>
                <w:sz w:val="24"/>
                <w:lang w:val="en-US"/>
              </w:rPr>
            </w:pPr>
            <w:r>
              <w:rPr>
                <w:sz w:val="24"/>
                <w:lang w:val="en-US"/>
              </w:rPr>
            </w:r>
          </w:p>
          <w:p>
            <w:pPr>
              <w:pStyle w:val="Normal1"/>
              <w:spacing w:lineRule="auto" w:line="240"/>
              <w:ind w:firstLine="338" w:end="0"/>
              <w:jc w:val="start"/>
              <w:rPr>
                <w:sz w:val="24"/>
                <w:lang w:val="en-US"/>
              </w:rPr>
            </w:pPr>
            <w:r>
              <w:rPr>
                <w:sz w:val="24"/>
                <w:lang w:val="en-US"/>
              </w:rPr>
            </w:r>
          </w:p>
        </w:tc>
        <w:tc>
          <w:tcPr>
            <w:tcW w:w="1844" w:type="dxa"/>
            <w:tcBorders>
              <w:start w:val="single" w:sz="6" w:space="0" w:color="000000"/>
              <w:end w:val="single" w:sz="6" w:space="0" w:color="000000"/>
            </w:tcBorders>
          </w:tcPr>
          <w:p>
            <w:pPr>
              <w:pStyle w:val="Normal1"/>
              <w:snapToGrid w:val="false"/>
              <w:spacing w:lineRule="auto" w:line="240"/>
              <w:ind w:firstLine="386" w:end="0"/>
              <w:jc w:val="start"/>
              <w:rPr>
                <w:sz w:val="24"/>
                <w:lang w:val="en-US"/>
              </w:rPr>
            </w:pPr>
            <w:r>
              <w:rPr>
                <w:sz w:val="24"/>
                <w:lang w:val="en-US"/>
              </w:rPr>
            </w:r>
          </w:p>
          <w:p>
            <w:pPr>
              <w:pStyle w:val="Normal1"/>
              <w:spacing w:lineRule="auto" w:line="240"/>
              <w:ind w:firstLine="386" w:end="0"/>
              <w:jc w:val="start"/>
              <w:rPr>
                <w:sz w:val="24"/>
                <w:lang w:val="en-US"/>
              </w:rPr>
            </w:pPr>
            <w:r>
              <w:rPr>
                <w:sz w:val="24"/>
                <w:lang w:val="en-US"/>
              </w:rPr>
            </w:r>
          </w:p>
        </w:tc>
        <w:tc>
          <w:tcPr>
            <w:tcW w:w="1747" w:type="dxa"/>
            <w:tcBorders>
              <w:start w:val="single" w:sz="6" w:space="0" w:color="000000"/>
              <w:end w:val="single" w:sz="6" w:space="0" w:color="000000"/>
            </w:tcBorders>
          </w:tcPr>
          <w:p>
            <w:pPr>
              <w:pStyle w:val="Normal1"/>
              <w:spacing w:lineRule="auto" w:line="240"/>
              <w:ind w:firstLine="433" w:end="0"/>
              <w:jc w:val="start"/>
              <w:rPr/>
            </w:pPr>
            <w:r>
              <w:rPr>
                <w:sz w:val="24"/>
                <w:lang w:val="en-US"/>
              </w:rPr>
              <w:t>(r</w:t>
            </w:r>
            <w:r>
              <w:rPr>
                <w:b/>
                <w:bCs/>
                <w:sz w:val="24"/>
                <w:lang w:val="en-US"/>
              </w:rPr>
              <w:t>í</w:t>
            </w:r>
            <w:r>
              <w:rPr>
                <w:sz w:val="24"/>
                <w:lang w:val="en-US"/>
              </w:rPr>
              <w:t>ese)</w:t>
            </w:r>
          </w:p>
          <w:p>
            <w:pPr>
              <w:pStyle w:val="Normal1"/>
              <w:spacing w:lineRule="auto" w:line="240"/>
              <w:ind w:firstLine="433" w:end="0"/>
              <w:jc w:val="start"/>
              <w:rPr>
                <w:sz w:val="24"/>
                <w:lang w:val="en-US"/>
              </w:rPr>
            </w:pPr>
            <w:r>
              <w:rPr>
                <w:sz w:val="24"/>
                <w:lang w:val="en-US"/>
              </w:rPr>
            </w:r>
          </w:p>
        </w:tc>
        <w:tc>
          <w:tcPr>
            <w:tcW w:w="1796" w:type="dxa"/>
            <w:tcBorders>
              <w:start w:val="single" w:sz="6" w:space="0" w:color="000000"/>
              <w:end w:val="single" w:sz="4" w:space="0" w:color="000000"/>
            </w:tcBorders>
          </w:tcPr>
          <w:p>
            <w:pPr>
              <w:pStyle w:val="Normal1"/>
              <w:snapToGrid w:val="false"/>
              <w:spacing w:lineRule="auto" w:line="240"/>
              <w:ind w:firstLine="339" w:end="0"/>
              <w:jc w:val="start"/>
              <w:rPr>
                <w:sz w:val="24"/>
                <w:lang w:val="en-US"/>
              </w:rPr>
            </w:pPr>
            <w:r>
              <w:rPr>
                <w:sz w:val="24"/>
                <w:lang w:val="en-US"/>
              </w:rPr>
            </w:r>
          </w:p>
          <w:p>
            <w:pPr>
              <w:pStyle w:val="Normal1"/>
              <w:spacing w:lineRule="auto" w:line="240"/>
              <w:ind w:firstLine="339" w:end="0"/>
              <w:jc w:val="start"/>
              <w:rPr>
                <w:sz w:val="24"/>
                <w:lang w:val="en-US"/>
              </w:rPr>
            </w:pPr>
            <w:r>
              <w:rPr>
                <w:sz w:val="24"/>
                <w:lang w:val="en-US"/>
              </w:rPr>
            </w:r>
          </w:p>
        </w:tc>
      </w:tr>
      <w:tr>
        <w:trPr>
          <w:trHeight w:val="240" w:hRule="exact"/>
        </w:trPr>
        <w:tc>
          <w:tcPr>
            <w:tcW w:w="1795" w:type="dxa"/>
            <w:tcBorders>
              <w:start w:val="single" w:sz="6" w:space="0" w:color="000000"/>
              <w:end w:val="single" w:sz="6" w:space="0" w:color="000000"/>
            </w:tcBorders>
          </w:tcPr>
          <w:p>
            <w:pPr>
              <w:pStyle w:val="Normal1"/>
              <w:spacing w:lineRule="auto" w:line="240"/>
              <w:ind w:firstLine="527" w:end="0"/>
              <w:jc w:val="start"/>
              <w:rPr/>
            </w:pPr>
            <w:r>
              <w:rPr>
                <w:sz w:val="24"/>
                <w:lang w:val="en-US"/>
              </w:rPr>
              <w:t>re</w:t>
            </w:r>
            <w:r>
              <w:rPr>
                <w:b/>
                <w:bCs/>
                <w:sz w:val="24"/>
                <w:lang w:val="en-US"/>
              </w:rPr>
              <w:t>í</w:t>
            </w:r>
            <w:r>
              <w:rPr>
                <w:sz w:val="24"/>
                <w:lang w:val="en-US"/>
              </w:rPr>
              <w:t>mos</w:t>
            </w:r>
          </w:p>
          <w:p>
            <w:pPr>
              <w:pStyle w:val="Normal1"/>
              <w:spacing w:lineRule="auto" w:line="240"/>
              <w:ind w:firstLine="527" w:end="0"/>
              <w:jc w:val="start"/>
              <w:rPr>
                <w:sz w:val="24"/>
                <w:lang w:val="en-US"/>
              </w:rPr>
            </w:pPr>
            <w:r>
              <w:rPr>
                <w:sz w:val="24"/>
                <w:lang w:val="en-US"/>
              </w:rPr>
            </w:r>
          </w:p>
        </w:tc>
        <w:tc>
          <w:tcPr>
            <w:tcW w:w="1749" w:type="dxa"/>
            <w:tcBorders>
              <w:start w:val="single" w:sz="6" w:space="0" w:color="000000"/>
              <w:end w:val="single" w:sz="6" w:space="0" w:color="000000"/>
            </w:tcBorders>
          </w:tcPr>
          <w:p>
            <w:pPr>
              <w:pStyle w:val="Normal1"/>
              <w:spacing w:lineRule="auto" w:line="240"/>
              <w:ind w:firstLine="433" w:end="0"/>
              <w:jc w:val="start"/>
              <w:rPr/>
            </w:pPr>
            <w:r>
              <w:rPr>
                <w:sz w:val="24"/>
                <w:lang w:val="en-US"/>
              </w:rPr>
              <w:t>r</w:t>
            </w:r>
            <w:r>
              <w:rPr>
                <w:b/>
                <w:bCs/>
                <w:sz w:val="24"/>
                <w:lang w:val="en-US"/>
              </w:rPr>
              <w:t>í</w:t>
            </w:r>
            <w:r>
              <w:rPr>
                <w:sz w:val="24"/>
                <w:lang w:val="en-US"/>
              </w:rPr>
              <w:t>amos</w:t>
            </w:r>
          </w:p>
          <w:p>
            <w:pPr>
              <w:pStyle w:val="Normal1"/>
              <w:spacing w:lineRule="auto" w:line="240"/>
              <w:ind w:firstLine="433" w:end="0"/>
              <w:jc w:val="start"/>
              <w:rPr>
                <w:sz w:val="24"/>
                <w:lang w:val="en-US"/>
              </w:rPr>
            </w:pPr>
            <w:r>
              <w:rPr>
                <w:sz w:val="24"/>
                <w:lang w:val="en-US"/>
              </w:rPr>
            </w:r>
          </w:p>
        </w:tc>
        <w:tc>
          <w:tcPr>
            <w:tcW w:w="1842" w:type="dxa"/>
            <w:tcBorders>
              <w:start w:val="single" w:sz="6" w:space="0" w:color="000000"/>
              <w:end w:val="single" w:sz="6" w:space="0" w:color="000000"/>
            </w:tcBorders>
          </w:tcPr>
          <w:p>
            <w:pPr>
              <w:pStyle w:val="Normal1"/>
              <w:spacing w:lineRule="auto" w:line="240"/>
              <w:ind w:firstLine="338" w:end="0"/>
              <w:jc w:val="start"/>
              <w:rPr/>
            </w:pPr>
            <w:r>
              <w:rPr>
                <w:sz w:val="24"/>
                <w:lang w:val="en-US"/>
              </w:rPr>
              <w:t>r</w:t>
            </w:r>
            <w:r>
              <w:rPr>
                <w:b/>
                <w:bCs/>
                <w:sz w:val="24"/>
                <w:lang w:val="en-US"/>
              </w:rPr>
              <w:t>í</w:t>
            </w:r>
            <w:r>
              <w:rPr>
                <w:sz w:val="24"/>
                <w:lang w:val="en-US"/>
              </w:rPr>
              <w:t>amos</w:t>
            </w:r>
          </w:p>
          <w:p>
            <w:pPr>
              <w:pStyle w:val="Normal1"/>
              <w:spacing w:lineRule="auto" w:line="240"/>
              <w:ind w:firstLine="338" w:end="0"/>
              <w:jc w:val="start"/>
              <w:rPr>
                <w:sz w:val="24"/>
                <w:lang w:val="en-US"/>
              </w:rPr>
            </w:pPr>
            <w:r>
              <w:rPr>
                <w:sz w:val="24"/>
                <w:lang w:val="en-US"/>
              </w:rPr>
            </w:r>
          </w:p>
        </w:tc>
        <w:tc>
          <w:tcPr>
            <w:tcW w:w="1844" w:type="dxa"/>
            <w:tcBorders>
              <w:start w:val="single" w:sz="6" w:space="0" w:color="000000"/>
              <w:end w:val="single" w:sz="6" w:space="0" w:color="000000"/>
            </w:tcBorders>
          </w:tcPr>
          <w:p>
            <w:pPr>
              <w:pStyle w:val="Normal1"/>
              <w:spacing w:lineRule="auto" w:line="240"/>
              <w:ind w:firstLine="386" w:end="0"/>
              <w:jc w:val="start"/>
              <w:rPr/>
            </w:pPr>
            <w:r>
              <w:rPr>
                <w:sz w:val="24"/>
                <w:lang w:val="en-US"/>
              </w:rPr>
              <w:t>re</w:t>
            </w:r>
            <w:r>
              <w:rPr>
                <w:b/>
                <w:bCs/>
                <w:sz w:val="24"/>
                <w:lang w:val="en-US"/>
              </w:rPr>
              <w:t>í</w:t>
            </w:r>
            <w:r>
              <w:rPr>
                <w:sz w:val="24"/>
                <w:lang w:val="en-US"/>
              </w:rPr>
              <w:t>mos</w:t>
            </w:r>
          </w:p>
          <w:p>
            <w:pPr>
              <w:pStyle w:val="Normal1"/>
              <w:spacing w:lineRule="auto" w:line="240"/>
              <w:ind w:firstLine="386" w:end="0"/>
              <w:jc w:val="start"/>
              <w:rPr>
                <w:sz w:val="24"/>
                <w:lang w:val="en-US"/>
              </w:rPr>
            </w:pPr>
            <w:r>
              <w:rPr>
                <w:sz w:val="24"/>
                <w:lang w:val="en-US"/>
              </w:rPr>
            </w:r>
          </w:p>
        </w:tc>
        <w:tc>
          <w:tcPr>
            <w:tcW w:w="1747" w:type="dxa"/>
            <w:tcBorders>
              <w:start w:val="single" w:sz="6" w:space="0" w:color="000000"/>
              <w:end w:val="single" w:sz="6" w:space="0" w:color="000000"/>
            </w:tcBorders>
          </w:tcPr>
          <w:p>
            <w:pPr>
              <w:pStyle w:val="Normal1"/>
              <w:spacing w:lineRule="auto" w:line="240"/>
              <w:ind w:firstLine="433" w:end="0"/>
              <w:jc w:val="start"/>
              <w:rPr/>
            </w:pPr>
            <w:r>
              <w:rPr>
                <w:sz w:val="24"/>
                <w:lang w:val="en-US"/>
              </w:rPr>
              <w:t>r</w:t>
            </w:r>
            <w:r>
              <w:rPr>
                <w:b/>
                <w:bCs/>
                <w:sz w:val="24"/>
                <w:lang w:val="en-US"/>
              </w:rPr>
              <w:t>í</w:t>
            </w:r>
            <w:r>
              <w:rPr>
                <w:sz w:val="24"/>
                <w:lang w:val="en-US"/>
              </w:rPr>
              <w:t>eramos</w:t>
            </w:r>
          </w:p>
          <w:p>
            <w:pPr>
              <w:pStyle w:val="Normal1"/>
              <w:spacing w:lineRule="auto" w:line="240"/>
              <w:ind w:firstLine="433" w:end="0"/>
              <w:jc w:val="start"/>
              <w:rPr>
                <w:sz w:val="24"/>
                <w:lang w:val="en-US"/>
              </w:rPr>
            </w:pPr>
            <w:r>
              <w:rPr>
                <w:sz w:val="24"/>
                <w:lang w:val="en-US"/>
              </w:rPr>
            </w:r>
          </w:p>
        </w:tc>
        <w:tc>
          <w:tcPr>
            <w:tcW w:w="1796" w:type="dxa"/>
            <w:tcBorders>
              <w:start w:val="single" w:sz="6" w:space="0" w:color="000000"/>
              <w:end w:val="single" w:sz="4" w:space="0" w:color="000000"/>
            </w:tcBorders>
          </w:tcPr>
          <w:p>
            <w:pPr>
              <w:pStyle w:val="Normal1"/>
              <w:spacing w:lineRule="auto" w:line="240"/>
              <w:ind w:firstLine="339" w:end="0"/>
              <w:jc w:val="start"/>
              <w:rPr/>
            </w:pPr>
            <w:r>
              <w:rPr>
                <w:sz w:val="24"/>
                <w:lang w:val="en-US"/>
              </w:rPr>
              <w:t>r</w:t>
            </w:r>
            <w:r>
              <w:rPr>
                <w:b/>
                <w:bCs/>
                <w:sz w:val="24"/>
                <w:lang w:val="en-US"/>
              </w:rPr>
              <w:t>i</w:t>
            </w:r>
            <w:r>
              <w:rPr>
                <w:sz w:val="24"/>
                <w:lang w:val="en-US"/>
              </w:rPr>
              <w:t>eremos</w:t>
            </w:r>
          </w:p>
          <w:p>
            <w:pPr>
              <w:pStyle w:val="Normal1"/>
              <w:spacing w:lineRule="auto" w:line="240"/>
              <w:ind w:firstLine="339" w:end="0"/>
              <w:jc w:val="start"/>
              <w:rPr>
                <w:sz w:val="24"/>
                <w:lang w:val="en-US"/>
              </w:rPr>
            </w:pPr>
            <w:r>
              <w:rPr>
                <w:sz w:val="24"/>
                <w:lang w:val="en-US"/>
              </w:rPr>
            </w:r>
          </w:p>
        </w:tc>
      </w:tr>
      <w:tr>
        <w:trPr>
          <w:trHeight w:val="240" w:hRule="exact"/>
        </w:trPr>
        <w:tc>
          <w:tcPr>
            <w:tcW w:w="1795" w:type="dxa"/>
            <w:tcBorders>
              <w:start w:val="single" w:sz="6" w:space="0" w:color="000000"/>
              <w:end w:val="single" w:sz="6" w:space="0" w:color="000000"/>
            </w:tcBorders>
          </w:tcPr>
          <w:p>
            <w:pPr>
              <w:pStyle w:val="Normal1"/>
              <w:snapToGrid w:val="false"/>
              <w:spacing w:lineRule="auto" w:line="240"/>
              <w:ind w:firstLine="527" w:end="0"/>
              <w:jc w:val="start"/>
              <w:rPr>
                <w:sz w:val="24"/>
                <w:lang w:val="en-US"/>
              </w:rPr>
            </w:pPr>
            <w:r>
              <w:rPr>
                <w:sz w:val="24"/>
                <w:lang w:val="en-US"/>
              </w:rPr>
            </w:r>
          </w:p>
          <w:p>
            <w:pPr>
              <w:pStyle w:val="Normal1"/>
              <w:spacing w:lineRule="auto" w:line="240"/>
              <w:ind w:firstLine="527" w:end="0"/>
              <w:jc w:val="start"/>
              <w:rPr>
                <w:sz w:val="24"/>
                <w:lang w:val="en-US"/>
              </w:rPr>
            </w:pPr>
            <w:r>
              <w:rPr>
                <w:sz w:val="24"/>
                <w:lang w:val="en-US"/>
              </w:rPr>
            </w:r>
          </w:p>
        </w:tc>
        <w:tc>
          <w:tcPr>
            <w:tcW w:w="1749" w:type="dxa"/>
            <w:tcBorders>
              <w:start w:val="single" w:sz="6" w:space="0" w:color="000000"/>
              <w:end w:val="single" w:sz="6" w:space="0" w:color="000000"/>
            </w:tcBorders>
          </w:tcPr>
          <w:p>
            <w:pPr>
              <w:pStyle w:val="Normal1"/>
              <w:snapToGrid w:val="false"/>
              <w:spacing w:lineRule="auto" w:line="240"/>
              <w:ind w:firstLine="433" w:end="0"/>
              <w:jc w:val="start"/>
              <w:rPr>
                <w:sz w:val="24"/>
                <w:lang w:val="en-US"/>
              </w:rPr>
            </w:pPr>
            <w:r>
              <w:rPr>
                <w:sz w:val="24"/>
                <w:lang w:val="en-US"/>
              </w:rPr>
            </w:r>
          </w:p>
          <w:p>
            <w:pPr>
              <w:pStyle w:val="Normal1"/>
              <w:spacing w:lineRule="auto" w:line="240"/>
              <w:ind w:firstLine="433" w:end="0"/>
              <w:jc w:val="start"/>
              <w:rPr>
                <w:sz w:val="24"/>
                <w:lang w:val="en-US"/>
              </w:rPr>
            </w:pPr>
            <w:r>
              <w:rPr>
                <w:sz w:val="24"/>
                <w:lang w:val="en-US"/>
              </w:rPr>
            </w:r>
          </w:p>
        </w:tc>
        <w:tc>
          <w:tcPr>
            <w:tcW w:w="1842" w:type="dxa"/>
            <w:tcBorders>
              <w:start w:val="single" w:sz="6" w:space="0" w:color="000000"/>
              <w:end w:val="single" w:sz="6" w:space="0" w:color="000000"/>
            </w:tcBorders>
          </w:tcPr>
          <w:p>
            <w:pPr>
              <w:pStyle w:val="Normal1"/>
              <w:snapToGrid w:val="false"/>
              <w:spacing w:lineRule="auto" w:line="240"/>
              <w:ind w:firstLine="338" w:end="0"/>
              <w:jc w:val="start"/>
              <w:rPr>
                <w:sz w:val="24"/>
                <w:lang w:val="en-US"/>
              </w:rPr>
            </w:pPr>
            <w:r>
              <w:rPr>
                <w:sz w:val="24"/>
                <w:lang w:val="en-US"/>
              </w:rPr>
            </w:r>
          </w:p>
          <w:p>
            <w:pPr>
              <w:pStyle w:val="Normal1"/>
              <w:spacing w:lineRule="auto" w:line="240"/>
              <w:ind w:firstLine="338" w:end="0"/>
              <w:jc w:val="start"/>
              <w:rPr>
                <w:sz w:val="24"/>
                <w:lang w:val="en-US"/>
              </w:rPr>
            </w:pPr>
            <w:r>
              <w:rPr>
                <w:sz w:val="24"/>
                <w:lang w:val="en-US"/>
              </w:rPr>
            </w:r>
          </w:p>
        </w:tc>
        <w:tc>
          <w:tcPr>
            <w:tcW w:w="1844" w:type="dxa"/>
            <w:tcBorders>
              <w:start w:val="single" w:sz="6" w:space="0" w:color="000000"/>
              <w:end w:val="single" w:sz="6" w:space="0" w:color="000000"/>
            </w:tcBorders>
          </w:tcPr>
          <w:p>
            <w:pPr>
              <w:pStyle w:val="Normal1"/>
              <w:snapToGrid w:val="false"/>
              <w:spacing w:lineRule="auto" w:line="240"/>
              <w:ind w:firstLine="386" w:end="0"/>
              <w:jc w:val="start"/>
              <w:rPr>
                <w:sz w:val="24"/>
                <w:lang w:val="en-US"/>
              </w:rPr>
            </w:pPr>
            <w:r>
              <w:rPr>
                <w:sz w:val="24"/>
                <w:lang w:val="en-US"/>
              </w:rPr>
            </w:r>
          </w:p>
          <w:p>
            <w:pPr>
              <w:pStyle w:val="Normal1"/>
              <w:spacing w:lineRule="auto" w:line="240"/>
              <w:ind w:firstLine="386" w:end="0"/>
              <w:jc w:val="start"/>
              <w:rPr>
                <w:sz w:val="24"/>
                <w:lang w:val="en-US"/>
              </w:rPr>
            </w:pPr>
            <w:r>
              <w:rPr>
                <w:sz w:val="24"/>
                <w:lang w:val="en-US"/>
              </w:rPr>
            </w:r>
          </w:p>
        </w:tc>
        <w:tc>
          <w:tcPr>
            <w:tcW w:w="1747" w:type="dxa"/>
            <w:tcBorders>
              <w:start w:val="single" w:sz="6" w:space="0" w:color="000000"/>
              <w:end w:val="single" w:sz="6" w:space="0" w:color="000000"/>
            </w:tcBorders>
          </w:tcPr>
          <w:p>
            <w:pPr>
              <w:pStyle w:val="Normal1"/>
              <w:spacing w:lineRule="auto" w:line="240"/>
              <w:ind w:firstLine="433" w:end="0"/>
              <w:jc w:val="start"/>
              <w:rPr/>
            </w:pPr>
            <w:r>
              <w:rPr>
                <w:sz w:val="24"/>
                <w:lang w:val="en-US"/>
              </w:rPr>
              <w:t>(r</w:t>
            </w:r>
            <w:r>
              <w:rPr>
                <w:b/>
                <w:bCs/>
                <w:sz w:val="24"/>
                <w:lang w:val="en-US"/>
              </w:rPr>
              <w:t>í</w:t>
            </w:r>
            <w:r>
              <w:rPr>
                <w:sz w:val="24"/>
                <w:lang w:val="en-US"/>
              </w:rPr>
              <w:t>esemos)</w:t>
            </w:r>
          </w:p>
          <w:p>
            <w:pPr>
              <w:pStyle w:val="Normal1"/>
              <w:spacing w:lineRule="auto" w:line="240"/>
              <w:ind w:firstLine="433" w:end="0"/>
              <w:jc w:val="start"/>
              <w:rPr>
                <w:sz w:val="24"/>
                <w:lang w:val="en-US"/>
              </w:rPr>
            </w:pPr>
            <w:r>
              <w:rPr>
                <w:sz w:val="24"/>
                <w:lang w:val="en-US"/>
              </w:rPr>
            </w:r>
          </w:p>
        </w:tc>
        <w:tc>
          <w:tcPr>
            <w:tcW w:w="1796" w:type="dxa"/>
            <w:tcBorders>
              <w:start w:val="single" w:sz="6" w:space="0" w:color="000000"/>
              <w:end w:val="single" w:sz="4" w:space="0" w:color="000000"/>
            </w:tcBorders>
          </w:tcPr>
          <w:p>
            <w:pPr>
              <w:pStyle w:val="Normal1"/>
              <w:snapToGrid w:val="false"/>
              <w:spacing w:lineRule="auto" w:line="240"/>
              <w:ind w:firstLine="339" w:end="0"/>
              <w:jc w:val="start"/>
              <w:rPr>
                <w:sz w:val="24"/>
                <w:lang w:val="en-US"/>
              </w:rPr>
            </w:pPr>
            <w:r>
              <w:rPr>
                <w:sz w:val="24"/>
                <w:lang w:val="en-US"/>
              </w:rPr>
            </w:r>
          </w:p>
          <w:p>
            <w:pPr>
              <w:pStyle w:val="Normal1"/>
              <w:spacing w:lineRule="auto" w:line="240"/>
              <w:ind w:firstLine="339" w:end="0"/>
              <w:jc w:val="start"/>
              <w:rPr>
                <w:sz w:val="24"/>
                <w:lang w:val="en-US"/>
              </w:rPr>
            </w:pPr>
            <w:r>
              <w:rPr>
                <w:sz w:val="24"/>
                <w:lang w:val="en-US"/>
              </w:rPr>
            </w:r>
          </w:p>
        </w:tc>
      </w:tr>
      <w:tr>
        <w:trPr>
          <w:trHeight w:val="240" w:hRule="exact"/>
        </w:trPr>
        <w:tc>
          <w:tcPr>
            <w:tcW w:w="1795" w:type="dxa"/>
            <w:tcBorders>
              <w:start w:val="single" w:sz="6" w:space="0" w:color="000000"/>
              <w:end w:val="single" w:sz="6" w:space="0" w:color="000000"/>
            </w:tcBorders>
          </w:tcPr>
          <w:p>
            <w:pPr>
              <w:pStyle w:val="Normal1"/>
              <w:spacing w:lineRule="auto" w:line="240"/>
              <w:ind w:firstLine="527" w:end="0"/>
              <w:jc w:val="start"/>
              <w:rPr/>
            </w:pPr>
            <w:r>
              <w:rPr>
                <w:sz w:val="24"/>
                <w:lang w:val="en-US"/>
              </w:rPr>
              <w:t>re</w:t>
            </w:r>
            <w:r>
              <w:rPr>
                <w:b/>
                <w:bCs/>
                <w:sz w:val="24"/>
                <w:lang w:val="en-US"/>
              </w:rPr>
              <w:t>í</w:t>
            </w:r>
            <w:r>
              <w:rPr>
                <w:sz w:val="24"/>
                <w:lang w:val="en-US"/>
              </w:rPr>
              <w:t>s</w:t>
            </w:r>
          </w:p>
          <w:p>
            <w:pPr>
              <w:pStyle w:val="Normal1"/>
              <w:spacing w:lineRule="auto" w:line="240"/>
              <w:ind w:firstLine="527" w:end="0"/>
              <w:jc w:val="start"/>
              <w:rPr>
                <w:sz w:val="24"/>
                <w:lang w:val="en-US"/>
              </w:rPr>
            </w:pPr>
            <w:r>
              <w:rPr>
                <w:sz w:val="24"/>
                <w:lang w:val="en-US"/>
              </w:rPr>
            </w:r>
          </w:p>
        </w:tc>
        <w:tc>
          <w:tcPr>
            <w:tcW w:w="1749" w:type="dxa"/>
            <w:tcBorders>
              <w:start w:val="single" w:sz="6" w:space="0" w:color="000000"/>
              <w:end w:val="single" w:sz="6" w:space="0" w:color="000000"/>
            </w:tcBorders>
          </w:tcPr>
          <w:p>
            <w:pPr>
              <w:pStyle w:val="Normal1"/>
              <w:spacing w:lineRule="auto" w:line="240"/>
              <w:ind w:firstLine="433" w:end="0"/>
              <w:jc w:val="start"/>
              <w:rPr/>
            </w:pPr>
            <w:r>
              <w:rPr>
                <w:sz w:val="24"/>
                <w:lang w:val="en-US"/>
              </w:rPr>
              <w:t>r</w:t>
            </w:r>
            <w:r>
              <w:rPr>
                <w:b/>
                <w:bCs/>
                <w:sz w:val="24"/>
                <w:lang w:val="en-US"/>
              </w:rPr>
              <w:t>í</w:t>
            </w:r>
            <w:r>
              <w:rPr>
                <w:sz w:val="24"/>
                <w:lang w:val="en-US"/>
              </w:rPr>
              <w:t>ais</w:t>
            </w:r>
          </w:p>
          <w:p>
            <w:pPr>
              <w:pStyle w:val="Normal1"/>
              <w:spacing w:lineRule="auto" w:line="240"/>
              <w:ind w:firstLine="433" w:end="0"/>
              <w:jc w:val="start"/>
              <w:rPr>
                <w:sz w:val="24"/>
                <w:lang w:val="en-US"/>
              </w:rPr>
            </w:pPr>
            <w:r>
              <w:rPr>
                <w:sz w:val="24"/>
                <w:lang w:val="en-US"/>
              </w:rPr>
            </w:r>
          </w:p>
        </w:tc>
        <w:tc>
          <w:tcPr>
            <w:tcW w:w="1842" w:type="dxa"/>
            <w:tcBorders>
              <w:start w:val="single" w:sz="6" w:space="0" w:color="000000"/>
              <w:end w:val="single" w:sz="6" w:space="0" w:color="000000"/>
            </w:tcBorders>
          </w:tcPr>
          <w:p>
            <w:pPr>
              <w:pStyle w:val="Normal1"/>
              <w:spacing w:lineRule="auto" w:line="240"/>
              <w:ind w:firstLine="338" w:end="0"/>
              <w:jc w:val="start"/>
              <w:rPr>
                <w:sz w:val="24"/>
                <w:lang w:val="en-US"/>
              </w:rPr>
            </w:pPr>
            <w:r>
              <w:rPr>
                <w:sz w:val="24"/>
                <w:lang w:val="en-US"/>
              </w:rPr>
              <w:t>reíd</w:t>
            </w:r>
          </w:p>
          <w:p>
            <w:pPr>
              <w:pStyle w:val="Normal1"/>
              <w:spacing w:lineRule="auto" w:line="240"/>
              <w:ind w:firstLine="338" w:end="0"/>
              <w:jc w:val="start"/>
              <w:rPr>
                <w:sz w:val="24"/>
                <w:lang w:val="en-US"/>
              </w:rPr>
            </w:pPr>
            <w:r>
              <w:rPr>
                <w:sz w:val="24"/>
                <w:lang w:val="en-US"/>
              </w:rPr>
            </w:r>
          </w:p>
        </w:tc>
        <w:tc>
          <w:tcPr>
            <w:tcW w:w="1844" w:type="dxa"/>
            <w:tcBorders>
              <w:start w:val="single" w:sz="6" w:space="0" w:color="000000"/>
              <w:end w:val="single" w:sz="6" w:space="0" w:color="000000"/>
            </w:tcBorders>
          </w:tcPr>
          <w:p>
            <w:pPr>
              <w:pStyle w:val="Normal1"/>
              <w:spacing w:lineRule="auto" w:line="240"/>
              <w:ind w:firstLine="386" w:end="0"/>
              <w:jc w:val="start"/>
              <w:rPr/>
            </w:pPr>
            <w:r>
              <w:rPr>
                <w:sz w:val="24"/>
                <w:lang w:val="en-US"/>
              </w:rPr>
              <w:t>re</w:t>
            </w:r>
            <w:r>
              <w:rPr>
                <w:b/>
                <w:bCs/>
                <w:sz w:val="24"/>
                <w:lang w:val="en-US"/>
              </w:rPr>
              <w:t>í</w:t>
            </w:r>
            <w:r>
              <w:rPr>
                <w:sz w:val="24"/>
                <w:lang w:val="en-US"/>
              </w:rPr>
              <w:t>steis</w:t>
            </w:r>
          </w:p>
          <w:p>
            <w:pPr>
              <w:pStyle w:val="Normal1"/>
              <w:spacing w:lineRule="auto" w:line="240"/>
              <w:ind w:firstLine="386" w:end="0"/>
              <w:jc w:val="start"/>
              <w:rPr>
                <w:sz w:val="24"/>
                <w:lang w:val="en-US"/>
              </w:rPr>
            </w:pPr>
            <w:r>
              <w:rPr>
                <w:sz w:val="24"/>
                <w:lang w:val="en-US"/>
              </w:rPr>
            </w:r>
          </w:p>
        </w:tc>
        <w:tc>
          <w:tcPr>
            <w:tcW w:w="1747" w:type="dxa"/>
            <w:tcBorders>
              <w:start w:val="single" w:sz="6" w:space="0" w:color="000000"/>
              <w:end w:val="single" w:sz="6" w:space="0" w:color="000000"/>
            </w:tcBorders>
          </w:tcPr>
          <w:p>
            <w:pPr>
              <w:pStyle w:val="Normal1"/>
              <w:spacing w:lineRule="auto" w:line="240"/>
              <w:ind w:firstLine="433" w:end="0"/>
              <w:jc w:val="start"/>
              <w:rPr/>
            </w:pPr>
            <w:r>
              <w:rPr>
                <w:sz w:val="24"/>
                <w:lang w:val="en-US"/>
              </w:rPr>
              <w:t>r</w:t>
            </w:r>
            <w:r>
              <w:rPr>
                <w:b/>
                <w:bCs/>
                <w:sz w:val="24"/>
                <w:lang w:val="en-US"/>
              </w:rPr>
              <w:t>í</w:t>
            </w:r>
            <w:r>
              <w:rPr>
                <w:sz w:val="24"/>
                <w:lang w:val="en-US"/>
              </w:rPr>
              <w:t>erais</w:t>
            </w:r>
          </w:p>
          <w:p>
            <w:pPr>
              <w:pStyle w:val="Normal1"/>
              <w:spacing w:lineRule="auto" w:line="240"/>
              <w:ind w:firstLine="433" w:end="0"/>
              <w:jc w:val="start"/>
              <w:rPr>
                <w:sz w:val="24"/>
                <w:lang w:val="en-US"/>
              </w:rPr>
            </w:pPr>
            <w:r>
              <w:rPr>
                <w:sz w:val="24"/>
                <w:lang w:val="en-US"/>
              </w:rPr>
            </w:r>
          </w:p>
        </w:tc>
        <w:tc>
          <w:tcPr>
            <w:tcW w:w="1796" w:type="dxa"/>
            <w:tcBorders>
              <w:start w:val="single" w:sz="6" w:space="0" w:color="000000"/>
              <w:end w:val="single" w:sz="4" w:space="0" w:color="000000"/>
            </w:tcBorders>
          </w:tcPr>
          <w:p>
            <w:pPr>
              <w:pStyle w:val="Normal1"/>
              <w:spacing w:lineRule="auto" w:line="240"/>
              <w:ind w:firstLine="339" w:end="0"/>
              <w:jc w:val="start"/>
              <w:rPr/>
            </w:pPr>
            <w:r>
              <w:rPr>
                <w:sz w:val="24"/>
                <w:lang w:val="en-US"/>
              </w:rPr>
              <w:t>r</w:t>
            </w:r>
            <w:r>
              <w:rPr>
                <w:b/>
                <w:bCs/>
                <w:sz w:val="24"/>
                <w:lang w:val="en-US"/>
              </w:rPr>
              <w:t>i</w:t>
            </w:r>
            <w:r>
              <w:rPr>
                <w:sz w:val="24"/>
                <w:lang w:val="en-US"/>
              </w:rPr>
              <w:t>ereis</w:t>
            </w:r>
          </w:p>
          <w:p>
            <w:pPr>
              <w:pStyle w:val="Normal1"/>
              <w:spacing w:lineRule="auto" w:line="240"/>
              <w:ind w:firstLine="339" w:end="0"/>
              <w:jc w:val="start"/>
              <w:rPr>
                <w:sz w:val="24"/>
                <w:lang w:val="en-US"/>
              </w:rPr>
            </w:pPr>
            <w:r>
              <w:rPr>
                <w:sz w:val="24"/>
                <w:lang w:val="en-US"/>
              </w:rPr>
            </w:r>
          </w:p>
        </w:tc>
      </w:tr>
      <w:tr>
        <w:trPr>
          <w:trHeight w:val="240" w:hRule="exact"/>
        </w:trPr>
        <w:tc>
          <w:tcPr>
            <w:tcW w:w="1795" w:type="dxa"/>
            <w:tcBorders>
              <w:start w:val="single" w:sz="6" w:space="0" w:color="000000"/>
              <w:end w:val="single" w:sz="6" w:space="0" w:color="000000"/>
            </w:tcBorders>
          </w:tcPr>
          <w:p>
            <w:pPr>
              <w:pStyle w:val="Normal1"/>
              <w:snapToGrid w:val="false"/>
              <w:spacing w:lineRule="auto" w:line="240"/>
              <w:ind w:firstLine="527" w:end="0"/>
              <w:jc w:val="start"/>
              <w:rPr>
                <w:sz w:val="24"/>
                <w:lang w:val="en-US"/>
              </w:rPr>
            </w:pPr>
            <w:r>
              <w:rPr>
                <w:sz w:val="24"/>
                <w:lang w:val="en-US"/>
              </w:rPr>
            </w:r>
          </w:p>
          <w:p>
            <w:pPr>
              <w:pStyle w:val="Normal1"/>
              <w:spacing w:lineRule="auto" w:line="240"/>
              <w:ind w:firstLine="527" w:end="0"/>
              <w:jc w:val="start"/>
              <w:rPr>
                <w:sz w:val="24"/>
                <w:lang w:val="en-US"/>
              </w:rPr>
            </w:pPr>
            <w:r>
              <w:rPr>
                <w:sz w:val="24"/>
                <w:lang w:val="en-US"/>
              </w:rPr>
            </w:r>
          </w:p>
        </w:tc>
        <w:tc>
          <w:tcPr>
            <w:tcW w:w="1749" w:type="dxa"/>
            <w:tcBorders>
              <w:start w:val="single" w:sz="6" w:space="0" w:color="000000"/>
              <w:end w:val="single" w:sz="6" w:space="0" w:color="000000"/>
            </w:tcBorders>
          </w:tcPr>
          <w:p>
            <w:pPr>
              <w:pStyle w:val="Normal1"/>
              <w:snapToGrid w:val="false"/>
              <w:spacing w:lineRule="auto" w:line="240"/>
              <w:ind w:firstLine="433" w:end="0"/>
              <w:jc w:val="start"/>
              <w:rPr>
                <w:sz w:val="24"/>
                <w:lang w:val="en-US"/>
              </w:rPr>
            </w:pPr>
            <w:r>
              <w:rPr>
                <w:sz w:val="24"/>
                <w:lang w:val="en-US"/>
              </w:rPr>
            </w:r>
          </w:p>
          <w:p>
            <w:pPr>
              <w:pStyle w:val="Normal1"/>
              <w:spacing w:lineRule="auto" w:line="240"/>
              <w:ind w:firstLine="433" w:end="0"/>
              <w:jc w:val="start"/>
              <w:rPr>
                <w:sz w:val="24"/>
                <w:lang w:val="en-US"/>
              </w:rPr>
            </w:pPr>
            <w:r>
              <w:rPr>
                <w:sz w:val="24"/>
                <w:lang w:val="en-US"/>
              </w:rPr>
            </w:r>
          </w:p>
        </w:tc>
        <w:tc>
          <w:tcPr>
            <w:tcW w:w="1842" w:type="dxa"/>
            <w:tcBorders>
              <w:start w:val="single" w:sz="6" w:space="0" w:color="000000"/>
              <w:end w:val="single" w:sz="6" w:space="0" w:color="000000"/>
            </w:tcBorders>
          </w:tcPr>
          <w:p>
            <w:pPr>
              <w:pStyle w:val="Normal1"/>
              <w:snapToGrid w:val="false"/>
              <w:spacing w:lineRule="auto" w:line="240"/>
              <w:ind w:firstLine="338" w:end="0"/>
              <w:jc w:val="start"/>
              <w:rPr>
                <w:sz w:val="24"/>
                <w:lang w:val="en-US"/>
              </w:rPr>
            </w:pPr>
            <w:r>
              <w:rPr>
                <w:sz w:val="24"/>
                <w:lang w:val="en-US"/>
              </w:rPr>
            </w:r>
          </w:p>
          <w:p>
            <w:pPr>
              <w:pStyle w:val="Normal1"/>
              <w:spacing w:lineRule="auto" w:line="240"/>
              <w:ind w:firstLine="338" w:end="0"/>
              <w:jc w:val="start"/>
              <w:rPr>
                <w:sz w:val="24"/>
                <w:lang w:val="en-US"/>
              </w:rPr>
            </w:pPr>
            <w:r>
              <w:rPr>
                <w:sz w:val="24"/>
                <w:lang w:val="en-US"/>
              </w:rPr>
            </w:r>
          </w:p>
        </w:tc>
        <w:tc>
          <w:tcPr>
            <w:tcW w:w="1844" w:type="dxa"/>
            <w:tcBorders>
              <w:start w:val="single" w:sz="6" w:space="0" w:color="000000"/>
              <w:end w:val="single" w:sz="6" w:space="0" w:color="000000"/>
            </w:tcBorders>
          </w:tcPr>
          <w:p>
            <w:pPr>
              <w:pStyle w:val="Normal1"/>
              <w:snapToGrid w:val="false"/>
              <w:spacing w:lineRule="auto" w:line="240"/>
              <w:ind w:firstLine="386" w:end="0"/>
              <w:jc w:val="start"/>
              <w:rPr>
                <w:sz w:val="24"/>
                <w:lang w:val="en-US"/>
              </w:rPr>
            </w:pPr>
            <w:r>
              <w:rPr>
                <w:sz w:val="24"/>
                <w:lang w:val="en-US"/>
              </w:rPr>
            </w:r>
          </w:p>
          <w:p>
            <w:pPr>
              <w:pStyle w:val="Normal1"/>
              <w:spacing w:lineRule="auto" w:line="240"/>
              <w:ind w:firstLine="386" w:end="0"/>
              <w:jc w:val="start"/>
              <w:rPr>
                <w:sz w:val="24"/>
                <w:lang w:val="en-US"/>
              </w:rPr>
            </w:pPr>
            <w:r>
              <w:rPr>
                <w:sz w:val="24"/>
                <w:lang w:val="en-US"/>
              </w:rPr>
            </w:r>
          </w:p>
        </w:tc>
        <w:tc>
          <w:tcPr>
            <w:tcW w:w="1747" w:type="dxa"/>
            <w:tcBorders>
              <w:start w:val="single" w:sz="6" w:space="0" w:color="000000"/>
              <w:end w:val="single" w:sz="6" w:space="0" w:color="000000"/>
            </w:tcBorders>
          </w:tcPr>
          <w:p>
            <w:pPr>
              <w:pStyle w:val="Normal1"/>
              <w:spacing w:lineRule="auto" w:line="240"/>
              <w:ind w:firstLine="433" w:end="0"/>
              <w:jc w:val="start"/>
              <w:rPr/>
            </w:pPr>
            <w:r>
              <w:rPr>
                <w:sz w:val="24"/>
                <w:lang w:val="en-US"/>
              </w:rPr>
              <w:t>(r</w:t>
            </w:r>
            <w:r>
              <w:rPr>
                <w:b/>
                <w:bCs/>
                <w:sz w:val="24"/>
                <w:lang w:val="en-US"/>
              </w:rPr>
              <w:t>í</w:t>
            </w:r>
            <w:r>
              <w:rPr>
                <w:sz w:val="24"/>
                <w:lang w:val="en-US"/>
              </w:rPr>
              <w:t>eseis)</w:t>
            </w:r>
          </w:p>
          <w:p>
            <w:pPr>
              <w:pStyle w:val="Normal1"/>
              <w:spacing w:lineRule="auto" w:line="240"/>
              <w:ind w:firstLine="433" w:end="0"/>
              <w:jc w:val="start"/>
              <w:rPr>
                <w:sz w:val="24"/>
                <w:lang w:val="en-US"/>
              </w:rPr>
            </w:pPr>
            <w:r>
              <w:rPr>
                <w:sz w:val="24"/>
                <w:lang w:val="en-US"/>
              </w:rPr>
            </w:r>
          </w:p>
        </w:tc>
        <w:tc>
          <w:tcPr>
            <w:tcW w:w="1796" w:type="dxa"/>
            <w:tcBorders>
              <w:start w:val="single" w:sz="6" w:space="0" w:color="000000"/>
              <w:end w:val="single" w:sz="4" w:space="0" w:color="000000"/>
            </w:tcBorders>
          </w:tcPr>
          <w:p>
            <w:pPr>
              <w:pStyle w:val="Normal1"/>
              <w:snapToGrid w:val="false"/>
              <w:spacing w:lineRule="auto" w:line="240"/>
              <w:ind w:firstLine="339" w:end="0"/>
              <w:jc w:val="start"/>
              <w:rPr>
                <w:sz w:val="24"/>
                <w:lang w:val="en-US"/>
              </w:rPr>
            </w:pPr>
            <w:r>
              <w:rPr>
                <w:sz w:val="24"/>
                <w:lang w:val="en-US"/>
              </w:rPr>
            </w:r>
          </w:p>
          <w:p>
            <w:pPr>
              <w:pStyle w:val="Normal1"/>
              <w:spacing w:lineRule="auto" w:line="240"/>
              <w:ind w:firstLine="339" w:end="0"/>
              <w:jc w:val="start"/>
              <w:rPr>
                <w:sz w:val="24"/>
                <w:lang w:val="en-US"/>
              </w:rPr>
            </w:pPr>
            <w:r>
              <w:rPr>
                <w:sz w:val="24"/>
                <w:lang w:val="en-US"/>
              </w:rPr>
            </w:r>
          </w:p>
        </w:tc>
      </w:tr>
      <w:tr>
        <w:trPr>
          <w:trHeight w:val="240" w:hRule="exact"/>
        </w:trPr>
        <w:tc>
          <w:tcPr>
            <w:tcW w:w="1795" w:type="dxa"/>
            <w:tcBorders>
              <w:start w:val="single" w:sz="6" w:space="0" w:color="000000"/>
              <w:end w:val="single" w:sz="6" w:space="0" w:color="000000"/>
            </w:tcBorders>
          </w:tcPr>
          <w:p>
            <w:pPr>
              <w:pStyle w:val="Normal1"/>
              <w:spacing w:lineRule="auto" w:line="240"/>
              <w:ind w:firstLine="527" w:end="0"/>
              <w:jc w:val="start"/>
              <w:rPr/>
            </w:pPr>
            <w:r>
              <w:rPr>
                <w:sz w:val="24"/>
                <w:lang w:val="en-US"/>
              </w:rPr>
              <w:t>r</w:t>
            </w:r>
            <w:r>
              <w:rPr>
                <w:b/>
                <w:bCs/>
                <w:sz w:val="24"/>
                <w:lang w:val="en-US"/>
              </w:rPr>
              <w:t>í</w:t>
            </w:r>
            <w:r>
              <w:rPr>
                <w:sz w:val="24"/>
                <w:lang w:val="en-US"/>
              </w:rPr>
              <w:t>en</w:t>
            </w:r>
          </w:p>
          <w:p>
            <w:pPr>
              <w:pStyle w:val="Normal1"/>
              <w:spacing w:lineRule="auto" w:line="240"/>
              <w:ind w:firstLine="527" w:end="0"/>
              <w:jc w:val="start"/>
              <w:rPr>
                <w:sz w:val="24"/>
                <w:lang w:val="en-US"/>
              </w:rPr>
            </w:pPr>
            <w:r>
              <w:rPr>
                <w:sz w:val="24"/>
                <w:lang w:val="en-US"/>
              </w:rPr>
            </w:r>
          </w:p>
        </w:tc>
        <w:tc>
          <w:tcPr>
            <w:tcW w:w="1749" w:type="dxa"/>
            <w:tcBorders>
              <w:start w:val="single" w:sz="6" w:space="0" w:color="000000"/>
              <w:end w:val="single" w:sz="6" w:space="0" w:color="000000"/>
            </w:tcBorders>
          </w:tcPr>
          <w:p>
            <w:pPr>
              <w:pStyle w:val="Normal1"/>
              <w:spacing w:lineRule="auto" w:line="240"/>
              <w:ind w:firstLine="433" w:end="0"/>
              <w:jc w:val="start"/>
              <w:rPr/>
            </w:pPr>
            <w:r>
              <w:rPr>
                <w:sz w:val="24"/>
                <w:lang w:val="en-US"/>
              </w:rPr>
              <w:t>r</w:t>
            </w:r>
            <w:r>
              <w:rPr>
                <w:b/>
                <w:bCs/>
                <w:sz w:val="24"/>
                <w:lang w:val="en-US"/>
              </w:rPr>
              <w:t>í</w:t>
            </w:r>
            <w:r>
              <w:rPr>
                <w:sz w:val="24"/>
                <w:lang w:val="en-US"/>
              </w:rPr>
              <w:t>an</w:t>
            </w:r>
          </w:p>
          <w:p>
            <w:pPr>
              <w:pStyle w:val="Normal1"/>
              <w:spacing w:lineRule="auto" w:line="240"/>
              <w:ind w:firstLine="433" w:end="0"/>
              <w:jc w:val="start"/>
              <w:rPr>
                <w:sz w:val="24"/>
                <w:lang w:val="en-US"/>
              </w:rPr>
            </w:pPr>
            <w:r>
              <w:rPr>
                <w:sz w:val="24"/>
                <w:lang w:val="en-US"/>
              </w:rPr>
            </w:r>
          </w:p>
        </w:tc>
        <w:tc>
          <w:tcPr>
            <w:tcW w:w="1842" w:type="dxa"/>
            <w:tcBorders>
              <w:start w:val="single" w:sz="6" w:space="0" w:color="000000"/>
              <w:end w:val="single" w:sz="6" w:space="0" w:color="000000"/>
            </w:tcBorders>
          </w:tcPr>
          <w:p>
            <w:pPr>
              <w:pStyle w:val="Normal1"/>
              <w:spacing w:lineRule="auto" w:line="240"/>
              <w:ind w:firstLine="338" w:end="0"/>
              <w:jc w:val="start"/>
              <w:rPr/>
            </w:pPr>
            <w:r>
              <w:rPr>
                <w:sz w:val="24"/>
                <w:lang w:val="en-US"/>
              </w:rPr>
              <w:t>r</w:t>
            </w:r>
            <w:r>
              <w:rPr>
                <w:b/>
                <w:bCs/>
                <w:sz w:val="24"/>
                <w:lang w:val="en-US"/>
              </w:rPr>
              <w:t>í</w:t>
            </w:r>
            <w:r>
              <w:rPr>
                <w:sz w:val="24"/>
                <w:lang w:val="en-US"/>
              </w:rPr>
              <w:t>an</w:t>
            </w:r>
          </w:p>
          <w:p>
            <w:pPr>
              <w:pStyle w:val="Normal1"/>
              <w:spacing w:lineRule="auto" w:line="240"/>
              <w:ind w:firstLine="338" w:end="0"/>
              <w:jc w:val="start"/>
              <w:rPr>
                <w:sz w:val="24"/>
                <w:lang w:val="en-US"/>
              </w:rPr>
            </w:pPr>
            <w:r>
              <w:rPr>
                <w:sz w:val="24"/>
                <w:lang w:val="en-US"/>
              </w:rPr>
            </w:r>
          </w:p>
        </w:tc>
        <w:tc>
          <w:tcPr>
            <w:tcW w:w="1844" w:type="dxa"/>
            <w:tcBorders>
              <w:start w:val="single" w:sz="6" w:space="0" w:color="000000"/>
              <w:end w:val="single" w:sz="6" w:space="0" w:color="000000"/>
            </w:tcBorders>
          </w:tcPr>
          <w:p>
            <w:pPr>
              <w:pStyle w:val="Normal1"/>
              <w:spacing w:lineRule="auto" w:line="240"/>
              <w:ind w:firstLine="386" w:end="0"/>
              <w:jc w:val="start"/>
              <w:rPr/>
            </w:pPr>
            <w:r>
              <w:rPr>
                <w:sz w:val="24"/>
                <w:lang w:val="en-US"/>
              </w:rPr>
              <w:t>r</w:t>
            </w:r>
            <w:r>
              <w:rPr>
                <w:b/>
                <w:bCs/>
                <w:sz w:val="24"/>
                <w:lang w:val="en-US"/>
              </w:rPr>
              <w:t>í</w:t>
            </w:r>
            <w:r>
              <w:rPr>
                <w:sz w:val="24"/>
                <w:lang w:val="en-US"/>
              </w:rPr>
              <w:t>eron</w:t>
            </w:r>
          </w:p>
          <w:p>
            <w:pPr>
              <w:pStyle w:val="Normal1"/>
              <w:spacing w:lineRule="auto" w:line="240"/>
              <w:ind w:firstLine="386" w:end="0"/>
              <w:jc w:val="start"/>
              <w:rPr>
                <w:sz w:val="24"/>
                <w:lang w:val="en-US"/>
              </w:rPr>
            </w:pPr>
            <w:r>
              <w:rPr>
                <w:sz w:val="24"/>
                <w:lang w:val="en-US"/>
              </w:rPr>
            </w:r>
          </w:p>
        </w:tc>
        <w:tc>
          <w:tcPr>
            <w:tcW w:w="1747" w:type="dxa"/>
            <w:tcBorders>
              <w:start w:val="single" w:sz="6" w:space="0" w:color="000000"/>
              <w:end w:val="single" w:sz="6" w:space="0" w:color="000000"/>
            </w:tcBorders>
          </w:tcPr>
          <w:p>
            <w:pPr>
              <w:pStyle w:val="Normal1"/>
              <w:spacing w:lineRule="auto" w:line="240"/>
              <w:ind w:firstLine="433" w:end="0"/>
              <w:jc w:val="start"/>
              <w:rPr/>
            </w:pPr>
            <w:r>
              <w:rPr>
                <w:sz w:val="24"/>
                <w:lang w:val="en-US"/>
              </w:rPr>
              <w:t>r</w:t>
            </w:r>
            <w:r>
              <w:rPr>
                <w:b/>
                <w:bCs/>
                <w:sz w:val="24"/>
                <w:lang w:val="en-US"/>
              </w:rPr>
              <w:t>í</w:t>
            </w:r>
            <w:r>
              <w:rPr>
                <w:sz w:val="24"/>
                <w:lang w:val="en-US"/>
              </w:rPr>
              <w:t>eran</w:t>
            </w:r>
          </w:p>
          <w:p>
            <w:pPr>
              <w:pStyle w:val="Normal1"/>
              <w:spacing w:lineRule="auto" w:line="240"/>
              <w:ind w:firstLine="433" w:end="0"/>
              <w:jc w:val="start"/>
              <w:rPr>
                <w:sz w:val="24"/>
                <w:lang w:val="en-US"/>
              </w:rPr>
            </w:pPr>
            <w:r>
              <w:rPr>
                <w:sz w:val="24"/>
                <w:lang w:val="en-US"/>
              </w:rPr>
            </w:r>
          </w:p>
        </w:tc>
        <w:tc>
          <w:tcPr>
            <w:tcW w:w="1796" w:type="dxa"/>
            <w:tcBorders>
              <w:start w:val="single" w:sz="6" w:space="0" w:color="000000"/>
              <w:end w:val="single" w:sz="4" w:space="0" w:color="000000"/>
            </w:tcBorders>
          </w:tcPr>
          <w:p>
            <w:pPr>
              <w:pStyle w:val="Normal1"/>
              <w:spacing w:lineRule="auto" w:line="240"/>
              <w:ind w:firstLine="339" w:end="0"/>
              <w:jc w:val="start"/>
              <w:rPr/>
            </w:pPr>
            <w:r>
              <w:rPr>
                <w:sz w:val="24"/>
                <w:lang w:val="en-US"/>
              </w:rPr>
              <w:t>r</w:t>
            </w:r>
            <w:r>
              <w:rPr>
                <w:b/>
                <w:bCs/>
                <w:sz w:val="24"/>
                <w:lang w:val="en-US"/>
              </w:rPr>
              <w:t>i</w:t>
            </w:r>
            <w:r>
              <w:rPr>
                <w:sz w:val="24"/>
                <w:lang w:val="en-US"/>
              </w:rPr>
              <w:t>eren</w:t>
            </w:r>
          </w:p>
          <w:p>
            <w:pPr>
              <w:pStyle w:val="Normal1"/>
              <w:spacing w:lineRule="auto" w:line="240"/>
              <w:ind w:firstLine="339" w:end="0"/>
              <w:jc w:val="start"/>
              <w:rPr>
                <w:sz w:val="24"/>
                <w:lang w:val="en-US"/>
              </w:rPr>
            </w:pPr>
            <w:r>
              <w:rPr>
                <w:sz w:val="24"/>
                <w:lang w:val="en-US"/>
              </w:rPr>
            </w:r>
          </w:p>
        </w:tc>
      </w:tr>
      <w:tr>
        <w:trPr>
          <w:trHeight w:val="240" w:hRule="exact"/>
        </w:trPr>
        <w:tc>
          <w:tcPr>
            <w:tcW w:w="1795" w:type="dxa"/>
            <w:tcBorders>
              <w:start w:val="single" w:sz="6" w:space="0" w:color="000000"/>
              <w:bottom w:val="single" w:sz="6" w:space="0" w:color="000000"/>
              <w:end w:val="single" w:sz="6" w:space="0" w:color="000000"/>
            </w:tcBorders>
          </w:tcPr>
          <w:p>
            <w:pPr>
              <w:pStyle w:val="Normal1"/>
              <w:snapToGrid w:val="false"/>
              <w:spacing w:lineRule="auto" w:line="240"/>
              <w:jc w:val="center"/>
              <w:rPr>
                <w:sz w:val="24"/>
                <w:lang w:val="en-US"/>
              </w:rPr>
            </w:pPr>
            <w:r>
              <w:rPr>
                <w:sz w:val="24"/>
                <w:lang w:val="en-US"/>
              </w:rPr>
            </w:r>
          </w:p>
          <w:p>
            <w:pPr>
              <w:pStyle w:val="Normal1"/>
              <w:spacing w:lineRule="auto" w:line="240"/>
              <w:jc w:val="center"/>
              <w:rPr>
                <w:sz w:val="24"/>
                <w:lang w:val="en-US"/>
              </w:rPr>
            </w:pPr>
            <w:r>
              <w:rPr>
                <w:sz w:val="24"/>
                <w:lang w:val="en-US"/>
              </w:rPr>
            </w:r>
          </w:p>
        </w:tc>
        <w:tc>
          <w:tcPr>
            <w:tcW w:w="1749" w:type="dxa"/>
            <w:tcBorders>
              <w:start w:val="single" w:sz="6" w:space="0" w:color="000000"/>
              <w:bottom w:val="single" w:sz="6" w:space="0" w:color="000000"/>
              <w:end w:val="single" w:sz="6" w:space="0" w:color="000000"/>
            </w:tcBorders>
          </w:tcPr>
          <w:p>
            <w:pPr>
              <w:pStyle w:val="Normal1"/>
              <w:snapToGrid w:val="false"/>
              <w:spacing w:lineRule="auto" w:line="240"/>
              <w:ind w:firstLine="433" w:end="0"/>
              <w:jc w:val="start"/>
              <w:rPr>
                <w:sz w:val="24"/>
                <w:lang w:val="en-US"/>
              </w:rPr>
            </w:pPr>
            <w:r>
              <w:rPr>
                <w:sz w:val="24"/>
                <w:lang w:val="en-US"/>
              </w:rPr>
            </w:r>
          </w:p>
          <w:p>
            <w:pPr>
              <w:pStyle w:val="Normal1"/>
              <w:spacing w:lineRule="auto" w:line="240"/>
              <w:ind w:firstLine="433" w:end="0"/>
              <w:jc w:val="start"/>
              <w:rPr>
                <w:sz w:val="24"/>
                <w:lang w:val="en-US"/>
              </w:rPr>
            </w:pPr>
            <w:r>
              <w:rPr>
                <w:sz w:val="24"/>
                <w:lang w:val="en-US"/>
              </w:rPr>
            </w:r>
          </w:p>
        </w:tc>
        <w:tc>
          <w:tcPr>
            <w:tcW w:w="1842" w:type="dxa"/>
            <w:tcBorders>
              <w:start w:val="single" w:sz="6" w:space="0" w:color="000000"/>
              <w:bottom w:val="single" w:sz="6" w:space="0" w:color="000000"/>
              <w:end w:val="single" w:sz="6" w:space="0" w:color="000000"/>
            </w:tcBorders>
          </w:tcPr>
          <w:p>
            <w:pPr>
              <w:pStyle w:val="Normal1"/>
              <w:snapToGrid w:val="false"/>
              <w:spacing w:lineRule="auto" w:line="240"/>
              <w:ind w:firstLine="338" w:end="0"/>
              <w:jc w:val="start"/>
              <w:rPr>
                <w:sz w:val="24"/>
                <w:lang w:val="en-US"/>
              </w:rPr>
            </w:pPr>
            <w:r>
              <w:rPr>
                <w:sz w:val="24"/>
                <w:lang w:val="en-US"/>
              </w:rPr>
            </w:r>
          </w:p>
          <w:p>
            <w:pPr>
              <w:pStyle w:val="Normal1"/>
              <w:spacing w:lineRule="auto" w:line="240"/>
              <w:ind w:firstLine="338" w:end="0"/>
              <w:jc w:val="start"/>
              <w:rPr>
                <w:sz w:val="24"/>
                <w:lang w:val="en-US"/>
              </w:rPr>
            </w:pPr>
            <w:r>
              <w:rPr>
                <w:sz w:val="24"/>
                <w:lang w:val="en-US"/>
              </w:rPr>
            </w:r>
          </w:p>
        </w:tc>
        <w:tc>
          <w:tcPr>
            <w:tcW w:w="1844" w:type="dxa"/>
            <w:tcBorders>
              <w:start w:val="single" w:sz="6" w:space="0" w:color="000000"/>
              <w:bottom w:val="single" w:sz="6" w:space="0" w:color="000000"/>
              <w:end w:val="single" w:sz="6" w:space="0" w:color="000000"/>
            </w:tcBorders>
          </w:tcPr>
          <w:p>
            <w:pPr>
              <w:pStyle w:val="Normal1"/>
              <w:snapToGrid w:val="false"/>
              <w:spacing w:lineRule="auto" w:line="240"/>
              <w:ind w:firstLine="386" w:end="0"/>
              <w:jc w:val="start"/>
              <w:rPr>
                <w:sz w:val="24"/>
                <w:lang w:val="en-US"/>
              </w:rPr>
            </w:pPr>
            <w:r>
              <w:rPr>
                <w:sz w:val="24"/>
                <w:lang w:val="en-US"/>
              </w:rPr>
            </w:r>
          </w:p>
          <w:p>
            <w:pPr>
              <w:pStyle w:val="Normal1"/>
              <w:spacing w:lineRule="auto" w:line="240"/>
              <w:ind w:firstLine="386" w:end="0"/>
              <w:jc w:val="start"/>
              <w:rPr>
                <w:sz w:val="24"/>
                <w:lang w:val="en-US"/>
              </w:rPr>
            </w:pPr>
            <w:r>
              <w:rPr>
                <w:sz w:val="24"/>
                <w:lang w:val="en-US"/>
              </w:rPr>
            </w:r>
          </w:p>
        </w:tc>
        <w:tc>
          <w:tcPr>
            <w:tcW w:w="1747" w:type="dxa"/>
            <w:tcBorders>
              <w:start w:val="single" w:sz="6" w:space="0" w:color="000000"/>
              <w:bottom w:val="single" w:sz="6" w:space="0" w:color="000000"/>
              <w:end w:val="single" w:sz="6" w:space="0" w:color="000000"/>
            </w:tcBorders>
          </w:tcPr>
          <w:p>
            <w:pPr>
              <w:pStyle w:val="Normal1"/>
              <w:spacing w:lineRule="auto" w:line="240"/>
              <w:ind w:firstLine="433" w:end="0"/>
              <w:jc w:val="start"/>
              <w:rPr/>
            </w:pPr>
            <w:r>
              <w:rPr>
                <w:sz w:val="24"/>
                <w:lang w:val="en-US"/>
              </w:rPr>
              <w:t>(r</w:t>
            </w:r>
            <w:r>
              <w:rPr>
                <w:b/>
                <w:bCs/>
                <w:sz w:val="24"/>
                <w:lang w:val="en-US"/>
              </w:rPr>
              <w:t>í</w:t>
            </w:r>
            <w:r>
              <w:rPr>
                <w:sz w:val="24"/>
                <w:lang w:val="en-US"/>
              </w:rPr>
              <w:t>esen)</w:t>
            </w:r>
          </w:p>
          <w:p>
            <w:pPr>
              <w:pStyle w:val="Normal1"/>
              <w:spacing w:lineRule="auto" w:line="240"/>
              <w:ind w:firstLine="433" w:end="0"/>
              <w:jc w:val="start"/>
              <w:rPr>
                <w:sz w:val="24"/>
                <w:lang w:val="en-US"/>
              </w:rPr>
            </w:pPr>
            <w:r>
              <w:rPr>
                <w:sz w:val="24"/>
                <w:lang w:val="en-US"/>
              </w:rPr>
            </w:r>
          </w:p>
        </w:tc>
        <w:tc>
          <w:tcPr>
            <w:tcW w:w="1796" w:type="dxa"/>
            <w:tcBorders>
              <w:start w:val="single" w:sz="6" w:space="0" w:color="000000"/>
              <w:bottom w:val="single" w:sz="6" w:space="0" w:color="000000"/>
              <w:end w:val="single" w:sz="4" w:space="0" w:color="000000"/>
            </w:tcBorders>
          </w:tcPr>
          <w:p>
            <w:pPr>
              <w:pStyle w:val="Normal1"/>
              <w:snapToGrid w:val="false"/>
              <w:spacing w:lineRule="auto" w:line="240"/>
              <w:ind w:firstLine="339" w:end="0"/>
              <w:jc w:val="start"/>
              <w:rPr>
                <w:sz w:val="24"/>
                <w:lang w:val="en-US"/>
              </w:rPr>
            </w:pPr>
            <w:r>
              <w:rPr>
                <w:sz w:val="24"/>
                <w:lang w:val="en-US"/>
              </w:rPr>
            </w:r>
          </w:p>
          <w:p>
            <w:pPr>
              <w:pStyle w:val="Normal1"/>
              <w:spacing w:lineRule="auto" w:line="240"/>
              <w:ind w:firstLine="339" w:end="0"/>
              <w:jc w:val="start"/>
              <w:rPr>
                <w:sz w:val="24"/>
                <w:lang w:val="en-US"/>
              </w:rPr>
            </w:pPr>
            <w:r>
              <w:rPr>
                <w:sz w:val="24"/>
                <w:lang w:val="en-US"/>
              </w:rPr>
            </w:r>
          </w:p>
        </w:tc>
      </w:tr>
      <w:tr>
        <w:trPr>
          <w:trHeight w:val="320" w:hRule="exact"/>
        </w:trPr>
        <w:tc>
          <w:tcPr>
            <w:tcW w:w="3544" w:type="dxa"/>
            <w:gridSpan w:val="2"/>
            <w:tcBorders>
              <w:top w:val="single" w:sz="6" w:space="0" w:color="000000"/>
              <w:end w:val="single" w:sz="6" w:space="0" w:color="000000"/>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c>
          <w:tcPr>
            <w:tcW w:w="3686"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ind w:firstLine="284" w:end="0"/>
              <w:rPr/>
            </w:pPr>
            <w:r>
              <w:rPr>
                <w:i/>
                <w:iCs/>
                <w:sz w:val="24"/>
                <w:lang w:val="en-US"/>
              </w:rPr>
              <w:t>gerundio</w:t>
            </w:r>
            <w:r>
              <w:rPr>
                <w:sz w:val="24"/>
                <w:lang w:val="en-US"/>
              </w:rPr>
              <w:t xml:space="preserve"> — r</w:t>
            </w:r>
            <w:r>
              <w:rPr>
                <w:b/>
                <w:bCs/>
                <w:sz w:val="24"/>
                <w:lang w:val="en-US"/>
              </w:rPr>
              <w:t>í</w:t>
            </w:r>
            <w:r>
              <w:rPr>
                <w:sz w:val="24"/>
                <w:lang w:val="en-US"/>
              </w:rPr>
              <w:t>endo</w:t>
            </w:r>
          </w:p>
          <w:p>
            <w:pPr>
              <w:pStyle w:val="Normal1"/>
              <w:spacing w:lineRule="auto" w:line="240"/>
              <w:ind w:firstLine="284" w:end="0"/>
              <w:rPr>
                <w:sz w:val="24"/>
                <w:lang w:val="en-US"/>
              </w:rPr>
            </w:pPr>
            <w:r>
              <w:rPr>
                <w:sz w:val="24"/>
                <w:lang w:val="en-US"/>
              </w:rPr>
            </w:r>
          </w:p>
        </w:tc>
        <w:tc>
          <w:tcPr>
            <w:tcW w:w="3543" w:type="dxa"/>
            <w:gridSpan w:val="2"/>
            <w:tcBorders>
              <w:top w:val="single" w:sz="6" w:space="0" w:color="000000"/>
              <w:start w:val="single" w:sz="6" w:space="0" w:color="000000"/>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r>
    </w:tbl>
    <w:p>
      <w:pPr>
        <w:pStyle w:val="Normal1"/>
        <w:spacing w:lineRule="auto" w:line="240"/>
        <w:ind w:firstLine="284" w:end="0"/>
        <w:rPr/>
      </w:pPr>
      <w:r>
        <w:rPr>
          <w:sz w:val="24"/>
        </w:rPr>
        <w:t>Так</w:t>
      </w:r>
      <w:r>
        <w:rPr>
          <w:sz w:val="24"/>
          <w:lang w:val="en-US"/>
        </w:rPr>
        <w:t xml:space="preserve"> </w:t>
      </w:r>
      <w:r>
        <w:rPr>
          <w:sz w:val="24"/>
        </w:rPr>
        <w:t>же</w:t>
      </w:r>
      <w:r>
        <w:rPr>
          <w:sz w:val="24"/>
          <w:lang w:val="en-US"/>
        </w:rPr>
        <w:t xml:space="preserve">, </w:t>
      </w:r>
      <w:r>
        <w:rPr>
          <w:sz w:val="24"/>
        </w:rPr>
        <w:t>как</w:t>
      </w:r>
      <w:r>
        <w:rPr>
          <w:sz w:val="24"/>
          <w:lang w:val="en-US"/>
        </w:rPr>
        <w:t xml:space="preserve"> </w:t>
      </w:r>
      <w:r>
        <w:rPr>
          <w:b/>
          <w:sz w:val="24"/>
          <w:lang w:val="en-US"/>
        </w:rPr>
        <w:t>reír</w:t>
      </w:r>
      <w:r>
        <w:rPr>
          <w:sz w:val="24"/>
          <w:lang w:val="en-US"/>
        </w:rPr>
        <w:t xml:space="preserve">, </w:t>
      </w:r>
      <w:r>
        <w:rPr>
          <w:sz w:val="24"/>
        </w:rPr>
        <w:t>спрягаются</w:t>
      </w:r>
      <w:r>
        <w:rPr>
          <w:sz w:val="24"/>
          <w:lang w:val="en-US"/>
        </w:rPr>
        <w:t xml:space="preserve"> </w:t>
      </w:r>
      <w:r>
        <w:rPr>
          <w:sz w:val="24"/>
        </w:rPr>
        <w:t>глаголы</w:t>
      </w:r>
      <w:r>
        <w:rPr>
          <w:sz w:val="24"/>
          <w:lang w:val="en-US"/>
        </w:rPr>
        <w:t xml:space="preserve"> </w:t>
      </w:r>
      <w:r>
        <w:rPr>
          <w:b/>
          <w:sz w:val="24"/>
          <w:lang w:val="en-US"/>
        </w:rPr>
        <w:t>ceñir, sonreír, freír, teñir</w:t>
      </w:r>
      <w:r>
        <w:rPr>
          <w:sz w:val="24"/>
          <w:lang w:val="en-US"/>
        </w:rPr>
        <w:t xml:space="preserve"> </w:t>
      </w:r>
      <w:r>
        <w:rPr>
          <w:sz w:val="24"/>
        </w:rPr>
        <w:t>и</w:t>
      </w:r>
      <w:r>
        <w:rPr>
          <w:sz w:val="24"/>
          <w:lang w:val="en-US"/>
        </w:rPr>
        <w:t xml:space="preserve"> </w:t>
      </w:r>
      <w:r>
        <w:rPr>
          <w:sz w:val="24"/>
        </w:rPr>
        <w:t>др</w:t>
      </w:r>
      <w:r>
        <w:rPr>
          <w:sz w:val="24"/>
          <w:lang w:val="en-US"/>
        </w:rPr>
        <w:t>.;</w:t>
      </w:r>
    </w:p>
    <w:p>
      <w:pPr>
        <w:pStyle w:val="Normal1"/>
        <w:spacing w:lineRule="auto" w:line="240"/>
        <w:ind w:firstLine="284" w:end="0"/>
        <w:rPr/>
      </w:pPr>
      <w:r>
        <w:rPr>
          <w:sz w:val="24"/>
        </w:rPr>
        <w:t xml:space="preserve">в) орфографическую особенность имеют и глаголы, оканчивающиеся на </w:t>
      </w:r>
      <w:r>
        <w:rPr>
          <w:b/>
          <w:sz w:val="24"/>
        </w:rPr>
        <w:t>-</w:t>
      </w:r>
      <w:r>
        <w:rPr>
          <w:b/>
          <w:sz w:val="24"/>
          <w:lang w:val="en-US"/>
        </w:rPr>
        <w:t>egir</w:t>
      </w:r>
      <w:r>
        <w:rPr>
          <w:b/>
          <w:sz w:val="24"/>
        </w:rPr>
        <w:t>, -</w:t>
      </w:r>
      <w:r>
        <w:rPr>
          <w:b/>
          <w:sz w:val="24"/>
          <w:lang w:val="en-US"/>
        </w:rPr>
        <w:t>eguir</w:t>
      </w:r>
      <w:r>
        <w:rPr>
          <w:sz w:val="24"/>
        </w:rPr>
        <w:t xml:space="preserve">. Перед </w:t>
      </w:r>
      <w:r>
        <w:rPr>
          <w:b/>
          <w:sz w:val="24"/>
        </w:rPr>
        <w:t>о</w:t>
      </w:r>
      <w:r>
        <w:rPr>
          <w:sz w:val="24"/>
        </w:rPr>
        <w:t xml:space="preserve"> и </w:t>
      </w:r>
      <w:r>
        <w:rPr>
          <w:b/>
          <w:sz w:val="24"/>
        </w:rPr>
        <w:t>а</w:t>
      </w:r>
      <w:r>
        <w:rPr>
          <w:sz w:val="24"/>
        </w:rPr>
        <w:t xml:space="preserve"> у них появляются, соответственно буквы </w:t>
      </w:r>
      <w:r>
        <w:rPr>
          <w:b/>
          <w:sz w:val="24"/>
          <w:lang w:val="en-US"/>
        </w:rPr>
        <w:t>j</w:t>
      </w:r>
      <w:r>
        <w:rPr>
          <w:sz w:val="24"/>
        </w:rPr>
        <w:t xml:space="preserve"> и </w:t>
      </w:r>
      <w:r>
        <w:rPr>
          <w:b/>
          <w:sz w:val="24"/>
          <w:lang w:val="en-US"/>
        </w:rPr>
        <w:t>g</w:t>
      </w:r>
      <w:r>
        <w:rPr>
          <w:sz w:val="24"/>
        </w:rPr>
        <w:t xml:space="preserve"> (без </w:t>
      </w:r>
      <w:r>
        <w:rPr>
          <w:b/>
          <w:sz w:val="24"/>
          <w:lang w:val="en-US"/>
        </w:rPr>
        <w:t>u</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lang w:val="en-US"/>
        </w:rPr>
        <w:t>ele</w:t>
      </w:r>
      <w:r>
        <w:rPr>
          <w:b/>
          <w:bCs/>
          <w:sz w:val="24"/>
          <w:lang w:val="en-US"/>
        </w:rPr>
        <w:t>g</w:t>
      </w:r>
      <w:r>
        <w:rPr>
          <w:sz w:val="24"/>
          <w:lang w:val="en-US"/>
        </w:rPr>
        <w:t>ir — eli</w:t>
      </w:r>
      <w:r>
        <w:rPr>
          <w:b/>
          <w:bCs/>
          <w:sz w:val="24"/>
          <w:lang w:val="en-US"/>
        </w:rPr>
        <w:t>j</w:t>
      </w:r>
      <w:r>
        <w:rPr>
          <w:sz w:val="24"/>
          <w:lang w:val="en-US"/>
        </w:rPr>
        <w:t xml:space="preserve">o      — 1 </w:t>
      </w:r>
      <w:r>
        <w:rPr>
          <w:sz w:val="24"/>
        </w:rPr>
        <w:t>л</w:t>
      </w:r>
      <w:r>
        <w:rPr>
          <w:sz w:val="24"/>
          <w:lang w:val="en-US"/>
        </w:rPr>
        <w:t xml:space="preserve">. </w:t>
      </w:r>
      <w:r>
        <w:rPr>
          <w:sz w:val="24"/>
        </w:rPr>
        <w:t>ед</w:t>
      </w:r>
      <w:r>
        <w:rPr>
          <w:sz w:val="24"/>
          <w:lang w:val="en-US"/>
        </w:rPr>
        <w:t xml:space="preserve">. </w:t>
      </w:r>
      <w:r>
        <w:rPr>
          <w:sz w:val="24"/>
        </w:rPr>
        <w:t>ч</w:t>
      </w:r>
      <w:r>
        <w:rPr>
          <w:sz w:val="24"/>
          <w:lang w:val="en-US"/>
        </w:rPr>
        <w:t xml:space="preserve">.   Presente de indicativo </w:t>
      </w:r>
    </w:p>
    <w:p>
      <w:pPr>
        <w:pStyle w:val="Normal1"/>
        <w:spacing w:lineRule="auto" w:line="240"/>
        <w:ind w:firstLine="284" w:end="0"/>
        <w:rPr/>
      </w:pPr>
      <w:r>
        <w:rPr>
          <w:sz w:val="24"/>
          <w:lang w:val="en-US"/>
        </w:rPr>
        <w:t xml:space="preserve"> </w:t>
      </w:r>
      <w:r>
        <w:rPr>
          <w:sz w:val="24"/>
          <w:lang w:val="en-US"/>
        </w:rPr>
        <w:t>eli</w:t>
      </w:r>
      <w:r>
        <w:rPr>
          <w:b/>
          <w:bCs/>
          <w:sz w:val="24"/>
          <w:lang w:val="en-US"/>
        </w:rPr>
        <w:t>j</w:t>
      </w:r>
      <w:r>
        <w:rPr>
          <w:sz w:val="24"/>
          <w:lang w:val="en-US"/>
        </w:rPr>
        <w:t>a, eli</w:t>
      </w:r>
      <w:r>
        <w:rPr>
          <w:b/>
          <w:bCs/>
          <w:sz w:val="24"/>
          <w:lang w:val="en-US"/>
        </w:rPr>
        <w:t>j</w:t>
      </w:r>
      <w:r>
        <w:rPr>
          <w:sz w:val="24"/>
          <w:lang w:val="en-US"/>
        </w:rPr>
        <w:t xml:space="preserve">as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 </w:t>
      </w:r>
      <w:r>
        <w:rPr>
          <w:sz w:val="24"/>
        </w:rPr>
        <w:t>все</w:t>
      </w:r>
      <w:r>
        <w:rPr>
          <w:sz w:val="24"/>
          <w:lang w:val="en-US"/>
        </w:rPr>
        <w:t xml:space="preserve"> </w:t>
      </w:r>
      <w:r>
        <w:rPr>
          <w:sz w:val="24"/>
        </w:rPr>
        <w:t>лица</w:t>
      </w:r>
      <w:r>
        <w:rPr>
          <w:sz w:val="24"/>
          <w:lang w:val="en-US"/>
        </w:rPr>
        <w:t xml:space="preserve">    Presente de subjuntivo </w:t>
      </w:r>
    </w:p>
    <w:p>
      <w:pPr>
        <w:pStyle w:val="Normal1"/>
        <w:spacing w:lineRule="auto" w:line="240"/>
        <w:ind w:firstLine="284" w:end="0"/>
        <w:rPr/>
      </w:pPr>
      <w:r>
        <w:rPr>
          <w:sz w:val="24"/>
          <w:lang w:val="en-US"/>
        </w:rPr>
        <w:t>se</w:t>
      </w:r>
      <w:r>
        <w:rPr>
          <w:b/>
          <w:bCs/>
          <w:sz w:val="24"/>
          <w:lang w:val="en-US"/>
        </w:rPr>
        <w:t>gu</w:t>
      </w:r>
      <w:r>
        <w:rPr>
          <w:sz w:val="24"/>
          <w:lang w:val="en-US"/>
        </w:rPr>
        <w:t>ir — si</w:t>
      </w:r>
      <w:r>
        <w:rPr>
          <w:b/>
          <w:bCs/>
          <w:sz w:val="24"/>
          <w:lang w:val="en-US"/>
        </w:rPr>
        <w:t>g</w:t>
      </w:r>
      <w:r>
        <w:rPr>
          <w:sz w:val="24"/>
          <w:lang w:val="en-US"/>
        </w:rPr>
        <w:t>o       — 1</w:t>
      </w:r>
      <w:r>
        <w:rPr>
          <w:sz w:val="24"/>
        </w:rPr>
        <w:t>л</w:t>
      </w:r>
      <w:r>
        <w:rPr>
          <w:sz w:val="24"/>
          <w:lang w:val="en-US"/>
        </w:rPr>
        <w:t xml:space="preserve">. </w:t>
      </w:r>
      <w:r>
        <w:rPr>
          <w:sz w:val="24"/>
        </w:rPr>
        <w:t>ед</w:t>
      </w:r>
      <w:r>
        <w:rPr>
          <w:sz w:val="24"/>
          <w:lang w:val="en-US"/>
        </w:rPr>
        <w:t xml:space="preserve">. </w:t>
      </w:r>
      <w:r>
        <w:rPr>
          <w:sz w:val="24"/>
        </w:rPr>
        <w:t>ч</w:t>
      </w:r>
      <w:r>
        <w:rPr>
          <w:sz w:val="24"/>
          <w:lang w:val="en-US"/>
        </w:rPr>
        <w:t xml:space="preserve">.    Presente de indicativo </w:t>
      </w:r>
    </w:p>
    <w:p>
      <w:pPr>
        <w:pStyle w:val="Normal1"/>
        <w:spacing w:lineRule="auto" w:line="240"/>
        <w:ind w:firstLine="284" w:end="0"/>
        <w:rPr/>
      </w:pPr>
      <w:r>
        <w:rPr>
          <w:sz w:val="24"/>
          <w:lang w:val="en-US"/>
        </w:rPr>
        <w:t xml:space="preserve"> </w:t>
      </w:r>
      <w:r>
        <w:rPr>
          <w:sz w:val="24"/>
          <w:lang w:val="en-US"/>
        </w:rPr>
        <w:t>si</w:t>
      </w:r>
      <w:r>
        <w:rPr>
          <w:b/>
          <w:bCs/>
          <w:sz w:val="24"/>
          <w:lang w:val="en-US"/>
        </w:rPr>
        <w:t>g</w:t>
      </w:r>
      <w:r>
        <w:rPr>
          <w:sz w:val="24"/>
          <w:lang w:val="en-US"/>
        </w:rPr>
        <w:t>a, si</w:t>
      </w:r>
      <w:r>
        <w:rPr>
          <w:b/>
          <w:bCs/>
          <w:sz w:val="24"/>
          <w:lang w:val="en-US"/>
        </w:rPr>
        <w:t>g</w:t>
      </w:r>
      <w:r>
        <w:rPr>
          <w:sz w:val="24"/>
          <w:lang w:val="en-US"/>
        </w:rPr>
        <w:t xml:space="preserve">as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 </w:t>
      </w:r>
      <w:r>
        <w:rPr>
          <w:sz w:val="24"/>
        </w:rPr>
        <w:t>все</w:t>
      </w:r>
      <w:r>
        <w:rPr>
          <w:sz w:val="24"/>
          <w:lang w:val="en-US"/>
        </w:rPr>
        <w:t xml:space="preserve"> </w:t>
      </w:r>
      <w:r>
        <w:rPr>
          <w:sz w:val="24"/>
        </w:rPr>
        <w:t>лица</w:t>
      </w:r>
      <w:r>
        <w:rPr>
          <w:sz w:val="24"/>
          <w:lang w:val="en-US"/>
        </w:rPr>
        <w:t xml:space="preserve">     Presente de subjuntivo</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Наиболее употребительными глаголами третьей группы являются:</w:t>
      </w:r>
    </w:p>
    <w:p>
      <w:pPr>
        <w:pStyle w:val="Normal1"/>
        <w:spacing w:lineRule="auto" w:line="240"/>
        <w:ind w:firstLine="284" w:end="0"/>
        <w:rPr>
          <w:sz w:val="24"/>
          <w:lang w:val="en-US"/>
        </w:rPr>
      </w:pPr>
      <w:r>
        <w:rPr>
          <w:sz w:val="24"/>
          <w:lang w:val="en-US"/>
        </w:rPr>
        <w:t>ceñir,  competir, concebir, conseguir, corregir, derretir, despedir, elegir, embestir, expedir, freír, gemir, henchir, impedir, investir, medir, pedir, reír, reñir, repetir, seguir, servir, sonreír, teñir, vestir.</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r>
    </w:p>
    <w:p>
      <w:pPr>
        <w:pStyle w:val="Normal1"/>
        <w:spacing w:lineRule="auto" w:line="240"/>
        <w:ind w:firstLine="284" w:end="0"/>
        <w:jc w:val="center"/>
        <w:rPr>
          <w:i/>
          <w:i/>
          <w:sz w:val="24"/>
        </w:rPr>
      </w:pPr>
      <w:r>
        <w:rPr>
          <w:i/>
          <w:sz w:val="24"/>
        </w:rPr>
        <w:t>4. Отклоняющиеся глаголы IV группы</w:t>
      </w:r>
    </w:p>
    <w:p>
      <w:pPr>
        <w:pStyle w:val="Normal1"/>
        <w:spacing w:lineRule="auto" w:line="240"/>
        <w:ind w:firstLine="284" w:end="0"/>
        <w:rPr>
          <w:sz w:val="24"/>
        </w:rPr>
      </w:pPr>
      <w:r>
        <w:rPr>
          <w:sz w:val="24"/>
        </w:rPr>
        <w:t xml:space="preserve">У глаголов этой группы происходит двоякое изменение: </w:t>
      </w:r>
      <w:r>
        <w:rPr>
          <w:b/>
          <w:sz w:val="24"/>
        </w:rPr>
        <w:t>е</w:t>
      </w:r>
      <w:r>
        <w:rPr>
          <w:sz w:val="24"/>
        </w:rPr>
        <w:t xml:space="preserve"> под ударением дифтонгизируется в </w:t>
      </w:r>
      <w:r>
        <w:rPr>
          <w:b/>
          <w:sz w:val="24"/>
          <w:lang w:val="en-US"/>
        </w:rPr>
        <w:t>ie</w:t>
      </w:r>
      <w:r>
        <w:rPr>
          <w:sz w:val="24"/>
        </w:rPr>
        <w:t xml:space="preserve">, а в тех случаях, когда </w:t>
      </w:r>
      <w:r>
        <w:rPr>
          <w:b/>
          <w:sz w:val="24"/>
        </w:rPr>
        <w:t>е</w:t>
      </w:r>
      <w:r>
        <w:rPr>
          <w:sz w:val="24"/>
        </w:rPr>
        <w:t xml:space="preserve"> стоит перед слогом, включающим в себя дифтонги </w:t>
      </w:r>
      <w:r>
        <w:rPr>
          <w:b/>
          <w:sz w:val="24"/>
        </w:rPr>
        <w:t>io</w:t>
      </w:r>
      <w:r>
        <w:rPr>
          <w:sz w:val="24"/>
        </w:rPr>
        <w:t xml:space="preserve"> или </w:t>
      </w:r>
      <w:r>
        <w:rPr>
          <w:b/>
          <w:sz w:val="24"/>
          <w:lang w:val="en-US"/>
        </w:rPr>
        <w:t>ie</w:t>
      </w:r>
      <w:r>
        <w:rPr>
          <w:sz w:val="24"/>
        </w:rPr>
        <w:t xml:space="preserve">, происходит стяжение </w:t>
      </w:r>
      <w:r>
        <w:rPr>
          <w:b/>
          <w:sz w:val="24"/>
        </w:rPr>
        <w:t>е</w:t>
      </w:r>
      <w:r>
        <w:rPr>
          <w:sz w:val="24"/>
        </w:rPr>
        <w:t xml:space="preserve"> в </w:t>
      </w:r>
      <w:r>
        <w:rPr>
          <w:b/>
          <w:sz w:val="24"/>
        </w:rPr>
        <w:t>i</w:t>
      </w:r>
      <w:r>
        <w:rPr>
          <w:sz w:val="24"/>
        </w:rPr>
        <w:t>. К четвертой группе относятся лишь глаголы III спряжения, оканчивающиеся на -</w:t>
      </w:r>
      <w:r>
        <w:rPr>
          <w:b/>
          <w:sz w:val="24"/>
          <w:lang w:val="en-US"/>
        </w:rPr>
        <w:t>entir</w:t>
      </w:r>
      <w:r>
        <w:rPr>
          <w:b/>
          <w:sz w:val="24"/>
        </w:rPr>
        <w:t>, -</w:t>
      </w:r>
      <w:r>
        <w:rPr>
          <w:b/>
          <w:sz w:val="24"/>
          <w:lang w:val="en-US"/>
        </w:rPr>
        <w:t>erir</w:t>
      </w:r>
      <w:r>
        <w:rPr>
          <w:b/>
          <w:sz w:val="24"/>
        </w:rPr>
        <w:t>, -</w:t>
      </w:r>
      <w:r>
        <w:rPr>
          <w:b/>
          <w:sz w:val="24"/>
          <w:lang w:val="en-US"/>
        </w:rPr>
        <w:t>ertir</w:t>
      </w:r>
      <w:r>
        <w:rPr>
          <w:b/>
          <w:sz w:val="24"/>
        </w:rPr>
        <w:t>, -</w:t>
      </w:r>
      <w:r>
        <w:rPr>
          <w:b/>
          <w:sz w:val="24"/>
          <w:lang w:val="en-US"/>
        </w:rPr>
        <w:t>ervir</w:t>
      </w:r>
      <w:r>
        <w:rPr>
          <w:b/>
          <w:sz w:val="24"/>
        </w:rPr>
        <w:t>.</w:t>
      </w:r>
    </w:p>
    <w:p>
      <w:pPr>
        <w:pStyle w:val="Normal1"/>
        <w:spacing w:lineRule="auto" w:line="240"/>
        <w:ind w:firstLine="284" w:end="0"/>
        <w:rPr>
          <w:sz w:val="24"/>
        </w:rPr>
      </w:pPr>
      <w:r>
        <w:rPr>
          <w:sz w:val="24"/>
        </w:rPr>
      </w:r>
    </w:p>
    <w:p>
      <w:pPr>
        <w:pStyle w:val="Normal1"/>
        <w:spacing w:lineRule="auto" w:line="240"/>
        <w:ind w:firstLine="284" w:end="0"/>
        <w:jc w:val="center"/>
        <w:rPr>
          <w:b/>
          <w:sz w:val="24"/>
          <w:lang w:val="en-US"/>
        </w:rPr>
      </w:pPr>
      <w:r>
        <w:rPr>
          <w:b/>
          <w:sz w:val="24"/>
          <w:lang w:val="en-US"/>
        </w:rPr>
        <w:t>e→ie</w:t>
      </w:r>
    </w:p>
    <w:p>
      <w:pPr>
        <w:pStyle w:val="Normal1"/>
        <w:spacing w:lineRule="auto" w:line="240"/>
        <w:ind w:firstLine="284" w:end="0"/>
        <w:jc w:val="center"/>
        <w:rPr>
          <w:b/>
          <w:sz w:val="24"/>
          <w:lang w:val="en-US"/>
        </w:rPr>
      </w:pPr>
      <w:r>
        <w:rPr>
          <w:b/>
          <w:sz w:val="24"/>
          <w:lang w:val="en-US"/>
        </w:rPr>
        <w:t>e→ i</w:t>
      </w:r>
    </w:p>
    <w:p>
      <w:pPr>
        <w:pStyle w:val="Normal1"/>
        <w:spacing w:lineRule="auto" w:line="240"/>
        <w:ind w:firstLine="284" w:end="0"/>
        <w:jc w:val="center"/>
        <w:rPr>
          <w:b/>
          <w:sz w:val="24"/>
          <w:lang w:val="en-US"/>
        </w:rPr>
      </w:pPr>
      <w:r>
        <w:rPr>
          <w:b/>
          <w:sz w:val="24"/>
          <w:lang w:val="en-US"/>
        </w:rPr>
      </w:r>
    </w:p>
    <w:p>
      <w:pPr>
        <w:pStyle w:val="Normal1"/>
        <w:spacing w:lineRule="auto" w:line="240"/>
        <w:ind w:firstLine="284" w:end="0"/>
        <w:jc w:val="center"/>
        <w:rPr>
          <w:b/>
          <w:sz w:val="24"/>
          <w:lang w:val="en-US"/>
        </w:rPr>
      </w:pPr>
      <w:r>
        <w:rPr>
          <w:b/>
          <w:sz w:val="24"/>
          <w:lang w:val="en-US"/>
        </w:rPr>
        <w:t>Sentir</w:t>
      </w:r>
    </w:p>
    <w:tbl>
      <w:tblPr>
        <w:tblW w:w="10632" w:type="dxa"/>
        <w:jc w:val="start"/>
        <w:tblInd w:w="40" w:type="dxa"/>
        <w:tblLayout w:type="fixed"/>
        <w:tblCellMar>
          <w:top w:w="0" w:type="dxa"/>
          <w:start w:w="40" w:type="dxa"/>
          <w:bottom w:w="0" w:type="dxa"/>
          <w:end w:w="40" w:type="dxa"/>
        </w:tblCellMar>
      </w:tblPr>
      <w:tblGrid>
        <w:gridCol w:w="1772"/>
        <w:gridCol w:w="1772"/>
        <w:gridCol w:w="1772"/>
        <w:gridCol w:w="1772"/>
        <w:gridCol w:w="1843"/>
        <w:gridCol w:w="1701"/>
      </w:tblGrid>
      <w:tr>
        <w:trPr>
          <w:trHeight w:val="865" w:hRule="exact"/>
        </w:trPr>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Presente de indicativo</w:t>
            </w:r>
          </w:p>
          <w:p>
            <w:pPr>
              <w:pStyle w:val="Normal1"/>
              <w:spacing w:lineRule="auto" w:line="240"/>
              <w:jc w:val="center"/>
              <w:rPr>
                <w:i/>
                <w:i/>
                <w:sz w:val="24"/>
                <w:lang w:val="en-US"/>
              </w:rPr>
            </w:pPr>
            <w:r>
              <w:rPr>
                <w:i/>
                <w:sz w:val="24"/>
                <w:lang w:val="en-US"/>
              </w:rPr>
            </w:r>
          </w:p>
        </w:tc>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Presente de subjuntivo</w:t>
            </w:r>
          </w:p>
          <w:p>
            <w:pPr>
              <w:pStyle w:val="Normal1"/>
              <w:spacing w:lineRule="auto" w:line="240"/>
              <w:jc w:val="center"/>
              <w:rPr>
                <w:i/>
                <w:i/>
                <w:sz w:val="24"/>
                <w:lang w:val="en-US"/>
              </w:rPr>
            </w:pPr>
            <w:r>
              <w:rPr>
                <w:i/>
                <w:sz w:val="24"/>
                <w:lang w:val="en-US"/>
              </w:rPr>
            </w:r>
          </w:p>
        </w:tc>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Imperativo</w:t>
            </w:r>
          </w:p>
          <w:p>
            <w:pPr>
              <w:pStyle w:val="Normal1"/>
              <w:spacing w:lineRule="auto" w:line="240"/>
              <w:jc w:val="center"/>
              <w:rPr>
                <w:i/>
                <w:i/>
                <w:sz w:val="24"/>
                <w:lang w:val="en-US"/>
              </w:rPr>
            </w:pPr>
            <w:r>
              <w:rPr>
                <w:i/>
                <w:sz w:val="24"/>
                <w:lang w:val="en-US"/>
              </w:rPr>
            </w:r>
          </w:p>
        </w:tc>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Pretérite indefinido de indicativo</w:t>
            </w:r>
          </w:p>
          <w:p>
            <w:pPr>
              <w:pStyle w:val="Normal1"/>
              <w:spacing w:lineRule="auto" w:line="240"/>
              <w:jc w:val="center"/>
              <w:rPr>
                <w:i/>
                <w:i/>
                <w:sz w:val="24"/>
                <w:lang w:val="en-US"/>
              </w:rPr>
            </w:pPr>
            <w:r>
              <w:rPr>
                <w:i/>
                <w:sz w:val="24"/>
                <w:lang w:val="en-US"/>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Pretérite imperfecto de subjuntivo</w:t>
            </w:r>
          </w:p>
          <w:p>
            <w:pPr>
              <w:pStyle w:val="Normal1"/>
              <w:spacing w:lineRule="auto" w:line="240"/>
              <w:jc w:val="center"/>
              <w:rPr>
                <w:i/>
                <w:i/>
                <w:sz w:val="24"/>
                <w:lang w:val="en-US"/>
              </w:rPr>
            </w:pPr>
            <w:r>
              <w:rPr>
                <w:i/>
                <w:sz w:val="24"/>
                <w:lang w:val="en-US"/>
              </w:rPr>
            </w:r>
          </w:p>
        </w:tc>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Futuro imperfecto de subjuntivo</w:t>
            </w:r>
          </w:p>
          <w:p>
            <w:pPr>
              <w:pStyle w:val="Normal1"/>
              <w:spacing w:lineRule="auto" w:line="240"/>
              <w:jc w:val="center"/>
              <w:rPr>
                <w:i/>
                <w:i/>
                <w:sz w:val="24"/>
                <w:lang w:val="en-US"/>
              </w:rPr>
            </w:pPr>
            <w:r>
              <w:rPr>
                <w:i/>
                <w:sz w:val="24"/>
                <w:lang w:val="en-US"/>
              </w:rPr>
            </w:r>
          </w:p>
        </w:tc>
      </w:tr>
      <w:tr>
        <w:trPr>
          <w:trHeight w:val="240" w:hRule="exact"/>
        </w:trPr>
        <w:tc>
          <w:tcPr>
            <w:tcW w:w="1772" w:type="dxa"/>
            <w:tcBorders>
              <w:top w:val="single" w:sz="6" w:space="0" w:color="000000"/>
              <w:start w:val="single" w:sz="6" w:space="0" w:color="000000"/>
              <w:end w:val="single" w:sz="6" w:space="0" w:color="000000"/>
            </w:tcBorders>
          </w:tcPr>
          <w:p>
            <w:pPr>
              <w:pStyle w:val="Normal1"/>
              <w:spacing w:lineRule="auto" w:line="240"/>
              <w:ind w:firstLine="527" w:end="0"/>
              <w:jc w:val="start"/>
              <w:rPr/>
            </w:pPr>
            <w:r>
              <w:rPr>
                <w:sz w:val="24"/>
                <w:lang w:val="en-US"/>
              </w:rPr>
              <w:t>s</w:t>
            </w:r>
            <w:r>
              <w:rPr>
                <w:b/>
                <w:bCs/>
                <w:sz w:val="24"/>
                <w:lang w:val="en-US"/>
              </w:rPr>
              <w:t>ie</w:t>
            </w:r>
            <w:r>
              <w:rPr>
                <w:sz w:val="24"/>
                <w:lang w:val="en-US"/>
              </w:rPr>
              <w:t>nto</w:t>
            </w:r>
          </w:p>
          <w:p>
            <w:pPr>
              <w:pStyle w:val="Normal1"/>
              <w:spacing w:lineRule="auto" w:line="240"/>
              <w:ind w:firstLine="527" w:end="0"/>
              <w:jc w:val="start"/>
              <w:rPr>
                <w:sz w:val="24"/>
                <w:lang w:val="en-US"/>
              </w:rPr>
            </w:pPr>
            <w:r>
              <w:rPr>
                <w:sz w:val="24"/>
                <w:lang w:val="en-US"/>
              </w:rPr>
            </w:r>
          </w:p>
        </w:tc>
        <w:tc>
          <w:tcPr>
            <w:tcW w:w="1772" w:type="dxa"/>
            <w:tcBorders>
              <w:top w:val="single" w:sz="6" w:space="0" w:color="000000"/>
              <w:start w:val="single" w:sz="6" w:space="0" w:color="000000"/>
              <w:end w:val="single" w:sz="6" w:space="0" w:color="000000"/>
            </w:tcBorders>
          </w:tcPr>
          <w:p>
            <w:pPr>
              <w:pStyle w:val="Normal1"/>
              <w:spacing w:lineRule="auto" w:line="240"/>
              <w:ind w:firstLine="456" w:end="0"/>
              <w:jc w:val="start"/>
              <w:rPr>
                <w:sz w:val="24"/>
                <w:lang w:val="en-US"/>
              </w:rPr>
            </w:pPr>
            <w:r>
              <w:rPr>
                <w:sz w:val="24"/>
                <w:lang w:val="en-US"/>
              </w:rPr>
              <w:t>s</w:t>
            </w:r>
            <w:r>
              <w:rPr>
                <w:b/>
                <w:bCs/>
                <w:sz w:val="24"/>
                <w:lang w:val="en-US"/>
              </w:rPr>
              <w:t>ie</w:t>
            </w:r>
            <w:r>
              <w:rPr>
                <w:sz w:val="24"/>
                <w:lang w:val="en-US"/>
              </w:rPr>
              <w:t>nta</w:t>
            </w:r>
          </w:p>
          <w:p>
            <w:pPr>
              <w:pStyle w:val="Normal1"/>
              <w:spacing w:lineRule="auto" w:line="240"/>
              <w:ind w:firstLine="456" w:end="0"/>
              <w:jc w:val="start"/>
              <w:rPr>
                <w:sz w:val="24"/>
                <w:lang w:val="en-US"/>
              </w:rPr>
            </w:pPr>
            <w:r>
              <w:rPr>
                <w:sz w:val="24"/>
                <w:lang w:val="en-US"/>
              </w:rPr>
            </w:r>
          </w:p>
        </w:tc>
        <w:tc>
          <w:tcPr>
            <w:tcW w:w="1772" w:type="dxa"/>
            <w:tcBorders>
              <w:top w:val="single" w:sz="6" w:space="0" w:color="000000"/>
              <w:start w:val="single" w:sz="6" w:space="0" w:color="000000"/>
              <w:end w:val="single" w:sz="6" w:space="0" w:color="000000"/>
            </w:tcBorders>
          </w:tcPr>
          <w:p>
            <w:pPr>
              <w:pStyle w:val="Normal1"/>
              <w:spacing w:lineRule="auto" w:line="240"/>
              <w:ind w:firstLine="385" w:end="0"/>
              <w:jc w:val="start"/>
              <w:rPr>
                <w:sz w:val="24"/>
                <w:lang w:val="en-US"/>
              </w:rPr>
            </w:pPr>
            <w:r>
              <w:rPr>
                <w:sz w:val="24"/>
                <w:lang w:val="en-US"/>
              </w:rPr>
              <w:t>—</w:t>
            </w:r>
          </w:p>
          <w:p>
            <w:pPr>
              <w:pStyle w:val="Normal1"/>
              <w:spacing w:lineRule="auto" w:line="240"/>
              <w:ind w:firstLine="385" w:end="0"/>
              <w:jc w:val="start"/>
              <w:rPr>
                <w:sz w:val="24"/>
                <w:lang w:val="en-US"/>
              </w:rPr>
            </w:pPr>
            <w:r>
              <w:rPr>
                <w:sz w:val="24"/>
                <w:lang w:val="en-US"/>
              </w:rPr>
            </w:r>
          </w:p>
        </w:tc>
        <w:tc>
          <w:tcPr>
            <w:tcW w:w="1772" w:type="dxa"/>
            <w:tcBorders>
              <w:top w:val="single" w:sz="6" w:space="0" w:color="000000"/>
              <w:start w:val="single" w:sz="6" w:space="0" w:color="000000"/>
              <w:end w:val="single" w:sz="6" w:space="0" w:color="000000"/>
            </w:tcBorders>
          </w:tcPr>
          <w:p>
            <w:pPr>
              <w:pStyle w:val="Normal1"/>
              <w:spacing w:lineRule="auto" w:line="240"/>
              <w:ind w:firstLine="456" w:end="0"/>
              <w:jc w:val="start"/>
              <w:rPr>
                <w:sz w:val="24"/>
                <w:lang w:val="en-US"/>
              </w:rPr>
            </w:pPr>
            <w:r>
              <w:rPr>
                <w:sz w:val="24"/>
                <w:lang w:val="en-US"/>
              </w:rPr>
              <w:t>sentí</w:t>
            </w:r>
          </w:p>
          <w:p>
            <w:pPr>
              <w:pStyle w:val="Normal1"/>
              <w:spacing w:lineRule="auto" w:line="240"/>
              <w:ind w:firstLine="456" w:end="0"/>
              <w:jc w:val="start"/>
              <w:rPr>
                <w:sz w:val="24"/>
                <w:lang w:val="en-US"/>
              </w:rPr>
            </w:pPr>
            <w:r>
              <w:rPr>
                <w:sz w:val="24"/>
                <w:lang w:val="en-US"/>
              </w:rPr>
            </w:r>
          </w:p>
        </w:tc>
        <w:tc>
          <w:tcPr>
            <w:tcW w:w="1843" w:type="dxa"/>
            <w:tcBorders>
              <w:top w:val="single" w:sz="6" w:space="0" w:color="000000"/>
              <w:start w:val="single" w:sz="6" w:space="0" w:color="000000"/>
              <w:end w:val="single" w:sz="6" w:space="0" w:color="000000"/>
            </w:tcBorders>
          </w:tcPr>
          <w:p>
            <w:pPr>
              <w:pStyle w:val="Normal1"/>
              <w:spacing w:lineRule="auto" w:line="240"/>
              <w:ind w:start="385" w:end="0"/>
              <w:jc w:val="start"/>
              <w:rPr/>
            </w:pPr>
            <w:r>
              <w:rPr>
                <w:sz w:val="24"/>
                <w:lang w:val="en-US"/>
              </w:rPr>
              <w:t>s</w:t>
            </w:r>
            <w:r>
              <w:rPr>
                <w:b/>
                <w:bCs/>
                <w:sz w:val="24"/>
                <w:lang w:val="en-US"/>
              </w:rPr>
              <w:t>i</w:t>
            </w:r>
            <w:r>
              <w:rPr>
                <w:sz w:val="24"/>
                <w:lang w:val="en-US"/>
              </w:rPr>
              <w:t>ntiera</w:t>
            </w:r>
          </w:p>
          <w:p>
            <w:pPr>
              <w:pStyle w:val="Normal1"/>
              <w:spacing w:lineRule="auto" w:line="240"/>
              <w:ind w:start="385" w:end="0"/>
              <w:jc w:val="start"/>
              <w:rPr>
                <w:sz w:val="24"/>
                <w:lang w:val="en-US"/>
              </w:rPr>
            </w:pPr>
            <w:r>
              <w:rPr>
                <w:sz w:val="24"/>
                <w:lang w:val="en-US"/>
              </w:rPr>
            </w:r>
          </w:p>
        </w:tc>
        <w:tc>
          <w:tcPr>
            <w:tcW w:w="1701" w:type="dxa"/>
            <w:tcBorders>
              <w:top w:val="single" w:sz="6" w:space="0" w:color="000000"/>
              <w:start w:val="single" w:sz="6" w:space="0" w:color="000000"/>
              <w:end w:val="single" w:sz="6" w:space="0" w:color="000000"/>
            </w:tcBorders>
          </w:tcPr>
          <w:p>
            <w:pPr>
              <w:pStyle w:val="Normal1"/>
              <w:spacing w:lineRule="auto" w:line="240"/>
              <w:ind w:firstLine="385" w:end="0"/>
              <w:jc w:val="start"/>
              <w:rPr/>
            </w:pPr>
            <w:r>
              <w:rPr>
                <w:sz w:val="24"/>
                <w:lang w:val="en-US"/>
              </w:rPr>
              <w:t>s</w:t>
            </w:r>
            <w:r>
              <w:rPr>
                <w:b/>
                <w:bCs/>
                <w:sz w:val="24"/>
                <w:lang w:val="en-US"/>
              </w:rPr>
              <w:t>i</w:t>
            </w:r>
            <w:r>
              <w:rPr>
                <w:sz w:val="24"/>
                <w:lang w:val="en-US"/>
              </w:rPr>
              <w:t>ntiere</w:t>
            </w:r>
          </w:p>
          <w:p>
            <w:pPr>
              <w:pStyle w:val="Normal1"/>
              <w:spacing w:lineRule="auto" w:line="240"/>
              <w:ind w:firstLine="385" w:end="0"/>
              <w:jc w:val="start"/>
              <w:rPr>
                <w:sz w:val="24"/>
                <w:lang w:val="en-US"/>
              </w:rPr>
            </w:pPr>
            <w:r>
              <w:rPr>
                <w:sz w:val="24"/>
                <w:lang w:val="en-US"/>
              </w:rPr>
            </w:r>
          </w:p>
        </w:tc>
      </w:tr>
      <w:tr>
        <w:trPr>
          <w:trHeight w:val="240" w:hRule="exact"/>
        </w:trPr>
        <w:tc>
          <w:tcPr>
            <w:tcW w:w="1772" w:type="dxa"/>
            <w:tcBorders>
              <w:start w:val="single" w:sz="6" w:space="0" w:color="000000"/>
              <w:end w:val="single" w:sz="6" w:space="0" w:color="000000"/>
            </w:tcBorders>
          </w:tcPr>
          <w:p>
            <w:pPr>
              <w:pStyle w:val="Normal1"/>
              <w:snapToGrid w:val="false"/>
              <w:spacing w:lineRule="auto" w:line="240"/>
              <w:ind w:firstLine="527" w:end="0"/>
              <w:jc w:val="start"/>
              <w:rPr>
                <w:sz w:val="24"/>
                <w:lang w:val="en-US"/>
              </w:rPr>
            </w:pPr>
            <w:r>
              <w:rPr>
                <w:sz w:val="24"/>
                <w:lang w:val="en-US"/>
              </w:rPr>
            </w:r>
          </w:p>
          <w:p>
            <w:pPr>
              <w:pStyle w:val="Normal1"/>
              <w:spacing w:lineRule="auto" w:line="240"/>
              <w:ind w:firstLine="527"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456" w:end="0"/>
              <w:jc w:val="start"/>
              <w:rPr>
                <w:sz w:val="24"/>
                <w:lang w:val="en-US"/>
              </w:rPr>
            </w:pPr>
            <w:r>
              <w:rPr>
                <w:sz w:val="24"/>
                <w:lang w:val="en-US"/>
              </w:rPr>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385" w:end="0"/>
              <w:jc w:val="start"/>
              <w:rPr>
                <w:sz w:val="24"/>
                <w:lang w:val="en-US"/>
              </w:rPr>
            </w:pPr>
            <w:r>
              <w:rPr>
                <w:sz w:val="24"/>
                <w:lang w:val="en-US"/>
              </w:rPr>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456" w:end="0"/>
              <w:jc w:val="start"/>
              <w:rPr>
                <w:sz w:val="24"/>
                <w:lang w:val="en-US"/>
              </w:rPr>
            </w:pPr>
            <w:r>
              <w:rPr>
                <w:sz w:val="24"/>
                <w:lang w:val="en-US"/>
              </w:rPr>
            </w:r>
          </w:p>
          <w:p>
            <w:pPr>
              <w:pStyle w:val="Normal1"/>
              <w:spacing w:lineRule="auto" w:line="240"/>
              <w:ind w:firstLine="456" w:end="0"/>
              <w:jc w:val="start"/>
              <w:rPr>
                <w:sz w:val="24"/>
                <w:lang w:val="en-US"/>
              </w:rPr>
            </w:pPr>
            <w:r>
              <w:rPr>
                <w:sz w:val="24"/>
                <w:lang w:val="en-US"/>
              </w:rPr>
            </w:r>
          </w:p>
        </w:tc>
        <w:tc>
          <w:tcPr>
            <w:tcW w:w="1843" w:type="dxa"/>
            <w:tcBorders>
              <w:start w:val="single" w:sz="6" w:space="0" w:color="000000"/>
              <w:end w:val="single" w:sz="6" w:space="0" w:color="000000"/>
            </w:tcBorders>
          </w:tcPr>
          <w:p>
            <w:pPr>
              <w:pStyle w:val="Normal1"/>
              <w:spacing w:lineRule="auto" w:line="240"/>
              <w:ind w:start="385" w:end="0"/>
              <w:jc w:val="start"/>
              <w:rPr/>
            </w:pPr>
            <w:r>
              <w:rPr>
                <w:sz w:val="24"/>
                <w:lang w:val="en-US"/>
              </w:rPr>
              <w:t>(s</w:t>
            </w:r>
            <w:r>
              <w:rPr>
                <w:b/>
                <w:bCs/>
                <w:sz w:val="24"/>
                <w:lang w:val="en-US"/>
              </w:rPr>
              <w:t>i</w:t>
            </w:r>
            <w:r>
              <w:rPr>
                <w:sz w:val="24"/>
                <w:lang w:val="en-US"/>
              </w:rPr>
              <w:t>ntiese)</w:t>
            </w:r>
          </w:p>
          <w:p>
            <w:pPr>
              <w:pStyle w:val="Normal1"/>
              <w:spacing w:lineRule="auto" w:line="240"/>
              <w:ind w:start="385"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napToGrid w:val="false"/>
              <w:spacing w:lineRule="auto" w:line="240"/>
              <w:ind w:firstLine="385" w:end="0"/>
              <w:jc w:val="start"/>
              <w:rPr>
                <w:sz w:val="24"/>
                <w:lang w:val="en-US"/>
              </w:rPr>
            </w:pPr>
            <w:r>
              <w:rPr>
                <w:sz w:val="24"/>
                <w:lang w:val="en-US"/>
              </w:rPr>
            </w:r>
          </w:p>
          <w:p>
            <w:pPr>
              <w:pStyle w:val="Normal1"/>
              <w:spacing w:lineRule="auto" w:line="240"/>
              <w:ind w:firstLine="385" w:end="0"/>
              <w:jc w:val="start"/>
              <w:rPr>
                <w:sz w:val="24"/>
                <w:lang w:val="en-US"/>
              </w:rPr>
            </w:pPr>
            <w:r>
              <w:rPr>
                <w:sz w:val="24"/>
                <w:lang w:val="en-US"/>
              </w:rPr>
            </w:r>
          </w:p>
        </w:tc>
      </w:tr>
      <w:tr>
        <w:trPr>
          <w:trHeight w:val="346" w:hRule="exact"/>
        </w:trPr>
        <w:tc>
          <w:tcPr>
            <w:tcW w:w="1772" w:type="dxa"/>
            <w:tcBorders>
              <w:start w:val="single" w:sz="6" w:space="0" w:color="000000"/>
              <w:end w:val="single" w:sz="6" w:space="0" w:color="000000"/>
            </w:tcBorders>
          </w:tcPr>
          <w:p>
            <w:pPr>
              <w:pStyle w:val="Normal1"/>
              <w:spacing w:lineRule="auto" w:line="240"/>
              <w:ind w:firstLine="527" w:end="0"/>
              <w:jc w:val="start"/>
              <w:rPr/>
            </w:pPr>
            <w:r>
              <w:rPr>
                <w:sz w:val="24"/>
                <w:lang w:val="en-US"/>
              </w:rPr>
              <w:t>s</w:t>
            </w:r>
            <w:r>
              <w:rPr>
                <w:b/>
                <w:bCs/>
                <w:sz w:val="24"/>
                <w:lang w:val="en-US"/>
              </w:rPr>
              <w:t>ie</w:t>
            </w:r>
            <w:r>
              <w:rPr>
                <w:sz w:val="24"/>
                <w:lang w:val="en-US"/>
              </w:rPr>
              <w:t>ntes</w:t>
            </w:r>
          </w:p>
          <w:p>
            <w:pPr>
              <w:pStyle w:val="Normal1"/>
              <w:spacing w:lineRule="auto" w:line="240"/>
              <w:ind w:firstLine="527"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pPr>
            <w:r>
              <w:rPr>
                <w:sz w:val="24"/>
                <w:lang w:val="en-US"/>
              </w:rPr>
              <w:t>s</w:t>
            </w:r>
            <w:r>
              <w:rPr>
                <w:b/>
                <w:bCs/>
                <w:sz w:val="24"/>
                <w:lang w:val="en-US"/>
              </w:rPr>
              <w:t>ie</w:t>
            </w:r>
            <w:r>
              <w:rPr>
                <w:sz w:val="24"/>
                <w:lang w:val="en-US"/>
              </w:rPr>
              <w:t>ntas</w:t>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pPr>
            <w:r>
              <w:rPr>
                <w:sz w:val="24"/>
                <w:lang w:val="en-US"/>
              </w:rPr>
              <w:t>s</w:t>
            </w:r>
            <w:r>
              <w:rPr>
                <w:b/>
                <w:bCs/>
                <w:sz w:val="24"/>
                <w:lang w:val="en-US"/>
              </w:rPr>
              <w:t>ie</w:t>
            </w:r>
            <w:r>
              <w:rPr>
                <w:sz w:val="24"/>
                <w:lang w:val="en-US"/>
              </w:rPr>
              <w:t>nte</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sz w:val="24"/>
                <w:lang w:val="en-US"/>
              </w:rPr>
            </w:pPr>
            <w:r>
              <w:rPr>
                <w:sz w:val="24"/>
                <w:lang w:val="en-US"/>
              </w:rPr>
              <w:t>sentiste</w:t>
            </w:r>
          </w:p>
          <w:p>
            <w:pPr>
              <w:pStyle w:val="Normal1"/>
              <w:spacing w:lineRule="auto" w:line="240"/>
              <w:ind w:firstLine="456" w:end="0"/>
              <w:jc w:val="start"/>
              <w:rPr>
                <w:sz w:val="24"/>
                <w:lang w:val="en-US"/>
              </w:rPr>
            </w:pPr>
            <w:r>
              <w:rPr>
                <w:sz w:val="24"/>
                <w:lang w:val="en-US"/>
              </w:rPr>
            </w:r>
          </w:p>
        </w:tc>
        <w:tc>
          <w:tcPr>
            <w:tcW w:w="1843" w:type="dxa"/>
            <w:tcBorders>
              <w:start w:val="single" w:sz="6" w:space="0" w:color="000000"/>
              <w:end w:val="single" w:sz="6" w:space="0" w:color="000000"/>
            </w:tcBorders>
          </w:tcPr>
          <w:p>
            <w:pPr>
              <w:pStyle w:val="Normal1"/>
              <w:spacing w:lineRule="auto" w:line="240"/>
              <w:ind w:start="385" w:end="0"/>
              <w:jc w:val="start"/>
              <w:rPr/>
            </w:pPr>
            <w:r>
              <w:rPr>
                <w:sz w:val="24"/>
                <w:lang w:val="en-US"/>
              </w:rPr>
              <w:t>s</w:t>
            </w:r>
            <w:r>
              <w:rPr>
                <w:b/>
                <w:bCs/>
                <w:sz w:val="24"/>
                <w:lang w:val="en-US"/>
              </w:rPr>
              <w:t>i</w:t>
            </w:r>
            <w:r>
              <w:rPr>
                <w:sz w:val="24"/>
                <w:lang w:val="en-US"/>
              </w:rPr>
              <w:t>ntieras</w:t>
            </w:r>
          </w:p>
          <w:p>
            <w:pPr>
              <w:pStyle w:val="Normal1"/>
              <w:spacing w:lineRule="auto" w:line="240"/>
              <w:ind w:start="385"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firstLine="385" w:end="0"/>
              <w:jc w:val="start"/>
              <w:rPr/>
            </w:pPr>
            <w:r>
              <w:rPr>
                <w:sz w:val="24"/>
                <w:lang w:val="en-US"/>
              </w:rPr>
              <w:t>s</w:t>
            </w:r>
            <w:r>
              <w:rPr>
                <w:b/>
                <w:bCs/>
                <w:sz w:val="24"/>
                <w:lang w:val="en-US"/>
              </w:rPr>
              <w:t>i</w:t>
            </w:r>
            <w:r>
              <w:rPr>
                <w:sz w:val="24"/>
                <w:lang w:val="en-US"/>
              </w:rPr>
              <w:t>ntieres</w:t>
            </w:r>
          </w:p>
          <w:p>
            <w:pPr>
              <w:pStyle w:val="Normal1"/>
              <w:spacing w:lineRule="auto" w:line="240"/>
              <w:ind w:firstLine="385" w:end="0"/>
              <w:jc w:val="start"/>
              <w:rPr>
                <w:sz w:val="24"/>
                <w:lang w:val="en-US"/>
              </w:rPr>
            </w:pPr>
            <w:r>
              <w:rPr>
                <w:sz w:val="24"/>
                <w:lang w:val="en-US"/>
              </w:rPr>
            </w:r>
          </w:p>
        </w:tc>
      </w:tr>
      <w:tr>
        <w:trPr>
          <w:trHeight w:val="563" w:hRule="exact"/>
        </w:trPr>
        <w:tc>
          <w:tcPr>
            <w:tcW w:w="1772" w:type="dxa"/>
            <w:tcBorders>
              <w:start w:val="single" w:sz="6" w:space="0" w:color="000000"/>
              <w:end w:val="single" w:sz="6" w:space="0" w:color="000000"/>
            </w:tcBorders>
          </w:tcPr>
          <w:p>
            <w:pPr>
              <w:pStyle w:val="Normal1"/>
              <w:spacing w:lineRule="auto" w:line="240"/>
              <w:ind w:firstLine="527" w:end="0"/>
              <w:jc w:val="start"/>
              <w:rPr/>
            </w:pPr>
            <w:r>
              <w:rPr>
                <w:sz w:val="24"/>
                <w:lang w:val="en-US"/>
              </w:rPr>
              <w:t>s</w:t>
            </w:r>
            <w:r>
              <w:rPr>
                <w:b/>
                <w:bCs/>
                <w:sz w:val="24"/>
                <w:lang w:val="en-US"/>
              </w:rPr>
              <w:t>ie</w:t>
            </w:r>
            <w:r>
              <w:rPr>
                <w:sz w:val="24"/>
                <w:lang w:val="en-US"/>
              </w:rPr>
              <w:t>nte</w:t>
            </w:r>
          </w:p>
          <w:p>
            <w:pPr>
              <w:pStyle w:val="Normal1"/>
              <w:spacing w:lineRule="auto" w:line="240"/>
              <w:ind w:firstLine="527"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pPr>
            <w:r>
              <w:rPr>
                <w:sz w:val="24"/>
                <w:lang w:val="en-US"/>
              </w:rPr>
              <w:t>s</w:t>
            </w:r>
            <w:r>
              <w:rPr>
                <w:b/>
                <w:bCs/>
                <w:sz w:val="24"/>
                <w:lang w:val="en-US"/>
              </w:rPr>
              <w:t>ie</w:t>
            </w:r>
            <w:r>
              <w:rPr>
                <w:sz w:val="24"/>
                <w:lang w:val="en-US"/>
              </w:rPr>
              <w:t>nta</w:t>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pPr>
            <w:r>
              <w:rPr>
                <w:sz w:val="24"/>
                <w:lang w:val="en-US"/>
              </w:rPr>
              <w:t>s</w:t>
            </w:r>
            <w:r>
              <w:rPr>
                <w:b/>
                <w:bCs/>
                <w:sz w:val="24"/>
                <w:lang w:val="en-US"/>
              </w:rPr>
              <w:t>ie</w:t>
            </w:r>
            <w:r>
              <w:rPr>
                <w:sz w:val="24"/>
                <w:lang w:val="en-US"/>
              </w:rPr>
              <w:t>nta</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pPr>
            <w:r>
              <w:rPr>
                <w:sz w:val="24"/>
                <w:lang w:val="en-US"/>
              </w:rPr>
              <w:t>s</w:t>
            </w:r>
            <w:r>
              <w:rPr>
                <w:b/>
                <w:bCs/>
                <w:sz w:val="24"/>
                <w:lang w:val="en-US"/>
              </w:rPr>
              <w:t>i</w:t>
            </w:r>
            <w:r>
              <w:rPr>
                <w:sz w:val="24"/>
                <w:lang w:val="en-US"/>
              </w:rPr>
              <w:t>ntió</w:t>
            </w:r>
          </w:p>
          <w:p>
            <w:pPr>
              <w:pStyle w:val="Normal1"/>
              <w:spacing w:lineRule="auto" w:line="240"/>
              <w:ind w:firstLine="456" w:end="0"/>
              <w:jc w:val="start"/>
              <w:rPr>
                <w:sz w:val="24"/>
                <w:lang w:val="en-US"/>
              </w:rPr>
            </w:pPr>
            <w:r>
              <w:rPr>
                <w:sz w:val="24"/>
                <w:lang w:val="en-US"/>
              </w:rPr>
            </w:r>
          </w:p>
        </w:tc>
        <w:tc>
          <w:tcPr>
            <w:tcW w:w="1843" w:type="dxa"/>
            <w:tcBorders>
              <w:start w:val="single" w:sz="6" w:space="0" w:color="000000"/>
              <w:end w:val="single" w:sz="6" w:space="0" w:color="000000"/>
            </w:tcBorders>
          </w:tcPr>
          <w:p>
            <w:pPr>
              <w:pStyle w:val="Normal1"/>
              <w:spacing w:lineRule="auto" w:line="240"/>
              <w:ind w:start="385" w:end="0"/>
              <w:jc w:val="start"/>
              <w:rPr/>
            </w:pPr>
            <w:r>
              <w:rPr>
                <w:sz w:val="24"/>
                <w:lang w:val="en-US"/>
              </w:rPr>
              <w:t>(s</w:t>
            </w:r>
            <w:r>
              <w:rPr>
                <w:b/>
                <w:bCs/>
                <w:sz w:val="24"/>
                <w:lang w:val="en-US"/>
              </w:rPr>
              <w:t>i</w:t>
            </w:r>
            <w:r>
              <w:rPr>
                <w:sz w:val="24"/>
                <w:lang w:val="en-US"/>
              </w:rPr>
              <w:t xml:space="preserve">ntieses) </w:t>
            </w:r>
          </w:p>
          <w:p>
            <w:pPr>
              <w:pStyle w:val="Normal1"/>
              <w:spacing w:lineRule="auto" w:line="240"/>
              <w:ind w:start="385" w:end="0"/>
              <w:jc w:val="start"/>
              <w:rPr/>
            </w:pPr>
            <w:r>
              <w:rPr>
                <w:sz w:val="24"/>
                <w:lang w:val="en-US"/>
              </w:rPr>
              <w:t>s</w:t>
            </w:r>
            <w:r>
              <w:rPr>
                <w:b/>
                <w:bCs/>
                <w:sz w:val="24"/>
                <w:lang w:val="en-US"/>
              </w:rPr>
              <w:t>i</w:t>
            </w:r>
            <w:r>
              <w:rPr>
                <w:sz w:val="24"/>
                <w:lang w:val="en-US"/>
              </w:rPr>
              <w:t>ntiera</w:t>
            </w:r>
          </w:p>
          <w:p>
            <w:pPr>
              <w:pStyle w:val="Normal1"/>
              <w:spacing w:lineRule="auto" w:line="240"/>
              <w:ind w:start="385"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firstLine="385" w:end="0"/>
              <w:jc w:val="start"/>
              <w:rPr/>
            </w:pPr>
            <w:r>
              <w:rPr>
                <w:sz w:val="24"/>
                <w:lang w:val="en-US"/>
              </w:rPr>
              <w:t>s</w:t>
            </w:r>
            <w:r>
              <w:rPr>
                <w:b/>
                <w:bCs/>
                <w:sz w:val="24"/>
                <w:lang w:val="en-US"/>
              </w:rPr>
              <w:t>i</w:t>
            </w:r>
            <w:r>
              <w:rPr>
                <w:sz w:val="24"/>
                <w:lang w:val="en-US"/>
              </w:rPr>
              <w:t>ntiere</w:t>
            </w:r>
          </w:p>
          <w:p>
            <w:pPr>
              <w:pStyle w:val="Normal1"/>
              <w:spacing w:lineRule="auto" w:line="240"/>
              <w:ind w:firstLine="385" w:end="0"/>
              <w:jc w:val="start"/>
              <w:rPr>
                <w:sz w:val="24"/>
                <w:lang w:val="en-US"/>
              </w:rPr>
            </w:pPr>
            <w:r>
              <w:rPr>
                <w:sz w:val="24"/>
                <w:lang w:val="en-US"/>
              </w:rPr>
            </w:r>
          </w:p>
        </w:tc>
      </w:tr>
      <w:tr>
        <w:trPr>
          <w:trHeight w:val="571" w:hRule="exact"/>
        </w:trPr>
        <w:tc>
          <w:tcPr>
            <w:tcW w:w="1772" w:type="dxa"/>
            <w:tcBorders>
              <w:start w:val="single" w:sz="6" w:space="0" w:color="000000"/>
              <w:end w:val="single" w:sz="6" w:space="0" w:color="000000"/>
            </w:tcBorders>
          </w:tcPr>
          <w:p>
            <w:pPr>
              <w:pStyle w:val="Normal1"/>
              <w:spacing w:lineRule="auto" w:line="240"/>
              <w:ind w:firstLine="527" w:end="0"/>
              <w:jc w:val="start"/>
              <w:rPr>
                <w:sz w:val="24"/>
                <w:lang w:val="en-US"/>
              </w:rPr>
            </w:pPr>
            <w:r>
              <w:rPr>
                <w:sz w:val="24"/>
                <w:lang w:val="en-US"/>
              </w:rPr>
              <w:t>sentimos</w:t>
            </w:r>
          </w:p>
          <w:p>
            <w:pPr>
              <w:pStyle w:val="Normal1"/>
              <w:spacing w:lineRule="auto" w:line="240"/>
              <w:ind w:firstLine="527"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pPr>
            <w:r>
              <w:rPr>
                <w:sz w:val="24"/>
                <w:lang w:val="en-US"/>
              </w:rPr>
              <w:t>s</w:t>
            </w:r>
            <w:r>
              <w:rPr>
                <w:b/>
                <w:bCs/>
                <w:sz w:val="24"/>
                <w:lang w:val="en-US"/>
              </w:rPr>
              <w:t>i</w:t>
            </w:r>
            <w:r>
              <w:rPr>
                <w:sz w:val="24"/>
                <w:lang w:val="en-US"/>
              </w:rPr>
              <w:t>ntamos</w:t>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sz w:val="24"/>
                <w:lang w:val="en-US"/>
              </w:rPr>
            </w:pPr>
            <w:r>
              <w:rPr>
                <w:sz w:val="24"/>
                <w:lang w:val="en-US"/>
              </w:rPr>
              <w:t>sintamos</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sz w:val="24"/>
                <w:lang w:val="en-US"/>
              </w:rPr>
            </w:pPr>
            <w:r>
              <w:rPr>
                <w:sz w:val="24"/>
                <w:lang w:val="en-US"/>
              </w:rPr>
              <w:t>sentimos</w:t>
            </w:r>
          </w:p>
          <w:p>
            <w:pPr>
              <w:pStyle w:val="Normal1"/>
              <w:spacing w:lineRule="auto" w:line="240"/>
              <w:ind w:firstLine="456" w:end="0"/>
              <w:jc w:val="start"/>
              <w:rPr>
                <w:sz w:val="24"/>
                <w:lang w:val="en-US"/>
              </w:rPr>
            </w:pPr>
            <w:r>
              <w:rPr>
                <w:sz w:val="24"/>
                <w:lang w:val="en-US"/>
              </w:rPr>
            </w:r>
          </w:p>
        </w:tc>
        <w:tc>
          <w:tcPr>
            <w:tcW w:w="1843" w:type="dxa"/>
            <w:tcBorders>
              <w:start w:val="single" w:sz="6" w:space="0" w:color="000000"/>
              <w:end w:val="single" w:sz="6" w:space="0" w:color="000000"/>
            </w:tcBorders>
          </w:tcPr>
          <w:p>
            <w:pPr>
              <w:pStyle w:val="Normal1"/>
              <w:spacing w:lineRule="auto" w:line="240"/>
              <w:ind w:start="385" w:end="0"/>
              <w:jc w:val="start"/>
              <w:rPr/>
            </w:pPr>
            <w:r>
              <w:rPr>
                <w:sz w:val="24"/>
                <w:lang w:val="en-US"/>
              </w:rPr>
              <w:t>(s</w:t>
            </w:r>
            <w:r>
              <w:rPr>
                <w:b/>
                <w:bCs/>
                <w:sz w:val="24"/>
                <w:lang w:val="en-US"/>
              </w:rPr>
              <w:t>i</w:t>
            </w:r>
            <w:r>
              <w:rPr>
                <w:sz w:val="24"/>
                <w:lang w:val="en-US"/>
              </w:rPr>
              <w:t>ntiese) s</w:t>
            </w:r>
            <w:r>
              <w:rPr>
                <w:b/>
                <w:bCs/>
                <w:sz w:val="24"/>
                <w:lang w:val="en-US"/>
              </w:rPr>
              <w:t>i</w:t>
            </w:r>
            <w:r>
              <w:rPr>
                <w:sz w:val="24"/>
                <w:lang w:val="en-US"/>
              </w:rPr>
              <w:t>ntiéramos</w:t>
            </w:r>
          </w:p>
          <w:p>
            <w:pPr>
              <w:pStyle w:val="Normal1"/>
              <w:spacing w:lineRule="auto" w:line="240"/>
              <w:ind w:start="385"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firstLine="385" w:end="0"/>
              <w:jc w:val="start"/>
              <w:rPr/>
            </w:pPr>
            <w:r>
              <w:rPr>
                <w:sz w:val="24"/>
                <w:lang w:val="en-US"/>
              </w:rPr>
              <w:t>s</w:t>
            </w:r>
            <w:r>
              <w:rPr>
                <w:b/>
                <w:bCs/>
                <w:sz w:val="24"/>
                <w:lang w:val="en-US"/>
              </w:rPr>
              <w:t>i</w:t>
            </w:r>
            <w:r>
              <w:rPr>
                <w:sz w:val="24"/>
                <w:lang w:val="en-US"/>
              </w:rPr>
              <w:t>ntiéremos</w:t>
            </w:r>
          </w:p>
          <w:p>
            <w:pPr>
              <w:pStyle w:val="Normal1"/>
              <w:spacing w:lineRule="auto" w:line="240"/>
              <w:ind w:firstLine="385" w:end="0"/>
              <w:jc w:val="start"/>
              <w:rPr>
                <w:sz w:val="24"/>
                <w:lang w:val="en-US"/>
              </w:rPr>
            </w:pPr>
            <w:r>
              <w:rPr>
                <w:sz w:val="24"/>
                <w:lang w:val="en-US"/>
              </w:rPr>
            </w:r>
          </w:p>
        </w:tc>
      </w:tr>
      <w:tr>
        <w:trPr>
          <w:trHeight w:val="565" w:hRule="exact"/>
        </w:trPr>
        <w:tc>
          <w:tcPr>
            <w:tcW w:w="1772" w:type="dxa"/>
            <w:tcBorders>
              <w:start w:val="single" w:sz="6" w:space="0" w:color="000000"/>
              <w:end w:val="single" w:sz="6" w:space="0" w:color="000000"/>
            </w:tcBorders>
          </w:tcPr>
          <w:p>
            <w:pPr>
              <w:pStyle w:val="Normal1"/>
              <w:spacing w:lineRule="auto" w:line="240"/>
              <w:ind w:firstLine="527" w:end="0"/>
              <w:jc w:val="start"/>
              <w:rPr>
                <w:sz w:val="24"/>
                <w:lang w:val="en-US"/>
              </w:rPr>
            </w:pPr>
            <w:r>
              <w:rPr>
                <w:sz w:val="24"/>
                <w:lang w:val="en-US"/>
              </w:rPr>
              <w:t>sentís</w:t>
            </w:r>
          </w:p>
          <w:p>
            <w:pPr>
              <w:pStyle w:val="Normal1"/>
              <w:spacing w:lineRule="auto" w:line="240"/>
              <w:ind w:firstLine="527"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pPr>
            <w:r>
              <w:rPr>
                <w:sz w:val="24"/>
                <w:lang w:val="en-US"/>
              </w:rPr>
              <w:t>s</w:t>
            </w:r>
            <w:r>
              <w:rPr>
                <w:b/>
                <w:bCs/>
                <w:sz w:val="24"/>
                <w:lang w:val="en-US"/>
              </w:rPr>
              <w:t>i</w:t>
            </w:r>
            <w:r>
              <w:rPr>
                <w:sz w:val="24"/>
                <w:lang w:val="en-US"/>
              </w:rPr>
              <w:t>ntáis</w:t>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sz w:val="24"/>
                <w:lang w:val="en-US"/>
              </w:rPr>
            </w:pPr>
            <w:r>
              <w:rPr>
                <w:sz w:val="24"/>
                <w:lang w:val="en-US"/>
              </w:rPr>
              <w:t>sentid</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sz w:val="24"/>
                <w:lang w:val="en-US"/>
              </w:rPr>
            </w:pPr>
            <w:r>
              <w:rPr>
                <w:sz w:val="24"/>
                <w:lang w:val="en-US"/>
              </w:rPr>
              <w:t>sentisteis</w:t>
            </w:r>
          </w:p>
          <w:p>
            <w:pPr>
              <w:pStyle w:val="Normal1"/>
              <w:spacing w:lineRule="auto" w:line="240"/>
              <w:ind w:firstLine="456" w:end="0"/>
              <w:jc w:val="start"/>
              <w:rPr>
                <w:sz w:val="24"/>
                <w:lang w:val="en-US"/>
              </w:rPr>
            </w:pPr>
            <w:r>
              <w:rPr>
                <w:sz w:val="24"/>
                <w:lang w:val="en-US"/>
              </w:rPr>
            </w:r>
          </w:p>
        </w:tc>
        <w:tc>
          <w:tcPr>
            <w:tcW w:w="1843" w:type="dxa"/>
            <w:tcBorders>
              <w:start w:val="single" w:sz="6" w:space="0" w:color="000000"/>
              <w:end w:val="single" w:sz="6" w:space="0" w:color="000000"/>
            </w:tcBorders>
          </w:tcPr>
          <w:p>
            <w:pPr>
              <w:pStyle w:val="Normal1"/>
              <w:spacing w:lineRule="auto" w:line="240"/>
              <w:ind w:start="385" w:end="0"/>
              <w:jc w:val="start"/>
              <w:rPr/>
            </w:pPr>
            <w:r>
              <w:rPr>
                <w:sz w:val="24"/>
                <w:lang w:val="en-US"/>
              </w:rPr>
              <w:t>(s</w:t>
            </w:r>
            <w:r>
              <w:rPr>
                <w:b/>
                <w:bCs/>
                <w:sz w:val="24"/>
                <w:lang w:val="en-US"/>
              </w:rPr>
              <w:t>i</w:t>
            </w:r>
            <w:r>
              <w:rPr>
                <w:sz w:val="24"/>
                <w:lang w:val="en-US"/>
              </w:rPr>
              <w:t>ntiésemos) síntierais</w:t>
            </w:r>
          </w:p>
          <w:p>
            <w:pPr>
              <w:pStyle w:val="Normal1"/>
              <w:spacing w:lineRule="auto" w:line="240"/>
              <w:ind w:start="385"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firstLine="385" w:end="0"/>
              <w:jc w:val="start"/>
              <w:rPr/>
            </w:pPr>
            <w:r>
              <w:rPr>
                <w:sz w:val="24"/>
                <w:lang w:val="en-US"/>
              </w:rPr>
              <w:t>s</w:t>
            </w:r>
            <w:r>
              <w:rPr>
                <w:b/>
                <w:bCs/>
                <w:sz w:val="24"/>
                <w:lang w:val="en-US"/>
              </w:rPr>
              <w:t>i</w:t>
            </w:r>
            <w:r>
              <w:rPr>
                <w:sz w:val="24"/>
                <w:lang w:val="en-US"/>
              </w:rPr>
              <w:t>ntiereis</w:t>
            </w:r>
          </w:p>
          <w:p>
            <w:pPr>
              <w:pStyle w:val="Normal1"/>
              <w:spacing w:lineRule="auto" w:line="240"/>
              <w:ind w:firstLine="385" w:end="0"/>
              <w:jc w:val="start"/>
              <w:rPr>
                <w:sz w:val="24"/>
                <w:lang w:val="en-US"/>
              </w:rPr>
            </w:pPr>
            <w:r>
              <w:rPr>
                <w:sz w:val="24"/>
                <w:lang w:val="en-US"/>
              </w:rPr>
            </w:r>
          </w:p>
        </w:tc>
      </w:tr>
      <w:tr>
        <w:trPr>
          <w:trHeight w:val="545" w:hRule="exact"/>
        </w:trPr>
        <w:tc>
          <w:tcPr>
            <w:tcW w:w="1772" w:type="dxa"/>
            <w:tcBorders>
              <w:start w:val="single" w:sz="6" w:space="0" w:color="000000"/>
              <w:end w:val="single" w:sz="6" w:space="0" w:color="000000"/>
            </w:tcBorders>
          </w:tcPr>
          <w:p>
            <w:pPr>
              <w:pStyle w:val="Normal1"/>
              <w:spacing w:lineRule="auto" w:line="240"/>
              <w:ind w:firstLine="527" w:end="0"/>
              <w:jc w:val="start"/>
              <w:rPr/>
            </w:pPr>
            <w:r>
              <w:rPr>
                <w:sz w:val="24"/>
                <w:lang w:val="en-US"/>
              </w:rPr>
              <w:t>s</w:t>
            </w:r>
            <w:r>
              <w:rPr>
                <w:b/>
                <w:bCs/>
                <w:sz w:val="24"/>
                <w:lang w:val="en-US"/>
              </w:rPr>
              <w:t>ie</w:t>
            </w:r>
            <w:r>
              <w:rPr>
                <w:sz w:val="24"/>
                <w:lang w:val="en-US"/>
              </w:rPr>
              <w:t>nten</w:t>
            </w:r>
          </w:p>
          <w:p>
            <w:pPr>
              <w:pStyle w:val="Normal1"/>
              <w:spacing w:lineRule="auto" w:line="240"/>
              <w:ind w:firstLine="527"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pPr>
            <w:r>
              <w:rPr>
                <w:sz w:val="24"/>
                <w:lang w:val="en-US"/>
              </w:rPr>
              <w:t>s</w:t>
            </w:r>
            <w:r>
              <w:rPr>
                <w:b/>
                <w:bCs/>
                <w:sz w:val="24"/>
                <w:lang w:val="en-US"/>
              </w:rPr>
              <w:t>ie</w:t>
            </w:r>
            <w:r>
              <w:rPr>
                <w:sz w:val="24"/>
                <w:lang w:val="en-US"/>
              </w:rPr>
              <w:t>ntan</w:t>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pPr>
            <w:r>
              <w:rPr>
                <w:sz w:val="24"/>
                <w:lang w:val="en-US"/>
              </w:rPr>
              <w:t>s</w:t>
            </w:r>
            <w:r>
              <w:rPr>
                <w:b/>
                <w:bCs/>
                <w:sz w:val="24"/>
                <w:lang w:val="en-US"/>
              </w:rPr>
              <w:t>ie</w:t>
            </w:r>
            <w:r>
              <w:rPr>
                <w:sz w:val="24"/>
                <w:lang w:val="en-US"/>
              </w:rPr>
              <w:t>ntan</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pPr>
            <w:r>
              <w:rPr>
                <w:sz w:val="24"/>
                <w:lang w:val="en-US"/>
              </w:rPr>
              <w:t>s</w:t>
            </w:r>
            <w:r>
              <w:rPr>
                <w:b/>
                <w:bCs/>
                <w:sz w:val="24"/>
                <w:lang w:val="en-US"/>
              </w:rPr>
              <w:t>i</w:t>
            </w:r>
            <w:r>
              <w:rPr>
                <w:sz w:val="24"/>
                <w:lang w:val="en-US"/>
              </w:rPr>
              <w:t>ntieron</w:t>
            </w:r>
          </w:p>
          <w:p>
            <w:pPr>
              <w:pStyle w:val="Normal1"/>
              <w:spacing w:lineRule="auto" w:line="240"/>
              <w:ind w:firstLine="456" w:end="0"/>
              <w:jc w:val="start"/>
              <w:rPr>
                <w:sz w:val="24"/>
                <w:lang w:val="en-US"/>
              </w:rPr>
            </w:pPr>
            <w:r>
              <w:rPr>
                <w:sz w:val="24"/>
                <w:lang w:val="en-US"/>
              </w:rPr>
            </w:r>
          </w:p>
        </w:tc>
        <w:tc>
          <w:tcPr>
            <w:tcW w:w="1843" w:type="dxa"/>
            <w:tcBorders>
              <w:start w:val="single" w:sz="6" w:space="0" w:color="000000"/>
              <w:end w:val="single" w:sz="6" w:space="0" w:color="000000"/>
            </w:tcBorders>
          </w:tcPr>
          <w:p>
            <w:pPr>
              <w:pStyle w:val="Normal1"/>
              <w:spacing w:lineRule="auto" w:line="240"/>
              <w:ind w:start="385" w:end="0"/>
              <w:jc w:val="start"/>
              <w:rPr/>
            </w:pPr>
            <w:r>
              <w:rPr>
                <w:sz w:val="24"/>
                <w:lang w:val="en-US"/>
              </w:rPr>
              <w:t>(s</w:t>
            </w:r>
            <w:r>
              <w:rPr>
                <w:b/>
                <w:bCs/>
                <w:sz w:val="24"/>
                <w:lang w:val="en-US"/>
              </w:rPr>
              <w:t>i</w:t>
            </w:r>
            <w:r>
              <w:rPr>
                <w:sz w:val="24"/>
                <w:lang w:val="en-US"/>
              </w:rPr>
              <w:t>ntieseis) s</w:t>
            </w:r>
            <w:r>
              <w:rPr>
                <w:b/>
                <w:bCs/>
                <w:sz w:val="24"/>
                <w:lang w:val="en-US"/>
              </w:rPr>
              <w:t>i</w:t>
            </w:r>
            <w:r>
              <w:rPr>
                <w:sz w:val="24"/>
                <w:lang w:val="en-US"/>
              </w:rPr>
              <w:t>ntieran</w:t>
            </w:r>
          </w:p>
          <w:p>
            <w:pPr>
              <w:pStyle w:val="Normal1"/>
              <w:spacing w:lineRule="auto" w:line="240"/>
              <w:ind w:start="385"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firstLine="385" w:end="0"/>
              <w:jc w:val="start"/>
              <w:rPr/>
            </w:pPr>
            <w:r>
              <w:rPr>
                <w:sz w:val="24"/>
                <w:lang w:val="en-US"/>
              </w:rPr>
              <w:t>s</w:t>
            </w:r>
            <w:r>
              <w:rPr>
                <w:b/>
                <w:bCs/>
                <w:sz w:val="24"/>
                <w:lang w:val="en-US"/>
              </w:rPr>
              <w:t>i</w:t>
            </w:r>
            <w:r>
              <w:rPr>
                <w:sz w:val="24"/>
                <w:lang w:val="en-US"/>
              </w:rPr>
              <w:t>ntieren</w:t>
            </w:r>
          </w:p>
          <w:p>
            <w:pPr>
              <w:pStyle w:val="Normal1"/>
              <w:spacing w:lineRule="auto" w:line="240"/>
              <w:ind w:firstLine="385" w:end="0"/>
              <w:jc w:val="start"/>
              <w:rPr>
                <w:sz w:val="24"/>
                <w:lang w:val="en-US"/>
              </w:rPr>
            </w:pPr>
            <w:r>
              <w:rPr>
                <w:sz w:val="24"/>
                <w:lang w:val="en-US"/>
              </w:rPr>
            </w:r>
          </w:p>
        </w:tc>
      </w:tr>
      <w:tr>
        <w:trPr>
          <w:trHeight w:val="444" w:hRule="exact"/>
        </w:trPr>
        <w:tc>
          <w:tcPr>
            <w:tcW w:w="1772" w:type="dxa"/>
            <w:tcBorders>
              <w:start w:val="single" w:sz="6" w:space="0" w:color="000000"/>
              <w:bottom w:val="single" w:sz="6" w:space="0" w:color="000000"/>
              <w:end w:val="single" w:sz="6" w:space="0" w:color="000000"/>
            </w:tcBorders>
          </w:tcPr>
          <w:p>
            <w:pPr>
              <w:pStyle w:val="Normal1"/>
              <w:snapToGrid w:val="false"/>
              <w:spacing w:lineRule="auto" w:line="240"/>
              <w:ind w:firstLine="527" w:end="0"/>
              <w:jc w:val="start"/>
              <w:rPr>
                <w:sz w:val="24"/>
                <w:lang w:val="en-US"/>
              </w:rPr>
            </w:pPr>
            <w:r>
              <w:rPr>
                <w:sz w:val="24"/>
                <w:lang w:val="en-US"/>
              </w:rPr>
            </w:r>
          </w:p>
          <w:p>
            <w:pPr>
              <w:pStyle w:val="Normal1"/>
              <w:spacing w:lineRule="auto" w:line="240"/>
              <w:ind w:firstLine="527" w:end="0"/>
              <w:jc w:val="start"/>
              <w:rPr>
                <w:sz w:val="24"/>
                <w:lang w:val="en-US"/>
              </w:rPr>
            </w:pPr>
            <w:r>
              <w:rPr>
                <w:sz w:val="24"/>
                <w:lang w:val="en-US"/>
              </w:rPr>
            </w:r>
          </w:p>
        </w:tc>
        <w:tc>
          <w:tcPr>
            <w:tcW w:w="1772" w:type="dxa"/>
            <w:tcBorders>
              <w:start w:val="single" w:sz="6" w:space="0" w:color="000000"/>
              <w:bottom w:val="single" w:sz="6" w:space="0" w:color="000000"/>
              <w:end w:val="single" w:sz="6" w:space="0" w:color="000000"/>
            </w:tcBorders>
          </w:tcPr>
          <w:p>
            <w:pPr>
              <w:pStyle w:val="Normal1"/>
              <w:snapToGrid w:val="false"/>
              <w:spacing w:lineRule="auto" w:line="240"/>
              <w:jc w:val="center"/>
              <w:rPr>
                <w:sz w:val="24"/>
                <w:lang w:val="en-US"/>
              </w:rPr>
            </w:pPr>
            <w:r>
              <w:rPr>
                <w:sz w:val="24"/>
                <w:lang w:val="en-US"/>
              </w:rPr>
            </w:r>
          </w:p>
          <w:p>
            <w:pPr>
              <w:pStyle w:val="Normal1"/>
              <w:spacing w:lineRule="auto" w:line="240"/>
              <w:jc w:val="center"/>
              <w:rPr>
                <w:sz w:val="24"/>
                <w:lang w:val="en-US"/>
              </w:rPr>
            </w:pPr>
            <w:r>
              <w:rPr>
                <w:sz w:val="24"/>
                <w:lang w:val="en-US"/>
              </w:rPr>
            </w:r>
          </w:p>
        </w:tc>
        <w:tc>
          <w:tcPr>
            <w:tcW w:w="1772" w:type="dxa"/>
            <w:tcBorders>
              <w:start w:val="single" w:sz="6" w:space="0" w:color="000000"/>
              <w:bottom w:val="single" w:sz="6" w:space="0" w:color="000000"/>
              <w:end w:val="single" w:sz="6" w:space="0" w:color="000000"/>
            </w:tcBorders>
          </w:tcPr>
          <w:p>
            <w:pPr>
              <w:pStyle w:val="Normal1"/>
              <w:snapToGrid w:val="false"/>
              <w:spacing w:lineRule="auto" w:line="240"/>
              <w:jc w:val="center"/>
              <w:rPr>
                <w:sz w:val="24"/>
                <w:lang w:val="en-US"/>
              </w:rPr>
            </w:pPr>
            <w:r>
              <w:rPr>
                <w:sz w:val="24"/>
                <w:lang w:val="en-US"/>
              </w:rPr>
            </w:r>
          </w:p>
          <w:p>
            <w:pPr>
              <w:pStyle w:val="Normal1"/>
              <w:spacing w:lineRule="auto" w:line="240"/>
              <w:jc w:val="center"/>
              <w:rPr>
                <w:sz w:val="24"/>
                <w:lang w:val="en-US"/>
              </w:rPr>
            </w:pPr>
            <w:r>
              <w:rPr>
                <w:sz w:val="24"/>
                <w:lang w:val="en-US"/>
              </w:rPr>
            </w:r>
          </w:p>
        </w:tc>
        <w:tc>
          <w:tcPr>
            <w:tcW w:w="1772" w:type="dxa"/>
            <w:tcBorders>
              <w:start w:val="single" w:sz="6" w:space="0" w:color="000000"/>
              <w:bottom w:val="single" w:sz="6" w:space="0" w:color="000000"/>
              <w:end w:val="single" w:sz="6" w:space="0" w:color="000000"/>
            </w:tcBorders>
          </w:tcPr>
          <w:p>
            <w:pPr>
              <w:pStyle w:val="Normal1"/>
              <w:snapToGrid w:val="false"/>
              <w:spacing w:lineRule="auto" w:line="240"/>
              <w:jc w:val="center"/>
              <w:rPr>
                <w:sz w:val="24"/>
                <w:lang w:val="en-US"/>
              </w:rPr>
            </w:pPr>
            <w:r>
              <w:rPr>
                <w:sz w:val="24"/>
                <w:lang w:val="en-US"/>
              </w:rPr>
            </w:r>
          </w:p>
          <w:p>
            <w:pPr>
              <w:pStyle w:val="Normal1"/>
              <w:spacing w:lineRule="auto" w:line="240"/>
              <w:jc w:val="center"/>
              <w:rPr>
                <w:sz w:val="24"/>
                <w:lang w:val="en-US"/>
              </w:rPr>
            </w:pPr>
            <w:r>
              <w:rPr>
                <w:sz w:val="24"/>
                <w:lang w:val="en-US"/>
              </w:rPr>
            </w:r>
          </w:p>
        </w:tc>
        <w:tc>
          <w:tcPr>
            <w:tcW w:w="1843" w:type="dxa"/>
            <w:tcBorders>
              <w:start w:val="single" w:sz="6" w:space="0" w:color="000000"/>
              <w:bottom w:val="single" w:sz="6" w:space="0" w:color="000000"/>
              <w:end w:val="single" w:sz="6" w:space="0" w:color="000000"/>
            </w:tcBorders>
          </w:tcPr>
          <w:p>
            <w:pPr>
              <w:pStyle w:val="Normal1"/>
              <w:spacing w:lineRule="auto" w:line="240"/>
              <w:ind w:firstLine="385" w:end="0"/>
              <w:jc w:val="start"/>
              <w:rPr/>
            </w:pPr>
            <w:r>
              <w:rPr>
                <w:sz w:val="24"/>
                <w:lang w:val="en-US"/>
              </w:rPr>
              <w:t>(s</w:t>
            </w:r>
            <w:r>
              <w:rPr>
                <w:b/>
                <w:bCs/>
                <w:sz w:val="24"/>
                <w:lang w:val="en-US"/>
              </w:rPr>
              <w:t>i</w:t>
            </w:r>
            <w:r>
              <w:rPr>
                <w:sz w:val="24"/>
                <w:lang w:val="en-US"/>
              </w:rPr>
              <w:t>ntiesen)</w:t>
            </w:r>
          </w:p>
          <w:p>
            <w:pPr>
              <w:pStyle w:val="Normal1"/>
              <w:spacing w:lineRule="auto" w:line="240"/>
              <w:ind w:firstLine="385" w:end="0"/>
              <w:jc w:val="start"/>
              <w:rPr>
                <w:sz w:val="24"/>
                <w:lang w:val="en-US"/>
              </w:rPr>
            </w:pPr>
            <w:r>
              <w:rPr>
                <w:sz w:val="24"/>
                <w:lang w:val="en-US"/>
              </w:rPr>
            </w:r>
          </w:p>
        </w:tc>
        <w:tc>
          <w:tcPr>
            <w:tcW w:w="1701" w:type="dxa"/>
            <w:tcBorders>
              <w:start w:val="single" w:sz="6" w:space="0" w:color="000000"/>
              <w:bottom w:val="single" w:sz="6" w:space="0" w:color="000000"/>
              <w:end w:val="single" w:sz="6" w:space="0" w:color="000000"/>
            </w:tcBorders>
          </w:tcPr>
          <w:p>
            <w:pPr>
              <w:pStyle w:val="Normal1"/>
              <w:snapToGrid w:val="false"/>
              <w:spacing w:lineRule="auto" w:line="240"/>
              <w:jc w:val="center"/>
              <w:rPr>
                <w:sz w:val="24"/>
                <w:lang w:val="en-US"/>
              </w:rPr>
            </w:pPr>
            <w:r>
              <w:rPr>
                <w:sz w:val="24"/>
                <w:lang w:val="en-US"/>
              </w:rPr>
            </w:r>
          </w:p>
          <w:p>
            <w:pPr>
              <w:pStyle w:val="Normal1"/>
              <w:spacing w:lineRule="auto" w:line="240"/>
              <w:jc w:val="center"/>
              <w:rPr>
                <w:sz w:val="24"/>
                <w:lang w:val="en-US"/>
              </w:rPr>
            </w:pPr>
            <w:r>
              <w:rPr>
                <w:sz w:val="24"/>
                <w:lang w:val="en-US"/>
              </w:rPr>
            </w:r>
          </w:p>
        </w:tc>
      </w:tr>
      <w:tr>
        <w:trPr>
          <w:trHeight w:val="320" w:hRule="exact"/>
        </w:trPr>
        <w:tc>
          <w:tcPr>
            <w:tcW w:w="3544" w:type="dxa"/>
            <w:gridSpan w:val="2"/>
            <w:tcBorders>
              <w:top w:val="single" w:sz="6" w:space="0" w:color="000000"/>
              <w:end w:val="single" w:sz="6" w:space="0" w:color="000000"/>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c>
          <w:tcPr>
            <w:tcW w:w="5387"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i/>
                <w:iCs/>
                <w:sz w:val="24"/>
                <w:lang w:val="en-US"/>
              </w:rPr>
              <w:t>gerundio</w:t>
            </w:r>
            <w:r>
              <w:rPr>
                <w:sz w:val="24"/>
              </w:rPr>
              <w:t xml:space="preserve"> — </w:t>
            </w:r>
            <w:r>
              <w:rPr>
                <w:sz w:val="24"/>
                <w:lang w:val="en-US"/>
              </w:rPr>
              <w:t>s</w:t>
            </w:r>
            <w:r>
              <w:rPr>
                <w:b/>
                <w:bCs/>
                <w:sz w:val="24"/>
                <w:lang w:val="en-US"/>
              </w:rPr>
              <w:t>i</w:t>
            </w:r>
            <w:r>
              <w:rPr>
                <w:sz w:val="24"/>
                <w:lang w:val="en-US"/>
              </w:rPr>
              <w:t>ntiendo</w:t>
            </w:r>
          </w:p>
          <w:p>
            <w:pPr>
              <w:pStyle w:val="Normal1"/>
              <w:spacing w:lineRule="auto" w:line="240"/>
              <w:ind w:firstLine="284" w:end="0"/>
              <w:rPr>
                <w:sz w:val="24"/>
              </w:rPr>
            </w:pPr>
            <w:r>
              <w:rPr>
                <w:sz w:val="24"/>
              </w:rPr>
            </w:r>
          </w:p>
        </w:tc>
        <w:tc>
          <w:tcPr>
            <w:tcW w:w="1701" w:type="dxa"/>
            <w:tcBorders>
              <w:top w:val="single" w:sz="6" w:space="0" w:color="000000"/>
              <w:start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Из глаголов этой группы наиболее употребительны следующие: </w:t>
      </w:r>
    </w:p>
    <w:p>
      <w:pPr>
        <w:pStyle w:val="Normal1"/>
        <w:spacing w:lineRule="auto" w:line="240"/>
        <w:ind w:firstLine="284" w:end="0"/>
        <w:rPr/>
      </w:pPr>
      <w:r>
        <w:rPr>
          <w:sz w:val="24"/>
          <w:lang w:val="en-US"/>
        </w:rPr>
        <w:t>adherir, advertir, arrepentirse, conferir, consentir, convertir, deferir, diferir, divertir, herir, hervir, ingerir, invertir, mentir, pervertir, preferir, presentir, referir, requerir, sentir, sugerir, transferir.</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pPr>
      <w:r>
        <w:rPr>
          <w:i/>
          <w:sz w:val="24"/>
        </w:rPr>
        <w:t xml:space="preserve">5. Отклоняющиеся глаголы </w:t>
      </w:r>
      <w:r>
        <w:rPr>
          <w:i/>
          <w:sz w:val="24"/>
          <w:lang w:val="en-US"/>
        </w:rPr>
        <w:t>V</w:t>
      </w:r>
      <w:r>
        <w:rPr>
          <w:i/>
          <w:sz w:val="24"/>
        </w:rPr>
        <w:t xml:space="preserve"> группы</w:t>
      </w:r>
    </w:p>
    <w:p>
      <w:pPr>
        <w:pStyle w:val="Normal1"/>
        <w:spacing w:lineRule="auto" w:line="240"/>
        <w:ind w:firstLine="284" w:end="0"/>
        <w:rPr/>
      </w:pPr>
      <w:r>
        <w:rPr>
          <w:sz w:val="24"/>
        </w:rPr>
        <w:t xml:space="preserve">   </w:t>
      </w:r>
      <w:r>
        <w:rPr>
          <w:sz w:val="24"/>
        </w:rPr>
        <w:t>При спряжении глаголов V группы происходит два типа измене</w:t>
        <w:softHyphen/>
        <w:t xml:space="preserve">ний: </w:t>
      </w:r>
      <w:r>
        <w:rPr>
          <w:b/>
          <w:sz w:val="24"/>
        </w:rPr>
        <w:t>о</w:t>
      </w:r>
      <w:r>
        <w:rPr>
          <w:sz w:val="24"/>
        </w:rPr>
        <w:t xml:space="preserve"> переходит в дифтонг </w:t>
      </w:r>
      <w:r>
        <w:rPr>
          <w:b/>
          <w:sz w:val="24"/>
          <w:u w:val="single"/>
          <w:lang w:val="en-US"/>
        </w:rPr>
        <w:t>u</w:t>
      </w:r>
      <w:r>
        <w:rPr>
          <w:b/>
          <w:sz w:val="24"/>
        </w:rPr>
        <w:t>е</w:t>
      </w:r>
      <w:r>
        <w:rPr>
          <w:sz w:val="24"/>
        </w:rPr>
        <w:t xml:space="preserve"> или же в </w:t>
      </w:r>
      <w:r>
        <w:rPr>
          <w:b/>
          <w:sz w:val="24"/>
          <w:lang w:val="en-US"/>
        </w:rPr>
        <w:t>u</w:t>
      </w:r>
      <w:r>
        <w:rPr>
          <w:sz w:val="24"/>
        </w:rPr>
        <w:t>. К этой группе причисля</w:t>
        <w:softHyphen/>
        <w:t xml:space="preserve">ются лишь глаголы </w:t>
      </w:r>
      <w:r>
        <w:rPr>
          <w:b/>
          <w:sz w:val="24"/>
          <w:lang w:val="en-US"/>
        </w:rPr>
        <w:t>morir</w:t>
      </w:r>
      <w:r>
        <w:rPr>
          <w:b/>
          <w:sz w:val="24"/>
        </w:rPr>
        <w:t xml:space="preserve">, </w:t>
      </w:r>
      <w:r>
        <w:rPr>
          <w:b/>
          <w:sz w:val="24"/>
          <w:lang w:val="en-US"/>
        </w:rPr>
        <w:t>dormir</w:t>
      </w:r>
      <w:r>
        <w:rPr>
          <w:sz w:val="24"/>
        </w:rPr>
        <w:t xml:space="preserve"> и их производные.</w:t>
      </w:r>
    </w:p>
    <w:p>
      <w:pPr>
        <w:pStyle w:val="Normal1"/>
        <w:spacing w:lineRule="auto" w:line="240"/>
        <w:ind w:firstLine="284" w:end="0"/>
        <w:jc w:val="center"/>
        <w:rPr>
          <w:b/>
          <w:sz w:val="24"/>
        </w:rPr>
      </w:pPr>
      <w:r>
        <w:rPr>
          <w:b/>
          <w:sz w:val="24"/>
        </w:rPr>
      </w:r>
    </w:p>
    <w:p>
      <w:pPr>
        <w:pStyle w:val="Normal1"/>
        <w:spacing w:lineRule="auto" w:line="240"/>
        <w:ind w:firstLine="284" w:end="0"/>
        <w:jc w:val="center"/>
        <w:rPr>
          <w:b/>
          <w:sz w:val="24"/>
        </w:rPr>
      </w:pPr>
      <w:r>
        <w:rPr>
          <w:b/>
          <w:sz w:val="24"/>
        </w:rPr>
        <w:t>о→uе</w:t>
      </w:r>
    </w:p>
    <w:p>
      <w:pPr>
        <w:pStyle w:val="Normal1"/>
        <w:spacing w:lineRule="auto" w:line="240"/>
        <w:ind w:firstLine="284" w:end="0"/>
        <w:jc w:val="center"/>
        <w:rPr>
          <w:b/>
          <w:sz w:val="24"/>
        </w:rPr>
      </w:pPr>
      <w:r>
        <w:rPr>
          <w:b/>
          <w:sz w:val="24"/>
        </w:rPr>
        <w:t>о→  u</w:t>
      </w:r>
    </w:p>
    <w:p>
      <w:pPr>
        <w:pStyle w:val="Normal1"/>
        <w:spacing w:lineRule="auto" w:line="240"/>
        <w:ind w:firstLine="284" w:end="0"/>
        <w:jc w:val="center"/>
        <w:rPr/>
      </w:pPr>
      <w:r>
        <w:rPr/>
        <w:t>Dormir</w:t>
      </w:r>
    </w:p>
    <w:tbl>
      <w:tblPr>
        <w:tblW w:w="10632" w:type="dxa"/>
        <w:jc w:val="start"/>
        <w:tblInd w:w="40" w:type="dxa"/>
        <w:tblLayout w:type="fixed"/>
        <w:tblCellMar>
          <w:top w:w="0" w:type="dxa"/>
          <w:start w:w="40" w:type="dxa"/>
          <w:bottom w:w="0" w:type="dxa"/>
          <w:end w:w="40" w:type="dxa"/>
        </w:tblCellMar>
      </w:tblPr>
      <w:tblGrid>
        <w:gridCol w:w="1772"/>
        <w:gridCol w:w="1772"/>
        <w:gridCol w:w="1772"/>
        <w:gridCol w:w="1772"/>
        <w:gridCol w:w="1772"/>
        <w:gridCol w:w="1772"/>
      </w:tblGrid>
      <w:tr>
        <w:trPr>
          <w:trHeight w:val="846" w:hRule="exact"/>
        </w:trPr>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i/>
                <w:sz w:val="24"/>
                <w:lang w:val="en-US"/>
              </w:rPr>
              <w:t>Presente de indicativo</w:t>
            </w:r>
          </w:p>
          <w:p>
            <w:pPr>
              <w:pStyle w:val="Normal1"/>
              <w:spacing w:lineRule="auto" w:line="240"/>
              <w:jc w:val="center"/>
              <w:rPr>
                <w:i/>
                <w:i/>
                <w:sz w:val="24"/>
                <w:lang w:val="en-US"/>
              </w:rPr>
            </w:pPr>
            <w:r>
              <w:rPr>
                <w:i/>
                <w:sz w:val="24"/>
                <w:lang w:val="en-US"/>
              </w:rPr>
            </w:r>
          </w:p>
        </w:tc>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Presente de subjuntivo</w:t>
            </w:r>
          </w:p>
          <w:p>
            <w:pPr>
              <w:pStyle w:val="Normal1"/>
              <w:spacing w:lineRule="auto" w:line="240"/>
              <w:jc w:val="center"/>
              <w:rPr>
                <w:i/>
                <w:i/>
                <w:sz w:val="24"/>
                <w:lang w:val="en-US"/>
              </w:rPr>
            </w:pPr>
            <w:r>
              <w:rPr>
                <w:i/>
                <w:sz w:val="24"/>
                <w:lang w:val="en-US"/>
              </w:rPr>
            </w:r>
          </w:p>
        </w:tc>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Imperativo</w:t>
            </w:r>
          </w:p>
          <w:p>
            <w:pPr>
              <w:pStyle w:val="Normal1"/>
              <w:spacing w:lineRule="auto" w:line="240"/>
              <w:jc w:val="center"/>
              <w:rPr>
                <w:i/>
                <w:i/>
                <w:sz w:val="24"/>
                <w:lang w:val="en-US"/>
              </w:rPr>
            </w:pPr>
            <w:r>
              <w:rPr>
                <w:i/>
                <w:sz w:val="24"/>
                <w:lang w:val="en-US"/>
              </w:rPr>
            </w:r>
          </w:p>
        </w:tc>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Pretérito indefinido de indicativo</w:t>
            </w:r>
          </w:p>
          <w:p>
            <w:pPr>
              <w:pStyle w:val="Normal1"/>
              <w:spacing w:lineRule="auto" w:line="240"/>
              <w:jc w:val="center"/>
              <w:rPr>
                <w:i/>
                <w:i/>
                <w:sz w:val="24"/>
                <w:lang w:val="en-US"/>
              </w:rPr>
            </w:pPr>
            <w:r>
              <w:rPr>
                <w:i/>
                <w:sz w:val="24"/>
                <w:lang w:val="en-US"/>
              </w:rPr>
            </w:r>
          </w:p>
        </w:tc>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Pretérito imperfecto de subjuntivo</w:t>
            </w:r>
          </w:p>
          <w:p>
            <w:pPr>
              <w:pStyle w:val="Normal1"/>
              <w:spacing w:lineRule="auto" w:line="240"/>
              <w:jc w:val="center"/>
              <w:rPr>
                <w:i/>
                <w:i/>
                <w:sz w:val="24"/>
                <w:lang w:val="en-US"/>
              </w:rPr>
            </w:pPr>
            <w:r>
              <w:rPr>
                <w:i/>
                <w:sz w:val="24"/>
                <w:lang w:val="en-US"/>
              </w:rPr>
            </w:r>
          </w:p>
        </w:tc>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Futuro imperfecto de subjuntivo</w:t>
            </w:r>
          </w:p>
          <w:p>
            <w:pPr>
              <w:pStyle w:val="Normal1"/>
              <w:spacing w:lineRule="auto" w:line="240"/>
              <w:jc w:val="center"/>
              <w:rPr>
                <w:i/>
                <w:i/>
                <w:sz w:val="24"/>
                <w:lang w:val="en-US"/>
              </w:rPr>
            </w:pPr>
            <w:r>
              <w:rPr>
                <w:i/>
                <w:sz w:val="24"/>
                <w:lang w:val="en-US"/>
              </w:rPr>
            </w:r>
          </w:p>
        </w:tc>
      </w:tr>
      <w:tr>
        <w:trPr>
          <w:trHeight w:val="540" w:hRule="exact"/>
        </w:trPr>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sz w:val="24"/>
                <w:lang w:val="en-US"/>
              </w:rPr>
              <w:t>d</w:t>
            </w:r>
            <w:r>
              <w:rPr>
                <w:b/>
                <w:bCs/>
                <w:sz w:val="24"/>
                <w:lang w:val="en-US"/>
              </w:rPr>
              <w:t>ue</w:t>
            </w:r>
            <w:r>
              <w:rPr>
                <w:sz w:val="24"/>
                <w:lang w:val="en-US"/>
              </w:rPr>
              <w:t>rmo</w:t>
            </w:r>
          </w:p>
          <w:p>
            <w:pPr>
              <w:pStyle w:val="Normal1"/>
              <w:spacing w:lineRule="auto" w:line="240"/>
              <w:jc w:val="center"/>
              <w:rPr>
                <w:sz w:val="24"/>
                <w:lang w:val="en-US"/>
              </w:rPr>
            </w:pPr>
            <w:r>
              <w:rPr>
                <w:sz w:val="24"/>
                <w:lang w:val="en-US"/>
              </w:rPr>
            </w:r>
          </w:p>
        </w:tc>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sz w:val="24"/>
                <w:lang w:val="en-US"/>
              </w:rPr>
              <w:t>d</w:t>
            </w:r>
            <w:r>
              <w:rPr>
                <w:b/>
                <w:bCs/>
                <w:sz w:val="24"/>
                <w:lang w:val="en-US"/>
              </w:rPr>
              <w:t>ue</w:t>
            </w:r>
            <w:r>
              <w:rPr>
                <w:sz w:val="24"/>
                <w:lang w:val="en-US"/>
              </w:rPr>
              <w:t>rma</w:t>
            </w:r>
          </w:p>
          <w:p>
            <w:pPr>
              <w:pStyle w:val="Normal1"/>
              <w:spacing w:lineRule="auto" w:line="240"/>
              <w:jc w:val="center"/>
              <w:rPr>
                <w:sz w:val="24"/>
                <w:lang w:val="en-US"/>
              </w:rPr>
            </w:pPr>
            <w:r>
              <w:rPr>
                <w:sz w:val="24"/>
                <w:lang w:val="en-US"/>
              </w:rPr>
            </w:r>
          </w:p>
        </w:tc>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w:t>
            </w:r>
          </w:p>
          <w:p>
            <w:pPr>
              <w:pStyle w:val="Normal1"/>
              <w:spacing w:lineRule="auto" w:line="240"/>
              <w:jc w:val="center"/>
              <w:rPr>
                <w:sz w:val="24"/>
                <w:lang w:val="en-US"/>
              </w:rPr>
            </w:pPr>
            <w:r>
              <w:rPr>
                <w:sz w:val="24"/>
                <w:lang w:val="en-US"/>
              </w:rPr>
            </w:r>
          </w:p>
        </w:tc>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dormi</w:t>
            </w:r>
          </w:p>
          <w:p>
            <w:pPr>
              <w:pStyle w:val="Normal1"/>
              <w:spacing w:lineRule="auto" w:line="240"/>
              <w:jc w:val="center"/>
              <w:rPr>
                <w:sz w:val="24"/>
                <w:lang w:val="en-US"/>
              </w:rPr>
            </w:pPr>
            <w:r>
              <w:rPr>
                <w:sz w:val="24"/>
                <w:lang w:val="en-US"/>
              </w:rPr>
            </w:r>
          </w:p>
        </w:tc>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sz w:val="24"/>
                <w:lang w:val="en-US"/>
              </w:rPr>
              <w:t>d</w:t>
            </w:r>
            <w:r>
              <w:rPr>
                <w:b/>
                <w:bCs/>
                <w:sz w:val="24"/>
                <w:lang w:val="en-US"/>
              </w:rPr>
              <w:t>u</w:t>
            </w:r>
            <w:r>
              <w:rPr>
                <w:sz w:val="24"/>
                <w:lang w:val="en-US"/>
              </w:rPr>
              <w:t>rmiera (d</w:t>
            </w:r>
            <w:r>
              <w:rPr>
                <w:b/>
                <w:bCs/>
                <w:sz w:val="24"/>
                <w:lang w:val="en-US"/>
              </w:rPr>
              <w:t>u</w:t>
            </w:r>
            <w:r>
              <w:rPr>
                <w:sz w:val="24"/>
                <w:lang w:val="en-US"/>
              </w:rPr>
              <w:t>rmiese)</w:t>
            </w:r>
          </w:p>
          <w:p>
            <w:pPr>
              <w:pStyle w:val="Normal1"/>
              <w:spacing w:lineRule="auto" w:line="240"/>
              <w:jc w:val="center"/>
              <w:rPr>
                <w:sz w:val="24"/>
                <w:lang w:val="en-US"/>
              </w:rPr>
            </w:pPr>
            <w:r>
              <w:rPr>
                <w:sz w:val="24"/>
                <w:lang w:val="en-US"/>
              </w:rPr>
            </w:r>
          </w:p>
        </w:tc>
        <w:tc>
          <w:tcPr>
            <w:tcW w:w="177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sz w:val="24"/>
                <w:lang w:val="en-US"/>
              </w:rPr>
              <w:t>d</w:t>
            </w:r>
            <w:r>
              <w:rPr>
                <w:b/>
                <w:bCs/>
                <w:sz w:val="24"/>
                <w:lang w:val="en-US"/>
              </w:rPr>
              <w:t>u</w:t>
            </w:r>
            <w:r>
              <w:rPr>
                <w:sz w:val="24"/>
                <w:lang w:val="en-US"/>
              </w:rPr>
              <w:t>rmiere</w:t>
            </w:r>
          </w:p>
          <w:p>
            <w:pPr>
              <w:pStyle w:val="Normal1"/>
              <w:spacing w:lineRule="auto" w:line="240"/>
              <w:jc w:val="center"/>
              <w:rPr>
                <w:sz w:val="24"/>
                <w:lang w:val="en-US"/>
              </w:rPr>
            </w:pPr>
            <w:r>
              <w:rPr>
                <w:sz w:val="24"/>
                <w:lang w:val="en-US"/>
              </w:rPr>
            </w:r>
          </w:p>
        </w:tc>
      </w:tr>
      <w:tr>
        <w:trPr>
          <w:trHeight w:val="240" w:hRule="exact"/>
        </w:trPr>
        <w:tc>
          <w:tcPr>
            <w:tcW w:w="1772" w:type="dxa"/>
            <w:tcBorders>
              <w:top w:val="single" w:sz="6" w:space="0" w:color="000000"/>
              <w:start w:val="single" w:sz="6" w:space="0" w:color="000000"/>
              <w:end w:val="single" w:sz="6" w:space="0" w:color="000000"/>
            </w:tcBorders>
          </w:tcPr>
          <w:p>
            <w:pPr>
              <w:pStyle w:val="Normal1"/>
              <w:spacing w:lineRule="auto" w:line="240"/>
              <w:ind w:firstLine="527" w:end="0"/>
              <w:jc w:val="start"/>
              <w:rPr/>
            </w:pPr>
            <w:r>
              <w:rPr>
                <w:sz w:val="24"/>
                <w:lang w:val="en-US"/>
              </w:rPr>
              <w:t>d</w:t>
            </w:r>
            <w:r>
              <w:rPr>
                <w:b/>
                <w:bCs/>
                <w:sz w:val="24"/>
                <w:lang w:val="en-US"/>
              </w:rPr>
              <w:t>ue</w:t>
            </w:r>
            <w:r>
              <w:rPr>
                <w:sz w:val="24"/>
                <w:lang w:val="en-US"/>
              </w:rPr>
              <w:t>rmes</w:t>
            </w:r>
          </w:p>
          <w:p>
            <w:pPr>
              <w:pStyle w:val="Normal1"/>
              <w:spacing w:lineRule="auto" w:line="240"/>
              <w:ind w:firstLine="527" w:end="0"/>
              <w:jc w:val="start"/>
              <w:rPr>
                <w:sz w:val="24"/>
                <w:lang w:val="en-US"/>
              </w:rPr>
            </w:pPr>
            <w:r>
              <w:rPr>
                <w:sz w:val="24"/>
                <w:lang w:val="en-US"/>
              </w:rPr>
            </w:r>
          </w:p>
        </w:tc>
        <w:tc>
          <w:tcPr>
            <w:tcW w:w="1772" w:type="dxa"/>
            <w:tcBorders>
              <w:top w:val="single" w:sz="6" w:space="0" w:color="000000"/>
              <w:start w:val="single" w:sz="6" w:space="0" w:color="000000"/>
              <w:end w:val="single" w:sz="6" w:space="0" w:color="000000"/>
            </w:tcBorders>
          </w:tcPr>
          <w:p>
            <w:pPr>
              <w:pStyle w:val="Normal1"/>
              <w:spacing w:lineRule="auto" w:line="240"/>
              <w:ind w:firstLine="456" w:end="0"/>
              <w:jc w:val="start"/>
              <w:rPr/>
            </w:pPr>
            <w:r>
              <w:rPr>
                <w:sz w:val="24"/>
                <w:lang w:val="en-US"/>
              </w:rPr>
              <w:t>d</w:t>
            </w:r>
            <w:r>
              <w:rPr>
                <w:b/>
                <w:bCs/>
                <w:sz w:val="24"/>
                <w:lang w:val="en-US"/>
              </w:rPr>
              <w:t>ue</w:t>
            </w:r>
            <w:r>
              <w:rPr>
                <w:sz w:val="24"/>
                <w:lang w:val="en-US"/>
              </w:rPr>
              <w:t>rmas</w:t>
            </w:r>
          </w:p>
          <w:p>
            <w:pPr>
              <w:pStyle w:val="Normal1"/>
              <w:spacing w:lineRule="auto" w:line="240"/>
              <w:ind w:firstLine="456" w:end="0"/>
              <w:jc w:val="start"/>
              <w:rPr>
                <w:sz w:val="24"/>
                <w:lang w:val="en-US"/>
              </w:rPr>
            </w:pPr>
            <w:r>
              <w:rPr>
                <w:sz w:val="24"/>
                <w:lang w:val="en-US"/>
              </w:rPr>
            </w:r>
          </w:p>
        </w:tc>
        <w:tc>
          <w:tcPr>
            <w:tcW w:w="1772" w:type="dxa"/>
            <w:tcBorders>
              <w:top w:val="single" w:sz="6" w:space="0" w:color="000000"/>
              <w:start w:val="single" w:sz="6" w:space="0" w:color="000000"/>
              <w:end w:val="single" w:sz="6" w:space="0" w:color="000000"/>
            </w:tcBorders>
          </w:tcPr>
          <w:p>
            <w:pPr>
              <w:pStyle w:val="Normal1"/>
              <w:spacing w:lineRule="auto" w:line="240"/>
              <w:ind w:firstLine="385" w:end="0"/>
              <w:jc w:val="start"/>
              <w:rPr/>
            </w:pPr>
            <w:r>
              <w:rPr>
                <w:sz w:val="24"/>
                <w:lang w:val="en-US"/>
              </w:rPr>
              <w:t>d</w:t>
            </w:r>
            <w:r>
              <w:rPr>
                <w:b/>
                <w:bCs/>
                <w:sz w:val="24"/>
                <w:lang w:val="en-US"/>
              </w:rPr>
              <w:t>ue</w:t>
            </w:r>
            <w:r>
              <w:rPr>
                <w:sz w:val="24"/>
                <w:lang w:val="en-US"/>
              </w:rPr>
              <w:t>rme</w:t>
            </w:r>
          </w:p>
          <w:p>
            <w:pPr>
              <w:pStyle w:val="Normal1"/>
              <w:spacing w:lineRule="auto" w:line="240"/>
              <w:ind w:firstLine="385" w:end="0"/>
              <w:jc w:val="start"/>
              <w:rPr>
                <w:sz w:val="24"/>
                <w:lang w:val="en-US"/>
              </w:rPr>
            </w:pPr>
            <w:r>
              <w:rPr>
                <w:sz w:val="24"/>
                <w:lang w:val="en-US"/>
              </w:rPr>
            </w:r>
          </w:p>
        </w:tc>
        <w:tc>
          <w:tcPr>
            <w:tcW w:w="1772" w:type="dxa"/>
            <w:tcBorders>
              <w:top w:val="single" w:sz="6" w:space="0" w:color="000000"/>
              <w:start w:val="single" w:sz="6" w:space="0" w:color="000000"/>
              <w:end w:val="single" w:sz="6" w:space="0" w:color="000000"/>
            </w:tcBorders>
          </w:tcPr>
          <w:p>
            <w:pPr>
              <w:pStyle w:val="Normal1"/>
              <w:spacing w:lineRule="auto" w:line="240"/>
              <w:ind w:firstLine="456" w:end="0"/>
              <w:jc w:val="start"/>
              <w:rPr>
                <w:sz w:val="24"/>
                <w:lang w:val="en-US"/>
              </w:rPr>
            </w:pPr>
            <w:r>
              <w:rPr>
                <w:sz w:val="24"/>
                <w:lang w:val="en-US"/>
              </w:rPr>
              <w:t>dormiste</w:t>
            </w:r>
          </w:p>
          <w:p>
            <w:pPr>
              <w:pStyle w:val="Normal1"/>
              <w:spacing w:lineRule="auto" w:line="240"/>
              <w:ind w:firstLine="456" w:end="0"/>
              <w:jc w:val="start"/>
              <w:rPr>
                <w:sz w:val="24"/>
                <w:lang w:val="en-US"/>
              </w:rPr>
            </w:pPr>
            <w:r>
              <w:rPr>
                <w:sz w:val="24"/>
                <w:lang w:val="en-US"/>
              </w:rPr>
            </w:r>
          </w:p>
        </w:tc>
        <w:tc>
          <w:tcPr>
            <w:tcW w:w="1772" w:type="dxa"/>
            <w:tcBorders>
              <w:top w:val="single" w:sz="6" w:space="0" w:color="000000"/>
              <w:start w:val="single" w:sz="6" w:space="0" w:color="000000"/>
              <w:end w:val="single" w:sz="6" w:space="0" w:color="000000"/>
            </w:tcBorders>
          </w:tcPr>
          <w:p>
            <w:pPr>
              <w:pStyle w:val="Normal1"/>
              <w:spacing w:lineRule="auto" w:line="240"/>
              <w:ind w:firstLine="385" w:end="0"/>
              <w:jc w:val="start"/>
              <w:rPr/>
            </w:pPr>
            <w:r>
              <w:rPr>
                <w:sz w:val="24"/>
                <w:lang w:val="en-US"/>
              </w:rPr>
              <w:t>d</w:t>
            </w:r>
            <w:r>
              <w:rPr>
                <w:b/>
                <w:bCs/>
                <w:sz w:val="24"/>
                <w:lang w:val="en-US"/>
              </w:rPr>
              <w:t>u</w:t>
            </w:r>
            <w:r>
              <w:rPr>
                <w:sz w:val="24"/>
                <w:lang w:val="en-US"/>
              </w:rPr>
              <w:t>rmieras</w:t>
            </w:r>
          </w:p>
          <w:p>
            <w:pPr>
              <w:pStyle w:val="Normal1"/>
              <w:spacing w:lineRule="auto" w:line="240"/>
              <w:ind w:firstLine="385" w:end="0"/>
              <w:jc w:val="start"/>
              <w:rPr>
                <w:sz w:val="24"/>
                <w:lang w:val="en-US"/>
              </w:rPr>
            </w:pPr>
            <w:r>
              <w:rPr>
                <w:sz w:val="24"/>
                <w:lang w:val="en-US"/>
              </w:rPr>
            </w:r>
          </w:p>
        </w:tc>
        <w:tc>
          <w:tcPr>
            <w:tcW w:w="1772" w:type="dxa"/>
            <w:tcBorders>
              <w:top w:val="single" w:sz="6" w:space="0" w:color="000000"/>
              <w:start w:val="single" w:sz="6" w:space="0" w:color="000000"/>
              <w:end w:val="single" w:sz="6" w:space="0" w:color="000000"/>
            </w:tcBorders>
          </w:tcPr>
          <w:p>
            <w:pPr>
              <w:pStyle w:val="Normal1"/>
              <w:spacing w:lineRule="auto" w:line="240"/>
              <w:ind w:firstLine="456" w:end="0"/>
              <w:jc w:val="start"/>
              <w:rPr/>
            </w:pPr>
            <w:r>
              <w:rPr>
                <w:sz w:val="24"/>
                <w:lang w:val="en-US"/>
              </w:rPr>
              <w:t>d</w:t>
            </w:r>
            <w:r>
              <w:rPr>
                <w:b/>
                <w:bCs/>
                <w:sz w:val="24"/>
                <w:lang w:val="en-US"/>
              </w:rPr>
              <w:t>u</w:t>
            </w:r>
            <w:r>
              <w:rPr>
                <w:sz w:val="24"/>
                <w:lang w:val="en-US"/>
              </w:rPr>
              <w:t>rmieres</w:t>
            </w:r>
          </w:p>
          <w:p>
            <w:pPr>
              <w:pStyle w:val="Normal1"/>
              <w:spacing w:lineRule="auto" w:line="240"/>
              <w:ind w:firstLine="456" w:end="0"/>
              <w:jc w:val="start"/>
              <w:rPr>
                <w:sz w:val="24"/>
                <w:lang w:val="en-US"/>
              </w:rPr>
            </w:pPr>
            <w:r>
              <w:rPr>
                <w:sz w:val="24"/>
                <w:lang w:val="en-US"/>
              </w:rPr>
            </w:r>
          </w:p>
        </w:tc>
      </w:tr>
      <w:tr>
        <w:trPr>
          <w:trHeight w:val="322" w:hRule="exact"/>
        </w:trPr>
        <w:tc>
          <w:tcPr>
            <w:tcW w:w="1772" w:type="dxa"/>
            <w:tcBorders>
              <w:start w:val="single" w:sz="6" w:space="0" w:color="000000"/>
              <w:end w:val="single" w:sz="6" w:space="0" w:color="000000"/>
            </w:tcBorders>
          </w:tcPr>
          <w:p>
            <w:pPr>
              <w:pStyle w:val="Normal1"/>
              <w:snapToGrid w:val="false"/>
              <w:spacing w:lineRule="auto" w:line="240"/>
              <w:ind w:firstLine="527" w:end="0"/>
              <w:jc w:val="start"/>
              <w:rPr>
                <w:sz w:val="24"/>
                <w:lang w:val="en-US"/>
              </w:rPr>
            </w:pPr>
            <w:r>
              <w:rPr>
                <w:sz w:val="24"/>
                <w:lang w:val="en-US"/>
              </w:rPr>
            </w:r>
          </w:p>
          <w:p>
            <w:pPr>
              <w:pStyle w:val="Normal1"/>
              <w:spacing w:lineRule="auto" w:line="240"/>
              <w:ind w:firstLine="527"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456" w:end="0"/>
              <w:jc w:val="start"/>
              <w:rPr>
                <w:sz w:val="24"/>
                <w:lang w:val="en-US"/>
              </w:rPr>
            </w:pPr>
            <w:r>
              <w:rPr>
                <w:sz w:val="24"/>
                <w:lang w:val="en-US"/>
              </w:rPr>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385" w:end="0"/>
              <w:jc w:val="start"/>
              <w:rPr>
                <w:sz w:val="24"/>
                <w:lang w:val="en-US"/>
              </w:rPr>
            </w:pPr>
            <w:r>
              <w:rPr>
                <w:sz w:val="24"/>
                <w:lang w:val="en-US"/>
              </w:rPr>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456" w:end="0"/>
              <w:jc w:val="start"/>
              <w:rPr>
                <w:sz w:val="24"/>
                <w:lang w:val="en-US"/>
              </w:rPr>
            </w:pPr>
            <w:r>
              <w:rPr>
                <w:sz w:val="24"/>
                <w:lang w:val="en-US"/>
              </w:rPr>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pPr>
            <w:r>
              <w:rPr>
                <w:sz w:val="24"/>
                <w:lang w:val="en-US"/>
              </w:rPr>
              <w:t>(d</w:t>
            </w:r>
            <w:r>
              <w:rPr>
                <w:b/>
                <w:bCs/>
                <w:sz w:val="24"/>
                <w:lang w:val="en-US"/>
              </w:rPr>
              <w:t>u</w:t>
            </w:r>
            <w:r>
              <w:rPr>
                <w:sz w:val="24"/>
                <w:lang w:val="en-US"/>
              </w:rPr>
              <w:t>rmieses)</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456" w:end="0"/>
              <w:jc w:val="start"/>
              <w:rPr>
                <w:sz w:val="24"/>
                <w:lang w:val="en-US"/>
              </w:rPr>
            </w:pPr>
            <w:r>
              <w:rPr>
                <w:sz w:val="24"/>
                <w:lang w:val="en-US"/>
              </w:rPr>
            </w:r>
          </w:p>
          <w:p>
            <w:pPr>
              <w:pStyle w:val="Normal1"/>
              <w:spacing w:lineRule="auto" w:line="240"/>
              <w:ind w:firstLine="456" w:end="0"/>
              <w:jc w:val="start"/>
              <w:rPr>
                <w:sz w:val="24"/>
                <w:lang w:val="en-US"/>
              </w:rPr>
            </w:pPr>
            <w:r>
              <w:rPr>
                <w:sz w:val="24"/>
                <w:lang w:val="en-US"/>
              </w:rPr>
            </w:r>
          </w:p>
        </w:tc>
      </w:tr>
      <w:tr>
        <w:trPr>
          <w:trHeight w:val="220" w:hRule="exact"/>
        </w:trPr>
        <w:tc>
          <w:tcPr>
            <w:tcW w:w="1772" w:type="dxa"/>
            <w:tcBorders>
              <w:start w:val="single" w:sz="6" w:space="0" w:color="000000"/>
              <w:end w:val="single" w:sz="6" w:space="0" w:color="000000"/>
            </w:tcBorders>
          </w:tcPr>
          <w:p>
            <w:pPr>
              <w:pStyle w:val="Normal1"/>
              <w:spacing w:lineRule="auto" w:line="240"/>
              <w:ind w:firstLine="527" w:end="0"/>
              <w:jc w:val="start"/>
              <w:rPr/>
            </w:pPr>
            <w:r>
              <w:rPr>
                <w:sz w:val="24"/>
                <w:lang w:val="en-US"/>
              </w:rPr>
              <w:t>d</w:t>
            </w:r>
            <w:r>
              <w:rPr>
                <w:b/>
                <w:bCs/>
                <w:sz w:val="24"/>
                <w:lang w:val="en-US"/>
              </w:rPr>
              <w:t>ue</w:t>
            </w:r>
            <w:r>
              <w:rPr>
                <w:sz w:val="24"/>
                <w:lang w:val="en-US"/>
              </w:rPr>
              <w:t>rme</w:t>
            </w:r>
          </w:p>
          <w:p>
            <w:pPr>
              <w:pStyle w:val="Normal1"/>
              <w:spacing w:lineRule="auto" w:line="240"/>
              <w:ind w:firstLine="527"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pPr>
            <w:r>
              <w:rPr>
                <w:sz w:val="24"/>
                <w:lang w:val="en-US"/>
              </w:rPr>
              <w:t>d</w:t>
            </w:r>
            <w:r>
              <w:rPr>
                <w:b/>
                <w:bCs/>
                <w:sz w:val="24"/>
                <w:lang w:val="en-US"/>
              </w:rPr>
              <w:t>ue</w:t>
            </w:r>
            <w:r>
              <w:rPr>
                <w:sz w:val="24"/>
                <w:lang w:val="en-US"/>
              </w:rPr>
              <w:t>rma</w:t>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pPr>
            <w:r>
              <w:rPr>
                <w:sz w:val="24"/>
                <w:lang w:val="en-US"/>
              </w:rPr>
              <w:t>d</w:t>
            </w:r>
            <w:r>
              <w:rPr>
                <w:b/>
                <w:bCs/>
                <w:sz w:val="24"/>
                <w:lang w:val="en-US"/>
              </w:rPr>
              <w:t>ue</w:t>
            </w:r>
            <w:r>
              <w:rPr>
                <w:sz w:val="24"/>
                <w:lang w:val="en-US"/>
              </w:rPr>
              <w:t>rma</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pPr>
            <w:r>
              <w:rPr>
                <w:sz w:val="24"/>
                <w:lang w:val="en-US"/>
              </w:rPr>
              <w:t>d</w:t>
            </w:r>
            <w:r>
              <w:rPr>
                <w:b/>
                <w:bCs/>
                <w:sz w:val="24"/>
                <w:lang w:val="en-US"/>
              </w:rPr>
              <w:t>u</w:t>
            </w:r>
            <w:r>
              <w:rPr>
                <w:sz w:val="24"/>
                <w:lang w:val="en-US"/>
              </w:rPr>
              <w:t>rmió</w:t>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pPr>
            <w:r>
              <w:rPr>
                <w:sz w:val="24"/>
                <w:lang w:val="en-US"/>
              </w:rPr>
              <w:t>d</w:t>
            </w:r>
            <w:r>
              <w:rPr>
                <w:b/>
                <w:bCs/>
                <w:sz w:val="24"/>
                <w:lang w:val="en-US"/>
              </w:rPr>
              <w:t>u</w:t>
            </w:r>
            <w:r>
              <w:rPr>
                <w:sz w:val="24"/>
                <w:lang w:val="en-US"/>
              </w:rPr>
              <w:t>rmiera</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pPr>
            <w:r>
              <w:rPr>
                <w:sz w:val="24"/>
                <w:lang w:val="en-US"/>
              </w:rPr>
              <w:t>d</w:t>
            </w:r>
            <w:r>
              <w:rPr>
                <w:b/>
                <w:bCs/>
                <w:sz w:val="24"/>
                <w:lang w:val="en-US"/>
              </w:rPr>
              <w:t>u</w:t>
            </w:r>
            <w:r>
              <w:rPr>
                <w:sz w:val="24"/>
                <w:lang w:val="en-US"/>
              </w:rPr>
              <w:t>rmiere</w:t>
            </w:r>
          </w:p>
          <w:p>
            <w:pPr>
              <w:pStyle w:val="Normal1"/>
              <w:spacing w:lineRule="auto" w:line="240"/>
              <w:ind w:firstLine="456" w:end="0"/>
              <w:jc w:val="start"/>
              <w:rPr>
                <w:sz w:val="24"/>
                <w:lang w:val="en-US"/>
              </w:rPr>
            </w:pPr>
            <w:r>
              <w:rPr>
                <w:sz w:val="24"/>
                <w:lang w:val="en-US"/>
              </w:rPr>
            </w:r>
          </w:p>
        </w:tc>
      </w:tr>
      <w:tr>
        <w:trPr>
          <w:trHeight w:val="216" w:hRule="exact"/>
        </w:trPr>
        <w:tc>
          <w:tcPr>
            <w:tcW w:w="1772" w:type="dxa"/>
            <w:tcBorders>
              <w:start w:val="single" w:sz="6" w:space="0" w:color="000000"/>
              <w:end w:val="single" w:sz="6" w:space="0" w:color="000000"/>
            </w:tcBorders>
          </w:tcPr>
          <w:p>
            <w:pPr>
              <w:pStyle w:val="Normal1"/>
              <w:snapToGrid w:val="false"/>
              <w:spacing w:lineRule="auto" w:line="240"/>
              <w:ind w:firstLine="527" w:end="0"/>
              <w:jc w:val="start"/>
              <w:rPr>
                <w:sz w:val="24"/>
                <w:lang w:val="en-US"/>
              </w:rPr>
            </w:pPr>
            <w:r>
              <w:rPr>
                <w:sz w:val="24"/>
                <w:lang w:val="en-US"/>
              </w:rPr>
            </w:r>
          </w:p>
          <w:p>
            <w:pPr>
              <w:pStyle w:val="Normal1"/>
              <w:spacing w:lineRule="auto" w:line="240"/>
              <w:ind w:firstLine="527"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456" w:end="0"/>
              <w:jc w:val="start"/>
              <w:rPr>
                <w:sz w:val="24"/>
                <w:lang w:val="en-US"/>
              </w:rPr>
            </w:pPr>
            <w:r>
              <w:rPr>
                <w:sz w:val="24"/>
                <w:lang w:val="en-US"/>
              </w:rPr>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385" w:end="0"/>
              <w:jc w:val="start"/>
              <w:rPr>
                <w:sz w:val="24"/>
                <w:lang w:val="en-US"/>
              </w:rPr>
            </w:pPr>
            <w:r>
              <w:rPr>
                <w:sz w:val="24"/>
                <w:lang w:val="en-US"/>
              </w:rPr>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456" w:end="0"/>
              <w:jc w:val="start"/>
              <w:rPr>
                <w:sz w:val="24"/>
                <w:lang w:val="en-US"/>
              </w:rPr>
            </w:pPr>
            <w:r>
              <w:rPr>
                <w:sz w:val="24"/>
                <w:lang w:val="en-US"/>
              </w:rPr>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pPr>
            <w:r>
              <w:rPr>
                <w:sz w:val="24"/>
                <w:lang w:val="en-US"/>
              </w:rPr>
              <w:t>(d</w:t>
            </w:r>
            <w:r>
              <w:rPr>
                <w:b/>
                <w:bCs/>
                <w:sz w:val="24"/>
                <w:lang w:val="en-US"/>
              </w:rPr>
              <w:t>u</w:t>
            </w:r>
            <w:r>
              <w:rPr>
                <w:sz w:val="24"/>
                <w:lang w:val="en-US"/>
              </w:rPr>
              <w:t>rmiese)</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456" w:end="0"/>
              <w:jc w:val="start"/>
              <w:rPr>
                <w:sz w:val="24"/>
                <w:lang w:val="en-US"/>
              </w:rPr>
            </w:pPr>
            <w:r>
              <w:rPr>
                <w:sz w:val="24"/>
                <w:lang w:val="en-US"/>
              </w:rPr>
            </w:r>
          </w:p>
          <w:p>
            <w:pPr>
              <w:pStyle w:val="Normal1"/>
              <w:spacing w:lineRule="auto" w:line="240"/>
              <w:ind w:firstLine="456" w:end="0"/>
              <w:jc w:val="start"/>
              <w:rPr>
                <w:sz w:val="24"/>
                <w:lang w:val="en-US"/>
              </w:rPr>
            </w:pPr>
            <w:r>
              <w:rPr>
                <w:sz w:val="24"/>
                <w:lang w:val="en-US"/>
              </w:rPr>
            </w:r>
          </w:p>
        </w:tc>
      </w:tr>
      <w:tr>
        <w:trPr>
          <w:trHeight w:val="220" w:hRule="exact"/>
        </w:trPr>
        <w:tc>
          <w:tcPr>
            <w:tcW w:w="1772" w:type="dxa"/>
            <w:tcBorders>
              <w:start w:val="single" w:sz="6" w:space="0" w:color="000000"/>
              <w:end w:val="single" w:sz="6" w:space="0" w:color="000000"/>
            </w:tcBorders>
          </w:tcPr>
          <w:p>
            <w:pPr>
              <w:pStyle w:val="Normal1"/>
              <w:spacing w:lineRule="auto" w:line="240"/>
              <w:ind w:firstLine="527" w:end="0"/>
              <w:jc w:val="start"/>
              <w:rPr>
                <w:sz w:val="24"/>
                <w:lang w:val="en-US"/>
              </w:rPr>
            </w:pPr>
            <w:r>
              <w:rPr>
                <w:sz w:val="24"/>
                <w:lang w:val="en-US"/>
              </w:rPr>
              <w:t>dormimos</w:t>
            </w:r>
          </w:p>
          <w:p>
            <w:pPr>
              <w:pStyle w:val="Normal1"/>
              <w:spacing w:lineRule="auto" w:line="240"/>
              <w:ind w:firstLine="527"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pPr>
            <w:r>
              <w:rPr>
                <w:sz w:val="24"/>
                <w:lang w:val="en-US"/>
              </w:rPr>
              <w:t>d</w:t>
            </w:r>
            <w:r>
              <w:rPr>
                <w:b/>
                <w:bCs/>
                <w:sz w:val="24"/>
                <w:lang w:val="en-US"/>
              </w:rPr>
              <w:t>u</w:t>
            </w:r>
            <w:r>
              <w:rPr>
                <w:sz w:val="24"/>
                <w:lang w:val="en-US"/>
              </w:rPr>
              <w:t>rmamos</w:t>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pPr>
            <w:r>
              <w:rPr>
                <w:sz w:val="24"/>
                <w:lang w:val="en-US"/>
              </w:rPr>
              <w:t>d</w:t>
            </w:r>
            <w:r>
              <w:rPr>
                <w:b/>
                <w:bCs/>
                <w:sz w:val="24"/>
                <w:lang w:val="en-US"/>
              </w:rPr>
              <w:t>u</w:t>
            </w:r>
            <w:r>
              <w:rPr>
                <w:sz w:val="24"/>
                <w:lang w:val="en-US"/>
              </w:rPr>
              <w:t>rmamos</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sz w:val="24"/>
                <w:lang w:val="en-US"/>
              </w:rPr>
            </w:pPr>
            <w:r>
              <w:rPr>
                <w:sz w:val="24"/>
                <w:lang w:val="en-US"/>
              </w:rPr>
              <w:t>dormimos</w:t>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pPr>
            <w:r>
              <w:rPr>
                <w:sz w:val="24"/>
                <w:lang w:val="en-US"/>
              </w:rPr>
              <w:t>d</w:t>
            </w:r>
            <w:r>
              <w:rPr>
                <w:b/>
                <w:bCs/>
                <w:sz w:val="24"/>
                <w:lang w:val="en-US"/>
              </w:rPr>
              <w:t>u</w:t>
            </w:r>
            <w:r>
              <w:rPr>
                <w:sz w:val="24"/>
                <w:lang w:val="en-US"/>
              </w:rPr>
              <w:t>rmiéramos</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pPr>
            <w:r>
              <w:rPr>
                <w:sz w:val="24"/>
                <w:lang w:val="en-US"/>
              </w:rPr>
              <w:t>d</w:t>
            </w:r>
            <w:r>
              <w:rPr>
                <w:b/>
                <w:bCs/>
                <w:sz w:val="24"/>
                <w:lang w:val="en-US"/>
              </w:rPr>
              <w:t>u</w:t>
            </w:r>
            <w:r>
              <w:rPr>
                <w:sz w:val="24"/>
                <w:lang w:val="en-US"/>
              </w:rPr>
              <w:t>rmieramos</w:t>
            </w:r>
          </w:p>
          <w:p>
            <w:pPr>
              <w:pStyle w:val="Normal1"/>
              <w:spacing w:lineRule="auto" w:line="240"/>
              <w:ind w:firstLine="456" w:end="0"/>
              <w:jc w:val="start"/>
              <w:rPr>
                <w:sz w:val="24"/>
                <w:lang w:val="en-US"/>
              </w:rPr>
            </w:pPr>
            <w:r>
              <w:rPr>
                <w:sz w:val="24"/>
                <w:lang w:val="en-US"/>
              </w:rPr>
            </w:r>
          </w:p>
        </w:tc>
      </w:tr>
      <w:tr>
        <w:trPr>
          <w:trHeight w:val="220" w:hRule="exact"/>
        </w:trPr>
        <w:tc>
          <w:tcPr>
            <w:tcW w:w="1772" w:type="dxa"/>
            <w:tcBorders>
              <w:start w:val="single" w:sz="6" w:space="0" w:color="000000"/>
              <w:end w:val="single" w:sz="6" w:space="0" w:color="000000"/>
            </w:tcBorders>
          </w:tcPr>
          <w:p>
            <w:pPr>
              <w:pStyle w:val="Normal1"/>
              <w:snapToGrid w:val="false"/>
              <w:spacing w:lineRule="auto" w:line="240"/>
              <w:ind w:firstLine="527" w:end="0"/>
              <w:jc w:val="start"/>
              <w:rPr>
                <w:sz w:val="24"/>
                <w:lang w:val="en-US"/>
              </w:rPr>
            </w:pPr>
            <w:r>
              <w:rPr>
                <w:sz w:val="24"/>
                <w:lang w:val="en-US"/>
              </w:rPr>
            </w:r>
          </w:p>
          <w:p>
            <w:pPr>
              <w:pStyle w:val="Normal1"/>
              <w:spacing w:lineRule="auto" w:line="240"/>
              <w:ind w:firstLine="527"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456" w:end="0"/>
              <w:jc w:val="start"/>
              <w:rPr>
                <w:sz w:val="24"/>
                <w:lang w:val="en-US"/>
              </w:rPr>
            </w:pPr>
            <w:r>
              <w:rPr>
                <w:sz w:val="24"/>
                <w:lang w:val="en-US"/>
              </w:rPr>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385" w:end="0"/>
              <w:jc w:val="start"/>
              <w:rPr>
                <w:sz w:val="24"/>
                <w:lang w:val="en-US"/>
              </w:rPr>
            </w:pPr>
            <w:r>
              <w:rPr>
                <w:sz w:val="24"/>
                <w:lang w:val="en-US"/>
              </w:rPr>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456" w:end="0"/>
              <w:jc w:val="start"/>
              <w:rPr>
                <w:sz w:val="24"/>
                <w:lang w:val="en-US"/>
              </w:rPr>
            </w:pPr>
            <w:r>
              <w:rPr>
                <w:sz w:val="24"/>
                <w:lang w:val="en-US"/>
              </w:rPr>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pPr>
            <w:r>
              <w:rPr>
                <w:sz w:val="24"/>
                <w:lang w:val="en-US"/>
              </w:rPr>
              <w:t>(d</w:t>
            </w:r>
            <w:r>
              <w:rPr>
                <w:b/>
                <w:bCs/>
                <w:sz w:val="24"/>
                <w:lang w:val="en-US"/>
              </w:rPr>
              <w:t>u</w:t>
            </w:r>
            <w:r>
              <w:rPr>
                <w:sz w:val="24"/>
                <w:lang w:val="en-US"/>
              </w:rPr>
              <w:t>rmiésemos)</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314" w:end="0"/>
              <w:jc w:val="start"/>
              <w:rPr>
                <w:sz w:val="24"/>
                <w:lang w:val="en-US"/>
              </w:rPr>
            </w:pPr>
            <w:r>
              <w:rPr>
                <w:sz w:val="24"/>
                <w:lang w:val="en-US"/>
              </w:rPr>
            </w:r>
          </w:p>
          <w:p>
            <w:pPr>
              <w:pStyle w:val="Normal1"/>
              <w:spacing w:lineRule="auto" w:line="240"/>
              <w:ind w:firstLine="456" w:end="0"/>
              <w:jc w:val="start"/>
              <w:rPr>
                <w:sz w:val="24"/>
                <w:lang w:val="en-US"/>
              </w:rPr>
            </w:pPr>
            <w:r>
              <w:rPr>
                <w:sz w:val="24"/>
                <w:lang w:val="en-US"/>
              </w:rPr>
            </w:r>
          </w:p>
        </w:tc>
      </w:tr>
      <w:tr>
        <w:trPr>
          <w:trHeight w:val="220" w:hRule="exact"/>
        </w:trPr>
        <w:tc>
          <w:tcPr>
            <w:tcW w:w="1772" w:type="dxa"/>
            <w:tcBorders>
              <w:start w:val="single" w:sz="6" w:space="0" w:color="000000"/>
              <w:end w:val="single" w:sz="6" w:space="0" w:color="000000"/>
            </w:tcBorders>
          </w:tcPr>
          <w:p>
            <w:pPr>
              <w:pStyle w:val="Normal1"/>
              <w:spacing w:lineRule="auto" w:line="240"/>
              <w:ind w:firstLine="527" w:end="0"/>
              <w:jc w:val="start"/>
              <w:rPr>
                <w:sz w:val="24"/>
                <w:lang w:val="en-US"/>
              </w:rPr>
            </w:pPr>
            <w:r>
              <w:rPr>
                <w:sz w:val="24"/>
                <w:lang w:val="en-US"/>
              </w:rPr>
              <w:t>dormís</w:t>
            </w:r>
          </w:p>
          <w:p>
            <w:pPr>
              <w:pStyle w:val="Normal1"/>
              <w:spacing w:lineRule="auto" w:line="240"/>
              <w:ind w:firstLine="527"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pPr>
            <w:r>
              <w:rPr>
                <w:sz w:val="24"/>
                <w:lang w:val="en-US"/>
              </w:rPr>
              <w:t>d</w:t>
            </w:r>
            <w:r>
              <w:rPr>
                <w:b/>
                <w:bCs/>
                <w:sz w:val="24"/>
                <w:lang w:val="en-US"/>
              </w:rPr>
              <w:t>u</w:t>
            </w:r>
            <w:r>
              <w:rPr>
                <w:sz w:val="24"/>
                <w:lang w:val="en-US"/>
              </w:rPr>
              <w:t>rmáis</w:t>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sz w:val="24"/>
                <w:lang w:val="en-US"/>
              </w:rPr>
            </w:pPr>
            <w:r>
              <w:rPr>
                <w:sz w:val="24"/>
                <w:lang w:val="en-US"/>
              </w:rPr>
              <w:t>dormid</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sz w:val="24"/>
                <w:lang w:val="en-US"/>
              </w:rPr>
            </w:pPr>
            <w:r>
              <w:rPr>
                <w:sz w:val="24"/>
                <w:lang w:val="en-US"/>
              </w:rPr>
              <w:t>dormisteis</w:t>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pPr>
            <w:r>
              <w:rPr>
                <w:sz w:val="24"/>
                <w:lang w:val="en-US"/>
              </w:rPr>
              <w:t>d</w:t>
            </w:r>
            <w:r>
              <w:rPr>
                <w:b/>
                <w:bCs/>
                <w:sz w:val="24"/>
                <w:lang w:val="en-US"/>
              </w:rPr>
              <w:t>u</w:t>
            </w:r>
            <w:r>
              <w:rPr>
                <w:sz w:val="24"/>
                <w:lang w:val="en-US"/>
              </w:rPr>
              <w:t>rmierais</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pPr>
            <w:r>
              <w:rPr>
                <w:sz w:val="24"/>
                <w:lang w:val="en-US"/>
              </w:rPr>
              <w:t>d</w:t>
            </w:r>
            <w:r>
              <w:rPr>
                <w:b/>
                <w:bCs/>
                <w:sz w:val="24"/>
                <w:lang w:val="en-US"/>
              </w:rPr>
              <w:t>u</w:t>
            </w:r>
            <w:r>
              <w:rPr>
                <w:sz w:val="24"/>
                <w:lang w:val="en-US"/>
              </w:rPr>
              <w:t>rmiereis</w:t>
            </w:r>
          </w:p>
          <w:p>
            <w:pPr>
              <w:pStyle w:val="Normal1"/>
              <w:spacing w:lineRule="auto" w:line="240"/>
              <w:ind w:firstLine="456" w:end="0"/>
              <w:jc w:val="start"/>
              <w:rPr>
                <w:sz w:val="24"/>
                <w:lang w:val="en-US"/>
              </w:rPr>
            </w:pPr>
            <w:r>
              <w:rPr>
                <w:sz w:val="24"/>
                <w:lang w:val="en-US"/>
              </w:rPr>
            </w:r>
          </w:p>
        </w:tc>
      </w:tr>
      <w:tr>
        <w:trPr>
          <w:trHeight w:val="240" w:hRule="exact"/>
        </w:trPr>
        <w:tc>
          <w:tcPr>
            <w:tcW w:w="1772" w:type="dxa"/>
            <w:tcBorders>
              <w:start w:val="single" w:sz="6" w:space="0" w:color="000000"/>
              <w:end w:val="single" w:sz="6" w:space="0" w:color="000000"/>
            </w:tcBorders>
          </w:tcPr>
          <w:p>
            <w:pPr>
              <w:pStyle w:val="Normal1"/>
              <w:snapToGrid w:val="false"/>
              <w:spacing w:lineRule="auto" w:line="240"/>
              <w:ind w:firstLine="527" w:end="0"/>
              <w:jc w:val="start"/>
              <w:rPr>
                <w:sz w:val="24"/>
                <w:lang w:val="en-US"/>
              </w:rPr>
            </w:pPr>
            <w:r>
              <w:rPr>
                <w:sz w:val="24"/>
                <w:lang w:val="en-US"/>
              </w:rPr>
            </w:r>
          </w:p>
          <w:p>
            <w:pPr>
              <w:pStyle w:val="Normal1"/>
              <w:spacing w:lineRule="auto" w:line="240"/>
              <w:ind w:firstLine="527"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456" w:end="0"/>
              <w:jc w:val="start"/>
              <w:rPr>
                <w:sz w:val="24"/>
                <w:lang w:val="en-US"/>
              </w:rPr>
            </w:pPr>
            <w:r>
              <w:rPr>
                <w:sz w:val="24"/>
                <w:lang w:val="en-US"/>
              </w:rPr>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385" w:end="0"/>
              <w:jc w:val="start"/>
              <w:rPr>
                <w:sz w:val="24"/>
                <w:lang w:val="en-US"/>
              </w:rPr>
            </w:pPr>
            <w:r>
              <w:rPr>
                <w:sz w:val="24"/>
                <w:lang w:val="en-US"/>
              </w:rPr>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456" w:end="0"/>
              <w:jc w:val="start"/>
              <w:rPr>
                <w:sz w:val="24"/>
                <w:lang w:val="en-US"/>
              </w:rPr>
            </w:pPr>
            <w:r>
              <w:rPr>
                <w:sz w:val="24"/>
                <w:lang w:val="en-US"/>
              </w:rPr>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pPr>
            <w:r>
              <w:rPr>
                <w:sz w:val="24"/>
                <w:lang w:val="en-US"/>
              </w:rPr>
              <w:t>(d</w:t>
            </w:r>
            <w:r>
              <w:rPr>
                <w:b/>
                <w:bCs/>
                <w:sz w:val="24"/>
                <w:lang w:val="en-US"/>
              </w:rPr>
              <w:t>u</w:t>
            </w:r>
            <w:r>
              <w:rPr>
                <w:sz w:val="24"/>
                <w:lang w:val="en-US"/>
              </w:rPr>
              <w:t>rmieseis)</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napToGrid w:val="false"/>
              <w:spacing w:lineRule="auto" w:line="240"/>
              <w:ind w:firstLine="456" w:end="0"/>
              <w:jc w:val="start"/>
              <w:rPr>
                <w:sz w:val="24"/>
                <w:lang w:val="en-US"/>
              </w:rPr>
            </w:pPr>
            <w:r>
              <w:rPr>
                <w:sz w:val="24"/>
                <w:lang w:val="en-US"/>
              </w:rPr>
            </w:r>
          </w:p>
          <w:p>
            <w:pPr>
              <w:pStyle w:val="Normal1"/>
              <w:spacing w:lineRule="auto" w:line="240"/>
              <w:ind w:firstLine="456" w:end="0"/>
              <w:jc w:val="start"/>
              <w:rPr>
                <w:sz w:val="24"/>
                <w:lang w:val="en-US"/>
              </w:rPr>
            </w:pPr>
            <w:r>
              <w:rPr>
                <w:sz w:val="24"/>
                <w:lang w:val="en-US"/>
              </w:rPr>
            </w:r>
          </w:p>
        </w:tc>
      </w:tr>
      <w:tr>
        <w:trPr>
          <w:trHeight w:val="240" w:hRule="exact"/>
        </w:trPr>
        <w:tc>
          <w:tcPr>
            <w:tcW w:w="1772" w:type="dxa"/>
            <w:tcBorders>
              <w:start w:val="single" w:sz="6" w:space="0" w:color="000000"/>
              <w:end w:val="single" w:sz="6" w:space="0" w:color="000000"/>
            </w:tcBorders>
          </w:tcPr>
          <w:p>
            <w:pPr>
              <w:pStyle w:val="Normal1"/>
              <w:spacing w:lineRule="auto" w:line="240"/>
              <w:ind w:firstLine="527" w:end="0"/>
              <w:jc w:val="start"/>
              <w:rPr/>
            </w:pPr>
            <w:r>
              <w:rPr>
                <w:sz w:val="24"/>
                <w:lang w:val="en-US"/>
              </w:rPr>
              <w:t>d</w:t>
            </w:r>
            <w:r>
              <w:rPr>
                <w:b/>
                <w:bCs/>
                <w:sz w:val="24"/>
                <w:lang w:val="en-US"/>
              </w:rPr>
              <w:t>ue</w:t>
            </w:r>
            <w:r>
              <w:rPr>
                <w:sz w:val="24"/>
                <w:lang w:val="en-US"/>
              </w:rPr>
              <w:t>rmen</w:t>
            </w:r>
          </w:p>
          <w:p>
            <w:pPr>
              <w:pStyle w:val="Normal1"/>
              <w:spacing w:lineRule="auto" w:line="240"/>
              <w:ind w:firstLine="527"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pPr>
            <w:r>
              <w:rPr>
                <w:sz w:val="24"/>
                <w:lang w:val="en-US"/>
              </w:rPr>
              <w:t>d</w:t>
            </w:r>
            <w:r>
              <w:rPr>
                <w:b/>
                <w:bCs/>
                <w:sz w:val="24"/>
                <w:lang w:val="en-US"/>
              </w:rPr>
              <w:t>ue</w:t>
            </w:r>
            <w:r>
              <w:rPr>
                <w:sz w:val="24"/>
                <w:lang w:val="en-US"/>
              </w:rPr>
              <w:t>rman</w:t>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pPr>
            <w:r>
              <w:rPr>
                <w:sz w:val="24"/>
                <w:lang w:val="en-US"/>
              </w:rPr>
              <w:t>d</w:t>
            </w:r>
            <w:r>
              <w:rPr>
                <w:b/>
                <w:bCs/>
                <w:sz w:val="24"/>
                <w:lang w:val="en-US"/>
              </w:rPr>
              <w:t>ue</w:t>
            </w:r>
            <w:r>
              <w:rPr>
                <w:sz w:val="24"/>
                <w:lang w:val="en-US"/>
              </w:rPr>
              <w:t>rman</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pPr>
            <w:r>
              <w:rPr>
                <w:sz w:val="24"/>
                <w:lang w:val="en-US"/>
              </w:rPr>
              <w:t>d</w:t>
            </w:r>
            <w:r>
              <w:rPr>
                <w:b/>
                <w:bCs/>
                <w:sz w:val="24"/>
                <w:lang w:val="en-US"/>
              </w:rPr>
              <w:t>u</w:t>
            </w:r>
            <w:r>
              <w:rPr>
                <w:sz w:val="24"/>
                <w:lang w:val="en-US"/>
              </w:rPr>
              <w:t>rmieron</w:t>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385" w:end="0"/>
              <w:jc w:val="start"/>
              <w:rPr/>
            </w:pPr>
            <w:r>
              <w:rPr>
                <w:sz w:val="24"/>
                <w:lang w:val="en-US"/>
              </w:rPr>
              <w:t>d</w:t>
            </w:r>
            <w:r>
              <w:rPr>
                <w:b/>
                <w:bCs/>
                <w:sz w:val="24"/>
                <w:lang w:val="en-US"/>
              </w:rPr>
              <w:t>u</w:t>
            </w:r>
            <w:r>
              <w:rPr>
                <w:sz w:val="24"/>
                <w:lang w:val="en-US"/>
              </w:rPr>
              <w:t>rmieran</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end w:val="single" w:sz="6" w:space="0" w:color="000000"/>
            </w:tcBorders>
          </w:tcPr>
          <w:p>
            <w:pPr>
              <w:pStyle w:val="Normal1"/>
              <w:spacing w:lineRule="auto" w:line="240"/>
              <w:ind w:firstLine="456" w:end="0"/>
              <w:jc w:val="start"/>
              <w:rPr/>
            </w:pPr>
            <w:r>
              <w:rPr>
                <w:sz w:val="24"/>
                <w:lang w:val="en-US"/>
              </w:rPr>
              <w:t>d</w:t>
            </w:r>
            <w:r>
              <w:rPr>
                <w:b/>
                <w:bCs/>
                <w:sz w:val="24"/>
                <w:lang w:val="en-US"/>
              </w:rPr>
              <w:t>u</w:t>
            </w:r>
            <w:r>
              <w:rPr>
                <w:sz w:val="24"/>
                <w:lang w:val="en-US"/>
              </w:rPr>
              <w:t>rmieren</w:t>
            </w:r>
          </w:p>
          <w:p>
            <w:pPr>
              <w:pStyle w:val="Normal1"/>
              <w:spacing w:lineRule="auto" w:line="240"/>
              <w:ind w:firstLine="456" w:end="0"/>
              <w:jc w:val="start"/>
              <w:rPr>
                <w:sz w:val="24"/>
                <w:lang w:val="en-US"/>
              </w:rPr>
            </w:pPr>
            <w:r>
              <w:rPr>
                <w:sz w:val="24"/>
                <w:lang w:val="en-US"/>
              </w:rPr>
            </w:r>
          </w:p>
        </w:tc>
      </w:tr>
      <w:tr>
        <w:trPr>
          <w:trHeight w:val="260" w:hRule="exact"/>
        </w:trPr>
        <w:tc>
          <w:tcPr>
            <w:tcW w:w="1772" w:type="dxa"/>
            <w:tcBorders>
              <w:start w:val="single" w:sz="6" w:space="0" w:color="000000"/>
              <w:bottom w:val="single" w:sz="6" w:space="0" w:color="000000"/>
              <w:end w:val="single" w:sz="6" w:space="0" w:color="000000"/>
            </w:tcBorders>
          </w:tcPr>
          <w:p>
            <w:pPr>
              <w:pStyle w:val="Normal1"/>
              <w:snapToGrid w:val="false"/>
              <w:spacing w:lineRule="auto" w:line="240"/>
              <w:ind w:firstLine="527" w:end="0"/>
              <w:jc w:val="start"/>
              <w:rPr>
                <w:sz w:val="24"/>
                <w:lang w:val="en-US"/>
              </w:rPr>
            </w:pPr>
            <w:r>
              <w:rPr>
                <w:sz w:val="24"/>
                <w:lang w:val="en-US"/>
              </w:rPr>
            </w:r>
          </w:p>
          <w:p>
            <w:pPr>
              <w:pStyle w:val="Normal1"/>
              <w:spacing w:lineRule="auto" w:line="240"/>
              <w:ind w:firstLine="527" w:end="0"/>
              <w:jc w:val="start"/>
              <w:rPr>
                <w:sz w:val="24"/>
                <w:lang w:val="en-US"/>
              </w:rPr>
            </w:pPr>
            <w:r>
              <w:rPr>
                <w:sz w:val="24"/>
                <w:lang w:val="en-US"/>
              </w:rPr>
            </w:r>
          </w:p>
        </w:tc>
        <w:tc>
          <w:tcPr>
            <w:tcW w:w="1772" w:type="dxa"/>
            <w:tcBorders>
              <w:start w:val="single" w:sz="6" w:space="0" w:color="000000"/>
              <w:bottom w:val="single" w:sz="6" w:space="0" w:color="000000"/>
              <w:end w:val="single" w:sz="6" w:space="0" w:color="000000"/>
            </w:tcBorders>
          </w:tcPr>
          <w:p>
            <w:pPr>
              <w:pStyle w:val="Normal1"/>
              <w:snapToGrid w:val="false"/>
              <w:spacing w:lineRule="auto" w:line="240"/>
              <w:ind w:firstLine="456" w:end="0"/>
              <w:jc w:val="start"/>
              <w:rPr>
                <w:sz w:val="24"/>
                <w:lang w:val="en-US"/>
              </w:rPr>
            </w:pPr>
            <w:r>
              <w:rPr>
                <w:sz w:val="24"/>
                <w:lang w:val="en-US"/>
              </w:rPr>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bottom w:val="single" w:sz="6" w:space="0" w:color="000000"/>
              <w:end w:val="single" w:sz="6" w:space="0" w:color="000000"/>
            </w:tcBorders>
          </w:tcPr>
          <w:p>
            <w:pPr>
              <w:pStyle w:val="Normal1"/>
              <w:snapToGrid w:val="false"/>
              <w:spacing w:lineRule="auto" w:line="240"/>
              <w:jc w:val="center"/>
              <w:rPr>
                <w:sz w:val="24"/>
                <w:lang w:val="en-US"/>
              </w:rPr>
            </w:pPr>
            <w:r>
              <w:rPr>
                <w:sz w:val="24"/>
                <w:lang w:val="en-US"/>
              </w:rPr>
            </w:r>
          </w:p>
          <w:p>
            <w:pPr>
              <w:pStyle w:val="Normal1"/>
              <w:spacing w:lineRule="auto" w:line="240"/>
              <w:jc w:val="center"/>
              <w:rPr>
                <w:sz w:val="24"/>
                <w:lang w:val="en-US"/>
              </w:rPr>
            </w:pPr>
            <w:r>
              <w:rPr>
                <w:sz w:val="24"/>
                <w:lang w:val="en-US"/>
              </w:rPr>
            </w:r>
          </w:p>
        </w:tc>
        <w:tc>
          <w:tcPr>
            <w:tcW w:w="1772" w:type="dxa"/>
            <w:tcBorders>
              <w:start w:val="single" w:sz="6" w:space="0" w:color="000000"/>
              <w:bottom w:val="single" w:sz="6" w:space="0" w:color="000000"/>
              <w:end w:val="single" w:sz="6" w:space="0" w:color="000000"/>
            </w:tcBorders>
          </w:tcPr>
          <w:p>
            <w:pPr>
              <w:pStyle w:val="Normal1"/>
              <w:snapToGrid w:val="false"/>
              <w:spacing w:lineRule="auto" w:line="240"/>
              <w:ind w:firstLine="456" w:end="0"/>
              <w:jc w:val="start"/>
              <w:rPr>
                <w:sz w:val="24"/>
                <w:lang w:val="en-US"/>
              </w:rPr>
            </w:pPr>
            <w:r>
              <w:rPr>
                <w:sz w:val="24"/>
                <w:lang w:val="en-US"/>
              </w:rPr>
            </w:r>
          </w:p>
          <w:p>
            <w:pPr>
              <w:pStyle w:val="Normal1"/>
              <w:spacing w:lineRule="auto" w:line="240"/>
              <w:ind w:firstLine="456" w:end="0"/>
              <w:jc w:val="start"/>
              <w:rPr>
                <w:sz w:val="24"/>
                <w:lang w:val="en-US"/>
              </w:rPr>
            </w:pPr>
            <w:r>
              <w:rPr>
                <w:sz w:val="24"/>
                <w:lang w:val="en-US"/>
              </w:rPr>
            </w:r>
          </w:p>
        </w:tc>
        <w:tc>
          <w:tcPr>
            <w:tcW w:w="1772" w:type="dxa"/>
            <w:tcBorders>
              <w:start w:val="single" w:sz="6" w:space="0" w:color="000000"/>
              <w:bottom w:val="single" w:sz="6" w:space="0" w:color="000000"/>
              <w:end w:val="single" w:sz="6" w:space="0" w:color="000000"/>
            </w:tcBorders>
          </w:tcPr>
          <w:p>
            <w:pPr>
              <w:pStyle w:val="Normal1"/>
              <w:spacing w:lineRule="auto" w:line="240"/>
              <w:ind w:firstLine="385" w:end="0"/>
              <w:jc w:val="start"/>
              <w:rPr/>
            </w:pPr>
            <w:r>
              <w:rPr>
                <w:sz w:val="24"/>
                <w:lang w:val="en-US"/>
              </w:rPr>
              <w:t>(d</w:t>
            </w:r>
            <w:r>
              <w:rPr>
                <w:b/>
                <w:bCs/>
                <w:sz w:val="24"/>
                <w:lang w:val="en-US"/>
              </w:rPr>
              <w:t>u</w:t>
            </w:r>
            <w:r>
              <w:rPr>
                <w:sz w:val="24"/>
                <w:lang w:val="en-US"/>
              </w:rPr>
              <w:t>rmiesen)</w:t>
            </w:r>
          </w:p>
          <w:p>
            <w:pPr>
              <w:pStyle w:val="Normal1"/>
              <w:spacing w:lineRule="auto" w:line="240"/>
              <w:ind w:firstLine="385" w:end="0"/>
              <w:jc w:val="start"/>
              <w:rPr>
                <w:sz w:val="24"/>
                <w:lang w:val="en-US"/>
              </w:rPr>
            </w:pPr>
            <w:r>
              <w:rPr>
                <w:sz w:val="24"/>
                <w:lang w:val="en-US"/>
              </w:rPr>
            </w:r>
          </w:p>
        </w:tc>
        <w:tc>
          <w:tcPr>
            <w:tcW w:w="1772" w:type="dxa"/>
            <w:tcBorders>
              <w:start w:val="single" w:sz="6" w:space="0" w:color="000000"/>
              <w:bottom w:val="single" w:sz="6" w:space="0" w:color="000000"/>
              <w:end w:val="single" w:sz="6" w:space="0" w:color="000000"/>
            </w:tcBorders>
          </w:tcPr>
          <w:p>
            <w:pPr>
              <w:pStyle w:val="Normal1"/>
              <w:snapToGrid w:val="false"/>
              <w:spacing w:lineRule="auto" w:line="240"/>
              <w:ind w:firstLine="456" w:end="0"/>
              <w:jc w:val="start"/>
              <w:rPr>
                <w:sz w:val="24"/>
                <w:lang w:val="en-US"/>
              </w:rPr>
            </w:pPr>
            <w:r>
              <w:rPr>
                <w:sz w:val="24"/>
                <w:lang w:val="en-US"/>
              </w:rPr>
            </w:r>
          </w:p>
          <w:p>
            <w:pPr>
              <w:pStyle w:val="Normal1"/>
              <w:spacing w:lineRule="auto" w:line="240"/>
              <w:ind w:firstLine="456" w:end="0"/>
              <w:jc w:val="start"/>
              <w:rPr>
                <w:sz w:val="24"/>
                <w:lang w:val="en-US"/>
              </w:rPr>
            </w:pPr>
            <w:r>
              <w:rPr>
                <w:sz w:val="24"/>
                <w:lang w:val="en-US"/>
              </w:rPr>
            </w:r>
          </w:p>
        </w:tc>
      </w:tr>
      <w:tr>
        <w:trPr>
          <w:trHeight w:val="340" w:hRule="exact"/>
        </w:trPr>
        <w:tc>
          <w:tcPr>
            <w:tcW w:w="3544" w:type="dxa"/>
            <w:gridSpan w:val="2"/>
            <w:tcBorders>
              <w:top w:val="single" w:sz="6" w:space="0" w:color="000000"/>
              <w:end w:val="single" w:sz="6" w:space="0" w:color="000000"/>
            </w:tcBorders>
          </w:tcPr>
          <w:p>
            <w:pPr>
              <w:pStyle w:val="Normal1"/>
              <w:snapToGrid w:val="false"/>
              <w:spacing w:lineRule="auto" w:line="240"/>
              <w:ind w:firstLine="527" w:end="0"/>
              <w:jc w:val="start"/>
              <w:rPr>
                <w:sz w:val="24"/>
                <w:lang w:val="en-US"/>
              </w:rPr>
            </w:pPr>
            <w:r>
              <w:rPr>
                <w:sz w:val="24"/>
                <w:lang w:val="en-US"/>
              </w:rPr>
            </w:r>
          </w:p>
        </w:tc>
        <w:tc>
          <w:tcPr>
            <w:tcW w:w="3544"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rPr>
            </w:pPr>
            <w:r>
              <w:rPr>
                <w:i/>
                <w:iCs/>
                <w:sz w:val="24"/>
                <w:lang w:val="en-US"/>
              </w:rPr>
              <w:t>gerundio</w:t>
            </w:r>
            <w:r>
              <w:rPr>
                <w:sz w:val="24"/>
              </w:rPr>
              <w:t xml:space="preserve"> — </w:t>
            </w:r>
            <w:r>
              <w:rPr>
                <w:sz w:val="24"/>
                <w:lang w:val="en-US"/>
              </w:rPr>
              <w:t>d</w:t>
            </w:r>
            <w:r>
              <w:rPr>
                <w:b/>
                <w:bCs/>
                <w:sz w:val="24"/>
                <w:lang w:val="en-US"/>
              </w:rPr>
              <w:t>u</w:t>
            </w:r>
            <w:r>
              <w:rPr>
                <w:sz w:val="24"/>
                <w:lang w:val="en-US"/>
              </w:rPr>
              <w:t>rmiendo</w:t>
            </w:r>
          </w:p>
          <w:p>
            <w:pPr>
              <w:pStyle w:val="Normal1"/>
              <w:spacing w:lineRule="auto" w:line="240"/>
              <w:ind w:firstLine="284" w:end="0"/>
              <w:rPr>
                <w:sz w:val="24"/>
              </w:rPr>
            </w:pPr>
            <w:r>
              <w:rPr>
                <w:sz w:val="24"/>
              </w:rPr>
            </w:r>
          </w:p>
        </w:tc>
        <w:tc>
          <w:tcPr>
            <w:tcW w:w="3544" w:type="dxa"/>
            <w:gridSpan w:val="2"/>
            <w:tcBorders>
              <w:top w:val="single" w:sz="6" w:space="0" w:color="000000"/>
              <w:start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r>
    </w:tbl>
    <w:p>
      <w:pPr>
        <w:pStyle w:val="Normal1"/>
        <w:spacing w:lineRule="auto" w:line="240"/>
        <w:ind w:firstLine="284" w:end="0"/>
        <w:jc w:val="center"/>
        <w:rPr>
          <w:i/>
          <w:i/>
          <w:sz w:val="24"/>
          <w:lang w:val="en-US"/>
        </w:rPr>
      </w:pPr>
      <w:r>
        <w:rPr>
          <w:i/>
          <w:sz w:val="24"/>
          <w:lang w:val="en-US"/>
        </w:rPr>
      </w:r>
    </w:p>
    <w:p>
      <w:pPr>
        <w:pStyle w:val="Normal1"/>
        <w:spacing w:lineRule="auto" w:line="240"/>
        <w:ind w:firstLine="284" w:end="0"/>
        <w:jc w:val="center"/>
        <w:rPr>
          <w:i/>
          <w:i/>
          <w:sz w:val="24"/>
        </w:rPr>
      </w:pPr>
      <w:r>
        <w:rPr>
          <w:i/>
          <w:sz w:val="24"/>
        </w:rPr>
        <w:t>6. Отклоняющиеся глаголы VI группы</w:t>
      </w:r>
    </w:p>
    <w:p>
      <w:pPr>
        <w:pStyle w:val="Normal1"/>
        <w:spacing w:lineRule="auto" w:line="240"/>
        <w:ind w:firstLine="284" w:end="0"/>
        <w:rPr/>
      </w:pPr>
      <w:r>
        <w:rPr>
          <w:sz w:val="24"/>
        </w:rPr>
        <w:t>В эту группу входят глаголы второго и третьего спряжений, оканчвающиеся на -</w:t>
      </w:r>
      <w:r>
        <w:rPr>
          <w:b/>
          <w:sz w:val="24"/>
          <w:lang w:val="en-US"/>
        </w:rPr>
        <w:t>acer</w:t>
      </w:r>
      <w:r>
        <w:rPr>
          <w:b/>
          <w:sz w:val="24"/>
        </w:rPr>
        <w:t>, -</w:t>
      </w:r>
      <w:r>
        <w:rPr>
          <w:b/>
          <w:sz w:val="24"/>
          <w:lang w:val="en-US"/>
        </w:rPr>
        <w:t>ecer</w:t>
      </w:r>
      <w:r>
        <w:rPr>
          <w:b/>
          <w:sz w:val="24"/>
        </w:rPr>
        <w:t>, -</w:t>
      </w:r>
      <w:r>
        <w:rPr>
          <w:b/>
          <w:sz w:val="24"/>
          <w:lang w:val="en-US"/>
        </w:rPr>
        <w:t>ocer</w:t>
      </w:r>
      <w:r>
        <w:rPr>
          <w:b/>
          <w:sz w:val="24"/>
        </w:rPr>
        <w:t>,      -</w:t>
      </w:r>
      <w:r>
        <w:rPr>
          <w:b/>
          <w:sz w:val="24"/>
          <w:lang w:val="en-US"/>
        </w:rPr>
        <w:t>ucir</w:t>
      </w:r>
      <w:r>
        <w:rPr>
          <w:b/>
          <w:sz w:val="24"/>
        </w:rPr>
        <w:t xml:space="preserve">. </w:t>
      </w:r>
    </w:p>
    <w:p>
      <w:pPr>
        <w:pStyle w:val="Normal1"/>
        <w:spacing w:lineRule="auto" w:line="240"/>
        <w:ind w:firstLine="284" w:end="0"/>
        <w:rPr/>
      </w:pPr>
      <w:r>
        <w:rPr>
          <w:sz w:val="24"/>
        </w:rPr>
        <w:t xml:space="preserve">При их спряжении для сохранения коренного согласного звука,  передаваемого в этих случаях буквой </w:t>
      </w:r>
      <w:r>
        <w:rPr>
          <w:b/>
          <w:sz w:val="24"/>
        </w:rPr>
        <w:t>с</w:t>
      </w:r>
      <w:r>
        <w:rPr>
          <w:sz w:val="24"/>
        </w:rPr>
        <w:t xml:space="preserve">, происходит вставка и </w:t>
      </w:r>
      <w:r>
        <w:rPr>
          <w:b/>
          <w:sz w:val="24"/>
          <w:lang w:val="en-US"/>
        </w:rPr>
        <w:t>z</w:t>
      </w:r>
      <w:r>
        <w:rPr>
          <w:sz w:val="24"/>
        </w:rPr>
        <w:t xml:space="preserve"> перед </w:t>
      </w:r>
      <w:r>
        <w:rPr>
          <w:b/>
          <w:sz w:val="24"/>
        </w:rPr>
        <w:t>с</w:t>
      </w:r>
      <w:r>
        <w:rPr>
          <w:sz w:val="24"/>
        </w:rPr>
        <w:t xml:space="preserve">; иными словами вместо одной буквы с появляется две- </w:t>
      </w:r>
      <w:r>
        <w:rPr>
          <w:b/>
          <w:sz w:val="24"/>
          <w:lang w:val="en-US"/>
        </w:rPr>
        <w:t>zc</w:t>
      </w:r>
      <w:r>
        <w:rPr>
          <w:sz w:val="24"/>
        </w:rPr>
        <w:t xml:space="preserve">. Это происходит только перед гласными </w:t>
      </w:r>
      <w:r>
        <w:rPr>
          <w:b/>
          <w:sz w:val="24"/>
        </w:rPr>
        <w:t>о</w:t>
      </w:r>
      <w:r>
        <w:rPr>
          <w:sz w:val="24"/>
        </w:rPr>
        <w:t xml:space="preserve"> и </w:t>
      </w:r>
      <w:r>
        <w:rPr>
          <w:b/>
          <w:sz w:val="24"/>
        </w:rPr>
        <w:t>а</w:t>
      </w:r>
      <w:r>
        <w:rPr>
          <w:sz w:val="24"/>
        </w:rPr>
        <w:t>.</w:t>
      </w:r>
    </w:p>
    <w:p>
      <w:pPr>
        <w:pStyle w:val="Normal1"/>
        <w:spacing w:lineRule="auto" w:line="240"/>
        <w:ind w:firstLine="284" w:end="0"/>
        <w:jc w:val="center"/>
        <w:rPr>
          <w:b/>
          <w:sz w:val="24"/>
        </w:rPr>
      </w:pPr>
      <w:r>
        <w:rPr>
          <w:b/>
          <w:sz w:val="24"/>
        </w:rPr>
      </w:r>
    </w:p>
    <w:p>
      <w:pPr>
        <w:pStyle w:val="Normal1"/>
        <w:spacing w:lineRule="auto" w:line="240"/>
        <w:ind w:firstLine="284" w:end="0"/>
        <w:jc w:val="center"/>
        <w:rPr>
          <w:b/>
          <w:sz w:val="24"/>
        </w:rPr>
      </w:pPr>
      <w:r>
        <w:rPr>
          <w:b/>
          <w:sz w:val="24"/>
        </w:rPr>
        <w:t>с → zc перед о, а</w:t>
      </w:r>
    </w:p>
    <w:p>
      <w:pPr>
        <w:pStyle w:val="Normal1"/>
        <w:spacing w:lineRule="auto" w:line="240"/>
        <w:ind w:firstLine="284" w:end="0"/>
        <w:jc w:val="center"/>
        <w:rPr/>
      </w:pPr>
      <w:r>
        <w:rPr/>
        <w:t>crecer</w:t>
      </w:r>
    </w:p>
    <w:tbl>
      <w:tblPr>
        <w:tblW w:w="10490" w:type="dxa"/>
        <w:jc w:val="start"/>
        <w:tblInd w:w="40" w:type="dxa"/>
        <w:tblLayout w:type="fixed"/>
        <w:tblCellMar>
          <w:top w:w="0" w:type="dxa"/>
          <w:start w:w="40" w:type="dxa"/>
          <w:bottom w:w="0" w:type="dxa"/>
          <w:end w:w="40" w:type="dxa"/>
        </w:tblCellMar>
      </w:tblPr>
      <w:tblGrid>
        <w:gridCol w:w="3496"/>
        <w:gridCol w:w="3497"/>
        <w:gridCol w:w="3497"/>
      </w:tblGrid>
      <w:tr>
        <w:trPr>
          <w:trHeight w:val="320" w:hRule="exact"/>
        </w:trPr>
        <w:tc>
          <w:tcPr>
            <w:tcW w:w="3496" w:type="dxa"/>
            <w:tcBorders>
              <w:top w:val="single" w:sz="6" w:space="0" w:color="000000"/>
              <w:start w:val="single" w:sz="4"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Presente de indicativo</w:t>
            </w:r>
          </w:p>
          <w:p>
            <w:pPr>
              <w:pStyle w:val="Normal1"/>
              <w:spacing w:lineRule="auto" w:line="240"/>
              <w:jc w:val="center"/>
              <w:rPr>
                <w:sz w:val="24"/>
                <w:lang w:val="en-US"/>
              </w:rPr>
            </w:pPr>
            <w:r>
              <w:rPr>
                <w:sz w:val="24"/>
                <w:lang w:val="en-US"/>
              </w:rPr>
            </w:r>
          </w:p>
        </w:tc>
        <w:tc>
          <w:tcPr>
            <w:tcW w:w="349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Presente de subjuntivo</w:t>
            </w:r>
          </w:p>
          <w:p>
            <w:pPr>
              <w:pStyle w:val="Normal1"/>
              <w:spacing w:lineRule="auto" w:line="240"/>
              <w:jc w:val="center"/>
              <w:rPr>
                <w:sz w:val="24"/>
                <w:lang w:val="en-US"/>
              </w:rPr>
            </w:pPr>
            <w:r>
              <w:rPr>
                <w:sz w:val="24"/>
                <w:lang w:val="en-US"/>
              </w:rPr>
            </w:r>
          </w:p>
        </w:tc>
        <w:tc>
          <w:tcPr>
            <w:tcW w:w="3497"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sz w:val="24"/>
                <w:lang w:val="en-US"/>
              </w:rPr>
            </w:pPr>
            <w:r>
              <w:rPr>
                <w:sz w:val="24"/>
                <w:lang w:val="en-US"/>
              </w:rPr>
              <w:t>Imperativo</w:t>
            </w:r>
          </w:p>
          <w:p>
            <w:pPr>
              <w:pStyle w:val="Normal1"/>
              <w:spacing w:lineRule="auto" w:line="240"/>
              <w:jc w:val="center"/>
              <w:rPr>
                <w:sz w:val="24"/>
                <w:lang w:val="en-US"/>
              </w:rPr>
            </w:pPr>
            <w:r>
              <w:rPr>
                <w:sz w:val="24"/>
                <w:lang w:val="en-US"/>
              </w:rPr>
            </w:r>
          </w:p>
        </w:tc>
      </w:tr>
      <w:tr>
        <w:trPr>
          <w:trHeight w:val="1421" w:hRule="exact"/>
        </w:trPr>
        <w:tc>
          <w:tcPr>
            <w:tcW w:w="3496" w:type="dxa"/>
            <w:tcBorders>
              <w:top w:val="single" w:sz="6" w:space="0" w:color="000000"/>
              <w:start w:val="single" w:sz="4" w:space="0" w:color="000000"/>
              <w:end w:val="single" w:sz="6" w:space="0" w:color="000000"/>
            </w:tcBorders>
          </w:tcPr>
          <w:p>
            <w:pPr>
              <w:pStyle w:val="Normal1"/>
              <w:spacing w:lineRule="auto" w:line="240"/>
              <w:ind w:firstLine="527" w:end="0"/>
              <w:jc w:val="start"/>
              <w:rPr/>
            </w:pPr>
            <w:r>
              <w:rPr>
                <w:sz w:val="24"/>
                <w:lang w:val="en-US"/>
              </w:rPr>
              <w:t>cre</w:t>
            </w:r>
            <w:r>
              <w:rPr>
                <w:b/>
                <w:bCs/>
                <w:sz w:val="24"/>
                <w:lang w:val="en-US"/>
              </w:rPr>
              <w:t>z</w:t>
            </w:r>
            <w:r>
              <w:rPr>
                <w:sz w:val="24"/>
                <w:lang w:val="en-US"/>
              </w:rPr>
              <w:t xml:space="preserve">co </w:t>
            </w:r>
          </w:p>
          <w:p>
            <w:pPr>
              <w:pStyle w:val="Normal1"/>
              <w:spacing w:lineRule="auto" w:line="240"/>
              <w:ind w:firstLine="527" w:end="0"/>
              <w:jc w:val="start"/>
              <w:rPr>
                <w:sz w:val="24"/>
                <w:lang w:val="en-US"/>
              </w:rPr>
            </w:pPr>
            <w:r>
              <w:rPr>
                <w:sz w:val="24"/>
                <w:lang w:val="en-US"/>
              </w:rPr>
              <w:t xml:space="preserve">creces </w:t>
            </w:r>
          </w:p>
          <w:p>
            <w:pPr>
              <w:pStyle w:val="Normal1"/>
              <w:spacing w:lineRule="auto" w:line="240"/>
              <w:ind w:firstLine="527" w:end="0"/>
              <w:jc w:val="start"/>
              <w:rPr>
                <w:sz w:val="24"/>
                <w:lang w:val="en-US"/>
              </w:rPr>
            </w:pPr>
            <w:r>
              <w:rPr>
                <w:sz w:val="24"/>
                <w:lang w:val="en-US"/>
              </w:rPr>
              <w:t xml:space="preserve">crece </w:t>
            </w:r>
          </w:p>
          <w:p>
            <w:pPr>
              <w:pStyle w:val="Normal1"/>
              <w:spacing w:lineRule="auto" w:line="240"/>
              <w:ind w:firstLine="527" w:end="0"/>
              <w:jc w:val="start"/>
              <w:rPr/>
            </w:pP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spacing w:lineRule="auto" w:line="240"/>
              <w:jc w:val="center"/>
              <w:rPr>
                <w:sz w:val="24"/>
                <w:lang w:val="en-US"/>
              </w:rPr>
            </w:pPr>
            <w:r>
              <w:rPr>
                <w:sz w:val="24"/>
                <w:lang w:val="en-US"/>
              </w:rPr>
            </w:r>
          </w:p>
        </w:tc>
        <w:tc>
          <w:tcPr>
            <w:tcW w:w="3497" w:type="dxa"/>
            <w:tcBorders>
              <w:top w:val="single" w:sz="6" w:space="0" w:color="000000"/>
              <w:start w:val="single" w:sz="6" w:space="0" w:color="000000"/>
              <w:end w:val="single" w:sz="6" w:space="0" w:color="000000"/>
            </w:tcBorders>
          </w:tcPr>
          <w:p>
            <w:pPr>
              <w:pStyle w:val="Normal1"/>
              <w:spacing w:lineRule="auto" w:line="240"/>
              <w:ind w:firstLine="575" w:end="0"/>
              <w:jc w:val="start"/>
              <w:rPr/>
            </w:pPr>
            <w:r>
              <w:rPr>
                <w:sz w:val="24"/>
                <w:lang w:val="en-US"/>
              </w:rPr>
              <w:t>cre</w:t>
            </w:r>
            <w:r>
              <w:rPr>
                <w:b/>
                <w:bCs/>
                <w:sz w:val="24"/>
                <w:lang w:val="en-US"/>
              </w:rPr>
              <w:t>z</w:t>
            </w:r>
            <w:r>
              <w:rPr>
                <w:sz w:val="24"/>
                <w:lang w:val="en-US"/>
              </w:rPr>
              <w:t xml:space="preserve">ca </w:t>
            </w:r>
          </w:p>
          <w:p>
            <w:pPr>
              <w:pStyle w:val="Normal1"/>
              <w:spacing w:lineRule="auto" w:line="240"/>
              <w:ind w:firstLine="575" w:end="0"/>
              <w:jc w:val="start"/>
              <w:rPr/>
            </w:pPr>
            <w:r>
              <w:rPr>
                <w:sz w:val="24"/>
                <w:lang w:val="en-US"/>
              </w:rPr>
              <w:t>cre</w:t>
            </w:r>
            <w:r>
              <w:rPr>
                <w:b/>
                <w:bCs/>
                <w:sz w:val="24"/>
                <w:lang w:val="en-US"/>
              </w:rPr>
              <w:t>z</w:t>
            </w:r>
            <w:r>
              <w:rPr>
                <w:sz w:val="24"/>
                <w:lang w:val="en-US"/>
              </w:rPr>
              <w:t xml:space="preserve">cas </w:t>
            </w:r>
          </w:p>
          <w:p>
            <w:pPr>
              <w:pStyle w:val="Normal1"/>
              <w:spacing w:lineRule="auto" w:line="240"/>
              <w:ind w:firstLine="575" w:end="0"/>
              <w:jc w:val="start"/>
              <w:rPr/>
            </w:pPr>
            <w:r>
              <w:rPr>
                <w:sz w:val="24"/>
                <w:lang w:val="en-US"/>
              </w:rPr>
              <w:t>cre</w:t>
            </w:r>
            <w:r>
              <w:rPr>
                <w:b/>
                <w:bCs/>
                <w:sz w:val="24"/>
                <w:lang w:val="en-US"/>
              </w:rPr>
              <w:t>z</w:t>
            </w:r>
            <w:r>
              <w:rPr>
                <w:sz w:val="24"/>
                <w:lang w:val="en-US"/>
              </w:rPr>
              <w:t xml:space="preserve">ca </w:t>
            </w:r>
          </w:p>
          <w:p>
            <w:pPr>
              <w:pStyle w:val="Normal1"/>
              <w:spacing w:lineRule="auto" w:line="240"/>
              <w:ind w:firstLine="575" w:end="0"/>
              <w:jc w:val="start"/>
              <w:rPr/>
            </w:pPr>
            <w:r>
              <w:rPr>
                <w:sz w:val="24"/>
                <w:lang w:val="en-US"/>
              </w:rPr>
              <w:t>cre</w:t>
            </w:r>
            <w:r>
              <w:rPr>
                <w:b/>
                <w:bCs/>
                <w:sz w:val="24"/>
                <w:lang w:val="en-US"/>
              </w:rPr>
              <w:t>z</w:t>
            </w:r>
            <w:r>
              <w:rPr>
                <w:sz w:val="24"/>
                <w:lang w:val="en-US"/>
              </w:rPr>
              <w:t>camos</w:t>
            </w:r>
          </w:p>
          <w:p>
            <w:pPr>
              <w:pStyle w:val="Normal1"/>
              <w:spacing w:lineRule="auto" w:line="240"/>
              <w:ind w:firstLine="575" w:end="0"/>
              <w:jc w:val="start"/>
              <w:rPr/>
            </w:pPr>
            <w:r>
              <w:rPr>
                <w:sz w:val="24"/>
                <w:lang w:val="en-US"/>
              </w:rPr>
              <w:t>cre</w:t>
            </w:r>
            <w:r>
              <w:rPr>
                <w:b/>
                <w:bCs/>
                <w:sz w:val="24"/>
                <w:lang w:val="en-US"/>
              </w:rPr>
              <w:t>z</w:t>
            </w:r>
            <w:r>
              <w:rPr>
                <w:sz w:val="24"/>
                <w:lang w:val="en-US"/>
              </w:rPr>
              <w:t>cais</w:t>
            </w:r>
          </w:p>
          <w:p>
            <w:pPr>
              <w:pStyle w:val="Normal1"/>
              <w:spacing w:lineRule="auto" w:line="240"/>
              <w:ind w:firstLine="575" w:end="0"/>
              <w:jc w:val="start"/>
              <w:rPr>
                <w:sz w:val="24"/>
                <w:lang w:val="en-US"/>
              </w:rPr>
            </w:pPr>
            <w:r>
              <w:rPr>
                <w:sz w:val="24"/>
                <w:lang w:val="en-US"/>
              </w:rPr>
            </w:r>
          </w:p>
        </w:tc>
        <w:tc>
          <w:tcPr>
            <w:tcW w:w="3497" w:type="dxa"/>
            <w:tcBorders>
              <w:top w:val="single" w:sz="6" w:space="0" w:color="000000"/>
              <w:start w:val="single" w:sz="6" w:space="0" w:color="000000"/>
              <w:end w:val="single" w:sz="6" w:space="0" w:color="000000"/>
            </w:tcBorders>
          </w:tcPr>
          <w:p>
            <w:pPr>
              <w:pStyle w:val="Normal1"/>
              <w:spacing w:lineRule="auto" w:line="240"/>
              <w:ind w:firstLine="480" w:end="0"/>
              <w:jc w:val="start"/>
              <w:rPr>
                <w:sz w:val="24"/>
                <w:lang w:val="en-US"/>
              </w:rPr>
            </w:pPr>
            <w:r>
              <w:rPr>
                <w:sz w:val="24"/>
                <w:lang w:val="en-US"/>
              </w:rPr>
              <w:t xml:space="preserve">crece </w:t>
            </w:r>
          </w:p>
          <w:p>
            <w:pPr>
              <w:pStyle w:val="Normal1"/>
              <w:spacing w:lineRule="auto" w:line="240"/>
              <w:ind w:firstLine="480" w:end="0"/>
              <w:jc w:val="start"/>
              <w:rPr/>
            </w:pPr>
            <w:r>
              <w:rPr>
                <w:sz w:val="24"/>
                <w:lang w:val="en-US"/>
              </w:rPr>
              <w:t>cre</w:t>
            </w:r>
            <w:r>
              <w:rPr>
                <w:b/>
                <w:bCs/>
                <w:sz w:val="24"/>
                <w:lang w:val="en-US"/>
              </w:rPr>
              <w:t>z</w:t>
            </w:r>
            <w:r>
              <w:rPr>
                <w:sz w:val="24"/>
                <w:lang w:val="en-US"/>
              </w:rPr>
              <w:t xml:space="preserve">ca </w:t>
            </w:r>
          </w:p>
          <w:p>
            <w:pPr>
              <w:pStyle w:val="Normal1"/>
              <w:spacing w:lineRule="auto" w:line="240"/>
              <w:ind w:firstLine="480" w:end="0"/>
              <w:jc w:val="start"/>
              <w:rPr/>
            </w:pPr>
            <w:r>
              <w:rPr>
                <w:sz w:val="24"/>
                <w:lang w:val="en-US"/>
              </w:rPr>
              <w:t>cre</w:t>
            </w:r>
            <w:r>
              <w:rPr>
                <w:b/>
                <w:bCs/>
                <w:sz w:val="24"/>
                <w:lang w:val="en-US"/>
              </w:rPr>
              <w:t>z</w:t>
            </w:r>
            <w:r>
              <w:rPr>
                <w:sz w:val="24"/>
                <w:lang w:val="en-US"/>
              </w:rPr>
              <w:t xml:space="preserve">camos </w:t>
            </w:r>
          </w:p>
          <w:p>
            <w:pPr>
              <w:pStyle w:val="Normal1"/>
              <w:spacing w:lineRule="auto" w:line="240"/>
              <w:ind w:firstLine="480" w:end="0"/>
              <w:jc w:val="start"/>
              <w:rPr>
                <w:sz w:val="24"/>
                <w:lang w:val="en-US"/>
              </w:rPr>
            </w:pPr>
            <w:r>
              <w:rPr>
                <w:sz w:val="24"/>
                <w:lang w:val="en-US"/>
              </w:rPr>
              <w:t xml:space="preserve">creced </w:t>
            </w:r>
          </w:p>
          <w:p>
            <w:pPr>
              <w:pStyle w:val="Normal1"/>
              <w:spacing w:lineRule="auto" w:line="240"/>
              <w:ind w:firstLine="480" w:end="0"/>
              <w:jc w:val="start"/>
              <w:rPr/>
            </w:pPr>
            <w:r>
              <w:rPr>
                <w:sz w:val="24"/>
                <w:lang w:val="en-US"/>
              </w:rPr>
              <w:t>cre</w:t>
            </w:r>
            <w:r>
              <w:rPr>
                <w:b/>
                <w:bCs/>
                <w:sz w:val="24"/>
                <w:lang w:val="en-US"/>
              </w:rPr>
              <w:t>z</w:t>
            </w:r>
            <w:r>
              <w:rPr>
                <w:sz w:val="24"/>
                <w:lang w:val="en-US"/>
              </w:rPr>
              <w:t>can</w:t>
            </w:r>
          </w:p>
          <w:p>
            <w:pPr>
              <w:pStyle w:val="Normal1"/>
              <w:spacing w:lineRule="auto" w:line="240"/>
              <w:jc w:val="center"/>
              <w:rPr>
                <w:sz w:val="24"/>
                <w:lang w:val="en-US"/>
              </w:rPr>
            </w:pPr>
            <w:r>
              <w:rPr>
                <w:sz w:val="24"/>
                <w:lang w:val="en-US"/>
              </w:rPr>
            </w:r>
          </w:p>
        </w:tc>
      </w:tr>
      <w:tr>
        <w:trPr>
          <w:trHeight w:val="240" w:hRule="exact"/>
        </w:trPr>
        <w:tc>
          <w:tcPr>
            <w:tcW w:w="3496" w:type="dxa"/>
            <w:tcBorders>
              <w:start w:val="single" w:sz="4" w:space="0" w:color="000000"/>
              <w:bottom w:val="single" w:sz="6" w:space="0" w:color="000000"/>
              <w:end w:val="single" w:sz="6" w:space="0" w:color="000000"/>
            </w:tcBorders>
          </w:tcPr>
          <w:p>
            <w:pPr>
              <w:pStyle w:val="Normal1"/>
              <w:snapToGrid w:val="false"/>
              <w:spacing w:lineRule="auto" w:line="240"/>
              <w:jc w:val="center"/>
              <w:rPr>
                <w:sz w:val="24"/>
                <w:lang w:val="en-US"/>
              </w:rPr>
            </w:pPr>
            <w:r>
              <w:rPr>
                <w:sz w:val="24"/>
                <w:lang w:val="en-US"/>
              </w:rPr>
            </w:r>
          </w:p>
        </w:tc>
        <w:tc>
          <w:tcPr>
            <w:tcW w:w="3497" w:type="dxa"/>
            <w:tcBorders>
              <w:start w:val="single" w:sz="6" w:space="0" w:color="000000"/>
              <w:bottom w:val="single" w:sz="6" w:space="0" w:color="000000"/>
              <w:end w:val="single" w:sz="6" w:space="0" w:color="000000"/>
            </w:tcBorders>
          </w:tcPr>
          <w:p>
            <w:pPr>
              <w:pStyle w:val="Normal1"/>
              <w:spacing w:lineRule="auto" w:line="240"/>
              <w:ind w:firstLine="575" w:end="0"/>
              <w:jc w:val="start"/>
              <w:rPr/>
            </w:pPr>
            <w:r>
              <w:rPr>
                <w:sz w:val="24"/>
                <w:lang w:val="en-US"/>
              </w:rPr>
              <w:t>cre</w:t>
            </w:r>
            <w:r>
              <w:rPr>
                <w:b/>
                <w:bCs/>
                <w:sz w:val="24"/>
                <w:lang w:val="en-US"/>
              </w:rPr>
              <w:t>z</w:t>
            </w:r>
            <w:r>
              <w:rPr>
                <w:sz w:val="24"/>
                <w:lang w:val="en-US"/>
              </w:rPr>
              <w:t>can</w:t>
            </w:r>
          </w:p>
          <w:p>
            <w:pPr>
              <w:pStyle w:val="Normal1"/>
              <w:spacing w:lineRule="auto" w:line="240"/>
              <w:ind w:firstLine="575" w:end="0"/>
              <w:jc w:val="start"/>
              <w:rPr>
                <w:sz w:val="24"/>
                <w:lang w:val="en-US"/>
              </w:rPr>
            </w:pPr>
            <w:r>
              <w:rPr>
                <w:sz w:val="24"/>
                <w:lang w:val="en-US"/>
              </w:rPr>
            </w:r>
          </w:p>
        </w:tc>
        <w:tc>
          <w:tcPr>
            <w:tcW w:w="3497" w:type="dxa"/>
            <w:tcBorders>
              <w:start w:val="single" w:sz="6" w:space="0" w:color="000000"/>
              <w:bottom w:val="single" w:sz="6" w:space="0" w:color="000000"/>
              <w:end w:val="single" w:sz="6" w:space="0" w:color="000000"/>
            </w:tcBorders>
          </w:tcPr>
          <w:p>
            <w:pPr>
              <w:pStyle w:val="Normal1"/>
              <w:snapToGrid w:val="false"/>
              <w:spacing w:lineRule="auto" w:line="240"/>
              <w:jc w:val="center"/>
              <w:rPr>
                <w:sz w:val="24"/>
                <w:lang w:val="en-US"/>
              </w:rPr>
            </w:pPr>
            <w:r>
              <w:rPr>
                <w:sz w:val="24"/>
                <w:lang w:val="en-US"/>
              </w:rPr>
            </w:r>
          </w:p>
          <w:p>
            <w:pPr>
              <w:pStyle w:val="Normal1"/>
              <w:spacing w:lineRule="auto" w:line="240"/>
              <w:jc w:val="center"/>
              <w:rPr>
                <w:sz w:val="24"/>
                <w:lang w:val="en-US"/>
              </w:rPr>
            </w:pPr>
            <w:r>
              <w:rPr>
                <w:sz w:val="24"/>
                <w:lang w:val="en-US"/>
              </w:rPr>
            </w:r>
          </w:p>
        </w:tc>
      </w:tr>
    </w:tbl>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Исключения</w:t>
      </w:r>
      <w:r>
        <w:rPr>
          <w:sz w:val="24"/>
          <w:lang w:val="en-US"/>
        </w:rPr>
        <w:t>:</w:t>
      </w:r>
    </w:p>
    <w:p>
      <w:pPr>
        <w:pStyle w:val="Normal1"/>
        <w:spacing w:lineRule="auto" w:line="240"/>
        <w:ind w:firstLine="284" w:end="0"/>
        <w:rPr>
          <w:sz w:val="24"/>
        </w:rPr>
      </w:pPr>
      <w:r>
        <w:rPr>
          <w:sz w:val="24"/>
        </w:rPr>
        <w:t xml:space="preserve">а) </w:t>
      </w:r>
      <w:r>
        <w:rPr>
          <w:b/>
          <w:sz w:val="24"/>
          <w:lang w:val="en-US"/>
        </w:rPr>
        <w:t>mecer</w:t>
      </w:r>
      <w:r>
        <w:rPr>
          <w:sz w:val="24"/>
        </w:rPr>
        <w:t xml:space="preserve"> и </w:t>
      </w:r>
      <w:r>
        <w:rPr>
          <w:b/>
          <w:sz w:val="24"/>
          <w:lang w:val="en-US"/>
        </w:rPr>
        <w:t>remecer</w:t>
      </w:r>
      <w:r>
        <w:rPr>
          <w:sz w:val="24"/>
        </w:rPr>
        <w:t xml:space="preserve">, которые склоняются по общему правилу, но  с орфографической заменой </w:t>
      </w:r>
      <w:r>
        <w:rPr>
          <w:b/>
          <w:sz w:val="24"/>
        </w:rPr>
        <w:t>с</w:t>
      </w:r>
      <w:r>
        <w:rPr>
          <w:sz w:val="24"/>
        </w:rPr>
        <w:t xml:space="preserve"> на </w:t>
      </w:r>
      <w:r>
        <w:rPr>
          <w:b/>
          <w:sz w:val="24"/>
        </w:rPr>
        <w:t>z</w:t>
      </w:r>
      <w:r>
        <w:rPr>
          <w:sz w:val="24"/>
        </w:rPr>
        <w:t xml:space="preserve"> перед гласными </w:t>
      </w:r>
      <w:r>
        <w:rPr>
          <w:b/>
          <w:sz w:val="24"/>
        </w:rPr>
        <w:t>о</w:t>
      </w:r>
      <w:r>
        <w:rPr>
          <w:sz w:val="24"/>
        </w:rPr>
        <w:t xml:space="preserve"> и </w:t>
      </w:r>
      <w:r>
        <w:rPr>
          <w:b/>
          <w:sz w:val="24"/>
          <w:lang w:val="en-US"/>
        </w:rPr>
        <w:t>a</w:t>
      </w:r>
      <w:r>
        <w:rPr>
          <w:sz w:val="24"/>
        </w:rPr>
        <w:t xml:space="preserve">: </w:t>
      </w:r>
      <w:r>
        <w:rPr>
          <w:sz w:val="24"/>
          <w:lang w:val="en-US"/>
        </w:rPr>
        <w:t>me</w:t>
      </w:r>
      <w:r>
        <w:rPr>
          <w:b/>
          <w:bCs/>
          <w:sz w:val="24"/>
          <w:lang w:val="en-US"/>
        </w:rPr>
        <w:t>z</w:t>
      </w:r>
      <w:r>
        <w:rPr>
          <w:sz w:val="24"/>
          <w:lang w:val="en-US"/>
        </w:rPr>
        <w:t>o</w:t>
      </w:r>
      <w:r>
        <w:rPr>
          <w:sz w:val="24"/>
        </w:rPr>
        <w:t xml:space="preserve">, </w:t>
      </w:r>
      <w:r>
        <w:rPr>
          <w:sz w:val="24"/>
          <w:lang w:val="en-US"/>
        </w:rPr>
        <w:t>me</w:t>
      </w:r>
      <w:r>
        <w:rPr>
          <w:b/>
          <w:bCs/>
          <w:sz w:val="24"/>
          <w:lang w:val="en-US"/>
        </w:rPr>
        <w:t>z</w:t>
      </w:r>
      <w:r>
        <w:rPr>
          <w:sz w:val="24"/>
          <w:lang w:val="en-US"/>
        </w:rPr>
        <w:t>a</w:t>
      </w:r>
    </w:p>
    <w:p>
      <w:pPr>
        <w:pStyle w:val="Normal1"/>
        <w:spacing w:lineRule="auto" w:line="240"/>
        <w:ind w:firstLine="284" w:end="0"/>
        <w:rPr/>
      </w:pPr>
      <w:r>
        <w:rPr>
          <w:sz w:val="24"/>
        </w:rPr>
        <w:t>б)</w:t>
      </w:r>
      <w:r>
        <w:rPr>
          <w:b/>
          <w:sz w:val="24"/>
        </w:rPr>
        <w:t xml:space="preserve"> </w:t>
      </w:r>
      <w:r>
        <w:rPr>
          <w:b/>
          <w:sz w:val="24"/>
          <w:lang w:val="en-US"/>
        </w:rPr>
        <w:t>c</w:t>
      </w:r>
      <w:r>
        <w:rPr>
          <w:b/>
          <w:sz w:val="24"/>
        </w:rPr>
        <w:t>осе</w:t>
      </w:r>
      <w:r>
        <w:rPr>
          <w:b/>
          <w:sz w:val="24"/>
          <w:lang w:val="en-US"/>
        </w:rPr>
        <w:t>r</w:t>
      </w:r>
      <w:r>
        <w:rPr>
          <w:sz w:val="24"/>
        </w:rPr>
        <w:t xml:space="preserve">, относящийся также и ко второй группе отклоняющихся глаголов, т.е. дифтонгизирующий </w:t>
      </w:r>
      <w:r>
        <w:rPr>
          <w:b/>
          <w:sz w:val="24"/>
        </w:rPr>
        <w:t>о</w:t>
      </w:r>
      <w:r>
        <w:rPr>
          <w:sz w:val="24"/>
        </w:rPr>
        <w:t xml:space="preserve"> ударное: </w:t>
      </w:r>
      <w:r>
        <w:rPr>
          <w:b/>
          <w:sz w:val="24"/>
          <w:lang w:val="en-US"/>
        </w:rPr>
        <w:t>cuezco</w:t>
      </w:r>
      <w:r>
        <w:rPr>
          <w:b/>
          <w:sz w:val="24"/>
        </w:rPr>
        <w:t xml:space="preserve">, </w:t>
      </w:r>
      <w:r>
        <w:rPr>
          <w:b/>
          <w:sz w:val="24"/>
          <w:lang w:val="en-US"/>
        </w:rPr>
        <w:t>cuezca</w:t>
      </w:r>
      <w:r>
        <w:rPr>
          <w:sz w:val="24"/>
        </w:rPr>
        <w:t xml:space="preserve"> и т.п.;</w:t>
      </w:r>
    </w:p>
    <w:p>
      <w:pPr>
        <w:pStyle w:val="Normal1"/>
        <w:spacing w:lineRule="auto" w:line="240"/>
        <w:ind w:firstLine="284" w:end="0"/>
        <w:rPr/>
      </w:pPr>
      <w:r>
        <w:rPr>
          <w:sz w:val="24"/>
        </w:rPr>
        <w:t xml:space="preserve">в) </w:t>
      </w:r>
      <w:r>
        <w:rPr>
          <w:b/>
          <w:sz w:val="24"/>
        </w:rPr>
        <w:t>уасе</w:t>
      </w:r>
      <w:r>
        <w:rPr>
          <w:b/>
          <w:sz w:val="24"/>
          <w:lang w:val="en-US"/>
        </w:rPr>
        <w:t>r</w:t>
      </w:r>
      <w:r>
        <w:rPr>
          <w:b/>
          <w:sz w:val="24"/>
        </w:rPr>
        <w:t xml:space="preserve">, </w:t>
      </w:r>
      <w:r>
        <w:rPr>
          <w:b/>
          <w:sz w:val="24"/>
          <w:lang w:val="en-US"/>
        </w:rPr>
        <w:t>hacer</w:t>
      </w:r>
      <w:r>
        <w:rPr>
          <w:sz w:val="24"/>
        </w:rPr>
        <w:t xml:space="preserve"> и их производные, т.к. это глаголы индивидуаль</w:t>
        <w:softHyphen/>
        <w:t>ного спряжения;</w:t>
      </w:r>
    </w:p>
    <w:p>
      <w:pPr>
        <w:pStyle w:val="Normal1"/>
        <w:spacing w:lineRule="auto" w:line="240"/>
        <w:ind w:firstLine="284" w:end="0"/>
        <w:rPr/>
      </w:pPr>
      <w:r>
        <w:rPr>
          <w:sz w:val="24"/>
        </w:rPr>
        <w:t>г) глаголы на -</w:t>
      </w:r>
      <w:r>
        <w:rPr>
          <w:b/>
          <w:sz w:val="24"/>
          <w:lang w:val="en-US"/>
        </w:rPr>
        <w:t>ducir</w:t>
      </w:r>
      <w:r>
        <w:rPr>
          <w:sz w:val="24"/>
        </w:rPr>
        <w:t xml:space="preserve"> являются отклоняющимися, но они будут рассмотрены в особой группе.</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К</w:t>
      </w:r>
      <w:r>
        <w:rPr>
          <w:sz w:val="24"/>
          <w:lang w:val="en-US"/>
        </w:rPr>
        <w:t xml:space="preserve"> </w:t>
      </w:r>
      <w:r>
        <w:rPr>
          <w:sz w:val="24"/>
        </w:rPr>
        <w:t>числу</w:t>
      </w:r>
      <w:r>
        <w:rPr>
          <w:sz w:val="24"/>
          <w:lang w:val="en-US"/>
        </w:rPr>
        <w:t xml:space="preserve"> </w:t>
      </w:r>
      <w:r>
        <w:rPr>
          <w:sz w:val="24"/>
        </w:rPr>
        <w:t>наиболее</w:t>
      </w:r>
      <w:r>
        <w:rPr>
          <w:sz w:val="24"/>
          <w:lang w:val="en-US"/>
        </w:rPr>
        <w:t xml:space="preserve"> </w:t>
      </w:r>
      <w:r>
        <w:rPr>
          <w:sz w:val="24"/>
        </w:rPr>
        <w:t>употребительных</w:t>
      </w:r>
      <w:r>
        <w:rPr>
          <w:sz w:val="24"/>
          <w:lang w:val="en-US"/>
        </w:rPr>
        <w:t xml:space="preserve"> </w:t>
      </w:r>
      <w:r>
        <w:rPr>
          <w:sz w:val="24"/>
        </w:rPr>
        <w:t>глаголов</w:t>
      </w:r>
      <w:r>
        <w:rPr>
          <w:sz w:val="24"/>
          <w:lang w:val="en-US"/>
        </w:rPr>
        <w:t xml:space="preserve"> VI </w:t>
      </w:r>
      <w:r>
        <w:rPr>
          <w:sz w:val="24"/>
        </w:rPr>
        <w:t>группы</w:t>
      </w:r>
      <w:r>
        <w:rPr>
          <w:sz w:val="24"/>
          <w:lang w:val="en-US"/>
        </w:rPr>
        <w:t xml:space="preserve"> </w:t>
      </w:r>
      <w:r>
        <w:rPr>
          <w:sz w:val="24"/>
        </w:rPr>
        <w:t>следует</w:t>
      </w:r>
      <w:r>
        <w:rPr>
          <w:sz w:val="24"/>
          <w:lang w:val="en-US"/>
        </w:rPr>
        <w:t xml:space="preserve"> </w:t>
      </w:r>
      <w:r>
        <w:rPr>
          <w:sz w:val="24"/>
        </w:rPr>
        <w:t>отнести</w:t>
      </w:r>
      <w:r>
        <w:rPr>
          <w:sz w:val="24"/>
          <w:lang w:val="en-US"/>
        </w:rPr>
        <w:t>: abastecer, ablandecer, aborrecer, acaecer, acontecer, adormecer, agradecer, amanecer, ahochecer, aparecer, atardecer, carecer, compade-cer, complacer, conocer, convalecer, crecer, deslucir, embellecer, empobrecer, encarecer, endurecer, enloquecer, enfurecer, engrandecer, emnudecer, ennegrecer, enorgullecer, enrarecer, entumecer, envanecer, envejecer, enverdecer, establecer, estremecer, fallecer, favorecer, florecer, fortalecer, guarnecer, humedecer, lucir, merecer, nacer, obedecer, o(b)scurecer, ofrecer, orgullecer, pacer, padecer, palidecer, perecer, pernanecer, pertenecer, placer, renacer, resplandecer, restablecer, robustecer, tardecer, verdecer.</w:t>
      </w:r>
    </w:p>
    <w:p>
      <w:pPr>
        <w:pStyle w:val="Normal1"/>
        <w:spacing w:lineRule="auto" w:line="240"/>
        <w:ind w:firstLine="284" w:end="0"/>
        <w:jc w:val="center"/>
        <w:rPr>
          <w:i/>
          <w:i/>
          <w:sz w:val="24"/>
          <w:lang w:val="en-US"/>
        </w:rPr>
      </w:pPr>
      <w:r>
        <w:rPr>
          <w:i/>
          <w:sz w:val="24"/>
          <w:lang w:val="en-US"/>
        </w:rPr>
      </w:r>
    </w:p>
    <w:p>
      <w:pPr>
        <w:pStyle w:val="Normal1"/>
        <w:spacing w:lineRule="auto" w:line="240"/>
        <w:ind w:firstLine="284" w:end="0"/>
        <w:jc w:val="center"/>
        <w:rPr>
          <w:i/>
          <w:i/>
          <w:sz w:val="24"/>
        </w:rPr>
      </w:pPr>
      <w:r>
        <w:rPr>
          <w:i/>
          <w:sz w:val="24"/>
        </w:rPr>
        <w:t>7. Отклоняющиеся глаголы VII группы</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В эту группу входят все глаголы, оканчивающиеся на -</w:t>
      </w:r>
      <w:r>
        <w:rPr>
          <w:b/>
          <w:sz w:val="24"/>
        </w:rPr>
        <w:t>ducir</w:t>
      </w:r>
      <w:r>
        <w:rPr>
          <w:sz w:val="24"/>
        </w:rPr>
        <w:t>. Их особенности заключаются в следующем:</w:t>
      </w:r>
    </w:p>
    <w:p>
      <w:pPr>
        <w:pStyle w:val="Normal1"/>
        <w:spacing w:lineRule="auto" w:line="240"/>
        <w:ind w:firstLine="284" w:end="0"/>
        <w:rPr/>
      </w:pPr>
      <w:r>
        <w:rPr>
          <w:sz w:val="24"/>
        </w:rPr>
        <w:t xml:space="preserve">а) буква с заменяется на </w:t>
      </w:r>
      <w:r>
        <w:rPr>
          <w:b/>
          <w:sz w:val="24"/>
          <w:lang w:val="en-US"/>
        </w:rPr>
        <w:t>zc</w:t>
      </w:r>
      <w:r>
        <w:rPr>
          <w:b/>
          <w:sz w:val="24"/>
        </w:rPr>
        <w:t xml:space="preserve"> </w:t>
      </w:r>
      <w:r>
        <w:rPr>
          <w:sz w:val="24"/>
        </w:rPr>
        <w:t xml:space="preserve">перед гласными </w:t>
      </w:r>
      <w:r>
        <w:rPr>
          <w:b/>
          <w:sz w:val="24"/>
        </w:rPr>
        <w:t>о</w:t>
      </w:r>
      <w:r>
        <w:rPr>
          <w:sz w:val="24"/>
        </w:rPr>
        <w:t xml:space="preserve"> и </w:t>
      </w:r>
      <w:r>
        <w:rPr>
          <w:b/>
          <w:sz w:val="24"/>
        </w:rPr>
        <w:t>а</w:t>
      </w:r>
      <w:r>
        <w:rPr>
          <w:sz w:val="24"/>
        </w:rPr>
        <w:t>;</w:t>
      </w:r>
    </w:p>
    <w:p>
      <w:pPr>
        <w:pStyle w:val="Normal1"/>
        <w:spacing w:lineRule="auto" w:line="240"/>
        <w:ind w:firstLine="284" w:end="0"/>
        <w:rPr/>
      </w:pPr>
      <w:r>
        <w:rPr>
          <w:sz w:val="24"/>
        </w:rPr>
        <w:t>б) в трех временах сослагательного наклонения коренная соглас</w:t>
        <w:softHyphen/>
        <w:t xml:space="preserve">ная с чередуется с </w:t>
      </w:r>
      <w:r>
        <w:rPr>
          <w:b/>
          <w:sz w:val="24"/>
          <w:lang w:val="en-US"/>
        </w:rPr>
        <w:t>j</w:t>
      </w:r>
      <w:r>
        <w:rPr>
          <w:sz w:val="24"/>
        </w:rPr>
        <w:t>;</w:t>
      </w:r>
    </w:p>
    <w:p>
      <w:pPr>
        <w:pStyle w:val="Normal1"/>
        <w:spacing w:lineRule="auto" w:line="240"/>
        <w:ind w:firstLine="284" w:end="0"/>
        <w:rPr/>
      </w:pPr>
      <w:r>
        <w:rPr>
          <w:sz w:val="24"/>
        </w:rPr>
        <w:t xml:space="preserve">в) в тех же временах после </w:t>
      </w:r>
      <w:r>
        <w:rPr>
          <w:b/>
          <w:sz w:val="24"/>
        </w:rPr>
        <w:t>j</w:t>
      </w:r>
      <w:r>
        <w:rPr>
          <w:sz w:val="24"/>
        </w:rPr>
        <w:t xml:space="preserve"> выпадает </w:t>
      </w:r>
      <w:r>
        <w:rPr>
          <w:b/>
          <w:sz w:val="24"/>
          <w:lang w:val="en-US"/>
        </w:rPr>
        <w:t>i</w:t>
      </w:r>
      <w:r>
        <w:rPr>
          <w:sz w:val="24"/>
        </w:rPr>
        <w:t xml:space="preserve"> из дифтонгов </w:t>
      </w:r>
      <w:r>
        <w:rPr>
          <w:b/>
          <w:sz w:val="24"/>
          <w:lang w:val="en-US"/>
        </w:rPr>
        <w:t>ie</w:t>
      </w:r>
      <w:r>
        <w:rPr>
          <w:sz w:val="24"/>
        </w:rPr>
        <w:t xml:space="preserve"> и </w:t>
      </w:r>
      <w:r>
        <w:rPr>
          <w:b/>
          <w:sz w:val="24"/>
          <w:lang w:val="en-US"/>
        </w:rPr>
        <w:t>i</w:t>
      </w:r>
      <w:r>
        <w:rPr>
          <w:b/>
          <w:sz w:val="24"/>
        </w:rPr>
        <w:t>ó</w:t>
      </w:r>
      <w:r>
        <w:rPr>
          <w:sz w:val="24"/>
        </w:rPr>
        <w:t>;</w:t>
      </w:r>
    </w:p>
    <w:p>
      <w:pPr>
        <w:sectPr>
          <w:footerReference w:type="default" r:id="rId28"/>
          <w:type w:val="nextPage"/>
          <w:pgSz w:w="11906" w:h="16838"/>
          <w:pgMar w:left="567" w:right="567" w:gutter="0" w:header="0" w:top="567" w:footer="720" w:bottom="776"/>
          <w:pgNumType w:fmt="decimal"/>
          <w:formProt w:val="false"/>
          <w:textDirection w:val="lrTb"/>
          <w:docGrid w:type="default" w:linePitch="360" w:charSpace="0"/>
        </w:sectPr>
        <w:pStyle w:val="Normal1"/>
        <w:spacing w:lineRule="auto" w:line="240"/>
        <w:ind w:firstLine="284" w:end="0"/>
        <w:rPr/>
      </w:pPr>
      <w:r>
        <w:rPr>
          <w:sz w:val="24"/>
        </w:rPr>
        <w:t xml:space="preserve">г) в первом лице </w:t>
      </w:r>
      <w:r>
        <w:rPr>
          <w:sz w:val="24"/>
          <w:lang w:val="en-US"/>
        </w:rPr>
        <w:t>Preterito</w:t>
      </w:r>
      <w:r>
        <w:rPr>
          <w:sz w:val="24"/>
        </w:rPr>
        <w:t xml:space="preserve"> </w:t>
      </w:r>
      <w:r>
        <w:rPr>
          <w:sz w:val="24"/>
          <w:lang w:val="en-US"/>
        </w:rPr>
        <w:t>indefinido</w:t>
      </w:r>
      <w:r>
        <w:rPr>
          <w:sz w:val="24"/>
        </w:rPr>
        <w:t xml:space="preserve"> </w:t>
      </w:r>
      <w:r>
        <w:rPr>
          <w:sz w:val="24"/>
          <w:lang w:val="en-US"/>
        </w:rPr>
        <w:t>de</w:t>
      </w:r>
      <w:r>
        <w:rPr>
          <w:sz w:val="24"/>
        </w:rPr>
        <w:t xml:space="preserve"> </w:t>
      </w:r>
      <w:r>
        <w:rPr>
          <w:sz w:val="24"/>
          <w:lang w:val="en-US"/>
        </w:rPr>
        <w:t>indicativo</w:t>
      </w:r>
      <w:r>
        <w:rPr>
          <w:sz w:val="24"/>
        </w:rPr>
        <w:t xml:space="preserve"> вместо </w:t>
      </w:r>
      <w:r>
        <w:rPr>
          <w:b/>
          <w:bCs/>
          <w:sz w:val="24"/>
          <w:lang w:val="en-US"/>
        </w:rPr>
        <w:t>i</w:t>
      </w:r>
      <w:r>
        <w:rPr>
          <w:sz w:val="24"/>
        </w:rPr>
        <w:t xml:space="preserve"> упот</w:t>
        <w:softHyphen/>
        <w:t xml:space="preserve">ребляется </w:t>
      </w:r>
      <w:r>
        <w:rPr>
          <w:b/>
          <w:bCs/>
          <w:sz w:val="24"/>
          <w:lang w:val="en-US"/>
        </w:rPr>
        <w:t>e</w:t>
      </w:r>
      <w:r>
        <w:rPr>
          <w:sz w:val="24"/>
        </w:rPr>
        <w:t>.</w:t>
      </w:r>
    </w:p>
    <w:p>
      <w:pPr>
        <w:pStyle w:val="Normal1"/>
        <w:spacing w:lineRule="auto" w:line="240"/>
        <w:ind w:firstLine="284" w:end="0"/>
        <w:rPr>
          <w:sz w:val="24"/>
          <w:lang w:val="en-US"/>
        </w:rPr>
      </w:pPr>
      <w:r>
        <w:rPr>
          <w:sz w:val="24"/>
          <w:lang w:val="en-US"/>
        </w:rPr>
        <w:t xml:space="preserve">         </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pPr>
      <w:r>
        <w:rPr>
          <w:b/>
          <w:sz w:val="24"/>
        </w:rPr>
        <w:t xml:space="preserve">с → </w:t>
      </w:r>
      <w:r>
        <w:rPr>
          <w:b/>
          <w:sz w:val="24"/>
          <w:lang w:val="en-US"/>
        </w:rPr>
        <w:t>zc</w:t>
      </w:r>
      <w:r>
        <w:rPr>
          <w:b/>
          <w:sz w:val="24"/>
        </w:rPr>
        <w:t xml:space="preserve"> </w:t>
      </w:r>
      <w:r>
        <w:rPr>
          <w:bCs/>
          <w:sz w:val="24"/>
        </w:rPr>
        <w:t>перед</w:t>
      </w:r>
      <w:r>
        <w:rPr>
          <w:b/>
          <w:sz w:val="24"/>
        </w:rPr>
        <w:t xml:space="preserve"> а, о</w:t>
      </w:r>
    </w:p>
    <w:p>
      <w:pPr>
        <w:pStyle w:val="FR4"/>
        <w:ind w:firstLine="284" w:end="0"/>
        <w:jc w:val="center"/>
        <w:rPr>
          <w:rFonts w:ascii="Times New Roman" w:hAnsi="Times New Roman" w:cs="Times New Roman"/>
          <w:b/>
          <w:sz w:val="24"/>
        </w:rPr>
      </w:pPr>
      <w:r>
        <w:rPr>
          <w:rFonts w:cs="Times New Roman" w:ascii="Times New Roman" w:hAnsi="Times New Roman"/>
          <w:b/>
          <w:sz w:val="24"/>
          <w:lang w:val="en-US"/>
        </w:rPr>
        <w:t>c</w:t>
      </w:r>
      <w:r>
        <w:rPr>
          <w:rFonts w:cs="Times New Roman" w:ascii="Times New Roman" w:hAnsi="Times New Roman"/>
          <w:b/>
          <w:sz w:val="24"/>
        </w:rPr>
        <w:t>→</w:t>
      </w:r>
      <w:r>
        <w:rPr>
          <w:rFonts w:cs="Times New Roman" w:ascii="Times New Roman" w:hAnsi="Times New Roman"/>
          <w:b/>
          <w:sz w:val="24"/>
          <w:lang w:val="en-US"/>
        </w:rPr>
        <w:t>j</w:t>
      </w:r>
    </w:p>
    <w:p>
      <w:pPr>
        <w:pStyle w:val="Normal1"/>
        <w:spacing w:lineRule="auto" w:line="240"/>
        <w:ind w:firstLine="284" w:end="0"/>
        <w:jc w:val="center"/>
        <w:rPr/>
      </w:pPr>
      <w:r>
        <w:rPr>
          <w:b/>
          <w:sz w:val="24"/>
          <w:lang w:val="en-US"/>
        </w:rPr>
        <w:t>ie</w:t>
      </w:r>
      <w:r>
        <w:rPr>
          <w:b/>
          <w:sz w:val="24"/>
        </w:rPr>
        <w:t xml:space="preserve"> </w:t>
      </w:r>
      <w:r>
        <w:rPr>
          <w:bCs/>
          <w:sz w:val="24"/>
        </w:rPr>
        <w:t>и</w:t>
      </w:r>
      <w:r>
        <w:rPr>
          <w:b/>
          <w:sz w:val="24"/>
        </w:rPr>
        <w:t xml:space="preserve"> ió→е, о</w:t>
      </w:r>
    </w:p>
    <w:p>
      <w:pPr>
        <w:pStyle w:val="Normal1"/>
        <w:spacing w:lineRule="auto" w:line="240"/>
        <w:ind w:firstLine="284" w:end="0"/>
        <w:jc w:val="center"/>
        <w:rPr>
          <w:b/>
          <w:sz w:val="24"/>
          <w:lang w:val="en-US"/>
        </w:rPr>
      </w:pPr>
      <w:r>
        <w:rPr>
          <w:b/>
          <w:sz w:val="24"/>
          <w:lang w:val="en-US"/>
        </w:rPr>
        <w:t>Reducir</w:t>
      </w:r>
    </w:p>
    <w:p>
      <w:pPr>
        <w:pStyle w:val="Normal1"/>
        <w:spacing w:lineRule="auto" w:line="240"/>
        <w:ind w:firstLine="284" w:end="0"/>
        <w:jc w:val="center"/>
        <w:rPr>
          <w:b/>
          <w:sz w:val="24"/>
          <w:lang w:val="en-US"/>
        </w:rPr>
      </w:pPr>
      <w:r>
        <w:rPr>
          <w:b/>
          <w:sz w:val="24"/>
          <w:lang w:val="en-US"/>
        </w:rPr>
      </w:r>
    </w:p>
    <w:p>
      <w:pPr>
        <w:pStyle w:val="Normal1"/>
        <w:spacing w:lineRule="auto" w:line="240"/>
        <w:ind w:firstLine="284" w:end="0"/>
        <w:jc w:val="center"/>
        <w:rPr>
          <w:b/>
          <w:sz w:val="24"/>
          <w:lang w:val="en-US"/>
        </w:rPr>
      </w:pPr>
      <w:r>
        <w:rPr>
          <w:b/>
          <w:sz w:val="24"/>
          <w:lang w:val="en-US"/>
        </w:rPr>
      </w:r>
    </w:p>
    <w:tbl>
      <w:tblPr>
        <w:tblW w:w="10065" w:type="dxa"/>
        <w:jc w:val="start"/>
        <w:tblInd w:w="40" w:type="dxa"/>
        <w:tblLayout w:type="fixed"/>
        <w:tblCellMar>
          <w:top w:w="0" w:type="dxa"/>
          <w:start w:w="40" w:type="dxa"/>
          <w:bottom w:w="0" w:type="dxa"/>
          <w:end w:w="40" w:type="dxa"/>
        </w:tblCellMar>
      </w:tblPr>
      <w:tblGrid>
        <w:gridCol w:w="1701"/>
        <w:gridCol w:w="1701"/>
        <w:gridCol w:w="1560"/>
        <w:gridCol w:w="1701"/>
        <w:gridCol w:w="1701"/>
        <w:gridCol w:w="1701"/>
      </w:tblGrid>
      <w:tr>
        <w:trPr>
          <w:trHeight w:val="300" w:hRule="exact"/>
        </w:trPr>
        <w:tc>
          <w:tcPr>
            <w:tcW w:w="1701" w:type="dxa"/>
            <w:tcBorders>
              <w:top w:val="single" w:sz="6" w:space="0" w:color="000000"/>
              <w:start w:val="single" w:sz="6" w:space="0" w:color="000000"/>
              <w:end w:val="single" w:sz="6" w:space="0" w:color="000000"/>
            </w:tcBorders>
          </w:tcPr>
          <w:p>
            <w:pPr>
              <w:pStyle w:val="Normal1"/>
              <w:spacing w:lineRule="auto" w:line="240"/>
              <w:jc w:val="center"/>
              <w:rPr>
                <w:i/>
                <w:i/>
                <w:sz w:val="24"/>
                <w:lang w:val="en-US"/>
              </w:rPr>
            </w:pPr>
            <w:r>
              <w:rPr>
                <w:i/>
                <w:sz w:val="24"/>
                <w:lang w:val="en-US"/>
              </w:rPr>
              <w:t>Presente</w:t>
            </w:r>
          </w:p>
          <w:p>
            <w:pPr>
              <w:pStyle w:val="Normal1"/>
              <w:spacing w:lineRule="auto" w:line="240"/>
              <w:jc w:val="center"/>
              <w:rPr>
                <w:i/>
                <w:i/>
                <w:sz w:val="24"/>
                <w:lang w:val="en-US"/>
              </w:rPr>
            </w:pPr>
            <w:r>
              <w:rPr>
                <w:i/>
                <w:sz w:val="24"/>
                <w:lang w:val="en-US"/>
              </w:rPr>
            </w:r>
          </w:p>
        </w:tc>
        <w:tc>
          <w:tcPr>
            <w:tcW w:w="1701" w:type="dxa"/>
            <w:tcBorders>
              <w:top w:val="single" w:sz="6" w:space="0" w:color="000000"/>
              <w:start w:val="single" w:sz="6" w:space="0" w:color="000000"/>
              <w:end w:val="single" w:sz="6" w:space="0" w:color="000000"/>
            </w:tcBorders>
          </w:tcPr>
          <w:p>
            <w:pPr>
              <w:pStyle w:val="Normal1"/>
              <w:spacing w:lineRule="auto" w:line="240"/>
              <w:jc w:val="center"/>
              <w:rPr>
                <w:i/>
                <w:i/>
                <w:sz w:val="24"/>
                <w:lang w:val="en-US"/>
              </w:rPr>
            </w:pPr>
            <w:r>
              <w:rPr>
                <w:i/>
                <w:sz w:val="24"/>
                <w:lang w:val="en-US"/>
              </w:rPr>
              <w:t>Presente</w:t>
            </w:r>
          </w:p>
          <w:p>
            <w:pPr>
              <w:pStyle w:val="Normal1"/>
              <w:spacing w:lineRule="auto" w:line="240"/>
              <w:jc w:val="center"/>
              <w:rPr>
                <w:i/>
                <w:i/>
                <w:sz w:val="24"/>
                <w:lang w:val="en-US"/>
              </w:rPr>
            </w:pPr>
            <w:r>
              <w:rPr>
                <w:i/>
                <w:sz w:val="24"/>
                <w:lang w:val="en-US"/>
              </w:rPr>
            </w:r>
          </w:p>
        </w:tc>
        <w:tc>
          <w:tcPr>
            <w:tcW w:w="1560" w:type="dxa"/>
            <w:tcBorders>
              <w:top w:val="single" w:sz="6" w:space="0" w:color="000000"/>
              <w:start w:val="single" w:sz="6" w:space="0" w:color="000000"/>
              <w:end w:val="single" w:sz="6" w:space="0" w:color="000000"/>
            </w:tcBorders>
          </w:tcPr>
          <w:p>
            <w:pPr>
              <w:pStyle w:val="Normal1"/>
              <w:spacing w:lineRule="auto" w:line="240"/>
              <w:jc w:val="center"/>
              <w:rPr>
                <w:i/>
                <w:i/>
                <w:sz w:val="24"/>
                <w:lang w:val="en-US"/>
              </w:rPr>
            </w:pPr>
            <w:r>
              <w:rPr>
                <w:i/>
                <w:sz w:val="24"/>
                <w:lang w:val="en-US"/>
              </w:rPr>
              <w:t>Imperativo</w:t>
            </w:r>
          </w:p>
          <w:p>
            <w:pPr>
              <w:pStyle w:val="Normal1"/>
              <w:spacing w:lineRule="auto" w:line="240"/>
              <w:jc w:val="center"/>
              <w:rPr>
                <w:i/>
                <w:i/>
                <w:sz w:val="24"/>
                <w:lang w:val="en-US"/>
              </w:rPr>
            </w:pPr>
            <w:r>
              <w:rPr>
                <w:i/>
                <w:sz w:val="24"/>
                <w:lang w:val="en-US"/>
              </w:rPr>
            </w:r>
          </w:p>
        </w:tc>
        <w:tc>
          <w:tcPr>
            <w:tcW w:w="1701" w:type="dxa"/>
            <w:tcBorders>
              <w:top w:val="single" w:sz="6" w:space="0" w:color="000000"/>
              <w:start w:val="single" w:sz="6" w:space="0" w:color="000000"/>
              <w:end w:val="single" w:sz="6" w:space="0" w:color="000000"/>
            </w:tcBorders>
          </w:tcPr>
          <w:p>
            <w:pPr>
              <w:pStyle w:val="Normal1"/>
              <w:spacing w:lineRule="auto" w:line="240"/>
              <w:jc w:val="center"/>
              <w:rPr>
                <w:i/>
                <w:i/>
                <w:sz w:val="24"/>
                <w:lang w:val="en-US"/>
              </w:rPr>
            </w:pPr>
            <w:r>
              <w:rPr>
                <w:i/>
                <w:sz w:val="24"/>
                <w:lang w:val="en-US"/>
              </w:rPr>
              <w:t>Pretérito</w:t>
            </w:r>
          </w:p>
          <w:p>
            <w:pPr>
              <w:pStyle w:val="Normal1"/>
              <w:spacing w:lineRule="auto" w:line="240"/>
              <w:jc w:val="center"/>
              <w:rPr>
                <w:i/>
                <w:i/>
                <w:sz w:val="24"/>
                <w:lang w:val="en-US"/>
              </w:rPr>
            </w:pPr>
            <w:r>
              <w:rPr>
                <w:i/>
                <w:sz w:val="24"/>
                <w:lang w:val="en-US"/>
              </w:rPr>
            </w:r>
          </w:p>
        </w:tc>
        <w:tc>
          <w:tcPr>
            <w:tcW w:w="1701" w:type="dxa"/>
            <w:tcBorders>
              <w:top w:val="single" w:sz="6" w:space="0" w:color="000000"/>
              <w:start w:val="single" w:sz="6" w:space="0" w:color="000000"/>
              <w:end w:val="single" w:sz="6" w:space="0" w:color="000000"/>
            </w:tcBorders>
          </w:tcPr>
          <w:p>
            <w:pPr>
              <w:pStyle w:val="Normal1"/>
              <w:spacing w:lineRule="auto" w:line="240"/>
              <w:jc w:val="center"/>
              <w:rPr>
                <w:i/>
                <w:i/>
                <w:sz w:val="24"/>
                <w:lang w:val="en-US"/>
              </w:rPr>
            </w:pPr>
            <w:r>
              <w:rPr>
                <w:i/>
                <w:sz w:val="24"/>
                <w:lang w:val="en-US"/>
              </w:rPr>
              <w:t>Pretérito</w:t>
            </w:r>
          </w:p>
          <w:p>
            <w:pPr>
              <w:pStyle w:val="Normal1"/>
              <w:spacing w:lineRule="auto" w:line="240"/>
              <w:jc w:val="center"/>
              <w:rPr>
                <w:i/>
                <w:i/>
                <w:sz w:val="24"/>
                <w:lang w:val="en-US"/>
              </w:rPr>
            </w:pPr>
            <w:r>
              <w:rPr>
                <w:i/>
                <w:sz w:val="24"/>
                <w:lang w:val="en-US"/>
              </w:rPr>
            </w:r>
          </w:p>
        </w:tc>
        <w:tc>
          <w:tcPr>
            <w:tcW w:w="1701" w:type="dxa"/>
            <w:tcBorders>
              <w:top w:val="single" w:sz="6" w:space="0" w:color="000000"/>
              <w:start w:val="single" w:sz="6" w:space="0" w:color="000000"/>
              <w:end w:val="single" w:sz="6" w:space="0" w:color="000000"/>
            </w:tcBorders>
          </w:tcPr>
          <w:p>
            <w:pPr>
              <w:pStyle w:val="Normal1"/>
              <w:spacing w:lineRule="auto" w:line="240"/>
              <w:jc w:val="center"/>
              <w:rPr>
                <w:i/>
                <w:i/>
                <w:sz w:val="24"/>
                <w:lang w:val="en-US"/>
              </w:rPr>
            </w:pPr>
            <w:r>
              <w:rPr>
                <w:i/>
                <w:sz w:val="24"/>
                <w:lang w:val="en-US"/>
              </w:rPr>
              <w:t>Futuro</w:t>
            </w:r>
          </w:p>
          <w:p>
            <w:pPr>
              <w:pStyle w:val="Normal1"/>
              <w:spacing w:lineRule="auto" w:line="240"/>
              <w:jc w:val="center"/>
              <w:rPr>
                <w:i/>
                <w:i/>
                <w:sz w:val="24"/>
                <w:lang w:val="en-US"/>
              </w:rPr>
            </w:pPr>
            <w:r>
              <w:rPr>
                <w:i/>
                <w:sz w:val="24"/>
                <w:lang w:val="en-US"/>
              </w:rPr>
            </w:r>
          </w:p>
        </w:tc>
      </w:tr>
      <w:tr>
        <w:trPr>
          <w:trHeight w:val="220" w:hRule="exact"/>
        </w:trPr>
        <w:tc>
          <w:tcPr>
            <w:tcW w:w="1701" w:type="dxa"/>
            <w:tcBorders>
              <w:start w:val="single" w:sz="6" w:space="0" w:color="000000"/>
              <w:end w:val="single" w:sz="6" w:space="0" w:color="000000"/>
            </w:tcBorders>
          </w:tcPr>
          <w:p>
            <w:pPr>
              <w:pStyle w:val="Normal1"/>
              <w:spacing w:lineRule="auto" w:line="240"/>
              <w:jc w:val="center"/>
              <w:rPr>
                <w:i/>
                <w:i/>
                <w:sz w:val="24"/>
                <w:lang w:val="en-US"/>
              </w:rPr>
            </w:pPr>
            <w:r>
              <w:rPr>
                <w:i/>
                <w:sz w:val="24"/>
                <w:lang w:val="en-US"/>
              </w:rPr>
              <w:t>de</w:t>
            </w:r>
          </w:p>
          <w:p>
            <w:pPr>
              <w:pStyle w:val="Normal1"/>
              <w:spacing w:lineRule="auto" w:line="240"/>
              <w:jc w:val="center"/>
              <w:rPr>
                <w:i/>
                <w:i/>
                <w:sz w:val="24"/>
                <w:lang w:val="en-US"/>
              </w:rPr>
            </w:pPr>
            <w:r>
              <w:rPr>
                <w:i/>
                <w:sz w:val="24"/>
                <w:lang w:val="en-US"/>
              </w:rPr>
            </w:r>
          </w:p>
        </w:tc>
        <w:tc>
          <w:tcPr>
            <w:tcW w:w="1701" w:type="dxa"/>
            <w:tcBorders>
              <w:start w:val="single" w:sz="6" w:space="0" w:color="000000"/>
              <w:end w:val="single" w:sz="6" w:space="0" w:color="000000"/>
            </w:tcBorders>
          </w:tcPr>
          <w:p>
            <w:pPr>
              <w:pStyle w:val="Normal1"/>
              <w:spacing w:lineRule="auto" w:line="240"/>
              <w:jc w:val="center"/>
              <w:rPr>
                <w:i/>
                <w:i/>
                <w:sz w:val="24"/>
                <w:lang w:val="en-US"/>
              </w:rPr>
            </w:pPr>
            <w:r>
              <w:rPr>
                <w:i/>
                <w:sz w:val="24"/>
                <w:lang w:val="en-US"/>
              </w:rPr>
              <w:t>de</w:t>
            </w:r>
          </w:p>
          <w:p>
            <w:pPr>
              <w:pStyle w:val="Normal1"/>
              <w:spacing w:lineRule="auto" w:line="240"/>
              <w:jc w:val="center"/>
              <w:rPr>
                <w:i/>
                <w:i/>
                <w:sz w:val="24"/>
                <w:lang w:val="en-US"/>
              </w:rPr>
            </w:pPr>
            <w:r>
              <w:rPr>
                <w:i/>
                <w:sz w:val="24"/>
                <w:lang w:val="en-US"/>
              </w:rPr>
            </w:r>
          </w:p>
        </w:tc>
        <w:tc>
          <w:tcPr>
            <w:tcW w:w="1560" w:type="dxa"/>
            <w:tcBorders>
              <w:start w:val="single" w:sz="6" w:space="0" w:color="000000"/>
              <w:end w:val="single" w:sz="6" w:space="0" w:color="000000"/>
            </w:tcBorders>
          </w:tcPr>
          <w:p>
            <w:pPr>
              <w:pStyle w:val="Normal1"/>
              <w:snapToGrid w:val="false"/>
              <w:spacing w:lineRule="auto" w:line="240"/>
              <w:jc w:val="center"/>
              <w:rPr>
                <w:i/>
                <w:i/>
                <w:sz w:val="24"/>
                <w:lang w:val="en-US"/>
              </w:rPr>
            </w:pPr>
            <w:r>
              <w:rPr>
                <w:i/>
                <w:sz w:val="24"/>
                <w:lang w:val="en-US"/>
              </w:rPr>
            </w:r>
          </w:p>
          <w:p>
            <w:pPr>
              <w:pStyle w:val="Normal1"/>
              <w:spacing w:lineRule="auto" w:line="240"/>
              <w:jc w:val="center"/>
              <w:rPr>
                <w:i/>
                <w:i/>
                <w:sz w:val="24"/>
                <w:lang w:val="en-US"/>
              </w:rPr>
            </w:pPr>
            <w:r>
              <w:rPr>
                <w:i/>
                <w:sz w:val="24"/>
                <w:lang w:val="en-US"/>
              </w:rPr>
            </w:r>
          </w:p>
        </w:tc>
        <w:tc>
          <w:tcPr>
            <w:tcW w:w="1701" w:type="dxa"/>
            <w:tcBorders>
              <w:start w:val="single" w:sz="6" w:space="0" w:color="000000"/>
              <w:end w:val="single" w:sz="6" w:space="0" w:color="000000"/>
            </w:tcBorders>
          </w:tcPr>
          <w:p>
            <w:pPr>
              <w:pStyle w:val="Normal1"/>
              <w:spacing w:lineRule="auto" w:line="240"/>
              <w:jc w:val="center"/>
              <w:rPr>
                <w:i/>
                <w:i/>
                <w:sz w:val="24"/>
                <w:lang w:val="en-US"/>
              </w:rPr>
            </w:pPr>
            <w:r>
              <w:rPr>
                <w:i/>
                <w:sz w:val="24"/>
                <w:lang w:val="en-US"/>
              </w:rPr>
              <w:t>indefinido</w:t>
            </w:r>
          </w:p>
          <w:p>
            <w:pPr>
              <w:pStyle w:val="Normal1"/>
              <w:spacing w:lineRule="auto" w:line="240"/>
              <w:jc w:val="center"/>
              <w:rPr>
                <w:i/>
                <w:i/>
                <w:sz w:val="24"/>
                <w:lang w:val="en-US"/>
              </w:rPr>
            </w:pPr>
            <w:r>
              <w:rPr>
                <w:i/>
                <w:sz w:val="24"/>
                <w:lang w:val="en-US"/>
              </w:rPr>
            </w:r>
          </w:p>
        </w:tc>
        <w:tc>
          <w:tcPr>
            <w:tcW w:w="1701" w:type="dxa"/>
            <w:tcBorders>
              <w:start w:val="single" w:sz="6" w:space="0" w:color="000000"/>
              <w:end w:val="single" w:sz="6" w:space="0" w:color="000000"/>
            </w:tcBorders>
          </w:tcPr>
          <w:p>
            <w:pPr>
              <w:pStyle w:val="Normal1"/>
              <w:spacing w:lineRule="auto" w:line="240"/>
              <w:jc w:val="center"/>
              <w:rPr>
                <w:i/>
                <w:i/>
                <w:sz w:val="24"/>
                <w:lang w:val="en-US"/>
              </w:rPr>
            </w:pPr>
            <w:r>
              <w:rPr>
                <w:i/>
                <w:sz w:val="24"/>
                <w:lang w:val="en-US"/>
              </w:rPr>
              <w:t>imperfecto</w:t>
            </w:r>
          </w:p>
          <w:p>
            <w:pPr>
              <w:pStyle w:val="Normal1"/>
              <w:spacing w:lineRule="auto" w:line="240"/>
              <w:jc w:val="center"/>
              <w:rPr>
                <w:i/>
                <w:i/>
                <w:sz w:val="24"/>
                <w:lang w:val="en-US"/>
              </w:rPr>
            </w:pPr>
            <w:r>
              <w:rPr>
                <w:i/>
                <w:sz w:val="24"/>
                <w:lang w:val="en-US"/>
              </w:rPr>
            </w:r>
          </w:p>
        </w:tc>
        <w:tc>
          <w:tcPr>
            <w:tcW w:w="1701" w:type="dxa"/>
            <w:tcBorders>
              <w:start w:val="single" w:sz="6" w:space="0" w:color="000000"/>
              <w:end w:val="single" w:sz="6" w:space="0" w:color="000000"/>
            </w:tcBorders>
          </w:tcPr>
          <w:p>
            <w:pPr>
              <w:pStyle w:val="Normal1"/>
              <w:spacing w:lineRule="auto" w:line="240"/>
              <w:jc w:val="center"/>
              <w:rPr>
                <w:i/>
                <w:i/>
                <w:sz w:val="24"/>
                <w:lang w:val="en-US"/>
              </w:rPr>
            </w:pPr>
            <w:r>
              <w:rPr>
                <w:i/>
                <w:sz w:val="24"/>
                <w:lang w:val="en-US"/>
              </w:rPr>
              <w:t>imperfecto</w:t>
            </w:r>
          </w:p>
          <w:p>
            <w:pPr>
              <w:pStyle w:val="Normal1"/>
              <w:spacing w:lineRule="auto" w:line="240"/>
              <w:jc w:val="center"/>
              <w:rPr>
                <w:i/>
                <w:i/>
                <w:sz w:val="24"/>
                <w:lang w:val="en-US"/>
              </w:rPr>
            </w:pPr>
            <w:r>
              <w:rPr>
                <w:i/>
                <w:sz w:val="24"/>
                <w:lang w:val="en-US"/>
              </w:rPr>
            </w:r>
          </w:p>
        </w:tc>
      </w:tr>
      <w:tr>
        <w:trPr>
          <w:trHeight w:val="240" w:hRule="exact"/>
        </w:trPr>
        <w:tc>
          <w:tcPr>
            <w:tcW w:w="1701" w:type="dxa"/>
            <w:tcBorders>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indicativo</w:t>
            </w:r>
          </w:p>
          <w:p>
            <w:pPr>
              <w:pStyle w:val="Normal1"/>
              <w:spacing w:lineRule="auto" w:line="240"/>
              <w:jc w:val="center"/>
              <w:rPr>
                <w:i/>
                <w:i/>
                <w:sz w:val="24"/>
                <w:lang w:val="en-US"/>
              </w:rPr>
            </w:pPr>
            <w:r>
              <w:rPr>
                <w:i/>
                <w:sz w:val="24"/>
                <w:lang w:val="en-US"/>
              </w:rPr>
            </w:r>
          </w:p>
        </w:tc>
        <w:tc>
          <w:tcPr>
            <w:tcW w:w="1701" w:type="dxa"/>
            <w:tcBorders>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subjuntivo</w:t>
            </w:r>
          </w:p>
          <w:p>
            <w:pPr>
              <w:pStyle w:val="Normal1"/>
              <w:spacing w:lineRule="auto" w:line="240"/>
              <w:jc w:val="center"/>
              <w:rPr>
                <w:i/>
                <w:i/>
                <w:sz w:val="24"/>
                <w:lang w:val="en-US"/>
              </w:rPr>
            </w:pPr>
            <w:r>
              <w:rPr>
                <w:i/>
                <w:sz w:val="24"/>
                <w:lang w:val="en-US"/>
              </w:rPr>
            </w:r>
          </w:p>
        </w:tc>
        <w:tc>
          <w:tcPr>
            <w:tcW w:w="1560" w:type="dxa"/>
            <w:tcBorders>
              <w:start w:val="single" w:sz="6" w:space="0" w:color="000000"/>
              <w:bottom w:val="single" w:sz="6" w:space="0" w:color="000000"/>
              <w:end w:val="single" w:sz="6" w:space="0" w:color="000000"/>
            </w:tcBorders>
          </w:tcPr>
          <w:p>
            <w:pPr>
              <w:pStyle w:val="Normal1"/>
              <w:snapToGrid w:val="false"/>
              <w:spacing w:lineRule="auto" w:line="240"/>
              <w:jc w:val="center"/>
              <w:rPr>
                <w:i/>
                <w:i/>
                <w:sz w:val="24"/>
                <w:lang w:val="en-US"/>
              </w:rPr>
            </w:pPr>
            <w:r>
              <w:rPr>
                <w:i/>
                <w:sz w:val="24"/>
                <w:lang w:val="en-US"/>
              </w:rPr>
            </w:r>
          </w:p>
          <w:p>
            <w:pPr>
              <w:pStyle w:val="Normal1"/>
              <w:spacing w:lineRule="auto" w:line="240"/>
              <w:jc w:val="center"/>
              <w:rPr>
                <w:i/>
                <w:i/>
                <w:sz w:val="24"/>
                <w:lang w:val="en-US"/>
              </w:rPr>
            </w:pPr>
            <w:r>
              <w:rPr>
                <w:i/>
                <w:sz w:val="24"/>
                <w:lang w:val="en-US"/>
              </w:rPr>
            </w:r>
          </w:p>
        </w:tc>
        <w:tc>
          <w:tcPr>
            <w:tcW w:w="1701" w:type="dxa"/>
            <w:tcBorders>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de indicativo</w:t>
            </w:r>
          </w:p>
          <w:p>
            <w:pPr>
              <w:pStyle w:val="Normal1"/>
              <w:spacing w:lineRule="auto" w:line="240"/>
              <w:jc w:val="center"/>
              <w:rPr>
                <w:i/>
                <w:i/>
                <w:sz w:val="24"/>
                <w:lang w:val="en-US"/>
              </w:rPr>
            </w:pPr>
            <w:r>
              <w:rPr>
                <w:i/>
                <w:sz w:val="24"/>
                <w:lang w:val="en-US"/>
              </w:rPr>
            </w:r>
          </w:p>
        </w:tc>
        <w:tc>
          <w:tcPr>
            <w:tcW w:w="1701" w:type="dxa"/>
            <w:tcBorders>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de subjuntivo</w:t>
            </w:r>
          </w:p>
          <w:p>
            <w:pPr>
              <w:pStyle w:val="Normal1"/>
              <w:spacing w:lineRule="auto" w:line="240"/>
              <w:jc w:val="center"/>
              <w:rPr>
                <w:i/>
                <w:i/>
                <w:sz w:val="24"/>
                <w:lang w:val="en-US"/>
              </w:rPr>
            </w:pPr>
            <w:r>
              <w:rPr>
                <w:i/>
                <w:sz w:val="24"/>
                <w:lang w:val="en-US"/>
              </w:rPr>
            </w:r>
          </w:p>
        </w:tc>
        <w:tc>
          <w:tcPr>
            <w:tcW w:w="1701" w:type="dxa"/>
            <w:tcBorders>
              <w:start w:val="single" w:sz="6" w:space="0" w:color="000000"/>
              <w:bottom w:val="single" w:sz="6" w:space="0" w:color="000000"/>
              <w:end w:val="single" w:sz="6" w:space="0" w:color="000000"/>
            </w:tcBorders>
          </w:tcPr>
          <w:p>
            <w:pPr>
              <w:pStyle w:val="Normal1"/>
              <w:spacing w:lineRule="auto" w:line="240"/>
              <w:jc w:val="center"/>
              <w:rPr/>
            </w:pPr>
            <w:r>
              <w:rPr>
                <w:i/>
                <w:sz w:val="24"/>
                <w:lang w:val="en-US"/>
              </w:rPr>
              <w:t>de subjuntivo</w:t>
            </w:r>
          </w:p>
          <w:p>
            <w:pPr>
              <w:pStyle w:val="Normal1"/>
              <w:spacing w:lineRule="auto" w:line="240"/>
              <w:jc w:val="center"/>
              <w:rPr>
                <w:i/>
                <w:i/>
                <w:sz w:val="24"/>
                <w:lang w:val="en-US"/>
              </w:rPr>
            </w:pPr>
            <w:r>
              <w:rPr>
                <w:i/>
                <w:sz w:val="24"/>
                <w:lang w:val="en-US"/>
              </w:rPr>
            </w:r>
          </w:p>
        </w:tc>
      </w:tr>
      <w:tr>
        <w:trPr>
          <w:trHeight w:val="280" w:hRule="exact"/>
        </w:trPr>
        <w:tc>
          <w:tcPr>
            <w:tcW w:w="1701" w:type="dxa"/>
            <w:tcBorders>
              <w:top w:val="single" w:sz="6" w:space="0" w:color="000000"/>
              <w:start w:val="single" w:sz="6" w:space="0" w:color="000000"/>
              <w:end w:val="single" w:sz="6" w:space="0" w:color="000000"/>
            </w:tcBorders>
          </w:tcPr>
          <w:p>
            <w:pPr>
              <w:pStyle w:val="Normal1"/>
              <w:spacing w:lineRule="auto" w:line="240"/>
              <w:ind w:firstLine="386" w:end="0"/>
              <w:jc w:val="start"/>
              <w:rPr/>
            </w:pPr>
            <w:r>
              <w:rPr>
                <w:sz w:val="24"/>
                <w:lang w:val="en-US"/>
              </w:rPr>
              <w:t>redu</w:t>
            </w:r>
            <w:r>
              <w:rPr>
                <w:b/>
                <w:bCs/>
                <w:sz w:val="24"/>
                <w:lang w:val="en-US"/>
              </w:rPr>
              <w:t>z</w:t>
            </w:r>
            <w:r>
              <w:rPr>
                <w:sz w:val="24"/>
                <w:lang w:val="en-US"/>
              </w:rPr>
              <w:t>co</w:t>
            </w:r>
          </w:p>
          <w:p>
            <w:pPr>
              <w:pStyle w:val="Normal1"/>
              <w:spacing w:lineRule="auto" w:line="240"/>
              <w:ind w:firstLine="386" w:end="0"/>
              <w:jc w:val="start"/>
              <w:rPr>
                <w:sz w:val="24"/>
                <w:lang w:val="en-US"/>
              </w:rPr>
            </w:pPr>
            <w:r>
              <w:rPr>
                <w:sz w:val="24"/>
                <w:lang w:val="en-US"/>
              </w:rPr>
            </w:r>
          </w:p>
        </w:tc>
        <w:tc>
          <w:tcPr>
            <w:tcW w:w="1701" w:type="dxa"/>
            <w:tcBorders>
              <w:top w:val="single" w:sz="6" w:space="0" w:color="000000"/>
              <w:start w:val="single" w:sz="6" w:space="0" w:color="000000"/>
              <w:end w:val="single" w:sz="6" w:space="0" w:color="000000"/>
            </w:tcBorders>
          </w:tcPr>
          <w:p>
            <w:pPr>
              <w:pStyle w:val="Normal1"/>
              <w:spacing w:lineRule="auto" w:line="240"/>
              <w:ind w:start="386" w:end="0"/>
              <w:jc w:val="start"/>
              <w:rPr/>
            </w:pPr>
            <w:r>
              <w:rPr>
                <w:sz w:val="24"/>
                <w:lang w:val="en-US"/>
              </w:rPr>
              <w:t>redu</w:t>
            </w:r>
            <w:r>
              <w:rPr>
                <w:b/>
                <w:bCs/>
                <w:sz w:val="24"/>
                <w:lang w:val="en-US"/>
              </w:rPr>
              <w:t>z</w:t>
            </w:r>
            <w:r>
              <w:rPr>
                <w:sz w:val="24"/>
                <w:lang w:val="en-US"/>
              </w:rPr>
              <w:t>ca</w:t>
            </w:r>
          </w:p>
          <w:p>
            <w:pPr>
              <w:pStyle w:val="Normal1"/>
              <w:spacing w:lineRule="auto" w:line="240"/>
              <w:ind w:start="386" w:end="0"/>
              <w:jc w:val="start"/>
              <w:rPr>
                <w:sz w:val="24"/>
                <w:lang w:val="en-US"/>
              </w:rPr>
            </w:pPr>
            <w:r>
              <w:rPr>
                <w:sz w:val="24"/>
                <w:lang w:val="en-US"/>
              </w:rPr>
            </w:r>
          </w:p>
        </w:tc>
        <w:tc>
          <w:tcPr>
            <w:tcW w:w="1560" w:type="dxa"/>
            <w:tcBorders>
              <w:top w:val="single" w:sz="6" w:space="0" w:color="000000"/>
              <w:start w:val="single" w:sz="6" w:space="0" w:color="000000"/>
              <w:end w:val="single" w:sz="6" w:space="0" w:color="000000"/>
            </w:tcBorders>
          </w:tcPr>
          <w:p>
            <w:pPr>
              <w:pStyle w:val="Normal1"/>
              <w:spacing w:lineRule="auto" w:line="240"/>
              <w:ind w:start="244" w:end="0"/>
              <w:jc w:val="start"/>
              <w:rPr>
                <w:sz w:val="24"/>
                <w:lang w:val="en-US"/>
              </w:rPr>
            </w:pPr>
            <w:r>
              <w:rPr>
                <w:sz w:val="24"/>
                <w:lang w:val="en-US"/>
              </w:rPr>
              <w:t>—</w:t>
            </w:r>
          </w:p>
          <w:p>
            <w:pPr>
              <w:pStyle w:val="Normal1"/>
              <w:spacing w:lineRule="auto" w:line="240"/>
              <w:ind w:start="244" w:end="0"/>
              <w:jc w:val="start"/>
              <w:rPr>
                <w:sz w:val="24"/>
                <w:lang w:val="en-US"/>
              </w:rPr>
            </w:pPr>
            <w:r>
              <w:rPr>
                <w:sz w:val="24"/>
                <w:lang w:val="en-US"/>
              </w:rPr>
            </w:r>
          </w:p>
        </w:tc>
        <w:tc>
          <w:tcPr>
            <w:tcW w:w="1701" w:type="dxa"/>
            <w:tcBorders>
              <w:top w:val="single" w:sz="6" w:space="0" w:color="000000"/>
              <w:start w:val="single" w:sz="6" w:space="0" w:color="000000"/>
              <w:end w:val="single" w:sz="6" w:space="0" w:color="000000"/>
            </w:tcBorders>
          </w:tcPr>
          <w:p>
            <w:pPr>
              <w:pStyle w:val="Normal1"/>
              <w:spacing w:lineRule="auto" w:line="240"/>
              <w:ind w:start="243" w:end="0"/>
              <w:jc w:val="start"/>
              <w:rPr/>
            </w:pPr>
            <w:r>
              <w:rPr>
                <w:sz w:val="24"/>
                <w:lang w:val="en-US"/>
              </w:rPr>
              <w:t>redu</w:t>
            </w:r>
            <w:r>
              <w:rPr>
                <w:b/>
                <w:bCs/>
                <w:sz w:val="24"/>
                <w:lang w:val="en-US"/>
              </w:rPr>
              <w:t>j</w:t>
            </w:r>
            <w:r>
              <w:rPr>
                <w:sz w:val="24"/>
                <w:lang w:val="en-US"/>
              </w:rPr>
              <w:t>e</w:t>
            </w:r>
          </w:p>
          <w:p>
            <w:pPr>
              <w:pStyle w:val="Normal1"/>
              <w:spacing w:lineRule="auto" w:line="240"/>
              <w:ind w:start="243" w:end="0"/>
              <w:jc w:val="start"/>
              <w:rPr>
                <w:sz w:val="24"/>
                <w:lang w:val="en-US"/>
              </w:rPr>
            </w:pPr>
            <w:r>
              <w:rPr>
                <w:sz w:val="24"/>
                <w:lang w:val="en-US"/>
              </w:rPr>
            </w:r>
          </w:p>
        </w:tc>
        <w:tc>
          <w:tcPr>
            <w:tcW w:w="1701" w:type="dxa"/>
            <w:tcBorders>
              <w:top w:val="single" w:sz="6" w:space="0" w:color="000000"/>
              <w:start w:val="single" w:sz="6" w:space="0" w:color="000000"/>
              <w:end w:val="single" w:sz="6" w:space="0" w:color="000000"/>
            </w:tcBorders>
          </w:tcPr>
          <w:p>
            <w:pPr>
              <w:pStyle w:val="Normal1"/>
              <w:spacing w:lineRule="auto" w:line="240"/>
              <w:ind w:start="243" w:end="0"/>
              <w:jc w:val="start"/>
              <w:rPr/>
            </w:pPr>
            <w:r>
              <w:rPr>
                <w:sz w:val="24"/>
                <w:lang w:val="en-US"/>
              </w:rPr>
              <w:t>redu</w:t>
            </w:r>
            <w:r>
              <w:rPr>
                <w:b/>
                <w:bCs/>
                <w:sz w:val="24"/>
                <w:lang w:val="en-US"/>
              </w:rPr>
              <w:t>j</w:t>
            </w:r>
            <w:r>
              <w:rPr>
                <w:sz w:val="24"/>
                <w:lang w:val="en-US"/>
              </w:rPr>
              <w:t>era</w:t>
            </w:r>
          </w:p>
          <w:p>
            <w:pPr>
              <w:pStyle w:val="Normal1"/>
              <w:spacing w:lineRule="auto" w:line="240"/>
              <w:ind w:start="243" w:end="0"/>
              <w:jc w:val="start"/>
              <w:rPr>
                <w:sz w:val="24"/>
                <w:lang w:val="en-US"/>
              </w:rPr>
            </w:pPr>
            <w:r>
              <w:rPr>
                <w:sz w:val="24"/>
                <w:lang w:val="en-US"/>
              </w:rPr>
            </w:r>
          </w:p>
        </w:tc>
        <w:tc>
          <w:tcPr>
            <w:tcW w:w="1701" w:type="dxa"/>
            <w:tcBorders>
              <w:top w:val="single" w:sz="6" w:space="0" w:color="000000"/>
              <w:start w:val="single" w:sz="6" w:space="0" w:color="000000"/>
              <w:end w:val="single" w:sz="6" w:space="0" w:color="000000"/>
            </w:tcBorders>
          </w:tcPr>
          <w:p>
            <w:pPr>
              <w:pStyle w:val="Normal1"/>
              <w:spacing w:lineRule="auto" w:line="240"/>
              <w:ind w:start="385" w:end="0"/>
              <w:jc w:val="start"/>
              <w:rPr/>
            </w:pPr>
            <w:r>
              <w:rPr>
                <w:sz w:val="24"/>
                <w:lang w:val="en-US"/>
              </w:rPr>
              <w:t>redu</w:t>
            </w:r>
            <w:r>
              <w:rPr>
                <w:b/>
                <w:bCs/>
                <w:sz w:val="24"/>
                <w:lang w:val="en-US"/>
              </w:rPr>
              <w:t>j</w:t>
            </w:r>
            <w:r>
              <w:rPr>
                <w:sz w:val="24"/>
                <w:lang w:val="en-US"/>
              </w:rPr>
              <w:t>ere</w:t>
            </w:r>
          </w:p>
          <w:p>
            <w:pPr>
              <w:pStyle w:val="Normal1"/>
              <w:spacing w:lineRule="auto" w:line="240"/>
              <w:ind w:start="385" w:end="0"/>
              <w:jc w:val="start"/>
              <w:rPr>
                <w:sz w:val="24"/>
                <w:lang w:val="en-US"/>
              </w:rPr>
            </w:pPr>
            <w:r>
              <w:rPr>
                <w:sz w:val="24"/>
                <w:lang w:val="en-US"/>
              </w:rPr>
            </w:r>
          </w:p>
        </w:tc>
      </w:tr>
      <w:tr>
        <w:trPr>
          <w:trHeight w:val="240" w:hRule="exact"/>
        </w:trPr>
        <w:tc>
          <w:tcPr>
            <w:tcW w:w="1701" w:type="dxa"/>
            <w:tcBorders>
              <w:start w:val="single" w:sz="6" w:space="0" w:color="000000"/>
              <w:end w:val="single" w:sz="6" w:space="0" w:color="000000"/>
            </w:tcBorders>
          </w:tcPr>
          <w:p>
            <w:pPr>
              <w:pStyle w:val="Normal1"/>
              <w:snapToGrid w:val="false"/>
              <w:spacing w:lineRule="auto" w:line="240"/>
              <w:ind w:firstLine="386" w:end="0"/>
              <w:jc w:val="start"/>
              <w:rPr>
                <w:sz w:val="24"/>
                <w:lang w:val="en-US"/>
              </w:rPr>
            </w:pPr>
            <w:r>
              <w:rPr>
                <w:sz w:val="24"/>
                <w:lang w:val="en-US"/>
              </w:rPr>
            </w:r>
          </w:p>
          <w:p>
            <w:pPr>
              <w:pStyle w:val="Normal1"/>
              <w:spacing w:lineRule="auto" w:line="240"/>
              <w:ind w:firstLine="386"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napToGrid w:val="false"/>
              <w:spacing w:lineRule="auto" w:line="240"/>
              <w:ind w:start="386" w:end="0"/>
              <w:jc w:val="start"/>
              <w:rPr>
                <w:sz w:val="24"/>
                <w:lang w:val="en-US"/>
              </w:rPr>
            </w:pPr>
            <w:r>
              <w:rPr>
                <w:sz w:val="24"/>
                <w:lang w:val="en-US"/>
              </w:rPr>
            </w:r>
          </w:p>
          <w:p>
            <w:pPr>
              <w:pStyle w:val="Normal1"/>
              <w:spacing w:lineRule="auto" w:line="240"/>
              <w:ind w:start="386" w:end="0"/>
              <w:jc w:val="start"/>
              <w:rPr>
                <w:sz w:val="24"/>
                <w:lang w:val="en-US"/>
              </w:rPr>
            </w:pPr>
            <w:r>
              <w:rPr>
                <w:sz w:val="24"/>
                <w:lang w:val="en-US"/>
              </w:rPr>
            </w:r>
          </w:p>
        </w:tc>
        <w:tc>
          <w:tcPr>
            <w:tcW w:w="1560" w:type="dxa"/>
            <w:tcBorders>
              <w:start w:val="single" w:sz="6" w:space="0" w:color="000000"/>
              <w:end w:val="single" w:sz="6" w:space="0" w:color="000000"/>
            </w:tcBorders>
          </w:tcPr>
          <w:p>
            <w:pPr>
              <w:pStyle w:val="Normal1"/>
              <w:snapToGrid w:val="false"/>
              <w:spacing w:lineRule="auto" w:line="240"/>
              <w:ind w:start="244" w:end="0"/>
              <w:jc w:val="start"/>
              <w:rPr>
                <w:sz w:val="24"/>
                <w:lang w:val="en-US"/>
              </w:rPr>
            </w:pPr>
            <w:r>
              <w:rPr>
                <w:sz w:val="24"/>
                <w:lang w:val="en-US"/>
              </w:rPr>
            </w:r>
          </w:p>
          <w:p>
            <w:pPr>
              <w:pStyle w:val="Normal1"/>
              <w:spacing w:lineRule="auto" w:line="240"/>
              <w:ind w:start="244"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napToGrid w:val="false"/>
              <w:spacing w:lineRule="auto" w:line="240"/>
              <w:ind w:start="243" w:end="0"/>
              <w:jc w:val="start"/>
              <w:rPr>
                <w:sz w:val="24"/>
                <w:lang w:val="en-US"/>
              </w:rPr>
            </w:pPr>
            <w:r>
              <w:rPr>
                <w:sz w:val="24"/>
                <w:lang w:val="en-US"/>
              </w:rPr>
            </w:r>
          </w:p>
          <w:p>
            <w:pPr>
              <w:pStyle w:val="Normal1"/>
              <w:spacing w:lineRule="auto" w:line="240"/>
              <w:ind w:start="243"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start="243" w:end="0"/>
              <w:jc w:val="start"/>
              <w:rPr/>
            </w:pPr>
            <w:r>
              <w:rPr>
                <w:sz w:val="24"/>
                <w:lang w:val="en-US"/>
              </w:rPr>
              <w:t>(redu</w:t>
            </w:r>
            <w:r>
              <w:rPr>
                <w:b/>
                <w:bCs/>
                <w:sz w:val="24"/>
                <w:lang w:val="en-US"/>
              </w:rPr>
              <w:t>j</w:t>
            </w:r>
            <w:r>
              <w:rPr>
                <w:sz w:val="24"/>
                <w:lang w:val="en-US"/>
              </w:rPr>
              <w:t>ese)</w:t>
            </w:r>
          </w:p>
          <w:p>
            <w:pPr>
              <w:pStyle w:val="Normal1"/>
              <w:spacing w:lineRule="auto" w:line="240"/>
              <w:ind w:start="243"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napToGrid w:val="false"/>
              <w:spacing w:lineRule="auto" w:line="240"/>
              <w:ind w:start="385" w:end="0"/>
              <w:jc w:val="start"/>
              <w:rPr>
                <w:sz w:val="24"/>
                <w:lang w:val="en-US"/>
              </w:rPr>
            </w:pPr>
            <w:r>
              <w:rPr>
                <w:sz w:val="24"/>
                <w:lang w:val="en-US"/>
              </w:rPr>
            </w:r>
          </w:p>
          <w:p>
            <w:pPr>
              <w:pStyle w:val="Normal1"/>
              <w:spacing w:lineRule="auto" w:line="240"/>
              <w:ind w:start="385" w:end="0"/>
              <w:jc w:val="start"/>
              <w:rPr>
                <w:sz w:val="24"/>
                <w:lang w:val="en-US"/>
              </w:rPr>
            </w:pPr>
            <w:r>
              <w:rPr>
                <w:sz w:val="24"/>
                <w:lang w:val="en-US"/>
              </w:rPr>
            </w:r>
          </w:p>
        </w:tc>
      </w:tr>
      <w:tr>
        <w:trPr>
          <w:trHeight w:val="260" w:hRule="exact"/>
        </w:trPr>
        <w:tc>
          <w:tcPr>
            <w:tcW w:w="1701" w:type="dxa"/>
            <w:tcBorders>
              <w:start w:val="single" w:sz="6" w:space="0" w:color="000000"/>
              <w:end w:val="single" w:sz="6" w:space="0" w:color="000000"/>
            </w:tcBorders>
          </w:tcPr>
          <w:p>
            <w:pPr>
              <w:pStyle w:val="Normal1"/>
              <w:spacing w:lineRule="auto" w:line="240"/>
              <w:ind w:firstLine="386" w:end="0"/>
              <w:jc w:val="start"/>
              <w:rPr>
                <w:sz w:val="24"/>
                <w:lang w:val="en-US"/>
              </w:rPr>
            </w:pPr>
            <w:r>
              <w:rPr>
                <w:sz w:val="24"/>
                <w:lang w:val="en-US"/>
              </w:rPr>
              <w:t>reduces</w:t>
            </w:r>
          </w:p>
          <w:p>
            <w:pPr>
              <w:pStyle w:val="Normal1"/>
              <w:spacing w:lineRule="auto" w:line="240"/>
              <w:ind w:firstLine="386"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start="386" w:end="0"/>
              <w:jc w:val="start"/>
              <w:rPr/>
            </w:pPr>
            <w:r>
              <w:rPr>
                <w:sz w:val="24"/>
                <w:lang w:val="en-US"/>
              </w:rPr>
              <w:t>redu</w:t>
            </w:r>
            <w:r>
              <w:rPr>
                <w:b/>
                <w:bCs/>
                <w:sz w:val="24"/>
                <w:lang w:val="en-US"/>
              </w:rPr>
              <w:t>z</w:t>
            </w:r>
            <w:r>
              <w:rPr>
                <w:sz w:val="24"/>
                <w:lang w:val="en-US"/>
              </w:rPr>
              <w:t>cas</w:t>
            </w:r>
          </w:p>
          <w:p>
            <w:pPr>
              <w:pStyle w:val="Normal1"/>
              <w:spacing w:lineRule="auto" w:line="240"/>
              <w:ind w:start="386" w:end="0"/>
              <w:jc w:val="start"/>
              <w:rPr>
                <w:sz w:val="24"/>
                <w:lang w:val="en-US"/>
              </w:rPr>
            </w:pPr>
            <w:r>
              <w:rPr>
                <w:sz w:val="24"/>
                <w:lang w:val="en-US"/>
              </w:rPr>
            </w:r>
          </w:p>
        </w:tc>
        <w:tc>
          <w:tcPr>
            <w:tcW w:w="1560" w:type="dxa"/>
            <w:tcBorders>
              <w:start w:val="single" w:sz="6" w:space="0" w:color="000000"/>
              <w:end w:val="single" w:sz="6" w:space="0" w:color="000000"/>
            </w:tcBorders>
          </w:tcPr>
          <w:p>
            <w:pPr>
              <w:pStyle w:val="Normal1"/>
              <w:spacing w:lineRule="auto" w:line="240"/>
              <w:ind w:start="244" w:end="0"/>
              <w:jc w:val="start"/>
              <w:rPr>
                <w:sz w:val="24"/>
                <w:lang w:val="en-US"/>
              </w:rPr>
            </w:pPr>
            <w:r>
              <w:rPr>
                <w:sz w:val="24"/>
                <w:lang w:val="en-US"/>
              </w:rPr>
              <w:t>reduce</w:t>
            </w:r>
          </w:p>
          <w:p>
            <w:pPr>
              <w:pStyle w:val="Normal1"/>
              <w:spacing w:lineRule="auto" w:line="240"/>
              <w:ind w:start="244"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start="243" w:end="0"/>
              <w:jc w:val="start"/>
              <w:rPr/>
            </w:pPr>
            <w:r>
              <w:rPr>
                <w:sz w:val="24"/>
                <w:lang w:val="en-US"/>
              </w:rPr>
              <w:t>redu</w:t>
            </w:r>
            <w:r>
              <w:rPr>
                <w:b/>
                <w:bCs/>
                <w:sz w:val="24"/>
                <w:lang w:val="en-US"/>
              </w:rPr>
              <w:t>j</w:t>
            </w:r>
            <w:r>
              <w:rPr>
                <w:sz w:val="24"/>
                <w:lang w:val="en-US"/>
              </w:rPr>
              <w:t xml:space="preserve">iste </w:t>
            </w:r>
          </w:p>
          <w:p>
            <w:pPr>
              <w:pStyle w:val="Normal1"/>
              <w:spacing w:lineRule="auto" w:line="240"/>
              <w:ind w:start="243"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start="243" w:end="0"/>
              <w:jc w:val="start"/>
              <w:rPr/>
            </w:pPr>
            <w:r>
              <w:rPr>
                <w:sz w:val="24"/>
                <w:lang w:val="en-US"/>
              </w:rPr>
              <w:t>redu</w:t>
            </w:r>
            <w:r>
              <w:rPr>
                <w:b/>
                <w:bCs/>
                <w:sz w:val="24"/>
                <w:lang w:val="en-US"/>
              </w:rPr>
              <w:t>j</w:t>
            </w:r>
            <w:r>
              <w:rPr>
                <w:sz w:val="24"/>
                <w:lang w:val="en-US"/>
              </w:rPr>
              <w:t>eras</w:t>
            </w:r>
          </w:p>
          <w:p>
            <w:pPr>
              <w:pStyle w:val="Normal1"/>
              <w:spacing w:lineRule="auto" w:line="240"/>
              <w:ind w:start="243"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start="385" w:end="0"/>
              <w:jc w:val="start"/>
              <w:rPr/>
            </w:pPr>
            <w:r>
              <w:rPr>
                <w:sz w:val="24"/>
                <w:lang w:val="en-US"/>
              </w:rPr>
              <w:t>redu</w:t>
            </w:r>
            <w:r>
              <w:rPr>
                <w:b/>
                <w:bCs/>
                <w:sz w:val="24"/>
                <w:lang w:val="en-US"/>
              </w:rPr>
              <w:t>j</w:t>
            </w:r>
            <w:r>
              <w:rPr>
                <w:sz w:val="24"/>
                <w:lang w:val="en-US"/>
              </w:rPr>
              <w:t>eres</w:t>
            </w:r>
          </w:p>
          <w:p>
            <w:pPr>
              <w:pStyle w:val="Normal1"/>
              <w:spacing w:lineRule="auto" w:line="240"/>
              <w:ind w:start="385" w:end="0"/>
              <w:jc w:val="start"/>
              <w:rPr>
                <w:sz w:val="24"/>
                <w:lang w:val="en-US"/>
              </w:rPr>
            </w:pPr>
            <w:r>
              <w:rPr>
                <w:sz w:val="24"/>
                <w:lang w:val="en-US"/>
              </w:rPr>
            </w:r>
          </w:p>
        </w:tc>
      </w:tr>
      <w:tr>
        <w:trPr>
          <w:trHeight w:val="240" w:hRule="exact"/>
        </w:trPr>
        <w:tc>
          <w:tcPr>
            <w:tcW w:w="1701" w:type="dxa"/>
            <w:tcBorders>
              <w:start w:val="single" w:sz="6" w:space="0" w:color="000000"/>
              <w:end w:val="single" w:sz="6" w:space="0" w:color="000000"/>
            </w:tcBorders>
          </w:tcPr>
          <w:p>
            <w:pPr>
              <w:pStyle w:val="Normal1"/>
              <w:snapToGrid w:val="false"/>
              <w:spacing w:lineRule="auto" w:line="240"/>
              <w:ind w:firstLine="386" w:end="0"/>
              <w:jc w:val="start"/>
              <w:rPr>
                <w:sz w:val="24"/>
                <w:lang w:val="en-US"/>
              </w:rPr>
            </w:pPr>
            <w:r>
              <w:rPr>
                <w:sz w:val="24"/>
                <w:lang w:val="en-US"/>
              </w:rPr>
            </w:r>
          </w:p>
          <w:p>
            <w:pPr>
              <w:pStyle w:val="Normal1"/>
              <w:spacing w:lineRule="auto" w:line="240"/>
              <w:ind w:firstLine="386"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napToGrid w:val="false"/>
              <w:spacing w:lineRule="auto" w:line="240"/>
              <w:ind w:start="386" w:end="0"/>
              <w:jc w:val="start"/>
              <w:rPr>
                <w:sz w:val="24"/>
                <w:lang w:val="en-US"/>
              </w:rPr>
            </w:pPr>
            <w:r>
              <w:rPr>
                <w:sz w:val="24"/>
                <w:lang w:val="en-US"/>
              </w:rPr>
            </w:r>
          </w:p>
          <w:p>
            <w:pPr>
              <w:pStyle w:val="Normal1"/>
              <w:spacing w:lineRule="auto" w:line="240"/>
              <w:ind w:start="386" w:end="0"/>
              <w:jc w:val="start"/>
              <w:rPr>
                <w:sz w:val="24"/>
                <w:lang w:val="en-US"/>
              </w:rPr>
            </w:pPr>
            <w:r>
              <w:rPr>
                <w:sz w:val="24"/>
                <w:lang w:val="en-US"/>
              </w:rPr>
            </w:r>
          </w:p>
        </w:tc>
        <w:tc>
          <w:tcPr>
            <w:tcW w:w="1560" w:type="dxa"/>
            <w:tcBorders>
              <w:start w:val="single" w:sz="6" w:space="0" w:color="000000"/>
              <w:end w:val="single" w:sz="6" w:space="0" w:color="000000"/>
            </w:tcBorders>
          </w:tcPr>
          <w:p>
            <w:pPr>
              <w:pStyle w:val="Normal1"/>
              <w:snapToGrid w:val="false"/>
              <w:spacing w:lineRule="auto" w:line="240"/>
              <w:ind w:start="244" w:end="0"/>
              <w:jc w:val="start"/>
              <w:rPr>
                <w:sz w:val="24"/>
                <w:lang w:val="en-US"/>
              </w:rPr>
            </w:pPr>
            <w:r>
              <w:rPr>
                <w:sz w:val="24"/>
                <w:lang w:val="en-US"/>
              </w:rPr>
            </w:r>
          </w:p>
          <w:p>
            <w:pPr>
              <w:pStyle w:val="Normal1"/>
              <w:spacing w:lineRule="auto" w:line="240"/>
              <w:ind w:start="244"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napToGrid w:val="false"/>
              <w:spacing w:lineRule="auto" w:line="240"/>
              <w:ind w:start="243" w:end="0"/>
              <w:jc w:val="start"/>
              <w:rPr>
                <w:sz w:val="24"/>
                <w:lang w:val="en-US"/>
              </w:rPr>
            </w:pPr>
            <w:r>
              <w:rPr>
                <w:sz w:val="24"/>
                <w:lang w:val="en-US"/>
              </w:rPr>
            </w:r>
          </w:p>
          <w:p>
            <w:pPr>
              <w:pStyle w:val="Normal1"/>
              <w:spacing w:lineRule="auto" w:line="240"/>
              <w:ind w:start="243"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start="243" w:end="0"/>
              <w:jc w:val="start"/>
              <w:rPr/>
            </w:pPr>
            <w:r>
              <w:rPr>
                <w:sz w:val="24"/>
                <w:lang w:val="en-US"/>
              </w:rPr>
              <w:t>(redu</w:t>
            </w:r>
            <w:r>
              <w:rPr>
                <w:b/>
                <w:bCs/>
                <w:sz w:val="24"/>
                <w:lang w:val="en-US"/>
              </w:rPr>
              <w:t>j</w:t>
            </w:r>
            <w:r>
              <w:rPr>
                <w:sz w:val="24"/>
                <w:lang w:val="en-US"/>
              </w:rPr>
              <w:t>eses)</w:t>
            </w:r>
          </w:p>
          <w:p>
            <w:pPr>
              <w:pStyle w:val="Normal1"/>
              <w:spacing w:lineRule="auto" w:line="240"/>
              <w:ind w:start="243"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napToGrid w:val="false"/>
              <w:spacing w:lineRule="auto" w:line="240"/>
              <w:ind w:start="385" w:end="0"/>
              <w:jc w:val="start"/>
              <w:rPr>
                <w:sz w:val="24"/>
                <w:lang w:val="en-US"/>
              </w:rPr>
            </w:pPr>
            <w:r>
              <w:rPr>
                <w:sz w:val="24"/>
                <w:lang w:val="en-US"/>
              </w:rPr>
            </w:r>
          </w:p>
          <w:p>
            <w:pPr>
              <w:pStyle w:val="Normal1"/>
              <w:spacing w:lineRule="auto" w:line="240"/>
              <w:ind w:start="385" w:end="0"/>
              <w:jc w:val="start"/>
              <w:rPr>
                <w:sz w:val="24"/>
                <w:lang w:val="en-US"/>
              </w:rPr>
            </w:pPr>
            <w:r>
              <w:rPr>
                <w:sz w:val="24"/>
                <w:lang w:val="en-US"/>
              </w:rPr>
            </w:r>
          </w:p>
        </w:tc>
      </w:tr>
      <w:tr>
        <w:trPr>
          <w:trHeight w:val="260" w:hRule="exact"/>
        </w:trPr>
        <w:tc>
          <w:tcPr>
            <w:tcW w:w="1701" w:type="dxa"/>
            <w:tcBorders>
              <w:start w:val="single" w:sz="6" w:space="0" w:color="000000"/>
              <w:end w:val="single" w:sz="6" w:space="0" w:color="000000"/>
            </w:tcBorders>
          </w:tcPr>
          <w:p>
            <w:pPr>
              <w:pStyle w:val="Normal1"/>
              <w:spacing w:lineRule="auto" w:line="240"/>
              <w:ind w:firstLine="386" w:end="0"/>
              <w:jc w:val="start"/>
              <w:rPr>
                <w:sz w:val="24"/>
                <w:lang w:val="en-US"/>
              </w:rPr>
            </w:pPr>
            <w:r>
              <w:rPr>
                <w:sz w:val="24"/>
                <w:lang w:val="en-US"/>
              </w:rPr>
              <w:t>reduce</w:t>
            </w:r>
          </w:p>
          <w:p>
            <w:pPr>
              <w:pStyle w:val="Normal1"/>
              <w:spacing w:lineRule="auto" w:line="240"/>
              <w:ind w:firstLine="386"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start="386" w:end="0"/>
              <w:jc w:val="start"/>
              <w:rPr/>
            </w:pPr>
            <w:r>
              <w:rPr>
                <w:sz w:val="24"/>
                <w:lang w:val="en-US"/>
              </w:rPr>
              <w:t>redu</w:t>
            </w:r>
            <w:r>
              <w:rPr>
                <w:b/>
                <w:bCs/>
                <w:sz w:val="24"/>
                <w:lang w:val="en-US"/>
              </w:rPr>
              <w:t>z</w:t>
            </w:r>
            <w:r>
              <w:rPr>
                <w:sz w:val="24"/>
                <w:lang w:val="en-US"/>
              </w:rPr>
              <w:t>ca</w:t>
            </w:r>
          </w:p>
          <w:p>
            <w:pPr>
              <w:pStyle w:val="Normal1"/>
              <w:spacing w:lineRule="auto" w:line="240"/>
              <w:ind w:start="386" w:end="0"/>
              <w:jc w:val="start"/>
              <w:rPr>
                <w:sz w:val="24"/>
                <w:lang w:val="en-US"/>
              </w:rPr>
            </w:pPr>
            <w:r>
              <w:rPr>
                <w:sz w:val="24"/>
                <w:lang w:val="en-US"/>
              </w:rPr>
            </w:r>
          </w:p>
        </w:tc>
        <w:tc>
          <w:tcPr>
            <w:tcW w:w="1560" w:type="dxa"/>
            <w:tcBorders>
              <w:start w:val="single" w:sz="6" w:space="0" w:color="000000"/>
              <w:end w:val="single" w:sz="6" w:space="0" w:color="000000"/>
            </w:tcBorders>
          </w:tcPr>
          <w:p>
            <w:pPr>
              <w:pStyle w:val="Normal1"/>
              <w:spacing w:lineRule="auto" w:line="240"/>
              <w:ind w:start="244" w:end="0"/>
              <w:jc w:val="start"/>
              <w:rPr/>
            </w:pPr>
            <w:r>
              <w:rPr>
                <w:sz w:val="24"/>
                <w:lang w:val="en-US"/>
              </w:rPr>
              <w:t>redu</w:t>
            </w:r>
            <w:r>
              <w:rPr>
                <w:b/>
                <w:bCs/>
                <w:sz w:val="24"/>
                <w:lang w:val="en-US"/>
              </w:rPr>
              <w:t>z</w:t>
            </w:r>
            <w:r>
              <w:rPr>
                <w:sz w:val="24"/>
                <w:lang w:val="en-US"/>
              </w:rPr>
              <w:t>ca</w:t>
            </w:r>
          </w:p>
          <w:p>
            <w:pPr>
              <w:pStyle w:val="Normal1"/>
              <w:spacing w:lineRule="auto" w:line="240"/>
              <w:ind w:start="244"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start="243" w:end="0"/>
              <w:jc w:val="start"/>
              <w:rPr/>
            </w:pPr>
            <w:r>
              <w:rPr>
                <w:sz w:val="24"/>
                <w:lang w:val="en-US"/>
              </w:rPr>
              <w:t>redu</w:t>
            </w:r>
            <w:r>
              <w:rPr>
                <w:b/>
                <w:bCs/>
                <w:sz w:val="24"/>
                <w:lang w:val="en-US"/>
              </w:rPr>
              <w:t>j</w:t>
            </w:r>
            <w:r>
              <w:rPr>
                <w:sz w:val="24"/>
                <w:lang w:val="en-US"/>
              </w:rPr>
              <w:t xml:space="preserve">o </w:t>
            </w:r>
          </w:p>
          <w:p>
            <w:pPr>
              <w:pStyle w:val="Normal1"/>
              <w:spacing w:lineRule="auto" w:line="240"/>
              <w:ind w:start="243"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start="243" w:end="0"/>
              <w:jc w:val="start"/>
              <w:rPr/>
            </w:pPr>
            <w:r>
              <w:rPr>
                <w:sz w:val="24"/>
                <w:lang w:val="en-US"/>
              </w:rPr>
              <w:t>redu</w:t>
            </w:r>
            <w:r>
              <w:rPr>
                <w:b/>
                <w:bCs/>
                <w:sz w:val="24"/>
                <w:lang w:val="en-US"/>
              </w:rPr>
              <w:t>j</w:t>
            </w:r>
            <w:r>
              <w:rPr>
                <w:sz w:val="24"/>
                <w:lang w:val="en-US"/>
              </w:rPr>
              <w:t>era:</w:t>
            </w:r>
          </w:p>
          <w:p>
            <w:pPr>
              <w:pStyle w:val="Normal1"/>
              <w:spacing w:lineRule="auto" w:line="240"/>
              <w:ind w:start="243"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start="385" w:end="0"/>
              <w:jc w:val="start"/>
              <w:rPr/>
            </w:pPr>
            <w:r>
              <w:rPr>
                <w:sz w:val="24"/>
                <w:lang w:val="en-US"/>
              </w:rPr>
              <w:t>redu</w:t>
            </w:r>
            <w:r>
              <w:rPr>
                <w:b/>
                <w:bCs/>
                <w:sz w:val="24"/>
                <w:lang w:val="en-US"/>
              </w:rPr>
              <w:t>j</w:t>
            </w:r>
            <w:r>
              <w:rPr>
                <w:sz w:val="24"/>
                <w:lang w:val="en-US"/>
              </w:rPr>
              <w:t>ere</w:t>
            </w:r>
          </w:p>
          <w:p>
            <w:pPr>
              <w:pStyle w:val="Normal1"/>
              <w:spacing w:lineRule="auto" w:line="240"/>
              <w:ind w:start="385" w:end="0"/>
              <w:jc w:val="start"/>
              <w:rPr>
                <w:sz w:val="24"/>
                <w:lang w:val="en-US"/>
              </w:rPr>
            </w:pPr>
            <w:r>
              <w:rPr>
                <w:sz w:val="24"/>
                <w:lang w:val="en-US"/>
              </w:rPr>
            </w:r>
          </w:p>
        </w:tc>
      </w:tr>
      <w:tr>
        <w:trPr>
          <w:trHeight w:val="280" w:hRule="exact"/>
        </w:trPr>
        <w:tc>
          <w:tcPr>
            <w:tcW w:w="1701" w:type="dxa"/>
            <w:tcBorders>
              <w:start w:val="single" w:sz="6" w:space="0" w:color="000000"/>
              <w:end w:val="single" w:sz="6" w:space="0" w:color="000000"/>
            </w:tcBorders>
          </w:tcPr>
          <w:p>
            <w:pPr>
              <w:pStyle w:val="Normal1"/>
              <w:spacing w:lineRule="auto" w:line="240"/>
              <w:ind w:firstLine="386" w:end="0"/>
              <w:jc w:val="start"/>
              <w:rPr/>
            </w:pP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spacing w:lineRule="auto" w:line="240"/>
              <w:ind w:firstLine="386"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napToGrid w:val="false"/>
              <w:spacing w:lineRule="auto" w:line="240"/>
              <w:ind w:start="386" w:end="0"/>
              <w:jc w:val="start"/>
              <w:rPr>
                <w:sz w:val="24"/>
                <w:lang w:val="en-US"/>
              </w:rPr>
            </w:pPr>
            <w:r>
              <w:rPr>
                <w:sz w:val="24"/>
                <w:lang w:val="en-US"/>
              </w:rPr>
            </w:r>
          </w:p>
          <w:p>
            <w:pPr>
              <w:pStyle w:val="Normal1"/>
              <w:spacing w:lineRule="auto" w:line="240"/>
              <w:ind w:start="386" w:end="0"/>
              <w:jc w:val="start"/>
              <w:rPr>
                <w:sz w:val="24"/>
                <w:lang w:val="en-US"/>
              </w:rPr>
            </w:pPr>
            <w:r>
              <w:rPr>
                <w:sz w:val="24"/>
                <w:lang w:val="en-US"/>
              </w:rPr>
            </w:r>
          </w:p>
        </w:tc>
        <w:tc>
          <w:tcPr>
            <w:tcW w:w="1560" w:type="dxa"/>
            <w:tcBorders>
              <w:start w:val="single" w:sz="6" w:space="0" w:color="000000"/>
              <w:end w:val="single" w:sz="6" w:space="0" w:color="000000"/>
            </w:tcBorders>
          </w:tcPr>
          <w:p>
            <w:pPr>
              <w:pStyle w:val="Normal1"/>
              <w:snapToGrid w:val="false"/>
              <w:spacing w:lineRule="auto" w:line="240"/>
              <w:ind w:start="244" w:end="0"/>
              <w:jc w:val="start"/>
              <w:rPr>
                <w:sz w:val="24"/>
                <w:lang w:val="en-US"/>
              </w:rPr>
            </w:pPr>
            <w:r>
              <w:rPr>
                <w:sz w:val="24"/>
                <w:lang w:val="en-US"/>
              </w:rPr>
            </w:r>
          </w:p>
          <w:p>
            <w:pPr>
              <w:pStyle w:val="Normal1"/>
              <w:spacing w:lineRule="auto" w:line="240"/>
              <w:ind w:start="244"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napToGrid w:val="false"/>
              <w:spacing w:lineRule="auto" w:line="240"/>
              <w:ind w:start="243" w:end="0"/>
              <w:jc w:val="start"/>
              <w:rPr>
                <w:sz w:val="24"/>
                <w:lang w:val="en-US"/>
              </w:rPr>
            </w:pPr>
            <w:r>
              <w:rPr>
                <w:sz w:val="24"/>
                <w:lang w:val="en-US"/>
              </w:rPr>
            </w:r>
          </w:p>
          <w:p>
            <w:pPr>
              <w:pStyle w:val="Normal1"/>
              <w:spacing w:lineRule="auto" w:line="240"/>
              <w:ind w:start="243"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start="243" w:end="0"/>
              <w:jc w:val="start"/>
              <w:rPr/>
            </w:pPr>
            <w:r>
              <w:rPr>
                <w:sz w:val="24"/>
                <w:lang w:val="en-US"/>
              </w:rPr>
              <w:t>(redu</w:t>
            </w:r>
            <w:r>
              <w:rPr>
                <w:b/>
                <w:bCs/>
                <w:sz w:val="24"/>
                <w:lang w:val="en-US"/>
              </w:rPr>
              <w:t>j</w:t>
            </w:r>
            <w:r>
              <w:rPr>
                <w:sz w:val="24"/>
                <w:lang w:val="en-US"/>
              </w:rPr>
              <w:t>ese)</w:t>
            </w:r>
          </w:p>
          <w:p>
            <w:pPr>
              <w:pStyle w:val="Normal1"/>
              <w:spacing w:lineRule="auto" w:line="240"/>
              <w:ind w:start="243"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napToGrid w:val="false"/>
              <w:spacing w:lineRule="auto" w:line="240"/>
              <w:ind w:start="385" w:end="0"/>
              <w:jc w:val="start"/>
              <w:rPr>
                <w:sz w:val="24"/>
                <w:lang w:val="en-US"/>
              </w:rPr>
            </w:pPr>
            <w:r>
              <w:rPr>
                <w:sz w:val="24"/>
                <w:lang w:val="en-US"/>
              </w:rPr>
            </w:r>
          </w:p>
          <w:p>
            <w:pPr>
              <w:pStyle w:val="Normal1"/>
              <w:spacing w:lineRule="auto" w:line="240"/>
              <w:ind w:start="385" w:end="0"/>
              <w:jc w:val="start"/>
              <w:rPr>
                <w:sz w:val="24"/>
                <w:lang w:val="en-US"/>
              </w:rPr>
            </w:pPr>
            <w:r>
              <w:rPr>
                <w:sz w:val="24"/>
                <w:lang w:val="en-US"/>
              </w:rPr>
            </w:r>
          </w:p>
        </w:tc>
      </w:tr>
      <w:tr>
        <w:trPr>
          <w:trHeight w:val="540" w:hRule="exact"/>
        </w:trPr>
        <w:tc>
          <w:tcPr>
            <w:tcW w:w="1701" w:type="dxa"/>
            <w:tcBorders>
              <w:start w:val="single" w:sz="6" w:space="0" w:color="000000"/>
              <w:end w:val="single" w:sz="6" w:space="0" w:color="000000"/>
            </w:tcBorders>
          </w:tcPr>
          <w:p>
            <w:pPr>
              <w:pStyle w:val="Normal1"/>
              <w:snapToGrid w:val="false"/>
              <w:spacing w:lineRule="auto" w:line="240"/>
              <w:ind w:firstLine="386" w:end="0"/>
              <w:jc w:val="start"/>
              <w:rPr>
                <w:sz w:val="24"/>
                <w:lang w:val="en-US"/>
              </w:rPr>
            </w:pPr>
            <w:r>
              <w:rPr>
                <w:sz w:val="24"/>
                <w:lang w:val="en-US"/>
              </w:rPr>
            </w:r>
          </w:p>
          <w:p>
            <w:pPr>
              <w:pStyle w:val="Normal1"/>
              <w:spacing w:lineRule="auto" w:line="240"/>
              <w:ind w:firstLine="386"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start="386" w:end="0"/>
              <w:jc w:val="start"/>
              <w:rPr/>
            </w:pPr>
            <w:r>
              <w:rPr>
                <w:sz w:val="24"/>
                <w:lang w:val="en-US"/>
              </w:rPr>
              <w:t>redu</w:t>
            </w:r>
            <w:r>
              <w:rPr>
                <w:b/>
                <w:bCs/>
                <w:sz w:val="24"/>
                <w:lang w:val="en-US"/>
              </w:rPr>
              <w:t>z</w:t>
            </w:r>
            <w:r>
              <w:rPr>
                <w:sz w:val="24"/>
                <w:lang w:val="en-US"/>
              </w:rPr>
              <w:t>camos</w:t>
            </w:r>
          </w:p>
          <w:p>
            <w:pPr>
              <w:pStyle w:val="Normal1"/>
              <w:spacing w:lineRule="auto" w:line="240"/>
              <w:ind w:start="386" w:end="0"/>
              <w:jc w:val="start"/>
              <w:rPr>
                <w:sz w:val="24"/>
                <w:lang w:val="en-US"/>
              </w:rPr>
            </w:pPr>
            <w:r>
              <w:rPr>
                <w:sz w:val="24"/>
                <w:lang w:val="en-US"/>
              </w:rPr>
            </w:r>
          </w:p>
        </w:tc>
        <w:tc>
          <w:tcPr>
            <w:tcW w:w="1560" w:type="dxa"/>
            <w:tcBorders>
              <w:start w:val="single" w:sz="6" w:space="0" w:color="000000"/>
              <w:end w:val="single" w:sz="6" w:space="0" w:color="000000"/>
            </w:tcBorders>
          </w:tcPr>
          <w:p>
            <w:pPr>
              <w:pStyle w:val="Normal1"/>
              <w:spacing w:lineRule="auto" w:line="240"/>
              <w:ind w:start="244" w:end="0"/>
              <w:jc w:val="start"/>
              <w:rPr/>
            </w:pPr>
            <w:r>
              <w:rPr>
                <w:sz w:val="24"/>
                <w:lang w:val="en-US"/>
              </w:rPr>
              <w:t>redu</w:t>
            </w:r>
            <w:r>
              <w:rPr>
                <w:b/>
                <w:bCs/>
                <w:sz w:val="24"/>
                <w:lang w:val="en-US"/>
              </w:rPr>
              <w:t>z</w:t>
            </w:r>
            <w:r>
              <w:rPr>
                <w:sz w:val="24"/>
                <w:lang w:val="en-US"/>
              </w:rPr>
              <w:t>camos</w:t>
            </w:r>
          </w:p>
          <w:p>
            <w:pPr>
              <w:pStyle w:val="Normal1"/>
              <w:spacing w:lineRule="auto" w:line="240"/>
              <w:ind w:start="244"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start="243" w:end="0"/>
              <w:jc w:val="start"/>
              <w:rPr/>
            </w:pPr>
            <w:r>
              <w:rPr>
                <w:sz w:val="24"/>
                <w:lang w:val="en-US"/>
              </w:rPr>
              <w:t>redu</w:t>
            </w:r>
            <w:r>
              <w:rPr>
                <w:b/>
                <w:bCs/>
                <w:sz w:val="24"/>
                <w:lang w:val="en-US"/>
              </w:rPr>
              <w:t>j</w:t>
            </w:r>
            <w:r>
              <w:rPr>
                <w:sz w:val="24"/>
                <w:lang w:val="en-US"/>
              </w:rPr>
              <w:t>imos</w:t>
            </w:r>
          </w:p>
          <w:p>
            <w:pPr>
              <w:pStyle w:val="Normal1"/>
              <w:spacing w:lineRule="auto" w:line="240"/>
              <w:ind w:start="243"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start="243" w:end="0"/>
              <w:jc w:val="start"/>
              <w:rPr/>
            </w:pPr>
            <w:r>
              <w:rPr>
                <w:sz w:val="24"/>
                <w:lang w:val="en-US"/>
              </w:rPr>
              <w:t>redu</w:t>
            </w:r>
            <w:r>
              <w:rPr>
                <w:b/>
                <w:bCs/>
                <w:sz w:val="24"/>
                <w:lang w:val="en-US"/>
              </w:rPr>
              <w:t>j</w:t>
            </w:r>
            <w:r>
              <w:rPr>
                <w:sz w:val="24"/>
                <w:lang w:val="en-US"/>
              </w:rPr>
              <w:t>éramos (redu</w:t>
            </w:r>
            <w:r>
              <w:rPr>
                <w:b/>
                <w:bCs/>
                <w:sz w:val="24"/>
                <w:lang w:val="en-US"/>
              </w:rPr>
              <w:t>j</w:t>
            </w:r>
            <w:r>
              <w:rPr>
                <w:sz w:val="24"/>
                <w:lang w:val="en-US"/>
              </w:rPr>
              <w:t>ésemos)</w:t>
            </w:r>
          </w:p>
          <w:p>
            <w:pPr>
              <w:pStyle w:val="Normal1"/>
              <w:spacing w:lineRule="auto" w:line="240"/>
              <w:ind w:start="243" w:end="0"/>
              <w:jc w:val="start"/>
              <w:rPr>
                <w:sz w:val="24"/>
                <w:lang w:val="en-US"/>
              </w:rPr>
            </w:pPr>
            <w:r>
              <w:rPr>
                <w:sz w:val="24"/>
                <w:lang w:val="en-US"/>
              </w:rPr>
            </w:r>
          </w:p>
        </w:tc>
        <w:tc>
          <w:tcPr>
            <w:tcW w:w="1701" w:type="dxa"/>
            <w:tcBorders>
              <w:start w:val="single" w:sz="6" w:space="0" w:color="000000"/>
              <w:end w:val="single" w:sz="6" w:space="0" w:color="000000"/>
            </w:tcBorders>
          </w:tcPr>
          <w:p>
            <w:pPr>
              <w:pStyle w:val="Normal1"/>
              <w:spacing w:lineRule="auto" w:line="240"/>
              <w:ind w:start="385" w:end="0"/>
              <w:jc w:val="start"/>
              <w:rPr/>
            </w:pPr>
            <w:r>
              <w:rPr>
                <w:sz w:val="24"/>
                <w:lang w:val="en-US"/>
              </w:rPr>
              <w:t>redu</w:t>
            </w:r>
            <w:r>
              <w:rPr>
                <w:b/>
                <w:bCs/>
                <w:sz w:val="24"/>
                <w:lang w:val="en-US"/>
              </w:rPr>
              <w:t>j</w:t>
            </w:r>
            <w:r>
              <w:rPr>
                <w:sz w:val="24"/>
                <w:lang w:val="en-US"/>
              </w:rPr>
              <w:t>eremos</w:t>
            </w:r>
          </w:p>
          <w:p>
            <w:pPr>
              <w:pStyle w:val="Normal1"/>
              <w:spacing w:lineRule="auto" w:line="240"/>
              <w:ind w:start="385" w:end="0"/>
              <w:jc w:val="start"/>
              <w:rPr>
                <w:sz w:val="24"/>
                <w:lang w:val="en-US"/>
              </w:rPr>
            </w:pPr>
            <w:r>
              <w:rPr>
                <w:sz w:val="24"/>
                <w:lang w:val="en-US"/>
              </w:rPr>
            </w:r>
          </w:p>
        </w:tc>
      </w:tr>
      <w:tr>
        <w:trPr>
          <w:trHeight w:val="1120" w:hRule="exact"/>
        </w:trPr>
        <w:tc>
          <w:tcPr>
            <w:tcW w:w="1701" w:type="dxa"/>
            <w:tcBorders>
              <w:start w:val="single" w:sz="6" w:space="0" w:color="000000"/>
              <w:bottom w:val="single" w:sz="6" w:space="0" w:color="000000"/>
              <w:end w:val="single" w:sz="6" w:space="0" w:color="000000"/>
            </w:tcBorders>
          </w:tcPr>
          <w:p>
            <w:pPr>
              <w:pStyle w:val="Normal1"/>
              <w:snapToGrid w:val="false"/>
              <w:spacing w:lineRule="auto" w:line="240"/>
              <w:jc w:val="center"/>
              <w:rPr>
                <w:sz w:val="24"/>
                <w:lang w:val="en-US"/>
              </w:rPr>
            </w:pPr>
            <w:r>
              <w:rPr>
                <w:sz w:val="24"/>
                <w:lang w:val="en-US"/>
              </w:rPr>
            </w:r>
          </w:p>
          <w:p>
            <w:pPr>
              <w:pStyle w:val="Normal1"/>
              <w:spacing w:lineRule="auto" w:line="240"/>
              <w:jc w:val="center"/>
              <w:rPr>
                <w:sz w:val="24"/>
                <w:lang w:val="en-US"/>
              </w:rPr>
            </w:pPr>
            <w:r>
              <w:rPr>
                <w:sz w:val="24"/>
                <w:lang w:val="en-US"/>
              </w:rPr>
            </w:r>
          </w:p>
        </w:tc>
        <w:tc>
          <w:tcPr>
            <w:tcW w:w="1701" w:type="dxa"/>
            <w:tcBorders>
              <w:start w:val="single" w:sz="6" w:space="0" w:color="000000"/>
              <w:bottom w:val="single" w:sz="6" w:space="0" w:color="000000"/>
              <w:end w:val="single" w:sz="6" w:space="0" w:color="000000"/>
            </w:tcBorders>
          </w:tcPr>
          <w:p>
            <w:pPr>
              <w:pStyle w:val="Normal1"/>
              <w:spacing w:lineRule="auto" w:line="240"/>
              <w:ind w:start="386" w:end="0"/>
              <w:jc w:val="start"/>
              <w:rPr/>
            </w:pPr>
            <w:r>
              <w:rPr>
                <w:sz w:val="24"/>
                <w:lang w:val="en-US"/>
              </w:rPr>
              <w:t>redu</w:t>
            </w:r>
            <w:r>
              <w:rPr>
                <w:b/>
                <w:bCs/>
                <w:sz w:val="24"/>
                <w:lang w:val="en-US"/>
              </w:rPr>
              <w:t>z</w:t>
            </w:r>
            <w:r>
              <w:rPr>
                <w:sz w:val="24"/>
                <w:lang w:val="en-US"/>
              </w:rPr>
              <w:t xml:space="preserve">cáis </w:t>
            </w:r>
          </w:p>
          <w:p>
            <w:pPr>
              <w:pStyle w:val="Normal1"/>
              <w:spacing w:lineRule="auto" w:line="240"/>
              <w:ind w:start="386" w:end="0"/>
              <w:jc w:val="start"/>
              <w:rPr>
                <w:sz w:val="24"/>
                <w:lang w:val="en-US"/>
              </w:rPr>
            </w:pPr>
            <w:r>
              <w:rPr>
                <w:sz w:val="24"/>
                <w:lang w:val="en-US"/>
              </w:rPr>
            </w:r>
          </w:p>
          <w:p>
            <w:pPr>
              <w:pStyle w:val="Normal1"/>
              <w:spacing w:lineRule="auto" w:line="240"/>
              <w:ind w:start="386" w:end="0"/>
              <w:jc w:val="start"/>
              <w:rPr/>
            </w:pPr>
            <w:r>
              <w:rPr>
                <w:sz w:val="24"/>
                <w:lang w:val="en-US"/>
              </w:rPr>
              <w:t>redu</w:t>
            </w:r>
            <w:r>
              <w:rPr>
                <w:b/>
                <w:bCs/>
                <w:sz w:val="24"/>
                <w:lang w:val="en-US"/>
              </w:rPr>
              <w:t>z</w:t>
            </w:r>
            <w:r>
              <w:rPr>
                <w:sz w:val="24"/>
                <w:lang w:val="en-US"/>
              </w:rPr>
              <w:t>can</w:t>
            </w:r>
          </w:p>
          <w:p>
            <w:pPr>
              <w:pStyle w:val="Normal1"/>
              <w:spacing w:lineRule="auto" w:line="240"/>
              <w:ind w:start="386" w:end="0"/>
              <w:jc w:val="start"/>
              <w:rPr>
                <w:sz w:val="24"/>
                <w:lang w:val="en-US"/>
              </w:rPr>
            </w:pPr>
            <w:r>
              <w:rPr>
                <w:sz w:val="24"/>
                <w:lang w:val="en-US"/>
              </w:rPr>
            </w:r>
          </w:p>
        </w:tc>
        <w:tc>
          <w:tcPr>
            <w:tcW w:w="1560" w:type="dxa"/>
            <w:tcBorders>
              <w:start w:val="single" w:sz="6" w:space="0" w:color="000000"/>
              <w:bottom w:val="single" w:sz="6" w:space="0" w:color="000000"/>
              <w:end w:val="single" w:sz="6" w:space="0" w:color="000000"/>
            </w:tcBorders>
          </w:tcPr>
          <w:p>
            <w:pPr>
              <w:pStyle w:val="Normal1"/>
              <w:spacing w:lineRule="auto" w:line="240"/>
              <w:ind w:start="244" w:end="0"/>
              <w:jc w:val="start"/>
              <w:rPr>
                <w:sz w:val="24"/>
                <w:lang w:val="en-US"/>
              </w:rPr>
            </w:pPr>
            <w:r>
              <w:rPr>
                <w:sz w:val="24"/>
                <w:lang w:val="en-US"/>
              </w:rPr>
              <w:t xml:space="preserve">reducid </w:t>
            </w:r>
          </w:p>
          <w:p>
            <w:pPr>
              <w:pStyle w:val="Normal1"/>
              <w:spacing w:lineRule="auto" w:line="240"/>
              <w:ind w:start="244" w:end="0"/>
              <w:jc w:val="start"/>
              <w:rPr>
                <w:sz w:val="24"/>
                <w:lang w:val="en-US"/>
              </w:rPr>
            </w:pPr>
            <w:r>
              <w:rPr>
                <w:sz w:val="24"/>
                <w:lang w:val="en-US"/>
              </w:rPr>
            </w:r>
          </w:p>
          <w:p>
            <w:pPr>
              <w:pStyle w:val="Normal1"/>
              <w:spacing w:lineRule="auto" w:line="240"/>
              <w:ind w:start="244" w:end="0"/>
              <w:jc w:val="start"/>
              <w:rPr/>
            </w:pPr>
            <w:r>
              <w:rPr>
                <w:sz w:val="24"/>
                <w:lang w:val="en-US"/>
              </w:rPr>
              <w:t>redu</w:t>
            </w:r>
            <w:r>
              <w:rPr>
                <w:b/>
                <w:bCs/>
                <w:sz w:val="24"/>
                <w:lang w:val="en-US"/>
              </w:rPr>
              <w:t>z</w:t>
            </w:r>
            <w:r>
              <w:rPr>
                <w:sz w:val="24"/>
                <w:lang w:val="en-US"/>
              </w:rPr>
              <w:t>can</w:t>
            </w:r>
          </w:p>
          <w:p>
            <w:pPr>
              <w:pStyle w:val="Normal1"/>
              <w:spacing w:lineRule="auto" w:line="240"/>
              <w:ind w:start="244" w:end="0"/>
              <w:jc w:val="start"/>
              <w:rPr>
                <w:sz w:val="24"/>
                <w:lang w:val="en-US"/>
              </w:rPr>
            </w:pPr>
            <w:r>
              <w:rPr>
                <w:sz w:val="24"/>
                <w:lang w:val="en-US"/>
              </w:rPr>
            </w:r>
          </w:p>
        </w:tc>
        <w:tc>
          <w:tcPr>
            <w:tcW w:w="1701" w:type="dxa"/>
            <w:tcBorders>
              <w:start w:val="single" w:sz="6" w:space="0" w:color="000000"/>
              <w:bottom w:val="single" w:sz="6" w:space="0" w:color="000000"/>
              <w:end w:val="single" w:sz="6" w:space="0" w:color="000000"/>
            </w:tcBorders>
          </w:tcPr>
          <w:p>
            <w:pPr>
              <w:pStyle w:val="Normal1"/>
              <w:spacing w:lineRule="auto" w:line="240"/>
              <w:ind w:start="243" w:end="0"/>
              <w:jc w:val="start"/>
              <w:rPr/>
            </w:pPr>
            <w:r>
              <w:rPr>
                <w:sz w:val="24"/>
                <w:lang w:val="en-US"/>
              </w:rPr>
              <w:t>redu</w:t>
            </w:r>
            <w:r>
              <w:rPr>
                <w:b/>
                <w:bCs/>
                <w:sz w:val="24"/>
                <w:lang w:val="en-US"/>
              </w:rPr>
              <w:t>j</w:t>
            </w:r>
            <w:r>
              <w:rPr>
                <w:sz w:val="24"/>
                <w:lang w:val="en-US"/>
              </w:rPr>
              <w:t xml:space="preserve">isteis </w:t>
            </w:r>
          </w:p>
          <w:p>
            <w:pPr>
              <w:pStyle w:val="Normal1"/>
              <w:spacing w:lineRule="auto" w:line="240"/>
              <w:ind w:start="243" w:end="0"/>
              <w:jc w:val="start"/>
              <w:rPr>
                <w:sz w:val="24"/>
                <w:lang w:val="en-US"/>
              </w:rPr>
            </w:pPr>
            <w:r>
              <w:rPr>
                <w:sz w:val="24"/>
                <w:lang w:val="en-US"/>
              </w:rPr>
            </w:r>
          </w:p>
          <w:p>
            <w:pPr>
              <w:pStyle w:val="Normal1"/>
              <w:spacing w:lineRule="auto" w:line="240"/>
              <w:ind w:start="243" w:end="0"/>
              <w:jc w:val="start"/>
              <w:rPr/>
            </w:pPr>
            <w:r>
              <w:rPr>
                <w:sz w:val="24"/>
                <w:lang w:val="en-US"/>
              </w:rPr>
              <w:t>redu</w:t>
            </w:r>
            <w:r>
              <w:rPr>
                <w:b/>
                <w:bCs/>
                <w:sz w:val="24"/>
                <w:lang w:val="en-US"/>
              </w:rPr>
              <w:t>j</w:t>
            </w:r>
            <w:r>
              <w:rPr>
                <w:sz w:val="24"/>
                <w:lang w:val="en-US"/>
              </w:rPr>
              <w:t>eron</w:t>
            </w:r>
          </w:p>
          <w:p>
            <w:pPr>
              <w:pStyle w:val="Normal1"/>
              <w:spacing w:lineRule="auto" w:line="240"/>
              <w:ind w:start="243" w:end="0"/>
              <w:jc w:val="start"/>
              <w:rPr>
                <w:sz w:val="24"/>
                <w:lang w:val="en-US"/>
              </w:rPr>
            </w:pPr>
            <w:r>
              <w:rPr>
                <w:sz w:val="24"/>
                <w:lang w:val="en-US"/>
              </w:rPr>
            </w:r>
          </w:p>
        </w:tc>
        <w:tc>
          <w:tcPr>
            <w:tcW w:w="1701" w:type="dxa"/>
            <w:tcBorders>
              <w:start w:val="single" w:sz="6" w:space="0" w:color="000000"/>
              <w:bottom w:val="single" w:sz="6" w:space="0" w:color="000000"/>
              <w:end w:val="single" w:sz="6" w:space="0" w:color="000000"/>
            </w:tcBorders>
          </w:tcPr>
          <w:p>
            <w:pPr>
              <w:pStyle w:val="Normal1"/>
              <w:spacing w:lineRule="auto" w:line="240"/>
              <w:ind w:start="243" w:end="0"/>
              <w:jc w:val="start"/>
              <w:rPr/>
            </w:pPr>
            <w:r>
              <w:rPr>
                <w:sz w:val="24"/>
                <w:lang w:val="en-US"/>
              </w:rPr>
              <w:t>redu</w:t>
            </w:r>
            <w:r>
              <w:rPr>
                <w:b/>
                <w:bCs/>
                <w:sz w:val="24"/>
                <w:lang w:val="en-US"/>
              </w:rPr>
              <w:t>j</w:t>
            </w:r>
            <w:r>
              <w:rPr>
                <w:sz w:val="24"/>
                <w:lang w:val="en-US"/>
              </w:rPr>
              <w:t>erais (redu</w:t>
            </w:r>
            <w:r>
              <w:rPr>
                <w:b/>
                <w:bCs/>
                <w:sz w:val="24"/>
                <w:lang w:val="en-US"/>
              </w:rPr>
              <w:t>j</w:t>
            </w:r>
            <w:r>
              <w:rPr>
                <w:sz w:val="24"/>
                <w:lang w:val="en-US"/>
              </w:rPr>
              <w:t>eseis)</w:t>
            </w:r>
          </w:p>
          <w:p>
            <w:pPr>
              <w:pStyle w:val="Normal1"/>
              <w:spacing w:lineRule="auto" w:line="240"/>
              <w:ind w:start="243" w:end="0"/>
              <w:jc w:val="start"/>
              <w:rPr/>
            </w:pPr>
            <w:r>
              <w:rPr>
                <w:sz w:val="24"/>
                <w:lang w:val="en-US"/>
              </w:rPr>
              <w:t>redu</w:t>
            </w:r>
            <w:r>
              <w:rPr>
                <w:b/>
                <w:bCs/>
                <w:sz w:val="24"/>
                <w:lang w:val="en-US"/>
              </w:rPr>
              <w:t>j</w:t>
            </w:r>
            <w:r>
              <w:rPr>
                <w:sz w:val="24"/>
                <w:lang w:val="en-US"/>
              </w:rPr>
              <w:t>eran (redu</w:t>
            </w:r>
            <w:r>
              <w:rPr>
                <w:b/>
                <w:bCs/>
                <w:sz w:val="24"/>
                <w:lang w:val="en-US"/>
              </w:rPr>
              <w:t>j</w:t>
            </w:r>
            <w:r>
              <w:rPr>
                <w:sz w:val="24"/>
                <w:lang w:val="en-US"/>
              </w:rPr>
              <w:t>esen)</w:t>
            </w:r>
          </w:p>
          <w:p>
            <w:pPr>
              <w:pStyle w:val="Normal1"/>
              <w:spacing w:lineRule="auto" w:line="240"/>
              <w:ind w:start="243" w:end="0"/>
              <w:jc w:val="start"/>
              <w:rPr>
                <w:sz w:val="24"/>
                <w:lang w:val="en-US"/>
              </w:rPr>
            </w:pPr>
            <w:r>
              <w:rPr>
                <w:sz w:val="24"/>
                <w:lang w:val="en-US"/>
              </w:rPr>
            </w:r>
          </w:p>
        </w:tc>
        <w:tc>
          <w:tcPr>
            <w:tcW w:w="1701" w:type="dxa"/>
            <w:tcBorders>
              <w:start w:val="single" w:sz="6" w:space="0" w:color="000000"/>
              <w:bottom w:val="single" w:sz="6" w:space="0" w:color="000000"/>
              <w:end w:val="single" w:sz="6" w:space="0" w:color="000000"/>
            </w:tcBorders>
          </w:tcPr>
          <w:p>
            <w:pPr>
              <w:pStyle w:val="Normal1"/>
              <w:spacing w:lineRule="auto" w:line="240"/>
              <w:ind w:start="385" w:end="0"/>
              <w:jc w:val="start"/>
              <w:rPr/>
            </w:pPr>
            <w:r>
              <w:rPr>
                <w:sz w:val="24"/>
                <w:lang w:val="en-US"/>
              </w:rPr>
              <w:t>redu</w:t>
            </w:r>
            <w:r>
              <w:rPr>
                <w:b/>
                <w:bCs/>
                <w:sz w:val="24"/>
                <w:lang w:val="en-US"/>
              </w:rPr>
              <w:t>j</w:t>
            </w:r>
            <w:r>
              <w:rPr>
                <w:sz w:val="24"/>
                <w:lang w:val="en-US"/>
              </w:rPr>
              <w:t xml:space="preserve">ereis </w:t>
            </w:r>
          </w:p>
          <w:p>
            <w:pPr>
              <w:pStyle w:val="Normal1"/>
              <w:spacing w:lineRule="auto" w:line="240"/>
              <w:ind w:start="385" w:end="0"/>
              <w:jc w:val="start"/>
              <w:rPr>
                <w:sz w:val="24"/>
                <w:lang w:val="en-US"/>
              </w:rPr>
            </w:pPr>
            <w:r>
              <w:rPr>
                <w:sz w:val="24"/>
                <w:lang w:val="en-US"/>
              </w:rPr>
            </w:r>
          </w:p>
          <w:p>
            <w:pPr>
              <w:pStyle w:val="Normal1"/>
              <w:spacing w:lineRule="auto" w:line="240"/>
              <w:ind w:start="385" w:end="0"/>
              <w:jc w:val="start"/>
              <w:rPr/>
            </w:pPr>
            <w:r>
              <w:rPr>
                <w:sz w:val="24"/>
                <w:lang w:val="en-US"/>
              </w:rPr>
              <w:t>redu</w:t>
            </w:r>
            <w:r>
              <w:rPr>
                <w:b/>
                <w:bCs/>
                <w:sz w:val="24"/>
                <w:lang w:val="en-US"/>
              </w:rPr>
              <w:t>j</w:t>
            </w:r>
            <w:r>
              <w:rPr>
                <w:sz w:val="24"/>
                <w:lang w:val="en-US"/>
              </w:rPr>
              <w:t>eren</w:t>
            </w:r>
          </w:p>
          <w:p>
            <w:pPr>
              <w:pStyle w:val="Normal1"/>
              <w:spacing w:lineRule="auto" w:line="240"/>
              <w:ind w:start="385" w:end="0"/>
              <w:jc w:val="start"/>
              <w:rPr>
                <w:sz w:val="24"/>
                <w:lang w:val="en-US"/>
              </w:rPr>
            </w:pPr>
            <w:r>
              <w:rPr>
                <w:sz w:val="24"/>
                <w:lang w:val="en-US"/>
              </w:rPr>
            </w:r>
          </w:p>
        </w:tc>
      </w:tr>
    </w:tbl>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К</w:t>
      </w:r>
      <w:r>
        <w:rPr>
          <w:sz w:val="24"/>
          <w:lang w:val="en-US"/>
        </w:rPr>
        <w:t xml:space="preserve"> VII </w:t>
      </w:r>
      <w:r>
        <w:rPr>
          <w:sz w:val="24"/>
        </w:rPr>
        <w:t>группе</w:t>
      </w:r>
      <w:r>
        <w:rPr>
          <w:sz w:val="24"/>
          <w:lang w:val="en-US"/>
        </w:rPr>
        <w:t xml:space="preserve"> </w:t>
      </w:r>
      <w:r>
        <w:rPr>
          <w:sz w:val="24"/>
        </w:rPr>
        <w:t>относятся</w:t>
      </w:r>
      <w:r>
        <w:rPr>
          <w:sz w:val="24"/>
          <w:lang w:val="en-US"/>
        </w:rPr>
        <w:t xml:space="preserve"> </w:t>
      </w:r>
      <w:r>
        <w:rPr>
          <w:sz w:val="24"/>
        </w:rPr>
        <w:t>глаголы</w:t>
      </w:r>
      <w:r>
        <w:rPr>
          <w:sz w:val="24"/>
          <w:lang w:val="en-US"/>
        </w:rPr>
        <w:t xml:space="preserve">: aducir, conducir, deducir, inducir, introducir, producir, reducir, seducir, traducir </w:t>
      </w:r>
      <w:r>
        <w:rPr>
          <w:sz w:val="24"/>
        </w:rPr>
        <w:t>и</w:t>
      </w:r>
      <w:r>
        <w:rPr>
          <w:sz w:val="24"/>
          <w:lang w:val="en-US"/>
        </w:rPr>
        <w:t xml:space="preserve"> </w:t>
      </w:r>
      <w:r>
        <w:rPr>
          <w:sz w:val="24"/>
        </w:rPr>
        <w:t>др</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pPr>
      <w:r>
        <w:rPr>
          <w:i/>
          <w:sz w:val="24"/>
        </w:rPr>
        <w:t xml:space="preserve">8. Отклоняющиеся глаголы </w:t>
      </w:r>
      <w:r>
        <w:rPr>
          <w:i/>
          <w:sz w:val="24"/>
          <w:lang w:val="en-US"/>
        </w:rPr>
        <w:t>VIII</w:t>
      </w:r>
      <w:r>
        <w:rPr>
          <w:i/>
          <w:sz w:val="24"/>
        </w:rPr>
        <w:t xml:space="preserve"> группы</w:t>
      </w:r>
    </w:p>
    <w:p>
      <w:pPr>
        <w:pStyle w:val="Normal1"/>
        <w:spacing w:lineRule="auto" w:line="240"/>
        <w:ind w:firstLine="284" w:end="0"/>
        <w:rPr/>
      </w:pPr>
      <w:r>
        <w:rPr>
          <w:sz w:val="24"/>
        </w:rPr>
        <w:t>В данную группу входят глаголы, оканчивающиеся на -</w:t>
      </w:r>
      <w:r>
        <w:rPr>
          <w:b/>
          <w:sz w:val="24"/>
          <w:lang w:val="en-US"/>
        </w:rPr>
        <w:t>uir</w:t>
      </w:r>
      <w:r>
        <w:rPr>
          <w:sz w:val="24"/>
        </w:rPr>
        <w:t xml:space="preserve">. У них после глагольного корня появляется </w:t>
      </w:r>
      <w:r>
        <w:rPr>
          <w:b/>
          <w:sz w:val="24"/>
        </w:rPr>
        <w:t>у</w:t>
      </w:r>
      <w:r>
        <w:rPr>
          <w:sz w:val="24"/>
        </w:rPr>
        <w:t xml:space="preserve"> перед буквами </w:t>
      </w:r>
      <w:r>
        <w:rPr>
          <w:b/>
          <w:sz w:val="24"/>
        </w:rPr>
        <w:t>а, e, о</w:t>
      </w:r>
      <w:r>
        <w:rPr>
          <w:sz w:val="24"/>
        </w:rPr>
        <w:t>.</w:t>
      </w:r>
    </w:p>
    <w:p>
      <w:pPr>
        <w:pStyle w:val="Normal1"/>
        <w:spacing w:lineRule="auto" w:line="240"/>
        <w:ind w:firstLine="284" w:end="0"/>
        <w:jc w:val="center"/>
        <w:rPr/>
      </w:pPr>
      <w:r>
        <w:rPr>
          <w:b/>
          <w:sz w:val="24"/>
        </w:rPr>
        <w:t xml:space="preserve">у </w:t>
      </w:r>
      <w:r>
        <w:rPr>
          <w:bCs/>
          <w:sz w:val="24"/>
        </w:rPr>
        <w:t>перед</w:t>
      </w:r>
      <w:r>
        <w:rPr>
          <w:b/>
          <w:sz w:val="24"/>
        </w:rPr>
        <w:t xml:space="preserve"> а, e, о</w:t>
      </w:r>
    </w:p>
    <w:p>
      <w:pPr>
        <w:pStyle w:val="Normal1"/>
        <w:spacing w:lineRule="auto" w:line="240"/>
        <w:ind w:firstLine="284" w:end="0"/>
        <w:jc w:val="center"/>
        <w:rPr/>
      </w:pPr>
      <w:r>
        <w:rPr/>
        <w:t>Huir</w:t>
      </w:r>
    </w:p>
    <w:tbl>
      <w:tblPr>
        <w:tblW w:w="10632" w:type="dxa"/>
        <w:jc w:val="start"/>
        <w:tblInd w:w="40" w:type="dxa"/>
        <w:tblLayout w:type="fixed"/>
        <w:tblCellMar>
          <w:top w:w="0" w:type="dxa"/>
          <w:start w:w="40" w:type="dxa"/>
          <w:bottom w:w="0" w:type="dxa"/>
          <w:end w:w="40" w:type="dxa"/>
        </w:tblCellMar>
      </w:tblPr>
      <w:tblGrid>
        <w:gridCol w:w="2694"/>
        <w:gridCol w:w="2622"/>
        <w:gridCol w:w="2622"/>
        <w:gridCol w:w="2694"/>
      </w:tblGrid>
      <w:tr>
        <w:trPr>
          <w:trHeight w:val="780" w:hRule="exact"/>
        </w:trPr>
        <w:tc>
          <w:tcPr>
            <w:tcW w:w="2694" w:type="dxa"/>
            <w:tcBorders>
              <w:top w:val="single" w:sz="6" w:space="0" w:color="000000"/>
              <w:start w:val="single" w:sz="4"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Presente  de indicativo</w:t>
            </w:r>
          </w:p>
          <w:p>
            <w:pPr>
              <w:pStyle w:val="Normal1"/>
              <w:spacing w:lineRule="auto" w:line="240"/>
              <w:jc w:val="center"/>
              <w:rPr>
                <w:i/>
                <w:i/>
                <w:sz w:val="24"/>
                <w:lang w:val="en-US"/>
              </w:rPr>
            </w:pPr>
            <w:r>
              <w:rPr>
                <w:i/>
                <w:sz w:val="24"/>
                <w:lang w:val="en-US"/>
              </w:rPr>
            </w:r>
          </w:p>
        </w:tc>
        <w:tc>
          <w:tcPr>
            <w:tcW w:w="262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Presente de subjuntivo</w:t>
            </w:r>
          </w:p>
          <w:p>
            <w:pPr>
              <w:pStyle w:val="Normal1"/>
              <w:spacing w:lineRule="auto" w:line="240"/>
              <w:jc w:val="center"/>
              <w:rPr>
                <w:i/>
                <w:i/>
                <w:sz w:val="24"/>
                <w:lang w:val="en-US"/>
              </w:rPr>
            </w:pPr>
            <w:r>
              <w:rPr>
                <w:i/>
                <w:sz w:val="24"/>
                <w:lang w:val="en-US"/>
              </w:rPr>
            </w:r>
          </w:p>
        </w:tc>
        <w:tc>
          <w:tcPr>
            <w:tcW w:w="2622"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Imperativo</w:t>
            </w:r>
          </w:p>
          <w:p>
            <w:pPr>
              <w:pStyle w:val="Normal1"/>
              <w:spacing w:lineRule="auto" w:line="240"/>
              <w:jc w:val="center"/>
              <w:rPr>
                <w:i/>
                <w:i/>
                <w:sz w:val="24"/>
                <w:lang w:val="en-US"/>
              </w:rPr>
            </w:pPr>
            <w:r>
              <w:rPr>
                <w:i/>
                <w:sz w:val="24"/>
                <w:lang w:val="en-US"/>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sz w:val="24"/>
                <w:lang w:val="en-US"/>
              </w:rPr>
            </w:pPr>
            <w:r>
              <w:rPr>
                <w:i/>
                <w:sz w:val="24"/>
                <w:lang w:val="en-US"/>
              </w:rPr>
              <w:t>Preterito indefinido de indicativo</w:t>
            </w:r>
          </w:p>
          <w:p>
            <w:pPr>
              <w:pStyle w:val="Normal1"/>
              <w:spacing w:lineRule="auto" w:line="240"/>
              <w:jc w:val="center"/>
              <w:rPr>
                <w:i/>
                <w:i/>
                <w:sz w:val="24"/>
                <w:lang w:val="en-US"/>
              </w:rPr>
            </w:pPr>
            <w:r>
              <w:rPr>
                <w:i/>
                <w:sz w:val="24"/>
                <w:lang w:val="en-US"/>
              </w:rPr>
            </w:r>
          </w:p>
        </w:tc>
      </w:tr>
      <w:tr>
        <w:trPr>
          <w:trHeight w:val="1702" w:hRule="exact"/>
        </w:trPr>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527" w:end="0"/>
              <w:jc w:val="start"/>
              <w:rPr/>
            </w:pPr>
            <w:r>
              <w:rPr>
                <w:sz w:val="24"/>
                <w:lang w:val="en-US"/>
              </w:rPr>
              <w:t xml:space="preserve"> </w:t>
            </w:r>
            <w:r>
              <w:rPr>
                <w:sz w:val="24"/>
                <w:lang w:val="en-US"/>
              </w:rPr>
              <w:t>hu</w:t>
            </w:r>
            <w:r>
              <w:rPr>
                <w:b/>
                <w:bCs/>
                <w:sz w:val="24"/>
                <w:lang w:val="en-US"/>
              </w:rPr>
              <w:t>y</w:t>
            </w:r>
            <w:r>
              <w:rPr>
                <w:sz w:val="24"/>
                <w:lang w:val="en-US"/>
              </w:rPr>
              <w:t xml:space="preserve">o </w:t>
            </w:r>
          </w:p>
          <w:p>
            <w:pPr>
              <w:pStyle w:val="Normal1"/>
              <w:spacing w:lineRule="auto" w:line="240"/>
              <w:ind w:firstLine="527" w:end="0"/>
              <w:jc w:val="start"/>
              <w:rPr/>
            </w:pPr>
            <w:r>
              <w:rPr>
                <w:sz w:val="24"/>
                <w:lang w:val="en-US"/>
              </w:rPr>
              <w:t xml:space="preserve"> </w:t>
            </w:r>
            <w:r>
              <w:rPr>
                <w:sz w:val="24"/>
                <w:lang w:val="en-US"/>
              </w:rPr>
              <w:t>hu</w:t>
            </w:r>
            <w:r>
              <w:rPr>
                <w:b/>
                <w:bCs/>
                <w:sz w:val="24"/>
                <w:lang w:val="en-US"/>
              </w:rPr>
              <w:t>y</w:t>
            </w:r>
            <w:r>
              <w:rPr>
                <w:sz w:val="24"/>
                <w:lang w:val="en-US"/>
              </w:rPr>
              <w:t xml:space="preserve">es </w:t>
            </w:r>
          </w:p>
          <w:p>
            <w:pPr>
              <w:pStyle w:val="Normal1"/>
              <w:spacing w:lineRule="auto" w:line="240"/>
              <w:ind w:firstLine="527" w:end="0"/>
              <w:jc w:val="start"/>
              <w:rPr/>
            </w:pPr>
            <w:r>
              <w:rPr>
                <w:sz w:val="24"/>
                <w:lang w:val="en-US"/>
              </w:rPr>
              <w:t xml:space="preserve"> </w:t>
            </w:r>
            <w:r>
              <w:rPr>
                <w:sz w:val="24"/>
                <w:lang w:val="en-US"/>
              </w:rPr>
              <w:t>bu</w:t>
            </w:r>
            <w:r>
              <w:rPr>
                <w:b/>
                <w:bCs/>
                <w:sz w:val="24"/>
                <w:lang w:val="en-US"/>
              </w:rPr>
              <w:t>y</w:t>
            </w:r>
            <w:r>
              <w:rPr>
                <w:sz w:val="24"/>
                <w:lang w:val="en-US"/>
              </w:rPr>
              <w:t xml:space="preserve">e </w:t>
            </w:r>
          </w:p>
          <w:p>
            <w:pPr>
              <w:pStyle w:val="Normal1"/>
              <w:spacing w:lineRule="auto" w:line="240"/>
              <w:ind w:firstLine="527" w:end="0"/>
              <w:jc w:val="start"/>
              <w:rPr>
                <w:sz w:val="24"/>
                <w:lang w:val="en-US"/>
              </w:rPr>
            </w:pPr>
            <w:r>
              <w:rPr>
                <w:sz w:val="24"/>
                <w:lang w:val="en-US"/>
              </w:rPr>
              <w:t xml:space="preserve"> </w:t>
            </w:r>
            <w:r>
              <w:rPr>
                <w:sz w:val="24"/>
                <w:lang w:val="en-US"/>
              </w:rPr>
              <w:t xml:space="preserve">huimos </w:t>
            </w:r>
          </w:p>
          <w:p>
            <w:pPr>
              <w:pStyle w:val="Normal1"/>
              <w:spacing w:lineRule="auto" w:line="240"/>
              <w:ind w:firstLine="527" w:end="0"/>
              <w:jc w:val="start"/>
              <w:rPr>
                <w:sz w:val="24"/>
                <w:lang w:val="en-US"/>
              </w:rPr>
            </w:pPr>
            <w:r>
              <w:rPr>
                <w:sz w:val="24"/>
                <w:lang w:val="en-US"/>
              </w:rPr>
              <w:t xml:space="preserve"> </w:t>
            </w:r>
            <w:r>
              <w:rPr>
                <w:sz w:val="24"/>
                <w:lang w:val="en-US"/>
              </w:rPr>
              <w:t xml:space="preserve">huís </w:t>
            </w:r>
          </w:p>
          <w:p>
            <w:pPr>
              <w:pStyle w:val="Normal1"/>
              <w:spacing w:lineRule="auto" w:line="240"/>
              <w:ind w:firstLine="527" w:end="0"/>
              <w:jc w:val="start"/>
              <w:rPr/>
            </w:pPr>
            <w:r>
              <w:rPr>
                <w:sz w:val="24"/>
                <w:lang w:val="en-US"/>
              </w:rPr>
              <w:t xml:space="preserve"> </w:t>
            </w:r>
            <w:r>
              <w:rPr>
                <w:sz w:val="24"/>
                <w:lang w:val="en-US"/>
              </w:rPr>
              <w:t>hu</w:t>
            </w:r>
            <w:r>
              <w:rPr>
                <w:b/>
                <w:bCs/>
                <w:sz w:val="24"/>
                <w:lang w:val="en-US"/>
              </w:rPr>
              <w:t>y</w:t>
            </w:r>
            <w:r>
              <w:rPr>
                <w:sz w:val="24"/>
                <w:lang w:val="en-US"/>
              </w:rPr>
              <w:t>en</w:t>
            </w:r>
          </w:p>
          <w:p>
            <w:pPr>
              <w:pStyle w:val="Normal1"/>
              <w:spacing w:lineRule="auto" w:line="240"/>
              <w:jc w:val="center"/>
              <w:rPr>
                <w:sz w:val="24"/>
                <w:lang w:val="en-US"/>
              </w:rPr>
            </w:pPr>
            <w:r>
              <w:rPr>
                <w:sz w:val="24"/>
                <w:lang w:val="en-US"/>
              </w:rPr>
            </w:r>
          </w:p>
        </w:tc>
        <w:tc>
          <w:tcPr>
            <w:tcW w:w="2622"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527" w:end="0"/>
              <w:jc w:val="start"/>
              <w:rPr/>
            </w:pPr>
            <w:r>
              <w:rPr>
                <w:sz w:val="24"/>
                <w:lang w:val="en-US"/>
              </w:rPr>
              <w:t>hu</w:t>
            </w:r>
            <w:r>
              <w:rPr>
                <w:b/>
                <w:bCs/>
                <w:sz w:val="24"/>
                <w:lang w:val="en-US"/>
              </w:rPr>
              <w:t>y</w:t>
            </w:r>
            <w:r>
              <w:rPr>
                <w:sz w:val="24"/>
                <w:lang w:val="en-US"/>
              </w:rPr>
              <w:t xml:space="preserve">a </w:t>
            </w:r>
          </w:p>
          <w:p>
            <w:pPr>
              <w:pStyle w:val="Normal1"/>
              <w:spacing w:lineRule="auto" w:line="240"/>
              <w:ind w:firstLine="527" w:end="0"/>
              <w:jc w:val="start"/>
              <w:rPr/>
            </w:pPr>
            <w:r>
              <w:rPr>
                <w:sz w:val="24"/>
                <w:lang w:val="en-US"/>
              </w:rPr>
              <w:t>hu</w:t>
            </w:r>
            <w:r>
              <w:rPr>
                <w:b/>
                <w:bCs/>
                <w:sz w:val="24"/>
                <w:lang w:val="en-US"/>
              </w:rPr>
              <w:t>y</w:t>
            </w:r>
            <w:r>
              <w:rPr>
                <w:sz w:val="24"/>
                <w:lang w:val="en-US"/>
              </w:rPr>
              <w:t xml:space="preserve">as </w:t>
            </w:r>
          </w:p>
          <w:p>
            <w:pPr>
              <w:pStyle w:val="Normal1"/>
              <w:spacing w:lineRule="auto" w:line="240"/>
              <w:ind w:firstLine="527" w:end="0"/>
              <w:jc w:val="start"/>
              <w:rPr/>
            </w:pPr>
            <w:r>
              <w:rPr>
                <w:sz w:val="24"/>
                <w:lang w:val="en-US"/>
              </w:rPr>
              <w:t>hu</w:t>
            </w:r>
            <w:r>
              <w:rPr>
                <w:b/>
                <w:bCs/>
                <w:sz w:val="24"/>
                <w:lang w:val="en-US"/>
              </w:rPr>
              <w:t>y</w:t>
            </w:r>
            <w:r>
              <w:rPr>
                <w:sz w:val="24"/>
                <w:lang w:val="en-US"/>
              </w:rPr>
              <w:t xml:space="preserve">a </w:t>
            </w:r>
          </w:p>
          <w:p>
            <w:pPr>
              <w:pStyle w:val="Normal1"/>
              <w:spacing w:lineRule="auto" w:line="240"/>
              <w:ind w:firstLine="527" w:end="0"/>
              <w:jc w:val="start"/>
              <w:rPr/>
            </w:pPr>
            <w:r>
              <w:rPr>
                <w:sz w:val="24"/>
                <w:lang w:val="en-US"/>
              </w:rPr>
              <w:t>hu</w:t>
            </w:r>
            <w:r>
              <w:rPr>
                <w:b/>
                <w:bCs/>
                <w:sz w:val="24"/>
                <w:lang w:val="en-US"/>
              </w:rPr>
              <w:t>y</w:t>
            </w:r>
            <w:r>
              <w:rPr>
                <w:sz w:val="24"/>
                <w:lang w:val="en-US"/>
              </w:rPr>
              <w:t xml:space="preserve">amos </w:t>
            </w:r>
          </w:p>
          <w:p>
            <w:pPr>
              <w:pStyle w:val="Normal1"/>
              <w:spacing w:lineRule="auto" w:line="240"/>
              <w:ind w:firstLine="527" w:end="0"/>
              <w:jc w:val="start"/>
              <w:rPr/>
            </w:pPr>
            <w:r>
              <w:rPr>
                <w:sz w:val="24"/>
                <w:lang w:val="en-US"/>
              </w:rPr>
              <w:t>hu</w:t>
            </w:r>
            <w:r>
              <w:rPr>
                <w:b/>
                <w:bCs/>
                <w:sz w:val="24"/>
                <w:lang w:val="en-US"/>
              </w:rPr>
              <w:t>y</w:t>
            </w:r>
            <w:r>
              <w:rPr>
                <w:sz w:val="24"/>
                <w:lang w:val="en-US"/>
              </w:rPr>
              <w:t xml:space="preserve">áis </w:t>
            </w:r>
          </w:p>
          <w:p>
            <w:pPr>
              <w:pStyle w:val="Normal1"/>
              <w:spacing w:lineRule="auto" w:line="240"/>
              <w:ind w:firstLine="527" w:end="0"/>
              <w:jc w:val="start"/>
              <w:rPr/>
            </w:pPr>
            <w:r>
              <w:rPr>
                <w:sz w:val="24"/>
                <w:lang w:val="en-US"/>
              </w:rPr>
              <w:t>hu</w:t>
            </w:r>
            <w:r>
              <w:rPr>
                <w:b/>
                <w:bCs/>
                <w:sz w:val="24"/>
                <w:lang w:val="en-US"/>
              </w:rPr>
              <w:t>y</w:t>
            </w:r>
            <w:r>
              <w:rPr>
                <w:sz w:val="24"/>
                <w:lang w:val="en-US"/>
              </w:rPr>
              <w:t>an</w:t>
            </w:r>
          </w:p>
          <w:p>
            <w:pPr>
              <w:pStyle w:val="Normal1"/>
              <w:spacing w:lineRule="auto" w:line="240"/>
              <w:jc w:val="center"/>
              <w:rPr>
                <w:sz w:val="24"/>
                <w:lang w:val="en-US"/>
              </w:rPr>
            </w:pPr>
            <w:r>
              <w:rPr>
                <w:sz w:val="24"/>
                <w:lang w:val="en-US"/>
              </w:rPr>
            </w:r>
          </w:p>
        </w:tc>
        <w:tc>
          <w:tcPr>
            <w:tcW w:w="2622"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598" w:end="0"/>
              <w:jc w:val="start"/>
              <w:rPr>
                <w:sz w:val="24"/>
                <w:lang w:val="en-US"/>
              </w:rPr>
            </w:pPr>
            <w:r>
              <w:rPr>
                <w:sz w:val="24"/>
                <w:lang w:val="en-US"/>
              </w:rPr>
              <w:t xml:space="preserve">  —</w:t>
            </w:r>
          </w:p>
          <w:p>
            <w:pPr>
              <w:pStyle w:val="Normal1"/>
              <w:spacing w:lineRule="auto" w:line="240"/>
              <w:ind w:firstLine="598" w:end="0"/>
              <w:jc w:val="start"/>
              <w:rPr/>
            </w:pPr>
            <w:r>
              <w:rPr>
                <w:sz w:val="24"/>
                <w:lang w:val="en-US"/>
              </w:rPr>
              <w:t>hu</w:t>
            </w:r>
            <w:r>
              <w:rPr>
                <w:b/>
                <w:bCs/>
                <w:sz w:val="24"/>
                <w:lang w:val="en-US"/>
              </w:rPr>
              <w:t>y</w:t>
            </w:r>
            <w:r>
              <w:rPr>
                <w:sz w:val="24"/>
                <w:lang w:val="en-US"/>
              </w:rPr>
              <w:t xml:space="preserve">e </w:t>
            </w:r>
          </w:p>
          <w:p>
            <w:pPr>
              <w:pStyle w:val="Normal1"/>
              <w:spacing w:lineRule="auto" w:line="240"/>
              <w:ind w:firstLine="598" w:end="0"/>
              <w:jc w:val="start"/>
              <w:rPr/>
            </w:pPr>
            <w:r>
              <w:rPr>
                <w:sz w:val="24"/>
                <w:lang w:val="en-US"/>
              </w:rPr>
              <w:t>hu</w:t>
            </w:r>
            <w:r>
              <w:rPr>
                <w:b/>
                <w:bCs/>
                <w:sz w:val="24"/>
                <w:lang w:val="en-US"/>
              </w:rPr>
              <w:t>y</w:t>
            </w:r>
            <w:r>
              <w:rPr>
                <w:sz w:val="24"/>
                <w:lang w:val="en-US"/>
              </w:rPr>
              <w:t xml:space="preserve">a </w:t>
            </w:r>
          </w:p>
          <w:p>
            <w:pPr>
              <w:pStyle w:val="Normal1"/>
              <w:spacing w:lineRule="auto" w:line="240"/>
              <w:ind w:firstLine="598" w:end="0"/>
              <w:jc w:val="start"/>
              <w:rPr/>
            </w:pPr>
            <w:r>
              <w:rPr>
                <w:sz w:val="24"/>
                <w:lang w:val="en-US"/>
              </w:rPr>
              <w:t>hu</w:t>
            </w:r>
            <w:r>
              <w:rPr>
                <w:b/>
                <w:bCs/>
                <w:sz w:val="24"/>
                <w:lang w:val="en-US"/>
              </w:rPr>
              <w:t>y</w:t>
            </w:r>
            <w:r>
              <w:rPr>
                <w:sz w:val="24"/>
                <w:lang w:val="en-US"/>
              </w:rPr>
              <w:t xml:space="preserve">amos </w:t>
            </w:r>
          </w:p>
          <w:p>
            <w:pPr>
              <w:pStyle w:val="Normal1"/>
              <w:spacing w:lineRule="auto" w:line="240"/>
              <w:ind w:firstLine="598" w:end="0"/>
              <w:jc w:val="start"/>
              <w:rPr>
                <w:sz w:val="24"/>
                <w:lang w:val="en-US"/>
              </w:rPr>
            </w:pPr>
            <w:r>
              <w:rPr>
                <w:sz w:val="24"/>
                <w:lang w:val="en-US"/>
              </w:rPr>
              <w:t xml:space="preserve">huid </w:t>
            </w:r>
          </w:p>
          <w:p>
            <w:pPr>
              <w:pStyle w:val="Normal1"/>
              <w:spacing w:lineRule="auto" w:line="240"/>
              <w:ind w:firstLine="598" w:end="0"/>
              <w:jc w:val="start"/>
              <w:rPr/>
            </w:pPr>
            <w:r>
              <w:rPr>
                <w:sz w:val="24"/>
                <w:lang w:val="en-US"/>
              </w:rPr>
              <w:t>hu</w:t>
            </w:r>
            <w:r>
              <w:rPr>
                <w:b/>
                <w:bCs/>
                <w:sz w:val="24"/>
                <w:lang w:val="en-US"/>
              </w:rPr>
              <w:t>y</w:t>
            </w:r>
            <w:r>
              <w:rPr>
                <w:sz w:val="24"/>
                <w:lang w:val="en-US"/>
              </w:rPr>
              <w:t>an</w:t>
            </w:r>
          </w:p>
          <w:p>
            <w:pPr>
              <w:pStyle w:val="Normal1"/>
              <w:spacing w:lineRule="auto" w:line="240"/>
              <w:jc w:val="center"/>
              <w:rPr>
                <w:sz w:val="24"/>
                <w:lang w:val="en-US"/>
              </w:rPr>
            </w:pPr>
            <w:r>
              <w:rPr>
                <w:sz w:val="24"/>
                <w:lang w:val="en-US"/>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ind w:firstLine="527" w:end="0"/>
              <w:jc w:val="start"/>
              <w:rPr>
                <w:sz w:val="24"/>
                <w:lang w:val="en-US"/>
              </w:rPr>
            </w:pPr>
            <w:r>
              <w:rPr>
                <w:sz w:val="24"/>
                <w:lang w:val="en-US"/>
              </w:rPr>
              <w:t xml:space="preserve">huí </w:t>
            </w:r>
          </w:p>
          <w:p>
            <w:pPr>
              <w:pStyle w:val="Normal1"/>
              <w:spacing w:lineRule="auto" w:line="240"/>
              <w:ind w:firstLine="527" w:end="0"/>
              <w:jc w:val="start"/>
              <w:rPr>
                <w:sz w:val="24"/>
                <w:lang w:val="en-US"/>
              </w:rPr>
            </w:pPr>
            <w:r>
              <w:rPr>
                <w:sz w:val="24"/>
                <w:lang w:val="en-US"/>
              </w:rPr>
              <w:t xml:space="preserve">huiste </w:t>
            </w:r>
          </w:p>
          <w:p>
            <w:pPr>
              <w:pStyle w:val="Normal1"/>
              <w:spacing w:lineRule="auto" w:line="240"/>
              <w:ind w:firstLine="527" w:end="0"/>
              <w:jc w:val="start"/>
              <w:rPr/>
            </w:pPr>
            <w:r>
              <w:rPr>
                <w:sz w:val="24"/>
                <w:lang w:val="en-US"/>
              </w:rPr>
              <w:t>hu</w:t>
            </w:r>
            <w:r>
              <w:rPr>
                <w:b/>
                <w:bCs/>
                <w:sz w:val="24"/>
                <w:lang w:val="en-US"/>
              </w:rPr>
              <w:t>y</w:t>
            </w:r>
            <w:r>
              <w:rPr>
                <w:sz w:val="24"/>
                <w:lang w:val="en-US"/>
              </w:rPr>
              <w:t xml:space="preserve">ó </w:t>
            </w:r>
          </w:p>
          <w:p>
            <w:pPr>
              <w:pStyle w:val="Normal1"/>
              <w:spacing w:lineRule="auto" w:line="240"/>
              <w:ind w:firstLine="527" w:end="0"/>
              <w:jc w:val="start"/>
              <w:rPr/>
            </w:pPr>
            <w:r>
              <w:rPr>
                <w:sz w:val="24"/>
                <w:lang w:val="en-US"/>
              </w:rPr>
              <w:t xml:space="preserve">huimos </w:t>
            </w:r>
          </w:p>
          <w:p>
            <w:pPr>
              <w:pStyle w:val="Normal1"/>
              <w:spacing w:lineRule="auto" w:line="240"/>
              <w:ind w:firstLine="527" w:end="0"/>
              <w:jc w:val="start"/>
              <w:rPr>
                <w:sz w:val="24"/>
                <w:lang w:val="en-US"/>
              </w:rPr>
            </w:pPr>
            <w:r>
              <w:rPr>
                <w:sz w:val="24"/>
                <w:lang w:val="en-US"/>
              </w:rPr>
              <w:t xml:space="preserve">huisteis </w:t>
            </w:r>
          </w:p>
          <w:p>
            <w:pPr>
              <w:pStyle w:val="Normal1"/>
              <w:spacing w:lineRule="auto" w:line="240"/>
              <w:ind w:firstLine="527" w:end="0"/>
              <w:jc w:val="start"/>
              <w:rPr/>
            </w:pPr>
            <w:r>
              <w:rPr>
                <w:sz w:val="24"/>
                <w:lang w:val="en-US"/>
              </w:rPr>
              <w:t>hu</w:t>
            </w:r>
            <w:r>
              <w:rPr>
                <w:b/>
                <w:bCs/>
                <w:sz w:val="24"/>
                <w:lang w:val="en-US"/>
              </w:rPr>
              <w:t>y</w:t>
            </w:r>
            <w:r>
              <w:rPr>
                <w:sz w:val="24"/>
                <w:lang w:val="en-US"/>
              </w:rPr>
              <w:t>eron</w:t>
            </w:r>
          </w:p>
          <w:p>
            <w:pPr>
              <w:pStyle w:val="Normal1"/>
              <w:spacing w:lineRule="auto" w:line="240"/>
              <w:jc w:val="center"/>
              <w:rPr>
                <w:sz w:val="24"/>
                <w:lang w:val="en-US"/>
              </w:rPr>
            </w:pPr>
            <w:r>
              <w:rPr>
                <w:sz w:val="24"/>
                <w:lang w:val="en-US"/>
              </w:rPr>
            </w:r>
          </w:p>
        </w:tc>
      </w:tr>
      <w:tr>
        <w:trPr>
          <w:trHeight w:val="340" w:hRule="exact"/>
        </w:trPr>
        <w:tc>
          <w:tcPr>
            <w:tcW w:w="2694" w:type="dxa"/>
            <w:tcBorders>
              <w:top w:val="single" w:sz="6" w:space="0" w:color="000000"/>
              <w:end w:val="single" w:sz="6" w:space="0" w:color="000000"/>
            </w:tcBorders>
          </w:tcPr>
          <w:p>
            <w:pPr>
              <w:pStyle w:val="Normal1"/>
              <w:snapToGrid w:val="false"/>
              <w:spacing w:lineRule="auto" w:line="240"/>
              <w:ind w:firstLine="284" w:end="0"/>
              <w:rPr>
                <w:sz w:val="24"/>
                <w:lang w:val="en-US"/>
              </w:rPr>
            </w:pPr>
            <w:r>
              <w:rPr>
                <w:sz w:val="24"/>
                <w:lang w:val="en-US"/>
              </w:rPr>
            </w:r>
          </w:p>
        </w:tc>
        <w:tc>
          <w:tcPr>
            <w:tcW w:w="5244"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i/>
                <w:iCs/>
                <w:sz w:val="24"/>
                <w:lang w:val="en-US"/>
              </w:rPr>
              <w:t>gerundio</w:t>
            </w:r>
            <w:r>
              <w:rPr>
                <w:sz w:val="24"/>
                <w:lang w:val="en-US"/>
              </w:rPr>
              <w:t xml:space="preserve"> — hu</w:t>
            </w:r>
            <w:r>
              <w:rPr>
                <w:b/>
                <w:bCs/>
                <w:sz w:val="24"/>
                <w:lang w:val="en-US"/>
              </w:rPr>
              <w:t>y</w:t>
            </w:r>
            <w:r>
              <w:rPr>
                <w:sz w:val="24"/>
                <w:lang w:val="en-US"/>
              </w:rPr>
              <w:t>endo</w:t>
            </w:r>
          </w:p>
          <w:p>
            <w:pPr>
              <w:pStyle w:val="Normal1"/>
              <w:spacing w:lineRule="auto" w:line="240"/>
              <w:jc w:val="center"/>
              <w:rPr>
                <w:sz w:val="24"/>
                <w:lang w:val="en-US"/>
              </w:rPr>
            </w:pPr>
            <w:r>
              <w:rPr>
                <w:sz w:val="24"/>
                <w:lang w:val="en-US"/>
              </w:rPr>
            </w:r>
          </w:p>
        </w:tc>
        <w:tc>
          <w:tcPr>
            <w:tcW w:w="2694" w:type="dxa"/>
            <w:tcBorders>
              <w:top w:val="single" w:sz="6" w:space="0" w:color="000000"/>
              <w:start w:val="single" w:sz="6" w:space="0" w:color="000000"/>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r>
    </w:tbl>
    <w:p>
      <w:pPr>
        <w:pStyle w:val="Normal1"/>
        <w:spacing w:lineRule="auto" w:line="240"/>
        <w:ind w:firstLine="284" w:end="0"/>
        <w:rPr>
          <w:sz w:val="24"/>
          <w:lang w:val="en-US"/>
        </w:rPr>
      </w:pPr>
      <w:r>
        <w:rPr>
          <w:sz w:val="24"/>
          <w:lang w:val="en-US"/>
        </w:rPr>
      </w:r>
    </w:p>
    <w:p>
      <w:pPr>
        <w:pStyle w:val="Normal1"/>
        <w:spacing w:lineRule="auto" w:line="240"/>
        <w:ind w:firstLine="284" w:end="0"/>
        <w:rPr/>
      </w:pPr>
      <w:r>
        <w:rPr>
          <w:spacing w:val="42"/>
          <w:sz w:val="24"/>
        </w:rPr>
        <w:t>Исключение</w:t>
      </w:r>
      <w:r>
        <w:rPr>
          <w:spacing w:val="42"/>
          <w:sz w:val="24"/>
          <w:lang w:val="en-US"/>
        </w:rPr>
        <w:t>:</w:t>
      </w:r>
      <w:r>
        <w:rPr>
          <w:sz w:val="24"/>
          <w:lang w:val="en-US"/>
        </w:rPr>
        <w:t xml:space="preserve"> </w:t>
      </w:r>
      <w:r>
        <w:rPr>
          <w:sz w:val="24"/>
        </w:rPr>
        <w:t>глагол</w:t>
      </w:r>
      <w:r>
        <w:rPr>
          <w:sz w:val="24"/>
          <w:lang w:val="en-US"/>
        </w:rPr>
        <w:t xml:space="preserve"> </w:t>
      </w:r>
      <w:r>
        <w:rPr>
          <w:b/>
          <w:sz w:val="24"/>
          <w:lang w:val="en-US"/>
        </w:rPr>
        <w:t>inmiscuir</w:t>
      </w:r>
      <w:r>
        <w:rPr>
          <w:sz w:val="24"/>
          <w:lang w:val="en-US"/>
        </w:rPr>
        <w:t xml:space="preserve"> — inmiscuo, inmiscues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w:t>
      </w:r>
    </w:p>
    <w:p>
      <w:pPr>
        <w:pStyle w:val="Normal1"/>
        <w:tabs>
          <w:tab w:val="clear" w:pos="720"/>
          <w:tab w:val="left" w:pos="5812" w:leader="none"/>
        </w:tabs>
        <w:spacing w:lineRule="auto" w:line="240"/>
        <w:ind w:firstLine="284" w:end="0"/>
        <w:rPr/>
      </w:pPr>
      <w:r>
        <w:rPr>
          <w:sz w:val="24"/>
        </w:rPr>
        <w:t>К</w:t>
      </w:r>
      <w:r>
        <w:rPr>
          <w:sz w:val="24"/>
          <w:lang w:val="en-US"/>
        </w:rPr>
        <w:t xml:space="preserve"> </w:t>
      </w:r>
      <w:r>
        <w:rPr>
          <w:sz w:val="24"/>
        </w:rPr>
        <w:t>данной</w:t>
      </w:r>
      <w:r>
        <w:rPr>
          <w:sz w:val="24"/>
          <w:lang w:val="en-US"/>
        </w:rPr>
        <w:t xml:space="preserve"> </w:t>
      </w:r>
      <w:r>
        <w:rPr>
          <w:sz w:val="24"/>
        </w:rPr>
        <w:t>группе</w:t>
      </w:r>
      <w:r>
        <w:rPr>
          <w:sz w:val="24"/>
          <w:lang w:val="en-US"/>
        </w:rPr>
        <w:t xml:space="preserve"> </w:t>
      </w:r>
      <w:r>
        <w:rPr>
          <w:sz w:val="24"/>
        </w:rPr>
        <w:t>относятся</w:t>
      </w:r>
      <w:r>
        <w:rPr>
          <w:sz w:val="24"/>
          <w:lang w:val="en-US"/>
        </w:rPr>
        <w:t xml:space="preserve"> </w:t>
      </w:r>
      <w:r>
        <w:rPr>
          <w:sz w:val="24"/>
        </w:rPr>
        <w:t>глаголы</w:t>
      </w:r>
      <w:r>
        <w:rPr>
          <w:sz w:val="24"/>
          <w:lang w:val="en-US"/>
        </w:rPr>
        <w:t xml:space="preserve">: arguir, atribuir, concluir, constituir, construir, contribuir, destituir, destruir, disminuir, distribuir, excluir, huir, incluir, influir, instituir, instruir, obstruir, restituir, retribuir, su(b)stituir </w:t>
      </w:r>
      <w:r>
        <w:rPr>
          <w:sz w:val="24"/>
        </w:rPr>
        <w:t>и</w:t>
      </w:r>
      <w:r>
        <w:rPr>
          <w:sz w:val="24"/>
          <w:lang w:val="en-US"/>
        </w:rPr>
        <w:t xml:space="preserve"> </w:t>
      </w:r>
      <w:r>
        <w:rPr>
          <w:sz w:val="24"/>
        </w:rPr>
        <w:t>др</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sz w:val="24"/>
        </w:rPr>
      </w:pPr>
      <w:r>
        <w:rPr>
          <w:i/>
          <w:sz w:val="24"/>
        </w:rPr>
        <w:t>9. Отклоняющиеся глаголы IX группы</w:t>
      </w:r>
    </w:p>
    <w:p>
      <w:pPr>
        <w:pStyle w:val="Normal1"/>
        <w:spacing w:lineRule="auto" w:line="240"/>
        <w:ind w:firstLine="284" w:end="0"/>
        <w:rPr/>
      </w:pPr>
      <w:r>
        <w:rPr>
          <w:sz w:val="24"/>
        </w:rPr>
        <w:t xml:space="preserve">В данную группу входят глаголы, оканчивающиеся на </w:t>
      </w:r>
      <w:r>
        <w:rPr>
          <w:b/>
          <w:sz w:val="24"/>
        </w:rPr>
        <w:t>-</w:t>
      </w:r>
      <w:r>
        <w:rPr>
          <w:b/>
          <w:sz w:val="24"/>
          <w:lang w:val="en-US"/>
        </w:rPr>
        <w:t>a</w:t>
      </w:r>
      <w:r>
        <w:rPr>
          <w:b/>
          <w:sz w:val="24"/>
        </w:rPr>
        <w:t>ñ</w:t>
      </w:r>
      <w:r>
        <w:rPr>
          <w:b/>
          <w:sz w:val="24"/>
          <w:lang w:val="en-US"/>
        </w:rPr>
        <w:t>er</w:t>
      </w:r>
      <w:r>
        <w:rPr>
          <w:b/>
          <w:sz w:val="24"/>
        </w:rPr>
        <w:t>, -</w:t>
      </w:r>
      <w:r>
        <w:rPr>
          <w:b/>
          <w:sz w:val="24"/>
          <w:lang w:val="en-US"/>
        </w:rPr>
        <w:t>a</w:t>
      </w:r>
      <w:r>
        <w:rPr>
          <w:b/>
          <w:sz w:val="24"/>
        </w:rPr>
        <w:t>ñ</w:t>
      </w:r>
      <w:r>
        <w:rPr>
          <w:b/>
          <w:sz w:val="24"/>
          <w:lang w:val="en-US"/>
        </w:rPr>
        <w:t>ir</w:t>
      </w:r>
      <w:r>
        <w:rPr>
          <w:b/>
          <w:sz w:val="24"/>
        </w:rPr>
        <w:t>, -</w:t>
      </w:r>
      <w:r>
        <w:rPr>
          <w:b/>
          <w:sz w:val="24"/>
          <w:lang w:val="en-US"/>
        </w:rPr>
        <w:t>i</w:t>
      </w:r>
      <w:r>
        <w:rPr>
          <w:b/>
          <w:sz w:val="24"/>
        </w:rPr>
        <w:t>ñ</w:t>
      </w:r>
      <w:r>
        <w:rPr>
          <w:b/>
          <w:sz w:val="24"/>
          <w:lang w:val="en-US"/>
        </w:rPr>
        <w:t>ir</w:t>
      </w:r>
      <w:r>
        <w:rPr>
          <w:b/>
          <w:sz w:val="24"/>
        </w:rPr>
        <w:t>, -</w:t>
      </w:r>
      <w:r>
        <w:rPr>
          <w:b/>
          <w:sz w:val="24"/>
          <w:lang w:val="en-US"/>
        </w:rPr>
        <w:t>u</w:t>
      </w:r>
      <w:r>
        <w:rPr>
          <w:b/>
          <w:sz w:val="24"/>
        </w:rPr>
        <w:t>ñ</w:t>
      </w:r>
      <w:r>
        <w:rPr>
          <w:b/>
          <w:sz w:val="24"/>
          <w:lang w:val="en-US"/>
        </w:rPr>
        <w:t>ir</w:t>
      </w:r>
      <w:r>
        <w:rPr>
          <w:b/>
          <w:sz w:val="24"/>
        </w:rPr>
        <w:t>, -</w:t>
      </w:r>
      <w:r>
        <w:rPr>
          <w:b/>
          <w:sz w:val="24"/>
          <w:lang w:val="en-US"/>
        </w:rPr>
        <w:t>eller</w:t>
      </w:r>
      <w:r>
        <w:rPr>
          <w:b/>
          <w:sz w:val="24"/>
        </w:rPr>
        <w:t>, -</w:t>
      </w:r>
      <w:r>
        <w:rPr>
          <w:b/>
          <w:sz w:val="24"/>
          <w:lang w:val="en-US"/>
        </w:rPr>
        <w:t>ullir</w:t>
      </w:r>
      <w:r>
        <w:rPr>
          <w:sz w:val="24"/>
        </w:rPr>
        <w:t>.</w:t>
      </w:r>
    </w:p>
    <w:p>
      <w:pPr>
        <w:pStyle w:val="Normal1"/>
        <w:spacing w:lineRule="auto" w:line="240"/>
        <w:ind w:firstLine="284" w:end="0"/>
        <w:rPr/>
      </w:pPr>
      <w:r>
        <w:rPr>
          <w:sz w:val="24"/>
        </w:rPr>
        <w:t xml:space="preserve">Их особенностью является выпадение </w:t>
      </w:r>
      <w:r>
        <w:rPr>
          <w:b/>
          <w:sz w:val="24"/>
          <w:lang w:val="en-US"/>
        </w:rPr>
        <w:t>i</w:t>
      </w:r>
      <w:r>
        <w:rPr>
          <w:sz w:val="24"/>
        </w:rPr>
        <w:t xml:space="preserve"> в целом ряде лиц </w:t>
      </w:r>
      <w:r>
        <w:rPr>
          <w:sz w:val="24"/>
          <w:lang w:val="en-US"/>
        </w:rPr>
        <w:t>preterito</w:t>
      </w:r>
      <w:r>
        <w:rPr>
          <w:sz w:val="24"/>
        </w:rPr>
        <w:t xml:space="preserve"> </w:t>
      </w:r>
      <w:r>
        <w:rPr>
          <w:sz w:val="24"/>
          <w:lang w:val="en-US"/>
        </w:rPr>
        <w:t>indefinido</w:t>
      </w:r>
      <w:r>
        <w:rPr>
          <w:sz w:val="24"/>
        </w:rPr>
        <w:t xml:space="preserve"> </w:t>
      </w:r>
      <w:r>
        <w:rPr>
          <w:sz w:val="24"/>
          <w:lang w:val="en-US"/>
        </w:rPr>
        <w:t>de</w:t>
      </w:r>
      <w:r>
        <w:rPr>
          <w:sz w:val="24"/>
        </w:rPr>
        <w:t xml:space="preserve"> </w:t>
      </w:r>
      <w:r>
        <w:rPr>
          <w:sz w:val="24"/>
          <w:lang w:val="en-US"/>
        </w:rPr>
        <w:t>indicativo</w:t>
      </w:r>
      <w:r>
        <w:rPr>
          <w:sz w:val="24"/>
        </w:rPr>
        <w:t xml:space="preserve">, </w:t>
      </w:r>
      <w:r>
        <w:rPr>
          <w:sz w:val="24"/>
          <w:lang w:val="en-US"/>
        </w:rPr>
        <w:t>pret</w:t>
      </w:r>
      <w:r>
        <w:rPr>
          <w:sz w:val="24"/>
        </w:rPr>
        <w:t>é</w:t>
      </w:r>
      <w:r>
        <w:rPr>
          <w:sz w:val="24"/>
          <w:lang w:val="en-US"/>
        </w:rPr>
        <w:t>rito</w:t>
      </w:r>
      <w:r>
        <w:rPr>
          <w:sz w:val="24"/>
        </w:rPr>
        <w:t xml:space="preserve"> </w:t>
      </w:r>
      <w:r>
        <w:rPr>
          <w:sz w:val="24"/>
          <w:lang w:val="en-US"/>
        </w:rPr>
        <w:t>imperfecto</w:t>
      </w:r>
      <w:r>
        <w:rPr>
          <w:sz w:val="24"/>
        </w:rPr>
        <w:t xml:space="preserve"> и </w:t>
      </w:r>
      <w:r>
        <w:rPr>
          <w:sz w:val="24"/>
          <w:lang w:val="en-US"/>
        </w:rPr>
        <w:t>futuro</w:t>
      </w:r>
      <w:r>
        <w:rPr>
          <w:sz w:val="24"/>
        </w:rPr>
        <w:t xml:space="preserve"> </w:t>
      </w:r>
      <w:r>
        <w:rPr>
          <w:sz w:val="24"/>
          <w:lang w:val="en-US"/>
        </w:rPr>
        <w:t>imperfecto</w:t>
      </w:r>
      <w:r>
        <w:rPr>
          <w:sz w:val="24"/>
        </w:rPr>
        <w:t xml:space="preserve"> </w:t>
      </w:r>
      <w:r>
        <w:rPr>
          <w:sz w:val="24"/>
          <w:lang w:val="en-US"/>
        </w:rPr>
        <w:t>de</w:t>
      </w:r>
      <w:r>
        <w:rPr>
          <w:sz w:val="24"/>
        </w:rPr>
        <w:t xml:space="preserve"> </w:t>
      </w:r>
      <w:r>
        <w:rPr>
          <w:sz w:val="24"/>
          <w:lang w:val="en-US"/>
        </w:rPr>
        <w:t>subjuntivo</w:t>
      </w:r>
      <w:r>
        <w:rPr>
          <w:sz w:val="24"/>
        </w:rPr>
        <w:t xml:space="preserve"> в связи с тем, что в испанском языке после </w:t>
      </w:r>
      <w:r>
        <w:rPr>
          <w:b/>
          <w:sz w:val="24"/>
        </w:rPr>
        <w:t>ñ</w:t>
      </w:r>
      <w:r>
        <w:rPr>
          <w:sz w:val="24"/>
        </w:rPr>
        <w:t xml:space="preserve"> и </w:t>
      </w:r>
      <w:r>
        <w:rPr>
          <w:b/>
          <w:sz w:val="24"/>
          <w:lang w:val="en-US"/>
        </w:rPr>
        <w:t>ll</w:t>
      </w:r>
      <w:r>
        <w:rPr>
          <w:sz w:val="24"/>
        </w:rPr>
        <w:t xml:space="preserve"> не могут следовать дифтонги </w:t>
      </w:r>
      <w:r>
        <w:rPr>
          <w:b/>
          <w:sz w:val="24"/>
        </w:rPr>
        <w:t>io</w:t>
      </w:r>
      <w:r>
        <w:rPr>
          <w:sz w:val="24"/>
        </w:rPr>
        <w:t xml:space="preserve"> и </w:t>
      </w:r>
      <w:r>
        <w:rPr>
          <w:b/>
          <w:sz w:val="24"/>
          <w:lang w:val="en-US"/>
        </w:rPr>
        <w:t>ie</w:t>
      </w:r>
      <w:r>
        <w:rPr>
          <w:sz w:val="24"/>
        </w:rPr>
        <w:t>.</w:t>
      </w:r>
    </w:p>
    <w:p>
      <w:pPr>
        <w:pStyle w:val="Normal1"/>
        <w:spacing w:lineRule="auto" w:line="240"/>
        <w:ind w:firstLine="284" w:end="0"/>
        <w:jc w:val="center"/>
        <w:rPr>
          <w:b/>
          <w:sz w:val="24"/>
        </w:rPr>
      </w:pPr>
      <w:r>
        <w:rPr>
          <w:b/>
          <w:sz w:val="24"/>
          <w:lang w:val="en-US"/>
        </w:rPr>
        <w:t>io</w:t>
      </w:r>
      <w:r>
        <w:rPr>
          <w:b/>
          <w:sz w:val="24"/>
        </w:rPr>
        <w:t xml:space="preserve">, </w:t>
      </w:r>
      <w:r>
        <w:rPr>
          <w:b/>
          <w:sz w:val="24"/>
          <w:lang w:val="en-US"/>
        </w:rPr>
        <w:t>ie</w:t>
      </w:r>
      <w:r>
        <w:rPr>
          <w:b/>
          <w:sz w:val="24"/>
        </w:rPr>
        <w:t xml:space="preserve"> → о, е </w:t>
      </w:r>
      <w:r>
        <w:rPr>
          <w:bCs/>
          <w:sz w:val="24"/>
        </w:rPr>
        <w:t>после</w:t>
      </w:r>
      <w:r>
        <w:rPr>
          <w:b/>
          <w:sz w:val="24"/>
        </w:rPr>
        <w:t xml:space="preserve"> ñ и </w:t>
      </w:r>
      <w:r>
        <w:rPr>
          <w:b/>
          <w:sz w:val="24"/>
          <w:lang w:val="en-US"/>
        </w:rPr>
        <w:t>ll</w:t>
      </w:r>
    </w:p>
    <w:p>
      <w:pPr>
        <w:pStyle w:val="Normal1"/>
        <w:spacing w:lineRule="auto" w:line="240"/>
        <w:ind w:firstLine="284" w:end="0"/>
        <w:jc w:val="center"/>
        <w:rPr>
          <w:b/>
          <w:sz w:val="24"/>
        </w:rPr>
      </w:pPr>
      <w:r>
        <w:rPr>
          <w:b/>
          <w:sz w:val="24"/>
        </w:rPr>
      </w:r>
    </w:p>
    <w:p>
      <w:pPr>
        <w:pStyle w:val="Normal1"/>
        <w:spacing w:lineRule="auto" w:line="240"/>
        <w:ind w:firstLine="284" w:end="0"/>
        <w:jc w:val="center"/>
        <w:rPr/>
      </w:pPr>
      <w:r>
        <w:rPr/>
        <w:t>Gruñir</w:t>
      </w:r>
    </w:p>
    <w:tbl>
      <w:tblPr>
        <w:tblW w:w="10065" w:type="dxa"/>
        <w:jc w:val="start"/>
        <w:tblInd w:w="40" w:type="dxa"/>
        <w:tblLayout w:type="fixed"/>
        <w:tblCellMar>
          <w:top w:w="0" w:type="dxa"/>
          <w:start w:w="40" w:type="dxa"/>
          <w:bottom w:w="0" w:type="dxa"/>
          <w:end w:w="40" w:type="dxa"/>
        </w:tblCellMar>
      </w:tblPr>
      <w:tblGrid>
        <w:gridCol w:w="3355"/>
        <w:gridCol w:w="3355"/>
        <w:gridCol w:w="3355"/>
      </w:tblGrid>
      <w:tr>
        <w:trPr>
          <w:trHeight w:val="640" w:hRule="exact"/>
        </w:trPr>
        <w:tc>
          <w:tcPr>
            <w:tcW w:w="335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pPr>
            <w:r>
              <w:rPr>
                <w:i/>
                <w:iCs/>
                <w:sz w:val="24"/>
                <w:lang w:val="en-US"/>
              </w:rPr>
              <w:t>Pretérito indefinido de indicativo</w:t>
            </w:r>
          </w:p>
          <w:p>
            <w:pPr>
              <w:pStyle w:val="Normal1"/>
              <w:spacing w:lineRule="auto" w:line="240"/>
              <w:jc w:val="center"/>
              <w:rPr>
                <w:i/>
                <w:i/>
                <w:iCs/>
                <w:sz w:val="24"/>
                <w:lang w:val="en-US"/>
              </w:rPr>
            </w:pPr>
            <w:r>
              <w:rPr>
                <w:i/>
                <w:iCs/>
                <w:sz w:val="24"/>
                <w:lang w:val="en-US"/>
              </w:rPr>
            </w:r>
          </w:p>
        </w:tc>
        <w:tc>
          <w:tcPr>
            <w:tcW w:w="335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iCs/>
                <w:sz w:val="24"/>
                <w:lang w:val="en-US"/>
              </w:rPr>
            </w:pPr>
            <w:r>
              <w:rPr>
                <w:i/>
                <w:iCs/>
                <w:sz w:val="24"/>
                <w:lang w:val="en-US"/>
              </w:rPr>
              <w:t>Pretérito imperfecto de subjuntivo</w:t>
            </w:r>
          </w:p>
          <w:p>
            <w:pPr>
              <w:pStyle w:val="Normal1"/>
              <w:spacing w:lineRule="auto" w:line="240"/>
              <w:jc w:val="center"/>
              <w:rPr>
                <w:i/>
                <w:i/>
                <w:iCs/>
                <w:sz w:val="24"/>
                <w:lang w:val="en-US"/>
              </w:rPr>
            </w:pPr>
            <w:r>
              <w:rPr>
                <w:i/>
                <w:iCs/>
                <w:sz w:val="24"/>
                <w:lang w:val="en-US"/>
              </w:rPr>
            </w:r>
          </w:p>
        </w:tc>
        <w:tc>
          <w:tcPr>
            <w:tcW w:w="3355" w:type="dxa"/>
            <w:tcBorders>
              <w:top w:val="single" w:sz="6" w:space="0" w:color="000000"/>
              <w:start w:val="single" w:sz="6" w:space="0" w:color="000000"/>
              <w:bottom w:val="single" w:sz="6" w:space="0" w:color="000000"/>
              <w:end w:val="single" w:sz="6" w:space="0" w:color="000000"/>
            </w:tcBorders>
          </w:tcPr>
          <w:p>
            <w:pPr>
              <w:pStyle w:val="Normal1"/>
              <w:spacing w:lineRule="auto" w:line="240"/>
              <w:jc w:val="center"/>
              <w:rPr>
                <w:i/>
                <w:i/>
                <w:iCs/>
                <w:sz w:val="24"/>
                <w:lang w:val="en-US"/>
              </w:rPr>
            </w:pPr>
            <w:r>
              <w:rPr>
                <w:i/>
                <w:iCs/>
                <w:sz w:val="24"/>
                <w:lang w:val="en-US"/>
              </w:rPr>
              <w:t>Futuro imperfecto de subjuntivo</w:t>
            </w:r>
          </w:p>
          <w:p>
            <w:pPr>
              <w:pStyle w:val="Normal1"/>
              <w:spacing w:lineRule="auto" w:line="240"/>
              <w:jc w:val="center"/>
              <w:rPr>
                <w:i/>
                <w:i/>
                <w:iCs/>
                <w:sz w:val="24"/>
                <w:lang w:val="en-US"/>
              </w:rPr>
            </w:pPr>
            <w:r>
              <w:rPr>
                <w:i/>
                <w:iCs/>
                <w:sz w:val="24"/>
                <w:lang w:val="en-US"/>
              </w:rPr>
            </w:r>
          </w:p>
        </w:tc>
      </w:tr>
      <w:tr>
        <w:trPr>
          <w:trHeight w:val="520" w:hRule="exact"/>
        </w:trPr>
        <w:tc>
          <w:tcPr>
            <w:tcW w:w="3355" w:type="dxa"/>
            <w:tcBorders>
              <w:top w:val="single" w:sz="6" w:space="0" w:color="000000"/>
              <w:start w:val="single" w:sz="6" w:space="0" w:color="000000"/>
              <w:end w:val="single" w:sz="6" w:space="0" w:color="000000"/>
            </w:tcBorders>
          </w:tcPr>
          <w:p>
            <w:pPr>
              <w:pStyle w:val="Normal1"/>
              <w:spacing w:lineRule="auto" w:line="240"/>
              <w:ind w:firstLine="527" w:end="0"/>
              <w:jc w:val="start"/>
              <w:rPr>
                <w:sz w:val="24"/>
                <w:lang w:val="en-US"/>
              </w:rPr>
            </w:pPr>
            <w:r>
              <w:rPr>
                <w:sz w:val="24"/>
                <w:lang w:val="en-US"/>
              </w:rPr>
              <w:t>gruñi</w:t>
            </w:r>
          </w:p>
          <w:p>
            <w:pPr>
              <w:pStyle w:val="Normal1"/>
              <w:spacing w:lineRule="auto" w:line="240"/>
              <w:ind w:firstLine="527" w:end="0"/>
              <w:jc w:val="start"/>
              <w:rPr>
                <w:sz w:val="24"/>
                <w:lang w:val="en-US"/>
              </w:rPr>
            </w:pPr>
            <w:r>
              <w:rPr>
                <w:sz w:val="24"/>
                <w:lang w:val="en-US"/>
              </w:rPr>
            </w:r>
          </w:p>
        </w:tc>
        <w:tc>
          <w:tcPr>
            <w:tcW w:w="3355" w:type="dxa"/>
            <w:tcBorders>
              <w:top w:val="single" w:sz="6" w:space="0" w:color="000000"/>
              <w:start w:val="single" w:sz="6" w:space="0" w:color="000000"/>
              <w:end w:val="single" w:sz="6" w:space="0" w:color="000000"/>
            </w:tcBorders>
          </w:tcPr>
          <w:p>
            <w:pPr>
              <w:pStyle w:val="Normal1"/>
              <w:spacing w:lineRule="auto" w:line="240"/>
              <w:ind w:firstLine="574" w:end="0"/>
              <w:jc w:val="start"/>
              <w:rPr>
                <w:sz w:val="24"/>
                <w:lang w:val="en-US"/>
              </w:rPr>
            </w:pPr>
            <w:r>
              <w:rPr>
                <w:sz w:val="24"/>
                <w:lang w:val="en-US"/>
              </w:rPr>
              <w:t>gruñera (grunese)</w:t>
            </w:r>
          </w:p>
          <w:p>
            <w:pPr>
              <w:pStyle w:val="Normal1"/>
              <w:spacing w:lineRule="auto" w:line="240"/>
              <w:ind w:firstLine="574" w:end="0"/>
              <w:jc w:val="start"/>
              <w:rPr>
                <w:sz w:val="24"/>
                <w:lang w:val="en-US"/>
              </w:rPr>
            </w:pPr>
            <w:r>
              <w:rPr>
                <w:sz w:val="24"/>
                <w:lang w:val="en-US"/>
              </w:rPr>
            </w:r>
          </w:p>
        </w:tc>
        <w:tc>
          <w:tcPr>
            <w:tcW w:w="3355" w:type="dxa"/>
            <w:tcBorders>
              <w:top w:val="single" w:sz="6" w:space="0" w:color="000000"/>
              <w:start w:val="single" w:sz="6" w:space="0" w:color="000000"/>
              <w:end w:val="single" w:sz="6" w:space="0" w:color="000000"/>
            </w:tcBorders>
          </w:tcPr>
          <w:p>
            <w:pPr>
              <w:pStyle w:val="Normal1"/>
              <w:spacing w:lineRule="auto" w:line="240"/>
              <w:ind w:firstLine="621" w:end="0"/>
              <w:jc w:val="start"/>
              <w:rPr>
                <w:sz w:val="24"/>
                <w:lang w:val="en-US"/>
              </w:rPr>
            </w:pPr>
            <w:r>
              <w:rPr>
                <w:sz w:val="24"/>
                <w:lang w:val="en-US"/>
              </w:rPr>
              <w:t>gruñere</w:t>
            </w:r>
          </w:p>
          <w:p>
            <w:pPr>
              <w:pStyle w:val="Normal1"/>
              <w:spacing w:lineRule="auto" w:line="240"/>
              <w:ind w:firstLine="621" w:end="0"/>
              <w:jc w:val="start"/>
              <w:rPr>
                <w:sz w:val="24"/>
                <w:lang w:val="en-US"/>
              </w:rPr>
            </w:pPr>
            <w:r>
              <w:rPr>
                <w:sz w:val="24"/>
                <w:lang w:val="en-US"/>
              </w:rPr>
            </w:r>
          </w:p>
        </w:tc>
      </w:tr>
      <w:tr>
        <w:trPr>
          <w:trHeight w:val="460" w:hRule="exact"/>
        </w:trPr>
        <w:tc>
          <w:tcPr>
            <w:tcW w:w="3355" w:type="dxa"/>
            <w:tcBorders>
              <w:start w:val="single" w:sz="6" w:space="0" w:color="000000"/>
              <w:end w:val="single" w:sz="6" w:space="0" w:color="000000"/>
            </w:tcBorders>
          </w:tcPr>
          <w:p>
            <w:pPr>
              <w:pStyle w:val="Normal1"/>
              <w:spacing w:lineRule="auto" w:line="240"/>
              <w:ind w:firstLine="527" w:end="0"/>
              <w:jc w:val="start"/>
              <w:rPr>
                <w:sz w:val="24"/>
                <w:lang w:val="en-US"/>
              </w:rPr>
            </w:pPr>
            <w:r>
              <w:rPr>
                <w:sz w:val="24"/>
                <w:lang w:val="en-US"/>
              </w:rPr>
              <w:t>gruñiste</w:t>
            </w:r>
          </w:p>
          <w:p>
            <w:pPr>
              <w:pStyle w:val="Normal1"/>
              <w:spacing w:lineRule="auto" w:line="240"/>
              <w:ind w:firstLine="527" w:end="0"/>
              <w:jc w:val="start"/>
              <w:rPr>
                <w:sz w:val="24"/>
                <w:lang w:val="en-US"/>
              </w:rPr>
            </w:pPr>
            <w:r>
              <w:rPr>
                <w:sz w:val="24"/>
                <w:lang w:val="en-US"/>
              </w:rPr>
            </w:r>
          </w:p>
        </w:tc>
        <w:tc>
          <w:tcPr>
            <w:tcW w:w="3355" w:type="dxa"/>
            <w:tcBorders>
              <w:start w:val="single" w:sz="6" w:space="0" w:color="000000"/>
              <w:end w:val="single" w:sz="6" w:space="0" w:color="000000"/>
            </w:tcBorders>
          </w:tcPr>
          <w:p>
            <w:pPr>
              <w:pStyle w:val="Normal1"/>
              <w:spacing w:lineRule="auto" w:line="240"/>
              <w:ind w:firstLine="574" w:end="0"/>
              <w:jc w:val="start"/>
              <w:rPr>
                <w:sz w:val="24"/>
                <w:lang w:val="en-US"/>
              </w:rPr>
            </w:pPr>
            <w:r>
              <w:rPr>
                <w:sz w:val="24"/>
                <w:lang w:val="en-US"/>
              </w:rPr>
              <w:t>gruñeras (gruneses)</w:t>
            </w:r>
          </w:p>
          <w:p>
            <w:pPr>
              <w:pStyle w:val="Normal1"/>
              <w:spacing w:lineRule="auto" w:line="240"/>
              <w:ind w:firstLine="574" w:end="0"/>
              <w:jc w:val="start"/>
              <w:rPr>
                <w:sz w:val="24"/>
                <w:lang w:val="en-US"/>
              </w:rPr>
            </w:pPr>
            <w:r>
              <w:rPr>
                <w:sz w:val="24"/>
                <w:lang w:val="en-US"/>
              </w:rPr>
            </w:r>
          </w:p>
        </w:tc>
        <w:tc>
          <w:tcPr>
            <w:tcW w:w="3355" w:type="dxa"/>
            <w:tcBorders>
              <w:start w:val="single" w:sz="6" w:space="0" w:color="000000"/>
              <w:end w:val="single" w:sz="6" w:space="0" w:color="000000"/>
            </w:tcBorders>
          </w:tcPr>
          <w:p>
            <w:pPr>
              <w:pStyle w:val="Normal1"/>
              <w:spacing w:lineRule="auto" w:line="240"/>
              <w:ind w:firstLine="621" w:end="0"/>
              <w:jc w:val="start"/>
              <w:rPr>
                <w:sz w:val="24"/>
                <w:lang w:val="en-US"/>
              </w:rPr>
            </w:pPr>
            <w:r>
              <w:rPr>
                <w:sz w:val="24"/>
                <w:lang w:val="en-US"/>
              </w:rPr>
              <w:t>gruñeres</w:t>
            </w:r>
          </w:p>
          <w:p>
            <w:pPr>
              <w:pStyle w:val="Normal1"/>
              <w:spacing w:lineRule="auto" w:line="240"/>
              <w:ind w:firstLine="621" w:end="0"/>
              <w:jc w:val="start"/>
              <w:rPr>
                <w:sz w:val="24"/>
                <w:lang w:val="en-US"/>
              </w:rPr>
            </w:pPr>
            <w:r>
              <w:rPr>
                <w:sz w:val="24"/>
                <w:lang w:val="en-US"/>
              </w:rPr>
            </w:r>
          </w:p>
        </w:tc>
      </w:tr>
      <w:tr>
        <w:trPr>
          <w:trHeight w:val="480" w:hRule="exact"/>
        </w:trPr>
        <w:tc>
          <w:tcPr>
            <w:tcW w:w="3355" w:type="dxa"/>
            <w:tcBorders>
              <w:start w:val="single" w:sz="6" w:space="0" w:color="000000"/>
              <w:end w:val="single" w:sz="6" w:space="0" w:color="000000"/>
            </w:tcBorders>
          </w:tcPr>
          <w:p>
            <w:pPr>
              <w:pStyle w:val="Normal1"/>
              <w:spacing w:lineRule="auto" w:line="240"/>
              <w:ind w:firstLine="527" w:end="0"/>
              <w:jc w:val="start"/>
              <w:rPr>
                <w:sz w:val="24"/>
                <w:lang w:val="en-US"/>
              </w:rPr>
            </w:pPr>
            <w:r>
              <w:rPr>
                <w:sz w:val="24"/>
                <w:lang w:val="en-US"/>
              </w:rPr>
              <w:t>gruño</w:t>
            </w:r>
          </w:p>
          <w:p>
            <w:pPr>
              <w:pStyle w:val="Normal1"/>
              <w:spacing w:lineRule="auto" w:line="240"/>
              <w:ind w:firstLine="527" w:end="0"/>
              <w:jc w:val="start"/>
              <w:rPr>
                <w:sz w:val="24"/>
                <w:lang w:val="en-US"/>
              </w:rPr>
            </w:pPr>
            <w:r>
              <w:rPr>
                <w:sz w:val="24"/>
                <w:lang w:val="en-US"/>
              </w:rPr>
            </w:r>
          </w:p>
        </w:tc>
        <w:tc>
          <w:tcPr>
            <w:tcW w:w="3355" w:type="dxa"/>
            <w:tcBorders>
              <w:start w:val="single" w:sz="6" w:space="0" w:color="000000"/>
              <w:end w:val="single" w:sz="6" w:space="0" w:color="000000"/>
            </w:tcBorders>
          </w:tcPr>
          <w:p>
            <w:pPr>
              <w:pStyle w:val="Normal1"/>
              <w:spacing w:lineRule="auto" w:line="240"/>
              <w:ind w:firstLine="574" w:end="0"/>
              <w:jc w:val="start"/>
              <w:rPr>
                <w:sz w:val="24"/>
                <w:lang w:val="en-US"/>
              </w:rPr>
            </w:pPr>
            <w:r>
              <w:rPr>
                <w:sz w:val="24"/>
                <w:lang w:val="en-US"/>
              </w:rPr>
              <w:t>gruñera (grunese)</w:t>
            </w:r>
          </w:p>
          <w:p>
            <w:pPr>
              <w:pStyle w:val="Normal1"/>
              <w:spacing w:lineRule="auto" w:line="240"/>
              <w:ind w:firstLine="574" w:end="0"/>
              <w:jc w:val="start"/>
              <w:rPr>
                <w:sz w:val="24"/>
                <w:lang w:val="en-US"/>
              </w:rPr>
            </w:pPr>
            <w:r>
              <w:rPr>
                <w:sz w:val="24"/>
                <w:lang w:val="en-US"/>
              </w:rPr>
            </w:r>
          </w:p>
        </w:tc>
        <w:tc>
          <w:tcPr>
            <w:tcW w:w="3355" w:type="dxa"/>
            <w:tcBorders>
              <w:start w:val="single" w:sz="6" w:space="0" w:color="000000"/>
              <w:end w:val="single" w:sz="6" w:space="0" w:color="000000"/>
            </w:tcBorders>
          </w:tcPr>
          <w:p>
            <w:pPr>
              <w:pStyle w:val="Normal1"/>
              <w:spacing w:lineRule="auto" w:line="240"/>
              <w:ind w:firstLine="621" w:end="0"/>
              <w:jc w:val="start"/>
              <w:rPr>
                <w:sz w:val="24"/>
                <w:lang w:val="en-US"/>
              </w:rPr>
            </w:pPr>
            <w:r>
              <w:rPr>
                <w:sz w:val="24"/>
                <w:lang w:val="en-US"/>
              </w:rPr>
              <w:t>gruñere</w:t>
            </w:r>
          </w:p>
          <w:p>
            <w:pPr>
              <w:pStyle w:val="Normal1"/>
              <w:spacing w:lineRule="auto" w:line="240"/>
              <w:ind w:firstLine="621" w:end="0"/>
              <w:jc w:val="start"/>
              <w:rPr>
                <w:sz w:val="24"/>
                <w:lang w:val="en-US"/>
              </w:rPr>
            </w:pPr>
            <w:r>
              <w:rPr>
                <w:sz w:val="24"/>
                <w:lang w:val="en-US"/>
              </w:rPr>
            </w:r>
          </w:p>
        </w:tc>
      </w:tr>
      <w:tr>
        <w:trPr>
          <w:trHeight w:val="460" w:hRule="exact"/>
        </w:trPr>
        <w:tc>
          <w:tcPr>
            <w:tcW w:w="3355" w:type="dxa"/>
            <w:tcBorders>
              <w:start w:val="single" w:sz="6" w:space="0" w:color="000000"/>
              <w:end w:val="single" w:sz="6" w:space="0" w:color="000000"/>
            </w:tcBorders>
          </w:tcPr>
          <w:p>
            <w:pPr>
              <w:pStyle w:val="Normal1"/>
              <w:spacing w:lineRule="auto" w:line="240"/>
              <w:ind w:firstLine="527" w:end="0"/>
              <w:jc w:val="start"/>
              <w:rPr>
                <w:sz w:val="24"/>
                <w:lang w:val="en-US"/>
              </w:rPr>
            </w:pPr>
            <w:r>
              <w:rPr>
                <w:sz w:val="24"/>
                <w:lang w:val="en-US"/>
              </w:rPr>
              <w:t>gruñimos</w:t>
            </w:r>
          </w:p>
          <w:p>
            <w:pPr>
              <w:pStyle w:val="Normal1"/>
              <w:spacing w:lineRule="auto" w:line="240"/>
              <w:ind w:firstLine="527" w:end="0"/>
              <w:jc w:val="start"/>
              <w:rPr>
                <w:sz w:val="24"/>
                <w:lang w:val="en-US"/>
              </w:rPr>
            </w:pPr>
            <w:r>
              <w:rPr>
                <w:sz w:val="24"/>
                <w:lang w:val="en-US"/>
              </w:rPr>
            </w:r>
          </w:p>
        </w:tc>
        <w:tc>
          <w:tcPr>
            <w:tcW w:w="3355" w:type="dxa"/>
            <w:tcBorders>
              <w:start w:val="single" w:sz="6" w:space="0" w:color="000000"/>
              <w:end w:val="single" w:sz="6" w:space="0" w:color="000000"/>
            </w:tcBorders>
          </w:tcPr>
          <w:p>
            <w:pPr>
              <w:pStyle w:val="Normal1"/>
              <w:spacing w:lineRule="auto" w:line="240"/>
              <w:ind w:firstLine="574" w:end="0"/>
              <w:jc w:val="start"/>
              <w:rPr>
                <w:sz w:val="24"/>
                <w:lang w:val="en-US"/>
              </w:rPr>
            </w:pPr>
            <w:r>
              <w:rPr>
                <w:sz w:val="24"/>
                <w:lang w:val="en-US"/>
              </w:rPr>
              <w:t>gruñéramos (gruñésemos)</w:t>
            </w:r>
          </w:p>
          <w:p>
            <w:pPr>
              <w:pStyle w:val="Normal1"/>
              <w:spacing w:lineRule="auto" w:line="240"/>
              <w:ind w:firstLine="574" w:end="0"/>
              <w:jc w:val="start"/>
              <w:rPr>
                <w:sz w:val="24"/>
                <w:lang w:val="en-US"/>
              </w:rPr>
            </w:pPr>
            <w:r>
              <w:rPr>
                <w:sz w:val="24"/>
                <w:lang w:val="en-US"/>
              </w:rPr>
            </w:r>
          </w:p>
        </w:tc>
        <w:tc>
          <w:tcPr>
            <w:tcW w:w="3355" w:type="dxa"/>
            <w:tcBorders>
              <w:start w:val="single" w:sz="6" w:space="0" w:color="000000"/>
              <w:end w:val="single" w:sz="6" w:space="0" w:color="000000"/>
            </w:tcBorders>
          </w:tcPr>
          <w:p>
            <w:pPr>
              <w:pStyle w:val="Normal1"/>
              <w:spacing w:lineRule="auto" w:line="240"/>
              <w:ind w:firstLine="621" w:end="0"/>
              <w:jc w:val="start"/>
              <w:rPr>
                <w:sz w:val="24"/>
                <w:lang w:val="en-US"/>
              </w:rPr>
            </w:pPr>
            <w:r>
              <w:rPr>
                <w:sz w:val="24"/>
                <w:lang w:val="en-US"/>
              </w:rPr>
              <w:t>gruñéremos</w:t>
            </w:r>
          </w:p>
          <w:p>
            <w:pPr>
              <w:pStyle w:val="Normal1"/>
              <w:spacing w:lineRule="auto" w:line="240"/>
              <w:ind w:firstLine="621" w:end="0"/>
              <w:jc w:val="start"/>
              <w:rPr>
                <w:sz w:val="24"/>
                <w:lang w:val="en-US"/>
              </w:rPr>
            </w:pPr>
            <w:r>
              <w:rPr>
                <w:sz w:val="24"/>
                <w:lang w:val="en-US"/>
              </w:rPr>
            </w:r>
          </w:p>
        </w:tc>
      </w:tr>
      <w:tr>
        <w:trPr>
          <w:trHeight w:val="460" w:hRule="exact"/>
        </w:trPr>
        <w:tc>
          <w:tcPr>
            <w:tcW w:w="3355" w:type="dxa"/>
            <w:tcBorders>
              <w:start w:val="single" w:sz="6" w:space="0" w:color="000000"/>
              <w:end w:val="single" w:sz="6" w:space="0" w:color="000000"/>
            </w:tcBorders>
          </w:tcPr>
          <w:p>
            <w:pPr>
              <w:pStyle w:val="Normal1"/>
              <w:spacing w:lineRule="auto" w:line="240"/>
              <w:ind w:firstLine="527" w:end="0"/>
              <w:jc w:val="start"/>
              <w:rPr>
                <w:sz w:val="24"/>
                <w:lang w:val="en-US"/>
              </w:rPr>
            </w:pPr>
            <w:r>
              <w:rPr>
                <w:sz w:val="24"/>
                <w:lang w:val="en-US"/>
              </w:rPr>
              <w:t>gruñisteis</w:t>
            </w:r>
          </w:p>
          <w:p>
            <w:pPr>
              <w:pStyle w:val="Normal1"/>
              <w:spacing w:lineRule="auto" w:line="240"/>
              <w:ind w:firstLine="527" w:end="0"/>
              <w:jc w:val="start"/>
              <w:rPr>
                <w:sz w:val="24"/>
                <w:lang w:val="en-US"/>
              </w:rPr>
            </w:pPr>
            <w:r>
              <w:rPr>
                <w:sz w:val="24"/>
                <w:lang w:val="en-US"/>
              </w:rPr>
            </w:r>
          </w:p>
        </w:tc>
        <w:tc>
          <w:tcPr>
            <w:tcW w:w="3355" w:type="dxa"/>
            <w:tcBorders>
              <w:start w:val="single" w:sz="6" w:space="0" w:color="000000"/>
              <w:end w:val="single" w:sz="6" w:space="0" w:color="000000"/>
            </w:tcBorders>
          </w:tcPr>
          <w:p>
            <w:pPr>
              <w:pStyle w:val="Normal1"/>
              <w:spacing w:lineRule="auto" w:line="240"/>
              <w:ind w:firstLine="574" w:end="0"/>
              <w:jc w:val="start"/>
              <w:rPr>
                <w:sz w:val="24"/>
                <w:lang w:val="en-US"/>
              </w:rPr>
            </w:pPr>
            <w:r>
              <w:rPr>
                <w:sz w:val="24"/>
                <w:lang w:val="en-US"/>
              </w:rPr>
              <w:t>gruñerais (gruñeseis)</w:t>
            </w:r>
          </w:p>
          <w:p>
            <w:pPr>
              <w:pStyle w:val="Normal1"/>
              <w:spacing w:lineRule="auto" w:line="240"/>
              <w:ind w:firstLine="574" w:end="0"/>
              <w:jc w:val="start"/>
              <w:rPr>
                <w:sz w:val="24"/>
                <w:lang w:val="en-US"/>
              </w:rPr>
            </w:pPr>
            <w:r>
              <w:rPr>
                <w:sz w:val="24"/>
                <w:lang w:val="en-US"/>
              </w:rPr>
            </w:r>
          </w:p>
        </w:tc>
        <w:tc>
          <w:tcPr>
            <w:tcW w:w="3355" w:type="dxa"/>
            <w:tcBorders>
              <w:start w:val="single" w:sz="6" w:space="0" w:color="000000"/>
              <w:end w:val="single" w:sz="6" w:space="0" w:color="000000"/>
            </w:tcBorders>
          </w:tcPr>
          <w:p>
            <w:pPr>
              <w:pStyle w:val="Normal1"/>
              <w:spacing w:lineRule="auto" w:line="240"/>
              <w:ind w:firstLine="621" w:end="0"/>
              <w:jc w:val="start"/>
              <w:rPr>
                <w:sz w:val="24"/>
                <w:lang w:val="en-US"/>
              </w:rPr>
            </w:pPr>
            <w:r>
              <w:rPr>
                <w:sz w:val="24"/>
                <w:lang w:val="en-US"/>
              </w:rPr>
              <w:t>gruñereis</w:t>
            </w:r>
          </w:p>
          <w:p>
            <w:pPr>
              <w:pStyle w:val="Normal1"/>
              <w:spacing w:lineRule="auto" w:line="240"/>
              <w:ind w:firstLine="621" w:end="0"/>
              <w:jc w:val="start"/>
              <w:rPr>
                <w:sz w:val="24"/>
                <w:lang w:val="en-US"/>
              </w:rPr>
            </w:pPr>
            <w:r>
              <w:rPr>
                <w:sz w:val="24"/>
                <w:lang w:val="en-US"/>
              </w:rPr>
            </w:r>
          </w:p>
        </w:tc>
      </w:tr>
      <w:tr>
        <w:trPr>
          <w:trHeight w:val="540" w:hRule="exact"/>
        </w:trPr>
        <w:tc>
          <w:tcPr>
            <w:tcW w:w="3355" w:type="dxa"/>
            <w:tcBorders>
              <w:start w:val="single" w:sz="6" w:space="0" w:color="000000"/>
              <w:bottom w:val="single" w:sz="6" w:space="0" w:color="000000"/>
              <w:end w:val="single" w:sz="6" w:space="0" w:color="000000"/>
            </w:tcBorders>
          </w:tcPr>
          <w:p>
            <w:pPr>
              <w:pStyle w:val="Normal1"/>
              <w:spacing w:lineRule="auto" w:line="240"/>
              <w:ind w:firstLine="527" w:end="0"/>
              <w:jc w:val="start"/>
              <w:rPr>
                <w:sz w:val="24"/>
                <w:lang w:val="en-US"/>
              </w:rPr>
            </w:pPr>
            <w:r>
              <w:rPr>
                <w:sz w:val="24"/>
                <w:lang w:val="en-US"/>
              </w:rPr>
              <w:t>gruñeron</w:t>
            </w:r>
          </w:p>
          <w:p>
            <w:pPr>
              <w:pStyle w:val="Normal1"/>
              <w:spacing w:lineRule="auto" w:line="240"/>
              <w:ind w:firstLine="527" w:end="0"/>
              <w:jc w:val="start"/>
              <w:rPr>
                <w:sz w:val="24"/>
                <w:lang w:val="en-US"/>
              </w:rPr>
            </w:pPr>
            <w:r>
              <w:rPr>
                <w:sz w:val="24"/>
                <w:lang w:val="en-US"/>
              </w:rPr>
            </w:r>
          </w:p>
        </w:tc>
        <w:tc>
          <w:tcPr>
            <w:tcW w:w="3355" w:type="dxa"/>
            <w:tcBorders>
              <w:start w:val="single" w:sz="6" w:space="0" w:color="000000"/>
              <w:bottom w:val="single" w:sz="6" w:space="0" w:color="000000"/>
              <w:end w:val="single" w:sz="6" w:space="0" w:color="000000"/>
            </w:tcBorders>
          </w:tcPr>
          <w:p>
            <w:pPr>
              <w:pStyle w:val="Normal1"/>
              <w:spacing w:lineRule="auto" w:line="240"/>
              <w:ind w:firstLine="574" w:end="0"/>
              <w:jc w:val="start"/>
              <w:rPr>
                <w:sz w:val="24"/>
                <w:lang w:val="en-US"/>
              </w:rPr>
            </w:pPr>
            <w:r>
              <w:rPr>
                <w:sz w:val="24"/>
                <w:lang w:val="en-US"/>
              </w:rPr>
              <w:t>gruñeran (gruñesen)</w:t>
            </w:r>
          </w:p>
          <w:p>
            <w:pPr>
              <w:pStyle w:val="Normal1"/>
              <w:spacing w:lineRule="auto" w:line="240"/>
              <w:ind w:firstLine="574" w:end="0"/>
              <w:jc w:val="start"/>
              <w:rPr>
                <w:sz w:val="24"/>
                <w:lang w:val="en-US"/>
              </w:rPr>
            </w:pPr>
            <w:r>
              <w:rPr>
                <w:sz w:val="24"/>
                <w:lang w:val="en-US"/>
              </w:rPr>
            </w:r>
          </w:p>
        </w:tc>
        <w:tc>
          <w:tcPr>
            <w:tcW w:w="3355" w:type="dxa"/>
            <w:tcBorders>
              <w:start w:val="single" w:sz="6" w:space="0" w:color="000000"/>
              <w:bottom w:val="single" w:sz="6" w:space="0" w:color="000000"/>
              <w:end w:val="single" w:sz="6" w:space="0" w:color="000000"/>
            </w:tcBorders>
          </w:tcPr>
          <w:p>
            <w:pPr>
              <w:pStyle w:val="Normal1"/>
              <w:spacing w:lineRule="auto" w:line="240"/>
              <w:ind w:firstLine="621" w:end="0"/>
              <w:jc w:val="start"/>
              <w:rPr>
                <w:sz w:val="24"/>
                <w:lang w:val="en-US"/>
              </w:rPr>
            </w:pPr>
            <w:r>
              <w:rPr>
                <w:sz w:val="24"/>
                <w:lang w:val="en-US"/>
              </w:rPr>
              <w:t>gruñeren</w:t>
            </w:r>
          </w:p>
          <w:p>
            <w:pPr>
              <w:pStyle w:val="Normal1"/>
              <w:spacing w:lineRule="auto" w:line="240"/>
              <w:ind w:firstLine="621" w:end="0"/>
              <w:jc w:val="start"/>
              <w:rPr>
                <w:sz w:val="24"/>
                <w:lang w:val="en-US"/>
              </w:rPr>
            </w:pPr>
            <w:r>
              <w:rPr>
                <w:sz w:val="24"/>
                <w:lang w:val="en-US"/>
              </w:rPr>
            </w:r>
          </w:p>
        </w:tc>
      </w:tr>
    </w:tbl>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 </w:t>
      </w:r>
      <w:r>
        <w:rPr>
          <w:sz w:val="24"/>
        </w:rPr>
        <w:t>Чаще</w:t>
      </w:r>
      <w:r>
        <w:rPr>
          <w:sz w:val="24"/>
          <w:lang w:val="en-US"/>
        </w:rPr>
        <w:t xml:space="preserve"> </w:t>
      </w:r>
      <w:r>
        <w:rPr>
          <w:sz w:val="24"/>
        </w:rPr>
        <w:t>других</w:t>
      </w:r>
      <w:r>
        <w:rPr>
          <w:sz w:val="24"/>
          <w:lang w:val="en-US"/>
        </w:rPr>
        <w:t xml:space="preserve"> </w:t>
      </w:r>
      <w:r>
        <w:rPr>
          <w:sz w:val="24"/>
        </w:rPr>
        <w:t>употребляются</w:t>
      </w:r>
      <w:r>
        <w:rPr>
          <w:sz w:val="24"/>
          <w:lang w:val="en-US"/>
        </w:rPr>
        <w:t xml:space="preserve"> </w:t>
      </w:r>
      <w:r>
        <w:rPr>
          <w:sz w:val="24"/>
        </w:rPr>
        <w:t>следующие</w:t>
      </w:r>
      <w:r>
        <w:rPr>
          <w:sz w:val="24"/>
          <w:lang w:val="en-US"/>
        </w:rPr>
        <w:t xml:space="preserve"> </w:t>
      </w:r>
      <w:r>
        <w:rPr>
          <w:sz w:val="24"/>
        </w:rPr>
        <w:t>глаголы</w:t>
      </w:r>
      <w:r>
        <w:rPr>
          <w:sz w:val="24"/>
          <w:lang w:val="en-US"/>
        </w:rPr>
        <w:t xml:space="preserve"> </w:t>
      </w:r>
      <w:r>
        <w:rPr>
          <w:sz w:val="24"/>
        </w:rPr>
        <w:t>этой</w:t>
      </w:r>
      <w:r>
        <w:rPr>
          <w:sz w:val="24"/>
          <w:lang w:val="en-US"/>
        </w:rPr>
        <w:t xml:space="preserve"> </w:t>
      </w:r>
      <w:r>
        <w:rPr>
          <w:sz w:val="24"/>
        </w:rPr>
        <w:t>группы</w:t>
      </w:r>
      <w:r>
        <w:rPr>
          <w:sz w:val="24"/>
          <w:lang w:val="en-US"/>
        </w:rPr>
        <w:t>: atañer, bruñir, bullir, engullir, gañir, gruñir, mullir, muñir, plañir, restriñir, tañer, tullir, zambullir.</w:t>
      </w:r>
    </w:p>
    <w:p>
      <w:pPr>
        <w:pStyle w:val="Normal1"/>
        <w:spacing w:lineRule="auto" w:line="240"/>
        <w:ind w:firstLine="284" w:end="0"/>
        <w:rPr>
          <w:sz w:val="24"/>
          <w:lang w:val="en-US"/>
        </w:rPr>
      </w:pPr>
      <w:r>
        <w:rPr>
          <w:sz w:val="24"/>
          <w:lang w:val="en-US"/>
        </w:rPr>
      </w:r>
    </w:p>
    <w:p>
      <w:pPr>
        <w:pStyle w:val="Heading3"/>
        <w:ind w:hanging="0" w:start="0"/>
        <w:rPr/>
      </w:pPr>
      <w:bookmarkStart w:id="75" w:name="__RefHeading___Toc1886065"/>
      <w:bookmarkEnd w:id="75"/>
      <w:r>
        <w:rPr/>
        <w:t>§ 62. Глаголы индивидуального спряжения</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Каждый из глаголов этой группы имеет свои индивидуальные особенности при спряжении в простых временах. Сложные времена этих глаголов образуются по общему правилу. Следует помнить, что глаголы, производные от индивидуальных глаголов, спрягают</w:t>
        <w:softHyphen/>
        <w:t>ся по образцу последних. Справочную таблицу спряжения индиви</w:t>
        <w:softHyphen/>
        <w:t>дуальных глаголов см. в приложении, раздел I.</w:t>
      </w:r>
    </w:p>
    <w:p>
      <w:pPr>
        <w:pStyle w:val="Normal1"/>
        <w:spacing w:lineRule="auto" w:line="240"/>
        <w:ind w:firstLine="284" w:end="0"/>
        <w:rPr>
          <w:sz w:val="24"/>
        </w:rPr>
      </w:pPr>
      <w:r>
        <w:rPr>
          <w:sz w:val="24"/>
        </w:rPr>
      </w:r>
    </w:p>
    <w:p>
      <w:pPr>
        <w:pStyle w:val="Heading3"/>
        <w:ind w:hanging="0" w:start="0"/>
        <w:rPr/>
      </w:pPr>
      <w:bookmarkStart w:id="76" w:name="__RefHeading___Toc1886066"/>
      <w:bookmarkEnd w:id="76"/>
      <w:r>
        <w:rPr/>
        <w:t>§ 63. Местоименные глаголы</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1. Испанские грамматисты, основываясь на значении местоименных глаголов, обычно выделяют среди них два вида: </w:t>
      </w:r>
      <w:r>
        <w:rPr>
          <w:spacing w:val="20"/>
          <w:sz w:val="24"/>
        </w:rPr>
        <w:t>возвратные и взаимные</w:t>
      </w:r>
      <w:r>
        <w:rPr>
          <w:sz w:val="24"/>
        </w:rPr>
        <w:t xml:space="preserve">. </w:t>
      </w:r>
    </w:p>
    <w:p>
      <w:pPr>
        <w:pStyle w:val="Normal1"/>
        <w:spacing w:lineRule="auto" w:line="240"/>
        <w:ind w:firstLine="284" w:end="0"/>
        <w:rPr/>
      </w:pPr>
      <w:r>
        <w:rPr>
          <w:spacing w:val="20"/>
          <w:sz w:val="24"/>
        </w:rPr>
        <w:t>Возвратные глаголы</w:t>
      </w:r>
      <w:r>
        <w:rPr>
          <w:sz w:val="24"/>
        </w:rPr>
        <w:t xml:space="preserve"> указывают на то, что обозначаемое ими  действие переходит на само действующее лицо:</w:t>
      </w:r>
    </w:p>
    <w:p>
      <w:pPr>
        <w:pStyle w:val="Normal1"/>
        <w:spacing w:lineRule="auto" w:line="240"/>
        <w:ind w:firstLine="993" w:end="0"/>
        <w:rPr/>
      </w:pPr>
      <w:r>
        <w:rPr>
          <w:sz w:val="24"/>
          <w:lang w:val="en-US"/>
        </w:rPr>
        <w:t>me</w:t>
      </w:r>
      <w:r>
        <w:rPr>
          <w:sz w:val="24"/>
        </w:rPr>
        <w:t xml:space="preserve"> </w:t>
      </w:r>
      <w:r>
        <w:rPr>
          <w:sz w:val="24"/>
          <w:lang w:val="en-US"/>
        </w:rPr>
        <w:t>peino</w:t>
      </w:r>
      <w:r>
        <w:rPr>
          <w:sz w:val="24"/>
        </w:rPr>
        <w:t xml:space="preserve"> — я причесываюсь</w:t>
      </w:r>
    </w:p>
    <w:p>
      <w:pPr>
        <w:pStyle w:val="Normal1"/>
        <w:spacing w:lineRule="auto" w:line="240"/>
        <w:ind w:firstLine="993" w:end="0"/>
        <w:rPr/>
      </w:pPr>
      <w:r>
        <w:rPr>
          <w:sz w:val="24"/>
          <w:lang w:val="en-US"/>
        </w:rPr>
        <w:t>te</w:t>
      </w:r>
      <w:r>
        <w:rPr>
          <w:sz w:val="24"/>
        </w:rPr>
        <w:t xml:space="preserve"> </w:t>
      </w:r>
      <w:r>
        <w:rPr>
          <w:sz w:val="24"/>
          <w:lang w:val="en-US"/>
        </w:rPr>
        <w:t>vistes</w:t>
      </w:r>
      <w:r>
        <w:rPr>
          <w:sz w:val="24"/>
        </w:rPr>
        <w:t xml:space="preserve"> — ты одеваешься</w:t>
      </w:r>
    </w:p>
    <w:p>
      <w:pPr>
        <w:pStyle w:val="Normal1"/>
        <w:spacing w:lineRule="auto" w:line="240"/>
        <w:ind w:firstLine="284" w:end="0"/>
        <w:rPr/>
      </w:pPr>
      <w:r>
        <w:rPr>
          <w:spacing w:val="20"/>
          <w:sz w:val="24"/>
        </w:rPr>
        <w:t>Взаимные глаголы</w:t>
      </w:r>
      <w:r>
        <w:rPr>
          <w:sz w:val="24"/>
        </w:rPr>
        <w:t xml:space="preserve"> называют действие, которым в равной степени обмениваются между собой два субъекта. Естественно, что глагол в таких случаях всегда употребляется во множественном числе.</w:t>
      </w:r>
    </w:p>
    <w:p>
      <w:pPr>
        <w:pStyle w:val="Normal1"/>
        <w:spacing w:lineRule="auto" w:line="240"/>
        <w:ind w:firstLine="993" w:end="0"/>
        <w:rPr/>
      </w:pPr>
      <w:r>
        <w:rPr>
          <w:sz w:val="24"/>
          <w:lang w:val="en-US"/>
        </w:rPr>
        <w:t xml:space="preserve">Carmen </w:t>
      </w:r>
      <w:r>
        <w:rPr>
          <w:sz w:val="24"/>
        </w:rPr>
        <w:t>у</w:t>
      </w:r>
      <w:r>
        <w:rPr>
          <w:sz w:val="24"/>
          <w:lang w:val="en-US"/>
        </w:rPr>
        <w:t xml:space="preserve"> José </w:t>
      </w:r>
      <w:r>
        <w:rPr>
          <w:i/>
          <w:iCs/>
          <w:sz w:val="24"/>
          <w:lang w:val="en-US"/>
        </w:rPr>
        <w:t>se cartean</w:t>
      </w:r>
      <w:r>
        <w:rPr>
          <w:sz w:val="24"/>
          <w:lang w:val="en-US"/>
        </w:rPr>
        <w:t xml:space="preserve">.          </w:t>
      </w:r>
      <w:r>
        <w:rPr>
          <w:sz w:val="24"/>
        </w:rPr>
        <w:t xml:space="preserve">Кармен и Хосе переписываются. </w:t>
      </w:r>
    </w:p>
    <w:p>
      <w:pPr>
        <w:pStyle w:val="Normal1"/>
        <w:spacing w:lineRule="auto" w:line="240"/>
        <w:ind w:firstLine="993" w:end="0"/>
        <w:rPr/>
      </w:pPr>
      <w:r>
        <w:rPr>
          <w:sz w:val="24"/>
          <w:lang w:val="en-US"/>
        </w:rPr>
        <w:t>Pedr</w:t>
      </w:r>
      <w:r>
        <w:rPr>
          <w:sz w:val="24"/>
        </w:rPr>
        <w:t>о</w:t>
      </w:r>
      <w:r>
        <w:rPr>
          <w:sz w:val="24"/>
          <w:lang w:val="en-US"/>
        </w:rPr>
        <w:t xml:space="preserve"> </w:t>
      </w:r>
      <w:r>
        <w:rPr>
          <w:sz w:val="24"/>
        </w:rPr>
        <w:t>у</w:t>
      </w:r>
      <w:r>
        <w:rPr>
          <w:sz w:val="24"/>
          <w:lang w:val="en-US"/>
        </w:rPr>
        <w:t xml:space="preserve"> Juan </w:t>
      </w:r>
      <w:r>
        <w:rPr>
          <w:i/>
          <w:iCs/>
          <w:sz w:val="24"/>
          <w:lang w:val="en-US"/>
        </w:rPr>
        <w:t>se abrawron.</w:t>
      </w:r>
      <w:r>
        <w:rPr>
          <w:sz w:val="24"/>
          <w:lang w:val="en-US"/>
        </w:rPr>
        <w:t xml:space="preserve">         </w:t>
      </w:r>
      <w:r>
        <w:rPr>
          <w:sz w:val="24"/>
        </w:rPr>
        <w:t xml:space="preserve">Педро и Хуан обнялись. </w:t>
      </w:r>
    </w:p>
    <w:p>
      <w:pPr>
        <w:pStyle w:val="Normal1"/>
        <w:spacing w:lineRule="auto" w:line="240"/>
        <w:ind w:firstLine="284" w:end="0"/>
        <w:rPr/>
      </w:pPr>
      <w:r>
        <w:rPr>
          <w:sz w:val="24"/>
        </w:rPr>
        <w:t>Вс</w:t>
      </w:r>
      <w:r>
        <w:rPr>
          <w:sz w:val="24"/>
          <w:lang w:val="en-US"/>
        </w:rPr>
        <w:t>e</w:t>
      </w:r>
      <w:r>
        <w:rPr>
          <w:sz w:val="24"/>
        </w:rPr>
        <w:t xml:space="preserve"> местоименные глаголы являются непереходными. Большинство местоименных глаголов образуется от переходных глаголов прибавлением к инфинитиву местоимения </w:t>
      </w:r>
      <w:r>
        <w:rPr>
          <w:b/>
          <w:sz w:val="24"/>
        </w:rPr>
        <w:t>se</w:t>
      </w:r>
      <w:r>
        <w:rPr>
          <w:sz w:val="24"/>
        </w:rPr>
        <w:t>:</w:t>
      </w:r>
    </w:p>
    <w:p>
      <w:pPr>
        <w:pStyle w:val="Normal1"/>
        <w:spacing w:lineRule="auto" w:line="240"/>
        <w:ind w:firstLine="993" w:end="0"/>
        <w:rPr/>
      </w:pPr>
      <w:r>
        <w:rPr>
          <w:sz w:val="24"/>
        </w:rPr>
        <w:t xml:space="preserve"> </w:t>
      </w:r>
      <w:r>
        <w:rPr>
          <w:sz w:val="24"/>
          <w:lang w:val="en-US"/>
        </w:rPr>
        <w:t>lavar</w:t>
      </w:r>
      <w:r>
        <w:rPr>
          <w:sz w:val="24"/>
        </w:rPr>
        <w:t xml:space="preserve">   — мыть                      </w:t>
      </w:r>
      <w:r>
        <w:rPr>
          <w:sz w:val="24"/>
          <w:lang w:val="en-US"/>
        </w:rPr>
        <w:t>lavarse</w:t>
      </w:r>
      <w:r>
        <w:rPr>
          <w:sz w:val="24"/>
        </w:rPr>
        <w:t xml:space="preserve">  — мыться </w:t>
      </w:r>
    </w:p>
    <w:p>
      <w:pPr>
        <w:pStyle w:val="Normal1"/>
        <w:spacing w:lineRule="auto" w:line="240"/>
        <w:ind w:firstLine="993" w:end="0"/>
        <w:rPr/>
      </w:pPr>
      <w:r>
        <w:rPr>
          <w:sz w:val="24"/>
        </w:rPr>
        <w:t xml:space="preserve"> </w:t>
      </w:r>
      <w:r>
        <w:rPr>
          <w:sz w:val="24"/>
          <w:lang w:val="en-US"/>
        </w:rPr>
        <w:t>peinar</w:t>
      </w:r>
      <w:r>
        <w:rPr>
          <w:sz w:val="24"/>
        </w:rPr>
        <w:t xml:space="preserve"> — причесывать         </w:t>
      </w:r>
      <w:r>
        <w:rPr>
          <w:sz w:val="24"/>
          <w:lang w:val="en-US"/>
        </w:rPr>
        <w:t>peinarse</w:t>
      </w:r>
      <w:r>
        <w:rPr>
          <w:sz w:val="24"/>
        </w:rPr>
        <w:t xml:space="preserve"> — причесываться </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2. Спряжение местоименных глаголов во всех простых и сложных временах всех наклонений (за исключением положительной формы повелительного наклонения) производится по следующему правилу: местоимения в строгом соответствии с лицом, в котором стоит глагол, обычно помещаются перед глагольной формой. Этими местоимениями являются:</w:t>
      </w:r>
    </w:p>
    <w:p>
      <w:pPr>
        <w:pStyle w:val="Normal1"/>
        <w:spacing w:lineRule="auto" w:line="240"/>
        <w:ind w:firstLine="284" w:end="0"/>
        <w:rPr/>
      </w:pPr>
      <w:r>
        <w:rPr>
          <w:sz w:val="24"/>
        </w:rPr>
        <w:t xml:space="preserve">а) собственно возвратное местоимение </w:t>
      </w:r>
      <w:r>
        <w:rPr>
          <w:b/>
          <w:sz w:val="24"/>
        </w:rPr>
        <w:t>se,</w:t>
      </w:r>
      <w:r>
        <w:rPr>
          <w:sz w:val="24"/>
        </w:rPr>
        <w:t xml:space="preserve"> употребляемое перед глаголом в 3-м лице единственного и множественного числа;</w:t>
      </w:r>
    </w:p>
    <w:p>
      <w:pPr>
        <w:pStyle w:val="Normal1"/>
        <w:spacing w:lineRule="auto" w:line="240"/>
        <w:ind w:firstLine="284" w:end="0"/>
        <w:rPr>
          <w:sz w:val="24"/>
        </w:rPr>
      </w:pPr>
      <w:r>
        <w:rPr>
          <w:sz w:val="24"/>
        </w:rPr>
        <w:t>б) личные местоимения в функции дополнений, употребляемые перед глаголом во всех остальных лицах:</w:t>
      </w:r>
    </w:p>
    <w:p>
      <w:pPr>
        <w:pStyle w:val="Normal1"/>
        <w:spacing w:lineRule="auto" w:line="240"/>
        <w:ind w:firstLine="284" w:end="0"/>
        <w:jc w:val="center"/>
        <w:rPr>
          <w:spacing w:val="20"/>
          <w:sz w:val="24"/>
        </w:rPr>
      </w:pPr>
      <w:r>
        <w:rPr>
          <w:spacing w:val="20"/>
          <w:sz w:val="24"/>
        </w:rPr>
        <w:t>Типовые примеры:</w:t>
      </w:r>
    </w:p>
    <w:p>
      <w:pPr>
        <w:pStyle w:val="FR4"/>
        <w:ind w:firstLine="284" w:end="0"/>
        <w:jc w:val="both"/>
        <w:rPr/>
      </w:pPr>
      <w:r>
        <w:rPr>
          <w:rFonts w:cs="Times New Roman" w:ascii="Times New Roman" w:hAnsi="Times New Roman"/>
          <w:b/>
          <w:sz w:val="24"/>
        </w:rPr>
        <w:t xml:space="preserve">                     </w:t>
      </w:r>
      <w:r>
        <w:rPr>
          <w:rFonts w:cs="Times New Roman" w:ascii="Times New Roman" w:hAnsi="Times New Roman"/>
          <w:b/>
          <w:sz w:val="24"/>
          <w:lang w:val="en-US"/>
        </w:rPr>
        <w:t>Lavarse</w:t>
      </w:r>
      <w:r>
        <w:rPr>
          <w:rFonts w:cs="Times New Roman" w:ascii="Times New Roman" w:hAnsi="Times New Roman"/>
          <w:b/>
          <w:sz w:val="24"/>
        </w:rPr>
        <w:t xml:space="preserve">                             </w:t>
      </w:r>
      <w:r>
        <w:rPr>
          <w:rFonts w:cs="Times New Roman" w:ascii="Times New Roman" w:hAnsi="Times New Roman"/>
          <w:b/>
          <w:sz w:val="24"/>
          <w:lang w:val="en-US"/>
        </w:rPr>
        <w:t>Peinarse</w:t>
      </w:r>
      <w:r>
        <w:rPr>
          <w:rFonts w:cs="Times New Roman" w:ascii="Times New Roman" w:hAnsi="Times New Roman"/>
          <w:b/>
          <w:sz w:val="24"/>
        </w:rPr>
        <w:t xml:space="preserve"> </w:t>
      </w:r>
    </w:p>
    <w:p>
      <w:pPr>
        <w:pStyle w:val="FR4"/>
        <w:ind w:firstLine="284" w:end="0"/>
        <w:jc w:val="both"/>
        <w:rPr>
          <w:rFonts w:ascii="Times New Roman" w:hAnsi="Times New Roman" w:cs="Times New Roman"/>
          <w:i/>
          <w:i/>
          <w:sz w:val="24"/>
          <w:lang w:val="en-US"/>
        </w:rPr>
      </w:pPr>
      <w:r>
        <w:rPr>
          <w:rFonts w:cs="Times New Roman" w:ascii="Times New Roman" w:hAnsi="Times New Roman"/>
          <w:i/>
          <w:sz w:val="24"/>
          <w:lang w:val="en-US"/>
        </w:rPr>
        <w:t>Presente de indicativo          Pretérito perfecto de indicativo</w:t>
      </w:r>
    </w:p>
    <w:p>
      <w:pPr>
        <w:pStyle w:val="Normal1"/>
        <w:spacing w:lineRule="auto" w:line="240"/>
        <w:ind w:firstLine="284" w:end="0"/>
        <w:rPr/>
      </w:pPr>
      <w:r>
        <w:rPr>
          <w:sz w:val="24"/>
          <w:lang w:val="en-US"/>
        </w:rPr>
        <w:t xml:space="preserve">(yo)              </w:t>
      </w:r>
      <w:r>
        <w:rPr>
          <w:b/>
          <w:bCs/>
          <w:sz w:val="24"/>
          <w:lang w:val="en-US"/>
        </w:rPr>
        <w:t>me</w:t>
      </w:r>
      <w:r>
        <w:rPr>
          <w:sz w:val="24"/>
          <w:lang w:val="en-US"/>
        </w:rPr>
        <w:t xml:space="preserve"> lavo                     no </w:t>
      </w:r>
      <w:r>
        <w:rPr>
          <w:b/>
          <w:bCs/>
          <w:sz w:val="24"/>
          <w:lang w:val="en-US"/>
        </w:rPr>
        <w:t>me</w:t>
      </w:r>
      <w:r>
        <w:rPr>
          <w:sz w:val="24"/>
          <w:lang w:val="en-US"/>
        </w:rPr>
        <w:t xml:space="preserve"> he peinado </w:t>
      </w:r>
    </w:p>
    <w:p>
      <w:pPr>
        <w:pStyle w:val="Normal1"/>
        <w:spacing w:lineRule="auto" w:line="240"/>
        <w:ind w:firstLine="284" w:end="0"/>
        <w:rPr/>
      </w:pPr>
      <w:r>
        <w:rPr>
          <w:sz w:val="24"/>
          <w:lang w:val="en-US"/>
        </w:rPr>
        <w:t xml:space="preserve">(tú)               </w:t>
      </w:r>
      <w:r>
        <w:rPr>
          <w:b/>
          <w:bCs/>
          <w:sz w:val="24"/>
          <w:lang w:val="en-US"/>
        </w:rPr>
        <w:t>te</w:t>
      </w:r>
      <w:r>
        <w:rPr>
          <w:sz w:val="24"/>
          <w:lang w:val="en-US"/>
        </w:rPr>
        <w:t xml:space="preserve"> lavas                     no </w:t>
      </w:r>
      <w:r>
        <w:rPr>
          <w:b/>
          <w:bCs/>
          <w:sz w:val="24"/>
          <w:lang w:val="en-US"/>
        </w:rPr>
        <w:t>te</w:t>
      </w:r>
      <w:r>
        <w:rPr>
          <w:sz w:val="24"/>
          <w:lang w:val="en-US"/>
        </w:rPr>
        <w:t xml:space="preserve"> has peinado </w:t>
      </w:r>
    </w:p>
    <w:p>
      <w:pPr>
        <w:pStyle w:val="Normal1"/>
        <w:spacing w:lineRule="auto" w:line="240"/>
        <w:ind w:firstLine="284" w:end="0"/>
        <w:rPr/>
      </w:pPr>
      <w:r>
        <w:rPr>
          <w:sz w:val="24"/>
          <w:lang w:val="en-US"/>
        </w:rPr>
        <w:t xml:space="preserve">(él)               </w:t>
      </w:r>
      <w:r>
        <w:rPr>
          <w:b/>
          <w:bCs/>
          <w:sz w:val="24"/>
          <w:lang w:val="en-US"/>
        </w:rPr>
        <w:t>se</w:t>
      </w:r>
      <w:r>
        <w:rPr>
          <w:sz w:val="24"/>
          <w:lang w:val="en-US"/>
        </w:rPr>
        <w:t xml:space="preserve"> lava                       no </w:t>
      </w:r>
      <w:r>
        <w:rPr>
          <w:b/>
          <w:bCs/>
          <w:sz w:val="24"/>
          <w:lang w:val="en-US"/>
        </w:rPr>
        <w:t>se</w:t>
      </w:r>
      <w:r>
        <w:rPr>
          <w:sz w:val="24"/>
          <w:lang w:val="en-US"/>
        </w:rPr>
        <w:t xml:space="preserve"> ha peinado </w:t>
      </w:r>
    </w:p>
    <w:p>
      <w:pPr>
        <w:pStyle w:val="Normal1"/>
        <w:spacing w:lineRule="auto" w:line="240"/>
        <w:ind w:firstLine="284" w:end="0"/>
        <w:rPr/>
      </w:pPr>
      <w:r>
        <w:rPr>
          <w:sz w:val="24"/>
          <w:lang w:val="en-US"/>
        </w:rPr>
        <w:t xml:space="preserve">(nosotros)        </w:t>
      </w:r>
      <w:r>
        <w:rPr>
          <w:b/>
          <w:bCs/>
          <w:sz w:val="24"/>
          <w:lang w:val="en-US"/>
        </w:rPr>
        <w:t>nos</w:t>
      </w:r>
      <w:r>
        <w:rPr>
          <w:sz w:val="24"/>
          <w:lang w:val="en-US"/>
        </w:rPr>
        <w:t xml:space="preserve"> lavamos              no </w:t>
      </w:r>
      <w:r>
        <w:rPr>
          <w:b/>
          <w:bCs/>
          <w:sz w:val="24"/>
          <w:lang w:val="en-US"/>
        </w:rPr>
        <w:t>nos</w:t>
      </w:r>
      <w:r>
        <w:rPr>
          <w:sz w:val="24"/>
          <w:lang w:val="en-US"/>
        </w:rPr>
        <w:t xml:space="preserve"> hemos peinado</w:t>
      </w:r>
    </w:p>
    <w:p>
      <w:pPr>
        <w:pStyle w:val="Normal1"/>
        <w:spacing w:lineRule="auto" w:line="240"/>
        <w:ind w:firstLine="284" w:end="0"/>
        <w:rPr/>
      </w:pPr>
      <w:r>
        <w:rPr>
          <w:sz w:val="24"/>
          <w:lang w:val="en-US"/>
        </w:rPr>
        <w:t xml:space="preserve">(vosotros)     </w:t>
      </w:r>
      <w:r>
        <w:rPr>
          <w:b/>
          <w:bCs/>
          <w:sz w:val="24"/>
          <w:lang w:val="en-US"/>
        </w:rPr>
        <w:t>os</w:t>
      </w:r>
      <w:r>
        <w:rPr>
          <w:sz w:val="24"/>
          <w:lang w:val="en-US"/>
        </w:rPr>
        <w:t xml:space="preserve"> laváis                   no </w:t>
      </w:r>
      <w:r>
        <w:rPr>
          <w:b/>
          <w:bCs/>
          <w:sz w:val="24"/>
          <w:lang w:val="en-US"/>
        </w:rPr>
        <w:t>os</w:t>
      </w:r>
      <w:r>
        <w:rPr>
          <w:sz w:val="24"/>
          <w:lang w:val="en-US"/>
        </w:rPr>
        <w:t xml:space="preserve"> habéis peinado </w:t>
      </w:r>
    </w:p>
    <w:p>
      <w:pPr>
        <w:pStyle w:val="Normal1"/>
        <w:spacing w:lineRule="auto" w:line="240"/>
        <w:ind w:firstLine="284" w:end="0"/>
        <w:rPr/>
      </w:pPr>
      <w:r>
        <w:rPr>
          <w:sz w:val="24"/>
          <w:lang w:val="en-US"/>
        </w:rPr>
        <w:t xml:space="preserve">(ellos)           </w:t>
      </w:r>
      <w:r>
        <w:rPr>
          <w:b/>
          <w:bCs/>
          <w:sz w:val="24"/>
          <w:lang w:val="en-US"/>
        </w:rPr>
        <w:t>se</w:t>
      </w:r>
      <w:r>
        <w:rPr>
          <w:sz w:val="24"/>
          <w:lang w:val="en-US"/>
        </w:rPr>
        <w:t xml:space="preserve"> lavan                    no </w:t>
      </w:r>
      <w:r>
        <w:rPr>
          <w:b/>
          <w:bCs/>
          <w:sz w:val="24"/>
          <w:lang w:val="en-US"/>
        </w:rPr>
        <w:t>se</w:t>
      </w:r>
      <w:r>
        <w:rPr>
          <w:sz w:val="24"/>
          <w:lang w:val="en-US"/>
        </w:rPr>
        <w:t xml:space="preserve"> han peinado</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3. Спряжение местоименных глаголов в утвердительной форме повелительного наклонения характеризуется следующими особен</w:t>
        <w:softHyphen/>
        <w:t>ностями:</w:t>
      </w:r>
    </w:p>
    <w:p>
      <w:pPr>
        <w:pStyle w:val="Normal1"/>
        <w:spacing w:lineRule="auto" w:line="240"/>
        <w:ind w:firstLine="284" w:end="0"/>
        <w:rPr>
          <w:sz w:val="24"/>
        </w:rPr>
      </w:pPr>
      <w:r>
        <w:rPr>
          <w:sz w:val="24"/>
        </w:rPr>
        <w:t>а) указанные выше местоимения ставятся после глагола и присо</w:t>
        <w:softHyphen/>
        <w:t>единяются к нему;</w:t>
      </w:r>
    </w:p>
    <w:p>
      <w:pPr>
        <w:pStyle w:val="Normal1"/>
        <w:spacing w:lineRule="auto" w:line="240"/>
        <w:ind w:firstLine="284" w:end="0"/>
        <w:rPr/>
      </w:pPr>
      <w:r>
        <w:rPr>
          <w:sz w:val="24"/>
        </w:rPr>
        <w:t xml:space="preserve">б) для сохранения у глагольной формы прежнего ударения над ударной гласной ставится </w:t>
      </w:r>
      <w:r>
        <w:rPr>
          <w:b/>
          <w:sz w:val="24"/>
          <w:lang w:val="en-US"/>
        </w:rPr>
        <w:t>acento</w:t>
      </w:r>
      <w:r>
        <w:rPr>
          <w:sz w:val="24"/>
        </w:rPr>
        <w:t xml:space="preserve"> (как правило, за исключением 2-го лица множественного числа);</w:t>
      </w:r>
    </w:p>
    <w:p>
      <w:pPr>
        <w:pStyle w:val="Normal1"/>
        <w:spacing w:lineRule="auto" w:line="240"/>
        <w:ind w:firstLine="284" w:end="0"/>
        <w:rPr/>
      </w:pPr>
      <w:r>
        <w:rPr>
          <w:sz w:val="24"/>
        </w:rPr>
        <w:t>в) в 1-м и 2-м лицах множественного числа происходит выпаде</w:t>
        <w:softHyphen/>
        <w:t xml:space="preserve">ние согласных </w:t>
      </w:r>
      <w:r>
        <w:rPr>
          <w:b/>
          <w:sz w:val="24"/>
          <w:lang w:val="en-US"/>
        </w:rPr>
        <w:t>s</w:t>
      </w:r>
      <w:r>
        <w:rPr>
          <w:sz w:val="24"/>
        </w:rPr>
        <w:t xml:space="preserve"> и </w:t>
      </w:r>
      <w:r>
        <w:rPr>
          <w:b/>
          <w:sz w:val="24"/>
          <w:lang w:val="en-US"/>
        </w:rPr>
        <w:t>d</w:t>
      </w:r>
      <w:r>
        <w:rPr>
          <w:sz w:val="24"/>
        </w:rPr>
        <w:t>, соответственно.</w:t>
      </w:r>
    </w:p>
    <w:p>
      <w:pPr>
        <w:pStyle w:val="Normal1"/>
        <w:spacing w:lineRule="auto" w:line="240"/>
        <w:ind w:firstLine="284" w:end="0"/>
        <w:jc w:val="center"/>
        <w:rPr>
          <w:spacing w:val="20"/>
          <w:sz w:val="24"/>
        </w:rPr>
      </w:pPr>
      <w:r>
        <w:rPr>
          <w:spacing w:val="20"/>
          <w:sz w:val="24"/>
        </w:rPr>
        <w:t>Типовые примеры:</w:t>
      </w:r>
    </w:p>
    <w:p>
      <w:pPr>
        <w:pStyle w:val="Normal1"/>
        <w:spacing w:lineRule="auto" w:line="240"/>
        <w:ind w:firstLine="284" w:end="0"/>
        <w:rPr>
          <w:b/>
          <w:sz w:val="24"/>
        </w:rPr>
      </w:pPr>
      <w:r>
        <w:rPr>
          <w:b/>
          <w:sz w:val="24"/>
        </w:rPr>
        <w:t xml:space="preserve">     </w:t>
      </w:r>
      <w:r>
        <w:rPr>
          <w:b/>
          <w:sz w:val="24"/>
          <w:lang w:val="en-US"/>
        </w:rPr>
        <w:t>Lavarse</w:t>
      </w:r>
      <w:r>
        <w:rPr>
          <w:b/>
          <w:sz w:val="24"/>
        </w:rPr>
        <w:t xml:space="preserve">                                                  </w:t>
      </w:r>
      <w:r>
        <w:rPr>
          <w:b/>
          <w:sz w:val="24"/>
          <w:lang w:val="en-US"/>
        </w:rPr>
        <w:t>Dirigirse</w:t>
      </w:r>
    </w:p>
    <w:p>
      <w:pPr>
        <w:pStyle w:val="Normal1"/>
        <w:spacing w:lineRule="auto" w:line="240"/>
        <w:ind w:firstLine="284" w:end="0"/>
        <w:rPr/>
      </w:pPr>
      <w:r>
        <w:rPr>
          <w:sz w:val="24"/>
          <w:lang w:val="en-US"/>
        </w:rPr>
        <w:t>láva</w:t>
      </w:r>
      <w:r>
        <w:rPr>
          <w:b/>
          <w:bCs/>
          <w:sz w:val="24"/>
          <w:lang w:val="en-US"/>
        </w:rPr>
        <w:t>te</w:t>
      </w:r>
      <w:r>
        <w:rPr>
          <w:sz w:val="24"/>
          <w:lang w:val="en-US"/>
        </w:rPr>
        <w:t xml:space="preserve"> (tú)                                                    diríge</w:t>
      </w:r>
      <w:r>
        <w:rPr>
          <w:b/>
          <w:bCs/>
          <w:sz w:val="24"/>
          <w:lang w:val="en-US"/>
        </w:rPr>
        <w:t>te</w:t>
      </w:r>
      <w:r>
        <w:rPr>
          <w:sz w:val="24"/>
          <w:lang w:val="en-US"/>
        </w:rPr>
        <w:t xml:space="preserve"> (tu) </w:t>
      </w:r>
    </w:p>
    <w:p>
      <w:pPr>
        <w:pStyle w:val="Normal1"/>
        <w:spacing w:lineRule="auto" w:line="240"/>
        <w:ind w:firstLine="284" w:end="0"/>
        <w:rPr/>
      </w:pPr>
      <w:r>
        <w:rPr>
          <w:sz w:val="24"/>
          <w:lang w:val="en-US"/>
        </w:rPr>
        <w:t>láve</w:t>
      </w:r>
      <w:r>
        <w:rPr>
          <w:b/>
          <w:bCs/>
          <w:sz w:val="24"/>
          <w:lang w:val="en-US"/>
        </w:rPr>
        <w:t>se</w:t>
      </w:r>
      <w:r>
        <w:rPr>
          <w:sz w:val="24"/>
          <w:lang w:val="en-US"/>
        </w:rPr>
        <w:t>(Ud.)                                                 diríja</w:t>
      </w:r>
      <w:r>
        <w:rPr>
          <w:b/>
          <w:bCs/>
          <w:sz w:val="24"/>
          <w:lang w:val="en-US"/>
        </w:rPr>
        <w:t>se</w:t>
      </w:r>
      <w:r>
        <w:rPr>
          <w:sz w:val="24"/>
          <w:lang w:val="en-US"/>
        </w:rPr>
        <w:t xml:space="preserve"> (Ud.) </w:t>
      </w:r>
    </w:p>
    <w:p>
      <w:pPr>
        <w:pStyle w:val="Normal1"/>
        <w:spacing w:lineRule="auto" w:line="240"/>
        <w:ind w:firstLine="284" w:end="0"/>
        <w:rPr/>
      </w:pPr>
      <w:r>
        <w:rPr>
          <w:sz w:val="24"/>
          <w:lang w:val="en-US"/>
        </w:rPr>
        <w:t>lávemo</w:t>
      </w:r>
      <w:r>
        <w:rPr>
          <w:b/>
          <w:bCs/>
          <w:sz w:val="24"/>
          <w:lang w:val="en-US"/>
        </w:rPr>
        <w:t>nos</w:t>
      </w:r>
      <w:r>
        <w:rPr>
          <w:sz w:val="24"/>
          <w:lang w:val="en-US"/>
        </w:rPr>
        <w:t xml:space="preserve"> (nosotros)                                  dirijamo</w:t>
      </w:r>
      <w:r>
        <w:rPr>
          <w:b/>
          <w:bCs/>
          <w:sz w:val="24"/>
          <w:lang w:val="en-US"/>
        </w:rPr>
        <w:t>nos</w:t>
      </w:r>
      <w:r>
        <w:rPr>
          <w:sz w:val="24"/>
          <w:lang w:val="en-US"/>
        </w:rPr>
        <w:t xml:space="preserve"> (nosotros)</w:t>
      </w:r>
    </w:p>
    <w:p>
      <w:pPr>
        <w:pStyle w:val="Normal1"/>
        <w:spacing w:lineRule="auto" w:line="240"/>
        <w:ind w:start="567" w:end="0"/>
        <w:rPr/>
      </w:pPr>
      <w:r>
        <w:rPr>
          <w:sz w:val="24"/>
        </w:rPr>
        <w:t>из</w:t>
      </w:r>
      <w:r>
        <w:rPr>
          <w:sz w:val="24"/>
          <w:lang w:val="en-US"/>
        </w:rPr>
        <w:t xml:space="preserve"> lavemo(s) + nos </w:t>
      </w:r>
    </w:p>
    <w:p>
      <w:pPr>
        <w:pStyle w:val="Normal1"/>
        <w:spacing w:lineRule="auto" w:line="240"/>
        <w:ind w:hanging="283" w:start="567" w:end="0"/>
        <w:rPr/>
      </w:pPr>
      <w:r>
        <w:rPr>
          <w:sz w:val="24"/>
          <w:lang w:val="en-US"/>
        </w:rPr>
        <w:t>lava</w:t>
      </w:r>
      <w:r>
        <w:rPr>
          <w:b/>
          <w:bCs/>
          <w:sz w:val="24"/>
          <w:lang w:val="en-US"/>
        </w:rPr>
        <w:t>os</w:t>
      </w:r>
      <w:r>
        <w:rPr>
          <w:sz w:val="24"/>
          <w:lang w:val="en-US"/>
        </w:rPr>
        <w:t xml:space="preserve"> (vosotros)                                         dirígi</w:t>
      </w:r>
      <w:r>
        <w:rPr>
          <w:b/>
          <w:bCs/>
          <w:sz w:val="24"/>
          <w:lang w:val="en-US"/>
        </w:rPr>
        <w:t>os</w:t>
      </w:r>
      <w:r>
        <w:rPr>
          <w:sz w:val="24"/>
          <w:lang w:val="en-US"/>
        </w:rPr>
        <w:t xml:space="preserve"> * (vosotros)</w:t>
      </w:r>
    </w:p>
    <w:p>
      <w:pPr>
        <w:pStyle w:val="Normal1"/>
        <w:spacing w:lineRule="auto" w:line="240"/>
        <w:ind w:firstLine="567" w:end="0"/>
        <w:rPr/>
      </w:pPr>
      <w:r>
        <w:rPr>
          <w:sz w:val="24"/>
        </w:rPr>
        <w:t>из</w:t>
      </w:r>
      <w:r>
        <w:rPr>
          <w:sz w:val="24"/>
          <w:lang w:val="en-US"/>
        </w:rPr>
        <w:t xml:space="preserve"> lava(d) + os</w:t>
      </w:r>
    </w:p>
    <w:p>
      <w:pPr>
        <w:pStyle w:val="Normal1"/>
        <w:spacing w:lineRule="auto" w:line="240"/>
        <w:ind w:firstLine="284" w:end="0"/>
        <w:rPr/>
      </w:pPr>
      <w:r>
        <w:rPr>
          <w:sz w:val="24"/>
          <w:lang w:val="en-US"/>
        </w:rPr>
        <w:t>laven</w:t>
      </w:r>
      <w:r>
        <w:rPr>
          <w:b/>
          <w:bCs/>
          <w:sz w:val="24"/>
          <w:lang w:val="en-US"/>
        </w:rPr>
        <w:t>se</w:t>
      </w:r>
      <w:r>
        <w:rPr>
          <w:sz w:val="24"/>
          <w:lang w:val="en-US"/>
        </w:rPr>
        <w:t xml:space="preserve"> (Uds.)                                             diríjan</w:t>
      </w:r>
      <w:r>
        <w:rPr>
          <w:b/>
          <w:bCs/>
          <w:sz w:val="24"/>
          <w:lang w:val="en-US"/>
        </w:rPr>
        <w:t>se</w:t>
      </w:r>
      <w:r>
        <w:rPr>
          <w:sz w:val="24"/>
          <w:lang w:val="en-US"/>
        </w:rPr>
        <w:t xml:space="preserve"> (Uds.)</w:t>
      </w:r>
    </w:p>
    <w:p>
      <w:pPr>
        <w:pStyle w:val="Normal1"/>
        <w:pBdr>
          <w:top w:val="single" w:sz="4" w:space="1" w:color="000000"/>
        </w:pBdr>
        <w:spacing w:lineRule="auto" w:line="240"/>
        <w:ind w:firstLine="284" w:end="0"/>
        <w:rPr/>
      </w:pPr>
      <w:r>
        <w:rPr/>
        <w:t xml:space="preserve">* </w:t>
      </w:r>
      <w:r>
        <w:rPr>
          <w:b/>
        </w:rPr>
        <w:t xml:space="preserve">Acento </w:t>
      </w:r>
      <w:r>
        <w:rPr/>
        <w:t>в данном случае ставится по орфографическим причинам, указывая на отсутствие дифтонга.</w:t>
      </w:r>
    </w:p>
    <w:p>
      <w:pPr>
        <w:pStyle w:val="Normal1"/>
        <w:pBdr>
          <w:top w:val="single" w:sz="4" w:space="1" w:color="000000"/>
        </w:pBdr>
        <w:spacing w:lineRule="auto" w:line="240"/>
        <w:ind w:firstLine="284" w:end="0"/>
        <w:rPr/>
      </w:pPr>
      <w:r>
        <w:rPr/>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w:t>
      </w:r>
      <w:r>
        <w:rPr>
          <w:b/>
          <w:sz w:val="22"/>
          <w:lang w:val="en-US"/>
        </w:rPr>
        <w:t>Irse</w:t>
      </w:r>
      <w:r>
        <w:rPr>
          <w:sz w:val="22"/>
        </w:rPr>
        <w:t xml:space="preserve"> единственный глагол, у которого не происходит во 2 лице мн. ч. выпадения </w:t>
      </w:r>
      <w:r>
        <w:rPr>
          <w:b/>
          <w:sz w:val="22"/>
          <w:lang w:val="en-US"/>
        </w:rPr>
        <w:t>d</w:t>
      </w:r>
      <w:r>
        <w:rPr>
          <w:b/>
          <w:sz w:val="22"/>
        </w:rPr>
        <w:t xml:space="preserve">: </w:t>
      </w:r>
      <w:r>
        <w:rPr>
          <w:b/>
          <w:sz w:val="22"/>
          <w:lang w:val="en-US"/>
        </w:rPr>
        <w:t>Idos</w:t>
      </w:r>
      <w:r>
        <w:rPr>
          <w:sz w:val="22"/>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4. Испанские местоименные глаголы не всегда соответствуют русским возвратным или взаимным глаголам. При сопоставлении обнаруживаются такие различия:</w:t>
      </w:r>
    </w:p>
    <w:p>
      <w:pPr>
        <w:pStyle w:val="Normal1"/>
        <w:spacing w:lineRule="auto" w:line="240"/>
        <w:ind w:firstLine="284" w:end="0"/>
        <w:rPr/>
      </w:pPr>
      <w:r>
        <w:rPr>
          <w:sz w:val="24"/>
        </w:rPr>
        <w:t xml:space="preserve">а) испанские </w:t>
      </w:r>
      <w:r>
        <w:rPr>
          <w:spacing w:val="20"/>
          <w:sz w:val="24"/>
        </w:rPr>
        <w:t>местоименные</w:t>
      </w:r>
      <w:r>
        <w:rPr>
          <w:sz w:val="24"/>
        </w:rPr>
        <w:t xml:space="preserve"> глаголы с возвратным или взаимным значением соответствуют русским </w:t>
      </w:r>
      <w:r>
        <w:rPr>
          <w:spacing w:val="20"/>
          <w:sz w:val="24"/>
        </w:rPr>
        <w:t>невозвратным</w:t>
      </w:r>
      <w:r>
        <w:rPr>
          <w:sz w:val="24"/>
        </w:rPr>
        <w:t xml:space="preserve"> глаголам:</w:t>
      </w:r>
    </w:p>
    <w:p>
      <w:pPr>
        <w:pStyle w:val="Normal1"/>
        <w:spacing w:lineRule="auto" w:line="240"/>
        <w:ind w:firstLine="284" w:end="0"/>
        <w:rPr/>
      </w:pPr>
      <w:r>
        <w:rPr>
          <w:sz w:val="24"/>
          <w:lang w:val="en-US"/>
        </w:rPr>
        <w:t>aburrirse</w:t>
      </w:r>
      <w:r>
        <w:rPr>
          <w:sz w:val="24"/>
        </w:rPr>
        <w:t xml:space="preserve">          — скучать</w:t>
      </w:r>
    </w:p>
    <w:p>
      <w:pPr>
        <w:pStyle w:val="Normal1"/>
        <w:spacing w:lineRule="auto" w:line="240"/>
        <w:ind w:firstLine="284" w:end="0"/>
        <w:rPr/>
      </w:pPr>
      <w:r>
        <w:rPr>
          <w:sz w:val="24"/>
          <w:lang w:val="en-US"/>
        </w:rPr>
        <w:t>desangrarse</w:t>
      </w:r>
      <w:r>
        <w:rPr>
          <w:sz w:val="24"/>
        </w:rPr>
        <w:t xml:space="preserve">     — истекать кровью, терять силы</w:t>
      </w:r>
    </w:p>
    <w:p>
      <w:pPr>
        <w:pStyle w:val="Normal1"/>
        <w:spacing w:lineRule="auto" w:line="240"/>
        <w:ind w:firstLine="284" w:end="0"/>
        <w:rPr/>
      </w:pPr>
      <w:r>
        <w:rPr>
          <w:sz w:val="24"/>
          <w:lang w:val="en-US"/>
        </w:rPr>
        <w:t>desanimarse</w:t>
      </w:r>
      <w:r>
        <w:rPr>
          <w:sz w:val="24"/>
        </w:rPr>
        <w:t xml:space="preserve">    — падать духом</w:t>
      </w:r>
    </w:p>
    <w:p>
      <w:pPr>
        <w:pStyle w:val="Normal1"/>
        <w:spacing w:lineRule="auto" w:line="240"/>
        <w:ind w:firstLine="284" w:end="0"/>
        <w:rPr/>
      </w:pPr>
      <w:r>
        <w:rPr>
          <w:sz w:val="24"/>
          <w:lang w:val="en-US"/>
        </w:rPr>
        <w:t>descuidarse</w:t>
      </w:r>
      <w:r>
        <w:rPr>
          <w:sz w:val="24"/>
        </w:rPr>
        <w:t xml:space="preserve">     — упустить что-либо, быть небрежным</w:t>
      </w:r>
    </w:p>
    <w:p>
      <w:pPr>
        <w:pStyle w:val="Normal1"/>
        <w:spacing w:lineRule="auto" w:line="240"/>
        <w:ind w:firstLine="284" w:end="0"/>
        <w:rPr/>
      </w:pPr>
      <w:r>
        <w:rPr>
          <w:sz w:val="24"/>
          <w:lang w:val="en-US"/>
        </w:rPr>
        <w:t>ducharse</w:t>
      </w:r>
      <w:r>
        <w:rPr>
          <w:sz w:val="24"/>
        </w:rPr>
        <w:t xml:space="preserve">         — принимать душ</w:t>
      </w:r>
    </w:p>
    <w:p>
      <w:pPr>
        <w:pStyle w:val="Normal1"/>
        <w:tabs>
          <w:tab w:val="clear" w:pos="720"/>
          <w:tab w:val="left" w:pos="1680" w:leader="none"/>
        </w:tabs>
        <w:spacing w:lineRule="auto" w:line="240"/>
        <w:ind w:firstLine="284" w:end="0"/>
        <w:rPr/>
      </w:pPr>
      <w:r>
        <w:rPr>
          <w:sz w:val="24"/>
        </w:rPr>
        <w:t xml:space="preserve"> </w:t>
      </w:r>
      <w:r>
        <w:rPr>
          <w:sz w:val="24"/>
          <w:lang w:val="en-US"/>
        </w:rPr>
        <w:t>fastidiarse</w:t>
      </w:r>
      <w:r>
        <w:rPr>
          <w:sz w:val="24"/>
        </w:rPr>
        <w:tab/>
        <w:t>— скучать</w:t>
      </w:r>
    </w:p>
    <w:p>
      <w:pPr>
        <w:pStyle w:val="Normal1"/>
        <w:tabs>
          <w:tab w:val="clear" w:pos="720"/>
          <w:tab w:val="left" w:pos="1680" w:leader="none"/>
        </w:tabs>
        <w:spacing w:lineRule="auto" w:line="240"/>
        <w:ind w:firstLine="284" w:end="0"/>
        <w:rPr/>
      </w:pPr>
      <w:r>
        <w:rPr>
          <w:sz w:val="24"/>
        </w:rPr>
        <w:t xml:space="preserve"> </w:t>
      </w:r>
      <w:r>
        <w:rPr>
          <w:sz w:val="24"/>
          <w:lang w:val="en-US"/>
        </w:rPr>
        <w:t>helarse</w:t>
      </w:r>
      <w:r>
        <w:rPr>
          <w:sz w:val="24"/>
        </w:rPr>
        <w:tab/>
        <w:t>— замерзать</w:t>
      </w:r>
    </w:p>
    <w:p>
      <w:pPr>
        <w:pStyle w:val="Normal1"/>
        <w:tabs>
          <w:tab w:val="clear" w:pos="720"/>
          <w:tab w:val="left" w:pos="1680" w:leader="none"/>
        </w:tabs>
        <w:spacing w:lineRule="auto" w:line="240"/>
        <w:ind w:firstLine="284" w:end="0"/>
        <w:jc w:val="start"/>
        <w:rPr/>
      </w:pPr>
      <w:r>
        <w:rPr>
          <w:sz w:val="24"/>
          <w:lang w:val="en-US"/>
        </w:rPr>
        <w:t>imaginarse</w:t>
      </w:r>
      <w:r>
        <w:rPr>
          <w:sz w:val="24"/>
        </w:rPr>
        <w:tab/>
        <w:t>— представлять себе</w:t>
        <w:br/>
        <w:t xml:space="preserve">     </w:t>
      </w:r>
      <w:r>
        <w:rPr>
          <w:sz w:val="24"/>
          <w:lang w:val="en-US"/>
        </w:rPr>
        <w:t>impacientarse</w:t>
      </w:r>
      <w:r>
        <w:rPr>
          <w:sz w:val="24"/>
        </w:rPr>
        <w:t xml:space="preserve"> — терять терпение</w:t>
      </w:r>
    </w:p>
    <w:p>
      <w:pPr>
        <w:pStyle w:val="Normal1"/>
        <w:tabs>
          <w:tab w:val="clear" w:pos="720"/>
          <w:tab w:val="left" w:pos="1680" w:leader="none"/>
        </w:tabs>
        <w:spacing w:lineRule="auto" w:line="240"/>
        <w:ind w:firstLine="284" w:end="0"/>
        <w:rPr/>
      </w:pPr>
      <w:r>
        <w:rPr>
          <w:sz w:val="24"/>
        </w:rPr>
        <w:t xml:space="preserve"> </w:t>
      </w:r>
      <w:r>
        <w:rPr>
          <w:sz w:val="24"/>
          <w:lang w:val="en-US"/>
        </w:rPr>
        <w:t>marearse</w:t>
      </w:r>
      <w:r>
        <w:rPr>
          <w:sz w:val="24"/>
        </w:rPr>
        <w:tab/>
        <w:t>— чувствовать головокружение, страдать морской болезнью</w:t>
      </w:r>
    </w:p>
    <w:p>
      <w:pPr>
        <w:pStyle w:val="Normal1"/>
        <w:tabs>
          <w:tab w:val="clear" w:pos="720"/>
          <w:tab w:val="left" w:pos="1680" w:leader="none"/>
        </w:tabs>
        <w:spacing w:lineRule="auto" w:line="240"/>
        <w:ind w:firstLine="284" w:end="0"/>
        <w:rPr/>
      </w:pPr>
      <w:r>
        <w:rPr>
          <w:sz w:val="24"/>
        </w:rPr>
        <w:t xml:space="preserve"> </w:t>
      </w:r>
      <w:r>
        <w:rPr>
          <w:sz w:val="24"/>
          <w:lang w:val="en-US"/>
        </w:rPr>
        <w:t>ofrecerse</w:t>
      </w:r>
      <w:r>
        <w:rPr>
          <w:sz w:val="24"/>
        </w:rPr>
        <w:tab/>
        <w:t>— предлагать свои услуги</w:t>
      </w:r>
    </w:p>
    <w:p>
      <w:pPr>
        <w:pStyle w:val="Normal1"/>
        <w:tabs>
          <w:tab w:val="clear" w:pos="720"/>
          <w:tab w:val="left" w:pos="1680" w:leader="none"/>
        </w:tabs>
        <w:spacing w:lineRule="auto" w:line="240"/>
        <w:ind w:firstLine="284" w:end="0"/>
        <w:rPr/>
      </w:pPr>
      <w:r>
        <w:rPr>
          <w:sz w:val="24"/>
        </w:rPr>
        <w:t xml:space="preserve"> </w:t>
      </w:r>
      <w:r>
        <w:rPr>
          <w:sz w:val="24"/>
          <w:lang w:val="en-US"/>
        </w:rPr>
        <w:t>originarse</w:t>
      </w:r>
      <w:r>
        <w:rPr>
          <w:sz w:val="24"/>
        </w:rPr>
        <w:tab/>
        <w:t>— брать начало, происходить</w:t>
      </w:r>
    </w:p>
    <w:p>
      <w:pPr>
        <w:pStyle w:val="Normal1"/>
        <w:tabs>
          <w:tab w:val="clear" w:pos="720"/>
          <w:tab w:val="left" w:pos="1680" w:leader="none"/>
        </w:tabs>
        <w:spacing w:lineRule="auto" w:line="240"/>
        <w:ind w:firstLine="284" w:end="0"/>
        <w:rPr/>
      </w:pPr>
      <w:r>
        <w:rPr>
          <w:sz w:val="24"/>
        </w:rPr>
        <w:t xml:space="preserve"> </w:t>
      </w:r>
      <w:r>
        <w:rPr>
          <w:sz w:val="24"/>
          <w:lang w:val="en-US"/>
        </w:rPr>
        <w:t>parecerse</w:t>
      </w:r>
      <w:r>
        <w:rPr>
          <w:sz w:val="24"/>
        </w:rPr>
        <w:tab/>
        <w:t>— быть похожим</w:t>
      </w:r>
    </w:p>
    <w:p>
      <w:pPr>
        <w:pStyle w:val="Normal1"/>
        <w:tabs>
          <w:tab w:val="clear" w:pos="720"/>
          <w:tab w:val="left" w:pos="1680" w:leader="none"/>
        </w:tabs>
        <w:spacing w:lineRule="auto" w:line="240"/>
        <w:ind w:firstLine="284" w:end="0"/>
        <w:rPr/>
      </w:pPr>
      <w:r>
        <w:rPr>
          <w:sz w:val="24"/>
        </w:rPr>
        <w:t xml:space="preserve"> </w:t>
      </w:r>
      <w:r>
        <w:rPr>
          <w:sz w:val="24"/>
          <w:lang w:val="en-US"/>
        </w:rPr>
        <w:t>portarse</w:t>
      </w:r>
      <w:r>
        <w:rPr>
          <w:sz w:val="24"/>
        </w:rPr>
        <w:tab/>
        <w:t>— вести себя</w:t>
      </w:r>
    </w:p>
    <w:p>
      <w:pPr>
        <w:pStyle w:val="Normal1"/>
        <w:tabs>
          <w:tab w:val="clear" w:pos="720"/>
          <w:tab w:val="left" w:pos="1680" w:leader="none"/>
        </w:tabs>
        <w:spacing w:lineRule="auto" w:line="240"/>
        <w:ind w:firstLine="284" w:end="0"/>
        <w:rPr/>
      </w:pPr>
      <w:r>
        <w:rPr>
          <w:sz w:val="24"/>
        </w:rPr>
        <w:t xml:space="preserve"> </w:t>
      </w:r>
      <w:r>
        <w:rPr>
          <w:sz w:val="24"/>
          <w:lang w:val="en-US"/>
        </w:rPr>
        <w:t>secarse</w:t>
      </w:r>
      <w:r>
        <w:rPr>
          <w:sz w:val="24"/>
        </w:rPr>
        <w:tab/>
        <w:t>— сохнуть, засыхать (и вытираться)</w:t>
      </w:r>
    </w:p>
    <w:p>
      <w:pPr>
        <w:pStyle w:val="Normal1"/>
        <w:tabs>
          <w:tab w:val="clear" w:pos="720"/>
          <w:tab w:val="left" w:pos="1680" w:leader="none"/>
        </w:tabs>
        <w:spacing w:lineRule="auto" w:line="240"/>
        <w:ind w:firstLine="284" w:end="0"/>
        <w:rPr/>
      </w:pPr>
      <w:r>
        <w:rPr>
          <w:sz w:val="24"/>
        </w:rPr>
        <w:t xml:space="preserve"> </w:t>
      </w:r>
      <w:r>
        <w:rPr>
          <w:sz w:val="24"/>
          <w:lang w:val="en-US"/>
        </w:rPr>
        <w:t>sublevarse</w:t>
      </w:r>
      <w:r>
        <w:rPr>
          <w:sz w:val="24"/>
        </w:rPr>
        <w:tab/>
        <w:t>— восставать</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испанские </w:t>
      </w:r>
      <w:r>
        <w:rPr>
          <w:spacing w:val="20"/>
          <w:sz w:val="24"/>
        </w:rPr>
        <w:t>невозвратные</w:t>
      </w:r>
      <w:r>
        <w:rPr>
          <w:sz w:val="24"/>
        </w:rPr>
        <w:t xml:space="preserve"> глаголы соответствуют русским </w:t>
      </w:r>
      <w:r>
        <w:rPr>
          <w:spacing w:val="20"/>
          <w:sz w:val="24"/>
        </w:rPr>
        <w:t>возвратным или взаимным</w:t>
      </w:r>
      <w:r>
        <w:rPr/>
        <w:t xml:space="preserve"> глаголам:</w:t>
      </w:r>
    </w:p>
    <w:tbl>
      <w:tblPr>
        <w:tblW w:w="7764" w:type="dxa"/>
        <w:jc w:val="start"/>
        <w:tblInd w:w="141" w:type="dxa"/>
        <w:tblLayout w:type="fixed"/>
        <w:tblCellMar>
          <w:top w:w="0" w:type="dxa"/>
          <w:start w:w="108" w:type="dxa"/>
          <w:bottom w:w="0" w:type="dxa"/>
          <w:end w:w="108" w:type="dxa"/>
        </w:tblCellMar>
      </w:tblPr>
      <w:tblGrid>
        <w:gridCol w:w="2094"/>
        <w:gridCol w:w="5670"/>
      </w:tblGrid>
      <w:tr>
        <w:trPr>
          <w:trHeight w:val="3390" w:hRule="atLeast"/>
        </w:trPr>
        <w:tc>
          <w:tcPr>
            <w:tcW w:w="2094" w:type="dxa"/>
            <w:tcBorders/>
          </w:tcPr>
          <w:p>
            <w:pPr>
              <w:pStyle w:val="Normal1"/>
              <w:tabs>
                <w:tab w:val="clear" w:pos="720"/>
                <w:tab w:val="left" w:pos="1680" w:leader="none"/>
              </w:tabs>
              <w:spacing w:lineRule="auto" w:line="240"/>
              <w:rPr>
                <w:sz w:val="24"/>
                <w:lang w:val="en-US"/>
              </w:rPr>
            </w:pPr>
            <w:r>
              <w:rPr>
                <w:sz w:val="24"/>
                <w:lang w:val="en-US"/>
              </w:rPr>
              <w:t>alegar</w:t>
            </w:r>
          </w:p>
          <w:p>
            <w:pPr>
              <w:pStyle w:val="Normal1"/>
              <w:tabs>
                <w:tab w:val="clear" w:pos="720"/>
                <w:tab w:val="left" w:pos="1680" w:leader="none"/>
              </w:tabs>
              <w:spacing w:lineRule="auto" w:line="240"/>
              <w:rPr>
                <w:sz w:val="24"/>
                <w:lang w:val="en-US"/>
              </w:rPr>
            </w:pPr>
            <w:r>
              <w:rPr>
                <w:sz w:val="24"/>
                <w:lang w:val="en-US"/>
              </w:rPr>
              <w:t>aprender</w:t>
            </w:r>
          </w:p>
          <w:p>
            <w:pPr>
              <w:pStyle w:val="Normal1"/>
              <w:tabs>
                <w:tab w:val="clear" w:pos="720"/>
                <w:tab w:val="left" w:pos="1680" w:leader="none"/>
              </w:tabs>
              <w:spacing w:lineRule="auto" w:line="240"/>
              <w:rPr>
                <w:sz w:val="24"/>
                <w:lang w:val="en-US"/>
              </w:rPr>
            </w:pPr>
            <w:r>
              <w:rPr>
                <w:sz w:val="24"/>
                <w:lang w:val="en-US"/>
              </w:rPr>
              <w:t>ascender</w:t>
            </w:r>
          </w:p>
          <w:p>
            <w:pPr>
              <w:pStyle w:val="Normal1"/>
              <w:tabs>
                <w:tab w:val="clear" w:pos="720"/>
                <w:tab w:val="left" w:pos="1680" w:leader="none"/>
              </w:tabs>
              <w:spacing w:lineRule="auto" w:line="240"/>
              <w:rPr>
                <w:sz w:val="24"/>
                <w:lang w:val="en-US"/>
              </w:rPr>
            </w:pPr>
            <w:r>
              <w:rPr>
                <w:sz w:val="24"/>
                <w:lang w:val="en-US"/>
              </w:rPr>
              <w:t>bajar</w:t>
            </w:r>
          </w:p>
          <w:p>
            <w:pPr>
              <w:pStyle w:val="Normal1"/>
              <w:tabs>
                <w:tab w:val="clear" w:pos="720"/>
                <w:tab w:val="left" w:pos="1680" w:leader="none"/>
              </w:tabs>
              <w:spacing w:lineRule="auto" w:line="240"/>
              <w:rPr>
                <w:sz w:val="24"/>
                <w:lang w:val="en-US"/>
              </w:rPr>
            </w:pPr>
            <w:r>
              <w:rPr>
                <w:sz w:val="24"/>
                <w:lang w:val="en-US"/>
              </w:rPr>
              <w:t>caber</w:t>
            </w:r>
          </w:p>
          <w:p>
            <w:pPr>
              <w:pStyle w:val="Normal1"/>
              <w:tabs>
                <w:tab w:val="clear" w:pos="720"/>
                <w:tab w:val="left" w:pos="1680" w:leader="none"/>
              </w:tabs>
              <w:spacing w:lineRule="auto" w:line="240"/>
              <w:rPr>
                <w:sz w:val="24"/>
                <w:lang w:val="en-US"/>
              </w:rPr>
            </w:pPr>
            <w:r>
              <w:rPr>
                <w:sz w:val="24"/>
                <w:lang w:val="en-US"/>
              </w:rPr>
              <w:t>descender</w:t>
            </w:r>
          </w:p>
          <w:p>
            <w:pPr>
              <w:pStyle w:val="Normal1"/>
              <w:tabs>
                <w:tab w:val="clear" w:pos="720"/>
                <w:tab w:val="left" w:pos="1680" w:leader="none"/>
              </w:tabs>
              <w:spacing w:lineRule="auto" w:line="240"/>
              <w:rPr>
                <w:sz w:val="24"/>
                <w:lang w:val="en-US"/>
              </w:rPr>
            </w:pPr>
            <w:r>
              <w:rPr>
                <w:sz w:val="24"/>
                <w:lang w:val="en-US"/>
              </w:rPr>
              <w:t>descuidar</w:t>
            </w:r>
          </w:p>
          <w:p>
            <w:pPr>
              <w:pStyle w:val="Normal1"/>
              <w:tabs>
                <w:tab w:val="clear" w:pos="720"/>
                <w:tab w:val="left" w:pos="1680" w:leader="none"/>
              </w:tabs>
              <w:spacing w:lineRule="auto" w:line="240"/>
              <w:rPr>
                <w:sz w:val="24"/>
                <w:lang w:val="en-US"/>
              </w:rPr>
            </w:pPr>
            <w:r>
              <w:rPr>
                <w:sz w:val="24"/>
                <w:lang w:val="en-US"/>
              </w:rPr>
              <w:t>disfrutar</w:t>
            </w:r>
          </w:p>
          <w:p>
            <w:pPr>
              <w:pStyle w:val="Normal1"/>
              <w:tabs>
                <w:tab w:val="clear" w:pos="720"/>
                <w:tab w:val="left" w:pos="1680" w:leader="none"/>
              </w:tabs>
              <w:spacing w:lineRule="auto" w:line="240"/>
              <w:rPr>
                <w:sz w:val="24"/>
                <w:lang w:val="en-US"/>
              </w:rPr>
            </w:pPr>
            <w:r>
              <w:rPr>
                <w:sz w:val="24"/>
                <w:lang w:val="en-US"/>
              </w:rPr>
              <w:t>disponer</w:t>
            </w:r>
          </w:p>
          <w:p>
            <w:pPr>
              <w:pStyle w:val="Normal1"/>
              <w:tabs>
                <w:tab w:val="clear" w:pos="720"/>
                <w:tab w:val="left" w:pos="1680" w:leader="none"/>
              </w:tabs>
              <w:spacing w:lineRule="auto" w:line="240"/>
              <w:rPr>
                <w:sz w:val="24"/>
                <w:lang w:val="en-US"/>
              </w:rPr>
            </w:pPr>
            <w:r>
              <w:rPr>
                <w:sz w:val="24"/>
                <w:lang w:val="en-US"/>
              </w:rPr>
              <w:t>durar</w:t>
            </w:r>
          </w:p>
          <w:p>
            <w:pPr>
              <w:pStyle w:val="Normal1"/>
              <w:tabs>
                <w:tab w:val="clear" w:pos="720"/>
                <w:tab w:val="left" w:pos="1680" w:leader="none"/>
              </w:tabs>
              <w:spacing w:lineRule="auto" w:line="240"/>
              <w:rPr>
                <w:sz w:val="24"/>
                <w:lang w:val="en-US"/>
              </w:rPr>
            </w:pPr>
            <w:r>
              <w:rPr>
                <w:sz w:val="24"/>
                <w:lang w:val="en-US"/>
              </w:rPr>
              <w:t>estudiar</w:t>
            </w:r>
          </w:p>
          <w:p>
            <w:pPr>
              <w:pStyle w:val="Normal1"/>
              <w:tabs>
                <w:tab w:val="clear" w:pos="720"/>
                <w:tab w:val="left" w:pos="1680" w:leader="none"/>
              </w:tabs>
              <w:rPr>
                <w:sz w:val="24"/>
                <w:lang w:val="en-US"/>
              </w:rPr>
            </w:pPr>
            <w:r>
              <w:rPr>
                <w:sz w:val="24"/>
                <w:lang w:val="en-US"/>
              </w:rPr>
              <w:t>finalizar</w:t>
            </w:r>
          </w:p>
        </w:tc>
        <w:tc>
          <w:tcPr>
            <w:tcW w:w="5670" w:type="dxa"/>
            <w:tcBorders/>
          </w:tcPr>
          <w:p>
            <w:pPr>
              <w:pStyle w:val="Normal1"/>
              <w:tabs>
                <w:tab w:val="clear" w:pos="720"/>
                <w:tab w:val="left" w:pos="1680" w:leader="none"/>
              </w:tabs>
              <w:spacing w:lineRule="auto" w:line="240"/>
              <w:ind w:start="57" w:end="0"/>
              <w:rPr>
                <w:sz w:val="24"/>
              </w:rPr>
            </w:pPr>
            <w:r>
              <w:rPr>
                <w:sz w:val="24"/>
              </w:rPr>
              <w:t xml:space="preserve">— </w:t>
            </w:r>
            <w:r>
              <w:rPr>
                <w:sz w:val="24"/>
              </w:rPr>
              <w:t>ссылаться</w:t>
            </w:r>
          </w:p>
          <w:p>
            <w:pPr>
              <w:pStyle w:val="Normal1"/>
              <w:tabs>
                <w:tab w:val="clear" w:pos="720"/>
                <w:tab w:val="left" w:pos="1680" w:leader="none"/>
              </w:tabs>
              <w:spacing w:lineRule="auto" w:line="240"/>
              <w:ind w:start="57" w:end="0"/>
              <w:rPr>
                <w:sz w:val="24"/>
              </w:rPr>
            </w:pPr>
            <w:r>
              <w:rPr>
                <w:sz w:val="24"/>
              </w:rPr>
              <w:t xml:space="preserve">— </w:t>
            </w:r>
            <w:r>
              <w:rPr>
                <w:sz w:val="24"/>
              </w:rPr>
              <w:t>учиться чему-либо (и изучать, выучить)</w:t>
            </w:r>
          </w:p>
          <w:p>
            <w:pPr>
              <w:pStyle w:val="Normal1"/>
              <w:tabs>
                <w:tab w:val="clear" w:pos="720"/>
                <w:tab w:val="left" w:pos="1680" w:leader="none"/>
              </w:tabs>
              <w:spacing w:lineRule="auto" w:line="240"/>
              <w:ind w:start="57" w:end="0"/>
              <w:rPr>
                <w:sz w:val="24"/>
              </w:rPr>
            </w:pPr>
            <w:r>
              <w:rPr>
                <w:sz w:val="24"/>
              </w:rPr>
              <w:t xml:space="preserve">— </w:t>
            </w:r>
            <w:r>
              <w:rPr>
                <w:sz w:val="24"/>
              </w:rPr>
              <w:t>подниматься, повышаться (по службе)</w:t>
            </w:r>
          </w:p>
          <w:p>
            <w:pPr>
              <w:pStyle w:val="Normal1"/>
              <w:tabs>
                <w:tab w:val="clear" w:pos="720"/>
                <w:tab w:val="left" w:pos="1680" w:leader="none"/>
              </w:tabs>
              <w:spacing w:lineRule="auto" w:line="240"/>
              <w:ind w:start="57" w:end="0"/>
              <w:rPr>
                <w:sz w:val="24"/>
              </w:rPr>
            </w:pPr>
            <w:r>
              <w:rPr>
                <w:sz w:val="24"/>
              </w:rPr>
              <w:t xml:space="preserve">— </w:t>
            </w:r>
            <w:r>
              <w:rPr>
                <w:sz w:val="24"/>
              </w:rPr>
              <w:t>спускаться, опускаться</w:t>
            </w:r>
          </w:p>
          <w:p>
            <w:pPr>
              <w:pStyle w:val="Normal1"/>
              <w:tabs>
                <w:tab w:val="clear" w:pos="720"/>
                <w:tab w:val="left" w:pos="1680" w:leader="none"/>
              </w:tabs>
              <w:spacing w:lineRule="auto" w:line="240"/>
              <w:ind w:start="57" w:end="0"/>
              <w:rPr>
                <w:sz w:val="24"/>
              </w:rPr>
            </w:pPr>
            <w:r>
              <w:rPr>
                <w:sz w:val="24"/>
              </w:rPr>
              <w:t xml:space="preserve">— </w:t>
            </w:r>
            <w:r>
              <w:rPr>
                <w:sz w:val="24"/>
              </w:rPr>
              <w:t>вмещаться, помещаться (и содержать)</w:t>
            </w:r>
          </w:p>
          <w:p>
            <w:pPr>
              <w:pStyle w:val="Normal1"/>
              <w:tabs>
                <w:tab w:val="clear" w:pos="720"/>
                <w:tab w:val="left" w:pos="1680" w:leader="none"/>
              </w:tabs>
              <w:spacing w:lineRule="auto" w:line="240"/>
              <w:ind w:start="57" w:end="0"/>
              <w:rPr>
                <w:sz w:val="24"/>
              </w:rPr>
            </w:pPr>
            <w:r>
              <w:rPr>
                <w:sz w:val="24"/>
              </w:rPr>
              <w:t xml:space="preserve">— </w:t>
            </w:r>
            <w:r>
              <w:rPr>
                <w:sz w:val="24"/>
              </w:rPr>
              <w:t>спускаться, опускаться</w:t>
            </w:r>
          </w:p>
          <w:p>
            <w:pPr>
              <w:pStyle w:val="Normal1"/>
              <w:tabs>
                <w:tab w:val="clear" w:pos="720"/>
                <w:tab w:val="left" w:pos="1680" w:leader="none"/>
              </w:tabs>
              <w:spacing w:lineRule="auto" w:line="240"/>
              <w:ind w:start="57" w:end="0"/>
              <w:rPr>
                <w:sz w:val="24"/>
              </w:rPr>
            </w:pPr>
            <w:r>
              <w:rPr>
                <w:sz w:val="24"/>
              </w:rPr>
              <w:t xml:space="preserve">— </w:t>
            </w:r>
            <w:r>
              <w:rPr>
                <w:sz w:val="24"/>
              </w:rPr>
              <w:t>не заботиться</w:t>
            </w:r>
          </w:p>
          <w:p>
            <w:pPr>
              <w:pStyle w:val="Normal1"/>
              <w:tabs>
                <w:tab w:val="clear" w:pos="720"/>
                <w:tab w:val="left" w:pos="1680" w:leader="none"/>
              </w:tabs>
              <w:spacing w:lineRule="auto" w:line="240"/>
              <w:ind w:start="57" w:end="0"/>
              <w:rPr>
                <w:sz w:val="24"/>
              </w:rPr>
            </w:pPr>
            <w:r>
              <w:rPr>
                <w:sz w:val="24"/>
              </w:rPr>
              <w:t xml:space="preserve">— </w:t>
            </w:r>
            <w:r>
              <w:rPr>
                <w:sz w:val="24"/>
              </w:rPr>
              <w:t>пользоваться, наслаждаться</w:t>
            </w:r>
          </w:p>
          <w:p>
            <w:pPr>
              <w:pStyle w:val="Normal1"/>
              <w:tabs>
                <w:tab w:val="clear" w:pos="720"/>
                <w:tab w:val="left" w:pos="1680" w:leader="none"/>
              </w:tabs>
              <w:spacing w:lineRule="auto" w:line="240"/>
              <w:ind w:start="57" w:end="0"/>
              <w:rPr>
                <w:sz w:val="24"/>
              </w:rPr>
            </w:pPr>
            <w:r>
              <w:rPr>
                <w:sz w:val="24"/>
              </w:rPr>
              <w:t xml:space="preserve">— </w:t>
            </w:r>
            <w:r>
              <w:rPr>
                <w:sz w:val="24"/>
              </w:rPr>
              <w:t>распоряжаться</w:t>
            </w:r>
          </w:p>
          <w:p>
            <w:pPr>
              <w:pStyle w:val="Normal1"/>
              <w:tabs>
                <w:tab w:val="clear" w:pos="720"/>
                <w:tab w:val="left" w:pos="1680" w:leader="none"/>
              </w:tabs>
              <w:spacing w:lineRule="auto" w:line="240"/>
              <w:ind w:start="57" w:end="0"/>
              <w:rPr>
                <w:sz w:val="24"/>
              </w:rPr>
            </w:pPr>
            <w:r>
              <w:rPr>
                <w:sz w:val="24"/>
              </w:rPr>
              <w:t xml:space="preserve">— </w:t>
            </w:r>
            <w:r>
              <w:rPr>
                <w:sz w:val="24"/>
              </w:rPr>
              <w:t>продолжаться, длиться</w:t>
            </w:r>
          </w:p>
          <w:p>
            <w:pPr>
              <w:pStyle w:val="Normal1"/>
              <w:tabs>
                <w:tab w:val="clear" w:pos="720"/>
                <w:tab w:val="left" w:pos="1680" w:leader="none"/>
              </w:tabs>
              <w:spacing w:lineRule="auto" w:line="240"/>
              <w:ind w:start="57" w:end="0"/>
              <w:rPr>
                <w:sz w:val="24"/>
              </w:rPr>
            </w:pPr>
            <w:r>
              <w:rPr>
                <w:sz w:val="24"/>
              </w:rPr>
              <w:t xml:space="preserve">— </w:t>
            </w:r>
            <w:r>
              <w:rPr>
                <w:sz w:val="24"/>
              </w:rPr>
              <w:t>учиться, заниматься (и изучать)</w:t>
            </w:r>
          </w:p>
          <w:p>
            <w:pPr>
              <w:pStyle w:val="Normal1"/>
              <w:tabs>
                <w:tab w:val="clear" w:pos="720"/>
                <w:tab w:val="left" w:pos="1680" w:leader="none"/>
              </w:tabs>
              <w:ind w:start="57" w:end="0"/>
              <w:rPr>
                <w:sz w:val="24"/>
                <w:lang w:val="en-US"/>
              </w:rPr>
            </w:pPr>
            <w:r>
              <w:rPr>
                <w:sz w:val="24"/>
                <w:lang w:val="en-US"/>
              </w:rPr>
              <w:t xml:space="preserve">— </w:t>
            </w:r>
            <w:r>
              <w:rPr>
                <w:sz w:val="24"/>
              </w:rPr>
              <w:t>кончаться</w:t>
            </w:r>
          </w:p>
        </w:tc>
      </w:tr>
      <w:tr>
        <w:trPr>
          <w:trHeight w:val="5805" w:hRule="atLeast"/>
        </w:trPr>
        <w:tc>
          <w:tcPr>
            <w:tcW w:w="2094" w:type="dxa"/>
            <w:tcBorders/>
          </w:tcPr>
          <w:p>
            <w:pPr>
              <w:pStyle w:val="Normal1"/>
              <w:tabs>
                <w:tab w:val="clear" w:pos="720"/>
                <w:tab w:val="left" w:pos="1680" w:leader="none"/>
              </w:tabs>
              <w:spacing w:lineRule="auto" w:line="240"/>
              <w:rPr>
                <w:sz w:val="24"/>
                <w:lang w:val="en-US"/>
              </w:rPr>
            </w:pPr>
            <w:r>
              <w:rPr>
                <w:sz w:val="24"/>
                <w:lang w:val="en-US"/>
              </w:rPr>
              <w:t>fingir</w:t>
            </w:r>
          </w:p>
          <w:p>
            <w:pPr>
              <w:pStyle w:val="Normal1"/>
              <w:tabs>
                <w:tab w:val="clear" w:pos="720"/>
                <w:tab w:val="left" w:pos="1680" w:leader="none"/>
              </w:tabs>
              <w:spacing w:lineRule="auto" w:line="240"/>
              <w:rPr>
                <w:sz w:val="24"/>
                <w:lang w:val="en-US"/>
              </w:rPr>
            </w:pPr>
            <w:r>
              <w:rPr>
                <w:sz w:val="24"/>
                <w:lang w:val="en-US"/>
              </w:rPr>
              <w:t>girar</w:t>
            </w:r>
          </w:p>
          <w:p>
            <w:pPr>
              <w:pStyle w:val="Normal1"/>
              <w:tabs>
                <w:tab w:val="clear" w:pos="720"/>
                <w:tab w:val="left" w:pos="1680" w:leader="none"/>
              </w:tabs>
              <w:spacing w:lineRule="auto" w:line="240"/>
              <w:rPr>
                <w:sz w:val="24"/>
                <w:lang w:val="en-US"/>
              </w:rPr>
            </w:pPr>
            <w:r>
              <w:rPr>
                <w:sz w:val="24"/>
                <w:lang w:val="en-US"/>
              </w:rPr>
              <w:t>gozar</w:t>
            </w:r>
          </w:p>
          <w:p>
            <w:pPr>
              <w:pStyle w:val="Normal1"/>
              <w:tabs>
                <w:tab w:val="clear" w:pos="720"/>
                <w:tab w:val="left" w:pos="1680" w:leader="none"/>
              </w:tabs>
              <w:spacing w:lineRule="auto" w:line="240"/>
              <w:rPr>
                <w:sz w:val="24"/>
                <w:lang w:val="en-US"/>
              </w:rPr>
            </w:pPr>
            <w:r>
              <w:rPr>
                <w:sz w:val="24"/>
                <w:lang w:val="en-US"/>
              </w:rPr>
              <w:t>gustar</w:t>
            </w:r>
          </w:p>
          <w:p>
            <w:pPr>
              <w:pStyle w:val="Normal1"/>
              <w:tabs>
                <w:tab w:val="clear" w:pos="720"/>
                <w:tab w:val="left" w:pos="1680" w:leader="none"/>
              </w:tabs>
              <w:spacing w:lineRule="auto" w:line="240"/>
              <w:rPr>
                <w:sz w:val="24"/>
                <w:lang w:val="en-US"/>
              </w:rPr>
            </w:pPr>
            <w:r>
              <w:rPr>
                <w:sz w:val="24"/>
                <w:lang w:val="en-US"/>
              </w:rPr>
              <w:t>intervenir</w:t>
            </w:r>
          </w:p>
          <w:p>
            <w:pPr>
              <w:pStyle w:val="Normal1"/>
              <w:tabs>
                <w:tab w:val="clear" w:pos="720"/>
                <w:tab w:val="left" w:pos="1680" w:leader="none"/>
              </w:tabs>
              <w:spacing w:lineRule="auto" w:line="240"/>
              <w:rPr>
                <w:sz w:val="24"/>
                <w:lang w:val="en-US"/>
              </w:rPr>
            </w:pPr>
            <w:r>
              <w:rPr>
                <w:sz w:val="24"/>
                <w:lang w:val="en-US"/>
              </w:rPr>
              <w:t>jurar</w:t>
            </w:r>
          </w:p>
          <w:p>
            <w:pPr>
              <w:pStyle w:val="Normal1"/>
              <w:tabs>
                <w:tab w:val="clear" w:pos="720"/>
                <w:tab w:val="left" w:pos="1680" w:leader="none"/>
              </w:tabs>
              <w:spacing w:lineRule="auto" w:line="240"/>
              <w:rPr>
                <w:sz w:val="24"/>
                <w:lang w:val="en-US"/>
              </w:rPr>
            </w:pPr>
            <w:r>
              <w:rPr>
                <w:sz w:val="24"/>
                <w:lang w:val="en-US"/>
              </w:rPr>
              <w:t>latir</w:t>
            </w:r>
          </w:p>
          <w:p>
            <w:pPr>
              <w:pStyle w:val="Normal1"/>
              <w:tabs>
                <w:tab w:val="clear" w:pos="720"/>
                <w:tab w:val="left" w:pos="1680" w:leader="none"/>
              </w:tabs>
              <w:spacing w:lineRule="auto" w:line="240"/>
              <w:rPr>
                <w:sz w:val="24"/>
                <w:lang w:val="en-US"/>
              </w:rPr>
            </w:pPr>
            <w:r>
              <w:rPr>
                <w:sz w:val="24"/>
                <w:lang w:val="en-US"/>
              </w:rPr>
              <w:t>lograr</w:t>
            </w:r>
          </w:p>
          <w:p>
            <w:pPr>
              <w:pStyle w:val="Normal1"/>
              <w:tabs>
                <w:tab w:val="clear" w:pos="720"/>
                <w:tab w:val="left" w:pos="1680" w:leader="none"/>
              </w:tabs>
              <w:spacing w:lineRule="auto" w:line="240"/>
              <w:rPr>
                <w:sz w:val="24"/>
                <w:lang w:val="en-US"/>
              </w:rPr>
            </w:pPr>
            <w:r>
              <w:rPr>
                <w:sz w:val="24"/>
                <w:lang w:val="en-US"/>
              </w:rPr>
              <w:t>luchar</w:t>
            </w:r>
          </w:p>
          <w:p>
            <w:pPr>
              <w:pStyle w:val="Normal1"/>
              <w:tabs>
                <w:tab w:val="clear" w:pos="720"/>
                <w:tab w:val="left" w:pos="1680" w:leader="none"/>
              </w:tabs>
              <w:spacing w:lineRule="auto" w:line="240"/>
              <w:rPr>
                <w:sz w:val="24"/>
                <w:lang w:val="en-US"/>
              </w:rPr>
            </w:pPr>
            <w:r>
              <w:rPr>
                <w:sz w:val="24"/>
                <w:lang w:val="en-US"/>
              </w:rPr>
              <w:t>nacer</w:t>
            </w:r>
          </w:p>
          <w:p>
            <w:pPr>
              <w:pStyle w:val="Normal1"/>
              <w:tabs>
                <w:tab w:val="clear" w:pos="720"/>
                <w:tab w:val="left" w:pos="1680" w:leader="none"/>
              </w:tabs>
              <w:spacing w:lineRule="auto" w:line="240"/>
              <w:rPr/>
            </w:pPr>
            <w:r>
              <w:rPr>
                <w:sz w:val="24"/>
                <w:lang w:val="en-US"/>
              </w:rPr>
              <w:t>ondear</w:t>
            </w:r>
          </w:p>
          <w:p>
            <w:pPr>
              <w:pStyle w:val="Normal1"/>
              <w:tabs>
                <w:tab w:val="clear" w:pos="720"/>
                <w:tab w:val="left" w:pos="1680" w:leader="none"/>
              </w:tabs>
              <w:spacing w:lineRule="auto" w:line="240"/>
              <w:rPr>
                <w:sz w:val="24"/>
                <w:lang w:val="en-US"/>
              </w:rPr>
            </w:pPr>
            <w:r>
              <w:rPr>
                <w:sz w:val="24"/>
                <w:lang w:val="en-US"/>
              </w:rPr>
              <w:t>procurar</w:t>
            </w:r>
          </w:p>
          <w:p>
            <w:pPr>
              <w:pStyle w:val="Normal1"/>
              <w:tabs>
                <w:tab w:val="clear" w:pos="720"/>
                <w:tab w:val="left" w:pos="1680" w:leader="none"/>
              </w:tabs>
              <w:spacing w:lineRule="auto" w:line="240"/>
              <w:rPr>
                <w:sz w:val="24"/>
                <w:lang w:val="en-US"/>
              </w:rPr>
            </w:pPr>
            <w:r>
              <w:rPr>
                <w:sz w:val="24"/>
                <w:lang w:val="en-US"/>
              </w:rPr>
              <w:t>regresar</w:t>
            </w:r>
          </w:p>
          <w:p>
            <w:pPr>
              <w:pStyle w:val="Normal1"/>
              <w:tabs>
                <w:tab w:val="clear" w:pos="720"/>
                <w:tab w:val="left" w:pos="1680" w:leader="none"/>
              </w:tabs>
              <w:spacing w:lineRule="auto" w:line="240"/>
              <w:rPr>
                <w:sz w:val="24"/>
                <w:lang w:val="en-US"/>
              </w:rPr>
            </w:pPr>
            <w:r>
              <w:rPr>
                <w:sz w:val="24"/>
                <w:lang w:val="en-US"/>
              </w:rPr>
              <w:t>renunciar</w:t>
            </w:r>
          </w:p>
          <w:p>
            <w:pPr>
              <w:pStyle w:val="Normal1"/>
              <w:spacing w:lineRule="auto" w:line="240"/>
              <w:rPr>
                <w:sz w:val="24"/>
                <w:lang w:val="en-US"/>
              </w:rPr>
            </w:pPr>
            <w:r>
              <w:rPr>
                <w:sz w:val="24"/>
                <w:lang w:val="en-US"/>
              </w:rPr>
              <w:t>servir</w:t>
            </w:r>
          </w:p>
          <w:p>
            <w:pPr>
              <w:pStyle w:val="Normal1"/>
              <w:spacing w:lineRule="auto" w:line="240"/>
              <w:rPr>
                <w:sz w:val="24"/>
                <w:lang w:val="en-US"/>
              </w:rPr>
            </w:pPr>
            <w:r>
              <w:rPr>
                <w:sz w:val="24"/>
                <w:lang w:val="en-US"/>
              </w:rPr>
              <w:t>subir</w:t>
            </w:r>
          </w:p>
          <w:p>
            <w:pPr>
              <w:pStyle w:val="Normal1"/>
              <w:spacing w:lineRule="auto" w:line="240"/>
              <w:rPr>
                <w:sz w:val="24"/>
                <w:lang w:val="en-US"/>
              </w:rPr>
            </w:pPr>
            <w:r>
              <w:rPr>
                <w:sz w:val="24"/>
                <w:lang w:val="en-US"/>
              </w:rPr>
              <w:t>temer</w:t>
            </w:r>
          </w:p>
          <w:p>
            <w:pPr>
              <w:pStyle w:val="Normal1"/>
              <w:spacing w:lineRule="auto" w:line="240"/>
              <w:ind w:start="-33" w:end="0"/>
              <w:rPr>
                <w:sz w:val="24"/>
                <w:lang w:val="en-US"/>
              </w:rPr>
            </w:pPr>
            <w:r>
              <w:rPr>
                <w:sz w:val="24"/>
                <w:lang w:val="en-US"/>
              </w:rPr>
              <w:t>tratar</w:t>
            </w:r>
          </w:p>
          <w:p>
            <w:pPr>
              <w:pStyle w:val="Normal1"/>
              <w:rPr>
                <w:sz w:val="24"/>
                <w:lang w:val="en-US"/>
              </w:rPr>
            </w:pPr>
            <w:r>
              <w:rPr>
                <w:sz w:val="24"/>
                <w:lang w:val="en-US"/>
              </w:rPr>
              <w:t xml:space="preserve">valer </w:t>
            </w:r>
          </w:p>
          <w:p>
            <w:pPr>
              <w:pStyle w:val="Normal1"/>
              <w:rPr>
                <w:sz w:val="24"/>
              </w:rPr>
            </w:pPr>
            <w:r>
              <w:rPr>
                <w:sz w:val="24"/>
                <w:lang w:val="en-US"/>
              </w:rPr>
              <w:t>volver</w:t>
            </w:r>
          </w:p>
        </w:tc>
        <w:tc>
          <w:tcPr>
            <w:tcW w:w="5670" w:type="dxa"/>
            <w:tcBorders/>
          </w:tcPr>
          <w:p>
            <w:pPr>
              <w:pStyle w:val="Normal1"/>
              <w:tabs>
                <w:tab w:val="clear" w:pos="720"/>
                <w:tab w:val="left" w:pos="1680" w:leader="none"/>
              </w:tabs>
              <w:spacing w:lineRule="auto" w:line="240"/>
              <w:rPr>
                <w:sz w:val="24"/>
              </w:rPr>
            </w:pPr>
            <w:r>
              <w:rPr>
                <w:sz w:val="24"/>
              </w:rPr>
              <w:t xml:space="preserve">— </w:t>
            </w:r>
            <w:r>
              <w:rPr>
                <w:sz w:val="24"/>
              </w:rPr>
              <w:t>притворяться</w:t>
            </w:r>
          </w:p>
          <w:p>
            <w:pPr>
              <w:pStyle w:val="Normal1"/>
              <w:tabs>
                <w:tab w:val="clear" w:pos="720"/>
                <w:tab w:val="left" w:pos="1680" w:leader="none"/>
              </w:tabs>
              <w:spacing w:lineRule="auto" w:line="240"/>
              <w:rPr>
                <w:sz w:val="24"/>
              </w:rPr>
            </w:pPr>
            <w:r>
              <w:rPr>
                <w:sz w:val="24"/>
              </w:rPr>
              <w:t xml:space="preserve">— </w:t>
            </w:r>
            <w:r>
              <w:rPr>
                <w:sz w:val="24"/>
              </w:rPr>
              <w:t>вращаться, вертеться</w:t>
            </w:r>
          </w:p>
          <w:p>
            <w:pPr>
              <w:pStyle w:val="Normal1"/>
              <w:tabs>
                <w:tab w:val="clear" w:pos="720"/>
                <w:tab w:val="left" w:pos="1680" w:leader="none"/>
              </w:tabs>
              <w:spacing w:lineRule="auto" w:line="240"/>
              <w:rPr>
                <w:sz w:val="24"/>
              </w:rPr>
            </w:pPr>
            <w:r>
              <w:rPr>
                <w:sz w:val="24"/>
              </w:rPr>
              <w:t xml:space="preserve">— </w:t>
            </w:r>
            <w:r>
              <w:rPr>
                <w:sz w:val="24"/>
              </w:rPr>
              <w:t>наслаждаться, пользоваться</w:t>
            </w:r>
          </w:p>
          <w:p>
            <w:pPr>
              <w:pStyle w:val="Normal1"/>
              <w:tabs>
                <w:tab w:val="clear" w:pos="720"/>
                <w:tab w:val="left" w:pos="1680" w:leader="none"/>
              </w:tabs>
              <w:spacing w:lineRule="auto" w:line="240"/>
              <w:rPr>
                <w:sz w:val="24"/>
              </w:rPr>
            </w:pPr>
            <w:r>
              <w:rPr>
                <w:sz w:val="24"/>
              </w:rPr>
              <w:t xml:space="preserve">— </w:t>
            </w:r>
            <w:r>
              <w:rPr>
                <w:sz w:val="24"/>
              </w:rPr>
              <w:t>нравиться</w:t>
            </w:r>
          </w:p>
          <w:p>
            <w:pPr>
              <w:pStyle w:val="Normal1"/>
              <w:tabs>
                <w:tab w:val="clear" w:pos="720"/>
                <w:tab w:val="left" w:pos="1680" w:leader="none"/>
              </w:tabs>
              <w:spacing w:lineRule="auto" w:line="240"/>
              <w:rPr>
                <w:sz w:val="24"/>
              </w:rPr>
            </w:pPr>
            <w:r>
              <w:rPr>
                <w:sz w:val="24"/>
              </w:rPr>
              <w:t xml:space="preserve">— </w:t>
            </w:r>
            <w:r>
              <w:rPr>
                <w:sz w:val="24"/>
              </w:rPr>
              <w:t>вмешиваться</w:t>
            </w:r>
          </w:p>
          <w:p>
            <w:pPr>
              <w:pStyle w:val="Normal1"/>
              <w:tabs>
                <w:tab w:val="clear" w:pos="720"/>
                <w:tab w:val="left" w:pos="1680" w:leader="none"/>
              </w:tabs>
              <w:spacing w:lineRule="auto" w:line="240"/>
              <w:rPr>
                <w:sz w:val="24"/>
              </w:rPr>
            </w:pPr>
            <w:r>
              <w:rPr>
                <w:sz w:val="24"/>
              </w:rPr>
              <w:t xml:space="preserve">— </w:t>
            </w:r>
            <w:r>
              <w:rPr>
                <w:sz w:val="24"/>
              </w:rPr>
              <w:t>клясться</w:t>
            </w:r>
          </w:p>
          <w:p>
            <w:pPr>
              <w:pStyle w:val="Normal1"/>
              <w:tabs>
                <w:tab w:val="clear" w:pos="720"/>
                <w:tab w:val="left" w:pos="1680" w:leader="none"/>
              </w:tabs>
              <w:spacing w:lineRule="auto" w:line="240"/>
              <w:rPr>
                <w:sz w:val="24"/>
              </w:rPr>
            </w:pPr>
            <w:r>
              <w:rPr>
                <w:sz w:val="24"/>
              </w:rPr>
              <w:t xml:space="preserve">— </w:t>
            </w:r>
            <w:r>
              <w:rPr>
                <w:sz w:val="24"/>
              </w:rPr>
              <w:t>биться (о сердце)</w:t>
            </w:r>
          </w:p>
          <w:p>
            <w:pPr>
              <w:pStyle w:val="Normal1"/>
              <w:tabs>
                <w:tab w:val="clear" w:pos="720"/>
                <w:tab w:val="left" w:pos="1680" w:leader="none"/>
              </w:tabs>
              <w:spacing w:lineRule="auto" w:line="240"/>
              <w:rPr>
                <w:sz w:val="24"/>
              </w:rPr>
            </w:pPr>
            <w:r>
              <w:rPr>
                <w:sz w:val="24"/>
              </w:rPr>
              <w:t xml:space="preserve">— </w:t>
            </w:r>
            <w:r>
              <w:rPr>
                <w:sz w:val="24"/>
              </w:rPr>
              <w:t>добиваться, удаваться</w:t>
            </w:r>
          </w:p>
          <w:p>
            <w:pPr>
              <w:pStyle w:val="Normal1"/>
              <w:tabs>
                <w:tab w:val="clear" w:pos="720"/>
                <w:tab w:val="left" w:pos="1680" w:leader="none"/>
              </w:tabs>
              <w:spacing w:lineRule="auto" w:line="240"/>
              <w:rPr>
                <w:sz w:val="24"/>
              </w:rPr>
            </w:pPr>
            <w:r>
              <w:rPr>
                <w:sz w:val="24"/>
              </w:rPr>
              <w:t xml:space="preserve">— </w:t>
            </w:r>
            <w:r>
              <w:rPr>
                <w:sz w:val="24"/>
              </w:rPr>
              <w:t>бороться</w:t>
            </w:r>
          </w:p>
          <w:p>
            <w:pPr>
              <w:pStyle w:val="Normal1"/>
              <w:tabs>
                <w:tab w:val="clear" w:pos="720"/>
                <w:tab w:val="left" w:pos="1680" w:leader="none"/>
              </w:tabs>
              <w:spacing w:lineRule="auto" w:line="240"/>
              <w:rPr>
                <w:sz w:val="24"/>
              </w:rPr>
            </w:pPr>
            <w:r>
              <w:rPr>
                <w:sz w:val="24"/>
              </w:rPr>
              <w:t xml:space="preserve">— </w:t>
            </w:r>
            <w:r>
              <w:rPr>
                <w:sz w:val="24"/>
              </w:rPr>
              <w:t>рождаться</w:t>
            </w:r>
          </w:p>
          <w:p>
            <w:pPr>
              <w:pStyle w:val="Normal1"/>
              <w:tabs>
                <w:tab w:val="clear" w:pos="720"/>
                <w:tab w:val="left" w:pos="1680" w:leader="none"/>
              </w:tabs>
              <w:spacing w:lineRule="auto" w:line="240"/>
              <w:rPr>
                <w:sz w:val="24"/>
              </w:rPr>
            </w:pPr>
            <w:r>
              <w:rPr>
                <w:sz w:val="24"/>
              </w:rPr>
              <w:t xml:space="preserve">— </w:t>
            </w:r>
            <w:r>
              <w:rPr>
                <w:sz w:val="24"/>
              </w:rPr>
              <w:t>развеваться (о знамени)</w:t>
            </w:r>
          </w:p>
          <w:p>
            <w:pPr>
              <w:pStyle w:val="Normal1"/>
              <w:tabs>
                <w:tab w:val="clear" w:pos="720"/>
                <w:tab w:val="left" w:pos="1680" w:leader="none"/>
              </w:tabs>
              <w:spacing w:lineRule="auto" w:line="240"/>
              <w:rPr>
                <w:sz w:val="24"/>
              </w:rPr>
            </w:pPr>
            <w:r>
              <w:rPr>
                <w:sz w:val="24"/>
              </w:rPr>
              <w:t xml:space="preserve">— </w:t>
            </w:r>
            <w:r>
              <w:rPr>
                <w:sz w:val="24"/>
              </w:rPr>
              <w:t>добиваться, пытаться</w:t>
            </w:r>
          </w:p>
          <w:p>
            <w:pPr>
              <w:pStyle w:val="Normal1"/>
              <w:tabs>
                <w:tab w:val="clear" w:pos="720"/>
                <w:tab w:val="left" w:pos="1680" w:leader="none"/>
              </w:tabs>
              <w:spacing w:lineRule="auto" w:line="240"/>
              <w:rPr>
                <w:sz w:val="24"/>
              </w:rPr>
            </w:pPr>
            <w:r>
              <w:rPr>
                <w:sz w:val="24"/>
              </w:rPr>
              <w:t xml:space="preserve">— </w:t>
            </w:r>
            <w:r>
              <w:rPr>
                <w:sz w:val="24"/>
              </w:rPr>
              <w:t>возвращаться</w:t>
            </w:r>
          </w:p>
          <w:p>
            <w:pPr>
              <w:pStyle w:val="Normal1"/>
              <w:tabs>
                <w:tab w:val="clear" w:pos="720"/>
                <w:tab w:val="left" w:pos="1680" w:leader="none"/>
              </w:tabs>
              <w:spacing w:lineRule="auto" w:line="240"/>
              <w:rPr>
                <w:sz w:val="24"/>
              </w:rPr>
            </w:pPr>
            <w:r>
              <w:rPr>
                <w:sz w:val="24"/>
              </w:rPr>
              <w:t xml:space="preserve">— </w:t>
            </w:r>
            <w:r>
              <w:rPr>
                <w:sz w:val="24"/>
              </w:rPr>
              <w:t>отказываться</w:t>
            </w:r>
          </w:p>
          <w:p>
            <w:pPr>
              <w:pStyle w:val="Normal1"/>
              <w:spacing w:lineRule="auto" w:line="240"/>
              <w:rPr>
                <w:sz w:val="24"/>
              </w:rPr>
            </w:pPr>
            <w:r>
              <w:rPr>
                <w:sz w:val="24"/>
              </w:rPr>
              <w:t xml:space="preserve">— </w:t>
            </w:r>
            <w:r>
              <w:rPr>
                <w:sz w:val="24"/>
              </w:rPr>
              <w:t>годиться</w:t>
            </w:r>
          </w:p>
          <w:p>
            <w:pPr>
              <w:pStyle w:val="Normal1"/>
              <w:spacing w:lineRule="auto" w:line="240"/>
              <w:rPr>
                <w:sz w:val="24"/>
              </w:rPr>
            </w:pPr>
            <w:r>
              <w:rPr>
                <w:sz w:val="24"/>
              </w:rPr>
              <w:t xml:space="preserve">— </w:t>
            </w:r>
            <w:r>
              <w:rPr>
                <w:sz w:val="24"/>
              </w:rPr>
              <w:t>подниматься</w:t>
            </w:r>
          </w:p>
          <w:p>
            <w:pPr>
              <w:pStyle w:val="Normal1"/>
              <w:spacing w:lineRule="auto" w:line="240"/>
              <w:rPr>
                <w:sz w:val="24"/>
              </w:rPr>
            </w:pPr>
            <w:r>
              <w:rPr>
                <w:sz w:val="24"/>
              </w:rPr>
              <w:t xml:space="preserve">— </w:t>
            </w:r>
            <w:r>
              <w:rPr>
                <w:sz w:val="24"/>
              </w:rPr>
              <w:t>бояться</w:t>
            </w:r>
          </w:p>
          <w:p>
            <w:pPr>
              <w:pStyle w:val="Normal1"/>
              <w:spacing w:lineRule="auto" w:line="240"/>
              <w:ind w:start="-33" w:end="0"/>
              <w:rPr>
                <w:sz w:val="24"/>
              </w:rPr>
            </w:pPr>
            <w:r>
              <w:rPr>
                <w:sz w:val="24"/>
              </w:rPr>
              <w:t xml:space="preserve">— </w:t>
            </w:r>
            <w:r>
              <w:rPr>
                <w:sz w:val="24"/>
              </w:rPr>
              <w:t>обращаться с чем (кем)-либо, стараться, пытаться</w:t>
            </w:r>
          </w:p>
          <w:p>
            <w:pPr>
              <w:pStyle w:val="Normal1"/>
              <w:rPr>
                <w:sz w:val="24"/>
              </w:rPr>
            </w:pPr>
            <w:r>
              <w:rPr>
                <w:sz w:val="24"/>
              </w:rPr>
              <w:t xml:space="preserve">— </w:t>
            </w:r>
            <w:r>
              <w:rPr>
                <w:sz w:val="24"/>
              </w:rPr>
              <w:t xml:space="preserve">годиться (и стоить)        </w:t>
            </w:r>
          </w:p>
          <w:p>
            <w:pPr>
              <w:pStyle w:val="Normal1"/>
              <w:rPr>
                <w:sz w:val="24"/>
              </w:rPr>
            </w:pPr>
            <w:r>
              <w:rPr>
                <w:sz w:val="24"/>
              </w:rPr>
              <w:t xml:space="preserve">— </w:t>
            </w:r>
            <w:r>
              <w:rPr>
                <w:sz w:val="24"/>
              </w:rPr>
              <w:t>возвращаться</w:t>
            </w:r>
          </w:p>
        </w:tc>
      </w:tr>
    </w:tbl>
    <w:p>
      <w:pPr>
        <w:pStyle w:val="Normal1"/>
        <w:spacing w:lineRule="auto" w:line="240"/>
        <w:ind w:firstLine="284" w:end="0"/>
        <w:rPr/>
      </w:pPr>
      <w:r>
        <w:rPr>
          <w:sz w:val="24"/>
        </w:rPr>
        <w:t xml:space="preserve">5. Некоторые испанские глаголы </w:t>
      </w:r>
      <w:r>
        <w:rPr>
          <w:spacing w:val="20"/>
          <w:sz w:val="24"/>
        </w:rPr>
        <w:t>меняют</w:t>
      </w:r>
      <w:r>
        <w:rPr/>
        <w:t xml:space="preserve"> свое лексическое значение в зависимости от употребления в возвратной или невозв</w:t>
        <w:softHyphen/>
        <w:t>ратной форме:</w:t>
      </w:r>
    </w:p>
    <w:tbl>
      <w:tblPr>
        <w:tblW w:w="8159" w:type="dxa"/>
        <w:jc w:val="start"/>
        <w:tblInd w:w="171" w:type="dxa"/>
        <w:tblLayout w:type="fixed"/>
        <w:tblCellMar>
          <w:top w:w="0" w:type="dxa"/>
          <w:start w:w="108" w:type="dxa"/>
          <w:bottom w:w="0" w:type="dxa"/>
          <w:end w:w="108" w:type="dxa"/>
        </w:tblCellMar>
      </w:tblPr>
      <w:tblGrid>
        <w:gridCol w:w="2064"/>
        <w:gridCol w:w="6095"/>
      </w:tblGrid>
      <w:tr>
        <w:trPr>
          <w:trHeight w:val="4065" w:hRule="atLeast"/>
        </w:trPr>
        <w:tc>
          <w:tcPr>
            <w:tcW w:w="2064" w:type="dxa"/>
            <w:tcBorders/>
          </w:tcPr>
          <w:p>
            <w:pPr>
              <w:pStyle w:val="Normal1"/>
              <w:spacing w:lineRule="auto" w:line="240"/>
              <w:rPr>
                <w:sz w:val="24"/>
                <w:lang w:val="en-US"/>
              </w:rPr>
            </w:pPr>
            <w:r>
              <w:rPr>
                <w:sz w:val="24"/>
                <w:lang w:val="en-US"/>
              </w:rPr>
              <w:t>aprovechar</w:t>
            </w:r>
          </w:p>
          <w:p>
            <w:pPr>
              <w:pStyle w:val="Normal1"/>
              <w:spacing w:lineRule="auto" w:line="240"/>
              <w:rPr>
                <w:sz w:val="24"/>
                <w:lang w:val="en-US"/>
              </w:rPr>
            </w:pPr>
            <w:r>
              <w:rPr>
                <w:sz w:val="24"/>
                <w:lang w:val="en-US"/>
              </w:rPr>
              <w:t>aprovecharse</w:t>
            </w:r>
          </w:p>
          <w:p>
            <w:pPr>
              <w:pStyle w:val="Normal1"/>
              <w:spacing w:lineRule="auto" w:line="240"/>
              <w:rPr>
                <w:sz w:val="24"/>
                <w:lang w:val="en-US"/>
              </w:rPr>
            </w:pPr>
            <w:r>
              <w:rPr>
                <w:sz w:val="24"/>
                <w:lang w:val="en-US"/>
              </w:rPr>
              <w:t xml:space="preserve">calzar </w:t>
            </w:r>
          </w:p>
          <w:p>
            <w:pPr>
              <w:pStyle w:val="Normal1"/>
              <w:spacing w:lineRule="auto" w:line="240"/>
              <w:rPr>
                <w:sz w:val="24"/>
                <w:lang w:val="en-US"/>
              </w:rPr>
            </w:pPr>
            <w:r>
              <w:rPr>
                <w:sz w:val="24"/>
                <w:lang w:val="en-US"/>
              </w:rPr>
              <w:t>calzarse</w:t>
            </w:r>
          </w:p>
          <w:p>
            <w:pPr>
              <w:pStyle w:val="Normal1"/>
              <w:spacing w:lineRule="auto" w:line="240"/>
              <w:rPr>
                <w:sz w:val="24"/>
                <w:lang w:val="en-US"/>
              </w:rPr>
            </w:pPr>
            <w:r>
              <w:rPr>
                <w:sz w:val="24"/>
                <w:lang w:val="en-US"/>
              </w:rPr>
              <w:t xml:space="preserve">dormir </w:t>
            </w:r>
          </w:p>
          <w:p>
            <w:pPr>
              <w:pStyle w:val="Normal1"/>
              <w:spacing w:lineRule="auto" w:line="240"/>
              <w:rPr>
                <w:sz w:val="24"/>
                <w:lang w:val="en-US"/>
              </w:rPr>
            </w:pPr>
            <w:r>
              <w:rPr>
                <w:sz w:val="24"/>
                <w:lang w:val="en-US"/>
              </w:rPr>
              <w:t>dormirse</w:t>
            </w:r>
          </w:p>
          <w:p>
            <w:pPr>
              <w:pStyle w:val="Normal1"/>
              <w:spacing w:lineRule="auto" w:line="240"/>
              <w:rPr>
                <w:sz w:val="24"/>
                <w:lang w:val="en-US"/>
              </w:rPr>
            </w:pPr>
            <w:r>
              <w:rPr>
                <w:sz w:val="24"/>
                <w:lang w:val="en-US"/>
              </w:rPr>
              <w:t xml:space="preserve">echar </w:t>
            </w:r>
          </w:p>
          <w:p>
            <w:pPr>
              <w:pStyle w:val="Normal1"/>
              <w:spacing w:lineRule="auto" w:line="240"/>
              <w:rPr>
                <w:sz w:val="24"/>
                <w:lang w:val="en-US"/>
              </w:rPr>
            </w:pPr>
            <w:r>
              <w:rPr>
                <w:sz w:val="24"/>
                <w:lang w:val="en-US"/>
              </w:rPr>
              <w:t>echarse</w:t>
            </w:r>
          </w:p>
          <w:p>
            <w:pPr>
              <w:pStyle w:val="Normal1"/>
              <w:spacing w:lineRule="auto" w:line="240"/>
              <w:rPr>
                <w:sz w:val="24"/>
                <w:lang w:val="en-US"/>
              </w:rPr>
            </w:pPr>
            <w:r>
              <w:rPr>
                <w:sz w:val="24"/>
                <w:lang w:val="en-US"/>
              </w:rPr>
              <w:t xml:space="preserve">ir </w:t>
            </w:r>
          </w:p>
          <w:p>
            <w:pPr>
              <w:pStyle w:val="Normal1"/>
              <w:spacing w:lineRule="auto" w:line="240"/>
              <w:rPr>
                <w:sz w:val="24"/>
                <w:lang w:val="en-US"/>
              </w:rPr>
            </w:pPr>
            <w:r>
              <w:rPr>
                <w:sz w:val="24"/>
                <w:lang w:val="en-US"/>
              </w:rPr>
              <w:t>irse</w:t>
            </w:r>
          </w:p>
          <w:p>
            <w:pPr>
              <w:pStyle w:val="Normal1"/>
              <w:spacing w:lineRule="auto" w:line="240"/>
              <w:rPr>
                <w:sz w:val="24"/>
                <w:lang w:val="en-US"/>
              </w:rPr>
            </w:pPr>
            <w:r>
              <w:rPr>
                <w:sz w:val="24"/>
                <w:lang w:val="en-US"/>
              </w:rPr>
              <w:t>originar</w:t>
            </w:r>
          </w:p>
          <w:p>
            <w:pPr>
              <w:pStyle w:val="Normal1"/>
              <w:spacing w:lineRule="auto" w:line="240"/>
              <w:rPr>
                <w:sz w:val="24"/>
                <w:lang w:val="en-US"/>
              </w:rPr>
            </w:pPr>
            <w:r>
              <w:rPr>
                <w:sz w:val="24"/>
                <w:lang w:val="en-US"/>
              </w:rPr>
              <w:t>originarse</w:t>
            </w:r>
          </w:p>
          <w:p>
            <w:pPr>
              <w:pStyle w:val="Normal1"/>
              <w:spacing w:lineRule="auto" w:line="240"/>
              <w:rPr/>
            </w:pPr>
            <w:r>
              <w:rPr>
                <w:sz w:val="24"/>
              </w:rPr>
              <w:t>ра</w:t>
            </w:r>
            <w:r>
              <w:rPr>
                <w:sz w:val="24"/>
                <w:lang w:val="en-US"/>
              </w:rPr>
              <w:t>r</w:t>
            </w:r>
            <w:r>
              <w:rPr>
                <w:sz w:val="24"/>
              </w:rPr>
              <w:t>есе</w:t>
            </w:r>
            <w:r>
              <w:rPr>
                <w:sz w:val="24"/>
                <w:lang w:val="en-US"/>
              </w:rPr>
              <w:t>r</w:t>
            </w:r>
          </w:p>
          <w:p>
            <w:pPr>
              <w:pStyle w:val="Normal1"/>
              <w:spacing w:lineRule="auto" w:line="240"/>
              <w:rPr>
                <w:sz w:val="24"/>
                <w:lang w:val="en-US"/>
              </w:rPr>
            </w:pPr>
            <w:r>
              <w:rPr>
                <w:sz w:val="24"/>
                <w:lang w:val="en-US"/>
              </w:rPr>
              <w:t>parecerse</w:t>
            </w:r>
          </w:p>
          <w:p>
            <w:pPr>
              <w:pStyle w:val="Normal1"/>
              <w:spacing w:lineRule="auto" w:line="240"/>
              <w:rPr>
                <w:sz w:val="24"/>
                <w:lang w:val="en-US"/>
              </w:rPr>
            </w:pPr>
            <w:r>
              <w:rPr>
                <w:sz w:val="24"/>
                <w:lang w:val="en-US"/>
              </w:rPr>
              <w:t>prestar</w:t>
            </w:r>
          </w:p>
          <w:p>
            <w:pPr>
              <w:pStyle w:val="Normal1"/>
              <w:spacing w:lineRule="auto" w:line="240"/>
              <w:rPr>
                <w:sz w:val="24"/>
                <w:lang w:val="en-US"/>
              </w:rPr>
            </w:pPr>
            <w:r>
              <w:rPr>
                <w:sz w:val="24"/>
                <w:lang w:val="en-US"/>
              </w:rPr>
              <w:t>prestarse</w:t>
            </w:r>
          </w:p>
          <w:p>
            <w:pPr>
              <w:pStyle w:val="Normal1"/>
              <w:spacing w:lineRule="auto" w:line="240"/>
              <w:rPr>
                <w:sz w:val="24"/>
              </w:rPr>
            </w:pPr>
            <w:r>
              <w:rPr>
                <w:sz w:val="24"/>
                <w:lang w:val="en-US"/>
              </w:rPr>
              <w:t>volver</w:t>
            </w:r>
          </w:p>
          <w:p>
            <w:pPr>
              <w:pStyle w:val="Normal1"/>
              <w:spacing w:lineRule="auto" w:line="240"/>
              <w:rPr>
                <w:sz w:val="24"/>
              </w:rPr>
            </w:pPr>
            <w:r>
              <w:rPr>
                <w:sz w:val="24"/>
                <w:lang w:val="en-US"/>
              </w:rPr>
              <w:t>volverse</w:t>
            </w:r>
          </w:p>
          <w:p>
            <w:pPr>
              <w:pStyle w:val="Normal1"/>
              <w:rPr>
                <w:sz w:val="24"/>
              </w:rPr>
            </w:pPr>
            <w:r>
              <w:rPr>
                <w:sz w:val="24"/>
              </w:rPr>
            </w:r>
          </w:p>
        </w:tc>
        <w:tc>
          <w:tcPr>
            <w:tcW w:w="6095" w:type="dxa"/>
            <w:tcBorders/>
          </w:tcPr>
          <w:p>
            <w:pPr>
              <w:pStyle w:val="Normal1"/>
              <w:spacing w:lineRule="auto" w:line="240"/>
              <w:rPr>
                <w:sz w:val="24"/>
              </w:rPr>
            </w:pPr>
            <w:r>
              <w:rPr>
                <w:sz w:val="24"/>
              </w:rPr>
              <w:t xml:space="preserve">— </w:t>
            </w:r>
            <w:r>
              <w:rPr>
                <w:sz w:val="24"/>
              </w:rPr>
              <w:t>пользоваться</w:t>
            </w:r>
          </w:p>
          <w:p>
            <w:pPr>
              <w:pStyle w:val="Normal1"/>
              <w:spacing w:lineRule="auto" w:line="240"/>
              <w:rPr>
                <w:sz w:val="24"/>
              </w:rPr>
            </w:pPr>
            <w:r>
              <w:rPr>
                <w:sz w:val="24"/>
              </w:rPr>
              <w:t xml:space="preserve">— </w:t>
            </w:r>
            <w:r>
              <w:rPr>
                <w:sz w:val="24"/>
              </w:rPr>
              <w:t>воспользоваться случаем, использовать возможность</w:t>
            </w:r>
          </w:p>
          <w:p>
            <w:pPr>
              <w:pStyle w:val="Normal1"/>
              <w:spacing w:lineRule="auto" w:line="240"/>
              <w:rPr>
                <w:sz w:val="24"/>
              </w:rPr>
            </w:pPr>
            <w:r>
              <w:rPr>
                <w:sz w:val="24"/>
              </w:rPr>
              <w:t xml:space="preserve">— </w:t>
            </w:r>
            <w:r>
              <w:rPr>
                <w:sz w:val="24"/>
              </w:rPr>
              <w:t xml:space="preserve">носить обувь, обувать       </w:t>
            </w:r>
          </w:p>
          <w:p>
            <w:pPr>
              <w:pStyle w:val="Normal1"/>
              <w:spacing w:lineRule="auto" w:line="240"/>
              <w:rPr>
                <w:sz w:val="24"/>
              </w:rPr>
            </w:pPr>
            <w:r>
              <w:rPr>
                <w:sz w:val="24"/>
              </w:rPr>
              <w:t xml:space="preserve">— </w:t>
            </w:r>
            <w:r>
              <w:rPr>
                <w:sz w:val="24"/>
              </w:rPr>
              <w:t>обуваться</w:t>
            </w:r>
          </w:p>
          <w:p>
            <w:pPr>
              <w:pStyle w:val="Normal1"/>
              <w:spacing w:lineRule="auto" w:line="240"/>
              <w:rPr>
                <w:sz w:val="24"/>
              </w:rPr>
            </w:pPr>
            <w:r>
              <w:rPr>
                <w:sz w:val="24"/>
              </w:rPr>
              <w:t xml:space="preserve">— </w:t>
            </w:r>
            <w:r>
              <w:rPr>
                <w:sz w:val="24"/>
              </w:rPr>
              <w:t xml:space="preserve">спать      </w:t>
            </w:r>
          </w:p>
          <w:p>
            <w:pPr>
              <w:pStyle w:val="Normal1"/>
              <w:spacing w:lineRule="auto" w:line="240"/>
              <w:rPr>
                <w:sz w:val="24"/>
              </w:rPr>
            </w:pPr>
            <w:r>
              <w:rPr>
                <w:sz w:val="24"/>
              </w:rPr>
              <w:t xml:space="preserve">— </w:t>
            </w:r>
            <w:r>
              <w:rPr>
                <w:sz w:val="24"/>
              </w:rPr>
              <w:t>засыпать</w:t>
            </w:r>
          </w:p>
          <w:p>
            <w:pPr>
              <w:pStyle w:val="Normal1"/>
              <w:spacing w:lineRule="auto" w:line="240"/>
              <w:rPr>
                <w:sz w:val="24"/>
              </w:rPr>
            </w:pPr>
            <w:r>
              <w:rPr>
                <w:sz w:val="24"/>
              </w:rPr>
              <w:t xml:space="preserve">— </w:t>
            </w:r>
            <w:r>
              <w:rPr>
                <w:sz w:val="24"/>
              </w:rPr>
              <w:t xml:space="preserve">бросать       </w:t>
            </w:r>
          </w:p>
          <w:p>
            <w:pPr>
              <w:pStyle w:val="Normal1"/>
              <w:spacing w:lineRule="auto" w:line="240"/>
              <w:rPr>
                <w:sz w:val="24"/>
              </w:rPr>
            </w:pPr>
            <w:r>
              <w:rPr>
                <w:sz w:val="24"/>
              </w:rPr>
              <w:t xml:space="preserve">— </w:t>
            </w:r>
            <w:r>
              <w:rPr>
                <w:sz w:val="24"/>
              </w:rPr>
              <w:t>ложиться (бросаться)</w:t>
            </w:r>
          </w:p>
          <w:p>
            <w:pPr>
              <w:pStyle w:val="Normal1"/>
              <w:spacing w:lineRule="auto" w:line="240"/>
              <w:rPr>
                <w:sz w:val="24"/>
              </w:rPr>
            </w:pPr>
            <w:r>
              <w:rPr>
                <w:sz w:val="24"/>
              </w:rPr>
              <w:t xml:space="preserve">— </w:t>
            </w:r>
            <w:r>
              <w:rPr>
                <w:sz w:val="24"/>
              </w:rPr>
              <w:t xml:space="preserve">идти,ехать           </w:t>
            </w:r>
          </w:p>
          <w:p>
            <w:pPr>
              <w:pStyle w:val="Normal1"/>
              <w:spacing w:lineRule="auto" w:line="240"/>
              <w:rPr>
                <w:sz w:val="24"/>
              </w:rPr>
            </w:pPr>
            <w:r>
              <w:rPr>
                <w:sz w:val="24"/>
              </w:rPr>
              <w:t xml:space="preserve">— </w:t>
            </w:r>
            <w:r>
              <w:rPr>
                <w:sz w:val="24"/>
              </w:rPr>
              <w:t>уходить, уезжать</w:t>
            </w:r>
          </w:p>
          <w:p>
            <w:pPr>
              <w:pStyle w:val="Normal1"/>
              <w:spacing w:lineRule="auto" w:line="240"/>
              <w:rPr>
                <w:sz w:val="24"/>
              </w:rPr>
            </w:pPr>
            <w:r>
              <w:rPr>
                <w:sz w:val="24"/>
              </w:rPr>
              <w:t xml:space="preserve">— </w:t>
            </w:r>
            <w:r>
              <w:rPr>
                <w:sz w:val="24"/>
              </w:rPr>
              <w:t xml:space="preserve">давать начало, вызывать </w:t>
            </w:r>
          </w:p>
          <w:p>
            <w:pPr>
              <w:pStyle w:val="Normal1"/>
              <w:spacing w:lineRule="auto" w:line="240"/>
              <w:rPr>
                <w:sz w:val="24"/>
              </w:rPr>
            </w:pPr>
            <w:r>
              <w:rPr>
                <w:sz w:val="24"/>
              </w:rPr>
              <w:t xml:space="preserve">— </w:t>
            </w:r>
            <w:r>
              <w:rPr>
                <w:sz w:val="24"/>
              </w:rPr>
              <w:t>происходить, брать начало</w:t>
            </w:r>
          </w:p>
          <w:p>
            <w:pPr>
              <w:pStyle w:val="Normal1"/>
              <w:spacing w:lineRule="auto" w:line="240"/>
              <w:rPr>
                <w:sz w:val="24"/>
              </w:rPr>
            </w:pPr>
            <w:r>
              <w:rPr>
                <w:sz w:val="24"/>
              </w:rPr>
              <w:t xml:space="preserve">— </w:t>
            </w:r>
            <w:r>
              <w:rPr>
                <w:sz w:val="24"/>
              </w:rPr>
              <w:t>казаться</w:t>
            </w:r>
          </w:p>
          <w:p>
            <w:pPr>
              <w:pStyle w:val="Normal1"/>
              <w:spacing w:lineRule="auto" w:line="240"/>
              <w:rPr>
                <w:sz w:val="24"/>
              </w:rPr>
            </w:pPr>
            <w:r>
              <w:rPr>
                <w:sz w:val="24"/>
              </w:rPr>
              <w:t xml:space="preserve">— </w:t>
            </w:r>
            <w:r>
              <w:rPr>
                <w:sz w:val="24"/>
              </w:rPr>
              <w:t>быть похожим</w:t>
            </w:r>
          </w:p>
          <w:p>
            <w:pPr>
              <w:pStyle w:val="Normal1"/>
              <w:spacing w:lineRule="auto" w:line="240"/>
              <w:rPr>
                <w:sz w:val="24"/>
              </w:rPr>
            </w:pPr>
            <w:r>
              <w:rPr>
                <w:sz w:val="24"/>
              </w:rPr>
              <w:t xml:space="preserve">— </w:t>
            </w:r>
            <w:r>
              <w:rPr>
                <w:sz w:val="24"/>
              </w:rPr>
              <w:t xml:space="preserve">давать взаймы </w:t>
            </w:r>
          </w:p>
          <w:p>
            <w:pPr>
              <w:pStyle w:val="Normal1"/>
              <w:spacing w:lineRule="auto" w:line="240"/>
              <w:rPr>
                <w:sz w:val="24"/>
              </w:rPr>
            </w:pPr>
            <w:r>
              <w:rPr>
                <w:sz w:val="24"/>
              </w:rPr>
              <w:t xml:space="preserve">— </w:t>
            </w:r>
            <w:r>
              <w:rPr>
                <w:sz w:val="24"/>
              </w:rPr>
              <w:t>предлагать свои услуги</w:t>
            </w:r>
          </w:p>
          <w:p>
            <w:pPr>
              <w:pStyle w:val="Normal1"/>
              <w:spacing w:lineRule="auto" w:line="240"/>
              <w:rPr>
                <w:sz w:val="24"/>
              </w:rPr>
            </w:pPr>
            <w:r>
              <w:rPr>
                <w:sz w:val="24"/>
              </w:rPr>
              <w:t xml:space="preserve">— </w:t>
            </w:r>
            <w:r>
              <w:rPr>
                <w:sz w:val="24"/>
              </w:rPr>
              <w:t xml:space="preserve">возвращаться </w:t>
            </w:r>
          </w:p>
          <w:p>
            <w:pPr>
              <w:pStyle w:val="Normal1"/>
              <w:spacing w:lineRule="auto" w:line="240"/>
              <w:rPr>
                <w:sz w:val="24"/>
              </w:rPr>
            </w:pPr>
            <w:r>
              <w:rPr>
                <w:sz w:val="24"/>
              </w:rPr>
              <w:t xml:space="preserve">— </w:t>
            </w:r>
            <w:r>
              <w:rPr>
                <w:sz w:val="24"/>
              </w:rPr>
              <w:t>повернуться, превращаться</w:t>
            </w:r>
          </w:p>
          <w:p>
            <w:pPr>
              <w:pStyle w:val="Normal1"/>
              <w:rPr>
                <w:sz w:val="24"/>
              </w:rPr>
            </w:pPr>
            <w:r>
              <w:rPr>
                <w:sz w:val="24"/>
              </w:rPr>
            </w:r>
          </w:p>
        </w:tc>
      </w:tr>
    </w:tbl>
    <w:p>
      <w:pPr>
        <w:pStyle w:val="Heading3"/>
        <w:ind w:hanging="0" w:start="0"/>
        <w:rPr/>
      </w:pPr>
      <w:bookmarkStart w:id="77" w:name="__RefHeading___Toc1886067"/>
      <w:bookmarkEnd w:id="77"/>
      <w:r>
        <w:rPr/>
        <w:t>§ 64. Недостаточные глаголы</w:t>
      </w:r>
    </w:p>
    <w:p>
      <w:pPr>
        <w:pStyle w:val="Normal1"/>
        <w:spacing w:lineRule="auto" w:line="240"/>
        <w:ind w:firstLine="284" w:end="0"/>
        <w:rPr>
          <w:sz w:val="24"/>
        </w:rPr>
      </w:pPr>
      <w:r>
        <w:rPr>
          <w:sz w:val="24"/>
        </w:rPr>
      </w:r>
    </w:p>
    <w:p>
      <w:pPr>
        <w:pStyle w:val="Normal1"/>
        <w:spacing w:lineRule="auto" w:line="240"/>
        <w:ind w:firstLine="284" w:end="0"/>
        <w:rPr/>
      </w:pPr>
      <w:r>
        <w:rPr>
          <w:sz w:val="24"/>
        </w:rPr>
        <w:t>В испанском языке существует ряд глаголов, которые употребля</w:t>
        <w:softHyphen/>
        <w:t xml:space="preserve">ются не во всех лицах или временах. Такие глаголы называются </w:t>
      </w:r>
      <w:r>
        <w:rPr>
          <w:spacing w:val="20"/>
          <w:sz w:val="24"/>
        </w:rPr>
        <w:t>недостаточными</w:t>
      </w:r>
      <w:r>
        <w:rPr>
          <w:sz w:val="24"/>
        </w:rPr>
        <w:t>. Отсутствие некоторых глагольных форм узывается двумя причинами: либо особенностями значения глаголов, либо своеобразием их структуры. В первом случае логический смысл, заложенный в глагольном значении, не позволяет употребить глагол в том или ином лице или времени. Например, глагол а</w:t>
      </w:r>
      <w:r>
        <w:rPr>
          <w:sz w:val="24"/>
          <w:lang w:val="en-US"/>
        </w:rPr>
        <w:t>ta</w:t>
      </w:r>
      <w:r>
        <w:rPr>
          <w:sz w:val="24"/>
        </w:rPr>
        <w:t>ñе</w:t>
      </w:r>
      <w:r>
        <w:rPr>
          <w:sz w:val="24"/>
          <w:lang w:val="en-US"/>
        </w:rPr>
        <w:t>r</w:t>
      </w:r>
      <w:r>
        <w:rPr>
          <w:sz w:val="24"/>
        </w:rPr>
        <w:t xml:space="preserve"> </w:t>
      </w:r>
      <w:r>
        <w:rPr>
          <w:i/>
          <w:sz w:val="24"/>
        </w:rPr>
        <w:t>касаться</w:t>
      </w:r>
      <w:r>
        <w:rPr>
          <w:sz w:val="24"/>
        </w:rPr>
        <w:t xml:space="preserve"> (в отвлеченном смысле) чего-либо, не мыслится по отношению к 1-му или 2-му лицу единственного и множественного числа. Во втором случае глагол не употребляется в тех или иных формах, благодаря их неблагозвучности, необычности сочетания звуков. Например: формы </w:t>
      </w:r>
      <w:r>
        <w:rPr>
          <w:sz w:val="24"/>
          <w:lang w:val="en-US"/>
        </w:rPr>
        <w:t>abolo</w:t>
      </w:r>
      <w:r>
        <w:rPr>
          <w:sz w:val="24"/>
        </w:rPr>
        <w:t xml:space="preserve"> или </w:t>
      </w:r>
      <w:r>
        <w:rPr>
          <w:sz w:val="24"/>
          <w:lang w:val="en-US"/>
        </w:rPr>
        <w:t>abuelo</w:t>
      </w:r>
      <w:r>
        <w:rPr>
          <w:sz w:val="24"/>
        </w:rPr>
        <w:t xml:space="preserve">, </w:t>
      </w:r>
      <w:r>
        <w:rPr>
          <w:sz w:val="24"/>
          <w:lang w:val="en-US"/>
        </w:rPr>
        <w:t>aboles</w:t>
      </w:r>
      <w:r>
        <w:rPr>
          <w:sz w:val="24"/>
        </w:rPr>
        <w:t xml:space="preserve">, </w:t>
      </w:r>
      <w:r>
        <w:rPr>
          <w:sz w:val="24"/>
          <w:lang w:val="en-US"/>
        </w:rPr>
        <w:t>abueles</w:t>
      </w:r>
      <w:r>
        <w:rPr>
          <w:sz w:val="24"/>
        </w:rPr>
        <w:t xml:space="preserve"> (от глагола </w:t>
      </w:r>
      <w:r>
        <w:rPr>
          <w:sz w:val="24"/>
          <w:lang w:val="en-US"/>
        </w:rPr>
        <w:t>abolir</w:t>
      </w:r>
      <w:r>
        <w:rPr>
          <w:sz w:val="24"/>
        </w:rPr>
        <w:t>) считаются с точки зрения испанской языковой традиции благозвучными для глагола.  Основными недостаточными глаголами являются:</w:t>
      </w:r>
    </w:p>
    <w:p>
      <w:pPr>
        <w:pStyle w:val="Normal1"/>
        <w:spacing w:lineRule="auto" w:line="240"/>
        <w:ind w:firstLine="284" w:end="0"/>
        <w:rPr/>
      </w:pPr>
      <w:r>
        <w:rPr>
          <w:sz w:val="24"/>
        </w:rPr>
        <w:t xml:space="preserve"> </w:t>
      </w:r>
      <w:r>
        <w:rPr>
          <w:b/>
          <w:sz w:val="24"/>
          <w:lang w:val="en-US"/>
        </w:rPr>
        <w:t>Ata</w:t>
      </w:r>
      <w:r>
        <w:rPr>
          <w:b/>
          <w:sz w:val="24"/>
        </w:rPr>
        <w:t>ñ</w:t>
      </w:r>
      <w:r>
        <w:rPr>
          <w:b/>
          <w:sz w:val="24"/>
          <w:lang w:val="en-US"/>
        </w:rPr>
        <w:t>er</w:t>
      </w:r>
      <w:r>
        <w:rPr>
          <w:sz w:val="24"/>
        </w:rPr>
        <w:t xml:space="preserve"> (</w:t>
      </w:r>
      <w:r>
        <w:rPr>
          <w:i/>
          <w:sz w:val="24"/>
        </w:rPr>
        <w:t>касаться, относиться, принадлежать</w:t>
      </w:r>
      <w:r>
        <w:rPr>
          <w:sz w:val="24"/>
        </w:rPr>
        <w:t xml:space="preserve">) употребляется только в третьем лице обоих чисел. Теоретически употребление его возможно во всех временах, однако практически в языке встречают лишь формы третьего лица настоящего времени изъявительного наклонения: </w:t>
      </w:r>
      <w:r>
        <w:rPr>
          <w:sz w:val="24"/>
          <w:lang w:val="en-US"/>
        </w:rPr>
        <w:t>ata</w:t>
      </w:r>
      <w:r>
        <w:rPr>
          <w:sz w:val="24"/>
        </w:rPr>
        <w:t>ñ</w:t>
      </w:r>
      <w:r>
        <w:rPr>
          <w:sz w:val="24"/>
          <w:lang w:val="en-US"/>
        </w:rPr>
        <w:t>e</w:t>
      </w:r>
      <w:r>
        <w:rPr>
          <w:sz w:val="24"/>
        </w:rPr>
        <w:t xml:space="preserve">, </w:t>
      </w:r>
      <w:r>
        <w:rPr>
          <w:sz w:val="24"/>
          <w:lang w:val="en-US"/>
        </w:rPr>
        <w:t>ata</w:t>
      </w:r>
      <w:r>
        <w:rPr>
          <w:sz w:val="24"/>
        </w:rPr>
        <w:t>ñ</w:t>
      </w:r>
      <w:r>
        <w:rPr>
          <w:sz w:val="24"/>
          <w:lang w:val="en-US"/>
        </w:rPr>
        <w:t>en</w:t>
      </w:r>
      <w:r>
        <w:rPr>
          <w:sz w:val="24"/>
        </w:rPr>
        <w:t>.</w:t>
      </w:r>
    </w:p>
    <w:p>
      <w:pPr>
        <w:pStyle w:val="Normal1"/>
        <w:spacing w:lineRule="auto" w:line="240"/>
        <w:ind w:firstLine="851" w:end="0"/>
        <w:rPr>
          <w:sz w:val="24"/>
        </w:rPr>
      </w:pPr>
      <w:r>
        <w:rPr>
          <w:sz w:val="24"/>
        </w:rPr>
      </w:r>
    </w:p>
    <w:p>
      <w:pPr>
        <w:pStyle w:val="Normal1"/>
        <w:spacing w:lineRule="auto" w:line="240"/>
        <w:ind w:firstLine="851" w:end="0"/>
        <w:rPr/>
      </w:pPr>
      <w:r>
        <w:rPr>
          <w:sz w:val="24"/>
          <w:lang w:val="en-US"/>
        </w:rPr>
        <w:t xml:space="preserve">El asunto atañe a todos.             </w:t>
      </w:r>
      <w:r>
        <w:rPr>
          <w:sz w:val="24"/>
        </w:rPr>
        <w:t>Дело касается всех.</w:t>
      </w:r>
    </w:p>
    <w:p>
      <w:pPr>
        <w:pStyle w:val="Normal1"/>
        <w:spacing w:lineRule="auto" w:line="240"/>
        <w:ind w:firstLine="284" w:end="0"/>
        <w:rPr>
          <w:b/>
          <w:sz w:val="24"/>
        </w:rPr>
      </w:pPr>
      <w:r>
        <w:rPr>
          <w:b/>
          <w:sz w:val="24"/>
        </w:rPr>
        <w:t xml:space="preserve"> </w:t>
      </w:r>
    </w:p>
    <w:p>
      <w:pPr>
        <w:pStyle w:val="Normal1"/>
        <w:spacing w:lineRule="auto" w:line="240"/>
        <w:ind w:firstLine="284" w:end="0"/>
        <w:rPr/>
      </w:pPr>
      <w:r>
        <w:rPr>
          <w:b/>
          <w:sz w:val="24"/>
          <w:lang w:val="en-US"/>
        </w:rPr>
        <w:t>Balbucir</w:t>
      </w:r>
      <w:r>
        <w:rPr>
          <w:sz w:val="24"/>
        </w:rPr>
        <w:t xml:space="preserve"> (</w:t>
      </w:r>
      <w:r>
        <w:rPr>
          <w:i/>
          <w:sz w:val="24"/>
        </w:rPr>
        <w:t>бормотать</w:t>
      </w:r>
      <w:r>
        <w:rPr>
          <w:sz w:val="24"/>
        </w:rPr>
        <w:t xml:space="preserve">) употребляется только в тех формах и лицах, глагольные окончания которых начинаются с </w:t>
      </w:r>
      <w:r>
        <w:rPr>
          <w:b/>
          <w:sz w:val="24"/>
          <w:lang w:val="en-US"/>
        </w:rPr>
        <w:t>i</w:t>
      </w:r>
      <w:r>
        <w:rPr>
          <w:sz w:val="24"/>
        </w:rPr>
        <w:t xml:space="preserve"> или </w:t>
      </w:r>
      <w:r>
        <w:rPr>
          <w:b/>
          <w:sz w:val="24"/>
        </w:rPr>
        <w:t>е</w:t>
      </w:r>
      <w:r>
        <w:rPr>
          <w:sz w:val="24"/>
        </w:rPr>
        <w:t xml:space="preserve">. Например: </w:t>
      </w:r>
      <w:r>
        <w:rPr>
          <w:sz w:val="24"/>
          <w:lang w:val="en-US"/>
        </w:rPr>
        <w:t>balbuc</w:t>
      </w:r>
      <w:r>
        <w:rPr>
          <w:b/>
          <w:bCs/>
          <w:sz w:val="24"/>
        </w:rPr>
        <w:t>í</w:t>
      </w:r>
      <w:r>
        <w:rPr>
          <w:b/>
          <w:bCs/>
          <w:sz w:val="24"/>
          <w:lang w:val="en-US"/>
        </w:rPr>
        <w:t>o</w:t>
      </w:r>
      <w:r>
        <w:rPr>
          <w:sz w:val="24"/>
        </w:rPr>
        <w:t xml:space="preserve">, </w:t>
      </w:r>
      <w:r>
        <w:rPr>
          <w:sz w:val="24"/>
          <w:lang w:val="en-US"/>
        </w:rPr>
        <w:t>balbuc</w:t>
      </w:r>
      <w:r>
        <w:rPr>
          <w:b/>
          <w:bCs/>
          <w:sz w:val="24"/>
        </w:rPr>
        <w:t>í</w:t>
      </w:r>
      <w:r>
        <w:rPr>
          <w:b/>
          <w:bCs/>
          <w:sz w:val="24"/>
          <w:lang w:val="en-US"/>
        </w:rPr>
        <w:t>re</w:t>
      </w:r>
      <w:r>
        <w:rPr>
          <w:sz w:val="24"/>
        </w:rPr>
        <w:t xml:space="preserve">, </w:t>
      </w:r>
      <w:r>
        <w:rPr>
          <w:sz w:val="24"/>
          <w:lang w:val="en-US"/>
        </w:rPr>
        <w:t>balbuc</w:t>
      </w:r>
      <w:r>
        <w:rPr>
          <w:b/>
          <w:bCs/>
          <w:sz w:val="24"/>
          <w:lang w:val="en-US"/>
        </w:rPr>
        <w:t>e</w:t>
      </w:r>
      <w:r>
        <w:rPr>
          <w:sz w:val="24"/>
        </w:rPr>
        <w:t xml:space="preserve">, </w:t>
      </w:r>
      <w:r>
        <w:rPr>
          <w:sz w:val="24"/>
          <w:lang w:val="en-US"/>
        </w:rPr>
        <w:t>balbuc</w:t>
      </w:r>
      <w:r>
        <w:rPr>
          <w:b/>
          <w:bCs/>
          <w:sz w:val="24"/>
        </w:rPr>
        <w:t>í</w:t>
      </w:r>
      <w:r>
        <w:rPr>
          <w:b/>
          <w:bCs/>
          <w:sz w:val="24"/>
          <w:lang w:val="en-US"/>
        </w:rPr>
        <w:t>a</w:t>
      </w:r>
      <w:r>
        <w:rPr>
          <w:sz w:val="24"/>
        </w:rPr>
        <w:t xml:space="preserve"> и т.п. </w:t>
      </w:r>
    </w:p>
    <w:p>
      <w:pPr>
        <w:pStyle w:val="Normal1"/>
        <w:spacing w:lineRule="auto" w:line="240"/>
        <w:ind w:firstLine="284" w:end="0"/>
        <w:rPr/>
      </w:pPr>
      <w:r>
        <w:rPr>
          <w:sz w:val="24"/>
        </w:rPr>
        <w:t xml:space="preserve">Иными словами, </w:t>
      </w:r>
      <w:r>
        <w:rPr>
          <w:sz w:val="24"/>
          <w:lang w:val="en-US"/>
        </w:rPr>
        <w:t>balbucir</w:t>
      </w:r>
      <w:r>
        <w:rPr>
          <w:sz w:val="24"/>
        </w:rPr>
        <w:t xml:space="preserve"> имеет все формы кроме тех, в которых глаголы отклоняющегося спряжения на -</w:t>
      </w:r>
      <w:r>
        <w:rPr>
          <w:sz w:val="24"/>
          <w:lang w:val="en-US"/>
        </w:rPr>
        <w:t>ucir</w:t>
      </w:r>
      <w:r>
        <w:rPr>
          <w:sz w:val="24"/>
        </w:rPr>
        <w:t xml:space="preserve"> (VI группа) приобретают </w:t>
      </w:r>
      <w:r>
        <w:rPr>
          <w:b/>
          <w:bCs/>
          <w:sz w:val="24"/>
          <w:lang w:val="en-US"/>
        </w:rPr>
        <w:t>z</w:t>
      </w:r>
      <w:r>
        <w:rPr>
          <w:sz w:val="24"/>
        </w:rPr>
        <w:t xml:space="preserve"> перед коренной </w:t>
      </w:r>
      <w:r>
        <w:rPr>
          <w:b/>
          <w:bCs/>
          <w:sz w:val="24"/>
        </w:rPr>
        <w:t>с</w:t>
      </w:r>
      <w:r>
        <w:rPr>
          <w:sz w:val="24"/>
        </w:rPr>
        <w:t xml:space="preserve"> (1-е лицо единственного числа </w:t>
      </w:r>
      <w:r>
        <w:rPr>
          <w:sz w:val="24"/>
          <w:lang w:val="en-US"/>
        </w:rPr>
        <w:t>presente</w:t>
      </w:r>
      <w:r>
        <w:rPr>
          <w:sz w:val="24"/>
        </w:rPr>
        <w:t xml:space="preserve"> de </w:t>
      </w:r>
      <w:r>
        <w:rPr>
          <w:sz w:val="24"/>
          <w:lang w:val="en-US"/>
        </w:rPr>
        <w:t>indicativo</w:t>
      </w:r>
      <w:r>
        <w:rPr>
          <w:sz w:val="24"/>
        </w:rPr>
        <w:t xml:space="preserve">, все лица </w:t>
      </w:r>
      <w:r>
        <w:rPr>
          <w:sz w:val="24"/>
          <w:lang w:val="en-US"/>
        </w:rPr>
        <w:t>presente</w:t>
      </w:r>
      <w:r>
        <w:rPr>
          <w:sz w:val="24"/>
        </w:rPr>
        <w:t xml:space="preserve"> </w:t>
      </w:r>
      <w:r>
        <w:rPr>
          <w:sz w:val="24"/>
          <w:lang w:val="en-US"/>
        </w:rPr>
        <w:t>de</w:t>
      </w:r>
      <w:r>
        <w:rPr>
          <w:sz w:val="24"/>
        </w:rPr>
        <w:t xml:space="preserve"> </w:t>
      </w:r>
      <w:r>
        <w:rPr>
          <w:sz w:val="24"/>
          <w:lang w:val="en-US"/>
        </w:rPr>
        <w:t>subjuntivo</w:t>
      </w:r>
      <w:r>
        <w:rPr>
          <w:sz w:val="24"/>
        </w:rPr>
        <w:t xml:space="preserve">, 1-е лицо множественного и 3-е лицо единственного числа </w:t>
      </w:r>
      <w:r>
        <w:rPr>
          <w:sz w:val="24"/>
          <w:lang w:val="en-US"/>
        </w:rPr>
        <w:t>imperativo</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joven </w:t>
      </w:r>
      <w:r>
        <w:rPr>
          <w:i/>
          <w:iCs/>
          <w:sz w:val="24"/>
          <w:lang w:val="en-US"/>
        </w:rPr>
        <w:t>balbucía</w:t>
      </w:r>
      <w:r>
        <w:rPr>
          <w:sz w:val="24"/>
          <w:lang w:val="en-US"/>
        </w:rPr>
        <w:t xml:space="preserve"> algo incomprensible.                 </w:t>
      </w:r>
      <w:r>
        <w:rPr>
          <w:sz w:val="24"/>
        </w:rPr>
        <w:t>Юноша бормотал что-то непонятное.</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Недостающие формы глагола </w:t>
      </w:r>
      <w:r>
        <w:rPr>
          <w:sz w:val="24"/>
          <w:lang w:val="en-US"/>
        </w:rPr>
        <w:t>balbucir</w:t>
      </w:r>
      <w:r>
        <w:rPr>
          <w:sz w:val="24"/>
        </w:rPr>
        <w:t xml:space="preserve"> возмещаются в речи соответствующими формами синонимичного глагола обычного спряжения </w:t>
      </w:r>
      <w:r>
        <w:rPr>
          <w:sz w:val="24"/>
          <w:lang w:val="en-US"/>
        </w:rPr>
        <w:t>balbucear</w:t>
      </w:r>
      <w:r>
        <w:rPr>
          <w:sz w:val="24"/>
        </w:rPr>
        <w:t>.</w:t>
      </w:r>
    </w:p>
    <w:p>
      <w:pPr>
        <w:pStyle w:val="Normal1"/>
        <w:spacing w:lineRule="auto" w:line="240"/>
        <w:ind w:firstLine="284" w:end="0"/>
        <w:rPr/>
      </w:pPr>
      <w:r>
        <w:rPr>
          <w:b/>
          <w:sz w:val="24"/>
          <w:lang w:val="en-US"/>
        </w:rPr>
        <w:t>Concernir</w:t>
      </w:r>
      <w:r>
        <w:rPr>
          <w:sz w:val="24"/>
        </w:rPr>
        <w:t xml:space="preserve"> (</w:t>
      </w:r>
      <w:r>
        <w:rPr>
          <w:i/>
          <w:sz w:val="24"/>
        </w:rPr>
        <w:t>касаться, относиться</w:t>
      </w:r>
      <w:r>
        <w:rPr>
          <w:sz w:val="24"/>
        </w:rPr>
        <w:t>) употребляется только в третьем лице обоих чисел, обычно в следующих временах:</w:t>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t>presente de indicativo — concierne, conciernen;</w:t>
      </w:r>
    </w:p>
    <w:p>
      <w:pPr>
        <w:pStyle w:val="Normal1"/>
        <w:spacing w:lineRule="auto" w:line="240"/>
        <w:ind w:firstLine="284" w:end="0"/>
        <w:rPr>
          <w:sz w:val="24"/>
          <w:lang w:val="en-US"/>
        </w:rPr>
      </w:pPr>
      <w:r>
        <w:rPr>
          <w:sz w:val="24"/>
          <w:lang w:val="en-US"/>
        </w:rPr>
        <w:t>pretérito imperfecto de indicativo — concernía, concernían;</w:t>
      </w:r>
    </w:p>
    <w:p>
      <w:pPr>
        <w:pStyle w:val="Normal1"/>
        <w:spacing w:lineRule="auto" w:line="240"/>
        <w:ind w:firstLine="284" w:end="0"/>
        <w:rPr/>
      </w:pPr>
      <w:r>
        <w:rPr>
          <w:sz w:val="24"/>
          <w:lang w:val="en-US"/>
        </w:rPr>
        <w:t>presente de subjuntivо — concierna, conciernan.</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Употребителен также герундий </w:t>
      </w:r>
      <w:r>
        <w:rPr>
          <w:sz w:val="24"/>
          <w:lang w:val="en-US"/>
        </w:rPr>
        <w:t>concemiendo</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La</w:t>
      </w:r>
      <w:r>
        <w:rPr>
          <w:sz w:val="24"/>
        </w:rPr>
        <w:t xml:space="preserve"> </w:t>
      </w:r>
      <w:r>
        <w:rPr>
          <w:sz w:val="24"/>
          <w:lang w:val="en-US"/>
        </w:rPr>
        <w:t>resoluci</w:t>
      </w:r>
      <w:r>
        <w:rPr>
          <w:sz w:val="24"/>
        </w:rPr>
        <w:t>ó</w:t>
      </w:r>
      <w:r>
        <w:rPr>
          <w:sz w:val="24"/>
          <w:lang w:val="en-US"/>
        </w:rPr>
        <w:t>n</w:t>
      </w:r>
      <w:r>
        <w:rPr>
          <w:sz w:val="24"/>
        </w:rPr>
        <w:t xml:space="preserve"> </w:t>
      </w:r>
      <w:r>
        <w:rPr>
          <w:sz w:val="24"/>
          <w:lang w:val="en-US"/>
        </w:rPr>
        <w:t>de</w:t>
      </w:r>
      <w:r>
        <w:rPr>
          <w:sz w:val="24"/>
        </w:rPr>
        <w:t xml:space="preserve"> </w:t>
      </w:r>
      <w:r>
        <w:rPr>
          <w:sz w:val="24"/>
          <w:lang w:val="en-US"/>
        </w:rPr>
        <w:t>la</w:t>
      </w:r>
      <w:r>
        <w:rPr>
          <w:sz w:val="24"/>
        </w:rPr>
        <w:t xml:space="preserve"> </w:t>
      </w:r>
      <w:r>
        <w:rPr>
          <w:sz w:val="24"/>
          <w:lang w:val="en-US"/>
        </w:rPr>
        <w:t>asamblea</w:t>
      </w:r>
      <w:r>
        <w:rPr>
          <w:sz w:val="24"/>
        </w:rPr>
        <w:t xml:space="preserve"> </w:t>
      </w:r>
      <w:r>
        <w:rPr>
          <w:sz w:val="24"/>
          <w:lang w:val="en-US"/>
        </w:rPr>
        <w:t>general</w:t>
      </w:r>
      <w:r>
        <w:rPr>
          <w:sz w:val="24"/>
        </w:rPr>
        <w:t xml:space="preserve">                    Решение общего собрания касается</w:t>
      </w:r>
    </w:p>
    <w:p>
      <w:pPr>
        <w:pStyle w:val="Normal1"/>
        <w:spacing w:lineRule="auto" w:line="240"/>
        <w:ind w:start="709" w:end="0"/>
        <w:rPr/>
      </w:pPr>
      <w:r>
        <w:rPr>
          <w:sz w:val="24"/>
          <w:lang w:val="en-US"/>
        </w:rPr>
        <w:t>concierne</w:t>
      </w:r>
      <w:r>
        <w:rPr>
          <w:sz w:val="24"/>
        </w:rPr>
        <w:t xml:space="preserve"> </w:t>
      </w:r>
      <w:r>
        <w:rPr>
          <w:sz w:val="24"/>
          <w:lang w:val="en-US"/>
        </w:rPr>
        <w:t>a</w:t>
      </w:r>
      <w:r>
        <w:rPr>
          <w:sz w:val="24"/>
        </w:rPr>
        <w:t xml:space="preserve"> </w:t>
      </w:r>
      <w:r>
        <w:rPr>
          <w:sz w:val="24"/>
          <w:lang w:val="en-US"/>
        </w:rPr>
        <w:t>todos</w:t>
      </w:r>
      <w:r>
        <w:rPr>
          <w:sz w:val="24"/>
        </w:rPr>
        <w:t xml:space="preserve"> </w:t>
      </w:r>
      <w:r>
        <w:rPr>
          <w:sz w:val="24"/>
          <w:lang w:val="en-US"/>
        </w:rPr>
        <w:t>los</w:t>
      </w:r>
      <w:r>
        <w:rPr>
          <w:sz w:val="24"/>
        </w:rPr>
        <w:t xml:space="preserve"> </w:t>
      </w:r>
      <w:r>
        <w:rPr>
          <w:sz w:val="24"/>
          <w:lang w:val="en-US"/>
        </w:rPr>
        <w:t>miembros</w:t>
      </w:r>
      <w:r>
        <w:rPr>
          <w:sz w:val="24"/>
        </w:rPr>
        <w:t xml:space="preserve">                            всех членов организации.</w:t>
      </w:r>
    </w:p>
    <w:p>
      <w:pPr>
        <w:pStyle w:val="Normal1"/>
        <w:spacing w:lineRule="auto" w:line="240"/>
        <w:ind w:firstLine="709" w:end="0"/>
        <w:rPr>
          <w:sz w:val="24"/>
          <w:lang w:val="en-US"/>
        </w:rPr>
      </w:pPr>
      <w:r>
        <w:rPr>
          <w:sz w:val="24"/>
          <w:lang w:val="en-US"/>
        </w:rPr>
        <w:t xml:space="preserve">de la organización.             </w:t>
      </w:r>
    </w:p>
    <w:p>
      <w:pPr>
        <w:pStyle w:val="Normal1"/>
        <w:spacing w:lineRule="auto" w:line="240"/>
        <w:ind w:firstLine="284" w:end="0"/>
        <w:rPr>
          <w:b/>
          <w:sz w:val="24"/>
          <w:lang w:val="en-US"/>
        </w:rPr>
      </w:pPr>
      <w:r>
        <w:rPr>
          <w:b/>
          <w:sz w:val="24"/>
          <w:lang w:val="en-US"/>
        </w:rPr>
      </w:r>
    </w:p>
    <w:p>
      <w:pPr>
        <w:pStyle w:val="Normal1"/>
        <w:spacing w:lineRule="auto" w:line="240"/>
        <w:ind w:firstLine="284" w:end="0"/>
        <w:rPr/>
      </w:pPr>
      <w:r>
        <w:rPr>
          <w:b/>
          <w:sz w:val="24"/>
          <w:lang w:val="en-US"/>
        </w:rPr>
        <w:t>Soler</w:t>
      </w:r>
      <w:r>
        <w:rPr>
          <w:sz w:val="24"/>
          <w:lang w:val="en-US"/>
        </w:rPr>
        <w:t xml:space="preserve"> (</w:t>
      </w:r>
      <w:r>
        <w:rPr>
          <w:i/>
          <w:sz w:val="24"/>
        </w:rPr>
        <w:t>иметь</w:t>
      </w:r>
      <w:r>
        <w:rPr>
          <w:i/>
          <w:sz w:val="24"/>
          <w:lang w:val="en-US"/>
        </w:rPr>
        <w:t xml:space="preserve"> </w:t>
      </w:r>
      <w:r>
        <w:rPr>
          <w:i/>
          <w:sz w:val="24"/>
        </w:rPr>
        <w:t>обыкновение</w:t>
      </w:r>
      <w:r>
        <w:rPr>
          <w:sz w:val="24"/>
          <w:lang w:val="en-US"/>
        </w:rPr>
        <w:t xml:space="preserve">) </w:t>
      </w:r>
      <w:r>
        <w:rPr>
          <w:sz w:val="24"/>
        </w:rPr>
        <w:t>употребляется</w:t>
      </w:r>
      <w:r>
        <w:rPr>
          <w:sz w:val="24"/>
          <w:lang w:val="en-US"/>
        </w:rPr>
        <w:t xml:space="preserve"> </w:t>
      </w:r>
      <w:r>
        <w:rPr>
          <w:sz w:val="24"/>
        </w:rPr>
        <w:t>во</w:t>
      </w:r>
      <w:r>
        <w:rPr>
          <w:sz w:val="24"/>
          <w:lang w:val="en-US"/>
        </w:rPr>
        <w:t xml:space="preserve"> </w:t>
      </w:r>
      <w:r>
        <w:rPr>
          <w:sz w:val="24"/>
        </w:rPr>
        <w:t>всех</w:t>
      </w:r>
      <w:r>
        <w:rPr>
          <w:sz w:val="24"/>
          <w:lang w:val="en-US"/>
        </w:rPr>
        <w:t xml:space="preserve"> </w:t>
      </w:r>
      <w:r>
        <w:rPr>
          <w:sz w:val="24"/>
        </w:rPr>
        <w:t>лицах</w:t>
      </w:r>
      <w:r>
        <w:rPr>
          <w:sz w:val="24"/>
          <w:lang w:val="en-US"/>
        </w:rPr>
        <w:t xml:space="preserve"> presente de indicativo </w:t>
      </w:r>
      <w:r>
        <w:rPr>
          <w:sz w:val="24"/>
        </w:rPr>
        <w:t>и</w:t>
      </w:r>
      <w:r>
        <w:rPr>
          <w:sz w:val="24"/>
          <w:lang w:val="en-US"/>
        </w:rPr>
        <w:t xml:space="preserve"> preterito imperfecto de indicativo: suelo, sueles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solía, solías </w:t>
      </w: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spacing w:lineRule="auto" w:line="240"/>
        <w:ind w:firstLine="284" w:end="0"/>
        <w:rPr/>
      </w:pPr>
      <w:r>
        <w:rPr>
          <w:sz w:val="24"/>
        </w:rPr>
        <w:t>Малоупотребительны</w:t>
      </w:r>
      <w:r>
        <w:rPr>
          <w:sz w:val="24"/>
          <w:lang w:val="en-US"/>
        </w:rPr>
        <w:t xml:space="preserve"> </w:t>
      </w:r>
      <w:r>
        <w:rPr>
          <w:sz w:val="24"/>
        </w:rPr>
        <w:t>формы</w:t>
      </w:r>
      <w:r>
        <w:rPr>
          <w:sz w:val="24"/>
          <w:lang w:val="en-US"/>
        </w:rPr>
        <w:t xml:space="preserve"> preterito indefinido de indicativo </w:t>
      </w:r>
      <w:r>
        <w:rPr>
          <w:sz w:val="24"/>
        </w:rPr>
        <w:t>и</w:t>
      </w:r>
      <w:r>
        <w:rPr>
          <w:sz w:val="24"/>
          <w:lang w:val="en-US"/>
        </w:rPr>
        <w:t xml:space="preserve"> presente de subjitativo.</w:t>
      </w:r>
    </w:p>
    <w:p>
      <w:pPr>
        <w:pStyle w:val="Normal1"/>
        <w:spacing w:lineRule="auto" w:line="240"/>
        <w:ind w:firstLine="284" w:end="0"/>
        <w:rPr/>
      </w:pPr>
      <w:r>
        <w:rPr>
          <w:sz w:val="24"/>
        </w:rPr>
        <w:t>Причастие</w:t>
      </w:r>
      <w:r>
        <w:rPr>
          <w:sz w:val="24"/>
          <w:lang w:val="en-US"/>
        </w:rPr>
        <w:t xml:space="preserve"> </w:t>
      </w:r>
      <w:r>
        <w:rPr>
          <w:b/>
          <w:bCs/>
          <w:sz w:val="24"/>
          <w:lang w:val="en-US"/>
        </w:rPr>
        <w:t>solido</w:t>
      </w:r>
      <w:r>
        <w:rPr>
          <w:sz w:val="24"/>
          <w:lang w:val="en-US"/>
        </w:rPr>
        <w:t xml:space="preserve"> </w:t>
      </w:r>
      <w:r>
        <w:rPr>
          <w:sz w:val="24"/>
        </w:rPr>
        <w:t>служит</w:t>
      </w:r>
      <w:r>
        <w:rPr>
          <w:sz w:val="24"/>
          <w:lang w:val="en-US"/>
        </w:rPr>
        <w:t xml:space="preserve"> </w:t>
      </w:r>
      <w:r>
        <w:rPr>
          <w:sz w:val="24"/>
        </w:rPr>
        <w:t>только</w:t>
      </w:r>
      <w:r>
        <w:rPr>
          <w:sz w:val="24"/>
          <w:lang w:val="en-US"/>
        </w:rPr>
        <w:t xml:space="preserve"> </w:t>
      </w:r>
      <w:r>
        <w:rPr>
          <w:sz w:val="24"/>
        </w:rPr>
        <w:t>для</w:t>
      </w:r>
      <w:r>
        <w:rPr>
          <w:sz w:val="24"/>
          <w:lang w:val="en-US"/>
        </w:rPr>
        <w:t xml:space="preserve"> </w:t>
      </w:r>
      <w:r>
        <w:rPr>
          <w:sz w:val="24"/>
        </w:rPr>
        <w:t>образования</w:t>
      </w:r>
      <w:r>
        <w:rPr>
          <w:sz w:val="24"/>
          <w:lang w:val="en-US"/>
        </w:rPr>
        <w:t xml:space="preserve"> </w:t>
      </w:r>
      <w:r>
        <w:rPr>
          <w:sz w:val="24"/>
        </w:rPr>
        <w:t>всех</w:t>
      </w:r>
      <w:r>
        <w:rPr>
          <w:sz w:val="24"/>
          <w:lang w:val="en-US"/>
        </w:rPr>
        <w:t xml:space="preserve"> </w:t>
      </w:r>
      <w:r>
        <w:rPr>
          <w:sz w:val="24"/>
        </w:rPr>
        <w:t>лиц</w:t>
      </w:r>
      <w:r>
        <w:rPr>
          <w:sz w:val="24"/>
          <w:lang w:val="en-US"/>
        </w:rPr>
        <w:t xml:space="preserve"> preté</w:t>
        <w:softHyphen/>
        <w:t xml:space="preserve">rito perfecto: he solido, has solido </w:t>
      </w: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spacing w:lineRule="auto" w:line="240"/>
        <w:ind w:firstLine="284" w:end="0"/>
        <w:rPr>
          <w:i/>
          <w:i/>
          <w:iCs/>
          <w:sz w:val="24"/>
          <w:lang w:val="en-US"/>
        </w:rPr>
      </w:pPr>
      <w:r>
        <w:rPr>
          <w:i/>
          <w:iCs/>
          <w:sz w:val="24"/>
          <w:lang w:val="en-US"/>
        </w:rPr>
      </w:r>
    </w:p>
    <w:p>
      <w:pPr>
        <w:pStyle w:val="Normal1"/>
        <w:spacing w:lineRule="auto" w:line="240"/>
        <w:ind w:firstLine="284" w:end="0"/>
        <w:rPr/>
      </w:pPr>
      <w:r>
        <w:rPr>
          <w:i/>
          <w:iCs/>
          <w:sz w:val="24"/>
          <w:lang w:val="en-US"/>
        </w:rPr>
        <w:t>Suelo</w:t>
      </w:r>
      <w:r>
        <w:rPr>
          <w:sz w:val="24"/>
        </w:rPr>
        <w:t xml:space="preserve"> </w:t>
      </w:r>
      <w:r>
        <w:rPr>
          <w:sz w:val="24"/>
          <w:lang w:val="en-US"/>
        </w:rPr>
        <w:t>leer</w:t>
      </w:r>
      <w:r>
        <w:rPr>
          <w:sz w:val="24"/>
        </w:rPr>
        <w:t xml:space="preserve"> </w:t>
      </w:r>
      <w:r>
        <w:rPr>
          <w:sz w:val="24"/>
          <w:lang w:val="en-US"/>
        </w:rPr>
        <w:t>los</w:t>
      </w:r>
      <w:r>
        <w:rPr>
          <w:sz w:val="24"/>
        </w:rPr>
        <w:t xml:space="preserve"> </w:t>
      </w:r>
      <w:r>
        <w:rPr>
          <w:sz w:val="24"/>
          <w:lang w:val="en-US"/>
        </w:rPr>
        <w:t>peri</w:t>
      </w:r>
      <w:r>
        <w:rPr>
          <w:sz w:val="24"/>
        </w:rPr>
        <w:t>ó</w:t>
      </w:r>
      <w:r>
        <w:rPr>
          <w:sz w:val="24"/>
          <w:lang w:val="en-US"/>
        </w:rPr>
        <w:t>dicos</w:t>
      </w:r>
      <w:r>
        <w:rPr>
          <w:sz w:val="24"/>
        </w:rPr>
        <w:t xml:space="preserve"> </w:t>
      </w:r>
      <w:r>
        <w:rPr>
          <w:sz w:val="24"/>
          <w:lang w:val="en-US"/>
        </w:rPr>
        <w:t>por</w:t>
      </w:r>
      <w:r>
        <w:rPr>
          <w:sz w:val="24"/>
        </w:rPr>
        <w:t xml:space="preserve"> </w:t>
      </w:r>
      <w:r>
        <w:rPr>
          <w:sz w:val="24"/>
          <w:lang w:val="en-US"/>
        </w:rPr>
        <w:t>las</w:t>
      </w:r>
      <w:r>
        <w:rPr>
          <w:sz w:val="24"/>
        </w:rPr>
        <w:t xml:space="preserve">                             Я обычно читаю газеты по утрам.</w:t>
      </w:r>
    </w:p>
    <w:p>
      <w:pPr>
        <w:pStyle w:val="Normal1"/>
        <w:spacing w:lineRule="auto" w:line="240"/>
        <w:ind w:firstLine="709" w:end="0"/>
        <w:rPr/>
      </w:pPr>
      <w:r>
        <w:rPr>
          <w:sz w:val="24"/>
          <w:lang w:val="en-US"/>
        </w:rPr>
        <w:t>ma</w:t>
      </w:r>
      <w:r>
        <w:rPr>
          <w:sz w:val="24"/>
        </w:rPr>
        <w:t>ñ</w:t>
      </w:r>
      <w:r>
        <w:rPr>
          <w:sz w:val="24"/>
          <w:lang w:val="en-US"/>
        </w:rPr>
        <w:t>anas</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Глаголы </w:t>
      </w:r>
      <w:r>
        <w:rPr>
          <w:b/>
          <w:sz w:val="24"/>
          <w:lang w:val="en-US"/>
        </w:rPr>
        <w:t>abolir</w:t>
      </w:r>
      <w:r>
        <w:rPr>
          <w:sz w:val="24"/>
        </w:rPr>
        <w:t xml:space="preserve"> (</w:t>
      </w:r>
      <w:r>
        <w:rPr>
          <w:i/>
          <w:sz w:val="24"/>
        </w:rPr>
        <w:t>отменять</w:t>
      </w:r>
      <w:r>
        <w:rPr>
          <w:sz w:val="24"/>
        </w:rPr>
        <w:t xml:space="preserve">), </w:t>
      </w:r>
      <w:r>
        <w:rPr>
          <w:b/>
          <w:sz w:val="24"/>
          <w:lang w:val="en-US"/>
        </w:rPr>
        <w:t>aguerrir</w:t>
      </w:r>
      <w:r>
        <w:rPr>
          <w:sz w:val="24"/>
        </w:rPr>
        <w:t xml:space="preserve"> (</w:t>
      </w:r>
      <w:r>
        <w:rPr>
          <w:i/>
          <w:sz w:val="24"/>
        </w:rPr>
        <w:t>закалять в боях</w:t>
      </w:r>
      <w:r>
        <w:rPr>
          <w:sz w:val="24"/>
        </w:rPr>
        <w:t xml:space="preserve">), </w:t>
      </w:r>
      <w:r>
        <w:rPr>
          <w:b/>
          <w:sz w:val="24"/>
          <w:lang w:val="en-US"/>
        </w:rPr>
        <w:t>agredir</w:t>
      </w:r>
      <w:r>
        <w:rPr>
          <w:sz w:val="24"/>
        </w:rPr>
        <w:t xml:space="preserve"> (</w:t>
      </w:r>
      <w:r>
        <w:rPr>
          <w:i/>
          <w:sz w:val="24"/>
        </w:rPr>
        <w:t>нападать</w:t>
      </w:r>
      <w:r>
        <w:rPr>
          <w:sz w:val="24"/>
        </w:rPr>
        <w:t xml:space="preserve">), </w:t>
      </w:r>
      <w:r>
        <w:rPr>
          <w:b/>
          <w:sz w:val="24"/>
          <w:lang w:val="en-US"/>
        </w:rPr>
        <w:t>aterir</w:t>
      </w:r>
      <w:r>
        <w:rPr>
          <w:b/>
          <w:sz w:val="24"/>
        </w:rPr>
        <w:t>(</w:t>
      </w:r>
      <w:r>
        <w:rPr>
          <w:b/>
          <w:sz w:val="24"/>
          <w:lang w:val="en-US"/>
        </w:rPr>
        <w:t>se</w:t>
      </w:r>
      <w:r>
        <w:rPr>
          <w:b/>
          <w:sz w:val="24"/>
        </w:rPr>
        <w:t>)</w:t>
      </w:r>
      <w:r>
        <w:rPr>
          <w:sz w:val="24"/>
        </w:rPr>
        <w:t xml:space="preserve"> (</w:t>
      </w:r>
      <w:r>
        <w:rPr>
          <w:i/>
          <w:sz w:val="24"/>
        </w:rPr>
        <w:t>коченеть от холода</w:t>
      </w:r>
      <w:r>
        <w:rPr>
          <w:sz w:val="24"/>
        </w:rPr>
        <w:t xml:space="preserve">), </w:t>
      </w:r>
      <w:r>
        <w:rPr>
          <w:b/>
          <w:sz w:val="24"/>
          <w:lang w:val="en-US"/>
        </w:rPr>
        <w:t>blandir</w:t>
      </w:r>
      <w:r>
        <w:rPr>
          <w:b/>
          <w:sz w:val="24"/>
        </w:rPr>
        <w:t xml:space="preserve"> </w:t>
      </w:r>
      <w:r>
        <w:rPr>
          <w:sz w:val="24"/>
        </w:rPr>
        <w:t>(</w:t>
      </w:r>
      <w:r>
        <w:rPr>
          <w:i/>
          <w:sz w:val="24"/>
        </w:rPr>
        <w:t>потрясать</w:t>
      </w:r>
      <w:r>
        <w:rPr>
          <w:sz w:val="24"/>
        </w:rPr>
        <w:t xml:space="preserve">), </w:t>
      </w:r>
      <w:r>
        <w:rPr>
          <w:b/>
          <w:sz w:val="24"/>
          <w:lang w:val="en-US"/>
        </w:rPr>
        <w:t>despavorir</w:t>
      </w:r>
      <w:r>
        <w:rPr>
          <w:sz w:val="24"/>
        </w:rPr>
        <w:t xml:space="preserve"> (</w:t>
      </w:r>
      <w:r>
        <w:rPr>
          <w:i/>
          <w:sz w:val="24"/>
        </w:rPr>
        <w:t>пугаться</w:t>
      </w:r>
      <w:r>
        <w:rPr>
          <w:sz w:val="24"/>
        </w:rPr>
        <w:t xml:space="preserve">), </w:t>
      </w:r>
      <w:r>
        <w:rPr>
          <w:b/>
          <w:sz w:val="24"/>
          <w:lang w:val="en-US"/>
        </w:rPr>
        <w:t>empedernir</w:t>
      </w:r>
      <w:r>
        <w:rPr>
          <w:sz w:val="24"/>
        </w:rPr>
        <w:t xml:space="preserve"> (</w:t>
      </w:r>
      <w:r>
        <w:rPr>
          <w:i/>
          <w:sz w:val="24"/>
        </w:rPr>
        <w:t>окаменеть</w:t>
      </w:r>
      <w:r>
        <w:rPr>
          <w:sz w:val="24"/>
        </w:rPr>
        <w:t xml:space="preserve">) употребляются только в тех формах, глагольное окончание которых начинается с </w:t>
      </w:r>
      <w:r>
        <w:rPr>
          <w:b/>
          <w:sz w:val="24"/>
          <w:lang w:val="en-US"/>
        </w:rPr>
        <w:t>i</w:t>
      </w:r>
      <w:r>
        <w:rPr>
          <w:b/>
          <w:sz w:val="24"/>
        </w:rPr>
        <w:t>.</w:t>
      </w:r>
      <w:r>
        <w:rPr>
          <w:sz w:val="24"/>
        </w:rPr>
        <w:t xml:space="preserve"> Например: </w:t>
      </w:r>
      <w:r>
        <w:rPr>
          <w:sz w:val="24"/>
          <w:lang w:val="en-US"/>
        </w:rPr>
        <w:t>abol</w:t>
      </w:r>
      <w:r>
        <w:rPr>
          <w:b/>
          <w:bCs/>
          <w:sz w:val="24"/>
        </w:rPr>
        <w:t>í</w:t>
      </w:r>
      <w:r>
        <w:rPr>
          <w:sz w:val="24"/>
        </w:rPr>
        <w:t xml:space="preserve">, </w:t>
      </w:r>
      <w:r>
        <w:rPr>
          <w:sz w:val="24"/>
          <w:lang w:val="en-US"/>
        </w:rPr>
        <w:t>abol</w:t>
      </w:r>
      <w:r>
        <w:rPr>
          <w:b/>
          <w:bCs/>
          <w:sz w:val="24"/>
          <w:lang w:val="en-US"/>
        </w:rPr>
        <w:t>i</w:t>
      </w:r>
      <w:r>
        <w:rPr>
          <w:b/>
          <w:bCs/>
          <w:sz w:val="24"/>
        </w:rPr>
        <w:t>ó</w:t>
      </w:r>
      <w:r>
        <w:rPr>
          <w:sz w:val="24"/>
        </w:rPr>
        <w:t xml:space="preserve">, </w:t>
      </w:r>
      <w:r>
        <w:rPr>
          <w:sz w:val="24"/>
          <w:lang w:val="en-US"/>
        </w:rPr>
        <w:t>abol</w:t>
      </w:r>
      <w:r>
        <w:rPr>
          <w:b/>
          <w:bCs/>
          <w:sz w:val="24"/>
          <w:lang w:val="en-US"/>
        </w:rPr>
        <w:t>iremos</w:t>
      </w:r>
      <w:r>
        <w:rPr>
          <w:sz w:val="24"/>
        </w:rPr>
        <w:t xml:space="preserve">, </w:t>
      </w:r>
      <w:r>
        <w:rPr>
          <w:sz w:val="24"/>
          <w:lang w:val="en-US"/>
        </w:rPr>
        <w:t>abol</w:t>
      </w:r>
      <w:r>
        <w:rPr>
          <w:b/>
          <w:bCs/>
          <w:sz w:val="24"/>
          <w:lang w:val="en-US"/>
        </w:rPr>
        <w:t>ido</w:t>
      </w:r>
      <w:r>
        <w:rPr>
          <w:b/>
          <w:bCs/>
          <w:sz w:val="24"/>
        </w:rPr>
        <w:t xml:space="preserve"> </w:t>
      </w:r>
      <w:r>
        <w:rPr>
          <w:sz w:val="24"/>
        </w:rPr>
        <w:t xml:space="preserve">и т.п. </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sargento </w:t>
      </w:r>
      <w:r>
        <w:rPr>
          <w:i/>
          <w:iCs/>
          <w:sz w:val="24"/>
          <w:lang w:val="en-US"/>
        </w:rPr>
        <w:t>bland</w:t>
      </w:r>
      <w:r>
        <w:rPr>
          <w:b/>
          <w:bCs/>
          <w:i/>
          <w:iCs/>
          <w:sz w:val="24"/>
          <w:lang w:val="en-US"/>
        </w:rPr>
        <w:t>ío</w:t>
      </w:r>
      <w:r>
        <w:rPr>
          <w:sz w:val="24"/>
          <w:lang w:val="en-US"/>
        </w:rPr>
        <w:t xml:space="preserve"> su espada.       </w:t>
      </w:r>
      <w:r>
        <w:rPr>
          <w:sz w:val="24"/>
        </w:rPr>
        <w:t xml:space="preserve">Сержант потряс саблей. </w:t>
      </w:r>
    </w:p>
    <w:p>
      <w:pPr>
        <w:pStyle w:val="Normal1"/>
        <w:spacing w:lineRule="auto" w:line="240"/>
        <w:ind w:firstLine="284" w:end="0"/>
        <w:rPr/>
      </w:pPr>
      <w:r>
        <w:rPr>
          <w:sz w:val="24"/>
          <w:lang w:val="en-US"/>
        </w:rPr>
        <w:t xml:space="preserve">Serán </w:t>
      </w:r>
      <w:r>
        <w:rPr>
          <w:i/>
          <w:iCs/>
          <w:sz w:val="24"/>
          <w:lang w:val="en-US"/>
        </w:rPr>
        <w:t>abol</w:t>
      </w:r>
      <w:r>
        <w:rPr>
          <w:b/>
          <w:bCs/>
          <w:i/>
          <w:iCs/>
          <w:sz w:val="24"/>
          <w:lang w:val="en-US"/>
        </w:rPr>
        <w:t>idas</w:t>
      </w:r>
      <w:r>
        <w:rPr>
          <w:sz w:val="24"/>
          <w:lang w:val="en-US"/>
        </w:rPr>
        <w:t xml:space="preserve"> algunas leyes.        </w:t>
      </w:r>
      <w:r>
        <w:rPr>
          <w:sz w:val="24"/>
        </w:rPr>
        <w:t>Будут отменены некоторые за</w:t>
        <w:softHyphen/>
        <w:t>коны.</w:t>
      </w:r>
    </w:p>
    <w:p>
      <w:pPr>
        <w:pStyle w:val="Normal1"/>
        <w:spacing w:lineRule="auto" w:line="240"/>
        <w:ind w:firstLine="284" w:end="0"/>
        <w:rPr>
          <w:sz w:val="24"/>
        </w:rPr>
      </w:pPr>
      <w:r>
        <w:rPr>
          <w:sz w:val="24"/>
        </w:rPr>
      </w:r>
    </w:p>
    <w:p>
      <w:pPr>
        <w:pStyle w:val="Normal1"/>
        <w:spacing w:lineRule="auto" w:line="240"/>
        <w:ind w:firstLine="284" w:end="0"/>
        <w:rPr>
          <w:sz w:val="22"/>
        </w:rPr>
      </w:pPr>
      <w:r>
        <w:rPr>
          <w:i/>
          <w:sz w:val="22"/>
        </w:rPr>
        <w:t>Примечание</w:t>
      </w:r>
      <w:r>
        <w:rPr>
          <w:sz w:val="22"/>
        </w:rPr>
        <w:t xml:space="preserve">. Глагол </w:t>
      </w:r>
      <w:r>
        <w:rPr>
          <w:b/>
          <w:sz w:val="22"/>
          <w:lang w:val="en-US"/>
        </w:rPr>
        <w:t>garantir</w:t>
      </w:r>
      <w:r>
        <w:rPr>
          <w:sz w:val="22"/>
        </w:rPr>
        <w:t>, ранее относившийся к данной группе недоста</w:t>
        <w:softHyphen/>
        <w:t xml:space="preserve">точных глаголов, стал неупотребительным в современном языке Испании и стран Латинской Америки. Его заменил глагол обычного спряжения </w:t>
      </w:r>
      <w:r>
        <w:rPr>
          <w:b/>
          <w:sz w:val="22"/>
          <w:lang w:val="en-US"/>
        </w:rPr>
        <w:t>garantizar</w:t>
      </w:r>
      <w:r>
        <w:rPr>
          <w:b/>
          <w:sz w:val="22"/>
        </w:rPr>
        <w:t>.</w:t>
      </w:r>
    </w:p>
    <w:p>
      <w:pPr>
        <w:pStyle w:val="Normal1"/>
        <w:spacing w:lineRule="auto" w:line="240"/>
        <w:ind w:firstLine="284" w:end="0"/>
        <w:rPr/>
      </w:pPr>
      <w:r>
        <w:rPr>
          <w:sz w:val="22"/>
        </w:rPr>
        <w:t xml:space="preserve">Почти вышли из употребления недостаточные глаголы </w:t>
      </w:r>
      <w:r>
        <w:rPr>
          <w:b/>
          <w:sz w:val="22"/>
          <w:lang w:val="en-US"/>
        </w:rPr>
        <w:t>embatir</w:t>
      </w:r>
      <w:r>
        <w:rPr>
          <w:b/>
          <w:sz w:val="22"/>
        </w:rPr>
        <w:t xml:space="preserve">, </w:t>
      </w:r>
      <w:r>
        <w:rPr>
          <w:b/>
          <w:sz w:val="22"/>
          <w:lang w:val="en-US"/>
        </w:rPr>
        <w:t>embaucar</w:t>
      </w:r>
      <w:r>
        <w:rPr>
          <w:b/>
          <w:sz w:val="22"/>
        </w:rPr>
        <w:t xml:space="preserve">, </w:t>
      </w:r>
      <w:r>
        <w:rPr>
          <w:b/>
          <w:sz w:val="22"/>
          <w:lang w:val="en-US"/>
        </w:rPr>
        <w:t>arrecirse</w:t>
      </w:r>
      <w:r>
        <w:rPr>
          <w:b/>
          <w:sz w:val="22"/>
        </w:rPr>
        <w:t xml:space="preserve">, </w:t>
      </w:r>
      <w:r>
        <w:rPr>
          <w:b/>
          <w:sz w:val="22"/>
          <w:lang w:val="en-US"/>
        </w:rPr>
        <w:t>colorir</w:t>
      </w:r>
      <w:r>
        <w:rPr>
          <w:b/>
          <w:sz w:val="22"/>
        </w:rPr>
        <w:t>.</w:t>
      </w:r>
    </w:p>
    <w:p>
      <w:pPr>
        <w:pStyle w:val="Normal1"/>
        <w:spacing w:lineRule="auto" w:line="240"/>
        <w:ind w:firstLine="284" w:end="0"/>
        <w:rPr>
          <w:b/>
          <w:sz w:val="24"/>
        </w:rPr>
      </w:pPr>
      <w:r>
        <w:rPr>
          <w:b/>
          <w:sz w:val="24"/>
        </w:rPr>
      </w:r>
    </w:p>
    <w:p>
      <w:pPr>
        <w:pStyle w:val="Heading3"/>
        <w:ind w:hanging="0" w:start="0"/>
        <w:rPr/>
      </w:pPr>
      <w:bookmarkStart w:id="78" w:name="__RefHeading___Toc1886068"/>
      <w:bookmarkEnd w:id="78"/>
      <w:r>
        <w:rPr/>
        <w:t>§ 65. Безличные глаголы</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Как и в русском языке, испанские безличные глаголы называют действие или состояние, которое протекает само по себе и не подра</w:t>
        <w:softHyphen/>
        <w:t>зумевает никакого лица, производящего действие или находящегося в том или ином состоянии.</w:t>
      </w:r>
    </w:p>
    <w:p>
      <w:pPr>
        <w:pStyle w:val="Normal1"/>
        <w:spacing w:lineRule="auto" w:line="240"/>
        <w:ind w:firstLine="284" w:end="0"/>
        <w:rPr>
          <w:sz w:val="24"/>
        </w:rPr>
      </w:pPr>
      <w:r>
        <w:rPr>
          <w:sz w:val="24"/>
        </w:rPr>
        <w:t>Испанские безличные глаголы не изменяются по лицам и упот</w:t>
        <w:softHyphen/>
        <w:t>ребляются только в форме третьего лица единственного числа всех времен:</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Aquel día </w:t>
      </w:r>
      <w:r>
        <w:rPr>
          <w:i/>
          <w:iCs/>
          <w:sz w:val="24"/>
          <w:lang w:val="en-US"/>
        </w:rPr>
        <w:t>llovió</w:t>
      </w:r>
      <w:r>
        <w:rPr>
          <w:sz w:val="24"/>
          <w:lang w:val="en-US"/>
        </w:rPr>
        <w:t xml:space="preserve"> a cántaros.                                  </w:t>
      </w:r>
      <w:r>
        <w:rPr>
          <w:sz w:val="24"/>
        </w:rPr>
        <w:t>В тот день дождь лил как из ведра.</w:t>
      </w:r>
    </w:p>
    <w:p>
      <w:pPr>
        <w:pStyle w:val="Normal1"/>
        <w:spacing w:lineRule="auto" w:line="240"/>
        <w:ind w:firstLine="284" w:end="0"/>
        <w:rPr/>
      </w:pPr>
      <w:r>
        <w:rPr>
          <w:sz w:val="24"/>
          <w:lang w:val="en-US"/>
        </w:rPr>
        <w:t xml:space="preserve">En mi ciudad natal </w:t>
      </w:r>
      <w:r>
        <w:rPr>
          <w:i/>
          <w:iCs/>
          <w:sz w:val="24"/>
          <w:lang w:val="en-US"/>
        </w:rPr>
        <w:t>nieva</w:t>
      </w:r>
      <w:r>
        <w:rPr>
          <w:sz w:val="24"/>
          <w:lang w:val="en-US"/>
        </w:rPr>
        <w:t xml:space="preserve"> raras veses.                  </w:t>
      </w:r>
      <w:r>
        <w:rPr>
          <w:sz w:val="24"/>
        </w:rPr>
        <w:t>В моем родном городе снег идет редко.</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К безличным глаголам относятся глаголы, называющие различные явления природы:</w:t>
      </w:r>
    </w:p>
    <w:p>
      <w:pPr>
        <w:pStyle w:val="Normal1"/>
        <w:spacing w:lineRule="auto" w:line="240"/>
        <w:ind w:firstLine="284" w:end="0"/>
        <w:rPr/>
      </w:pPr>
      <w:r>
        <w:rPr/>
        <w:t xml:space="preserve"> </w:t>
      </w:r>
    </w:p>
    <w:tbl>
      <w:tblPr>
        <w:tblW w:w="9750" w:type="dxa"/>
        <w:jc w:val="start"/>
        <w:tblInd w:w="381" w:type="dxa"/>
        <w:tblLayout w:type="fixed"/>
        <w:tblCellMar>
          <w:top w:w="0" w:type="dxa"/>
          <w:start w:w="108" w:type="dxa"/>
          <w:bottom w:w="0" w:type="dxa"/>
          <w:end w:w="108" w:type="dxa"/>
        </w:tblCellMar>
      </w:tblPr>
      <w:tblGrid>
        <w:gridCol w:w="1980"/>
        <w:gridCol w:w="7770"/>
      </w:tblGrid>
      <w:tr>
        <w:trPr>
          <w:trHeight w:val="3825" w:hRule="atLeast"/>
        </w:trPr>
        <w:tc>
          <w:tcPr>
            <w:tcW w:w="1980" w:type="dxa"/>
            <w:tcBorders/>
          </w:tcPr>
          <w:p>
            <w:pPr>
              <w:pStyle w:val="Normal1"/>
              <w:spacing w:lineRule="auto" w:line="240"/>
              <w:rPr>
                <w:sz w:val="24"/>
                <w:lang w:val="en-US"/>
              </w:rPr>
            </w:pPr>
            <w:r>
              <w:rPr>
                <w:sz w:val="24"/>
                <w:lang w:val="en-US"/>
              </w:rPr>
              <w:t>alborear</w:t>
            </w:r>
          </w:p>
          <w:p>
            <w:pPr>
              <w:pStyle w:val="Normal1"/>
              <w:spacing w:lineRule="auto" w:line="240"/>
              <w:rPr>
                <w:sz w:val="24"/>
                <w:lang w:val="en-US"/>
              </w:rPr>
            </w:pPr>
            <w:r>
              <w:rPr>
                <w:sz w:val="24"/>
                <w:lang w:val="en-US"/>
              </w:rPr>
              <w:t>amanecer</w:t>
            </w:r>
          </w:p>
          <w:p>
            <w:pPr>
              <w:pStyle w:val="Normal1"/>
              <w:spacing w:lineRule="auto" w:line="240"/>
              <w:rPr>
                <w:sz w:val="24"/>
                <w:lang w:val="en-US"/>
              </w:rPr>
            </w:pPr>
            <w:r>
              <w:rPr>
                <w:sz w:val="24"/>
                <w:lang w:val="en-US"/>
              </w:rPr>
              <w:t>anochecer</w:t>
            </w:r>
          </w:p>
          <w:p>
            <w:pPr>
              <w:pStyle w:val="Normal1"/>
              <w:spacing w:lineRule="auto" w:line="240"/>
              <w:rPr>
                <w:sz w:val="24"/>
                <w:lang w:val="en-US"/>
              </w:rPr>
            </w:pPr>
            <w:r>
              <w:rPr>
                <w:sz w:val="24"/>
                <w:lang w:val="en-US"/>
              </w:rPr>
              <w:t>atardecer</w:t>
            </w:r>
          </w:p>
          <w:p>
            <w:pPr>
              <w:pStyle w:val="Normal1"/>
              <w:spacing w:lineRule="auto" w:line="240"/>
              <w:rPr>
                <w:sz w:val="24"/>
                <w:lang w:val="en-US"/>
              </w:rPr>
            </w:pPr>
            <w:r>
              <w:rPr>
                <w:sz w:val="24"/>
                <w:lang w:val="en-US"/>
              </w:rPr>
              <w:t>diluviar</w:t>
            </w:r>
          </w:p>
          <w:p>
            <w:pPr>
              <w:pStyle w:val="Normal1"/>
              <w:spacing w:lineRule="auto" w:line="240"/>
              <w:rPr>
                <w:sz w:val="24"/>
                <w:lang w:val="en-US"/>
              </w:rPr>
            </w:pPr>
            <w:r>
              <w:rPr>
                <w:sz w:val="24"/>
                <w:lang w:val="en-US"/>
              </w:rPr>
              <w:t>escarchar</w:t>
            </w:r>
          </w:p>
          <w:p>
            <w:pPr>
              <w:pStyle w:val="Normal1"/>
              <w:spacing w:lineRule="auto" w:line="240"/>
              <w:rPr>
                <w:sz w:val="24"/>
                <w:lang w:val="en-US"/>
              </w:rPr>
            </w:pPr>
            <w:r>
              <w:rPr>
                <w:sz w:val="24"/>
                <w:lang w:val="en-US"/>
              </w:rPr>
              <w:t>granizar</w:t>
            </w:r>
          </w:p>
          <w:p>
            <w:pPr>
              <w:pStyle w:val="Normal1"/>
              <w:spacing w:lineRule="auto" w:line="240"/>
              <w:rPr>
                <w:sz w:val="24"/>
                <w:lang w:val="en-US"/>
              </w:rPr>
            </w:pPr>
            <w:r>
              <w:rPr>
                <w:sz w:val="24"/>
                <w:lang w:val="en-US"/>
              </w:rPr>
              <w:t>helar</w:t>
            </w:r>
          </w:p>
          <w:p>
            <w:pPr>
              <w:pStyle w:val="Normal1"/>
              <w:spacing w:lineRule="auto" w:line="240"/>
              <w:rPr>
                <w:sz w:val="24"/>
                <w:lang w:val="en-US"/>
              </w:rPr>
            </w:pPr>
            <w:r>
              <w:rPr>
                <w:sz w:val="24"/>
                <w:lang w:val="en-US"/>
              </w:rPr>
              <w:t>llover</w:t>
            </w:r>
          </w:p>
          <w:p>
            <w:pPr>
              <w:pStyle w:val="Normal1"/>
              <w:spacing w:lineRule="auto" w:line="240"/>
              <w:rPr>
                <w:sz w:val="24"/>
                <w:lang w:val="en-US"/>
              </w:rPr>
            </w:pPr>
            <w:r>
              <w:rPr>
                <w:sz w:val="24"/>
                <w:lang w:val="en-US"/>
              </w:rPr>
              <w:t>lloviznar</w:t>
            </w:r>
          </w:p>
          <w:p>
            <w:pPr>
              <w:pStyle w:val="Normal1"/>
              <w:spacing w:lineRule="auto" w:line="240"/>
              <w:rPr>
                <w:sz w:val="24"/>
                <w:lang w:val="en-US"/>
              </w:rPr>
            </w:pPr>
            <w:r>
              <w:rPr>
                <w:sz w:val="24"/>
                <w:lang w:val="en-US"/>
              </w:rPr>
              <w:t>o(b)scurecer</w:t>
            </w:r>
          </w:p>
          <w:p>
            <w:pPr>
              <w:pStyle w:val="Normal1"/>
              <w:spacing w:lineRule="auto" w:line="240"/>
              <w:rPr>
                <w:sz w:val="24"/>
                <w:lang w:val="en-US"/>
              </w:rPr>
            </w:pPr>
            <w:r>
              <w:rPr>
                <w:sz w:val="24"/>
                <w:lang w:val="en-US"/>
              </w:rPr>
              <w:t>nevar</w:t>
            </w:r>
          </w:p>
          <w:p>
            <w:pPr>
              <w:pStyle w:val="Normal1"/>
              <w:spacing w:lineRule="auto" w:line="240"/>
              <w:rPr>
                <w:sz w:val="24"/>
                <w:lang w:val="en-US"/>
              </w:rPr>
            </w:pPr>
            <w:r>
              <w:rPr>
                <w:sz w:val="24"/>
                <w:lang w:val="en-US"/>
              </w:rPr>
              <w:t>relampaguear</w:t>
            </w:r>
          </w:p>
          <w:p>
            <w:pPr>
              <w:pStyle w:val="Normal1"/>
              <w:rPr>
                <w:sz w:val="24"/>
                <w:lang w:val="en-US"/>
              </w:rPr>
            </w:pPr>
            <w:r>
              <w:rPr>
                <w:sz w:val="24"/>
                <w:lang w:val="en-US"/>
              </w:rPr>
              <w:t>tronar</w:t>
            </w:r>
          </w:p>
        </w:tc>
        <w:tc>
          <w:tcPr>
            <w:tcW w:w="7770" w:type="dxa"/>
            <w:tcBorders/>
          </w:tcPr>
          <w:p>
            <w:pPr>
              <w:pStyle w:val="Normal1"/>
              <w:spacing w:lineRule="auto" w:line="240"/>
              <w:rPr>
                <w:sz w:val="24"/>
              </w:rPr>
            </w:pPr>
            <w:r>
              <w:rPr>
                <w:sz w:val="24"/>
              </w:rPr>
              <w:t xml:space="preserve">— </w:t>
            </w:r>
            <w:r>
              <w:rPr>
                <w:sz w:val="24"/>
              </w:rPr>
              <w:t xml:space="preserve">рассветать </w:t>
            </w:r>
          </w:p>
          <w:p>
            <w:pPr>
              <w:pStyle w:val="Normal1"/>
              <w:spacing w:lineRule="auto" w:line="240"/>
              <w:rPr>
                <w:sz w:val="24"/>
              </w:rPr>
            </w:pPr>
            <w:r>
              <w:rPr>
                <w:sz w:val="24"/>
              </w:rPr>
              <w:t xml:space="preserve">— </w:t>
            </w:r>
            <w:r>
              <w:rPr>
                <w:sz w:val="24"/>
              </w:rPr>
              <w:t>светать, рассветать</w:t>
            </w:r>
          </w:p>
          <w:p>
            <w:pPr>
              <w:pStyle w:val="Normal1"/>
              <w:spacing w:lineRule="auto" w:line="240"/>
              <w:rPr>
                <w:sz w:val="24"/>
              </w:rPr>
            </w:pPr>
            <w:r>
              <w:rPr>
                <w:sz w:val="24"/>
              </w:rPr>
              <w:t xml:space="preserve">— </w:t>
            </w:r>
            <w:r>
              <w:rPr>
                <w:sz w:val="24"/>
              </w:rPr>
              <w:t xml:space="preserve">темнеть </w:t>
            </w:r>
          </w:p>
          <w:p>
            <w:pPr>
              <w:pStyle w:val="Normal1"/>
              <w:spacing w:lineRule="auto" w:line="240"/>
              <w:rPr>
                <w:sz w:val="24"/>
              </w:rPr>
            </w:pPr>
            <w:r>
              <w:rPr>
                <w:sz w:val="24"/>
              </w:rPr>
              <w:t xml:space="preserve">— </w:t>
            </w:r>
            <w:r>
              <w:rPr>
                <w:sz w:val="24"/>
              </w:rPr>
              <w:t>вечереть</w:t>
            </w:r>
          </w:p>
          <w:p>
            <w:pPr>
              <w:pStyle w:val="Normal1"/>
              <w:spacing w:lineRule="auto" w:line="240"/>
              <w:rPr>
                <w:sz w:val="24"/>
              </w:rPr>
            </w:pPr>
            <w:r>
              <w:rPr>
                <w:sz w:val="24"/>
              </w:rPr>
              <w:t xml:space="preserve">— </w:t>
            </w:r>
            <w:r>
              <w:rPr>
                <w:sz w:val="24"/>
              </w:rPr>
              <w:t xml:space="preserve">лить как из ведра (о дожде) </w:t>
            </w:r>
          </w:p>
          <w:p>
            <w:pPr>
              <w:pStyle w:val="Normal1"/>
              <w:spacing w:lineRule="auto" w:line="240"/>
              <w:rPr>
                <w:sz w:val="24"/>
              </w:rPr>
            </w:pPr>
            <w:r>
              <w:rPr>
                <w:sz w:val="24"/>
              </w:rPr>
              <w:t xml:space="preserve">— </w:t>
            </w:r>
            <w:r>
              <w:rPr>
                <w:sz w:val="24"/>
              </w:rPr>
              <w:t>покрываться инеем, индеветь</w:t>
            </w:r>
          </w:p>
          <w:p>
            <w:pPr>
              <w:pStyle w:val="Normal1"/>
              <w:spacing w:lineRule="auto" w:line="240"/>
              <w:rPr>
                <w:sz w:val="24"/>
              </w:rPr>
            </w:pPr>
            <w:r>
              <w:rPr>
                <w:sz w:val="24"/>
              </w:rPr>
              <w:t xml:space="preserve">— </w:t>
            </w:r>
            <w:r>
              <w:rPr>
                <w:sz w:val="24"/>
              </w:rPr>
              <w:t xml:space="preserve">идти (о граде) </w:t>
            </w:r>
          </w:p>
          <w:p>
            <w:pPr>
              <w:pStyle w:val="Normal1"/>
              <w:spacing w:lineRule="auto" w:line="240"/>
              <w:rPr>
                <w:sz w:val="24"/>
              </w:rPr>
            </w:pPr>
            <w:r>
              <w:rPr>
                <w:sz w:val="24"/>
              </w:rPr>
              <w:t xml:space="preserve">— </w:t>
            </w:r>
            <w:r>
              <w:rPr>
                <w:sz w:val="24"/>
              </w:rPr>
              <w:t xml:space="preserve">морозить </w:t>
            </w:r>
          </w:p>
          <w:p>
            <w:pPr>
              <w:pStyle w:val="Normal1"/>
              <w:spacing w:lineRule="auto" w:line="240"/>
              <w:rPr>
                <w:sz w:val="24"/>
              </w:rPr>
            </w:pPr>
            <w:r>
              <w:rPr>
                <w:sz w:val="24"/>
              </w:rPr>
              <w:t xml:space="preserve">— </w:t>
            </w:r>
            <w:r>
              <w:rPr>
                <w:sz w:val="24"/>
              </w:rPr>
              <w:t xml:space="preserve">идти (о дожде) </w:t>
            </w:r>
          </w:p>
          <w:p>
            <w:pPr>
              <w:pStyle w:val="Normal1"/>
              <w:spacing w:lineRule="auto" w:line="240"/>
              <w:rPr>
                <w:sz w:val="24"/>
              </w:rPr>
            </w:pPr>
            <w:r>
              <w:rPr>
                <w:sz w:val="24"/>
              </w:rPr>
              <w:t xml:space="preserve">— </w:t>
            </w:r>
            <w:r>
              <w:rPr>
                <w:sz w:val="24"/>
              </w:rPr>
              <w:t xml:space="preserve">моросить </w:t>
            </w:r>
          </w:p>
          <w:p>
            <w:pPr>
              <w:pStyle w:val="Normal1"/>
              <w:spacing w:lineRule="auto" w:line="240"/>
              <w:rPr>
                <w:sz w:val="24"/>
              </w:rPr>
            </w:pPr>
            <w:r>
              <w:rPr>
                <w:sz w:val="24"/>
              </w:rPr>
              <w:t xml:space="preserve">— </w:t>
            </w:r>
            <w:r>
              <w:rPr>
                <w:sz w:val="24"/>
              </w:rPr>
              <w:t xml:space="preserve">темнеть, вечереть </w:t>
            </w:r>
          </w:p>
          <w:p>
            <w:pPr>
              <w:pStyle w:val="Normal1"/>
              <w:spacing w:lineRule="auto" w:line="240"/>
              <w:rPr>
                <w:sz w:val="24"/>
              </w:rPr>
            </w:pPr>
            <w:r>
              <w:rPr>
                <w:sz w:val="24"/>
              </w:rPr>
              <w:t xml:space="preserve">— </w:t>
            </w:r>
            <w:r>
              <w:rPr>
                <w:sz w:val="24"/>
              </w:rPr>
              <w:t>идти (о снеге)</w:t>
            </w:r>
          </w:p>
          <w:p>
            <w:pPr>
              <w:pStyle w:val="Normal1"/>
              <w:spacing w:lineRule="auto" w:line="240"/>
              <w:rPr>
                <w:sz w:val="24"/>
              </w:rPr>
            </w:pPr>
            <w:r>
              <w:rPr>
                <w:sz w:val="24"/>
              </w:rPr>
              <w:t xml:space="preserve">— </w:t>
            </w:r>
            <w:r>
              <w:rPr>
                <w:sz w:val="24"/>
              </w:rPr>
              <w:t xml:space="preserve">сверкать (о молнии) </w:t>
            </w:r>
          </w:p>
          <w:p>
            <w:pPr>
              <w:pStyle w:val="Normal1"/>
              <w:rPr>
                <w:sz w:val="24"/>
              </w:rPr>
            </w:pPr>
            <w:r>
              <w:rPr>
                <w:sz w:val="24"/>
              </w:rPr>
              <w:t xml:space="preserve">— </w:t>
            </w:r>
            <w:r>
              <w:rPr>
                <w:sz w:val="24"/>
              </w:rPr>
              <w:t>греметь (о громе)</w:t>
            </w:r>
          </w:p>
        </w:tc>
      </w:tr>
    </w:tbl>
    <w:p>
      <w:pPr>
        <w:pStyle w:val="Normal1"/>
        <w:spacing w:lineRule="auto" w:line="240"/>
        <w:ind w:firstLine="284" w:end="0"/>
        <w:rPr/>
      </w:pPr>
      <w:r>
        <w:rPr>
          <w:sz w:val="24"/>
        </w:rPr>
        <w:t xml:space="preserve">В роли безличных глаголов иногда выступают глаголы </w:t>
      </w:r>
      <w:r>
        <w:rPr>
          <w:b/>
          <w:sz w:val="24"/>
          <w:lang w:val="en-US"/>
        </w:rPr>
        <w:t>ser</w:t>
      </w:r>
      <w:r>
        <w:rPr>
          <w:sz w:val="24"/>
        </w:rPr>
        <w:t xml:space="preserve"> и </w:t>
      </w:r>
      <w:r>
        <w:rPr>
          <w:b/>
          <w:sz w:val="24"/>
          <w:lang w:val="en-US"/>
        </w:rPr>
        <w:t>haser</w:t>
      </w:r>
      <w:r>
        <w:rPr>
          <w:sz w:val="24"/>
        </w:rPr>
        <w:t xml:space="preserve"> в следующих конструкциях:</w:t>
      </w:r>
    </w:p>
    <w:p>
      <w:pPr>
        <w:pStyle w:val="Normal1"/>
        <w:spacing w:lineRule="auto" w:line="240"/>
        <w:ind w:firstLine="284" w:end="0"/>
        <w:rPr>
          <w:sz w:val="24"/>
        </w:rPr>
      </w:pPr>
      <w:r>
        <w:rPr>
          <w:sz w:val="24"/>
        </w:rPr>
      </w:r>
    </w:p>
    <w:tbl>
      <w:tblPr>
        <w:tblW w:w="6630" w:type="dxa"/>
        <w:jc w:val="start"/>
        <w:tblInd w:w="351" w:type="dxa"/>
        <w:tblLayout w:type="fixed"/>
        <w:tblCellMar>
          <w:top w:w="0" w:type="dxa"/>
          <w:start w:w="108" w:type="dxa"/>
          <w:bottom w:w="0" w:type="dxa"/>
          <w:end w:w="108" w:type="dxa"/>
        </w:tblCellMar>
      </w:tblPr>
      <w:tblGrid>
        <w:gridCol w:w="2955"/>
        <w:gridCol w:w="3675"/>
      </w:tblGrid>
      <w:tr>
        <w:trPr>
          <w:trHeight w:val="2475" w:hRule="atLeast"/>
        </w:trPr>
        <w:tc>
          <w:tcPr>
            <w:tcW w:w="2955" w:type="dxa"/>
            <w:tcBorders/>
          </w:tcPr>
          <w:p>
            <w:pPr>
              <w:pStyle w:val="Normal1"/>
              <w:spacing w:lineRule="auto" w:line="240"/>
              <w:rPr/>
            </w:pPr>
            <w:r>
              <w:rPr>
                <w:i/>
                <w:iCs/>
                <w:sz w:val="24"/>
                <w:lang w:val="en-US"/>
              </w:rPr>
              <w:t>es</w:t>
            </w:r>
            <w:r>
              <w:rPr>
                <w:sz w:val="24"/>
                <w:lang w:val="en-US"/>
              </w:rPr>
              <w:t xml:space="preserve"> de noche</w:t>
            </w:r>
          </w:p>
          <w:p>
            <w:pPr>
              <w:pStyle w:val="Normal1"/>
              <w:spacing w:lineRule="auto" w:line="240"/>
              <w:rPr/>
            </w:pPr>
            <w:r>
              <w:rPr>
                <w:i/>
                <w:iCs/>
                <w:sz w:val="24"/>
                <w:lang w:val="en-US"/>
              </w:rPr>
              <w:t>es</w:t>
            </w:r>
            <w:r>
              <w:rPr>
                <w:sz w:val="24"/>
                <w:lang w:val="en-US"/>
              </w:rPr>
              <w:t xml:space="preserve"> de día.</w:t>
            </w:r>
          </w:p>
          <w:p>
            <w:pPr>
              <w:pStyle w:val="Normal1"/>
              <w:spacing w:lineRule="auto" w:line="240"/>
              <w:rPr/>
            </w:pPr>
            <w:r>
              <w:rPr>
                <w:i/>
                <w:iCs/>
                <w:sz w:val="24"/>
                <w:lang w:val="en-US"/>
              </w:rPr>
              <w:t>hace</w:t>
            </w:r>
            <w:r>
              <w:rPr>
                <w:sz w:val="24"/>
                <w:lang w:val="en-US"/>
              </w:rPr>
              <w:t xml:space="preserve"> muchos siglos</w:t>
            </w:r>
          </w:p>
          <w:p>
            <w:pPr>
              <w:pStyle w:val="Normal1"/>
              <w:spacing w:lineRule="auto" w:line="240"/>
              <w:rPr/>
            </w:pPr>
            <w:r>
              <w:rPr>
                <w:i/>
                <w:iCs/>
                <w:sz w:val="24"/>
                <w:lang w:val="en-US"/>
              </w:rPr>
              <w:t>hace</w:t>
            </w:r>
            <w:r>
              <w:rPr>
                <w:sz w:val="24"/>
                <w:lang w:val="en-US"/>
              </w:rPr>
              <w:t xml:space="preserve"> diez días</w:t>
            </w:r>
          </w:p>
          <w:p>
            <w:pPr>
              <w:pStyle w:val="Normal1"/>
              <w:spacing w:lineRule="auto" w:line="240"/>
              <w:rPr/>
            </w:pPr>
            <w:r>
              <w:rPr>
                <w:i/>
                <w:iCs/>
                <w:sz w:val="24"/>
                <w:lang w:val="en-US"/>
              </w:rPr>
              <w:t>hace</w:t>
            </w:r>
            <w:r>
              <w:rPr>
                <w:sz w:val="24"/>
                <w:lang w:val="en-US"/>
              </w:rPr>
              <w:t xml:space="preserve"> calor</w:t>
            </w:r>
          </w:p>
          <w:p>
            <w:pPr>
              <w:pStyle w:val="Normal1"/>
              <w:spacing w:lineRule="auto" w:line="240"/>
              <w:rPr/>
            </w:pPr>
            <w:r>
              <w:rPr>
                <w:i/>
                <w:iCs/>
                <w:sz w:val="24"/>
                <w:lang w:val="en-US"/>
              </w:rPr>
              <w:t>hace</w:t>
            </w:r>
            <w:r>
              <w:rPr>
                <w:sz w:val="24"/>
                <w:lang w:val="en-US"/>
              </w:rPr>
              <w:t xml:space="preserve"> frío</w:t>
            </w:r>
          </w:p>
          <w:p>
            <w:pPr>
              <w:pStyle w:val="Normal1"/>
              <w:spacing w:lineRule="auto" w:line="240"/>
              <w:rPr/>
            </w:pPr>
            <w:r>
              <w:rPr>
                <w:i/>
                <w:iCs/>
                <w:sz w:val="24"/>
                <w:lang w:val="en-US"/>
              </w:rPr>
              <w:t>hace</w:t>
            </w:r>
            <w:r>
              <w:rPr>
                <w:sz w:val="24"/>
                <w:lang w:val="en-US"/>
              </w:rPr>
              <w:t xml:space="preserve"> sol</w:t>
            </w:r>
          </w:p>
          <w:p>
            <w:pPr>
              <w:pStyle w:val="Normal1"/>
              <w:spacing w:lineRule="auto" w:line="240"/>
              <w:rPr/>
            </w:pPr>
            <w:r>
              <w:rPr>
                <w:i/>
                <w:iCs/>
                <w:sz w:val="24"/>
                <w:lang w:val="en-US"/>
              </w:rPr>
              <w:t>hace</w:t>
            </w:r>
            <w:r>
              <w:rPr>
                <w:sz w:val="24"/>
                <w:lang w:val="en-US"/>
              </w:rPr>
              <w:t xml:space="preserve"> viento</w:t>
            </w:r>
          </w:p>
          <w:p>
            <w:pPr>
              <w:pStyle w:val="Normal1"/>
              <w:rPr/>
            </w:pPr>
            <w:r>
              <w:rPr>
                <w:i/>
                <w:iCs/>
                <w:sz w:val="24"/>
                <w:lang w:val="en-US"/>
              </w:rPr>
              <w:t>hace</w:t>
            </w:r>
            <w:r>
              <w:rPr>
                <w:sz w:val="24"/>
                <w:lang w:val="en-US"/>
              </w:rPr>
              <w:t xml:space="preserve"> buen (mal) tiempo</w:t>
            </w:r>
          </w:p>
        </w:tc>
        <w:tc>
          <w:tcPr>
            <w:tcW w:w="3675" w:type="dxa"/>
            <w:tcBorders/>
          </w:tcPr>
          <w:p>
            <w:pPr>
              <w:pStyle w:val="Normal1"/>
              <w:spacing w:lineRule="auto" w:line="240"/>
              <w:rPr>
                <w:sz w:val="24"/>
              </w:rPr>
            </w:pPr>
            <w:r>
              <w:rPr>
                <w:sz w:val="24"/>
              </w:rPr>
              <w:t xml:space="preserve">— </w:t>
            </w:r>
            <w:r>
              <w:rPr>
                <w:sz w:val="24"/>
              </w:rPr>
              <w:t xml:space="preserve">ночью </w:t>
            </w:r>
          </w:p>
          <w:p>
            <w:pPr>
              <w:pStyle w:val="Normal1"/>
              <w:spacing w:lineRule="auto" w:line="240"/>
              <w:rPr>
                <w:sz w:val="24"/>
              </w:rPr>
            </w:pPr>
            <w:r>
              <w:rPr>
                <w:sz w:val="24"/>
              </w:rPr>
              <w:t xml:space="preserve">— </w:t>
            </w:r>
            <w:r>
              <w:rPr>
                <w:sz w:val="24"/>
              </w:rPr>
              <w:t xml:space="preserve">днем </w:t>
            </w:r>
          </w:p>
          <w:p>
            <w:pPr>
              <w:pStyle w:val="Normal1"/>
              <w:spacing w:lineRule="auto" w:line="240"/>
              <w:rPr>
                <w:sz w:val="24"/>
              </w:rPr>
            </w:pPr>
            <w:r>
              <w:rPr>
                <w:sz w:val="24"/>
              </w:rPr>
              <w:t xml:space="preserve">— </w:t>
            </w:r>
            <w:r>
              <w:rPr>
                <w:sz w:val="24"/>
              </w:rPr>
              <w:t xml:space="preserve">много веков тому назад </w:t>
            </w:r>
          </w:p>
          <w:p>
            <w:pPr>
              <w:pStyle w:val="Normal1"/>
              <w:spacing w:lineRule="auto" w:line="240"/>
              <w:rPr>
                <w:sz w:val="24"/>
              </w:rPr>
            </w:pPr>
            <w:r>
              <w:rPr>
                <w:sz w:val="24"/>
              </w:rPr>
              <w:t xml:space="preserve">— </w:t>
            </w:r>
            <w:r>
              <w:rPr>
                <w:sz w:val="24"/>
              </w:rPr>
              <w:t xml:space="preserve">десять дней тому назад </w:t>
            </w:r>
          </w:p>
          <w:p>
            <w:pPr>
              <w:pStyle w:val="Normal1"/>
              <w:spacing w:lineRule="auto" w:line="240"/>
              <w:rPr>
                <w:sz w:val="24"/>
              </w:rPr>
            </w:pPr>
            <w:r>
              <w:rPr>
                <w:sz w:val="24"/>
              </w:rPr>
              <w:t xml:space="preserve">— </w:t>
            </w:r>
            <w:r>
              <w:rPr>
                <w:sz w:val="24"/>
              </w:rPr>
              <w:t xml:space="preserve">жарко </w:t>
            </w:r>
          </w:p>
          <w:p>
            <w:pPr>
              <w:pStyle w:val="Normal1"/>
              <w:spacing w:lineRule="auto" w:line="240"/>
              <w:rPr>
                <w:sz w:val="24"/>
              </w:rPr>
            </w:pPr>
            <w:r>
              <w:rPr>
                <w:sz w:val="24"/>
              </w:rPr>
              <w:t xml:space="preserve">— </w:t>
            </w:r>
            <w:r>
              <w:rPr>
                <w:sz w:val="24"/>
              </w:rPr>
              <w:t xml:space="preserve">холодно </w:t>
            </w:r>
          </w:p>
          <w:p>
            <w:pPr>
              <w:pStyle w:val="Normal1"/>
              <w:spacing w:lineRule="auto" w:line="240"/>
              <w:rPr>
                <w:sz w:val="24"/>
              </w:rPr>
            </w:pPr>
            <w:r>
              <w:rPr>
                <w:sz w:val="24"/>
              </w:rPr>
              <w:t xml:space="preserve">— </w:t>
            </w:r>
            <w:r>
              <w:rPr>
                <w:sz w:val="24"/>
              </w:rPr>
              <w:t xml:space="preserve">солнечно </w:t>
            </w:r>
          </w:p>
          <w:p>
            <w:pPr>
              <w:pStyle w:val="Normal1"/>
              <w:spacing w:lineRule="auto" w:line="240"/>
              <w:rPr>
                <w:sz w:val="24"/>
              </w:rPr>
            </w:pPr>
            <w:r>
              <w:rPr>
                <w:sz w:val="24"/>
              </w:rPr>
              <w:t xml:space="preserve">— </w:t>
            </w:r>
            <w:r>
              <w:rPr>
                <w:sz w:val="24"/>
              </w:rPr>
              <w:t xml:space="preserve">ветрено </w:t>
            </w:r>
          </w:p>
          <w:p>
            <w:pPr>
              <w:pStyle w:val="Normal1"/>
              <w:rPr>
                <w:sz w:val="24"/>
              </w:rPr>
            </w:pPr>
            <w:r>
              <w:rPr>
                <w:sz w:val="24"/>
              </w:rPr>
              <w:t xml:space="preserve">— </w:t>
            </w:r>
            <w:r>
              <w:rPr>
                <w:sz w:val="24"/>
              </w:rPr>
              <w:t>хорошая (плохая) погода</w:t>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роли безличного глагола употребляется также глагол </w:t>
      </w:r>
      <w:r>
        <w:rPr>
          <w:b/>
          <w:sz w:val="24"/>
          <w:lang w:val="en-US"/>
        </w:rPr>
        <w:t>haber</w:t>
      </w:r>
      <w:r>
        <w:rPr>
          <w:sz w:val="24"/>
        </w:rPr>
        <w:t xml:space="preserve"> в значении </w:t>
      </w:r>
      <w:r>
        <w:rPr>
          <w:i/>
          <w:sz w:val="24"/>
        </w:rPr>
        <w:t>иметься</w:t>
      </w:r>
      <w:r>
        <w:rPr>
          <w:sz w:val="24"/>
        </w:rPr>
        <w:t xml:space="preserve">. В настоящем времени он имеет особую безличную форму </w:t>
      </w:r>
      <w:r>
        <w:rPr>
          <w:b/>
          <w:sz w:val="24"/>
          <w:lang w:val="en-US"/>
        </w:rPr>
        <w:t>hay</w:t>
      </w:r>
      <w:r>
        <w:rPr>
          <w:sz w:val="24"/>
        </w:rPr>
        <w:t>, в остальных временах обычные формы третьего единственного числа: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En la sala </w:t>
      </w:r>
      <w:r>
        <w:rPr>
          <w:i/>
          <w:iCs/>
          <w:sz w:val="24"/>
          <w:lang w:val="en-US"/>
        </w:rPr>
        <w:t>hay</w:t>
      </w:r>
      <w:r>
        <w:rPr>
          <w:sz w:val="24"/>
          <w:lang w:val="en-US"/>
        </w:rPr>
        <w:t xml:space="preserve"> tres sillas.                                </w:t>
      </w:r>
      <w:r>
        <w:rPr>
          <w:sz w:val="24"/>
        </w:rPr>
        <w:t xml:space="preserve">В зале три стула. </w:t>
      </w:r>
    </w:p>
    <w:p>
      <w:pPr>
        <w:pStyle w:val="Normal1"/>
        <w:spacing w:lineRule="auto" w:line="240"/>
        <w:ind w:firstLine="284" w:end="0"/>
        <w:rPr/>
      </w:pPr>
      <w:r>
        <w:rPr>
          <w:sz w:val="24"/>
          <w:lang w:val="en-US"/>
        </w:rPr>
        <w:t>¿</w:t>
      </w:r>
      <w:r>
        <w:rPr>
          <w:i/>
          <w:iCs/>
          <w:sz w:val="24"/>
          <w:lang w:val="en-US"/>
        </w:rPr>
        <w:t>Habrá</w:t>
      </w:r>
      <w:r>
        <w:rPr>
          <w:sz w:val="24"/>
          <w:lang w:val="en-US"/>
        </w:rPr>
        <w:t xml:space="preserve"> clases mañana?                                  </w:t>
      </w:r>
      <w:r>
        <w:rPr>
          <w:sz w:val="24"/>
        </w:rPr>
        <w:t xml:space="preserve">Завтра будут уроки? </w:t>
      </w:r>
    </w:p>
    <w:p>
      <w:pPr>
        <w:pStyle w:val="Normal1"/>
        <w:spacing w:lineRule="auto" w:line="240"/>
        <w:ind w:firstLine="284" w:end="0"/>
        <w:jc w:val="start"/>
        <w:rPr/>
      </w:pPr>
      <w:r>
        <w:rPr>
          <w:i/>
          <w:iCs/>
          <w:sz w:val="24"/>
          <w:lang w:val="en-US"/>
        </w:rPr>
        <w:t>Hubo</w:t>
      </w:r>
      <w:r>
        <w:rPr>
          <w:sz w:val="24"/>
        </w:rPr>
        <w:t xml:space="preserve"> </w:t>
      </w:r>
      <w:r>
        <w:rPr>
          <w:sz w:val="24"/>
          <w:lang w:val="en-US"/>
        </w:rPr>
        <w:t>varias</w:t>
      </w:r>
      <w:r>
        <w:rPr>
          <w:sz w:val="24"/>
        </w:rPr>
        <w:t xml:space="preserve"> </w:t>
      </w:r>
      <w:r>
        <w:rPr>
          <w:sz w:val="24"/>
          <w:lang w:val="en-US"/>
        </w:rPr>
        <w:t>fiestas</w:t>
      </w:r>
      <w:r>
        <w:rPr>
          <w:sz w:val="24"/>
        </w:rPr>
        <w:t xml:space="preserve"> </w:t>
      </w:r>
      <w:r>
        <w:rPr>
          <w:sz w:val="24"/>
          <w:lang w:val="en-US"/>
        </w:rPr>
        <w:t>durante</w:t>
      </w:r>
      <w:r>
        <w:rPr>
          <w:sz w:val="24"/>
        </w:rPr>
        <w:t xml:space="preserve"> </w:t>
      </w:r>
      <w:r>
        <w:rPr>
          <w:sz w:val="24"/>
          <w:lang w:val="en-US"/>
        </w:rPr>
        <w:t>el</w:t>
      </w:r>
      <w:r>
        <w:rPr>
          <w:sz w:val="24"/>
        </w:rPr>
        <w:t xml:space="preserve"> </w:t>
      </w:r>
      <w:r>
        <w:rPr>
          <w:sz w:val="24"/>
          <w:lang w:val="en-US"/>
        </w:rPr>
        <w:t>verano</w:t>
      </w:r>
      <w:r>
        <w:rPr>
          <w:sz w:val="24"/>
        </w:rPr>
        <w:t xml:space="preserve">            Летом было много различных праздников.</w:t>
      </w:r>
    </w:p>
    <w:p>
      <w:pPr>
        <w:pStyle w:val="Normal1"/>
        <w:spacing w:lineRule="auto" w:line="240"/>
        <w:ind w:firstLine="284" w:end="0"/>
        <w:jc w:val="start"/>
        <w:rPr>
          <w:sz w:val="24"/>
        </w:rPr>
      </w:pPr>
      <w:r>
        <w:rPr>
          <w:sz w:val="24"/>
        </w:rPr>
      </w:r>
    </w:p>
    <w:p>
      <w:pPr>
        <w:pStyle w:val="Normal1"/>
        <w:spacing w:lineRule="auto" w:line="240"/>
        <w:ind w:firstLine="284" w:end="0"/>
        <w:jc w:val="start"/>
        <w:rPr/>
      </w:pPr>
      <w:r>
        <w:rPr>
          <w:i/>
          <w:sz w:val="22"/>
        </w:rPr>
        <w:t>Примечание</w:t>
      </w:r>
      <w:r>
        <w:rPr>
          <w:sz w:val="22"/>
        </w:rPr>
        <w:t xml:space="preserve">. Не следует забывать, что существительные, следующие после безличных форм глагола </w:t>
      </w:r>
      <w:r>
        <w:rPr>
          <w:b/>
          <w:sz w:val="22"/>
        </w:rPr>
        <w:t>haber</w:t>
      </w:r>
      <w:r>
        <w:rPr>
          <w:sz w:val="22"/>
        </w:rPr>
        <w:t>, являются прямыми дополнениями. Поэтому на вопрос ¿</w:t>
      </w:r>
      <w:r>
        <w:rPr>
          <w:sz w:val="22"/>
          <w:lang w:val="en-US"/>
        </w:rPr>
        <w:t>Habr</w:t>
      </w:r>
      <w:r>
        <w:rPr>
          <w:sz w:val="22"/>
        </w:rPr>
        <w:t xml:space="preserve">á </w:t>
      </w:r>
      <w:r>
        <w:rPr>
          <w:sz w:val="22"/>
          <w:lang w:val="en-US"/>
        </w:rPr>
        <w:t>clases</w:t>
      </w:r>
      <w:r>
        <w:rPr>
          <w:sz w:val="22"/>
        </w:rPr>
        <w:t xml:space="preserve"> </w:t>
      </w:r>
      <w:r>
        <w:rPr>
          <w:sz w:val="22"/>
          <w:lang w:val="en-US"/>
        </w:rPr>
        <w:t>ma</w:t>
      </w:r>
      <w:r>
        <w:rPr>
          <w:sz w:val="22"/>
        </w:rPr>
        <w:t>ñ</w:t>
      </w:r>
      <w:r>
        <w:rPr>
          <w:sz w:val="22"/>
          <w:lang w:val="en-US"/>
        </w:rPr>
        <w:t>ana</w:t>
      </w:r>
      <w:r>
        <w:rPr>
          <w:sz w:val="22"/>
        </w:rPr>
        <w:t xml:space="preserve">? отвечают — </w:t>
      </w:r>
      <w:r>
        <w:rPr>
          <w:i/>
          <w:iCs/>
          <w:sz w:val="22"/>
          <w:lang w:val="en-US"/>
        </w:rPr>
        <w:t>Las</w:t>
      </w:r>
      <w:r>
        <w:rPr>
          <w:sz w:val="22"/>
        </w:rPr>
        <w:t xml:space="preserve"> </w:t>
      </w:r>
      <w:r>
        <w:rPr>
          <w:sz w:val="22"/>
          <w:lang w:val="en-US"/>
        </w:rPr>
        <w:t>habra</w:t>
      </w:r>
      <w:r>
        <w:rPr>
          <w:sz w:val="22"/>
        </w:rPr>
        <w:t>.</w:t>
      </w:r>
    </w:p>
    <w:p>
      <w:pPr>
        <w:pStyle w:val="Normal1"/>
        <w:spacing w:lineRule="auto" w:line="240"/>
        <w:ind w:firstLine="284" w:end="0"/>
        <w:rPr>
          <w:sz w:val="24"/>
        </w:rPr>
      </w:pPr>
      <w:r>
        <w:rPr>
          <w:sz w:val="24"/>
        </w:rPr>
      </w:r>
    </w:p>
    <w:p>
      <w:pPr>
        <w:pStyle w:val="Heading3"/>
        <w:ind w:hanging="0" w:start="0"/>
        <w:rPr/>
      </w:pPr>
      <w:bookmarkStart w:id="79" w:name="__RefHeading___Toc1886069"/>
      <w:bookmarkEnd w:id="79"/>
      <w:r>
        <w:rPr/>
        <w:t xml:space="preserve">§ 66. Вспомогательные глаголы haber, </w:t>
      </w:r>
      <w:r>
        <w:rPr>
          <w:lang w:val="en-US"/>
        </w:rPr>
        <w:t>ser</w:t>
      </w:r>
      <w:r>
        <w:rPr/>
        <w:t xml:space="preserve"> и </w:t>
      </w:r>
      <w:r>
        <w:rPr>
          <w:lang w:val="en-US"/>
        </w:rPr>
        <w:t>estar</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1. Особенности употребления вспомогательных глаголов</w:t>
      </w:r>
    </w:p>
    <w:p>
      <w:pPr>
        <w:pStyle w:val="Normal1"/>
        <w:spacing w:lineRule="auto" w:line="240"/>
        <w:ind w:firstLine="284" w:end="0"/>
        <w:rPr>
          <w:i/>
          <w:i/>
          <w:sz w:val="24"/>
        </w:rPr>
      </w:pPr>
      <w:r>
        <w:rPr>
          <w:i/>
          <w:sz w:val="24"/>
        </w:rPr>
      </w:r>
    </w:p>
    <w:p>
      <w:pPr>
        <w:pStyle w:val="Normal1"/>
        <w:spacing w:lineRule="auto" w:line="240"/>
        <w:ind w:firstLine="284" w:end="0"/>
        <w:rPr>
          <w:sz w:val="24"/>
        </w:rPr>
      </w:pPr>
      <w:r>
        <w:rPr>
          <w:sz w:val="24"/>
        </w:rPr>
        <w:t>В § 42 перечислялись вспомогательные глаголы и говорилось, что они служат для выражения грамматических значений. Более подроб</w:t>
        <w:softHyphen/>
        <w:t>но особенности названных глаголов будут рассмотрены ниже.</w:t>
      </w:r>
    </w:p>
    <w:p>
      <w:pPr>
        <w:pStyle w:val="Normal1"/>
        <w:spacing w:lineRule="auto" w:line="240"/>
        <w:ind w:firstLine="284" w:end="0"/>
        <w:jc w:val="center"/>
        <w:rPr>
          <w:b/>
          <w:sz w:val="24"/>
        </w:rPr>
      </w:pPr>
      <w:r>
        <w:rPr>
          <w:b/>
          <w:sz w:val="24"/>
        </w:rPr>
      </w:r>
    </w:p>
    <w:p>
      <w:pPr>
        <w:pStyle w:val="Normal1"/>
        <w:spacing w:lineRule="auto" w:line="240"/>
        <w:ind w:firstLine="284" w:end="0"/>
        <w:jc w:val="center"/>
        <w:rPr>
          <w:b/>
          <w:sz w:val="24"/>
        </w:rPr>
      </w:pPr>
      <w:r>
        <w:rPr>
          <w:b/>
          <w:sz w:val="24"/>
        </w:rPr>
        <w:t>Haber</w:t>
      </w:r>
    </w:p>
    <w:p>
      <w:pPr>
        <w:pStyle w:val="Normal1"/>
        <w:spacing w:lineRule="auto" w:line="240"/>
        <w:ind w:firstLine="284" w:end="0"/>
        <w:rPr>
          <w:b/>
          <w:sz w:val="24"/>
        </w:rPr>
      </w:pPr>
      <w:r>
        <w:rPr>
          <w:b/>
          <w:sz w:val="24"/>
        </w:rPr>
      </w:r>
    </w:p>
    <w:p>
      <w:pPr>
        <w:pStyle w:val="Normal1"/>
        <w:spacing w:lineRule="auto" w:line="240"/>
        <w:ind w:firstLine="284" w:end="0"/>
        <w:rPr/>
      </w:pPr>
      <w:r>
        <w:rPr>
          <w:sz w:val="24"/>
        </w:rPr>
        <w:t xml:space="preserve">В современном языке глагол </w:t>
      </w:r>
      <w:r>
        <w:rPr>
          <w:b/>
          <w:sz w:val="24"/>
        </w:rPr>
        <w:t>haber</w:t>
      </w:r>
      <w:r>
        <w:rPr>
          <w:sz w:val="24"/>
        </w:rPr>
        <w:t xml:space="preserve"> почти полностью утратил свое лексическое значение. Он используется:</w:t>
      </w:r>
    </w:p>
    <w:p>
      <w:pPr>
        <w:pStyle w:val="Normal1"/>
        <w:spacing w:lineRule="auto" w:line="240"/>
        <w:ind w:firstLine="284" w:end="0"/>
        <w:rPr/>
      </w:pPr>
      <w:r>
        <w:rPr>
          <w:sz w:val="24"/>
        </w:rPr>
        <w:t xml:space="preserve">а) для образования всех сложных времен глаголов: </w:t>
      </w:r>
      <w:r>
        <w:rPr>
          <w:i/>
          <w:iCs/>
          <w:sz w:val="24"/>
          <w:lang w:val="en-US"/>
        </w:rPr>
        <w:t>he</w:t>
      </w:r>
      <w:r>
        <w:rPr>
          <w:sz w:val="24"/>
        </w:rPr>
        <w:t xml:space="preserve"> </w:t>
      </w:r>
      <w:r>
        <w:rPr>
          <w:sz w:val="24"/>
          <w:lang w:val="en-US"/>
        </w:rPr>
        <w:t>tomado</w:t>
      </w:r>
      <w:r>
        <w:rPr>
          <w:sz w:val="24"/>
        </w:rPr>
        <w:t xml:space="preserve">, </w:t>
      </w:r>
      <w:r>
        <w:rPr>
          <w:i/>
          <w:iCs/>
          <w:sz w:val="24"/>
          <w:lang w:val="en-US"/>
        </w:rPr>
        <w:t>habr</w:t>
      </w:r>
      <w:r>
        <w:rPr>
          <w:i/>
          <w:iCs/>
          <w:sz w:val="24"/>
        </w:rPr>
        <w:t>é</w:t>
      </w:r>
      <w:r>
        <w:rPr>
          <w:sz w:val="24"/>
        </w:rPr>
        <w:t xml:space="preserve"> </w:t>
      </w:r>
      <w:r>
        <w:rPr>
          <w:sz w:val="24"/>
          <w:lang w:val="en-US"/>
        </w:rPr>
        <w:t>dicho</w:t>
      </w:r>
      <w:r>
        <w:rPr>
          <w:sz w:val="24"/>
        </w:rPr>
        <w:t xml:space="preserve">, </w:t>
      </w:r>
      <w:r>
        <w:rPr>
          <w:i/>
          <w:iCs/>
          <w:sz w:val="24"/>
          <w:lang w:val="en-US"/>
        </w:rPr>
        <w:t>hab</w:t>
      </w:r>
      <w:r>
        <w:rPr>
          <w:i/>
          <w:iCs/>
          <w:sz w:val="24"/>
        </w:rPr>
        <w:t>í</w:t>
      </w:r>
      <w:r>
        <w:rPr>
          <w:i/>
          <w:iCs/>
          <w:sz w:val="24"/>
          <w:lang w:val="en-US"/>
        </w:rPr>
        <w:t>amos</w:t>
      </w:r>
      <w:r>
        <w:rPr>
          <w:sz w:val="24"/>
        </w:rPr>
        <w:t xml:space="preserve"> </w:t>
      </w:r>
      <w:r>
        <w:rPr>
          <w:sz w:val="24"/>
          <w:lang w:val="en-US"/>
        </w:rPr>
        <w:t>llegado</w:t>
      </w:r>
      <w:r>
        <w:rPr>
          <w:sz w:val="24"/>
        </w:rPr>
        <w:t xml:space="preserve">, </w:t>
      </w:r>
      <w:r>
        <w:rPr>
          <w:i/>
          <w:iCs/>
          <w:sz w:val="24"/>
          <w:lang w:val="en-US"/>
        </w:rPr>
        <w:t>haya</w:t>
      </w:r>
      <w:r>
        <w:rPr>
          <w:sz w:val="24"/>
        </w:rPr>
        <w:t xml:space="preserve"> </w:t>
      </w:r>
      <w:r>
        <w:rPr>
          <w:sz w:val="24"/>
          <w:lang w:val="en-US"/>
        </w:rPr>
        <w:t>dado</w:t>
      </w:r>
      <w:r>
        <w:rPr>
          <w:sz w:val="24"/>
        </w:rPr>
        <w:t xml:space="preserve">, </w:t>
      </w:r>
      <w:r>
        <w:rPr>
          <w:i/>
          <w:iCs/>
          <w:sz w:val="24"/>
          <w:lang w:val="en-US"/>
        </w:rPr>
        <w:t>hubiese</w:t>
      </w:r>
      <w:r>
        <w:rPr>
          <w:sz w:val="24"/>
        </w:rPr>
        <w:t xml:space="preserve"> </w:t>
      </w:r>
      <w:r>
        <w:rPr>
          <w:sz w:val="24"/>
          <w:lang w:val="en-US"/>
        </w:rPr>
        <w:t>hecho</w:t>
      </w:r>
      <w:r>
        <w:rPr>
          <w:sz w:val="24"/>
        </w:rPr>
        <w:t xml:space="preserve"> и т.д.;</w:t>
      </w:r>
    </w:p>
    <w:p>
      <w:pPr>
        <w:pStyle w:val="Normal1"/>
        <w:spacing w:lineRule="auto" w:line="240"/>
        <w:ind w:firstLine="284" w:end="0"/>
        <w:rPr/>
      </w:pPr>
      <w:r>
        <w:rPr>
          <w:sz w:val="24"/>
        </w:rPr>
        <w:t xml:space="preserve">б) для образования сложных форм герундия и инфинитива: </w:t>
      </w:r>
      <w:r>
        <w:rPr>
          <w:i/>
          <w:iCs/>
          <w:sz w:val="24"/>
          <w:lang w:val="en-US"/>
        </w:rPr>
        <w:t>haber</w:t>
      </w:r>
      <w:r>
        <w:rPr>
          <w:sz w:val="24"/>
        </w:rPr>
        <w:t xml:space="preserve"> </w:t>
      </w:r>
      <w:r>
        <w:rPr>
          <w:sz w:val="24"/>
          <w:lang w:val="en-US"/>
        </w:rPr>
        <w:t>hablado</w:t>
      </w:r>
      <w:r>
        <w:rPr>
          <w:sz w:val="24"/>
        </w:rPr>
        <w:t xml:space="preserve">, </w:t>
      </w:r>
      <w:r>
        <w:rPr>
          <w:i/>
          <w:iCs/>
          <w:sz w:val="24"/>
          <w:lang w:val="en-US"/>
        </w:rPr>
        <w:t>habiendo</w:t>
      </w:r>
      <w:r>
        <w:rPr>
          <w:sz w:val="24"/>
        </w:rPr>
        <w:t xml:space="preserve"> </w:t>
      </w:r>
      <w:r>
        <w:rPr>
          <w:sz w:val="24"/>
          <w:lang w:val="en-US"/>
        </w:rPr>
        <w:t>podido</w:t>
      </w:r>
      <w:r>
        <w:rPr>
          <w:sz w:val="24"/>
        </w:rPr>
        <w:t>;</w:t>
      </w:r>
    </w:p>
    <w:p>
      <w:pPr>
        <w:pStyle w:val="Normal1"/>
        <w:spacing w:lineRule="auto" w:line="240"/>
        <w:ind w:firstLine="284" w:end="0"/>
        <w:rPr>
          <w:sz w:val="24"/>
        </w:rPr>
      </w:pPr>
      <w:r>
        <w:rPr>
          <w:sz w:val="24"/>
        </w:rPr>
        <w:t>в) в роли безличного глагола (в этом случае, как говорилось в предыдущем параграфе, он употребляется в форме 3 лица ед. числа с существительными в единственном и множественном числе);</w:t>
      </w:r>
    </w:p>
    <w:p>
      <w:pPr>
        <w:pStyle w:val="Normal1"/>
        <w:spacing w:lineRule="auto" w:line="240"/>
        <w:ind w:firstLine="284" w:end="0"/>
        <w:rPr/>
      </w:pPr>
      <w:r>
        <w:rPr>
          <w:sz w:val="24"/>
        </w:rPr>
        <w:t xml:space="preserve">г) в конструкции </w:t>
      </w:r>
      <w:r>
        <w:rPr>
          <w:b/>
          <w:bCs/>
          <w:sz w:val="24"/>
        </w:rPr>
        <w:t xml:space="preserve">haber + </w:t>
      </w:r>
      <w:r>
        <w:rPr>
          <w:b/>
          <w:bCs/>
          <w:sz w:val="24"/>
          <w:lang w:val="en-US"/>
        </w:rPr>
        <w:t>de</w:t>
      </w:r>
      <w:r>
        <w:rPr>
          <w:b/>
          <w:bCs/>
          <w:sz w:val="24"/>
        </w:rPr>
        <w:t xml:space="preserve"> + </w:t>
      </w:r>
      <w:r>
        <w:rPr>
          <w:b/>
          <w:bCs/>
          <w:sz w:val="24"/>
          <w:lang w:val="en-US"/>
        </w:rPr>
        <w:t>infinitivo</w:t>
      </w:r>
      <w:r>
        <w:rPr>
          <w:sz w:val="24"/>
        </w:rPr>
        <w:t>, которая имеет значение долженствования:</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Has</w:t>
      </w:r>
      <w:r>
        <w:rPr>
          <w:i/>
          <w:iCs/>
          <w:sz w:val="24"/>
        </w:rPr>
        <w:t xml:space="preserve"> </w:t>
      </w:r>
      <w:r>
        <w:rPr>
          <w:i/>
          <w:iCs/>
          <w:sz w:val="24"/>
          <w:lang w:val="en-US"/>
        </w:rPr>
        <w:t>de</w:t>
      </w:r>
      <w:r>
        <w:rPr>
          <w:i/>
          <w:iCs/>
          <w:sz w:val="24"/>
        </w:rPr>
        <w:t xml:space="preserve"> </w:t>
      </w:r>
      <w:r>
        <w:rPr>
          <w:i/>
          <w:iCs/>
          <w:sz w:val="24"/>
          <w:lang w:val="en-US"/>
        </w:rPr>
        <w:t>comprender</w:t>
      </w:r>
      <w:r>
        <w:rPr>
          <w:sz w:val="24"/>
        </w:rPr>
        <w:t xml:space="preserve"> </w:t>
      </w:r>
      <w:r>
        <w:rPr>
          <w:sz w:val="24"/>
          <w:lang w:val="en-US"/>
        </w:rPr>
        <w:t>el</w:t>
      </w:r>
      <w:r>
        <w:rPr>
          <w:sz w:val="24"/>
        </w:rPr>
        <w:t xml:space="preserve"> </w:t>
      </w:r>
      <w:r>
        <w:rPr>
          <w:sz w:val="24"/>
          <w:lang w:val="en-US"/>
        </w:rPr>
        <w:t>habia</w:t>
      </w:r>
      <w:r>
        <w:rPr>
          <w:sz w:val="24"/>
        </w:rPr>
        <w:t xml:space="preserve"> </w:t>
      </w:r>
      <w:r>
        <w:rPr>
          <w:sz w:val="24"/>
          <w:lang w:val="en-US"/>
        </w:rPr>
        <w:t>italiana</w:t>
      </w:r>
      <w:r>
        <w:rPr>
          <w:sz w:val="24"/>
        </w:rPr>
        <w:t xml:space="preserve">              Ты должен понимать итальянскую речь.</w:t>
      </w:r>
    </w:p>
    <w:p>
      <w:pPr>
        <w:pStyle w:val="Normal1"/>
        <w:spacing w:lineRule="auto" w:line="240"/>
        <w:ind w:firstLine="284" w:end="0"/>
        <w:rPr>
          <w:sz w:val="24"/>
        </w:rPr>
      </w:pPr>
      <w:r>
        <w:rPr>
          <w:sz w:val="24"/>
        </w:rPr>
        <w:t xml:space="preserve"> </w:t>
      </w:r>
      <w:r>
        <w:rPr>
          <w:sz w:val="24"/>
        </w:rPr>
        <w:t>(подробнее см. об этом § 77).</w:t>
      </w:r>
    </w:p>
    <w:p>
      <w:pPr>
        <w:pStyle w:val="Normal1"/>
        <w:spacing w:lineRule="auto" w:line="240"/>
        <w:ind w:firstLine="284" w:end="0"/>
        <w:jc w:val="center"/>
        <w:rPr>
          <w:b/>
          <w:sz w:val="24"/>
        </w:rPr>
      </w:pPr>
      <w:r>
        <w:rPr>
          <w:b/>
          <w:sz w:val="24"/>
        </w:rPr>
      </w:r>
    </w:p>
    <w:p>
      <w:pPr>
        <w:pStyle w:val="Normal1"/>
        <w:spacing w:lineRule="auto" w:line="240"/>
        <w:ind w:firstLine="284" w:end="0"/>
        <w:jc w:val="center"/>
        <w:rPr>
          <w:b/>
          <w:sz w:val="24"/>
        </w:rPr>
      </w:pPr>
      <w:r>
        <w:rPr>
          <w:b/>
          <w:sz w:val="24"/>
        </w:rPr>
        <w:t>Ser</w:t>
      </w:r>
    </w:p>
    <w:p>
      <w:pPr>
        <w:pStyle w:val="Normal1"/>
        <w:spacing w:lineRule="auto" w:line="240"/>
        <w:ind w:firstLine="284" w:end="0"/>
        <w:rPr>
          <w:b/>
          <w:sz w:val="24"/>
        </w:rPr>
      </w:pPr>
      <w:r>
        <w:rPr>
          <w:b/>
          <w:sz w:val="24"/>
        </w:rPr>
      </w:r>
    </w:p>
    <w:p>
      <w:pPr>
        <w:pStyle w:val="Normal1"/>
        <w:spacing w:lineRule="auto" w:line="240"/>
        <w:ind w:firstLine="284" w:end="0"/>
        <w:rPr/>
      </w:pPr>
      <w:r>
        <w:rPr>
          <w:sz w:val="24"/>
        </w:rPr>
        <w:t xml:space="preserve">Глагол </w:t>
      </w:r>
      <w:r>
        <w:rPr>
          <w:b/>
          <w:sz w:val="24"/>
        </w:rPr>
        <w:t>ser,</w:t>
      </w:r>
      <w:r>
        <w:rPr>
          <w:sz w:val="24"/>
        </w:rPr>
        <w:t xml:space="preserve"> сохранивший в некоторой степени свое лексическое значение, служит:</w:t>
      </w:r>
    </w:p>
    <w:p>
      <w:pPr>
        <w:pStyle w:val="Normal1"/>
        <w:spacing w:lineRule="auto" w:line="240"/>
        <w:ind w:firstLine="284" w:end="0"/>
        <w:rPr/>
      </w:pPr>
      <w:r>
        <w:rPr>
          <w:sz w:val="24"/>
        </w:rPr>
        <w:t>а) для образования всех времен страдательного (пассивного) за</w:t>
        <w:softHyphen/>
        <w:t xml:space="preserve">лога: </w:t>
      </w:r>
      <w:r>
        <w:rPr>
          <w:i/>
          <w:iCs/>
          <w:sz w:val="24"/>
          <w:lang w:val="en-US"/>
        </w:rPr>
        <w:t>eres</w:t>
      </w:r>
      <w:r>
        <w:rPr>
          <w:sz w:val="24"/>
        </w:rPr>
        <w:t xml:space="preserve"> </w:t>
      </w:r>
      <w:r>
        <w:rPr>
          <w:sz w:val="24"/>
          <w:lang w:val="en-US"/>
        </w:rPr>
        <w:t>amado</w:t>
      </w:r>
      <w:r>
        <w:rPr>
          <w:sz w:val="24"/>
        </w:rPr>
        <w:t xml:space="preserve">, </w:t>
      </w:r>
      <w:r>
        <w:rPr>
          <w:i/>
          <w:iCs/>
          <w:sz w:val="24"/>
          <w:lang w:val="en-US"/>
        </w:rPr>
        <w:t>haya</w:t>
      </w:r>
      <w:r>
        <w:rPr>
          <w:i/>
          <w:iCs/>
          <w:sz w:val="24"/>
        </w:rPr>
        <w:t xml:space="preserve"> </w:t>
      </w:r>
      <w:r>
        <w:rPr>
          <w:i/>
          <w:iCs/>
          <w:sz w:val="24"/>
          <w:lang w:val="en-US"/>
        </w:rPr>
        <w:t>sido</w:t>
      </w:r>
      <w:r>
        <w:rPr>
          <w:sz w:val="24"/>
        </w:rPr>
        <w:t xml:space="preserve"> </w:t>
      </w:r>
      <w:r>
        <w:rPr>
          <w:sz w:val="24"/>
          <w:lang w:val="en-US"/>
        </w:rPr>
        <w:t>preparado</w:t>
      </w:r>
      <w:r>
        <w:rPr>
          <w:sz w:val="24"/>
        </w:rPr>
        <w:t xml:space="preserve">, </w:t>
      </w:r>
      <w:r>
        <w:rPr>
          <w:i/>
          <w:iCs/>
          <w:sz w:val="24"/>
          <w:lang w:val="en-US"/>
        </w:rPr>
        <w:t>hubiera</w:t>
      </w:r>
      <w:r>
        <w:rPr>
          <w:i/>
          <w:iCs/>
          <w:sz w:val="24"/>
        </w:rPr>
        <w:t xml:space="preserve"> </w:t>
      </w:r>
      <w:r>
        <w:rPr>
          <w:i/>
          <w:iCs/>
          <w:sz w:val="24"/>
          <w:lang w:val="en-US"/>
        </w:rPr>
        <w:t>sido</w:t>
      </w:r>
      <w:r>
        <w:rPr>
          <w:sz w:val="24"/>
        </w:rPr>
        <w:t xml:space="preserve"> </w:t>
      </w:r>
      <w:r>
        <w:rPr>
          <w:sz w:val="24"/>
          <w:lang w:val="en-US"/>
        </w:rPr>
        <w:t>hecho</w:t>
      </w:r>
      <w:r>
        <w:rPr>
          <w:sz w:val="24"/>
        </w:rPr>
        <w:t xml:space="preserve"> (подробнее см. </w:t>
      </w:r>
      <w:r>
        <w:rPr>
          <w:sz w:val="24"/>
          <w:lang w:val="en-US"/>
        </w:rPr>
        <w:t>§ 67);</w:t>
      </w:r>
    </w:p>
    <w:p>
      <w:pPr>
        <w:pStyle w:val="Normal1"/>
        <w:spacing w:lineRule="auto" w:line="240"/>
        <w:ind w:firstLine="284" w:end="0"/>
        <w:rPr/>
      </w:pPr>
      <w:r>
        <w:rPr>
          <w:sz w:val="24"/>
        </w:rPr>
        <w:t>б</w:t>
      </w:r>
      <w:r>
        <w:rPr>
          <w:sz w:val="24"/>
          <w:lang w:val="en-US"/>
        </w:rPr>
        <w:t xml:space="preserve">) </w:t>
      </w:r>
      <w:r>
        <w:rPr>
          <w:sz w:val="24"/>
        </w:rPr>
        <w:t>связкой</w:t>
      </w:r>
      <w:r>
        <w:rPr>
          <w:sz w:val="24"/>
          <w:lang w:val="en-US"/>
        </w:rPr>
        <w:t xml:space="preserve"> </w:t>
      </w:r>
      <w:r>
        <w:rPr>
          <w:sz w:val="24"/>
        </w:rPr>
        <w:t>в</w:t>
      </w:r>
      <w:r>
        <w:rPr>
          <w:sz w:val="24"/>
          <w:lang w:val="en-US"/>
        </w:rPr>
        <w:t xml:space="preserve"> </w:t>
      </w:r>
      <w:r>
        <w:rPr>
          <w:sz w:val="24"/>
        </w:rPr>
        <w:t>именном</w:t>
      </w:r>
      <w:r>
        <w:rPr>
          <w:sz w:val="24"/>
          <w:lang w:val="en-US"/>
        </w:rPr>
        <w:t xml:space="preserve"> </w:t>
      </w:r>
      <w:r>
        <w:rPr>
          <w:sz w:val="24"/>
        </w:rPr>
        <w:t>сказуемом</w:t>
      </w:r>
      <w:r>
        <w:rPr>
          <w:sz w:val="24"/>
          <w:lang w:val="en-US"/>
        </w:rPr>
        <w:t xml:space="preserve">: mi hermano </w:t>
      </w:r>
      <w:r>
        <w:rPr>
          <w:i/>
          <w:iCs/>
          <w:sz w:val="24"/>
          <w:lang w:val="en-US"/>
        </w:rPr>
        <w:t>es</w:t>
      </w:r>
      <w:r>
        <w:rPr>
          <w:sz w:val="24"/>
          <w:lang w:val="en-US"/>
        </w:rPr>
        <w:t xml:space="preserve"> estudiante</w:t>
      </w:r>
      <w:r>
        <w:rPr>
          <w:i/>
          <w:iCs/>
          <w:sz w:val="24"/>
          <w:lang w:val="en-US"/>
        </w:rPr>
        <w:t>; soy</w:t>
      </w:r>
      <w:r>
        <w:rPr>
          <w:sz w:val="24"/>
          <w:lang w:val="en-US"/>
        </w:rPr>
        <w:t xml:space="preserve"> ruso; la ciudad </w:t>
      </w:r>
      <w:r>
        <w:rPr>
          <w:i/>
          <w:iCs/>
          <w:sz w:val="24"/>
          <w:lang w:val="en-US"/>
        </w:rPr>
        <w:t>era</w:t>
      </w:r>
      <w:r>
        <w:rPr>
          <w:sz w:val="24"/>
          <w:lang w:val="en-US"/>
        </w:rPr>
        <w:t xml:space="preserve"> muy grande; las paredes </w:t>
      </w:r>
      <w:r>
        <w:rPr>
          <w:i/>
          <w:iCs/>
          <w:sz w:val="24"/>
          <w:lang w:val="en-US"/>
        </w:rPr>
        <w:t>son</w:t>
      </w:r>
      <w:r>
        <w:rPr>
          <w:sz w:val="24"/>
          <w:lang w:val="en-US"/>
        </w:rPr>
        <w:t xml:space="preserve"> altas;</w:t>
      </w:r>
    </w:p>
    <w:p>
      <w:pPr>
        <w:pStyle w:val="Normal1"/>
        <w:spacing w:lineRule="auto" w:line="240"/>
        <w:ind w:firstLine="284" w:end="0"/>
        <w:rPr/>
      </w:pPr>
      <w:r>
        <w:rPr>
          <w:sz w:val="24"/>
        </w:rPr>
        <w:t>в</w:t>
      </w:r>
      <w:r>
        <w:rPr>
          <w:sz w:val="24"/>
          <w:lang w:val="en-US"/>
        </w:rPr>
        <w:t xml:space="preserve">) </w:t>
      </w:r>
      <w:r>
        <w:rPr>
          <w:sz w:val="24"/>
        </w:rPr>
        <w:t>частью</w:t>
      </w:r>
      <w:r>
        <w:rPr>
          <w:sz w:val="24"/>
          <w:lang w:val="en-US"/>
        </w:rPr>
        <w:t xml:space="preserve"> </w:t>
      </w:r>
      <w:r>
        <w:rPr>
          <w:sz w:val="24"/>
        </w:rPr>
        <w:t>безличных</w:t>
      </w:r>
      <w:r>
        <w:rPr>
          <w:sz w:val="24"/>
          <w:lang w:val="en-US"/>
        </w:rPr>
        <w:t xml:space="preserve"> </w:t>
      </w:r>
      <w:r>
        <w:rPr>
          <w:sz w:val="24"/>
        </w:rPr>
        <w:t>оборотов</w:t>
      </w:r>
      <w:r>
        <w:rPr>
          <w:sz w:val="24"/>
          <w:lang w:val="en-US"/>
        </w:rPr>
        <w:t xml:space="preserve"> </w:t>
      </w:r>
      <w:r>
        <w:rPr>
          <w:sz w:val="24"/>
        </w:rPr>
        <w:t>типа</w:t>
      </w:r>
      <w:r>
        <w:rPr>
          <w:sz w:val="24"/>
          <w:lang w:val="en-US"/>
        </w:rPr>
        <w:t xml:space="preserve">: </w:t>
      </w:r>
      <w:r>
        <w:rPr>
          <w:i/>
          <w:iCs/>
          <w:sz w:val="24"/>
          <w:lang w:val="en-US"/>
        </w:rPr>
        <w:t>es</w:t>
      </w:r>
      <w:r>
        <w:rPr>
          <w:sz w:val="24"/>
          <w:lang w:val="en-US"/>
        </w:rPr>
        <w:t xml:space="preserve"> necesario, </w:t>
      </w:r>
      <w:r>
        <w:rPr>
          <w:i/>
          <w:iCs/>
          <w:sz w:val="24"/>
          <w:lang w:val="en-US"/>
        </w:rPr>
        <w:t>es</w:t>
      </w:r>
      <w:r>
        <w:rPr>
          <w:sz w:val="24"/>
          <w:lang w:val="en-US"/>
        </w:rPr>
        <w:t xml:space="preserve"> menester, </w:t>
      </w:r>
      <w:r>
        <w:rPr>
          <w:i/>
          <w:iCs/>
          <w:sz w:val="24"/>
          <w:lang w:val="en-US"/>
        </w:rPr>
        <w:t>es</w:t>
      </w:r>
      <w:r>
        <w:rPr>
          <w:sz w:val="24"/>
          <w:lang w:val="en-US"/>
        </w:rPr>
        <w:t xml:space="preserve"> probable, </w:t>
      </w:r>
      <w:r>
        <w:rPr>
          <w:i/>
          <w:iCs/>
          <w:sz w:val="24"/>
          <w:lang w:val="en-US"/>
        </w:rPr>
        <w:t>es</w:t>
      </w:r>
      <w:r>
        <w:rPr>
          <w:sz w:val="24"/>
          <w:lang w:val="en-US"/>
        </w:rPr>
        <w:t xml:space="preserve"> indispensable </w:t>
      </w:r>
      <w:r>
        <w:rPr>
          <w:sz w:val="24"/>
        </w:rPr>
        <w:t>и</w:t>
      </w:r>
      <w:r>
        <w:rPr>
          <w:sz w:val="24"/>
          <w:lang w:val="en-US"/>
        </w:rPr>
        <w:t xml:space="preserve"> </w:t>
      </w:r>
      <w:r>
        <w:rPr>
          <w:sz w:val="24"/>
        </w:rPr>
        <w:t>т</w:t>
      </w:r>
      <w:r>
        <w:rPr>
          <w:sz w:val="24"/>
          <w:lang w:val="en-US"/>
        </w:rPr>
        <w:t>.</w:t>
      </w:r>
      <w:r>
        <w:rPr>
          <w:sz w:val="24"/>
        </w:rPr>
        <w:t>п</w:t>
      </w:r>
      <w:r>
        <w:rPr>
          <w:sz w:val="24"/>
          <w:lang w:val="en-US"/>
        </w:rPr>
        <w:t>.;</w:t>
      </w:r>
    </w:p>
    <w:p>
      <w:pPr>
        <w:pStyle w:val="Normal1"/>
        <w:spacing w:lineRule="auto" w:line="240"/>
        <w:ind w:firstLine="284" w:end="0"/>
        <w:rPr/>
      </w:pPr>
      <w:r>
        <w:rPr>
          <w:sz w:val="24"/>
        </w:rPr>
        <w:t xml:space="preserve">г) частью оборотов, указывающих время (часы): </w:t>
      </w:r>
      <w:r>
        <w:rPr>
          <w:i/>
          <w:iCs/>
          <w:sz w:val="24"/>
          <w:lang w:val="en-US"/>
        </w:rPr>
        <w:t>es</w:t>
      </w:r>
      <w:r>
        <w:rPr>
          <w:sz w:val="24"/>
        </w:rPr>
        <w:t xml:space="preserve"> </w:t>
      </w:r>
      <w:r>
        <w:rPr>
          <w:sz w:val="24"/>
          <w:lang w:val="en-US"/>
        </w:rPr>
        <w:t>la</w:t>
      </w:r>
      <w:r>
        <w:rPr>
          <w:sz w:val="24"/>
        </w:rPr>
        <w:t xml:space="preserve"> </w:t>
      </w:r>
      <w:r>
        <w:rPr>
          <w:sz w:val="24"/>
          <w:lang w:val="en-US"/>
        </w:rPr>
        <w:t>una</w:t>
      </w:r>
      <w:r>
        <w:rPr>
          <w:sz w:val="24"/>
        </w:rPr>
        <w:t xml:space="preserve">; </w:t>
      </w:r>
      <w:r>
        <w:rPr>
          <w:i/>
          <w:iCs/>
          <w:sz w:val="24"/>
          <w:lang w:val="en-US"/>
        </w:rPr>
        <w:t>son</w:t>
      </w:r>
      <w:r>
        <w:rPr>
          <w:sz w:val="24"/>
        </w:rPr>
        <w:t xml:space="preserve"> </w:t>
      </w:r>
      <w:r>
        <w:rPr>
          <w:sz w:val="24"/>
          <w:lang w:val="en-US"/>
        </w:rPr>
        <w:t>las</w:t>
      </w:r>
      <w:r>
        <w:rPr>
          <w:sz w:val="24"/>
        </w:rPr>
        <w:t xml:space="preserve"> </w:t>
      </w:r>
      <w:r>
        <w:rPr>
          <w:sz w:val="24"/>
          <w:lang w:val="en-US"/>
        </w:rPr>
        <w:t>dos</w:t>
      </w:r>
      <w:r>
        <w:rPr>
          <w:sz w:val="24"/>
        </w:rPr>
        <w:t xml:space="preserve"> </w:t>
      </w:r>
      <w:r>
        <w:rPr>
          <w:sz w:val="24"/>
          <w:lang w:val="en-US"/>
        </w:rPr>
        <w:t>menos</w:t>
      </w:r>
      <w:r>
        <w:rPr>
          <w:sz w:val="24"/>
        </w:rPr>
        <w:t xml:space="preserve"> </w:t>
      </w:r>
      <w:r>
        <w:rPr>
          <w:sz w:val="24"/>
          <w:lang w:val="en-US"/>
        </w:rPr>
        <w:t>cuarto</w:t>
      </w:r>
      <w:r>
        <w:rPr>
          <w:sz w:val="24"/>
        </w:rPr>
        <w:t>;</w:t>
      </w:r>
    </w:p>
    <w:p>
      <w:pPr>
        <w:pStyle w:val="Normal1"/>
        <w:spacing w:lineRule="auto" w:line="240"/>
        <w:ind w:firstLine="284" w:end="0"/>
        <w:rPr/>
      </w:pPr>
      <w:r>
        <w:rPr>
          <w:sz w:val="24"/>
        </w:rPr>
        <w:t xml:space="preserve">д) частью конструкции </w:t>
      </w:r>
      <w:r>
        <w:rPr>
          <w:b/>
          <w:sz w:val="24"/>
          <w:lang w:val="en-US"/>
        </w:rPr>
        <w:t>es</w:t>
      </w:r>
      <w:r>
        <w:rPr>
          <w:b/>
          <w:sz w:val="24"/>
        </w:rPr>
        <w:t xml:space="preserve"> + </w:t>
      </w:r>
      <w:r>
        <w:rPr>
          <w:b/>
          <w:sz w:val="24"/>
          <w:lang w:val="en-US"/>
        </w:rPr>
        <w:t>de</w:t>
      </w:r>
      <w:r>
        <w:rPr>
          <w:b/>
          <w:sz w:val="24"/>
        </w:rPr>
        <w:t xml:space="preserve"> + глагол</w:t>
      </w:r>
      <w:r>
        <w:rPr>
          <w:sz w:val="24"/>
        </w:rPr>
        <w:t>, означающей долженствование: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Y mi furia </w:t>
      </w:r>
      <w:r>
        <w:rPr>
          <w:i/>
          <w:iCs/>
          <w:sz w:val="24"/>
          <w:lang w:val="en-US"/>
        </w:rPr>
        <w:t>es de temer</w:t>
      </w:r>
      <w:r>
        <w:rPr>
          <w:sz w:val="24"/>
          <w:lang w:val="en-US"/>
        </w:rPr>
        <w:t xml:space="preserve">. </w:t>
      </w:r>
      <w:r>
        <w:rPr>
          <w:sz w:val="24"/>
        </w:rPr>
        <w:t>(</w:t>
      </w:r>
      <w:r>
        <w:rPr>
          <w:sz w:val="24"/>
          <w:lang w:val="en-US"/>
        </w:rPr>
        <w:t>J</w:t>
      </w:r>
      <w:r>
        <w:rPr>
          <w:sz w:val="24"/>
        </w:rPr>
        <w:t xml:space="preserve">. </w:t>
      </w:r>
      <w:r>
        <w:rPr>
          <w:lang w:val="en-US"/>
        </w:rPr>
        <w:t>DE</w:t>
      </w:r>
      <w:r>
        <w:rPr/>
        <w:t xml:space="preserve">  </w:t>
      </w:r>
      <w:r>
        <w:rPr>
          <w:sz w:val="24"/>
        </w:rPr>
        <w:t xml:space="preserve">                       И моей ярости следует (должно)</w:t>
      </w:r>
    </w:p>
    <w:p>
      <w:pPr>
        <w:pStyle w:val="Normal1"/>
        <w:spacing w:lineRule="auto" w:line="240"/>
        <w:ind w:firstLine="709" w:end="0"/>
        <w:rPr/>
      </w:pPr>
      <w:r>
        <w:rPr>
          <w:sz w:val="24"/>
          <w:lang w:val="en-US"/>
        </w:rPr>
        <w:t>E</w:t>
      </w:r>
      <w:r>
        <w:rPr>
          <w:lang w:val="en-US"/>
        </w:rPr>
        <w:t>SPRONCEEDA</w:t>
      </w:r>
      <w:r>
        <w:rPr>
          <w:sz w:val="24"/>
        </w:rPr>
        <w:t>)                                                      бояться.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е) в конструкции </w:t>
      </w:r>
      <w:r>
        <w:rPr>
          <w:b/>
          <w:sz w:val="24"/>
        </w:rPr>
        <w:t>ser + de</w:t>
      </w:r>
      <w:r>
        <w:rPr>
          <w:sz w:val="24"/>
        </w:rPr>
        <w:t xml:space="preserve"> связкой в именном сказуемом, выражающем принадлежность, происхождение чего (кого)-либо, а также материал, из которого состоят те или иные предметы:</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Soy de</w:t>
      </w:r>
      <w:r>
        <w:rPr>
          <w:sz w:val="24"/>
          <w:lang w:val="en-US"/>
        </w:rPr>
        <w:t xml:space="preserve"> Leningrado.                                </w:t>
      </w:r>
      <w:r>
        <w:rPr>
          <w:sz w:val="24"/>
        </w:rPr>
        <w:t xml:space="preserve">Я из Ленинграда. </w:t>
      </w:r>
    </w:p>
    <w:p>
      <w:pPr>
        <w:pStyle w:val="Normal1"/>
        <w:spacing w:lineRule="auto" w:line="240"/>
        <w:ind w:firstLine="284" w:end="0"/>
        <w:rPr/>
      </w:pPr>
      <w:r>
        <w:rPr>
          <w:sz w:val="24"/>
          <w:lang w:val="en-US"/>
        </w:rPr>
        <w:t xml:space="preserve">La pared </w:t>
      </w:r>
      <w:r>
        <w:rPr>
          <w:i/>
          <w:iCs/>
          <w:sz w:val="24"/>
          <w:lang w:val="en-US"/>
        </w:rPr>
        <w:t>es de</w:t>
      </w:r>
      <w:r>
        <w:rPr>
          <w:sz w:val="24"/>
          <w:lang w:val="en-US"/>
        </w:rPr>
        <w:t xml:space="preserve"> ladrillo.                          </w:t>
      </w:r>
      <w:r>
        <w:rPr>
          <w:sz w:val="24"/>
        </w:rPr>
        <w:t>Стена</w:t>
      </w:r>
      <w:r>
        <w:rPr>
          <w:sz w:val="24"/>
          <w:lang w:val="en-US"/>
        </w:rPr>
        <w:t xml:space="preserve"> </w:t>
      </w:r>
      <w:r>
        <w:rPr>
          <w:sz w:val="24"/>
        </w:rPr>
        <w:t>кирпичная</w:t>
      </w:r>
      <w:r>
        <w:rPr>
          <w:sz w:val="24"/>
          <w:lang w:val="en-US"/>
        </w:rPr>
        <w:t xml:space="preserve">. </w:t>
      </w:r>
    </w:p>
    <w:p>
      <w:pPr>
        <w:pStyle w:val="Normal1"/>
        <w:spacing w:lineRule="auto" w:line="240"/>
        <w:ind w:firstLine="284" w:end="0"/>
        <w:rPr/>
      </w:pPr>
      <w:r>
        <w:rPr>
          <w:sz w:val="24"/>
          <w:lang w:val="en-US"/>
        </w:rPr>
        <w:t>Est</w:t>
      </w:r>
      <w:r>
        <w:rPr>
          <w:sz w:val="24"/>
        </w:rPr>
        <w:t>е</w:t>
      </w:r>
      <w:r>
        <w:rPr>
          <w:sz w:val="24"/>
          <w:lang w:val="en-US"/>
        </w:rPr>
        <w:t xml:space="preserve"> libro </w:t>
      </w:r>
      <w:r>
        <w:rPr>
          <w:i/>
          <w:iCs/>
          <w:sz w:val="24"/>
          <w:lang w:val="en-US"/>
        </w:rPr>
        <w:t>es de</w:t>
      </w:r>
      <w:r>
        <w:rPr>
          <w:sz w:val="24"/>
          <w:lang w:val="en-US"/>
        </w:rPr>
        <w:t xml:space="preserve"> mi padre.                      </w:t>
      </w:r>
      <w:r>
        <w:rPr>
          <w:sz w:val="24"/>
        </w:rPr>
        <w:t>Эта книга моего отца.</w:t>
      </w:r>
    </w:p>
    <w:p>
      <w:pPr>
        <w:pStyle w:val="Normal1"/>
        <w:spacing w:lineRule="auto" w:line="240"/>
        <w:ind w:firstLine="284" w:end="0"/>
        <w:jc w:val="center"/>
        <w:rPr>
          <w:b/>
          <w:sz w:val="24"/>
        </w:rPr>
      </w:pPr>
      <w:r>
        <w:rPr>
          <w:b/>
          <w:sz w:val="24"/>
        </w:rPr>
      </w:r>
    </w:p>
    <w:p>
      <w:pPr>
        <w:pStyle w:val="Normal1"/>
        <w:spacing w:lineRule="auto" w:line="240"/>
        <w:ind w:firstLine="284" w:end="0"/>
        <w:jc w:val="center"/>
        <w:rPr>
          <w:b/>
          <w:sz w:val="24"/>
        </w:rPr>
      </w:pPr>
      <w:r>
        <w:rPr>
          <w:b/>
          <w:sz w:val="24"/>
          <w:lang w:val="en-US"/>
        </w:rPr>
        <w:t>Estar</w:t>
      </w:r>
    </w:p>
    <w:p>
      <w:pPr>
        <w:pStyle w:val="Normal1"/>
        <w:spacing w:lineRule="auto" w:line="240"/>
        <w:ind w:firstLine="284" w:end="0"/>
        <w:rPr>
          <w:b/>
          <w:sz w:val="24"/>
        </w:rPr>
      </w:pPr>
      <w:r>
        <w:rPr>
          <w:b/>
          <w:sz w:val="24"/>
        </w:rPr>
      </w:r>
    </w:p>
    <w:p>
      <w:pPr>
        <w:pStyle w:val="Normal1"/>
        <w:spacing w:lineRule="auto" w:line="240"/>
        <w:ind w:firstLine="284" w:end="0"/>
        <w:rPr/>
      </w:pPr>
      <w:r>
        <w:rPr>
          <w:sz w:val="24"/>
        </w:rPr>
        <w:t xml:space="preserve">Глагол </w:t>
      </w:r>
      <w:r>
        <w:rPr>
          <w:b/>
          <w:sz w:val="24"/>
          <w:lang w:val="en-US"/>
        </w:rPr>
        <w:t>estar</w:t>
      </w:r>
      <w:r>
        <w:rPr>
          <w:b/>
          <w:sz w:val="24"/>
        </w:rPr>
        <w:t xml:space="preserve"> </w:t>
      </w:r>
      <w:r>
        <w:rPr>
          <w:sz w:val="24"/>
        </w:rPr>
        <w:t>сохранил свое лексическое значение 'находиться':</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Estamos</w:t>
      </w:r>
      <w:r>
        <w:rPr>
          <w:sz w:val="24"/>
          <w:lang w:val="en-US"/>
        </w:rPr>
        <w:t xml:space="preserve"> en la sala.                                 </w:t>
      </w:r>
      <w:r>
        <w:rPr>
          <w:sz w:val="24"/>
        </w:rPr>
        <w:t xml:space="preserve">Мы находимся в зале. </w:t>
      </w:r>
    </w:p>
    <w:p>
      <w:pPr>
        <w:pStyle w:val="Normal1"/>
        <w:spacing w:lineRule="auto" w:line="240"/>
        <w:ind w:firstLine="284" w:end="0"/>
        <w:rPr/>
      </w:pPr>
      <w:r>
        <w:rPr>
          <w:sz w:val="24"/>
          <w:lang w:val="en-US"/>
        </w:rPr>
        <w:t>El an</w:t>
      </w:r>
      <w:r>
        <w:rPr>
          <w:sz w:val="24"/>
        </w:rPr>
        <w:t>о</w:t>
      </w:r>
      <w:r>
        <w:rPr>
          <w:sz w:val="24"/>
          <w:lang w:val="en-US"/>
        </w:rPr>
        <w:t xml:space="preserve"> pasado </w:t>
      </w:r>
      <w:r>
        <w:rPr>
          <w:i/>
          <w:iCs/>
          <w:sz w:val="24"/>
          <w:lang w:val="en-US"/>
        </w:rPr>
        <w:t>estuve</w:t>
      </w:r>
      <w:r>
        <w:rPr>
          <w:sz w:val="24"/>
          <w:lang w:val="en-US"/>
        </w:rPr>
        <w:t xml:space="preserve"> en Cuba.               </w:t>
      </w:r>
      <w:r>
        <w:rPr>
          <w:sz w:val="24"/>
        </w:rPr>
        <w:t>В прошлом году я был на Кубе.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Наряду с этим он выполняет ряд функций вспомогательного глагола, являясь:</w:t>
      </w:r>
    </w:p>
    <w:p>
      <w:pPr>
        <w:pStyle w:val="Normal1"/>
        <w:spacing w:lineRule="auto" w:line="240"/>
        <w:ind w:firstLine="284" w:end="0"/>
        <w:rPr>
          <w:sz w:val="24"/>
        </w:rPr>
      </w:pPr>
      <w:r>
        <w:rPr>
          <w:sz w:val="24"/>
        </w:rPr>
        <w:t>а) связкой в именном сказуемом:</w:t>
      </w:r>
    </w:p>
    <w:p>
      <w:pPr>
        <w:pStyle w:val="Normal1"/>
        <w:spacing w:lineRule="auto" w:line="240"/>
        <w:ind w:firstLine="284" w:end="0"/>
        <w:rPr>
          <w:sz w:val="24"/>
          <w:lang w:val="en-US"/>
        </w:rPr>
      </w:pPr>
      <w:r>
        <w:rPr>
          <w:sz w:val="24"/>
          <w:lang w:val="en-US"/>
        </w:rPr>
        <w:t>estoy triste; el chico estd enfermo; estuvimos contentos;</w:t>
      </w:r>
    </w:p>
    <w:p>
      <w:pPr>
        <w:pStyle w:val="Normal1"/>
        <w:spacing w:lineRule="auto" w:line="240"/>
        <w:ind w:firstLine="284" w:end="0"/>
        <w:rPr>
          <w:sz w:val="24"/>
        </w:rPr>
      </w:pPr>
      <w:r>
        <w:rPr>
          <w:sz w:val="24"/>
        </w:rPr>
        <w:t>б) частью оборотов с причастием и герундием (см. § 77).</w:t>
      </w:r>
    </w:p>
    <w:p>
      <w:pPr>
        <w:pStyle w:val="Normal1"/>
        <w:spacing w:lineRule="auto" w:line="240"/>
        <w:ind w:firstLine="284" w:end="0"/>
        <w:rPr>
          <w:sz w:val="24"/>
        </w:rPr>
      </w:pPr>
      <w:r>
        <w:rPr>
          <w:sz w:val="24"/>
        </w:rPr>
      </w:r>
    </w:p>
    <w:p>
      <w:pPr>
        <w:pStyle w:val="Normal1"/>
        <w:spacing w:lineRule="auto" w:line="240"/>
        <w:ind w:firstLine="284" w:end="0"/>
        <w:jc w:val="center"/>
        <w:rPr/>
      </w:pPr>
      <w:r>
        <w:rPr>
          <w:i/>
          <w:sz w:val="24"/>
        </w:rPr>
        <w:t xml:space="preserve">2. Различия в употреблении глаголов </w:t>
      </w:r>
      <w:r>
        <w:rPr>
          <w:b/>
          <w:i/>
          <w:sz w:val="24"/>
        </w:rPr>
        <w:t>ser</w:t>
      </w:r>
      <w:r>
        <w:rPr>
          <w:i/>
          <w:sz w:val="24"/>
        </w:rPr>
        <w:t xml:space="preserve"> и </w:t>
      </w:r>
      <w:r>
        <w:rPr>
          <w:b/>
          <w:i/>
          <w:sz w:val="24"/>
        </w:rPr>
        <w:t>estar</w:t>
      </w:r>
      <w:r>
        <w:rPr>
          <w:i/>
          <w:sz w:val="24"/>
        </w:rPr>
        <w:t xml:space="preserve">  с прилагательными</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а) Глагол </w:t>
      </w:r>
      <w:r>
        <w:rPr>
          <w:b/>
          <w:sz w:val="24"/>
        </w:rPr>
        <w:t>ser</w:t>
      </w:r>
      <w:r>
        <w:rPr>
          <w:sz w:val="24"/>
        </w:rPr>
        <w:t xml:space="preserve">, употребляясь с прилагательными, обычно обозначает </w:t>
      </w:r>
      <w:r>
        <w:rPr>
          <w:spacing w:val="20"/>
          <w:sz w:val="24"/>
        </w:rPr>
        <w:t>неотъемлемое</w:t>
      </w:r>
      <w:r>
        <w:rPr>
          <w:sz w:val="24"/>
        </w:rPr>
        <w:t xml:space="preserve"> качество предмета или лица, отражающее сущность, или же, по крайней мере, качество, принимаемое за </w:t>
      </w:r>
      <w:r>
        <w:rPr>
          <w:spacing w:val="20"/>
          <w:sz w:val="24"/>
        </w:rPr>
        <w:t>постоянное</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Pedro </w:t>
      </w:r>
      <w:r>
        <w:rPr>
          <w:i/>
          <w:iCs/>
          <w:sz w:val="24"/>
          <w:lang w:val="en-US"/>
        </w:rPr>
        <w:t>es</w:t>
      </w:r>
      <w:r>
        <w:rPr>
          <w:sz w:val="24"/>
          <w:lang w:val="en-US"/>
        </w:rPr>
        <w:t xml:space="preserve"> nervioso.                  </w:t>
      </w:r>
      <w:r>
        <w:rPr>
          <w:sz w:val="24"/>
        </w:rPr>
        <w:t>Педро нервный (т.е. он нервный, раздражительный по своей на-</w:t>
      </w:r>
    </w:p>
    <w:p>
      <w:pPr>
        <w:pStyle w:val="Normal1"/>
        <w:spacing w:lineRule="auto" w:line="240"/>
        <w:ind w:firstLine="284" w:end="0"/>
        <w:rPr>
          <w:sz w:val="24"/>
        </w:rPr>
      </w:pPr>
      <w:r>
        <w:rPr>
          <w:sz w:val="24"/>
        </w:rPr>
        <w:t xml:space="preserve">                                                    </w:t>
      </w:r>
      <w:r>
        <w:rPr>
          <w:sz w:val="24"/>
        </w:rPr>
        <w:t xml:space="preserve">туре, это черта его характера). </w:t>
      </w:r>
    </w:p>
    <w:p>
      <w:pPr>
        <w:pStyle w:val="Normal1"/>
        <w:spacing w:lineRule="auto" w:line="240"/>
        <w:ind w:firstLine="284" w:end="0"/>
        <w:rPr/>
      </w:pPr>
      <w:r>
        <w:rPr>
          <w:sz w:val="24"/>
          <w:lang w:val="en-US"/>
        </w:rPr>
        <w:t xml:space="preserve">La tierra </w:t>
      </w:r>
      <w:r>
        <w:rPr>
          <w:i/>
          <w:iCs/>
          <w:sz w:val="24"/>
          <w:lang w:val="en-US"/>
        </w:rPr>
        <w:t>es</w:t>
      </w:r>
      <w:r>
        <w:rPr>
          <w:sz w:val="24"/>
          <w:lang w:val="en-US"/>
        </w:rPr>
        <w:t xml:space="preserve"> seca.                    </w:t>
      </w:r>
      <w:r>
        <w:rPr>
          <w:sz w:val="24"/>
        </w:rPr>
        <w:t>Земля сухая (т.е. она постоянно сухая, а не в какой-то момент).</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Глагол </w:t>
      </w:r>
      <w:r>
        <w:rPr>
          <w:b/>
          <w:sz w:val="24"/>
        </w:rPr>
        <w:t>estar</w:t>
      </w:r>
      <w:r>
        <w:rPr>
          <w:sz w:val="24"/>
        </w:rPr>
        <w:t xml:space="preserve">, употребляясь с прилагательными, выражает </w:t>
      </w:r>
      <w:r>
        <w:rPr>
          <w:spacing w:val="20"/>
          <w:sz w:val="24"/>
        </w:rPr>
        <w:t>временное,  преходящее</w:t>
      </w:r>
      <w:r>
        <w:rPr>
          <w:sz w:val="24"/>
        </w:rPr>
        <w:t xml:space="preserve"> качество или состояние существ и предметов, достигнутое ими в результате различных обстоятельств или действий:</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lang w:val="en-US"/>
        </w:rPr>
        <w:t xml:space="preserve">Pedro </w:t>
      </w:r>
      <w:r>
        <w:rPr>
          <w:i/>
          <w:iCs/>
          <w:sz w:val="24"/>
          <w:lang w:val="en-US"/>
        </w:rPr>
        <w:t>está</w:t>
      </w:r>
      <w:r>
        <w:rPr>
          <w:sz w:val="24"/>
          <w:lang w:val="en-US"/>
        </w:rPr>
        <w:t xml:space="preserve"> nervioso.               </w:t>
      </w:r>
      <w:r>
        <w:rPr>
          <w:sz w:val="24"/>
        </w:rPr>
        <w:t xml:space="preserve">Педро нервничает (т.е. в данный момент он чем-то раздражен, он  </w:t>
      </w:r>
    </w:p>
    <w:p>
      <w:pPr>
        <w:pStyle w:val="Normal1"/>
        <w:spacing w:lineRule="auto" w:line="240"/>
        <w:ind w:firstLine="284" w:end="0"/>
        <w:rPr>
          <w:sz w:val="24"/>
        </w:rPr>
      </w:pPr>
      <w:r>
        <w:rPr>
          <w:sz w:val="24"/>
        </w:rPr>
        <w:t xml:space="preserve">                                                     </w:t>
      </w:r>
      <w:r>
        <w:rPr>
          <w:sz w:val="24"/>
        </w:rPr>
        <w:t>находится в нервном со</w:t>
        <w:softHyphen/>
        <w:t>стоянии).</w:t>
      </w:r>
    </w:p>
    <w:p>
      <w:pPr>
        <w:pStyle w:val="Normal1"/>
        <w:spacing w:lineRule="auto" w:line="240"/>
        <w:ind w:firstLine="284" w:end="0"/>
        <w:rPr/>
      </w:pPr>
      <w:r>
        <w:rPr>
          <w:sz w:val="24"/>
          <w:lang w:val="en-US"/>
        </w:rPr>
        <w:t xml:space="preserve">La tierra </w:t>
      </w:r>
      <w:r>
        <w:rPr>
          <w:i/>
          <w:iCs/>
          <w:sz w:val="24"/>
          <w:lang w:val="en-US"/>
        </w:rPr>
        <w:t>estaba</w:t>
      </w:r>
      <w:r>
        <w:rPr>
          <w:sz w:val="24"/>
          <w:lang w:val="en-US"/>
        </w:rPr>
        <w:t xml:space="preserve"> seca.              </w:t>
      </w:r>
      <w:r>
        <w:rPr>
          <w:sz w:val="24"/>
        </w:rPr>
        <w:t>Земля была сухая (т.е. в опреде</w:t>
        <w:softHyphen/>
        <w:t xml:space="preserve">ленный момент, может быть из-за </w:t>
      </w:r>
    </w:p>
    <w:p>
      <w:pPr>
        <w:pStyle w:val="Normal1"/>
        <w:spacing w:lineRule="auto" w:line="240"/>
        <w:ind w:firstLine="284" w:end="0"/>
        <w:rPr>
          <w:sz w:val="24"/>
        </w:rPr>
      </w:pPr>
      <w:r>
        <w:rPr>
          <w:sz w:val="24"/>
        </w:rPr>
        <w:t xml:space="preserve">                                                     </w:t>
      </w:r>
      <w:r>
        <w:rPr>
          <w:sz w:val="24"/>
        </w:rPr>
        <w:t>отсутствия дождей).</w:t>
      </w:r>
    </w:p>
    <w:p>
      <w:pPr>
        <w:pStyle w:val="Normal1"/>
        <w:spacing w:lineRule="auto" w:line="240"/>
        <w:ind w:firstLine="284" w:end="0"/>
        <w:rPr>
          <w:sz w:val="24"/>
        </w:rPr>
      </w:pPr>
      <w:r>
        <w:rPr>
          <w:sz w:val="24"/>
        </w:rPr>
      </w:r>
    </w:p>
    <w:p>
      <w:pPr>
        <w:pStyle w:val="Normal1"/>
        <w:spacing w:lineRule="auto" w:line="240"/>
        <w:ind w:firstLine="284" w:end="0"/>
        <w:rPr/>
      </w:pPr>
      <w:r>
        <w:rPr>
          <w:sz w:val="24"/>
        </w:rPr>
        <w:t>в) Несколько прилагательных — их нужно запомнить — упот</w:t>
        <w:softHyphen/>
        <w:t xml:space="preserve">ребляются всегда с глаголом </w:t>
      </w:r>
      <w:r>
        <w:rPr>
          <w:b/>
          <w:sz w:val="24"/>
          <w:lang w:val="en-US"/>
        </w:rPr>
        <w:t>ser</w:t>
      </w:r>
      <w:r>
        <w:rPr>
          <w:sz w:val="24"/>
        </w:rPr>
        <w:t xml:space="preserve"> (они не могут быть именной час</w:t>
        <w:softHyphen/>
        <w:t xml:space="preserve">тью при глаголе </w:t>
      </w:r>
      <w:r>
        <w:rPr>
          <w:b/>
          <w:sz w:val="24"/>
          <w:lang w:val="en-US"/>
        </w:rPr>
        <w:t>estar</w:t>
      </w:r>
      <w:r>
        <w:rPr>
          <w:sz w:val="24"/>
        </w:rPr>
        <w:t>):</w:t>
      </w:r>
    </w:p>
    <w:p>
      <w:pPr>
        <w:pStyle w:val="Normal1"/>
        <w:spacing w:lineRule="auto" w:line="240"/>
        <w:ind w:firstLine="851" w:end="0"/>
        <w:rPr>
          <w:sz w:val="24"/>
        </w:rPr>
      </w:pPr>
      <w:r>
        <w:rPr>
          <w:sz w:val="24"/>
        </w:rPr>
      </w:r>
    </w:p>
    <w:p>
      <w:pPr>
        <w:pStyle w:val="Normal1"/>
        <w:spacing w:lineRule="auto" w:line="240"/>
        <w:ind w:firstLine="851" w:end="0"/>
        <w:rPr>
          <w:sz w:val="24"/>
          <w:lang w:val="en-US"/>
        </w:rPr>
      </w:pPr>
      <w:r>
        <w:rPr>
          <w:sz w:val="24"/>
          <w:lang w:val="en-US"/>
        </w:rPr>
        <w:t>feliz, infeliz, rico, pobre;</w:t>
      </w:r>
    </w:p>
    <w:p>
      <w:pPr>
        <w:pStyle w:val="Normal1"/>
        <w:spacing w:lineRule="auto" w:line="240"/>
        <w:ind w:firstLine="851" w:end="0"/>
        <w:rPr>
          <w:sz w:val="24"/>
          <w:lang w:val="en-US"/>
        </w:rPr>
      </w:pPr>
      <w:r>
        <w:rPr>
          <w:sz w:val="24"/>
          <w:lang w:val="en-US"/>
        </w:rPr>
        <w:t>dichoso, desdichado, desgraciado.</w:t>
      </w:r>
    </w:p>
    <w:p>
      <w:pPr>
        <w:pStyle w:val="Normal1"/>
        <w:spacing w:lineRule="auto" w:line="240"/>
        <w:ind w:firstLine="284" w:end="0"/>
        <w:rPr/>
      </w:pPr>
      <w:r>
        <w:rPr>
          <w:i/>
          <w:iCs/>
          <w:sz w:val="24"/>
          <w:lang w:val="en-US"/>
        </w:rPr>
        <w:t>Soy</w:t>
      </w:r>
      <w:r>
        <w:rPr>
          <w:i/>
          <w:iCs/>
          <w:sz w:val="24"/>
        </w:rPr>
        <w:t xml:space="preserve"> </w:t>
      </w:r>
      <w:r>
        <w:rPr>
          <w:i/>
          <w:iCs/>
          <w:sz w:val="24"/>
          <w:lang w:val="en-US"/>
        </w:rPr>
        <w:t>feliz</w:t>
      </w:r>
      <w:r>
        <w:rPr>
          <w:sz w:val="24"/>
        </w:rPr>
        <w:t xml:space="preserve"> </w:t>
      </w:r>
      <w:r>
        <w:rPr>
          <w:sz w:val="24"/>
          <w:lang w:val="en-US"/>
        </w:rPr>
        <w:t>de</w:t>
      </w:r>
      <w:r>
        <w:rPr>
          <w:sz w:val="24"/>
        </w:rPr>
        <w:t xml:space="preserve"> </w:t>
      </w:r>
      <w:r>
        <w:rPr>
          <w:sz w:val="24"/>
          <w:lang w:val="en-US"/>
        </w:rPr>
        <w:t>haberle</w:t>
      </w:r>
      <w:r>
        <w:rPr>
          <w:sz w:val="24"/>
        </w:rPr>
        <w:t xml:space="preserve"> </w:t>
      </w:r>
      <w:r>
        <w:rPr>
          <w:sz w:val="24"/>
          <w:lang w:val="en-US"/>
        </w:rPr>
        <w:t>visto</w:t>
      </w:r>
      <w:r>
        <w:rPr>
          <w:sz w:val="24"/>
        </w:rPr>
        <w:t xml:space="preserve"> (но не </w:t>
      </w:r>
      <w:r>
        <w:rPr>
          <w:sz w:val="24"/>
          <w:lang w:val="en-US"/>
        </w:rPr>
        <w:t>estoy</w:t>
      </w:r>
      <w:r>
        <w:rPr>
          <w:sz w:val="24"/>
        </w:rPr>
        <w:t xml:space="preserve"> </w:t>
      </w:r>
      <w:r>
        <w:rPr>
          <w:sz w:val="24"/>
          <w:lang w:val="en-US"/>
        </w:rPr>
        <w:t>feliz</w:t>
      </w:r>
      <w:r>
        <w:rPr>
          <w:sz w:val="24"/>
        </w:rPr>
        <w:t>, хотя и выражается вре</w:t>
        <w:softHyphen/>
        <w:t>менное состояние).</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г) Необходимо помнить также некоторые из тех прилагательных, которые меняют смысл в зависимости от употребления с глаголами </w:t>
      </w:r>
      <w:r>
        <w:rPr>
          <w:b/>
          <w:bCs/>
          <w:sz w:val="24"/>
        </w:rPr>
        <w:t>ser</w:t>
      </w:r>
      <w:r>
        <w:rPr>
          <w:sz w:val="24"/>
        </w:rPr>
        <w:t xml:space="preserve"> или </w:t>
      </w:r>
      <w:r>
        <w:rPr>
          <w:b/>
          <w:bCs/>
          <w:sz w:val="24"/>
        </w:rPr>
        <w:t>estar</w:t>
      </w:r>
      <w:r>
        <w:rPr>
          <w:sz w:val="24"/>
        </w:rPr>
        <w:t>:</w:t>
      </w:r>
    </w:p>
    <w:p>
      <w:pPr>
        <w:pStyle w:val="Normal1"/>
        <w:spacing w:lineRule="auto" w:line="240"/>
        <w:ind w:firstLine="284" w:end="0"/>
        <w:rPr>
          <w:sz w:val="24"/>
        </w:rPr>
      </w:pPr>
      <w:r>
        <w:rPr>
          <w:sz w:val="24"/>
        </w:rPr>
      </w:r>
    </w:p>
    <w:tbl>
      <w:tblPr>
        <w:tblW w:w="10245" w:type="dxa"/>
        <w:jc w:val="start"/>
        <w:tblInd w:w="321" w:type="dxa"/>
        <w:tblLayout w:type="fixed"/>
        <w:tblCellMar>
          <w:top w:w="0" w:type="dxa"/>
          <w:start w:w="108" w:type="dxa"/>
          <w:bottom w:w="0" w:type="dxa"/>
          <w:end w:w="108" w:type="dxa"/>
        </w:tblCellMar>
      </w:tblPr>
      <w:tblGrid>
        <w:gridCol w:w="2295"/>
        <w:gridCol w:w="7950"/>
      </w:tblGrid>
      <w:tr>
        <w:trPr>
          <w:trHeight w:val="8415" w:hRule="atLeast"/>
        </w:trPr>
        <w:tc>
          <w:tcPr>
            <w:tcW w:w="2295" w:type="dxa"/>
            <w:tcBorders/>
          </w:tcPr>
          <w:p>
            <w:pPr>
              <w:pStyle w:val="Normal1"/>
              <w:spacing w:lineRule="auto" w:line="240"/>
              <w:ind w:firstLine="284" w:end="0"/>
              <w:rPr>
                <w:sz w:val="24"/>
                <w:lang w:val="en-US"/>
              </w:rPr>
            </w:pPr>
            <w:r>
              <w:rPr>
                <w:sz w:val="24"/>
                <w:lang w:val="en-US"/>
              </w:rPr>
              <w:t>ser bueno</w:t>
            </w:r>
          </w:p>
          <w:p>
            <w:pPr>
              <w:pStyle w:val="Normal1"/>
              <w:spacing w:lineRule="auto" w:line="240"/>
              <w:ind w:firstLine="284" w:end="0"/>
              <w:rPr>
                <w:sz w:val="24"/>
                <w:lang w:val="en-US"/>
              </w:rPr>
            </w:pPr>
            <w:r>
              <w:rPr>
                <w:sz w:val="24"/>
                <w:lang w:val="en-US"/>
              </w:rPr>
              <w:t>estar bueno</w:t>
            </w:r>
          </w:p>
          <w:p>
            <w:pPr>
              <w:pStyle w:val="Normal1"/>
              <w:spacing w:lineRule="auto" w:line="240"/>
              <w:ind w:firstLine="284" w:end="0"/>
              <w:rPr>
                <w:sz w:val="24"/>
                <w:lang w:val="en-US"/>
              </w:rPr>
            </w:pPr>
            <w:r>
              <w:rPr>
                <w:sz w:val="24"/>
                <w:lang w:val="en-US"/>
              </w:rPr>
              <w:t>ser malo</w:t>
            </w:r>
          </w:p>
          <w:p>
            <w:pPr>
              <w:pStyle w:val="Normal1"/>
              <w:spacing w:lineRule="auto" w:line="240"/>
              <w:ind w:firstLine="284" w:end="0"/>
              <w:rPr>
                <w:sz w:val="24"/>
                <w:lang w:val="en-US"/>
              </w:rPr>
            </w:pPr>
            <w:r>
              <w:rPr>
                <w:sz w:val="24"/>
                <w:lang w:val="en-US"/>
              </w:rPr>
              <w:t>estar malo</w:t>
            </w:r>
          </w:p>
          <w:p>
            <w:pPr>
              <w:pStyle w:val="Normal1"/>
              <w:spacing w:lineRule="auto" w:line="240"/>
              <w:ind w:firstLine="284" w:end="0"/>
              <w:rPr>
                <w:sz w:val="24"/>
                <w:lang w:val="en-US"/>
              </w:rPr>
            </w:pPr>
            <w:r>
              <w:rPr>
                <w:sz w:val="24"/>
                <w:lang w:val="en-US"/>
              </w:rPr>
              <w:t>ser borracho</w:t>
            </w:r>
          </w:p>
          <w:p>
            <w:pPr>
              <w:pStyle w:val="Normal1"/>
              <w:spacing w:lineRule="auto" w:line="240"/>
              <w:ind w:firstLine="284" w:end="0"/>
              <w:rPr>
                <w:sz w:val="24"/>
                <w:lang w:val="en-US"/>
              </w:rPr>
            </w:pPr>
            <w:r>
              <w:rPr>
                <w:sz w:val="24"/>
                <w:lang w:val="en-US"/>
              </w:rPr>
              <w:t>estar borracho</w:t>
            </w:r>
          </w:p>
          <w:p>
            <w:pPr>
              <w:pStyle w:val="Normal1"/>
              <w:spacing w:lineRule="auto" w:line="240"/>
              <w:ind w:firstLine="284" w:end="0"/>
              <w:rPr>
                <w:sz w:val="24"/>
                <w:lang w:val="en-US"/>
              </w:rPr>
            </w:pPr>
            <w:r>
              <w:rPr>
                <w:sz w:val="24"/>
                <w:lang w:val="en-US"/>
              </w:rPr>
              <w:t>ser callado</w:t>
            </w:r>
          </w:p>
          <w:p>
            <w:pPr>
              <w:pStyle w:val="Normal1"/>
              <w:spacing w:lineRule="auto" w:line="240"/>
              <w:ind w:firstLine="284" w:end="0"/>
              <w:rPr>
                <w:sz w:val="24"/>
                <w:lang w:val="en-US"/>
              </w:rPr>
            </w:pPr>
            <w:r>
              <w:rPr>
                <w:sz w:val="24"/>
                <w:lang w:val="en-US"/>
              </w:rPr>
              <w:t>estar callado</w:t>
            </w:r>
          </w:p>
          <w:p>
            <w:pPr>
              <w:pStyle w:val="Normal1"/>
              <w:spacing w:lineRule="auto" w:line="240"/>
              <w:ind w:firstLine="284" w:end="0"/>
              <w:rPr>
                <w:sz w:val="24"/>
                <w:lang w:val="en-US"/>
              </w:rPr>
            </w:pPr>
            <w:r>
              <w:rPr>
                <w:sz w:val="24"/>
                <w:lang w:val="en-US"/>
              </w:rPr>
              <w:t>ser cansado</w:t>
            </w:r>
          </w:p>
          <w:p>
            <w:pPr>
              <w:pStyle w:val="Normal1"/>
              <w:spacing w:lineRule="auto" w:line="240"/>
              <w:ind w:firstLine="284" w:end="0"/>
              <w:rPr>
                <w:sz w:val="24"/>
                <w:lang w:val="en-US"/>
              </w:rPr>
            </w:pPr>
            <w:r>
              <w:rPr>
                <w:sz w:val="24"/>
                <w:lang w:val="en-US"/>
              </w:rPr>
              <w:t>estar cansado</w:t>
            </w:r>
          </w:p>
          <w:p>
            <w:pPr>
              <w:pStyle w:val="Normal1"/>
              <w:spacing w:lineRule="auto" w:line="240"/>
              <w:ind w:firstLine="284" w:end="0"/>
              <w:rPr>
                <w:sz w:val="24"/>
                <w:lang w:val="en-US"/>
              </w:rPr>
            </w:pPr>
            <w:r>
              <w:rPr>
                <w:sz w:val="24"/>
                <w:lang w:val="en-US"/>
              </w:rPr>
              <w:t>ser ciego</w:t>
            </w:r>
          </w:p>
          <w:p>
            <w:pPr>
              <w:pStyle w:val="Normal1"/>
              <w:spacing w:lineRule="auto" w:line="240"/>
              <w:ind w:firstLine="284" w:end="0"/>
              <w:rPr>
                <w:sz w:val="24"/>
                <w:lang w:val="en-US"/>
              </w:rPr>
            </w:pPr>
            <w:r>
              <w:rPr>
                <w:sz w:val="24"/>
                <w:lang w:val="en-US"/>
              </w:rPr>
              <w:t>estar ciego</w:t>
            </w:r>
          </w:p>
          <w:p>
            <w:pPr>
              <w:pStyle w:val="Normal1"/>
              <w:spacing w:lineRule="auto" w:line="240"/>
              <w:ind w:firstLine="284" w:end="0"/>
              <w:rPr>
                <w:sz w:val="24"/>
                <w:lang w:val="en-US"/>
              </w:rPr>
            </w:pPr>
            <w:r>
              <w:rPr>
                <w:sz w:val="24"/>
                <w:lang w:val="en-US"/>
              </w:rPr>
              <w:t>ser débil</w:t>
            </w:r>
          </w:p>
          <w:p>
            <w:pPr>
              <w:pStyle w:val="Normal1"/>
              <w:spacing w:lineRule="auto" w:line="240"/>
              <w:ind w:firstLine="284" w:end="0"/>
              <w:rPr>
                <w:sz w:val="24"/>
                <w:lang w:val="en-US"/>
              </w:rPr>
            </w:pPr>
            <w:r>
              <w:rPr>
                <w:sz w:val="24"/>
                <w:lang w:val="en-US"/>
              </w:rPr>
              <w:t>estar débil</w:t>
            </w:r>
          </w:p>
          <w:p>
            <w:pPr>
              <w:pStyle w:val="Normal1"/>
              <w:spacing w:lineRule="auto" w:line="240"/>
              <w:ind w:firstLine="284" w:end="0"/>
              <w:rPr>
                <w:sz w:val="24"/>
                <w:lang w:val="en-US"/>
              </w:rPr>
            </w:pPr>
            <w:r>
              <w:rPr>
                <w:sz w:val="24"/>
                <w:lang w:val="en-US"/>
              </w:rPr>
              <w:t>ser enfermo</w:t>
            </w:r>
          </w:p>
          <w:p>
            <w:pPr>
              <w:pStyle w:val="Normal1"/>
              <w:spacing w:lineRule="auto" w:line="240"/>
              <w:ind w:firstLine="284" w:end="0"/>
              <w:rPr>
                <w:sz w:val="24"/>
                <w:lang w:val="en-US"/>
              </w:rPr>
            </w:pPr>
            <w:r>
              <w:rPr>
                <w:sz w:val="24"/>
                <w:lang w:val="en-US"/>
              </w:rPr>
              <w:t>estar enfermo</w:t>
            </w:r>
          </w:p>
          <w:p>
            <w:pPr>
              <w:pStyle w:val="Normal1"/>
              <w:spacing w:lineRule="auto" w:line="240"/>
              <w:ind w:firstLine="284" w:end="0"/>
              <w:rPr>
                <w:sz w:val="24"/>
                <w:lang w:val="en-US"/>
              </w:rPr>
            </w:pPr>
            <w:r>
              <w:rPr>
                <w:sz w:val="24"/>
                <w:lang w:val="en-US"/>
              </w:rPr>
              <w:t>ser grave</w:t>
            </w:r>
          </w:p>
          <w:p>
            <w:pPr>
              <w:pStyle w:val="Normal1"/>
              <w:spacing w:lineRule="auto" w:line="240"/>
              <w:ind w:firstLine="284" w:end="0"/>
              <w:rPr>
                <w:sz w:val="24"/>
                <w:lang w:val="en-US"/>
              </w:rPr>
            </w:pPr>
            <w:r>
              <w:rPr>
                <w:sz w:val="24"/>
                <w:lang w:val="en-US"/>
              </w:rPr>
              <w:t>estar grave</w:t>
            </w:r>
          </w:p>
          <w:p>
            <w:pPr>
              <w:pStyle w:val="Normal1"/>
              <w:spacing w:lineRule="auto" w:line="240"/>
              <w:ind w:firstLine="284" w:end="0"/>
              <w:rPr>
                <w:sz w:val="24"/>
                <w:lang w:val="en-US"/>
              </w:rPr>
            </w:pPr>
            <w:r>
              <w:rPr>
                <w:sz w:val="24"/>
                <w:lang w:val="en-US"/>
              </w:rPr>
              <w:t>ser listo</w:t>
            </w:r>
          </w:p>
          <w:p>
            <w:pPr>
              <w:pStyle w:val="Normal1"/>
              <w:spacing w:lineRule="auto" w:line="240"/>
              <w:ind w:firstLine="284" w:end="0"/>
              <w:rPr>
                <w:sz w:val="24"/>
                <w:lang w:val="en-US"/>
              </w:rPr>
            </w:pPr>
            <w:r>
              <w:rPr>
                <w:sz w:val="24"/>
                <w:lang w:val="en-US"/>
              </w:rPr>
              <w:t>estar listo</w:t>
            </w:r>
          </w:p>
          <w:p>
            <w:pPr>
              <w:pStyle w:val="Normal1"/>
              <w:spacing w:lineRule="auto" w:line="240"/>
              <w:ind w:firstLine="284" w:end="0"/>
              <w:rPr>
                <w:sz w:val="24"/>
                <w:lang w:val="en-US"/>
              </w:rPr>
            </w:pPr>
            <w:r>
              <w:rPr>
                <w:sz w:val="24"/>
                <w:lang w:val="en-US"/>
              </w:rPr>
              <w:t>ser loco</w:t>
            </w:r>
          </w:p>
          <w:p>
            <w:pPr>
              <w:pStyle w:val="Normal1"/>
              <w:spacing w:lineRule="auto" w:line="240"/>
              <w:ind w:firstLine="284" w:end="0"/>
              <w:rPr>
                <w:sz w:val="24"/>
                <w:lang w:val="en-US"/>
              </w:rPr>
            </w:pPr>
            <w:r>
              <w:rPr>
                <w:sz w:val="24"/>
                <w:lang w:val="en-US"/>
              </w:rPr>
              <w:t>estar loco</w:t>
            </w:r>
          </w:p>
          <w:p>
            <w:pPr>
              <w:pStyle w:val="Normal1"/>
              <w:spacing w:lineRule="auto" w:line="240"/>
              <w:ind w:firstLine="284" w:end="0"/>
              <w:rPr>
                <w:sz w:val="24"/>
                <w:lang w:val="en-US"/>
              </w:rPr>
            </w:pPr>
            <w:r>
              <w:rPr>
                <w:sz w:val="24"/>
                <w:lang w:val="en-US"/>
              </w:rPr>
              <w:t>ser pálido</w:t>
            </w:r>
          </w:p>
          <w:p>
            <w:pPr>
              <w:pStyle w:val="Normal1"/>
              <w:spacing w:lineRule="auto" w:line="240"/>
              <w:ind w:firstLine="284" w:end="0"/>
              <w:rPr>
                <w:sz w:val="24"/>
                <w:lang w:val="en-US"/>
              </w:rPr>
            </w:pPr>
            <w:r>
              <w:rPr>
                <w:sz w:val="24"/>
                <w:lang w:val="en-US"/>
              </w:rPr>
              <w:t>estar pálido</w:t>
            </w:r>
          </w:p>
          <w:p>
            <w:pPr>
              <w:pStyle w:val="Normal1"/>
              <w:spacing w:lineRule="auto" w:line="240"/>
              <w:ind w:firstLine="284" w:end="0"/>
              <w:rPr>
                <w:sz w:val="24"/>
                <w:lang w:val="en-US"/>
              </w:rPr>
            </w:pPr>
            <w:r>
              <w:rPr>
                <w:sz w:val="24"/>
                <w:lang w:val="en-US"/>
              </w:rPr>
              <w:t>ser triste</w:t>
            </w:r>
          </w:p>
          <w:p>
            <w:pPr>
              <w:pStyle w:val="Normal1"/>
              <w:spacing w:lineRule="auto" w:line="240"/>
              <w:ind w:firstLine="284" w:end="0"/>
              <w:rPr>
                <w:sz w:val="24"/>
                <w:lang w:val="en-US"/>
              </w:rPr>
            </w:pPr>
            <w:r>
              <w:rPr>
                <w:sz w:val="24"/>
                <w:lang w:val="en-US"/>
              </w:rPr>
              <w:t>estar triste</w:t>
            </w:r>
          </w:p>
          <w:p>
            <w:pPr>
              <w:pStyle w:val="Normal1"/>
              <w:spacing w:lineRule="auto" w:line="240"/>
              <w:ind w:firstLine="284" w:end="0"/>
              <w:rPr>
                <w:sz w:val="24"/>
                <w:lang w:val="en-US"/>
              </w:rPr>
            </w:pPr>
            <w:r>
              <w:rPr>
                <w:sz w:val="24"/>
                <w:lang w:val="en-US"/>
              </w:rPr>
              <w:t>ser verde</w:t>
            </w:r>
          </w:p>
          <w:p>
            <w:pPr>
              <w:pStyle w:val="Normal1"/>
              <w:spacing w:lineRule="auto" w:line="240"/>
              <w:ind w:firstLine="284" w:end="0"/>
              <w:rPr>
                <w:sz w:val="24"/>
                <w:lang w:val="en-US"/>
              </w:rPr>
            </w:pPr>
            <w:r>
              <w:rPr>
                <w:sz w:val="24"/>
                <w:lang w:val="en-US"/>
              </w:rPr>
              <w:t>estar verde</w:t>
            </w:r>
          </w:p>
          <w:p>
            <w:pPr>
              <w:pStyle w:val="Normal1"/>
              <w:spacing w:lineRule="auto" w:line="240"/>
              <w:ind w:firstLine="284" w:end="0"/>
              <w:rPr>
                <w:sz w:val="24"/>
                <w:lang w:val="en-US"/>
              </w:rPr>
            </w:pPr>
            <w:r>
              <w:rPr>
                <w:sz w:val="24"/>
                <w:lang w:val="en-US"/>
              </w:rPr>
              <w:t>ser vivo</w:t>
            </w:r>
          </w:p>
          <w:p>
            <w:pPr>
              <w:pStyle w:val="Normal1"/>
              <w:spacing w:lineRule="auto" w:line="240"/>
              <w:ind w:firstLine="284" w:end="0"/>
              <w:rPr>
                <w:sz w:val="24"/>
                <w:lang w:val="en-US"/>
              </w:rPr>
            </w:pPr>
            <w:r>
              <w:rPr>
                <w:sz w:val="24"/>
                <w:lang w:val="en-US"/>
              </w:rPr>
              <w:t>estar vivo</w:t>
            </w:r>
          </w:p>
          <w:p>
            <w:pPr>
              <w:pStyle w:val="Normal1"/>
              <w:rPr>
                <w:sz w:val="24"/>
                <w:lang w:val="en-US"/>
              </w:rPr>
            </w:pPr>
            <w:r>
              <w:rPr>
                <w:sz w:val="24"/>
                <w:lang w:val="en-US"/>
              </w:rPr>
            </w:r>
          </w:p>
        </w:tc>
        <w:tc>
          <w:tcPr>
            <w:tcW w:w="7950" w:type="dxa"/>
            <w:tcBorders/>
          </w:tcPr>
          <w:p>
            <w:pPr>
              <w:pStyle w:val="Normal1"/>
              <w:spacing w:lineRule="auto" w:line="240"/>
              <w:rPr/>
            </w:pPr>
            <w:r>
              <w:rPr>
                <w:sz w:val="24"/>
              </w:rPr>
              <w:t xml:space="preserve">— </w:t>
            </w:r>
            <w:r>
              <w:rPr>
                <w:sz w:val="24"/>
              </w:rPr>
              <w:t>быть добрым</w:t>
            </w:r>
          </w:p>
          <w:p>
            <w:pPr>
              <w:pStyle w:val="Normal1"/>
              <w:spacing w:lineRule="auto" w:line="240"/>
              <w:rPr>
                <w:sz w:val="24"/>
              </w:rPr>
            </w:pPr>
            <w:r>
              <w:rPr>
                <w:sz w:val="24"/>
              </w:rPr>
              <w:t xml:space="preserve">— </w:t>
            </w:r>
            <w:r>
              <w:rPr>
                <w:sz w:val="24"/>
              </w:rPr>
              <w:t xml:space="preserve">быть здоровым, чувствовать себя хорошо </w:t>
            </w:r>
          </w:p>
          <w:p>
            <w:pPr>
              <w:pStyle w:val="Normal1"/>
              <w:spacing w:lineRule="auto" w:line="240"/>
              <w:rPr>
                <w:sz w:val="24"/>
              </w:rPr>
            </w:pPr>
            <w:r>
              <w:rPr>
                <w:sz w:val="24"/>
              </w:rPr>
              <w:t xml:space="preserve">— </w:t>
            </w:r>
            <w:r>
              <w:rPr>
                <w:sz w:val="24"/>
              </w:rPr>
              <w:t xml:space="preserve">быть злым, плохим </w:t>
            </w:r>
          </w:p>
          <w:p>
            <w:pPr>
              <w:pStyle w:val="Normal1"/>
              <w:spacing w:lineRule="auto" w:line="240"/>
              <w:rPr>
                <w:sz w:val="24"/>
              </w:rPr>
            </w:pPr>
            <w:r>
              <w:rPr>
                <w:sz w:val="24"/>
              </w:rPr>
              <w:t xml:space="preserve">— </w:t>
            </w:r>
            <w:r>
              <w:rPr>
                <w:sz w:val="24"/>
              </w:rPr>
              <w:t xml:space="preserve">быть больным, чувствовать себя плохо </w:t>
            </w:r>
          </w:p>
          <w:p>
            <w:pPr>
              <w:pStyle w:val="Normal1"/>
              <w:spacing w:lineRule="auto" w:line="240"/>
              <w:rPr>
                <w:sz w:val="24"/>
              </w:rPr>
            </w:pPr>
            <w:r>
              <w:rPr>
                <w:sz w:val="24"/>
              </w:rPr>
              <w:t xml:space="preserve">— </w:t>
            </w:r>
            <w:r>
              <w:rPr>
                <w:sz w:val="24"/>
              </w:rPr>
              <w:t xml:space="preserve">быть пьяницей </w:t>
            </w:r>
          </w:p>
          <w:p>
            <w:pPr>
              <w:pStyle w:val="Normal1"/>
              <w:spacing w:lineRule="auto" w:line="240"/>
              <w:rPr>
                <w:sz w:val="24"/>
              </w:rPr>
            </w:pPr>
            <w:r>
              <w:rPr>
                <w:sz w:val="24"/>
              </w:rPr>
              <w:t xml:space="preserve">— </w:t>
            </w:r>
            <w:r>
              <w:rPr>
                <w:sz w:val="24"/>
              </w:rPr>
              <w:t xml:space="preserve">быть пьяным </w:t>
            </w:r>
          </w:p>
          <w:p>
            <w:pPr>
              <w:pStyle w:val="Normal1"/>
              <w:spacing w:lineRule="auto" w:line="240"/>
              <w:rPr>
                <w:sz w:val="24"/>
              </w:rPr>
            </w:pPr>
            <w:r>
              <w:rPr>
                <w:sz w:val="24"/>
              </w:rPr>
              <w:t xml:space="preserve">— </w:t>
            </w:r>
            <w:r>
              <w:rPr>
                <w:sz w:val="24"/>
              </w:rPr>
              <w:t xml:space="preserve">быть скрытным </w:t>
            </w:r>
          </w:p>
          <w:p>
            <w:pPr>
              <w:pStyle w:val="Normal1"/>
              <w:spacing w:lineRule="auto" w:line="240"/>
              <w:rPr>
                <w:sz w:val="24"/>
              </w:rPr>
            </w:pPr>
            <w:r>
              <w:rPr>
                <w:sz w:val="24"/>
              </w:rPr>
              <w:t xml:space="preserve">— </w:t>
            </w:r>
            <w:r>
              <w:rPr>
                <w:sz w:val="24"/>
              </w:rPr>
              <w:t xml:space="preserve">быть молчаливым, молчать </w:t>
            </w:r>
          </w:p>
          <w:p>
            <w:pPr>
              <w:pStyle w:val="Normal1"/>
              <w:spacing w:lineRule="auto" w:line="240"/>
              <w:rPr>
                <w:sz w:val="24"/>
              </w:rPr>
            </w:pPr>
            <w:r>
              <w:rPr>
                <w:sz w:val="24"/>
              </w:rPr>
              <w:t xml:space="preserve">— </w:t>
            </w:r>
            <w:r>
              <w:rPr>
                <w:sz w:val="24"/>
              </w:rPr>
              <w:t xml:space="preserve">быть утомительным, назойливым </w:t>
            </w:r>
          </w:p>
          <w:p>
            <w:pPr>
              <w:pStyle w:val="Normal1"/>
              <w:spacing w:lineRule="auto" w:line="240"/>
              <w:rPr>
                <w:sz w:val="24"/>
              </w:rPr>
            </w:pPr>
            <w:r>
              <w:rPr>
                <w:sz w:val="24"/>
              </w:rPr>
              <w:t xml:space="preserve">— </w:t>
            </w:r>
            <w:r>
              <w:rPr>
                <w:sz w:val="24"/>
              </w:rPr>
              <w:t xml:space="preserve">быть утомленным, усталым </w:t>
            </w:r>
          </w:p>
          <w:p>
            <w:pPr>
              <w:pStyle w:val="Normal1"/>
              <w:spacing w:lineRule="auto" w:line="240"/>
              <w:rPr>
                <w:sz w:val="24"/>
              </w:rPr>
            </w:pPr>
            <w:r>
              <w:rPr>
                <w:sz w:val="24"/>
              </w:rPr>
              <w:t xml:space="preserve">— </w:t>
            </w:r>
            <w:r>
              <w:rPr>
                <w:sz w:val="24"/>
              </w:rPr>
              <w:t xml:space="preserve">быть слепым </w:t>
            </w:r>
          </w:p>
          <w:p>
            <w:pPr>
              <w:pStyle w:val="Normal1"/>
              <w:spacing w:lineRule="auto" w:line="240"/>
              <w:rPr>
                <w:sz w:val="24"/>
              </w:rPr>
            </w:pPr>
            <w:r>
              <w:rPr>
                <w:sz w:val="24"/>
              </w:rPr>
              <w:t xml:space="preserve">— </w:t>
            </w:r>
            <w:r>
              <w:rPr>
                <w:sz w:val="24"/>
              </w:rPr>
              <w:t xml:space="preserve">быть ослепленным, ослепнуть </w:t>
            </w:r>
          </w:p>
          <w:p>
            <w:pPr>
              <w:pStyle w:val="Normal1"/>
              <w:spacing w:lineRule="auto" w:line="240"/>
              <w:rPr>
                <w:sz w:val="24"/>
              </w:rPr>
            </w:pPr>
            <w:r>
              <w:rPr>
                <w:sz w:val="24"/>
              </w:rPr>
              <w:t xml:space="preserve">— </w:t>
            </w:r>
            <w:r>
              <w:rPr>
                <w:sz w:val="24"/>
              </w:rPr>
              <w:t xml:space="preserve">быть слабым, немощным </w:t>
            </w:r>
          </w:p>
          <w:p>
            <w:pPr>
              <w:pStyle w:val="Normal1"/>
              <w:spacing w:lineRule="auto" w:line="240"/>
              <w:rPr>
                <w:sz w:val="24"/>
              </w:rPr>
            </w:pPr>
            <w:r>
              <w:rPr>
                <w:sz w:val="24"/>
              </w:rPr>
              <w:t xml:space="preserve">— </w:t>
            </w:r>
            <w:r>
              <w:rPr>
                <w:sz w:val="24"/>
              </w:rPr>
              <w:t xml:space="preserve">быть расслабленным, ослабеть </w:t>
            </w:r>
          </w:p>
          <w:p>
            <w:pPr>
              <w:pStyle w:val="Normal1"/>
              <w:spacing w:lineRule="auto" w:line="240"/>
              <w:rPr>
                <w:sz w:val="24"/>
              </w:rPr>
            </w:pPr>
            <w:r>
              <w:rPr>
                <w:sz w:val="24"/>
              </w:rPr>
              <w:t xml:space="preserve">— </w:t>
            </w:r>
            <w:r>
              <w:rPr>
                <w:sz w:val="24"/>
              </w:rPr>
              <w:t xml:space="preserve">быть болезненным </w:t>
            </w:r>
          </w:p>
          <w:p>
            <w:pPr>
              <w:pStyle w:val="Normal1"/>
              <w:spacing w:lineRule="auto" w:line="240"/>
              <w:rPr>
                <w:sz w:val="24"/>
              </w:rPr>
            </w:pPr>
            <w:r>
              <w:rPr>
                <w:sz w:val="24"/>
              </w:rPr>
              <w:t xml:space="preserve">— </w:t>
            </w:r>
            <w:r>
              <w:rPr>
                <w:sz w:val="24"/>
              </w:rPr>
              <w:t xml:space="preserve">быть больным, болеть </w:t>
            </w:r>
          </w:p>
          <w:p>
            <w:pPr>
              <w:pStyle w:val="Normal1"/>
              <w:spacing w:lineRule="auto" w:line="240"/>
              <w:rPr>
                <w:sz w:val="24"/>
              </w:rPr>
            </w:pPr>
            <w:r>
              <w:rPr>
                <w:sz w:val="24"/>
              </w:rPr>
              <w:t xml:space="preserve">— </w:t>
            </w:r>
            <w:r>
              <w:rPr>
                <w:sz w:val="24"/>
              </w:rPr>
              <w:t xml:space="preserve">быть серьезным </w:t>
            </w:r>
          </w:p>
          <w:p>
            <w:pPr>
              <w:pStyle w:val="Normal1"/>
              <w:spacing w:lineRule="auto" w:line="240"/>
              <w:rPr>
                <w:sz w:val="24"/>
              </w:rPr>
            </w:pPr>
            <w:r>
              <w:rPr>
                <w:sz w:val="24"/>
              </w:rPr>
              <w:t xml:space="preserve">— </w:t>
            </w:r>
            <w:r>
              <w:rPr>
                <w:sz w:val="24"/>
              </w:rPr>
              <w:t xml:space="preserve">быть серьезно больным </w:t>
            </w:r>
          </w:p>
          <w:p>
            <w:pPr>
              <w:pStyle w:val="Normal1"/>
              <w:spacing w:lineRule="auto" w:line="240"/>
              <w:rPr>
                <w:sz w:val="24"/>
              </w:rPr>
            </w:pPr>
            <w:r>
              <w:rPr>
                <w:sz w:val="24"/>
              </w:rPr>
              <w:t xml:space="preserve">— </w:t>
            </w:r>
            <w:r>
              <w:rPr>
                <w:sz w:val="24"/>
              </w:rPr>
              <w:t xml:space="preserve">быть сообразительным, сметливым </w:t>
            </w:r>
          </w:p>
          <w:p>
            <w:pPr>
              <w:pStyle w:val="Normal1"/>
              <w:spacing w:lineRule="auto" w:line="240"/>
              <w:rPr>
                <w:sz w:val="24"/>
              </w:rPr>
            </w:pPr>
            <w:r>
              <w:rPr>
                <w:sz w:val="24"/>
              </w:rPr>
              <w:t xml:space="preserve">— </w:t>
            </w:r>
            <w:r>
              <w:rPr>
                <w:sz w:val="24"/>
              </w:rPr>
              <w:t>быть готовым к чему-либо</w:t>
            </w:r>
          </w:p>
          <w:p>
            <w:pPr>
              <w:pStyle w:val="Normal1"/>
              <w:spacing w:lineRule="auto" w:line="240"/>
              <w:rPr>
                <w:sz w:val="24"/>
              </w:rPr>
            </w:pPr>
            <w:r>
              <w:rPr>
                <w:sz w:val="24"/>
              </w:rPr>
              <w:t xml:space="preserve">— </w:t>
            </w:r>
            <w:r>
              <w:rPr>
                <w:sz w:val="24"/>
              </w:rPr>
              <w:t>быть сумасшедшим, безумным</w:t>
            </w:r>
          </w:p>
          <w:p>
            <w:pPr>
              <w:pStyle w:val="Normal1"/>
              <w:spacing w:lineRule="auto" w:line="240"/>
              <w:rPr>
                <w:sz w:val="24"/>
              </w:rPr>
            </w:pPr>
            <w:r>
              <w:rPr>
                <w:sz w:val="24"/>
              </w:rPr>
              <w:t xml:space="preserve">— </w:t>
            </w:r>
            <w:r>
              <w:rPr>
                <w:sz w:val="24"/>
              </w:rPr>
              <w:t>быть разгневанным, быть в ярости от чего-либо</w:t>
            </w:r>
          </w:p>
          <w:p>
            <w:pPr>
              <w:pStyle w:val="Normal1"/>
              <w:spacing w:lineRule="auto" w:line="240"/>
              <w:rPr>
                <w:sz w:val="24"/>
              </w:rPr>
            </w:pPr>
            <w:r>
              <w:rPr>
                <w:sz w:val="24"/>
              </w:rPr>
              <w:t xml:space="preserve">— </w:t>
            </w:r>
            <w:r>
              <w:rPr>
                <w:sz w:val="24"/>
              </w:rPr>
              <w:t>быть блеклым, невыразительным</w:t>
            </w:r>
          </w:p>
          <w:p>
            <w:pPr>
              <w:pStyle w:val="Normal1"/>
              <w:spacing w:lineRule="auto" w:line="240"/>
              <w:rPr>
                <w:sz w:val="24"/>
              </w:rPr>
            </w:pPr>
            <w:r>
              <w:rPr>
                <w:sz w:val="24"/>
              </w:rPr>
              <w:t xml:space="preserve">— </w:t>
            </w:r>
            <w:r>
              <w:rPr>
                <w:sz w:val="24"/>
              </w:rPr>
              <w:t xml:space="preserve">быть бледным </w:t>
            </w:r>
          </w:p>
          <w:p>
            <w:pPr>
              <w:pStyle w:val="Normal1"/>
              <w:spacing w:lineRule="auto" w:line="240"/>
              <w:rPr>
                <w:sz w:val="24"/>
              </w:rPr>
            </w:pPr>
            <w:r>
              <w:rPr>
                <w:sz w:val="24"/>
              </w:rPr>
              <w:t xml:space="preserve">— </w:t>
            </w:r>
            <w:r>
              <w:rPr>
                <w:sz w:val="24"/>
              </w:rPr>
              <w:t>быть унылым, жалким, несчастным</w:t>
            </w:r>
          </w:p>
          <w:p>
            <w:pPr>
              <w:pStyle w:val="Normal1"/>
              <w:spacing w:lineRule="auto" w:line="240"/>
              <w:rPr>
                <w:sz w:val="24"/>
              </w:rPr>
            </w:pPr>
            <w:r>
              <w:rPr>
                <w:sz w:val="24"/>
              </w:rPr>
              <w:t xml:space="preserve">— </w:t>
            </w:r>
            <w:r>
              <w:rPr>
                <w:sz w:val="24"/>
              </w:rPr>
              <w:t>быть грустным, опечалиться</w:t>
            </w:r>
          </w:p>
          <w:p>
            <w:pPr>
              <w:pStyle w:val="Normal1"/>
              <w:spacing w:lineRule="auto" w:line="240"/>
              <w:rPr>
                <w:sz w:val="24"/>
              </w:rPr>
            </w:pPr>
            <w:r>
              <w:rPr>
                <w:sz w:val="24"/>
              </w:rPr>
              <w:t xml:space="preserve">— </w:t>
            </w:r>
            <w:r>
              <w:rPr>
                <w:sz w:val="24"/>
              </w:rPr>
              <w:t>быть зеленым</w:t>
            </w:r>
          </w:p>
          <w:p>
            <w:pPr>
              <w:pStyle w:val="Normal1"/>
              <w:spacing w:lineRule="auto" w:line="240"/>
              <w:rPr>
                <w:sz w:val="24"/>
              </w:rPr>
            </w:pPr>
            <w:r>
              <w:rPr>
                <w:sz w:val="24"/>
              </w:rPr>
              <w:t xml:space="preserve">— </w:t>
            </w:r>
            <w:r>
              <w:rPr>
                <w:sz w:val="24"/>
              </w:rPr>
              <w:t>быть незрелым</w:t>
            </w:r>
          </w:p>
          <w:p>
            <w:pPr>
              <w:pStyle w:val="Normal1"/>
              <w:spacing w:lineRule="auto" w:line="240"/>
              <w:rPr>
                <w:sz w:val="24"/>
              </w:rPr>
            </w:pPr>
            <w:r>
              <w:rPr>
                <w:sz w:val="24"/>
              </w:rPr>
              <w:t xml:space="preserve">— </w:t>
            </w:r>
            <w:r>
              <w:rPr>
                <w:sz w:val="24"/>
              </w:rPr>
              <w:t>быть смышленым, бойким</w:t>
            </w:r>
          </w:p>
          <w:p>
            <w:pPr>
              <w:pStyle w:val="Normal1"/>
              <w:spacing w:lineRule="auto" w:line="240"/>
              <w:rPr>
                <w:sz w:val="24"/>
              </w:rPr>
            </w:pPr>
            <w:r>
              <w:rPr>
                <w:sz w:val="24"/>
              </w:rPr>
              <w:t xml:space="preserve">— </w:t>
            </w:r>
            <w:r>
              <w:rPr>
                <w:sz w:val="24"/>
              </w:rPr>
              <w:t>быть живым, жить</w:t>
            </w:r>
          </w:p>
          <w:p>
            <w:pPr>
              <w:pStyle w:val="Normal1"/>
              <w:rPr>
                <w:sz w:val="24"/>
              </w:rPr>
            </w:pPr>
            <w:r>
              <w:rPr>
                <w:sz w:val="24"/>
              </w:rPr>
            </w:r>
          </w:p>
        </w:tc>
      </w:tr>
    </w:tbl>
    <w:p>
      <w:pPr>
        <w:pStyle w:val="FR4"/>
        <w:ind w:firstLine="284" w:end="0"/>
        <w:jc w:val="center"/>
        <w:rPr>
          <w:rFonts w:ascii="Times New Roman" w:hAnsi="Times New Roman" w:cs="Times New Roman"/>
          <w:b/>
          <w:i/>
          <w:i/>
          <w:sz w:val="24"/>
        </w:rPr>
      </w:pPr>
      <w:r>
        <w:rPr>
          <w:rFonts w:cs="Times New Roman" w:ascii="Times New Roman" w:hAnsi="Times New Roman"/>
          <w:b/>
          <w:i/>
          <w:sz w:val="24"/>
        </w:rPr>
      </w:r>
    </w:p>
    <w:p>
      <w:pPr>
        <w:pStyle w:val="FR4"/>
        <w:ind w:firstLine="284" w:end="0"/>
        <w:jc w:val="center"/>
        <w:rPr>
          <w:rFonts w:ascii="Times New Roman" w:hAnsi="Times New Roman" w:cs="Times New Roman"/>
          <w:b/>
          <w:i/>
          <w:i/>
          <w:sz w:val="24"/>
        </w:rPr>
      </w:pPr>
      <w:r>
        <w:rPr>
          <w:rFonts w:cs="Times New Roman" w:ascii="Times New Roman" w:hAnsi="Times New Roman"/>
          <w:b/>
          <w:i/>
          <w:sz w:val="24"/>
        </w:rPr>
      </w:r>
    </w:p>
    <w:p>
      <w:pPr>
        <w:pStyle w:val="FR4"/>
        <w:ind w:firstLine="284" w:end="0"/>
        <w:jc w:val="center"/>
        <w:rPr>
          <w:rFonts w:ascii="Times New Roman" w:hAnsi="Times New Roman" w:cs="Times New Roman"/>
          <w:b/>
          <w:i/>
          <w:i/>
          <w:sz w:val="24"/>
        </w:rPr>
      </w:pPr>
      <w:r>
        <w:rPr>
          <w:rFonts w:cs="Times New Roman" w:ascii="Times New Roman" w:hAnsi="Times New Roman"/>
          <w:b/>
          <w:i/>
          <w:sz w:val="24"/>
        </w:rPr>
      </w:r>
    </w:p>
    <w:p>
      <w:pPr>
        <w:pStyle w:val="FR4"/>
        <w:ind w:firstLine="284" w:end="0"/>
        <w:jc w:val="center"/>
        <w:rPr>
          <w:rFonts w:ascii="Times New Roman" w:hAnsi="Times New Roman" w:cs="Times New Roman"/>
          <w:b/>
          <w:i/>
          <w:i/>
          <w:sz w:val="24"/>
        </w:rPr>
      </w:pPr>
      <w:r>
        <w:rPr>
          <w:rFonts w:cs="Times New Roman" w:ascii="Times New Roman" w:hAnsi="Times New Roman"/>
          <w:b/>
          <w:i/>
          <w:sz w:val="24"/>
        </w:rPr>
      </w:r>
    </w:p>
    <w:p>
      <w:pPr>
        <w:pStyle w:val="FR4"/>
        <w:ind w:firstLine="284" w:end="0"/>
        <w:jc w:val="center"/>
        <w:rPr>
          <w:rFonts w:ascii="Times New Roman" w:hAnsi="Times New Roman" w:cs="Times New Roman"/>
          <w:b/>
          <w:i/>
          <w:i/>
          <w:sz w:val="24"/>
        </w:rPr>
      </w:pPr>
      <w:r>
        <w:rPr>
          <w:rFonts w:cs="Times New Roman" w:ascii="Times New Roman" w:hAnsi="Times New Roman"/>
          <w:b/>
          <w:i/>
          <w:sz w:val="24"/>
        </w:rPr>
      </w:r>
    </w:p>
    <w:p>
      <w:pPr>
        <w:pStyle w:val="FR4"/>
        <w:ind w:firstLine="284" w:end="0"/>
        <w:jc w:val="center"/>
        <w:rPr>
          <w:rFonts w:ascii="Times New Roman" w:hAnsi="Times New Roman" w:cs="Times New Roman"/>
          <w:b/>
          <w:i/>
          <w:i/>
          <w:sz w:val="24"/>
        </w:rPr>
      </w:pPr>
      <w:r>
        <w:rPr>
          <w:rFonts w:cs="Times New Roman" w:ascii="Times New Roman" w:hAnsi="Times New Roman"/>
          <w:b/>
          <w:i/>
          <w:sz w:val="24"/>
        </w:rPr>
      </w:r>
    </w:p>
    <w:p>
      <w:pPr>
        <w:pStyle w:val="FR4"/>
        <w:ind w:firstLine="284" w:end="0"/>
        <w:jc w:val="center"/>
        <w:rPr>
          <w:rFonts w:ascii="Times New Roman" w:hAnsi="Times New Roman" w:cs="Times New Roman"/>
          <w:b/>
          <w:i/>
          <w:i/>
          <w:sz w:val="24"/>
        </w:rPr>
      </w:pPr>
      <w:r>
        <w:rPr>
          <w:rFonts w:cs="Times New Roman" w:ascii="Times New Roman" w:hAnsi="Times New Roman"/>
          <w:b/>
          <w:i/>
          <w:sz w:val="24"/>
        </w:rPr>
        <w:t>Страдательный (пассивный) залог</w:t>
      </w:r>
    </w:p>
    <w:p>
      <w:pPr>
        <w:pStyle w:val="Normal1"/>
        <w:spacing w:lineRule="auto" w:line="240"/>
        <w:ind w:firstLine="284" w:end="0"/>
        <w:rPr>
          <w:sz w:val="24"/>
        </w:rPr>
      </w:pPr>
      <w:r>
        <w:rPr>
          <w:sz w:val="24"/>
        </w:rPr>
        <w:t xml:space="preserve"> </w:t>
      </w:r>
      <w:r>
        <w:rPr>
          <w:sz w:val="24"/>
        </w:rPr>
        <w:t xml:space="preserve">В испанском языке, как и в русском, страдательный залог образуется только от переходных глаголов и означает такое отношение между субъектом и объектом действия, когда реальный объект действия выступает в предложении как грамматический субъект действия (т.е. как подлежащее), а реальный субъект как дополнение. </w:t>
      </w:r>
    </w:p>
    <w:p>
      <w:pPr>
        <w:pStyle w:val="Normal1"/>
        <w:spacing w:lineRule="auto" w:line="240"/>
        <w:ind w:firstLine="284" w:end="0"/>
        <w:rPr>
          <w:sz w:val="24"/>
        </w:rPr>
      </w:pPr>
      <w:r>
        <w:rPr>
          <w:sz w:val="24"/>
        </w:rPr>
        <w:t xml:space="preserve"> </w:t>
      </w:r>
      <w:r>
        <w:rPr>
          <w:sz w:val="24"/>
        </w:rPr>
        <w:t>Страдательный залог в испанском языке выражается двумя формами: причастной формой и местоименной формой глагола.</w:t>
      </w:r>
    </w:p>
    <w:p>
      <w:pPr>
        <w:pStyle w:val="Normal1"/>
        <w:spacing w:lineRule="auto" w:line="240"/>
        <w:ind w:firstLine="284" w:end="0"/>
        <w:rPr>
          <w:sz w:val="24"/>
        </w:rPr>
      </w:pPr>
      <w:r>
        <w:rPr>
          <w:sz w:val="24"/>
        </w:rPr>
      </w:r>
    </w:p>
    <w:p>
      <w:pPr>
        <w:pStyle w:val="Heading3"/>
        <w:ind w:hanging="0" w:start="0"/>
        <w:rPr/>
      </w:pPr>
      <w:r>
        <w:rPr/>
        <w:t xml:space="preserve">     </w:t>
      </w:r>
      <w:bookmarkStart w:id="80" w:name="__RefHeading___Toc1886070"/>
      <w:r>
        <w:rPr/>
        <w:t>§ 67. Причастная форма страдательного залога</w:t>
      </w:r>
      <w:bookmarkEnd w:id="80"/>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Причастная форма страдательного залога образуется с помощью </w:t>
      </w:r>
      <w:r>
        <w:rPr>
          <w:spacing w:val="20"/>
          <w:sz w:val="24"/>
        </w:rPr>
        <w:t>личных форм</w:t>
      </w:r>
      <w:r>
        <w:rPr>
          <w:sz w:val="24"/>
        </w:rPr>
        <w:t xml:space="preserve"> глагола </w:t>
      </w:r>
      <w:r>
        <w:rPr>
          <w:b/>
          <w:sz w:val="24"/>
        </w:rPr>
        <w:t>ser</w:t>
      </w:r>
      <w:r>
        <w:rPr>
          <w:sz w:val="24"/>
        </w:rPr>
        <w:t xml:space="preserve"> и причастия смыслового глагола, согласованного в роде и числе с подлежащим. Перед косвенным дополнением, называющим реальный субъект действия, употребляется чаще всего предлог </w:t>
      </w:r>
      <w:r>
        <w:rPr>
          <w:b/>
          <w:sz w:val="24"/>
        </w:rPr>
        <w:t>ро</w:t>
      </w:r>
      <w:r>
        <w:rPr>
          <w:b/>
          <w:sz w:val="24"/>
          <w:lang w:val="en-US"/>
        </w:rPr>
        <w:t>r</w:t>
      </w:r>
      <w:r>
        <w:rPr>
          <w:sz w:val="24"/>
        </w:rPr>
        <w:t xml:space="preserve"> (соответствующий показателям нашего творительного падежа):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La</w:t>
      </w:r>
      <w:r>
        <w:rPr>
          <w:sz w:val="24"/>
        </w:rPr>
        <w:t xml:space="preserve"> </w:t>
      </w:r>
      <w:r>
        <w:rPr>
          <w:sz w:val="24"/>
          <w:lang w:val="en-US"/>
        </w:rPr>
        <w:t>casa</w:t>
      </w:r>
      <w:r>
        <w:rPr>
          <w:sz w:val="24"/>
        </w:rPr>
        <w:t xml:space="preserve"> </w:t>
      </w:r>
      <w:r>
        <w:rPr>
          <w:i/>
          <w:iCs/>
          <w:sz w:val="24"/>
          <w:lang w:val="en-US"/>
        </w:rPr>
        <w:t>fue</w:t>
      </w:r>
      <w:r>
        <w:rPr>
          <w:i/>
          <w:iCs/>
          <w:sz w:val="24"/>
        </w:rPr>
        <w:t xml:space="preserve"> </w:t>
      </w:r>
      <w:r>
        <w:rPr>
          <w:i/>
          <w:iCs/>
          <w:sz w:val="24"/>
          <w:lang w:val="en-US"/>
        </w:rPr>
        <w:t>construida</w:t>
      </w:r>
      <w:r>
        <w:rPr>
          <w:sz w:val="24"/>
        </w:rPr>
        <w:t xml:space="preserve"> </w:t>
      </w:r>
      <w:r>
        <w:rPr>
          <w:b/>
          <w:bCs/>
          <w:sz w:val="24"/>
        </w:rPr>
        <w:t>ро</w:t>
      </w:r>
      <w:r>
        <w:rPr>
          <w:b/>
          <w:bCs/>
          <w:sz w:val="24"/>
          <w:lang w:val="en-US"/>
        </w:rPr>
        <w:t>r</w:t>
      </w:r>
      <w:r>
        <w:rPr>
          <w:sz w:val="24"/>
        </w:rPr>
        <w:t xml:space="preserve"> </w:t>
      </w:r>
      <w:r>
        <w:rPr>
          <w:sz w:val="24"/>
          <w:lang w:val="en-US"/>
        </w:rPr>
        <w:t>los</w:t>
      </w:r>
      <w:r>
        <w:rPr>
          <w:sz w:val="24"/>
        </w:rPr>
        <w:t xml:space="preserve">                                Дом был построен рабочими. </w:t>
      </w:r>
    </w:p>
    <w:p>
      <w:pPr>
        <w:pStyle w:val="Normal1"/>
        <w:spacing w:lineRule="auto" w:line="240"/>
        <w:ind w:firstLine="709" w:end="0"/>
        <w:rPr>
          <w:sz w:val="24"/>
          <w:lang w:val="en-US"/>
        </w:rPr>
      </w:pPr>
      <w:r>
        <w:rPr>
          <w:sz w:val="24"/>
          <w:lang w:val="en-US"/>
        </w:rPr>
        <w:t>obreros.</w:t>
      </w:r>
    </w:p>
    <w:p>
      <w:pPr>
        <w:pStyle w:val="Normal1"/>
        <w:spacing w:lineRule="auto" w:line="240"/>
        <w:ind w:firstLine="284" w:end="0"/>
        <w:rPr/>
      </w:pPr>
      <w:r>
        <w:rPr>
          <w:sz w:val="24"/>
          <w:lang w:val="en-US"/>
        </w:rPr>
        <w:t xml:space="preserve">Los niños </w:t>
      </w:r>
      <w:r>
        <w:rPr>
          <w:i/>
          <w:iCs/>
          <w:sz w:val="24"/>
          <w:lang w:val="en-US"/>
        </w:rPr>
        <w:t>eran vigilados</w:t>
      </w:r>
      <w:r>
        <w:rPr>
          <w:sz w:val="24"/>
          <w:lang w:val="en-US"/>
        </w:rPr>
        <w:t xml:space="preserve"> </w:t>
      </w:r>
      <w:r>
        <w:rPr>
          <w:b/>
          <w:bCs/>
          <w:sz w:val="24"/>
        </w:rPr>
        <w:t>ро</w:t>
      </w:r>
      <w:r>
        <w:rPr>
          <w:b/>
          <w:bCs/>
          <w:sz w:val="24"/>
          <w:lang w:val="en-US"/>
        </w:rPr>
        <w:t>r</w:t>
      </w:r>
      <w:r>
        <w:rPr>
          <w:sz w:val="24"/>
          <w:lang w:val="en-US"/>
        </w:rPr>
        <w:t xml:space="preserve"> los padres.                </w:t>
      </w:r>
      <w:r>
        <w:rPr>
          <w:sz w:val="24"/>
        </w:rPr>
        <w:t>Дети были под надзором родителей.</w:t>
      </w:r>
    </w:p>
    <w:p>
      <w:pPr>
        <w:pStyle w:val="Normal1"/>
        <w:spacing w:lineRule="auto" w:line="240"/>
        <w:ind w:firstLine="284" w:end="0"/>
        <w:rPr>
          <w:sz w:val="24"/>
        </w:rPr>
      </w:pPr>
      <w:r>
        <w:rPr>
          <w:sz w:val="24"/>
        </w:rPr>
      </w:r>
    </w:p>
    <w:p>
      <w:pPr>
        <w:pStyle w:val="Normal1"/>
        <w:spacing w:lineRule="auto" w:line="240"/>
        <w:ind w:firstLine="426" w:end="0"/>
        <w:rPr/>
      </w:pPr>
      <w:r>
        <w:rPr>
          <w:sz w:val="24"/>
        </w:rPr>
        <w:t xml:space="preserve">Перед косвенньм дополнением может ставиться также предлог </w:t>
      </w:r>
      <w:r>
        <w:rPr>
          <w:b/>
          <w:sz w:val="24"/>
        </w:rPr>
        <w:t>de</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La enfermera cuidadosa </w:t>
      </w:r>
      <w:r>
        <w:rPr>
          <w:i/>
          <w:iCs/>
          <w:sz w:val="24"/>
          <w:lang w:val="en-US"/>
        </w:rPr>
        <w:t>será estimada</w:t>
      </w:r>
      <w:r>
        <w:rPr>
          <w:sz w:val="24"/>
          <w:lang w:val="en-US"/>
        </w:rPr>
        <w:t xml:space="preserve"> </w:t>
      </w:r>
      <w:r>
        <w:rPr>
          <w:b/>
          <w:bCs/>
          <w:sz w:val="24"/>
          <w:lang w:val="en-US"/>
        </w:rPr>
        <w:t>de</w:t>
      </w:r>
      <w:r>
        <w:rPr>
          <w:sz w:val="24"/>
          <w:lang w:val="en-US"/>
        </w:rPr>
        <w:t xml:space="preserve"> todos.    </w:t>
      </w:r>
      <w:r>
        <w:rPr>
          <w:sz w:val="24"/>
        </w:rPr>
        <w:t>Заботливую санитарку будут уважать все.</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В современном языке употребление предлога </w:t>
      </w:r>
      <w:r>
        <w:rPr>
          <w:b/>
          <w:sz w:val="22"/>
        </w:rPr>
        <w:t>de</w:t>
      </w:r>
      <w:r>
        <w:rPr>
          <w:sz w:val="22"/>
        </w:rPr>
        <w:t xml:space="preserve"> перед косвенным дополнением в пассивных конструкциях все время сокращается. В подобных случаях употребление предлога </w:t>
      </w:r>
      <w:r>
        <w:rPr>
          <w:b/>
          <w:bCs/>
          <w:sz w:val="22"/>
        </w:rPr>
        <w:t>ро</w:t>
      </w:r>
      <w:r>
        <w:rPr>
          <w:b/>
          <w:bCs/>
          <w:sz w:val="22"/>
          <w:lang w:val="en-US"/>
        </w:rPr>
        <w:t>r</w:t>
      </w:r>
      <w:r>
        <w:rPr>
          <w:sz w:val="22"/>
        </w:rPr>
        <w:t xml:space="preserve"> является предпочтительным.</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тех случаях, когда нет необходимости подчеркивать реальный субъект действия, косвенное дополнение опускается:</w:t>
      </w:r>
    </w:p>
    <w:p>
      <w:pPr>
        <w:pStyle w:val="Normal1"/>
        <w:spacing w:lineRule="auto" w:line="240"/>
        <w:ind w:firstLine="284" w:end="0"/>
        <w:rPr/>
      </w:pPr>
      <w:r>
        <w:rPr>
          <w:sz w:val="24"/>
          <w:lang w:val="en-US"/>
        </w:rPr>
        <w:t xml:space="preserve">En 1492 </w:t>
      </w:r>
      <w:r>
        <w:rPr>
          <w:i/>
          <w:iCs/>
          <w:sz w:val="24"/>
          <w:lang w:val="en-US"/>
        </w:rPr>
        <w:t>fue descublerta</w:t>
      </w:r>
      <w:r>
        <w:rPr>
          <w:sz w:val="24"/>
          <w:lang w:val="en-US"/>
        </w:rPr>
        <w:t xml:space="preserve"> América.                          </w:t>
      </w:r>
      <w:r>
        <w:rPr>
          <w:sz w:val="24"/>
        </w:rPr>
        <w:t>Америка была открыта в 1492 г.</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Ниже приводится схема спряжения глагола </w:t>
      </w:r>
      <w:r>
        <w:rPr>
          <w:b/>
          <w:sz w:val="24"/>
          <w:lang w:val="en-US"/>
        </w:rPr>
        <w:t>respetar</w:t>
      </w:r>
      <w:r>
        <w:rPr>
          <w:sz w:val="24"/>
        </w:rPr>
        <w:t xml:space="preserve"> (уважать) в страдательном залоге.</w:t>
      </w:r>
    </w:p>
    <w:p>
      <w:pPr>
        <w:pStyle w:val="Normal1"/>
        <w:spacing w:lineRule="auto" w:line="240"/>
        <w:ind w:firstLine="284" w:end="0"/>
        <w:jc w:val="center"/>
        <w:rPr>
          <w:spacing w:val="20"/>
          <w:sz w:val="24"/>
          <w:lang w:val="en-US"/>
        </w:rPr>
      </w:pPr>
      <w:r>
        <w:rPr>
          <w:spacing w:val="20"/>
          <w:sz w:val="24"/>
          <w:lang w:val="en-US"/>
        </w:rPr>
        <w:t>Modo indicative</w:t>
      </w:r>
    </w:p>
    <w:p>
      <w:pPr>
        <w:pStyle w:val="Normal1"/>
        <w:spacing w:lineRule="auto" w:line="240"/>
        <w:ind w:firstLine="284" w:end="0"/>
        <w:rPr>
          <w:i/>
          <w:i/>
          <w:spacing w:val="20"/>
          <w:sz w:val="24"/>
          <w:lang w:val="en-US"/>
        </w:rPr>
      </w:pPr>
      <w:r>
        <w:rPr>
          <w:i/>
          <w:spacing w:val="20"/>
          <w:sz w:val="24"/>
          <w:lang w:val="en-US"/>
        </w:rPr>
      </w:r>
    </w:p>
    <w:tbl>
      <w:tblPr>
        <w:tblW w:w="6510" w:type="dxa"/>
        <w:jc w:val="start"/>
        <w:tblInd w:w="261" w:type="dxa"/>
        <w:tblLayout w:type="fixed"/>
        <w:tblCellMar>
          <w:top w:w="0" w:type="dxa"/>
          <w:start w:w="108" w:type="dxa"/>
          <w:bottom w:w="0" w:type="dxa"/>
          <w:end w:w="108" w:type="dxa"/>
        </w:tblCellMar>
      </w:tblPr>
      <w:tblGrid>
        <w:gridCol w:w="3108"/>
        <w:gridCol w:w="3402"/>
      </w:tblGrid>
      <w:tr>
        <w:trPr>
          <w:trHeight w:val="2025" w:hRule="atLeast"/>
        </w:trPr>
        <w:tc>
          <w:tcPr>
            <w:tcW w:w="3108" w:type="dxa"/>
            <w:tcBorders/>
          </w:tcPr>
          <w:p>
            <w:pPr>
              <w:pStyle w:val="Normal1"/>
              <w:spacing w:lineRule="auto" w:line="240"/>
              <w:ind w:firstLine="284" w:end="0"/>
              <w:jc w:val="start"/>
              <w:rPr>
                <w:i/>
                <w:i/>
                <w:sz w:val="24"/>
                <w:lang w:val="en-US"/>
              </w:rPr>
            </w:pPr>
            <w:r>
              <w:rPr>
                <w:i/>
                <w:sz w:val="24"/>
                <w:lang w:val="en-US"/>
              </w:rPr>
              <w:t>Presente</w:t>
            </w:r>
          </w:p>
          <w:p>
            <w:pPr>
              <w:pStyle w:val="Normal1"/>
              <w:spacing w:lineRule="auto" w:line="240"/>
              <w:ind w:firstLine="284" w:end="0"/>
              <w:rPr>
                <w:sz w:val="24"/>
                <w:lang w:val="en-US"/>
              </w:rPr>
            </w:pPr>
            <w:r>
              <w:rPr>
                <w:sz w:val="24"/>
                <w:lang w:val="en-US"/>
              </w:rPr>
              <w:t>soy respetado *</w:t>
            </w:r>
          </w:p>
          <w:p>
            <w:pPr>
              <w:pStyle w:val="Normal1"/>
              <w:spacing w:lineRule="auto" w:line="240"/>
              <w:ind w:firstLine="284" w:end="0"/>
              <w:rPr>
                <w:sz w:val="24"/>
                <w:lang w:val="en-US"/>
              </w:rPr>
            </w:pPr>
            <w:r>
              <w:rPr>
                <w:sz w:val="24"/>
                <w:lang w:val="en-US"/>
              </w:rPr>
              <w:t>eres respetado</w:t>
            </w:r>
          </w:p>
          <w:p>
            <w:pPr>
              <w:pStyle w:val="Normal1"/>
              <w:spacing w:lineRule="auto" w:line="240"/>
              <w:ind w:firstLine="284" w:end="0"/>
              <w:rPr>
                <w:sz w:val="24"/>
                <w:lang w:val="en-US"/>
              </w:rPr>
            </w:pPr>
            <w:r>
              <w:rPr>
                <w:sz w:val="24"/>
                <w:lang w:val="en-US"/>
              </w:rPr>
              <w:t>es respetado</w:t>
            </w:r>
          </w:p>
          <w:p>
            <w:pPr>
              <w:pStyle w:val="Normal1"/>
              <w:spacing w:lineRule="auto" w:line="240"/>
              <w:ind w:firstLine="284" w:end="0"/>
              <w:rPr>
                <w:sz w:val="24"/>
                <w:lang w:val="en-US"/>
              </w:rPr>
            </w:pPr>
            <w:r>
              <w:rPr>
                <w:sz w:val="24"/>
                <w:lang w:val="en-US"/>
              </w:rPr>
              <w:t>somos respetados</w:t>
            </w:r>
          </w:p>
          <w:p>
            <w:pPr>
              <w:pStyle w:val="Normal1"/>
              <w:spacing w:lineRule="auto" w:line="240"/>
              <w:ind w:firstLine="284" w:end="0"/>
              <w:rPr>
                <w:sz w:val="24"/>
                <w:lang w:val="en-US"/>
              </w:rPr>
            </w:pPr>
            <w:r>
              <w:rPr>
                <w:sz w:val="24"/>
                <w:lang w:val="en-US"/>
              </w:rPr>
              <w:t>sois respetados</w:t>
            </w:r>
          </w:p>
          <w:p>
            <w:pPr>
              <w:pStyle w:val="Normal1"/>
              <w:ind w:firstLine="284" w:end="0"/>
              <w:rPr>
                <w:i/>
                <w:i/>
                <w:sz w:val="24"/>
                <w:lang w:val="en-US"/>
              </w:rPr>
            </w:pPr>
            <w:r>
              <w:rPr>
                <w:sz w:val="24"/>
                <w:lang w:val="en-US"/>
              </w:rPr>
              <w:t>son respetados</w:t>
            </w:r>
          </w:p>
        </w:tc>
        <w:tc>
          <w:tcPr>
            <w:tcW w:w="3402" w:type="dxa"/>
            <w:tcBorders/>
          </w:tcPr>
          <w:p>
            <w:pPr>
              <w:pStyle w:val="Normal1"/>
              <w:spacing w:lineRule="auto" w:line="240"/>
              <w:ind w:start="72" w:end="0"/>
              <w:jc w:val="start"/>
              <w:rPr>
                <w:i/>
                <w:i/>
                <w:sz w:val="24"/>
                <w:lang w:val="en-US"/>
              </w:rPr>
            </w:pPr>
            <w:r>
              <w:rPr>
                <w:i/>
                <w:sz w:val="24"/>
                <w:lang w:val="en-US"/>
              </w:rPr>
              <w:t>Pretérito perfecto</w:t>
            </w:r>
          </w:p>
          <w:p>
            <w:pPr>
              <w:pStyle w:val="Normal1"/>
              <w:spacing w:lineRule="auto" w:line="240"/>
              <w:rPr>
                <w:sz w:val="24"/>
                <w:lang w:val="en-US"/>
              </w:rPr>
            </w:pPr>
            <w:r>
              <w:rPr>
                <w:sz w:val="24"/>
                <w:lang w:val="en-US"/>
              </w:rPr>
              <w:t xml:space="preserve">he sido respetado </w:t>
            </w:r>
          </w:p>
          <w:p>
            <w:pPr>
              <w:pStyle w:val="Normal1"/>
              <w:spacing w:lineRule="auto" w:line="240"/>
              <w:rPr>
                <w:sz w:val="24"/>
                <w:lang w:val="en-US"/>
              </w:rPr>
            </w:pPr>
            <w:r>
              <w:rPr>
                <w:sz w:val="24"/>
                <w:lang w:val="en-US"/>
              </w:rPr>
              <w:t xml:space="preserve">has sido respetado </w:t>
            </w:r>
          </w:p>
          <w:p>
            <w:pPr>
              <w:pStyle w:val="Normal1"/>
              <w:spacing w:lineRule="auto" w:line="240"/>
              <w:rPr>
                <w:sz w:val="24"/>
                <w:lang w:val="en-US"/>
              </w:rPr>
            </w:pPr>
            <w:r>
              <w:rPr>
                <w:sz w:val="24"/>
                <w:lang w:val="en-US"/>
              </w:rPr>
              <w:t xml:space="preserve">ha sido respetado </w:t>
            </w:r>
          </w:p>
          <w:p>
            <w:pPr>
              <w:pStyle w:val="Normal1"/>
              <w:spacing w:lineRule="auto" w:line="240"/>
              <w:rPr>
                <w:sz w:val="24"/>
                <w:lang w:val="en-US"/>
              </w:rPr>
            </w:pPr>
            <w:r>
              <w:rPr>
                <w:sz w:val="24"/>
                <w:lang w:val="en-US"/>
              </w:rPr>
              <w:t xml:space="preserve">hemos sido respetados </w:t>
            </w:r>
          </w:p>
          <w:p>
            <w:pPr>
              <w:pStyle w:val="Normal1"/>
              <w:spacing w:lineRule="auto" w:line="240"/>
              <w:rPr>
                <w:sz w:val="24"/>
                <w:lang w:val="en-US"/>
              </w:rPr>
            </w:pPr>
            <w:r>
              <w:rPr>
                <w:sz w:val="24"/>
                <w:lang w:val="en-US"/>
              </w:rPr>
              <w:t xml:space="preserve">habéis sido respetados </w:t>
            </w:r>
          </w:p>
          <w:p>
            <w:pPr>
              <w:pStyle w:val="Normal1"/>
              <w:rPr>
                <w:i/>
                <w:i/>
                <w:sz w:val="24"/>
                <w:lang w:val="en-US"/>
              </w:rPr>
            </w:pPr>
            <w:r>
              <w:rPr>
                <w:sz w:val="24"/>
                <w:lang w:val="en-US"/>
              </w:rPr>
              <w:t>han sido respetados</w:t>
            </w:r>
          </w:p>
        </w:tc>
      </w:tr>
    </w:tbl>
    <w:p>
      <w:pPr>
        <w:pStyle w:val="Normal1"/>
        <w:spacing w:lineRule="auto" w:line="240"/>
        <w:ind w:firstLine="284" w:end="0"/>
        <w:rPr>
          <w:sz w:val="24"/>
          <w:lang w:val="en-US"/>
        </w:rPr>
      </w:pPr>
      <w:r>
        <w:rPr>
          <w:sz w:val="24"/>
          <w:lang w:val="en-US"/>
        </w:rPr>
      </w:r>
    </w:p>
    <w:p>
      <w:pPr>
        <w:pStyle w:val="Normal1"/>
        <w:pBdr>
          <w:top w:val="single" w:sz="4" w:space="1" w:color="000000"/>
        </w:pBdr>
        <w:spacing w:lineRule="auto" w:line="240"/>
        <w:ind w:firstLine="284" w:end="0"/>
        <w:rPr/>
      </w:pPr>
      <w:r>
        <w:rPr/>
        <w:t>* В типовом примере причастие будет условно согласовано лишь в мужском роде.</w:t>
      </w:r>
    </w:p>
    <w:p>
      <w:pPr>
        <w:pStyle w:val="Normal1"/>
        <w:spacing w:lineRule="auto" w:line="240"/>
        <w:ind w:firstLine="284" w:end="0"/>
        <w:rPr/>
      </w:pPr>
      <w:r>
        <w:rPr/>
      </w:r>
    </w:p>
    <w:tbl>
      <w:tblPr>
        <w:tblW w:w="6405" w:type="dxa"/>
        <w:jc w:val="start"/>
        <w:tblInd w:w="366" w:type="dxa"/>
        <w:tblLayout w:type="fixed"/>
        <w:tblCellMar>
          <w:top w:w="0" w:type="dxa"/>
          <w:start w:w="108" w:type="dxa"/>
          <w:bottom w:w="0" w:type="dxa"/>
          <w:end w:w="108" w:type="dxa"/>
        </w:tblCellMar>
      </w:tblPr>
      <w:tblGrid>
        <w:gridCol w:w="3003"/>
        <w:gridCol w:w="3402"/>
      </w:tblGrid>
      <w:tr>
        <w:trPr>
          <w:trHeight w:val="1905" w:hRule="atLeast"/>
        </w:trPr>
        <w:tc>
          <w:tcPr>
            <w:tcW w:w="3003" w:type="dxa"/>
            <w:tcBorders/>
          </w:tcPr>
          <w:p>
            <w:pPr>
              <w:pStyle w:val="Normal1"/>
              <w:spacing w:lineRule="auto" w:line="240"/>
              <w:ind w:firstLine="284" w:end="0"/>
              <w:jc w:val="start"/>
              <w:rPr>
                <w:i/>
                <w:i/>
                <w:sz w:val="24"/>
                <w:lang w:val="en-US"/>
              </w:rPr>
            </w:pPr>
            <w:r>
              <w:rPr>
                <w:i/>
                <w:sz w:val="24"/>
                <w:lang w:val="en-US"/>
              </w:rPr>
              <w:t>Pretérito imperfecto</w:t>
            </w:r>
          </w:p>
          <w:p>
            <w:pPr>
              <w:pStyle w:val="Normal1"/>
              <w:spacing w:lineRule="auto" w:line="240"/>
              <w:ind w:firstLine="284" w:end="0"/>
              <w:rPr/>
            </w:pPr>
            <w:r>
              <w:rPr>
                <w:sz w:val="24"/>
                <w:lang w:val="en-US"/>
              </w:rPr>
              <w:t>era respetado</w:t>
            </w:r>
          </w:p>
          <w:p>
            <w:pPr>
              <w:pStyle w:val="Normal1"/>
              <w:spacing w:lineRule="auto" w:line="240"/>
              <w:ind w:firstLine="284" w:end="0"/>
              <w:rPr>
                <w:sz w:val="24"/>
                <w:lang w:val="en-US"/>
              </w:rPr>
            </w:pPr>
            <w:r>
              <w:rPr>
                <w:sz w:val="24"/>
                <w:lang w:val="en-US"/>
              </w:rPr>
              <w:t>eras respetado</w:t>
            </w:r>
          </w:p>
          <w:p>
            <w:pPr>
              <w:pStyle w:val="Normal1"/>
              <w:spacing w:lineRule="auto" w:line="240"/>
              <w:ind w:firstLine="284" w:end="0"/>
              <w:rPr>
                <w:sz w:val="24"/>
                <w:lang w:val="en-US"/>
              </w:rPr>
            </w:pPr>
            <w:r>
              <w:rPr>
                <w:sz w:val="24"/>
                <w:lang w:val="en-US"/>
              </w:rPr>
              <w:t>era respetado</w:t>
            </w:r>
          </w:p>
          <w:p>
            <w:pPr>
              <w:pStyle w:val="Normal1"/>
              <w:spacing w:lineRule="auto" w:line="240"/>
              <w:ind w:firstLine="284" w:end="0"/>
              <w:rPr>
                <w:sz w:val="24"/>
                <w:lang w:val="en-US"/>
              </w:rPr>
            </w:pPr>
            <w:r>
              <w:rPr>
                <w:sz w:val="24"/>
                <w:lang w:val="en-US"/>
              </w:rPr>
              <w:t>eramos respetados</w:t>
            </w:r>
          </w:p>
          <w:p>
            <w:pPr>
              <w:pStyle w:val="Normal1"/>
              <w:spacing w:lineRule="auto" w:line="240"/>
              <w:ind w:firstLine="284" w:end="0"/>
              <w:rPr>
                <w:sz w:val="24"/>
                <w:lang w:val="en-US"/>
              </w:rPr>
            </w:pPr>
            <w:r>
              <w:rPr>
                <w:sz w:val="24"/>
                <w:lang w:val="en-US"/>
              </w:rPr>
              <w:t>erais respetados</w:t>
            </w:r>
          </w:p>
          <w:p>
            <w:pPr>
              <w:pStyle w:val="Normal1"/>
              <w:ind w:firstLine="284" w:end="0"/>
              <w:rPr>
                <w:i/>
                <w:i/>
                <w:sz w:val="24"/>
                <w:lang w:val="en-US"/>
              </w:rPr>
            </w:pPr>
            <w:r>
              <w:rPr>
                <w:sz w:val="24"/>
                <w:lang w:val="en-US"/>
              </w:rPr>
              <w:t>eran respetados</w:t>
            </w:r>
          </w:p>
        </w:tc>
        <w:tc>
          <w:tcPr>
            <w:tcW w:w="3402" w:type="dxa"/>
            <w:tcBorders/>
          </w:tcPr>
          <w:p>
            <w:pPr>
              <w:pStyle w:val="Normal1"/>
              <w:spacing w:lineRule="auto" w:line="240"/>
              <w:ind w:start="447" w:end="0"/>
              <w:jc w:val="start"/>
              <w:rPr>
                <w:i/>
                <w:i/>
                <w:sz w:val="24"/>
                <w:lang w:val="en-US"/>
              </w:rPr>
            </w:pPr>
            <w:r>
              <w:rPr>
                <w:i/>
                <w:sz w:val="24"/>
                <w:lang w:val="en-US"/>
              </w:rPr>
              <w:t>Pretérito anterior</w:t>
            </w:r>
          </w:p>
          <w:p>
            <w:pPr>
              <w:pStyle w:val="Normal1"/>
              <w:spacing w:lineRule="auto" w:line="240"/>
              <w:rPr>
                <w:sz w:val="24"/>
                <w:lang w:val="en-US"/>
              </w:rPr>
            </w:pPr>
            <w:r>
              <w:rPr>
                <w:sz w:val="24"/>
                <w:lang w:val="en-US"/>
              </w:rPr>
              <w:t xml:space="preserve">hube sido respetado </w:t>
            </w:r>
          </w:p>
          <w:p>
            <w:pPr>
              <w:pStyle w:val="Normal1"/>
              <w:spacing w:lineRule="auto" w:line="240"/>
              <w:rPr>
                <w:sz w:val="24"/>
                <w:lang w:val="en-US"/>
              </w:rPr>
            </w:pPr>
            <w:r>
              <w:rPr>
                <w:sz w:val="24"/>
                <w:lang w:val="en-US"/>
              </w:rPr>
              <w:t xml:space="preserve">hubiste sido respetado </w:t>
            </w:r>
          </w:p>
          <w:p>
            <w:pPr>
              <w:pStyle w:val="Normal1"/>
              <w:spacing w:lineRule="auto" w:line="240"/>
              <w:rPr>
                <w:sz w:val="24"/>
                <w:lang w:val="en-US"/>
              </w:rPr>
            </w:pPr>
            <w:r>
              <w:rPr>
                <w:sz w:val="24"/>
                <w:lang w:val="en-US"/>
              </w:rPr>
              <w:t xml:space="preserve">hubo sido respetado </w:t>
            </w:r>
          </w:p>
          <w:p>
            <w:pPr>
              <w:pStyle w:val="Normal1"/>
              <w:spacing w:lineRule="auto" w:line="240"/>
              <w:rPr>
                <w:sz w:val="24"/>
                <w:lang w:val="en-US"/>
              </w:rPr>
            </w:pPr>
            <w:r>
              <w:rPr>
                <w:sz w:val="24"/>
                <w:lang w:val="en-US"/>
              </w:rPr>
              <w:t xml:space="preserve">hubimos sido respetados </w:t>
            </w:r>
          </w:p>
          <w:p>
            <w:pPr>
              <w:pStyle w:val="Normal1"/>
              <w:spacing w:lineRule="auto" w:line="240"/>
              <w:rPr>
                <w:sz w:val="24"/>
                <w:lang w:val="en-US"/>
              </w:rPr>
            </w:pPr>
            <w:r>
              <w:rPr>
                <w:sz w:val="24"/>
                <w:lang w:val="en-US"/>
              </w:rPr>
              <w:t xml:space="preserve">hubisteis sido respetados </w:t>
            </w:r>
          </w:p>
          <w:p>
            <w:pPr>
              <w:pStyle w:val="Normal1"/>
              <w:rPr>
                <w:i/>
                <w:i/>
                <w:sz w:val="24"/>
                <w:lang w:val="en-US"/>
              </w:rPr>
            </w:pPr>
            <w:r>
              <w:rPr>
                <w:sz w:val="24"/>
                <w:lang w:val="en-US"/>
              </w:rPr>
              <w:t>hubieron sido respetados</w:t>
            </w:r>
          </w:p>
        </w:tc>
      </w:tr>
    </w:tbl>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r>
    </w:p>
    <w:p>
      <w:pPr>
        <w:pStyle w:val="FR4"/>
        <w:ind w:firstLine="284" w:end="0"/>
        <w:jc w:val="both"/>
        <w:rPr>
          <w:rFonts w:ascii="Times New Roman" w:hAnsi="Times New Roman" w:cs="Times New Roman"/>
          <w:i/>
          <w:i/>
          <w:sz w:val="24"/>
          <w:lang w:val="en-US"/>
        </w:rPr>
      </w:pPr>
      <w:r>
        <w:rPr>
          <w:rFonts w:cs="Times New Roman" w:ascii="Times New Roman" w:hAnsi="Times New Roman"/>
          <w:i/>
          <w:sz w:val="24"/>
          <w:lang w:val="en-US"/>
        </w:rPr>
      </w:r>
    </w:p>
    <w:p>
      <w:pPr>
        <w:pStyle w:val="FR4"/>
        <w:ind w:firstLine="284" w:end="0"/>
        <w:jc w:val="both"/>
        <w:rPr>
          <w:rFonts w:ascii="Times New Roman" w:hAnsi="Times New Roman" w:cs="Times New Roman"/>
          <w:i/>
          <w:i/>
          <w:sz w:val="24"/>
          <w:lang w:val="en-US"/>
        </w:rPr>
      </w:pPr>
      <w:r>
        <w:rPr>
          <w:rFonts w:cs="Times New Roman" w:ascii="Times New Roman" w:hAnsi="Times New Roman"/>
          <w:i/>
          <w:sz w:val="24"/>
          <w:lang w:val="en-US"/>
        </w:rPr>
      </w:r>
    </w:p>
    <w:p>
      <w:pPr>
        <w:pStyle w:val="FR4"/>
        <w:ind w:firstLine="284" w:end="0"/>
        <w:jc w:val="both"/>
        <w:rPr>
          <w:rFonts w:ascii="Times New Roman" w:hAnsi="Times New Roman" w:cs="Times New Roman"/>
          <w:i/>
          <w:i/>
          <w:sz w:val="24"/>
          <w:lang w:val="en-US"/>
        </w:rPr>
      </w:pPr>
      <w:r>
        <w:rPr>
          <w:rFonts w:cs="Times New Roman" w:ascii="Times New Roman" w:hAnsi="Times New Roman"/>
          <w:i/>
          <w:sz w:val="24"/>
          <w:lang w:val="en-US"/>
        </w:rPr>
      </w:r>
    </w:p>
    <w:tbl>
      <w:tblPr>
        <w:tblW w:w="6450" w:type="dxa"/>
        <w:jc w:val="start"/>
        <w:tblInd w:w="321" w:type="dxa"/>
        <w:tblLayout w:type="fixed"/>
        <w:tblCellMar>
          <w:top w:w="0" w:type="dxa"/>
          <w:start w:w="108" w:type="dxa"/>
          <w:bottom w:w="0" w:type="dxa"/>
          <w:end w:w="108" w:type="dxa"/>
        </w:tblCellMar>
      </w:tblPr>
      <w:tblGrid>
        <w:gridCol w:w="3048"/>
        <w:gridCol w:w="3402"/>
      </w:tblGrid>
      <w:tr>
        <w:trPr>
          <w:trHeight w:val="2175" w:hRule="atLeast"/>
        </w:trPr>
        <w:tc>
          <w:tcPr>
            <w:tcW w:w="3048" w:type="dxa"/>
            <w:tcBorders/>
          </w:tcPr>
          <w:p>
            <w:pPr>
              <w:pStyle w:val="FR4"/>
              <w:ind w:firstLine="284" w:end="0"/>
              <w:rPr>
                <w:rFonts w:ascii="Times New Roman" w:hAnsi="Times New Roman" w:cs="Times New Roman"/>
                <w:i/>
                <w:i/>
                <w:sz w:val="24"/>
                <w:lang w:val="en-US"/>
              </w:rPr>
            </w:pPr>
            <w:r>
              <w:rPr>
                <w:rFonts w:cs="Times New Roman" w:ascii="Times New Roman" w:hAnsi="Times New Roman"/>
                <w:i/>
                <w:sz w:val="24"/>
                <w:lang w:val="en-US"/>
              </w:rPr>
              <w:t>Pretérito indefinido</w:t>
            </w:r>
          </w:p>
          <w:p>
            <w:pPr>
              <w:pStyle w:val="Normal1"/>
              <w:spacing w:lineRule="auto" w:line="240"/>
              <w:ind w:firstLine="284" w:end="0"/>
              <w:rPr>
                <w:sz w:val="24"/>
                <w:lang w:val="en-US"/>
              </w:rPr>
            </w:pPr>
            <w:r>
              <w:rPr>
                <w:sz w:val="24"/>
                <w:lang w:val="en-US"/>
              </w:rPr>
              <w:t>fui respetado</w:t>
            </w:r>
          </w:p>
          <w:p>
            <w:pPr>
              <w:pStyle w:val="Normal1"/>
              <w:spacing w:lineRule="auto" w:line="240"/>
              <w:ind w:firstLine="284" w:end="0"/>
              <w:rPr>
                <w:sz w:val="24"/>
                <w:lang w:val="en-US"/>
              </w:rPr>
            </w:pPr>
            <w:r>
              <w:rPr>
                <w:sz w:val="24"/>
                <w:lang w:val="en-US"/>
              </w:rPr>
              <w:t>fuiste respetado</w:t>
            </w:r>
          </w:p>
          <w:p>
            <w:pPr>
              <w:pStyle w:val="Normal1"/>
              <w:spacing w:lineRule="auto" w:line="240"/>
              <w:ind w:firstLine="284" w:end="0"/>
              <w:rPr>
                <w:sz w:val="24"/>
                <w:lang w:val="en-US"/>
              </w:rPr>
            </w:pPr>
            <w:r>
              <w:rPr>
                <w:sz w:val="24"/>
                <w:lang w:val="en-US"/>
              </w:rPr>
              <w:t>fue respetado</w:t>
            </w:r>
          </w:p>
          <w:p>
            <w:pPr>
              <w:pStyle w:val="Normal1"/>
              <w:spacing w:lineRule="auto" w:line="240"/>
              <w:ind w:firstLine="284" w:end="0"/>
              <w:rPr>
                <w:sz w:val="24"/>
                <w:lang w:val="en-US"/>
              </w:rPr>
            </w:pPr>
            <w:r>
              <w:rPr>
                <w:sz w:val="24"/>
                <w:lang w:val="en-US"/>
              </w:rPr>
              <w:t>fuimos respetados</w:t>
            </w:r>
          </w:p>
          <w:p>
            <w:pPr>
              <w:pStyle w:val="Normal1"/>
              <w:spacing w:lineRule="auto" w:line="240"/>
              <w:ind w:firstLine="284" w:end="0"/>
              <w:rPr>
                <w:sz w:val="24"/>
                <w:lang w:val="en-US"/>
              </w:rPr>
            </w:pPr>
            <w:r>
              <w:rPr>
                <w:sz w:val="24"/>
                <w:lang w:val="en-US"/>
              </w:rPr>
              <w:t>fuisteis respetados</w:t>
            </w:r>
          </w:p>
          <w:p>
            <w:pPr>
              <w:pStyle w:val="Normal1"/>
              <w:spacing w:lineRule="auto" w:line="240"/>
              <w:ind w:firstLine="284" w:end="0"/>
              <w:rPr>
                <w:sz w:val="24"/>
                <w:lang w:val="en-US"/>
              </w:rPr>
            </w:pPr>
            <w:r>
              <w:rPr>
                <w:sz w:val="24"/>
                <w:lang w:val="en-US"/>
              </w:rPr>
              <w:t>fueron respetados</w:t>
            </w:r>
          </w:p>
          <w:p>
            <w:pPr>
              <w:pStyle w:val="Normal1"/>
              <w:rPr>
                <w:i/>
                <w:i/>
                <w:sz w:val="24"/>
                <w:lang w:val="en-US"/>
              </w:rPr>
            </w:pPr>
            <w:r>
              <w:rPr>
                <w:i/>
                <w:sz w:val="24"/>
                <w:lang w:val="en-US"/>
              </w:rPr>
            </w:r>
          </w:p>
        </w:tc>
        <w:tc>
          <w:tcPr>
            <w:tcW w:w="3402" w:type="dxa"/>
            <w:tcBorders/>
          </w:tcPr>
          <w:p>
            <w:pPr>
              <w:pStyle w:val="FR4"/>
              <w:ind w:start="312" w:end="0"/>
              <w:rPr>
                <w:rFonts w:ascii="Times New Roman" w:hAnsi="Times New Roman" w:cs="Times New Roman"/>
                <w:i/>
                <w:i/>
                <w:sz w:val="24"/>
                <w:lang w:val="en-US"/>
              </w:rPr>
            </w:pPr>
            <w:r>
              <w:rPr>
                <w:rFonts w:cs="Times New Roman" w:ascii="Times New Roman" w:hAnsi="Times New Roman"/>
                <w:i/>
                <w:sz w:val="24"/>
                <w:lang w:val="en-US"/>
              </w:rPr>
              <w:t>Pretérito pluscuamperfecto</w:t>
            </w:r>
          </w:p>
          <w:p>
            <w:pPr>
              <w:pStyle w:val="Normal1"/>
              <w:spacing w:lineRule="auto" w:line="240"/>
              <w:rPr>
                <w:sz w:val="24"/>
                <w:lang w:val="en-US"/>
              </w:rPr>
            </w:pPr>
            <w:r>
              <w:rPr>
                <w:sz w:val="24"/>
                <w:lang w:val="en-US"/>
              </w:rPr>
              <w:t xml:space="preserve">había sido respetado </w:t>
            </w:r>
          </w:p>
          <w:p>
            <w:pPr>
              <w:pStyle w:val="Normal1"/>
              <w:spacing w:lineRule="auto" w:line="240"/>
              <w:rPr>
                <w:sz w:val="24"/>
                <w:lang w:val="en-US"/>
              </w:rPr>
            </w:pPr>
            <w:r>
              <w:rPr>
                <w:sz w:val="24"/>
                <w:lang w:val="en-US"/>
              </w:rPr>
              <w:t xml:space="preserve">habías sido respetado      </w:t>
            </w:r>
          </w:p>
          <w:p>
            <w:pPr>
              <w:pStyle w:val="Normal1"/>
              <w:spacing w:lineRule="auto" w:line="240"/>
              <w:rPr>
                <w:sz w:val="24"/>
                <w:lang w:val="en-US"/>
              </w:rPr>
            </w:pPr>
            <w:r>
              <w:rPr>
                <w:sz w:val="24"/>
                <w:lang w:val="en-US"/>
              </w:rPr>
              <w:t>había sido respetado</w:t>
            </w:r>
          </w:p>
          <w:p>
            <w:pPr>
              <w:pStyle w:val="Normal1"/>
              <w:spacing w:lineRule="auto" w:line="240"/>
              <w:rPr>
                <w:sz w:val="24"/>
                <w:lang w:val="en-US"/>
              </w:rPr>
            </w:pPr>
            <w:r>
              <w:rPr>
                <w:sz w:val="24"/>
                <w:lang w:val="en-US"/>
              </w:rPr>
              <w:t xml:space="preserve">habíamos sido respetados </w:t>
            </w:r>
          </w:p>
          <w:p>
            <w:pPr>
              <w:pStyle w:val="Normal1"/>
              <w:spacing w:lineRule="auto" w:line="240"/>
              <w:rPr>
                <w:sz w:val="24"/>
                <w:lang w:val="en-US"/>
              </w:rPr>
            </w:pPr>
            <w:r>
              <w:rPr>
                <w:sz w:val="24"/>
                <w:lang w:val="en-US"/>
              </w:rPr>
              <w:t xml:space="preserve">habíais sido respetados </w:t>
            </w:r>
          </w:p>
          <w:p>
            <w:pPr>
              <w:pStyle w:val="Normal1"/>
              <w:spacing w:lineRule="auto" w:line="240"/>
              <w:rPr>
                <w:sz w:val="24"/>
                <w:lang w:val="en-US"/>
              </w:rPr>
            </w:pPr>
            <w:r>
              <w:rPr>
                <w:sz w:val="24"/>
                <w:lang w:val="en-US"/>
              </w:rPr>
              <w:t>habían sido respetados</w:t>
            </w:r>
          </w:p>
          <w:p>
            <w:pPr>
              <w:pStyle w:val="Normal1"/>
              <w:rPr>
                <w:i/>
                <w:i/>
                <w:sz w:val="24"/>
                <w:lang w:val="en-US"/>
              </w:rPr>
            </w:pPr>
            <w:r>
              <w:rPr>
                <w:i/>
                <w:sz w:val="24"/>
                <w:lang w:val="en-US"/>
              </w:rPr>
            </w:r>
          </w:p>
        </w:tc>
      </w:tr>
    </w:tbl>
    <w:p>
      <w:pPr>
        <w:pStyle w:val="Normal1"/>
        <w:spacing w:lineRule="auto" w:line="240"/>
        <w:ind w:firstLine="284" w:end="0"/>
        <w:rPr>
          <w:i/>
          <w:i/>
          <w:sz w:val="24"/>
          <w:lang w:val="en-US"/>
        </w:rPr>
      </w:pPr>
      <w:r>
        <w:rPr>
          <w:i/>
          <w:sz w:val="24"/>
          <w:lang w:val="en-US"/>
        </w:rPr>
      </w:r>
    </w:p>
    <w:tbl>
      <w:tblPr>
        <w:tblW w:w="6450" w:type="dxa"/>
        <w:jc w:val="start"/>
        <w:tblInd w:w="321" w:type="dxa"/>
        <w:tblLayout w:type="fixed"/>
        <w:tblCellMar>
          <w:top w:w="0" w:type="dxa"/>
          <w:start w:w="108" w:type="dxa"/>
          <w:bottom w:w="0" w:type="dxa"/>
          <w:end w:w="108" w:type="dxa"/>
        </w:tblCellMar>
      </w:tblPr>
      <w:tblGrid>
        <w:gridCol w:w="3048"/>
        <w:gridCol w:w="3402"/>
      </w:tblGrid>
      <w:tr>
        <w:trPr>
          <w:trHeight w:val="2160" w:hRule="atLeast"/>
        </w:trPr>
        <w:tc>
          <w:tcPr>
            <w:tcW w:w="3048" w:type="dxa"/>
            <w:tcBorders/>
          </w:tcPr>
          <w:p>
            <w:pPr>
              <w:pStyle w:val="Normal1"/>
              <w:spacing w:lineRule="auto" w:line="240"/>
              <w:ind w:firstLine="284" w:end="0"/>
              <w:jc w:val="start"/>
              <w:rPr>
                <w:i/>
                <w:i/>
                <w:sz w:val="24"/>
                <w:lang w:val="en-US"/>
              </w:rPr>
            </w:pPr>
            <w:r>
              <w:rPr>
                <w:i/>
                <w:sz w:val="24"/>
                <w:lang w:val="en-US"/>
              </w:rPr>
              <w:t>Future imperfecto</w:t>
            </w:r>
          </w:p>
          <w:p>
            <w:pPr>
              <w:pStyle w:val="Normal1"/>
              <w:spacing w:lineRule="auto" w:line="240"/>
              <w:ind w:firstLine="284" w:end="0"/>
              <w:rPr>
                <w:sz w:val="24"/>
                <w:lang w:val="en-US"/>
              </w:rPr>
            </w:pPr>
            <w:r>
              <w:rPr>
                <w:sz w:val="24"/>
                <w:lang w:val="en-US"/>
              </w:rPr>
              <w:t>seré respetado</w:t>
            </w:r>
          </w:p>
          <w:p>
            <w:pPr>
              <w:pStyle w:val="Normal1"/>
              <w:spacing w:lineRule="auto" w:line="240"/>
              <w:ind w:firstLine="284" w:end="0"/>
              <w:rPr>
                <w:sz w:val="24"/>
                <w:lang w:val="en-US"/>
              </w:rPr>
            </w:pPr>
            <w:r>
              <w:rPr>
                <w:sz w:val="24"/>
                <w:lang w:val="en-US"/>
              </w:rPr>
              <w:t>serás respetado</w:t>
            </w:r>
          </w:p>
          <w:p>
            <w:pPr>
              <w:pStyle w:val="Normal1"/>
              <w:spacing w:lineRule="auto" w:line="240"/>
              <w:ind w:firstLine="284" w:end="0"/>
              <w:rPr>
                <w:sz w:val="24"/>
                <w:lang w:val="en-US"/>
              </w:rPr>
            </w:pPr>
            <w:r>
              <w:rPr>
                <w:sz w:val="24"/>
                <w:lang w:val="en-US"/>
              </w:rPr>
              <w:t>será respetado</w:t>
            </w:r>
          </w:p>
          <w:p>
            <w:pPr>
              <w:pStyle w:val="Normal1"/>
              <w:spacing w:lineRule="auto" w:line="240"/>
              <w:ind w:firstLine="284" w:end="0"/>
              <w:rPr>
                <w:sz w:val="24"/>
                <w:lang w:val="en-US"/>
              </w:rPr>
            </w:pPr>
            <w:r>
              <w:rPr>
                <w:sz w:val="24"/>
                <w:lang w:val="en-US"/>
              </w:rPr>
              <w:t>seremos respetados</w:t>
            </w:r>
          </w:p>
          <w:p>
            <w:pPr>
              <w:pStyle w:val="Normal1"/>
              <w:tabs>
                <w:tab w:val="clear" w:pos="720"/>
                <w:tab w:val="left" w:pos="2860" w:leader="none"/>
              </w:tabs>
              <w:spacing w:lineRule="auto" w:line="240"/>
              <w:ind w:firstLine="284" w:end="0"/>
              <w:rPr>
                <w:sz w:val="24"/>
                <w:lang w:val="en-US"/>
              </w:rPr>
            </w:pPr>
            <w:r>
              <w:rPr>
                <w:sz w:val="24"/>
                <w:lang w:val="en-US"/>
              </w:rPr>
              <w:t>seréis respetados</w:t>
            </w:r>
          </w:p>
          <w:p>
            <w:pPr>
              <w:pStyle w:val="Normal1"/>
              <w:tabs>
                <w:tab w:val="clear" w:pos="720"/>
                <w:tab w:val="left" w:pos="2860" w:leader="none"/>
              </w:tabs>
              <w:spacing w:lineRule="auto" w:line="240"/>
              <w:ind w:firstLine="284" w:end="0"/>
              <w:rPr>
                <w:sz w:val="24"/>
                <w:lang w:val="en-US"/>
              </w:rPr>
            </w:pPr>
            <w:r>
              <w:rPr>
                <w:sz w:val="24"/>
                <w:lang w:val="en-US"/>
              </w:rPr>
              <w:t>serán respetados</w:t>
            </w:r>
          </w:p>
          <w:p>
            <w:pPr>
              <w:pStyle w:val="Normal1"/>
              <w:ind w:firstLine="284" w:end="0"/>
              <w:rPr>
                <w:i/>
                <w:i/>
                <w:sz w:val="24"/>
                <w:lang w:val="en-US"/>
              </w:rPr>
            </w:pPr>
            <w:r>
              <w:rPr>
                <w:spacing w:val="20"/>
                <w:sz w:val="24"/>
                <w:lang w:val="en-US"/>
              </w:rPr>
              <w:t xml:space="preserve">             </w:t>
            </w:r>
          </w:p>
        </w:tc>
        <w:tc>
          <w:tcPr>
            <w:tcW w:w="3402" w:type="dxa"/>
            <w:tcBorders/>
          </w:tcPr>
          <w:p>
            <w:pPr>
              <w:pStyle w:val="Normal1"/>
              <w:spacing w:lineRule="auto" w:line="240"/>
              <w:ind w:start="237" w:end="0"/>
              <w:jc w:val="start"/>
              <w:rPr>
                <w:i/>
                <w:i/>
                <w:sz w:val="24"/>
                <w:lang w:val="en-US"/>
              </w:rPr>
            </w:pPr>
            <w:r>
              <w:rPr>
                <w:i/>
                <w:sz w:val="24"/>
                <w:lang w:val="en-US"/>
              </w:rPr>
              <w:t>Future perfecto</w:t>
            </w:r>
          </w:p>
          <w:p>
            <w:pPr>
              <w:pStyle w:val="Normal1"/>
              <w:spacing w:lineRule="auto" w:line="240"/>
              <w:rPr>
                <w:sz w:val="24"/>
                <w:lang w:val="en-US"/>
              </w:rPr>
            </w:pPr>
            <w:r>
              <w:rPr>
                <w:sz w:val="24"/>
                <w:lang w:val="en-US"/>
              </w:rPr>
              <w:t xml:space="preserve">habré sido respetado </w:t>
            </w:r>
          </w:p>
          <w:p>
            <w:pPr>
              <w:pStyle w:val="Normal1"/>
              <w:spacing w:lineRule="auto" w:line="240"/>
              <w:rPr>
                <w:sz w:val="24"/>
                <w:lang w:val="en-US"/>
              </w:rPr>
            </w:pPr>
            <w:r>
              <w:rPr>
                <w:sz w:val="24"/>
                <w:lang w:val="en-US"/>
              </w:rPr>
              <w:t xml:space="preserve">habrás sido respetado </w:t>
            </w:r>
          </w:p>
          <w:p>
            <w:pPr>
              <w:pStyle w:val="Normal1"/>
              <w:spacing w:lineRule="auto" w:line="240"/>
              <w:rPr>
                <w:sz w:val="24"/>
                <w:lang w:val="en-US"/>
              </w:rPr>
            </w:pPr>
            <w:r>
              <w:rPr>
                <w:sz w:val="24"/>
                <w:lang w:val="en-US"/>
              </w:rPr>
              <w:t xml:space="preserve">habrá sido respetado </w:t>
            </w:r>
          </w:p>
          <w:p>
            <w:pPr>
              <w:pStyle w:val="Normal1"/>
              <w:spacing w:lineRule="auto" w:line="240"/>
              <w:rPr>
                <w:sz w:val="24"/>
                <w:lang w:val="en-US"/>
              </w:rPr>
            </w:pPr>
            <w:r>
              <w:rPr>
                <w:sz w:val="24"/>
                <w:lang w:val="en-US"/>
              </w:rPr>
              <w:t>habremos sido respetados</w:t>
            </w:r>
          </w:p>
          <w:p>
            <w:pPr>
              <w:pStyle w:val="Normal1"/>
              <w:tabs>
                <w:tab w:val="clear" w:pos="720"/>
                <w:tab w:val="left" w:pos="2860" w:leader="none"/>
              </w:tabs>
              <w:spacing w:lineRule="auto" w:line="240"/>
              <w:rPr>
                <w:sz w:val="24"/>
                <w:lang w:val="en-US"/>
              </w:rPr>
            </w:pPr>
            <w:r>
              <w:rPr>
                <w:sz w:val="24"/>
                <w:lang w:val="en-US"/>
              </w:rPr>
              <w:t>habréis sido respetados</w:t>
            </w:r>
          </w:p>
          <w:p>
            <w:pPr>
              <w:pStyle w:val="Normal1"/>
              <w:tabs>
                <w:tab w:val="clear" w:pos="720"/>
                <w:tab w:val="left" w:pos="2860" w:leader="none"/>
              </w:tabs>
              <w:spacing w:lineRule="auto" w:line="240"/>
              <w:rPr>
                <w:sz w:val="24"/>
                <w:lang w:val="en-US"/>
              </w:rPr>
            </w:pPr>
            <w:r>
              <w:rPr>
                <w:sz w:val="24"/>
                <w:lang w:val="en-US"/>
              </w:rPr>
              <w:t>habran sido respetados</w:t>
            </w:r>
          </w:p>
          <w:p>
            <w:pPr>
              <w:pStyle w:val="Normal1"/>
              <w:rPr>
                <w:i/>
                <w:i/>
                <w:sz w:val="24"/>
                <w:lang w:val="en-US"/>
              </w:rPr>
            </w:pPr>
            <w:r>
              <w:rPr>
                <w:i/>
                <w:sz w:val="24"/>
                <w:lang w:val="en-US"/>
              </w:rPr>
            </w:r>
          </w:p>
        </w:tc>
      </w:tr>
    </w:tbl>
    <w:p>
      <w:pPr>
        <w:pStyle w:val="Normal1"/>
        <w:spacing w:lineRule="auto" w:line="240"/>
        <w:ind w:firstLine="284" w:end="0"/>
        <w:jc w:val="start"/>
        <w:rPr>
          <w:spacing w:val="20"/>
          <w:sz w:val="24"/>
          <w:lang w:val="en-US"/>
        </w:rPr>
      </w:pPr>
      <w:r>
        <w:rPr>
          <w:spacing w:val="20"/>
          <w:sz w:val="24"/>
          <w:lang w:val="en-US"/>
        </w:rPr>
      </w:r>
    </w:p>
    <w:p>
      <w:pPr>
        <w:pStyle w:val="Normal1"/>
        <w:spacing w:lineRule="auto" w:line="240"/>
        <w:ind w:firstLine="284" w:end="0"/>
        <w:jc w:val="start"/>
        <w:rPr>
          <w:spacing w:val="20"/>
          <w:sz w:val="24"/>
          <w:lang w:val="en-US"/>
        </w:rPr>
      </w:pPr>
      <w:r>
        <w:rPr>
          <w:spacing w:val="20"/>
          <w:sz w:val="24"/>
          <w:lang w:val="en-US"/>
        </w:rPr>
        <w:t xml:space="preserve">                          </w:t>
      </w:r>
      <w:r>
        <w:rPr>
          <w:spacing w:val="20"/>
          <w:sz w:val="24"/>
          <w:lang w:val="en-US"/>
        </w:rPr>
        <w:t>Modo subjuntivo</w:t>
      </w:r>
    </w:p>
    <w:p>
      <w:pPr>
        <w:pStyle w:val="Normal1"/>
        <w:tabs>
          <w:tab w:val="clear" w:pos="720"/>
          <w:tab w:val="left" w:pos="2860" w:leader="none"/>
        </w:tabs>
        <w:spacing w:lineRule="auto" w:line="240"/>
        <w:ind w:firstLine="284" w:end="0"/>
        <w:rPr>
          <w:i/>
          <w:i/>
          <w:spacing w:val="20"/>
          <w:sz w:val="24"/>
          <w:lang w:val="en-US"/>
        </w:rPr>
      </w:pPr>
      <w:r>
        <w:rPr>
          <w:i/>
          <w:spacing w:val="20"/>
          <w:sz w:val="24"/>
          <w:lang w:val="en-US"/>
        </w:rPr>
      </w:r>
    </w:p>
    <w:p>
      <w:pPr>
        <w:pStyle w:val="Normal1"/>
        <w:tabs>
          <w:tab w:val="clear" w:pos="720"/>
          <w:tab w:val="left" w:pos="2860" w:leader="none"/>
        </w:tabs>
        <w:spacing w:lineRule="auto" w:line="240"/>
        <w:ind w:firstLine="284" w:end="0"/>
        <w:rPr>
          <w:i/>
          <w:i/>
          <w:sz w:val="24"/>
          <w:lang w:val="en-US"/>
        </w:rPr>
      </w:pPr>
      <w:r>
        <w:rPr>
          <w:i/>
          <w:sz w:val="24"/>
          <w:lang w:val="en-US"/>
        </w:rPr>
      </w:r>
    </w:p>
    <w:tbl>
      <w:tblPr>
        <w:tblW w:w="7530" w:type="dxa"/>
        <w:jc w:val="start"/>
        <w:tblInd w:w="156" w:type="dxa"/>
        <w:tblLayout w:type="fixed"/>
        <w:tblCellMar>
          <w:top w:w="0" w:type="dxa"/>
          <w:start w:w="108" w:type="dxa"/>
          <w:bottom w:w="0" w:type="dxa"/>
          <w:end w:w="108" w:type="dxa"/>
        </w:tblCellMar>
      </w:tblPr>
      <w:tblGrid>
        <w:gridCol w:w="3213"/>
        <w:gridCol w:w="4317"/>
      </w:tblGrid>
      <w:tr>
        <w:trPr>
          <w:trHeight w:val="7515" w:hRule="atLeast"/>
        </w:trPr>
        <w:tc>
          <w:tcPr>
            <w:tcW w:w="3213" w:type="dxa"/>
            <w:tcBorders/>
          </w:tcPr>
          <w:p>
            <w:pPr>
              <w:pStyle w:val="Normal1"/>
              <w:tabs>
                <w:tab w:val="clear" w:pos="720"/>
                <w:tab w:val="left" w:pos="2860" w:leader="none"/>
              </w:tabs>
              <w:spacing w:lineRule="auto" w:line="240"/>
              <w:ind w:firstLine="284" w:start="-48" w:end="0"/>
              <w:rPr>
                <w:i/>
                <w:i/>
                <w:sz w:val="24"/>
                <w:lang w:val="en-US"/>
              </w:rPr>
            </w:pPr>
            <w:r>
              <w:rPr>
                <w:i/>
                <w:sz w:val="24"/>
                <w:lang w:val="en-US"/>
              </w:rPr>
              <w:t>Presente</w:t>
            </w:r>
          </w:p>
          <w:p>
            <w:pPr>
              <w:pStyle w:val="Normal1"/>
              <w:tabs>
                <w:tab w:val="clear" w:pos="720"/>
                <w:tab w:val="left" w:pos="2860" w:leader="none"/>
              </w:tabs>
              <w:spacing w:lineRule="auto" w:line="240"/>
              <w:ind w:firstLine="284" w:start="-48" w:end="0"/>
              <w:rPr>
                <w:sz w:val="24"/>
                <w:lang w:val="en-US"/>
              </w:rPr>
            </w:pPr>
            <w:r>
              <w:rPr>
                <w:sz w:val="24"/>
                <w:lang w:val="en-US"/>
              </w:rPr>
              <w:t>sea respetado</w:t>
            </w:r>
          </w:p>
          <w:p>
            <w:pPr>
              <w:pStyle w:val="Normal1"/>
              <w:tabs>
                <w:tab w:val="clear" w:pos="720"/>
                <w:tab w:val="left" w:pos="2860" w:leader="none"/>
              </w:tabs>
              <w:spacing w:lineRule="auto" w:line="240"/>
              <w:ind w:firstLine="284" w:start="-48" w:end="0"/>
              <w:rPr>
                <w:sz w:val="24"/>
                <w:lang w:val="en-US"/>
              </w:rPr>
            </w:pPr>
            <w:r>
              <w:rPr>
                <w:sz w:val="24"/>
                <w:lang w:val="en-US"/>
              </w:rPr>
              <w:t>seas respetado</w:t>
            </w:r>
          </w:p>
          <w:p>
            <w:pPr>
              <w:pStyle w:val="Normal1"/>
              <w:tabs>
                <w:tab w:val="clear" w:pos="720"/>
                <w:tab w:val="left" w:pos="2860" w:leader="none"/>
              </w:tabs>
              <w:spacing w:lineRule="auto" w:line="240"/>
              <w:ind w:firstLine="284" w:start="-48" w:end="0"/>
              <w:rPr>
                <w:sz w:val="24"/>
                <w:lang w:val="en-US"/>
              </w:rPr>
            </w:pPr>
            <w:r>
              <w:rPr>
                <w:sz w:val="24"/>
                <w:lang w:val="en-US"/>
              </w:rPr>
              <w:t>sea respetado</w:t>
            </w:r>
          </w:p>
          <w:p>
            <w:pPr>
              <w:pStyle w:val="Normal1"/>
              <w:tabs>
                <w:tab w:val="clear" w:pos="720"/>
                <w:tab w:val="left" w:pos="2860" w:leader="none"/>
              </w:tabs>
              <w:spacing w:lineRule="auto" w:line="240"/>
              <w:ind w:firstLine="284" w:start="-48" w:end="0"/>
              <w:rPr>
                <w:sz w:val="24"/>
                <w:lang w:val="en-US"/>
              </w:rPr>
            </w:pPr>
            <w:r>
              <w:rPr>
                <w:sz w:val="24"/>
                <w:lang w:val="en-US"/>
              </w:rPr>
              <w:t>seamos respetados</w:t>
            </w:r>
          </w:p>
          <w:p>
            <w:pPr>
              <w:pStyle w:val="Normal1"/>
              <w:tabs>
                <w:tab w:val="clear" w:pos="720"/>
                <w:tab w:val="left" w:pos="2860" w:leader="none"/>
              </w:tabs>
              <w:spacing w:lineRule="auto" w:line="240"/>
              <w:ind w:firstLine="284" w:start="-48" w:end="0"/>
              <w:rPr>
                <w:sz w:val="24"/>
                <w:lang w:val="en-US"/>
              </w:rPr>
            </w:pPr>
            <w:r>
              <w:rPr>
                <w:sz w:val="24"/>
                <w:lang w:val="en-US"/>
              </w:rPr>
              <w:t>seáis respetados</w:t>
            </w:r>
          </w:p>
          <w:p>
            <w:pPr>
              <w:pStyle w:val="Normal1"/>
              <w:tabs>
                <w:tab w:val="clear" w:pos="720"/>
                <w:tab w:val="left" w:pos="2860" w:leader="none"/>
              </w:tabs>
              <w:spacing w:lineRule="auto" w:line="240"/>
              <w:ind w:firstLine="284" w:start="-48" w:end="0"/>
              <w:rPr>
                <w:sz w:val="24"/>
                <w:lang w:val="en-US"/>
              </w:rPr>
            </w:pPr>
            <w:r>
              <w:rPr>
                <w:sz w:val="24"/>
                <w:lang w:val="en-US"/>
              </w:rPr>
              <w:t>sean respetados</w:t>
            </w:r>
          </w:p>
          <w:p>
            <w:pPr>
              <w:pStyle w:val="Normal1"/>
              <w:tabs>
                <w:tab w:val="clear" w:pos="720"/>
                <w:tab w:val="left" w:pos="2860" w:leader="none"/>
              </w:tabs>
              <w:spacing w:lineRule="auto" w:line="240"/>
              <w:ind w:firstLine="284" w:start="-48" w:end="0"/>
              <w:rPr>
                <w:sz w:val="24"/>
                <w:lang w:val="en-US"/>
              </w:rPr>
            </w:pPr>
            <w:r>
              <w:rPr>
                <w:sz w:val="24"/>
                <w:lang w:val="en-US"/>
              </w:rPr>
            </w:r>
          </w:p>
          <w:p>
            <w:pPr>
              <w:pStyle w:val="Normal1"/>
              <w:tabs>
                <w:tab w:val="clear" w:pos="720"/>
                <w:tab w:val="left" w:pos="2860" w:leader="none"/>
              </w:tabs>
              <w:spacing w:lineRule="auto" w:line="240"/>
              <w:ind w:firstLine="284" w:start="-48" w:end="0"/>
              <w:rPr>
                <w:i/>
                <w:i/>
                <w:iCs/>
                <w:sz w:val="24"/>
                <w:lang w:val="en-US"/>
              </w:rPr>
            </w:pPr>
            <w:r>
              <w:rPr>
                <w:i/>
                <w:iCs/>
                <w:sz w:val="24"/>
                <w:lang w:val="en-US"/>
              </w:rPr>
              <w:t>Pretérito imperfecto</w:t>
            </w:r>
          </w:p>
          <w:p>
            <w:pPr>
              <w:pStyle w:val="Normal1"/>
              <w:tabs>
                <w:tab w:val="clear" w:pos="720"/>
                <w:tab w:val="left" w:pos="2860" w:leader="none"/>
              </w:tabs>
              <w:spacing w:lineRule="auto" w:line="240"/>
              <w:ind w:firstLine="284" w:start="-48" w:end="0"/>
              <w:rPr>
                <w:sz w:val="24"/>
                <w:lang w:val="en-US"/>
              </w:rPr>
            </w:pPr>
            <w:r>
              <w:rPr>
                <w:sz w:val="24"/>
                <w:lang w:val="en-US"/>
              </w:rPr>
              <w:t>fuera respetado</w:t>
            </w:r>
          </w:p>
          <w:p>
            <w:pPr>
              <w:pStyle w:val="Normal1"/>
              <w:tabs>
                <w:tab w:val="clear" w:pos="720"/>
                <w:tab w:val="left" w:pos="2860" w:leader="none"/>
              </w:tabs>
              <w:spacing w:lineRule="auto" w:line="240"/>
              <w:ind w:firstLine="284" w:start="-48" w:end="0"/>
              <w:rPr>
                <w:sz w:val="24"/>
                <w:lang w:val="en-US"/>
              </w:rPr>
            </w:pPr>
            <w:r>
              <w:rPr>
                <w:sz w:val="24"/>
                <w:lang w:val="en-US"/>
              </w:rPr>
              <w:t>(fuese)</w:t>
            </w:r>
          </w:p>
          <w:p>
            <w:pPr>
              <w:pStyle w:val="Normal1"/>
              <w:tabs>
                <w:tab w:val="clear" w:pos="720"/>
                <w:tab w:val="left" w:pos="2860" w:leader="none"/>
              </w:tabs>
              <w:spacing w:lineRule="auto" w:line="240"/>
              <w:ind w:firstLine="284" w:start="-48" w:end="0"/>
              <w:rPr>
                <w:sz w:val="24"/>
                <w:lang w:val="en-US"/>
              </w:rPr>
            </w:pPr>
            <w:r>
              <w:rPr>
                <w:sz w:val="24"/>
                <w:lang w:val="en-US"/>
              </w:rPr>
              <w:t>fueras respetado</w:t>
            </w:r>
          </w:p>
          <w:p>
            <w:pPr>
              <w:pStyle w:val="Normal1"/>
              <w:tabs>
                <w:tab w:val="clear" w:pos="720"/>
                <w:tab w:val="left" w:pos="2860" w:leader="none"/>
              </w:tabs>
              <w:spacing w:lineRule="auto" w:line="240"/>
              <w:ind w:firstLine="284" w:start="-48" w:end="0"/>
              <w:rPr>
                <w:sz w:val="24"/>
                <w:lang w:val="en-US"/>
              </w:rPr>
            </w:pPr>
            <w:r>
              <w:rPr>
                <w:sz w:val="24"/>
                <w:lang w:val="en-US"/>
              </w:rPr>
              <w:t>(fueses)</w:t>
            </w:r>
          </w:p>
          <w:p>
            <w:pPr>
              <w:pStyle w:val="Normal1"/>
              <w:tabs>
                <w:tab w:val="clear" w:pos="720"/>
                <w:tab w:val="left" w:pos="2860" w:leader="none"/>
              </w:tabs>
              <w:spacing w:lineRule="auto" w:line="240"/>
              <w:ind w:firstLine="284" w:start="-48" w:end="0"/>
              <w:rPr>
                <w:sz w:val="24"/>
                <w:lang w:val="en-US"/>
              </w:rPr>
            </w:pPr>
            <w:r>
              <w:rPr>
                <w:sz w:val="24"/>
                <w:lang w:val="en-US"/>
              </w:rPr>
              <w:t>fuera respetado</w:t>
            </w:r>
          </w:p>
          <w:p>
            <w:pPr>
              <w:pStyle w:val="Normal1"/>
              <w:tabs>
                <w:tab w:val="clear" w:pos="720"/>
                <w:tab w:val="left" w:pos="2860" w:leader="none"/>
              </w:tabs>
              <w:spacing w:lineRule="auto" w:line="240"/>
              <w:ind w:firstLine="284" w:start="-48" w:end="0"/>
              <w:rPr>
                <w:sz w:val="24"/>
                <w:lang w:val="en-US"/>
              </w:rPr>
            </w:pPr>
            <w:r>
              <w:rPr>
                <w:sz w:val="24"/>
                <w:lang w:val="en-US"/>
              </w:rPr>
              <w:t>(fuese)</w:t>
            </w:r>
          </w:p>
          <w:p>
            <w:pPr>
              <w:pStyle w:val="Normal1"/>
              <w:tabs>
                <w:tab w:val="clear" w:pos="720"/>
                <w:tab w:val="left" w:pos="2860" w:leader="none"/>
              </w:tabs>
              <w:spacing w:lineRule="auto" w:line="240"/>
              <w:ind w:firstLine="284" w:start="-48" w:end="0"/>
              <w:rPr>
                <w:sz w:val="24"/>
                <w:lang w:val="en-US"/>
              </w:rPr>
            </w:pPr>
            <w:r>
              <w:rPr>
                <w:sz w:val="24"/>
                <w:lang w:val="en-US"/>
              </w:rPr>
              <w:t>fuéramos respetados</w:t>
            </w:r>
          </w:p>
          <w:p>
            <w:pPr>
              <w:pStyle w:val="Normal1"/>
              <w:tabs>
                <w:tab w:val="clear" w:pos="720"/>
                <w:tab w:val="left" w:pos="2860" w:leader="none"/>
              </w:tabs>
              <w:spacing w:lineRule="auto" w:line="240"/>
              <w:ind w:firstLine="284" w:start="-48" w:end="0"/>
              <w:rPr>
                <w:sz w:val="24"/>
                <w:lang w:val="en-US"/>
              </w:rPr>
            </w:pPr>
            <w:r>
              <w:rPr>
                <w:sz w:val="24"/>
                <w:lang w:val="en-US"/>
              </w:rPr>
              <w:t>(fuésemos)</w:t>
            </w:r>
          </w:p>
          <w:p>
            <w:pPr>
              <w:pStyle w:val="Normal1"/>
              <w:tabs>
                <w:tab w:val="clear" w:pos="720"/>
                <w:tab w:val="left" w:pos="2860" w:leader="none"/>
              </w:tabs>
              <w:spacing w:lineRule="auto" w:line="240"/>
              <w:ind w:firstLine="284" w:start="-48" w:end="0"/>
              <w:rPr>
                <w:sz w:val="24"/>
                <w:lang w:val="en-US"/>
              </w:rPr>
            </w:pPr>
            <w:r>
              <w:rPr>
                <w:sz w:val="24"/>
                <w:lang w:val="en-US"/>
              </w:rPr>
              <w:t>fuerais respetados</w:t>
            </w:r>
          </w:p>
          <w:p>
            <w:pPr>
              <w:pStyle w:val="Normal1"/>
              <w:tabs>
                <w:tab w:val="clear" w:pos="720"/>
                <w:tab w:val="left" w:pos="2860" w:leader="none"/>
              </w:tabs>
              <w:spacing w:lineRule="auto" w:line="240"/>
              <w:ind w:firstLine="284" w:start="-48" w:end="0"/>
              <w:rPr>
                <w:sz w:val="24"/>
                <w:lang w:val="en-US"/>
              </w:rPr>
            </w:pPr>
            <w:r>
              <w:rPr>
                <w:sz w:val="24"/>
                <w:lang w:val="en-US"/>
              </w:rPr>
              <w:t>(fueseis)</w:t>
            </w:r>
          </w:p>
          <w:p>
            <w:pPr>
              <w:pStyle w:val="Normal1"/>
              <w:tabs>
                <w:tab w:val="clear" w:pos="720"/>
                <w:tab w:val="left" w:pos="2860" w:leader="none"/>
              </w:tabs>
              <w:spacing w:lineRule="auto" w:line="240"/>
              <w:ind w:firstLine="284" w:start="-48" w:end="0"/>
              <w:rPr>
                <w:sz w:val="24"/>
                <w:lang w:val="en-US"/>
              </w:rPr>
            </w:pPr>
            <w:r>
              <w:rPr>
                <w:sz w:val="24"/>
                <w:lang w:val="en-US"/>
              </w:rPr>
              <w:t>fueran respetados</w:t>
            </w:r>
          </w:p>
          <w:p>
            <w:pPr>
              <w:pStyle w:val="Normal1"/>
              <w:tabs>
                <w:tab w:val="clear" w:pos="720"/>
                <w:tab w:val="left" w:pos="2860" w:leader="none"/>
              </w:tabs>
              <w:spacing w:lineRule="auto" w:line="240"/>
              <w:ind w:firstLine="284" w:start="-48" w:end="0"/>
              <w:rPr>
                <w:sz w:val="24"/>
                <w:lang w:val="en-US"/>
              </w:rPr>
            </w:pPr>
            <w:r>
              <w:rPr>
                <w:sz w:val="24"/>
                <w:lang w:val="en-US"/>
              </w:rPr>
              <w:t>(fuesen)</w:t>
            </w:r>
          </w:p>
          <w:p>
            <w:pPr>
              <w:pStyle w:val="Normal1"/>
              <w:tabs>
                <w:tab w:val="clear" w:pos="720"/>
                <w:tab w:val="left" w:pos="2860" w:leader="none"/>
              </w:tabs>
              <w:spacing w:lineRule="auto" w:line="240"/>
              <w:ind w:firstLine="284" w:start="-48" w:end="0"/>
              <w:rPr>
                <w:sz w:val="24"/>
                <w:lang w:val="en-US"/>
              </w:rPr>
            </w:pPr>
            <w:r>
              <w:rPr>
                <w:sz w:val="24"/>
                <w:lang w:val="en-US"/>
              </w:rPr>
            </w:r>
          </w:p>
          <w:p>
            <w:pPr>
              <w:pStyle w:val="Normal1"/>
              <w:tabs>
                <w:tab w:val="clear" w:pos="720"/>
                <w:tab w:val="left" w:pos="2860" w:leader="none"/>
              </w:tabs>
              <w:spacing w:lineRule="auto" w:line="240"/>
              <w:ind w:firstLine="284" w:start="-48" w:end="0"/>
              <w:rPr>
                <w:i/>
                <w:i/>
                <w:iCs/>
                <w:sz w:val="24"/>
                <w:lang w:val="en-US"/>
              </w:rPr>
            </w:pPr>
            <w:r>
              <w:rPr>
                <w:i/>
                <w:iCs/>
                <w:sz w:val="24"/>
                <w:lang w:val="en-US"/>
              </w:rPr>
              <w:t>Futuro imperfecto</w:t>
            </w:r>
          </w:p>
          <w:p>
            <w:pPr>
              <w:pStyle w:val="Normal1"/>
              <w:tabs>
                <w:tab w:val="clear" w:pos="720"/>
                <w:tab w:val="left" w:pos="2860" w:leader="none"/>
              </w:tabs>
              <w:spacing w:lineRule="auto" w:line="240"/>
              <w:ind w:firstLine="284" w:start="-48" w:end="0"/>
              <w:rPr>
                <w:sz w:val="24"/>
                <w:lang w:val="en-US"/>
              </w:rPr>
            </w:pPr>
            <w:r>
              <w:rPr>
                <w:sz w:val="24"/>
                <w:lang w:val="en-US"/>
              </w:rPr>
              <w:t>fuere respetado</w:t>
            </w:r>
          </w:p>
          <w:p>
            <w:pPr>
              <w:pStyle w:val="Normal1"/>
              <w:tabs>
                <w:tab w:val="clear" w:pos="720"/>
                <w:tab w:val="left" w:pos="2860" w:leader="none"/>
              </w:tabs>
              <w:spacing w:lineRule="auto" w:line="240"/>
              <w:ind w:firstLine="284" w:start="-48" w:end="0"/>
              <w:rPr>
                <w:sz w:val="24"/>
                <w:lang w:val="en-US"/>
              </w:rPr>
            </w:pPr>
            <w:r>
              <w:rPr>
                <w:sz w:val="24"/>
                <w:lang w:val="en-US"/>
              </w:rPr>
              <w:t>fueres respetado</w:t>
            </w:r>
          </w:p>
          <w:p>
            <w:pPr>
              <w:pStyle w:val="Normal1"/>
              <w:tabs>
                <w:tab w:val="clear" w:pos="720"/>
                <w:tab w:val="left" w:pos="2860" w:leader="none"/>
              </w:tabs>
              <w:spacing w:lineRule="auto" w:line="240"/>
              <w:ind w:firstLine="284" w:start="-48" w:end="0"/>
              <w:rPr>
                <w:sz w:val="24"/>
                <w:lang w:val="en-US"/>
              </w:rPr>
            </w:pPr>
            <w:r>
              <w:rPr>
                <w:sz w:val="24"/>
                <w:lang w:val="en-US"/>
              </w:rPr>
              <w:t>fuere respetado</w:t>
            </w:r>
          </w:p>
          <w:p>
            <w:pPr>
              <w:pStyle w:val="Normal1"/>
              <w:tabs>
                <w:tab w:val="clear" w:pos="720"/>
                <w:tab w:val="left" w:pos="2860" w:leader="none"/>
              </w:tabs>
              <w:spacing w:lineRule="auto" w:line="240"/>
              <w:ind w:firstLine="284" w:start="-48" w:end="0"/>
              <w:rPr>
                <w:sz w:val="24"/>
                <w:lang w:val="en-US"/>
              </w:rPr>
            </w:pPr>
            <w:r>
              <w:rPr>
                <w:sz w:val="24"/>
                <w:lang w:val="en-US"/>
              </w:rPr>
              <w:t>fuéremos respetados</w:t>
            </w:r>
          </w:p>
          <w:p>
            <w:pPr>
              <w:pStyle w:val="Normal1"/>
              <w:tabs>
                <w:tab w:val="clear" w:pos="720"/>
                <w:tab w:val="left" w:pos="2860" w:leader="none"/>
              </w:tabs>
              <w:spacing w:lineRule="auto" w:line="240"/>
              <w:ind w:firstLine="284" w:start="-48" w:end="0"/>
              <w:rPr>
                <w:sz w:val="24"/>
                <w:lang w:val="en-US"/>
              </w:rPr>
            </w:pPr>
            <w:r>
              <w:rPr>
                <w:sz w:val="24"/>
                <w:lang w:val="en-US"/>
              </w:rPr>
              <w:t>fuereis respetados</w:t>
            </w:r>
          </w:p>
          <w:p>
            <w:pPr>
              <w:pStyle w:val="Normal1"/>
              <w:tabs>
                <w:tab w:val="clear" w:pos="720"/>
                <w:tab w:val="left" w:pos="2860" w:leader="none"/>
              </w:tabs>
              <w:ind w:firstLine="284" w:start="-48" w:end="0"/>
              <w:rPr>
                <w:i/>
                <w:i/>
                <w:sz w:val="24"/>
                <w:lang w:val="en-US"/>
              </w:rPr>
            </w:pPr>
            <w:r>
              <w:rPr>
                <w:sz w:val="24"/>
                <w:lang w:val="en-US"/>
              </w:rPr>
              <w:t>rueren respetados</w:t>
            </w:r>
          </w:p>
        </w:tc>
        <w:tc>
          <w:tcPr>
            <w:tcW w:w="4317" w:type="dxa"/>
            <w:tcBorders/>
          </w:tcPr>
          <w:p>
            <w:pPr>
              <w:pStyle w:val="Normal1"/>
              <w:tabs>
                <w:tab w:val="clear" w:pos="720"/>
                <w:tab w:val="left" w:pos="2860" w:leader="none"/>
              </w:tabs>
              <w:spacing w:lineRule="auto" w:line="240"/>
              <w:rPr>
                <w:i/>
                <w:i/>
                <w:sz w:val="24"/>
                <w:lang w:val="en-US"/>
              </w:rPr>
            </w:pPr>
            <w:r>
              <w:rPr>
                <w:i/>
                <w:sz w:val="24"/>
                <w:lang w:val="en-US"/>
              </w:rPr>
              <w:t>Pretérito perfecto</w:t>
            </w:r>
          </w:p>
          <w:p>
            <w:pPr>
              <w:pStyle w:val="Normal1"/>
              <w:tabs>
                <w:tab w:val="clear" w:pos="720"/>
                <w:tab w:val="left" w:pos="2860" w:leader="none"/>
              </w:tabs>
              <w:spacing w:lineRule="auto" w:line="240"/>
              <w:rPr>
                <w:sz w:val="24"/>
                <w:lang w:val="en-US"/>
              </w:rPr>
            </w:pPr>
            <w:r>
              <w:rPr>
                <w:sz w:val="24"/>
                <w:lang w:val="en-US"/>
              </w:rPr>
              <w:t>haya sido respetado</w:t>
            </w:r>
          </w:p>
          <w:p>
            <w:pPr>
              <w:pStyle w:val="Normal1"/>
              <w:tabs>
                <w:tab w:val="clear" w:pos="720"/>
                <w:tab w:val="left" w:pos="2860" w:leader="none"/>
              </w:tabs>
              <w:spacing w:lineRule="auto" w:line="240"/>
              <w:rPr>
                <w:sz w:val="24"/>
                <w:lang w:val="en-US"/>
              </w:rPr>
            </w:pPr>
            <w:r>
              <w:rPr>
                <w:sz w:val="24"/>
                <w:lang w:val="en-US"/>
              </w:rPr>
              <w:t>hayas sido respetado</w:t>
            </w:r>
          </w:p>
          <w:p>
            <w:pPr>
              <w:pStyle w:val="Normal1"/>
              <w:tabs>
                <w:tab w:val="clear" w:pos="720"/>
                <w:tab w:val="left" w:pos="2860" w:leader="none"/>
              </w:tabs>
              <w:spacing w:lineRule="auto" w:line="240"/>
              <w:rPr>
                <w:sz w:val="24"/>
                <w:lang w:val="en-US"/>
              </w:rPr>
            </w:pPr>
            <w:r>
              <w:rPr>
                <w:sz w:val="24"/>
                <w:lang w:val="en-US"/>
              </w:rPr>
              <w:t>haya sido respetado</w:t>
            </w:r>
          </w:p>
          <w:p>
            <w:pPr>
              <w:pStyle w:val="Normal1"/>
              <w:tabs>
                <w:tab w:val="clear" w:pos="720"/>
                <w:tab w:val="left" w:pos="2860" w:leader="none"/>
              </w:tabs>
              <w:spacing w:lineRule="auto" w:line="240"/>
              <w:rPr>
                <w:sz w:val="24"/>
                <w:lang w:val="en-US"/>
              </w:rPr>
            </w:pPr>
            <w:r>
              <w:rPr>
                <w:sz w:val="24"/>
                <w:lang w:val="en-US"/>
              </w:rPr>
              <w:t>hayamos sido respetados</w:t>
            </w:r>
          </w:p>
          <w:p>
            <w:pPr>
              <w:pStyle w:val="Normal1"/>
              <w:tabs>
                <w:tab w:val="clear" w:pos="720"/>
                <w:tab w:val="left" w:pos="2860" w:leader="none"/>
              </w:tabs>
              <w:spacing w:lineRule="auto" w:line="240"/>
              <w:rPr>
                <w:sz w:val="24"/>
                <w:lang w:val="en-US"/>
              </w:rPr>
            </w:pPr>
            <w:r>
              <w:rPr>
                <w:sz w:val="24"/>
                <w:lang w:val="en-US"/>
              </w:rPr>
              <w:t>hayáis sido respetados</w:t>
            </w:r>
          </w:p>
          <w:p>
            <w:pPr>
              <w:pStyle w:val="Normal1"/>
              <w:tabs>
                <w:tab w:val="clear" w:pos="720"/>
                <w:tab w:val="left" w:pos="2860" w:leader="none"/>
              </w:tabs>
              <w:spacing w:lineRule="auto" w:line="240"/>
              <w:rPr>
                <w:sz w:val="24"/>
                <w:lang w:val="en-US"/>
              </w:rPr>
            </w:pPr>
            <w:r>
              <w:rPr>
                <w:sz w:val="24"/>
                <w:lang w:val="en-US"/>
              </w:rPr>
              <w:t>hayan sido respetados</w:t>
            </w:r>
          </w:p>
          <w:p>
            <w:pPr>
              <w:pStyle w:val="Normal1"/>
              <w:tabs>
                <w:tab w:val="clear" w:pos="720"/>
                <w:tab w:val="left" w:pos="2860" w:leader="none"/>
              </w:tabs>
              <w:spacing w:lineRule="auto" w:line="240"/>
              <w:rPr>
                <w:sz w:val="24"/>
                <w:lang w:val="en-US"/>
              </w:rPr>
            </w:pPr>
            <w:r>
              <w:rPr>
                <w:sz w:val="24"/>
                <w:lang w:val="en-US"/>
              </w:rPr>
            </w:r>
          </w:p>
          <w:p>
            <w:pPr>
              <w:pStyle w:val="Normal1"/>
              <w:tabs>
                <w:tab w:val="clear" w:pos="720"/>
                <w:tab w:val="left" w:pos="2860" w:leader="none"/>
              </w:tabs>
              <w:spacing w:lineRule="auto" w:line="240"/>
              <w:rPr>
                <w:i/>
                <w:i/>
                <w:iCs/>
                <w:sz w:val="24"/>
                <w:lang w:val="en-US"/>
              </w:rPr>
            </w:pPr>
            <w:r>
              <w:rPr>
                <w:i/>
                <w:iCs/>
                <w:sz w:val="24"/>
                <w:lang w:val="en-US"/>
              </w:rPr>
              <w:t>Pretérito pluscuamperfecto</w:t>
            </w:r>
          </w:p>
          <w:p>
            <w:pPr>
              <w:pStyle w:val="Normal1"/>
              <w:tabs>
                <w:tab w:val="clear" w:pos="720"/>
                <w:tab w:val="left" w:pos="2860" w:leader="none"/>
              </w:tabs>
              <w:spacing w:lineRule="auto" w:line="240"/>
              <w:rPr>
                <w:sz w:val="24"/>
                <w:lang w:val="en-US"/>
              </w:rPr>
            </w:pPr>
            <w:r>
              <w:rPr>
                <w:sz w:val="24"/>
                <w:lang w:val="en-US"/>
              </w:rPr>
              <w:t>hubiera sido respetado</w:t>
            </w:r>
          </w:p>
          <w:p>
            <w:pPr>
              <w:pStyle w:val="Normal1"/>
              <w:tabs>
                <w:tab w:val="clear" w:pos="720"/>
                <w:tab w:val="left" w:pos="2860" w:leader="none"/>
              </w:tabs>
              <w:spacing w:lineRule="auto" w:line="240"/>
              <w:rPr>
                <w:sz w:val="24"/>
                <w:lang w:val="en-US"/>
              </w:rPr>
            </w:pPr>
            <w:r>
              <w:rPr>
                <w:sz w:val="24"/>
                <w:lang w:val="en-US"/>
              </w:rPr>
              <w:t>(hubiese)</w:t>
            </w:r>
          </w:p>
          <w:p>
            <w:pPr>
              <w:pStyle w:val="Normal1"/>
              <w:tabs>
                <w:tab w:val="clear" w:pos="720"/>
                <w:tab w:val="left" w:pos="2860" w:leader="none"/>
              </w:tabs>
              <w:spacing w:lineRule="auto" w:line="240"/>
              <w:rPr>
                <w:sz w:val="24"/>
                <w:lang w:val="en-US"/>
              </w:rPr>
            </w:pPr>
            <w:r>
              <w:rPr>
                <w:sz w:val="24"/>
                <w:lang w:val="en-US"/>
              </w:rPr>
              <w:t>hubieras sido respetado</w:t>
            </w:r>
          </w:p>
          <w:p>
            <w:pPr>
              <w:pStyle w:val="Normal1"/>
              <w:tabs>
                <w:tab w:val="clear" w:pos="720"/>
                <w:tab w:val="left" w:pos="2860" w:leader="none"/>
              </w:tabs>
              <w:spacing w:lineRule="auto" w:line="240"/>
              <w:rPr>
                <w:sz w:val="24"/>
                <w:lang w:val="en-US"/>
              </w:rPr>
            </w:pPr>
            <w:r>
              <w:rPr>
                <w:sz w:val="24"/>
                <w:lang w:val="en-US"/>
              </w:rPr>
              <w:t>(hubieses)</w:t>
            </w:r>
          </w:p>
          <w:p>
            <w:pPr>
              <w:pStyle w:val="Normal1"/>
              <w:tabs>
                <w:tab w:val="clear" w:pos="720"/>
                <w:tab w:val="left" w:pos="2860" w:leader="none"/>
              </w:tabs>
              <w:spacing w:lineRule="auto" w:line="240"/>
              <w:rPr>
                <w:sz w:val="24"/>
                <w:lang w:val="en-US"/>
              </w:rPr>
            </w:pPr>
            <w:r>
              <w:rPr>
                <w:sz w:val="24"/>
                <w:lang w:val="en-US"/>
              </w:rPr>
              <w:t>hubiera sido respetado</w:t>
            </w:r>
          </w:p>
          <w:p>
            <w:pPr>
              <w:pStyle w:val="Normal1"/>
              <w:tabs>
                <w:tab w:val="clear" w:pos="720"/>
                <w:tab w:val="left" w:pos="2860" w:leader="none"/>
              </w:tabs>
              <w:spacing w:lineRule="auto" w:line="240"/>
              <w:rPr>
                <w:sz w:val="24"/>
                <w:lang w:val="en-US"/>
              </w:rPr>
            </w:pPr>
            <w:r>
              <w:rPr>
                <w:sz w:val="24"/>
                <w:lang w:val="en-US"/>
              </w:rPr>
              <w:t>(hubiese)</w:t>
            </w:r>
          </w:p>
          <w:p>
            <w:pPr>
              <w:pStyle w:val="Normal1"/>
              <w:tabs>
                <w:tab w:val="clear" w:pos="720"/>
                <w:tab w:val="left" w:pos="2860" w:leader="none"/>
              </w:tabs>
              <w:spacing w:lineRule="auto" w:line="240"/>
              <w:rPr>
                <w:sz w:val="24"/>
                <w:lang w:val="en-US"/>
              </w:rPr>
            </w:pPr>
            <w:r>
              <w:rPr>
                <w:sz w:val="24"/>
                <w:lang w:val="en-US"/>
              </w:rPr>
              <w:t>hubiéramos sido respetados</w:t>
            </w:r>
          </w:p>
          <w:p>
            <w:pPr>
              <w:pStyle w:val="Normal1"/>
              <w:tabs>
                <w:tab w:val="clear" w:pos="720"/>
                <w:tab w:val="left" w:pos="2860" w:leader="none"/>
              </w:tabs>
              <w:spacing w:lineRule="auto" w:line="240"/>
              <w:rPr>
                <w:sz w:val="24"/>
                <w:lang w:val="en-US"/>
              </w:rPr>
            </w:pPr>
            <w:r>
              <w:rPr>
                <w:sz w:val="24"/>
                <w:lang w:val="en-US"/>
              </w:rPr>
              <w:t>(hubiésemos)</w:t>
            </w:r>
          </w:p>
          <w:p>
            <w:pPr>
              <w:pStyle w:val="Normal1"/>
              <w:tabs>
                <w:tab w:val="clear" w:pos="720"/>
                <w:tab w:val="left" w:pos="2860" w:leader="none"/>
              </w:tabs>
              <w:spacing w:lineRule="auto" w:line="240"/>
              <w:rPr>
                <w:sz w:val="24"/>
                <w:lang w:val="en-US"/>
              </w:rPr>
            </w:pPr>
            <w:r>
              <w:rPr>
                <w:sz w:val="24"/>
                <w:lang w:val="en-US"/>
              </w:rPr>
              <w:t>hubierais sido respetados</w:t>
            </w:r>
          </w:p>
          <w:p>
            <w:pPr>
              <w:pStyle w:val="Normal1"/>
              <w:tabs>
                <w:tab w:val="clear" w:pos="720"/>
                <w:tab w:val="left" w:pos="2860" w:leader="none"/>
              </w:tabs>
              <w:spacing w:lineRule="auto" w:line="240"/>
              <w:rPr>
                <w:sz w:val="24"/>
                <w:lang w:val="en-US"/>
              </w:rPr>
            </w:pPr>
            <w:r>
              <w:rPr>
                <w:sz w:val="24"/>
                <w:lang w:val="en-US"/>
              </w:rPr>
              <w:t>(hubieseis)</w:t>
            </w:r>
          </w:p>
          <w:p>
            <w:pPr>
              <w:pStyle w:val="Normal1"/>
              <w:tabs>
                <w:tab w:val="clear" w:pos="720"/>
                <w:tab w:val="left" w:pos="2860" w:leader="none"/>
              </w:tabs>
              <w:spacing w:lineRule="auto" w:line="240"/>
              <w:rPr>
                <w:sz w:val="24"/>
                <w:lang w:val="en-US"/>
              </w:rPr>
            </w:pPr>
            <w:r>
              <w:rPr>
                <w:sz w:val="24"/>
                <w:lang w:val="en-US"/>
              </w:rPr>
              <w:t>hubieran sido respetados</w:t>
            </w:r>
          </w:p>
          <w:p>
            <w:pPr>
              <w:pStyle w:val="Normal1"/>
              <w:tabs>
                <w:tab w:val="clear" w:pos="720"/>
                <w:tab w:val="left" w:pos="2860" w:leader="none"/>
              </w:tabs>
              <w:spacing w:lineRule="auto" w:line="240"/>
              <w:rPr>
                <w:sz w:val="24"/>
                <w:lang w:val="en-US"/>
              </w:rPr>
            </w:pPr>
            <w:r>
              <w:rPr>
                <w:sz w:val="24"/>
                <w:lang w:val="en-US"/>
              </w:rPr>
              <w:t>(hubiesen)</w:t>
            </w:r>
          </w:p>
          <w:p>
            <w:pPr>
              <w:pStyle w:val="Normal1"/>
              <w:tabs>
                <w:tab w:val="clear" w:pos="720"/>
                <w:tab w:val="left" w:pos="2860" w:leader="none"/>
              </w:tabs>
              <w:spacing w:lineRule="auto" w:line="240"/>
              <w:rPr>
                <w:sz w:val="24"/>
                <w:lang w:val="en-US"/>
              </w:rPr>
            </w:pPr>
            <w:r>
              <w:rPr>
                <w:sz w:val="24"/>
                <w:lang w:val="en-US"/>
              </w:rPr>
            </w:r>
          </w:p>
          <w:p>
            <w:pPr>
              <w:pStyle w:val="Normal1"/>
              <w:tabs>
                <w:tab w:val="clear" w:pos="720"/>
                <w:tab w:val="left" w:pos="2860" w:leader="none"/>
              </w:tabs>
              <w:spacing w:lineRule="auto" w:line="240"/>
              <w:jc w:val="start"/>
              <w:rPr>
                <w:i/>
                <w:i/>
                <w:iCs/>
                <w:sz w:val="24"/>
                <w:lang w:val="en-US"/>
              </w:rPr>
            </w:pPr>
            <w:r>
              <w:rPr>
                <w:i/>
                <w:iCs/>
                <w:sz w:val="24"/>
                <w:lang w:val="en-US"/>
              </w:rPr>
              <w:t>Future perfecto</w:t>
            </w:r>
          </w:p>
          <w:p>
            <w:pPr>
              <w:pStyle w:val="Normal1"/>
              <w:tabs>
                <w:tab w:val="clear" w:pos="720"/>
                <w:tab w:val="left" w:pos="2860" w:leader="none"/>
              </w:tabs>
              <w:spacing w:lineRule="auto" w:line="240"/>
              <w:rPr>
                <w:sz w:val="24"/>
                <w:lang w:val="en-US"/>
              </w:rPr>
            </w:pPr>
            <w:r>
              <w:rPr>
                <w:sz w:val="24"/>
                <w:lang w:val="en-US"/>
              </w:rPr>
              <w:t>hubiere sido respetado</w:t>
            </w:r>
          </w:p>
          <w:p>
            <w:pPr>
              <w:pStyle w:val="Normal1"/>
              <w:tabs>
                <w:tab w:val="clear" w:pos="720"/>
                <w:tab w:val="left" w:pos="2860" w:leader="none"/>
              </w:tabs>
              <w:spacing w:lineRule="auto" w:line="240"/>
              <w:rPr>
                <w:sz w:val="24"/>
                <w:lang w:val="en-US"/>
              </w:rPr>
            </w:pPr>
            <w:r>
              <w:rPr>
                <w:sz w:val="24"/>
                <w:lang w:val="en-US"/>
              </w:rPr>
              <w:t>hubieres sido respetado</w:t>
            </w:r>
          </w:p>
          <w:p>
            <w:pPr>
              <w:pStyle w:val="Normal1"/>
              <w:tabs>
                <w:tab w:val="clear" w:pos="720"/>
                <w:tab w:val="left" w:pos="2860" w:leader="none"/>
              </w:tabs>
              <w:spacing w:lineRule="auto" w:line="240"/>
              <w:rPr>
                <w:sz w:val="24"/>
                <w:lang w:val="en-US"/>
              </w:rPr>
            </w:pPr>
            <w:r>
              <w:rPr>
                <w:sz w:val="24"/>
                <w:lang w:val="en-US"/>
              </w:rPr>
              <w:t>hubiere sido respetado</w:t>
            </w:r>
          </w:p>
          <w:p>
            <w:pPr>
              <w:pStyle w:val="Normal1"/>
              <w:tabs>
                <w:tab w:val="clear" w:pos="720"/>
                <w:tab w:val="left" w:pos="2860" w:leader="none"/>
              </w:tabs>
              <w:spacing w:lineRule="auto" w:line="240"/>
              <w:rPr>
                <w:sz w:val="24"/>
                <w:lang w:val="en-US"/>
              </w:rPr>
            </w:pPr>
            <w:r>
              <w:rPr>
                <w:sz w:val="24"/>
                <w:lang w:val="en-US"/>
              </w:rPr>
              <w:t>hubiéremos sido respetados</w:t>
            </w:r>
          </w:p>
          <w:p>
            <w:pPr>
              <w:pStyle w:val="Normal1"/>
              <w:tabs>
                <w:tab w:val="clear" w:pos="720"/>
                <w:tab w:val="left" w:pos="2860" w:leader="none"/>
              </w:tabs>
              <w:spacing w:lineRule="auto" w:line="240"/>
              <w:rPr>
                <w:sz w:val="24"/>
                <w:lang w:val="en-US"/>
              </w:rPr>
            </w:pPr>
            <w:r>
              <w:rPr>
                <w:sz w:val="24"/>
                <w:lang w:val="en-US"/>
              </w:rPr>
              <w:t>hubiereis sido respetados</w:t>
            </w:r>
          </w:p>
          <w:p>
            <w:pPr>
              <w:pStyle w:val="Normal1"/>
              <w:tabs>
                <w:tab w:val="clear" w:pos="720"/>
                <w:tab w:val="left" w:pos="2860" w:leader="none"/>
              </w:tabs>
              <w:rPr>
                <w:i/>
                <w:i/>
                <w:sz w:val="24"/>
                <w:lang w:val="en-US"/>
              </w:rPr>
            </w:pPr>
            <w:r>
              <w:rPr>
                <w:sz w:val="24"/>
                <w:lang w:val="en-US"/>
              </w:rPr>
              <w:t>hubieren sido respetados</w:t>
            </w:r>
          </w:p>
        </w:tc>
      </w:tr>
    </w:tbl>
    <w:p>
      <w:pPr>
        <w:pStyle w:val="Normal1"/>
        <w:tabs>
          <w:tab w:val="clear" w:pos="720"/>
          <w:tab w:val="left" w:pos="2860" w:leader="none"/>
        </w:tabs>
        <w:spacing w:lineRule="auto" w:line="240"/>
        <w:ind w:firstLine="284" w:end="0"/>
        <w:rPr>
          <w:spacing w:val="20"/>
          <w:sz w:val="24"/>
          <w:lang w:val="en-US"/>
        </w:rPr>
      </w:pPr>
      <w:r>
        <w:rPr>
          <w:spacing w:val="20"/>
          <w:sz w:val="24"/>
          <w:lang w:val="en-US"/>
        </w:rPr>
        <w:t xml:space="preserve">               </w:t>
      </w:r>
    </w:p>
    <w:p>
      <w:pPr>
        <w:pStyle w:val="Normal1"/>
        <w:tabs>
          <w:tab w:val="clear" w:pos="720"/>
          <w:tab w:val="left" w:pos="2860" w:leader="none"/>
        </w:tabs>
        <w:spacing w:lineRule="auto" w:line="240"/>
        <w:ind w:firstLine="284" w:end="0"/>
        <w:rPr>
          <w:spacing w:val="20"/>
          <w:sz w:val="24"/>
          <w:lang w:val="en-US"/>
        </w:rPr>
      </w:pPr>
      <w:r>
        <w:rPr>
          <w:spacing w:val="20"/>
          <w:sz w:val="24"/>
          <w:lang w:val="en-US"/>
        </w:rPr>
        <w:t xml:space="preserve">                            </w:t>
      </w:r>
      <w:r>
        <w:rPr>
          <w:spacing w:val="20"/>
          <w:sz w:val="24"/>
          <w:lang w:val="en-US"/>
        </w:rPr>
        <w:t>Modo potencial</w:t>
      </w:r>
    </w:p>
    <w:p>
      <w:pPr>
        <w:pStyle w:val="Normal1"/>
        <w:tabs>
          <w:tab w:val="clear" w:pos="720"/>
          <w:tab w:val="left" w:pos="2860" w:leader="none"/>
        </w:tabs>
        <w:spacing w:lineRule="auto" w:line="240"/>
        <w:ind w:firstLine="284" w:end="0"/>
        <w:rPr>
          <w:spacing w:val="20"/>
          <w:sz w:val="24"/>
          <w:lang w:val="en-US"/>
        </w:rPr>
      </w:pPr>
      <w:r>
        <w:rPr>
          <w:spacing w:val="20"/>
          <w:sz w:val="24"/>
          <w:lang w:val="en-US"/>
        </w:rPr>
      </w:r>
    </w:p>
    <w:p>
      <w:pPr>
        <w:pStyle w:val="Normal1"/>
        <w:tabs>
          <w:tab w:val="clear" w:pos="720"/>
          <w:tab w:val="left" w:pos="2860" w:leader="none"/>
        </w:tabs>
        <w:spacing w:lineRule="auto" w:line="240"/>
        <w:ind w:firstLine="284" w:end="0"/>
        <w:rPr>
          <w:sz w:val="24"/>
          <w:lang w:val="en-US"/>
        </w:rPr>
      </w:pPr>
      <w:r>
        <w:rPr>
          <w:sz w:val="24"/>
          <w:lang w:val="en-US"/>
        </w:rPr>
        <w:t xml:space="preserve">         </w:t>
      </w:r>
      <w:r>
        <w:rPr>
          <w:i/>
          <w:iCs/>
          <w:sz w:val="24"/>
          <w:lang w:val="en-US"/>
        </w:rPr>
        <w:t>Imperfecto</w:t>
      </w:r>
      <w:r>
        <w:rPr>
          <w:sz w:val="24"/>
          <w:lang w:val="en-US"/>
        </w:rPr>
        <w:tab/>
        <w:t xml:space="preserve">              </w:t>
      </w:r>
      <w:r>
        <w:rPr>
          <w:i/>
          <w:iCs/>
          <w:sz w:val="24"/>
          <w:lang w:val="en-US"/>
        </w:rPr>
        <w:t>Perfecto</w:t>
      </w:r>
    </w:p>
    <w:tbl>
      <w:tblPr>
        <w:tblW w:w="7275" w:type="dxa"/>
        <w:jc w:val="start"/>
        <w:tblInd w:w="321" w:type="dxa"/>
        <w:tblLayout w:type="fixed"/>
        <w:tblCellMar>
          <w:top w:w="0" w:type="dxa"/>
          <w:start w:w="108" w:type="dxa"/>
          <w:bottom w:w="0" w:type="dxa"/>
          <w:end w:w="108" w:type="dxa"/>
        </w:tblCellMar>
      </w:tblPr>
      <w:tblGrid>
        <w:gridCol w:w="3048"/>
        <w:gridCol w:w="4227"/>
      </w:tblGrid>
      <w:tr>
        <w:trPr>
          <w:trHeight w:val="1680" w:hRule="atLeast"/>
        </w:trPr>
        <w:tc>
          <w:tcPr>
            <w:tcW w:w="3048" w:type="dxa"/>
            <w:tcBorders/>
          </w:tcPr>
          <w:p>
            <w:pPr>
              <w:pStyle w:val="Normal1"/>
              <w:tabs>
                <w:tab w:val="clear" w:pos="720"/>
                <w:tab w:val="left" w:pos="2860" w:leader="none"/>
              </w:tabs>
              <w:spacing w:lineRule="auto" w:line="240"/>
              <w:ind w:firstLine="284" w:end="0"/>
              <w:rPr>
                <w:sz w:val="24"/>
                <w:lang w:val="en-US"/>
              </w:rPr>
            </w:pPr>
            <w:r>
              <w:rPr>
                <w:sz w:val="24"/>
                <w:lang w:val="en-US"/>
              </w:rPr>
              <w:t>sería respetado</w:t>
            </w:r>
          </w:p>
          <w:p>
            <w:pPr>
              <w:pStyle w:val="Normal1"/>
              <w:tabs>
                <w:tab w:val="clear" w:pos="720"/>
                <w:tab w:val="left" w:pos="2860" w:leader="none"/>
              </w:tabs>
              <w:spacing w:lineRule="auto" w:line="240"/>
              <w:ind w:firstLine="284" w:end="0"/>
              <w:rPr>
                <w:sz w:val="24"/>
                <w:lang w:val="en-US"/>
              </w:rPr>
            </w:pPr>
            <w:r>
              <w:rPr>
                <w:sz w:val="24"/>
                <w:lang w:val="en-US"/>
              </w:rPr>
              <w:t>serías respetado</w:t>
            </w:r>
          </w:p>
          <w:p>
            <w:pPr>
              <w:pStyle w:val="Normal1"/>
              <w:spacing w:lineRule="auto" w:line="240"/>
              <w:ind w:firstLine="284" w:end="0"/>
              <w:rPr>
                <w:sz w:val="24"/>
                <w:lang w:val="en-US"/>
              </w:rPr>
            </w:pPr>
            <w:r>
              <w:rPr>
                <w:sz w:val="24"/>
                <w:lang w:val="en-US"/>
              </w:rPr>
              <w:t>sería respetado</w:t>
            </w:r>
          </w:p>
          <w:p>
            <w:pPr>
              <w:pStyle w:val="Normal1"/>
              <w:spacing w:lineRule="auto" w:line="240"/>
              <w:ind w:firstLine="284" w:end="0"/>
              <w:rPr>
                <w:sz w:val="24"/>
                <w:lang w:val="en-US"/>
              </w:rPr>
            </w:pPr>
            <w:r>
              <w:rPr>
                <w:sz w:val="24"/>
                <w:lang w:val="en-US"/>
              </w:rPr>
              <w:t>seríamos respetados,</w:t>
            </w:r>
          </w:p>
          <w:p>
            <w:pPr>
              <w:pStyle w:val="Normal1"/>
              <w:spacing w:lineRule="auto" w:line="240"/>
              <w:ind w:firstLine="284" w:end="0"/>
              <w:rPr>
                <w:sz w:val="24"/>
                <w:lang w:val="en-US"/>
              </w:rPr>
            </w:pPr>
            <w:r>
              <w:rPr>
                <w:sz w:val="24"/>
                <w:lang w:val="en-US"/>
              </w:rPr>
              <w:t>seríais respetados</w:t>
            </w:r>
          </w:p>
          <w:p>
            <w:pPr>
              <w:pStyle w:val="Normal1"/>
              <w:ind w:firstLine="284" w:end="0"/>
              <w:rPr>
                <w:sz w:val="24"/>
                <w:lang w:val="en-US"/>
              </w:rPr>
            </w:pPr>
            <w:r>
              <w:rPr>
                <w:sz w:val="24"/>
                <w:lang w:val="en-US"/>
              </w:rPr>
              <w:t>serían respetados</w:t>
            </w:r>
          </w:p>
        </w:tc>
        <w:tc>
          <w:tcPr>
            <w:tcW w:w="4227" w:type="dxa"/>
            <w:tcBorders/>
          </w:tcPr>
          <w:p>
            <w:pPr>
              <w:pStyle w:val="Normal1"/>
              <w:tabs>
                <w:tab w:val="clear" w:pos="720"/>
                <w:tab w:val="left" w:pos="2860" w:leader="none"/>
              </w:tabs>
              <w:spacing w:lineRule="auto" w:line="240"/>
              <w:rPr>
                <w:sz w:val="24"/>
                <w:lang w:val="en-US"/>
              </w:rPr>
            </w:pPr>
            <w:r>
              <w:rPr>
                <w:sz w:val="24"/>
                <w:lang w:val="en-US"/>
              </w:rPr>
              <w:t>habría sido respetado</w:t>
            </w:r>
          </w:p>
          <w:p>
            <w:pPr>
              <w:pStyle w:val="Normal1"/>
              <w:tabs>
                <w:tab w:val="clear" w:pos="720"/>
                <w:tab w:val="left" w:pos="2860" w:leader="none"/>
              </w:tabs>
              <w:spacing w:lineRule="auto" w:line="240"/>
              <w:rPr>
                <w:sz w:val="24"/>
                <w:lang w:val="en-US"/>
              </w:rPr>
            </w:pPr>
            <w:r>
              <w:rPr>
                <w:sz w:val="24"/>
                <w:lang w:val="en-US"/>
              </w:rPr>
              <w:t>habrías sido respetado</w:t>
            </w:r>
          </w:p>
          <w:p>
            <w:pPr>
              <w:pStyle w:val="Normal1"/>
              <w:spacing w:lineRule="auto" w:line="240"/>
              <w:rPr>
                <w:sz w:val="24"/>
                <w:lang w:val="en-US"/>
              </w:rPr>
            </w:pPr>
            <w:r>
              <w:rPr>
                <w:sz w:val="24"/>
                <w:lang w:val="en-US"/>
              </w:rPr>
              <w:t xml:space="preserve">habria sido respetado </w:t>
            </w:r>
          </w:p>
          <w:p>
            <w:pPr>
              <w:pStyle w:val="Normal1"/>
              <w:spacing w:lineRule="auto" w:line="240"/>
              <w:rPr>
                <w:sz w:val="24"/>
                <w:lang w:val="en-US"/>
              </w:rPr>
            </w:pPr>
            <w:r>
              <w:rPr>
                <w:sz w:val="24"/>
                <w:lang w:val="en-US"/>
              </w:rPr>
              <w:t xml:space="preserve">habríamos sido respetados </w:t>
            </w:r>
          </w:p>
          <w:p>
            <w:pPr>
              <w:pStyle w:val="Normal1"/>
              <w:spacing w:lineRule="auto" w:line="240"/>
              <w:rPr>
                <w:sz w:val="24"/>
                <w:lang w:val="en-US"/>
              </w:rPr>
            </w:pPr>
            <w:r>
              <w:rPr>
                <w:sz w:val="24"/>
                <w:lang w:val="en-US"/>
              </w:rPr>
              <w:t xml:space="preserve">habríais sido respetados </w:t>
            </w:r>
          </w:p>
          <w:p>
            <w:pPr>
              <w:pStyle w:val="Normal1"/>
              <w:rPr>
                <w:sz w:val="24"/>
                <w:lang w:val="en-US"/>
              </w:rPr>
            </w:pPr>
            <w:r>
              <w:rPr>
                <w:sz w:val="24"/>
                <w:lang w:val="en-US"/>
              </w:rPr>
              <w:t>habrían sido respetados</w:t>
            </w:r>
          </w:p>
        </w:tc>
      </w:tr>
    </w:tbl>
    <w:p>
      <w:pPr>
        <w:pStyle w:val="Normal1"/>
        <w:spacing w:lineRule="auto" w:line="240"/>
        <w:ind w:firstLine="284" w:end="0"/>
        <w:jc w:val="center"/>
        <w:rPr>
          <w:spacing w:val="20"/>
          <w:sz w:val="24"/>
          <w:lang w:val="en-US"/>
        </w:rPr>
      </w:pPr>
      <w:r>
        <w:rPr>
          <w:spacing w:val="20"/>
          <w:sz w:val="24"/>
          <w:lang w:val="en-US"/>
        </w:rPr>
        <w:t>Modo imperativo</w:t>
      </w:r>
    </w:p>
    <w:p>
      <w:pPr>
        <w:pStyle w:val="Normal1"/>
        <w:spacing w:lineRule="auto" w:line="240"/>
        <w:ind w:firstLine="284" w:start="993" w:end="0"/>
        <w:rPr>
          <w:spacing w:val="20"/>
          <w:sz w:val="24"/>
          <w:lang w:val="en-US"/>
        </w:rPr>
      </w:pPr>
      <w:r>
        <w:rPr>
          <w:spacing w:val="20"/>
          <w:sz w:val="24"/>
          <w:lang w:val="en-US"/>
        </w:rPr>
      </w:r>
    </w:p>
    <w:p>
      <w:pPr>
        <w:pStyle w:val="Normal1"/>
        <w:spacing w:lineRule="auto" w:line="240"/>
        <w:ind w:firstLine="3543" w:start="993" w:end="0"/>
        <w:rPr>
          <w:sz w:val="24"/>
          <w:lang w:val="en-US"/>
        </w:rPr>
      </w:pPr>
      <w:r>
        <w:rPr>
          <w:sz w:val="24"/>
          <w:lang w:val="en-US"/>
        </w:rPr>
        <w:t xml:space="preserve">sé respetado </w:t>
      </w:r>
    </w:p>
    <w:p>
      <w:pPr>
        <w:pStyle w:val="Normal1"/>
        <w:spacing w:lineRule="auto" w:line="240"/>
        <w:ind w:firstLine="3543" w:start="993" w:end="0"/>
        <w:rPr>
          <w:sz w:val="24"/>
          <w:lang w:val="en-US"/>
        </w:rPr>
      </w:pPr>
      <w:r>
        <w:rPr>
          <w:sz w:val="24"/>
          <w:lang w:val="en-US"/>
        </w:rPr>
        <w:t xml:space="preserve">sea respetado </w:t>
      </w:r>
    </w:p>
    <w:p>
      <w:pPr>
        <w:pStyle w:val="Normal1"/>
        <w:spacing w:lineRule="auto" w:line="240"/>
        <w:ind w:firstLine="3543" w:start="993" w:end="0"/>
        <w:rPr>
          <w:sz w:val="24"/>
          <w:lang w:val="en-US"/>
        </w:rPr>
      </w:pPr>
      <w:r>
        <w:rPr>
          <w:sz w:val="24"/>
          <w:lang w:val="en-US"/>
        </w:rPr>
        <w:t xml:space="preserve">seamos respetados </w:t>
      </w:r>
    </w:p>
    <w:p>
      <w:pPr>
        <w:pStyle w:val="Normal1"/>
        <w:spacing w:lineRule="auto" w:line="240"/>
        <w:ind w:firstLine="3543" w:start="993" w:end="0"/>
        <w:rPr>
          <w:sz w:val="24"/>
          <w:lang w:val="en-US"/>
        </w:rPr>
      </w:pPr>
      <w:r>
        <w:rPr>
          <w:sz w:val="24"/>
          <w:lang w:val="en-US"/>
        </w:rPr>
        <w:t xml:space="preserve">sed respetados </w:t>
      </w:r>
    </w:p>
    <w:p>
      <w:pPr>
        <w:pStyle w:val="Normal1"/>
        <w:spacing w:lineRule="auto" w:line="240"/>
        <w:ind w:firstLine="3543" w:start="993" w:end="0"/>
        <w:rPr>
          <w:sz w:val="24"/>
          <w:lang w:val="en-US"/>
        </w:rPr>
      </w:pPr>
      <w:r>
        <w:rPr>
          <w:sz w:val="24"/>
          <w:lang w:val="en-US"/>
        </w:rPr>
        <w:t>sean respetados</w:t>
      </w:r>
    </w:p>
    <w:p>
      <w:pPr>
        <w:pStyle w:val="Normal1"/>
        <w:spacing w:lineRule="auto" w:line="240"/>
        <w:ind w:firstLine="284" w:end="0"/>
        <w:rPr>
          <w:spacing w:val="40"/>
          <w:sz w:val="24"/>
          <w:lang w:val="en-US"/>
        </w:rPr>
      </w:pPr>
      <w:r>
        <w:rPr>
          <w:spacing w:val="40"/>
          <w:sz w:val="24"/>
          <w:lang w:val="en-US"/>
        </w:rPr>
        <w:t xml:space="preserve">              </w:t>
      </w:r>
    </w:p>
    <w:p>
      <w:pPr>
        <w:pStyle w:val="Normal1"/>
        <w:spacing w:lineRule="auto" w:line="240"/>
        <w:ind w:firstLine="284" w:end="0"/>
        <w:jc w:val="center"/>
        <w:rPr/>
      </w:pPr>
      <w:r>
        <w:rPr/>
        <w:t>Infinitivo</w:t>
      </w:r>
    </w:p>
    <w:tbl>
      <w:tblPr>
        <w:tblW w:w="10320" w:type="dxa"/>
        <w:jc w:val="start"/>
        <w:tblInd w:w="321" w:type="dxa"/>
        <w:tblLayout w:type="fixed"/>
        <w:tblCellMar>
          <w:top w:w="0" w:type="dxa"/>
          <w:start w:w="108" w:type="dxa"/>
          <w:bottom w:w="0" w:type="dxa"/>
          <w:end w:w="108" w:type="dxa"/>
        </w:tblCellMar>
      </w:tblPr>
      <w:tblGrid>
        <w:gridCol w:w="5174"/>
        <w:gridCol w:w="5146"/>
      </w:tblGrid>
      <w:tr>
        <w:trPr>
          <w:trHeight w:val="645" w:hRule="atLeast"/>
        </w:trPr>
        <w:tc>
          <w:tcPr>
            <w:tcW w:w="5174" w:type="dxa"/>
            <w:tcBorders/>
          </w:tcPr>
          <w:p>
            <w:pPr>
              <w:pStyle w:val="Normal1"/>
              <w:spacing w:lineRule="auto" w:line="240"/>
              <w:ind w:firstLine="1380" w:end="0"/>
              <w:rPr>
                <w:i/>
                <w:i/>
                <w:iCs/>
                <w:sz w:val="24"/>
                <w:lang w:val="en-US"/>
              </w:rPr>
            </w:pPr>
            <w:r>
              <w:rPr>
                <w:i/>
                <w:iCs/>
                <w:sz w:val="24"/>
                <w:lang w:val="en-US"/>
              </w:rPr>
              <w:t>simple</w:t>
            </w:r>
          </w:p>
          <w:p>
            <w:pPr>
              <w:pStyle w:val="Normal1"/>
              <w:ind w:firstLine="1380" w:end="0"/>
              <w:rPr>
                <w:sz w:val="24"/>
                <w:lang w:val="en-US"/>
              </w:rPr>
            </w:pPr>
            <w:r>
              <w:rPr>
                <w:sz w:val="24"/>
                <w:lang w:val="en-US"/>
              </w:rPr>
              <w:t>ser respetado</w:t>
            </w:r>
          </w:p>
        </w:tc>
        <w:tc>
          <w:tcPr>
            <w:tcW w:w="5146" w:type="dxa"/>
            <w:tcBorders/>
          </w:tcPr>
          <w:p>
            <w:pPr>
              <w:pStyle w:val="Normal1"/>
              <w:spacing w:lineRule="auto" w:line="240"/>
              <w:ind w:firstLine="1134" w:start="34" w:end="0"/>
              <w:rPr>
                <w:i/>
                <w:i/>
                <w:iCs/>
                <w:sz w:val="24"/>
                <w:lang w:val="en-US"/>
              </w:rPr>
            </w:pPr>
            <w:r>
              <w:rPr>
                <w:i/>
                <w:iCs/>
                <w:sz w:val="24"/>
                <w:lang w:val="en-US"/>
              </w:rPr>
              <w:t xml:space="preserve">compuesto </w:t>
            </w:r>
          </w:p>
          <w:p>
            <w:pPr>
              <w:pStyle w:val="Normal1"/>
              <w:ind w:firstLine="1134" w:end="0"/>
              <w:rPr>
                <w:sz w:val="24"/>
                <w:lang w:val="en-US"/>
              </w:rPr>
            </w:pPr>
            <w:r>
              <w:rPr>
                <w:sz w:val="24"/>
                <w:lang w:val="en-US"/>
              </w:rPr>
              <w:t xml:space="preserve"> </w:t>
            </w:r>
            <w:r>
              <w:rPr>
                <w:sz w:val="24"/>
                <w:lang w:val="en-US"/>
              </w:rPr>
              <w:t>haber sido respetado</w:t>
            </w:r>
          </w:p>
        </w:tc>
      </w:tr>
    </w:tbl>
    <w:p>
      <w:pPr>
        <w:pStyle w:val="Normal1"/>
        <w:spacing w:lineRule="auto" w:line="240"/>
        <w:ind w:firstLine="284" w:end="0"/>
        <w:rPr>
          <w:sz w:val="24"/>
          <w:lang w:val="en-US"/>
        </w:rPr>
      </w:pPr>
      <w:r>
        <w:rPr>
          <w:sz w:val="24"/>
          <w:lang w:val="en-US"/>
        </w:rPr>
        <w:t xml:space="preserve">                     </w:t>
      </w:r>
    </w:p>
    <w:p>
      <w:pPr>
        <w:pStyle w:val="Normal1"/>
        <w:spacing w:lineRule="auto" w:line="240"/>
        <w:ind w:firstLine="284" w:end="0"/>
        <w:jc w:val="center"/>
        <w:rPr>
          <w:sz w:val="24"/>
          <w:lang w:val="en-US"/>
        </w:rPr>
      </w:pPr>
      <w:r>
        <w:rPr>
          <w:sz w:val="24"/>
          <w:lang w:val="en-US"/>
        </w:rPr>
        <w:t xml:space="preserve">G e ru n d i </w:t>
      </w:r>
      <w:r>
        <w:rPr>
          <w:sz w:val="24"/>
        </w:rPr>
        <w:t>о</w:t>
      </w:r>
    </w:p>
    <w:p>
      <w:pPr>
        <w:pStyle w:val="Normal1"/>
        <w:spacing w:lineRule="auto" w:line="240"/>
        <w:ind w:firstLine="284" w:end="0"/>
        <w:rPr>
          <w:sz w:val="24"/>
          <w:lang w:val="en-US"/>
        </w:rPr>
      </w:pPr>
      <w:r>
        <w:rPr>
          <w:sz w:val="24"/>
          <w:lang w:val="en-US"/>
        </w:rPr>
      </w:r>
    </w:p>
    <w:tbl>
      <w:tblPr>
        <w:tblW w:w="10410" w:type="dxa"/>
        <w:jc w:val="start"/>
        <w:tblInd w:w="366" w:type="dxa"/>
        <w:tblLayout w:type="fixed"/>
        <w:tblCellMar>
          <w:top w:w="0" w:type="dxa"/>
          <w:start w:w="108" w:type="dxa"/>
          <w:bottom w:w="0" w:type="dxa"/>
          <w:end w:w="108" w:type="dxa"/>
        </w:tblCellMar>
      </w:tblPr>
      <w:tblGrid>
        <w:gridCol w:w="5129"/>
        <w:gridCol w:w="5281"/>
      </w:tblGrid>
      <w:tr>
        <w:trPr>
          <w:trHeight w:val="388" w:hRule="atLeast"/>
        </w:trPr>
        <w:tc>
          <w:tcPr>
            <w:tcW w:w="5129" w:type="dxa"/>
            <w:tcBorders/>
          </w:tcPr>
          <w:p>
            <w:pPr>
              <w:pStyle w:val="Normal1"/>
              <w:spacing w:lineRule="auto" w:line="240"/>
              <w:ind w:firstLine="1335" w:end="0"/>
              <w:rPr>
                <w:i/>
                <w:i/>
                <w:iCs/>
                <w:sz w:val="24"/>
                <w:lang w:val="en-US"/>
              </w:rPr>
            </w:pPr>
            <w:r>
              <w:rPr>
                <w:i/>
                <w:iCs/>
                <w:sz w:val="24"/>
                <w:lang w:val="en-US"/>
              </w:rPr>
              <w:t>simple</w:t>
            </w:r>
          </w:p>
          <w:p>
            <w:pPr>
              <w:pStyle w:val="Normal1"/>
              <w:spacing w:lineRule="auto" w:line="240"/>
              <w:ind w:firstLine="1335" w:end="0"/>
              <w:rPr>
                <w:sz w:val="24"/>
                <w:lang w:val="en-US"/>
              </w:rPr>
            </w:pPr>
            <w:r>
              <w:rPr>
                <w:sz w:val="24"/>
                <w:lang w:val="en-US"/>
              </w:rPr>
              <w:t>siendo respetado</w:t>
            </w:r>
          </w:p>
          <w:p>
            <w:pPr>
              <w:pStyle w:val="Normal1"/>
              <w:rPr>
                <w:sz w:val="24"/>
                <w:lang w:val="en-US"/>
              </w:rPr>
            </w:pPr>
            <w:r>
              <w:rPr>
                <w:sz w:val="24"/>
                <w:lang w:val="en-US"/>
              </w:rPr>
            </w:r>
          </w:p>
        </w:tc>
        <w:tc>
          <w:tcPr>
            <w:tcW w:w="5281" w:type="dxa"/>
            <w:tcBorders/>
          </w:tcPr>
          <w:p>
            <w:pPr>
              <w:pStyle w:val="Normal1"/>
              <w:spacing w:lineRule="auto" w:line="240"/>
              <w:ind w:firstLine="1156" w:start="12" w:end="0"/>
              <w:rPr>
                <w:i/>
                <w:i/>
                <w:iCs/>
                <w:sz w:val="24"/>
                <w:lang w:val="en-US"/>
              </w:rPr>
            </w:pPr>
            <w:r>
              <w:rPr>
                <w:i/>
                <w:iCs/>
                <w:sz w:val="24"/>
                <w:lang w:val="en-US"/>
              </w:rPr>
              <w:t xml:space="preserve">compuesto </w:t>
            </w:r>
          </w:p>
          <w:p>
            <w:pPr>
              <w:pStyle w:val="Normal1"/>
              <w:spacing w:lineRule="auto" w:line="240"/>
              <w:ind w:firstLine="1168" w:end="0"/>
              <w:rPr>
                <w:sz w:val="24"/>
              </w:rPr>
            </w:pPr>
            <w:r>
              <w:rPr>
                <w:sz w:val="24"/>
                <w:lang w:val="en-US"/>
              </w:rPr>
              <w:t>habiendo</w:t>
            </w:r>
            <w:r>
              <w:rPr>
                <w:sz w:val="24"/>
              </w:rPr>
              <w:t xml:space="preserve"> </w:t>
            </w:r>
            <w:r>
              <w:rPr>
                <w:sz w:val="24"/>
                <w:lang w:val="en-US"/>
              </w:rPr>
              <w:t>sido</w:t>
            </w:r>
            <w:r>
              <w:rPr>
                <w:sz w:val="24"/>
              </w:rPr>
              <w:t xml:space="preserve"> </w:t>
            </w:r>
            <w:r>
              <w:rPr>
                <w:sz w:val="24"/>
                <w:lang w:val="en-US"/>
              </w:rPr>
              <w:t>respetado</w:t>
            </w:r>
          </w:p>
          <w:p>
            <w:pPr>
              <w:pStyle w:val="Normal1"/>
              <w:tabs>
                <w:tab w:val="clear" w:pos="720"/>
                <w:tab w:val="left" w:pos="2070" w:leader="none"/>
              </w:tabs>
              <w:ind w:firstLine="1156" w:end="0"/>
              <w:rPr>
                <w:sz w:val="24"/>
              </w:rPr>
            </w:pPr>
            <w:r>
              <w:rPr>
                <w:sz w:val="24"/>
              </w:rPr>
              <w:tab/>
            </w:r>
          </w:p>
        </w:tc>
      </w:tr>
    </w:tbl>
    <w:p>
      <w:pPr>
        <w:pStyle w:val="Heading3"/>
        <w:ind w:hanging="0" w:start="0"/>
        <w:rPr/>
      </w:pPr>
      <w:r>
        <w:rPr/>
      </w:r>
      <w:bookmarkStart w:id="81" w:name="__RefHeading___Toc1886071"/>
      <w:bookmarkStart w:id="82" w:name="__RefHeading___Toc1886071"/>
    </w:p>
    <w:p>
      <w:pPr>
        <w:pStyle w:val="Heading3"/>
        <w:ind w:hanging="0" w:start="0"/>
        <w:rPr/>
      </w:pPr>
      <w:bookmarkStart w:id="83" w:name="__RefHeading___Toc1886071"/>
      <w:r>
        <w:rPr/>
        <w:t>§ 68. Возвратная (местоименная) форма страдательного залога</w:t>
      </w:r>
      <w:bookmarkEnd w:id="83"/>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Возвратная форма страдательного залога употребляется только в  3-м лице единственного и множественного числа и образуется по схеме: возвратное местоимение </w:t>
      </w:r>
      <w:r>
        <w:rPr>
          <w:b/>
          <w:sz w:val="24"/>
        </w:rPr>
        <w:t>se</w:t>
      </w:r>
      <w:r>
        <w:rPr>
          <w:sz w:val="24"/>
        </w:rPr>
        <w:t xml:space="preserve"> + 3-е лицо глагола, согласованно</w:t>
        <w:softHyphen/>
        <w:t>го в числе с подлежащим:</w:t>
      </w:r>
    </w:p>
    <w:p>
      <w:pPr>
        <w:pStyle w:val="Normal1"/>
        <w:spacing w:lineRule="auto" w:line="240"/>
        <w:ind w:firstLine="284" w:end="0"/>
        <w:rPr>
          <w:i/>
          <w:i/>
          <w:iCs/>
          <w:sz w:val="24"/>
        </w:rPr>
      </w:pPr>
      <w:r>
        <w:rPr>
          <w:i/>
          <w:iCs/>
          <w:sz w:val="24"/>
        </w:rPr>
      </w:r>
    </w:p>
    <w:p>
      <w:pPr>
        <w:pStyle w:val="Normal1"/>
        <w:spacing w:lineRule="auto" w:line="240"/>
        <w:ind w:firstLine="284" w:end="0"/>
        <w:rPr/>
      </w:pPr>
      <w:r>
        <w:rPr>
          <w:i/>
          <w:iCs/>
          <w:sz w:val="24"/>
          <w:lang w:val="en-US"/>
        </w:rPr>
        <w:t>se construyó</w:t>
      </w:r>
      <w:r>
        <w:rPr>
          <w:sz w:val="24"/>
          <w:lang w:val="en-US"/>
        </w:rPr>
        <w:t xml:space="preserve"> la casa = la casa fue construida </w:t>
      </w:r>
    </w:p>
    <w:p>
      <w:pPr>
        <w:pStyle w:val="Normal1"/>
        <w:spacing w:lineRule="auto" w:line="240"/>
        <w:ind w:firstLine="284" w:end="0"/>
        <w:rPr/>
      </w:pPr>
      <w:r>
        <w:rPr>
          <w:i/>
          <w:iCs/>
          <w:sz w:val="24"/>
          <w:lang w:val="en-US"/>
        </w:rPr>
        <w:t>se divulgaron</w:t>
      </w:r>
      <w:r>
        <w:rPr>
          <w:sz w:val="24"/>
          <w:lang w:val="en-US"/>
        </w:rPr>
        <w:t xml:space="preserve"> las noticias = las noticias fueron divulgadas</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При возвратной форме страдательного залога может употреблять</w:t>
        <w:softHyphen/>
        <w:t>ся косвенное дополнение, указывающее на реальный субъект дей</w:t>
        <w:softHyphen/>
        <w:t>ствия: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La fiesta </w:t>
      </w:r>
      <w:r>
        <w:rPr>
          <w:i/>
          <w:iCs/>
          <w:sz w:val="24"/>
          <w:lang w:val="en-US"/>
        </w:rPr>
        <w:t>se celebró</w:t>
      </w:r>
      <w:r>
        <w:rPr>
          <w:sz w:val="24"/>
          <w:lang w:val="en-US"/>
        </w:rPr>
        <w:t xml:space="preserve"> </w:t>
      </w:r>
      <w:r>
        <w:rPr>
          <w:b/>
          <w:bCs/>
          <w:sz w:val="24"/>
          <w:lang w:val="en-US"/>
        </w:rPr>
        <w:t>por</w:t>
      </w:r>
      <w:r>
        <w:rPr>
          <w:sz w:val="24"/>
          <w:lang w:val="en-US"/>
        </w:rPr>
        <w:t xml:space="preserve"> todos los aldeanos.     </w:t>
      </w:r>
      <w:r>
        <w:rPr>
          <w:sz w:val="24"/>
        </w:rPr>
        <w:t>Праздник отмечался всеми деревенскими жителями.</w:t>
      </w:r>
    </w:p>
    <w:p>
      <w:pPr>
        <w:pStyle w:val="Normal1"/>
        <w:spacing w:lineRule="auto" w:line="240"/>
        <w:ind w:firstLine="284" w:end="0"/>
        <w:rPr>
          <w:sz w:val="24"/>
        </w:rPr>
      </w:pPr>
      <w:r>
        <w:rPr>
          <w:sz w:val="24"/>
          <w:lang w:val="en-US"/>
        </w:rPr>
        <w:t xml:space="preserve">El edificio </w:t>
      </w:r>
      <w:r>
        <w:rPr>
          <w:i/>
          <w:iCs/>
          <w:sz w:val="24"/>
          <w:lang w:val="en-US"/>
        </w:rPr>
        <w:t>se hundió</w:t>
      </w:r>
      <w:r>
        <w:rPr>
          <w:sz w:val="24"/>
          <w:lang w:val="en-US"/>
        </w:rPr>
        <w:t xml:space="preserve"> </w:t>
      </w:r>
      <w:r>
        <w:rPr>
          <w:b/>
          <w:bCs/>
          <w:sz w:val="24"/>
        </w:rPr>
        <w:t>ро</w:t>
      </w:r>
      <w:r>
        <w:rPr>
          <w:b/>
          <w:bCs/>
          <w:sz w:val="24"/>
          <w:lang w:val="en-US"/>
        </w:rPr>
        <w:t>r</w:t>
      </w:r>
      <w:r>
        <w:rPr>
          <w:sz w:val="24"/>
          <w:lang w:val="en-US"/>
        </w:rPr>
        <w:t xml:space="preserve"> un terremoto.            </w:t>
      </w:r>
      <w:r>
        <w:rPr>
          <w:sz w:val="24"/>
        </w:rPr>
        <w:t>Здание было разрушено землетрясением.</w:t>
      </w:r>
    </w:p>
    <w:p>
      <w:pPr>
        <w:pStyle w:val="Normal1"/>
        <w:spacing w:lineRule="auto" w:line="240"/>
        <w:ind w:firstLine="284" w:end="0"/>
        <w:rPr>
          <w:sz w:val="24"/>
        </w:rPr>
      </w:pPr>
      <w:r>
        <w:rPr>
          <w:sz w:val="24"/>
        </w:rPr>
      </w:r>
    </w:p>
    <w:p>
      <w:pPr>
        <w:pStyle w:val="Heading2"/>
        <w:ind w:hanging="0" w:start="0"/>
        <w:rPr>
          <w:b w:val="false"/>
          <w:bCs/>
        </w:rPr>
      </w:pPr>
      <w:bookmarkStart w:id="84" w:name="__RefHeading___Toc1886072"/>
      <w:bookmarkEnd w:id="84"/>
      <w:r>
        <w:rPr>
          <w:b w:val="false"/>
          <w:bCs/>
        </w:rPr>
        <w:t>Б. ОПИСАНИЕ СОДЕРЖАНИЯ ГЛАГОЛЬНЫХ ФОРМ</w:t>
      </w:r>
    </w:p>
    <w:p>
      <w:pPr>
        <w:pStyle w:val="TOC1"/>
        <w:rPr>
          <w:b/>
          <w:bCs/>
        </w:rPr>
      </w:pPr>
      <w:r>
        <w:rPr>
          <w:b/>
          <w:bCs/>
        </w:rPr>
      </w:r>
    </w:p>
    <w:p>
      <w:pPr>
        <w:pStyle w:val="Heading3"/>
        <w:ind w:hanging="0" w:start="0"/>
        <w:rPr/>
      </w:pPr>
      <w:bookmarkStart w:id="85" w:name="__RefHeading___Toc1886073"/>
      <w:bookmarkEnd w:id="85"/>
      <w:r>
        <w:rPr/>
        <w:t>§ 69. Общие замечания</w:t>
      </w:r>
    </w:p>
    <w:p>
      <w:pPr>
        <w:pStyle w:val="Normal1"/>
        <w:spacing w:lineRule="auto" w:line="240"/>
        <w:ind w:firstLine="284" w:end="0"/>
        <w:rPr>
          <w:sz w:val="24"/>
        </w:rPr>
      </w:pPr>
      <w:r>
        <w:rPr>
          <w:sz w:val="24"/>
        </w:rPr>
      </w:r>
    </w:p>
    <w:p>
      <w:pPr>
        <w:pStyle w:val="Normal1"/>
        <w:spacing w:lineRule="auto" w:line="240"/>
        <w:ind w:firstLine="284" w:end="0"/>
        <w:rPr/>
      </w:pPr>
      <w:r>
        <w:rPr>
          <w:spacing w:val="20"/>
          <w:sz w:val="24"/>
        </w:rPr>
        <w:t>Время</w:t>
      </w:r>
      <w:r>
        <w:rPr>
          <w:sz w:val="24"/>
        </w:rPr>
        <w:t xml:space="preserve"> как объективная данность находит свое отражение в языке, прежде всего в системе глагольных времен. Глагольное время — это такая грамматическая категория, которая соотносит действие, процесс или состояние с моментом речи, принимаемым за точку отсчета. Однако у каждого языка есть своя специфика в восприятии времени. Рассмотрим общие особенности испанской глагольной системы на примере времен изъявительного наклонения, которое с наибольшей полнотой ориентировано на объективное время и влияет на формирование других наклонений.</w:t>
      </w:r>
    </w:p>
    <w:p>
      <w:pPr>
        <w:pStyle w:val="Normal1"/>
        <w:spacing w:lineRule="auto" w:line="240"/>
        <w:ind w:firstLine="284" w:end="0"/>
        <w:rPr/>
      </w:pPr>
      <w:r>
        <w:rPr>
          <w:sz w:val="24"/>
        </w:rPr>
        <w:t xml:space="preserve">Глагольная система испанского индикатива формируется на базе </w:t>
      </w:r>
      <w:r>
        <w:rPr>
          <w:spacing w:val="20"/>
          <w:sz w:val="24"/>
        </w:rPr>
        <w:t>четырех</w:t>
      </w:r>
      <w:r>
        <w:rPr>
          <w:sz w:val="24"/>
        </w:rPr>
        <w:t xml:space="preserve"> основных </w:t>
      </w:r>
      <w:r>
        <w:rPr>
          <w:spacing w:val="20"/>
          <w:sz w:val="24"/>
        </w:rPr>
        <w:t>время</w:t>
      </w:r>
      <w:r>
        <w:rPr>
          <w:sz w:val="24"/>
        </w:rPr>
        <w:t xml:space="preserve"> </w:t>
      </w:r>
      <w:r>
        <w:rPr>
          <w:spacing w:val="20"/>
          <w:sz w:val="24"/>
        </w:rPr>
        <w:t>образующих глагольных признаков</w:t>
      </w:r>
      <w:r>
        <w:rPr>
          <w:sz w:val="24"/>
        </w:rPr>
        <w:t>:</w:t>
      </w:r>
    </w:p>
    <w:p>
      <w:pPr>
        <w:pStyle w:val="Normal1"/>
        <w:spacing w:lineRule="auto" w:line="240"/>
        <w:ind w:firstLine="284" w:end="0"/>
        <w:rPr/>
      </w:pPr>
      <w:r>
        <w:rPr>
          <w:sz w:val="24"/>
        </w:rPr>
        <w:t xml:space="preserve">1. Первым и главным времяобразующим категориальным признаком является </w:t>
      </w:r>
      <w:r>
        <w:rPr>
          <w:spacing w:val="20"/>
          <w:sz w:val="24"/>
        </w:rPr>
        <w:t>соотнесенность с моментом речи</w:t>
      </w:r>
      <w:r>
        <w:rPr>
          <w:sz w:val="24"/>
        </w:rPr>
        <w:t>. Трем объективным видам времени соответствуют три группы испанских времен: настоящее (</w:t>
      </w:r>
      <w:r>
        <w:rPr>
          <w:sz w:val="24"/>
          <w:lang w:val="en-US"/>
        </w:rPr>
        <w:t>presente</w:t>
      </w:r>
      <w:r>
        <w:rPr>
          <w:sz w:val="24"/>
        </w:rPr>
        <w:t>), прошедшее (</w:t>
      </w:r>
      <w:r>
        <w:rPr>
          <w:sz w:val="24"/>
          <w:lang w:val="en-US"/>
        </w:rPr>
        <w:t>preterito</w:t>
      </w:r>
      <w:r>
        <w:rPr>
          <w:sz w:val="24"/>
        </w:rPr>
        <w:t xml:space="preserve"> или </w:t>
      </w:r>
      <w:r>
        <w:rPr>
          <w:sz w:val="24"/>
          <w:lang w:val="en-US"/>
        </w:rPr>
        <w:t>ado</w:t>
      </w:r>
      <w:r>
        <w:rPr>
          <w:sz w:val="24"/>
        </w:rPr>
        <w:t>), будущее (</w:t>
      </w:r>
      <w:r>
        <w:rPr>
          <w:sz w:val="24"/>
          <w:lang w:val="en-US"/>
        </w:rPr>
        <w:t>futuro</w:t>
      </w:r>
      <w:r>
        <w:rPr>
          <w:sz w:val="24"/>
        </w:rPr>
        <w:t>). Все они определяются как таковые по отношению к моменту речи: действие настоящего совпадает с моментом речи, действие прошедшего производится до этого момента, а действие будущего осуществляется после момента речи.</w:t>
      </w:r>
    </w:p>
    <w:p>
      <w:pPr>
        <w:pStyle w:val="Normal1"/>
        <w:spacing w:lineRule="auto" w:line="240"/>
        <w:ind w:firstLine="284" w:end="0"/>
        <w:rPr/>
      </w:pPr>
      <w:r>
        <w:rPr>
          <w:sz w:val="24"/>
        </w:rPr>
        <w:t xml:space="preserve">3. Вторым категориальным признаком является </w:t>
      </w:r>
      <w:r>
        <w:rPr>
          <w:spacing w:val="20"/>
          <w:sz w:val="24"/>
        </w:rPr>
        <w:t>ограниченность</w:t>
      </w:r>
      <w:r>
        <w:rPr>
          <w:sz w:val="24"/>
        </w:rPr>
        <w:t xml:space="preserve"> (завершенность, пресеченность, законченность *) — </w:t>
      </w:r>
      <w:r>
        <w:rPr>
          <w:spacing w:val="20"/>
          <w:sz w:val="24"/>
        </w:rPr>
        <w:t>неограниченность</w:t>
      </w:r>
      <w:r>
        <w:rPr>
          <w:sz w:val="24"/>
        </w:rPr>
        <w:t xml:space="preserve"> (незавершенность, непресеченность, незаконченность) времени действия. Этот признак близок к русскому видовому признаку «завершенности — незавершенности» действия, но не совпадает с ним. В русском языке сама идея «завершенности — незавершенности» воплощена в семантике глаголов, противопоставленных по видовому признаку (делать-сделать, писать— написать, петь — спеть и т.д.). В испанской глагольной систем</w:t>
      </w:r>
      <w:r>
        <w:rPr>
          <w:sz w:val="24"/>
          <w:lang w:val="en-US"/>
        </w:rPr>
        <w:t>e</w:t>
      </w:r>
      <w:r>
        <w:rPr>
          <w:sz w:val="24"/>
        </w:rPr>
        <w:t xml:space="preserve"> таких пар быть не может, так как нет семантически и морфологически выраженных видовых противопоставлений (</w:t>
      </w:r>
      <w:r>
        <w:rPr>
          <w:sz w:val="24"/>
          <w:lang w:val="en-US"/>
        </w:rPr>
        <w:t>hacer</w:t>
      </w:r>
      <w:r>
        <w:rPr>
          <w:sz w:val="24"/>
        </w:rPr>
        <w:t xml:space="preserve"> — это и </w:t>
      </w:r>
      <w:r>
        <w:rPr>
          <w:i/>
          <w:sz w:val="24"/>
        </w:rPr>
        <w:t>делать</w:t>
      </w:r>
      <w:r>
        <w:rPr>
          <w:sz w:val="24"/>
        </w:rPr>
        <w:t xml:space="preserve"> и </w:t>
      </w:r>
      <w:r>
        <w:rPr>
          <w:i/>
          <w:sz w:val="24"/>
        </w:rPr>
        <w:t>сделать</w:t>
      </w:r>
      <w:r>
        <w:rPr>
          <w:sz w:val="24"/>
        </w:rPr>
        <w:t xml:space="preserve">, </w:t>
      </w:r>
      <w:r>
        <w:rPr>
          <w:sz w:val="24"/>
          <w:lang w:val="en-US"/>
        </w:rPr>
        <w:t>escribir</w:t>
      </w:r>
      <w:r>
        <w:rPr>
          <w:sz w:val="24"/>
        </w:rPr>
        <w:t xml:space="preserve"> — это </w:t>
      </w:r>
      <w:r>
        <w:rPr>
          <w:i/>
          <w:sz w:val="24"/>
        </w:rPr>
        <w:t>писать</w:t>
      </w:r>
      <w:r>
        <w:rPr>
          <w:sz w:val="24"/>
        </w:rPr>
        <w:t xml:space="preserve"> и </w:t>
      </w:r>
      <w:r>
        <w:rPr>
          <w:i/>
          <w:sz w:val="24"/>
        </w:rPr>
        <w:t>написать</w:t>
      </w:r>
      <w:r>
        <w:rPr>
          <w:sz w:val="24"/>
        </w:rPr>
        <w:t xml:space="preserve">, </w:t>
      </w:r>
      <w:r>
        <w:rPr>
          <w:sz w:val="24"/>
          <w:lang w:val="en-US"/>
        </w:rPr>
        <w:t>cantar</w:t>
      </w:r>
      <w:r>
        <w:rPr>
          <w:sz w:val="24"/>
        </w:rPr>
        <w:t xml:space="preserve"> — это </w:t>
      </w:r>
      <w:r>
        <w:rPr>
          <w:i/>
          <w:sz w:val="24"/>
        </w:rPr>
        <w:t>петь</w:t>
      </w:r>
      <w:r>
        <w:rPr>
          <w:sz w:val="24"/>
        </w:rPr>
        <w:t xml:space="preserve"> и </w:t>
      </w:r>
      <w:r>
        <w:rPr>
          <w:i/>
          <w:sz w:val="24"/>
        </w:rPr>
        <w:t>спеть</w:t>
      </w:r>
      <w:r>
        <w:rPr>
          <w:sz w:val="24"/>
        </w:rPr>
        <w:t>). Поэтому признак «завершенности (ограниченно</w:t>
        <w:softHyphen/>
        <w:t>сти) — незавершенности (неограниченности)» относится в испанс</w:t>
        <w:softHyphen/>
        <w:t>ком языке не к семантике самого глагола, а к форме глагольного времени. Сама форма времени и его значение указывают на то, что время действия пресечено или, наоборот, неограничено. Часто завершенность глагольного времени совпадает с завершенностью самого глагольного действия или временная незавершенность — с незавер</w:t>
        <w:softHyphen/>
        <w:t>шенностью действия, называемого глаголом. Однако подобные со</w:t>
        <w:softHyphen/>
        <w:t>впадения происходят не всегда. Поэтому в испанском языке воз</w:t>
        <w:softHyphen/>
        <w:t xml:space="preserve">можны случаи, когда, например, не только формы имперфекта, но и формы </w:t>
      </w:r>
      <w:r>
        <w:rPr>
          <w:sz w:val="24"/>
          <w:lang w:val="en-US"/>
        </w:rPr>
        <w:t>pret</w:t>
      </w:r>
      <w:r>
        <w:rPr>
          <w:sz w:val="24"/>
        </w:rPr>
        <w:t>é</w:t>
      </w:r>
      <w:r>
        <w:rPr>
          <w:sz w:val="24"/>
          <w:lang w:val="en-US"/>
        </w:rPr>
        <w:t>rito</w:t>
      </w:r>
      <w:r>
        <w:rPr>
          <w:sz w:val="24"/>
        </w:rPr>
        <w:t xml:space="preserve"> </w:t>
      </w:r>
      <w:r>
        <w:rPr>
          <w:sz w:val="24"/>
          <w:lang w:val="en-US"/>
        </w:rPr>
        <w:t>indefinido</w:t>
      </w:r>
      <w:r>
        <w:rPr>
          <w:sz w:val="24"/>
        </w:rPr>
        <w:t xml:space="preserve"> употребляются с лексическими показате</w:t>
        <w:softHyphen/>
        <w:t xml:space="preserve">лями длительности и многократности действия, такими, как </w:t>
      </w:r>
      <w:r>
        <w:rPr>
          <w:b/>
          <w:bCs/>
          <w:sz w:val="24"/>
          <w:lang w:val="en-US"/>
        </w:rPr>
        <w:t>siempre</w:t>
      </w:r>
      <w:r>
        <w:rPr>
          <w:sz w:val="24"/>
        </w:rPr>
        <w:t xml:space="preserve"> (всегда), </w:t>
      </w:r>
      <w:r>
        <w:rPr>
          <w:b/>
          <w:bCs/>
          <w:sz w:val="24"/>
          <w:lang w:val="en-US"/>
        </w:rPr>
        <w:t>mucho</w:t>
      </w:r>
      <w:r>
        <w:rPr>
          <w:b/>
          <w:bCs/>
          <w:sz w:val="24"/>
        </w:rPr>
        <w:t xml:space="preserve"> </w:t>
      </w:r>
      <w:r>
        <w:rPr>
          <w:b/>
          <w:bCs/>
          <w:sz w:val="24"/>
          <w:lang w:val="en-US"/>
        </w:rPr>
        <w:t>tiempo</w:t>
      </w:r>
      <w:r>
        <w:rPr>
          <w:sz w:val="24"/>
        </w:rPr>
        <w:t xml:space="preserve"> (долго, много времени), </w:t>
      </w:r>
      <w:r>
        <w:rPr>
          <w:b/>
          <w:bCs/>
          <w:sz w:val="24"/>
          <w:lang w:val="en-US"/>
        </w:rPr>
        <w:t>largo</w:t>
      </w:r>
      <w:r>
        <w:rPr>
          <w:b/>
          <w:bCs/>
          <w:sz w:val="24"/>
        </w:rPr>
        <w:t xml:space="preserve"> </w:t>
      </w:r>
      <w:r>
        <w:rPr>
          <w:b/>
          <w:bCs/>
          <w:sz w:val="24"/>
          <w:lang w:val="en-US"/>
        </w:rPr>
        <w:t>rato</w:t>
      </w:r>
      <w:r>
        <w:rPr>
          <w:sz w:val="24"/>
        </w:rPr>
        <w:t xml:space="preserve"> (долго, некоторое время), </w:t>
      </w:r>
      <w:r>
        <w:rPr>
          <w:b/>
          <w:bCs/>
          <w:sz w:val="24"/>
          <w:lang w:val="en-US"/>
        </w:rPr>
        <w:t>muchas</w:t>
      </w:r>
      <w:r>
        <w:rPr>
          <w:b/>
          <w:bCs/>
          <w:sz w:val="24"/>
        </w:rPr>
        <w:t xml:space="preserve"> </w:t>
      </w:r>
      <w:r>
        <w:rPr>
          <w:b/>
          <w:bCs/>
          <w:sz w:val="24"/>
          <w:lang w:val="en-US"/>
        </w:rPr>
        <w:t>veces</w:t>
      </w:r>
      <w:r>
        <w:rPr>
          <w:sz w:val="24"/>
        </w:rPr>
        <w:t xml:space="preserve"> (часто, много раз), </w:t>
      </w:r>
      <w:r>
        <w:rPr>
          <w:b/>
          <w:bCs/>
          <w:sz w:val="24"/>
          <w:lang w:val="en-US"/>
        </w:rPr>
        <w:t>todo</w:t>
      </w:r>
      <w:r>
        <w:rPr>
          <w:b/>
          <w:bCs/>
          <w:sz w:val="24"/>
        </w:rPr>
        <w:t xml:space="preserve"> </w:t>
      </w:r>
      <w:r>
        <w:rPr>
          <w:b/>
          <w:bCs/>
          <w:sz w:val="24"/>
          <w:lang w:val="en-US"/>
        </w:rPr>
        <w:t>el</w:t>
      </w:r>
      <w:r>
        <w:rPr>
          <w:b/>
          <w:bCs/>
          <w:sz w:val="24"/>
        </w:rPr>
        <w:t xml:space="preserve"> </w:t>
      </w:r>
      <w:r>
        <w:rPr>
          <w:b/>
          <w:bCs/>
          <w:sz w:val="24"/>
          <w:lang w:val="en-US"/>
        </w:rPr>
        <w:t>a</w:t>
      </w:r>
      <w:r>
        <w:rPr>
          <w:b/>
          <w:bCs/>
          <w:sz w:val="24"/>
        </w:rPr>
        <w:t>ñ</w:t>
      </w:r>
      <w:r>
        <w:rPr>
          <w:b/>
          <w:bCs/>
          <w:sz w:val="24"/>
          <w:lang w:val="en-US"/>
        </w:rPr>
        <w:t>o</w:t>
      </w:r>
      <w:r>
        <w:rPr>
          <w:sz w:val="24"/>
        </w:rPr>
        <w:t xml:space="preserve"> (весь год), </w:t>
      </w:r>
      <w:r>
        <w:rPr>
          <w:b/>
          <w:bCs/>
          <w:sz w:val="24"/>
          <w:lang w:val="en-US"/>
        </w:rPr>
        <w:t>todos</w:t>
      </w:r>
      <w:r>
        <w:rPr>
          <w:b/>
          <w:bCs/>
          <w:sz w:val="24"/>
        </w:rPr>
        <w:t xml:space="preserve"> </w:t>
      </w:r>
      <w:r>
        <w:rPr>
          <w:b/>
          <w:bCs/>
          <w:sz w:val="24"/>
          <w:lang w:val="en-US"/>
        </w:rPr>
        <w:t>los</w:t>
      </w:r>
      <w:r>
        <w:rPr>
          <w:b/>
          <w:bCs/>
          <w:sz w:val="24"/>
        </w:rPr>
        <w:t xml:space="preserve"> </w:t>
      </w:r>
      <w:r>
        <w:rPr>
          <w:b/>
          <w:bCs/>
          <w:sz w:val="24"/>
          <w:lang w:val="en-US"/>
        </w:rPr>
        <w:t>d</w:t>
      </w:r>
      <w:r>
        <w:rPr>
          <w:b/>
          <w:bCs/>
          <w:sz w:val="24"/>
        </w:rPr>
        <w:t>í</w:t>
      </w:r>
      <w:r>
        <w:rPr>
          <w:b/>
          <w:bCs/>
          <w:sz w:val="24"/>
          <w:lang w:val="en-US"/>
        </w:rPr>
        <w:t>as</w:t>
      </w:r>
      <w:r>
        <w:rPr>
          <w:sz w:val="24"/>
        </w:rPr>
        <w:t xml:space="preserve"> (ежедневно) и т.п. В русском языке при подоб</w:t>
        <w:softHyphen/>
        <w:t>ных словах и выражениях употребляются глагольные формы, как правило, несовершенного вида.</w:t>
      </w:r>
    </w:p>
    <w:p>
      <w:pPr>
        <w:pStyle w:val="Normal1"/>
        <w:pBdr>
          <w:top w:val="single" w:sz="4" w:space="1" w:color="000000"/>
        </w:pBdr>
        <w:spacing w:lineRule="auto" w:line="240"/>
        <w:ind w:firstLine="284" w:end="0"/>
        <w:rPr/>
      </w:pPr>
      <w:r>
        <w:rPr/>
        <w:t xml:space="preserve">* </w:t>
      </w:r>
      <w:r>
        <w:rPr>
          <w:lang w:val="en-US"/>
        </w:rPr>
        <w:t>Bo</w:t>
      </w:r>
      <w:r>
        <w:rPr/>
        <w:t xml:space="preserve"> избежание терминологических разночтений приходится перечислять хотя бы основные термины-синонимы.</w:t>
      </w:r>
    </w:p>
    <w:p>
      <w:pPr>
        <w:pStyle w:val="Normal1"/>
        <w:spacing w:lineRule="auto" w:line="240"/>
        <w:ind w:firstLine="284" w:end="0"/>
        <w:rPr>
          <w:sz w:val="24"/>
        </w:rPr>
      </w:pPr>
      <w:r>
        <w:rPr>
          <w:sz w:val="24"/>
        </w:rPr>
      </w:r>
    </w:p>
    <w:p>
      <w:pPr>
        <w:pStyle w:val="Normal1"/>
        <w:spacing w:lineRule="auto" w:line="240"/>
        <w:ind w:firstLine="284" w:end="0"/>
        <w:rPr/>
      </w:pPr>
      <w:r>
        <w:rPr>
          <w:sz w:val="24"/>
        </w:rPr>
        <w:t>3. Третьим категориальным признаком испанской системы вре</w:t>
        <w:softHyphen/>
        <w:t xml:space="preserve">мен является </w:t>
      </w:r>
      <w:r>
        <w:rPr>
          <w:spacing w:val="20"/>
          <w:sz w:val="24"/>
        </w:rPr>
        <w:t>контактность действия</w:t>
      </w:r>
      <w:r>
        <w:rPr>
          <w:sz w:val="24"/>
        </w:rPr>
        <w:t xml:space="preserve"> (с моментом речи или каким-либо действием) — </w:t>
      </w:r>
      <w:r>
        <w:rPr>
          <w:spacing w:val="20"/>
          <w:sz w:val="24"/>
        </w:rPr>
        <w:t>отсутствие контактности</w:t>
      </w:r>
      <w:r>
        <w:rPr>
          <w:sz w:val="24"/>
        </w:rPr>
        <w:t>.</w:t>
      </w:r>
    </w:p>
    <w:p>
      <w:pPr>
        <w:pStyle w:val="Normal1"/>
        <w:spacing w:lineRule="auto" w:line="240"/>
        <w:ind w:firstLine="284" w:end="0"/>
        <w:rPr/>
      </w:pPr>
      <w:r>
        <w:rPr>
          <w:sz w:val="24"/>
        </w:rPr>
        <w:t xml:space="preserve">4. Четвертый признак — это </w:t>
      </w:r>
      <w:r>
        <w:rPr>
          <w:spacing w:val="20"/>
          <w:sz w:val="24"/>
        </w:rPr>
        <w:t>последовательность</w:t>
      </w:r>
      <w:r>
        <w:rPr>
          <w:sz w:val="24"/>
        </w:rPr>
        <w:t xml:space="preserve"> (оче</w:t>
        <w:softHyphen/>
        <w:t>редность, соотносительность, ориентированность действия по отно</w:t>
        <w:softHyphen/>
        <w:t xml:space="preserve">шению к другому действию) — </w:t>
      </w:r>
      <w:r>
        <w:rPr>
          <w:spacing w:val="20"/>
          <w:sz w:val="24"/>
        </w:rPr>
        <w:t>отсутствие последова</w:t>
        <w:softHyphen/>
        <w:t>тельности</w:t>
      </w:r>
      <w:r>
        <w:rPr>
          <w:sz w:val="24"/>
        </w:rPr>
        <w:t>.</w:t>
      </w:r>
    </w:p>
    <w:p>
      <w:pPr>
        <w:pStyle w:val="Normal1"/>
        <w:spacing w:lineRule="auto" w:line="240"/>
        <w:ind w:firstLine="284" w:end="0"/>
        <w:rPr>
          <w:sz w:val="24"/>
        </w:rPr>
      </w:pPr>
      <w:r>
        <w:rPr>
          <w:sz w:val="24"/>
        </w:rPr>
        <w:t>Из всех четырех признаков только два: «соотнесенность с мо</w:t>
        <w:softHyphen/>
        <w:t>ментом речи» и «ограниченность — неограниченность» — опреде</w:t>
        <w:softHyphen/>
        <w:t>ляют каждое время испанского индикатива. Два последних призна</w:t>
        <w:softHyphen/>
        <w:t>ка присущи лишь отдельным глагольным временам. Однако для тех форм, которые ими характеризуются, они играют решающую роль.</w:t>
      </w:r>
    </w:p>
    <w:p>
      <w:pPr>
        <w:pStyle w:val="Normal1"/>
        <w:spacing w:lineRule="auto" w:line="240"/>
        <w:ind w:firstLine="284" w:end="0"/>
        <w:rPr>
          <w:sz w:val="24"/>
        </w:rPr>
      </w:pPr>
      <w:r>
        <w:rPr>
          <w:sz w:val="24"/>
        </w:rPr>
        <w:t>Каждое из испанских времен изъявительного наклонения можно охарактеризовать с помощью выделенных категориальных приз</w:t>
        <w:softHyphen/>
        <w:t>наков:</w:t>
      </w:r>
    </w:p>
    <w:p>
      <w:pPr>
        <w:pStyle w:val="Normal1"/>
        <w:spacing w:lineRule="auto" w:line="240"/>
        <w:ind w:firstLine="284" w:end="0"/>
        <w:rPr>
          <w:sz w:val="24"/>
        </w:rPr>
      </w:pPr>
      <w:r>
        <w:rPr>
          <w:sz w:val="24"/>
        </w:rPr>
      </w:r>
    </w:p>
    <w:tbl>
      <w:tblPr>
        <w:tblW w:w="10995" w:type="dxa"/>
        <w:jc w:val="start"/>
        <w:tblInd w:w="276" w:type="dxa"/>
        <w:tblLayout w:type="fixed"/>
        <w:tblCellMar>
          <w:top w:w="0" w:type="dxa"/>
          <w:start w:w="108" w:type="dxa"/>
          <w:bottom w:w="0" w:type="dxa"/>
          <w:end w:w="108" w:type="dxa"/>
        </w:tblCellMar>
      </w:tblPr>
      <w:tblGrid>
        <w:gridCol w:w="4035"/>
        <w:gridCol w:w="6960"/>
      </w:tblGrid>
      <w:tr>
        <w:trPr>
          <w:trHeight w:val="4155" w:hRule="atLeast"/>
        </w:trPr>
        <w:tc>
          <w:tcPr>
            <w:tcW w:w="4035" w:type="dxa"/>
            <w:tcBorders/>
          </w:tcPr>
          <w:p>
            <w:pPr>
              <w:pStyle w:val="Normal1"/>
              <w:spacing w:lineRule="auto" w:line="240"/>
              <w:ind w:firstLine="284" w:end="0"/>
              <w:rPr>
                <w:sz w:val="24"/>
                <w:lang w:val="en-US"/>
              </w:rPr>
            </w:pPr>
            <w:r>
              <w:rPr>
                <w:sz w:val="24"/>
                <w:lang w:val="en-US"/>
              </w:rPr>
              <w:t xml:space="preserve">Presente — </w:t>
            </w:r>
            <w:r>
              <w:rPr>
                <w:i/>
                <w:iCs/>
                <w:sz w:val="24"/>
                <w:lang w:val="en-US"/>
              </w:rPr>
              <w:t>canto</w:t>
            </w:r>
          </w:p>
          <w:p>
            <w:pPr>
              <w:pStyle w:val="Normal1"/>
              <w:spacing w:lineRule="auto" w:line="240"/>
              <w:ind w:firstLine="284" w:end="0"/>
              <w:rPr>
                <w:sz w:val="24"/>
                <w:lang w:val="en-US"/>
              </w:rPr>
            </w:pPr>
            <w:r>
              <w:rPr>
                <w:sz w:val="24"/>
                <w:lang w:val="en-US"/>
              </w:rPr>
              <w:t xml:space="preserve">Pretérito imperfecto — </w:t>
            </w:r>
            <w:r>
              <w:rPr>
                <w:i/>
                <w:iCs/>
                <w:sz w:val="24"/>
                <w:lang w:val="en-US"/>
              </w:rPr>
              <w:t>cantaba</w:t>
            </w:r>
          </w:p>
          <w:p>
            <w:pPr>
              <w:pStyle w:val="Normal1"/>
              <w:spacing w:lineRule="auto" w:line="240"/>
              <w:ind w:firstLine="284" w:end="0"/>
              <w:rPr>
                <w:sz w:val="24"/>
                <w:lang w:val="en-US"/>
              </w:rPr>
            </w:pPr>
            <w:r>
              <w:rPr>
                <w:sz w:val="24"/>
                <w:lang w:val="en-US"/>
              </w:rPr>
              <w:t xml:space="preserve">Pretérito indefinido — </w:t>
            </w:r>
            <w:r>
              <w:rPr>
                <w:i/>
                <w:iCs/>
                <w:sz w:val="24"/>
                <w:lang w:val="en-US"/>
              </w:rPr>
              <w:t>canté</w:t>
            </w:r>
          </w:p>
          <w:p>
            <w:pPr>
              <w:pStyle w:val="Normal1"/>
              <w:spacing w:lineRule="auto" w:line="240"/>
              <w:ind w:firstLine="284" w:end="0"/>
              <w:rPr>
                <w:sz w:val="24"/>
                <w:lang w:val="en-US"/>
              </w:rPr>
            </w:pPr>
            <w:r>
              <w:rPr>
                <w:sz w:val="24"/>
                <w:lang w:val="en-US"/>
              </w:rPr>
              <w:t xml:space="preserve">Pretérito perfecto — </w:t>
            </w:r>
            <w:r>
              <w:rPr>
                <w:i/>
                <w:iCs/>
                <w:sz w:val="24"/>
                <w:lang w:val="en-US"/>
              </w:rPr>
              <w:t>hecantado</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t xml:space="preserve">Pretérito pluscuamperfecto — </w:t>
            </w:r>
            <w:r>
              <w:rPr>
                <w:i/>
                <w:iCs/>
                <w:sz w:val="24"/>
                <w:lang w:val="en-US"/>
              </w:rPr>
              <w:t>había</w:t>
            </w:r>
          </w:p>
          <w:p>
            <w:pPr>
              <w:pStyle w:val="Normal1"/>
              <w:spacing w:lineRule="auto" w:line="240"/>
              <w:ind w:firstLine="284" w:end="0"/>
              <w:rPr/>
            </w:pPr>
            <w:r>
              <w:rPr>
                <w:sz w:val="24"/>
                <w:lang w:val="en-US"/>
              </w:rPr>
              <w:t xml:space="preserve">                     </w:t>
            </w:r>
            <w:r>
              <w:rPr>
                <w:i/>
                <w:iCs/>
                <w:sz w:val="24"/>
                <w:lang w:val="en-US"/>
              </w:rPr>
              <w:t>cantado</w:t>
            </w:r>
          </w:p>
          <w:p>
            <w:pPr>
              <w:pStyle w:val="Normal1"/>
              <w:spacing w:lineRule="auto" w:line="240"/>
              <w:ind w:firstLine="284" w:end="0"/>
              <w:rPr>
                <w:sz w:val="24"/>
                <w:lang w:val="en-US"/>
              </w:rPr>
            </w:pPr>
            <w:r>
              <w:rPr>
                <w:sz w:val="24"/>
                <w:lang w:val="en-US"/>
              </w:rPr>
              <w:t xml:space="preserve">Pretérito anterior — </w:t>
            </w:r>
            <w:r>
              <w:rPr>
                <w:i/>
                <w:iCs/>
                <w:sz w:val="24"/>
                <w:lang w:val="en-US"/>
              </w:rPr>
              <w:t>hube cantado</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t xml:space="preserve">Futuro imperfecto — </w:t>
            </w:r>
            <w:r>
              <w:rPr>
                <w:i/>
                <w:iCs/>
                <w:sz w:val="24"/>
                <w:lang w:val="en-US"/>
              </w:rPr>
              <w:t>cantaré</w:t>
            </w:r>
          </w:p>
          <w:p>
            <w:pPr>
              <w:pStyle w:val="Normal1"/>
              <w:spacing w:lineRule="auto" w:line="240"/>
              <w:ind w:firstLine="284" w:end="0"/>
              <w:rPr/>
            </w:pPr>
            <w:r>
              <w:rPr>
                <w:sz w:val="24"/>
                <w:lang w:val="en-US"/>
              </w:rPr>
              <w:t xml:space="preserve">Futuro perfecto — </w:t>
            </w:r>
            <w:r>
              <w:rPr>
                <w:i/>
                <w:iCs/>
                <w:sz w:val="24"/>
                <w:lang w:val="en-US"/>
              </w:rPr>
              <w:t>habré cantado</w:t>
            </w:r>
          </w:p>
          <w:p>
            <w:pPr>
              <w:pStyle w:val="Normal1"/>
              <w:spacing w:lineRule="auto" w:line="240"/>
              <w:ind w:firstLine="284" w:end="0"/>
              <w:rPr>
                <w:i/>
                <w:i/>
                <w:iCs/>
                <w:sz w:val="24"/>
                <w:lang w:val="en-US"/>
              </w:rPr>
            </w:pPr>
            <w:r>
              <w:rPr>
                <w:i/>
                <w:iCs/>
                <w:sz w:val="24"/>
                <w:lang w:val="en-US"/>
              </w:rPr>
            </w:r>
          </w:p>
          <w:p>
            <w:pPr>
              <w:pStyle w:val="Normal1"/>
              <w:rPr>
                <w:sz w:val="24"/>
                <w:lang w:val="en-US"/>
              </w:rPr>
            </w:pPr>
            <w:r>
              <w:rPr>
                <w:sz w:val="24"/>
                <w:lang w:val="en-US"/>
              </w:rPr>
            </w:r>
          </w:p>
        </w:tc>
        <w:tc>
          <w:tcPr>
            <w:tcW w:w="6960" w:type="dxa"/>
            <w:tcBorders/>
          </w:tcPr>
          <w:p>
            <w:pPr>
              <w:pStyle w:val="Normal1"/>
              <w:spacing w:lineRule="auto" w:line="240"/>
              <w:rPr>
                <w:sz w:val="24"/>
              </w:rPr>
            </w:pPr>
            <w:r>
              <w:rPr>
                <w:sz w:val="24"/>
              </w:rPr>
              <w:t xml:space="preserve">— </w:t>
            </w:r>
            <w:r>
              <w:rPr>
                <w:sz w:val="24"/>
              </w:rPr>
              <w:t>связанное с моментом речи, неограниченное</w:t>
            </w:r>
          </w:p>
          <w:p>
            <w:pPr>
              <w:pStyle w:val="Normal1"/>
              <w:spacing w:lineRule="auto" w:line="240"/>
              <w:rPr>
                <w:sz w:val="24"/>
              </w:rPr>
            </w:pPr>
            <w:r>
              <w:rPr>
                <w:sz w:val="24"/>
              </w:rPr>
              <w:t xml:space="preserve">— </w:t>
            </w:r>
            <w:r>
              <w:rPr>
                <w:sz w:val="24"/>
              </w:rPr>
              <w:t>предшествующее моменту речи, неограниченное</w:t>
            </w:r>
          </w:p>
          <w:p>
            <w:pPr>
              <w:pStyle w:val="Normal1"/>
              <w:spacing w:lineRule="auto" w:line="240"/>
              <w:rPr>
                <w:sz w:val="24"/>
              </w:rPr>
            </w:pPr>
            <w:r>
              <w:rPr>
                <w:sz w:val="24"/>
              </w:rPr>
              <w:t xml:space="preserve">— </w:t>
            </w:r>
            <w:r>
              <w:rPr>
                <w:sz w:val="24"/>
              </w:rPr>
              <w:t>предшествующее моменту речи,ограниченное</w:t>
            </w:r>
          </w:p>
          <w:p>
            <w:pPr>
              <w:pStyle w:val="Normal1"/>
              <w:spacing w:lineRule="auto" w:line="240"/>
              <w:rPr>
                <w:sz w:val="24"/>
              </w:rPr>
            </w:pPr>
            <w:r>
              <w:rPr>
                <w:sz w:val="24"/>
              </w:rPr>
              <w:t xml:space="preserve">— </w:t>
            </w:r>
            <w:r>
              <w:rPr>
                <w:sz w:val="24"/>
              </w:rPr>
              <w:t>предшествующее моменту речи, ограниченное, контактное с</w:t>
            </w:r>
          </w:p>
          <w:p>
            <w:pPr>
              <w:pStyle w:val="Normal1"/>
              <w:spacing w:lineRule="auto" w:line="240"/>
              <w:ind w:start="822" w:end="0"/>
              <w:rPr>
                <w:sz w:val="24"/>
              </w:rPr>
            </w:pPr>
            <w:r>
              <w:rPr>
                <w:sz w:val="24"/>
              </w:rPr>
              <w:t xml:space="preserve">моментом речи </w:t>
            </w:r>
          </w:p>
          <w:p>
            <w:pPr>
              <w:pStyle w:val="Normal1"/>
              <w:spacing w:lineRule="auto" w:line="240"/>
              <w:rPr>
                <w:sz w:val="24"/>
              </w:rPr>
            </w:pPr>
            <w:r>
              <w:rPr>
                <w:sz w:val="24"/>
              </w:rPr>
              <w:t xml:space="preserve">— </w:t>
            </w:r>
            <w:r>
              <w:rPr>
                <w:sz w:val="24"/>
              </w:rPr>
              <w:t>предшествующее моменту речи, ограниченное,</w:t>
            </w:r>
          </w:p>
          <w:p>
            <w:pPr>
              <w:pStyle w:val="Normal1"/>
              <w:spacing w:lineRule="auto" w:line="240"/>
              <w:ind w:firstLine="15" w:start="777" w:end="0"/>
              <w:rPr>
                <w:sz w:val="24"/>
              </w:rPr>
            </w:pPr>
            <w:r>
              <w:rPr>
                <w:sz w:val="24"/>
              </w:rPr>
              <w:t xml:space="preserve">предшествующее другому действию в прошлом </w:t>
            </w:r>
          </w:p>
          <w:p>
            <w:pPr>
              <w:pStyle w:val="Normal1"/>
              <w:spacing w:lineRule="auto" w:line="240"/>
              <w:rPr>
                <w:sz w:val="24"/>
              </w:rPr>
            </w:pPr>
            <w:r>
              <w:rPr>
                <w:sz w:val="24"/>
              </w:rPr>
              <w:t xml:space="preserve">— </w:t>
            </w:r>
            <w:r>
              <w:rPr>
                <w:sz w:val="24"/>
              </w:rPr>
              <w:t xml:space="preserve">предшествующее моменту речи, ограниченное, </w:t>
            </w:r>
          </w:p>
          <w:p>
            <w:pPr>
              <w:pStyle w:val="Normal1"/>
              <w:spacing w:lineRule="auto" w:line="240"/>
              <w:ind w:firstLine="792" w:end="0"/>
              <w:rPr>
                <w:sz w:val="24"/>
              </w:rPr>
            </w:pPr>
            <w:r>
              <w:rPr>
                <w:sz w:val="24"/>
              </w:rPr>
              <w:t>предшествующее другому действию в про</w:t>
              <w:softHyphen/>
              <w:t xml:space="preserve">шлом, </w:t>
            </w:r>
          </w:p>
          <w:p>
            <w:pPr>
              <w:pStyle w:val="Normal1"/>
              <w:spacing w:lineRule="auto" w:line="240"/>
              <w:ind w:firstLine="792" w:end="0"/>
              <w:rPr>
                <w:sz w:val="24"/>
              </w:rPr>
            </w:pPr>
            <w:r>
              <w:rPr>
                <w:sz w:val="24"/>
              </w:rPr>
              <w:t xml:space="preserve">контактное с действием, которому предшествует </w:t>
            </w:r>
          </w:p>
          <w:p>
            <w:pPr>
              <w:pStyle w:val="Normal1"/>
              <w:spacing w:lineRule="auto" w:line="240"/>
              <w:rPr>
                <w:sz w:val="24"/>
              </w:rPr>
            </w:pPr>
            <w:r>
              <w:rPr>
                <w:sz w:val="24"/>
              </w:rPr>
            </w:r>
          </w:p>
          <w:p>
            <w:pPr>
              <w:pStyle w:val="Normal1"/>
              <w:spacing w:lineRule="auto" w:line="240"/>
              <w:rPr>
                <w:sz w:val="24"/>
              </w:rPr>
            </w:pPr>
            <w:r>
              <w:rPr>
                <w:sz w:val="24"/>
              </w:rPr>
              <w:t xml:space="preserve">— </w:t>
            </w:r>
            <w:r>
              <w:rPr>
                <w:sz w:val="24"/>
              </w:rPr>
              <w:t xml:space="preserve">следующее за моментом речи, неограниченное </w:t>
            </w:r>
          </w:p>
          <w:p>
            <w:pPr>
              <w:pStyle w:val="Normal1"/>
              <w:spacing w:lineRule="auto" w:line="240"/>
              <w:rPr>
                <w:sz w:val="24"/>
              </w:rPr>
            </w:pPr>
            <w:r>
              <w:rPr>
                <w:sz w:val="24"/>
              </w:rPr>
              <w:t xml:space="preserve">— </w:t>
            </w:r>
            <w:r>
              <w:rPr>
                <w:sz w:val="24"/>
              </w:rPr>
              <w:t>следующее за моментом речи, ограниченное,</w:t>
            </w:r>
          </w:p>
          <w:p>
            <w:pPr>
              <w:pStyle w:val="Normal1"/>
              <w:spacing w:lineRule="auto" w:line="240"/>
              <w:ind w:firstLine="330" w:start="462" w:end="0"/>
              <w:rPr>
                <w:sz w:val="24"/>
              </w:rPr>
            </w:pPr>
            <w:r>
              <w:rPr>
                <w:sz w:val="24"/>
              </w:rPr>
              <w:t>предшествующее  другому действию в будущем</w:t>
            </w:r>
          </w:p>
          <w:p>
            <w:pPr>
              <w:pStyle w:val="Normal1"/>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Из сказанного следует, что все сложные времена и </w:t>
      </w:r>
      <w:r>
        <w:rPr>
          <w:sz w:val="24"/>
          <w:lang w:val="en-US"/>
        </w:rPr>
        <w:t>pret</w:t>
      </w:r>
      <w:r>
        <w:rPr>
          <w:sz w:val="24"/>
        </w:rPr>
        <w:t>é</w:t>
      </w:r>
      <w:r>
        <w:rPr>
          <w:sz w:val="24"/>
          <w:lang w:val="en-US"/>
        </w:rPr>
        <w:t>rito</w:t>
      </w:r>
      <w:r>
        <w:rPr>
          <w:sz w:val="24"/>
        </w:rPr>
        <w:t xml:space="preserve"> </w:t>
      </w:r>
      <w:r>
        <w:rPr>
          <w:sz w:val="24"/>
          <w:lang w:val="en-US"/>
        </w:rPr>
        <w:t>indefinido</w:t>
      </w:r>
      <w:r>
        <w:rPr>
          <w:sz w:val="24"/>
        </w:rPr>
        <w:t xml:space="preserve"> обладают признаком временной ограниченности, а все простые времена, кроме названного простого прошедшего, отмечены признаком неограниченности времени протекания действия (потому большинство испанских глагольных времен подразделяются на: </w:t>
      </w:r>
      <w:r>
        <w:rPr>
          <w:spacing w:val="20"/>
          <w:sz w:val="24"/>
        </w:rPr>
        <w:t>совершенные времена</w:t>
      </w:r>
      <w:r>
        <w:rPr>
          <w:sz w:val="24"/>
        </w:rPr>
        <w:t xml:space="preserve"> (</w:t>
      </w:r>
      <w:r>
        <w:rPr>
          <w:sz w:val="24"/>
          <w:lang w:val="en-US"/>
        </w:rPr>
        <w:t>tiempos</w:t>
      </w:r>
      <w:r>
        <w:rPr>
          <w:sz w:val="24"/>
        </w:rPr>
        <w:t xml:space="preserve"> </w:t>
      </w:r>
      <w:r>
        <w:rPr>
          <w:sz w:val="24"/>
          <w:lang w:val="en-US"/>
        </w:rPr>
        <w:t>perfectos</w:t>
      </w:r>
      <w:r>
        <w:rPr>
          <w:sz w:val="24"/>
        </w:rPr>
        <w:t xml:space="preserve">) и </w:t>
      </w:r>
      <w:r>
        <w:rPr>
          <w:spacing w:val="20"/>
          <w:sz w:val="24"/>
        </w:rPr>
        <w:t>несовершенные времена</w:t>
      </w:r>
      <w:r>
        <w:rPr>
          <w:sz w:val="24"/>
        </w:rPr>
        <w:t xml:space="preserve"> (</w:t>
      </w:r>
      <w:r>
        <w:rPr>
          <w:sz w:val="24"/>
          <w:lang w:val="en-US"/>
        </w:rPr>
        <w:t>tiempos</w:t>
      </w:r>
      <w:r>
        <w:rPr>
          <w:sz w:val="24"/>
        </w:rPr>
        <w:t xml:space="preserve"> </w:t>
      </w:r>
      <w:r>
        <w:rPr>
          <w:sz w:val="24"/>
          <w:lang w:val="en-US"/>
        </w:rPr>
        <w:t>imperfectos</w:t>
      </w:r>
      <w:r>
        <w:rPr>
          <w:sz w:val="24"/>
        </w:rPr>
        <w:t xml:space="preserve">). Причем к первым относятся все сложные времена, а ко вторым все простые, кроме </w:t>
      </w:r>
      <w:r>
        <w:rPr>
          <w:sz w:val="24"/>
          <w:lang w:val="en-US"/>
        </w:rPr>
        <w:t>pret</w:t>
      </w:r>
      <w:r>
        <w:rPr>
          <w:sz w:val="24"/>
        </w:rPr>
        <w:t>é</w:t>
      </w:r>
      <w:r>
        <w:rPr>
          <w:sz w:val="24"/>
          <w:lang w:val="en-US"/>
        </w:rPr>
        <w:t>rito</w:t>
      </w:r>
      <w:r>
        <w:rPr>
          <w:sz w:val="24"/>
        </w:rPr>
        <w:t xml:space="preserve"> </w:t>
      </w:r>
      <w:r>
        <w:rPr>
          <w:sz w:val="24"/>
          <w:lang w:val="en-US"/>
        </w:rPr>
        <w:t>indefinido</w:t>
      </w:r>
      <w:r>
        <w:rPr>
          <w:sz w:val="24"/>
        </w:rPr>
        <w:t>, которое является тоже совершенным.</w:t>
      </w:r>
    </w:p>
    <w:p>
      <w:pPr>
        <w:pStyle w:val="Normal1"/>
        <w:spacing w:lineRule="auto" w:line="240"/>
        <w:ind w:firstLine="284" w:end="0"/>
        <w:rPr>
          <w:sz w:val="24"/>
        </w:rPr>
      </w:pPr>
      <w:r>
        <w:rPr>
          <w:sz w:val="24"/>
        </w:rPr>
        <w:t>Четвертый категориальный признак, указывающий на соотнесенность или же несоотнесенность одного действия по отношению к другому, определил существующее в испанских грамматиках подразделение времен на:</w:t>
      </w:r>
    </w:p>
    <w:p>
      <w:pPr>
        <w:pStyle w:val="Normal1"/>
        <w:spacing w:lineRule="auto" w:line="240"/>
        <w:ind w:firstLine="284" w:end="0"/>
        <w:rPr/>
      </w:pPr>
      <w:r>
        <w:rPr>
          <w:sz w:val="24"/>
        </w:rPr>
        <w:t xml:space="preserve">а) </w:t>
      </w:r>
      <w:r>
        <w:rPr>
          <w:spacing w:val="20"/>
          <w:sz w:val="24"/>
        </w:rPr>
        <w:t>абсолютные</w:t>
      </w:r>
      <w:r>
        <w:rPr>
          <w:sz w:val="24"/>
        </w:rPr>
        <w:t xml:space="preserve"> в р е м е н </w:t>
      </w:r>
      <w:r>
        <w:rPr>
          <w:sz w:val="24"/>
          <w:lang w:val="en-US"/>
        </w:rPr>
        <w:t>a</w:t>
      </w:r>
      <w:r>
        <w:rPr>
          <w:sz w:val="24"/>
        </w:rPr>
        <w:t xml:space="preserve"> (</w:t>
      </w:r>
      <w:r>
        <w:rPr>
          <w:sz w:val="24"/>
          <w:lang w:val="en-US"/>
        </w:rPr>
        <w:t>tiempos</w:t>
      </w:r>
      <w:r>
        <w:rPr>
          <w:sz w:val="24"/>
        </w:rPr>
        <w:t xml:space="preserve"> </w:t>
      </w:r>
      <w:r>
        <w:rPr>
          <w:sz w:val="24"/>
          <w:lang w:val="en-US"/>
        </w:rPr>
        <w:t>absolutes</w:t>
      </w:r>
      <w:r>
        <w:rPr>
          <w:sz w:val="24"/>
        </w:rPr>
        <w:t>);</w:t>
      </w:r>
    </w:p>
    <w:p>
      <w:pPr>
        <w:pStyle w:val="Normal1"/>
        <w:spacing w:lineRule="auto" w:line="240"/>
        <w:ind w:firstLine="284" w:end="0"/>
        <w:rPr/>
      </w:pPr>
      <w:r>
        <w:rPr>
          <w:sz w:val="24"/>
        </w:rPr>
        <w:t xml:space="preserve">б) </w:t>
      </w:r>
      <w:r>
        <w:rPr>
          <w:spacing w:val="20"/>
          <w:sz w:val="24"/>
        </w:rPr>
        <w:t>относительные времена</w:t>
      </w:r>
      <w:r>
        <w:rPr>
          <w:sz w:val="24"/>
        </w:rPr>
        <w:t xml:space="preserve"> (</w:t>
      </w:r>
      <w:r>
        <w:rPr>
          <w:sz w:val="24"/>
          <w:lang w:val="en-US"/>
        </w:rPr>
        <w:t>tiempos</w:t>
      </w:r>
      <w:r>
        <w:rPr>
          <w:sz w:val="24"/>
        </w:rPr>
        <w:t xml:space="preserve"> </w:t>
      </w:r>
      <w:r>
        <w:rPr>
          <w:sz w:val="24"/>
          <w:lang w:val="en-US"/>
        </w:rPr>
        <w:t>relatives</w:t>
      </w:r>
      <w:r>
        <w:rPr>
          <w:sz w:val="24"/>
        </w:rPr>
        <w:t>).</w:t>
      </w:r>
    </w:p>
    <w:p>
      <w:pPr>
        <w:pStyle w:val="Normal1"/>
        <w:spacing w:lineRule="auto" w:line="240"/>
        <w:ind w:firstLine="284" w:end="0"/>
        <w:rPr/>
      </w:pPr>
      <w:r>
        <w:rPr>
          <w:sz w:val="24"/>
          <w:lang w:val="en-US"/>
        </w:rPr>
        <w:t xml:space="preserve">El estudiante </w:t>
      </w:r>
      <w:r>
        <w:rPr>
          <w:i/>
          <w:iCs/>
          <w:sz w:val="24"/>
          <w:lang w:val="en-US"/>
        </w:rPr>
        <w:t>lee</w:t>
      </w:r>
      <w:r>
        <w:rPr>
          <w:sz w:val="24"/>
          <w:lang w:val="en-US"/>
        </w:rPr>
        <w:t xml:space="preserve"> el libro. </w:t>
      </w:r>
      <w:r>
        <w:rPr>
          <w:sz w:val="24"/>
        </w:rPr>
        <w:t xml:space="preserve">Глагольная форма </w:t>
      </w:r>
      <w:r>
        <w:rPr>
          <w:b/>
          <w:sz w:val="24"/>
          <w:lang w:val="en-US"/>
        </w:rPr>
        <w:t>lee</w:t>
      </w:r>
      <w:r>
        <w:rPr>
          <w:sz w:val="24"/>
        </w:rPr>
        <w:t xml:space="preserve"> не связана в этом примере ни с каким другим временем. Она независима от другого глагола и является </w:t>
      </w:r>
      <w:r>
        <w:rPr>
          <w:spacing w:val="20"/>
          <w:sz w:val="24"/>
        </w:rPr>
        <w:t>абсолютной</w:t>
      </w:r>
      <w:r>
        <w:rPr>
          <w:sz w:val="24"/>
        </w:rPr>
        <w:t xml:space="preserve"> временной формой.</w:t>
      </w:r>
    </w:p>
    <w:p>
      <w:pPr>
        <w:pStyle w:val="Normal1"/>
        <w:spacing w:lineRule="auto" w:line="240"/>
        <w:ind w:firstLine="284" w:end="0"/>
        <w:rPr/>
      </w:pPr>
      <w:r>
        <w:rPr>
          <w:sz w:val="24"/>
          <w:lang w:val="en-US"/>
        </w:rPr>
        <w:t>Cuando</w:t>
      </w:r>
      <w:r>
        <w:rPr>
          <w:sz w:val="24"/>
        </w:rPr>
        <w:t xml:space="preserve"> </w:t>
      </w:r>
      <w:r>
        <w:rPr>
          <w:i/>
          <w:iCs/>
          <w:sz w:val="24"/>
          <w:lang w:val="en-US"/>
        </w:rPr>
        <w:t>entramos</w:t>
      </w:r>
      <w:r>
        <w:rPr>
          <w:sz w:val="24"/>
        </w:rPr>
        <w:t xml:space="preserve"> </w:t>
      </w:r>
      <w:r>
        <w:rPr>
          <w:sz w:val="24"/>
          <w:lang w:val="en-US"/>
        </w:rPr>
        <w:t>en</w:t>
      </w:r>
      <w:r>
        <w:rPr>
          <w:sz w:val="24"/>
        </w:rPr>
        <w:t xml:space="preserve"> </w:t>
      </w:r>
      <w:r>
        <w:rPr>
          <w:sz w:val="24"/>
          <w:lang w:val="en-US"/>
        </w:rPr>
        <w:t>la</w:t>
      </w:r>
      <w:r>
        <w:rPr>
          <w:sz w:val="24"/>
        </w:rPr>
        <w:t xml:space="preserve"> </w:t>
      </w:r>
      <w:r>
        <w:rPr>
          <w:sz w:val="24"/>
          <w:lang w:val="en-US"/>
        </w:rPr>
        <w:t>habitaci</w:t>
      </w:r>
      <w:r>
        <w:rPr>
          <w:sz w:val="24"/>
        </w:rPr>
        <w:t>ó</w:t>
      </w:r>
      <w:r>
        <w:rPr>
          <w:sz w:val="24"/>
          <w:lang w:val="en-US"/>
        </w:rPr>
        <w:t>n</w:t>
      </w:r>
      <w:r>
        <w:rPr>
          <w:sz w:val="24"/>
        </w:rPr>
        <w:t xml:space="preserve">, </w:t>
      </w:r>
      <w:r>
        <w:rPr>
          <w:sz w:val="24"/>
          <w:lang w:val="en-US"/>
        </w:rPr>
        <w:t>el</w:t>
      </w:r>
      <w:r>
        <w:rPr>
          <w:sz w:val="24"/>
        </w:rPr>
        <w:t xml:space="preserve"> </w:t>
      </w:r>
      <w:r>
        <w:rPr>
          <w:sz w:val="24"/>
          <w:lang w:val="en-US"/>
        </w:rPr>
        <w:t>estudiante</w:t>
      </w:r>
      <w:r>
        <w:rPr>
          <w:sz w:val="24"/>
        </w:rPr>
        <w:t xml:space="preserve"> </w:t>
      </w:r>
      <w:r>
        <w:rPr>
          <w:i/>
          <w:iCs/>
          <w:sz w:val="24"/>
          <w:lang w:val="en-US"/>
        </w:rPr>
        <w:t>hab</w:t>
      </w:r>
      <w:r>
        <w:rPr>
          <w:i/>
          <w:iCs/>
          <w:sz w:val="24"/>
        </w:rPr>
        <w:t>í</w:t>
      </w:r>
      <w:r>
        <w:rPr>
          <w:i/>
          <w:iCs/>
          <w:sz w:val="24"/>
          <w:lang w:val="en-US"/>
        </w:rPr>
        <w:t>a</w:t>
      </w:r>
      <w:r>
        <w:rPr>
          <w:i/>
          <w:iCs/>
          <w:sz w:val="24"/>
        </w:rPr>
        <w:t xml:space="preserve"> </w:t>
      </w:r>
      <w:r>
        <w:rPr>
          <w:i/>
          <w:iCs/>
          <w:sz w:val="24"/>
          <w:lang w:val="en-US"/>
        </w:rPr>
        <w:t>terminado</w:t>
      </w:r>
      <w:r>
        <w:rPr>
          <w:i/>
          <w:iCs/>
          <w:sz w:val="24"/>
        </w:rPr>
        <w:t xml:space="preserve"> </w:t>
      </w:r>
      <w:r>
        <w:rPr>
          <w:i/>
          <w:iCs/>
          <w:sz w:val="24"/>
          <w:lang w:val="en-US"/>
        </w:rPr>
        <w:t>su</w:t>
      </w:r>
      <w:r>
        <w:rPr>
          <w:i/>
          <w:iCs/>
          <w:sz w:val="24"/>
        </w:rPr>
        <w:t xml:space="preserve"> </w:t>
      </w:r>
      <w:r>
        <w:rPr>
          <w:i/>
          <w:iCs/>
          <w:sz w:val="24"/>
          <w:lang w:val="en-US"/>
        </w:rPr>
        <w:t>trabajo</w:t>
      </w:r>
      <w:r>
        <w:rPr>
          <w:sz w:val="24"/>
        </w:rPr>
        <w:t xml:space="preserve"> (Когда мы вошли в комнату, студент уже закончил свою работу). Пример показывает, что </w:t>
      </w:r>
      <w:r>
        <w:rPr>
          <w:b/>
          <w:sz w:val="24"/>
          <w:lang w:val="en-US"/>
        </w:rPr>
        <w:t>hab</w:t>
      </w:r>
      <w:r>
        <w:rPr>
          <w:b/>
          <w:sz w:val="24"/>
        </w:rPr>
        <w:t>í</w:t>
      </w:r>
      <w:r>
        <w:rPr>
          <w:b/>
          <w:sz w:val="24"/>
          <w:lang w:val="en-US"/>
        </w:rPr>
        <w:t>a</w:t>
      </w:r>
      <w:r>
        <w:rPr>
          <w:b/>
          <w:sz w:val="24"/>
        </w:rPr>
        <w:t xml:space="preserve"> </w:t>
      </w:r>
      <w:r>
        <w:rPr>
          <w:b/>
          <w:sz w:val="24"/>
          <w:lang w:val="en-US"/>
        </w:rPr>
        <w:t>terminado</w:t>
      </w:r>
      <w:r>
        <w:rPr>
          <w:sz w:val="24"/>
        </w:rPr>
        <w:t xml:space="preserve"> — </w:t>
      </w:r>
      <w:r>
        <w:rPr>
          <w:spacing w:val="20"/>
          <w:sz w:val="24"/>
        </w:rPr>
        <w:t>относитель</w:t>
        <w:softHyphen/>
        <w:t>ная</w:t>
      </w:r>
      <w:r>
        <w:rPr>
          <w:sz w:val="24"/>
        </w:rPr>
        <w:t xml:space="preserve"> форма, т.к. она соотносится с другой временной формой — </w:t>
      </w:r>
      <w:r>
        <w:rPr>
          <w:b/>
          <w:bCs/>
          <w:sz w:val="24"/>
          <w:lang w:val="en-US"/>
        </w:rPr>
        <w:t>entramos</w:t>
      </w:r>
      <w:r>
        <w:rPr>
          <w:sz w:val="24"/>
        </w:rPr>
        <w:t xml:space="preserve"> и связана с выраженным ею моментом времени.</w:t>
      </w:r>
    </w:p>
    <w:p>
      <w:pPr>
        <w:pStyle w:val="Normal1"/>
        <w:spacing w:lineRule="auto" w:line="240"/>
        <w:ind w:firstLine="284" w:end="0"/>
        <w:rPr/>
      </w:pPr>
      <w:r>
        <w:rPr>
          <w:sz w:val="24"/>
        </w:rPr>
        <w:t xml:space="preserve">К абсолютным глагольным временам обычно относят </w:t>
      </w:r>
      <w:r>
        <w:rPr>
          <w:sz w:val="24"/>
          <w:lang w:val="en-US"/>
        </w:rPr>
        <w:t>presente</w:t>
      </w:r>
      <w:r>
        <w:rPr>
          <w:sz w:val="24"/>
        </w:rPr>
        <w:t xml:space="preserve">, </w:t>
      </w:r>
      <w:r>
        <w:rPr>
          <w:sz w:val="24"/>
          <w:lang w:val="en-US"/>
        </w:rPr>
        <w:t>pret</w:t>
      </w:r>
      <w:r>
        <w:rPr>
          <w:sz w:val="24"/>
        </w:rPr>
        <w:t>é</w:t>
      </w:r>
      <w:r>
        <w:rPr>
          <w:sz w:val="24"/>
          <w:lang w:val="en-US"/>
        </w:rPr>
        <w:t>rito</w:t>
      </w:r>
      <w:r>
        <w:rPr>
          <w:sz w:val="24"/>
        </w:rPr>
        <w:t xml:space="preserve"> </w:t>
      </w:r>
      <w:r>
        <w:rPr>
          <w:sz w:val="24"/>
          <w:lang w:val="en-US"/>
        </w:rPr>
        <w:t>indefinido</w:t>
      </w:r>
      <w:r>
        <w:rPr>
          <w:sz w:val="24"/>
        </w:rPr>
        <w:t xml:space="preserve">, </w:t>
      </w:r>
      <w:r>
        <w:rPr>
          <w:sz w:val="24"/>
          <w:lang w:val="en-US"/>
        </w:rPr>
        <w:t>future</w:t>
      </w:r>
      <w:r>
        <w:rPr>
          <w:sz w:val="24"/>
        </w:rPr>
        <w:t xml:space="preserve"> </w:t>
      </w:r>
      <w:r>
        <w:rPr>
          <w:sz w:val="24"/>
          <w:lang w:val="en-US"/>
        </w:rPr>
        <w:t>imperfecto</w:t>
      </w:r>
      <w:r>
        <w:rPr>
          <w:sz w:val="24"/>
        </w:rPr>
        <w:t xml:space="preserve"> и </w:t>
      </w:r>
      <w:r>
        <w:rPr>
          <w:sz w:val="24"/>
          <w:lang w:val="en-US"/>
        </w:rPr>
        <w:t>pret</w:t>
      </w:r>
      <w:r>
        <w:rPr>
          <w:sz w:val="24"/>
        </w:rPr>
        <w:t>é</w:t>
      </w:r>
      <w:r>
        <w:rPr>
          <w:sz w:val="24"/>
          <w:lang w:val="en-US"/>
        </w:rPr>
        <w:t>rito</w:t>
      </w:r>
      <w:r>
        <w:rPr>
          <w:sz w:val="24"/>
        </w:rPr>
        <w:t xml:space="preserve"> </w:t>
      </w:r>
      <w:r>
        <w:rPr>
          <w:sz w:val="24"/>
          <w:lang w:val="en-US"/>
        </w:rPr>
        <w:t>perfecto</w:t>
      </w:r>
      <w:r>
        <w:rPr>
          <w:sz w:val="24"/>
        </w:rPr>
        <w:t xml:space="preserve"> </w:t>
      </w:r>
      <w:r>
        <w:rPr>
          <w:sz w:val="24"/>
          <w:lang w:val="en-US"/>
        </w:rPr>
        <w:t>de</w:t>
      </w:r>
      <w:r>
        <w:rPr>
          <w:sz w:val="24"/>
        </w:rPr>
        <w:t xml:space="preserve"> </w:t>
      </w:r>
      <w:r>
        <w:rPr>
          <w:sz w:val="24"/>
          <w:lang w:val="en-US"/>
        </w:rPr>
        <w:t>indicativo</w:t>
      </w:r>
      <w:r>
        <w:rPr>
          <w:sz w:val="24"/>
        </w:rPr>
        <w:t>.</w:t>
      </w:r>
    </w:p>
    <w:p>
      <w:pPr>
        <w:pStyle w:val="Normal1"/>
        <w:spacing w:lineRule="auto" w:line="240"/>
        <w:ind w:firstLine="284" w:end="0"/>
        <w:rPr>
          <w:sz w:val="24"/>
        </w:rPr>
      </w:pPr>
      <w:r>
        <w:rPr>
          <w:sz w:val="24"/>
        </w:rPr>
        <w:t>Все остальные времена изъявительного наклонения, а также вре</w:t>
        <w:softHyphen/>
        <w:t>мена сослагательного и условного наклонений, являются преиму</w:t>
        <w:softHyphen/>
        <w:t>щественно относительными временами.</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Конечно, границы между временами сравнительно подвижны, и в речи некоторые из абсолютных времен способны употребляться в значении от</w:t>
        <w:softHyphen/>
        <w:t>носительных и наоборот.</w:t>
      </w:r>
    </w:p>
    <w:p>
      <w:pPr>
        <w:pStyle w:val="Normal1"/>
        <w:spacing w:lineRule="auto" w:line="240"/>
        <w:ind w:firstLine="284" w:end="0"/>
        <w:rPr>
          <w:sz w:val="24"/>
        </w:rPr>
      </w:pPr>
      <w:r>
        <w:rPr>
          <w:sz w:val="24"/>
        </w:rPr>
      </w:r>
    </w:p>
    <w:p>
      <w:pPr>
        <w:pStyle w:val="Normal1"/>
        <w:spacing w:lineRule="auto" w:line="240"/>
        <w:ind w:firstLine="284" w:end="0"/>
        <w:rPr/>
      </w:pPr>
      <w:r>
        <w:rPr>
          <w:sz w:val="24"/>
        </w:rPr>
        <w:t>Испанские глагольные времена могут иметь несколько грамма</w:t>
        <w:softHyphen/>
        <w:t xml:space="preserve">тических значений. Обычно выделяют два типа таких значений: </w:t>
      </w:r>
      <w:r>
        <w:rPr>
          <w:spacing w:val="20"/>
          <w:sz w:val="24"/>
        </w:rPr>
        <w:t>прямые</w:t>
      </w:r>
      <w:r>
        <w:rPr>
          <w:sz w:val="24"/>
        </w:rPr>
        <w:t xml:space="preserve"> (основные) и </w:t>
      </w:r>
      <w:r>
        <w:rPr>
          <w:spacing w:val="20"/>
          <w:sz w:val="24"/>
        </w:rPr>
        <w:t>переносные значения</w:t>
      </w:r>
      <w:r>
        <w:rPr>
          <w:sz w:val="24"/>
        </w:rPr>
        <w:t xml:space="preserve"> (</w:t>
      </w:r>
      <w:r>
        <w:rPr>
          <w:sz w:val="24"/>
          <w:lang w:val="en-US"/>
        </w:rPr>
        <w:t>significaci</w:t>
      </w:r>
      <w:r>
        <w:rPr>
          <w:sz w:val="24"/>
        </w:rPr>
        <w:t>ó</w:t>
      </w:r>
      <w:r>
        <w:rPr>
          <w:sz w:val="24"/>
          <w:lang w:val="en-US"/>
        </w:rPr>
        <w:t>n</w:t>
      </w:r>
      <w:r>
        <w:rPr>
          <w:sz w:val="24"/>
        </w:rPr>
        <w:t xml:space="preserve"> </w:t>
      </w:r>
      <w:r>
        <w:rPr>
          <w:sz w:val="24"/>
          <w:lang w:val="en-US"/>
        </w:rPr>
        <w:t>directa</w:t>
      </w:r>
      <w:r>
        <w:rPr>
          <w:sz w:val="24"/>
        </w:rPr>
        <w:t xml:space="preserve"> о </w:t>
      </w:r>
      <w:r>
        <w:rPr>
          <w:sz w:val="24"/>
          <w:lang w:val="en-US"/>
        </w:rPr>
        <w:t>propia</w:t>
      </w:r>
      <w:r>
        <w:rPr>
          <w:sz w:val="24"/>
        </w:rPr>
        <w:t xml:space="preserve"> и </w:t>
      </w:r>
      <w:r>
        <w:rPr>
          <w:sz w:val="24"/>
          <w:lang w:val="en-US"/>
        </w:rPr>
        <w:t>significacion</w:t>
      </w:r>
      <w:r>
        <w:rPr>
          <w:sz w:val="24"/>
        </w:rPr>
        <w:t xml:space="preserve"> </w:t>
      </w:r>
      <w:r>
        <w:rPr>
          <w:sz w:val="24"/>
          <w:lang w:val="en-US"/>
        </w:rPr>
        <w:t>traslaticia</w:t>
      </w:r>
      <w:r>
        <w:rPr>
          <w:sz w:val="24"/>
        </w:rPr>
        <w:t xml:space="preserve"> о </w:t>
      </w:r>
      <w:r>
        <w:rPr>
          <w:sz w:val="24"/>
          <w:lang w:val="en-US"/>
        </w:rPr>
        <w:t>figurada</w:t>
      </w:r>
      <w:r>
        <w:rPr>
          <w:sz w:val="24"/>
        </w:rPr>
        <w:t>).</w:t>
      </w:r>
    </w:p>
    <w:p>
      <w:pPr>
        <w:pStyle w:val="Normal1"/>
        <w:spacing w:lineRule="auto" w:line="240"/>
        <w:ind w:firstLine="284" w:end="0"/>
        <w:rPr/>
      </w:pPr>
      <w:r>
        <w:rPr>
          <w:spacing w:val="20"/>
          <w:sz w:val="24"/>
        </w:rPr>
        <w:t>Прямые</w:t>
      </w:r>
      <w:r>
        <w:rPr>
          <w:sz w:val="24"/>
        </w:rPr>
        <w:t xml:space="preserve">  значения соотносят действия с одним из трех времен</w:t>
        <w:softHyphen/>
        <w:t>ных планов: настоящего, прошедшего или будущего, и характеризу</w:t>
        <w:softHyphen/>
        <w:t>ются времяобразующими признаками, о которых речь шла выше.</w:t>
      </w:r>
    </w:p>
    <w:p>
      <w:pPr>
        <w:pStyle w:val="Normal1"/>
        <w:spacing w:lineRule="auto" w:line="240"/>
        <w:ind w:firstLine="284" w:end="0"/>
        <w:rPr/>
      </w:pPr>
      <w:r>
        <w:rPr>
          <w:spacing w:val="20"/>
          <w:sz w:val="24"/>
        </w:rPr>
        <w:t>Переносные</w:t>
      </w:r>
      <w:r>
        <w:rPr>
          <w:sz w:val="24"/>
        </w:rPr>
        <w:t xml:space="preserve"> грамматические значения реализуют в контек</w:t>
        <w:softHyphen/>
        <w:t>сте не свое основное значение, а значение других временных или модальных форм.</w:t>
      </w:r>
    </w:p>
    <w:p>
      <w:pPr>
        <w:pStyle w:val="Normal1"/>
        <w:spacing w:lineRule="auto" w:line="240"/>
        <w:ind w:firstLine="284" w:end="0"/>
        <w:rPr/>
      </w:pPr>
      <w:r>
        <w:rPr>
          <w:sz w:val="24"/>
        </w:rPr>
        <w:t>Отсутствие формально выраженной грамматической категории вида компенсируется в испанском различными средствами. Видо</w:t>
        <w:softHyphen/>
        <w:t>вые оттенки присущи прежде всего испанским глагольным време</w:t>
        <w:softHyphen/>
        <w:t>нам, выражающим ограниченность — неограниченность времени действия, понятия последовательности, контактности, длительности и т.п. В этих признаках содержатся определенные элементы аспектуальности. Многие испанские грамматисты считают, что за исключе</w:t>
        <w:softHyphen/>
        <w:t>нием простого прошедшего времени (</w:t>
      </w:r>
      <w:r>
        <w:rPr>
          <w:sz w:val="24"/>
          <w:lang w:val="en-US"/>
        </w:rPr>
        <w:t>pret</w:t>
      </w:r>
      <w:r>
        <w:rPr>
          <w:sz w:val="24"/>
        </w:rPr>
        <w:t>é</w:t>
      </w:r>
      <w:r>
        <w:rPr>
          <w:sz w:val="24"/>
          <w:lang w:val="en-US"/>
        </w:rPr>
        <w:t>rito</w:t>
      </w:r>
      <w:r>
        <w:rPr>
          <w:sz w:val="24"/>
        </w:rPr>
        <w:t xml:space="preserve"> </w:t>
      </w:r>
      <w:r>
        <w:rPr>
          <w:sz w:val="24"/>
          <w:lang w:val="en-US"/>
        </w:rPr>
        <w:t>indefinido</w:t>
      </w:r>
      <w:r>
        <w:rPr>
          <w:sz w:val="24"/>
        </w:rPr>
        <w:t>) все осталь</w:t>
        <w:softHyphen/>
        <w:t>ные простые времена означают действие незавершенное, точнее, в них отсутствует указание на ограниченность времени действия, т.е. эти формы выражают оттенки несовершенного вида. В свою очередь, все сложные временные формы и простое прошедшее время переда</w:t>
        <w:softHyphen/>
        <w:t>ют ограниченное во времени и в этом смысле законченное действие. Поэтому в их значениях содержатся оттенки совершенного вида.</w:t>
      </w:r>
    </w:p>
    <w:p>
      <w:pPr>
        <w:pStyle w:val="Normal1"/>
        <w:spacing w:lineRule="auto" w:line="240"/>
        <w:ind w:firstLine="284" w:end="0"/>
        <w:rPr>
          <w:sz w:val="24"/>
        </w:rPr>
      </w:pPr>
      <w:r>
        <w:rPr>
          <w:sz w:val="24"/>
        </w:rPr>
        <w:t>В испанском языке весьма распространены аналитические гла</w:t>
        <w:softHyphen/>
        <w:t>гольные конструкции (обороты, перифразы). Многие из них также связаны с передачей видовых оттенков.</w:t>
      </w:r>
    </w:p>
    <w:p>
      <w:pPr>
        <w:pStyle w:val="Normal1"/>
        <w:spacing w:lineRule="auto" w:line="240"/>
        <w:ind w:firstLine="284" w:end="0"/>
        <w:rPr>
          <w:sz w:val="24"/>
        </w:rPr>
      </w:pPr>
      <w:r>
        <w:rPr>
          <w:sz w:val="24"/>
        </w:rPr>
        <w:t>Видовые оттенки проявляются и в семантике некоторых глаголов, прежде всего тех, которые выражают определенный способ действия. Считается, что таким глаголам присуща лексическая категория способа действия.</w:t>
      </w:r>
    </w:p>
    <w:p>
      <w:pPr>
        <w:pStyle w:val="Normal1"/>
        <w:spacing w:lineRule="auto" w:line="240"/>
        <w:ind w:firstLine="284" w:end="0"/>
        <w:rPr>
          <w:sz w:val="24"/>
        </w:rPr>
      </w:pPr>
      <w:r>
        <w:rPr>
          <w:sz w:val="24"/>
        </w:rPr>
        <w:t>Приведем одну из наиболее общих классификаций глаголов, выражающих способ действия:</w:t>
      </w:r>
    </w:p>
    <w:p>
      <w:pPr>
        <w:pStyle w:val="Normal1"/>
        <w:spacing w:lineRule="auto" w:line="240"/>
        <w:ind w:firstLine="284" w:end="0"/>
        <w:rPr/>
      </w:pPr>
      <w:r>
        <w:rPr>
          <w:sz w:val="24"/>
        </w:rPr>
        <w:t xml:space="preserve">действие </w:t>
      </w:r>
      <w:r>
        <w:rPr>
          <w:spacing w:val="20"/>
          <w:sz w:val="24"/>
        </w:rPr>
        <w:t>моментальное</w:t>
      </w:r>
      <w:r>
        <w:rPr>
          <w:sz w:val="24"/>
        </w:rPr>
        <w:t xml:space="preserve"> (одноразовое, точечное) — </w:t>
      </w:r>
      <w:r>
        <w:rPr>
          <w:sz w:val="24"/>
          <w:lang w:val="en-US"/>
        </w:rPr>
        <w:t>saltar</w:t>
      </w:r>
      <w:r>
        <w:rPr>
          <w:sz w:val="24"/>
        </w:rPr>
        <w:t xml:space="preserve">, </w:t>
      </w:r>
      <w:r>
        <w:rPr>
          <w:sz w:val="24"/>
          <w:lang w:val="en-US"/>
        </w:rPr>
        <w:t>llamar</w:t>
      </w:r>
      <w:r>
        <w:rPr>
          <w:sz w:val="24"/>
        </w:rPr>
        <w:t xml:space="preserve">, </w:t>
      </w:r>
      <w:r>
        <w:rPr>
          <w:sz w:val="24"/>
          <w:lang w:val="en-US"/>
        </w:rPr>
        <w:t>firmar</w:t>
      </w:r>
      <w:r>
        <w:rPr>
          <w:sz w:val="24"/>
        </w:rPr>
        <w:t xml:space="preserve">, </w:t>
      </w:r>
      <w:r>
        <w:rPr>
          <w:sz w:val="24"/>
          <w:lang w:val="en-US"/>
        </w:rPr>
        <w:t>chocar</w:t>
      </w:r>
      <w:r>
        <w:rPr>
          <w:sz w:val="24"/>
        </w:rPr>
        <w:t xml:space="preserve">, </w:t>
      </w:r>
      <w:r>
        <w:rPr>
          <w:sz w:val="24"/>
          <w:lang w:val="en-US"/>
        </w:rPr>
        <w:t>decidir</w:t>
      </w:r>
      <w:r>
        <w:rPr>
          <w:sz w:val="24"/>
        </w:rPr>
        <w:t xml:space="preserve"> и т.п.;</w:t>
      </w:r>
    </w:p>
    <w:p>
      <w:pPr>
        <w:pStyle w:val="Normal1"/>
        <w:spacing w:lineRule="auto" w:line="240"/>
        <w:ind w:firstLine="284" w:end="0"/>
        <w:rPr/>
      </w:pPr>
      <w:r>
        <w:rPr>
          <w:sz w:val="24"/>
        </w:rPr>
        <w:t xml:space="preserve">действие </w:t>
      </w:r>
      <w:r>
        <w:rPr>
          <w:spacing w:val="20"/>
          <w:sz w:val="24"/>
        </w:rPr>
        <w:t>многократное</w:t>
      </w:r>
      <w:r>
        <w:rPr>
          <w:sz w:val="24"/>
        </w:rPr>
        <w:t xml:space="preserve"> (повторяющееся) — </w:t>
      </w:r>
      <w:r>
        <w:rPr>
          <w:sz w:val="24"/>
          <w:lang w:val="en-US"/>
        </w:rPr>
        <w:t>golpear</w:t>
      </w:r>
      <w:r>
        <w:rPr>
          <w:sz w:val="24"/>
        </w:rPr>
        <w:t xml:space="preserve">, </w:t>
      </w:r>
      <w:r>
        <w:rPr>
          <w:sz w:val="24"/>
          <w:lang w:val="en-US"/>
        </w:rPr>
        <w:t>picotear</w:t>
      </w:r>
      <w:r>
        <w:rPr>
          <w:sz w:val="24"/>
        </w:rPr>
        <w:t xml:space="preserve">, </w:t>
      </w:r>
      <w:r>
        <w:rPr>
          <w:sz w:val="24"/>
          <w:lang w:val="en-US"/>
        </w:rPr>
        <w:t>pesta</w:t>
      </w:r>
      <w:r>
        <w:rPr>
          <w:sz w:val="24"/>
        </w:rPr>
        <w:t>ñ</w:t>
      </w:r>
      <w:r>
        <w:rPr>
          <w:sz w:val="24"/>
          <w:lang w:val="en-US"/>
        </w:rPr>
        <w:t>ear</w:t>
      </w:r>
      <w:r>
        <w:rPr>
          <w:sz w:val="24"/>
        </w:rPr>
        <w:t xml:space="preserve">, </w:t>
      </w:r>
      <w:r>
        <w:rPr>
          <w:sz w:val="24"/>
          <w:lang w:val="en-US"/>
        </w:rPr>
        <w:t>hojear</w:t>
      </w:r>
      <w:r>
        <w:rPr>
          <w:sz w:val="24"/>
        </w:rPr>
        <w:t xml:space="preserve">, </w:t>
      </w:r>
      <w:r>
        <w:rPr>
          <w:sz w:val="24"/>
          <w:lang w:val="en-US"/>
        </w:rPr>
        <w:t>frecuentar</w:t>
      </w:r>
      <w:r>
        <w:rPr>
          <w:sz w:val="24"/>
        </w:rPr>
        <w:t xml:space="preserve"> и т.п.;</w:t>
      </w:r>
    </w:p>
    <w:p>
      <w:pPr>
        <w:pStyle w:val="Normal1"/>
        <w:spacing w:lineRule="auto" w:line="240"/>
        <w:ind w:firstLine="284" w:end="0"/>
        <w:rPr/>
      </w:pPr>
      <w:r>
        <w:rPr>
          <w:sz w:val="24"/>
        </w:rPr>
        <w:t xml:space="preserve">действие </w:t>
      </w:r>
      <w:r>
        <w:rPr>
          <w:spacing w:val="20"/>
          <w:sz w:val="24"/>
        </w:rPr>
        <w:t>длительное</w:t>
      </w:r>
      <w:r>
        <w:rPr>
          <w:sz w:val="24"/>
        </w:rPr>
        <w:t xml:space="preserve"> (имперфектное, непредельное) — </w:t>
      </w:r>
      <w:r>
        <w:rPr>
          <w:sz w:val="24"/>
          <w:lang w:val="en-US"/>
        </w:rPr>
        <w:t>saber</w:t>
      </w:r>
      <w:r>
        <w:rPr>
          <w:sz w:val="24"/>
        </w:rPr>
        <w:t xml:space="preserve">, </w:t>
      </w:r>
      <w:r>
        <w:rPr>
          <w:sz w:val="24"/>
          <w:lang w:val="en-US"/>
        </w:rPr>
        <w:t>vivir</w:t>
      </w:r>
      <w:r>
        <w:rPr>
          <w:sz w:val="24"/>
        </w:rPr>
        <w:t xml:space="preserve">, </w:t>
      </w:r>
      <w:r>
        <w:rPr>
          <w:sz w:val="24"/>
          <w:lang w:val="en-US"/>
        </w:rPr>
        <w:t>querer</w:t>
      </w:r>
      <w:r>
        <w:rPr>
          <w:sz w:val="24"/>
        </w:rPr>
        <w:t xml:space="preserve">, </w:t>
      </w:r>
      <w:r>
        <w:rPr>
          <w:sz w:val="24"/>
          <w:lang w:val="en-US"/>
        </w:rPr>
        <w:t>contemplar</w:t>
      </w:r>
      <w:r>
        <w:rPr>
          <w:sz w:val="24"/>
        </w:rPr>
        <w:t xml:space="preserve">, </w:t>
      </w:r>
      <w:r>
        <w:rPr>
          <w:sz w:val="24"/>
          <w:lang w:val="en-US"/>
        </w:rPr>
        <w:t>conocer</w:t>
      </w:r>
      <w:r>
        <w:rPr>
          <w:sz w:val="24"/>
        </w:rPr>
        <w:t xml:space="preserve">, </w:t>
      </w:r>
      <w:r>
        <w:rPr>
          <w:sz w:val="24"/>
          <w:lang w:val="en-US"/>
        </w:rPr>
        <w:t>respetar</w:t>
      </w:r>
      <w:r>
        <w:rPr>
          <w:sz w:val="24"/>
        </w:rPr>
        <w:t xml:space="preserve"> и т.п.;</w:t>
      </w:r>
    </w:p>
    <w:p>
      <w:pPr>
        <w:pStyle w:val="Normal1"/>
        <w:spacing w:lineRule="auto" w:line="240"/>
        <w:ind w:firstLine="284" w:end="0"/>
        <w:rPr/>
      </w:pPr>
      <w:r>
        <w:rPr>
          <w:sz w:val="24"/>
        </w:rPr>
        <w:t xml:space="preserve">действие </w:t>
      </w:r>
      <w:r>
        <w:rPr>
          <w:spacing w:val="20"/>
          <w:sz w:val="24"/>
        </w:rPr>
        <w:t>предельное</w:t>
      </w:r>
      <w:r>
        <w:rPr>
          <w:sz w:val="24"/>
        </w:rPr>
        <w:t xml:space="preserve"> (перфектное) — </w:t>
      </w:r>
      <w:r>
        <w:rPr>
          <w:sz w:val="24"/>
          <w:lang w:val="en-US"/>
        </w:rPr>
        <w:t>nacer</w:t>
      </w:r>
      <w:r>
        <w:rPr>
          <w:sz w:val="24"/>
        </w:rPr>
        <w:t xml:space="preserve">, </w:t>
      </w:r>
      <w:r>
        <w:rPr>
          <w:sz w:val="24"/>
          <w:lang w:val="en-US"/>
        </w:rPr>
        <w:t>morir</w:t>
      </w:r>
      <w:r>
        <w:rPr>
          <w:sz w:val="24"/>
        </w:rPr>
        <w:t xml:space="preserve">, </w:t>
      </w:r>
      <w:r>
        <w:rPr>
          <w:sz w:val="24"/>
          <w:lang w:val="en-US"/>
        </w:rPr>
        <w:t>acabar</w:t>
      </w:r>
      <w:r>
        <w:rPr>
          <w:sz w:val="24"/>
        </w:rPr>
        <w:t xml:space="preserve">, </w:t>
      </w:r>
      <w:r>
        <w:rPr>
          <w:sz w:val="24"/>
          <w:lang w:val="en-US"/>
        </w:rPr>
        <w:t>concluir</w:t>
      </w:r>
      <w:r>
        <w:rPr>
          <w:sz w:val="24"/>
        </w:rPr>
        <w:t xml:space="preserve"> и т.п.;</w:t>
      </w:r>
    </w:p>
    <w:p>
      <w:pPr>
        <w:pStyle w:val="Normal1"/>
        <w:spacing w:lineRule="auto" w:line="240"/>
        <w:ind w:firstLine="284" w:end="0"/>
        <w:rPr/>
      </w:pPr>
      <w:r>
        <w:rPr>
          <w:sz w:val="24"/>
        </w:rPr>
        <w:t xml:space="preserve">действие </w:t>
      </w:r>
      <w:r>
        <w:rPr>
          <w:spacing w:val="20"/>
          <w:sz w:val="24"/>
        </w:rPr>
        <w:t>начинательное</w:t>
      </w:r>
      <w:r>
        <w:rPr>
          <w:sz w:val="24"/>
        </w:rPr>
        <w:t xml:space="preserve"> (инхоативное) — </w:t>
      </w:r>
      <w:r>
        <w:rPr>
          <w:sz w:val="24"/>
          <w:lang w:val="en-US"/>
        </w:rPr>
        <w:t>amanecer</w:t>
      </w:r>
      <w:r>
        <w:rPr>
          <w:sz w:val="24"/>
        </w:rPr>
        <w:t xml:space="preserve">, </w:t>
      </w:r>
      <w:r>
        <w:rPr>
          <w:sz w:val="24"/>
          <w:lang w:val="en-US"/>
        </w:rPr>
        <w:t>enrojecer</w:t>
      </w:r>
      <w:r>
        <w:rPr>
          <w:sz w:val="24"/>
        </w:rPr>
        <w:t xml:space="preserve">, </w:t>
      </w:r>
      <w:r>
        <w:rPr>
          <w:sz w:val="24"/>
          <w:lang w:val="en-US"/>
        </w:rPr>
        <w:t>comenzar</w:t>
      </w:r>
      <w:r>
        <w:rPr>
          <w:sz w:val="24"/>
        </w:rPr>
        <w:t xml:space="preserve">, </w:t>
      </w:r>
      <w:r>
        <w:rPr>
          <w:sz w:val="24"/>
          <w:lang w:val="en-US"/>
        </w:rPr>
        <w:t>empezar</w:t>
      </w:r>
      <w:r>
        <w:rPr>
          <w:sz w:val="24"/>
        </w:rPr>
        <w:t xml:space="preserve">, </w:t>
      </w:r>
      <w:r>
        <w:rPr>
          <w:sz w:val="24"/>
          <w:lang w:val="en-US"/>
        </w:rPr>
        <w:t>alborear</w:t>
      </w:r>
      <w:r>
        <w:rPr>
          <w:sz w:val="24"/>
        </w:rPr>
        <w:t xml:space="preserve"> и т.п.;</w:t>
      </w:r>
    </w:p>
    <w:p>
      <w:pPr>
        <w:pStyle w:val="Normal1"/>
        <w:spacing w:lineRule="auto" w:line="240"/>
        <w:ind w:firstLine="284" w:end="0"/>
        <w:rPr/>
      </w:pPr>
      <w:r>
        <w:rPr>
          <w:sz w:val="24"/>
        </w:rPr>
        <w:t xml:space="preserve">действие </w:t>
      </w:r>
      <w:r>
        <w:rPr>
          <w:spacing w:val="20"/>
          <w:sz w:val="24"/>
        </w:rPr>
        <w:t>терминативное</w:t>
      </w:r>
      <w:r>
        <w:rPr>
          <w:sz w:val="24"/>
        </w:rPr>
        <w:t xml:space="preserve"> (финитивное) — </w:t>
      </w:r>
      <w:r>
        <w:rPr>
          <w:sz w:val="24"/>
          <w:lang w:val="en-US"/>
        </w:rPr>
        <w:t>cesar</w:t>
      </w:r>
      <w:r>
        <w:rPr>
          <w:sz w:val="24"/>
        </w:rPr>
        <w:t xml:space="preserve">, </w:t>
      </w:r>
      <w:r>
        <w:rPr>
          <w:sz w:val="24"/>
          <w:lang w:val="en-US"/>
        </w:rPr>
        <w:t>terminar</w:t>
      </w:r>
      <w:r>
        <w:rPr>
          <w:sz w:val="24"/>
        </w:rPr>
        <w:t xml:space="preserve">, </w:t>
      </w:r>
      <w:r>
        <w:rPr>
          <w:sz w:val="24"/>
          <w:lang w:val="en-US"/>
        </w:rPr>
        <w:t>acabar</w:t>
      </w:r>
      <w:r>
        <w:rPr>
          <w:sz w:val="24"/>
        </w:rPr>
        <w:t>,</w:t>
      </w:r>
      <w:r>
        <w:rPr>
          <w:sz w:val="24"/>
          <w:lang w:val="en-US"/>
        </w:rPr>
        <w:t>dejar</w:t>
      </w:r>
      <w:r>
        <w:rPr>
          <w:sz w:val="24"/>
        </w:rPr>
        <w:t>(</w:t>
      </w:r>
      <w:r>
        <w:rPr>
          <w:sz w:val="24"/>
          <w:lang w:val="en-US"/>
        </w:rPr>
        <w:t>de</w:t>
      </w:r>
      <w:r>
        <w:rPr>
          <w:sz w:val="24"/>
        </w:rPr>
        <w:t>) и т.п.;</w:t>
      </w:r>
    </w:p>
    <w:p>
      <w:pPr>
        <w:pStyle w:val="Normal1"/>
        <w:spacing w:lineRule="auto" w:line="240"/>
        <w:ind w:firstLine="284" w:end="0"/>
        <w:rPr/>
      </w:pPr>
      <w:r>
        <w:rPr>
          <w:sz w:val="24"/>
        </w:rPr>
        <w:t xml:space="preserve">действие </w:t>
      </w:r>
      <w:r>
        <w:rPr>
          <w:spacing w:val="20"/>
          <w:sz w:val="24"/>
        </w:rPr>
        <w:t>статальное</w:t>
      </w:r>
      <w:r>
        <w:rPr>
          <w:sz w:val="24"/>
        </w:rPr>
        <w:t xml:space="preserve"> (выражает состояние) — </w:t>
      </w:r>
      <w:r>
        <w:rPr>
          <w:sz w:val="24"/>
          <w:lang w:val="en-US"/>
        </w:rPr>
        <w:t>dormir</w:t>
      </w:r>
      <w:r>
        <w:rPr>
          <w:sz w:val="24"/>
        </w:rPr>
        <w:t xml:space="preserve">, </w:t>
      </w:r>
      <w:r>
        <w:rPr>
          <w:sz w:val="24"/>
          <w:lang w:val="en-US"/>
        </w:rPr>
        <w:t>alegrarce</w:t>
      </w:r>
      <w:r>
        <w:rPr>
          <w:sz w:val="24"/>
        </w:rPr>
        <w:t xml:space="preserve">, </w:t>
      </w:r>
      <w:r>
        <w:rPr>
          <w:sz w:val="24"/>
          <w:lang w:val="en-US"/>
        </w:rPr>
        <w:t>descansar</w:t>
      </w:r>
      <w:r>
        <w:rPr>
          <w:sz w:val="24"/>
        </w:rPr>
        <w:t xml:space="preserve">, </w:t>
      </w:r>
      <w:r>
        <w:rPr>
          <w:sz w:val="24"/>
          <w:lang w:val="en-US"/>
        </w:rPr>
        <w:t>aburrirse</w:t>
      </w:r>
      <w:r>
        <w:rPr>
          <w:sz w:val="24"/>
        </w:rPr>
        <w:t xml:space="preserve"> и т.п.</w:t>
      </w:r>
    </w:p>
    <w:p>
      <w:pPr>
        <w:pStyle w:val="Normal1"/>
        <w:spacing w:lineRule="auto" w:line="240"/>
        <w:ind w:firstLine="284" w:end="0"/>
        <w:rPr>
          <w:sz w:val="24"/>
        </w:rPr>
      </w:pPr>
      <w:r>
        <w:rPr>
          <w:sz w:val="24"/>
        </w:rPr>
        <w:t>Итак, испанская система глагольных времен обладает широкими возможностями для передачи самых разнообразных временных, аспектуальных и модальных значений, смыслов и оттенков.</w:t>
      </w:r>
    </w:p>
    <w:p>
      <w:pPr>
        <w:pStyle w:val="Normal1"/>
        <w:spacing w:lineRule="auto" w:line="240"/>
        <w:ind w:firstLine="284" w:end="0"/>
        <w:rPr>
          <w:sz w:val="24"/>
        </w:rPr>
      </w:pPr>
      <w:r>
        <w:rPr>
          <w:sz w:val="24"/>
        </w:rPr>
      </w:r>
    </w:p>
    <w:p>
      <w:pPr>
        <w:pStyle w:val="Heading3"/>
        <w:ind w:hanging="0" w:start="0"/>
        <w:rPr/>
      </w:pPr>
      <w:r>
        <w:rPr/>
        <w:t xml:space="preserve">  </w:t>
      </w:r>
      <w:bookmarkStart w:id="86" w:name="__RefHeading___Toc1886074"/>
      <w:r>
        <w:rPr/>
        <w:t>§ 70. Значение и употребление времен изъявительного наклонения</w:t>
      </w:r>
      <w:bookmarkEnd w:id="86"/>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Изьявительное наклонение выражает в утвердительной, отрицательной или вопросительной форме действие, которое мыслится как реальное в настоящем, прошедшем или будущем времени.</w:t>
      </w:r>
    </w:p>
    <w:p>
      <w:pPr>
        <w:pStyle w:val="Normal1"/>
        <w:spacing w:lineRule="auto" w:line="240"/>
        <w:ind w:firstLine="284" w:end="0"/>
        <w:rPr>
          <w:sz w:val="24"/>
        </w:rPr>
      </w:pPr>
      <w:r>
        <w:rPr>
          <w:sz w:val="24"/>
        </w:rPr>
      </w:r>
    </w:p>
    <w:p>
      <w:pPr>
        <w:pStyle w:val="Heading3"/>
        <w:ind w:hanging="0" w:start="0"/>
        <w:rPr>
          <w:lang w:val="en-US"/>
        </w:rPr>
      </w:pPr>
      <w:r>
        <w:rPr/>
        <w:t xml:space="preserve"> </w:t>
      </w:r>
      <w:bookmarkStart w:id="87" w:name="__RefHeading___Toc1886075"/>
      <w:r>
        <w:rPr>
          <w:lang w:val="en-US"/>
        </w:rPr>
        <w:t xml:space="preserve">I. </w:t>
      </w:r>
      <w:r>
        <w:rPr/>
        <w:t>Простые</w:t>
      </w:r>
      <w:r>
        <w:rPr>
          <w:lang w:val="en-US"/>
        </w:rPr>
        <w:t xml:space="preserve"> </w:t>
      </w:r>
      <w:r>
        <w:rPr/>
        <w:t>времена</w:t>
      </w:r>
      <w:bookmarkEnd w:id="87"/>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r>
    </w:p>
    <w:p>
      <w:pPr>
        <w:pStyle w:val="FR4"/>
        <w:ind w:firstLine="284" w:end="0"/>
        <w:jc w:val="center"/>
        <w:rPr>
          <w:rFonts w:ascii="Times New Roman" w:hAnsi="Times New Roman" w:cs="Times New Roman"/>
          <w:i/>
          <w:i/>
          <w:sz w:val="24"/>
          <w:lang w:val="en-US"/>
        </w:rPr>
      </w:pPr>
      <w:r>
        <w:rPr>
          <w:rFonts w:cs="Times New Roman" w:ascii="Times New Roman" w:hAnsi="Times New Roman"/>
          <w:i/>
          <w:sz w:val="24"/>
          <w:lang w:val="en-US"/>
        </w:rPr>
        <w:t>I. Presente de indicativo</w:t>
      </w:r>
    </w:p>
    <w:p>
      <w:pPr>
        <w:pStyle w:val="Normal1"/>
        <w:spacing w:lineRule="auto" w:line="240"/>
        <w:ind w:firstLine="284" w:end="0"/>
        <w:rPr>
          <w:rFonts w:ascii="Times New Roman" w:hAnsi="Times New Roman" w:cs="Times New Roman"/>
          <w:i/>
          <w:i/>
          <w:sz w:val="24"/>
          <w:lang w:val="en-US"/>
        </w:rPr>
      </w:pPr>
      <w:r>
        <w:rPr>
          <w:rFonts w:cs="Times New Roman"/>
          <w:i/>
          <w:sz w:val="24"/>
          <w:lang w:val="en-US"/>
        </w:rPr>
      </w:r>
    </w:p>
    <w:p>
      <w:pPr>
        <w:pStyle w:val="Normal1"/>
        <w:spacing w:lineRule="auto" w:line="240"/>
        <w:ind w:firstLine="284" w:end="0"/>
        <w:rPr>
          <w:sz w:val="24"/>
        </w:rPr>
      </w:pPr>
      <w:r>
        <w:rPr>
          <w:sz w:val="24"/>
        </w:rPr>
        <w:t>Настоящее время изъявительного наклонения имеет различные значения:</w:t>
      </w:r>
    </w:p>
    <w:p>
      <w:pPr>
        <w:pStyle w:val="Normal1"/>
        <w:spacing w:lineRule="auto" w:line="240"/>
        <w:ind w:firstLine="284" w:end="0"/>
        <w:rPr/>
      </w:pPr>
      <w:r>
        <w:rPr>
          <w:sz w:val="24"/>
        </w:rPr>
        <w:t xml:space="preserve">а) выражает </w:t>
      </w:r>
      <w:r>
        <w:rPr>
          <w:spacing w:val="20"/>
          <w:sz w:val="24"/>
        </w:rPr>
        <w:t>незаконченное</w:t>
      </w:r>
      <w:r>
        <w:rPr>
          <w:sz w:val="24"/>
        </w:rPr>
        <w:t>, несовершенное действие, осуществляемое в момент речи:</w:t>
      </w:r>
    </w:p>
    <w:p>
      <w:pPr>
        <w:pStyle w:val="Normal1"/>
        <w:spacing w:lineRule="auto" w:line="240"/>
        <w:ind w:firstLine="284" w:end="0"/>
        <w:rPr>
          <w:sz w:val="24"/>
        </w:rPr>
      </w:pPr>
      <w:r>
        <w:rPr>
          <w:sz w:val="24"/>
        </w:rPr>
      </w:r>
    </w:p>
    <w:p>
      <w:pPr>
        <w:pStyle w:val="Normal1"/>
        <w:spacing w:lineRule="auto" w:line="240"/>
        <w:ind w:firstLine="284" w:end="0"/>
        <w:rPr/>
      </w:pPr>
      <w:r>
        <w:rPr>
          <w:sz w:val="24"/>
        </w:rPr>
        <w:t>—</w:t>
      </w:r>
      <w:r>
        <w:rPr>
          <w:sz w:val="24"/>
        </w:rPr>
        <w:t>¿</w:t>
      </w:r>
      <w:r>
        <w:rPr>
          <w:sz w:val="24"/>
          <w:lang w:val="en-US"/>
        </w:rPr>
        <w:t>Qu</w:t>
      </w:r>
      <w:r>
        <w:rPr>
          <w:sz w:val="24"/>
        </w:rPr>
        <w:t xml:space="preserve">é </w:t>
      </w:r>
      <w:r>
        <w:rPr>
          <w:i/>
          <w:iCs/>
          <w:sz w:val="24"/>
          <w:lang w:val="en-US"/>
        </w:rPr>
        <w:t>haces</w:t>
      </w:r>
      <w:r>
        <w:rPr>
          <w:sz w:val="24"/>
        </w:rPr>
        <w:t xml:space="preserve">?                                     — Что ты делаешь? </w:t>
      </w:r>
    </w:p>
    <w:p>
      <w:pPr>
        <w:pStyle w:val="Normal1"/>
        <w:spacing w:lineRule="auto" w:line="240"/>
        <w:ind w:firstLine="284" w:end="0"/>
        <w:rPr/>
      </w:pPr>
      <w:r>
        <w:rPr>
          <w:sz w:val="24"/>
          <w:lang w:val="en-US"/>
        </w:rPr>
        <w:t xml:space="preserve">— </w:t>
      </w:r>
      <w:r>
        <w:rPr>
          <w:i/>
          <w:iCs/>
          <w:sz w:val="24"/>
          <w:lang w:val="en-US"/>
        </w:rPr>
        <w:t>Hago</w:t>
      </w:r>
      <w:r>
        <w:rPr>
          <w:sz w:val="24"/>
          <w:lang w:val="en-US"/>
        </w:rPr>
        <w:t xml:space="preserve"> la comida.                              </w:t>
      </w:r>
      <w:r>
        <w:rPr>
          <w:sz w:val="24"/>
        </w:rPr>
        <w:t>— Я готовлю обед.</w:t>
      </w:r>
    </w:p>
    <w:p>
      <w:pPr>
        <w:pStyle w:val="Normal1"/>
        <w:spacing w:lineRule="auto" w:line="240"/>
        <w:ind w:firstLine="284" w:end="0"/>
        <w:rPr>
          <w:sz w:val="24"/>
        </w:rPr>
      </w:pPr>
      <w:r>
        <w:rPr>
          <w:sz w:val="24"/>
        </w:rPr>
      </w:r>
    </w:p>
    <w:p>
      <w:pPr>
        <w:pStyle w:val="Normal1"/>
        <w:spacing w:lineRule="auto" w:line="240"/>
        <w:ind w:firstLine="284" w:end="0"/>
        <w:rPr/>
      </w:pPr>
      <w:r>
        <w:rPr>
          <w:sz w:val="24"/>
        </w:rPr>
        <w:t>Следует отметить, что в современном разговорном языке это зна</w:t>
        <w:softHyphen/>
        <w:t xml:space="preserve">чение </w:t>
      </w:r>
      <w:r>
        <w:rPr>
          <w:sz w:val="24"/>
          <w:lang w:val="en-US"/>
        </w:rPr>
        <w:t>presente</w:t>
      </w:r>
      <w:r>
        <w:rPr>
          <w:sz w:val="24"/>
        </w:rPr>
        <w:t xml:space="preserve"> </w:t>
      </w:r>
      <w:r>
        <w:rPr>
          <w:sz w:val="24"/>
          <w:lang w:val="en-US"/>
        </w:rPr>
        <w:t>de</w:t>
      </w:r>
      <w:r>
        <w:rPr>
          <w:sz w:val="24"/>
        </w:rPr>
        <w:t xml:space="preserve"> </w:t>
      </w:r>
      <w:r>
        <w:rPr>
          <w:sz w:val="24"/>
          <w:lang w:val="en-US"/>
        </w:rPr>
        <w:t>indicativo</w:t>
      </w:r>
      <w:r>
        <w:rPr>
          <w:sz w:val="24"/>
        </w:rPr>
        <w:t xml:space="preserve"> реализуется сравнительно редко. Чаще ис</w:t>
        <w:softHyphen/>
        <w:t xml:space="preserve">пользуется описательная конструкция </w:t>
      </w:r>
      <w:r>
        <w:rPr>
          <w:b/>
          <w:sz w:val="24"/>
          <w:lang w:val="en-US"/>
        </w:rPr>
        <w:t>estar</w:t>
      </w:r>
      <w:r>
        <w:rPr>
          <w:b/>
          <w:sz w:val="24"/>
        </w:rPr>
        <w:t xml:space="preserve"> + </w:t>
      </w:r>
      <w:r>
        <w:rPr>
          <w:b/>
          <w:sz w:val="24"/>
          <w:lang w:val="en-US"/>
        </w:rPr>
        <w:t>gerundio</w:t>
      </w:r>
      <w:r>
        <w:rPr>
          <w:sz w:val="24"/>
        </w:rPr>
        <w:t xml:space="preserve"> (см. § 77);</w:t>
      </w:r>
    </w:p>
    <w:p>
      <w:pPr>
        <w:pStyle w:val="Normal1"/>
        <w:spacing w:lineRule="auto" w:line="240"/>
        <w:ind w:firstLine="284" w:end="0"/>
        <w:rPr/>
      </w:pPr>
      <w:r>
        <w:rPr>
          <w:sz w:val="24"/>
        </w:rPr>
        <w:t xml:space="preserve">б) передает </w:t>
      </w:r>
      <w:r>
        <w:rPr>
          <w:spacing w:val="20"/>
          <w:sz w:val="24"/>
        </w:rPr>
        <w:t>длительное</w:t>
      </w:r>
      <w:r>
        <w:rPr>
          <w:sz w:val="24"/>
        </w:rPr>
        <w:t xml:space="preserve"> действие, которое включает в себя более или менее продолжительный отрезок времени до момента речи, после него и сам момент речи. Иногда испанисты называют подобное действие </w:t>
      </w:r>
      <w:r>
        <w:rPr>
          <w:b/>
          <w:bCs/>
          <w:sz w:val="24"/>
          <w:lang w:val="en-US"/>
        </w:rPr>
        <w:t>presente</w:t>
      </w:r>
      <w:r>
        <w:rPr>
          <w:b/>
          <w:bCs/>
          <w:sz w:val="24"/>
        </w:rPr>
        <w:t xml:space="preserve"> </w:t>
      </w:r>
      <w:r>
        <w:rPr>
          <w:b/>
          <w:bCs/>
          <w:sz w:val="24"/>
          <w:lang w:val="en-US"/>
        </w:rPr>
        <w:t>actual</w:t>
      </w:r>
      <w:r>
        <w:rPr>
          <w:b/>
          <w:bCs/>
          <w:sz w:val="24"/>
        </w:rPr>
        <w:t>:</w:t>
      </w:r>
    </w:p>
    <w:p>
      <w:pPr>
        <w:pStyle w:val="Normal1"/>
        <w:spacing w:lineRule="auto" w:line="240"/>
        <w:ind w:firstLine="284" w:end="0"/>
        <w:rPr>
          <w:b/>
          <w:bCs/>
          <w:i/>
          <w:i/>
          <w:iCs/>
          <w:sz w:val="24"/>
        </w:rPr>
      </w:pPr>
      <w:r>
        <w:rPr>
          <w:b/>
          <w:bCs/>
          <w:i/>
          <w:iCs/>
          <w:sz w:val="24"/>
        </w:rPr>
      </w:r>
    </w:p>
    <w:p>
      <w:pPr>
        <w:pStyle w:val="Normal1"/>
        <w:spacing w:lineRule="auto" w:line="240"/>
        <w:ind w:firstLine="284" w:end="0"/>
        <w:rPr/>
      </w:pPr>
      <w:r>
        <w:rPr>
          <w:i/>
          <w:iCs/>
          <w:sz w:val="24"/>
          <w:lang w:val="en-US"/>
        </w:rPr>
        <w:t>Estudiamos</w:t>
      </w:r>
      <w:r>
        <w:rPr>
          <w:sz w:val="24"/>
          <w:lang w:val="en-US"/>
        </w:rPr>
        <w:t xml:space="preserve"> la lengua española.                </w:t>
      </w:r>
      <w:r>
        <w:rPr>
          <w:sz w:val="24"/>
        </w:rPr>
        <w:t xml:space="preserve">Мы изучаем испанский язык. </w:t>
      </w:r>
    </w:p>
    <w:p>
      <w:pPr>
        <w:pStyle w:val="Normal1"/>
        <w:spacing w:lineRule="auto" w:line="240"/>
        <w:ind w:firstLine="284" w:end="0"/>
        <w:rPr/>
      </w:pPr>
      <w:r>
        <w:rPr>
          <w:i/>
          <w:iCs/>
          <w:sz w:val="24"/>
          <w:lang w:val="en-US"/>
        </w:rPr>
        <w:t xml:space="preserve">Fumo </w:t>
      </w:r>
      <w:r>
        <w:rPr>
          <w:i/>
          <w:iCs/>
          <w:sz w:val="24"/>
        </w:rPr>
        <w:t>у</w:t>
      </w:r>
      <w:r>
        <w:rPr>
          <w:i/>
          <w:iCs/>
          <w:sz w:val="24"/>
          <w:lang w:val="en-US"/>
        </w:rPr>
        <w:t xml:space="preserve"> pienso</w:t>
      </w:r>
      <w:r>
        <w:rPr>
          <w:sz w:val="24"/>
          <w:lang w:val="en-US"/>
        </w:rPr>
        <w:t xml:space="preserve">. </w:t>
      </w:r>
      <w:r>
        <w:rPr>
          <w:i/>
          <w:iCs/>
          <w:sz w:val="24"/>
          <w:lang w:val="en-US"/>
        </w:rPr>
        <w:t>Oigo</w:t>
      </w:r>
      <w:r>
        <w:rPr>
          <w:sz w:val="24"/>
        </w:rPr>
        <w:t xml:space="preserve"> </w:t>
      </w:r>
      <w:r>
        <w:rPr>
          <w:sz w:val="24"/>
          <w:lang w:val="en-US"/>
        </w:rPr>
        <w:t>el</w:t>
      </w:r>
      <w:r>
        <w:rPr>
          <w:sz w:val="24"/>
        </w:rPr>
        <w:t xml:space="preserve"> </w:t>
      </w:r>
      <w:r>
        <w:rPr>
          <w:sz w:val="24"/>
          <w:lang w:val="en-US"/>
        </w:rPr>
        <w:t>ruido</w:t>
      </w:r>
      <w:r>
        <w:rPr>
          <w:sz w:val="24"/>
        </w:rPr>
        <w:t xml:space="preserve"> </w:t>
      </w:r>
      <w:r>
        <w:rPr>
          <w:sz w:val="24"/>
          <w:lang w:val="en-US"/>
        </w:rPr>
        <w:t>del</w:t>
      </w:r>
      <w:r>
        <w:rPr>
          <w:sz w:val="24"/>
        </w:rPr>
        <w:t xml:space="preserve">             Я курю и думаю. Я слышу шум моря и думаю.</w:t>
      </w:r>
    </w:p>
    <w:p>
      <w:pPr>
        <w:pStyle w:val="Normal1"/>
        <w:spacing w:lineRule="auto" w:line="240"/>
        <w:ind w:firstLine="709" w:end="0"/>
        <w:rPr/>
      </w:pPr>
      <w:r>
        <w:rPr>
          <w:sz w:val="24"/>
          <w:lang w:val="en-US"/>
        </w:rPr>
        <w:t xml:space="preserve">mar </w:t>
      </w:r>
      <w:r>
        <w:rPr>
          <w:sz w:val="24"/>
        </w:rPr>
        <w:t>у</w:t>
      </w:r>
      <w:r>
        <w:rPr>
          <w:sz w:val="24"/>
          <w:lang w:val="en-US"/>
        </w:rPr>
        <w:t xml:space="preserve"> </w:t>
      </w:r>
      <w:r>
        <w:rPr>
          <w:i/>
          <w:iCs/>
          <w:sz w:val="24"/>
          <w:lang w:val="en-US"/>
        </w:rPr>
        <w:t>pienso</w:t>
      </w:r>
      <w:r>
        <w:rPr>
          <w:sz w:val="24"/>
          <w:lang w:val="en-US"/>
        </w:rPr>
        <w:t>. Lo</w:t>
      </w:r>
      <w:r>
        <w:rPr>
          <w:sz w:val="24"/>
        </w:rPr>
        <w:t xml:space="preserve"> ú</w:t>
      </w:r>
      <w:r>
        <w:rPr>
          <w:sz w:val="24"/>
          <w:lang w:val="en-US"/>
        </w:rPr>
        <w:t>nico</w:t>
      </w:r>
      <w:r>
        <w:rPr>
          <w:sz w:val="24"/>
        </w:rPr>
        <w:t xml:space="preserve"> </w:t>
      </w:r>
      <w:r>
        <w:rPr>
          <w:sz w:val="24"/>
          <w:lang w:val="en-US"/>
        </w:rPr>
        <w:t>que</w:t>
      </w:r>
      <w:r>
        <w:rPr>
          <w:sz w:val="24"/>
        </w:rPr>
        <w:t xml:space="preserve">                      Единственное, что я должен делать — это думать.</w:t>
      </w:r>
    </w:p>
    <w:p>
      <w:pPr>
        <w:pStyle w:val="Normal1"/>
        <w:spacing w:lineRule="auto" w:line="240"/>
        <w:ind w:firstLine="709" w:end="0"/>
        <w:rPr/>
      </w:pPr>
      <w:r>
        <w:rPr>
          <w:i/>
          <w:iCs/>
          <w:sz w:val="24"/>
          <w:lang w:val="en-US"/>
        </w:rPr>
        <w:t xml:space="preserve">tengo que hacer </w:t>
      </w:r>
      <w:r>
        <w:rPr>
          <w:sz w:val="24"/>
          <w:lang w:val="en-US"/>
        </w:rPr>
        <w:t xml:space="preserve">es pensar.      </w:t>
      </w:r>
    </w:p>
    <w:p>
      <w:pPr>
        <w:pStyle w:val="Normal1"/>
        <w:spacing w:lineRule="auto" w:line="240"/>
        <w:ind w:firstLine="709" w:end="0"/>
        <w:rPr/>
      </w:pPr>
      <w:r>
        <w:rPr>
          <w:sz w:val="24"/>
        </w:rPr>
        <w:t>(</w:t>
      </w:r>
      <w:r>
        <w:rPr>
          <w:sz w:val="24"/>
          <w:lang w:val="en-US"/>
        </w:rPr>
        <w:t>J</w:t>
      </w:r>
      <w:r>
        <w:rPr>
          <w:sz w:val="24"/>
        </w:rPr>
        <w:t xml:space="preserve">. </w:t>
      </w:r>
      <w:r>
        <w:rPr>
          <w:sz w:val="24"/>
          <w:lang w:val="en-US"/>
        </w:rPr>
        <w:t>F</w:t>
      </w:r>
      <w:r>
        <w:rPr>
          <w:lang w:val="en-US"/>
        </w:rPr>
        <w:t>ARIAS</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Конечно, установить четко очерченные границы между двумя на</w:t>
        <w:softHyphen/>
        <w:t>званными значениями иногда бывает затруднительно.</w:t>
      </w:r>
    </w:p>
    <w:p>
      <w:pPr>
        <w:pStyle w:val="Normal1"/>
        <w:spacing w:lineRule="auto" w:line="240"/>
        <w:ind w:firstLine="284" w:end="0"/>
        <w:rPr>
          <w:sz w:val="24"/>
        </w:rPr>
      </w:pPr>
      <w:r>
        <w:rPr>
          <w:sz w:val="24"/>
        </w:rPr>
      </w:r>
    </w:p>
    <w:p>
      <w:pPr>
        <w:pStyle w:val="Normal1"/>
        <w:spacing w:lineRule="auto" w:line="240"/>
        <w:ind w:firstLine="284" w:end="0"/>
        <w:rPr/>
      </w:pPr>
      <w:r>
        <w:rPr>
          <w:sz w:val="24"/>
        </w:rPr>
        <w:t>в) указывает на действие обычное, повторяющееся, которое не производится в момент речи, а протекало когда-то до него и будет со</w:t>
        <w:softHyphen/>
        <w:t xml:space="preserve">вершаться после. Такое действие обычно называют </w:t>
      </w:r>
      <w:r>
        <w:rPr>
          <w:b/>
          <w:sz w:val="24"/>
          <w:lang w:val="en-US"/>
        </w:rPr>
        <w:t>presente</w:t>
      </w:r>
      <w:r>
        <w:rPr>
          <w:b/>
          <w:sz w:val="24"/>
        </w:rPr>
        <w:t xml:space="preserve"> </w:t>
      </w:r>
      <w:r>
        <w:rPr>
          <w:b/>
          <w:sz w:val="24"/>
          <w:lang w:val="en-US"/>
        </w:rPr>
        <w:t>habitual</w:t>
      </w:r>
      <w:r>
        <w:rPr>
          <w:b/>
          <w:sz w:val="24"/>
        </w:rPr>
        <w:t>:</w:t>
      </w:r>
    </w:p>
    <w:p>
      <w:pPr>
        <w:pStyle w:val="Normal1"/>
        <w:spacing w:lineRule="auto" w:line="240"/>
        <w:ind w:firstLine="284" w:end="0"/>
        <w:rPr>
          <w:b/>
          <w:sz w:val="24"/>
        </w:rPr>
      </w:pPr>
      <w:r>
        <w:rPr>
          <w:b/>
          <w:sz w:val="24"/>
        </w:rPr>
      </w:r>
    </w:p>
    <w:p>
      <w:pPr>
        <w:pStyle w:val="Normal1"/>
        <w:spacing w:lineRule="auto" w:line="240"/>
        <w:ind w:firstLine="284" w:end="0"/>
        <w:rPr/>
      </w:pPr>
      <w:r>
        <w:rPr>
          <w:sz w:val="24"/>
          <w:lang w:val="en-US"/>
        </w:rPr>
        <w:t xml:space="preserve">Mi amigo </w:t>
      </w:r>
      <w:r>
        <w:rPr>
          <w:i/>
          <w:iCs/>
          <w:sz w:val="24"/>
          <w:lang w:val="en-US"/>
        </w:rPr>
        <w:t>pasea</w:t>
      </w:r>
      <w:r>
        <w:rPr>
          <w:sz w:val="24"/>
          <w:lang w:val="en-US"/>
        </w:rPr>
        <w:t xml:space="preserve"> </w:t>
      </w:r>
      <w:r>
        <w:rPr>
          <w:sz w:val="24"/>
        </w:rPr>
        <w:t>ро</w:t>
      </w:r>
      <w:r>
        <w:rPr>
          <w:sz w:val="24"/>
          <w:lang w:val="en-US"/>
        </w:rPr>
        <w:t xml:space="preserve">r las tardes.                 </w:t>
      </w:r>
      <w:r>
        <w:rPr>
          <w:sz w:val="24"/>
        </w:rPr>
        <w:t xml:space="preserve">Мой друг вечерами прогуливается. </w:t>
      </w:r>
    </w:p>
    <w:p>
      <w:pPr>
        <w:pStyle w:val="Normal1"/>
        <w:spacing w:lineRule="auto" w:line="240"/>
        <w:ind w:firstLine="284" w:end="0"/>
        <w:rPr/>
      </w:pPr>
      <w:r>
        <w:rPr>
          <w:sz w:val="24"/>
          <w:lang w:val="en-US"/>
        </w:rPr>
        <w:t xml:space="preserve">Me </w:t>
      </w:r>
      <w:r>
        <w:rPr>
          <w:i/>
          <w:iCs/>
          <w:sz w:val="24"/>
          <w:lang w:val="en-US"/>
        </w:rPr>
        <w:t>levanto</w:t>
      </w:r>
      <w:r>
        <w:rPr>
          <w:sz w:val="24"/>
          <w:lang w:val="en-US"/>
        </w:rPr>
        <w:t xml:space="preserve"> a las ocho.                              </w:t>
      </w:r>
      <w:r>
        <w:rPr>
          <w:sz w:val="24"/>
        </w:rPr>
        <w:t xml:space="preserve">Я встаю (обычно) в восемь часов. </w:t>
      </w:r>
    </w:p>
    <w:p>
      <w:pPr>
        <w:pStyle w:val="Normal1"/>
        <w:spacing w:lineRule="auto" w:line="240"/>
        <w:ind w:firstLine="284" w:end="0"/>
        <w:rPr/>
      </w:pPr>
      <w:r>
        <w:rPr>
          <w:sz w:val="24"/>
          <w:lang w:val="en-US"/>
        </w:rPr>
        <w:t xml:space="preserve">El les </w:t>
      </w:r>
      <w:r>
        <w:rPr>
          <w:i/>
          <w:iCs/>
          <w:sz w:val="24"/>
          <w:lang w:val="en-US"/>
        </w:rPr>
        <w:t>hace versos</w:t>
      </w:r>
      <w:r>
        <w:rPr>
          <w:sz w:val="24"/>
          <w:lang w:val="en-US"/>
        </w:rPr>
        <w:t xml:space="preserve"> a las muchachas </w:t>
      </w:r>
      <w:r>
        <w:rPr>
          <w:sz w:val="24"/>
        </w:rPr>
        <w:t>у</w:t>
      </w:r>
      <w:r>
        <w:rPr>
          <w:sz w:val="24"/>
          <w:lang w:val="en-US"/>
        </w:rPr>
        <w:t xml:space="preserve">        </w:t>
      </w:r>
      <w:r>
        <w:rPr>
          <w:sz w:val="24"/>
        </w:rPr>
        <w:t>Он</w:t>
      </w:r>
      <w:r>
        <w:rPr>
          <w:sz w:val="24"/>
          <w:lang w:val="en-US"/>
        </w:rPr>
        <w:t xml:space="preserve"> </w:t>
      </w:r>
      <w:r>
        <w:rPr>
          <w:sz w:val="24"/>
        </w:rPr>
        <w:t>пишет</w:t>
      </w:r>
      <w:r>
        <w:rPr>
          <w:sz w:val="24"/>
          <w:lang w:val="en-US"/>
        </w:rPr>
        <w:t xml:space="preserve"> </w:t>
      </w:r>
      <w:r>
        <w:rPr>
          <w:sz w:val="24"/>
        </w:rPr>
        <w:t>стихи</w:t>
      </w:r>
      <w:r>
        <w:rPr>
          <w:sz w:val="24"/>
          <w:lang w:val="en-US"/>
        </w:rPr>
        <w:t xml:space="preserve"> </w:t>
      </w:r>
      <w:r>
        <w:rPr>
          <w:sz w:val="24"/>
        </w:rPr>
        <w:t>дедушкам</w:t>
      </w:r>
      <w:r>
        <w:rPr>
          <w:sz w:val="24"/>
          <w:lang w:val="en-US"/>
        </w:rPr>
        <w:t xml:space="preserve">, </w:t>
      </w:r>
      <w:r>
        <w:rPr>
          <w:sz w:val="24"/>
        </w:rPr>
        <w:t>а</w:t>
      </w:r>
      <w:r>
        <w:rPr>
          <w:sz w:val="24"/>
          <w:lang w:val="en-US"/>
        </w:rPr>
        <w:t xml:space="preserve"> </w:t>
      </w:r>
      <w:r>
        <w:rPr>
          <w:sz w:val="24"/>
        </w:rPr>
        <w:t>я</w:t>
      </w:r>
      <w:r>
        <w:rPr>
          <w:sz w:val="24"/>
          <w:lang w:val="en-US"/>
        </w:rPr>
        <w:t xml:space="preserve">, </w:t>
      </w:r>
    </w:p>
    <w:p>
      <w:pPr>
        <w:pStyle w:val="Normal1"/>
        <w:spacing w:lineRule="auto" w:line="240"/>
        <w:ind w:firstLine="709" w:end="0"/>
        <w:rPr/>
      </w:pPr>
      <w:r>
        <w:rPr>
          <w:sz w:val="24"/>
        </w:rPr>
        <w:t>уо</w:t>
      </w:r>
      <w:r>
        <w:rPr>
          <w:sz w:val="24"/>
          <w:lang w:val="en-US"/>
        </w:rPr>
        <w:t xml:space="preserve"> me las </w:t>
      </w:r>
      <w:r>
        <w:rPr>
          <w:i/>
          <w:iCs/>
          <w:sz w:val="24"/>
          <w:lang w:val="en-US"/>
        </w:rPr>
        <w:t>llevo</w:t>
      </w:r>
      <w:r>
        <w:rPr>
          <w:sz w:val="24"/>
          <w:lang w:val="en-US"/>
        </w:rPr>
        <w:t xml:space="preserve"> al cine. </w:t>
      </w:r>
      <w:r>
        <w:rPr>
          <w:sz w:val="24"/>
        </w:rPr>
        <w:t>(</w:t>
      </w:r>
      <w:r>
        <w:rPr>
          <w:sz w:val="24"/>
          <w:lang w:val="en-US"/>
        </w:rPr>
        <w:t>S</w:t>
      </w:r>
      <w:r>
        <w:rPr>
          <w:sz w:val="24"/>
        </w:rPr>
        <w:t xml:space="preserve">. </w:t>
      </w:r>
      <w:r>
        <w:rPr>
          <w:sz w:val="24"/>
          <w:lang w:val="en-US"/>
        </w:rPr>
        <w:t>N</w:t>
      </w:r>
      <w:r>
        <w:rPr>
          <w:lang w:val="en-US"/>
        </w:rPr>
        <w:t>OVO</w:t>
      </w:r>
      <w:r>
        <w:rPr>
          <w:sz w:val="24"/>
        </w:rPr>
        <w:t>)                  знай себе, вожу их в кино.</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г) передает продолжительное действие, связанное с выра</w:t>
        <w:softHyphen/>
        <w:t>жением объективных закономерностей природы и общества, мо</w:t>
        <w:softHyphen/>
        <w:t>ральных истин, народной мудрости и т.п.:</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Quien no </w:t>
      </w:r>
      <w:r>
        <w:rPr>
          <w:i/>
          <w:iCs/>
          <w:sz w:val="24"/>
          <w:lang w:val="en-US"/>
        </w:rPr>
        <w:t>trabaja</w:t>
      </w:r>
      <w:r>
        <w:rPr>
          <w:sz w:val="24"/>
          <w:lang w:val="en-US"/>
        </w:rPr>
        <w:t xml:space="preserve">, no </w:t>
      </w:r>
      <w:r>
        <w:rPr>
          <w:i/>
          <w:iCs/>
          <w:sz w:val="24"/>
          <w:lang w:val="en-US"/>
        </w:rPr>
        <w:t>come</w:t>
      </w:r>
      <w:r>
        <w:rPr>
          <w:sz w:val="24"/>
          <w:lang w:val="en-US"/>
        </w:rPr>
        <w:t xml:space="preserve">.                        </w:t>
      </w:r>
      <w:r>
        <w:rPr>
          <w:sz w:val="24"/>
        </w:rPr>
        <w:t xml:space="preserve">Кто не работает, тот не ест. </w:t>
      </w:r>
    </w:p>
    <w:p>
      <w:pPr>
        <w:pStyle w:val="Normal1"/>
        <w:spacing w:lineRule="auto" w:line="240"/>
        <w:ind w:firstLine="284" w:end="0"/>
        <w:rPr/>
      </w:pPr>
      <w:r>
        <w:rPr>
          <w:sz w:val="24"/>
          <w:lang w:val="en-US"/>
        </w:rPr>
        <w:t>La</w:t>
      </w:r>
      <w:r>
        <w:rPr>
          <w:sz w:val="24"/>
        </w:rPr>
        <w:t xml:space="preserve"> </w:t>
      </w:r>
      <w:r>
        <w:rPr>
          <w:sz w:val="24"/>
          <w:lang w:val="en-US"/>
        </w:rPr>
        <w:t>tierra</w:t>
      </w:r>
      <w:r>
        <w:rPr>
          <w:sz w:val="24"/>
        </w:rPr>
        <w:t xml:space="preserve"> </w:t>
      </w:r>
      <w:r>
        <w:rPr>
          <w:i/>
          <w:iCs/>
          <w:sz w:val="24"/>
          <w:lang w:val="en-US"/>
        </w:rPr>
        <w:t>recorre</w:t>
      </w:r>
      <w:r>
        <w:rPr>
          <w:sz w:val="24"/>
        </w:rPr>
        <w:t xml:space="preserve"> </w:t>
      </w:r>
      <w:r>
        <w:rPr>
          <w:sz w:val="24"/>
          <w:lang w:val="en-US"/>
        </w:rPr>
        <w:t>su</w:t>
      </w:r>
      <w:r>
        <w:rPr>
          <w:sz w:val="24"/>
        </w:rPr>
        <w:t xml:space="preserve"> </w:t>
      </w:r>
      <w:r>
        <w:rPr>
          <w:sz w:val="24"/>
          <w:lang w:val="en-US"/>
        </w:rPr>
        <w:t>orbita</w:t>
      </w:r>
      <w:r>
        <w:rPr>
          <w:sz w:val="24"/>
        </w:rPr>
        <w:t xml:space="preserve"> </w:t>
      </w:r>
      <w:r>
        <w:rPr>
          <w:sz w:val="24"/>
          <w:lang w:val="en-US"/>
        </w:rPr>
        <w:t>en</w:t>
      </w:r>
      <w:r>
        <w:rPr>
          <w:sz w:val="24"/>
        </w:rPr>
        <w:t xml:space="preserve"> 365               Земля делает полный оборот за</w:t>
      </w:r>
    </w:p>
    <w:p>
      <w:pPr>
        <w:pStyle w:val="Normal1"/>
        <w:spacing w:lineRule="auto" w:line="240"/>
        <w:ind w:firstLine="709" w:end="0"/>
        <w:rPr/>
      </w:pPr>
      <w:r>
        <w:rPr>
          <w:sz w:val="24"/>
          <w:lang w:val="en-US"/>
        </w:rPr>
        <w:t xml:space="preserve">días </w:t>
      </w:r>
      <w:r>
        <w:rPr>
          <w:sz w:val="24"/>
        </w:rPr>
        <w:t>у</w:t>
      </w:r>
      <w:r>
        <w:rPr>
          <w:sz w:val="24"/>
          <w:lang w:val="en-US"/>
        </w:rPr>
        <w:t xml:space="preserve"> seis horas.                                    </w:t>
      </w:r>
      <w:r>
        <w:rPr>
          <w:sz w:val="24"/>
        </w:rPr>
        <w:t>365 дней и шесть часов.</w:t>
      </w:r>
    </w:p>
    <w:p>
      <w:pPr>
        <w:pStyle w:val="Normal1"/>
        <w:spacing w:lineRule="auto" w:line="240"/>
        <w:ind w:firstLine="284" w:end="0"/>
        <w:rPr/>
      </w:pPr>
      <w:r>
        <w:rPr>
          <w:sz w:val="24"/>
        </w:rPr>
        <w:t xml:space="preserve">Это значение иногда именуют как </w:t>
      </w:r>
      <w:r>
        <w:rPr>
          <w:b/>
          <w:sz w:val="24"/>
          <w:lang w:val="en-US"/>
        </w:rPr>
        <w:t>presente</w:t>
      </w:r>
      <w:r>
        <w:rPr>
          <w:b/>
          <w:sz w:val="24"/>
        </w:rPr>
        <w:t xml:space="preserve"> </w:t>
      </w:r>
      <w:r>
        <w:rPr>
          <w:b/>
          <w:sz w:val="24"/>
          <w:lang w:val="en-US"/>
        </w:rPr>
        <w:t>general</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д) выражает в форме настоящего времени </w:t>
      </w:r>
      <w:r>
        <w:rPr>
          <w:spacing w:val="20"/>
          <w:sz w:val="24"/>
        </w:rPr>
        <w:t>прошедшее</w:t>
      </w:r>
      <w:r>
        <w:rPr>
          <w:sz w:val="24"/>
        </w:rPr>
        <w:t xml:space="preserve"> дей</w:t>
        <w:softHyphen/>
        <w:t>ствие. Это придает большую живость рассказу или описанию. Та</w:t>
        <w:softHyphen/>
        <w:t xml:space="preserve">кое действие часто называют </w:t>
      </w:r>
      <w:r>
        <w:rPr>
          <w:b/>
          <w:sz w:val="24"/>
          <w:lang w:val="en-US"/>
        </w:rPr>
        <w:t>presente</w:t>
      </w:r>
      <w:r>
        <w:rPr>
          <w:b/>
          <w:sz w:val="24"/>
        </w:rPr>
        <w:t xml:space="preserve"> </w:t>
      </w:r>
      <w:r>
        <w:rPr>
          <w:b/>
          <w:sz w:val="24"/>
          <w:lang w:val="en-US"/>
        </w:rPr>
        <w:t>hist</w:t>
      </w:r>
      <w:r>
        <w:rPr>
          <w:b/>
          <w:sz w:val="24"/>
        </w:rPr>
        <w:t>ó</w:t>
      </w:r>
      <w:r>
        <w:rPr>
          <w:b/>
          <w:sz w:val="24"/>
          <w:lang w:val="en-US"/>
        </w:rPr>
        <w:t>rico</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Colón </w:t>
      </w:r>
      <w:r>
        <w:rPr>
          <w:i/>
          <w:iCs/>
          <w:sz w:val="24"/>
          <w:lang w:val="en-US"/>
        </w:rPr>
        <w:t>sale</w:t>
      </w:r>
      <w:r>
        <w:rPr>
          <w:sz w:val="24"/>
          <w:lang w:val="en-US"/>
        </w:rPr>
        <w:t xml:space="preserve"> con tres naves del puerto          3 </w:t>
      </w:r>
      <w:r>
        <w:rPr>
          <w:sz w:val="24"/>
        </w:rPr>
        <w:t>августа</w:t>
      </w:r>
      <w:r>
        <w:rPr>
          <w:sz w:val="24"/>
          <w:lang w:val="en-US"/>
        </w:rPr>
        <w:t xml:space="preserve"> 1492 </w:t>
      </w:r>
      <w:r>
        <w:rPr>
          <w:sz w:val="24"/>
        </w:rPr>
        <w:t>г</w:t>
      </w:r>
      <w:r>
        <w:rPr>
          <w:sz w:val="24"/>
          <w:lang w:val="en-US"/>
        </w:rPr>
        <w:t xml:space="preserve">. </w:t>
      </w:r>
      <w:r>
        <w:rPr>
          <w:sz w:val="24"/>
        </w:rPr>
        <w:t>Колумб</w:t>
      </w:r>
      <w:r>
        <w:rPr>
          <w:sz w:val="24"/>
          <w:lang w:val="en-US"/>
        </w:rPr>
        <w:t xml:space="preserve"> </w:t>
      </w:r>
      <w:r>
        <w:rPr>
          <w:sz w:val="24"/>
        </w:rPr>
        <w:t>выходит</w:t>
      </w:r>
      <w:r>
        <w:rPr>
          <w:sz w:val="24"/>
          <w:lang w:val="en-US"/>
        </w:rPr>
        <w:t xml:space="preserve"> </w:t>
      </w:r>
    </w:p>
    <w:p>
      <w:pPr>
        <w:pStyle w:val="Normal1"/>
        <w:spacing w:lineRule="auto" w:line="240"/>
        <w:ind w:firstLine="709" w:end="0"/>
        <w:rPr/>
      </w:pPr>
      <w:r>
        <w:rPr>
          <w:sz w:val="24"/>
          <w:lang w:val="en-US"/>
        </w:rPr>
        <w:t>de</w:t>
      </w:r>
      <w:r>
        <w:rPr>
          <w:sz w:val="24"/>
        </w:rPr>
        <w:t xml:space="preserve"> </w:t>
      </w:r>
      <w:r>
        <w:rPr>
          <w:sz w:val="24"/>
          <w:lang w:val="en-US"/>
        </w:rPr>
        <w:t>Palos</w:t>
      </w:r>
      <w:r>
        <w:rPr>
          <w:sz w:val="24"/>
        </w:rPr>
        <w:t xml:space="preserve"> </w:t>
      </w:r>
      <w:r>
        <w:rPr>
          <w:sz w:val="24"/>
          <w:lang w:val="en-US"/>
        </w:rPr>
        <w:t>el</w:t>
      </w:r>
      <w:r>
        <w:rPr>
          <w:sz w:val="24"/>
        </w:rPr>
        <w:t xml:space="preserve"> 3 </w:t>
      </w:r>
      <w:r>
        <w:rPr>
          <w:sz w:val="24"/>
          <w:lang w:val="en-US"/>
        </w:rPr>
        <w:t>de</w:t>
      </w:r>
      <w:r>
        <w:rPr>
          <w:sz w:val="24"/>
        </w:rPr>
        <w:t xml:space="preserve"> </w:t>
      </w:r>
      <w:r>
        <w:rPr>
          <w:sz w:val="24"/>
          <w:lang w:val="en-US"/>
        </w:rPr>
        <w:t>agosto</w:t>
      </w:r>
      <w:r>
        <w:rPr>
          <w:sz w:val="24"/>
        </w:rPr>
        <w:t xml:space="preserve"> </w:t>
      </w:r>
      <w:r>
        <w:rPr>
          <w:sz w:val="24"/>
          <w:lang w:val="en-US"/>
        </w:rPr>
        <w:t>de</w:t>
      </w:r>
      <w:r>
        <w:rPr>
          <w:sz w:val="24"/>
        </w:rPr>
        <w:t xml:space="preserve"> 1492,                   на трех кораблях из порта Палос,</w:t>
      </w:r>
    </w:p>
    <w:p>
      <w:pPr>
        <w:pStyle w:val="Normal1"/>
        <w:spacing w:lineRule="auto" w:line="240"/>
        <w:ind w:firstLine="709" w:end="0"/>
        <w:rPr/>
      </w:pPr>
      <w:r>
        <w:rPr>
          <w:i/>
          <w:iCs/>
          <w:sz w:val="24"/>
          <w:lang w:val="en-US"/>
        </w:rPr>
        <w:t>navega</w:t>
      </w:r>
      <w:r>
        <w:rPr>
          <w:sz w:val="24"/>
        </w:rPr>
        <w:t xml:space="preserve"> </w:t>
      </w:r>
      <w:r>
        <w:rPr>
          <w:sz w:val="24"/>
          <w:lang w:val="en-US"/>
        </w:rPr>
        <w:t>m</w:t>
      </w:r>
      <w:r>
        <w:rPr>
          <w:sz w:val="24"/>
        </w:rPr>
        <w:t>á</w:t>
      </w:r>
      <w:r>
        <w:rPr>
          <w:sz w:val="24"/>
          <w:lang w:val="en-US"/>
        </w:rPr>
        <w:t>s</w:t>
      </w:r>
      <w:r>
        <w:rPr>
          <w:sz w:val="24"/>
        </w:rPr>
        <w:t xml:space="preserve"> </w:t>
      </w:r>
      <w:r>
        <w:rPr>
          <w:sz w:val="24"/>
          <w:lang w:val="en-US"/>
        </w:rPr>
        <w:t>de</w:t>
      </w:r>
      <w:r>
        <w:rPr>
          <w:sz w:val="24"/>
        </w:rPr>
        <w:t xml:space="preserve"> </w:t>
      </w:r>
      <w:r>
        <w:rPr>
          <w:sz w:val="24"/>
          <w:lang w:val="en-US"/>
        </w:rPr>
        <w:t>dos</w:t>
      </w:r>
      <w:r>
        <w:rPr>
          <w:sz w:val="24"/>
        </w:rPr>
        <w:t xml:space="preserve"> </w:t>
      </w:r>
      <w:r>
        <w:rPr>
          <w:sz w:val="24"/>
          <w:lang w:val="en-US"/>
        </w:rPr>
        <w:t>meses</w:t>
      </w:r>
      <w:r>
        <w:rPr>
          <w:sz w:val="24"/>
        </w:rPr>
        <w:t xml:space="preserve"> </w:t>
      </w:r>
      <w:r>
        <w:rPr>
          <w:sz w:val="24"/>
          <w:lang w:val="en-US"/>
        </w:rPr>
        <w:t>en</w:t>
      </w:r>
      <w:r>
        <w:rPr>
          <w:sz w:val="24"/>
        </w:rPr>
        <w:t xml:space="preserve"> </w:t>
      </w:r>
      <w:r>
        <w:rPr>
          <w:sz w:val="24"/>
          <w:lang w:val="en-US"/>
        </w:rPr>
        <w:t>medio</w:t>
      </w:r>
      <w:r>
        <w:rPr>
          <w:sz w:val="24"/>
        </w:rPr>
        <w:t xml:space="preserve">              более двух месяцев находится</w:t>
      </w:r>
    </w:p>
    <w:p>
      <w:pPr>
        <w:pStyle w:val="Normal1"/>
        <w:spacing w:lineRule="auto" w:line="240"/>
        <w:ind w:firstLine="709" w:end="0"/>
        <w:rPr/>
      </w:pPr>
      <w:r>
        <w:rPr>
          <w:sz w:val="24"/>
          <w:lang w:val="en-US"/>
        </w:rPr>
        <w:t>de</w:t>
      </w:r>
      <w:r>
        <w:rPr>
          <w:sz w:val="24"/>
        </w:rPr>
        <w:t xml:space="preserve"> </w:t>
      </w:r>
      <w:r>
        <w:rPr>
          <w:sz w:val="24"/>
          <w:lang w:val="en-US"/>
        </w:rPr>
        <w:t>peligros</w:t>
      </w:r>
      <w:r>
        <w:rPr>
          <w:sz w:val="24"/>
        </w:rPr>
        <w:t xml:space="preserve"> </w:t>
      </w:r>
      <w:r>
        <w:rPr>
          <w:sz w:val="24"/>
          <w:lang w:val="en-US"/>
        </w:rPr>
        <w:t>y</w:t>
      </w:r>
      <w:r>
        <w:rPr>
          <w:sz w:val="24"/>
        </w:rPr>
        <w:t xml:space="preserve"> </w:t>
      </w:r>
      <w:r>
        <w:rPr>
          <w:i/>
          <w:iCs/>
          <w:sz w:val="24"/>
          <w:lang w:val="en-US"/>
        </w:rPr>
        <w:t>descubre</w:t>
      </w:r>
      <w:r>
        <w:rPr>
          <w:sz w:val="24"/>
        </w:rPr>
        <w:t xml:space="preserve"> </w:t>
      </w:r>
      <w:r>
        <w:rPr>
          <w:sz w:val="24"/>
          <w:lang w:val="en-US"/>
        </w:rPr>
        <w:t>tierra</w:t>
      </w:r>
      <w:r>
        <w:rPr>
          <w:sz w:val="24"/>
        </w:rPr>
        <w:t xml:space="preserve">                          в опасном плавании и </w:t>
      </w:r>
    </w:p>
    <w:p>
      <w:pPr>
        <w:pStyle w:val="Normal1"/>
        <w:spacing w:lineRule="auto" w:line="240"/>
        <w:ind w:firstLine="709" w:end="0"/>
        <w:rPr/>
      </w:pPr>
      <w:r>
        <w:rPr>
          <w:sz w:val="24"/>
          <w:lang w:val="en-US"/>
        </w:rPr>
        <w:t>del</w:t>
      </w:r>
      <w:r>
        <w:rPr>
          <w:sz w:val="24"/>
        </w:rPr>
        <w:t xml:space="preserve"> </w:t>
      </w:r>
      <w:r>
        <w:rPr>
          <w:sz w:val="24"/>
          <w:lang w:val="en-US"/>
        </w:rPr>
        <w:t>Nuevo</w:t>
      </w:r>
      <w:r>
        <w:rPr>
          <w:sz w:val="24"/>
        </w:rPr>
        <w:t xml:space="preserve"> </w:t>
      </w:r>
      <w:r>
        <w:rPr>
          <w:sz w:val="24"/>
          <w:lang w:val="en-US"/>
        </w:rPr>
        <w:t>Mundo</w:t>
      </w:r>
      <w:r>
        <w:rPr>
          <w:sz w:val="24"/>
        </w:rPr>
        <w:t xml:space="preserve"> </w:t>
      </w:r>
      <w:r>
        <w:rPr>
          <w:sz w:val="24"/>
          <w:lang w:val="en-US"/>
        </w:rPr>
        <w:t>en</w:t>
      </w:r>
      <w:r>
        <w:rPr>
          <w:sz w:val="24"/>
        </w:rPr>
        <w:t xml:space="preserve"> </w:t>
      </w:r>
      <w:r>
        <w:rPr>
          <w:sz w:val="24"/>
          <w:lang w:val="en-US"/>
        </w:rPr>
        <w:t>la</w:t>
      </w:r>
      <w:r>
        <w:rPr>
          <w:sz w:val="24"/>
        </w:rPr>
        <w:t xml:space="preserve"> </w:t>
      </w:r>
      <w:r>
        <w:rPr>
          <w:sz w:val="24"/>
          <w:lang w:val="en-US"/>
        </w:rPr>
        <w:t>madru</w:t>
      </w:r>
      <w:r>
        <w:rPr>
          <w:sz w:val="24"/>
        </w:rPr>
        <w:t>-                     утром 12 октября 1492 г. открывает</w:t>
      </w:r>
    </w:p>
    <w:p>
      <w:pPr>
        <w:pStyle w:val="Normal1"/>
        <w:spacing w:lineRule="auto" w:line="240"/>
        <w:ind w:firstLine="709" w:end="0"/>
        <w:rPr/>
      </w:pPr>
      <w:r>
        <w:rPr>
          <w:sz w:val="24"/>
          <w:lang w:val="en-US"/>
        </w:rPr>
        <w:t xml:space="preserve">gada del 12 de octubre de 1492.                     </w:t>
      </w:r>
      <w:r>
        <w:rPr>
          <w:sz w:val="24"/>
        </w:rPr>
        <w:t>землю Нового света.</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е) выражает в форме настоящего времени </w:t>
      </w:r>
      <w:r>
        <w:rPr>
          <w:spacing w:val="20"/>
          <w:sz w:val="24"/>
        </w:rPr>
        <w:t>будущее</w:t>
      </w:r>
      <w:r>
        <w:rPr>
          <w:sz w:val="24"/>
        </w:rPr>
        <w:t xml:space="preserve"> действие, что позволяет говорящему подчеркнуть свою (или чью-либо) готов</w:t>
        <w:softHyphen/>
        <w:t xml:space="preserve">ить выполнить его. Это значение принято называть </w:t>
      </w:r>
      <w:r>
        <w:rPr>
          <w:b/>
          <w:bCs/>
          <w:sz w:val="24"/>
          <w:lang w:val="en-US"/>
        </w:rPr>
        <w:t>presente</w:t>
      </w:r>
      <w:r>
        <w:rPr>
          <w:b/>
          <w:bCs/>
          <w:sz w:val="24"/>
        </w:rPr>
        <w:t xml:space="preserve"> </w:t>
      </w:r>
      <w:r>
        <w:rPr>
          <w:b/>
          <w:bCs/>
          <w:sz w:val="24"/>
          <w:lang w:val="en-US"/>
        </w:rPr>
        <w:t>futuro</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domingo </w:t>
      </w:r>
      <w:r>
        <w:rPr>
          <w:i/>
          <w:iCs/>
          <w:sz w:val="24"/>
          <w:lang w:val="en-US"/>
        </w:rPr>
        <w:t>salgo</w:t>
      </w:r>
      <w:r>
        <w:rPr>
          <w:sz w:val="24"/>
          <w:lang w:val="en-US"/>
        </w:rPr>
        <w:t xml:space="preserve"> para Córdoba.                </w:t>
      </w:r>
      <w:r>
        <w:rPr>
          <w:sz w:val="24"/>
        </w:rPr>
        <w:t>В воскресенье я уезжаю в Кордову.</w:t>
      </w:r>
    </w:p>
    <w:p>
      <w:pPr>
        <w:pStyle w:val="Normal1"/>
        <w:spacing w:lineRule="auto" w:line="240"/>
        <w:ind w:firstLine="284" w:end="0"/>
        <w:rPr/>
      </w:pPr>
      <w:r>
        <w:rPr>
          <w:sz w:val="24"/>
          <w:lang w:val="en-US"/>
        </w:rPr>
        <w:t xml:space="preserve">¿Dónde nos </w:t>
      </w:r>
      <w:r>
        <w:rPr>
          <w:i/>
          <w:iCs/>
          <w:sz w:val="24"/>
          <w:lang w:val="en-US"/>
        </w:rPr>
        <w:t>vemos</w:t>
      </w:r>
      <w:r>
        <w:rPr>
          <w:sz w:val="24"/>
          <w:lang w:val="en-US"/>
        </w:rPr>
        <w:t xml:space="preserve">?                                    </w:t>
      </w:r>
      <w:r>
        <w:rPr>
          <w:sz w:val="24"/>
        </w:rPr>
        <w:t>Где мы увидимся?</w:t>
      </w:r>
    </w:p>
    <w:p>
      <w:pPr>
        <w:pStyle w:val="Normal1"/>
        <w:spacing w:lineRule="auto" w:line="240"/>
        <w:ind w:firstLine="284" w:end="0"/>
        <w:rPr/>
      </w:pPr>
      <w:r>
        <w:rPr>
          <w:sz w:val="24"/>
          <w:lang w:val="en-US"/>
        </w:rPr>
        <w:t>¿</w:t>
      </w:r>
      <w:r>
        <w:rPr>
          <w:i/>
          <w:iCs/>
          <w:sz w:val="24"/>
          <w:lang w:val="en-US"/>
        </w:rPr>
        <w:t>Vengo</w:t>
      </w:r>
      <w:r>
        <w:rPr>
          <w:sz w:val="24"/>
          <w:lang w:val="en-US"/>
        </w:rPr>
        <w:t xml:space="preserve"> a la noche </w:t>
      </w:r>
      <w:r>
        <w:rPr>
          <w:sz w:val="24"/>
        </w:rPr>
        <w:t>ро</w:t>
      </w:r>
      <w:r>
        <w:rPr>
          <w:sz w:val="24"/>
          <w:lang w:val="en-US"/>
        </w:rPr>
        <w:t xml:space="preserve">r usted?                     </w:t>
      </w:r>
      <w:r>
        <w:rPr>
          <w:sz w:val="24"/>
        </w:rPr>
        <w:t>Я зайду вечером за вами?</w:t>
      </w:r>
    </w:p>
    <w:p>
      <w:pPr>
        <w:pStyle w:val="Normal1"/>
        <w:spacing w:lineRule="auto" w:line="240"/>
        <w:ind w:firstLine="709" w:end="0"/>
        <w:rPr/>
      </w:pPr>
      <w:r>
        <w:rPr>
          <w:sz w:val="24"/>
          <w:lang w:val="en-US"/>
        </w:rPr>
        <w:t>(S. N</w:t>
      </w:r>
      <w:r>
        <w:rPr>
          <w:lang w:val="en-US"/>
        </w:rPr>
        <w:t>OVO</w:t>
      </w:r>
      <w:r>
        <w:rPr>
          <w:sz w:val="24"/>
          <w:lang w:val="en-US"/>
        </w:rPr>
        <w:t>)</w:t>
      </w:r>
    </w:p>
    <w:p>
      <w:pPr>
        <w:pStyle w:val="Normal1"/>
        <w:spacing w:lineRule="auto" w:line="240"/>
        <w:ind w:firstLine="284" w:end="0"/>
        <w:rPr/>
      </w:pPr>
      <w:r>
        <w:rPr>
          <w:sz w:val="24"/>
          <w:lang w:val="en-US"/>
        </w:rPr>
        <w:t xml:space="preserve">El mes que viene </w:t>
      </w:r>
      <w:r>
        <w:rPr>
          <w:i/>
          <w:iCs/>
          <w:sz w:val="24"/>
          <w:lang w:val="en-US"/>
        </w:rPr>
        <w:t>me mudo</w:t>
      </w:r>
      <w:r>
        <w:rPr>
          <w:sz w:val="24"/>
          <w:lang w:val="en-US"/>
        </w:rPr>
        <w:t xml:space="preserve"> de casa.            </w:t>
      </w:r>
      <w:r>
        <w:rPr>
          <w:sz w:val="24"/>
        </w:rPr>
        <w:t>В следующем месяце я переезжаю на другую квартиру.</w:t>
      </w:r>
    </w:p>
    <w:p>
      <w:pPr>
        <w:pStyle w:val="Normal1"/>
        <w:spacing w:lineRule="auto" w:line="240"/>
        <w:ind w:firstLine="709" w:end="0"/>
        <w:rPr/>
      </w:pPr>
      <w:r>
        <w:rPr>
          <w:sz w:val="24"/>
        </w:rPr>
        <w:t>(</w:t>
      </w:r>
      <w:r>
        <w:rPr>
          <w:sz w:val="24"/>
          <w:lang w:val="en-US"/>
        </w:rPr>
        <w:t>M</w:t>
      </w:r>
      <w:r>
        <w:rPr>
          <w:lang w:val="en-US"/>
        </w:rPr>
        <w:t>ART</w:t>
      </w:r>
      <w:r>
        <w:rPr/>
        <w:t>Í</w:t>
      </w:r>
      <w:r>
        <w:rPr>
          <w:lang w:val="en-US"/>
        </w:rPr>
        <w:t>NEZ</w:t>
      </w:r>
      <w:r>
        <w:rPr/>
        <w:t xml:space="preserve"> </w:t>
      </w:r>
      <w:r>
        <w:rPr>
          <w:sz w:val="24"/>
          <w:lang w:val="en-US"/>
        </w:rPr>
        <w:t>A</w:t>
      </w:r>
      <w:r>
        <w:rPr>
          <w:lang w:val="en-US"/>
        </w:rPr>
        <w:t>MADOR</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Будущее действие выражается формами настоящего времени в условных предложениях первого типа (см. </w:t>
      </w:r>
      <w:r>
        <w:rPr>
          <w:sz w:val="22"/>
          <w:lang w:val="en-US"/>
        </w:rPr>
        <w:t>§ 106, V, 9):</w:t>
      </w:r>
    </w:p>
    <w:p>
      <w:pPr>
        <w:pStyle w:val="Normal1"/>
        <w:spacing w:lineRule="auto" w:line="240"/>
        <w:ind w:firstLine="284" w:end="0"/>
        <w:rPr/>
      </w:pPr>
      <w:r>
        <w:rPr>
          <w:sz w:val="22"/>
          <w:lang w:val="en-US"/>
        </w:rPr>
        <w:t xml:space="preserve">Si me </w:t>
      </w:r>
      <w:r>
        <w:rPr>
          <w:i/>
          <w:iCs/>
          <w:sz w:val="22"/>
          <w:lang w:val="en-US"/>
        </w:rPr>
        <w:t>esperas</w:t>
      </w:r>
      <w:r>
        <w:rPr>
          <w:sz w:val="22"/>
          <w:lang w:val="en-US"/>
        </w:rPr>
        <w:t xml:space="preserve"> media hora, me iré contigo.     </w:t>
      </w:r>
      <w:r>
        <w:rPr>
          <w:sz w:val="22"/>
        </w:rPr>
        <w:t xml:space="preserve">Если ты подождешь меня полчаса, я </w:t>
      </w:r>
    </w:p>
    <w:p>
      <w:pPr>
        <w:pStyle w:val="Normal1"/>
        <w:spacing w:lineRule="auto" w:line="240"/>
        <w:ind w:firstLine="284" w:end="0"/>
        <w:rPr>
          <w:sz w:val="22"/>
        </w:rPr>
      </w:pPr>
      <w:r>
        <w:rPr>
          <w:sz w:val="22"/>
        </w:rPr>
        <w:t xml:space="preserve">                                                                         </w:t>
      </w:r>
      <w:r>
        <w:rPr>
          <w:sz w:val="22"/>
        </w:rPr>
        <w:t>уйду с тобой.</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ж) передает </w:t>
      </w:r>
      <w:r>
        <w:rPr>
          <w:spacing w:val="20"/>
          <w:sz w:val="24"/>
        </w:rPr>
        <w:t>повеление, приказ, желание</w:t>
      </w:r>
      <w:r>
        <w:rPr>
          <w:sz w:val="24"/>
        </w:rPr>
        <w:t xml:space="preserve">, заменяя в таких случаях повелительное наклонение. Подобное употребление делает форму выражения повеления более вежливой и его можно определить как </w:t>
      </w:r>
      <w:r>
        <w:rPr>
          <w:b/>
          <w:sz w:val="24"/>
          <w:lang w:val="en-US"/>
        </w:rPr>
        <w:t>presente</w:t>
      </w:r>
      <w:r>
        <w:rPr>
          <w:b/>
          <w:sz w:val="24"/>
        </w:rPr>
        <w:t xml:space="preserve"> </w:t>
      </w:r>
      <w:r>
        <w:rPr>
          <w:b/>
          <w:sz w:val="24"/>
          <w:lang w:val="en-US"/>
        </w:rPr>
        <w:t>imperativo</w:t>
      </w:r>
      <w:r>
        <w:rPr>
          <w:b/>
          <w:sz w:val="24"/>
        </w:rPr>
        <w:t xml:space="preserve"> (</w:t>
      </w:r>
      <w:r>
        <w:rPr>
          <w:b/>
          <w:sz w:val="24"/>
          <w:lang w:val="en-US"/>
        </w:rPr>
        <w:t>presente</w:t>
      </w:r>
      <w:r>
        <w:rPr>
          <w:b/>
          <w:sz w:val="24"/>
        </w:rPr>
        <w:t xml:space="preserve"> </w:t>
      </w:r>
      <w:r>
        <w:rPr>
          <w:b/>
          <w:sz w:val="24"/>
          <w:lang w:val="en-US"/>
        </w:rPr>
        <w:t>de</w:t>
      </w:r>
      <w:r>
        <w:rPr>
          <w:b/>
          <w:sz w:val="24"/>
        </w:rPr>
        <w:t xml:space="preserve"> </w:t>
      </w:r>
      <w:r>
        <w:rPr>
          <w:b/>
          <w:sz w:val="24"/>
          <w:lang w:val="en-US"/>
        </w:rPr>
        <w:t>mandato</w:t>
      </w:r>
      <w:r>
        <w:rPr>
          <w:b/>
          <w:sz w:val="24"/>
        </w:rPr>
        <w:t>)</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No</w:t>
      </w:r>
      <w:r>
        <w:rPr>
          <w:sz w:val="24"/>
        </w:rPr>
        <w:t xml:space="preserve"> </w:t>
      </w:r>
      <w:r>
        <w:rPr>
          <w:sz w:val="24"/>
          <w:lang w:val="en-US"/>
        </w:rPr>
        <w:t>tiene</w:t>
      </w:r>
      <w:r>
        <w:rPr>
          <w:sz w:val="24"/>
        </w:rPr>
        <w:t xml:space="preserve"> </w:t>
      </w:r>
      <w:r>
        <w:rPr>
          <w:sz w:val="24"/>
          <w:lang w:val="en-US"/>
        </w:rPr>
        <w:t>usted</w:t>
      </w:r>
      <w:r>
        <w:rPr>
          <w:sz w:val="24"/>
        </w:rPr>
        <w:t xml:space="preserve"> </w:t>
      </w:r>
      <w:r>
        <w:rPr>
          <w:sz w:val="24"/>
          <w:lang w:val="en-US"/>
        </w:rPr>
        <w:t>m</w:t>
      </w:r>
      <w:r>
        <w:rPr>
          <w:sz w:val="24"/>
        </w:rPr>
        <w:t>á</w:t>
      </w:r>
      <w:r>
        <w:rPr>
          <w:sz w:val="24"/>
          <w:lang w:val="en-US"/>
        </w:rPr>
        <w:t>s</w:t>
      </w:r>
      <w:r>
        <w:rPr>
          <w:sz w:val="24"/>
        </w:rPr>
        <w:t xml:space="preserve"> </w:t>
      </w:r>
      <w:r>
        <w:rPr>
          <w:sz w:val="24"/>
          <w:lang w:val="en-US"/>
        </w:rPr>
        <w:t>que</w:t>
      </w:r>
      <w:r>
        <w:rPr>
          <w:sz w:val="24"/>
        </w:rPr>
        <w:t xml:space="preserve"> </w:t>
      </w:r>
      <w:r>
        <w:rPr>
          <w:sz w:val="24"/>
          <w:lang w:val="en-US"/>
        </w:rPr>
        <w:t>seguir</w:t>
      </w:r>
      <w:r>
        <w:rPr>
          <w:sz w:val="24"/>
        </w:rPr>
        <w:t xml:space="preserve"> </w:t>
      </w:r>
      <w:r>
        <w:rPr>
          <w:sz w:val="24"/>
          <w:lang w:val="en-US"/>
        </w:rPr>
        <w:t>esta</w:t>
      </w:r>
      <w:r>
        <w:rPr>
          <w:sz w:val="24"/>
        </w:rPr>
        <w:t xml:space="preserve">               Вы должны идти по этой самой </w:t>
      </w:r>
    </w:p>
    <w:p>
      <w:pPr>
        <w:pStyle w:val="Normal1"/>
        <w:spacing w:lineRule="auto" w:line="240"/>
        <w:ind w:firstLine="709" w:end="0"/>
        <w:rPr/>
      </w:pPr>
      <w:r>
        <w:rPr>
          <w:sz w:val="24"/>
          <w:lang w:val="en-US"/>
        </w:rPr>
        <w:t>misma</w:t>
      </w:r>
      <w:r>
        <w:rPr>
          <w:sz w:val="24"/>
        </w:rPr>
        <w:t xml:space="preserve"> </w:t>
      </w:r>
      <w:r>
        <w:rPr>
          <w:sz w:val="24"/>
          <w:lang w:val="en-US"/>
        </w:rPr>
        <w:t>calle</w:t>
      </w:r>
      <w:r>
        <w:rPr>
          <w:sz w:val="24"/>
        </w:rPr>
        <w:t xml:space="preserve">... </w:t>
      </w:r>
      <w:r>
        <w:rPr>
          <w:sz w:val="24"/>
          <w:lang w:val="en-US"/>
        </w:rPr>
        <w:t>All</w:t>
      </w:r>
      <w:r>
        <w:rPr>
          <w:sz w:val="24"/>
        </w:rPr>
        <w:t xml:space="preserve">í </w:t>
      </w:r>
      <w:r>
        <w:rPr>
          <w:i/>
          <w:iCs/>
          <w:sz w:val="24"/>
          <w:lang w:val="en-US"/>
        </w:rPr>
        <w:t>tuerce</w:t>
      </w:r>
      <w:r>
        <w:rPr>
          <w:sz w:val="24"/>
        </w:rPr>
        <w:t xml:space="preserve"> </w:t>
      </w:r>
      <w:r>
        <w:rPr>
          <w:sz w:val="24"/>
          <w:lang w:val="en-US"/>
        </w:rPr>
        <w:t>usted</w:t>
      </w:r>
      <w:r>
        <w:rPr>
          <w:sz w:val="24"/>
        </w:rPr>
        <w:t xml:space="preserve">                      улице... там поворачиваете  </w:t>
      </w:r>
    </w:p>
    <w:p>
      <w:pPr>
        <w:pStyle w:val="Normal1"/>
        <w:spacing w:lineRule="auto" w:line="240"/>
        <w:ind w:firstLine="709" w:end="0"/>
        <w:rPr/>
      </w:pPr>
      <w:r>
        <w:rPr>
          <w:sz w:val="24"/>
          <w:lang w:val="en-US"/>
        </w:rPr>
        <w:t>la</w:t>
      </w:r>
      <w:r>
        <w:rPr>
          <w:sz w:val="24"/>
        </w:rPr>
        <w:t xml:space="preserve"> </w:t>
      </w:r>
      <w:r>
        <w:rPr>
          <w:sz w:val="24"/>
          <w:lang w:val="en-US"/>
        </w:rPr>
        <w:t>izquierda</w:t>
      </w:r>
      <w:r>
        <w:rPr>
          <w:sz w:val="24"/>
        </w:rPr>
        <w:t xml:space="preserve">... </w:t>
      </w:r>
      <w:r>
        <w:rPr>
          <w:sz w:val="24"/>
          <w:lang w:val="en-US"/>
        </w:rPr>
        <w:t>ve</w:t>
      </w:r>
      <w:r>
        <w:rPr>
          <w:sz w:val="24"/>
        </w:rPr>
        <w:t xml:space="preserve"> </w:t>
      </w:r>
      <w:r>
        <w:rPr>
          <w:sz w:val="24"/>
          <w:lang w:val="en-US"/>
        </w:rPr>
        <w:t>usted</w:t>
      </w:r>
      <w:r>
        <w:rPr>
          <w:sz w:val="24"/>
        </w:rPr>
        <w:t xml:space="preserve"> </w:t>
      </w:r>
      <w:r>
        <w:rPr>
          <w:sz w:val="24"/>
          <w:lang w:val="en-US"/>
        </w:rPr>
        <w:t>una</w:t>
      </w:r>
      <w:r>
        <w:rPr>
          <w:sz w:val="24"/>
        </w:rPr>
        <w:t xml:space="preserve">                             налево... видите церковь и </w:t>
      </w:r>
    </w:p>
    <w:p>
      <w:pPr>
        <w:pStyle w:val="Normal1"/>
        <w:spacing w:lineRule="auto" w:line="240"/>
        <w:ind w:firstLine="709" w:end="0"/>
        <w:rPr/>
      </w:pPr>
      <w:r>
        <w:rPr>
          <w:sz w:val="24"/>
          <w:lang w:val="en-US"/>
        </w:rPr>
        <w:t>iglesia</w:t>
      </w:r>
      <w:r>
        <w:rPr>
          <w:sz w:val="24"/>
        </w:rPr>
        <w:t xml:space="preserve">... </w:t>
      </w:r>
      <w:r>
        <w:rPr>
          <w:i/>
          <w:iCs/>
          <w:sz w:val="24"/>
          <w:lang w:val="en-US"/>
        </w:rPr>
        <w:t>baja</w:t>
      </w:r>
      <w:r>
        <w:rPr>
          <w:sz w:val="24"/>
        </w:rPr>
        <w:t xml:space="preserve"> </w:t>
      </w:r>
      <w:r>
        <w:rPr>
          <w:sz w:val="24"/>
          <w:lang w:val="en-US"/>
        </w:rPr>
        <w:t>usted</w:t>
      </w:r>
      <w:r>
        <w:rPr>
          <w:sz w:val="24"/>
        </w:rPr>
        <w:t xml:space="preserve"> </w:t>
      </w:r>
      <w:r>
        <w:rPr>
          <w:sz w:val="24"/>
          <w:lang w:val="en-US"/>
        </w:rPr>
        <w:t>un</w:t>
      </w:r>
      <w:r>
        <w:rPr>
          <w:sz w:val="24"/>
        </w:rPr>
        <w:t xml:space="preserve"> </w:t>
      </w:r>
      <w:r>
        <w:rPr>
          <w:sz w:val="24"/>
          <w:lang w:val="en-US"/>
        </w:rPr>
        <w:t>poco</w:t>
      </w:r>
      <w:r>
        <w:rPr>
          <w:sz w:val="24"/>
        </w:rPr>
        <w:t xml:space="preserve"> у а                     спускаетесь немного вниз и  </w:t>
      </w:r>
    </w:p>
    <w:p>
      <w:pPr>
        <w:pStyle w:val="Normal1"/>
        <w:spacing w:lineRule="auto" w:line="240"/>
        <w:ind w:firstLine="709" w:end="0"/>
        <w:rPr/>
      </w:pPr>
      <w:r>
        <w:rPr>
          <w:sz w:val="24"/>
          <w:lang w:val="en-US"/>
        </w:rPr>
        <w:t>la</w:t>
      </w:r>
      <w:r>
        <w:rPr>
          <w:sz w:val="24"/>
        </w:rPr>
        <w:t xml:space="preserve"> </w:t>
      </w:r>
      <w:r>
        <w:rPr>
          <w:sz w:val="24"/>
          <w:lang w:val="en-US"/>
        </w:rPr>
        <w:t>derecha</w:t>
      </w:r>
      <w:r>
        <w:rPr>
          <w:sz w:val="24"/>
        </w:rPr>
        <w:t xml:space="preserve"> </w:t>
      </w:r>
      <w:r>
        <w:rPr>
          <w:i/>
          <w:iCs/>
          <w:sz w:val="24"/>
          <w:lang w:val="en-US"/>
        </w:rPr>
        <w:t>encuentra</w:t>
      </w:r>
      <w:r>
        <w:rPr>
          <w:sz w:val="24"/>
        </w:rPr>
        <w:t xml:space="preserve"> </w:t>
      </w:r>
      <w:r>
        <w:rPr>
          <w:sz w:val="24"/>
          <w:lang w:val="en-US"/>
        </w:rPr>
        <w:t>usted</w:t>
      </w:r>
      <w:r>
        <w:rPr>
          <w:sz w:val="24"/>
        </w:rPr>
        <w:t xml:space="preserve"> </w:t>
      </w:r>
      <w:r>
        <w:rPr>
          <w:sz w:val="24"/>
          <w:lang w:val="en-US"/>
        </w:rPr>
        <w:t>una</w:t>
      </w:r>
      <w:r>
        <w:rPr>
          <w:sz w:val="24"/>
        </w:rPr>
        <w:t xml:space="preserve">                      справа замечаете улицу, выходите</w:t>
      </w:r>
    </w:p>
    <w:p>
      <w:pPr>
        <w:pStyle w:val="Normal1"/>
        <w:spacing w:lineRule="auto" w:line="240"/>
        <w:ind w:firstLine="709" w:end="0"/>
        <w:rPr/>
      </w:pPr>
      <w:r>
        <w:rPr>
          <w:sz w:val="24"/>
          <w:lang w:val="en-US"/>
        </w:rPr>
        <w:t>calle...</w:t>
      </w:r>
      <w:r>
        <w:rPr>
          <w:i/>
          <w:iCs/>
          <w:sz w:val="24"/>
          <w:lang w:val="en-US"/>
        </w:rPr>
        <w:t>entra</w:t>
      </w:r>
      <w:r>
        <w:rPr>
          <w:sz w:val="24"/>
          <w:lang w:val="en-US"/>
        </w:rPr>
        <w:t xml:space="preserve"> usted en la calle de                     </w:t>
      </w:r>
      <w:r>
        <w:rPr>
          <w:sz w:val="24"/>
        </w:rPr>
        <w:t>на</w:t>
      </w:r>
      <w:r>
        <w:rPr>
          <w:sz w:val="24"/>
          <w:lang w:val="en-US"/>
        </w:rPr>
        <w:t xml:space="preserve"> </w:t>
      </w:r>
      <w:r>
        <w:rPr>
          <w:sz w:val="24"/>
        </w:rPr>
        <w:t>улицу</w:t>
      </w:r>
      <w:r>
        <w:rPr>
          <w:sz w:val="24"/>
          <w:lang w:val="en-US"/>
        </w:rPr>
        <w:t xml:space="preserve"> </w:t>
      </w:r>
      <w:r>
        <w:rPr>
          <w:sz w:val="24"/>
        </w:rPr>
        <w:t>ла</w:t>
      </w:r>
      <w:r>
        <w:rPr>
          <w:sz w:val="24"/>
          <w:lang w:val="en-US"/>
        </w:rPr>
        <w:t xml:space="preserve"> </w:t>
      </w:r>
      <w:r>
        <w:rPr>
          <w:sz w:val="24"/>
        </w:rPr>
        <w:t>Карне</w:t>
      </w:r>
      <w:r>
        <w:rPr>
          <w:sz w:val="24"/>
          <w:lang w:val="en-US"/>
        </w:rPr>
        <w:t xml:space="preserve"> </w:t>
      </w:r>
      <w:r>
        <w:rPr>
          <w:sz w:val="24"/>
        </w:rPr>
        <w:t>и</w:t>
      </w:r>
      <w:r>
        <w:rPr>
          <w:sz w:val="24"/>
          <w:lang w:val="en-US"/>
        </w:rPr>
        <w:t xml:space="preserve">  </w:t>
      </w:r>
    </w:p>
    <w:p>
      <w:pPr>
        <w:pStyle w:val="Normal1"/>
        <w:spacing w:lineRule="auto" w:line="240"/>
        <w:ind w:firstLine="709" w:end="0"/>
        <w:rPr/>
      </w:pPr>
      <w:r>
        <w:rPr>
          <w:sz w:val="24"/>
          <w:lang w:val="en-US"/>
        </w:rPr>
        <w:t>la</w:t>
      </w:r>
      <w:r>
        <w:rPr>
          <w:sz w:val="24"/>
        </w:rPr>
        <w:t xml:space="preserve"> </w:t>
      </w:r>
      <w:r>
        <w:rPr>
          <w:sz w:val="24"/>
          <w:lang w:val="en-US"/>
        </w:rPr>
        <w:t>Carne</w:t>
      </w:r>
      <w:r>
        <w:rPr>
          <w:sz w:val="24"/>
        </w:rPr>
        <w:t xml:space="preserve">, у </w:t>
      </w:r>
      <w:r>
        <w:rPr>
          <w:sz w:val="24"/>
          <w:lang w:val="en-US"/>
        </w:rPr>
        <w:t>all</w:t>
      </w:r>
      <w:r>
        <w:rPr>
          <w:sz w:val="24"/>
        </w:rPr>
        <w:t xml:space="preserve">í </w:t>
      </w:r>
      <w:r>
        <w:rPr>
          <w:sz w:val="24"/>
          <w:lang w:val="en-US"/>
        </w:rPr>
        <w:t>est</w:t>
      </w:r>
      <w:r>
        <w:rPr>
          <w:sz w:val="24"/>
        </w:rPr>
        <w:t xml:space="preserve">á </w:t>
      </w:r>
      <w:r>
        <w:rPr>
          <w:sz w:val="24"/>
          <w:lang w:val="en-US"/>
        </w:rPr>
        <w:t>la</w:t>
      </w:r>
      <w:r>
        <w:rPr>
          <w:sz w:val="24"/>
        </w:rPr>
        <w:t xml:space="preserve"> </w:t>
      </w:r>
      <w:r>
        <w:rPr>
          <w:sz w:val="24"/>
          <w:lang w:val="en-US"/>
        </w:rPr>
        <w:t>de</w:t>
      </w:r>
      <w:r>
        <w:rPr>
          <w:sz w:val="24"/>
        </w:rPr>
        <w:t xml:space="preserve"> </w:t>
      </w:r>
      <w:r>
        <w:rPr>
          <w:sz w:val="24"/>
          <w:lang w:val="en-US"/>
        </w:rPr>
        <w:t>San</w:t>
      </w:r>
      <w:r>
        <w:rPr>
          <w:sz w:val="24"/>
        </w:rPr>
        <w:t xml:space="preserve">                         там же находится улица Сан- </w:t>
      </w:r>
      <w:r>
        <w:rPr>
          <w:sz w:val="24"/>
          <w:lang w:val="en-US"/>
        </w:rPr>
        <w:t>Xoce</w:t>
      </w:r>
      <w:r>
        <w:rPr>
          <w:sz w:val="24"/>
        </w:rPr>
        <w:t>.</w:t>
      </w:r>
    </w:p>
    <w:p>
      <w:pPr>
        <w:pStyle w:val="Normal1"/>
        <w:spacing w:lineRule="auto" w:line="240"/>
        <w:ind w:firstLine="709" w:end="0"/>
        <w:rPr/>
      </w:pPr>
      <w:r>
        <w:rPr>
          <w:sz w:val="24"/>
          <w:lang w:val="en-US"/>
        </w:rPr>
        <w:t>José. (P</w:t>
      </w:r>
      <w:r>
        <w:rPr>
          <w:lang w:val="en-US"/>
        </w:rPr>
        <w:t>ALACIO</w:t>
      </w:r>
      <w:r>
        <w:rPr>
          <w:sz w:val="24"/>
          <w:lang w:val="en-US"/>
        </w:rPr>
        <w:t xml:space="preserve"> V</w:t>
      </w:r>
      <w:r>
        <w:rPr>
          <w:lang w:val="en-US"/>
        </w:rPr>
        <w:t>ALDÉS</w:t>
      </w:r>
      <w:r>
        <w:rPr>
          <w:sz w:val="24"/>
          <w:lang w:val="en-US"/>
        </w:rPr>
        <w:t xml:space="preserve">)             </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sz w:val="24"/>
        </w:rPr>
      </w:pPr>
      <w:r>
        <w:rPr>
          <w:i/>
          <w:sz w:val="24"/>
        </w:rPr>
        <w:t xml:space="preserve">2. </w:t>
      </w:r>
      <w:r>
        <w:rPr>
          <w:i/>
          <w:sz w:val="24"/>
          <w:lang w:val="en-US"/>
        </w:rPr>
        <w:t>Preterito</w:t>
      </w:r>
      <w:r>
        <w:rPr>
          <w:i/>
          <w:sz w:val="24"/>
        </w:rPr>
        <w:t xml:space="preserve"> </w:t>
      </w:r>
      <w:r>
        <w:rPr>
          <w:i/>
          <w:sz w:val="24"/>
          <w:lang w:val="en-US"/>
        </w:rPr>
        <w:t>imperfecto</w:t>
      </w:r>
    </w:p>
    <w:p>
      <w:pPr>
        <w:pStyle w:val="Normal1"/>
        <w:spacing w:lineRule="auto" w:line="240"/>
        <w:ind w:firstLine="284" w:end="0"/>
        <w:rPr/>
      </w:pPr>
      <w:r>
        <w:rPr>
          <w:sz w:val="24"/>
          <w:lang w:val="en-US"/>
        </w:rPr>
        <w:t>Peterito</w:t>
      </w:r>
      <w:r>
        <w:rPr>
          <w:sz w:val="24"/>
        </w:rPr>
        <w:t xml:space="preserve"> </w:t>
      </w:r>
      <w:r>
        <w:rPr>
          <w:sz w:val="24"/>
          <w:lang w:val="en-US"/>
        </w:rPr>
        <w:t>imperfecto</w:t>
      </w:r>
      <w:r>
        <w:rPr>
          <w:sz w:val="24"/>
        </w:rPr>
        <w:t xml:space="preserve"> является одной из наиболее употребительных описательных форм глагола и чаще всего используется как </w:t>
      </w:r>
      <w:r>
        <w:rPr>
          <w:spacing w:val="20"/>
          <w:sz w:val="24"/>
        </w:rPr>
        <w:t>относительное</w:t>
      </w:r>
      <w:r>
        <w:rPr>
          <w:sz w:val="24"/>
        </w:rPr>
        <w:t xml:space="preserve"> время. В этом случае оно выражает </w:t>
      </w:r>
      <w:r>
        <w:rPr>
          <w:spacing w:val="20"/>
          <w:sz w:val="24"/>
        </w:rPr>
        <w:t>незаконченное действие</w:t>
      </w:r>
      <w:r>
        <w:rPr>
          <w:sz w:val="24"/>
        </w:rPr>
        <w:t xml:space="preserve"> в прошлом, которое осуществляется одновременно с другим прошедшим действием или моментом. </w:t>
      </w:r>
      <w:r>
        <w:rPr>
          <w:sz w:val="24"/>
          <w:lang w:val="en-US"/>
        </w:rPr>
        <w:t>Preterito</w:t>
      </w:r>
      <w:r>
        <w:rPr>
          <w:sz w:val="24"/>
        </w:rPr>
        <w:t xml:space="preserve"> </w:t>
      </w:r>
      <w:r>
        <w:rPr>
          <w:sz w:val="24"/>
          <w:lang w:val="en-US"/>
        </w:rPr>
        <w:t>rfecto</w:t>
      </w:r>
      <w:r>
        <w:rPr>
          <w:sz w:val="24"/>
        </w:rPr>
        <w:t xml:space="preserve"> может соотноситься:</w:t>
      </w:r>
    </w:p>
    <w:p>
      <w:pPr>
        <w:pStyle w:val="Normal1"/>
        <w:spacing w:lineRule="auto" w:line="240"/>
        <w:ind w:firstLine="284" w:end="0"/>
        <w:rPr/>
      </w:pPr>
      <w:r>
        <w:rPr>
          <w:sz w:val="24"/>
        </w:rPr>
        <w:t xml:space="preserve">а) с другим прошедшим действием, выраженным </w:t>
      </w:r>
      <w:r>
        <w:rPr>
          <w:sz w:val="24"/>
          <w:lang w:val="en-US"/>
        </w:rPr>
        <w:t>preterito</w:t>
      </w:r>
      <w:r>
        <w:rPr>
          <w:sz w:val="24"/>
        </w:rPr>
        <w:t xml:space="preserve"> </w:t>
      </w:r>
      <w:r>
        <w:rPr>
          <w:sz w:val="24"/>
          <w:lang w:val="en-US"/>
        </w:rPr>
        <w:t>imperfecto</w:t>
      </w:r>
      <w:r>
        <w:rPr>
          <w:sz w:val="24"/>
        </w:rPr>
        <w:t>:</w:t>
      </w:r>
    </w:p>
    <w:p>
      <w:pPr>
        <w:pStyle w:val="Normal1"/>
        <w:spacing w:lineRule="auto" w:line="240"/>
        <w:ind w:firstLine="284" w:end="0"/>
        <w:rPr/>
      </w:pPr>
      <w:r>
        <w:rPr>
          <w:sz w:val="24"/>
          <w:lang w:val="en-US"/>
        </w:rPr>
        <w:t>Yo</w:t>
      </w:r>
      <w:r>
        <w:rPr>
          <w:sz w:val="24"/>
        </w:rPr>
        <w:t xml:space="preserve"> </w:t>
      </w:r>
      <w:r>
        <w:rPr>
          <w:i/>
          <w:iCs/>
          <w:sz w:val="24"/>
          <w:lang w:val="en-US"/>
        </w:rPr>
        <w:t>le</w:t>
      </w:r>
      <w:r>
        <w:rPr>
          <w:i/>
          <w:iCs/>
          <w:sz w:val="24"/>
        </w:rPr>
        <w:t>í</w:t>
      </w:r>
      <w:r>
        <w:rPr>
          <w:i/>
          <w:iCs/>
          <w:sz w:val="24"/>
          <w:lang w:val="en-US"/>
        </w:rPr>
        <w:t>a</w:t>
      </w:r>
      <w:r>
        <w:rPr>
          <w:sz w:val="24"/>
        </w:rPr>
        <w:t xml:space="preserve"> </w:t>
      </w:r>
      <w:r>
        <w:rPr>
          <w:sz w:val="24"/>
          <w:lang w:val="en-US"/>
        </w:rPr>
        <w:t>el</w:t>
      </w:r>
      <w:r>
        <w:rPr>
          <w:sz w:val="24"/>
        </w:rPr>
        <w:t xml:space="preserve"> </w:t>
      </w:r>
      <w:r>
        <w:rPr>
          <w:sz w:val="24"/>
          <w:lang w:val="en-US"/>
        </w:rPr>
        <w:t>libro</w:t>
      </w:r>
      <w:r>
        <w:rPr>
          <w:sz w:val="24"/>
        </w:rPr>
        <w:t xml:space="preserve"> </w:t>
      </w:r>
      <w:r>
        <w:rPr>
          <w:sz w:val="24"/>
          <w:lang w:val="en-US"/>
        </w:rPr>
        <w:t>mientras</w:t>
      </w:r>
      <w:r>
        <w:rPr>
          <w:sz w:val="24"/>
        </w:rPr>
        <w:t xml:space="preserve"> </w:t>
      </w:r>
      <w:r>
        <w:rPr>
          <w:sz w:val="24"/>
          <w:lang w:val="en-US"/>
        </w:rPr>
        <w:t>t</w:t>
      </w:r>
      <w:r>
        <w:rPr>
          <w:sz w:val="24"/>
        </w:rPr>
        <w:t xml:space="preserve">ú </w:t>
      </w:r>
      <w:r>
        <w:rPr>
          <w:i/>
          <w:iCs/>
          <w:sz w:val="24"/>
          <w:lang w:val="en-US"/>
        </w:rPr>
        <w:t>escrib</w:t>
      </w:r>
      <w:r>
        <w:rPr>
          <w:i/>
          <w:iCs/>
          <w:sz w:val="24"/>
        </w:rPr>
        <w:t>í</w:t>
      </w:r>
      <w:r>
        <w:rPr>
          <w:i/>
          <w:iCs/>
          <w:sz w:val="24"/>
          <w:lang w:val="en-US"/>
        </w:rPr>
        <w:t>as</w:t>
      </w:r>
      <w:r>
        <w:rPr>
          <w:sz w:val="24"/>
        </w:rPr>
        <w:t xml:space="preserve">              Я читал книгу, в то время как</w:t>
      </w:r>
    </w:p>
    <w:p>
      <w:pPr>
        <w:pStyle w:val="Normal1"/>
        <w:spacing w:lineRule="auto" w:line="240"/>
        <w:ind w:firstLine="709" w:end="0"/>
        <w:rPr/>
      </w:pPr>
      <w:r>
        <w:rPr>
          <w:sz w:val="24"/>
          <w:lang w:val="en-US"/>
        </w:rPr>
        <w:t>la</w:t>
      </w:r>
      <w:r>
        <w:rPr>
          <w:sz w:val="24"/>
        </w:rPr>
        <w:t xml:space="preserve"> </w:t>
      </w:r>
      <w:r>
        <w:rPr>
          <w:sz w:val="24"/>
          <w:lang w:val="en-US"/>
        </w:rPr>
        <w:t>carta</w:t>
      </w:r>
      <w:r>
        <w:rPr>
          <w:sz w:val="24"/>
        </w:rPr>
        <w:t xml:space="preserve">,                                                       ты писал письмо. </w:t>
      </w:r>
    </w:p>
    <w:p>
      <w:pPr>
        <w:pStyle w:val="Normal1"/>
        <w:spacing w:lineRule="auto" w:line="240"/>
        <w:ind w:firstLine="284" w:end="0"/>
        <w:rPr/>
      </w:pPr>
      <w:r>
        <w:rPr>
          <w:i/>
          <w:iCs/>
          <w:sz w:val="24"/>
          <w:lang w:val="en-US"/>
        </w:rPr>
        <w:t>Comenzaba</w:t>
      </w:r>
      <w:r>
        <w:rPr>
          <w:sz w:val="24"/>
        </w:rPr>
        <w:t xml:space="preserve"> </w:t>
      </w:r>
      <w:r>
        <w:rPr>
          <w:sz w:val="24"/>
          <w:lang w:val="en-US"/>
        </w:rPr>
        <w:t>el</w:t>
      </w:r>
      <w:r>
        <w:rPr>
          <w:sz w:val="24"/>
        </w:rPr>
        <w:t xml:space="preserve"> </w:t>
      </w:r>
      <w:r>
        <w:rPr>
          <w:sz w:val="24"/>
          <w:lang w:val="en-US"/>
        </w:rPr>
        <w:t>d</w:t>
      </w:r>
      <w:r>
        <w:rPr>
          <w:sz w:val="24"/>
        </w:rPr>
        <w:t>í</w:t>
      </w:r>
      <w:r>
        <w:rPr>
          <w:sz w:val="24"/>
          <w:lang w:val="en-US"/>
        </w:rPr>
        <w:t>a</w:t>
      </w:r>
      <w:r>
        <w:rPr>
          <w:sz w:val="24"/>
        </w:rPr>
        <w:t xml:space="preserve"> </w:t>
      </w:r>
      <w:r>
        <w:rPr>
          <w:sz w:val="24"/>
          <w:lang w:val="en-US"/>
        </w:rPr>
        <w:t>cuando</w:t>
      </w:r>
      <w:r>
        <w:rPr>
          <w:sz w:val="24"/>
        </w:rPr>
        <w:t xml:space="preserve"> </w:t>
      </w:r>
      <w:r>
        <w:rPr>
          <w:sz w:val="24"/>
          <w:lang w:val="en-US"/>
        </w:rPr>
        <w:t>los</w:t>
      </w:r>
      <w:r>
        <w:rPr>
          <w:sz w:val="24"/>
        </w:rPr>
        <w:t xml:space="preserve"> </w:t>
      </w:r>
      <w:r>
        <w:rPr>
          <w:sz w:val="24"/>
          <w:lang w:val="en-US"/>
        </w:rPr>
        <w:t>barcos</w:t>
      </w:r>
      <w:r>
        <w:rPr>
          <w:sz w:val="24"/>
        </w:rPr>
        <w:t xml:space="preserve">               Начинался день, когда суда входили в порт.</w:t>
      </w:r>
    </w:p>
    <w:p>
      <w:pPr>
        <w:pStyle w:val="Normal1"/>
        <w:spacing w:lineRule="auto" w:line="240"/>
        <w:ind w:firstLine="709" w:end="0"/>
        <w:rPr/>
      </w:pPr>
      <w:r>
        <w:rPr>
          <w:i/>
          <w:iCs/>
          <w:sz w:val="24"/>
          <w:lang w:val="en-US"/>
        </w:rPr>
        <w:t>entraban</w:t>
      </w:r>
      <w:r>
        <w:rPr>
          <w:sz w:val="24"/>
          <w:lang w:val="en-US"/>
        </w:rPr>
        <w:t xml:space="preserve"> en el puerto.           </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 xml:space="preserve">б) с другим прошедшим действием, выраженным </w:t>
      </w:r>
      <w:r>
        <w:rPr>
          <w:sz w:val="24"/>
          <w:lang w:val="en-US"/>
        </w:rPr>
        <w:t>preterite</w:t>
      </w:r>
      <w:r>
        <w:rPr>
          <w:sz w:val="24"/>
        </w:rPr>
        <w:t xml:space="preserve"> </w:t>
      </w:r>
      <w:r>
        <w:rPr>
          <w:sz w:val="24"/>
          <w:lang w:val="en-US"/>
        </w:rPr>
        <w:t>indefinido</w:t>
      </w:r>
      <w:r>
        <w:rPr>
          <w:sz w:val="24"/>
        </w:rPr>
        <w:t>:</w:t>
      </w:r>
    </w:p>
    <w:p>
      <w:pPr>
        <w:pStyle w:val="Normal1"/>
        <w:spacing w:lineRule="auto" w:line="240"/>
        <w:ind w:firstLine="284" w:end="0"/>
        <w:rPr/>
      </w:pPr>
      <w:r>
        <w:rPr>
          <w:sz w:val="24"/>
          <w:lang w:val="en-US"/>
        </w:rPr>
        <w:t>Mientras</w:t>
      </w:r>
      <w:r>
        <w:rPr>
          <w:sz w:val="24"/>
        </w:rPr>
        <w:t xml:space="preserve"> </w:t>
      </w:r>
      <w:r>
        <w:rPr>
          <w:sz w:val="24"/>
          <w:lang w:val="en-US"/>
        </w:rPr>
        <w:t>los</w:t>
      </w:r>
      <w:r>
        <w:rPr>
          <w:sz w:val="24"/>
        </w:rPr>
        <w:t xml:space="preserve"> </w:t>
      </w:r>
      <w:r>
        <w:rPr>
          <w:sz w:val="24"/>
          <w:lang w:val="en-US"/>
        </w:rPr>
        <w:t>ni</w:t>
      </w:r>
      <w:r>
        <w:rPr>
          <w:sz w:val="24"/>
        </w:rPr>
        <w:t>ñ</w:t>
      </w:r>
      <w:r>
        <w:rPr>
          <w:sz w:val="24"/>
          <w:lang w:val="en-US"/>
        </w:rPr>
        <w:t>os</w:t>
      </w:r>
      <w:r>
        <w:rPr>
          <w:sz w:val="24"/>
        </w:rPr>
        <w:t xml:space="preserve"> </w:t>
      </w:r>
      <w:r>
        <w:rPr>
          <w:i/>
          <w:iCs/>
          <w:sz w:val="24"/>
          <w:lang w:val="en-US"/>
        </w:rPr>
        <w:t>jugaban</w:t>
      </w:r>
      <w:r>
        <w:rPr>
          <w:sz w:val="24"/>
        </w:rPr>
        <w:t xml:space="preserve">, </w:t>
      </w:r>
      <w:r>
        <w:rPr>
          <w:i/>
          <w:iCs/>
          <w:sz w:val="24"/>
          <w:lang w:val="en-US"/>
        </w:rPr>
        <w:t>escrib</w:t>
      </w:r>
      <w:r>
        <w:rPr>
          <w:i/>
          <w:iCs/>
          <w:sz w:val="24"/>
        </w:rPr>
        <w:t>í</w:t>
      </w:r>
      <w:r>
        <w:rPr>
          <w:sz w:val="24"/>
        </w:rPr>
        <w:t xml:space="preserve">               Пока дети играли, я написал</w:t>
      </w:r>
    </w:p>
    <w:p>
      <w:pPr>
        <w:pStyle w:val="Normal1"/>
        <w:spacing w:lineRule="auto" w:line="240"/>
        <w:ind w:firstLine="709" w:end="0"/>
        <w:rPr/>
      </w:pPr>
      <w:r>
        <w:rPr>
          <w:sz w:val="24"/>
          <w:lang w:val="en-US"/>
        </w:rPr>
        <w:t>la</w:t>
      </w:r>
      <w:r>
        <w:rPr>
          <w:sz w:val="24"/>
        </w:rPr>
        <w:t xml:space="preserve"> carta.                                                      письмо.</w:t>
      </w:r>
    </w:p>
    <w:p>
      <w:pPr>
        <w:pStyle w:val="Normal1"/>
        <w:spacing w:lineRule="auto" w:line="240"/>
        <w:ind w:firstLine="284" w:end="0"/>
        <w:rPr/>
      </w:pPr>
      <w:r>
        <w:rPr>
          <w:i/>
          <w:iCs/>
          <w:sz w:val="24"/>
          <w:lang w:val="en-US"/>
        </w:rPr>
        <w:t>Salimos</w:t>
      </w:r>
      <w:r>
        <w:rPr>
          <w:sz w:val="24"/>
          <w:lang w:val="en-US"/>
        </w:rPr>
        <w:t xml:space="preserve"> de casa cuando </w:t>
      </w:r>
      <w:r>
        <w:rPr>
          <w:i/>
          <w:iCs/>
          <w:sz w:val="24"/>
          <w:lang w:val="en-US"/>
        </w:rPr>
        <w:t>llovía</w:t>
      </w:r>
      <w:r>
        <w:rPr>
          <w:sz w:val="24"/>
          <w:lang w:val="en-US"/>
        </w:rPr>
        <w:t xml:space="preserve">.                        </w:t>
      </w:r>
      <w:r>
        <w:rPr>
          <w:sz w:val="24"/>
        </w:rPr>
        <w:t>Мы вышли из дома, когда шел дождь.</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с другим моментом, указанным обстоятельством времени:</w:t>
      </w:r>
    </w:p>
    <w:p>
      <w:pPr>
        <w:pStyle w:val="Normal1"/>
        <w:spacing w:lineRule="auto" w:line="240"/>
        <w:ind w:firstLine="284" w:end="0"/>
        <w:rPr/>
      </w:pPr>
      <w:r>
        <w:rPr>
          <w:i/>
          <w:iCs/>
          <w:sz w:val="24"/>
          <w:lang w:val="en-US"/>
        </w:rPr>
        <w:t>Aquella</w:t>
      </w:r>
      <w:r>
        <w:rPr>
          <w:sz w:val="24"/>
        </w:rPr>
        <w:t xml:space="preserve"> </w:t>
      </w:r>
      <w:r>
        <w:rPr>
          <w:i/>
          <w:iCs/>
          <w:sz w:val="24"/>
          <w:lang w:val="en-US"/>
        </w:rPr>
        <w:t>noche</w:t>
      </w:r>
      <w:r>
        <w:rPr>
          <w:sz w:val="24"/>
        </w:rPr>
        <w:t xml:space="preserve"> </w:t>
      </w:r>
      <w:r>
        <w:rPr>
          <w:sz w:val="24"/>
          <w:lang w:val="en-US"/>
        </w:rPr>
        <w:t>todos</w:t>
      </w:r>
      <w:r>
        <w:rPr>
          <w:sz w:val="24"/>
        </w:rPr>
        <w:t xml:space="preserve"> </w:t>
      </w:r>
      <w:r>
        <w:rPr>
          <w:i/>
          <w:iCs/>
          <w:sz w:val="24"/>
          <w:lang w:val="en-US"/>
        </w:rPr>
        <w:t>quer</w:t>
      </w:r>
      <w:r>
        <w:rPr>
          <w:i/>
          <w:iCs/>
          <w:sz w:val="24"/>
        </w:rPr>
        <w:t>í</w:t>
      </w:r>
      <w:r>
        <w:rPr>
          <w:i/>
          <w:iCs/>
          <w:sz w:val="24"/>
          <w:lang w:val="en-US"/>
        </w:rPr>
        <w:t>an</w:t>
      </w:r>
      <w:r>
        <w:rPr>
          <w:sz w:val="24"/>
        </w:rPr>
        <w:t xml:space="preserve"> </w:t>
      </w:r>
      <w:r>
        <w:rPr>
          <w:sz w:val="24"/>
          <w:lang w:val="en-US"/>
        </w:rPr>
        <w:t>ver</w:t>
      </w:r>
      <w:r>
        <w:rPr>
          <w:sz w:val="24"/>
        </w:rPr>
        <w:t xml:space="preserve"> </w:t>
      </w:r>
      <w:r>
        <w:rPr>
          <w:sz w:val="24"/>
          <w:lang w:val="en-US"/>
        </w:rPr>
        <w:t>el</w:t>
      </w:r>
      <w:r>
        <w:rPr>
          <w:sz w:val="24"/>
        </w:rPr>
        <w:t xml:space="preserve">                В тот вечер все хотели посмотреть спектакль.</w:t>
      </w:r>
    </w:p>
    <w:p>
      <w:pPr>
        <w:pStyle w:val="Normal1"/>
        <w:spacing w:lineRule="auto" w:line="240"/>
        <w:ind w:firstLine="284" w:end="0"/>
        <w:rPr/>
      </w:pPr>
      <w:r>
        <w:rPr>
          <w:sz w:val="24"/>
          <w:lang w:val="en-US"/>
        </w:rPr>
        <w:t>espect</w:t>
      </w:r>
      <w:r>
        <w:rPr>
          <w:sz w:val="24"/>
        </w:rPr>
        <w:t>á</w:t>
      </w:r>
      <w:r>
        <w:rPr>
          <w:sz w:val="24"/>
          <w:lang w:val="en-US"/>
        </w:rPr>
        <w:t>culo</w:t>
      </w:r>
      <w:r>
        <w:rPr>
          <w:sz w:val="24"/>
        </w:rPr>
        <w:t xml:space="preserve">. </w:t>
      </w:r>
    </w:p>
    <w:p>
      <w:pPr>
        <w:pStyle w:val="Normal1"/>
        <w:spacing w:lineRule="auto" w:line="240"/>
        <w:ind w:firstLine="284" w:end="0"/>
        <w:rPr/>
      </w:pPr>
      <w:r>
        <w:rPr>
          <w:i/>
          <w:iCs/>
          <w:sz w:val="24"/>
          <w:lang w:val="en-US"/>
        </w:rPr>
        <w:t>Pocos</w:t>
      </w:r>
      <w:r>
        <w:rPr>
          <w:sz w:val="24"/>
        </w:rPr>
        <w:t xml:space="preserve"> </w:t>
      </w:r>
      <w:r>
        <w:rPr>
          <w:i/>
          <w:iCs/>
          <w:sz w:val="24"/>
          <w:lang w:val="en-US"/>
        </w:rPr>
        <w:t>d</w:t>
      </w:r>
      <w:r>
        <w:rPr>
          <w:i/>
          <w:iCs/>
          <w:sz w:val="24"/>
        </w:rPr>
        <w:t>í</w:t>
      </w:r>
      <w:r>
        <w:rPr>
          <w:i/>
          <w:iCs/>
          <w:sz w:val="24"/>
          <w:lang w:val="en-US"/>
        </w:rPr>
        <w:t>as</w:t>
      </w:r>
      <w:r>
        <w:rPr>
          <w:sz w:val="24"/>
        </w:rPr>
        <w:t xml:space="preserve"> </w:t>
      </w:r>
      <w:r>
        <w:rPr>
          <w:i/>
          <w:iCs/>
          <w:sz w:val="24"/>
          <w:lang w:val="en-US"/>
        </w:rPr>
        <w:t>despu</w:t>
      </w:r>
      <w:r>
        <w:rPr>
          <w:i/>
          <w:iCs/>
          <w:sz w:val="24"/>
        </w:rPr>
        <w:t>é</w:t>
      </w:r>
      <w:r>
        <w:rPr>
          <w:i/>
          <w:iCs/>
          <w:sz w:val="24"/>
          <w:lang w:val="en-US"/>
        </w:rPr>
        <w:t>s</w:t>
      </w:r>
      <w:r>
        <w:rPr>
          <w:sz w:val="24"/>
        </w:rPr>
        <w:t xml:space="preserve"> </w:t>
      </w:r>
      <w:r>
        <w:rPr>
          <w:sz w:val="24"/>
          <w:lang w:val="en-US"/>
        </w:rPr>
        <w:t>mi</w:t>
      </w:r>
      <w:r>
        <w:rPr>
          <w:sz w:val="24"/>
        </w:rPr>
        <w:t xml:space="preserve"> </w:t>
      </w:r>
      <w:r>
        <w:rPr>
          <w:sz w:val="24"/>
          <w:lang w:val="en-US"/>
        </w:rPr>
        <w:t>esposa</w:t>
      </w:r>
      <w:r>
        <w:rPr>
          <w:sz w:val="24"/>
        </w:rPr>
        <w:t xml:space="preserve"> </w:t>
      </w:r>
      <w:r>
        <w:rPr>
          <w:i/>
          <w:iCs/>
          <w:sz w:val="24"/>
          <w:lang w:val="en-US"/>
        </w:rPr>
        <w:t>regresaba</w:t>
      </w:r>
      <w:r>
        <w:rPr>
          <w:sz w:val="24"/>
        </w:rPr>
        <w:t xml:space="preserve">       Через несколько дней моя жена</w:t>
      </w:r>
    </w:p>
    <w:p>
      <w:pPr>
        <w:pStyle w:val="Normal1"/>
        <w:spacing w:lineRule="auto" w:line="240"/>
        <w:ind w:firstLine="284" w:end="0"/>
        <w:rPr/>
      </w:pPr>
      <w:r>
        <w:rPr>
          <w:sz w:val="24"/>
          <w:lang w:val="en-US"/>
        </w:rPr>
        <w:t>a</w:t>
      </w:r>
      <w:r>
        <w:rPr>
          <w:sz w:val="24"/>
        </w:rPr>
        <w:t xml:space="preserve"> </w:t>
      </w:r>
      <w:r>
        <w:rPr>
          <w:sz w:val="24"/>
          <w:lang w:val="en-US"/>
        </w:rPr>
        <w:t>laciudad</w:t>
      </w:r>
      <w:r>
        <w:rPr>
          <w:sz w:val="24"/>
        </w:rPr>
        <w:t>.                                                          возвращалась в город.</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Preterito</w:t>
      </w:r>
      <w:r>
        <w:rPr>
          <w:sz w:val="24"/>
        </w:rPr>
        <w:t xml:space="preserve"> </w:t>
      </w:r>
      <w:r>
        <w:rPr>
          <w:sz w:val="24"/>
          <w:lang w:val="en-US"/>
        </w:rPr>
        <w:t>imperfecto</w:t>
      </w:r>
      <w:r>
        <w:rPr>
          <w:sz w:val="24"/>
        </w:rPr>
        <w:t xml:space="preserve"> выступает в речи и как </w:t>
      </w:r>
      <w:r>
        <w:rPr>
          <w:spacing w:val="20"/>
          <w:sz w:val="24"/>
        </w:rPr>
        <w:t>абсолютное</w:t>
      </w:r>
      <w:r>
        <w:rPr>
          <w:sz w:val="24"/>
        </w:rPr>
        <w:t xml:space="preserve"> вре</w:t>
        <w:softHyphen/>
        <w:t>мя. В этих случаях оно употребляется:</w:t>
      </w:r>
    </w:p>
    <w:p>
      <w:pPr>
        <w:pStyle w:val="Normal1"/>
        <w:spacing w:lineRule="auto" w:line="240"/>
        <w:ind w:firstLine="284" w:end="0"/>
        <w:rPr>
          <w:sz w:val="24"/>
        </w:rPr>
      </w:pPr>
      <w:r>
        <w:rPr>
          <w:sz w:val="24"/>
        </w:rPr>
        <w:t>1) при описании различных фактов действительности и выража</w:t>
        <w:softHyphen/>
        <w:t>ет длительное состояние или действие, свойственные постоянно чему-либо или кому-либо как в прошлом, так и в настоящем, В таких случаях передается внепредельная длительность, не ограничен</w:t>
        <w:softHyphen/>
        <w:t>ная определенными временными рамками:</w:t>
      </w:r>
    </w:p>
    <w:p>
      <w:pPr>
        <w:pStyle w:val="Normal1"/>
        <w:spacing w:lineRule="auto" w:line="240"/>
        <w:ind w:firstLine="284" w:end="0"/>
        <w:rPr/>
      </w:pPr>
      <w:r>
        <w:rPr>
          <w:sz w:val="24"/>
          <w:lang w:val="en-US"/>
        </w:rPr>
        <w:t>Una</w:t>
      </w:r>
      <w:r>
        <w:rPr>
          <w:sz w:val="24"/>
        </w:rPr>
        <w:t xml:space="preserve"> </w:t>
      </w:r>
      <w:r>
        <w:rPr>
          <w:sz w:val="24"/>
          <w:lang w:val="en-US"/>
        </w:rPr>
        <w:t>alta</w:t>
      </w:r>
      <w:r>
        <w:rPr>
          <w:sz w:val="24"/>
        </w:rPr>
        <w:t xml:space="preserve"> </w:t>
      </w:r>
      <w:r>
        <w:rPr>
          <w:sz w:val="24"/>
          <w:lang w:val="en-US"/>
        </w:rPr>
        <w:t>monta</w:t>
      </w:r>
      <w:r>
        <w:rPr>
          <w:sz w:val="24"/>
        </w:rPr>
        <w:t>ñ</w:t>
      </w:r>
      <w:r>
        <w:rPr>
          <w:sz w:val="24"/>
          <w:lang w:val="en-US"/>
        </w:rPr>
        <w:t>a</w:t>
      </w:r>
      <w:r>
        <w:rPr>
          <w:sz w:val="24"/>
        </w:rPr>
        <w:t xml:space="preserve"> </w:t>
      </w:r>
      <w:r>
        <w:rPr>
          <w:i/>
          <w:iCs/>
          <w:sz w:val="24"/>
          <w:lang w:val="en-US"/>
        </w:rPr>
        <w:t>se</w:t>
      </w:r>
      <w:r>
        <w:rPr>
          <w:i/>
          <w:iCs/>
          <w:sz w:val="24"/>
        </w:rPr>
        <w:t xml:space="preserve"> </w:t>
      </w:r>
      <w:r>
        <w:rPr>
          <w:i/>
          <w:iCs/>
          <w:sz w:val="24"/>
          <w:lang w:val="en-US"/>
        </w:rPr>
        <w:t>elevaba</w:t>
      </w:r>
      <w:r>
        <w:rPr>
          <w:sz w:val="24"/>
        </w:rPr>
        <w:t xml:space="preserve"> </w:t>
      </w:r>
      <w:r>
        <w:rPr>
          <w:sz w:val="24"/>
          <w:lang w:val="en-US"/>
        </w:rPr>
        <w:t>a</w:t>
      </w:r>
      <w:r>
        <w:rPr>
          <w:sz w:val="24"/>
        </w:rPr>
        <w:t xml:space="preserve"> </w:t>
      </w:r>
      <w:r>
        <w:rPr>
          <w:sz w:val="24"/>
          <w:lang w:val="en-US"/>
        </w:rPr>
        <w:t>lo</w:t>
      </w:r>
      <w:r>
        <w:rPr>
          <w:sz w:val="24"/>
        </w:rPr>
        <w:t xml:space="preserve">                      Вдалеке возвышалась высокая гора.</w:t>
      </w:r>
    </w:p>
    <w:p>
      <w:pPr>
        <w:pStyle w:val="Normal1"/>
        <w:spacing w:lineRule="auto" w:line="240"/>
        <w:ind w:firstLine="709" w:end="0"/>
        <w:rPr/>
      </w:pPr>
      <w:r>
        <w:rPr>
          <w:sz w:val="24"/>
          <w:lang w:val="en-US"/>
        </w:rPr>
        <w:t>lejos</w:t>
      </w:r>
      <w:r>
        <w:rPr>
          <w:sz w:val="24"/>
        </w:rPr>
        <w:t xml:space="preserve">. </w:t>
      </w:r>
    </w:p>
    <w:p>
      <w:pPr>
        <w:pStyle w:val="Normal1"/>
        <w:spacing w:lineRule="auto" w:line="240"/>
        <w:ind w:firstLine="284" w:end="0"/>
        <w:rPr>
          <w:sz w:val="24"/>
        </w:rPr>
      </w:pPr>
      <w:r>
        <w:rPr>
          <w:sz w:val="24"/>
        </w:rPr>
        <w:t>2) для выражения повторной длительности, указывающей на привычное, регулярно выполняемое действие в прошлом: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Mi padre </w:t>
      </w:r>
      <w:r>
        <w:rPr>
          <w:i/>
          <w:iCs/>
          <w:sz w:val="24"/>
          <w:lang w:val="en-US"/>
        </w:rPr>
        <w:t>fumaba</w:t>
      </w:r>
      <w:r>
        <w:rPr>
          <w:sz w:val="24"/>
          <w:lang w:val="en-US"/>
        </w:rPr>
        <w:t xml:space="preserve"> mucho.                                  </w:t>
      </w:r>
      <w:r>
        <w:rPr>
          <w:sz w:val="24"/>
        </w:rPr>
        <w:t xml:space="preserve">Мой отец много курил. </w:t>
      </w:r>
    </w:p>
    <w:p>
      <w:pPr>
        <w:pStyle w:val="Normal1"/>
        <w:spacing w:lineRule="auto" w:line="240"/>
        <w:ind w:firstLine="284" w:end="0"/>
        <w:rPr/>
      </w:pPr>
      <w:r>
        <w:rPr>
          <w:sz w:val="24"/>
          <w:lang w:val="en-US"/>
        </w:rPr>
        <w:t xml:space="preserve">Laisa </w:t>
      </w:r>
      <w:r>
        <w:rPr>
          <w:i/>
          <w:iCs/>
          <w:sz w:val="24"/>
          <w:lang w:val="en-US"/>
        </w:rPr>
        <w:t>lloraba</w:t>
      </w:r>
      <w:r>
        <w:rPr>
          <w:sz w:val="24"/>
          <w:lang w:val="en-US"/>
        </w:rPr>
        <w:t xml:space="preserve"> </w:t>
      </w:r>
      <w:r>
        <w:rPr>
          <w:sz w:val="24"/>
        </w:rPr>
        <w:t>рог</w:t>
      </w:r>
      <w:r>
        <w:rPr>
          <w:sz w:val="24"/>
          <w:lang w:val="en-US"/>
        </w:rPr>
        <w:t xml:space="preserve"> cualquier motive.                  </w:t>
      </w:r>
      <w:r>
        <w:rPr>
          <w:sz w:val="24"/>
        </w:rPr>
        <w:t xml:space="preserve">Луиса плакала по любому поводу. </w:t>
      </w:r>
    </w:p>
    <w:p>
      <w:pPr>
        <w:pStyle w:val="Normal1"/>
        <w:spacing w:lineRule="auto" w:line="240"/>
        <w:ind w:firstLine="284" w:end="0"/>
        <w:rPr/>
      </w:pPr>
      <w:r>
        <w:rPr>
          <w:sz w:val="24"/>
          <w:lang w:val="en-US"/>
        </w:rPr>
        <w:t>Cada</w:t>
      </w:r>
      <w:r>
        <w:rPr>
          <w:sz w:val="24"/>
        </w:rPr>
        <w:t xml:space="preserve"> </w:t>
      </w:r>
      <w:r>
        <w:rPr>
          <w:sz w:val="24"/>
          <w:lang w:val="en-US"/>
        </w:rPr>
        <w:t>d</w:t>
      </w:r>
      <w:r>
        <w:rPr>
          <w:sz w:val="24"/>
        </w:rPr>
        <w:t>í</w:t>
      </w:r>
      <w:r>
        <w:rPr>
          <w:sz w:val="24"/>
          <w:lang w:val="en-US"/>
        </w:rPr>
        <w:t>a</w:t>
      </w:r>
      <w:r>
        <w:rPr>
          <w:sz w:val="24"/>
        </w:rPr>
        <w:t xml:space="preserve"> </w:t>
      </w:r>
      <w:r>
        <w:rPr>
          <w:sz w:val="24"/>
          <w:lang w:val="en-US"/>
        </w:rPr>
        <w:t>Ie</w:t>
      </w:r>
      <w:r>
        <w:rPr>
          <w:sz w:val="24"/>
        </w:rPr>
        <w:t xml:space="preserve"> </w:t>
      </w:r>
      <w:r>
        <w:rPr>
          <w:i/>
          <w:iCs/>
          <w:sz w:val="24"/>
          <w:lang w:val="en-US"/>
        </w:rPr>
        <w:t>limpiaba</w:t>
      </w:r>
      <w:r>
        <w:rPr>
          <w:sz w:val="24"/>
        </w:rPr>
        <w:t xml:space="preserve"> </w:t>
      </w:r>
      <w:r>
        <w:rPr>
          <w:sz w:val="24"/>
          <w:lang w:val="en-US"/>
        </w:rPr>
        <w:t>las</w:t>
      </w:r>
      <w:r>
        <w:rPr>
          <w:sz w:val="24"/>
        </w:rPr>
        <w:t xml:space="preserve"> </w:t>
      </w:r>
      <w:r>
        <w:rPr>
          <w:sz w:val="24"/>
          <w:lang w:val="en-US"/>
        </w:rPr>
        <w:t>heridas</w:t>
      </w:r>
      <w:r>
        <w:rPr>
          <w:sz w:val="24"/>
        </w:rPr>
        <w:t xml:space="preserve"> у                    Каждый день я очищал ему раны </w:t>
      </w:r>
    </w:p>
    <w:p>
      <w:pPr>
        <w:pStyle w:val="Normal1"/>
        <w:spacing w:lineRule="auto" w:line="240"/>
        <w:ind w:firstLine="709" w:end="0"/>
        <w:rPr/>
      </w:pPr>
      <w:r>
        <w:rPr>
          <w:sz w:val="24"/>
          <w:lang w:val="en-US"/>
        </w:rPr>
        <w:t xml:space="preserve">le </w:t>
      </w:r>
      <w:r>
        <w:rPr>
          <w:i/>
          <w:iCs/>
          <w:sz w:val="24"/>
          <w:lang w:val="en-US"/>
        </w:rPr>
        <w:t>daba</w:t>
      </w:r>
      <w:r>
        <w:rPr>
          <w:sz w:val="24"/>
          <w:lang w:val="en-US"/>
        </w:rPr>
        <w:t xml:space="preserve"> de comer. </w:t>
      </w:r>
      <w:r>
        <w:rPr>
          <w:sz w:val="24"/>
        </w:rPr>
        <w:t>(</w:t>
      </w:r>
      <w:r>
        <w:rPr>
          <w:sz w:val="24"/>
          <w:lang w:val="en-US"/>
        </w:rPr>
        <w:t>J</w:t>
      </w:r>
      <w:r>
        <w:rPr>
          <w:sz w:val="24"/>
        </w:rPr>
        <w:t xml:space="preserve">. </w:t>
      </w:r>
      <w:r>
        <w:rPr>
          <w:sz w:val="24"/>
          <w:lang w:val="en-US"/>
        </w:rPr>
        <w:t>G</w:t>
      </w:r>
      <w:r>
        <w:rPr>
          <w:lang w:val="en-US"/>
        </w:rPr>
        <w:t>OYTISOLO</w:t>
      </w:r>
      <w:r>
        <w:rPr>
          <w:sz w:val="24"/>
        </w:rPr>
        <w:t>)                 и давал еду.</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Об употреблении </w:t>
      </w:r>
      <w:r>
        <w:rPr>
          <w:sz w:val="22"/>
          <w:lang w:val="en-US"/>
        </w:rPr>
        <w:t>pret</w:t>
      </w:r>
      <w:r>
        <w:rPr>
          <w:sz w:val="22"/>
        </w:rPr>
        <w:t>é</w:t>
      </w:r>
      <w:r>
        <w:rPr>
          <w:sz w:val="22"/>
          <w:lang w:val="en-US"/>
        </w:rPr>
        <w:t>rito</w:t>
      </w:r>
      <w:r>
        <w:rPr>
          <w:sz w:val="22"/>
        </w:rPr>
        <w:t xml:space="preserve"> </w:t>
      </w:r>
      <w:r>
        <w:rPr>
          <w:sz w:val="22"/>
          <w:lang w:val="en-US"/>
        </w:rPr>
        <w:t>imperfecto</w:t>
      </w:r>
      <w:r>
        <w:rPr>
          <w:sz w:val="22"/>
        </w:rPr>
        <w:t xml:space="preserve"> в косвенной речи см. § 105.</w:t>
      </w:r>
    </w:p>
    <w:p>
      <w:pPr>
        <w:pStyle w:val="Normal1"/>
        <w:spacing w:lineRule="auto" w:line="240"/>
        <w:ind w:firstLine="284" w:end="0"/>
        <w:rPr>
          <w:sz w:val="24"/>
        </w:rPr>
      </w:pPr>
      <w:r>
        <w:rPr>
          <w:sz w:val="24"/>
        </w:rPr>
      </w:r>
    </w:p>
    <w:p>
      <w:pPr>
        <w:pStyle w:val="Normal1"/>
        <w:spacing w:lineRule="auto" w:line="240"/>
        <w:ind w:firstLine="284" w:end="0"/>
        <w:rPr/>
      </w:pPr>
      <w:r>
        <w:rPr/>
        <w:t>Столь свойственная имперфекту повествовательно-опи</w:t>
        <w:softHyphen/>
        <w:t>сательная функция делает это время очень употребительным в ху</w:t>
        <w:softHyphen/>
        <w:t>дожественной речи при изображении происходящих событий, жан</w:t>
        <w:softHyphen/>
        <w:t>ровых сцен, картин природы, внешности и поведения героев и т.п.:</w:t>
      </w:r>
    </w:p>
    <w:tbl>
      <w:tblPr>
        <w:tblW w:w="10580" w:type="dxa"/>
        <w:jc w:val="start"/>
        <w:tblInd w:w="-39" w:type="dxa"/>
        <w:tblLayout w:type="fixed"/>
        <w:tblCellMar>
          <w:top w:w="0" w:type="dxa"/>
          <w:start w:w="108" w:type="dxa"/>
          <w:bottom w:w="0" w:type="dxa"/>
          <w:end w:w="108" w:type="dxa"/>
        </w:tblCellMar>
      </w:tblPr>
      <w:tblGrid>
        <w:gridCol w:w="5109"/>
        <w:gridCol w:w="5471"/>
      </w:tblGrid>
      <w:tr>
        <w:trPr>
          <w:trHeight w:val="5393" w:hRule="atLeast"/>
        </w:trPr>
        <w:tc>
          <w:tcPr>
            <w:tcW w:w="5109" w:type="dxa"/>
            <w:tcBorders/>
          </w:tcPr>
          <w:p>
            <w:pPr>
              <w:pStyle w:val="Normal1"/>
              <w:snapToGrid w:val="false"/>
              <w:spacing w:lineRule="auto" w:line="240"/>
              <w:ind w:start="147" w:end="0"/>
              <w:jc w:val="start"/>
              <w:rPr>
                <w:sz w:val="24"/>
                <w:lang w:val="en-US"/>
              </w:rPr>
            </w:pPr>
            <w:r>
              <w:rPr>
                <w:sz w:val="24"/>
                <w:lang w:val="en-US"/>
              </w:rPr>
            </w:r>
          </w:p>
          <w:p>
            <w:pPr>
              <w:pStyle w:val="Normal1"/>
              <w:spacing w:lineRule="auto" w:line="240"/>
              <w:ind w:start="147" w:end="0"/>
              <w:jc w:val="start"/>
              <w:rPr/>
            </w:pPr>
            <w:r>
              <w:rPr>
                <w:sz w:val="24"/>
                <w:lang w:val="en-US"/>
              </w:rPr>
              <w:t>Doñ</w:t>
            </w:r>
            <w:r>
              <w:rPr>
                <w:sz w:val="24"/>
              </w:rPr>
              <w:t>а</w:t>
            </w:r>
            <w:r>
              <w:rPr>
                <w:sz w:val="24"/>
                <w:lang w:val="en-US"/>
              </w:rPr>
              <w:t xml:space="preserve"> Antonia </w:t>
            </w:r>
            <w:r>
              <w:rPr>
                <w:i/>
                <w:iCs/>
                <w:sz w:val="24"/>
                <w:lang w:val="en-US"/>
              </w:rPr>
              <w:t>era</w:t>
            </w:r>
            <w:r>
              <w:rPr>
                <w:sz w:val="24"/>
                <w:lang w:val="en-US"/>
              </w:rPr>
              <w:t xml:space="preserve"> flaca, seca. </w:t>
            </w:r>
            <w:r>
              <w:rPr>
                <w:i/>
                <w:iCs/>
                <w:sz w:val="24"/>
                <w:lang w:val="en-US"/>
              </w:rPr>
              <w:t>Vest</w:t>
            </w:r>
            <w:r>
              <w:rPr>
                <w:i/>
                <w:iCs/>
                <w:sz w:val="24"/>
              </w:rPr>
              <w:t>í</w:t>
            </w:r>
            <w:r>
              <w:rPr>
                <w:i/>
                <w:iCs/>
                <w:sz w:val="24"/>
                <w:lang w:val="en-US"/>
              </w:rPr>
              <w:t>a</w:t>
            </w:r>
          </w:p>
          <w:p>
            <w:pPr>
              <w:pStyle w:val="Normal1"/>
              <w:spacing w:lineRule="auto" w:line="240"/>
              <w:ind w:firstLine="777" w:start="147" w:end="0"/>
              <w:rPr>
                <w:sz w:val="24"/>
                <w:lang w:val="en-US"/>
              </w:rPr>
            </w:pPr>
            <w:r>
              <w:rPr>
                <w:sz w:val="24"/>
                <w:lang w:val="en-US"/>
              </w:rPr>
              <w:t>siempre con el mismo traje.</w:t>
            </w:r>
          </w:p>
          <w:p>
            <w:pPr>
              <w:pStyle w:val="Normal1"/>
              <w:spacing w:lineRule="auto" w:line="240"/>
              <w:ind w:firstLine="777" w:start="147" w:end="0"/>
              <w:rPr/>
            </w:pPr>
            <w:r>
              <w:rPr>
                <w:i/>
                <w:iCs/>
                <w:sz w:val="24"/>
                <w:lang w:val="en-US"/>
              </w:rPr>
              <w:t>Se mostraba</w:t>
            </w:r>
            <w:r>
              <w:rPr>
                <w:sz w:val="24"/>
                <w:lang w:val="en-US"/>
              </w:rPr>
              <w:t xml:space="preserve"> muy fría, muy severa</w:t>
            </w:r>
          </w:p>
          <w:p>
            <w:pPr>
              <w:pStyle w:val="Normal1"/>
              <w:spacing w:lineRule="auto" w:line="240"/>
              <w:ind w:firstLine="777" w:start="147" w:end="0"/>
              <w:rPr/>
            </w:pPr>
            <w:r>
              <w:rPr>
                <w:sz w:val="24"/>
                <w:lang w:val="en-US"/>
              </w:rPr>
              <w:t xml:space="preserve">con todos. No </w:t>
            </w:r>
            <w:r>
              <w:rPr>
                <w:i/>
                <w:iCs/>
                <w:sz w:val="24"/>
                <w:lang w:val="en-US"/>
              </w:rPr>
              <w:t>tenía</w:t>
            </w:r>
          </w:p>
          <w:p>
            <w:pPr>
              <w:pStyle w:val="Normal1"/>
              <w:spacing w:lineRule="auto" w:line="240"/>
              <w:ind w:firstLine="777" w:start="147" w:end="0"/>
              <w:rPr>
                <w:sz w:val="24"/>
                <w:lang w:val="en-US"/>
              </w:rPr>
            </w:pPr>
            <w:r>
              <w:rPr>
                <w:sz w:val="24"/>
                <w:lang w:val="en-US"/>
              </w:rPr>
              <w:t>condescendencia más que para su</w:t>
            </w:r>
          </w:p>
          <w:p>
            <w:pPr>
              <w:pStyle w:val="Normal1"/>
              <w:spacing w:lineRule="auto" w:line="240"/>
              <w:ind w:firstLine="777" w:start="147" w:end="0"/>
              <w:rPr/>
            </w:pPr>
            <w:r>
              <w:rPr>
                <w:sz w:val="24"/>
                <w:lang w:val="en-US"/>
              </w:rPr>
              <w:t xml:space="preserve">hijo. </w:t>
            </w:r>
            <w:r>
              <w:rPr>
                <w:i/>
                <w:iCs/>
                <w:sz w:val="24"/>
                <w:lang w:val="en-US"/>
              </w:rPr>
              <w:t>Vivía</w:t>
            </w:r>
            <w:r>
              <w:rPr>
                <w:sz w:val="24"/>
                <w:lang w:val="en-US"/>
              </w:rPr>
              <w:t xml:space="preserve"> pensando en el</w:t>
            </w:r>
          </w:p>
          <w:p>
            <w:pPr>
              <w:pStyle w:val="Normal1"/>
              <w:spacing w:lineRule="auto" w:line="240"/>
              <w:ind w:firstLine="777" w:start="147" w:end="0"/>
              <w:rPr>
                <w:sz w:val="24"/>
                <w:lang w:val="en-US"/>
              </w:rPr>
            </w:pPr>
            <w:r>
              <w:rPr>
                <w:sz w:val="24"/>
                <w:lang w:val="en-US"/>
              </w:rPr>
              <w:t>en cumbramiento de Carlos...</w:t>
            </w:r>
          </w:p>
          <w:p>
            <w:pPr>
              <w:pStyle w:val="Normal1"/>
              <w:spacing w:lineRule="auto" w:line="240"/>
              <w:ind w:firstLine="777" w:start="147" w:end="0"/>
              <w:rPr/>
            </w:pPr>
            <w:r>
              <w:rPr>
                <w:sz w:val="24"/>
                <w:lang w:val="en-US"/>
              </w:rPr>
              <w:t xml:space="preserve">Cuando Carlos </w:t>
            </w:r>
            <w:r>
              <w:rPr>
                <w:i/>
                <w:iCs/>
                <w:sz w:val="24"/>
                <w:lang w:val="en-US"/>
              </w:rPr>
              <w:t>se quedaba</w:t>
            </w:r>
            <w:r>
              <w:rPr>
                <w:sz w:val="24"/>
                <w:lang w:val="en-US"/>
              </w:rPr>
              <w:t xml:space="preserve"> con</w:t>
            </w:r>
          </w:p>
          <w:p>
            <w:pPr>
              <w:pStyle w:val="Normal1"/>
              <w:spacing w:lineRule="auto" w:line="240"/>
              <w:ind w:firstLine="777" w:start="147" w:end="0"/>
              <w:rPr/>
            </w:pPr>
            <w:r>
              <w:rPr>
                <w:sz w:val="24"/>
                <w:lang w:val="en-US"/>
              </w:rPr>
              <w:t xml:space="preserve">su madre a solas </w:t>
            </w:r>
            <w:r>
              <w:rPr>
                <w:i/>
                <w:iCs/>
                <w:sz w:val="24"/>
                <w:lang w:val="en-US"/>
              </w:rPr>
              <w:t>hablaba</w:t>
            </w:r>
            <w:r>
              <w:rPr>
                <w:sz w:val="24"/>
                <w:lang w:val="en-US"/>
              </w:rPr>
              <w:t xml:space="preserve"> de su</w:t>
            </w:r>
          </w:p>
          <w:p>
            <w:pPr>
              <w:pStyle w:val="Normal1"/>
              <w:spacing w:lineRule="auto" w:line="240"/>
              <w:ind w:firstLine="777" w:start="147" w:end="0"/>
              <w:rPr/>
            </w:pPr>
            <w:r>
              <w:rPr>
                <w:sz w:val="24"/>
                <w:lang w:val="en-US"/>
              </w:rPr>
              <w:t xml:space="preserve">porvenir </w:t>
            </w:r>
            <w:r>
              <w:rPr>
                <w:sz w:val="24"/>
              </w:rPr>
              <w:t>у</w:t>
            </w:r>
            <w:r>
              <w:rPr>
                <w:sz w:val="24"/>
                <w:lang w:val="en-US"/>
              </w:rPr>
              <w:t xml:space="preserve"> de sus esperanzas.</w:t>
            </w:r>
          </w:p>
          <w:p>
            <w:pPr>
              <w:pStyle w:val="Normal1"/>
              <w:spacing w:lineRule="auto" w:line="240"/>
              <w:ind w:start="924" w:end="0"/>
              <w:rPr/>
            </w:pPr>
            <w:r>
              <w:rPr>
                <w:sz w:val="24"/>
                <w:lang w:val="en-US"/>
              </w:rPr>
              <w:t xml:space="preserve">Madre e hijo </w:t>
            </w:r>
            <w:r>
              <w:rPr>
                <w:i/>
                <w:iCs/>
                <w:sz w:val="24"/>
                <w:lang w:val="en-US"/>
              </w:rPr>
              <w:t>pensaban</w:t>
            </w:r>
            <w:r>
              <w:rPr>
                <w:sz w:val="24"/>
                <w:lang w:val="en-US"/>
              </w:rPr>
              <w:t xml:space="preserve">,   </w:t>
            </w:r>
            <w:r>
              <w:rPr>
                <w:i/>
                <w:iCs/>
                <w:sz w:val="24"/>
                <w:lang w:val="en-US"/>
              </w:rPr>
              <w:t>calculaban</w:t>
            </w:r>
            <w:r>
              <w:rPr>
                <w:sz w:val="24"/>
                <w:lang w:val="en-US"/>
              </w:rPr>
              <w:t xml:space="preserve">, </w:t>
            </w:r>
          </w:p>
          <w:p>
            <w:pPr>
              <w:pStyle w:val="Normal1"/>
              <w:spacing w:lineRule="auto" w:line="240"/>
              <w:ind w:start="924" w:end="0"/>
              <w:rPr/>
            </w:pPr>
            <w:r>
              <w:rPr>
                <w:i/>
                <w:iCs/>
                <w:sz w:val="24"/>
                <w:lang w:val="en-US"/>
              </w:rPr>
              <w:t>inventaban</w:t>
            </w:r>
            <w:r>
              <w:rPr>
                <w:sz w:val="24"/>
                <w:lang w:val="en-US"/>
              </w:rPr>
              <w:t xml:space="preserve"> mil </w:t>
            </w:r>
            <w:r>
              <w:rPr>
                <w:i/>
                <w:iCs/>
                <w:sz w:val="24"/>
                <w:lang w:val="en-US"/>
              </w:rPr>
              <w:t xml:space="preserve">cábalas </w:t>
            </w:r>
            <w:r>
              <w:rPr>
                <w:sz w:val="24"/>
              </w:rPr>
              <w:t>у</w:t>
            </w:r>
            <w:r>
              <w:rPr>
                <w:sz w:val="24"/>
                <w:lang w:val="en-US"/>
              </w:rPr>
              <w:t xml:space="preserve"> posibilidades. </w:t>
            </w:r>
          </w:p>
          <w:p>
            <w:pPr>
              <w:pStyle w:val="Normal1"/>
              <w:spacing w:lineRule="auto" w:line="240"/>
              <w:ind w:start="924" w:end="0"/>
              <w:rPr/>
            </w:pPr>
            <w:r>
              <w:rPr>
                <w:sz w:val="24"/>
                <w:lang w:val="en-US"/>
              </w:rPr>
              <w:t>(P</w:t>
            </w:r>
            <w:r>
              <w:rPr>
                <w:lang w:val="en-US"/>
              </w:rPr>
              <w:t>ÍO</w:t>
            </w:r>
            <w:r>
              <w:rPr>
                <w:sz w:val="24"/>
                <w:lang w:val="en-US"/>
              </w:rPr>
              <w:t xml:space="preserve"> B</w:t>
            </w:r>
            <w:r>
              <w:rPr>
                <w:lang w:val="en-US"/>
              </w:rPr>
              <w:t>AROJA</w:t>
            </w:r>
            <w:r>
              <w:rPr>
                <w:sz w:val="24"/>
                <w:lang w:val="en-US"/>
              </w:rPr>
              <w:t>)</w:t>
            </w:r>
          </w:p>
          <w:p>
            <w:pPr>
              <w:pStyle w:val="Normal1"/>
              <w:spacing w:lineRule="auto" w:line="240"/>
              <w:ind w:start="841" w:end="0"/>
              <w:jc w:val="start"/>
              <w:rPr>
                <w:sz w:val="24"/>
                <w:lang w:val="en-US"/>
              </w:rPr>
            </w:pPr>
            <w:r>
              <w:rPr>
                <w:sz w:val="24"/>
                <w:lang w:val="en-US"/>
              </w:rPr>
            </w:r>
          </w:p>
          <w:p>
            <w:pPr>
              <w:pStyle w:val="Normal1"/>
              <w:spacing w:lineRule="auto" w:line="240"/>
              <w:ind w:start="841" w:end="0"/>
              <w:jc w:val="start"/>
              <w:rPr>
                <w:sz w:val="24"/>
                <w:lang w:val="en-US"/>
              </w:rPr>
            </w:pPr>
            <w:r>
              <w:rPr>
                <w:sz w:val="24"/>
                <w:lang w:val="en-US"/>
              </w:rPr>
            </w:r>
          </w:p>
          <w:p>
            <w:pPr>
              <w:pStyle w:val="Normal1"/>
              <w:ind w:start="841" w:end="0"/>
              <w:jc w:val="start"/>
              <w:rPr>
                <w:sz w:val="24"/>
                <w:lang w:val="en-US"/>
              </w:rPr>
            </w:pPr>
            <w:r>
              <w:rPr>
                <w:sz w:val="24"/>
                <w:lang w:val="en-US"/>
              </w:rPr>
            </w:r>
          </w:p>
        </w:tc>
        <w:tc>
          <w:tcPr>
            <w:tcW w:w="5471" w:type="dxa"/>
            <w:tcBorders/>
          </w:tcPr>
          <w:p>
            <w:pPr>
              <w:pStyle w:val="Normal"/>
              <w:snapToGrid w:val="false"/>
              <w:rPr>
                <w:sz w:val="24"/>
                <w:lang w:val="en-US"/>
              </w:rPr>
            </w:pPr>
            <w:r>
              <w:rPr>
                <w:sz w:val="24"/>
                <w:lang w:val="en-US"/>
              </w:rPr>
            </w:r>
          </w:p>
          <w:p>
            <w:pPr>
              <w:pStyle w:val="Normal1"/>
              <w:spacing w:lineRule="auto" w:line="240"/>
              <w:ind w:hanging="653" w:start="653" w:end="0"/>
              <w:jc w:val="start"/>
              <w:rPr>
                <w:sz w:val="24"/>
              </w:rPr>
            </w:pPr>
            <w:r>
              <w:rPr>
                <w:sz w:val="24"/>
              </w:rPr>
              <w:t>Донья Антониа была тощей и суровой. Она всегда ходила в одном и том же платье. С людьми она держалась отчужденно</w:t>
            </w:r>
          </w:p>
          <w:p>
            <w:pPr>
              <w:pStyle w:val="2"/>
              <w:rPr/>
            </w:pPr>
            <w:r>
              <w:rPr>
                <w:lang w:val="en-US"/>
              </w:rPr>
              <w:t xml:space="preserve">           </w:t>
            </w:r>
            <w:r>
              <w:rPr/>
              <w:t>и холодно. Только к сыну она была благожелательна. Она жила надеждой на возвышение Карлоса... Когда Карлос оставался наедине с матерью, он говорил с нею о своем будущем и о своих надеждах. Мать и сын , обдумывали, обсуждали и ле</w:t>
              <w:softHyphen/>
              <w:t>леяли тысячи тайных замыслов и  возможностей</w:t>
            </w:r>
          </w:p>
          <w:p>
            <w:pPr>
              <w:pStyle w:val="Normal"/>
              <w:ind w:hanging="653" w:start="653" w:end="0"/>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1"/>
              <w:spacing w:lineRule="auto" w:line="240"/>
              <w:ind w:start="99" w:end="0"/>
              <w:jc w:val="start"/>
              <w:rPr>
                <w:sz w:val="24"/>
              </w:rPr>
            </w:pPr>
            <w:r>
              <w:rPr>
                <w:sz w:val="24"/>
              </w:rPr>
            </w:r>
          </w:p>
          <w:p>
            <w:pPr>
              <w:pStyle w:val="Normal"/>
              <w:rPr>
                <w:sz w:val="24"/>
              </w:rPr>
            </w:pPr>
            <w:r>
              <w:rPr>
                <w:sz w:val="24"/>
              </w:rPr>
            </w:r>
          </w:p>
          <w:p>
            <w:pPr>
              <w:pStyle w:val="Normal1"/>
              <w:jc w:val="start"/>
              <w:rPr>
                <w:sz w:val="24"/>
              </w:rPr>
            </w:pPr>
            <w:r>
              <w:rPr>
                <w:sz w:val="24"/>
              </w:rPr>
            </w:r>
          </w:p>
        </w:tc>
      </w:tr>
    </w:tbl>
    <w:p>
      <w:pPr>
        <w:pStyle w:val="Normal1"/>
        <w:spacing w:lineRule="auto" w:line="240"/>
        <w:ind w:start="694" w:end="0"/>
        <w:jc w:val="start"/>
        <w:rPr>
          <w:sz w:val="24"/>
        </w:rPr>
      </w:pPr>
      <w:r>
        <w:rPr>
          <w:sz w:val="24"/>
        </w:rPr>
      </w:r>
    </w:p>
    <w:p>
      <w:pPr>
        <w:pStyle w:val="Normal1"/>
        <w:spacing w:lineRule="auto" w:line="240"/>
        <w:ind w:start="694" w:end="0"/>
        <w:jc w:val="start"/>
        <w:rPr>
          <w:sz w:val="24"/>
        </w:rPr>
      </w:pPr>
      <w:r>
        <w:rPr>
          <w:sz w:val="24"/>
        </w:rPr>
        <w:t xml:space="preserve">     </w:t>
      </w:r>
    </w:p>
    <w:p>
      <w:pPr>
        <w:pStyle w:val="Normal1"/>
        <w:spacing w:lineRule="auto" w:line="240"/>
        <w:ind w:start="694" w:end="0"/>
        <w:jc w:val="start"/>
        <w:rPr>
          <w:sz w:val="24"/>
        </w:rPr>
      </w:pPr>
      <w:r>
        <w:rPr>
          <w:sz w:val="24"/>
        </w:rPr>
        <w:t xml:space="preserve">                                                                   </w:t>
      </w:r>
    </w:p>
    <w:p>
      <w:pPr>
        <w:pStyle w:val="Normal1"/>
        <w:spacing w:lineRule="auto" w:line="240"/>
        <w:ind w:firstLine="426" w:end="0"/>
        <w:jc w:val="start"/>
        <w:rPr/>
      </w:pPr>
      <w:r>
        <w:rPr>
          <w:sz w:val="24"/>
        </w:rPr>
        <w:t xml:space="preserve"> </w:t>
      </w:r>
      <w:r>
        <w:rPr>
          <w:sz w:val="24"/>
          <w:lang w:val="en-US"/>
        </w:rPr>
        <w:t>Pret</w:t>
      </w:r>
      <w:r>
        <w:rPr>
          <w:sz w:val="24"/>
        </w:rPr>
        <w:t>é</w:t>
      </w:r>
      <w:r>
        <w:rPr>
          <w:sz w:val="24"/>
          <w:lang w:val="en-US"/>
        </w:rPr>
        <w:t>rito</w:t>
      </w:r>
      <w:r>
        <w:rPr>
          <w:sz w:val="24"/>
        </w:rPr>
        <w:t xml:space="preserve"> </w:t>
      </w:r>
      <w:r>
        <w:rPr>
          <w:sz w:val="24"/>
          <w:lang w:val="en-US"/>
        </w:rPr>
        <w:t>imperfecto</w:t>
      </w:r>
      <w:r>
        <w:rPr>
          <w:sz w:val="24"/>
        </w:rPr>
        <w:t>, указывая на несовершенность действия, обычно переводится на русский язык глаголами несовершенного вида. У испанского имперфекта выработалось несколько переносных значений. Укажем лишь на некоторые из них. В определенных контекст</w:t>
      </w:r>
      <w:r>
        <w:rPr>
          <w:sz w:val="24"/>
          <w:lang w:val="en-US"/>
        </w:rPr>
        <w:t>ax</w:t>
      </w:r>
      <w:r>
        <w:rPr>
          <w:sz w:val="24"/>
        </w:rPr>
        <w:t xml:space="preserve"> имперфект может:</w:t>
      </w:r>
    </w:p>
    <w:p>
      <w:pPr>
        <w:pStyle w:val="Normal1"/>
        <w:spacing w:lineRule="auto" w:line="240"/>
        <w:ind w:firstLine="284" w:end="0"/>
        <w:rPr/>
      </w:pPr>
      <w:r>
        <w:rPr>
          <w:sz w:val="24"/>
        </w:rPr>
        <w:t xml:space="preserve">а) выражать ограниченное (завершенное) действие. Такое употребление иногда называют </w:t>
      </w:r>
      <w:r>
        <w:rPr>
          <w:b/>
          <w:sz w:val="24"/>
          <w:lang w:val="en-US"/>
        </w:rPr>
        <w:t>imperfecto</w:t>
      </w:r>
      <w:r>
        <w:rPr>
          <w:b/>
          <w:sz w:val="24"/>
        </w:rPr>
        <w:t xml:space="preserve"> </w:t>
      </w:r>
      <w:r>
        <w:rPr>
          <w:b/>
          <w:sz w:val="24"/>
          <w:lang w:val="en-US"/>
        </w:rPr>
        <w:t>estil</w:t>
      </w:r>
      <w:r>
        <w:rPr>
          <w:b/>
          <w:sz w:val="24"/>
        </w:rPr>
        <w:t>í</w:t>
      </w:r>
      <w:r>
        <w:rPr>
          <w:b/>
          <w:sz w:val="24"/>
          <w:lang w:val="en-US"/>
        </w:rPr>
        <w:t>stico</w:t>
      </w:r>
      <w:r>
        <w:rPr>
          <w:b/>
          <w:sz w:val="24"/>
        </w:rPr>
        <w:t xml:space="preserve"> </w:t>
      </w:r>
      <w:r>
        <w:rPr>
          <w:b/>
          <w:sz w:val="24"/>
          <w:lang w:val="en-US"/>
        </w:rPr>
        <w:t>o</w:t>
      </w:r>
      <w:r>
        <w:rPr>
          <w:b/>
          <w:sz w:val="24"/>
        </w:rPr>
        <w:t xml:space="preserve"> </w:t>
      </w:r>
      <w:r>
        <w:rPr>
          <w:b/>
          <w:sz w:val="24"/>
          <w:lang w:val="en-US"/>
        </w:rPr>
        <w:t>pintoresco</w:t>
      </w:r>
      <w:r>
        <w:rPr>
          <w:b/>
          <w:sz w:val="24"/>
        </w:rPr>
        <w:t>:</w:t>
      </w:r>
    </w:p>
    <w:p>
      <w:pPr>
        <w:pStyle w:val="Normal1"/>
        <w:spacing w:lineRule="auto" w:line="240"/>
        <w:ind w:firstLine="284" w:end="0"/>
        <w:rPr>
          <w:b/>
          <w:sz w:val="24"/>
        </w:rPr>
      </w:pPr>
      <w:r>
        <w:rPr>
          <w:b/>
          <w:sz w:val="24"/>
        </w:rPr>
      </w:r>
    </w:p>
    <w:p>
      <w:pPr>
        <w:pStyle w:val="Normal1"/>
        <w:spacing w:lineRule="auto" w:line="240"/>
        <w:ind w:firstLine="284" w:end="0"/>
        <w:rPr/>
      </w:pPr>
      <w:r>
        <w:rPr>
          <w:sz w:val="24"/>
          <w:lang w:val="en-US"/>
        </w:rPr>
        <w:t>Yo</w:t>
      </w:r>
      <w:r>
        <w:rPr>
          <w:sz w:val="24"/>
        </w:rPr>
        <w:t xml:space="preserve"> </w:t>
      </w:r>
      <w:r>
        <w:rPr>
          <w:i/>
          <w:iCs/>
          <w:sz w:val="24"/>
          <w:lang w:val="en-US"/>
        </w:rPr>
        <w:t>llegaba</w:t>
      </w:r>
      <w:r>
        <w:rPr>
          <w:sz w:val="24"/>
        </w:rPr>
        <w:t xml:space="preserve"> </w:t>
      </w:r>
      <w:r>
        <w:rPr>
          <w:sz w:val="24"/>
          <w:lang w:val="en-US"/>
        </w:rPr>
        <w:t>a</w:t>
      </w:r>
      <w:r>
        <w:rPr>
          <w:sz w:val="24"/>
        </w:rPr>
        <w:t xml:space="preserve"> </w:t>
      </w:r>
      <w:r>
        <w:rPr>
          <w:sz w:val="24"/>
          <w:lang w:val="en-US"/>
        </w:rPr>
        <w:t>Paris</w:t>
      </w:r>
      <w:r>
        <w:rPr>
          <w:sz w:val="24"/>
        </w:rPr>
        <w:t xml:space="preserve"> </w:t>
      </w:r>
      <w:r>
        <w:rPr>
          <w:sz w:val="24"/>
          <w:lang w:val="en-US"/>
        </w:rPr>
        <w:t>el</w:t>
      </w:r>
      <w:r>
        <w:rPr>
          <w:sz w:val="24"/>
        </w:rPr>
        <w:t xml:space="preserve"> 15 </w:t>
      </w:r>
      <w:r>
        <w:rPr>
          <w:sz w:val="24"/>
          <w:lang w:val="en-US"/>
        </w:rPr>
        <w:t>dejulio</w:t>
      </w:r>
      <w:r>
        <w:rPr>
          <w:sz w:val="24"/>
        </w:rPr>
        <w:t xml:space="preserve">                    Я приехал в Париж 15 июля, а </w:t>
      </w:r>
    </w:p>
    <w:p>
      <w:pPr>
        <w:pStyle w:val="Normal1"/>
        <w:spacing w:lineRule="auto" w:line="240"/>
        <w:ind w:firstLine="709" w:end="0"/>
        <w:rPr/>
      </w:pPr>
      <w:r>
        <w:rPr>
          <w:sz w:val="24"/>
        </w:rPr>
        <w:t xml:space="preserve"> </w:t>
      </w:r>
      <w:r>
        <w:rPr>
          <w:sz w:val="24"/>
          <w:lang w:val="en-US"/>
        </w:rPr>
        <w:t xml:space="preserve">el 18 </w:t>
      </w:r>
      <w:r>
        <w:rPr>
          <w:i/>
          <w:iCs/>
          <w:sz w:val="24"/>
          <w:lang w:val="en-US"/>
        </w:rPr>
        <w:t>estallaba</w:t>
      </w:r>
      <w:r>
        <w:rPr>
          <w:sz w:val="24"/>
          <w:lang w:val="en-US"/>
        </w:rPr>
        <w:t xml:space="preserve"> la guerra.                            </w:t>
      </w:r>
      <w:r>
        <w:rPr>
          <w:sz w:val="24"/>
        </w:rPr>
        <w:t xml:space="preserve">18 началась война. </w:t>
      </w:r>
    </w:p>
    <w:p>
      <w:pPr>
        <w:pStyle w:val="Normal1"/>
        <w:spacing w:lineRule="auto" w:line="240"/>
        <w:ind w:firstLine="709" w:end="0"/>
        <w:rPr/>
      </w:pPr>
      <w:r>
        <w:rPr>
          <w:sz w:val="24"/>
        </w:rPr>
        <w:t xml:space="preserve"> </w:t>
      </w:r>
      <w:r>
        <w:rPr>
          <w:sz w:val="24"/>
        </w:rPr>
        <w:t xml:space="preserve">(М. </w:t>
      </w:r>
      <w:r>
        <w:rPr>
          <w:sz w:val="24"/>
          <w:lang w:val="en-US"/>
        </w:rPr>
        <w:t>M</w:t>
      </w:r>
      <w:r>
        <w:rPr>
          <w:lang w:val="en-US"/>
        </w:rPr>
        <w:t>OLINER</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б) стать своеобразной формой вежливости и передавать модальный оттенок сомнения и колебания, необходимый для смягчения какого-либо утверждения или пожелания:</w:t>
      </w:r>
    </w:p>
    <w:p>
      <w:pPr>
        <w:pStyle w:val="Normal1"/>
        <w:spacing w:lineRule="auto" w:line="240"/>
        <w:ind w:firstLine="284" w:end="0"/>
        <w:rPr>
          <w:i/>
          <w:i/>
          <w:iCs/>
          <w:sz w:val="24"/>
        </w:rPr>
      </w:pPr>
      <w:r>
        <w:rPr>
          <w:i/>
          <w:iCs/>
          <w:sz w:val="24"/>
        </w:rPr>
      </w:r>
    </w:p>
    <w:p>
      <w:pPr>
        <w:pStyle w:val="Normal1"/>
        <w:spacing w:lineRule="auto" w:line="240"/>
        <w:ind w:firstLine="284" w:end="0"/>
        <w:rPr/>
      </w:pPr>
      <w:r>
        <w:rPr>
          <w:i/>
          <w:iCs/>
          <w:sz w:val="24"/>
          <w:lang w:val="en-US"/>
        </w:rPr>
        <w:t>Te traía</w:t>
      </w:r>
      <w:r>
        <w:rPr>
          <w:sz w:val="24"/>
          <w:lang w:val="en-US"/>
        </w:rPr>
        <w:t xml:space="preserve"> estos libros para ti.                          </w:t>
      </w:r>
      <w:r>
        <w:rPr>
          <w:sz w:val="24"/>
        </w:rPr>
        <w:t xml:space="preserve">Я принес эти книги тебе. </w:t>
      </w:r>
    </w:p>
    <w:p>
      <w:pPr>
        <w:pStyle w:val="Normal1"/>
        <w:spacing w:lineRule="auto" w:line="240"/>
        <w:ind w:firstLine="284" w:end="0"/>
        <w:rPr/>
      </w:pPr>
      <w:r>
        <w:rPr>
          <w:sz w:val="24"/>
          <w:lang w:val="en-US"/>
        </w:rPr>
        <w:t xml:space="preserve">¿Me </w:t>
      </w:r>
      <w:r>
        <w:rPr>
          <w:i/>
          <w:iCs/>
          <w:sz w:val="24"/>
          <w:lang w:val="en-US"/>
        </w:rPr>
        <w:t>decía</w:t>
      </w:r>
      <w:r>
        <w:rPr>
          <w:sz w:val="24"/>
          <w:lang w:val="en-US"/>
        </w:rPr>
        <w:t xml:space="preserve"> usted algo?                                  </w:t>
      </w:r>
      <w:r>
        <w:rPr>
          <w:sz w:val="24"/>
        </w:rPr>
        <w:t xml:space="preserve">Вы мне что-то сказали (говорите)? </w:t>
      </w:r>
    </w:p>
    <w:p>
      <w:pPr>
        <w:pStyle w:val="Normal1"/>
        <w:spacing w:lineRule="auto" w:line="240"/>
        <w:ind w:firstLine="284" w:end="0"/>
        <w:rPr/>
      </w:pPr>
      <w:r>
        <w:rPr>
          <w:i/>
          <w:iCs/>
          <w:sz w:val="24"/>
          <w:lang w:val="en-US"/>
        </w:rPr>
        <w:t>Quería</w:t>
      </w:r>
      <w:r>
        <w:rPr>
          <w:sz w:val="24"/>
          <w:lang w:val="en-US"/>
        </w:rPr>
        <w:t xml:space="preserve"> rogarle que me escuchara.                </w:t>
      </w:r>
      <w:r>
        <w:rPr>
          <w:sz w:val="24"/>
        </w:rPr>
        <w:t>Я хочу просить вас выслушать меня.</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В подобных случаях </w:t>
      </w:r>
      <w:r>
        <w:rPr>
          <w:sz w:val="24"/>
          <w:lang w:val="en-US"/>
        </w:rPr>
        <w:t>imperfecto</w:t>
      </w:r>
      <w:r>
        <w:rPr>
          <w:sz w:val="24"/>
        </w:rPr>
        <w:t xml:space="preserve"> заменяет </w:t>
      </w:r>
      <w:r>
        <w:rPr>
          <w:sz w:val="24"/>
          <w:lang w:val="en-US"/>
        </w:rPr>
        <w:t>presente</w:t>
      </w:r>
      <w:r>
        <w:rPr>
          <w:sz w:val="24"/>
        </w:rPr>
        <w:t xml:space="preserve"> и </w:t>
      </w:r>
      <w:r>
        <w:rPr>
          <w:sz w:val="24"/>
          <w:lang w:val="en-US"/>
        </w:rPr>
        <w:t>pret</w:t>
      </w:r>
      <w:r>
        <w:rPr>
          <w:sz w:val="24"/>
        </w:rPr>
        <w:t>é</w:t>
      </w:r>
      <w:r>
        <w:rPr>
          <w:sz w:val="24"/>
          <w:lang w:val="en-US"/>
        </w:rPr>
        <w:t>rito</w:t>
      </w:r>
      <w:r>
        <w:rPr>
          <w:sz w:val="24"/>
        </w:rPr>
        <w:t xml:space="preserve"> </w:t>
      </w:r>
      <w:r>
        <w:rPr>
          <w:sz w:val="24"/>
          <w:lang w:val="en-US"/>
        </w:rPr>
        <w:t>perfecto</w:t>
      </w:r>
    </w:p>
    <w:p>
      <w:pPr>
        <w:pStyle w:val="Normal1"/>
        <w:spacing w:lineRule="auto" w:line="240"/>
        <w:ind w:firstLine="284" w:end="0"/>
        <w:rPr>
          <w:sz w:val="24"/>
        </w:rPr>
      </w:pPr>
      <w:r>
        <w:rPr>
          <w:sz w:val="24"/>
        </w:rPr>
        <w:t>в) замещать формы условною наклонения, в условных предложениях:</w:t>
      </w:r>
    </w:p>
    <w:p>
      <w:pPr>
        <w:pStyle w:val="Normal1"/>
        <w:spacing w:lineRule="auto" w:line="240"/>
        <w:ind w:firstLine="284" w:end="0"/>
        <w:rPr/>
      </w:pPr>
      <w:r>
        <w:rPr>
          <w:sz w:val="24"/>
          <w:lang w:val="en-US"/>
        </w:rPr>
        <w:t>Si</w:t>
      </w:r>
      <w:r>
        <w:rPr>
          <w:sz w:val="24"/>
        </w:rPr>
        <w:t xml:space="preserve"> </w:t>
      </w:r>
      <w:r>
        <w:rPr>
          <w:sz w:val="24"/>
          <w:lang w:val="en-US"/>
        </w:rPr>
        <w:t>tuviera</w:t>
      </w:r>
      <w:r>
        <w:rPr>
          <w:sz w:val="24"/>
        </w:rPr>
        <w:t xml:space="preserve"> </w:t>
      </w:r>
      <w:r>
        <w:rPr>
          <w:sz w:val="24"/>
          <w:lang w:val="en-US"/>
        </w:rPr>
        <w:t>posibilidad</w:t>
      </w:r>
      <w:r>
        <w:rPr>
          <w:sz w:val="24"/>
        </w:rPr>
        <w:t xml:space="preserve">, </w:t>
      </w:r>
      <w:r>
        <w:rPr>
          <w:i/>
          <w:iCs/>
          <w:sz w:val="24"/>
          <w:lang w:val="en-US"/>
        </w:rPr>
        <w:t>me</w:t>
      </w:r>
      <w:r>
        <w:rPr>
          <w:i/>
          <w:iCs/>
          <w:sz w:val="24"/>
        </w:rPr>
        <w:t xml:space="preserve"> </w:t>
      </w:r>
      <w:r>
        <w:rPr>
          <w:i/>
          <w:iCs/>
          <w:sz w:val="24"/>
          <w:lang w:val="en-US"/>
        </w:rPr>
        <w:t>iba</w:t>
      </w:r>
      <w:r>
        <w:rPr>
          <w:sz w:val="24"/>
        </w:rPr>
        <w:t xml:space="preserve"> (= </w:t>
      </w:r>
      <w:r>
        <w:rPr>
          <w:sz w:val="24"/>
          <w:lang w:val="en-US"/>
        </w:rPr>
        <w:t>me</w:t>
      </w:r>
      <w:r>
        <w:rPr>
          <w:sz w:val="24"/>
        </w:rPr>
        <w:t xml:space="preserve">             Если бы у меня была возможность, я ушел бы домой.</w:t>
      </w:r>
    </w:p>
    <w:p>
      <w:pPr>
        <w:pStyle w:val="Normal1"/>
        <w:spacing w:lineRule="auto" w:line="240"/>
        <w:ind w:firstLine="709" w:end="0"/>
        <w:rPr>
          <w:sz w:val="24"/>
          <w:lang w:val="en-US"/>
        </w:rPr>
      </w:pPr>
      <w:r>
        <w:rPr>
          <w:sz w:val="24"/>
          <w:lang w:val="en-US"/>
        </w:rPr>
        <w:t xml:space="preserve">íria) a casa.                      </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r>
    </w:p>
    <w:p>
      <w:pPr>
        <w:pStyle w:val="FR4"/>
        <w:ind w:firstLine="284" w:end="0"/>
        <w:jc w:val="center"/>
        <w:rPr>
          <w:rFonts w:ascii="Times New Roman" w:hAnsi="Times New Roman" w:cs="Times New Roman"/>
          <w:i/>
          <w:i/>
          <w:sz w:val="24"/>
        </w:rPr>
      </w:pPr>
      <w:r>
        <w:rPr>
          <w:rFonts w:cs="Times New Roman" w:ascii="Times New Roman" w:hAnsi="Times New Roman"/>
          <w:i/>
          <w:sz w:val="24"/>
        </w:rPr>
        <w:t xml:space="preserve">3. </w:t>
      </w:r>
      <w:r>
        <w:rPr>
          <w:rFonts w:cs="Times New Roman" w:ascii="Times New Roman" w:hAnsi="Times New Roman"/>
          <w:i/>
          <w:sz w:val="24"/>
          <w:lang w:val="en-US"/>
        </w:rPr>
        <w:t>Pretérito</w:t>
      </w:r>
      <w:r>
        <w:rPr>
          <w:rFonts w:cs="Times New Roman" w:ascii="Times New Roman" w:hAnsi="Times New Roman"/>
          <w:i/>
          <w:sz w:val="24"/>
        </w:rPr>
        <w:t xml:space="preserve"> </w:t>
      </w:r>
      <w:r>
        <w:rPr>
          <w:rFonts w:cs="Times New Roman" w:ascii="Times New Roman" w:hAnsi="Times New Roman"/>
          <w:i/>
          <w:sz w:val="24"/>
          <w:lang w:val="en-US"/>
        </w:rPr>
        <w:t>indefinido</w:t>
      </w:r>
    </w:p>
    <w:p>
      <w:pPr>
        <w:pStyle w:val="Normal1"/>
        <w:spacing w:lineRule="auto" w:line="240"/>
        <w:ind w:firstLine="284" w:end="0"/>
        <w:rPr>
          <w:rFonts w:ascii="Times New Roman" w:hAnsi="Times New Roman" w:cs="Times New Roman"/>
          <w:i/>
          <w:i/>
          <w:sz w:val="24"/>
        </w:rPr>
      </w:pPr>
      <w:r>
        <w:rPr>
          <w:rFonts w:cs="Times New Roman"/>
          <w:i/>
          <w:sz w:val="24"/>
        </w:rPr>
      </w:r>
    </w:p>
    <w:p>
      <w:pPr>
        <w:pStyle w:val="Normal1"/>
        <w:spacing w:lineRule="auto" w:line="240"/>
        <w:ind w:firstLine="284" w:end="0"/>
        <w:rPr/>
      </w:pPr>
      <w:r>
        <w:rPr>
          <w:sz w:val="24"/>
          <w:lang w:val="en-US"/>
        </w:rPr>
        <w:t>Pret</w:t>
      </w:r>
      <w:r>
        <w:rPr>
          <w:sz w:val="24"/>
        </w:rPr>
        <w:t>é</w:t>
      </w:r>
      <w:r>
        <w:rPr>
          <w:sz w:val="24"/>
          <w:lang w:val="en-US"/>
        </w:rPr>
        <w:t>rito</w:t>
      </w:r>
      <w:r>
        <w:rPr>
          <w:sz w:val="24"/>
        </w:rPr>
        <w:t xml:space="preserve"> </w:t>
      </w:r>
      <w:r>
        <w:rPr>
          <w:sz w:val="24"/>
          <w:lang w:val="en-US"/>
        </w:rPr>
        <w:t>indefinido</w:t>
      </w:r>
      <w:r>
        <w:rPr>
          <w:sz w:val="24"/>
        </w:rPr>
        <w:t xml:space="preserve"> выражает </w:t>
      </w:r>
      <w:r>
        <w:rPr>
          <w:spacing w:val="40"/>
          <w:sz w:val="24"/>
        </w:rPr>
        <w:t>законченное</w:t>
      </w:r>
      <w:r>
        <w:rPr>
          <w:sz w:val="24"/>
        </w:rPr>
        <w:t xml:space="preserve"> во времени </w:t>
      </w:r>
      <w:r>
        <w:rPr>
          <w:spacing w:val="20"/>
          <w:sz w:val="24"/>
        </w:rPr>
        <w:t>про</w:t>
        <w:softHyphen/>
        <w:t>шедшее</w:t>
      </w:r>
      <w:r>
        <w:rPr>
          <w:sz w:val="24"/>
        </w:rPr>
        <w:t xml:space="preserve"> действие, предшествующее моменту речи и не зависящее от какого-либо другого действия. Это происходит в следующих слу</w:t>
        <w:softHyphen/>
        <w:t>чаях:</w:t>
      </w:r>
    </w:p>
    <w:p>
      <w:pPr>
        <w:pStyle w:val="Normal1"/>
        <w:spacing w:lineRule="auto" w:line="240"/>
        <w:ind w:firstLine="284" w:end="0"/>
        <w:rPr>
          <w:sz w:val="24"/>
        </w:rPr>
      </w:pPr>
      <w:r>
        <w:rPr>
          <w:sz w:val="24"/>
        </w:rPr>
        <w:t>а) когда сообщается о каком-либо совершившемся в прошлом факте:</w:t>
      </w:r>
    </w:p>
    <w:p>
      <w:pPr>
        <w:pStyle w:val="Normal1"/>
        <w:spacing w:lineRule="auto" w:line="240"/>
        <w:ind w:firstLine="284" w:end="0"/>
        <w:rPr>
          <w:sz w:val="24"/>
          <w:lang w:val="en-US"/>
        </w:rPr>
      </w:pPr>
      <w:r>
        <w:rPr>
          <w:sz w:val="24"/>
          <w:lang w:val="en-US"/>
        </w:rPr>
        <w:t xml:space="preserve">Miguel de Cervantes </w:t>
      </w:r>
      <w:r>
        <w:rPr>
          <w:i/>
          <w:iCs/>
          <w:sz w:val="24"/>
          <w:lang w:val="en-US"/>
        </w:rPr>
        <w:t>tomó</w:t>
      </w:r>
      <w:r>
        <w:rPr>
          <w:sz w:val="24"/>
          <w:lang w:val="en-US"/>
        </w:rPr>
        <w:t xml:space="preserve"> parte en               </w:t>
      </w:r>
      <w:r>
        <w:rPr>
          <w:sz w:val="24"/>
        </w:rPr>
        <w:t>Мигель</w:t>
      </w:r>
      <w:r>
        <w:rPr>
          <w:sz w:val="24"/>
          <w:lang w:val="en-US"/>
        </w:rPr>
        <w:t xml:space="preserve"> </w:t>
      </w:r>
      <w:r>
        <w:rPr>
          <w:sz w:val="24"/>
        </w:rPr>
        <w:t>де</w:t>
      </w:r>
      <w:r>
        <w:rPr>
          <w:sz w:val="24"/>
          <w:lang w:val="en-US"/>
        </w:rPr>
        <w:t xml:space="preserve"> </w:t>
      </w:r>
      <w:r>
        <w:rPr>
          <w:sz w:val="24"/>
        </w:rPr>
        <w:t>Сервантес</w:t>
      </w:r>
      <w:r>
        <w:rPr>
          <w:sz w:val="24"/>
          <w:lang w:val="en-US"/>
        </w:rPr>
        <w:t xml:space="preserve"> </w:t>
      </w:r>
      <w:r>
        <w:rPr>
          <w:sz w:val="24"/>
        </w:rPr>
        <w:t>участвовал</w:t>
      </w:r>
    </w:p>
    <w:p>
      <w:pPr>
        <w:pStyle w:val="Normal1"/>
        <w:spacing w:lineRule="auto" w:line="240"/>
        <w:ind w:firstLine="709" w:end="0"/>
        <w:rPr/>
      </w:pPr>
      <w:r>
        <w:rPr>
          <w:sz w:val="24"/>
          <w:lang w:val="en-US"/>
        </w:rPr>
        <w:t xml:space="preserve">la batalla de Lepanto.                                      </w:t>
      </w:r>
      <w:r>
        <w:rPr>
          <w:sz w:val="24"/>
        </w:rPr>
        <w:t xml:space="preserve">в битве при Лепанто. </w:t>
      </w:r>
    </w:p>
    <w:p>
      <w:pPr>
        <w:pStyle w:val="Normal1"/>
        <w:spacing w:lineRule="auto" w:line="240"/>
        <w:ind w:firstLine="284" w:end="0"/>
        <w:rPr/>
      </w:pPr>
      <w:r>
        <w:rPr>
          <w:sz w:val="24"/>
        </w:rPr>
        <w:t>Е</w:t>
      </w:r>
      <w:r>
        <w:rPr>
          <w:sz w:val="24"/>
          <w:lang w:val="en-US"/>
        </w:rPr>
        <w:t>l</w:t>
      </w:r>
      <w:r>
        <w:rPr>
          <w:sz w:val="24"/>
        </w:rPr>
        <w:t xml:space="preserve"> 26 </w:t>
      </w:r>
      <w:r>
        <w:rPr>
          <w:sz w:val="24"/>
          <w:lang w:val="en-US"/>
        </w:rPr>
        <w:t>de</w:t>
      </w:r>
      <w:r>
        <w:rPr>
          <w:sz w:val="24"/>
        </w:rPr>
        <w:t xml:space="preserve"> </w:t>
      </w:r>
      <w:r>
        <w:rPr>
          <w:sz w:val="24"/>
          <w:lang w:val="en-US"/>
        </w:rPr>
        <w:t>Julio</w:t>
      </w:r>
      <w:r>
        <w:rPr>
          <w:sz w:val="24"/>
        </w:rPr>
        <w:t xml:space="preserve"> </w:t>
      </w:r>
      <w:r>
        <w:rPr>
          <w:i/>
          <w:iCs/>
          <w:sz w:val="24"/>
          <w:lang w:val="en-US"/>
        </w:rPr>
        <w:t>qued</w:t>
      </w:r>
      <w:r>
        <w:rPr>
          <w:i/>
          <w:iCs/>
          <w:sz w:val="24"/>
        </w:rPr>
        <w:t xml:space="preserve">ó </w:t>
      </w:r>
      <w:r>
        <w:rPr>
          <w:sz w:val="24"/>
          <w:lang w:val="en-US"/>
        </w:rPr>
        <w:t>grabado</w:t>
      </w:r>
      <w:r>
        <w:rPr>
          <w:sz w:val="24"/>
        </w:rPr>
        <w:t xml:space="preserve"> </w:t>
      </w:r>
      <w:r>
        <w:rPr>
          <w:sz w:val="24"/>
          <w:lang w:val="en-US"/>
        </w:rPr>
        <w:t>en</w:t>
      </w:r>
      <w:r>
        <w:rPr>
          <w:sz w:val="24"/>
        </w:rPr>
        <w:t xml:space="preserve"> </w:t>
      </w:r>
      <w:r>
        <w:rPr>
          <w:sz w:val="24"/>
          <w:lang w:val="en-US"/>
        </w:rPr>
        <w:t>la</w:t>
      </w:r>
      <w:r>
        <w:rPr>
          <w:sz w:val="24"/>
        </w:rPr>
        <w:t xml:space="preserve">                День 26 Июля навсегда вошел в</w:t>
      </w:r>
    </w:p>
    <w:p>
      <w:pPr>
        <w:pStyle w:val="Normal1"/>
        <w:spacing w:lineRule="auto" w:line="240"/>
        <w:ind w:firstLine="709" w:end="0"/>
        <w:rPr/>
      </w:pPr>
      <w:r>
        <w:rPr>
          <w:sz w:val="24"/>
          <w:lang w:val="en-US"/>
        </w:rPr>
        <w:t xml:space="preserve">historia de Cuba para siempre.                       </w:t>
      </w:r>
      <w:r>
        <w:rPr>
          <w:sz w:val="24"/>
        </w:rPr>
        <w:t>историю Кубы.</w:t>
      </w:r>
    </w:p>
    <w:p>
      <w:pPr>
        <w:pStyle w:val="Normal1"/>
        <w:spacing w:lineRule="auto" w:line="240"/>
        <w:ind w:firstLine="709" w:end="0"/>
        <w:rPr/>
      </w:pPr>
      <w:r>
        <w:rPr>
          <w:sz w:val="24"/>
        </w:rPr>
        <w:t>(</w:t>
      </w:r>
      <w:r>
        <w:rPr>
          <w:sz w:val="24"/>
          <w:lang w:val="en-US"/>
        </w:rPr>
        <w:t>L</w:t>
      </w:r>
      <w:r>
        <w:rPr>
          <w:sz w:val="24"/>
        </w:rPr>
        <w:t xml:space="preserve">. </w:t>
      </w:r>
      <w:r>
        <w:rPr>
          <w:sz w:val="24"/>
          <w:lang w:val="en-US"/>
        </w:rPr>
        <w:t>V</w:t>
      </w:r>
      <w:r>
        <w:rPr>
          <w:lang w:val="en-US"/>
        </w:rPr>
        <w:t>ALENCIA</w:t>
      </w:r>
      <w:r>
        <w:rPr>
          <w:sz w:val="24"/>
        </w:rPr>
        <w:t>)</w:t>
      </w:r>
    </w:p>
    <w:p>
      <w:pPr>
        <w:pStyle w:val="Normal1"/>
        <w:spacing w:lineRule="auto" w:line="240"/>
        <w:ind w:firstLine="284" w:end="0"/>
        <w:rPr/>
      </w:pPr>
      <w:r>
        <w:rPr>
          <w:sz w:val="24"/>
        </w:rPr>
        <w:t xml:space="preserve">б) когда описываются законченные </w:t>
      </w:r>
      <w:r>
        <w:rPr>
          <w:spacing w:val="20"/>
          <w:sz w:val="24"/>
        </w:rPr>
        <w:t>однократные</w:t>
      </w:r>
      <w:r>
        <w:rPr>
          <w:sz w:val="24"/>
        </w:rPr>
        <w:t xml:space="preserve"> действия:</w:t>
      </w:r>
    </w:p>
    <w:p>
      <w:pPr>
        <w:pStyle w:val="Normal1"/>
        <w:spacing w:lineRule="auto" w:line="240"/>
        <w:ind w:firstLine="284" w:end="0"/>
        <w:rPr/>
      </w:pPr>
      <w:r>
        <w:rPr>
          <w:sz w:val="24"/>
          <w:lang w:val="en-US"/>
        </w:rPr>
        <w:t>Rafael</w:t>
      </w:r>
      <w:r>
        <w:rPr>
          <w:sz w:val="24"/>
        </w:rPr>
        <w:t xml:space="preserve"> </w:t>
      </w:r>
      <w:r>
        <w:rPr>
          <w:i/>
          <w:iCs/>
          <w:sz w:val="24"/>
          <w:lang w:val="en-US"/>
        </w:rPr>
        <w:t>eligi</w:t>
      </w:r>
      <w:r>
        <w:rPr>
          <w:i/>
          <w:iCs/>
          <w:sz w:val="24"/>
        </w:rPr>
        <w:t>ó</w:t>
      </w:r>
      <w:r>
        <w:rPr>
          <w:sz w:val="24"/>
        </w:rPr>
        <w:t xml:space="preserve"> </w:t>
      </w:r>
      <w:r>
        <w:rPr>
          <w:sz w:val="24"/>
          <w:lang w:val="en-US"/>
        </w:rPr>
        <w:t>una</w:t>
      </w:r>
      <w:r>
        <w:rPr>
          <w:sz w:val="24"/>
        </w:rPr>
        <w:t xml:space="preserve"> </w:t>
      </w:r>
      <w:r>
        <w:rPr>
          <w:sz w:val="24"/>
          <w:lang w:val="en-US"/>
        </w:rPr>
        <w:t>muda</w:t>
      </w:r>
      <w:r>
        <w:rPr>
          <w:sz w:val="24"/>
        </w:rPr>
        <w:t xml:space="preserve"> </w:t>
      </w:r>
      <w:r>
        <w:rPr>
          <w:sz w:val="24"/>
          <w:lang w:val="en-US"/>
        </w:rPr>
        <w:t>completa</w:t>
      </w:r>
      <w:r>
        <w:rPr>
          <w:sz w:val="24"/>
        </w:rPr>
        <w:t xml:space="preserve">                    Рафаэль взял себе смену белья </w:t>
      </w:r>
    </w:p>
    <w:p>
      <w:pPr>
        <w:pStyle w:val="Normal1"/>
        <w:spacing w:lineRule="auto" w:line="240"/>
        <w:ind w:firstLine="709" w:end="0"/>
        <w:rPr/>
      </w:pPr>
      <w:r>
        <w:rPr>
          <w:sz w:val="24"/>
          <w:lang w:val="en-US"/>
        </w:rPr>
        <w:t>de</w:t>
      </w:r>
      <w:r>
        <w:rPr>
          <w:sz w:val="24"/>
        </w:rPr>
        <w:t xml:space="preserve"> </w:t>
      </w:r>
      <w:r>
        <w:rPr>
          <w:sz w:val="24"/>
          <w:lang w:val="en-US"/>
        </w:rPr>
        <w:t>su</w:t>
      </w:r>
      <w:r>
        <w:rPr>
          <w:sz w:val="24"/>
        </w:rPr>
        <w:t xml:space="preserve"> </w:t>
      </w:r>
      <w:r>
        <w:rPr>
          <w:sz w:val="24"/>
          <w:lang w:val="en-US"/>
        </w:rPr>
        <w:t>armario</w:t>
      </w:r>
      <w:r>
        <w:rPr>
          <w:sz w:val="24"/>
        </w:rPr>
        <w:t xml:space="preserve"> у </w:t>
      </w:r>
      <w:r>
        <w:rPr>
          <w:i/>
          <w:iCs/>
          <w:sz w:val="24"/>
          <w:lang w:val="en-US"/>
        </w:rPr>
        <w:t>se</w:t>
      </w:r>
      <w:r>
        <w:rPr>
          <w:i/>
          <w:iCs/>
          <w:sz w:val="24"/>
        </w:rPr>
        <w:t xml:space="preserve"> </w:t>
      </w:r>
      <w:r>
        <w:rPr>
          <w:i/>
          <w:iCs/>
          <w:sz w:val="24"/>
          <w:lang w:val="en-US"/>
        </w:rPr>
        <w:t>fue</w:t>
      </w:r>
      <w:r>
        <w:rPr>
          <w:sz w:val="24"/>
        </w:rPr>
        <w:t xml:space="preserve"> </w:t>
      </w:r>
      <w:r>
        <w:rPr>
          <w:sz w:val="24"/>
          <w:lang w:val="en-US"/>
        </w:rPr>
        <w:t>al</w:t>
      </w:r>
      <w:r>
        <w:rPr>
          <w:sz w:val="24"/>
        </w:rPr>
        <w:t xml:space="preserve"> </w:t>
      </w:r>
      <w:r>
        <w:rPr>
          <w:sz w:val="24"/>
          <w:lang w:val="en-US"/>
        </w:rPr>
        <w:t>cuarto</w:t>
      </w:r>
      <w:r>
        <w:rPr>
          <w:sz w:val="24"/>
        </w:rPr>
        <w:t xml:space="preserve">                      из шкафа и отправился в ванную.</w:t>
      </w:r>
    </w:p>
    <w:p>
      <w:pPr>
        <w:pStyle w:val="Normal1"/>
        <w:spacing w:lineRule="auto" w:line="240"/>
        <w:ind w:firstLine="709" w:end="0"/>
        <w:rPr/>
      </w:pPr>
      <w:r>
        <w:rPr>
          <w:sz w:val="24"/>
          <w:lang w:val="en-US"/>
        </w:rPr>
        <w:t>de</w:t>
      </w:r>
      <w:r>
        <w:rPr>
          <w:sz w:val="24"/>
        </w:rPr>
        <w:t xml:space="preserve"> </w:t>
      </w:r>
      <w:r>
        <w:rPr>
          <w:sz w:val="24"/>
          <w:lang w:val="en-US"/>
        </w:rPr>
        <w:t>ba</w:t>
      </w:r>
      <w:r>
        <w:rPr>
          <w:sz w:val="24"/>
        </w:rPr>
        <w:t>ñ</w:t>
      </w:r>
      <w:r>
        <w:rPr>
          <w:sz w:val="24"/>
          <w:lang w:val="en-US"/>
        </w:rPr>
        <w:t>o</w:t>
      </w:r>
      <w:r>
        <w:rPr>
          <w:sz w:val="24"/>
        </w:rPr>
        <w:t xml:space="preserve">. </w:t>
      </w:r>
      <w:r>
        <w:rPr>
          <w:sz w:val="24"/>
          <w:lang w:val="en-US"/>
        </w:rPr>
        <w:t>Alli</w:t>
      </w:r>
      <w:r>
        <w:rPr>
          <w:sz w:val="24"/>
        </w:rPr>
        <w:t xml:space="preserve"> </w:t>
      </w:r>
      <w:r>
        <w:rPr>
          <w:sz w:val="24"/>
          <w:lang w:val="en-US"/>
        </w:rPr>
        <w:t>se</w:t>
      </w:r>
      <w:r>
        <w:rPr>
          <w:sz w:val="24"/>
        </w:rPr>
        <w:t xml:space="preserve"> </w:t>
      </w:r>
      <w:r>
        <w:rPr>
          <w:i/>
          <w:iCs/>
          <w:sz w:val="24"/>
          <w:lang w:val="en-US"/>
        </w:rPr>
        <w:t>duch</w:t>
      </w:r>
      <w:r>
        <w:rPr>
          <w:i/>
          <w:iCs/>
          <w:sz w:val="24"/>
        </w:rPr>
        <w:t>ó</w:t>
      </w:r>
      <w:r>
        <w:rPr>
          <w:sz w:val="24"/>
        </w:rPr>
        <w:t xml:space="preserve"> </w:t>
      </w:r>
      <w:r>
        <w:rPr>
          <w:sz w:val="24"/>
          <w:lang w:val="en-US"/>
        </w:rPr>
        <w:t>con</w:t>
      </w:r>
      <w:r>
        <w:rPr>
          <w:sz w:val="24"/>
        </w:rPr>
        <w:t xml:space="preserve"> </w:t>
      </w:r>
      <w:r>
        <w:rPr>
          <w:sz w:val="24"/>
          <w:lang w:val="en-US"/>
        </w:rPr>
        <w:t>agua</w:t>
      </w:r>
      <w:r>
        <w:rPr>
          <w:sz w:val="24"/>
        </w:rPr>
        <w:t xml:space="preserve">                     Там он принял холодный</w:t>
      </w:r>
    </w:p>
    <w:p>
      <w:pPr>
        <w:pStyle w:val="Normal1"/>
        <w:spacing w:lineRule="auto" w:line="240"/>
        <w:ind w:firstLine="709" w:end="0"/>
        <w:rPr/>
      </w:pPr>
      <w:r>
        <w:rPr>
          <w:sz w:val="24"/>
          <w:lang w:val="en-US"/>
        </w:rPr>
        <w:t xml:space="preserve">fría </w:t>
      </w:r>
      <w:r>
        <w:rPr>
          <w:sz w:val="24"/>
        </w:rPr>
        <w:t>у</w:t>
      </w:r>
      <w:r>
        <w:rPr>
          <w:sz w:val="24"/>
          <w:lang w:val="en-US"/>
        </w:rPr>
        <w:t xml:space="preserve"> </w:t>
      </w:r>
      <w:r>
        <w:rPr>
          <w:i/>
          <w:iCs/>
          <w:sz w:val="24"/>
          <w:lang w:val="en-US"/>
        </w:rPr>
        <w:t xml:space="preserve">se cambió </w:t>
      </w:r>
      <w:r>
        <w:rPr>
          <w:sz w:val="24"/>
          <w:lang w:val="en-US"/>
        </w:rPr>
        <w:t>de r</w:t>
      </w:r>
      <w:r>
        <w:rPr>
          <w:sz w:val="24"/>
        </w:rPr>
        <w:t>ора</w:t>
      </w:r>
      <w:r>
        <w:rPr>
          <w:sz w:val="24"/>
          <w:lang w:val="en-US"/>
        </w:rPr>
        <w:t xml:space="preserve">.                                 </w:t>
      </w:r>
      <w:r>
        <w:rPr>
          <w:sz w:val="24"/>
        </w:rPr>
        <w:t xml:space="preserve">душ и сменил белье. </w:t>
      </w:r>
    </w:p>
    <w:p>
      <w:pPr>
        <w:pStyle w:val="Normal1"/>
        <w:spacing w:lineRule="auto" w:line="240"/>
        <w:ind w:firstLine="709" w:end="0"/>
        <w:rPr/>
      </w:pPr>
      <w:r>
        <w:rPr>
          <w:sz w:val="24"/>
        </w:rPr>
        <w:t>(</w:t>
      </w:r>
      <w:r>
        <w:rPr>
          <w:sz w:val="24"/>
          <w:lang w:val="en-US"/>
        </w:rPr>
        <w:t>J</w:t>
      </w:r>
      <w:r>
        <w:rPr>
          <w:sz w:val="24"/>
        </w:rPr>
        <w:t xml:space="preserve">. </w:t>
      </w:r>
      <w:r>
        <w:rPr>
          <w:sz w:val="24"/>
          <w:lang w:val="en-US"/>
        </w:rPr>
        <w:t>G</w:t>
      </w:r>
      <w:r>
        <w:rPr>
          <w:lang w:val="en-US"/>
        </w:rPr>
        <w:t>OYTISOLO</w:t>
      </w:r>
      <w:r>
        <w:rPr>
          <w:sz w:val="24"/>
        </w:rPr>
        <w:t>)</w:t>
      </w:r>
    </w:p>
    <w:p>
      <w:pPr>
        <w:pStyle w:val="Normal1"/>
        <w:spacing w:lineRule="auto" w:line="240"/>
        <w:ind w:firstLine="284" w:end="0"/>
        <w:rPr/>
      </w:pPr>
      <w:r>
        <w:rPr>
          <w:sz w:val="24"/>
        </w:rPr>
        <w:t>в) если говорится о совершавшемся ранее однократном или дли</w:t>
        <w:softHyphen/>
        <w:t xml:space="preserve">тельном действии и указывается период, когда оно протекало. В этих предложениях обычно наличествуют такие формальные спутники у </w:t>
      </w:r>
      <w:r>
        <w:rPr>
          <w:sz w:val="24"/>
          <w:lang w:val="en-US"/>
        </w:rPr>
        <w:t>pret</w:t>
      </w:r>
      <w:r>
        <w:rPr>
          <w:sz w:val="24"/>
        </w:rPr>
        <w:t>é</w:t>
      </w:r>
      <w:r>
        <w:rPr>
          <w:sz w:val="24"/>
          <w:lang w:val="en-US"/>
        </w:rPr>
        <w:t>rito</w:t>
      </w:r>
      <w:r>
        <w:rPr>
          <w:sz w:val="24"/>
        </w:rPr>
        <w:t xml:space="preserve"> </w:t>
      </w:r>
      <w:r>
        <w:rPr>
          <w:sz w:val="24"/>
          <w:lang w:val="en-US"/>
        </w:rPr>
        <w:t>indefinido</w:t>
      </w:r>
      <w:r>
        <w:rPr>
          <w:sz w:val="24"/>
        </w:rPr>
        <w:t xml:space="preserve">, как обстоятельства времени </w:t>
      </w:r>
      <w:r>
        <w:rPr>
          <w:b/>
          <w:sz w:val="24"/>
          <w:lang w:val="en-US"/>
        </w:rPr>
        <w:t>ayer</w:t>
      </w:r>
      <w:r>
        <w:rPr>
          <w:b/>
          <w:sz w:val="24"/>
        </w:rPr>
        <w:t xml:space="preserve">, </w:t>
      </w:r>
      <w:r>
        <w:rPr>
          <w:b/>
          <w:sz w:val="24"/>
          <w:lang w:val="en-US"/>
        </w:rPr>
        <w:t>anteayer</w:t>
      </w:r>
      <w:r>
        <w:rPr>
          <w:b/>
          <w:sz w:val="24"/>
        </w:rPr>
        <w:t xml:space="preserve">, </w:t>
      </w:r>
      <w:r>
        <w:rPr>
          <w:b/>
          <w:sz w:val="24"/>
          <w:lang w:val="en-US"/>
        </w:rPr>
        <w:t>el</w:t>
      </w:r>
      <w:r>
        <w:rPr>
          <w:b/>
          <w:sz w:val="24"/>
        </w:rPr>
        <w:t xml:space="preserve"> </w:t>
      </w:r>
      <w:r>
        <w:rPr>
          <w:b/>
          <w:sz w:val="24"/>
          <w:lang w:val="en-US"/>
        </w:rPr>
        <w:t>ano</w:t>
      </w:r>
      <w:r>
        <w:rPr>
          <w:b/>
          <w:sz w:val="24"/>
        </w:rPr>
        <w:t xml:space="preserve"> </w:t>
      </w:r>
      <w:r>
        <w:rPr>
          <w:b/>
          <w:sz w:val="24"/>
          <w:lang w:val="en-US"/>
        </w:rPr>
        <w:t>pasado</w:t>
      </w:r>
      <w:r>
        <w:rPr>
          <w:b/>
          <w:sz w:val="24"/>
        </w:rPr>
        <w:t xml:space="preserve">, </w:t>
      </w:r>
      <w:r>
        <w:rPr>
          <w:b/>
          <w:sz w:val="24"/>
          <w:lang w:val="en-US"/>
        </w:rPr>
        <w:t>el</w:t>
      </w:r>
      <w:r>
        <w:rPr>
          <w:b/>
          <w:sz w:val="24"/>
        </w:rPr>
        <w:t xml:space="preserve"> </w:t>
      </w:r>
      <w:r>
        <w:rPr>
          <w:b/>
          <w:sz w:val="24"/>
          <w:lang w:val="en-US"/>
        </w:rPr>
        <w:t>siglo</w:t>
      </w:r>
      <w:r>
        <w:rPr>
          <w:b/>
          <w:sz w:val="24"/>
        </w:rPr>
        <w:t xml:space="preserve"> XVII, XX </w:t>
      </w:r>
      <w:r>
        <w:rPr>
          <w:bCs/>
          <w:sz w:val="24"/>
        </w:rPr>
        <w:t>и т.п.,</w:t>
      </w:r>
      <w:r>
        <w:rPr>
          <w:b/>
          <w:sz w:val="24"/>
        </w:rPr>
        <w:t xml:space="preserve"> </w:t>
      </w:r>
      <w:r>
        <w:rPr>
          <w:bCs/>
          <w:sz w:val="24"/>
        </w:rPr>
        <w:t>указания времени типа:</w:t>
      </w:r>
      <w:r>
        <w:rPr>
          <w:b/>
          <w:sz w:val="24"/>
        </w:rPr>
        <w:t xml:space="preserve"> </w:t>
      </w:r>
      <w:r>
        <w:rPr>
          <w:b/>
          <w:sz w:val="24"/>
          <w:lang w:val="en-US"/>
        </w:rPr>
        <w:t>a</w:t>
      </w:r>
      <w:r>
        <w:rPr>
          <w:b/>
          <w:sz w:val="24"/>
        </w:rPr>
        <w:t xml:space="preserve"> </w:t>
      </w:r>
      <w:r>
        <w:rPr>
          <w:b/>
          <w:sz w:val="24"/>
          <w:lang w:val="en-US"/>
        </w:rPr>
        <w:t>las</w:t>
      </w:r>
      <w:r>
        <w:rPr>
          <w:b/>
          <w:sz w:val="24"/>
        </w:rPr>
        <w:t xml:space="preserve"> </w:t>
      </w:r>
      <w:r>
        <w:rPr>
          <w:b/>
          <w:sz w:val="24"/>
          <w:lang w:val="en-US"/>
        </w:rPr>
        <w:t>ocho</w:t>
      </w:r>
      <w:r>
        <w:rPr>
          <w:b/>
          <w:sz w:val="24"/>
        </w:rPr>
        <w:t xml:space="preserve">, </w:t>
      </w:r>
      <w:r>
        <w:rPr>
          <w:b/>
          <w:sz w:val="24"/>
          <w:lang w:val="en-US"/>
        </w:rPr>
        <w:t>a</w:t>
      </w:r>
      <w:r>
        <w:rPr>
          <w:b/>
          <w:sz w:val="24"/>
        </w:rPr>
        <w:t xml:space="preserve"> </w:t>
      </w:r>
      <w:r>
        <w:rPr>
          <w:b/>
          <w:sz w:val="24"/>
          <w:lang w:val="en-US"/>
        </w:rPr>
        <w:t>las</w:t>
      </w:r>
      <w:r>
        <w:rPr>
          <w:b/>
          <w:sz w:val="24"/>
        </w:rPr>
        <w:t xml:space="preserve"> </w:t>
      </w:r>
      <w:r>
        <w:rPr>
          <w:b/>
          <w:sz w:val="24"/>
          <w:lang w:val="en-US"/>
        </w:rPr>
        <w:t>doce</w:t>
      </w:r>
      <w:r>
        <w:rPr>
          <w:b/>
          <w:sz w:val="24"/>
        </w:rPr>
        <w:t xml:space="preserve"> </w:t>
      </w:r>
      <w:r>
        <w:rPr>
          <w:sz w:val="24"/>
        </w:rPr>
        <w:t>и т.п. В роли подобных обстоятельств могут выступать также целые предложения:</w:t>
      </w:r>
    </w:p>
    <w:p>
      <w:pPr>
        <w:pStyle w:val="Normal1"/>
        <w:spacing w:lineRule="auto" w:line="240"/>
        <w:ind w:firstLine="284" w:end="0"/>
        <w:rPr/>
      </w:pPr>
      <w:r>
        <w:rPr>
          <w:b/>
          <w:bCs/>
          <w:sz w:val="24"/>
          <w:lang w:val="en-US"/>
        </w:rPr>
        <w:t>As</w:t>
      </w:r>
      <w:r>
        <w:rPr>
          <w:b/>
          <w:bCs/>
          <w:sz w:val="24"/>
        </w:rPr>
        <w:t xml:space="preserve">í </w:t>
      </w:r>
      <w:r>
        <w:rPr>
          <w:b/>
          <w:bCs/>
          <w:sz w:val="24"/>
          <w:lang w:val="en-US"/>
        </w:rPr>
        <w:t>que</w:t>
      </w:r>
      <w:r>
        <w:rPr>
          <w:b/>
          <w:bCs/>
          <w:sz w:val="24"/>
        </w:rPr>
        <w:t xml:space="preserve"> </w:t>
      </w:r>
      <w:r>
        <w:rPr>
          <w:b/>
          <w:bCs/>
          <w:sz w:val="24"/>
          <w:lang w:val="en-US"/>
        </w:rPr>
        <w:t>empez</w:t>
      </w:r>
      <w:r>
        <w:rPr>
          <w:b/>
          <w:bCs/>
          <w:sz w:val="24"/>
        </w:rPr>
        <w:t xml:space="preserve">ó </w:t>
      </w:r>
      <w:r>
        <w:rPr>
          <w:b/>
          <w:bCs/>
          <w:sz w:val="24"/>
          <w:lang w:val="en-US"/>
        </w:rPr>
        <w:t>el</w:t>
      </w:r>
      <w:r>
        <w:rPr>
          <w:b/>
          <w:bCs/>
          <w:sz w:val="24"/>
        </w:rPr>
        <w:t xml:space="preserve"> </w:t>
      </w:r>
      <w:r>
        <w:rPr>
          <w:b/>
          <w:bCs/>
          <w:sz w:val="24"/>
          <w:lang w:val="en-US"/>
        </w:rPr>
        <w:t>d</w:t>
      </w:r>
      <w:r>
        <w:rPr>
          <w:b/>
          <w:bCs/>
          <w:sz w:val="24"/>
        </w:rPr>
        <w:t>í</w:t>
      </w:r>
      <w:r>
        <w:rPr>
          <w:b/>
          <w:bCs/>
          <w:sz w:val="24"/>
          <w:lang w:val="en-US"/>
        </w:rPr>
        <w:t>a</w:t>
      </w:r>
      <w:r>
        <w:rPr>
          <w:sz w:val="24"/>
        </w:rPr>
        <w:t xml:space="preserve"> </w:t>
      </w:r>
      <w:r>
        <w:rPr>
          <w:i/>
          <w:iCs/>
          <w:sz w:val="24"/>
          <w:lang w:val="en-US"/>
        </w:rPr>
        <w:t>se</w:t>
      </w:r>
      <w:r>
        <w:rPr>
          <w:i/>
          <w:iCs/>
          <w:sz w:val="24"/>
        </w:rPr>
        <w:t xml:space="preserve"> </w:t>
      </w:r>
      <w:r>
        <w:rPr>
          <w:i/>
          <w:iCs/>
          <w:sz w:val="24"/>
          <w:lang w:val="en-US"/>
        </w:rPr>
        <w:t>pusieron</w:t>
      </w:r>
      <w:r>
        <w:rPr>
          <w:sz w:val="24"/>
        </w:rPr>
        <w:t xml:space="preserve">                   Как только настал день, они отправились в путь.</w:t>
      </w:r>
    </w:p>
    <w:p>
      <w:pPr>
        <w:pStyle w:val="Normal1"/>
        <w:spacing w:lineRule="auto" w:line="240"/>
        <w:ind w:firstLine="709" w:end="0"/>
        <w:rPr>
          <w:sz w:val="24"/>
          <w:lang w:val="en-US"/>
        </w:rPr>
      </w:pPr>
      <w:r>
        <w:rPr>
          <w:sz w:val="24"/>
          <w:lang w:val="en-US"/>
        </w:rPr>
        <w:t xml:space="preserve">en marcha. </w:t>
      </w:r>
    </w:p>
    <w:p>
      <w:pPr>
        <w:pStyle w:val="Normal1"/>
        <w:spacing w:lineRule="auto" w:line="240"/>
        <w:ind w:firstLine="284" w:end="0"/>
        <w:rPr/>
      </w:pPr>
      <w:r>
        <w:rPr>
          <w:sz w:val="24"/>
          <w:lang w:val="en-US"/>
        </w:rPr>
        <w:t xml:space="preserve">El viaje </w:t>
      </w:r>
      <w:r>
        <w:rPr>
          <w:i/>
          <w:iCs/>
          <w:sz w:val="24"/>
          <w:lang w:val="en-US"/>
        </w:rPr>
        <w:t>duró</w:t>
      </w:r>
      <w:r>
        <w:rPr>
          <w:sz w:val="24"/>
          <w:lang w:val="en-US"/>
        </w:rPr>
        <w:t xml:space="preserve"> cerca de </w:t>
      </w:r>
      <w:r>
        <w:rPr>
          <w:b/>
          <w:bCs/>
          <w:sz w:val="24"/>
          <w:lang w:val="en-US"/>
        </w:rPr>
        <w:t xml:space="preserve">hora </w:t>
      </w:r>
      <w:r>
        <w:rPr>
          <w:b/>
          <w:bCs/>
          <w:sz w:val="24"/>
        </w:rPr>
        <w:t>у</w:t>
      </w:r>
      <w:r>
        <w:rPr>
          <w:b/>
          <w:bCs/>
          <w:sz w:val="24"/>
          <w:lang w:val="en-US"/>
        </w:rPr>
        <w:t xml:space="preserve"> media</w:t>
      </w:r>
      <w:r>
        <w:rPr>
          <w:sz w:val="24"/>
          <w:lang w:val="en-US"/>
        </w:rPr>
        <w:t xml:space="preserve">.               </w:t>
      </w:r>
      <w:r>
        <w:rPr>
          <w:sz w:val="24"/>
        </w:rPr>
        <w:t>Путешествие длилось около полутора часов.</w:t>
      </w:r>
    </w:p>
    <w:p>
      <w:pPr>
        <w:pStyle w:val="Normal1"/>
        <w:spacing w:lineRule="auto" w:line="240"/>
        <w:ind w:firstLine="709" w:end="0"/>
        <w:rPr/>
      </w:pPr>
      <w:r>
        <w:rPr>
          <w:sz w:val="24"/>
        </w:rPr>
        <w:t xml:space="preserve"> </w:t>
      </w:r>
      <w:r>
        <w:rPr>
          <w:sz w:val="24"/>
        </w:rPr>
        <w:t>(</w:t>
      </w:r>
      <w:r>
        <w:rPr>
          <w:sz w:val="24"/>
          <w:lang w:val="en-US"/>
        </w:rPr>
        <w:t>J</w:t>
      </w:r>
      <w:r>
        <w:rPr>
          <w:sz w:val="24"/>
        </w:rPr>
        <w:t xml:space="preserve">. </w:t>
      </w:r>
      <w:r>
        <w:rPr>
          <w:sz w:val="24"/>
          <w:lang w:val="en-US"/>
        </w:rPr>
        <w:t>G</w:t>
      </w:r>
      <w:r>
        <w:rPr/>
        <w:t>OYTISOLO</w:t>
      </w:r>
      <w:r>
        <w:rPr>
          <w:sz w:val="24"/>
        </w:rPr>
        <w:t xml:space="preserve">) </w:t>
      </w:r>
    </w:p>
    <w:p>
      <w:pPr>
        <w:pStyle w:val="Normal1"/>
        <w:spacing w:lineRule="auto" w:line="240"/>
        <w:ind w:firstLine="284" w:end="0"/>
        <w:rPr/>
      </w:pPr>
      <w:r>
        <w:rPr>
          <w:b/>
          <w:bCs/>
          <w:sz w:val="24"/>
          <w:lang w:val="en-US"/>
        </w:rPr>
        <w:t>Era</w:t>
      </w:r>
      <w:r>
        <w:rPr>
          <w:b/>
          <w:bCs/>
          <w:sz w:val="24"/>
        </w:rPr>
        <w:t xml:space="preserve"> </w:t>
      </w:r>
      <w:r>
        <w:rPr>
          <w:b/>
          <w:bCs/>
          <w:sz w:val="24"/>
          <w:lang w:val="en-US"/>
        </w:rPr>
        <w:t>la</w:t>
      </w:r>
      <w:r>
        <w:rPr>
          <w:b/>
          <w:bCs/>
          <w:sz w:val="24"/>
        </w:rPr>
        <w:t xml:space="preserve"> </w:t>
      </w:r>
      <w:r>
        <w:rPr>
          <w:b/>
          <w:bCs/>
          <w:sz w:val="24"/>
          <w:lang w:val="en-US"/>
        </w:rPr>
        <w:t>madrugada</w:t>
      </w:r>
      <w:r>
        <w:rPr>
          <w:sz w:val="24"/>
        </w:rPr>
        <w:t xml:space="preserve"> </w:t>
      </w:r>
      <w:r>
        <w:rPr>
          <w:sz w:val="24"/>
          <w:lang w:val="en-US"/>
        </w:rPr>
        <w:t>cuando</w:t>
      </w:r>
      <w:r>
        <w:rPr>
          <w:sz w:val="24"/>
        </w:rPr>
        <w:t xml:space="preserve"> </w:t>
      </w:r>
      <w:r>
        <w:rPr>
          <w:sz w:val="24"/>
          <w:lang w:val="en-US"/>
        </w:rPr>
        <w:t>las</w:t>
      </w:r>
      <w:r>
        <w:rPr>
          <w:sz w:val="24"/>
        </w:rPr>
        <w:t xml:space="preserve"> со</w:t>
      </w:r>
      <w:r>
        <w:rPr>
          <w:sz w:val="24"/>
          <w:lang w:val="en-US"/>
        </w:rPr>
        <w:t>lumnas</w:t>
      </w:r>
      <w:r>
        <w:rPr>
          <w:sz w:val="24"/>
        </w:rPr>
        <w:t xml:space="preserve">         Было ранее утро, когда колонны</w:t>
      </w:r>
    </w:p>
    <w:p>
      <w:pPr>
        <w:pStyle w:val="Normal1"/>
        <w:spacing w:lineRule="auto" w:line="240"/>
        <w:ind w:firstLine="709" w:end="0"/>
        <w:rPr/>
      </w:pPr>
      <w:r>
        <w:rPr>
          <w:sz w:val="24"/>
          <w:lang w:val="en-US"/>
        </w:rPr>
        <w:t>de</w:t>
      </w:r>
      <w:r>
        <w:rPr>
          <w:sz w:val="24"/>
        </w:rPr>
        <w:t xml:space="preserve"> </w:t>
      </w:r>
      <w:r>
        <w:rPr>
          <w:sz w:val="24"/>
          <w:lang w:val="en-US"/>
        </w:rPr>
        <w:t>vanguardia</w:t>
      </w:r>
      <w:r>
        <w:rPr>
          <w:sz w:val="24"/>
        </w:rPr>
        <w:t xml:space="preserve"> </w:t>
      </w:r>
      <w:r>
        <w:rPr>
          <w:i/>
          <w:iCs/>
          <w:sz w:val="24"/>
          <w:lang w:val="en-US"/>
        </w:rPr>
        <w:t>comenzaron</w:t>
      </w:r>
      <w:r>
        <w:rPr>
          <w:sz w:val="24"/>
        </w:rPr>
        <w:t xml:space="preserve">                             авангарда начали. покидать Байлен.</w:t>
      </w:r>
    </w:p>
    <w:p>
      <w:pPr>
        <w:pStyle w:val="Normal1"/>
        <w:spacing w:lineRule="auto" w:line="240"/>
        <w:ind w:firstLine="709" w:end="0"/>
        <w:rPr/>
      </w:pPr>
      <w:r>
        <w:rPr>
          <w:sz w:val="24"/>
          <w:lang w:val="en-US"/>
        </w:rPr>
        <w:t xml:space="preserve">a salir de Bailén. </w:t>
      </w:r>
      <w:r>
        <w:rPr>
          <w:sz w:val="24"/>
        </w:rPr>
        <w:t>(</w:t>
      </w:r>
      <w:r>
        <w:rPr>
          <w:sz w:val="24"/>
          <w:lang w:val="en-US"/>
        </w:rPr>
        <w:t>P</w:t>
      </w:r>
      <w:r>
        <w:rPr/>
        <w:t xml:space="preserve">ÉREZ </w:t>
      </w:r>
      <w:r>
        <w:rPr>
          <w:sz w:val="24"/>
        </w:rPr>
        <w:t>G</w:t>
      </w:r>
      <w:r>
        <w:rPr/>
        <w:t>ALDÓS</w:t>
      </w:r>
      <w:r>
        <w:rPr>
          <w:sz w:val="24"/>
        </w:rPr>
        <w:t>)</w:t>
      </w:r>
    </w:p>
    <w:p>
      <w:pPr>
        <w:pStyle w:val="Normal1"/>
        <w:spacing w:lineRule="auto" w:line="240"/>
        <w:ind w:firstLine="284" w:end="0"/>
        <w:rPr/>
      </w:pPr>
      <w:r>
        <w:rPr>
          <w:b/>
          <w:bCs/>
          <w:sz w:val="24"/>
          <w:lang w:val="en-US"/>
        </w:rPr>
        <w:t>Anoche</w:t>
      </w:r>
      <w:r>
        <w:rPr>
          <w:sz w:val="24"/>
        </w:rPr>
        <w:t xml:space="preserve"> ... </w:t>
      </w:r>
      <w:r>
        <w:rPr>
          <w:i/>
          <w:iCs/>
          <w:sz w:val="24"/>
          <w:lang w:val="en-US"/>
        </w:rPr>
        <w:t>estuve</w:t>
      </w:r>
      <w:r>
        <w:rPr>
          <w:sz w:val="24"/>
        </w:rPr>
        <w:t xml:space="preserve"> </w:t>
      </w:r>
      <w:r>
        <w:rPr>
          <w:sz w:val="24"/>
          <w:lang w:val="en-US"/>
        </w:rPr>
        <w:t>en</w:t>
      </w:r>
      <w:r>
        <w:rPr>
          <w:sz w:val="24"/>
        </w:rPr>
        <w:t xml:space="preserve"> </w:t>
      </w:r>
      <w:r>
        <w:rPr>
          <w:sz w:val="24"/>
          <w:lang w:val="en-US"/>
        </w:rPr>
        <w:t>la</w:t>
      </w:r>
      <w:r>
        <w:rPr>
          <w:sz w:val="24"/>
        </w:rPr>
        <w:t xml:space="preserve"> </w:t>
      </w:r>
      <w:r>
        <w:rPr>
          <w:sz w:val="24"/>
          <w:lang w:val="en-US"/>
        </w:rPr>
        <w:t>casa</w:t>
      </w:r>
      <w:r>
        <w:rPr>
          <w:sz w:val="24"/>
        </w:rPr>
        <w:t xml:space="preserve"> </w:t>
      </w:r>
      <w:r>
        <w:rPr>
          <w:sz w:val="24"/>
          <w:lang w:val="en-US"/>
        </w:rPr>
        <w:t>de</w:t>
      </w:r>
      <w:r>
        <w:rPr>
          <w:sz w:val="24"/>
        </w:rPr>
        <w:t xml:space="preserve">                         Вчера вечером я был в доме у </w:t>
      </w:r>
    </w:p>
    <w:p>
      <w:pPr>
        <w:pStyle w:val="Normal1"/>
        <w:spacing w:lineRule="auto" w:line="240"/>
        <w:ind w:firstLine="709" w:end="0"/>
        <w:rPr/>
      </w:pPr>
      <w:r>
        <w:rPr>
          <w:sz w:val="24"/>
        </w:rPr>
        <w:t xml:space="preserve"> </w:t>
      </w:r>
      <w:r>
        <w:rPr>
          <w:sz w:val="24"/>
          <w:lang w:val="en-US"/>
        </w:rPr>
        <w:t>Carmela</w:t>
      </w:r>
      <w:r>
        <w:rPr>
          <w:sz w:val="24"/>
        </w:rPr>
        <w:t>. (</w:t>
      </w:r>
      <w:r>
        <w:rPr>
          <w:sz w:val="24"/>
          <w:lang w:val="en-US"/>
        </w:rPr>
        <w:t>D</w:t>
      </w:r>
      <w:r>
        <w:rPr>
          <w:sz w:val="24"/>
        </w:rPr>
        <w:t xml:space="preserve">. </w:t>
      </w:r>
      <w:r>
        <w:rPr>
          <w:sz w:val="24"/>
          <w:lang w:val="en-US"/>
        </w:rPr>
        <w:t>M</w:t>
      </w:r>
      <w:r>
        <w:rPr>
          <w:lang w:val="en-US"/>
        </w:rPr>
        <w:t>U</w:t>
      </w:r>
      <w:r>
        <w:rPr/>
        <w:t>Ñ</w:t>
      </w:r>
      <w:r>
        <w:rPr>
          <w:lang w:val="en-US"/>
        </w:rPr>
        <w:t>OS</w:t>
      </w:r>
      <w:r>
        <w:rPr>
          <w:sz w:val="24"/>
        </w:rPr>
        <w:t>)                                    Кармелы.</w:t>
      </w:r>
    </w:p>
    <w:p>
      <w:pPr>
        <w:pStyle w:val="Normal1"/>
        <w:spacing w:lineRule="auto" w:line="240"/>
        <w:ind w:firstLine="284" w:end="0"/>
        <w:rPr/>
      </w:pPr>
      <w:r>
        <w:rPr>
          <w:sz w:val="24"/>
        </w:rPr>
        <w:t xml:space="preserve">В современном языке </w:t>
      </w:r>
      <w:r>
        <w:rPr>
          <w:sz w:val="24"/>
          <w:lang w:val="en-US"/>
        </w:rPr>
        <w:t>preterito</w:t>
      </w:r>
      <w:r>
        <w:rPr>
          <w:sz w:val="24"/>
        </w:rPr>
        <w:t xml:space="preserve"> </w:t>
      </w:r>
      <w:r>
        <w:rPr>
          <w:sz w:val="24"/>
          <w:lang w:val="en-US"/>
        </w:rPr>
        <w:t>indefinido</w:t>
      </w:r>
      <w:r>
        <w:rPr>
          <w:sz w:val="24"/>
        </w:rPr>
        <w:t xml:space="preserve"> может употребляться в значении прошедшего завершенного действия, которое непосредственно предшествует другому действию в прошлом. Иными словами, оно приходит на смену формам </w:t>
      </w:r>
      <w:r>
        <w:rPr>
          <w:sz w:val="24"/>
          <w:lang w:val="en-US"/>
        </w:rPr>
        <w:t>preterito</w:t>
      </w:r>
      <w:r>
        <w:rPr>
          <w:sz w:val="24"/>
        </w:rPr>
        <w:t xml:space="preserve"> </w:t>
      </w:r>
      <w:r>
        <w:rPr>
          <w:sz w:val="24"/>
          <w:lang w:val="en-US"/>
        </w:rPr>
        <w:t>anterior</w:t>
      </w:r>
      <w:r>
        <w:rPr>
          <w:sz w:val="24"/>
        </w:rPr>
        <w:t xml:space="preserve"> (см. ниже), котоорые рассматриваются как архаичные и являются достоянием книжной речи:</w:t>
      </w:r>
    </w:p>
    <w:p>
      <w:pPr>
        <w:pStyle w:val="Normal1"/>
        <w:spacing w:lineRule="auto" w:line="240"/>
        <w:ind w:firstLine="284" w:end="0"/>
        <w:rPr/>
      </w:pPr>
      <w:r>
        <w:rPr>
          <w:sz w:val="24"/>
          <w:lang w:val="en-US"/>
        </w:rPr>
        <w:t>No</w:t>
      </w:r>
      <w:r>
        <w:rPr>
          <w:sz w:val="24"/>
        </w:rPr>
        <w:t xml:space="preserve"> </w:t>
      </w:r>
      <w:r>
        <w:rPr>
          <w:sz w:val="24"/>
          <w:lang w:val="en-US"/>
        </w:rPr>
        <w:t>bien</w:t>
      </w:r>
      <w:r>
        <w:rPr>
          <w:sz w:val="24"/>
        </w:rPr>
        <w:t xml:space="preserve"> </w:t>
      </w:r>
      <w:r>
        <w:rPr>
          <w:b/>
          <w:bCs/>
          <w:sz w:val="24"/>
          <w:lang w:val="en-US"/>
        </w:rPr>
        <w:t>llegaron</w:t>
      </w:r>
      <w:r>
        <w:rPr>
          <w:sz w:val="24"/>
        </w:rPr>
        <w:t xml:space="preserve"> </w:t>
      </w:r>
      <w:r>
        <w:rPr>
          <w:i/>
          <w:iCs/>
          <w:sz w:val="24"/>
          <w:lang w:val="en-US"/>
        </w:rPr>
        <w:t>vieron</w:t>
      </w:r>
      <w:r>
        <w:rPr>
          <w:sz w:val="24"/>
        </w:rPr>
        <w:t xml:space="preserve"> </w:t>
      </w:r>
      <w:r>
        <w:rPr>
          <w:sz w:val="24"/>
          <w:lang w:val="en-US"/>
        </w:rPr>
        <w:t>a</w:t>
      </w:r>
      <w:r>
        <w:rPr>
          <w:sz w:val="24"/>
        </w:rPr>
        <w:t xml:space="preserve"> </w:t>
      </w:r>
      <w:r>
        <w:rPr>
          <w:sz w:val="24"/>
          <w:lang w:val="en-US"/>
        </w:rPr>
        <w:t>Nicanor</w:t>
      </w:r>
      <w:r>
        <w:rPr>
          <w:sz w:val="24"/>
        </w:rPr>
        <w:t xml:space="preserve">                   Как только они пришли, то сразу</w:t>
      </w:r>
    </w:p>
    <w:p>
      <w:pPr>
        <w:pStyle w:val="Normal1"/>
        <w:spacing w:lineRule="auto" w:line="240"/>
        <w:ind w:firstLine="709" w:end="0"/>
        <w:rPr/>
      </w:pPr>
      <w:r>
        <w:rPr>
          <w:sz w:val="24"/>
          <w:lang w:val="en-US"/>
        </w:rPr>
        <w:t>con</w:t>
      </w:r>
      <w:r>
        <w:rPr>
          <w:sz w:val="24"/>
        </w:rPr>
        <w:t xml:space="preserve"> </w:t>
      </w:r>
      <w:r>
        <w:rPr>
          <w:sz w:val="24"/>
          <w:lang w:val="en-US"/>
        </w:rPr>
        <w:t>su</w:t>
      </w:r>
      <w:r>
        <w:rPr>
          <w:sz w:val="24"/>
        </w:rPr>
        <w:t xml:space="preserve"> </w:t>
      </w:r>
      <w:r>
        <w:rPr>
          <w:sz w:val="24"/>
          <w:lang w:val="en-US"/>
        </w:rPr>
        <w:t>hijo</w:t>
      </w:r>
      <w:r>
        <w:rPr>
          <w:sz w:val="24"/>
        </w:rPr>
        <w:t xml:space="preserve"> </w:t>
      </w:r>
      <w:r>
        <w:rPr>
          <w:sz w:val="24"/>
          <w:lang w:val="en-US"/>
        </w:rPr>
        <w:t>que</w:t>
      </w:r>
      <w:r>
        <w:rPr>
          <w:sz w:val="24"/>
        </w:rPr>
        <w:t xml:space="preserve"> </w:t>
      </w:r>
      <w:r>
        <w:rPr>
          <w:sz w:val="24"/>
          <w:lang w:val="en-US"/>
        </w:rPr>
        <w:t>se</w:t>
      </w:r>
      <w:r>
        <w:rPr>
          <w:sz w:val="24"/>
        </w:rPr>
        <w:t xml:space="preserve"> </w:t>
      </w:r>
      <w:r>
        <w:rPr>
          <w:sz w:val="24"/>
          <w:lang w:val="en-US"/>
        </w:rPr>
        <w:t>acercaba</w:t>
      </w:r>
      <w:r>
        <w:rPr>
          <w:sz w:val="24"/>
        </w:rPr>
        <w:t xml:space="preserve"> </w:t>
      </w:r>
      <w:r>
        <w:rPr>
          <w:sz w:val="24"/>
          <w:lang w:val="en-US"/>
        </w:rPr>
        <w:t>para</w:t>
      </w:r>
      <w:r>
        <w:rPr>
          <w:sz w:val="24"/>
        </w:rPr>
        <w:t xml:space="preserve">                      увидели Никанора с сыном,</w:t>
      </w:r>
    </w:p>
    <w:p>
      <w:pPr>
        <w:pStyle w:val="Normal1"/>
        <w:spacing w:lineRule="auto" w:line="240"/>
        <w:ind w:firstLine="709" w:end="0"/>
        <w:rPr/>
      </w:pPr>
      <w:r>
        <w:rPr>
          <w:sz w:val="24"/>
          <w:lang w:val="en-US"/>
        </w:rPr>
        <w:t>comer</w:t>
      </w:r>
      <w:r>
        <w:rPr>
          <w:sz w:val="24"/>
        </w:rPr>
        <w:t xml:space="preserve"> у </w:t>
      </w:r>
      <w:r>
        <w:rPr>
          <w:sz w:val="24"/>
          <w:lang w:val="en-US"/>
        </w:rPr>
        <w:t>volver</w:t>
      </w:r>
      <w:r>
        <w:rPr>
          <w:sz w:val="24"/>
        </w:rPr>
        <w:t xml:space="preserve"> </w:t>
      </w:r>
      <w:r>
        <w:rPr>
          <w:sz w:val="24"/>
          <w:lang w:val="en-US"/>
        </w:rPr>
        <w:t>en</w:t>
      </w:r>
      <w:r>
        <w:rPr>
          <w:sz w:val="24"/>
        </w:rPr>
        <w:t xml:space="preserve"> </w:t>
      </w:r>
      <w:r>
        <w:rPr>
          <w:sz w:val="24"/>
          <w:lang w:val="en-US"/>
        </w:rPr>
        <w:t>seguida</w:t>
      </w:r>
      <w:r>
        <w:rPr>
          <w:sz w:val="24"/>
        </w:rPr>
        <w:t xml:space="preserve"> al                            который шел, чтобы поесть</w:t>
      </w:r>
    </w:p>
    <w:p>
      <w:pPr>
        <w:pStyle w:val="Normal1"/>
        <w:spacing w:lineRule="auto" w:line="240"/>
        <w:ind w:firstLine="709" w:end="0"/>
        <w:rPr/>
      </w:pPr>
      <w:r>
        <w:rPr>
          <w:sz w:val="24"/>
          <w:lang w:val="en-US"/>
        </w:rPr>
        <w:t>campo</w:t>
      </w:r>
      <w:r>
        <w:rPr>
          <w:sz w:val="24"/>
        </w:rPr>
        <w:t>. (</w:t>
      </w:r>
      <w:r>
        <w:rPr>
          <w:sz w:val="24"/>
          <w:lang w:val="en-US"/>
        </w:rPr>
        <w:t>F</w:t>
      </w:r>
      <w:r>
        <w:rPr>
          <w:sz w:val="24"/>
        </w:rPr>
        <w:t xml:space="preserve">. </w:t>
      </w:r>
      <w:r>
        <w:rPr>
          <w:sz w:val="24"/>
          <w:lang w:val="en-US"/>
        </w:rPr>
        <w:t>E</w:t>
      </w:r>
      <w:r>
        <w:rPr>
          <w:lang w:val="en-US"/>
        </w:rPr>
        <w:t>SPINOSA</w:t>
      </w:r>
      <w:r>
        <w:rPr>
          <w:sz w:val="24"/>
        </w:rPr>
        <w:t xml:space="preserve">, </w:t>
      </w:r>
      <w:r>
        <w:rPr>
          <w:sz w:val="24"/>
          <w:lang w:val="en-US"/>
        </w:rPr>
        <w:t>hijo</w:t>
      </w:r>
      <w:r>
        <w:rPr>
          <w:sz w:val="24"/>
        </w:rPr>
        <w:t>)                             и тотчас уйти а поле.</w:t>
      </w:r>
    </w:p>
    <w:p>
      <w:pPr>
        <w:pStyle w:val="Normal1"/>
        <w:spacing w:lineRule="auto" w:line="240"/>
        <w:ind w:firstLine="284" w:end="0"/>
        <w:rPr/>
      </w:pPr>
      <w:r>
        <w:rPr>
          <w:sz w:val="24"/>
          <w:lang w:val="en-US"/>
        </w:rPr>
        <w:t>Pret</w:t>
      </w:r>
      <w:r>
        <w:rPr>
          <w:sz w:val="24"/>
        </w:rPr>
        <w:t>é</w:t>
      </w:r>
      <w:r>
        <w:rPr>
          <w:sz w:val="24"/>
          <w:lang w:val="en-US"/>
        </w:rPr>
        <w:t>rito</w:t>
      </w:r>
      <w:r>
        <w:rPr>
          <w:sz w:val="24"/>
        </w:rPr>
        <w:t xml:space="preserve"> </w:t>
      </w:r>
      <w:r>
        <w:rPr>
          <w:sz w:val="24"/>
          <w:lang w:val="en-US"/>
        </w:rPr>
        <w:t>indefinido</w:t>
      </w:r>
      <w:r>
        <w:rPr>
          <w:sz w:val="24"/>
        </w:rPr>
        <w:t xml:space="preserve"> способно заменять </w:t>
      </w:r>
      <w:r>
        <w:rPr>
          <w:sz w:val="24"/>
          <w:lang w:val="en-US"/>
        </w:rPr>
        <w:t>pret</w:t>
      </w:r>
      <w:r>
        <w:rPr>
          <w:sz w:val="24"/>
        </w:rPr>
        <w:t>é</w:t>
      </w:r>
      <w:r>
        <w:rPr>
          <w:sz w:val="24"/>
          <w:lang w:val="en-US"/>
        </w:rPr>
        <w:t>rito</w:t>
      </w:r>
      <w:r>
        <w:rPr>
          <w:sz w:val="24"/>
        </w:rPr>
        <w:t xml:space="preserve"> </w:t>
      </w:r>
      <w:r>
        <w:rPr>
          <w:sz w:val="24"/>
          <w:lang w:val="en-US"/>
        </w:rPr>
        <w:t>perfecto</w:t>
      </w:r>
      <w:r>
        <w:rPr>
          <w:sz w:val="24"/>
        </w:rPr>
        <w:t xml:space="preserve"> и указывать на только что осуществленное действие. Обычно это случается восклицательных фразах:</w:t>
      </w:r>
    </w:p>
    <w:p>
      <w:pPr>
        <w:pStyle w:val="Normal1"/>
        <w:spacing w:lineRule="auto" w:line="240"/>
        <w:ind w:firstLine="284" w:end="0"/>
        <w:rPr/>
      </w:pPr>
      <w:r>
        <w:rPr>
          <w:sz w:val="24"/>
          <w:lang w:val="en-US"/>
        </w:rPr>
        <w:t>¡</w:t>
      </w:r>
      <w:r>
        <w:rPr>
          <w:i/>
          <w:iCs/>
          <w:sz w:val="24"/>
          <w:lang w:val="en-US"/>
        </w:rPr>
        <w:t>Pasó</w:t>
      </w:r>
      <w:r>
        <w:rPr>
          <w:sz w:val="24"/>
          <w:lang w:val="en-US"/>
        </w:rPr>
        <w:t xml:space="preserve"> el peligro!                                               </w:t>
      </w:r>
      <w:r>
        <w:rPr>
          <w:sz w:val="24"/>
        </w:rPr>
        <w:t xml:space="preserve">Опасность миновала! </w:t>
      </w:r>
    </w:p>
    <w:p>
      <w:pPr>
        <w:pStyle w:val="Normal1"/>
        <w:spacing w:lineRule="auto" w:line="240"/>
        <w:ind w:firstLine="284" w:end="0"/>
        <w:rPr/>
      </w:pPr>
      <w:r>
        <w:rPr>
          <w:sz w:val="24"/>
        </w:rPr>
        <w:t>¡</w:t>
      </w:r>
      <w:r>
        <w:rPr>
          <w:i/>
          <w:iCs/>
          <w:sz w:val="24"/>
          <w:lang w:val="en-US"/>
        </w:rPr>
        <w:t>Se</w:t>
      </w:r>
      <w:r>
        <w:rPr>
          <w:i/>
          <w:iCs/>
          <w:sz w:val="24"/>
        </w:rPr>
        <w:t xml:space="preserve"> </w:t>
      </w:r>
      <w:r>
        <w:rPr>
          <w:i/>
          <w:iCs/>
          <w:sz w:val="24"/>
          <w:lang w:val="en-US"/>
        </w:rPr>
        <w:t>nos</w:t>
      </w:r>
      <w:r>
        <w:rPr>
          <w:i/>
          <w:iCs/>
          <w:sz w:val="24"/>
        </w:rPr>
        <w:t xml:space="preserve"> аса</w:t>
      </w:r>
      <w:r>
        <w:rPr>
          <w:i/>
          <w:iCs/>
          <w:sz w:val="24"/>
          <w:lang w:val="en-US"/>
        </w:rPr>
        <w:t>b</w:t>
      </w:r>
      <w:r>
        <w:rPr>
          <w:i/>
          <w:iCs/>
          <w:sz w:val="24"/>
        </w:rPr>
        <w:t>ó</w:t>
      </w:r>
      <w:r>
        <w:rPr>
          <w:sz w:val="24"/>
        </w:rPr>
        <w:t xml:space="preserve"> </w:t>
      </w:r>
      <w:r>
        <w:rPr>
          <w:sz w:val="24"/>
          <w:lang w:val="en-US"/>
        </w:rPr>
        <w:t>la</w:t>
      </w:r>
      <w:r>
        <w:rPr>
          <w:sz w:val="24"/>
        </w:rPr>
        <w:t xml:space="preserve"> </w:t>
      </w:r>
      <w:r>
        <w:rPr>
          <w:sz w:val="24"/>
          <w:lang w:val="en-US"/>
        </w:rPr>
        <w:t>alegr</w:t>
      </w:r>
      <w:r>
        <w:rPr>
          <w:sz w:val="24"/>
        </w:rPr>
        <w:t>í</w:t>
      </w:r>
      <w:r>
        <w:rPr>
          <w:sz w:val="24"/>
          <w:lang w:val="en-US"/>
        </w:rPr>
        <w:t>a</w:t>
      </w:r>
      <w:r>
        <w:rPr>
          <w:sz w:val="24"/>
        </w:rPr>
        <w:t xml:space="preserve">!                                  Вот и кончилась наша радость! </w:t>
      </w:r>
    </w:p>
    <w:p>
      <w:pPr>
        <w:pStyle w:val="Normal1"/>
        <w:spacing w:lineRule="auto" w:line="240"/>
        <w:ind w:firstLine="709" w:end="0"/>
        <w:rPr/>
      </w:pPr>
      <w:r>
        <w:rPr>
          <w:sz w:val="24"/>
        </w:rPr>
        <w:t>(</w:t>
      </w:r>
      <w:r>
        <w:rPr>
          <w:sz w:val="24"/>
          <w:lang w:val="en-US"/>
        </w:rPr>
        <w:t>M</w:t>
      </w:r>
      <w:r>
        <w:rPr>
          <w:sz w:val="24"/>
        </w:rPr>
        <w:t xml:space="preserve">. </w:t>
      </w:r>
      <w:r>
        <w:rPr>
          <w:sz w:val="24"/>
          <w:lang w:val="en-US"/>
        </w:rPr>
        <w:t>M</w:t>
      </w:r>
      <w:r>
        <w:rPr>
          <w:lang w:val="en-US"/>
        </w:rPr>
        <w:t>OLINER</w:t>
      </w:r>
      <w:r>
        <w:rPr>
          <w:sz w:val="24"/>
        </w:rPr>
        <w:t>)</w:t>
      </w:r>
    </w:p>
    <w:p>
      <w:pPr>
        <w:pStyle w:val="Normal1"/>
        <w:spacing w:lineRule="auto" w:line="240"/>
        <w:ind w:firstLine="284" w:end="0"/>
        <w:rPr/>
      </w:pPr>
      <w:r>
        <w:rPr>
          <w:sz w:val="24"/>
        </w:rPr>
        <w:t xml:space="preserve">В некоторых районах Испании и в значительной части Латинской Америки вообще характерно употребление </w:t>
      </w:r>
      <w:r>
        <w:rPr>
          <w:sz w:val="24"/>
          <w:lang w:val="en-US"/>
        </w:rPr>
        <w:t>preterito</w:t>
      </w:r>
      <w:r>
        <w:rPr>
          <w:sz w:val="24"/>
        </w:rPr>
        <w:t xml:space="preserve"> </w:t>
      </w:r>
      <w:r>
        <w:rPr>
          <w:sz w:val="24"/>
          <w:lang w:val="en-US"/>
        </w:rPr>
        <w:t>indefinido</w:t>
      </w:r>
      <w:r>
        <w:rPr>
          <w:sz w:val="24"/>
        </w:rPr>
        <w:t xml:space="preserve"> вмест</w:t>
      </w:r>
      <w:r>
        <w:rPr>
          <w:sz w:val="24"/>
          <w:lang w:val="en-US"/>
        </w:rPr>
        <w:t>o</w:t>
      </w:r>
      <w:r>
        <w:rPr>
          <w:sz w:val="24"/>
        </w:rPr>
        <w:t xml:space="preserve"> </w:t>
      </w:r>
      <w:r>
        <w:rPr>
          <w:sz w:val="24"/>
          <w:lang w:val="en-US"/>
        </w:rPr>
        <w:t>pret</w:t>
      </w:r>
      <w:r>
        <w:rPr>
          <w:sz w:val="24"/>
        </w:rPr>
        <w:t>é</w:t>
      </w:r>
      <w:r>
        <w:rPr>
          <w:sz w:val="24"/>
          <w:lang w:val="en-US"/>
        </w:rPr>
        <w:t>rito</w:t>
      </w:r>
      <w:r>
        <w:rPr>
          <w:sz w:val="24"/>
        </w:rPr>
        <w:t xml:space="preserve"> </w:t>
      </w:r>
      <w:r>
        <w:rPr>
          <w:sz w:val="24"/>
          <w:lang w:val="en-US"/>
        </w:rPr>
        <w:t>perfecto</w:t>
      </w:r>
      <w:r>
        <w:rPr>
          <w:sz w:val="24"/>
        </w:rPr>
        <w:t xml:space="preserve">. В этих регионах чаще скажут: Ноу </w:t>
      </w:r>
      <w:r>
        <w:rPr>
          <w:i/>
          <w:iCs/>
          <w:sz w:val="24"/>
        </w:rPr>
        <w:t xml:space="preserve">mе </w:t>
      </w:r>
      <w:r>
        <w:rPr>
          <w:i/>
          <w:iCs/>
          <w:sz w:val="24"/>
          <w:lang w:val="en-US"/>
        </w:rPr>
        <w:t>levant</w:t>
      </w:r>
      <w:r>
        <w:rPr>
          <w:i/>
          <w:iCs/>
          <w:sz w:val="24"/>
        </w:rPr>
        <w:t>é</w:t>
      </w:r>
      <w:r>
        <w:rPr>
          <w:sz w:val="24"/>
        </w:rPr>
        <w:t xml:space="preserve"> </w:t>
      </w:r>
      <w:r>
        <w:rPr>
          <w:sz w:val="24"/>
          <w:lang w:val="en-US"/>
        </w:rPr>
        <w:t>a</w:t>
      </w:r>
      <w:r>
        <w:rPr>
          <w:sz w:val="24"/>
        </w:rPr>
        <w:t xml:space="preserve"> </w:t>
      </w:r>
      <w:r>
        <w:rPr>
          <w:sz w:val="24"/>
          <w:lang w:val="en-US"/>
        </w:rPr>
        <w:t>las</w:t>
      </w:r>
      <w:r>
        <w:rPr>
          <w:sz w:val="24"/>
        </w:rPr>
        <w:t xml:space="preserve"> </w:t>
      </w:r>
      <w:r>
        <w:rPr>
          <w:sz w:val="24"/>
          <w:lang w:val="en-US"/>
        </w:rPr>
        <w:t>ocho</w:t>
      </w:r>
      <w:r>
        <w:rPr>
          <w:sz w:val="24"/>
        </w:rPr>
        <w:t xml:space="preserve">, чем Ноу </w:t>
      </w:r>
      <w:r>
        <w:rPr>
          <w:i/>
          <w:iCs/>
          <w:sz w:val="24"/>
        </w:rPr>
        <w:t xml:space="preserve">mе </w:t>
      </w:r>
      <w:r>
        <w:rPr>
          <w:i/>
          <w:iCs/>
          <w:sz w:val="24"/>
          <w:lang w:val="en-US"/>
        </w:rPr>
        <w:t>he</w:t>
      </w:r>
      <w:r>
        <w:rPr>
          <w:i/>
          <w:iCs/>
          <w:sz w:val="24"/>
        </w:rPr>
        <w:t xml:space="preserve"> </w:t>
      </w:r>
      <w:r>
        <w:rPr>
          <w:i/>
          <w:iCs/>
          <w:sz w:val="24"/>
          <w:lang w:val="en-US"/>
        </w:rPr>
        <w:t>levantado</w:t>
      </w:r>
      <w:r>
        <w:rPr>
          <w:sz w:val="24"/>
        </w:rPr>
        <w:t xml:space="preserve"> </w:t>
      </w:r>
      <w:r>
        <w:rPr>
          <w:sz w:val="24"/>
          <w:lang w:val="en-US"/>
        </w:rPr>
        <w:t>a</w:t>
      </w:r>
      <w:r>
        <w:rPr>
          <w:sz w:val="24"/>
        </w:rPr>
        <w:t xml:space="preserve"> </w:t>
      </w:r>
      <w:r>
        <w:rPr>
          <w:sz w:val="24"/>
          <w:lang w:val="en-US"/>
        </w:rPr>
        <w:t>las</w:t>
      </w:r>
      <w:r>
        <w:rPr>
          <w:sz w:val="24"/>
        </w:rPr>
        <w:t xml:space="preserve"> </w:t>
      </w:r>
      <w:r>
        <w:rPr>
          <w:sz w:val="24"/>
          <w:lang w:val="en-US"/>
        </w:rPr>
        <w:t>ocho</w:t>
      </w:r>
      <w:r>
        <w:rPr>
          <w:sz w:val="24"/>
        </w:rPr>
        <w:t xml:space="preserve">. </w:t>
      </w:r>
    </w:p>
    <w:p>
      <w:pPr>
        <w:pStyle w:val="Normal1"/>
        <w:spacing w:lineRule="auto" w:line="240"/>
        <w:ind w:firstLine="284" w:end="0"/>
        <w:rPr/>
      </w:pPr>
      <w:r>
        <w:rPr>
          <w:sz w:val="24"/>
          <w:lang w:val="en-US"/>
        </w:rPr>
        <w:t>Pret</w:t>
      </w:r>
      <w:r>
        <w:rPr>
          <w:sz w:val="24"/>
        </w:rPr>
        <w:t>é</w:t>
      </w:r>
      <w:r>
        <w:rPr>
          <w:sz w:val="24"/>
          <w:lang w:val="en-US"/>
        </w:rPr>
        <w:t>rito</w:t>
      </w:r>
      <w:r>
        <w:rPr>
          <w:sz w:val="24"/>
        </w:rPr>
        <w:t xml:space="preserve"> </w:t>
      </w:r>
      <w:r>
        <w:rPr>
          <w:sz w:val="24"/>
          <w:lang w:val="en-US"/>
        </w:rPr>
        <w:t>indefinido</w:t>
      </w:r>
      <w:r>
        <w:rPr>
          <w:sz w:val="24"/>
        </w:rPr>
        <w:t xml:space="preserve"> часто переводится на русский язык прошедшим временем глаголов совершенного вида.</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 xml:space="preserve">4. </w:t>
      </w:r>
      <w:r>
        <w:rPr>
          <w:i/>
          <w:sz w:val="24"/>
          <w:lang w:val="en-US"/>
        </w:rPr>
        <w:t>Futuro</w:t>
      </w:r>
      <w:r>
        <w:rPr>
          <w:i/>
          <w:sz w:val="24"/>
        </w:rPr>
        <w:t xml:space="preserve"> </w:t>
      </w:r>
      <w:r>
        <w:rPr>
          <w:i/>
          <w:sz w:val="24"/>
          <w:lang w:val="en-US"/>
        </w:rPr>
        <w:t>imperfecto</w:t>
      </w:r>
    </w:p>
    <w:p>
      <w:pPr>
        <w:pStyle w:val="Normal1"/>
        <w:spacing w:lineRule="auto" w:line="240"/>
        <w:ind w:firstLine="284" w:end="0"/>
        <w:rPr>
          <w:i/>
          <w:i/>
          <w:sz w:val="24"/>
        </w:rPr>
      </w:pPr>
      <w:r>
        <w:rPr>
          <w:i/>
          <w:sz w:val="24"/>
        </w:rPr>
      </w:r>
    </w:p>
    <w:p>
      <w:pPr>
        <w:pStyle w:val="Normal1"/>
        <w:spacing w:lineRule="auto" w:line="240"/>
        <w:ind w:firstLine="284" w:end="0"/>
        <w:rPr/>
      </w:pPr>
      <w:r>
        <w:rPr>
          <w:sz w:val="24"/>
          <w:lang w:val="en-US"/>
        </w:rPr>
        <w:t>Futuro</w:t>
      </w:r>
      <w:r>
        <w:rPr>
          <w:sz w:val="24"/>
        </w:rPr>
        <w:t xml:space="preserve"> </w:t>
      </w:r>
      <w:r>
        <w:rPr>
          <w:sz w:val="24"/>
          <w:lang w:val="en-US"/>
        </w:rPr>
        <w:t>imperfecto</w:t>
      </w:r>
      <w:r>
        <w:rPr>
          <w:sz w:val="24"/>
        </w:rPr>
        <w:t xml:space="preserve"> выражает действие, которое должно совершаться в будущем. Это </w:t>
      </w:r>
      <w:r>
        <w:rPr>
          <w:spacing w:val="20"/>
          <w:sz w:val="24"/>
        </w:rPr>
        <w:t>абсолютное</w:t>
      </w:r>
      <w:r>
        <w:rPr>
          <w:sz w:val="24"/>
        </w:rPr>
        <w:t xml:space="preserve"> время, и его употребление зависит от других временных форм:</w:t>
      </w:r>
    </w:p>
    <w:p>
      <w:pPr>
        <w:pStyle w:val="Normal1"/>
        <w:spacing w:lineRule="auto" w:line="240"/>
        <w:ind w:firstLine="284" w:end="0"/>
        <w:rPr/>
      </w:pPr>
      <w:r>
        <w:rPr>
          <w:sz w:val="24"/>
          <w:lang w:val="en-US"/>
        </w:rPr>
        <w:t xml:space="preserve">Mañana </w:t>
      </w:r>
      <w:r>
        <w:rPr>
          <w:i/>
          <w:iCs/>
          <w:sz w:val="24"/>
          <w:lang w:val="en-US"/>
        </w:rPr>
        <w:t>pediré</w:t>
      </w:r>
      <w:r>
        <w:rPr>
          <w:sz w:val="24"/>
          <w:lang w:val="en-US"/>
        </w:rPr>
        <w:t xml:space="preserve"> papel... </w:t>
      </w:r>
      <w:r>
        <w:rPr>
          <w:sz w:val="24"/>
        </w:rPr>
        <w:t>у</w:t>
      </w:r>
      <w:r>
        <w:rPr>
          <w:sz w:val="24"/>
          <w:lang w:val="en-US"/>
        </w:rPr>
        <w:t xml:space="preserve"> todo.                             </w:t>
      </w:r>
      <w:r>
        <w:rPr>
          <w:sz w:val="24"/>
        </w:rPr>
        <w:t xml:space="preserve">Завтра я попрошу бумагу и все </w:t>
      </w:r>
    </w:p>
    <w:p>
      <w:pPr>
        <w:pStyle w:val="Normal1"/>
        <w:spacing w:lineRule="auto" w:line="240"/>
        <w:ind w:firstLine="709" w:end="0"/>
        <w:rPr/>
      </w:pPr>
      <w:r>
        <w:rPr>
          <w:sz w:val="24"/>
        </w:rPr>
        <w:t>(</w:t>
      </w:r>
      <w:r>
        <w:rPr>
          <w:sz w:val="24"/>
          <w:lang w:val="en-US"/>
        </w:rPr>
        <w:t>S</w:t>
      </w:r>
      <w:r>
        <w:rPr>
          <w:sz w:val="24"/>
        </w:rPr>
        <w:t xml:space="preserve">. </w:t>
      </w:r>
      <w:r>
        <w:rPr>
          <w:sz w:val="24"/>
          <w:lang w:val="en-US"/>
        </w:rPr>
        <w:t>NOVO</w:t>
      </w:r>
      <w:r>
        <w:rPr>
          <w:sz w:val="24"/>
        </w:rPr>
        <w:t xml:space="preserve">)                                                                (необходимое). </w:t>
      </w:r>
    </w:p>
    <w:p>
      <w:pPr>
        <w:pStyle w:val="Normal1"/>
        <w:spacing w:lineRule="auto" w:line="240"/>
        <w:ind w:firstLine="284" w:end="0"/>
        <w:rPr/>
      </w:pPr>
      <w:r>
        <w:rPr>
          <w:sz w:val="24"/>
          <w:lang w:val="en-US"/>
        </w:rPr>
        <w:t>Pronto</w:t>
      </w:r>
      <w:r>
        <w:rPr>
          <w:sz w:val="24"/>
        </w:rPr>
        <w:t xml:space="preserve"> </w:t>
      </w:r>
      <w:r>
        <w:rPr>
          <w:i/>
          <w:iCs/>
          <w:sz w:val="24"/>
          <w:lang w:val="en-US"/>
        </w:rPr>
        <w:t>tendr</w:t>
      </w:r>
      <w:r>
        <w:rPr>
          <w:i/>
          <w:iCs/>
          <w:sz w:val="24"/>
        </w:rPr>
        <w:t>á</w:t>
      </w:r>
      <w:r>
        <w:rPr>
          <w:sz w:val="24"/>
        </w:rPr>
        <w:t xml:space="preserve"> </w:t>
      </w:r>
      <w:r>
        <w:rPr>
          <w:sz w:val="24"/>
          <w:lang w:val="en-US"/>
        </w:rPr>
        <w:t>el</w:t>
      </w:r>
      <w:r>
        <w:rPr>
          <w:sz w:val="24"/>
        </w:rPr>
        <w:t xml:space="preserve"> </w:t>
      </w:r>
      <w:r>
        <w:rPr>
          <w:sz w:val="24"/>
          <w:lang w:val="en-US"/>
        </w:rPr>
        <w:t>gusto</w:t>
      </w:r>
      <w:r>
        <w:rPr>
          <w:sz w:val="24"/>
        </w:rPr>
        <w:t xml:space="preserve"> </w:t>
      </w:r>
      <w:r>
        <w:rPr>
          <w:sz w:val="24"/>
          <w:lang w:val="en-US"/>
        </w:rPr>
        <w:t>de</w:t>
      </w:r>
      <w:r>
        <w:rPr>
          <w:sz w:val="24"/>
        </w:rPr>
        <w:t xml:space="preserve"> </w:t>
      </w:r>
      <w:r>
        <w:rPr>
          <w:sz w:val="24"/>
          <w:lang w:val="en-US"/>
        </w:rPr>
        <w:t>abrazarle</w:t>
      </w:r>
      <w:r>
        <w:rPr>
          <w:sz w:val="24"/>
        </w:rPr>
        <w:t xml:space="preserve">                      Скоро он будет иметь удовольствие</w:t>
      </w:r>
    </w:p>
    <w:p>
      <w:pPr>
        <w:pStyle w:val="Normal1"/>
        <w:spacing w:lineRule="auto" w:line="240"/>
        <w:ind w:firstLine="709" w:end="0"/>
        <w:rPr/>
      </w:pPr>
      <w:r>
        <w:rPr>
          <w:sz w:val="24"/>
          <w:lang w:val="en-US"/>
        </w:rPr>
        <w:t xml:space="preserve">a su hijo. </w:t>
      </w:r>
      <w:r>
        <w:rPr>
          <w:sz w:val="24"/>
        </w:rPr>
        <w:t>(</w:t>
      </w:r>
      <w:r>
        <w:rPr>
          <w:sz w:val="24"/>
          <w:lang w:val="en-US"/>
        </w:rPr>
        <w:t>P</w:t>
      </w:r>
      <w:r>
        <w:rPr/>
        <w:t xml:space="preserve">ÉREZ </w:t>
      </w:r>
      <w:r>
        <w:rPr>
          <w:sz w:val="24"/>
        </w:rPr>
        <w:t>G</w:t>
      </w:r>
      <w:r>
        <w:rPr/>
        <w:t>ALDÓS</w:t>
      </w:r>
      <w:r>
        <w:rPr>
          <w:sz w:val="24"/>
        </w:rPr>
        <w:t xml:space="preserve">)                                       обнять своего сына. </w:t>
      </w:r>
    </w:p>
    <w:p>
      <w:pPr>
        <w:pStyle w:val="Normal1"/>
        <w:spacing w:lineRule="auto" w:line="240"/>
        <w:ind w:firstLine="284" w:end="0"/>
        <w:rPr/>
      </w:pPr>
      <w:r>
        <w:rPr>
          <w:sz w:val="24"/>
          <w:lang w:val="en-US"/>
        </w:rPr>
        <w:t xml:space="preserve">Todo </w:t>
      </w:r>
      <w:r>
        <w:rPr>
          <w:i/>
          <w:iCs/>
          <w:sz w:val="24"/>
          <w:lang w:val="en-US"/>
        </w:rPr>
        <w:t>concluirá</w:t>
      </w:r>
      <w:r>
        <w:rPr>
          <w:sz w:val="24"/>
          <w:lang w:val="en-US"/>
        </w:rPr>
        <w:t xml:space="preserve"> dentro de unos dias.                    </w:t>
      </w:r>
      <w:r>
        <w:rPr>
          <w:sz w:val="24"/>
        </w:rPr>
        <w:t>Все закончится через несколько дней.</w:t>
      </w:r>
    </w:p>
    <w:p>
      <w:pPr>
        <w:pStyle w:val="Normal1"/>
        <w:spacing w:lineRule="auto" w:line="240"/>
        <w:ind w:firstLine="709" w:end="0"/>
        <w:rPr/>
      </w:pPr>
      <w:r>
        <w:rPr>
          <w:sz w:val="24"/>
        </w:rPr>
        <w:t>(</w:t>
      </w:r>
      <w:r>
        <w:rPr>
          <w:sz w:val="24"/>
          <w:lang w:val="en-US"/>
        </w:rPr>
        <w:t>P</w:t>
      </w:r>
      <w:r>
        <w:rPr/>
        <w:t xml:space="preserve">ÉREZ </w:t>
      </w:r>
      <w:r>
        <w:rPr>
          <w:sz w:val="24"/>
        </w:rPr>
        <w:t>G</w:t>
      </w:r>
      <w:r>
        <w:rPr/>
        <w:t>ALDÓS</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Кроме того, форма будущего времени может выражать два других значения:</w:t>
      </w:r>
    </w:p>
    <w:p>
      <w:pPr>
        <w:pStyle w:val="Normal1"/>
        <w:spacing w:lineRule="auto" w:line="240"/>
        <w:ind w:firstLine="284" w:end="0"/>
        <w:rPr/>
      </w:pPr>
      <w:r>
        <w:rPr>
          <w:sz w:val="24"/>
        </w:rPr>
        <w:t xml:space="preserve">а) </w:t>
      </w:r>
      <w:r>
        <w:rPr>
          <w:spacing w:val="20"/>
          <w:sz w:val="24"/>
        </w:rPr>
        <w:t>приказание, повеление</w:t>
      </w:r>
      <w:r>
        <w:rPr>
          <w:sz w:val="24"/>
        </w:rPr>
        <w:t xml:space="preserve">. В этом случае </w:t>
      </w:r>
      <w:r>
        <w:rPr>
          <w:sz w:val="24"/>
          <w:lang w:val="en-US"/>
        </w:rPr>
        <w:t>futuro</w:t>
      </w:r>
      <w:r>
        <w:rPr>
          <w:sz w:val="24"/>
        </w:rPr>
        <w:t xml:space="preserve"> </w:t>
      </w:r>
      <w:r>
        <w:rPr>
          <w:sz w:val="24"/>
          <w:lang w:val="en-US"/>
        </w:rPr>
        <w:t>impertecto</w:t>
      </w:r>
      <w:r>
        <w:rPr>
          <w:sz w:val="24"/>
        </w:rPr>
        <w:t xml:space="preserve"> по-прежнему указывает на будущее действие, но по своим модаль</w:t>
        <w:softHyphen/>
        <w:t>ным оттенкам сближается с повелительным наклонением:</w:t>
      </w:r>
    </w:p>
    <w:p>
      <w:pPr>
        <w:pStyle w:val="Normal1"/>
        <w:spacing w:lineRule="auto" w:line="240"/>
        <w:ind w:firstLine="284" w:end="0"/>
        <w:rPr/>
      </w:pPr>
      <w:r>
        <w:rPr>
          <w:sz w:val="24"/>
          <w:lang w:val="en-US"/>
        </w:rPr>
        <w:t>Usted</w:t>
      </w:r>
      <w:r>
        <w:rPr>
          <w:sz w:val="24"/>
        </w:rPr>
        <w:t xml:space="preserve"> </w:t>
      </w:r>
      <w:r>
        <w:rPr>
          <w:sz w:val="24"/>
          <w:lang w:val="en-US"/>
        </w:rPr>
        <w:t>Ie</w:t>
      </w:r>
      <w:r>
        <w:rPr>
          <w:sz w:val="24"/>
        </w:rPr>
        <w:t xml:space="preserve"> </w:t>
      </w:r>
      <w:r>
        <w:rPr>
          <w:i/>
          <w:iCs/>
          <w:sz w:val="24"/>
          <w:lang w:val="en-US"/>
        </w:rPr>
        <w:t>llevar</w:t>
      </w:r>
      <w:r>
        <w:rPr>
          <w:i/>
          <w:iCs/>
          <w:sz w:val="24"/>
        </w:rPr>
        <w:t>á</w:t>
      </w:r>
      <w:r>
        <w:rPr>
          <w:sz w:val="24"/>
        </w:rPr>
        <w:t xml:space="preserve"> </w:t>
      </w:r>
      <w:r>
        <w:rPr>
          <w:sz w:val="24"/>
          <w:lang w:val="en-US"/>
        </w:rPr>
        <w:t>mi</w:t>
      </w:r>
      <w:r>
        <w:rPr>
          <w:sz w:val="24"/>
        </w:rPr>
        <w:t xml:space="preserve"> </w:t>
      </w:r>
      <w:r>
        <w:rPr>
          <w:sz w:val="24"/>
          <w:lang w:val="en-US"/>
        </w:rPr>
        <w:t>paquete</w:t>
      </w:r>
      <w:r>
        <w:rPr>
          <w:sz w:val="24"/>
        </w:rPr>
        <w:t xml:space="preserve"> </w:t>
      </w:r>
      <w:r>
        <w:rPr>
          <w:sz w:val="24"/>
          <w:lang w:val="en-US"/>
        </w:rPr>
        <w:t>de</w:t>
      </w:r>
      <w:r>
        <w:rPr>
          <w:sz w:val="24"/>
        </w:rPr>
        <w:t xml:space="preserve"> </w:t>
      </w:r>
      <w:r>
        <w:rPr>
          <w:sz w:val="24"/>
          <w:lang w:val="en-US"/>
        </w:rPr>
        <w:t>velas</w:t>
      </w:r>
      <w:r>
        <w:rPr>
          <w:sz w:val="24"/>
        </w:rPr>
        <w:t>,                   Вы, Висенте, отнесете ему мой</w:t>
      </w:r>
    </w:p>
    <w:p>
      <w:pPr>
        <w:pStyle w:val="Normal1"/>
        <w:spacing w:lineRule="auto" w:line="240"/>
        <w:ind w:firstLine="709" w:end="0"/>
        <w:rPr/>
      </w:pPr>
      <w:r>
        <w:rPr>
          <w:sz w:val="24"/>
          <w:lang w:val="en-US"/>
        </w:rPr>
        <w:t>Vicente</w:t>
      </w:r>
      <w:r>
        <w:rPr>
          <w:sz w:val="24"/>
        </w:rPr>
        <w:t>. (</w:t>
      </w:r>
      <w:r>
        <w:rPr>
          <w:sz w:val="24"/>
          <w:lang w:val="en-US"/>
        </w:rPr>
        <w:t>R</w:t>
      </w:r>
      <w:r>
        <w:rPr>
          <w:sz w:val="24"/>
        </w:rPr>
        <w:t>. М</w:t>
      </w:r>
      <w:r>
        <w:rPr>
          <w:lang w:val="en-US"/>
        </w:rPr>
        <w:t>EZA</w:t>
      </w:r>
      <w:r>
        <w:rPr>
          <w:sz w:val="24"/>
        </w:rPr>
        <w:t>)                                                 сверток со свечами;</w:t>
      </w:r>
    </w:p>
    <w:p>
      <w:pPr>
        <w:pStyle w:val="Normal1"/>
        <w:spacing w:lineRule="auto" w:line="240"/>
        <w:ind w:firstLine="284" w:end="0"/>
        <w:rPr/>
      </w:pPr>
      <w:r>
        <w:rPr>
          <w:i/>
          <w:iCs/>
          <w:sz w:val="24"/>
          <w:lang w:val="en-US"/>
        </w:rPr>
        <w:t>Harás</w:t>
      </w:r>
      <w:r>
        <w:rPr>
          <w:sz w:val="24"/>
          <w:lang w:val="en-US"/>
        </w:rPr>
        <w:t xml:space="preserve"> lo que te mande tu madre.                          </w:t>
      </w:r>
      <w:r>
        <w:rPr>
          <w:sz w:val="24"/>
        </w:rPr>
        <w:t>Ты сделаешь то, что тебе прикажет мать.</w:t>
      </w:r>
    </w:p>
    <w:p>
      <w:pPr>
        <w:pStyle w:val="Normal1"/>
        <w:spacing w:lineRule="auto" w:line="240"/>
        <w:ind w:firstLine="709" w:end="0"/>
        <w:rPr/>
      </w:pPr>
      <w:r>
        <w:rPr>
          <w:sz w:val="24"/>
          <w:lang w:val="en-US"/>
        </w:rPr>
        <w:t>(S. N</w:t>
      </w:r>
      <w:r>
        <w:rPr>
          <w:lang w:val="en-US"/>
        </w:rPr>
        <w:t>OVO</w:t>
      </w:r>
      <w:r>
        <w:rPr>
          <w:sz w:val="24"/>
          <w:lang w:val="en-US"/>
        </w:rPr>
        <w:t xml:space="preserve">) </w:t>
      </w:r>
    </w:p>
    <w:p>
      <w:pPr>
        <w:pStyle w:val="Normal1"/>
        <w:spacing w:lineRule="auto" w:line="240"/>
        <w:ind w:firstLine="284" w:end="0"/>
        <w:rPr/>
      </w:pPr>
      <w:r>
        <w:rPr>
          <w:sz w:val="24"/>
          <w:lang w:val="en-US"/>
        </w:rPr>
        <w:t xml:space="preserve">No </w:t>
      </w:r>
      <w:r>
        <w:rPr>
          <w:i/>
          <w:iCs/>
          <w:sz w:val="24"/>
          <w:lang w:val="en-US"/>
        </w:rPr>
        <w:t>te irás</w:t>
      </w:r>
      <w:r>
        <w:rPr>
          <w:sz w:val="24"/>
          <w:lang w:val="en-US"/>
        </w:rPr>
        <w:t xml:space="preserve"> con esa mujer! </w:t>
      </w:r>
      <w:r>
        <w:rPr>
          <w:sz w:val="24"/>
        </w:rPr>
        <w:t>(</w:t>
      </w:r>
      <w:r>
        <w:rPr>
          <w:sz w:val="24"/>
          <w:lang w:val="en-US"/>
        </w:rPr>
        <w:t>S</w:t>
      </w:r>
      <w:r>
        <w:rPr>
          <w:sz w:val="24"/>
        </w:rPr>
        <w:t xml:space="preserve">. </w:t>
      </w:r>
      <w:r>
        <w:rPr>
          <w:sz w:val="24"/>
          <w:lang w:val="en-US"/>
        </w:rPr>
        <w:t>N</w:t>
      </w:r>
      <w:r>
        <w:rPr>
          <w:lang w:val="en-US"/>
        </w:rPr>
        <w:t>OVO</w:t>
      </w:r>
      <w:r>
        <w:rPr>
          <w:sz w:val="24"/>
        </w:rPr>
        <w:t>)                     Ты не уйдешь с этой женщиной!</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w:t>
      </w:r>
      <w:r>
        <w:rPr>
          <w:spacing w:val="20"/>
          <w:sz w:val="24"/>
        </w:rPr>
        <w:t>сомнение, вероятность, возможность</w:t>
      </w:r>
      <w:r>
        <w:rPr>
          <w:sz w:val="24"/>
        </w:rPr>
        <w:t>, т.е. может передавать модальные оттенки:</w:t>
      </w:r>
    </w:p>
    <w:p>
      <w:pPr>
        <w:pStyle w:val="Normal1"/>
        <w:spacing w:lineRule="auto" w:line="240"/>
        <w:ind w:firstLine="284" w:end="0"/>
        <w:rPr/>
      </w:pPr>
      <w:r>
        <w:rPr>
          <w:sz w:val="24"/>
          <w:lang w:val="en-US"/>
        </w:rPr>
        <w:t xml:space="preserve">— </w:t>
      </w:r>
      <w:r>
        <w:rPr>
          <w:sz w:val="24"/>
        </w:rPr>
        <w:t>Ре</w:t>
      </w:r>
      <w:r>
        <w:rPr>
          <w:sz w:val="24"/>
          <w:lang w:val="en-US"/>
        </w:rPr>
        <w:t>r</w:t>
      </w:r>
      <w:r>
        <w:rPr>
          <w:sz w:val="24"/>
        </w:rPr>
        <w:t>о</w:t>
      </w:r>
      <w:r>
        <w:rPr>
          <w:sz w:val="24"/>
          <w:lang w:val="en-US"/>
        </w:rPr>
        <w:t xml:space="preserve"> </w:t>
      </w:r>
      <w:r>
        <w:rPr>
          <w:sz w:val="24"/>
        </w:rPr>
        <w:t>уа</w:t>
      </w:r>
      <w:r>
        <w:rPr>
          <w:sz w:val="24"/>
          <w:lang w:val="en-US"/>
        </w:rPr>
        <w:t xml:space="preserve"> </w:t>
      </w:r>
      <w:r>
        <w:rPr>
          <w:i/>
          <w:iCs/>
          <w:sz w:val="24"/>
          <w:lang w:val="en-US"/>
        </w:rPr>
        <w:t>sabrá</w:t>
      </w:r>
      <w:r>
        <w:rPr>
          <w:sz w:val="24"/>
          <w:lang w:val="en-US"/>
        </w:rPr>
        <w:t xml:space="preserve"> usted que esta  noche…        </w:t>
      </w:r>
      <w:r>
        <w:rPr>
          <w:sz w:val="24"/>
        </w:rPr>
        <w:t xml:space="preserve">— Вы, наверно, уже знаете, что </w:t>
      </w:r>
      <w:r>
        <w:rPr>
          <w:sz w:val="24"/>
          <w:lang w:val="en-US"/>
        </w:rPr>
        <w:t>noche</w:t>
      </w:r>
      <w:r>
        <w:rPr>
          <w:sz w:val="24"/>
        </w:rPr>
        <w:t>... сегодня вечером...</w:t>
      </w:r>
    </w:p>
    <w:p>
      <w:pPr>
        <w:pStyle w:val="Normal1"/>
        <w:spacing w:lineRule="auto" w:line="240"/>
        <w:ind w:firstLine="284" w:end="0"/>
        <w:rPr/>
      </w:pPr>
      <w:r>
        <w:rPr>
          <w:sz w:val="24"/>
        </w:rPr>
        <w:t xml:space="preserve">— </w:t>
      </w:r>
      <w:r>
        <w:rPr>
          <w:sz w:val="24"/>
          <w:lang w:val="en-US"/>
        </w:rPr>
        <w:t>S</w:t>
      </w:r>
      <w:r>
        <w:rPr>
          <w:sz w:val="24"/>
        </w:rPr>
        <w:t xml:space="preserve">í, уа </w:t>
      </w:r>
      <w:r>
        <w:rPr>
          <w:sz w:val="24"/>
          <w:lang w:val="en-US"/>
        </w:rPr>
        <w:t>lo</w:t>
      </w:r>
      <w:r>
        <w:rPr>
          <w:sz w:val="24"/>
        </w:rPr>
        <w:t xml:space="preserve"> </w:t>
      </w:r>
      <w:r>
        <w:rPr>
          <w:sz w:val="24"/>
          <w:lang w:val="en-US"/>
        </w:rPr>
        <w:t>s</w:t>
      </w:r>
      <w:r>
        <w:rPr>
          <w:sz w:val="24"/>
        </w:rPr>
        <w:t>é. (</w:t>
      </w:r>
      <w:r>
        <w:rPr>
          <w:sz w:val="24"/>
          <w:lang w:val="en-US"/>
        </w:rPr>
        <w:t>S</w:t>
      </w:r>
      <w:r>
        <w:rPr>
          <w:sz w:val="24"/>
        </w:rPr>
        <w:t xml:space="preserve">. </w:t>
      </w:r>
      <w:r>
        <w:rPr>
          <w:sz w:val="24"/>
          <w:lang w:val="en-US"/>
        </w:rPr>
        <w:t>N</w:t>
      </w:r>
      <w:r>
        <w:rPr>
          <w:lang w:val="en-US"/>
        </w:rPr>
        <w:t>OVO</w:t>
      </w:r>
      <w:r>
        <w:rPr>
          <w:sz w:val="24"/>
        </w:rPr>
        <w:t>)                                 — Да, я об этом уже знаю.</w:t>
      </w:r>
    </w:p>
    <w:p>
      <w:pPr>
        <w:pStyle w:val="Normal1"/>
        <w:spacing w:lineRule="auto" w:line="240"/>
        <w:ind w:firstLine="284" w:end="0"/>
        <w:rPr/>
      </w:pPr>
      <w:r>
        <w:rPr>
          <w:sz w:val="24"/>
          <w:lang w:val="en-US"/>
        </w:rPr>
        <w:t xml:space="preserve">— </w:t>
      </w:r>
      <w:r>
        <w:rPr>
          <w:sz w:val="24"/>
          <w:lang w:val="en-US"/>
        </w:rPr>
        <w:t xml:space="preserve">¿Qué hora es?                                               </w:t>
      </w:r>
      <w:r>
        <w:rPr>
          <w:sz w:val="24"/>
        </w:rPr>
        <w:t>— Который час?</w:t>
      </w:r>
    </w:p>
    <w:p>
      <w:pPr>
        <w:pStyle w:val="Normal1"/>
        <w:spacing w:lineRule="auto" w:line="240"/>
        <w:ind w:firstLine="284" w:end="0"/>
        <w:rPr/>
      </w:pPr>
      <w:r>
        <w:rPr>
          <w:sz w:val="24"/>
        </w:rPr>
        <w:t xml:space="preserve">— </w:t>
      </w:r>
      <w:r>
        <w:rPr>
          <w:i/>
          <w:iCs/>
          <w:sz w:val="24"/>
          <w:lang w:val="en-US"/>
        </w:rPr>
        <w:t>Ser</w:t>
      </w:r>
      <w:r>
        <w:rPr>
          <w:i/>
          <w:iCs/>
          <w:sz w:val="24"/>
        </w:rPr>
        <w:t>á</w:t>
      </w:r>
      <w:r>
        <w:rPr>
          <w:i/>
          <w:iCs/>
          <w:sz w:val="24"/>
          <w:lang w:val="en-US"/>
        </w:rPr>
        <w:t>n</w:t>
      </w:r>
      <w:r>
        <w:rPr>
          <w:sz w:val="24"/>
        </w:rPr>
        <w:t xml:space="preserve"> </w:t>
      </w:r>
      <w:r>
        <w:rPr>
          <w:sz w:val="24"/>
          <w:lang w:val="en-US"/>
        </w:rPr>
        <w:t>las</w:t>
      </w:r>
      <w:r>
        <w:rPr>
          <w:sz w:val="24"/>
        </w:rPr>
        <w:t xml:space="preserve"> </w:t>
      </w:r>
      <w:r>
        <w:rPr>
          <w:sz w:val="24"/>
          <w:lang w:val="en-US"/>
        </w:rPr>
        <w:t>cinco</w:t>
      </w:r>
      <w:r>
        <w:rPr>
          <w:sz w:val="24"/>
        </w:rPr>
        <w:t xml:space="preserve">.                                            — Видимо, часов пять. </w:t>
      </w:r>
    </w:p>
    <w:p>
      <w:pPr>
        <w:pStyle w:val="Normal1"/>
        <w:spacing w:lineRule="auto" w:line="240"/>
        <w:ind w:firstLine="284" w:end="0"/>
        <w:rPr/>
      </w:pPr>
      <w:r>
        <w:rPr>
          <w:sz w:val="24"/>
          <w:lang w:val="en-US"/>
        </w:rPr>
        <w:t xml:space="preserve">¿ </w:t>
      </w:r>
      <w:r>
        <w:rPr>
          <w:i/>
          <w:iCs/>
          <w:sz w:val="24"/>
          <w:lang w:val="en-US"/>
        </w:rPr>
        <w:t>Será</w:t>
      </w:r>
      <w:r>
        <w:rPr>
          <w:sz w:val="24"/>
          <w:lang w:val="en-US"/>
        </w:rPr>
        <w:t xml:space="preserve"> usted el amigo de Juan?                         </w:t>
      </w:r>
      <w:r>
        <w:rPr>
          <w:sz w:val="24"/>
        </w:rPr>
        <w:t>Вы, наверное, друг Хуана?</w:t>
      </w:r>
    </w:p>
    <w:p>
      <w:pPr>
        <w:pStyle w:val="Normal1"/>
        <w:spacing w:lineRule="auto" w:line="240"/>
        <w:ind w:firstLine="284" w:end="0"/>
        <w:rPr>
          <w:sz w:val="24"/>
        </w:rPr>
      </w:pPr>
      <w:r>
        <w:rPr>
          <w:sz w:val="24"/>
        </w:rPr>
      </w:r>
    </w:p>
    <w:p>
      <w:pPr>
        <w:pStyle w:val="Normal1"/>
        <w:spacing w:lineRule="auto" w:line="240"/>
        <w:ind w:firstLine="284" w:end="0"/>
        <w:rPr/>
      </w:pPr>
      <w:r>
        <w:rPr>
          <w:sz w:val="24"/>
        </w:rPr>
        <w:t>Модальное употребление форм будущего простого, связанное с предположительными и вероятностными оценками действия, есте</w:t>
        <w:softHyphen/>
        <w:t xml:space="preserve">ственно, «разрушает» само понятие временнoй отнесенности. Оно охватывает практически все временное пространство: сферу </w:t>
      </w:r>
      <w:r>
        <w:rPr>
          <w:spacing w:val="20"/>
          <w:sz w:val="24"/>
        </w:rPr>
        <w:t>на</w:t>
        <w:softHyphen/>
        <w:t>стоящего</w:t>
      </w:r>
      <w:r>
        <w:rPr>
          <w:sz w:val="24"/>
        </w:rPr>
        <w:t xml:space="preserve"> (¿</w:t>
      </w:r>
      <w:r>
        <w:rPr>
          <w:sz w:val="24"/>
          <w:lang w:val="en-US"/>
        </w:rPr>
        <w:t>Qu</w:t>
      </w:r>
      <w:r>
        <w:rPr>
          <w:sz w:val="24"/>
        </w:rPr>
        <w:t xml:space="preserve">é </w:t>
      </w:r>
      <w:r>
        <w:rPr>
          <w:sz w:val="24"/>
          <w:lang w:val="en-US"/>
        </w:rPr>
        <w:t>edad</w:t>
      </w:r>
      <w:r>
        <w:rPr>
          <w:sz w:val="24"/>
        </w:rPr>
        <w:t xml:space="preserve"> </w:t>
      </w:r>
      <w:r>
        <w:rPr>
          <w:sz w:val="24"/>
          <w:lang w:val="en-US"/>
        </w:rPr>
        <w:t>tendr</w:t>
      </w:r>
      <w:r>
        <w:rPr>
          <w:sz w:val="24"/>
        </w:rPr>
        <w:t xml:space="preserve">á </w:t>
      </w:r>
      <w:r>
        <w:rPr>
          <w:sz w:val="24"/>
          <w:lang w:val="en-US"/>
        </w:rPr>
        <w:t>Consuelo</w:t>
      </w:r>
      <w:r>
        <w:rPr>
          <w:sz w:val="24"/>
        </w:rPr>
        <w:t xml:space="preserve">? — Сколько же лет Консуэло?), </w:t>
      </w:r>
      <w:r>
        <w:rPr>
          <w:spacing w:val="20"/>
          <w:sz w:val="24"/>
        </w:rPr>
        <w:t>будущего</w:t>
      </w:r>
      <w:r>
        <w:rPr>
          <w:sz w:val="24"/>
        </w:rPr>
        <w:t xml:space="preserve"> (</w:t>
      </w:r>
      <w:r>
        <w:rPr>
          <w:sz w:val="24"/>
          <w:lang w:val="en-US"/>
        </w:rPr>
        <w:t>Vendr</w:t>
      </w:r>
      <w:r>
        <w:rPr>
          <w:sz w:val="24"/>
        </w:rPr>
        <w:t xml:space="preserve">á </w:t>
      </w:r>
      <w:r>
        <w:rPr>
          <w:sz w:val="24"/>
          <w:lang w:val="en-US"/>
        </w:rPr>
        <w:t>a</w:t>
      </w:r>
      <w:r>
        <w:rPr>
          <w:sz w:val="24"/>
        </w:rPr>
        <w:t xml:space="preserve"> </w:t>
      </w:r>
      <w:r>
        <w:rPr>
          <w:sz w:val="24"/>
          <w:lang w:val="en-US"/>
        </w:rPr>
        <w:t>tardar</w:t>
      </w:r>
      <w:r>
        <w:rPr>
          <w:sz w:val="24"/>
        </w:rPr>
        <w:t xml:space="preserve"> </w:t>
      </w:r>
      <w:r>
        <w:rPr>
          <w:sz w:val="24"/>
          <w:lang w:val="en-US"/>
        </w:rPr>
        <w:t>un</w:t>
      </w:r>
      <w:r>
        <w:rPr>
          <w:sz w:val="24"/>
        </w:rPr>
        <w:t xml:space="preserve"> </w:t>
      </w:r>
      <w:r>
        <w:rPr>
          <w:sz w:val="24"/>
          <w:lang w:val="en-US"/>
        </w:rPr>
        <w:t>par</w:t>
      </w:r>
      <w:r>
        <w:rPr>
          <w:sz w:val="24"/>
        </w:rPr>
        <w:t xml:space="preserve"> </w:t>
      </w:r>
      <w:r>
        <w:rPr>
          <w:sz w:val="24"/>
          <w:lang w:val="en-US"/>
        </w:rPr>
        <w:t>de</w:t>
      </w:r>
      <w:r>
        <w:rPr>
          <w:sz w:val="24"/>
        </w:rPr>
        <w:t xml:space="preserve"> </w:t>
      </w:r>
      <w:r>
        <w:rPr>
          <w:sz w:val="24"/>
          <w:lang w:val="en-US"/>
        </w:rPr>
        <w:t>semanas</w:t>
      </w:r>
      <w:r>
        <w:rPr>
          <w:sz w:val="24"/>
        </w:rPr>
        <w:t>. — Он, видимо, задержится недели на две) и даже прошедшего (¿</w:t>
      </w:r>
      <w:r>
        <w:rPr>
          <w:i/>
          <w:iCs/>
          <w:sz w:val="24"/>
          <w:lang w:val="en-US"/>
        </w:rPr>
        <w:t>Habr</w:t>
      </w:r>
      <w:r>
        <w:rPr>
          <w:i/>
          <w:iCs/>
          <w:sz w:val="24"/>
        </w:rPr>
        <w:t>á</w:t>
      </w:r>
      <w:r>
        <w:rPr>
          <w:sz w:val="24"/>
        </w:rPr>
        <w:t xml:space="preserve"> </w:t>
      </w:r>
      <w:r>
        <w:rPr>
          <w:sz w:val="24"/>
          <w:lang w:val="en-US"/>
        </w:rPr>
        <w:t>cobarde</w:t>
      </w:r>
      <w:r>
        <w:rPr>
          <w:sz w:val="24"/>
        </w:rPr>
        <w:t xml:space="preserve"> </w:t>
      </w:r>
      <w:r>
        <w:rPr>
          <w:sz w:val="24"/>
          <w:lang w:val="en-US"/>
        </w:rPr>
        <w:t>semejante</w:t>
      </w:r>
      <w:r>
        <w:rPr>
          <w:sz w:val="24"/>
        </w:rPr>
        <w:t>? — Был ли (есть ли) еще подобный трус?)</w:t>
      </w:r>
    </w:p>
    <w:p>
      <w:pPr>
        <w:pStyle w:val="Normal1"/>
        <w:spacing w:lineRule="auto" w:line="240"/>
        <w:ind w:firstLine="284" w:end="0"/>
        <w:rPr>
          <w:sz w:val="24"/>
        </w:rPr>
      </w:pPr>
      <w:r>
        <w:rPr>
          <w:sz w:val="24"/>
        </w:rPr>
      </w:r>
    </w:p>
    <w:p>
      <w:pPr>
        <w:pStyle w:val="Heading3"/>
        <w:ind w:hanging="0" w:start="0"/>
        <w:rPr>
          <w:lang w:val="en-US"/>
        </w:rPr>
      </w:pPr>
      <w:bookmarkStart w:id="88" w:name="__RefHeading___Toc1886076"/>
      <w:bookmarkEnd w:id="88"/>
      <w:r>
        <w:rPr>
          <w:lang w:val="en-US"/>
        </w:rPr>
        <w:t xml:space="preserve">II. </w:t>
      </w:r>
      <w:r>
        <w:rPr/>
        <w:t>Сложные</w:t>
      </w:r>
      <w:r>
        <w:rPr>
          <w:lang w:val="en-US"/>
        </w:rPr>
        <w:t xml:space="preserve"> </w:t>
      </w:r>
      <w:r>
        <w:rPr/>
        <w:t>времена</w:t>
      </w:r>
    </w:p>
    <w:p>
      <w:pPr>
        <w:pStyle w:val="Normal"/>
        <w:rPr>
          <w:lang w:val="en-US"/>
        </w:rPr>
      </w:pPr>
      <w:r>
        <w:rPr>
          <w:lang w:val="en-US"/>
        </w:rPr>
      </w:r>
    </w:p>
    <w:p>
      <w:pPr>
        <w:pStyle w:val="Normal1"/>
        <w:spacing w:lineRule="auto" w:line="240"/>
        <w:ind w:firstLine="284" w:end="0"/>
        <w:jc w:val="center"/>
        <w:rPr>
          <w:i/>
          <w:i/>
          <w:sz w:val="24"/>
          <w:lang w:val="en-US"/>
        </w:rPr>
      </w:pPr>
      <w:r>
        <w:rPr>
          <w:i/>
          <w:sz w:val="24"/>
          <w:lang w:val="en-US"/>
        </w:rPr>
        <w:t>1. Pretérito perfecto</w:t>
      </w:r>
    </w:p>
    <w:p>
      <w:pPr>
        <w:pStyle w:val="Normal1"/>
        <w:spacing w:lineRule="auto" w:line="240"/>
        <w:ind w:firstLine="284" w:end="0"/>
        <w:rPr/>
      </w:pPr>
      <w:r>
        <w:rPr>
          <w:sz w:val="24"/>
          <w:lang w:val="en-US"/>
        </w:rPr>
        <w:t xml:space="preserve">Pretérito perfecto </w:t>
      </w:r>
      <w:r>
        <w:rPr>
          <w:sz w:val="24"/>
        </w:rPr>
        <w:t>указывает</w:t>
      </w:r>
      <w:r>
        <w:rPr>
          <w:sz w:val="24"/>
          <w:lang w:val="en-US"/>
        </w:rPr>
        <w:t>:</w:t>
      </w:r>
    </w:p>
    <w:p>
      <w:pPr>
        <w:pStyle w:val="Normal1"/>
        <w:spacing w:lineRule="auto" w:line="240"/>
        <w:ind w:firstLine="284" w:end="0"/>
        <w:rPr>
          <w:sz w:val="24"/>
        </w:rPr>
      </w:pPr>
      <w:r>
        <w:rPr>
          <w:sz w:val="24"/>
        </w:rPr>
        <w:t>а) на прошедшее законченное действие, которое осуществилось непосредственно перед моментом речи:</w:t>
      </w:r>
    </w:p>
    <w:p>
      <w:pPr>
        <w:pStyle w:val="Normal1"/>
        <w:spacing w:lineRule="auto" w:line="240"/>
        <w:ind w:firstLine="284" w:end="0"/>
        <w:rPr/>
      </w:pPr>
      <w:r>
        <w:rPr>
          <w:sz w:val="24"/>
          <w:lang w:val="en-US"/>
        </w:rPr>
        <w:t xml:space="preserve">Y me parece que </w:t>
      </w:r>
      <w:r>
        <w:rPr>
          <w:i/>
          <w:iCs/>
          <w:sz w:val="24"/>
          <w:lang w:val="en-US"/>
        </w:rPr>
        <w:t>ha entrado</w:t>
      </w:r>
      <w:r>
        <w:rPr>
          <w:sz w:val="24"/>
          <w:lang w:val="en-US"/>
        </w:rPr>
        <w:t xml:space="preserve"> también                  </w:t>
      </w:r>
      <w:r>
        <w:rPr>
          <w:sz w:val="24"/>
        </w:rPr>
        <w:t>Мне</w:t>
      </w:r>
      <w:r>
        <w:rPr>
          <w:sz w:val="24"/>
          <w:lang w:val="en-US"/>
        </w:rPr>
        <w:t xml:space="preserve"> </w:t>
      </w:r>
      <w:r>
        <w:rPr>
          <w:sz w:val="24"/>
        </w:rPr>
        <w:t>кажется</w:t>
      </w:r>
      <w:r>
        <w:rPr>
          <w:sz w:val="24"/>
          <w:lang w:val="en-US"/>
        </w:rPr>
        <w:t xml:space="preserve">, </w:t>
      </w:r>
      <w:r>
        <w:rPr>
          <w:sz w:val="24"/>
        </w:rPr>
        <w:t>что</w:t>
      </w:r>
      <w:r>
        <w:rPr>
          <w:sz w:val="24"/>
          <w:lang w:val="en-US"/>
        </w:rPr>
        <w:t xml:space="preserve"> </w:t>
      </w:r>
      <w:r>
        <w:rPr>
          <w:sz w:val="24"/>
        </w:rPr>
        <w:t>сеньор</w:t>
      </w:r>
      <w:r>
        <w:rPr>
          <w:sz w:val="24"/>
          <w:lang w:val="en-US"/>
        </w:rPr>
        <w:t xml:space="preserve"> </w:t>
      </w:r>
      <w:r>
        <w:rPr>
          <w:sz w:val="24"/>
        </w:rPr>
        <w:t>проку</w:t>
      </w:r>
      <w:r>
        <w:rPr>
          <w:sz w:val="24"/>
          <w:lang w:val="en-US"/>
        </w:rPr>
        <w:t>pop</w:t>
      </w:r>
    </w:p>
    <w:p>
      <w:pPr>
        <w:pStyle w:val="Normal1"/>
        <w:spacing w:lineRule="auto" w:line="240"/>
        <w:ind w:firstLine="709" w:end="0"/>
        <w:rPr/>
      </w:pPr>
      <w:r>
        <w:rPr>
          <w:sz w:val="24"/>
          <w:lang w:val="en-US"/>
        </w:rPr>
        <w:t xml:space="preserve">el señor procurador. </w:t>
      </w:r>
      <w:r>
        <w:rPr>
          <w:sz w:val="24"/>
        </w:rPr>
        <w:t>(</w:t>
      </w:r>
      <w:r>
        <w:rPr>
          <w:sz w:val="24"/>
          <w:lang w:val="en-US"/>
        </w:rPr>
        <w:t>P</w:t>
      </w:r>
      <w:r>
        <w:rPr/>
        <w:t xml:space="preserve">ÉREZ                                        </w:t>
      </w:r>
      <w:r>
        <w:rPr>
          <w:sz w:val="24"/>
        </w:rPr>
        <w:t>только что вошел</w:t>
      </w:r>
      <w:r>
        <w:rPr/>
        <w:t>.</w:t>
      </w:r>
    </w:p>
    <w:p>
      <w:pPr>
        <w:pStyle w:val="Normal1"/>
        <w:spacing w:lineRule="auto" w:line="240"/>
        <w:ind w:firstLine="709" w:end="0"/>
        <w:rPr/>
      </w:pPr>
      <w:r>
        <w:rPr>
          <w:sz w:val="24"/>
          <w:lang w:val="en-US"/>
        </w:rPr>
        <w:t>G</w:t>
      </w:r>
      <w:r>
        <w:rPr>
          <w:lang w:val="en-US"/>
        </w:rPr>
        <w:t>ALDÓS)</w:t>
      </w:r>
      <w:r>
        <w:rPr>
          <w:sz w:val="24"/>
          <w:lang w:val="en-US"/>
        </w:rPr>
        <w:t xml:space="preserve">                            </w:t>
      </w:r>
    </w:p>
    <w:p>
      <w:pPr>
        <w:pStyle w:val="Normal1"/>
        <w:spacing w:lineRule="auto" w:line="240"/>
        <w:ind w:firstLine="709" w:end="0"/>
        <w:rPr>
          <w:sz w:val="24"/>
          <w:lang w:val="en-US"/>
        </w:rPr>
      </w:pPr>
      <w:r>
        <w:rPr>
          <w:sz w:val="24"/>
          <w:lang w:val="en-US"/>
        </w:rPr>
      </w:r>
    </w:p>
    <w:p>
      <w:pPr>
        <w:pStyle w:val="Normal1"/>
        <w:spacing w:lineRule="auto" w:line="240"/>
        <w:ind w:firstLine="284" w:end="0"/>
        <w:rPr/>
      </w:pPr>
      <w:r>
        <w:rPr>
          <w:sz w:val="24"/>
          <w:lang w:val="en-US"/>
        </w:rPr>
        <w:t xml:space="preserve">Yo no </w:t>
      </w:r>
      <w:r>
        <w:rPr>
          <w:i/>
          <w:iCs/>
          <w:sz w:val="24"/>
          <w:lang w:val="en-US"/>
        </w:rPr>
        <w:t>he dicho</w:t>
      </w:r>
      <w:r>
        <w:rPr>
          <w:sz w:val="24"/>
          <w:lang w:val="en-US"/>
        </w:rPr>
        <w:t xml:space="preserve"> tal cosa. </w:t>
      </w:r>
      <w:r>
        <w:rPr>
          <w:sz w:val="24"/>
        </w:rPr>
        <w:t>(</w:t>
      </w:r>
      <w:r>
        <w:rPr>
          <w:sz w:val="24"/>
          <w:lang w:val="en-US"/>
        </w:rPr>
        <w:t>P</w:t>
      </w:r>
      <w:r>
        <w:rPr/>
        <w:t xml:space="preserve">ÉREZ </w:t>
      </w:r>
      <w:r>
        <w:rPr>
          <w:sz w:val="24"/>
        </w:rPr>
        <w:t xml:space="preserve">                          Я этого не сказал.</w:t>
      </w:r>
    </w:p>
    <w:p>
      <w:pPr>
        <w:pStyle w:val="Normal1"/>
        <w:spacing w:lineRule="auto" w:line="240"/>
        <w:ind w:firstLine="709" w:end="0"/>
        <w:rPr/>
      </w:pPr>
      <w:r>
        <w:rPr>
          <w:sz w:val="24"/>
          <w:lang w:val="en-US"/>
        </w:rPr>
        <w:t>G</w:t>
      </w:r>
      <w:r>
        <w:rPr>
          <w:lang w:val="en-US"/>
        </w:rPr>
        <w:t>ALDÓS</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Tú te </w:t>
      </w:r>
      <w:r>
        <w:rPr>
          <w:i/>
          <w:iCs/>
          <w:sz w:val="24"/>
          <w:lang w:val="en-US"/>
        </w:rPr>
        <w:t>has vuelto</w:t>
      </w:r>
      <w:r>
        <w:rPr>
          <w:sz w:val="24"/>
          <w:lang w:val="en-US"/>
        </w:rPr>
        <w:t xml:space="preserve"> loco... Vamos</w:t>
      </w:r>
      <w:r>
        <w:rPr>
          <w:sz w:val="24"/>
        </w:rPr>
        <w:t>,                             Ты с ума сошел... Послушай</w:t>
      </w:r>
      <w:r>
        <w:rPr>
          <w:sz w:val="24"/>
          <w:lang w:val="en-US"/>
        </w:rPr>
        <w:t xml:space="preserve">, </w:t>
      </w:r>
    </w:p>
    <w:p>
      <w:pPr>
        <w:pStyle w:val="Normal1"/>
        <w:spacing w:lineRule="auto" w:line="240"/>
        <w:ind w:firstLine="709" w:end="0"/>
        <w:rPr/>
      </w:pPr>
      <w:r>
        <w:rPr>
          <w:sz w:val="24"/>
          <w:lang w:val="en-US"/>
        </w:rPr>
        <w:t xml:space="preserve"> </w:t>
      </w:r>
      <w:r>
        <w:rPr>
          <w:sz w:val="24"/>
        </w:rPr>
        <w:t>Рере</w:t>
      </w:r>
      <w:r>
        <w:rPr>
          <w:sz w:val="24"/>
          <w:lang w:val="en-US"/>
        </w:rPr>
        <w:t xml:space="preserve">, tú </w:t>
      </w:r>
      <w:r>
        <w:rPr>
          <w:i/>
          <w:iCs/>
          <w:sz w:val="24"/>
          <w:lang w:val="en-US"/>
        </w:rPr>
        <w:t>has perdido</w:t>
      </w:r>
      <w:r>
        <w:rPr>
          <w:sz w:val="24"/>
          <w:lang w:val="en-US"/>
        </w:rPr>
        <w:t xml:space="preserve"> el jujcio.                                </w:t>
      </w:r>
      <w:r>
        <w:rPr>
          <w:sz w:val="24"/>
        </w:rPr>
        <w:t>Пепе, ты голову потерял.</w:t>
      </w:r>
    </w:p>
    <w:p>
      <w:pPr>
        <w:pStyle w:val="Normal1"/>
        <w:spacing w:lineRule="auto" w:line="240"/>
        <w:ind w:firstLine="709" w:end="0"/>
        <w:rPr/>
      </w:pPr>
      <w:r>
        <w:rPr>
          <w:sz w:val="24"/>
        </w:rPr>
        <w:t xml:space="preserve"> </w:t>
      </w:r>
      <w:r>
        <w:rPr>
          <w:sz w:val="24"/>
        </w:rPr>
        <w:t>(</w:t>
      </w:r>
      <w:r>
        <w:rPr>
          <w:sz w:val="24"/>
          <w:lang w:val="en-US"/>
        </w:rPr>
        <w:t>P</w:t>
      </w:r>
      <w:r>
        <w:rPr/>
        <w:t>ÉREZ</w:t>
      </w:r>
      <w:r>
        <w:rPr>
          <w:sz w:val="24"/>
        </w:rPr>
        <w:t xml:space="preserve">  G</w:t>
      </w:r>
      <w:r>
        <w:rPr/>
        <w:t>ALDÓS</w:t>
      </w:r>
      <w:r>
        <w:rPr>
          <w:sz w:val="24"/>
        </w:rPr>
        <w:t>)</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Normal1"/>
        <w:spacing w:lineRule="auto" w:line="240"/>
        <w:ind w:firstLine="284" w:end="0"/>
        <w:rPr>
          <w:sz w:val="24"/>
        </w:rPr>
      </w:pPr>
      <w:r>
        <w:rPr>
          <w:sz w:val="24"/>
        </w:rPr>
        <w:t>б) на прошедшее действие, завершенное в один из моментов определенного отрезка времени, который говорящий считает еще неоконченным. В подобных случаях в предложение часто включаются такие наречия .времени и обстоятельственные обороты, как:</w:t>
      </w:r>
    </w:p>
    <w:p>
      <w:pPr>
        <w:pStyle w:val="Normal1"/>
        <w:spacing w:lineRule="auto" w:line="240"/>
        <w:ind w:firstLine="284" w:end="0"/>
        <w:rPr/>
      </w:pPr>
      <w:r>
        <w:rPr/>
        <w:t xml:space="preserve"> </w:t>
      </w:r>
    </w:p>
    <w:tbl>
      <w:tblPr>
        <w:tblW w:w="7352" w:type="dxa"/>
        <w:jc w:val="start"/>
        <w:tblInd w:w="411" w:type="dxa"/>
        <w:tblLayout w:type="fixed"/>
        <w:tblCellMar>
          <w:top w:w="0" w:type="dxa"/>
          <w:start w:w="108" w:type="dxa"/>
          <w:bottom w:w="0" w:type="dxa"/>
          <w:end w:w="108" w:type="dxa"/>
        </w:tblCellMar>
      </w:tblPr>
      <w:tblGrid>
        <w:gridCol w:w="1824"/>
        <w:gridCol w:w="1641"/>
        <w:gridCol w:w="1395"/>
        <w:gridCol w:w="2492"/>
      </w:tblGrid>
      <w:tr>
        <w:trPr>
          <w:trHeight w:val="1110" w:hRule="atLeast"/>
        </w:trPr>
        <w:tc>
          <w:tcPr>
            <w:tcW w:w="1824" w:type="dxa"/>
            <w:tcBorders/>
          </w:tcPr>
          <w:p>
            <w:pPr>
              <w:pStyle w:val="Normal1"/>
              <w:spacing w:lineRule="auto" w:line="240"/>
              <w:ind w:firstLine="284" w:end="0"/>
              <w:rPr>
                <w:sz w:val="24"/>
                <w:lang w:val="en-US"/>
              </w:rPr>
            </w:pPr>
            <w:r>
              <w:rPr>
                <w:sz w:val="24"/>
                <w:lang w:val="en-US"/>
              </w:rPr>
              <w:t>hoy</w:t>
            </w:r>
          </w:p>
          <w:p>
            <w:pPr>
              <w:pStyle w:val="Normal1"/>
              <w:spacing w:lineRule="auto" w:line="240"/>
              <w:ind w:firstLine="284" w:end="0"/>
              <w:rPr>
                <w:sz w:val="24"/>
                <w:lang w:val="en-US"/>
              </w:rPr>
            </w:pPr>
            <w:r>
              <w:rPr>
                <w:sz w:val="24"/>
                <w:lang w:val="en-US"/>
              </w:rPr>
              <w:t>hoy día</w:t>
            </w:r>
          </w:p>
          <w:p>
            <w:pPr>
              <w:pStyle w:val="Normal1"/>
              <w:spacing w:lineRule="auto" w:line="240"/>
              <w:ind w:firstLine="284" w:end="0"/>
              <w:rPr>
                <w:sz w:val="24"/>
                <w:lang w:val="en-US"/>
              </w:rPr>
            </w:pPr>
            <w:r>
              <w:rPr>
                <w:sz w:val="24"/>
                <w:lang w:val="en-US"/>
              </w:rPr>
              <w:t>estos días</w:t>
            </w:r>
          </w:p>
          <w:p>
            <w:pPr>
              <w:pStyle w:val="Normal1"/>
              <w:rPr>
                <w:sz w:val="24"/>
                <w:lang w:val="en-US"/>
              </w:rPr>
            </w:pPr>
            <w:r>
              <w:rPr>
                <w:sz w:val="24"/>
                <w:lang w:val="en-US"/>
              </w:rPr>
            </w:r>
          </w:p>
        </w:tc>
        <w:tc>
          <w:tcPr>
            <w:tcW w:w="1641" w:type="dxa"/>
            <w:tcBorders/>
          </w:tcPr>
          <w:p>
            <w:pPr>
              <w:pStyle w:val="Normal1"/>
              <w:spacing w:lineRule="auto" w:line="240"/>
              <w:rPr>
                <w:sz w:val="24"/>
              </w:rPr>
            </w:pPr>
            <w:r>
              <w:rPr>
                <w:sz w:val="24"/>
              </w:rPr>
              <w:t xml:space="preserve">— </w:t>
            </w:r>
            <w:r>
              <w:rPr>
                <w:sz w:val="24"/>
              </w:rPr>
              <w:t>сегодня</w:t>
            </w:r>
          </w:p>
          <w:p>
            <w:pPr>
              <w:pStyle w:val="Normal1"/>
              <w:spacing w:lineRule="auto" w:line="240"/>
              <w:rPr>
                <w:sz w:val="24"/>
              </w:rPr>
            </w:pPr>
            <w:r>
              <w:rPr>
                <w:sz w:val="24"/>
              </w:rPr>
              <w:t xml:space="preserve">— </w:t>
            </w:r>
            <w:r>
              <w:rPr>
                <w:sz w:val="24"/>
              </w:rPr>
              <w:t>сегодня</w:t>
            </w:r>
          </w:p>
          <w:p>
            <w:pPr>
              <w:pStyle w:val="Normal1"/>
              <w:spacing w:lineRule="auto" w:line="240"/>
              <w:rPr>
                <w:sz w:val="24"/>
              </w:rPr>
            </w:pPr>
            <w:r>
              <w:rPr>
                <w:sz w:val="24"/>
              </w:rPr>
              <w:t xml:space="preserve">— </w:t>
            </w:r>
            <w:r>
              <w:rPr>
                <w:sz w:val="24"/>
              </w:rPr>
              <w:t>в эти дни</w:t>
            </w:r>
          </w:p>
          <w:p>
            <w:pPr>
              <w:pStyle w:val="Normal1"/>
              <w:rPr>
                <w:sz w:val="24"/>
              </w:rPr>
            </w:pPr>
            <w:r>
              <w:rPr>
                <w:sz w:val="24"/>
              </w:rPr>
            </w:r>
          </w:p>
        </w:tc>
        <w:tc>
          <w:tcPr>
            <w:tcW w:w="1395" w:type="dxa"/>
            <w:tcBorders/>
          </w:tcPr>
          <w:p>
            <w:pPr>
              <w:pStyle w:val="Normal1"/>
              <w:spacing w:lineRule="auto" w:line="240"/>
              <w:rPr>
                <w:sz w:val="24"/>
                <w:lang w:val="en-US"/>
              </w:rPr>
            </w:pPr>
            <w:r>
              <w:rPr>
                <w:sz w:val="24"/>
                <w:lang w:val="en-US"/>
              </w:rPr>
              <w:t>este mes</w:t>
            </w:r>
          </w:p>
          <w:p>
            <w:pPr>
              <w:pStyle w:val="Normal1"/>
              <w:spacing w:lineRule="auto" w:line="240"/>
              <w:rPr>
                <w:sz w:val="24"/>
                <w:lang w:val="en-US"/>
              </w:rPr>
            </w:pPr>
            <w:r>
              <w:rPr>
                <w:sz w:val="24"/>
                <w:lang w:val="en-US"/>
              </w:rPr>
              <w:t>este otoño</w:t>
            </w:r>
          </w:p>
          <w:p>
            <w:pPr>
              <w:pStyle w:val="Normal1"/>
              <w:spacing w:lineRule="auto" w:line="240"/>
              <w:rPr>
                <w:sz w:val="24"/>
                <w:lang w:val="en-US"/>
              </w:rPr>
            </w:pPr>
            <w:r>
              <w:rPr>
                <w:sz w:val="24"/>
                <w:lang w:val="en-US"/>
              </w:rPr>
              <w:t>este año</w:t>
            </w:r>
          </w:p>
          <w:p>
            <w:pPr>
              <w:pStyle w:val="Normal1"/>
              <w:rPr>
                <w:sz w:val="24"/>
                <w:lang w:val="en-US"/>
              </w:rPr>
            </w:pPr>
            <w:r>
              <w:rPr>
                <w:sz w:val="24"/>
                <w:lang w:val="en-US"/>
              </w:rPr>
            </w:r>
          </w:p>
        </w:tc>
        <w:tc>
          <w:tcPr>
            <w:tcW w:w="2492" w:type="dxa"/>
            <w:tcBorders/>
          </w:tcPr>
          <w:p>
            <w:pPr>
              <w:pStyle w:val="Normal1"/>
              <w:spacing w:lineRule="auto" w:line="240"/>
              <w:rPr>
                <w:sz w:val="24"/>
              </w:rPr>
            </w:pPr>
            <w:r>
              <w:rPr>
                <w:sz w:val="24"/>
              </w:rPr>
              <w:t xml:space="preserve">— </w:t>
            </w:r>
            <w:r>
              <w:rPr>
                <w:sz w:val="24"/>
              </w:rPr>
              <w:t>в этом месяце</w:t>
            </w:r>
          </w:p>
          <w:p>
            <w:pPr>
              <w:pStyle w:val="Normal1"/>
              <w:spacing w:lineRule="auto" w:line="240"/>
              <w:rPr>
                <w:sz w:val="24"/>
              </w:rPr>
            </w:pPr>
            <w:r>
              <w:rPr>
                <w:sz w:val="24"/>
              </w:rPr>
              <w:t xml:space="preserve">— </w:t>
            </w:r>
            <w:r>
              <w:rPr>
                <w:sz w:val="24"/>
              </w:rPr>
              <w:t>этой осенью</w:t>
            </w:r>
          </w:p>
          <w:p>
            <w:pPr>
              <w:pStyle w:val="Normal1"/>
              <w:spacing w:lineRule="auto" w:line="240"/>
              <w:rPr>
                <w:sz w:val="24"/>
              </w:rPr>
            </w:pPr>
            <w:r>
              <w:rPr>
                <w:sz w:val="24"/>
              </w:rPr>
              <w:t xml:space="preserve">—  </w:t>
            </w:r>
            <w:r>
              <w:rPr>
                <w:sz w:val="24"/>
              </w:rPr>
              <w:t>в этом году и т.п.</w:t>
            </w:r>
          </w:p>
          <w:p>
            <w:pPr>
              <w:pStyle w:val="Normal1"/>
              <w:rPr>
                <w:sz w:val="24"/>
              </w:rPr>
            </w:pPr>
            <w:r>
              <w:rPr>
                <w:sz w:val="24"/>
              </w:rPr>
            </w:r>
          </w:p>
        </w:tc>
      </w:tr>
    </w:tbl>
    <w:p>
      <w:pPr>
        <w:pStyle w:val="Normal1"/>
        <w:spacing w:lineRule="auto" w:line="240"/>
        <w:ind w:firstLine="284" w:end="0"/>
        <w:rPr/>
      </w:pPr>
      <w:r>
        <w:rPr>
          <w:b/>
          <w:bCs/>
          <w:sz w:val="24"/>
          <w:lang w:val="en-US"/>
        </w:rPr>
        <w:t>Ho</w:t>
      </w:r>
      <w:r>
        <w:rPr>
          <w:b/>
          <w:bCs/>
          <w:sz w:val="24"/>
        </w:rPr>
        <w:t>у</w:t>
      </w:r>
      <w:r>
        <w:rPr>
          <w:sz w:val="24"/>
        </w:rPr>
        <w:t xml:space="preserve"> </w:t>
      </w:r>
      <w:r>
        <w:rPr>
          <w:i/>
          <w:iCs/>
          <w:sz w:val="24"/>
          <w:lang w:val="en-US"/>
        </w:rPr>
        <w:t>hemos</w:t>
      </w:r>
      <w:r>
        <w:rPr>
          <w:i/>
          <w:iCs/>
          <w:sz w:val="24"/>
        </w:rPr>
        <w:t xml:space="preserve"> </w:t>
      </w:r>
      <w:r>
        <w:rPr>
          <w:i/>
          <w:iCs/>
          <w:sz w:val="24"/>
          <w:lang w:val="en-US"/>
        </w:rPr>
        <w:t>tenido</w:t>
      </w:r>
      <w:r>
        <w:rPr>
          <w:sz w:val="24"/>
        </w:rPr>
        <w:t xml:space="preserve"> </w:t>
      </w:r>
      <w:r>
        <w:rPr>
          <w:sz w:val="24"/>
          <w:lang w:val="en-US"/>
        </w:rPr>
        <w:t>una</w:t>
      </w:r>
      <w:r>
        <w:rPr>
          <w:sz w:val="24"/>
        </w:rPr>
        <w:t xml:space="preserve"> </w:t>
      </w:r>
      <w:r>
        <w:rPr>
          <w:sz w:val="24"/>
          <w:lang w:val="en-US"/>
        </w:rPr>
        <w:t>sangrienta</w:t>
      </w:r>
      <w:r>
        <w:rPr>
          <w:sz w:val="24"/>
        </w:rPr>
        <w:t xml:space="preserve">                             Сегодня у нас была кровопролитная </w:t>
      </w:r>
    </w:p>
    <w:p>
      <w:pPr>
        <w:pStyle w:val="Normal1"/>
        <w:spacing w:lineRule="auto" w:line="240"/>
        <w:ind w:firstLine="709" w:end="0"/>
        <w:rPr>
          <w:sz w:val="24"/>
          <w:lang w:val="en-US"/>
        </w:rPr>
      </w:pPr>
      <w:r>
        <w:rPr>
          <w:sz w:val="24"/>
          <w:lang w:val="en-US"/>
        </w:rPr>
        <w:t xml:space="preserve">refriega en las inmediaciones  de                            </w:t>
      </w:r>
      <w:r>
        <w:rPr>
          <w:sz w:val="24"/>
        </w:rPr>
        <w:t>схватка</w:t>
      </w:r>
      <w:r>
        <w:rPr>
          <w:sz w:val="24"/>
          <w:lang w:val="en-US"/>
        </w:rPr>
        <w:t xml:space="preserve"> </w:t>
      </w:r>
      <w:r>
        <w:rPr>
          <w:sz w:val="24"/>
        </w:rPr>
        <w:t>в</w:t>
      </w:r>
      <w:r>
        <w:rPr>
          <w:sz w:val="24"/>
          <w:lang w:val="en-US"/>
        </w:rPr>
        <w:t xml:space="preserve"> </w:t>
      </w:r>
      <w:r>
        <w:rPr>
          <w:sz w:val="24"/>
        </w:rPr>
        <w:t>окрестностях</w:t>
      </w:r>
    </w:p>
    <w:p>
      <w:pPr>
        <w:pStyle w:val="Normal1"/>
        <w:spacing w:lineRule="auto" w:line="240"/>
        <w:ind w:firstLine="709" w:end="0"/>
        <w:rPr/>
      </w:pPr>
      <w:r>
        <w:rPr>
          <w:sz w:val="24"/>
          <w:lang w:val="en-US"/>
        </w:rPr>
        <w:t xml:space="preserve">Orbajosa... </w:t>
      </w:r>
      <w:r>
        <w:rPr>
          <w:i/>
          <w:iCs/>
          <w:sz w:val="24"/>
        </w:rPr>
        <w:t>На</w:t>
      </w:r>
      <w:r>
        <w:rPr>
          <w:i/>
          <w:iCs/>
          <w:sz w:val="24"/>
          <w:lang w:val="en-US"/>
        </w:rPr>
        <w:t xml:space="preserve"> habido</w:t>
      </w:r>
      <w:r>
        <w:rPr>
          <w:sz w:val="24"/>
          <w:lang w:val="en-US"/>
        </w:rPr>
        <w:t xml:space="preserve"> muchas                                </w:t>
      </w:r>
      <w:r>
        <w:rPr>
          <w:sz w:val="24"/>
        </w:rPr>
        <w:t>Орбахосы</w:t>
      </w:r>
      <w:r>
        <w:rPr>
          <w:sz w:val="24"/>
          <w:lang w:val="en-US"/>
        </w:rPr>
        <w:t xml:space="preserve">. </w:t>
      </w:r>
      <w:r>
        <w:rPr>
          <w:sz w:val="24"/>
        </w:rPr>
        <w:t>Было</w:t>
      </w:r>
      <w:r>
        <w:rPr>
          <w:sz w:val="24"/>
          <w:lang w:val="en-US"/>
        </w:rPr>
        <w:t xml:space="preserve"> </w:t>
      </w:r>
      <w:r>
        <w:rPr>
          <w:sz w:val="24"/>
        </w:rPr>
        <w:t>много</w:t>
      </w:r>
      <w:r>
        <w:rPr>
          <w:sz w:val="24"/>
          <w:lang w:val="en-US"/>
        </w:rPr>
        <w:t xml:space="preserve"> </w:t>
      </w:r>
    </w:p>
    <w:p>
      <w:pPr>
        <w:pStyle w:val="Normal1"/>
        <w:spacing w:lineRule="auto" w:line="240"/>
        <w:ind w:firstLine="709" w:end="0"/>
        <w:rPr/>
      </w:pPr>
      <w:r>
        <w:rPr>
          <w:sz w:val="24"/>
          <w:lang w:val="en-US"/>
        </w:rPr>
        <w:t xml:space="preserve">bajas </w:t>
      </w:r>
      <w:r>
        <w:rPr>
          <w:sz w:val="24"/>
        </w:rPr>
        <w:t>ро</w:t>
      </w:r>
      <w:r>
        <w:rPr>
          <w:sz w:val="24"/>
          <w:lang w:val="en-US"/>
        </w:rPr>
        <w:t xml:space="preserve">r una </w:t>
      </w:r>
      <w:r>
        <w:rPr>
          <w:sz w:val="24"/>
        </w:rPr>
        <w:t>у</w:t>
      </w:r>
      <w:r>
        <w:rPr>
          <w:sz w:val="24"/>
          <w:lang w:val="en-US"/>
        </w:rPr>
        <w:t xml:space="preserve"> otra parte.                                       </w:t>
      </w:r>
      <w:r>
        <w:rPr>
          <w:sz w:val="24"/>
        </w:rPr>
        <w:t>потерь с обеих сторон.</w:t>
      </w:r>
    </w:p>
    <w:p>
      <w:pPr>
        <w:pStyle w:val="Normal1"/>
        <w:spacing w:lineRule="auto" w:line="240"/>
        <w:ind w:firstLine="709" w:end="0"/>
        <w:rPr/>
      </w:pPr>
      <w:r>
        <w:rPr>
          <w:sz w:val="24"/>
        </w:rPr>
        <w:t>(</w:t>
      </w:r>
      <w:r>
        <w:rPr>
          <w:sz w:val="24"/>
          <w:lang w:val="en-US"/>
        </w:rPr>
        <w:t>P</w:t>
      </w:r>
      <w:r>
        <w:rPr/>
        <w:t>ÉREZ</w:t>
      </w:r>
      <w:r>
        <w:rPr>
          <w:sz w:val="24"/>
        </w:rPr>
        <w:t xml:space="preserve">  G</w:t>
      </w:r>
      <w:r>
        <w:rPr/>
        <w:t>ALDÓS</w:t>
      </w:r>
      <w:r>
        <w:rPr>
          <w:sz w:val="24"/>
        </w:rPr>
        <w:t>)</w:t>
      </w:r>
    </w:p>
    <w:p>
      <w:pPr>
        <w:pStyle w:val="Normal1"/>
        <w:spacing w:lineRule="auto" w:line="240"/>
        <w:ind w:firstLine="284" w:end="0"/>
        <w:rPr/>
      </w:pPr>
      <w:r>
        <w:rPr>
          <w:i/>
          <w:iCs/>
          <w:sz w:val="24"/>
          <w:lang w:val="en-US"/>
        </w:rPr>
        <w:t>Hemos</w:t>
      </w:r>
      <w:r>
        <w:rPr>
          <w:i/>
          <w:iCs/>
          <w:sz w:val="24"/>
        </w:rPr>
        <w:t xml:space="preserve"> </w:t>
      </w:r>
      <w:r>
        <w:rPr>
          <w:i/>
          <w:iCs/>
          <w:sz w:val="24"/>
          <w:lang w:val="en-US"/>
        </w:rPr>
        <w:t>tenido</w:t>
      </w:r>
      <w:r>
        <w:rPr>
          <w:sz w:val="24"/>
        </w:rPr>
        <w:t xml:space="preserve"> </w:t>
      </w:r>
      <w:r>
        <w:rPr>
          <w:sz w:val="24"/>
          <w:lang w:val="en-US"/>
        </w:rPr>
        <w:t>muchas</w:t>
      </w:r>
      <w:r>
        <w:rPr>
          <w:sz w:val="24"/>
        </w:rPr>
        <w:t xml:space="preserve"> </w:t>
      </w:r>
      <w:r>
        <w:rPr>
          <w:sz w:val="24"/>
          <w:lang w:val="en-US"/>
        </w:rPr>
        <w:t>enfermedades</w:t>
      </w:r>
      <w:r>
        <w:rPr>
          <w:sz w:val="24"/>
        </w:rPr>
        <w:t xml:space="preserve">                         В эту зиму мы часто болели. </w:t>
      </w:r>
    </w:p>
    <w:p>
      <w:pPr>
        <w:pStyle w:val="Normal1"/>
        <w:spacing w:lineRule="auto" w:line="240"/>
        <w:ind w:firstLine="709" w:end="0"/>
        <w:rPr/>
      </w:pPr>
      <w:r>
        <w:rPr>
          <w:b/>
          <w:bCs/>
          <w:sz w:val="24"/>
          <w:lang w:val="en-US"/>
        </w:rPr>
        <w:t>este invierno.</w:t>
      </w:r>
      <w:r>
        <w:rPr>
          <w:sz w:val="24"/>
          <w:lang w:val="en-US"/>
        </w:rPr>
        <w:t xml:space="preserve"> (M.M</w:t>
      </w:r>
      <w:r>
        <w:rPr>
          <w:lang w:val="en-US"/>
        </w:rPr>
        <w:t>OLINER</w:t>
      </w:r>
      <w:r>
        <w:rPr>
          <w:sz w:val="24"/>
          <w:lang w:val="en-US"/>
        </w:rPr>
        <w:t xml:space="preserve"> )</w:t>
      </w:r>
    </w:p>
    <w:p>
      <w:pPr>
        <w:pStyle w:val="Normal1"/>
        <w:spacing w:lineRule="auto" w:line="240"/>
        <w:ind w:firstLine="284" w:end="0"/>
        <w:rPr>
          <w:sz w:val="24"/>
        </w:rPr>
      </w:pPr>
      <w:r>
        <w:rPr>
          <w:sz w:val="24"/>
        </w:rPr>
        <w:t>в) на прошедшее законченное действие, результаты или же важность которого говорящий желает особо подчеркнуть и связать с настоящим моментом:</w:t>
      </w:r>
    </w:p>
    <w:p>
      <w:pPr>
        <w:pStyle w:val="Normal1"/>
        <w:spacing w:lineRule="auto" w:line="240"/>
        <w:ind w:firstLine="284" w:end="0"/>
        <w:rPr>
          <w:sz w:val="24"/>
        </w:rPr>
      </w:pPr>
      <w:r>
        <w:rPr>
          <w:sz w:val="24"/>
          <w:lang w:val="en-US"/>
        </w:rPr>
        <w:t xml:space="preserve">Cuando niño </w:t>
      </w:r>
      <w:r>
        <w:rPr>
          <w:i/>
          <w:iCs/>
          <w:sz w:val="24"/>
          <w:lang w:val="en-US"/>
        </w:rPr>
        <w:t>he visitado</w:t>
      </w:r>
      <w:r>
        <w:rPr>
          <w:sz w:val="24"/>
          <w:lang w:val="en-US"/>
        </w:rPr>
        <w:t xml:space="preserve"> Madrid.                               </w:t>
      </w:r>
      <w:r>
        <w:rPr>
          <w:sz w:val="24"/>
        </w:rPr>
        <w:t xml:space="preserve">В детстве я побывал в Мадриде. </w:t>
      </w:r>
    </w:p>
    <w:p>
      <w:pPr>
        <w:pStyle w:val="Normal1"/>
        <w:spacing w:lineRule="auto" w:line="240"/>
        <w:ind w:firstLine="709" w:end="0"/>
        <w:rPr/>
      </w:pPr>
      <w:r>
        <w:rPr>
          <w:sz w:val="24"/>
          <w:lang w:val="en-US"/>
        </w:rPr>
        <w:t xml:space="preserve">Nunca jamás olvidaré esta visita.                            </w:t>
      </w:r>
      <w:r>
        <w:rPr>
          <w:sz w:val="24"/>
        </w:rPr>
        <w:t>Никогда в жизни не забуду этой поездки.</w:t>
      </w:r>
    </w:p>
    <w:p>
      <w:pPr>
        <w:pStyle w:val="Normal1"/>
        <w:spacing w:lineRule="auto" w:line="240"/>
        <w:ind w:firstLine="284" w:end="0"/>
        <w:rPr/>
      </w:pPr>
      <w:r>
        <w:rPr>
          <w:sz w:val="24"/>
          <w:lang w:val="en-US"/>
        </w:rPr>
        <w:t xml:space="preserve">Eres un hijo ingrato. </w:t>
      </w:r>
      <w:r>
        <w:rPr>
          <w:sz w:val="24"/>
        </w:rPr>
        <w:t>¿</w:t>
      </w:r>
      <w:r>
        <w:rPr>
          <w:sz w:val="24"/>
          <w:lang w:val="en-US"/>
        </w:rPr>
        <w:t>No</w:t>
      </w:r>
      <w:r>
        <w:rPr>
          <w:sz w:val="24"/>
        </w:rPr>
        <w:t xml:space="preserve"> </w:t>
      </w:r>
      <w:r>
        <w:rPr>
          <w:sz w:val="24"/>
          <w:lang w:val="en-US"/>
        </w:rPr>
        <w:t>te</w:t>
      </w:r>
      <w:r>
        <w:rPr>
          <w:sz w:val="24"/>
        </w:rPr>
        <w:t xml:space="preserve"> </w:t>
      </w:r>
      <w:r>
        <w:rPr>
          <w:i/>
          <w:iCs/>
          <w:sz w:val="24"/>
          <w:lang w:val="en-US"/>
        </w:rPr>
        <w:t>hemos</w:t>
      </w:r>
      <w:r>
        <w:rPr>
          <w:sz w:val="24"/>
        </w:rPr>
        <w:t xml:space="preserve">                             Ты неблагодарный сын. Разве</w:t>
      </w:r>
      <w:r>
        <w:rPr>
          <w:sz w:val="24"/>
          <w:lang w:val="en-US"/>
        </w:rPr>
        <w:t xml:space="preserve"> </w:t>
      </w:r>
      <w:r>
        <w:rPr>
          <w:sz w:val="24"/>
        </w:rPr>
        <w:t>мы</w:t>
      </w:r>
      <w:r>
        <w:rPr>
          <w:sz w:val="24"/>
          <w:lang w:val="en-US"/>
        </w:rPr>
        <w:t xml:space="preserve"> </w:t>
      </w:r>
    </w:p>
    <w:p>
      <w:pPr>
        <w:pStyle w:val="Normal1"/>
        <w:spacing w:lineRule="auto" w:line="240"/>
        <w:ind w:firstLine="709" w:end="0"/>
        <w:rPr/>
      </w:pPr>
      <w:r>
        <w:rPr>
          <w:i/>
          <w:iCs/>
          <w:sz w:val="24"/>
          <w:lang w:val="en-US"/>
        </w:rPr>
        <w:t>dado</w:t>
      </w:r>
      <w:r>
        <w:rPr>
          <w:sz w:val="24"/>
          <w:lang w:val="en-US"/>
        </w:rPr>
        <w:t xml:space="preserve"> cuanto pudimos?                                             </w:t>
      </w:r>
      <w:r>
        <w:rPr>
          <w:sz w:val="24"/>
        </w:rPr>
        <w:t>не дали тебе все, что могли?</w:t>
      </w:r>
    </w:p>
    <w:p>
      <w:pPr>
        <w:pStyle w:val="Normal1"/>
        <w:spacing w:lineRule="auto" w:line="240"/>
        <w:ind w:firstLine="284" w:end="0"/>
        <w:rPr/>
      </w:pPr>
      <w:r>
        <w:rPr>
          <w:sz w:val="24"/>
          <w:lang w:val="en-US"/>
        </w:rPr>
        <w:t>Pret</w:t>
      </w:r>
      <w:r>
        <w:rPr>
          <w:sz w:val="24"/>
        </w:rPr>
        <w:t>é</w:t>
      </w:r>
      <w:r>
        <w:rPr>
          <w:sz w:val="24"/>
          <w:lang w:val="en-US"/>
        </w:rPr>
        <w:t>rito</w:t>
      </w:r>
      <w:r>
        <w:rPr>
          <w:sz w:val="24"/>
        </w:rPr>
        <w:t xml:space="preserve"> </w:t>
      </w:r>
      <w:r>
        <w:rPr>
          <w:sz w:val="24"/>
          <w:lang w:val="en-US"/>
        </w:rPr>
        <w:t>perfecto</w:t>
      </w:r>
      <w:r>
        <w:rPr>
          <w:sz w:val="24"/>
        </w:rPr>
        <w:t xml:space="preserve"> в силу своего грамматического значения характерно для разговорной и книжной диалогической речи и языка прессы.</w:t>
      </w:r>
    </w:p>
    <w:p>
      <w:pPr>
        <w:pStyle w:val="Normal1"/>
        <w:spacing w:lineRule="auto" w:line="240"/>
        <w:ind w:firstLine="284" w:end="0"/>
        <w:rPr>
          <w:sz w:val="24"/>
        </w:rPr>
      </w:pPr>
      <w:r>
        <w:rPr>
          <w:sz w:val="24"/>
        </w:rPr>
        <w:t xml:space="preserve">               </w:t>
      </w:r>
    </w:p>
    <w:p>
      <w:pPr>
        <w:pStyle w:val="Normal1"/>
        <w:spacing w:lineRule="auto" w:line="240"/>
        <w:ind w:firstLine="284" w:end="0"/>
        <w:jc w:val="center"/>
        <w:rPr>
          <w:i/>
          <w:i/>
          <w:sz w:val="24"/>
        </w:rPr>
      </w:pPr>
      <w:r>
        <w:rPr>
          <w:i/>
          <w:sz w:val="24"/>
        </w:rPr>
        <w:t xml:space="preserve">2. </w:t>
      </w:r>
      <w:r>
        <w:rPr>
          <w:i/>
          <w:sz w:val="24"/>
          <w:lang w:val="en-US"/>
        </w:rPr>
        <w:t>Pretérito</w:t>
      </w:r>
      <w:r>
        <w:rPr>
          <w:i/>
          <w:sz w:val="24"/>
        </w:rPr>
        <w:t xml:space="preserve"> </w:t>
      </w:r>
      <w:r>
        <w:rPr>
          <w:i/>
          <w:sz w:val="24"/>
          <w:lang w:val="en-US"/>
        </w:rPr>
        <w:t>pluscuamperfecto</w:t>
      </w:r>
    </w:p>
    <w:p>
      <w:pPr>
        <w:pStyle w:val="Normal1"/>
        <w:spacing w:lineRule="auto" w:line="240"/>
        <w:ind w:firstLine="284" w:end="0"/>
        <w:rPr/>
      </w:pPr>
      <w:r>
        <w:rPr>
          <w:sz w:val="24"/>
        </w:rPr>
        <w:t>Р</w:t>
      </w:r>
      <w:r>
        <w:rPr>
          <w:sz w:val="24"/>
          <w:lang w:val="en-US"/>
        </w:rPr>
        <w:t>ret</w:t>
      </w:r>
      <w:r>
        <w:rPr>
          <w:sz w:val="24"/>
        </w:rPr>
        <w:t>é</w:t>
      </w:r>
      <w:r>
        <w:rPr>
          <w:sz w:val="24"/>
          <w:lang w:val="en-US"/>
        </w:rPr>
        <w:t>rito</w:t>
      </w:r>
      <w:r>
        <w:rPr>
          <w:sz w:val="24"/>
        </w:rPr>
        <w:t xml:space="preserve"> </w:t>
      </w:r>
      <w:r>
        <w:rPr>
          <w:sz w:val="24"/>
          <w:lang w:val="en-US"/>
        </w:rPr>
        <w:t>pluscuamperfecto</w:t>
      </w:r>
      <w:r>
        <w:rPr>
          <w:sz w:val="24"/>
        </w:rPr>
        <w:t xml:space="preserve"> выражает законченное прошедшее действи</w:t>
      </w:r>
      <w:r>
        <w:rPr>
          <w:sz w:val="24"/>
          <w:lang w:val="en-US"/>
        </w:rPr>
        <w:t>e</w:t>
      </w:r>
      <w:r>
        <w:rPr>
          <w:sz w:val="24"/>
        </w:rPr>
        <w:t xml:space="preserve">, которое </w:t>
      </w:r>
      <w:r>
        <w:rPr>
          <w:spacing w:val="20"/>
          <w:sz w:val="24"/>
        </w:rPr>
        <w:t>предшествует</w:t>
      </w:r>
      <w:r>
        <w:rPr>
          <w:sz w:val="24"/>
        </w:rPr>
        <w:t xml:space="preserve"> другому прошедшему действию или моменту. Разрыв во времени между двумя действиями может быть значительным.</w:t>
      </w:r>
    </w:p>
    <w:p>
      <w:pPr>
        <w:pStyle w:val="Normal1"/>
        <w:spacing w:lineRule="auto" w:line="240"/>
        <w:ind w:firstLine="284" w:end="0"/>
        <w:rPr/>
      </w:pPr>
      <w:r>
        <w:rPr>
          <w:sz w:val="24"/>
          <w:lang w:val="en-US"/>
        </w:rPr>
        <w:t>Pret</w:t>
      </w:r>
      <w:r>
        <w:rPr>
          <w:sz w:val="24"/>
        </w:rPr>
        <w:t>é</w:t>
      </w:r>
      <w:r>
        <w:rPr>
          <w:sz w:val="24"/>
          <w:lang w:val="en-US"/>
        </w:rPr>
        <w:t>rito</w:t>
      </w:r>
      <w:r>
        <w:rPr>
          <w:sz w:val="24"/>
        </w:rPr>
        <w:t xml:space="preserve"> </w:t>
      </w:r>
      <w:r>
        <w:rPr>
          <w:sz w:val="24"/>
          <w:lang w:val="en-US"/>
        </w:rPr>
        <w:t>pluscuamperfecto</w:t>
      </w:r>
      <w:r>
        <w:rPr>
          <w:sz w:val="24"/>
        </w:rPr>
        <w:t xml:space="preserve"> — </w:t>
      </w:r>
      <w:r>
        <w:rPr>
          <w:spacing w:val="20"/>
          <w:sz w:val="24"/>
        </w:rPr>
        <w:t>относительное</w:t>
      </w:r>
      <w:r>
        <w:rPr>
          <w:sz w:val="24"/>
        </w:rPr>
        <w:t xml:space="preserve"> время. Оно часто употребляется в придаточных предложениях. Когда его употребляют  в главном предложении, то обязательно наличествует контекст или ситуация, из которых явствует, что </w:t>
      </w:r>
      <w:r>
        <w:rPr>
          <w:sz w:val="24"/>
          <w:lang w:val="en-US"/>
        </w:rPr>
        <w:t>pluscuamperfecto</w:t>
      </w:r>
      <w:r>
        <w:rPr>
          <w:sz w:val="24"/>
        </w:rPr>
        <w:t xml:space="preserve"> предше</w:t>
        <w:softHyphen/>
        <w:t>ствует другому действию:</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Mar</w:t>
      </w:r>
      <w:r>
        <w:rPr>
          <w:sz w:val="24"/>
        </w:rPr>
        <w:t>í</w:t>
      </w:r>
      <w:r>
        <w:rPr>
          <w:sz w:val="24"/>
          <w:lang w:val="en-US"/>
        </w:rPr>
        <w:t>a</w:t>
      </w:r>
      <w:r>
        <w:rPr>
          <w:sz w:val="24"/>
        </w:rPr>
        <w:t xml:space="preserve"> </w:t>
      </w:r>
      <w:r>
        <w:rPr>
          <w:sz w:val="24"/>
          <w:lang w:val="en-US"/>
        </w:rPr>
        <w:t>In</w:t>
      </w:r>
      <w:r>
        <w:rPr>
          <w:sz w:val="24"/>
        </w:rPr>
        <w:t>é</w:t>
      </w:r>
      <w:r>
        <w:rPr>
          <w:sz w:val="24"/>
          <w:lang w:val="en-US"/>
        </w:rPr>
        <w:t>s</w:t>
      </w:r>
      <w:r>
        <w:rPr>
          <w:sz w:val="24"/>
        </w:rPr>
        <w:t xml:space="preserve"> </w:t>
      </w:r>
      <w:r>
        <w:rPr>
          <w:sz w:val="24"/>
          <w:lang w:val="en-US"/>
        </w:rPr>
        <w:t>habl</w:t>
      </w:r>
      <w:r>
        <w:rPr>
          <w:sz w:val="24"/>
        </w:rPr>
        <w:t xml:space="preserve">ó </w:t>
      </w:r>
      <w:r>
        <w:rPr>
          <w:sz w:val="24"/>
          <w:lang w:val="en-US"/>
        </w:rPr>
        <w:t>de</w:t>
      </w:r>
      <w:r>
        <w:rPr>
          <w:sz w:val="24"/>
        </w:rPr>
        <w:t xml:space="preserve"> </w:t>
      </w:r>
      <w:r>
        <w:rPr>
          <w:sz w:val="24"/>
          <w:lang w:val="en-US"/>
        </w:rPr>
        <w:t>una</w:t>
      </w:r>
      <w:r>
        <w:rPr>
          <w:sz w:val="24"/>
        </w:rPr>
        <w:t xml:space="preserve"> </w:t>
      </w:r>
      <w:r>
        <w:rPr>
          <w:sz w:val="24"/>
          <w:lang w:val="en-US"/>
        </w:rPr>
        <w:t>pel</w:t>
      </w:r>
      <w:r>
        <w:rPr>
          <w:sz w:val="24"/>
        </w:rPr>
        <w:t>í</w:t>
      </w:r>
      <w:r>
        <w:rPr>
          <w:sz w:val="24"/>
          <w:lang w:val="en-US"/>
        </w:rPr>
        <w:t>cula</w:t>
      </w:r>
      <w:r>
        <w:rPr>
          <w:sz w:val="24"/>
        </w:rPr>
        <w:t xml:space="preserve">                              Мария Инес говорила о фильме, </w:t>
      </w:r>
    </w:p>
    <w:p>
      <w:pPr>
        <w:pStyle w:val="Normal1"/>
        <w:spacing w:lineRule="auto" w:line="240"/>
        <w:ind w:firstLine="709" w:end="0"/>
        <w:rPr/>
      </w:pPr>
      <w:r>
        <w:rPr>
          <w:sz w:val="24"/>
          <w:lang w:val="en-US"/>
        </w:rPr>
        <w:t xml:space="preserve">que </w:t>
      </w:r>
      <w:r>
        <w:rPr>
          <w:i/>
          <w:iCs/>
          <w:sz w:val="24"/>
          <w:lang w:val="en-US"/>
        </w:rPr>
        <w:t>había visto</w:t>
      </w:r>
      <w:r>
        <w:rPr>
          <w:sz w:val="24"/>
          <w:lang w:val="en-US"/>
        </w:rPr>
        <w:t xml:space="preserve"> la tarde anterior.                             </w:t>
      </w:r>
      <w:r>
        <w:rPr>
          <w:sz w:val="24"/>
        </w:rPr>
        <w:t>который видела вчера вечером.</w:t>
      </w:r>
    </w:p>
    <w:p>
      <w:pPr>
        <w:pStyle w:val="Normal1"/>
        <w:spacing w:lineRule="auto" w:line="240"/>
        <w:ind w:firstLine="709" w:end="0"/>
        <w:rPr/>
      </w:pPr>
      <w:r>
        <w:rPr>
          <w:sz w:val="24"/>
        </w:rPr>
        <w:t>(</w:t>
      </w:r>
      <w:r>
        <w:rPr>
          <w:sz w:val="24"/>
          <w:lang w:val="en-US"/>
        </w:rPr>
        <w:t>J</w:t>
      </w:r>
      <w:r>
        <w:rPr>
          <w:sz w:val="24"/>
        </w:rPr>
        <w:t xml:space="preserve">. </w:t>
      </w:r>
      <w:r>
        <w:rPr>
          <w:sz w:val="24"/>
          <w:lang w:val="en-US"/>
        </w:rPr>
        <w:t>E</w:t>
      </w:r>
      <w:r>
        <w:rPr>
          <w:lang w:val="en-US"/>
        </w:rPr>
        <w:t>DWARDS</w:t>
      </w:r>
      <w:r>
        <w:rPr>
          <w:sz w:val="24"/>
        </w:rPr>
        <w:t xml:space="preserve">)                     </w:t>
      </w:r>
    </w:p>
    <w:p>
      <w:pPr>
        <w:pStyle w:val="Normal1"/>
        <w:spacing w:lineRule="auto" w:line="240"/>
        <w:ind w:firstLine="284" w:end="0"/>
        <w:rPr/>
      </w:pPr>
      <w:r>
        <w:rPr>
          <w:sz w:val="24"/>
          <w:lang w:val="en-US"/>
        </w:rPr>
        <w:t>A</w:t>
      </w:r>
      <w:r>
        <w:rPr>
          <w:sz w:val="24"/>
        </w:rPr>
        <w:t xml:space="preserve"> </w:t>
      </w:r>
      <w:r>
        <w:rPr>
          <w:sz w:val="24"/>
          <w:lang w:val="en-US"/>
        </w:rPr>
        <w:t>estos</w:t>
      </w:r>
      <w:r>
        <w:rPr>
          <w:sz w:val="24"/>
        </w:rPr>
        <w:t xml:space="preserve"> </w:t>
      </w:r>
      <w:r>
        <w:rPr>
          <w:sz w:val="24"/>
          <w:lang w:val="en-US"/>
        </w:rPr>
        <w:t>pensamientos</w:t>
      </w:r>
      <w:r>
        <w:rPr>
          <w:sz w:val="24"/>
        </w:rPr>
        <w:t xml:space="preserve"> </w:t>
      </w:r>
      <w:r>
        <w:rPr>
          <w:sz w:val="24"/>
          <w:lang w:val="en-US"/>
        </w:rPr>
        <w:t>se</w:t>
      </w:r>
      <w:r>
        <w:rPr>
          <w:sz w:val="24"/>
        </w:rPr>
        <w:t xml:space="preserve"> </w:t>
      </w:r>
      <w:r>
        <w:rPr>
          <w:sz w:val="24"/>
          <w:lang w:val="en-US"/>
        </w:rPr>
        <w:t>mezclaba</w:t>
      </w:r>
      <w:r>
        <w:rPr>
          <w:sz w:val="24"/>
        </w:rPr>
        <w:t xml:space="preserve">                            К этим мыслям примешивалось </w:t>
      </w:r>
    </w:p>
    <w:p>
      <w:pPr>
        <w:pStyle w:val="Normal1"/>
        <w:spacing w:lineRule="auto" w:line="240"/>
        <w:ind w:firstLine="709" w:end="0"/>
        <w:rPr/>
      </w:pPr>
      <w:r>
        <w:rPr>
          <w:sz w:val="24"/>
          <w:lang w:val="en-US"/>
        </w:rPr>
        <w:t>la</w:t>
      </w:r>
      <w:r>
        <w:rPr>
          <w:sz w:val="24"/>
        </w:rPr>
        <w:t xml:space="preserve"> </w:t>
      </w:r>
      <w:r>
        <w:rPr>
          <w:sz w:val="24"/>
          <w:lang w:val="en-US"/>
        </w:rPr>
        <w:t>sensaci</w:t>
      </w:r>
      <w:r>
        <w:rPr>
          <w:sz w:val="24"/>
        </w:rPr>
        <w:t>ó</w:t>
      </w:r>
      <w:r>
        <w:rPr>
          <w:sz w:val="24"/>
          <w:lang w:val="en-US"/>
        </w:rPr>
        <w:t>n</w:t>
      </w:r>
      <w:r>
        <w:rPr>
          <w:sz w:val="24"/>
        </w:rPr>
        <w:t xml:space="preserve"> </w:t>
      </w:r>
      <w:r>
        <w:rPr>
          <w:sz w:val="24"/>
          <w:lang w:val="en-US"/>
        </w:rPr>
        <w:t>de</w:t>
      </w:r>
      <w:r>
        <w:rPr>
          <w:sz w:val="24"/>
        </w:rPr>
        <w:t xml:space="preserve"> </w:t>
      </w:r>
      <w:r>
        <w:rPr>
          <w:sz w:val="24"/>
          <w:lang w:val="en-US"/>
        </w:rPr>
        <w:t>que</w:t>
      </w:r>
      <w:r>
        <w:rPr>
          <w:sz w:val="24"/>
        </w:rPr>
        <w:t xml:space="preserve"> </w:t>
      </w:r>
      <w:r>
        <w:rPr>
          <w:sz w:val="24"/>
          <w:lang w:val="en-US"/>
        </w:rPr>
        <w:t>todo</w:t>
      </w:r>
      <w:r>
        <w:rPr>
          <w:sz w:val="24"/>
        </w:rPr>
        <w:t xml:space="preserve"> </w:t>
      </w:r>
      <w:r>
        <w:rPr>
          <w:sz w:val="24"/>
          <w:lang w:val="en-US"/>
        </w:rPr>
        <w:t>eso</w:t>
      </w:r>
      <w:r>
        <w:rPr>
          <w:sz w:val="24"/>
        </w:rPr>
        <w:t xml:space="preserve">                                     ощущение того, что все это </w:t>
      </w:r>
    </w:p>
    <w:p>
      <w:pPr>
        <w:pStyle w:val="Normal1"/>
        <w:spacing w:lineRule="auto" w:line="240"/>
        <w:ind w:firstLine="709" w:end="0"/>
        <w:rPr/>
      </w:pPr>
      <w:r>
        <w:rPr>
          <w:i/>
          <w:iCs/>
          <w:sz w:val="24"/>
          <w:lang w:val="en-US"/>
        </w:rPr>
        <w:t>hab</w:t>
      </w:r>
      <w:r>
        <w:rPr>
          <w:i/>
          <w:iCs/>
          <w:sz w:val="24"/>
        </w:rPr>
        <w:t>í</w:t>
      </w:r>
      <w:r>
        <w:rPr>
          <w:i/>
          <w:iCs/>
          <w:sz w:val="24"/>
          <w:lang w:val="en-US"/>
        </w:rPr>
        <w:t>a</w:t>
      </w:r>
      <w:r>
        <w:rPr>
          <w:i/>
          <w:iCs/>
          <w:sz w:val="24"/>
        </w:rPr>
        <w:t xml:space="preserve"> </w:t>
      </w:r>
      <w:r>
        <w:rPr>
          <w:i/>
          <w:iCs/>
          <w:sz w:val="24"/>
          <w:lang w:val="en-US"/>
        </w:rPr>
        <w:t>ocurrido</w:t>
      </w:r>
      <w:r>
        <w:rPr>
          <w:sz w:val="24"/>
        </w:rPr>
        <w:t xml:space="preserve"> </w:t>
      </w:r>
      <w:r>
        <w:rPr>
          <w:sz w:val="24"/>
          <w:lang w:val="en-US"/>
        </w:rPr>
        <w:t>mucho</w:t>
      </w:r>
      <w:r>
        <w:rPr>
          <w:sz w:val="24"/>
        </w:rPr>
        <w:t xml:space="preserve"> </w:t>
      </w:r>
      <w:r>
        <w:rPr>
          <w:sz w:val="24"/>
          <w:lang w:val="en-US"/>
        </w:rPr>
        <w:t>tiempo</w:t>
      </w:r>
      <w:r>
        <w:rPr>
          <w:sz w:val="24"/>
        </w:rPr>
        <w:t xml:space="preserve">                                    случилось давно (много времени тому назад).</w:t>
      </w:r>
    </w:p>
    <w:p>
      <w:pPr>
        <w:pStyle w:val="Normal1"/>
        <w:spacing w:lineRule="auto" w:line="240"/>
        <w:ind w:firstLine="709" w:end="0"/>
        <w:rPr/>
      </w:pPr>
      <w:r>
        <w:rPr>
          <w:sz w:val="24"/>
          <w:lang w:val="en-US"/>
        </w:rPr>
        <w:t>atrás. (A. G</w:t>
      </w:r>
      <w:r>
        <w:rPr>
          <w:lang w:val="en-US"/>
        </w:rPr>
        <w:t>RAVINA</w:t>
      </w:r>
      <w:r>
        <w:rPr>
          <w:sz w:val="24"/>
          <w:lang w:val="en-US"/>
        </w:rPr>
        <w:t xml:space="preserve">)                </w:t>
      </w:r>
    </w:p>
    <w:p>
      <w:pPr>
        <w:pStyle w:val="Normal1"/>
        <w:spacing w:lineRule="auto" w:line="240"/>
        <w:ind w:firstLine="284" w:end="0"/>
        <w:rPr/>
      </w:pPr>
      <w:r>
        <w:rPr>
          <w:sz w:val="24"/>
          <w:lang w:val="en-US"/>
        </w:rPr>
        <w:t xml:space="preserve">Lo que vino despues ninguno de                               To, </w:t>
      </w:r>
      <w:r>
        <w:rPr>
          <w:sz w:val="24"/>
        </w:rPr>
        <w:t>что</w:t>
      </w:r>
      <w:r>
        <w:rPr>
          <w:sz w:val="24"/>
          <w:lang w:val="en-US"/>
        </w:rPr>
        <w:t xml:space="preserve"> </w:t>
      </w:r>
      <w:r>
        <w:rPr>
          <w:sz w:val="24"/>
        </w:rPr>
        <w:t>затем</w:t>
      </w:r>
      <w:r>
        <w:rPr>
          <w:sz w:val="24"/>
          <w:lang w:val="en-US"/>
        </w:rPr>
        <w:t xml:space="preserve"> </w:t>
      </w:r>
      <w:r>
        <w:rPr>
          <w:sz w:val="24"/>
        </w:rPr>
        <w:t>произошло</w:t>
      </w:r>
      <w:r>
        <w:rPr>
          <w:sz w:val="24"/>
          <w:lang w:val="en-US"/>
        </w:rPr>
        <w:t xml:space="preserve">, </w:t>
      </w:r>
      <w:r>
        <w:rPr>
          <w:sz w:val="24"/>
        </w:rPr>
        <w:t>никто</w:t>
      </w:r>
      <w:r>
        <w:rPr>
          <w:sz w:val="24"/>
          <w:lang w:val="en-US"/>
        </w:rPr>
        <w:t xml:space="preserve"> </w:t>
      </w:r>
    </w:p>
    <w:p>
      <w:pPr>
        <w:pStyle w:val="Normal1"/>
        <w:spacing w:lineRule="auto" w:line="240"/>
        <w:ind w:firstLine="709" w:end="0"/>
        <w:rPr/>
      </w:pPr>
      <w:r>
        <w:rPr>
          <w:sz w:val="24"/>
          <w:lang w:val="en-US"/>
        </w:rPr>
        <w:t xml:space="preserve">los dos lo </w:t>
      </w:r>
      <w:r>
        <w:rPr>
          <w:i/>
          <w:iCs/>
          <w:sz w:val="24"/>
          <w:lang w:val="en-US"/>
        </w:rPr>
        <w:t>había previsto</w:t>
      </w:r>
      <w:r>
        <w:rPr>
          <w:sz w:val="24"/>
          <w:lang w:val="en-US"/>
        </w:rPr>
        <w:t xml:space="preserve">.                                            </w:t>
      </w:r>
      <w:r>
        <w:rPr>
          <w:sz w:val="24"/>
        </w:rPr>
        <w:t>из них двоих не мог предвидеть.</w:t>
      </w:r>
    </w:p>
    <w:p>
      <w:pPr>
        <w:pStyle w:val="Normal1"/>
        <w:spacing w:lineRule="auto" w:line="240"/>
        <w:ind w:firstLine="709" w:end="0"/>
        <w:rPr/>
      </w:pPr>
      <w:r>
        <w:rPr>
          <w:sz w:val="24"/>
        </w:rPr>
        <w:t>(</w:t>
      </w:r>
      <w:r>
        <w:rPr>
          <w:sz w:val="24"/>
          <w:lang w:val="en-US"/>
        </w:rPr>
        <w:t>J</w:t>
      </w:r>
      <w:r>
        <w:rPr>
          <w:sz w:val="24"/>
        </w:rPr>
        <w:t xml:space="preserve">. </w:t>
      </w:r>
      <w:r>
        <w:rPr>
          <w:sz w:val="24"/>
          <w:lang w:val="en-US"/>
        </w:rPr>
        <w:t>G</w:t>
      </w:r>
      <w:r>
        <w:rPr>
          <w:lang w:val="en-US"/>
        </w:rPr>
        <w:t>OYTISOLO</w:t>
      </w:r>
      <w:r>
        <w:rPr>
          <w:sz w:val="24"/>
        </w:rPr>
        <w:t xml:space="preserve">)                   </w:t>
      </w:r>
    </w:p>
    <w:p>
      <w:pPr>
        <w:pStyle w:val="Normal1"/>
        <w:spacing w:lineRule="auto" w:line="240"/>
        <w:ind w:firstLine="284" w:end="0"/>
        <w:rPr/>
      </w:pPr>
      <w:r>
        <w:rPr>
          <w:sz w:val="24"/>
          <w:lang w:val="en-US"/>
        </w:rPr>
        <w:t>El</w:t>
      </w:r>
      <w:r>
        <w:rPr>
          <w:sz w:val="24"/>
        </w:rPr>
        <w:t xml:space="preserve"> </w:t>
      </w:r>
      <w:r>
        <w:rPr>
          <w:sz w:val="24"/>
          <w:lang w:val="en-US"/>
        </w:rPr>
        <w:t>no</w:t>
      </w:r>
      <w:r>
        <w:rPr>
          <w:sz w:val="24"/>
        </w:rPr>
        <w:t xml:space="preserve"> </w:t>
      </w:r>
      <w:r>
        <w:rPr>
          <w:sz w:val="24"/>
          <w:lang w:val="en-US"/>
        </w:rPr>
        <w:t>era</w:t>
      </w:r>
      <w:r>
        <w:rPr>
          <w:sz w:val="24"/>
        </w:rPr>
        <w:t xml:space="preserve"> </w:t>
      </w:r>
      <w:r>
        <w:rPr>
          <w:sz w:val="24"/>
          <w:lang w:val="en-US"/>
        </w:rPr>
        <w:t>de</w:t>
      </w:r>
      <w:r>
        <w:rPr>
          <w:sz w:val="24"/>
        </w:rPr>
        <w:t xml:space="preserve"> </w:t>
      </w:r>
      <w:r>
        <w:rPr>
          <w:sz w:val="24"/>
          <w:lang w:val="en-US"/>
        </w:rPr>
        <w:t>Madrid</w:t>
      </w:r>
      <w:r>
        <w:rPr>
          <w:sz w:val="24"/>
        </w:rPr>
        <w:t xml:space="preserve">, </w:t>
      </w:r>
      <w:r>
        <w:rPr>
          <w:sz w:val="24"/>
          <w:lang w:val="en-US"/>
        </w:rPr>
        <w:t>pero</w:t>
      </w:r>
      <w:r>
        <w:rPr>
          <w:sz w:val="24"/>
        </w:rPr>
        <w:t xml:space="preserve"> </w:t>
      </w:r>
      <w:r>
        <w:rPr>
          <w:i/>
          <w:iCs/>
          <w:sz w:val="24"/>
          <w:lang w:val="en-US"/>
        </w:rPr>
        <w:t>hab</w:t>
      </w:r>
      <w:r>
        <w:rPr>
          <w:i/>
          <w:iCs/>
          <w:sz w:val="24"/>
        </w:rPr>
        <w:t>í</w:t>
      </w:r>
      <w:r>
        <w:rPr>
          <w:i/>
          <w:iCs/>
          <w:sz w:val="24"/>
          <w:lang w:val="en-US"/>
        </w:rPr>
        <w:t>a</w:t>
      </w:r>
      <w:r>
        <w:rPr>
          <w:sz w:val="24"/>
        </w:rPr>
        <w:t xml:space="preserve">                                 Он не был родом из Мадрида, </w:t>
      </w:r>
    </w:p>
    <w:p>
      <w:pPr>
        <w:pStyle w:val="Normal1"/>
        <w:spacing w:lineRule="auto" w:line="240"/>
        <w:ind w:firstLine="709" w:end="0"/>
        <w:rPr/>
      </w:pPr>
      <w:r>
        <w:rPr>
          <w:i/>
          <w:iCs/>
          <w:sz w:val="24"/>
          <w:lang w:val="en-US"/>
        </w:rPr>
        <w:t>venido</w:t>
      </w:r>
      <w:r>
        <w:rPr>
          <w:sz w:val="24"/>
          <w:lang w:val="en-US"/>
        </w:rPr>
        <w:t xml:space="preserve"> a la capital muy niño.                                     </w:t>
      </w:r>
      <w:r>
        <w:rPr>
          <w:sz w:val="24"/>
        </w:rPr>
        <w:t>но приехал в столицу совсем еще ребенком.</w:t>
      </w:r>
    </w:p>
    <w:p>
      <w:pPr>
        <w:pStyle w:val="Normal1"/>
        <w:spacing w:lineRule="auto" w:line="240"/>
        <w:ind w:firstLine="709" w:end="0"/>
        <w:rPr/>
      </w:pPr>
      <w:r>
        <w:rPr>
          <w:sz w:val="24"/>
        </w:rPr>
        <w:t>(</w:t>
      </w:r>
      <w:r>
        <w:rPr>
          <w:sz w:val="24"/>
          <w:lang w:val="en-US"/>
        </w:rPr>
        <w:t>P</w:t>
      </w:r>
      <w:r>
        <w:rPr/>
        <w:t>Í</w:t>
      </w:r>
      <w:r>
        <w:rPr>
          <w:lang w:val="en-US"/>
        </w:rPr>
        <w:t>O</w:t>
      </w:r>
      <w:r>
        <w:rPr>
          <w:sz w:val="24"/>
        </w:rPr>
        <w:t xml:space="preserve"> </w:t>
      </w:r>
      <w:r>
        <w:rPr>
          <w:sz w:val="24"/>
          <w:lang w:val="en-US"/>
        </w:rPr>
        <w:t>B</w:t>
      </w:r>
      <w:r>
        <w:rPr>
          <w:lang w:val="en-US"/>
        </w:rPr>
        <w:t>AROJA</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Pret</w:t>
      </w:r>
      <w:r>
        <w:rPr>
          <w:sz w:val="24"/>
        </w:rPr>
        <w:t>é</w:t>
      </w:r>
      <w:r>
        <w:rPr>
          <w:sz w:val="24"/>
          <w:lang w:val="en-US"/>
        </w:rPr>
        <w:t>rito</w:t>
      </w:r>
      <w:r>
        <w:rPr>
          <w:sz w:val="24"/>
        </w:rPr>
        <w:t xml:space="preserve"> </w:t>
      </w:r>
      <w:r>
        <w:rPr>
          <w:sz w:val="24"/>
          <w:lang w:val="en-US"/>
        </w:rPr>
        <w:t>pluscuamperfecto</w:t>
      </w:r>
      <w:r>
        <w:rPr>
          <w:sz w:val="24"/>
        </w:rPr>
        <w:t xml:space="preserve"> в определенных разговорных контек</w:t>
        <w:softHyphen/>
        <w:t xml:space="preserve">стах способно заменять </w:t>
      </w:r>
      <w:r>
        <w:rPr>
          <w:sz w:val="24"/>
          <w:lang w:val="en-US"/>
        </w:rPr>
        <w:t>pret</w:t>
      </w:r>
      <w:r>
        <w:rPr>
          <w:sz w:val="24"/>
        </w:rPr>
        <w:t>é</w:t>
      </w:r>
      <w:r>
        <w:rPr>
          <w:sz w:val="24"/>
          <w:lang w:val="en-US"/>
        </w:rPr>
        <w:t>rito</w:t>
      </w:r>
      <w:r>
        <w:rPr>
          <w:sz w:val="24"/>
        </w:rPr>
        <w:t xml:space="preserve"> </w:t>
      </w:r>
      <w:r>
        <w:rPr>
          <w:sz w:val="24"/>
          <w:lang w:val="en-US"/>
        </w:rPr>
        <w:t>perfecto</w:t>
      </w:r>
      <w:r>
        <w:rPr>
          <w:sz w:val="24"/>
        </w:rPr>
        <w:t>:</w:t>
      </w:r>
    </w:p>
    <w:p>
      <w:pPr>
        <w:pStyle w:val="Normal1"/>
        <w:spacing w:lineRule="auto" w:line="240"/>
        <w:ind w:firstLine="284" w:end="0"/>
        <w:rPr>
          <w:sz w:val="24"/>
        </w:rPr>
      </w:pPr>
      <w:r>
        <w:rPr>
          <w:sz w:val="24"/>
        </w:rPr>
        <w:t>а) в восклицательных фразах, передающих только что свершив</w:t>
        <w:softHyphen/>
        <w:t>шееся действие: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¡Me </w:t>
      </w:r>
      <w:r>
        <w:rPr>
          <w:i/>
          <w:iCs/>
          <w:sz w:val="24"/>
          <w:lang w:val="en-US"/>
        </w:rPr>
        <w:t>habias asustado</w:t>
      </w:r>
      <w:r>
        <w:rPr>
          <w:sz w:val="24"/>
          <w:lang w:val="en-US"/>
        </w:rPr>
        <w:t xml:space="preserve">! </w:t>
      </w:r>
      <w:r>
        <w:rPr>
          <w:sz w:val="24"/>
        </w:rPr>
        <w:t>(</w:t>
      </w:r>
      <w:r>
        <w:rPr>
          <w:sz w:val="24"/>
          <w:lang w:val="en-US"/>
        </w:rPr>
        <w:t>M</w:t>
      </w:r>
      <w:r>
        <w:rPr>
          <w:sz w:val="24"/>
        </w:rPr>
        <w:t>. M</w:t>
      </w:r>
      <w:r>
        <w:rPr/>
        <w:t>OLINER</w:t>
      </w:r>
      <w:r>
        <w:rPr>
          <w:sz w:val="24"/>
        </w:rPr>
        <w:t>.)                           Ты меня напугал!</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б) в предложениях типа: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Me</w:t>
      </w:r>
      <w:r>
        <w:rPr>
          <w:sz w:val="24"/>
        </w:rPr>
        <w:t xml:space="preserve"> </w:t>
      </w:r>
      <w:r>
        <w:rPr>
          <w:sz w:val="24"/>
          <w:lang w:val="en-US"/>
        </w:rPr>
        <w:t>extra</w:t>
      </w:r>
      <w:r>
        <w:rPr>
          <w:sz w:val="24"/>
        </w:rPr>
        <w:t>ñ</w:t>
      </w:r>
      <w:r>
        <w:rPr>
          <w:sz w:val="24"/>
          <w:lang w:val="en-US"/>
        </w:rPr>
        <w:t>a</w:t>
      </w:r>
      <w:r>
        <w:rPr>
          <w:sz w:val="24"/>
        </w:rPr>
        <w:t xml:space="preserve"> </w:t>
      </w:r>
      <w:r>
        <w:rPr>
          <w:sz w:val="24"/>
          <w:lang w:val="en-US"/>
        </w:rPr>
        <w:t>que</w:t>
      </w:r>
      <w:r>
        <w:rPr>
          <w:sz w:val="24"/>
        </w:rPr>
        <w:t xml:space="preserve"> </w:t>
      </w:r>
      <w:r>
        <w:rPr>
          <w:sz w:val="24"/>
          <w:lang w:val="en-US"/>
        </w:rPr>
        <w:t>hables</w:t>
      </w:r>
      <w:r>
        <w:rPr>
          <w:sz w:val="24"/>
        </w:rPr>
        <w:t xml:space="preserve"> </w:t>
      </w:r>
      <w:r>
        <w:rPr>
          <w:sz w:val="24"/>
          <w:lang w:val="en-US"/>
        </w:rPr>
        <w:t>as</w:t>
      </w:r>
      <w:r>
        <w:rPr>
          <w:sz w:val="24"/>
        </w:rPr>
        <w:t xml:space="preserve">í, </w:t>
      </w:r>
      <w:r>
        <w:rPr>
          <w:sz w:val="24"/>
          <w:lang w:val="en-US"/>
        </w:rPr>
        <w:t>pues</w:t>
      </w:r>
      <w:r>
        <w:rPr>
          <w:sz w:val="24"/>
        </w:rPr>
        <w:t xml:space="preserve"> </w:t>
      </w:r>
      <w:r>
        <w:rPr>
          <w:sz w:val="24"/>
          <w:lang w:val="en-US"/>
        </w:rPr>
        <w:t>t</w:t>
      </w:r>
      <w:r>
        <w:rPr>
          <w:sz w:val="24"/>
        </w:rPr>
        <w:t>ú                                 Меня удивляет, что ты так говоришь,</w:t>
      </w:r>
    </w:p>
    <w:p>
      <w:pPr>
        <w:pStyle w:val="Normal1"/>
        <w:spacing w:lineRule="auto" w:line="240"/>
        <w:ind w:firstLine="709" w:end="0"/>
        <w:rPr/>
      </w:pPr>
      <w:r>
        <w:rPr>
          <w:sz w:val="24"/>
          <w:lang w:val="en-US"/>
        </w:rPr>
        <w:t xml:space="preserve">siempre </w:t>
      </w:r>
      <w:r>
        <w:rPr>
          <w:i/>
          <w:iCs/>
          <w:sz w:val="24"/>
          <w:lang w:val="en-US"/>
        </w:rPr>
        <w:t>te habías mostrado</w:t>
      </w:r>
      <w:r>
        <w:rPr>
          <w:sz w:val="24"/>
          <w:lang w:val="en-US"/>
        </w:rPr>
        <w:t xml:space="preserve"> optimista.                         </w:t>
      </w:r>
      <w:r>
        <w:rPr>
          <w:sz w:val="24"/>
        </w:rPr>
        <w:t>ведь ты всегда был оптимистом.</w:t>
      </w:r>
    </w:p>
    <w:p>
      <w:pPr>
        <w:pStyle w:val="Normal1"/>
        <w:spacing w:lineRule="auto" w:line="240"/>
        <w:ind w:firstLine="709" w:end="0"/>
        <w:rPr/>
      </w:pPr>
      <w:r>
        <w:rPr>
          <w:sz w:val="24"/>
        </w:rPr>
        <w:t xml:space="preserve"> </w:t>
      </w:r>
      <w:r>
        <w:rPr>
          <w:sz w:val="24"/>
        </w:rPr>
        <w:t>(</w:t>
      </w:r>
      <w:r>
        <w:rPr>
          <w:sz w:val="24"/>
          <w:lang w:val="en-US"/>
        </w:rPr>
        <w:t>M</w:t>
      </w:r>
      <w:r>
        <w:rPr>
          <w:sz w:val="24"/>
        </w:rPr>
        <w:t xml:space="preserve">. </w:t>
      </w:r>
      <w:r>
        <w:rPr>
          <w:sz w:val="24"/>
          <w:lang w:val="en-US"/>
        </w:rPr>
        <w:t>M</w:t>
      </w:r>
      <w:r>
        <w:rPr>
          <w:lang w:val="en-US"/>
        </w:rPr>
        <w:t>OLINER</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в подчеркнуто вежливых фразах, в которых с нарочитой не</w:t>
        <w:softHyphen/>
        <w:t>уверенностью сообщается о только что свершенном действии:</w:t>
      </w:r>
    </w:p>
    <w:p>
      <w:pPr>
        <w:pStyle w:val="Normal1"/>
        <w:spacing w:lineRule="auto" w:line="240"/>
        <w:ind w:firstLine="284" w:end="0"/>
        <w:rPr/>
      </w:pPr>
      <w:r>
        <w:rPr>
          <w:sz w:val="24"/>
          <w:lang w:val="en-US"/>
        </w:rPr>
        <w:t xml:space="preserve">¿Me </w:t>
      </w:r>
      <w:r>
        <w:rPr>
          <w:i/>
          <w:iCs/>
          <w:sz w:val="24"/>
          <w:lang w:val="en-US"/>
        </w:rPr>
        <w:t>había llamado</w:t>
      </w:r>
      <w:r>
        <w:rPr>
          <w:sz w:val="24"/>
          <w:lang w:val="en-US"/>
        </w:rPr>
        <w:t xml:space="preserve"> usted?                                              </w:t>
      </w:r>
      <w:r>
        <w:rPr>
          <w:sz w:val="24"/>
        </w:rPr>
        <w:t xml:space="preserve">Вы только что мне звонили? </w:t>
      </w:r>
    </w:p>
    <w:p>
      <w:pPr>
        <w:pStyle w:val="Normal1"/>
        <w:spacing w:lineRule="auto" w:line="240"/>
        <w:ind w:firstLine="284" w:end="0"/>
        <w:rPr/>
      </w:pPr>
      <w:r>
        <w:rPr>
          <w:sz w:val="24"/>
          <w:lang w:val="en-US"/>
        </w:rPr>
        <w:t xml:space="preserve">Se lo </w:t>
      </w:r>
      <w:r>
        <w:rPr>
          <w:i/>
          <w:iCs/>
          <w:sz w:val="24"/>
          <w:lang w:val="en-US"/>
        </w:rPr>
        <w:t>había comunicado</w:t>
      </w:r>
      <w:r>
        <w:rPr>
          <w:sz w:val="24"/>
          <w:lang w:val="en-US"/>
        </w:rPr>
        <w:t xml:space="preserve"> a usted.                                    </w:t>
      </w:r>
      <w:r>
        <w:rPr>
          <w:sz w:val="24"/>
        </w:rPr>
        <w:t>Я только что вам сообщил это.</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 xml:space="preserve">3. </w:t>
      </w:r>
      <w:r>
        <w:rPr>
          <w:i/>
          <w:sz w:val="24"/>
          <w:lang w:val="en-US"/>
        </w:rPr>
        <w:t>Pretérito</w:t>
      </w:r>
      <w:r>
        <w:rPr>
          <w:i/>
          <w:sz w:val="24"/>
        </w:rPr>
        <w:t xml:space="preserve"> </w:t>
      </w:r>
      <w:r>
        <w:rPr>
          <w:i/>
          <w:sz w:val="24"/>
          <w:lang w:val="en-US"/>
        </w:rPr>
        <w:t>anterior</w:t>
      </w:r>
    </w:p>
    <w:p>
      <w:pPr>
        <w:pStyle w:val="Normal1"/>
        <w:spacing w:lineRule="auto" w:line="240"/>
        <w:ind w:firstLine="284" w:end="0"/>
        <w:rPr/>
      </w:pPr>
      <w:r>
        <w:rPr>
          <w:sz w:val="24"/>
        </w:rPr>
        <w:t xml:space="preserve">Это время выражает прошедшее </w:t>
      </w:r>
      <w:r>
        <w:rPr>
          <w:spacing w:val="20"/>
          <w:sz w:val="24"/>
        </w:rPr>
        <w:t>законченное</w:t>
      </w:r>
      <w:r>
        <w:rPr>
          <w:sz w:val="24"/>
        </w:rPr>
        <w:t xml:space="preserve"> действие, ко</w:t>
        <w:softHyphen/>
        <w:t xml:space="preserve">торое в отличие от </w:t>
      </w:r>
      <w:r>
        <w:rPr>
          <w:sz w:val="24"/>
          <w:lang w:val="en-US"/>
        </w:rPr>
        <w:t>pret</w:t>
      </w:r>
      <w:r>
        <w:rPr>
          <w:sz w:val="24"/>
        </w:rPr>
        <w:t>é</w:t>
      </w:r>
      <w:r>
        <w:rPr>
          <w:sz w:val="24"/>
          <w:lang w:val="en-US"/>
        </w:rPr>
        <w:t>rito</w:t>
      </w:r>
      <w:r>
        <w:rPr>
          <w:sz w:val="24"/>
        </w:rPr>
        <w:t xml:space="preserve"> </w:t>
      </w:r>
      <w:r>
        <w:rPr>
          <w:sz w:val="24"/>
          <w:lang w:val="en-US"/>
        </w:rPr>
        <w:t>pluscuamperfecto</w:t>
      </w:r>
      <w:r>
        <w:rPr>
          <w:sz w:val="24"/>
        </w:rPr>
        <w:t xml:space="preserve"> непосредственно </w:t>
      </w:r>
      <w:r>
        <w:rPr>
          <w:spacing w:val="20"/>
          <w:sz w:val="24"/>
        </w:rPr>
        <w:t>предшествует</w:t>
      </w:r>
      <w:r>
        <w:rPr>
          <w:sz w:val="24"/>
        </w:rPr>
        <w:t xml:space="preserve"> другому действию в прошлом. Иными словами, после завершения действия, указанного </w:t>
      </w:r>
      <w:r>
        <w:rPr>
          <w:sz w:val="24"/>
          <w:lang w:val="en-US"/>
        </w:rPr>
        <w:t>pret</w:t>
      </w:r>
      <w:r>
        <w:rPr>
          <w:sz w:val="24"/>
        </w:rPr>
        <w:t>é</w:t>
      </w:r>
      <w:r>
        <w:rPr>
          <w:sz w:val="24"/>
          <w:lang w:val="en-US"/>
        </w:rPr>
        <w:t>rito</w:t>
      </w:r>
      <w:r>
        <w:rPr>
          <w:sz w:val="24"/>
        </w:rPr>
        <w:t xml:space="preserve"> </w:t>
      </w:r>
      <w:r>
        <w:rPr>
          <w:sz w:val="24"/>
          <w:lang w:val="en-US"/>
        </w:rPr>
        <w:t>anterior</w:t>
      </w:r>
      <w:r>
        <w:rPr>
          <w:sz w:val="24"/>
        </w:rPr>
        <w:t>, сразу же следует другое действие в прошлом.</w:t>
      </w:r>
    </w:p>
    <w:p>
      <w:pPr>
        <w:pStyle w:val="Normal1"/>
        <w:spacing w:lineRule="auto" w:line="240"/>
        <w:ind w:firstLine="284" w:end="0"/>
        <w:rPr/>
      </w:pPr>
      <w:r>
        <w:rPr>
          <w:sz w:val="24"/>
        </w:rPr>
        <w:t xml:space="preserve">В современном разговорном языке </w:t>
      </w:r>
      <w:r>
        <w:rPr>
          <w:sz w:val="24"/>
          <w:lang w:val="en-US"/>
        </w:rPr>
        <w:t>pret</w:t>
      </w:r>
      <w:r>
        <w:rPr>
          <w:sz w:val="24"/>
        </w:rPr>
        <w:t>é</w:t>
      </w:r>
      <w:r>
        <w:rPr>
          <w:sz w:val="24"/>
          <w:lang w:val="en-US"/>
        </w:rPr>
        <w:t>rito</w:t>
      </w:r>
      <w:r>
        <w:rPr>
          <w:sz w:val="24"/>
        </w:rPr>
        <w:t xml:space="preserve"> </w:t>
      </w:r>
      <w:r>
        <w:rPr>
          <w:sz w:val="24"/>
          <w:lang w:val="en-US"/>
        </w:rPr>
        <w:t>anterior</w:t>
      </w:r>
      <w:r>
        <w:rPr>
          <w:sz w:val="24"/>
        </w:rPr>
        <w:t xml:space="preserve"> почти не употребляется. Однако в книжной речи оно еще сохранилось:</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Cu</w:t>
      </w:r>
      <w:r>
        <w:rPr>
          <w:sz w:val="24"/>
        </w:rPr>
        <w:t>а</w:t>
      </w:r>
      <w:r>
        <w:rPr>
          <w:sz w:val="24"/>
          <w:lang w:val="en-US"/>
        </w:rPr>
        <w:t>ndo</w:t>
      </w:r>
      <w:r>
        <w:rPr>
          <w:sz w:val="24"/>
        </w:rPr>
        <w:t xml:space="preserve"> </w:t>
      </w:r>
      <w:r>
        <w:rPr>
          <w:sz w:val="24"/>
          <w:lang w:val="en-US"/>
        </w:rPr>
        <w:t>el</w:t>
      </w:r>
      <w:r>
        <w:rPr>
          <w:sz w:val="24"/>
        </w:rPr>
        <w:t xml:space="preserve"> </w:t>
      </w:r>
      <w:r>
        <w:rPr>
          <w:sz w:val="24"/>
          <w:lang w:val="en-US"/>
        </w:rPr>
        <w:t>oficial</w:t>
      </w:r>
      <w:r>
        <w:rPr>
          <w:sz w:val="24"/>
        </w:rPr>
        <w:t xml:space="preserve"> </w:t>
      </w:r>
      <w:r>
        <w:rPr>
          <w:i/>
          <w:iCs/>
          <w:sz w:val="24"/>
          <w:lang w:val="en-US"/>
        </w:rPr>
        <w:t>hubo</w:t>
      </w:r>
      <w:r>
        <w:rPr>
          <w:i/>
          <w:iCs/>
          <w:sz w:val="24"/>
        </w:rPr>
        <w:t xml:space="preserve"> </w:t>
      </w:r>
      <w:r>
        <w:rPr>
          <w:i/>
          <w:iCs/>
          <w:sz w:val="24"/>
          <w:lang w:val="en-US"/>
        </w:rPr>
        <w:t>salido</w:t>
      </w:r>
      <w:r>
        <w:rPr>
          <w:sz w:val="24"/>
        </w:rPr>
        <w:t xml:space="preserve">, </w:t>
      </w:r>
      <w:r>
        <w:rPr>
          <w:sz w:val="24"/>
          <w:lang w:val="en-US"/>
        </w:rPr>
        <w:t>entr</w:t>
      </w:r>
      <w:r>
        <w:rPr>
          <w:sz w:val="24"/>
        </w:rPr>
        <w:t>ó                              Как только офицер вышел, (префект)</w:t>
      </w:r>
    </w:p>
    <w:p>
      <w:pPr>
        <w:pStyle w:val="Normal1"/>
        <w:spacing w:lineRule="auto" w:line="240"/>
        <w:ind w:firstLine="709" w:end="0"/>
        <w:rPr/>
      </w:pPr>
      <w:r>
        <w:rPr>
          <w:sz w:val="24"/>
        </w:rPr>
        <w:t>у</w:t>
      </w:r>
      <w:r>
        <w:rPr>
          <w:sz w:val="24"/>
          <w:lang w:val="en-US"/>
        </w:rPr>
        <w:t xml:space="preserve"> se dirigió a la mesa. </w:t>
      </w:r>
      <w:r>
        <w:rPr>
          <w:sz w:val="24"/>
        </w:rPr>
        <w:t xml:space="preserve">(В. </w:t>
      </w:r>
      <w:r>
        <w:rPr>
          <w:sz w:val="24"/>
          <w:lang w:val="en-US"/>
        </w:rPr>
        <w:t>Lillo</w:t>
      </w:r>
      <w:r>
        <w:rPr>
          <w:sz w:val="24"/>
        </w:rPr>
        <w:t xml:space="preserve">)                                    вошел (в комнату) и направился к столу. </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Pret</w:t>
      </w:r>
      <w:r>
        <w:rPr>
          <w:sz w:val="24"/>
        </w:rPr>
        <w:t>é</w:t>
      </w:r>
      <w:r>
        <w:rPr>
          <w:sz w:val="24"/>
          <w:lang w:val="en-US"/>
        </w:rPr>
        <w:t>rito</w:t>
      </w:r>
      <w:r>
        <w:rPr>
          <w:sz w:val="24"/>
        </w:rPr>
        <w:t xml:space="preserve"> </w:t>
      </w:r>
      <w:r>
        <w:rPr>
          <w:sz w:val="24"/>
          <w:lang w:val="en-US"/>
        </w:rPr>
        <w:t>anterior</w:t>
      </w:r>
      <w:r>
        <w:rPr>
          <w:sz w:val="24"/>
        </w:rPr>
        <w:t xml:space="preserve"> употребляется, как правило, в придаточных предложениях обстоятельства времени. Чтобы подчеркнуть минимальный разрыв во времени между двумя действиями, употреблению </w:t>
      </w:r>
      <w:r>
        <w:rPr>
          <w:sz w:val="24"/>
          <w:lang w:val="en-US"/>
        </w:rPr>
        <w:t>pret</w:t>
      </w:r>
      <w:r>
        <w:rPr>
          <w:sz w:val="24"/>
        </w:rPr>
        <w:t>é</w:t>
      </w:r>
      <w:r>
        <w:rPr>
          <w:sz w:val="24"/>
          <w:lang w:val="en-US"/>
        </w:rPr>
        <w:t>rito</w:t>
      </w:r>
      <w:r>
        <w:rPr>
          <w:sz w:val="24"/>
        </w:rPr>
        <w:t xml:space="preserve"> </w:t>
      </w:r>
      <w:r>
        <w:rPr>
          <w:sz w:val="24"/>
          <w:lang w:val="en-US"/>
        </w:rPr>
        <w:t>anterior</w:t>
      </w:r>
      <w:r>
        <w:rPr>
          <w:sz w:val="24"/>
        </w:rPr>
        <w:t xml:space="preserve"> обычно сопутствуют такие союзы, как:</w:t>
      </w:r>
    </w:p>
    <w:tbl>
      <w:tblPr>
        <w:tblW w:w="6608" w:type="dxa"/>
        <w:jc w:val="start"/>
        <w:tblInd w:w="21" w:type="dxa"/>
        <w:tblLayout w:type="fixed"/>
        <w:tblCellMar>
          <w:top w:w="0" w:type="dxa"/>
          <w:start w:w="108" w:type="dxa"/>
          <w:bottom w:w="0" w:type="dxa"/>
          <w:end w:w="108" w:type="dxa"/>
        </w:tblCellMar>
      </w:tblPr>
      <w:tblGrid>
        <w:gridCol w:w="3064"/>
        <w:gridCol w:w="3544"/>
      </w:tblGrid>
      <w:tr>
        <w:trPr>
          <w:trHeight w:val="3000" w:hRule="atLeast"/>
        </w:trPr>
        <w:tc>
          <w:tcPr>
            <w:tcW w:w="3064" w:type="dxa"/>
            <w:tcBorders/>
          </w:tcPr>
          <w:p>
            <w:pPr>
              <w:pStyle w:val="Normal1"/>
              <w:spacing w:lineRule="auto" w:line="240"/>
              <w:ind w:start="87" w:end="0"/>
              <w:rPr>
                <w:sz w:val="24"/>
              </w:rPr>
            </w:pPr>
            <w:r>
              <w:rPr>
                <w:sz w:val="24"/>
              </w:rPr>
              <w:t xml:space="preserve">       </w:t>
            </w:r>
          </w:p>
          <w:p>
            <w:pPr>
              <w:pStyle w:val="Normal1"/>
              <w:spacing w:lineRule="auto" w:line="240"/>
              <w:ind w:start="546" w:end="0"/>
              <w:rPr>
                <w:sz w:val="24"/>
                <w:lang w:val="en-US"/>
              </w:rPr>
            </w:pPr>
            <w:r>
              <w:rPr>
                <w:sz w:val="24"/>
                <w:lang w:val="en-US"/>
              </w:rPr>
              <w:t>no bien</w:t>
            </w:r>
          </w:p>
          <w:p>
            <w:pPr>
              <w:pStyle w:val="Normal1"/>
              <w:spacing w:lineRule="auto" w:line="240"/>
              <w:rPr>
                <w:sz w:val="24"/>
                <w:lang w:val="en-US"/>
              </w:rPr>
            </w:pPr>
            <w:r>
              <w:rPr>
                <w:sz w:val="24"/>
                <w:lang w:val="en-US"/>
              </w:rPr>
              <w:t xml:space="preserve">         </w:t>
            </w:r>
            <w:r>
              <w:rPr>
                <w:sz w:val="24"/>
                <w:lang w:val="en-US"/>
              </w:rPr>
              <w:t>apenas</w:t>
            </w:r>
          </w:p>
          <w:p>
            <w:pPr>
              <w:pStyle w:val="Normal1"/>
              <w:spacing w:lineRule="auto" w:line="240"/>
              <w:ind w:start="546" w:end="0"/>
              <w:rPr>
                <w:sz w:val="24"/>
                <w:lang w:val="en-US"/>
              </w:rPr>
            </w:pPr>
            <w:r>
              <w:rPr>
                <w:sz w:val="24"/>
                <w:lang w:val="en-US"/>
              </w:rPr>
              <w:t>en seguida que</w:t>
            </w:r>
          </w:p>
          <w:p>
            <w:pPr>
              <w:pStyle w:val="Normal1"/>
              <w:spacing w:lineRule="auto" w:line="240"/>
              <w:ind w:start="546" w:end="0"/>
              <w:rPr>
                <w:sz w:val="24"/>
                <w:lang w:val="en-US"/>
              </w:rPr>
            </w:pPr>
            <w:r>
              <w:rPr>
                <w:sz w:val="24"/>
                <w:lang w:val="en-US"/>
              </w:rPr>
              <w:t>tan pronto que</w:t>
            </w:r>
          </w:p>
          <w:p>
            <w:pPr>
              <w:pStyle w:val="Normal1"/>
              <w:spacing w:lineRule="auto" w:line="240"/>
              <w:ind w:start="546" w:end="0"/>
              <w:rPr>
                <w:sz w:val="24"/>
                <w:lang w:val="en-US"/>
              </w:rPr>
            </w:pPr>
            <w:r>
              <w:rPr>
                <w:sz w:val="24"/>
                <w:lang w:val="en-US"/>
              </w:rPr>
              <w:t>así que</w:t>
            </w:r>
          </w:p>
          <w:p>
            <w:pPr>
              <w:pStyle w:val="Normal1"/>
              <w:spacing w:lineRule="auto" w:line="240"/>
              <w:ind w:start="546" w:end="0"/>
              <w:rPr>
                <w:sz w:val="24"/>
                <w:lang w:val="en-US"/>
              </w:rPr>
            </w:pPr>
            <w:r>
              <w:rPr>
                <w:sz w:val="24"/>
                <w:lang w:val="en-US"/>
              </w:rPr>
              <w:t>una vez que</w:t>
            </w:r>
          </w:p>
          <w:p>
            <w:pPr>
              <w:pStyle w:val="Normal1"/>
              <w:spacing w:lineRule="auto" w:line="240"/>
              <w:ind w:start="546" w:end="0"/>
              <w:rPr>
                <w:sz w:val="24"/>
                <w:lang w:val="en-US"/>
              </w:rPr>
            </w:pPr>
            <w:r>
              <w:rPr>
                <w:sz w:val="24"/>
                <w:lang w:val="en-US"/>
              </w:rPr>
              <w:t>cuando</w:t>
            </w:r>
          </w:p>
          <w:p>
            <w:pPr>
              <w:pStyle w:val="Normal1"/>
              <w:spacing w:lineRule="auto" w:line="240"/>
              <w:ind w:start="546" w:end="0"/>
              <w:rPr>
                <w:sz w:val="24"/>
                <w:lang w:val="en-US"/>
              </w:rPr>
            </w:pPr>
            <w:r>
              <w:rPr>
                <w:sz w:val="24"/>
                <w:lang w:val="en-US"/>
              </w:rPr>
              <w:t>después que</w:t>
            </w:r>
          </w:p>
          <w:p>
            <w:pPr>
              <w:pStyle w:val="Normal1"/>
              <w:spacing w:lineRule="auto" w:line="240"/>
              <w:ind w:start="546" w:end="0"/>
              <w:rPr>
                <w:sz w:val="24"/>
                <w:lang w:val="en-US"/>
              </w:rPr>
            </w:pPr>
            <w:r>
              <w:rPr>
                <w:sz w:val="24"/>
                <w:lang w:val="en-US"/>
              </w:rPr>
              <w:t>luego que</w:t>
            </w:r>
          </w:p>
          <w:p>
            <w:pPr>
              <w:pStyle w:val="Normal1"/>
              <w:rPr>
                <w:sz w:val="24"/>
                <w:lang w:val="en-US"/>
              </w:rPr>
            </w:pPr>
            <w:r>
              <w:rPr>
                <w:sz w:val="24"/>
                <w:lang w:val="en-US"/>
              </w:rPr>
            </w:r>
          </w:p>
        </w:tc>
        <w:tc>
          <w:tcPr>
            <w:tcW w:w="3544" w:type="dxa"/>
            <w:tcBorders/>
          </w:tcPr>
          <w:p>
            <w:pPr>
              <w:pStyle w:val="Normal"/>
              <w:snapToGrid w:val="false"/>
              <w:rPr>
                <w:sz w:val="24"/>
                <w:lang w:val="en-US"/>
              </w:rPr>
            </w:pPr>
            <w:r>
              <w:rPr>
                <w:sz w:val="24"/>
                <w:lang w:val="en-US"/>
              </w:rPr>
            </w:r>
          </w:p>
          <w:p>
            <w:pPr>
              <w:pStyle w:val="Normal1"/>
              <w:spacing w:lineRule="auto" w:line="240"/>
              <w:rPr>
                <w:sz w:val="24"/>
              </w:rPr>
            </w:pPr>
            <w:r>
              <w:rPr>
                <w:sz w:val="24"/>
              </w:rPr>
              <w:t xml:space="preserve">— </w:t>
            </w:r>
            <w:r>
              <w:rPr>
                <w:sz w:val="24"/>
              </w:rPr>
              <w:t>едва, как только</w:t>
            </w:r>
          </w:p>
          <w:p>
            <w:pPr>
              <w:pStyle w:val="Normal1"/>
              <w:spacing w:lineRule="auto" w:line="240"/>
              <w:rPr>
                <w:sz w:val="24"/>
              </w:rPr>
            </w:pPr>
            <w:r>
              <w:rPr>
                <w:sz w:val="24"/>
              </w:rPr>
              <w:t xml:space="preserve">— </w:t>
            </w:r>
            <w:r>
              <w:rPr>
                <w:sz w:val="24"/>
              </w:rPr>
              <w:t xml:space="preserve">едва, как только        </w:t>
            </w:r>
          </w:p>
          <w:p>
            <w:pPr>
              <w:pStyle w:val="Normal1"/>
              <w:spacing w:lineRule="auto" w:line="240"/>
              <w:rPr>
                <w:sz w:val="24"/>
              </w:rPr>
            </w:pPr>
            <w:r>
              <w:rPr>
                <w:sz w:val="24"/>
              </w:rPr>
              <w:t xml:space="preserve">— </w:t>
            </w:r>
            <w:r>
              <w:rPr>
                <w:sz w:val="24"/>
              </w:rPr>
              <w:t xml:space="preserve">как-только </w:t>
            </w:r>
          </w:p>
          <w:p>
            <w:pPr>
              <w:pStyle w:val="Normal1"/>
              <w:spacing w:lineRule="auto" w:line="240"/>
              <w:rPr>
                <w:sz w:val="24"/>
              </w:rPr>
            </w:pPr>
            <w:r>
              <w:rPr>
                <w:sz w:val="24"/>
              </w:rPr>
              <w:t xml:space="preserve">— </w:t>
            </w:r>
            <w:r>
              <w:rPr>
                <w:sz w:val="24"/>
              </w:rPr>
              <w:t xml:space="preserve">как только </w:t>
            </w:r>
          </w:p>
          <w:p>
            <w:pPr>
              <w:pStyle w:val="Normal1"/>
              <w:spacing w:lineRule="auto" w:line="240"/>
              <w:rPr>
                <w:sz w:val="24"/>
              </w:rPr>
            </w:pPr>
            <w:r>
              <w:rPr>
                <w:sz w:val="24"/>
              </w:rPr>
              <w:t xml:space="preserve">— </w:t>
            </w:r>
            <w:r>
              <w:rPr>
                <w:sz w:val="24"/>
              </w:rPr>
              <w:t xml:space="preserve">как только </w:t>
            </w:r>
          </w:p>
          <w:p>
            <w:pPr>
              <w:pStyle w:val="Normal1"/>
              <w:spacing w:lineRule="auto" w:line="240"/>
              <w:rPr>
                <w:sz w:val="24"/>
              </w:rPr>
            </w:pPr>
            <w:r>
              <w:rPr>
                <w:sz w:val="24"/>
              </w:rPr>
              <w:t xml:space="preserve">— </w:t>
            </w:r>
            <w:r>
              <w:rPr>
                <w:sz w:val="24"/>
              </w:rPr>
              <w:t xml:space="preserve">как только, когда </w:t>
            </w:r>
          </w:p>
          <w:p>
            <w:pPr>
              <w:pStyle w:val="Normal1"/>
              <w:spacing w:lineRule="auto" w:line="240"/>
              <w:rPr>
                <w:sz w:val="24"/>
              </w:rPr>
            </w:pPr>
            <w:r>
              <w:rPr>
                <w:sz w:val="24"/>
              </w:rPr>
              <w:t xml:space="preserve">— </w:t>
            </w:r>
            <w:r>
              <w:rPr>
                <w:sz w:val="24"/>
              </w:rPr>
              <w:t xml:space="preserve">когда (после того, как) </w:t>
            </w:r>
          </w:p>
          <w:p>
            <w:pPr>
              <w:pStyle w:val="Normal1"/>
              <w:spacing w:lineRule="auto" w:line="240"/>
              <w:rPr>
                <w:sz w:val="24"/>
              </w:rPr>
            </w:pPr>
            <w:r>
              <w:rPr>
                <w:sz w:val="24"/>
              </w:rPr>
              <w:t xml:space="preserve">— </w:t>
            </w:r>
            <w:r>
              <w:rPr>
                <w:sz w:val="24"/>
              </w:rPr>
              <w:t>после того, как</w:t>
            </w:r>
          </w:p>
          <w:p>
            <w:pPr>
              <w:pStyle w:val="Normal1"/>
              <w:spacing w:lineRule="auto" w:line="240"/>
              <w:rPr>
                <w:sz w:val="24"/>
              </w:rPr>
            </w:pPr>
            <w:r>
              <w:rPr>
                <w:sz w:val="24"/>
              </w:rPr>
              <w:t xml:space="preserve">— </w:t>
            </w:r>
            <w:r>
              <w:rPr>
                <w:sz w:val="24"/>
              </w:rPr>
              <w:t xml:space="preserve">после того, как            </w:t>
            </w:r>
          </w:p>
          <w:p>
            <w:pPr>
              <w:pStyle w:val="Normal1"/>
              <w:rPr>
                <w:sz w:val="24"/>
              </w:rPr>
            </w:pPr>
            <w:r>
              <w:rPr>
                <w:sz w:val="24"/>
              </w:rPr>
            </w:r>
          </w:p>
        </w:tc>
      </w:tr>
    </w:tbl>
    <w:p>
      <w:pPr>
        <w:pStyle w:val="Normal1"/>
        <w:spacing w:lineRule="auto" w:line="240"/>
        <w:ind w:firstLine="284" w:end="0"/>
        <w:rPr>
          <w:b/>
          <w:bCs/>
          <w:sz w:val="24"/>
        </w:rPr>
      </w:pPr>
      <w:r>
        <w:rPr>
          <w:b/>
          <w:bCs/>
          <w:sz w:val="24"/>
        </w:rPr>
      </w:r>
    </w:p>
    <w:p>
      <w:pPr>
        <w:pStyle w:val="Normal1"/>
        <w:spacing w:lineRule="auto" w:line="240"/>
        <w:ind w:firstLine="284" w:end="0"/>
        <w:rPr/>
      </w:pPr>
      <w:r>
        <w:rPr>
          <w:b/>
          <w:bCs/>
          <w:sz w:val="24"/>
          <w:lang w:val="en-US"/>
        </w:rPr>
        <w:t>Una</w:t>
      </w:r>
      <w:r>
        <w:rPr>
          <w:b/>
          <w:bCs/>
          <w:sz w:val="24"/>
        </w:rPr>
        <w:t xml:space="preserve"> </w:t>
      </w:r>
      <w:r>
        <w:rPr>
          <w:b/>
          <w:bCs/>
          <w:sz w:val="24"/>
          <w:lang w:val="en-US"/>
        </w:rPr>
        <w:t>vez</w:t>
      </w:r>
      <w:r>
        <w:rPr>
          <w:b/>
          <w:bCs/>
          <w:sz w:val="24"/>
        </w:rPr>
        <w:t xml:space="preserve"> </w:t>
      </w:r>
      <w:r>
        <w:rPr>
          <w:b/>
          <w:bCs/>
          <w:sz w:val="24"/>
          <w:lang w:val="en-US"/>
        </w:rPr>
        <w:t>que</w:t>
      </w:r>
      <w:r>
        <w:rPr>
          <w:sz w:val="24"/>
        </w:rPr>
        <w:t xml:space="preserve"> </w:t>
      </w:r>
      <w:r>
        <w:rPr>
          <w:i/>
          <w:iCs/>
          <w:sz w:val="24"/>
          <w:lang w:val="en-US"/>
        </w:rPr>
        <w:t>se</w:t>
      </w:r>
      <w:r>
        <w:rPr>
          <w:i/>
          <w:iCs/>
          <w:sz w:val="24"/>
        </w:rPr>
        <w:t xml:space="preserve"> </w:t>
      </w:r>
      <w:r>
        <w:rPr>
          <w:i/>
          <w:iCs/>
          <w:sz w:val="24"/>
          <w:lang w:val="en-US"/>
        </w:rPr>
        <w:t>hubo</w:t>
      </w:r>
      <w:r>
        <w:rPr>
          <w:i/>
          <w:iCs/>
          <w:sz w:val="24"/>
        </w:rPr>
        <w:t xml:space="preserve"> </w:t>
      </w:r>
      <w:r>
        <w:rPr>
          <w:i/>
          <w:iCs/>
          <w:sz w:val="24"/>
          <w:lang w:val="en-US"/>
        </w:rPr>
        <w:t>afirmado</w:t>
      </w:r>
      <w:r>
        <w:rPr>
          <w:sz w:val="24"/>
        </w:rPr>
        <w:t xml:space="preserve"> </w:t>
      </w:r>
      <w:r>
        <w:rPr>
          <w:sz w:val="24"/>
          <w:lang w:val="en-US"/>
        </w:rPr>
        <w:t>en</w:t>
      </w:r>
      <w:r>
        <w:rPr>
          <w:sz w:val="24"/>
        </w:rPr>
        <w:t xml:space="preserve">                           Как только он уперся в стремена,</w:t>
      </w:r>
    </w:p>
    <w:p>
      <w:pPr>
        <w:pStyle w:val="Normal1"/>
        <w:spacing w:lineRule="auto" w:line="240"/>
        <w:ind w:firstLine="709" w:end="0"/>
        <w:rPr/>
      </w:pPr>
      <w:r>
        <w:rPr>
          <w:sz w:val="24"/>
          <w:lang w:val="en-US"/>
        </w:rPr>
        <w:t xml:space="preserve">los estribos, desabrochó el lazo.                             </w:t>
      </w:r>
      <w:r>
        <w:rPr>
          <w:sz w:val="24"/>
        </w:rPr>
        <w:t xml:space="preserve">он (сразу) отвязал лассо. </w:t>
      </w:r>
    </w:p>
    <w:p>
      <w:pPr>
        <w:pStyle w:val="Normal1"/>
        <w:spacing w:lineRule="auto" w:line="240"/>
        <w:ind w:firstLine="709" w:end="0"/>
        <w:rPr/>
      </w:pPr>
      <w:r>
        <w:rPr>
          <w:sz w:val="24"/>
        </w:rPr>
        <w:t xml:space="preserve">(В. </w:t>
      </w:r>
      <w:r>
        <w:rPr>
          <w:sz w:val="24"/>
          <w:lang w:val="en-US"/>
        </w:rPr>
        <w:t>L</w:t>
      </w:r>
      <w:r>
        <w:rPr/>
        <w:t>ILLO</w:t>
      </w:r>
      <w:r>
        <w:rPr>
          <w:sz w:val="24"/>
        </w:rPr>
        <w:t>)</w:t>
      </w:r>
    </w:p>
    <w:p>
      <w:pPr>
        <w:pStyle w:val="Normal1"/>
        <w:spacing w:lineRule="auto" w:line="240"/>
        <w:ind w:firstLine="284" w:end="0"/>
        <w:rPr/>
      </w:pPr>
      <w:r>
        <w:rPr>
          <w:b/>
          <w:bCs/>
          <w:sz w:val="24"/>
          <w:lang w:val="en-US"/>
        </w:rPr>
        <w:t>As</w:t>
      </w:r>
      <w:r>
        <w:rPr>
          <w:b/>
          <w:bCs/>
          <w:sz w:val="24"/>
        </w:rPr>
        <w:t xml:space="preserve">í </w:t>
      </w:r>
      <w:r>
        <w:rPr>
          <w:b/>
          <w:bCs/>
          <w:sz w:val="24"/>
          <w:lang w:val="en-US"/>
        </w:rPr>
        <w:t>que</w:t>
      </w:r>
      <w:r>
        <w:rPr>
          <w:sz w:val="24"/>
        </w:rPr>
        <w:t xml:space="preserve"> </w:t>
      </w:r>
      <w:r>
        <w:rPr>
          <w:sz w:val="24"/>
          <w:lang w:val="en-US"/>
        </w:rPr>
        <w:t>se</w:t>
      </w:r>
      <w:r>
        <w:rPr>
          <w:sz w:val="24"/>
        </w:rPr>
        <w:t xml:space="preserve"> </w:t>
      </w:r>
      <w:r>
        <w:rPr>
          <w:i/>
          <w:iCs/>
          <w:sz w:val="24"/>
          <w:lang w:val="en-US"/>
        </w:rPr>
        <w:t>hubo</w:t>
      </w:r>
      <w:r>
        <w:rPr>
          <w:i/>
          <w:iCs/>
          <w:sz w:val="24"/>
        </w:rPr>
        <w:t xml:space="preserve"> </w:t>
      </w:r>
      <w:r>
        <w:rPr>
          <w:i/>
          <w:iCs/>
          <w:sz w:val="24"/>
          <w:lang w:val="en-US"/>
        </w:rPr>
        <w:t>marchado</w:t>
      </w:r>
      <w:r>
        <w:rPr>
          <w:sz w:val="24"/>
        </w:rPr>
        <w:t xml:space="preserve"> </w:t>
      </w:r>
      <w:r>
        <w:rPr>
          <w:sz w:val="24"/>
          <w:lang w:val="en-US"/>
        </w:rPr>
        <w:t>el</w:t>
      </w:r>
      <w:r>
        <w:rPr>
          <w:sz w:val="24"/>
        </w:rPr>
        <w:t xml:space="preserve"> </w:t>
      </w:r>
      <w:r>
        <w:rPr>
          <w:sz w:val="24"/>
          <w:lang w:val="en-US"/>
        </w:rPr>
        <w:t>extranjero</w:t>
      </w:r>
      <w:r>
        <w:rPr>
          <w:sz w:val="24"/>
        </w:rPr>
        <w:t xml:space="preserve">,                 Как только иностранец ушел, </w:t>
      </w:r>
    </w:p>
    <w:p>
      <w:pPr>
        <w:pStyle w:val="Normal1"/>
        <w:spacing w:lineRule="auto" w:line="240"/>
        <w:ind w:firstLine="709" w:end="0"/>
        <w:rPr/>
      </w:pPr>
      <w:r>
        <w:rPr>
          <w:sz w:val="24"/>
          <w:lang w:val="en-US"/>
        </w:rPr>
        <w:t>Lorenzo</w:t>
      </w:r>
      <w:r>
        <w:rPr>
          <w:sz w:val="24"/>
        </w:rPr>
        <w:t xml:space="preserve"> </w:t>
      </w:r>
      <w:r>
        <w:rPr>
          <w:sz w:val="24"/>
          <w:lang w:val="en-US"/>
        </w:rPr>
        <w:t>se</w:t>
      </w:r>
      <w:r>
        <w:rPr>
          <w:sz w:val="24"/>
        </w:rPr>
        <w:t xml:space="preserve"> </w:t>
      </w:r>
      <w:r>
        <w:rPr>
          <w:sz w:val="24"/>
          <w:lang w:val="en-US"/>
        </w:rPr>
        <w:t>levant</w:t>
      </w:r>
      <w:r>
        <w:rPr>
          <w:sz w:val="24"/>
        </w:rPr>
        <w:t xml:space="preserve">ó </w:t>
      </w:r>
      <w:r>
        <w:rPr>
          <w:sz w:val="24"/>
          <w:lang w:val="en-US"/>
        </w:rPr>
        <w:t>del</w:t>
      </w:r>
      <w:r>
        <w:rPr>
          <w:sz w:val="24"/>
        </w:rPr>
        <w:t xml:space="preserve">                                            Лоренсо поднялся с земли. </w:t>
      </w:r>
    </w:p>
    <w:p>
      <w:pPr>
        <w:pStyle w:val="Normal1"/>
        <w:spacing w:lineRule="auto" w:line="240"/>
        <w:ind w:firstLine="709" w:end="0"/>
        <w:rPr/>
      </w:pPr>
      <w:r>
        <w:rPr>
          <w:sz w:val="24"/>
          <w:lang w:val="en-US"/>
        </w:rPr>
        <w:t>suelo.  (R. G</w:t>
      </w:r>
      <w:r>
        <w:rPr>
          <w:lang w:val="en-US"/>
        </w:rPr>
        <w:t>ALLEGOS</w:t>
      </w:r>
      <w:r>
        <w:rPr>
          <w:sz w:val="24"/>
          <w:lang w:val="en-US"/>
        </w:rPr>
        <w:t>)</w:t>
      </w:r>
    </w:p>
    <w:p>
      <w:pPr>
        <w:pStyle w:val="Normal1"/>
        <w:spacing w:lineRule="auto" w:line="240"/>
        <w:ind w:firstLine="284" w:end="0"/>
        <w:rPr/>
      </w:pPr>
      <w:r>
        <w:rPr>
          <w:b/>
          <w:bCs/>
          <w:sz w:val="24"/>
          <w:lang w:val="en-US"/>
        </w:rPr>
        <w:t>No</w:t>
      </w:r>
      <w:r>
        <w:rPr>
          <w:b/>
          <w:bCs/>
          <w:sz w:val="24"/>
        </w:rPr>
        <w:t xml:space="preserve"> </w:t>
      </w:r>
      <w:r>
        <w:rPr>
          <w:b/>
          <w:bCs/>
          <w:sz w:val="24"/>
          <w:lang w:val="en-US"/>
        </w:rPr>
        <w:t>bein</w:t>
      </w:r>
      <w:r>
        <w:rPr>
          <w:sz w:val="24"/>
        </w:rPr>
        <w:t xml:space="preserve"> </w:t>
      </w:r>
      <w:r>
        <w:rPr>
          <w:i/>
          <w:iCs/>
          <w:sz w:val="24"/>
          <w:lang w:val="en-US"/>
        </w:rPr>
        <w:t>hubo</w:t>
      </w:r>
      <w:r>
        <w:rPr>
          <w:i/>
          <w:iCs/>
          <w:sz w:val="24"/>
        </w:rPr>
        <w:t xml:space="preserve"> </w:t>
      </w:r>
      <w:r>
        <w:rPr>
          <w:i/>
          <w:iCs/>
          <w:sz w:val="24"/>
          <w:lang w:val="en-US"/>
        </w:rPr>
        <w:t>cesado</w:t>
      </w:r>
      <w:r>
        <w:rPr>
          <w:sz w:val="24"/>
        </w:rPr>
        <w:t xml:space="preserve"> </w:t>
      </w:r>
      <w:r>
        <w:rPr>
          <w:sz w:val="24"/>
          <w:lang w:val="en-US"/>
        </w:rPr>
        <w:t>el</w:t>
      </w:r>
      <w:r>
        <w:rPr>
          <w:sz w:val="24"/>
        </w:rPr>
        <w:t xml:space="preserve"> </w:t>
      </w:r>
      <w:r>
        <w:rPr>
          <w:sz w:val="24"/>
          <w:lang w:val="en-US"/>
        </w:rPr>
        <w:t>bombarde</w:t>
      </w:r>
      <w:r>
        <w:rPr>
          <w:sz w:val="24"/>
        </w:rPr>
        <w:t>о,                        Едва только закончилась бомбардировка,</w:t>
      </w:r>
    </w:p>
    <w:p>
      <w:pPr>
        <w:pStyle w:val="Normal1"/>
        <w:spacing w:lineRule="auto" w:line="240"/>
        <w:ind w:firstLine="709" w:end="0"/>
        <w:rPr/>
      </w:pPr>
      <w:r>
        <w:rPr>
          <w:sz w:val="24"/>
          <w:lang w:val="en-US"/>
        </w:rPr>
        <w:t>la</w:t>
      </w:r>
      <w:r>
        <w:rPr>
          <w:sz w:val="24"/>
        </w:rPr>
        <w:t xml:space="preserve"> </w:t>
      </w:r>
      <w:r>
        <w:rPr>
          <w:sz w:val="24"/>
          <w:lang w:val="en-US"/>
        </w:rPr>
        <w:t>doble</w:t>
      </w:r>
      <w:r>
        <w:rPr>
          <w:sz w:val="24"/>
        </w:rPr>
        <w:t xml:space="preserve"> </w:t>
      </w:r>
      <w:r>
        <w:rPr>
          <w:sz w:val="24"/>
          <w:lang w:val="en-US"/>
        </w:rPr>
        <w:t>l</w:t>
      </w:r>
      <w:r>
        <w:rPr>
          <w:sz w:val="24"/>
        </w:rPr>
        <w:t>í</w:t>
      </w:r>
      <w:r>
        <w:rPr>
          <w:sz w:val="24"/>
          <w:lang w:val="en-US"/>
        </w:rPr>
        <w:t>nea</w:t>
      </w:r>
      <w:r>
        <w:rPr>
          <w:sz w:val="24"/>
        </w:rPr>
        <w:t xml:space="preserve"> </w:t>
      </w:r>
      <w:r>
        <w:rPr>
          <w:sz w:val="24"/>
          <w:lang w:val="en-US"/>
        </w:rPr>
        <w:t>de</w:t>
      </w:r>
      <w:r>
        <w:rPr>
          <w:sz w:val="24"/>
        </w:rPr>
        <w:t xml:space="preserve"> </w:t>
      </w:r>
      <w:r>
        <w:rPr>
          <w:sz w:val="24"/>
          <w:lang w:val="en-US"/>
        </w:rPr>
        <w:t>tiradores</w:t>
      </w:r>
      <w:r>
        <w:rPr>
          <w:sz w:val="24"/>
        </w:rPr>
        <w:t xml:space="preserve">                                        двойная линия стрелков открыла огонь.</w:t>
      </w:r>
    </w:p>
    <w:p>
      <w:pPr>
        <w:pStyle w:val="Normal1"/>
        <w:spacing w:lineRule="auto" w:line="240"/>
        <w:ind w:firstLine="709" w:end="0"/>
        <w:rPr>
          <w:sz w:val="24"/>
          <w:lang w:val="en-US"/>
        </w:rPr>
      </w:pPr>
      <w:r>
        <w:rPr>
          <w:sz w:val="24"/>
          <w:lang w:val="en-US"/>
        </w:rPr>
        <w:t xml:space="preserve">rompió el fuego.(J.Lara)          </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sz w:val="24"/>
        </w:rPr>
      </w:pPr>
      <w:r>
        <w:rPr>
          <w:i/>
          <w:sz w:val="24"/>
        </w:rPr>
        <w:t xml:space="preserve">4. </w:t>
      </w:r>
      <w:r>
        <w:rPr>
          <w:i/>
          <w:sz w:val="24"/>
          <w:lang w:val="en-US"/>
        </w:rPr>
        <w:t>Futuro</w:t>
      </w:r>
      <w:r>
        <w:rPr>
          <w:i/>
          <w:sz w:val="24"/>
        </w:rPr>
        <w:t xml:space="preserve">  </w:t>
      </w:r>
      <w:r>
        <w:rPr>
          <w:i/>
          <w:sz w:val="24"/>
          <w:lang w:val="en-US"/>
        </w:rPr>
        <w:t>perfecto</w:t>
      </w:r>
    </w:p>
    <w:p>
      <w:pPr>
        <w:pStyle w:val="Normal1"/>
        <w:spacing w:lineRule="auto" w:line="240"/>
        <w:ind w:firstLine="284" w:end="0"/>
        <w:rPr/>
      </w:pPr>
      <w:r>
        <w:rPr>
          <w:sz w:val="24"/>
          <w:lang w:val="en-US"/>
        </w:rPr>
        <w:t>Futuro</w:t>
      </w:r>
      <w:r>
        <w:rPr>
          <w:sz w:val="24"/>
        </w:rPr>
        <w:t xml:space="preserve"> </w:t>
      </w:r>
      <w:r>
        <w:rPr>
          <w:sz w:val="24"/>
          <w:lang w:val="en-US"/>
        </w:rPr>
        <w:t>perfecto</w:t>
      </w:r>
      <w:r>
        <w:rPr>
          <w:sz w:val="24"/>
        </w:rPr>
        <w:t xml:space="preserve"> указывает на действие, которое произойдет в будущ</w:t>
        <w:softHyphen/>
        <w:t xml:space="preserve">ем и завершится </w:t>
      </w:r>
      <w:r>
        <w:rPr>
          <w:spacing w:val="40"/>
          <w:sz w:val="24"/>
        </w:rPr>
        <w:t>прежде</w:t>
      </w:r>
      <w:r>
        <w:rPr>
          <w:sz w:val="24"/>
        </w:rPr>
        <w:t xml:space="preserve"> другого будущего действия или момента: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Cuando</w:t>
      </w:r>
      <w:r>
        <w:rPr>
          <w:sz w:val="24"/>
        </w:rPr>
        <w:t xml:space="preserve"> </w:t>
      </w:r>
      <w:r>
        <w:rPr>
          <w:sz w:val="24"/>
          <w:lang w:val="en-US"/>
        </w:rPr>
        <w:t>vengas</w:t>
      </w:r>
      <w:r>
        <w:rPr>
          <w:sz w:val="24"/>
        </w:rPr>
        <w:t xml:space="preserve">, </w:t>
      </w:r>
      <w:r>
        <w:rPr>
          <w:sz w:val="24"/>
          <w:lang w:val="en-US"/>
        </w:rPr>
        <w:t>ya</w:t>
      </w:r>
      <w:r>
        <w:rPr>
          <w:sz w:val="24"/>
        </w:rPr>
        <w:t xml:space="preserve"> </w:t>
      </w:r>
      <w:r>
        <w:rPr>
          <w:i/>
          <w:iCs/>
          <w:sz w:val="24"/>
          <w:lang w:val="en-US"/>
        </w:rPr>
        <w:t>habr</w:t>
      </w:r>
      <w:r>
        <w:rPr>
          <w:i/>
          <w:iCs/>
          <w:sz w:val="24"/>
        </w:rPr>
        <w:t>é</w:t>
      </w:r>
      <w:r>
        <w:rPr>
          <w:sz w:val="24"/>
        </w:rPr>
        <w:t xml:space="preserve"> </w:t>
      </w:r>
      <w:r>
        <w:rPr>
          <w:i/>
          <w:iCs/>
          <w:sz w:val="24"/>
          <w:lang w:val="en-US"/>
        </w:rPr>
        <w:t>preparado</w:t>
      </w:r>
      <w:r>
        <w:rPr>
          <w:sz w:val="24"/>
        </w:rPr>
        <w:t xml:space="preserve">                         Когда ты придешь, я уже приготовлю свой багаж.</w:t>
      </w:r>
    </w:p>
    <w:p>
      <w:pPr>
        <w:pStyle w:val="Normal1"/>
        <w:spacing w:lineRule="auto" w:line="240"/>
        <w:ind w:firstLine="709" w:end="0"/>
        <w:rPr/>
      </w:pPr>
      <w:r>
        <w:rPr>
          <w:sz w:val="24"/>
          <w:lang w:val="en-US"/>
        </w:rPr>
        <w:t>el equipaje. (M. S</w:t>
      </w:r>
      <w:r>
        <w:rPr>
          <w:lang w:val="en-US"/>
        </w:rPr>
        <w:t>ECO</w:t>
      </w:r>
      <w:r>
        <w:rPr>
          <w:sz w:val="24"/>
          <w:lang w:val="en-US"/>
        </w:rPr>
        <w:t xml:space="preserve">)         </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Однако сложное будущее чаще употребляется не в чисто временном значении предбудущности, а в значении </w:t>
      </w:r>
      <w:r>
        <w:rPr>
          <w:spacing w:val="20"/>
          <w:sz w:val="24"/>
        </w:rPr>
        <w:t>модальном</w:t>
      </w:r>
      <w:r>
        <w:rPr>
          <w:sz w:val="24"/>
        </w:rPr>
        <w:t xml:space="preserve">,  выражая   </w:t>
      </w:r>
      <w:r>
        <w:rPr>
          <w:spacing w:val="20"/>
          <w:sz w:val="24"/>
        </w:rPr>
        <w:t>прошедшее</w:t>
      </w:r>
      <w:r>
        <w:rPr>
          <w:sz w:val="24"/>
        </w:rPr>
        <w:t xml:space="preserve">  действие, о выполнении которого с достоверностью не знают, а лишь догадываются о нем, сомневаются в возмож</w:t>
        <w:softHyphen/>
        <w:t xml:space="preserve">ности такого действия или высказывают предположение о том, что оно, видимо, произошло:                               </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¿Lo </w:t>
      </w:r>
      <w:r>
        <w:rPr>
          <w:i/>
          <w:iCs/>
          <w:sz w:val="24"/>
          <w:lang w:val="en-US"/>
        </w:rPr>
        <w:t>habrás</w:t>
      </w:r>
      <w:r>
        <w:rPr>
          <w:sz w:val="24"/>
          <w:lang w:val="en-US"/>
        </w:rPr>
        <w:t xml:space="preserve"> </w:t>
      </w:r>
      <w:r>
        <w:rPr>
          <w:i/>
          <w:iCs/>
          <w:sz w:val="24"/>
          <w:lang w:val="en-US"/>
        </w:rPr>
        <w:t>dicho</w:t>
      </w:r>
      <w:r>
        <w:rPr>
          <w:sz w:val="24"/>
          <w:lang w:val="en-US"/>
        </w:rPr>
        <w:t xml:space="preserve"> en serio?                                        </w:t>
      </w:r>
      <w:r>
        <w:rPr>
          <w:sz w:val="24"/>
        </w:rPr>
        <w:t>Ты сказал это всерьез?</w:t>
      </w:r>
    </w:p>
    <w:p>
      <w:pPr>
        <w:pStyle w:val="Normal1"/>
        <w:spacing w:lineRule="auto" w:line="240"/>
        <w:ind w:firstLine="709" w:end="0"/>
        <w:rPr/>
      </w:pPr>
      <w:r>
        <w:rPr>
          <w:sz w:val="24"/>
          <w:lang w:val="en-US"/>
        </w:rPr>
        <w:t>(M.M</w:t>
      </w:r>
      <w:r>
        <w:rPr>
          <w:lang w:val="en-US"/>
        </w:rPr>
        <w:t>OLINER</w:t>
      </w:r>
      <w:r>
        <w:rPr>
          <w:sz w:val="24"/>
          <w:lang w:val="en-US"/>
        </w:rPr>
        <w:t>)</w:t>
      </w:r>
    </w:p>
    <w:p>
      <w:pPr>
        <w:pStyle w:val="Normal1"/>
        <w:spacing w:lineRule="auto" w:line="240"/>
        <w:ind w:firstLine="284" w:end="0"/>
        <w:rPr/>
      </w:pPr>
      <w:r>
        <w:rPr>
          <w:sz w:val="24"/>
          <w:lang w:val="en-US"/>
        </w:rPr>
        <w:t xml:space="preserve">Fue (Ernesto) por unos cócteles.                                </w:t>
      </w:r>
      <w:r>
        <w:rPr>
          <w:sz w:val="24"/>
        </w:rPr>
        <w:t xml:space="preserve">Эрнесто ушел за коктейлями. </w:t>
      </w:r>
    </w:p>
    <w:p>
      <w:pPr>
        <w:pStyle w:val="Normal1"/>
        <w:spacing w:lineRule="auto" w:line="240"/>
        <w:ind w:firstLine="709" w:end="0"/>
        <w:rPr/>
      </w:pPr>
      <w:r>
        <w:rPr>
          <w:i/>
          <w:iCs/>
          <w:sz w:val="24"/>
          <w:lang w:val="en-US"/>
        </w:rPr>
        <w:t>Habr</w:t>
      </w:r>
      <w:r>
        <w:rPr>
          <w:i/>
          <w:iCs/>
          <w:sz w:val="24"/>
        </w:rPr>
        <w:t>á</w:t>
      </w:r>
      <w:r>
        <w:rPr>
          <w:sz w:val="24"/>
        </w:rPr>
        <w:t xml:space="preserve"> </w:t>
      </w:r>
      <w:r>
        <w:rPr>
          <w:i/>
          <w:iCs/>
          <w:sz w:val="24"/>
          <w:lang w:val="en-US"/>
        </w:rPr>
        <w:t>ido</w:t>
      </w:r>
      <w:r>
        <w:rPr>
          <w:sz w:val="24"/>
        </w:rPr>
        <w:t xml:space="preserve"> </w:t>
      </w:r>
      <w:r>
        <w:rPr>
          <w:sz w:val="24"/>
          <w:lang w:val="en-US"/>
        </w:rPr>
        <w:t>hasta</w:t>
      </w:r>
      <w:r>
        <w:rPr>
          <w:sz w:val="24"/>
        </w:rPr>
        <w:t xml:space="preserve"> </w:t>
      </w:r>
      <w:r>
        <w:rPr>
          <w:sz w:val="24"/>
          <w:lang w:val="en-US"/>
        </w:rPr>
        <w:t>el</w:t>
      </w:r>
      <w:r>
        <w:rPr>
          <w:sz w:val="24"/>
        </w:rPr>
        <w:t xml:space="preserve"> </w:t>
      </w:r>
      <w:r>
        <w:rPr>
          <w:sz w:val="24"/>
          <w:lang w:val="en-US"/>
        </w:rPr>
        <w:t>Polo</w:t>
      </w:r>
      <w:r>
        <w:rPr>
          <w:sz w:val="24"/>
        </w:rPr>
        <w:t xml:space="preserve"> </w:t>
      </w:r>
      <w:r>
        <w:rPr>
          <w:sz w:val="24"/>
          <w:lang w:val="en-US"/>
        </w:rPr>
        <w:t>por</w:t>
      </w:r>
      <w:r>
        <w:rPr>
          <w:sz w:val="24"/>
        </w:rPr>
        <w:t xml:space="preserve"> </w:t>
      </w:r>
      <w:r>
        <w:rPr>
          <w:sz w:val="24"/>
          <w:lang w:val="en-US"/>
        </w:rPr>
        <w:t>el</w:t>
      </w:r>
      <w:r>
        <w:rPr>
          <w:sz w:val="24"/>
        </w:rPr>
        <w:t xml:space="preserve">                                 Видно, за льдом он на полюс </w:t>
      </w:r>
    </w:p>
    <w:p>
      <w:pPr>
        <w:pStyle w:val="Normal1"/>
        <w:spacing w:lineRule="auto" w:line="240"/>
        <w:ind w:firstLine="709" w:end="0"/>
        <w:rPr/>
      </w:pPr>
      <w:r>
        <w:rPr>
          <w:sz w:val="24"/>
          <w:lang w:val="en-US"/>
        </w:rPr>
        <w:t>hielo</w:t>
      </w:r>
      <w:r>
        <w:rPr>
          <w:sz w:val="24"/>
        </w:rPr>
        <w:t>.(</w:t>
      </w:r>
      <w:r>
        <w:rPr>
          <w:sz w:val="24"/>
          <w:lang w:val="en-US"/>
        </w:rPr>
        <w:t>S</w:t>
      </w:r>
      <w:r>
        <w:rPr>
          <w:sz w:val="24"/>
        </w:rPr>
        <w:t xml:space="preserve">. </w:t>
      </w:r>
      <w:r>
        <w:rPr>
          <w:sz w:val="24"/>
          <w:lang w:val="en-US"/>
        </w:rPr>
        <w:t>N</w:t>
      </w:r>
      <w:r>
        <w:rPr>
          <w:lang w:val="en-US"/>
        </w:rPr>
        <w:t>OVO</w:t>
      </w:r>
      <w:r>
        <w:rPr>
          <w:sz w:val="24"/>
        </w:rPr>
        <w:t>)                                                       отправился.</w:t>
      </w:r>
    </w:p>
    <w:p>
      <w:pPr>
        <w:pStyle w:val="Normal1"/>
        <w:spacing w:lineRule="auto" w:line="240"/>
        <w:ind w:firstLine="284" w:end="0"/>
        <w:rPr/>
      </w:pPr>
      <w:r>
        <w:rPr>
          <w:sz w:val="24"/>
          <w:lang w:val="en-US"/>
        </w:rPr>
        <w:t>Y Juan no acaba de venir. Casi</w:t>
      </w:r>
      <w:r>
        <w:rPr>
          <w:sz w:val="24"/>
        </w:rPr>
        <w:t xml:space="preserve"> </w:t>
      </w:r>
      <w:r>
        <w:rPr>
          <w:sz w:val="24"/>
          <w:lang w:val="en-US"/>
        </w:rPr>
        <w:t>las</w:t>
      </w:r>
      <w:r>
        <w:rPr>
          <w:sz w:val="24"/>
        </w:rPr>
        <w:t xml:space="preserve">                            А Хуан не пришел. Почти половина</w:t>
      </w:r>
    </w:p>
    <w:p>
      <w:pPr>
        <w:pStyle w:val="Normal1"/>
        <w:spacing w:lineRule="auto" w:line="240"/>
        <w:ind w:firstLine="709" w:end="0"/>
        <w:rPr/>
      </w:pPr>
      <w:r>
        <w:rPr>
          <w:sz w:val="24"/>
          <w:lang w:val="en-US"/>
        </w:rPr>
        <w:t>dos</w:t>
      </w:r>
      <w:r>
        <w:rPr>
          <w:sz w:val="24"/>
        </w:rPr>
        <w:t xml:space="preserve"> у </w:t>
      </w:r>
      <w:r>
        <w:rPr>
          <w:sz w:val="24"/>
          <w:lang w:val="en-US"/>
        </w:rPr>
        <w:t>media</w:t>
      </w:r>
      <w:r>
        <w:rPr>
          <w:sz w:val="24"/>
        </w:rPr>
        <w:t>... ¡</w:t>
      </w:r>
      <w:r>
        <w:rPr>
          <w:sz w:val="24"/>
          <w:lang w:val="en-US"/>
        </w:rPr>
        <w:t>Qui</w:t>
      </w:r>
      <w:r>
        <w:rPr>
          <w:sz w:val="24"/>
        </w:rPr>
        <w:t>é</w:t>
      </w:r>
      <w:r>
        <w:rPr>
          <w:sz w:val="24"/>
          <w:lang w:val="en-US"/>
        </w:rPr>
        <w:t>n</w:t>
      </w:r>
      <w:r>
        <w:rPr>
          <w:sz w:val="24"/>
        </w:rPr>
        <w:t xml:space="preserve"> </w:t>
      </w:r>
      <w:r>
        <w:rPr>
          <w:sz w:val="24"/>
          <w:lang w:val="en-US"/>
        </w:rPr>
        <w:t>sabe</w:t>
      </w:r>
      <w:r>
        <w:rPr>
          <w:sz w:val="24"/>
        </w:rPr>
        <w:t xml:space="preserve"> </w:t>
      </w:r>
      <w:r>
        <w:rPr>
          <w:sz w:val="24"/>
          <w:lang w:val="en-US"/>
        </w:rPr>
        <w:t>lo</w:t>
      </w:r>
      <w:r>
        <w:rPr>
          <w:sz w:val="24"/>
        </w:rPr>
        <w:t xml:space="preserve"> </w:t>
      </w:r>
      <w:r>
        <w:rPr>
          <w:sz w:val="24"/>
          <w:lang w:val="en-US"/>
        </w:rPr>
        <w:t>que</w:t>
      </w:r>
      <w:r>
        <w:rPr>
          <w:sz w:val="24"/>
        </w:rPr>
        <w:t xml:space="preserve">                             третьего... Кто знает, что </w:t>
      </w:r>
    </w:p>
    <w:p>
      <w:pPr>
        <w:pStyle w:val="Normal1"/>
        <w:spacing w:lineRule="auto" w:line="240"/>
        <w:ind w:firstLine="709" w:end="0"/>
        <w:rPr/>
      </w:pPr>
      <w:r>
        <w:rPr>
          <w:sz w:val="24"/>
          <w:lang w:val="en-US"/>
        </w:rPr>
        <w:t>le</w:t>
      </w:r>
      <w:r>
        <w:rPr>
          <w:sz w:val="24"/>
        </w:rPr>
        <w:t xml:space="preserve"> </w:t>
      </w:r>
      <w:r>
        <w:rPr>
          <w:i/>
          <w:iCs/>
          <w:sz w:val="24"/>
          <w:lang w:val="en-US"/>
        </w:rPr>
        <w:t>habr</w:t>
      </w:r>
      <w:r>
        <w:rPr>
          <w:i/>
          <w:iCs/>
          <w:sz w:val="24"/>
        </w:rPr>
        <w:t xml:space="preserve">á </w:t>
      </w:r>
      <w:r>
        <w:rPr>
          <w:i/>
          <w:iCs/>
          <w:sz w:val="24"/>
          <w:lang w:val="en-US"/>
        </w:rPr>
        <w:t>pasado</w:t>
      </w:r>
      <w:r>
        <w:rPr>
          <w:sz w:val="24"/>
        </w:rPr>
        <w:t>! (</w:t>
      </w:r>
      <w:r>
        <w:rPr>
          <w:sz w:val="24"/>
          <w:lang w:val="en-US"/>
        </w:rPr>
        <w:t>J</w:t>
      </w:r>
      <w:r>
        <w:rPr>
          <w:sz w:val="24"/>
        </w:rPr>
        <w:t xml:space="preserve">. </w:t>
      </w:r>
      <w:r>
        <w:rPr>
          <w:sz w:val="24"/>
          <w:lang w:val="en-US"/>
        </w:rPr>
        <w:t>S</w:t>
      </w:r>
      <w:r>
        <w:rPr>
          <w:lang w:val="en-US"/>
        </w:rPr>
        <w:t>OLER</w:t>
      </w:r>
      <w:r>
        <w:rPr>
          <w:sz w:val="24"/>
        </w:rPr>
        <w:t xml:space="preserve"> </w:t>
      </w:r>
      <w:r>
        <w:rPr>
          <w:sz w:val="24"/>
          <w:lang w:val="en-US"/>
        </w:rPr>
        <w:t>P</w:t>
      </w:r>
      <w:r>
        <w:rPr>
          <w:lang w:val="en-US"/>
        </w:rPr>
        <w:t>UIG</w:t>
      </w:r>
      <w:r>
        <w:rPr>
          <w:sz w:val="24"/>
        </w:rPr>
        <w:t>)                             с ним случилось!</w:t>
      </w:r>
    </w:p>
    <w:p>
      <w:pPr>
        <w:pStyle w:val="Normal1"/>
        <w:spacing w:lineRule="auto" w:line="240"/>
        <w:ind w:firstLine="284" w:end="0"/>
        <w:rPr/>
      </w:pPr>
      <w:r>
        <w:rPr>
          <w:sz w:val="24"/>
        </w:rPr>
        <w:t xml:space="preserve">— </w:t>
      </w:r>
      <w:r>
        <w:rPr>
          <w:sz w:val="24"/>
          <w:lang w:val="en-US"/>
        </w:rPr>
        <w:t>Supongo</w:t>
      </w:r>
      <w:r>
        <w:rPr>
          <w:sz w:val="24"/>
        </w:rPr>
        <w:t xml:space="preserve"> </w:t>
      </w:r>
      <w:r>
        <w:rPr>
          <w:sz w:val="24"/>
          <w:lang w:val="en-US"/>
        </w:rPr>
        <w:t>que</w:t>
      </w:r>
      <w:r>
        <w:rPr>
          <w:sz w:val="24"/>
        </w:rPr>
        <w:t xml:space="preserve"> </w:t>
      </w:r>
      <w:r>
        <w:rPr>
          <w:i/>
          <w:iCs/>
          <w:sz w:val="24"/>
          <w:lang w:val="en-US"/>
        </w:rPr>
        <w:t>habr</w:t>
      </w:r>
      <w:r>
        <w:rPr>
          <w:i/>
          <w:iCs/>
          <w:sz w:val="24"/>
        </w:rPr>
        <w:t>á</w:t>
      </w:r>
      <w:r>
        <w:rPr>
          <w:i/>
          <w:iCs/>
          <w:sz w:val="24"/>
          <w:lang w:val="en-US"/>
        </w:rPr>
        <w:t>s</w:t>
      </w:r>
      <w:r>
        <w:rPr>
          <w:i/>
          <w:iCs/>
          <w:sz w:val="24"/>
        </w:rPr>
        <w:t xml:space="preserve"> </w:t>
      </w:r>
      <w:r>
        <w:rPr>
          <w:i/>
          <w:iCs/>
          <w:sz w:val="24"/>
          <w:lang w:val="en-US"/>
        </w:rPr>
        <w:t>cenado</w:t>
      </w:r>
      <w:r>
        <w:rPr>
          <w:sz w:val="24"/>
        </w:rPr>
        <w:t>,                                — Полагаю, что ты поужинал;</w:t>
      </w:r>
    </w:p>
    <w:p>
      <w:pPr>
        <w:pStyle w:val="Normal1"/>
        <w:spacing w:lineRule="auto" w:line="240"/>
        <w:ind w:firstLine="284" w:end="0"/>
        <w:rPr/>
      </w:pPr>
      <w:r>
        <w:rPr>
          <w:sz w:val="24"/>
          <w:lang w:val="en-US"/>
        </w:rPr>
        <w:t xml:space="preserve">Pepito.                                                                                 </w:t>
      </w:r>
      <w:r>
        <w:rPr>
          <w:sz w:val="24"/>
        </w:rPr>
        <w:t>Пепито</w:t>
      </w:r>
      <w:r>
        <w:rPr>
          <w:sz w:val="24"/>
          <w:lang w:val="en-US"/>
        </w:rPr>
        <w:t>.</w:t>
      </w:r>
    </w:p>
    <w:p>
      <w:pPr>
        <w:pStyle w:val="Normal1"/>
        <w:spacing w:lineRule="auto" w:line="240"/>
        <w:ind w:firstLine="284" w:end="0"/>
        <w:rPr/>
      </w:pPr>
      <w:r>
        <w:rPr>
          <w:sz w:val="24"/>
          <w:lang w:val="en-US"/>
        </w:rPr>
        <w:t xml:space="preserve">— </w:t>
      </w:r>
      <w:r>
        <w:rPr>
          <w:sz w:val="24"/>
          <w:lang w:val="en-US"/>
        </w:rPr>
        <w:t xml:space="preserve">Sí, sí he comido. </w:t>
      </w:r>
      <w:r>
        <w:rPr>
          <w:sz w:val="24"/>
        </w:rPr>
        <w:t>(</w:t>
      </w:r>
      <w:r>
        <w:rPr>
          <w:sz w:val="24"/>
          <w:lang w:val="en-US"/>
        </w:rPr>
        <w:t>P</w:t>
      </w:r>
      <w:r>
        <w:rPr/>
        <w:t>Í</w:t>
      </w:r>
      <w:r>
        <w:rPr>
          <w:lang w:val="en-US"/>
        </w:rPr>
        <w:t>O</w:t>
      </w:r>
      <w:r>
        <w:rPr>
          <w:sz w:val="24"/>
        </w:rPr>
        <w:t xml:space="preserve"> </w:t>
      </w:r>
      <w:r>
        <w:rPr>
          <w:sz w:val="24"/>
          <w:lang w:val="en-US"/>
        </w:rPr>
        <w:t>B</w:t>
      </w:r>
      <w:r>
        <w:rPr>
          <w:lang w:val="en-US"/>
        </w:rPr>
        <w:t>AROJA</w:t>
      </w:r>
      <w:r>
        <w:rPr>
          <w:sz w:val="24"/>
        </w:rPr>
        <w:t xml:space="preserve">)                            — Да, да, я поел. </w:t>
      </w:r>
    </w:p>
    <w:p>
      <w:pPr>
        <w:pStyle w:val="Normal1"/>
        <w:spacing w:lineRule="auto" w:line="240"/>
        <w:ind w:firstLine="284" w:end="0"/>
        <w:rPr/>
      </w:pPr>
      <w:r>
        <w:rPr>
          <w:sz w:val="24"/>
          <w:lang w:val="en-US"/>
        </w:rPr>
        <w:t>Yo voy a la cocina. Apuesto</w:t>
      </w:r>
      <w:r>
        <w:rPr>
          <w:sz w:val="24"/>
        </w:rPr>
        <w:t xml:space="preserve"> </w:t>
      </w:r>
      <w:r>
        <w:rPr>
          <w:sz w:val="24"/>
          <w:lang w:val="en-US"/>
        </w:rPr>
        <w:t>a</w:t>
      </w:r>
      <w:r>
        <w:rPr>
          <w:sz w:val="24"/>
        </w:rPr>
        <w:t xml:space="preserve"> </w:t>
      </w:r>
      <w:r>
        <w:rPr>
          <w:sz w:val="24"/>
          <w:lang w:val="en-US"/>
        </w:rPr>
        <w:t>que</w:t>
      </w:r>
      <w:r>
        <w:rPr>
          <w:sz w:val="24"/>
        </w:rPr>
        <w:t xml:space="preserve">                            Я иду на кухню. Бьюсь об заклад,</w:t>
      </w:r>
    </w:p>
    <w:p>
      <w:pPr>
        <w:pStyle w:val="Normal1"/>
        <w:spacing w:lineRule="auto" w:line="240"/>
        <w:ind w:firstLine="709" w:end="0"/>
        <w:rPr/>
      </w:pPr>
      <w:r>
        <w:rPr>
          <w:sz w:val="24"/>
          <w:lang w:val="en-US"/>
        </w:rPr>
        <w:t>no</w:t>
      </w:r>
      <w:r>
        <w:rPr>
          <w:sz w:val="24"/>
        </w:rPr>
        <w:t xml:space="preserve"> </w:t>
      </w:r>
      <w:r>
        <w:rPr>
          <w:i/>
          <w:iCs/>
          <w:sz w:val="24"/>
          <w:lang w:val="en-US"/>
        </w:rPr>
        <w:t>habr</w:t>
      </w:r>
      <w:r>
        <w:rPr>
          <w:i/>
          <w:iCs/>
          <w:sz w:val="24"/>
        </w:rPr>
        <w:t>á</w:t>
      </w:r>
      <w:r>
        <w:rPr>
          <w:i/>
          <w:iCs/>
          <w:sz w:val="24"/>
          <w:lang w:val="en-US"/>
        </w:rPr>
        <w:t>n</w:t>
      </w:r>
      <w:r>
        <w:rPr>
          <w:i/>
          <w:iCs/>
          <w:sz w:val="24"/>
        </w:rPr>
        <w:t xml:space="preserve"> </w:t>
      </w:r>
      <w:r>
        <w:rPr>
          <w:i/>
          <w:iCs/>
          <w:sz w:val="24"/>
          <w:lang w:val="en-US"/>
        </w:rPr>
        <w:t>sacado</w:t>
      </w:r>
      <w:r>
        <w:rPr>
          <w:sz w:val="24"/>
        </w:rPr>
        <w:t xml:space="preserve"> </w:t>
      </w:r>
      <w:r>
        <w:rPr>
          <w:sz w:val="24"/>
          <w:lang w:val="en-US"/>
        </w:rPr>
        <w:t>la</w:t>
      </w:r>
      <w:r>
        <w:rPr>
          <w:sz w:val="24"/>
        </w:rPr>
        <w:t xml:space="preserve"> </w:t>
      </w:r>
      <w:r>
        <w:rPr>
          <w:sz w:val="24"/>
          <w:lang w:val="en-US"/>
        </w:rPr>
        <w:t>mantequill</w:t>
      </w:r>
      <w:r>
        <w:rPr>
          <w:sz w:val="24"/>
        </w:rPr>
        <w:t xml:space="preserve">а                                что они не вынули из </w:t>
      </w:r>
    </w:p>
    <w:p>
      <w:pPr>
        <w:pStyle w:val="Normal1"/>
        <w:spacing w:lineRule="auto" w:line="240"/>
        <w:ind w:firstLine="709" w:end="0"/>
        <w:rPr/>
      </w:pPr>
      <w:r>
        <w:rPr>
          <w:sz w:val="24"/>
          <w:lang w:val="en-US"/>
        </w:rPr>
        <w:t>ni</w:t>
      </w:r>
      <w:r>
        <w:rPr>
          <w:sz w:val="24"/>
        </w:rPr>
        <w:t xml:space="preserve"> </w:t>
      </w:r>
      <w:r>
        <w:rPr>
          <w:sz w:val="24"/>
          <w:lang w:val="en-US"/>
        </w:rPr>
        <w:t>los</w:t>
      </w:r>
      <w:r>
        <w:rPr>
          <w:sz w:val="24"/>
        </w:rPr>
        <w:t xml:space="preserve"> </w:t>
      </w:r>
      <w:r>
        <w:rPr>
          <w:sz w:val="24"/>
          <w:lang w:val="en-US"/>
        </w:rPr>
        <w:t>huevos</w:t>
      </w:r>
      <w:r>
        <w:rPr>
          <w:sz w:val="24"/>
        </w:rPr>
        <w:t xml:space="preserve"> </w:t>
      </w:r>
      <w:r>
        <w:rPr>
          <w:sz w:val="24"/>
          <w:lang w:val="en-US"/>
        </w:rPr>
        <w:t>del</w:t>
      </w:r>
      <w:r>
        <w:rPr>
          <w:sz w:val="24"/>
        </w:rPr>
        <w:t xml:space="preserve"> </w:t>
      </w:r>
      <w:r>
        <w:rPr>
          <w:sz w:val="24"/>
          <w:lang w:val="en-US"/>
        </w:rPr>
        <w:t>refrigerador</w:t>
      </w:r>
      <w:r>
        <w:rPr>
          <w:sz w:val="24"/>
        </w:rPr>
        <w:t xml:space="preserve">. -                                  холодильника ни яйца, ни </w:t>
      </w:r>
    </w:p>
    <w:p>
      <w:pPr>
        <w:pStyle w:val="Normal1"/>
        <w:spacing w:lineRule="auto" w:line="240"/>
        <w:ind w:firstLine="709" w:end="0"/>
        <w:rPr/>
      </w:pPr>
      <w:r>
        <w:rPr>
          <w:sz w:val="24"/>
        </w:rPr>
        <w:t>(</w:t>
      </w:r>
      <w:r>
        <w:rPr>
          <w:sz w:val="24"/>
          <w:lang w:val="en-US"/>
        </w:rPr>
        <w:t>S</w:t>
      </w:r>
      <w:r>
        <w:rPr>
          <w:sz w:val="24"/>
        </w:rPr>
        <w:t>. N</w:t>
      </w:r>
      <w:r>
        <w:rPr/>
        <w:t>OVO</w:t>
      </w:r>
      <w:r>
        <w:rPr>
          <w:sz w:val="24"/>
        </w:rPr>
        <w:t>)                                                                    масло.</w:t>
      </w:r>
    </w:p>
    <w:p>
      <w:pPr>
        <w:pStyle w:val="Normal1"/>
        <w:spacing w:lineRule="auto" w:line="240"/>
        <w:ind w:firstLine="284" w:end="0"/>
        <w:rPr>
          <w:sz w:val="24"/>
        </w:rPr>
      </w:pPr>
      <w:r>
        <w:rPr>
          <w:sz w:val="24"/>
        </w:rPr>
      </w:r>
    </w:p>
    <w:p>
      <w:pPr>
        <w:pStyle w:val="Heading3"/>
        <w:ind w:hanging="0" w:start="0"/>
        <w:rPr/>
      </w:pPr>
      <w:bookmarkStart w:id="89" w:name="__RefHeading___Toc1886077"/>
      <w:bookmarkEnd w:id="89"/>
      <w:r>
        <w:rPr/>
        <w:t>§ 71. Значение и употребление сослагательного наклонения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Формы сослагательного наклонения указывают на </w:t>
      </w:r>
      <w:r>
        <w:rPr>
          <w:spacing w:val="20"/>
          <w:sz w:val="24"/>
        </w:rPr>
        <w:t>возмож</w:t>
        <w:softHyphen/>
        <w:t xml:space="preserve">ность, необходимость </w:t>
      </w:r>
      <w:r>
        <w:rPr>
          <w:sz w:val="24"/>
        </w:rPr>
        <w:t>или</w:t>
      </w:r>
      <w:r>
        <w:rPr>
          <w:spacing w:val="20"/>
          <w:sz w:val="24"/>
        </w:rPr>
        <w:t xml:space="preserve"> желательность</w:t>
      </w:r>
      <w:r>
        <w:rPr>
          <w:sz w:val="24"/>
        </w:rPr>
        <w:t xml:space="preserve">  действия. По сравнению с формами изъявительного наклонения они не име</w:t>
        <w:softHyphen/>
        <w:t>ют четких временных значении.</w:t>
      </w:r>
    </w:p>
    <w:p>
      <w:pPr>
        <w:pStyle w:val="Normal1"/>
        <w:spacing w:lineRule="auto" w:line="240"/>
        <w:ind w:firstLine="284" w:end="0"/>
        <w:rPr>
          <w:sz w:val="24"/>
        </w:rPr>
      </w:pPr>
      <w:r>
        <w:rPr>
          <w:sz w:val="24"/>
        </w:rPr>
        <w:t>Временные формы сослагательного наклонения употребляются большей частью в придаточных предложениях, хотя они могут ис</w:t>
        <w:softHyphen/>
        <w:t>пользоваться и в самостоятельных предложениях.</w:t>
      </w:r>
    </w:p>
    <w:p>
      <w:pPr>
        <w:pStyle w:val="Normal1"/>
        <w:spacing w:lineRule="auto" w:line="240"/>
        <w:ind w:firstLine="284" w:end="0"/>
        <w:rPr>
          <w:sz w:val="24"/>
        </w:rPr>
      </w:pPr>
      <w:r>
        <w:rPr>
          <w:sz w:val="24"/>
        </w:rPr>
      </w:r>
    </w:p>
    <w:p>
      <w:pPr>
        <w:pStyle w:val="Heading3"/>
        <w:ind w:hanging="0" w:start="0"/>
        <w:rPr/>
      </w:pPr>
      <w:bookmarkStart w:id="90" w:name="__RefHeading___Toc1886078"/>
      <w:bookmarkEnd w:id="90"/>
      <w:r>
        <w:rPr/>
        <w:t xml:space="preserve">1. Употребление </w:t>
      </w:r>
      <w:r>
        <w:rPr>
          <w:lang w:val="en-US"/>
        </w:rPr>
        <w:t>subjuntivo</w:t>
      </w:r>
      <w:r>
        <w:rPr/>
        <w:t xml:space="preserve"> в придаточных предложениях</w:t>
      </w:r>
    </w:p>
    <w:p>
      <w:pPr>
        <w:pStyle w:val="Normal"/>
        <w:rPr/>
      </w:pPr>
      <w:r>
        <w:rPr/>
      </w:r>
    </w:p>
    <w:p>
      <w:pPr>
        <w:pStyle w:val="Normal1"/>
        <w:spacing w:lineRule="auto" w:line="240"/>
        <w:ind w:firstLine="284" w:end="0"/>
        <w:rPr>
          <w:sz w:val="24"/>
        </w:rPr>
      </w:pPr>
      <w:r>
        <w:rPr>
          <w:sz w:val="24"/>
        </w:rPr>
        <w:t>Использование времен сослагательного наклонения в придаточ</w:t>
        <w:softHyphen/>
        <w:t>ных предложениях обусловлено типом этих предложений, глаголь</w:t>
        <w:softHyphen/>
        <w:t>ным временем и лексическим значением сказуемого главного предложения. Следует особо подчеркнуть, что волеизъявления и оценки говорящего, выраженные в главном предложении, оказывают реша</w:t>
        <w:softHyphen/>
        <w:t>ющее влияние на необходимость применения в придаточном сосла</w:t>
        <w:softHyphen/>
        <w:t>гательного наклонения.</w:t>
      </w:r>
    </w:p>
    <w:p>
      <w:pPr>
        <w:pStyle w:val="FR4"/>
        <w:ind w:firstLine="284" w:end="0"/>
        <w:jc w:val="center"/>
        <w:rPr/>
      </w:pPr>
      <w:r>
        <w:rPr>
          <w:rFonts w:cs="Times New Roman" w:ascii="Times New Roman" w:hAnsi="Times New Roman"/>
          <w:i/>
          <w:sz w:val="24"/>
        </w:rPr>
        <w:t xml:space="preserve">1. Употребление </w:t>
      </w:r>
      <w:r>
        <w:rPr>
          <w:rFonts w:cs="Times New Roman" w:ascii="Times New Roman" w:hAnsi="Times New Roman"/>
          <w:i/>
          <w:sz w:val="24"/>
          <w:lang w:val="en-US"/>
        </w:rPr>
        <w:t>subjuntivo</w:t>
      </w:r>
      <w:r>
        <w:rPr>
          <w:rFonts w:cs="Times New Roman" w:ascii="Times New Roman" w:hAnsi="Times New Roman"/>
          <w:i/>
          <w:sz w:val="24"/>
        </w:rPr>
        <w:t xml:space="preserve"> в придаточных</w:t>
      </w:r>
    </w:p>
    <w:p>
      <w:pPr>
        <w:pStyle w:val="Normal1"/>
        <w:spacing w:lineRule="auto" w:line="240"/>
        <w:ind w:firstLine="284" w:end="0"/>
        <w:jc w:val="center"/>
        <w:rPr/>
      </w:pPr>
      <w:r>
        <w:rPr>
          <w:i/>
          <w:spacing w:val="20"/>
          <w:sz w:val="24"/>
        </w:rPr>
        <w:t>дополнительных</w:t>
      </w:r>
      <w:r>
        <w:rPr>
          <w:i/>
          <w:sz w:val="24"/>
        </w:rPr>
        <w:t xml:space="preserve"> предложениях</w:t>
      </w:r>
    </w:p>
    <w:p>
      <w:pPr>
        <w:pStyle w:val="Normal1"/>
        <w:spacing w:lineRule="auto" w:line="240"/>
        <w:ind w:firstLine="284" w:end="0"/>
        <w:rPr/>
      </w:pPr>
      <w:r>
        <w:rPr>
          <w:sz w:val="24"/>
          <w:lang w:val="en-US"/>
        </w:rPr>
        <w:t>Siubjuntivo</w:t>
      </w:r>
      <w:r>
        <w:rPr>
          <w:sz w:val="24"/>
        </w:rPr>
        <w:t xml:space="preserve"> употребляется в придаточных дополнительных предложе</w:t>
        <w:softHyphen/>
        <w:t xml:space="preserve">ниях, если </w:t>
      </w:r>
      <w:r>
        <w:rPr>
          <w:spacing w:val="20"/>
          <w:sz w:val="24"/>
        </w:rPr>
        <w:t>сказуемое</w:t>
      </w:r>
      <w:r>
        <w:rPr>
          <w:sz w:val="24"/>
        </w:rPr>
        <w:t xml:space="preserve"> </w:t>
      </w:r>
      <w:r>
        <w:rPr>
          <w:spacing w:val="20"/>
          <w:sz w:val="24"/>
        </w:rPr>
        <w:t>главного</w:t>
      </w:r>
      <w:r>
        <w:rPr>
          <w:sz w:val="24"/>
        </w:rPr>
        <w:t xml:space="preserve"> предложения выражает:</w:t>
      </w:r>
    </w:p>
    <w:p>
      <w:pPr>
        <w:pStyle w:val="Normal1"/>
        <w:spacing w:lineRule="auto" w:line="240"/>
        <w:ind w:firstLine="284" w:end="0"/>
        <w:rPr/>
      </w:pPr>
      <w:r>
        <w:rPr>
          <w:sz w:val="24"/>
        </w:rPr>
        <w:t xml:space="preserve">а) </w:t>
      </w:r>
      <w:r>
        <w:rPr>
          <w:spacing w:val="20"/>
          <w:sz w:val="24"/>
        </w:rPr>
        <w:t>волеизъявление</w:t>
      </w:r>
      <w:r>
        <w:rPr>
          <w:sz w:val="24"/>
        </w:rPr>
        <w:t xml:space="preserve"> (приказ, разрешение, запрещение, просьбу, пожелание и т.п.):</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Mira, no </w:t>
      </w:r>
      <w:r>
        <w:rPr>
          <w:b/>
          <w:bCs/>
          <w:sz w:val="24"/>
          <w:lang w:val="en-US"/>
        </w:rPr>
        <w:t>quiero</w:t>
      </w:r>
      <w:r>
        <w:rPr>
          <w:sz w:val="24"/>
          <w:lang w:val="en-US"/>
        </w:rPr>
        <w:t xml:space="preserve"> que </w:t>
      </w:r>
      <w:r>
        <w:rPr>
          <w:i/>
          <w:iCs/>
          <w:sz w:val="24"/>
          <w:lang w:val="en-US"/>
        </w:rPr>
        <w:t>vayas</w:t>
      </w:r>
      <w:r>
        <w:rPr>
          <w:sz w:val="24"/>
          <w:lang w:val="en-US"/>
        </w:rPr>
        <w:t xml:space="preserve"> al baile.                            </w:t>
      </w:r>
      <w:r>
        <w:rPr>
          <w:sz w:val="24"/>
        </w:rPr>
        <w:t>Послушай, я не хочу, чтобы ты</w:t>
      </w:r>
    </w:p>
    <w:p>
      <w:pPr>
        <w:pStyle w:val="Normal1"/>
        <w:spacing w:lineRule="auto" w:line="240"/>
        <w:ind w:firstLine="709" w:end="0"/>
        <w:rPr/>
      </w:pPr>
      <w:r>
        <w:rPr>
          <w:sz w:val="24"/>
        </w:rPr>
        <w:t>(</w:t>
      </w:r>
      <w:r>
        <w:rPr>
          <w:sz w:val="24"/>
          <w:lang w:val="en-US"/>
        </w:rPr>
        <w:t>P</w:t>
      </w:r>
      <w:r>
        <w:rPr>
          <w:lang w:val="en-US"/>
        </w:rPr>
        <w:t>ALACIO</w:t>
      </w:r>
      <w:r>
        <w:rPr>
          <w:sz w:val="24"/>
        </w:rPr>
        <w:t xml:space="preserve"> </w:t>
      </w:r>
      <w:r>
        <w:rPr>
          <w:sz w:val="24"/>
          <w:lang w:val="en-US"/>
        </w:rPr>
        <w:t>V</w:t>
      </w:r>
      <w:r>
        <w:rPr>
          <w:lang w:val="en-US"/>
        </w:rPr>
        <w:t>ALD</w:t>
      </w:r>
      <w:r>
        <w:rPr/>
        <w:t>É</w:t>
      </w:r>
      <w:r>
        <w:rPr>
          <w:lang w:val="en-US"/>
        </w:rPr>
        <w:t>S</w:t>
      </w:r>
      <w:r>
        <w:rPr>
          <w:sz w:val="24"/>
        </w:rPr>
        <w:t>)                                                         шла на танцы.</w:t>
      </w:r>
    </w:p>
    <w:p>
      <w:pPr>
        <w:pStyle w:val="Normal1"/>
        <w:spacing w:lineRule="auto" w:line="240"/>
        <w:ind w:firstLine="284" w:end="0"/>
        <w:rPr/>
      </w:pPr>
      <w:r>
        <w:rPr>
          <w:sz w:val="24"/>
        </w:rPr>
        <w:t>¿</w:t>
      </w:r>
      <w:r>
        <w:rPr>
          <w:sz w:val="24"/>
          <w:lang w:val="en-US"/>
        </w:rPr>
        <w:t>Qui</w:t>
      </w:r>
      <w:r>
        <w:rPr>
          <w:sz w:val="24"/>
        </w:rPr>
        <w:t>é</w:t>
      </w:r>
      <w:r>
        <w:rPr>
          <w:sz w:val="24"/>
          <w:lang w:val="en-US"/>
        </w:rPr>
        <w:t>n</w:t>
      </w:r>
      <w:r>
        <w:rPr>
          <w:sz w:val="24"/>
        </w:rPr>
        <w:t xml:space="preserve"> </w:t>
      </w:r>
      <w:r>
        <w:rPr>
          <w:b/>
          <w:bCs/>
          <w:sz w:val="24"/>
          <w:lang w:val="en-US"/>
        </w:rPr>
        <w:t>ha</w:t>
      </w:r>
      <w:r>
        <w:rPr>
          <w:b/>
          <w:bCs/>
          <w:sz w:val="24"/>
        </w:rPr>
        <w:t xml:space="preserve"> </w:t>
      </w:r>
      <w:r>
        <w:rPr>
          <w:b/>
          <w:bCs/>
          <w:sz w:val="24"/>
          <w:lang w:val="en-US"/>
        </w:rPr>
        <w:t>dispuesto</w:t>
      </w:r>
      <w:r>
        <w:rPr>
          <w:sz w:val="24"/>
        </w:rPr>
        <w:t xml:space="preserve"> </w:t>
      </w:r>
      <w:r>
        <w:rPr>
          <w:sz w:val="24"/>
          <w:lang w:val="en-US"/>
        </w:rPr>
        <w:t>que</w:t>
      </w:r>
      <w:r>
        <w:rPr>
          <w:sz w:val="24"/>
        </w:rPr>
        <w:t xml:space="preserve"> </w:t>
      </w:r>
      <w:r>
        <w:rPr>
          <w:i/>
          <w:iCs/>
          <w:sz w:val="24"/>
          <w:lang w:val="en-US"/>
        </w:rPr>
        <w:t>vengan</w:t>
      </w:r>
      <w:r>
        <w:rPr>
          <w:sz w:val="24"/>
        </w:rPr>
        <w:t xml:space="preserve"> а                             Кто позволил, чтобы эти люди</w:t>
      </w:r>
    </w:p>
    <w:p>
      <w:pPr>
        <w:pStyle w:val="Normal1"/>
        <w:spacing w:lineRule="auto" w:line="240"/>
        <w:ind w:firstLine="709" w:end="0"/>
        <w:rPr/>
      </w:pPr>
      <w:r>
        <w:rPr>
          <w:sz w:val="24"/>
          <w:lang w:val="en-US"/>
        </w:rPr>
        <w:t xml:space="preserve">trastear mis papeles estos hornbres? -                               </w:t>
      </w:r>
      <w:r>
        <w:rPr>
          <w:sz w:val="24"/>
        </w:rPr>
        <w:t>рылись</w:t>
      </w:r>
      <w:r>
        <w:rPr>
          <w:sz w:val="24"/>
          <w:lang w:val="en-US"/>
        </w:rPr>
        <w:t xml:space="preserve"> </w:t>
      </w:r>
      <w:r>
        <w:rPr>
          <w:sz w:val="24"/>
        </w:rPr>
        <w:t>в</w:t>
      </w:r>
      <w:r>
        <w:rPr>
          <w:sz w:val="24"/>
          <w:lang w:val="en-US"/>
        </w:rPr>
        <w:t xml:space="preserve"> </w:t>
      </w:r>
      <w:r>
        <w:rPr>
          <w:sz w:val="24"/>
        </w:rPr>
        <w:t>моих</w:t>
      </w:r>
      <w:r>
        <w:rPr>
          <w:sz w:val="24"/>
          <w:lang w:val="en-US"/>
        </w:rPr>
        <w:t xml:space="preserve"> </w:t>
      </w:r>
      <w:r>
        <w:rPr>
          <w:sz w:val="24"/>
        </w:rPr>
        <w:t>бумагах</w:t>
      </w:r>
      <w:r>
        <w:rPr>
          <w:sz w:val="24"/>
          <w:lang w:val="en-US"/>
        </w:rPr>
        <w:t>?</w:t>
      </w:r>
    </w:p>
    <w:p>
      <w:pPr>
        <w:pStyle w:val="Normal1"/>
        <w:spacing w:lineRule="auto" w:line="240"/>
        <w:ind w:firstLine="709" w:end="0"/>
        <w:rPr/>
      </w:pPr>
      <w:r>
        <w:rPr>
          <w:sz w:val="24"/>
          <w:lang w:val="en-US"/>
        </w:rPr>
        <w:t xml:space="preserve"> </w:t>
      </w:r>
      <w:r>
        <w:rPr>
          <w:sz w:val="24"/>
          <w:lang w:val="en-US"/>
        </w:rPr>
        <w:t>(R. M</w:t>
      </w:r>
      <w:r>
        <w:rPr>
          <w:lang w:val="en-US"/>
        </w:rPr>
        <w:t>EZA</w:t>
      </w:r>
      <w:r>
        <w:rPr>
          <w:sz w:val="24"/>
          <w:lang w:val="en-US"/>
        </w:rPr>
        <w:t>)</w:t>
      </w:r>
    </w:p>
    <w:p>
      <w:pPr>
        <w:pStyle w:val="Normal1"/>
        <w:spacing w:lineRule="auto" w:line="240"/>
        <w:ind w:firstLine="284" w:end="0"/>
        <w:rPr/>
      </w:pPr>
      <w:r>
        <w:rPr>
          <w:sz w:val="24"/>
          <w:lang w:val="en-US"/>
        </w:rPr>
        <w:t xml:space="preserve">Te </w:t>
      </w:r>
      <w:r>
        <w:rPr>
          <w:b/>
          <w:bCs/>
          <w:sz w:val="24"/>
          <w:lang w:val="en-US"/>
        </w:rPr>
        <w:t>suplico</w:t>
      </w:r>
      <w:r>
        <w:rPr>
          <w:sz w:val="24"/>
          <w:lang w:val="en-US"/>
        </w:rPr>
        <w:t xml:space="preserve"> que no </w:t>
      </w:r>
      <w:r>
        <w:rPr>
          <w:i/>
          <w:iCs/>
          <w:sz w:val="24"/>
          <w:lang w:val="en-US"/>
        </w:rPr>
        <w:t>bebas</w:t>
      </w:r>
      <w:r>
        <w:rPr>
          <w:sz w:val="24"/>
          <w:lang w:val="en-US"/>
        </w:rPr>
        <w:t xml:space="preserve">, Lorenzo.                              </w:t>
      </w:r>
      <w:r>
        <w:rPr>
          <w:sz w:val="24"/>
        </w:rPr>
        <w:t>Я очень прошу тебя, Лоренсо,</w:t>
      </w:r>
    </w:p>
    <w:p>
      <w:pPr>
        <w:pStyle w:val="Normal1"/>
        <w:spacing w:lineRule="auto" w:line="240"/>
        <w:ind w:firstLine="709" w:end="0"/>
        <w:rPr/>
      </w:pPr>
      <w:r>
        <w:rPr>
          <w:sz w:val="24"/>
        </w:rPr>
        <w:t>(</w:t>
      </w:r>
      <w:r>
        <w:rPr>
          <w:sz w:val="24"/>
          <w:lang w:val="en-US"/>
        </w:rPr>
        <w:t>R</w:t>
      </w:r>
      <w:r>
        <w:rPr>
          <w:sz w:val="24"/>
        </w:rPr>
        <w:t xml:space="preserve">. </w:t>
      </w:r>
      <w:r>
        <w:rPr>
          <w:sz w:val="24"/>
          <w:lang w:val="en-US"/>
        </w:rPr>
        <w:t>G</w:t>
      </w:r>
      <w:r>
        <w:rPr>
          <w:lang w:val="en-US"/>
        </w:rPr>
        <w:t>ALLEGOS</w:t>
      </w:r>
      <w:r>
        <w:rPr>
          <w:sz w:val="24"/>
        </w:rPr>
        <w:t>)                                                               чтобы ты не пил.</w:t>
      </w:r>
    </w:p>
    <w:p>
      <w:pPr>
        <w:pStyle w:val="Normal1"/>
        <w:spacing w:lineRule="auto" w:line="240"/>
        <w:ind w:firstLine="284" w:end="0"/>
        <w:rPr/>
      </w:pPr>
      <w:r>
        <w:rPr>
          <w:sz w:val="24"/>
          <w:lang w:val="en-US"/>
        </w:rPr>
        <w:t>Por</w:t>
      </w:r>
      <w:r>
        <w:rPr>
          <w:sz w:val="24"/>
        </w:rPr>
        <w:t xml:space="preserve"> </w:t>
      </w:r>
      <w:r>
        <w:rPr>
          <w:sz w:val="24"/>
          <w:lang w:val="en-US"/>
        </w:rPr>
        <w:t>eso</w:t>
      </w:r>
      <w:r>
        <w:rPr>
          <w:sz w:val="24"/>
        </w:rPr>
        <w:t xml:space="preserve"> </w:t>
      </w:r>
      <w:r>
        <w:rPr>
          <w:sz w:val="24"/>
          <w:lang w:val="en-US"/>
        </w:rPr>
        <w:t>le</w:t>
      </w:r>
      <w:r>
        <w:rPr>
          <w:sz w:val="24"/>
        </w:rPr>
        <w:t xml:space="preserve"> </w:t>
      </w:r>
      <w:r>
        <w:rPr>
          <w:b/>
          <w:bCs/>
          <w:sz w:val="24"/>
          <w:lang w:val="en-US"/>
        </w:rPr>
        <w:t>recomendaba</w:t>
      </w:r>
      <w:r>
        <w:rPr>
          <w:sz w:val="24"/>
        </w:rPr>
        <w:t xml:space="preserve"> </w:t>
      </w:r>
      <w:r>
        <w:rPr>
          <w:sz w:val="24"/>
          <w:lang w:val="en-US"/>
        </w:rPr>
        <w:t>su</w:t>
      </w:r>
      <w:r>
        <w:rPr>
          <w:sz w:val="24"/>
        </w:rPr>
        <w:t xml:space="preserve"> </w:t>
      </w:r>
      <w:r>
        <w:rPr>
          <w:sz w:val="24"/>
          <w:lang w:val="en-US"/>
        </w:rPr>
        <w:t>madre</w:t>
      </w:r>
      <w:r>
        <w:rPr>
          <w:sz w:val="24"/>
        </w:rPr>
        <w:t xml:space="preserve">                              Поэтому ее мать так настойчиво</w:t>
      </w:r>
    </w:p>
    <w:p>
      <w:pPr>
        <w:pStyle w:val="Normal1"/>
        <w:spacing w:lineRule="auto" w:line="240"/>
        <w:ind w:firstLine="709" w:end="0"/>
        <w:rPr/>
      </w:pPr>
      <w:r>
        <w:rPr>
          <w:sz w:val="24"/>
          <w:lang w:val="en-US"/>
        </w:rPr>
        <w:t>con</w:t>
      </w:r>
      <w:r>
        <w:rPr>
          <w:sz w:val="24"/>
        </w:rPr>
        <w:t xml:space="preserve"> </w:t>
      </w:r>
      <w:r>
        <w:rPr>
          <w:sz w:val="24"/>
          <w:lang w:val="en-US"/>
        </w:rPr>
        <w:t>tanto</w:t>
      </w:r>
      <w:r>
        <w:rPr>
          <w:sz w:val="24"/>
        </w:rPr>
        <w:t xml:space="preserve"> </w:t>
      </w:r>
      <w:r>
        <w:rPr>
          <w:sz w:val="24"/>
          <w:lang w:val="en-US"/>
        </w:rPr>
        <w:t>inter</w:t>
      </w:r>
      <w:r>
        <w:rPr>
          <w:sz w:val="24"/>
        </w:rPr>
        <w:t>é</w:t>
      </w:r>
      <w:r>
        <w:rPr>
          <w:sz w:val="24"/>
          <w:lang w:val="en-US"/>
        </w:rPr>
        <w:t>s</w:t>
      </w:r>
      <w:r>
        <w:rPr>
          <w:sz w:val="24"/>
        </w:rPr>
        <w:t xml:space="preserve"> </w:t>
      </w:r>
      <w:r>
        <w:rPr>
          <w:sz w:val="24"/>
          <w:lang w:val="en-US"/>
        </w:rPr>
        <w:t>que</w:t>
      </w:r>
      <w:r>
        <w:rPr>
          <w:sz w:val="24"/>
        </w:rPr>
        <w:t xml:space="preserve"> </w:t>
      </w:r>
      <w:r>
        <w:rPr>
          <w:i/>
          <w:iCs/>
          <w:sz w:val="24"/>
          <w:lang w:val="en-US"/>
        </w:rPr>
        <w:t>visitase</w:t>
      </w:r>
      <w:r>
        <w:rPr>
          <w:sz w:val="24"/>
        </w:rPr>
        <w:t xml:space="preserve">                                          советовала ей посещать тот</w:t>
      </w:r>
    </w:p>
    <w:p>
      <w:pPr>
        <w:pStyle w:val="Normal1"/>
        <w:spacing w:lineRule="auto" w:line="240"/>
        <w:ind w:firstLine="709" w:end="0"/>
        <w:rPr/>
      </w:pPr>
      <w:r>
        <w:rPr>
          <w:sz w:val="24"/>
          <w:lang w:val="en-US"/>
        </w:rPr>
        <w:t>aquella casa. (B</w:t>
      </w:r>
      <w:r>
        <w:rPr>
          <w:lang w:val="en-US"/>
        </w:rPr>
        <w:t>LASCO</w:t>
      </w:r>
      <w:r>
        <w:rPr>
          <w:sz w:val="24"/>
          <w:lang w:val="en-US"/>
        </w:rPr>
        <w:t xml:space="preserve"> I</w:t>
      </w:r>
      <w:r>
        <w:rPr>
          <w:lang w:val="en-US"/>
        </w:rPr>
        <w:t>BÁÑEZ</w:t>
      </w:r>
      <w:r>
        <w:rPr>
          <w:sz w:val="24"/>
          <w:lang w:val="en-US"/>
        </w:rPr>
        <w:t xml:space="preserve">)                                     </w:t>
      </w:r>
      <w:r>
        <w:rPr>
          <w:sz w:val="24"/>
        </w:rPr>
        <w:t>дом</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Харарактерными глаголами, выражающими волеизъявление, являются:</w:t>
      </w:r>
    </w:p>
    <w:p>
      <w:pPr>
        <w:pStyle w:val="Normal1"/>
        <w:spacing w:lineRule="auto" w:line="240"/>
        <w:ind w:firstLine="284" w:end="0"/>
        <w:rPr>
          <w:sz w:val="24"/>
        </w:rPr>
      </w:pPr>
      <w:r>
        <w:rPr>
          <w:sz w:val="24"/>
        </w:rPr>
      </w:r>
    </w:p>
    <w:tbl>
      <w:tblPr>
        <w:tblW w:w="9151" w:type="dxa"/>
        <w:jc w:val="start"/>
        <w:tblInd w:w="171" w:type="dxa"/>
        <w:tblLayout w:type="fixed"/>
        <w:tblCellMar>
          <w:top w:w="0" w:type="dxa"/>
          <w:start w:w="108" w:type="dxa"/>
          <w:bottom w:w="0" w:type="dxa"/>
          <w:end w:w="108" w:type="dxa"/>
        </w:tblCellMar>
      </w:tblPr>
      <w:tblGrid>
        <w:gridCol w:w="2064"/>
        <w:gridCol w:w="2693"/>
        <w:gridCol w:w="1843"/>
        <w:gridCol w:w="2551"/>
      </w:tblGrid>
      <w:tr>
        <w:trPr>
          <w:trHeight w:val="3225" w:hRule="atLeast"/>
        </w:trPr>
        <w:tc>
          <w:tcPr>
            <w:tcW w:w="2064" w:type="dxa"/>
            <w:tcBorders/>
          </w:tcPr>
          <w:p>
            <w:pPr>
              <w:pStyle w:val="Normal1"/>
              <w:spacing w:lineRule="auto" w:line="240"/>
              <w:ind w:firstLine="284" w:start="-63" w:end="0"/>
              <w:rPr>
                <w:sz w:val="24"/>
                <w:lang w:val="en-US"/>
              </w:rPr>
            </w:pPr>
            <w:r>
              <w:rPr>
                <w:sz w:val="24"/>
                <w:lang w:val="en-US"/>
              </w:rPr>
              <w:t>asonsejar</w:t>
            </w:r>
          </w:p>
          <w:p>
            <w:pPr>
              <w:pStyle w:val="Normal1"/>
              <w:spacing w:lineRule="auto" w:line="240"/>
              <w:ind w:firstLine="284" w:start="-63" w:end="0"/>
              <w:rPr>
                <w:sz w:val="24"/>
                <w:lang w:val="en-US"/>
              </w:rPr>
            </w:pPr>
            <w:r>
              <w:rPr>
                <w:sz w:val="24"/>
                <w:lang w:val="en-US"/>
              </w:rPr>
              <w:t>conceder</w:t>
            </w:r>
          </w:p>
          <w:p>
            <w:pPr>
              <w:pStyle w:val="Normal1"/>
              <w:spacing w:lineRule="auto" w:line="240"/>
              <w:ind w:firstLine="284" w:start="-63" w:end="0"/>
              <w:rPr>
                <w:sz w:val="24"/>
                <w:lang w:val="en-US"/>
              </w:rPr>
            </w:pPr>
            <w:r>
              <w:rPr>
                <w:sz w:val="24"/>
                <w:lang w:val="en-US"/>
              </w:rPr>
              <w:t>conseguir</w:t>
            </w:r>
          </w:p>
          <w:p>
            <w:pPr>
              <w:pStyle w:val="Normal1"/>
              <w:spacing w:lineRule="auto" w:line="240"/>
              <w:ind w:firstLine="284" w:start="-63" w:end="0"/>
              <w:rPr/>
            </w:pPr>
            <w:r>
              <w:rPr>
                <w:sz w:val="24"/>
                <w:lang w:val="en-US"/>
              </w:rPr>
              <w:t>des</w:t>
            </w:r>
            <w:r>
              <w:rPr>
                <w:sz w:val="24"/>
              </w:rPr>
              <w:t>еа</w:t>
            </w:r>
            <w:r>
              <w:rPr>
                <w:sz w:val="24"/>
                <w:lang w:val="en-US"/>
              </w:rPr>
              <w:t>r</w:t>
            </w:r>
          </w:p>
          <w:p>
            <w:pPr>
              <w:pStyle w:val="Normal1"/>
              <w:spacing w:lineRule="auto" w:line="240"/>
              <w:ind w:firstLine="284" w:start="-63" w:end="0"/>
              <w:rPr>
                <w:sz w:val="24"/>
                <w:lang w:val="en-US"/>
              </w:rPr>
            </w:pPr>
            <w:r>
              <w:rPr>
                <w:sz w:val="24"/>
                <w:lang w:val="en-US"/>
              </w:rPr>
              <w:t>disponer</w:t>
            </w:r>
          </w:p>
          <w:p>
            <w:pPr>
              <w:pStyle w:val="Normal1"/>
              <w:spacing w:lineRule="auto" w:line="240"/>
              <w:ind w:firstLine="284" w:start="-63" w:end="0"/>
              <w:rPr>
                <w:sz w:val="24"/>
                <w:lang w:val="en-US"/>
              </w:rPr>
            </w:pPr>
            <w:r>
              <w:rPr>
                <w:sz w:val="24"/>
                <w:lang w:val="en-US"/>
              </w:rPr>
              <w:t>exigir</w:t>
            </w:r>
          </w:p>
          <w:p>
            <w:pPr>
              <w:pStyle w:val="Normal1"/>
              <w:spacing w:lineRule="auto" w:line="240"/>
              <w:ind w:firstLine="284" w:start="-63" w:end="0"/>
              <w:rPr>
                <w:sz w:val="24"/>
                <w:lang w:val="en-US"/>
              </w:rPr>
            </w:pPr>
            <w:r>
              <w:rPr>
                <w:sz w:val="24"/>
                <w:lang w:val="en-US"/>
              </w:rPr>
              <w:t>impedir</w:t>
            </w:r>
          </w:p>
          <w:p>
            <w:pPr>
              <w:pStyle w:val="Normal1"/>
              <w:spacing w:lineRule="auto" w:line="240"/>
              <w:ind w:firstLine="284" w:start="-63" w:end="0"/>
              <w:rPr>
                <w:sz w:val="24"/>
                <w:lang w:val="en-US"/>
              </w:rPr>
            </w:pPr>
            <w:r>
              <w:rPr>
                <w:sz w:val="24"/>
                <w:lang w:val="en-US"/>
              </w:rPr>
              <w:t>lograr</w:t>
            </w:r>
          </w:p>
          <w:p>
            <w:pPr>
              <w:pStyle w:val="Normal1"/>
              <w:spacing w:lineRule="auto" w:line="240"/>
              <w:ind w:firstLine="284" w:start="-63" w:end="0"/>
              <w:rPr>
                <w:sz w:val="24"/>
                <w:lang w:val="en-US"/>
              </w:rPr>
            </w:pPr>
            <w:r>
              <w:rPr>
                <w:sz w:val="24"/>
                <w:lang w:val="en-US"/>
              </w:rPr>
              <w:t>mandar</w:t>
            </w:r>
          </w:p>
          <w:p>
            <w:pPr>
              <w:pStyle w:val="Normal1"/>
              <w:spacing w:lineRule="auto" w:line="240"/>
              <w:ind w:firstLine="284" w:start="-63" w:end="0"/>
              <w:rPr/>
            </w:pPr>
            <w:r>
              <w:rPr>
                <w:sz w:val="24"/>
                <w:lang w:val="en-US"/>
              </w:rPr>
              <w:t>mer</w:t>
            </w:r>
            <w:r>
              <w:rPr>
                <w:sz w:val="24"/>
              </w:rPr>
              <w:t>есе</w:t>
            </w:r>
            <w:r>
              <w:rPr>
                <w:sz w:val="24"/>
                <w:lang w:val="en-US"/>
              </w:rPr>
              <w:t>r</w:t>
            </w:r>
          </w:p>
          <w:p>
            <w:pPr>
              <w:pStyle w:val="Normal1"/>
              <w:spacing w:lineRule="auto" w:line="240"/>
              <w:ind w:firstLine="284" w:start="-63" w:end="0"/>
              <w:rPr>
                <w:sz w:val="24"/>
                <w:lang w:val="en-US"/>
              </w:rPr>
            </w:pPr>
            <w:r>
              <w:rPr>
                <w:sz w:val="24"/>
                <w:lang w:val="en-US"/>
              </w:rPr>
              <w:t>ordenar</w:t>
            </w:r>
          </w:p>
          <w:p>
            <w:pPr>
              <w:pStyle w:val="Normal1"/>
              <w:rPr>
                <w:sz w:val="24"/>
                <w:lang w:val="en-US"/>
              </w:rPr>
            </w:pPr>
            <w:r>
              <w:rPr>
                <w:sz w:val="24"/>
                <w:lang w:val="en-US"/>
              </w:rPr>
            </w:r>
          </w:p>
        </w:tc>
        <w:tc>
          <w:tcPr>
            <w:tcW w:w="2693" w:type="dxa"/>
            <w:tcBorders/>
          </w:tcPr>
          <w:p>
            <w:pPr>
              <w:pStyle w:val="Normal1"/>
              <w:spacing w:lineRule="auto" w:line="240"/>
              <w:rPr>
                <w:sz w:val="24"/>
                <w:lang w:val="en-US"/>
              </w:rPr>
            </w:pPr>
            <w:r>
              <w:rPr>
                <w:sz w:val="24"/>
                <w:lang w:val="en-US"/>
              </w:rPr>
              <w:t xml:space="preserve">— </w:t>
            </w:r>
            <w:r>
              <w:rPr>
                <w:sz w:val="24"/>
              </w:rPr>
              <w:t>советовать</w:t>
            </w:r>
          </w:p>
          <w:p>
            <w:pPr>
              <w:pStyle w:val="Normal1"/>
              <w:spacing w:lineRule="auto" w:line="240"/>
              <w:rPr>
                <w:sz w:val="24"/>
              </w:rPr>
            </w:pPr>
            <w:r>
              <w:rPr>
                <w:sz w:val="24"/>
              </w:rPr>
              <w:t xml:space="preserve">— </w:t>
            </w:r>
            <w:r>
              <w:rPr>
                <w:sz w:val="24"/>
              </w:rPr>
              <w:t>соглашаться</w:t>
            </w:r>
          </w:p>
          <w:p>
            <w:pPr>
              <w:pStyle w:val="Normal1"/>
              <w:spacing w:lineRule="auto" w:line="240"/>
              <w:rPr>
                <w:sz w:val="24"/>
              </w:rPr>
            </w:pPr>
            <w:r>
              <w:rPr>
                <w:sz w:val="24"/>
              </w:rPr>
              <w:t xml:space="preserve">— </w:t>
            </w:r>
            <w:r>
              <w:rPr>
                <w:sz w:val="24"/>
              </w:rPr>
              <w:t>добиваться</w:t>
            </w:r>
          </w:p>
          <w:p>
            <w:pPr>
              <w:pStyle w:val="Normal1"/>
              <w:spacing w:lineRule="auto" w:line="240"/>
              <w:rPr>
                <w:sz w:val="24"/>
              </w:rPr>
            </w:pPr>
            <w:r>
              <w:rPr>
                <w:sz w:val="24"/>
              </w:rPr>
              <w:t xml:space="preserve">— </w:t>
            </w:r>
            <w:r>
              <w:rPr>
                <w:sz w:val="24"/>
              </w:rPr>
              <w:t>желать</w:t>
            </w:r>
          </w:p>
          <w:p>
            <w:pPr>
              <w:pStyle w:val="Normal1"/>
              <w:spacing w:lineRule="auto" w:line="240"/>
              <w:rPr>
                <w:sz w:val="24"/>
              </w:rPr>
            </w:pPr>
            <w:r>
              <w:rPr>
                <w:sz w:val="24"/>
              </w:rPr>
              <w:t xml:space="preserve">— </w:t>
            </w:r>
            <w:r>
              <w:rPr>
                <w:sz w:val="24"/>
              </w:rPr>
              <w:t>распоряжаться</w:t>
            </w:r>
          </w:p>
          <w:p>
            <w:pPr>
              <w:pStyle w:val="Normal1"/>
              <w:spacing w:lineRule="auto" w:line="240"/>
              <w:rPr>
                <w:sz w:val="24"/>
              </w:rPr>
            </w:pPr>
            <w:r>
              <w:rPr>
                <w:sz w:val="24"/>
              </w:rPr>
              <w:t xml:space="preserve">— </w:t>
            </w:r>
            <w:r>
              <w:rPr>
                <w:sz w:val="24"/>
              </w:rPr>
              <w:t>требовать</w:t>
            </w:r>
          </w:p>
          <w:p>
            <w:pPr>
              <w:pStyle w:val="Normal1"/>
              <w:spacing w:lineRule="auto" w:line="240"/>
              <w:rPr>
                <w:sz w:val="24"/>
              </w:rPr>
            </w:pPr>
            <w:r>
              <w:rPr>
                <w:sz w:val="24"/>
              </w:rPr>
              <w:t xml:space="preserve">— </w:t>
            </w:r>
            <w:r>
              <w:rPr>
                <w:sz w:val="24"/>
              </w:rPr>
              <w:t>мешать, запрещать</w:t>
            </w:r>
          </w:p>
          <w:p>
            <w:pPr>
              <w:pStyle w:val="Normal1"/>
              <w:spacing w:lineRule="auto" w:line="240"/>
              <w:rPr>
                <w:sz w:val="24"/>
              </w:rPr>
            </w:pPr>
            <w:r>
              <w:rPr>
                <w:sz w:val="24"/>
              </w:rPr>
              <w:t xml:space="preserve">— </w:t>
            </w:r>
            <w:r>
              <w:rPr>
                <w:sz w:val="24"/>
              </w:rPr>
              <w:t>добиваться</w:t>
            </w:r>
          </w:p>
          <w:p>
            <w:pPr>
              <w:pStyle w:val="Normal1"/>
              <w:spacing w:lineRule="auto" w:line="240"/>
              <w:rPr>
                <w:sz w:val="24"/>
              </w:rPr>
            </w:pPr>
            <w:r>
              <w:rPr>
                <w:sz w:val="24"/>
              </w:rPr>
              <w:t xml:space="preserve">— </w:t>
            </w:r>
            <w:r>
              <w:rPr>
                <w:sz w:val="24"/>
              </w:rPr>
              <w:t>приказывать</w:t>
            </w:r>
          </w:p>
          <w:p>
            <w:pPr>
              <w:pStyle w:val="Normal1"/>
              <w:spacing w:lineRule="auto" w:line="240"/>
              <w:rPr>
                <w:sz w:val="24"/>
              </w:rPr>
            </w:pPr>
            <w:r>
              <w:rPr>
                <w:sz w:val="24"/>
              </w:rPr>
              <w:t xml:space="preserve">— </w:t>
            </w:r>
            <w:r>
              <w:rPr>
                <w:sz w:val="24"/>
              </w:rPr>
              <w:t>заслуживать</w:t>
            </w:r>
          </w:p>
          <w:p>
            <w:pPr>
              <w:pStyle w:val="Normal1"/>
              <w:spacing w:lineRule="auto" w:line="240"/>
              <w:rPr>
                <w:sz w:val="24"/>
              </w:rPr>
            </w:pPr>
            <w:r>
              <w:rPr>
                <w:sz w:val="24"/>
              </w:rPr>
              <w:t xml:space="preserve">— </w:t>
            </w:r>
            <w:r>
              <w:rPr>
                <w:sz w:val="24"/>
              </w:rPr>
              <w:t>приказывать</w:t>
            </w:r>
          </w:p>
          <w:p>
            <w:pPr>
              <w:pStyle w:val="Normal1"/>
              <w:rPr>
                <w:sz w:val="24"/>
              </w:rPr>
            </w:pPr>
            <w:r>
              <w:rPr>
                <w:sz w:val="24"/>
              </w:rPr>
            </w:r>
          </w:p>
        </w:tc>
        <w:tc>
          <w:tcPr>
            <w:tcW w:w="1843" w:type="dxa"/>
            <w:tcBorders/>
          </w:tcPr>
          <w:p>
            <w:pPr>
              <w:pStyle w:val="Normal1"/>
              <w:spacing w:lineRule="auto" w:line="240"/>
              <w:rPr>
                <w:sz w:val="24"/>
              </w:rPr>
            </w:pPr>
            <w:r>
              <w:rPr>
                <w:sz w:val="24"/>
                <w:lang w:val="en-US"/>
              </w:rPr>
              <w:t>pedir</w:t>
            </w:r>
          </w:p>
          <w:p>
            <w:pPr>
              <w:pStyle w:val="Normal1"/>
              <w:spacing w:lineRule="auto" w:line="240"/>
              <w:rPr>
                <w:sz w:val="24"/>
                <w:lang w:val="en-US"/>
              </w:rPr>
            </w:pPr>
            <w:r>
              <w:rPr>
                <w:sz w:val="24"/>
                <w:lang w:val="en-US"/>
              </w:rPr>
              <w:t>permitir</w:t>
            </w:r>
          </w:p>
          <w:p>
            <w:pPr>
              <w:pStyle w:val="Normal1"/>
              <w:spacing w:lineRule="auto" w:line="240"/>
              <w:rPr>
                <w:sz w:val="24"/>
                <w:lang w:val="en-US"/>
              </w:rPr>
            </w:pPr>
            <w:r>
              <w:rPr>
                <w:sz w:val="24"/>
                <w:lang w:val="en-US"/>
              </w:rPr>
              <w:t>preferir</w:t>
            </w:r>
          </w:p>
          <w:p>
            <w:pPr>
              <w:pStyle w:val="Normal1"/>
              <w:spacing w:lineRule="auto" w:line="240"/>
              <w:rPr>
                <w:sz w:val="24"/>
                <w:lang w:val="en-US"/>
              </w:rPr>
            </w:pPr>
            <w:r>
              <w:rPr>
                <w:sz w:val="24"/>
                <w:lang w:val="en-US"/>
              </w:rPr>
              <w:t>pretender</w:t>
            </w:r>
          </w:p>
          <w:p>
            <w:pPr>
              <w:pStyle w:val="Normal1"/>
              <w:spacing w:lineRule="auto" w:line="240"/>
              <w:rPr>
                <w:sz w:val="24"/>
                <w:lang w:val="en-US"/>
              </w:rPr>
            </w:pPr>
            <w:r>
              <w:rPr>
                <w:sz w:val="24"/>
                <w:lang w:val="en-US"/>
              </w:rPr>
              <w:t>prohibir</w:t>
            </w:r>
          </w:p>
          <w:p>
            <w:pPr>
              <w:pStyle w:val="Normal1"/>
              <w:spacing w:lineRule="auto" w:line="240"/>
              <w:rPr>
                <w:sz w:val="24"/>
                <w:lang w:val="en-US"/>
              </w:rPr>
            </w:pPr>
            <w:r>
              <w:rPr>
                <w:sz w:val="24"/>
                <w:lang w:val="en-US"/>
              </w:rPr>
              <w:t>querer</w:t>
            </w:r>
          </w:p>
          <w:p>
            <w:pPr>
              <w:pStyle w:val="Normal1"/>
              <w:spacing w:lineRule="auto" w:line="240"/>
              <w:rPr>
                <w:sz w:val="24"/>
                <w:lang w:val="en-US"/>
              </w:rPr>
            </w:pPr>
            <w:r>
              <w:rPr>
                <w:sz w:val="24"/>
                <w:lang w:val="en-US"/>
              </w:rPr>
              <w:t>recomendar</w:t>
            </w:r>
          </w:p>
          <w:p>
            <w:pPr>
              <w:pStyle w:val="Normal1"/>
              <w:spacing w:lineRule="auto" w:line="240"/>
              <w:rPr>
                <w:sz w:val="24"/>
                <w:lang w:val="en-US"/>
              </w:rPr>
            </w:pPr>
            <w:r>
              <w:rPr>
                <w:sz w:val="24"/>
                <w:lang w:val="en-US"/>
              </w:rPr>
              <w:t>rogar</w:t>
            </w:r>
          </w:p>
          <w:p>
            <w:pPr>
              <w:pStyle w:val="Normal1"/>
              <w:spacing w:lineRule="auto" w:line="240"/>
              <w:rPr>
                <w:sz w:val="24"/>
                <w:lang w:val="en-US"/>
              </w:rPr>
            </w:pPr>
            <w:r>
              <w:rPr>
                <w:sz w:val="24"/>
                <w:lang w:val="en-US"/>
              </w:rPr>
              <w:t>solicitar</w:t>
            </w:r>
          </w:p>
          <w:p>
            <w:pPr>
              <w:pStyle w:val="Normal1"/>
              <w:spacing w:lineRule="auto" w:line="240"/>
              <w:ind w:start="789" w:end="0"/>
              <w:rPr>
                <w:sz w:val="24"/>
                <w:lang w:val="en-US"/>
              </w:rPr>
            </w:pPr>
            <w:r>
              <w:rPr>
                <w:sz w:val="24"/>
                <w:lang w:val="en-US"/>
              </w:rPr>
            </w:r>
          </w:p>
          <w:p>
            <w:pPr>
              <w:pStyle w:val="Normal1"/>
              <w:spacing w:lineRule="auto" w:line="240"/>
              <w:rPr>
                <w:sz w:val="24"/>
              </w:rPr>
            </w:pPr>
            <w:r>
              <w:rPr>
                <w:sz w:val="24"/>
                <w:lang w:val="en-US"/>
              </w:rPr>
              <w:t>suplicar</w:t>
            </w:r>
          </w:p>
          <w:p>
            <w:pPr>
              <w:pStyle w:val="Normal1"/>
              <w:rPr>
                <w:sz w:val="24"/>
              </w:rPr>
            </w:pPr>
            <w:r>
              <w:rPr>
                <w:sz w:val="24"/>
              </w:rPr>
            </w:r>
          </w:p>
        </w:tc>
        <w:tc>
          <w:tcPr>
            <w:tcW w:w="2551" w:type="dxa"/>
            <w:tcBorders/>
          </w:tcPr>
          <w:p>
            <w:pPr>
              <w:pStyle w:val="Normal1"/>
              <w:spacing w:lineRule="auto" w:line="240"/>
              <w:rPr>
                <w:sz w:val="24"/>
              </w:rPr>
            </w:pPr>
            <w:r>
              <w:rPr>
                <w:sz w:val="24"/>
              </w:rPr>
              <w:t xml:space="preserve">— </w:t>
            </w:r>
            <w:r>
              <w:rPr>
                <w:sz w:val="24"/>
              </w:rPr>
              <w:t xml:space="preserve">просить </w:t>
            </w:r>
          </w:p>
          <w:p>
            <w:pPr>
              <w:pStyle w:val="Normal1"/>
              <w:spacing w:lineRule="auto" w:line="240"/>
              <w:rPr>
                <w:sz w:val="24"/>
              </w:rPr>
            </w:pPr>
            <w:r>
              <w:rPr>
                <w:sz w:val="24"/>
              </w:rPr>
              <w:t xml:space="preserve">— </w:t>
            </w:r>
            <w:r>
              <w:rPr>
                <w:sz w:val="24"/>
              </w:rPr>
              <w:t xml:space="preserve">разрешать </w:t>
            </w:r>
          </w:p>
          <w:p>
            <w:pPr>
              <w:pStyle w:val="Normal1"/>
              <w:spacing w:lineRule="auto" w:line="240"/>
              <w:rPr>
                <w:sz w:val="24"/>
              </w:rPr>
            </w:pPr>
            <w:r>
              <w:rPr>
                <w:sz w:val="24"/>
              </w:rPr>
              <w:t xml:space="preserve">— </w:t>
            </w:r>
            <w:r>
              <w:rPr>
                <w:sz w:val="24"/>
              </w:rPr>
              <w:t xml:space="preserve">предпочитать </w:t>
            </w:r>
          </w:p>
          <w:p>
            <w:pPr>
              <w:pStyle w:val="Normal1"/>
              <w:spacing w:lineRule="auto" w:line="240"/>
              <w:rPr>
                <w:sz w:val="24"/>
              </w:rPr>
            </w:pPr>
            <w:r>
              <w:rPr>
                <w:sz w:val="24"/>
              </w:rPr>
              <w:t xml:space="preserve">— </w:t>
            </w:r>
            <w:r>
              <w:rPr>
                <w:sz w:val="24"/>
              </w:rPr>
              <w:t xml:space="preserve">требовать </w:t>
            </w:r>
          </w:p>
          <w:p>
            <w:pPr>
              <w:pStyle w:val="Normal1"/>
              <w:spacing w:lineRule="auto" w:line="240"/>
              <w:rPr>
                <w:sz w:val="24"/>
              </w:rPr>
            </w:pPr>
            <w:r>
              <w:rPr>
                <w:sz w:val="24"/>
              </w:rPr>
              <w:t xml:space="preserve">— </w:t>
            </w:r>
            <w:r>
              <w:rPr>
                <w:sz w:val="24"/>
              </w:rPr>
              <w:t xml:space="preserve">запрещать </w:t>
            </w:r>
          </w:p>
          <w:p>
            <w:pPr>
              <w:pStyle w:val="Normal1"/>
              <w:spacing w:lineRule="auto" w:line="240"/>
              <w:rPr>
                <w:sz w:val="24"/>
              </w:rPr>
            </w:pPr>
            <w:r>
              <w:rPr>
                <w:sz w:val="24"/>
              </w:rPr>
              <w:t xml:space="preserve">— </w:t>
            </w:r>
            <w:r>
              <w:rPr>
                <w:sz w:val="24"/>
              </w:rPr>
              <w:t xml:space="preserve">хотеть </w:t>
            </w:r>
          </w:p>
          <w:p>
            <w:pPr>
              <w:pStyle w:val="Normal1"/>
              <w:spacing w:lineRule="auto" w:line="240"/>
              <w:rPr>
                <w:sz w:val="24"/>
              </w:rPr>
            </w:pPr>
            <w:r>
              <w:rPr>
                <w:sz w:val="24"/>
              </w:rPr>
              <w:t xml:space="preserve">— </w:t>
            </w:r>
            <w:r>
              <w:rPr>
                <w:sz w:val="24"/>
              </w:rPr>
              <w:t xml:space="preserve">рекомендовать </w:t>
            </w:r>
          </w:p>
          <w:p>
            <w:pPr>
              <w:pStyle w:val="Normal1"/>
              <w:spacing w:lineRule="auto" w:line="240"/>
              <w:rPr>
                <w:sz w:val="24"/>
              </w:rPr>
            </w:pPr>
            <w:r>
              <w:rPr>
                <w:sz w:val="24"/>
              </w:rPr>
              <w:t xml:space="preserve">— </w:t>
            </w:r>
            <w:r>
              <w:rPr>
                <w:sz w:val="24"/>
              </w:rPr>
              <w:t xml:space="preserve">просить </w:t>
            </w:r>
          </w:p>
          <w:p>
            <w:pPr>
              <w:pStyle w:val="Normal1"/>
              <w:spacing w:lineRule="auto" w:line="240"/>
              <w:rPr>
                <w:sz w:val="24"/>
              </w:rPr>
            </w:pPr>
            <w:r>
              <w:rPr>
                <w:sz w:val="24"/>
              </w:rPr>
              <w:t xml:space="preserve">— </w:t>
            </w:r>
            <w:r>
              <w:rPr>
                <w:sz w:val="24"/>
              </w:rPr>
              <w:t xml:space="preserve">ходатайствовать, </w:t>
            </w:r>
          </w:p>
          <w:p>
            <w:pPr>
              <w:pStyle w:val="Normal1"/>
              <w:spacing w:lineRule="auto" w:line="240"/>
              <w:rPr>
                <w:sz w:val="24"/>
              </w:rPr>
            </w:pPr>
            <w:r>
              <w:rPr>
                <w:sz w:val="24"/>
              </w:rPr>
              <w:t xml:space="preserve">     </w:t>
            </w:r>
            <w:r>
              <w:rPr>
                <w:sz w:val="24"/>
              </w:rPr>
              <w:t xml:space="preserve">просить </w:t>
            </w:r>
          </w:p>
          <w:p>
            <w:pPr>
              <w:pStyle w:val="Normal1"/>
              <w:spacing w:lineRule="auto" w:line="240"/>
              <w:rPr>
                <w:sz w:val="24"/>
              </w:rPr>
            </w:pPr>
            <w:r>
              <w:rPr>
                <w:sz w:val="24"/>
              </w:rPr>
              <w:t xml:space="preserve">— </w:t>
            </w:r>
            <w:r>
              <w:rPr>
                <w:sz w:val="24"/>
              </w:rPr>
              <w:t>умолять</w:t>
            </w:r>
          </w:p>
          <w:p>
            <w:pPr>
              <w:pStyle w:val="Normal1"/>
              <w:rPr>
                <w:sz w:val="24"/>
              </w:rPr>
            </w:pPr>
            <w:r>
              <w:rPr>
                <w:sz w:val="24"/>
              </w:rPr>
            </w:r>
          </w:p>
        </w:tc>
      </w:tr>
    </w:tbl>
    <w:p>
      <w:pPr>
        <w:pStyle w:val="Normal1"/>
        <w:spacing w:lineRule="auto" w:line="240"/>
        <w:ind w:firstLine="284" w:end="0"/>
        <w:rPr>
          <w:i/>
          <w:i/>
          <w:sz w:val="22"/>
        </w:rPr>
      </w:pPr>
      <w:r>
        <w:rPr>
          <w:i/>
          <w:sz w:val="22"/>
        </w:rPr>
      </w:r>
    </w:p>
    <w:p>
      <w:pPr>
        <w:pStyle w:val="Normal1"/>
        <w:spacing w:lineRule="auto" w:line="240"/>
        <w:ind w:firstLine="284" w:end="0"/>
        <w:rPr/>
      </w:pPr>
      <w:r>
        <w:rPr>
          <w:i/>
          <w:sz w:val="22"/>
        </w:rPr>
        <w:t>Примечание</w:t>
      </w:r>
      <w:r>
        <w:rPr>
          <w:sz w:val="22"/>
        </w:rPr>
        <w:t xml:space="preserve">. Глаголы </w:t>
      </w:r>
      <w:r>
        <w:rPr>
          <w:b/>
          <w:sz w:val="22"/>
          <w:lang w:val="en-US"/>
        </w:rPr>
        <w:t>decir</w:t>
      </w:r>
      <w:r>
        <w:rPr>
          <w:b/>
          <w:sz w:val="22"/>
        </w:rPr>
        <w:t xml:space="preserve">, </w:t>
      </w:r>
      <w:r>
        <w:rPr>
          <w:b/>
          <w:sz w:val="22"/>
          <w:lang w:val="en-US"/>
        </w:rPr>
        <w:t>escribir</w:t>
      </w:r>
      <w:r>
        <w:rPr>
          <w:b/>
          <w:sz w:val="22"/>
        </w:rPr>
        <w:t xml:space="preserve">, </w:t>
      </w:r>
      <w:r>
        <w:rPr>
          <w:b/>
          <w:sz w:val="22"/>
          <w:lang w:val="en-US"/>
        </w:rPr>
        <w:t>comunicar</w:t>
      </w:r>
      <w:r>
        <w:rPr>
          <w:sz w:val="22"/>
        </w:rPr>
        <w:t xml:space="preserve"> и т.п. могут выражать не только сообщение, но и приказание. В последнем случае они требуют употребления в придаточном предложении </w:t>
      </w:r>
      <w:r>
        <w:rPr>
          <w:b/>
          <w:sz w:val="22"/>
          <w:lang w:val="en-US"/>
        </w:rPr>
        <w:t>modo</w:t>
      </w:r>
      <w:r>
        <w:rPr>
          <w:b/>
          <w:sz w:val="22"/>
        </w:rPr>
        <w:t xml:space="preserve"> </w:t>
      </w:r>
      <w:r>
        <w:rPr>
          <w:b/>
          <w:sz w:val="22"/>
          <w:lang w:val="en-US"/>
        </w:rPr>
        <w:t>subjuntivo</w:t>
      </w:r>
      <w:r>
        <w:rPr>
          <w:b/>
          <w:sz w:val="22"/>
        </w:rPr>
        <w:t>.</w:t>
      </w:r>
    </w:p>
    <w:p>
      <w:pPr>
        <w:pStyle w:val="Normal1"/>
        <w:spacing w:lineRule="auto" w:line="240"/>
        <w:ind w:firstLine="284" w:end="0"/>
        <w:rPr>
          <w:b/>
          <w:sz w:val="22"/>
        </w:rPr>
      </w:pPr>
      <w:r>
        <w:rPr>
          <w:b/>
          <w:sz w:val="22"/>
        </w:rPr>
      </w:r>
    </w:p>
    <w:p>
      <w:pPr>
        <w:pStyle w:val="Normal1"/>
        <w:spacing w:lineRule="auto" w:line="240"/>
        <w:ind w:firstLine="284" w:end="0"/>
        <w:rPr/>
      </w:pPr>
      <w:r>
        <w:rPr>
          <w:sz w:val="22"/>
          <w:lang w:val="en-US"/>
        </w:rPr>
        <w:t xml:space="preserve">El profesor </w:t>
      </w:r>
      <w:r>
        <w:rPr>
          <w:b/>
          <w:sz w:val="22"/>
          <w:lang w:val="en-US"/>
        </w:rPr>
        <w:t>dice</w:t>
      </w:r>
      <w:r>
        <w:rPr>
          <w:sz w:val="22"/>
          <w:lang w:val="en-US"/>
        </w:rPr>
        <w:t xml:space="preserve"> al estudiante que </w:t>
      </w:r>
      <w:r>
        <w:rPr>
          <w:i/>
          <w:iCs/>
          <w:sz w:val="22"/>
          <w:lang w:val="en-US"/>
        </w:rPr>
        <w:t>tome</w:t>
      </w:r>
      <w:r>
        <w:rPr>
          <w:sz w:val="22"/>
          <w:lang w:val="en-US"/>
        </w:rPr>
        <w:t xml:space="preserve"> la tiza.          </w:t>
      </w:r>
      <w:r>
        <w:rPr>
          <w:sz w:val="22"/>
        </w:rPr>
        <w:t xml:space="preserve">Преподаватель говорит студенту, чтобы он взял мел. </w:t>
      </w:r>
    </w:p>
    <w:p>
      <w:pPr>
        <w:pStyle w:val="Normal1"/>
        <w:spacing w:lineRule="auto" w:line="240"/>
        <w:ind w:firstLine="284" w:end="0"/>
        <w:rPr/>
      </w:pPr>
      <w:r>
        <w:rPr>
          <w:sz w:val="22"/>
          <w:lang w:val="en-US"/>
        </w:rPr>
        <w:t xml:space="preserve">Ayer le </w:t>
      </w:r>
      <w:r>
        <w:rPr>
          <w:b/>
          <w:bCs/>
          <w:sz w:val="22"/>
          <w:lang w:val="en-US"/>
        </w:rPr>
        <w:t>comunicaron</w:t>
      </w:r>
      <w:r>
        <w:rPr>
          <w:sz w:val="22"/>
          <w:lang w:val="en-US"/>
        </w:rPr>
        <w:t xml:space="preserve"> que </w:t>
      </w:r>
      <w:r>
        <w:rPr>
          <w:i/>
          <w:iCs/>
          <w:sz w:val="22"/>
          <w:lang w:val="en-US"/>
        </w:rPr>
        <w:t>viniese</w:t>
      </w:r>
      <w:r>
        <w:rPr>
          <w:sz w:val="22"/>
          <w:lang w:val="en-US"/>
        </w:rPr>
        <w:t xml:space="preserve"> a la fábrica.          </w:t>
      </w:r>
      <w:r>
        <w:rPr>
          <w:sz w:val="22"/>
        </w:rPr>
        <w:t>Вчера ему сообщили, чтобы он пришел на фабрику.</w:t>
      </w:r>
    </w:p>
    <w:p>
      <w:pPr>
        <w:pStyle w:val="Normal1"/>
        <w:spacing w:lineRule="auto" w:line="240"/>
        <w:ind w:firstLine="284" w:end="0"/>
        <w:rPr>
          <w:sz w:val="22"/>
        </w:rPr>
      </w:pPr>
      <w:r>
        <w:rPr>
          <w:sz w:val="22"/>
        </w:rPr>
      </w:r>
    </w:p>
    <w:p>
      <w:pPr>
        <w:pStyle w:val="Normal1"/>
        <w:spacing w:lineRule="auto" w:line="240"/>
        <w:ind w:firstLine="284" w:end="0"/>
        <w:rPr/>
      </w:pPr>
      <w:r>
        <w:rPr>
          <w:sz w:val="22"/>
        </w:rPr>
        <w:t xml:space="preserve">Ср.: </w:t>
      </w:r>
      <w:r>
        <w:rPr>
          <w:sz w:val="22"/>
          <w:lang w:val="en-US"/>
        </w:rPr>
        <w:t>Ignacio</w:t>
      </w:r>
      <w:r>
        <w:rPr>
          <w:sz w:val="22"/>
        </w:rPr>
        <w:t xml:space="preserve"> </w:t>
      </w:r>
      <w:r>
        <w:rPr>
          <w:b/>
          <w:bCs/>
          <w:sz w:val="22"/>
          <w:lang w:val="en-US"/>
        </w:rPr>
        <w:t>dice</w:t>
      </w:r>
      <w:r>
        <w:rPr>
          <w:sz w:val="22"/>
        </w:rPr>
        <w:t xml:space="preserve"> </w:t>
      </w:r>
      <w:r>
        <w:rPr>
          <w:sz w:val="22"/>
          <w:lang w:val="en-US"/>
        </w:rPr>
        <w:t>que</w:t>
      </w:r>
      <w:r>
        <w:rPr>
          <w:sz w:val="22"/>
        </w:rPr>
        <w:t xml:space="preserve"> </w:t>
      </w:r>
      <w:r>
        <w:rPr>
          <w:i/>
          <w:iCs/>
          <w:sz w:val="22"/>
          <w:lang w:val="en-US"/>
        </w:rPr>
        <w:t>cenas</w:t>
      </w:r>
      <w:r>
        <w:rPr>
          <w:sz w:val="22"/>
        </w:rPr>
        <w:t xml:space="preserve"> (Игнасио говорит, что ты ужинаешь) и </w:t>
      </w:r>
      <w:r>
        <w:rPr>
          <w:sz w:val="22"/>
          <w:lang w:val="en-US"/>
        </w:rPr>
        <w:t>Ignacio</w:t>
      </w:r>
      <w:r>
        <w:rPr>
          <w:sz w:val="22"/>
        </w:rPr>
        <w:t xml:space="preserve"> </w:t>
      </w:r>
      <w:r>
        <w:rPr>
          <w:sz w:val="22"/>
          <w:lang w:val="en-US"/>
        </w:rPr>
        <w:t>dice</w:t>
      </w:r>
      <w:r>
        <w:rPr>
          <w:sz w:val="22"/>
        </w:rPr>
        <w:t xml:space="preserve"> </w:t>
      </w:r>
      <w:r>
        <w:rPr>
          <w:sz w:val="22"/>
          <w:lang w:val="en-US"/>
        </w:rPr>
        <w:t>que</w:t>
      </w:r>
      <w:r>
        <w:rPr>
          <w:sz w:val="22"/>
        </w:rPr>
        <w:t xml:space="preserve"> </w:t>
      </w:r>
      <w:r>
        <w:rPr>
          <w:i/>
          <w:iCs/>
          <w:sz w:val="22"/>
          <w:lang w:val="en-US"/>
        </w:rPr>
        <w:t>cenes</w:t>
      </w:r>
      <w:r>
        <w:rPr>
          <w:sz w:val="22"/>
        </w:rPr>
        <w:t xml:space="preserve"> (Игнасио говорит, чтобы ты поужинал).</w:t>
      </w:r>
    </w:p>
    <w:p>
      <w:pPr>
        <w:pStyle w:val="Normal1"/>
        <w:spacing w:lineRule="auto" w:line="240"/>
        <w:ind w:firstLine="284" w:end="0"/>
        <w:rPr>
          <w:sz w:val="22"/>
        </w:rPr>
      </w:pPr>
      <w:r>
        <w:rPr>
          <w:sz w:val="22"/>
        </w:rPr>
      </w:r>
    </w:p>
    <w:p>
      <w:pPr>
        <w:pStyle w:val="Normal1"/>
        <w:spacing w:lineRule="auto" w:line="240"/>
        <w:ind w:firstLine="284" w:end="0"/>
        <w:rPr/>
      </w:pPr>
      <w:r>
        <w:rPr>
          <w:sz w:val="24"/>
        </w:rPr>
        <w:t xml:space="preserve">б) </w:t>
      </w:r>
      <w:r>
        <w:rPr>
          <w:spacing w:val="20"/>
          <w:sz w:val="24"/>
        </w:rPr>
        <w:t>чувства</w:t>
      </w:r>
      <w:r>
        <w:rPr>
          <w:sz w:val="24"/>
        </w:rPr>
        <w:t>, испытываемые человеком (радость, горе, страх, удивление, восхищение, сожаление и т.п.):</w:t>
      </w:r>
    </w:p>
    <w:p>
      <w:pPr>
        <w:pStyle w:val="Normal1"/>
        <w:spacing w:lineRule="auto" w:line="240"/>
        <w:ind w:firstLine="284" w:end="0"/>
        <w:rPr/>
      </w:pPr>
      <w:r>
        <w:rPr>
          <w:sz w:val="24"/>
          <w:lang w:val="en-US"/>
        </w:rPr>
        <w:t xml:space="preserve">Yo </w:t>
      </w:r>
      <w:r>
        <w:rPr>
          <w:b/>
          <w:bCs/>
          <w:sz w:val="24"/>
          <w:lang w:val="en-US"/>
        </w:rPr>
        <w:t>me alegro</w:t>
      </w:r>
      <w:r>
        <w:rPr>
          <w:sz w:val="24"/>
          <w:lang w:val="en-US"/>
        </w:rPr>
        <w:t xml:space="preserve"> de que </w:t>
      </w:r>
      <w:r>
        <w:rPr>
          <w:i/>
          <w:iCs/>
          <w:sz w:val="24"/>
          <w:lang w:val="en-US"/>
        </w:rPr>
        <w:t>hayan terminado</w:t>
      </w:r>
      <w:r>
        <w:rPr>
          <w:sz w:val="24"/>
          <w:lang w:val="en-US"/>
        </w:rPr>
        <w:t xml:space="preserve">.                         </w:t>
      </w:r>
      <w:r>
        <w:rPr>
          <w:sz w:val="24"/>
        </w:rPr>
        <w:t>Я рад, что они закончили (работу).</w:t>
      </w:r>
    </w:p>
    <w:p>
      <w:pPr>
        <w:pStyle w:val="Normal1"/>
        <w:spacing w:lineRule="auto" w:line="240"/>
        <w:ind w:firstLine="709" w:end="0"/>
        <w:rPr/>
      </w:pPr>
      <w:r>
        <w:rPr>
          <w:sz w:val="24"/>
        </w:rPr>
        <w:t xml:space="preserve"> </w:t>
      </w:r>
      <w:r>
        <w:rPr>
          <w:sz w:val="24"/>
        </w:rPr>
        <w:t>(</w:t>
      </w:r>
      <w:r>
        <w:rPr>
          <w:sz w:val="24"/>
          <w:lang w:val="en-US"/>
        </w:rPr>
        <w:t>S</w:t>
      </w:r>
      <w:r>
        <w:rPr>
          <w:sz w:val="24"/>
        </w:rPr>
        <w:t xml:space="preserve">. </w:t>
      </w:r>
      <w:r>
        <w:rPr>
          <w:sz w:val="24"/>
          <w:lang w:val="en-US"/>
        </w:rPr>
        <w:t>N</w:t>
      </w:r>
      <w:r>
        <w:rPr>
          <w:lang w:val="en-US"/>
        </w:rPr>
        <w:t>OVO</w:t>
      </w:r>
      <w:r>
        <w:rPr>
          <w:sz w:val="24"/>
        </w:rPr>
        <w:t xml:space="preserve">) </w:t>
      </w:r>
    </w:p>
    <w:p>
      <w:pPr>
        <w:pStyle w:val="Normal1"/>
        <w:spacing w:lineRule="auto" w:line="240"/>
        <w:ind w:firstLine="284" w:end="0"/>
        <w:rPr/>
      </w:pPr>
      <w:r>
        <w:rPr>
          <w:sz w:val="24"/>
          <w:lang w:val="en-US"/>
        </w:rPr>
        <w:t>En</w:t>
      </w:r>
      <w:r>
        <w:rPr>
          <w:sz w:val="24"/>
        </w:rPr>
        <w:t xml:space="preserve"> </w:t>
      </w:r>
      <w:r>
        <w:rPr>
          <w:sz w:val="24"/>
          <w:lang w:val="en-US"/>
        </w:rPr>
        <w:t>aquel</w:t>
      </w:r>
      <w:r>
        <w:rPr>
          <w:sz w:val="24"/>
        </w:rPr>
        <w:t xml:space="preserve"> </w:t>
      </w:r>
      <w:r>
        <w:rPr>
          <w:sz w:val="24"/>
          <w:lang w:val="en-US"/>
        </w:rPr>
        <w:t>momento</w:t>
      </w:r>
      <w:r>
        <w:rPr>
          <w:sz w:val="24"/>
        </w:rPr>
        <w:t xml:space="preserve"> </w:t>
      </w:r>
      <w:r>
        <w:rPr>
          <w:sz w:val="24"/>
          <w:lang w:val="en-US"/>
        </w:rPr>
        <w:t>tem</w:t>
      </w:r>
      <w:r>
        <w:rPr>
          <w:sz w:val="24"/>
        </w:rPr>
        <w:t xml:space="preserve">í </w:t>
      </w:r>
      <w:r>
        <w:rPr>
          <w:sz w:val="24"/>
          <w:lang w:val="en-US"/>
        </w:rPr>
        <w:t>que</w:t>
      </w:r>
      <w:r>
        <w:rPr>
          <w:sz w:val="24"/>
        </w:rPr>
        <w:t xml:space="preserve"> </w:t>
      </w:r>
      <w:r>
        <w:rPr>
          <w:sz w:val="24"/>
          <w:lang w:val="en-US"/>
        </w:rPr>
        <w:t>mi</w:t>
      </w:r>
      <w:r>
        <w:rPr>
          <w:sz w:val="24"/>
        </w:rPr>
        <w:t xml:space="preserve"> </w:t>
      </w:r>
      <w:r>
        <w:rPr>
          <w:sz w:val="24"/>
          <w:lang w:val="en-US"/>
        </w:rPr>
        <w:t>vecino</w:t>
      </w:r>
      <w:r>
        <w:rPr>
          <w:sz w:val="24"/>
        </w:rPr>
        <w:t xml:space="preserve">                           В тот момент я боялся, что мой</w:t>
      </w:r>
    </w:p>
    <w:p>
      <w:pPr>
        <w:pStyle w:val="Normal1"/>
        <w:spacing w:lineRule="auto" w:line="240"/>
        <w:ind w:firstLine="709" w:end="0"/>
        <w:rPr/>
      </w:pPr>
      <w:r>
        <w:rPr>
          <w:sz w:val="24"/>
          <w:lang w:val="en-US"/>
        </w:rPr>
        <w:t xml:space="preserve">Olerón </w:t>
      </w:r>
      <w:r>
        <w:rPr>
          <w:i/>
          <w:iCs/>
          <w:sz w:val="24"/>
          <w:lang w:val="en-US"/>
        </w:rPr>
        <w:t>hubiese oído</w:t>
      </w:r>
      <w:r>
        <w:rPr>
          <w:sz w:val="24"/>
          <w:lang w:val="en-US"/>
        </w:rPr>
        <w:t xml:space="preserve"> el ruido.                                          </w:t>
      </w:r>
      <w:r>
        <w:rPr>
          <w:sz w:val="24"/>
        </w:rPr>
        <w:t>сосед Олерон услышал шум.</w:t>
      </w:r>
    </w:p>
    <w:p>
      <w:pPr>
        <w:pStyle w:val="Normal1"/>
        <w:spacing w:lineRule="auto" w:line="240"/>
        <w:ind w:firstLine="709" w:end="0"/>
        <w:rPr/>
      </w:pPr>
      <w:r>
        <w:rPr>
          <w:sz w:val="24"/>
        </w:rPr>
        <w:t xml:space="preserve"> </w:t>
      </w:r>
      <w:r>
        <w:rPr>
          <w:sz w:val="24"/>
        </w:rPr>
        <w:t>(</w:t>
      </w:r>
      <w:r>
        <w:rPr>
          <w:sz w:val="24"/>
          <w:lang w:val="en-US"/>
        </w:rPr>
        <w:t>R</w:t>
      </w:r>
      <w:r>
        <w:rPr>
          <w:sz w:val="24"/>
        </w:rPr>
        <w:t>.</w:t>
      </w:r>
      <w:r>
        <w:rPr>
          <w:sz w:val="24"/>
          <w:lang w:val="en-US"/>
        </w:rPr>
        <w:t>M</w:t>
      </w:r>
      <w:r>
        <w:rPr>
          <w:lang w:val="en-US"/>
        </w:rPr>
        <w:t>EZA</w:t>
      </w:r>
      <w:r>
        <w:rPr>
          <w:sz w:val="24"/>
        </w:rPr>
        <w:t xml:space="preserve">) </w:t>
      </w:r>
    </w:p>
    <w:p>
      <w:pPr>
        <w:pStyle w:val="Normal1"/>
        <w:spacing w:lineRule="auto" w:line="240"/>
        <w:ind w:firstLine="284" w:end="0"/>
        <w:rPr/>
      </w:pPr>
      <w:r>
        <w:rPr>
          <w:sz w:val="24"/>
          <w:lang w:val="en-US"/>
        </w:rPr>
        <w:t>Solo</w:t>
      </w:r>
      <w:r>
        <w:rPr>
          <w:sz w:val="24"/>
        </w:rPr>
        <w:t xml:space="preserve"> </w:t>
      </w:r>
      <w:r>
        <w:rPr>
          <w:b/>
          <w:bCs/>
          <w:sz w:val="24"/>
          <w:lang w:val="en-US"/>
        </w:rPr>
        <w:t>siento</w:t>
      </w:r>
      <w:r>
        <w:rPr>
          <w:sz w:val="24"/>
        </w:rPr>
        <w:t xml:space="preserve"> </w:t>
      </w:r>
      <w:r>
        <w:rPr>
          <w:sz w:val="24"/>
          <w:lang w:val="en-US"/>
        </w:rPr>
        <w:t>que</w:t>
      </w:r>
      <w:r>
        <w:rPr>
          <w:sz w:val="24"/>
        </w:rPr>
        <w:t xml:space="preserve"> </w:t>
      </w:r>
      <w:r>
        <w:rPr>
          <w:sz w:val="24"/>
          <w:lang w:val="en-US"/>
        </w:rPr>
        <w:t>don</w:t>
      </w:r>
      <w:r>
        <w:rPr>
          <w:sz w:val="24"/>
        </w:rPr>
        <w:t xml:space="preserve"> </w:t>
      </w:r>
      <w:r>
        <w:rPr>
          <w:sz w:val="24"/>
          <w:lang w:val="en-US"/>
        </w:rPr>
        <w:t>Ramon</w:t>
      </w:r>
      <w:r>
        <w:rPr>
          <w:sz w:val="24"/>
        </w:rPr>
        <w:t xml:space="preserve"> </w:t>
      </w:r>
      <w:r>
        <w:rPr>
          <w:sz w:val="24"/>
          <w:lang w:val="en-US"/>
        </w:rPr>
        <w:t>no</w:t>
      </w:r>
      <w:r>
        <w:rPr>
          <w:sz w:val="24"/>
        </w:rPr>
        <w:t xml:space="preserve"> </w:t>
      </w:r>
      <w:r>
        <w:rPr>
          <w:i/>
          <w:iCs/>
          <w:sz w:val="24"/>
          <w:lang w:val="en-US"/>
        </w:rPr>
        <w:t>pueda</w:t>
      </w:r>
      <w:r>
        <w:rPr>
          <w:sz w:val="24"/>
        </w:rPr>
        <w:t xml:space="preserve">                               Я только сожалею о том, что дон</w:t>
      </w:r>
    </w:p>
    <w:p>
      <w:pPr>
        <w:pStyle w:val="Normal1"/>
        <w:spacing w:lineRule="auto" w:line="240"/>
        <w:ind w:firstLine="709" w:end="0"/>
        <w:rPr/>
      </w:pPr>
      <w:r>
        <w:rPr>
          <w:sz w:val="24"/>
          <w:lang w:val="en-US"/>
        </w:rPr>
        <w:t xml:space="preserve">ver estas cosas. </w:t>
      </w:r>
      <w:r>
        <w:rPr>
          <w:sz w:val="24"/>
        </w:rPr>
        <w:t>(</w:t>
      </w:r>
      <w:r>
        <w:rPr>
          <w:sz w:val="24"/>
          <w:lang w:val="en-US"/>
        </w:rPr>
        <w:t>B</w:t>
      </w:r>
      <w:r>
        <w:rPr>
          <w:lang w:val="en-US"/>
        </w:rPr>
        <w:t>LASCO</w:t>
      </w:r>
      <w:r>
        <w:rPr>
          <w:sz w:val="24"/>
        </w:rPr>
        <w:t xml:space="preserve">                                                  Рамон не может этого увидеть.</w:t>
      </w:r>
    </w:p>
    <w:p>
      <w:pPr>
        <w:pStyle w:val="Normal1"/>
        <w:spacing w:lineRule="auto" w:line="240"/>
        <w:ind w:firstLine="709" w:end="0"/>
        <w:rPr/>
      </w:pPr>
      <w:r>
        <w:rPr>
          <w:sz w:val="24"/>
          <w:lang w:val="en-US"/>
        </w:rPr>
        <w:t>I</w:t>
      </w:r>
      <w:r>
        <w:rPr>
          <w:lang w:val="en-US"/>
        </w:rPr>
        <w:t>B</w:t>
      </w:r>
      <w:r>
        <w:rPr/>
        <w:t>ÁÑ</w:t>
      </w:r>
      <w:r>
        <w:rPr>
          <w:lang w:val="en-US"/>
        </w:rPr>
        <w:t>EZ</w:t>
      </w:r>
      <w:r>
        <w:rPr>
          <w:sz w:val="24"/>
        </w:rPr>
        <w:t xml:space="preserve">)                             </w:t>
      </w:r>
    </w:p>
    <w:p>
      <w:pPr>
        <w:pStyle w:val="Normal1"/>
        <w:spacing w:lineRule="auto" w:line="240"/>
        <w:ind w:firstLine="284" w:end="0"/>
        <w:rPr>
          <w:sz w:val="24"/>
        </w:rPr>
      </w:pPr>
      <w:r>
        <w:rPr>
          <w:sz w:val="24"/>
        </w:rPr>
        <w:t>Наиболее характерными глаголами, выражающими чувства, яв</w:t>
        <w:softHyphen/>
        <w:t>ляются:</w:t>
      </w:r>
    </w:p>
    <w:p>
      <w:pPr>
        <w:pStyle w:val="Normal1"/>
        <w:spacing w:lineRule="auto" w:line="240"/>
        <w:ind w:firstLine="284" w:end="0"/>
        <w:rPr>
          <w:sz w:val="24"/>
        </w:rPr>
      </w:pPr>
      <w:r>
        <w:rPr>
          <w:sz w:val="24"/>
        </w:rPr>
      </w:r>
    </w:p>
    <w:tbl>
      <w:tblPr>
        <w:tblW w:w="8584" w:type="dxa"/>
        <w:jc w:val="start"/>
        <w:tblInd w:w="171" w:type="dxa"/>
        <w:tblLayout w:type="fixed"/>
        <w:tblCellMar>
          <w:top w:w="0" w:type="dxa"/>
          <w:start w:w="108" w:type="dxa"/>
          <w:bottom w:w="0" w:type="dxa"/>
          <w:end w:w="108" w:type="dxa"/>
        </w:tblCellMar>
      </w:tblPr>
      <w:tblGrid>
        <w:gridCol w:w="2205"/>
        <w:gridCol w:w="2127"/>
        <w:gridCol w:w="2126"/>
        <w:gridCol w:w="2126"/>
      </w:tblGrid>
      <w:tr>
        <w:trPr>
          <w:trHeight w:val="1830" w:hRule="atLeast"/>
        </w:trPr>
        <w:tc>
          <w:tcPr>
            <w:tcW w:w="2205" w:type="dxa"/>
            <w:tcBorders/>
          </w:tcPr>
          <w:p>
            <w:pPr>
              <w:pStyle w:val="Normal1"/>
              <w:spacing w:lineRule="auto" w:line="240"/>
              <w:ind w:firstLine="284" w:start="-63" w:end="0"/>
              <w:rPr>
                <w:sz w:val="24"/>
                <w:lang w:val="en-US"/>
              </w:rPr>
            </w:pPr>
            <w:r>
              <w:rPr>
                <w:sz w:val="24"/>
                <w:lang w:val="en-US"/>
              </w:rPr>
              <w:t>admirarse</w:t>
            </w:r>
          </w:p>
          <w:p>
            <w:pPr>
              <w:pStyle w:val="Normal1"/>
              <w:spacing w:lineRule="auto" w:line="240"/>
              <w:ind w:firstLine="284" w:start="-63" w:end="0"/>
              <w:rPr>
                <w:sz w:val="24"/>
                <w:lang w:val="en-US"/>
              </w:rPr>
            </w:pPr>
            <w:r>
              <w:rPr>
                <w:sz w:val="24"/>
                <w:lang w:val="en-US"/>
              </w:rPr>
              <w:t>alegrarse</w:t>
            </w:r>
          </w:p>
          <w:p>
            <w:pPr>
              <w:pStyle w:val="Normal1"/>
              <w:spacing w:lineRule="auto" w:line="240"/>
              <w:ind w:firstLine="284" w:start="-63" w:end="0"/>
              <w:rPr>
                <w:sz w:val="24"/>
                <w:lang w:val="en-US"/>
              </w:rPr>
            </w:pPr>
            <w:r>
              <w:rPr>
                <w:sz w:val="24"/>
                <w:lang w:val="en-US"/>
              </w:rPr>
              <w:t>agradecer</w:t>
            </w:r>
          </w:p>
          <w:p>
            <w:pPr>
              <w:pStyle w:val="Normal1"/>
              <w:spacing w:lineRule="auto" w:line="240"/>
              <w:ind w:firstLine="284" w:start="-63" w:end="0"/>
              <w:rPr/>
            </w:pPr>
            <w:r>
              <w:rPr>
                <w:sz w:val="24"/>
                <w:lang w:val="en-US"/>
              </w:rPr>
              <w:t>deplorar</w:t>
            </w:r>
          </w:p>
          <w:p>
            <w:pPr>
              <w:pStyle w:val="Normal1"/>
              <w:spacing w:lineRule="auto" w:line="240"/>
              <w:ind w:firstLine="284" w:start="-63" w:end="0"/>
              <w:rPr>
                <w:sz w:val="24"/>
              </w:rPr>
            </w:pPr>
            <w:r>
              <w:rPr>
                <w:sz w:val="24"/>
                <w:lang w:val="en-US"/>
              </w:rPr>
              <w:t>extra</w:t>
            </w:r>
            <w:r>
              <w:rPr>
                <w:sz w:val="24"/>
              </w:rPr>
              <w:t>ñ</w:t>
            </w:r>
            <w:r>
              <w:rPr>
                <w:sz w:val="24"/>
                <w:lang w:val="en-US"/>
              </w:rPr>
              <w:t>arse</w:t>
            </w:r>
          </w:p>
          <w:p>
            <w:pPr>
              <w:pStyle w:val="Normal1"/>
              <w:ind w:firstLine="284" w:start="-63" w:end="0"/>
              <w:rPr>
                <w:sz w:val="24"/>
              </w:rPr>
            </w:pPr>
            <w:r>
              <w:rPr>
                <w:sz w:val="24"/>
                <w:lang w:val="en-US"/>
              </w:rPr>
              <w:t>lamentar</w:t>
            </w:r>
          </w:p>
        </w:tc>
        <w:tc>
          <w:tcPr>
            <w:tcW w:w="2127" w:type="dxa"/>
            <w:tcBorders/>
          </w:tcPr>
          <w:p>
            <w:pPr>
              <w:pStyle w:val="Normal1"/>
              <w:spacing w:lineRule="auto" w:line="240"/>
              <w:ind w:start="24" w:end="0"/>
              <w:rPr>
                <w:sz w:val="24"/>
              </w:rPr>
            </w:pPr>
            <w:r>
              <w:rPr>
                <w:sz w:val="24"/>
              </w:rPr>
              <w:t xml:space="preserve">— </w:t>
            </w:r>
            <w:r>
              <w:rPr>
                <w:sz w:val="24"/>
              </w:rPr>
              <w:t>восхищаться</w:t>
            </w:r>
          </w:p>
          <w:p>
            <w:pPr>
              <w:pStyle w:val="Normal1"/>
              <w:spacing w:lineRule="auto" w:line="240"/>
              <w:rPr>
                <w:sz w:val="24"/>
              </w:rPr>
            </w:pPr>
            <w:r>
              <w:rPr>
                <w:sz w:val="24"/>
              </w:rPr>
              <w:t xml:space="preserve">— </w:t>
            </w:r>
            <w:r>
              <w:rPr>
                <w:sz w:val="24"/>
              </w:rPr>
              <w:t>радоваться</w:t>
            </w:r>
          </w:p>
          <w:p>
            <w:pPr>
              <w:pStyle w:val="Normal1"/>
              <w:spacing w:lineRule="auto" w:line="240"/>
              <w:rPr>
                <w:sz w:val="24"/>
              </w:rPr>
            </w:pPr>
            <w:r>
              <w:rPr>
                <w:sz w:val="24"/>
              </w:rPr>
              <w:t xml:space="preserve">— </w:t>
            </w:r>
            <w:r>
              <w:rPr>
                <w:sz w:val="24"/>
              </w:rPr>
              <w:t>благодарить</w:t>
            </w:r>
          </w:p>
          <w:p>
            <w:pPr>
              <w:pStyle w:val="Normal1"/>
              <w:spacing w:lineRule="auto" w:line="240"/>
              <w:rPr>
                <w:sz w:val="24"/>
              </w:rPr>
            </w:pPr>
            <w:r>
              <w:rPr>
                <w:sz w:val="24"/>
              </w:rPr>
              <w:t xml:space="preserve">— </w:t>
            </w:r>
            <w:r>
              <w:rPr>
                <w:sz w:val="24"/>
              </w:rPr>
              <w:t>сожалеть</w:t>
            </w:r>
          </w:p>
          <w:p>
            <w:pPr>
              <w:pStyle w:val="Normal1"/>
              <w:spacing w:lineRule="auto" w:line="240"/>
              <w:rPr>
                <w:sz w:val="24"/>
              </w:rPr>
            </w:pPr>
            <w:r>
              <w:rPr>
                <w:sz w:val="24"/>
              </w:rPr>
              <w:t xml:space="preserve">— </w:t>
            </w:r>
            <w:r>
              <w:rPr>
                <w:sz w:val="24"/>
              </w:rPr>
              <w:t>удивляться</w:t>
            </w:r>
          </w:p>
          <w:p>
            <w:pPr>
              <w:pStyle w:val="Normal1"/>
              <w:rPr>
                <w:sz w:val="24"/>
              </w:rPr>
            </w:pPr>
            <w:r>
              <w:rPr>
                <w:sz w:val="24"/>
              </w:rPr>
              <w:t xml:space="preserve">— </w:t>
            </w:r>
            <w:r>
              <w:rPr>
                <w:sz w:val="24"/>
              </w:rPr>
              <w:t>сожалеть</w:t>
            </w:r>
          </w:p>
        </w:tc>
        <w:tc>
          <w:tcPr>
            <w:tcW w:w="2126" w:type="dxa"/>
            <w:tcBorders/>
          </w:tcPr>
          <w:p>
            <w:pPr>
              <w:pStyle w:val="Normal1"/>
              <w:spacing w:lineRule="auto" w:line="240"/>
              <w:ind w:firstLine="317" w:end="0"/>
              <w:rPr>
                <w:sz w:val="24"/>
                <w:lang w:val="en-US"/>
              </w:rPr>
            </w:pPr>
            <w:r>
              <w:rPr>
                <w:sz w:val="24"/>
                <w:lang w:val="en-US"/>
              </w:rPr>
              <w:t>recelar</w:t>
            </w:r>
          </w:p>
          <w:p>
            <w:pPr>
              <w:pStyle w:val="Normal1"/>
              <w:spacing w:lineRule="auto" w:line="240"/>
              <w:ind w:firstLine="317" w:start="2259" w:end="0"/>
              <w:rPr>
                <w:sz w:val="24"/>
                <w:lang w:val="en-US"/>
              </w:rPr>
            </w:pPr>
            <w:r>
              <w:rPr>
                <w:sz w:val="24"/>
                <w:lang w:val="en-US"/>
              </w:rPr>
            </w:r>
          </w:p>
          <w:p>
            <w:pPr>
              <w:pStyle w:val="Normal1"/>
              <w:spacing w:lineRule="auto" w:line="240"/>
              <w:ind w:firstLine="317" w:end="0"/>
              <w:rPr>
                <w:sz w:val="24"/>
                <w:lang w:val="en-US"/>
              </w:rPr>
            </w:pPr>
            <w:r>
              <w:rPr>
                <w:sz w:val="24"/>
                <w:lang w:val="en-US"/>
              </w:rPr>
              <w:t>sentir</w:t>
            </w:r>
          </w:p>
          <w:p>
            <w:pPr>
              <w:pStyle w:val="Normal1"/>
              <w:spacing w:lineRule="auto" w:line="240"/>
              <w:ind w:firstLine="317" w:end="0"/>
              <w:rPr>
                <w:sz w:val="24"/>
                <w:lang w:val="en-US"/>
              </w:rPr>
            </w:pPr>
            <w:r>
              <w:rPr>
                <w:sz w:val="24"/>
                <w:lang w:val="en-US"/>
              </w:rPr>
              <w:t>sorprenderse</w:t>
            </w:r>
          </w:p>
          <w:p>
            <w:pPr>
              <w:pStyle w:val="Normal1"/>
              <w:spacing w:lineRule="auto" w:line="240"/>
              <w:ind w:firstLine="317" w:end="0"/>
              <w:rPr>
                <w:sz w:val="24"/>
                <w:lang w:val="en-US"/>
              </w:rPr>
            </w:pPr>
            <w:r>
              <w:rPr>
                <w:sz w:val="24"/>
                <w:lang w:val="en-US"/>
              </w:rPr>
              <w:t>temer(se)</w:t>
            </w:r>
          </w:p>
          <w:p>
            <w:pPr>
              <w:pStyle w:val="Normal1"/>
              <w:rPr>
                <w:sz w:val="24"/>
                <w:lang w:val="en-US"/>
              </w:rPr>
            </w:pPr>
            <w:r>
              <w:rPr>
                <w:sz w:val="24"/>
                <w:lang w:val="en-US"/>
              </w:rPr>
            </w:r>
          </w:p>
        </w:tc>
        <w:tc>
          <w:tcPr>
            <w:tcW w:w="2126" w:type="dxa"/>
            <w:tcBorders/>
          </w:tcPr>
          <w:p>
            <w:pPr>
              <w:pStyle w:val="Normal1"/>
              <w:spacing w:lineRule="auto" w:line="240"/>
              <w:rPr>
                <w:sz w:val="24"/>
              </w:rPr>
            </w:pPr>
            <w:r>
              <w:rPr>
                <w:sz w:val="24"/>
              </w:rPr>
              <w:t xml:space="preserve">— </w:t>
            </w:r>
            <w:r>
              <w:rPr>
                <w:sz w:val="24"/>
              </w:rPr>
              <w:t xml:space="preserve">опасаться, </w:t>
            </w:r>
          </w:p>
          <w:p>
            <w:pPr>
              <w:pStyle w:val="Normal1"/>
              <w:spacing w:lineRule="auto" w:line="240"/>
              <w:ind w:start="354" w:end="0"/>
              <w:rPr>
                <w:sz w:val="24"/>
              </w:rPr>
            </w:pPr>
            <w:r>
              <w:rPr>
                <w:sz w:val="24"/>
              </w:rPr>
              <w:t xml:space="preserve">подозревать </w:t>
            </w:r>
          </w:p>
          <w:p>
            <w:pPr>
              <w:pStyle w:val="Normal1"/>
              <w:spacing w:lineRule="auto" w:line="240"/>
              <w:rPr>
                <w:sz w:val="24"/>
              </w:rPr>
            </w:pPr>
            <w:r>
              <w:rPr>
                <w:sz w:val="24"/>
              </w:rPr>
              <w:t xml:space="preserve">— </w:t>
            </w:r>
            <w:r>
              <w:rPr>
                <w:sz w:val="24"/>
              </w:rPr>
              <w:t xml:space="preserve">сожалеть </w:t>
            </w:r>
          </w:p>
          <w:p>
            <w:pPr>
              <w:pStyle w:val="Normal1"/>
              <w:spacing w:lineRule="auto" w:line="240"/>
              <w:rPr>
                <w:sz w:val="24"/>
              </w:rPr>
            </w:pPr>
            <w:r>
              <w:rPr>
                <w:sz w:val="24"/>
              </w:rPr>
              <w:t xml:space="preserve">— </w:t>
            </w:r>
            <w:r>
              <w:rPr>
                <w:sz w:val="24"/>
              </w:rPr>
              <w:t xml:space="preserve">удивляться </w:t>
            </w:r>
          </w:p>
          <w:p>
            <w:pPr>
              <w:pStyle w:val="Normal1"/>
              <w:spacing w:lineRule="auto" w:line="240"/>
              <w:rPr>
                <w:sz w:val="24"/>
              </w:rPr>
            </w:pPr>
            <w:r>
              <w:rPr>
                <w:sz w:val="24"/>
              </w:rPr>
              <w:t xml:space="preserve">— </w:t>
            </w:r>
            <w:r>
              <w:rPr>
                <w:sz w:val="24"/>
              </w:rPr>
              <w:t xml:space="preserve">бояться, </w:t>
            </w:r>
          </w:p>
          <w:p>
            <w:pPr>
              <w:pStyle w:val="Normal1"/>
              <w:spacing w:lineRule="auto" w:line="240"/>
              <w:rPr>
                <w:sz w:val="24"/>
              </w:rPr>
            </w:pPr>
            <w:r>
              <w:rPr>
                <w:sz w:val="24"/>
              </w:rPr>
              <w:t xml:space="preserve">     </w:t>
            </w:r>
            <w:r>
              <w:rPr>
                <w:sz w:val="24"/>
              </w:rPr>
              <w:t>опасаться</w:t>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Фразеологические единицы, выражающие чувства, типа </w:t>
      </w:r>
      <w:r>
        <w:rPr>
          <w:b/>
          <w:sz w:val="24"/>
          <w:lang w:val="en-US"/>
        </w:rPr>
        <w:t>tener</w:t>
      </w:r>
      <w:r>
        <w:rPr>
          <w:b/>
          <w:sz w:val="24"/>
        </w:rPr>
        <w:t xml:space="preserve"> </w:t>
      </w:r>
      <w:r>
        <w:rPr>
          <w:b/>
          <w:sz w:val="24"/>
          <w:lang w:val="en-US"/>
        </w:rPr>
        <w:t>miedo</w:t>
      </w:r>
      <w:r>
        <w:rPr>
          <w:sz w:val="24"/>
        </w:rPr>
        <w:t xml:space="preserve"> (испытывать страх), </w:t>
      </w:r>
      <w:r>
        <w:rPr>
          <w:b/>
          <w:sz w:val="24"/>
          <w:lang w:val="en-US"/>
        </w:rPr>
        <w:t>estar</w:t>
      </w:r>
      <w:r>
        <w:rPr>
          <w:b/>
          <w:sz w:val="24"/>
        </w:rPr>
        <w:t xml:space="preserve"> </w:t>
      </w:r>
      <w:r>
        <w:rPr>
          <w:b/>
          <w:sz w:val="24"/>
          <w:lang w:val="en-US"/>
        </w:rPr>
        <w:t>alegre</w:t>
      </w:r>
      <w:r>
        <w:rPr>
          <w:sz w:val="24"/>
        </w:rPr>
        <w:t xml:space="preserve"> (испытывать радость), обычно требуют употребления в придаточном предложении </w:t>
      </w:r>
      <w:r>
        <w:rPr>
          <w:b/>
          <w:sz w:val="24"/>
          <w:lang w:val="en-US"/>
        </w:rPr>
        <w:t>modo</w:t>
      </w:r>
      <w:r>
        <w:rPr>
          <w:b/>
          <w:sz w:val="24"/>
        </w:rPr>
        <w:t xml:space="preserve"> </w:t>
      </w:r>
      <w:r>
        <w:rPr>
          <w:b/>
          <w:sz w:val="24"/>
          <w:lang w:val="en-US"/>
        </w:rPr>
        <w:t>subjuntivo</w:t>
      </w:r>
      <w:r>
        <w:rPr>
          <w:sz w:val="24"/>
        </w:rPr>
        <w:t>:</w:t>
      </w:r>
    </w:p>
    <w:p>
      <w:pPr>
        <w:pStyle w:val="Normal1"/>
        <w:spacing w:lineRule="auto" w:line="240"/>
        <w:ind w:firstLine="284" w:end="0"/>
        <w:rPr/>
      </w:pPr>
      <w:r>
        <w:rPr>
          <w:b/>
          <w:bCs/>
          <w:sz w:val="24"/>
          <w:lang w:val="en-US"/>
        </w:rPr>
        <w:t>Me</w:t>
      </w:r>
      <w:r>
        <w:rPr>
          <w:b/>
          <w:bCs/>
          <w:sz w:val="24"/>
        </w:rPr>
        <w:t xml:space="preserve"> </w:t>
      </w:r>
      <w:r>
        <w:rPr>
          <w:b/>
          <w:bCs/>
          <w:sz w:val="24"/>
          <w:lang w:val="en-US"/>
        </w:rPr>
        <w:t>da</w:t>
      </w:r>
      <w:r>
        <w:rPr>
          <w:b/>
          <w:bCs/>
          <w:sz w:val="24"/>
        </w:rPr>
        <w:t xml:space="preserve"> </w:t>
      </w:r>
      <w:r>
        <w:rPr>
          <w:b/>
          <w:bCs/>
          <w:sz w:val="24"/>
          <w:lang w:val="en-US"/>
        </w:rPr>
        <w:t>mucha</w:t>
      </w:r>
      <w:r>
        <w:rPr>
          <w:b/>
          <w:bCs/>
          <w:sz w:val="24"/>
        </w:rPr>
        <w:t xml:space="preserve"> реnа</w:t>
      </w:r>
      <w:r>
        <w:rPr>
          <w:sz w:val="24"/>
        </w:rPr>
        <w:t xml:space="preserve"> </w:t>
      </w:r>
      <w:r>
        <w:rPr>
          <w:sz w:val="24"/>
          <w:lang w:val="en-US"/>
        </w:rPr>
        <w:t>que</w:t>
      </w:r>
      <w:r>
        <w:rPr>
          <w:sz w:val="24"/>
        </w:rPr>
        <w:t xml:space="preserve"> </w:t>
      </w:r>
      <w:r>
        <w:rPr>
          <w:i/>
          <w:iCs/>
          <w:sz w:val="24"/>
          <w:lang w:val="en-US"/>
        </w:rPr>
        <w:t>tengan</w:t>
      </w:r>
      <w:r>
        <w:rPr>
          <w:sz w:val="24"/>
        </w:rPr>
        <w:t xml:space="preserve"> </w:t>
      </w:r>
      <w:r>
        <w:rPr>
          <w:sz w:val="24"/>
          <w:lang w:val="en-US"/>
        </w:rPr>
        <w:t>que</w:t>
      </w:r>
      <w:r>
        <w:rPr>
          <w:sz w:val="24"/>
        </w:rPr>
        <w:t xml:space="preserve">                        Я очень сожалею, что вы должны уехать.</w:t>
      </w:r>
    </w:p>
    <w:p>
      <w:pPr>
        <w:pStyle w:val="Normal1"/>
        <w:spacing w:lineRule="auto" w:line="240"/>
        <w:ind w:firstLine="284" w:end="0"/>
        <w:rPr/>
      </w:pPr>
      <w:r>
        <w:rPr>
          <w:sz w:val="24"/>
          <w:lang w:val="en-US"/>
        </w:rPr>
        <w:t xml:space="preserve">irse. (A. Gravina)                 </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rPr>
        <w:t>Примечание.</w:t>
      </w:r>
      <w:r>
        <w:rPr>
          <w:sz w:val="22"/>
        </w:rPr>
        <w:t xml:space="preserve"> Считаются ошибочными употребления типа: </w:t>
      </w:r>
      <w:r>
        <w:rPr>
          <w:sz w:val="22"/>
          <w:lang w:val="en-US"/>
        </w:rPr>
        <w:t>Yo</w:t>
      </w:r>
      <w:r>
        <w:rPr>
          <w:sz w:val="22"/>
        </w:rPr>
        <w:t xml:space="preserve"> </w:t>
      </w:r>
      <w:r>
        <w:rPr>
          <w:sz w:val="22"/>
          <w:lang w:val="en-US"/>
        </w:rPr>
        <w:t>me</w:t>
      </w:r>
      <w:r>
        <w:rPr>
          <w:sz w:val="22"/>
        </w:rPr>
        <w:t xml:space="preserve"> </w:t>
      </w:r>
      <w:r>
        <w:rPr>
          <w:sz w:val="22"/>
          <w:lang w:val="en-US"/>
        </w:rPr>
        <w:t>alegro</w:t>
      </w:r>
      <w:r>
        <w:rPr>
          <w:sz w:val="22"/>
        </w:rPr>
        <w:t xml:space="preserve"> </w:t>
      </w:r>
      <w:r>
        <w:rPr>
          <w:sz w:val="22"/>
          <w:lang w:val="en-US"/>
        </w:rPr>
        <w:t>de</w:t>
      </w:r>
      <w:r>
        <w:rPr>
          <w:sz w:val="22"/>
        </w:rPr>
        <w:t xml:space="preserve"> </w:t>
      </w:r>
      <w:r>
        <w:rPr>
          <w:sz w:val="22"/>
          <w:lang w:val="en-US"/>
        </w:rPr>
        <w:t>que</w:t>
      </w:r>
      <w:r>
        <w:rPr>
          <w:sz w:val="22"/>
        </w:rPr>
        <w:t xml:space="preserve"> уо </w:t>
      </w:r>
      <w:r>
        <w:rPr>
          <w:sz w:val="22"/>
          <w:lang w:val="en-US"/>
        </w:rPr>
        <w:t>no</w:t>
      </w:r>
      <w:r>
        <w:rPr>
          <w:sz w:val="22"/>
        </w:rPr>
        <w:t xml:space="preserve"> </w:t>
      </w:r>
      <w:r>
        <w:rPr>
          <w:sz w:val="22"/>
          <w:lang w:val="en-US"/>
        </w:rPr>
        <w:t>Io</w:t>
      </w:r>
      <w:r>
        <w:rPr>
          <w:sz w:val="22"/>
        </w:rPr>
        <w:t xml:space="preserve"> </w:t>
      </w:r>
      <w:r>
        <w:rPr>
          <w:sz w:val="22"/>
          <w:lang w:val="en-US"/>
        </w:rPr>
        <w:t>haya</w:t>
      </w:r>
      <w:r>
        <w:rPr>
          <w:sz w:val="22"/>
        </w:rPr>
        <w:t xml:space="preserve"> </w:t>
      </w:r>
      <w:r>
        <w:rPr>
          <w:sz w:val="22"/>
          <w:lang w:val="en-US"/>
        </w:rPr>
        <w:t>hecho</w:t>
      </w:r>
      <w:r>
        <w:rPr>
          <w:sz w:val="22"/>
        </w:rPr>
        <w:t xml:space="preserve"> (Я рад, что я не сделал этого), так как в. подобных фразах ис</w:t>
        <w:softHyphen/>
        <w:t>пользование одного и того же подлежащего в главном и придаточном предложе</w:t>
        <w:softHyphen/>
        <w:t>ниях стилистически не корректно. В таких случаях придаточное обычно заменяет</w:t>
        <w:softHyphen/>
        <w:t xml:space="preserve">ся инфинитивным оборотом: </w:t>
      </w:r>
      <w:r>
        <w:rPr>
          <w:sz w:val="22"/>
          <w:lang w:val="en-US"/>
        </w:rPr>
        <w:t>Me</w:t>
      </w:r>
      <w:r>
        <w:rPr>
          <w:sz w:val="22"/>
        </w:rPr>
        <w:t xml:space="preserve"> </w:t>
      </w:r>
      <w:r>
        <w:rPr>
          <w:sz w:val="22"/>
          <w:lang w:val="en-US"/>
        </w:rPr>
        <w:t>alegro</w:t>
      </w:r>
      <w:r>
        <w:rPr>
          <w:sz w:val="22"/>
        </w:rPr>
        <w:t xml:space="preserve"> </w:t>
      </w:r>
      <w:r>
        <w:rPr>
          <w:sz w:val="22"/>
          <w:lang w:val="en-US"/>
        </w:rPr>
        <w:t>de</w:t>
      </w:r>
      <w:r>
        <w:rPr>
          <w:sz w:val="22"/>
        </w:rPr>
        <w:t xml:space="preserve"> </w:t>
      </w:r>
      <w:r>
        <w:rPr>
          <w:sz w:val="22"/>
          <w:lang w:val="en-US"/>
        </w:rPr>
        <w:t>no</w:t>
      </w:r>
      <w:r>
        <w:rPr>
          <w:sz w:val="22"/>
        </w:rPr>
        <w:t xml:space="preserve"> </w:t>
      </w:r>
      <w:r>
        <w:rPr>
          <w:sz w:val="22"/>
          <w:lang w:val="en-US"/>
        </w:rPr>
        <w:t>haberlo</w:t>
      </w:r>
      <w:r>
        <w:rPr>
          <w:sz w:val="22"/>
        </w:rPr>
        <w:t xml:space="preserve"> </w:t>
      </w:r>
      <w:r>
        <w:rPr>
          <w:sz w:val="22"/>
          <w:lang w:val="en-US"/>
        </w:rPr>
        <w:t>hecho</w:t>
      </w:r>
      <w:r>
        <w:rPr>
          <w:sz w:val="22"/>
        </w:rPr>
        <w:t>.</w:t>
      </w:r>
    </w:p>
    <w:p>
      <w:pPr>
        <w:pStyle w:val="Normal1"/>
        <w:spacing w:lineRule="auto" w:line="240"/>
        <w:ind w:firstLine="284" w:end="0"/>
        <w:rPr>
          <w:sz w:val="24"/>
        </w:rPr>
      </w:pPr>
      <w:r>
        <w:rPr>
          <w:sz w:val="24"/>
        </w:rPr>
      </w:r>
    </w:p>
    <w:p>
      <w:pPr>
        <w:pStyle w:val="Normal1"/>
        <w:spacing w:lineRule="auto" w:line="240"/>
        <w:ind w:firstLine="284" w:end="0"/>
        <w:rPr/>
      </w:pPr>
      <w:r>
        <w:rPr>
          <w:sz w:val="24"/>
        </w:rPr>
        <w:t>Следует помнить, что в русском языке в случаях, подобных только что описанным, употребляется изъявительное наклонение:</w:t>
      </w:r>
    </w:p>
    <w:p>
      <w:pPr>
        <w:pStyle w:val="Normal1"/>
        <w:spacing w:lineRule="auto" w:line="240"/>
        <w:ind w:firstLine="284" w:end="0"/>
        <w:rPr/>
      </w:pPr>
      <w:r>
        <w:rPr>
          <w:sz w:val="24"/>
        </w:rPr>
        <w:t xml:space="preserve">Теmо (mе </w:t>
      </w:r>
      <w:r>
        <w:rPr>
          <w:sz w:val="24"/>
          <w:lang w:val="en-US"/>
        </w:rPr>
        <w:t>temo</w:t>
      </w:r>
      <w:r>
        <w:rPr>
          <w:sz w:val="24"/>
        </w:rPr>
        <w:t xml:space="preserve">) </w:t>
      </w:r>
      <w:r>
        <w:rPr>
          <w:sz w:val="24"/>
          <w:lang w:val="en-US"/>
        </w:rPr>
        <w:t>que</w:t>
      </w:r>
      <w:r>
        <w:rPr>
          <w:sz w:val="24"/>
        </w:rPr>
        <w:t xml:space="preserve"> </w:t>
      </w:r>
      <w:r>
        <w:rPr>
          <w:sz w:val="24"/>
          <w:lang w:val="en-US"/>
        </w:rPr>
        <w:t>no</w:t>
      </w:r>
      <w:r>
        <w:rPr>
          <w:sz w:val="24"/>
        </w:rPr>
        <w:t xml:space="preserve"> </w:t>
      </w:r>
      <w:r>
        <w:rPr>
          <w:i/>
          <w:iCs/>
          <w:sz w:val="24"/>
          <w:lang w:val="en-US"/>
        </w:rPr>
        <w:t>est</w:t>
      </w:r>
      <w:r>
        <w:rPr>
          <w:i/>
          <w:iCs/>
          <w:sz w:val="24"/>
        </w:rPr>
        <w:t>é</w:t>
      </w:r>
      <w:r>
        <w:rPr>
          <w:sz w:val="24"/>
        </w:rPr>
        <w:t xml:space="preserve"> </w:t>
      </w:r>
      <w:r>
        <w:rPr>
          <w:i/>
          <w:iCs/>
          <w:sz w:val="24"/>
          <w:lang w:val="en-US"/>
        </w:rPr>
        <w:t>preparado</w:t>
      </w:r>
      <w:r>
        <w:rPr>
          <w:sz w:val="24"/>
        </w:rPr>
        <w:t xml:space="preserve">                      Боюсь, что не все будет приготовлено</w:t>
      </w:r>
    </w:p>
    <w:p>
      <w:pPr>
        <w:pStyle w:val="Normal1"/>
        <w:spacing w:lineRule="auto" w:line="240"/>
        <w:ind w:firstLine="284" w:end="0"/>
        <w:rPr/>
      </w:pPr>
      <w:r>
        <w:rPr>
          <w:sz w:val="24"/>
          <w:lang w:val="en-US"/>
        </w:rPr>
        <w:t xml:space="preserve">todo a la hora señalada.                                                        </w:t>
      </w:r>
      <w:r>
        <w:rPr>
          <w:sz w:val="24"/>
        </w:rPr>
        <w:t>к назначенному часу.</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Упомянутые выше глаголы многозначны и согласуются с субхунтивными формами придаточного главным образом в указанных значениях. Некото</w:t>
        <w:softHyphen/>
        <w:t xml:space="preserve">рые глаголы, например, </w:t>
      </w:r>
      <w:r>
        <w:rPr>
          <w:b/>
          <w:sz w:val="22"/>
          <w:lang w:val="en-US"/>
        </w:rPr>
        <w:t>temer</w:t>
      </w:r>
      <w:r>
        <w:rPr>
          <w:sz w:val="22"/>
        </w:rPr>
        <w:t xml:space="preserve"> вообще приемлют в придаточных дополнительных чередование (нейтрализацию) глагольных форм изъявительного и сослагательного наклонений. В предложении </w:t>
      </w:r>
      <w:r>
        <w:rPr>
          <w:sz w:val="22"/>
          <w:lang w:val="en-US"/>
        </w:rPr>
        <w:t>Temo</w:t>
      </w:r>
      <w:r>
        <w:rPr>
          <w:sz w:val="22"/>
        </w:rPr>
        <w:t xml:space="preserve"> </w:t>
      </w:r>
      <w:r>
        <w:rPr>
          <w:sz w:val="22"/>
          <w:lang w:val="en-US"/>
        </w:rPr>
        <w:t>que</w:t>
      </w:r>
      <w:r>
        <w:rPr>
          <w:sz w:val="22"/>
        </w:rPr>
        <w:t xml:space="preserve"> </w:t>
      </w:r>
      <w:r>
        <w:rPr>
          <w:i/>
          <w:iCs/>
          <w:sz w:val="22"/>
          <w:lang w:val="en-US"/>
        </w:rPr>
        <w:t>perdamos</w:t>
      </w:r>
      <w:r>
        <w:rPr>
          <w:i/>
          <w:iCs/>
          <w:sz w:val="22"/>
        </w:rPr>
        <w:t xml:space="preserve"> </w:t>
      </w:r>
      <w:r>
        <w:rPr>
          <w:sz w:val="22"/>
        </w:rPr>
        <w:t xml:space="preserve">— </w:t>
      </w:r>
      <w:r>
        <w:rPr>
          <w:i/>
          <w:iCs/>
          <w:sz w:val="22"/>
          <w:lang w:val="en-US"/>
        </w:rPr>
        <w:t>perderemos</w:t>
      </w:r>
      <w:r>
        <w:rPr>
          <w:sz w:val="22"/>
        </w:rPr>
        <w:t xml:space="preserve"> </w:t>
      </w:r>
      <w:r>
        <w:rPr>
          <w:sz w:val="22"/>
          <w:lang w:val="en-US"/>
        </w:rPr>
        <w:t>la</w:t>
      </w:r>
      <w:r>
        <w:rPr>
          <w:sz w:val="22"/>
        </w:rPr>
        <w:t xml:space="preserve"> </w:t>
      </w:r>
      <w:r>
        <w:rPr>
          <w:sz w:val="22"/>
          <w:lang w:val="en-US"/>
        </w:rPr>
        <w:t>eliminatoria</w:t>
      </w:r>
      <w:r>
        <w:rPr>
          <w:sz w:val="22"/>
        </w:rPr>
        <w:t xml:space="preserve"> (Боюсь, что мы проиграем отборочные соревнования) обе глагольные формы оказываются равнозначными. Заметим, что у глагола </w:t>
      </w:r>
      <w:r>
        <w:rPr>
          <w:sz w:val="22"/>
          <w:lang w:val="en-US"/>
        </w:rPr>
        <w:t>temer</w:t>
      </w:r>
      <w:r>
        <w:rPr>
          <w:sz w:val="22"/>
        </w:rPr>
        <w:t xml:space="preserve"> практически выработалось новое значение «предполагать что-либо нежелательное, догадываться о чем-либо не слишком приятном», близкое к «полагать». (Кстати, в этом значении глагол чаще употребляется в возвратной форме.) Поэтому у говорящего появляется возможность оперировать в сходных по форме и близких по содержанию контекстах по крайней мере тремя значениями глагола </w:t>
      </w:r>
      <w:r>
        <w:rPr>
          <w:b/>
          <w:sz w:val="22"/>
          <w:lang w:val="en-US"/>
        </w:rPr>
        <w:t>temer</w:t>
      </w:r>
      <w:r>
        <w:rPr>
          <w:b/>
          <w:sz w:val="22"/>
        </w:rPr>
        <w:t>(</w:t>
      </w:r>
      <w:r>
        <w:rPr>
          <w:b/>
          <w:sz w:val="22"/>
          <w:lang w:val="en-US"/>
        </w:rPr>
        <w:t>se</w:t>
      </w:r>
      <w:r>
        <w:rPr>
          <w:b/>
          <w:sz w:val="22"/>
        </w:rPr>
        <w:t>)</w:t>
      </w:r>
      <w:r>
        <w:rPr>
          <w:sz w:val="22"/>
        </w:rPr>
        <w:t xml:space="preserve"> — бояться, опасаться чего-либо, подозревать что-либо и предполагать что-либо нежелательное. Первые два значения реализации в рассматриваемых предложениях тяготеют к согласованию в придаточных с субхунтивными формами глагола, а для последнего значения предпочтительнее согласование с формами изъявительного наклонения. Приведем несколько примеров для сравнения:</w:t>
      </w:r>
    </w:p>
    <w:p>
      <w:pPr>
        <w:pStyle w:val="Normal1"/>
        <w:spacing w:lineRule="auto" w:line="240"/>
        <w:ind w:firstLine="284" w:end="0"/>
        <w:rPr/>
      </w:pPr>
      <w:r>
        <w:rPr>
          <w:sz w:val="22"/>
        </w:rPr>
        <w:t xml:space="preserve"> </w:t>
      </w:r>
      <w:r>
        <w:rPr>
          <w:b/>
          <w:bCs/>
          <w:sz w:val="22"/>
          <w:lang w:val="en-US"/>
        </w:rPr>
        <w:t>Me temo</w:t>
      </w:r>
      <w:r>
        <w:rPr>
          <w:sz w:val="22"/>
          <w:lang w:val="en-US"/>
        </w:rPr>
        <w:t xml:space="preserve"> que eso no </w:t>
      </w:r>
      <w:r>
        <w:rPr>
          <w:i/>
          <w:iCs/>
          <w:sz w:val="22"/>
          <w:lang w:val="en-US"/>
        </w:rPr>
        <w:t>va a ser</w:t>
      </w:r>
      <w:r>
        <w:rPr>
          <w:sz w:val="22"/>
          <w:lang w:val="en-US"/>
        </w:rPr>
        <w:t xml:space="preserve"> posible.                        </w:t>
      </w:r>
      <w:r>
        <w:rPr>
          <w:sz w:val="22"/>
        </w:rPr>
        <w:t>Боюсь (полагаю), что это будет невозможно.</w:t>
      </w:r>
    </w:p>
    <w:p>
      <w:pPr>
        <w:pStyle w:val="Normal1"/>
        <w:spacing w:lineRule="auto" w:line="240"/>
        <w:ind w:firstLine="709" w:end="0"/>
        <w:rPr/>
      </w:pPr>
      <w:r>
        <w:rPr>
          <w:sz w:val="22"/>
        </w:rPr>
        <w:t xml:space="preserve">(М. </w:t>
      </w:r>
      <w:r>
        <w:rPr>
          <w:sz w:val="22"/>
          <w:lang w:val="en-US"/>
        </w:rPr>
        <w:t>D</w:t>
      </w:r>
      <w:r>
        <w:rPr>
          <w:sz w:val="16"/>
          <w:lang w:val="en-US"/>
        </w:rPr>
        <w:t>ELIBES</w:t>
      </w:r>
      <w:r>
        <w:rPr>
          <w:sz w:val="22"/>
        </w:rPr>
        <w:t xml:space="preserve">)                            </w:t>
      </w:r>
    </w:p>
    <w:p>
      <w:pPr>
        <w:pStyle w:val="Normal1"/>
        <w:spacing w:lineRule="auto" w:line="240"/>
        <w:ind w:firstLine="284" w:end="0"/>
        <w:rPr/>
      </w:pPr>
      <w:r>
        <w:rPr>
          <w:sz w:val="22"/>
          <w:lang w:val="en-US"/>
        </w:rPr>
        <w:t>Mucho</w:t>
      </w:r>
      <w:r>
        <w:rPr>
          <w:sz w:val="22"/>
        </w:rPr>
        <w:t xml:space="preserve"> </w:t>
      </w:r>
      <w:r>
        <w:rPr>
          <w:b/>
          <w:bCs/>
          <w:sz w:val="22"/>
          <w:lang w:val="en-US"/>
        </w:rPr>
        <w:t>m</w:t>
      </w:r>
      <w:r>
        <w:rPr>
          <w:b/>
          <w:bCs/>
          <w:sz w:val="22"/>
        </w:rPr>
        <w:t xml:space="preserve">е </w:t>
      </w:r>
      <w:r>
        <w:rPr>
          <w:b/>
          <w:bCs/>
          <w:sz w:val="22"/>
          <w:lang w:val="en-US"/>
        </w:rPr>
        <w:t>temo</w:t>
      </w:r>
      <w:r>
        <w:rPr>
          <w:sz w:val="22"/>
        </w:rPr>
        <w:t xml:space="preserve"> </w:t>
      </w:r>
      <w:r>
        <w:rPr>
          <w:sz w:val="22"/>
          <w:lang w:val="en-US"/>
        </w:rPr>
        <w:t>que</w:t>
      </w:r>
      <w:r>
        <w:rPr>
          <w:sz w:val="22"/>
        </w:rPr>
        <w:t xml:space="preserve"> </w:t>
      </w:r>
      <w:r>
        <w:rPr>
          <w:sz w:val="22"/>
          <w:lang w:val="en-US"/>
        </w:rPr>
        <w:t>el</w:t>
      </w:r>
      <w:r>
        <w:rPr>
          <w:sz w:val="22"/>
        </w:rPr>
        <w:t xml:space="preserve"> </w:t>
      </w:r>
      <w:r>
        <w:rPr>
          <w:sz w:val="22"/>
          <w:lang w:val="en-US"/>
        </w:rPr>
        <w:t>fuego</w:t>
      </w:r>
      <w:r>
        <w:rPr>
          <w:sz w:val="22"/>
        </w:rPr>
        <w:t xml:space="preserve"> </w:t>
      </w:r>
      <w:r>
        <w:rPr>
          <w:sz w:val="22"/>
          <w:lang w:val="en-US"/>
        </w:rPr>
        <w:t>nada</w:t>
      </w:r>
      <w:r>
        <w:rPr>
          <w:sz w:val="22"/>
        </w:rPr>
        <w:t xml:space="preserve"> </w:t>
      </w:r>
      <w:r>
        <w:rPr>
          <w:i/>
          <w:iCs/>
          <w:sz w:val="22"/>
          <w:lang w:val="en-US"/>
        </w:rPr>
        <w:t>tenga</w:t>
      </w:r>
      <w:r>
        <w:rPr>
          <w:sz w:val="22"/>
        </w:rPr>
        <w:t xml:space="preserve">                      Очень боюсь (опасаюсь), что пожар не</w:t>
      </w:r>
    </w:p>
    <w:p>
      <w:pPr>
        <w:pStyle w:val="Normal1"/>
        <w:spacing w:lineRule="auto" w:line="240"/>
        <w:ind w:firstLine="709" w:end="0"/>
        <w:rPr/>
      </w:pPr>
      <w:r>
        <w:rPr>
          <w:i/>
          <w:iCs/>
          <w:sz w:val="22"/>
          <w:lang w:val="en-US"/>
        </w:rPr>
        <w:t>que</w:t>
      </w:r>
      <w:r>
        <w:rPr>
          <w:sz w:val="22"/>
        </w:rPr>
        <w:t xml:space="preserve"> </w:t>
      </w:r>
      <w:r>
        <w:rPr>
          <w:i/>
          <w:iCs/>
          <w:sz w:val="22"/>
          <w:lang w:val="en-US"/>
        </w:rPr>
        <w:t>ver</w:t>
      </w:r>
      <w:r>
        <w:rPr>
          <w:sz w:val="22"/>
        </w:rPr>
        <w:t xml:space="preserve"> </w:t>
      </w:r>
      <w:r>
        <w:rPr>
          <w:sz w:val="22"/>
          <w:lang w:val="en-US"/>
        </w:rPr>
        <w:t>con</w:t>
      </w:r>
      <w:r>
        <w:rPr>
          <w:sz w:val="22"/>
        </w:rPr>
        <w:t xml:space="preserve"> </w:t>
      </w:r>
      <w:r>
        <w:rPr>
          <w:sz w:val="22"/>
          <w:lang w:val="en-US"/>
        </w:rPr>
        <w:t>esto</w:t>
      </w:r>
      <w:r>
        <w:rPr>
          <w:sz w:val="22"/>
        </w:rPr>
        <w:t xml:space="preserve"> (</w:t>
      </w:r>
      <w:r>
        <w:rPr>
          <w:sz w:val="22"/>
          <w:lang w:val="en-US"/>
        </w:rPr>
        <w:t>M</w:t>
      </w:r>
      <w:r>
        <w:rPr>
          <w:sz w:val="22"/>
        </w:rPr>
        <w:t xml:space="preserve">. </w:t>
      </w:r>
      <w:r>
        <w:rPr>
          <w:sz w:val="22"/>
          <w:lang w:val="en-US"/>
        </w:rPr>
        <w:t>D</w:t>
      </w:r>
      <w:r>
        <w:rPr>
          <w:sz w:val="16"/>
          <w:lang w:val="en-US"/>
        </w:rPr>
        <w:t>ELIBES</w:t>
      </w:r>
      <w:r>
        <w:rPr>
          <w:sz w:val="22"/>
        </w:rPr>
        <w:t xml:space="preserve"> )                                   имеет никакого отношения к этому.</w:t>
      </w:r>
    </w:p>
    <w:p>
      <w:pPr>
        <w:pStyle w:val="Normal1"/>
        <w:spacing w:lineRule="auto" w:line="240"/>
        <w:ind w:firstLine="284" w:end="0"/>
        <w:rPr>
          <w:sz w:val="22"/>
          <w:lang w:val="en-US"/>
        </w:rPr>
      </w:pPr>
      <w:r>
        <w:rPr>
          <w:sz w:val="22"/>
          <w:lang w:val="en-US"/>
        </w:rPr>
        <w:t xml:space="preserve">Mi general, </w:t>
      </w:r>
      <w:r>
        <w:rPr>
          <w:b/>
          <w:bCs/>
          <w:sz w:val="22"/>
          <w:lang w:val="en-US"/>
        </w:rPr>
        <w:t>me temo</w:t>
      </w:r>
      <w:r>
        <w:rPr>
          <w:sz w:val="22"/>
          <w:lang w:val="en-US"/>
        </w:rPr>
        <w:t xml:space="preserve"> que el experimento                      </w:t>
      </w:r>
      <w:r>
        <w:rPr>
          <w:sz w:val="22"/>
        </w:rPr>
        <w:t>Мой</w:t>
      </w:r>
      <w:r>
        <w:rPr>
          <w:sz w:val="22"/>
          <w:lang w:val="en-US"/>
        </w:rPr>
        <w:t xml:space="preserve"> </w:t>
      </w:r>
      <w:r>
        <w:rPr>
          <w:sz w:val="22"/>
        </w:rPr>
        <w:t>генерал</w:t>
      </w:r>
      <w:r>
        <w:rPr>
          <w:sz w:val="22"/>
          <w:lang w:val="en-US"/>
        </w:rPr>
        <w:t xml:space="preserve">, </w:t>
      </w:r>
      <w:r>
        <w:rPr>
          <w:sz w:val="22"/>
        </w:rPr>
        <w:t>считаю</w:t>
      </w:r>
      <w:r>
        <w:rPr>
          <w:sz w:val="22"/>
          <w:lang w:val="en-US"/>
        </w:rPr>
        <w:t xml:space="preserve"> (</w:t>
      </w:r>
      <w:r>
        <w:rPr>
          <w:sz w:val="22"/>
        </w:rPr>
        <w:t>полагаю</w:t>
      </w:r>
      <w:r>
        <w:rPr>
          <w:sz w:val="22"/>
          <w:lang w:val="en-US"/>
        </w:rPr>
        <w:t xml:space="preserve">), </w:t>
      </w:r>
      <w:r>
        <w:rPr>
          <w:sz w:val="22"/>
        </w:rPr>
        <w:t>что</w:t>
      </w:r>
    </w:p>
    <w:p>
      <w:pPr>
        <w:pStyle w:val="Normal1"/>
        <w:spacing w:lineRule="auto" w:line="240"/>
        <w:ind w:firstLine="709" w:end="0"/>
        <w:rPr/>
      </w:pPr>
      <w:r>
        <w:rPr>
          <w:i/>
          <w:iCs/>
          <w:sz w:val="22"/>
          <w:lang w:val="en-US"/>
        </w:rPr>
        <w:t>ha sido</w:t>
      </w:r>
      <w:r>
        <w:rPr>
          <w:sz w:val="22"/>
          <w:lang w:val="en-US"/>
        </w:rPr>
        <w:t xml:space="preserve"> un éxito complete. </w:t>
      </w:r>
      <w:r>
        <w:rPr>
          <w:sz w:val="22"/>
        </w:rPr>
        <w:t>(</w:t>
      </w:r>
      <w:r>
        <w:rPr>
          <w:sz w:val="22"/>
          <w:lang w:val="en-US"/>
        </w:rPr>
        <w:t>F</w:t>
      </w:r>
      <w:r>
        <w:rPr>
          <w:sz w:val="22"/>
        </w:rPr>
        <w:t xml:space="preserve">. </w:t>
      </w:r>
      <w:r>
        <w:rPr>
          <w:sz w:val="22"/>
          <w:lang w:val="en-US"/>
        </w:rPr>
        <w:t>S</w:t>
      </w:r>
      <w:r>
        <w:rPr>
          <w:sz w:val="16"/>
          <w:lang w:val="en-US"/>
        </w:rPr>
        <w:t>CHWARTS</w:t>
      </w:r>
      <w:r>
        <w:rPr>
          <w:sz w:val="22"/>
        </w:rPr>
        <w:t>)                    эксперимент увенчался полным</w:t>
      </w:r>
    </w:p>
    <w:p>
      <w:pPr>
        <w:pStyle w:val="Normal1"/>
        <w:spacing w:lineRule="auto" w:line="240"/>
        <w:ind w:firstLine="284" w:end="0"/>
        <w:rPr>
          <w:sz w:val="22"/>
        </w:rPr>
      </w:pPr>
      <w:r>
        <w:rPr>
          <w:sz w:val="22"/>
        </w:rPr>
        <w:t xml:space="preserve">                                                                                               </w:t>
      </w:r>
      <w:r>
        <w:rPr>
          <w:sz w:val="22"/>
        </w:rPr>
        <w:t>успехом.</w:t>
      </w:r>
    </w:p>
    <w:p>
      <w:pPr>
        <w:pStyle w:val="Normal1"/>
        <w:spacing w:lineRule="auto" w:line="240"/>
        <w:ind w:firstLine="284" w:end="0"/>
        <w:rPr/>
      </w:pPr>
      <w:r>
        <w:rPr>
          <w:b/>
          <w:bCs/>
          <w:sz w:val="22"/>
          <w:lang w:val="en-US"/>
        </w:rPr>
        <w:t>Temi</w:t>
      </w:r>
      <w:r>
        <w:rPr>
          <w:b/>
          <w:bCs/>
          <w:sz w:val="22"/>
        </w:rPr>
        <w:t>ó</w:t>
      </w:r>
      <w:r>
        <w:rPr>
          <w:sz w:val="22"/>
        </w:rPr>
        <w:t xml:space="preserve"> </w:t>
      </w:r>
      <w:r>
        <w:rPr>
          <w:sz w:val="22"/>
          <w:lang w:val="en-US"/>
        </w:rPr>
        <w:t>que</w:t>
      </w:r>
      <w:r>
        <w:rPr>
          <w:sz w:val="22"/>
        </w:rPr>
        <w:t xml:space="preserve"> </w:t>
      </w:r>
      <w:r>
        <w:rPr>
          <w:sz w:val="22"/>
          <w:lang w:val="en-US"/>
        </w:rPr>
        <w:t>a</w:t>
      </w:r>
      <w:r>
        <w:rPr>
          <w:sz w:val="22"/>
        </w:rPr>
        <w:t xml:space="preserve"> </w:t>
      </w:r>
      <w:r>
        <w:rPr>
          <w:sz w:val="22"/>
          <w:lang w:val="en-US"/>
        </w:rPr>
        <w:t>continuaci</w:t>
      </w:r>
      <w:r>
        <w:rPr>
          <w:sz w:val="22"/>
        </w:rPr>
        <w:t>ó</w:t>
      </w:r>
      <w:r>
        <w:rPr>
          <w:sz w:val="22"/>
          <w:lang w:val="en-US"/>
        </w:rPr>
        <w:t>n</w:t>
      </w:r>
      <w:r>
        <w:rPr>
          <w:sz w:val="22"/>
        </w:rPr>
        <w:t xml:space="preserve"> </w:t>
      </w:r>
      <w:r>
        <w:rPr>
          <w:i/>
          <w:iCs/>
          <w:sz w:val="22"/>
          <w:lang w:val="en-US"/>
        </w:rPr>
        <w:t>entonaran</w:t>
      </w:r>
      <w:r>
        <w:rPr>
          <w:sz w:val="22"/>
        </w:rPr>
        <w:t xml:space="preserve"> "</w:t>
      </w:r>
      <w:r>
        <w:rPr>
          <w:sz w:val="22"/>
          <w:lang w:val="en-US"/>
        </w:rPr>
        <w:t>El</w:t>
      </w:r>
      <w:r>
        <w:rPr>
          <w:sz w:val="22"/>
        </w:rPr>
        <w:t xml:space="preserve">                      Он испугался, что они вот-вот затянут</w:t>
      </w:r>
    </w:p>
    <w:p>
      <w:pPr>
        <w:pStyle w:val="Normal1"/>
        <w:spacing w:lineRule="auto" w:line="240"/>
        <w:ind w:firstLine="709" w:end="0"/>
        <w:rPr/>
      </w:pPr>
      <w:r>
        <w:rPr>
          <w:sz w:val="22"/>
          <w:lang w:val="en-US"/>
        </w:rPr>
        <w:t>vin</w:t>
      </w:r>
      <w:r>
        <w:rPr>
          <w:sz w:val="22"/>
        </w:rPr>
        <w:t>о</w:t>
      </w:r>
      <w:r>
        <w:rPr>
          <w:sz w:val="22"/>
          <w:lang w:val="en-US"/>
        </w:rPr>
        <w:t xml:space="preserve"> que tiene Asunción" (V</w:t>
      </w:r>
      <w:r>
        <w:rPr>
          <w:sz w:val="16"/>
          <w:lang w:val="en-US"/>
        </w:rPr>
        <w:t>ÁZQUES</w:t>
      </w:r>
      <w:r>
        <w:rPr>
          <w:sz w:val="22"/>
          <w:lang w:val="en-US"/>
        </w:rPr>
        <w:t xml:space="preserve">                              (</w:t>
      </w:r>
      <w:r>
        <w:rPr>
          <w:sz w:val="22"/>
        </w:rPr>
        <w:t>песню</w:t>
      </w:r>
      <w:r>
        <w:rPr>
          <w:sz w:val="22"/>
          <w:lang w:val="en-US"/>
        </w:rPr>
        <w:t xml:space="preserve">) </w:t>
      </w:r>
      <w:r>
        <w:rPr>
          <w:sz w:val="22"/>
        </w:rPr>
        <w:t>«Вино, что есть у Асунсьон».</w:t>
      </w:r>
    </w:p>
    <w:p>
      <w:pPr>
        <w:pStyle w:val="FR5"/>
        <w:ind w:firstLine="709" w:end="0"/>
        <w:jc w:val="both"/>
        <w:rPr/>
      </w:pPr>
      <w:r>
        <w:rPr>
          <w:rFonts w:cs="Times New Roman" w:ascii="Times New Roman" w:hAnsi="Times New Roman"/>
          <w:sz w:val="22"/>
          <w:lang w:val="en-US"/>
        </w:rPr>
        <w:t>M</w:t>
      </w:r>
      <w:r>
        <w:rPr>
          <w:rFonts w:cs="Times New Roman" w:ascii="Times New Roman" w:hAnsi="Times New Roman"/>
          <w:sz w:val="16"/>
          <w:lang w:val="en-US"/>
        </w:rPr>
        <w:t>ONTALBAN</w:t>
      </w:r>
      <w:r>
        <w:rPr>
          <w:rFonts w:cs="Times New Roman" w:ascii="Times New Roman" w:hAnsi="Times New Roman"/>
          <w:sz w:val="22"/>
          <w:lang w:val="en-US"/>
        </w:rPr>
        <w:t>)</w:t>
      </w:r>
    </w:p>
    <w:p>
      <w:pPr>
        <w:pStyle w:val="Normal1"/>
        <w:spacing w:lineRule="auto" w:line="240"/>
        <w:ind w:firstLine="284" w:end="0"/>
        <w:rPr/>
      </w:pPr>
      <w:r>
        <w:rPr>
          <w:b/>
          <w:bCs/>
          <w:sz w:val="22"/>
          <w:lang w:val="en-US"/>
        </w:rPr>
        <w:t>Me temo</w:t>
      </w:r>
      <w:r>
        <w:rPr>
          <w:sz w:val="22"/>
          <w:lang w:val="en-US"/>
        </w:rPr>
        <w:t xml:space="preserve"> que esto </w:t>
      </w:r>
      <w:r>
        <w:rPr>
          <w:i/>
          <w:iCs/>
          <w:sz w:val="22"/>
          <w:lang w:val="en-US"/>
        </w:rPr>
        <w:t>va a llevar</w:t>
      </w:r>
      <w:r>
        <w:rPr>
          <w:sz w:val="22"/>
          <w:lang w:val="en-US"/>
        </w:rPr>
        <w:t xml:space="preserve"> trabajo.                             </w:t>
      </w:r>
      <w:r>
        <w:rPr>
          <w:sz w:val="22"/>
        </w:rPr>
        <w:t xml:space="preserve">Боюсь (полагаю), что это потребует </w:t>
      </w:r>
    </w:p>
    <w:p>
      <w:pPr>
        <w:pStyle w:val="Normal1"/>
        <w:spacing w:lineRule="auto" w:line="240"/>
        <w:ind w:firstLine="709" w:end="0"/>
        <w:rPr/>
      </w:pPr>
      <w:r>
        <w:rPr>
          <w:sz w:val="22"/>
          <w:lang w:val="en-US"/>
        </w:rPr>
        <w:t>M</w:t>
      </w:r>
      <w:r>
        <w:rPr>
          <w:sz w:val="16"/>
          <w:lang w:val="en-US"/>
        </w:rPr>
        <w:t>ART</w:t>
      </w:r>
      <w:r>
        <w:rPr>
          <w:sz w:val="16"/>
        </w:rPr>
        <w:t>Í</w:t>
      </w:r>
      <w:r>
        <w:rPr>
          <w:sz w:val="16"/>
          <w:lang w:val="en-US"/>
        </w:rPr>
        <w:t>NEZ</w:t>
      </w:r>
      <w:r>
        <w:rPr>
          <w:sz w:val="22"/>
        </w:rPr>
        <w:t xml:space="preserve"> </w:t>
      </w:r>
      <w:r>
        <w:rPr>
          <w:sz w:val="22"/>
          <w:lang w:val="en-US"/>
        </w:rPr>
        <w:t>R</w:t>
      </w:r>
      <w:r>
        <w:rPr>
          <w:sz w:val="16"/>
          <w:lang w:val="en-US"/>
        </w:rPr>
        <w:t>EVERTE</w:t>
      </w:r>
      <w:r>
        <w:rPr>
          <w:sz w:val="22"/>
        </w:rPr>
        <w:t>)                                                          (большого) труда.</w:t>
      </w:r>
    </w:p>
    <w:p>
      <w:pPr>
        <w:pStyle w:val="Normal1"/>
        <w:spacing w:lineRule="auto" w:line="240"/>
        <w:ind w:firstLine="284" w:end="0"/>
        <w:rPr>
          <w:sz w:val="24"/>
        </w:rPr>
      </w:pPr>
      <w:r>
        <w:rPr>
          <w:sz w:val="24"/>
        </w:rPr>
      </w:r>
    </w:p>
    <w:p>
      <w:pPr>
        <w:pStyle w:val="Normal1"/>
        <w:spacing w:lineRule="auto" w:line="240"/>
        <w:ind w:firstLine="284" w:end="0"/>
        <w:rPr/>
      </w:pPr>
      <w:r>
        <w:rPr>
          <w:sz w:val="24"/>
        </w:rPr>
        <w:t>в)  м н е н и е, суждение, мысль, убеждение и т.п., причем глагол в эти</w:t>
      </w:r>
      <w:r>
        <w:rPr>
          <w:sz w:val="24"/>
          <w:lang w:val="en-US"/>
        </w:rPr>
        <w:t>x</w:t>
      </w:r>
      <w:r>
        <w:rPr>
          <w:sz w:val="24"/>
        </w:rPr>
        <w:t xml:space="preserve"> случаях должен обязательно стоять в   </w:t>
      </w:r>
      <w:r>
        <w:rPr>
          <w:spacing w:val="20"/>
          <w:sz w:val="24"/>
        </w:rPr>
        <w:t>отрицательной</w:t>
      </w:r>
      <w:r>
        <w:rPr>
          <w:sz w:val="24"/>
        </w:rPr>
        <w:t xml:space="preserve">   форме: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No pienso que la tarea </w:t>
      </w:r>
      <w:r>
        <w:rPr>
          <w:i/>
          <w:iCs/>
          <w:sz w:val="24"/>
          <w:lang w:val="en-US"/>
        </w:rPr>
        <w:t>sea</w:t>
      </w:r>
      <w:r>
        <w:rPr>
          <w:sz w:val="24"/>
          <w:lang w:val="en-US"/>
        </w:rPr>
        <w:t xml:space="preserve"> tan fácil.                       He</w:t>
      </w:r>
      <w:r>
        <w:rPr>
          <w:sz w:val="24"/>
        </w:rPr>
        <w:t xml:space="preserve"> думаю, что задание будет столь легким. </w:t>
      </w:r>
    </w:p>
    <w:p>
      <w:pPr>
        <w:pStyle w:val="Normal1"/>
        <w:spacing w:lineRule="auto" w:line="240"/>
        <w:ind w:firstLine="284" w:end="0"/>
        <w:rPr/>
      </w:pPr>
      <w:r>
        <w:rPr>
          <w:sz w:val="24"/>
          <w:lang w:val="en-US"/>
        </w:rPr>
        <w:t>No</w:t>
      </w:r>
      <w:r>
        <w:rPr>
          <w:sz w:val="24"/>
        </w:rPr>
        <w:t xml:space="preserve"> </w:t>
      </w:r>
      <w:r>
        <w:rPr>
          <w:sz w:val="24"/>
          <w:lang w:val="en-US"/>
        </w:rPr>
        <w:t>cre</w:t>
      </w:r>
      <w:r>
        <w:rPr>
          <w:sz w:val="24"/>
        </w:rPr>
        <w:t>í</w:t>
      </w:r>
      <w:r>
        <w:rPr>
          <w:sz w:val="24"/>
          <w:lang w:val="en-US"/>
        </w:rPr>
        <w:t>a</w:t>
      </w:r>
      <w:r>
        <w:rPr>
          <w:sz w:val="24"/>
        </w:rPr>
        <w:t xml:space="preserve"> </w:t>
      </w:r>
      <w:r>
        <w:rPr>
          <w:sz w:val="24"/>
          <w:lang w:val="en-US"/>
        </w:rPr>
        <w:t>que</w:t>
      </w:r>
      <w:r>
        <w:rPr>
          <w:sz w:val="24"/>
        </w:rPr>
        <w:t xml:space="preserve"> </w:t>
      </w:r>
      <w:r>
        <w:rPr>
          <w:sz w:val="24"/>
          <w:lang w:val="en-US"/>
        </w:rPr>
        <w:t>aqu</w:t>
      </w:r>
      <w:r>
        <w:rPr>
          <w:sz w:val="24"/>
        </w:rPr>
        <w:t xml:space="preserve">í </w:t>
      </w:r>
      <w:r>
        <w:rPr>
          <w:i/>
          <w:iCs/>
          <w:sz w:val="24"/>
          <w:lang w:val="en-US"/>
        </w:rPr>
        <w:t>hubiese</w:t>
      </w:r>
      <w:r>
        <w:rPr>
          <w:sz w:val="24"/>
        </w:rPr>
        <w:t xml:space="preserve"> </w:t>
      </w:r>
      <w:r>
        <w:rPr>
          <w:sz w:val="24"/>
          <w:lang w:val="en-US"/>
        </w:rPr>
        <w:t>un</w:t>
      </w:r>
      <w:r>
        <w:rPr>
          <w:sz w:val="24"/>
        </w:rPr>
        <w:t xml:space="preserve">                                 Я не предполагала, что здесь </w:t>
      </w:r>
    </w:p>
    <w:p>
      <w:pPr>
        <w:pStyle w:val="Normal1"/>
        <w:spacing w:lineRule="auto" w:line="240"/>
        <w:ind w:firstLine="709" w:end="0"/>
        <w:rPr/>
      </w:pPr>
      <w:r>
        <w:rPr>
          <w:sz w:val="24"/>
          <w:lang w:val="en-US"/>
        </w:rPr>
        <w:t xml:space="preserve"> </w:t>
      </w:r>
      <w:r>
        <w:rPr>
          <w:sz w:val="24"/>
          <w:lang w:val="en-US"/>
        </w:rPr>
        <w:t xml:space="preserve">hombre capaz de portarse así.                              </w:t>
      </w:r>
      <w:r>
        <w:rPr>
          <w:sz w:val="24"/>
        </w:rPr>
        <w:t>найдется мужчина, способный так вести себя.</w:t>
      </w:r>
    </w:p>
    <w:p>
      <w:pPr>
        <w:pStyle w:val="Normal1"/>
        <w:spacing w:lineRule="auto" w:line="240"/>
        <w:ind w:firstLine="709" w:end="0"/>
        <w:rPr/>
      </w:pPr>
      <w:r>
        <w:rPr>
          <w:sz w:val="24"/>
        </w:rPr>
        <w:t xml:space="preserve"> </w:t>
      </w:r>
      <w:r>
        <w:rPr>
          <w:sz w:val="24"/>
        </w:rPr>
        <w:t>(</w:t>
      </w:r>
      <w:r>
        <w:rPr>
          <w:sz w:val="24"/>
          <w:lang w:val="en-US"/>
        </w:rPr>
        <w:t>B</w:t>
      </w:r>
      <w:r>
        <w:rPr>
          <w:lang w:val="en-US"/>
        </w:rPr>
        <w:t>LASCO</w:t>
      </w:r>
      <w:r>
        <w:rPr/>
        <w:t xml:space="preserve"> </w:t>
      </w:r>
      <w:r>
        <w:rPr>
          <w:sz w:val="24"/>
          <w:lang w:val="en-US"/>
        </w:rPr>
        <w:t>I</w:t>
      </w:r>
      <w:r>
        <w:rPr>
          <w:lang w:val="en-US"/>
        </w:rPr>
        <w:t>B</w:t>
      </w:r>
      <w:r>
        <w:rPr/>
        <w:t>ÁÑ</w:t>
      </w:r>
      <w:r>
        <w:rPr>
          <w:lang w:val="en-US"/>
        </w:rPr>
        <w:t>EZ</w:t>
      </w:r>
      <w:r>
        <w:rPr>
          <w:sz w:val="24"/>
        </w:rPr>
        <w:t xml:space="preserve">) </w:t>
      </w:r>
    </w:p>
    <w:p>
      <w:pPr>
        <w:pStyle w:val="Normal1"/>
        <w:spacing w:lineRule="auto" w:line="240"/>
        <w:ind w:firstLine="284" w:end="0"/>
        <w:rPr/>
      </w:pPr>
      <w:r>
        <w:rPr>
          <w:sz w:val="24"/>
          <w:lang w:val="en-US"/>
        </w:rPr>
        <w:t>Los</w:t>
      </w:r>
      <w:r>
        <w:rPr>
          <w:sz w:val="24"/>
        </w:rPr>
        <w:t xml:space="preserve"> </w:t>
      </w:r>
      <w:r>
        <w:rPr>
          <w:sz w:val="24"/>
          <w:lang w:val="en-US"/>
        </w:rPr>
        <w:t>viajeros</w:t>
      </w:r>
      <w:r>
        <w:rPr>
          <w:sz w:val="24"/>
        </w:rPr>
        <w:t xml:space="preserve"> </w:t>
      </w:r>
      <w:r>
        <w:rPr>
          <w:sz w:val="24"/>
          <w:lang w:val="en-US"/>
        </w:rPr>
        <w:t>no</w:t>
      </w:r>
      <w:r>
        <w:rPr>
          <w:sz w:val="24"/>
        </w:rPr>
        <w:t xml:space="preserve"> </w:t>
      </w:r>
      <w:r>
        <w:rPr>
          <w:sz w:val="24"/>
          <w:lang w:val="en-US"/>
        </w:rPr>
        <w:t>sospechaban</w:t>
      </w:r>
      <w:r>
        <w:rPr>
          <w:sz w:val="24"/>
        </w:rPr>
        <w:t xml:space="preserve"> </w:t>
      </w:r>
      <w:r>
        <w:rPr>
          <w:sz w:val="24"/>
          <w:lang w:val="en-US"/>
        </w:rPr>
        <w:t>que</w:t>
      </w:r>
      <w:r>
        <w:rPr>
          <w:sz w:val="24"/>
        </w:rPr>
        <w:t xml:space="preserve">                           Путешественники не подозревали,</w:t>
      </w:r>
    </w:p>
    <w:p>
      <w:pPr>
        <w:pStyle w:val="Normal1"/>
        <w:spacing w:lineRule="auto" w:line="240"/>
        <w:ind w:firstLine="709" w:end="0"/>
        <w:rPr/>
      </w:pPr>
      <w:r>
        <w:rPr>
          <w:sz w:val="24"/>
          <w:lang w:val="en-US"/>
        </w:rPr>
        <w:t xml:space="preserve">pronto </w:t>
      </w:r>
      <w:r>
        <w:rPr>
          <w:i/>
          <w:iCs/>
          <w:sz w:val="24"/>
          <w:lang w:val="en-US"/>
        </w:rPr>
        <w:t>viesen</w:t>
      </w:r>
      <w:r>
        <w:rPr>
          <w:sz w:val="24"/>
          <w:lang w:val="en-US"/>
        </w:rPr>
        <w:t xml:space="preserve"> el mar.                                             </w:t>
      </w:r>
      <w:r>
        <w:rPr>
          <w:sz w:val="24"/>
        </w:rPr>
        <w:t>что скоро увидят море.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Наиболее распространенными глаголами этого типа являются:</w:t>
      </w:r>
    </w:p>
    <w:p>
      <w:pPr>
        <w:pStyle w:val="Normal1"/>
        <w:spacing w:lineRule="auto" w:line="240"/>
        <w:ind w:firstLine="284" w:end="0"/>
        <w:rPr>
          <w:sz w:val="24"/>
        </w:rPr>
      </w:pPr>
      <w:r>
        <w:rPr>
          <w:sz w:val="24"/>
        </w:rPr>
        <w:t xml:space="preserve">  </w:t>
      </w:r>
    </w:p>
    <w:tbl>
      <w:tblPr>
        <w:tblW w:w="6621" w:type="dxa"/>
        <w:jc w:val="start"/>
        <w:tblInd w:w="291" w:type="dxa"/>
        <w:tblLayout w:type="fixed"/>
        <w:tblCellMar>
          <w:top w:w="0" w:type="dxa"/>
          <w:start w:w="108" w:type="dxa"/>
          <w:bottom w:w="0" w:type="dxa"/>
          <w:end w:w="108" w:type="dxa"/>
        </w:tblCellMar>
      </w:tblPr>
      <w:tblGrid>
        <w:gridCol w:w="3078"/>
        <w:gridCol w:w="3543"/>
      </w:tblGrid>
      <w:tr>
        <w:trPr>
          <w:trHeight w:val="4305" w:hRule="atLeast"/>
        </w:trPr>
        <w:tc>
          <w:tcPr>
            <w:tcW w:w="3078" w:type="dxa"/>
            <w:tcBorders/>
          </w:tcPr>
          <w:p>
            <w:pPr>
              <w:pStyle w:val="Normal1"/>
              <w:spacing w:lineRule="auto" w:line="240"/>
              <w:ind w:firstLine="284" w:end="0"/>
              <w:rPr/>
            </w:pPr>
            <w:r>
              <w:rPr>
                <w:sz w:val="24"/>
              </w:rPr>
              <w:t xml:space="preserve"> </w:t>
            </w:r>
            <w:r>
              <w:rPr>
                <w:sz w:val="24"/>
                <w:lang w:val="en-US"/>
              </w:rPr>
              <w:t>(no) admitir</w:t>
            </w:r>
          </w:p>
          <w:p>
            <w:pPr>
              <w:pStyle w:val="Normal1"/>
              <w:spacing w:lineRule="auto" w:line="240"/>
              <w:ind w:firstLine="418" w:end="0"/>
              <w:rPr>
                <w:sz w:val="24"/>
                <w:lang w:val="en-US"/>
              </w:rPr>
            </w:pPr>
            <w:r>
              <w:rPr>
                <w:sz w:val="24"/>
                <w:lang w:val="en-US"/>
              </w:rPr>
              <w:t xml:space="preserve">» afirmar </w:t>
            </w:r>
          </w:p>
          <w:p>
            <w:pPr>
              <w:pStyle w:val="Normal1"/>
              <w:spacing w:lineRule="auto" w:line="240"/>
              <w:ind w:firstLine="418" w:end="0"/>
              <w:rPr>
                <w:sz w:val="24"/>
                <w:lang w:val="en-US"/>
              </w:rPr>
            </w:pPr>
            <w:r>
              <w:rPr>
                <w:sz w:val="24"/>
                <w:lang w:val="en-US"/>
              </w:rPr>
              <w:t>» asegurar</w:t>
            </w:r>
          </w:p>
          <w:p>
            <w:pPr>
              <w:pStyle w:val="Normal1"/>
              <w:spacing w:lineRule="auto" w:line="240"/>
              <w:ind w:firstLine="418" w:end="0"/>
              <w:rPr>
                <w:sz w:val="24"/>
                <w:lang w:val="en-US"/>
              </w:rPr>
            </w:pPr>
            <w:r>
              <w:rPr>
                <w:sz w:val="24"/>
                <w:lang w:val="en-US"/>
              </w:rPr>
              <w:t>» creer</w:t>
            </w:r>
          </w:p>
          <w:p>
            <w:pPr>
              <w:pStyle w:val="Normal1"/>
              <w:spacing w:lineRule="auto" w:line="240"/>
              <w:ind w:firstLine="418" w:end="0"/>
              <w:rPr>
                <w:sz w:val="24"/>
                <w:lang w:val="en-US"/>
              </w:rPr>
            </w:pPr>
            <w:r>
              <w:rPr>
                <w:sz w:val="24"/>
                <w:lang w:val="en-US"/>
              </w:rPr>
              <w:t>» imaginar</w:t>
            </w:r>
          </w:p>
          <w:p>
            <w:pPr>
              <w:pStyle w:val="Normal1"/>
              <w:spacing w:lineRule="auto" w:line="240"/>
              <w:ind w:firstLine="284" w:end="0"/>
              <w:rPr>
                <w:sz w:val="24"/>
                <w:lang w:val="en-US"/>
              </w:rPr>
            </w:pPr>
            <w:r>
              <w:rPr>
                <w:sz w:val="24"/>
                <w:lang w:val="en-US"/>
              </w:rPr>
              <w:t>(no)insinuar</w:t>
            </w:r>
          </w:p>
          <w:p>
            <w:pPr>
              <w:pStyle w:val="Normal1"/>
              <w:spacing w:lineRule="auto" w:line="240"/>
              <w:ind w:firstLine="418" w:end="0"/>
              <w:rPr>
                <w:sz w:val="24"/>
                <w:lang w:val="en-US"/>
              </w:rPr>
            </w:pPr>
            <w:r>
              <w:rPr>
                <w:sz w:val="24"/>
                <w:lang w:val="en-US"/>
              </w:rPr>
              <w:t>» jurar</w:t>
            </w:r>
          </w:p>
          <w:p>
            <w:pPr>
              <w:pStyle w:val="Normal1"/>
              <w:spacing w:lineRule="auto" w:line="240"/>
              <w:ind w:firstLine="418" w:end="0"/>
              <w:rPr>
                <w:sz w:val="24"/>
                <w:lang w:val="en-US"/>
              </w:rPr>
            </w:pPr>
            <w:r>
              <w:rPr>
                <w:sz w:val="24"/>
                <w:lang w:val="en-US"/>
              </w:rPr>
              <w:t>» juzgar</w:t>
            </w:r>
          </w:p>
          <w:p>
            <w:pPr>
              <w:pStyle w:val="Normal1"/>
              <w:spacing w:lineRule="auto" w:line="240"/>
              <w:ind w:firstLine="418" w:end="0"/>
              <w:rPr>
                <w:sz w:val="24"/>
                <w:lang w:val="en-US"/>
              </w:rPr>
            </w:pPr>
            <w:r>
              <w:rPr>
                <w:sz w:val="24"/>
                <w:lang w:val="en-US"/>
              </w:rPr>
              <w:t>» manifestar</w:t>
            </w:r>
          </w:p>
          <w:p>
            <w:pPr>
              <w:pStyle w:val="Normal1"/>
              <w:spacing w:lineRule="auto" w:line="240"/>
              <w:ind w:firstLine="418" w:end="0"/>
              <w:rPr>
                <w:sz w:val="24"/>
                <w:lang w:val="en-US"/>
              </w:rPr>
            </w:pPr>
            <w:r>
              <w:rPr>
                <w:sz w:val="24"/>
                <w:lang w:val="en-US"/>
              </w:rPr>
              <w:t>» pensar</w:t>
            </w:r>
          </w:p>
          <w:p>
            <w:pPr>
              <w:pStyle w:val="Normal1"/>
              <w:spacing w:lineRule="auto" w:line="240"/>
              <w:ind w:firstLine="418" w:end="0"/>
              <w:rPr>
                <w:sz w:val="24"/>
                <w:lang w:val="en-US"/>
              </w:rPr>
            </w:pPr>
            <w:r>
              <w:rPr>
                <w:sz w:val="24"/>
                <w:lang w:val="en-US"/>
              </w:rPr>
              <w:t>» predecir</w:t>
            </w:r>
          </w:p>
          <w:p>
            <w:pPr>
              <w:pStyle w:val="Normal1"/>
              <w:spacing w:lineRule="auto" w:line="240"/>
              <w:ind w:firstLine="418" w:end="0"/>
              <w:rPr>
                <w:sz w:val="24"/>
                <w:lang w:val="en-US"/>
              </w:rPr>
            </w:pPr>
            <w:r>
              <w:rPr>
                <w:sz w:val="24"/>
                <w:lang w:val="en-US"/>
              </w:rPr>
              <w:t>» prever</w:t>
            </w:r>
          </w:p>
          <w:p>
            <w:pPr>
              <w:pStyle w:val="Normal1"/>
              <w:spacing w:lineRule="auto" w:line="240"/>
              <w:ind w:firstLine="418" w:end="0"/>
              <w:rPr>
                <w:sz w:val="24"/>
                <w:lang w:val="en-US"/>
              </w:rPr>
            </w:pPr>
            <w:r>
              <w:rPr>
                <w:sz w:val="24"/>
                <w:lang w:val="en-US"/>
              </w:rPr>
              <w:t>» prometer</w:t>
            </w:r>
          </w:p>
          <w:p>
            <w:pPr>
              <w:pStyle w:val="Normal1"/>
              <w:spacing w:lineRule="auto" w:line="240"/>
              <w:ind w:firstLine="418" w:end="0"/>
              <w:rPr>
                <w:sz w:val="24"/>
                <w:lang w:val="en-US"/>
              </w:rPr>
            </w:pPr>
            <w:r>
              <w:rPr>
                <w:sz w:val="24"/>
                <w:lang w:val="en-US"/>
              </w:rPr>
              <w:t>» sospechar</w:t>
            </w:r>
          </w:p>
          <w:p>
            <w:pPr>
              <w:pStyle w:val="Normal1"/>
              <w:ind w:firstLine="418" w:end="0"/>
              <w:rPr>
                <w:sz w:val="24"/>
              </w:rPr>
            </w:pPr>
            <w:r>
              <w:rPr>
                <w:sz w:val="24"/>
              </w:rPr>
              <w:t xml:space="preserve">» </w:t>
            </w:r>
            <w:r>
              <w:rPr>
                <w:sz w:val="24"/>
                <w:lang w:val="en-US"/>
              </w:rPr>
              <w:t>suponer</w:t>
            </w:r>
          </w:p>
        </w:tc>
        <w:tc>
          <w:tcPr>
            <w:tcW w:w="3543" w:type="dxa"/>
            <w:tcBorders/>
          </w:tcPr>
          <w:p>
            <w:pPr>
              <w:pStyle w:val="Normal1"/>
              <w:spacing w:lineRule="auto" w:line="240"/>
              <w:rPr>
                <w:sz w:val="24"/>
              </w:rPr>
            </w:pPr>
            <w:r>
              <w:rPr>
                <w:sz w:val="24"/>
              </w:rPr>
              <w:t xml:space="preserve">— </w:t>
            </w:r>
            <w:r>
              <w:rPr>
                <w:sz w:val="24"/>
              </w:rPr>
              <w:t>(не) признавать</w:t>
            </w:r>
          </w:p>
          <w:p>
            <w:pPr>
              <w:pStyle w:val="Normal1"/>
              <w:spacing w:lineRule="auto" w:line="240"/>
              <w:rPr>
                <w:sz w:val="24"/>
              </w:rPr>
            </w:pPr>
            <w:r>
              <w:rPr>
                <w:sz w:val="24"/>
              </w:rPr>
              <w:t xml:space="preserve">— </w:t>
            </w:r>
            <w:r>
              <w:rPr>
                <w:sz w:val="24"/>
              </w:rPr>
              <w:t>» утверждать</w:t>
            </w:r>
          </w:p>
          <w:p>
            <w:pPr>
              <w:pStyle w:val="Normal1"/>
              <w:spacing w:lineRule="auto" w:line="240"/>
              <w:rPr>
                <w:sz w:val="24"/>
              </w:rPr>
            </w:pPr>
            <w:r>
              <w:rPr>
                <w:sz w:val="24"/>
              </w:rPr>
              <w:t xml:space="preserve">— </w:t>
            </w:r>
            <w:r>
              <w:rPr>
                <w:sz w:val="24"/>
              </w:rPr>
              <w:t>» заверять</w:t>
            </w:r>
          </w:p>
          <w:p>
            <w:pPr>
              <w:pStyle w:val="Normal1"/>
              <w:spacing w:lineRule="auto" w:line="240"/>
              <w:rPr>
                <w:sz w:val="24"/>
              </w:rPr>
            </w:pPr>
            <w:r>
              <w:rPr>
                <w:sz w:val="24"/>
              </w:rPr>
              <w:t xml:space="preserve">— </w:t>
            </w:r>
            <w:r>
              <w:rPr>
                <w:sz w:val="24"/>
              </w:rPr>
              <w:t>» считать, верить, полагать</w:t>
            </w:r>
          </w:p>
          <w:p>
            <w:pPr>
              <w:pStyle w:val="Normal1"/>
              <w:spacing w:lineRule="auto" w:line="240"/>
              <w:rPr>
                <w:sz w:val="24"/>
              </w:rPr>
            </w:pPr>
            <w:r>
              <w:rPr>
                <w:sz w:val="24"/>
              </w:rPr>
              <w:t xml:space="preserve">— </w:t>
            </w:r>
            <w:r>
              <w:rPr>
                <w:sz w:val="24"/>
              </w:rPr>
              <w:t>» воображать</w:t>
            </w:r>
          </w:p>
          <w:p>
            <w:pPr>
              <w:pStyle w:val="Normal1"/>
              <w:spacing w:lineRule="auto" w:line="240"/>
              <w:rPr>
                <w:sz w:val="24"/>
              </w:rPr>
            </w:pPr>
            <w:r>
              <w:rPr>
                <w:sz w:val="24"/>
              </w:rPr>
              <w:t xml:space="preserve">— </w:t>
            </w:r>
            <w:r>
              <w:rPr>
                <w:sz w:val="24"/>
              </w:rPr>
              <w:t>(не) намекать</w:t>
            </w:r>
          </w:p>
          <w:p>
            <w:pPr>
              <w:pStyle w:val="Normal1"/>
              <w:spacing w:lineRule="auto" w:line="240"/>
              <w:rPr>
                <w:sz w:val="24"/>
              </w:rPr>
            </w:pPr>
            <w:r>
              <w:rPr>
                <w:sz w:val="24"/>
              </w:rPr>
              <w:t xml:space="preserve">— </w:t>
            </w:r>
            <w:r>
              <w:rPr>
                <w:sz w:val="24"/>
              </w:rPr>
              <w:t xml:space="preserve">» клясться </w:t>
            </w:r>
          </w:p>
          <w:p>
            <w:pPr>
              <w:pStyle w:val="Normal1"/>
              <w:spacing w:lineRule="auto" w:line="240"/>
              <w:rPr>
                <w:sz w:val="24"/>
              </w:rPr>
            </w:pPr>
            <w:r>
              <w:rPr>
                <w:sz w:val="24"/>
              </w:rPr>
              <w:t xml:space="preserve">— </w:t>
            </w:r>
            <w:r>
              <w:rPr>
                <w:sz w:val="24"/>
              </w:rPr>
              <w:t xml:space="preserve">» судить </w:t>
            </w:r>
          </w:p>
          <w:p>
            <w:pPr>
              <w:pStyle w:val="Normal1"/>
              <w:spacing w:lineRule="auto" w:line="240"/>
              <w:rPr>
                <w:sz w:val="24"/>
              </w:rPr>
            </w:pPr>
            <w:r>
              <w:rPr>
                <w:sz w:val="24"/>
              </w:rPr>
              <w:t xml:space="preserve">— </w:t>
            </w:r>
            <w:r>
              <w:rPr>
                <w:sz w:val="24"/>
              </w:rPr>
              <w:t xml:space="preserve">» высказывать </w:t>
            </w:r>
          </w:p>
          <w:p>
            <w:pPr>
              <w:pStyle w:val="Normal1"/>
              <w:spacing w:lineRule="auto" w:line="240"/>
              <w:rPr>
                <w:sz w:val="24"/>
              </w:rPr>
            </w:pPr>
            <w:r>
              <w:rPr>
                <w:sz w:val="24"/>
              </w:rPr>
              <w:t xml:space="preserve">— </w:t>
            </w:r>
            <w:r>
              <w:rPr>
                <w:sz w:val="24"/>
              </w:rPr>
              <w:t>» думать</w:t>
            </w:r>
          </w:p>
          <w:p>
            <w:pPr>
              <w:pStyle w:val="Normal1"/>
              <w:spacing w:lineRule="auto" w:line="240"/>
              <w:rPr>
                <w:sz w:val="24"/>
              </w:rPr>
            </w:pPr>
            <w:r>
              <w:rPr>
                <w:sz w:val="24"/>
              </w:rPr>
              <w:t xml:space="preserve">— </w:t>
            </w:r>
            <w:r>
              <w:rPr>
                <w:sz w:val="24"/>
              </w:rPr>
              <w:t>» предсказывать</w:t>
            </w:r>
          </w:p>
          <w:p>
            <w:pPr>
              <w:pStyle w:val="Normal1"/>
              <w:spacing w:lineRule="auto" w:line="240"/>
              <w:rPr>
                <w:sz w:val="24"/>
              </w:rPr>
            </w:pPr>
            <w:r>
              <w:rPr>
                <w:sz w:val="24"/>
              </w:rPr>
              <w:t xml:space="preserve">— </w:t>
            </w:r>
            <w:r>
              <w:rPr>
                <w:sz w:val="24"/>
              </w:rPr>
              <w:t>» предвидеть</w:t>
            </w:r>
          </w:p>
          <w:p>
            <w:pPr>
              <w:pStyle w:val="Normal1"/>
              <w:spacing w:lineRule="auto" w:line="240"/>
              <w:rPr>
                <w:sz w:val="24"/>
              </w:rPr>
            </w:pPr>
            <w:r>
              <w:rPr>
                <w:sz w:val="24"/>
              </w:rPr>
              <w:t xml:space="preserve">— </w:t>
            </w:r>
            <w:r>
              <w:rPr>
                <w:sz w:val="24"/>
              </w:rPr>
              <w:t>» обещать</w:t>
            </w:r>
          </w:p>
          <w:p>
            <w:pPr>
              <w:pStyle w:val="Normal1"/>
              <w:spacing w:lineRule="auto" w:line="240"/>
              <w:rPr>
                <w:sz w:val="24"/>
              </w:rPr>
            </w:pPr>
            <w:r>
              <w:rPr>
                <w:sz w:val="24"/>
              </w:rPr>
              <w:t xml:space="preserve">— </w:t>
            </w:r>
            <w:r>
              <w:rPr>
                <w:sz w:val="24"/>
              </w:rPr>
              <w:t>» подозревать</w:t>
            </w:r>
          </w:p>
          <w:p>
            <w:pPr>
              <w:pStyle w:val="Normal1"/>
              <w:rPr>
                <w:sz w:val="24"/>
              </w:rPr>
            </w:pPr>
            <w:r>
              <w:rPr>
                <w:sz w:val="24"/>
              </w:rPr>
              <w:t xml:space="preserve">— </w:t>
            </w:r>
            <w:r>
              <w:rPr>
                <w:sz w:val="24"/>
              </w:rPr>
              <w:t>» полагать, предполагать</w:t>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Если же эти глаголы, стоящие в отрицательной форме, включа</w:t>
        <w:softHyphen/>
        <w:t>ются в вопросительное предложение, то в придаточном предложе</w:t>
        <w:softHyphen/>
        <w:t xml:space="preserve">нии должны употребляться </w:t>
      </w:r>
      <w:r>
        <w:rPr>
          <w:b/>
          <w:sz w:val="24"/>
          <w:lang w:val="en-US"/>
        </w:rPr>
        <w:t>modo</w:t>
      </w:r>
      <w:r>
        <w:rPr>
          <w:b/>
          <w:sz w:val="24"/>
        </w:rPr>
        <w:t xml:space="preserve"> </w:t>
      </w:r>
      <w:r>
        <w:rPr>
          <w:b/>
          <w:sz w:val="24"/>
          <w:lang w:val="en-US"/>
        </w:rPr>
        <w:t>indicativo</w:t>
      </w:r>
      <w:r>
        <w:rPr>
          <w:sz w:val="24"/>
        </w:rPr>
        <w:t xml:space="preserve"> или </w:t>
      </w:r>
      <w:r>
        <w:rPr>
          <w:b/>
          <w:sz w:val="24"/>
          <w:lang w:val="en-US"/>
        </w:rPr>
        <w:t>modo</w:t>
      </w:r>
      <w:r>
        <w:rPr>
          <w:b/>
          <w:sz w:val="24"/>
        </w:rPr>
        <w:t xml:space="preserve"> </w:t>
      </w:r>
      <w:r>
        <w:rPr>
          <w:b/>
          <w:sz w:val="24"/>
          <w:lang w:val="en-US"/>
        </w:rPr>
        <w:t>potencial</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w:t>
      </w:r>
      <w:r>
        <w:rPr>
          <w:b/>
          <w:bCs/>
          <w:sz w:val="24"/>
          <w:lang w:val="en-US"/>
        </w:rPr>
        <w:t>No piensan</w:t>
      </w:r>
      <w:r>
        <w:rPr>
          <w:sz w:val="24"/>
          <w:lang w:val="en-US"/>
        </w:rPr>
        <w:t xml:space="preserve"> ustedes que pronto </w:t>
      </w:r>
      <w:r>
        <w:rPr>
          <w:i/>
          <w:iCs/>
          <w:sz w:val="24"/>
          <w:lang w:val="en-US"/>
        </w:rPr>
        <w:t>lloverá</w:t>
      </w:r>
      <w:r>
        <w:rPr>
          <w:sz w:val="24"/>
          <w:lang w:val="en-US"/>
        </w:rPr>
        <w:t>?                He</w:t>
      </w:r>
      <w:r>
        <w:rPr>
          <w:sz w:val="24"/>
        </w:rPr>
        <w:t xml:space="preserve"> думаете ли вы, что скоро пойдет дождь?</w:t>
      </w:r>
    </w:p>
    <w:p>
      <w:pPr>
        <w:pStyle w:val="Normal1"/>
        <w:spacing w:lineRule="auto" w:line="240"/>
        <w:ind w:firstLine="284" w:end="0"/>
        <w:rPr/>
      </w:pPr>
      <w:r>
        <w:rPr>
          <w:sz w:val="24"/>
        </w:rPr>
        <w:t>¿</w:t>
      </w:r>
      <w:r>
        <w:rPr>
          <w:b/>
          <w:bCs/>
          <w:sz w:val="24"/>
          <w:lang w:val="en-US"/>
        </w:rPr>
        <w:t>No</w:t>
      </w:r>
      <w:r>
        <w:rPr>
          <w:b/>
          <w:bCs/>
          <w:sz w:val="24"/>
        </w:rPr>
        <w:t xml:space="preserve"> </w:t>
      </w:r>
      <w:r>
        <w:rPr>
          <w:b/>
          <w:bCs/>
          <w:sz w:val="24"/>
          <w:lang w:val="en-US"/>
        </w:rPr>
        <w:t>juraron</w:t>
      </w:r>
      <w:r>
        <w:rPr>
          <w:sz w:val="24"/>
        </w:rPr>
        <w:t xml:space="preserve"> </w:t>
      </w:r>
      <w:r>
        <w:rPr>
          <w:sz w:val="24"/>
          <w:lang w:val="en-US"/>
        </w:rPr>
        <w:t>los</w:t>
      </w:r>
      <w:r>
        <w:rPr>
          <w:sz w:val="24"/>
        </w:rPr>
        <w:t xml:space="preserve"> </w:t>
      </w:r>
      <w:r>
        <w:rPr>
          <w:sz w:val="24"/>
          <w:lang w:val="en-US"/>
        </w:rPr>
        <w:t>guerrilleros</w:t>
      </w:r>
      <w:r>
        <w:rPr>
          <w:sz w:val="24"/>
        </w:rPr>
        <w:t xml:space="preserve"> </w:t>
      </w:r>
      <w:r>
        <w:rPr>
          <w:sz w:val="24"/>
          <w:lang w:val="en-US"/>
        </w:rPr>
        <w:t>que</w:t>
      </w:r>
      <w:r>
        <w:rPr>
          <w:sz w:val="24"/>
        </w:rPr>
        <w:t xml:space="preserve"> </w:t>
      </w:r>
      <w:r>
        <w:rPr>
          <w:sz w:val="24"/>
          <w:lang w:val="en-US"/>
        </w:rPr>
        <w:t>su</w:t>
      </w:r>
      <w:r>
        <w:rPr>
          <w:sz w:val="24"/>
        </w:rPr>
        <w:t xml:space="preserve">                         Разве не поклялись партизаны,</w:t>
      </w:r>
    </w:p>
    <w:p>
      <w:pPr>
        <w:pStyle w:val="Normal1"/>
        <w:spacing w:lineRule="auto" w:line="240"/>
        <w:ind w:firstLine="284" w:end="0"/>
        <w:rPr/>
      </w:pPr>
      <w:r>
        <w:rPr>
          <w:sz w:val="24"/>
          <w:lang w:val="en-US"/>
        </w:rPr>
        <w:t xml:space="preserve">patria </w:t>
      </w:r>
      <w:r>
        <w:rPr>
          <w:i/>
          <w:iCs/>
          <w:sz w:val="24"/>
          <w:lang w:val="en-US"/>
        </w:rPr>
        <w:t>sería</w:t>
      </w:r>
      <w:r>
        <w:rPr>
          <w:sz w:val="24"/>
          <w:lang w:val="en-US"/>
        </w:rPr>
        <w:t xml:space="preserve"> libre?                                                              </w:t>
      </w:r>
      <w:r>
        <w:rPr>
          <w:sz w:val="24"/>
        </w:rPr>
        <w:t>что их родина будет свобод</w:t>
        <w:softHyphen/>
        <w:t>ной?</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Если в главном предложении сказуемое выражено отрицатель</w:t>
        <w:softHyphen/>
        <w:t>ной формой повелительного наклонения, то в придаточном глагол часто используется в индикативе:</w:t>
      </w:r>
    </w:p>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No creas</w:t>
      </w:r>
      <w:r>
        <w:rPr>
          <w:sz w:val="24"/>
          <w:lang w:val="en-US"/>
        </w:rPr>
        <w:t xml:space="preserve"> que les </w:t>
      </w:r>
      <w:r>
        <w:rPr>
          <w:i/>
          <w:iCs/>
          <w:sz w:val="24"/>
          <w:lang w:val="en-US"/>
        </w:rPr>
        <w:t>envidio</w:t>
      </w:r>
      <w:r>
        <w:rPr>
          <w:sz w:val="24"/>
          <w:lang w:val="en-US"/>
        </w:rPr>
        <w:t>.                                         He</w:t>
      </w:r>
      <w:r>
        <w:rPr>
          <w:sz w:val="24"/>
        </w:rPr>
        <w:t xml:space="preserve"> думай, что я им завидую. </w:t>
      </w:r>
    </w:p>
    <w:p>
      <w:pPr>
        <w:pStyle w:val="Normal1"/>
        <w:spacing w:lineRule="auto" w:line="240"/>
        <w:ind w:firstLine="284" w:end="0"/>
        <w:rPr/>
      </w:pPr>
      <w:r>
        <w:rPr>
          <w:b/>
          <w:bCs/>
          <w:sz w:val="24"/>
          <w:lang w:val="en-US"/>
        </w:rPr>
        <w:t>No crea</w:t>
      </w:r>
      <w:r>
        <w:rPr>
          <w:sz w:val="24"/>
          <w:lang w:val="en-US"/>
        </w:rPr>
        <w:t xml:space="preserve"> usted que </w:t>
      </w:r>
      <w:r>
        <w:rPr>
          <w:i/>
          <w:iCs/>
          <w:sz w:val="24"/>
          <w:lang w:val="en-US"/>
        </w:rPr>
        <w:t>me enfado</w:t>
      </w:r>
      <w:r>
        <w:rPr>
          <w:sz w:val="24"/>
          <w:lang w:val="en-US"/>
        </w:rPr>
        <w:t xml:space="preserve"> con                            He </w:t>
      </w:r>
      <w:r>
        <w:rPr>
          <w:sz w:val="24"/>
        </w:rPr>
        <w:t>думайте</w:t>
      </w:r>
      <w:r>
        <w:rPr>
          <w:sz w:val="24"/>
          <w:lang w:val="en-US"/>
        </w:rPr>
        <w:t xml:space="preserve">, </w:t>
      </w:r>
      <w:r>
        <w:rPr>
          <w:sz w:val="24"/>
        </w:rPr>
        <w:t>что</w:t>
      </w:r>
      <w:r>
        <w:rPr>
          <w:sz w:val="24"/>
          <w:lang w:val="en-US"/>
        </w:rPr>
        <w:t xml:space="preserve"> </w:t>
      </w:r>
      <w:r>
        <w:rPr>
          <w:sz w:val="24"/>
        </w:rPr>
        <w:t>я</w:t>
      </w:r>
      <w:r>
        <w:rPr>
          <w:sz w:val="24"/>
          <w:lang w:val="en-US"/>
        </w:rPr>
        <w:t xml:space="preserve"> </w:t>
      </w:r>
      <w:r>
        <w:rPr>
          <w:sz w:val="24"/>
        </w:rPr>
        <w:t>сержусь</w:t>
      </w:r>
      <w:r>
        <w:rPr>
          <w:sz w:val="24"/>
          <w:lang w:val="en-US"/>
        </w:rPr>
        <w:t xml:space="preserve"> </w:t>
      </w:r>
      <w:r>
        <w:rPr>
          <w:sz w:val="24"/>
        </w:rPr>
        <w:t>на</w:t>
      </w:r>
      <w:r>
        <w:rPr>
          <w:sz w:val="24"/>
          <w:lang w:val="en-US"/>
        </w:rPr>
        <w:t xml:space="preserve"> </w:t>
      </w:r>
      <w:r>
        <w:rPr>
          <w:sz w:val="24"/>
        </w:rPr>
        <w:t>вас</w:t>
      </w:r>
      <w:r>
        <w:rPr>
          <w:sz w:val="24"/>
          <w:lang w:val="en-US"/>
        </w:rPr>
        <w:t>.</w:t>
      </w:r>
    </w:p>
    <w:p>
      <w:pPr>
        <w:pStyle w:val="Normal1"/>
        <w:spacing w:lineRule="auto" w:line="240"/>
        <w:ind w:firstLine="709" w:end="0"/>
        <w:rPr/>
      </w:pPr>
      <w:r>
        <w:rPr>
          <w:sz w:val="24"/>
          <w:lang w:val="en-US"/>
        </w:rPr>
        <w:t>usted. (F. S</w:t>
      </w:r>
      <w:r>
        <w:rPr>
          <w:lang w:val="en-US"/>
        </w:rPr>
        <w:t>CHWARTS</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Особое место в рассматриваемой группе занимают глаголы со</w:t>
        <w:softHyphen/>
        <w:t xml:space="preserve">мнения и отрицания: </w:t>
      </w:r>
      <w:r>
        <w:rPr>
          <w:b/>
          <w:sz w:val="24"/>
          <w:lang w:val="en-US"/>
        </w:rPr>
        <w:t>dudar</w:t>
      </w:r>
      <w:r>
        <w:rPr>
          <w:sz w:val="24"/>
        </w:rPr>
        <w:t xml:space="preserve"> (сомневаться), </w:t>
      </w:r>
      <w:r>
        <w:rPr>
          <w:b/>
          <w:sz w:val="24"/>
          <w:lang w:val="en-US"/>
        </w:rPr>
        <w:t>ignorar</w:t>
      </w:r>
      <w:r>
        <w:rPr>
          <w:sz w:val="24"/>
        </w:rPr>
        <w:t xml:space="preserve"> (не знать), </w:t>
      </w:r>
      <w:r>
        <w:rPr>
          <w:b/>
          <w:sz w:val="24"/>
          <w:lang w:val="en-US"/>
        </w:rPr>
        <w:t>negar</w:t>
      </w:r>
      <w:r>
        <w:rPr>
          <w:sz w:val="24"/>
        </w:rPr>
        <w:t xml:space="preserve"> (отрицать, отвергать) и т.п. Благодаря своей семантике они уподоб</w:t>
        <w:softHyphen/>
        <w:t>ляются в утвердительной форме упомянутым выше глаголам с от</w:t>
        <w:softHyphen/>
        <w:t xml:space="preserve">рицанием. Поэтому после них в придаточных предложениях может появляться </w:t>
      </w:r>
      <w:r>
        <w:rPr>
          <w:sz w:val="24"/>
          <w:lang w:val="en-US"/>
        </w:rPr>
        <w:t>modo</w:t>
      </w:r>
      <w:r>
        <w:rPr>
          <w:sz w:val="24"/>
        </w:rPr>
        <w:t xml:space="preserve"> </w:t>
      </w:r>
      <w:r>
        <w:rPr>
          <w:sz w:val="24"/>
          <w:lang w:val="en-US"/>
        </w:rPr>
        <w:t>subjuntivo</w:t>
      </w:r>
      <w:r>
        <w:rPr>
          <w:sz w:val="24"/>
        </w:rPr>
        <w:t>:</w:t>
      </w:r>
    </w:p>
    <w:p>
      <w:pPr>
        <w:pStyle w:val="Normal1"/>
        <w:spacing w:lineRule="auto" w:line="240"/>
        <w:ind w:firstLine="284" w:end="0"/>
        <w:rPr>
          <w:b/>
          <w:bCs/>
          <w:sz w:val="24"/>
        </w:rPr>
      </w:pPr>
      <w:r>
        <w:rPr>
          <w:b/>
          <w:bCs/>
          <w:sz w:val="24"/>
        </w:rPr>
      </w:r>
    </w:p>
    <w:p>
      <w:pPr>
        <w:pStyle w:val="Normal1"/>
        <w:spacing w:lineRule="auto" w:line="240"/>
        <w:ind w:firstLine="284" w:end="0"/>
        <w:rPr/>
      </w:pPr>
      <w:r>
        <w:rPr>
          <w:b/>
          <w:bCs/>
          <w:sz w:val="24"/>
          <w:lang w:val="en-US"/>
        </w:rPr>
        <w:t>Dudo</w:t>
      </w:r>
      <w:r>
        <w:rPr>
          <w:sz w:val="24"/>
          <w:lang w:val="en-US"/>
        </w:rPr>
        <w:t xml:space="preserve"> que ella </w:t>
      </w:r>
      <w:r>
        <w:rPr>
          <w:i/>
          <w:iCs/>
          <w:sz w:val="24"/>
          <w:lang w:val="en-US"/>
        </w:rPr>
        <w:t>tenga razón</w:t>
      </w:r>
      <w:r>
        <w:rPr>
          <w:sz w:val="24"/>
          <w:lang w:val="en-US"/>
        </w:rPr>
        <w:t xml:space="preserve">.                                    </w:t>
      </w:r>
      <w:r>
        <w:rPr>
          <w:sz w:val="24"/>
        </w:rPr>
        <w:t xml:space="preserve">Сомневаюсь, что она права. </w:t>
      </w:r>
    </w:p>
    <w:p>
      <w:pPr>
        <w:pStyle w:val="Normal1"/>
        <w:spacing w:lineRule="auto" w:line="240"/>
        <w:ind w:firstLine="284" w:end="0"/>
        <w:rPr/>
      </w:pPr>
      <w:r>
        <w:rPr>
          <w:b/>
          <w:bCs/>
          <w:sz w:val="24"/>
          <w:lang w:val="en-US"/>
        </w:rPr>
        <w:t>Niegan</w:t>
      </w:r>
      <w:r>
        <w:rPr>
          <w:sz w:val="24"/>
        </w:rPr>
        <w:t xml:space="preserve"> </w:t>
      </w:r>
      <w:r>
        <w:rPr>
          <w:sz w:val="24"/>
          <w:lang w:val="en-US"/>
        </w:rPr>
        <w:t>que</w:t>
      </w:r>
      <w:r>
        <w:rPr>
          <w:sz w:val="24"/>
        </w:rPr>
        <w:t xml:space="preserve"> </w:t>
      </w:r>
      <w:r>
        <w:rPr>
          <w:sz w:val="24"/>
          <w:lang w:val="en-US"/>
        </w:rPr>
        <w:t>tus</w:t>
      </w:r>
      <w:r>
        <w:rPr>
          <w:sz w:val="24"/>
        </w:rPr>
        <w:t xml:space="preserve"> </w:t>
      </w:r>
      <w:r>
        <w:rPr>
          <w:sz w:val="24"/>
          <w:lang w:val="en-US"/>
        </w:rPr>
        <w:t>amigos</w:t>
      </w:r>
      <w:r>
        <w:rPr>
          <w:sz w:val="24"/>
        </w:rPr>
        <w:t xml:space="preserve"> </w:t>
      </w:r>
      <w:r>
        <w:rPr>
          <w:i/>
          <w:iCs/>
          <w:sz w:val="24"/>
          <w:lang w:val="en-US"/>
        </w:rPr>
        <w:t>trabajen</w:t>
      </w:r>
      <w:r>
        <w:rPr>
          <w:sz w:val="24"/>
        </w:rPr>
        <w:t xml:space="preserve">                             Они отрицают, что твои друзья</w:t>
      </w:r>
    </w:p>
    <w:p>
      <w:pPr>
        <w:pStyle w:val="Normal1"/>
        <w:spacing w:lineRule="auto" w:line="240"/>
        <w:ind w:firstLine="709" w:end="0"/>
        <w:rPr>
          <w:sz w:val="24"/>
        </w:rPr>
      </w:pPr>
      <w:r>
        <w:rPr>
          <w:sz w:val="24"/>
        </w:rPr>
        <w:t xml:space="preserve">aquí.                                                                          здесь работают. </w:t>
      </w:r>
    </w:p>
    <w:p>
      <w:pPr>
        <w:pStyle w:val="Normal1"/>
        <w:spacing w:lineRule="auto" w:line="240"/>
        <w:ind w:firstLine="284" w:end="0"/>
        <w:rPr/>
      </w:pPr>
      <w:r>
        <w:rPr>
          <w:b/>
          <w:bCs/>
          <w:sz w:val="24"/>
          <w:lang w:val="en-US"/>
        </w:rPr>
        <w:t>Dudo</w:t>
      </w:r>
      <w:r>
        <w:rPr>
          <w:sz w:val="24"/>
        </w:rPr>
        <w:t xml:space="preserve"> </w:t>
      </w:r>
      <w:r>
        <w:rPr>
          <w:sz w:val="24"/>
          <w:lang w:val="en-US"/>
        </w:rPr>
        <w:t>que</w:t>
      </w:r>
      <w:r>
        <w:rPr>
          <w:sz w:val="24"/>
        </w:rPr>
        <w:t xml:space="preserve"> </w:t>
      </w:r>
      <w:r>
        <w:rPr>
          <w:sz w:val="24"/>
          <w:lang w:val="en-US"/>
        </w:rPr>
        <w:t>Teresa</w:t>
      </w:r>
      <w:r>
        <w:rPr>
          <w:sz w:val="24"/>
        </w:rPr>
        <w:t xml:space="preserve"> </w:t>
      </w:r>
      <w:r>
        <w:rPr>
          <w:i/>
          <w:iCs/>
          <w:sz w:val="24"/>
          <w:lang w:val="en-US"/>
        </w:rPr>
        <w:t>haya</w:t>
      </w:r>
      <w:r>
        <w:rPr>
          <w:i/>
          <w:iCs/>
          <w:sz w:val="24"/>
        </w:rPr>
        <w:t xml:space="preserve"> </w:t>
      </w:r>
      <w:r>
        <w:rPr>
          <w:i/>
          <w:iCs/>
          <w:sz w:val="24"/>
          <w:lang w:val="en-US"/>
        </w:rPr>
        <w:t>matado</w:t>
      </w:r>
      <w:r>
        <w:rPr>
          <w:sz w:val="24"/>
        </w:rPr>
        <w:t xml:space="preserve"> </w:t>
      </w:r>
      <w:r>
        <w:rPr>
          <w:sz w:val="24"/>
          <w:lang w:val="en-US"/>
        </w:rPr>
        <w:t>a</w:t>
      </w:r>
      <w:r>
        <w:rPr>
          <w:sz w:val="24"/>
        </w:rPr>
        <w:t xml:space="preserve"> </w:t>
      </w:r>
      <w:r>
        <w:rPr>
          <w:sz w:val="24"/>
          <w:lang w:val="en-US"/>
        </w:rPr>
        <w:t>ese</w:t>
      </w:r>
      <w:r>
        <w:rPr>
          <w:sz w:val="24"/>
        </w:rPr>
        <w:t xml:space="preserve">                       Сомневаюсь, что Тереса убила</w:t>
      </w:r>
    </w:p>
    <w:p>
      <w:pPr>
        <w:pStyle w:val="Normal1"/>
        <w:spacing w:lineRule="auto" w:line="240"/>
        <w:ind w:firstLine="709" w:end="0"/>
        <w:rPr/>
      </w:pPr>
      <w:r>
        <w:rPr>
          <w:sz w:val="24"/>
          <w:lang w:val="en-US"/>
        </w:rPr>
        <w:t>chico</w:t>
      </w:r>
      <w:r>
        <w:rPr>
          <w:sz w:val="24"/>
        </w:rPr>
        <w:t>.(</w:t>
      </w:r>
      <w:r>
        <w:rPr>
          <w:sz w:val="22"/>
        </w:rPr>
        <w:t xml:space="preserve"> </w:t>
      </w:r>
      <w:r>
        <w:rPr>
          <w:sz w:val="22"/>
          <w:lang w:val="en-US"/>
        </w:rPr>
        <w:t>V</w:t>
      </w:r>
      <w:r>
        <w:rPr>
          <w:sz w:val="16"/>
        </w:rPr>
        <w:t>Á</w:t>
      </w:r>
      <w:r>
        <w:rPr>
          <w:sz w:val="16"/>
          <w:lang w:val="en-US"/>
        </w:rPr>
        <w:t>ZQUES</w:t>
      </w:r>
      <w:r>
        <w:rPr>
          <w:sz w:val="22"/>
        </w:rPr>
        <w:t xml:space="preserve"> </w:t>
      </w:r>
      <w:r>
        <w:rPr>
          <w:sz w:val="22"/>
          <w:lang w:val="en-US"/>
        </w:rPr>
        <w:t>M</w:t>
      </w:r>
      <w:r>
        <w:rPr>
          <w:sz w:val="16"/>
          <w:lang w:val="en-US"/>
        </w:rPr>
        <w:t>ONTALBÁN</w:t>
      </w:r>
      <w:r>
        <w:rPr>
          <w:sz w:val="16"/>
        </w:rPr>
        <w:t xml:space="preserve"> </w:t>
      </w:r>
      <w:r>
        <w:rPr>
          <w:sz w:val="24"/>
        </w:rPr>
        <w:t>)                                    этого мальчика.</w:t>
      </w:r>
    </w:p>
    <w:p>
      <w:pPr>
        <w:pStyle w:val="Normal1"/>
        <w:spacing w:lineRule="auto" w:line="240"/>
        <w:ind w:firstLine="284" w:end="0"/>
        <w:rPr>
          <w:sz w:val="24"/>
        </w:rPr>
      </w:pPr>
      <w:r>
        <w:rPr>
          <w:sz w:val="24"/>
        </w:rPr>
      </w:r>
    </w:p>
    <w:p>
      <w:pPr>
        <w:pStyle w:val="Normal1"/>
        <w:spacing w:lineRule="auto" w:line="240"/>
        <w:ind w:firstLine="284" w:end="0"/>
        <w:rPr/>
      </w:pPr>
      <w:r>
        <w:rPr>
          <w:sz w:val="24"/>
        </w:rPr>
        <w:t>Однако в современном языке наблюдаются значительные коле</w:t>
        <w:softHyphen/>
        <w:t xml:space="preserve">бания в использовании сослагательного и изъявительного наклонений в придаточных такого типа. Без особых смысловых различий испанец употребляет оба наклонения в зависимости от своих языковых пристрастий: </w:t>
      </w:r>
      <w:r>
        <w:rPr>
          <w:b/>
          <w:bCs/>
          <w:sz w:val="24"/>
          <w:lang w:val="en-US"/>
        </w:rPr>
        <w:t>Dudo</w:t>
      </w:r>
      <w:r>
        <w:rPr>
          <w:sz w:val="24"/>
        </w:rPr>
        <w:t xml:space="preserve"> </w:t>
      </w:r>
      <w:r>
        <w:rPr>
          <w:sz w:val="24"/>
          <w:lang w:val="en-US"/>
        </w:rPr>
        <w:t>que</w:t>
      </w:r>
      <w:r>
        <w:rPr>
          <w:sz w:val="24"/>
        </w:rPr>
        <w:t xml:space="preserve"> </w:t>
      </w:r>
      <w:r>
        <w:rPr>
          <w:sz w:val="24"/>
          <w:lang w:val="en-US"/>
        </w:rPr>
        <w:t>ella</w:t>
      </w:r>
      <w:r>
        <w:rPr>
          <w:sz w:val="24"/>
        </w:rPr>
        <w:t xml:space="preserve"> </w:t>
      </w:r>
      <w:r>
        <w:rPr>
          <w:i/>
          <w:iCs/>
          <w:sz w:val="24"/>
          <w:lang w:val="en-US"/>
        </w:rPr>
        <w:t>tenga</w:t>
      </w:r>
      <w:r>
        <w:rPr>
          <w:i/>
          <w:iCs/>
          <w:sz w:val="24"/>
        </w:rPr>
        <w:t xml:space="preserve"> (</w:t>
      </w:r>
      <w:r>
        <w:rPr>
          <w:i/>
          <w:iCs/>
          <w:sz w:val="24"/>
          <w:lang w:val="en-US"/>
        </w:rPr>
        <w:t>tiene</w:t>
      </w:r>
      <w:r>
        <w:rPr>
          <w:i/>
          <w:iCs/>
          <w:sz w:val="24"/>
        </w:rPr>
        <w:t>)</w:t>
      </w:r>
      <w:r>
        <w:rPr>
          <w:sz w:val="24"/>
        </w:rPr>
        <w:t xml:space="preserve"> </w:t>
      </w:r>
      <w:r>
        <w:rPr>
          <w:sz w:val="24"/>
          <w:lang w:val="en-US"/>
        </w:rPr>
        <w:t>raz</w:t>
      </w:r>
      <w:r>
        <w:rPr>
          <w:sz w:val="24"/>
        </w:rPr>
        <w:t>ó</w:t>
      </w:r>
      <w:r>
        <w:rPr>
          <w:sz w:val="24"/>
          <w:lang w:val="en-US"/>
        </w:rPr>
        <w:t>n</w:t>
      </w:r>
      <w:r>
        <w:rPr>
          <w:sz w:val="24"/>
        </w:rPr>
        <w:t xml:space="preserve">; </w:t>
      </w:r>
      <w:r>
        <w:rPr>
          <w:b/>
          <w:bCs/>
          <w:sz w:val="24"/>
          <w:lang w:val="en-US"/>
        </w:rPr>
        <w:t>Niegan</w:t>
      </w:r>
      <w:r>
        <w:rPr>
          <w:sz w:val="24"/>
        </w:rPr>
        <w:t xml:space="preserve"> </w:t>
      </w:r>
      <w:r>
        <w:rPr>
          <w:sz w:val="24"/>
          <w:lang w:val="en-US"/>
        </w:rPr>
        <w:t>qu</w:t>
      </w:r>
      <w:r>
        <w:rPr>
          <w:sz w:val="24"/>
        </w:rPr>
        <w:t xml:space="preserve">е </w:t>
      </w:r>
      <w:r>
        <w:rPr>
          <w:sz w:val="24"/>
          <w:lang w:val="en-US"/>
        </w:rPr>
        <w:t>tus</w:t>
      </w:r>
      <w:r>
        <w:rPr>
          <w:sz w:val="24"/>
        </w:rPr>
        <w:t xml:space="preserve"> </w:t>
      </w:r>
      <w:r>
        <w:rPr>
          <w:sz w:val="24"/>
          <w:lang w:val="en-US"/>
        </w:rPr>
        <w:t>amigos</w:t>
      </w:r>
      <w:r>
        <w:rPr>
          <w:sz w:val="24"/>
        </w:rPr>
        <w:t xml:space="preserve"> </w:t>
      </w:r>
      <w:r>
        <w:rPr>
          <w:i/>
          <w:iCs/>
          <w:sz w:val="24"/>
          <w:lang w:val="en-US"/>
        </w:rPr>
        <w:t>trabajen</w:t>
      </w:r>
      <w:r>
        <w:rPr>
          <w:i/>
          <w:iCs/>
          <w:sz w:val="24"/>
        </w:rPr>
        <w:t xml:space="preserve"> (</w:t>
      </w:r>
      <w:r>
        <w:rPr>
          <w:i/>
          <w:iCs/>
          <w:sz w:val="24"/>
          <w:lang w:val="en-US"/>
        </w:rPr>
        <w:t>trabajan</w:t>
      </w:r>
      <w:r>
        <w:rPr>
          <w:i/>
          <w:iCs/>
          <w:sz w:val="24"/>
        </w:rPr>
        <w:t>)</w:t>
      </w:r>
      <w:r>
        <w:rPr>
          <w:sz w:val="24"/>
        </w:rPr>
        <w:t xml:space="preserve"> </w:t>
      </w:r>
      <w:r>
        <w:rPr>
          <w:sz w:val="24"/>
          <w:lang w:val="en-US"/>
        </w:rPr>
        <w:t>aqu</w:t>
      </w:r>
      <w:r>
        <w:rPr>
          <w:sz w:val="24"/>
        </w:rPr>
        <w:t xml:space="preserve">í; </w:t>
      </w:r>
      <w:r>
        <w:rPr>
          <w:b/>
          <w:bCs/>
          <w:sz w:val="24"/>
          <w:lang w:val="en-US"/>
        </w:rPr>
        <w:t>Ignoraba</w:t>
      </w:r>
      <w:r>
        <w:rPr>
          <w:sz w:val="24"/>
        </w:rPr>
        <w:t xml:space="preserve"> </w:t>
      </w:r>
      <w:r>
        <w:rPr>
          <w:sz w:val="24"/>
          <w:lang w:val="en-US"/>
        </w:rPr>
        <w:t>que</w:t>
      </w:r>
      <w:r>
        <w:rPr>
          <w:sz w:val="24"/>
        </w:rPr>
        <w:t xml:space="preserve"> </w:t>
      </w:r>
      <w:r>
        <w:rPr>
          <w:sz w:val="24"/>
          <w:lang w:val="en-US"/>
        </w:rPr>
        <w:t>lo</w:t>
      </w:r>
      <w:r>
        <w:rPr>
          <w:sz w:val="24"/>
        </w:rPr>
        <w:t xml:space="preserve"> </w:t>
      </w:r>
      <w:r>
        <w:rPr>
          <w:i/>
          <w:iCs/>
          <w:sz w:val="24"/>
          <w:lang w:val="en-US"/>
        </w:rPr>
        <w:t>supieses</w:t>
      </w:r>
      <w:r>
        <w:rPr>
          <w:sz w:val="24"/>
        </w:rPr>
        <w:t xml:space="preserve"> (</w:t>
      </w:r>
      <w:r>
        <w:rPr>
          <w:sz w:val="24"/>
          <w:lang w:val="en-US"/>
        </w:rPr>
        <w:t>sab</w:t>
      </w:r>
      <w:r>
        <w:rPr>
          <w:sz w:val="24"/>
        </w:rPr>
        <w:t>í</w:t>
      </w:r>
      <w:r>
        <w:rPr>
          <w:sz w:val="24"/>
          <w:lang w:val="en-US"/>
        </w:rPr>
        <w:t>as</w:t>
      </w:r>
      <w:r>
        <w:rPr>
          <w:sz w:val="24"/>
        </w:rPr>
        <w:t>).</w:t>
      </w:r>
    </w:p>
    <w:p>
      <w:pPr>
        <w:pStyle w:val="Normal1"/>
        <w:spacing w:lineRule="auto" w:line="240"/>
        <w:ind w:firstLine="284" w:end="0"/>
        <w:rPr/>
      </w:pPr>
      <w:r>
        <w:rPr>
          <w:sz w:val="24"/>
        </w:rPr>
        <w:t xml:space="preserve">Наблюдаются колебания и в употреблении наклонений после вголов </w:t>
      </w:r>
      <w:r>
        <w:rPr>
          <w:sz w:val="24"/>
          <w:lang w:val="en-US"/>
        </w:rPr>
        <w:t>sospechar</w:t>
      </w:r>
      <w:r>
        <w:rPr>
          <w:sz w:val="24"/>
        </w:rPr>
        <w:t xml:space="preserve">, </w:t>
      </w:r>
      <w:r>
        <w:rPr>
          <w:sz w:val="24"/>
          <w:lang w:val="en-US"/>
        </w:rPr>
        <w:t>admitir</w:t>
      </w:r>
      <w:r>
        <w:rPr>
          <w:sz w:val="24"/>
        </w:rPr>
        <w:t xml:space="preserve"> и их синонимов. Иногда выбор наклонения связывают с оценкой степени модальности высказывания, однако тенденция к нейтрализации наклонений в подобных фразах преобладает:</w:t>
      </w:r>
    </w:p>
    <w:p>
      <w:pPr>
        <w:pStyle w:val="Normal1"/>
        <w:spacing w:lineRule="auto" w:line="240"/>
        <w:ind w:firstLine="284" w:end="0"/>
        <w:rPr>
          <w:b/>
          <w:bCs/>
          <w:sz w:val="24"/>
        </w:rPr>
      </w:pPr>
      <w:r>
        <w:rPr>
          <w:b/>
          <w:bCs/>
          <w:sz w:val="24"/>
        </w:rPr>
      </w:r>
    </w:p>
    <w:p>
      <w:pPr>
        <w:pStyle w:val="Normal1"/>
        <w:spacing w:lineRule="auto" w:line="240"/>
        <w:ind w:firstLine="284" w:end="0"/>
        <w:rPr>
          <w:sz w:val="24"/>
        </w:rPr>
      </w:pPr>
      <w:r>
        <w:rPr>
          <w:b/>
          <w:bCs/>
          <w:sz w:val="24"/>
          <w:lang w:val="en-US"/>
        </w:rPr>
        <w:t>No</w:t>
      </w:r>
      <w:r>
        <w:rPr>
          <w:b/>
          <w:bCs/>
          <w:sz w:val="24"/>
        </w:rPr>
        <w:t xml:space="preserve"> </w:t>
      </w:r>
      <w:r>
        <w:rPr>
          <w:b/>
          <w:bCs/>
          <w:sz w:val="24"/>
          <w:lang w:val="en-US"/>
        </w:rPr>
        <w:t>sospechaba</w:t>
      </w:r>
      <w:r>
        <w:rPr>
          <w:sz w:val="24"/>
        </w:rPr>
        <w:t xml:space="preserve"> </w:t>
      </w:r>
      <w:r>
        <w:rPr>
          <w:sz w:val="24"/>
          <w:lang w:val="en-US"/>
        </w:rPr>
        <w:t>que</w:t>
      </w:r>
      <w:r>
        <w:rPr>
          <w:sz w:val="24"/>
        </w:rPr>
        <w:t xml:space="preserve"> </w:t>
      </w:r>
      <w:r>
        <w:rPr>
          <w:sz w:val="24"/>
          <w:lang w:val="en-US"/>
        </w:rPr>
        <w:t>tu</w:t>
      </w:r>
      <w:r>
        <w:rPr>
          <w:sz w:val="24"/>
        </w:rPr>
        <w:t xml:space="preserve"> </w:t>
      </w:r>
      <w:r>
        <w:rPr>
          <w:sz w:val="24"/>
          <w:lang w:val="en-US"/>
        </w:rPr>
        <w:t>hermana</w:t>
      </w:r>
      <w:r>
        <w:rPr>
          <w:sz w:val="24"/>
        </w:rPr>
        <w:t xml:space="preserve"> </w:t>
      </w:r>
      <w:r>
        <w:rPr>
          <w:i/>
          <w:iCs/>
          <w:sz w:val="24"/>
          <w:lang w:val="en-US"/>
        </w:rPr>
        <w:t>tuviese</w:t>
      </w:r>
      <w:r>
        <w:rPr>
          <w:sz w:val="24"/>
        </w:rPr>
        <w:t xml:space="preserve">              Я не подозревал, что твоя сест</w:t>
      </w:r>
      <w:r>
        <w:rPr>
          <w:sz w:val="24"/>
          <w:lang w:val="en-US"/>
        </w:rPr>
        <w:t>pa</w:t>
      </w:r>
    </w:p>
    <w:p>
      <w:pPr>
        <w:pStyle w:val="Normal1"/>
        <w:spacing w:lineRule="auto" w:line="240"/>
        <w:ind w:firstLine="709" w:end="0"/>
        <w:rPr/>
      </w:pPr>
      <w:r>
        <w:rPr>
          <w:sz w:val="24"/>
        </w:rPr>
        <w:t xml:space="preserve"> </w:t>
      </w:r>
      <w:r>
        <w:rPr>
          <w:sz w:val="24"/>
          <w:lang w:val="en-US"/>
        </w:rPr>
        <w:t xml:space="preserve">(tenia) la culpa.                                                   </w:t>
      </w:r>
      <w:r>
        <w:rPr>
          <w:sz w:val="24"/>
        </w:rPr>
        <w:t>была</w:t>
      </w:r>
      <w:r>
        <w:rPr>
          <w:sz w:val="24"/>
          <w:lang w:val="en-US"/>
        </w:rPr>
        <w:t xml:space="preserve"> </w:t>
      </w:r>
      <w:r>
        <w:rPr>
          <w:sz w:val="24"/>
        </w:rPr>
        <w:t>виновата</w:t>
      </w:r>
      <w:r>
        <w:rPr>
          <w:sz w:val="24"/>
          <w:lang w:val="en-US"/>
        </w:rPr>
        <w:t>.</w:t>
      </w:r>
    </w:p>
    <w:p>
      <w:pPr>
        <w:pStyle w:val="Normal1"/>
        <w:spacing w:lineRule="auto" w:line="240"/>
        <w:ind w:firstLine="284" w:end="0"/>
        <w:rPr/>
      </w:pPr>
      <w:r>
        <w:rPr>
          <w:b/>
          <w:bCs/>
          <w:sz w:val="24"/>
          <w:lang w:val="en-US"/>
        </w:rPr>
        <w:t>No admito</w:t>
      </w:r>
      <w:r>
        <w:rPr>
          <w:sz w:val="24"/>
          <w:lang w:val="en-US"/>
        </w:rPr>
        <w:t xml:space="preserve"> que </w:t>
      </w:r>
      <w:r>
        <w:rPr>
          <w:i/>
          <w:iCs/>
          <w:sz w:val="24"/>
          <w:lang w:val="en-US"/>
        </w:rPr>
        <w:t>te vayas (te vas)</w:t>
      </w:r>
      <w:r>
        <w:rPr>
          <w:sz w:val="24"/>
          <w:lang w:val="en-US"/>
        </w:rPr>
        <w:t>.                         He</w:t>
      </w:r>
      <w:r>
        <w:rPr>
          <w:sz w:val="24"/>
        </w:rPr>
        <w:t xml:space="preserve"> допускаю (мысли), что ты уйдешь.</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Глаголы типа </w:t>
      </w:r>
      <w:r>
        <w:rPr>
          <w:b/>
          <w:sz w:val="24"/>
          <w:lang w:val="en-US"/>
        </w:rPr>
        <w:t>suponer</w:t>
      </w:r>
      <w:r>
        <w:rPr>
          <w:b/>
          <w:sz w:val="24"/>
        </w:rPr>
        <w:t xml:space="preserve">, </w:t>
      </w:r>
      <w:r>
        <w:rPr>
          <w:b/>
          <w:sz w:val="24"/>
          <w:lang w:val="en-US"/>
        </w:rPr>
        <w:t>imaginar</w:t>
      </w:r>
      <w:r>
        <w:rPr>
          <w:sz w:val="24"/>
        </w:rPr>
        <w:t>, обозначающие мыслительную деятельность, оказываются «терпимыми» к смене наклонений в придаточных дополнительных, хотя общая тенденция к употреблению индикатива после сказуемых в утвердительной форме и суб</w:t>
        <w:softHyphen/>
        <w:t xml:space="preserve">хунтиво после сказуемых с отрицанием сохраняется. </w:t>
      </w:r>
    </w:p>
    <w:p>
      <w:pPr>
        <w:pStyle w:val="Normal1"/>
        <w:spacing w:lineRule="auto" w:line="240"/>
        <w:ind w:firstLine="284" w:end="0"/>
        <w:rPr>
          <w:sz w:val="24"/>
        </w:rPr>
      </w:pPr>
      <w:r>
        <w:rPr>
          <w:sz w:val="24"/>
        </w:rPr>
        <w:t>В русском языке после глаголов, выражающих мысль, мнение и т.п., в придаточных предложениях сослагательное наклонение не употребляется:</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Я </w:t>
      </w:r>
      <w:r>
        <w:rPr>
          <w:i/>
          <w:iCs/>
          <w:sz w:val="24"/>
        </w:rPr>
        <w:t>не думаю</w:t>
      </w:r>
      <w:r>
        <w:rPr>
          <w:sz w:val="24"/>
        </w:rPr>
        <w:t xml:space="preserve">, что он уже </w:t>
      </w:r>
      <w:r>
        <w:rPr>
          <w:i/>
          <w:iCs/>
          <w:sz w:val="24"/>
        </w:rPr>
        <w:t>уехал</w:t>
      </w:r>
      <w:r>
        <w:rPr>
          <w:sz w:val="24"/>
        </w:rPr>
        <w:t xml:space="preserve">. </w:t>
      </w:r>
    </w:p>
    <w:p>
      <w:pPr>
        <w:pStyle w:val="Normal1"/>
        <w:spacing w:lineRule="auto" w:line="240"/>
        <w:ind w:firstLine="284" w:end="0"/>
        <w:rPr/>
      </w:pPr>
      <w:r>
        <w:rPr>
          <w:b/>
          <w:bCs/>
          <w:sz w:val="24"/>
          <w:lang w:val="en-US"/>
        </w:rPr>
        <w:t>O</w:t>
      </w:r>
      <w:r>
        <w:rPr>
          <w:b/>
          <w:bCs/>
          <w:sz w:val="24"/>
        </w:rPr>
        <w:t>ни</w:t>
      </w:r>
      <w:r>
        <w:rPr>
          <w:sz w:val="24"/>
        </w:rPr>
        <w:t xml:space="preserve"> </w:t>
      </w:r>
      <w:r>
        <w:rPr>
          <w:i/>
          <w:iCs/>
          <w:sz w:val="24"/>
        </w:rPr>
        <w:t>не верят</w:t>
      </w:r>
      <w:r>
        <w:rPr>
          <w:sz w:val="24"/>
        </w:rPr>
        <w:t xml:space="preserve">, что им </w:t>
      </w:r>
      <w:r>
        <w:rPr>
          <w:i/>
          <w:iCs/>
          <w:sz w:val="24"/>
        </w:rPr>
        <w:t>придется</w:t>
      </w:r>
      <w:r>
        <w:rPr>
          <w:sz w:val="24"/>
        </w:rPr>
        <w:t xml:space="preserve"> делать это, и т.п.</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284" w:end="0"/>
        <w:jc w:val="center"/>
        <w:rPr/>
      </w:pPr>
      <w:r>
        <w:rPr>
          <w:rFonts w:cs="Times New Roman" w:ascii="Times New Roman" w:hAnsi="Times New Roman"/>
          <w:i/>
          <w:sz w:val="24"/>
        </w:rPr>
        <w:t xml:space="preserve">2. Употребление </w:t>
      </w:r>
      <w:r>
        <w:rPr>
          <w:rFonts w:cs="Times New Roman" w:ascii="Times New Roman" w:hAnsi="Times New Roman"/>
          <w:i/>
          <w:sz w:val="24"/>
          <w:lang w:val="en-US"/>
        </w:rPr>
        <w:t>subjuntivo</w:t>
      </w:r>
      <w:r>
        <w:rPr>
          <w:rFonts w:cs="Times New Roman" w:ascii="Times New Roman" w:hAnsi="Times New Roman"/>
          <w:i/>
          <w:sz w:val="24"/>
        </w:rPr>
        <w:t xml:space="preserve"> в придаточных  </w:t>
      </w:r>
      <w:r>
        <w:rPr>
          <w:rFonts w:cs="Times New Roman" w:ascii="Times New Roman" w:hAnsi="Times New Roman"/>
          <w:i/>
          <w:spacing w:val="20"/>
          <w:sz w:val="24"/>
        </w:rPr>
        <w:t>подлежащных</w:t>
      </w:r>
      <w:r>
        <w:rPr>
          <w:rFonts w:cs="Times New Roman" w:ascii="Times New Roman" w:hAnsi="Times New Roman"/>
          <w:i/>
          <w:sz w:val="24"/>
        </w:rPr>
        <w:t xml:space="preserve"> предложениях</w:t>
      </w:r>
    </w:p>
    <w:p>
      <w:pPr>
        <w:pStyle w:val="Normal1"/>
        <w:spacing w:lineRule="auto" w:line="240"/>
        <w:ind w:firstLine="284" w:end="0"/>
        <w:rPr>
          <w:rFonts w:ascii="Times New Roman" w:hAnsi="Times New Roman" w:cs="Times New Roman"/>
          <w:i/>
          <w:i/>
          <w:sz w:val="24"/>
        </w:rPr>
      </w:pPr>
      <w:r>
        <w:rPr>
          <w:rFonts w:cs="Times New Roman"/>
          <w:i/>
          <w:sz w:val="24"/>
        </w:rPr>
      </w:r>
    </w:p>
    <w:p>
      <w:pPr>
        <w:pStyle w:val="Normal1"/>
        <w:spacing w:lineRule="auto" w:line="240"/>
        <w:ind w:firstLine="284" w:end="0"/>
        <w:rPr/>
      </w:pPr>
      <w:r>
        <w:rPr>
          <w:sz w:val="24"/>
          <w:lang w:val="en-US"/>
        </w:rPr>
        <w:t>Subjuntivo</w:t>
      </w:r>
      <w:r>
        <w:rPr>
          <w:sz w:val="24"/>
        </w:rPr>
        <w:t xml:space="preserve"> употребляется в придаточных подлежащных предложениях в том случае, когда сказуемым главного предложения является безличный оборот, выражающий сомнение, неуверенность, необходимость, вероятность, возможность:</w:t>
      </w:r>
    </w:p>
    <w:p>
      <w:pPr>
        <w:pStyle w:val="Normal1"/>
        <w:spacing w:lineRule="auto" w:line="240"/>
        <w:ind w:firstLine="284" w:end="0"/>
        <w:rPr>
          <w:b/>
          <w:bCs/>
          <w:sz w:val="24"/>
          <w:lang w:val="en-US"/>
        </w:rPr>
      </w:pPr>
      <w:r>
        <w:rPr>
          <w:b/>
          <w:bCs/>
          <w:sz w:val="24"/>
          <w:lang w:val="en-US"/>
        </w:rPr>
      </w:r>
    </w:p>
    <w:p>
      <w:pPr>
        <w:pStyle w:val="Normal1"/>
        <w:spacing w:lineRule="auto" w:line="240"/>
        <w:ind w:firstLine="284" w:end="0"/>
        <w:rPr/>
      </w:pPr>
      <w:r>
        <w:rPr>
          <w:b/>
          <w:bCs/>
          <w:sz w:val="24"/>
          <w:lang w:val="en-US"/>
        </w:rPr>
        <w:t>Es</w:t>
      </w:r>
      <w:r>
        <w:rPr>
          <w:b/>
          <w:bCs/>
          <w:sz w:val="24"/>
        </w:rPr>
        <w:t xml:space="preserve"> </w:t>
      </w:r>
      <w:r>
        <w:rPr>
          <w:b/>
          <w:bCs/>
          <w:sz w:val="24"/>
          <w:lang w:val="en-US"/>
        </w:rPr>
        <w:t>extra</w:t>
      </w:r>
      <w:r>
        <w:rPr>
          <w:b/>
          <w:bCs/>
          <w:sz w:val="24"/>
        </w:rPr>
        <w:t>ñ</w:t>
      </w:r>
      <w:r>
        <w:rPr>
          <w:b/>
          <w:bCs/>
          <w:sz w:val="24"/>
          <w:lang w:val="en-US"/>
        </w:rPr>
        <w:t>o</w:t>
      </w:r>
      <w:r>
        <w:rPr>
          <w:sz w:val="24"/>
        </w:rPr>
        <w:t xml:space="preserve"> </w:t>
      </w:r>
      <w:r>
        <w:rPr>
          <w:sz w:val="24"/>
          <w:lang w:val="en-US"/>
        </w:rPr>
        <w:t>que</w:t>
      </w:r>
      <w:r>
        <w:rPr>
          <w:sz w:val="24"/>
        </w:rPr>
        <w:t xml:space="preserve"> </w:t>
      </w:r>
      <w:r>
        <w:rPr>
          <w:sz w:val="24"/>
          <w:lang w:val="en-US"/>
        </w:rPr>
        <w:t>hasta</w:t>
      </w:r>
      <w:r>
        <w:rPr>
          <w:sz w:val="24"/>
        </w:rPr>
        <w:t xml:space="preserve"> </w:t>
      </w:r>
      <w:r>
        <w:rPr>
          <w:sz w:val="24"/>
          <w:lang w:val="en-US"/>
        </w:rPr>
        <w:t>ahora</w:t>
      </w:r>
      <w:r>
        <w:rPr>
          <w:sz w:val="24"/>
        </w:rPr>
        <w:t xml:space="preserve"> </w:t>
      </w:r>
      <w:r>
        <w:rPr>
          <w:sz w:val="24"/>
          <w:lang w:val="en-US"/>
        </w:rPr>
        <w:t>no</w:t>
      </w:r>
      <w:r>
        <w:rPr>
          <w:sz w:val="24"/>
        </w:rPr>
        <w:t xml:space="preserve"> </w:t>
      </w:r>
      <w:r>
        <w:rPr>
          <w:i/>
          <w:iCs/>
          <w:sz w:val="24"/>
          <w:lang w:val="en-US"/>
        </w:rPr>
        <w:t>hayamos</w:t>
      </w:r>
      <w:r>
        <w:rPr>
          <w:sz w:val="24"/>
        </w:rPr>
        <w:t xml:space="preserve">                     Странно, что мы до сих пор не </w:t>
      </w:r>
    </w:p>
    <w:p>
      <w:pPr>
        <w:pStyle w:val="Normal1"/>
        <w:spacing w:lineRule="auto" w:line="240"/>
        <w:ind w:firstLine="709" w:end="0"/>
        <w:rPr/>
      </w:pPr>
      <w:r>
        <w:rPr>
          <w:i/>
          <w:iCs/>
          <w:sz w:val="24"/>
          <w:lang w:val="en-US"/>
        </w:rPr>
        <w:t>hecho</w:t>
      </w:r>
      <w:r>
        <w:rPr>
          <w:sz w:val="24"/>
        </w:rPr>
        <w:t xml:space="preserve"> </w:t>
      </w:r>
      <w:r>
        <w:rPr>
          <w:sz w:val="24"/>
          <w:lang w:val="en-US"/>
        </w:rPr>
        <w:t>una</w:t>
      </w:r>
      <w:r>
        <w:rPr>
          <w:sz w:val="24"/>
        </w:rPr>
        <w:t xml:space="preserve"> </w:t>
      </w:r>
      <w:r>
        <w:rPr>
          <w:sz w:val="24"/>
          <w:lang w:val="en-US"/>
        </w:rPr>
        <w:t>afirmaci</w:t>
      </w:r>
      <w:r>
        <w:rPr>
          <w:sz w:val="24"/>
        </w:rPr>
        <w:t>ó</w:t>
      </w:r>
      <w:r>
        <w:rPr>
          <w:sz w:val="24"/>
          <w:lang w:val="en-US"/>
        </w:rPr>
        <w:t>n</w:t>
      </w:r>
      <w:r>
        <w:rPr>
          <w:sz w:val="24"/>
        </w:rPr>
        <w:t xml:space="preserve">                                                 сделали столь важного заверения.</w:t>
      </w:r>
    </w:p>
    <w:p>
      <w:pPr>
        <w:pStyle w:val="Normal1"/>
        <w:spacing w:lineRule="auto" w:line="240"/>
        <w:ind w:firstLine="709" w:end="0"/>
        <w:rPr/>
      </w:pPr>
      <w:r>
        <w:rPr>
          <w:sz w:val="24"/>
          <w:lang w:val="en-US"/>
        </w:rPr>
        <w:t>muy importante.(P</w:t>
      </w:r>
      <w:r>
        <w:rPr>
          <w:lang w:val="en-US"/>
        </w:rPr>
        <w:t>ÉREZ</w:t>
      </w:r>
      <w:r>
        <w:rPr>
          <w:sz w:val="24"/>
          <w:lang w:val="en-US"/>
        </w:rPr>
        <w:t xml:space="preserve"> G</w:t>
      </w:r>
      <w:r>
        <w:rPr>
          <w:lang w:val="en-US"/>
        </w:rPr>
        <w:t>ALDÓS</w:t>
      </w:r>
      <w:r>
        <w:rPr>
          <w:sz w:val="24"/>
          <w:lang w:val="en-US"/>
        </w:rPr>
        <w:t xml:space="preserve">)      </w:t>
      </w:r>
    </w:p>
    <w:p>
      <w:pPr>
        <w:pStyle w:val="Normal1"/>
        <w:spacing w:lineRule="auto" w:line="240"/>
        <w:ind w:firstLine="284" w:end="0"/>
        <w:rPr/>
      </w:pPr>
      <w:r>
        <w:rPr>
          <w:b/>
          <w:bCs/>
          <w:sz w:val="24"/>
          <w:lang w:val="en-US"/>
        </w:rPr>
        <w:t>Es  menester</w:t>
      </w:r>
      <w:r>
        <w:rPr>
          <w:sz w:val="24"/>
          <w:lang w:val="en-US"/>
        </w:rPr>
        <w:t xml:space="preserve"> que usted </w:t>
      </w:r>
      <w:r>
        <w:rPr>
          <w:i/>
          <w:iCs/>
          <w:sz w:val="24"/>
          <w:lang w:val="en-US"/>
        </w:rPr>
        <w:t>vea</w:t>
      </w:r>
      <w:r>
        <w:rPr>
          <w:sz w:val="24"/>
          <w:lang w:val="en-US"/>
        </w:rPr>
        <w:t xml:space="preserve"> con sus                             </w:t>
      </w:r>
      <w:r>
        <w:rPr>
          <w:sz w:val="24"/>
        </w:rPr>
        <w:t>Надо</w:t>
      </w:r>
      <w:r>
        <w:rPr>
          <w:sz w:val="24"/>
          <w:lang w:val="en-US"/>
        </w:rPr>
        <w:t xml:space="preserve">, </w:t>
      </w:r>
      <w:r>
        <w:rPr>
          <w:sz w:val="24"/>
        </w:rPr>
        <w:t>чтобы</w:t>
      </w:r>
      <w:r>
        <w:rPr>
          <w:sz w:val="24"/>
          <w:lang w:val="en-US"/>
        </w:rPr>
        <w:t xml:space="preserve"> </w:t>
      </w:r>
      <w:r>
        <w:rPr>
          <w:sz w:val="24"/>
        </w:rPr>
        <w:t>вы</w:t>
      </w:r>
      <w:r>
        <w:rPr>
          <w:sz w:val="24"/>
          <w:lang w:val="en-US"/>
        </w:rPr>
        <w:t xml:space="preserve"> </w:t>
      </w:r>
      <w:r>
        <w:rPr>
          <w:sz w:val="24"/>
        </w:rPr>
        <w:t>собственными</w:t>
      </w:r>
      <w:r>
        <w:rPr>
          <w:sz w:val="24"/>
          <w:lang w:val="en-US"/>
        </w:rPr>
        <w:t xml:space="preserve"> </w:t>
      </w:r>
    </w:p>
    <w:p>
      <w:pPr>
        <w:pStyle w:val="Normal1"/>
        <w:spacing w:lineRule="auto" w:line="240"/>
        <w:ind w:firstLine="709" w:end="0"/>
        <w:rPr/>
      </w:pPr>
      <w:r>
        <w:rPr>
          <w:sz w:val="24"/>
          <w:lang w:val="en-US"/>
        </w:rPr>
        <w:t xml:space="preserve">propics ojos, como está Altamira.                              </w:t>
      </w:r>
      <w:r>
        <w:rPr>
          <w:sz w:val="24"/>
        </w:rPr>
        <w:t xml:space="preserve">глазами увидели, в каком положении находится </w:t>
      </w:r>
    </w:p>
    <w:p>
      <w:pPr>
        <w:pStyle w:val="Normal1"/>
        <w:spacing w:lineRule="auto" w:line="240"/>
        <w:ind w:firstLine="709" w:end="0"/>
        <w:rPr/>
      </w:pPr>
      <w:r>
        <w:rPr>
          <w:sz w:val="24"/>
        </w:rPr>
        <w:t>(</w:t>
      </w:r>
      <w:r>
        <w:rPr>
          <w:sz w:val="24"/>
          <w:lang w:val="en-US"/>
        </w:rPr>
        <w:t>R</w:t>
      </w:r>
      <w:r>
        <w:rPr>
          <w:sz w:val="24"/>
        </w:rPr>
        <w:t xml:space="preserve">. </w:t>
      </w:r>
      <w:r>
        <w:rPr>
          <w:sz w:val="24"/>
          <w:lang w:val="en-US"/>
        </w:rPr>
        <w:t>G</w:t>
      </w:r>
      <w:r>
        <w:rPr>
          <w:lang w:val="en-US"/>
        </w:rPr>
        <w:t>ALLEGOS</w:t>
      </w:r>
      <w:r>
        <w:rPr>
          <w:sz w:val="24"/>
        </w:rPr>
        <w:t>)                                                           Альтамира.</w:t>
      </w:r>
    </w:p>
    <w:p>
      <w:pPr>
        <w:pStyle w:val="Normal1"/>
        <w:spacing w:lineRule="auto" w:line="240"/>
        <w:ind w:firstLine="709" w:end="0"/>
        <w:rPr>
          <w:sz w:val="24"/>
        </w:rPr>
      </w:pPr>
      <w:r>
        <w:rPr>
          <w:sz w:val="24"/>
        </w:rPr>
        <w:t xml:space="preserve">                  </w:t>
      </w:r>
    </w:p>
    <w:p>
      <w:pPr>
        <w:pStyle w:val="Normal1"/>
        <w:spacing w:lineRule="auto" w:line="240"/>
        <w:ind w:firstLine="284" w:end="0"/>
        <w:rPr/>
      </w:pPr>
      <w:r>
        <w:rPr>
          <w:b/>
          <w:bCs/>
          <w:sz w:val="24"/>
          <w:lang w:val="en-US"/>
        </w:rPr>
        <w:t>Es</w:t>
      </w:r>
      <w:r>
        <w:rPr>
          <w:b/>
          <w:bCs/>
          <w:sz w:val="24"/>
        </w:rPr>
        <w:t xml:space="preserve"> </w:t>
      </w:r>
      <w:r>
        <w:rPr>
          <w:b/>
          <w:bCs/>
          <w:sz w:val="24"/>
          <w:lang w:val="en-US"/>
        </w:rPr>
        <w:t>preciso</w:t>
      </w:r>
      <w:r>
        <w:rPr>
          <w:sz w:val="24"/>
        </w:rPr>
        <w:t xml:space="preserve"> </w:t>
      </w:r>
      <w:r>
        <w:rPr>
          <w:sz w:val="24"/>
          <w:lang w:val="en-US"/>
        </w:rPr>
        <w:t>que</w:t>
      </w:r>
      <w:r>
        <w:rPr>
          <w:sz w:val="24"/>
        </w:rPr>
        <w:t xml:space="preserve"> </w:t>
      </w:r>
      <w:r>
        <w:rPr>
          <w:i/>
          <w:iCs/>
          <w:sz w:val="24"/>
          <w:lang w:val="en-US"/>
        </w:rPr>
        <w:t>hagas</w:t>
      </w:r>
      <w:r>
        <w:rPr>
          <w:sz w:val="24"/>
        </w:rPr>
        <w:t xml:space="preserve"> </w:t>
      </w:r>
      <w:r>
        <w:rPr>
          <w:sz w:val="24"/>
          <w:lang w:val="en-US"/>
        </w:rPr>
        <w:t>un</w:t>
      </w:r>
      <w:r>
        <w:rPr>
          <w:sz w:val="24"/>
        </w:rPr>
        <w:t xml:space="preserve"> </w:t>
      </w:r>
      <w:r>
        <w:rPr>
          <w:sz w:val="24"/>
          <w:lang w:val="en-US"/>
        </w:rPr>
        <w:t>informe</w:t>
      </w:r>
      <w:r>
        <w:rPr>
          <w:sz w:val="24"/>
        </w:rPr>
        <w:t xml:space="preserve">                                  Необходимо, чтобы ты сделал </w:t>
      </w:r>
    </w:p>
    <w:p>
      <w:pPr>
        <w:pStyle w:val="Normal1"/>
        <w:spacing w:lineRule="auto" w:line="240"/>
        <w:ind w:firstLine="709" w:end="0"/>
        <w:rPr/>
      </w:pPr>
      <w:r>
        <w:rPr>
          <w:sz w:val="24"/>
          <w:lang w:val="en-US"/>
        </w:rPr>
        <w:t>magn</w:t>
      </w:r>
      <w:r>
        <w:rPr>
          <w:sz w:val="24"/>
        </w:rPr>
        <w:t>í</w:t>
      </w:r>
      <w:r>
        <w:rPr>
          <w:sz w:val="24"/>
          <w:lang w:val="en-US"/>
        </w:rPr>
        <w:t>fico</w:t>
      </w:r>
      <w:r>
        <w:rPr>
          <w:sz w:val="24"/>
        </w:rPr>
        <w:t>. (</w:t>
      </w:r>
      <w:r>
        <w:rPr>
          <w:sz w:val="24"/>
          <w:lang w:val="en-US"/>
        </w:rPr>
        <w:t>R</w:t>
      </w:r>
      <w:r>
        <w:rPr>
          <w:sz w:val="24"/>
        </w:rPr>
        <w:t>. М</w:t>
      </w:r>
      <w:r>
        <w:rPr>
          <w:lang w:val="en-US"/>
        </w:rPr>
        <w:t>EZA</w:t>
      </w:r>
      <w:r>
        <w:rPr>
          <w:sz w:val="24"/>
        </w:rPr>
        <w:t>)                                                   прекрасный доклад.</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Наиболее употребительными безличными оборотами названного типа являются: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а) обороты, выражающие </w:t>
      </w:r>
      <w:r>
        <w:rPr>
          <w:spacing w:val="20"/>
          <w:sz w:val="24"/>
        </w:rPr>
        <w:t>волеизъявление</w:t>
      </w:r>
      <w:r>
        <w:rPr>
          <w:sz w:val="24"/>
        </w:rPr>
        <w:t>:</w:t>
      </w:r>
    </w:p>
    <w:p>
      <w:pPr>
        <w:sectPr>
          <w:footerReference w:type="default" r:id="rId29"/>
          <w:footerReference w:type="first" r:id="rId30"/>
          <w:type w:val="nextPage"/>
          <w:pgSz w:w="11906" w:h="16838"/>
          <w:pgMar w:left="567" w:right="567" w:gutter="0" w:header="0" w:top="567" w:footer="720" w:bottom="776"/>
          <w:pgNumType w:fmt="decimal"/>
          <w:formProt w:val="false"/>
          <w:textDirection w:val="lrTb"/>
          <w:docGrid w:type="default" w:linePitch="360" w:charSpace="0"/>
        </w:sectPr>
        <w:pStyle w:val="Normal1"/>
        <w:spacing w:lineRule="auto" w:line="240"/>
        <w:ind w:firstLine="284" w:end="0"/>
        <w:rPr>
          <w:sz w:val="24"/>
        </w:rPr>
      </w:pPr>
      <w:r>
        <w:rPr>
          <w:sz w:val="24"/>
        </w:rPr>
      </w:r>
    </w:p>
    <w:tbl>
      <w:tblPr>
        <w:tblW w:w="9540" w:type="dxa"/>
        <w:jc w:val="start"/>
        <w:tblInd w:w="336" w:type="dxa"/>
        <w:tblLayout w:type="fixed"/>
        <w:tblCellMar>
          <w:top w:w="0" w:type="dxa"/>
          <w:start w:w="108" w:type="dxa"/>
          <w:bottom w:w="0" w:type="dxa"/>
          <w:end w:w="108" w:type="dxa"/>
        </w:tblCellMar>
      </w:tblPr>
      <w:tblGrid>
        <w:gridCol w:w="2745"/>
        <w:gridCol w:w="6795"/>
      </w:tblGrid>
      <w:tr>
        <w:trPr>
          <w:trHeight w:val="3465" w:hRule="atLeast"/>
        </w:trPr>
        <w:tc>
          <w:tcPr>
            <w:tcW w:w="2745" w:type="dxa"/>
            <w:tcBorders/>
          </w:tcPr>
          <w:p>
            <w:pPr>
              <w:pStyle w:val="Normal1"/>
              <w:spacing w:lineRule="auto" w:line="240"/>
              <w:ind w:firstLine="284" w:end="0"/>
              <w:rPr>
                <w:sz w:val="24"/>
                <w:lang w:val="en-US"/>
              </w:rPr>
            </w:pPr>
            <w:r>
              <w:rPr>
                <w:sz w:val="24"/>
                <w:lang w:val="en-US"/>
              </w:rPr>
              <w:t>es necesario que</w:t>
            </w:r>
          </w:p>
          <w:p>
            <w:pPr>
              <w:pStyle w:val="Normal1"/>
              <w:spacing w:lineRule="auto" w:line="240"/>
              <w:ind w:firstLine="284" w:end="0"/>
              <w:rPr>
                <w:sz w:val="24"/>
                <w:lang w:val="en-US"/>
              </w:rPr>
            </w:pPr>
            <w:r>
              <w:rPr>
                <w:sz w:val="24"/>
                <w:lang w:val="en-US"/>
              </w:rPr>
              <w:t>hace falta que</w:t>
            </w:r>
          </w:p>
          <w:p>
            <w:pPr>
              <w:pStyle w:val="Normal1"/>
              <w:spacing w:lineRule="auto" w:line="240"/>
              <w:ind w:firstLine="284" w:end="0"/>
              <w:rPr>
                <w:sz w:val="24"/>
                <w:lang w:val="en-US"/>
              </w:rPr>
            </w:pPr>
            <w:r>
              <w:rPr>
                <w:sz w:val="24"/>
                <w:lang w:val="en-US"/>
              </w:rPr>
              <w:t>es preciso que</w:t>
            </w:r>
          </w:p>
          <w:p>
            <w:pPr>
              <w:pStyle w:val="Normal1"/>
              <w:spacing w:lineRule="auto" w:line="240"/>
              <w:ind w:firstLine="284" w:end="0"/>
              <w:rPr>
                <w:sz w:val="24"/>
                <w:lang w:val="en-US"/>
              </w:rPr>
            </w:pPr>
            <w:r>
              <w:rPr>
                <w:sz w:val="24"/>
                <w:lang w:val="en-US"/>
              </w:rPr>
              <w:t>es menester que</w:t>
            </w:r>
          </w:p>
          <w:p>
            <w:pPr>
              <w:pStyle w:val="Normal1"/>
              <w:spacing w:lineRule="auto" w:line="240"/>
              <w:ind w:firstLine="284" w:end="0"/>
              <w:rPr>
                <w:sz w:val="24"/>
                <w:lang w:val="en-US"/>
              </w:rPr>
            </w:pPr>
            <w:r>
              <w:rPr>
                <w:sz w:val="24"/>
                <w:lang w:val="en-US"/>
              </w:rPr>
              <w:t>es indispensable que</w:t>
            </w:r>
          </w:p>
          <w:p>
            <w:pPr>
              <w:pStyle w:val="Normal1"/>
              <w:spacing w:lineRule="auto" w:line="240"/>
              <w:ind w:firstLine="284" w:end="0"/>
              <w:rPr>
                <w:sz w:val="24"/>
                <w:lang w:val="en-US"/>
              </w:rPr>
            </w:pPr>
            <w:r>
              <w:rPr>
                <w:sz w:val="24"/>
                <w:lang w:val="en-US"/>
              </w:rPr>
              <w:t>es urgente que</w:t>
            </w:r>
          </w:p>
          <w:p>
            <w:pPr>
              <w:pStyle w:val="Normal1"/>
              <w:spacing w:lineRule="auto" w:line="240"/>
              <w:ind w:firstLine="284" w:end="0"/>
              <w:rPr>
                <w:sz w:val="24"/>
                <w:lang w:val="en-US"/>
              </w:rPr>
            </w:pPr>
            <w:r>
              <w:rPr>
                <w:sz w:val="24"/>
                <w:lang w:val="en-US"/>
              </w:rPr>
              <w:t>es importante que</w:t>
            </w:r>
          </w:p>
          <w:p>
            <w:pPr>
              <w:pStyle w:val="Normal1"/>
              <w:spacing w:lineRule="auto" w:line="240"/>
              <w:ind w:firstLine="284" w:end="0"/>
              <w:rPr>
                <w:sz w:val="24"/>
                <w:lang w:val="en-US"/>
              </w:rPr>
            </w:pPr>
            <w:r>
              <w:rPr>
                <w:sz w:val="24"/>
                <w:lang w:val="en-US"/>
              </w:rPr>
              <w:t>es pbsible que</w:t>
            </w:r>
          </w:p>
          <w:p>
            <w:pPr>
              <w:pStyle w:val="Normal1"/>
              <w:spacing w:lineRule="auto" w:line="240"/>
              <w:ind w:firstLine="284" w:end="0"/>
              <w:rPr>
                <w:sz w:val="24"/>
                <w:lang w:val="en-US"/>
              </w:rPr>
            </w:pPr>
            <w:r>
              <w:rPr>
                <w:sz w:val="24"/>
                <w:lang w:val="en-US"/>
              </w:rPr>
              <w:t>es imposible que</w:t>
            </w:r>
          </w:p>
          <w:p>
            <w:pPr>
              <w:pStyle w:val="Normal1"/>
              <w:spacing w:lineRule="auto" w:line="240"/>
              <w:ind w:firstLine="284" w:end="0"/>
              <w:rPr>
                <w:sz w:val="24"/>
                <w:lang w:val="en-US"/>
              </w:rPr>
            </w:pPr>
            <w:r>
              <w:rPr>
                <w:sz w:val="24"/>
                <w:lang w:val="en-US"/>
              </w:rPr>
              <w:t>es conveniente que</w:t>
            </w:r>
          </w:p>
          <w:p>
            <w:pPr>
              <w:pStyle w:val="Normal1"/>
              <w:spacing w:lineRule="auto" w:line="240"/>
              <w:ind w:firstLine="284" w:end="0"/>
              <w:rPr>
                <w:sz w:val="24"/>
                <w:lang w:val="en-US"/>
              </w:rPr>
            </w:pPr>
            <w:r>
              <w:rPr>
                <w:sz w:val="24"/>
                <w:lang w:val="en-US"/>
              </w:rPr>
              <w:t>conviene que</w:t>
            </w:r>
          </w:p>
          <w:p>
            <w:pPr>
              <w:pStyle w:val="Normal1"/>
              <w:spacing w:lineRule="auto" w:line="240"/>
              <w:ind w:firstLine="284" w:end="0"/>
              <w:rPr>
                <w:sz w:val="24"/>
                <w:lang w:val="en-US"/>
              </w:rPr>
            </w:pPr>
            <w:r>
              <w:rPr>
                <w:sz w:val="24"/>
                <w:lang w:val="en-US"/>
              </w:rPr>
              <w:t>es probable que</w:t>
            </w:r>
          </w:p>
          <w:p>
            <w:pPr>
              <w:pStyle w:val="Normal1"/>
              <w:rPr>
                <w:sz w:val="24"/>
                <w:lang w:val="en-US"/>
              </w:rPr>
            </w:pPr>
            <w:r>
              <w:rPr>
                <w:sz w:val="24"/>
                <w:lang w:val="en-US"/>
              </w:rPr>
            </w:r>
          </w:p>
        </w:tc>
        <w:tc>
          <w:tcPr>
            <w:tcW w:w="6795" w:type="dxa"/>
            <w:tcBorders/>
          </w:tcPr>
          <w:p>
            <w:pPr>
              <w:pStyle w:val="Normal1"/>
              <w:spacing w:lineRule="auto" w:line="240"/>
              <w:rPr>
                <w:sz w:val="24"/>
              </w:rPr>
            </w:pPr>
            <w:r>
              <w:rPr>
                <w:sz w:val="24"/>
              </w:rPr>
              <w:t xml:space="preserve">— </w:t>
            </w:r>
            <w:r>
              <w:rPr>
                <w:sz w:val="24"/>
              </w:rPr>
              <w:t>нужно (необходимо), чтобы...</w:t>
            </w:r>
          </w:p>
          <w:p>
            <w:pPr>
              <w:pStyle w:val="Normal1"/>
              <w:spacing w:lineRule="auto" w:line="240"/>
              <w:rPr>
                <w:sz w:val="24"/>
              </w:rPr>
            </w:pPr>
            <w:r>
              <w:rPr>
                <w:sz w:val="24"/>
              </w:rPr>
              <w:t xml:space="preserve">—   </w:t>
            </w:r>
            <w:r>
              <w:rPr>
                <w:sz w:val="24"/>
              </w:rPr>
              <w:t>»        »         »</w:t>
            </w:r>
          </w:p>
          <w:p>
            <w:pPr>
              <w:pStyle w:val="Normal1"/>
              <w:spacing w:lineRule="auto" w:line="240"/>
              <w:rPr>
                <w:sz w:val="24"/>
              </w:rPr>
            </w:pPr>
            <w:r>
              <w:rPr>
                <w:sz w:val="24"/>
              </w:rPr>
              <w:t xml:space="preserve">—   </w:t>
            </w:r>
            <w:r>
              <w:rPr>
                <w:sz w:val="24"/>
              </w:rPr>
              <w:t>»        »         »</w:t>
            </w:r>
          </w:p>
          <w:p>
            <w:pPr>
              <w:pStyle w:val="Normal1"/>
              <w:spacing w:lineRule="auto" w:line="240"/>
              <w:rPr>
                <w:sz w:val="24"/>
              </w:rPr>
            </w:pPr>
            <w:r>
              <w:rPr>
                <w:sz w:val="24"/>
              </w:rPr>
              <w:t xml:space="preserve">—   </w:t>
            </w:r>
            <w:r>
              <w:rPr>
                <w:sz w:val="24"/>
              </w:rPr>
              <w:t>»        »         »</w:t>
            </w:r>
          </w:p>
          <w:p>
            <w:pPr>
              <w:pStyle w:val="Normal1"/>
              <w:spacing w:lineRule="auto" w:line="240"/>
              <w:rPr>
                <w:sz w:val="24"/>
              </w:rPr>
            </w:pPr>
            <w:r>
              <w:rPr>
                <w:sz w:val="24"/>
              </w:rPr>
              <w:t xml:space="preserve">—   </w:t>
            </w:r>
            <w:r>
              <w:rPr>
                <w:sz w:val="24"/>
              </w:rPr>
              <w:t>»        »         »</w:t>
            </w:r>
          </w:p>
          <w:p>
            <w:pPr>
              <w:pStyle w:val="Normal1"/>
              <w:spacing w:lineRule="auto" w:line="240"/>
              <w:rPr>
                <w:sz w:val="24"/>
              </w:rPr>
            </w:pPr>
            <w:r>
              <w:rPr>
                <w:sz w:val="24"/>
              </w:rPr>
              <w:t xml:space="preserve">— </w:t>
            </w:r>
            <w:r>
              <w:rPr>
                <w:sz w:val="24"/>
              </w:rPr>
              <w:t>срочно нужно, чтобы...</w:t>
            </w:r>
          </w:p>
          <w:p>
            <w:pPr>
              <w:pStyle w:val="Normal1"/>
              <w:spacing w:lineRule="auto" w:line="240"/>
              <w:rPr>
                <w:sz w:val="24"/>
              </w:rPr>
            </w:pPr>
            <w:r>
              <w:rPr>
                <w:sz w:val="24"/>
              </w:rPr>
              <w:t xml:space="preserve">— </w:t>
            </w:r>
            <w:r>
              <w:rPr>
                <w:sz w:val="24"/>
              </w:rPr>
              <w:t>важно, чтобы...</w:t>
            </w:r>
          </w:p>
          <w:p>
            <w:pPr>
              <w:pStyle w:val="Normal1"/>
              <w:spacing w:lineRule="auto" w:line="240"/>
              <w:rPr>
                <w:sz w:val="24"/>
              </w:rPr>
            </w:pPr>
            <w:r>
              <w:rPr>
                <w:sz w:val="24"/>
              </w:rPr>
              <w:t xml:space="preserve">— </w:t>
            </w:r>
            <w:r>
              <w:rPr>
                <w:sz w:val="24"/>
              </w:rPr>
              <w:t>возможно, что...</w:t>
            </w:r>
          </w:p>
          <w:p>
            <w:pPr>
              <w:pStyle w:val="Normal1"/>
              <w:spacing w:lineRule="auto" w:line="240"/>
              <w:rPr>
                <w:sz w:val="24"/>
              </w:rPr>
            </w:pPr>
            <w:r>
              <w:rPr>
                <w:sz w:val="24"/>
              </w:rPr>
              <w:t xml:space="preserve">— </w:t>
            </w:r>
            <w:r>
              <w:rPr>
                <w:sz w:val="24"/>
              </w:rPr>
              <w:t>невозможно, чтобы...</w:t>
            </w:r>
          </w:p>
          <w:p>
            <w:pPr>
              <w:pStyle w:val="Normal1"/>
              <w:spacing w:lineRule="auto" w:line="240"/>
              <w:rPr>
                <w:sz w:val="24"/>
              </w:rPr>
            </w:pPr>
            <w:r>
              <w:rPr>
                <w:sz w:val="24"/>
              </w:rPr>
              <w:t xml:space="preserve">— </w:t>
            </w:r>
            <w:r>
              <w:rPr>
                <w:sz w:val="24"/>
              </w:rPr>
              <w:t>следует (будет целесообразно), чтобы...</w:t>
            </w:r>
          </w:p>
          <w:p>
            <w:pPr>
              <w:pStyle w:val="Normal1"/>
              <w:spacing w:lineRule="auto" w:line="240"/>
              <w:rPr/>
            </w:pPr>
            <w:r>
              <w:rPr>
                <w:sz w:val="24"/>
              </w:rPr>
              <w:t xml:space="preserve">—   </w:t>
            </w:r>
            <w:r>
              <w:rPr>
                <w:sz w:val="24"/>
              </w:rPr>
              <w:t>»       »          »</w:t>
            </w:r>
          </w:p>
          <w:p>
            <w:pPr>
              <w:pStyle w:val="Normal1"/>
              <w:spacing w:lineRule="auto" w:line="240"/>
              <w:rPr>
                <w:sz w:val="24"/>
              </w:rPr>
            </w:pPr>
            <w:r>
              <w:rPr>
                <w:sz w:val="24"/>
              </w:rPr>
              <w:t xml:space="preserve">— </w:t>
            </w:r>
            <w:r>
              <w:rPr>
                <w:sz w:val="24"/>
              </w:rPr>
              <w:t>вероятно, что... и т.п.</w:t>
            </w:r>
          </w:p>
          <w:p>
            <w:pPr>
              <w:pStyle w:val="Normal1"/>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обороты, выражающие  </w:t>
      </w:r>
      <w:r>
        <w:rPr>
          <w:spacing w:val="20"/>
          <w:sz w:val="24"/>
        </w:rPr>
        <w:t>чувства</w:t>
      </w:r>
      <w:r>
        <w:rPr>
          <w:sz w:val="24"/>
        </w:rPr>
        <w:t xml:space="preserve">  человека:</w:t>
      </w:r>
    </w:p>
    <w:p>
      <w:pPr>
        <w:pStyle w:val="Normal1"/>
        <w:spacing w:lineRule="auto" w:line="240"/>
        <w:ind w:firstLine="284" w:end="0"/>
        <w:rPr>
          <w:sz w:val="24"/>
        </w:rPr>
      </w:pPr>
      <w:r>
        <w:rPr>
          <w:sz w:val="24"/>
        </w:rPr>
      </w:r>
    </w:p>
    <w:tbl>
      <w:tblPr>
        <w:tblW w:w="8085" w:type="dxa"/>
        <w:jc w:val="start"/>
        <w:tblInd w:w="321" w:type="dxa"/>
        <w:tblLayout w:type="fixed"/>
        <w:tblCellMar>
          <w:top w:w="0" w:type="dxa"/>
          <w:start w:w="108" w:type="dxa"/>
          <w:bottom w:w="0" w:type="dxa"/>
          <w:end w:w="108" w:type="dxa"/>
        </w:tblCellMar>
      </w:tblPr>
      <w:tblGrid>
        <w:gridCol w:w="2805"/>
        <w:gridCol w:w="5280"/>
      </w:tblGrid>
      <w:tr>
        <w:trPr>
          <w:trHeight w:val="3765" w:hRule="atLeast"/>
        </w:trPr>
        <w:tc>
          <w:tcPr>
            <w:tcW w:w="2805" w:type="dxa"/>
            <w:tcBorders/>
          </w:tcPr>
          <w:p>
            <w:pPr>
              <w:pStyle w:val="Normal1"/>
              <w:spacing w:lineRule="auto" w:line="240"/>
              <w:ind w:firstLine="284" w:end="0"/>
              <w:rPr>
                <w:sz w:val="24"/>
                <w:lang w:val="en-US"/>
              </w:rPr>
            </w:pPr>
            <w:r>
              <w:rPr>
                <w:sz w:val="24"/>
                <w:lang w:val="en-US"/>
              </w:rPr>
              <w:t>es extraño que</w:t>
            </w:r>
          </w:p>
          <w:p>
            <w:pPr>
              <w:pStyle w:val="Normal1"/>
              <w:spacing w:lineRule="auto" w:line="240"/>
              <w:ind w:firstLine="284" w:end="0"/>
              <w:rPr>
                <w:sz w:val="24"/>
                <w:lang w:val="en-US"/>
              </w:rPr>
            </w:pPr>
            <w:r>
              <w:rPr>
                <w:sz w:val="24"/>
                <w:lang w:val="en-US"/>
              </w:rPr>
              <w:t>extraña que</w:t>
            </w:r>
          </w:p>
          <w:p>
            <w:pPr>
              <w:pStyle w:val="Normal1"/>
              <w:spacing w:lineRule="auto" w:line="240"/>
              <w:ind w:firstLine="284" w:end="0"/>
              <w:rPr>
                <w:sz w:val="24"/>
                <w:lang w:val="en-US"/>
              </w:rPr>
            </w:pPr>
            <w:r>
              <w:rPr>
                <w:sz w:val="24"/>
                <w:lang w:val="en-US"/>
              </w:rPr>
              <w:t>es sorprendente que</w:t>
            </w:r>
          </w:p>
          <w:p>
            <w:pPr>
              <w:pStyle w:val="Normal1"/>
              <w:spacing w:lineRule="auto" w:line="240"/>
              <w:ind w:firstLine="284" w:end="0"/>
              <w:rPr>
                <w:sz w:val="24"/>
                <w:lang w:val="en-US"/>
              </w:rPr>
            </w:pPr>
            <w:r>
              <w:rPr>
                <w:sz w:val="24"/>
                <w:lang w:val="en-US"/>
              </w:rPr>
              <w:t>sorprende que</w:t>
            </w:r>
          </w:p>
          <w:p>
            <w:pPr>
              <w:pStyle w:val="Normal1"/>
              <w:spacing w:lineRule="auto" w:line="240"/>
              <w:ind w:firstLine="284" w:end="0"/>
              <w:rPr>
                <w:sz w:val="24"/>
                <w:lang w:val="en-US"/>
              </w:rPr>
            </w:pPr>
            <w:r>
              <w:rPr>
                <w:sz w:val="24"/>
                <w:lang w:val="en-US"/>
              </w:rPr>
              <w:t>es agradable que</w:t>
            </w:r>
          </w:p>
          <w:p>
            <w:pPr>
              <w:pStyle w:val="Normal1"/>
              <w:spacing w:lineRule="auto" w:line="240"/>
              <w:ind w:firstLine="284" w:end="0"/>
              <w:rPr>
                <w:sz w:val="24"/>
                <w:lang w:val="en-US"/>
              </w:rPr>
            </w:pPr>
            <w:r>
              <w:rPr>
                <w:sz w:val="24"/>
                <w:lang w:val="en-US"/>
              </w:rPr>
              <w:t>es maravilloso que</w:t>
            </w:r>
          </w:p>
          <w:p>
            <w:pPr>
              <w:pStyle w:val="Normal1"/>
              <w:spacing w:lineRule="auto" w:line="240"/>
              <w:ind w:firstLine="284" w:end="0"/>
              <w:rPr>
                <w:sz w:val="24"/>
                <w:lang w:val="en-US"/>
              </w:rPr>
            </w:pPr>
            <w:r>
              <w:rPr>
                <w:sz w:val="24"/>
                <w:lang w:val="en-US"/>
              </w:rPr>
              <w:t>es doloroso que</w:t>
            </w:r>
          </w:p>
          <w:p>
            <w:pPr>
              <w:pStyle w:val="Normal1"/>
              <w:spacing w:lineRule="auto" w:line="240"/>
              <w:ind w:firstLine="284" w:end="0"/>
              <w:rPr>
                <w:sz w:val="24"/>
                <w:lang w:val="en-US"/>
              </w:rPr>
            </w:pPr>
            <w:r>
              <w:rPr>
                <w:sz w:val="24"/>
                <w:lang w:val="en-US"/>
              </w:rPr>
              <w:t>duele que</w:t>
            </w:r>
          </w:p>
          <w:p>
            <w:pPr>
              <w:pStyle w:val="Normal1"/>
              <w:spacing w:lineRule="auto" w:line="240"/>
              <w:ind w:firstLine="284" w:end="0"/>
              <w:rPr>
                <w:sz w:val="24"/>
                <w:lang w:val="en-US"/>
              </w:rPr>
            </w:pPr>
            <w:r>
              <w:rPr>
                <w:sz w:val="24"/>
                <w:lang w:val="en-US"/>
              </w:rPr>
              <w:t>es inquietante que</w:t>
            </w:r>
          </w:p>
          <w:p>
            <w:pPr>
              <w:pStyle w:val="Normal1"/>
              <w:spacing w:lineRule="auto" w:line="240"/>
              <w:ind w:firstLine="284" w:end="0"/>
              <w:rPr>
                <w:sz w:val="24"/>
                <w:lang w:val="en-US"/>
              </w:rPr>
            </w:pPr>
            <w:r>
              <w:rPr>
                <w:sz w:val="24"/>
                <w:lang w:val="en-US"/>
              </w:rPr>
              <w:t>inquieta que</w:t>
            </w:r>
          </w:p>
          <w:p>
            <w:pPr>
              <w:pStyle w:val="Normal1"/>
              <w:spacing w:lineRule="auto" w:line="240"/>
              <w:ind w:firstLine="284" w:end="0"/>
              <w:rPr>
                <w:sz w:val="24"/>
                <w:lang w:val="en-US"/>
              </w:rPr>
            </w:pPr>
            <w:r>
              <w:rPr>
                <w:sz w:val="24"/>
                <w:lang w:val="en-US"/>
              </w:rPr>
              <w:t>es repugnante que</w:t>
            </w:r>
          </w:p>
          <w:p>
            <w:pPr>
              <w:pStyle w:val="Normal1"/>
              <w:spacing w:lineRule="auto" w:line="240"/>
              <w:ind w:firstLine="284" w:end="0"/>
              <w:rPr/>
            </w:pPr>
            <w:r>
              <w:rPr>
                <w:sz w:val="24"/>
                <w:lang w:val="en-US"/>
              </w:rPr>
              <w:t>consuela que</w:t>
            </w:r>
          </w:p>
          <w:p>
            <w:pPr>
              <w:pStyle w:val="Normal1"/>
              <w:spacing w:lineRule="auto" w:line="240"/>
              <w:ind w:firstLine="284" w:end="0"/>
              <w:rPr>
                <w:sz w:val="24"/>
                <w:lang w:val="en-US"/>
              </w:rPr>
            </w:pPr>
            <w:r>
              <w:rPr>
                <w:sz w:val="24"/>
                <w:lang w:val="en-US"/>
              </w:rPr>
              <w:t>tranquiliza que</w:t>
            </w:r>
          </w:p>
          <w:p>
            <w:pPr>
              <w:pStyle w:val="Normal1"/>
              <w:rPr>
                <w:sz w:val="24"/>
                <w:lang w:val="en-US"/>
              </w:rPr>
            </w:pPr>
            <w:r>
              <w:rPr>
                <w:sz w:val="24"/>
                <w:lang w:val="en-US"/>
              </w:rPr>
            </w:r>
          </w:p>
        </w:tc>
        <w:tc>
          <w:tcPr>
            <w:tcW w:w="5280" w:type="dxa"/>
            <w:tcBorders/>
          </w:tcPr>
          <w:p>
            <w:pPr>
              <w:pStyle w:val="Normal1"/>
              <w:spacing w:lineRule="auto" w:line="240"/>
              <w:rPr>
                <w:sz w:val="24"/>
              </w:rPr>
            </w:pPr>
            <w:r>
              <w:rPr>
                <w:sz w:val="24"/>
              </w:rPr>
              <w:t xml:space="preserve">— </w:t>
            </w:r>
            <w:r>
              <w:rPr>
                <w:sz w:val="24"/>
              </w:rPr>
              <w:t xml:space="preserve">удивительно (удивляет), что... </w:t>
            </w:r>
          </w:p>
          <w:p>
            <w:pPr>
              <w:pStyle w:val="Normal1"/>
              <w:spacing w:lineRule="auto" w:line="240"/>
              <w:rPr>
                <w:sz w:val="24"/>
              </w:rPr>
            </w:pPr>
            <w:r>
              <w:rPr>
                <w:sz w:val="24"/>
              </w:rPr>
              <w:t xml:space="preserve">—     </w:t>
            </w:r>
            <w:r>
              <w:rPr>
                <w:sz w:val="24"/>
              </w:rPr>
              <w:t xml:space="preserve">»          »      » </w:t>
            </w:r>
          </w:p>
          <w:p>
            <w:pPr>
              <w:pStyle w:val="Normal1"/>
              <w:spacing w:lineRule="auto" w:line="240"/>
              <w:rPr>
                <w:sz w:val="24"/>
              </w:rPr>
            </w:pPr>
            <w:r>
              <w:rPr>
                <w:sz w:val="24"/>
              </w:rPr>
              <w:t xml:space="preserve">—     </w:t>
            </w:r>
            <w:r>
              <w:rPr>
                <w:sz w:val="24"/>
              </w:rPr>
              <w:t xml:space="preserve">»          »      » </w:t>
            </w:r>
          </w:p>
          <w:p>
            <w:pPr>
              <w:pStyle w:val="Normal1"/>
              <w:spacing w:lineRule="auto" w:line="240"/>
              <w:rPr>
                <w:sz w:val="24"/>
              </w:rPr>
            </w:pPr>
            <w:r>
              <w:rPr>
                <w:sz w:val="24"/>
              </w:rPr>
              <w:t xml:space="preserve">—     </w:t>
            </w:r>
            <w:r>
              <w:rPr>
                <w:sz w:val="24"/>
              </w:rPr>
              <w:t xml:space="preserve">»          »      » </w:t>
            </w:r>
          </w:p>
          <w:p>
            <w:pPr>
              <w:pStyle w:val="Normal1"/>
              <w:spacing w:lineRule="auto" w:line="240"/>
              <w:rPr>
                <w:sz w:val="24"/>
              </w:rPr>
            </w:pPr>
            <w:r>
              <w:rPr>
                <w:sz w:val="24"/>
              </w:rPr>
              <w:t xml:space="preserve">— </w:t>
            </w:r>
            <w:r>
              <w:rPr>
                <w:sz w:val="24"/>
              </w:rPr>
              <w:t xml:space="preserve">приятно (нравится), что... </w:t>
            </w:r>
          </w:p>
          <w:p>
            <w:pPr>
              <w:pStyle w:val="Normal1"/>
              <w:spacing w:lineRule="auto" w:line="240"/>
              <w:rPr>
                <w:sz w:val="24"/>
              </w:rPr>
            </w:pPr>
            <w:r>
              <w:rPr>
                <w:sz w:val="24"/>
              </w:rPr>
              <w:t xml:space="preserve">— </w:t>
            </w:r>
            <w:r>
              <w:rPr>
                <w:sz w:val="24"/>
              </w:rPr>
              <w:t xml:space="preserve">поразительно (поражает), что... </w:t>
            </w:r>
          </w:p>
          <w:p>
            <w:pPr>
              <w:pStyle w:val="Normal1"/>
              <w:spacing w:lineRule="auto" w:line="240"/>
              <w:rPr>
                <w:sz w:val="24"/>
              </w:rPr>
            </w:pPr>
            <w:r>
              <w:rPr>
                <w:sz w:val="24"/>
              </w:rPr>
              <w:t xml:space="preserve">— </w:t>
            </w:r>
            <w:r>
              <w:rPr>
                <w:sz w:val="24"/>
              </w:rPr>
              <w:t xml:space="preserve">неприятно (огорчает), что... </w:t>
            </w:r>
          </w:p>
          <w:p>
            <w:pPr>
              <w:pStyle w:val="Normal1"/>
              <w:spacing w:lineRule="auto" w:line="240"/>
              <w:rPr/>
            </w:pPr>
            <w:r>
              <w:rPr>
                <w:sz w:val="24"/>
              </w:rPr>
              <w:t xml:space="preserve">—     </w:t>
            </w:r>
            <w:r>
              <w:rPr>
                <w:sz w:val="24"/>
              </w:rPr>
              <w:t xml:space="preserve">»        »      » </w:t>
            </w:r>
          </w:p>
          <w:p>
            <w:pPr>
              <w:pStyle w:val="Normal1"/>
              <w:spacing w:lineRule="auto" w:line="240"/>
              <w:rPr>
                <w:sz w:val="24"/>
              </w:rPr>
            </w:pPr>
            <w:r>
              <w:rPr>
                <w:sz w:val="24"/>
              </w:rPr>
              <w:t xml:space="preserve">— </w:t>
            </w:r>
            <w:r>
              <w:rPr>
                <w:sz w:val="24"/>
              </w:rPr>
              <w:t xml:space="preserve">тревожит (беспокоит), что... </w:t>
            </w:r>
          </w:p>
          <w:p>
            <w:pPr>
              <w:pStyle w:val="Normal1"/>
              <w:spacing w:lineRule="auto" w:line="240"/>
              <w:rPr>
                <w:sz w:val="24"/>
              </w:rPr>
            </w:pPr>
            <w:r>
              <w:rPr>
                <w:sz w:val="24"/>
              </w:rPr>
              <w:t xml:space="preserve">—     </w:t>
            </w:r>
            <w:r>
              <w:rPr>
                <w:sz w:val="24"/>
              </w:rPr>
              <w:t xml:space="preserve">»        »      » </w:t>
            </w:r>
          </w:p>
          <w:p>
            <w:pPr>
              <w:pStyle w:val="Normal1"/>
              <w:spacing w:lineRule="auto" w:line="240"/>
              <w:rPr>
                <w:sz w:val="24"/>
              </w:rPr>
            </w:pPr>
            <w:r>
              <w:rPr>
                <w:sz w:val="24"/>
              </w:rPr>
              <w:t xml:space="preserve">— </w:t>
            </w:r>
            <w:r>
              <w:rPr>
                <w:sz w:val="24"/>
              </w:rPr>
              <w:t xml:space="preserve">отвратительно, что... </w:t>
            </w:r>
          </w:p>
          <w:p>
            <w:pPr>
              <w:pStyle w:val="Normal1"/>
              <w:spacing w:lineRule="auto" w:line="240"/>
              <w:rPr>
                <w:sz w:val="24"/>
              </w:rPr>
            </w:pPr>
            <w:r>
              <w:rPr>
                <w:sz w:val="24"/>
              </w:rPr>
              <w:t xml:space="preserve">— </w:t>
            </w:r>
            <w:r>
              <w:rPr>
                <w:sz w:val="24"/>
              </w:rPr>
              <w:t xml:space="preserve">утешает (утешительно) то, что... </w:t>
            </w:r>
          </w:p>
          <w:p>
            <w:pPr>
              <w:pStyle w:val="Normal1"/>
              <w:spacing w:lineRule="auto" w:line="240"/>
              <w:rPr>
                <w:sz w:val="24"/>
              </w:rPr>
            </w:pPr>
            <w:r>
              <w:rPr>
                <w:sz w:val="24"/>
              </w:rPr>
              <w:t xml:space="preserve">— </w:t>
            </w:r>
            <w:r>
              <w:rPr>
                <w:sz w:val="24"/>
              </w:rPr>
              <w:t>успокаивает то, что... и т. п.</w:t>
            </w:r>
          </w:p>
          <w:p>
            <w:pPr>
              <w:pStyle w:val="Normal1"/>
              <w:rPr>
                <w:sz w:val="24"/>
              </w:rPr>
            </w:pPr>
            <w:r>
              <w:rPr>
                <w:sz w:val="24"/>
              </w:rPr>
            </w:r>
          </w:p>
        </w:tc>
      </w:tr>
    </w:tbl>
    <w:p>
      <w:pPr>
        <w:pStyle w:val="Normal1"/>
        <w:spacing w:lineRule="auto" w:line="240"/>
        <w:ind w:firstLine="284" w:end="0"/>
        <w:rPr>
          <w:sz w:val="24"/>
        </w:rPr>
      </w:pPr>
      <w:r>
        <w:rPr>
          <w:sz w:val="24"/>
        </w:rPr>
        <w:t xml:space="preserve">в) обороты, выражающие оценку действия: </w:t>
      </w:r>
    </w:p>
    <w:p>
      <w:pPr>
        <w:pStyle w:val="Normal1"/>
        <w:spacing w:lineRule="auto" w:line="240"/>
        <w:ind w:firstLine="284" w:end="0"/>
        <w:rPr>
          <w:sz w:val="24"/>
        </w:rPr>
      </w:pPr>
      <w:r>
        <w:rPr>
          <w:sz w:val="24"/>
        </w:rPr>
      </w:r>
    </w:p>
    <w:tbl>
      <w:tblPr>
        <w:tblW w:w="8010" w:type="dxa"/>
        <w:jc w:val="start"/>
        <w:tblInd w:w="381" w:type="dxa"/>
        <w:tblLayout w:type="fixed"/>
        <w:tblCellMar>
          <w:top w:w="0" w:type="dxa"/>
          <w:start w:w="108" w:type="dxa"/>
          <w:bottom w:w="0" w:type="dxa"/>
          <w:end w:w="108" w:type="dxa"/>
        </w:tblCellMar>
      </w:tblPr>
      <w:tblGrid>
        <w:gridCol w:w="2715"/>
        <w:gridCol w:w="5295"/>
      </w:tblGrid>
      <w:tr>
        <w:trPr>
          <w:trHeight w:val="1500" w:hRule="atLeast"/>
        </w:trPr>
        <w:tc>
          <w:tcPr>
            <w:tcW w:w="2715" w:type="dxa"/>
            <w:tcBorders/>
          </w:tcPr>
          <w:p>
            <w:pPr>
              <w:pStyle w:val="Normal1"/>
              <w:spacing w:lineRule="auto" w:line="240"/>
              <w:ind w:firstLine="284" w:end="0"/>
              <w:rPr>
                <w:sz w:val="24"/>
                <w:lang w:val="en-US"/>
              </w:rPr>
            </w:pPr>
            <w:r>
              <w:rPr>
                <w:sz w:val="24"/>
                <w:lang w:val="en-US"/>
              </w:rPr>
              <w:t>es útil que</w:t>
            </w:r>
          </w:p>
          <w:p>
            <w:pPr>
              <w:pStyle w:val="Normal1"/>
              <w:spacing w:lineRule="auto" w:line="240"/>
              <w:ind w:firstLine="284" w:end="0"/>
              <w:rPr>
                <w:sz w:val="24"/>
                <w:lang w:val="en-US"/>
              </w:rPr>
            </w:pPr>
            <w:r>
              <w:rPr>
                <w:sz w:val="24"/>
                <w:lang w:val="en-US"/>
              </w:rPr>
              <w:t>es inutil que</w:t>
            </w:r>
          </w:p>
          <w:p>
            <w:pPr>
              <w:pStyle w:val="Normal1"/>
              <w:spacing w:lineRule="auto" w:line="240"/>
              <w:ind w:firstLine="284" w:end="0"/>
              <w:rPr>
                <w:sz w:val="24"/>
                <w:lang w:val="en-US"/>
              </w:rPr>
            </w:pPr>
            <w:r>
              <w:rPr>
                <w:sz w:val="24"/>
                <w:lang w:val="en-US"/>
              </w:rPr>
              <w:t>es bastante que</w:t>
            </w:r>
          </w:p>
          <w:p>
            <w:pPr>
              <w:pStyle w:val="Normal1"/>
              <w:spacing w:lineRule="auto" w:line="240"/>
              <w:ind w:firstLine="284" w:end="0"/>
              <w:rPr>
                <w:sz w:val="24"/>
                <w:lang w:val="en-US"/>
              </w:rPr>
            </w:pPr>
            <w:r>
              <w:rPr>
                <w:sz w:val="24"/>
                <w:lang w:val="en-US"/>
              </w:rPr>
              <w:t>es dificil que</w:t>
            </w:r>
          </w:p>
          <w:p>
            <w:pPr>
              <w:pStyle w:val="Normal1"/>
              <w:spacing w:lineRule="auto" w:line="240"/>
              <w:ind w:firstLine="284" w:end="0"/>
              <w:rPr/>
            </w:pPr>
            <w:r>
              <w:rPr>
                <w:sz w:val="24"/>
                <w:lang w:val="en-US"/>
              </w:rPr>
              <w:t>es cómodo que</w:t>
            </w:r>
          </w:p>
          <w:p>
            <w:pPr>
              <w:pStyle w:val="Normal1"/>
              <w:rPr>
                <w:sz w:val="24"/>
                <w:lang w:val="en-US"/>
              </w:rPr>
            </w:pPr>
            <w:r>
              <w:rPr>
                <w:sz w:val="24"/>
                <w:lang w:val="en-US"/>
              </w:rPr>
            </w:r>
          </w:p>
        </w:tc>
        <w:tc>
          <w:tcPr>
            <w:tcW w:w="5295" w:type="dxa"/>
            <w:tcBorders/>
          </w:tcPr>
          <w:p>
            <w:pPr>
              <w:pStyle w:val="Normal1"/>
              <w:spacing w:lineRule="auto" w:line="240"/>
              <w:rPr>
                <w:sz w:val="24"/>
              </w:rPr>
            </w:pPr>
            <w:r>
              <w:rPr>
                <w:sz w:val="24"/>
              </w:rPr>
              <w:t xml:space="preserve">— </w:t>
            </w:r>
            <w:r>
              <w:rPr>
                <w:sz w:val="24"/>
              </w:rPr>
              <w:t xml:space="preserve">полезно, чтобы... </w:t>
            </w:r>
          </w:p>
          <w:p>
            <w:pPr>
              <w:pStyle w:val="Normal1"/>
              <w:spacing w:lineRule="auto" w:line="240"/>
              <w:rPr>
                <w:sz w:val="24"/>
              </w:rPr>
            </w:pPr>
            <w:r>
              <w:rPr>
                <w:sz w:val="24"/>
              </w:rPr>
              <w:t xml:space="preserve">— </w:t>
            </w:r>
            <w:r>
              <w:rPr>
                <w:sz w:val="24"/>
              </w:rPr>
              <w:t xml:space="preserve">бесполезно, чтобы... </w:t>
            </w:r>
          </w:p>
          <w:p>
            <w:pPr>
              <w:pStyle w:val="Normal1"/>
              <w:spacing w:lineRule="auto" w:line="240"/>
              <w:rPr>
                <w:sz w:val="24"/>
              </w:rPr>
            </w:pPr>
            <w:r>
              <w:rPr>
                <w:sz w:val="24"/>
              </w:rPr>
              <w:t xml:space="preserve">— </w:t>
            </w:r>
            <w:r>
              <w:rPr>
                <w:sz w:val="24"/>
              </w:rPr>
              <w:t xml:space="preserve">достаточно того, чтобы... </w:t>
            </w:r>
          </w:p>
          <w:p>
            <w:pPr>
              <w:pStyle w:val="Normal1"/>
              <w:spacing w:lineRule="auto" w:line="240"/>
              <w:rPr>
                <w:sz w:val="24"/>
              </w:rPr>
            </w:pPr>
            <w:r>
              <w:rPr>
                <w:sz w:val="24"/>
              </w:rPr>
              <w:t xml:space="preserve">— </w:t>
            </w:r>
            <w:r>
              <w:rPr>
                <w:sz w:val="24"/>
              </w:rPr>
              <w:t xml:space="preserve">трудно (представить), чтобы... </w:t>
            </w:r>
          </w:p>
          <w:p>
            <w:pPr>
              <w:pStyle w:val="Normal1"/>
              <w:spacing w:lineRule="auto" w:line="240"/>
              <w:rPr>
                <w:sz w:val="24"/>
              </w:rPr>
            </w:pPr>
            <w:r>
              <w:rPr>
                <w:sz w:val="24"/>
              </w:rPr>
              <w:t xml:space="preserve">— </w:t>
            </w:r>
            <w:r>
              <w:rPr>
                <w:sz w:val="24"/>
              </w:rPr>
              <w:t>удобно, чтобы... и т. п.</w:t>
            </w:r>
          </w:p>
          <w:p>
            <w:pPr>
              <w:pStyle w:val="Normal1"/>
              <w:rPr>
                <w:sz w:val="24"/>
              </w:rPr>
            </w:pPr>
            <w:r>
              <w:rPr>
                <w:sz w:val="24"/>
              </w:rPr>
            </w:r>
          </w:p>
        </w:tc>
      </w:tr>
    </w:tbl>
    <w:p>
      <w:pPr>
        <w:pStyle w:val="Normal1"/>
        <w:spacing w:lineRule="auto" w:line="240"/>
        <w:ind w:firstLine="284" w:end="0"/>
        <w:rPr/>
      </w:pPr>
      <w:r>
        <w:rPr>
          <w:sz w:val="24"/>
        </w:rPr>
        <w:t xml:space="preserve">г) обороты, выражающие </w:t>
      </w:r>
      <w:r>
        <w:rPr>
          <w:spacing w:val="20"/>
          <w:sz w:val="24"/>
        </w:rPr>
        <w:t xml:space="preserve">отношение </w:t>
      </w:r>
      <w:r>
        <w:rPr>
          <w:sz w:val="24"/>
        </w:rPr>
        <w:t xml:space="preserve">к достоверности сообщаемых фактов, употребленные обязательно в </w:t>
      </w:r>
      <w:r>
        <w:rPr>
          <w:spacing w:val="20"/>
          <w:sz w:val="24"/>
        </w:rPr>
        <w:t>отрицательной  форме</w:t>
      </w:r>
      <w:r>
        <w:rPr>
          <w:sz w:val="24"/>
        </w:rPr>
        <w:t>:</w:t>
      </w:r>
    </w:p>
    <w:p>
      <w:pPr>
        <w:pStyle w:val="Normal1"/>
        <w:spacing w:lineRule="auto" w:line="240"/>
        <w:ind w:firstLine="284" w:end="0"/>
        <w:rPr>
          <w:sz w:val="24"/>
        </w:rPr>
      </w:pPr>
      <w:r>
        <w:rPr>
          <w:sz w:val="24"/>
        </w:rPr>
      </w:r>
    </w:p>
    <w:tbl>
      <w:tblPr>
        <w:tblW w:w="8040" w:type="dxa"/>
        <w:jc w:val="start"/>
        <w:tblInd w:w="351" w:type="dxa"/>
        <w:tblLayout w:type="fixed"/>
        <w:tblCellMar>
          <w:top w:w="0" w:type="dxa"/>
          <w:start w:w="108" w:type="dxa"/>
          <w:bottom w:w="0" w:type="dxa"/>
          <w:end w:w="108" w:type="dxa"/>
        </w:tblCellMar>
      </w:tblPr>
      <w:tblGrid>
        <w:gridCol w:w="2734"/>
        <w:gridCol w:w="5306"/>
      </w:tblGrid>
      <w:tr>
        <w:trPr>
          <w:trHeight w:val="1785" w:hRule="atLeast"/>
        </w:trPr>
        <w:tc>
          <w:tcPr>
            <w:tcW w:w="2734" w:type="dxa"/>
            <w:tcBorders/>
          </w:tcPr>
          <w:p>
            <w:pPr>
              <w:pStyle w:val="Normal1"/>
              <w:spacing w:lineRule="auto" w:line="240"/>
              <w:ind w:firstLine="284" w:end="0"/>
              <w:rPr>
                <w:sz w:val="24"/>
                <w:lang w:val="en-US"/>
              </w:rPr>
            </w:pPr>
            <w:r>
              <w:rPr>
                <w:sz w:val="24"/>
                <w:lang w:val="en-US"/>
              </w:rPr>
              <w:t>no es verdad que</w:t>
            </w:r>
          </w:p>
          <w:p>
            <w:pPr>
              <w:pStyle w:val="Normal1"/>
              <w:spacing w:lineRule="auto" w:line="240"/>
              <w:ind w:firstLine="284" w:end="0"/>
              <w:rPr>
                <w:sz w:val="24"/>
                <w:lang w:val="en-US"/>
              </w:rPr>
            </w:pPr>
            <w:r>
              <w:rPr>
                <w:sz w:val="24"/>
                <w:lang w:val="en-US"/>
              </w:rPr>
              <w:t>no es cierto que</w:t>
            </w:r>
          </w:p>
          <w:p>
            <w:pPr>
              <w:pStyle w:val="Normal1"/>
              <w:spacing w:lineRule="auto" w:line="240"/>
              <w:ind w:firstLine="284" w:end="0"/>
              <w:rPr/>
            </w:pPr>
            <w:r>
              <w:rPr>
                <w:sz w:val="24"/>
                <w:lang w:val="en-US"/>
              </w:rPr>
              <w:t>n</w:t>
            </w:r>
            <w:r>
              <w:rPr>
                <w:sz w:val="24"/>
              </w:rPr>
              <w:t>о</w:t>
            </w:r>
            <w:r>
              <w:rPr>
                <w:sz w:val="24"/>
                <w:lang w:val="en-US"/>
              </w:rPr>
              <w:t xml:space="preserve"> es exacto que</w:t>
            </w:r>
          </w:p>
          <w:p>
            <w:pPr>
              <w:pStyle w:val="Normal1"/>
              <w:spacing w:lineRule="auto" w:line="240"/>
              <w:ind w:firstLine="284" w:end="0"/>
              <w:rPr/>
            </w:pPr>
            <w:r>
              <w:rPr>
                <w:sz w:val="24"/>
                <w:lang w:val="en-US"/>
              </w:rPr>
              <w:t>n</w:t>
            </w:r>
            <w:r>
              <w:rPr>
                <w:sz w:val="24"/>
              </w:rPr>
              <w:t>о</w:t>
            </w:r>
            <w:r>
              <w:rPr>
                <w:sz w:val="24"/>
                <w:lang w:val="en-US"/>
              </w:rPr>
              <w:t xml:space="preserve"> es indiscutible que</w:t>
            </w:r>
          </w:p>
          <w:p>
            <w:pPr>
              <w:pStyle w:val="Normal1"/>
              <w:spacing w:lineRule="auto" w:line="240"/>
              <w:ind w:firstLine="284" w:end="0"/>
              <w:rPr/>
            </w:pPr>
            <w:r>
              <w:rPr>
                <w:sz w:val="24"/>
                <w:lang w:val="en-US"/>
              </w:rPr>
              <w:t>n</w:t>
            </w:r>
            <w:r>
              <w:rPr>
                <w:sz w:val="24"/>
              </w:rPr>
              <w:t>о</w:t>
            </w:r>
            <w:r>
              <w:rPr>
                <w:sz w:val="24"/>
                <w:lang w:val="en-US"/>
              </w:rPr>
              <w:t xml:space="preserve"> es sabido que</w:t>
            </w:r>
          </w:p>
          <w:p>
            <w:pPr>
              <w:pStyle w:val="Normal1"/>
              <w:ind w:firstLine="284" w:end="0"/>
              <w:rPr/>
            </w:pPr>
            <w:r>
              <w:rPr>
                <w:sz w:val="24"/>
                <w:lang w:val="en-US"/>
              </w:rPr>
              <w:t>n</w:t>
            </w:r>
            <w:r>
              <w:rPr>
                <w:sz w:val="24"/>
              </w:rPr>
              <w:t>о</w:t>
            </w:r>
            <w:r>
              <w:rPr>
                <w:sz w:val="24"/>
                <w:lang w:val="en-US"/>
              </w:rPr>
              <w:t xml:space="preserve"> se sabe que</w:t>
            </w:r>
          </w:p>
        </w:tc>
        <w:tc>
          <w:tcPr>
            <w:tcW w:w="5306" w:type="dxa"/>
            <w:tcBorders/>
          </w:tcPr>
          <w:p>
            <w:pPr>
              <w:pStyle w:val="Normal1"/>
              <w:spacing w:lineRule="auto" w:line="240"/>
              <w:rPr>
                <w:sz w:val="24"/>
              </w:rPr>
            </w:pPr>
            <w:r>
              <w:rPr>
                <w:sz w:val="24"/>
              </w:rPr>
              <w:t xml:space="preserve">— </w:t>
            </w:r>
            <w:r>
              <w:rPr>
                <w:sz w:val="24"/>
              </w:rPr>
              <w:t xml:space="preserve">не верно (не правильно), что... </w:t>
            </w:r>
          </w:p>
          <w:p>
            <w:pPr>
              <w:pStyle w:val="Normal1"/>
              <w:spacing w:lineRule="auto" w:line="240"/>
              <w:rPr>
                <w:sz w:val="24"/>
              </w:rPr>
            </w:pPr>
            <w:r>
              <w:rPr>
                <w:sz w:val="24"/>
              </w:rPr>
              <w:t xml:space="preserve">— </w:t>
            </w:r>
            <w:r>
              <w:rPr>
                <w:sz w:val="24"/>
              </w:rPr>
              <w:t xml:space="preserve">»     »    »     »    » </w:t>
            </w:r>
          </w:p>
          <w:p>
            <w:pPr>
              <w:pStyle w:val="Normal1"/>
              <w:spacing w:lineRule="auto" w:line="240"/>
              <w:rPr>
                <w:sz w:val="24"/>
              </w:rPr>
            </w:pPr>
            <w:r>
              <w:rPr>
                <w:sz w:val="24"/>
              </w:rPr>
              <w:t xml:space="preserve">— </w:t>
            </w:r>
            <w:r>
              <w:rPr>
                <w:sz w:val="24"/>
              </w:rPr>
              <w:t xml:space="preserve">»     »    »     »    » </w:t>
            </w:r>
          </w:p>
          <w:p>
            <w:pPr>
              <w:pStyle w:val="Normal1"/>
              <w:spacing w:lineRule="auto" w:line="240"/>
              <w:rPr>
                <w:sz w:val="24"/>
              </w:rPr>
            </w:pPr>
            <w:r>
              <w:rPr>
                <w:sz w:val="24"/>
              </w:rPr>
              <w:t xml:space="preserve">— </w:t>
            </w:r>
            <w:r>
              <w:rPr>
                <w:sz w:val="24"/>
              </w:rPr>
              <w:t xml:space="preserve">сомнительно, чтобы... </w:t>
            </w:r>
          </w:p>
          <w:p>
            <w:pPr>
              <w:pStyle w:val="Normal1"/>
              <w:spacing w:lineRule="auto" w:line="240"/>
              <w:rPr>
                <w:sz w:val="24"/>
              </w:rPr>
            </w:pPr>
            <w:r>
              <w:rPr>
                <w:sz w:val="24"/>
              </w:rPr>
              <w:t xml:space="preserve">— </w:t>
            </w:r>
            <w:r>
              <w:rPr>
                <w:sz w:val="24"/>
              </w:rPr>
              <w:t xml:space="preserve">не известно, что... </w:t>
            </w:r>
          </w:p>
          <w:p>
            <w:pPr>
              <w:pStyle w:val="Normal1"/>
              <w:rPr>
                <w:sz w:val="24"/>
              </w:rPr>
            </w:pPr>
            <w:r>
              <w:rPr>
                <w:sz w:val="24"/>
              </w:rPr>
              <w:t xml:space="preserve">— </w:t>
            </w:r>
            <w:r>
              <w:rPr>
                <w:sz w:val="24"/>
              </w:rPr>
              <w:t>»      »       »     и т.п.</w:t>
            </w:r>
          </w:p>
        </w:tc>
      </w:tr>
    </w:tbl>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Сослагательное наклонение избирательно встречается и в других типа</w:t>
      </w:r>
      <w:r>
        <w:rPr>
          <w:sz w:val="22"/>
          <w:lang w:val="en-US"/>
        </w:rPr>
        <w:t>x</w:t>
      </w:r>
      <w:r>
        <w:rPr>
          <w:sz w:val="22"/>
        </w:rPr>
        <w:t xml:space="preserve"> придаточных подлежащных:</w:t>
      </w:r>
    </w:p>
    <w:p>
      <w:pPr>
        <w:pStyle w:val="Normal1"/>
        <w:spacing w:lineRule="auto" w:line="240"/>
        <w:ind w:firstLine="284" w:end="0"/>
        <w:rPr/>
      </w:pPr>
      <w:r>
        <w:rPr>
          <w:sz w:val="22"/>
          <w:lang w:val="en-US"/>
        </w:rPr>
        <w:t xml:space="preserve">El que  </w:t>
      </w:r>
      <w:r>
        <w:rPr>
          <w:i/>
          <w:iCs/>
          <w:sz w:val="22"/>
          <w:lang w:val="en-US"/>
        </w:rPr>
        <w:t>practica</w:t>
      </w:r>
      <w:r>
        <w:rPr>
          <w:sz w:val="22"/>
          <w:lang w:val="en-US"/>
        </w:rPr>
        <w:t xml:space="preserve"> deportes, vivirá más.                               </w:t>
      </w:r>
      <w:r>
        <w:rPr>
          <w:sz w:val="22"/>
        </w:rPr>
        <w:t xml:space="preserve">Тот, кто занимается спортом, проживет дольше. </w:t>
      </w:r>
    </w:p>
    <w:p>
      <w:pPr>
        <w:pStyle w:val="Normal1"/>
        <w:spacing w:lineRule="auto" w:line="240"/>
        <w:ind w:firstLine="284" w:end="0"/>
        <w:rPr>
          <w:sz w:val="22"/>
        </w:rPr>
      </w:pPr>
      <w:r>
        <w:rPr>
          <w:sz w:val="22"/>
        </w:rPr>
      </w:r>
    </w:p>
    <w:p>
      <w:pPr>
        <w:pStyle w:val="Normal1"/>
        <w:spacing w:lineRule="auto" w:line="240"/>
        <w:ind w:firstLine="284" w:end="0"/>
        <w:rPr/>
      </w:pPr>
      <w:r>
        <w:rPr>
          <w:sz w:val="22"/>
          <w:lang w:val="en-US"/>
        </w:rPr>
        <w:t xml:space="preserve">El que </w:t>
      </w:r>
      <w:r>
        <w:rPr>
          <w:i/>
          <w:iCs/>
          <w:sz w:val="22"/>
          <w:lang w:val="en-US"/>
        </w:rPr>
        <w:t>practique</w:t>
      </w:r>
      <w:r>
        <w:rPr>
          <w:sz w:val="22"/>
          <w:lang w:val="en-US"/>
        </w:rPr>
        <w:t xml:space="preserve"> deportes, vivirá más.                               </w:t>
      </w:r>
      <w:r>
        <w:rPr>
          <w:i/>
          <w:iCs/>
          <w:sz w:val="22"/>
        </w:rPr>
        <w:t>До</w:t>
      </w:r>
      <w:r>
        <w:rPr>
          <w:i/>
          <w:iCs/>
          <w:sz w:val="22"/>
          <w:lang w:val="en-US"/>
        </w:rPr>
        <w:t>c</w:t>
      </w:r>
      <w:r>
        <w:rPr>
          <w:i/>
          <w:iCs/>
          <w:sz w:val="22"/>
        </w:rPr>
        <w:t>л</w:t>
      </w:r>
      <w:r>
        <w:rPr>
          <w:sz w:val="22"/>
        </w:rPr>
        <w:t>.: Тот. кто занимался бы спортом,</w:t>
      </w:r>
    </w:p>
    <w:p>
      <w:pPr>
        <w:pStyle w:val="Normal1"/>
        <w:spacing w:lineRule="auto" w:line="240"/>
        <w:ind w:firstLine="284" w:end="0"/>
        <w:rPr/>
      </w:pPr>
      <w:r>
        <w:rPr>
          <w:sz w:val="22"/>
        </w:rPr>
        <w:t xml:space="preserve">                                                                                             </w:t>
      </w:r>
      <w:r>
        <w:rPr>
          <w:sz w:val="22"/>
        </w:rPr>
        <w:t>проживет</w:t>
      </w:r>
      <w:r>
        <w:rPr>
          <w:sz w:val="22"/>
          <w:lang w:val="en-US"/>
        </w:rPr>
        <w:t xml:space="preserve"> </w:t>
      </w:r>
      <w:r>
        <w:rPr>
          <w:sz w:val="22"/>
        </w:rPr>
        <w:t>дольше</w:t>
      </w:r>
      <w:r>
        <w:rPr>
          <w:sz w:val="22"/>
          <w:lang w:val="en-US"/>
        </w:rPr>
        <w:t xml:space="preserve">. </w:t>
      </w:r>
    </w:p>
    <w:p>
      <w:pPr>
        <w:pStyle w:val="Normal1"/>
        <w:spacing w:lineRule="auto" w:line="240"/>
        <w:ind w:firstLine="284" w:end="0"/>
        <w:rPr/>
      </w:pPr>
      <w:r>
        <w:rPr>
          <w:sz w:val="22"/>
          <w:lang w:val="en-US"/>
        </w:rPr>
        <w:t xml:space="preserve">Los que no </w:t>
      </w:r>
      <w:r>
        <w:rPr>
          <w:i/>
          <w:iCs/>
          <w:sz w:val="22"/>
          <w:lang w:val="en-US"/>
        </w:rPr>
        <w:t>están</w:t>
      </w:r>
      <w:r>
        <w:rPr>
          <w:sz w:val="22"/>
          <w:lang w:val="en-US"/>
        </w:rPr>
        <w:t xml:space="preserve"> de acuerdo deben decirlo.                      </w:t>
      </w:r>
      <w:r>
        <w:rPr>
          <w:sz w:val="22"/>
        </w:rPr>
        <w:t>Те, кто не согласны, должны сказать об этом.</w:t>
      </w:r>
    </w:p>
    <w:p>
      <w:pPr>
        <w:pStyle w:val="Normal1"/>
        <w:spacing w:lineRule="auto" w:line="240"/>
        <w:ind w:firstLine="284" w:end="0"/>
        <w:rPr>
          <w:sz w:val="22"/>
        </w:rPr>
      </w:pPr>
      <w:r>
        <w:rPr>
          <w:sz w:val="22"/>
        </w:rPr>
      </w:r>
    </w:p>
    <w:p>
      <w:pPr>
        <w:pStyle w:val="Normal1"/>
        <w:spacing w:lineRule="auto" w:line="240"/>
        <w:ind w:firstLine="284" w:end="0"/>
        <w:rPr/>
      </w:pPr>
      <w:r>
        <w:rPr>
          <w:sz w:val="22"/>
          <w:lang w:val="en-US"/>
        </w:rPr>
        <w:t xml:space="preserve">Los que no </w:t>
      </w:r>
      <w:r>
        <w:rPr>
          <w:i/>
          <w:iCs/>
          <w:sz w:val="22"/>
          <w:lang w:val="en-US"/>
        </w:rPr>
        <w:t>estén</w:t>
      </w:r>
      <w:r>
        <w:rPr>
          <w:sz w:val="22"/>
          <w:lang w:val="en-US"/>
        </w:rPr>
        <w:t xml:space="preserve"> de acuerdo deben decirlo.                       </w:t>
      </w:r>
      <w:r>
        <w:rPr>
          <w:i/>
          <w:iCs/>
          <w:sz w:val="22"/>
        </w:rPr>
        <w:t>До</w:t>
      </w:r>
      <w:r>
        <w:rPr>
          <w:i/>
          <w:iCs/>
          <w:sz w:val="22"/>
          <w:lang w:val="en-US"/>
        </w:rPr>
        <w:t>c</w:t>
      </w:r>
      <w:r>
        <w:rPr>
          <w:i/>
          <w:iCs/>
          <w:sz w:val="22"/>
        </w:rPr>
        <w:t>л</w:t>
      </w:r>
      <w:r>
        <w:rPr>
          <w:sz w:val="22"/>
        </w:rPr>
        <w:t>.: Те, кто были бы не согласны,</w:t>
      </w:r>
    </w:p>
    <w:p>
      <w:pPr>
        <w:pStyle w:val="Normal1"/>
        <w:spacing w:lineRule="auto" w:line="240"/>
        <w:ind w:firstLine="284" w:end="0"/>
        <w:rPr>
          <w:sz w:val="22"/>
        </w:rPr>
      </w:pPr>
      <w:r>
        <w:rPr>
          <w:sz w:val="22"/>
        </w:rPr>
        <w:t xml:space="preserve">                                                                                              </w:t>
      </w:r>
      <w:r>
        <w:rPr>
          <w:sz w:val="22"/>
        </w:rPr>
        <w:t xml:space="preserve">должны сказать обэтом.  </w:t>
      </w:r>
    </w:p>
    <w:p>
      <w:pPr>
        <w:pStyle w:val="Normal1"/>
        <w:spacing w:lineRule="auto" w:line="240"/>
        <w:ind w:firstLine="284" w:end="0"/>
        <w:rPr/>
      </w:pPr>
      <w:r>
        <w:rPr>
          <w:sz w:val="22"/>
          <w:lang w:val="en-US"/>
        </w:rPr>
        <w:t xml:space="preserve">Quien </w:t>
      </w:r>
      <w:r>
        <w:rPr>
          <w:i/>
          <w:iCs/>
          <w:sz w:val="22"/>
          <w:lang w:val="en-US"/>
        </w:rPr>
        <w:t>tiene</w:t>
      </w:r>
      <w:r>
        <w:rPr>
          <w:sz w:val="22"/>
          <w:lang w:val="en-US"/>
        </w:rPr>
        <w:t xml:space="preserve"> permiso, puede entrar.                                     </w:t>
      </w:r>
      <w:r>
        <w:rPr>
          <w:sz w:val="22"/>
        </w:rPr>
        <w:t xml:space="preserve">Тот, у кого есть разрешение, может войти. </w:t>
      </w:r>
    </w:p>
    <w:p>
      <w:pPr>
        <w:pStyle w:val="Normal1"/>
        <w:spacing w:lineRule="auto" w:line="240"/>
        <w:ind w:firstLine="284" w:end="0"/>
        <w:rPr>
          <w:sz w:val="22"/>
        </w:rPr>
      </w:pPr>
      <w:r>
        <w:rPr>
          <w:sz w:val="22"/>
        </w:rPr>
      </w:r>
    </w:p>
    <w:p>
      <w:pPr>
        <w:pStyle w:val="Normal1"/>
        <w:spacing w:lineRule="auto" w:line="240"/>
        <w:ind w:firstLine="284" w:end="0"/>
        <w:rPr/>
      </w:pPr>
      <w:r>
        <w:rPr>
          <w:sz w:val="22"/>
          <w:lang w:val="en-US"/>
        </w:rPr>
        <w:t xml:space="preserve">Quien </w:t>
      </w:r>
      <w:r>
        <w:rPr>
          <w:i/>
          <w:iCs/>
          <w:sz w:val="22"/>
          <w:lang w:val="en-US"/>
        </w:rPr>
        <w:t>tenga</w:t>
      </w:r>
      <w:r>
        <w:rPr>
          <w:sz w:val="22"/>
          <w:lang w:val="en-US"/>
        </w:rPr>
        <w:t xml:space="preserve"> permiso, puede entrar.                                     </w:t>
      </w:r>
      <w:r>
        <w:rPr>
          <w:i/>
          <w:iCs/>
          <w:sz w:val="22"/>
        </w:rPr>
        <w:t>Доcл</w:t>
      </w:r>
      <w:r>
        <w:rPr>
          <w:sz w:val="22"/>
        </w:rPr>
        <w:t>.: Тот, у кого было бы разрешение,</w:t>
      </w:r>
    </w:p>
    <w:p>
      <w:pPr>
        <w:pStyle w:val="Normal1"/>
        <w:spacing w:lineRule="auto" w:line="240"/>
        <w:ind w:firstLine="284" w:end="0"/>
        <w:rPr>
          <w:sz w:val="22"/>
        </w:rPr>
      </w:pPr>
      <w:r>
        <w:rPr>
          <w:sz w:val="22"/>
        </w:rPr>
        <w:t xml:space="preserve">                                                                                                  </w:t>
      </w:r>
      <w:r>
        <w:rPr>
          <w:sz w:val="22"/>
        </w:rPr>
        <w:t>может войти.</w:t>
      </w:r>
    </w:p>
    <w:p>
      <w:pPr>
        <w:pStyle w:val="Normal1"/>
        <w:spacing w:lineRule="auto" w:line="240"/>
        <w:ind w:firstLine="284" w:end="0"/>
        <w:rPr>
          <w:sz w:val="22"/>
        </w:rPr>
      </w:pPr>
      <w:r>
        <w:rPr>
          <w:sz w:val="22"/>
        </w:rPr>
      </w:r>
    </w:p>
    <w:p>
      <w:pPr>
        <w:pStyle w:val="Normal1"/>
        <w:spacing w:lineRule="auto" w:line="240"/>
        <w:ind w:firstLine="284" w:end="0"/>
        <w:rPr>
          <w:sz w:val="22"/>
        </w:rPr>
      </w:pPr>
      <w:r>
        <w:rPr>
          <w:sz w:val="22"/>
        </w:rPr>
        <w:t>В переводах на русский язык фраз, помещенных в правой колонке, русское сослагательное наклонение использовано некорректно. Обеим испанским фразам этически должен соответствовать один перевод. Правила русской речи обязыны пренебречь модальностью испанской фразы. Ее модальные оттенки выявляются в более широком контексте перевода или с помощью дополнительных лексических средств.</w:t>
      </w:r>
    </w:p>
    <w:p>
      <w:pPr>
        <w:pStyle w:val="Normal1"/>
        <w:spacing w:lineRule="auto" w:line="240"/>
        <w:ind w:firstLine="284" w:end="0"/>
        <w:rPr>
          <w:sz w:val="24"/>
        </w:rPr>
      </w:pPr>
      <w:r>
        <w:rPr>
          <w:sz w:val="24"/>
        </w:rPr>
        <w:t xml:space="preserve"> </w:t>
      </w:r>
    </w:p>
    <w:p>
      <w:pPr>
        <w:pStyle w:val="Normal1"/>
        <w:spacing w:lineRule="auto" w:line="240"/>
        <w:ind w:firstLine="284" w:end="0"/>
        <w:rPr>
          <w:sz w:val="24"/>
        </w:rPr>
      </w:pPr>
      <w:r>
        <w:rPr>
          <w:sz w:val="24"/>
        </w:rPr>
        <w:t>Многие фразы, построенные согласно перечисленным в этом разделе моделям, могут переводиться на русский язык без придаточных предложений:</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Es útil </w:t>
      </w:r>
      <w:r>
        <w:rPr>
          <w:i/>
          <w:iCs/>
          <w:sz w:val="24"/>
          <w:lang w:val="en-US"/>
        </w:rPr>
        <w:t>que pases el tiempo libre en el campo</w:t>
      </w:r>
      <w:r>
        <w:rPr>
          <w:sz w:val="24"/>
          <w:lang w:val="en-US"/>
        </w:rPr>
        <w:t xml:space="preserve">.      </w:t>
      </w:r>
      <w:r>
        <w:rPr>
          <w:sz w:val="24"/>
        </w:rPr>
        <w:t>Тебе полезно проводить свободно</w:t>
      </w:r>
      <w:r>
        <w:rPr>
          <w:sz w:val="24"/>
          <w:lang w:val="en-US"/>
        </w:rPr>
        <w:t>e</w:t>
      </w:r>
      <w:r>
        <w:rPr>
          <w:sz w:val="24"/>
        </w:rPr>
        <w:t xml:space="preserve"> время за городом. </w:t>
      </w:r>
    </w:p>
    <w:p>
      <w:pPr>
        <w:pStyle w:val="Normal1"/>
        <w:spacing w:lineRule="auto" w:line="240"/>
        <w:ind w:firstLine="284" w:end="0"/>
        <w:rPr/>
      </w:pPr>
      <w:r>
        <w:rPr>
          <w:sz w:val="24"/>
          <w:lang w:val="en-US"/>
        </w:rPr>
        <w:t>El</w:t>
      </w:r>
      <w:r>
        <w:rPr>
          <w:sz w:val="24"/>
        </w:rPr>
        <w:t xml:space="preserve"> </w:t>
      </w:r>
      <w:r>
        <w:rPr>
          <w:sz w:val="24"/>
          <w:lang w:val="en-US"/>
        </w:rPr>
        <w:t>preciso</w:t>
      </w:r>
      <w:r>
        <w:rPr>
          <w:sz w:val="24"/>
        </w:rPr>
        <w:t xml:space="preserve"> </w:t>
      </w:r>
      <w:r>
        <w:rPr>
          <w:i/>
          <w:iCs/>
          <w:sz w:val="24"/>
          <w:lang w:val="en-US"/>
        </w:rPr>
        <w:t>que</w:t>
      </w:r>
      <w:r>
        <w:rPr>
          <w:i/>
          <w:iCs/>
          <w:sz w:val="24"/>
        </w:rPr>
        <w:t xml:space="preserve"> </w:t>
      </w:r>
      <w:r>
        <w:rPr>
          <w:i/>
          <w:iCs/>
          <w:sz w:val="24"/>
          <w:lang w:val="en-US"/>
        </w:rPr>
        <w:t>lo</w:t>
      </w:r>
      <w:r>
        <w:rPr>
          <w:i/>
          <w:iCs/>
          <w:sz w:val="24"/>
        </w:rPr>
        <w:t xml:space="preserve"> </w:t>
      </w:r>
      <w:r>
        <w:rPr>
          <w:i/>
          <w:iCs/>
          <w:sz w:val="24"/>
          <w:lang w:val="en-US"/>
        </w:rPr>
        <w:t>reformemos</w:t>
      </w:r>
      <w:r>
        <w:rPr>
          <w:i/>
          <w:iCs/>
          <w:sz w:val="24"/>
        </w:rPr>
        <w:t xml:space="preserve"> </w:t>
      </w:r>
      <w:r>
        <w:rPr>
          <w:i/>
          <w:iCs/>
          <w:sz w:val="24"/>
          <w:lang w:val="en-US"/>
        </w:rPr>
        <w:t>todo</w:t>
      </w:r>
      <w:r>
        <w:rPr>
          <w:sz w:val="24"/>
        </w:rPr>
        <w:t xml:space="preserve">                        Нам необходимо понемногу все перестроить.</w:t>
      </w:r>
    </w:p>
    <w:p>
      <w:pPr>
        <w:pStyle w:val="Normal1"/>
        <w:spacing w:lineRule="auto" w:line="240"/>
        <w:ind w:firstLine="709" w:end="0"/>
        <w:rPr/>
      </w:pPr>
      <w:r>
        <w:rPr>
          <w:i/>
          <w:iCs/>
          <w:sz w:val="24"/>
          <w:lang w:val="en-US"/>
        </w:rPr>
        <w:t>p</w:t>
      </w:r>
      <w:r>
        <w:rPr>
          <w:i/>
          <w:iCs/>
          <w:sz w:val="24"/>
        </w:rPr>
        <w:t>осо а росо</w:t>
      </w:r>
      <w:r>
        <w:rPr>
          <w:sz w:val="24"/>
        </w:rPr>
        <w:t xml:space="preserve">. (R. </w:t>
      </w:r>
      <w:r>
        <w:rPr>
          <w:sz w:val="24"/>
          <w:lang w:val="en-US"/>
        </w:rPr>
        <w:t>M</w:t>
      </w:r>
      <w:r>
        <w:rPr/>
        <w:t>EZA</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русском языке такие выражения, как </w:t>
      </w:r>
      <w:r>
        <w:rPr>
          <w:i/>
          <w:sz w:val="24"/>
        </w:rPr>
        <w:t>возможно, что; вероятно, что</w:t>
      </w:r>
      <w:r>
        <w:rPr>
          <w:sz w:val="24"/>
        </w:rPr>
        <w:t xml:space="preserve">, все слова и обороты, передающие чувства человека </w:t>
      </w:r>
      <w:r>
        <w:rPr>
          <w:i/>
          <w:sz w:val="24"/>
        </w:rPr>
        <w:t>приятно, удивительно, поразительно</w:t>
      </w:r>
      <w:r>
        <w:rPr>
          <w:sz w:val="24"/>
        </w:rPr>
        <w:t xml:space="preserve"> и т.п.), и употребляемые в отрицательной форме, глаголы, выражающие мысль, суждение и т.п., в отличие от испанского языка, не требуют постановки в придаточ</w:t>
        <w:softHyphen/>
        <w:t>ном предложении сослагательного наклонения:</w:t>
      </w:r>
    </w:p>
    <w:p>
      <w:pPr>
        <w:pStyle w:val="Normal1"/>
        <w:spacing w:lineRule="auto" w:line="240"/>
        <w:ind w:firstLine="284" w:end="0"/>
        <w:rPr>
          <w:sz w:val="24"/>
        </w:rPr>
      </w:pPr>
      <w:r>
        <w:rPr>
          <w:sz w:val="24"/>
        </w:rPr>
      </w:r>
    </w:p>
    <w:p>
      <w:pPr>
        <w:pStyle w:val="Normal1"/>
        <w:spacing w:lineRule="auto" w:line="240"/>
        <w:ind w:firstLine="284" w:end="0"/>
        <w:rPr/>
      </w:pPr>
      <w:r>
        <w:rPr>
          <w:i/>
          <w:iCs/>
          <w:sz w:val="24"/>
        </w:rPr>
        <w:t>Возможно, что его статью скоро</w:t>
      </w:r>
      <w:r>
        <w:rPr>
          <w:sz w:val="24"/>
        </w:rPr>
        <w:t xml:space="preserve"> </w:t>
      </w:r>
      <w:r>
        <w:rPr>
          <w:b/>
          <w:bCs/>
          <w:sz w:val="24"/>
        </w:rPr>
        <w:t>напечатают</w:t>
      </w:r>
      <w:r>
        <w:rPr>
          <w:sz w:val="24"/>
        </w:rPr>
        <w:t xml:space="preserve">. </w:t>
      </w:r>
    </w:p>
    <w:p>
      <w:pPr>
        <w:pStyle w:val="Normal1"/>
        <w:spacing w:lineRule="auto" w:line="240"/>
        <w:ind w:firstLine="284" w:end="0"/>
        <w:rPr/>
      </w:pPr>
      <w:r>
        <w:rPr>
          <w:i/>
          <w:iCs/>
          <w:sz w:val="24"/>
        </w:rPr>
        <w:t>Приятно, что наших артистов восторженно</w:t>
      </w:r>
      <w:r>
        <w:rPr>
          <w:sz w:val="24"/>
        </w:rPr>
        <w:t xml:space="preserve"> </w:t>
      </w:r>
      <w:r>
        <w:rPr>
          <w:b/>
          <w:bCs/>
          <w:sz w:val="24"/>
        </w:rPr>
        <w:t>принимают</w:t>
      </w:r>
      <w:r>
        <w:rPr>
          <w:sz w:val="24"/>
        </w:rPr>
        <w:t xml:space="preserve"> </w:t>
      </w:r>
      <w:r>
        <w:rPr>
          <w:i/>
          <w:iCs/>
          <w:sz w:val="24"/>
        </w:rPr>
        <w:t>во всех странах мира</w:t>
      </w:r>
      <w:r>
        <w:rPr>
          <w:sz w:val="24"/>
        </w:rPr>
        <w:t>.</w:t>
      </w:r>
    </w:p>
    <w:p>
      <w:pPr>
        <w:pStyle w:val="Normal1"/>
        <w:spacing w:lineRule="auto" w:line="240"/>
        <w:ind w:firstLine="284" w:end="0"/>
        <w:rPr/>
      </w:pPr>
      <w:r>
        <w:rPr>
          <w:i/>
          <w:iCs/>
          <w:sz w:val="24"/>
        </w:rPr>
        <w:t>Мы не думаем, что он уже</w:t>
      </w:r>
      <w:r>
        <w:rPr>
          <w:sz w:val="24"/>
        </w:rPr>
        <w:t xml:space="preserve"> </w:t>
      </w:r>
      <w:r>
        <w:rPr>
          <w:b/>
          <w:bCs/>
          <w:sz w:val="24"/>
        </w:rPr>
        <w:t>сделал</w:t>
      </w:r>
      <w:r>
        <w:rPr>
          <w:sz w:val="24"/>
        </w:rPr>
        <w:t xml:space="preserve"> </w:t>
      </w:r>
      <w:r>
        <w:rPr>
          <w:i/>
          <w:iCs/>
          <w:sz w:val="24"/>
        </w:rPr>
        <w:t>эту работу, и т.п.</w:t>
      </w:r>
    </w:p>
    <w:p>
      <w:pPr>
        <w:pStyle w:val="Normal1"/>
        <w:spacing w:lineRule="auto" w:line="240"/>
        <w:ind w:firstLine="284" w:end="0"/>
        <w:rPr>
          <w:i/>
          <w:i/>
          <w:iCs/>
          <w:sz w:val="24"/>
        </w:rPr>
      </w:pPr>
      <w:r>
        <w:rPr>
          <w:i/>
          <w:iCs/>
          <w:sz w:val="24"/>
        </w:rPr>
      </w:r>
    </w:p>
    <w:p>
      <w:pPr>
        <w:pStyle w:val="Normal1"/>
        <w:spacing w:lineRule="auto" w:line="240"/>
        <w:ind w:firstLine="284" w:end="0"/>
        <w:jc w:val="center"/>
        <w:rPr/>
      </w:pPr>
      <w:r>
        <w:rPr>
          <w:i/>
          <w:sz w:val="24"/>
        </w:rPr>
        <w:t xml:space="preserve">3. Употребление </w:t>
      </w:r>
      <w:r>
        <w:rPr>
          <w:i/>
          <w:sz w:val="24"/>
          <w:lang w:val="en-US"/>
        </w:rPr>
        <w:t>subjuntivo</w:t>
      </w:r>
      <w:r>
        <w:rPr>
          <w:i/>
          <w:sz w:val="24"/>
        </w:rPr>
        <w:t xml:space="preserve"> в придаточных  </w:t>
      </w:r>
      <w:r>
        <w:rPr>
          <w:i/>
          <w:spacing w:val="20"/>
          <w:sz w:val="24"/>
        </w:rPr>
        <w:t>определительных</w:t>
      </w:r>
      <w:r>
        <w:rPr>
          <w:i/>
          <w:sz w:val="24"/>
        </w:rPr>
        <w:t xml:space="preserve"> предложениях</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В придаточных определительных предложениях </w:t>
      </w:r>
      <w:r>
        <w:rPr>
          <w:sz w:val="24"/>
          <w:lang w:val="en-US"/>
        </w:rPr>
        <w:t>modo</w:t>
      </w:r>
      <w:r>
        <w:rPr>
          <w:sz w:val="24"/>
        </w:rPr>
        <w:t xml:space="preserve"> </w:t>
      </w:r>
      <w:r>
        <w:rPr>
          <w:sz w:val="24"/>
          <w:lang w:val="en-US"/>
        </w:rPr>
        <w:t>subjuntivo</w:t>
      </w:r>
      <w:r>
        <w:rPr>
          <w:sz w:val="24"/>
        </w:rPr>
        <w:t xml:space="preserve"> употребляется в тех случаях, когда необходимо выразить мысль о </w:t>
      </w:r>
      <w:r>
        <w:rPr>
          <w:spacing w:val="20"/>
          <w:sz w:val="24"/>
        </w:rPr>
        <w:t>желательности, возможности, случайности</w:t>
      </w:r>
      <w:r>
        <w:rPr>
          <w:sz w:val="24"/>
        </w:rPr>
        <w:t xml:space="preserve"> какого-либо действия в будущем или о его </w:t>
      </w:r>
      <w:r>
        <w:rPr>
          <w:spacing w:val="20"/>
          <w:sz w:val="24"/>
        </w:rPr>
        <w:t>обусловленноcти, предположительности</w:t>
      </w:r>
      <w:r>
        <w:rPr>
          <w:sz w:val="24"/>
        </w:rPr>
        <w:t xml:space="preserve"> в плане прошлого. В этих случаях прида</w:t>
        <w:softHyphen/>
        <w:t>точные предложения определяют подлежащее, дополнение или обстоятельство главного предложения: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Imp</w:t>
      </w:r>
      <w:r>
        <w:rPr>
          <w:sz w:val="24"/>
        </w:rPr>
        <w:t>ó</w:t>
      </w:r>
      <w:r>
        <w:rPr>
          <w:sz w:val="24"/>
          <w:lang w:val="en-US"/>
        </w:rPr>
        <w:t>ngame</w:t>
      </w:r>
      <w:r>
        <w:rPr>
          <w:sz w:val="24"/>
        </w:rPr>
        <w:t xml:space="preserve"> </w:t>
      </w:r>
      <w:r>
        <w:rPr>
          <w:sz w:val="24"/>
          <w:lang w:val="en-US"/>
        </w:rPr>
        <w:t>usted</w:t>
      </w:r>
      <w:r>
        <w:rPr>
          <w:sz w:val="24"/>
        </w:rPr>
        <w:t xml:space="preserve"> </w:t>
      </w:r>
      <w:r>
        <w:rPr>
          <w:sz w:val="24"/>
          <w:lang w:val="en-US"/>
        </w:rPr>
        <w:t>el</w:t>
      </w:r>
      <w:r>
        <w:rPr>
          <w:sz w:val="24"/>
        </w:rPr>
        <w:t xml:space="preserve"> </w:t>
      </w:r>
      <w:r>
        <w:rPr>
          <w:sz w:val="24"/>
          <w:lang w:val="en-US"/>
        </w:rPr>
        <w:t>castigo</w:t>
      </w:r>
      <w:r>
        <w:rPr>
          <w:sz w:val="24"/>
        </w:rPr>
        <w:t xml:space="preserve"> </w:t>
      </w:r>
      <w:r>
        <w:rPr>
          <w:sz w:val="24"/>
          <w:lang w:val="en-US"/>
        </w:rPr>
        <w:t>que</w:t>
      </w:r>
      <w:r>
        <w:rPr>
          <w:sz w:val="24"/>
        </w:rPr>
        <w:t xml:space="preserve">                             Определите мне наказание, которое</w:t>
      </w:r>
    </w:p>
    <w:p>
      <w:pPr>
        <w:pStyle w:val="Normal1"/>
        <w:spacing w:lineRule="auto" w:line="240"/>
        <w:ind w:firstLine="709" w:end="0"/>
        <w:rPr/>
      </w:pPr>
      <w:r>
        <w:rPr>
          <w:i/>
          <w:iCs/>
          <w:sz w:val="24"/>
          <w:lang w:val="en-US"/>
        </w:rPr>
        <w:t>señale</w:t>
      </w:r>
      <w:r>
        <w:rPr>
          <w:sz w:val="24"/>
          <w:lang w:val="en-US"/>
        </w:rPr>
        <w:t xml:space="preserve"> la ley. </w:t>
      </w:r>
      <w:r>
        <w:rPr>
          <w:sz w:val="24"/>
        </w:rPr>
        <w:t>(</w:t>
      </w:r>
      <w:r>
        <w:rPr>
          <w:sz w:val="24"/>
          <w:lang w:val="en-US"/>
        </w:rPr>
        <w:t>R</w:t>
      </w:r>
      <w:r>
        <w:rPr>
          <w:sz w:val="24"/>
        </w:rPr>
        <w:t xml:space="preserve">. </w:t>
      </w:r>
      <w:r>
        <w:rPr>
          <w:sz w:val="24"/>
          <w:lang w:val="en-US"/>
        </w:rPr>
        <w:t>G</w:t>
      </w:r>
      <w:r>
        <w:rPr>
          <w:lang w:val="en-US"/>
        </w:rPr>
        <w:t>ALLEGOS</w:t>
      </w:r>
      <w:r>
        <w:rPr>
          <w:sz w:val="24"/>
        </w:rPr>
        <w:t>)                             предусматривалось бы законом.</w:t>
      </w:r>
    </w:p>
    <w:p>
      <w:pPr>
        <w:pStyle w:val="Normal1"/>
        <w:spacing w:lineRule="auto" w:line="240"/>
        <w:ind w:firstLine="284" w:end="0"/>
        <w:rPr/>
      </w:pPr>
      <w:r>
        <w:rPr>
          <w:sz w:val="24"/>
          <w:lang w:val="en-US"/>
        </w:rPr>
        <w:t>Ciertas</w:t>
      </w:r>
      <w:r>
        <w:rPr>
          <w:sz w:val="24"/>
        </w:rPr>
        <w:t xml:space="preserve"> </w:t>
      </w:r>
      <w:r>
        <w:rPr>
          <w:sz w:val="24"/>
          <w:lang w:val="en-US"/>
        </w:rPr>
        <w:t>cosas</w:t>
      </w:r>
      <w:r>
        <w:rPr>
          <w:sz w:val="24"/>
        </w:rPr>
        <w:t xml:space="preserve"> </w:t>
      </w:r>
      <w:r>
        <w:rPr>
          <w:sz w:val="24"/>
          <w:lang w:val="en-US"/>
        </w:rPr>
        <w:t>que</w:t>
      </w:r>
      <w:r>
        <w:rPr>
          <w:sz w:val="24"/>
        </w:rPr>
        <w:t xml:space="preserve"> </w:t>
      </w:r>
      <w:r>
        <w:rPr>
          <w:i/>
          <w:iCs/>
          <w:sz w:val="24"/>
          <w:lang w:val="en-US"/>
        </w:rPr>
        <w:t>escribas</w:t>
      </w:r>
      <w:r>
        <w:rPr>
          <w:sz w:val="24"/>
        </w:rPr>
        <w:t xml:space="preserve"> </w:t>
      </w:r>
      <w:r>
        <w:rPr>
          <w:sz w:val="24"/>
          <w:lang w:val="en-US"/>
        </w:rPr>
        <w:t>no</w:t>
      </w:r>
      <w:r>
        <w:rPr>
          <w:sz w:val="24"/>
        </w:rPr>
        <w:t xml:space="preserve"> </w:t>
      </w:r>
      <w:r>
        <w:rPr>
          <w:sz w:val="24"/>
          <w:lang w:val="en-US"/>
        </w:rPr>
        <w:t>deben</w:t>
      </w:r>
      <w:r>
        <w:rPr>
          <w:sz w:val="24"/>
        </w:rPr>
        <w:t xml:space="preserve">                        Некоторые вещи, о которых ты</w:t>
      </w:r>
    </w:p>
    <w:p>
      <w:pPr>
        <w:pStyle w:val="Normal1"/>
        <w:spacing w:lineRule="auto" w:line="240"/>
        <w:ind w:firstLine="709" w:end="0"/>
        <w:rPr/>
      </w:pPr>
      <w:r>
        <w:rPr>
          <w:sz w:val="24"/>
          <w:lang w:val="en-US"/>
        </w:rPr>
        <w:t>entenderlas</w:t>
      </w:r>
      <w:r>
        <w:rPr>
          <w:sz w:val="24"/>
        </w:rPr>
        <w:t xml:space="preserve"> </w:t>
      </w:r>
      <w:r>
        <w:rPr>
          <w:sz w:val="24"/>
          <w:lang w:val="en-US"/>
        </w:rPr>
        <w:t>m</w:t>
      </w:r>
      <w:r>
        <w:rPr>
          <w:sz w:val="24"/>
        </w:rPr>
        <w:t>á</w:t>
      </w:r>
      <w:r>
        <w:rPr>
          <w:sz w:val="24"/>
          <w:lang w:val="en-US"/>
        </w:rPr>
        <w:t>s</w:t>
      </w:r>
      <w:r>
        <w:rPr>
          <w:sz w:val="24"/>
        </w:rPr>
        <w:t xml:space="preserve"> </w:t>
      </w:r>
      <w:r>
        <w:rPr>
          <w:sz w:val="24"/>
          <w:lang w:val="en-US"/>
        </w:rPr>
        <w:t>que</w:t>
      </w:r>
      <w:r>
        <w:rPr>
          <w:sz w:val="24"/>
        </w:rPr>
        <w:t xml:space="preserve"> </w:t>
      </w:r>
      <w:r>
        <w:rPr>
          <w:sz w:val="24"/>
          <w:lang w:val="en-US"/>
        </w:rPr>
        <w:t>t</w:t>
      </w:r>
      <w:r>
        <w:rPr>
          <w:sz w:val="24"/>
        </w:rPr>
        <w:t>ú у уо.                                напишешь, должны понимать</w:t>
      </w:r>
    </w:p>
    <w:p>
      <w:pPr>
        <w:pStyle w:val="Normal1"/>
        <w:spacing w:lineRule="auto" w:line="240"/>
        <w:ind w:firstLine="709" w:end="0"/>
        <w:rPr/>
      </w:pPr>
      <w:r>
        <w:rPr>
          <w:sz w:val="24"/>
        </w:rPr>
        <w:t>(</w:t>
      </w:r>
      <w:r>
        <w:rPr>
          <w:sz w:val="24"/>
          <w:lang w:val="en-US"/>
        </w:rPr>
        <w:t>R</w:t>
      </w:r>
      <w:r>
        <w:rPr>
          <w:sz w:val="24"/>
        </w:rPr>
        <w:t xml:space="preserve">. </w:t>
      </w:r>
      <w:r>
        <w:rPr>
          <w:sz w:val="24"/>
          <w:lang w:val="en-US"/>
        </w:rPr>
        <w:t>M</w:t>
      </w:r>
      <w:r>
        <w:rPr>
          <w:lang w:val="en-US"/>
        </w:rPr>
        <w:t>EZA</w:t>
      </w:r>
      <w:r>
        <w:rPr>
          <w:sz w:val="24"/>
        </w:rPr>
        <w:t xml:space="preserve">)                                                            только ты и я. </w:t>
      </w:r>
    </w:p>
    <w:p>
      <w:pPr>
        <w:pStyle w:val="Normal1"/>
        <w:spacing w:lineRule="auto" w:line="240"/>
        <w:ind w:firstLine="284" w:end="0"/>
        <w:rPr/>
      </w:pPr>
      <w:r>
        <w:rPr>
          <w:sz w:val="24"/>
          <w:lang w:val="en-US"/>
        </w:rPr>
        <w:t>En</w:t>
      </w:r>
      <w:r>
        <w:rPr>
          <w:sz w:val="24"/>
        </w:rPr>
        <w:t xml:space="preserve"> </w:t>
      </w:r>
      <w:r>
        <w:rPr>
          <w:sz w:val="24"/>
          <w:lang w:val="en-US"/>
        </w:rPr>
        <w:t>cualquier</w:t>
      </w:r>
      <w:r>
        <w:rPr>
          <w:sz w:val="24"/>
        </w:rPr>
        <w:t xml:space="preserve"> </w:t>
      </w:r>
      <w:r>
        <w:rPr>
          <w:sz w:val="24"/>
          <w:lang w:val="en-US"/>
        </w:rPr>
        <w:t>direcci</w:t>
      </w:r>
      <w:r>
        <w:rPr>
          <w:sz w:val="24"/>
        </w:rPr>
        <w:t>ó</w:t>
      </w:r>
      <w:r>
        <w:rPr>
          <w:sz w:val="24"/>
          <w:lang w:val="en-US"/>
        </w:rPr>
        <w:t>n</w:t>
      </w:r>
      <w:r>
        <w:rPr>
          <w:sz w:val="24"/>
        </w:rPr>
        <w:t xml:space="preserve"> </w:t>
      </w:r>
      <w:r>
        <w:rPr>
          <w:sz w:val="24"/>
          <w:lang w:val="en-US"/>
        </w:rPr>
        <w:t>que</w:t>
      </w:r>
      <w:r>
        <w:rPr>
          <w:sz w:val="24"/>
        </w:rPr>
        <w:t xml:space="preserve"> </w:t>
      </w:r>
      <w:r>
        <w:rPr>
          <w:i/>
          <w:iCs/>
          <w:sz w:val="24"/>
          <w:lang w:val="en-US"/>
        </w:rPr>
        <w:t>mire</w:t>
      </w:r>
      <w:r>
        <w:rPr>
          <w:sz w:val="24"/>
        </w:rPr>
        <w:t>,                              Куда бы я ни смотрел, я всюду</w:t>
      </w:r>
    </w:p>
    <w:p>
      <w:pPr>
        <w:pStyle w:val="Normal1"/>
        <w:spacing w:lineRule="auto" w:line="240"/>
        <w:ind w:firstLine="709" w:end="0"/>
        <w:rPr/>
      </w:pPr>
      <w:r>
        <w:rPr>
          <w:sz w:val="24"/>
          <w:lang w:val="en-US"/>
        </w:rPr>
        <w:t xml:space="preserve">sólo veo el mar. </w:t>
      </w:r>
      <w:r>
        <w:rPr>
          <w:sz w:val="24"/>
        </w:rPr>
        <w:t>(</w:t>
      </w:r>
      <w:r>
        <w:rPr>
          <w:sz w:val="24"/>
          <w:lang w:val="en-US"/>
        </w:rPr>
        <w:t>J</w:t>
      </w:r>
      <w:r>
        <w:rPr>
          <w:sz w:val="24"/>
        </w:rPr>
        <w:t xml:space="preserve">. </w:t>
      </w:r>
      <w:r>
        <w:rPr>
          <w:sz w:val="24"/>
          <w:lang w:val="en-US"/>
        </w:rPr>
        <w:t>F</w:t>
      </w:r>
      <w:r>
        <w:rPr>
          <w:lang w:val="en-US"/>
        </w:rPr>
        <w:t>ARIAS</w:t>
      </w:r>
      <w:r>
        <w:rPr>
          <w:sz w:val="24"/>
        </w:rPr>
        <w:t xml:space="preserve">)                                 вижу только море. </w:t>
      </w:r>
    </w:p>
    <w:p>
      <w:pPr>
        <w:pStyle w:val="Normal1"/>
        <w:spacing w:lineRule="auto" w:line="240"/>
        <w:ind w:firstLine="284" w:end="0"/>
        <w:rPr/>
      </w:pPr>
      <w:r>
        <w:rPr>
          <w:sz w:val="24"/>
          <w:lang w:val="en-US"/>
        </w:rPr>
        <w:t>No</w:t>
      </w:r>
      <w:r>
        <w:rPr>
          <w:sz w:val="24"/>
        </w:rPr>
        <w:t xml:space="preserve"> </w:t>
      </w:r>
      <w:r>
        <w:rPr>
          <w:sz w:val="24"/>
          <w:lang w:val="en-US"/>
        </w:rPr>
        <w:t>ocurr</w:t>
      </w:r>
      <w:r>
        <w:rPr>
          <w:sz w:val="24"/>
        </w:rPr>
        <w:t>í</w:t>
      </w:r>
      <w:r>
        <w:rPr>
          <w:sz w:val="24"/>
          <w:lang w:val="en-US"/>
        </w:rPr>
        <w:t>a</w:t>
      </w:r>
      <w:r>
        <w:rPr>
          <w:sz w:val="24"/>
        </w:rPr>
        <w:t xml:space="preserve"> </w:t>
      </w:r>
      <w:r>
        <w:rPr>
          <w:sz w:val="24"/>
          <w:lang w:val="en-US"/>
        </w:rPr>
        <w:t>suceso</w:t>
      </w:r>
      <w:r>
        <w:rPr>
          <w:sz w:val="24"/>
        </w:rPr>
        <w:t xml:space="preserve"> </w:t>
      </w:r>
      <w:r>
        <w:rPr>
          <w:sz w:val="24"/>
          <w:lang w:val="en-US"/>
        </w:rPr>
        <w:t>en</w:t>
      </w:r>
      <w:r>
        <w:rPr>
          <w:sz w:val="24"/>
        </w:rPr>
        <w:t xml:space="preserve"> </w:t>
      </w:r>
      <w:r>
        <w:rPr>
          <w:sz w:val="24"/>
          <w:lang w:val="en-US"/>
        </w:rPr>
        <w:t>Alcira</w:t>
      </w:r>
      <w:r>
        <w:rPr>
          <w:sz w:val="24"/>
        </w:rPr>
        <w:t xml:space="preserve"> </w:t>
      </w:r>
      <w:r>
        <w:rPr>
          <w:sz w:val="24"/>
          <w:lang w:val="en-US"/>
        </w:rPr>
        <w:t>que</w:t>
      </w:r>
      <w:r>
        <w:rPr>
          <w:sz w:val="24"/>
        </w:rPr>
        <w:t xml:space="preserve"> é</w:t>
      </w:r>
      <w:r>
        <w:rPr>
          <w:sz w:val="24"/>
          <w:lang w:val="en-US"/>
        </w:rPr>
        <w:t>l</w:t>
      </w:r>
      <w:r>
        <w:rPr>
          <w:sz w:val="24"/>
        </w:rPr>
        <w:t xml:space="preserve">                           В Альсире не было ни одного</w:t>
      </w:r>
    </w:p>
    <w:p>
      <w:pPr>
        <w:pStyle w:val="Normal1"/>
        <w:spacing w:lineRule="auto" w:line="240"/>
        <w:ind w:firstLine="709" w:end="0"/>
        <w:rPr/>
      </w:pPr>
      <w:r>
        <w:rPr>
          <w:i/>
          <w:iCs/>
          <w:sz w:val="24"/>
          <w:lang w:val="en-US"/>
        </w:rPr>
        <w:t>ignorase</w:t>
      </w:r>
      <w:r>
        <w:rPr>
          <w:sz w:val="24"/>
        </w:rPr>
        <w:t>. (</w:t>
      </w:r>
      <w:r>
        <w:rPr>
          <w:sz w:val="24"/>
          <w:lang w:val="en-US"/>
        </w:rPr>
        <w:t>B</w:t>
      </w:r>
      <w:r>
        <w:rPr>
          <w:lang w:val="en-US"/>
        </w:rPr>
        <w:t>LASCO</w:t>
      </w:r>
      <w:r>
        <w:rPr/>
        <w:t xml:space="preserve"> </w:t>
      </w:r>
      <w:r>
        <w:rPr>
          <w:sz w:val="24"/>
          <w:lang w:val="en-US"/>
        </w:rPr>
        <w:t>I</w:t>
      </w:r>
      <w:r>
        <w:rPr>
          <w:lang w:val="en-US"/>
        </w:rPr>
        <w:t>B</w:t>
      </w:r>
      <w:r>
        <w:rPr/>
        <w:t>ÁÑ</w:t>
      </w:r>
      <w:r>
        <w:rPr>
          <w:lang w:val="en-US"/>
        </w:rPr>
        <w:t>EZ</w:t>
      </w:r>
      <w:r>
        <w:rPr>
          <w:sz w:val="24"/>
        </w:rPr>
        <w:t>)                                 происшествия, о котором бы он не знал.     .</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Если в определительном придаточном сказуемое не связано с пе</w:t>
        <w:softHyphen/>
        <w:t>редачей модальных оттенков (или определенностью/неопределенностью антеце</w:t>
        <w:softHyphen/>
        <w:t xml:space="preserve">дента), то оно естественно, употребляется в изъявительном наклонении, поэтому следует обратить внимание на сходные модели фраз, противопоставленных по признаку </w:t>
      </w:r>
      <w:r>
        <w:rPr>
          <w:sz w:val="22"/>
          <w:lang w:val="en-US"/>
        </w:rPr>
        <w:t>Indicativo</w:t>
      </w:r>
      <w:r>
        <w:rPr>
          <w:sz w:val="22"/>
        </w:rPr>
        <w:t xml:space="preserve"> — </w:t>
      </w:r>
      <w:r>
        <w:rPr>
          <w:sz w:val="22"/>
          <w:lang w:val="en-US"/>
        </w:rPr>
        <w:t>Subjuntivo</w:t>
      </w:r>
      <w:r>
        <w:rPr>
          <w:sz w:val="22"/>
        </w:rPr>
        <w:t>:</w:t>
      </w:r>
    </w:p>
    <w:p>
      <w:pPr>
        <w:pStyle w:val="Normal1"/>
        <w:spacing w:lineRule="auto" w:line="240"/>
        <w:ind w:firstLine="284" w:end="0"/>
        <w:rPr>
          <w:sz w:val="22"/>
        </w:rPr>
      </w:pPr>
      <w:r>
        <w:rPr>
          <w:sz w:val="22"/>
        </w:rPr>
      </w:r>
    </w:p>
    <w:p>
      <w:pPr>
        <w:pStyle w:val="Normal1"/>
        <w:spacing w:lineRule="auto" w:line="240"/>
        <w:ind w:firstLine="284" w:end="0"/>
        <w:rPr/>
      </w:pPr>
      <w:r>
        <w:rPr>
          <w:sz w:val="22"/>
          <w:lang w:val="en-US"/>
        </w:rPr>
        <w:t>Conozco</w:t>
      </w:r>
      <w:r>
        <w:rPr>
          <w:sz w:val="22"/>
        </w:rPr>
        <w:t xml:space="preserve"> </w:t>
      </w:r>
      <w:r>
        <w:rPr>
          <w:sz w:val="22"/>
          <w:lang w:val="en-US"/>
        </w:rPr>
        <w:t>un</w:t>
      </w:r>
      <w:r>
        <w:rPr>
          <w:sz w:val="22"/>
        </w:rPr>
        <w:t xml:space="preserve"> </w:t>
      </w:r>
      <w:r>
        <w:rPr>
          <w:sz w:val="22"/>
          <w:lang w:val="en-US"/>
        </w:rPr>
        <w:t>lugar</w:t>
      </w:r>
      <w:r>
        <w:rPr>
          <w:sz w:val="22"/>
        </w:rPr>
        <w:t xml:space="preserve"> </w:t>
      </w:r>
      <w:r>
        <w:rPr>
          <w:sz w:val="22"/>
          <w:lang w:val="en-US"/>
        </w:rPr>
        <w:t>que</w:t>
      </w:r>
      <w:r>
        <w:rPr>
          <w:sz w:val="22"/>
        </w:rPr>
        <w:t xml:space="preserve"> </w:t>
      </w:r>
      <w:r>
        <w:rPr>
          <w:i/>
          <w:iCs/>
          <w:sz w:val="22"/>
          <w:lang w:val="en-US"/>
        </w:rPr>
        <w:t>es</w:t>
      </w:r>
      <w:r>
        <w:rPr>
          <w:sz w:val="22"/>
        </w:rPr>
        <w:t xml:space="preserve"> </w:t>
      </w:r>
      <w:r>
        <w:rPr>
          <w:sz w:val="22"/>
          <w:lang w:val="en-US"/>
        </w:rPr>
        <w:t>muy</w:t>
      </w:r>
      <w:r>
        <w:rPr>
          <w:sz w:val="22"/>
        </w:rPr>
        <w:t xml:space="preserve"> </w:t>
      </w:r>
      <w:r>
        <w:rPr>
          <w:sz w:val="22"/>
          <w:lang w:val="en-US"/>
        </w:rPr>
        <w:t>c</w:t>
      </w:r>
      <w:r>
        <w:rPr>
          <w:sz w:val="22"/>
        </w:rPr>
        <w:t>ó</w:t>
      </w:r>
      <w:r>
        <w:rPr>
          <w:sz w:val="22"/>
          <w:lang w:val="en-US"/>
        </w:rPr>
        <w:t>modo</w:t>
      </w:r>
      <w:r>
        <w:rPr>
          <w:sz w:val="22"/>
        </w:rPr>
        <w:t xml:space="preserve"> </w:t>
      </w:r>
      <w:r>
        <w:rPr>
          <w:sz w:val="22"/>
          <w:lang w:val="en-US"/>
        </w:rPr>
        <w:t>para</w:t>
      </w:r>
      <w:r>
        <w:rPr>
          <w:sz w:val="22"/>
        </w:rPr>
        <w:t xml:space="preserve">                    Я знаю одно место, которое очень</w:t>
      </w:r>
    </w:p>
    <w:p>
      <w:pPr>
        <w:pStyle w:val="Normal1"/>
        <w:spacing w:lineRule="auto" w:line="240"/>
        <w:ind w:firstLine="709" w:end="0"/>
        <w:rPr/>
      </w:pPr>
      <w:r>
        <w:rPr>
          <w:sz w:val="22"/>
          <w:lang w:val="en-US"/>
        </w:rPr>
        <w:t>el</w:t>
      </w:r>
      <w:r>
        <w:rPr>
          <w:sz w:val="22"/>
        </w:rPr>
        <w:t xml:space="preserve"> </w:t>
      </w:r>
      <w:r>
        <w:rPr>
          <w:sz w:val="22"/>
          <w:lang w:val="en-US"/>
        </w:rPr>
        <w:t>descanso</w:t>
      </w:r>
      <w:r>
        <w:rPr>
          <w:sz w:val="22"/>
        </w:rPr>
        <w:t xml:space="preserve">.                                                                  удобно для отдыха. </w:t>
      </w:r>
    </w:p>
    <w:p>
      <w:pPr>
        <w:pStyle w:val="Normal1"/>
        <w:spacing w:lineRule="auto" w:line="240"/>
        <w:ind w:firstLine="284" w:end="0"/>
        <w:rPr/>
      </w:pPr>
      <w:r>
        <w:rPr>
          <w:sz w:val="22"/>
          <w:lang w:val="en-US"/>
        </w:rPr>
        <w:t>Busco</w:t>
      </w:r>
      <w:r>
        <w:rPr>
          <w:sz w:val="22"/>
        </w:rPr>
        <w:t xml:space="preserve"> </w:t>
      </w:r>
      <w:r>
        <w:rPr>
          <w:sz w:val="22"/>
          <w:lang w:val="en-US"/>
        </w:rPr>
        <w:t>un</w:t>
      </w:r>
      <w:r>
        <w:rPr>
          <w:sz w:val="22"/>
        </w:rPr>
        <w:t xml:space="preserve"> </w:t>
      </w:r>
      <w:r>
        <w:rPr>
          <w:sz w:val="22"/>
          <w:lang w:val="en-US"/>
        </w:rPr>
        <w:t>lugar</w:t>
      </w:r>
      <w:r>
        <w:rPr>
          <w:sz w:val="22"/>
        </w:rPr>
        <w:t xml:space="preserve"> </w:t>
      </w:r>
      <w:r>
        <w:rPr>
          <w:sz w:val="22"/>
          <w:lang w:val="en-US"/>
        </w:rPr>
        <w:t>que</w:t>
      </w:r>
      <w:r>
        <w:rPr>
          <w:sz w:val="22"/>
        </w:rPr>
        <w:t xml:space="preserve"> </w:t>
      </w:r>
      <w:r>
        <w:rPr>
          <w:i/>
          <w:iCs/>
          <w:sz w:val="22"/>
          <w:lang w:val="en-US"/>
        </w:rPr>
        <w:t>sea</w:t>
      </w:r>
      <w:r>
        <w:rPr>
          <w:sz w:val="22"/>
        </w:rPr>
        <w:t xml:space="preserve"> </w:t>
      </w:r>
      <w:r>
        <w:rPr>
          <w:sz w:val="22"/>
          <w:lang w:val="en-US"/>
        </w:rPr>
        <w:t>muy</w:t>
      </w:r>
      <w:r>
        <w:rPr>
          <w:sz w:val="22"/>
        </w:rPr>
        <w:t xml:space="preserve"> </w:t>
      </w:r>
      <w:r>
        <w:rPr>
          <w:sz w:val="22"/>
          <w:lang w:val="en-US"/>
        </w:rPr>
        <w:t>c</w:t>
      </w:r>
      <w:r>
        <w:rPr>
          <w:sz w:val="22"/>
        </w:rPr>
        <w:t>ó</w:t>
      </w:r>
      <w:r>
        <w:rPr>
          <w:sz w:val="22"/>
          <w:lang w:val="en-US"/>
        </w:rPr>
        <w:t>modo</w:t>
      </w:r>
      <w:r>
        <w:rPr>
          <w:sz w:val="22"/>
        </w:rPr>
        <w:t xml:space="preserve"> </w:t>
      </w:r>
      <w:r>
        <w:rPr>
          <w:sz w:val="22"/>
          <w:lang w:val="en-US"/>
        </w:rPr>
        <w:t>para</w:t>
      </w:r>
      <w:r>
        <w:rPr>
          <w:sz w:val="22"/>
        </w:rPr>
        <w:t xml:space="preserve">                      Я ищу место, которое было бы очень</w:t>
      </w:r>
    </w:p>
    <w:p>
      <w:pPr>
        <w:pStyle w:val="Normal1"/>
        <w:spacing w:lineRule="auto" w:line="240"/>
        <w:ind w:firstLine="709" w:end="0"/>
        <w:rPr/>
      </w:pPr>
      <w:r>
        <w:rPr>
          <w:sz w:val="22"/>
          <w:lang w:val="en-US"/>
        </w:rPr>
        <w:t>el</w:t>
      </w:r>
      <w:r>
        <w:rPr>
          <w:sz w:val="22"/>
        </w:rPr>
        <w:t xml:space="preserve"> </w:t>
      </w:r>
      <w:r>
        <w:rPr>
          <w:sz w:val="22"/>
          <w:lang w:val="en-US"/>
        </w:rPr>
        <w:t>descanso</w:t>
      </w:r>
      <w:r>
        <w:rPr>
          <w:sz w:val="22"/>
        </w:rPr>
        <w:t xml:space="preserve">.                                                                 удобным для отдыха. </w:t>
      </w:r>
    </w:p>
    <w:p>
      <w:pPr>
        <w:pStyle w:val="Normal1"/>
        <w:spacing w:lineRule="auto" w:line="240"/>
        <w:ind w:firstLine="284" w:end="0"/>
        <w:rPr/>
      </w:pPr>
      <w:r>
        <w:rPr>
          <w:sz w:val="22"/>
          <w:lang w:val="en-US"/>
        </w:rPr>
        <w:t xml:space="preserve">No puedo fiarme del primero que </w:t>
      </w:r>
      <w:r>
        <w:rPr>
          <w:i/>
          <w:iCs/>
          <w:sz w:val="22"/>
          <w:lang w:val="en-US"/>
        </w:rPr>
        <w:t>viene</w:t>
      </w:r>
      <w:r>
        <w:rPr>
          <w:sz w:val="22"/>
          <w:lang w:val="en-US"/>
        </w:rPr>
        <w:t xml:space="preserve">.                         </w:t>
      </w:r>
      <w:r>
        <w:rPr>
          <w:sz w:val="22"/>
        </w:rPr>
        <w:t>Я не могу доверять первому, кто придет.</w:t>
      </w:r>
    </w:p>
    <w:p>
      <w:pPr>
        <w:pStyle w:val="Normal1"/>
        <w:spacing w:lineRule="auto" w:line="240"/>
        <w:ind w:firstLine="284" w:end="0"/>
        <w:rPr/>
      </w:pPr>
      <w:r>
        <w:rPr>
          <w:sz w:val="22"/>
          <w:lang w:val="en-US"/>
        </w:rPr>
        <w:t xml:space="preserve">No puedo fiarme del primero que </w:t>
      </w:r>
      <w:r>
        <w:rPr>
          <w:i/>
          <w:iCs/>
          <w:sz w:val="22"/>
          <w:lang w:val="en-US"/>
        </w:rPr>
        <w:t>venga</w:t>
      </w:r>
      <w:r>
        <w:rPr>
          <w:sz w:val="22"/>
          <w:lang w:val="en-US"/>
        </w:rPr>
        <w:t xml:space="preserve">.                        </w:t>
      </w:r>
      <w:r>
        <w:rPr>
          <w:sz w:val="22"/>
        </w:rPr>
        <w:t>До</w:t>
      </w:r>
      <w:r>
        <w:rPr>
          <w:sz w:val="22"/>
          <w:lang w:val="en-US"/>
        </w:rPr>
        <w:t>c</w:t>
      </w:r>
      <w:r>
        <w:rPr>
          <w:sz w:val="22"/>
        </w:rPr>
        <w:t>л.: Я не могу доверять первому, кто пришел бы.</w:t>
      </w:r>
    </w:p>
    <w:p>
      <w:pPr>
        <w:pStyle w:val="Normal1"/>
        <w:spacing w:lineRule="auto" w:line="240"/>
        <w:ind w:firstLine="284" w:end="0"/>
        <w:rPr>
          <w:sz w:val="22"/>
          <w:lang w:val="en-US"/>
        </w:rPr>
      </w:pPr>
      <w:r>
        <w:rPr>
          <w:sz w:val="22"/>
          <w:lang w:val="en-US"/>
        </w:rPr>
        <w:t>Me refier</w:t>
      </w:r>
      <w:r>
        <w:rPr>
          <w:sz w:val="22"/>
        </w:rPr>
        <w:t>о</w:t>
      </w:r>
      <w:r>
        <w:rPr>
          <w:sz w:val="22"/>
          <w:lang w:val="en-US"/>
        </w:rPr>
        <w:t xml:space="preserve"> a los españoles que no </w:t>
      </w:r>
      <w:r>
        <w:rPr>
          <w:i/>
          <w:iCs/>
          <w:sz w:val="22"/>
          <w:lang w:val="en-US"/>
        </w:rPr>
        <w:t>han salido</w:t>
      </w:r>
      <w:r>
        <w:rPr>
          <w:sz w:val="22"/>
          <w:lang w:val="en-US"/>
        </w:rPr>
        <w:t xml:space="preserve">                 </w:t>
      </w:r>
      <w:r>
        <w:rPr>
          <w:sz w:val="22"/>
        </w:rPr>
        <w:t>Я</w:t>
      </w:r>
      <w:r>
        <w:rPr>
          <w:sz w:val="22"/>
          <w:lang w:val="en-US"/>
        </w:rPr>
        <w:t xml:space="preserve"> </w:t>
      </w:r>
      <w:r>
        <w:rPr>
          <w:sz w:val="22"/>
        </w:rPr>
        <w:t>имею</w:t>
      </w:r>
      <w:r>
        <w:rPr>
          <w:sz w:val="22"/>
          <w:lang w:val="en-US"/>
        </w:rPr>
        <w:t xml:space="preserve"> </w:t>
      </w:r>
      <w:r>
        <w:rPr>
          <w:sz w:val="22"/>
        </w:rPr>
        <w:t>в</w:t>
      </w:r>
      <w:r>
        <w:rPr>
          <w:sz w:val="22"/>
          <w:lang w:val="en-US"/>
        </w:rPr>
        <w:t xml:space="preserve"> </w:t>
      </w:r>
      <w:r>
        <w:rPr>
          <w:sz w:val="22"/>
        </w:rPr>
        <w:t>виду</w:t>
      </w:r>
      <w:r>
        <w:rPr>
          <w:sz w:val="22"/>
          <w:lang w:val="en-US"/>
        </w:rPr>
        <w:t xml:space="preserve"> </w:t>
      </w:r>
      <w:r>
        <w:rPr>
          <w:sz w:val="22"/>
        </w:rPr>
        <w:t>испанцев</w:t>
      </w:r>
      <w:r>
        <w:rPr>
          <w:sz w:val="22"/>
          <w:lang w:val="en-US"/>
        </w:rPr>
        <w:t xml:space="preserve">, </w:t>
      </w:r>
      <w:r>
        <w:rPr>
          <w:sz w:val="22"/>
        </w:rPr>
        <w:t>которые</w:t>
      </w:r>
      <w:r>
        <w:rPr>
          <w:sz w:val="22"/>
          <w:lang w:val="en-US"/>
        </w:rPr>
        <w:t xml:space="preserve"> </w:t>
      </w:r>
      <w:r>
        <w:rPr>
          <w:sz w:val="22"/>
        </w:rPr>
        <w:t>не</w:t>
      </w:r>
    </w:p>
    <w:p>
      <w:pPr>
        <w:pStyle w:val="Normal1"/>
        <w:spacing w:lineRule="auto" w:line="240"/>
        <w:ind w:firstLine="284" w:end="0"/>
        <w:rPr/>
      </w:pPr>
      <w:r>
        <w:rPr>
          <w:sz w:val="22"/>
          <w:lang w:val="en-US"/>
        </w:rPr>
        <w:t xml:space="preserve">de Francia.                                                                           </w:t>
      </w:r>
      <w:r>
        <w:rPr>
          <w:sz w:val="22"/>
        </w:rPr>
        <w:t>выехали из Франции.</w:t>
      </w:r>
    </w:p>
    <w:p>
      <w:pPr>
        <w:pStyle w:val="Normal1"/>
        <w:spacing w:lineRule="auto" w:line="240"/>
        <w:ind w:firstLine="284" w:end="0"/>
        <w:rPr/>
      </w:pPr>
      <w:r>
        <w:rPr>
          <w:sz w:val="22"/>
          <w:lang w:val="en-US"/>
        </w:rPr>
        <w:t>Me</w:t>
      </w:r>
      <w:r>
        <w:rPr>
          <w:sz w:val="22"/>
        </w:rPr>
        <w:t xml:space="preserve"> </w:t>
      </w:r>
      <w:r>
        <w:rPr>
          <w:sz w:val="22"/>
          <w:lang w:val="en-US"/>
        </w:rPr>
        <w:t>refiero</w:t>
      </w:r>
      <w:r>
        <w:rPr>
          <w:sz w:val="22"/>
        </w:rPr>
        <w:t xml:space="preserve"> </w:t>
      </w:r>
      <w:r>
        <w:rPr>
          <w:sz w:val="22"/>
          <w:lang w:val="en-US"/>
        </w:rPr>
        <w:t>a</w:t>
      </w:r>
      <w:r>
        <w:rPr>
          <w:sz w:val="22"/>
        </w:rPr>
        <w:t xml:space="preserve"> </w:t>
      </w:r>
      <w:r>
        <w:rPr>
          <w:sz w:val="22"/>
          <w:lang w:val="en-US"/>
        </w:rPr>
        <w:t>los</w:t>
      </w:r>
      <w:r>
        <w:rPr>
          <w:sz w:val="22"/>
        </w:rPr>
        <w:t xml:space="preserve"> </w:t>
      </w:r>
      <w:r>
        <w:rPr>
          <w:sz w:val="22"/>
          <w:lang w:val="en-US"/>
        </w:rPr>
        <w:t>espa</w:t>
      </w:r>
      <w:r>
        <w:rPr>
          <w:sz w:val="22"/>
        </w:rPr>
        <w:t>ñ</w:t>
      </w:r>
      <w:r>
        <w:rPr>
          <w:sz w:val="22"/>
          <w:lang w:val="en-US"/>
        </w:rPr>
        <w:t>oles</w:t>
      </w:r>
      <w:r>
        <w:rPr>
          <w:sz w:val="22"/>
        </w:rPr>
        <w:t xml:space="preserve"> </w:t>
      </w:r>
      <w:r>
        <w:rPr>
          <w:sz w:val="22"/>
          <w:lang w:val="en-US"/>
        </w:rPr>
        <w:t>que</w:t>
      </w:r>
      <w:r>
        <w:rPr>
          <w:sz w:val="22"/>
        </w:rPr>
        <w:t xml:space="preserve"> </w:t>
      </w:r>
      <w:r>
        <w:rPr>
          <w:sz w:val="22"/>
          <w:lang w:val="en-US"/>
        </w:rPr>
        <w:t>no</w:t>
      </w:r>
      <w:r>
        <w:rPr>
          <w:sz w:val="22"/>
        </w:rPr>
        <w:t xml:space="preserve"> </w:t>
      </w:r>
      <w:r>
        <w:rPr>
          <w:i/>
          <w:iCs/>
          <w:sz w:val="22"/>
          <w:lang w:val="en-US"/>
        </w:rPr>
        <w:t>hayan</w:t>
      </w:r>
      <w:r>
        <w:rPr>
          <w:sz w:val="22"/>
        </w:rPr>
        <w:t xml:space="preserve">                        Я имею в виду испанцев, которые бы</w:t>
      </w:r>
    </w:p>
    <w:p>
      <w:pPr>
        <w:pStyle w:val="Normal1"/>
        <w:spacing w:lineRule="auto" w:line="240"/>
        <w:ind w:firstLine="709" w:end="0"/>
        <w:rPr/>
      </w:pPr>
      <w:r>
        <w:rPr>
          <w:i/>
          <w:iCs/>
          <w:sz w:val="22"/>
          <w:lang w:val="en-US"/>
        </w:rPr>
        <w:t>salido</w:t>
      </w:r>
      <w:r>
        <w:rPr>
          <w:sz w:val="22"/>
          <w:lang w:val="en-US"/>
        </w:rPr>
        <w:t xml:space="preserve"> de Francia.                                                        </w:t>
      </w:r>
      <w:r>
        <w:rPr>
          <w:sz w:val="22"/>
        </w:rPr>
        <w:t>прежде не выезжали из Франции.</w:t>
      </w:r>
    </w:p>
    <w:p>
      <w:pPr>
        <w:pStyle w:val="Normal1"/>
        <w:spacing w:lineRule="auto" w:line="240"/>
        <w:ind w:firstLine="284" w:end="0"/>
        <w:rPr/>
      </w:pPr>
      <w:r>
        <w:rPr>
          <w:sz w:val="22"/>
          <w:lang w:val="en-US"/>
        </w:rPr>
        <w:t>S</w:t>
      </w:r>
      <w:r>
        <w:rPr>
          <w:sz w:val="22"/>
        </w:rPr>
        <w:t xml:space="preserve">é </w:t>
      </w:r>
      <w:r>
        <w:rPr>
          <w:sz w:val="22"/>
          <w:lang w:val="en-US"/>
        </w:rPr>
        <w:t>algunas</w:t>
      </w:r>
      <w:r>
        <w:rPr>
          <w:sz w:val="22"/>
        </w:rPr>
        <w:t xml:space="preserve"> </w:t>
      </w:r>
      <w:r>
        <w:rPr>
          <w:sz w:val="22"/>
          <w:lang w:val="en-US"/>
        </w:rPr>
        <w:t>novedades</w:t>
      </w:r>
      <w:r>
        <w:rPr>
          <w:sz w:val="22"/>
        </w:rPr>
        <w:t xml:space="preserve"> </w:t>
      </w:r>
      <w:r>
        <w:rPr>
          <w:sz w:val="22"/>
          <w:lang w:val="en-US"/>
        </w:rPr>
        <w:t>que</w:t>
      </w:r>
      <w:r>
        <w:rPr>
          <w:sz w:val="22"/>
        </w:rPr>
        <w:t xml:space="preserve"> </w:t>
      </w:r>
      <w:r>
        <w:rPr>
          <w:i/>
          <w:iCs/>
          <w:sz w:val="22"/>
          <w:lang w:val="en-US"/>
        </w:rPr>
        <w:t>podr</w:t>
      </w:r>
      <w:r>
        <w:rPr>
          <w:i/>
          <w:iCs/>
          <w:sz w:val="22"/>
        </w:rPr>
        <w:t>á</w:t>
      </w:r>
      <w:r>
        <w:rPr>
          <w:i/>
          <w:iCs/>
          <w:sz w:val="22"/>
          <w:lang w:val="en-US"/>
        </w:rPr>
        <w:t>n</w:t>
      </w:r>
      <w:r>
        <w:rPr>
          <w:sz w:val="22"/>
        </w:rPr>
        <w:t xml:space="preserve">                                  Я знаю некоторые Новости, которые</w:t>
      </w:r>
    </w:p>
    <w:p>
      <w:pPr>
        <w:pStyle w:val="Normal1"/>
        <w:spacing w:lineRule="auto" w:line="240"/>
        <w:ind w:firstLine="709" w:end="0"/>
        <w:rPr/>
      </w:pPr>
      <w:r>
        <w:rPr>
          <w:sz w:val="22"/>
          <w:lang w:val="en-US"/>
        </w:rPr>
        <w:t>interesarte</w:t>
      </w:r>
      <w:r>
        <w:rPr>
          <w:sz w:val="22"/>
        </w:rPr>
        <w:t>.                                                                   могут заинтересовать тебя.</w:t>
      </w:r>
    </w:p>
    <w:p>
      <w:pPr>
        <w:pStyle w:val="Normal1"/>
        <w:spacing w:lineRule="auto" w:line="240"/>
        <w:ind w:firstLine="284" w:end="0"/>
        <w:rPr/>
      </w:pPr>
      <w:r>
        <w:rPr>
          <w:sz w:val="22"/>
          <w:lang w:val="en-US"/>
        </w:rPr>
        <w:t>No</w:t>
      </w:r>
      <w:r>
        <w:rPr>
          <w:sz w:val="22"/>
        </w:rPr>
        <w:t xml:space="preserve"> </w:t>
      </w:r>
      <w:r>
        <w:rPr>
          <w:sz w:val="22"/>
          <w:lang w:val="en-US"/>
        </w:rPr>
        <w:t>s</w:t>
      </w:r>
      <w:r>
        <w:rPr>
          <w:sz w:val="22"/>
        </w:rPr>
        <w:t xml:space="preserve">é </w:t>
      </w:r>
      <w:r>
        <w:rPr>
          <w:sz w:val="22"/>
          <w:lang w:val="en-US"/>
        </w:rPr>
        <w:t>ningunas</w:t>
      </w:r>
      <w:r>
        <w:rPr>
          <w:sz w:val="22"/>
        </w:rPr>
        <w:t xml:space="preserve"> </w:t>
      </w:r>
      <w:r>
        <w:rPr>
          <w:sz w:val="22"/>
          <w:lang w:val="en-US"/>
        </w:rPr>
        <w:t>novedades</w:t>
      </w:r>
      <w:r>
        <w:rPr>
          <w:sz w:val="22"/>
        </w:rPr>
        <w:t xml:space="preserve"> </w:t>
      </w:r>
      <w:r>
        <w:rPr>
          <w:sz w:val="22"/>
          <w:lang w:val="en-US"/>
        </w:rPr>
        <w:t>que</w:t>
      </w:r>
      <w:r>
        <w:rPr>
          <w:sz w:val="22"/>
        </w:rPr>
        <w:t xml:space="preserve"> </w:t>
      </w:r>
      <w:r>
        <w:rPr>
          <w:i/>
          <w:iCs/>
          <w:sz w:val="22"/>
          <w:lang w:val="en-US"/>
        </w:rPr>
        <w:t>puedan</w:t>
      </w:r>
      <w:r>
        <w:rPr>
          <w:sz w:val="22"/>
        </w:rPr>
        <w:t xml:space="preserve">                           Я не знаю никаких новостей, которые</w:t>
      </w:r>
    </w:p>
    <w:p>
      <w:pPr>
        <w:pStyle w:val="Normal1"/>
        <w:spacing w:lineRule="auto" w:line="240"/>
        <w:ind w:firstLine="709" w:end="0"/>
        <w:rPr/>
      </w:pPr>
      <w:r>
        <w:rPr>
          <w:sz w:val="22"/>
          <w:lang w:val="en-US"/>
        </w:rPr>
        <w:t>interesarte</w:t>
      </w:r>
      <w:r>
        <w:rPr>
          <w:sz w:val="22"/>
        </w:rPr>
        <w:t>.                                                                   могли бы заинтересовать тебя.</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jc w:val="center"/>
        <w:rPr/>
      </w:pPr>
      <w:r>
        <w:rPr>
          <w:i/>
          <w:sz w:val="24"/>
        </w:rPr>
        <w:t xml:space="preserve">4. Употребление subjuntivo в придаточных </w:t>
      </w:r>
      <w:r>
        <w:rPr>
          <w:i/>
          <w:spacing w:val="20"/>
          <w:sz w:val="24"/>
        </w:rPr>
        <w:t>обстоятельственных</w:t>
      </w:r>
      <w:r>
        <w:rPr>
          <w:i/>
          <w:sz w:val="24"/>
        </w:rPr>
        <w:t xml:space="preserve"> предложениях</w:t>
      </w:r>
    </w:p>
    <w:p>
      <w:pPr>
        <w:pStyle w:val="Normal1"/>
        <w:spacing w:lineRule="auto" w:line="240"/>
        <w:ind w:firstLine="284" w:end="0"/>
        <w:rPr>
          <w:i/>
          <w:i/>
          <w:sz w:val="24"/>
        </w:rPr>
      </w:pPr>
      <w:r>
        <w:rPr>
          <w:i/>
          <w:sz w:val="24"/>
        </w:rPr>
      </w:r>
    </w:p>
    <w:p>
      <w:pPr>
        <w:pStyle w:val="Normal1"/>
        <w:spacing w:lineRule="auto" w:line="240"/>
        <w:ind w:firstLine="284" w:end="0"/>
        <w:rPr/>
      </w:pPr>
      <w:r>
        <w:rPr>
          <w:sz w:val="24"/>
          <w:lang w:val="en-US"/>
        </w:rPr>
        <w:t>Modo</w:t>
      </w:r>
      <w:r>
        <w:rPr>
          <w:sz w:val="24"/>
        </w:rPr>
        <w:t xml:space="preserve"> </w:t>
      </w:r>
      <w:r>
        <w:rPr>
          <w:sz w:val="24"/>
          <w:lang w:val="en-US"/>
        </w:rPr>
        <w:t>subjuntivo</w:t>
      </w:r>
      <w:r>
        <w:rPr>
          <w:sz w:val="24"/>
        </w:rPr>
        <w:t xml:space="preserve"> употребляется в следующих обстоятельственных придаточных предложениях:</w:t>
      </w:r>
    </w:p>
    <w:p>
      <w:pPr>
        <w:pStyle w:val="Normal1"/>
        <w:spacing w:lineRule="auto" w:line="240"/>
        <w:ind w:firstLine="284" w:end="0"/>
        <w:rPr>
          <w:sz w:val="24"/>
        </w:rPr>
      </w:pPr>
      <w:r>
        <w:rPr>
          <w:sz w:val="24"/>
        </w:rPr>
        <w:t>1) в придаточных предложениях времени, но только в том случае, если действие мыслится как возможное и относится к будущему. Типичными союзами в таких предложениях будут:</w:t>
      </w:r>
    </w:p>
    <w:tbl>
      <w:tblPr>
        <w:tblW w:w="6658" w:type="dxa"/>
        <w:jc w:val="start"/>
        <w:tblInd w:w="396" w:type="dxa"/>
        <w:tblLayout w:type="fixed"/>
        <w:tblCellMar>
          <w:top w:w="0" w:type="dxa"/>
          <w:start w:w="108" w:type="dxa"/>
          <w:bottom w:w="0" w:type="dxa"/>
          <w:end w:w="108" w:type="dxa"/>
        </w:tblCellMar>
      </w:tblPr>
      <w:tblGrid>
        <w:gridCol w:w="2280"/>
        <w:gridCol w:w="4378"/>
      </w:tblGrid>
      <w:tr>
        <w:trPr>
          <w:trHeight w:val="2529" w:hRule="atLeast"/>
        </w:trPr>
        <w:tc>
          <w:tcPr>
            <w:tcW w:w="2280" w:type="dxa"/>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t>cuando</w:t>
            </w:r>
          </w:p>
          <w:p>
            <w:pPr>
              <w:pStyle w:val="Normal1"/>
              <w:spacing w:lineRule="auto" w:line="240"/>
              <w:ind w:firstLine="284" w:end="0"/>
              <w:rPr>
                <w:sz w:val="24"/>
                <w:lang w:val="en-US"/>
              </w:rPr>
            </w:pPr>
            <w:r>
              <w:rPr>
                <w:sz w:val="24"/>
                <w:lang w:val="en-US"/>
              </w:rPr>
              <w:t>en cuanto</w:t>
            </w:r>
          </w:p>
          <w:p>
            <w:pPr>
              <w:pStyle w:val="Normal1"/>
              <w:spacing w:lineRule="auto" w:line="240"/>
              <w:ind w:firstLine="284" w:end="0"/>
              <w:rPr>
                <w:sz w:val="24"/>
                <w:lang w:val="en-US"/>
              </w:rPr>
            </w:pPr>
            <w:r>
              <w:rPr>
                <w:sz w:val="24"/>
                <w:lang w:val="en-US"/>
              </w:rPr>
              <w:t>antes (de) que</w:t>
            </w:r>
          </w:p>
          <w:p>
            <w:pPr>
              <w:pStyle w:val="Normal1"/>
              <w:spacing w:lineRule="auto" w:line="240"/>
              <w:ind w:firstLine="284" w:end="0"/>
              <w:rPr>
                <w:sz w:val="24"/>
                <w:lang w:val="en-US"/>
              </w:rPr>
            </w:pPr>
            <w:r>
              <w:rPr>
                <w:sz w:val="24"/>
                <w:lang w:val="en-US"/>
              </w:rPr>
              <w:t>apenas</w:t>
            </w:r>
          </w:p>
          <w:p>
            <w:pPr>
              <w:pStyle w:val="Normal1"/>
              <w:spacing w:lineRule="auto" w:line="240"/>
              <w:ind w:firstLine="284" w:end="0"/>
              <w:rPr>
                <w:sz w:val="24"/>
                <w:lang w:val="en-US"/>
              </w:rPr>
            </w:pPr>
            <w:r>
              <w:rPr>
                <w:sz w:val="24"/>
                <w:lang w:val="en-US"/>
              </w:rPr>
              <w:t>hasta que</w:t>
            </w:r>
          </w:p>
          <w:p>
            <w:pPr>
              <w:pStyle w:val="Normal1"/>
              <w:spacing w:lineRule="auto" w:line="240"/>
              <w:ind w:firstLine="284" w:end="0"/>
              <w:rPr>
                <w:sz w:val="24"/>
                <w:lang w:val="en-US"/>
              </w:rPr>
            </w:pPr>
            <w:r>
              <w:rPr>
                <w:sz w:val="24"/>
                <w:lang w:val="en-US"/>
              </w:rPr>
              <w:t>luego que</w:t>
            </w:r>
          </w:p>
          <w:p>
            <w:pPr>
              <w:pStyle w:val="Normal1"/>
              <w:spacing w:lineRule="auto" w:line="240"/>
              <w:ind w:firstLine="284" w:end="0"/>
              <w:rPr>
                <w:sz w:val="24"/>
                <w:lang w:val="en-US"/>
              </w:rPr>
            </w:pPr>
            <w:r>
              <w:rPr>
                <w:sz w:val="24"/>
                <w:lang w:val="en-US"/>
              </w:rPr>
              <w:t>después (de) que</w:t>
            </w:r>
          </w:p>
          <w:p>
            <w:pPr>
              <w:pStyle w:val="Normal1"/>
              <w:spacing w:lineRule="auto" w:line="240"/>
              <w:ind w:firstLine="284" w:end="0"/>
              <w:rPr>
                <w:sz w:val="24"/>
                <w:lang w:val="en-US"/>
              </w:rPr>
            </w:pPr>
            <w:r>
              <w:rPr>
                <w:sz w:val="24"/>
                <w:lang w:val="en-US"/>
              </w:rPr>
              <w:t>así que</w:t>
            </w:r>
          </w:p>
          <w:p>
            <w:pPr>
              <w:pStyle w:val="Normal1"/>
              <w:ind w:firstLine="284" w:end="0"/>
              <w:rPr/>
            </w:pPr>
            <w:r>
              <w:rPr>
                <w:sz w:val="24"/>
                <w:lang w:val="en-US"/>
              </w:rPr>
              <w:t>mientras</w:t>
            </w:r>
            <w:r>
              <w:rPr>
                <w:sz w:val="24"/>
              </w:rPr>
              <w:t xml:space="preserve"> (</w:t>
            </w:r>
            <w:r>
              <w:rPr>
                <w:sz w:val="24"/>
                <w:lang w:val="en-US"/>
              </w:rPr>
              <w:t>que</w:t>
            </w:r>
            <w:r>
              <w:rPr>
                <w:sz w:val="24"/>
              </w:rPr>
              <w:t>)</w:t>
            </w:r>
          </w:p>
        </w:tc>
        <w:tc>
          <w:tcPr>
            <w:tcW w:w="4378" w:type="dxa"/>
            <w:tcBorders/>
          </w:tcPr>
          <w:p>
            <w:pPr>
              <w:pStyle w:val="Normal"/>
              <w:snapToGrid w:val="false"/>
              <w:rPr>
                <w:sz w:val="24"/>
              </w:rPr>
            </w:pPr>
            <w:r>
              <w:rPr>
                <w:sz w:val="24"/>
              </w:rPr>
            </w:r>
          </w:p>
          <w:p>
            <w:pPr>
              <w:pStyle w:val="Normal1"/>
              <w:spacing w:lineRule="auto" w:line="240"/>
              <w:rPr>
                <w:sz w:val="24"/>
              </w:rPr>
            </w:pPr>
            <w:r>
              <w:rPr>
                <w:sz w:val="24"/>
              </w:rPr>
              <w:t xml:space="preserve">— </w:t>
            </w:r>
            <w:r>
              <w:rPr>
                <w:sz w:val="24"/>
              </w:rPr>
              <w:t>когда</w:t>
            </w:r>
          </w:p>
          <w:p>
            <w:pPr>
              <w:pStyle w:val="Normal1"/>
              <w:spacing w:lineRule="auto" w:line="240"/>
              <w:rPr/>
            </w:pPr>
            <w:r>
              <w:rPr>
                <w:sz w:val="24"/>
              </w:rPr>
              <w:t xml:space="preserve">— </w:t>
            </w:r>
            <w:r>
              <w:rPr>
                <w:sz w:val="24"/>
              </w:rPr>
              <w:t xml:space="preserve">как только  </w:t>
            </w:r>
          </w:p>
          <w:p>
            <w:pPr>
              <w:pStyle w:val="Normal1"/>
              <w:spacing w:lineRule="auto" w:line="240"/>
              <w:rPr>
                <w:sz w:val="24"/>
              </w:rPr>
            </w:pPr>
            <w:r>
              <w:rPr>
                <w:sz w:val="24"/>
              </w:rPr>
              <w:t xml:space="preserve">— </w:t>
            </w:r>
            <w:r>
              <w:rPr>
                <w:sz w:val="24"/>
              </w:rPr>
              <w:t xml:space="preserve">до того, как; раньше чем ... </w:t>
            </w:r>
          </w:p>
          <w:p>
            <w:pPr>
              <w:pStyle w:val="Normal1"/>
              <w:spacing w:lineRule="auto" w:line="240"/>
              <w:rPr>
                <w:sz w:val="24"/>
              </w:rPr>
            </w:pPr>
            <w:r>
              <w:rPr>
                <w:sz w:val="24"/>
              </w:rPr>
              <w:t xml:space="preserve">— </w:t>
            </w:r>
            <w:r>
              <w:rPr>
                <w:sz w:val="24"/>
              </w:rPr>
              <w:t xml:space="preserve">как только, едва  </w:t>
            </w:r>
          </w:p>
          <w:p>
            <w:pPr>
              <w:pStyle w:val="Normal1"/>
              <w:spacing w:lineRule="auto" w:line="240"/>
              <w:rPr>
                <w:sz w:val="24"/>
              </w:rPr>
            </w:pPr>
            <w:r>
              <w:rPr>
                <w:sz w:val="24"/>
              </w:rPr>
              <w:t xml:space="preserve">— </w:t>
            </w:r>
            <w:r>
              <w:rPr>
                <w:sz w:val="24"/>
              </w:rPr>
              <w:t xml:space="preserve">до того, как </w:t>
            </w:r>
          </w:p>
          <w:p>
            <w:pPr>
              <w:pStyle w:val="Normal1"/>
              <w:spacing w:lineRule="auto" w:line="240"/>
              <w:rPr>
                <w:sz w:val="24"/>
              </w:rPr>
            </w:pPr>
            <w:r>
              <w:rPr>
                <w:sz w:val="24"/>
              </w:rPr>
              <w:t xml:space="preserve">— </w:t>
            </w:r>
            <w:r>
              <w:rPr>
                <w:sz w:val="24"/>
              </w:rPr>
              <w:t xml:space="preserve">как только; после того, как  </w:t>
            </w:r>
          </w:p>
          <w:p>
            <w:pPr>
              <w:pStyle w:val="Normal1"/>
              <w:spacing w:lineRule="auto" w:line="240"/>
              <w:rPr>
                <w:sz w:val="24"/>
              </w:rPr>
            </w:pPr>
            <w:r>
              <w:rPr>
                <w:sz w:val="24"/>
              </w:rPr>
              <w:t xml:space="preserve">— </w:t>
            </w:r>
            <w:r>
              <w:rPr>
                <w:sz w:val="24"/>
              </w:rPr>
              <w:t xml:space="preserve">после того, как </w:t>
            </w:r>
          </w:p>
          <w:p>
            <w:pPr>
              <w:pStyle w:val="Normal1"/>
              <w:spacing w:lineRule="auto" w:line="240"/>
              <w:rPr>
                <w:sz w:val="24"/>
              </w:rPr>
            </w:pPr>
            <w:r>
              <w:rPr>
                <w:sz w:val="24"/>
              </w:rPr>
              <w:t xml:space="preserve">— </w:t>
            </w:r>
            <w:r>
              <w:rPr>
                <w:sz w:val="24"/>
              </w:rPr>
              <w:t>как только</w:t>
            </w:r>
          </w:p>
          <w:p>
            <w:pPr>
              <w:pStyle w:val="Normal1"/>
              <w:rPr>
                <w:sz w:val="24"/>
              </w:rPr>
            </w:pPr>
            <w:r>
              <w:rPr>
                <w:sz w:val="24"/>
              </w:rPr>
              <w:t xml:space="preserve">— </w:t>
            </w:r>
            <w:r>
              <w:rPr>
                <w:sz w:val="24"/>
              </w:rPr>
              <w:t>в то время, как; между тем, как</w:t>
            </w:r>
          </w:p>
        </w:tc>
      </w:tr>
    </w:tbl>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En cuanto</w:t>
      </w:r>
      <w:r>
        <w:rPr>
          <w:sz w:val="24"/>
          <w:lang w:val="en-US"/>
        </w:rPr>
        <w:t xml:space="preserve"> </w:t>
      </w:r>
      <w:r>
        <w:rPr>
          <w:i/>
          <w:iCs/>
          <w:sz w:val="24"/>
          <w:lang w:val="en-US"/>
        </w:rPr>
        <w:t>llegue</w:t>
      </w:r>
      <w:r>
        <w:rPr>
          <w:sz w:val="24"/>
          <w:lang w:val="en-US"/>
        </w:rPr>
        <w:t xml:space="preserve"> Juan se lo digo.                                   </w:t>
      </w:r>
      <w:r>
        <w:rPr>
          <w:sz w:val="24"/>
        </w:rPr>
        <w:t xml:space="preserve">Как только приедет Хуан, я ему </w:t>
      </w:r>
    </w:p>
    <w:p>
      <w:pPr>
        <w:pStyle w:val="Normal1"/>
        <w:spacing w:lineRule="auto" w:line="240"/>
        <w:ind w:firstLine="284" w:end="0"/>
        <w:rPr/>
      </w:pPr>
      <w:r>
        <w:rPr>
          <w:sz w:val="24"/>
        </w:rPr>
        <w:t>(</w:t>
      </w:r>
      <w:r>
        <w:rPr>
          <w:sz w:val="24"/>
          <w:lang w:val="en-US"/>
        </w:rPr>
        <w:t>A</w:t>
      </w:r>
      <w:r>
        <w:rPr>
          <w:sz w:val="24"/>
        </w:rPr>
        <w:t>.</w:t>
      </w:r>
      <w:r>
        <w:rPr>
          <w:sz w:val="24"/>
          <w:lang w:val="en-US"/>
        </w:rPr>
        <w:t>G</w:t>
      </w:r>
      <w:r>
        <w:rPr>
          <w:lang w:val="en-US"/>
        </w:rPr>
        <w:t>RAVINA</w:t>
      </w:r>
      <w:r>
        <w:rPr>
          <w:sz w:val="24"/>
        </w:rPr>
        <w:t xml:space="preserve">)                                                                     скажу об этом. </w:t>
      </w:r>
    </w:p>
    <w:p>
      <w:pPr>
        <w:pStyle w:val="Normal1"/>
        <w:spacing w:lineRule="auto" w:line="240"/>
        <w:ind w:firstLine="284" w:end="0"/>
        <w:rPr/>
      </w:pPr>
      <w:r>
        <w:rPr>
          <w:b/>
          <w:bCs/>
          <w:sz w:val="24"/>
          <w:lang w:val="en-US"/>
        </w:rPr>
        <w:t>Cuando</w:t>
      </w:r>
      <w:r>
        <w:rPr>
          <w:sz w:val="24"/>
        </w:rPr>
        <w:t xml:space="preserve"> </w:t>
      </w:r>
      <w:r>
        <w:rPr>
          <w:sz w:val="24"/>
          <w:lang w:val="en-US"/>
        </w:rPr>
        <w:t>usted</w:t>
      </w:r>
      <w:r>
        <w:rPr>
          <w:sz w:val="24"/>
        </w:rPr>
        <w:t xml:space="preserve"> </w:t>
      </w:r>
      <w:r>
        <w:rPr>
          <w:i/>
          <w:iCs/>
          <w:sz w:val="24"/>
          <w:lang w:val="en-US"/>
        </w:rPr>
        <w:t>quiera</w:t>
      </w:r>
      <w:r>
        <w:rPr>
          <w:sz w:val="24"/>
        </w:rPr>
        <w:t xml:space="preserve">, </w:t>
      </w:r>
      <w:r>
        <w:rPr>
          <w:sz w:val="24"/>
          <w:lang w:val="en-US"/>
        </w:rPr>
        <w:t>patr</w:t>
      </w:r>
      <w:r>
        <w:rPr>
          <w:sz w:val="24"/>
        </w:rPr>
        <w:t>ó</w:t>
      </w:r>
      <w:r>
        <w:rPr>
          <w:sz w:val="24"/>
          <w:lang w:val="en-US"/>
        </w:rPr>
        <w:t>n</w:t>
      </w:r>
      <w:r>
        <w:rPr>
          <w:sz w:val="24"/>
        </w:rPr>
        <w:t xml:space="preserve">, </w:t>
      </w:r>
      <w:r>
        <w:rPr>
          <w:sz w:val="24"/>
          <w:lang w:val="en-US"/>
        </w:rPr>
        <w:t>podemos</w:t>
      </w:r>
      <w:r>
        <w:rPr>
          <w:sz w:val="24"/>
        </w:rPr>
        <w:t xml:space="preserve">                          Как только вы пожелаете, хозяин,</w:t>
      </w:r>
    </w:p>
    <w:p>
      <w:pPr>
        <w:pStyle w:val="Normal1"/>
        <w:spacing w:lineRule="auto" w:line="240"/>
        <w:ind w:firstLine="284" w:end="0"/>
        <w:rPr/>
      </w:pPr>
      <w:r>
        <w:rPr>
          <w:sz w:val="24"/>
          <w:lang w:val="en-US"/>
        </w:rPr>
        <w:t xml:space="preserve">continuar el viaje.                                                               </w:t>
      </w:r>
      <w:r>
        <w:rPr>
          <w:sz w:val="24"/>
        </w:rPr>
        <w:t>мы тотчас можем продолжить путешествие.</w:t>
      </w:r>
    </w:p>
    <w:p>
      <w:pPr>
        <w:pStyle w:val="Normal1"/>
        <w:spacing w:lineRule="auto" w:line="240"/>
        <w:ind w:firstLine="284" w:end="0"/>
        <w:rPr/>
      </w:pPr>
      <w:r>
        <w:rPr>
          <w:sz w:val="24"/>
          <w:lang w:val="en-US"/>
        </w:rPr>
        <w:t>(R. G</w:t>
      </w:r>
      <w:r>
        <w:rPr>
          <w:lang w:val="en-US"/>
        </w:rPr>
        <w:t>ALLEGOS</w:t>
      </w:r>
      <w:r>
        <w:rPr>
          <w:sz w:val="24"/>
          <w:lang w:val="en-US"/>
        </w:rPr>
        <w:t xml:space="preserve">) </w:t>
      </w:r>
    </w:p>
    <w:p>
      <w:pPr>
        <w:pStyle w:val="Normal1"/>
        <w:spacing w:lineRule="auto" w:line="240"/>
        <w:ind w:firstLine="284" w:end="0"/>
        <w:rPr/>
      </w:pPr>
      <w:r>
        <w:rPr>
          <w:sz w:val="24"/>
          <w:lang w:val="en-US"/>
        </w:rPr>
        <w:t xml:space="preserve">Voy a complacerte... me quedo </w:t>
      </w:r>
      <w:r>
        <w:rPr>
          <w:b/>
          <w:bCs/>
          <w:sz w:val="24"/>
          <w:lang w:val="en-US"/>
        </w:rPr>
        <w:t>hasta</w:t>
      </w:r>
      <w:r>
        <w:rPr>
          <w:sz w:val="24"/>
          <w:lang w:val="en-US"/>
        </w:rPr>
        <w:t xml:space="preserve">                             </w:t>
      </w:r>
      <w:r>
        <w:rPr>
          <w:sz w:val="24"/>
        </w:rPr>
        <w:t>Доставлю</w:t>
      </w:r>
      <w:r>
        <w:rPr>
          <w:sz w:val="24"/>
          <w:lang w:val="en-US"/>
        </w:rPr>
        <w:t xml:space="preserve"> </w:t>
      </w:r>
      <w:r>
        <w:rPr>
          <w:sz w:val="24"/>
        </w:rPr>
        <w:t>тебе</w:t>
      </w:r>
      <w:r>
        <w:rPr>
          <w:sz w:val="24"/>
          <w:lang w:val="en-US"/>
        </w:rPr>
        <w:t xml:space="preserve"> </w:t>
      </w:r>
      <w:r>
        <w:rPr>
          <w:sz w:val="24"/>
        </w:rPr>
        <w:t>удовольствие</w:t>
      </w:r>
      <w:r>
        <w:rPr>
          <w:sz w:val="24"/>
          <w:lang w:val="en-US"/>
        </w:rPr>
        <w:t xml:space="preserve">... </w:t>
      </w:r>
      <w:r>
        <w:rPr>
          <w:sz w:val="24"/>
        </w:rPr>
        <w:t>я</w:t>
      </w:r>
      <w:r>
        <w:rPr>
          <w:sz w:val="24"/>
          <w:lang w:val="en-US"/>
        </w:rPr>
        <w:t xml:space="preserve"> </w:t>
      </w:r>
    </w:p>
    <w:p>
      <w:pPr>
        <w:pStyle w:val="Normal1"/>
        <w:spacing w:lineRule="auto" w:line="240"/>
        <w:ind w:firstLine="284" w:end="0"/>
        <w:rPr/>
      </w:pPr>
      <w:r>
        <w:rPr>
          <w:b/>
          <w:bCs/>
          <w:sz w:val="24"/>
          <w:lang w:val="en-US"/>
        </w:rPr>
        <w:t>que</w:t>
      </w:r>
      <w:r>
        <w:rPr>
          <w:sz w:val="24"/>
          <w:lang w:val="en-US"/>
        </w:rPr>
        <w:t xml:space="preserve"> te </w:t>
      </w:r>
      <w:r>
        <w:rPr>
          <w:i/>
          <w:iCs/>
          <w:sz w:val="24"/>
          <w:lang w:val="en-US"/>
        </w:rPr>
        <w:t>acomodes</w:t>
      </w:r>
      <w:r>
        <w:rPr>
          <w:sz w:val="24"/>
          <w:lang w:val="en-US"/>
        </w:rPr>
        <w:t xml:space="preserve">...                                                              </w:t>
      </w:r>
      <w:r>
        <w:rPr>
          <w:sz w:val="24"/>
        </w:rPr>
        <w:t>остаюсь до тех пор, пока ты не устроишься...</w:t>
      </w:r>
    </w:p>
    <w:p>
      <w:pPr>
        <w:pStyle w:val="Normal1"/>
        <w:spacing w:lineRule="auto" w:line="240"/>
        <w:ind w:firstLine="284" w:end="0"/>
        <w:rPr/>
      </w:pPr>
      <w:r>
        <w:rPr>
          <w:sz w:val="24"/>
          <w:lang w:val="en-US"/>
        </w:rPr>
        <w:t>(R. G</w:t>
      </w:r>
      <w:r>
        <w:rPr>
          <w:lang w:val="en-US"/>
        </w:rPr>
        <w:t>ALLEGOS</w:t>
      </w:r>
      <w:r>
        <w:rPr>
          <w:sz w:val="24"/>
          <w:lang w:val="en-US"/>
        </w:rPr>
        <w:t xml:space="preserve">) </w:t>
      </w:r>
    </w:p>
    <w:p>
      <w:pPr>
        <w:pStyle w:val="Normal1"/>
        <w:spacing w:lineRule="auto" w:line="240"/>
        <w:ind w:firstLine="284" w:end="0"/>
        <w:rPr/>
      </w:pPr>
      <w:r>
        <w:rPr>
          <w:b/>
          <w:bCs/>
          <w:sz w:val="24"/>
          <w:lang w:val="en-US"/>
        </w:rPr>
        <w:t>Antes de que</w:t>
      </w:r>
      <w:r>
        <w:rPr>
          <w:sz w:val="24"/>
          <w:lang w:val="en-US"/>
        </w:rPr>
        <w:t xml:space="preserve"> Marcela </w:t>
      </w:r>
      <w:r>
        <w:rPr>
          <w:i/>
          <w:iCs/>
          <w:sz w:val="24"/>
          <w:lang w:val="en-US"/>
        </w:rPr>
        <w:t>pudiese</w:t>
      </w:r>
      <w:r>
        <w:rPr>
          <w:sz w:val="24"/>
          <w:lang w:val="en-US"/>
        </w:rPr>
        <w:t xml:space="preserve"> responder,                       </w:t>
      </w:r>
      <w:r>
        <w:rPr>
          <w:sz w:val="24"/>
        </w:rPr>
        <w:t>Прежде</w:t>
      </w:r>
      <w:r>
        <w:rPr>
          <w:sz w:val="24"/>
          <w:lang w:val="en-US"/>
        </w:rPr>
        <w:t xml:space="preserve"> </w:t>
      </w:r>
      <w:r>
        <w:rPr>
          <w:sz w:val="24"/>
        </w:rPr>
        <w:t>чем</w:t>
      </w:r>
      <w:r>
        <w:rPr>
          <w:sz w:val="24"/>
          <w:lang w:val="en-US"/>
        </w:rPr>
        <w:t xml:space="preserve"> </w:t>
      </w:r>
      <w:r>
        <w:rPr>
          <w:sz w:val="24"/>
        </w:rPr>
        <w:t>Марсела</w:t>
      </w:r>
      <w:r>
        <w:rPr>
          <w:sz w:val="24"/>
          <w:lang w:val="en-US"/>
        </w:rPr>
        <w:t xml:space="preserve"> </w:t>
      </w:r>
      <w:r>
        <w:rPr>
          <w:sz w:val="24"/>
        </w:rPr>
        <w:t>успела</w:t>
      </w:r>
      <w:r>
        <w:rPr>
          <w:sz w:val="24"/>
          <w:lang w:val="en-US"/>
        </w:rPr>
        <w:t xml:space="preserve"> </w:t>
      </w:r>
      <w:r>
        <w:rPr>
          <w:sz w:val="24"/>
        </w:rPr>
        <w:t>ответить</w:t>
      </w:r>
      <w:r>
        <w:rPr>
          <w:sz w:val="24"/>
          <w:lang w:val="en-US"/>
        </w:rPr>
        <w:t>,</w:t>
      </w:r>
    </w:p>
    <w:p>
      <w:pPr>
        <w:pStyle w:val="Normal1"/>
        <w:spacing w:lineRule="auto" w:line="240"/>
        <w:ind w:firstLine="284" w:end="0"/>
        <w:rPr/>
      </w:pPr>
      <w:r>
        <w:rPr>
          <w:sz w:val="24"/>
          <w:lang w:val="en-US"/>
        </w:rPr>
        <w:t xml:space="preserve">el joven... desapareció.                                                         </w:t>
      </w:r>
      <w:r>
        <w:rPr>
          <w:sz w:val="24"/>
        </w:rPr>
        <w:t>юноша</w:t>
      </w:r>
      <w:r>
        <w:rPr>
          <w:sz w:val="24"/>
          <w:lang w:val="en-US"/>
        </w:rPr>
        <w:t xml:space="preserve">... </w:t>
      </w:r>
      <w:r>
        <w:rPr>
          <w:sz w:val="24"/>
        </w:rPr>
        <w:t>исчез</w:t>
      </w:r>
      <w:r>
        <w:rPr>
          <w:sz w:val="24"/>
          <w:lang w:val="en-US"/>
        </w:rPr>
        <w:t xml:space="preserve">. </w:t>
      </w:r>
    </w:p>
    <w:p>
      <w:pPr>
        <w:pStyle w:val="Normal1"/>
        <w:spacing w:lineRule="auto" w:line="240"/>
        <w:ind w:firstLine="284" w:end="0"/>
        <w:rPr/>
      </w:pPr>
      <w:r>
        <w:rPr>
          <w:sz w:val="24"/>
        </w:rPr>
        <w:t>(</w:t>
      </w:r>
      <w:r>
        <w:rPr>
          <w:sz w:val="24"/>
          <w:lang w:val="en-US"/>
        </w:rPr>
        <w:t>A</w:t>
      </w:r>
      <w:r>
        <w:rPr>
          <w:sz w:val="24"/>
        </w:rPr>
        <w:t xml:space="preserve">. </w:t>
      </w:r>
      <w:r>
        <w:rPr>
          <w:sz w:val="24"/>
          <w:lang w:val="en-US"/>
        </w:rPr>
        <w:t>G</w:t>
      </w:r>
      <w:r>
        <w:rPr>
          <w:lang w:val="en-US"/>
        </w:rPr>
        <w:t>RAVINA</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В тех случаях, когда речь идет о действии реальном (а не предположительном и, следовательно, ориентированном на план будущего), употребляются формы </w:t>
      </w:r>
      <w:r>
        <w:rPr>
          <w:sz w:val="22"/>
          <w:lang w:val="en-US"/>
        </w:rPr>
        <w:t>indicativ</w:t>
      </w:r>
      <w:r>
        <w:rPr>
          <w:sz w:val="22"/>
        </w:rPr>
        <w:t xml:space="preserve">о: </w:t>
      </w:r>
      <w:r>
        <w:rPr>
          <w:sz w:val="22"/>
          <w:lang w:val="en-US"/>
        </w:rPr>
        <w:t>Cuando</w:t>
      </w:r>
      <w:r>
        <w:rPr>
          <w:sz w:val="22"/>
        </w:rPr>
        <w:t xml:space="preserve"> </w:t>
      </w:r>
      <w:r>
        <w:rPr>
          <w:sz w:val="22"/>
          <w:lang w:val="en-US"/>
        </w:rPr>
        <w:t>la</w:t>
      </w:r>
      <w:r>
        <w:rPr>
          <w:sz w:val="22"/>
        </w:rPr>
        <w:t xml:space="preserve"> </w:t>
      </w:r>
      <w:r>
        <w:rPr>
          <w:sz w:val="22"/>
          <w:lang w:val="en-US"/>
        </w:rPr>
        <w:t>miro</w:t>
      </w:r>
      <w:r>
        <w:rPr>
          <w:sz w:val="22"/>
        </w:rPr>
        <w:t xml:space="preserve">, </w:t>
      </w:r>
      <w:r>
        <w:rPr>
          <w:sz w:val="22"/>
          <w:lang w:val="en-US"/>
        </w:rPr>
        <w:t>me</w:t>
      </w:r>
      <w:r>
        <w:rPr>
          <w:sz w:val="22"/>
        </w:rPr>
        <w:t xml:space="preserve"> </w:t>
      </w:r>
      <w:r>
        <w:rPr>
          <w:sz w:val="22"/>
          <w:lang w:val="en-US"/>
        </w:rPr>
        <w:t>sonr</w:t>
      </w:r>
      <w:r>
        <w:rPr>
          <w:sz w:val="22"/>
        </w:rPr>
        <w:t>í</w:t>
      </w:r>
      <w:r>
        <w:rPr>
          <w:sz w:val="22"/>
          <w:lang w:val="en-US"/>
        </w:rPr>
        <w:t>e</w:t>
      </w:r>
      <w:r>
        <w:rPr>
          <w:sz w:val="22"/>
        </w:rPr>
        <w:t>; — Когда я смотрю на нее, она мне улыбается.</w:t>
      </w:r>
    </w:p>
    <w:p>
      <w:pPr>
        <w:pStyle w:val="Normal1"/>
        <w:spacing w:lineRule="auto" w:line="240"/>
        <w:ind w:firstLine="284" w:end="0"/>
        <w:rPr>
          <w:sz w:val="22"/>
        </w:rPr>
      </w:pPr>
      <w:r>
        <w:rPr>
          <w:sz w:val="22"/>
        </w:rPr>
        <w:t>При употреблении придаточных времени с указанными выше союзами формы сослагательного и изъявительного наклонений могут варьироваться в зависимости от смысла фразы:</w:t>
      </w:r>
    </w:p>
    <w:p>
      <w:pPr>
        <w:pStyle w:val="Normal1"/>
        <w:spacing w:lineRule="auto" w:line="240"/>
        <w:ind w:firstLine="284" w:end="0"/>
        <w:rPr/>
      </w:pPr>
      <w:r>
        <w:rPr>
          <w:sz w:val="22"/>
          <w:lang w:val="en-US"/>
        </w:rPr>
        <w:t xml:space="preserve">Nos bañamos cuando </w:t>
      </w:r>
      <w:r>
        <w:rPr>
          <w:i/>
          <w:iCs/>
          <w:sz w:val="22"/>
          <w:lang w:val="en-US"/>
        </w:rPr>
        <w:t>hace</w:t>
      </w:r>
      <w:r>
        <w:rPr>
          <w:sz w:val="22"/>
          <w:lang w:val="en-US"/>
        </w:rPr>
        <w:t xml:space="preserve"> calor.                          </w:t>
      </w:r>
      <w:r>
        <w:rPr>
          <w:sz w:val="22"/>
        </w:rPr>
        <w:t xml:space="preserve">Мы купаемся, когда бывает жарко. </w:t>
      </w:r>
    </w:p>
    <w:p>
      <w:pPr>
        <w:pStyle w:val="Normal1"/>
        <w:spacing w:lineRule="auto" w:line="240"/>
        <w:ind w:firstLine="284" w:end="0"/>
        <w:rPr/>
      </w:pPr>
      <w:r>
        <w:rPr>
          <w:sz w:val="22"/>
          <w:lang w:val="en-US"/>
        </w:rPr>
        <w:t xml:space="preserve">Nos bañamos cuando </w:t>
      </w:r>
      <w:r>
        <w:rPr>
          <w:i/>
          <w:iCs/>
          <w:sz w:val="22"/>
          <w:lang w:val="en-US"/>
        </w:rPr>
        <w:t>haga</w:t>
      </w:r>
      <w:r>
        <w:rPr>
          <w:sz w:val="22"/>
          <w:lang w:val="en-US"/>
        </w:rPr>
        <w:t xml:space="preserve"> calor.                          </w:t>
      </w:r>
      <w:r>
        <w:rPr>
          <w:sz w:val="22"/>
        </w:rPr>
        <w:t xml:space="preserve">Мы искупаемся. Когда будет жарко. </w:t>
      </w:r>
    </w:p>
    <w:p>
      <w:pPr>
        <w:pStyle w:val="Normal1"/>
        <w:spacing w:lineRule="auto" w:line="240"/>
        <w:ind w:firstLine="284" w:end="0"/>
        <w:rPr/>
      </w:pPr>
      <w:r>
        <w:rPr>
          <w:sz w:val="22"/>
          <w:lang w:val="en-US"/>
        </w:rPr>
        <w:t xml:space="preserve">Me lo dice en cuanto </w:t>
      </w:r>
      <w:r>
        <w:rPr>
          <w:i/>
          <w:iCs/>
          <w:sz w:val="22"/>
          <w:lang w:val="en-US"/>
        </w:rPr>
        <w:t>se entera</w:t>
      </w:r>
      <w:r>
        <w:rPr>
          <w:sz w:val="22"/>
          <w:lang w:val="en-US"/>
        </w:rPr>
        <w:t xml:space="preserve"> de algo.                 </w:t>
      </w:r>
      <w:r>
        <w:rPr>
          <w:sz w:val="22"/>
        </w:rPr>
        <w:t>Он мне об этом говорит, как только узнаёт что-то.</w:t>
      </w:r>
    </w:p>
    <w:p>
      <w:pPr>
        <w:pStyle w:val="Normal1"/>
        <w:spacing w:lineRule="auto" w:line="240"/>
        <w:ind w:firstLine="284" w:end="0"/>
        <w:rPr/>
      </w:pPr>
      <w:r>
        <w:rPr>
          <w:sz w:val="22"/>
          <w:lang w:val="en-US"/>
        </w:rPr>
        <w:t xml:space="preserve">Me lo dirá en cuanto </w:t>
      </w:r>
      <w:r>
        <w:rPr>
          <w:i/>
          <w:iCs/>
          <w:sz w:val="22"/>
          <w:lang w:val="en-US"/>
        </w:rPr>
        <w:t>se entere</w:t>
      </w:r>
      <w:r>
        <w:rPr>
          <w:sz w:val="22"/>
          <w:lang w:val="en-US"/>
        </w:rPr>
        <w:t xml:space="preserve"> de algo.                  </w:t>
      </w:r>
      <w:r>
        <w:rPr>
          <w:sz w:val="22"/>
        </w:rPr>
        <w:t xml:space="preserve">Он мне об этом скажет, как только узнает что-то. </w:t>
      </w:r>
    </w:p>
    <w:p>
      <w:pPr>
        <w:pStyle w:val="Normal1"/>
        <w:spacing w:lineRule="auto" w:line="240"/>
        <w:ind w:firstLine="284" w:end="0"/>
        <w:rPr/>
      </w:pPr>
      <w:r>
        <w:rPr>
          <w:sz w:val="22"/>
          <w:lang w:val="en-US"/>
        </w:rPr>
        <w:t xml:space="preserve">Apenas </w:t>
      </w:r>
      <w:r>
        <w:rPr>
          <w:i/>
          <w:iCs/>
          <w:sz w:val="22"/>
          <w:lang w:val="en-US"/>
        </w:rPr>
        <w:t>se acuesta</w:t>
      </w:r>
      <w:r>
        <w:rPr>
          <w:sz w:val="22"/>
          <w:lang w:val="en-US"/>
        </w:rPr>
        <w:t xml:space="preserve">, se duerme.                              </w:t>
      </w:r>
      <w:r>
        <w:rPr>
          <w:sz w:val="22"/>
        </w:rPr>
        <w:t xml:space="preserve">Как только он ложится,он сразу засыпает. </w:t>
      </w:r>
    </w:p>
    <w:p>
      <w:pPr>
        <w:pStyle w:val="Normal1"/>
        <w:spacing w:lineRule="auto" w:line="240"/>
        <w:ind w:firstLine="284" w:end="0"/>
        <w:rPr/>
      </w:pPr>
      <w:r>
        <w:rPr>
          <w:sz w:val="22"/>
          <w:lang w:val="en-US"/>
        </w:rPr>
        <w:t xml:space="preserve">Apenas </w:t>
      </w:r>
      <w:r>
        <w:rPr>
          <w:i/>
          <w:iCs/>
          <w:sz w:val="22"/>
          <w:lang w:val="en-US"/>
        </w:rPr>
        <w:t>se acueste</w:t>
      </w:r>
      <w:r>
        <w:rPr>
          <w:sz w:val="22"/>
          <w:lang w:val="en-US"/>
        </w:rPr>
        <w:t xml:space="preserve">, se dormira.                              </w:t>
      </w:r>
      <w:r>
        <w:rPr>
          <w:sz w:val="22"/>
        </w:rPr>
        <w:t>Как только он ляжет, он сразу заснет.</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w:t>
      </w:r>
      <w:r>
        <w:rPr>
          <w:spacing w:val="20"/>
          <w:sz w:val="24"/>
        </w:rPr>
        <w:t>русском</w:t>
      </w:r>
      <w:r>
        <w:rPr>
          <w:sz w:val="24"/>
        </w:rPr>
        <w:t xml:space="preserve"> языке после временных союзов 'когда'; 'раньше, чем'; 'после того, как' и т.д. в придаточных предложениях употреб</w:t>
        <w:softHyphen/>
        <w:t>ляются глагольные формы изъявительного наклонения; а не сосла</w:t>
        <w:softHyphen/>
        <w:t>гательного, как в испанском языке:</w:t>
      </w:r>
    </w:p>
    <w:p>
      <w:pPr>
        <w:pStyle w:val="Normal1"/>
        <w:spacing w:lineRule="auto" w:line="240"/>
        <w:ind w:firstLine="284" w:end="0"/>
        <w:rPr/>
      </w:pPr>
      <w:r>
        <w:rPr>
          <w:sz w:val="24"/>
        </w:rPr>
        <w:t xml:space="preserve">Я пойду домой, когда </w:t>
      </w:r>
      <w:r>
        <w:rPr>
          <w:i/>
          <w:iCs/>
          <w:sz w:val="24"/>
        </w:rPr>
        <w:t>закроется</w:t>
      </w:r>
      <w:r>
        <w:rPr>
          <w:sz w:val="24"/>
        </w:rPr>
        <w:t xml:space="preserve"> библиотека.</w:t>
      </w:r>
    </w:p>
    <w:p>
      <w:pPr>
        <w:pStyle w:val="Normal1"/>
        <w:spacing w:lineRule="auto" w:line="240"/>
        <w:ind w:firstLine="284" w:end="0"/>
        <w:rPr/>
      </w:pPr>
      <w:r>
        <w:rPr>
          <w:sz w:val="24"/>
        </w:rPr>
        <w:t xml:space="preserve">Как только </w:t>
      </w:r>
      <w:r>
        <w:rPr>
          <w:i/>
          <w:iCs/>
          <w:sz w:val="24"/>
        </w:rPr>
        <w:t>закончится</w:t>
      </w:r>
      <w:r>
        <w:rPr>
          <w:sz w:val="24"/>
        </w:rPr>
        <w:t xml:space="preserve"> учебный год, мы поедем отдыхать и т.д.;</w:t>
      </w:r>
    </w:p>
    <w:p>
      <w:pPr>
        <w:pStyle w:val="Normal1"/>
        <w:spacing w:lineRule="auto" w:line="240"/>
        <w:ind w:firstLine="284" w:end="0"/>
        <w:rPr>
          <w:sz w:val="24"/>
        </w:rPr>
      </w:pPr>
      <w:r>
        <w:rPr>
          <w:sz w:val="24"/>
        </w:rPr>
        <w:t>2) в придаточных предложениях цели после таких союзов, как:</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para</w:t>
      </w:r>
      <w:r>
        <w:rPr>
          <w:sz w:val="24"/>
        </w:rPr>
        <w:t xml:space="preserve"> </w:t>
      </w:r>
      <w:r>
        <w:rPr>
          <w:sz w:val="24"/>
          <w:lang w:val="en-US"/>
        </w:rPr>
        <w:t>que</w:t>
      </w:r>
      <w:r>
        <w:rPr>
          <w:sz w:val="24"/>
        </w:rPr>
        <w:t xml:space="preserve">        — для того, чтобы; с тем, чтобы </w:t>
      </w:r>
    </w:p>
    <w:p>
      <w:pPr>
        <w:pStyle w:val="Normal1"/>
        <w:spacing w:lineRule="auto" w:line="240"/>
        <w:ind w:firstLine="284" w:end="0"/>
        <w:rPr>
          <w:sz w:val="24"/>
          <w:lang w:val="en-US"/>
        </w:rPr>
      </w:pPr>
      <w:r>
        <w:rPr>
          <w:sz w:val="24"/>
          <w:lang w:val="en-US"/>
        </w:rPr>
        <w:t xml:space="preserve">a fin de que   — »   »    »     »    » </w:t>
      </w:r>
    </w:p>
    <w:p>
      <w:pPr>
        <w:pStyle w:val="Normal1"/>
        <w:spacing w:lineRule="auto" w:line="240"/>
        <w:ind w:firstLine="284" w:end="0"/>
        <w:rPr/>
      </w:pPr>
      <w:r>
        <w:rPr>
          <w:sz w:val="24"/>
          <w:lang w:val="en-US"/>
        </w:rPr>
        <w:t>con</w:t>
      </w:r>
      <w:r>
        <w:rPr>
          <w:sz w:val="24"/>
        </w:rPr>
        <w:t xml:space="preserve"> </w:t>
      </w:r>
      <w:r>
        <w:rPr>
          <w:sz w:val="24"/>
          <w:lang w:val="en-US"/>
        </w:rPr>
        <w:t>tal</w:t>
      </w:r>
      <w:r>
        <w:rPr>
          <w:sz w:val="24"/>
        </w:rPr>
        <w:t xml:space="preserve"> </w:t>
      </w:r>
      <w:r>
        <w:rPr>
          <w:sz w:val="24"/>
          <w:lang w:val="en-US"/>
        </w:rPr>
        <w:t>que</w:t>
      </w:r>
      <w:r>
        <w:rPr>
          <w:sz w:val="24"/>
        </w:rPr>
        <w:t xml:space="preserve">    — с той целью, чтобы; с тем, чтобы </w:t>
      </w:r>
    </w:p>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Para</w:t>
      </w:r>
      <w:r>
        <w:rPr>
          <w:b/>
          <w:bCs/>
          <w:sz w:val="24"/>
        </w:rPr>
        <w:t xml:space="preserve"> </w:t>
      </w:r>
      <w:r>
        <w:rPr>
          <w:b/>
          <w:bCs/>
          <w:sz w:val="24"/>
          <w:lang w:val="en-US"/>
        </w:rPr>
        <w:t>que</w:t>
      </w:r>
      <w:r>
        <w:rPr>
          <w:sz w:val="24"/>
        </w:rPr>
        <w:t xml:space="preserve"> </w:t>
      </w:r>
      <w:r>
        <w:rPr>
          <w:sz w:val="24"/>
          <w:lang w:val="en-US"/>
        </w:rPr>
        <w:t>no</w:t>
      </w:r>
      <w:r>
        <w:rPr>
          <w:sz w:val="24"/>
        </w:rPr>
        <w:t xml:space="preserve"> </w:t>
      </w:r>
      <w:r>
        <w:rPr>
          <w:i/>
          <w:iCs/>
          <w:sz w:val="24"/>
          <w:lang w:val="en-US"/>
        </w:rPr>
        <w:t>cupieran</w:t>
      </w:r>
      <w:r>
        <w:rPr>
          <w:sz w:val="24"/>
        </w:rPr>
        <w:t xml:space="preserve"> </w:t>
      </w:r>
      <w:r>
        <w:rPr>
          <w:sz w:val="24"/>
          <w:lang w:val="en-US"/>
        </w:rPr>
        <w:t>dudas</w:t>
      </w:r>
      <w:r>
        <w:rPr>
          <w:sz w:val="24"/>
        </w:rPr>
        <w:t xml:space="preserve">, </w:t>
      </w:r>
      <w:r>
        <w:rPr>
          <w:sz w:val="24"/>
          <w:lang w:val="en-US"/>
        </w:rPr>
        <w:t>levant</w:t>
      </w:r>
      <w:r>
        <w:rPr>
          <w:sz w:val="24"/>
        </w:rPr>
        <w:t xml:space="preserve">ó                               Чтобы не было сомнений, он </w:t>
      </w:r>
    </w:p>
    <w:p>
      <w:pPr>
        <w:pStyle w:val="Normal1"/>
        <w:spacing w:lineRule="auto" w:line="240"/>
        <w:ind w:firstLine="709" w:end="0"/>
        <w:rPr/>
      </w:pPr>
      <w:r>
        <w:rPr>
          <w:sz w:val="24"/>
          <w:lang w:val="en-US"/>
        </w:rPr>
        <w:t xml:space="preserve">tres dedos de la mano derecha.                                       </w:t>
      </w:r>
      <w:r>
        <w:rPr>
          <w:sz w:val="24"/>
        </w:rPr>
        <w:t>поднял три пальца правой руки.</w:t>
      </w:r>
    </w:p>
    <w:p>
      <w:pPr>
        <w:pStyle w:val="Normal1"/>
        <w:spacing w:lineRule="auto" w:line="240"/>
        <w:ind w:firstLine="709" w:end="0"/>
        <w:rPr/>
      </w:pPr>
      <w:r>
        <w:rPr>
          <w:sz w:val="24"/>
        </w:rPr>
        <w:t>(</w:t>
      </w:r>
      <w:r>
        <w:rPr>
          <w:sz w:val="24"/>
          <w:lang w:val="en-US"/>
        </w:rPr>
        <w:t>J</w:t>
      </w:r>
      <w:r>
        <w:rPr>
          <w:sz w:val="24"/>
        </w:rPr>
        <w:t xml:space="preserve">. </w:t>
      </w:r>
      <w:r>
        <w:rPr>
          <w:sz w:val="24"/>
          <w:lang w:val="en-US"/>
        </w:rPr>
        <w:t>E</w:t>
      </w:r>
      <w:r>
        <w:rPr>
          <w:lang w:val="en-US"/>
        </w:rPr>
        <w:t>DWARTS</w:t>
      </w:r>
      <w:r>
        <w:rPr>
          <w:sz w:val="24"/>
        </w:rPr>
        <w:t xml:space="preserve">)                     </w:t>
      </w:r>
    </w:p>
    <w:p>
      <w:pPr>
        <w:pStyle w:val="Normal1"/>
        <w:spacing w:lineRule="auto" w:line="240"/>
        <w:ind w:firstLine="284" w:end="0"/>
        <w:rPr/>
      </w:pPr>
      <w:r>
        <w:rPr>
          <w:sz w:val="24"/>
          <w:lang w:val="en-US"/>
        </w:rPr>
        <w:t>El</w:t>
      </w:r>
      <w:r>
        <w:rPr>
          <w:sz w:val="24"/>
        </w:rPr>
        <w:t xml:space="preserve"> </w:t>
      </w:r>
      <w:r>
        <w:rPr>
          <w:sz w:val="24"/>
          <w:lang w:val="en-US"/>
        </w:rPr>
        <w:t>can</w:t>
      </w:r>
      <w:r>
        <w:rPr>
          <w:sz w:val="24"/>
        </w:rPr>
        <w:t>ó</w:t>
      </w:r>
      <w:r>
        <w:rPr>
          <w:sz w:val="24"/>
          <w:lang w:val="en-US"/>
        </w:rPr>
        <w:t>nigo</w:t>
      </w:r>
      <w:r>
        <w:rPr>
          <w:sz w:val="24"/>
        </w:rPr>
        <w:t xml:space="preserve"> </w:t>
      </w:r>
      <w:r>
        <w:rPr>
          <w:sz w:val="24"/>
          <w:lang w:val="en-US"/>
        </w:rPr>
        <w:t>le</w:t>
      </w:r>
      <w:r>
        <w:rPr>
          <w:sz w:val="24"/>
        </w:rPr>
        <w:t xml:space="preserve"> </w:t>
      </w:r>
      <w:r>
        <w:rPr>
          <w:sz w:val="24"/>
          <w:lang w:val="en-US"/>
        </w:rPr>
        <w:t>prometi</w:t>
      </w:r>
      <w:r>
        <w:rPr>
          <w:sz w:val="24"/>
        </w:rPr>
        <w:t>ó (</w:t>
      </w:r>
      <w:r>
        <w:rPr>
          <w:sz w:val="24"/>
          <w:lang w:val="en-US"/>
        </w:rPr>
        <w:t>a</w:t>
      </w:r>
      <w:r>
        <w:rPr>
          <w:sz w:val="24"/>
        </w:rPr>
        <w:t xml:space="preserve"> </w:t>
      </w:r>
      <w:r>
        <w:rPr>
          <w:sz w:val="24"/>
          <w:lang w:val="en-US"/>
        </w:rPr>
        <w:t>Pepe</w:t>
      </w:r>
      <w:r>
        <w:rPr>
          <w:sz w:val="24"/>
        </w:rPr>
        <w:t xml:space="preserve"> </w:t>
      </w:r>
      <w:r>
        <w:rPr>
          <w:sz w:val="24"/>
          <w:lang w:val="en-US"/>
        </w:rPr>
        <w:t>Rey</w:t>
      </w:r>
      <w:r>
        <w:rPr>
          <w:sz w:val="24"/>
        </w:rPr>
        <w:t xml:space="preserve">)                                Каноник пообещал (Пепе Рею) </w:t>
      </w:r>
    </w:p>
    <w:p>
      <w:pPr>
        <w:pStyle w:val="Normal1"/>
        <w:spacing w:lineRule="auto" w:line="240"/>
        <w:ind w:firstLine="709" w:end="0"/>
        <w:rPr/>
      </w:pPr>
      <w:r>
        <w:rPr>
          <w:sz w:val="24"/>
          <w:lang w:val="en-US"/>
        </w:rPr>
        <w:t>presentarle</w:t>
      </w:r>
      <w:r>
        <w:rPr>
          <w:sz w:val="24"/>
        </w:rPr>
        <w:t xml:space="preserve"> </w:t>
      </w:r>
      <w:r>
        <w:rPr>
          <w:sz w:val="24"/>
          <w:lang w:val="en-US"/>
        </w:rPr>
        <w:t>a</w:t>
      </w:r>
      <w:r>
        <w:rPr>
          <w:sz w:val="24"/>
        </w:rPr>
        <w:t xml:space="preserve"> </w:t>
      </w:r>
      <w:r>
        <w:rPr>
          <w:sz w:val="24"/>
          <w:lang w:val="en-US"/>
        </w:rPr>
        <w:t>su</w:t>
      </w:r>
      <w:r>
        <w:rPr>
          <w:sz w:val="24"/>
        </w:rPr>
        <w:t xml:space="preserve"> </w:t>
      </w:r>
      <w:r>
        <w:rPr>
          <w:sz w:val="24"/>
          <w:lang w:val="en-US"/>
        </w:rPr>
        <w:t>sobrino</w:t>
      </w:r>
      <w:r>
        <w:rPr>
          <w:sz w:val="24"/>
        </w:rPr>
        <w:t xml:space="preserve">, </w:t>
      </w:r>
      <w:r>
        <w:rPr>
          <w:b/>
          <w:bCs/>
          <w:sz w:val="24"/>
          <w:lang w:val="en-US"/>
        </w:rPr>
        <w:t>a</w:t>
      </w:r>
      <w:r>
        <w:rPr>
          <w:b/>
          <w:bCs/>
          <w:sz w:val="24"/>
        </w:rPr>
        <w:t xml:space="preserve"> </w:t>
      </w:r>
      <w:r>
        <w:rPr>
          <w:b/>
          <w:bCs/>
          <w:sz w:val="24"/>
          <w:lang w:val="en-US"/>
        </w:rPr>
        <w:t>fin</w:t>
      </w:r>
      <w:r>
        <w:rPr>
          <w:b/>
          <w:bCs/>
          <w:sz w:val="24"/>
        </w:rPr>
        <w:t xml:space="preserve"> </w:t>
      </w:r>
      <w:r>
        <w:rPr>
          <w:b/>
          <w:bCs/>
          <w:sz w:val="24"/>
          <w:lang w:val="en-US"/>
        </w:rPr>
        <w:t>de</w:t>
      </w:r>
      <w:r>
        <w:rPr>
          <w:sz w:val="24"/>
        </w:rPr>
        <w:t xml:space="preserve">                                    познакомить его со своим </w:t>
      </w:r>
    </w:p>
    <w:p>
      <w:pPr>
        <w:pStyle w:val="Normal1"/>
        <w:spacing w:lineRule="auto" w:line="240"/>
        <w:ind w:firstLine="709" w:end="0"/>
        <w:rPr/>
      </w:pPr>
      <w:r>
        <w:rPr>
          <w:b/>
          <w:bCs/>
          <w:sz w:val="24"/>
          <w:lang w:val="en-US"/>
        </w:rPr>
        <w:t>que</w:t>
      </w:r>
      <w:r>
        <w:rPr>
          <w:sz w:val="24"/>
        </w:rPr>
        <w:t xml:space="preserve"> é</w:t>
      </w:r>
      <w:r>
        <w:rPr>
          <w:sz w:val="24"/>
          <w:lang w:val="en-US"/>
        </w:rPr>
        <w:t>ste</w:t>
      </w:r>
      <w:r>
        <w:rPr>
          <w:sz w:val="24"/>
        </w:rPr>
        <w:t xml:space="preserve"> </w:t>
      </w:r>
      <w:r>
        <w:rPr>
          <w:sz w:val="24"/>
          <w:lang w:val="en-US"/>
        </w:rPr>
        <w:t>le</w:t>
      </w:r>
      <w:r>
        <w:rPr>
          <w:sz w:val="24"/>
        </w:rPr>
        <w:t xml:space="preserve"> </w:t>
      </w:r>
      <w:r>
        <w:rPr>
          <w:i/>
          <w:iCs/>
          <w:sz w:val="24"/>
          <w:lang w:val="en-US"/>
        </w:rPr>
        <w:t>acompa</w:t>
      </w:r>
      <w:r>
        <w:rPr>
          <w:i/>
          <w:iCs/>
          <w:sz w:val="24"/>
        </w:rPr>
        <w:t>ñ</w:t>
      </w:r>
      <w:r>
        <w:rPr>
          <w:i/>
          <w:iCs/>
          <w:sz w:val="24"/>
          <w:lang w:val="en-US"/>
        </w:rPr>
        <w:t>ase</w:t>
      </w:r>
      <w:r>
        <w:rPr>
          <w:sz w:val="24"/>
        </w:rPr>
        <w:t xml:space="preserve"> </w:t>
      </w:r>
      <w:r>
        <w:rPr>
          <w:sz w:val="24"/>
          <w:lang w:val="en-US"/>
        </w:rPr>
        <w:t>a</w:t>
      </w:r>
      <w:r>
        <w:rPr>
          <w:sz w:val="24"/>
        </w:rPr>
        <w:t xml:space="preserve"> </w:t>
      </w:r>
      <w:r>
        <w:rPr>
          <w:sz w:val="24"/>
          <w:lang w:val="en-US"/>
        </w:rPr>
        <w:t>ver</w:t>
      </w:r>
      <w:r>
        <w:rPr>
          <w:sz w:val="24"/>
        </w:rPr>
        <w:t xml:space="preserve"> </w:t>
      </w:r>
      <w:r>
        <w:rPr>
          <w:sz w:val="24"/>
          <w:lang w:val="en-US"/>
        </w:rPr>
        <w:t>la</w:t>
      </w:r>
      <w:r>
        <w:rPr>
          <w:sz w:val="24"/>
        </w:rPr>
        <w:t xml:space="preserve">                                     племянником, чтобы тот показал ему город.</w:t>
      </w:r>
    </w:p>
    <w:p>
      <w:pPr>
        <w:pStyle w:val="Normal1"/>
        <w:spacing w:lineRule="auto" w:line="240"/>
        <w:ind w:firstLine="709" w:end="0"/>
        <w:rPr/>
      </w:pPr>
      <w:r>
        <w:rPr>
          <w:sz w:val="24"/>
          <w:lang w:val="en-US"/>
        </w:rPr>
        <w:t>poblacion... (P</w:t>
      </w:r>
      <w:r>
        <w:rPr>
          <w:lang w:val="en-US"/>
        </w:rPr>
        <w:t>ÉREZ</w:t>
      </w:r>
      <w:r>
        <w:rPr>
          <w:sz w:val="24"/>
          <w:lang w:val="en-US"/>
        </w:rPr>
        <w:t xml:space="preserve"> G</w:t>
      </w:r>
      <w:r>
        <w:rPr>
          <w:lang w:val="en-US"/>
        </w:rPr>
        <w:t>ALDÓS</w:t>
      </w:r>
      <w:r>
        <w:rPr>
          <w:sz w:val="24"/>
          <w:lang w:val="en-US"/>
        </w:rPr>
        <w:t xml:space="preserve">)         </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3) в придаточных </w:t>
      </w:r>
      <w:r>
        <w:rPr>
          <w:spacing w:val="20"/>
          <w:sz w:val="24"/>
        </w:rPr>
        <w:t>образа действия</w:t>
      </w:r>
      <w:r>
        <w:rPr>
          <w:sz w:val="24"/>
        </w:rPr>
        <w:t xml:space="preserve"> только в том случае, если говорящий высказывает желательность или констатирует веро</w:t>
        <w:softHyphen/>
        <w:t>ятность какого-либо действия. В иных случаях употребляется изъя</w:t>
        <w:softHyphen/>
        <w:t>вительное наклонение. Ср</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Debemos vivir como </w:t>
      </w:r>
      <w:r>
        <w:rPr>
          <w:i/>
          <w:iCs/>
          <w:sz w:val="24"/>
          <w:lang w:val="en-US"/>
        </w:rPr>
        <w:t>quevemos</w:t>
      </w:r>
      <w:r>
        <w:rPr>
          <w:sz w:val="24"/>
          <w:lang w:val="en-US"/>
        </w:rPr>
        <w:t xml:space="preserve">.          </w:t>
      </w:r>
      <w:r>
        <w:rPr>
          <w:sz w:val="24"/>
        </w:rPr>
        <w:t xml:space="preserve">Мы должны жить, как хотим. </w:t>
      </w:r>
    </w:p>
    <w:p>
      <w:pPr>
        <w:pStyle w:val="Normal1"/>
        <w:spacing w:lineRule="auto" w:line="240"/>
        <w:ind w:firstLine="284" w:end="0"/>
        <w:rPr/>
      </w:pPr>
      <w:r>
        <w:rPr>
          <w:sz w:val="24"/>
          <w:lang w:val="en-US"/>
        </w:rPr>
        <w:t xml:space="preserve">Debemos vivir como </w:t>
      </w:r>
      <w:r>
        <w:rPr>
          <w:i/>
          <w:iCs/>
          <w:sz w:val="24"/>
          <w:lang w:val="en-US"/>
        </w:rPr>
        <w:t>queramos</w:t>
      </w:r>
      <w:r>
        <w:rPr>
          <w:sz w:val="24"/>
          <w:lang w:val="en-US"/>
        </w:rPr>
        <w:t xml:space="preserve">.          </w:t>
      </w:r>
      <w:r>
        <w:rPr>
          <w:sz w:val="24"/>
        </w:rPr>
        <w:t>Мы должны жить (так), как мы бы хотели.</w:t>
      </w:r>
    </w:p>
    <w:p>
      <w:pPr>
        <w:pStyle w:val="Normal1"/>
        <w:spacing w:lineRule="auto" w:line="240"/>
        <w:ind w:firstLine="284" w:end="0"/>
        <w:rPr/>
      </w:pPr>
      <w:r>
        <w:rPr>
          <w:sz w:val="24"/>
          <w:lang w:val="en-US"/>
        </w:rPr>
        <w:t xml:space="preserve">Lo harás como </w:t>
      </w:r>
      <w:r>
        <w:rPr>
          <w:i/>
          <w:iCs/>
          <w:sz w:val="24"/>
          <w:lang w:val="en-US"/>
        </w:rPr>
        <w:t>crees</w:t>
      </w:r>
      <w:r>
        <w:rPr>
          <w:sz w:val="24"/>
          <w:lang w:val="en-US"/>
        </w:rPr>
        <w:t xml:space="preserve"> conveniente.        </w:t>
      </w:r>
      <w:r>
        <w:rPr>
          <w:sz w:val="24"/>
        </w:rPr>
        <w:t>Ты это сделаешь, как считаешь необходимым.</w:t>
      </w:r>
    </w:p>
    <w:p>
      <w:pPr>
        <w:pStyle w:val="Normal1"/>
        <w:spacing w:lineRule="auto" w:line="240"/>
        <w:ind w:firstLine="284" w:end="0"/>
        <w:rPr/>
      </w:pPr>
      <w:r>
        <w:rPr>
          <w:sz w:val="24"/>
          <w:lang w:val="en-US"/>
        </w:rPr>
        <w:t xml:space="preserve">Lo harás como </w:t>
      </w:r>
      <w:r>
        <w:rPr>
          <w:i/>
          <w:iCs/>
          <w:sz w:val="24"/>
          <w:lang w:val="en-US"/>
        </w:rPr>
        <w:t>creas</w:t>
      </w:r>
      <w:r>
        <w:rPr>
          <w:sz w:val="24"/>
          <w:lang w:val="en-US"/>
        </w:rPr>
        <w:t xml:space="preserve"> conveniente.        </w:t>
      </w:r>
      <w:r>
        <w:rPr>
          <w:sz w:val="24"/>
        </w:rPr>
        <w:t>Ты это сделаешь (так), как счи</w:t>
        <w:softHyphen/>
        <w:t xml:space="preserve">таешь (как считал бы) </w:t>
      </w:r>
    </w:p>
    <w:p>
      <w:pPr>
        <w:pStyle w:val="Normal1"/>
        <w:spacing w:lineRule="auto" w:line="240"/>
        <w:ind w:firstLine="284" w:end="0"/>
        <w:rPr>
          <w:sz w:val="24"/>
        </w:rPr>
      </w:pPr>
      <w:r>
        <w:rPr>
          <w:sz w:val="24"/>
        </w:rPr>
        <w:t xml:space="preserve">                                                                    </w:t>
      </w:r>
      <w:r>
        <w:rPr>
          <w:sz w:val="24"/>
        </w:rPr>
        <w:t>необ</w:t>
        <w:softHyphen/>
        <w:t>ходимым.</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4) в придаточных </w:t>
      </w:r>
      <w:r>
        <w:rPr>
          <w:spacing w:val="20"/>
          <w:sz w:val="24"/>
        </w:rPr>
        <w:t>уступительных</w:t>
      </w:r>
      <w:r>
        <w:rPr>
          <w:sz w:val="24"/>
        </w:rPr>
        <w:t xml:space="preserve"> предложениях, если действие мыслится как предполагаемое и относится, как правило, к будущему. Типичными союзами или оборотами, выполняющими роль союзов, в таких предложениях будут:</w:t>
      </w:r>
    </w:p>
    <w:p>
      <w:pPr>
        <w:pStyle w:val="Normal1"/>
        <w:spacing w:lineRule="auto" w:line="240"/>
        <w:ind w:firstLine="284" w:end="0"/>
        <w:rPr>
          <w:sz w:val="24"/>
        </w:rPr>
      </w:pPr>
      <w:r>
        <w:rPr>
          <w:sz w:val="24"/>
        </w:rPr>
        <w:t xml:space="preserve"> </w:t>
      </w:r>
      <w:r>
        <w:rPr>
          <w:sz w:val="24"/>
        </w:rPr>
        <w:t>а) с о ю з ы:</w:t>
      </w:r>
    </w:p>
    <w:tbl>
      <w:tblPr>
        <w:tblW w:w="5823" w:type="dxa"/>
        <w:jc w:val="start"/>
        <w:tblInd w:w="381" w:type="dxa"/>
        <w:tblLayout w:type="fixed"/>
        <w:tblCellMar>
          <w:top w:w="0" w:type="dxa"/>
          <w:start w:w="108" w:type="dxa"/>
          <w:bottom w:w="0" w:type="dxa"/>
          <w:end w:w="108" w:type="dxa"/>
        </w:tblCellMar>
      </w:tblPr>
      <w:tblGrid>
        <w:gridCol w:w="2760"/>
        <w:gridCol w:w="3063"/>
      </w:tblGrid>
      <w:tr>
        <w:trPr>
          <w:trHeight w:val="1485" w:hRule="atLeast"/>
        </w:trPr>
        <w:tc>
          <w:tcPr>
            <w:tcW w:w="2760" w:type="dxa"/>
            <w:tcBorders/>
          </w:tcPr>
          <w:p>
            <w:pPr>
              <w:pStyle w:val="Normal1"/>
              <w:spacing w:lineRule="auto" w:line="240"/>
              <w:ind w:firstLine="284" w:end="0"/>
              <w:rPr>
                <w:sz w:val="24"/>
              </w:rPr>
            </w:pPr>
            <w:r>
              <w:rPr>
                <w:sz w:val="24"/>
              </w:rPr>
              <w:t xml:space="preserve">       </w:t>
            </w:r>
          </w:p>
          <w:p>
            <w:pPr>
              <w:pStyle w:val="Normal1"/>
              <w:spacing w:lineRule="auto" w:line="240"/>
              <w:ind w:firstLine="612" w:end="0"/>
              <w:rPr>
                <w:sz w:val="24"/>
                <w:lang w:val="en-US"/>
              </w:rPr>
            </w:pPr>
            <w:r>
              <w:rPr>
                <w:sz w:val="24"/>
                <w:lang w:val="en-US"/>
              </w:rPr>
              <w:t>aunque</w:t>
            </w:r>
          </w:p>
          <w:p>
            <w:pPr>
              <w:pStyle w:val="Normal1"/>
              <w:spacing w:lineRule="auto" w:line="240"/>
              <w:ind w:firstLine="612" w:end="0"/>
              <w:rPr>
                <w:sz w:val="24"/>
                <w:lang w:val="en-US"/>
              </w:rPr>
            </w:pPr>
            <w:r>
              <w:rPr>
                <w:sz w:val="24"/>
                <w:lang w:val="en-US"/>
              </w:rPr>
              <w:t>aun cuando</w:t>
            </w:r>
          </w:p>
          <w:p>
            <w:pPr>
              <w:pStyle w:val="Normal1"/>
              <w:spacing w:lineRule="auto" w:line="240"/>
              <w:ind w:firstLine="612" w:end="0"/>
              <w:rPr>
                <w:sz w:val="24"/>
                <w:lang w:val="en-US"/>
              </w:rPr>
            </w:pPr>
            <w:r>
              <w:rPr>
                <w:sz w:val="24"/>
                <w:lang w:val="en-US"/>
              </w:rPr>
              <w:t>a pesar de que</w:t>
            </w:r>
          </w:p>
          <w:p>
            <w:pPr>
              <w:pStyle w:val="Normal1"/>
              <w:spacing w:lineRule="auto" w:line="240"/>
              <w:ind w:firstLine="612" w:end="0"/>
              <w:rPr>
                <w:sz w:val="24"/>
              </w:rPr>
            </w:pPr>
            <w:r>
              <w:rPr>
                <w:sz w:val="24"/>
                <w:lang w:val="en-US"/>
              </w:rPr>
              <w:t>siquiera</w:t>
            </w:r>
          </w:p>
          <w:p>
            <w:pPr>
              <w:pStyle w:val="Normal1"/>
              <w:rPr>
                <w:sz w:val="24"/>
              </w:rPr>
            </w:pPr>
            <w:r>
              <w:rPr>
                <w:sz w:val="24"/>
              </w:rPr>
            </w:r>
          </w:p>
        </w:tc>
        <w:tc>
          <w:tcPr>
            <w:tcW w:w="3063" w:type="dxa"/>
            <w:tcBorders/>
          </w:tcPr>
          <w:p>
            <w:pPr>
              <w:pStyle w:val="Normal"/>
              <w:snapToGrid w:val="false"/>
              <w:rPr>
                <w:sz w:val="24"/>
              </w:rPr>
            </w:pPr>
            <w:r>
              <w:rPr>
                <w:sz w:val="24"/>
              </w:rPr>
            </w:r>
          </w:p>
          <w:p>
            <w:pPr>
              <w:pStyle w:val="Normal1"/>
              <w:spacing w:lineRule="auto" w:line="240"/>
              <w:rPr>
                <w:sz w:val="24"/>
              </w:rPr>
            </w:pPr>
            <w:r>
              <w:rPr>
                <w:sz w:val="24"/>
              </w:rPr>
              <w:t xml:space="preserve">— </w:t>
            </w:r>
            <w:r>
              <w:rPr>
                <w:sz w:val="24"/>
              </w:rPr>
              <w:t xml:space="preserve">хотя, хотя бы </w:t>
            </w:r>
          </w:p>
          <w:p>
            <w:pPr>
              <w:pStyle w:val="Normal1"/>
              <w:spacing w:lineRule="auto" w:line="240"/>
              <w:rPr>
                <w:sz w:val="24"/>
              </w:rPr>
            </w:pPr>
            <w:r>
              <w:rPr>
                <w:sz w:val="24"/>
              </w:rPr>
              <w:t xml:space="preserve">— </w:t>
            </w:r>
            <w:r>
              <w:rPr>
                <w:sz w:val="24"/>
              </w:rPr>
              <w:t xml:space="preserve">хотя бы, даже если </w:t>
            </w:r>
          </w:p>
          <w:p>
            <w:pPr>
              <w:pStyle w:val="Normal1"/>
              <w:spacing w:lineRule="auto" w:line="240"/>
              <w:rPr>
                <w:sz w:val="24"/>
              </w:rPr>
            </w:pPr>
            <w:r>
              <w:rPr>
                <w:sz w:val="24"/>
              </w:rPr>
              <w:t xml:space="preserve">— </w:t>
            </w:r>
            <w:r>
              <w:rPr>
                <w:sz w:val="24"/>
              </w:rPr>
              <w:t xml:space="preserve">несмотря на </w:t>
            </w:r>
          </w:p>
          <w:p>
            <w:pPr>
              <w:pStyle w:val="Normal1"/>
              <w:spacing w:lineRule="auto" w:line="240"/>
              <w:rPr>
                <w:sz w:val="24"/>
              </w:rPr>
            </w:pPr>
            <w:r>
              <w:rPr>
                <w:sz w:val="24"/>
              </w:rPr>
              <w:t xml:space="preserve">— </w:t>
            </w:r>
            <w:r>
              <w:rPr>
                <w:sz w:val="24"/>
              </w:rPr>
              <w:t>хотя бы</w:t>
            </w:r>
          </w:p>
          <w:p>
            <w:pPr>
              <w:pStyle w:val="Normal1"/>
              <w:rPr>
                <w:sz w:val="24"/>
              </w:rPr>
            </w:pPr>
            <w:r>
              <w:rPr>
                <w:sz w:val="24"/>
              </w:rPr>
            </w:r>
          </w:p>
        </w:tc>
      </w:tr>
    </w:tbl>
    <w:p>
      <w:pPr>
        <w:pStyle w:val="Normal1"/>
        <w:spacing w:lineRule="auto" w:line="240"/>
        <w:ind w:firstLine="284" w:end="0"/>
        <w:rPr/>
      </w:pPr>
      <w:r>
        <w:rPr>
          <w:sz w:val="24"/>
          <w:lang w:val="en-US"/>
        </w:rPr>
        <w:t>Nos</w:t>
      </w:r>
      <w:r>
        <w:rPr>
          <w:sz w:val="24"/>
        </w:rPr>
        <w:t xml:space="preserve"> </w:t>
      </w:r>
      <w:r>
        <w:rPr>
          <w:sz w:val="24"/>
          <w:lang w:val="en-US"/>
        </w:rPr>
        <w:t>veremos</w:t>
      </w:r>
      <w:r>
        <w:rPr>
          <w:sz w:val="24"/>
        </w:rPr>
        <w:t xml:space="preserve"> роr ú</w:t>
      </w:r>
      <w:r>
        <w:rPr>
          <w:sz w:val="24"/>
          <w:lang w:val="en-US"/>
        </w:rPr>
        <w:t>ltima</w:t>
      </w:r>
      <w:r>
        <w:rPr>
          <w:sz w:val="24"/>
        </w:rPr>
        <w:t xml:space="preserve"> </w:t>
      </w:r>
      <w:r>
        <w:rPr>
          <w:sz w:val="24"/>
          <w:lang w:val="en-US"/>
        </w:rPr>
        <w:t>vez</w:t>
      </w:r>
      <w:r>
        <w:rPr>
          <w:sz w:val="24"/>
        </w:rPr>
        <w:t>, ро</w:t>
      </w:r>
      <w:r>
        <w:rPr>
          <w:sz w:val="24"/>
          <w:lang w:val="en-US"/>
        </w:rPr>
        <w:t>rque</w:t>
      </w:r>
      <w:r>
        <w:rPr>
          <w:sz w:val="24"/>
        </w:rPr>
        <w:t xml:space="preserve">                         Мы увидимся в последний раз, </w:t>
      </w:r>
    </w:p>
    <w:p>
      <w:pPr>
        <w:pStyle w:val="Normal1"/>
        <w:spacing w:lineRule="auto" w:line="240"/>
        <w:ind w:firstLine="709" w:end="0"/>
        <w:rPr/>
      </w:pPr>
      <w:r>
        <w:rPr>
          <w:sz w:val="24"/>
          <w:lang w:val="en-US"/>
        </w:rPr>
        <w:t>despu</w:t>
      </w:r>
      <w:r>
        <w:rPr>
          <w:sz w:val="24"/>
        </w:rPr>
        <w:t>é</w:t>
      </w:r>
      <w:r>
        <w:rPr>
          <w:sz w:val="24"/>
          <w:lang w:val="en-US"/>
        </w:rPr>
        <w:t>s</w:t>
      </w:r>
      <w:r>
        <w:rPr>
          <w:sz w:val="24"/>
        </w:rPr>
        <w:t xml:space="preserve">, </w:t>
      </w:r>
      <w:r>
        <w:rPr>
          <w:sz w:val="24"/>
          <w:lang w:val="en-US"/>
        </w:rPr>
        <w:t>irremisiblemente</w:t>
      </w:r>
      <w:r>
        <w:rPr>
          <w:sz w:val="24"/>
        </w:rPr>
        <w:t xml:space="preserve">,                                          потому что потом я непременно </w:t>
      </w:r>
    </w:p>
    <w:p>
      <w:pPr>
        <w:pStyle w:val="Normal1"/>
        <w:spacing w:lineRule="auto" w:line="240"/>
        <w:ind w:firstLine="709" w:end="0"/>
        <w:rPr/>
      </w:pPr>
      <w:r>
        <w:rPr>
          <w:sz w:val="24"/>
          <w:lang w:val="en-US"/>
        </w:rPr>
        <w:t>levanto</w:t>
      </w:r>
      <w:r>
        <w:rPr>
          <w:sz w:val="24"/>
        </w:rPr>
        <w:t xml:space="preserve"> </w:t>
      </w:r>
      <w:r>
        <w:rPr>
          <w:sz w:val="24"/>
          <w:lang w:val="en-US"/>
        </w:rPr>
        <w:t>el</w:t>
      </w:r>
      <w:r>
        <w:rPr>
          <w:sz w:val="24"/>
        </w:rPr>
        <w:t xml:space="preserve"> </w:t>
      </w:r>
      <w:r>
        <w:rPr>
          <w:sz w:val="24"/>
          <w:lang w:val="en-US"/>
        </w:rPr>
        <w:t>vuelo</w:t>
      </w:r>
      <w:r>
        <w:rPr>
          <w:sz w:val="24"/>
        </w:rPr>
        <w:t xml:space="preserve">, </w:t>
      </w:r>
      <w:r>
        <w:rPr>
          <w:b/>
          <w:bCs/>
          <w:sz w:val="24"/>
          <w:lang w:val="en-US"/>
        </w:rPr>
        <w:t>aunque</w:t>
      </w:r>
      <w:r>
        <w:rPr>
          <w:sz w:val="24"/>
        </w:rPr>
        <w:t xml:space="preserve"> </w:t>
      </w:r>
      <w:r>
        <w:rPr>
          <w:i/>
          <w:iCs/>
          <w:sz w:val="24"/>
          <w:lang w:val="en-US"/>
        </w:rPr>
        <w:t>llore</w:t>
      </w:r>
      <w:r>
        <w:rPr>
          <w:sz w:val="24"/>
        </w:rPr>
        <w:t xml:space="preserve"> </w:t>
      </w:r>
      <w:r>
        <w:rPr>
          <w:i/>
          <w:iCs/>
          <w:sz w:val="24"/>
        </w:rPr>
        <w:t>у</w:t>
      </w:r>
      <w:r>
        <w:rPr>
          <w:sz w:val="24"/>
        </w:rPr>
        <w:t xml:space="preserve">                                  упорхну, как бы ни </w:t>
      </w:r>
    </w:p>
    <w:p>
      <w:pPr>
        <w:pStyle w:val="Normal1"/>
        <w:spacing w:lineRule="auto" w:line="240"/>
        <w:ind w:firstLine="709" w:end="0"/>
        <w:rPr/>
      </w:pPr>
      <w:r>
        <w:rPr>
          <w:i/>
          <w:iCs/>
          <w:sz w:val="24"/>
          <w:lang w:val="en-US"/>
        </w:rPr>
        <w:t>rabie</w:t>
      </w:r>
      <w:r>
        <w:rPr>
          <w:sz w:val="24"/>
          <w:lang w:val="en-US"/>
        </w:rPr>
        <w:t xml:space="preserve"> la pobre tia. </w:t>
      </w:r>
      <w:r>
        <w:rPr>
          <w:sz w:val="24"/>
        </w:rPr>
        <w:t>(</w:t>
      </w:r>
      <w:r>
        <w:rPr>
          <w:sz w:val="24"/>
          <w:lang w:val="en-US"/>
        </w:rPr>
        <w:t>B</w:t>
      </w:r>
      <w:r>
        <w:rPr>
          <w:lang w:val="en-US"/>
        </w:rPr>
        <w:t>LASCO</w:t>
      </w:r>
      <w:r>
        <w:rPr>
          <w:sz w:val="24"/>
        </w:rPr>
        <w:t xml:space="preserve">                                         плакала и ни гневалась бедная тетка.</w:t>
      </w:r>
    </w:p>
    <w:p>
      <w:pPr>
        <w:pStyle w:val="Normal1"/>
        <w:spacing w:lineRule="auto" w:line="240"/>
        <w:ind w:firstLine="709" w:end="0"/>
        <w:rPr/>
      </w:pPr>
      <w:r>
        <w:rPr>
          <w:sz w:val="24"/>
          <w:lang w:val="en-US"/>
        </w:rPr>
        <w:t>I</w:t>
      </w:r>
      <w:r>
        <w:rPr>
          <w:lang w:val="en-US"/>
        </w:rPr>
        <w:t>B</w:t>
      </w:r>
      <w:r>
        <w:rPr/>
        <w:t>ÁÑ</w:t>
      </w:r>
      <w:r>
        <w:rPr>
          <w:lang w:val="en-US"/>
        </w:rPr>
        <w:t>EZ</w:t>
      </w:r>
      <w:r>
        <w:rPr>
          <w:sz w:val="24"/>
        </w:rPr>
        <w:t xml:space="preserve">) </w:t>
      </w:r>
    </w:p>
    <w:p>
      <w:pPr>
        <w:pStyle w:val="Normal1"/>
        <w:spacing w:lineRule="auto" w:line="240"/>
        <w:ind w:firstLine="284" w:end="0"/>
        <w:rPr/>
      </w:pPr>
      <w:r>
        <w:rPr>
          <w:sz w:val="24"/>
        </w:rPr>
        <w:t xml:space="preserve"> </w:t>
      </w:r>
      <w:r>
        <w:rPr>
          <w:sz w:val="24"/>
          <w:lang w:val="en-US"/>
        </w:rPr>
        <w:t>Los</w:t>
      </w:r>
      <w:r>
        <w:rPr>
          <w:sz w:val="24"/>
        </w:rPr>
        <w:t xml:space="preserve"> </w:t>
      </w:r>
      <w:r>
        <w:rPr>
          <w:sz w:val="24"/>
          <w:lang w:val="en-US"/>
        </w:rPr>
        <w:t>pescadores</w:t>
      </w:r>
      <w:r>
        <w:rPr>
          <w:sz w:val="24"/>
        </w:rPr>
        <w:t xml:space="preserve"> </w:t>
      </w:r>
      <w:r>
        <w:rPr>
          <w:sz w:val="24"/>
          <w:lang w:val="en-US"/>
        </w:rPr>
        <w:t>se</w:t>
      </w:r>
      <w:r>
        <w:rPr>
          <w:sz w:val="24"/>
        </w:rPr>
        <w:t xml:space="preserve"> </w:t>
      </w:r>
      <w:r>
        <w:rPr>
          <w:sz w:val="24"/>
          <w:lang w:val="en-US"/>
        </w:rPr>
        <w:t>hicieron</w:t>
      </w:r>
      <w:r>
        <w:rPr>
          <w:sz w:val="24"/>
        </w:rPr>
        <w:t xml:space="preserve"> </w:t>
      </w:r>
      <w:r>
        <w:rPr>
          <w:sz w:val="24"/>
          <w:lang w:val="en-US"/>
        </w:rPr>
        <w:t>a</w:t>
      </w:r>
      <w:r>
        <w:rPr>
          <w:sz w:val="24"/>
        </w:rPr>
        <w:t xml:space="preserve"> </w:t>
      </w:r>
      <w:r>
        <w:rPr>
          <w:sz w:val="24"/>
          <w:lang w:val="en-US"/>
        </w:rPr>
        <w:t>la</w:t>
      </w:r>
      <w:r>
        <w:rPr>
          <w:sz w:val="24"/>
        </w:rPr>
        <w:t xml:space="preserve"> </w:t>
      </w:r>
      <w:r>
        <w:rPr>
          <w:sz w:val="24"/>
          <w:lang w:val="en-US"/>
        </w:rPr>
        <w:t>mar</w:t>
      </w:r>
      <w:r>
        <w:rPr>
          <w:sz w:val="24"/>
        </w:rPr>
        <w:t xml:space="preserve">                          Рыбаки вышли в море несмотря </w:t>
      </w:r>
    </w:p>
    <w:p>
      <w:pPr>
        <w:pStyle w:val="Normal1"/>
        <w:spacing w:lineRule="auto" w:line="240"/>
        <w:ind w:firstLine="709" w:end="0"/>
        <w:rPr/>
      </w:pPr>
      <w:r>
        <w:rPr>
          <w:b/>
          <w:bCs/>
          <w:sz w:val="24"/>
          <w:lang w:val="en-US"/>
        </w:rPr>
        <w:t>a</w:t>
      </w:r>
      <w:r>
        <w:rPr>
          <w:b/>
          <w:bCs/>
          <w:sz w:val="24"/>
        </w:rPr>
        <w:t xml:space="preserve"> </w:t>
      </w:r>
      <w:r>
        <w:rPr>
          <w:b/>
          <w:bCs/>
          <w:sz w:val="24"/>
          <w:lang w:val="en-US"/>
        </w:rPr>
        <w:t>pesar</w:t>
      </w:r>
      <w:r>
        <w:rPr>
          <w:b/>
          <w:bCs/>
          <w:sz w:val="24"/>
        </w:rPr>
        <w:t xml:space="preserve"> </w:t>
      </w:r>
      <w:r>
        <w:rPr>
          <w:b/>
          <w:bCs/>
          <w:sz w:val="24"/>
          <w:lang w:val="en-US"/>
        </w:rPr>
        <w:t>de</w:t>
      </w:r>
      <w:r>
        <w:rPr>
          <w:b/>
          <w:bCs/>
          <w:sz w:val="24"/>
        </w:rPr>
        <w:t xml:space="preserve"> </w:t>
      </w:r>
      <w:r>
        <w:rPr>
          <w:b/>
          <w:bCs/>
          <w:sz w:val="24"/>
          <w:lang w:val="en-US"/>
        </w:rPr>
        <w:t>que</w:t>
      </w:r>
      <w:r>
        <w:rPr>
          <w:sz w:val="24"/>
        </w:rPr>
        <w:t xml:space="preserve"> </w:t>
      </w:r>
      <w:r>
        <w:rPr>
          <w:sz w:val="24"/>
          <w:lang w:val="en-US"/>
        </w:rPr>
        <w:t>el</w:t>
      </w:r>
      <w:r>
        <w:rPr>
          <w:sz w:val="24"/>
        </w:rPr>
        <w:t xml:space="preserve"> </w:t>
      </w:r>
      <w:r>
        <w:rPr>
          <w:sz w:val="24"/>
          <w:lang w:val="en-US"/>
        </w:rPr>
        <w:t>viento</w:t>
      </w:r>
      <w:r>
        <w:rPr>
          <w:sz w:val="24"/>
        </w:rPr>
        <w:t xml:space="preserve"> </w:t>
      </w:r>
      <w:r>
        <w:rPr>
          <w:i/>
          <w:iCs/>
          <w:sz w:val="24"/>
          <w:lang w:val="en-US"/>
        </w:rPr>
        <w:t>pudiera</w:t>
      </w:r>
      <w:r>
        <w:rPr>
          <w:sz w:val="24"/>
        </w:rPr>
        <w:t xml:space="preserve">                                  на то, что ветер мог измениться</w:t>
      </w:r>
    </w:p>
    <w:p>
      <w:pPr>
        <w:pStyle w:val="Normal1"/>
        <w:spacing w:lineRule="auto" w:line="240"/>
        <w:ind w:firstLine="709" w:end="0"/>
        <w:rPr/>
      </w:pPr>
      <w:r>
        <w:rPr>
          <w:sz w:val="24"/>
          <w:lang w:val="en-US"/>
        </w:rPr>
        <w:t xml:space="preserve">cambiar cualquier momento.                                         </w:t>
      </w:r>
      <w:r>
        <w:rPr>
          <w:sz w:val="24"/>
        </w:rPr>
        <w:t>в любую минуту.</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Если действие придаточного уступительного предложения не является предполагаемым и протекает в момент времени, </w:t>
      </w:r>
      <w:r>
        <w:rPr>
          <w:spacing w:val="20"/>
          <w:sz w:val="22"/>
        </w:rPr>
        <w:t>предшествующий</w:t>
      </w:r>
      <w:r>
        <w:rPr>
          <w:sz w:val="22"/>
        </w:rPr>
        <w:t xml:space="preserve"> или </w:t>
      </w:r>
      <w:r>
        <w:rPr>
          <w:spacing w:val="20"/>
          <w:sz w:val="22"/>
        </w:rPr>
        <w:t>совпадающий</w:t>
      </w:r>
      <w:r>
        <w:rPr>
          <w:sz w:val="22"/>
        </w:rPr>
        <w:t xml:space="preserve"> с моментом действия сказуемого главного предложения, то в придаточном употребляется </w:t>
      </w:r>
      <w:r>
        <w:rPr>
          <w:sz w:val="22"/>
          <w:lang w:val="en-US"/>
        </w:rPr>
        <w:t>modo</w:t>
      </w:r>
      <w:r>
        <w:rPr>
          <w:sz w:val="22"/>
        </w:rPr>
        <w:t xml:space="preserve"> </w:t>
      </w:r>
      <w:r>
        <w:rPr>
          <w:sz w:val="22"/>
          <w:lang w:val="en-US"/>
        </w:rPr>
        <w:t>indicativo</w:t>
      </w:r>
      <w:r>
        <w:rPr>
          <w:sz w:val="22"/>
        </w:rPr>
        <w:t>:</w:t>
      </w:r>
    </w:p>
    <w:p>
      <w:pPr>
        <w:pStyle w:val="Normal1"/>
        <w:spacing w:lineRule="auto" w:line="240"/>
        <w:ind w:firstLine="284" w:end="0"/>
        <w:rPr>
          <w:sz w:val="22"/>
        </w:rPr>
      </w:pPr>
      <w:r>
        <w:rPr>
          <w:sz w:val="22"/>
          <w:lang w:val="en-US"/>
        </w:rPr>
        <w:t>Aunque</w:t>
      </w:r>
      <w:r>
        <w:rPr>
          <w:sz w:val="22"/>
        </w:rPr>
        <w:t xml:space="preserve"> </w:t>
      </w:r>
      <w:r>
        <w:rPr>
          <w:i/>
          <w:iCs/>
          <w:sz w:val="22"/>
          <w:lang w:val="en-US"/>
        </w:rPr>
        <w:t>hace</w:t>
      </w:r>
      <w:r>
        <w:rPr>
          <w:i/>
          <w:iCs/>
          <w:sz w:val="22"/>
        </w:rPr>
        <w:t xml:space="preserve"> </w:t>
      </w:r>
      <w:r>
        <w:rPr>
          <w:i/>
          <w:iCs/>
          <w:sz w:val="22"/>
          <w:lang w:val="en-US"/>
        </w:rPr>
        <w:t>mal</w:t>
      </w:r>
      <w:r>
        <w:rPr>
          <w:i/>
          <w:iCs/>
          <w:sz w:val="22"/>
        </w:rPr>
        <w:t xml:space="preserve"> </w:t>
      </w:r>
      <w:r>
        <w:rPr>
          <w:i/>
          <w:iCs/>
          <w:sz w:val="22"/>
          <w:lang w:val="en-US"/>
        </w:rPr>
        <w:t>tiempo</w:t>
      </w:r>
      <w:r>
        <w:rPr>
          <w:sz w:val="22"/>
        </w:rPr>
        <w:t xml:space="preserve">, </w:t>
      </w:r>
      <w:r>
        <w:rPr>
          <w:sz w:val="22"/>
          <w:lang w:val="en-US"/>
        </w:rPr>
        <w:t>los</w:t>
      </w:r>
      <w:r>
        <w:rPr>
          <w:sz w:val="22"/>
        </w:rPr>
        <w:t xml:space="preserve"> </w:t>
      </w:r>
      <w:r>
        <w:rPr>
          <w:sz w:val="22"/>
          <w:lang w:val="en-US"/>
        </w:rPr>
        <w:t>campesinos</w:t>
      </w:r>
      <w:r>
        <w:rPr>
          <w:sz w:val="22"/>
        </w:rPr>
        <w:t xml:space="preserve">                          Несмотря на плохую погоду, крестьяне </w:t>
      </w:r>
    </w:p>
    <w:p>
      <w:pPr>
        <w:pStyle w:val="Normal1"/>
        <w:spacing w:lineRule="auto" w:line="240"/>
        <w:ind w:firstLine="709" w:end="0"/>
        <w:rPr/>
      </w:pPr>
      <w:r>
        <w:rPr>
          <w:i/>
          <w:iCs/>
          <w:sz w:val="22"/>
          <w:lang w:val="en-US"/>
        </w:rPr>
        <w:t>trabajan</w:t>
      </w:r>
      <w:r>
        <w:rPr>
          <w:sz w:val="22"/>
          <w:lang w:val="en-US"/>
        </w:rPr>
        <w:t xml:space="preserve"> en el campo.                                                              </w:t>
      </w:r>
      <w:r>
        <w:rPr>
          <w:sz w:val="22"/>
        </w:rPr>
        <w:t>работают в поле.</w:t>
      </w:r>
    </w:p>
    <w:p>
      <w:pPr>
        <w:pStyle w:val="Normal1"/>
        <w:spacing w:lineRule="auto" w:line="240"/>
        <w:ind w:firstLine="284" w:end="0"/>
        <w:rPr>
          <w:sz w:val="22"/>
        </w:rPr>
      </w:pPr>
      <w:r>
        <w:rPr>
          <w:sz w:val="22"/>
        </w:rPr>
      </w:r>
    </w:p>
    <w:p>
      <w:pPr>
        <w:pStyle w:val="Normal1"/>
        <w:spacing w:lineRule="auto" w:line="240"/>
        <w:ind w:firstLine="567" w:end="0"/>
        <w:rPr>
          <w:sz w:val="22"/>
        </w:rPr>
      </w:pPr>
      <w:r>
        <w:rPr>
          <w:sz w:val="22"/>
        </w:rPr>
        <w:t>Обратите внимание на чередование наклонений в следующих типовых фразах:</w:t>
      </w:r>
    </w:p>
    <w:p>
      <w:pPr>
        <w:pStyle w:val="Normal1"/>
        <w:spacing w:lineRule="auto" w:line="240"/>
        <w:ind w:firstLine="284" w:end="0"/>
        <w:rPr>
          <w:sz w:val="22"/>
        </w:rPr>
      </w:pPr>
      <w:r>
        <w:rPr>
          <w:sz w:val="22"/>
        </w:rPr>
      </w:r>
    </w:p>
    <w:p>
      <w:pPr>
        <w:pStyle w:val="Normal1"/>
        <w:spacing w:lineRule="auto" w:line="240"/>
        <w:ind w:firstLine="284" w:end="0"/>
        <w:rPr/>
      </w:pPr>
      <w:r>
        <w:rPr>
          <w:sz w:val="22"/>
          <w:lang w:val="en-US"/>
        </w:rPr>
        <w:t xml:space="preserve">Compro esas gafas aunque </w:t>
      </w:r>
      <w:r>
        <w:rPr>
          <w:i/>
          <w:iCs/>
          <w:sz w:val="22"/>
          <w:lang w:val="en-US"/>
        </w:rPr>
        <w:t>son</w:t>
      </w:r>
      <w:r>
        <w:rPr>
          <w:sz w:val="22"/>
          <w:lang w:val="en-US"/>
        </w:rPr>
        <w:t xml:space="preserve"> caras.                         </w:t>
      </w:r>
      <w:r>
        <w:rPr>
          <w:sz w:val="22"/>
        </w:rPr>
        <w:t xml:space="preserve">Я покупаю эти очки, хотя они и дорогие. </w:t>
      </w:r>
    </w:p>
    <w:p>
      <w:pPr>
        <w:pStyle w:val="Normal1"/>
        <w:spacing w:lineRule="auto" w:line="240"/>
        <w:ind w:firstLine="284" w:end="0"/>
        <w:rPr/>
      </w:pPr>
      <w:r>
        <w:rPr>
          <w:sz w:val="22"/>
          <w:lang w:val="en-US"/>
        </w:rPr>
        <w:t xml:space="preserve">Compraré esas gafas, aunque </w:t>
      </w:r>
      <w:r>
        <w:rPr>
          <w:i/>
          <w:iCs/>
          <w:sz w:val="22"/>
          <w:lang w:val="en-US"/>
        </w:rPr>
        <w:t>sean</w:t>
      </w:r>
      <w:r>
        <w:rPr>
          <w:sz w:val="22"/>
          <w:lang w:val="en-US"/>
        </w:rPr>
        <w:t xml:space="preserve"> caras.                   </w:t>
      </w:r>
      <w:r>
        <w:rPr>
          <w:sz w:val="22"/>
        </w:rPr>
        <w:t xml:space="preserve">Я куплю эти очки, даже если они будут </w:t>
      </w:r>
    </w:p>
    <w:p>
      <w:pPr>
        <w:pStyle w:val="Normal1"/>
        <w:spacing w:lineRule="auto" w:line="240"/>
        <w:ind w:firstLine="284" w:end="0"/>
        <w:rPr>
          <w:sz w:val="22"/>
        </w:rPr>
      </w:pPr>
      <w:r>
        <w:rPr>
          <w:sz w:val="22"/>
        </w:rPr>
        <w:t xml:space="preserve">                                                                                        </w:t>
      </w:r>
      <w:r>
        <w:rPr>
          <w:sz w:val="22"/>
        </w:rPr>
        <w:t xml:space="preserve">(хотя бы они и были) дорогие. </w:t>
      </w:r>
    </w:p>
    <w:p>
      <w:pPr>
        <w:pStyle w:val="Normal1"/>
        <w:spacing w:lineRule="auto" w:line="240"/>
        <w:ind w:firstLine="284" w:end="0"/>
        <w:rPr/>
      </w:pPr>
      <w:r>
        <w:rPr>
          <w:sz w:val="22"/>
          <w:lang w:val="en-US"/>
        </w:rPr>
        <w:t xml:space="preserve">Aunque </w:t>
      </w:r>
      <w:r>
        <w:rPr>
          <w:i/>
          <w:iCs/>
          <w:sz w:val="22"/>
          <w:lang w:val="en-US"/>
        </w:rPr>
        <w:t>corre</w:t>
      </w:r>
      <w:r>
        <w:rPr>
          <w:sz w:val="22"/>
          <w:lang w:val="en-US"/>
        </w:rPr>
        <w:t xml:space="preserve"> mucho, no se cansa.                              </w:t>
      </w:r>
      <w:r>
        <w:rPr>
          <w:sz w:val="22"/>
        </w:rPr>
        <w:t xml:space="preserve">Хотя он бегает много, окне устает. </w:t>
      </w:r>
    </w:p>
    <w:p>
      <w:pPr>
        <w:pStyle w:val="Normal1"/>
        <w:spacing w:lineRule="auto" w:line="240"/>
        <w:ind w:firstLine="284" w:end="0"/>
        <w:rPr/>
      </w:pPr>
      <w:r>
        <w:rPr>
          <w:sz w:val="22"/>
          <w:lang w:val="en-US"/>
        </w:rPr>
        <w:t>Aunque</w:t>
      </w:r>
      <w:r>
        <w:rPr>
          <w:sz w:val="22"/>
        </w:rPr>
        <w:t xml:space="preserve"> </w:t>
      </w:r>
      <w:r>
        <w:rPr>
          <w:i/>
          <w:iCs/>
          <w:sz w:val="22"/>
          <w:lang w:val="en-US"/>
        </w:rPr>
        <w:t>corra</w:t>
      </w:r>
      <w:r>
        <w:rPr>
          <w:sz w:val="22"/>
        </w:rPr>
        <w:t xml:space="preserve"> </w:t>
      </w:r>
      <w:r>
        <w:rPr>
          <w:sz w:val="22"/>
          <w:lang w:val="en-US"/>
        </w:rPr>
        <w:t>mucho</w:t>
      </w:r>
      <w:r>
        <w:rPr>
          <w:sz w:val="22"/>
        </w:rPr>
        <w:t xml:space="preserve">, </w:t>
      </w:r>
      <w:r>
        <w:rPr>
          <w:sz w:val="22"/>
          <w:lang w:val="en-US"/>
        </w:rPr>
        <w:t>no</w:t>
      </w:r>
      <w:r>
        <w:rPr>
          <w:sz w:val="22"/>
        </w:rPr>
        <w:t xml:space="preserve"> </w:t>
      </w:r>
      <w:r>
        <w:rPr>
          <w:sz w:val="22"/>
          <w:lang w:val="en-US"/>
        </w:rPr>
        <w:t>se</w:t>
      </w:r>
      <w:r>
        <w:rPr>
          <w:sz w:val="22"/>
        </w:rPr>
        <w:t xml:space="preserve"> </w:t>
      </w:r>
      <w:r>
        <w:rPr>
          <w:sz w:val="22"/>
          <w:lang w:val="en-US"/>
        </w:rPr>
        <w:t>cansar</w:t>
      </w:r>
      <w:r>
        <w:rPr>
          <w:sz w:val="22"/>
        </w:rPr>
        <w:t xml:space="preserve">á                           Даже если он пробежит (хотя бы он и пробежал) много, он не </w:t>
      </w:r>
    </w:p>
    <w:p>
      <w:pPr>
        <w:pStyle w:val="Normal1"/>
        <w:spacing w:lineRule="auto" w:line="240"/>
        <w:ind w:firstLine="284" w:end="0"/>
        <w:rPr>
          <w:sz w:val="22"/>
        </w:rPr>
      </w:pPr>
      <w:r>
        <w:rPr>
          <w:sz w:val="22"/>
        </w:rPr>
        <w:t xml:space="preserve">                                                                                        </w:t>
      </w:r>
      <w:r>
        <w:rPr>
          <w:sz w:val="22"/>
        </w:rPr>
        <w:t xml:space="preserve">устанет. </w:t>
      </w:r>
    </w:p>
    <w:p>
      <w:pPr>
        <w:pStyle w:val="Normal1"/>
        <w:spacing w:lineRule="auto" w:line="240"/>
        <w:ind w:firstLine="284" w:end="0"/>
        <w:rPr/>
      </w:pPr>
      <w:r>
        <w:rPr>
          <w:sz w:val="22"/>
          <w:lang w:val="en-US"/>
        </w:rPr>
        <w:t>Aunque</w:t>
      </w:r>
      <w:r>
        <w:rPr>
          <w:sz w:val="22"/>
        </w:rPr>
        <w:t xml:space="preserve"> </w:t>
      </w:r>
      <w:r>
        <w:rPr>
          <w:sz w:val="22"/>
          <w:lang w:val="en-US"/>
        </w:rPr>
        <w:t>ma</w:t>
      </w:r>
      <w:r>
        <w:rPr>
          <w:sz w:val="22"/>
        </w:rPr>
        <w:t>ñ</w:t>
      </w:r>
      <w:r>
        <w:rPr>
          <w:sz w:val="22"/>
          <w:lang w:val="en-US"/>
        </w:rPr>
        <w:t>ana</w:t>
      </w:r>
      <w:r>
        <w:rPr>
          <w:sz w:val="22"/>
        </w:rPr>
        <w:t xml:space="preserve"> </w:t>
      </w:r>
      <w:r>
        <w:rPr>
          <w:i/>
          <w:iCs/>
          <w:sz w:val="22"/>
          <w:lang w:val="en-US"/>
        </w:rPr>
        <w:t>estar</w:t>
      </w:r>
      <w:r>
        <w:rPr>
          <w:i/>
          <w:iCs/>
          <w:sz w:val="22"/>
        </w:rPr>
        <w:t xml:space="preserve">é </w:t>
      </w:r>
      <w:r>
        <w:rPr>
          <w:sz w:val="22"/>
          <w:lang w:val="en-US"/>
        </w:rPr>
        <w:t>en</w:t>
      </w:r>
      <w:r>
        <w:rPr>
          <w:sz w:val="22"/>
        </w:rPr>
        <w:t xml:space="preserve"> </w:t>
      </w:r>
      <w:r>
        <w:rPr>
          <w:sz w:val="22"/>
          <w:lang w:val="en-US"/>
        </w:rPr>
        <w:t>Madrid</w:t>
      </w:r>
      <w:r>
        <w:rPr>
          <w:sz w:val="22"/>
        </w:rPr>
        <w:t xml:space="preserve"> </w:t>
      </w:r>
      <w:r>
        <w:rPr>
          <w:sz w:val="22"/>
          <w:lang w:val="en-US"/>
        </w:rPr>
        <w:t>no</w:t>
      </w:r>
      <w:r>
        <w:rPr>
          <w:sz w:val="22"/>
        </w:rPr>
        <w:t xml:space="preserve"> </w:t>
      </w:r>
      <w:r>
        <w:rPr>
          <w:sz w:val="22"/>
          <w:lang w:val="en-US"/>
        </w:rPr>
        <w:t>ir</w:t>
      </w:r>
      <w:r>
        <w:rPr>
          <w:sz w:val="22"/>
        </w:rPr>
        <w:t xml:space="preserve">é                    Хотя завтра я буду в Мадриде, я не </w:t>
      </w:r>
    </w:p>
    <w:p>
      <w:pPr>
        <w:pStyle w:val="Normal1"/>
        <w:spacing w:lineRule="auto" w:line="240"/>
        <w:ind w:firstLine="284" w:end="0"/>
        <w:rPr/>
      </w:pPr>
      <w:r>
        <w:rPr>
          <w:sz w:val="22"/>
          <w:lang w:val="en-US"/>
        </w:rPr>
        <w:t>a</w:t>
      </w:r>
      <w:r>
        <w:rPr>
          <w:sz w:val="22"/>
        </w:rPr>
        <w:t xml:space="preserve"> </w:t>
      </w:r>
      <w:r>
        <w:rPr>
          <w:sz w:val="22"/>
          <w:lang w:val="en-US"/>
        </w:rPr>
        <w:t>verle</w:t>
      </w:r>
      <w:r>
        <w:rPr>
          <w:sz w:val="22"/>
        </w:rPr>
        <w:t xml:space="preserve">.                                                                           пойду к нему. </w:t>
      </w:r>
    </w:p>
    <w:p>
      <w:pPr>
        <w:pStyle w:val="Normal1"/>
        <w:spacing w:lineRule="auto" w:line="240"/>
        <w:ind w:firstLine="284" w:end="0"/>
        <w:rPr/>
      </w:pPr>
      <w:r>
        <w:rPr>
          <w:sz w:val="22"/>
          <w:lang w:val="en-US"/>
        </w:rPr>
        <w:t>Aunque</w:t>
      </w:r>
      <w:r>
        <w:rPr>
          <w:sz w:val="22"/>
        </w:rPr>
        <w:t xml:space="preserve"> </w:t>
      </w:r>
      <w:r>
        <w:rPr>
          <w:sz w:val="22"/>
          <w:lang w:val="en-US"/>
        </w:rPr>
        <w:t>ma</w:t>
      </w:r>
      <w:r>
        <w:rPr>
          <w:sz w:val="22"/>
        </w:rPr>
        <w:t>ñ</w:t>
      </w:r>
      <w:r>
        <w:rPr>
          <w:sz w:val="22"/>
          <w:lang w:val="en-US"/>
        </w:rPr>
        <w:t>ana</w:t>
      </w:r>
      <w:r>
        <w:rPr>
          <w:sz w:val="22"/>
        </w:rPr>
        <w:t xml:space="preserve"> </w:t>
      </w:r>
      <w:r>
        <w:rPr>
          <w:i/>
          <w:iCs/>
          <w:sz w:val="22"/>
          <w:lang w:val="en-US"/>
        </w:rPr>
        <w:t>est</w:t>
      </w:r>
      <w:r>
        <w:rPr>
          <w:i/>
          <w:iCs/>
          <w:sz w:val="22"/>
        </w:rPr>
        <w:t>é</w:t>
      </w:r>
      <w:r>
        <w:rPr>
          <w:sz w:val="22"/>
        </w:rPr>
        <w:t xml:space="preserve"> </w:t>
      </w:r>
      <w:r>
        <w:rPr>
          <w:sz w:val="22"/>
          <w:lang w:val="en-US"/>
        </w:rPr>
        <w:t>en</w:t>
      </w:r>
      <w:r>
        <w:rPr>
          <w:sz w:val="22"/>
        </w:rPr>
        <w:t xml:space="preserve"> </w:t>
      </w:r>
      <w:r>
        <w:rPr>
          <w:sz w:val="22"/>
          <w:lang w:val="en-US"/>
        </w:rPr>
        <w:t>Madrid</w:t>
      </w:r>
      <w:r>
        <w:rPr>
          <w:sz w:val="22"/>
        </w:rPr>
        <w:t xml:space="preserve">, </w:t>
      </w:r>
      <w:r>
        <w:rPr>
          <w:sz w:val="22"/>
          <w:lang w:val="en-US"/>
        </w:rPr>
        <w:t>no</w:t>
      </w:r>
      <w:r>
        <w:rPr>
          <w:sz w:val="22"/>
        </w:rPr>
        <w:t xml:space="preserve"> </w:t>
      </w:r>
      <w:r>
        <w:rPr>
          <w:sz w:val="22"/>
          <w:lang w:val="en-US"/>
        </w:rPr>
        <w:t>ir</w:t>
      </w:r>
      <w:r>
        <w:rPr>
          <w:sz w:val="22"/>
        </w:rPr>
        <w:t xml:space="preserve">é а                   Даже если завтра я буду в Мадриде, я </w:t>
      </w:r>
    </w:p>
    <w:p>
      <w:pPr>
        <w:pStyle w:val="Normal1"/>
        <w:spacing w:lineRule="auto" w:line="240"/>
        <w:ind w:firstLine="284" w:end="0"/>
        <w:rPr/>
      </w:pPr>
      <w:r>
        <w:rPr>
          <w:sz w:val="22"/>
          <w:lang w:val="en-US"/>
        </w:rPr>
        <w:t>verle</w:t>
      </w:r>
      <w:r>
        <w:rPr>
          <w:sz w:val="22"/>
        </w:rPr>
        <w:t>.                                                                              не пойду к нему.</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w:t>
      </w:r>
      <w:r>
        <w:rPr>
          <w:spacing w:val="20"/>
          <w:sz w:val="24"/>
        </w:rPr>
        <w:t>обороты</w:t>
      </w:r>
      <w:r>
        <w:rPr>
          <w:sz w:val="24"/>
        </w:rPr>
        <w:t xml:space="preserve"> с некоторыми относительными местоимениями:</w:t>
      </w:r>
    </w:p>
    <w:p>
      <w:pPr>
        <w:pStyle w:val="Normal1"/>
        <w:spacing w:lineRule="auto" w:line="240"/>
        <w:ind w:firstLine="284" w:end="0"/>
        <w:rPr>
          <w:sz w:val="24"/>
        </w:rPr>
      </w:pPr>
      <w:r>
        <w:rPr>
          <w:sz w:val="24"/>
        </w:rPr>
      </w:r>
    </w:p>
    <w:tbl>
      <w:tblPr>
        <w:tblW w:w="5928" w:type="dxa"/>
        <w:jc w:val="start"/>
        <w:tblInd w:w="276" w:type="dxa"/>
        <w:tblLayout w:type="fixed"/>
        <w:tblCellMar>
          <w:top w:w="0" w:type="dxa"/>
          <w:start w:w="108" w:type="dxa"/>
          <w:bottom w:w="0" w:type="dxa"/>
          <w:end w:w="108" w:type="dxa"/>
        </w:tblCellMar>
      </w:tblPr>
      <w:tblGrid>
        <w:gridCol w:w="2340"/>
        <w:gridCol w:w="3588"/>
      </w:tblGrid>
      <w:tr>
        <w:trPr>
          <w:trHeight w:val="1230" w:hRule="atLeast"/>
        </w:trPr>
        <w:tc>
          <w:tcPr>
            <w:tcW w:w="2340" w:type="dxa"/>
            <w:tcBorders/>
          </w:tcPr>
          <w:p>
            <w:pPr>
              <w:pStyle w:val="Normal1"/>
              <w:spacing w:lineRule="auto" w:line="240"/>
              <w:ind w:firstLine="284" w:end="0"/>
              <w:rPr>
                <w:sz w:val="24"/>
                <w:lang w:val="en-US"/>
              </w:rPr>
            </w:pPr>
            <w:r>
              <w:rPr>
                <w:sz w:val="24"/>
                <w:lang w:val="en-US"/>
              </w:rPr>
              <w:t>cualquiera que</w:t>
            </w:r>
          </w:p>
          <w:p>
            <w:pPr>
              <w:pStyle w:val="Normal1"/>
              <w:spacing w:lineRule="auto" w:line="240"/>
              <w:ind w:firstLine="284" w:end="0"/>
              <w:rPr/>
            </w:pPr>
            <w:r>
              <w:rPr>
                <w:sz w:val="24"/>
                <w:lang w:val="en-US"/>
              </w:rPr>
              <w:t>cualesquiera que</w:t>
            </w:r>
          </w:p>
          <w:p>
            <w:pPr>
              <w:pStyle w:val="Normal1"/>
              <w:spacing w:lineRule="auto" w:line="240"/>
              <w:ind w:firstLine="284" w:end="0"/>
              <w:rPr>
                <w:sz w:val="24"/>
                <w:lang w:val="en-US"/>
              </w:rPr>
            </w:pPr>
            <w:r>
              <w:rPr>
                <w:sz w:val="24"/>
                <w:lang w:val="en-US"/>
              </w:rPr>
              <w:t>quienquiera que</w:t>
            </w:r>
          </w:p>
          <w:p>
            <w:pPr>
              <w:pStyle w:val="Normal1"/>
              <w:spacing w:lineRule="auto" w:line="240"/>
              <w:ind w:firstLine="284" w:end="0"/>
              <w:rPr>
                <w:sz w:val="24"/>
                <w:lang w:val="en-US"/>
              </w:rPr>
            </w:pPr>
            <w:r>
              <w:rPr>
                <w:sz w:val="24"/>
                <w:lang w:val="en-US"/>
              </w:rPr>
              <w:t>quienesquiera que</w:t>
            </w:r>
          </w:p>
          <w:p>
            <w:pPr>
              <w:pStyle w:val="Normal1"/>
              <w:rPr>
                <w:sz w:val="24"/>
                <w:lang w:val="en-US"/>
              </w:rPr>
            </w:pPr>
            <w:r>
              <w:rPr>
                <w:sz w:val="24"/>
                <w:lang w:val="en-US"/>
              </w:rPr>
            </w:r>
          </w:p>
        </w:tc>
        <w:tc>
          <w:tcPr>
            <w:tcW w:w="3588" w:type="dxa"/>
            <w:tcBorders/>
          </w:tcPr>
          <w:p>
            <w:pPr>
              <w:pStyle w:val="Normal1"/>
              <w:spacing w:lineRule="auto" w:line="240"/>
              <w:rPr>
                <w:sz w:val="24"/>
              </w:rPr>
            </w:pPr>
            <w:r>
              <w:rPr>
                <w:sz w:val="24"/>
              </w:rPr>
              <w:t xml:space="preserve">— </w:t>
            </w:r>
            <w:r>
              <w:rPr>
                <w:sz w:val="24"/>
              </w:rPr>
              <w:t xml:space="preserve">какой бы (то) ни (был) </w:t>
            </w:r>
          </w:p>
          <w:p>
            <w:pPr>
              <w:pStyle w:val="Normal1"/>
              <w:spacing w:lineRule="auto" w:line="240"/>
              <w:rPr>
                <w:sz w:val="24"/>
              </w:rPr>
            </w:pPr>
            <w:r>
              <w:rPr>
                <w:sz w:val="24"/>
              </w:rPr>
              <w:t xml:space="preserve">— </w:t>
            </w:r>
            <w:r>
              <w:rPr>
                <w:sz w:val="24"/>
              </w:rPr>
              <w:t xml:space="preserve">какие бы (то) ни (были) </w:t>
            </w:r>
          </w:p>
          <w:p>
            <w:pPr>
              <w:pStyle w:val="Normal1"/>
              <w:spacing w:lineRule="auto" w:line="240"/>
              <w:rPr>
                <w:sz w:val="24"/>
              </w:rPr>
            </w:pPr>
            <w:r>
              <w:rPr>
                <w:sz w:val="24"/>
              </w:rPr>
              <w:t xml:space="preserve">— </w:t>
            </w:r>
            <w:r>
              <w:rPr>
                <w:sz w:val="24"/>
              </w:rPr>
              <w:t xml:space="preserve">кто бы ни (был) </w:t>
            </w:r>
          </w:p>
          <w:p>
            <w:pPr>
              <w:pStyle w:val="Normal1"/>
              <w:spacing w:lineRule="auto" w:line="240"/>
              <w:rPr>
                <w:sz w:val="24"/>
              </w:rPr>
            </w:pPr>
            <w:r>
              <w:rPr>
                <w:sz w:val="24"/>
              </w:rPr>
              <w:t xml:space="preserve">— </w:t>
            </w:r>
            <w:r>
              <w:rPr>
                <w:sz w:val="24"/>
              </w:rPr>
              <w:t>кто бы ни (были)</w:t>
            </w:r>
          </w:p>
          <w:p>
            <w:pPr>
              <w:pStyle w:val="Normal1"/>
              <w:rPr>
                <w:sz w:val="24"/>
              </w:rPr>
            </w:pPr>
            <w:r>
              <w:rPr>
                <w:sz w:val="24"/>
              </w:rPr>
            </w:r>
          </w:p>
        </w:tc>
      </w:tr>
    </w:tbl>
    <w:p>
      <w:pPr>
        <w:pStyle w:val="Normal1"/>
        <w:spacing w:lineRule="auto" w:line="240"/>
        <w:ind w:firstLine="284" w:end="0"/>
        <w:rPr/>
      </w:pPr>
      <w:r>
        <w:rPr>
          <w:b/>
          <w:bCs/>
          <w:sz w:val="24"/>
          <w:lang w:val="en-US"/>
        </w:rPr>
        <w:t>Quienquiera que</w:t>
      </w:r>
      <w:r>
        <w:rPr>
          <w:sz w:val="24"/>
          <w:lang w:val="en-US"/>
        </w:rPr>
        <w:t xml:space="preserve"> </w:t>
      </w:r>
      <w:r>
        <w:rPr>
          <w:i/>
          <w:iCs/>
          <w:sz w:val="24"/>
          <w:lang w:val="en-US"/>
        </w:rPr>
        <w:t>sea</w:t>
      </w:r>
      <w:r>
        <w:rPr>
          <w:sz w:val="24"/>
          <w:lang w:val="en-US"/>
        </w:rPr>
        <w:t xml:space="preserve"> tu amigo.                             </w:t>
      </w:r>
      <w:r>
        <w:rPr>
          <w:sz w:val="24"/>
        </w:rPr>
        <w:t xml:space="preserve">Кто бы ни был твой друг, Педро </w:t>
      </w:r>
    </w:p>
    <w:p>
      <w:pPr>
        <w:pStyle w:val="Normal1"/>
        <w:spacing w:lineRule="auto" w:line="240"/>
        <w:ind w:firstLine="709" w:end="0"/>
        <w:rPr/>
      </w:pPr>
      <w:r>
        <w:rPr>
          <w:sz w:val="24"/>
          <w:lang w:val="en-US"/>
        </w:rPr>
        <w:t>Pedro</w:t>
      </w:r>
      <w:r>
        <w:rPr>
          <w:sz w:val="24"/>
        </w:rPr>
        <w:t xml:space="preserve"> </w:t>
      </w:r>
      <w:r>
        <w:rPr>
          <w:sz w:val="24"/>
          <w:lang w:val="en-US"/>
        </w:rPr>
        <w:t>le</w:t>
      </w:r>
      <w:r>
        <w:rPr>
          <w:sz w:val="24"/>
        </w:rPr>
        <w:t xml:space="preserve"> </w:t>
      </w:r>
      <w:r>
        <w:rPr>
          <w:sz w:val="24"/>
          <w:lang w:val="en-US"/>
        </w:rPr>
        <w:t>recibir</w:t>
      </w:r>
      <w:r>
        <w:rPr>
          <w:sz w:val="24"/>
        </w:rPr>
        <w:t xml:space="preserve">á </w:t>
      </w:r>
      <w:r>
        <w:rPr>
          <w:sz w:val="24"/>
          <w:lang w:val="en-US"/>
        </w:rPr>
        <w:t>con</w:t>
      </w:r>
      <w:r>
        <w:rPr>
          <w:sz w:val="24"/>
        </w:rPr>
        <w:t xml:space="preserve"> </w:t>
      </w:r>
      <w:r>
        <w:rPr>
          <w:sz w:val="24"/>
          <w:lang w:val="en-US"/>
        </w:rPr>
        <w:t>los</w:t>
      </w:r>
      <w:r>
        <w:rPr>
          <w:sz w:val="24"/>
        </w:rPr>
        <w:t xml:space="preserve"> </w:t>
      </w:r>
      <w:r>
        <w:rPr>
          <w:sz w:val="24"/>
          <w:lang w:val="en-US"/>
        </w:rPr>
        <w:t>brazos</w:t>
      </w:r>
      <w:r>
        <w:rPr>
          <w:sz w:val="24"/>
        </w:rPr>
        <w:t xml:space="preserve">                          примет его с распростертыми </w:t>
      </w:r>
    </w:p>
    <w:p>
      <w:pPr>
        <w:pStyle w:val="Normal1"/>
        <w:spacing w:lineRule="auto" w:line="240"/>
        <w:ind w:firstLine="709" w:end="0"/>
        <w:rPr/>
      </w:pPr>
      <w:r>
        <w:rPr>
          <w:sz w:val="24"/>
          <w:lang w:val="en-US"/>
        </w:rPr>
        <w:t>abiertos</w:t>
      </w:r>
      <w:r>
        <w:rPr>
          <w:sz w:val="24"/>
        </w:rPr>
        <w:t>.                                                               объятиями.</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rPr>
      </w:pPr>
      <w:r>
        <w:rPr>
          <w:spacing w:val="20"/>
          <w:sz w:val="24"/>
        </w:rPr>
        <w:t>Сравни также:</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i/>
          <w:iCs/>
          <w:sz w:val="24"/>
          <w:lang w:val="en-US"/>
        </w:rPr>
        <w:t>Cualquier</w:t>
      </w:r>
      <w:r>
        <w:rPr>
          <w:sz w:val="24"/>
        </w:rPr>
        <w:t xml:space="preserve"> </w:t>
      </w:r>
      <w:r>
        <w:rPr>
          <w:sz w:val="24"/>
          <w:lang w:val="en-US"/>
        </w:rPr>
        <w:t>cosa</w:t>
      </w:r>
      <w:r>
        <w:rPr>
          <w:sz w:val="24"/>
        </w:rPr>
        <w:t xml:space="preserve"> </w:t>
      </w:r>
      <w:r>
        <w:rPr>
          <w:sz w:val="24"/>
          <w:lang w:val="en-US"/>
        </w:rPr>
        <w:t>que</w:t>
      </w:r>
      <w:r>
        <w:rPr>
          <w:sz w:val="24"/>
        </w:rPr>
        <w:t xml:space="preserve"> </w:t>
      </w:r>
      <w:r>
        <w:rPr>
          <w:sz w:val="24"/>
          <w:lang w:val="en-US"/>
        </w:rPr>
        <w:t>me</w:t>
      </w:r>
      <w:r>
        <w:rPr>
          <w:sz w:val="24"/>
        </w:rPr>
        <w:t xml:space="preserve"> </w:t>
      </w:r>
      <w:r>
        <w:rPr>
          <w:i/>
          <w:iCs/>
          <w:sz w:val="24"/>
          <w:lang w:val="en-US"/>
        </w:rPr>
        <w:t>diga</w:t>
      </w:r>
      <w:r>
        <w:rPr>
          <w:sz w:val="24"/>
        </w:rPr>
        <w:t xml:space="preserve">, </w:t>
      </w:r>
      <w:r>
        <w:rPr>
          <w:sz w:val="24"/>
          <w:lang w:val="en-US"/>
        </w:rPr>
        <w:t>tendr</w:t>
      </w:r>
      <w:r>
        <w:rPr>
          <w:sz w:val="24"/>
        </w:rPr>
        <w:t xml:space="preserve">á                         Что бы он мне ни сказал, ответ </w:t>
      </w:r>
    </w:p>
    <w:p>
      <w:pPr>
        <w:pStyle w:val="Normal1"/>
        <w:spacing w:lineRule="auto" w:line="240"/>
        <w:ind w:firstLine="709" w:end="0"/>
        <w:rPr/>
      </w:pPr>
      <w:r>
        <w:rPr>
          <w:sz w:val="24"/>
          <w:lang w:val="en-US"/>
        </w:rPr>
        <w:t xml:space="preserve">una respuestá complicada.                                      </w:t>
      </w:r>
      <w:r>
        <w:rPr>
          <w:sz w:val="24"/>
        </w:rPr>
        <w:t xml:space="preserve">будет непростой. </w:t>
      </w:r>
    </w:p>
    <w:p>
      <w:pPr>
        <w:pStyle w:val="Normal1"/>
        <w:spacing w:lineRule="auto" w:line="240"/>
        <w:ind w:firstLine="709" w:end="0"/>
        <w:rPr/>
      </w:pPr>
      <w:r>
        <w:rPr>
          <w:sz w:val="24"/>
        </w:rPr>
        <w:t>(</w:t>
      </w:r>
      <w:r>
        <w:rPr>
          <w:sz w:val="24"/>
          <w:lang w:val="en-US"/>
        </w:rPr>
        <w:t>R</w:t>
      </w:r>
      <w:r>
        <w:rPr>
          <w:sz w:val="24"/>
        </w:rPr>
        <w:t>.</w:t>
      </w:r>
      <w:r>
        <w:rPr>
          <w:sz w:val="24"/>
          <w:lang w:val="en-US"/>
        </w:rPr>
        <w:t>N</w:t>
      </w:r>
      <w:r>
        <w:rPr>
          <w:lang w:val="en-US"/>
        </w:rPr>
        <w:t>IETO</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оборот с наречием </w:t>
      </w:r>
      <w:r>
        <w:rPr>
          <w:b/>
          <w:sz w:val="24"/>
          <w:lang w:val="en-US"/>
        </w:rPr>
        <w:t>dondequiera</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dondequiera</w:t>
      </w:r>
      <w:r>
        <w:rPr>
          <w:sz w:val="24"/>
        </w:rPr>
        <w:t xml:space="preserve"> </w:t>
      </w:r>
      <w:r>
        <w:rPr>
          <w:sz w:val="24"/>
          <w:lang w:val="en-US"/>
        </w:rPr>
        <w:t>que</w:t>
      </w:r>
      <w:r>
        <w:rPr>
          <w:sz w:val="24"/>
        </w:rPr>
        <w:t xml:space="preserve"> — где бы то ни было, повсюду</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Dondequiera</w:t>
      </w:r>
      <w:r>
        <w:rPr>
          <w:sz w:val="24"/>
        </w:rPr>
        <w:t xml:space="preserve"> </w:t>
      </w:r>
      <w:r>
        <w:rPr>
          <w:sz w:val="24"/>
          <w:lang w:val="en-US"/>
        </w:rPr>
        <w:t>que</w:t>
      </w:r>
      <w:r>
        <w:rPr>
          <w:sz w:val="24"/>
        </w:rPr>
        <w:t xml:space="preserve"> </w:t>
      </w:r>
      <w:r>
        <w:rPr>
          <w:sz w:val="24"/>
          <w:lang w:val="en-US"/>
        </w:rPr>
        <w:t>se</w:t>
      </w:r>
      <w:r>
        <w:rPr>
          <w:sz w:val="24"/>
        </w:rPr>
        <w:t xml:space="preserve"> </w:t>
      </w:r>
      <w:r>
        <w:rPr>
          <w:sz w:val="24"/>
          <w:lang w:val="en-US"/>
        </w:rPr>
        <w:t>la</w:t>
      </w:r>
      <w:r>
        <w:rPr>
          <w:sz w:val="24"/>
        </w:rPr>
        <w:t xml:space="preserve"> </w:t>
      </w:r>
      <w:r>
        <w:rPr>
          <w:i/>
          <w:iCs/>
          <w:sz w:val="24"/>
          <w:lang w:val="en-US"/>
        </w:rPr>
        <w:t>encuentre</w:t>
      </w:r>
      <w:r>
        <w:rPr>
          <w:sz w:val="24"/>
        </w:rPr>
        <w:t xml:space="preserve">                              Где бы вы ее ни встретили... она ...</w:t>
      </w:r>
    </w:p>
    <w:p>
      <w:pPr>
        <w:pStyle w:val="Normal1"/>
        <w:spacing w:lineRule="auto" w:line="240"/>
        <w:ind w:firstLine="709" w:end="0"/>
        <w:rPr/>
      </w:pPr>
      <w:r>
        <w:rPr>
          <w:sz w:val="24"/>
        </w:rPr>
        <w:t>…</w:t>
      </w:r>
      <w:r>
        <w:rPr>
          <w:sz w:val="24"/>
          <w:lang w:val="en-US"/>
        </w:rPr>
        <w:t>ella</w:t>
      </w:r>
      <w:r>
        <w:rPr>
          <w:sz w:val="24"/>
        </w:rPr>
        <w:t xml:space="preserve"> </w:t>
      </w:r>
      <w:r>
        <w:rPr>
          <w:sz w:val="24"/>
          <w:lang w:val="en-US"/>
        </w:rPr>
        <w:t>siempre</w:t>
      </w:r>
      <w:r>
        <w:rPr>
          <w:sz w:val="24"/>
        </w:rPr>
        <w:t xml:space="preserve"> </w:t>
      </w:r>
      <w:r>
        <w:rPr>
          <w:sz w:val="24"/>
          <w:lang w:val="en-US"/>
        </w:rPr>
        <w:t>ser</w:t>
      </w:r>
      <w:r>
        <w:rPr>
          <w:sz w:val="24"/>
        </w:rPr>
        <w:t xml:space="preserve">á </w:t>
      </w:r>
      <w:r>
        <w:rPr>
          <w:sz w:val="24"/>
          <w:lang w:val="en-US"/>
        </w:rPr>
        <w:t>la</w:t>
      </w:r>
      <w:r>
        <w:rPr>
          <w:sz w:val="24"/>
        </w:rPr>
        <w:t xml:space="preserve"> </w:t>
      </w:r>
      <w:r>
        <w:rPr>
          <w:sz w:val="24"/>
          <w:lang w:val="en-US"/>
        </w:rPr>
        <w:t>delicia</w:t>
      </w:r>
      <w:r>
        <w:rPr>
          <w:sz w:val="24"/>
        </w:rPr>
        <w:t xml:space="preserve"> </w:t>
      </w:r>
      <w:r>
        <w:rPr>
          <w:sz w:val="24"/>
          <w:lang w:val="en-US"/>
        </w:rPr>
        <w:t>de</w:t>
      </w:r>
      <w:r>
        <w:rPr>
          <w:sz w:val="24"/>
        </w:rPr>
        <w:t xml:space="preserve">                              всегда отрада для очей и счастье для души.</w:t>
      </w:r>
    </w:p>
    <w:p>
      <w:pPr>
        <w:pStyle w:val="Normal1"/>
        <w:spacing w:lineRule="auto" w:line="240"/>
        <w:ind w:firstLine="709" w:end="0"/>
        <w:rPr/>
      </w:pPr>
      <w:r>
        <w:rPr>
          <w:sz w:val="24"/>
          <w:lang w:val="en-US"/>
        </w:rPr>
        <w:t xml:space="preserve">los ojos </w:t>
      </w:r>
      <w:r>
        <w:rPr>
          <w:sz w:val="24"/>
        </w:rPr>
        <w:t>у</w:t>
      </w:r>
      <w:r>
        <w:rPr>
          <w:sz w:val="24"/>
          <w:lang w:val="en-US"/>
        </w:rPr>
        <w:t xml:space="preserve"> la dicha del corazón. </w:t>
      </w:r>
    </w:p>
    <w:p>
      <w:pPr>
        <w:pStyle w:val="Normal1"/>
        <w:spacing w:lineRule="auto" w:line="240"/>
        <w:ind w:firstLine="709" w:end="0"/>
        <w:rPr/>
      </w:pPr>
      <w:r>
        <w:rPr>
          <w:sz w:val="24"/>
        </w:rPr>
        <w:t>(</w:t>
      </w:r>
      <w:r>
        <w:rPr>
          <w:sz w:val="24"/>
          <w:lang w:val="en-US"/>
        </w:rPr>
        <w:t>J</w:t>
      </w:r>
      <w:r>
        <w:rPr>
          <w:sz w:val="24"/>
        </w:rPr>
        <w:t xml:space="preserve">. </w:t>
      </w:r>
      <w:r>
        <w:rPr>
          <w:sz w:val="24"/>
          <w:lang w:val="en-US"/>
        </w:rPr>
        <w:t>L</w:t>
      </w:r>
      <w:r>
        <w:rPr>
          <w:lang w:val="en-US"/>
        </w:rPr>
        <w:t>ARA</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5) в придаточных </w:t>
      </w:r>
      <w:r>
        <w:rPr>
          <w:spacing w:val="20"/>
          <w:sz w:val="24"/>
        </w:rPr>
        <w:t>сравнительных</w:t>
      </w:r>
      <w:r>
        <w:rPr>
          <w:sz w:val="24"/>
        </w:rPr>
        <w:t xml:space="preserve"> предложениях после со</w:t>
        <w:softHyphen/>
        <w:t xml:space="preserve">юза </w:t>
      </w:r>
      <w:r>
        <w:rPr>
          <w:b/>
          <w:sz w:val="24"/>
          <w:lang w:val="en-US"/>
        </w:rPr>
        <w:t>como</w:t>
      </w:r>
      <w:r>
        <w:rPr>
          <w:b/>
          <w:sz w:val="24"/>
        </w:rPr>
        <w:t xml:space="preserve"> </w:t>
      </w:r>
      <w:r>
        <w:rPr>
          <w:b/>
          <w:sz w:val="24"/>
          <w:lang w:val="en-US"/>
        </w:rPr>
        <w:t>si</w:t>
      </w:r>
      <w:r>
        <w:rPr>
          <w:b/>
          <w:sz w:val="24"/>
        </w:rPr>
        <w:t xml:space="preserve">, </w:t>
      </w:r>
      <w:r>
        <w:rPr>
          <w:b/>
          <w:sz w:val="24"/>
          <w:lang w:val="en-US"/>
        </w:rPr>
        <w:t>cual</w:t>
      </w:r>
      <w:r>
        <w:rPr>
          <w:b/>
          <w:sz w:val="24"/>
        </w:rPr>
        <w:t xml:space="preserve"> </w:t>
      </w:r>
      <w:r>
        <w:rPr>
          <w:b/>
          <w:sz w:val="24"/>
          <w:lang w:val="en-US"/>
        </w:rPr>
        <w:t>si</w:t>
      </w:r>
      <w:r>
        <w:rPr>
          <w:sz w:val="24"/>
        </w:rPr>
        <w:t xml:space="preserve"> — </w:t>
      </w:r>
      <w:r>
        <w:rPr>
          <w:i/>
          <w:iCs/>
          <w:sz w:val="24"/>
        </w:rPr>
        <w:t>как если бы, как будто бы, словно бы</w:t>
      </w:r>
      <w:r>
        <w:rPr>
          <w:sz w:val="24"/>
        </w:rPr>
        <w:t>, при</w:t>
        <w:softHyphen/>
        <w:t xml:space="preserve">чем в этом случае употребляются только формы </w:t>
      </w:r>
      <w:r>
        <w:rPr>
          <w:sz w:val="24"/>
          <w:lang w:val="en-US"/>
        </w:rPr>
        <w:t>pret</w:t>
      </w:r>
      <w:r>
        <w:rPr>
          <w:sz w:val="24"/>
        </w:rPr>
        <w:t>é</w:t>
      </w:r>
      <w:r>
        <w:rPr>
          <w:sz w:val="24"/>
          <w:lang w:val="en-US"/>
        </w:rPr>
        <w:t>rito</w:t>
      </w:r>
      <w:r>
        <w:rPr>
          <w:sz w:val="24"/>
        </w:rPr>
        <w:t xml:space="preserve"> </w:t>
      </w:r>
      <w:r>
        <w:rPr>
          <w:sz w:val="24"/>
          <w:lang w:val="en-US"/>
        </w:rPr>
        <w:t>imperfecto</w:t>
      </w:r>
      <w:r>
        <w:rPr>
          <w:sz w:val="24"/>
        </w:rPr>
        <w:t xml:space="preserve"> и </w:t>
      </w:r>
      <w:r>
        <w:rPr>
          <w:sz w:val="24"/>
          <w:lang w:val="en-US"/>
        </w:rPr>
        <w:t>preterite</w:t>
      </w:r>
      <w:r>
        <w:rPr>
          <w:sz w:val="24"/>
        </w:rPr>
        <w:t xml:space="preserve"> </w:t>
      </w:r>
      <w:r>
        <w:rPr>
          <w:sz w:val="24"/>
          <w:lang w:val="en-US"/>
        </w:rPr>
        <w:t>pluscuamperfecto</w:t>
      </w:r>
      <w:r>
        <w:rPr>
          <w:sz w:val="24"/>
        </w:rPr>
        <w:t xml:space="preserve"> </w:t>
      </w:r>
      <w:r>
        <w:rPr>
          <w:sz w:val="24"/>
          <w:lang w:val="en-US"/>
        </w:rPr>
        <w:t>de</w:t>
      </w:r>
      <w:r>
        <w:rPr>
          <w:sz w:val="24"/>
        </w:rPr>
        <w:t xml:space="preserve"> </w:t>
      </w:r>
      <w:r>
        <w:rPr>
          <w:sz w:val="24"/>
          <w:lang w:val="en-US"/>
        </w:rPr>
        <w:t>subjuntivo</w:t>
      </w:r>
      <w:r>
        <w:rPr>
          <w:sz w:val="24"/>
        </w:rPr>
        <w:t>:</w:t>
      </w:r>
    </w:p>
    <w:p>
      <w:pPr>
        <w:pStyle w:val="Normal1"/>
        <w:spacing w:lineRule="auto" w:line="240"/>
        <w:ind w:firstLine="284" w:end="0"/>
        <w:rPr/>
      </w:pPr>
      <w:r>
        <w:rPr>
          <w:sz w:val="24"/>
          <w:lang w:val="en-US"/>
        </w:rPr>
        <w:t xml:space="preserve">Don Andrés se puso serio de repente,                        </w:t>
      </w:r>
      <w:r>
        <w:rPr>
          <w:sz w:val="24"/>
        </w:rPr>
        <w:t>Дон</w:t>
      </w:r>
      <w:r>
        <w:rPr>
          <w:sz w:val="24"/>
          <w:lang w:val="en-US"/>
        </w:rPr>
        <w:t xml:space="preserve"> </w:t>
      </w:r>
      <w:r>
        <w:rPr>
          <w:sz w:val="24"/>
        </w:rPr>
        <w:t>Андре</w:t>
      </w:r>
      <w:r>
        <w:rPr>
          <w:sz w:val="24"/>
          <w:lang w:val="en-US"/>
        </w:rPr>
        <w:t xml:space="preserve">c </w:t>
      </w:r>
      <w:r>
        <w:rPr>
          <w:sz w:val="24"/>
        </w:rPr>
        <w:t>вдруг</w:t>
      </w:r>
      <w:r>
        <w:rPr>
          <w:sz w:val="24"/>
          <w:lang w:val="en-US"/>
        </w:rPr>
        <w:t xml:space="preserve"> </w:t>
      </w:r>
      <w:r>
        <w:rPr>
          <w:sz w:val="24"/>
        </w:rPr>
        <w:t>стал</w:t>
      </w:r>
      <w:r>
        <w:rPr>
          <w:sz w:val="24"/>
          <w:lang w:val="en-US"/>
        </w:rPr>
        <w:t xml:space="preserve"> </w:t>
      </w:r>
      <w:r>
        <w:rPr>
          <w:sz w:val="24"/>
        </w:rPr>
        <w:t>серьезным</w:t>
      </w:r>
      <w:r>
        <w:rPr>
          <w:sz w:val="24"/>
          <w:lang w:val="en-US"/>
        </w:rPr>
        <w:t>,</w:t>
      </w:r>
    </w:p>
    <w:p>
      <w:pPr>
        <w:pStyle w:val="Normal1"/>
        <w:spacing w:lineRule="auto" w:line="240"/>
        <w:ind w:firstLine="709" w:end="0"/>
        <w:rPr>
          <w:sz w:val="24"/>
          <w:lang w:val="en-US"/>
        </w:rPr>
      </w:pPr>
      <w:r>
        <w:rPr>
          <w:b/>
          <w:bCs/>
          <w:sz w:val="24"/>
          <w:lang w:val="en-US"/>
        </w:rPr>
        <w:t>como si</w:t>
      </w:r>
      <w:r>
        <w:rPr>
          <w:sz w:val="24"/>
          <w:lang w:val="en-US"/>
        </w:rPr>
        <w:t xml:space="preserve"> ante sus ojos </w:t>
      </w:r>
      <w:r>
        <w:rPr>
          <w:i/>
          <w:iCs/>
          <w:sz w:val="24"/>
          <w:lang w:val="en-US"/>
        </w:rPr>
        <w:t>pasase</w:t>
      </w:r>
      <w:r>
        <w:rPr>
          <w:sz w:val="24"/>
          <w:lang w:val="en-US"/>
        </w:rPr>
        <w:t xml:space="preserve">                                   </w:t>
      </w:r>
      <w:r>
        <w:rPr>
          <w:sz w:val="24"/>
        </w:rPr>
        <w:t>словно</w:t>
      </w:r>
      <w:r>
        <w:rPr>
          <w:sz w:val="24"/>
          <w:lang w:val="en-US"/>
        </w:rPr>
        <w:t xml:space="preserve"> </w:t>
      </w:r>
      <w:r>
        <w:rPr>
          <w:sz w:val="24"/>
        </w:rPr>
        <w:t>перед</w:t>
      </w:r>
      <w:r>
        <w:rPr>
          <w:sz w:val="24"/>
          <w:lang w:val="en-US"/>
        </w:rPr>
        <w:t xml:space="preserve"> </w:t>
      </w:r>
      <w:r>
        <w:rPr>
          <w:sz w:val="24"/>
        </w:rPr>
        <w:t>его</w:t>
      </w:r>
      <w:r>
        <w:rPr>
          <w:sz w:val="24"/>
          <w:lang w:val="en-US"/>
        </w:rPr>
        <w:t xml:space="preserve"> </w:t>
      </w:r>
      <w:r>
        <w:rPr>
          <w:sz w:val="24"/>
        </w:rPr>
        <w:t>глазами</w:t>
      </w:r>
    </w:p>
    <w:p>
      <w:pPr>
        <w:pStyle w:val="Normal1"/>
        <w:spacing w:lineRule="auto" w:line="240"/>
        <w:ind w:firstLine="709" w:end="0"/>
        <w:rPr/>
      </w:pPr>
      <w:r>
        <w:rPr>
          <w:sz w:val="24"/>
          <w:lang w:val="en-US"/>
        </w:rPr>
        <w:t xml:space="preserve">una pavorosa visión. </w:t>
      </w:r>
      <w:r>
        <w:rPr>
          <w:sz w:val="24"/>
        </w:rPr>
        <w:t>(</w:t>
      </w:r>
      <w:r>
        <w:rPr>
          <w:sz w:val="24"/>
          <w:lang w:val="en-US"/>
        </w:rPr>
        <w:t>B</w:t>
      </w:r>
      <w:r>
        <w:rPr>
          <w:lang w:val="en-US"/>
        </w:rPr>
        <w:t>LASCO</w:t>
      </w:r>
      <w:r>
        <w:rPr>
          <w:sz w:val="24"/>
        </w:rPr>
        <w:t xml:space="preserve">                                промелькнуло ужасное видение.</w:t>
      </w:r>
    </w:p>
    <w:p>
      <w:pPr>
        <w:pStyle w:val="Normal1"/>
        <w:spacing w:lineRule="auto" w:line="240"/>
        <w:ind w:firstLine="709" w:end="0"/>
        <w:rPr/>
      </w:pPr>
      <w:r>
        <w:rPr>
          <w:sz w:val="24"/>
          <w:lang w:val="en-US"/>
        </w:rPr>
        <w:t>I</w:t>
      </w:r>
      <w:r>
        <w:rPr>
          <w:lang w:val="en-US"/>
        </w:rPr>
        <w:t>B</w:t>
      </w:r>
      <w:r>
        <w:rPr/>
        <w:t>ÁÑ</w:t>
      </w:r>
      <w:r>
        <w:rPr>
          <w:lang w:val="en-US"/>
        </w:rPr>
        <w:t>EZ</w:t>
      </w:r>
      <w:r>
        <w:rPr>
          <w:sz w:val="24"/>
        </w:rPr>
        <w:t xml:space="preserve">) </w:t>
      </w:r>
    </w:p>
    <w:p>
      <w:pPr>
        <w:pStyle w:val="Normal1"/>
        <w:spacing w:lineRule="auto" w:line="240"/>
        <w:ind w:firstLine="284" w:end="0"/>
        <w:rPr/>
      </w:pPr>
      <w:r>
        <w:rPr>
          <w:sz w:val="24"/>
          <w:lang w:val="en-US"/>
        </w:rPr>
        <w:t>Se</w:t>
      </w:r>
      <w:r>
        <w:rPr>
          <w:sz w:val="24"/>
        </w:rPr>
        <w:t xml:space="preserve"> </w:t>
      </w:r>
      <w:r>
        <w:rPr>
          <w:sz w:val="24"/>
          <w:lang w:val="en-US"/>
        </w:rPr>
        <w:t>abrazaron</w:t>
      </w:r>
      <w:r>
        <w:rPr>
          <w:sz w:val="24"/>
        </w:rPr>
        <w:t xml:space="preserve"> </w:t>
      </w:r>
      <w:r>
        <w:rPr>
          <w:sz w:val="24"/>
          <w:lang w:val="en-US"/>
        </w:rPr>
        <w:t>efusiva</w:t>
      </w:r>
      <w:r>
        <w:rPr>
          <w:sz w:val="24"/>
        </w:rPr>
        <w:t xml:space="preserve"> </w:t>
      </w:r>
      <w:r>
        <w:rPr>
          <w:sz w:val="24"/>
          <w:lang w:val="en-US"/>
        </w:rPr>
        <w:t>pero</w:t>
      </w:r>
      <w:r>
        <w:rPr>
          <w:sz w:val="24"/>
        </w:rPr>
        <w:t xml:space="preserve">                                          Они обнялись душевно, но как-</w:t>
      </w:r>
    </w:p>
    <w:p>
      <w:pPr>
        <w:pStyle w:val="Normal1"/>
        <w:spacing w:lineRule="auto" w:line="240"/>
        <w:ind w:firstLine="709" w:end="0"/>
        <w:rPr/>
      </w:pPr>
      <w:r>
        <w:rPr>
          <w:sz w:val="24"/>
          <w:lang w:val="en-US"/>
        </w:rPr>
        <w:t>educadamente</w:t>
      </w:r>
      <w:r>
        <w:rPr>
          <w:sz w:val="24"/>
        </w:rPr>
        <w:t xml:space="preserve">, </w:t>
      </w:r>
      <w:r>
        <w:rPr>
          <w:b/>
          <w:bCs/>
          <w:sz w:val="24"/>
          <w:lang w:val="en-US"/>
        </w:rPr>
        <w:t>cual</w:t>
      </w:r>
      <w:r>
        <w:rPr>
          <w:b/>
          <w:bCs/>
          <w:sz w:val="24"/>
        </w:rPr>
        <w:t xml:space="preserve"> </w:t>
      </w:r>
      <w:r>
        <w:rPr>
          <w:b/>
          <w:bCs/>
          <w:sz w:val="24"/>
          <w:lang w:val="en-US"/>
        </w:rPr>
        <w:t>si</w:t>
      </w:r>
      <w:r>
        <w:rPr>
          <w:sz w:val="24"/>
        </w:rPr>
        <w:t xml:space="preserve"> </w:t>
      </w:r>
      <w:r>
        <w:rPr>
          <w:sz w:val="24"/>
          <w:lang w:val="en-US"/>
        </w:rPr>
        <w:t>los</w:t>
      </w:r>
      <w:r>
        <w:rPr>
          <w:sz w:val="24"/>
        </w:rPr>
        <w:t xml:space="preserve"> </w:t>
      </w:r>
      <w:r>
        <w:rPr>
          <w:i/>
          <w:iCs/>
          <w:sz w:val="24"/>
          <w:lang w:val="en-US"/>
        </w:rPr>
        <w:t>estuviesen</w:t>
      </w:r>
      <w:r>
        <w:rPr>
          <w:sz w:val="24"/>
        </w:rPr>
        <w:t xml:space="preserve">                       то заученно, словно их снимали</w:t>
      </w:r>
    </w:p>
    <w:p>
      <w:pPr>
        <w:pStyle w:val="Normal1"/>
        <w:spacing w:lineRule="auto" w:line="240"/>
        <w:ind w:firstLine="709" w:end="0"/>
        <w:rPr/>
      </w:pPr>
      <w:r>
        <w:rPr>
          <w:sz w:val="24"/>
          <w:lang w:val="en-US"/>
        </w:rPr>
        <w:t xml:space="preserve">filmando para la televisión.                                      </w:t>
      </w:r>
      <w:r>
        <w:rPr>
          <w:sz w:val="24"/>
        </w:rPr>
        <w:t xml:space="preserve">для телевидения. </w:t>
      </w:r>
    </w:p>
    <w:p>
      <w:pPr>
        <w:pStyle w:val="Normal1"/>
        <w:spacing w:lineRule="auto" w:line="240"/>
        <w:ind w:firstLine="709" w:end="0"/>
        <w:rPr/>
      </w:pPr>
      <w:r>
        <w:rPr>
          <w:sz w:val="24"/>
        </w:rPr>
        <w:t>(</w:t>
      </w:r>
      <w:r>
        <w:rPr>
          <w:sz w:val="24"/>
          <w:lang w:val="en-US"/>
        </w:rPr>
        <w:t>A</w:t>
      </w:r>
      <w:r>
        <w:rPr>
          <w:sz w:val="24"/>
        </w:rPr>
        <w:t xml:space="preserve">. </w:t>
      </w:r>
      <w:r>
        <w:rPr>
          <w:sz w:val="24"/>
          <w:lang w:val="en-US"/>
        </w:rPr>
        <w:t>G</w:t>
      </w:r>
      <w:r>
        <w:rPr>
          <w:lang w:val="en-US"/>
        </w:rPr>
        <w:t>RAVINA</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6) в придаточных </w:t>
      </w:r>
      <w:r>
        <w:rPr>
          <w:spacing w:val="20"/>
          <w:sz w:val="24"/>
        </w:rPr>
        <w:t>условных</w:t>
      </w:r>
      <w:r>
        <w:rPr>
          <w:sz w:val="24"/>
        </w:rPr>
        <w:t xml:space="preserve"> предл</w:t>
      </w:r>
      <w:r>
        <w:rPr>
          <w:sz w:val="24"/>
          <w:lang w:val="en-US"/>
        </w:rPr>
        <w:t>o</w:t>
      </w:r>
      <w:r>
        <w:rPr>
          <w:sz w:val="24"/>
        </w:rPr>
        <w:t>жениях (см. § 106, V, 9).</w:t>
      </w:r>
    </w:p>
    <w:p>
      <w:pPr>
        <w:pStyle w:val="Normal1"/>
        <w:spacing w:lineRule="auto" w:line="240"/>
        <w:ind w:firstLine="284" w:end="0"/>
        <w:rPr>
          <w:sz w:val="24"/>
        </w:rPr>
      </w:pPr>
      <w:r>
        <w:rPr>
          <w:sz w:val="24"/>
        </w:rPr>
      </w:r>
    </w:p>
    <w:p>
      <w:pPr>
        <w:pStyle w:val="Heading3"/>
        <w:ind w:hanging="0" w:start="0"/>
        <w:rPr/>
      </w:pPr>
      <w:bookmarkStart w:id="91" w:name="__RefHeading___Toc1886079"/>
      <w:bookmarkEnd w:id="91"/>
      <w:r>
        <w:rPr/>
        <w:t xml:space="preserve">II. Употребление </w:t>
      </w:r>
      <w:r>
        <w:rPr>
          <w:lang w:val="en-US"/>
        </w:rPr>
        <w:t>subjuntivo</w:t>
      </w:r>
      <w:r>
        <w:rPr/>
        <w:t xml:space="preserve"> в самостоятельных предложениях</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самостоятельных предложениях </w:t>
      </w:r>
      <w:r>
        <w:rPr>
          <w:sz w:val="24"/>
          <w:lang w:val="en-US"/>
        </w:rPr>
        <w:t>subjuntivo</w:t>
      </w:r>
      <w:r>
        <w:rPr>
          <w:sz w:val="24"/>
        </w:rPr>
        <w:t xml:space="preserve"> употребляется:</w:t>
      </w:r>
    </w:p>
    <w:p>
      <w:pPr>
        <w:pStyle w:val="Normal1"/>
        <w:spacing w:lineRule="auto" w:line="240"/>
        <w:ind w:firstLine="284" w:end="0"/>
        <w:rPr/>
      </w:pPr>
      <w:r>
        <w:rPr>
          <w:sz w:val="24"/>
        </w:rPr>
        <w:t xml:space="preserve">а) для передачи </w:t>
      </w:r>
      <w:r>
        <w:rPr>
          <w:spacing w:val="20"/>
          <w:sz w:val="24"/>
        </w:rPr>
        <w:t>пожелания, косвенного приказа, здравицы, возмущения, угрозы, удивления</w:t>
      </w:r>
      <w:r>
        <w:rPr>
          <w:sz w:val="24"/>
        </w:rPr>
        <w:t xml:space="preserve"> и т.п.:</w:t>
      </w:r>
    </w:p>
    <w:p>
      <w:pPr>
        <w:pStyle w:val="Normal1"/>
        <w:spacing w:lineRule="auto" w:line="240"/>
        <w:ind w:firstLine="284" w:end="0"/>
        <w:rPr/>
      </w:pPr>
      <w:r>
        <w:rPr>
          <w:sz w:val="24"/>
          <w:lang w:val="en-US"/>
        </w:rPr>
        <w:t>Que</w:t>
      </w:r>
      <w:r>
        <w:rPr>
          <w:sz w:val="24"/>
        </w:rPr>
        <w:t xml:space="preserve"> </w:t>
      </w:r>
      <w:r>
        <w:rPr>
          <w:i/>
          <w:iCs/>
          <w:spacing w:val="20"/>
          <w:sz w:val="24"/>
          <w:lang w:val="en-US"/>
        </w:rPr>
        <w:t>tenga</w:t>
      </w:r>
      <w:r>
        <w:rPr>
          <w:sz w:val="24"/>
        </w:rPr>
        <w:t xml:space="preserve"> </w:t>
      </w:r>
      <w:r>
        <w:rPr>
          <w:sz w:val="24"/>
          <w:lang w:val="en-US"/>
        </w:rPr>
        <w:t>usted</w:t>
      </w:r>
      <w:r>
        <w:rPr>
          <w:sz w:val="24"/>
        </w:rPr>
        <w:t xml:space="preserve"> </w:t>
      </w:r>
      <w:r>
        <w:rPr>
          <w:sz w:val="24"/>
          <w:lang w:val="en-US"/>
        </w:rPr>
        <w:t>grandes</w:t>
      </w:r>
      <w:r>
        <w:rPr>
          <w:sz w:val="24"/>
        </w:rPr>
        <w:t xml:space="preserve"> é</w:t>
      </w:r>
      <w:r>
        <w:rPr>
          <w:sz w:val="24"/>
          <w:lang w:val="en-US"/>
        </w:rPr>
        <w:t>xitos</w:t>
      </w:r>
      <w:r>
        <w:rPr>
          <w:sz w:val="24"/>
        </w:rPr>
        <w:t>,                               Больших успехов вам, сеньор</w:t>
      </w:r>
    </w:p>
    <w:p>
      <w:pPr>
        <w:pStyle w:val="Normal1"/>
        <w:spacing w:lineRule="auto" w:line="240"/>
        <w:ind w:firstLine="284" w:end="0"/>
        <w:rPr/>
      </w:pPr>
      <w:r>
        <w:rPr>
          <w:sz w:val="24"/>
          <w:lang w:val="en-US"/>
        </w:rPr>
        <w:t>se</w:t>
      </w:r>
      <w:r>
        <w:rPr>
          <w:sz w:val="24"/>
        </w:rPr>
        <w:t>ñ</w:t>
      </w:r>
      <w:r>
        <w:rPr>
          <w:sz w:val="24"/>
          <w:lang w:val="en-US"/>
        </w:rPr>
        <w:t>or</w:t>
      </w:r>
      <w:r>
        <w:rPr>
          <w:sz w:val="24"/>
        </w:rPr>
        <w:t xml:space="preserve"> </w:t>
      </w:r>
      <w:r>
        <w:rPr>
          <w:sz w:val="24"/>
          <w:lang w:val="en-US"/>
        </w:rPr>
        <w:t>diputado</w:t>
      </w:r>
      <w:r>
        <w:rPr>
          <w:sz w:val="24"/>
        </w:rPr>
        <w:t>. (</w:t>
      </w:r>
      <w:r>
        <w:rPr>
          <w:sz w:val="24"/>
          <w:lang w:val="en-US"/>
        </w:rPr>
        <w:t>B</w:t>
      </w:r>
      <w:r>
        <w:rPr>
          <w:lang w:val="en-US"/>
        </w:rPr>
        <w:t>LASCO</w:t>
      </w:r>
      <w:r>
        <w:rPr>
          <w:sz w:val="24"/>
        </w:rPr>
        <w:t xml:space="preserve"> </w:t>
      </w:r>
      <w:r>
        <w:rPr>
          <w:sz w:val="24"/>
          <w:lang w:val="en-US"/>
        </w:rPr>
        <w:t>I</w:t>
      </w:r>
      <w:r>
        <w:rPr>
          <w:lang w:val="en-US"/>
        </w:rPr>
        <w:t>B</w:t>
      </w:r>
      <w:r>
        <w:rPr/>
        <w:t>ÁÑ</w:t>
      </w:r>
      <w:r>
        <w:rPr>
          <w:lang w:val="en-US"/>
        </w:rPr>
        <w:t>EZ</w:t>
      </w:r>
      <w:r>
        <w:rPr>
          <w:sz w:val="24"/>
        </w:rPr>
        <w:t xml:space="preserve">  )                             депутат. </w:t>
      </w:r>
    </w:p>
    <w:p>
      <w:pPr>
        <w:pStyle w:val="Normal1"/>
        <w:spacing w:lineRule="auto" w:line="240"/>
        <w:ind w:firstLine="284" w:end="0"/>
        <w:rPr/>
      </w:pPr>
      <w:r>
        <w:rPr>
          <w:sz w:val="24"/>
          <w:lang w:val="en-US"/>
        </w:rPr>
        <w:t>¡</w:t>
      </w:r>
      <w:r>
        <w:rPr>
          <w:i/>
          <w:iCs/>
          <w:sz w:val="24"/>
          <w:lang w:val="en-US"/>
        </w:rPr>
        <w:t>Viva</w:t>
      </w:r>
      <w:r>
        <w:rPr>
          <w:sz w:val="24"/>
          <w:lang w:val="en-US"/>
        </w:rPr>
        <w:t xml:space="preserve"> la paz!                                                                </w:t>
      </w:r>
      <w:r>
        <w:rPr>
          <w:sz w:val="24"/>
        </w:rPr>
        <w:t xml:space="preserve">Да здравствует мир! </w:t>
      </w:r>
    </w:p>
    <w:p>
      <w:pPr>
        <w:pStyle w:val="Normal1"/>
        <w:spacing w:lineRule="auto" w:line="240"/>
        <w:ind w:firstLine="284" w:end="0"/>
        <w:rPr/>
      </w:pPr>
      <w:r>
        <w:rPr>
          <w:sz w:val="24"/>
        </w:rPr>
        <w:t>¡</w:t>
      </w:r>
      <w:r>
        <w:rPr>
          <w:sz w:val="24"/>
          <w:lang w:val="en-US"/>
        </w:rPr>
        <w:t>Que</w:t>
      </w:r>
      <w:r>
        <w:rPr>
          <w:sz w:val="24"/>
        </w:rPr>
        <w:t xml:space="preserve"> </w:t>
      </w:r>
      <w:r>
        <w:rPr>
          <w:i/>
          <w:iCs/>
          <w:sz w:val="24"/>
          <w:lang w:val="en-US"/>
        </w:rPr>
        <w:t>descansen</w:t>
      </w:r>
      <w:r>
        <w:rPr>
          <w:sz w:val="24"/>
        </w:rPr>
        <w:t xml:space="preserve">!                                                          Пусть отдыхают! </w:t>
      </w:r>
    </w:p>
    <w:p>
      <w:pPr>
        <w:pStyle w:val="Normal1"/>
        <w:spacing w:lineRule="auto" w:line="240"/>
        <w:ind w:firstLine="284" w:end="0"/>
        <w:rPr/>
      </w:pPr>
      <w:r>
        <w:rPr>
          <w:sz w:val="24"/>
          <w:lang w:val="en-US"/>
        </w:rPr>
        <w:t xml:space="preserve">¡ Que no le </w:t>
      </w:r>
      <w:r>
        <w:rPr>
          <w:i/>
          <w:iCs/>
          <w:sz w:val="24"/>
          <w:lang w:val="en-US"/>
        </w:rPr>
        <w:t>vuelva</w:t>
      </w:r>
      <w:r>
        <w:rPr>
          <w:sz w:val="24"/>
          <w:lang w:val="en-US"/>
        </w:rPr>
        <w:t xml:space="preserve"> a ver </w:t>
      </w:r>
      <w:r>
        <w:rPr>
          <w:sz w:val="24"/>
        </w:rPr>
        <w:t>ро</w:t>
      </w:r>
      <w:r>
        <w:rPr>
          <w:sz w:val="24"/>
          <w:lang w:val="en-US"/>
        </w:rPr>
        <w:t xml:space="preserve">r aquí!                               </w:t>
      </w:r>
      <w:r>
        <w:rPr>
          <w:sz w:val="24"/>
        </w:rPr>
        <w:t>Чтоб я его больше здесь не видел!</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восклицаниях, выражающих пожелания, приказы и угрозы, алчно используются формы </w:t>
      </w:r>
      <w:r>
        <w:rPr>
          <w:sz w:val="24"/>
          <w:lang w:val="en-US"/>
        </w:rPr>
        <w:t>presente</w:t>
      </w:r>
      <w:r>
        <w:rPr>
          <w:sz w:val="24"/>
        </w:rPr>
        <w:t xml:space="preserve"> </w:t>
      </w:r>
      <w:r>
        <w:rPr>
          <w:sz w:val="24"/>
          <w:lang w:val="en-US"/>
        </w:rPr>
        <w:t>de</w:t>
      </w:r>
      <w:r>
        <w:rPr>
          <w:sz w:val="24"/>
        </w:rPr>
        <w:t xml:space="preserve"> </w:t>
      </w:r>
      <w:r>
        <w:rPr>
          <w:sz w:val="24"/>
          <w:lang w:val="en-US"/>
        </w:rPr>
        <w:t>subjuntivo</w:t>
      </w:r>
      <w:r>
        <w:rPr>
          <w:sz w:val="24"/>
        </w:rPr>
        <w:t>, а при выражении удивления, возмущения — разные времена сослагательного наклонения.</w:t>
      </w:r>
    </w:p>
    <w:p>
      <w:pPr>
        <w:pStyle w:val="Normal1"/>
        <w:spacing w:lineRule="auto" w:line="240"/>
        <w:ind w:firstLine="284" w:end="0"/>
        <w:rPr/>
      </w:pPr>
      <w:r>
        <w:rPr>
          <w:sz w:val="24"/>
        </w:rPr>
        <w:t xml:space="preserve">б) для выражения сомнения, возможности и т.п. В этих случаях </w:t>
      </w:r>
      <w:r>
        <w:rPr>
          <w:sz w:val="24"/>
          <w:lang w:val="en-US"/>
        </w:rPr>
        <w:t>modo</w:t>
      </w:r>
      <w:r>
        <w:rPr>
          <w:sz w:val="24"/>
        </w:rPr>
        <w:t xml:space="preserve"> </w:t>
      </w:r>
      <w:r>
        <w:rPr>
          <w:sz w:val="24"/>
          <w:lang w:val="en-US"/>
        </w:rPr>
        <w:t>subjuntivo</w:t>
      </w:r>
      <w:r>
        <w:rPr>
          <w:sz w:val="24"/>
        </w:rPr>
        <w:t xml:space="preserve"> часто употребляется после наречий </w:t>
      </w:r>
      <w:r>
        <w:rPr>
          <w:b/>
          <w:sz w:val="24"/>
          <w:lang w:val="en-US"/>
        </w:rPr>
        <w:t>quiz</w:t>
      </w:r>
      <w:r>
        <w:rPr>
          <w:b/>
          <w:sz w:val="24"/>
        </w:rPr>
        <w:t>á(</w:t>
      </w:r>
      <w:r>
        <w:rPr>
          <w:b/>
          <w:sz w:val="24"/>
          <w:lang w:val="en-US"/>
        </w:rPr>
        <w:t>s</w:t>
      </w:r>
      <w:r>
        <w:rPr>
          <w:b/>
          <w:sz w:val="24"/>
        </w:rPr>
        <w:t>)</w:t>
      </w:r>
      <w:r>
        <w:rPr>
          <w:sz w:val="24"/>
        </w:rPr>
        <w:t xml:space="preserve"> — </w:t>
      </w:r>
      <w:r>
        <w:rPr>
          <w:i/>
          <w:iCs/>
          <w:sz w:val="24"/>
        </w:rPr>
        <w:t>может быть</w:t>
      </w:r>
      <w:r>
        <w:rPr>
          <w:sz w:val="24"/>
        </w:rPr>
        <w:t xml:space="preserve">, </w:t>
      </w:r>
      <w:r>
        <w:rPr>
          <w:b/>
          <w:sz w:val="24"/>
          <w:lang w:val="en-US"/>
        </w:rPr>
        <w:t>tal</w:t>
      </w:r>
      <w:r>
        <w:rPr>
          <w:b/>
          <w:sz w:val="24"/>
        </w:rPr>
        <w:t xml:space="preserve"> </w:t>
      </w:r>
      <w:r>
        <w:rPr>
          <w:b/>
          <w:sz w:val="24"/>
          <w:lang w:val="en-US"/>
        </w:rPr>
        <w:t>vez</w:t>
      </w:r>
      <w:r>
        <w:rPr>
          <w:sz w:val="24"/>
        </w:rPr>
        <w:t xml:space="preserve"> — </w:t>
      </w:r>
      <w:r>
        <w:rPr>
          <w:i/>
          <w:iCs/>
          <w:sz w:val="24"/>
        </w:rPr>
        <w:t>может быть, пожалуй</w:t>
      </w:r>
      <w:r>
        <w:rPr>
          <w:sz w:val="24"/>
        </w:rPr>
        <w:t xml:space="preserve">, </w:t>
      </w:r>
      <w:r>
        <w:rPr>
          <w:b/>
          <w:sz w:val="24"/>
          <w:lang w:val="en-US"/>
        </w:rPr>
        <w:t>acaso</w:t>
      </w:r>
      <w:r>
        <w:rPr>
          <w:sz w:val="24"/>
        </w:rPr>
        <w:t xml:space="preserve"> — </w:t>
      </w:r>
      <w:r>
        <w:rPr>
          <w:i/>
          <w:iCs/>
          <w:sz w:val="24"/>
        </w:rPr>
        <w:t>возможно, случайно</w:t>
      </w:r>
      <w:r>
        <w:rPr>
          <w:sz w:val="24"/>
        </w:rPr>
        <w:t xml:space="preserve">, </w:t>
      </w:r>
      <w:r>
        <w:rPr>
          <w:i/>
          <w:iCs/>
          <w:sz w:val="24"/>
        </w:rPr>
        <w:t>может быть</w:t>
      </w:r>
      <w:r>
        <w:rPr>
          <w:sz w:val="24"/>
        </w:rPr>
        <w:t xml:space="preserve"> и междометия </w:t>
      </w:r>
      <w:r>
        <w:rPr>
          <w:b/>
          <w:sz w:val="24"/>
        </w:rPr>
        <w:t>¡</w:t>
      </w:r>
      <w:r>
        <w:rPr>
          <w:b/>
          <w:sz w:val="24"/>
          <w:lang w:val="en-US"/>
        </w:rPr>
        <w:t>Qjal</w:t>
      </w:r>
      <w:r>
        <w:rPr>
          <w:b/>
          <w:sz w:val="24"/>
        </w:rPr>
        <w:t>á!</w:t>
      </w:r>
      <w:r>
        <w:rPr>
          <w:sz w:val="24"/>
        </w:rPr>
        <w:t xml:space="preserve"> — </w:t>
      </w:r>
      <w:r>
        <w:rPr>
          <w:i/>
          <w:iCs/>
          <w:sz w:val="24"/>
        </w:rPr>
        <w:t>хотя,  пусть бы, вот бы</w:t>
      </w:r>
      <w:r>
        <w:rPr>
          <w:sz w:val="24"/>
        </w:rPr>
        <w:t xml:space="preserve"> и т.п. Передаваемое действие, как правило, относится к настоящему и будущему времени или же предполагается недавно законченным:</w:t>
      </w:r>
    </w:p>
    <w:p>
      <w:pPr>
        <w:pStyle w:val="Normal1"/>
        <w:spacing w:lineRule="auto" w:line="240"/>
        <w:ind w:firstLine="284" w:end="0"/>
        <w:rPr/>
      </w:pPr>
      <w:r>
        <w:rPr>
          <w:b/>
          <w:bCs/>
          <w:sz w:val="24"/>
          <w:lang w:val="en-US"/>
        </w:rPr>
        <w:t>Quiz</w:t>
      </w:r>
      <w:r>
        <w:rPr>
          <w:b/>
          <w:bCs/>
          <w:sz w:val="24"/>
        </w:rPr>
        <w:t>á</w:t>
      </w:r>
      <w:r>
        <w:rPr>
          <w:b/>
          <w:bCs/>
          <w:sz w:val="24"/>
          <w:lang w:val="en-US"/>
        </w:rPr>
        <w:t>s</w:t>
      </w:r>
      <w:r>
        <w:rPr>
          <w:sz w:val="24"/>
        </w:rPr>
        <w:t xml:space="preserve"> </w:t>
      </w:r>
      <w:r>
        <w:rPr>
          <w:sz w:val="24"/>
          <w:lang w:val="en-US"/>
        </w:rPr>
        <w:t>no</w:t>
      </w:r>
      <w:r>
        <w:rPr>
          <w:sz w:val="24"/>
        </w:rPr>
        <w:t xml:space="preserve"> </w:t>
      </w:r>
      <w:r>
        <w:rPr>
          <w:i/>
          <w:iCs/>
          <w:sz w:val="24"/>
          <w:lang w:val="en-US"/>
        </w:rPr>
        <w:t>tenga</w:t>
      </w:r>
      <w:r>
        <w:rPr>
          <w:sz w:val="24"/>
        </w:rPr>
        <w:t xml:space="preserve"> </w:t>
      </w:r>
      <w:r>
        <w:rPr>
          <w:sz w:val="24"/>
          <w:lang w:val="en-US"/>
        </w:rPr>
        <w:t>tiempo</w:t>
      </w:r>
      <w:r>
        <w:rPr>
          <w:sz w:val="24"/>
        </w:rPr>
        <w:t xml:space="preserve"> </w:t>
      </w:r>
      <w:r>
        <w:rPr>
          <w:sz w:val="24"/>
          <w:lang w:val="en-US"/>
        </w:rPr>
        <w:t>para</w:t>
      </w:r>
      <w:r>
        <w:rPr>
          <w:sz w:val="24"/>
        </w:rPr>
        <w:t xml:space="preserve"> ос</w:t>
      </w:r>
      <w:r>
        <w:rPr>
          <w:sz w:val="24"/>
          <w:lang w:val="en-US"/>
        </w:rPr>
        <w:t>uparme</w:t>
      </w:r>
      <w:r>
        <w:rPr>
          <w:sz w:val="24"/>
        </w:rPr>
        <w:t xml:space="preserve">                      Возможно, у меня не будет времени</w:t>
      </w:r>
    </w:p>
    <w:p>
      <w:pPr>
        <w:pStyle w:val="Normal1"/>
        <w:spacing w:lineRule="auto" w:line="240"/>
        <w:ind w:firstLine="709" w:end="0"/>
        <w:rPr/>
      </w:pPr>
      <w:r>
        <w:rPr>
          <w:sz w:val="24"/>
          <w:lang w:val="en-US"/>
        </w:rPr>
        <w:t xml:space="preserve">de mis propios asuntos.                                              </w:t>
      </w:r>
      <w:r>
        <w:rPr>
          <w:sz w:val="24"/>
        </w:rPr>
        <w:t>заняться собственными делами.</w:t>
      </w:r>
    </w:p>
    <w:p>
      <w:pPr>
        <w:pStyle w:val="Normal1"/>
        <w:spacing w:lineRule="auto" w:line="240"/>
        <w:ind w:firstLine="709" w:end="0"/>
        <w:rPr/>
      </w:pPr>
      <w:r>
        <w:rPr>
          <w:sz w:val="24"/>
          <w:lang w:val="en-US"/>
        </w:rPr>
        <w:t>(P</w:t>
      </w:r>
      <w:r>
        <w:rPr>
          <w:sz w:val="22"/>
          <w:lang w:val="en-US"/>
        </w:rPr>
        <w:t>ÉREZ</w:t>
      </w:r>
      <w:r>
        <w:rPr>
          <w:sz w:val="24"/>
          <w:lang w:val="en-US"/>
        </w:rPr>
        <w:t xml:space="preserve"> G</w:t>
      </w:r>
      <w:r>
        <w:rPr>
          <w:lang w:val="en-US"/>
        </w:rPr>
        <w:t>ALDÓS</w:t>
      </w:r>
      <w:r>
        <w:rPr>
          <w:sz w:val="24"/>
          <w:lang w:val="en-US"/>
        </w:rPr>
        <w:t xml:space="preserve">) </w:t>
      </w:r>
    </w:p>
    <w:p>
      <w:pPr>
        <w:pStyle w:val="Normal1"/>
        <w:spacing w:lineRule="auto" w:line="240"/>
        <w:ind w:firstLine="284" w:end="0"/>
        <w:rPr/>
      </w:pPr>
      <w:r>
        <w:rPr>
          <w:sz w:val="24"/>
          <w:lang w:val="en-US"/>
        </w:rPr>
        <w:t xml:space="preserve">¡Ladrones! </w:t>
      </w:r>
      <w:r>
        <w:rPr>
          <w:b/>
          <w:bCs/>
          <w:sz w:val="24"/>
          <w:lang w:val="en-US"/>
        </w:rPr>
        <w:t>Ojala</w:t>
      </w:r>
      <w:r>
        <w:rPr>
          <w:sz w:val="24"/>
          <w:lang w:val="en-US"/>
        </w:rPr>
        <w:t xml:space="preserve"> os </w:t>
      </w:r>
      <w:r>
        <w:rPr>
          <w:i/>
          <w:iCs/>
          <w:sz w:val="24"/>
          <w:lang w:val="en-US"/>
        </w:rPr>
        <w:t>muráis</w:t>
      </w:r>
      <w:r>
        <w:rPr>
          <w:sz w:val="24"/>
          <w:lang w:val="en-US"/>
        </w:rPr>
        <w:t xml:space="preserve"> de repente.                        </w:t>
      </w:r>
      <w:r>
        <w:rPr>
          <w:sz w:val="24"/>
        </w:rPr>
        <w:t>Разбойники! Да чтобы вы подохли наместе</w:t>
      </w:r>
    </w:p>
    <w:p>
      <w:pPr>
        <w:pStyle w:val="Normal1"/>
        <w:spacing w:lineRule="auto" w:line="240"/>
        <w:ind w:firstLine="709" w:end="0"/>
        <w:rPr/>
      </w:pPr>
      <w:r>
        <w:rPr>
          <w:sz w:val="24"/>
        </w:rPr>
        <w:t xml:space="preserve"> </w:t>
      </w:r>
      <w:r>
        <w:rPr>
          <w:sz w:val="24"/>
        </w:rPr>
        <w:t>(</w:t>
      </w:r>
      <w:r>
        <w:rPr>
          <w:sz w:val="24"/>
          <w:lang w:val="en-US"/>
        </w:rPr>
        <w:t>P</w:t>
      </w:r>
      <w:r>
        <w:rPr/>
        <w:t>Í</w:t>
      </w:r>
      <w:r>
        <w:rPr>
          <w:lang w:val="en-US"/>
        </w:rPr>
        <w:t>O</w:t>
      </w:r>
      <w:r>
        <w:rPr>
          <w:sz w:val="24"/>
        </w:rPr>
        <w:t xml:space="preserve"> </w:t>
      </w:r>
      <w:r>
        <w:rPr>
          <w:sz w:val="24"/>
          <w:lang w:val="en-US"/>
        </w:rPr>
        <w:t>B</w:t>
      </w:r>
      <w:r>
        <w:rPr>
          <w:lang w:val="en-US"/>
        </w:rPr>
        <w:t>AROJA</w:t>
      </w:r>
      <w:r>
        <w:rPr>
          <w:sz w:val="24"/>
        </w:rPr>
        <w:t>)                                                           (</w:t>
      </w:r>
      <w:r>
        <w:rPr>
          <w:i/>
          <w:iCs/>
          <w:sz w:val="24"/>
        </w:rPr>
        <w:t>до</w:t>
      </w:r>
      <w:r>
        <w:rPr>
          <w:i/>
          <w:iCs/>
          <w:sz w:val="24"/>
          <w:lang w:val="en-US"/>
        </w:rPr>
        <w:t>c</w:t>
      </w:r>
      <w:r>
        <w:rPr>
          <w:i/>
          <w:iCs/>
          <w:sz w:val="24"/>
        </w:rPr>
        <w:t>л</w:t>
      </w:r>
      <w:r>
        <w:rPr>
          <w:sz w:val="24"/>
        </w:rPr>
        <w:t xml:space="preserve">.: тотчас же)! </w:t>
      </w:r>
    </w:p>
    <w:p>
      <w:pPr>
        <w:pStyle w:val="Normal1"/>
        <w:spacing w:lineRule="auto" w:line="240"/>
        <w:ind w:firstLine="284" w:end="0"/>
        <w:rPr/>
      </w:pPr>
      <w:r>
        <w:rPr>
          <w:b/>
          <w:bCs/>
          <w:sz w:val="24"/>
          <w:lang w:val="en-US"/>
        </w:rPr>
        <w:t>Tal vez</w:t>
      </w:r>
      <w:r>
        <w:rPr>
          <w:sz w:val="24"/>
          <w:lang w:val="en-US"/>
        </w:rPr>
        <w:t xml:space="preserve"> </w:t>
      </w:r>
      <w:r>
        <w:rPr>
          <w:i/>
          <w:iCs/>
          <w:sz w:val="24"/>
          <w:lang w:val="en-US"/>
        </w:rPr>
        <w:t>explique</w:t>
      </w:r>
      <w:r>
        <w:rPr>
          <w:sz w:val="24"/>
          <w:lang w:val="en-US"/>
        </w:rPr>
        <w:t xml:space="preserve"> Andres lo que esta                              </w:t>
      </w:r>
      <w:r>
        <w:rPr>
          <w:sz w:val="24"/>
        </w:rPr>
        <w:t>Может</w:t>
      </w:r>
      <w:r>
        <w:rPr>
          <w:sz w:val="24"/>
          <w:lang w:val="en-US"/>
        </w:rPr>
        <w:t xml:space="preserve"> </w:t>
      </w:r>
      <w:r>
        <w:rPr>
          <w:sz w:val="24"/>
        </w:rPr>
        <w:t>быть</w:t>
      </w:r>
      <w:r>
        <w:rPr>
          <w:sz w:val="24"/>
          <w:lang w:val="en-US"/>
        </w:rPr>
        <w:t xml:space="preserve">, </w:t>
      </w:r>
      <w:r>
        <w:rPr>
          <w:sz w:val="24"/>
        </w:rPr>
        <w:t>Андре</w:t>
      </w:r>
      <w:r>
        <w:rPr>
          <w:sz w:val="24"/>
          <w:lang w:val="en-US"/>
        </w:rPr>
        <w:t xml:space="preserve">c </w:t>
      </w:r>
      <w:r>
        <w:rPr>
          <w:sz w:val="24"/>
        </w:rPr>
        <w:t>объяснит</w:t>
      </w:r>
      <w:r>
        <w:rPr>
          <w:sz w:val="24"/>
          <w:lang w:val="en-US"/>
        </w:rPr>
        <w:t xml:space="preserve"> </w:t>
      </w:r>
    </w:p>
    <w:p>
      <w:pPr>
        <w:pStyle w:val="Normal1"/>
        <w:spacing w:lineRule="auto" w:line="240"/>
        <w:ind w:firstLine="709" w:end="0"/>
        <w:rPr/>
      </w:pPr>
      <w:r>
        <w:rPr>
          <w:sz w:val="24"/>
          <w:lang w:val="en-US"/>
        </w:rPr>
        <w:t>scrito</w:t>
      </w:r>
      <w:r>
        <w:rPr>
          <w:sz w:val="24"/>
        </w:rPr>
        <w:t xml:space="preserve"> aqui.                                                                  то, что здесь написано. </w:t>
      </w:r>
    </w:p>
    <w:p>
      <w:pPr>
        <w:pStyle w:val="Normal1"/>
        <w:spacing w:lineRule="auto" w:line="240"/>
        <w:ind w:firstLine="284" w:end="0"/>
        <w:rPr/>
      </w:pPr>
      <w:r>
        <w:rPr>
          <w:b/>
          <w:bCs/>
          <w:sz w:val="24"/>
          <w:lang w:val="en-US"/>
        </w:rPr>
        <w:t>Acaso</w:t>
      </w:r>
      <w:r>
        <w:rPr>
          <w:sz w:val="24"/>
          <w:lang w:val="en-US"/>
        </w:rPr>
        <w:t xml:space="preserve"> </w:t>
      </w:r>
      <w:r>
        <w:rPr>
          <w:i/>
          <w:iCs/>
          <w:sz w:val="24"/>
          <w:lang w:val="en-US"/>
        </w:rPr>
        <w:t>hayan llegado</w:t>
      </w:r>
      <w:r>
        <w:rPr>
          <w:sz w:val="24"/>
          <w:lang w:val="en-US"/>
        </w:rPr>
        <w:t xml:space="preserve"> a la ciudad.                                  </w:t>
      </w:r>
      <w:r>
        <w:rPr>
          <w:sz w:val="24"/>
        </w:rPr>
        <w:t>Может быть, они уже прибыли в город.</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Примечания</w:t>
      </w:r>
      <w:r>
        <w:rPr>
          <w:sz w:val="22"/>
        </w:rPr>
        <w:t xml:space="preserve">. 1. Если перечисленные выше наречия стоят после глагола, то он употребляется в изъявительном наклонении: </w:t>
      </w:r>
      <w:r>
        <w:rPr>
          <w:sz w:val="22"/>
          <w:lang w:val="en-US"/>
        </w:rPr>
        <w:t>LIover</w:t>
      </w:r>
      <w:r>
        <w:rPr>
          <w:sz w:val="22"/>
        </w:rPr>
        <w:t xml:space="preserve">á, </w:t>
      </w:r>
      <w:r>
        <w:rPr>
          <w:sz w:val="22"/>
          <w:lang w:val="en-US"/>
        </w:rPr>
        <w:t>tal</w:t>
      </w:r>
      <w:r>
        <w:rPr>
          <w:sz w:val="22"/>
        </w:rPr>
        <w:t xml:space="preserve"> </w:t>
      </w:r>
      <w:r>
        <w:rPr>
          <w:sz w:val="22"/>
          <w:lang w:val="en-US"/>
        </w:rPr>
        <w:t>vez</w:t>
      </w:r>
      <w:r>
        <w:rPr>
          <w:sz w:val="22"/>
        </w:rPr>
        <w:t xml:space="preserve">, </w:t>
      </w:r>
      <w:r>
        <w:rPr>
          <w:sz w:val="22"/>
          <w:lang w:val="en-US"/>
        </w:rPr>
        <w:t>alg</w:t>
      </w:r>
      <w:r>
        <w:rPr>
          <w:sz w:val="22"/>
        </w:rPr>
        <w:t>ú</w:t>
      </w:r>
      <w:r>
        <w:rPr>
          <w:sz w:val="22"/>
          <w:lang w:val="en-US"/>
        </w:rPr>
        <w:t>n</w:t>
      </w:r>
      <w:r>
        <w:rPr>
          <w:sz w:val="22"/>
        </w:rPr>
        <w:t xml:space="preserve"> </w:t>
      </w:r>
      <w:r>
        <w:rPr>
          <w:sz w:val="22"/>
          <w:lang w:val="en-US"/>
        </w:rPr>
        <w:t>d</w:t>
      </w:r>
      <w:r>
        <w:rPr>
          <w:sz w:val="22"/>
        </w:rPr>
        <w:t>í</w:t>
      </w:r>
      <w:r>
        <w:rPr>
          <w:sz w:val="22"/>
          <w:lang w:val="en-US"/>
        </w:rPr>
        <w:t>a</w:t>
      </w:r>
      <w:r>
        <w:rPr>
          <w:sz w:val="22"/>
        </w:rPr>
        <w:t xml:space="preserve">: </w:t>
      </w:r>
      <w:r>
        <w:rPr>
          <w:sz w:val="22"/>
          <w:lang w:val="en-US"/>
        </w:rPr>
        <w:t>Tendr</w:t>
      </w:r>
      <w:r>
        <w:rPr>
          <w:sz w:val="22"/>
        </w:rPr>
        <w:t xml:space="preserve">á, </w:t>
      </w:r>
      <w:r>
        <w:rPr>
          <w:sz w:val="22"/>
          <w:lang w:val="en-US"/>
        </w:rPr>
        <w:t>acaso</w:t>
      </w:r>
      <w:r>
        <w:rPr>
          <w:sz w:val="22"/>
        </w:rPr>
        <w:t xml:space="preserve">, </w:t>
      </w:r>
      <w:r>
        <w:rPr>
          <w:sz w:val="22"/>
          <w:lang w:val="en-US"/>
        </w:rPr>
        <w:t>trienta</w:t>
      </w:r>
      <w:r>
        <w:rPr>
          <w:sz w:val="22"/>
        </w:rPr>
        <w:t xml:space="preserve"> </w:t>
      </w:r>
      <w:r>
        <w:rPr>
          <w:sz w:val="22"/>
          <w:lang w:val="en-US"/>
        </w:rPr>
        <w:t>a</w:t>
      </w:r>
      <w:r>
        <w:rPr>
          <w:sz w:val="22"/>
        </w:rPr>
        <w:t>ñ</w:t>
      </w:r>
      <w:r>
        <w:rPr>
          <w:sz w:val="22"/>
          <w:lang w:val="en-US"/>
        </w:rPr>
        <w:t>os</w:t>
      </w:r>
      <w:r>
        <w:rPr>
          <w:sz w:val="22"/>
        </w:rPr>
        <w:t xml:space="preserve">; </w:t>
      </w:r>
      <w:r>
        <w:rPr>
          <w:sz w:val="22"/>
          <w:lang w:val="en-US"/>
        </w:rPr>
        <w:t>Ir</w:t>
      </w:r>
      <w:r>
        <w:rPr>
          <w:sz w:val="22"/>
        </w:rPr>
        <w:t xml:space="preserve">é, </w:t>
      </w:r>
      <w:r>
        <w:rPr>
          <w:sz w:val="22"/>
          <w:lang w:val="en-US"/>
        </w:rPr>
        <w:t>quiz</w:t>
      </w:r>
      <w:r>
        <w:rPr>
          <w:sz w:val="22"/>
        </w:rPr>
        <w:t xml:space="preserve">á, </w:t>
      </w:r>
      <w:r>
        <w:rPr>
          <w:sz w:val="22"/>
          <w:lang w:val="en-US"/>
        </w:rPr>
        <w:t>pasado</w:t>
      </w:r>
      <w:r>
        <w:rPr>
          <w:sz w:val="22"/>
        </w:rPr>
        <w:t xml:space="preserve"> </w:t>
      </w:r>
      <w:r>
        <w:rPr>
          <w:sz w:val="22"/>
          <w:lang w:val="en-US"/>
        </w:rPr>
        <w:t>ma</w:t>
      </w:r>
      <w:r>
        <w:rPr>
          <w:sz w:val="22"/>
        </w:rPr>
        <w:t>ñ</w:t>
      </w:r>
      <w:r>
        <w:rPr>
          <w:sz w:val="22"/>
          <w:lang w:val="en-US"/>
        </w:rPr>
        <w:t>ana</w:t>
      </w:r>
      <w:r>
        <w:rPr>
          <w:sz w:val="22"/>
        </w:rPr>
        <w:t>.</w:t>
      </w:r>
    </w:p>
    <w:p>
      <w:pPr>
        <w:pStyle w:val="Normal1"/>
        <w:spacing w:lineRule="auto" w:line="240"/>
        <w:ind w:firstLine="284" w:end="0"/>
        <w:rPr/>
      </w:pPr>
      <w:r>
        <w:rPr>
          <w:sz w:val="22"/>
        </w:rPr>
        <w:t xml:space="preserve">В выражениях с </w:t>
      </w:r>
      <w:r>
        <w:rPr>
          <w:b/>
          <w:sz w:val="22"/>
          <w:lang w:val="en-US"/>
        </w:rPr>
        <w:t>ojal</w:t>
      </w:r>
      <w:r>
        <w:rPr>
          <w:b/>
          <w:sz w:val="22"/>
        </w:rPr>
        <w:t>á</w:t>
      </w:r>
      <w:r>
        <w:rPr>
          <w:sz w:val="22"/>
        </w:rPr>
        <w:t xml:space="preserve"> время сослагательного наклонения бывает различ</w:t>
        <w:softHyphen/>
        <w:t>аем оно может указывать:</w:t>
      </w:r>
    </w:p>
    <w:p>
      <w:pPr>
        <w:pStyle w:val="Normal1"/>
        <w:spacing w:lineRule="auto" w:line="240"/>
        <w:ind w:firstLine="284" w:end="0"/>
        <w:rPr>
          <w:sz w:val="22"/>
        </w:rPr>
      </w:pPr>
      <w:r>
        <w:rPr>
          <w:sz w:val="22"/>
        </w:rPr>
        <w:t>а) либо на степень вероятности действия (большая степень с формой настоя</w:t>
        <w:softHyphen/>
        <w:t>щий, меньшая — с формой прошедшего):</w:t>
      </w:r>
    </w:p>
    <w:p>
      <w:pPr>
        <w:pStyle w:val="Normal1"/>
        <w:spacing w:lineRule="auto" w:line="240"/>
        <w:ind w:firstLine="284" w:end="0"/>
        <w:rPr>
          <w:sz w:val="22"/>
        </w:rPr>
      </w:pPr>
      <w:r>
        <w:rPr>
          <w:sz w:val="22"/>
        </w:rPr>
      </w:r>
    </w:p>
    <w:tbl>
      <w:tblPr>
        <w:tblW w:w="7173" w:type="dxa"/>
        <w:jc w:val="start"/>
        <w:tblInd w:w="306" w:type="dxa"/>
        <w:tblLayout w:type="fixed"/>
        <w:tblCellMar>
          <w:top w:w="0" w:type="dxa"/>
          <w:start w:w="108" w:type="dxa"/>
          <w:bottom w:w="0" w:type="dxa"/>
          <w:end w:w="108" w:type="dxa"/>
        </w:tblCellMar>
      </w:tblPr>
      <w:tblGrid>
        <w:gridCol w:w="3690"/>
        <w:gridCol w:w="3483"/>
      </w:tblGrid>
      <w:tr>
        <w:trPr>
          <w:trHeight w:val="1072" w:hRule="atLeast"/>
        </w:trPr>
        <w:tc>
          <w:tcPr>
            <w:tcW w:w="3690" w:type="dxa"/>
            <w:tcBorders/>
          </w:tcPr>
          <w:p>
            <w:pPr>
              <w:pStyle w:val="Normal1"/>
              <w:spacing w:lineRule="auto" w:line="240"/>
              <w:ind w:firstLine="284" w:end="0"/>
              <w:rPr/>
            </w:pPr>
            <w:r>
              <w:rPr>
                <w:sz w:val="22"/>
                <w:lang w:val="en-US"/>
              </w:rPr>
              <w:t>¡</w:t>
            </w:r>
            <w:r>
              <w:rPr>
                <w:i/>
                <w:iCs/>
                <w:sz w:val="22"/>
                <w:lang w:val="en-US"/>
              </w:rPr>
              <w:t>Ojalá venga</w:t>
            </w:r>
            <w:r>
              <w:rPr>
                <w:sz w:val="22"/>
                <w:lang w:val="en-US"/>
              </w:rPr>
              <w:t xml:space="preserve"> mañana!</w:t>
            </w:r>
          </w:p>
          <w:p>
            <w:pPr>
              <w:pStyle w:val="Normal1"/>
              <w:spacing w:lineRule="auto" w:line="240"/>
              <w:ind w:firstLine="284" w:end="0"/>
              <w:rPr/>
            </w:pPr>
            <w:r>
              <w:rPr>
                <w:sz w:val="22"/>
                <w:lang w:val="en-US"/>
              </w:rPr>
              <w:t>¡</w:t>
            </w:r>
            <w:r>
              <w:rPr>
                <w:i/>
                <w:iCs/>
                <w:sz w:val="22"/>
                <w:lang w:val="en-US"/>
              </w:rPr>
              <w:t>Ojalá viniera</w:t>
            </w:r>
            <w:r>
              <w:rPr>
                <w:sz w:val="22"/>
                <w:lang w:val="en-US"/>
              </w:rPr>
              <w:t xml:space="preserve"> mañana!</w:t>
            </w:r>
          </w:p>
          <w:p>
            <w:pPr>
              <w:pStyle w:val="Normal1"/>
              <w:spacing w:lineRule="auto" w:line="240"/>
              <w:ind w:firstLine="284" w:end="0"/>
              <w:rPr/>
            </w:pPr>
            <w:r>
              <w:rPr>
                <w:sz w:val="22"/>
                <w:lang w:val="en-US"/>
              </w:rPr>
              <w:t>¡</w:t>
            </w:r>
            <w:r>
              <w:rPr>
                <w:i/>
                <w:iCs/>
                <w:sz w:val="22"/>
                <w:lang w:val="en-US"/>
              </w:rPr>
              <w:t>Ojalá sea</w:t>
            </w:r>
            <w:r>
              <w:rPr>
                <w:sz w:val="22"/>
                <w:lang w:val="en-US"/>
              </w:rPr>
              <w:t xml:space="preserve"> cierto!</w:t>
            </w:r>
          </w:p>
          <w:p>
            <w:pPr>
              <w:pStyle w:val="Normal1"/>
              <w:spacing w:lineRule="auto" w:line="240"/>
              <w:ind w:firstLine="284" w:end="0"/>
              <w:rPr/>
            </w:pPr>
            <w:r>
              <w:rPr>
                <w:sz w:val="22"/>
                <w:lang w:val="en-US"/>
              </w:rPr>
              <w:t>¡</w:t>
            </w:r>
            <w:r>
              <w:rPr>
                <w:i/>
                <w:iCs/>
                <w:sz w:val="22"/>
                <w:lang w:val="en-US"/>
              </w:rPr>
              <w:t>Ojalá fuer</w:t>
            </w:r>
            <w:r>
              <w:rPr>
                <w:i/>
                <w:iCs/>
                <w:sz w:val="22"/>
              </w:rPr>
              <w:t>а</w:t>
            </w:r>
            <w:r>
              <w:rPr>
                <w:sz w:val="22"/>
                <w:lang w:val="en-US"/>
              </w:rPr>
              <w:t xml:space="preserve"> cierto!</w:t>
            </w:r>
          </w:p>
          <w:p>
            <w:pPr>
              <w:pStyle w:val="Normal1"/>
              <w:rPr>
                <w:sz w:val="22"/>
                <w:lang w:val="en-US"/>
              </w:rPr>
            </w:pPr>
            <w:r>
              <w:rPr>
                <w:sz w:val="22"/>
                <w:lang w:val="en-US"/>
              </w:rPr>
            </w:r>
          </w:p>
        </w:tc>
        <w:tc>
          <w:tcPr>
            <w:tcW w:w="3483" w:type="dxa"/>
            <w:tcBorders/>
          </w:tcPr>
          <w:p>
            <w:pPr>
              <w:pStyle w:val="Normal1"/>
              <w:spacing w:lineRule="auto" w:line="240"/>
              <w:rPr>
                <w:sz w:val="22"/>
              </w:rPr>
            </w:pPr>
            <w:r>
              <w:rPr>
                <w:sz w:val="22"/>
              </w:rPr>
              <w:t xml:space="preserve">Хорошо бы он пришел завтра! </w:t>
            </w:r>
          </w:p>
          <w:p>
            <w:pPr>
              <w:pStyle w:val="Normal1"/>
              <w:spacing w:lineRule="auto" w:line="240"/>
              <w:rPr>
                <w:sz w:val="22"/>
              </w:rPr>
            </w:pPr>
            <w:r>
              <w:rPr>
                <w:sz w:val="22"/>
              </w:rPr>
              <w:t xml:space="preserve">Хоть бы он пришел завтра! </w:t>
            </w:r>
          </w:p>
          <w:p>
            <w:pPr>
              <w:pStyle w:val="Normal1"/>
              <w:spacing w:lineRule="auto" w:line="240"/>
              <w:rPr>
                <w:sz w:val="22"/>
              </w:rPr>
            </w:pPr>
            <w:r>
              <w:rPr>
                <w:sz w:val="22"/>
              </w:rPr>
              <w:t xml:space="preserve">Хорошо бы это было правдой! </w:t>
            </w:r>
          </w:p>
          <w:p>
            <w:pPr>
              <w:pStyle w:val="Normal1"/>
              <w:spacing w:lineRule="auto" w:line="240"/>
              <w:rPr>
                <w:sz w:val="22"/>
              </w:rPr>
            </w:pPr>
            <w:r>
              <w:rPr>
                <w:sz w:val="22"/>
              </w:rPr>
              <w:t>Хоть бы это было правдой!</w:t>
            </w:r>
          </w:p>
          <w:p>
            <w:pPr>
              <w:pStyle w:val="Normal1"/>
              <w:rPr>
                <w:sz w:val="22"/>
              </w:rPr>
            </w:pPr>
            <w:r>
              <w:rPr>
                <w:sz w:val="22"/>
              </w:rPr>
            </w:r>
          </w:p>
        </w:tc>
      </w:tr>
    </w:tbl>
    <w:p>
      <w:pPr>
        <w:pStyle w:val="Normal1"/>
        <w:spacing w:lineRule="auto" w:line="240"/>
        <w:ind w:firstLine="284" w:end="0"/>
        <w:rPr/>
      </w:pPr>
      <w:r>
        <w:rPr>
          <w:sz w:val="22"/>
        </w:rPr>
        <w:t xml:space="preserve">б) либо на вероятность и временную соотнесенность: в этом случае употребляются сложные времена </w:t>
      </w:r>
      <w:r>
        <w:rPr>
          <w:sz w:val="22"/>
          <w:lang w:val="en-US"/>
        </w:rPr>
        <w:t>modo</w:t>
      </w:r>
      <w:r>
        <w:rPr>
          <w:sz w:val="22"/>
        </w:rPr>
        <w:t xml:space="preserve"> </w:t>
      </w:r>
      <w:r>
        <w:rPr>
          <w:sz w:val="22"/>
          <w:lang w:val="en-US"/>
        </w:rPr>
        <w:t>subjuntivo</w:t>
      </w:r>
      <w:r>
        <w:rPr>
          <w:sz w:val="22"/>
        </w:rPr>
        <w:t>:</w:t>
      </w:r>
    </w:p>
    <w:p>
      <w:pPr>
        <w:pStyle w:val="Normal1"/>
        <w:spacing w:lineRule="auto" w:line="240"/>
        <w:ind w:firstLine="284" w:end="0"/>
        <w:rPr/>
      </w:pPr>
      <w:r>
        <w:rPr>
          <w:sz w:val="22"/>
        </w:rPr>
        <w:t xml:space="preserve"> </w:t>
      </w:r>
      <w:r>
        <w:rPr>
          <w:sz w:val="22"/>
          <w:lang w:val="en-US"/>
        </w:rPr>
        <w:t>¡</w:t>
      </w:r>
      <w:r>
        <w:rPr>
          <w:i/>
          <w:iCs/>
          <w:sz w:val="22"/>
          <w:lang w:val="en-US"/>
        </w:rPr>
        <w:t>Ojalá hayan llegado</w:t>
      </w:r>
      <w:r>
        <w:rPr>
          <w:sz w:val="22"/>
          <w:lang w:val="en-US"/>
        </w:rPr>
        <w:t xml:space="preserve"> a tiempo!                      </w:t>
      </w:r>
      <w:r>
        <w:rPr>
          <w:sz w:val="22"/>
        </w:rPr>
        <w:t xml:space="preserve">Хоть бы они (тогда) пришли вовремя! </w:t>
      </w:r>
    </w:p>
    <w:p>
      <w:pPr>
        <w:pStyle w:val="Normal1"/>
        <w:spacing w:lineRule="auto" w:line="240"/>
        <w:ind w:firstLine="284" w:end="0"/>
        <w:rPr/>
      </w:pPr>
      <w:r>
        <w:rPr>
          <w:sz w:val="22"/>
        </w:rPr>
        <w:t xml:space="preserve"> </w:t>
      </w:r>
      <w:r>
        <w:rPr>
          <w:sz w:val="22"/>
          <w:lang w:val="en-US"/>
        </w:rPr>
        <w:t>¡</w:t>
      </w:r>
      <w:r>
        <w:rPr>
          <w:i/>
          <w:iCs/>
          <w:sz w:val="22"/>
          <w:lang w:val="en-US"/>
        </w:rPr>
        <w:t>Ojalá hubiera venido</w:t>
      </w:r>
      <w:r>
        <w:rPr>
          <w:sz w:val="22"/>
          <w:lang w:val="en-US"/>
        </w:rPr>
        <w:t xml:space="preserve"> el mes pasado!            </w:t>
      </w:r>
      <w:r>
        <w:rPr>
          <w:sz w:val="22"/>
        </w:rPr>
        <w:t>Если бы (вот бы) он пришел в прошлом</w:t>
      </w:r>
    </w:p>
    <w:p>
      <w:pPr>
        <w:pStyle w:val="Normal1"/>
        <w:spacing w:lineRule="auto" w:line="240"/>
        <w:ind w:firstLine="284" w:end="0"/>
        <w:rPr>
          <w:sz w:val="22"/>
        </w:rPr>
      </w:pPr>
      <w:r>
        <w:rPr>
          <w:sz w:val="22"/>
        </w:rPr>
        <w:t xml:space="preserve">                                                                            </w:t>
      </w:r>
      <w:r>
        <w:rPr>
          <w:sz w:val="22"/>
        </w:rPr>
        <w:t>месяце!</w:t>
      </w:r>
    </w:p>
    <w:p>
      <w:pPr>
        <w:pStyle w:val="Normal1"/>
        <w:spacing w:lineRule="auto" w:line="240"/>
        <w:ind w:firstLine="284" w:end="0"/>
        <w:rPr/>
      </w:pPr>
      <w:r>
        <w:rPr>
          <w:sz w:val="22"/>
        </w:rPr>
        <w:t xml:space="preserve">в) в </w:t>
      </w:r>
      <w:r>
        <w:rPr>
          <w:spacing w:val="20"/>
          <w:sz w:val="22"/>
        </w:rPr>
        <w:t>побудительных</w:t>
      </w:r>
      <w:r>
        <w:rPr>
          <w:sz w:val="22"/>
        </w:rPr>
        <w:t xml:space="preserve"> предложениях для передачи грамматического значения, присущего повелительному наклонению (см. § 59 и 74).</w:t>
      </w:r>
    </w:p>
    <w:p>
      <w:pPr>
        <w:pStyle w:val="Heading3"/>
        <w:ind w:hanging="0" w:start="0"/>
        <w:rPr>
          <w:sz w:val="22"/>
          <w:lang w:val="en-US"/>
        </w:rPr>
      </w:pPr>
      <w:r>
        <w:rPr>
          <w:sz w:val="22"/>
          <w:lang w:val="en-US"/>
        </w:rPr>
      </w:r>
      <w:bookmarkStart w:id="92" w:name="__RefHeading___Toc1886080"/>
      <w:bookmarkStart w:id="93" w:name="__RefHeading___Toc1886080"/>
    </w:p>
    <w:p>
      <w:pPr>
        <w:pStyle w:val="Heading3"/>
        <w:ind w:hanging="0" w:start="0"/>
        <w:rPr/>
      </w:pPr>
      <w:bookmarkStart w:id="94" w:name="__RefHeading___Toc1886080"/>
      <w:r>
        <w:rPr/>
        <w:t>§ 72. Употребление времен сослагательного наклонения</w:t>
      </w:r>
      <w:bookmarkEnd w:id="94"/>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Глагольные времена сослагательного наклонения являются отно</w:t>
        <w:softHyphen/>
        <w:t>сительными и, как уже упоминалось (см. § 71), обычно употребля</w:t>
        <w:softHyphen/>
        <w:t>ются в придаточных предложениях. Выбор конкретного времени, как правило, зависит от временной формы сказуемого главного предложения. Как в придаточных предложениях, так и при само</w:t>
        <w:softHyphen/>
        <w:t>стоятельном употреблении формы субхунтиво всегда связаны с выражением модальности, т.е. с передачей отношений говорящего к содержанию высказывания. Действие, передаваемое различными временами сослагательного наклонения, оценивается как предполо</w:t>
        <w:softHyphen/>
        <w:t>жительное, возможностное, желательное, вероятностное и т.п.</w:t>
      </w:r>
    </w:p>
    <w:p>
      <w:pPr>
        <w:pStyle w:val="Normal1"/>
        <w:spacing w:lineRule="auto" w:line="240"/>
        <w:ind w:firstLine="284" w:end="0"/>
        <w:rPr>
          <w:sz w:val="24"/>
        </w:rPr>
      </w:pPr>
      <w:r>
        <w:rPr>
          <w:sz w:val="24"/>
        </w:rPr>
      </w:r>
    </w:p>
    <w:p>
      <w:pPr>
        <w:pStyle w:val="Heading3"/>
        <w:ind w:hanging="0" w:start="0"/>
        <w:rPr/>
      </w:pPr>
      <w:bookmarkStart w:id="95" w:name="__RefHeading___Toc1886081"/>
      <w:r>
        <w:rPr>
          <w:lang w:val="en-US"/>
        </w:rPr>
        <w:t xml:space="preserve">I. </w:t>
      </w:r>
      <w:r>
        <w:rPr/>
        <w:t>Простые</w:t>
      </w:r>
      <w:r>
        <w:rPr>
          <w:lang w:val="en-US"/>
        </w:rPr>
        <w:t xml:space="preserve"> </w:t>
      </w:r>
      <w:r>
        <w:rPr/>
        <w:t>времена</w:t>
      </w:r>
      <w:bookmarkEnd w:id="95"/>
      <w:r>
        <w:rPr>
          <w:lang w:val="en-US"/>
        </w:rPr>
        <w:t xml:space="preserve">     </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sz w:val="24"/>
          <w:lang w:val="en-US"/>
        </w:rPr>
      </w:pPr>
      <w:r>
        <w:rPr>
          <w:i/>
          <w:sz w:val="24"/>
          <w:lang w:val="en-US"/>
        </w:rPr>
        <w:t>1. Presente de subjuntivo</w:t>
      </w:r>
    </w:p>
    <w:p>
      <w:pPr>
        <w:pStyle w:val="Normal1"/>
        <w:spacing w:lineRule="auto" w:line="240"/>
        <w:ind w:firstLine="284" w:end="0"/>
        <w:rPr>
          <w:i/>
          <w:i/>
          <w:sz w:val="24"/>
          <w:lang w:val="en-US"/>
        </w:rPr>
      </w:pPr>
      <w:r>
        <w:rPr>
          <w:i/>
          <w:sz w:val="24"/>
          <w:lang w:val="en-US"/>
        </w:rPr>
      </w:r>
    </w:p>
    <w:p>
      <w:pPr>
        <w:pStyle w:val="Normal1"/>
        <w:spacing w:lineRule="auto" w:line="240"/>
        <w:ind w:firstLine="284" w:end="0"/>
        <w:rPr/>
      </w:pPr>
      <w:r>
        <w:rPr>
          <w:sz w:val="24"/>
        </w:rPr>
        <w:t xml:space="preserve">а) Настоящее время сослагательного наклонения передает </w:t>
      </w:r>
      <w:r>
        <w:rPr>
          <w:spacing w:val="20"/>
          <w:sz w:val="24"/>
        </w:rPr>
        <w:t>несовершенное</w:t>
      </w:r>
      <w:r>
        <w:rPr>
          <w:sz w:val="24"/>
        </w:rPr>
        <w:t xml:space="preserve"> действие, относящееся к </w:t>
      </w:r>
      <w:r>
        <w:rPr>
          <w:spacing w:val="20"/>
          <w:sz w:val="24"/>
        </w:rPr>
        <w:t>настоящему</w:t>
      </w:r>
      <w:r>
        <w:rPr>
          <w:sz w:val="24"/>
        </w:rPr>
        <w:t xml:space="preserve"> или </w:t>
      </w:r>
      <w:r>
        <w:rPr>
          <w:spacing w:val="20"/>
          <w:sz w:val="24"/>
        </w:rPr>
        <w:t>будущему</w:t>
      </w:r>
      <w:r>
        <w:rPr>
          <w:sz w:val="24"/>
        </w:rPr>
        <w:t xml:space="preserve"> моменту, и употребляется в придаточном предложе</w:t>
        <w:softHyphen/>
        <w:t>нии только в том случае, если сказуемое главного предложения сто</w:t>
        <w:softHyphen/>
        <w:t xml:space="preserve">ит в одной из следующих форм: </w:t>
      </w:r>
      <w:r>
        <w:rPr>
          <w:sz w:val="24"/>
          <w:lang w:val="en-US"/>
        </w:rPr>
        <w:t>presente</w:t>
      </w:r>
      <w:r>
        <w:rPr>
          <w:sz w:val="24"/>
        </w:rPr>
        <w:t xml:space="preserve"> </w:t>
      </w:r>
      <w:r>
        <w:rPr>
          <w:sz w:val="24"/>
          <w:lang w:val="en-US"/>
        </w:rPr>
        <w:t>de</w:t>
      </w:r>
      <w:r>
        <w:rPr>
          <w:sz w:val="24"/>
        </w:rPr>
        <w:t xml:space="preserve"> </w:t>
      </w:r>
      <w:r>
        <w:rPr>
          <w:sz w:val="24"/>
          <w:lang w:val="en-US"/>
        </w:rPr>
        <w:t>indicativo</w:t>
      </w:r>
      <w:r>
        <w:rPr>
          <w:sz w:val="24"/>
        </w:rPr>
        <w:t xml:space="preserve">, </w:t>
      </w:r>
      <w:r>
        <w:rPr>
          <w:sz w:val="24"/>
          <w:lang w:val="en-US"/>
        </w:rPr>
        <w:t>pret</w:t>
      </w:r>
      <w:r>
        <w:rPr>
          <w:sz w:val="24"/>
        </w:rPr>
        <w:t>é</w:t>
      </w:r>
      <w:r>
        <w:rPr>
          <w:sz w:val="24"/>
          <w:lang w:val="en-US"/>
        </w:rPr>
        <w:t>rito</w:t>
      </w:r>
      <w:r>
        <w:rPr>
          <w:sz w:val="24"/>
        </w:rPr>
        <w:t xml:space="preserve"> </w:t>
      </w:r>
      <w:r>
        <w:rPr>
          <w:sz w:val="24"/>
          <w:lang w:val="en-US"/>
        </w:rPr>
        <w:t>perfecto</w:t>
      </w:r>
      <w:r>
        <w:rPr>
          <w:sz w:val="24"/>
        </w:rPr>
        <w:t xml:space="preserve"> </w:t>
      </w:r>
      <w:r>
        <w:rPr>
          <w:sz w:val="24"/>
          <w:lang w:val="en-US"/>
        </w:rPr>
        <w:t>de</w:t>
      </w:r>
      <w:r>
        <w:rPr>
          <w:sz w:val="24"/>
        </w:rPr>
        <w:t xml:space="preserve"> </w:t>
      </w:r>
      <w:r>
        <w:rPr>
          <w:sz w:val="24"/>
          <w:lang w:val="en-US"/>
        </w:rPr>
        <w:t>indicativo</w:t>
      </w:r>
      <w:r>
        <w:rPr>
          <w:sz w:val="24"/>
        </w:rPr>
        <w:t xml:space="preserve">, </w:t>
      </w:r>
      <w:r>
        <w:rPr>
          <w:sz w:val="24"/>
          <w:lang w:val="en-US"/>
        </w:rPr>
        <w:t>futuro</w:t>
      </w:r>
      <w:r>
        <w:rPr>
          <w:sz w:val="24"/>
        </w:rPr>
        <w:t xml:space="preserve"> </w:t>
      </w:r>
      <w:r>
        <w:rPr>
          <w:sz w:val="24"/>
          <w:lang w:val="en-US"/>
        </w:rPr>
        <w:t>imperfecto</w:t>
      </w:r>
      <w:r>
        <w:rPr>
          <w:sz w:val="24"/>
        </w:rPr>
        <w:t xml:space="preserve"> </w:t>
      </w:r>
      <w:r>
        <w:rPr>
          <w:sz w:val="24"/>
          <w:lang w:val="en-US"/>
        </w:rPr>
        <w:t>de</w:t>
      </w:r>
      <w:r>
        <w:rPr>
          <w:sz w:val="24"/>
        </w:rPr>
        <w:t xml:space="preserve"> </w:t>
      </w:r>
      <w:r>
        <w:rPr>
          <w:sz w:val="24"/>
          <w:lang w:val="en-US"/>
        </w:rPr>
        <w:t>indicativo</w:t>
      </w:r>
      <w:r>
        <w:rPr>
          <w:sz w:val="24"/>
        </w:rPr>
        <w:t xml:space="preserve">, </w:t>
      </w:r>
      <w:r>
        <w:rPr>
          <w:sz w:val="24"/>
          <w:lang w:val="en-US"/>
        </w:rPr>
        <w:t>imperativ</w:t>
      </w:r>
      <w:r>
        <w:rPr>
          <w:sz w:val="24"/>
        </w:rPr>
        <w:t>о:</w:t>
      </w:r>
    </w:p>
    <w:p>
      <w:pPr>
        <w:sectPr>
          <w:footerReference w:type="default" r:id="rId31"/>
          <w:footerReference w:type="first" r:id="rId32"/>
          <w:type w:val="nextPage"/>
          <w:pgSz w:w="11906" w:h="16838"/>
          <w:pgMar w:left="567" w:right="567" w:gutter="0" w:header="0" w:top="567" w:footer="720" w:bottom="776"/>
          <w:pgNumType w:fmt="decimal"/>
          <w:formProt w:val="false"/>
          <w:textDirection w:val="lrTb"/>
          <w:docGrid w:type="default" w:linePitch="360" w:charSpace="0"/>
        </w:sect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Quiero</w:t>
      </w:r>
      <w:r>
        <w:rPr>
          <w:sz w:val="24"/>
          <w:lang w:val="en-US"/>
        </w:rPr>
        <w:t xml:space="preserve"> que </w:t>
      </w:r>
      <w:r>
        <w:rPr>
          <w:b/>
          <w:bCs/>
          <w:sz w:val="24"/>
          <w:lang w:val="en-US"/>
        </w:rPr>
        <w:t>repitas</w:t>
      </w:r>
      <w:r>
        <w:rPr>
          <w:sz w:val="24"/>
          <w:lang w:val="en-US"/>
        </w:rPr>
        <w:t xml:space="preserve"> esta regla.                                 </w:t>
      </w:r>
      <w:r>
        <w:rPr>
          <w:sz w:val="24"/>
        </w:rPr>
        <w:t xml:space="preserve">Я хочу, чтобы ты повторил это правило. </w:t>
      </w:r>
    </w:p>
    <w:p>
      <w:pPr>
        <w:pStyle w:val="Normal1"/>
        <w:spacing w:lineRule="auto" w:line="240"/>
        <w:ind w:firstLine="284" w:end="0"/>
        <w:rPr/>
      </w:pPr>
      <w:r>
        <w:rPr>
          <w:sz w:val="24"/>
          <w:lang w:val="en-US"/>
        </w:rPr>
        <w:t xml:space="preserve">Nadie </w:t>
      </w:r>
      <w:r>
        <w:rPr>
          <w:i/>
          <w:iCs/>
          <w:sz w:val="24"/>
          <w:lang w:val="en-US"/>
        </w:rPr>
        <w:t>ha creído</w:t>
      </w:r>
      <w:r>
        <w:rPr>
          <w:sz w:val="24"/>
          <w:lang w:val="en-US"/>
        </w:rPr>
        <w:t xml:space="preserve"> que pronto </w:t>
      </w:r>
      <w:r>
        <w:rPr>
          <w:b/>
          <w:bCs/>
          <w:sz w:val="24"/>
          <w:lang w:val="en-US"/>
        </w:rPr>
        <w:t>llueva</w:t>
      </w:r>
      <w:r>
        <w:rPr>
          <w:sz w:val="24"/>
          <w:lang w:val="en-US"/>
        </w:rPr>
        <w:t xml:space="preserve">.                         </w:t>
      </w:r>
      <w:r>
        <w:rPr>
          <w:sz w:val="24"/>
        </w:rPr>
        <w:t>Никто не верил, что скоро пойдет дождь.</w:t>
      </w:r>
    </w:p>
    <w:p>
      <w:pPr>
        <w:pStyle w:val="Normal1"/>
        <w:spacing w:lineRule="auto" w:line="240"/>
        <w:ind w:firstLine="284" w:end="0"/>
        <w:rPr/>
      </w:pPr>
      <w:r>
        <w:rPr>
          <w:sz w:val="24"/>
          <w:lang w:val="en-US"/>
        </w:rPr>
        <w:t xml:space="preserve">El soldado </w:t>
      </w:r>
      <w:r>
        <w:rPr>
          <w:i/>
          <w:iCs/>
          <w:sz w:val="24"/>
          <w:lang w:val="en-US"/>
        </w:rPr>
        <w:t>irá</w:t>
      </w:r>
      <w:r>
        <w:rPr>
          <w:sz w:val="24"/>
          <w:lang w:val="en-US"/>
        </w:rPr>
        <w:t xml:space="preserve"> a donde le </w:t>
      </w:r>
      <w:r>
        <w:rPr>
          <w:b/>
          <w:bCs/>
          <w:sz w:val="24"/>
          <w:lang w:val="en-US"/>
        </w:rPr>
        <w:t>lleven</w:t>
      </w:r>
      <w:r>
        <w:rPr>
          <w:sz w:val="24"/>
          <w:lang w:val="en-US"/>
        </w:rPr>
        <w:t xml:space="preserve"> sus jefes.               </w:t>
      </w:r>
      <w:r>
        <w:rPr>
          <w:sz w:val="24"/>
        </w:rPr>
        <w:t>Солдат пойдет туда, куда его поведут командиры.</w:t>
      </w:r>
    </w:p>
    <w:p>
      <w:pPr>
        <w:pStyle w:val="Normal1"/>
        <w:spacing w:lineRule="auto" w:line="240"/>
        <w:ind w:firstLine="284" w:end="0"/>
        <w:rPr/>
      </w:pPr>
      <w:r>
        <w:rPr>
          <w:i/>
          <w:iCs/>
          <w:sz w:val="24"/>
          <w:lang w:val="en-US"/>
        </w:rPr>
        <w:t>D</w:t>
      </w:r>
      <w:r>
        <w:rPr>
          <w:i/>
          <w:iCs/>
          <w:sz w:val="24"/>
        </w:rPr>
        <w:t>é</w:t>
      </w:r>
      <w:r>
        <w:rPr>
          <w:i/>
          <w:iCs/>
          <w:sz w:val="24"/>
          <w:lang w:val="en-US"/>
        </w:rPr>
        <w:t>le</w:t>
      </w:r>
      <w:r>
        <w:rPr>
          <w:sz w:val="24"/>
        </w:rPr>
        <w:t>, ро</w:t>
      </w:r>
      <w:r>
        <w:rPr>
          <w:sz w:val="24"/>
          <w:lang w:val="en-US"/>
        </w:rPr>
        <w:t>r</w:t>
      </w:r>
      <w:r>
        <w:rPr>
          <w:sz w:val="24"/>
        </w:rPr>
        <w:t xml:space="preserve"> </w:t>
      </w:r>
      <w:r>
        <w:rPr>
          <w:sz w:val="24"/>
          <w:lang w:val="en-US"/>
        </w:rPr>
        <w:t>favor</w:t>
      </w:r>
      <w:r>
        <w:rPr>
          <w:sz w:val="24"/>
        </w:rPr>
        <w:t xml:space="preserve">, </w:t>
      </w:r>
      <w:r>
        <w:rPr>
          <w:sz w:val="24"/>
          <w:lang w:val="en-US"/>
        </w:rPr>
        <w:t>el</w:t>
      </w:r>
      <w:r>
        <w:rPr>
          <w:sz w:val="24"/>
        </w:rPr>
        <w:t xml:space="preserve"> </w:t>
      </w:r>
      <w:r>
        <w:rPr>
          <w:sz w:val="24"/>
          <w:lang w:val="en-US"/>
        </w:rPr>
        <w:t>documento</w:t>
      </w:r>
      <w:r>
        <w:rPr>
          <w:sz w:val="24"/>
        </w:rPr>
        <w:t xml:space="preserve"> </w:t>
      </w:r>
      <w:r>
        <w:rPr>
          <w:sz w:val="24"/>
          <w:lang w:val="en-US"/>
        </w:rPr>
        <w:t>para</w:t>
      </w:r>
      <w:r>
        <w:rPr>
          <w:sz w:val="24"/>
        </w:rPr>
        <w:t xml:space="preserve">                          Дайте ему, пожалуйста, документ,</w:t>
      </w:r>
    </w:p>
    <w:p>
      <w:pPr>
        <w:pStyle w:val="Normal1"/>
        <w:spacing w:lineRule="auto" w:line="240"/>
        <w:ind w:firstLine="709" w:end="0"/>
        <w:rPr/>
      </w:pPr>
      <w:r>
        <w:rPr>
          <w:sz w:val="24"/>
          <w:lang w:val="en-US"/>
        </w:rPr>
        <w:t xml:space="preserve">que lo </w:t>
      </w:r>
      <w:r>
        <w:rPr>
          <w:b/>
          <w:bCs/>
          <w:sz w:val="24"/>
          <w:lang w:val="en-US"/>
        </w:rPr>
        <w:t>mire</w:t>
      </w:r>
      <w:r>
        <w:rPr>
          <w:sz w:val="24"/>
          <w:lang w:val="en-US"/>
        </w:rPr>
        <w:t xml:space="preserve">.                                                            </w:t>
      </w:r>
      <w:r>
        <w:rPr>
          <w:sz w:val="24"/>
        </w:rPr>
        <w:t>чтобы он посмотрел его.</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Формы </w:t>
      </w:r>
      <w:r>
        <w:rPr>
          <w:sz w:val="24"/>
          <w:lang w:val="en-US"/>
        </w:rPr>
        <w:t>presente</w:t>
      </w:r>
      <w:r>
        <w:rPr>
          <w:sz w:val="24"/>
        </w:rPr>
        <w:t xml:space="preserve"> </w:t>
      </w:r>
      <w:r>
        <w:rPr>
          <w:sz w:val="24"/>
          <w:lang w:val="en-US"/>
        </w:rPr>
        <w:t>de</w:t>
      </w:r>
      <w:r>
        <w:rPr>
          <w:sz w:val="24"/>
        </w:rPr>
        <w:t xml:space="preserve"> </w:t>
      </w:r>
      <w:r>
        <w:rPr>
          <w:sz w:val="24"/>
          <w:lang w:val="en-US"/>
        </w:rPr>
        <w:t>subjuntivo</w:t>
      </w:r>
      <w:r>
        <w:rPr>
          <w:sz w:val="24"/>
        </w:rPr>
        <w:t xml:space="preserve"> используются для передачи зна</w:t>
        <w:softHyphen/>
        <w:t xml:space="preserve">чений </w:t>
      </w:r>
      <w:r>
        <w:rPr>
          <w:spacing w:val="20"/>
          <w:sz w:val="24"/>
        </w:rPr>
        <w:t>повелительного</w:t>
      </w:r>
      <w:r>
        <w:rPr>
          <w:sz w:val="24"/>
        </w:rPr>
        <w:t xml:space="preserve"> наклонения (см. § 59).</w:t>
      </w:r>
    </w:p>
    <w:p>
      <w:pPr>
        <w:pStyle w:val="Normal1"/>
        <w:spacing w:lineRule="auto" w:line="240"/>
        <w:ind w:firstLine="284" w:end="0"/>
        <w:rPr/>
      </w:pPr>
      <w:r>
        <w:rPr>
          <w:sz w:val="24"/>
        </w:rPr>
        <w:t xml:space="preserve">в) </w:t>
      </w:r>
      <w:r>
        <w:rPr>
          <w:sz w:val="24"/>
          <w:lang w:val="en-US"/>
        </w:rPr>
        <w:t>Presente</w:t>
      </w:r>
      <w:r>
        <w:rPr>
          <w:sz w:val="24"/>
        </w:rPr>
        <w:t xml:space="preserve"> </w:t>
      </w:r>
      <w:r>
        <w:rPr>
          <w:sz w:val="24"/>
          <w:lang w:val="en-US"/>
        </w:rPr>
        <w:t>de</w:t>
      </w:r>
      <w:r>
        <w:rPr>
          <w:sz w:val="24"/>
        </w:rPr>
        <w:t xml:space="preserve"> </w:t>
      </w:r>
      <w:r>
        <w:rPr>
          <w:sz w:val="24"/>
          <w:lang w:val="en-US"/>
        </w:rPr>
        <w:t>subjuntivo</w:t>
      </w:r>
      <w:r>
        <w:rPr>
          <w:sz w:val="24"/>
        </w:rPr>
        <w:t xml:space="preserve"> употребляется также в </w:t>
      </w:r>
      <w:r>
        <w:rPr>
          <w:spacing w:val="20"/>
          <w:sz w:val="24"/>
        </w:rPr>
        <w:t>самостоя</w:t>
        <w:softHyphen/>
        <w:t>тельных</w:t>
      </w:r>
      <w:r>
        <w:rPr>
          <w:sz w:val="24"/>
        </w:rPr>
        <w:t xml:space="preserve"> предложениях, о чем говорилось в § 71 (пункт II).</w:t>
      </w:r>
    </w:p>
    <w:p>
      <w:pPr>
        <w:pStyle w:val="Normal1"/>
        <w:spacing w:lineRule="auto" w:line="240"/>
        <w:ind w:firstLine="284" w:end="0"/>
        <w:rPr>
          <w:sz w:val="24"/>
        </w:rPr>
      </w:pPr>
      <w:r>
        <w:rPr>
          <w:sz w:val="24"/>
        </w:rPr>
      </w:r>
    </w:p>
    <w:p>
      <w:pPr>
        <w:pStyle w:val="Normal1"/>
        <w:spacing w:lineRule="auto" w:line="240"/>
        <w:ind w:firstLine="284" w:end="0"/>
        <w:jc w:val="center"/>
        <w:rPr>
          <w:i/>
          <w:i/>
          <w:sz w:val="24"/>
          <w:lang w:val="en-US"/>
        </w:rPr>
      </w:pPr>
      <w:r>
        <w:rPr>
          <w:i/>
          <w:sz w:val="24"/>
          <w:lang w:val="en-US"/>
        </w:rPr>
        <w:t>2. Pretérito imperfecto de subjuntivo</w:t>
      </w:r>
    </w:p>
    <w:p>
      <w:pPr>
        <w:pStyle w:val="Normal1"/>
        <w:spacing w:lineRule="auto" w:line="240"/>
        <w:ind w:firstLine="284" w:end="0"/>
        <w:rPr/>
      </w:pPr>
      <w:r>
        <w:rPr>
          <w:sz w:val="24"/>
        </w:rPr>
        <w:t xml:space="preserve">а) Обе формы </w:t>
      </w:r>
      <w:r>
        <w:rPr>
          <w:sz w:val="24"/>
          <w:lang w:val="en-US"/>
        </w:rPr>
        <w:t>pret</w:t>
      </w:r>
      <w:r>
        <w:rPr>
          <w:sz w:val="24"/>
        </w:rPr>
        <w:t>é</w:t>
      </w:r>
      <w:r>
        <w:rPr>
          <w:sz w:val="24"/>
          <w:lang w:val="en-US"/>
        </w:rPr>
        <w:t>rito</w:t>
      </w:r>
      <w:r>
        <w:rPr>
          <w:sz w:val="24"/>
        </w:rPr>
        <w:t xml:space="preserve"> </w:t>
      </w:r>
      <w:r>
        <w:rPr>
          <w:sz w:val="24"/>
          <w:lang w:val="en-US"/>
        </w:rPr>
        <w:t>imperfecto</w:t>
      </w:r>
      <w:r>
        <w:rPr>
          <w:sz w:val="24"/>
        </w:rPr>
        <w:t xml:space="preserve"> (на -</w:t>
      </w:r>
      <w:r>
        <w:rPr>
          <w:b/>
          <w:sz w:val="24"/>
          <w:lang w:val="en-US"/>
        </w:rPr>
        <w:t>r</w:t>
      </w:r>
      <w:r>
        <w:rPr>
          <w:b/>
          <w:sz w:val="24"/>
        </w:rPr>
        <w:t>а</w:t>
      </w:r>
      <w:r>
        <w:rPr>
          <w:sz w:val="24"/>
        </w:rPr>
        <w:t xml:space="preserve"> и -</w:t>
      </w:r>
      <w:r>
        <w:rPr>
          <w:b/>
          <w:sz w:val="24"/>
          <w:lang w:val="en-US"/>
        </w:rPr>
        <w:t>se</w:t>
      </w:r>
      <w:r>
        <w:rPr>
          <w:sz w:val="24"/>
        </w:rPr>
        <w:t>) чаще всего указы</w:t>
        <w:softHyphen/>
        <w:t>вают на несовершенное действие в прошлом; оно проис</w:t>
      </w:r>
      <w:r>
        <w:rPr>
          <w:sz w:val="24"/>
          <w:lang w:val="en-US"/>
        </w:rPr>
        <w:t>x</w:t>
      </w:r>
      <w:r>
        <w:rPr>
          <w:sz w:val="24"/>
        </w:rPr>
        <w:t xml:space="preserve">одит одновременно с действием сказуемого главного предложения ли же совершается после него (т.е. означает будущее в прошедшем). Кроме того, с формой </w:t>
      </w:r>
      <w:r>
        <w:rPr>
          <w:sz w:val="24"/>
          <w:lang w:val="en-US"/>
        </w:rPr>
        <w:t>potencial</w:t>
      </w:r>
      <w:r>
        <w:rPr>
          <w:sz w:val="24"/>
        </w:rPr>
        <w:t xml:space="preserve"> </w:t>
      </w:r>
      <w:r>
        <w:rPr>
          <w:sz w:val="24"/>
          <w:lang w:val="en-US"/>
        </w:rPr>
        <w:t>imperfecto</w:t>
      </w:r>
      <w:r>
        <w:rPr>
          <w:sz w:val="24"/>
        </w:rPr>
        <w:t xml:space="preserve"> в главном предложении </w:t>
      </w:r>
      <w:r>
        <w:rPr>
          <w:sz w:val="24"/>
          <w:lang w:val="en-US"/>
        </w:rPr>
        <w:t>preterito</w:t>
      </w:r>
      <w:r>
        <w:rPr>
          <w:sz w:val="24"/>
        </w:rPr>
        <w:t xml:space="preserve"> </w:t>
      </w:r>
      <w:r>
        <w:rPr>
          <w:sz w:val="24"/>
          <w:lang w:val="en-US"/>
        </w:rPr>
        <w:t>imperfecto</w:t>
      </w:r>
      <w:r>
        <w:rPr>
          <w:sz w:val="24"/>
        </w:rPr>
        <w:t xml:space="preserve"> в придаточном условном может переда</w:t>
        <w:softHyphen/>
        <w:t xml:space="preserve">ть возможное или нереальное действие. Употребление </w:t>
      </w:r>
      <w:r>
        <w:rPr>
          <w:sz w:val="24"/>
          <w:lang w:val="en-US"/>
        </w:rPr>
        <w:t>preterito</w:t>
      </w:r>
      <w:r>
        <w:rPr>
          <w:sz w:val="24"/>
        </w:rPr>
        <w:t xml:space="preserve"> </w:t>
      </w:r>
      <w:r>
        <w:rPr>
          <w:sz w:val="24"/>
          <w:lang w:val="en-US"/>
        </w:rPr>
        <w:t>imperfecto</w:t>
      </w:r>
      <w:r>
        <w:rPr>
          <w:sz w:val="24"/>
        </w:rPr>
        <w:t xml:space="preserve"> корректно только в том случае, если глагол главного предложения стоит в одной из следующих форм: </w:t>
      </w:r>
      <w:r>
        <w:rPr>
          <w:sz w:val="24"/>
          <w:lang w:val="en-US"/>
        </w:rPr>
        <w:t>preterito</w:t>
      </w:r>
      <w:r>
        <w:rPr>
          <w:sz w:val="24"/>
        </w:rPr>
        <w:t xml:space="preserve"> </w:t>
      </w:r>
      <w:r>
        <w:rPr>
          <w:sz w:val="24"/>
          <w:lang w:val="en-US"/>
        </w:rPr>
        <w:t>indefinido</w:t>
      </w:r>
      <w:r>
        <w:rPr>
          <w:sz w:val="24"/>
        </w:rPr>
        <w:t xml:space="preserve"> </w:t>
      </w:r>
      <w:r>
        <w:rPr>
          <w:sz w:val="24"/>
          <w:lang w:val="en-US"/>
        </w:rPr>
        <w:t>de</w:t>
      </w:r>
      <w:r>
        <w:rPr>
          <w:sz w:val="24"/>
        </w:rPr>
        <w:t xml:space="preserve"> </w:t>
      </w:r>
      <w:r>
        <w:rPr>
          <w:sz w:val="24"/>
          <w:lang w:val="en-US"/>
        </w:rPr>
        <w:t>indicativo</w:t>
      </w:r>
      <w:r>
        <w:rPr>
          <w:sz w:val="24"/>
        </w:rPr>
        <w:t xml:space="preserve">, </w:t>
      </w:r>
      <w:r>
        <w:rPr>
          <w:sz w:val="24"/>
          <w:lang w:val="en-US"/>
        </w:rPr>
        <w:t>pret</w:t>
      </w:r>
      <w:r>
        <w:rPr>
          <w:sz w:val="24"/>
        </w:rPr>
        <w:t>é</w:t>
      </w:r>
      <w:r>
        <w:rPr>
          <w:sz w:val="24"/>
          <w:lang w:val="en-US"/>
        </w:rPr>
        <w:t>rito</w:t>
      </w:r>
      <w:r>
        <w:rPr>
          <w:sz w:val="24"/>
        </w:rPr>
        <w:t xml:space="preserve"> </w:t>
      </w:r>
      <w:r>
        <w:rPr>
          <w:sz w:val="24"/>
          <w:lang w:val="en-US"/>
        </w:rPr>
        <w:t>imperfecto</w:t>
      </w:r>
      <w:r>
        <w:rPr>
          <w:sz w:val="24"/>
        </w:rPr>
        <w:t xml:space="preserve"> </w:t>
      </w:r>
      <w:r>
        <w:rPr>
          <w:sz w:val="24"/>
          <w:lang w:val="en-US"/>
        </w:rPr>
        <w:t>de</w:t>
      </w:r>
      <w:r>
        <w:rPr>
          <w:sz w:val="24"/>
        </w:rPr>
        <w:t xml:space="preserve"> </w:t>
      </w:r>
      <w:r>
        <w:rPr>
          <w:sz w:val="24"/>
          <w:lang w:val="en-US"/>
        </w:rPr>
        <w:t>indicativo</w:t>
      </w:r>
      <w:r>
        <w:rPr>
          <w:sz w:val="24"/>
        </w:rPr>
        <w:t xml:space="preserve">, </w:t>
      </w:r>
      <w:r>
        <w:rPr>
          <w:sz w:val="24"/>
          <w:lang w:val="en-US"/>
        </w:rPr>
        <w:t>preterito</w:t>
      </w:r>
      <w:r>
        <w:rPr>
          <w:sz w:val="24"/>
        </w:rPr>
        <w:t xml:space="preserve"> </w:t>
      </w:r>
      <w:r>
        <w:rPr>
          <w:sz w:val="24"/>
          <w:lang w:val="en-US"/>
        </w:rPr>
        <w:t>pluscuamperfecto</w:t>
      </w:r>
      <w:r>
        <w:rPr>
          <w:sz w:val="24"/>
        </w:rPr>
        <w:t xml:space="preserve"> </w:t>
      </w:r>
      <w:r>
        <w:rPr>
          <w:sz w:val="24"/>
          <w:lang w:val="en-US"/>
        </w:rPr>
        <w:t>de</w:t>
      </w:r>
      <w:r>
        <w:rPr>
          <w:sz w:val="24"/>
        </w:rPr>
        <w:t xml:space="preserve"> </w:t>
      </w:r>
      <w:r>
        <w:rPr>
          <w:sz w:val="24"/>
          <w:lang w:val="en-US"/>
        </w:rPr>
        <w:t>indicativo</w:t>
      </w:r>
      <w:r>
        <w:rPr>
          <w:sz w:val="24"/>
        </w:rPr>
        <w:t xml:space="preserve">, </w:t>
      </w:r>
      <w:r>
        <w:rPr>
          <w:sz w:val="24"/>
          <w:lang w:val="en-US"/>
        </w:rPr>
        <w:t>potencial</w:t>
      </w:r>
      <w:r>
        <w:rPr>
          <w:sz w:val="24"/>
        </w:rPr>
        <w:t xml:space="preserve"> </w:t>
      </w:r>
      <w:r>
        <w:rPr>
          <w:sz w:val="24"/>
          <w:lang w:val="en-US"/>
        </w:rPr>
        <w:t>imperfecto</w:t>
      </w:r>
      <w:r>
        <w:rPr>
          <w:sz w:val="24"/>
        </w:rPr>
        <w:t xml:space="preserve">, </w:t>
      </w:r>
      <w:r>
        <w:rPr>
          <w:sz w:val="24"/>
          <w:lang w:val="en-US"/>
        </w:rPr>
        <w:t>potencial</w:t>
      </w:r>
      <w:r>
        <w:rPr>
          <w:sz w:val="24"/>
        </w:rPr>
        <w:t xml:space="preserve"> </w:t>
      </w:r>
      <w:r>
        <w:rPr>
          <w:sz w:val="24"/>
          <w:lang w:val="en-US"/>
        </w:rPr>
        <w:t>perfecto</w:t>
      </w:r>
      <w:r>
        <w:rPr>
          <w:sz w:val="24"/>
        </w:rPr>
        <w:t xml:space="preserve"> (редко):</w:t>
      </w:r>
    </w:p>
    <w:p>
      <w:pPr>
        <w:pStyle w:val="Normal1"/>
        <w:spacing w:lineRule="auto" w:line="240"/>
        <w:ind w:firstLine="284" w:end="0"/>
        <w:rPr>
          <w:sz w:val="24"/>
        </w:rPr>
      </w:pPr>
      <w:r>
        <w:rPr>
          <w:i/>
          <w:iCs/>
          <w:sz w:val="24"/>
          <w:lang w:val="en-US"/>
        </w:rPr>
        <w:t>Aconseje</w:t>
      </w:r>
      <w:r>
        <w:rPr>
          <w:sz w:val="24"/>
        </w:rPr>
        <w:t xml:space="preserve"> </w:t>
      </w:r>
      <w:r>
        <w:rPr>
          <w:sz w:val="24"/>
          <w:lang w:val="en-US"/>
        </w:rPr>
        <w:t>a</w:t>
      </w:r>
      <w:r>
        <w:rPr>
          <w:sz w:val="24"/>
        </w:rPr>
        <w:t xml:space="preserve"> </w:t>
      </w:r>
      <w:r>
        <w:rPr>
          <w:sz w:val="24"/>
          <w:lang w:val="en-US"/>
        </w:rPr>
        <w:t>mi</w:t>
      </w:r>
      <w:r>
        <w:rPr>
          <w:sz w:val="24"/>
        </w:rPr>
        <w:t xml:space="preserve"> </w:t>
      </w:r>
      <w:r>
        <w:rPr>
          <w:sz w:val="24"/>
          <w:lang w:val="en-US"/>
        </w:rPr>
        <w:t>hermana</w:t>
      </w:r>
      <w:r>
        <w:rPr>
          <w:sz w:val="24"/>
        </w:rPr>
        <w:t xml:space="preserve"> </w:t>
      </w:r>
      <w:r>
        <w:rPr>
          <w:sz w:val="24"/>
          <w:lang w:val="en-US"/>
        </w:rPr>
        <w:t>que</w:t>
      </w:r>
      <w:r>
        <w:rPr>
          <w:sz w:val="24"/>
        </w:rPr>
        <w:t xml:space="preserve"> </w:t>
      </w:r>
      <w:r>
        <w:rPr>
          <w:b/>
          <w:bCs/>
          <w:sz w:val="24"/>
          <w:lang w:val="en-US"/>
        </w:rPr>
        <w:t>leyera</w:t>
      </w:r>
      <w:r>
        <w:rPr>
          <w:sz w:val="24"/>
        </w:rPr>
        <w:t xml:space="preserve">                Я посоветовал моей сестре, что- бы</w:t>
      </w:r>
    </w:p>
    <w:p>
      <w:pPr>
        <w:pStyle w:val="Normal1"/>
        <w:spacing w:lineRule="auto" w:line="240"/>
        <w:ind w:firstLine="709" w:end="0"/>
        <w:rPr/>
      </w:pPr>
      <w:r>
        <w:rPr>
          <w:sz w:val="24"/>
        </w:rPr>
        <w:t>(</w:t>
      </w:r>
      <w:r>
        <w:rPr>
          <w:b/>
          <w:bCs/>
          <w:sz w:val="24"/>
          <w:lang w:val="en-US"/>
        </w:rPr>
        <w:t>leyese</w:t>
      </w:r>
      <w:r>
        <w:rPr>
          <w:sz w:val="24"/>
        </w:rPr>
        <w:t xml:space="preserve">) </w:t>
      </w:r>
      <w:r>
        <w:rPr>
          <w:sz w:val="24"/>
          <w:lang w:val="en-US"/>
        </w:rPr>
        <w:t>las</w:t>
      </w:r>
      <w:r>
        <w:rPr>
          <w:sz w:val="24"/>
        </w:rPr>
        <w:t xml:space="preserve"> </w:t>
      </w:r>
      <w:r>
        <w:rPr>
          <w:sz w:val="24"/>
          <w:lang w:val="en-US"/>
        </w:rPr>
        <w:t>obras</w:t>
      </w:r>
      <w:r>
        <w:rPr>
          <w:sz w:val="24"/>
        </w:rPr>
        <w:t xml:space="preserve"> </w:t>
      </w:r>
      <w:r>
        <w:rPr>
          <w:sz w:val="24"/>
          <w:lang w:val="en-US"/>
        </w:rPr>
        <w:t>de</w:t>
      </w:r>
      <w:r>
        <w:rPr>
          <w:sz w:val="24"/>
        </w:rPr>
        <w:t xml:space="preserve"> </w:t>
      </w:r>
      <w:r>
        <w:rPr>
          <w:sz w:val="24"/>
          <w:lang w:val="en-US"/>
        </w:rPr>
        <w:t>Pablo</w:t>
      </w:r>
      <w:r>
        <w:rPr>
          <w:sz w:val="24"/>
        </w:rPr>
        <w:t xml:space="preserve">                                 она прочитала произведения</w:t>
      </w:r>
    </w:p>
    <w:p>
      <w:pPr>
        <w:pStyle w:val="Normal1"/>
        <w:spacing w:lineRule="auto" w:line="240"/>
        <w:ind w:firstLine="709" w:end="0"/>
        <w:rPr/>
      </w:pPr>
      <w:r>
        <w:rPr>
          <w:sz w:val="24"/>
        </w:rPr>
        <w:t xml:space="preserve"> </w:t>
      </w:r>
      <w:r>
        <w:rPr>
          <w:sz w:val="24"/>
          <w:lang w:val="en-US"/>
        </w:rPr>
        <w:t>Neruda</w:t>
      </w:r>
      <w:r>
        <w:rPr>
          <w:sz w:val="24"/>
        </w:rPr>
        <w:t xml:space="preserve">.                                                              Пабло Неруды. </w:t>
      </w:r>
    </w:p>
    <w:p>
      <w:pPr>
        <w:pStyle w:val="Normal1"/>
        <w:spacing w:lineRule="auto" w:line="240"/>
        <w:ind w:firstLine="284" w:end="0"/>
        <w:rPr/>
      </w:pPr>
      <w:r>
        <w:rPr>
          <w:sz w:val="24"/>
          <w:lang w:val="en-US"/>
        </w:rPr>
        <w:t>Tus</w:t>
      </w:r>
      <w:r>
        <w:rPr>
          <w:sz w:val="24"/>
        </w:rPr>
        <w:t xml:space="preserve"> </w:t>
      </w:r>
      <w:r>
        <w:rPr>
          <w:sz w:val="24"/>
          <w:lang w:val="en-US"/>
        </w:rPr>
        <w:t>padres</w:t>
      </w:r>
      <w:r>
        <w:rPr>
          <w:sz w:val="24"/>
        </w:rPr>
        <w:t xml:space="preserve"> </w:t>
      </w:r>
      <w:r>
        <w:rPr>
          <w:i/>
          <w:iCs/>
          <w:sz w:val="24"/>
          <w:lang w:val="en-US"/>
        </w:rPr>
        <w:t>quer</w:t>
      </w:r>
      <w:r>
        <w:rPr>
          <w:i/>
          <w:iCs/>
          <w:sz w:val="24"/>
        </w:rPr>
        <w:t>í</w:t>
      </w:r>
      <w:r>
        <w:rPr>
          <w:i/>
          <w:iCs/>
          <w:sz w:val="24"/>
          <w:lang w:val="en-US"/>
        </w:rPr>
        <w:t>an</w:t>
      </w:r>
      <w:r>
        <w:rPr>
          <w:sz w:val="24"/>
        </w:rPr>
        <w:t xml:space="preserve"> </w:t>
      </w:r>
      <w:r>
        <w:rPr>
          <w:sz w:val="24"/>
          <w:lang w:val="en-US"/>
        </w:rPr>
        <w:t>que</w:t>
      </w:r>
      <w:r>
        <w:rPr>
          <w:sz w:val="24"/>
        </w:rPr>
        <w:t xml:space="preserve"> </w:t>
      </w:r>
      <w:r>
        <w:rPr>
          <w:b/>
          <w:bCs/>
          <w:sz w:val="24"/>
          <w:lang w:val="en-US"/>
        </w:rPr>
        <w:t>aprendieras</w:t>
      </w:r>
      <w:r>
        <w:rPr>
          <w:sz w:val="24"/>
        </w:rPr>
        <w:t xml:space="preserve">              Твои родители хотели, чтобы ты </w:t>
      </w:r>
    </w:p>
    <w:p>
      <w:pPr>
        <w:pStyle w:val="Normal1"/>
        <w:spacing w:lineRule="auto" w:line="240"/>
        <w:ind w:firstLine="709" w:end="0"/>
        <w:rPr/>
      </w:pPr>
      <w:r>
        <w:rPr>
          <w:sz w:val="24"/>
          <w:lang w:val="en-US"/>
        </w:rPr>
        <w:t>(</w:t>
      </w:r>
      <w:r>
        <w:rPr>
          <w:b/>
          <w:bCs/>
          <w:sz w:val="24"/>
          <w:lang w:val="en-US"/>
        </w:rPr>
        <w:t>aprendieses</w:t>
      </w:r>
      <w:r>
        <w:rPr>
          <w:sz w:val="24"/>
          <w:lang w:val="en-US"/>
        </w:rPr>
        <w:t xml:space="preserve">) </w:t>
      </w:r>
      <w:r>
        <w:rPr>
          <w:sz w:val="24"/>
        </w:rPr>
        <w:t>е</w:t>
      </w:r>
      <w:r>
        <w:rPr>
          <w:sz w:val="24"/>
          <w:lang w:val="en-US"/>
        </w:rPr>
        <w:t xml:space="preserve">l francés.                                     </w:t>
      </w:r>
      <w:r>
        <w:rPr>
          <w:sz w:val="24"/>
        </w:rPr>
        <w:t xml:space="preserve">изучал (изучил) французский язык. </w:t>
      </w:r>
    </w:p>
    <w:p>
      <w:pPr>
        <w:pStyle w:val="Normal1"/>
        <w:spacing w:lineRule="auto" w:line="240"/>
        <w:ind w:firstLine="284" w:end="0"/>
        <w:rPr/>
      </w:pPr>
      <w:r>
        <w:rPr>
          <w:sz w:val="24"/>
          <w:lang w:val="en-US"/>
        </w:rPr>
        <w:t>La</w:t>
      </w:r>
      <w:r>
        <w:rPr>
          <w:sz w:val="24"/>
        </w:rPr>
        <w:t xml:space="preserve"> </w:t>
      </w:r>
      <w:r>
        <w:rPr>
          <w:sz w:val="24"/>
          <w:lang w:val="en-US"/>
        </w:rPr>
        <w:t>madre</w:t>
      </w:r>
      <w:r>
        <w:rPr>
          <w:sz w:val="24"/>
        </w:rPr>
        <w:t xml:space="preserve"> </w:t>
      </w:r>
      <w:r>
        <w:rPr>
          <w:sz w:val="24"/>
          <w:lang w:val="en-US"/>
        </w:rPr>
        <w:t>comprendi</w:t>
      </w:r>
      <w:r>
        <w:rPr>
          <w:sz w:val="24"/>
        </w:rPr>
        <w:t xml:space="preserve">ó </w:t>
      </w:r>
      <w:r>
        <w:rPr>
          <w:sz w:val="24"/>
          <w:lang w:val="en-US"/>
        </w:rPr>
        <w:t>que</w:t>
      </w:r>
      <w:r>
        <w:rPr>
          <w:sz w:val="24"/>
        </w:rPr>
        <w:t xml:space="preserve"> </w:t>
      </w:r>
      <w:r>
        <w:rPr>
          <w:sz w:val="24"/>
          <w:lang w:val="en-US"/>
        </w:rPr>
        <w:t>en</w:t>
      </w:r>
      <w:r>
        <w:rPr>
          <w:sz w:val="24"/>
        </w:rPr>
        <w:t xml:space="preserve"> </w:t>
      </w:r>
      <w:r>
        <w:rPr>
          <w:sz w:val="24"/>
          <w:lang w:val="en-US"/>
        </w:rPr>
        <w:t>aquellos</w:t>
      </w:r>
      <w:r>
        <w:rPr>
          <w:sz w:val="24"/>
        </w:rPr>
        <w:t xml:space="preserve">            Мать поняла, что в те далекие </w:t>
      </w:r>
    </w:p>
    <w:p>
      <w:pPr>
        <w:pStyle w:val="Normal1"/>
        <w:spacing w:lineRule="auto" w:line="240"/>
        <w:ind w:firstLine="709" w:end="0"/>
        <w:rPr/>
      </w:pPr>
      <w:r>
        <w:rPr>
          <w:sz w:val="24"/>
          <w:lang w:val="en-US"/>
        </w:rPr>
        <w:t>tiempos</w:t>
      </w:r>
      <w:r>
        <w:rPr>
          <w:sz w:val="24"/>
        </w:rPr>
        <w:t xml:space="preserve"> </w:t>
      </w:r>
      <w:r>
        <w:rPr>
          <w:sz w:val="24"/>
          <w:lang w:val="en-US"/>
        </w:rPr>
        <w:t>muy</w:t>
      </w:r>
      <w:r>
        <w:rPr>
          <w:sz w:val="24"/>
        </w:rPr>
        <w:t xml:space="preserve"> </w:t>
      </w:r>
      <w:r>
        <w:rPr>
          <w:sz w:val="24"/>
          <w:lang w:val="en-US"/>
        </w:rPr>
        <w:t>remotos</w:t>
      </w:r>
      <w:r>
        <w:rPr>
          <w:sz w:val="24"/>
        </w:rPr>
        <w:t xml:space="preserve"> </w:t>
      </w:r>
      <w:r>
        <w:rPr>
          <w:sz w:val="24"/>
          <w:lang w:val="en-US"/>
        </w:rPr>
        <w:t>el</w:t>
      </w:r>
      <w:r>
        <w:rPr>
          <w:sz w:val="24"/>
        </w:rPr>
        <w:t xml:space="preserve"> </w:t>
      </w:r>
      <w:r>
        <w:rPr>
          <w:sz w:val="24"/>
          <w:lang w:val="en-US"/>
        </w:rPr>
        <w:t>hijo</w:t>
      </w:r>
      <w:r>
        <w:rPr>
          <w:sz w:val="24"/>
        </w:rPr>
        <w:t xml:space="preserve">                              времена сын боялся, что его </w:t>
      </w:r>
    </w:p>
    <w:p>
      <w:pPr>
        <w:pStyle w:val="Normal1"/>
        <w:spacing w:lineRule="auto" w:line="240"/>
        <w:ind w:firstLine="709" w:end="0"/>
        <w:rPr/>
      </w:pPr>
      <w:r>
        <w:rPr>
          <w:i/>
          <w:iCs/>
          <w:sz w:val="24"/>
          <w:lang w:val="en-US"/>
        </w:rPr>
        <w:t>hab</w:t>
      </w:r>
      <w:r>
        <w:rPr>
          <w:i/>
          <w:iCs/>
          <w:sz w:val="24"/>
        </w:rPr>
        <w:t>í</w:t>
      </w:r>
      <w:r>
        <w:rPr>
          <w:i/>
          <w:iCs/>
          <w:sz w:val="24"/>
          <w:lang w:val="en-US"/>
        </w:rPr>
        <w:t>a</w:t>
      </w:r>
      <w:r>
        <w:rPr>
          <w:i/>
          <w:iCs/>
          <w:sz w:val="24"/>
        </w:rPr>
        <w:t xml:space="preserve"> </w:t>
      </w:r>
      <w:r>
        <w:rPr>
          <w:i/>
          <w:iCs/>
          <w:sz w:val="24"/>
          <w:lang w:val="en-US"/>
        </w:rPr>
        <w:t>temido</w:t>
      </w:r>
      <w:r>
        <w:rPr>
          <w:sz w:val="24"/>
        </w:rPr>
        <w:t xml:space="preserve"> </w:t>
      </w:r>
      <w:r>
        <w:rPr>
          <w:sz w:val="24"/>
          <w:lang w:val="en-US"/>
        </w:rPr>
        <w:t>que</w:t>
      </w:r>
      <w:r>
        <w:rPr>
          <w:sz w:val="24"/>
        </w:rPr>
        <w:t xml:space="preserve"> </w:t>
      </w:r>
      <w:r>
        <w:rPr>
          <w:sz w:val="24"/>
          <w:lang w:val="en-US"/>
        </w:rPr>
        <w:t>le</w:t>
      </w:r>
      <w:r>
        <w:rPr>
          <w:sz w:val="24"/>
        </w:rPr>
        <w:t xml:space="preserve"> </w:t>
      </w:r>
      <w:r>
        <w:rPr>
          <w:b/>
          <w:bCs/>
          <w:sz w:val="24"/>
          <w:lang w:val="en-US"/>
        </w:rPr>
        <w:t>obligaran</w:t>
      </w:r>
      <w:r>
        <w:rPr>
          <w:sz w:val="24"/>
        </w:rPr>
        <w:t xml:space="preserve">                           заставят уехать из города. </w:t>
      </w:r>
    </w:p>
    <w:p>
      <w:pPr>
        <w:pStyle w:val="Normal1"/>
        <w:spacing w:lineRule="auto" w:line="240"/>
        <w:ind w:firstLine="709" w:end="0"/>
        <w:rPr/>
      </w:pPr>
      <w:r>
        <w:rPr>
          <w:sz w:val="24"/>
          <w:lang w:val="en-US"/>
        </w:rPr>
        <w:t>(</w:t>
      </w:r>
      <w:r>
        <w:rPr>
          <w:b/>
          <w:bCs/>
          <w:sz w:val="24"/>
          <w:lang w:val="en-US"/>
        </w:rPr>
        <w:t>obligasen</w:t>
      </w:r>
      <w:r>
        <w:rPr>
          <w:sz w:val="24"/>
          <w:lang w:val="en-US"/>
        </w:rPr>
        <w:t>) a irse de la ciudad.</w:t>
      </w:r>
    </w:p>
    <w:p>
      <w:pPr>
        <w:pStyle w:val="Normal1"/>
        <w:spacing w:lineRule="auto" w:line="240"/>
        <w:ind w:firstLine="284" w:end="0"/>
        <w:rPr/>
      </w:pPr>
      <w:r>
        <w:rPr>
          <w:i/>
          <w:iCs/>
          <w:sz w:val="24"/>
          <w:lang w:val="en-US"/>
        </w:rPr>
        <w:t>Desearia</w:t>
      </w:r>
      <w:r>
        <w:rPr>
          <w:sz w:val="24"/>
          <w:lang w:val="en-US"/>
        </w:rPr>
        <w:t xml:space="preserve"> que </w:t>
      </w:r>
      <w:r>
        <w:rPr>
          <w:b/>
          <w:bCs/>
          <w:sz w:val="24"/>
          <w:lang w:val="en-US"/>
        </w:rPr>
        <w:t>salieras</w:t>
      </w:r>
      <w:r>
        <w:rPr>
          <w:sz w:val="24"/>
          <w:lang w:val="en-US"/>
        </w:rPr>
        <w:t xml:space="preserve"> (</w:t>
      </w:r>
      <w:r>
        <w:rPr>
          <w:b/>
          <w:bCs/>
          <w:sz w:val="24"/>
          <w:lang w:val="en-US"/>
        </w:rPr>
        <w:t>salieses</w:t>
      </w:r>
      <w:r>
        <w:rPr>
          <w:sz w:val="24"/>
          <w:lang w:val="en-US"/>
        </w:rPr>
        <w:t xml:space="preserve">) </w:t>
      </w:r>
      <w:r>
        <w:rPr>
          <w:sz w:val="24"/>
        </w:rPr>
        <w:t>а</w:t>
      </w:r>
      <w:r>
        <w:rPr>
          <w:sz w:val="24"/>
          <w:lang w:val="en-US"/>
        </w:rPr>
        <w:t xml:space="preserve"> tiempo.      </w:t>
      </w:r>
      <w:r>
        <w:rPr>
          <w:sz w:val="24"/>
        </w:rPr>
        <w:t>Я хотел бы, чтобы ты вышел вовремя.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w:t>
      </w:r>
      <w:r>
        <w:rPr>
          <w:sz w:val="24"/>
          <w:lang w:val="en-US"/>
        </w:rPr>
        <w:t>Pret</w:t>
      </w:r>
      <w:r>
        <w:rPr>
          <w:sz w:val="24"/>
        </w:rPr>
        <w:t>é</w:t>
      </w:r>
      <w:r>
        <w:rPr>
          <w:sz w:val="24"/>
          <w:lang w:val="en-US"/>
        </w:rPr>
        <w:t>rito</w:t>
      </w:r>
      <w:r>
        <w:rPr>
          <w:sz w:val="24"/>
        </w:rPr>
        <w:t xml:space="preserve"> </w:t>
      </w:r>
      <w:r>
        <w:rPr>
          <w:sz w:val="24"/>
          <w:lang w:val="en-US"/>
        </w:rPr>
        <w:t>imperfecto</w:t>
      </w:r>
      <w:r>
        <w:rPr>
          <w:sz w:val="24"/>
        </w:rPr>
        <w:t xml:space="preserve"> используется также в </w:t>
      </w:r>
      <w:r>
        <w:rPr>
          <w:spacing w:val="20"/>
          <w:sz w:val="24"/>
        </w:rPr>
        <w:t>условных</w:t>
      </w:r>
      <w:r>
        <w:rPr>
          <w:sz w:val="24"/>
        </w:rPr>
        <w:t xml:space="preserve"> прида</w:t>
        <w:softHyphen/>
        <w:t>нных предложениях (см. § 106, пункт 9). В этом случае оно передает предполагаемое действие в будущем или нереальное в настоящем:</w:t>
      </w:r>
    </w:p>
    <w:p>
      <w:pPr>
        <w:pStyle w:val="Normal1"/>
        <w:spacing w:lineRule="auto" w:line="240"/>
        <w:ind w:firstLine="284" w:end="0"/>
        <w:rPr/>
      </w:pPr>
      <w:r>
        <w:rPr>
          <w:i/>
          <w:iCs/>
          <w:sz w:val="24"/>
          <w:lang w:val="en-US"/>
        </w:rPr>
        <w:t>Desmerecerias</w:t>
      </w:r>
      <w:r>
        <w:rPr>
          <w:sz w:val="24"/>
        </w:rPr>
        <w:t xml:space="preserve"> </w:t>
      </w:r>
      <w:r>
        <w:rPr>
          <w:sz w:val="24"/>
          <w:lang w:val="en-US"/>
        </w:rPr>
        <w:t>a</w:t>
      </w:r>
      <w:r>
        <w:rPr>
          <w:sz w:val="24"/>
        </w:rPr>
        <w:t xml:space="preserve"> </w:t>
      </w:r>
      <w:r>
        <w:rPr>
          <w:sz w:val="24"/>
          <w:lang w:val="en-US"/>
        </w:rPr>
        <w:t>mis</w:t>
      </w:r>
      <w:r>
        <w:rPr>
          <w:sz w:val="24"/>
        </w:rPr>
        <w:t xml:space="preserve"> </w:t>
      </w:r>
      <w:r>
        <w:rPr>
          <w:sz w:val="24"/>
          <w:lang w:val="en-US"/>
        </w:rPr>
        <w:t>ojos</w:t>
      </w:r>
      <w:r>
        <w:rPr>
          <w:sz w:val="24"/>
        </w:rPr>
        <w:t xml:space="preserve">... </w:t>
      </w:r>
      <w:r>
        <w:rPr>
          <w:sz w:val="24"/>
          <w:lang w:val="en-US"/>
        </w:rPr>
        <w:t>si</w:t>
      </w:r>
      <w:r>
        <w:rPr>
          <w:sz w:val="24"/>
        </w:rPr>
        <w:t xml:space="preserve"> </w:t>
      </w:r>
      <w:r>
        <w:rPr>
          <w:b/>
          <w:bCs/>
          <w:sz w:val="24"/>
          <w:lang w:val="en-US"/>
        </w:rPr>
        <w:t>dieras</w:t>
      </w:r>
      <w:r>
        <w:rPr>
          <w:sz w:val="24"/>
        </w:rPr>
        <w:t xml:space="preserve">             Ты потеряешь многое в моих </w:t>
      </w:r>
    </w:p>
    <w:p>
      <w:pPr>
        <w:pStyle w:val="Normal1"/>
        <w:spacing w:lineRule="auto" w:line="240"/>
        <w:ind w:firstLine="709" w:end="0"/>
        <w:rPr/>
      </w:pPr>
      <w:r>
        <w:rPr>
          <w:sz w:val="24"/>
          <w:lang w:val="en-US"/>
        </w:rPr>
        <w:t xml:space="preserve">crédito a tal necedad. </w:t>
      </w:r>
      <w:r>
        <w:rPr>
          <w:sz w:val="24"/>
        </w:rPr>
        <w:t>(</w:t>
      </w:r>
      <w:r>
        <w:rPr>
          <w:sz w:val="24"/>
          <w:lang w:val="en-US"/>
        </w:rPr>
        <w:t>P</w:t>
      </w:r>
      <w:r>
        <w:rPr/>
        <w:t>É</w:t>
      </w:r>
      <w:r>
        <w:rPr>
          <w:lang w:val="en-US"/>
        </w:rPr>
        <w:t>REZ</w:t>
      </w:r>
      <w:r>
        <w:rPr>
          <w:sz w:val="24"/>
        </w:rPr>
        <w:t xml:space="preserve">                           глазах, если поверишь подобной глупости</w:t>
      </w:r>
    </w:p>
    <w:p>
      <w:pPr>
        <w:pStyle w:val="Normal1"/>
        <w:spacing w:lineRule="auto" w:line="240"/>
        <w:ind w:firstLine="709" w:end="0"/>
        <w:rPr/>
      </w:pPr>
      <w:r>
        <w:rPr>
          <w:sz w:val="24"/>
          <w:lang w:val="en-US"/>
        </w:rPr>
        <w:t>G</w:t>
      </w:r>
      <w:r>
        <w:rPr>
          <w:lang w:val="en-US"/>
        </w:rPr>
        <w:t>ALDÓS</w:t>
      </w:r>
      <w:r>
        <w:rPr>
          <w:sz w:val="24"/>
          <w:lang w:val="en-US"/>
        </w:rPr>
        <w:t xml:space="preserve">) </w:t>
      </w:r>
    </w:p>
    <w:p>
      <w:pPr>
        <w:pStyle w:val="Normal1"/>
        <w:spacing w:lineRule="auto" w:line="240"/>
        <w:ind w:firstLine="284" w:end="0"/>
        <w:rPr/>
      </w:pPr>
      <w:r>
        <w:rPr>
          <w:sz w:val="24"/>
          <w:lang w:val="en-US"/>
        </w:rPr>
        <w:t xml:space="preserve">Si </w:t>
      </w:r>
      <w:r>
        <w:rPr>
          <w:sz w:val="24"/>
        </w:rPr>
        <w:t>уо</w:t>
      </w:r>
      <w:r>
        <w:rPr>
          <w:sz w:val="24"/>
          <w:lang w:val="en-US"/>
        </w:rPr>
        <w:t xml:space="preserve"> </w:t>
      </w:r>
      <w:r>
        <w:rPr>
          <w:b/>
          <w:bCs/>
          <w:sz w:val="24"/>
          <w:lang w:val="en-US"/>
        </w:rPr>
        <w:t>tuviera</w:t>
      </w:r>
      <w:r>
        <w:rPr>
          <w:sz w:val="24"/>
          <w:lang w:val="en-US"/>
        </w:rPr>
        <w:t xml:space="preserve"> un arma, </w:t>
      </w:r>
      <w:r>
        <w:rPr>
          <w:i/>
          <w:iCs/>
          <w:sz w:val="24"/>
          <w:lang w:val="en-US"/>
        </w:rPr>
        <w:t>estría</w:t>
      </w:r>
      <w:r>
        <w:rPr>
          <w:sz w:val="24"/>
          <w:lang w:val="en-US"/>
        </w:rPr>
        <w:t xml:space="preserve"> peleando.          </w:t>
      </w:r>
      <w:r>
        <w:rPr>
          <w:sz w:val="24"/>
        </w:rPr>
        <w:t xml:space="preserve">Если бы у меня было оружие, я </w:t>
      </w:r>
    </w:p>
    <w:p>
      <w:pPr>
        <w:pStyle w:val="Normal1"/>
        <w:spacing w:lineRule="auto" w:line="240"/>
        <w:ind w:firstLine="284" w:end="0"/>
        <w:rPr/>
      </w:pPr>
      <w:r>
        <w:rPr>
          <w:sz w:val="24"/>
        </w:rPr>
        <w:t xml:space="preserve"> </w:t>
      </w:r>
      <w:r>
        <w:rPr>
          <w:sz w:val="24"/>
        </w:rPr>
        <w:t xml:space="preserve">(С. </w:t>
      </w:r>
      <w:r>
        <w:rPr>
          <w:sz w:val="24"/>
          <w:lang w:val="en-US"/>
        </w:rPr>
        <w:t>L</w:t>
      </w:r>
      <w:r>
        <w:rPr>
          <w:lang w:val="en-US"/>
        </w:rPr>
        <w:t>EANTE</w:t>
      </w:r>
      <w:r>
        <w:rPr>
          <w:sz w:val="24"/>
        </w:rPr>
        <w:t>)                                                          бы сейчас сражался.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Употребление </w:t>
      </w:r>
      <w:r>
        <w:rPr>
          <w:sz w:val="24"/>
          <w:lang w:val="en-US"/>
        </w:rPr>
        <w:t>pret</w:t>
      </w:r>
      <w:r>
        <w:rPr>
          <w:sz w:val="24"/>
        </w:rPr>
        <w:t>é</w:t>
      </w:r>
      <w:r>
        <w:rPr>
          <w:sz w:val="24"/>
          <w:lang w:val="en-US"/>
        </w:rPr>
        <w:t>rito</w:t>
      </w:r>
      <w:r>
        <w:rPr>
          <w:sz w:val="24"/>
        </w:rPr>
        <w:t xml:space="preserve"> </w:t>
      </w:r>
      <w:r>
        <w:rPr>
          <w:sz w:val="24"/>
          <w:lang w:val="en-US"/>
        </w:rPr>
        <w:t>imperfecto</w:t>
      </w:r>
      <w:r>
        <w:rPr>
          <w:sz w:val="24"/>
        </w:rPr>
        <w:t xml:space="preserve"> в самостоятельных предложениях соответствует правилам, изложенным в § 71, пункт </w:t>
      </w:r>
      <w:r>
        <w:rPr>
          <w:sz w:val="24"/>
          <w:lang w:val="en-US"/>
        </w:rPr>
        <w:t>II</w:t>
      </w:r>
      <w:r>
        <w:rPr>
          <w:sz w:val="24"/>
        </w:rPr>
        <w:t>. Значени</w:t>
      </w:r>
      <w:r>
        <w:rPr>
          <w:sz w:val="24"/>
          <w:lang w:val="en-US"/>
        </w:rPr>
        <w:t>e</w:t>
      </w:r>
      <w:r>
        <w:rPr>
          <w:sz w:val="24"/>
        </w:rPr>
        <w:t xml:space="preserve"> этого времени в самостоятельных фразах соотнесено обычно </w:t>
      </w:r>
      <w:r>
        <w:rPr>
          <w:sz w:val="24"/>
          <w:lang w:val="en-US"/>
        </w:rPr>
        <w:t>c</w:t>
      </w:r>
      <w:r>
        <w:rPr>
          <w:sz w:val="24"/>
        </w:rPr>
        <w:t xml:space="preserve"> планом настоящего и будущего. Степень модальности выше, чем у </w:t>
      </w:r>
      <w:r>
        <w:rPr>
          <w:sz w:val="24"/>
          <w:lang w:val="en-US"/>
        </w:rPr>
        <w:t>presente</w:t>
      </w:r>
      <w:r>
        <w:rPr>
          <w:sz w:val="24"/>
        </w:rPr>
        <w:t xml:space="preserve"> </w:t>
      </w:r>
      <w:r>
        <w:rPr>
          <w:sz w:val="24"/>
          <w:lang w:val="en-US"/>
        </w:rPr>
        <w:t>de</w:t>
      </w:r>
      <w:r>
        <w:rPr>
          <w:sz w:val="24"/>
        </w:rPr>
        <w:t xml:space="preserve"> </w:t>
      </w:r>
      <w:r>
        <w:rPr>
          <w:sz w:val="24"/>
          <w:lang w:val="en-US"/>
        </w:rPr>
        <w:t>subjuntivo</w:t>
      </w:r>
      <w:r>
        <w:rPr>
          <w:sz w:val="24"/>
        </w:rPr>
        <w:t xml:space="preserve"> в подобных предложениях (подробнее см. § 71,пункт II б).</w:t>
      </w:r>
    </w:p>
    <w:p>
      <w:pPr>
        <w:pStyle w:val="Normal1"/>
        <w:spacing w:lineRule="auto" w:line="240"/>
        <w:ind w:firstLine="284" w:end="0"/>
        <w:rPr/>
      </w:pPr>
      <w:r>
        <w:rPr>
          <w:sz w:val="24"/>
        </w:rPr>
        <w:t>г) Использование формы на -</w:t>
      </w:r>
      <w:r>
        <w:rPr>
          <w:b/>
          <w:sz w:val="24"/>
          <w:lang w:val="en-US"/>
        </w:rPr>
        <w:t>r</w:t>
      </w:r>
      <w:r>
        <w:rPr>
          <w:b/>
          <w:sz w:val="24"/>
        </w:rPr>
        <w:t>а</w:t>
      </w:r>
      <w:r>
        <w:rPr>
          <w:sz w:val="24"/>
        </w:rPr>
        <w:t>, кроме случаев идентичного с формой на -</w:t>
      </w:r>
      <w:r>
        <w:rPr>
          <w:b/>
          <w:sz w:val="24"/>
          <w:lang w:val="en-US"/>
        </w:rPr>
        <w:t>s</w:t>
      </w:r>
      <w:r>
        <w:rPr>
          <w:b/>
          <w:sz w:val="24"/>
        </w:rPr>
        <w:t>е</w:t>
      </w:r>
      <w:r>
        <w:rPr>
          <w:sz w:val="24"/>
        </w:rPr>
        <w:t xml:space="preserve"> употребления, имеет свои особенности:</w:t>
      </w:r>
    </w:p>
    <w:p>
      <w:pPr>
        <w:pStyle w:val="Normal1"/>
        <w:spacing w:lineRule="auto" w:line="240"/>
        <w:ind w:firstLine="284" w:end="0"/>
        <w:rPr/>
      </w:pPr>
      <w:r>
        <w:rPr>
          <w:sz w:val="24"/>
        </w:rPr>
        <w:t xml:space="preserve">1) форма </w:t>
      </w:r>
      <w:r>
        <w:rPr>
          <w:sz w:val="24"/>
          <w:lang w:val="en-US"/>
        </w:rPr>
        <w:t>pret</w:t>
      </w:r>
      <w:r>
        <w:rPr>
          <w:sz w:val="24"/>
        </w:rPr>
        <w:t>é</w:t>
      </w:r>
      <w:r>
        <w:rPr>
          <w:sz w:val="24"/>
          <w:lang w:val="en-US"/>
        </w:rPr>
        <w:t>rito</w:t>
      </w:r>
      <w:r>
        <w:rPr>
          <w:sz w:val="24"/>
        </w:rPr>
        <w:t xml:space="preserve"> </w:t>
      </w:r>
      <w:r>
        <w:rPr>
          <w:sz w:val="24"/>
          <w:lang w:val="en-US"/>
        </w:rPr>
        <w:t>imperfecto</w:t>
      </w:r>
      <w:r>
        <w:rPr>
          <w:sz w:val="24"/>
        </w:rPr>
        <w:t xml:space="preserve"> </w:t>
      </w:r>
      <w:r>
        <w:rPr>
          <w:sz w:val="24"/>
          <w:lang w:val="en-US"/>
        </w:rPr>
        <w:t>de</w:t>
      </w:r>
      <w:r>
        <w:rPr>
          <w:sz w:val="24"/>
        </w:rPr>
        <w:t xml:space="preserve"> </w:t>
      </w:r>
      <w:r>
        <w:rPr>
          <w:sz w:val="24"/>
          <w:lang w:val="en-US"/>
        </w:rPr>
        <w:t>subjuntivo</w:t>
      </w:r>
      <w:r>
        <w:rPr>
          <w:sz w:val="24"/>
        </w:rPr>
        <w:t xml:space="preserve"> на -</w:t>
      </w:r>
      <w:r>
        <w:rPr>
          <w:b/>
          <w:sz w:val="24"/>
          <w:lang w:val="en-US"/>
        </w:rPr>
        <w:t>r</w:t>
      </w:r>
      <w:r>
        <w:rPr>
          <w:b/>
          <w:sz w:val="24"/>
        </w:rPr>
        <w:t>а</w:t>
      </w:r>
      <w:r>
        <w:rPr>
          <w:sz w:val="24"/>
        </w:rPr>
        <w:t xml:space="preserve"> может употреб</w:t>
        <w:softHyphen/>
        <w:t>ляться в утвердительных самостоятельных предложениях и в глав</w:t>
        <w:softHyphen/>
        <w:t xml:space="preserve">ном предложении условного периода вместо </w:t>
      </w:r>
      <w:r>
        <w:rPr>
          <w:sz w:val="24"/>
          <w:lang w:val="en-US"/>
        </w:rPr>
        <w:t>potencial</w:t>
      </w:r>
      <w:r>
        <w:rPr>
          <w:sz w:val="24"/>
        </w:rPr>
        <w:t xml:space="preserve"> </w:t>
      </w:r>
      <w:r>
        <w:rPr>
          <w:sz w:val="24"/>
          <w:lang w:val="en-US"/>
        </w:rPr>
        <w:t>imperfecto</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Si</w:t>
      </w:r>
      <w:r>
        <w:rPr>
          <w:sz w:val="24"/>
        </w:rPr>
        <w:t xml:space="preserve"> </w:t>
      </w:r>
      <w:r>
        <w:rPr>
          <w:sz w:val="24"/>
          <w:lang w:val="en-US"/>
        </w:rPr>
        <w:t>viese</w:t>
      </w:r>
      <w:r>
        <w:rPr>
          <w:sz w:val="24"/>
        </w:rPr>
        <w:t xml:space="preserve"> </w:t>
      </w:r>
      <w:r>
        <w:rPr>
          <w:sz w:val="24"/>
          <w:lang w:val="en-US"/>
        </w:rPr>
        <w:t>el</w:t>
      </w:r>
      <w:r>
        <w:rPr>
          <w:sz w:val="24"/>
        </w:rPr>
        <w:t xml:space="preserve"> </w:t>
      </w:r>
      <w:r>
        <w:rPr>
          <w:sz w:val="24"/>
          <w:lang w:val="en-US"/>
        </w:rPr>
        <w:t>esquema</w:t>
      </w:r>
      <w:r>
        <w:rPr>
          <w:sz w:val="24"/>
        </w:rPr>
        <w:t xml:space="preserve">, </w:t>
      </w:r>
      <w:r>
        <w:rPr>
          <w:b/>
          <w:bCs/>
          <w:sz w:val="24"/>
          <w:lang w:val="en-US"/>
        </w:rPr>
        <w:t>reparara</w:t>
      </w:r>
      <w:r>
        <w:rPr>
          <w:sz w:val="24"/>
        </w:rPr>
        <w:t xml:space="preserve">                          Если бы он увидел схему, он бы</w:t>
      </w:r>
    </w:p>
    <w:p>
      <w:pPr>
        <w:pStyle w:val="Normal1"/>
        <w:spacing w:lineRule="auto" w:line="240"/>
        <w:ind w:firstLine="709" w:end="0"/>
        <w:rPr/>
      </w:pPr>
      <w:r>
        <w:rPr>
          <w:sz w:val="24"/>
        </w:rPr>
        <w:t xml:space="preserve">(= </w:t>
      </w:r>
      <w:r>
        <w:rPr>
          <w:i/>
          <w:iCs/>
          <w:sz w:val="24"/>
          <w:lang w:val="en-US"/>
        </w:rPr>
        <w:t>reparar</w:t>
      </w:r>
      <w:r>
        <w:rPr>
          <w:i/>
          <w:iCs/>
          <w:sz w:val="24"/>
        </w:rPr>
        <w:t>í</w:t>
      </w:r>
      <w:r>
        <w:rPr>
          <w:i/>
          <w:iCs/>
          <w:sz w:val="24"/>
          <w:lang w:val="en-US"/>
        </w:rPr>
        <w:t>a</w:t>
      </w:r>
      <w:r>
        <w:rPr>
          <w:sz w:val="24"/>
        </w:rPr>
        <w:t xml:space="preserve">) </w:t>
      </w:r>
      <w:r>
        <w:rPr>
          <w:sz w:val="24"/>
          <w:lang w:val="en-US"/>
        </w:rPr>
        <w:t>el</w:t>
      </w:r>
      <w:r>
        <w:rPr>
          <w:sz w:val="24"/>
        </w:rPr>
        <w:t xml:space="preserve"> </w:t>
      </w:r>
      <w:r>
        <w:rPr>
          <w:sz w:val="24"/>
          <w:lang w:val="en-US"/>
        </w:rPr>
        <w:t>receptor</w:t>
      </w:r>
      <w:r>
        <w:rPr>
          <w:sz w:val="24"/>
        </w:rPr>
        <w:t xml:space="preserve">,                                      починил приемник. </w:t>
      </w:r>
    </w:p>
    <w:p>
      <w:pPr>
        <w:pStyle w:val="Normal1"/>
        <w:spacing w:lineRule="auto" w:line="240"/>
        <w:ind w:firstLine="284" w:end="0"/>
        <w:rPr/>
      </w:pPr>
      <w:r>
        <w:rPr>
          <w:sz w:val="24"/>
          <w:lang w:val="en-US"/>
        </w:rPr>
        <w:t>Este</w:t>
      </w:r>
      <w:r>
        <w:rPr>
          <w:sz w:val="24"/>
        </w:rPr>
        <w:t xml:space="preserve"> </w:t>
      </w:r>
      <w:r>
        <w:rPr>
          <w:sz w:val="24"/>
          <w:lang w:val="en-US"/>
        </w:rPr>
        <w:t>hombre</w:t>
      </w:r>
      <w:r>
        <w:rPr>
          <w:sz w:val="24"/>
        </w:rPr>
        <w:t xml:space="preserve"> </w:t>
      </w:r>
      <w:r>
        <w:rPr>
          <w:b/>
          <w:bCs/>
          <w:sz w:val="24"/>
          <w:lang w:val="en-US"/>
        </w:rPr>
        <w:t>pudiera</w:t>
      </w:r>
      <w:r>
        <w:rPr>
          <w:sz w:val="24"/>
        </w:rPr>
        <w:t xml:space="preserve"> (=</w:t>
      </w:r>
      <w:r>
        <w:rPr>
          <w:i/>
          <w:iCs/>
          <w:sz w:val="24"/>
          <w:lang w:val="en-US"/>
        </w:rPr>
        <w:t>podr</w:t>
      </w:r>
      <w:r>
        <w:rPr>
          <w:i/>
          <w:iCs/>
          <w:sz w:val="24"/>
        </w:rPr>
        <w:t>í</w:t>
      </w:r>
      <w:r>
        <w:rPr>
          <w:i/>
          <w:iCs/>
          <w:sz w:val="24"/>
          <w:lang w:val="en-US"/>
        </w:rPr>
        <w:t>a</w:t>
      </w:r>
      <w:r>
        <w:rPr>
          <w:sz w:val="24"/>
        </w:rPr>
        <w:t xml:space="preserve">) </w:t>
      </w:r>
      <w:r>
        <w:rPr>
          <w:sz w:val="24"/>
          <w:lang w:val="en-US"/>
        </w:rPr>
        <w:t>ser</w:t>
      </w:r>
      <w:r>
        <w:rPr>
          <w:sz w:val="24"/>
        </w:rPr>
        <w:t xml:space="preserve">                  Этот человек мог бы быть счастливым.</w:t>
      </w:r>
    </w:p>
    <w:p>
      <w:pPr>
        <w:pStyle w:val="Normal1"/>
        <w:spacing w:lineRule="auto" w:line="240"/>
        <w:ind w:firstLine="709" w:end="0"/>
        <w:rPr/>
      </w:pPr>
      <w:r>
        <w:rPr>
          <w:sz w:val="24"/>
          <w:lang w:val="en-US"/>
        </w:rPr>
        <w:t>feliz</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Интересно отметить, что </w:t>
      </w:r>
      <w:r>
        <w:rPr>
          <w:b/>
          <w:sz w:val="24"/>
          <w:lang w:val="en-US"/>
        </w:rPr>
        <w:t>querr</w:t>
      </w:r>
      <w:r>
        <w:rPr>
          <w:b/>
          <w:sz w:val="24"/>
        </w:rPr>
        <w:t>í</w:t>
      </w:r>
      <w:r>
        <w:rPr>
          <w:b/>
          <w:sz w:val="24"/>
          <w:lang w:val="en-US"/>
        </w:rPr>
        <w:t>a</w:t>
      </w:r>
      <w:r>
        <w:rPr>
          <w:sz w:val="24"/>
        </w:rPr>
        <w:t xml:space="preserve"> — форма </w:t>
      </w:r>
      <w:r>
        <w:rPr>
          <w:sz w:val="24"/>
          <w:lang w:val="en-US"/>
        </w:rPr>
        <w:t>potencial</w:t>
      </w:r>
      <w:r>
        <w:rPr>
          <w:sz w:val="24"/>
        </w:rPr>
        <w:t xml:space="preserve"> </w:t>
      </w:r>
      <w:r>
        <w:rPr>
          <w:sz w:val="24"/>
          <w:lang w:val="en-US"/>
        </w:rPr>
        <w:t>imperfecto</w:t>
      </w:r>
      <w:r>
        <w:rPr>
          <w:sz w:val="24"/>
        </w:rPr>
        <w:t xml:space="preserve"> от глагола </w:t>
      </w:r>
      <w:r>
        <w:rPr>
          <w:b/>
          <w:sz w:val="24"/>
          <w:lang w:val="en-US"/>
        </w:rPr>
        <w:t>querer</w:t>
      </w:r>
      <w:r>
        <w:rPr>
          <w:sz w:val="24"/>
        </w:rPr>
        <w:t xml:space="preserve"> — в современном языке вообще заменяется формой </w:t>
      </w:r>
      <w:r>
        <w:rPr>
          <w:sz w:val="24"/>
          <w:lang w:val="en-US"/>
        </w:rPr>
        <w:t>preterito</w:t>
      </w:r>
      <w:r>
        <w:rPr>
          <w:sz w:val="24"/>
        </w:rPr>
        <w:t xml:space="preserve"> </w:t>
      </w:r>
      <w:r>
        <w:rPr>
          <w:sz w:val="24"/>
          <w:lang w:val="en-US"/>
        </w:rPr>
        <w:t>imperfecto</w:t>
      </w:r>
      <w:r>
        <w:rPr>
          <w:sz w:val="24"/>
        </w:rPr>
        <w:t xml:space="preserve"> </w:t>
      </w:r>
      <w:r>
        <w:rPr>
          <w:sz w:val="24"/>
          <w:lang w:val="en-US"/>
        </w:rPr>
        <w:t>de</w:t>
      </w:r>
      <w:r>
        <w:rPr>
          <w:sz w:val="24"/>
        </w:rPr>
        <w:t xml:space="preserve"> </w:t>
      </w:r>
      <w:r>
        <w:rPr>
          <w:sz w:val="24"/>
          <w:lang w:val="en-US"/>
        </w:rPr>
        <w:t>subjuntivo</w:t>
      </w:r>
      <w:r>
        <w:rPr>
          <w:sz w:val="24"/>
        </w:rPr>
        <w:t xml:space="preserve"> — </w:t>
      </w:r>
      <w:r>
        <w:rPr>
          <w:b/>
          <w:sz w:val="24"/>
          <w:lang w:val="en-US"/>
        </w:rPr>
        <w:t>quisiera</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Quisiera</w:t>
      </w:r>
      <w:r>
        <w:rPr>
          <w:sz w:val="24"/>
          <w:lang w:val="en-US"/>
        </w:rPr>
        <w:t xml:space="preserve"> entregarle un obsequio.     </w:t>
      </w:r>
      <w:r>
        <w:rPr>
          <w:sz w:val="24"/>
        </w:rPr>
        <w:t>Я хотел бы вручить вам подарок.</w:t>
      </w:r>
    </w:p>
    <w:p>
      <w:pPr>
        <w:pStyle w:val="Normal1"/>
        <w:spacing w:lineRule="auto" w:line="240"/>
        <w:ind w:firstLine="284" w:end="0"/>
        <w:rPr>
          <w:sz w:val="24"/>
        </w:rPr>
      </w:pPr>
      <w:r>
        <w:rPr>
          <w:sz w:val="24"/>
        </w:rPr>
      </w:r>
    </w:p>
    <w:p>
      <w:pPr>
        <w:pStyle w:val="Normal1"/>
        <w:spacing w:lineRule="auto" w:line="240"/>
        <w:ind w:firstLine="284" w:end="0"/>
        <w:rPr/>
      </w:pPr>
      <w:r>
        <w:rPr>
          <w:sz w:val="24"/>
        </w:rPr>
        <w:t>2) иногда (особенно в книжном испанском языке стран Латинс</w:t>
        <w:softHyphen/>
        <w:t xml:space="preserve">кой Америки) форма </w:t>
      </w:r>
      <w:r>
        <w:rPr>
          <w:sz w:val="24"/>
          <w:lang w:val="en-US"/>
        </w:rPr>
        <w:t>imperfecto</w:t>
      </w:r>
      <w:r>
        <w:rPr>
          <w:sz w:val="24"/>
        </w:rPr>
        <w:t xml:space="preserve"> </w:t>
      </w:r>
      <w:r>
        <w:rPr>
          <w:sz w:val="24"/>
          <w:lang w:val="en-US"/>
        </w:rPr>
        <w:t>de</w:t>
      </w:r>
      <w:r>
        <w:rPr>
          <w:sz w:val="24"/>
        </w:rPr>
        <w:t xml:space="preserve"> </w:t>
      </w:r>
      <w:r>
        <w:rPr>
          <w:sz w:val="24"/>
          <w:lang w:val="en-US"/>
        </w:rPr>
        <w:t>subjuntivo</w:t>
      </w:r>
      <w:r>
        <w:rPr>
          <w:sz w:val="24"/>
        </w:rPr>
        <w:t xml:space="preserve"> на </w:t>
      </w:r>
      <w:r>
        <w:rPr>
          <w:b/>
          <w:bCs/>
          <w:sz w:val="24"/>
        </w:rPr>
        <w:t>-</w:t>
      </w:r>
      <w:r>
        <w:rPr>
          <w:b/>
          <w:bCs/>
          <w:sz w:val="24"/>
          <w:lang w:val="en-US"/>
        </w:rPr>
        <w:t>r</w:t>
      </w:r>
      <w:r>
        <w:rPr>
          <w:b/>
          <w:bCs/>
          <w:sz w:val="24"/>
        </w:rPr>
        <w:t>а</w:t>
      </w:r>
      <w:r>
        <w:rPr>
          <w:sz w:val="24"/>
        </w:rPr>
        <w:t xml:space="preserve"> может употреб</w:t>
        <w:softHyphen/>
        <w:t xml:space="preserve">ляться вместо </w:t>
      </w:r>
      <w:r>
        <w:rPr>
          <w:sz w:val="24"/>
          <w:lang w:val="en-US"/>
        </w:rPr>
        <w:t>pret</w:t>
      </w:r>
      <w:r>
        <w:rPr>
          <w:sz w:val="24"/>
        </w:rPr>
        <w:t>é</w:t>
      </w:r>
      <w:r>
        <w:rPr>
          <w:sz w:val="24"/>
          <w:lang w:val="en-US"/>
        </w:rPr>
        <w:t>rito</w:t>
      </w:r>
      <w:r>
        <w:rPr>
          <w:sz w:val="24"/>
        </w:rPr>
        <w:t xml:space="preserve"> </w:t>
      </w:r>
      <w:r>
        <w:rPr>
          <w:sz w:val="24"/>
          <w:lang w:val="en-US"/>
        </w:rPr>
        <w:t>pluscuamperfecto</w:t>
      </w:r>
      <w:r>
        <w:rPr>
          <w:sz w:val="24"/>
        </w:rPr>
        <w:t xml:space="preserve"> </w:t>
      </w:r>
      <w:r>
        <w:rPr>
          <w:sz w:val="24"/>
          <w:lang w:val="en-US"/>
        </w:rPr>
        <w:t>de</w:t>
      </w:r>
      <w:r>
        <w:rPr>
          <w:sz w:val="24"/>
        </w:rPr>
        <w:t xml:space="preserve"> </w:t>
      </w:r>
      <w:r>
        <w:rPr>
          <w:sz w:val="24"/>
          <w:lang w:val="en-US"/>
        </w:rPr>
        <w:t>indicativo</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Se</w:t>
      </w:r>
      <w:r>
        <w:rPr>
          <w:sz w:val="24"/>
        </w:rPr>
        <w:t xml:space="preserve"> </w:t>
      </w:r>
      <w:r>
        <w:rPr>
          <w:sz w:val="24"/>
          <w:lang w:val="en-US"/>
        </w:rPr>
        <w:t>encontraba</w:t>
      </w:r>
      <w:r>
        <w:rPr>
          <w:sz w:val="24"/>
        </w:rPr>
        <w:t xml:space="preserve"> </w:t>
      </w:r>
      <w:r>
        <w:rPr>
          <w:sz w:val="24"/>
          <w:lang w:val="en-US"/>
        </w:rPr>
        <w:t>sin</w:t>
      </w:r>
      <w:r>
        <w:rPr>
          <w:sz w:val="24"/>
        </w:rPr>
        <w:t xml:space="preserve"> </w:t>
      </w:r>
      <w:r>
        <w:rPr>
          <w:sz w:val="24"/>
          <w:lang w:val="en-US"/>
        </w:rPr>
        <w:t>mas</w:t>
      </w:r>
      <w:r>
        <w:rPr>
          <w:sz w:val="24"/>
        </w:rPr>
        <w:t xml:space="preserve"> </w:t>
      </w:r>
      <w:r>
        <w:rPr>
          <w:sz w:val="24"/>
          <w:lang w:val="en-US"/>
        </w:rPr>
        <w:t>recursos</w:t>
      </w:r>
      <w:r>
        <w:rPr>
          <w:sz w:val="24"/>
        </w:rPr>
        <w:t xml:space="preserve"> </w:t>
      </w:r>
      <w:r>
        <w:rPr>
          <w:sz w:val="24"/>
          <w:lang w:val="en-US"/>
        </w:rPr>
        <w:t>que</w:t>
      </w:r>
      <w:r>
        <w:rPr>
          <w:sz w:val="24"/>
        </w:rPr>
        <w:t xml:space="preserve">                             У него не было других средств, </w:t>
      </w:r>
    </w:p>
    <w:p>
      <w:pPr>
        <w:pStyle w:val="Normal1"/>
        <w:spacing w:lineRule="auto" w:line="240"/>
        <w:ind w:firstLine="709" w:end="0"/>
        <w:rPr/>
      </w:pPr>
      <w:r>
        <w:rPr>
          <w:sz w:val="24"/>
          <w:lang w:val="en-US"/>
        </w:rPr>
        <w:t>los</w:t>
      </w:r>
      <w:r>
        <w:rPr>
          <w:sz w:val="24"/>
        </w:rPr>
        <w:t xml:space="preserve"> </w:t>
      </w:r>
      <w:r>
        <w:rPr>
          <w:sz w:val="24"/>
          <w:lang w:val="en-US"/>
        </w:rPr>
        <w:t>provenientes</w:t>
      </w:r>
      <w:r>
        <w:rPr>
          <w:sz w:val="24"/>
        </w:rPr>
        <w:t xml:space="preserve"> </w:t>
      </w:r>
      <w:r>
        <w:rPr>
          <w:sz w:val="24"/>
          <w:lang w:val="en-US"/>
        </w:rPr>
        <w:t>de</w:t>
      </w:r>
      <w:r>
        <w:rPr>
          <w:sz w:val="24"/>
        </w:rPr>
        <w:t xml:space="preserve"> </w:t>
      </w:r>
      <w:r>
        <w:rPr>
          <w:sz w:val="24"/>
          <w:lang w:val="en-US"/>
        </w:rPr>
        <w:t>una</w:t>
      </w:r>
      <w:r>
        <w:rPr>
          <w:sz w:val="24"/>
        </w:rPr>
        <w:t xml:space="preserve"> </w:t>
      </w:r>
      <w:r>
        <w:rPr>
          <w:sz w:val="24"/>
          <w:lang w:val="en-US"/>
        </w:rPr>
        <w:t>propiedad</w:t>
      </w:r>
      <w:r>
        <w:rPr>
          <w:sz w:val="24"/>
        </w:rPr>
        <w:t xml:space="preserve">                            кроме той собственности, которую</w:t>
      </w:r>
    </w:p>
    <w:p>
      <w:pPr>
        <w:pStyle w:val="Normal1"/>
        <w:spacing w:lineRule="auto" w:line="240"/>
        <w:ind w:firstLine="709" w:end="0"/>
        <w:rPr/>
      </w:pPr>
      <w:r>
        <w:rPr>
          <w:sz w:val="24"/>
          <w:lang w:val="en-US"/>
        </w:rPr>
        <w:t xml:space="preserve">que su padre le </w:t>
      </w:r>
      <w:r>
        <w:rPr>
          <w:b/>
          <w:sz w:val="24"/>
          <w:lang w:val="en-US"/>
        </w:rPr>
        <w:t>regalara</w:t>
      </w:r>
      <w:r>
        <w:rPr>
          <w:sz w:val="24"/>
          <w:lang w:val="en-US"/>
        </w:rPr>
        <w:t xml:space="preserve">                                           </w:t>
      </w:r>
      <w:r>
        <w:rPr>
          <w:sz w:val="24"/>
        </w:rPr>
        <w:t>подарил</w:t>
      </w:r>
      <w:r>
        <w:rPr>
          <w:sz w:val="24"/>
          <w:lang w:val="en-US"/>
        </w:rPr>
        <w:t xml:space="preserve"> </w:t>
      </w:r>
      <w:r>
        <w:rPr>
          <w:sz w:val="24"/>
        </w:rPr>
        <w:t>ему</w:t>
      </w:r>
      <w:r>
        <w:rPr>
          <w:sz w:val="24"/>
          <w:lang w:val="en-US"/>
        </w:rPr>
        <w:t xml:space="preserve"> </w:t>
      </w:r>
      <w:r>
        <w:rPr>
          <w:sz w:val="24"/>
        </w:rPr>
        <w:t>отец</w:t>
      </w:r>
      <w:r>
        <w:rPr>
          <w:sz w:val="24"/>
          <w:lang w:val="en-US"/>
        </w:rPr>
        <w:t xml:space="preserve">. </w:t>
      </w:r>
    </w:p>
    <w:p>
      <w:pPr>
        <w:pStyle w:val="Normal1"/>
        <w:spacing w:lineRule="auto" w:line="240"/>
        <w:ind w:firstLine="709" w:end="0"/>
        <w:rPr/>
      </w:pPr>
      <w:r>
        <w:rPr>
          <w:sz w:val="24"/>
          <w:lang w:val="en-US"/>
        </w:rPr>
        <w:t xml:space="preserve">(= </w:t>
      </w:r>
      <w:r>
        <w:rPr>
          <w:i/>
          <w:iCs/>
          <w:sz w:val="24"/>
          <w:lang w:val="en-US"/>
        </w:rPr>
        <w:t>había regalado</w:t>
      </w:r>
      <w:r>
        <w:rPr>
          <w:sz w:val="24"/>
          <w:lang w:val="en-US"/>
        </w:rPr>
        <w:t xml:space="preserve">). </w:t>
      </w:r>
      <w:r>
        <w:rPr>
          <w:sz w:val="24"/>
        </w:rPr>
        <w:t>(</w:t>
      </w:r>
      <w:r>
        <w:rPr>
          <w:sz w:val="24"/>
          <w:lang w:val="en-US"/>
        </w:rPr>
        <w:t>G</w:t>
      </w:r>
      <w:r>
        <w:rPr/>
        <w:t>Á</w:t>
      </w:r>
      <w:r>
        <w:rPr>
          <w:lang w:val="en-US"/>
        </w:rPr>
        <w:t>LVES</w:t>
      </w:r>
      <w:r>
        <w:rPr>
          <w:sz w:val="24"/>
        </w:rPr>
        <w:t>)</w:t>
      </w:r>
    </w:p>
    <w:p>
      <w:pPr>
        <w:pStyle w:val="Normal1"/>
        <w:spacing w:lineRule="auto" w:line="240"/>
        <w:ind w:firstLine="284" w:end="0"/>
        <w:rPr>
          <w:b/>
          <w:sz w:val="24"/>
        </w:rPr>
      </w:pPr>
      <w:r>
        <w:rPr>
          <w:b/>
          <w:sz w:val="24"/>
        </w:rPr>
      </w:r>
    </w:p>
    <w:p>
      <w:pPr>
        <w:pStyle w:val="Normal1"/>
        <w:spacing w:lineRule="auto" w:line="240"/>
        <w:ind w:firstLine="284" w:end="0"/>
        <w:rPr/>
      </w:pPr>
      <w:r>
        <w:rPr>
          <w:i/>
          <w:sz w:val="22"/>
        </w:rPr>
        <w:t>Примечание.</w:t>
      </w:r>
      <w:r>
        <w:rPr>
          <w:sz w:val="22"/>
        </w:rPr>
        <w:t xml:space="preserve"> Испанские грамматисты отмечают, что формы </w:t>
      </w:r>
      <w:r>
        <w:rPr>
          <w:sz w:val="22"/>
          <w:lang w:val="en-US"/>
        </w:rPr>
        <w:t>pret</w:t>
      </w:r>
      <w:r>
        <w:rPr>
          <w:sz w:val="22"/>
        </w:rPr>
        <w:t>é</w:t>
      </w:r>
      <w:r>
        <w:rPr>
          <w:sz w:val="22"/>
          <w:lang w:val="en-US"/>
        </w:rPr>
        <w:t>rito</w:t>
      </w:r>
      <w:r>
        <w:rPr>
          <w:sz w:val="22"/>
        </w:rPr>
        <w:t xml:space="preserve"> </w:t>
      </w:r>
      <w:r>
        <w:rPr>
          <w:sz w:val="22"/>
          <w:lang w:val="en-US"/>
        </w:rPr>
        <w:t>iroperfecto</w:t>
      </w:r>
      <w:r>
        <w:rPr>
          <w:sz w:val="22"/>
        </w:rPr>
        <w:t xml:space="preserve"> </w:t>
      </w:r>
      <w:r>
        <w:rPr>
          <w:sz w:val="22"/>
          <w:lang w:val="en-US"/>
        </w:rPr>
        <w:t>de</w:t>
      </w:r>
      <w:r>
        <w:rPr>
          <w:sz w:val="22"/>
        </w:rPr>
        <w:t xml:space="preserve"> </w:t>
      </w:r>
      <w:r>
        <w:rPr>
          <w:sz w:val="22"/>
          <w:lang w:val="en-US"/>
        </w:rPr>
        <w:t>subjuntivo</w:t>
      </w:r>
      <w:r>
        <w:rPr>
          <w:sz w:val="22"/>
        </w:rPr>
        <w:t xml:space="preserve"> постепенно расширяют сферу своего употребления. Действие, выра</w:t>
        <w:softHyphen/>
        <w:t>жаемое этим временем, распространяется в современной речи уже не только на настоящий или будущий момент по сравнению с действием главного предложе</w:t>
        <w:softHyphen/>
        <w:t>ния, но и на прошедший. Например</w:t>
      </w:r>
      <w:r>
        <w:rPr>
          <w:sz w:val="22"/>
          <w:lang w:val="en-US"/>
        </w:rPr>
        <w:t>: No creo que estuviera (= haya estado) aquí.</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r>
    </w:p>
    <w:p>
      <w:pPr>
        <w:pStyle w:val="FR4"/>
        <w:ind w:firstLine="284" w:end="0"/>
        <w:jc w:val="center"/>
        <w:rPr/>
      </w:pPr>
      <w:r>
        <w:rPr>
          <w:rFonts w:cs="Times New Roman" w:ascii="Times New Roman" w:hAnsi="Times New Roman"/>
          <w:i/>
          <w:sz w:val="24"/>
          <w:lang w:val="en-US"/>
        </w:rPr>
        <w:t>3. Futuro imperfecto de subjuntivo</w:t>
      </w:r>
    </w:p>
    <w:p>
      <w:pPr>
        <w:pStyle w:val="Normal1"/>
        <w:spacing w:lineRule="auto" w:line="240"/>
        <w:ind w:firstLine="284" w:end="0"/>
        <w:rPr>
          <w:rFonts w:ascii="Times New Roman" w:hAnsi="Times New Roman" w:cs="Times New Roman"/>
          <w:i/>
          <w:i/>
          <w:sz w:val="24"/>
          <w:lang w:val="en-US"/>
        </w:rPr>
      </w:pPr>
      <w:r>
        <w:rPr>
          <w:rFonts w:cs="Times New Roman"/>
          <w:i/>
          <w:sz w:val="24"/>
          <w:lang w:val="en-US"/>
        </w:rPr>
      </w:r>
    </w:p>
    <w:p>
      <w:pPr>
        <w:pStyle w:val="Normal1"/>
        <w:spacing w:lineRule="auto" w:line="240"/>
        <w:ind w:firstLine="284" w:end="0"/>
        <w:rPr/>
      </w:pPr>
      <w:r>
        <w:rPr>
          <w:sz w:val="24"/>
        </w:rPr>
        <w:t xml:space="preserve">Это время в современном языке почти не употребляется. Вместо него ставятся формы </w:t>
      </w:r>
      <w:r>
        <w:rPr>
          <w:sz w:val="24"/>
          <w:lang w:val="en-US"/>
        </w:rPr>
        <w:t>presente</w:t>
      </w:r>
      <w:r>
        <w:rPr>
          <w:sz w:val="24"/>
        </w:rPr>
        <w:t xml:space="preserve"> </w:t>
      </w:r>
      <w:r>
        <w:rPr>
          <w:sz w:val="24"/>
          <w:lang w:val="en-US"/>
        </w:rPr>
        <w:t>de</w:t>
      </w:r>
      <w:r>
        <w:rPr>
          <w:sz w:val="24"/>
        </w:rPr>
        <w:t xml:space="preserve"> </w:t>
      </w:r>
      <w:r>
        <w:rPr>
          <w:sz w:val="24"/>
          <w:lang w:val="en-US"/>
        </w:rPr>
        <w:t>subjuntivo</w:t>
      </w:r>
      <w:r>
        <w:rPr>
          <w:sz w:val="24"/>
        </w:rPr>
        <w:t xml:space="preserve">. В тех редких случаях, когда </w:t>
      </w:r>
      <w:r>
        <w:rPr>
          <w:sz w:val="24"/>
          <w:lang w:val="en-US"/>
        </w:rPr>
        <w:t>futuro</w:t>
      </w:r>
      <w:r>
        <w:rPr>
          <w:sz w:val="24"/>
        </w:rPr>
        <w:t xml:space="preserve"> </w:t>
      </w:r>
      <w:r>
        <w:rPr>
          <w:sz w:val="24"/>
          <w:lang w:val="en-US"/>
        </w:rPr>
        <w:t>imperfecto</w:t>
      </w:r>
      <w:r>
        <w:rPr>
          <w:sz w:val="24"/>
        </w:rPr>
        <w:t xml:space="preserve"> используется в книжной речи, оно выражает </w:t>
      </w:r>
      <w:r>
        <w:rPr>
          <w:spacing w:val="20"/>
          <w:sz w:val="24"/>
        </w:rPr>
        <w:t>незаконченное возможное</w:t>
      </w:r>
      <w:r>
        <w:rPr>
          <w:sz w:val="24"/>
        </w:rPr>
        <w:t xml:space="preserve"> действие, относящееся к на</w:t>
        <w:softHyphen/>
        <w:t>стоящему или будущему моменту, и употребляется: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а) в  </w:t>
      </w:r>
      <w:r>
        <w:rPr>
          <w:spacing w:val="20"/>
          <w:sz w:val="24"/>
        </w:rPr>
        <w:t>обстоятельственных  и  определительных</w:t>
      </w:r>
      <w:r>
        <w:rPr>
          <w:sz w:val="24"/>
        </w:rPr>
        <w:t xml:space="preserve">  предложениях типа: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Al culpado que </w:t>
      </w:r>
      <w:r>
        <w:rPr>
          <w:i/>
          <w:iCs/>
          <w:sz w:val="24"/>
          <w:lang w:val="en-US"/>
        </w:rPr>
        <w:t>cayere</w:t>
      </w:r>
      <w:r>
        <w:rPr>
          <w:sz w:val="24"/>
          <w:lang w:val="en-US"/>
        </w:rPr>
        <w:t xml:space="preserve"> debajo de tu jurisdiccion, considérate hombre miserable... (C</w:t>
      </w:r>
      <w:r>
        <w:rPr>
          <w:lang w:val="en-US"/>
        </w:rPr>
        <w:t>ERVANTES</w:t>
      </w:r>
      <w:r>
        <w:rPr>
          <w:sz w:val="24"/>
          <w:lang w:val="en-US"/>
        </w:rPr>
        <w:t>)</w:t>
      </w:r>
    </w:p>
    <w:p>
      <w:pPr>
        <w:pStyle w:val="Normal1"/>
        <w:spacing w:lineRule="auto" w:line="240"/>
        <w:ind w:firstLine="284" w:end="0"/>
        <w:rPr/>
      </w:pPr>
      <w:r>
        <w:rPr>
          <w:sz w:val="24"/>
          <w:lang w:val="en-US"/>
        </w:rPr>
        <w:t xml:space="preserve">En cuanto </w:t>
      </w:r>
      <w:r>
        <w:rPr>
          <w:i/>
          <w:iCs/>
          <w:sz w:val="24"/>
          <w:lang w:val="en-US"/>
        </w:rPr>
        <w:t>fuere</w:t>
      </w:r>
      <w:r>
        <w:rPr>
          <w:sz w:val="24"/>
          <w:lang w:val="en-US"/>
        </w:rPr>
        <w:t xml:space="preserve"> de tu parte .. muéstrate piadoso </w:t>
      </w:r>
      <w:r>
        <w:rPr>
          <w:sz w:val="24"/>
        </w:rPr>
        <w:t>у</w:t>
      </w:r>
      <w:r>
        <w:rPr>
          <w:sz w:val="24"/>
          <w:lang w:val="en-US"/>
        </w:rPr>
        <w:t xml:space="preserve"> clemente. </w:t>
      </w:r>
      <w:r>
        <w:rPr>
          <w:sz w:val="24"/>
        </w:rPr>
        <w:t>(</w:t>
      </w:r>
      <w:r>
        <w:rPr>
          <w:sz w:val="24"/>
          <w:lang w:val="en-US"/>
        </w:rPr>
        <w:t>C</w:t>
      </w:r>
      <w:r>
        <w:rPr>
          <w:lang w:val="en-US"/>
        </w:rPr>
        <w:t>ERVANTES</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в </w:t>
      </w:r>
      <w:r>
        <w:rPr>
          <w:spacing w:val="20"/>
          <w:sz w:val="24"/>
        </w:rPr>
        <w:t>условных</w:t>
      </w:r>
      <w:r>
        <w:rPr>
          <w:sz w:val="24"/>
        </w:rPr>
        <w:t xml:space="preserve"> предложениях первого типа вместо настояще</w:t>
        <w:softHyphen/>
        <w:t>го времени изъявительного наклонения: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Si </w:t>
      </w:r>
      <w:r>
        <w:rPr>
          <w:i/>
          <w:iCs/>
          <w:sz w:val="24"/>
          <w:lang w:val="en-US"/>
        </w:rPr>
        <w:t>fuere</w:t>
      </w:r>
      <w:r>
        <w:rPr>
          <w:sz w:val="24"/>
          <w:lang w:val="en-US"/>
        </w:rPr>
        <w:t xml:space="preserve"> necesario, vendré.                                </w:t>
      </w:r>
      <w:r>
        <w:rPr>
          <w:sz w:val="24"/>
        </w:rPr>
        <w:t>Если будет необходимо, я приду</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в) в </w:t>
      </w:r>
      <w:r>
        <w:rPr>
          <w:spacing w:val="20"/>
          <w:sz w:val="24"/>
        </w:rPr>
        <w:t>устойчивых выражениях</w:t>
      </w:r>
      <w:r>
        <w:rPr>
          <w:sz w:val="24"/>
        </w:rPr>
        <w:t xml:space="preserve"> (они употребительны в современной речи стран Латинской Америки):</w:t>
      </w:r>
    </w:p>
    <w:p>
      <w:pPr>
        <w:pStyle w:val="Normal1"/>
        <w:spacing w:lineRule="auto" w:line="240"/>
        <w:ind w:firstLine="284" w:end="0"/>
        <w:rPr/>
      </w:pPr>
      <w:r>
        <w:rPr>
          <w:sz w:val="24"/>
        </w:rPr>
        <w:t xml:space="preserve">    </w:t>
      </w:r>
      <w:r>
        <w:rPr>
          <w:sz w:val="24"/>
          <w:lang w:val="en-US"/>
        </w:rPr>
        <w:t>sea</w:t>
      </w:r>
      <w:r>
        <w:rPr>
          <w:sz w:val="24"/>
        </w:rPr>
        <w:t xml:space="preserve"> </w:t>
      </w:r>
      <w:r>
        <w:rPr>
          <w:sz w:val="24"/>
          <w:lang w:val="en-US"/>
        </w:rPr>
        <w:t>quien</w:t>
      </w:r>
      <w:r>
        <w:rPr>
          <w:sz w:val="24"/>
        </w:rPr>
        <w:t xml:space="preserve"> </w:t>
      </w:r>
      <w:r>
        <w:rPr>
          <w:i/>
          <w:iCs/>
          <w:sz w:val="24"/>
          <w:lang w:val="en-US"/>
        </w:rPr>
        <w:t>fuere</w:t>
      </w:r>
      <w:r>
        <w:rPr>
          <w:sz w:val="24"/>
        </w:rPr>
        <w:t xml:space="preserve">               — кто бы то ни был я    </w:t>
      </w:r>
    </w:p>
    <w:p>
      <w:pPr>
        <w:pStyle w:val="Normal1"/>
        <w:spacing w:lineRule="auto" w:line="240"/>
        <w:ind w:firstLine="284" w:end="0"/>
        <w:rPr/>
      </w:pPr>
      <w:r>
        <w:rPr>
          <w:sz w:val="24"/>
        </w:rPr>
        <w:t xml:space="preserve">    </w:t>
      </w:r>
      <w:r>
        <w:rPr>
          <w:sz w:val="24"/>
          <w:lang w:val="en-US"/>
        </w:rPr>
        <w:t>venga</w:t>
      </w:r>
      <w:r>
        <w:rPr>
          <w:sz w:val="24"/>
        </w:rPr>
        <w:t xml:space="preserve"> </w:t>
      </w:r>
      <w:r>
        <w:rPr>
          <w:sz w:val="24"/>
          <w:lang w:val="en-US"/>
        </w:rPr>
        <w:t>lo</w:t>
      </w:r>
      <w:r>
        <w:rPr>
          <w:sz w:val="24"/>
        </w:rPr>
        <w:t xml:space="preserve"> </w:t>
      </w:r>
      <w:r>
        <w:rPr>
          <w:sz w:val="24"/>
          <w:lang w:val="en-US"/>
        </w:rPr>
        <w:t>que</w:t>
      </w:r>
      <w:r>
        <w:rPr>
          <w:sz w:val="24"/>
        </w:rPr>
        <w:t xml:space="preserve"> </w:t>
      </w:r>
      <w:r>
        <w:rPr>
          <w:i/>
          <w:iCs/>
          <w:sz w:val="24"/>
          <w:lang w:val="en-US"/>
        </w:rPr>
        <w:t>viniere</w:t>
      </w:r>
      <w:r>
        <w:rPr>
          <w:sz w:val="24"/>
        </w:rPr>
        <w:t xml:space="preserve">       — будь, что будет и т.п.</w:t>
      </w:r>
    </w:p>
    <w:p>
      <w:pPr>
        <w:pStyle w:val="Normal1"/>
        <w:spacing w:lineRule="auto" w:line="240"/>
        <w:ind w:firstLine="284" w:end="0"/>
        <w:rPr>
          <w:sz w:val="24"/>
        </w:rPr>
      </w:pPr>
      <w:r>
        <w:rPr>
          <w:sz w:val="24"/>
        </w:rPr>
        <w:t xml:space="preserve"> </w:t>
      </w:r>
    </w:p>
    <w:p>
      <w:pPr>
        <w:pStyle w:val="Normal1"/>
        <w:spacing w:lineRule="auto" w:line="240"/>
        <w:ind w:firstLine="284" w:end="0"/>
        <w:rPr/>
      </w:pPr>
      <w:r>
        <w:rPr>
          <w:sz w:val="24"/>
        </w:rPr>
        <w:t xml:space="preserve">Приводимый ниже отрывок из романа Сервантеса «Дон Кихот» позволяет судить о книжном архаизованном употреблении futuro de </w:t>
      </w:r>
      <w:r>
        <w:rPr>
          <w:sz w:val="24"/>
          <w:lang w:val="en-US"/>
        </w:rPr>
        <w:t>subjuntivo</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lang w:val="en-US"/>
        </w:rPr>
        <w:t xml:space="preserve">Si acaso </w:t>
      </w:r>
      <w:r>
        <w:rPr>
          <w:i/>
          <w:iCs/>
          <w:sz w:val="24"/>
          <w:lang w:val="en-US"/>
        </w:rPr>
        <w:t>doblares</w:t>
      </w:r>
      <w:r>
        <w:rPr>
          <w:sz w:val="24"/>
          <w:lang w:val="en-US"/>
        </w:rPr>
        <w:t xml:space="preserve"> la vara de la justicia, no sea con el peso de la dádiva, sino con el de la misericordia.</w:t>
      </w:r>
    </w:p>
    <w:p>
      <w:pPr>
        <w:pStyle w:val="Normal1"/>
        <w:spacing w:lineRule="auto" w:line="240"/>
        <w:ind w:firstLine="284" w:end="0"/>
        <w:rPr/>
      </w:pPr>
      <w:r>
        <w:rPr>
          <w:sz w:val="24"/>
          <w:lang w:val="en-US"/>
        </w:rPr>
        <w:t xml:space="preserve"> </w:t>
      </w:r>
      <w:r>
        <w:rPr>
          <w:sz w:val="24"/>
          <w:lang w:val="en-US"/>
        </w:rPr>
        <w:t xml:space="preserve">Cuando te </w:t>
      </w:r>
      <w:r>
        <w:rPr>
          <w:i/>
          <w:iCs/>
          <w:sz w:val="24"/>
          <w:lang w:val="en-US"/>
        </w:rPr>
        <w:t>sucediere</w:t>
      </w:r>
      <w:r>
        <w:rPr>
          <w:sz w:val="24"/>
          <w:lang w:val="en-US"/>
        </w:rPr>
        <w:t xml:space="preserve"> juzgar algún pleito de algún tu enemigo, aparta las mientes de tu injuria, </w:t>
      </w:r>
      <w:r>
        <w:rPr>
          <w:sz w:val="24"/>
        </w:rPr>
        <w:t>у</w:t>
      </w:r>
      <w:r>
        <w:rPr>
          <w:sz w:val="24"/>
          <w:lang w:val="en-US"/>
        </w:rPr>
        <w:t xml:space="preserve"> ponlas en la verdad del caso.</w:t>
      </w:r>
    </w:p>
    <w:p>
      <w:pPr>
        <w:pStyle w:val="Normal1"/>
        <w:spacing w:lineRule="auto" w:line="240"/>
        <w:ind w:firstLine="284" w:end="0"/>
        <w:rPr/>
      </w:pPr>
      <w:r>
        <w:rPr>
          <w:sz w:val="24"/>
          <w:lang w:val="en-US"/>
        </w:rPr>
        <w:t xml:space="preserve">No te ciegue la pasión propia en la causa ajena; que los yerros que en ella </w:t>
      </w:r>
      <w:r>
        <w:rPr>
          <w:i/>
          <w:iCs/>
          <w:sz w:val="24"/>
          <w:lang w:val="en-US"/>
        </w:rPr>
        <w:t>hicieres</w:t>
      </w:r>
      <w:r>
        <w:rPr>
          <w:sz w:val="24"/>
          <w:lang w:val="en-US"/>
        </w:rPr>
        <w:t xml:space="preserve">, las más veces serán sin remedio, </w:t>
      </w:r>
      <w:r>
        <w:rPr>
          <w:sz w:val="24"/>
        </w:rPr>
        <w:t>у</w:t>
      </w:r>
      <w:r>
        <w:rPr>
          <w:sz w:val="24"/>
          <w:lang w:val="en-US"/>
        </w:rPr>
        <w:t xml:space="preserve"> si le </w:t>
      </w:r>
      <w:r>
        <w:rPr>
          <w:i/>
          <w:iCs/>
          <w:sz w:val="24"/>
          <w:lang w:val="en-US"/>
        </w:rPr>
        <w:t>tuvieren</w:t>
      </w:r>
      <w:r>
        <w:rPr>
          <w:sz w:val="24"/>
          <w:lang w:val="en-US"/>
        </w:rPr>
        <w:t xml:space="preserve">, será a costa de tu crédito </w:t>
      </w:r>
      <w:r>
        <w:rPr>
          <w:sz w:val="24"/>
        </w:rPr>
        <w:t>у</w:t>
      </w:r>
      <w:r>
        <w:rPr>
          <w:sz w:val="24"/>
          <w:lang w:val="en-US"/>
        </w:rPr>
        <w:t xml:space="preserve"> aun de tu hacienda. </w:t>
      </w:r>
    </w:p>
    <w:p>
      <w:pPr>
        <w:pStyle w:val="Normal1"/>
        <w:spacing w:lineRule="auto" w:line="240"/>
        <w:ind w:firstLine="284" w:end="0"/>
        <w:rPr/>
      </w:pPr>
      <w:r>
        <w:rPr>
          <w:sz w:val="24"/>
          <w:lang w:val="en-US"/>
        </w:rPr>
        <w:t xml:space="preserve">Si alguna mujer hermosa </w:t>
      </w:r>
      <w:r>
        <w:rPr>
          <w:i/>
          <w:iCs/>
          <w:sz w:val="24"/>
          <w:lang w:val="en-US"/>
        </w:rPr>
        <w:t>viniere</w:t>
      </w:r>
      <w:r>
        <w:rPr>
          <w:sz w:val="24"/>
          <w:lang w:val="en-US"/>
        </w:rPr>
        <w:t xml:space="preserve"> a pedirte justicia, quita los ojos de sus lágrimas...</w:t>
      </w:r>
    </w:p>
    <w:p>
      <w:pPr>
        <w:pStyle w:val="Normal1"/>
        <w:spacing w:lineRule="auto" w:line="240"/>
        <w:ind w:firstLine="284" w:end="0"/>
        <w:rPr>
          <w:sz w:val="24"/>
          <w:lang w:val="en-US"/>
        </w:rPr>
      </w:pPr>
      <w:r>
        <w:rPr>
          <w:sz w:val="24"/>
          <w:lang w:val="en-US"/>
        </w:rPr>
      </w:r>
    </w:p>
    <w:p>
      <w:pPr>
        <w:pStyle w:val="Heading3"/>
        <w:ind w:hanging="0" w:start="0"/>
        <w:rPr>
          <w:lang w:val="en-US"/>
        </w:rPr>
      </w:pPr>
      <w:bookmarkStart w:id="96" w:name="__RefHeading___Toc1886082"/>
      <w:bookmarkEnd w:id="96"/>
      <w:r>
        <w:rPr>
          <w:lang w:val="en-US"/>
        </w:rPr>
        <w:t xml:space="preserve">II. </w:t>
      </w:r>
      <w:r>
        <w:rPr/>
        <w:t>Сложные</w:t>
      </w:r>
      <w:r>
        <w:rPr>
          <w:lang w:val="en-US"/>
        </w:rPr>
        <w:t xml:space="preserve"> </w:t>
      </w:r>
      <w:r>
        <w:rPr/>
        <w:t>времена</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sz w:val="24"/>
          <w:lang w:val="en-US"/>
        </w:rPr>
      </w:pPr>
      <w:r>
        <w:rPr>
          <w:i/>
          <w:sz w:val="24"/>
          <w:lang w:val="en-US"/>
        </w:rPr>
        <w:t>1. Preterito perfecto de subjuntivo</w:t>
      </w:r>
    </w:p>
    <w:p>
      <w:pPr>
        <w:pStyle w:val="Normal1"/>
        <w:spacing w:lineRule="auto" w:line="240"/>
        <w:ind w:firstLine="284" w:end="0"/>
        <w:rPr>
          <w:i/>
          <w:i/>
          <w:sz w:val="24"/>
          <w:lang w:val="en-US"/>
        </w:rPr>
      </w:pPr>
      <w:r>
        <w:rPr>
          <w:i/>
          <w:sz w:val="24"/>
          <w:lang w:val="en-US"/>
        </w:rPr>
      </w:r>
    </w:p>
    <w:p>
      <w:pPr>
        <w:pStyle w:val="Normal1"/>
        <w:spacing w:lineRule="auto" w:line="240"/>
        <w:ind w:firstLine="284" w:end="0"/>
        <w:rPr/>
      </w:pPr>
      <w:r>
        <w:rPr>
          <w:sz w:val="24"/>
          <w:lang w:val="en-US"/>
        </w:rPr>
        <w:t>a</w:t>
      </w:r>
      <w:r>
        <w:rPr>
          <w:sz w:val="24"/>
        </w:rPr>
        <w:t xml:space="preserve">) </w:t>
      </w:r>
      <w:r>
        <w:rPr>
          <w:sz w:val="24"/>
          <w:lang w:val="en-US"/>
        </w:rPr>
        <w:t>Preterito</w:t>
      </w:r>
      <w:r>
        <w:rPr>
          <w:sz w:val="24"/>
        </w:rPr>
        <w:t xml:space="preserve"> </w:t>
      </w:r>
      <w:r>
        <w:rPr>
          <w:sz w:val="24"/>
          <w:lang w:val="en-US"/>
        </w:rPr>
        <w:t>perfecto</w:t>
      </w:r>
      <w:r>
        <w:rPr>
          <w:sz w:val="24"/>
        </w:rPr>
        <w:t xml:space="preserve"> выражает, как и другие времена </w:t>
      </w:r>
      <w:r>
        <w:rPr>
          <w:sz w:val="24"/>
          <w:lang w:val="en-US"/>
        </w:rPr>
        <w:t>subjuntivo</w:t>
      </w:r>
      <w:r>
        <w:rPr>
          <w:spacing w:val="20"/>
          <w:sz w:val="24"/>
        </w:rPr>
        <w:t xml:space="preserve">, Предполагаемое, желаемое, возможное </w:t>
      </w:r>
      <w:r>
        <w:rPr>
          <w:sz w:val="24"/>
        </w:rPr>
        <w:t>и т.п. действие, которое, в отличие от простых времен, мыслится как совершенное и предшествует действию главного предложения. Предшествование может происходить либо в прошлом, либо в бу</w:t>
        <w:softHyphen/>
        <w:t xml:space="preserve">дущем. Употребляется </w:t>
      </w:r>
      <w:r>
        <w:rPr>
          <w:sz w:val="24"/>
          <w:lang w:val="en-US"/>
        </w:rPr>
        <w:t>preterito</w:t>
      </w:r>
      <w:r>
        <w:rPr>
          <w:sz w:val="24"/>
        </w:rPr>
        <w:t xml:space="preserve"> </w:t>
      </w:r>
      <w:r>
        <w:rPr>
          <w:sz w:val="24"/>
          <w:lang w:val="en-US"/>
        </w:rPr>
        <w:t>perfecto</w:t>
      </w:r>
      <w:r>
        <w:rPr>
          <w:sz w:val="24"/>
        </w:rPr>
        <w:t xml:space="preserve"> только в том случае, если сказуемое главного предложения стоит в одной из следующих форм: </w:t>
      </w:r>
      <w:r>
        <w:rPr>
          <w:sz w:val="24"/>
          <w:lang w:val="en-US"/>
        </w:rPr>
        <w:t>Presento</w:t>
      </w:r>
      <w:r>
        <w:rPr>
          <w:sz w:val="24"/>
        </w:rPr>
        <w:t xml:space="preserve"> </w:t>
      </w:r>
      <w:r>
        <w:rPr>
          <w:sz w:val="24"/>
          <w:lang w:val="en-US"/>
        </w:rPr>
        <w:t>de</w:t>
      </w:r>
      <w:r>
        <w:rPr>
          <w:sz w:val="24"/>
        </w:rPr>
        <w:t xml:space="preserve"> </w:t>
      </w:r>
      <w:r>
        <w:rPr>
          <w:sz w:val="24"/>
          <w:lang w:val="en-US"/>
        </w:rPr>
        <w:t>indicativo</w:t>
      </w:r>
      <w:r>
        <w:rPr>
          <w:sz w:val="24"/>
        </w:rPr>
        <w:t xml:space="preserve">, </w:t>
      </w:r>
      <w:r>
        <w:rPr>
          <w:sz w:val="24"/>
          <w:lang w:val="en-US"/>
        </w:rPr>
        <w:t>pret</w:t>
      </w:r>
      <w:r>
        <w:rPr>
          <w:sz w:val="24"/>
        </w:rPr>
        <w:t>é</w:t>
      </w:r>
      <w:r>
        <w:rPr>
          <w:sz w:val="24"/>
          <w:lang w:val="en-US"/>
        </w:rPr>
        <w:t>rito</w:t>
      </w:r>
      <w:r>
        <w:rPr>
          <w:sz w:val="24"/>
        </w:rPr>
        <w:t xml:space="preserve"> </w:t>
      </w:r>
      <w:r>
        <w:rPr>
          <w:sz w:val="24"/>
          <w:lang w:val="en-US"/>
        </w:rPr>
        <w:t>perfecto</w:t>
      </w:r>
      <w:r>
        <w:rPr>
          <w:sz w:val="24"/>
        </w:rPr>
        <w:t xml:space="preserve"> </w:t>
      </w:r>
      <w:r>
        <w:rPr>
          <w:sz w:val="24"/>
          <w:lang w:val="en-US"/>
        </w:rPr>
        <w:t>de</w:t>
      </w:r>
      <w:r>
        <w:rPr>
          <w:sz w:val="24"/>
        </w:rPr>
        <w:t xml:space="preserve"> </w:t>
      </w:r>
      <w:r>
        <w:rPr>
          <w:sz w:val="24"/>
          <w:lang w:val="en-US"/>
        </w:rPr>
        <w:t>indicativo</w:t>
      </w:r>
      <w:r>
        <w:rPr>
          <w:sz w:val="24"/>
        </w:rPr>
        <w:t xml:space="preserve">, </w:t>
      </w:r>
      <w:r>
        <w:rPr>
          <w:sz w:val="24"/>
          <w:lang w:val="en-US"/>
        </w:rPr>
        <w:t>futuro</w:t>
      </w:r>
      <w:r>
        <w:rPr>
          <w:sz w:val="24"/>
        </w:rPr>
        <w:t xml:space="preserve"> </w:t>
      </w:r>
      <w:r>
        <w:rPr>
          <w:sz w:val="24"/>
          <w:lang w:val="en-US"/>
        </w:rPr>
        <w:t>imperfecto</w:t>
      </w:r>
      <w:r>
        <w:rPr>
          <w:sz w:val="24"/>
        </w:rPr>
        <w:t xml:space="preserve"> </w:t>
      </w:r>
      <w:r>
        <w:rPr>
          <w:sz w:val="24"/>
          <w:lang w:val="en-US"/>
        </w:rPr>
        <w:t>de</w:t>
      </w:r>
      <w:r>
        <w:rPr>
          <w:sz w:val="24"/>
        </w:rPr>
        <w:t xml:space="preserve"> </w:t>
      </w:r>
      <w:r>
        <w:rPr>
          <w:sz w:val="24"/>
          <w:lang w:val="en-US"/>
        </w:rPr>
        <w:t>indicativo</w:t>
      </w:r>
      <w:r>
        <w:rPr>
          <w:sz w:val="24"/>
        </w:rPr>
        <w:t xml:space="preserve">, </w:t>
      </w:r>
      <w:r>
        <w:rPr>
          <w:sz w:val="24"/>
          <w:lang w:val="en-US"/>
        </w:rPr>
        <w:t>imperativo</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Temo</w:t>
      </w:r>
      <w:r>
        <w:rPr>
          <w:sz w:val="24"/>
          <w:lang w:val="en-US"/>
        </w:rPr>
        <w:t xml:space="preserve"> que Josefina no </w:t>
      </w:r>
      <w:r>
        <w:rPr>
          <w:b/>
          <w:bCs/>
          <w:sz w:val="24"/>
          <w:lang w:val="en-US"/>
        </w:rPr>
        <w:t>haya prevenido</w:t>
      </w:r>
      <w:r>
        <w:rPr>
          <w:sz w:val="24"/>
          <w:lang w:val="en-US"/>
        </w:rPr>
        <w:t xml:space="preserve"> a nadie.           </w:t>
      </w:r>
      <w:r>
        <w:rPr>
          <w:sz w:val="24"/>
        </w:rPr>
        <w:t>Я боюсь, что Хосефина никого не предупредила.</w:t>
      </w:r>
    </w:p>
    <w:p>
      <w:pPr>
        <w:pStyle w:val="Normal1"/>
        <w:spacing w:lineRule="auto" w:line="240"/>
        <w:ind w:firstLine="284" w:end="0"/>
        <w:rPr/>
      </w:pPr>
      <w:r>
        <w:rPr>
          <w:sz w:val="24"/>
          <w:lang w:val="en-US"/>
        </w:rPr>
        <w:t>Carm</w:t>
      </w:r>
      <w:r>
        <w:rPr>
          <w:sz w:val="24"/>
        </w:rPr>
        <w:t>е</w:t>
      </w:r>
      <w:r>
        <w:rPr>
          <w:sz w:val="24"/>
          <w:lang w:val="en-US"/>
        </w:rPr>
        <w:t xml:space="preserve">n, </w:t>
      </w:r>
      <w:r>
        <w:rPr>
          <w:i/>
          <w:iCs/>
          <w:sz w:val="24"/>
          <w:lang w:val="en-US"/>
        </w:rPr>
        <w:t>discúlpame</w:t>
      </w:r>
      <w:r>
        <w:rPr>
          <w:sz w:val="24"/>
          <w:lang w:val="en-US"/>
        </w:rPr>
        <w:t xml:space="preserve"> que </w:t>
      </w:r>
      <w:r>
        <w:rPr>
          <w:b/>
          <w:bCs/>
          <w:sz w:val="24"/>
          <w:lang w:val="en-US"/>
        </w:rPr>
        <w:t>me haya demorado</w:t>
      </w:r>
      <w:r>
        <w:rPr>
          <w:sz w:val="24"/>
          <w:lang w:val="en-US"/>
        </w:rPr>
        <w:t xml:space="preserve">.             </w:t>
      </w:r>
      <w:r>
        <w:rPr>
          <w:sz w:val="24"/>
        </w:rPr>
        <w:t>Кармен, прости мена за то, что я задержался.</w:t>
      </w:r>
    </w:p>
    <w:p>
      <w:pPr>
        <w:pStyle w:val="Normal1"/>
        <w:spacing w:lineRule="auto" w:line="240"/>
        <w:ind w:firstLine="284" w:end="0"/>
        <w:rPr/>
      </w:pPr>
      <w:r>
        <w:rPr>
          <w:sz w:val="24"/>
          <w:lang w:val="en-US"/>
        </w:rPr>
        <w:t>Tod</w:t>
      </w:r>
      <w:r>
        <w:rPr>
          <w:sz w:val="24"/>
        </w:rPr>
        <w:t xml:space="preserve">о </w:t>
      </w:r>
      <w:r>
        <w:rPr>
          <w:sz w:val="24"/>
          <w:lang w:val="en-US"/>
        </w:rPr>
        <w:t>eso</w:t>
      </w:r>
      <w:r>
        <w:rPr>
          <w:sz w:val="24"/>
        </w:rPr>
        <w:t xml:space="preserve"> </w:t>
      </w:r>
      <w:r>
        <w:rPr>
          <w:sz w:val="24"/>
          <w:lang w:val="en-US"/>
        </w:rPr>
        <w:t>ocurrir</w:t>
      </w:r>
      <w:r>
        <w:rPr>
          <w:sz w:val="24"/>
        </w:rPr>
        <w:t xml:space="preserve">á </w:t>
      </w:r>
      <w:r>
        <w:rPr>
          <w:sz w:val="24"/>
          <w:lang w:val="en-US"/>
        </w:rPr>
        <w:t>despu</w:t>
      </w:r>
      <w:r>
        <w:rPr>
          <w:sz w:val="24"/>
        </w:rPr>
        <w:t>é</w:t>
      </w:r>
      <w:r>
        <w:rPr>
          <w:sz w:val="24"/>
          <w:lang w:val="en-US"/>
        </w:rPr>
        <w:t>s</w:t>
      </w:r>
      <w:r>
        <w:rPr>
          <w:sz w:val="24"/>
        </w:rPr>
        <w:t xml:space="preserve"> </w:t>
      </w:r>
      <w:r>
        <w:rPr>
          <w:sz w:val="24"/>
          <w:lang w:val="en-US"/>
        </w:rPr>
        <w:t>de</w:t>
      </w:r>
      <w:r>
        <w:rPr>
          <w:sz w:val="24"/>
        </w:rPr>
        <w:t xml:space="preserve"> </w:t>
      </w:r>
      <w:r>
        <w:rPr>
          <w:sz w:val="24"/>
          <w:lang w:val="en-US"/>
        </w:rPr>
        <w:t>que</w:t>
      </w:r>
      <w:r>
        <w:rPr>
          <w:sz w:val="24"/>
        </w:rPr>
        <w:t xml:space="preserve">                                 Все это произойдет после того, как я умру</w:t>
      </w:r>
    </w:p>
    <w:p>
      <w:pPr>
        <w:pStyle w:val="Normal1"/>
        <w:spacing w:lineRule="auto" w:line="240"/>
        <w:ind w:firstLine="709" w:end="0"/>
        <w:rPr/>
      </w:pPr>
      <w:r>
        <w:rPr>
          <w:sz w:val="24"/>
          <w:lang w:val="en-US"/>
        </w:rPr>
        <w:t>y</w:t>
      </w:r>
      <w:r>
        <w:rPr>
          <w:sz w:val="24"/>
        </w:rPr>
        <w:t>о</w:t>
      </w:r>
      <w:r>
        <w:rPr>
          <w:sz w:val="24"/>
          <w:lang w:val="en-US"/>
        </w:rPr>
        <w:t xml:space="preserve"> </w:t>
      </w:r>
      <w:r>
        <w:rPr>
          <w:b/>
          <w:bCs/>
          <w:sz w:val="24"/>
          <w:lang w:val="en-US"/>
        </w:rPr>
        <w:t>haya muerto</w:t>
      </w:r>
      <w:r>
        <w:rPr>
          <w:sz w:val="24"/>
          <w:lang w:val="en-US"/>
        </w:rPr>
        <w:t>. (V</w:t>
      </w:r>
      <w:r>
        <w:rPr>
          <w:lang w:val="en-US"/>
        </w:rPr>
        <w:t>ÁZQUEZ</w:t>
      </w:r>
      <w:r>
        <w:rPr>
          <w:sz w:val="24"/>
          <w:lang w:val="en-US"/>
        </w:rPr>
        <w:t xml:space="preserve"> M</w:t>
      </w:r>
      <w:r>
        <w:rPr>
          <w:lang w:val="en-US"/>
        </w:rPr>
        <w:t>ONTALBÁN</w:t>
      </w:r>
      <w:r>
        <w:rPr>
          <w:sz w:val="24"/>
          <w:lang w:val="en-US"/>
        </w:rPr>
        <w:t xml:space="preserve">). </w:t>
      </w:r>
    </w:p>
    <w:p>
      <w:pPr>
        <w:pStyle w:val="Normal1"/>
        <w:spacing w:lineRule="auto" w:line="240"/>
        <w:rPr/>
      </w:pPr>
      <w:r>
        <w:rPr>
          <w:sz w:val="24"/>
          <w:lang w:val="en-US"/>
        </w:rPr>
        <w:t xml:space="preserve">     </w:t>
      </w:r>
      <w:r>
        <w:rPr>
          <w:sz w:val="24"/>
          <w:lang w:val="en-US"/>
        </w:rPr>
        <w:t xml:space="preserve">Lo </w:t>
      </w:r>
      <w:r>
        <w:rPr>
          <w:i/>
          <w:iCs/>
          <w:sz w:val="24"/>
          <w:lang w:val="en-US"/>
        </w:rPr>
        <w:t>haremos</w:t>
      </w:r>
      <w:r>
        <w:rPr>
          <w:sz w:val="24"/>
          <w:lang w:val="en-US"/>
        </w:rPr>
        <w:t xml:space="preserve"> cuando </w:t>
      </w:r>
      <w:r>
        <w:rPr>
          <w:b/>
          <w:bCs/>
          <w:sz w:val="24"/>
          <w:lang w:val="en-US"/>
        </w:rPr>
        <w:t>hayamos regresado</w:t>
      </w:r>
      <w:r>
        <w:rPr>
          <w:sz w:val="24"/>
          <w:lang w:val="en-US"/>
        </w:rPr>
        <w:t xml:space="preserve"> a casa.         </w:t>
      </w:r>
      <w:r>
        <w:rPr>
          <w:sz w:val="24"/>
        </w:rPr>
        <w:t>Мы это сделаем, когда уже будем дома.</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В последнем случае можно было употребить </w:t>
      </w:r>
      <w:r>
        <w:rPr>
          <w:sz w:val="24"/>
          <w:lang w:val="en-US"/>
        </w:rPr>
        <w:t>presente</w:t>
      </w:r>
      <w:r>
        <w:rPr>
          <w:sz w:val="24"/>
        </w:rPr>
        <w:t xml:space="preserve"> </w:t>
      </w:r>
      <w:r>
        <w:rPr>
          <w:sz w:val="24"/>
          <w:lang w:val="en-US"/>
        </w:rPr>
        <w:t>de</w:t>
      </w:r>
      <w:r>
        <w:rPr>
          <w:sz w:val="24"/>
        </w:rPr>
        <w:t xml:space="preserve"> </w:t>
      </w:r>
      <w:r>
        <w:rPr>
          <w:sz w:val="24"/>
          <w:lang w:val="en-US"/>
        </w:rPr>
        <w:t>subjuntivo</w:t>
      </w:r>
      <w:r>
        <w:rPr>
          <w:sz w:val="24"/>
        </w:rPr>
        <w:t>, но тогда не была бы выражена мысль о том, что действие, переда</w:t>
        <w:softHyphen/>
        <w:t xml:space="preserve">ваемое глаголом </w:t>
      </w:r>
      <w:r>
        <w:rPr>
          <w:b/>
          <w:sz w:val="24"/>
          <w:lang w:val="en-US"/>
        </w:rPr>
        <w:t>regresar</w:t>
      </w:r>
      <w:r>
        <w:rPr>
          <w:sz w:val="24"/>
        </w:rPr>
        <w:t>, обязательно предшествует (а не происхо</w:t>
        <w:softHyphen/>
        <w:t xml:space="preserve">дит одновременно) действию глагола </w:t>
      </w:r>
      <w:r>
        <w:rPr>
          <w:b/>
          <w:sz w:val="24"/>
          <w:lang w:val="en-US"/>
        </w:rPr>
        <w:t>hacer</w:t>
      </w:r>
      <w:r>
        <w:rPr>
          <w:b/>
          <w:sz w:val="24"/>
        </w:rPr>
        <w:t>.</w:t>
      </w:r>
    </w:p>
    <w:p>
      <w:pPr>
        <w:pStyle w:val="Normal1"/>
        <w:spacing w:lineRule="auto" w:line="240"/>
        <w:ind w:firstLine="284" w:end="0"/>
        <w:rPr/>
      </w:pPr>
      <w:r>
        <w:rPr>
          <w:sz w:val="24"/>
        </w:rPr>
        <w:t xml:space="preserve">б) При употреблении в самостоятельных предложениях </w:t>
      </w:r>
      <w:r>
        <w:rPr>
          <w:sz w:val="24"/>
          <w:lang w:val="en-US"/>
        </w:rPr>
        <w:t>pret</w:t>
      </w:r>
      <w:r>
        <w:rPr>
          <w:sz w:val="24"/>
        </w:rPr>
        <w:t>é</w:t>
      </w:r>
      <w:r>
        <w:rPr>
          <w:sz w:val="24"/>
          <w:lang w:val="en-US"/>
        </w:rPr>
        <w:t>rito</w:t>
      </w:r>
      <w:r>
        <w:rPr>
          <w:sz w:val="24"/>
        </w:rPr>
        <w:t xml:space="preserve"> </w:t>
      </w:r>
      <w:r>
        <w:rPr>
          <w:sz w:val="24"/>
          <w:lang w:val="en-US"/>
        </w:rPr>
        <w:t>perfecto</w:t>
      </w:r>
      <w:r>
        <w:rPr>
          <w:sz w:val="24"/>
        </w:rPr>
        <w:t xml:space="preserve"> </w:t>
      </w:r>
      <w:r>
        <w:rPr>
          <w:sz w:val="24"/>
          <w:lang w:val="en-US"/>
        </w:rPr>
        <w:t>de</w:t>
      </w:r>
      <w:r>
        <w:rPr>
          <w:sz w:val="24"/>
        </w:rPr>
        <w:t xml:space="preserve"> </w:t>
      </w:r>
      <w:r>
        <w:rPr>
          <w:sz w:val="24"/>
          <w:lang w:val="en-US"/>
        </w:rPr>
        <w:t>subjuntivo</w:t>
      </w:r>
      <w:r>
        <w:rPr>
          <w:sz w:val="24"/>
        </w:rPr>
        <w:t xml:space="preserve"> также означает действие, </w:t>
      </w:r>
      <w:r>
        <w:rPr>
          <w:spacing w:val="20"/>
          <w:sz w:val="24"/>
        </w:rPr>
        <w:t>предшествую</w:t>
        <w:softHyphen/>
        <w:t>щее</w:t>
      </w:r>
      <w:r>
        <w:rPr>
          <w:sz w:val="24"/>
        </w:rPr>
        <w:t xml:space="preserve"> моменту высказывания:</w:t>
      </w:r>
    </w:p>
    <w:p>
      <w:pPr>
        <w:pStyle w:val="Normal1"/>
        <w:spacing w:lineRule="auto" w:line="240"/>
        <w:ind w:firstLine="284" w:end="0"/>
        <w:rPr/>
      </w:pPr>
      <w:r>
        <w:rPr>
          <w:sz w:val="24"/>
          <w:lang w:val="en-US"/>
        </w:rPr>
        <w:t xml:space="preserve">Quizás </w:t>
      </w:r>
      <w:r>
        <w:rPr>
          <w:b/>
          <w:bCs/>
          <w:sz w:val="24"/>
          <w:lang w:val="en-US"/>
        </w:rPr>
        <w:t>haya llegado</w:t>
      </w:r>
      <w:r>
        <w:rPr>
          <w:sz w:val="24"/>
          <w:lang w:val="en-US"/>
        </w:rPr>
        <w:t xml:space="preserve"> el medico.      </w:t>
      </w:r>
      <w:r>
        <w:rPr>
          <w:sz w:val="24"/>
        </w:rPr>
        <w:t>Возможно, врач уже пришел.</w:t>
      </w:r>
    </w:p>
    <w:p>
      <w:pPr>
        <w:pStyle w:val="Normal1"/>
        <w:spacing w:lineRule="auto" w:line="240"/>
        <w:ind w:firstLine="284" w:end="0"/>
        <w:rPr>
          <w:sz w:val="24"/>
        </w:rPr>
      </w:pPr>
      <w:r>
        <w:rPr>
          <w:sz w:val="24"/>
        </w:rPr>
      </w:r>
    </w:p>
    <w:p>
      <w:pPr>
        <w:pStyle w:val="Normal1"/>
        <w:spacing w:lineRule="auto" w:line="240"/>
        <w:ind w:firstLine="284" w:end="0"/>
        <w:jc w:val="center"/>
        <w:rPr/>
      </w:pPr>
      <w:r>
        <w:rPr>
          <w:i/>
          <w:sz w:val="24"/>
          <w:lang w:val="en-US"/>
        </w:rPr>
        <w:t>2. Pretérito pluscuamperfecto de subjuntivo</w:t>
      </w:r>
    </w:p>
    <w:p>
      <w:pPr>
        <w:pStyle w:val="Normal1"/>
        <w:spacing w:lineRule="auto" w:line="240"/>
        <w:ind w:firstLine="284" w:end="0"/>
        <w:rPr>
          <w:i/>
          <w:i/>
          <w:sz w:val="24"/>
          <w:lang w:val="en-US"/>
        </w:rPr>
      </w:pPr>
      <w:r>
        <w:rPr>
          <w:i/>
          <w:sz w:val="24"/>
          <w:lang w:val="en-US"/>
        </w:rPr>
      </w:r>
    </w:p>
    <w:p>
      <w:pPr>
        <w:pStyle w:val="Normal1"/>
        <w:spacing w:lineRule="auto" w:line="240"/>
        <w:ind w:firstLine="284" w:end="0"/>
        <w:rPr/>
      </w:pPr>
      <w:r>
        <w:rPr>
          <w:sz w:val="24"/>
        </w:rPr>
        <w:t>а</w:t>
      </w:r>
      <w:r>
        <w:rPr>
          <w:sz w:val="24"/>
          <w:lang w:val="en-US"/>
        </w:rPr>
        <w:t xml:space="preserve">) </w:t>
      </w:r>
      <w:r>
        <w:rPr>
          <w:sz w:val="24"/>
        </w:rPr>
        <w:t>Обе</w:t>
      </w:r>
      <w:r>
        <w:rPr>
          <w:sz w:val="24"/>
          <w:lang w:val="en-US"/>
        </w:rPr>
        <w:t xml:space="preserve"> </w:t>
      </w:r>
      <w:r>
        <w:rPr>
          <w:sz w:val="24"/>
        </w:rPr>
        <w:t>формы</w:t>
      </w:r>
      <w:r>
        <w:rPr>
          <w:sz w:val="24"/>
          <w:lang w:val="en-US"/>
        </w:rPr>
        <w:t xml:space="preserve"> (</w:t>
      </w:r>
      <w:r>
        <w:rPr>
          <w:sz w:val="24"/>
        </w:rPr>
        <w:t>на</w:t>
      </w:r>
      <w:r>
        <w:rPr>
          <w:sz w:val="24"/>
          <w:lang w:val="en-US"/>
        </w:rPr>
        <w:t xml:space="preserve"> -</w:t>
      </w:r>
      <w:r>
        <w:rPr>
          <w:b/>
          <w:sz w:val="24"/>
          <w:lang w:val="en-US"/>
        </w:rPr>
        <w:t>r</w:t>
      </w:r>
      <w:r>
        <w:rPr>
          <w:b/>
          <w:sz w:val="24"/>
        </w:rPr>
        <w:t>а</w:t>
      </w:r>
      <w:r>
        <w:rPr>
          <w:sz w:val="24"/>
          <w:lang w:val="en-US"/>
        </w:rPr>
        <w:t xml:space="preserve"> </w:t>
      </w:r>
      <w:r>
        <w:rPr>
          <w:sz w:val="24"/>
        </w:rPr>
        <w:t>и</w:t>
      </w:r>
      <w:r>
        <w:rPr>
          <w:sz w:val="24"/>
          <w:lang w:val="en-US"/>
        </w:rPr>
        <w:t xml:space="preserve"> -</w:t>
      </w:r>
      <w:r>
        <w:rPr>
          <w:b/>
          <w:sz w:val="24"/>
          <w:lang w:val="en-US"/>
        </w:rPr>
        <w:t>se</w:t>
      </w:r>
      <w:r>
        <w:rPr>
          <w:sz w:val="24"/>
          <w:lang w:val="en-US"/>
        </w:rPr>
        <w:t xml:space="preserve">) </w:t>
      </w:r>
      <w:r>
        <w:rPr>
          <w:sz w:val="24"/>
        </w:rPr>
        <w:t>употребляются</w:t>
      </w:r>
      <w:r>
        <w:rPr>
          <w:sz w:val="24"/>
          <w:lang w:val="en-US"/>
        </w:rPr>
        <w:t xml:space="preserve"> </w:t>
      </w:r>
      <w:r>
        <w:rPr>
          <w:sz w:val="24"/>
        </w:rPr>
        <w:t>в</w:t>
      </w:r>
      <w:r>
        <w:rPr>
          <w:sz w:val="24"/>
          <w:lang w:val="en-US"/>
        </w:rPr>
        <w:t xml:space="preserve"> </w:t>
      </w:r>
      <w:r>
        <w:rPr>
          <w:sz w:val="24"/>
        </w:rPr>
        <w:t>придаточном</w:t>
      </w:r>
      <w:r>
        <w:rPr>
          <w:sz w:val="24"/>
          <w:lang w:val="en-US"/>
        </w:rPr>
        <w:t xml:space="preserve"> </w:t>
      </w:r>
      <w:r>
        <w:rPr>
          <w:sz w:val="24"/>
        </w:rPr>
        <w:t>пред</w:t>
      </w:r>
      <w:r>
        <w:rPr>
          <w:sz w:val="24"/>
          <w:lang w:val="en-US"/>
        </w:rPr>
        <w:softHyphen/>
      </w:r>
      <w:r>
        <w:rPr>
          <w:sz w:val="24"/>
        </w:rPr>
        <w:t>ложении</w:t>
      </w:r>
      <w:r>
        <w:rPr>
          <w:sz w:val="24"/>
          <w:lang w:val="en-US"/>
        </w:rPr>
        <w:t xml:space="preserve"> </w:t>
      </w:r>
      <w:r>
        <w:rPr>
          <w:sz w:val="24"/>
        </w:rPr>
        <w:t>в</w:t>
      </w:r>
      <w:r>
        <w:rPr>
          <w:sz w:val="24"/>
          <w:lang w:val="en-US"/>
        </w:rPr>
        <w:t xml:space="preserve"> </w:t>
      </w:r>
      <w:r>
        <w:rPr>
          <w:sz w:val="24"/>
        </w:rPr>
        <w:t>том</w:t>
      </w:r>
      <w:r>
        <w:rPr>
          <w:sz w:val="24"/>
          <w:lang w:val="en-US"/>
        </w:rPr>
        <w:t xml:space="preserve"> </w:t>
      </w:r>
      <w:r>
        <w:rPr>
          <w:sz w:val="24"/>
        </w:rPr>
        <w:t>случае</w:t>
      </w:r>
      <w:r>
        <w:rPr>
          <w:sz w:val="24"/>
          <w:lang w:val="en-US"/>
        </w:rPr>
        <w:t xml:space="preserve">, </w:t>
      </w:r>
      <w:r>
        <w:rPr>
          <w:sz w:val="24"/>
        </w:rPr>
        <w:t>если</w:t>
      </w:r>
      <w:r>
        <w:rPr>
          <w:sz w:val="24"/>
          <w:lang w:val="en-US"/>
        </w:rPr>
        <w:t xml:space="preserve"> </w:t>
      </w:r>
      <w:r>
        <w:rPr>
          <w:sz w:val="24"/>
        </w:rPr>
        <w:t>сказуемое</w:t>
      </w:r>
      <w:r>
        <w:rPr>
          <w:sz w:val="24"/>
          <w:lang w:val="en-US"/>
        </w:rPr>
        <w:t xml:space="preserve"> </w:t>
      </w:r>
      <w:r>
        <w:rPr>
          <w:sz w:val="24"/>
        </w:rPr>
        <w:t>главного</w:t>
      </w:r>
      <w:r>
        <w:rPr>
          <w:sz w:val="24"/>
          <w:lang w:val="en-US"/>
        </w:rPr>
        <w:t xml:space="preserve"> </w:t>
      </w:r>
      <w:r>
        <w:rPr>
          <w:sz w:val="24"/>
        </w:rPr>
        <w:t>предложения</w:t>
      </w:r>
      <w:r>
        <w:rPr>
          <w:sz w:val="24"/>
          <w:lang w:val="en-US"/>
        </w:rPr>
        <w:t xml:space="preserve"> </w:t>
      </w:r>
      <w:r>
        <w:rPr>
          <w:sz w:val="24"/>
        </w:rPr>
        <w:t>стоит</w:t>
      </w:r>
      <w:r>
        <w:rPr>
          <w:sz w:val="24"/>
          <w:lang w:val="en-US"/>
        </w:rPr>
        <w:t xml:space="preserve"> </w:t>
      </w:r>
      <w:r>
        <w:rPr>
          <w:sz w:val="24"/>
        </w:rPr>
        <w:t>в</w:t>
      </w:r>
      <w:r>
        <w:rPr>
          <w:sz w:val="24"/>
          <w:lang w:val="en-US"/>
        </w:rPr>
        <w:t xml:space="preserve"> </w:t>
      </w:r>
      <w:r>
        <w:rPr>
          <w:sz w:val="24"/>
        </w:rPr>
        <w:t>одном</w:t>
      </w:r>
      <w:r>
        <w:rPr>
          <w:sz w:val="24"/>
          <w:lang w:val="en-US"/>
        </w:rPr>
        <w:t xml:space="preserve"> </w:t>
      </w:r>
      <w:r>
        <w:rPr>
          <w:sz w:val="24"/>
        </w:rPr>
        <w:t>из</w:t>
      </w:r>
      <w:r>
        <w:rPr>
          <w:sz w:val="24"/>
          <w:lang w:val="en-US"/>
        </w:rPr>
        <w:t xml:space="preserve"> </w:t>
      </w:r>
      <w:r>
        <w:rPr>
          <w:sz w:val="24"/>
        </w:rPr>
        <w:t>следующих</w:t>
      </w:r>
      <w:r>
        <w:rPr>
          <w:sz w:val="24"/>
          <w:lang w:val="en-US"/>
        </w:rPr>
        <w:t xml:space="preserve"> </w:t>
      </w:r>
      <w:r>
        <w:rPr>
          <w:sz w:val="24"/>
        </w:rPr>
        <w:t>времен</w:t>
      </w:r>
      <w:r>
        <w:rPr>
          <w:sz w:val="24"/>
          <w:lang w:val="en-US"/>
        </w:rPr>
        <w:t>: pretérito imperfecto de indicativo, pretérito indefinido de indicativo, pretérito pluscuamperfecto de indicativo, potencial imperfecto, potencial perfecto.</w:t>
      </w:r>
    </w:p>
    <w:p>
      <w:pPr>
        <w:pStyle w:val="Normal1"/>
        <w:spacing w:lineRule="auto" w:line="240"/>
        <w:ind w:firstLine="284" w:end="0"/>
        <w:rPr/>
      </w:pPr>
      <w:r>
        <w:rPr>
          <w:sz w:val="24"/>
        </w:rPr>
        <w:t xml:space="preserve">В этих случаях формы preterito </w:t>
      </w:r>
      <w:r>
        <w:rPr>
          <w:sz w:val="24"/>
          <w:lang w:val="en-US"/>
        </w:rPr>
        <w:t>pluscuamperfecto</w:t>
      </w:r>
      <w:r>
        <w:rPr>
          <w:sz w:val="24"/>
        </w:rPr>
        <w:t xml:space="preserve"> указывают:</w:t>
      </w:r>
    </w:p>
    <w:p>
      <w:pPr>
        <w:pStyle w:val="Normal1"/>
        <w:spacing w:lineRule="auto" w:line="240"/>
        <w:ind w:firstLine="284" w:end="0"/>
        <w:rPr/>
      </w:pPr>
      <w:r>
        <w:rPr>
          <w:sz w:val="24"/>
        </w:rPr>
        <w:t xml:space="preserve">1) на </w:t>
      </w:r>
      <w:r>
        <w:rPr>
          <w:spacing w:val="20"/>
          <w:sz w:val="24"/>
        </w:rPr>
        <w:t>предполагаемое</w:t>
      </w:r>
      <w:r>
        <w:rPr>
          <w:sz w:val="24"/>
        </w:rPr>
        <w:t xml:space="preserve">, возможное и т. п. действие, которое мыслится как законченное, совершенное в </w:t>
      </w:r>
      <w:r>
        <w:rPr>
          <w:spacing w:val="20"/>
          <w:sz w:val="24"/>
        </w:rPr>
        <w:t>прошедшем</w:t>
      </w:r>
      <w:r>
        <w:rPr>
          <w:sz w:val="24"/>
        </w:rPr>
        <w:t xml:space="preserve"> и предшествующее другому действию в прошлом:</w:t>
      </w:r>
    </w:p>
    <w:p>
      <w:pPr>
        <w:pStyle w:val="Normal1"/>
        <w:spacing w:lineRule="auto" w:line="240"/>
        <w:ind w:firstLine="284" w:end="0"/>
        <w:rPr/>
      </w:pPr>
      <w:r>
        <w:rPr>
          <w:sz w:val="24"/>
        </w:rPr>
        <w:t>(</w:t>
      </w:r>
      <w:r>
        <w:rPr>
          <w:sz w:val="24"/>
          <w:lang w:val="en-US"/>
        </w:rPr>
        <w:t>Don</w:t>
      </w:r>
      <w:r>
        <w:rPr>
          <w:sz w:val="24"/>
        </w:rPr>
        <w:t xml:space="preserve"> </w:t>
      </w:r>
      <w:r>
        <w:rPr>
          <w:sz w:val="24"/>
          <w:lang w:val="en-US"/>
        </w:rPr>
        <w:t>Mateo</w:t>
      </w:r>
      <w:r>
        <w:rPr>
          <w:sz w:val="24"/>
        </w:rPr>
        <w:t xml:space="preserve">) </w:t>
      </w:r>
      <w:r>
        <w:rPr>
          <w:i/>
          <w:iCs/>
          <w:sz w:val="24"/>
          <w:lang w:val="en-US"/>
        </w:rPr>
        <w:t>tem</w:t>
      </w:r>
      <w:r>
        <w:rPr>
          <w:i/>
          <w:iCs/>
          <w:sz w:val="24"/>
        </w:rPr>
        <w:t>í</w:t>
      </w:r>
      <w:r>
        <w:rPr>
          <w:i/>
          <w:iCs/>
          <w:sz w:val="24"/>
          <w:lang w:val="en-US"/>
        </w:rPr>
        <w:t>a</w:t>
      </w:r>
      <w:r>
        <w:rPr>
          <w:sz w:val="24"/>
        </w:rPr>
        <w:t xml:space="preserve"> </w:t>
      </w:r>
      <w:r>
        <w:rPr>
          <w:sz w:val="24"/>
          <w:lang w:val="en-US"/>
        </w:rPr>
        <w:t>que</w:t>
      </w:r>
      <w:r>
        <w:rPr>
          <w:sz w:val="24"/>
        </w:rPr>
        <w:t xml:space="preserve"> </w:t>
      </w:r>
      <w:r>
        <w:rPr>
          <w:sz w:val="24"/>
          <w:lang w:val="en-US"/>
        </w:rPr>
        <w:t>el</w:t>
      </w:r>
      <w:r>
        <w:rPr>
          <w:sz w:val="24"/>
        </w:rPr>
        <w:t xml:space="preserve"> </w:t>
      </w:r>
      <w:r>
        <w:rPr>
          <w:sz w:val="24"/>
          <w:lang w:val="en-US"/>
        </w:rPr>
        <w:t>conde</w:t>
      </w:r>
      <w:r>
        <w:rPr>
          <w:sz w:val="24"/>
        </w:rPr>
        <w:t xml:space="preserve">                             Дон Матео боялся, как бы граф</w:t>
      </w:r>
    </w:p>
    <w:p>
      <w:pPr>
        <w:pStyle w:val="Normal1"/>
        <w:spacing w:lineRule="auto" w:line="240"/>
        <w:ind w:firstLine="709" w:end="0"/>
        <w:rPr/>
      </w:pPr>
      <w:r>
        <w:rPr>
          <w:b/>
          <w:bCs/>
          <w:sz w:val="24"/>
          <w:lang w:val="en-US"/>
        </w:rPr>
        <w:t>se lo hubiera tenido</w:t>
      </w:r>
      <w:r>
        <w:rPr>
          <w:sz w:val="24"/>
          <w:lang w:val="en-US"/>
        </w:rPr>
        <w:t xml:space="preserve"> a mal.                                      </w:t>
      </w:r>
    </w:p>
    <w:p>
      <w:pPr>
        <w:pStyle w:val="Normal1"/>
        <w:spacing w:lineRule="auto" w:line="240"/>
        <w:ind w:firstLine="709" w:end="0"/>
        <w:rPr>
          <w:sz w:val="24"/>
        </w:rPr>
      </w:pPr>
      <w:r>
        <w:rPr>
          <w:sz w:val="24"/>
        </w:rPr>
        <w:t>уже не истолковал это превратно.</w:t>
      </w:r>
    </w:p>
    <w:p>
      <w:pPr>
        <w:pStyle w:val="Normal1"/>
        <w:spacing w:lineRule="auto" w:line="240"/>
        <w:ind w:firstLine="709" w:end="0"/>
        <w:rPr/>
      </w:pPr>
      <w:r>
        <w:rPr>
          <w:sz w:val="24"/>
        </w:rPr>
        <w:t>(</w:t>
      </w:r>
      <w:r>
        <w:rPr>
          <w:sz w:val="24"/>
          <w:lang w:val="en-US"/>
        </w:rPr>
        <w:t>R</w:t>
      </w:r>
      <w:r>
        <w:rPr>
          <w:sz w:val="24"/>
        </w:rPr>
        <w:t>.</w:t>
      </w:r>
      <w:r>
        <w:rPr>
          <w:sz w:val="24"/>
          <w:lang w:val="en-US"/>
        </w:rPr>
        <w:t>M</w:t>
      </w:r>
      <w:r>
        <w:rPr>
          <w:lang w:val="en-US"/>
        </w:rPr>
        <w:t>EZA</w:t>
      </w:r>
      <w:r>
        <w:rPr>
          <w:sz w:val="24"/>
        </w:rPr>
        <w:t xml:space="preserve">) </w:t>
      </w:r>
    </w:p>
    <w:p>
      <w:pPr>
        <w:pStyle w:val="Normal1"/>
        <w:spacing w:lineRule="auto" w:line="240"/>
        <w:ind w:firstLine="284" w:end="0"/>
        <w:rPr/>
      </w:pPr>
      <w:r>
        <w:rPr>
          <w:sz w:val="24"/>
          <w:lang w:val="en-US"/>
        </w:rPr>
        <w:t>Su</w:t>
      </w:r>
      <w:r>
        <w:rPr>
          <w:sz w:val="24"/>
        </w:rPr>
        <w:t xml:space="preserve"> </w:t>
      </w:r>
      <w:r>
        <w:rPr>
          <w:sz w:val="24"/>
          <w:lang w:val="en-US"/>
        </w:rPr>
        <w:t>madre</w:t>
      </w:r>
      <w:r>
        <w:rPr>
          <w:sz w:val="24"/>
        </w:rPr>
        <w:t xml:space="preserve"> </w:t>
      </w:r>
      <w:r>
        <w:rPr>
          <w:i/>
          <w:iCs/>
          <w:sz w:val="24"/>
          <w:lang w:val="en-US"/>
        </w:rPr>
        <w:t>muri</w:t>
      </w:r>
      <w:r>
        <w:rPr>
          <w:i/>
          <w:iCs/>
          <w:sz w:val="24"/>
        </w:rPr>
        <w:t>ó</w:t>
      </w:r>
      <w:r>
        <w:rPr>
          <w:sz w:val="24"/>
        </w:rPr>
        <w:t xml:space="preserve"> </w:t>
      </w:r>
      <w:r>
        <w:rPr>
          <w:sz w:val="24"/>
          <w:lang w:val="en-US"/>
        </w:rPr>
        <w:t>antes</w:t>
      </w:r>
      <w:r>
        <w:rPr>
          <w:sz w:val="24"/>
        </w:rPr>
        <w:t xml:space="preserve"> </w:t>
      </w:r>
      <w:r>
        <w:rPr>
          <w:sz w:val="24"/>
          <w:lang w:val="en-US"/>
        </w:rPr>
        <w:t>de</w:t>
      </w:r>
      <w:r>
        <w:rPr>
          <w:sz w:val="24"/>
        </w:rPr>
        <w:t xml:space="preserve"> </w:t>
      </w:r>
      <w:r>
        <w:rPr>
          <w:sz w:val="24"/>
          <w:lang w:val="en-US"/>
        </w:rPr>
        <w:t>que</w:t>
      </w:r>
      <w:r>
        <w:rPr>
          <w:sz w:val="24"/>
        </w:rPr>
        <w:t xml:space="preserve"> é</w:t>
      </w:r>
      <w:r>
        <w:rPr>
          <w:sz w:val="24"/>
          <w:lang w:val="en-US"/>
        </w:rPr>
        <w:t>l</w:t>
      </w:r>
      <w:r>
        <w:rPr>
          <w:sz w:val="24"/>
        </w:rPr>
        <w:t xml:space="preserve">                              Его мать умерла, когда ему еще</w:t>
      </w:r>
    </w:p>
    <w:p>
      <w:pPr>
        <w:pStyle w:val="Normal1"/>
        <w:spacing w:lineRule="auto" w:line="240"/>
        <w:ind w:firstLine="709" w:end="0"/>
        <w:rPr/>
      </w:pPr>
      <w:r>
        <w:rPr>
          <w:b/>
          <w:bCs/>
          <w:sz w:val="24"/>
          <w:lang w:val="en-US"/>
        </w:rPr>
        <w:t xml:space="preserve">hubiese cumplido </w:t>
      </w:r>
      <w:r>
        <w:rPr>
          <w:sz w:val="24"/>
          <w:lang w:val="en-US"/>
        </w:rPr>
        <w:t xml:space="preserve">los dos años.                                </w:t>
      </w:r>
      <w:r>
        <w:rPr>
          <w:sz w:val="24"/>
        </w:rPr>
        <w:t>не исполнилось и двух лет.</w:t>
      </w:r>
    </w:p>
    <w:p>
      <w:pPr>
        <w:pStyle w:val="Normal1"/>
        <w:spacing w:lineRule="auto" w:line="240"/>
        <w:ind w:firstLine="709" w:end="0"/>
        <w:rPr/>
      </w:pPr>
      <w:r>
        <w:rPr>
          <w:sz w:val="24"/>
        </w:rPr>
        <w:t>(</w:t>
      </w:r>
      <w:r>
        <w:rPr>
          <w:sz w:val="24"/>
          <w:lang w:val="en-US"/>
        </w:rPr>
        <w:t>L</w:t>
      </w:r>
      <w:r>
        <w:rPr>
          <w:sz w:val="24"/>
        </w:rPr>
        <w:t xml:space="preserve">. </w:t>
      </w:r>
      <w:r>
        <w:rPr>
          <w:sz w:val="24"/>
          <w:lang w:val="en-US"/>
        </w:rPr>
        <w:t>C</w:t>
      </w:r>
      <w:r>
        <w:rPr>
          <w:lang w:val="en-US"/>
        </w:rPr>
        <w:t>ARN</w:t>
      </w:r>
      <w:r>
        <w:rPr/>
        <w:t>É</w:t>
      </w:r>
      <w:r>
        <w:rPr>
          <w:lang w:val="en-US"/>
        </w:rPr>
        <w:t>S</w:t>
      </w:r>
      <w:r>
        <w:rPr>
          <w:sz w:val="24"/>
        </w:rPr>
        <w:t>)</w:t>
      </w:r>
    </w:p>
    <w:p>
      <w:pPr>
        <w:pStyle w:val="Normal1"/>
        <w:spacing w:lineRule="auto" w:line="240"/>
        <w:ind w:firstLine="284" w:end="0"/>
        <w:rPr/>
      </w:pPr>
      <w:r>
        <w:rPr>
          <w:i/>
          <w:iCs/>
          <w:sz w:val="24"/>
          <w:lang w:val="en-US"/>
        </w:rPr>
        <w:t>Hab</w:t>
      </w:r>
      <w:r>
        <w:rPr>
          <w:i/>
          <w:iCs/>
          <w:sz w:val="24"/>
        </w:rPr>
        <w:t>í</w:t>
      </w:r>
      <w:r>
        <w:rPr>
          <w:i/>
          <w:iCs/>
          <w:sz w:val="24"/>
          <w:lang w:val="en-US"/>
        </w:rPr>
        <w:t>a</w:t>
      </w:r>
      <w:r>
        <w:rPr>
          <w:i/>
          <w:iCs/>
          <w:sz w:val="24"/>
        </w:rPr>
        <w:t xml:space="preserve"> </w:t>
      </w:r>
      <w:r>
        <w:rPr>
          <w:i/>
          <w:iCs/>
          <w:sz w:val="24"/>
          <w:lang w:val="en-US"/>
        </w:rPr>
        <w:t>sentido</w:t>
      </w:r>
      <w:r>
        <w:rPr>
          <w:sz w:val="24"/>
        </w:rPr>
        <w:t xml:space="preserve"> </w:t>
      </w:r>
      <w:r>
        <w:rPr>
          <w:sz w:val="24"/>
          <w:lang w:val="en-US"/>
        </w:rPr>
        <w:t>un</w:t>
      </w:r>
      <w:r>
        <w:rPr>
          <w:sz w:val="24"/>
        </w:rPr>
        <w:t xml:space="preserve"> </w:t>
      </w:r>
      <w:r>
        <w:rPr>
          <w:sz w:val="24"/>
          <w:lang w:val="en-US"/>
        </w:rPr>
        <w:t>malestar</w:t>
      </w:r>
      <w:r>
        <w:rPr>
          <w:sz w:val="24"/>
        </w:rPr>
        <w:t xml:space="preserve"> </w:t>
      </w:r>
      <w:r>
        <w:rPr>
          <w:sz w:val="24"/>
          <w:lang w:val="en-US"/>
        </w:rPr>
        <w:t>extra</w:t>
      </w:r>
      <w:r>
        <w:rPr>
          <w:sz w:val="24"/>
        </w:rPr>
        <w:t>ñ</w:t>
      </w:r>
      <w:r>
        <w:rPr>
          <w:sz w:val="24"/>
          <w:lang w:val="en-US"/>
        </w:rPr>
        <w:t>o</w:t>
      </w:r>
      <w:r>
        <w:rPr>
          <w:sz w:val="24"/>
        </w:rPr>
        <w:t xml:space="preserve">,                         Его охватила странная слабость, </w:t>
      </w:r>
    </w:p>
    <w:p>
      <w:pPr>
        <w:pStyle w:val="Normal1"/>
        <w:spacing w:lineRule="auto" w:line="240"/>
        <w:ind w:firstLine="709" w:end="0"/>
        <w:rPr/>
      </w:pPr>
      <w:r>
        <w:rPr>
          <w:sz w:val="24"/>
          <w:lang w:val="en-US"/>
        </w:rPr>
        <w:t>como</w:t>
      </w:r>
      <w:r>
        <w:rPr>
          <w:sz w:val="24"/>
        </w:rPr>
        <w:t xml:space="preserve"> </w:t>
      </w:r>
      <w:r>
        <w:rPr>
          <w:sz w:val="24"/>
          <w:lang w:val="en-US"/>
        </w:rPr>
        <w:t>si</w:t>
      </w:r>
      <w:r>
        <w:rPr>
          <w:sz w:val="24"/>
        </w:rPr>
        <w:t xml:space="preserve"> </w:t>
      </w:r>
      <w:r>
        <w:rPr>
          <w:sz w:val="24"/>
          <w:lang w:val="en-US"/>
        </w:rPr>
        <w:t>le</w:t>
      </w:r>
      <w:r>
        <w:rPr>
          <w:sz w:val="24"/>
        </w:rPr>
        <w:t xml:space="preserve"> </w:t>
      </w:r>
      <w:r>
        <w:rPr>
          <w:b/>
          <w:bCs/>
          <w:sz w:val="24"/>
          <w:lang w:val="en-US"/>
        </w:rPr>
        <w:t>hubiesen</w:t>
      </w:r>
      <w:r>
        <w:rPr>
          <w:b/>
          <w:bCs/>
          <w:sz w:val="24"/>
        </w:rPr>
        <w:t xml:space="preserve"> </w:t>
      </w:r>
      <w:r>
        <w:rPr>
          <w:b/>
          <w:bCs/>
          <w:sz w:val="24"/>
          <w:lang w:val="en-US"/>
        </w:rPr>
        <w:t>atravesado</w:t>
      </w:r>
      <w:r>
        <w:rPr>
          <w:sz w:val="24"/>
        </w:rPr>
        <w:t xml:space="preserve">                              точно его сердце проткнули </w:t>
      </w:r>
    </w:p>
    <w:p>
      <w:pPr>
        <w:pStyle w:val="Normal1"/>
        <w:spacing w:lineRule="auto" w:line="240"/>
        <w:ind w:firstLine="709" w:end="0"/>
        <w:rPr/>
      </w:pPr>
      <w:r>
        <w:rPr>
          <w:sz w:val="24"/>
          <w:lang w:val="en-US"/>
        </w:rPr>
        <w:t xml:space="preserve">el corazòn con una aguja de                                      </w:t>
      </w:r>
      <w:r>
        <w:rPr>
          <w:sz w:val="24"/>
        </w:rPr>
        <w:t>ледяной</w:t>
      </w:r>
      <w:r>
        <w:rPr>
          <w:sz w:val="24"/>
          <w:lang w:val="en-US"/>
        </w:rPr>
        <w:t xml:space="preserve"> </w:t>
      </w:r>
      <w:r>
        <w:rPr>
          <w:sz w:val="24"/>
        </w:rPr>
        <w:t>иглой</w:t>
      </w:r>
      <w:r>
        <w:rPr>
          <w:sz w:val="24"/>
          <w:lang w:val="en-US"/>
        </w:rPr>
        <w:t xml:space="preserve">. </w:t>
      </w:r>
    </w:p>
    <w:p>
      <w:pPr>
        <w:pStyle w:val="Normal1"/>
        <w:spacing w:lineRule="auto" w:line="240"/>
        <w:ind w:firstLine="709" w:end="0"/>
        <w:rPr/>
      </w:pPr>
      <w:r>
        <w:rPr>
          <w:sz w:val="24"/>
          <w:lang w:val="en-US"/>
        </w:rPr>
        <w:t>hielo.(B.L</w:t>
      </w:r>
      <w:r>
        <w:rPr>
          <w:lang w:val="en-US"/>
        </w:rPr>
        <w:t>ILLO</w:t>
      </w:r>
      <w:r>
        <w:rPr>
          <w:sz w:val="24"/>
          <w:lang w:val="en-US"/>
        </w:rPr>
        <w:t>)</w:t>
      </w:r>
    </w:p>
    <w:p>
      <w:pPr>
        <w:pStyle w:val="Normal1"/>
        <w:spacing w:lineRule="auto" w:line="240"/>
        <w:ind w:firstLine="284" w:end="0"/>
        <w:rPr/>
      </w:pPr>
      <w:r>
        <w:rPr>
          <w:sz w:val="24"/>
        </w:rPr>
        <w:t xml:space="preserve">2) на </w:t>
      </w:r>
      <w:r>
        <w:rPr>
          <w:spacing w:val="20"/>
          <w:sz w:val="24"/>
        </w:rPr>
        <w:t>предположительное</w:t>
      </w:r>
      <w:r>
        <w:rPr>
          <w:sz w:val="24"/>
        </w:rPr>
        <w:t xml:space="preserve">, возможное действие, которое мыслится как </w:t>
      </w:r>
      <w:r>
        <w:rPr>
          <w:spacing w:val="20"/>
          <w:sz w:val="24"/>
        </w:rPr>
        <w:t>будущее</w:t>
      </w:r>
      <w:r>
        <w:rPr>
          <w:sz w:val="24"/>
        </w:rPr>
        <w:t xml:space="preserve"> в плане прошедшего и </w:t>
      </w:r>
      <w:r>
        <w:rPr>
          <w:spacing w:val="20"/>
          <w:sz w:val="24"/>
        </w:rPr>
        <w:t>предшествуе</w:t>
      </w:r>
      <w:r>
        <w:rPr>
          <w:sz w:val="24"/>
        </w:rPr>
        <w:t>т другому будущему в прошедшем:</w:t>
      </w:r>
    </w:p>
    <w:p>
      <w:pPr>
        <w:pStyle w:val="Normal1"/>
        <w:spacing w:lineRule="auto" w:line="240"/>
        <w:ind w:firstLine="284" w:end="0"/>
        <w:rPr/>
      </w:pPr>
      <w:r>
        <w:rPr>
          <w:sz w:val="24"/>
          <w:lang w:val="en-US"/>
        </w:rPr>
        <w:t>El</w:t>
      </w:r>
      <w:r>
        <w:rPr>
          <w:sz w:val="24"/>
        </w:rPr>
        <w:t xml:space="preserve"> </w:t>
      </w:r>
      <w:r>
        <w:rPr>
          <w:sz w:val="24"/>
          <w:lang w:val="en-US"/>
        </w:rPr>
        <w:t>cuchillo</w:t>
      </w:r>
      <w:r>
        <w:rPr>
          <w:sz w:val="24"/>
        </w:rPr>
        <w:t xml:space="preserve"> </w:t>
      </w:r>
      <w:r>
        <w:rPr>
          <w:b/>
          <w:bCs/>
          <w:sz w:val="24"/>
          <w:lang w:val="en-US"/>
        </w:rPr>
        <w:t>se</w:t>
      </w:r>
      <w:r>
        <w:rPr>
          <w:b/>
          <w:bCs/>
          <w:sz w:val="24"/>
        </w:rPr>
        <w:t xml:space="preserve"> </w:t>
      </w:r>
      <w:r>
        <w:rPr>
          <w:b/>
          <w:bCs/>
          <w:sz w:val="24"/>
          <w:lang w:val="en-US"/>
        </w:rPr>
        <w:t>te</w:t>
      </w:r>
      <w:r>
        <w:rPr>
          <w:b/>
          <w:bCs/>
          <w:sz w:val="24"/>
        </w:rPr>
        <w:t xml:space="preserve"> </w:t>
      </w:r>
      <w:r>
        <w:rPr>
          <w:b/>
          <w:bCs/>
          <w:sz w:val="24"/>
          <w:lang w:val="en-US"/>
        </w:rPr>
        <w:t>hubiera</w:t>
      </w:r>
      <w:r>
        <w:rPr>
          <w:sz w:val="24"/>
        </w:rPr>
        <w:t xml:space="preserve"> </w:t>
      </w:r>
      <w:r>
        <w:rPr>
          <w:b/>
          <w:bCs/>
          <w:sz w:val="24"/>
          <w:lang w:val="en-US"/>
        </w:rPr>
        <w:t>ca</w:t>
      </w:r>
      <w:r>
        <w:rPr>
          <w:b/>
          <w:bCs/>
          <w:sz w:val="24"/>
        </w:rPr>
        <w:t>í</w:t>
      </w:r>
      <w:r>
        <w:rPr>
          <w:b/>
          <w:bCs/>
          <w:sz w:val="24"/>
          <w:lang w:val="en-US"/>
        </w:rPr>
        <w:t>do</w:t>
      </w:r>
      <w:r>
        <w:rPr>
          <w:sz w:val="24"/>
        </w:rPr>
        <w:t xml:space="preserve"> </w:t>
      </w:r>
      <w:r>
        <w:rPr>
          <w:sz w:val="24"/>
          <w:lang w:val="en-US"/>
        </w:rPr>
        <w:t>de</w:t>
      </w:r>
      <w:r>
        <w:rPr>
          <w:sz w:val="24"/>
        </w:rPr>
        <w:t xml:space="preserve">                           Нож выпал бы у тебя из рук, и </w:t>
      </w:r>
    </w:p>
    <w:p>
      <w:pPr>
        <w:pStyle w:val="Normal1"/>
        <w:spacing w:lineRule="auto" w:line="240"/>
        <w:ind w:firstLine="709" w:end="0"/>
        <w:rPr/>
      </w:pPr>
      <w:r>
        <w:rPr>
          <w:sz w:val="24"/>
          <w:lang w:val="en-US"/>
        </w:rPr>
        <w:t>las</w:t>
      </w:r>
      <w:r>
        <w:rPr>
          <w:sz w:val="24"/>
        </w:rPr>
        <w:t xml:space="preserve"> </w:t>
      </w:r>
      <w:r>
        <w:rPr>
          <w:sz w:val="24"/>
          <w:lang w:val="en-US"/>
        </w:rPr>
        <w:t>manos</w:t>
      </w:r>
      <w:r>
        <w:rPr>
          <w:sz w:val="24"/>
        </w:rPr>
        <w:t xml:space="preserve">, у </w:t>
      </w:r>
      <w:r>
        <w:rPr>
          <w:sz w:val="24"/>
          <w:lang w:val="en-US"/>
        </w:rPr>
        <w:t>no</w:t>
      </w:r>
      <w:r>
        <w:rPr>
          <w:sz w:val="24"/>
        </w:rPr>
        <w:t xml:space="preserve"> </w:t>
      </w:r>
      <w:r>
        <w:rPr>
          <w:i/>
          <w:iCs/>
          <w:sz w:val="24"/>
          <w:lang w:val="en-US"/>
        </w:rPr>
        <w:t>habr</w:t>
      </w:r>
      <w:r>
        <w:rPr>
          <w:i/>
          <w:iCs/>
          <w:sz w:val="24"/>
        </w:rPr>
        <w:t>í</w:t>
      </w:r>
      <w:r>
        <w:rPr>
          <w:i/>
          <w:iCs/>
          <w:sz w:val="24"/>
          <w:lang w:val="en-US"/>
        </w:rPr>
        <w:t>as</w:t>
      </w:r>
      <w:r>
        <w:rPr>
          <w:i/>
          <w:iCs/>
          <w:sz w:val="24"/>
        </w:rPr>
        <w:t xml:space="preserve"> </w:t>
      </w:r>
      <w:r>
        <w:rPr>
          <w:i/>
          <w:iCs/>
          <w:sz w:val="24"/>
          <w:lang w:val="en-US"/>
        </w:rPr>
        <w:t>manchado</w:t>
      </w:r>
      <w:r>
        <w:rPr>
          <w:sz w:val="24"/>
        </w:rPr>
        <w:t xml:space="preserve">                          ты бы не запятнал себя кровью</w:t>
      </w:r>
    </w:p>
    <w:p>
      <w:pPr>
        <w:pStyle w:val="Normal1"/>
        <w:spacing w:lineRule="auto" w:line="240"/>
        <w:ind w:firstLine="709" w:end="0"/>
        <w:rPr/>
      </w:pPr>
      <w:r>
        <w:rPr>
          <w:sz w:val="24"/>
          <w:lang w:val="en-US"/>
        </w:rPr>
        <w:t xml:space="preserve">tu pureza con la sangre de                                         </w:t>
      </w:r>
      <w:r>
        <w:rPr>
          <w:sz w:val="24"/>
        </w:rPr>
        <w:t>ближнего</w:t>
      </w:r>
      <w:r>
        <w:rPr>
          <w:sz w:val="24"/>
          <w:lang w:val="en-US"/>
        </w:rPr>
        <w:t xml:space="preserve">. </w:t>
      </w:r>
    </w:p>
    <w:p>
      <w:pPr>
        <w:pStyle w:val="Normal1"/>
        <w:spacing w:lineRule="auto" w:line="240"/>
        <w:ind w:firstLine="709" w:end="0"/>
        <w:rPr/>
      </w:pPr>
      <w:r>
        <w:rPr>
          <w:sz w:val="24"/>
          <w:lang w:val="en-US"/>
        </w:rPr>
        <w:t>un semejante. (P</w:t>
      </w:r>
      <w:r>
        <w:rPr>
          <w:lang w:val="en-US"/>
        </w:rPr>
        <w:t>ÉREZ</w:t>
      </w:r>
      <w:r>
        <w:rPr>
          <w:sz w:val="24"/>
          <w:lang w:val="en-US"/>
        </w:rPr>
        <w:t xml:space="preserve"> G</w:t>
      </w:r>
      <w:r>
        <w:rPr>
          <w:lang w:val="en-US"/>
        </w:rPr>
        <w:t>ALDÓS</w:t>
      </w:r>
      <w:r>
        <w:rPr>
          <w:sz w:val="24"/>
          <w:lang w:val="en-US"/>
        </w:rPr>
        <w:t xml:space="preserve">)                       </w:t>
      </w:r>
    </w:p>
    <w:p>
      <w:pPr>
        <w:pStyle w:val="Normal1"/>
        <w:spacing w:lineRule="auto" w:line="240"/>
        <w:ind w:firstLine="284" w:end="0"/>
        <w:rPr/>
      </w:pPr>
      <w:r>
        <w:rPr>
          <w:sz w:val="24"/>
          <w:lang w:val="en-US"/>
        </w:rPr>
        <w:t>Me</w:t>
      </w:r>
      <w:r>
        <w:rPr>
          <w:sz w:val="24"/>
        </w:rPr>
        <w:t xml:space="preserve"> </w:t>
      </w:r>
      <w:r>
        <w:rPr>
          <w:i/>
          <w:iCs/>
          <w:sz w:val="24"/>
          <w:lang w:val="en-US"/>
        </w:rPr>
        <w:t>habr</w:t>
      </w:r>
      <w:r>
        <w:rPr>
          <w:i/>
          <w:iCs/>
          <w:sz w:val="24"/>
        </w:rPr>
        <w:t>í</w:t>
      </w:r>
      <w:r>
        <w:rPr>
          <w:i/>
          <w:iCs/>
          <w:sz w:val="24"/>
          <w:lang w:val="en-US"/>
        </w:rPr>
        <w:t>a</w:t>
      </w:r>
      <w:r>
        <w:rPr>
          <w:i/>
          <w:iCs/>
          <w:sz w:val="24"/>
        </w:rPr>
        <w:t xml:space="preserve"> </w:t>
      </w:r>
      <w:r>
        <w:rPr>
          <w:i/>
          <w:iCs/>
          <w:sz w:val="24"/>
          <w:lang w:val="en-US"/>
        </w:rPr>
        <w:t>enterado</w:t>
      </w:r>
      <w:r>
        <w:rPr>
          <w:sz w:val="24"/>
        </w:rPr>
        <w:t xml:space="preserve"> </w:t>
      </w:r>
      <w:r>
        <w:rPr>
          <w:sz w:val="24"/>
          <w:lang w:val="en-US"/>
        </w:rPr>
        <w:t>aunque</w:t>
      </w:r>
      <w:r>
        <w:rPr>
          <w:sz w:val="24"/>
        </w:rPr>
        <w:t xml:space="preserve"> </w:t>
      </w:r>
      <w:r>
        <w:rPr>
          <w:sz w:val="24"/>
          <w:lang w:val="en-US"/>
        </w:rPr>
        <w:t>no</w:t>
      </w:r>
      <w:r>
        <w:rPr>
          <w:sz w:val="24"/>
        </w:rPr>
        <w:t xml:space="preserve"> </w:t>
      </w:r>
      <w:r>
        <w:rPr>
          <w:sz w:val="24"/>
          <w:lang w:val="en-US"/>
        </w:rPr>
        <w:t>me</w:t>
      </w:r>
      <w:r>
        <w:rPr>
          <w:sz w:val="24"/>
        </w:rPr>
        <w:t xml:space="preserve"> </w:t>
      </w:r>
      <w:r>
        <w:rPr>
          <w:sz w:val="24"/>
          <w:lang w:val="en-US"/>
        </w:rPr>
        <w:t>lo</w:t>
      </w:r>
      <w:r>
        <w:rPr>
          <w:sz w:val="24"/>
        </w:rPr>
        <w:t xml:space="preserve">                        Я бы (все равно) узнал об этом,</w:t>
      </w:r>
    </w:p>
    <w:p>
      <w:pPr>
        <w:pStyle w:val="Normal1"/>
        <w:spacing w:lineRule="auto" w:line="240"/>
        <w:ind w:firstLine="709" w:end="0"/>
        <w:rPr/>
      </w:pPr>
      <w:r>
        <w:rPr>
          <w:b/>
          <w:bCs/>
          <w:sz w:val="24"/>
          <w:lang w:val="en-US"/>
        </w:rPr>
        <w:t>hubieras dicho</w:t>
      </w:r>
      <w:r>
        <w:rPr>
          <w:sz w:val="24"/>
          <w:lang w:val="en-US"/>
        </w:rPr>
        <w:t xml:space="preserve"> tú. </w:t>
      </w:r>
      <w:r>
        <w:rPr>
          <w:sz w:val="24"/>
        </w:rPr>
        <w:t>(</w:t>
      </w:r>
      <w:r>
        <w:rPr>
          <w:sz w:val="24"/>
          <w:lang w:val="en-US"/>
        </w:rPr>
        <w:t>M</w:t>
      </w:r>
      <w:r>
        <w:rPr>
          <w:sz w:val="24"/>
        </w:rPr>
        <w:t>.</w:t>
      </w:r>
      <w:r>
        <w:rPr>
          <w:sz w:val="24"/>
          <w:lang w:val="en-US"/>
        </w:rPr>
        <w:t>M</w:t>
      </w:r>
      <w:r>
        <w:rPr>
          <w:lang w:val="en-US"/>
        </w:rPr>
        <w:t>OLINER</w:t>
      </w:r>
      <w:r>
        <w:rPr>
          <w:sz w:val="24"/>
        </w:rPr>
        <w:t>)                               даже если бы ты мне ничего не сказал.</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3) на </w:t>
      </w:r>
      <w:r>
        <w:rPr>
          <w:spacing w:val="20"/>
          <w:sz w:val="24"/>
        </w:rPr>
        <w:t>нереальное</w:t>
      </w:r>
      <w:r>
        <w:rPr>
          <w:sz w:val="24"/>
        </w:rPr>
        <w:t xml:space="preserve"> действие, относящееся к прошедшему времени в условном предложении третьего типа (см. § 106);</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Si</w:t>
      </w:r>
      <w:r>
        <w:rPr>
          <w:sz w:val="24"/>
        </w:rPr>
        <w:t xml:space="preserve"> </w:t>
      </w:r>
      <w:r>
        <w:rPr>
          <w:b/>
          <w:bCs/>
          <w:sz w:val="24"/>
          <w:lang w:val="en-US"/>
        </w:rPr>
        <w:t>hubi</w:t>
      </w:r>
      <w:r>
        <w:rPr>
          <w:b/>
          <w:bCs/>
          <w:sz w:val="24"/>
        </w:rPr>
        <w:t>é</w:t>
      </w:r>
      <w:r>
        <w:rPr>
          <w:b/>
          <w:bCs/>
          <w:sz w:val="24"/>
          <w:lang w:val="en-US"/>
        </w:rPr>
        <w:t>ramos</w:t>
      </w:r>
      <w:r>
        <w:rPr>
          <w:b/>
          <w:bCs/>
          <w:sz w:val="24"/>
        </w:rPr>
        <w:t xml:space="preserve"> </w:t>
      </w:r>
      <w:r>
        <w:rPr>
          <w:b/>
          <w:bCs/>
          <w:sz w:val="24"/>
          <w:lang w:val="en-US"/>
        </w:rPr>
        <w:t>tenido</w:t>
      </w:r>
      <w:r>
        <w:rPr>
          <w:sz w:val="24"/>
        </w:rPr>
        <w:t xml:space="preserve"> </w:t>
      </w:r>
      <w:r>
        <w:rPr>
          <w:sz w:val="24"/>
          <w:lang w:val="en-US"/>
        </w:rPr>
        <w:t>mejores</w:t>
      </w:r>
      <w:r>
        <w:rPr>
          <w:sz w:val="24"/>
        </w:rPr>
        <w:t xml:space="preserve"> </w:t>
      </w:r>
      <w:r>
        <w:rPr>
          <w:sz w:val="24"/>
          <w:lang w:val="en-US"/>
        </w:rPr>
        <w:t>armas</w:t>
      </w:r>
      <w:r>
        <w:rPr>
          <w:sz w:val="24"/>
        </w:rPr>
        <w:t>,                          Если бы оружие у нас было лучше,</w:t>
      </w:r>
    </w:p>
    <w:p>
      <w:pPr>
        <w:pStyle w:val="Normal1"/>
        <w:spacing w:lineRule="auto" w:line="240"/>
        <w:ind w:firstLine="709" w:end="0"/>
        <w:rPr/>
      </w:pPr>
      <w:r>
        <w:rPr>
          <w:i/>
          <w:iCs/>
          <w:sz w:val="24"/>
          <w:lang w:val="en-US"/>
        </w:rPr>
        <w:t>habr</w:t>
      </w:r>
      <w:r>
        <w:rPr>
          <w:i/>
          <w:iCs/>
          <w:sz w:val="24"/>
        </w:rPr>
        <w:t>í</w:t>
      </w:r>
      <w:r>
        <w:rPr>
          <w:i/>
          <w:iCs/>
          <w:sz w:val="24"/>
          <w:lang w:val="en-US"/>
        </w:rPr>
        <w:t>amos</w:t>
      </w:r>
      <w:r>
        <w:rPr>
          <w:sz w:val="24"/>
        </w:rPr>
        <w:t xml:space="preserve"> </w:t>
      </w:r>
      <w:r>
        <w:rPr>
          <w:i/>
          <w:iCs/>
          <w:sz w:val="24"/>
          <w:lang w:val="en-US"/>
        </w:rPr>
        <w:t>hecho</w:t>
      </w:r>
      <w:r>
        <w:rPr>
          <w:sz w:val="24"/>
        </w:rPr>
        <w:t xml:space="preserve"> </w:t>
      </w:r>
      <w:r>
        <w:rPr>
          <w:sz w:val="24"/>
          <w:lang w:val="en-US"/>
        </w:rPr>
        <w:t>algo</w:t>
      </w:r>
      <w:r>
        <w:rPr>
          <w:sz w:val="24"/>
        </w:rPr>
        <w:t xml:space="preserve"> </w:t>
      </w:r>
      <w:r>
        <w:rPr>
          <w:sz w:val="24"/>
          <w:lang w:val="en-US"/>
        </w:rPr>
        <w:t>m</w:t>
      </w:r>
      <w:r>
        <w:rPr>
          <w:sz w:val="24"/>
        </w:rPr>
        <w:t>á</w:t>
      </w:r>
      <w:r>
        <w:rPr>
          <w:sz w:val="24"/>
          <w:lang w:val="en-US"/>
        </w:rPr>
        <w:t>s</w:t>
      </w:r>
      <w:r>
        <w:rPr>
          <w:sz w:val="24"/>
        </w:rPr>
        <w:t xml:space="preserve">                                            мы бы сделали гораздо </w:t>
      </w:r>
    </w:p>
    <w:p>
      <w:pPr>
        <w:pStyle w:val="Normal1"/>
        <w:spacing w:lineRule="auto" w:line="240"/>
        <w:ind w:firstLine="709" w:end="0"/>
        <w:rPr/>
      </w:pPr>
      <w:r>
        <w:rPr>
          <w:sz w:val="24"/>
          <w:lang w:val="en-US"/>
        </w:rPr>
        <w:t>que</w:t>
      </w:r>
      <w:r>
        <w:rPr>
          <w:sz w:val="24"/>
        </w:rPr>
        <w:t xml:space="preserve"> </w:t>
      </w:r>
      <w:r>
        <w:rPr>
          <w:sz w:val="24"/>
          <w:lang w:val="en-US"/>
        </w:rPr>
        <w:t>contenerlos</w:t>
      </w:r>
      <w:r>
        <w:rPr>
          <w:sz w:val="24"/>
        </w:rPr>
        <w:t xml:space="preserve">. (С. </w:t>
      </w:r>
      <w:r>
        <w:rPr>
          <w:sz w:val="24"/>
          <w:lang w:val="en-US"/>
        </w:rPr>
        <w:t>L</w:t>
      </w:r>
      <w:r>
        <w:rPr>
          <w:lang w:val="en-US"/>
        </w:rPr>
        <w:t>EANTE</w:t>
      </w:r>
      <w:r>
        <w:rPr>
          <w:sz w:val="24"/>
        </w:rPr>
        <w:t>)                                       большее, а не просто задер</w:t>
        <w:softHyphen/>
        <w:t>жали бы их.</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4) на </w:t>
      </w:r>
      <w:r>
        <w:rPr>
          <w:spacing w:val="20"/>
          <w:sz w:val="24"/>
        </w:rPr>
        <w:t>возможное</w:t>
      </w:r>
      <w:r>
        <w:rPr>
          <w:sz w:val="24"/>
        </w:rPr>
        <w:t xml:space="preserve">, </w:t>
      </w:r>
      <w:r>
        <w:rPr>
          <w:spacing w:val="20"/>
          <w:sz w:val="24"/>
        </w:rPr>
        <w:t>желательное</w:t>
      </w:r>
      <w:r>
        <w:rPr>
          <w:sz w:val="24"/>
        </w:rPr>
        <w:t xml:space="preserve"> действие, мыслимое в  </w:t>
      </w:r>
      <w:r>
        <w:rPr>
          <w:spacing w:val="20"/>
          <w:sz w:val="24"/>
        </w:rPr>
        <w:t>прошлом</w:t>
      </w:r>
      <w:r>
        <w:rPr>
          <w:sz w:val="24"/>
        </w:rPr>
        <w:t xml:space="preserve">, и в момент речи уже не могущее произойти, т.е. </w:t>
      </w:r>
      <w:r>
        <w:rPr>
          <w:spacing w:val="20"/>
          <w:sz w:val="24"/>
        </w:rPr>
        <w:t>нереальное</w:t>
      </w:r>
      <w:r>
        <w:rPr>
          <w:sz w:val="24"/>
        </w:rPr>
        <w:t xml:space="preserve">, причем это употребление реализуется в </w:t>
      </w:r>
      <w:r>
        <w:rPr>
          <w:spacing w:val="20"/>
          <w:sz w:val="24"/>
        </w:rPr>
        <w:t>самостоятельных</w:t>
      </w:r>
      <w:r>
        <w:rPr>
          <w:sz w:val="24"/>
        </w:rPr>
        <w:t xml:space="preserve"> предложениях:</w:t>
      </w:r>
    </w:p>
    <w:p>
      <w:pPr>
        <w:pStyle w:val="Normal1"/>
        <w:spacing w:lineRule="auto" w:line="240"/>
        <w:ind w:hanging="5670" w:start="5954" w:end="0"/>
        <w:rPr>
          <w:sz w:val="24"/>
        </w:rPr>
      </w:pPr>
      <w:r>
        <w:rPr>
          <w:sz w:val="24"/>
        </w:rPr>
      </w:r>
    </w:p>
    <w:p>
      <w:pPr>
        <w:pStyle w:val="Normal1"/>
        <w:spacing w:lineRule="auto" w:line="240"/>
        <w:ind w:hanging="183" w:start="426" w:end="0"/>
        <w:jc w:val="start"/>
        <w:rPr/>
      </w:pPr>
      <w:r>
        <w:rPr>
          <w:sz w:val="24"/>
          <w:lang w:val="en-US"/>
        </w:rPr>
        <w:t xml:space="preserve">No, no </w:t>
      </w:r>
      <w:r>
        <w:rPr>
          <w:b/>
          <w:bCs/>
          <w:sz w:val="24"/>
          <w:lang w:val="en-US"/>
        </w:rPr>
        <w:t>hubíeras</w:t>
      </w:r>
      <w:r>
        <w:rPr>
          <w:sz w:val="24"/>
          <w:lang w:val="en-US"/>
        </w:rPr>
        <w:t xml:space="preserve"> </w:t>
      </w:r>
      <w:r>
        <w:rPr>
          <w:b/>
          <w:bCs/>
          <w:sz w:val="24"/>
          <w:lang w:val="en-US"/>
        </w:rPr>
        <w:t>sido</w:t>
      </w:r>
      <w:r>
        <w:rPr>
          <w:sz w:val="24"/>
          <w:lang w:val="en-US"/>
        </w:rPr>
        <w:t xml:space="preserve"> capaz de lo que dices...                 </w:t>
      </w:r>
      <w:r>
        <w:rPr>
          <w:sz w:val="24"/>
        </w:rPr>
        <w:t>Нет, нет, ты был не способен на такое, о чем     (</w:t>
      </w:r>
      <w:r>
        <w:rPr>
          <w:sz w:val="24"/>
          <w:lang w:val="en-US"/>
        </w:rPr>
        <w:t>P</w:t>
      </w:r>
      <w:r>
        <w:rPr/>
        <w:t>É</w:t>
      </w:r>
      <w:r>
        <w:rPr>
          <w:lang w:val="en-US"/>
        </w:rPr>
        <w:t>REZ</w:t>
      </w:r>
      <w:r>
        <w:rPr>
          <w:sz w:val="24"/>
        </w:rPr>
        <w:t xml:space="preserve"> </w:t>
      </w:r>
      <w:r>
        <w:rPr>
          <w:sz w:val="24"/>
          <w:lang w:val="en-US"/>
        </w:rPr>
        <w:t>G</w:t>
      </w:r>
      <w:r>
        <w:rPr>
          <w:lang w:val="en-US"/>
        </w:rPr>
        <w:t>ALD</w:t>
      </w:r>
      <w:r>
        <w:rPr/>
        <w:t>Ó</w:t>
      </w:r>
      <w:r>
        <w:rPr>
          <w:lang w:val="en-US"/>
        </w:rPr>
        <w:t>S</w:t>
      </w:r>
      <w:r>
        <w:rPr>
          <w:sz w:val="24"/>
        </w:rPr>
        <w:t>)                                                                 говоришь.</w:t>
      </w:r>
    </w:p>
    <w:p>
      <w:pPr>
        <w:pStyle w:val="Normal1"/>
        <w:spacing w:lineRule="auto" w:line="240"/>
        <w:ind w:hanging="6237" w:start="6480" w:end="0"/>
        <w:jc w:val="start"/>
        <w:rPr>
          <w:sz w:val="24"/>
        </w:rPr>
      </w:pPr>
      <w:r>
        <w:rPr>
          <w:sz w:val="24"/>
        </w:rPr>
        <w:t xml:space="preserve">                                          </w:t>
      </w:r>
    </w:p>
    <w:p>
      <w:pPr>
        <w:pStyle w:val="Normal1"/>
        <w:spacing w:lineRule="auto" w:line="240"/>
        <w:rPr>
          <w:sz w:val="24"/>
        </w:rPr>
      </w:pPr>
      <w:r>
        <w:rPr>
          <w:sz w:val="24"/>
        </w:rPr>
        <w:t xml:space="preserve"> </w:t>
      </w:r>
    </w:p>
    <w:p>
      <w:pPr>
        <w:pStyle w:val="Normal1"/>
        <w:spacing w:lineRule="auto" w:line="240"/>
        <w:ind w:firstLine="284" w:end="0"/>
        <w:rPr/>
      </w:pPr>
      <w:r>
        <w:rPr>
          <w:sz w:val="24"/>
        </w:rPr>
        <w:t xml:space="preserve"> </w:t>
      </w:r>
      <w:r>
        <w:rPr>
          <w:sz w:val="24"/>
        </w:rPr>
        <w:t>б) Употребление формы на -</w:t>
      </w:r>
      <w:r>
        <w:rPr>
          <w:b/>
          <w:sz w:val="24"/>
          <w:lang w:val="en-US"/>
        </w:rPr>
        <w:t>r</w:t>
      </w:r>
      <w:r>
        <w:rPr>
          <w:b/>
          <w:sz w:val="24"/>
        </w:rPr>
        <w:t>а</w:t>
      </w:r>
      <w:r>
        <w:rPr>
          <w:sz w:val="24"/>
        </w:rPr>
        <w:t xml:space="preserve"> несколько шире, чем синонимичной формы на -</w:t>
      </w:r>
      <w:r>
        <w:rPr>
          <w:b/>
          <w:sz w:val="24"/>
        </w:rPr>
        <w:t>se</w:t>
      </w:r>
      <w:r>
        <w:rPr>
          <w:sz w:val="24"/>
        </w:rPr>
        <w:t>. Кроме перечисленных случаев она может употребляться:</w:t>
      </w:r>
    </w:p>
    <w:p>
      <w:pPr>
        <w:pStyle w:val="Normal1"/>
        <w:spacing w:lineRule="auto" w:line="240"/>
        <w:ind w:firstLine="284" w:end="0"/>
        <w:rPr/>
      </w:pPr>
      <w:r>
        <w:rPr>
          <w:sz w:val="24"/>
        </w:rPr>
        <w:t xml:space="preserve"> </w:t>
      </w:r>
      <w:r>
        <w:rPr>
          <w:sz w:val="24"/>
        </w:rPr>
        <w:t xml:space="preserve">1) </w:t>
      </w:r>
      <w:r>
        <w:rPr>
          <w:spacing w:val="20"/>
          <w:sz w:val="24"/>
        </w:rPr>
        <w:t>вместо</w:t>
      </w:r>
      <w:r>
        <w:rPr>
          <w:sz w:val="24"/>
        </w:rPr>
        <w:t xml:space="preserve"> </w:t>
      </w:r>
      <w:r>
        <w:rPr>
          <w:sz w:val="24"/>
          <w:lang w:val="en-US"/>
        </w:rPr>
        <w:t>potencial</w:t>
      </w:r>
      <w:r>
        <w:rPr>
          <w:sz w:val="24"/>
        </w:rPr>
        <w:t xml:space="preserve"> </w:t>
      </w:r>
      <w:r>
        <w:rPr>
          <w:sz w:val="24"/>
          <w:lang w:val="en-US"/>
        </w:rPr>
        <w:t>perfecto</w:t>
      </w:r>
      <w:r>
        <w:rPr>
          <w:sz w:val="24"/>
        </w:rPr>
        <w:t xml:space="preserve"> в самостоятельных предложениях:</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De</w:t>
      </w:r>
      <w:r>
        <w:rPr>
          <w:sz w:val="24"/>
        </w:rPr>
        <w:t xml:space="preserve"> </w:t>
      </w:r>
      <w:r>
        <w:rPr>
          <w:sz w:val="24"/>
          <w:lang w:val="en-US"/>
        </w:rPr>
        <w:t>buena</w:t>
      </w:r>
      <w:r>
        <w:rPr>
          <w:sz w:val="24"/>
        </w:rPr>
        <w:t xml:space="preserve"> </w:t>
      </w:r>
      <w:r>
        <w:rPr>
          <w:sz w:val="24"/>
          <w:lang w:val="en-US"/>
        </w:rPr>
        <w:t>gana</w:t>
      </w:r>
      <w:r>
        <w:rPr>
          <w:sz w:val="24"/>
        </w:rPr>
        <w:t xml:space="preserve"> </w:t>
      </w:r>
      <w:r>
        <w:rPr>
          <w:b/>
          <w:bCs/>
          <w:sz w:val="24"/>
          <w:lang w:val="en-US"/>
        </w:rPr>
        <w:t>hubiera</w:t>
      </w:r>
      <w:r>
        <w:rPr>
          <w:b/>
          <w:bCs/>
          <w:sz w:val="24"/>
        </w:rPr>
        <w:t xml:space="preserve"> </w:t>
      </w:r>
      <w:r>
        <w:rPr>
          <w:b/>
          <w:bCs/>
          <w:sz w:val="24"/>
          <w:lang w:val="en-US"/>
        </w:rPr>
        <w:t>renunciado</w:t>
      </w:r>
      <w:r>
        <w:rPr>
          <w:sz w:val="24"/>
        </w:rPr>
        <w:t xml:space="preserve">                                    Дон Матео охотно бы отказался </w:t>
      </w:r>
    </w:p>
    <w:p>
      <w:pPr>
        <w:pStyle w:val="Normal1"/>
        <w:spacing w:lineRule="auto" w:line="240"/>
        <w:ind w:firstLine="709" w:end="0"/>
        <w:rPr/>
      </w:pPr>
      <w:r>
        <w:rPr>
          <w:sz w:val="24"/>
          <w:lang w:val="en-US"/>
        </w:rPr>
        <w:t>D</w:t>
      </w:r>
      <w:r>
        <w:rPr>
          <w:sz w:val="24"/>
        </w:rPr>
        <w:t xml:space="preserve">. </w:t>
      </w:r>
      <w:r>
        <w:rPr>
          <w:sz w:val="24"/>
          <w:lang w:val="en-US"/>
        </w:rPr>
        <w:t>Mateo</w:t>
      </w:r>
      <w:r>
        <w:rPr>
          <w:sz w:val="24"/>
        </w:rPr>
        <w:t xml:space="preserve"> </w:t>
      </w:r>
      <w:r>
        <w:rPr>
          <w:sz w:val="24"/>
          <w:lang w:val="en-US"/>
        </w:rPr>
        <w:t>el</w:t>
      </w:r>
      <w:r>
        <w:rPr>
          <w:sz w:val="24"/>
        </w:rPr>
        <w:t xml:space="preserve"> </w:t>
      </w:r>
      <w:r>
        <w:rPr>
          <w:sz w:val="24"/>
          <w:lang w:val="en-US"/>
        </w:rPr>
        <w:t>papel</w:t>
      </w:r>
      <w:r>
        <w:rPr>
          <w:sz w:val="24"/>
        </w:rPr>
        <w:t xml:space="preserve"> </w:t>
      </w:r>
      <w:r>
        <w:rPr>
          <w:sz w:val="24"/>
          <w:lang w:val="en-US"/>
        </w:rPr>
        <w:t>que</w:t>
      </w:r>
      <w:r>
        <w:rPr>
          <w:sz w:val="24"/>
        </w:rPr>
        <w:t xml:space="preserve"> </w:t>
      </w:r>
      <w:r>
        <w:rPr>
          <w:sz w:val="24"/>
          <w:lang w:val="en-US"/>
        </w:rPr>
        <w:t>le</w:t>
      </w:r>
      <w:r>
        <w:rPr>
          <w:sz w:val="24"/>
        </w:rPr>
        <w:t xml:space="preserve"> </w:t>
      </w:r>
      <w:r>
        <w:rPr>
          <w:sz w:val="24"/>
          <w:lang w:val="en-US"/>
        </w:rPr>
        <w:t>hac</w:t>
      </w:r>
      <w:r>
        <w:rPr>
          <w:sz w:val="24"/>
        </w:rPr>
        <w:t>í</w:t>
      </w:r>
      <w:r>
        <w:rPr>
          <w:sz w:val="24"/>
          <w:lang w:val="en-US"/>
        </w:rPr>
        <w:t>a</w:t>
      </w:r>
      <w:r>
        <w:rPr>
          <w:sz w:val="24"/>
        </w:rPr>
        <w:t xml:space="preserve">                                         от той роли, которую заставлял</w:t>
      </w:r>
    </w:p>
    <w:p>
      <w:pPr>
        <w:pStyle w:val="Normal1"/>
        <w:spacing w:lineRule="auto" w:line="240"/>
        <w:ind w:firstLine="709" w:end="0"/>
        <w:rPr/>
      </w:pPr>
      <w:r>
        <w:rPr>
          <w:sz w:val="24"/>
          <w:lang w:val="en-US"/>
        </w:rPr>
        <w:t xml:space="preserve">representar el conde... </w:t>
      </w:r>
      <w:r>
        <w:rPr>
          <w:sz w:val="24"/>
        </w:rPr>
        <w:t>(</w:t>
      </w:r>
      <w:r>
        <w:rPr>
          <w:sz w:val="24"/>
          <w:lang w:val="en-US"/>
        </w:rPr>
        <w:t>R</w:t>
      </w:r>
      <w:r>
        <w:rPr>
          <w:sz w:val="24"/>
        </w:rPr>
        <w:t xml:space="preserve">. </w:t>
      </w:r>
      <w:r>
        <w:rPr>
          <w:sz w:val="24"/>
          <w:lang w:val="en-US"/>
        </w:rPr>
        <w:t>M</w:t>
      </w:r>
      <w:r>
        <w:rPr>
          <w:lang w:val="en-US"/>
        </w:rPr>
        <w:t>EZA</w:t>
      </w:r>
      <w:r>
        <w:rPr>
          <w:sz w:val="24"/>
        </w:rPr>
        <w:t>)                                    его играть граф.</w:t>
      </w:r>
    </w:p>
    <w:p>
      <w:pPr>
        <w:pStyle w:val="Normal1"/>
        <w:spacing w:lineRule="auto" w:line="240"/>
        <w:ind w:firstLine="709" w:end="0"/>
        <w:rPr>
          <w:sz w:val="24"/>
        </w:rPr>
      </w:pPr>
      <w:r>
        <w:rPr>
          <w:sz w:val="24"/>
        </w:rPr>
      </w:r>
    </w:p>
    <w:p>
      <w:pPr>
        <w:pStyle w:val="Normal1"/>
        <w:spacing w:lineRule="auto" w:line="240"/>
        <w:ind w:firstLine="284" w:end="0"/>
        <w:rPr/>
      </w:pPr>
      <w:r>
        <w:rPr>
          <w:sz w:val="24"/>
        </w:rPr>
        <w:t xml:space="preserve">2) </w:t>
      </w:r>
      <w:r>
        <w:rPr>
          <w:spacing w:val="20"/>
          <w:sz w:val="24"/>
        </w:rPr>
        <w:t>вместо</w:t>
      </w:r>
      <w:r>
        <w:rPr>
          <w:sz w:val="24"/>
        </w:rPr>
        <w:t xml:space="preserve"> </w:t>
      </w:r>
      <w:r>
        <w:rPr>
          <w:sz w:val="24"/>
          <w:lang w:val="en-US"/>
        </w:rPr>
        <w:t>potencial</w:t>
      </w:r>
      <w:r>
        <w:rPr>
          <w:sz w:val="24"/>
        </w:rPr>
        <w:t xml:space="preserve"> </w:t>
      </w:r>
      <w:r>
        <w:rPr>
          <w:sz w:val="24"/>
          <w:lang w:val="en-US"/>
        </w:rPr>
        <w:t>perfecto</w:t>
      </w:r>
      <w:r>
        <w:rPr>
          <w:sz w:val="24"/>
        </w:rPr>
        <w:t xml:space="preserve"> в главном предложении третьего типа условного периода (см. § 106):</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Si</w:t>
      </w:r>
      <w:r>
        <w:rPr>
          <w:sz w:val="24"/>
        </w:rPr>
        <w:t xml:space="preserve"> </w:t>
      </w:r>
      <w:r>
        <w:rPr>
          <w:sz w:val="24"/>
          <w:lang w:val="en-US"/>
        </w:rPr>
        <w:t>Don</w:t>
      </w:r>
      <w:r>
        <w:rPr>
          <w:sz w:val="24"/>
        </w:rPr>
        <w:t xml:space="preserve"> </w:t>
      </w:r>
      <w:r>
        <w:rPr>
          <w:sz w:val="24"/>
          <w:lang w:val="en-US"/>
        </w:rPr>
        <w:t>Genaro</w:t>
      </w:r>
      <w:r>
        <w:rPr>
          <w:sz w:val="24"/>
        </w:rPr>
        <w:t xml:space="preserve"> </w:t>
      </w:r>
      <w:r>
        <w:rPr>
          <w:sz w:val="24"/>
          <w:lang w:val="en-US"/>
        </w:rPr>
        <w:t>le</w:t>
      </w:r>
      <w:r>
        <w:rPr>
          <w:sz w:val="24"/>
        </w:rPr>
        <w:t xml:space="preserve"> </w:t>
      </w:r>
      <w:r>
        <w:rPr>
          <w:sz w:val="24"/>
          <w:lang w:val="en-US"/>
        </w:rPr>
        <w:t>hubiera</w:t>
      </w:r>
      <w:r>
        <w:rPr>
          <w:sz w:val="24"/>
        </w:rPr>
        <w:t xml:space="preserve"> </w:t>
      </w:r>
      <w:r>
        <w:rPr>
          <w:sz w:val="24"/>
          <w:lang w:val="en-US"/>
        </w:rPr>
        <w:t>ordenado</w:t>
      </w:r>
      <w:r>
        <w:rPr>
          <w:sz w:val="24"/>
        </w:rPr>
        <w:t xml:space="preserve">                                     Если бы дон Хенаро приказал </w:t>
      </w:r>
    </w:p>
    <w:p>
      <w:pPr>
        <w:pStyle w:val="Normal1"/>
        <w:spacing w:lineRule="auto" w:line="240"/>
        <w:ind w:firstLine="709" w:end="0"/>
        <w:rPr/>
      </w:pPr>
      <w:r>
        <w:rPr>
          <w:sz w:val="24"/>
          <w:lang w:val="en-US"/>
        </w:rPr>
        <w:t>que</w:t>
      </w:r>
      <w:r>
        <w:rPr>
          <w:sz w:val="24"/>
        </w:rPr>
        <w:t xml:space="preserve"> </w:t>
      </w:r>
      <w:r>
        <w:rPr>
          <w:sz w:val="24"/>
          <w:lang w:val="en-US"/>
        </w:rPr>
        <w:t>se</w:t>
      </w:r>
      <w:r>
        <w:rPr>
          <w:sz w:val="24"/>
        </w:rPr>
        <w:t xml:space="preserve"> </w:t>
      </w:r>
      <w:r>
        <w:rPr>
          <w:sz w:val="24"/>
          <w:lang w:val="en-US"/>
        </w:rPr>
        <w:t>estrellara</w:t>
      </w:r>
      <w:r>
        <w:rPr>
          <w:sz w:val="24"/>
        </w:rPr>
        <w:t xml:space="preserve"> </w:t>
      </w:r>
      <w:r>
        <w:rPr>
          <w:sz w:val="24"/>
          <w:lang w:val="en-US"/>
        </w:rPr>
        <w:t>la</w:t>
      </w:r>
      <w:r>
        <w:rPr>
          <w:sz w:val="24"/>
        </w:rPr>
        <w:t xml:space="preserve"> </w:t>
      </w:r>
      <w:r>
        <w:rPr>
          <w:sz w:val="24"/>
          <w:lang w:val="en-US"/>
        </w:rPr>
        <w:t>cabeza</w:t>
      </w:r>
      <w:r>
        <w:rPr>
          <w:sz w:val="24"/>
        </w:rPr>
        <w:t xml:space="preserve">                                                бы ему тогда разбить голову </w:t>
      </w:r>
    </w:p>
    <w:p>
      <w:pPr>
        <w:pStyle w:val="Normal1"/>
        <w:spacing w:lineRule="auto" w:line="240"/>
        <w:ind w:firstLine="709" w:end="0"/>
        <w:rPr/>
      </w:pPr>
      <w:r>
        <w:rPr>
          <w:sz w:val="24"/>
          <w:lang w:val="en-US"/>
        </w:rPr>
        <w:t>sontra</w:t>
      </w:r>
      <w:r>
        <w:rPr>
          <w:sz w:val="24"/>
        </w:rPr>
        <w:t xml:space="preserve"> </w:t>
      </w:r>
      <w:r>
        <w:rPr>
          <w:sz w:val="24"/>
          <w:lang w:val="en-US"/>
        </w:rPr>
        <w:t>las</w:t>
      </w:r>
      <w:r>
        <w:rPr>
          <w:sz w:val="24"/>
        </w:rPr>
        <w:t xml:space="preserve"> </w:t>
      </w:r>
      <w:r>
        <w:rPr>
          <w:sz w:val="24"/>
          <w:lang w:val="en-US"/>
        </w:rPr>
        <w:t>piedras</w:t>
      </w:r>
      <w:r>
        <w:rPr>
          <w:sz w:val="24"/>
        </w:rPr>
        <w:t xml:space="preserve">, </w:t>
      </w:r>
      <w:r>
        <w:rPr>
          <w:sz w:val="24"/>
          <w:lang w:val="en-US"/>
        </w:rPr>
        <w:t>lo</w:t>
      </w:r>
      <w:r>
        <w:rPr>
          <w:sz w:val="24"/>
        </w:rPr>
        <w:t xml:space="preserve"> </w:t>
      </w:r>
      <w:r>
        <w:rPr>
          <w:b/>
          <w:bCs/>
          <w:sz w:val="24"/>
          <w:lang w:val="en-US"/>
        </w:rPr>
        <w:t>hubiera</w:t>
      </w:r>
      <w:r>
        <w:rPr>
          <w:sz w:val="24"/>
        </w:rPr>
        <w:t xml:space="preserve">                                          о камни, он бы сделал это без </w:t>
      </w:r>
    </w:p>
    <w:p>
      <w:pPr>
        <w:pStyle w:val="Normal1"/>
        <w:spacing w:lineRule="auto" w:line="240"/>
        <w:ind w:firstLine="709" w:end="0"/>
        <w:rPr/>
      </w:pPr>
      <w:r>
        <w:rPr>
          <w:b/>
          <w:bCs/>
          <w:sz w:val="24"/>
          <w:lang w:val="en-US"/>
        </w:rPr>
        <w:t>hecho</w:t>
      </w:r>
      <w:r>
        <w:rPr>
          <w:sz w:val="24"/>
          <w:lang w:val="en-US"/>
        </w:rPr>
        <w:t xml:space="preserve"> sin titubear. </w:t>
      </w:r>
      <w:r>
        <w:rPr>
          <w:sz w:val="24"/>
        </w:rPr>
        <w:t>(</w:t>
      </w:r>
      <w:r>
        <w:rPr>
          <w:sz w:val="24"/>
          <w:lang w:val="en-US"/>
        </w:rPr>
        <w:t>R</w:t>
      </w:r>
      <w:r>
        <w:rPr>
          <w:sz w:val="24"/>
        </w:rPr>
        <w:t xml:space="preserve">. </w:t>
      </w:r>
      <w:r>
        <w:rPr>
          <w:sz w:val="24"/>
          <w:lang w:val="en-US"/>
        </w:rPr>
        <w:t>M</w:t>
      </w:r>
      <w:r>
        <w:rPr>
          <w:lang w:val="en-US"/>
        </w:rPr>
        <w:t>EZA</w:t>
      </w:r>
      <w:r>
        <w:rPr>
          <w:sz w:val="24"/>
        </w:rPr>
        <w:t>)                                         колебания.</w:t>
      </w:r>
    </w:p>
    <w:p>
      <w:pPr>
        <w:pStyle w:val="Normal1"/>
        <w:spacing w:lineRule="auto" w:line="240"/>
        <w:ind w:firstLine="284" w:end="0"/>
        <w:rPr>
          <w:sz w:val="24"/>
        </w:rPr>
      </w:pPr>
      <w:r>
        <w:rPr>
          <w:sz w:val="24"/>
        </w:rPr>
      </w:r>
    </w:p>
    <w:p>
      <w:pPr>
        <w:pStyle w:val="Normal1"/>
        <w:spacing w:lineRule="auto" w:line="240"/>
        <w:ind w:firstLine="284" w:end="0"/>
        <w:jc w:val="center"/>
        <w:rPr>
          <w:i/>
          <w:i/>
          <w:sz w:val="24"/>
          <w:lang w:val="en-US"/>
        </w:rPr>
      </w:pPr>
      <w:r>
        <w:rPr>
          <w:i/>
          <w:sz w:val="24"/>
          <w:lang w:val="en-US"/>
        </w:rPr>
        <w:t>3. Futuro perfecto de subjuntivo</w:t>
      </w:r>
    </w:p>
    <w:p>
      <w:pPr>
        <w:pStyle w:val="Normal1"/>
        <w:spacing w:lineRule="auto" w:line="240"/>
        <w:ind w:firstLine="284" w:end="0"/>
        <w:rPr>
          <w:i/>
          <w:i/>
          <w:sz w:val="24"/>
          <w:lang w:val="en-US"/>
        </w:rPr>
      </w:pPr>
      <w:r>
        <w:rPr>
          <w:i/>
          <w:sz w:val="24"/>
          <w:lang w:val="en-US"/>
        </w:rPr>
      </w:r>
    </w:p>
    <w:p>
      <w:pPr>
        <w:pStyle w:val="Normal1"/>
        <w:spacing w:lineRule="auto" w:line="240"/>
        <w:ind w:firstLine="284" w:end="0"/>
        <w:rPr/>
      </w:pPr>
      <w:r>
        <w:rPr>
          <w:sz w:val="24"/>
          <w:lang w:val="en-US"/>
        </w:rPr>
        <w:t>Futuro</w:t>
      </w:r>
      <w:r>
        <w:rPr>
          <w:sz w:val="24"/>
        </w:rPr>
        <w:t xml:space="preserve"> </w:t>
      </w:r>
      <w:r>
        <w:rPr>
          <w:sz w:val="24"/>
          <w:lang w:val="en-US"/>
        </w:rPr>
        <w:t>perfecto</w:t>
      </w:r>
      <w:r>
        <w:rPr>
          <w:sz w:val="24"/>
        </w:rPr>
        <w:t xml:space="preserve"> </w:t>
      </w:r>
      <w:r>
        <w:rPr>
          <w:sz w:val="24"/>
          <w:lang w:val="en-US"/>
        </w:rPr>
        <w:t>de</w:t>
      </w:r>
      <w:r>
        <w:rPr>
          <w:sz w:val="24"/>
        </w:rPr>
        <w:t xml:space="preserve"> </w:t>
      </w:r>
      <w:r>
        <w:rPr>
          <w:sz w:val="24"/>
          <w:lang w:val="en-US"/>
        </w:rPr>
        <w:t>subjuntivo</w:t>
      </w:r>
      <w:r>
        <w:rPr>
          <w:sz w:val="24"/>
        </w:rPr>
        <w:t xml:space="preserve"> в современном разговорном и книжном языке практически не употребляется: его заменили формой </w:t>
      </w:r>
      <w:r>
        <w:rPr>
          <w:sz w:val="24"/>
          <w:lang w:val="en-US"/>
        </w:rPr>
        <w:t>pret</w:t>
      </w:r>
      <w:r>
        <w:rPr>
          <w:sz w:val="24"/>
        </w:rPr>
        <w:t>é</w:t>
      </w:r>
      <w:r>
        <w:rPr>
          <w:sz w:val="24"/>
          <w:lang w:val="en-US"/>
        </w:rPr>
        <w:t>rito</w:t>
      </w:r>
      <w:r>
        <w:rPr>
          <w:sz w:val="24"/>
        </w:rPr>
        <w:t xml:space="preserve"> </w:t>
      </w:r>
      <w:r>
        <w:rPr>
          <w:sz w:val="24"/>
          <w:lang w:val="en-US"/>
        </w:rPr>
        <w:t>perfecto</w:t>
      </w:r>
      <w:r>
        <w:rPr>
          <w:sz w:val="24"/>
        </w:rPr>
        <w:t xml:space="preserve"> </w:t>
      </w:r>
      <w:r>
        <w:rPr>
          <w:sz w:val="24"/>
          <w:lang w:val="en-US"/>
        </w:rPr>
        <w:t>de</w:t>
      </w:r>
      <w:r>
        <w:rPr>
          <w:sz w:val="24"/>
        </w:rPr>
        <w:t xml:space="preserve"> </w:t>
      </w:r>
      <w:r>
        <w:rPr>
          <w:sz w:val="24"/>
          <w:lang w:val="en-US"/>
        </w:rPr>
        <w:t>subjuntivo</w:t>
      </w:r>
      <w:r>
        <w:rPr>
          <w:sz w:val="24"/>
        </w:rPr>
        <w:t>.</w:t>
      </w:r>
    </w:p>
    <w:p>
      <w:pPr>
        <w:pStyle w:val="Normal1"/>
        <w:spacing w:lineRule="auto" w:line="240"/>
        <w:ind w:firstLine="284" w:end="0"/>
        <w:rPr>
          <w:sz w:val="24"/>
        </w:rPr>
      </w:pPr>
      <w:r>
        <w:rPr>
          <w:sz w:val="24"/>
        </w:rPr>
      </w:r>
    </w:p>
    <w:p>
      <w:pPr>
        <w:pStyle w:val="Heading3"/>
        <w:ind w:hanging="0" w:start="0"/>
        <w:rPr/>
      </w:pPr>
      <w:bookmarkStart w:id="97" w:name="__RefHeading___Toc1886083"/>
      <w:bookmarkEnd w:id="97"/>
      <w:r>
        <w:rPr/>
        <w:t>§ 73. Значение и употребление условного наклонения</w:t>
      </w:r>
    </w:p>
    <w:p>
      <w:pPr>
        <w:pStyle w:val="Normal1"/>
        <w:spacing w:lineRule="auto" w:line="240"/>
        <w:ind w:firstLine="284" w:end="0"/>
        <w:rPr>
          <w:sz w:val="24"/>
        </w:rPr>
      </w:pPr>
      <w:r>
        <w:rPr>
          <w:sz w:val="24"/>
        </w:rPr>
      </w:r>
    </w:p>
    <w:p>
      <w:pPr>
        <w:pStyle w:val="Normal1"/>
        <w:spacing w:lineRule="auto" w:line="240"/>
        <w:ind w:firstLine="284" w:end="0"/>
        <w:rPr/>
      </w:pPr>
      <w:r>
        <w:rPr>
          <w:b/>
          <w:sz w:val="24"/>
          <w:lang w:val="en-US"/>
        </w:rPr>
        <w:t>Potencial</w:t>
      </w:r>
      <w:r>
        <w:rPr>
          <w:b/>
          <w:sz w:val="24"/>
        </w:rPr>
        <w:t xml:space="preserve"> </w:t>
      </w:r>
      <w:r>
        <w:rPr>
          <w:b/>
          <w:sz w:val="24"/>
          <w:lang w:val="en-US"/>
        </w:rPr>
        <w:t>imperfecto</w:t>
      </w:r>
      <w:r>
        <w:rPr>
          <w:b/>
          <w:sz w:val="24"/>
        </w:rPr>
        <w:t xml:space="preserve"> и </w:t>
      </w:r>
      <w:r>
        <w:rPr>
          <w:b/>
          <w:sz w:val="24"/>
          <w:lang w:val="en-US"/>
        </w:rPr>
        <w:t>perfecto</w:t>
      </w:r>
      <w:r>
        <w:rPr>
          <w:sz w:val="24"/>
        </w:rPr>
        <w:t xml:space="preserve"> употребляются для выражения действия или состояния, которые мыслятся как возможные, вероятные в настоящем, прошедшем или будущем времени.</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i/>
          <w:i/>
          <w:sz w:val="24"/>
          <w:lang w:val="en-US"/>
        </w:rPr>
      </w:pPr>
      <w:r>
        <w:rPr>
          <w:rFonts w:cs="Times New Roman" w:ascii="Times New Roman" w:hAnsi="Times New Roman"/>
          <w:i/>
          <w:sz w:val="24"/>
          <w:lang w:val="en-US"/>
        </w:rPr>
        <w:t>1. Potencial imperfecto</w:t>
      </w:r>
    </w:p>
    <w:p>
      <w:pPr>
        <w:pStyle w:val="Normal1"/>
        <w:spacing w:lineRule="auto" w:line="240"/>
        <w:ind w:firstLine="284" w:end="0"/>
        <w:rPr>
          <w:rFonts w:ascii="Times New Roman" w:hAnsi="Times New Roman" w:cs="Times New Roman"/>
          <w:i/>
          <w:i/>
          <w:sz w:val="24"/>
          <w:lang w:val="en-US"/>
        </w:rPr>
      </w:pPr>
      <w:r>
        <w:rPr>
          <w:rFonts w:cs="Times New Roman"/>
          <w:i/>
          <w:sz w:val="24"/>
          <w:lang w:val="en-US"/>
        </w:rPr>
      </w:r>
    </w:p>
    <w:p>
      <w:pPr>
        <w:pStyle w:val="Normal1"/>
        <w:spacing w:lineRule="auto" w:line="240"/>
        <w:ind w:firstLine="284" w:end="0"/>
        <w:rPr/>
      </w:pPr>
      <w:r>
        <w:rPr>
          <w:sz w:val="24"/>
          <w:lang w:val="en-US"/>
        </w:rPr>
        <w:t xml:space="preserve">Potencial imperfecto (o simple) </w:t>
      </w:r>
      <w:r>
        <w:rPr>
          <w:sz w:val="24"/>
        </w:rPr>
        <w:t>выражает</w:t>
      </w:r>
      <w:r>
        <w:rPr>
          <w:sz w:val="24"/>
          <w:lang w:val="en-US"/>
        </w:rPr>
        <w:t>:</w:t>
      </w:r>
    </w:p>
    <w:p>
      <w:pPr>
        <w:pStyle w:val="Normal1"/>
        <w:spacing w:lineRule="auto" w:line="240"/>
        <w:ind w:firstLine="284" w:end="0"/>
        <w:rPr>
          <w:sz w:val="24"/>
        </w:rPr>
      </w:pPr>
      <w:r>
        <w:rPr>
          <w:sz w:val="24"/>
        </w:rPr>
        <w:t>а) возможное, желательное, вероятное действие, которое может относиться как к настоящему времени, так и к прошедшему или бу</w:t>
        <w:softHyphen/>
        <w:t>дущему временам: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Mi</w:t>
      </w:r>
      <w:r>
        <w:rPr>
          <w:sz w:val="24"/>
        </w:rPr>
        <w:t xml:space="preserve"> </w:t>
      </w:r>
      <w:r>
        <w:rPr>
          <w:sz w:val="24"/>
          <w:lang w:val="en-US"/>
        </w:rPr>
        <w:t>madre</w:t>
      </w:r>
      <w:r>
        <w:rPr>
          <w:sz w:val="24"/>
        </w:rPr>
        <w:t xml:space="preserve"> </w:t>
      </w:r>
      <w:r>
        <w:rPr>
          <w:i/>
          <w:iCs/>
          <w:sz w:val="24"/>
          <w:lang w:val="en-US"/>
        </w:rPr>
        <w:t>deber</w:t>
      </w:r>
      <w:r>
        <w:rPr>
          <w:i/>
          <w:iCs/>
          <w:sz w:val="24"/>
        </w:rPr>
        <w:t>í</w:t>
      </w:r>
      <w:r>
        <w:rPr>
          <w:i/>
          <w:iCs/>
          <w:sz w:val="24"/>
          <w:lang w:val="en-US"/>
        </w:rPr>
        <w:t>a</w:t>
      </w:r>
      <w:r>
        <w:rPr>
          <w:sz w:val="24"/>
        </w:rPr>
        <w:t xml:space="preserve"> </w:t>
      </w:r>
      <w:r>
        <w:rPr>
          <w:sz w:val="24"/>
          <w:lang w:val="en-US"/>
        </w:rPr>
        <w:t>tomar</w:t>
      </w:r>
      <w:r>
        <w:rPr>
          <w:sz w:val="24"/>
        </w:rPr>
        <w:t xml:space="preserve"> </w:t>
      </w:r>
      <w:r>
        <w:rPr>
          <w:sz w:val="24"/>
          <w:lang w:val="en-US"/>
        </w:rPr>
        <w:t>un</w:t>
      </w:r>
      <w:r>
        <w:rPr>
          <w:sz w:val="24"/>
        </w:rPr>
        <w:t xml:space="preserve"> </w:t>
      </w:r>
      <w:r>
        <w:rPr>
          <w:sz w:val="24"/>
          <w:lang w:val="en-US"/>
        </w:rPr>
        <w:t>servicio</w:t>
      </w:r>
      <w:r>
        <w:rPr>
          <w:sz w:val="24"/>
        </w:rPr>
        <w:t xml:space="preserve">                                 Моей матери следовало бы взять</w:t>
      </w:r>
    </w:p>
    <w:p>
      <w:pPr>
        <w:pStyle w:val="Normal1"/>
        <w:spacing w:lineRule="auto" w:line="240"/>
        <w:ind w:firstLine="709" w:end="0"/>
        <w:rPr/>
      </w:pPr>
      <w:r>
        <w:rPr>
          <w:sz w:val="24"/>
          <w:lang w:val="en-US"/>
        </w:rPr>
        <w:t xml:space="preserve">de recortes, </w:t>
      </w:r>
      <w:r>
        <w:rPr>
          <w:i/>
          <w:iCs/>
          <w:sz w:val="24"/>
          <w:lang w:val="en-US"/>
        </w:rPr>
        <w:t>sería</w:t>
      </w:r>
      <w:r>
        <w:rPr>
          <w:sz w:val="24"/>
          <w:lang w:val="en-US"/>
        </w:rPr>
        <w:t xml:space="preserve"> más fácil.                                             </w:t>
      </w:r>
      <w:r>
        <w:rPr>
          <w:sz w:val="24"/>
        </w:rPr>
        <w:t>на себя отдел газетных вырезок,</w:t>
      </w:r>
    </w:p>
    <w:p>
      <w:pPr>
        <w:pStyle w:val="Normal1"/>
        <w:spacing w:lineRule="auto" w:line="240"/>
        <w:ind w:firstLine="709" w:end="0"/>
        <w:rPr/>
      </w:pPr>
      <w:r>
        <w:rPr>
          <w:sz w:val="24"/>
        </w:rPr>
        <w:t>(</w:t>
      </w:r>
      <w:r>
        <w:rPr>
          <w:sz w:val="24"/>
          <w:lang w:val="en-US"/>
        </w:rPr>
        <w:t>S</w:t>
      </w:r>
      <w:r>
        <w:rPr>
          <w:sz w:val="24"/>
        </w:rPr>
        <w:t xml:space="preserve">. </w:t>
      </w:r>
      <w:r>
        <w:rPr>
          <w:sz w:val="24"/>
          <w:lang w:val="en-US"/>
        </w:rPr>
        <w:t>N</w:t>
      </w:r>
      <w:r>
        <w:rPr>
          <w:lang w:val="en-US"/>
        </w:rPr>
        <w:t>OVO</w:t>
      </w:r>
      <w:r>
        <w:rPr/>
        <w:t>)</w:t>
      </w:r>
      <w:r>
        <w:rPr>
          <w:sz w:val="24"/>
        </w:rPr>
        <w:t xml:space="preserve">                                                                        это было бы легче для нее. </w:t>
      </w:r>
    </w:p>
    <w:p>
      <w:pPr>
        <w:pStyle w:val="Normal1"/>
        <w:spacing w:lineRule="auto" w:line="240"/>
        <w:ind w:firstLine="284" w:end="0"/>
        <w:rPr/>
      </w:pPr>
      <w:r>
        <w:rPr>
          <w:sz w:val="24"/>
          <w:lang w:val="en-US"/>
        </w:rPr>
        <w:t>Ya</w:t>
      </w:r>
      <w:r>
        <w:rPr>
          <w:sz w:val="24"/>
        </w:rPr>
        <w:t xml:space="preserve"> é</w:t>
      </w:r>
      <w:r>
        <w:rPr>
          <w:sz w:val="24"/>
          <w:lang w:val="en-US"/>
        </w:rPr>
        <w:t>l</w:t>
      </w:r>
      <w:r>
        <w:rPr>
          <w:sz w:val="24"/>
        </w:rPr>
        <w:t xml:space="preserve"> </w:t>
      </w:r>
      <w:r>
        <w:rPr>
          <w:i/>
          <w:iCs/>
          <w:sz w:val="24"/>
          <w:lang w:val="en-US"/>
        </w:rPr>
        <w:t>ver</w:t>
      </w:r>
      <w:r>
        <w:rPr>
          <w:i/>
          <w:iCs/>
          <w:sz w:val="24"/>
        </w:rPr>
        <w:t>í</w:t>
      </w:r>
      <w:r>
        <w:rPr>
          <w:i/>
          <w:iCs/>
          <w:sz w:val="24"/>
          <w:lang w:val="en-US"/>
        </w:rPr>
        <w:t>a</w:t>
      </w:r>
      <w:r>
        <w:rPr>
          <w:sz w:val="24"/>
        </w:rPr>
        <w:t xml:space="preserve"> </w:t>
      </w:r>
      <w:r>
        <w:rPr>
          <w:sz w:val="24"/>
          <w:lang w:val="en-US"/>
        </w:rPr>
        <w:t>ma</w:t>
      </w:r>
      <w:r>
        <w:rPr>
          <w:sz w:val="24"/>
        </w:rPr>
        <w:t>ñ</w:t>
      </w:r>
      <w:r>
        <w:rPr>
          <w:sz w:val="24"/>
          <w:lang w:val="en-US"/>
        </w:rPr>
        <w:t>ana</w:t>
      </w:r>
      <w:r>
        <w:rPr>
          <w:sz w:val="24"/>
        </w:rPr>
        <w:t xml:space="preserve"> </w:t>
      </w:r>
      <w:r>
        <w:rPr>
          <w:sz w:val="24"/>
          <w:lang w:val="en-US"/>
        </w:rPr>
        <w:t>qu</w:t>
      </w:r>
      <w:r>
        <w:rPr>
          <w:sz w:val="24"/>
        </w:rPr>
        <w:t xml:space="preserve">é </w:t>
      </w:r>
      <w:r>
        <w:rPr>
          <w:sz w:val="24"/>
          <w:lang w:val="en-US"/>
        </w:rPr>
        <w:t>castigo</w:t>
      </w:r>
      <w:r>
        <w:rPr>
          <w:sz w:val="24"/>
        </w:rPr>
        <w:t xml:space="preserve"> </w:t>
      </w:r>
      <w:r>
        <w:rPr>
          <w:i/>
          <w:iCs/>
          <w:sz w:val="24"/>
          <w:lang w:val="en-US"/>
        </w:rPr>
        <w:t>habr</w:t>
      </w:r>
      <w:r>
        <w:rPr>
          <w:i/>
          <w:iCs/>
          <w:sz w:val="24"/>
        </w:rPr>
        <w:t>í</w:t>
      </w:r>
      <w:r>
        <w:rPr>
          <w:i/>
          <w:iCs/>
          <w:sz w:val="24"/>
          <w:lang w:val="en-US"/>
        </w:rPr>
        <w:t>a</w:t>
      </w:r>
      <w:r>
        <w:rPr>
          <w:sz w:val="24"/>
        </w:rPr>
        <w:t xml:space="preserve">                              Завтра он, пожалуй, решит, какому</w:t>
      </w:r>
    </w:p>
    <w:p>
      <w:pPr>
        <w:pStyle w:val="Normal1"/>
        <w:spacing w:lineRule="auto" w:line="240"/>
        <w:ind w:firstLine="709" w:end="0"/>
        <w:rPr/>
      </w:pPr>
      <w:r>
        <w:rPr>
          <w:sz w:val="24"/>
          <w:lang w:val="en-US"/>
        </w:rPr>
        <w:t>de</w:t>
      </w:r>
      <w:r>
        <w:rPr>
          <w:sz w:val="24"/>
        </w:rPr>
        <w:t xml:space="preserve"> </w:t>
      </w:r>
      <w:r>
        <w:rPr>
          <w:i/>
          <w:iCs/>
          <w:sz w:val="24"/>
          <w:lang w:val="en-US"/>
        </w:rPr>
        <w:t>impon</w:t>
      </w:r>
      <w:r>
        <w:rPr>
          <w:i/>
          <w:iCs/>
          <w:sz w:val="24"/>
        </w:rPr>
        <w:t>é</w:t>
      </w:r>
      <w:r>
        <w:rPr>
          <w:i/>
          <w:iCs/>
          <w:sz w:val="24"/>
          <w:lang w:val="en-US"/>
        </w:rPr>
        <w:t>rsele</w:t>
      </w:r>
      <w:r>
        <w:rPr>
          <w:sz w:val="24"/>
        </w:rPr>
        <w:t>. (</w:t>
      </w:r>
      <w:r>
        <w:rPr>
          <w:sz w:val="24"/>
          <w:lang w:val="en-US"/>
        </w:rPr>
        <w:t>J</w:t>
      </w:r>
      <w:r>
        <w:rPr>
          <w:sz w:val="24"/>
        </w:rPr>
        <w:t xml:space="preserve">. </w:t>
      </w:r>
      <w:r>
        <w:rPr>
          <w:sz w:val="24"/>
          <w:lang w:val="en-US"/>
        </w:rPr>
        <w:t>R</w:t>
      </w:r>
      <w:r>
        <w:rPr>
          <w:lang w:val="en-US"/>
        </w:rPr>
        <w:t>AMOS</w:t>
      </w:r>
      <w:r>
        <w:rPr>
          <w:sz w:val="24"/>
        </w:rPr>
        <w:t>)                                            наказанию надо его под</w:t>
        <w:softHyphen/>
        <w:t xml:space="preserve">вергнуть. </w:t>
      </w:r>
    </w:p>
    <w:p>
      <w:pPr>
        <w:pStyle w:val="Normal1"/>
        <w:spacing w:lineRule="auto" w:line="240"/>
        <w:rPr/>
      </w:pPr>
      <w:r>
        <w:rPr>
          <w:sz w:val="24"/>
        </w:rPr>
        <w:t xml:space="preserve">     </w:t>
      </w:r>
      <w:r>
        <w:rPr>
          <w:sz w:val="24"/>
          <w:lang w:val="en-US"/>
        </w:rPr>
        <w:t>Maricela</w:t>
      </w:r>
      <w:r>
        <w:rPr>
          <w:sz w:val="24"/>
        </w:rPr>
        <w:t xml:space="preserve"> </w:t>
      </w:r>
      <w:r>
        <w:rPr>
          <w:i/>
          <w:iCs/>
          <w:sz w:val="24"/>
          <w:lang w:val="en-US"/>
        </w:rPr>
        <w:t>tendr</w:t>
      </w:r>
      <w:r>
        <w:rPr>
          <w:i/>
          <w:iCs/>
          <w:sz w:val="24"/>
        </w:rPr>
        <w:t>í</w:t>
      </w:r>
      <w:r>
        <w:rPr>
          <w:i/>
          <w:iCs/>
          <w:sz w:val="24"/>
          <w:lang w:val="en-US"/>
        </w:rPr>
        <w:t>a</w:t>
      </w:r>
      <w:r>
        <w:rPr>
          <w:sz w:val="24"/>
        </w:rPr>
        <w:t xml:space="preserve"> </w:t>
      </w:r>
      <w:r>
        <w:rPr>
          <w:sz w:val="24"/>
          <w:lang w:val="en-US"/>
        </w:rPr>
        <w:t>entonces</w:t>
      </w:r>
      <w:r>
        <w:rPr>
          <w:sz w:val="24"/>
        </w:rPr>
        <w:t xml:space="preserve"> </w:t>
      </w:r>
      <w:r>
        <w:rPr>
          <w:sz w:val="24"/>
          <w:lang w:val="en-US"/>
        </w:rPr>
        <w:t>un</w:t>
      </w:r>
      <w:r>
        <w:rPr>
          <w:sz w:val="24"/>
        </w:rPr>
        <w:t xml:space="preserve"> </w:t>
      </w:r>
      <w:r>
        <w:rPr>
          <w:sz w:val="24"/>
          <w:lang w:val="en-US"/>
        </w:rPr>
        <w:t>a</w:t>
      </w:r>
      <w:r>
        <w:rPr>
          <w:sz w:val="24"/>
        </w:rPr>
        <w:t>ñ</w:t>
      </w:r>
      <w:r>
        <w:rPr>
          <w:sz w:val="24"/>
          <w:lang w:val="en-US"/>
        </w:rPr>
        <w:t>o</w:t>
      </w:r>
      <w:r>
        <w:rPr>
          <w:sz w:val="24"/>
        </w:rPr>
        <w:t>,                                     Мариселе было тогда самое</w:t>
      </w:r>
    </w:p>
    <w:p>
      <w:pPr>
        <w:pStyle w:val="Normal1"/>
        <w:spacing w:lineRule="auto" w:line="240"/>
        <w:ind w:firstLine="709" w:end="0"/>
        <w:rPr/>
      </w:pPr>
      <w:r>
        <w:rPr>
          <w:sz w:val="24"/>
          <w:lang w:val="en-US"/>
        </w:rPr>
        <w:t xml:space="preserve">a lo sumo. </w:t>
      </w:r>
      <w:r>
        <w:rPr>
          <w:sz w:val="24"/>
        </w:rPr>
        <w:t>(</w:t>
      </w:r>
      <w:r>
        <w:rPr>
          <w:sz w:val="24"/>
          <w:lang w:val="en-US"/>
        </w:rPr>
        <w:t>J</w:t>
      </w:r>
      <w:r>
        <w:rPr>
          <w:sz w:val="24"/>
        </w:rPr>
        <w:t xml:space="preserve">. </w:t>
      </w:r>
      <w:r>
        <w:rPr>
          <w:sz w:val="24"/>
          <w:lang w:val="en-US"/>
        </w:rPr>
        <w:t>R</w:t>
      </w:r>
      <w:r>
        <w:rPr>
          <w:lang w:val="en-US"/>
        </w:rPr>
        <w:t>AMOS</w:t>
      </w:r>
      <w:r>
        <w:rPr/>
        <w:t>)</w:t>
      </w:r>
      <w:r>
        <w:rPr>
          <w:sz w:val="24"/>
        </w:rPr>
        <w:t xml:space="preserve">                                                      большее год.</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w:t>
      </w:r>
      <w:r>
        <w:rPr>
          <w:spacing w:val="20"/>
          <w:sz w:val="24"/>
        </w:rPr>
        <w:t>реальное</w:t>
      </w:r>
      <w:r>
        <w:rPr>
          <w:sz w:val="24"/>
        </w:rPr>
        <w:t xml:space="preserve"> (иногда вероятное) </w:t>
      </w:r>
      <w:r>
        <w:rPr>
          <w:spacing w:val="20"/>
          <w:sz w:val="24"/>
        </w:rPr>
        <w:t>будущее</w:t>
      </w:r>
      <w:r>
        <w:rPr>
          <w:sz w:val="24"/>
        </w:rPr>
        <w:t xml:space="preserve"> действие, кото</w:t>
        <w:softHyphen/>
        <w:t xml:space="preserve">рое должно последовать за каким-либо действием в прошлом (т.е. выражает </w:t>
      </w:r>
      <w:r>
        <w:rPr>
          <w:spacing w:val="20"/>
          <w:sz w:val="24"/>
        </w:rPr>
        <w:t>будущее в прошедшем</w:t>
      </w:r>
      <w:r>
        <w:rPr>
          <w:sz w:val="24"/>
        </w:rPr>
        <w:t xml:space="preserve">). В этих случаях </w:t>
      </w:r>
      <w:r>
        <w:rPr>
          <w:sz w:val="24"/>
          <w:lang w:val="en-US"/>
        </w:rPr>
        <w:t>potencial</w:t>
      </w:r>
      <w:r>
        <w:rPr>
          <w:sz w:val="24"/>
        </w:rPr>
        <w:t xml:space="preserve"> </w:t>
      </w:r>
      <w:r>
        <w:rPr>
          <w:sz w:val="24"/>
          <w:lang w:val="en-US"/>
        </w:rPr>
        <w:t>imperfecto</w:t>
      </w:r>
      <w:r>
        <w:rPr>
          <w:sz w:val="24"/>
        </w:rPr>
        <w:t xml:space="preserve"> употребляется в придаточных предложениях, причем сказуемое главного предложения должно обязательно стоять в про</w:t>
        <w:softHyphen/>
        <w:t xml:space="preserve">шедшем времени и не требовать употребления форм </w:t>
      </w:r>
      <w:r>
        <w:rPr>
          <w:sz w:val="24"/>
          <w:lang w:val="en-US"/>
        </w:rPr>
        <w:t>subjuntivo</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Confiaba</w:t>
      </w:r>
      <w:r>
        <w:rPr>
          <w:sz w:val="24"/>
        </w:rPr>
        <w:t xml:space="preserve"> </w:t>
      </w:r>
      <w:r>
        <w:rPr>
          <w:sz w:val="24"/>
          <w:lang w:val="en-US"/>
        </w:rPr>
        <w:t>en</w:t>
      </w:r>
      <w:r>
        <w:rPr>
          <w:sz w:val="24"/>
        </w:rPr>
        <w:t xml:space="preserve"> </w:t>
      </w:r>
      <w:r>
        <w:rPr>
          <w:sz w:val="24"/>
          <w:lang w:val="en-US"/>
        </w:rPr>
        <w:t>que</w:t>
      </w:r>
      <w:r>
        <w:rPr>
          <w:sz w:val="24"/>
        </w:rPr>
        <w:t xml:space="preserve"> </w:t>
      </w:r>
      <w:r>
        <w:rPr>
          <w:i/>
          <w:iCs/>
          <w:sz w:val="24"/>
          <w:lang w:val="en-US"/>
        </w:rPr>
        <w:t>volver</w:t>
      </w:r>
      <w:r>
        <w:rPr>
          <w:i/>
          <w:iCs/>
          <w:sz w:val="24"/>
        </w:rPr>
        <w:t>í</w:t>
      </w:r>
      <w:r>
        <w:rPr>
          <w:i/>
          <w:iCs/>
          <w:sz w:val="24"/>
          <w:lang w:val="en-US"/>
        </w:rPr>
        <w:t>as</w:t>
      </w:r>
      <w:r>
        <w:rPr>
          <w:i/>
          <w:iCs/>
          <w:sz w:val="24"/>
        </w:rPr>
        <w:t xml:space="preserve">, </w:t>
      </w:r>
      <w:r>
        <w:rPr>
          <w:i/>
          <w:iCs/>
          <w:sz w:val="24"/>
          <w:lang w:val="en-US"/>
        </w:rPr>
        <w:t>entrarias</w:t>
      </w:r>
      <w:r>
        <w:rPr>
          <w:sz w:val="24"/>
        </w:rPr>
        <w:t xml:space="preserve">                                Я надеялся, что ты вернешься, </w:t>
      </w:r>
    </w:p>
    <w:p>
      <w:pPr>
        <w:pStyle w:val="Normal1"/>
        <w:spacing w:lineRule="auto" w:line="240"/>
        <w:ind w:firstLine="709" w:end="0"/>
        <w:rPr/>
      </w:pPr>
      <w:r>
        <w:rPr>
          <w:sz w:val="24"/>
          <w:lang w:val="en-US"/>
        </w:rPr>
        <w:t>en</w:t>
      </w:r>
      <w:r>
        <w:rPr>
          <w:sz w:val="24"/>
        </w:rPr>
        <w:t xml:space="preserve"> </w:t>
      </w:r>
      <w:r>
        <w:rPr>
          <w:sz w:val="24"/>
          <w:lang w:val="en-US"/>
        </w:rPr>
        <w:t>raz</w:t>
      </w:r>
      <w:r>
        <w:rPr>
          <w:sz w:val="24"/>
        </w:rPr>
        <w:t>ó</w:t>
      </w:r>
      <w:r>
        <w:rPr>
          <w:sz w:val="24"/>
          <w:lang w:val="en-US"/>
        </w:rPr>
        <w:t>n</w:t>
      </w:r>
      <w:r>
        <w:rPr>
          <w:sz w:val="24"/>
        </w:rPr>
        <w:t xml:space="preserve">, </w:t>
      </w:r>
      <w:r>
        <w:rPr>
          <w:sz w:val="24"/>
          <w:lang w:val="en-US"/>
        </w:rPr>
        <w:t>me</w:t>
      </w:r>
      <w:r>
        <w:rPr>
          <w:sz w:val="24"/>
        </w:rPr>
        <w:t xml:space="preserve"> </w:t>
      </w:r>
      <w:r>
        <w:rPr>
          <w:i/>
          <w:iCs/>
          <w:sz w:val="24"/>
          <w:lang w:val="en-US"/>
        </w:rPr>
        <w:t>dejar</w:t>
      </w:r>
      <w:r>
        <w:rPr>
          <w:i/>
          <w:iCs/>
          <w:sz w:val="24"/>
        </w:rPr>
        <w:t>í</w:t>
      </w:r>
      <w:r>
        <w:rPr>
          <w:i/>
          <w:iCs/>
          <w:sz w:val="24"/>
          <w:lang w:val="en-US"/>
        </w:rPr>
        <w:t>as</w:t>
      </w:r>
      <w:r>
        <w:rPr>
          <w:sz w:val="24"/>
        </w:rPr>
        <w:t xml:space="preserve"> </w:t>
      </w:r>
      <w:r>
        <w:rPr>
          <w:sz w:val="24"/>
          <w:lang w:val="en-US"/>
        </w:rPr>
        <w:t>arreglar</w:t>
      </w:r>
      <w:r>
        <w:rPr>
          <w:sz w:val="24"/>
        </w:rPr>
        <w:t xml:space="preserve">                                         придешь в себя, позволишь </w:t>
      </w:r>
    </w:p>
    <w:p>
      <w:pPr>
        <w:pStyle w:val="Normal1"/>
        <w:spacing w:lineRule="auto" w:line="240"/>
        <w:ind w:firstLine="709" w:end="0"/>
        <w:rPr/>
      </w:pPr>
      <w:r>
        <w:rPr>
          <w:sz w:val="24"/>
          <w:lang w:val="en-US"/>
        </w:rPr>
        <w:t>este</w:t>
      </w:r>
      <w:r>
        <w:rPr>
          <w:sz w:val="24"/>
        </w:rPr>
        <w:t xml:space="preserve"> </w:t>
      </w:r>
      <w:r>
        <w:rPr>
          <w:sz w:val="24"/>
          <w:lang w:val="en-US"/>
        </w:rPr>
        <w:t>incidente</w:t>
      </w:r>
      <w:r>
        <w:rPr>
          <w:sz w:val="24"/>
        </w:rPr>
        <w:t xml:space="preserve">, </w:t>
      </w:r>
      <w:r>
        <w:rPr>
          <w:sz w:val="24"/>
          <w:lang w:val="en-US"/>
        </w:rPr>
        <w:t>me</w:t>
      </w:r>
      <w:r>
        <w:rPr>
          <w:sz w:val="24"/>
        </w:rPr>
        <w:t xml:space="preserve"> </w:t>
      </w:r>
      <w:r>
        <w:rPr>
          <w:i/>
          <w:iCs/>
          <w:sz w:val="24"/>
          <w:lang w:val="en-US"/>
        </w:rPr>
        <w:t>ayudar</w:t>
      </w:r>
      <w:r>
        <w:rPr>
          <w:i/>
          <w:iCs/>
          <w:sz w:val="24"/>
        </w:rPr>
        <w:t>í</w:t>
      </w:r>
      <w:r>
        <w:rPr>
          <w:i/>
          <w:iCs/>
          <w:sz w:val="24"/>
          <w:lang w:val="en-US"/>
        </w:rPr>
        <w:t>as</w:t>
      </w:r>
      <w:r>
        <w:rPr>
          <w:sz w:val="24"/>
        </w:rPr>
        <w:t xml:space="preserve">                                           мне уладить это дело и предотвратить</w:t>
      </w:r>
    </w:p>
    <w:p>
      <w:pPr>
        <w:pStyle w:val="Normal1"/>
        <w:spacing w:lineRule="auto" w:line="240"/>
        <w:ind w:firstLine="709" w:end="0"/>
        <w:rPr/>
      </w:pPr>
      <w:r>
        <w:rPr>
          <w:sz w:val="24"/>
          <w:lang w:val="en-US"/>
        </w:rPr>
        <w:t xml:space="preserve">a conjurar este escándalo.                                                </w:t>
      </w:r>
      <w:r>
        <w:rPr>
          <w:sz w:val="24"/>
        </w:rPr>
        <w:t>скандал.</w:t>
      </w:r>
    </w:p>
    <w:p>
      <w:pPr>
        <w:pStyle w:val="Normal1"/>
        <w:spacing w:lineRule="auto" w:line="240"/>
        <w:ind w:firstLine="709" w:end="0"/>
        <w:rPr/>
      </w:pPr>
      <w:r>
        <w:rPr>
          <w:sz w:val="24"/>
        </w:rPr>
        <w:t>(</w:t>
      </w:r>
      <w:r>
        <w:rPr>
          <w:sz w:val="24"/>
          <w:lang w:val="en-US"/>
        </w:rPr>
        <w:t>S</w:t>
      </w:r>
      <w:r>
        <w:rPr>
          <w:sz w:val="24"/>
        </w:rPr>
        <w:t>.</w:t>
      </w:r>
      <w:r>
        <w:rPr>
          <w:sz w:val="24"/>
          <w:lang w:val="en-US"/>
        </w:rPr>
        <w:t>N</w:t>
      </w:r>
      <w:r>
        <w:rPr>
          <w:lang w:val="en-US"/>
        </w:rPr>
        <w:t>OVO</w:t>
      </w:r>
      <w:r>
        <w:rPr>
          <w:sz w:val="24"/>
        </w:rPr>
        <w:t xml:space="preserve">) </w:t>
      </w:r>
    </w:p>
    <w:p>
      <w:pPr>
        <w:pStyle w:val="Normal1"/>
        <w:spacing w:lineRule="auto" w:line="240"/>
        <w:ind w:firstLine="284" w:end="0"/>
        <w:rPr/>
      </w:pPr>
      <w:r>
        <w:rPr>
          <w:i/>
          <w:iCs/>
          <w:sz w:val="24"/>
        </w:rPr>
        <w:t>Не</w:t>
      </w:r>
      <w:r>
        <w:rPr>
          <w:i/>
          <w:iCs/>
          <w:sz w:val="24"/>
          <w:lang w:val="en-US"/>
        </w:rPr>
        <w:t xml:space="preserve"> pensado</w:t>
      </w:r>
      <w:r>
        <w:rPr>
          <w:sz w:val="24"/>
          <w:lang w:val="en-US"/>
        </w:rPr>
        <w:t xml:space="preserve"> que te </w:t>
      </w:r>
      <w:r>
        <w:rPr>
          <w:i/>
          <w:iCs/>
          <w:sz w:val="24"/>
          <w:lang w:val="en-US"/>
        </w:rPr>
        <w:t>divertiria</w:t>
      </w:r>
      <w:r>
        <w:rPr>
          <w:sz w:val="24"/>
          <w:lang w:val="en-US"/>
        </w:rPr>
        <w:t xml:space="preserve"> mudar aires.                        </w:t>
      </w:r>
      <w:r>
        <w:rPr>
          <w:sz w:val="24"/>
        </w:rPr>
        <w:t>Я думал, что тебе придется по душе</w:t>
      </w:r>
    </w:p>
    <w:p>
      <w:pPr>
        <w:pStyle w:val="Normal1"/>
        <w:spacing w:lineRule="auto" w:line="240"/>
        <w:ind w:firstLine="284" w:end="0"/>
        <w:rPr>
          <w:sz w:val="24"/>
        </w:rPr>
      </w:pPr>
      <w:r>
        <w:rPr>
          <w:sz w:val="24"/>
        </w:rPr>
        <w:t xml:space="preserve">                                                                                               </w:t>
      </w:r>
      <w:r>
        <w:rPr>
          <w:sz w:val="24"/>
        </w:rPr>
        <w:t>перемена мест.</w:t>
      </w:r>
    </w:p>
    <w:p>
      <w:pPr>
        <w:pStyle w:val="Normal1"/>
        <w:spacing w:lineRule="auto" w:line="240"/>
        <w:ind w:firstLine="284" w:end="0"/>
        <w:rPr/>
      </w:pPr>
      <w:r>
        <w:rPr>
          <w:sz w:val="24"/>
        </w:rPr>
        <w:t xml:space="preserve"> </w:t>
      </w:r>
      <w:r>
        <w:rPr>
          <w:sz w:val="24"/>
        </w:rPr>
        <w:t>(</w:t>
      </w:r>
      <w:r>
        <w:rPr>
          <w:sz w:val="24"/>
          <w:lang w:val="en-US"/>
        </w:rPr>
        <w:t>J</w:t>
      </w:r>
      <w:r>
        <w:rPr>
          <w:sz w:val="24"/>
        </w:rPr>
        <w:t>.</w:t>
      </w:r>
      <w:r>
        <w:rPr>
          <w:sz w:val="24"/>
          <w:lang w:val="en-US"/>
        </w:rPr>
        <w:t>G</w:t>
      </w:r>
      <w:r>
        <w:rPr>
          <w:lang w:val="en-US"/>
        </w:rPr>
        <w:t>OYTISOLO</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w:t>
      </w:r>
      <w:r>
        <w:rPr>
          <w:spacing w:val="20"/>
          <w:sz w:val="24"/>
        </w:rPr>
        <w:t>желаемое</w:t>
      </w:r>
      <w:r>
        <w:rPr>
          <w:sz w:val="24"/>
        </w:rPr>
        <w:t xml:space="preserve"> действие при вежливом обращении к кому-либо (чаще всего при просьбе):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w:t>
      </w:r>
      <w:r>
        <w:rPr>
          <w:i/>
          <w:iCs/>
          <w:sz w:val="24"/>
          <w:lang w:val="en-US"/>
        </w:rPr>
        <w:t>Vendría</w:t>
      </w:r>
      <w:r>
        <w:rPr>
          <w:sz w:val="24"/>
          <w:lang w:val="en-US"/>
        </w:rPr>
        <w:t xml:space="preserve"> usted conmigo? </w:t>
      </w:r>
      <w:r>
        <w:rPr>
          <w:sz w:val="24"/>
        </w:rPr>
        <w:t>(</w:t>
      </w:r>
      <w:r>
        <w:rPr>
          <w:sz w:val="24"/>
          <w:lang w:val="en-US"/>
        </w:rPr>
        <w:t>S</w:t>
      </w:r>
      <w:r>
        <w:rPr>
          <w:sz w:val="24"/>
        </w:rPr>
        <w:t xml:space="preserve">. </w:t>
      </w:r>
      <w:r>
        <w:rPr>
          <w:sz w:val="24"/>
          <w:lang w:val="en-US"/>
        </w:rPr>
        <w:t>N</w:t>
      </w:r>
      <w:r>
        <w:rPr>
          <w:lang w:val="en-US"/>
        </w:rPr>
        <w:t>OVO</w:t>
      </w:r>
      <w:r>
        <w:rPr>
          <w:sz w:val="24"/>
        </w:rPr>
        <w:t xml:space="preserve">)                              Вы бы пошли со мною? </w:t>
      </w:r>
    </w:p>
    <w:p>
      <w:pPr>
        <w:pStyle w:val="Normal1"/>
        <w:spacing w:lineRule="auto" w:line="240"/>
        <w:ind w:firstLine="284" w:end="0"/>
        <w:rPr/>
      </w:pPr>
      <w:r>
        <w:rPr>
          <w:sz w:val="24"/>
          <w:lang w:val="en-US"/>
        </w:rPr>
        <w:t xml:space="preserve">Me </w:t>
      </w:r>
      <w:r>
        <w:rPr>
          <w:i/>
          <w:iCs/>
          <w:sz w:val="24"/>
          <w:lang w:val="en-US"/>
        </w:rPr>
        <w:t>agradaría</w:t>
      </w:r>
      <w:r>
        <w:rPr>
          <w:sz w:val="24"/>
          <w:lang w:val="en-US"/>
        </w:rPr>
        <w:t xml:space="preserve"> viajar contigo.                                          </w:t>
      </w:r>
      <w:r>
        <w:rPr>
          <w:sz w:val="24"/>
        </w:rPr>
        <w:t>Мне было бы приятно попутешествовать с тобою.</w:t>
      </w:r>
    </w:p>
    <w:p>
      <w:pPr>
        <w:pStyle w:val="Normal1"/>
        <w:spacing w:lineRule="auto" w:line="240"/>
        <w:ind w:firstLine="709" w:end="0"/>
        <w:rPr/>
      </w:pPr>
      <w:r>
        <w:rPr>
          <w:sz w:val="24"/>
        </w:rPr>
        <w:t>(</w:t>
      </w:r>
      <w:r>
        <w:rPr>
          <w:sz w:val="24"/>
          <w:lang w:val="en-US"/>
        </w:rPr>
        <w:t>J</w:t>
      </w:r>
      <w:r>
        <w:rPr>
          <w:sz w:val="24"/>
        </w:rPr>
        <w:t xml:space="preserve">. </w:t>
      </w:r>
      <w:r>
        <w:rPr>
          <w:sz w:val="24"/>
          <w:lang w:val="en-US"/>
        </w:rPr>
        <w:t>G</w:t>
      </w:r>
      <w:r>
        <w:rPr>
          <w:lang w:val="en-US"/>
        </w:rPr>
        <w:t>OYTISOLO</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г) </w:t>
      </w:r>
      <w:r>
        <w:rPr>
          <w:spacing w:val="20"/>
          <w:sz w:val="24"/>
        </w:rPr>
        <w:t>возможное, вероятное</w:t>
      </w:r>
      <w:r>
        <w:rPr>
          <w:sz w:val="24"/>
        </w:rPr>
        <w:t xml:space="preserve"> действие, относящееся к насто</w:t>
        <w:softHyphen/>
        <w:t xml:space="preserve">ящему или будущему времени, в главном предложении </w:t>
      </w:r>
      <w:r>
        <w:rPr>
          <w:spacing w:val="20"/>
          <w:sz w:val="24"/>
        </w:rPr>
        <w:t>условного периода</w:t>
      </w:r>
      <w:r>
        <w:rPr>
          <w:sz w:val="24"/>
        </w:rPr>
        <w:t xml:space="preserve"> второго и смешанного типа (см. § 106):</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Si</w:t>
      </w:r>
      <w:r>
        <w:rPr>
          <w:sz w:val="24"/>
        </w:rPr>
        <w:t xml:space="preserve"> </w:t>
      </w:r>
      <w:r>
        <w:rPr>
          <w:sz w:val="24"/>
          <w:lang w:val="en-US"/>
        </w:rPr>
        <w:t>tu</w:t>
      </w:r>
      <w:r>
        <w:rPr>
          <w:sz w:val="24"/>
        </w:rPr>
        <w:t xml:space="preserve"> </w:t>
      </w:r>
      <w:r>
        <w:rPr>
          <w:sz w:val="24"/>
          <w:lang w:val="en-US"/>
        </w:rPr>
        <w:t>supieras</w:t>
      </w:r>
      <w:r>
        <w:rPr>
          <w:sz w:val="24"/>
        </w:rPr>
        <w:t xml:space="preserve"> </w:t>
      </w:r>
      <w:r>
        <w:rPr>
          <w:sz w:val="24"/>
          <w:lang w:val="en-US"/>
        </w:rPr>
        <w:t>toda</w:t>
      </w:r>
      <w:r>
        <w:rPr>
          <w:sz w:val="24"/>
        </w:rPr>
        <w:t xml:space="preserve"> </w:t>
      </w:r>
      <w:r>
        <w:rPr>
          <w:sz w:val="24"/>
          <w:lang w:val="en-US"/>
        </w:rPr>
        <w:t>la</w:t>
      </w:r>
      <w:r>
        <w:rPr>
          <w:sz w:val="24"/>
        </w:rPr>
        <w:t xml:space="preserve"> </w:t>
      </w:r>
      <w:r>
        <w:rPr>
          <w:sz w:val="24"/>
          <w:lang w:val="en-US"/>
        </w:rPr>
        <w:t>verdad</w:t>
      </w:r>
      <w:r>
        <w:rPr>
          <w:sz w:val="24"/>
        </w:rPr>
        <w:t xml:space="preserve"> </w:t>
      </w:r>
      <w:r>
        <w:rPr>
          <w:sz w:val="24"/>
          <w:lang w:val="en-US"/>
        </w:rPr>
        <w:t>me</w:t>
      </w:r>
      <w:r>
        <w:rPr>
          <w:sz w:val="24"/>
        </w:rPr>
        <w:t xml:space="preserve"> </w:t>
      </w:r>
      <w:r>
        <w:rPr>
          <w:i/>
          <w:iCs/>
          <w:sz w:val="24"/>
          <w:lang w:val="en-US"/>
        </w:rPr>
        <w:t>dar</w:t>
      </w:r>
      <w:r>
        <w:rPr>
          <w:i/>
          <w:iCs/>
          <w:sz w:val="24"/>
        </w:rPr>
        <w:t>í</w:t>
      </w:r>
      <w:r>
        <w:rPr>
          <w:i/>
          <w:iCs/>
          <w:sz w:val="24"/>
          <w:lang w:val="en-US"/>
        </w:rPr>
        <w:t>as</w:t>
      </w:r>
      <w:r>
        <w:rPr>
          <w:sz w:val="24"/>
        </w:rPr>
        <w:t xml:space="preserve">                            Если бы ты узнал всю правду;</w:t>
      </w:r>
    </w:p>
    <w:p>
      <w:pPr>
        <w:pStyle w:val="Normal1"/>
        <w:spacing w:lineRule="auto" w:line="240"/>
        <w:ind w:firstLine="709" w:end="0"/>
        <w:rPr/>
      </w:pPr>
      <w:r>
        <w:rPr>
          <w:sz w:val="24"/>
          <w:lang w:val="en-US"/>
        </w:rPr>
        <w:t>tu</w:t>
      </w:r>
      <w:r>
        <w:rPr>
          <w:sz w:val="24"/>
        </w:rPr>
        <w:t xml:space="preserve"> </w:t>
      </w:r>
      <w:r>
        <w:rPr>
          <w:sz w:val="24"/>
          <w:lang w:val="en-US"/>
        </w:rPr>
        <w:t>absolución</w:t>
      </w:r>
      <w:r>
        <w:rPr>
          <w:sz w:val="24"/>
        </w:rPr>
        <w:t>. (</w:t>
      </w:r>
      <w:r>
        <w:rPr>
          <w:sz w:val="24"/>
          <w:lang w:val="en-US"/>
        </w:rPr>
        <w:t>M</w:t>
      </w:r>
      <w:r>
        <w:rPr>
          <w:sz w:val="24"/>
        </w:rPr>
        <w:t xml:space="preserve">. </w:t>
      </w:r>
      <w:r>
        <w:rPr>
          <w:sz w:val="24"/>
          <w:lang w:val="en-US"/>
        </w:rPr>
        <w:t>A</w:t>
      </w:r>
      <w:r>
        <w:rPr>
          <w:lang w:val="en-US"/>
        </w:rPr>
        <w:t>ZUELA</w:t>
      </w:r>
      <w:r>
        <w:rPr>
          <w:sz w:val="24"/>
        </w:rPr>
        <w:t>)                                            ты бы меня простил.</w:t>
      </w:r>
    </w:p>
    <w:p>
      <w:pPr>
        <w:pStyle w:val="Normal1"/>
        <w:spacing w:lineRule="auto" w:line="240"/>
        <w:ind w:firstLine="284" w:end="0"/>
        <w:rPr/>
      </w:pPr>
      <w:r>
        <w:rPr>
          <w:sz w:val="24"/>
          <w:lang w:val="en-US"/>
        </w:rPr>
        <w:t xml:space="preserve">Si </w:t>
      </w:r>
      <w:r>
        <w:rPr>
          <w:sz w:val="24"/>
        </w:rPr>
        <w:t>уо</w:t>
      </w:r>
      <w:r>
        <w:rPr>
          <w:sz w:val="24"/>
          <w:lang w:val="en-US"/>
        </w:rPr>
        <w:t xml:space="preserve"> no hubiera venido... </w:t>
      </w:r>
      <w:r>
        <w:rPr>
          <w:sz w:val="24"/>
        </w:rPr>
        <w:t>(</w:t>
      </w:r>
      <w:r>
        <w:rPr>
          <w:sz w:val="24"/>
          <w:lang w:val="en-US"/>
        </w:rPr>
        <w:t>usted</w:t>
      </w:r>
      <w:r>
        <w:rPr>
          <w:sz w:val="24"/>
        </w:rPr>
        <w:t xml:space="preserve">)                                     Если бы я не пришел, у вас не </w:t>
      </w:r>
    </w:p>
    <w:p>
      <w:pPr>
        <w:pStyle w:val="Normal1"/>
        <w:spacing w:lineRule="auto" w:line="240"/>
        <w:ind w:firstLine="709" w:end="0"/>
        <w:rPr/>
      </w:pPr>
      <w:r>
        <w:rPr>
          <w:sz w:val="24"/>
          <w:lang w:val="en-US"/>
        </w:rPr>
        <w:t xml:space="preserve">no </w:t>
      </w:r>
      <w:r>
        <w:rPr>
          <w:i/>
          <w:iCs/>
          <w:sz w:val="24"/>
          <w:lang w:val="en-US"/>
        </w:rPr>
        <w:t>tendría</w:t>
      </w:r>
      <w:r>
        <w:rPr>
          <w:sz w:val="24"/>
          <w:lang w:val="en-US"/>
        </w:rPr>
        <w:t xml:space="preserve"> tantos motives para                                          </w:t>
      </w:r>
      <w:r>
        <w:rPr>
          <w:sz w:val="24"/>
        </w:rPr>
        <w:t>было</w:t>
      </w:r>
      <w:r>
        <w:rPr>
          <w:sz w:val="24"/>
          <w:lang w:val="en-US"/>
        </w:rPr>
        <w:t xml:space="preserve"> </w:t>
      </w:r>
      <w:r>
        <w:rPr>
          <w:sz w:val="24"/>
        </w:rPr>
        <w:t>бы</w:t>
      </w:r>
      <w:r>
        <w:rPr>
          <w:sz w:val="24"/>
          <w:lang w:val="en-US"/>
        </w:rPr>
        <w:t xml:space="preserve"> </w:t>
      </w:r>
      <w:r>
        <w:rPr>
          <w:sz w:val="24"/>
        </w:rPr>
        <w:t>сейчас</w:t>
      </w:r>
      <w:r>
        <w:rPr>
          <w:sz w:val="24"/>
          <w:lang w:val="en-US"/>
        </w:rPr>
        <w:t xml:space="preserve"> </w:t>
      </w:r>
      <w:r>
        <w:rPr>
          <w:sz w:val="24"/>
        </w:rPr>
        <w:t>оснований</w:t>
      </w:r>
      <w:r>
        <w:rPr>
          <w:sz w:val="24"/>
          <w:lang w:val="en-US"/>
        </w:rPr>
        <w:t xml:space="preserve"> </w:t>
      </w:r>
    </w:p>
    <w:p>
      <w:pPr>
        <w:pStyle w:val="Normal1"/>
        <w:spacing w:lineRule="auto" w:line="240"/>
        <w:ind w:firstLine="709" w:end="0"/>
        <w:rPr/>
      </w:pPr>
      <w:r>
        <w:rPr>
          <w:sz w:val="24"/>
          <w:lang w:val="en-US"/>
        </w:rPr>
        <w:t xml:space="preserve">estar así. </w:t>
      </w:r>
      <w:r>
        <w:rPr>
          <w:sz w:val="24"/>
        </w:rPr>
        <w:t>(</w:t>
      </w:r>
      <w:r>
        <w:rPr>
          <w:sz w:val="24"/>
          <w:lang w:val="en-US"/>
        </w:rPr>
        <w:t>A</w:t>
      </w:r>
      <w:r>
        <w:rPr>
          <w:sz w:val="24"/>
        </w:rPr>
        <w:t xml:space="preserve">. </w:t>
      </w:r>
      <w:r>
        <w:rPr>
          <w:sz w:val="24"/>
          <w:lang w:val="en-US"/>
        </w:rPr>
        <w:t>G</w:t>
      </w:r>
      <w:r>
        <w:rPr>
          <w:lang w:val="en-US"/>
        </w:rPr>
        <w:t>RAVINA</w:t>
      </w:r>
      <w:r>
        <w:rPr>
          <w:sz w:val="24"/>
        </w:rPr>
        <w:t>)                                                    вести себя так.</w:t>
      </w:r>
    </w:p>
    <w:p>
      <w:pPr>
        <w:pStyle w:val="Normal1"/>
        <w:spacing w:lineRule="auto" w:line="240"/>
        <w:ind w:firstLine="284" w:end="0"/>
        <w:rPr>
          <w:sz w:val="24"/>
        </w:rPr>
      </w:pPr>
      <w:r>
        <w:rPr>
          <w:sz w:val="24"/>
        </w:rPr>
      </w:r>
    </w:p>
    <w:p>
      <w:pPr>
        <w:pStyle w:val="Normal1"/>
        <w:spacing w:lineRule="auto" w:line="240"/>
        <w:ind w:firstLine="284" w:end="0"/>
        <w:jc w:val="center"/>
        <w:rPr/>
      </w:pPr>
      <w:r>
        <w:rPr>
          <w:i/>
          <w:sz w:val="24"/>
          <w:lang w:val="en-US"/>
        </w:rPr>
        <w:t>2. Potencial perfecto</w:t>
      </w:r>
    </w:p>
    <w:p>
      <w:pPr>
        <w:pStyle w:val="Normal1"/>
        <w:spacing w:lineRule="auto" w:line="240"/>
        <w:ind w:firstLine="284" w:end="0"/>
        <w:rPr/>
      </w:pPr>
      <w:r>
        <w:rPr>
          <w:sz w:val="24"/>
          <w:lang w:val="en-US"/>
        </w:rPr>
        <w:t xml:space="preserve">Potencial perfecto </w:t>
      </w:r>
      <w:r>
        <w:rPr>
          <w:sz w:val="24"/>
        </w:rPr>
        <w:t>чаще</w:t>
      </w:r>
      <w:r>
        <w:rPr>
          <w:sz w:val="24"/>
          <w:lang w:val="en-US"/>
        </w:rPr>
        <w:t xml:space="preserve"> </w:t>
      </w:r>
      <w:r>
        <w:rPr>
          <w:sz w:val="24"/>
        </w:rPr>
        <w:t>всего</w:t>
      </w:r>
      <w:r>
        <w:rPr>
          <w:sz w:val="24"/>
          <w:lang w:val="en-US"/>
        </w:rPr>
        <w:t xml:space="preserve"> </w:t>
      </w:r>
      <w:r>
        <w:rPr>
          <w:sz w:val="24"/>
        </w:rPr>
        <w:t>выражает</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а) в </w:t>
      </w:r>
      <w:r>
        <w:rPr>
          <w:spacing w:val="20"/>
          <w:sz w:val="24"/>
        </w:rPr>
        <w:t>главном</w:t>
      </w:r>
      <w:r>
        <w:rPr>
          <w:sz w:val="24"/>
        </w:rPr>
        <w:t xml:space="preserve"> предложении условного периода третьего типа (</w:t>
      </w:r>
      <w:r>
        <w:rPr>
          <w:sz w:val="24"/>
          <w:lang w:val="en-US"/>
        </w:rPr>
        <w:t>c</w:t>
      </w:r>
      <w:r>
        <w:rPr>
          <w:sz w:val="24"/>
        </w:rPr>
        <w:t xml:space="preserve">м. § 106) </w:t>
      </w:r>
      <w:r>
        <w:rPr>
          <w:spacing w:val="20"/>
          <w:sz w:val="24"/>
        </w:rPr>
        <w:t>возможное, вероятное</w:t>
      </w:r>
      <w:r>
        <w:rPr>
          <w:sz w:val="24"/>
        </w:rPr>
        <w:t xml:space="preserve"> действие, которое не было осуществлено в прошлом: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Si</w:t>
      </w:r>
      <w:r>
        <w:rPr>
          <w:sz w:val="24"/>
        </w:rPr>
        <w:t xml:space="preserve"> уо </w:t>
      </w:r>
      <w:r>
        <w:rPr>
          <w:sz w:val="24"/>
          <w:lang w:val="en-US"/>
        </w:rPr>
        <w:t>hubiera</w:t>
      </w:r>
      <w:r>
        <w:rPr>
          <w:sz w:val="24"/>
        </w:rPr>
        <w:t xml:space="preserve"> </w:t>
      </w:r>
      <w:r>
        <w:rPr>
          <w:sz w:val="24"/>
          <w:lang w:val="en-US"/>
        </w:rPr>
        <w:t>nacido</w:t>
      </w:r>
      <w:r>
        <w:rPr>
          <w:sz w:val="24"/>
        </w:rPr>
        <w:t xml:space="preserve"> </w:t>
      </w:r>
      <w:r>
        <w:rPr>
          <w:sz w:val="24"/>
          <w:lang w:val="en-US"/>
        </w:rPr>
        <w:t>baj</w:t>
      </w:r>
      <w:r>
        <w:rPr>
          <w:sz w:val="24"/>
        </w:rPr>
        <w:t xml:space="preserve">о </w:t>
      </w:r>
      <w:r>
        <w:rPr>
          <w:sz w:val="24"/>
          <w:lang w:val="en-US"/>
        </w:rPr>
        <w:t>este</w:t>
      </w:r>
      <w:r>
        <w:rPr>
          <w:sz w:val="24"/>
        </w:rPr>
        <w:t xml:space="preserve"> </w:t>
      </w:r>
      <w:r>
        <w:rPr>
          <w:sz w:val="24"/>
          <w:lang w:val="en-US"/>
        </w:rPr>
        <w:t>sol</w:t>
      </w:r>
      <w:r>
        <w:rPr>
          <w:sz w:val="24"/>
        </w:rPr>
        <w:t>,                                  Если бы я родился под этим солнцем,</w:t>
      </w:r>
    </w:p>
    <w:p>
      <w:pPr>
        <w:pStyle w:val="Normal1"/>
        <w:spacing w:lineRule="auto" w:line="240"/>
        <w:ind w:firstLine="709" w:end="0"/>
        <w:rPr/>
      </w:pPr>
      <w:r>
        <w:rPr>
          <w:i/>
          <w:iCs/>
          <w:sz w:val="24"/>
          <w:lang w:val="en-US"/>
        </w:rPr>
        <w:t>habría</w:t>
      </w:r>
      <w:r>
        <w:rPr>
          <w:sz w:val="24"/>
          <w:lang w:val="en-US"/>
        </w:rPr>
        <w:t xml:space="preserve"> </w:t>
      </w:r>
      <w:r>
        <w:rPr>
          <w:i/>
          <w:iCs/>
          <w:sz w:val="24"/>
          <w:lang w:val="en-US"/>
        </w:rPr>
        <w:t>sido</w:t>
      </w:r>
      <w:r>
        <w:rPr>
          <w:sz w:val="24"/>
          <w:lang w:val="en-US"/>
        </w:rPr>
        <w:t xml:space="preserve"> guerrillero. </w:t>
      </w:r>
      <w:r>
        <w:rPr>
          <w:sz w:val="24"/>
        </w:rPr>
        <w:t>(</w:t>
      </w:r>
      <w:r>
        <w:rPr>
          <w:sz w:val="24"/>
          <w:lang w:val="en-US"/>
        </w:rPr>
        <w:t>P</w:t>
      </w:r>
      <w:r>
        <w:rPr>
          <w:lang w:val="en-US"/>
        </w:rPr>
        <w:t>EREZ</w:t>
      </w:r>
      <w:r>
        <w:rPr>
          <w:sz w:val="24"/>
        </w:rPr>
        <w:t xml:space="preserve">                                        я был бы партизаном </w:t>
      </w:r>
    </w:p>
    <w:p>
      <w:pPr>
        <w:pStyle w:val="Normal1"/>
        <w:spacing w:lineRule="auto" w:line="240"/>
        <w:ind w:firstLine="709" w:end="0"/>
        <w:rPr/>
      </w:pPr>
      <w:r>
        <w:rPr>
          <w:sz w:val="24"/>
        </w:rPr>
        <w:t xml:space="preserve"> </w:t>
      </w:r>
      <w:r>
        <w:rPr>
          <w:sz w:val="24"/>
          <w:lang w:val="en-US"/>
        </w:rPr>
        <w:t>G</w:t>
      </w:r>
      <w:r>
        <w:rPr>
          <w:lang w:val="en-US"/>
        </w:rPr>
        <w:t>ALDOS</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 </w:t>
      </w:r>
      <w:r>
        <w:rPr>
          <w:sz w:val="24"/>
        </w:rPr>
        <w:t>б) вероятное действие в прошлом, которое, как предполагается, произошло ранее какого-то другого прошедшего действия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N</w:t>
      </w:r>
      <w:r>
        <w:rPr>
          <w:sz w:val="24"/>
        </w:rPr>
        <w:t xml:space="preserve">о </w:t>
      </w:r>
      <w:r>
        <w:rPr>
          <w:i/>
          <w:iCs/>
          <w:sz w:val="24"/>
          <w:lang w:val="en-US"/>
        </w:rPr>
        <w:t>habr</w:t>
      </w:r>
      <w:r>
        <w:rPr>
          <w:i/>
          <w:iCs/>
          <w:sz w:val="24"/>
        </w:rPr>
        <w:t>í</w:t>
      </w:r>
      <w:r>
        <w:rPr>
          <w:i/>
          <w:iCs/>
          <w:sz w:val="24"/>
          <w:lang w:val="en-US"/>
        </w:rPr>
        <w:t>an</w:t>
      </w:r>
      <w:r>
        <w:rPr>
          <w:i/>
          <w:iCs/>
          <w:sz w:val="24"/>
        </w:rPr>
        <w:t xml:space="preserve"> </w:t>
      </w:r>
      <w:r>
        <w:rPr>
          <w:i/>
          <w:iCs/>
          <w:sz w:val="24"/>
          <w:lang w:val="en-US"/>
        </w:rPr>
        <w:t>corrido</w:t>
      </w:r>
      <w:r>
        <w:rPr>
          <w:sz w:val="24"/>
        </w:rPr>
        <w:t xml:space="preserve"> </w:t>
      </w:r>
      <w:r>
        <w:rPr>
          <w:sz w:val="24"/>
          <w:lang w:val="en-US"/>
        </w:rPr>
        <w:t>ambos</w:t>
      </w:r>
      <w:r>
        <w:rPr>
          <w:sz w:val="24"/>
        </w:rPr>
        <w:t xml:space="preserve"> </w:t>
      </w:r>
      <w:r>
        <w:rPr>
          <w:sz w:val="24"/>
          <w:lang w:val="en-US"/>
        </w:rPr>
        <w:t>veinte</w:t>
      </w:r>
      <w:r>
        <w:rPr>
          <w:sz w:val="24"/>
        </w:rPr>
        <w:t xml:space="preserve">                                    </w:t>
      </w:r>
      <w:r>
        <w:rPr>
          <w:sz w:val="24"/>
          <w:lang w:val="en-US"/>
        </w:rPr>
        <w:t>He</w:t>
      </w:r>
      <w:r>
        <w:rPr>
          <w:sz w:val="24"/>
        </w:rPr>
        <w:t xml:space="preserve"> пробежали они и двадцати </w:t>
      </w:r>
    </w:p>
    <w:p>
      <w:pPr>
        <w:pStyle w:val="Normal1"/>
        <w:spacing w:lineRule="auto" w:line="240"/>
        <w:ind w:firstLine="709" w:end="0"/>
        <w:rPr/>
      </w:pPr>
      <w:r>
        <w:rPr>
          <w:sz w:val="24"/>
        </w:rPr>
        <w:t xml:space="preserve"> </w:t>
      </w:r>
      <w:r>
        <w:rPr>
          <w:sz w:val="24"/>
          <w:lang w:val="en-US"/>
        </w:rPr>
        <w:t>pasos</w:t>
      </w:r>
      <w:r>
        <w:rPr>
          <w:sz w:val="24"/>
        </w:rPr>
        <w:t xml:space="preserve"> </w:t>
      </w:r>
      <w:r>
        <w:rPr>
          <w:sz w:val="24"/>
          <w:lang w:val="en-US"/>
        </w:rPr>
        <w:t>cuando</w:t>
      </w:r>
      <w:r>
        <w:rPr>
          <w:sz w:val="24"/>
        </w:rPr>
        <w:t xml:space="preserve"> </w:t>
      </w:r>
      <w:r>
        <w:rPr>
          <w:sz w:val="24"/>
          <w:lang w:val="en-US"/>
        </w:rPr>
        <w:t>el</w:t>
      </w:r>
      <w:r>
        <w:rPr>
          <w:sz w:val="24"/>
        </w:rPr>
        <w:t xml:space="preserve"> </w:t>
      </w:r>
      <w:r>
        <w:rPr>
          <w:sz w:val="24"/>
          <w:lang w:val="en-US"/>
        </w:rPr>
        <w:t>conde</w:t>
      </w:r>
      <w:r>
        <w:rPr>
          <w:sz w:val="24"/>
        </w:rPr>
        <w:t xml:space="preserve"> </w:t>
      </w:r>
      <w:r>
        <w:rPr>
          <w:sz w:val="24"/>
          <w:lang w:val="en-US"/>
        </w:rPr>
        <w:t>les</w:t>
      </w:r>
      <w:r>
        <w:rPr>
          <w:sz w:val="24"/>
        </w:rPr>
        <w:t xml:space="preserve"> </w:t>
      </w:r>
      <w:r>
        <w:rPr>
          <w:sz w:val="24"/>
          <w:lang w:val="en-US"/>
        </w:rPr>
        <w:t>detuvo</w:t>
      </w:r>
      <w:r>
        <w:rPr>
          <w:sz w:val="24"/>
        </w:rPr>
        <w:t xml:space="preserve">                                   шагов, как граф вежливо остановил их.</w:t>
      </w:r>
    </w:p>
    <w:p>
      <w:pPr>
        <w:pStyle w:val="Normal1"/>
        <w:spacing w:lineRule="auto" w:line="240"/>
        <w:ind w:firstLine="709" w:end="0"/>
        <w:rPr/>
      </w:pPr>
      <w:r>
        <w:rPr>
          <w:sz w:val="24"/>
          <w:lang w:val="en-US"/>
        </w:rPr>
        <w:t>cortesmente (R. M</w:t>
      </w:r>
      <w:r>
        <w:rPr>
          <w:lang w:val="en-US"/>
        </w:rPr>
        <w:t>EZA</w:t>
      </w:r>
      <w:r>
        <w:rPr>
          <w:sz w:val="24"/>
          <w:lang w:val="en-US"/>
        </w:rPr>
        <w:t xml:space="preserve">) </w:t>
      </w:r>
    </w:p>
    <w:p>
      <w:pPr>
        <w:pStyle w:val="Normal1"/>
        <w:spacing w:lineRule="auto" w:line="240"/>
        <w:ind w:firstLine="284" w:end="0"/>
        <w:rPr/>
      </w:pPr>
      <w:r>
        <w:rPr>
          <w:sz w:val="24"/>
          <w:lang w:val="en-US"/>
        </w:rPr>
        <w:t xml:space="preserve"> </w:t>
      </w:r>
      <w:r>
        <w:rPr>
          <w:sz w:val="24"/>
          <w:lang w:val="en-US"/>
        </w:rPr>
        <w:t>Yo</w:t>
      </w:r>
      <w:r>
        <w:rPr>
          <w:sz w:val="24"/>
        </w:rPr>
        <w:t xml:space="preserve"> </w:t>
      </w:r>
      <w:r>
        <w:rPr>
          <w:sz w:val="24"/>
          <w:lang w:val="en-US"/>
        </w:rPr>
        <w:t>sospechaba</w:t>
      </w:r>
      <w:r>
        <w:rPr>
          <w:sz w:val="24"/>
        </w:rPr>
        <w:t xml:space="preserve"> уо </w:t>
      </w:r>
      <w:r>
        <w:rPr>
          <w:sz w:val="24"/>
          <w:lang w:val="en-US"/>
        </w:rPr>
        <w:t>que</w:t>
      </w:r>
      <w:r>
        <w:rPr>
          <w:sz w:val="24"/>
        </w:rPr>
        <w:t xml:space="preserve"> </w:t>
      </w:r>
      <w:r>
        <w:rPr>
          <w:i/>
          <w:iCs/>
          <w:sz w:val="24"/>
          <w:lang w:val="en-US"/>
        </w:rPr>
        <w:t>habr</w:t>
      </w:r>
      <w:r>
        <w:rPr>
          <w:i/>
          <w:iCs/>
          <w:sz w:val="24"/>
        </w:rPr>
        <w:t>í</w:t>
      </w:r>
      <w:r>
        <w:rPr>
          <w:i/>
          <w:iCs/>
          <w:sz w:val="24"/>
          <w:lang w:val="en-US"/>
        </w:rPr>
        <w:t>as</w:t>
      </w:r>
      <w:r>
        <w:rPr>
          <w:i/>
          <w:iCs/>
          <w:sz w:val="24"/>
        </w:rPr>
        <w:t xml:space="preserve"> </w:t>
      </w:r>
      <w:r>
        <w:rPr>
          <w:i/>
          <w:iCs/>
          <w:sz w:val="24"/>
          <w:lang w:val="en-US"/>
        </w:rPr>
        <w:t>ido</w:t>
      </w:r>
      <w:r>
        <w:rPr>
          <w:sz w:val="24"/>
        </w:rPr>
        <w:t xml:space="preserve">                                 Я подозревал, что ты уже пошла </w:t>
      </w:r>
    </w:p>
    <w:p>
      <w:pPr>
        <w:pStyle w:val="Normal1"/>
        <w:spacing w:lineRule="auto" w:line="240"/>
        <w:ind w:firstLine="709" w:end="0"/>
        <w:rPr/>
      </w:pPr>
      <w:r>
        <w:rPr>
          <w:sz w:val="24"/>
          <w:lang w:val="en-US"/>
        </w:rPr>
        <w:t>all</w:t>
      </w:r>
      <w:r>
        <w:rPr>
          <w:sz w:val="24"/>
        </w:rPr>
        <w:t>á (</w:t>
      </w:r>
      <w:r>
        <w:rPr>
          <w:sz w:val="24"/>
          <w:lang w:val="en-US"/>
        </w:rPr>
        <w:t>S</w:t>
      </w:r>
      <w:r>
        <w:rPr>
          <w:sz w:val="24"/>
        </w:rPr>
        <w:t xml:space="preserve">. </w:t>
      </w:r>
      <w:r>
        <w:rPr>
          <w:sz w:val="24"/>
          <w:lang w:val="en-US"/>
        </w:rPr>
        <w:t>N</w:t>
      </w:r>
      <w:r>
        <w:rPr>
          <w:lang w:val="en-US"/>
        </w:rPr>
        <w:t>OVO</w:t>
      </w:r>
      <w:r>
        <w:rPr>
          <w:sz w:val="24"/>
        </w:rPr>
        <w:t>)                                                                  туда.</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 </w:t>
      </w:r>
      <w:r>
        <w:rPr>
          <w:sz w:val="24"/>
        </w:rPr>
        <w:t>в) будущее действие по отношению к какому-либо действию прошлом и одновременно предшествующее какому-нибудь другому действию или моменту</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Asegur</w:t>
      </w:r>
      <w:r>
        <w:rPr>
          <w:sz w:val="24"/>
        </w:rPr>
        <w:t xml:space="preserve">ó </w:t>
      </w:r>
      <w:r>
        <w:rPr>
          <w:sz w:val="24"/>
          <w:lang w:val="en-US"/>
        </w:rPr>
        <w:t>que</w:t>
      </w:r>
      <w:r>
        <w:rPr>
          <w:sz w:val="24"/>
        </w:rPr>
        <w:t xml:space="preserve"> </w:t>
      </w:r>
      <w:r>
        <w:rPr>
          <w:i/>
          <w:iCs/>
          <w:sz w:val="24"/>
          <w:lang w:val="en-US"/>
        </w:rPr>
        <w:t>regresar</w:t>
      </w:r>
      <w:r>
        <w:rPr>
          <w:i/>
          <w:iCs/>
          <w:sz w:val="24"/>
        </w:rPr>
        <w:t>í</w:t>
      </w:r>
      <w:r>
        <w:rPr>
          <w:i/>
          <w:iCs/>
          <w:sz w:val="24"/>
          <w:lang w:val="en-US"/>
        </w:rPr>
        <w:t>a</w:t>
      </w:r>
      <w:r>
        <w:rPr>
          <w:sz w:val="24"/>
        </w:rPr>
        <w:t xml:space="preserve"> </w:t>
      </w:r>
      <w:r>
        <w:rPr>
          <w:sz w:val="24"/>
          <w:lang w:val="en-US"/>
        </w:rPr>
        <w:t>pasados</w:t>
      </w:r>
      <w:r>
        <w:rPr>
          <w:sz w:val="24"/>
        </w:rPr>
        <w:t xml:space="preserve">                                      Он заверил, что вернется через </w:t>
      </w:r>
    </w:p>
    <w:p>
      <w:pPr>
        <w:pStyle w:val="Normal1"/>
        <w:spacing w:lineRule="auto" w:line="240"/>
        <w:ind w:firstLine="709" w:end="0"/>
        <w:rPr/>
      </w:pPr>
      <w:r>
        <w:rPr>
          <w:sz w:val="24"/>
          <w:lang w:val="en-US"/>
        </w:rPr>
        <w:t>unos</w:t>
      </w:r>
      <w:r>
        <w:rPr>
          <w:sz w:val="24"/>
        </w:rPr>
        <w:t xml:space="preserve"> </w:t>
      </w:r>
      <w:r>
        <w:rPr>
          <w:sz w:val="24"/>
          <w:lang w:val="en-US"/>
        </w:rPr>
        <w:t>meses</w:t>
      </w:r>
      <w:r>
        <w:rPr>
          <w:sz w:val="24"/>
        </w:rPr>
        <w:t xml:space="preserve"> у </w:t>
      </w:r>
      <w:r>
        <w:rPr>
          <w:sz w:val="24"/>
          <w:lang w:val="en-US"/>
        </w:rPr>
        <w:t>que</w:t>
      </w:r>
      <w:r>
        <w:rPr>
          <w:sz w:val="24"/>
        </w:rPr>
        <w:t xml:space="preserve"> </w:t>
      </w:r>
      <w:r>
        <w:rPr>
          <w:sz w:val="24"/>
          <w:lang w:val="en-US"/>
        </w:rPr>
        <w:t>para</w:t>
      </w:r>
      <w:r>
        <w:rPr>
          <w:sz w:val="24"/>
        </w:rPr>
        <w:t xml:space="preserve"> </w:t>
      </w:r>
      <w:r>
        <w:rPr>
          <w:sz w:val="24"/>
          <w:lang w:val="en-US"/>
        </w:rPr>
        <w:t>entonces</w:t>
      </w:r>
      <w:r>
        <w:rPr>
          <w:sz w:val="24"/>
        </w:rPr>
        <w:t xml:space="preserve">                                      несколько месяцев и что к </w:t>
      </w:r>
    </w:p>
    <w:p>
      <w:pPr>
        <w:pStyle w:val="Normal1"/>
        <w:spacing w:lineRule="auto" w:line="240"/>
        <w:ind w:firstLine="709" w:end="0"/>
        <w:rPr/>
      </w:pPr>
      <w:r>
        <w:rPr>
          <w:sz w:val="24"/>
        </w:rPr>
        <w:t xml:space="preserve">уа </w:t>
      </w:r>
      <w:r>
        <w:rPr>
          <w:i/>
          <w:iCs/>
          <w:sz w:val="24"/>
          <w:lang w:val="en-US"/>
        </w:rPr>
        <w:t>se</w:t>
      </w:r>
      <w:r>
        <w:rPr>
          <w:i/>
          <w:iCs/>
          <w:sz w:val="24"/>
        </w:rPr>
        <w:t xml:space="preserve"> </w:t>
      </w:r>
      <w:r>
        <w:rPr>
          <w:i/>
          <w:iCs/>
          <w:sz w:val="24"/>
          <w:lang w:val="en-US"/>
        </w:rPr>
        <w:t>habr</w:t>
      </w:r>
      <w:r>
        <w:rPr>
          <w:i/>
          <w:iCs/>
          <w:sz w:val="24"/>
        </w:rPr>
        <w:t>í</w:t>
      </w:r>
      <w:r>
        <w:rPr>
          <w:i/>
          <w:iCs/>
          <w:sz w:val="24"/>
          <w:lang w:val="en-US"/>
        </w:rPr>
        <w:t>a</w:t>
      </w:r>
      <w:r>
        <w:rPr>
          <w:i/>
          <w:iCs/>
          <w:sz w:val="24"/>
        </w:rPr>
        <w:t xml:space="preserve"> </w:t>
      </w:r>
      <w:r>
        <w:rPr>
          <w:i/>
          <w:iCs/>
          <w:sz w:val="24"/>
          <w:lang w:val="en-US"/>
        </w:rPr>
        <w:t>terminado</w:t>
      </w:r>
      <w:r>
        <w:rPr>
          <w:sz w:val="24"/>
        </w:rPr>
        <w:t xml:space="preserve"> </w:t>
      </w:r>
      <w:r>
        <w:rPr>
          <w:sz w:val="24"/>
          <w:lang w:val="en-US"/>
        </w:rPr>
        <w:t>la</w:t>
      </w:r>
      <w:r>
        <w:rPr>
          <w:sz w:val="24"/>
        </w:rPr>
        <w:t xml:space="preserve">                                                этому времени уже будет закончено</w:t>
      </w:r>
    </w:p>
    <w:p>
      <w:pPr>
        <w:pStyle w:val="Normal1"/>
        <w:spacing w:lineRule="auto" w:line="240"/>
        <w:ind w:firstLine="709" w:end="0"/>
        <w:rPr>
          <w:sz w:val="24"/>
        </w:rPr>
      </w:pPr>
      <w:r>
        <w:rPr>
          <w:sz w:val="24"/>
          <w:lang w:val="en-US"/>
        </w:rPr>
        <w:t xml:space="preserve">construcción del nuevo edificio escolar.                          </w:t>
      </w:r>
      <w:r>
        <w:rPr>
          <w:sz w:val="24"/>
        </w:rPr>
        <w:t>строительство новог</w:t>
      </w:r>
      <w:r>
        <w:rPr>
          <w:sz w:val="24"/>
          <w:lang w:val="en-US"/>
        </w:rPr>
        <w:t>o</w:t>
      </w:r>
    </w:p>
    <w:p>
      <w:pPr>
        <w:pStyle w:val="Normal1"/>
        <w:spacing w:lineRule="auto" w:line="240"/>
        <w:ind w:firstLine="709" w:end="0"/>
        <w:rPr>
          <w:sz w:val="24"/>
        </w:rPr>
      </w:pPr>
      <w:r>
        <w:rPr>
          <w:sz w:val="24"/>
        </w:rPr>
        <w:t xml:space="preserve">                                                                                         </w:t>
      </w:r>
      <w:r>
        <w:rPr>
          <w:sz w:val="24"/>
        </w:rPr>
        <w:t>школьного здания.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Здесь </w:t>
      </w:r>
      <w:r>
        <w:rPr>
          <w:sz w:val="24"/>
          <w:lang w:val="en-US"/>
        </w:rPr>
        <w:t>potencial</w:t>
      </w:r>
      <w:r>
        <w:rPr>
          <w:sz w:val="24"/>
        </w:rPr>
        <w:t xml:space="preserve"> </w:t>
      </w:r>
      <w:r>
        <w:rPr>
          <w:sz w:val="24"/>
          <w:lang w:val="en-US"/>
        </w:rPr>
        <w:t>perfecto</w:t>
      </w:r>
      <w:r>
        <w:rPr>
          <w:sz w:val="24"/>
        </w:rPr>
        <w:t xml:space="preserve"> </w:t>
      </w:r>
      <w:r>
        <w:rPr>
          <w:i/>
          <w:iCs/>
          <w:sz w:val="24"/>
          <w:lang w:val="en-US"/>
        </w:rPr>
        <w:t>se</w:t>
      </w:r>
      <w:r>
        <w:rPr>
          <w:i/>
          <w:iCs/>
          <w:sz w:val="24"/>
        </w:rPr>
        <w:t xml:space="preserve"> </w:t>
      </w:r>
      <w:r>
        <w:rPr>
          <w:i/>
          <w:iCs/>
          <w:sz w:val="24"/>
          <w:lang w:val="en-US"/>
        </w:rPr>
        <w:t>habr</w:t>
      </w:r>
      <w:r>
        <w:rPr>
          <w:i/>
          <w:iCs/>
          <w:sz w:val="24"/>
        </w:rPr>
        <w:t>í</w:t>
      </w:r>
      <w:r>
        <w:rPr>
          <w:i/>
          <w:iCs/>
          <w:sz w:val="24"/>
          <w:lang w:val="en-US"/>
        </w:rPr>
        <w:t>a</w:t>
      </w:r>
      <w:r>
        <w:rPr>
          <w:i/>
          <w:iCs/>
          <w:sz w:val="24"/>
        </w:rPr>
        <w:t xml:space="preserve"> </w:t>
      </w:r>
      <w:r>
        <w:rPr>
          <w:i/>
          <w:iCs/>
          <w:sz w:val="24"/>
          <w:lang w:val="en-US"/>
        </w:rPr>
        <w:t>terminado</w:t>
      </w:r>
      <w:r>
        <w:rPr>
          <w:sz w:val="24"/>
        </w:rPr>
        <w:t xml:space="preserve"> указывает на будущее действие по отношению к прошедшему </w:t>
      </w:r>
      <w:r>
        <w:rPr>
          <w:sz w:val="24"/>
          <w:lang w:val="en-US"/>
        </w:rPr>
        <w:t>asegur</w:t>
      </w:r>
      <w:r>
        <w:rPr>
          <w:sz w:val="24"/>
        </w:rPr>
        <w:t xml:space="preserve">ó и предшествующее по сравнению с </w:t>
      </w:r>
      <w:r>
        <w:rPr>
          <w:sz w:val="24"/>
          <w:lang w:val="en-US"/>
        </w:rPr>
        <w:t>regresaria</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Формы условного наклонения могут выражать прошедшее время в вопросах, подобных ¿</w:t>
      </w:r>
      <w:r>
        <w:rPr>
          <w:sz w:val="22"/>
          <w:lang w:val="en-US"/>
        </w:rPr>
        <w:t>Si</w:t>
      </w:r>
      <w:r>
        <w:rPr>
          <w:sz w:val="22"/>
        </w:rPr>
        <w:t xml:space="preserve"> </w:t>
      </w:r>
      <w:r>
        <w:rPr>
          <w:sz w:val="22"/>
          <w:lang w:val="en-US"/>
        </w:rPr>
        <w:t>saldr</w:t>
      </w:r>
      <w:r>
        <w:rPr>
          <w:sz w:val="22"/>
        </w:rPr>
        <w:t>í</w:t>
      </w:r>
      <w:r>
        <w:rPr>
          <w:sz w:val="22"/>
          <w:lang w:val="en-US"/>
        </w:rPr>
        <w:t>an</w:t>
      </w:r>
      <w:r>
        <w:rPr>
          <w:sz w:val="22"/>
        </w:rPr>
        <w:t xml:space="preserve"> (</w:t>
      </w:r>
      <w:r>
        <w:rPr>
          <w:sz w:val="22"/>
          <w:lang w:val="en-US"/>
        </w:rPr>
        <w:t>habr</w:t>
      </w:r>
      <w:r>
        <w:rPr>
          <w:sz w:val="22"/>
        </w:rPr>
        <w:t>í</w:t>
      </w:r>
      <w:r>
        <w:rPr>
          <w:sz w:val="22"/>
          <w:lang w:val="en-US"/>
        </w:rPr>
        <w:t>an</w:t>
      </w:r>
      <w:r>
        <w:rPr>
          <w:sz w:val="22"/>
        </w:rPr>
        <w:t xml:space="preserve"> </w:t>
      </w:r>
      <w:r>
        <w:rPr>
          <w:sz w:val="22"/>
          <w:lang w:val="en-US"/>
        </w:rPr>
        <w:t>salido</w:t>
      </w:r>
      <w:r>
        <w:rPr>
          <w:sz w:val="22"/>
        </w:rPr>
        <w:t xml:space="preserve">) </w:t>
      </w:r>
      <w:r>
        <w:rPr>
          <w:sz w:val="22"/>
          <w:lang w:val="en-US"/>
        </w:rPr>
        <w:t>ayer</w:t>
      </w:r>
      <w:r>
        <w:rPr>
          <w:sz w:val="22"/>
        </w:rPr>
        <w:t>? — Выехали ли они вчера?</w:t>
      </w:r>
    </w:p>
    <w:p>
      <w:pPr>
        <w:pStyle w:val="Normal1"/>
        <w:spacing w:lineRule="auto" w:line="240"/>
        <w:ind w:firstLine="284" w:end="0"/>
        <w:rPr>
          <w:sz w:val="24"/>
        </w:rPr>
      </w:pPr>
      <w:r>
        <w:rPr>
          <w:sz w:val="24"/>
        </w:rPr>
      </w:r>
    </w:p>
    <w:p>
      <w:pPr>
        <w:pStyle w:val="Heading3"/>
        <w:ind w:hanging="0" w:start="0"/>
        <w:rPr/>
      </w:pPr>
      <w:bookmarkStart w:id="98" w:name="__RefHeading___Toc1886084"/>
      <w:bookmarkEnd w:id="98"/>
      <w:r>
        <w:rPr/>
        <w:t>§ 74. Значение и употребление повелительного наклонения</w:t>
      </w:r>
    </w:p>
    <w:p>
      <w:pPr>
        <w:pStyle w:val="Normal"/>
        <w:rPr/>
      </w:pPr>
      <w:r>
        <w:rPr/>
      </w:r>
    </w:p>
    <w:p>
      <w:pPr>
        <w:pStyle w:val="Normal1"/>
        <w:spacing w:lineRule="auto" w:line="240"/>
        <w:ind w:firstLine="284" w:end="0"/>
        <w:rPr/>
      </w:pPr>
      <w:r>
        <w:rPr>
          <w:sz w:val="24"/>
        </w:rPr>
        <w:t xml:space="preserve">Повелительное наклонение в утвердительной форме выражает </w:t>
      </w:r>
      <w:r>
        <w:rPr>
          <w:spacing w:val="20"/>
          <w:sz w:val="24"/>
        </w:rPr>
        <w:t>побуждение</w:t>
      </w:r>
      <w:r>
        <w:rPr>
          <w:sz w:val="24"/>
        </w:rPr>
        <w:t xml:space="preserve"> к совершению действия, а в отрицательной — </w:t>
      </w:r>
      <w:r>
        <w:rPr>
          <w:spacing w:val="20"/>
          <w:sz w:val="24"/>
        </w:rPr>
        <w:t>запрещение</w:t>
      </w:r>
      <w:r>
        <w:rPr>
          <w:sz w:val="24"/>
        </w:rPr>
        <w:t xml:space="preserve"> производить его:</w:t>
      </w:r>
    </w:p>
    <w:p>
      <w:pPr>
        <w:pStyle w:val="Normal1"/>
        <w:spacing w:lineRule="auto" w:line="240"/>
        <w:ind w:firstLine="284" w:end="0"/>
        <w:rPr>
          <w:sz w:val="24"/>
        </w:rPr>
      </w:pPr>
      <w:r>
        <w:rPr>
          <w:sz w:val="24"/>
        </w:rPr>
      </w:r>
    </w:p>
    <w:tbl>
      <w:tblPr>
        <w:tblW w:w="7198" w:type="dxa"/>
        <w:jc w:val="start"/>
        <w:tblInd w:w="281" w:type="dxa"/>
        <w:tblLayout w:type="fixed"/>
        <w:tblCellMar>
          <w:top w:w="0" w:type="dxa"/>
          <w:start w:w="108" w:type="dxa"/>
          <w:bottom w:w="0" w:type="dxa"/>
          <w:end w:w="108" w:type="dxa"/>
        </w:tblCellMar>
      </w:tblPr>
      <w:tblGrid>
        <w:gridCol w:w="3655"/>
        <w:gridCol w:w="3543"/>
      </w:tblGrid>
      <w:tr>
        <w:trPr>
          <w:trHeight w:val="1680" w:hRule="atLeast"/>
        </w:trPr>
        <w:tc>
          <w:tcPr>
            <w:tcW w:w="3655" w:type="dxa"/>
            <w:tcBorders/>
          </w:tcPr>
          <w:p>
            <w:pPr>
              <w:pStyle w:val="Normal1"/>
              <w:spacing w:lineRule="auto" w:line="240"/>
              <w:ind w:firstLine="284" w:end="0"/>
              <w:rPr>
                <w:sz w:val="24"/>
                <w:lang w:val="en-US"/>
              </w:rPr>
            </w:pPr>
            <w:r>
              <w:rPr>
                <w:sz w:val="24"/>
                <w:lang w:val="en-US"/>
              </w:rPr>
              <w:t>¡Calla!</w:t>
            </w:r>
          </w:p>
          <w:p>
            <w:pPr>
              <w:pStyle w:val="Normal1"/>
              <w:spacing w:lineRule="auto" w:line="240"/>
              <w:ind w:firstLine="284" w:end="0"/>
              <w:rPr>
                <w:sz w:val="24"/>
                <w:lang w:val="en-US"/>
              </w:rPr>
            </w:pPr>
            <w:r>
              <w:rPr>
                <w:sz w:val="24"/>
                <w:lang w:val="en-US"/>
              </w:rPr>
              <w:t>¡Perdóneme!</w:t>
            </w:r>
          </w:p>
          <w:p>
            <w:pPr>
              <w:pStyle w:val="Normal1"/>
              <w:spacing w:lineRule="auto" w:line="240"/>
              <w:ind w:firstLine="284" w:end="0"/>
              <w:rPr>
                <w:sz w:val="24"/>
                <w:lang w:val="en-US"/>
              </w:rPr>
            </w:pPr>
            <w:r>
              <w:rPr>
                <w:sz w:val="24"/>
                <w:lang w:val="en-US"/>
              </w:rPr>
              <w:t>No olvides mis consejos.</w:t>
            </w:r>
          </w:p>
          <w:p>
            <w:pPr>
              <w:pStyle w:val="Normal1"/>
              <w:spacing w:lineRule="auto" w:line="240"/>
              <w:ind w:firstLine="284" w:end="0"/>
              <w:rPr>
                <w:sz w:val="24"/>
                <w:lang w:val="en-US"/>
              </w:rPr>
            </w:pPr>
            <w:r>
              <w:rPr>
                <w:sz w:val="24"/>
                <w:lang w:val="en-US"/>
              </w:rPr>
              <w:t>Tengamos paciencia.</w:t>
            </w:r>
          </w:p>
          <w:p>
            <w:pPr>
              <w:pStyle w:val="Normal1"/>
              <w:spacing w:lineRule="auto" w:line="240"/>
              <w:ind w:firstLine="284" w:end="0"/>
              <w:rPr>
                <w:sz w:val="24"/>
                <w:lang w:val="en-US"/>
              </w:rPr>
            </w:pPr>
            <w:r>
              <w:rPr>
                <w:sz w:val="24"/>
                <w:lang w:val="en-US"/>
              </w:rPr>
              <w:t>¡Levantaos!</w:t>
            </w:r>
          </w:p>
          <w:p>
            <w:pPr>
              <w:pStyle w:val="Normal1"/>
              <w:rPr>
                <w:sz w:val="24"/>
                <w:lang w:val="en-US"/>
              </w:rPr>
            </w:pPr>
            <w:r>
              <w:rPr>
                <w:sz w:val="24"/>
                <w:lang w:val="en-US"/>
              </w:rPr>
            </w:r>
          </w:p>
        </w:tc>
        <w:tc>
          <w:tcPr>
            <w:tcW w:w="3543" w:type="dxa"/>
            <w:tcBorders/>
          </w:tcPr>
          <w:p>
            <w:pPr>
              <w:pStyle w:val="Normal1"/>
              <w:spacing w:lineRule="auto" w:line="240"/>
              <w:rPr>
                <w:sz w:val="24"/>
              </w:rPr>
            </w:pPr>
            <w:r>
              <w:rPr>
                <w:sz w:val="24"/>
              </w:rPr>
              <w:t>Молчи!</w:t>
            </w:r>
          </w:p>
          <w:p>
            <w:pPr>
              <w:pStyle w:val="Normal1"/>
              <w:spacing w:lineRule="auto" w:line="240"/>
              <w:rPr>
                <w:sz w:val="24"/>
              </w:rPr>
            </w:pPr>
            <w:r>
              <w:rPr>
                <w:sz w:val="24"/>
              </w:rPr>
              <w:t>Простите меня!</w:t>
            </w:r>
          </w:p>
          <w:p>
            <w:pPr>
              <w:pStyle w:val="Normal1"/>
              <w:spacing w:lineRule="auto" w:line="240"/>
              <w:rPr/>
            </w:pPr>
            <w:r>
              <w:rPr>
                <w:sz w:val="24"/>
                <w:lang w:val="en-US"/>
              </w:rPr>
              <w:t>He</w:t>
            </w:r>
            <w:r>
              <w:rPr>
                <w:sz w:val="24"/>
              </w:rPr>
              <w:t xml:space="preserve"> забывай моих советов</w:t>
            </w:r>
          </w:p>
          <w:p>
            <w:pPr>
              <w:pStyle w:val="Normal1"/>
              <w:spacing w:lineRule="auto" w:line="240"/>
              <w:rPr>
                <w:sz w:val="24"/>
              </w:rPr>
            </w:pPr>
            <w:r>
              <w:rPr>
                <w:sz w:val="24"/>
              </w:rPr>
              <w:t>Будем терпеливы.</w:t>
            </w:r>
          </w:p>
          <w:p>
            <w:pPr>
              <w:pStyle w:val="Normal1"/>
              <w:spacing w:lineRule="auto" w:line="240"/>
              <w:rPr>
                <w:sz w:val="24"/>
              </w:rPr>
            </w:pPr>
            <w:r>
              <w:rPr>
                <w:sz w:val="24"/>
              </w:rPr>
              <w:t>Вставайте, поднимайтесь!</w:t>
            </w:r>
          </w:p>
          <w:p>
            <w:pPr>
              <w:pStyle w:val="Normal1"/>
              <w:rPr>
                <w:sz w:val="24"/>
              </w:rPr>
            </w:pPr>
            <w:r>
              <w:rPr>
                <w:sz w:val="24"/>
              </w:rPr>
            </w:r>
          </w:p>
        </w:tc>
      </w:tr>
    </w:tbl>
    <w:p>
      <w:pPr>
        <w:pStyle w:val="Heading3"/>
        <w:ind w:hanging="0" w:start="0"/>
        <w:rPr/>
      </w:pPr>
      <w:r>
        <w:rPr/>
      </w:r>
      <w:bookmarkStart w:id="99" w:name="__RefHeading___Toc1886085"/>
      <w:bookmarkStart w:id="100" w:name="__RefHeading___Toc1886085"/>
    </w:p>
    <w:p>
      <w:pPr>
        <w:pStyle w:val="Heading3"/>
        <w:ind w:hanging="0" w:start="0"/>
        <w:rPr/>
      </w:pPr>
      <w:bookmarkStart w:id="101" w:name="__RefHeading___Toc1886085"/>
      <w:r>
        <w:rPr/>
        <w:t>§ 75. Значение и употребление страдательного (пассивного) залога</w:t>
      </w:r>
      <w:bookmarkEnd w:id="101"/>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Формы пассивного залога используются, когда в силу функцио</w:t>
        <w:softHyphen/>
        <w:t>нально-коммуникативных причин необходимо выделить объект действия. Категория залога определяет направленность глаголь</w:t>
        <w:softHyphen/>
        <w:t>ного действия по отношению к подлежащему. Если это действие переходит от лица или предмета, выраженного подлежащим, на ка</w:t>
        <w:softHyphen/>
        <w:t>кой-либо другой предмет или лицо, или оно замыкается в нем са</w:t>
        <w:softHyphen/>
        <w:t>мом, или вообще не связано с направленностью на какой-либо объект, то глагольные формы, указывающие на такое действие или состояние, принято относить к действительному (активно</w:t>
        <w:softHyphen/>
        <w:t>му) залогу. Если же действие, передаваемое глаголом, направлено на предмет, обозначенный подлежащим, который по своей сути яв</w:t>
        <w:softHyphen/>
        <w:t>ляется объектом действия, а истинный субъект действия выступает в роли дополнения, то глагольные формы, называющие такие дей</w:t>
        <w:softHyphen/>
        <w:t>ствия, обычно относятся к страдательному (пассивному) залогу. В принципе всем глаголам присуща категория залога, но одни из них обладают лишь формами действительного залога, а другие — формами двух залогов, действительного и страдательного. Двузалоговыми являются переходные глаголы, которые обозначают действие, ориентированное на какой-либо объект.</w:t>
      </w:r>
    </w:p>
    <w:p>
      <w:pPr>
        <w:pStyle w:val="Normal1"/>
        <w:spacing w:lineRule="auto" w:line="240"/>
        <w:ind w:firstLine="284" w:end="0"/>
        <w:rPr>
          <w:sz w:val="24"/>
        </w:rPr>
      </w:pPr>
      <w:r>
        <w:rPr>
          <w:sz w:val="24"/>
        </w:rPr>
        <w:t>Потенциальная возможность образования форм страдательного залога не всегда означает, что на практике она реализуется. Семан</w:t>
        <w:softHyphen/>
        <w:t>тика глагола и прямого дополнения, сочетательные и синтаксичес</w:t>
        <w:softHyphen/>
        <w:t>кие особенности глагола и дополнения могут лишать переходный глагол возможности употребления в пассивном залоге или ограни</w:t>
        <w:softHyphen/>
        <w:t>чивать ее. Замечено, например, что пассивного залога не образуют такие группы переходных глаголов, как:</w:t>
      </w:r>
    </w:p>
    <w:p>
      <w:pPr>
        <w:pStyle w:val="Normal1"/>
        <w:spacing w:lineRule="auto" w:line="240"/>
        <w:ind w:firstLine="284" w:end="0"/>
        <w:rPr/>
      </w:pPr>
      <w:r>
        <w:rPr>
          <w:sz w:val="24"/>
        </w:rPr>
        <w:t xml:space="preserve">— </w:t>
      </w:r>
      <w:r>
        <w:rPr>
          <w:sz w:val="24"/>
        </w:rPr>
        <w:t xml:space="preserve">глаголы </w:t>
      </w:r>
      <w:r>
        <w:rPr>
          <w:spacing w:val="20"/>
          <w:sz w:val="24"/>
        </w:rPr>
        <w:t>мыслительной</w:t>
      </w:r>
      <w:r>
        <w:rPr>
          <w:sz w:val="24"/>
        </w:rPr>
        <w:t xml:space="preserve"> деятельности и чувствования типа </w:t>
      </w:r>
      <w:r>
        <w:rPr>
          <w:b/>
          <w:sz w:val="24"/>
          <w:lang w:val="en-US"/>
        </w:rPr>
        <w:t>pensar</w:t>
      </w:r>
      <w:r>
        <w:rPr>
          <w:b/>
          <w:sz w:val="24"/>
        </w:rPr>
        <w:t xml:space="preserve">, </w:t>
      </w:r>
      <w:r>
        <w:rPr>
          <w:b/>
          <w:sz w:val="24"/>
          <w:lang w:val="en-US"/>
        </w:rPr>
        <w:t>creer</w:t>
      </w:r>
      <w:r>
        <w:rPr>
          <w:b/>
          <w:sz w:val="24"/>
        </w:rPr>
        <w:t xml:space="preserve">, </w:t>
      </w:r>
      <w:r>
        <w:rPr>
          <w:b/>
          <w:sz w:val="24"/>
          <w:lang w:val="en-US"/>
        </w:rPr>
        <w:t>sentir</w:t>
      </w:r>
      <w:r>
        <w:rPr>
          <w:b/>
          <w:sz w:val="24"/>
        </w:rPr>
        <w:t xml:space="preserve">, </w:t>
      </w:r>
      <w:r>
        <w:rPr>
          <w:b/>
          <w:sz w:val="24"/>
          <w:lang w:val="en-US"/>
        </w:rPr>
        <w:t>temer</w:t>
      </w:r>
      <w:r>
        <w:rPr>
          <w:sz w:val="24"/>
        </w:rPr>
        <w:t xml:space="preserve">, </w:t>
      </w:r>
      <w:r>
        <w:rPr>
          <w:sz w:val="24"/>
          <w:lang w:val="en-US"/>
        </w:rPr>
        <w:t>etc</w:t>
      </w:r>
      <w:r>
        <w:rPr>
          <w:sz w:val="24"/>
        </w:rPr>
        <w:t>.;</w:t>
      </w:r>
    </w:p>
    <w:p>
      <w:pPr>
        <w:pStyle w:val="Normal1"/>
        <w:spacing w:lineRule="auto" w:line="240"/>
        <w:ind w:firstLine="284" w:end="0"/>
        <w:rPr/>
      </w:pPr>
      <w:r>
        <w:rPr>
          <w:sz w:val="24"/>
        </w:rPr>
        <w:t xml:space="preserve">— </w:t>
      </w:r>
      <w:r>
        <w:rPr>
          <w:sz w:val="24"/>
        </w:rPr>
        <w:t xml:space="preserve">глаголы </w:t>
      </w:r>
      <w:r>
        <w:rPr>
          <w:spacing w:val="20"/>
          <w:sz w:val="24"/>
        </w:rPr>
        <w:t>движения</w:t>
      </w:r>
      <w:r>
        <w:rPr>
          <w:sz w:val="24"/>
        </w:rPr>
        <w:t xml:space="preserve">, подобные </w:t>
      </w:r>
      <w:r>
        <w:rPr>
          <w:b/>
          <w:sz w:val="24"/>
          <w:lang w:val="en-US"/>
        </w:rPr>
        <w:t>cruzar</w:t>
      </w:r>
      <w:r>
        <w:rPr>
          <w:b/>
          <w:sz w:val="24"/>
        </w:rPr>
        <w:t xml:space="preserve">, </w:t>
      </w:r>
      <w:r>
        <w:rPr>
          <w:b/>
          <w:sz w:val="24"/>
          <w:lang w:val="en-US"/>
        </w:rPr>
        <w:t>atravesar</w:t>
      </w:r>
      <w:r>
        <w:rPr>
          <w:b/>
          <w:sz w:val="24"/>
        </w:rPr>
        <w:t xml:space="preserve">, </w:t>
      </w:r>
      <w:r>
        <w:rPr>
          <w:b/>
          <w:sz w:val="24"/>
          <w:lang w:val="en-US"/>
        </w:rPr>
        <w:t>vadear</w:t>
      </w:r>
      <w:r>
        <w:rPr>
          <w:b/>
          <w:sz w:val="24"/>
        </w:rPr>
        <w:t xml:space="preserve">, </w:t>
      </w:r>
      <w:r>
        <w:rPr>
          <w:b/>
          <w:sz w:val="24"/>
          <w:lang w:val="en-US"/>
        </w:rPr>
        <w:t>pasar</w:t>
      </w:r>
      <w:r>
        <w:rPr>
          <w:sz w:val="24"/>
        </w:rPr>
        <w:t xml:space="preserve">, </w:t>
      </w:r>
      <w:r>
        <w:rPr>
          <w:sz w:val="24"/>
          <w:lang w:val="en-US"/>
        </w:rPr>
        <w:t>etc</w:t>
      </w:r>
      <w:r>
        <w:rPr>
          <w:sz w:val="24"/>
        </w:rPr>
        <w:t>.;</w:t>
      </w:r>
    </w:p>
    <w:p>
      <w:pPr>
        <w:pStyle w:val="Normal1"/>
        <w:spacing w:lineRule="auto" w:line="240"/>
        <w:ind w:firstLine="284" w:end="0"/>
        <w:rPr/>
      </w:pPr>
      <w:r>
        <w:rPr>
          <w:sz w:val="24"/>
          <w:lang w:val="en-US"/>
        </w:rPr>
        <w:t xml:space="preserve">— </w:t>
      </w:r>
      <w:r>
        <w:rPr>
          <w:sz w:val="24"/>
        </w:rPr>
        <w:t>глаголы</w:t>
      </w:r>
      <w:r>
        <w:rPr>
          <w:sz w:val="24"/>
          <w:lang w:val="en-US"/>
        </w:rPr>
        <w:t xml:space="preserve"> </w:t>
      </w:r>
      <w:r>
        <w:rPr>
          <w:spacing w:val="20"/>
          <w:sz w:val="24"/>
        </w:rPr>
        <w:t>обладания</w:t>
      </w:r>
      <w:r>
        <w:rPr>
          <w:sz w:val="24"/>
          <w:lang w:val="en-US"/>
        </w:rPr>
        <w:t xml:space="preserve"> </w:t>
      </w:r>
      <w:r>
        <w:rPr>
          <w:sz w:val="24"/>
        </w:rPr>
        <w:t>типа</w:t>
      </w:r>
      <w:r>
        <w:rPr>
          <w:sz w:val="24"/>
          <w:lang w:val="en-US"/>
        </w:rPr>
        <w:t xml:space="preserve"> </w:t>
      </w:r>
      <w:r>
        <w:rPr>
          <w:b/>
          <w:sz w:val="24"/>
          <w:lang w:val="en-US"/>
        </w:rPr>
        <w:t>tener, poseer, atesorar,</w:t>
      </w:r>
      <w:r>
        <w:rPr>
          <w:sz w:val="24"/>
          <w:lang w:val="en-US"/>
        </w:rPr>
        <w:t xml:space="preserve"> etc.</w:t>
      </w:r>
    </w:p>
    <w:p>
      <w:pPr>
        <w:pStyle w:val="Normal1"/>
        <w:spacing w:lineRule="auto" w:line="240"/>
        <w:ind w:firstLine="284" w:end="0"/>
        <w:rPr/>
      </w:pPr>
      <w:r>
        <w:rPr>
          <w:sz w:val="24"/>
          <w:lang w:val="en-US"/>
        </w:rPr>
        <w:t xml:space="preserve"> </w:t>
      </w:r>
      <w:r>
        <w:rPr>
          <w:sz w:val="24"/>
        </w:rPr>
        <w:t>Наиболее</w:t>
      </w:r>
      <w:r>
        <w:rPr>
          <w:sz w:val="24"/>
          <w:lang w:val="en-US"/>
        </w:rPr>
        <w:t xml:space="preserve"> </w:t>
      </w:r>
      <w:r>
        <w:rPr>
          <w:sz w:val="24"/>
        </w:rPr>
        <w:t>употребительными</w:t>
      </w:r>
      <w:r>
        <w:rPr>
          <w:sz w:val="24"/>
          <w:lang w:val="en-US"/>
        </w:rPr>
        <w:t xml:space="preserve"> </w:t>
      </w:r>
      <w:r>
        <w:rPr>
          <w:sz w:val="24"/>
        </w:rPr>
        <w:t>временами</w:t>
      </w:r>
      <w:r>
        <w:rPr>
          <w:sz w:val="24"/>
          <w:lang w:val="en-US"/>
        </w:rPr>
        <w:t xml:space="preserve"> </w:t>
      </w:r>
      <w:r>
        <w:rPr>
          <w:sz w:val="24"/>
        </w:rPr>
        <w:t>для</w:t>
      </w:r>
      <w:r>
        <w:rPr>
          <w:sz w:val="24"/>
          <w:lang w:val="en-US"/>
        </w:rPr>
        <w:t xml:space="preserve"> </w:t>
      </w:r>
      <w:r>
        <w:rPr>
          <w:sz w:val="24"/>
        </w:rPr>
        <w:t>форм</w:t>
      </w:r>
      <w:r>
        <w:rPr>
          <w:sz w:val="24"/>
          <w:lang w:val="en-US"/>
        </w:rPr>
        <w:t xml:space="preserve"> </w:t>
      </w:r>
      <w:r>
        <w:rPr>
          <w:sz w:val="24"/>
        </w:rPr>
        <w:t>пассивного</w:t>
      </w:r>
      <w:r>
        <w:rPr>
          <w:sz w:val="24"/>
          <w:lang w:val="en-US"/>
        </w:rPr>
        <w:t xml:space="preserve"> </w:t>
      </w:r>
      <w:r>
        <w:rPr>
          <w:sz w:val="24"/>
        </w:rPr>
        <w:t>залога</w:t>
      </w:r>
      <w:r>
        <w:rPr>
          <w:sz w:val="24"/>
          <w:lang w:val="en-US"/>
        </w:rPr>
        <w:t xml:space="preserve"> </w:t>
      </w:r>
      <w:r>
        <w:rPr>
          <w:sz w:val="24"/>
        </w:rPr>
        <w:t>являются</w:t>
      </w:r>
      <w:r>
        <w:rPr>
          <w:sz w:val="24"/>
          <w:lang w:val="en-US"/>
        </w:rPr>
        <w:t xml:space="preserve"> </w:t>
      </w:r>
      <w:r>
        <w:rPr>
          <w:sz w:val="24"/>
        </w:rPr>
        <w:t>времена</w:t>
      </w:r>
      <w:r>
        <w:rPr>
          <w:sz w:val="24"/>
          <w:lang w:val="en-US"/>
        </w:rPr>
        <w:t xml:space="preserve"> </w:t>
      </w:r>
      <w:r>
        <w:rPr>
          <w:sz w:val="24"/>
        </w:rPr>
        <w:t>изъявительного</w:t>
      </w:r>
      <w:r>
        <w:rPr>
          <w:sz w:val="24"/>
          <w:lang w:val="en-US"/>
        </w:rPr>
        <w:t xml:space="preserve"> </w:t>
      </w:r>
      <w:r>
        <w:rPr>
          <w:sz w:val="24"/>
        </w:rPr>
        <w:t>наклонения</w:t>
      </w:r>
      <w:r>
        <w:rPr>
          <w:sz w:val="24"/>
          <w:lang w:val="en-US"/>
        </w:rPr>
        <w:t xml:space="preserve"> presente, pretérito indefinido, futuro imperfecto, pretérito perfecto, pretérito imperfecto </w:t>
      </w:r>
      <w:r>
        <w:rPr>
          <w:sz w:val="24"/>
        </w:rPr>
        <w:t>и</w:t>
      </w:r>
      <w:r>
        <w:rPr>
          <w:sz w:val="24"/>
          <w:lang w:val="en-US"/>
        </w:rPr>
        <w:t xml:space="preserve"> presente </w:t>
      </w:r>
      <w:r>
        <w:rPr>
          <w:sz w:val="24"/>
        </w:rPr>
        <w:t>сослагательного</w:t>
      </w:r>
      <w:r>
        <w:rPr>
          <w:sz w:val="24"/>
          <w:lang w:val="en-US"/>
        </w:rPr>
        <w:t xml:space="preserve"> </w:t>
      </w:r>
      <w:r>
        <w:rPr>
          <w:sz w:val="24"/>
        </w:rPr>
        <w:t>наклонения</w:t>
      </w:r>
      <w:r>
        <w:rPr>
          <w:sz w:val="24"/>
          <w:lang w:val="en-US"/>
        </w:rPr>
        <w:t>.</w:t>
      </w:r>
    </w:p>
    <w:p>
      <w:pPr>
        <w:pStyle w:val="Normal1"/>
        <w:spacing w:lineRule="auto" w:line="240"/>
        <w:ind w:firstLine="284" w:end="0"/>
        <w:rPr/>
      </w:pPr>
      <w:r>
        <w:rPr>
          <w:sz w:val="24"/>
        </w:rPr>
        <w:t xml:space="preserve">Как указывалось в §§ 67-68, в испанском языке есть две формы пассивного  залога, </w:t>
      </w:r>
      <w:r>
        <w:rPr>
          <w:spacing w:val="20"/>
          <w:sz w:val="24"/>
        </w:rPr>
        <w:t>причастная</w:t>
      </w:r>
      <w:r>
        <w:rPr>
          <w:sz w:val="24"/>
        </w:rPr>
        <w:t xml:space="preserve"> и </w:t>
      </w:r>
      <w:r>
        <w:rPr>
          <w:spacing w:val="20"/>
          <w:sz w:val="24"/>
        </w:rPr>
        <w:t>местоименная</w:t>
      </w:r>
      <w:r>
        <w:rPr>
          <w:sz w:val="24"/>
        </w:rPr>
        <w:t xml:space="preserve"> (возвратная).</w:t>
      </w:r>
    </w:p>
    <w:p>
      <w:pPr>
        <w:pStyle w:val="Normal1"/>
        <w:spacing w:lineRule="auto" w:line="240"/>
        <w:ind w:firstLine="284" w:end="0"/>
        <w:rPr/>
      </w:pPr>
      <w:r>
        <w:rPr>
          <w:b/>
          <w:sz w:val="24"/>
        </w:rPr>
        <w:t>Причастная форма</w:t>
      </w:r>
      <w:r>
        <w:rPr>
          <w:sz w:val="24"/>
        </w:rPr>
        <w:t xml:space="preserve"> реализуется в трехчленных и двучленных нструкциях. Первая из них содержит все элементы логико-грамматической цепочки «субъект — действие — объект» и является своеобразазным эквивалентом конструкции с глаголом активного залога:</w:t>
      </w:r>
    </w:p>
    <w:tbl>
      <w:tblPr>
        <w:tblW w:w="8999" w:type="dxa"/>
        <w:jc w:val="start"/>
        <w:tblInd w:w="181" w:type="dxa"/>
        <w:tblLayout w:type="fixed"/>
        <w:tblCellMar>
          <w:top w:w="0" w:type="dxa"/>
          <w:start w:w="108" w:type="dxa"/>
          <w:bottom w:w="0" w:type="dxa"/>
          <w:end w:w="108" w:type="dxa"/>
        </w:tblCellMar>
      </w:tblPr>
      <w:tblGrid>
        <w:gridCol w:w="4889"/>
        <w:gridCol w:w="4110"/>
      </w:tblGrid>
      <w:tr>
        <w:trPr>
          <w:trHeight w:val="1540" w:hRule="atLeast"/>
        </w:trPr>
        <w:tc>
          <w:tcPr>
            <w:tcW w:w="4889" w:type="dxa"/>
            <w:tcBorders/>
          </w:tcPr>
          <w:p>
            <w:pPr>
              <w:pStyle w:val="Normal1"/>
              <w:snapToGrid w:val="false"/>
              <w:spacing w:lineRule="auto" w:line="240"/>
              <w:ind w:firstLine="284" w:start="-73" w:end="0"/>
              <w:rPr>
                <w:sz w:val="24"/>
              </w:rPr>
            </w:pPr>
            <w:r>
              <w:rPr>
                <w:sz w:val="24"/>
              </w:rPr>
            </w:r>
          </w:p>
          <w:p>
            <w:pPr>
              <w:pStyle w:val="Normal1"/>
              <w:spacing w:lineRule="auto" w:line="240"/>
              <w:ind w:firstLine="284" w:start="-73" w:end="0"/>
              <w:rPr/>
            </w:pPr>
            <w:r>
              <w:rPr>
                <w:sz w:val="24"/>
                <w:lang w:val="en-US"/>
              </w:rPr>
              <w:t xml:space="preserve">El terremoto </w:t>
            </w:r>
            <w:r>
              <w:rPr>
                <w:i/>
                <w:iCs/>
                <w:sz w:val="24"/>
                <w:lang w:val="en-US"/>
              </w:rPr>
              <w:t>destruyó la</w:t>
            </w:r>
            <w:r>
              <w:rPr>
                <w:sz w:val="24"/>
                <w:lang w:val="en-US"/>
              </w:rPr>
              <w:t xml:space="preserve"> casa.</w:t>
            </w:r>
          </w:p>
          <w:p>
            <w:pPr>
              <w:pStyle w:val="Normal1"/>
              <w:spacing w:lineRule="auto" w:line="240"/>
              <w:ind w:firstLine="284" w:start="-73" w:end="0"/>
              <w:rPr/>
            </w:pPr>
            <w:r>
              <w:rPr>
                <w:sz w:val="24"/>
                <w:lang w:val="en-US"/>
              </w:rPr>
              <w:t xml:space="preserve">El casa </w:t>
            </w:r>
            <w:r>
              <w:rPr>
                <w:i/>
                <w:iCs/>
                <w:sz w:val="24"/>
                <w:lang w:val="en-US"/>
              </w:rPr>
              <w:t>fu</w:t>
            </w:r>
            <w:r>
              <w:rPr>
                <w:i/>
                <w:iCs/>
                <w:sz w:val="24"/>
              </w:rPr>
              <w:t>е</w:t>
            </w:r>
            <w:r>
              <w:rPr>
                <w:i/>
                <w:iCs/>
                <w:sz w:val="24"/>
                <w:lang w:val="en-US"/>
              </w:rPr>
              <w:t xml:space="preserve"> destruida</w:t>
            </w:r>
            <w:r>
              <w:rPr>
                <w:sz w:val="24"/>
                <w:lang w:val="en-US"/>
              </w:rPr>
              <w:t xml:space="preserve"> </w:t>
            </w:r>
            <w:r>
              <w:rPr>
                <w:sz w:val="24"/>
              </w:rPr>
              <w:t>ро</w:t>
            </w:r>
            <w:r>
              <w:rPr>
                <w:sz w:val="24"/>
                <w:lang w:val="en-US"/>
              </w:rPr>
              <w:t>r el terremoto</w:t>
            </w:r>
          </w:p>
          <w:p>
            <w:pPr>
              <w:pStyle w:val="Normal1"/>
              <w:spacing w:lineRule="auto" w:line="240"/>
              <w:ind w:firstLine="284" w:start="-73" w:end="0"/>
              <w:rPr/>
            </w:pPr>
            <w:r>
              <w:rPr>
                <w:sz w:val="24"/>
                <w:lang w:val="en-US"/>
              </w:rPr>
              <w:t xml:space="preserve">Los peritos </w:t>
            </w:r>
            <w:r>
              <w:rPr>
                <w:i/>
                <w:iCs/>
                <w:sz w:val="24"/>
                <w:lang w:val="en-US"/>
              </w:rPr>
              <w:t>elaborarán</w:t>
            </w:r>
            <w:r>
              <w:rPr>
                <w:sz w:val="24"/>
                <w:lang w:val="en-US"/>
              </w:rPr>
              <w:t xml:space="preserve"> el plan.</w:t>
            </w:r>
          </w:p>
          <w:p>
            <w:pPr>
              <w:pStyle w:val="Normal1"/>
              <w:spacing w:lineRule="auto" w:line="240"/>
              <w:ind w:firstLine="284" w:start="-73" w:end="0"/>
              <w:rPr/>
            </w:pPr>
            <w:r>
              <w:rPr>
                <w:sz w:val="24"/>
                <w:lang w:val="en-US"/>
              </w:rPr>
              <w:t xml:space="preserve">El plan </w:t>
            </w:r>
            <w:r>
              <w:rPr>
                <w:i/>
                <w:iCs/>
                <w:sz w:val="24"/>
                <w:lang w:val="en-US"/>
              </w:rPr>
              <w:t>será</w:t>
            </w:r>
            <w:r>
              <w:rPr>
                <w:sz w:val="24"/>
                <w:lang w:val="en-US"/>
              </w:rPr>
              <w:t xml:space="preserve"> </w:t>
            </w:r>
            <w:r>
              <w:rPr>
                <w:i/>
                <w:iCs/>
                <w:sz w:val="24"/>
                <w:lang w:val="en-US"/>
              </w:rPr>
              <w:t>elaborado</w:t>
            </w:r>
            <w:r>
              <w:rPr>
                <w:sz w:val="24"/>
                <w:lang w:val="en-US"/>
              </w:rPr>
              <w:t xml:space="preserve"> </w:t>
            </w:r>
            <w:r>
              <w:rPr>
                <w:sz w:val="24"/>
              </w:rPr>
              <w:t>рог</w:t>
            </w:r>
            <w:r>
              <w:rPr>
                <w:sz w:val="24"/>
                <w:lang w:val="en-US"/>
              </w:rPr>
              <w:t xml:space="preserve"> los </w:t>
            </w:r>
            <w:r>
              <w:rPr>
                <w:sz w:val="24"/>
              </w:rPr>
              <w:t>ре</w:t>
            </w:r>
            <w:r>
              <w:rPr>
                <w:sz w:val="24"/>
                <w:lang w:val="en-US"/>
              </w:rPr>
              <w:t>ritos.</w:t>
            </w:r>
          </w:p>
          <w:p>
            <w:pPr>
              <w:pStyle w:val="Normal1"/>
              <w:ind w:firstLine="284" w:start="-73" w:end="0"/>
              <w:rPr>
                <w:sz w:val="24"/>
                <w:lang w:val="en-US"/>
              </w:rPr>
            </w:pPr>
            <w:r>
              <w:rPr>
                <w:sz w:val="24"/>
                <w:lang w:val="en-US"/>
              </w:rPr>
              <w:t xml:space="preserve"> </w:t>
            </w:r>
          </w:p>
        </w:tc>
        <w:tc>
          <w:tcPr>
            <w:tcW w:w="4110" w:type="dxa"/>
            <w:tcBorders/>
          </w:tcPr>
          <w:p>
            <w:pPr>
              <w:pStyle w:val="Normal"/>
              <w:snapToGrid w:val="false"/>
              <w:rPr>
                <w:sz w:val="24"/>
                <w:lang w:val="en-US"/>
              </w:rPr>
            </w:pPr>
            <w:r>
              <w:rPr>
                <w:sz w:val="24"/>
                <w:lang w:val="en-US"/>
              </w:rPr>
            </w:r>
          </w:p>
          <w:p>
            <w:pPr>
              <w:pStyle w:val="Normal1"/>
              <w:spacing w:lineRule="auto" w:line="240"/>
              <w:rPr>
                <w:sz w:val="24"/>
              </w:rPr>
            </w:pPr>
            <w:r>
              <w:rPr>
                <w:sz w:val="24"/>
              </w:rPr>
              <w:t xml:space="preserve">Землетрясение разрушило дом. </w:t>
            </w:r>
          </w:p>
          <w:p>
            <w:pPr>
              <w:pStyle w:val="Normal1"/>
              <w:spacing w:lineRule="auto" w:line="240"/>
              <w:rPr>
                <w:sz w:val="24"/>
              </w:rPr>
            </w:pPr>
            <w:r>
              <w:rPr>
                <w:sz w:val="24"/>
              </w:rPr>
              <w:t>Дом был разрушен землетрясением.</w:t>
            </w:r>
          </w:p>
          <w:p>
            <w:pPr>
              <w:pStyle w:val="Normal1"/>
              <w:spacing w:lineRule="auto" w:line="240"/>
              <w:rPr>
                <w:sz w:val="24"/>
              </w:rPr>
            </w:pPr>
            <w:r>
              <w:rPr>
                <w:sz w:val="24"/>
              </w:rPr>
              <w:t xml:space="preserve">Эксперты разработают план. </w:t>
            </w:r>
          </w:p>
          <w:p>
            <w:pPr>
              <w:pStyle w:val="Normal1"/>
              <w:spacing w:lineRule="auto" w:line="240"/>
              <w:rPr>
                <w:sz w:val="24"/>
              </w:rPr>
            </w:pPr>
            <w:r>
              <w:rPr>
                <w:sz w:val="24"/>
              </w:rPr>
              <w:t>План будет разработан экспертами.</w:t>
            </w:r>
          </w:p>
          <w:p>
            <w:pPr>
              <w:pStyle w:val="Normal1"/>
              <w:rPr>
                <w:sz w:val="24"/>
              </w:rPr>
            </w:pPr>
            <w:r>
              <w:rPr>
                <w:sz w:val="24"/>
              </w:rPr>
            </w:r>
          </w:p>
        </w:tc>
      </w:tr>
    </w:tbl>
    <w:p>
      <w:pPr>
        <w:pStyle w:val="Normal1"/>
        <w:spacing w:lineRule="auto" w:line="240"/>
        <w:ind w:firstLine="284" w:end="0"/>
        <w:rPr/>
      </w:pPr>
      <w:r>
        <w:rPr>
          <w:sz w:val="24"/>
          <w:lang w:val="en-US"/>
        </w:rPr>
        <w:t>T</w:t>
      </w:r>
      <w:r>
        <w:rPr>
          <w:sz w:val="24"/>
        </w:rPr>
        <w:t>рехчленные страдательные конструкции могут редуцироваться в двучленные за счет устранения косвенного дополнения (логическогго субъекта действия). Это происходит в тех случаях, когда логический субъект является само собой разумеющимся или необязательным для сообщения:</w:t>
      </w:r>
    </w:p>
    <w:p>
      <w:pPr>
        <w:pStyle w:val="Normal1"/>
        <w:spacing w:lineRule="auto" w:line="240"/>
        <w:ind w:firstLine="284" w:end="0"/>
        <w:rPr>
          <w:sz w:val="24"/>
        </w:rPr>
      </w:pPr>
      <w:r>
        <w:rPr>
          <w:sz w:val="24"/>
        </w:rPr>
      </w:r>
    </w:p>
    <w:tbl>
      <w:tblPr>
        <w:tblW w:w="9768" w:type="dxa"/>
        <w:jc w:val="start"/>
        <w:tblInd w:w="121" w:type="dxa"/>
        <w:tblLayout w:type="fixed"/>
        <w:tblCellMar>
          <w:top w:w="0" w:type="dxa"/>
          <w:start w:w="108" w:type="dxa"/>
          <w:bottom w:w="0" w:type="dxa"/>
          <w:end w:w="108" w:type="dxa"/>
        </w:tblCellMar>
      </w:tblPr>
      <w:tblGrid>
        <w:gridCol w:w="4949"/>
        <w:gridCol w:w="4819"/>
      </w:tblGrid>
      <w:tr>
        <w:trPr>
          <w:trHeight w:val="1220" w:hRule="atLeast"/>
        </w:trPr>
        <w:tc>
          <w:tcPr>
            <w:tcW w:w="4949" w:type="dxa"/>
            <w:tcBorders/>
          </w:tcPr>
          <w:p>
            <w:pPr>
              <w:pStyle w:val="Normal1"/>
              <w:spacing w:lineRule="auto" w:line="240"/>
              <w:ind w:firstLine="284" w:start="-13" w:end="0"/>
              <w:rPr/>
            </w:pPr>
            <w:r>
              <w:rPr>
                <w:sz w:val="24"/>
                <w:lang w:val="en-US"/>
              </w:rPr>
              <w:t xml:space="preserve">El enfermo </w:t>
            </w:r>
            <w:r>
              <w:rPr>
                <w:i/>
                <w:iCs/>
                <w:sz w:val="24"/>
                <w:lang w:val="en-US"/>
              </w:rPr>
              <w:t>fue examinado</w:t>
            </w:r>
            <w:r>
              <w:rPr>
                <w:sz w:val="24"/>
                <w:lang w:val="en-US"/>
              </w:rPr>
              <w:t xml:space="preserve"> a tiempo.</w:t>
            </w:r>
          </w:p>
          <w:p>
            <w:pPr>
              <w:pStyle w:val="Normal1"/>
              <w:spacing w:lineRule="auto" w:line="240"/>
              <w:ind w:firstLine="284" w:start="-13" w:end="0"/>
              <w:rPr/>
            </w:pPr>
            <w:r>
              <w:rPr>
                <w:sz w:val="24"/>
                <w:lang w:val="en-US"/>
              </w:rPr>
              <w:t xml:space="preserve">La guerra </w:t>
            </w:r>
            <w:r>
              <w:rPr>
                <w:i/>
                <w:iCs/>
                <w:sz w:val="24"/>
                <w:lang w:val="en-US"/>
              </w:rPr>
              <w:t>ha sido declarada</w:t>
            </w:r>
            <w:r>
              <w:rPr>
                <w:sz w:val="24"/>
                <w:lang w:val="en-US"/>
              </w:rPr>
              <w:t>.</w:t>
            </w:r>
          </w:p>
          <w:p>
            <w:pPr>
              <w:pStyle w:val="Normal1"/>
              <w:spacing w:lineRule="auto" w:line="240"/>
              <w:ind w:firstLine="284" w:start="-13" w:end="0"/>
              <w:rPr/>
            </w:pPr>
            <w:r>
              <w:rPr>
                <w:sz w:val="24"/>
                <w:lang w:val="en-US"/>
              </w:rPr>
              <w:t xml:space="preserve">La feria </w:t>
            </w:r>
            <w:r>
              <w:rPr>
                <w:i/>
                <w:iCs/>
                <w:sz w:val="24"/>
                <w:lang w:val="en-US"/>
              </w:rPr>
              <w:t>será inaugurada</w:t>
            </w:r>
            <w:r>
              <w:rPr>
                <w:sz w:val="24"/>
                <w:lang w:val="en-US"/>
              </w:rPr>
              <w:t xml:space="preserve"> dentro de diez días.</w:t>
            </w:r>
          </w:p>
          <w:p>
            <w:pPr>
              <w:pStyle w:val="Normal1"/>
              <w:rPr>
                <w:sz w:val="24"/>
                <w:lang w:val="en-US"/>
              </w:rPr>
            </w:pPr>
            <w:r>
              <w:rPr>
                <w:sz w:val="24"/>
                <w:lang w:val="en-US"/>
              </w:rPr>
            </w:r>
          </w:p>
        </w:tc>
        <w:tc>
          <w:tcPr>
            <w:tcW w:w="4819" w:type="dxa"/>
            <w:tcBorders/>
          </w:tcPr>
          <w:p>
            <w:pPr>
              <w:pStyle w:val="Normal1"/>
              <w:spacing w:lineRule="auto" w:line="240"/>
              <w:rPr>
                <w:sz w:val="24"/>
              </w:rPr>
            </w:pPr>
            <w:r>
              <w:rPr>
                <w:sz w:val="24"/>
              </w:rPr>
              <w:t xml:space="preserve">Больной был осмотрен вовремя. </w:t>
            </w:r>
          </w:p>
          <w:p>
            <w:pPr>
              <w:pStyle w:val="Normal1"/>
              <w:spacing w:lineRule="auto" w:line="240"/>
              <w:rPr>
                <w:sz w:val="24"/>
              </w:rPr>
            </w:pPr>
            <w:r>
              <w:rPr>
                <w:sz w:val="24"/>
              </w:rPr>
              <w:t xml:space="preserve">Война была объявлена. </w:t>
            </w:r>
          </w:p>
          <w:p>
            <w:pPr>
              <w:pStyle w:val="Normal1"/>
              <w:spacing w:lineRule="auto" w:line="240"/>
              <w:rPr>
                <w:sz w:val="24"/>
              </w:rPr>
            </w:pPr>
            <w:r>
              <w:rPr>
                <w:sz w:val="24"/>
              </w:rPr>
              <w:t>Ярмарка будет открыта через десять дней.</w:t>
            </w:r>
          </w:p>
          <w:p>
            <w:pPr>
              <w:pStyle w:val="Normal1"/>
              <w:rPr>
                <w:sz w:val="24"/>
              </w:rPr>
            </w:pPr>
            <w:r>
              <w:rPr>
                <w:sz w:val="24"/>
              </w:rPr>
            </w:r>
          </w:p>
        </w:tc>
      </w:tr>
    </w:tbl>
    <w:p>
      <w:pPr>
        <w:pStyle w:val="Normal1"/>
        <w:spacing w:lineRule="auto" w:line="240"/>
        <w:ind w:firstLine="284" w:end="0"/>
        <w:rPr/>
      </w:pPr>
      <w:r>
        <w:rPr>
          <w:i/>
          <w:sz w:val="22"/>
        </w:rPr>
        <w:t>Примечание</w:t>
      </w:r>
      <w:r>
        <w:rPr>
          <w:sz w:val="22"/>
        </w:rPr>
        <w:t>. Для некоторых глаголов, благодаря их семантике, причастная форма оказывается предпочтительнее местоименной. К</w:t>
      </w:r>
      <w:r>
        <w:rPr>
          <w:sz w:val="22"/>
          <w:lang w:val="en-US"/>
        </w:rPr>
        <w:t xml:space="preserve"> </w:t>
      </w:r>
      <w:r>
        <w:rPr>
          <w:sz w:val="22"/>
        </w:rPr>
        <w:t>таким</w:t>
      </w:r>
      <w:r>
        <w:rPr>
          <w:sz w:val="22"/>
          <w:lang w:val="en-US"/>
        </w:rPr>
        <w:t xml:space="preserve"> </w:t>
      </w:r>
      <w:r>
        <w:rPr>
          <w:sz w:val="22"/>
        </w:rPr>
        <w:t>глаголам</w:t>
      </w:r>
      <w:r>
        <w:rPr>
          <w:sz w:val="22"/>
          <w:lang w:val="en-US"/>
        </w:rPr>
        <w:t xml:space="preserve"> </w:t>
      </w:r>
      <w:r>
        <w:rPr>
          <w:sz w:val="22"/>
        </w:rPr>
        <w:t>относятся</w:t>
      </w:r>
      <w:r>
        <w:rPr>
          <w:sz w:val="22"/>
          <w:lang w:val="en-US"/>
        </w:rPr>
        <w:t xml:space="preserve">, </w:t>
      </w:r>
      <w:r>
        <w:rPr>
          <w:sz w:val="22"/>
        </w:rPr>
        <w:t>например</w:t>
      </w:r>
      <w:r>
        <w:rPr>
          <w:sz w:val="22"/>
          <w:lang w:val="en-US"/>
        </w:rPr>
        <w:t xml:space="preserve">, </w:t>
      </w:r>
      <w:r>
        <w:rPr>
          <w:b/>
          <w:sz w:val="22"/>
          <w:lang w:val="en-US"/>
        </w:rPr>
        <w:t>defender, perdonar, detener, torturar, castigar, herir, golpear, elegir, presentar</w:t>
      </w:r>
      <w:r>
        <w:rPr>
          <w:sz w:val="22"/>
          <w:lang w:val="en-US"/>
        </w:rPr>
        <w:t xml:space="preserve">, etc. </w:t>
      </w:r>
      <w:r>
        <w:rPr>
          <w:sz w:val="22"/>
        </w:rPr>
        <w:t xml:space="preserve">Их действие, как правило, направлено на одушевленные объекты. Использовании местоименной формы такая направленность способна вызвать двусмысленное восприятие этой формы, так как и пассивное, и возвратное значения глагола оформляются местоимением </w:t>
      </w:r>
      <w:r>
        <w:rPr>
          <w:b/>
          <w:bCs/>
          <w:sz w:val="22"/>
          <w:lang w:val="en-US"/>
        </w:rPr>
        <w:t>se</w:t>
      </w:r>
      <w:r>
        <w:rPr>
          <w:sz w:val="22"/>
        </w:rPr>
        <w:t xml:space="preserve">. </w:t>
      </w:r>
      <w:r>
        <w:rPr>
          <w:sz w:val="22"/>
          <w:lang w:val="en-US"/>
        </w:rPr>
        <w:t>Juan</w:t>
      </w:r>
      <w:r>
        <w:rPr>
          <w:sz w:val="22"/>
        </w:rPr>
        <w:t xml:space="preserve"> </w:t>
      </w:r>
      <w:r>
        <w:rPr>
          <w:i/>
          <w:iCs/>
          <w:sz w:val="22"/>
          <w:lang w:val="en-US"/>
        </w:rPr>
        <w:t>se</w:t>
      </w:r>
      <w:r>
        <w:rPr>
          <w:i/>
          <w:iCs/>
          <w:sz w:val="22"/>
        </w:rPr>
        <w:t xml:space="preserve"> </w:t>
      </w:r>
      <w:r>
        <w:rPr>
          <w:i/>
          <w:iCs/>
          <w:sz w:val="22"/>
          <w:lang w:val="en-US"/>
        </w:rPr>
        <w:t>defendi</w:t>
      </w:r>
      <w:r>
        <w:rPr>
          <w:i/>
          <w:iCs/>
          <w:sz w:val="22"/>
        </w:rPr>
        <w:t xml:space="preserve">ò </w:t>
      </w:r>
      <w:r>
        <w:rPr>
          <w:sz w:val="22"/>
        </w:rPr>
        <w:t xml:space="preserve">логичнее трактовать «Хуан защищался (защитился)», а не как «был защищен». В предложении </w:t>
      </w:r>
      <w:r>
        <w:rPr>
          <w:sz w:val="22"/>
          <w:lang w:val="en-US"/>
        </w:rPr>
        <w:t>Juan</w:t>
      </w:r>
      <w:r>
        <w:rPr>
          <w:sz w:val="22"/>
        </w:rPr>
        <w:t xml:space="preserve"> </w:t>
      </w:r>
      <w:r>
        <w:rPr>
          <w:i/>
          <w:iCs/>
          <w:sz w:val="22"/>
          <w:lang w:val="en-US"/>
        </w:rPr>
        <w:t>fue</w:t>
      </w:r>
      <w:r>
        <w:rPr>
          <w:i/>
          <w:iCs/>
          <w:sz w:val="22"/>
        </w:rPr>
        <w:t xml:space="preserve"> </w:t>
      </w:r>
      <w:r>
        <w:rPr>
          <w:i/>
          <w:iCs/>
          <w:sz w:val="22"/>
          <w:lang w:val="en-US"/>
        </w:rPr>
        <w:t>defendido</w:t>
      </w:r>
      <w:r>
        <w:rPr>
          <w:sz w:val="22"/>
        </w:rPr>
        <w:t xml:space="preserve"> подобный двусмысленности нет.</w:t>
      </w:r>
    </w:p>
    <w:p>
      <w:pPr>
        <w:pStyle w:val="Normal1"/>
        <w:spacing w:lineRule="auto" w:line="240"/>
        <w:ind w:firstLine="284" w:end="0"/>
        <w:rPr/>
      </w:pPr>
      <w:r>
        <w:rPr>
          <w:sz w:val="22"/>
        </w:rPr>
        <w:t>В испанском языке основным ограничителем употребления причастной формы страдательного залога в некоторых временах является противоречие между семан</w:t>
        <w:softHyphen/>
        <w:t>тикой глагола и значением глагольных времен. Когда глагол называет разовое, од</w:t>
        <w:softHyphen/>
        <w:t xml:space="preserve">нократное действие, которое по сути своей результативно и сиюминутно, то причастную форму страдательного залога не следует употреблять в глагольных временах, обладающих категориальным признаком неограниченности (незавершенности). Фразы </w:t>
      </w:r>
      <w:r>
        <w:rPr>
          <w:sz w:val="22"/>
          <w:lang w:val="en-US"/>
        </w:rPr>
        <w:t>La</w:t>
      </w:r>
      <w:r>
        <w:rPr>
          <w:sz w:val="22"/>
        </w:rPr>
        <w:t xml:space="preserve"> </w:t>
      </w:r>
      <w:r>
        <w:rPr>
          <w:sz w:val="22"/>
          <w:lang w:val="en-US"/>
        </w:rPr>
        <w:t>ventana</w:t>
      </w:r>
      <w:r>
        <w:rPr>
          <w:sz w:val="22"/>
        </w:rPr>
        <w:t xml:space="preserve"> </w:t>
      </w:r>
      <w:r>
        <w:rPr>
          <w:sz w:val="22"/>
          <w:lang w:val="en-US"/>
        </w:rPr>
        <w:t>es</w:t>
      </w:r>
      <w:r>
        <w:rPr>
          <w:sz w:val="22"/>
        </w:rPr>
        <w:t xml:space="preserve"> (</w:t>
      </w:r>
      <w:r>
        <w:rPr>
          <w:sz w:val="22"/>
          <w:lang w:val="en-US"/>
        </w:rPr>
        <w:t>era</w:t>
      </w:r>
      <w:r>
        <w:rPr>
          <w:sz w:val="22"/>
        </w:rPr>
        <w:t xml:space="preserve">) </w:t>
      </w:r>
      <w:r>
        <w:rPr>
          <w:sz w:val="22"/>
          <w:lang w:val="en-US"/>
        </w:rPr>
        <w:t>abierta</w:t>
      </w:r>
      <w:r>
        <w:rPr>
          <w:sz w:val="22"/>
        </w:rPr>
        <w:t xml:space="preserve"> роr </w:t>
      </w:r>
      <w:r>
        <w:rPr>
          <w:sz w:val="22"/>
          <w:lang w:val="en-US"/>
        </w:rPr>
        <w:t>la</w:t>
      </w:r>
      <w:r>
        <w:rPr>
          <w:sz w:val="22"/>
        </w:rPr>
        <w:t xml:space="preserve"> </w:t>
      </w:r>
      <w:r>
        <w:rPr>
          <w:sz w:val="22"/>
          <w:lang w:val="en-US"/>
        </w:rPr>
        <w:t>muchacha</w:t>
      </w:r>
      <w:r>
        <w:rPr>
          <w:sz w:val="22"/>
        </w:rPr>
        <w:t xml:space="preserve"> или </w:t>
      </w:r>
      <w:r>
        <w:rPr>
          <w:sz w:val="22"/>
          <w:lang w:val="en-US"/>
        </w:rPr>
        <w:t>la</w:t>
      </w:r>
      <w:r>
        <w:rPr>
          <w:sz w:val="22"/>
        </w:rPr>
        <w:t xml:space="preserve"> </w:t>
      </w:r>
      <w:r>
        <w:rPr>
          <w:sz w:val="22"/>
          <w:lang w:val="en-US"/>
        </w:rPr>
        <w:t>hoja</w:t>
      </w:r>
      <w:r>
        <w:rPr>
          <w:sz w:val="22"/>
        </w:rPr>
        <w:t xml:space="preserve"> </w:t>
      </w:r>
      <w:r>
        <w:rPr>
          <w:sz w:val="22"/>
          <w:lang w:val="en-US"/>
        </w:rPr>
        <w:t>es</w:t>
      </w:r>
      <w:r>
        <w:rPr>
          <w:sz w:val="22"/>
        </w:rPr>
        <w:t xml:space="preserve"> (</w:t>
      </w:r>
      <w:r>
        <w:rPr>
          <w:sz w:val="22"/>
          <w:lang w:val="en-US"/>
        </w:rPr>
        <w:t>era</w:t>
      </w:r>
      <w:r>
        <w:rPr>
          <w:sz w:val="22"/>
        </w:rPr>
        <w:t xml:space="preserve">) </w:t>
      </w:r>
      <w:r>
        <w:rPr>
          <w:sz w:val="22"/>
          <w:lang w:val="en-US"/>
        </w:rPr>
        <w:t>vuelta</w:t>
      </w:r>
      <w:r>
        <w:rPr>
          <w:sz w:val="22"/>
        </w:rPr>
        <w:t xml:space="preserve"> </w:t>
      </w:r>
      <w:r>
        <w:rPr>
          <w:sz w:val="22"/>
          <w:lang w:val="en-US"/>
        </w:rPr>
        <w:t>por</w:t>
      </w:r>
      <w:r>
        <w:rPr>
          <w:sz w:val="22"/>
        </w:rPr>
        <w:t xml:space="preserve"> </w:t>
      </w:r>
      <w:r>
        <w:rPr>
          <w:sz w:val="22"/>
          <w:lang w:val="en-US"/>
        </w:rPr>
        <w:t>el</w:t>
      </w:r>
      <w:r>
        <w:rPr>
          <w:sz w:val="22"/>
        </w:rPr>
        <w:t xml:space="preserve"> </w:t>
      </w:r>
      <w:r>
        <w:rPr>
          <w:sz w:val="22"/>
          <w:lang w:val="en-US"/>
        </w:rPr>
        <w:t>estudiante</w:t>
      </w:r>
      <w:r>
        <w:rPr>
          <w:sz w:val="22"/>
        </w:rPr>
        <w:t xml:space="preserve"> неупотребительны. Они противоречат норме, потому что страдательный залог в данных временах не передает разового, однократного действия, а указывает на длительное или постоянное действие. В подобных случаях используется сказуе</w:t>
        <w:softHyphen/>
        <w:t>мое в действительном залоге (</w:t>
      </w:r>
      <w:r>
        <w:rPr>
          <w:sz w:val="22"/>
          <w:lang w:val="en-US"/>
        </w:rPr>
        <w:t>La</w:t>
      </w:r>
      <w:r>
        <w:rPr>
          <w:sz w:val="22"/>
        </w:rPr>
        <w:t xml:space="preserve"> </w:t>
      </w:r>
      <w:r>
        <w:rPr>
          <w:sz w:val="22"/>
          <w:lang w:val="en-US"/>
        </w:rPr>
        <w:t>muchacha</w:t>
      </w:r>
      <w:r>
        <w:rPr>
          <w:sz w:val="22"/>
        </w:rPr>
        <w:t xml:space="preserve"> </w:t>
      </w:r>
      <w:r>
        <w:rPr>
          <w:sz w:val="22"/>
          <w:lang w:val="en-US"/>
        </w:rPr>
        <w:t>abre</w:t>
      </w:r>
      <w:r>
        <w:rPr>
          <w:sz w:val="22"/>
        </w:rPr>
        <w:t xml:space="preserve"> </w:t>
      </w:r>
      <w:r>
        <w:rPr>
          <w:sz w:val="22"/>
          <w:lang w:val="en-US"/>
        </w:rPr>
        <w:t>la</w:t>
      </w:r>
      <w:r>
        <w:rPr>
          <w:sz w:val="22"/>
        </w:rPr>
        <w:t xml:space="preserve"> </w:t>
      </w:r>
      <w:r>
        <w:rPr>
          <w:sz w:val="22"/>
          <w:lang w:val="en-US"/>
        </w:rPr>
        <w:t>ventana</w:t>
      </w:r>
      <w:r>
        <w:rPr>
          <w:sz w:val="22"/>
        </w:rPr>
        <w:t xml:space="preserve">; </w:t>
      </w:r>
      <w:r>
        <w:rPr>
          <w:sz w:val="22"/>
          <w:lang w:val="en-US"/>
        </w:rPr>
        <w:t>El</w:t>
      </w:r>
      <w:r>
        <w:rPr>
          <w:sz w:val="22"/>
        </w:rPr>
        <w:t xml:space="preserve"> </w:t>
      </w:r>
      <w:r>
        <w:rPr>
          <w:sz w:val="22"/>
          <w:lang w:val="en-US"/>
        </w:rPr>
        <w:t>estudiante</w:t>
      </w:r>
      <w:r>
        <w:rPr>
          <w:sz w:val="22"/>
        </w:rPr>
        <w:t xml:space="preserve"> </w:t>
      </w:r>
      <w:r>
        <w:rPr>
          <w:sz w:val="22"/>
          <w:lang w:val="en-US"/>
        </w:rPr>
        <w:t>vuelye</w:t>
      </w:r>
      <w:r>
        <w:rPr>
          <w:sz w:val="22"/>
        </w:rPr>
        <w:t xml:space="preserve"> </w:t>
      </w:r>
      <w:r>
        <w:rPr>
          <w:sz w:val="22"/>
          <w:lang w:val="en-US"/>
        </w:rPr>
        <w:t>la</w:t>
      </w:r>
      <w:r>
        <w:rPr>
          <w:sz w:val="22"/>
        </w:rPr>
        <w:t xml:space="preserve"> </w:t>
      </w:r>
      <w:r>
        <w:rPr>
          <w:sz w:val="22"/>
          <w:lang w:val="en-US"/>
        </w:rPr>
        <w:t>hoja</w:t>
      </w:r>
      <w:r>
        <w:rPr>
          <w:sz w:val="22"/>
        </w:rPr>
        <w:t xml:space="preserve">), или, правда, сравнительно редко, формы пассивного залога в ограниченных (совершенных, перфектных) временах: </w:t>
      </w:r>
      <w:r>
        <w:rPr>
          <w:sz w:val="22"/>
          <w:lang w:val="en-US"/>
        </w:rPr>
        <w:t>La</w:t>
      </w:r>
      <w:r>
        <w:rPr>
          <w:sz w:val="22"/>
        </w:rPr>
        <w:t xml:space="preserve"> </w:t>
      </w:r>
      <w:r>
        <w:rPr>
          <w:sz w:val="22"/>
          <w:lang w:val="en-US"/>
        </w:rPr>
        <w:t>ventana</w:t>
      </w:r>
      <w:r>
        <w:rPr>
          <w:sz w:val="22"/>
        </w:rPr>
        <w:t xml:space="preserve"> </w:t>
      </w:r>
      <w:r>
        <w:rPr>
          <w:i/>
          <w:iCs/>
          <w:sz w:val="22"/>
          <w:lang w:val="en-US"/>
        </w:rPr>
        <w:t>fue</w:t>
      </w:r>
      <w:r>
        <w:rPr>
          <w:i/>
          <w:iCs/>
          <w:sz w:val="22"/>
        </w:rPr>
        <w:t xml:space="preserve"> </w:t>
      </w:r>
      <w:r>
        <w:rPr>
          <w:i/>
          <w:iCs/>
          <w:sz w:val="22"/>
          <w:lang w:val="en-US"/>
        </w:rPr>
        <w:t>abierta</w:t>
      </w:r>
      <w:r>
        <w:rPr>
          <w:i/>
          <w:iCs/>
          <w:sz w:val="22"/>
        </w:rPr>
        <w:t xml:space="preserve"> </w:t>
      </w:r>
      <w:r>
        <w:rPr>
          <w:i/>
          <w:iCs/>
          <w:sz w:val="22"/>
          <w:lang w:val="en-US"/>
        </w:rPr>
        <w:t>por</w:t>
      </w:r>
      <w:r>
        <w:rPr>
          <w:sz w:val="22"/>
        </w:rPr>
        <w:t xml:space="preserve"> </w:t>
      </w:r>
      <w:r>
        <w:rPr>
          <w:sz w:val="22"/>
          <w:lang w:val="en-US"/>
        </w:rPr>
        <w:t>la</w:t>
      </w:r>
      <w:r>
        <w:rPr>
          <w:sz w:val="22"/>
        </w:rPr>
        <w:t xml:space="preserve"> </w:t>
      </w:r>
      <w:r>
        <w:rPr>
          <w:sz w:val="22"/>
          <w:lang w:val="en-US"/>
        </w:rPr>
        <w:t>muchacha</w:t>
      </w:r>
      <w:r>
        <w:rPr>
          <w:sz w:val="22"/>
        </w:rPr>
        <w:t xml:space="preserve">: </w:t>
      </w:r>
      <w:r>
        <w:rPr>
          <w:sz w:val="22"/>
          <w:lang w:val="en-US"/>
        </w:rPr>
        <w:t>la</w:t>
      </w:r>
      <w:r>
        <w:rPr>
          <w:sz w:val="22"/>
        </w:rPr>
        <w:t xml:space="preserve"> </w:t>
      </w:r>
      <w:r>
        <w:rPr>
          <w:sz w:val="22"/>
          <w:lang w:val="en-US"/>
        </w:rPr>
        <w:t>ho</w:t>
      </w:r>
      <w:r>
        <w:rPr>
          <w:sz w:val="22"/>
        </w:rPr>
        <w:t xml:space="preserve">ja </w:t>
      </w:r>
      <w:r>
        <w:rPr>
          <w:i/>
          <w:iCs/>
          <w:sz w:val="22"/>
        </w:rPr>
        <w:t xml:space="preserve">fue </w:t>
      </w:r>
      <w:r>
        <w:rPr>
          <w:i/>
          <w:iCs/>
          <w:sz w:val="22"/>
          <w:lang w:val="en-US"/>
        </w:rPr>
        <w:t>vuelta</w:t>
      </w:r>
      <w:r>
        <w:rPr>
          <w:i/>
          <w:iCs/>
          <w:sz w:val="22"/>
        </w:rPr>
        <w:t xml:space="preserve"> </w:t>
      </w:r>
      <w:r>
        <w:rPr>
          <w:i/>
          <w:iCs/>
          <w:sz w:val="22"/>
          <w:lang w:val="en-US"/>
        </w:rPr>
        <w:t>por</w:t>
      </w:r>
      <w:r>
        <w:rPr>
          <w:sz w:val="22"/>
        </w:rPr>
        <w:t xml:space="preserve"> </w:t>
      </w:r>
      <w:r>
        <w:rPr>
          <w:sz w:val="22"/>
          <w:lang w:val="en-US"/>
        </w:rPr>
        <w:t>el</w:t>
      </w:r>
      <w:r>
        <w:rPr>
          <w:sz w:val="22"/>
        </w:rPr>
        <w:t xml:space="preserve"> </w:t>
      </w:r>
      <w:r>
        <w:rPr>
          <w:sz w:val="22"/>
          <w:lang w:val="en-US"/>
        </w:rPr>
        <w:t>estudiante</w:t>
      </w:r>
      <w:r>
        <w:rPr>
          <w:sz w:val="22"/>
        </w:rPr>
        <w:t>. С глаголами, выражающими в своей семантике идею длительности действия или состояние, предпочтительными оказываются фор</w:t>
        <w:softHyphen/>
        <w:t xml:space="preserve">мы неограниченных времен: </w:t>
      </w:r>
      <w:r>
        <w:rPr>
          <w:sz w:val="22"/>
          <w:lang w:val="en-US"/>
        </w:rPr>
        <w:t>Mar</w:t>
      </w:r>
      <w:r>
        <w:rPr>
          <w:sz w:val="22"/>
        </w:rPr>
        <w:t>í</w:t>
      </w:r>
      <w:r>
        <w:rPr>
          <w:sz w:val="22"/>
          <w:lang w:val="en-US"/>
        </w:rPr>
        <w:t>a</w:t>
      </w:r>
      <w:r>
        <w:rPr>
          <w:sz w:val="22"/>
        </w:rPr>
        <w:t xml:space="preserve"> </w:t>
      </w:r>
      <w:r>
        <w:rPr>
          <w:i/>
          <w:iCs/>
          <w:sz w:val="22"/>
          <w:lang w:val="en-US"/>
        </w:rPr>
        <w:t>era</w:t>
      </w:r>
      <w:r>
        <w:rPr>
          <w:i/>
          <w:iCs/>
          <w:sz w:val="22"/>
        </w:rPr>
        <w:t xml:space="preserve"> </w:t>
      </w:r>
      <w:r>
        <w:rPr>
          <w:i/>
          <w:iCs/>
          <w:sz w:val="22"/>
          <w:lang w:val="en-US"/>
        </w:rPr>
        <w:t>muy</w:t>
      </w:r>
      <w:r>
        <w:rPr>
          <w:i/>
          <w:iCs/>
          <w:sz w:val="22"/>
        </w:rPr>
        <w:t xml:space="preserve"> </w:t>
      </w:r>
      <w:r>
        <w:rPr>
          <w:i/>
          <w:iCs/>
          <w:sz w:val="22"/>
          <w:lang w:val="en-US"/>
        </w:rPr>
        <w:t>mimada</w:t>
      </w:r>
      <w:r>
        <w:rPr>
          <w:sz w:val="22"/>
        </w:rPr>
        <w:t xml:space="preserve"> </w:t>
      </w:r>
      <w:r>
        <w:rPr>
          <w:sz w:val="22"/>
          <w:lang w:val="en-US"/>
        </w:rPr>
        <w:t>por</w:t>
      </w:r>
      <w:r>
        <w:rPr>
          <w:sz w:val="22"/>
        </w:rPr>
        <w:t xml:space="preserve"> </w:t>
      </w:r>
      <w:r>
        <w:rPr>
          <w:sz w:val="22"/>
          <w:lang w:val="en-US"/>
        </w:rPr>
        <w:t>sus</w:t>
      </w:r>
      <w:r>
        <w:rPr>
          <w:sz w:val="22"/>
        </w:rPr>
        <w:t xml:space="preserve"> </w:t>
      </w:r>
      <w:r>
        <w:rPr>
          <w:sz w:val="22"/>
          <w:lang w:val="en-US"/>
        </w:rPr>
        <w:t>padres</w:t>
      </w:r>
      <w:r>
        <w:rPr>
          <w:sz w:val="22"/>
        </w:rPr>
        <w:t>.</w:t>
      </w:r>
    </w:p>
    <w:p>
      <w:pPr>
        <w:pStyle w:val="Normal1"/>
        <w:spacing w:lineRule="auto" w:line="240"/>
        <w:ind w:firstLine="284" w:end="0"/>
        <w:rPr/>
      </w:pPr>
      <w:r>
        <w:rPr>
          <w:sz w:val="22"/>
        </w:rPr>
        <w:t xml:space="preserve">В современном языке причастная залоговая форма сокращает сферу своего употребления, так как с нею усиленно соперничают грамматические конструкции со значением пассивности (см. § 78), например, </w:t>
      </w:r>
      <w:r>
        <w:rPr>
          <w:b/>
          <w:sz w:val="22"/>
          <w:lang w:val="en-US"/>
        </w:rPr>
        <w:t>estar</w:t>
      </w:r>
      <w:r>
        <w:rPr>
          <w:b/>
          <w:sz w:val="22"/>
        </w:rPr>
        <w:t xml:space="preserve"> + </w:t>
      </w:r>
      <w:r>
        <w:rPr>
          <w:b/>
          <w:sz w:val="22"/>
          <w:lang w:val="en-US"/>
        </w:rPr>
        <w:t>participio</w:t>
      </w:r>
      <w:r>
        <w:rPr>
          <w:sz w:val="22"/>
        </w:rPr>
        <w:t xml:space="preserve"> и местоименная форма страдательного залога.</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Местоименная форма страдательного залога, как и причастная, реализуется в трехчленных и двучленных конструкциях:</w:t>
      </w:r>
    </w:p>
    <w:tbl>
      <w:tblPr>
        <w:tblW w:w="10040" w:type="dxa"/>
        <w:jc w:val="start"/>
        <w:tblInd w:w="301" w:type="dxa"/>
        <w:tblLayout w:type="fixed"/>
        <w:tblCellMar>
          <w:top w:w="0" w:type="dxa"/>
          <w:start w:w="108" w:type="dxa"/>
          <w:bottom w:w="0" w:type="dxa"/>
          <w:end w:w="108" w:type="dxa"/>
        </w:tblCellMar>
      </w:tblPr>
      <w:tblGrid>
        <w:gridCol w:w="4910"/>
        <w:gridCol w:w="5130"/>
      </w:tblGrid>
      <w:tr>
        <w:trPr>
          <w:trHeight w:val="1860" w:hRule="atLeast"/>
        </w:trPr>
        <w:tc>
          <w:tcPr>
            <w:tcW w:w="4910" w:type="dxa"/>
            <w:tcBorders/>
          </w:tcPr>
          <w:p>
            <w:pPr>
              <w:pStyle w:val="Normal1"/>
              <w:snapToGrid w:val="false"/>
              <w:spacing w:lineRule="auto" w:line="240"/>
              <w:ind w:firstLine="284" w:end="0"/>
              <w:rPr>
                <w:sz w:val="24"/>
              </w:rPr>
            </w:pPr>
            <w:r>
              <w:rPr>
                <w:sz w:val="24"/>
              </w:rPr>
            </w:r>
          </w:p>
          <w:p>
            <w:pPr>
              <w:pStyle w:val="Normal1"/>
              <w:spacing w:lineRule="auto" w:line="240"/>
              <w:ind w:firstLine="284" w:end="0"/>
              <w:rPr/>
            </w:pPr>
            <w:r>
              <w:rPr>
                <w:sz w:val="24"/>
                <w:lang w:val="en-US"/>
              </w:rPr>
              <w:t xml:space="preserve">Se </w:t>
            </w:r>
            <w:r>
              <w:rPr>
                <w:i/>
                <w:iCs/>
                <w:sz w:val="24"/>
                <w:lang w:val="en-US"/>
              </w:rPr>
              <w:t>firmó</w:t>
            </w:r>
            <w:r>
              <w:rPr>
                <w:sz w:val="24"/>
                <w:lang w:val="en-US"/>
              </w:rPr>
              <w:t xml:space="preserve"> el convemo </w:t>
            </w:r>
            <w:r>
              <w:rPr>
                <w:i/>
                <w:iCs/>
                <w:sz w:val="24"/>
                <w:lang w:val="en-US"/>
              </w:rPr>
              <w:t>por los ministros</w:t>
            </w:r>
            <w:r>
              <w:rPr>
                <w:sz w:val="24"/>
                <w:lang w:val="en-US"/>
              </w:rPr>
              <w:t>.</w:t>
            </w:r>
          </w:p>
          <w:p>
            <w:pPr>
              <w:pStyle w:val="Normal1"/>
              <w:spacing w:lineRule="auto" w:line="240"/>
              <w:ind w:firstLine="284" w:end="0"/>
              <w:rPr/>
            </w:pPr>
            <w:r>
              <w:rPr>
                <w:i/>
                <w:iCs/>
                <w:sz w:val="24"/>
                <w:lang w:val="en-US"/>
              </w:rPr>
              <w:t>Se venden</w:t>
            </w:r>
            <w:r>
              <w:rPr>
                <w:sz w:val="24"/>
                <w:lang w:val="en-US"/>
              </w:rPr>
              <w:t xml:space="preserve"> unos </w:t>
            </w:r>
            <w:r>
              <w:rPr>
                <w:i/>
                <w:iCs/>
                <w:sz w:val="24"/>
                <w:lang w:val="en-US"/>
              </w:rPr>
              <w:t>discos por Joaquín</w:t>
            </w:r>
            <w:r>
              <w:rPr>
                <w:sz w:val="24"/>
                <w:lang w:val="en-US"/>
              </w:rPr>
              <w:t>.</w:t>
            </w:r>
          </w:p>
          <w:p>
            <w:pPr>
              <w:pStyle w:val="Normal1"/>
              <w:spacing w:lineRule="auto" w:line="240"/>
              <w:ind w:firstLine="284" w:end="0"/>
              <w:rPr/>
            </w:pPr>
            <w:r>
              <w:rPr>
                <w:sz w:val="24"/>
                <w:lang w:val="en-US"/>
              </w:rPr>
              <w:t xml:space="preserve">La casa </w:t>
            </w:r>
            <w:r>
              <w:rPr>
                <w:i/>
                <w:iCs/>
                <w:sz w:val="24"/>
                <w:lang w:val="en-US"/>
              </w:rPr>
              <w:t>se construye</w:t>
            </w:r>
            <w:r>
              <w:rPr>
                <w:sz w:val="24"/>
                <w:lang w:val="en-US"/>
              </w:rPr>
              <w:t>.</w:t>
            </w:r>
          </w:p>
          <w:p>
            <w:pPr>
              <w:pStyle w:val="Normal1"/>
              <w:spacing w:lineRule="auto" w:line="240"/>
              <w:ind w:firstLine="284" w:end="0"/>
              <w:rPr/>
            </w:pPr>
            <w:r>
              <w:rPr>
                <w:sz w:val="24"/>
                <w:lang w:val="en-US"/>
              </w:rPr>
              <w:t xml:space="preserve">La carta </w:t>
            </w:r>
            <w:r>
              <w:rPr>
                <w:i/>
                <w:iCs/>
                <w:sz w:val="24"/>
                <w:lang w:val="en-US"/>
              </w:rPr>
              <w:t>se escribe</w:t>
            </w:r>
            <w:r>
              <w:rPr>
                <w:sz w:val="24"/>
                <w:lang w:val="en-US"/>
              </w:rPr>
              <w:t>.</w:t>
            </w:r>
          </w:p>
          <w:p>
            <w:pPr>
              <w:pStyle w:val="Normal1"/>
              <w:spacing w:lineRule="auto" w:line="240"/>
              <w:ind w:firstLine="284" w:end="0"/>
              <w:rPr/>
            </w:pPr>
            <w:r>
              <w:rPr>
                <w:sz w:val="24"/>
                <w:lang w:val="en-US"/>
              </w:rPr>
              <w:t xml:space="preserve">El libro </w:t>
            </w:r>
            <w:r>
              <w:rPr>
                <w:i/>
                <w:iCs/>
                <w:sz w:val="24"/>
                <w:lang w:val="en-US"/>
              </w:rPr>
              <w:t>se lee</w:t>
            </w:r>
            <w:r>
              <w:rPr>
                <w:sz w:val="24"/>
                <w:lang w:val="en-US"/>
              </w:rPr>
              <w:t>.</w:t>
            </w:r>
          </w:p>
          <w:p>
            <w:pPr>
              <w:pStyle w:val="Normal1"/>
              <w:rPr>
                <w:sz w:val="24"/>
                <w:lang w:val="en-US"/>
              </w:rPr>
            </w:pPr>
            <w:r>
              <w:rPr>
                <w:sz w:val="24"/>
                <w:lang w:val="en-US"/>
              </w:rPr>
            </w:r>
          </w:p>
        </w:tc>
        <w:tc>
          <w:tcPr>
            <w:tcW w:w="5130" w:type="dxa"/>
            <w:tcBorders/>
          </w:tcPr>
          <w:p>
            <w:pPr>
              <w:pStyle w:val="Normal"/>
              <w:snapToGrid w:val="false"/>
              <w:rPr>
                <w:sz w:val="24"/>
                <w:lang w:val="en-US"/>
              </w:rPr>
            </w:pPr>
            <w:r>
              <w:rPr>
                <w:sz w:val="24"/>
                <w:lang w:val="en-US"/>
              </w:rPr>
            </w:r>
          </w:p>
          <w:p>
            <w:pPr>
              <w:pStyle w:val="Normal1"/>
              <w:spacing w:lineRule="auto" w:line="240"/>
              <w:rPr>
                <w:sz w:val="24"/>
              </w:rPr>
            </w:pPr>
            <w:r>
              <w:rPr>
                <w:sz w:val="24"/>
              </w:rPr>
              <w:t xml:space="preserve">Соглашение было подписано министрами. </w:t>
            </w:r>
          </w:p>
          <w:p>
            <w:pPr>
              <w:pStyle w:val="Normal1"/>
              <w:spacing w:lineRule="auto" w:line="240"/>
              <w:rPr>
                <w:sz w:val="24"/>
              </w:rPr>
            </w:pPr>
            <w:r>
              <w:rPr>
                <w:sz w:val="24"/>
              </w:rPr>
              <w:t xml:space="preserve">Несколько пластинок продаются Хоакином. </w:t>
            </w:r>
          </w:p>
          <w:p>
            <w:pPr>
              <w:pStyle w:val="Normal1"/>
              <w:spacing w:lineRule="auto" w:line="240"/>
              <w:rPr>
                <w:sz w:val="24"/>
              </w:rPr>
            </w:pPr>
            <w:r>
              <w:rPr>
                <w:sz w:val="24"/>
              </w:rPr>
              <w:t xml:space="preserve">Дом строится. </w:t>
            </w:r>
          </w:p>
          <w:p>
            <w:pPr>
              <w:pStyle w:val="Normal1"/>
              <w:spacing w:lineRule="auto" w:line="240"/>
              <w:rPr>
                <w:sz w:val="24"/>
              </w:rPr>
            </w:pPr>
            <w:r>
              <w:rPr>
                <w:sz w:val="24"/>
              </w:rPr>
              <w:t xml:space="preserve">Письмо пишется. </w:t>
            </w:r>
          </w:p>
          <w:p>
            <w:pPr>
              <w:pStyle w:val="Normal1"/>
              <w:spacing w:lineRule="auto" w:line="240"/>
              <w:rPr>
                <w:sz w:val="24"/>
              </w:rPr>
            </w:pPr>
            <w:r>
              <w:rPr>
                <w:sz w:val="24"/>
              </w:rPr>
              <w:t>Книга читается.</w:t>
            </w:r>
          </w:p>
          <w:p>
            <w:pPr>
              <w:pStyle w:val="Normal1"/>
              <w:rPr>
                <w:sz w:val="24"/>
              </w:rPr>
            </w:pPr>
            <w:r>
              <w:rPr>
                <w:sz w:val="24"/>
              </w:rPr>
            </w:r>
          </w:p>
        </w:tc>
      </w:tr>
    </w:tbl>
    <w:p>
      <w:pPr>
        <w:pStyle w:val="Normal1"/>
        <w:spacing w:lineRule="auto" w:line="240"/>
        <w:ind w:firstLine="284" w:end="0"/>
        <w:rPr/>
      </w:pPr>
      <w:r>
        <w:rPr>
          <w:sz w:val="24"/>
        </w:rPr>
        <w:t>Однако в подавляющем большинстве случаев местоименная форма страдательного залога является двучленной и состоит из ло</w:t>
        <w:softHyphen/>
        <w:t xml:space="preserve">гического объекта действия в форме подлежащего и переходного глагола с местоимением </w:t>
      </w:r>
      <w:r>
        <w:rPr>
          <w:b/>
          <w:bCs/>
          <w:sz w:val="24"/>
        </w:rPr>
        <w:t>se</w:t>
      </w:r>
      <w:r>
        <w:rPr>
          <w:sz w:val="24"/>
        </w:rPr>
        <w:t xml:space="preserve"> в качестве сказуемого. Это происходит потому, что в речи часто нет необходимости или заинтересованнос</w:t>
        <w:softHyphen/>
        <w:t>ти в выделении логического субъекта действия. Получатель речи вполне осведомлен о нем из контекста или ситуации. Отметим так</w:t>
        <w:softHyphen/>
        <w:t>же, что у местоименной залоговой формы, как правило, граммати</w:t>
        <w:softHyphen/>
        <w:t>ческий субъект действия является неодушевленным существитель</w:t>
        <w:softHyphen/>
        <w:t xml:space="preserve">ным (у причастной формы он нередко бывает одушевленным). Местоименная форма пассивного залога оказывается по сравнению с причастной менее грамматикализованной и степень выражения его пассивности гораздо ниже. Для некоторых глаголов, например, </w:t>
      </w:r>
      <w:r>
        <w:rPr>
          <w:b/>
          <w:sz w:val="24"/>
          <w:lang w:val="en-US"/>
        </w:rPr>
        <w:t>o</w:t>
      </w:r>
      <w:r>
        <w:rPr>
          <w:b/>
          <w:sz w:val="24"/>
        </w:rPr>
        <w:t>í</w:t>
      </w:r>
      <w:r>
        <w:rPr>
          <w:b/>
          <w:sz w:val="24"/>
          <w:lang w:val="en-US"/>
        </w:rPr>
        <w:t>r</w:t>
      </w:r>
      <w:r>
        <w:rPr>
          <w:b/>
          <w:sz w:val="24"/>
        </w:rPr>
        <w:t xml:space="preserve">, </w:t>
      </w:r>
      <w:r>
        <w:rPr>
          <w:b/>
          <w:sz w:val="24"/>
          <w:lang w:val="en-US"/>
        </w:rPr>
        <w:t>ver</w:t>
      </w:r>
      <w:r>
        <w:rPr>
          <w:b/>
          <w:sz w:val="24"/>
        </w:rPr>
        <w:t xml:space="preserve">, </w:t>
      </w:r>
      <w:r>
        <w:rPr>
          <w:b/>
          <w:sz w:val="24"/>
          <w:lang w:val="en-US"/>
        </w:rPr>
        <w:t>hacer</w:t>
      </w:r>
      <w:r>
        <w:rPr>
          <w:b/>
          <w:sz w:val="24"/>
        </w:rPr>
        <w:t xml:space="preserve">, </w:t>
      </w:r>
      <w:r>
        <w:rPr>
          <w:b/>
          <w:sz w:val="24"/>
          <w:lang w:val="en-US"/>
        </w:rPr>
        <w:t>dar</w:t>
      </w:r>
      <w:r>
        <w:rPr>
          <w:b/>
          <w:sz w:val="24"/>
        </w:rPr>
        <w:t xml:space="preserve">, </w:t>
      </w:r>
      <w:r>
        <w:rPr>
          <w:b/>
          <w:sz w:val="24"/>
          <w:lang w:val="en-US"/>
        </w:rPr>
        <w:t>poner</w:t>
      </w:r>
      <w:r>
        <w:rPr>
          <w:b/>
          <w:sz w:val="24"/>
        </w:rPr>
        <w:t xml:space="preserve">, </w:t>
      </w:r>
      <w:r>
        <w:rPr>
          <w:b/>
          <w:sz w:val="24"/>
          <w:lang w:val="en-US"/>
        </w:rPr>
        <w:t>tomar</w:t>
      </w:r>
      <w:r>
        <w:rPr>
          <w:b/>
          <w:sz w:val="24"/>
        </w:rPr>
        <w:t xml:space="preserve">, </w:t>
      </w:r>
      <w:r>
        <w:rPr>
          <w:b/>
          <w:sz w:val="24"/>
          <w:lang w:val="en-US"/>
        </w:rPr>
        <w:t>expresar</w:t>
      </w:r>
      <w:r>
        <w:rPr>
          <w:b/>
          <w:sz w:val="24"/>
        </w:rPr>
        <w:t>,</w:t>
      </w:r>
      <w:r>
        <w:rPr>
          <w:sz w:val="24"/>
        </w:rPr>
        <w:t xml:space="preserve"> </w:t>
      </w:r>
      <w:r>
        <w:rPr>
          <w:sz w:val="24"/>
          <w:lang w:val="en-US"/>
        </w:rPr>
        <w:t>etc</w:t>
      </w:r>
      <w:r>
        <w:rPr>
          <w:sz w:val="24"/>
        </w:rPr>
        <w:t>. местоименная форма пассивного залога является явно предпочтительной.</w:t>
      </w:r>
    </w:p>
    <w:p>
      <w:pPr>
        <w:pStyle w:val="FR5"/>
        <w:ind w:firstLine="284" w:end="0"/>
        <w:jc w:val="both"/>
        <w:rPr>
          <w:rFonts w:ascii="Times New Roman" w:hAnsi="Times New Roman" w:cs="Times New Roman"/>
          <w:sz w:val="24"/>
        </w:rPr>
      </w:pPr>
      <w:r>
        <w:rPr>
          <w:rFonts w:cs="Times New Roman" w:ascii="Times New Roman" w:hAnsi="Times New Roman"/>
          <w:sz w:val="24"/>
        </w:rPr>
      </w:r>
    </w:p>
    <w:p>
      <w:pPr>
        <w:pStyle w:val="Heading3"/>
        <w:ind w:hanging="0" w:start="0"/>
        <w:rPr/>
      </w:pPr>
      <w:bookmarkStart w:id="102" w:name="__RefHeading___Toc1886086"/>
      <w:bookmarkEnd w:id="102"/>
      <w:r>
        <w:rPr/>
        <w:t>§ 76. Согласование глагольных времен</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Ka</w:t>
      </w:r>
      <w:r>
        <w:rPr>
          <w:sz w:val="24"/>
        </w:rPr>
        <w:t xml:space="preserve">к уже упоминалось, в испанском языке временные формы указывают на соотнесенность или несоотнесенность одного действия по отношению к другому и способны выражать </w:t>
      </w:r>
      <w:r>
        <w:rPr>
          <w:spacing w:val="20"/>
          <w:sz w:val="24"/>
        </w:rPr>
        <w:t>одновременность</w:t>
      </w:r>
      <w:r>
        <w:rPr>
          <w:sz w:val="24"/>
        </w:rPr>
        <w:t xml:space="preserve">, </w:t>
      </w:r>
      <w:r>
        <w:rPr>
          <w:spacing w:val="20"/>
          <w:sz w:val="24"/>
        </w:rPr>
        <w:t>последовательность</w:t>
      </w:r>
      <w:r>
        <w:rPr>
          <w:sz w:val="24"/>
        </w:rPr>
        <w:t xml:space="preserve"> или </w:t>
      </w:r>
      <w:r>
        <w:rPr>
          <w:spacing w:val="20"/>
          <w:sz w:val="24"/>
        </w:rPr>
        <w:t>предшествование</w:t>
      </w:r>
      <w:r>
        <w:rPr>
          <w:sz w:val="24"/>
        </w:rPr>
        <w:t xml:space="preserve"> действия по отношению к моменту речи. Эта особенность испанских времен влияет на употребление временных форм в придаточных предложениях, подчиняясь специальным правилам согласования времен в сложноподчиненных предложениях:</w:t>
      </w:r>
    </w:p>
    <w:p>
      <w:pPr>
        <w:pStyle w:val="Normal1"/>
        <w:spacing w:lineRule="auto" w:line="240"/>
        <w:ind w:firstLine="284" w:end="0"/>
        <w:rPr/>
      </w:pPr>
      <w:r>
        <w:rPr>
          <w:sz w:val="24"/>
        </w:rPr>
        <w:t xml:space="preserve">а) если </w:t>
      </w:r>
      <w:r>
        <w:rPr>
          <w:spacing w:val="20"/>
          <w:sz w:val="24"/>
        </w:rPr>
        <w:t>сказуемое главного</w:t>
      </w:r>
      <w:r>
        <w:rPr>
          <w:sz w:val="24"/>
        </w:rPr>
        <w:t xml:space="preserve"> предложения выражено временными формами </w:t>
      </w:r>
      <w:r>
        <w:rPr>
          <w:sz w:val="24"/>
          <w:lang w:val="en-US"/>
        </w:rPr>
        <w:t>presente</w:t>
      </w:r>
      <w:r>
        <w:rPr>
          <w:sz w:val="24"/>
        </w:rPr>
        <w:t xml:space="preserve">, </w:t>
      </w:r>
      <w:r>
        <w:rPr>
          <w:sz w:val="24"/>
          <w:lang w:val="en-US"/>
        </w:rPr>
        <w:t>futuro</w:t>
      </w:r>
      <w:r>
        <w:rPr>
          <w:sz w:val="24"/>
        </w:rPr>
        <w:t xml:space="preserve"> или </w:t>
      </w:r>
      <w:r>
        <w:rPr>
          <w:sz w:val="24"/>
          <w:lang w:val="en-US"/>
        </w:rPr>
        <w:t>pret</w:t>
      </w:r>
      <w:r>
        <w:rPr>
          <w:sz w:val="24"/>
        </w:rPr>
        <w:t>é</w:t>
      </w:r>
      <w:r>
        <w:rPr>
          <w:sz w:val="24"/>
          <w:lang w:val="en-US"/>
        </w:rPr>
        <w:t>rito</w:t>
      </w:r>
      <w:r>
        <w:rPr>
          <w:sz w:val="24"/>
        </w:rPr>
        <w:t xml:space="preserve"> </w:t>
      </w:r>
      <w:r>
        <w:rPr>
          <w:sz w:val="24"/>
          <w:lang w:val="en-US"/>
        </w:rPr>
        <w:t>perfecto</w:t>
      </w:r>
      <w:r>
        <w:rPr>
          <w:sz w:val="24"/>
        </w:rPr>
        <w:t xml:space="preserve"> </w:t>
      </w:r>
      <w:r>
        <w:rPr>
          <w:sz w:val="24"/>
          <w:lang w:val="en-US"/>
        </w:rPr>
        <w:t>del</w:t>
      </w:r>
      <w:r>
        <w:rPr>
          <w:sz w:val="24"/>
        </w:rPr>
        <w:t xml:space="preserve"> </w:t>
      </w:r>
      <w:r>
        <w:rPr>
          <w:sz w:val="24"/>
          <w:lang w:val="en-US"/>
        </w:rPr>
        <w:t>modo</w:t>
      </w:r>
      <w:r>
        <w:rPr>
          <w:sz w:val="24"/>
        </w:rPr>
        <w:t xml:space="preserve"> </w:t>
      </w:r>
      <w:r>
        <w:rPr>
          <w:sz w:val="24"/>
          <w:lang w:val="en-US"/>
        </w:rPr>
        <w:t>indicativo</w:t>
      </w:r>
      <w:r>
        <w:rPr>
          <w:sz w:val="24"/>
        </w:rPr>
        <w:t xml:space="preserve">, а также </w:t>
      </w:r>
      <w:r>
        <w:rPr>
          <w:sz w:val="24"/>
          <w:lang w:val="en-US"/>
        </w:rPr>
        <w:t>imperativo</w:t>
      </w:r>
      <w:r>
        <w:rPr>
          <w:sz w:val="24"/>
        </w:rPr>
        <w:t xml:space="preserve">, то в придаточном предложении теоретически глагол может стоять в любой форме, кроме следующих  четырех: </w:t>
      </w:r>
      <w:r>
        <w:rPr>
          <w:sz w:val="24"/>
          <w:lang w:val="en-US"/>
        </w:rPr>
        <w:t>pret</w:t>
      </w:r>
      <w:r>
        <w:rPr>
          <w:sz w:val="24"/>
        </w:rPr>
        <w:t>é</w:t>
      </w:r>
      <w:r>
        <w:rPr>
          <w:sz w:val="24"/>
          <w:lang w:val="en-US"/>
        </w:rPr>
        <w:t>rito</w:t>
      </w:r>
      <w:r>
        <w:rPr>
          <w:sz w:val="24"/>
        </w:rPr>
        <w:t xml:space="preserve"> </w:t>
      </w:r>
      <w:r>
        <w:rPr>
          <w:sz w:val="24"/>
          <w:lang w:val="en-US"/>
        </w:rPr>
        <w:t>anterior</w:t>
      </w:r>
      <w:r>
        <w:rPr>
          <w:sz w:val="24"/>
        </w:rPr>
        <w:t xml:space="preserve"> </w:t>
      </w:r>
      <w:r>
        <w:rPr>
          <w:sz w:val="24"/>
          <w:lang w:val="en-US"/>
        </w:rPr>
        <w:t>de</w:t>
      </w:r>
      <w:r>
        <w:rPr>
          <w:sz w:val="24"/>
        </w:rPr>
        <w:t xml:space="preserve"> </w:t>
      </w:r>
      <w:r>
        <w:rPr>
          <w:sz w:val="24"/>
          <w:lang w:val="en-US"/>
        </w:rPr>
        <w:t>indicativo</w:t>
      </w:r>
      <w:r>
        <w:rPr>
          <w:sz w:val="24"/>
        </w:rPr>
        <w:t xml:space="preserve">, </w:t>
      </w:r>
      <w:r>
        <w:rPr>
          <w:sz w:val="24"/>
          <w:lang w:val="en-US"/>
        </w:rPr>
        <w:t>pret</w:t>
      </w:r>
      <w:r>
        <w:rPr>
          <w:sz w:val="24"/>
        </w:rPr>
        <w:t>é</w:t>
      </w:r>
      <w:r>
        <w:rPr>
          <w:sz w:val="24"/>
          <w:lang w:val="en-US"/>
        </w:rPr>
        <w:t>tito</w:t>
      </w:r>
      <w:r>
        <w:rPr>
          <w:sz w:val="24"/>
        </w:rPr>
        <w:t xml:space="preserve"> </w:t>
      </w:r>
      <w:r>
        <w:rPr>
          <w:sz w:val="24"/>
          <w:lang w:val="en-US"/>
        </w:rPr>
        <w:t>imperfecto</w:t>
      </w:r>
      <w:r>
        <w:rPr>
          <w:sz w:val="24"/>
        </w:rPr>
        <w:t xml:space="preserve"> и </w:t>
      </w:r>
      <w:r>
        <w:rPr>
          <w:sz w:val="24"/>
          <w:lang w:val="en-US"/>
        </w:rPr>
        <w:t>pret</w:t>
      </w:r>
      <w:r>
        <w:rPr>
          <w:sz w:val="24"/>
        </w:rPr>
        <w:t>é</w:t>
      </w:r>
      <w:r>
        <w:rPr>
          <w:sz w:val="24"/>
          <w:lang w:val="en-US"/>
        </w:rPr>
        <w:t>rito</w:t>
      </w:r>
      <w:r>
        <w:rPr>
          <w:sz w:val="24"/>
        </w:rPr>
        <w:t xml:space="preserve"> </w:t>
      </w:r>
      <w:r>
        <w:rPr>
          <w:sz w:val="24"/>
          <w:lang w:val="en-US"/>
        </w:rPr>
        <w:t>pluscuamperfecto</w:t>
      </w:r>
      <w:r>
        <w:rPr>
          <w:sz w:val="24"/>
        </w:rPr>
        <w:t xml:space="preserve"> </w:t>
      </w:r>
      <w:r>
        <w:rPr>
          <w:sz w:val="24"/>
          <w:lang w:val="en-US"/>
        </w:rPr>
        <w:t>de</w:t>
      </w:r>
      <w:r>
        <w:rPr>
          <w:sz w:val="24"/>
        </w:rPr>
        <w:t xml:space="preserve"> </w:t>
      </w:r>
      <w:r>
        <w:rPr>
          <w:sz w:val="24"/>
          <w:lang w:val="en-US"/>
        </w:rPr>
        <w:t>subjuntivo</w:t>
      </w:r>
      <w:r>
        <w:rPr>
          <w:sz w:val="24"/>
        </w:rPr>
        <w:t xml:space="preserve"> и </w:t>
      </w:r>
      <w:r>
        <w:rPr>
          <w:sz w:val="24"/>
          <w:lang w:val="en-US"/>
        </w:rPr>
        <w:t>imperativo</w:t>
      </w:r>
      <w:r>
        <w:rPr/>
        <w:t>:</w:t>
      </w:r>
    </w:p>
    <w:tbl>
      <w:tblPr>
        <w:tblW w:w="10940" w:type="dxa"/>
        <w:jc w:val="start"/>
        <w:tblInd w:w="181" w:type="dxa"/>
        <w:tblLayout w:type="fixed"/>
        <w:tblCellMar>
          <w:top w:w="0" w:type="dxa"/>
          <w:start w:w="108" w:type="dxa"/>
          <w:bottom w:w="0" w:type="dxa"/>
          <w:end w:w="108" w:type="dxa"/>
        </w:tblCellMar>
      </w:tblPr>
      <w:tblGrid>
        <w:gridCol w:w="3471"/>
        <w:gridCol w:w="1276"/>
        <w:gridCol w:w="6193"/>
      </w:tblGrid>
      <w:tr>
        <w:trPr>
          <w:trHeight w:val="5580" w:hRule="atLeast"/>
        </w:trPr>
        <w:tc>
          <w:tcPr>
            <w:tcW w:w="3471" w:type="dxa"/>
            <w:tcBorders/>
          </w:tcPr>
          <w:p>
            <w:pPr>
              <w:pStyle w:val="FR4"/>
              <w:snapToGrid w:val="false"/>
              <w:ind w:firstLine="284" w:start="-73" w:end="0"/>
              <w:jc w:val="both"/>
              <w:rPr>
                <w:rFonts w:ascii="Times New Roman" w:hAnsi="Times New Roman" w:cs="Times New Roman"/>
                <w:i/>
                <w:i/>
                <w:sz w:val="24"/>
              </w:rPr>
            </w:pPr>
            <w:r>
              <w:rPr>
                <w:rFonts w:cs="Times New Roman" w:ascii="Times New Roman" w:hAnsi="Times New Roman"/>
                <w:i/>
                <w:sz w:val="24"/>
              </w:rPr>
            </w:r>
          </w:p>
          <w:p>
            <w:pPr>
              <w:pStyle w:val="FR4"/>
              <w:ind w:firstLine="284" w:start="-73" w:end="0"/>
              <w:jc w:val="center"/>
              <w:rPr>
                <w:rFonts w:ascii="Times New Roman" w:hAnsi="Times New Roman" w:cs="Times New Roman"/>
                <w:i/>
                <w:i/>
                <w:sz w:val="24"/>
              </w:rPr>
            </w:pPr>
            <w:r>
              <w:rPr>
                <w:rFonts w:cs="Times New Roman" w:ascii="Times New Roman" w:hAnsi="Times New Roman"/>
                <w:i/>
                <w:sz w:val="24"/>
              </w:rPr>
              <w:t>Главное предложение</w:t>
            </w:r>
          </w:p>
          <w:p>
            <w:pPr>
              <w:pStyle w:val="Normal1"/>
              <w:spacing w:lineRule="auto" w:line="240"/>
              <w:ind w:firstLine="284" w:start="-73" w:end="0"/>
              <w:rPr>
                <w:rFonts w:ascii="Times New Roman" w:hAnsi="Times New Roman" w:cs="Times New Roman"/>
                <w:i/>
                <w:i/>
                <w:sz w:val="24"/>
              </w:rPr>
            </w:pPr>
            <w:r>
              <w:rPr>
                <w:rFonts w:cs="Times New Roman"/>
                <w:i/>
                <w:sz w:val="24"/>
              </w:rPr>
            </w:r>
          </w:p>
          <w:p>
            <w:pPr>
              <w:pStyle w:val="Normal1"/>
              <w:spacing w:lineRule="auto" w:line="240"/>
              <w:ind w:firstLine="284" w:start="-73" w:end="0"/>
              <w:rPr>
                <w:sz w:val="24"/>
              </w:rPr>
            </w:pPr>
            <w:r>
              <w:rPr>
                <w:sz w:val="24"/>
              </w:rPr>
            </w:r>
          </w:p>
          <w:p>
            <w:pPr>
              <w:pStyle w:val="Normal1"/>
              <w:spacing w:lineRule="auto" w:line="240"/>
              <w:ind w:firstLine="284" w:start="-73" w:end="0"/>
              <w:rPr>
                <w:sz w:val="24"/>
              </w:rPr>
            </w:pPr>
            <w:r>
              <w:rPr>
                <w:sz w:val="24"/>
              </w:rPr>
            </w:r>
          </w:p>
          <w:p>
            <w:pPr>
              <w:pStyle w:val="Normal1"/>
              <w:spacing w:lineRule="auto" w:line="240"/>
              <w:ind w:firstLine="284" w:start="-73" w:end="0"/>
              <w:rPr>
                <w:sz w:val="24"/>
              </w:rPr>
            </w:pPr>
            <w:r>
              <w:rPr>
                <w:sz w:val="24"/>
              </w:rPr>
            </w:r>
          </w:p>
          <w:p>
            <w:pPr>
              <w:pStyle w:val="Normal1"/>
              <w:spacing w:lineRule="auto" w:line="240"/>
              <w:ind w:firstLine="284" w:start="-73" w:end="0"/>
              <w:rPr>
                <w:sz w:val="24"/>
              </w:rPr>
            </w:pPr>
            <w:r>
              <w:rPr>
                <w:sz w:val="24"/>
              </w:rPr>
            </w:r>
          </w:p>
          <w:p>
            <w:pPr>
              <w:pStyle w:val="Normal1"/>
              <w:spacing w:lineRule="auto" w:line="240"/>
              <w:ind w:firstLine="284" w:start="-73" w:end="0"/>
              <w:rPr/>
            </w:pPr>
            <w:r>
              <w:rPr>
                <w:sz w:val="24"/>
                <w:lang w:val="en-US"/>
              </w:rPr>
              <w:t>Creo</w:t>
            </w:r>
            <w:r>
              <w:rPr>
                <w:sz w:val="24"/>
              </w:rPr>
              <w:t xml:space="preserve"> — я верю</w:t>
            </w:r>
          </w:p>
          <w:p>
            <w:pPr>
              <w:pStyle w:val="Normal1"/>
              <w:spacing w:lineRule="auto" w:line="240"/>
              <w:ind w:firstLine="284" w:start="-73" w:end="0"/>
              <w:rPr/>
            </w:pPr>
            <w:r>
              <w:rPr>
                <w:sz w:val="24"/>
              </w:rPr>
              <w:t>С</w:t>
            </w:r>
            <w:r>
              <w:rPr>
                <w:sz w:val="24"/>
                <w:lang w:val="en-US"/>
              </w:rPr>
              <w:t>reer</w:t>
            </w:r>
            <w:r>
              <w:rPr>
                <w:sz w:val="24"/>
              </w:rPr>
              <w:t>é — я поверю</w:t>
            </w:r>
          </w:p>
          <w:p>
            <w:pPr>
              <w:pStyle w:val="Normal1"/>
              <w:spacing w:lineRule="auto" w:line="240"/>
              <w:ind w:firstLine="284" w:start="-73" w:end="0"/>
              <w:rPr/>
            </w:pPr>
            <w:r>
              <w:rPr>
                <w:sz w:val="24"/>
                <w:lang w:val="en-US"/>
              </w:rPr>
              <w:t>He</w:t>
            </w:r>
            <w:r>
              <w:rPr>
                <w:sz w:val="24"/>
              </w:rPr>
              <w:t xml:space="preserve"> </w:t>
            </w:r>
            <w:r>
              <w:rPr>
                <w:sz w:val="24"/>
                <w:lang w:val="en-US"/>
              </w:rPr>
              <w:t>cre</w:t>
            </w:r>
            <w:r>
              <w:rPr>
                <w:sz w:val="24"/>
              </w:rPr>
              <w:t>í</w:t>
            </w:r>
            <w:r>
              <w:rPr>
                <w:sz w:val="24"/>
                <w:lang w:val="en-US"/>
              </w:rPr>
              <w:t>do</w:t>
            </w:r>
            <w:r>
              <w:rPr>
                <w:sz w:val="24"/>
              </w:rPr>
              <w:t xml:space="preserve"> — я поверил</w:t>
            </w:r>
          </w:p>
          <w:p>
            <w:pPr>
              <w:pStyle w:val="Normal1"/>
              <w:spacing w:lineRule="auto" w:line="240"/>
              <w:ind w:firstLine="284" w:start="-73" w:end="0"/>
              <w:rPr/>
            </w:pPr>
            <w:r>
              <w:rPr>
                <w:sz w:val="24"/>
                <w:lang w:val="en-US"/>
              </w:rPr>
              <w:t>Crea</w:t>
            </w:r>
            <w:r>
              <w:rPr>
                <w:sz w:val="24"/>
              </w:rPr>
              <w:t xml:space="preserve"> —поверьте</w:t>
            </w:r>
          </w:p>
          <w:p>
            <w:pPr>
              <w:pStyle w:val="Normal1"/>
              <w:spacing w:lineRule="auto" w:line="240"/>
              <w:ind w:firstLine="284" w:start="-73" w:end="0"/>
              <w:rPr>
                <w:sz w:val="24"/>
              </w:rPr>
            </w:pPr>
            <w:r>
              <w:rPr>
                <w:sz w:val="24"/>
              </w:rPr>
            </w:r>
          </w:p>
          <w:p>
            <w:pPr>
              <w:pStyle w:val="Normal1"/>
              <w:spacing w:lineRule="auto" w:line="240"/>
              <w:ind w:firstLine="284" w:start="-73" w:end="0"/>
              <w:rPr>
                <w:sz w:val="24"/>
              </w:rPr>
            </w:pPr>
            <w:r>
              <w:rPr>
                <w:sz w:val="24"/>
              </w:rPr>
            </w:r>
          </w:p>
          <w:p>
            <w:pPr>
              <w:pStyle w:val="Normal1"/>
              <w:spacing w:lineRule="auto" w:line="240"/>
              <w:ind w:firstLine="284" w:start="-73" w:end="0"/>
              <w:rPr>
                <w:sz w:val="24"/>
              </w:rPr>
            </w:pPr>
            <w:r>
              <w:rPr>
                <w:sz w:val="24"/>
              </w:rPr>
            </w:r>
          </w:p>
          <w:p>
            <w:pPr>
              <w:pStyle w:val="Normal1"/>
              <w:spacing w:lineRule="auto" w:line="240"/>
              <w:ind w:firstLine="284" w:start="-73" w:end="0"/>
              <w:rPr>
                <w:i/>
                <w:i/>
                <w:sz w:val="24"/>
              </w:rPr>
            </w:pPr>
            <w:r>
              <w:rPr>
                <w:i/>
                <w:sz w:val="24"/>
              </w:rPr>
              <w:t>Главное предложение</w:t>
            </w:r>
          </w:p>
          <w:p>
            <w:pPr>
              <w:pStyle w:val="Normal1"/>
              <w:spacing w:lineRule="auto" w:line="240"/>
              <w:ind w:firstLine="284" w:start="-73" w:end="0"/>
              <w:rPr>
                <w:i/>
                <w:i/>
                <w:sz w:val="24"/>
              </w:rPr>
            </w:pPr>
            <w:r>
              <w:rPr>
                <w:i/>
                <w:sz w:val="24"/>
              </w:rPr>
            </w:r>
          </w:p>
          <w:p>
            <w:pPr>
              <w:pStyle w:val="Normal1"/>
              <w:spacing w:lineRule="auto" w:line="240"/>
              <w:ind w:firstLine="284" w:start="-73" w:end="0"/>
              <w:rPr/>
            </w:pPr>
            <w:r>
              <w:rPr>
                <w:sz w:val="24"/>
                <w:lang w:val="en-US"/>
              </w:rPr>
              <w:t>No</w:t>
            </w:r>
            <w:r>
              <w:rPr>
                <w:sz w:val="24"/>
              </w:rPr>
              <w:t xml:space="preserve"> </w:t>
            </w:r>
            <w:r>
              <w:rPr>
                <w:sz w:val="24"/>
                <w:lang w:val="en-US"/>
              </w:rPr>
              <w:t>creo</w:t>
            </w:r>
            <w:r>
              <w:rPr>
                <w:sz w:val="24"/>
              </w:rPr>
              <w:t xml:space="preserve"> — я не верю </w:t>
            </w:r>
          </w:p>
          <w:p>
            <w:pPr>
              <w:pStyle w:val="Normal1"/>
              <w:spacing w:lineRule="auto" w:line="240"/>
              <w:ind w:firstLine="284" w:start="-73" w:end="0"/>
              <w:rPr/>
            </w:pPr>
            <w:r>
              <w:rPr>
                <w:sz w:val="24"/>
                <w:lang w:val="en-US"/>
              </w:rPr>
              <w:t>No</w:t>
            </w:r>
            <w:r>
              <w:rPr>
                <w:sz w:val="24"/>
              </w:rPr>
              <w:t xml:space="preserve"> </w:t>
            </w:r>
            <w:r>
              <w:rPr>
                <w:sz w:val="24"/>
                <w:lang w:val="en-US"/>
              </w:rPr>
              <w:t>creer</w:t>
            </w:r>
            <w:r>
              <w:rPr>
                <w:sz w:val="24"/>
              </w:rPr>
              <w:t>é — я не поверю</w:t>
            </w:r>
          </w:p>
          <w:p>
            <w:pPr>
              <w:pStyle w:val="Normal1"/>
              <w:spacing w:lineRule="auto" w:line="240"/>
              <w:ind w:firstLine="284" w:start="-73" w:end="0"/>
              <w:rPr/>
            </w:pPr>
            <w:r>
              <w:rPr>
                <w:sz w:val="24"/>
                <w:lang w:val="en-US"/>
              </w:rPr>
              <w:t>No</w:t>
            </w:r>
            <w:r>
              <w:rPr>
                <w:sz w:val="24"/>
              </w:rPr>
              <w:t xml:space="preserve"> </w:t>
            </w:r>
            <w:r>
              <w:rPr>
                <w:sz w:val="24"/>
                <w:lang w:val="en-US"/>
              </w:rPr>
              <w:t>he</w:t>
            </w:r>
            <w:r>
              <w:rPr>
                <w:sz w:val="24"/>
              </w:rPr>
              <w:t xml:space="preserve"> </w:t>
            </w:r>
            <w:r>
              <w:rPr>
                <w:sz w:val="24"/>
                <w:lang w:val="en-US"/>
              </w:rPr>
              <w:t>cre</w:t>
            </w:r>
            <w:r>
              <w:rPr>
                <w:sz w:val="24"/>
              </w:rPr>
              <w:t>é</w:t>
            </w:r>
            <w:r>
              <w:rPr>
                <w:sz w:val="24"/>
                <w:lang w:val="en-US"/>
              </w:rPr>
              <w:t>do</w:t>
            </w:r>
            <w:r>
              <w:rPr>
                <w:sz w:val="24"/>
              </w:rPr>
              <w:t xml:space="preserve"> —я не верил</w:t>
            </w:r>
          </w:p>
          <w:p>
            <w:pPr>
              <w:pStyle w:val="Normal1"/>
              <w:ind w:firstLine="284" w:start="-73" w:end="0"/>
              <w:rPr>
                <w:i/>
                <w:i/>
                <w:sz w:val="24"/>
              </w:rPr>
            </w:pPr>
            <w:r>
              <w:rPr>
                <w:sz w:val="24"/>
                <w:lang w:val="en-US"/>
              </w:rPr>
              <w:t>No</w:t>
            </w:r>
            <w:r>
              <w:rPr>
                <w:sz w:val="24"/>
              </w:rPr>
              <w:t xml:space="preserve"> </w:t>
            </w:r>
            <w:r>
              <w:rPr>
                <w:sz w:val="24"/>
                <w:lang w:val="en-US"/>
              </w:rPr>
              <w:t>crea</w:t>
            </w:r>
            <w:r>
              <w:rPr>
                <w:sz w:val="24"/>
              </w:rPr>
              <w:t xml:space="preserve"> * — не верьте      </w:t>
            </w:r>
          </w:p>
        </w:tc>
        <w:tc>
          <w:tcPr>
            <w:tcW w:w="1276" w:type="dxa"/>
            <w:tcBorders/>
          </w:tcPr>
          <w:p>
            <w:pPr>
              <w:pStyle w:val="Normal"/>
              <w:rPr>
                <w:i/>
                <w:i/>
                <w:sz w:val="24"/>
              </w:rPr>
            </w:pPr>
            <w:r>
              <w:rPr>
                <w:i/>
                <w:sz w:val="24"/>
              </w:rPr>
              <w:t xml:space="preserve"> </w:t>
            </w:r>
          </w:p>
          <w:p>
            <w:pPr>
              <w:pStyle w:val="FR4"/>
              <w:ind w:start="1319" w:end="0"/>
              <w:jc w:val="both"/>
              <w:rPr>
                <w:rFonts w:ascii="Times New Roman" w:hAnsi="Times New Roman" w:cs="Times New Roman"/>
                <w:i/>
                <w:i/>
                <w:sz w:val="24"/>
              </w:rPr>
            </w:pPr>
            <w:r>
              <w:rPr>
                <w:rFonts w:cs="Times New Roman" w:ascii="Times New Roman" w:hAnsi="Times New Roman"/>
                <w:i/>
                <w:sz w:val="24"/>
              </w:rPr>
            </w:r>
          </w:p>
          <w:p>
            <w:pPr>
              <w:pStyle w:val="Normal1"/>
              <w:spacing w:lineRule="auto" w:line="240"/>
              <w:ind w:start="299" w:end="0"/>
              <w:rPr>
                <w:rFonts w:ascii="Times New Roman" w:hAnsi="Times New Roman" w:cs="Times New Roman"/>
                <w:i/>
                <w:i/>
                <w:sz w:val="24"/>
              </w:rPr>
            </w:pPr>
            <w:r>
              <w:rPr>
                <w:rFonts w:cs="Times New Roman"/>
                <w:i/>
                <w:sz w:val="24"/>
              </w:rPr>
            </w:r>
          </w:p>
          <w:p>
            <w:pPr>
              <w:pStyle w:val="Normal1"/>
              <w:spacing w:lineRule="auto" w:line="240"/>
              <w:ind w:start="1259" w:end="0"/>
              <w:rPr>
                <w:sz w:val="24"/>
              </w:rPr>
            </w:pPr>
            <w:r>
              <w:rPr>
                <w:sz w:val="24"/>
              </w:rPr>
            </w:r>
          </w:p>
          <w:p>
            <w:pPr>
              <w:pStyle w:val="Normal1"/>
              <w:spacing w:lineRule="auto" w:line="240"/>
              <w:ind w:start="2039" w:end="0"/>
              <w:rPr>
                <w:sz w:val="24"/>
              </w:rPr>
            </w:pPr>
            <w:r>
              <w:rPr>
                <w:sz w:val="24"/>
              </w:rPr>
            </w:r>
          </w:p>
          <w:p>
            <w:pPr>
              <w:pStyle w:val="Normal1"/>
              <w:spacing w:lineRule="auto" w:line="240"/>
              <w:ind w:start="1439" w:end="0"/>
              <w:rPr>
                <w:sz w:val="24"/>
              </w:rPr>
            </w:pPr>
            <w:r>
              <w:rPr>
                <w:sz w:val="24"/>
              </w:rPr>
            </w:r>
          </w:p>
          <w:p>
            <w:pPr>
              <w:pStyle w:val="Normal1"/>
              <w:spacing w:lineRule="auto" w:line="240"/>
              <w:ind w:start="1019" w:end="0"/>
              <w:rPr>
                <w:sz w:val="24"/>
              </w:rPr>
            </w:pPr>
            <w:r>
              <w:rPr>
                <w:sz w:val="24"/>
              </w:rPr>
            </w:r>
          </w:p>
          <w:p>
            <w:pPr>
              <w:pStyle w:val="Normal1"/>
              <w:spacing w:lineRule="auto" w:line="240"/>
              <w:ind w:start="1539" w:end="0"/>
              <w:rPr>
                <w:sz w:val="24"/>
              </w:rPr>
            </w:pPr>
            <w:r>
              <w:rPr>
                <w:sz w:val="24"/>
              </w:rPr>
            </w:r>
          </w:p>
          <w:p>
            <w:pPr>
              <w:pStyle w:val="Normal1"/>
              <w:spacing w:lineRule="auto" w:line="240"/>
              <w:rPr/>
            </w:pPr>
            <w:r>
              <w:rPr>
                <w:sz w:val="24"/>
              </w:rPr>
              <w:t xml:space="preserve"> </w:t>
            </w:r>
            <w:r>
              <w:rPr>
                <w:sz w:val="24"/>
                <w:lang w:val="en-US"/>
              </w:rPr>
              <w:t>que</w:t>
            </w:r>
            <w:r>
              <w:rPr>
                <w:sz w:val="24"/>
              </w:rPr>
              <w:t xml:space="preserve"> - что</w:t>
            </w:r>
          </w:p>
          <w:p>
            <w:pPr>
              <w:pStyle w:val="Normal1"/>
              <w:spacing w:lineRule="auto" w:line="240"/>
              <w:ind w:start="1219" w:end="0"/>
              <w:rPr>
                <w:sz w:val="24"/>
              </w:rPr>
            </w:pPr>
            <w:r>
              <w:rPr>
                <w:sz w:val="24"/>
              </w:rPr>
            </w:r>
          </w:p>
          <w:p>
            <w:pPr>
              <w:pStyle w:val="Normal1"/>
              <w:spacing w:lineRule="auto" w:line="240"/>
              <w:ind w:start="1059" w:end="0"/>
              <w:rPr>
                <w:sz w:val="24"/>
              </w:rPr>
            </w:pPr>
            <w:r>
              <w:rPr>
                <w:sz w:val="24"/>
              </w:rPr>
            </w:r>
          </w:p>
          <w:p>
            <w:pPr>
              <w:pStyle w:val="Normal1"/>
              <w:spacing w:lineRule="auto" w:line="240"/>
              <w:ind w:start="1079" w:end="0"/>
              <w:rPr>
                <w:sz w:val="24"/>
              </w:rPr>
            </w:pPr>
            <w:r>
              <w:rPr>
                <w:sz w:val="24"/>
              </w:rPr>
            </w:r>
          </w:p>
          <w:p>
            <w:pPr>
              <w:pStyle w:val="Normal1"/>
              <w:spacing w:lineRule="auto" w:line="240"/>
              <w:ind w:start="1499" w:end="0"/>
              <w:rPr>
                <w:sz w:val="24"/>
              </w:rPr>
            </w:pPr>
            <w:r>
              <w:rPr>
                <w:sz w:val="24"/>
              </w:rPr>
            </w:r>
          </w:p>
          <w:p>
            <w:pPr>
              <w:pStyle w:val="Normal"/>
              <w:rPr>
                <w:i/>
                <w:i/>
                <w:sz w:val="24"/>
              </w:rPr>
            </w:pPr>
            <w:r>
              <w:rPr>
                <w:i/>
                <w:sz w:val="24"/>
              </w:rPr>
            </w:r>
          </w:p>
          <w:p>
            <w:pPr>
              <w:pStyle w:val="Normal1"/>
              <w:spacing w:lineRule="auto" w:line="240"/>
              <w:ind w:start="1559" w:end="0"/>
              <w:rPr>
                <w:i/>
                <w:i/>
                <w:sz w:val="24"/>
              </w:rPr>
            </w:pPr>
            <w:r>
              <w:rPr>
                <w:i/>
                <w:sz w:val="24"/>
              </w:rPr>
            </w:r>
          </w:p>
          <w:p>
            <w:pPr>
              <w:pStyle w:val="Normal"/>
              <w:rPr>
                <w:i/>
                <w:i/>
                <w:sz w:val="24"/>
              </w:rPr>
            </w:pPr>
            <w:r>
              <w:rPr>
                <w:i/>
                <w:sz w:val="24"/>
              </w:rPr>
            </w:r>
          </w:p>
          <w:p>
            <w:pPr>
              <w:pStyle w:val="Normal"/>
              <w:rPr>
                <w:i/>
                <w:i/>
                <w:sz w:val="24"/>
              </w:rPr>
            </w:pPr>
            <w:r>
              <w:rPr>
                <w:i/>
                <w:sz w:val="24"/>
              </w:rPr>
            </w:r>
          </w:p>
          <w:p>
            <w:pPr>
              <w:pStyle w:val="Normal1"/>
              <w:spacing w:lineRule="auto" w:line="240"/>
              <w:rPr>
                <w:i/>
                <w:i/>
                <w:sz w:val="24"/>
              </w:rPr>
            </w:pPr>
            <w:r>
              <w:rPr>
                <w:i/>
                <w:sz w:val="24"/>
              </w:rPr>
            </w:r>
          </w:p>
          <w:p>
            <w:pPr>
              <w:pStyle w:val="Normal1"/>
              <w:spacing w:lineRule="auto" w:line="240"/>
              <w:rPr/>
            </w:pPr>
            <w:r>
              <w:rPr>
                <w:sz w:val="24"/>
                <w:lang w:val="en-US"/>
              </w:rPr>
              <w:t>que</w:t>
            </w:r>
            <w:r>
              <w:rPr>
                <w:sz w:val="24"/>
              </w:rPr>
              <w:t xml:space="preserve"> — что</w:t>
            </w:r>
          </w:p>
          <w:p>
            <w:pPr>
              <w:pStyle w:val="Normal1"/>
              <w:spacing w:lineRule="auto" w:line="240"/>
              <w:ind w:start="1959" w:end="0"/>
              <w:rPr>
                <w:sz w:val="24"/>
              </w:rPr>
            </w:pPr>
            <w:r>
              <w:rPr>
                <w:sz w:val="24"/>
              </w:rPr>
            </w:r>
          </w:p>
          <w:p>
            <w:pPr>
              <w:pStyle w:val="Normal1"/>
              <w:rPr>
                <w:i/>
                <w:i/>
                <w:sz w:val="24"/>
              </w:rPr>
            </w:pPr>
            <w:r>
              <w:rPr>
                <w:i/>
                <w:sz w:val="24"/>
              </w:rPr>
            </w:r>
          </w:p>
        </w:tc>
        <w:tc>
          <w:tcPr>
            <w:tcW w:w="6193" w:type="dxa"/>
            <w:tcBorders/>
          </w:tcPr>
          <w:p>
            <w:pPr>
              <w:pStyle w:val="Normal"/>
              <w:snapToGrid w:val="false"/>
              <w:rPr>
                <w:i/>
                <w:i/>
                <w:sz w:val="24"/>
              </w:rPr>
            </w:pPr>
            <w:r>
              <w:rPr>
                <w:i/>
                <w:sz w:val="24"/>
              </w:rPr>
            </w:r>
          </w:p>
          <w:p>
            <w:pPr>
              <w:pStyle w:val="FR4"/>
              <w:ind w:start="439" w:end="0"/>
              <w:jc w:val="center"/>
              <w:rPr>
                <w:rFonts w:ascii="Times New Roman" w:hAnsi="Times New Roman" w:cs="Times New Roman"/>
                <w:i/>
                <w:i/>
                <w:sz w:val="24"/>
              </w:rPr>
            </w:pPr>
            <w:r>
              <w:rPr>
                <w:rFonts w:cs="Times New Roman" w:ascii="Times New Roman" w:hAnsi="Times New Roman"/>
                <w:i/>
                <w:sz w:val="24"/>
              </w:rPr>
              <w:t>Придаточное предложение</w:t>
            </w:r>
          </w:p>
          <w:p>
            <w:pPr>
              <w:pStyle w:val="Normal"/>
              <w:rPr>
                <w:rFonts w:ascii="Times New Roman" w:hAnsi="Times New Roman" w:cs="Times New Roman"/>
                <w:i/>
                <w:i/>
                <w:sz w:val="24"/>
              </w:rPr>
            </w:pPr>
            <w:r>
              <w:rPr>
                <w:rFonts w:cs="Times New Roman"/>
                <w:i/>
                <w:sz w:val="24"/>
              </w:rPr>
            </w:r>
          </w:p>
          <w:p>
            <w:pPr>
              <w:pStyle w:val="Normal1"/>
              <w:spacing w:lineRule="auto" w:line="240"/>
              <w:rPr/>
            </w:pPr>
            <w:r>
              <w:rPr>
                <w:sz w:val="24"/>
                <w:lang w:val="en-US"/>
              </w:rPr>
              <w:t>comprende</w:t>
            </w:r>
            <w:r>
              <w:rPr>
                <w:sz w:val="24"/>
              </w:rPr>
              <w:t xml:space="preserve"> </w:t>
            </w:r>
            <w:r>
              <w:rPr>
                <w:sz w:val="24"/>
                <w:lang w:val="en-US"/>
              </w:rPr>
              <w:t>todo</w:t>
            </w:r>
            <w:r>
              <w:rPr>
                <w:sz w:val="24"/>
              </w:rPr>
              <w:t xml:space="preserve"> — он понимает все</w:t>
            </w:r>
          </w:p>
          <w:p>
            <w:pPr>
              <w:pStyle w:val="Normal1"/>
              <w:spacing w:lineRule="auto" w:line="240"/>
              <w:rPr>
                <w:sz w:val="24"/>
              </w:rPr>
            </w:pPr>
            <w:r>
              <w:rPr>
                <w:sz w:val="24"/>
                <w:lang w:val="en-US"/>
              </w:rPr>
              <w:t>comprend</w:t>
            </w:r>
            <w:r>
              <w:rPr>
                <w:sz w:val="24"/>
              </w:rPr>
              <w:t>í</w:t>
            </w:r>
            <w:r>
              <w:rPr>
                <w:sz w:val="24"/>
                <w:lang w:val="en-US"/>
              </w:rPr>
              <w:t>a</w:t>
            </w:r>
            <w:r>
              <w:rPr>
                <w:sz w:val="24"/>
              </w:rPr>
              <w:t xml:space="preserve"> </w:t>
            </w:r>
            <w:r>
              <w:rPr>
                <w:sz w:val="24"/>
                <w:lang w:val="en-US"/>
              </w:rPr>
              <w:t>todo</w:t>
            </w:r>
            <w:r>
              <w:rPr>
                <w:sz w:val="24"/>
              </w:rPr>
              <w:t xml:space="preserve"> — он понимал в</w:t>
            </w:r>
            <w:r>
              <w:rPr>
                <w:sz w:val="24"/>
                <w:lang w:val="en-US"/>
              </w:rPr>
              <w:t>ce</w:t>
            </w:r>
          </w:p>
          <w:p>
            <w:pPr>
              <w:pStyle w:val="Normal1"/>
              <w:spacing w:lineRule="auto" w:line="240"/>
              <w:rPr/>
            </w:pPr>
            <w:r>
              <w:rPr>
                <w:sz w:val="24"/>
                <w:lang w:val="en-US"/>
              </w:rPr>
              <w:t>comprendi</w:t>
            </w:r>
            <w:r>
              <w:rPr>
                <w:sz w:val="24"/>
              </w:rPr>
              <w:t xml:space="preserve">ó </w:t>
            </w:r>
            <w:r>
              <w:rPr>
                <w:sz w:val="24"/>
                <w:lang w:val="en-US"/>
              </w:rPr>
              <w:t>todo</w:t>
            </w:r>
            <w:r>
              <w:rPr>
                <w:sz w:val="24"/>
              </w:rPr>
              <w:t xml:space="preserve"> — он понял все</w:t>
            </w:r>
          </w:p>
          <w:p>
            <w:pPr>
              <w:pStyle w:val="Normal1"/>
              <w:spacing w:lineRule="auto" w:line="240"/>
              <w:rPr/>
            </w:pPr>
            <w:r>
              <w:rPr>
                <w:sz w:val="24"/>
                <w:lang w:val="en-US"/>
              </w:rPr>
              <w:t>comprender</w:t>
            </w:r>
            <w:r>
              <w:rPr>
                <w:sz w:val="24"/>
              </w:rPr>
              <w:t xml:space="preserve">á </w:t>
            </w:r>
            <w:r>
              <w:rPr>
                <w:sz w:val="24"/>
                <w:lang w:val="en-US"/>
              </w:rPr>
              <w:t>todo</w:t>
            </w:r>
            <w:r>
              <w:rPr>
                <w:sz w:val="24"/>
              </w:rPr>
              <w:t xml:space="preserve"> — он поймет все</w:t>
            </w:r>
          </w:p>
          <w:p>
            <w:pPr>
              <w:pStyle w:val="Normal1"/>
              <w:spacing w:lineRule="auto" w:line="240"/>
              <w:rPr/>
            </w:pPr>
            <w:r>
              <w:rPr>
                <w:sz w:val="24"/>
                <w:lang w:val="en-US"/>
              </w:rPr>
              <w:t>comprender</w:t>
            </w:r>
            <w:r>
              <w:rPr>
                <w:sz w:val="24"/>
              </w:rPr>
              <w:t>í</w:t>
            </w:r>
            <w:r>
              <w:rPr>
                <w:sz w:val="24"/>
                <w:lang w:val="en-US"/>
              </w:rPr>
              <w:t>a</w:t>
            </w:r>
            <w:r>
              <w:rPr>
                <w:sz w:val="24"/>
              </w:rPr>
              <w:t xml:space="preserve"> </w:t>
            </w:r>
            <w:r>
              <w:rPr>
                <w:sz w:val="24"/>
                <w:lang w:val="en-US"/>
              </w:rPr>
              <w:t>todo</w:t>
            </w:r>
            <w:r>
              <w:rPr>
                <w:sz w:val="24"/>
              </w:rPr>
              <w:t xml:space="preserve"> — он (вероятно) поймет все</w:t>
            </w:r>
          </w:p>
          <w:p>
            <w:pPr>
              <w:pStyle w:val="Normal1"/>
              <w:spacing w:lineRule="auto" w:line="240"/>
              <w:rPr/>
            </w:pPr>
            <w:r>
              <w:rPr>
                <w:sz w:val="24"/>
                <w:lang w:val="en-US"/>
              </w:rPr>
              <w:t>ha</w:t>
            </w:r>
            <w:r>
              <w:rPr>
                <w:sz w:val="24"/>
              </w:rPr>
              <w:t xml:space="preserve"> </w:t>
            </w:r>
            <w:r>
              <w:rPr>
                <w:sz w:val="24"/>
                <w:lang w:val="en-US"/>
              </w:rPr>
              <w:t>comprendido</w:t>
            </w:r>
            <w:r>
              <w:rPr>
                <w:sz w:val="24"/>
              </w:rPr>
              <w:t xml:space="preserve"> </w:t>
            </w:r>
            <w:r>
              <w:rPr>
                <w:sz w:val="24"/>
                <w:lang w:val="en-US"/>
              </w:rPr>
              <w:t>todo</w:t>
            </w:r>
            <w:r>
              <w:rPr>
                <w:sz w:val="24"/>
              </w:rPr>
              <w:t xml:space="preserve"> — он понял  все</w:t>
            </w:r>
          </w:p>
          <w:p>
            <w:pPr>
              <w:pStyle w:val="Normal1"/>
              <w:spacing w:lineRule="auto" w:line="240"/>
              <w:rPr/>
            </w:pPr>
            <w:r>
              <w:rPr>
                <w:sz w:val="24"/>
                <w:lang w:val="en-US"/>
              </w:rPr>
              <w:t>hab</w:t>
            </w:r>
            <w:r>
              <w:rPr>
                <w:sz w:val="24"/>
              </w:rPr>
              <w:t>í</w:t>
            </w:r>
            <w:r>
              <w:rPr>
                <w:sz w:val="24"/>
                <w:lang w:val="en-US"/>
              </w:rPr>
              <w:t>a</w:t>
            </w:r>
            <w:r>
              <w:rPr>
                <w:sz w:val="24"/>
              </w:rPr>
              <w:t xml:space="preserve"> </w:t>
            </w:r>
            <w:r>
              <w:rPr>
                <w:sz w:val="24"/>
                <w:lang w:val="en-US"/>
              </w:rPr>
              <w:t>comprendido</w:t>
            </w:r>
            <w:r>
              <w:rPr>
                <w:sz w:val="24"/>
              </w:rPr>
              <w:t xml:space="preserve"> </w:t>
            </w:r>
            <w:r>
              <w:rPr>
                <w:sz w:val="24"/>
                <w:lang w:val="en-US"/>
              </w:rPr>
              <w:t>todo</w:t>
            </w:r>
            <w:r>
              <w:rPr>
                <w:sz w:val="24"/>
              </w:rPr>
              <w:t xml:space="preserve"> — он понял все</w:t>
            </w:r>
          </w:p>
          <w:p>
            <w:pPr>
              <w:pStyle w:val="Normal1"/>
              <w:spacing w:lineRule="auto" w:line="240"/>
              <w:rPr/>
            </w:pPr>
            <w:r>
              <w:rPr>
                <w:sz w:val="24"/>
                <w:lang w:val="en-US"/>
              </w:rPr>
              <w:t>habr</w:t>
            </w:r>
            <w:r>
              <w:rPr>
                <w:sz w:val="24"/>
              </w:rPr>
              <w:t xml:space="preserve">á </w:t>
            </w:r>
            <w:r>
              <w:rPr>
                <w:sz w:val="24"/>
                <w:lang w:val="en-US"/>
              </w:rPr>
              <w:t>comprendido</w:t>
            </w:r>
            <w:r>
              <w:rPr>
                <w:sz w:val="24"/>
              </w:rPr>
              <w:t xml:space="preserve"> </w:t>
            </w:r>
            <w:r>
              <w:rPr>
                <w:sz w:val="24"/>
                <w:lang w:val="en-US"/>
              </w:rPr>
              <w:t>todo</w:t>
            </w:r>
            <w:r>
              <w:rPr>
                <w:sz w:val="24"/>
              </w:rPr>
              <w:t xml:space="preserve"> — он (вероятно) понял, поймет все </w:t>
            </w:r>
          </w:p>
          <w:p>
            <w:pPr>
              <w:pStyle w:val="Normal1"/>
              <w:spacing w:lineRule="auto" w:line="240"/>
              <w:rPr/>
            </w:pPr>
            <w:r>
              <w:rPr>
                <w:sz w:val="24"/>
                <w:lang w:val="en-US"/>
              </w:rPr>
              <w:t>habr</w:t>
            </w:r>
            <w:r>
              <w:rPr>
                <w:sz w:val="24"/>
              </w:rPr>
              <w:t>í</w:t>
            </w:r>
            <w:r>
              <w:rPr>
                <w:sz w:val="24"/>
                <w:lang w:val="en-US"/>
              </w:rPr>
              <w:t>a</w:t>
            </w:r>
            <w:r>
              <w:rPr>
                <w:sz w:val="24"/>
              </w:rPr>
              <w:t xml:space="preserve"> </w:t>
            </w:r>
            <w:r>
              <w:rPr>
                <w:sz w:val="24"/>
                <w:lang w:val="en-US"/>
              </w:rPr>
              <w:t>comprendido</w:t>
            </w:r>
            <w:r>
              <w:rPr>
                <w:sz w:val="24"/>
              </w:rPr>
              <w:t xml:space="preserve"> </w:t>
            </w:r>
            <w:r>
              <w:rPr>
                <w:sz w:val="24"/>
                <w:lang w:val="en-US"/>
              </w:rPr>
              <w:t>todo</w:t>
            </w:r>
            <w:r>
              <w:rPr>
                <w:sz w:val="24"/>
              </w:rPr>
              <w:t xml:space="preserve"> — он(вероятно) понял, поймет все</w:t>
            </w:r>
          </w:p>
          <w:p>
            <w:pPr>
              <w:pStyle w:val="Normal"/>
              <w:rPr>
                <w:i/>
                <w:i/>
                <w:sz w:val="24"/>
              </w:rPr>
            </w:pPr>
            <w:r>
              <w:rPr>
                <w:i/>
                <w:sz w:val="24"/>
              </w:rPr>
            </w:r>
          </w:p>
          <w:p>
            <w:pPr>
              <w:pStyle w:val="Normal1"/>
              <w:spacing w:lineRule="auto" w:line="240"/>
              <w:ind w:start="99" w:end="0"/>
              <w:jc w:val="center"/>
              <w:rPr>
                <w:i/>
                <w:i/>
                <w:sz w:val="24"/>
              </w:rPr>
            </w:pPr>
            <w:r>
              <w:rPr>
                <w:i/>
                <w:sz w:val="24"/>
              </w:rPr>
              <w:t>Придаточное предложение</w:t>
            </w:r>
          </w:p>
          <w:p>
            <w:pPr>
              <w:pStyle w:val="Normal"/>
              <w:rPr>
                <w:i/>
                <w:i/>
                <w:sz w:val="24"/>
              </w:rPr>
            </w:pPr>
            <w:r>
              <w:rPr>
                <w:i/>
                <w:sz w:val="24"/>
              </w:rPr>
            </w:r>
          </w:p>
          <w:p>
            <w:pPr>
              <w:pStyle w:val="Normal"/>
              <w:rPr>
                <w:i/>
                <w:i/>
                <w:sz w:val="24"/>
              </w:rPr>
            </w:pPr>
            <w:r>
              <w:rPr>
                <w:i/>
                <w:sz w:val="24"/>
              </w:rPr>
            </w:r>
          </w:p>
          <w:p>
            <w:pPr>
              <w:pStyle w:val="Normal1"/>
              <w:spacing w:lineRule="auto" w:line="240"/>
              <w:rPr/>
            </w:pPr>
            <w:r>
              <w:rPr>
                <w:sz w:val="24"/>
                <w:lang w:val="en-US"/>
              </w:rPr>
              <w:t>comprenda</w:t>
            </w:r>
            <w:r>
              <w:rPr>
                <w:sz w:val="24"/>
              </w:rPr>
              <w:t xml:space="preserve"> </w:t>
            </w:r>
            <w:r>
              <w:rPr>
                <w:sz w:val="24"/>
                <w:lang w:val="en-US"/>
              </w:rPr>
              <w:t>todo</w:t>
            </w:r>
            <w:r>
              <w:rPr>
                <w:sz w:val="24"/>
              </w:rPr>
              <w:t xml:space="preserve"> — он понимает, поймет все</w:t>
            </w:r>
          </w:p>
          <w:p>
            <w:pPr>
              <w:pStyle w:val="Normal1"/>
              <w:spacing w:lineRule="auto" w:line="240"/>
              <w:rPr>
                <w:sz w:val="24"/>
                <w:lang w:val="en-US"/>
              </w:rPr>
            </w:pPr>
            <w:r>
              <w:rPr>
                <w:sz w:val="24"/>
                <w:lang w:val="en-US"/>
              </w:rPr>
              <w:t xml:space="preserve">haya comprendido todo — </w:t>
            </w:r>
            <w:r>
              <w:rPr>
                <w:sz w:val="24"/>
              </w:rPr>
              <w:t>он</w:t>
            </w:r>
            <w:r>
              <w:rPr>
                <w:sz w:val="24"/>
                <w:lang w:val="en-US"/>
              </w:rPr>
              <w:t xml:space="preserve"> пo</w:t>
            </w:r>
            <w:r>
              <w:rPr>
                <w:sz w:val="24"/>
              </w:rPr>
              <w:t>нял</w:t>
            </w:r>
            <w:r>
              <w:rPr>
                <w:sz w:val="24"/>
                <w:lang w:val="en-US"/>
              </w:rPr>
              <w:t xml:space="preserve"> </w:t>
            </w:r>
            <w:r>
              <w:rPr>
                <w:sz w:val="24"/>
              </w:rPr>
              <w:t>все</w:t>
            </w:r>
          </w:p>
          <w:p>
            <w:pPr>
              <w:pStyle w:val="Normal1"/>
              <w:rPr>
                <w:i/>
                <w:i/>
                <w:sz w:val="24"/>
                <w:lang w:val="en-US"/>
              </w:rPr>
            </w:pPr>
            <w:r>
              <w:rPr>
                <w:i/>
                <w:sz w:val="24"/>
                <w:lang w:val="en-US"/>
              </w:rPr>
            </w:r>
          </w:p>
        </w:tc>
      </w:tr>
    </w:tbl>
    <w:p>
      <w:pPr>
        <w:pStyle w:val="Normal1"/>
        <w:spacing w:lineRule="auto" w:line="240"/>
        <w:ind w:firstLine="284" w:end="0"/>
        <w:rPr>
          <w:sz w:val="24"/>
          <w:lang w:val="en-US"/>
        </w:rPr>
      </w:pPr>
      <w:r>
        <w:rPr>
          <w:sz w:val="24"/>
          <w:lang w:val="en-US"/>
        </w:rPr>
      </w:r>
    </w:p>
    <w:p>
      <w:pPr>
        <w:pStyle w:val="Normal1"/>
        <w:pBdr>
          <w:top w:val="single" w:sz="4" w:space="1" w:color="000000"/>
        </w:pBdr>
        <w:spacing w:lineRule="auto" w:line="240"/>
        <w:ind w:firstLine="284" w:end="0"/>
        <w:rPr/>
      </w:pPr>
      <w:r>
        <w:rPr/>
        <w:t>* Когда речь идет об отрицательной форме повелительного наклонения глаго</w:t>
        <w:softHyphen/>
        <w:t xml:space="preserve">ла </w:t>
      </w:r>
      <w:r>
        <w:rPr>
          <w:b/>
        </w:rPr>
        <w:t>с</w:t>
      </w:r>
      <w:r>
        <w:rPr>
          <w:b/>
          <w:lang w:val="en-US"/>
        </w:rPr>
        <w:t>r</w:t>
      </w:r>
      <w:r>
        <w:rPr>
          <w:b/>
        </w:rPr>
        <w:t>ее</w:t>
      </w:r>
      <w:r>
        <w:rPr>
          <w:b/>
          <w:lang w:val="en-US"/>
        </w:rPr>
        <w:t>r</w:t>
      </w:r>
      <w:r>
        <w:rPr/>
        <w:t>, то в придаточном предложении могут употребляться и формы индикати</w:t>
        <w:softHyphen/>
        <w:t>ва (см. § 71, с. 168).</w:t>
      </w:r>
    </w:p>
    <w:p>
      <w:pPr>
        <w:pStyle w:val="Normal1"/>
        <w:pBdr>
          <w:top w:val="single" w:sz="4" w:space="1" w:color="000000"/>
        </w:pBdr>
        <w:spacing w:lineRule="auto" w:line="240"/>
        <w:ind w:firstLine="284" w:end="0"/>
        <w:rPr/>
      </w:pPr>
      <w:r>
        <w:rPr/>
      </w:r>
    </w:p>
    <w:p>
      <w:pPr>
        <w:pStyle w:val="Normal1"/>
        <w:spacing w:lineRule="auto" w:line="240"/>
        <w:ind w:firstLine="284" w:end="0"/>
        <w:rPr/>
      </w:pPr>
      <w:r>
        <w:rPr>
          <w:i/>
          <w:sz w:val="22"/>
        </w:rPr>
        <w:t>Примечание</w:t>
      </w:r>
      <w:r>
        <w:rPr>
          <w:sz w:val="22"/>
        </w:rPr>
        <w:t xml:space="preserve">. Иногда в </w:t>
      </w:r>
      <w:r>
        <w:rPr>
          <w:spacing w:val="20"/>
          <w:sz w:val="22"/>
        </w:rPr>
        <w:t>придаточном</w:t>
      </w:r>
      <w:r>
        <w:rPr>
          <w:sz w:val="22"/>
        </w:rPr>
        <w:t xml:space="preserve"> предложении может появляться фор</w:t>
        <w:softHyphen/>
        <w:t xml:space="preserve">ма </w:t>
      </w:r>
      <w:r>
        <w:rPr>
          <w:sz w:val="22"/>
          <w:lang w:val="en-US"/>
        </w:rPr>
        <w:t>pret</w:t>
      </w:r>
      <w:r>
        <w:rPr>
          <w:sz w:val="22"/>
        </w:rPr>
        <w:t>é</w:t>
      </w:r>
      <w:r>
        <w:rPr>
          <w:sz w:val="22"/>
          <w:lang w:val="en-US"/>
        </w:rPr>
        <w:t>rito</w:t>
      </w:r>
      <w:r>
        <w:rPr>
          <w:sz w:val="22"/>
        </w:rPr>
        <w:t xml:space="preserve"> </w:t>
      </w:r>
      <w:r>
        <w:rPr>
          <w:sz w:val="22"/>
          <w:lang w:val="en-US"/>
        </w:rPr>
        <w:t>irnperfecto</w:t>
      </w:r>
      <w:r>
        <w:rPr>
          <w:sz w:val="22"/>
        </w:rPr>
        <w:t xml:space="preserve"> </w:t>
      </w:r>
      <w:r>
        <w:rPr>
          <w:sz w:val="22"/>
          <w:lang w:val="en-US"/>
        </w:rPr>
        <w:t>de</w:t>
      </w:r>
      <w:r>
        <w:rPr>
          <w:sz w:val="22"/>
        </w:rPr>
        <w:t xml:space="preserve"> </w:t>
      </w:r>
      <w:r>
        <w:rPr>
          <w:sz w:val="22"/>
          <w:lang w:val="en-US"/>
        </w:rPr>
        <w:t>subjuntivo</w:t>
      </w:r>
      <w:r>
        <w:rPr>
          <w:sz w:val="22"/>
        </w:rPr>
        <w:t xml:space="preserve">, хотя в </w:t>
      </w:r>
      <w:r>
        <w:rPr>
          <w:spacing w:val="20"/>
          <w:sz w:val="22"/>
        </w:rPr>
        <w:t>главном</w:t>
      </w:r>
      <w:r>
        <w:rPr>
          <w:sz w:val="22"/>
        </w:rPr>
        <w:t xml:space="preserve"> предложении сказуемое будет выражено формой </w:t>
      </w:r>
      <w:r>
        <w:rPr>
          <w:sz w:val="22"/>
          <w:lang w:val="en-US"/>
        </w:rPr>
        <w:t>presente</w:t>
      </w:r>
      <w:r>
        <w:rPr>
          <w:sz w:val="22"/>
        </w:rPr>
        <w:t xml:space="preserve"> </w:t>
      </w:r>
      <w:r>
        <w:rPr>
          <w:sz w:val="22"/>
          <w:lang w:val="en-US"/>
        </w:rPr>
        <w:t>de</w:t>
      </w:r>
      <w:r>
        <w:rPr>
          <w:sz w:val="22"/>
        </w:rPr>
        <w:t xml:space="preserve"> </w:t>
      </w:r>
      <w:r>
        <w:rPr>
          <w:sz w:val="22"/>
          <w:lang w:val="en-US"/>
        </w:rPr>
        <w:t>indicativo</w:t>
      </w:r>
      <w:r>
        <w:rPr>
          <w:sz w:val="22"/>
        </w:rPr>
        <w:t xml:space="preserve">. Это происходит, во-первых, когда </w:t>
      </w:r>
      <w:r>
        <w:rPr>
          <w:sz w:val="22"/>
          <w:lang w:val="en-US"/>
        </w:rPr>
        <w:t>pret</w:t>
      </w:r>
      <w:r>
        <w:rPr>
          <w:sz w:val="22"/>
        </w:rPr>
        <w:t>é</w:t>
      </w:r>
      <w:r>
        <w:rPr>
          <w:sz w:val="22"/>
          <w:lang w:val="en-US"/>
        </w:rPr>
        <w:t>rito</w:t>
      </w:r>
      <w:r>
        <w:rPr>
          <w:sz w:val="22"/>
        </w:rPr>
        <w:t xml:space="preserve"> </w:t>
      </w:r>
      <w:r>
        <w:rPr>
          <w:sz w:val="22"/>
          <w:lang w:val="en-US"/>
        </w:rPr>
        <w:t>imperfecto</w:t>
      </w:r>
      <w:r>
        <w:rPr>
          <w:sz w:val="22"/>
        </w:rPr>
        <w:t xml:space="preserve"> </w:t>
      </w:r>
      <w:r>
        <w:rPr>
          <w:sz w:val="22"/>
          <w:lang w:val="en-US"/>
        </w:rPr>
        <w:t>de</w:t>
      </w:r>
      <w:r>
        <w:rPr>
          <w:sz w:val="22"/>
        </w:rPr>
        <w:t xml:space="preserve"> </w:t>
      </w:r>
      <w:r>
        <w:rPr>
          <w:sz w:val="22"/>
          <w:lang w:val="en-US"/>
        </w:rPr>
        <w:t>subjuntivo</w:t>
      </w:r>
      <w:r>
        <w:rPr>
          <w:sz w:val="22"/>
        </w:rPr>
        <w:t xml:space="preserve"> употребляется вместо </w:t>
      </w:r>
      <w:r>
        <w:rPr>
          <w:sz w:val="22"/>
          <w:lang w:val="en-US"/>
        </w:rPr>
        <w:t>pret</w:t>
      </w:r>
      <w:r>
        <w:rPr>
          <w:sz w:val="22"/>
        </w:rPr>
        <w:t>é</w:t>
      </w:r>
      <w:r>
        <w:rPr>
          <w:sz w:val="22"/>
          <w:lang w:val="en-US"/>
        </w:rPr>
        <w:t>rito</w:t>
      </w:r>
      <w:r>
        <w:rPr>
          <w:sz w:val="22"/>
        </w:rPr>
        <w:t xml:space="preserve"> </w:t>
      </w:r>
      <w:r>
        <w:rPr>
          <w:sz w:val="22"/>
          <w:lang w:val="en-US"/>
        </w:rPr>
        <w:t>pluscuamperfecto</w:t>
      </w:r>
      <w:r>
        <w:rPr>
          <w:sz w:val="22"/>
        </w:rPr>
        <w:t xml:space="preserve"> </w:t>
      </w:r>
      <w:r>
        <w:rPr>
          <w:sz w:val="22"/>
          <w:lang w:val="en-US"/>
        </w:rPr>
        <w:t>de</w:t>
      </w:r>
      <w:r>
        <w:rPr>
          <w:sz w:val="22"/>
        </w:rPr>
        <w:t xml:space="preserve"> </w:t>
      </w:r>
      <w:r>
        <w:rPr>
          <w:sz w:val="22"/>
          <w:lang w:val="en-US"/>
        </w:rPr>
        <w:t>indicativo</w:t>
      </w:r>
      <w:r>
        <w:rPr>
          <w:sz w:val="22"/>
        </w:rPr>
        <w:t xml:space="preserve"> (</w:t>
      </w:r>
      <w:r>
        <w:rPr>
          <w:sz w:val="22"/>
          <w:lang w:val="en-US"/>
        </w:rPr>
        <w:t>c</w:t>
      </w:r>
      <w:r>
        <w:rPr>
          <w:sz w:val="22"/>
        </w:rPr>
        <w:t>м. § 72) и, во-вторых, в разговорной речи. Это же время иногда ис</w:t>
        <w:softHyphen/>
        <w:t>пользуется для указания на действие в прошлом, если сказуемое главного предло</w:t>
        <w:softHyphen/>
        <w:t xml:space="preserve">жения употреблено в </w:t>
      </w:r>
      <w:r>
        <w:rPr>
          <w:sz w:val="22"/>
          <w:lang w:val="en-US"/>
        </w:rPr>
        <w:t>pret</w:t>
      </w:r>
      <w:r>
        <w:rPr>
          <w:sz w:val="22"/>
        </w:rPr>
        <w:t>é</w:t>
      </w:r>
      <w:r>
        <w:rPr>
          <w:sz w:val="22"/>
          <w:lang w:val="en-US"/>
        </w:rPr>
        <w:t>rito</w:t>
      </w:r>
      <w:r>
        <w:rPr>
          <w:sz w:val="22"/>
        </w:rPr>
        <w:t xml:space="preserve"> </w:t>
      </w:r>
      <w:r>
        <w:rPr>
          <w:sz w:val="22"/>
          <w:lang w:val="en-US"/>
        </w:rPr>
        <w:t>perfecto</w:t>
      </w:r>
      <w:r>
        <w:rPr>
          <w:sz w:val="22"/>
        </w:rPr>
        <w:t xml:space="preserve">: </w:t>
      </w:r>
      <w:r>
        <w:rPr>
          <w:sz w:val="22"/>
          <w:lang w:val="en-US"/>
        </w:rPr>
        <w:t>Me</w:t>
      </w:r>
      <w:r>
        <w:rPr>
          <w:sz w:val="22"/>
        </w:rPr>
        <w:t xml:space="preserve"> </w:t>
      </w:r>
      <w:r>
        <w:rPr>
          <w:sz w:val="22"/>
          <w:lang w:val="en-US"/>
        </w:rPr>
        <w:t>hart</w:t>
      </w:r>
      <w:r>
        <w:rPr>
          <w:sz w:val="22"/>
        </w:rPr>
        <w:t xml:space="preserve"> </w:t>
      </w:r>
      <w:r>
        <w:rPr>
          <w:sz w:val="22"/>
          <w:lang w:val="en-US"/>
        </w:rPr>
        <w:t>rogado</w:t>
      </w:r>
      <w:r>
        <w:rPr>
          <w:sz w:val="22"/>
        </w:rPr>
        <w:t xml:space="preserve"> </w:t>
      </w:r>
      <w:r>
        <w:rPr>
          <w:sz w:val="22"/>
          <w:lang w:val="en-US"/>
        </w:rPr>
        <w:t>que</w:t>
      </w:r>
      <w:r>
        <w:rPr>
          <w:sz w:val="22"/>
        </w:rPr>
        <w:t xml:space="preserve"> </w:t>
      </w:r>
      <w:r>
        <w:rPr>
          <w:sz w:val="22"/>
          <w:lang w:val="en-US"/>
        </w:rPr>
        <w:t>escribiese</w:t>
      </w:r>
      <w:r>
        <w:rPr>
          <w:sz w:val="22"/>
        </w:rPr>
        <w:t xml:space="preserve"> (</w:t>
      </w:r>
      <w:r>
        <w:rPr>
          <w:sz w:val="22"/>
          <w:lang w:val="en-US"/>
        </w:rPr>
        <w:t>escribiera</w:t>
      </w:r>
      <w:r>
        <w:rPr>
          <w:sz w:val="22"/>
        </w:rPr>
        <w:t xml:space="preserve">) </w:t>
      </w:r>
      <w:r>
        <w:rPr>
          <w:sz w:val="22"/>
          <w:lang w:val="en-US"/>
        </w:rPr>
        <w:t>el</w:t>
      </w:r>
      <w:r>
        <w:rPr>
          <w:sz w:val="22"/>
        </w:rPr>
        <w:t xml:space="preserve"> </w:t>
      </w:r>
      <w:r>
        <w:rPr>
          <w:sz w:val="22"/>
          <w:lang w:val="en-US"/>
        </w:rPr>
        <w:t>informe</w:t>
      </w:r>
      <w:r>
        <w:rPr>
          <w:sz w:val="22"/>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б) если сказуемое главного предложения выражено од</w:t>
        <w:softHyphen/>
        <w:t xml:space="preserve">ним из следующих времен </w:t>
      </w:r>
      <w:r>
        <w:rPr>
          <w:sz w:val="24"/>
          <w:lang w:val="en-US"/>
        </w:rPr>
        <w:t>modo</w:t>
      </w:r>
      <w:r>
        <w:rPr>
          <w:sz w:val="24"/>
        </w:rPr>
        <w:t xml:space="preserve"> </w:t>
      </w:r>
      <w:r>
        <w:rPr>
          <w:sz w:val="24"/>
          <w:lang w:val="en-US"/>
        </w:rPr>
        <w:t>indicativ</w:t>
      </w:r>
      <w:r>
        <w:rPr>
          <w:sz w:val="24"/>
        </w:rPr>
        <w:t xml:space="preserve">о: </w:t>
      </w:r>
      <w:r>
        <w:rPr>
          <w:sz w:val="24"/>
          <w:lang w:val="en-US"/>
        </w:rPr>
        <w:t>pret</w:t>
      </w:r>
      <w:r>
        <w:rPr>
          <w:sz w:val="24"/>
        </w:rPr>
        <w:t>é</w:t>
      </w:r>
      <w:r>
        <w:rPr>
          <w:sz w:val="24"/>
          <w:lang w:val="en-US"/>
        </w:rPr>
        <w:t>rito</w:t>
      </w:r>
      <w:r>
        <w:rPr>
          <w:sz w:val="24"/>
        </w:rPr>
        <w:t xml:space="preserve"> </w:t>
      </w:r>
      <w:r>
        <w:rPr>
          <w:sz w:val="24"/>
          <w:lang w:val="en-US"/>
        </w:rPr>
        <w:t>indefinido</w:t>
      </w:r>
      <w:r>
        <w:rPr>
          <w:sz w:val="24"/>
        </w:rPr>
        <w:t xml:space="preserve">, </w:t>
      </w:r>
      <w:r>
        <w:rPr>
          <w:sz w:val="24"/>
          <w:lang w:val="en-US"/>
        </w:rPr>
        <w:t>pret</w:t>
      </w:r>
      <w:r>
        <w:rPr>
          <w:sz w:val="24"/>
        </w:rPr>
        <w:t>é</w:t>
      </w:r>
      <w:r>
        <w:rPr>
          <w:sz w:val="24"/>
          <w:lang w:val="en-US"/>
        </w:rPr>
        <w:t>rito</w:t>
      </w:r>
      <w:r>
        <w:rPr>
          <w:sz w:val="24"/>
        </w:rPr>
        <w:t xml:space="preserve"> </w:t>
      </w:r>
      <w:r>
        <w:rPr>
          <w:sz w:val="24"/>
          <w:lang w:val="en-US"/>
        </w:rPr>
        <w:t>imperfecto</w:t>
      </w:r>
      <w:r>
        <w:rPr>
          <w:sz w:val="24"/>
        </w:rPr>
        <w:t xml:space="preserve">, </w:t>
      </w:r>
      <w:r>
        <w:rPr>
          <w:sz w:val="24"/>
          <w:lang w:val="en-US"/>
        </w:rPr>
        <w:t>pret</w:t>
      </w:r>
      <w:r>
        <w:rPr>
          <w:sz w:val="24"/>
        </w:rPr>
        <w:t>é</w:t>
      </w:r>
      <w:r>
        <w:rPr>
          <w:sz w:val="24"/>
          <w:lang w:val="en-US"/>
        </w:rPr>
        <w:t>rito</w:t>
      </w:r>
      <w:r>
        <w:rPr>
          <w:sz w:val="24"/>
        </w:rPr>
        <w:t xml:space="preserve"> </w:t>
      </w:r>
      <w:r>
        <w:rPr>
          <w:sz w:val="24"/>
          <w:lang w:val="en-US"/>
        </w:rPr>
        <w:t>pluscuamperfecto</w:t>
      </w:r>
      <w:r>
        <w:rPr>
          <w:sz w:val="24"/>
        </w:rPr>
        <w:t>, то глагол придаточно</w:t>
        <w:softHyphen/>
        <w:t xml:space="preserve">го предложения обычно не ставится ни в одном из настоящих или будущих времен и должен употребляться в </w:t>
      </w:r>
      <w:r>
        <w:rPr>
          <w:sz w:val="24"/>
          <w:lang w:val="en-US"/>
        </w:rPr>
        <w:t>pret</w:t>
      </w:r>
      <w:r>
        <w:rPr>
          <w:sz w:val="24"/>
        </w:rPr>
        <w:t>é</w:t>
      </w:r>
      <w:r>
        <w:rPr>
          <w:sz w:val="24"/>
          <w:lang w:val="en-US"/>
        </w:rPr>
        <w:t>rito</w:t>
      </w:r>
      <w:r>
        <w:rPr>
          <w:sz w:val="24"/>
        </w:rPr>
        <w:t xml:space="preserve"> </w:t>
      </w:r>
      <w:r>
        <w:rPr>
          <w:sz w:val="24"/>
          <w:lang w:val="en-US"/>
        </w:rPr>
        <w:t>imperfecto</w:t>
      </w:r>
      <w:r>
        <w:rPr>
          <w:sz w:val="24"/>
        </w:rPr>
        <w:t xml:space="preserve">, </w:t>
      </w:r>
      <w:r>
        <w:rPr>
          <w:sz w:val="24"/>
          <w:lang w:val="en-US"/>
        </w:rPr>
        <w:t>pret</w:t>
      </w:r>
      <w:r>
        <w:rPr>
          <w:sz w:val="24"/>
        </w:rPr>
        <w:t>é</w:t>
      </w:r>
      <w:r>
        <w:rPr>
          <w:sz w:val="24"/>
          <w:lang w:val="en-US"/>
        </w:rPr>
        <w:t>rito</w:t>
      </w:r>
      <w:r>
        <w:rPr>
          <w:sz w:val="24"/>
        </w:rPr>
        <w:t xml:space="preserve"> </w:t>
      </w:r>
      <w:r>
        <w:rPr>
          <w:sz w:val="24"/>
          <w:lang w:val="en-US"/>
        </w:rPr>
        <w:t>indefinido</w:t>
      </w:r>
      <w:r>
        <w:rPr>
          <w:sz w:val="24"/>
        </w:rPr>
        <w:t xml:space="preserve">, </w:t>
      </w:r>
      <w:r>
        <w:rPr>
          <w:sz w:val="24"/>
          <w:lang w:val="en-US"/>
        </w:rPr>
        <w:t>pret</w:t>
      </w:r>
      <w:r>
        <w:rPr>
          <w:sz w:val="24"/>
        </w:rPr>
        <w:t>é</w:t>
      </w:r>
      <w:r>
        <w:rPr>
          <w:sz w:val="24"/>
          <w:lang w:val="en-US"/>
        </w:rPr>
        <w:t>rito</w:t>
      </w:r>
      <w:r>
        <w:rPr>
          <w:sz w:val="24"/>
        </w:rPr>
        <w:t xml:space="preserve"> </w:t>
      </w:r>
      <w:r>
        <w:rPr>
          <w:sz w:val="24"/>
          <w:lang w:val="en-US"/>
        </w:rPr>
        <w:t>anterior</w:t>
      </w:r>
      <w:r>
        <w:rPr>
          <w:sz w:val="24"/>
        </w:rPr>
        <w:t xml:space="preserve">, </w:t>
      </w:r>
      <w:r>
        <w:rPr>
          <w:sz w:val="24"/>
          <w:lang w:val="en-US"/>
        </w:rPr>
        <w:t>pret</w:t>
      </w:r>
      <w:r>
        <w:rPr>
          <w:sz w:val="24"/>
        </w:rPr>
        <w:t>é</w:t>
      </w:r>
      <w:r>
        <w:rPr>
          <w:sz w:val="24"/>
          <w:lang w:val="en-US"/>
        </w:rPr>
        <w:t>rito</w:t>
      </w:r>
      <w:r>
        <w:rPr>
          <w:sz w:val="24"/>
        </w:rPr>
        <w:t xml:space="preserve"> </w:t>
      </w:r>
      <w:r>
        <w:rPr>
          <w:sz w:val="24"/>
          <w:lang w:val="en-US"/>
        </w:rPr>
        <w:t>pluscuamperfecto</w:t>
      </w:r>
      <w:r>
        <w:rPr>
          <w:sz w:val="24"/>
        </w:rPr>
        <w:t xml:space="preserve"> </w:t>
      </w:r>
      <w:r>
        <w:rPr>
          <w:sz w:val="24"/>
          <w:lang w:val="en-US"/>
        </w:rPr>
        <w:t>de</w:t>
      </w:r>
      <w:r>
        <w:rPr>
          <w:sz w:val="24"/>
        </w:rPr>
        <w:t xml:space="preserve"> </w:t>
      </w:r>
      <w:r>
        <w:rPr>
          <w:sz w:val="24"/>
          <w:lang w:val="en-US"/>
        </w:rPr>
        <w:t>indicativ</w:t>
      </w:r>
      <w:r>
        <w:rPr>
          <w:sz w:val="24"/>
        </w:rPr>
        <w:t xml:space="preserve">о, в любой форме </w:t>
      </w:r>
      <w:r>
        <w:rPr>
          <w:sz w:val="24"/>
          <w:lang w:val="en-US"/>
        </w:rPr>
        <w:t>modo</w:t>
      </w:r>
      <w:r>
        <w:rPr>
          <w:sz w:val="24"/>
        </w:rPr>
        <w:t xml:space="preserve"> </w:t>
      </w:r>
      <w:r>
        <w:rPr>
          <w:sz w:val="24"/>
          <w:lang w:val="en-US"/>
        </w:rPr>
        <w:t>potencial</w:t>
      </w:r>
      <w:r>
        <w:rPr>
          <w:sz w:val="24"/>
        </w:rPr>
        <w:t xml:space="preserve"> и, наконец, в pretérito </w:t>
      </w:r>
      <w:r>
        <w:rPr>
          <w:sz w:val="24"/>
          <w:lang w:val="en-US"/>
        </w:rPr>
        <w:t>imperfecto</w:t>
      </w:r>
      <w:r>
        <w:rPr>
          <w:sz w:val="24"/>
        </w:rPr>
        <w:t xml:space="preserve"> и </w:t>
      </w:r>
      <w:r>
        <w:rPr>
          <w:sz w:val="24"/>
          <w:lang w:val="en-US"/>
        </w:rPr>
        <w:t>pret</w:t>
      </w:r>
      <w:r>
        <w:rPr>
          <w:sz w:val="24"/>
        </w:rPr>
        <w:t>é</w:t>
      </w:r>
      <w:r>
        <w:rPr>
          <w:sz w:val="24"/>
          <w:lang w:val="en-US"/>
        </w:rPr>
        <w:t>rito</w:t>
      </w:r>
      <w:r>
        <w:rPr>
          <w:sz w:val="24"/>
        </w:rPr>
        <w:t xml:space="preserve"> </w:t>
      </w:r>
      <w:r>
        <w:rPr>
          <w:sz w:val="24"/>
          <w:lang w:val="en-US"/>
        </w:rPr>
        <w:t>pluscuamperfecto</w:t>
      </w:r>
      <w:r>
        <w:rPr>
          <w:sz w:val="24"/>
        </w:rPr>
        <w:t xml:space="preserve"> </w:t>
      </w:r>
      <w:r>
        <w:rPr>
          <w:sz w:val="24"/>
          <w:lang w:val="en-US"/>
        </w:rPr>
        <w:t>de</w:t>
      </w:r>
      <w:r>
        <w:rPr>
          <w:sz w:val="24"/>
        </w:rPr>
        <w:t xml:space="preserve"> </w:t>
      </w:r>
      <w:r>
        <w:rPr>
          <w:sz w:val="24"/>
          <w:lang w:val="en-US"/>
        </w:rPr>
        <w:t>subjuntivo</w:t>
      </w:r>
      <w:r>
        <w:rPr>
          <w:sz w:val="24"/>
        </w:rPr>
        <w:t>:</w:t>
      </w:r>
    </w:p>
    <w:p>
      <w:pPr>
        <w:pStyle w:val="Normal1"/>
        <w:spacing w:lineRule="auto" w:line="240"/>
        <w:ind w:firstLine="284" w:end="0"/>
        <w:rPr>
          <w:sz w:val="24"/>
        </w:rPr>
      </w:pPr>
      <w:r>
        <w:rPr>
          <w:sz w:val="24"/>
        </w:rPr>
      </w:r>
    </w:p>
    <w:p>
      <w:pPr>
        <w:pStyle w:val="Normal1"/>
        <w:spacing w:lineRule="auto" w:line="240"/>
        <w:ind w:firstLine="284" w:end="0"/>
        <w:rPr>
          <w:i/>
          <w:i/>
          <w:sz w:val="24"/>
        </w:rPr>
      </w:pPr>
      <w:r>
        <w:rPr>
          <w:i/>
          <w:sz w:val="24"/>
        </w:rPr>
      </w:r>
    </w:p>
    <w:p>
      <w:pPr>
        <w:pStyle w:val="Normal1"/>
        <w:spacing w:lineRule="auto" w:line="240"/>
        <w:ind w:firstLine="284" w:end="0"/>
        <w:rPr>
          <w:i/>
          <w:i/>
          <w:sz w:val="24"/>
        </w:rPr>
      </w:pPr>
      <w:r>
        <w:rPr>
          <w:i/>
          <w:sz w:val="24"/>
        </w:rPr>
      </w:r>
    </w:p>
    <w:tbl>
      <w:tblPr>
        <w:tblW w:w="10760" w:type="dxa"/>
        <w:jc w:val="start"/>
        <w:tblInd w:w="281" w:type="dxa"/>
        <w:tblLayout w:type="fixed"/>
        <w:tblCellMar>
          <w:top w:w="0" w:type="dxa"/>
          <w:start w:w="108" w:type="dxa"/>
          <w:bottom w:w="0" w:type="dxa"/>
          <w:end w:w="108" w:type="dxa"/>
        </w:tblCellMar>
      </w:tblPr>
      <w:tblGrid>
        <w:gridCol w:w="3938"/>
        <w:gridCol w:w="1418"/>
        <w:gridCol w:w="5404"/>
      </w:tblGrid>
      <w:tr>
        <w:trPr>
          <w:trHeight w:val="4540" w:hRule="atLeast"/>
        </w:trPr>
        <w:tc>
          <w:tcPr>
            <w:tcW w:w="3938" w:type="dxa"/>
            <w:tcBorders/>
          </w:tcPr>
          <w:p>
            <w:pPr>
              <w:pStyle w:val="Normal1"/>
              <w:spacing w:lineRule="auto" w:line="240"/>
              <w:ind w:firstLine="284" w:end="0"/>
              <w:jc w:val="center"/>
              <w:rPr>
                <w:i/>
                <w:i/>
                <w:sz w:val="24"/>
              </w:rPr>
            </w:pPr>
            <w:r>
              <w:rPr>
                <w:i/>
                <w:sz w:val="24"/>
              </w:rPr>
              <w:t>Главное предложение</w:t>
            </w:r>
          </w:p>
          <w:p>
            <w:pPr>
              <w:pStyle w:val="Normal1"/>
              <w:spacing w:lineRule="auto" w:line="240"/>
              <w:ind w:firstLine="284" w:end="0"/>
              <w:rPr>
                <w:i/>
                <w:i/>
                <w:sz w:val="24"/>
              </w:rPr>
            </w:pPr>
            <w:r>
              <w:rPr>
                <w:i/>
                <w:sz w:val="24"/>
              </w:rPr>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6" w:end="0"/>
              <w:rPr/>
            </w:pPr>
            <w:r>
              <w:rPr>
                <w:sz w:val="24"/>
                <w:lang w:val="en-US"/>
              </w:rPr>
              <w:t>Cre</w:t>
            </w:r>
            <w:r>
              <w:rPr>
                <w:sz w:val="24"/>
              </w:rPr>
              <w:t>í — я поверил</w:t>
            </w:r>
          </w:p>
          <w:p>
            <w:pPr>
              <w:pStyle w:val="Normal1"/>
              <w:spacing w:lineRule="auto" w:line="240"/>
              <w:ind w:firstLine="284" w:end="0"/>
              <w:rPr/>
            </w:pPr>
            <w:r>
              <w:rPr>
                <w:sz w:val="24"/>
                <w:lang w:val="en-US"/>
              </w:rPr>
              <w:t>Cre</w:t>
            </w:r>
            <w:r>
              <w:rPr>
                <w:sz w:val="24"/>
              </w:rPr>
              <w:t>í</w:t>
            </w:r>
            <w:r>
              <w:rPr>
                <w:sz w:val="24"/>
                <w:lang w:val="en-US"/>
              </w:rPr>
              <w:t>a</w:t>
            </w:r>
            <w:r>
              <w:rPr>
                <w:sz w:val="24"/>
              </w:rPr>
              <w:t xml:space="preserve"> — я верил</w:t>
            </w:r>
          </w:p>
          <w:p>
            <w:pPr>
              <w:pStyle w:val="Normal1"/>
              <w:spacing w:lineRule="auto" w:line="240"/>
              <w:ind w:firstLine="284" w:end="0"/>
              <w:rPr/>
            </w:pPr>
            <w:r>
              <w:rPr>
                <w:sz w:val="24"/>
                <w:lang w:val="en-US"/>
              </w:rPr>
              <w:t>hab</w:t>
            </w:r>
            <w:r>
              <w:rPr>
                <w:sz w:val="24"/>
              </w:rPr>
              <w:t>í</w:t>
            </w:r>
            <w:r>
              <w:rPr>
                <w:sz w:val="24"/>
                <w:lang w:val="en-US"/>
              </w:rPr>
              <w:t>ia</w:t>
            </w:r>
            <w:r>
              <w:rPr>
                <w:sz w:val="24"/>
              </w:rPr>
              <w:t xml:space="preserve"> </w:t>
            </w:r>
            <w:r>
              <w:rPr>
                <w:sz w:val="24"/>
                <w:lang w:val="en-US"/>
              </w:rPr>
              <w:t>cre</w:t>
            </w:r>
            <w:r>
              <w:rPr>
                <w:sz w:val="24"/>
              </w:rPr>
              <w:t>í</w:t>
            </w:r>
            <w:r>
              <w:rPr>
                <w:sz w:val="24"/>
                <w:lang w:val="en-US"/>
              </w:rPr>
              <w:t>do</w:t>
            </w:r>
            <w:r>
              <w:rPr>
                <w:sz w:val="24"/>
              </w:rPr>
              <w:t xml:space="preserve"> — я поверил</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Главное предложение</w:t>
            </w:r>
          </w:p>
          <w:p>
            <w:pPr>
              <w:pStyle w:val="Normal1"/>
              <w:spacing w:lineRule="auto" w:line="240"/>
              <w:ind w:firstLine="284" w:end="0"/>
              <w:rPr>
                <w:i/>
                <w:i/>
                <w:sz w:val="24"/>
              </w:rPr>
            </w:pPr>
            <w:r>
              <w:rPr>
                <w:i/>
                <w:sz w:val="24"/>
              </w:rPr>
            </w:r>
          </w:p>
          <w:p>
            <w:pPr>
              <w:pStyle w:val="Normal1"/>
              <w:spacing w:lineRule="auto" w:line="240"/>
              <w:ind w:firstLine="284" w:end="0"/>
              <w:rPr/>
            </w:pPr>
            <w:r>
              <w:rPr>
                <w:sz w:val="24"/>
                <w:lang w:val="en-US"/>
              </w:rPr>
              <w:t>No</w:t>
            </w:r>
            <w:r>
              <w:rPr>
                <w:sz w:val="24"/>
              </w:rPr>
              <w:t xml:space="preserve"> </w:t>
            </w:r>
            <w:r>
              <w:rPr>
                <w:sz w:val="24"/>
                <w:lang w:val="en-US"/>
              </w:rPr>
              <w:t>cre</w:t>
            </w:r>
            <w:r>
              <w:rPr>
                <w:sz w:val="24"/>
              </w:rPr>
              <w:t>í — я не поверил</w:t>
            </w:r>
          </w:p>
          <w:p>
            <w:pPr>
              <w:pStyle w:val="Normal1"/>
              <w:spacing w:lineRule="auto" w:line="240"/>
              <w:ind w:firstLine="284" w:end="0"/>
              <w:rPr/>
            </w:pPr>
            <w:r>
              <w:rPr>
                <w:sz w:val="24"/>
                <w:lang w:val="en-US"/>
              </w:rPr>
              <w:t>No</w:t>
            </w:r>
            <w:r>
              <w:rPr>
                <w:sz w:val="24"/>
              </w:rPr>
              <w:t xml:space="preserve"> </w:t>
            </w:r>
            <w:r>
              <w:rPr>
                <w:sz w:val="24"/>
                <w:lang w:val="en-US"/>
              </w:rPr>
              <w:t>cre</w:t>
            </w:r>
            <w:r>
              <w:rPr>
                <w:sz w:val="24"/>
              </w:rPr>
              <w:t>í</w:t>
            </w:r>
            <w:r>
              <w:rPr>
                <w:sz w:val="24"/>
                <w:lang w:val="en-US"/>
              </w:rPr>
              <w:t>a</w:t>
            </w:r>
            <w:r>
              <w:rPr>
                <w:sz w:val="24"/>
              </w:rPr>
              <w:t xml:space="preserve"> — я не верил</w:t>
            </w:r>
          </w:p>
          <w:p>
            <w:pPr>
              <w:pStyle w:val="Normal1"/>
              <w:spacing w:lineRule="auto" w:line="240"/>
              <w:ind w:firstLine="284" w:end="0"/>
              <w:rPr/>
            </w:pPr>
            <w:r>
              <w:rPr>
                <w:sz w:val="24"/>
                <w:lang w:val="en-US"/>
              </w:rPr>
              <w:t>No</w:t>
            </w:r>
            <w:r>
              <w:rPr>
                <w:sz w:val="24"/>
              </w:rPr>
              <w:t xml:space="preserve"> </w:t>
            </w:r>
            <w:r>
              <w:rPr>
                <w:sz w:val="24"/>
                <w:lang w:val="en-US"/>
              </w:rPr>
              <w:t>hab</w:t>
            </w:r>
            <w:r>
              <w:rPr>
                <w:sz w:val="24"/>
              </w:rPr>
              <w:t>í</w:t>
            </w:r>
            <w:r>
              <w:rPr>
                <w:sz w:val="24"/>
                <w:lang w:val="en-US"/>
              </w:rPr>
              <w:t>a</w:t>
            </w:r>
            <w:r>
              <w:rPr>
                <w:sz w:val="24"/>
              </w:rPr>
              <w:t xml:space="preserve"> </w:t>
            </w:r>
            <w:r>
              <w:rPr>
                <w:sz w:val="24"/>
                <w:lang w:val="en-US"/>
              </w:rPr>
              <w:t>cre</w:t>
            </w:r>
            <w:r>
              <w:rPr>
                <w:sz w:val="24"/>
              </w:rPr>
              <w:t>í</w:t>
            </w:r>
            <w:r>
              <w:rPr>
                <w:sz w:val="24"/>
                <w:lang w:val="en-US"/>
              </w:rPr>
              <w:t>do</w:t>
            </w:r>
            <w:r>
              <w:rPr>
                <w:sz w:val="24"/>
              </w:rPr>
              <w:t xml:space="preserve"> —я не поверил</w:t>
            </w:r>
          </w:p>
          <w:p>
            <w:pPr>
              <w:pStyle w:val="Normal1"/>
              <w:ind w:firstLine="284" w:end="0"/>
              <w:rPr>
                <w:i/>
                <w:i/>
                <w:sz w:val="24"/>
              </w:rPr>
            </w:pPr>
            <w:r>
              <w:rPr>
                <w:sz w:val="24"/>
              </w:rPr>
              <w:t xml:space="preserve">                                           </w:t>
            </w:r>
          </w:p>
        </w:tc>
        <w:tc>
          <w:tcPr>
            <w:tcW w:w="1418" w:type="dxa"/>
            <w:tcBorders/>
          </w:tcPr>
          <w:p>
            <w:pPr>
              <w:pStyle w:val="Normal1"/>
              <w:snapToGrid w:val="false"/>
              <w:spacing w:lineRule="auto" w:line="240"/>
              <w:ind w:start="1852" w:end="0"/>
              <w:rPr>
                <w:i/>
                <w:i/>
                <w:sz w:val="24"/>
              </w:rPr>
            </w:pPr>
            <w:r>
              <w:rPr>
                <w:i/>
                <w:sz w:val="24"/>
              </w:rPr>
            </w:r>
          </w:p>
          <w:p>
            <w:pPr>
              <w:pStyle w:val="Normal1"/>
              <w:spacing w:lineRule="auto" w:line="240"/>
              <w:ind w:start="1732" w:end="0"/>
              <w:rPr>
                <w:i/>
                <w:i/>
                <w:sz w:val="24"/>
              </w:rPr>
            </w:pPr>
            <w:r>
              <w:rPr>
                <w:i/>
                <w:sz w:val="24"/>
              </w:rPr>
            </w:r>
          </w:p>
          <w:p>
            <w:pPr>
              <w:pStyle w:val="Normal1"/>
              <w:spacing w:lineRule="auto" w:line="240"/>
              <w:ind w:start="1792" w:end="0"/>
              <w:rPr>
                <w:sz w:val="24"/>
              </w:rPr>
            </w:pPr>
            <w:r>
              <w:rPr>
                <w:sz w:val="24"/>
              </w:rPr>
            </w:r>
          </w:p>
          <w:p>
            <w:pPr>
              <w:pStyle w:val="Normal1"/>
              <w:spacing w:lineRule="auto" w:line="240"/>
              <w:ind w:start="2272" w:end="0"/>
              <w:rPr>
                <w:sz w:val="24"/>
              </w:rPr>
            </w:pPr>
            <w:r>
              <w:rPr>
                <w:sz w:val="24"/>
              </w:rPr>
            </w:r>
          </w:p>
          <w:p>
            <w:pPr>
              <w:pStyle w:val="Normal1"/>
              <w:spacing w:lineRule="auto" w:line="240"/>
              <w:rPr>
                <w:sz w:val="24"/>
              </w:rPr>
            </w:pPr>
            <w:r>
              <w:rPr>
                <w:sz w:val="24"/>
              </w:rPr>
              <w:t>que — что</w:t>
            </w:r>
          </w:p>
          <w:p>
            <w:pPr>
              <w:pStyle w:val="Normal1"/>
              <w:spacing w:lineRule="auto" w:line="240"/>
              <w:ind w:start="1992" w:end="0"/>
              <w:rPr>
                <w:sz w:val="24"/>
              </w:rPr>
            </w:pPr>
            <w:r>
              <w:rPr>
                <w:sz w:val="24"/>
              </w:rPr>
            </w:r>
          </w:p>
          <w:p>
            <w:pPr>
              <w:pStyle w:val="Normal1"/>
              <w:spacing w:lineRule="auto" w:line="240"/>
              <w:ind w:start="2032" w:end="0"/>
              <w:rPr>
                <w:sz w:val="24"/>
              </w:rPr>
            </w:pPr>
            <w:r>
              <w:rPr>
                <w:sz w:val="24"/>
              </w:rPr>
            </w:r>
          </w:p>
          <w:p>
            <w:pPr>
              <w:pStyle w:val="Normal"/>
              <w:rPr>
                <w:i/>
                <w:i/>
                <w:sz w:val="24"/>
              </w:rPr>
            </w:pPr>
            <w:r>
              <w:rPr>
                <w:i/>
                <w:sz w:val="24"/>
              </w:rPr>
            </w:r>
          </w:p>
          <w:p>
            <w:pPr>
              <w:pStyle w:val="Normal1"/>
              <w:spacing w:lineRule="auto" w:line="240"/>
              <w:ind w:start="1612" w:end="0"/>
              <w:rPr>
                <w:i/>
                <w:i/>
                <w:sz w:val="24"/>
              </w:rPr>
            </w:pPr>
            <w:r>
              <w:rPr>
                <w:i/>
                <w:sz w:val="24"/>
              </w:rPr>
            </w:r>
          </w:p>
          <w:p>
            <w:pPr>
              <w:pStyle w:val="Normal"/>
              <w:rPr>
                <w:i/>
                <w:i/>
                <w:sz w:val="24"/>
              </w:rPr>
            </w:pPr>
            <w:r>
              <w:rPr>
                <w:i/>
                <w:sz w:val="24"/>
              </w:rPr>
            </w:r>
          </w:p>
          <w:p>
            <w:pPr>
              <w:pStyle w:val="Normal1"/>
              <w:spacing w:lineRule="auto" w:line="240"/>
              <w:ind w:start="2112" w:end="0"/>
              <w:rPr>
                <w:i/>
                <w:i/>
                <w:sz w:val="24"/>
              </w:rPr>
            </w:pPr>
            <w:r>
              <w:rPr>
                <w:i/>
                <w:sz w:val="24"/>
              </w:rPr>
            </w:r>
          </w:p>
          <w:p>
            <w:pPr>
              <w:pStyle w:val="Normal1"/>
              <w:spacing w:lineRule="auto" w:line="240"/>
              <w:rPr>
                <w:sz w:val="24"/>
              </w:rPr>
            </w:pPr>
            <w:r>
              <w:rPr>
                <w:sz w:val="24"/>
              </w:rPr>
            </w:r>
          </w:p>
          <w:p>
            <w:pPr>
              <w:pStyle w:val="Normal1"/>
              <w:spacing w:lineRule="auto" w:line="240"/>
              <w:rPr>
                <w:sz w:val="24"/>
              </w:rPr>
            </w:pPr>
            <w:r>
              <w:rPr>
                <w:sz w:val="24"/>
              </w:rPr>
              <w:t>que — что</w:t>
            </w:r>
          </w:p>
          <w:p>
            <w:pPr>
              <w:pStyle w:val="Normal1"/>
              <w:spacing w:lineRule="auto" w:line="240"/>
              <w:ind w:start="1792" w:end="0"/>
              <w:rPr>
                <w:sz w:val="24"/>
              </w:rPr>
            </w:pPr>
            <w:r>
              <w:rPr>
                <w:sz w:val="24"/>
              </w:rPr>
            </w:r>
          </w:p>
          <w:p>
            <w:pPr>
              <w:pStyle w:val="Normal1"/>
              <w:rPr>
                <w:i/>
                <w:i/>
                <w:sz w:val="24"/>
              </w:rPr>
            </w:pPr>
            <w:r>
              <w:rPr>
                <w:i/>
                <w:sz w:val="24"/>
              </w:rPr>
            </w:r>
          </w:p>
        </w:tc>
        <w:tc>
          <w:tcPr>
            <w:tcW w:w="5404" w:type="dxa"/>
            <w:tcBorders/>
          </w:tcPr>
          <w:p>
            <w:pPr>
              <w:pStyle w:val="Normal1"/>
              <w:spacing w:lineRule="auto" w:line="240"/>
              <w:ind w:start="332" w:end="0"/>
              <w:jc w:val="center"/>
              <w:rPr>
                <w:i/>
                <w:i/>
                <w:sz w:val="24"/>
              </w:rPr>
            </w:pPr>
            <w:r>
              <w:rPr>
                <w:i/>
                <w:sz w:val="24"/>
              </w:rPr>
              <w:t>Придаточное предложение</w:t>
            </w:r>
          </w:p>
          <w:p>
            <w:pPr>
              <w:pStyle w:val="Normal1"/>
              <w:spacing w:lineRule="auto" w:line="240"/>
              <w:rPr>
                <w:i/>
                <w:i/>
                <w:sz w:val="24"/>
              </w:rPr>
            </w:pPr>
            <w:r>
              <w:rPr>
                <w:i/>
                <w:sz w:val="24"/>
              </w:rPr>
            </w:r>
          </w:p>
          <w:p>
            <w:pPr>
              <w:pStyle w:val="Normal1"/>
              <w:spacing w:lineRule="auto" w:line="240"/>
              <w:rPr/>
            </w:pPr>
            <w:r>
              <w:rPr>
                <w:sz w:val="24"/>
                <w:lang w:val="en-US"/>
              </w:rPr>
              <w:t>comprend</w:t>
            </w:r>
            <w:r>
              <w:rPr>
                <w:sz w:val="24"/>
              </w:rPr>
              <w:t>í</w:t>
            </w:r>
            <w:r>
              <w:rPr>
                <w:sz w:val="24"/>
                <w:lang w:val="en-US"/>
              </w:rPr>
              <w:t>a</w:t>
            </w:r>
            <w:r>
              <w:rPr>
                <w:sz w:val="24"/>
              </w:rPr>
              <w:t xml:space="preserve"> </w:t>
            </w:r>
            <w:r>
              <w:rPr>
                <w:sz w:val="24"/>
                <w:lang w:val="en-US"/>
              </w:rPr>
              <w:t>todo</w:t>
            </w:r>
            <w:r>
              <w:rPr>
                <w:sz w:val="24"/>
              </w:rPr>
              <w:t xml:space="preserve"> — он понимал все</w:t>
            </w:r>
          </w:p>
          <w:p>
            <w:pPr>
              <w:pStyle w:val="Normal1"/>
              <w:spacing w:lineRule="auto" w:line="240"/>
              <w:rPr/>
            </w:pPr>
            <w:r>
              <w:rPr>
                <w:sz w:val="24"/>
                <w:lang w:val="en-US"/>
              </w:rPr>
              <w:t>comprendi</w:t>
            </w:r>
            <w:r>
              <w:rPr>
                <w:sz w:val="24"/>
              </w:rPr>
              <w:t xml:space="preserve">ó </w:t>
            </w:r>
            <w:r>
              <w:rPr>
                <w:sz w:val="24"/>
                <w:lang w:val="en-US"/>
              </w:rPr>
              <w:t>todo</w:t>
            </w:r>
            <w:r>
              <w:rPr>
                <w:sz w:val="24"/>
              </w:rPr>
              <w:t xml:space="preserve"> — он понял все </w:t>
            </w:r>
          </w:p>
          <w:p>
            <w:pPr>
              <w:pStyle w:val="Normal1"/>
              <w:spacing w:lineRule="auto" w:line="240"/>
              <w:rPr/>
            </w:pPr>
            <w:r>
              <w:rPr>
                <w:sz w:val="24"/>
                <w:lang w:val="en-US"/>
              </w:rPr>
              <w:t>comprender</w:t>
            </w:r>
            <w:r>
              <w:rPr>
                <w:sz w:val="24"/>
              </w:rPr>
              <w:t>í</w:t>
            </w:r>
            <w:r>
              <w:rPr>
                <w:sz w:val="24"/>
                <w:lang w:val="en-US"/>
              </w:rPr>
              <w:t>a</w:t>
            </w:r>
            <w:r>
              <w:rPr>
                <w:sz w:val="24"/>
              </w:rPr>
              <w:t xml:space="preserve"> </w:t>
            </w:r>
            <w:r>
              <w:rPr>
                <w:sz w:val="24"/>
                <w:lang w:val="en-US"/>
              </w:rPr>
              <w:t>todo</w:t>
            </w:r>
            <w:r>
              <w:rPr>
                <w:sz w:val="24"/>
              </w:rPr>
              <w:t xml:space="preserve"> — он поймет все</w:t>
            </w:r>
          </w:p>
          <w:p>
            <w:pPr>
              <w:pStyle w:val="Normal1"/>
              <w:spacing w:lineRule="auto" w:line="240"/>
              <w:rPr/>
            </w:pPr>
            <w:r>
              <w:rPr>
                <w:sz w:val="24"/>
                <w:lang w:val="en-US"/>
              </w:rPr>
              <w:t>hubo</w:t>
            </w:r>
            <w:r>
              <w:rPr>
                <w:sz w:val="24"/>
              </w:rPr>
              <w:t xml:space="preserve"> </w:t>
            </w:r>
            <w:r>
              <w:rPr>
                <w:sz w:val="24"/>
                <w:lang w:val="en-US"/>
              </w:rPr>
              <w:t>comprendido</w:t>
            </w:r>
            <w:r>
              <w:rPr>
                <w:sz w:val="24"/>
              </w:rPr>
              <w:t xml:space="preserve"> </w:t>
            </w:r>
            <w:r>
              <w:rPr>
                <w:sz w:val="24"/>
                <w:lang w:val="en-US"/>
              </w:rPr>
              <w:t>todo</w:t>
            </w:r>
            <w:r>
              <w:rPr>
                <w:sz w:val="24"/>
              </w:rPr>
              <w:t xml:space="preserve"> — он понял все</w:t>
            </w:r>
          </w:p>
          <w:p>
            <w:pPr>
              <w:pStyle w:val="Normal1"/>
              <w:spacing w:lineRule="auto" w:line="240"/>
              <w:rPr/>
            </w:pPr>
            <w:r>
              <w:rPr>
                <w:sz w:val="24"/>
                <w:lang w:val="en-US"/>
              </w:rPr>
              <w:t>hab</w:t>
            </w:r>
            <w:r>
              <w:rPr>
                <w:sz w:val="24"/>
              </w:rPr>
              <w:t>í</w:t>
            </w:r>
            <w:r>
              <w:rPr>
                <w:sz w:val="24"/>
                <w:lang w:val="en-US"/>
              </w:rPr>
              <w:t>a</w:t>
            </w:r>
            <w:r>
              <w:rPr>
                <w:sz w:val="24"/>
              </w:rPr>
              <w:t xml:space="preserve"> </w:t>
            </w:r>
            <w:r>
              <w:rPr>
                <w:sz w:val="24"/>
                <w:lang w:val="en-US"/>
              </w:rPr>
              <w:t>comprendido</w:t>
            </w:r>
            <w:r>
              <w:rPr>
                <w:sz w:val="24"/>
              </w:rPr>
              <w:t xml:space="preserve"> </w:t>
            </w:r>
            <w:r>
              <w:rPr>
                <w:sz w:val="24"/>
                <w:lang w:val="en-US"/>
              </w:rPr>
              <w:t>todo</w:t>
            </w:r>
            <w:r>
              <w:rPr>
                <w:sz w:val="24"/>
              </w:rPr>
              <w:t xml:space="preserve"> — он по</w:t>
              <w:softHyphen/>
              <w:t>нял все</w:t>
            </w:r>
          </w:p>
          <w:p>
            <w:pPr>
              <w:pStyle w:val="Normal1"/>
              <w:spacing w:lineRule="auto" w:line="240"/>
              <w:rPr/>
            </w:pPr>
            <w:r>
              <w:rPr>
                <w:sz w:val="24"/>
                <w:lang w:val="en-US"/>
              </w:rPr>
              <w:t>habr</w:t>
            </w:r>
            <w:r>
              <w:rPr>
                <w:sz w:val="24"/>
              </w:rPr>
              <w:t>í</w:t>
            </w:r>
            <w:r>
              <w:rPr>
                <w:sz w:val="24"/>
                <w:lang w:val="en-US"/>
              </w:rPr>
              <w:t>a</w:t>
            </w:r>
            <w:r>
              <w:rPr>
                <w:sz w:val="24"/>
              </w:rPr>
              <w:t xml:space="preserve"> </w:t>
            </w:r>
            <w:r>
              <w:rPr>
                <w:sz w:val="24"/>
                <w:lang w:val="en-US"/>
              </w:rPr>
              <w:t>comprendido</w:t>
            </w:r>
            <w:r>
              <w:rPr>
                <w:sz w:val="24"/>
              </w:rPr>
              <w:t xml:space="preserve"> </w:t>
            </w:r>
            <w:r>
              <w:rPr>
                <w:sz w:val="24"/>
                <w:lang w:val="en-US"/>
              </w:rPr>
              <w:t>todo</w:t>
            </w:r>
            <w:r>
              <w:rPr>
                <w:sz w:val="24"/>
              </w:rPr>
              <w:t xml:space="preserve"> — он поймет все</w:t>
            </w:r>
          </w:p>
          <w:p>
            <w:pPr>
              <w:pStyle w:val="Normal"/>
              <w:rPr>
                <w:i/>
                <w:i/>
                <w:sz w:val="24"/>
              </w:rPr>
            </w:pPr>
            <w:r>
              <w:rPr>
                <w:i/>
                <w:sz w:val="24"/>
              </w:rPr>
            </w:r>
          </w:p>
          <w:p>
            <w:pPr>
              <w:pStyle w:val="Normal1"/>
              <w:spacing w:lineRule="auto" w:line="240"/>
              <w:ind w:start="92" w:end="0"/>
              <w:jc w:val="center"/>
              <w:rPr>
                <w:i/>
                <w:i/>
                <w:sz w:val="24"/>
              </w:rPr>
            </w:pPr>
            <w:r>
              <w:rPr>
                <w:i/>
                <w:sz w:val="24"/>
              </w:rPr>
              <w:t>Придаточное предложение</w:t>
            </w:r>
          </w:p>
          <w:p>
            <w:pPr>
              <w:pStyle w:val="Normal"/>
              <w:rPr>
                <w:i/>
                <w:i/>
                <w:sz w:val="24"/>
              </w:rPr>
            </w:pPr>
            <w:r>
              <w:rPr>
                <w:i/>
                <w:sz w:val="24"/>
              </w:rPr>
            </w:r>
          </w:p>
          <w:p>
            <w:pPr>
              <w:pStyle w:val="Normal1"/>
              <w:spacing w:lineRule="auto" w:line="240"/>
              <w:rPr>
                <w:sz w:val="24"/>
              </w:rPr>
            </w:pPr>
            <w:r>
              <w:rPr>
                <w:sz w:val="24"/>
                <w:lang w:val="en-US"/>
              </w:rPr>
              <w:t>comprendiera</w:t>
            </w:r>
            <w:r>
              <w:rPr>
                <w:sz w:val="24"/>
              </w:rPr>
              <w:t xml:space="preserve"> (</w:t>
            </w:r>
            <w:r>
              <w:rPr>
                <w:sz w:val="24"/>
                <w:lang w:val="en-US"/>
              </w:rPr>
              <w:t>comprendiese</w:t>
            </w:r>
            <w:r>
              <w:rPr>
                <w:sz w:val="24"/>
              </w:rPr>
              <w:t>) todo — он понимает, поймет все</w:t>
            </w:r>
          </w:p>
          <w:p>
            <w:pPr>
              <w:pStyle w:val="Normal1"/>
              <w:spacing w:lineRule="auto" w:line="240"/>
              <w:rPr/>
            </w:pPr>
            <w:r>
              <w:rPr>
                <w:sz w:val="24"/>
                <w:lang w:val="en-US"/>
              </w:rPr>
              <w:t>hubiera</w:t>
            </w:r>
            <w:r>
              <w:rPr>
                <w:sz w:val="24"/>
              </w:rPr>
              <w:t xml:space="preserve"> (</w:t>
            </w:r>
            <w:r>
              <w:rPr>
                <w:sz w:val="24"/>
                <w:lang w:val="en-US"/>
              </w:rPr>
              <w:t>hubiese</w:t>
            </w:r>
            <w:r>
              <w:rPr>
                <w:sz w:val="24"/>
              </w:rPr>
              <w:t xml:space="preserve">) </w:t>
            </w:r>
            <w:r>
              <w:rPr>
                <w:sz w:val="24"/>
                <w:lang w:val="en-US"/>
              </w:rPr>
              <w:t>comprendido</w:t>
            </w:r>
            <w:r>
              <w:rPr>
                <w:sz w:val="24"/>
              </w:rPr>
              <w:t xml:space="preserve"> </w:t>
            </w:r>
            <w:r>
              <w:rPr>
                <w:sz w:val="24"/>
                <w:lang w:val="en-US"/>
              </w:rPr>
              <w:t>todo</w:t>
            </w:r>
            <w:r>
              <w:rPr>
                <w:sz w:val="24"/>
              </w:rPr>
              <w:t xml:space="preserve"> — он понял все</w:t>
            </w:r>
          </w:p>
          <w:p>
            <w:pPr>
              <w:pStyle w:val="Normal1"/>
              <w:rPr>
                <w:i/>
                <w:i/>
                <w:sz w:val="24"/>
              </w:rPr>
            </w:pPr>
            <w:r>
              <w:rPr>
                <w:i/>
                <w:sz w:val="24"/>
              </w:rPr>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если </w:t>
      </w:r>
      <w:r>
        <w:rPr>
          <w:spacing w:val="20"/>
          <w:sz w:val="24"/>
        </w:rPr>
        <w:t>сказуемое главного</w:t>
      </w:r>
      <w:r>
        <w:rPr>
          <w:sz w:val="24"/>
        </w:rPr>
        <w:t xml:space="preserve"> предложения употреблено в </w:t>
      </w:r>
      <w:r>
        <w:rPr>
          <w:sz w:val="24"/>
          <w:lang w:val="en-US"/>
        </w:rPr>
        <w:t>potencial</w:t>
      </w:r>
      <w:r>
        <w:rPr>
          <w:sz w:val="24"/>
        </w:rPr>
        <w:t xml:space="preserve"> </w:t>
      </w:r>
      <w:r>
        <w:rPr>
          <w:sz w:val="24"/>
          <w:lang w:val="en-US"/>
        </w:rPr>
        <w:t>imperfecto</w:t>
      </w:r>
      <w:r>
        <w:rPr>
          <w:sz w:val="24"/>
        </w:rPr>
        <w:t xml:space="preserve">, то в придаточном предложении может стоять глагол в любом времени, </w:t>
      </w:r>
      <w:r>
        <w:rPr>
          <w:spacing w:val="20"/>
          <w:sz w:val="24"/>
        </w:rPr>
        <w:t>кроме</w:t>
      </w:r>
      <w:r>
        <w:rPr>
          <w:sz w:val="24"/>
        </w:rPr>
        <w:t xml:space="preserve">: </w:t>
      </w:r>
      <w:r>
        <w:rPr>
          <w:sz w:val="24"/>
          <w:lang w:val="en-US"/>
        </w:rPr>
        <w:t>preterito</w:t>
      </w:r>
      <w:r>
        <w:rPr>
          <w:sz w:val="24"/>
        </w:rPr>
        <w:t xml:space="preserve"> </w:t>
      </w:r>
      <w:r>
        <w:rPr>
          <w:sz w:val="24"/>
          <w:lang w:val="en-US"/>
        </w:rPr>
        <w:t>anterior</w:t>
      </w:r>
      <w:r>
        <w:rPr>
          <w:sz w:val="24"/>
        </w:rPr>
        <w:t xml:space="preserve"> </w:t>
      </w:r>
      <w:r>
        <w:rPr>
          <w:sz w:val="24"/>
          <w:lang w:val="en-US"/>
        </w:rPr>
        <w:t>de</w:t>
      </w:r>
      <w:r>
        <w:rPr>
          <w:sz w:val="24"/>
        </w:rPr>
        <w:t xml:space="preserve"> </w:t>
      </w:r>
      <w:r>
        <w:rPr>
          <w:sz w:val="24"/>
          <w:lang w:val="en-US"/>
        </w:rPr>
        <w:t>indicativo</w:t>
      </w:r>
      <w:r>
        <w:rPr>
          <w:sz w:val="24"/>
        </w:rPr>
        <w:t xml:space="preserve"> и двух времен </w:t>
      </w:r>
      <w:r>
        <w:rPr>
          <w:sz w:val="24"/>
          <w:lang w:val="en-US"/>
        </w:rPr>
        <w:t>modo</w:t>
      </w:r>
      <w:r>
        <w:rPr>
          <w:sz w:val="24"/>
        </w:rPr>
        <w:t xml:space="preserve"> </w:t>
      </w:r>
      <w:r>
        <w:rPr>
          <w:sz w:val="24"/>
          <w:lang w:val="en-US"/>
        </w:rPr>
        <w:t>subjuntivo</w:t>
      </w:r>
      <w:r>
        <w:rPr>
          <w:sz w:val="24"/>
        </w:rPr>
        <w:t xml:space="preserve">: </w:t>
      </w:r>
      <w:r>
        <w:rPr>
          <w:sz w:val="24"/>
          <w:lang w:val="en-US"/>
        </w:rPr>
        <w:t>presente</w:t>
      </w:r>
      <w:r>
        <w:rPr>
          <w:sz w:val="24"/>
        </w:rPr>
        <w:t xml:space="preserve"> и </w:t>
      </w:r>
      <w:r>
        <w:rPr>
          <w:sz w:val="24"/>
          <w:lang w:val="en-US"/>
        </w:rPr>
        <w:t>pret</w:t>
      </w:r>
      <w:r>
        <w:rPr>
          <w:sz w:val="24"/>
        </w:rPr>
        <w:t>é</w:t>
      </w:r>
      <w:r>
        <w:rPr>
          <w:sz w:val="24"/>
          <w:lang w:val="en-US"/>
        </w:rPr>
        <w:t>rito</w:t>
      </w:r>
      <w:r>
        <w:rPr>
          <w:sz w:val="24"/>
        </w:rPr>
        <w:t xml:space="preserve"> </w:t>
      </w:r>
      <w:r>
        <w:rPr>
          <w:sz w:val="24"/>
          <w:lang w:val="en-US"/>
        </w:rPr>
        <w:t>perfecto</w:t>
      </w:r>
      <w:r>
        <w:rPr>
          <w:sz w:val="24"/>
        </w:rPr>
        <w:t>;</w:t>
      </w:r>
    </w:p>
    <w:p>
      <w:pPr>
        <w:pStyle w:val="Normal1"/>
        <w:spacing w:lineRule="auto" w:line="240"/>
        <w:ind w:firstLine="284" w:end="0"/>
        <w:rPr/>
      </w:pPr>
      <w:r>
        <w:rPr>
          <w:sz w:val="24"/>
        </w:rPr>
        <w:t xml:space="preserve">г) если </w:t>
      </w:r>
      <w:r>
        <w:rPr>
          <w:spacing w:val="20"/>
          <w:sz w:val="24"/>
        </w:rPr>
        <w:t>сказуемое главного</w:t>
      </w:r>
      <w:r>
        <w:rPr>
          <w:sz w:val="24"/>
        </w:rPr>
        <w:t xml:space="preserve"> предложения выражено глаголом, стоящим в </w:t>
      </w:r>
      <w:r>
        <w:rPr>
          <w:sz w:val="24"/>
          <w:lang w:val="en-US"/>
        </w:rPr>
        <w:t>potencial</w:t>
      </w:r>
      <w:r>
        <w:rPr>
          <w:sz w:val="24"/>
        </w:rPr>
        <w:t xml:space="preserve"> </w:t>
      </w:r>
      <w:r>
        <w:rPr>
          <w:sz w:val="24"/>
          <w:lang w:val="en-US"/>
        </w:rPr>
        <w:t>perfecto</w:t>
      </w:r>
      <w:r>
        <w:rPr>
          <w:sz w:val="24"/>
        </w:rPr>
        <w:t xml:space="preserve">, то в придаточном предложении обычно употребляются лишь глагольные формы </w:t>
      </w:r>
      <w:r>
        <w:rPr>
          <w:sz w:val="24"/>
          <w:lang w:val="en-US"/>
        </w:rPr>
        <w:t>pret</w:t>
      </w:r>
      <w:r>
        <w:rPr>
          <w:sz w:val="24"/>
        </w:rPr>
        <w:t>é</w:t>
      </w:r>
      <w:r>
        <w:rPr>
          <w:sz w:val="24"/>
          <w:lang w:val="en-US"/>
        </w:rPr>
        <w:t>rito</w:t>
      </w:r>
      <w:r>
        <w:rPr>
          <w:sz w:val="24"/>
        </w:rPr>
        <w:t xml:space="preserve"> </w:t>
      </w:r>
      <w:r>
        <w:rPr>
          <w:sz w:val="24"/>
          <w:lang w:val="en-US"/>
        </w:rPr>
        <w:t>imperfecto</w:t>
      </w:r>
      <w:r>
        <w:rPr>
          <w:sz w:val="24"/>
        </w:rPr>
        <w:t xml:space="preserve"> и </w:t>
      </w:r>
      <w:r>
        <w:rPr>
          <w:sz w:val="24"/>
          <w:lang w:val="en-US"/>
        </w:rPr>
        <w:t>pret</w:t>
      </w:r>
      <w:r>
        <w:rPr>
          <w:sz w:val="24"/>
        </w:rPr>
        <w:t>é</w:t>
      </w:r>
      <w:r>
        <w:rPr>
          <w:sz w:val="24"/>
          <w:lang w:val="en-US"/>
        </w:rPr>
        <w:t>rito</w:t>
      </w:r>
      <w:r>
        <w:rPr>
          <w:sz w:val="24"/>
        </w:rPr>
        <w:t xml:space="preserve"> </w:t>
      </w:r>
      <w:r>
        <w:rPr>
          <w:sz w:val="24"/>
          <w:lang w:val="en-US"/>
        </w:rPr>
        <w:t>pluscuamperfecto</w:t>
      </w:r>
      <w:r>
        <w:rPr>
          <w:sz w:val="24"/>
        </w:rPr>
        <w:t xml:space="preserve"> </w:t>
      </w:r>
      <w:r>
        <w:rPr>
          <w:sz w:val="24"/>
          <w:lang w:val="en-US"/>
        </w:rPr>
        <w:t>de</w:t>
      </w:r>
      <w:r>
        <w:rPr>
          <w:sz w:val="24"/>
        </w:rPr>
        <w:t xml:space="preserve"> </w:t>
      </w:r>
      <w:r>
        <w:rPr>
          <w:sz w:val="24"/>
          <w:lang w:val="en-US"/>
        </w:rPr>
        <w:t>subjuntivo</w:t>
      </w:r>
      <w:r>
        <w:rPr>
          <w:sz w:val="24"/>
        </w:rPr>
        <w:t>.</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Normal1"/>
        <w:spacing w:lineRule="auto" w:line="240"/>
        <w:ind w:firstLine="284" w:end="0"/>
        <w:rPr/>
      </w:pPr>
      <w:r>
        <w:rPr>
          <w:i/>
        </w:rPr>
        <w:t>Примечания</w:t>
      </w:r>
      <w:r>
        <w:rPr/>
        <w:t xml:space="preserve">. 1. </w:t>
      </w:r>
      <w:r>
        <w:rPr>
          <w:lang w:val="en-US"/>
        </w:rPr>
        <w:t>Potencial</w:t>
      </w:r>
      <w:r>
        <w:rPr/>
        <w:t xml:space="preserve"> </w:t>
      </w:r>
      <w:r>
        <w:rPr>
          <w:lang w:val="en-US"/>
        </w:rPr>
        <w:t>perfecto</w:t>
      </w:r>
      <w:r>
        <w:rPr/>
        <w:t xml:space="preserve"> редко употребляется в главном предложении, за исключением главного предложения условного периода.</w:t>
      </w:r>
    </w:p>
    <w:p>
      <w:pPr>
        <w:pStyle w:val="Normal1"/>
        <w:spacing w:lineRule="auto" w:line="240"/>
        <w:ind w:firstLine="284" w:end="0"/>
        <w:rPr/>
      </w:pPr>
      <w:r>
        <w:rPr/>
        <w:t>2. Перечисленные правила согласования сравнительно надежно соблюдаются в письменном литературном языке, а в разговорной речи, в газетных сообщениях нередко нарушаются. Есть своеобразие в согласовании глагольных времен в условных предложениях и при переводе прямой речи в косвенную (см. § 106).</w:t>
      </w:r>
    </w:p>
    <w:p>
      <w:pPr>
        <w:pStyle w:val="Normal1"/>
        <w:spacing w:lineRule="auto" w:line="240"/>
        <w:ind w:firstLine="284" w:end="0"/>
        <w:rPr>
          <w:sz w:val="24"/>
        </w:rPr>
      </w:pPr>
      <w:r>
        <w:rPr>
          <w:sz w:val="24"/>
        </w:rPr>
      </w:r>
    </w:p>
    <w:p>
      <w:pPr>
        <w:pStyle w:val="Heading3"/>
        <w:ind w:hanging="0" w:start="0"/>
        <w:rPr/>
      </w:pPr>
      <w:bookmarkStart w:id="103" w:name="__RefHeading___Toc1886087"/>
      <w:bookmarkEnd w:id="103"/>
      <w:r>
        <w:rPr/>
        <w:t>§ 77. Значение и употребление неличных форм глагола</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К неличным формам глагола относятся </w:t>
      </w:r>
      <w:r>
        <w:rPr>
          <w:spacing w:val="20"/>
          <w:sz w:val="24"/>
        </w:rPr>
        <w:t>инфинитив, причастие и герундий</w:t>
      </w:r>
      <w:r>
        <w:rPr>
          <w:sz w:val="24"/>
        </w:rPr>
        <w:t>. О правилах их образования и некоторых грамматических свойствах говорилось в §§ 44-47.</w:t>
      </w:r>
    </w:p>
    <w:p>
      <w:pPr>
        <w:pStyle w:val="Normal1"/>
        <w:spacing w:lineRule="auto" w:line="240"/>
        <w:ind w:firstLine="284" w:end="0"/>
        <w:rPr>
          <w:sz w:val="24"/>
        </w:rPr>
      </w:pPr>
      <w:r>
        <w:rPr>
          <w:sz w:val="24"/>
        </w:rPr>
        <w:t>Основная особенность названных форм заключается в том, что им не свойственна категория лица. Кроме того, их грамматическому значению присуща двойственность: все они совмещают в себе признаки глагола, но вместе с тем инфинитив обладает свойствами существительного, причастие — свойствами прилагательного, а герундий обнаруживает признаки наречия. Двойственная природа неличных глагольных форм отражается на их употреблении.</w:t>
      </w:r>
    </w:p>
    <w:p>
      <w:pPr>
        <w:pStyle w:val="Normal1"/>
        <w:spacing w:lineRule="auto" w:line="240"/>
        <w:ind w:firstLine="284" w:end="0"/>
        <w:rPr>
          <w:sz w:val="24"/>
        </w:rPr>
      </w:pPr>
      <w:r>
        <w:rPr>
          <w:sz w:val="24"/>
        </w:rPr>
      </w:r>
    </w:p>
    <w:p>
      <w:pPr>
        <w:pStyle w:val="Heading3"/>
        <w:ind w:hanging="0" w:start="0"/>
        <w:rPr/>
      </w:pPr>
      <w:bookmarkStart w:id="104" w:name="__RefHeading___Toc1886088"/>
      <w:bookmarkEnd w:id="104"/>
      <w:r>
        <w:rPr/>
        <w:t>I. Инфинитив</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Неопределенная форма глагола выражает действие как таковое, безотносительно к лицу и ко времени, т.е. </w:t>
      </w:r>
      <w:r>
        <w:rPr>
          <w:spacing w:val="20"/>
          <w:sz w:val="24"/>
        </w:rPr>
        <w:t>наиболее отвлеченным образом</w:t>
      </w:r>
      <w:r>
        <w:rPr>
          <w:sz w:val="24"/>
        </w:rPr>
        <w:t>, что сближает ее с отвлеченными существительными, передающими процессы действия. Сравните</w:t>
      </w:r>
      <w:r>
        <w:rPr>
          <w:sz w:val="24"/>
          <w:lang w:val="en-US"/>
        </w:rPr>
        <w:t>:</w:t>
      </w:r>
    </w:p>
    <w:p>
      <w:pPr>
        <w:pStyle w:val="Normal1"/>
        <w:spacing w:lineRule="auto" w:line="240"/>
        <w:ind w:firstLine="284" w:end="0"/>
        <w:rPr>
          <w:sz w:val="24"/>
          <w:lang w:val="en-US"/>
        </w:rPr>
      </w:pPr>
      <w:r>
        <w:rPr>
          <w:sz w:val="24"/>
          <w:lang w:val="en-US"/>
        </w:rPr>
      </w:r>
    </w:p>
    <w:tbl>
      <w:tblPr>
        <w:tblW w:w="7540" w:type="dxa"/>
        <w:jc w:val="start"/>
        <w:tblInd w:w="281" w:type="dxa"/>
        <w:tblLayout w:type="fixed"/>
        <w:tblCellMar>
          <w:top w:w="0" w:type="dxa"/>
          <w:start w:w="108" w:type="dxa"/>
          <w:bottom w:w="0" w:type="dxa"/>
          <w:end w:w="108" w:type="dxa"/>
        </w:tblCellMar>
      </w:tblPr>
      <w:tblGrid>
        <w:gridCol w:w="1660"/>
        <w:gridCol w:w="2136"/>
        <w:gridCol w:w="1843"/>
        <w:gridCol w:w="1901"/>
      </w:tblGrid>
      <w:tr>
        <w:trPr>
          <w:trHeight w:val="800" w:hRule="atLeast"/>
        </w:trPr>
        <w:tc>
          <w:tcPr>
            <w:tcW w:w="1660" w:type="dxa"/>
            <w:tcBorders/>
          </w:tcPr>
          <w:p>
            <w:pPr>
              <w:pStyle w:val="Normal1"/>
              <w:spacing w:lineRule="auto" w:line="240"/>
              <w:rPr>
                <w:sz w:val="24"/>
                <w:lang w:val="en-US"/>
              </w:rPr>
            </w:pPr>
            <w:r>
              <w:rPr>
                <w:sz w:val="24"/>
                <w:lang w:val="en-US"/>
              </w:rPr>
              <w:t>comprender</w:t>
            </w:r>
          </w:p>
          <w:p>
            <w:pPr>
              <w:pStyle w:val="Normal1"/>
              <w:spacing w:lineRule="auto" w:line="240"/>
              <w:rPr>
                <w:sz w:val="24"/>
                <w:lang w:val="en-US"/>
              </w:rPr>
            </w:pPr>
            <w:r>
              <w:rPr>
                <w:sz w:val="24"/>
                <w:lang w:val="en-US"/>
              </w:rPr>
              <w:t>conversar</w:t>
            </w:r>
          </w:p>
          <w:p>
            <w:pPr>
              <w:pStyle w:val="Normal1"/>
              <w:rPr>
                <w:sz w:val="24"/>
                <w:lang w:val="en-US"/>
              </w:rPr>
            </w:pPr>
            <w:r>
              <w:rPr>
                <w:sz w:val="24"/>
                <w:lang w:val="en-US"/>
              </w:rPr>
            </w:r>
          </w:p>
        </w:tc>
        <w:tc>
          <w:tcPr>
            <w:tcW w:w="2136" w:type="dxa"/>
            <w:tcBorders/>
          </w:tcPr>
          <w:p>
            <w:pPr>
              <w:pStyle w:val="Normal1"/>
              <w:spacing w:lineRule="auto" w:line="240"/>
              <w:rPr>
                <w:sz w:val="24"/>
                <w:lang w:val="en-US"/>
              </w:rPr>
            </w:pPr>
            <w:r>
              <w:rPr>
                <w:sz w:val="24"/>
                <w:lang w:val="en-US"/>
              </w:rPr>
              <w:t xml:space="preserve">— </w:t>
            </w:r>
            <w:r>
              <w:rPr>
                <w:sz w:val="24"/>
              </w:rPr>
              <w:t>понимать</w:t>
            </w:r>
          </w:p>
          <w:p>
            <w:pPr>
              <w:pStyle w:val="Normal1"/>
              <w:spacing w:lineRule="auto" w:line="240"/>
              <w:rPr>
                <w:sz w:val="24"/>
              </w:rPr>
            </w:pPr>
            <w:r>
              <w:rPr>
                <w:sz w:val="24"/>
              </w:rPr>
              <w:t xml:space="preserve">— </w:t>
            </w:r>
            <w:r>
              <w:rPr>
                <w:sz w:val="24"/>
              </w:rPr>
              <w:t>разговаривать</w:t>
            </w:r>
          </w:p>
          <w:p>
            <w:pPr>
              <w:pStyle w:val="Normal1"/>
              <w:rPr>
                <w:sz w:val="24"/>
              </w:rPr>
            </w:pPr>
            <w:r>
              <w:rPr>
                <w:sz w:val="24"/>
              </w:rPr>
            </w:r>
          </w:p>
        </w:tc>
        <w:tc>
          <w:tcPr>
            <w:tcW w:w="1843" w:type="dxa"/>
            <w:tcBorders/>
          </w:tcPr>
          <w:p>
            <w:pPr>
              <w:pStyle w:val="Normal1"/>
              <w:spacing w:lineRule="auto" w:line="240"/>
              <w:rPr>
                <w:sz w:val="24"/>
              </w:rPr>
            </w:pPr>
            <w:r>
              <w:rPr>
                <w:sz w:val="24"/>
                <w:lang w:val="en-US"/>
              </w:rPr>
              <w:t>comprensi</w:t>
            </w:r>
            <w:r>
              <w:rPr>
                <w:sz w:val="24"/>
              </w:rPr>
              <w:t>ó</w:t>
            </w:r>
            <w:r>
              <w:rPr>
                <w:sz w:val="24"/>
                <w:lang w:val="en-US"/>
              </w:rPr>
              <w:t>n</w:t>
            </w:r>
          </w:p>
          <w:p>
            <w:pPr>
              <w:pStyle w:val="Normal1"/>
              <w:spacing w:lineRule="auto" w:line="240"/>
              <w:rPr>
                <w:sz w:val="24"/>
              </w:rPr>
            </w:pPr>
            <w:r>
              <w:rPr>
                <w:sz w:val="24"/>
                <w:lang w:val="en-US"/>
              </w:rPr>
              <w:t>conversaci</w:t>
            </w:r>
            <w:r>
              <w:rPr>
                <w:sz w:val="24"/>
              </w:rPr>
              <w:t>ó</w:t>
            </w:r>
            <w:r>
              <w:rPr>
                <w:sz w:val="24"/>
                <w:lang w:val="en-US"/>
              </w:rPr>
              <w:t>n</w:t>
            </w:r>
          </w:p>
          <w:p>
            <w:pPr>
              <w:pStyle w:val="Normal1"/>
              <w:rPr>
                <w:sz w:val="24"/>
              </w:rPr>
            </w:pPr>
            <w:r>
              <w:rPr>
                <w:sz w:val="24"/>
              </w:rPr>
            </w:r>
          </w:p>
        </w:tc>
        <w:tc>
          <w:tcPr>
            <w:tcW w:w="1901" w:type="dxa"/>
            <w:tcBorders/>
          </w:tcPr>
          <w:p>
            <w:pPr>
              <w:pStyle w:val="Normal1"/>
              <w:spacing w:lineRule="auto" w:line="240"/>
              <w:rPr>
                <w:sz w:val="24"/>
              </w:rPr>
            </w:pPr>
            <w:r>
              <w:rPr>
                <w:sz w:val="24"/>
              </w:rPr>
              <w:t xml:space="preserve">— </w:t>
            </w:r>
            <w:r>
              <w:rPr>
                <w:sz w:val="24"/>
              </w:rPr>
              <w:t xml:space="preserve">понимание </w:t>
            </w:r>
          </w:p>
          <w:p>
            <w:pPr>
              <w:pStyle w:val="Normal1"/>
              <w:spacing w:lineRule="auto" w:line="240"/>
              <w:rPr>
                <w:sz w:val="24"/>
              </w:rPr>
            </w:pPr>
            <w:r>
              <w:rPr>
                <w:sz w:val="24"/>
              </w:rPr>
              <w:t xml:space="preserve">— </w:t>
            </w:r>
            <w:r>
              <w:rPr>
                <w:sz w:val="24"/>
              </w:rPr>
              <w:t>разговор</w:t>
            </w:r>
          </w:p>
          <w:p>
            <w:pPr>
              <w:pStyle w:val="Normal1"/>
              <w:rPr>
                <w:sz w:val="24"/>
              </w:rPr>
            </w:pPr>
            <w:r>
              <w:rPr>
                <w:sz w:val="24"/>
              </w:rPr>
            </w:r>
          </w:p>
        </w:tc>
      </w:tr>
    </w:tbl>
    <w:p>
      <w:pPr>
        <w:pStyle w:val="Normal1"/>
        <w:spacing w:lineRule="auto" w:line="240"/>
        <w:ind w:firstLine="284" w:end="0"/>
        <w:jc w:val="center"/>
        <w:rPr>
          <w:i/>
          <w:i/>
          <w:sz w:val="24"/>
        </w:rPr>
      </w:pPr>
      <w:r>
        <w:rPr>
          <w:i/>
          <w:sz w:val="24"/>
        </w:rPr>
      </w:r>
    </w:p>
    <w:p>
      <w:pPr>
        <w:pStyle w:val="Normal1"/>
        <w:spacing w:lineRule="auto" w:line="240"/>
        <w:ind w:firstLine="284" w:end="0"/>
        <w:jc w:val="center"/>
        <w:rPr>
          <w:i/>
          <w:i/>
          <w:sz w:val="24"/>
        </w:rPr>
      </w:pPr>
      <w:r>
        <w:rPr>
          <w:i/>
          <w:sz w:val="24"/>
        </w:rPr>
        <w:t>1. Именные признаки инфинитива</w:t>
      </w:r>
    </w:p>
    <w:p>
      <w:pPr>
        <w:pStyle w:val="Normal1"/>
        <w:spacing w:lineRule="auto" w:line="240"/>
        <w:ind w:firstLine="284" w:end="0"/>
        <w:rPr/>
      </w:pPr>
      <w:r>
        <w:rPr>
          <w:sz w:val="24"/>
        </w:rPr>
        <w:t xml:space="preserve">а) Инфинитив легко </w:t>
      </w:r>
      <w:r>
        <w:rPr>
          <w:spacing w:val="20"/>
          <w:sz w:val="24"/>
        </w:rPr>
        <w:t>субстантивируется</w:t>
      </w:r>
      <w:r>
        <w:rPr>
          <w:sz w:val="24"/>
        </w:rPr>
        <w:t>, приравниваясь к существительному мужского рода единственного числа. В этих случаях перед ним может ставиться определенный, реже неопреде</w:t>
        <w:softHyphen/>
        <w:t>ленный, артикль мужского рода единственного числа:</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Hablar</w:t>
      </w:r>
      <w:r>
        <w:rPr>
          <w:sz w:val="24"/>
          <w:lang w:val="en-US"/>
        </w:rPr>
        <w:t xml:space="preserve"> mucho es fatigoso.                                       </w:t>
      </w:r>
      <w:r>
        <w:rPr>
          <w:sz w:val="24"/>
        </w:rPr>
        <w:t xml:space="preserve">Много говорить утомительно. </w:t>
      </w:r>
    </w:p>
    <w:p>
      <w:pPr>
        <w:pStyle w:val="Normal1"/>
        <w:spacing w:lineRule="auto" w:line="240"/>
        <w:ind w:firstLine="284" w:end="0"/>
        <w:rPr/>
      </w:pPr>
      <w:r>
        <w:rPr>
          <w:i/>
          <w:iCs/>
          <w:sz w:val="24"/>
          <w:lang w:val="en-US"/>
        </w:rPr>
        <w:t>El estudiar</w:t>
      </w:r>
      <w:r>
        <w:rPr>
          <w:sz w:val="24"/>
          <w:lang w:val="en-US"/>
        </w:rPr>
        <w:t xml:space="preserve"> me da la verdadera alegría.                    </w:t>
      </w:r>
      <w:r>
        <w:rPr>
          <w:sz w:val="24"/>
        </w:rPr>
        <w:t>Учение приносит мне настоящую радость.</w:t>
      </w:r>
    </w:p>
    <w:p>
      <w:pPr>
        <w:pStyle w:val="Normal1"/>
        <w:spacing w:lineRule="auto" w:line="240"/>
        <w:ind w:firstLine="284" w:end="0"/>
        <w:rPr/>
      </w:pPr>
      <w:r>
        <w:rPr>
          <w:sz w:val="24"/>
          <w:lang w:val="en-US"/>
        </w:rPr>
        <w:t xml:space="preserve">Le conmovió </w:t>
      </w:r>
      <w:r>
        <w:rPr>
          <w:i/>
          <w:iCs/>
          <w:sz w:val="24"/>
          <w:lang w:val="en-US"/>
        </w:rPr>
        <w:t>un llorar</w:t>
      </w:r>
      <w:r>
        <w:rPr>
          <w:sz w:val="24"/>
          <w:lang w:val="en-US"/>
        </w:rPr>
        <w:t xml:space="preserve"> de este hombre fuerte.         </w:t>
      </w:r>
      <w:r>
        <w:rPr>
          <w:sz w:val="24"/>
        </w:rPr>
        <w:t>Его потрясли слезы этого сильного человека.</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Инфинитив, подобно существительному, может употребляться с </w:t>
      </w:r>
      <w:r>
        <w:rPr>
          <w:spacing w:val="20"/>
          <w:sz w:val="24"/>
        </w:rPr>
        <w:t>определением</w:t>
      </w:r>
      <w:r>
        <w:rPr>
          <w:sz w:val="24"/>
        </w:rPr>
        <w:t>. В роли таких определений чаще других час</w:t>
        <w:softHyphen/>
        <w:t>тей речи выступают прилагательные и местоимения-прилагательные:</w:t>
      </w:r>
    </w:p>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El</w:t>
      </w:r>
      <w:r>
        <w:rPr>
          <w:b/>
          <w:bCs/>
          <w:sz w:val="24"/>
        </w:rPr>
        <w:t xml:space="preserve"> </w:t>
      </w:r>
      <w:r>
        <w:rPr>
          <w:b/>
          <w:bCs/>
          <w:sz w:val="24"/>
          <w:lang w:val="en-US"/>
        </w:rPr>
        <w:t>huir</w:t>
      </w:r>
      <w:r>
        <w:rPr>
          <w:sz w:val="24"/>
        </w:rPr>
        <w:t xml:space="preserve"> </w:t>
      </w:r>
      <w:r>
        <w:rPr>
          <w:i/>
          <w:iCs/>
          <w:sz w:val="24"/>
          <w:lang w:val="en-US"/>
        </w:rPr>
        <w:t>vergonzoso</w:t>
      </w:r>
      <w:r>
        <w:rPr>
          <w:sz w:val="24"/>
        </w:rPr>
        <w:t xml:space="preserve"> </w:t>
      </w:r>
      <w:r>
        <w:rPr>
          <w:sz w:val="24"/>
          <w:lang w:val="en-US"/>
        </w:rPr>
        <w:t>de</w:t>
      </w:r>
      <w:r>
        <w:rPr>
          <w:sz w:val="24"/>
        </w:rPr>
        <w:t xml:space="preserve"> </w:t>
      </w:r>
      <w:r>
        <w:rPr>
          <w:sz w:val="24"/>
          <w:lang w:val="en-US"/>
        </w:rPr>
        <w:t>una</w:t>
      </w:r>
      <w:r>
        <w:rPr>
          <w:sz w:val="24"/>
        </w:rPr>
        <w:t xml:space="preserve"> </w:t>
      </w:r>
      <w:r>
        <w:rPr>
          <w:sz w:val="24"/>
          <w:lang w:val="en-US"/>
        </w:rPr>
        <w:t>nave</w:t>
      </w:r>
      <w:r>
        <w:rPr>
          <w:sz w:val="24"/>
        </w:rPr>
        <w:t xml:space="preserve">                                   Позорное бегство вражеского</w:t>
      </w:r>
    </w:p>
    <w:p>
      <w:pPr>
        <w:pStyle w:val="Normal1"/>
        <w:spacing w:lineRule="auto" w:line="240"/>
        <w:ind w:firstLine="709" w:end="0"/>
        <w:rPr/>
      </w:pPr>
      <w:r>
        <w:rPr>
          <w:sz w:val="24"/>
          <w:lang w:val="en-US"/>
        </w:rPr>
        <w:t xml:space="preserve">enemiga fue descrito en la novela.                             </w:t>
      </w:r>
      <w:r>
        <w:rPr>
          <w:sz w:val="24"/>
        </w:rPr>
        <w:t>корабля было описано в романе.</w:t>
      </w:r>
    </w:p>
    <w:p>
      <w:pPr>
        <w:pStyle w:val="Normal1"/>
        <w:spacing w:lineRule="auto" w:line="240"/>
        <w:ind w:firstLine="284" w:end="0"/>
        <w:rPr/>
      </w:pPr>
      <w:r>
        <w:rPr>
          <w:b/>
          <w:bCs/>
          <w:sz w:val="24"/>
          <w:lang w:val="en-US"/>
        </w:rPr>
        <w:t>El vivir</w:t>
      </w:r>
      <w:r>
        <w:rPr>
          <w:sz w:val="24"/>
          <w:lang w:val="en-US"/>
        </w:rPr>
        <w:t xml:space="preserve"> </w:t>
      </w:r>
      <w:r>
        <w:rPr>
          <w:i/>
          <w:iCs/>
          <w:sz w:val="24"/>
          <w:lang w:val="en-US"/>
        </w:rPr>
        <w:t>mío</w:t>
      </w:r>
      <w:r>
        <w:rPr>
          <w:sz w:val="24"/>
          <w:lang w:val="en-US"/>
        </w:rPr>
        <w:t xml:space="preserve"> pasa bien.                                                  </w:t>
      </w:r>
      <w:r>
        <w:rPr>
          <w:sz w:val="24"/>
        </w:rPr>
        <w:t xml:space="preserve">Жизнь моя протекает хорошо. </w:t>
      </w:r>
    </w:p>
    <w:p>
      <w:pPr>
        <w:pStyle w:val="Normal1"/>
        <w:spacing w:lineRule="auto" w:line="240"/>
        <w:ind w:firstLine="284" w:end="0"/>
        <w:rPr/>
      </w:pPr>
      <w:r>
        <w:rPr>
          <w:b/>
          <w:bCs/>
          <w:sz w:val="24"/>
          <w:lang w:val="en-US"/>
        </w:rPr>
        <w:t>Aquel murmurar</w:t>
      </w:r>
      <w:r>
        <w:rPr>
          <w:sz w:val="24"/>
          <w:lang w:val="en-US"/>
        </w:rPr>
        <w:t xml:space="preserve"> </w:t>
      </w:r>
      <w:r>
        <w:rPr>
          <w:i/>
          <w:iCs/>
          <w:sz w:val="24"/>
          <w:lang w:val="en-US"/>
        </w:rPr>
        <w:t>extraño</w:t>
      </w:r>
      <w:r>
        <w:rPr>
          <w:sz w:val="24"/>
          <w:lang w:val="en-US"/>
        </w:rPr>
        <w:t xml:space="preserve"> se oía </w:t>
      </w:r>
      <w:r>
        <w:rPr>
          <w:sz w:val="24"/>
        </w:rPr>
        <w:t>ро</w:t>
      </w:r>
      <w:r>
        <w:rPr>
          <w:sz w:val="24"/>
          <w:lang w:val="en-US"/>
        </w:rPr>
        <w:t xml:space="preserve">r todas partes.      </w:t>
      </w:r>
      <w:r>
        <w:rPr>
          <w:sz w:val="24"/>
        </w:rPr>
        <w:t>Тот странный шепот слышался повсюду.</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Инфинитив может выполнять синтаксические функции суще</w:t>
        <w:softHyphen/>
        <w:t>ствительного и служить в предложении подлежащим, либо имен</w:t>
        <w:softHyphen/>
        <w:t>ной частью составного именного сказуемого, либо прямым или кос</w:t>
        <w:softHyphen/>
        <w:t>венным дополнением (см. пункт 7 данного раздела).</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2. Глагольные свойства инфинитива</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а) Формы инфинитива (см. §§ 44, 46) обладают способностью выражать относительное </w:t>
      </w:r>
      <w:r>
        <w:rPr>
          <w:spacing w:val="20"/>
          <w:sz w:val="24"/>
        </w:rPr>
        <w:t>временное</w:t>
      </w:r>
      <w:r>
        <w:rPr>
          <w:sz w:val="24"/>
        </w:rPr>
        <w:t xml:space="preserve"> </w:t>
      </w:r>
      <w:r>
        <w:rPr>
          <w:spacing w:val="20"/>
          <w:sz w:val="24"/>
        </w:rPr>
        <w:t>значение</w:t>
      </w:r>
      <w:r>
        <w:rPr>
          <w:sz w:val="24"/>
        </w:rPr>
        <w:t>, иными сло</w:t>
        <w:softHyphen/>
        <w:t>вами, указывать на одновременность или предшествование выра</w:t>
        <w:softHyphen/>
        <w:t>жаемого действия по отношению к каким-либо другим действиям (см. пункт 3 данного раздела).</w:t>
      </w:r>
    </w:p>
    <w:p>
      <w:pPr>
        <w:pStyle w:val="Normal1"/>
        <w:spacing w:lineRule="auto" w:line="240"/>
        <w:ind w:firstLine="284" w:end="0"/>
        <w:rPr/>
      </w:pPr>
      <w:r>
        <w:rPr>
          <w:sz w:val="24"/>
        </w:rPr>
        <w:t xml:space="preserve">б) Инфинитиву присуща категория </w:t>
      </w:r>
      <w:r>
        <w:rPr>
          <w:spacing w:val="20"/>
          <w:sz w:val="24"/>
        </w:rPr>
        <w:t>переходности и не</w:t>
        <w:softHyphen/>
        <w:t>переходности</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Al</w:t>
      </w:r>
      <w:r>
        <w:rPr>
          <w:i/>
          <w:iCs/>
          <w:sz w:val="24"/>
        </w:rPr>
        <w:t xml:space="preserve"> </w:t>
      </w:r>
      <w:r>
        <w:rPr>
          <w:i/>
          <w:iCs/>
          <w:sz w:val="24"/>
          <w:lang w:val="en-US"/>
        </w:rPr>
        <w:t>auscultar</w:t>
      </w:r>
      <w:r>
        <w:rPr>
          <w:i/>
          <w:iCs/>
          <w:sz w:val="24"/>
        </w:rPr>
        <w:t xml:space="preserve"> </w:t>
      </w:r>
      <w:r>
        <w:rPr>
          <w:i/>
          <w:iCs/>
          <w:sz w:val="24"/>
          <w:lang w:val="en-US"/>
        </w:rPr>
        <w:t>al</w:t>
      </w:r>
      <w:r>
        <w:rPr>
          <w:i/>
          <w:iCs/>
          <w:sz w:val="24"/>
        </w:rPr>
        <w:t xml:space="preserve"> </w:t>
      </w:r>
      <w:r>
        <w:rPr>
          <w:i/>
          <w:iCs/>
          <w:sz w:val="24"/>
          <w:lang w:val="en-US"/>
        </w:rPr>
        <w:t>enfermo</w:t>
      </w:r>
      <w:r>
        <w:rPr>
          <w:sz w:val="24"/>
        </w:rPr>
        <w:t xml:space="preserve">, </w:t>
      </w:r>
      <w:r>
        <w:rPr>
          <w:sz w:val="24"/>
          <w:lang w:val="en-US"/>
        </w:rPr>
        <w:t>el</w:t>
      </w:r>
      <w:r>
        <w:rPr>
          <w:sz w:val="24"/>
        </w:rPr>
        <w:t xml:space="preserve"> </w:t>
      </w:r>
      <w:r>
        <w:rPr>
          <w:sz w:val="24"/>
          <w:lang w:val="en-US"/>
        </w:rPr>
        <w:t>m</w:t>
      </w:r>
      <w:r>
        <w:rPr>
          <w:sz w:val="24"/>
        </w:rPr>
        <w:t>é</w:t>
      </w:r>
      <w:r>
        <w:rPr>
          <w:sz w:val="24"/>
          <w:lang w:val="en-US"/>
        </w:rPr>
        <w:t>dico</w:t>
      </w:r>
      <w:r>
        <w:rPr>
          <w:sz w:val="24"/>
        </w:rPr>
        <w:t xml:space="preserve">              Выслушав больного, врач прописал ему лекарство.</w:t>
      </w:r>
    </w:p>
    <w:p>
      <w:pPr>
        <w:pStyle w:val="Normal1"/>
        <w:spacing w:lineRule="auto" w:line="240"/>
        <w:ind w:firstLine="709" w:end="0"/>
        <w:rPr>
          <w:sz w:val="24"/>
          <w:lang w:val="en-US"/>
        </w:rPr>
      </w:pPr>
      <w:r>
        <w:rPr>
          <w:sz w:val="24"/>
          <w:lang w:val="en-US"/>
        </w:rPr>
        <w:t xml:space="preserve">le recetó una medicina. </w:t>
      </w:r>
    </w:p>
    <w:p>
      <w:pPr>
        <w:pStyle w:val="Normal1"/>
        <w:spacing w:lineRule="auto" w:line="240"/>
        <w:ind w:firstLine="284" w:end="0"/>
        <w:rPr/>
      </w:pPr>
      <w:r>
        <w:rPr>
          <w:sz w:val="24"/>
          <w:lang w:val="en-US"/>
        </w:rPr>
        <w:t xml:space="preserve">Tengo que </w:t>
      </w:r>
      <w:r>
        <w:rPr>
          <w:i/>
          <w:iCs/>
          <w:sz w:val="24"/>
          <w:lang w:val="en-US"/>
        </w:rPr>
        <w:t>salir</w:t>
      </w:r>
      <w:r>
        <w:rPr>
          <w:sz w:val="24"/>
          <w:lang w:val="en-US"/>
        </w:rPr>
        <w:t xml:space="preserve"> a las ocho.                          </w:t>
      </w:r>
      <w:r>
        <w:rPr>
          <w:sz w:val="24"/>
        </w:rPr>
        <w:t>Я должен выйти в восемь часов.</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У инфинитива переходных глаголов есть </w:t>
      </w:r>
      <w:r>
        <w:rPr>
          <w:spacing w:val="20"/>
          <w:sz w:val="24"/>
        </w:rPr>
        <w:t>залоговые формы</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t xml:space="preserve">preparar                —   ser preparado </w:t>
      </w:r>
    </w:p>
    <w:p>
      <w:pPr>
        <w:pStyle w:val="Normal1"/>
        <w:spacing w:lineRule="auto" w:line="240"/>
        <w:ind w:firstLine="284" w:end="0"/>
        <w:rPr>
          <w:sz w:val="24"/>
          <w:lang w:val="en-US"/>
        </w:rPr>
      </w:pPr>
      <w:r>
        <w:rPr>
          <w:sz w:val="24"/>
          <w:lang w:val="en-US"/>
        </w:rPr>
        <w:t>haber preparado   —   haber sido preparado</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г) Инфинитив сохраняет </w:t>
      </w:r>
      <w:r>
        <w:rPr>
          <w:spacing w:val="20"/>
          <w:sz w:val="24"/>
        </w:rPr>
        <w:t>глагольное управление</w:t>
      </w:r>
      <w:r>
        <w:rPr>
          <w:sz w:val="24"/>
        </w:rPr>
        <w:t xml:space="preserve"> и может иметь при себе дополнения и обстоятельства: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Es</w:t>
      </w:r>
      <w:r>
        <w:rPr>
          <w:sz w:val="24"/>
        </w:rPr>
        <w:t xml:space="preserve">  у</w:t>
      </w:r>
      <w:r>
        <w:rPr>
          <w:sz w:val="24"/>
          <w:lang w:val="en-US"/>
        </w:rPr>
        <w:t>n</w:t>
      </w:r>
      <w:r>
        <w:rPr>
          <w:sz w:val="24"/>
        </w:rPr>
        <w:t xml:space="preserve">а </w:t>
      </w:r>
      <w:r>
        <w:rPr>
          <w:sz w:val="24"/>
          <w:lang w:val="en-US"/>
        </w:rPr>
        <w:t>verg</w:t>
      </w:r>
      <w:r>
        <w:rPr>
          <w:sz w:val="24"/>
        </w:rPr>
        <w:t>ü</w:t>
      </w:r>
      <w:r>
        <w:rPr>
          <w:sz w:val="24"/>
          <w:lang w:val="en-US"/>
        </w:rPr>
        <w:t>enza</w:t>
      </w:r>
      <w:r>
        <w:rPr>
          <w:sz w:val="24"/>
        </w:rPr>
        <w:t xml:space="preserve"> </w:t>
      </w:r>
      <w:r>
        <w:rPr>
          <w:b/>
          <w:bCs/>
          <w:sz w:val="24"/>
          <w:lang w:val="en-US"/>
        </w:rPr>
        <w:t>el</w:t>
      </w:r>
      <w:r>
        <w:rPr>
          <w:b/>
          <w:bCs/>
          <w:sz w:val="24"/>
        </w:rPr>
        <w:t xml:space="preserve"> </w:t>
      </w:r>
      <w:r>
        <w:rPr>
          <w:b/>
          <w:bCs/>
          <w:sz w:val="24"/>
          <w:lang w:val="en-US"/>
        </w:rPr>
        <w:t>tratar</w:t>
      </w:r>
      <w:r>
        <w:rPr>
          <w:sz w:val="24"/>
        </w:rPr>
        <w:t xml:space="preserve"> </w:t>
      </w:r>
      <w:r>
        <w:rPr>
          <w:i/>
          <w:iCs/>
          <w:sz w:val="24"/>
          <w:lang w:val="en-US"/>
        </w:rPr>
        <w:t>as</w:t>
      </w:r>
      <w:r>
        <w:rPr>
          <w:i/>
          <w:iCs/>
          <w:sz w:val="24"/>
        </w:rPr>
        <w:t xml:space="preserve">í а </w:t>
      </w:r>
      <w:r>
        <w:rPr>
          <w:i/>
          <w:iCs/>
          <w:sz w:val="24"/>
          <w:lang w:val="en-US"/>
        </w:rPr>
        <w:t>un</w:t>
      </w:r>
      <w:r>
        <w:rPr>
          <w:i/>
          <w:iCs/>
          <w:sz w:val="24"/>
        </w:rPr>
        <w:t xml:space="preserve"> </w:t>
      </w:r>
      <w:r>
        <w:rPr>
          <w:i/>
          <w:iCs/>
          <w:sz w:val="24"/>
          <w:lang w:val="en-US"/>
        </w:rPr>
        <w:t>ni</w:t>
      </w:r>
      <w:r>
        <w:rPr>
          <w:i/>
          <w:iCs/>
          <w:sz w:val="24"/>
        </w:rPr>
        <w:t>ñ</w:t>
      </w:r>
      <w:r>
        <w:rPr>
          <w:i/>
          <w:iCs/>
          <w:sz w:val="24"/>
          <w:lang w:val="en-US"/>
        </w:rPr>
        <w:t>o</w:t>
      </w:r>
      <w:r>
        <w:rPr>
          <w:sz w:val="24"/>
        </w:rPr>
        <w:t xml:space="preserve">              Стыдно так обращаться с ребенком.</w:t>
      </w:r>
    </w:p>
    <w:p>
      <w:pPr>
        <w:pStyle w:val="Normal1"/>
        <w:spacing w:lineRule="auto" w:line="240"/>
        <w:ind w:firstLine="284" w:end="0"/>
        <w:rPr/>
      </w:pPr>
      <w:r>
        <w:rPr>
          <w:sz w:val="24"/>
          <w:lang w:val="en-US"/>
        </w:rPr>
        <w:t xml:space="preserve">El </w:t>
      </w:r>
      <w:r>
        <w:rPr>
          <w:b/>
          <w:bCs/>
          <w:sz w:val="24"/>
          <w:lang w:val="en-US"/>
        </w:rPr>
        <w:t>soñar</w:t>
      </w:r>
      <w:r>
        <w:rPr>
          <w:sz w:val="24"/>
          <w:lang w:val="en-US"/>
        </w:rPr>
        <w:t xml:space="preserve"> </w:t>
      </w:r>
      <w:r>
        <w:rPr>
          <w:i/>
          <w:iCs/>
          <w:sz w:val="24"/>
          <w:lang w:val="en-US"/>
        </w:rPr>
        <w:t>con ella</w:t>
      </w:r>
      <w:r>
        <w:rPr>
          <w:sz w:val="24"/>
          <w:lang w:val="en-US"/>
        </w:rPr>
        <w:t xml:space="preserve"> no me deja nunca.                      </w:t>
      </w:r>
      <w:r>
        <w:rPr>
          <w:sz w:val="24"/>
        </w:rPr>
        <w:t>Мечты о ней меня никогда не оставляют.</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3. Соотношение инфинитива и сказуемого во времени</w:t>
      </w:r>
    </w:p>
    <w:p>
      <w:pPr>
        <w:pStyle w:val="Normal1"/>
        <w:spacing w:lineRule="auto" w:line="240"/>
        <w:ind w:firstLine="284" w:end="0"/>
        <w:rPr>
          <w:i/>
          <w:i/>
          <w:sz w:val="24"/>
        </w:rPr>
      </w:pPr>
      <w:r>
        <w:rPr>
          <w:i/>
          <w:sz w:val="24"/>
        </w:rPr>
      </w:r>
    </w:p>
    <w:p>
      <w:pPr>
        <w:pStyle w:val="Normal1"/>
        <w:spacing w:lineRule="auto" w:line="240"/>
        <w:ind w:firstLine="284" w:end="0"/>
        <w:rPr>
          <w:sz w:val="24"/>
        </w:rPr>
      </w:pPr>
      <w:r>
        <w:rPr>
          <w:sz w:val="24"/>
        </w:rPr>
        <w:t>Уже упоминалось, что инфинитив не выражает времени действия. Однако имея две формы, простую и сложную (см. §§ 44 и 46), он может указывать на одновременность или же предшествование выражаемого им действия по отношению к действию, которое передает сказуемое.</w:t>
      </w:r>
    </w:p>
    <w:p>
      <w:pPr>
        <w:pStyle w:val="Normal1"/>
        <w:spacing w:lineRule="auto" w:line="240"/>
        <w:ind w:firstLine="284" w:end="0"/>
        <w:rPr/>
      </w:pPr>
      <w:r>
        <w:rPr>
          <w:spacing w:val="20"/>
          <w:sz w:val="24"/>
        </w:rPr>
        <w:t>Сложный инфинитив</w:t>
      </w:r>
      <w:r>
        <w:rPr>
          <w:sz w:val="24"/>
        </w:rPr>
        <w:t xml:space="preserve"> указывает на действие, которое всегда </w:t>
      </w:r>
      <w:r>
        <w:rPr>
          <w:spacing w:val="20"/>
          <w:sz w:val="24"/>
        </w:rPr>
        <w:t>предшествует</w:t>
      </w:r>
      <w:r>
        <w:rPr>
          <w:sz w:val="24"/>
        </w:rPr>
        <w:t xml:space="preserve"> действию, выраженному сказуемым: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Ya</w:t>
      </w:r>
      <w:r>
        <w:rPr>
          <w:sz w:val="24"/>
        </w:rPr>
        <w:t xml:space="preserve"> </w:t>
      </w:r>
      <w:r>
        <w:rPr>
          <w:i/>
          <w:iCs/>
          <w:sz w:val="24"/>
          <w:lang w:val="en-US"/>
        </w:rPr>
        <w:t>me</w:t>
      </w:r>
      <w:r>
        <w:rPr>
          <w:i/>
          <w:iCs/>
          <w:sz w:val="24"/>
        </w:rPr>
        <w:t xml:space="preserve"> </w:t>
      </w:r>
      <w:r>
        <w:rPr>
          <w:i/>
          <w:iCs/>
          <w:sz w:val="24"/>
          <w:lang w:val="en-US"/>
        </w:rPr>
        <w:t>pesa</w:t>
      </w:r>
      <w:r>
        <w:rPr>
          <w:sz w:val="24"/>
        </w:rPr>
        <w:t xml:space="preserve"> </w:t>
      </w:r>
      <w:r>
        <w:rPr>
          <w:b/>
          <w:bCs/>
          <w:sz w:val="24"/>
          <w:lang w:val="en-US"/>
        </w:rPr>
        <w:t>haberte</w:t>
      </w:r>
      <w:r>
        <w:rPr>
          <w:b/>
          <w:bCs/>
          <w:sz w:val="24"/>
        </w:rPr>
        <w:t xml:space="preserve"> </w:t>
      </w:r>
      <w:r>
        <w:rPr>
          <w:b/>
          <w:bCs/>
          <w:sz w:val="24"/>
          <w:lang w:val="en-US"/>
        </w:rPr>
        <w:t>hablado</w:t>
      </w:r>
      <w:r>
        <w:rPr>
          <w:sz w:val="24"/>
        </w:rPr>
        <w:t xml:space="preserve"> </w:t>
      </w:r>
      <w:r>
        <w:rPr>
          <w:sz w:val="24"/>
          <w:lang w:val="en-US"/>
        </w:rPr>
        <w:t>de</w:t>
      </w:r>
      <w:r>
        <w:rPr>
          <w:sz w:val="24"/>
        </w:rPr>
        <w:t xml:space="preserve">                       Я уже сожалею, что рассказал тебе об этом.</w:t>
      </w:r>
    </w:p>
    <w:p>
      <w:pPr>
        <w:pStyle w:val="Normal1"/>
        <w:spacing w:lineRule="auto" w:line="240"/>
        <w:ind w:firstLine="709" w:end="0"/>
        <w:rPr/>
      </w:pPr>
      <w:r>
        <w:rPr>
          <w:sz w:val="24"/>
          <w:lang w:val="en-US"/>
        </w:rPr>
        <w:t>es</w:t>
      </w:r>
      <w:r>
        <w:rPr>
          <w:sz w:val="24"/>
        </w:rPr>
        <w:t>о</w:t>
      </w:r>
      <w:r>
        <w:rPr>
          <w:sz w:val="24"/>
          <w:lang w:val="en-US"/>
        </w:rPr>
        <w:t>. (R. M</w:t>
      </w:r>
      <w:r>
        <w:rPr>
          <w:lang w:val="en-US"/>
        </w:rPr>
        <w:t>EZA</w:t>
      </w:r>
      <w:r>
        <w:rPr>
          <w:sz w:val="24"/>
          <w:lang w:val="en-US"/>
        </w:rPr>
        <w:t xml:space="preserve">) </w:t>
      </w:r>
    </w:p>
    <w:p>
      <w:pPr>
        <w:pStyle w:val="Normal1"/>
        <w:spacing w:lineRule="auto" w:line="240"/>
        <w:ind w:firstLine="284" w:end="0"/>
        <w:rPr/>
      </w:pPr>
      <w:r>
        <w:rPr>
          <w:sz w:val="24"/>
          <w:lang w:val="en-US"/>
        </w:rPr>
        <w:t xml:space="preserve">Los dos amigos </w:t>
      </w:r>
      <w:r>
        <w:rPr>
          <w:i/>
          <w:iCs/>
          <w:sz w:val="24"/>
          <w:lang w:val="en-US"/>
        </w:rPr>
        <w:t>estaban</w:t>
      </w:r>
      <w:r>
        <w:rPr>
          <w:b/>
          <w:bCs/>
          <w:i/>
          <w:iCs/>
          <w:sz w:val="24"/>
          <w:lang w:val="en-US"/>
        </w:rPr>
        <w:t xml:space="preserve"> </w:t>
      </w:r>
      <w:r>
        <w:rPr>
          <w:i/>
          <w:iCs/>
          <w:sz w:val="24"/>
          <w:lang w:val="en-US"/>
        </w:rPr>
        <w:t>muy orgullosos</w:t>
      </w:r>
      <w:r>
        <w:rPr>
          <w:sz w:val="24"/>
          <w:lang w:val="en-US"/>
        </w:rPr>
        <w:t xml:space="preserve">         </w:t>
      </w:r>
      <w:r>
        <w:rPr>
          <w:sz w:val="24"/>
        </w:rPr>
        <w:t>Оба</w:t>
      </w:r>
      <w:r>
        <w:rPr>
          <w:sz w:val="24"/>
          <w:lang w:val="en-US"/>
        </w:rPr>
        <w:t xml:space="preserve"> </w:t>
      </w:r>
      <w:r>
        <w:rPr>
          <w:sz w:val="24"/>
        </w:rPr>
        <w:t>друга</w:t>
      </w:r>
      <w:r>
        <w:rPr>
          <w:sz w:val="24"/>
          <w:lang w:val="en-US"/>
        </w:rPr>
        <w:t xml:space="preserve"> </w:t>
      </w:r>
      <w:r>
        <w:rPr>
          <w:sz w:val="24"/>
        </w:rPr>
        <w:t>были</w:t>
      </w:r>
      <w:r>
        <w:rPr>
          <w:sz w:val="24"/>
          <w:lang w:val="en-US"/>
        </w:rPr>
        <w:t xml:space="preserve"> </w:t>
      </w:r>
      <w:r>
        <w:rPr>
          <w:sz w:val="24"/>
        </w:rPr>
        <w:t>очень</w:t>
      </w:r>
      <w:r>
        <w:rPr>
          <w:sz w:val="24"/>
          <w:lang w:val="en-US"/>
        </w:rPr>
        <w:t xml:space="preserve"> </w:t>
      </w:r>
      <w:r>
        <w:rPr>
          <w:sz w:val="24"/>
        </w:rPr>
        <w:t>горды</w:t>
      </w:r>
      <w:r>
        <w:rPr>
          <w:sz w:val="24"/>
          <w:lang w:val="en-US"/>
        </w:rPr>
        <w:t xml:space="preserve"> </w:t>
      </w:r>
      <w:r>
        <w:rPr>
          <w:sz w:val="24"/>
        </w:rPr>
        <w:t>тем</w:t>
      </w:r>
      <w:r>
        <w:rPr>
          <w:sz w:val="24"/>
          <w:lang w:val="en-US"/>
        </w:rPr>
        <w:t xml:space="preserve">, </w:t>
      </w:r>
    </w:p>
    <w:p>
      <w:pPr>
        <w:pStyle w:val="Normal1"/>
        <w:spacing w:lineRule="auto" w:line="240"/>
        <w:ind w:firstLine="709" w:end="0"/>
        <w:rPr/>
      </w:pPr>
      <w:r>
        <w:rPr>
          <w:i/>
          <w:iCs/>
          <w:sz w:val="24"/>
          <w:lang w:val="en-US"/>
        </w:rPr>
        <w:t>de</w:t>
      </w:r>
      <w:r>
        <w:rPr>
          <w:sz w:val="24"/>
        </w:rPr>
        <w:t xml:space="preserve"> </w:t>
      </w:r>
      <w:r>
        <w:rPr>
          <w:b/>
          <w:bCs/>
          <w:sz w:val="24"/>
          <w:lang w:val="en-US"/>
        </w:rPr>
        <w:t>haber</w:t>
      </w:r>
      <w:r>
        <w:rPr>
          <w:b/>
          <w:bCs/>
          <w:sz w:val="24"/>
        </w:rPr>
        <w:t xml:space="preserve"> </w:t>
      </w:r>
      <w:r>
        <w:rPr>
          <w:b/>
          <w:bCs/>
          <w:sz w:val="24"/>
          <w:lang w:val="en-US"/>
        </w:rPr>
        <w:t>podido</w:t>
      </w:r>
      <w:r>
        <w:rPr>
          <w:sz w:val="24"/>
        </w:rPr>
        <w:t xml:space="preserve"> </w:t>
      </w:r>
      <w:r>
        <w:rPr>
          <w:sz w:val="24"/>
          <w:lang w:val="en-US"/>
        </w:rPr>
        <w:t>participaren</w:t>
      </w:r>
      <w:r>
        <w:rPr>
          <w:sz w:val="24"/>
        </w:rPr>
        <w:t xml:space="preserve">                        что смогли участвовать в </w:t>
      </w:r>
    </w:p>
    <w:p>
      <w:pPr>
        <w:pStyle w:val="Normal1"/>
        <w:spacing w:lineRule="auto" w:line="240"/>
        <w:ind w:firstLine="709" w:end="0"/>
        <w:rPr/>
      </w:pPr>
      <w:r>
        <w:rPr>
          <w:sz w:val="24"/>
          <w:lang w:val="en-US"/>
        </w:rPr>
        <w:t xml:space="preserve">el concurso intemacional.                             </w:t>
      </w:r>
      <w:r>
        <w:rPr>
          <w:sz w:val="24"/>
        </w:rPr>
        <w:t>международном конкурсе.</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Простой инфинитив</w:t>
      </w:r>
      <w:r>
        <w:rPr>
          <w:sz w:val="24"/>
        </w:rPr>
        <w:t xml:space="preserve"> обычно выражает действие, </w:t>
      </w:r>
      <w:r>
        <w:rPr>
          <w:spacing w:val="20"/>
          <w:sz w:val="24"/>
        </w:rPr>
        <w:t>одновременное</w:t>
      </w:r>
      <w:r>
        <w:rPr>
          <w:sz w:val="24"/>
        </w:rPr>
        <w:t xml:space="preserve"> с действием, которое передается сказуемьм:</w:t>
      </w:r>
    </w:p>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Al llegar</w:t>
      </w:r>
      <w:r>
        <w:rPr>
          <w:sz w:val="24"/>
          <w:lang w:val="en-US"/>
        </w:rPr>
        <w:t xml:space="preserve"> a la primera encrucijada </w:t>
      </w:r>
      <w:r>
        <w:rPr>
          <w:i/>
          <w:iCs/>
          <w:sz w:val="24"/>
          <w:lang w:val="en-US"/>
        </w:rPr>
        <w:t>se detuvo</w:t>
      </w:r>
      <w:r>
        <w:rPr>
          <w:sz w:val="24"/>
          <w:lang w:val="en-US"/>
        </w:rPr>
        <w:t xml:space="preserve">.                </w:t>
      </w:r>
      <w:r>
        <w:rPr>
          <w:sz w:val="24"/>
        </w:rPr>
        <w:t>Дойдя до первого перекрестка, он остановился.</w:t>
      </w:r>
    </w:p>
    <w:p>
      <w:pPr>
        <w:pStyle w:val="Normal1"/>
        <w:spacing w:lineRule="auto" w:line="240"/>
        <w:ind w:firstLine="709" w:end="0"/>
        <w:rPr/>
      </w:pPr>
      <w:r>
        <w:rPr>
          <w:sz w:val="24"/>
        </w:rPr>
        <w:t xml:space="preserve"> </w:t>
      </w:r>
      <w:r>
        <w:rPr>
          <w:sz w:val="24"/>
        </w:rPr>
        <w:t>(</w:t>
      </w:r>
      <w:r>
        <w:rPr>
          <w:sz w:val="24"/>
          <w:lang w:val="en-US"/>
        </w:rPr>
        <w:t>E</w:t>
      </w:r>
      <w:r>
        <w:rPr>
          <w:sz w:val="24"/>
        </w:rPr>
        <w:t xml:space="preserve">. </w:t>
      </w:r>
      <w:r>
        <w:rPr>
          <w:sz w:val="24"/>
          <w:lang w:val="en-US"/>
        </w:rPr>
        <w:t>L</w:t>
      </w:r>
      <w:r>
        <w:rPr>
          <w:lang w:val="en-US"/>
        </w:rPr>
        <w:t>ARRETA</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Однако, если простой инфинитив стоит после предложных оборотов </w:t>
      </w:r>
      <w:r>
        <w:rPr>
          <w:b/>
          <w:sz w:val="24"/>
          <w:lang w:val="en-US"/>
        </w:rPr>
        <w:t>antes</w:t>
      </w:r>
      <w:r>
        <w:rPr>
          <w:b/>
          <w:sz w:val="24"/>
        </w:rPr>
        <w:t xml:space="preserve"> </w:t>
      </w:r>
      <w:r>
        <w:rPr>
          <w:b/>
          <w:sz w:val="24"/>
          <w:lang w:val="en-US"/>
        </w:rPr>
        <w:t>de</w:t>
      </w:r>
      <w:r>
        <w:rPr>
          <w:sz w:val="24"/>
        </w:rPr>
        <w:t xml:space="preserve"> и </w:t>
      </w:r>
      <w:r>
        <w:rPr>
          <w:b/>
          <w:sz w:val="24"/>
          <w:lang w:val="en-US"/>
        </w:rPr>
        <w:t>despu</w:t>
      </w:r>
      <w:r>
        <w:rPr>
          <w:b/>
          <w:sz w:val="24"/>
        </w:rPr>
        <w:t>é</w:t>
      </w:r>
      <w:r>
        <w:rPr>
          <w:b/>
          <w:sz w:val="24"/>
          <w:lang w:val="en-US"/>
        </w:rPr>
        <w:t>s</w:t>
      </w:r>
      <w:r>
        <w:rPr>
          <w:b/>
          <w:sz w:val="24"/>
        </w:rPr>
        <w:t xml:space="preserve"> </w:t>
      </w:r>
      <w:r>
        <w:rPr>
          <w:b/>
          <w:sz w:val="24"/>
          <w:lang w:val="en-US"/>
        </w:rPr>
        <w:t>de</w:t>
      </w:r>
      <w:r>
        <w:rPr>
          <w:sz w:val="24"/>
        </w:rPr>
        <w:t xml:space="preserve">, то он не передает действия, одновременного с действием сказуемого. После </w:t>
      </w:r>
      <w:r>
        <w:rPr>
          <w:b/>
          <w:bCs/>
          <w:sz w:val="24"/>
          <w:lang w:val="en-US"/>
        </w:rPr>
        <w:t>despu</w:t>
      </w:r>
      <w:r>
        <w:rPr>
          <w:b/>
          <w:bCs/>
          <w:sz w:val="24"/>
        </w:rPr>
        <w:t>é</w:t>
      </w:r>
      <w:r>
        <w:rPr>
          <w:b/>
          <w:bCs/>
          <w:sz w:val="24"/>
          <w:lang w:val="en-US"/>
        </w:rPr>
        <w:t>s</w:t>
      </w:r>
      <w:r>
        <w:rPr>
          <w:b/>
          <w:bCs/>
          <w:sz w:val="24"/>
        </w:rPr>
        <w:t xml:space="preserve"> </w:t>
      </w:r>
      <w:r>
        <w:rPr>
          <w:b/>
          <w:bCs/>
          <w:sz w:val="24"/>
          <w:lang w:val="en-US"/>
        </w:rPr>
        <w:t>de</w:t>
      </w:r>
      <w:r>
        <w:rPr>
          <w:sz w:val="24"/>
        </w:rPr>
        <w:t xml:space="preserve"> он выражает предшествующее действие и равняется по значению сложному инфинитиву:</w:t>
      </w:r>
    </w:p>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Despu</w:t>
      </w:r>
      <w:r>
        <w:rPr>
          <w:b/>
          <w:bCs/>
          <w:sz w:val="24"/>
        </w:rPr>
        <w:t>é</w:t>
      </w:r>
      <w:r>
        <w:rPr>
          <w:b/>
          <w:bCs/>
          <w:sz w:val="24"/>
          <w:lang w:val="en-US"/>
        </w:rPr>
        <w:t>s</w:t>
      </w:r>
      <w:r>
        <w:rPr>
          <w:b/>
          <w:bCs/>
          <w:sz w:val="24"/>
        </w:rPr>
        <w:t xml:space="preserve"> </w:t>
      </w:r>
      <w:r>
        <w:rPr>
          <w:b/>
          <w:bCs/>
          <w:sz w:val="24"/>
          <w:lang w:val="en-US"/>
        </w:rPr>
        <w:t>de</w:t>
      </w:r>
      <w:r>
        <w:rPr>
          <w:sz w:val="24"/>
        </w:rPr>
        <w:t xml:space="preserve"> </w:t>
      </w:r>
      <w:r>
        <w:rPr>
          <w:b/>
          <w:bCs/>
          <w:sz w:val="24"/>
          <w:lang w:val="en-US"/>
        </w:rPr>
        <w:t>contemplar</w:t>
      </w:r>
      <w:r>
        <w:rPr>
          <w:sz w:val="24"/>
        </w:rPr>
        <w:t xml:space="preserve"> (= </w:t>
      </w:r>
      <w:r>
        <w:rPr>
          <w:sz w:val="24"/>
          <w:lang w:val="en-US"/>
        </w:rPr>
        <w:t>haber</w:t>
      </w:r>
      <w:r>
        <w:rPr>
          <w:sz w:val="24"/>
        </w:rPr>
        <w:t xml:space="preserve">                                  Посмотрев немного игру, мы ушли.</w:t>
      </w:r>
    </w:p>
    <w:p>
      <w:pPr>
        <w:pStyle w:val="Normal1"/>
        <w:spacing w:lineRule="auto" w:line="240"/>
        <w:ind w:firstLine="709" w:end="0"/>
        <w:rPr/>
      </w:pPr>
      <w:r>
        <w:rPr>
          <w:sz w:val="24"/>
          <w:lang w:val="en-US"/>
        </w:rPr>
        <w:t xml:space="preserve">contemplado) un rato el juego, </w:t>
      </w:r>
      <w:r>
        <w:rPr>
          <w:i/>
          <w:iCs/>
          <w:sz w:val="24"/>
          <w:lang w:val="en-US"/>
        </w:rPr>
        <w:t>nos fuimos</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После  </w:t>
      </w:r>
      <w:r>
        <w:rPr>
          <w:b/>
          <w:sz w:val="24"/>
          <w:lang w:val="en-US"/>
        </w:rPr>
        <w:t>antes</w:t>
      </w:r>
      <w:r>
        <w:rPr>
          <w:b/>
          <w:sz w:val="24"/>
        </w:rPr>
        <w:t xml:space="preserve"> </w:t>
      </w:r>
      <w:r>
        <w:rPr>
          <w:b/>
          <w:sz w:val="24"/>
          <w:lang w:val="en-US"/>
        </w:rPr>
        <w:t>de</w:t>
      </w:r>
      <w:r>
        <w:rPr>
          <w:b/>
          <w:sz w:val="24"/>
        </w:rPr>
        <w:t xml:space="preserve"> </w:t>
      </w:r>
      <w:r>
        <w:rPr>
          <w:sz w:val="24"/>
        </w:rPr>
        <w:t xml:space="preserve">простой инфинитив указывает на действие, </w:t>
      </w:r>
      <w:r>
        <w:rPr>
          <w:spacing w:val="34"/>
          <w:sz w:val="24"/>
        </w:rPr>
        <w:t>последующее</w:t>
      </w:r>
      <w:r>
        <w:rPr>
          <w:sz w:val="24"/>
        </w:rPr>
        <w:t xml:space="preserve"> по отношению к действию сказуемого:</w:t>
      </w:r>
    </w:p>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Antes de resolver</w:t>
      </w:r>
      <w:r>
        <w:rPr>
          <w:sz w:val="24"/>
          <w:lang w:val="en-US"/>
        </w:rPr>
        <w:t xml:space="preserve"> el problema </w:t>
      </w:r>
      <w:r>
        <w:rPr>
          <w:i/>
          <w:iCs/>
          <w:sz w:val="24"/>
          <w:lang w:val="en-US"/>
        </w:rPr>
        <w:t>debemos</w:t>
      </w:r>
      <w:r>
        <w:rPr>
          <w:sz w:val="24"/>
          <w:lang w:val="en-US"/>
        </w:rPr>
        <w:t xml:space="preserve">                       </w:t>
      </w:r>
      <w:r>
        <w:rPr>
          <w:sz w:val="24"/>
        </w:rPr>
        <w:t>Прежде</w:t>
      </w:r>
      <w:r>
        <w:rPr>
          <w:sz w:val="24"/>
          <w:lang w:val="en-US"/>
        </w:rPr>
        <w:t xml:space="preserve"> </w:t>
      </w:r>
      <w:r>
        <w:rPr>
          <w:sz w:val="24"/>
        </w:rPr>
        <w:t>чем</w:t>
      </w:r>
      <w:r>
        <w:rPr>
          <w:sz w:val="24"/>
          <w:lang w:val="en-US"/>
        </w:rPr>
        <w:t xml:space="preserve"> </w:t>
      </w:r>
      <w:r>
        <w:rPr>
          <w:sz w:val="24"/>
        </w:rPr>
        <w:t>решить</w:t>
      </w:r>
      <w:r>
        <w:rPr>
          <w:sz w:val="24"/>
          <w:lang w:val="en-US"/>
        </w:rPr>
        <w:t xml:space="preserve"> </w:t>
      </w:r>
      <w:r>
        <w:rPr>
          <w:sz w:val="24"/>
        </w:rPr>
        <w:t>эту</w:t>
      </w:r>
      <w:r>
        <w:rPr>
          <w:sz w:val="24"/>
          <w:lang w:val="en-US"/>
        </w:rPr>
        <w:t xml:space="preserve"> </w:t>
      </w:r>
      <w:r>
        <w:rPr>
          <w:sz w:val="24"/>
        </w:rPr>
        <w:t>задачу</w:t>
      </w:r>
      <w:r>
        <w:rPr>
          <w:sz w:val="24"/>
          <w:lang w:val="en-US"/>
        </w:rPr>
        <w:t xml:space="preserve">, </w:t>
      </w:r>
    </w:p>
    <w:p>
      <w:pPr>
        <w:pStyle w:val="Normal1"/>
        <w:spacing w:lineRule="auto" w:line="240"/>
        <w:ind w:firstLine="709" w:end="0"/>
        <w:rPr/>
      </w:pPr>
      <w:r>
        <w:rPr>
          <w:i/>
          <w:iCs/>
          <w:sz w:val="24"/>
          <w:lang w:val="en-US"/>
        </w:rPr>
        <w:t>comprender</w:t>
      </w:r>
      <w:r>
        <w:rPr>
          <w:sz w:val="24"/>
          <w:lang w:val="en-US"/>
        </w:rPr>
        <w:t xml:space="preserve"> las reglas principales.                                 </w:t>
      </w:r>
      <w:r>
        <w:rPr>
          <w:sz w:val="24"/>
        </w:rPr>
        <w:t>мы должны понять основные правила.</w:t>
      </w:r>
    </w:p>
    <w:p>
      <w:pPr>
        <w:pStyle w:val="Normal1"/>
        <w:spacing w:lineRule="auto" w:line="240"/>
        <w:ind w:firstLine="284" w:end="0"/>
        <w:rPr>
          <w:sz w:val="24"/>
        </w:rPr>
      </w:pPr>
      <w:r>
        <w:rPr>
          <w:sz w:val="24"/>
        </w:rPr>
      </w:r>
    </w:p>
    <w:p>
      <w:pPr>
        <w:pStyle w:val="Normal1"/>
        <w:spacing w:lineRule="auto" w:line="240"/>
        <w:ind w:firstLine="284" w:end="0"/>
        <w:jc w:val="center"/>
        <w:rPr/>
      </w:pPr>
      <w:r>
        <w:rPr>
          <w:i/>
          <w:sz w:val="24"/>
          <w:lang w:val="en-US"/>
        </w:rPr>
        <w:t xml:space="preserve">4. </w:t>
      </w:r>
      <w:r>
        <w:rPr>
          <w:i/>
          <w:sz w:val="24"/>
        </w:rPr>
        <w:t>Связные</w:t>
      </w:r>
      <w:r>
        <w:rPr>
          <w:i/>
          <w:sz w:val="24"/>
          <w:lang w:val="en-US"/>
        </w:rPr>
        <w:t xml:space="preserve"> </w:t>
      </w:r>
      <w:r>
        <w:rPr>
          <w:i/>
          <w:sz w:val="24"/>
        </w:rPr>
        <w:t>инфинитивные</w:t>
      </w:r>
      <w:r>
        <w:rPr>
          <w:i/>
          <w:sz w:val="24"/>
          <w:lang w:val="en-US"/>
        </w:rPr>
        <w:t xml:space="preserve"> </w:t>
      </w:r>
      <w:r>
        <w:rPr>
          <w:i/>
          <w:sz w:val="24"/>
        </w:rPr>
        <w:t>обороты</w:t>
      </w:r>
      <w:r>
        <w:rPr>
          <w:i/>
          <w:sz w:val="24"/>
          <w:lang w:val="en-US"/>
        </w:rPr>
        <w:t xml:space="preserve"> (construcciones conjuntas con infinitivo)</w:t>
      </w:r>
    </w:p>
    <w:p>
      <w:pPr>
        <w:pStyle w:val="Normal1"/>
        <w:spacing w:lineRule="auto" w:line="240"/>
        <w:ind w:firstLine="284" w:end="0"/>
        <w:rPr/>
      </w:pPr>
      <w:r>
        <w:rPr>
          <w:sz w:val="24"/>
        </w:rPr>
        <w:t>Связными инфинитивными оборотами называются конструк</w:t>
        <w:softHyphen/>
        <w:t xml:space="preserve">ции, которые выполняют роль </w:t>
      </w:r>
      <w:r>
        <w:rPr>
          <w:spacing w:val="20"/>
          <w:sz w:val="24"/>
        </w:rPr>
        <w:t>распространенных об</w:t>
        <w:softHyphen/>
        <w:t>стоятельств</w:t>
      </w:r>
      <w:r>
        <w:rPr>
          <w:sz w:val="24"/>
        </w:rPr>
        <w:t xml:space="preserve">, причем </w:t>
      </w:r>
      <w:r>
        <w:rPr>
          <w:spacing w:val="20"/>
          <w:sz w:val="24"/>
        </w:rPr>
        <w:t>логическим субъектом</w:t>
      </w:r>
      <w:r>
        <w:rPr>
          <w:sz w:val="24"/>
        </w:rPr>
        <w:t xml:space="preserve"> действия, названного инфинитивом, является </w:t>
      </w:r>
      <w:r>
        <w:rPr>
          <w:spacing w:val="20"/>
          <w:sz w:val="24"/>
        </w:rPr>
        <w:t>подлежащее</w:t>
      </w:r>
      <w:r>
        <w:rPr>
          <w:sz w:val="24"/>
        </w:rPr>
        <w:t xml:space="preserve"> всего предло</w:t>
        <w:softHyphen/>
        <w:t>жения; подобные конструкции состоят из предлога (или предлож</w:t>
        <w:softHyphen/>
        <w:t>ного оборота), инфинитива (с артиклем или без него) и относящих</w:t>
        <w:softHyphen/>
        <w:t>ся к инфинитиву слов.</w:t>
      </w:r>
    </w:p>
    <w:p>
      <w:pPr>
        <w:pStyle w:val="Normal1"/>
        <w:spacing w:lineRule="auto" w:line="240"/>
        <w:ind w:firstLine="284" w:end="0"/>
        <w:rPr/>
      </w:pPr>
      <w:r>
        <w:rPr>
          <w:sz w:val="24"/>
        </w:rPr>
        <w:t xml:space="preserve">В роли </w:t>
      </w:r>
      <w:r>
        <w:rPr>
          <w:spacing w:val="20"/>
          <w:sz w:val="24"/>
        </w:rPr>
        <w:t>обстоятельств времени</w:t>
      </w:r>
      <w:r>
        <w:rPr/>
        <w:t xml:space="preserve"> выступают связные ин</w:t>
        <w:softHyphen/>
        <w:t>финитивные конструкции, образованные по моделям:</w:t>
      </w:r>
    </w:p>
    <w:tbl>
      <w:tblPr>
        <w:tblW w:w="4560" w:type="dxa"/>
        <w:jc w:val="start"/>
        <w:tblInd w:w="1121" w:type="dxa"/>
        <w:tblLayout w:type="fixed"/>
        <w:tblCellMar>
          <w:top w:w="0" w:type="dxa"/>
          <w:start w:w="108" w:type="dxa"/>
          <w:bottom w:w="0" w:type="dxa"/>
          <w:end w:w="108" w:type="dxa"/>
        </w:tblCellMar>
      </w:tblPr>
      <w:tblGrid>
        <w:gridCol w:w="1822"/>
        <w:gridCol w:w="1134"/>
        <w:gridCol w:w="1604"/>
      </w:tblGrid>
      <w:tr>
        <w:trPr>
          <w:trHeight w:val="1140" w:hRule="atLeast"/>
        </w:trPr>
        <w:tc>
          <w:tcPr>
            <w:tcW w:w="1822" w:type="dxa"/>
            <w:tcBorders/>
          </w:tcPr>
          <w:p>
            <w:pPr>
              <w:pStyle w:val="Normal1"/>
              <w:snapToGrid w:val="false"/>
              <w:spacing w:lineRule="auto" w:line="240"/>
              <w:ind w:firstLine="284" w:start="121" w:end="0"/>
              <w:rPr>
                <w:b/>
                <w:sz w:val="24"/>
              </w:rPr>
            </w:pPr>
            <w:r>
              <w:rPr>
                <w:b/>
                <w:sz w:val="24"/>
              </w:rPr>
            </w:r>
          </w:p>
          <w:p>
            <w:pPr>
              <w:pStyle w:val="Normal1"/>
              <w:spacing w:lineRule="auto" w:line="240"/>
              <w:ind w:firstLine="284" w:start="121" w:end="0"/>
              <w:rPr>
                <w:b/>
                <w:sz w:val="24"/>
                <w:lang w:val="en-US"/>
              </w:rPr>
            </w:pPr>
            <w:r>
              <w:rPr>
                <w:b/>
                <w:sz w:val="24"/>
                <w:lang w:val="en-US"/>
              </w:rPr>
              <w:t>al</w:t>
            </w:r>
          </w:p>
          <w:p>
            <w:pPr>
              <w:pStyle w:val="Normal1"/>
              <w:spacing w:lineRule="auto" w:line="240"/>
              <w:ind w:firstLine="284" w:start="121" w:end="0"/>
              <w:rPr>
                <w:b/>
                <w:sz w:val="24"/>
                <w:lang w:val="en-US"/>
              </w:rPr>
            </w:pPr>
            <w:r>
              <w:rPr>
                <w:b/>
                <w:sz w:val="24"/>
                <w:lang w:val="en-US"/>
              </w:rPr>
              <w:t>después de</w:t>
            </w:r>
          </w:p>
          <w:p>
            <w:pPr>
              <w:pStyle w:val="Normal1"/>
              <w:spacing w:lineRule="auto" w:line="240"/>
              <w:ind w:firstLine="284" w:start="121" w:end="0"/>
              <w:rPr>
                <w:b/>
                <w:sz w:val="24"/>
                <w:lang w:val="en-US"/>
              </w:rPr>
            </w:pPr>
            <w:r>
              <w:rPr>
                <w:b/>
                <w:sz w:val="24"/>
                <w:lang w:val="en-US"/>
              </w:rPr>
              <w:t>antes de</w:t>
            </w:r>
          </w:p>
          <w:p>
            <w:pPr>
              <w:pStyle w:val="Normal1"/>
              <w:rPr>
                <w:b/>
                <w:sz w:val="24"/>
                <w:lang w:val="en-US"/>
              </w:rPr>
            </w:pPr>
            <w:r>
              <w:rPr>
                <w:b/>
                <w:sz w:val="24"/>
                <w:lang w:val="en-US"/>
              </w:rPr>
            </w:r>
          </w:p>
        </w:tc>
        <w:tc>
          <w:tcPr>
            <w:tcW w:w="1134" w:type="dxa"/>
            <w:tcBorders/>
          </w:tcPr>
          <w:p>
            <w:pPr>
              <w:pStyle w:val="Normal"/>
              <w:snapToGrid w:val="false"/>
              <w:rPr>
                <w:b/>
                <w:sz w:val="24"/>
                <w:lang w:val="en-US"/>
              </w:rPr>
            </w:pPr>
            <w:r>
              <w:rPr>
                <w:b/>
                <w:sz w:val="24"/>
                <w:lang w:val="en-US"/>
              </w:rPr>
            </w:r>
          </w:p>
          <w:p>
            <w:pPr>
              <w:pStyle w:val="Normal1"/>
              <w:spacing w:lineRule="auto" w:line="240"/>
              <w:jc w:val="center"/>
              <w:rPr>
                <w:sz w:val="24"/>
                <w:lang w:val="en-US"/>
              </w:rPr>
            </w:pPr>
            <w:r>
              <w:rPr>
                <w:sz w:val="24"/>
                <w:lang w:val="en-US"/>
              </w:rPr>
              <w:t>+</w:t>
            </w:r>
          </w:p>
          <w:p>
            <w:pPr>
              <w:pStyle w:val="Normal1"/>
              <w:spacing w:lineRule="auto" w:line="240"/>
              <w:jc w:val="center"/>
              <w:rPr>
                <w:sz w:val="24"/>
                <w:lang w:val="en-US"/>
              </w:rPr>
            </w:pPr>
            <w:r>
              <w:rPr>
                <w:sz w:val="24"/>
                <w:lang w:val="en-US"/>
              </w:rPr>
              <w:t>+</w:t>
            </w:r>
          </w:p>
          <w:p>
            <w:pPr>
              <w:pStyle w:val="Normal1"/>
              <w:spacing w:lineRule="auto" w:line="240"/>
              <w:jc w:val="center"/>
              <w:rPr>
                <w:sz w:val="24"/>
                <w:lang w:val="en-US"/>
              </w:rPr>
            </w:pPr>
            <w:r>
              <w:rPr>
                <w:sz w:val="24"/>
                <w:lang w:val="en-US"/>
              </w:rPr>
              <w:t>+</w:t>
            </w:r>
          </w:p>
          <w:p>
            <w:pPr>
              <w:pStyle w:val="Normal1"/>
              <w:rPr>
                <w:b/>
                <w:sz w:val="24"/>
                <w:lang w:val="en-US"/>
              </w:rPr>
            </w:pPr>
            <w:r>
              <w:rPr>
                <w:b/>
                <w:sz w:val="24"/>
                <w:lang w:val="en-US"/>
              </w:rPr>
            </w:r>
          </w:p>
        </w:tc>
        <w:tc>
          <w:tcPr>
            <w:tcW w:w="1604" w:type="dxa"/>
            <w:tcBorders/>
          </w:tcPr>
          <w:p>
            <w:pPr>
              <w:pStyle w:val="Normal"/>
              <w:snapToGrid w:val="false"/>
              <w:rPr>
                <w:b/>
                <w:sz w:val="24"/>
                <w:lang w:val="en-US"/>
              </w:rPr>
            </w:pPr>
            <w:r>
              <w:rPr>
                <w:b/>
                <w:sz w:val="24"/>
                <w:lang w:val="en-US"/>
              </w:rPr>
            </w:r>
          </w:p>
          <w:p>
            <w:pPr>
              <w:pStyle w:val="Normal1"/>
              <w:spacing w:lineRule="auto" w:line="240"/>
              <w:rPr>
                <w:sz w:val="24"/>
                <w:lang w:val="en-US"/>
              </w:rPr>
            </w:pPr>
            <w:r>
              <w:rPr>
                <w:sz w:val="24"/>
                <w:lang w:val="en-US"/>
              </w:rPr>
              <w:t xml:space="preserve">infinitivo </w:t>
            </w:r>
          </w:p>
          <w:p>
            <w:pPr>
              <w:pStyle w:val="Normal1"/>
              <w:spacing w:lineRule="auto" w:line="240"/>
              <w:rPr>
                <w:sz w:val="24"/>
                <w:lang w:val="en-US"/>
              </w:rPr>
            </w:pPr>
            <w:r>
              <w:rPr>
                <w:sz w:val="24"/>
                <w:lang w:val="en-US"/>
              </w:rPr>
              <w:t xml:space="preserve">infinitivo </w:t>
            </w:r>
          </w:p>
          <w:p>
            <w:pPr>
              <w:pStyle w:val="Normal1"/>
              <w:spacing w:lineRule="auto" w:line="240"/>
              <w:rPr>
                <w:sz w:val="24"/>
                <w:lang w:val="en-US"/>
              </w:rPr>
            </w:pPr>
            <w:r>
              <w:rPr>
                <w:sz w:val="24"/>
                <w:lang w:val="en-US"/>
              </w:rPr>
              <w:t>infinitivo</w:t>
            </w:r>
          </w:p>
          <w:p>
            <w:pPr>
              <w:pStyle w:val="Normal1"/>
              <w:rPr>
                <w:b/>
                <w:sz w:val="24"/>
                <w:lang w:val="en-US"/>
              </w:rPr>
            </w:pPr>
            <w:r>
              <w:rPr>
                <w:b/>
                <w:sz w:val="24"/>
                <w:lang w:val="en-US"/>
              </w:rPr>
            </w:r>
          </w:p>
        </w:tc>
      </w:tr>
    </w:tbl>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Al </w:t>
      </w:r>
      <w:r>
        <w:rPr>
          <w:i/>
          <w:iCs/>
          <w:sz w:val="24"/>
          <w:lang w:val="en-US"/>
        </w:rPr>
        <w:t>abrir la puerta</w:t>
      </w:r>
      <w:r>
        <w:rPr>
          <w:sz w:val="24"/>
          <w:lang w:val="en-US"/>
        </w:rPr>
        <w:t xml:space="preserve">, vi el cuarto vacío                     </w:t>
      </w:r>
      <w:r>
        <w:rPr>
          <w:sz w:val="24"/>
        </w:rPr>
        <w:t>Открыв</w:t>
      </w:r>
      <w:r>
        <w:rPr>
          <w:sz w:val="24"/>
          <w:lang w:val="en-US"/>
        </w:rPr>
        <w:t xml:space="preserve"> </w:t>
      </w:r>
      <w:r>
        <w:rPr>
          <w:sz w:val="24"/>
        </w:rPr>
        <w:t>дверь</w:t>
      </w:r>
      <w:r>
        <w:rPr>
          <w:sz w:val="24"/>
          <w:lang w:val="en-US"/>
        </w:rPr>
        <w:t xml:space="preserve">, </w:t>
      </w:r>
      <w:r>
        <w:rPr>
          <w:sz w:val="24"/>
        </w:rPr>
        <w:t>я</w:t>
      </w:r>
      <w:r>
        <w:rPr>
          <w:sz w:val="24"/>
          <w:lang w:val="en-US"/>
        </w:rPr>
        <w:t xml:space="preserve"> </w:t>
      </w:r>
      <w:r>
        <w:rPr>
          <w:sz w:val="24"/>
        </w:rPr>
        <w:t>увидел</w:t>
      </w:r>
      <w:r>
        <w:rPr>
          <w:sz w:val="24"/>
          <w:lang w:val="en-US"/>
        </w:rPr>
        <w:t xml:space="preserve"> </w:t>
      </w:r>
      <w:r>
        <w:rPr>
          <w:sz w:val="24"/>
        </w:rPr>
        <w:t>пустую</w:t>
      </w:r>
      <w:r>
        <w:rPr>
          <w:sz w:val="24"/>
          <w:lang w:val="en-US"/>
        </w:rPr>
        <w:t xml:space="preserve"> </w:t>
      </w:r>
      <w:r>
        <w:rPr>
          <w:sz w:val="24"/>
        </w:rPr>
        <w:t>комнату</w:t>
      </w:r>
      <w:r>
        <w:rPr>
          <w:sz w:val="24"/>
          <w:lang w:val="en-US"/>
        </w:rPr>
        <w:t>.</w:t>
      </w:r>
    </w:p>
    <w:p>
      <w:pPr>
        <w:pStyle w:val="Normal1"/>
        <w:spacing w:lineRule="auto" w:line="240"/>
        <w:ind w:firstLine="284" w:end="0"/>
        <w:rPr/>
      </w:pPr>
      <w:r>
        <w:rPr>
          <w:i/>
          <w:iCs/>
          <w:sz w:val="24"/>
          <w:lang w:val="en-US"/>
        </w:rPr>
        <w:t>Después de comer</w:t>
      </w:r>
      <w:r>
        <w:rPr>
          <w:sz w:val="24"/>
          <w:lang w:val="en-US"/>
        </w:rPr>
        <w:t xml:space="preserve">, mi tío se durmió.                     </w:t>
      </w:r>
      <w:r>
        <w:rPr>
          <w:sz w:val="24"/>
        </w:rPr>
        <w:t xml:space="preserve">Поев (после обеда), мой дядя заснул. </w:t>
      </w:r>
    </w:p>
    <w:p>
      <w:pPr>
        <w:pStyle w:val="Normal1"/>
        <w:spacing w:lineRule="auto" w:line="240"/>
        <w:ind w:firstLine="284" w:end="0"/>
        <w:rPr/>
      </w:pPr>
      <w:r>
        <w:rPr>
          <w:sz w:val="24"/>
          <w:lang w:val="en-US"/>
        </w:rPr>
        <w:t xml:space="preserve">Trataremos de convencerle </w:t>
      </w:r>
      <w:r>
        <w:rPr>
          <w:i/>
          <w:iCs/>
          <w:sz w:val="24"/>
          <w:lang w:val="en-US"/>
        </w:rPr>
        <w:t>antes de</w:t>
      </w:r>
      <w:r>
        <w:rPr>
          <w:sz w:val="24"/>
          <w:lang w:val="en-US"/>
        </w:rPr>
        <w:t xml:space="preserve">                      </w:t>
      </w:r>
      <w:r>
        <w:rPr>
          <w:sz w:val="24"/>
        </w:rPr>
        <w:t>Мы</w:t>
      </w:r>
      <w:r>
        <w:rPr>
          <w:sz w:val="24"/>
          <w:lang w:val="en-US"/>
        </w:rPr>
        <w:t xml:space="preserve"> </w:t>
      </w:r>
      <w:r>
        <w:rPr>
          <w:sz w:val="24"/>
        </w:rPr>
        <w:t>попытаемся</w:t>
      </w:r>
      <w:r>
        <w:rPr>
          <w:sz w:val="24"/>
          <w:lang w:val="en-US"/>
        </w:rPr>
        <w:t xml:space="preserve"> </w:t>
      </w:r>
      <w:r>
        <w:rPr>
          <w:sz w:val="24"/>
        </w:rPr>
        <w:t>убедить</w:t>
      </w:r>
      <w:r>
        <w:rPr>
          <w:sz w:val="24"/>
          <w:lang w:val="en-US"/>
        </w:rPr>
        <w:t xml:space="preserve"> </w:t>
      </w:r>
      <w:r>
        <w:rPr>
          <w:sz w:val="24"/>
        </w:rPr>
        <w:t>его</w:t>
      </w:r>
      <w:r>
        <w:rPr>
          <w:sz w:val="24"/>
          <w:lang w:val="en-US"/>
        </w:rPr>
        <w:t>,</w:t>
      </w:r>
    </w:p>
    <w:p>
      <w:pPr>
        <w:pStyle w:val="Normal1"/>
        <w:spacing w:lineRule="auto" w:line="240"/>
        <w:ind w:firstLine="709" w:end="0"/>
        <w:rPr/>
      </w:pPr>
      <w:r>
        <w:rPr>
          <w:i/>
          <w:iCs/>
          <w:sz w:val="24"/>
          <w:lang w:val="en-US"/>
        </w:rPr>
        <w:t>tomar las medidas concretas</w:t>
      </w:r>
      <w:r>
        <w:rPr>
          <w:sz w:val="24"/>
          <w:lang w:val="en-US"/>
        </w:rPr>
        <w:t xml:space="preserve">.                               </w:t>
      </w:r>
      <w:r>
        <w:rPr>
          <w:sz w:val="24"/>
        </w:rPr>
        <w:t>прежде чем принимать конк</w:t>
        <w:softHyphen/>
        <w:t>ретные меры.</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Связные инфинитивные конструкции, образуясь по подобным же моделям с предлогами </w:t>
      </w:r>
      <w:r>
        <w:rPr>
          <w:b/>
          <w:sz w:val="24"/>
        </w:rPr>
        <w:t>ро</w:t>
      </w:r>
      <w:r>
        <w:rPr>
          <w:b/>
          <w:sz w:val="24"/>
          <w:lang w:val="en-US"/>
        </w:rPr>
        <w:t>r</w:t>
      </w:r>
      <w:r>
        <w:rPr>
          <w:b/>
          <w:sz w:val="24"/>
        </w:rPr>
        <w:t xml:space="preserve">, </w:t>
      </w:r>
      <w:r>
        <w:rPr>
          <w:b/>
          <w:sz w:val="24"/>
          <w:lang w:val="en-US"/>
        </w:rPr>
        <w:t>con</w:t>
      </w:r>
      <w:r>
        <w:rPr>
          <w:b/>
          <w:sz w:val="24"/>
        </w:rPr>
        <w:t xml:space="preserve">, </w:t>
      </w:r>
      <w:r>
        <w:rPr>
          <w:b/>
          <w:sz w:val="24"/>
          <w:lang w:val="en-US"/>
        </w:rPr>
        <w:t>de</w:t>
      </w:r>
      <w:r>
        <w:rPr>
          <w:sz w:val="24"/>
        </w:rPr>
        <w:t xml:space="preserve">, </w:t>
      </w:r>
      <w:r>
        <w:rPr>
          <w:b/>
          <w:sz w:val="24"/>
          <w:lang w:val="en-US"/>
        </w:rPr>
        <w:t>hasta</w:t>
      </w:r>
      <w:r>
        <w:rPr>
          <w:b/>
          <w:sz w:val="24"/>
        </w:rPr>
        <w:t xml:space="preserve">, </w:t>
      </w:r>
      <w:r>
        <w:rPr>
          <w:b/>
          <w:sz w:val="24"/>
          <w:lang w:val="en-US"/>
        </w:rPr>
        <w:t>en</w:t>
      </w:r>
      <w:r>
        <w:rPr>
          <w:b/>
          <w:sz w:val="24"/>
        </w:rPr>
        <w:t>, а</w:t>
      </w:r>
      <w:r>
        <w:rPr>
          <w:sz w:val="24"/>
        </w:rPr>
        <w:t xml:space="preserve"> и др., могут вы</w:t>
        <w:softHyphen/>
        <w:t>ражать и другие обстоятельственные отношения: причины, образа действия, уступки, условия, цели:</w:t>
      </w:r>
    </w:p>
    <w:p>
      <w:pPr>
        <w:pStyle w:val="Normal1"/>
        <w:spacing w:lineRule="auto" w:line="240"/>
        <w:ind w:firstLine="284" w:end="0"/>
        <w:rPr>
          <w:sz w:val="24"/>
        </w:rPr>
      </w:pPr>
      <w:r>
        <w:rPr>
          <w:sz w:val="24"/>
        </w:rPr>
      </w:r>
    </w:p>
    <w:p>
      <w:pPr>
        <w:pStyle w:val="Normal1"/>
        <w:spacing w:lineRule="auto" w:line="240"/>
        <w:ind w:firstLine="284" w:end="0"/>
        <w:rPr/>
      </w:pPr>
      <w:r>
        <w:rPr>
          <w:sz w:val="24"/>
        </w:rPr>
        <w:t>Ро</w:t>
      </w:r>
      <w:r>
        <w:rPr>
          <w:sz w:val="24"/>
          <w:lang w:val="en-US"/>
        </w:rPr>
        <w:t>r</w:t>
      </w:r>
      <w:r>
        <w:rPr>
          <w:sz w:val="24"/>
        </w:rPr>
        <w:t xml:space="preserve"> </w:t>
      </w:r>
      <w:r>
        <w:rPr>
          <w:i/>
          <w:iCs/>
          <w:sz w:val="24"/>
          <w:lang w:val="en-US"/>
        </w:rPr>
        <w:t>haber</w:t>
      </w:r>
      <w:r>
        <w:rPr>
          <w:i/>
          <w:iCs/>
          <w:sz w:val="24"/>
        </w:rPr>
        <w:t xml:space="preserve"> </w:t>
      </w:r>
      <w:r>
        <w:rPr>
          <w:i/>
          <w:iCs/>
          <w:sz w:val="24"/>
          <w:lang w:val="en-US"/>
        </w:rPr>
        <w:t>trabajado</w:t>
      </w:r>
      <w:r>
        <w:rPr>
          <w:i/>
          <w:iCs/>
          <w:sz w:val="24"/>
        </w:rPr>
        <w:t xml:space="preserve"> </w:t>
      </w:r>
      <w:r>
        <w:rPr>
          <w:i/>
          <w:iCs/>
          <w:sz w:val="24"/>
          <w:lang w:val="en-US"/>
        </w:rPr>
        <w:t>mal</w:t>
      </w:r>
      <w:r>
        <w:rPr>
          <w:i/>
          <w:iCs/>
          <w:sz w:val="24"/>
        </w:rPr>
        <w:t xml:space="preserve"> </w:t>
      </w:r>
      <w:r>
        <w:rPr>
          <w:i/>
          <w:iCs/>
          <w:sz w:val="24"/>
          <w:lang w:val="en-US"/>
        </w:rPr>
        <w:t>durante</w:t>
      </w:r>
      <w:r>
        <w:rPr>
          <w:sz w:val="24"/>
        </w:rPr>
        <w:t xml:space="preserve">                            Так как последнюю неделю</w:t>
      </w:r>
      <w:r>
        <w:rPr>
          <w:sz w:val="24"/>
          <w:lang w:val="en-US"/>
        </w:rPr>
        <w:t xml:space="preserve"> </w:t>
      </w:r>
      <w:r>
        <w:rPr>
          <w:sz w:val="24"/>
        </w:rPr>
        <w:t>он</w:t>
      </w:r>
      <w:r>
        <w:rPr>
          <w:sz w:val="24"/>
          <w:lang w:val="en-US"/>
        </w:rPr>
        <w:t xml:space="preserve"> </w:t>
      </w:r>
    </w:p>
    <w:p>
      <w:pPr>
        <w:pStyle w:val="Normal1"/>
        <w:spacing w:lineRule="auto" w:line="240"/>
        <w:ind w:firstLine="709" w:end="0"/>
        <w:rPr/>
      </w:pPr>
      <w:r>
        <w:rPr>
          <w:i/>
          <w:iCs/>
          <w:sz w:val="24"/>
          <w:lang w:val="en-US"/>
        </w:rPr>
        <w:t>la última semana</w:t>
      </w:r>
      <w:r>
        <w:rPr>
          <w:sz w:val="24"/>
          <w:lang w:val="en-US"/>
        </w:rPr>
        <w:t xml:space="preserve"> recibió poco dinero.                    </w:t>
      </w:r>
      <w:r>
        <w:rPr>
          <w:sz w:val="24"/>
        </w:rPr>
        <w:t>работал плохо, он получил мало денег.</w:t>
      </w:r>
    </w:p>
    <w:p>
      <w:pPr>
        <w:pStyle w:val="Normal1"/>
        <w:spacing w:lineRule="auto" w:line="240"/>
        <w:ind w:firstLine="284" w:end="0"/>
        <w:rPr/>
      </w:pPr>
      <w:r>
        <w:rPr>
          <w:sz w:val="24"/>
          <w:lang w:val="en-US"/>
        </w:rPr>
        <w:t>De</w:t>
      </w:r>
      <w:r>
        <w:rPr>
          <w:sz w:val="24"/>
        </w:rPr>
        <w:t xml:space="preserve"> </w:t>
      </w:r>
      <w:r>
        <w:rPr>
          <w:i/>
          <w:iCs/>
          <w:sz w:val="24"/>
          <w:lang w:val="en-US"/>
        </w:rPr>
        <w:t>no</w:t>
      </w:r>
      <w:r>
        <w:rPr>
          <w:i/>
          <w:iCs/>
          <w:sz w:val="24"/>
        </w:rPr>
        <w:t xml:space="preserve"> </w:t>
      </w:r>
      <w:r>
        <w:rPr>
          <w:i/>
          <w:iCs/>
          <w:sz w:val="24"/>
          <w:lang w:val="en-US"/>
        </w:rPr>
        <w:t>haber</w:t>
      </w:r>
      <w:r>
        <w:rPr>
          <w:i/>
          <w:iCs/>
          <w:sz w:val="24"/>
        </w:rPr>
        <w:t xml:space="preserve"> </w:t>
      </w:r>
      <w:r>
        <w:rPr>
          <w:i/>
          <w:iCs/>
          <w:sz w:val="24"/>
          <w:lang w:val="en-US"/>
        </w:rPr>
        <w:t>estado</w:t>
      </w:r>
      <w:r>
        <w:rPr>
          <w:i/>
          <w:iCs/>
          <w:sz w:val="24"/>
        </w:rPr>
        <w:t xml:space="preserve"> </w:t>
      </w:r>
      <w:r>
        <w:rPr>
          <w:i/>
          <w:iCs/>
          <w:sz w:val="24"/>
          <w:lang w:val="en-US"/>
        </w:rPr>
        <w:t>m</w:t>
      </w:r>
      <w:r>
        <w:rPr>
          <w:i/>
          <w:iCs/>
          <w:sz w:val="24"/>
        </w:rPr>
        <w:t>á</w:t>
      </w:r>
      <w:r>
        <w:rPr>
          <w:i/>
          <w:iCs/>
          <w:sz w:val="24"/>
          <w:lang w:val="en-US"/>
        </w:rPr>
        <w:t>s</w:t>
      </w:r>
      <w:r>
        <w:rPr>
          <w:i/>
          <w:iCs/>
          <w:sz w:val="24"/>
        </w:rPr>
        <w:t xml:space="preserve"> </w:t>
      </w:r>
      <w:r>
        <w:rPr>
          <w:i/>
          <w:iCs/>
          <w:sz w:val="24"/>
          <w:lang w:val="en-US"/>
        </w:rPr>
        <w:t>de</w:t>
      </w:r>
      <w:r>
        <w:rPr>
          <w:i/>
          <w:iCs/>
          <w:sz w:val="24"/>
        </w:rPr>
        <w:t xml:space="preserve"> </w:t>
      </w:r>
      <w:r>
        <w:rPr>
          <w:i/>
          <w:iCs/>
          <w:sz w:val="24"/>
          <w:lang w:val="en-US"/>
        </w:rPr>
        <w:t>doce</w:t>
      </w:r>
      <w:r>
        <w:rPr>
          <w:sz w:val="24"/>
        </w:rPr>
        <w:t xml:space="preserve">                             Если бы я не ехал более двенадцати</w:t>
      </w:r>
    </w:p>
    <w:p>
      <w:pPr>
        <w:pStyle w:val="Normal1"/>
        <w:spacing w:lineRule="auto" w:line="240"/>
        <w:ind w:firstLine="709" w:end="0"/>
        <w:rPr/>
      </w:pPr>
      <w:r>
        <w:rPr>
          <w:i/>
          <w:iCs/>
          <w:sz w:val="24"/>
          <w:lang w:val="en-US"/>
        </w:rPr>
        <w:t>horas</w:t>
      </w:r>
      <w:r>
        <w:rPr>
          <w:i/>
          <w:iCs/>
          <w:sz w:val="24"/>
        </w:rPr>
        <w:t xml:space="preserve"> </w:t>
      </w:r>
      <w:r>
        <w:rPr>
          <w:i/>
          <w:iCs/>
          <w:sz w:val="24"/>
          <w:lang w:val="en-US"/>
        </w:rPr>
        <w:t>en</w:t>
      </w:r>
      <w:r>
        <w:rPr>
          <w:i/>
          <w:iCs/>
          <w:sz w:val="24"/>
        </w:rPr>
        <w:t xml:space="preserve"> </w:t>
      </w:r>
      <w:r>
        <w:rPr>
          <w:i/>
          <w:iCs/>
          <w:sz w:val="24"/>
          <w:lang w:val="en-US"/>
        </w:rPr>
        <w:t>la</w:t>
      </w:r>
      <w:r>
        <w:rPr>
          <w:i/>
          <w:iCs/>
          <w:sz w:val="24"/>
        </w:rPr>
        <w:t xml:space="preserve"> </w:t>
      </w:r>
      <w:r>
        <w:rPr>
          <w:i/>
          <w:iCs/>
          <w:sz w:val="24"/>
          <w:lang w:val="en-US"/>
        </w:rPr>
        <w:t>carretera</w:t>
      </w:r>
      <w:r>
        <w:rPr>
          <w:sz w:val="24"/>
        </w:rPr>
        <w:t xml:space="preserve">, </w:t>
      </w:r>
      <w:r>
        <w:rPr>
          <w:sz w:val="24"/>
          <w:lang w:val="en-US"/>
        </w:rPr>
        <w:t>dir</w:t>
      </w:r>
      <w:r>
        <w:rPr>
          <w:sz w:val="24"/>
        </w:rPr>
        <w:t>í</w:t>
      </w:r>
      <w:r>
        <w:rPr>
          <w:sz w:val="24"/>
          <w:lang w:val="en-US"/>
        </w:rPr>
        <w:t>a</w:t>
      </w:r>
      <w:r>
        <w:rPr>
          <w:sz w:val="24"/>
        </w:rPr>
        <w:t xml:space="preserve"> </w:t>
      </w:r>
      <w:r>
        <w:rPr>
          <w:sz w:val="24"/>
          <w:lang w:val="en-US"/>
        </w:rPr>
        <w:t>que</w:t>
      </w:r>
      <w:r>
        <w:rPr>
          <w:sz w:val="24"/>
        </w:rPr>
        <w:t xml:space="preserve">                                 часов по той дороге, я </w:t>
      </w:r>
    </w:p>
    <w:p>
      <w:pPr>
        <w:pStyle w:val="Normal1"/>
        <w:spacing w:lineRule="auto" w:line="240"/>
        <w:ind w:firstLine="709" w:end="0"/>
        <w:rPr/>
      </w:pPr>
      <w:r>
        <w:rPr>
          <w:sz w:val="24"/>
          <w:lang w:val="en-US"/>
        </w:rPr>
        <w:t xml:space="preserve">habíamos vuelto al mismo sitio.                              </w:t>
      </w:r>
      <w:r>
        <w:rPr>
          <w:sz w:val="24"/>
        </w:rPr>
        <w:t xml:space="preserve">наверное сказал бы сейчас, </w:t>
      </w:r>
    </w:p>
    <w:p>
      <w:pPr>
        <w:pStyle w:val="Normal1"/>
        <w:spacing w:lineRule="auto" w:line="240"/>
        <w:ind w:firstLine="709" w:end="0"/>
        <w:rPr/>
      </w:pPr>
      <w:r>
        <w:rPr>
          <w:sz w:val="24"/>
        </w:rPr>
        <w:t>(</w:t>
      </w:r>
      <w:r>
        <w:rPr>
          <w:sz w:val="24"/>
          <w:lang w:val="en-US"/>
        </w:rPr>
        <w:t>J</w:t>
      </w:r>
      <w:r>
        <w:rPr>
          <w:sz w:val="24"/>
        </w:rPr>
        <w:t>.</w:t>
      </w:r>
      <w:r>
        <w:rPr>
          <w:sz w:val="24"/>
          <w:lang w:val="en-US"/>
        </w:rPr>
        <w:t>F</w:t>
      </w:r>
      <w:r>
        <w:rPr>
          <w:lang w:val="en-US"/>
        </w:rPr>
        <w:t>ARIAS</w:t>
      </w:r>
      <w:r>
        <w:rPr>
          <w:sz w:val="24"/>
        </w:rPr>
        <w:t>)                                                                  что мы вернулись на прежнее место.</w:t>
      </w:r>
    </w:p>
    <w:p>
      <w:pPr>
        <w:pStyle w:val="Normal1"/>
        <w:spacing w:lineRule="auto" w:line="240"/>
        <w:ind w:firstLine="284" w:end="0"/>
        <w:rPr/>
      </w:pPr>
      <w:r>
        <w:rPr>
          <w:i/>
          <w:iCs/>
          <w:sz w:val="24"/>
          <w:lang w:val="en-US"/>
        </w:rPr>
        <w:t>Con</w:t>
      </w:r>
      <w:r>
        <w:rPr>
          <w:i/>
          <w:iCs/>
          <w:sz w:val="24"/>
        </w:rPr>
        <w:t xml:space="preserve">  </w:t>
      </w:r>
      <w:r>
        <w:rPr>
          <w:i/>
          <w:iCs/>
          <w:sz w:val="24"/>
          <w:lang w:val="en-US"/>
        </w:rPr>
        <w:t>estudiar</w:t>
      </w:r>
      <w:r>
        <w:rPr>
          <w:i/>
          <w:iCs/>
          <w:sz w:val="24"/>
        </w:rPr>
        <w:t xml:space="preserve"> </w:t>
      </w:r>
      <w:r>
        <w:rPr>
          <w:i/>
          <w:iCs/>
          <w:sz w:val="24"/>
          <w:lang w:val="en-US"/>
        </w:rPr>
        <w:t>la</w:t>
      </w:r>
      <w:r>
        <w:rPr>
          <w:i/>
          <w:iCs/>
          <w:sz w:val="24"/>
        </w:rPr>
        <w:t xml:space="preserve"> </w:t>
      </w:r>
      <w:r>
        <w:rPr>
          <w:i/>
          <w:iCs/>
          <w:sz w:val="24"/>
          <w:lang w:val="en-US"/>
        </w:rPr>
        <w:t>lengua</w:t>
      </w:r>
      <w:r>
        <w:rPr>
          <w:i/>
          <w:iCs/>
          <w:sz w:val="24"/>
        </w:rPr>
        <w:t xml:space="preserve"> </w:t>
      </w:r>
      <w:r>
        <w:rPr>
          <w:i/>
          <w:iCs/>
          <w:sz w:val="24"/>
          <w:lang w:val="en-US"/>
        </w:rPr>
        <w:t>francesa</w:t>
      </w:r>
      <w:r>
        <w:rPr>
          <w:i/>
          <w:iCs/>
          <w:sz w:val="24"/>
        </w:rPr>
        <w:t xml:space="preserve"> </w:t>
      </w:r>
      <w:r>
        <w:rPr>
          <w:i/>
          <w:iCs/>
          <w:sz w:val="24"/>
          <w:lang w:val="en-US"/>
        </w:rPr>
        <w:t>un</w:t>
      </w:r>
      <w:r>
        <w:rPr>
          <w:sz w:val="24"/>
        </w:rPr>
        <w:t xml:space="preserve">                        Хотя ты изучал французский </w:t>
      </w:r>
    </w:p>
    <w:p>
      <w:pPr>
        <w:pStyle w:val="Normal1"/>
        <w:spacing w:lineRule="auto" w:line="240"/>
        <w:ind w:firstLine="709" w:end="0"/>
        <w:rPr/>
      </w:pPr>
      <w:r>
        <w:rPr>
          <w:i/>
          <w:iCs/>
          <w:sz w:val="24"/>
          <w:lang w:val="en-US"/>
        </w:rPr>
        <w:t>año</w:t>
      </w:r>
      <w:r>
        <w:rPr>
          <w:sz w:val="24"/>
          <w:lang w:val="en-US"/>
        </w:rPr>
        <w:t xml:space="preserve">, hablas bien.                                                        </w:t>
      </w:r>
      <w:r>
        <w:rPr>
          <w:sz w:val="24"/>
        </w:rPr>
        <w:t xml:space="preserve">всего один год, ты хорошо говоришь. </w:t>
      </w:r>
    </w:p>
    <w:p>
      <w:pPr>
        <w:pStyle w:val="Normal1"/>
        <w:spacing w:lineRule="auto" w:line="240"/>
        <w:ind w:firstLine="284" w:end="0"/>
        <w:rPr>
          <w:sz w:val="24"/>
        </w:rPr>
      </w:pPr>
      <w:r>
        <w:rPr>
          <w:sz w:val="24"/>
        </w:rPr>
        <w:t xml:space="preserve">  </w:t>
      </w:r>
    </w:p>
    <w:p>
      <w:pPr>
        <w:pStyle w:val="Normal1"/>
        <w:spacing w:lineRule="auto" w:line="240"/>
        <w:ind w:firstLine="284" w:end="0"/>
        <w:rPr>
          <w:sz w:val="24"/>
        </w:rPr>
      </w:pPr>
      <w:r>
        <w:rPr>
          <w:sz w:val="24"/>
        </w:rPr>
        <w:t>Связные инфинитивные конструкции переводятся на русский язык деепричастными оборотами и различными видами обстоятельственных предложений:</w:t>
      </w:r>
    </w:p>
    <w:p>
      <w:pPr>
        <w:pStyle w:val="Normal1"/>
        <w:spacing w:lineRule="auto" w:line="240"/>
        <w:ind w:firstLine="284" w:end="0"/>
        <w:rPr>
          <w:sz w:val="24"/>
        </w:rPr>
      </w:pPr>
      <w:r>
        <w:rPr>
          <w:sz w:val="24"/>
        </w:rPr>
        <w:t xml:space="preserve"> </w:t>
      </w:r>
    </w:p>
    <w:p>
      <w:pPr>
        <w:pStyle w:val="Normal1"/>
        <w:spacing w:lineRule="auto" w:line="240"/>
        <w:ind w:firstLine="284" w:end="0"/>
        <w:rPr/>
      </w:pPr>
      <w:r>
        <w:rPr>
          <w:i/>
          <w:iCs/>
          <w:sz w:val="24"/>
          <w:lang w:val="en-US"/>
        </w:rPr>
        <w:t>Al decir esto</w:t>
      </w:r>
      <w:r>
        <w:rPr>
          <w:sz w:val="24"/>
          <w:lang w:val="en-US"/>
        </w:rPr>
        <w:t xml:space="preserve">, tomó con presteza su fusil.                </w:t>
      </w:r>
      <w:r>
        <w:rPr>
          <w:sz w:val="24"/>
        </w:rPr>
        <w:t xml:space="preserve">Сказав это, он быстро взял ружье. </w:t>
      </w:r>
    </w:p>
    <w:p>
      <w:pPr>
        <w:pStyle w:val="Normal1"/>
        <w:spacing w:lineRule="auto" w:line="240"/>
        <w:ind w:firstLine="709" w:end="0"/>
        <w:rPr/>
      </w:pPr>
      <w:r>
        <w:rPr>
          <w:sz w:val="24"/>
        </w:rPr>
        <w:t>(</w:t>
      </w:r>
      <w:r>
        <w:rPr>
          <w:sz w:val="24"/>
          <w:lang w:val="en-US"/>
        </w:rPr>
        <w:t>P</w:t>
      </w:r>
      <w:r>
        <w:rPr>
          <w:lang w:val="en-US"/>
        </w:rPr>
        <w:t>EREZ</w:t>
      </w:r>
      <w:r>
        <w:rPr/>
        <w:t xml:space="preserve"> </w:t>
      </w:r>
      <w:r>
        <w:rPr>
          <w:sz w:val="24"/>
          <w:lang w:val="en-US"/>
        </w:rPr>
        <w:t>G</w:t>
      </w:r>
      <w:r>
        <w:rPr>
          <w:lang w:val="en-US"/>
        </w:rPr>
        <w:t>ALDOS</w:t>
      </w:r>
      <w:r>
        <w:rPr>
          <w:sz w:val="24"/>
        </w:rPr>
        <w:t>)</w:t>
      </w:r>
    </w:p>
    <w:p>
      <w:pPr>
        <w:pStyle w:val="Normal1"/>
        <w:spacing w:lineRule="auto" w:line="240"/>
        <w:ind w:firstLine="284" w:end="0"/>
        <w:rPr/>
      </w:pPr>
      <w:r>
        <w:rPr>
          <w:sz w:val="24"/>
        </w:rPr>
        <w:t xml:space="preserve"> </w:t>
      </w:r>
      <w:r>
        <w:rPr>
          <w:i/>
          <w:iCs/>
          <w:sz w:val="24"/>
          <w:lang w:val="en-US"/>
        </w:rPr>
        <w:t>De</w:t>
      </w:r>
      <w:r>
        <w:rPr>
          <w:i/>
          <w:iCs/>
          <w:sz w:val="24"/>
        </w:rPr>
        <w:t xml:space="preserve"> </w:t>
      </w:r>
      <w:r>
        <w:rPr>
          <w:i/>
          <w:iCs/>
          <w:sz w:val="24"/>
          <w:lang w:val="en-US"/>
        </w:rPr>
        <w:t>haberlo</w:t>
      </w:r>
      <w:r>
        <w:rPr>
          <w:i/>
          <w:iCs/>
          <w:sz w:val="24"/>
        </w:rPr>
        <w:t xml:space="preserve"> </w:t>
      </w:r>
      <w:r>
        <w:rPr>
          <w:i/>
          <w:iCs/>
          <w:sz w:val="24"/>
          <w:lang w:val="en-US"/>
        </w:rPr>
        <w:t>visto</w:t>
      </w:r>
      <w:r>
        <w:rPr>
          <w:sz w:val="24"/>
        </w:rPr>
        <w:t xml:space="preserve"> </w:t>
      </w:r>
      <w:r>
        <w:rPr>
          <w:sz w:val="24"/>
          <w:lang w:val="en-US"/>
        </w:rPr>
        <w:t>una</w:t>
      </w:r>
      <w:r>
        <w:rPr>
          <w:sz w:val="24"/>
        </w:rPr>
        <w:t xml:space="preserve"> </w:t>
      </w:r>
      <w:r>
        <w:rPr>
          <w:sz w:val="24"/>
          <w:lang w:val="en-US"/>
        </w:rPr>
        <w:t>vez</w:t>
      </w:r>
      <w:r>
        <w:rPr>
          <w:sz w:val="24"/>
        </w:rPr>
        <w:t xml:space="preserve"> </w:t>
      </w:r>
      <w:r>
        <w:rPr>
          <w:sz w:val="24"/>
          <w:lang w:val="en-US"/>
        </w:rPr>
        <w:t>en</w:t>
      </w:r>
      <w:r>
        <w:rPr>
          <w:sz w:val="24"/>
        </w:rPr>
        <w:t xml:space="preserve"> </w:t>
      </w:r>
      <w:r>
        <w:rPr>
          <w:sz w:val="24"/>
          <w:lang w:val="en-US"/>
        </w:rPr>
        <w:t>su</w:t>
      </w:r>
      <w:r>
        <w:rPr>
          <w:sz w:val="24"/>
        </w:rPr>
        <w:t xml:space="preserve">                             Так как Сантос всего лишь раз </w:t>
      </w:r>
    </w:p>
    <w:p>
      <w:pPr>
        <w:pStyle w:val="Normal1"/>
        <w:spacing w:lineRule="auto" w:line="240"/>
        <w:ind w:firstLine="709" w:end="0"/>
        <w:rPr/>
      </w:pPr>
      <w:r>
        <w:rPr>
          <w:sz w:val="24"/>
          <w:lang w:val="en-US"/>
        </w:rPr>
        <w:t>rifancia</w:t>
      </w:r>
      <w:r>
        <w:rPr>
          <w:sz w:val="24"/>
        </w:rPr>
        <w:t xml:space="preserve">, </w:t>
      </w:r>
      <w:r>
        <w:rPr>
          <w:sz w:val="24"/>
          <w:lang w:val="en-US"/>
        </w:rPr>
        <w:t>apenas</w:t>
      </w:r>
      <w:r>
        <w:rPr>
          <w:sz w:val="24"/>
        </w:rPr>
        <w:t xml:space="preserve"> </w:t>
      </w:r>
      <w:r>
        <w:rPr>
          <w:sz w:val="24"/>
          <w:lang w:val="en-US"/>
        </w:rPr>
        <w:t>Santos</w:t>
      </w:r>
      <w:r>
        <w:rPr>
          <w:sz w:val="24"/>
        </w:rPr>
        <w:t xml:space="preserve"> </w:t>
      </w:r>
      <w:r>
        <w:rPr>
          <w:sz w:val="24"/>
          <w:lang w:val="en-US"/>
        </w:rPr>
        <w:t>conservaba</w:t>
      </w:r>
      <w:r>
        <w:rPr>
          <w:sz w:val="24"/>
        </w:rPr>
        <w:t xml:space="preserve">                      видел его в детстве, он сохранил</w:t>
      </w:r>
    </w:p>
    <w:p>
      <w:pPr>
        <w:pStyle w:val="Normal1"/>
        <w:spacing w:lineRule="auto" w:line="240"/>
        <w:ind w:firstLine="709" w:end="0"/>
        <w:rPr/>
      </w:pPr>
      <w:r>
        <w:rPr>
          <w:sz w:val="24"/>
          <w:lang w:val="en-US"/>
        </w:rPr>
        <w:t xml:space="preserve">de él un vago recuerdo.                                        </w:t>
      </w:r>
      <w:r>
        <w:rPr>
          <w:sz w:val="24"/>
        </w:rPr>
        <w:t>о нем весьма смутное воспоминание.</w:t>
      </w:r>
    </w:p>
    <w:p>
      <w:pPr>
        <w:pStyle w:val="Normal1"/>
        <w:spacing w:lineRule="auto" w:line="240"/>
        <w:ind w:firstLine="709" w:end="0"/>
        <w:rPr/>
      </w:pPr>
      <w:r>
        <w:rPr>
          <w:sz w:val="24"/>
        </w:rPr>
        <w:t>(</w:t>
      </w:r>
      <w:r>
        <w:rPr>
          <w:sz w:val="24"/>
          <w:lang w:val="en-US"/>
        </w:rPr>
        <w:t>R</w:t>
      </w:r>
      <w:r>
        <w:rPr>
          <w:sz w:val="24"/>
        </w:rPr>
        <w:t>.</w:t>
      </w:r>
      <w:r>
        <w:rPr>
          <w:sz w:val="24"/>
          <w:lang w:val="en-US"/>
        </w:rPr>
        <w:t>G</w:t>
      </w:r>
      <w:r>
        <w:rPr>
          <w:lang w:val="en-US"/>
        </w:rPr>
        <w:t>ALLEGOS</w:t>
      </w:r>
      <w:r>
        <w:rPr>
          <w:sz w:val="24"/>
        </w:rPr>
        <w:t xml:space="preserve">)                     </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284" w:end="0"/>
        <w:jc w:val="center"/>
        <w:rPr/>
      </w:pPr>
      <w:r>
        <w:rPr>
          <w:rFonts w:cs="Times New Roman" w:ascii="Times New Roman" w:hAnsi="Times New Roman"/>
          <w:i/>
          <w:sz w:val="24"/>
        </w:rPr>
        <w:t>5. Самостоятельные (абсолютные) инфинитивные обороты (</w:t>
      </w:r>
      <w:r>
        <w:rPr>
          <w:rFonts w:cs="Times New Roman" w:ascii="Times New Roman" w:hAnsi="Times New Roman"/>
          <w:i/>
          <w:sz w:val="24"/>
          <w:lang w:val="en-US"/>
        </w:rPr>
        <w:t>construcciones</w:t>
      </w:r>
      <w:r>
        <w:rPr>
          <w:rFonts w:cs="Times New Roman" w:ascii="Times New Roman" w:hAnsi="Times New Roman"/>
          <w:i/>
          <w:sz w:val="24"/>
        </w:rPr>
        <w:t xml:space="preserve"> </w:t>
      </w:r>
      <w:r>
        <w:rPr>
          <w:rFonts w:cs="Times New Roman" w:ascii="Times New Roman" w:hAnsi="Times New Roman"/>
          <w:i/>
          <w:sz w:val="24"/>
          <w:lang w:val="en-US"/>
        </w:rPr>
        <w:t>absolutas</w:t>
      </w:r>
      <w:r>
        <w:rPr>
          <w:rFonts w:cs="Times New Roman" w:ascii="Times New Roman" w:hAnsi="Times New Roman"/>
          <w:i/>
          <w:sz w:val="24"/>
        </w:rPr>
        <w:t xml:space="preserve"> </w:t>
      </w:r>
      <w:r>
        <w:rPr>
          <w:rFonts w:cs="Times New Roman" w:ascii="Times New Roman" w:hAnsi="Times New Roman"/>
          <w:i/>
          <w:sz w:val="24"/>
          <w:lang w:val="en-US"/>
        </w:rPr>
        <w:t>con</w:t>
      </w:r>
      <w:r>
        <w:rPr>
          <w:rFonts w:cs="Times New Roman" w:ascii="Times New Roman" w:hAnsi="Times New Roman"/>
          <w:i/>
          <w:sz w:val="24"/>
        </w:rPr>
        <w:t xml:space="preserve"> </w:t>
      </w:r>
      <w:r>
        <w:rPr>
          <w:rFonts w:cs="Times New Roman" w:ascii="Times New Roman" w:hAnsi="Times New Roman"/>
          <w:i/>
          <w:sz w:val="24"/>
          <w:lang w:val="en-US"/>
        </w:rPr>
        <w:t>infinitivo</w:t>
      </w:r>
      <w:r>
        <w:rPr>
          <w:rFonts w:cs="Times New Roman" w:ascii="Times New Roman" w:hAnsi="Times New Roman"/>
          <w:i/>
          <w:sz w:val="24"/>
        </w:rPr>
        <w:t>)</w:t>
      </w:r>
    </w:p>
    <w:p>
      <w:pPr>
        <w:pStyle w:val="Normal1"/>
        <w:spacing w:lineRule="auto" w:line="240"/>
        <w:ind w:firstLine="284" w:end="0"/>
        <w:rPr>
          <w:rFonts w:ascii="Times New Roman" w:hAnsi="Times New Roman" w:cs="Times New Roman"/>
          <w:i/>
          <w:i/>
          <w:sz w:val="24"/>
        </w:rPr>
      </w:pPr>
      <w:r>
        <w:rPr>
          <w:rFonts w:cs="Times New Roman"/>
          <w:i/>
          <w:sz w:val="24"/>
        </w:rPr>
      </w:r>
    </w:p>
    <w:p>
      <w:pPr>
        <w:pStyle w:val="Normal1"/>
        <w:spacing w:lineRule="auto" w:line="240"/>
        <w:ind w:firstLine="284" w:end="0"/>
        <w:rPr/>
      </w:pPr>
      <w:r>
        <w:rPr>
          <w:sz w:val="24"/>
        </w:rPr>
        <w:t xml:space="preserve">Самостоятельным инфинитивным оборотом называется конструкция, в которой инфинитив является </w:t>
      </w:r>
      <w:r>
        <w:rPr>
          <w:spacing w:val="20"/>
          <w:sz w:val="24"/>
        </w:rPr>
        <w:t>логическим предикатом</w:t>
      </w:r>
      <w:r>
        <w:rPr>
          <w:sz w:val="24"/>
        </w:rPr>
        <w:t xml:space="preserve"> действия (как бы сказуемым) и связан с особым </w:t>
      </w:r>
      <w:r>
        <w:rPr>
          <w:spacing w:val="20"/>
          <w:sz w:val="24"/>
        </w:rPr>
        <w:t>логическим субъектом</w:t>
      </w:r>
      <w:r>
        <w:rPr>
          <w:sz w:val="24"/>
        </w:rPr>
        <w:t xml:space="preserve"> действия (как бы подлежащим), </w:t>
      </w:r>
      <w:r>
        <w:rPr>
          <w:spacing w:val="20"/>
          <w:sz w:val="24"/>
        </w:rPr>
        <w:t>независимым</w:t>
      </w:r>
      <w:r>
        <w:rPr>
          <w:sz w:val="24"/>
        </w:rPr>
        <w:t xml:space="preserve"> от  поддлежащего всего предложения.</w:t>
      </w:r>
    </w:p>
    <w:p>
      <w:pPr>
        <w:pStyle w:val="Normal1"/>
        <w:spacing w:lineRule="auto" w:line="240"/>
        <w:ind w:firstLine="284" w:end="0"/>
        <w:rPr/>
      </w:pPr>
      <w:r>
        <w:rPr>
          <w:sz w:val="24"/>
        </w:rPr>
        <w:t xml:space="preserve">Абсолютная конструкция образуется с теми же предлогами и по тем же моделям, что и связный оборот. Самостоятельный оборот выполняет в речи чаще всего функции придаточных </w:t>
      </w:r>
      <w:r>
        <w:rPr>
          <w:spacing w:val="20"/>
          <w:sz w:val="24"/>
        </w:rPr>
        <w:t>обстоятельственных</w:t>
      </w:r>
      <w:r>
        <w:rPr>
          <w:sz w:val="24"/>
        </w:rPr>
        <w:t xml:space="preserve">  предложений:</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Al</w:t>
      </w:r>
      <w:r>
        <w:rPr>
          <w:i/>
          <w:iCs/>
          <w:sz w:val="24"/>
        </w:rPr>
        <w:t xml:space="preserve"> </w:t>
      </w:r>
      <w:r>
        <w:rPr>
          <w:i/>
          <w:iCs/>
          <w:sz w:val="24"/>
          <w:lang w:val="en-US"/>
        </w:rPr>
        <w:t>comprar</w:t>
      </w:r>
      <w:r>
        <w:rPr>
          <w:i/>
          <w:iCs/>
          <w:sz w:val="24"/>
        </w:rPr>
        <w:t xml:space="preserve"> </w:t>
      </w:r>
      <w:r>
        <w:rPr>
          <w:i/>
          <w:iCs/>
          <w:sz w:val="24"/>
          <w:lang w:val="en-US"/>
        </w:rPr>
        <w:t>Bernardo</w:t>
      </w:r>
      <w:r>
        <w:rPr>
          <w:i/>
          <w:iCs/>
          <w:sz w:val="24"/>
        </w:rPr>
        <w:t xml:space="preserve"> </w:t>
      </w:r>
      <w:r>
        <w:rPr>
          <w:i/>
          <w:iCs/>
          <w:sz w:val="24"/>
          <w:lang w:val="en-US"/>
        </w:rPr>
        <w:t>las</w:t>
      </w:r>
      <w:r>
        <w:rPr>
          <w:i/>
          <w:iCs/>
          <w:sz w:val="24"/>
        </w:rPr>
        <w:t xml:space="preserve"> </w:t>
      </w:r>
      <w:r>
        <w:rPr>
          <w:i/>
          <w:iCs/>
          <w:sz w:val="24"/>
          <w:lang w:val="en-US"/>
        </w:rPr>
        <w:t>entradas</w:t>
      </w:r>
      <w:r>
        <w:rPr>
          <w:sz w:val="24"/>
        </w:rPr>
        <w:t xml:space="preserve">,                        Когда Бернардо купил билеты, </w:t>
      </w:r>
    </w:p>
    <w:p>
      <w:pPr>
        <w:pStyle w:val="Normal1"/>
        <w:spacing w:lineRule="auto" w:line="240"/>
        <w:ind w:firstLine="709" w:end="0"/>
        <w:rPr/>
      </w:pPr>
      <w:r>
        <w:rPr>
          <w:sz w:val="24"/>
          <w:lang w:val="en-US"/>
        </w:rPr>
        <w:t>tod</w:t>
      </w:r>
      <w:r>
        <w:rPr>
          <w:sz w:val="24"/>
        </w:rPr>
        <w:t xml:space="preserve">а </w:t>
      </w:r>
      <w:r>
        <w:rPr>
          <w:sz w:val="24"/>
          <w:lang w:val="en-US"/>
        </w:rPr>
        <w:t>su</w:t>
      </w:r>
      <w:r>
        <w:rPr>
          <w:sz w:val="24"/>
        </w:rPr>
        <w:t xml:space="preserve"> </w:t>
      </w:r>
      <w:r>
        <w:rPr>
          <w:sz w:val="24"/>
          <w:lang w:val="en-US"/>
        </w:rPr>
        <w:t>familia</w:t>
      </w:r>
      <w:r>
        <w:rPr>
          <w:sz w:val="24"/>
        </w:rPr>
        <w:t xml:space="preserve"> </w:t>
      </w:r>
      <w:r>
        <w:rPr>
          <w:sz w:val="24"/>
          <w:lang w:val="en-US"/>
        </w:rPr>
        <w:t>se</w:t>
      </w:r>
      <w:r>
        <w:rPr>
          <w:sz w:val="24"/>
        </w:rPr>
        <w:t xml:space="preserve"> </w:t>
      </w:r>
      <w:r>
        <w:rPr>
          <w:sz w:val="24"/>
          <w:lang w:val="en-US"/>
        </w:rPr>
        <w:t>dirigi</w:t>
      </w:r>
      <w:r>
        <w:rPr>
          <w:sz w:val="24"/>
        </w:rPr>
        <w:t xml:space="preserve">ó </w:t>
      </w:r>
      <w:r>
        <w:rPr>
          <w:sz w:val="24"/>
          <w:lang w:val="en-US"/>
        </w:rPr>
        <w:t>a</w:t>
      </w:r>
      <w:r>
        <w:rPr>
          <w:sz w:val="24"/>
        </w:rPr>
        <w:t xml:space="preserve"> </w:t>
      </w:r>
      <w:r>
        <w:rPr>
          <w:sz w:val="24"/>
          <w:lang w:val="en-US"/>
        </w:rPr>
        <w:t>la</w:t>
      </w:r>
      <w:r>
        <w:rPr>
          <w:sz w:val="24"/>
        </w:rPr>
        <w:t xml:space="preserve">                                вся его семья направилась в </w:t>
      </w:r>
    </w:p>
    <w:p>
      <w:pPr>
        <w:pStyle w:val="Normal1"/>
        <w:spacing w:lineRule="auto" w:line="240"/>
        <w:ind w:firstLine="709" w:end="0"/>
        <w:rPr/>
      </w:pPr>
      <w:r>
        <w:rPr>
          <w:sz w:val="24"/>
          <w:lang w:val="en-US"/>
        </w:rPr>
        <w:t xml:space="preserve">sala  de espectáculos.                                                  </w:t>
      </w:r>
      <w:r>
        <w:rPr>
          <w:sz w:val="24"/>
        </w:rPr>
        <w:t>зрительный зал.</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самостоятельном инфинитивном обороте </w:t>
      </w:r>
      <w:r>
        <w:rPr>
          <w:b/>
          <w:sz w:val="24"/>
          <w:lang w:val="en-US"/>
        </w:rPr>
        <w:t>Bernardo</w:t>
      </w:r>
      <w:r>
        <w:rPr>
          <w:sz w:val="24"/>
        </w:rPr>
        <w:t xml:space="preserve"> является субъектом действия, названного глаголом </w:t>
      </w:r>
      <w:r>
        <w:rPr>
          <w:b/>
          <w:sz w:val="24"/>
          <w:lang w:val="en-US"/>
        </w:rPr>
        <w:t>comprar</w:t>
      </w:r>
      <w:r>
        <w:rPr>
          <w:sz w:val="24"/>
        </w:rPr>
        <w:t xml:space="preserve">, и не зависит поддлежащего </w:t>
      </w:r>
      <w:r>
        <w:rPr>
          <w:sz w:val="24"/>
          <w:lang w:val="en-US"/>
        </w:rPr>
        <w:t>toda</w:t>
      </w:r>
      <w:r>
        <w:rPr>
          <w:sz w:val="24"/>
        </w:rPr>
        <w:t xml:space="preserve"> </w:t>
      </w:r>
      <w:r>
        <w:rPr>
          <w:sz w:val="24"/>
          <w:lang w:val="en-US"/>
        </w:rPr>
        <w:t>su</w:t>
      </w:r>
      <w:r>
        <w:rPr>
          <w:sz w:val="24"/>
        </w:rPr>
        <w:t xml:space="preserve"> </w:t>
      </w:r>
      <w:r>
        <w:rPr>
          <w:sz w:val="24"/>
          <w:lang w:val="en-US"/>
        </w:rPr>
        <w:t>familia</w:t>
      </w:r>
      <w:r>
        <w:rPr>
          <w:sz w:val="24"/>
        </w:rPr>
        <w:t xml:space="preserve">. Поэтому оборот можно развернуть придаточное предложение с подлежащим Bernardo и сказуемым— личной формой глагола </w:t>
      </w:r>
      <w:r>
        <w:rPr>
          <w:sz w:val="24"/>
          <w:lang w:val="en-US"/>
        </w:rPr>
        <w:t>comprar</w:t>
      </w:r>
      <w:r>
        <w:rPr>
          <w:sz w:val="24"/>
        </w:rPr>
        <w:t xml:space="preserve">: </w:t>
      </w:r>
    </w:p>
    <w:p>
      <w:pPr>
        <w:pStyle w:val="Normal1"/>
        <w:spacing w:lineRule="auto" w:line="240"/>
        <w:rPr>
          <w:sz w:val="24"/>
          <w:lang w:val="en-US"/>
        </w:rPr>
      </w:pPr>
      <w:r>
        <w:rPr>
          <w:sz w:val="24"/>
          <w:lang w:val="en-US"/>
        </w:rPr>
        <w:t>Cuando Bemardo compró las  entradas...</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El</w:t>
      </w:r>
      <w:r>
        <w:rPr>
          <w:sz w:val="24"/>
        </w:rPr>
        <w:t xml:space="preserve"> </w:t>
      </w:r>
      <w:r>
        <w:rPr>
          <w:sz w:val="24"/>
          <w:lang w:val="en-US"/>
        </w:rPr>
        <w:t>p</w:t>
      </w:r>
      <w:r>
        <w:rPr>
          <w:sz w:val="24"/>
        </w:rPr>
        <w:t>ú</w:t>
      </w:r>
      <w:r>
        <w:rPr>
          <w:sz w:val="24"/>
          <w:lang w:val="en-US"/>
        </w:rPr>
        <w:t>blico</w:t>
      </w:r>
      <w:r>
        <w:rPr>
          <w:sz w:val="24"/>
        </w:rPr>
        <w:t xml:space="preserve"> </w:t>
      </w:r>
      <w:r>
        <w:rPr>
          <w:sz w:val="24"/>
          <w:lang w:val="en-US"/>
        </w:rPr>
        <w:t>sali</w:t>
      </w:r>
      <w:r>
        <w:rPr>
          <w:sz w:val="24"/>
        </w:rPr>
        <w:t xml:space="preserve">ó </w:t>
      </w:r>
      <w:r>
        <w:rPr>
          <w:sz w:val="24"/>
          <w:lang w:val="en-US"/>
        </w:rPr>
        <w:t>del</w:t>
      </w:r>
      <w:r>
        <w:rPr>
          <w:sz w:val="24"/>
        </w:rPr>
        <w:t xml:space="preserve"> </w:t>
      </w:r>
      <w:r>
        <w:rPr>
          <w:sz w:val="24"/>
          <w:lang w:val="en-US"/>
        </w:rPr>
        <w:t>teatro</w:t>
      </w:r>
      <w:r>
        <w:rPr>
          <w:sz w:val="24"/>
        </w:rPr>
        <w:t xml:space="preserve">, </w:t>
      </w:r>
      <w:r>
        <w:rPr>
          <w:i/>
          <w:iCs/>
          <w:sz w:val="24"/>
          <w:lang w:val="en-US"/>
        </w:rPr>
        <w:t>despu</w:t>
      </w:r>
      <w:r>
        <w:rPr>
          <w:i/>
          <w:iCs/>
          <w:sz w:val="24"/>
        </w:rPr>
        <w:t>é</w:t>
      </w:r>
      <w:r>
        <w:rPr>
          <w:i/>
          <w:iCs/>
          <w:sz w:val="24"/>
          <w:lang w:val="en-US"/>
        </w:rPr>
        <w:t>s</w:t>
      </w:r>
      <w:r>
        <w:rPr>
          <w:sz w:val="24"/>
        </w:rPr>
        <w:t xml:space="preserve">                           Зрители вышли из театра, после </w:t>
      </w:r>
    </w:p>
    <w:p>
      <w:pPr>
        <w:pStyle w:val="Normal1"/>
        <w:spacing w:lineRule="auto" w:line="240"/>
        <w:ind w:firstLine="709" w:end="0"/>
        <w:rPr/>
      </w:pPr>
      <w:r>
        <w:rPr>
          <w:i/>
          <w:iCs/>
          <w:sz w:val="24"/>
          <w:lang w:val="en-US"/>
        </w:rPr>
        <w:t xml:space="preserve"> </w:t>
      </w:r>
      <w:r>
        <w:rPr>
          <w:i/>
          <w:iCs/>
          <w:sz w:val="24"/>
          <w:lang w:val="en-US"/>
        </w:rPr>
        <w:t>de haber terminado el espectáculo</w:t>
      </w:r>
      <w:r>
        <w:rPr>
          <w:sz w:val="24"/>
          <w:lang w:val="en-US"/>
        </w:rPr>
        <w:t xml:space="preserve">.                             </w:t>
      </w:r>
      <w:r>
        <w:rPr>
          <w:sz w:val="24"/>
        </w:rPr>
        <w:t>того как закончился спектакль.</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Самостоятельные инфинитивные обороты обычно переводятся на русский язык соответствующими придаточными обстоятель</w:t>
        <w:softHyphen/>
        <w:t>ственными предложениями.</w:t>
      </w:r>
    </w:p>
    <w:p>
      <w:pPr>
        <w:pStyle w:val="Normal1"/>
        <w:spacing w:lineRule="auto" w:line="240"/>
        <w:ind w:firstLine="284" w:end="0"/>
        <w:rPr/>
      </w:pPr>
      <w:r>
        <w:rPr>
          <w:sz w:val="24"/>
        </w:rPr>
        <w:t>Абсолютные обороты с безличными глаголами, как правило, пе</w:t>
        <w:softHyphen/>
        <w:t xml:space="preserve">реводятся </w:t>
      </w:r>
      <w:r>
        <w:rPr>
          <w:spacing w:val="20"/>
          <w:sz w:val="24"/>
        </w:rPr>
        <w:t>наречиями</w:t>
      </w:r>
      <w:r>
        <w:rPr>
          <w:sz w:val="24"/>
        </w:rPr>
        <w:t xml:space="preserve"> или </w:t>
      </w:r>
      <w:r>
        <w:rPr>
          <w:spacing w:val="20"/>
          <w:sz w:val="24"/>
        </w:rPr>
        <w:t>наречными оборотами</w:t>
      </w:r>
      <w:r>
        <w:rPr>
          <w:sz w:val="24"/>
        </w:rPr>
        <w:t>:</w:t>
      </w:r>
    </w:p>
    <w:p>
      <w:pPr>
        <w:pStyle w:val="Normal1"/>
        <w:spacing w:lineRule="auto" w:line="240"/>
        <w:ind w:firstLine="284" w:end="0"/>
        <w:rPr>
          <w:sz w:val="24"/>
        </w:rPr>
      </w:pPr>
      <w:r>
        <w:rPr>
          <w:sz w:val="24"/>
        </w:rPr>
      </w:r>
    </w:p>
    <w:tbl>
      <w:tblPr>
        <w:tblW w:w="7035" w:type="dxa"/>
        <w:jc w:val="start"/>
        <w:tblInd w:w="161" w:type="dxa"/>
        <w:tblLayout w:type="fixed"/>
        <w:tblCellMar>
          <w:top w:w="0" w:type="dxa"/>
          <w:start w:w="108" w:type="dxa"/>
          <w:bottom w:w="0" w:type="dxa"/>
          <w:end w:w="108" w:type="dxa"/>
        </w:tblCellMar>
      </w:tblPr>
      <w:tblGrid>
        <w:gridCol w:w="2357"/>
        <w:gridCol w:w="567"/>
        <w:gridCol w:w="4111"/>
      </w:tblGrid>
      <w:tr>
        <w:trPr>
          <w:trHeight w:val="1500" w:hRule="atLeast"/>
        </w:trPr>
        <w:tc>
          <w:tcPr>
            <w:tcW w:w="2357" w:type="dxa"/>
            <w:tcBorders/>
          </w:tcPr>
          <w:p>
            <w:pPr>
              <w:pStyle w:val="Normal1"/>
              <w:spacing w:lineRule="auto" w:line="240"/>
              <w:ind w:firstLine="284" w:start="-53" w:end="0"/>
              <w:rPr>
                <w:sz w:val="24"/>
                <w:lang w:val="en-US"/>
              </w:rPr>
            </w:pPr>
            <w:r>
              <w:rPr>
                <w:sz w:val="24"/>
                <w:lang w:val="en-US"/>
              </w:rPr>
              <w:t>al amanecer</w:t>
            </w:r>
          </w:p>
          <w:p>
            <w:pPr>
              <w:pStyle w:val="Normal1"/>
              <w:spacing w:lineRule="auto" w:line="240"/>
              <w:ind w:firstLine="284" w:start="-53" w:end="0"/>
              <w:rPr>
                <w:sz w:val="24"/>
                <w:lang w:val="en-US"/>
              </w:rPr>
            </w:pPr>
            <w:r>
              <w:rPr>
                <w:sz w:val="24"/>
                <w:lang w:val="en-US"/>
              </w:rPr>
              <w:t>al atardecer</w:t>
            </w:r>
          </w:p>
          <w:p>
            <w:pPr>
              <w:pStyle w:val="Normal1"/>
              <w:spacing w:lineRule="auto" w:line="240"/>
              <w:ind w:firstLine="284" w:start="-53" w:end="0"/>
              <w:rPr>
                <w:sz w:val="24"/>
                <w:lang w:val="en-US"/>
              </w:rPr>
            </w:pPr>
            <w:r>
              <w:rPr>
                <w:sz w:val="24"/>
                <w:lang w:val="en-US"/>
              </w:rPr>
              <w:t>al anochecer</w:t>
            </w:r>
          </w:p>
          <w:p>
            <w:pPr>
              <w:pStyle w:val="Normal1"/>
              <w:spacing w:lineRule="auto" w:line="240"/>
              <w:ind w:firstLine="284" w:start="-53" w:end="0"/>
              <w:rPr>
                <w:sz w:val="24"/>
                <w:lang w:val="en-US"/>
              </w:rPr>
            </w:pPr>
            <w:r>
              <w:rPr>
                <w:sz w:val="24"/>
                <w:lang w:val="en-US"/>
              </w:rPr>
              <w:t>al llover</w:t>
            </w:r>
          </w:p>
          <w:p>
            <w:pPr>
              <w:pStyle w:val="FR4"/>
              <w:jc w:val="both"/>
              <w:rPr>
                <w:sz w:val="24"/>
                <w:lang w:val="en-US"/>
              </w:rPr>
            </w:pPr>
            <w:r>
              <w:rPr>
                <w:sz w:val="24"/>
                <w:lang w:val="en-US"/>
              </w:rPr>
            </w:r>
          </w:p>
        </w:tc>
        <w:tc>
          <w:tcPr>
            <w:tcW w:w="567" w:type="dxa"/>
            <w:tcBorders/>
          </w:tcPr>
          <w:p>
            <w:pPr>
              <w:pStyle w:val="Normal1"/>
              <w:spacing w:lineRule="auto" w:line="240"/>
              <w:rPr>
                <w:sz w:val="24"/>
              </w:rPr>
            </w:pPr>
            <w:r>
              <w:rPr>
                <w:sz w:val="24"/>
              </w:rPr>
              <w:t>—</w:t>
            </w:r>
          </w:p>
          <w:p>
            <w:pPr>
              <w:pStyle w:val="Normal1"/>
              <w:spacing w:lineRule="auto" w:line="240"/>
              <w:rPr>
                <w:sz w:val="24"/>
              </w:rPr>
            </w:pPr>
            <w:r>
              <w:rPr>
                <w:sz w:val="24"/>
              </w:rPr>
              <w:t>—</w:t>
            </w:r>
          </w:p>
          <w:p>
            <w:pPr>
              <w:pStyle w:val="Normal1"/>
              <w:spacing w:lineRule="auto" w:line="240"/>
              <w:rPr>
                <w:sz w:val="24"/>
              </w:rPr>
            </w:pPr>
            <w:r>
              <w:rPr>
                <w:sz w:val="24"/>
              </w:rPr>
              <w:t>—</w:t>
            </w:r>
          </w:p>
          <w:p>
            <w:pPr>
              <w:pStyle w:val="Normal1"/>
              <w:spacing w:lineRule="auto" w:line="240"/>
              <w:rPr>
                <w:sz w:val="24"/>
              </w:rPr>
            </w:pPr>
            <w:r>
              <w:rPr>
                <w:sz w:val="24"/>
              </w:rPr>
              <w:t>—</w:t>
            </w:r>
          </w:p>
          <w:p>
            <w:pPr>
              <w:pStyle w:val="FR4"/>
              <w:jc w:val="both"/>
              <w:rPr>
                <w:sz w:val="24"/>
              </w:rPr>
            </w:pPr>
            <w:r>
              <w:rPr>
                <w:sz w:val="24"/>
              </w:rPr>
            </w:r>
          </w:p>
        </w:tc>
        <w:tc>
          <w:tcPr>
            <w:tcW w:w="4111" w:type="dxa"/>
            <w:tcBorders/>
          </w:tcPr>
          <w:p>
            <w:pPr>
              <w:pStyle w:val="Normal1"/>
              <w:spacing w:lineRule="auto" w:line="240"/>
              <w:rPr>
                <w:sz w:val="24"/>
              </w:rPr>
            </w:pPr>
            <w:r>
              <w:rPr>
                <w:sz w:val="24"/>
              </w:rPr>
              <w:t xml:space="preserve">на рассвете </w:t>
            </w:r>
          </w:p>
          <w:p>
            <w:pPr>
              <w:pStyle w:val="Normal1"/>
              <w:spacing w:lineRule="auto" w:line="240"/>
              <w:rPr>
                <w:sz w:val="24"/>
              </w:rPr>
            </w:pPr>
            <w:r>
              <w:rPr>
                <w:sz w:val="24"/>
              </w:rPr>
              <w:t xml:space="preserve">вечером, с наступлением вечера </w:t>
            </w:r>
          </w:p>
          <w:p>
            <w:pPr>
              <w:pStyle w:val="Normal1"/>
              <w:spacing w:lineRule="auto" w:line="240"/>
              <w:rPr>
                <w:sz w:val="24"/>
              </w:rPr>
            </w:pPr>
            <w:r>
              <w:rPr>
                <w:sz w:val="24"/>
              </w:rPr>
              <w:t xml:space="preserve">в сумерках, с наступлением сумерек </w:t>
            </w:r>
          </w:p>
          <w:p>
            <w:pPr>
              <w:pStyle w:val="Normal1"/>
              <w:spacing w:lineRule="auto" w:line="240"/>
              <w:rPr>
                <w:sz w:val="24"/>
              </w:rPr>
            </w:pPr>
            <w:r>
              <w:rPr>
                <w:sz w:val="24"/>
              </w:rPr>
              <w:t>в дождь и т.д.</w:t>
            </w:r>
          </w:p>
          <w:p>
            <w:pPr>
              <w:pStyle w:val="FR4"/>
              <w:jc w:val="both"/>
              <w:rPr>
                <w:sz w:val="24"/>
              </w:rPr>
            </w:pPr>
            <w:r>
              <w:rPr>
                <w:sz w:val="24"/>
              </w:rPr>
            </w:r>
          </w:p>
        </w:tc>
      </w:tr>
    </w:tbl>
    <w:p>
      <w:pPr>
        <w:pStyle w:val="FR4"/>
        <w:ind w:firstLine="284" w:end="0"/>
        <w:jc w:val="center"/>
        <w:rPr>
          <w:rFonts w:ascii="Times New Roman" w:hAnsi="Times New Roman" w:cs="Times New Roman"/>
          <w:i/>
          <w:i/>
          <w:sz w:val="24"/>
        </w:rPr>
      </w:pPr>
      <w:r>
        <w:rPr>
          <w:rFonts w:cs="Times New Roman" w:ascii="Times New Roman" w:hAnsi="Times New Roman"/>
          <w:i/>
          <w:sz w:val="24"/>
        </w:rPr>
      </w:r>
    </w:p>
    <w:p>
      <w:pPr>
        <w:pStyle w:val="FR4"/>
        <w:ind w:firstLine="284" w:end="0"/>
        <w:jc w:val="center"/>
        <w:rPr/>
      </w:pPr>
      <w:r>
        <w:rPr>
          <w:rFonts w:cs="Times New Roman" w:ascii="Times New Roman" w:hAnsi="Times New Roman"/>
          <w:i/>
          <w:sz w:val="24"/>
          <w:lang w:val="en-US"/>
        </w:rPr>
        <w:t xml:space="preserve">6. </w:t>
      </w:r>
      <w:r>
        <w:rPr>
          <w:rFonts w:cs="Times New Roman" w:ascii="Times New Roman" w:hAnsi="Times New Roman"/>
          <w:i/>
          <w:sz w:val="24"/>
        </w:rPr>
        <w:t>Оборот</w:t>
      </w:r>
      <w:r>
        <w:rPr>
          <w:rFonts w:cs="Times New Roman" w:ascii="Times New Roman" w:hAnsi="Times New Roman"/>
          <w:i/>
          <w:sz w:val="24"/>
          <w:lang w:val="en-US"/>
        </w:rPr>
        <w:t xml:space="preserve"> acusativo con infinitivo</w:t>
      </w:r>
    </w:p>
    <w:p>
      <w:pPr>
        <w:pStyle w:val="Normal1"/>
        <w:spacing w:lineRule="auto" w:line="240"/>
        <w:ind w:firstLine="284" w:end="0"/>
        <w:rPr>
          <w:rFonts w:ascii="Times New Roman" w:hAnsi="Times New Roman" w:cs="Times New Roman"/>
          <w:i/>
          <w:i/>
          <w:sz w:val="24"/>
          <w:lang w:val="en-US"/>
        </w:rPr>
      </w:pPr>
      <w:r>
        <w:rPr>
          <w:rFonts w:cs="Times New Roman"/>
          <w:i/>
          <w:sz w:val="24"/>
          <w:lang w:val="en-US"/>
        </w:rPr>
      </w:r>
    </w:p>
    <w:p>
      <w:pPr>
        <w:pStyle w:val="Normal1"/>
        <w:spacing w:lineRule="auto" w:line="240"/>
        <w:ind w:firstLine="284" w:end="0"/>
        <w:rPr/>
      </w:pPr>
      <w:r>
        <w:rPr>
          <w:sz w:val="24"/>
        </w:rPr>
        <w:t xml:space="preserve">Оборот </w:t>
      </w:r>
      <w:r>
        <w:rPr>
          <w:spacing w:val="20"/>
          <w:sz w:val="24"/>
          <w:lang w:val="en-US"/>
        </w:rPr>
        <w:t>acusativo</w:t>
      </w:r>
      <w:r>
        <w:rPr>
          <w:spacing w:val="20"/>
          <w:sz w:val="24"/>
        </w:rPr>
        <w:t xml:space="preserve"> </w:t>
      </w:r>
      <w:r>
        <w:rPr>
          <w:spacing w:val="20"/>
          <w:sz w:val="24"/>
          <w:lang w:val="en-US"/>
        </w:rPr>
        <w:t>con</w:t>
      </w:r>
      <w:r>
        <w:rPr>
          <w:spacing w:val="20"/>
          <w:sz w:val="24"/>
        </w:rPr>
        <w:t xml:space="preserve"> </w:t>
      </w:r>
      <w:r>
        <w:rPr>
          <w:spacing w:val="20"/>
          <w:sz w:val="24"/>
          <w:lang w:val="en-US"/>
        </w:rPr>
        <w:t>infinitivo</w:t>
      </w:r>
      <w:r>
        <w:rPr>
          <w:sz w:val="24"/>
        </w:rPr>
        <w:t xml:space="preserve"> («винительный с ин</w:t>
        <w:softHyphen/>
        <w:t>финитивом ») очень своеобразен. Он образуется с глаголами чув</w:t>
        <w:softHyphen/>
        <w:t xml:space="preserve">ственного восприятия: </w:t>
      </w:r>
      <w:r>
        <w:rPr>
          <w:b/>
          <w:sz w:val="24"/>
          <w:lang w:val="en-US"/>
        </w:rPr>
        <w:t>sentir</w:t>
      </w:r>
      <w:r>
        <w:rPr>
          <w:b/>
          <w:sz w:val="24"/>
        </w:rPr>
        <w:t xml:space="preserve">, </w:t>
      </w:r>
      <w:r>
        <w:rPr>
          <w:b/>
          <w:sz w:val="24"/>
          <w:lang w:val="en-US"/>
        </w:rPr>
        <w:t>ver</w:t>
      </w:r>
      <w:r>
        <w:rPr>
          <w:b/>
          <w:sz w:val="24"/>
        </w:rPr>
        <w:t xml:space="preserve">, </w:t>
      </w:r>
      <w:r>
        <w:rPr>
          <w:b/>
          <w:sz w:val="24"/>
          <w:lang w:val="en-US"/>
        </w:rPr>
        <w:t>mirar</w:t>
      </w:r>
      <w:r>
        <w:rPr>
          <w:b/>
          <w:sz w:val="24"/>
        </w:rPr>
        <w:t xml:space="preserve">, </w:t>
      </w:r>
      <w:r>
        <w:rPr>
          <w:b/>
          <w:sz w:val="24"/>
          <w:lang w:val="en-US"/>
        </w:rPr>
        <w:t>escuchar</w:t>
      </w:r>
      <w:r>
        <w:rPr>
          <w:b/>
          <w:sz w:val="24"/>
        </w:rPr>
        <w:t xml:space="preserve">, </w:t>
      </w:r>
      <w:r>
        <w:rPr>
          <w:b/>
          <w:sz w:val="24"/>
          <w:lang w:val="en-US"/>
        </w:rPr>
        <w:t>oir</w:t>
      </w:r>
      <w:r>
        <w:rPr>
          <w:b/>
          <w:sz w:val="24"/>
        </w:rPr>
        <w:t xml:space="preserve">, </w:t>
      </w:r>
      <w:r>
        <w:rPr>
          <w:b/>
          <w:sz w:val="24"/>
          <w:lang w:val="en-US"/>
        </w:rPr>
        <w:t>percibir</w:t>
      </w:r>
      <w:r>
        <w:rPr>
          <w:sz w:val="24"/>
        </w:rPr>
        <w:t xml:space="preserve"> и т.п. После них вместо дополнительного придаточного предложения употребляется инфинитив, который в придаточном был бы сказуе</w:t>
        <w:softHyphen/>
        <w:t>мым, и прямое дополнение, которое в придаточном являлось бы подлежащим. Иными словами, прямое дополнение служит для обо</w:t>
        <w:softHyphen/>
        <w:t>значения носителя действия, выраженного инфинитивом. Если пря</w:t>
        <w:softHyphen/>
        <w:t xml:space="preserve">мые дополнения называют одушевленный предмет мысли, то перед ними ставится предлог </w:t>
      </w:r>
      <w:r>
        <w:rPr>
          <w:b/>
          <w:sz w:val="24"/>
        </w:rPr>
        <w:t>а</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Oigo </w:t>
      </w:r>
      <w:r>
        <w:rPr>
          <w:i/>
          <w:iCs/>
          <w:sz w:val="24"/>
          <w:lang w:val="en-US"/>
        </w:rPr>
        <w:t>gritar</w:t>
      </w:r>
      <w:r>
        <w:rPr>
          <w:sz w:val="24"/>
          <w:lang w:val="en-US"/>
        </w:rPr>
        <w:t xml:space="preserve"> </w:t>
      </w:r>
      <w:r>
        <w:rPr>
          <w:b/>
          <w:bCs/>
          <w:sz w:val="24"/>
        </w:rPr>
        <w:t>а</w:t>
      </w:r>
      <w:r>
        <w:rPr>
          <w:sz w:val="24"/>
          <w:lang w:val="en-US"/>
        </w:rPr>
        <w:t xml:space="preserve"> </w:t>
      </w:r>
      <w:r>
        <w:rPr>
          <w:i/>
          <w:iCs/>
          <w:sz w:val="24"/>
          <w:lang w:val="en-US"/>
        </w:rPr>
        <w:t>la mujer</w:t>
      </w:r>
      <w:r>
        <w:rPr>
          <w:sz w:val="24"/>
          <w:lang w:val="en-US"/>
        </w:rPr>
        <w:t xml:space="preserve">.                                            = Oigo </w:t>
      </w:r>
      <w:r>
        <w:rPr>
          <w:i/>
          <w:iCs/>
          <w:sz w:val="24"/>
          <w:lang w:val="en-US"/>
        </w:rPr>
        <w:t>que grita la mujer</w:t>
      </w:r>
      <w:r>
        <w:rPr>
          <w:sz w:val="24"/>
          <w:lang w:val="en-US"/>
        </w:rPr>
        <w:t xml:space="preserve">. </w:t>
      </w:r>
    </w:p>
    <w:p>
      <w:pPr>
        <w:pStyle w:val="Normal1"/>
        <w:spacing w:lineRule="auto" w:line="240"/>
        <w:ind w:firstLine="284" w:end="0"/>
        <w:rPr>
          <w:sz w:val="24"/>
        </w:rPr>
      </w:pPr>
      <w:r>
        <w:rPr>
          <w:sz w:val="24"/>
        </w:rPr>
        <w:t>Я слышу крик женщины.                                      = Я слышу, как (что) кричит женщина.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Ve</w:t>
      </w:r>
      <w:r>
        <w:rPr>
          <w:sz w:val="24"/>
        </w:rPr>
        <w:t>ì</w:t>
      </w:r>
      <w:r>
        <w:rPr>
          <w:sz w:val="24"/>
          <w:lang w:val="en-US"/>
        </w:rPr>
        <w:t>an</w:t>
      </w:r>
      <w:r>
        <w:rPr>
          <w:sz w:val="24"/>
        </w:rPr>
        <w:t xml:space="preserve"> </w:t>
      </w:r>
      <w:r>
        <w:rPr>
          <w:b/>
          <w:bCs/>
          <w:sz w:val="24"/>
          <w:lang w:val="en-US"/>
        </w:rPr>
        <w:t>a</w:t>
      </w:r>
      <w:r>
        <w:rPr>
          <w:sz w:val="24"/>
        </w:rPr>
        <w:t xml:space="preserve"> </w:t>
      </w:r>
      <w:r>
        <w:rPr>
          <w:i/>
          <w:iCs/>
          <w:sz w:val="24"/>
          <w:lang w:val="en-US"/>
        </w:rPr>
        <w:t>la</w:t>
      </w:r>
      <w:r>
        <w:rPr>
          <w:i/>
          <w:iCs/>
          <w:sz w:val="24"/>
        </w:rPr>
        <w:t xml:space="preserve"> </w:t>
      </w:r>
      <w:r>
        <w:rPr>
          <w:i/>
          <w:iCs/>
          <w:sz w:val="24"/>
          <w:lang w:val="en-US"/>
        </w:rPr>
        <w:t>gente</w:t>
      </w:r>
      <w:r>
        <w:rPr>
          <w:i/>
          <w:iCs/>
          <w:sz w:val="24"/>
        </w:rPr>
        <w:t xml:space="preserve"> </w:t>
      </w:r>
      <w:r>
        <w:rPr>
          <w:i/>
          <w:iCs/>
          <w:sz w:val="24"/>
          <w:lang w:val="en-US"/>
        </w:rPr>
        <w:t>ir</w:t>
      </w:r>
      <w:r>
        <w:rPr>
          <w:i/>
          <w:iCs/>
          <w:sz w:val="24"/>
        </w:rPr>
        <w:t xml:space="preserve"> </w:t>
      </w:r>
      <w:r>
        <w:rPr>
          <w:i/>
          <w:iCs/>
          <w:sz w:val="24"/>
          <w:lang w:val="en-US"/>
        </w:rPr>
        <w:t>y</w:t>
      </w:r>
      <w:r>
        <w:rPr>
          <w:i/>
          <w:iCs/>
          <w:sz w:val="24"/>
        </w:rPr>
        <w:t xml:space="preserve"> </w:t>
      </w:r>
      <w:r>
        <w:rPr>
          <w:i/>
          <w:iCs/>
          <w:sz w:val="24"/>
          <w:lang w:val="en-US"/>
        </w:rPr>
        <w:t>venir</w:t>
      </w:r>
      <w:r>
        <w:rPr>
          <w:i/>
          <w:iCs/>
          <w:sz w:val="24"/>
        </w:rPr>
        <w:t xml:space="preserve">, </w:t>
      </w:r>
      <w:r>
        <w:rPr>
          <w:i/>
          <w:iCs/>
          <w:sz w:val="24"/>
          <w:lang w:val="en-US"/>
        </w:rPr>
        <w:t>saludarse</w:t>
      </w:r>
      <w:r>
        <w:rPr>
          <w:sz w:val="24"/>
        </w:rPr>
        <w:t xml:space="preserve">                     Они видели, как люди ходили </w:t>
      </w:r>
    </w:p>
    <w:p>
      <w:pPr>
        <w:pStyle w:val="Normal1"/>
        <w:spacing w:lineRule="auto" w:line="240"/>
        <w:ind w:firstLine="709" w:end="0"/>
        <w:rPr/>
      </w:pPr>
      <w:r>
        <w:rPr>
          <w:i/>
          <w:iCs/>
          <w:sz w:val="24"/>
          <w:lang w:val="en-US"/>
        </w:rPr>
        <w:t>y</w:t>
      </w:r>
      <w:r>
        <w:rPr>
          <w:i/>
          <w:iCs/>
          <w:sz w:val="24"/>
        </w:rPr>
        <w:t xml:space="preserve"> </w:t>
      </w:r>
      <w:r>
        <w:rPr>
          <w:i/>
          <w:iCs/>
          <w:sz w:val="24"/>
          <w:lang w:val="en-US"/>
        </w:rPr>
        <w:t>volver</w:t>
      </w:r>
      <w:r>
        <w:rPr>
          <w:i/>
          <w:iCs/>
          <w:sz w:val="24"/>
        </w:rPr>
        <w:t xml:space="preserve"> </w:t>
      </w:r>
      <w:r>
        <w:rPr>
          <w:i/>
          <w:iCs/>
          <w:sz w:val="24"/>
          <w:lang w:val="en-US"/>
        </w:rPr>
        <w:t>a</w:t>
      </w:r>
      <w:r>
        <w:rPr>
          <w:i/>
          <w:iCs/>
          <w:sz w:val="24"/>
        </w:rPr>
        <w:t xml:space="preserve"> </w:t>
      </w:r>
      <w:r>
        <w:rPr>
          <w:i/>
          <w:iCs/>
          <w:sz w:val="24"/>
          <w:lang w:val="en-US"/>
        </w:rPr>
        <w:t>marcharse</w:t>
      </w:r>
      <w:r>
        <w:rPr>
          <w:sz w:val="24"/>
        </w:rPr>
        <w:t>.(</w:t>
      </w:r>
      <w:r>
        <w:rPr>
          <w:sz w:val="24"/>
          <w:lang w:val="en-US"/>
        </w:rPr>
        <w:t>F</w:t>
      </w:r>
      <w:r>
        <w:rPr>
          <w:sz w:val="24"/>
        </w:rPr>
        <w:t>.</w:t>
      </w:r>
      <w:r>
        <w:rPr>
          <w:sz w:val="24"/>
          <w:lang w:val="en-US"/>
        </w:rPr>
        <w:t>B</w:t>
      </w:r>
      <w:r>
        <w:rPr>
          <w:lang w:val="en-US"/>
        </w:rPr>
        <w:t>LANC</w:t>
      </w:r>
      <w:r>
        <w:rPr>
          <w:sz w:val="24"/>
        </w:rPr>
        <w:t xml:space="preserve">)                            взад и вперед, здоровались друг с другом и снова </w:t>
      </w:r>
    </w:p>
    <w:p>
      <w:pPr>
        <w:pStyle w:val="Normal1"/>
        <w:spacing w:lineRule="auto" w:line="240"/>
        <w:ind w:firstLine="284" w:end="0"/>
        <w:rPr/>
      </w:pPr>
      <w:r>
        <w:rPr>
          <w:sz w:val="24"/>
        </w:rPr>
        <w:t xml:space="preserve">                                                                                        </w:t>
      </w:r>
      <w:r>
        <w:rPr>
          <w:sz w:val="24"/>
        </w:rPr>
        <w:t>принимались</w:t>
      </w:r>
      <w:r>
        <w:rPr>
          <w:sz w:val="24"/>
          <w:lang w:val="en-US"/>
        </w:rPr>
        <w:t xml:space="preserve"> </w:t>
      </w:r>
      <w:r>
        <w:rPr>
          <w:sz w:val="24"/>
        </w:rPr>
        <w:t>ходить</w:t>
      </w:r>
      <w:r>
        <w:rPr>
          <w:sz w:val="24"/>
          <w:lang w:val="en-US"/>
        </w:rPr>
        <w:t>.</w:t>
      </w:r>
    </w:p>
    <w:p>
      <w:pPr>
        <w:pStyle w:val="Normal1"/>
        <w:spacing w:lineRule="auto" w:line="240"/>
        <w:ind w:firstLine="284" w:end="0"/>
        <w:rPr/>
      </w:pPr>
      <w:r>
        <w:rPr>
          <w:sz w:val="24"/>
          <w:lang w:val="en-US"/>
        </w:rPr>
        <w:t xml:space="preserve">Ella vio </w:t>
      </w:r>
      <w:r>
        <w:rPr>
          <w:i/>
          <w:iCs/>
          <w:sz w:val="24"/>
          <w:lang w:val="en-US"/>
        </w:rPr>
        <w:t>alejarse</w:t>
      </w:r>
      <w:r>
        <w:rPr>
          <w:sz w:val="24"/>
          <w:lang w:val="en-US"/>
        </w:rPr>
        <w:t xml:space="preserve"> a tos </w:t>
      </w:r>
      <w:r>
        <w:rPr>
          <w:i/>
          <w:iCs/>
          <w:sz w:val="24"/>
          <w:lang w:val="en-US"/>
        </w:rPr>
        <w:t>hombres</w:t>
      </w:r>
      <w:r>
        <w:rPr>
          <w:sz w:val="24"/>
          <w:lang w:val="en-US"/>
        </w:rPr>
        <w:t xml:space="preserve">.                               </w:t>
      </w:r>
      <w:r>
        <w:rPr>
          <w:sz w:val="24"/>
        </w:rPr>
        <w:t>Она увидела, как удалялись мужчины.</w:t>
      </w:r>
    </w:p>
    <w:p>
      <w:pPr>
        <w:pStyle w:val="Normal1"/>
        <w:spacing w:lineRule="auto" w:line="240"/>
        <w:ind w:firstLine="709" w:end="0"/>
        <w:rPr/>
      </w:pPr>
      <w:r>
        <w:rPr>
          <w:sz w:val="24"/>
        </w:rPr>
        <w:t xml:space="preserve">(В. </w:t>
      </w:r>
      <w:r>
        <w:rPr>
          <w:sz w:val="24"/>
          <w:lang w:val="en-US"/>
        </w:rPr>
        <w:t>L</w:t>
      </w:r>
      <w:r>
        <w:rPr>
          <w:lang w:val="en-US"/>
        </w:rPr>
        <w:t>ILLO</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Если в названном обороте в функции прямого дополнения выс</w:t>
        <w:softHyphen/>
        <w:t>тупает личное местоимение, то оно, как правило, не присоединяет</w:t>
        <w:softHyphen/>
        <w:t>ся к инфинитивному окончанию, а ставится перед глаголом в личной форме (т.е. перед глаголом восприятия):</w:t>
      </w:r>
    </w:p>
    <w:p>
      <w:pPr>
        <w:pStyle w:val="Normal1"/>
        <w:spacing w:lineRule="auto" w:line="240"/>
        <w:ind w:firstLine="284" w:end="0"/>
        <w:rPr>
          <w:sz w:val="24"/>
        </w:rPr>
      </w:pPr>
      <w:r>
        <w:rPr>
          <w:sz w:val="24"/>
        </w:rPr>
      </w:r>
    </w:p>
    <w:p>
      <w:pPr>
        <w:pStyle w:val="Normal1"/>
        <w:spacing w:lineRule="auto" w:line="240"/>
        <w:ind w:firstLine="284" w:end="0"/>
        <w:rPr/>
      </w:pPr>
      <w:r>
        <w:rPr>
          <w:b/>
          <w:bCs/>
          <w:sz w:val="24"/>
        </w:rPr>
        <w:t>Те</w:t>
      </w:r>
      <w:r>
        <w:rPr>
          <w:sz w:val="24"/>
          <w:lang w:val="en-US"/>
        </w:rPr>
        <w:t xml:space="preserve"> escucho </w:t>
      </w:r>
      <w:r>
        <w:rPr>
          <w:i/>
          <w:iCs/>
          <w:sz w:val="24"/>
          <w:lang w:val="en-US"/>
        </w:rPr>
        <w:t>cantar</w:t>
      </w:r>
      <w:r>
        <w:rPr>
          <w:sz w:val="24"/>
          <w:lang w:val="en-US"/>
        </w:rPr>
        <w:t xml:space="preserve">.                                            </w:t>
      </w:r>
      <w:r>
        <w:rPr>
          <w:sz w:val="24"/>
        </w:rPr>
        <w:t xml:space="preserve">Я слушаю, как ты поешь. </w:t>
      </w:r>
    </w:p>
    <w:p>
      <w:pPr>
        <w:pStyle w:val="Normal1"/>
        <w:spacing w:lineRule="auto" w:line="240"/>
        <w:ind w:firstLine="284" w:end="0"/>
        <w:rPr/>
      </w:pPr>
      <w:r>
        <w:rPr>
          <w:b/>
          <w:bCs/>
          <w:sz w:val="24"/>
          <w:lang w:val="en-US"/>
        </w:rPr>
        <w:t>La</w:t>
      </w:r>
      <w:r>
        <w:rPr>
          <w:sz w:val="24"/>
          <w:lang w:val="en-US"/>
        </w:rPr>
        <w:t xml:space="preserve"> veo </w:t>
      </w:r>
      <w:r>
        <w:rPr>
          <w:i/>
          <w:iCs/>
          <w:sz w:val="24"/>
          <w:lang w:val="en-US"/>
        </w:rPr>
        <w:t>cruzar la calle.</w:t>
      </w:r>
      <w:r>
        <w:rPr>
          <w:sz w:val="24"/>
          <w:lang w:val="en-US"/>
        </w:rPr>
        <w:t xml:space="preserve">                                      </w:t>
      </w:r>
      <w:r>
        <w:rPr>
          <w:sz w:val="24"/>
        </w:rPr>
        <w:t>Я вижу, как она пересекает улицу.</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Normal1"/>
        <w:spacing w:lineRule="auto" w:line="240"/>
        <w:ind w:firstLine="284" w:end="0"/>
        <w:rPr/>
      </w:pPr>
      <w:r>
        <w:rPr>
          <w:sz w:val="24"/>
        </w:rPr>
        <w:t xml:space="preserve">Обороты </w:t>
      </w:r>
      <w:r>
        <w:rPr>
          <w:sz w:val="24"/>
          <w:lang w:val="en-US"/>
        </w:rPr>
        <w:t>acusativo</w:t>
      </w:r>
      <w:r>
        <w:rPr>
          <w:sz w:val="24"/>
        </w:rPr>
        <w:t xml:space="preserve"> </w:t>
      </w:r>
      <w:r>
        <w:rPr>
          <w:sz w:val="24"/>
          <w:lang w:val="en-US"/>
        </w:rPr>
        <w:t>con</w:t>
      </w:r>
      <w:r>
        <w:rPr>
          <w:sz w:val="24"/>
        </w:rPr>
        <w:t xml:space="preserve"> </w:t>
      </w:r>
      <w:r>
        <w:rPr>
          <w:sz w:val="24"/>
          <w:lang w:val="en-US"/>
        </w:rPr>
        <w:t>infinitivo</w:t>
      </w:r>
      <w:r>
        <w:rPr>
          <w:sz w:val="24"/>
        </w:rPr>
        <w:t xml:space="preserve"> обычно переводятся на русский язык придаточными дополнительными предложениями: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Hemos visto </w:t>
      </w:r>
      <w:r>
        <w:rPr>
          <w:i/>
          <w:iCs/>
          <w:sz w:val="24"/>
          <w:lang w:val="en-US"/>
        </w:rPr>
        <w:t>bailor a los jóvenes</w:t>
      </w:r>
      <w:r>
        <w:rPr>
          <w:sz w:val="24"/>
          <w:lang w:val="en-US"/>
        </w:rPr>
        <w:t xml:space="preserve">.                     </w:t>
      </w:r>
      <w:r>
        <w:rPr>
          <w:sz w:val="24"/>
        </w:rPr>
        <w:t>Мы видели, как (что) танцевала молодежь.</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284" w:end="0"/>
        <w:jc w:val="center"/>
        <w:rPr/>
      </w:pPr>
      <w:r>
        <w:rPr>
          <w:rFonts w:cs="Times New Roman" w:ascii="Times New Roman" w:hAnsi="Times New Roman"/>
          <w:i/>
          <w:sz w:val="24"/>
        </w:rPr>
        <w:t>7. Синтаксические функции инфинитива</w:t>
      </w:r>
      <w:r>
        <w:rPr>
          <w:i/>
          <w:sz w:val="24"/>
        </w:rPr>
        <w:t xml:space="preserve"> </w:t>
      </w:r>
      <w:r>
        <w:rPr>
          <w:rFonts w:cs="Times New Roman" w:ascii="Times New Roman" w:hAnsi="Times New Roman"/>
          <w:i/>
          <w:sz w:val="24"/>
        </w:rPr>
        <w:t>и инфинитивных оборотов</w:t>
      </w:r>
    </w:p>
    <w:p>
      <w:pPr>
        <w:pStyle w:val="Normal1"/>
        <w:spacing w:lineRule="auto" w:line="240"/>
        <w:ind w:firstLine="284" w:end="0"/>
        <w:rPr>
          <w:rFonts w:ascii="Times New Roman" w:hAnsi="Times New Roman" w:cs="Times New Roman"/>
          <w:i/>
          <w:i/>
          <w:sz w:val="24"/>
        </w:rPr>
      </w:pPr>
      <w:r>
        <w:rPr>
          <w:rFonts w:cs="Times New Roman"/>
          <w:i/>
          <w:sz w:val="24"/>
        </w:rPr>
      </w:r>
    </w:p>
    <w:p>
      <w:pPr>
        <w:pStyle w:val="Normal1"/>
        <w:spacing w:lineRule="auto" w:line="240"/>
        <w:ind w:firstLine="284" w:end="0"/>
        <w:rPr/>
      </w:pPr>
      <w:r>
        <w:rPr>
          <w:sz w:val="24"/>
        </w:rPr>
        <w:t xml:space="preserve"> </w:t>
      </w:r>
      <w:r>
        <w:rPr>
          <w:sz w:val="24"/>
        </w:rPr>
        <w:t xml:space="preserve">Инфинитив с относящимися к нему дополнениями и обстоятельствами образует так называемую </w:t>
      </w:r>
      <w:r>
        <w:rPr>
          <w:spacing w:val="20"/>
          <w:sz w:val="24"/>
        </w:rPr>
        <w:t>инфинитивную группу</w:t>
      </w:r>
      <w:r>
        <w:rPr>
          <w:sz w:val="24"/>
        </w:rPr>
        <w:t>, которая является распространенным членом предложения.</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а) Инфинитив отдельно или в составе инфинитивной группы может  быть в предложении:</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П о д л е ж а щ и м:</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El</w:t>
      </w:r>
      <w:r>
        <w:rPr>
          <w:i/>
          <w:iCs/>
          <w:sz w:val="24"/>
        </w:rPr>
        <w:t xml:space="preserve"> </w:t>
      </w:r>
      <w:r>
        <w:rPr>
          <w:i/>
          <w:iCs/>
          <w:sz w:val="24"/>
          <w:lang w:val="en-US"/>
        </w:rPr>
        <w:t>tomar</w:t>
      </w:r>
      <w:r>
        <w:rPr>
          <w:i/>
          <w:iCs/>
          <w:sz w:val="24"/>
        </w:rPr>
        <w:t xml:space="preserve"> </w:t>
      </w:r>
      <w:r>
        <w:rPr>
          <w:i/>
          <w:iCs/>
          <w:sz w:val="24"/>
          <w:lang w:val="en-US"/>
        </w:rPr>
        <w:t>caf</w:t>
      </w:r>
      <w:r>
        <w:rPr>
          <w:i/>
          <w:iCs/>
          <w:sz w:val="24"/>
        </w:rPr>
        <w:t xml:space="preserve">é </w:t>
      </w:r>
      <w:r>
        <w:rPr>
          <w:i/>
          <w:iCs/>
          <w:sz w:val="24"/>
          <w:lang w:val="en-US"/>
        </w:rPr>
        <w:t>muchas</w:t>
      </w:r>
      <w:r>
        <w:rPr>
          <w:i/>
          <w:iCs/>
          <w:sz w:val="24"/>
        </w:rPr>
        <w:t xml:space="preserve"> </w:t>
      </w:r>
      <w:r>
        <w:rPr>
          <w:i/>
          <w:iCs/>
          <w:sz w:val="24"/>
          <w:lang w:val="en-US"/>
        </w:rPr>
        <w:t>veces</w:t>
      </w:r>
      <w:r>
        <w:rPr>
          <w:i/>
          <w:iCs/>
          <w:sz w:val="24"/>
        </w:rPr>
        <w:t xml:space="preserve"> </w:t>
      </w:r>
      <w:r>
        <w:rPr>
          <w:i/>
          <w:iCs/>
          <w:sz w:val="24"/>
          <w:lang w:val="en-US"/>
        </w:rPr>
        <w:t>al</w:t>
      </w:r>
      <w:r>
        <w:rPr>
          <w:i/>
          <w:iCs/>
          <w:sz w:val="24"/>
        </w:rPr>
        <w:t xml:space="preserve"> </w:t>
      </w:r>
      <w:r>
        <w:rPr>
          <w:i/>
          <w:iCs/>
          <w:sz w:val="24"/>
          <w:lang w:val="en-US"/>
        </w:rPr>
        <w:t>d</w:t>
      </w:r>
      <w:r>
        <w:rPr>
          <w:i/>
          <w:iCs/>
          <w:sz w:val="24"/>
        </w:rPr>
        <w:t>í</w:t>
      </w:r>
      <w:r>
        <w:rPr>
          <w:i/>
          <w:iCs/>
          <w:sz w:val="24"/>
          <w:lang w:val="en-US"/>
        </w:rPr>
        <w:t>a</w:t>
      </w:r>
      <w:r>
        <w:rPr>
          <w:sz w:val="24"/>
        </w:rPr>
        <w:t xml:space="preserve">                    Пить кофе много раз в день — </w:t>
      </w:r>
    </w:p>
    <w:p>
      <w:pPr>
        <w:pStyle w:val="Normal1"/>
        <w:spacing w:lineRule="auto" w:line="240"/>
        <w:ind w:firstLine="709" w:end="0"/>
        <w:rPr/>
      </w:pPr>
      <w:r>
        <w:rPr>
          <w:sz w:val="24"/>
          <w:lang w:val="en-US"/>
        </w:rPr>
        <w:t xml:space="preserve">es una costumbre de los cubanos.                    </w:t>
      </w:r>
      <w:r>
        <w:rPr>
          <w:sz w:val="24"/>
        </w:rPr>
        <w:t>привычка кубинцев.</w:t>
      </w:r>
    </w:p>
    <w:p>
      <w:pPr>
        <w:pStyle w:val="Normal1"/>
        <w:spacing w:lineRule="auto" w:line="240"/>
        <w:ind w:firstLine="284" w:end="0"/>
        <w:rPr>
          <w:sz w:val="24"/>
        </w:rPr>
      </w:pPr>
      <w:r>
        <w:rPr>
          <w:sz w:val="24"/>
        </w:rPr>
      </w:r>
    </w:p>
    <w:p>
      <w:pPr>
        <w:pStyle w:val="Normal1"/>
        <w:spacing w:lineRule="auto" w:line="240"/>
        <w:ind w:firstLine="284" w:end="0"/>
        <w:rPr/>
      </w:pPr>
      <w:r>
        <w:rPr>
          <w:spacing w:val="20"/>
          <w:sz w:val="24"/>
        </w:rPr>
        <w:t>Именной частью составного именного сказуемого</w:t>
      </w:r>
      <w:r>
        <w:rPr>
          <w:sz w:val="24"/>
        </w:rPr>
        <w:t xml:space="preserve"> с глаголом </w:t>
      </w:r>
      <w:r>
        <w:rPr>
          <w:b/>
          <w:sz w:val="24"/>
          <w:lang w:val="en-US"/>
        </w:rPr>
        <w:t>ser</w:t>
      </w:r>
      <w:r>
        <w:rPr>
          <w:sz w:val="24"/>
        </w:rPr>
        <w:t xml:space="preserve"> в качестве связки: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Tu único deseo es </w:t>
      </w:r>
      <w:r>
        <w:rPr>
          <w:i/>
          <w:iCs/>
          <w:sz w:val="24"/>
          <w:lang w:val="en-US"/>
        </w:rPr>
        <w:t>estudiar</w:t>
      </w:r>
      <w:r>
        <w:rPr>
          <w:sz w:val="24"/>
          <w:lang w:val="en-US"/>
        </w:rPr>
        <w:t xml:space="preserve">.                                </w:t>
      </w:r>
      <w:r>
        <w:rPr>
          <w:sz w:val="24"/>
        </w:rPr>
        <w:t xml:space="preserve">Твое единственное желание — учиться. </w:t>
      </w:r>
    </w:p>
    <w:p>
      <w:pPr>
        <w:pStyle w:val="Normal1"/>
        <w:spacing w:lineRule="auto" w:line="240"/>
        <w:ind w:firstLine="284" w:end="0"/>
        <w:rPr>
          <w:spacing w:val="30"/>
          <w:sz w:val="24"/>
        </w:rPr>
      </w:pPr>
      <w:r>
        <w:rPr>
          <w:spacing w:val="30"/>
          <w:sz w:val="24"/>
        </w:rPr>
      </w:r>
    </w:p>
    <w:p>
      <w:pPr>
        <w:pStyle w:val="Normal1"/>
        <w:spacing w:lineRule="auto" w:line="240"/>
        <w:ind w:firstLine="284" w:end="0"/>
        <w:rPr>
          <w:spacing w:val="30"/>
          <w:sz w:val="24"/>
        </w:rPr>
      </w:pPr>
      <w:r>
        <w:rPr>
          <w:spacing w:val="30"/>
          <w:sz w:val="24"/>
        </w:rPr>
        <w:t>Прямым и косвенным дополнением:</w:t>
      </w:r>
    </w:p>
    <w:p>
      <w:pPr>
        <w:pStyle w:val="Normal1"/>
        <w:spacing w:lineRule="auto" w:line="240"/>
        <w:ind w:firstLine="284" w:end="0"/>
        <w:rPr>
          <w:spacing w:val="30"/>
          <w:sz w:val="24"/>
        </w:rPr>
      </w:pPr>
      <w:r>
        <w:rPr>
          <w:spacing w:val="30"/>
          <w:sz w:val="24"/>
        </w:rPr>
      </w:r>
    </w:p>
    <w:p>
      <w:pPr>
        <w:pStyle w:val="Normal1"/>
        <w:spacing w:lineRule="auto" w:line="240"/>
        <w:ind w:firstLine="284" w:end="0"/>
        <w:rPr/>
      </w:pPr>
      <w:r>
        <w:rPr>
          <w:sz w:val="24"/>
          <w:lang w:val="en-US"/>
        </w:rPr>
        <w:t>Oig</w:t>
      </w:r>
      <w:r>
        <w:rPr>
          <w:sz w:val="24"/>
        </w:rPr>
        <w:t>о</w:t>
      </w:r>
      <w:r>
        <w:rPr>
          <w:sz w:val="24"/>
          <w:lang w:val="en-US"/>
        </w:rPr>
        <w:t xml:space="preserve"> </w:t>
      </w:r>
      <w:r>
        <w:rPr>
          <w:i/>
          <w:iCs/>
          <w:sz w:val="24"/>
          <w:lang w:val="en-US"/>
        </w:rPr>
        <w:t>un arrullar de las palomas</w:t>
      </w:r>
      <w:r>
        <w:rPr>
          <w:sz w:val="24"/>
          <w:lang w:val="en-US"/>
        </w:rPr>
        <w:t xml:space="preserve">.                        </w:t>
      </w:r>
      <w:r>
        <w:rPr>
          <w:sz w:val="24"/>
        </w:rPr>
        <w:t xml:space="preserve">Я слышу воркование голубей. </w:t>
      </w:r>
    </w:p>
    <w:p>
      <w:pPr>
        <w:pStyle w:val="Normal1"/>
        <w:spacing w:lineRule="auto" w:line="240"/>
        <w:ind w:firstLine="284" w:end="0"/>
        <w:rPr/>
      </w:pPr>
      <w:r>
        <w:rPr>
          <w:sz w:val="24"/>
          <w:lang w:val="en-US"/>
        </w:rPr>
        <w:t xml:space="preserve">Pienso </w:t>
      </w:r>
      <w:r>
        <w:rPr>
          <w:i/>
          <w:iCs/>
          <w:sz w:val="24"/>
          <w:lang w:val="en-US"/>
        </w:rPr>
        <w:t xml:space="preserve">en viajar </w:t>
      </w:r>
      <w:r>
        <w:rPr>
          <w:i/>
          <w:iCs/>
          <w:sz w:val="24"/>
        </w:rPr>
        <w:t>ро</w:t>
      </w:r>
      <w:r>
        <w:rPr>
          <w:i/>
          <w:iCs/>
          <w:sz w:val="24"/>
          <w:lang w:val="en-US"/>
        </w:rPr>
        <w:t>r el Cáucaso</w:t>
      </w:r>
      <w:r>
        <w:rPr>
          <w:sz w:val="24"/>
          <w:lang w:val="en-US"/>
        </w:rPr>
        <w:t xml:space="preserve">.                        </w:t>
      </w:r>
      <w:r>
        <w:rPr>
          <w:sz w:val="24"/>
        </w:rPr>
        <w:t>Я думаю о путешествии по Кав</w:t>
        <w:softHyphen/>
        <w:t xml:space="preserve">казу. </w:t>
      </w:r>
    </w:p>
    <w:p>
      <w:pPr>
        <w:pStyle w:val="FR4"/>
        <w:ind w:firstLine="284" w:end="0"/>
        <w:jc w:val="both"/>
        <w:rPr/>
      </w:pPr>
      <w:r>
        <w:rPr>
          <w:rFonts w:cs="Times New Roman" w:ascii="Times New Roman" w:hAnsi="Times New Roman"/>
          <w:sz w:val="24"/>
          <w:lang w:val="en-US"/>
        </w:rPr>
        <w:t xml:space="preserve">Benito se contenta </w:t>
      </w:r>
      <w:r>
        <w:rPr>
          <w:rFonts w:cs="Times New Roman" w:ascii="Times New Roman" w:hAnsi="Times New Roman"/>
          <w:i/>
          <w:iCs/>
          <w:sz w:val="24"/>
          <w:lang w:val="en-US"/>
        </w:rPr>
        <w:t xml:space="preserve">con leer los </w:t>
      </w:r>
      <w:r>
        <w:rPr>
          <w:rFonts w:cs="Times New Roman" w:ascii="Times New Roman" w:hAnsi="Times New Roman"/>
          <w:i/>
          <w:iCs/>
          <w:sz w:val="24"/>
        </w:rPr>
        <w:t>ре</w:t>
      </w:r>
      <w:r>
        <w:rPr>
          <w:rFonts w:cs="Times New Roman" w:ascii="Times New Roman" w:hAnsi="Times New Roman"/>
          <w:i/>
          <w:iCs/>
          <w:sz w:val="24"/>
          <w:lang w:val="en-US"/>
        </w:rPr>
        <w:t>riódicos</w:t>
      </w:r>
      <w:r>
        <w:rPr>
          <w:rFonts w:cs="Times New Roman" w:ascii="Times New Roman" w:hAnsi="Times New Roman"/>
          <w:sz w:val="24"/>
          <w:lang w:val="en-US"/>
        </w:rPr>
        <w:t xml:space="preserve">.        </w:t>
      </w:r>
      <w:r>
        <w:rPr>
          <w:rFonts w:cs="Times New Roman" w:ascii="Times New Roman" w:hAnsi="Times New Roman"/>
          <w:sz w:val="24"/>
        </w:rPr>
        <w:t>Бенито довольствуется чтением газет.</w:t>
      </w:r>
    </w:p>
    <w:p>
      <w:pPr>
        <w:pStyle w:val="Normal1"/>
        <w:spacing w:lineRule="auto" w:line="240"/>
        <w:ind w:firstLine="284" w:end="0"/>
        <w:rPr>
          <w:rFonts w:ascii="Times New Roman" w:hAnsi="Times New Roman" w:cs="Times New Roman"/>
          <w:sz w:val="24"/>
        </w:rPr>
      </w:pPr>
      <w:r>
        <w:rPr>
          <w:rFonts w:cs="Times New Roman"/>
          <w:sz w:val="24"/>
        </w:rPr>
      </w:r>
    </w:p>
    <w:p>
      <w:pPr>
        <w:pStyle w:val="Normal1"/>
        <w:spacing w:lineRule="auto" w:line="240"/>
        <w:ind w:firstLine="284" w:end="0"/>
        <w:rPr/>
      </w:pPr>
      <w:r>
        <w:rPr>
          <w:i/>
          <w:sz w:val="24"/>
        </w:rPr>
        <w:t>Примечание</w:t>
      </w:r>
      <w:r>
        <w:rPr>
          <w:sz w:val="24"/>
        </w:rPr>
        <w:t xml:space="preserve">. Сходную функцию выполняет инфинитив, употребляясь с фразеологическими сочетаниями типа </w:t>
      </w:r>
      <w:r>
        <w:rPr>
          <w:b/>
          <w:sz w:val="24"/>
          <w:lang w:val="en-US"/>
        </w:rPr>
        <w:t>tener</w:t>
      </w:r>
      <w:r>
        <w:rPr>
          <w:b/>
          <w:sz w:val="24"/>
        </w:rPr>
        <w:t xml:space="preserve"> </w:t>
      </w:r>
      <w:r>
        <w:rPr>
          <w:b/>
          <w:sz w:val="24"/>
          <w:lang w:val="en-US"/>
        </w:rPr>
        <w:t>gusto</w:t>
      </w:r>
      <w:r>
        <w:rPr>
          <w:b/>
          <w:sz w:val="24"/>
        </w:rPr>
        <w:t xml:space="preserve"> </w:t>
      </w:r>
      <w:r>
        <w:rPr>
          <w:b/>
          <w:sz w:val="24"/>
          <w:lang w:val="en-US"/>
        </w:rPr>
        <w:t>en</w:t>
      </w:r>
      <w:r>
        <w:rPr>
          <w:b/>
          <w:sz w:val="24"/>
        </w:rPr>
        <w:t xml:space="preserve"> (</w:t>
      </w:r>
      <w:r>
        <w:rPr>
          <w:b/>
          <w:sz w:val="24"/>
          <w:lang w:val="en-US"/>
        </w:rPr>
        <w:t>de</w:t>
      </w:r>
      <w:r>
        <w:rPr>
          <w:b/>
          <w:sz w:val="24"/>
        </w:rPr>
        <w:t xml:space="preserve">), </w:t>
      </w:r>
      <w:r>
        <w:rPr>
          <w:b/>
          <w:sz w:val="24"/>
          <w:lang w:val="en-US"/>
        </w:rPr>
        <w:t>hacer</w:t>
      </w:r>
      <w:r>
        <w:rPr>
          <w:b/>
          <w:sz w:val="24"/>
        </w:rPr>
        <w:t xml:space="preserve"> </w:t>
      </w:r>
      <w:r>
        <w:rPr>
          <w:b/>
          <w:sz w:val="24"/>
          <w:lang w:val="en-US"/>
        </w:rPr>
        <w:t>el</w:t>
      </w:r>
      <w:r>
        <w:rPr>
          <w:b/>
          <w:sz w:val="24"/>
        </w:rPr>
        <w:t xml:space="preserve"> </w:t>
      </w:r>
      <w:r>
        <w:rPr>
          <w:b/>
          <w:sz w:val="24"/>
          <w:lang w:val="en-US"/>
        </w:rPr>
        <w:t>favor</w:t>
      </w:r>
      <w:r>
        <w:rPr>
          <w:b/>
          <w:sz w:val="24"/>
        </w:rPr>
        <w:t xml:space="preserve"> </w:t>
      </w:r>
      <w:r>
        <w:rPr>
          <w:b/>
          <w:sz w:val="24"/>
          <w:lang w:val="en-US"/>
        </w:rPr>
        <w:t>de</w:t>
      </w:r>
      <w:r>
        <w:rPr>
          <w:sz w:val="24"/>
        </w:rPr>
        <w:t xml:space="preserve"> и т.д.</w:t>
      </w:r>
    </w:p>
    <w:p>
      <w:pPr>
        <w:pStyle w:val="Normal1"/>
        <w:spacing w:lineRule="auto" w:line="240"/>
        <w:ind w:firstLine="284" w:end="0"/>
        <w:rPr/>
      </w:pPr>
      <w:r>
        <w:rPr>
          <w:i/>
          <w:iCs/>
          <w:sz w:val="24"/>
          <w:lang w:val="en-US"/>
        </w:rPr>
        <w:t>Tengo mucho gusto</w:t>
      </w:r>
      <w:r>
        <w:rPr>
          <w:sz w:val="24"/>
          <w:lang w:val="en-US"/>
        </w:rPr>
        <w:t xml:space="preserve"> </w:t>
      </w:r>
      <w:r>
        <w:rPr>
          <w:i/>
          <w:iCs/>
          <w:sz w:val="24"/>
          <w:lang w:val="en-US"/>
        </w:rPr>
        <w:t>de</w:t>
      </w:r>
      <w:r>
        <w:rPr>
          <w:sz w:val="24"/>
          <w:lang w:val="en-US"/>
        </w:rPr>
        <w:t xml:space="preserve"> </w:t>
      </w:r>
      <w:r>
        <w:rPr>
          <w:b/>
          <w:bCs/>
          <w:sz w:val="24"/>
          <w:lang w:val="en-US"/>
        </w:rPr>
        <w:t>conocerle</w:t>
      </w:r>
      <w:r>
        <w:rPr>
          <w:sz w:val="24"/>
          <w:lang w:val="en-US"/>
        </w:rPr>
        <w:t xml:space="preserve">.                    </w:t>
      </w:r>
      <w:r>
        <w:rPr>
          <w:sz w:val="24"/>
        </w:rPr>
        <w:t>Я очень рад (</w:t>
      </w:r>
      <w:r>
        <w:rPr>
          <w:i/>
          <w:iCs/>
          <w:sz w:val="24"/>
        </w:rPr>
        <w:t>до</w:t>
      </w:r>
      <w:r>
        <w:rPr>
          <w:i/>
          <w:iCs/>
          <w:sz w:val="24"/>
          <w:lang w:val="en-US"/>
        </w:rPr>
        <w:t>c</w:t>
      </w:r>
      <w:r>
        <w:rPr>
          <w:i/>
          <w:iCs/>
          <w:sz w:val="24"/>
        </w:rPr>
        <w:t>л</w:t>
      </w:r>
      <w:r>
        <w:rPr>
          <w:sz w:val="24"/>
        </w:rPr>
        <w:t xml:space="preserve">.: я имею удовольствие) познакомиться с  </w:t>
      </w:r>
    </w:p>
    <w:p>
      <w:pPr>
        <w:pStyle w:val="Normal1"/>
        <w:spacing w:lineRule="auto" w:line="240"/>
        <w:ind w:firstLine="284" w:end="0"/>
        <w:rPr/>
      </w:pPr>
      <w:r>
        <w:rPr>
          <w:sz w:val="24"/>
        </w:rPr>
        <w:t xml:space="preserve">                                                                                </w:t>
      </w:r>
      <w:r>
        <w:rPr>
          <w:sz w:val="24"/>
        </w:rPr>
        <w:t>вами</w:t>
      </w:r>
      <w:r>
        <w:rPr>
          <w:sz w:val="24"/>
          <w:lang w:val="en-US"/>
        </w:rPr>
        <w:t xml:space="preserve">. </w:t>
      </w:r>
    </w:p>
    <w:p>
      <w:pPr>
        <w:pStyle w:val="Normal1"/>
        <w:spacing w:lineRule="auto" w:line="240"/>
        <w:ind w:firstLine="284" w:end="0"/>
        <w:rPr/>
      </w:pPr>
      <w:r>
        <w:rPr>
          <w:i/>
          <w:iCs/>
          <w:sz w:val="24"/>
          <w:lang w:val="en-US"/>
        </w:rPr>
        <w:t>Haga el favor de</w:t>
      </w:r>
      <w:r>
        <w:rPr>
          <w:sz w:val="24"/>
          <w:lang w:val="en-US"/>
        </w:rPr>
        <w:t xml:space="preserve"> </w:t>
      </w:r>
      <w:r>
        <w:rPr>
          <w:b/>
          <w:bCs/>
          <w:sz w:val="24"/>
          <w:lang w:val="en-US"/>
        </w:rPr>
        <w:t>llamarme</w:t>
      </w:r>
      <w:r>
        <w:rPr>
          <w:sz w:val="24"/>
          <w:lang w:val="en-US"/>
        </w:rPr>
        <w:t xml:space="preserve"> </w:t>
      </w:r>
      <w:r>
        <w:rPr>
          <w:i/>
          <w:iCs/>
          <w:sz w:val="24"/>
          <w:lang w:val="en-US"/>
        </w:rPr>
        <w:t>por teléfono</w:t>
      </w:r>
      <w:r>
        <w:rPr>
          <w:sz w:val="24"/>
          <w:lang w:val="en-US"/>
        </w:rPr>
        <w:t xml:space="preserve">.          </w:t>
      </w:r>
      <w:r>
        <w:rPr>
          <w:sz w:val="24"/>
        </w:rPr>
        <w:t xml:space="preserve">Позвоните мне, пожалуйста (доcл.: сделайте любезность </w:t>
      </w:r>
    </w:p>
    <w:p>
      <w:pPr>
        <w:pStyle w:val="Normal1"/>
        <w:spacing w:lineRule="auto" w:line="240"/>
        <w:ind w:firstLine="284" w:end="0"/>
        <w:rPr>
          <w:sz w:val="24"/>
        </w:rPr>
      </w:pPr>
      <w:r>
        <w:rPr>
          <w:sz w:val="24"/>
        </w:rPr>
        <w:t xml:space="preserve">                                                                                </w:t>
      </w:r>
      <w:r>
        <w:rPr>
          <w:sz w:val="24"/>
        </w:rPr>
        <w:t>позвонить мне), по телефону.</w:t>
      </w:r>
    </w:p>
    <w:p>
      <w:pPr>
        <w:pStyle w:val="Normal1"/>
        <w:spacing w:lineRule="auto" w:line="240"/>
        <w:ind w:firstLine="284" w:end="0"/>
        <w:rPr>
          <w:sz w:val="24"/>
        </w:rPr>
      </w:pPr>
      <w:r>
        <w:rPr>
          <w:sz w:val="24"/>
        </w:rPr>
      </w:r>
    </w:p>
    <w:p>
      <w:pPr>
        <w:pStyle w:val="Normal1"/>
        <w:spacing w:lineRule="auto" w:line="240"/>
        <w:ind w:firstLine="284" w:end="0"/>
        <w:rPr/>
      </w:pPr>
      <w:r>
        <w:rPr>
          <w:spacing w:val="34"/>
          <w:sz w:val="24"/>
        </w:rPr>
        <w:t>Определением</w:t>
      </w:r>
      <w:r>
        <w:rPr>
          <w:spacing w:val="34"/>
          <w:sz w:val="24"/>
          <w:lang w:val="en-US"/>
        </w:rPr>
        <w:t>:</w:t>
      </w:r>
    </w:p>
    <w:p>
      <w:pPr>
        <w:pStyle w:val="Normal1"/>
        <w:spacing w:lineRule="auto" w:line="240"/>
        <w:ind w:firstLine="284" w:end="0"/>
        <w:rPr>
          <w:spacing w:val="34"/>
          <w:sz w:val="24"/>
          <w:lang w:val="en-US"/>
        </w:rPr>
      </w:pPr>
      <w:r>
        <w:rPr>
          <w:spacing w:val="34"/>
          <w:sz w:val="24"/>
          <w:lang w:val="en-US"/>
        </w:rPr>
      </w:r>
    </w:p>
    <w:p>
      <w:pPr>
        <w:pStyle w:val="Normal1"/>
        <w:spacing w:lineRule="auto" w:line="240"/>
        <w:ind w:firstLine="284" w:end="0"/>
        <w:rPr/>
      </w:pPr>
      <w:r>
        <w:rPr>
          <w:sz w:val="24"/>
          <w:lang w:val="en-US"/>
        </w:rPr>
        <w:t xml:space="preserve">La mesa </w:t>
      </w:r>
      <w:r>
        <w:rPr>
          <w:i/>
          <w:iCs/>
          <w:sz w:val="24"/>
          <w:lang w:val="en-US"/>
        </w:rPr>
        <w:t>de escribir</w:t>
      </w:r>
      <w:r>
        <w:rPr>
          <w:sz w:val="24"/>
          <w:lang w:val="en-US"/>
        </w:rPr>
        <w:t xml:space="preserve"> está llena de libros.              </w:t>
      </w:r>
      <w:r>
        <w:rPr>
          <w:sz w:val="24"/>
        </w:rPr>
        <w:t>Письменный стол заполнен книгами.</w:t>
      </w:r>
    </w:p>
    <w:p>
      <w:pPr>
        <w:pStyle w:val="Normal1"/>
        <w:spacing w:lineRule="auto" w:line="240"/>
        <w:ind w:firstLine="284" w:end="0"/>
        <w:rPr/>
      </w:pPr>
      <w:r>
        <w:rPr>
          <w:sz w:val="24"/>
          <w:lang w:val="en-US"/>
        </w:rPr>
        <w:t xml:space="preserve">Ha propuesto un proyecto fácil </w:t>
      </w:r>
      <w:r>
        <w:rPr>
          <w:i/>
          <w:iCs/>
          <w:sz w:val="24"/>
          <w:lang w:val="en-US"/>
        </w:rPr>
        <w:t>de realizar</w:t>
      </w:r>
      <w:r>
        <w:rPr>
          <w:sz w:val="24"/>
          <w:lang w:val="en-US"/>
        </w:rPr>
        <w:t xml:space="preserve">.        </w:t>
      </w:r>
      <w:r>
        <w:rPr>
          <w:sz w:val="24"/>
        </w:rPr>
        <w:t>Он предложил проект, который легко осуществить.</w:t>
      </w:r>
    </w:p>
    <w:p>
      <w:pPr>
        <w:pStyle w:val="Normal1"/>
        <w:spacing w:lineRule="auto" w:line="240"/>
        <w:ind w:firstLine="284" w:end="0"/>
        <w:rPr>
          <w:sz w:val="24"/>
        </w:rPr>
      </w:pPr>
      <w:r>
        <w:rPr>
          <w:sz w:val="24"/>
        </w:rPr>
      </w:r>
    </w:p>
    <w:p>
      <w:pPr>
        <w:pStyle w:val="Normal1"/>
        <w:spacing w:lineRule="auto" w:line="240"/>
        <w:ind w:firstLine="284" w:end="0"/>
        <w:rPr>
          <w:spacing w:val="34"/>
          <w:sz w:val="24"/>
        </w:rPr>
      </w:pPr>
      <w:r>
        <w:rPr>
          <w:spacing w:val="34"/>
          <w:sz w:val="24"/>
        </w:rPr>
        <w:t>Обстоятельством:</w:t>
      </w:r>
    </w:p>
    <w:p>
      <w:pPr>
        <w:pStyle w:val="Normal1"/>
        <w:spacing w:lineRule="auto" w:line="240"/>
        <w:ind w:firstLine="284" w:end="0"/>
        <w:rPr>
          <w:spacing w:val="34"/>
          <w:sz w:val="24"/>
        </w:rPr>
      </w:pPr>
      <w:r>
        <w:rPr>
          <w:spacing w:val="34"/>
          <w:sz w:val="24"/>
        </w:rPr>
      </w:r>
    </w:p>
    <w:p>
      <w:pPr>
        <w:pStyle w:val="Normal1"/>
        <w:spacing w:lineRule="auto" w:line="240"/>
        <w:ind w:firstLine="284" w:end="0"/>
        <w:rPr/>
      </w:pPr>
      <w:r>
        <w:rPr>
          <w:sz w:val="24"/>
        </w:rPr>
        <w:t xml:space="preserve">В этих случаях инфинитиву предшествуют различные </w:t>
      </w:r>
      <w:r>
        <w:rPr>
          <w:spacing w:val="20"/>
          <w:sz w:val="24"/>
        </w:rPr>
        <w:t>пред</w:t>
        <w:softHyphen/>
        <w:t>логи</w:t>
      </w:r>
      <w:r>
        <w:rPr>
          <w:sz w:val="24"/>
        </w:rPr>
        <w:t xml:space="preserve"> ив сочетании с ними он выполняет разные обстоятель</w:t>
        <w:softHyphen/>
        <w:t>ственные функции:</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rPr>
      </w:pPr>
      <w:r>
        <w:rPr>
          <w:spacing w:val="20"/>
          <w:sz w:val="24"/>
        </w:rPr>
        <w:t>времени:</w:t>
      </w:r>
    </w:p>
    <w:p>
      <w:pPr>
        <w:pStyle w:val="Normal1"/>
        <w:spacing w:lineRule="auto" w:line="240"/>
        <w:rPr/>
      </w:pPr>
      <w:r>
        <w:rPr>
          <w:sz w:val="24"/>
          <w:lang w:val="en-US"/>
        </w:rPr>
        <w:t>Se</w:t>
      </w:r>
      <w:r>
        <w:rPr>
          <w:sz w:val="24"/>
        </w:rPr>
        <w:t xml:space="preserve"> </w:t>
      </w:r>
      <w:r>
        <w:rPr>
          <w:sz w:val="24"/>
          <w:lang w:val="en-US"/>
        </w:rPr>
        <w:t>pararon</w:t>
      </w:r>
      <w:r>
        <w:rPr>
          <w:sz w:val="24"/>
        </w:rPr>
        <w:t xml:space="preserve"> </w:t>
      </w:r>
      <w:r>
        <w:rPr>
          <w:sz w:val="24"/>
          <w:lang w:val="en-US"/>
        </w:rPr>
        <w:t>en</w:t>
      </w:r>
      <w:r>
        <w:rPr>
          <w:sz w:val="24"/>
        </w:rPr>
        <w:t xml:space="preserve"> </w:t>
      </w:r>
      <w:r>
        <w:rPr>
          <w:sz w:val="24"/>
          <w:lang w:val="en-US"/>
        </w:rPr>
        <w:t>la</w:t>
      </w:r>
      <w:r>
        <w:rPr>
          <w:sz w:val="24"/>
        </w:rPr>
        <w:t xml:space="preserve"> </w:t>
      </w:r>
      <w:r>
        <w:rPr>
          <w:sz w:val="24"/>
          <w:lang w:val="en-US"/>
        </w:rPr>
        <w:t>carretera</w:t>
      </w:r>
      <w:r>
        <w:rPr>
          <w:sz w:val="24"/>
        </w:rPr>
        <w:t xml:space="preserve"> </w:t>
      </w:r>
      <w:r>
        <w:rPr>
          <w:sz w:val="24"/>
          <w:lang w:val="en-US"/>
        </w:rPr>
        <w:t>central</w:t>
      </w:r>
      <w:r>
        <w:rPr>
          <w:sz w:val="24"/>
        </w:rPr>
        <w:t xml:space="preserve">                               Они остановились на центральной дороге,</w:t>
      </w:r>
    </w:p>
    <w:p>
      <w:pPr>
        <w:pStyle w:val="Normal1"/>
        <w:spacing w:lineRule="auto" w:line="240"/>
        <w:ind w:firstLine="284" w:end="0"/>
        <w:rPr/>
      </w:pPr>
      <w:r>
        <w:rPr>
          <w:i/>
          <w:iCs/>
          <w:sz w:val="24"/>
          <w:lang w:val="en-US"/>
        </w:rPr>
        <w:t>al</w:t>
      </w:r>
      <w:r>
        <w:rPr>
          <w:i/>
          <w:iCs/>
          <w:sz w:val="24"/>
        </w:rPr>
        <w:t xml:space="preserve"> </w:t>
      </w:r>
      <w:r>
        <w:rPr>
          <w:i/>
          <w:iCs/>
          <w:sz w:val="24"/>
          <w:lang w:val="en-US"/>
        </w:rPr>
        <w:t>llegar</w:t>
      </w:r>
      <w:r>
        <w:rPr>
          <w:sz w:val="24"/>
        </w:rPr>
        <w:t xml:space="preserve"> </w:t>
      </w:r>
      <w:r>
        <w:rPr>
          <w:sz w:val="24"/>
          <w:lang w:val="en-US"/>
        </w:rPr>
        <w:t>a</w:t>
      </w:r>
      <w:r>
        <w:rPr>
          <w:sz w:val="24"/>
        </w:rPr>
        <w:t xml:space="preserve"> </w:t>
      </w:r>
      <w:r>
        <w:rPr>
          <w:sz w:val="24"/>
          <w:lang w:val="en-US"/>
        </w:rPr>
        <w:t>Santa</w:t>
      </w:r>
      <w:r>
        <w:rPr>
          <w:sz w:val="24"/>
        </w:rPr>
        <w:t xml:space="preserve"> </w:t>
      </w:r>
      <w:r>
        <w:rPr>
          <w:sz w:val="24"/>
          <w:lang w:val="en-US"/>
        </w:rPr>
        <w:t>Clara</w:t>
      </w:r>
      <w:r>
        <w:rPr>
          <w:sz w:val="24"/>
        </w:rPr>
        <w:t>,                                                когда доехали до Санта Клары.</w:t>
      </w:r>
    </w:p>
    <w:p>
      <w:pPr>
        <w:pStyle w:val="Normal1"/>
        <w:spacing w:lineRule="auto" w:line="240"/>
        <w:ind w:firstLine="284" w:end="0"/>
        <w:rPr>
          <w:spacing w:val="20"/>
          <w:sz w:val="24"/>
        </w:rPr>
      </w:pPr>
      <w:r>
        <w:rPr>
          <w:spacing w:val="20"/>
          <w:sz w:val="24"/>
        </w:rPr>
        <w:t>цели:</w:t>
      </w:r>
    </w:p>
    <w:p>
      <w:pPr>
        <w:pStyle w:val="Normal1"/>
        <w:spacing w:lineRule="auto" w:line="240"/>
        <w:rPr/>
      </w:pPr>
      <w:r>
        <w:rPr>
          <w:sz w:val="24"/>
          <w:lang w:val="en-US"/>
        </w:rPr>
        <w:t>No</w:t>
      </w:r>
      <w:r>
        <w:rPr>
          <w:sz w:val="24"/>
        </w:rPr>
        <w:t xml:space="preserve"> </w:t>
      </w:r>
      <w:r>
        <w:rPr>
          <w:sz w:val="24"/>
          <w:lang w:val="en-US"/>
        </w:rPr>
        <w:t>trabajamos</w:t>
      </w:r>
      <w:r>
        <w:rPr>
          <w:sz w:val="24"/>
        </w:rPr>
        <w:t xml:space="preserve"> </w:t>
      </w:r>
      <w:r>
        <w:rPr>
          <w:i/>
          <w:iCs/>
          <w:sz w:val="24"/>
          <w:lang w:val="en-US"/>
        </w:rPr>
        <w:t>para</w:t>
      </w:r>
      <w:r>
        <w:rPr>
          <w:i/>
          <w:iCs/>
          <w:sz w:val="24"/>
        </w:rPr>
        <w:t xml:space="preserve"> </w:t>
      </w:r>
      <w:r>
        <w:rPr>
          <w:i/>
          <w:iCs/>
          <w:sz w:val="24"/>
          <w:lang w:val="en-US"/>
        </w:rPr>
        <w:t>comer</w:t>
      </w:r>
      <w:r>
        <w:rPr>
          <w:sz w:val="24"/>
        </w:rPr>
        <w:t xml:space="preserve">, </w:t>
      </w:r>
      <w:r>
        <w:rPr>
          <w:sz w:val="24"/>
          <w:lang w:val="en-US"/>
        </w:rPr>
        <w:t>sino</w:t>
      </w:r>
      <w:r>
        <w:rPr>
          <w:sz w:val="24"/>
        </w:rPr>
        <w:t xml:space="preserve">                                 Мы работаем не для того, чтобы </w:t>
      </w:r>
    </w:p>
    <w:p>
      <w:pPr>
        <w:pStyle w:val="Normal1"/>
        <w:spacing w:lineRule="auto" w:line="240"/>
        <w:ind w:firstLine="284" w:end="0"/>
        <w:rPr/>
      </w:pPr>
      <w:r>
        <w:rPr>
          <w:sz w:val="24"/>
          <w:lang w:val="en-US"/>
        </w:rPr>
        <w:t xml:space="preserve">comemos </w:t>
      </w:r>
      <w:r>
        <w:rPr>
          <w:i/>
          <w:iCs/>
          <w:sz w:val="24"/>
          <w:lang w:val="en-US"/>
        </w:rPr>
        <w:t>para trabajar</w:t>
      </w:r>
      <w:r>
        <w:rPr>
          <w:sz w:val="24"/>
          <w:lang w:val="en-US"/>
        </w:rPr>
        <w:t xml:space="preserve">.                                               </w:t>
      </w:r>
      <w:r>
        <w:rPr>
          <w:sz w:val="24"/>
        </w:rPr>
        <w:t>есть, а едим для того, чтобы работать.</w:t>
      </w:r>
    </w:p>
    <w:p>
      <w:pPr>
        <w:pStyle w:val="Normal1"/>
        <w:spacing w:lineRule="auto" w:line="240"/>
        <w:ind w:firstLine="284" w:end="0"/>
        <w:rPr/>
      </w:pPr>
      <w:r>
        <w:rPr>
          <w:sz w:val="24"/>
          <w:lang w:val="en-US"/>
        </w:rPr>
        <w:t>(P</w:t>
      </w:r>
      <w:r>
        <w:rPr>
          <w:lang w:val="en-US"/>
        </w:rPr>
        <w:t>ROVERBIO</w:t>
      </w:r>
      <w:r>
        <w:rPr>
          <w:sz w:val="24"/>
          <w:lang w:val="en-US"/>
        </w:rPr>
        <w:t xml:space="preserve">)                          </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rPr>
        <w:t>причины</w:t>
      </w:r>
      <w:r>
        <w:rPr>
          <w:spacing w:val="20"/>
          <w:sz w:val="24"/>
          <w:lang w:val="en-US"/>
        </w:rPr>
        <w:t>:</w:t>
      </w:r>
    </w:p>
    <w:p>
      <w:pPr>
        <w:pStyle w:val="Normal1"/>
        <w:spacing w:lineRule="auto" w:line="240"/>
        <w:rPr/>
      </w:pPr>
      <w:r>
        <w:rPr>
          <w:sz w:val="24"/>
          <w:lang w:val="en-US"/>
        </w:rPr>
        <w:t xml:space="preserve">Ignacio no comprende </w:t>
      </w:r>
      <w:r>
        <w:rPr>
          <w:i/>
          <w:iCs/>
          <w:sz w:val="24"/>
          <w:lang w:val="en-US"/>
        </w:rPr>
        <w:t>por no escuchar</w:t>
      </w:r>
      <w:r>
        <w:rPr>
          <w:sz w:val="24"/>
          <w:lang w:val="en-US"/>
        </w:rPr>
        <w:t xml:space="preserve">.                      </w:t>
      </w:r>
      <w:r>
        <w:rPr>
          <w:sz w:val="24"/>
        </w:rPr>
        <w:t>Игнасио не понимает, потому что не слушает.</w:t>
      </w:r>
    </w:p>
    <w:p>
      <w:pPr>
        <w:pStyle w:val="Normal1"/>
        <w:spacing w:lineRule="auto" w:line="240"/>
        <w:ind w:firstLine="284" w:end="0"/>
        <w:rPr>
          <w:spacing w:val="32"/>
          <w:sz w:val="24"/>
        </w:rPr>
      </w:pPr>
      <w:r>
        <w:rPr>
          <w:spacing w:val="32"/>
          <w:sz w:val="24"/>
        </w:rPr>
      </w:r>
    </w:p>
    <w:p>
      <w:pPr>
        <w:pStyle w:val="Normal1"/>
        <w:spacing w:lineRule="auto" w:line="240"/>
        <w:ind w:firstLine="284" w:end="0"/>
        <w:rPr>
          <w:spacing w:val="32"/>
          <w:sz w:val="24"/>
        </w:rPr>
      </w:pPr>
      <w:r>
        <w:rPr>
          <w:spacing w:val="32"/>
          <w:sz w:val="24"/>
        </w:rPr>
        <w:t>Частью сложного глагольного сказуемого:</w:t>
      </w:r>
    </w:p>
    <w:p>
      <w:pPr>
        <w:pStyle w:val="Normal1"/>
        <w:spacing w:lineRule="auto" w:line="240"/>
        <w:rPr>
          <w:spacing w:val="32"/>
          <w:sz w:val="24"/>
        </w:rPr>
      </w:pPr>
      <w:r>
        <w:rPr>
          <w:spacing w:val="32"/>
          <w:sz w:val="24"/>
        </w:rPr>
      </w:r>
    </w:p>
    <w:p>
      <w:pPr>
        <w:pStyle w:val="Normal1"/>
        <w:spacing w:lineRule="auto" w:line="240"/>
        <w:rPr/>
      </w:pPr>
      <w:r>
        <w:rPr>
          <w:sz w:val="24"/>
          <w:lang w:val="en-US"/>
        </w:rPr>
        <w:t xml:space="preserve">Muchos jóvenes quieren </w:t>
      </w:r>
      <w:r>
        <w:rPr>
          <w:i/>
          <w:iCs/>
          <w:sz w:val="24"/>
          <w:lang w:val="en-US"/>
        </w:rPr>
        <w:t>estudiar</w:t>
      </w:r>
      <w:r>
        <w:rPr>
          <w:sz w:val="24"/>
          <w:lang w:val="en-US"/>
        </w:rPr>
        <w:t xml:space="preserve"> medicina.                 </w:t>
      </w:r>
      <w:r>
        <w:rPr>
          <w:sz w:val="24"/>
        </w:rPr>
        <w:t>Многие юноши хотят изучать медицину.</w:t>
      </w:r>
    </w:p>
    <w:p>
      <w:pPr>
        <w:pStyle w:val="Normal1"/>
        <w:spacing w:lineRule="auto" w:line="240"/>
        <w:rPr/>
      </w:pPr>
      <w:r>
        <w:rPr>
          <w:sz w:val="24"/>
          <w:lang w:val="en-US"/>
        </w:rPr>
        <w:t xml:space="preserve">Ahora podemos </w:t>
      </w:r>
      <w:r>
        <w:rPr>
          <w:i/>
          <w:iCs/>
          <w:sz w:val="24"/>
          <w:lang w:val="en-US"/>
        </w:rPr>
        <w:t>alcanzar</w:t>
      </w:r>
      <w:r>
        <w:rPr>
          <w:sz w:val="24"/>
          <w:lang w:val="en-US"/>
        </w:rPr>
        <w:t xml:space="preserve"> los éxitos en el trabajo.         </w:t>
      </w:r>
      <w:r>
        <w:rPr>
          <w:sz w:val="24"/>
        </w:rPr>
        <w:t>Сейчас мы можем добиться успехов в работе.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Перед инфинитивом могут стоять предлоги, если основной гла</w:t>
        <w:softHyphen/>
        <w:t>гол сложного сказуемого требует их употребления (об употреблении предлогов с глаголами см. раздел II приложения).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maestro comenzó </w:t>
      </w:r>
      <w:r>
        <w:rPr>
          <w:b/>
          <w:bCs/>
          <w:sz w:val="24"/>
          <w:lang w:val="en-US"/>
        </w:rPr>
        <w:t>a</w:t>
      </w:r>
      <w:r>
        <w:rPr>
          <w:sz w:val="24"/>
          <w:lang w:val="en-US"/>
        </w:rPr>
        <w:t xml:space="preserve"> </w:t>
      </w:r>
      <w:r>
        <w:rPr>
          <w:i/>
          <w:iCs/>
          <w:sz w:val="24"/>
          <w:lang w:val="en-US"/>
        </w:rPr>
        <w:t>leer</w:t>
      </w:r>
      <w:r>
        <w:rPr>
          <w:sz w:val="24"/>
          <w:lang w:val="en-US"/>
        </w:rPr>
        <w:t xml:space="preserve">.                                      </w:t>
      </w:r>
      <w:r>
        <w:rPr>
          <w:sz w:val="24"/>
        </w:rPr>
        <w:t xml:space="preserve">Учитель начал читать. </w:t>
      </w:r>
    </w:p>
    <w:p>
      <w:pPr>
        <w:pStyle w:val="Normal1"/>
        <w:spacing w:lineRule="auto" w:line="240"/>
        <w:ind w:firstLine="284" w:end="0"/>
        <w:rPr/>
      </w:pPr>
      <w:r>
        <w:rPr>
          <w:sz w:val="24"/>
          <w:lang w:val="en-US"/>
        </w:rPr>
        <w:t xml:space="preserve">Se asombró </w:t>
      </w:r>
      <w:r>
        <w:rPr>
          <w:b/>
          <w:bCs/>
          <w:sz w:val="24"/>
          <w:lang w:val="en-US"/>
        </w:rPr>
        <w:t>de</w:t>
      </w:r>
      <w:r>
        <w:rPr>
          <w:sz w:val="24"/>
          <w:lang w:val="en-US"/>
        </w:rPr>
        <w:t xml:space="preserve"> </w:t>
      </w:r>
      <w:r>
        <w:rPr>
          <w:i/>
          <w:iCs/>
          <w:sz w:val="24"/>
          <w:lang w:val="en-US"/>
        </w:rPr>
        <w:t>no sentir</w:t>
      </w:r>
      <w:r>
        <w:rPr>
          <w:sz w:val="24"/>
          <w:lang w:val="en-US"/>
        </w:rPr>
        <w:t xml:space="preserve"> cansancio alguno.              </w:t>
      </w:r>
      <w:r>
        <w:rPr>
          <w:sz w:val="24"/>
        </w:rPr>
        <w:t>Она удивилась тому, что не испытывала</w:t>
      </w:r>
    </w:p>
    <w:p>
      <w:pPr>
        <w:pStyle w:val="Normal1"/>
        <w:spacing w:lineRule="auto" w:line="240"/>
        <w:ind w:firstLine="284" w:end="0"/>
        <w:rPr>
          <w:sz w:val="24"/>
        </w:rPr>
      </w:pPr>
      <w:r>
        <w:rPr>
          <w:sz w:val="24"/>
        </w:rPr>
        <w:t xml:space="preserve">                                                                                       </w:t>
      </w:r>
      <w:r>
        <w:rPr>
          <w:sz w:val="24"/>
        </w:rPr>
        <w:t>никакой усталости.</w:t>
      </w:r>
    </w:p>
    <w:p>
      <w:pPr>
        <w:pStyle w:val="Normal1"/>
        <w:spacing w:lineRule="auto" w:line="240"/>
        <w:ind w:firstLine="284" w:end="0"/>
        <w:rPr>
          <w:sz w:val="24"/>
        </w:rPr>
      </w:pPr>
      <w:r>
        <w:rPr>
          <w:sz w:val="24"/>
        </w:rPr>
        <w:t>В роли сложных сказуемых часто выступают глагольные грам</w:t>
        <w:softHyphen/>
        <w:t>матикализованные конструкции, одним из компонентов которых являются инфинитивы. (О конструкциях см. подробнее § 78):</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Acabo de recibir</w:t>
      </w:r>
      <w:r>
        <w:rPr>
          <w:sz w:val="24"/>
          <w:lang w:val="en-US"/>
        </w:rPr>
        <w:t xml:space="preserve"> la carta de la </w:t>
      </w:r>
      <w:r>
        <w:rPr>
          <w:sz w:val="24"/>
        </w:rPr>
        <w:t>На</w:t>
      </w:r>
      <w:r>
        <w:rPr>
          <w:sz w:val="24"/>
          <w:lang w:val="en-US"/>
        </w:rPr>
        <w:t xml:space="preserve">bana.                   </w:t>
      </w:r>
      <w:r>
        <w:rPr>
          <w:sz w:val="24"/>
        </w:rPr>
        <w:t>Я только что получил письмо из Гаваны.</w:t>
      </w:r>
    </w:p>
    <w:p>
      <w:pPr>
        <w:pStyle w:val="Normal1"/>
        <w:spacing w:lineRule="auto" w:line="240"/>
        <w:ind w:firstLine="284" w:end="0"/>
        <w:rPr/>
      </w:pPr>
      <w:r>
        <w:rPr>
          <w:sz w:val="24"/>
          <w:lang w:val="en-US"/>
        </w:rPr>
        <w:t xml:space="preserve">Tu amigo </w:t>
      </w:r>
      <w:r>
        <w:rPr>
          <w:i/>
          <w:iCs/>
          <w:sz w:val="24"/>
          <w:lang w:val="en-US"/>
        </w:rPr>
        <w:t>tiene que comprenderme</w:t>
      </w:r>
      <w:r>
        <w:rPr>
          <w:sz w:val="24"/>
          <w:lang w:val="en-US"/>
        </w:rPr>
        <w:t xml:space="preserve">.                        </w:t>
      </w:r>
      <w:r>
        <w:rPr>
          <w:sz w:val="24"/>
        </w:rPr>
        <w:t>Твой друг должен понять меня.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Связные инфинитивные обороты обычно выполняют роль различных </w:t>
      </w:r>
      <w:r>
        <w:rPr>
          <w:spacing w:val="38"/>
          <w:sz w:val="24"/>
        </w:rPr>
        <w:t>обстоятельств</w:t>
      </w:r>
      <w:r>
        <w:rPr>
          <w:sz w:val="24"/>
        </w:rPr>
        <w:t>:</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Времени</w:t>
      </w:r>
      <w:r>
        <w:rPr>
          <w:spacing w:val="20"/>
          <w:sz w:val="24"/>
          <w:lang w:val="en-US"/>
        </w:rPr>
        <w:t>:</w:t>
      </w:r>
    </w:p>
    <w:p>
      <w:pPr>
        <w:pStyle w:val="Normal1"/>
        <w:spacing w:lineRule="auto" w:line="240"/>
        <w:ind w:firstLine="284" w:end="0"/>
        <w:rPr/>
      </w:pPr>
      <w:r>
        <w:rPr>
          <w:i/>
          <w:iCs/>
          <w:sz w:val="24"/>
          <w:lang w:val="en-US"/>
        </w:rPr>
        <w:t>Después de haber hecho todo</w:t>
      </w:r>
      <w:r>
        <w:rPr>
          <w:sz w:val="24"/>
          <w:lang w:val="en-US"/>
        </w:rPr>
        <w:t xml:space="preserve">, me fui.                     </w:t>
      </w:r>
      <w:r>
        <w:rPr>
          <w:sz w:val="24"/>
        </w:rPr>
        <w:t>После того, как я все сделал, я ушел.</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П р и ч и н ы:</w:t>
      </w:r>
    </w:p>
    <w:p>
      <w:pPr>
        <w:pStyle w:val="Normal1"/>
        <w:spacing w:lineRule="auto" w:line="240"/>
        <w:ind w:firstLine="284" w:end="0"/>
        <w:rPr/>
      </w:pPr>
      <w:r>
        <w:rPr>
          <w:i/>
          <w:iCs/>
          <w:sz w:val="24"/>
          <w:lang w:val="en-US"/>
        </w:rPr>
        <w:t>Por estar enfermo</w:t>
      </w:r>
      <w:r>
        <w:rPr>
          <w:sz w:val="24"/>
          <w:lang w:val="en-US"/>
        </w:rPr>
        <w:t xml:space="preserve"> guarda cama.                               </w:t>
      </w:r>
      <w:r>
        <w:rPr>
          <w:sz w:val="24"/>
        </w:rPr>
        <w:t xml:space="preserve">Он лежит в кровати, потому что болен. </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Образа</w:t>
      </w:r>
      <w:r>
        <w:rPr>
          <w:spacing w:val="20"/>
          <w:sz w:val="24"/>
          <w:lang w:val="en-US"/>
        </w:rPr>
        <w:t xml:space="preserve"> </w:t>
      </w:r>
      <w:r>
        <w:rPr>
          <w:spacing w:val="20"/>
          <w:sz w:val="24"/>
        </w:rPr>
        <w:t>действия</w:t>
      </w:r>
      <w:r>
        <w:rPr>
          <w:sz w:val="24"/>
          <w:lang w:val="en-US"/>
        </w:rPr>
        <w:t>:</w:t>
      </w:r>
    </w:p>
    <w:p>
      <w:pPr>
        <w:pStyle w:val="Normal1"/>
        <w:spacing w:lineRule="auto" w:line="240"/>
        <w:ind w:firstLine="284" w:end="0"/>
        <w:rPr/>
      </w:pPr>
      <w:r>
        <w:rPr>
          <w:sz w:val="24"/>
          <w:lang w:val="en-US"/>
        </w:rPr>
        <w:t xml:space="preserve">Francisco sale </w:t>
      </w:r>
      <w:r>
        <w:rPr>
          <w:i/>
          <w:iCs/>
          <w:sz w:val="24"/>
          <w:lang w:val="en-US"/>
        </w:rPr>
        <w:t>sin explicarme nada</w:t>
      </w:r>
      <w:r>
        <w:rPr>
          <w:sz w:val="24"/>
          <w:lang w:val="en-US"/>
        </w:rPr>
        <w:t xml:space="preserve">.                         </w:t>
      </w:r>
      <w:r>
        <w:rPr>
          <w:sz w:val="24"/>
        </w:rPr>
        <w:t>Франсиско уходит, ничего мне не объясняя.</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Цели</w:t>
      </w:r>
      <w:r>
        <w:rPr>
          <w:spacing w:val="20"/>
          <w:sz w:val="24"/>
          <w:lang w:val="en-US"/>
        </w:rPr>
        <w:t>:</w:t>
      </w:r>
    </w:p>
    <w:p>
      <w:pPr>
        <w:pStyle w:val="Normal1"/>
        <w:spacing w:lineRule="auto" w:line="240"/>
        <w:ind w:firstLine="284" w:end="0"/>
        <w:rPr/>
      </w:pPr>
      <w:r>
        <w:rPr>
          <w:sz w:val="24"/>
          <w:lang w:val="en-US"/>
        </w:rPr>
        <w:t xml:space="preserve">A </w:t>
      </w:r>
      <w:r>
        <w:rPr>
          <w:i/>
          <w:iCs/>
          <w:sz w:val="24"/>
          <w:lang w:val="en-US"/>
        </w:rPr>
        <w:t>fin de prepararme bien</w:t>
      </w:r>
      <w:r>
        <w:rPr>
          <w:sz w:val="24"/>
          <w:lang w:val="en-US"/>
        </w:rPr>
        <w:t xml:space="preserve"> para los                            </w:t>
      </w:r>
      <w:r>
        <w:rPr>
          <w:sz w:val="24"/>
        </w:rPr>
        <w:t>Я</w:t>
      </w:r>
      <w:r>
        <w:rPr>
          <w:sz w:val="24"/>
          <w:lang w:val="en-US"/>
        </w:rPr>
        <w:t xml:space="preserve"> </w:t>
      </w:r>
      <w:r>
        <w:rPr>
          <w:sz w:val="24"/>
        </w:rPr>
        <w:t>много</w:t>
      </w:r>
      <w:r>
        <w:rPr>
          <w:sz w:val="24"/>
          <w:lang w:val="en-US"/>
        </w:rPr>
        <w:t xml:space="preserve"> </w:t>
      </w:r>
      <w:r>
        <w:rPr>
          <w:sz w:val="24"/>
        </w:rPr>
        <w:t>занимаюсь</w:t>
      </w:r>
      <w:r>
        <w:rPr>
          <w:sz w:val="24"/>
          <w:lang w:val="en-US"/>
        </w:rPr>
        <w:t xml:space="preserve"> </w:t>
      </w:r>
      <w:r>
        <w:rPr>
          <w:sz w:val="24"/>
        </w:rPr>
        <w:t>для</w:t>
      </w:r>
      <w:r>
        <w:rPr>
          <w:sz w:val="24"/>
          <w:lang w:val="en-US"/>
        </w:rPr>
        <w:t xml:space="preserve"> </w:t>
      </w:r>
      <w:r>
        <w:rPr>
          <w:sz w:val="24"/>
        </w:rPr>
        <w:t>того</w:t>
      </w:r>
      <w:r>
        <w:rPr>
          <w:sz w:val="24"/>
          <w:lang w:val="en-US"/>
        </w:rPr>
        <w:t xml:space="preserve">, </w:t>
      </w:r>
    </w:p>
    <w:p>
      <w:pPr>
        <w:pStyle w:val="Normal1"/>
        <w:spacing w:lineRule="auto" w:line="240"/>
        <w:ind w:firstLine="709" w:end="0"/>
        <w:rPr/>
      </w:pPr>
      <w:r>
        <w:rPr>
          <w:sz w:val="24"/>
          <w:lang w:val="en-US"/>
        </w:rPr>
        <w:t xml:space="preserve">exámenes, estudio mucho.                                     </w:t>
      </w:r>
      <w:r>
        <w:rPr>
          <w:sz w:val="24"/>
        </w:rPr>
        <w:t xml:space="preserve">чтобы хорошо подготовиться к экзаменам. </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Уступки:</w:t>
      </w:r>
    </w:p>
    <w:p>
      <w:pPr>
        <w:pStyle w:val="Normal1"/>
        <w:spacing w:lineRule="auto" w:line="240"/>
        <w:ind w:firstLine="284" w:end="0"/>
        <w:rPr/>
      </w:pPr>
      <w:r>
        <w:rPr>
          <w:sz w:val="24"/>
          <w:lang w:val="en-US"/>
        </w:rPr>
        <w:t>No</w:t>
      </w:r>
      <w:r>
        <w:rPr>
          <w:sz w:val="24"/>
        </w:rPr>
        <w:t xml:space="preserve"> </w:t>
      </w:r>
      <w:r>
        <w:rPr>
          <w:sz w:val="24"/>
          <w:lang w:val="en-US"/>
        </w:rPr>
        <w:t>consiguieron</w:t>
      </w:r>
      <w:r>
        <w:rPr>
          <w:sz w:val="24"/>
        </w:rPr>
        <w:t xml:space="preserve"> </w:t>
      </w:r>
      <w:r>
        <w:rPr>
          <w:sz w:val="24"/>
          <w:lang w:val="en-US"/>
        </w:rPr>
        <w:t>nada</w:t>
      </w:r>
      <w:r>
        <w:rPr>
          <w:sz w:val="24"/>
        </w:rPr>
        <w:t xml:space="preserve">, </w:t>
      </w:r>
      <w:r>
        <w:rPr>
          <w:i/>
          <w:iCs/>
          <w:sz w:val="24"/>
          <w:lang w:val="en-US"/>
        </w:rPr>
        <w:t>a</w:t>
      </w:r>
      <w:r>
        <w:rPr>
          <w:i/>
          <w:iCs/>
          <w:sz w:val="24"/>
        </w:rPr>
        <w:t xml:space="preserve"> </w:t>
      </w:r>
      <w:r>
        <w:rPr>
          <w:i/>
          <w:iCs/>
          <w:sz w:val="24"/>
          <w:lang w:val="en-US"/>
        </w:rPr>
        <w:t>pesar</w:t>
      </w:r>
      <w:r>
        <w:rPr>
          <w:i/>
          <w:iCs/>
          <w:sz w:val="24"/>
        </w:rPr>
        <w:t xml:space="preserve"> </w:t>
      </w:r>
      <w:r>
        <w:rPr>
          <w:i/>
          <w:iCs/>
          <w:sz w:val="24"/>
          <w:lang w:val="en-US"/>
        </w:rPr>
        <w:t>de</w:t>
      </w:r>
      <w:r>
        <w:rPr>
          <w:sz w:val="24"/>
        </w:rPr>
        <w:t xml:space="preserve">                             Они ничего не добились, хотя </w:t>
      </w:r>
    </w:p>
    <w:p>
      <w:pPr>
        <w:pStyle w:val="Normal1"/>
        <w:spacing w:lineRule="auto" w:line="240"/>
        <w:ind w:firstLine="709" w:end="0"/>
        <w:rPr/>
      </w:pPr>
      <w:r>
        <w:rPr>
          <w:i/>
          <w:iCs/>
          <w:sz w:val="24"/>
          <w:lang w:val="en-US"/>
        </w:rPr>
        <w:t>hablar casi una hora entera</w:t>
      </w:r>
      <w:r>
        <w:rPr>
          <w:sz w:val="24"/>
          <w:lang w:val="en-US"/>
        </w:rPr>
        <w:t xml:space="preserve">.                                    </w:t>
      </w:r>
      <w:r>
        <w:rPr>
          <w:sz w:val="24"/>
        </w:rPr>
        <w:t xml:space="preserve">говорили почти целый час. </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Условия</w:t>
      </w:r>
      <w:r>
        <w:rPr>
          <w:spacing w:val="20"/>
          <w:sz w:val="24"/>
          <w:lang w:val="en-US"/>
        </w:rPr>
        <w:t>:</w:t>
      </w:r>
    </w:p>
    <w:p>
      <w:pPr>
        <w:pStyle w:val="Normal1"/>
        <w:spacing w:lineRule="auto" w:line="240"/>
        <w:ind w:firstLine="284" w:end="0"/>
        <w:rPr/>
      </w:pPr>
      <w:r>
        <w:rPr>
          <w:i/>
          <w:iCs/>
          <w:sz w:val="24"/>
          <w:lang w:val="en-US"/>
        </w:rPr>
        <w:t>De correr una hora</w:t>
      </w:r>
      <w:r>
        <w:rPr>
          <w:sz w:val="24"/>
          <w:lang w:val="en-US"/>
        </w:rPr>
        <w:t xml:space="preserve">, estaremos muy fatigados.         </w:t>
      </w:r>
      <w:r>
        <w:rPr>
          <w:sz w:val="24"/>
        </w:rPr>
        <w:t>Если мы будем бежать целый час, то очень устанем.</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Самостоятельные инфинитивные обороты выполняют в предложении функции </w:t>
      </w:r>
      <w:r>
        <w:rPr>
          <w:spacing w:val="34"/>
          <w:sz w:val="24"/>
        </w:rPr>
        <w:t>обстоятельств</w:t>
      </w:r>
      <w:r>
        <w:rPr>
          <w:sz w:val="24"/>
        </w:rPr>
        <w:t>:</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Времени</w:t>
      </w:r>
      <w:r>
        <w:rPr>
          <w:sz w:val="24"/>
          <w:lang w:val="en-US"/>
        </w:rPr>
        <w:t>:</w:t>
      </w:r>
    </w:p>
    <w:p>
      <w:pPr>
        <w:pStyle w:val="Normal1"/>
        <w:spacing w:lineRule="auto" w:line="240"/>
        <w:ind w:firstLine="284" w:end="0"/>
        <w:rPr/>
      </w:pPr>
      <w:r>
        <w:rPr>
          <w:i/>
          <w:iCs/>
          <w:sz w:val="24"/>
          <w:lang w:val="en-US"/>
        </w:rPr>
        <w:t>Al emprezar la reunión</w:t>
      </w:r>
      <w:r>
        <w:rPr>
          <w:sz w:val="24"/>
          <w:lang w:val="en-US"/>
        </w:rPr>
        <w:t xml:space="preserve"> pedí la palabra.                    </w:t>
      </w:r>
      <w:r>
        <w:rPr>
          <w:sz w:val="24"/>
        </w:rPr>
        <w:t>Когда началось собрание, я попросил слова.</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П р и ч и н ы:</w:t>
      </w:r>
    </w:p>
    <w:p>
      <w:pPr>
        <w:pStyle w:val="Normal1"/>
        <w:spacing w:lineRule="auto" w:line="240"/>
        <w:ind w:firstLine="284" w:end="0"/>
        <w:rPr/>
      </w:pPr>
      <w:r>
        <w:rPr>
          <w:sz w:val="24"/>
          <w:lang w:val="en-US"/>
        </w:rPr>
        <w:t>El</w:t>
      </w:r>
      <w:r>
        <w:rPr>
          <w:sz w:val="24"/>
        </w:rPr>
        <w:t xml:space="preserve"> </w:t>
      </w:r>
      <w:r>
        <w:rPr>
          <w:sz w:val="24"/>
          <w:lang w:val="en-US"/>
        </w:rPr>
        <w:t>concierto</w:t>
      </w:r>
      <w:r>
        <w:rPr>
          <w:sz w:val="24"/>
        </w:rPr>
        <w:t xml:space="preserve"> </w:t>
      </w:r>
      <w:r>
        <w:rPr>
          <w:sz w:val="24"/>
          <w:lang w:val="en-US"/>
        </w:rPr>
        <w:t>empez</w:t>
      </w:r>
      <w:r>
        <w:rPr>
          <w:sz w:val="24"/>
        </w:rPr>
        <w:t xml:space="preserve">ó </w:t>
      </w:r>
      <w:r>
        <w:rPr>
          <w:sz w:val="24"/>
          <w:lang w:val="en-US"/>
        </w:rPr>
        <w:t>con</w:t>
      </w:r>
      <w:r>
        <w:rPr>
          <w:sz w:val="24"/>
        </w:rPr>
        <w:t xml:space="preserve"> </w:t>
      </w:r>
      <w:r>
        <w:rPr>
          <w:sz w:val="24"/>
          <w:lang w:val="en-US"/>
        </w:rPr>
        <w:t>retraso</w:t>
      </w:r>
      <w:r>
        <w:rPr>
          <w:sz w:val="24"/>
        </w:rPr>
        <w:t xml:space="preserve"> </w:t>
      </w:r>
      <w:r>
        <w:rPr>
          <w:i/>
          <w:iCs/>
          <w:sz w:val="24"/>
          <w:lang w:val="en-US"/>
        </w:rPr>
        <w:t>por</w:t>
      </w:r>
      <w:r>
        <w:rPr>
          <w:sz w:val="24"/>
        </w:rPr>
        <w:t xml:space="preserve">                        Концерт начался с опозданием </w:t>
      </w:r>
    </w:p>
    <w:p>
      <w:pPr>
        <w:pStyle w:val="Normal1"/>
        <w:spacing w:lineRule="auto" w:line="240"/>
        <w:ind w:firstLine="709" w:end="0"/>
        <w:rPr/>
      </w:pPr>
      <w:r>
        <w:rPr>
          <w:i/>
          <w:iCs/>
          <w:sz w:val="24"/>
          <w:lang w:val="en-US"/>
        </w:rPr>
        <w:t>haber llegado tarde los artistas</w:t>
      </w:r>
      <w:r>
        <w:rPr>
          <w:sz w:val="24"/>
          <w:lang w:val="en-US"/>
        </w:rPr>
        <w:t xml:space="preserve">.                             </w:t>
      </w:r>
      <w:r>
        <w:rPr>
          <w:sz w:val="24"/>
        </w:rPr>
        <w:t>из-за того, что артисты при</w:t>
        <w:softHyphen/>
        <w:t xml:space="preserve">ехали поздно. </w:t>
      </w:r>
    </w:p>
    <w:p>
      <w:pPr>
        <w:pStyle w:val="Normal1"/>
        <w:spacing w:lineRule="auto" w:line="240"/>
        <w:ind w:firstLine="284" w:end="0"/>
        <w:rPr/>
      </w:pPr>
      <w:r>
        <w:rPr>
          <w:spacing w:val="20"/>
          <w:sz w:val="24"/>
        </w:rPr>
        <w:t>Образа действия</w:t>
      </w:r>
      <w:r>
        <w:rPr>
          <w:sz w:val="24"/>
        </w:rPr>
        <w:t>:</w:t>
      </w:r>
    </w:p>
    <w:p>
      <w:pPr>
        <w:pStyle w:val="Normal1"/>
        <w:spacing w:lineRule="auto" w:line="240"/>
        <w:ind w:firstLine="284" w:end="0"/>
        <w:rPr/>
      </w:pPr>
      <w:r>
        <w:rPr>
          <w:sz w:val="24"/>
          <w:lang w:val="en-US"/>
        </w:rPr>
        <w:t>Unos</w:t>
      </w:r>
      <w:r>
        <w:rPr>
          <w:sz w:val="24"/>
        </w:rPr>
        <w:t xml:space="preserve"> </w:t>
      </w:r>
      <w:r>
        <w:rPr>
          <w:sz w:val="24"/>
          <w:lang w:val="en-US"/>
        </w:rPr>
        <w:t>huelguistas</w:t>
      </w:r>
      <w:r>
        <w:rPr>
          <w:sz w:val="24"/>
        </w:rPr>
        <w:t xml:space="preserve"> </w:t>
      </w:r>
      <w:r>
        <w:rPr>
          <w:sz w:val="24"/>
          <w:lang w:val="en-US"/>
        </w:rPr>
        <w:t>trataban</w:t>
      </w:r>
      <w:r>
        <w:rPr>
          <w:sz w:val="24"/>
        </w:rPr>
        <w:t xml:space="preserve"> </w:t>
      </w:r>
      <w:r>
        <w:rPr>
          <w:sz w:val="24"/>
          <w:lang w:val="en-US"/>
        </w:rPr>
        <w:t>de</w:t>
      </w:r>
      <w:r>
        <w:rPr>
          <w:sz w:val="24"/>
        </w:rPr>
        <w:t xml:space="preserve"> </w:t>
      </w:r>
      <w:r>
        <w:rPr>
          <w:sz w:val="24"/>
          <w:lang w:val="en-US"/>
        </w:rPr>
        <w:t>apoderarse</w:t>
      </w:r>
      <w:r>
        <w:rPr>
          <w:sz w:val="24"/>
        </w:rPr>
        <w:t xml:space="preserve">                   Несколько бастующих пытались захватить</w:t>
      </w:r>
    </w:p>
    <w:p>
      <w:pPr>
        <w:pStyle w:val="Normal1"/>
        <w:spacing w:lineRule="auto" w:line="240"/>
        <w:ind w:firstLine="709" w:end="0"/>
        <w:rPr/>
      </w:pPr>
      <w:r>
        <w:rPr>
          <w:sz w:val="24"/>
          <w:lang w:val="en-US"/>
        </w:rPr>
        <w:t xml:space="preserve">de un camión, </w:t>
      </w:r>
      <w:r>
        <w:rPr>
          <w:i/>
          <w:iCs/>
          <w:sz w:val="24"/>
          <w:lang w:val="en-US"/>
        </w:rPr>
        <w:t>sin verlo los policías</w:t>
      </w:r>
      <w:r>
        <w:rPr>
          <w:sz w:val="24"/>
          <w:lang w:val="en-US"/>
        </w:rPr>
        <w:t xml:space="preserve">.                       </w:t>
      </w:r>
      <w:r>
        <w:rPr>
          <w:sz w:val="24"/>
        </w:rPr>
        <w:t>грузовик, так чтобы полицейские не видели этого.</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Условия</w:t>
      </w:r>
      <w:r>
        <w:rPr>
          <w:sz w:val="24"/>
        </w:rPr>
        <w:t>:</w:t>
      </w:r>
    </w:p>
    <w:p>
      <w:pPr>
        <w:pStyle w:val="Normal1"/>
        <w:spacing w:lineRule="auto" w:line="240"/>
        <w:ind w:firstLine="284" w:end="0"/>
        <w:rPr/>
      </w:pPr>
      <w:r>
        <w:rPr>
          <w:i/>
          <w:iCs/>
          <w:sz w:val="24"/>
          <w:lang w:val="en-US"/>
        </w:rPr>
        <w:t>De</w:t>
      </w:r>
      <w:r>
        <w:rPr>
          <w:i/>
          <w:iCs/>
          <w:sz w:val="24"/>
        </w:rPr>
        <w:t xml:space="preserve"> </w:t>
      </w:r>
      <w:r>
        <w:rPr>
          <w:i/>
          <w:iCs/>
          <w:sz w:val="24"/>
          <w:lang w:val="en-US"/>
        </w:rPr>
        <w:t>jugar</w:t>
      </w:r>
      <w:r>
        <w:rPr>
          <w:i/>
          <w:iCs/>
          <w:sz w:val="24"/>
        </w:rPr>
        <w:t xml:space="preserve"> </w:t>
      </w:r>
      <w:r>
        <w:rPr>
          <w:i/>
          <w:iCs/>
          <w:sz w:val="24"/>
          <w:lang w:val="en-US"/>
        </w:rPr>
        <w:t>nosotros</w:t>
      </w:r>
      <w:r>
        <w:rPr>
          <w:i/>
          <w:iCs/>
          <w:sz w:val="24"/>
        </w:rPr>
        <w:t xml:space="preserve"> </w:t>
      </w:r>
      <w:r>
        <w:rPr>
          <w:i/>
          <w:iCs/>
          <w:sz w:val="24"/>
          <w:lang w:val="en-US"/>
        </w:rPr>
        <w:t>as</w:t>
      </w:r>
      <w:r>
        <w:rPr>
          <w:i/>
          <w:iCs/>
          <w:sz w:val="24"/>
        </w:rPr>
        <w:t>í</w:t>
      </w:r>
      <w:r>
        <w:rPr>
          <w:sz w:val="24"/>
        </w:rPr>
        <w:t xml:space="preserve">, </w:t>
      </w:r>
      <w:r>
        <w:rPr>
          <w:sz w:val="24"/>
          <w:lang w:val="en-US"/>
        </w:rPr>
        <w:t>el</w:t>
      </w:r>
      <w:r>
        <w:rPr>
          <w:sz w:val="24"/>
        </w:rPr>
        <w:t xml:space="preserve"> </w:t>
      </w:r>
      <w:r>
        <w:rPr>
          <w:sz w:val="24"/>
          <w:lang w:val="en-US"/>
        </w:rPr>
        <w:t>equipo</w:t>
      </w:r>
      <w:r>
        <w:rPr>
          <w:sz w:val="24"/>
        </w:rPr>
        <w:t xml:space="preserve">                                Если мы будем так играть, наша </w:t>
      </w:r>
    </w:p>
    <w:p>
      <w:pPr>
        <w:pStyle w:val="Normal1"/>
        <w:spacing w:lineRule="auto" w:line="240"/>
        <w:ind w:firstLine="709" w:end="0"/>
        <w:rPr/>
      </w:pPr>
      <w:r>
        <w:rPr>
          <w:sz w:val="24"/>
          <w:lang w:val="en-US"/>
        </w:rPr>
        <w:t>nun</w:t>
      </w:r>
      <w:r>
        <w:rPr>
          <w:sz w:val="24"/>
        </w:rPr>
        <w:t>са</w:t>
      </w:r>
      <w:r>
        <w:rPr>
          <w:sz w:val="24"/>
          <w:lang w:val="en-US"/>
        </w:rPr>
        <w:t xml:space="preserve"> ganará el partido.                                            </w:t>
      </w:r>
      <w:r>
        <w:rPr>
          <w:sz w:val="24"/>
        </w:rPr>
        <w:t xml:space="preserve">команда никогда не выиграет встречу. </w:t>
      </w:r>
    </w:p>
    <w:p>
      <w:pPr>
        <w:pStyle w:val="Normal1"/>
        <w:spacing w:lineRule="auto" w:line="240"/>
        <w:ind w:firstLine="284" w:end="0"/>
        <w:rPr>
          <w:spacing w:val="26"/>
          <w:sz w:val="24"/>
        </w:rPr>
      </w:pPr>
      <w:r>
        <w:rPr>
          <w:spacing w:val="26"/>
          <w:sz w:val="24"/>
        </w:rPr>
      </w:r>
    </w:p>
    <w:p>
      <w:pPr>
        <w:pStyle w:val="Normal1"/>
        <w:spacing w:lineRule="auto" w:line="240"/>
        <w:ind w:firstLine="284" w:end="0"/>
        <w:rPr>
          <w:spacing w:val="26"/>
          <w:sz w:val="24"/>
        </w:rPr>
      </w:pPr>
      <w:r>
        <w:rPr>
          <w:spacing w:val="26"/>
          <w:sz w:val="24"/>
        </w:rPr>
        <w:t xml:space="preserve">Уступки:  </w:t>
      </w:r>
    </w:p>
    <w:p>
      <w:pPr>
        <w:pStyle w:val="Normal1"/>
        <w:spacing w:lineRule="auto" w:line="240"/>
        <w:ind w:firstLine="284" w:end="0"/>
        <w:rPr/>
      </w:pPr>
      <w:r>
        <w:rPr>
          <w:i/>
          <w:iCs/>
          <w:sz w:val="24"/>
          <w:lang w:val="en-US"/>
        </w:rPr>
        <w:t>Con</w:t>
      </w:r>
      <w:r>
        <w:rPr>
          <w:i/>
          <w:iCs/>
          <w:sz w:val="24"/>
        </w:rPr>
        <w:t xml:space="preserve"> </w:t>
      </w:r>
      <w:r>
        <w:rPr>
          <w:i/>
          <w:iCs/>
          <w:sz w:val="24"/>
          <w:lang w:val="en-US"/>
        </w:rPr>
        <w:t>esperar</w:t>
      </w:r>
      <w:r>
        <w:rPr>
          <w:i/>
          <w:iCs/>
          <w:sz w:val="24"/>
        </w:rPr>
        <w:t xml:space="preserve"> </w:t>
      </w:r>
      <w:r>
        <w:rPr>
          <w:i/>
          <w:iCs/>
          <w:sz w:val="24"/>
          <w:lang w:val="en-US"/>
        </w:rPr>
        <w:t>Rafael</w:t>
      </w:r>
      <w:r>
        <w:rPr>
          <w:i/>
          <w:iCs/>
          <w:sz w:val="24"/>
        </w:rPr>
        <w:t xml:space="preserve"> </w:t>
      </w:r>
      <w:r>
        <w:rPr>
          <w:i/>
          <w:iCs/>
          <w:sz w:val="24"/>
          <w:lang w:val="en-US"/>
        </w:rPr>
        <w:t>el</w:t>
      </w:r>
      <w:r>
        <w:rPr>
          <w:i/>
          <w:iCs/>
          <w:sz w:val="24"/>
        </w:rPr>
        <w:t xml:space="preserve"> </w:t>
      </w:r>
      <w:r>
        <w:rPr>
          <w:i/>
          <w:iCs/>
          <w:sz w:val="24"/>
          <w:lang w:val="en-US"/>
        </w:rPr>
        <w:t>encuentro</w:t>
      </w:r>
      <w:r>
        <w:rPr>
          <w:sz w:val="24"/>
        </w:rPr>
        <w:t xml:space="preserve">                                Хотя Рафаэль ждал встречи с </w:t>
      </w:r>
    </w:p>
    <w:p>
      <w:pPr>
        <w:pStyle w:val="Normal1"/>
        <w:spacing w:lineRule="auto" w:line="240"/>
        <w:ind w:firstLine="709" w:end="0"/>
        <w:rPr/>
      </w:pPr>
      <w:r>
        <w:rPr>
          <w:i/>
          <w:iCs/>
          <w:sz w:val="24"/>
          <w:lang w:val="en-US"/>
        </w:rPr>
        <w:t>con Laura</w:t>
      </w:r>
      <w:r>
        <w:rPr>
          <w:sz w:val="24"/>
          <w:lang w:val="en-US"/>
        </w:rPr>
        <w:t xml:space="preserve">, su llegada fue una sorpresa para él.        </w:t>
      </w:r>
      <w:r>
        <w:rPr>
          <w:sz w:val="24"/>
        </w:rPr>
        <w:t>Лаурой, ее приезд был для него внезапным.</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Кроме того, абсолютные обороты иногда выполняют в предло</w:t>
        <w:softHyphen/>
        <w:t>жении роль подлежащего, определения или дополнения:</w:t>
      </w:r>
    </w:p>
    <w:p>
      <w:pPr>
        <w:pStyle w:val="Normal1"/>
        <w:spacing w:lineRule="auto" w:line="240"/>
        <w:ind w:firstLine="284" w:end="0"/>
        <w:rPr>
          <w:spacing w:val="32"/>
          <w:sz w:val="24"/>
        </w:rPr>
      </w:pPr>
      <w:r>
        <w:rPr>
          <w:spacing w:val="32"/>
          <w:sz w:val="24"/>
        </w:rPr>
      </w:r>
    </w:p>
    <w:p>
      <w:pPr>
        <w:pStyle w:val="Normal1"/>
        <w:spacing w:lineRule="auto" w:line="240"/>
        <w:ind w:firstLine="284" w:end="0"/>
        <w:rPr/>
      </w:pPr>
      <w:r>
        <w:rPr>
          <w:spacing w:val="32"/>
          <w:sz w:val="24"/>
        </w:rPr>
        <w:t>Подлежащее</w:t>
      </w:r>
      <w:r>
        <w:rPr>
          <w:sz w:val="24"/>
        </w:rPr>
        <w:t>:</w:t>
      </w:r>
    </w:p>
    <w:p>
      <w:pPr>
        <w:pStyle w:val="Normal1"/>
        <w:spacing w:lineRule="auto" w:line="240"/>
        <w:ind w:firstLine="284" w:end="0"/>
        <w:rPr/>
      </w:pPr>
      <w:r>
        <w:rPr>
          <w:i/>
          <w:iCs/>
          <w:sz w:val="24"/>
          <w:lang w:val="en-US"/>
        </w:rPr>
        <w:t>El</w:t>
      </w:r>
      <w:r>
        <w:rPr>
          <w:i/>
          <w:iCs/>
          <w:sz w:val="24"/>
        </w:rPr>
        <w:t xml:space="preserve"> </w:t>
      </w:r>
      <w:r>
        <w:rPr>
          <w:i/>
          <w:iCs/>
          <w:sz w:val="24"/>
          <w:lang w:val="en-US"/>
        </w:rPr>
        <w:t>mirarla</w:t>
      </w:r>
      <w:r>
        <w:rPr>
          <w:i/>
          <w:iCs/>
          <w:sz w:val="24"/>
        </w:rPr>
        <w:t xml:space="preserve"> </w:t>
      </w:r>
      <w:r>
        <w:rPr>
          <w:i/>
          <w:iCs/>
          <w:sz w:val="24"/>
          <w:lang w:val="en-US"/>
        </w:rPr>
        <w:t>algunos</w:t>
      </w:r>
      <w:r>
        <w:rPr>
          <w:i/>
          <w:iCs/>
          <w:sz w:val="24"/>
        </w:rPr>
        <w:t xml:space="preserve"> </w:t>
      </w:r>
      <w:r>
        <w:rPr>
          <w:i/>
          <w:iCs/>
          <w:sz w:val="24"/>
          <w:lang w:val="en-US"/>
        </w:rPr>
        <w:t>momentos</w:t>
      </w:r>
      <w:r>
        <w:rPr>
          <w:i/>
          <w:iCs/>
          <w:sz w:val="24"/>
        </w:rPr>
        <w:t xml:space="preserve"> </w:t>
      </w:r>
      <w:r>
        <w:rPr>
          <w:i/>
          <w:iCs/>
          <w:sz w:val="24"/>
          <w:lang w:val="en-US"/>
        </w:rPr>
        <w:t>la</w:t>
      </w:r>
      <w:r>
        <w:rPr>
          <w:sz w:val="24"/>
        </w:rPr>
        <w:t xml:space="preserve">                                 </w:t>
      </w:r>
      <w:r>
        <w:rPr>
          <w:sz w:val="24"/>
          <w:lang w:val="en-US"/>
        </w:rPr>
        <w:t>To</w:t>
      </w:r>
      <w:r>
        <w:rPr>
          <w:sz w:val="24"/>
        </w:rPr>
        <w:t>, как несколько мгновений смотрела на</w:t>
      </w:r>
    </w:p>
    <w:p>
      <w:pPr>
        <w:pStyle w:val="Normal1"/>
        <w:spacing w:lineRule="auto" w:line="240"/>
        <w:ind w:firstLine="709" w:end="0"/>
        <w:rPr/>
      </w:pPr>
      <w:r>
        <w:rPr>
          <w:i/>
          <w:iCs/>
          <w:sz w:val="24"/>
          <w:lang w:val="en-US"/>
        </w:rPr>
        <w:t>anciana</w:t>
      </w:r>
      <w:r>
        <w:rPr>
          <w:sz w:val="24"/>
        </w:rPr>
        <w:t xml:space="preserve">, </w:t>
      </w:r>
      <w:r>
        <w:rPr>
          <w:sz w:val="24"/>
          <w:lang w:val="en-US"/>
        </w:rPr>
        <w:t>me</w:t>
      </w:r>
      <w:r>
        <w:rPr>
          <w:sz w:val="24"/>
        </w:rPr>
        <w:t xml:space="preserve"> </w:t>
      </w:r>
      <w:r>
        <w:rPr>
          <w:sz w:val="24"/>
          <w:lang w:val="en-US"/>
        </w:rPr>
        <w:t>infundi</w:t>
      </w:r>
      <w:r>
        <w:rPr>
          <w:sz w:val="24"/>
        </w:rPr>
        <w:t xml:space="preserve">ó </w:t>
      </w:r>
      <w:r>
        <w:rPr>
          <w:sz w:val="24"/>
          <w:lang w:val="en-US"/>
        </w:rPr>
        <w:t>una</w:t>
      </w:r>
      <w:r>
        <w:rPr>
          <w:sz w:val="24"/>
        </w:rPr>
        <w:t xml:space="preserve"> </w:t>
      </w:r>
      <w:r>
        <w:rPr>
          <w:sz w:val="24"/>
          <w:lang w:val="en-US"/>
        </w:rPr>
        <w:t>sensaci</w:t>
      </w:r>
      <w:r>
        <w:rPr>
          <w:sz w:val="24"/>
        </w:rPr>
        <w:t>ó</w:t>
      </w:r>
      <w:r>
        <w:rPr>
          <w:sz w:val="24"/>
          <w:lang w:val="en-US"/>
        </w:rPr>
        <w:t>n</w:t>
      </w:r>
      <w:r>
        <w:rPr>
          <w:sz w:val="24"/>
        </w:rPr>
        <w:t xml:space="preserve">                           нее старуха, произвело на меня неприятное</w:t>
      </w:r>
    </w:p>
    <w:p>
      <w:pPr>
        <w:pStyle w:val="Normal1"/>
        <w:spacing w:lineRule="auto" w:line="240"/>
        <w:ind w:firstLine="709" w:end="0"/>
        <w:rPr/>
      </w:pPr>
      <w:r>
        <w:rPr>
          <w:sz w:val="24"/>
          <w:lang w:val="en-US"/>
        </w:rPr>
        <w:t>desagradable</w:t>
      </w:r>
      <w:r>
        <w:rPr>
          <w:sz w:val="24"/>
        </w:rPr>
        <w:t>.                                                               впечатление.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                                                                                           </w:t>
      </w:r>
    </w:p>
    <w:p>
      <w:pPr>
        <w:pStyle w:val="Normal1"/>
        <w:spacing w:lineRule="auto" w:line="240"/>
        <w:ind w:firstLine="284" w:end="0"/>
        <w:rPr>
          <w:spacing w:val="26"/>
          <w:sz w:val="24"/>
        </w:rPr>
      </w:pPr>
      <w:r>
        <w:rPr>
          <w:spacing w:val="26"/>
          <w:sz w:val="24"/>
        </w:rPr>
        <w:t>Определение:</w:t>
      </w:r>
    </w:p>
    <w:p>
      <w:pPr>
        <w:pStyle w:val="Normal1"/>
        <w:spacing w:lineRule="auto" w:line="240"/>
        <w:ind w:firstLine="284" w:end="0"/>
        <w:rPr/>
      </w:pPr>
      <w:r>
        <w:rPr>
          <w:sz w:val="24"/>
          <w:lang w:val="en-US"/>
        </w:rPr>
        <w:t>En</w:t>
      </w:r>
      <w:r>
        <w:rPr>
          <w:sz w:val="24"/>
        </w:rPr>
        <w:t xml:space="preserve"> </w:t>
      </w:r>
      <w:r>
        <w:rPr>
          <w:sz w:val="24"/>
          <w:lang w:val="en-US"/>
        </w:rPr>
        <w:t>el</w:t>
      </w:r>
      <w:r>
        <w:rPr>
          <w:sz w:val="24"/>
        </w:rPr>
        <w:t xml:space="preserve"> </w:t>
      </w:r>
      <w:r>
        <w:rPr>
          <w:sz w:val="24"/>
          <w:lang w:val="en-US"/>
        </w:rPr>
        <w:t>verano</w:t>
      </w:r>
      <w:r>
        <w:rPr>
          <w:sz w:val="24"/>
        </w:rPr>
        <w:t xml:space="preserve"> </w:t>
      </w:r>
      <w:r>
        <w:rPr>
          <w:i/>
          <w:iCs/>
          <w:sz w:val="24"/>
          <w:lang w:val="en-US"/>
        </w:rPr>
        <w:t>de</w:t>
      </w:r>
      <w:r>
        <w:rPr>
          <w:i/>
          <w:iCs/>
          <w:sz w:val="24"/>
        </w:rPr>
        <w:t xml:space="preserve"> </w:t>
      </w:r>
      <w:r>
        <w:rPr>
          <w:i/>
          <w:iCs/>
          <w:sz w:val="24"/>
          <w:lang w:val="en-US"/>
        </w:rPr>
        <w:t>casarme</w:t>
      </w:r>
      <w:r>
        <w:rPr>
          <w:i/>
          <w:iCs/>
          <w:sz w:val="24"/>
        </w:rPr>
        <w:t xml:space="preserve"> </w:t>
      </w:r>
      <w:r>
        <w:rPr>
          <w:i/>
          <w:iCs/>
          <w:sz w:val="24"/>
          <w:lang w:val="en-US"/>
        </w:rPr>
        <w:t>con</w:t>
      </w:r>
      <w:r>
        <w:rPr>
          <w:sz w:val="24"/>
        </w:rPr>
        <w:t xml:space="preserve">                                       В то лето, когда я женился на </w:t>
      </w:r>
    </w:p>
    <w:p>
      <w:pPr>
        <w:pStyle w:val="Normal1"/>
        <w:spacing w:lineRule="auto" w:line="240"/>
        <w:ind w:firstLine="709" w:end="0"/>
        <w:rPr/>
      </w:pPr>
      <w:r>
        <w:rPr>
          <w:i/>
          <w:iCs/>
          <w:sz w:val="24"/>
          <w:lang w:val="en-US"/>
        </w:rPr>
        <w:t>Magda</w:t>
      </w:r>
      <w:r>
        <w:rPr>
          <w:sz w:val="24"/>
        </w:rPr>
        <w:t xml:space="preserve">, </w:t>
      </w:r>
      <w:r>
        <w:rPr>
          <w:sz w:val="24"/>
          <w:lang w:val="en-US"/>
        </w:rPr>
        <w:t>mi</w:t>
      </w:r>
      <w:r>
        <w:rPr>
          <w:sz w:val="24"/>
        </w:rPr>
        <w:t xml:space="preserve"> </w:t>
      </w:r>
      <w:r>
        <w:rPr>
          <w:sz w:val="24"/>
          <w:lang w:val="en-US"/>
        </w:rPr>
        <w:t>madre</w:t>
      </w:r>
      <w:r>
        <w:rPr>
          <w:sz w:val="24"/>
        </w:rPr>
        <w:t xml:space="preserve"> </w:t>
      </w:r>
      <w:r>
        <w:rPr>
          <w:sz w:val="24"/>
          <w:lang w:val="en-US"/>
        </w:rPr>
        <w:t>me</w:t>
      </w:r>
      <w:r>
        <w:rPr>
          <w:sz w:val="24"/>
        </w:rPr>
        <w:t xml:space="preserve"> </w:t>
      </w:r>
      <w:r>
        <w:rPr>
          <w:sz w:val="24"/>
          <w:lang w:val="en-US"/>
        </w:rPr>
        <w:t>regal</w:t>
      </w:r>
      <w:r>
        <w:rPr>
          <w:sz w:val="24"/>
        </w:rPr>
        <w:t xml:space="preserve">ó </w:t>
      </w:r>
      <w:r>
        <w:rPr>
          <w:sz w:val="24"/>
          <w:lang w:val="en-US"/>
        </w:rPr>
        <w:t>esta</w:t>
      </w:r>
      <w:r>
        <w:rPr>
          <w:sz w:val="24"/>
        </w:rPr>
        <w:t xml:space="preserve">                                 Магде, моя мать подарила </w:t>
      </w:r>
    </w:p>
    <w:p>
      <w:pPr>
        <w:pStyle w:val="Normal1"/>
        <w:spacing w:lineRule="auto" w:line="240"/>
        <w:ind w:firstLine="709" w:end="0"/>
        <w:rPr/>
      </w:pPr>
      <w:r>
        <w:rPr>
          <w:sz w:val="24"/>
          <w:lang w:val="en-US"/>
        </w:rPr>
        <w:t>petaca</w:t>
      </w:r>
      <w:r>
        <w:rPr>
          <w:sz w:val="24"/>
        </w:rPr>
        <w:t>.                                                                          мне этот портсигар.</w:t>
      </w:r>
    </w:p>
    <w:p>
      <w:pPr>
        <w:pStyle w:val="Normal1"/>
        <w:spacing w:lineRule="auto" w:line="240"/>
        <w:ind w:firstLine="284" w:end="0"/>
        <w:rPr>
          <w:spacing w:val="26"/>
          <w:sz w:val="24"/>
        </w:rPr>
      </w:pPr>
      <w:r>
        <w:rPr>
          <w:spacing w:val="26"/>
          <w:sz w:val="24"/>
        </w:rPr>
      </w:r>
    </w:p>
    <w:p>
      <w:pPr>
        <w:pStyle w:val="Normal1"/>
        <w:spacing w:lineRule="auto" w:line="240"/>
        <w:ind w:firstLine="284" w:end="0"/>
        <w:rPr>
          <w:spacing w:val="26"/>
          <w:sz w:val="24"/>
        </w:rPr>
      </w:pPr>
      <w:r>
        <w:rPr>
          <w:spacing w:val="26"/>
          <w:sz w:val="24"/>
        </w:rPr>
        <w:t>Дополнение:</w:t>
      </w:r>
    </w:p>
    <w:p>
      <w:pPr>
        <w:pStyle w:val="Normal1"/>
        <w:spacing w:lineRule="auto" w:line="240"/>
        <w:ind w:firstLine="284" w:end="0"/>
        <w:rPr/>
      </w:pPr>
      <w:r>
        <w:rPr>
          <w:sz w:val="24"/>
          <w:lang w:val="en-US"/>
        </w:rPr>
        <w:t>Dolores</w:t>
      </w:r>
      <w:r>
        <w:rPr>
          <w:sz w:val="24"/>
        </w:rPr>
        <w:t xml:space="preserve"> </w:t>
      </w:r>
      <w:r>
        <w:rPr>
          <w:sz w:val="24"/>
          <w:lang w:val="en-US"/>
        </w:rPr>
        <w:t>habia</w:t>
      </w:r>
      <w:r>
        <w:rPr>
          <w:sz w:val="24"/>
        </w:rPr>
        <w:t xml:space="preserve"> </w:t>
      </w:r>
      <w:r>
        <w:rPr>
          <w:sz w:val="24"/>
          <w:lang w:val="en-US"/>
        </w:rPr>
        <w:t>del</w:t>
      </w:r>
      <w:r>
        <w:rPr>
          <w:sz w:val="24"/>
        </w:rPr>
        <w:t xml:space="preserve"> </w:t>
      </w:r>
      <w:r>
        <w:rPr>
          <w:i/>
          <w:iCs/>
          <w:sz w:val="24"/>
          <w:lang w:val="en-US"/>
        </w:rPr>
        <w:t>haber</w:t>
      </w:r>
      <w:r>
        <w:rPr>
          <w:i/>
          <w:iCs/>
          <w:sz w:val="24"/>
        </w:rPr>
        <w:t xml:space="preserve"> </w:t>
      </w:r>
      <w:r>
        <w:rPr>
          <w:i/>
          <w:iCs/>
          <w:sz w:val="24"/>
          <w:lang w:val="en-US"/>
        </w:rPr>
        <w:t>invitado</w:t>
      </w:r>
      <w:r>
        <w:rPr>
          <w:sz w:val="24"/>
        </w:rPr>
        <w:t xml:space="preserve">                                  Долорес говорит о том, что я </w:t>
      </w:r>
    </w:p>
    <w:p>
      <w:pPr>
        <w:pStyle w:val="Normal1"/>
        <w:spacing w:lineRule="auto" w:line="240"/>
        <w:ind w:firstLine="709" w:end="0"/>
        <w:rPr/>
      </w:pPr>
      <w:r>
        <w:rPr>
          <w:i/>
          <w:iCs/>
          <w:sz w:val="24"/>
        </w:rPr>
        <w:t>уо</w:t>
      </w:r>
      <w:r>
        <w:rPr>
          <w:i/>
          <w:iCs/>
          <w:sz w:val="24"/>
          <w:lang w:val="en-US"/>
        </w:rPr>
        <w:t xml:space="preserve"> a Román</w:t>
      </w:r>
      <w:r>
        <w:rPr>
          <w:sz w:val="24"/>
          <w:lang w:val="en-US"/>
        </w:rPr>
        <w:t xml:space="preserve">.                                                                 </w:t>
      </w:r>
      <w:r>
        <w:rPr>
          <w:sz w:val="24"/>
        </w:rPr>
        <w:t>пригласила Романа.</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Самостоятельные инфинитивные обороты обычно не выполняют функции обстоятельства цели.</w:t>
      </w:r>
    </w:p>
    <w:p>
      <w:pPr>
        <w:pStyle w:val="Normal1"/>
        <w:spacing w:lineRule="auto" w:line="240"/>
        <w:ind w:firstLine="284" w:end="0"/>
        <w:rPr>
          <w:sz w:val="24"/>
        </w:rPr>
      </w:pPr>
      <w:r>
        <w:rPr>
          <w:sz w:val="24"/>
        </w:rPr>
      </w:r>
    </w:p>
    <w:p>
      <w:pPr>
        <w:pStyle w:val="Heading3"/>
        <w:ind w:hanging="0" w:start="0"/>
        <w:rPr/>
      </w:pPr>
      <w:bookmarkStart w:id="105" w:name="__RefHeading___Toc1886089"/>
      <w:bookmarkEnd w:id="105"/>
      <w:r>
        <w:rPr/>
        <w:t>II. Причастие</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современном испанском языке сохранилось лишь </w:t>
      </w:r>
      <w:r>
        <w:rPr>
          <w:spacing w:val="20"/>
          <w:sz w:val="24"/>
        </w:rPr>
        <w:t>страда</w:t>
        <w:softHyphen/>
        <w:t>тельное причастие прошедшего времени</w:t>
      </w:r>
      <w:r>
        <w:rPr>
          <w:sz w:val="24"/>
        </w:rPr>
        <w:t>. Оно пред</w:t>
        <w:softHyphen/>
        <w:t xml:space="preserve">ставляет собой глагольно-именную форму, которая совмещает в себе свойства </w:t>
      </w:r>
      <w:r>
        <w:rPr>
          <w:spacing w:val="20"/>
          <w:sz w:val="24"/>
        </w:rPr>
        <w:t>глагола и прилагательного</w:t>
      </w:r>
      <w:r>
        <w:rPr>
          <w:sz w:val="24"/>
        </w:rPr>
        <w:t xml:space="preserve"> и называет действие или состояние, приписываемые лицу или предмету в каче</w:t>
        <w:softHyphen/>
        <w:t>стве их признака.</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1. Глагольные свойства причастия</w:t>
      </w:r>
    </w:p>
    <w:p>
      <w:pPr>
        <w:pStyle w:val="Normal1"/>
        <w:spacing w:lineRule="auto" w:line="240"/>
        <w:ind w:firstLine="284" w:end="0"/>
        <w:rPr/>
      </w:pPr>
      <w:r>
        <w:rPr>
          <w:sz w:val="24"/>
        </w:rPr>
        <w:t xml:space="preserve">а) Причастие является </w:t>
      </w:r>
      <w:r>
        <w:rPr>
          <w:spacing w:val="20"/>
          <w:sz w:val="24"/>
        </w:rPr>
        <w:t>составной частью</w:t>
      </w:r>
      <w:r>
        <w:rPr>
          <w:sz w:val="24"/>
        </w:rPr>
        <w:t xml:space="preserve"> сложных гла</w:t>
        <w:softHyphen/>
        <w:t>гольных времен (см. пункт 3 данного раздела).</w:t>
      </w:r>
    </w:p>
    <w:p>
      <w:pPr>
        <w:pStyle w:val="Normal1"/>
        <w:spacing w:lineRule="auto" w:line="240"/>
        <w:ind w:firstLine="284" w:end="0"/>
        <w:rPr/>
      </w:pPr>
      <w:r>
        <w:rPr>
          <w:sz w:val="24"/>
        </w:rPr>
        <w:t xml:space="preserve">б) Причастие употребляется в </w:t>
      </w:r>
      <w:r>
        <w:rPr>
          <w:spacing w:val="20"/>
          <w:sz w:val="24"/>
        </w:rPr>
        <w:t>составе</w:t>
      </w:r>
      <w:r>
        <w:rPr>
          <w:sz w:val="24"/>
        </w:rPr>
        <w:t xml:space="preserve"> некоторых глагольных </w:t>
      </w:r>
      <w:r>
        <w:rPr>
          <w:spacing w:val="20"/>
          <w:sz w:val="24"/>
        </w:rPr>
        <w:t>конструкций</w:t>
      </w:r>
      <w:r>
        <w:rPr>
          <w:sz w:val="24"/>
        </w:rPr>
        <w:t>, выполняющих в предложении роль сложных сказуемых (см. § 78).</w:t>
      </w:r>
    </w:p>
    <w:p>
      <w:pPr>
        <w:pStyle w:val="Normal1"/>
        <w:spacing w:lineRule="auto" w:line="240"/>
        <w:ind w:firstLine="284" w:end="0"/>
        <w:rPr/>
      </w:pPr>
      <w:r>
        <w:rPr>
          <w:sz w:val="24"/>
        </w:rPr>
        <w:t xml:space="preserve">в) Причастия </w:t>
      </w:r>
      <w:r>
        <w:rPr>
          <w:spacing w:val="20"/>
          <w:sz w:val="24"/>
        </w:rPr>
        <w:t>переходных</w:t>
      </w:r>
      <w:r>
        <w:rPr>
          <w:sz w:val="24"/>
        </w:rPr>
        <w:t xml:space="preserve"> глаголов сохраняют значение </w:t>
      </w:r>
      <w:r>
        <w:rPr>
          <w:spacing w:val="20"/>
          <w:sz w:val="24"/>
        </w:rPr>
        <w:t>страдательного</w:t>
      </w:r>
      <w:r>
        <w:rPr>
          <w:sz w:val="24"/>
        </w:rPr>
        <w:t xml:space="preserve"> залога: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La</w:t>
      </w:r>
      <w:r>
        <w:rPr>
          <w:sz w:val="24"/>
        </w:rPr>
        <w:t xml:space="preserve"> </w:t>
      </w:r>
      <w:r>
        <w:rPr>
          <w:sz w:val="24"/>
          <w:lang w:val="en-US"/>
        </w:rPr>
        <w:t>noticia</w:t>
      </w:r>
      <w:r>
        <w:rPr>
          <w:sz w:val="24"/>
        </w:rPr>
        <w:t xml:space="preserve"> </w:t>
      </w:r>
      <w:r>
        <w:rPr>
          <w:i/>
          <w:iCs/>
          <w:sz w:val="24"/>
          <w:lang w:val="en-US"/>
        </w:rPr>
        <w:t>divulgada</w:t>
      </w:r>
      <w:r>
        <w:rPr>
          <w:sz w:val="24"/>
        </w:rPr>
        <w:t xml:space="preserve"> ро</w:t>
      </w:r>
      <w:r>
        <w:rPr>
          <w:sz w:val="24"/>
          <w:lang w:val="en-US"/>
        </w:rPr>
        <w:t>r</w:t>
      </w:r>
      <w:r>
        <w:rPr>
          <w:sz w:val="24"/>
        </w:rPr>
        <w:t xml:space="preserve"> </w:t>
      </w:r>
      <w:r>
        <w:rPr>
          <w:sz w:val="24"/>
          <w:lang w:val="en-US"/>
        </w:rPr>
        <w:t>la</w:t>
      </w:r>
      <w:r>
        <w:rPr>
          <w:sz w:val="24"/>
        </w:rPr>
        <w:t xml:space="preserve"> </w:t>
      </w:r>
      <w:r>
        <w:rPr>
          <w:sz w:val="24"/>
          <w:lang w:val="en-US"/>
        </w:rPr>
        <w:t>radio</w:t>
      </w:r>
      <w:r>
        <w:rPr>
          <w:sz w:val="24"/>
        </w:rPr>
        <w:t xml:space="preserve"> у                               Известие, распространенное радио</w:t>
      </w:r>
    </w:p>
    <w:p>
      <w:pPr>
        <w:pStyle w:val="Normal1"/>
        <w:spacing w:lineRule="auto" w:line="240"/>
        <w:ind w:firstLine="709" w:end="0"/>
        <w:rPr/>
      </w:pPr>
      <w:r>
        <w:rPr>
          <w:sz w:val="24"/>
          <w:lang w:val="en-US"/>
        </w:rPr>
        <w:t>prensa</w:t>
      </w:r>
      <w:r>
        <w:rPr>
          <w:sz w:val="24"/>
        </w:rPr>
        <w:t xml:space="preserve"> </w:t>
      </w:r>
      <w:r>
        <w:rPr>
          <w:sz w:val="24"/>
          <w:lang w:val="en-US"/>
        </w:rPr>
        <w:t>encontr</w:t>
      </w:r>
      <w:r>
        <w:rPr>
          <w:sz w:val="24"/>
        </w:rPr>
        <w:t xml:space="preserve">ó </w:t>
      </w:r>
      <w:r>
        <w:rPr>
          <w:sz w:val="24"/>
          <w:lang w:val="en-US"/>
        </w:rPr>
        <w:t>el</w:t>
      </w:r>
      <w:r>
        <w:rPr>
          <w:sz w:val="24"/>
        </w:rPr>
        <w:t xml:space="preserve"> </w:t>
      </w:r>
      <w:r>
        <w:rPr>
          <w:sz w:val="24"/>
          <w:lang w:val="en-US"/>
        </w:rPr>
        <w:t>apoyo</w:t>
      </w:r>
      <w:r>
        <w:rPr>
          <w:sz w:val="24"/>
        </w:rPr>
        <w:t xml:space="preserve"> </w:t>
      </w:r>
      <w:r>
        <w:rPr>
          <w:sz w:val="24"/>
          <w:lang w:val="en-US"/>
        </w:rPr>
        <w:t>de</w:t>
      </w:r>
      <w:r>
        <w:rPr>
          <w:sz w:val="24"/>
        </w:rPr>
        <w:t xml:space="preserve"> </w:t>
      </w:r>
      <w:r>
        <w:rPr>
          <w:sz w:val="24"/>
          <w:lang w:val="en-US"/>
        </w:rPr>
        <w:t>la</w:t>
      </w:r>
      <w:r>
        <w:rPr>
          <w:sz w:val="24"/>
        </w:rPr>
        <w:t xml:space="preserve">                                     и печатью, встретило поддержку</w:t>
      </w:r>
    </w:p>
    <w:p>
      <w:pPr>
        <w:pStyle w:val="Normal1"/>
        <w:spacing w:lineRule="auto" w:line="240"/>
        <w:ind w:firstLine="709" w:end="0"/>
        <w:rPr/>
      </w:pPr>
      <w:r>
        <w:rPr>
          <w:sz w:val="24"/>
          <w:lang w:val="en-US"/>
        </w:rPr>
        <w:t>mayor</w:t>
      </w:r>
      <w:r>
        <w:rPr>
          <w:sz w:val="24"/>
        </w:rPr>
        <w:t>í</w:t>
      </w:r>
      <w:r>
        <w:rPr>
          <w:sz w:val="24"/>
          <w:lang w:val="en-US"/>
        </w:rPr>
        <w:t>a</w:t>
      </w:r>
      <w:r>
        <w:rPr>
          <w:sz w:val="24"/>
        </w:rPr>
        <w:t xml:space="preserve"> </w:t>
      </w:r>
      <w:r>
        <w:rPr>
          <w:sz w:val="24"/>
          <w:lang w:val="en-US"/>
        </w:rPr>
        <w:t>de</w:t>
      </w:r>
      <w:r>
        <w:rPr>
          <w:sz w:val="24"/>
        </w:rPr>
        <w:t xml:space="preserve"> </w:t>
      </w:r>
      <w:r>
        <w:rPr>
          <w:sz w:val="24"/>
          <w:lang w:val="en-US"/>
        </w:rPr>
        <w:t>hombres</w:t>
      </w:r>
      <w:r>
        <w:rPr>
          <w:sz w:val="24"/>
        </w:rPr>
        <w:t xml:space="preserve"> </w:t>
      </w:r>
      <w:r>
        <w:rPr>
          <w:sz w:val="24"/>
          <w:lang w:val="en-US"/>
        </w:rPr>
        <w:t>de</w:t>
      </w:r>
      <w:r>
        <w:rPr>
          <w:sz w:val="24"/>
        </w:rPr>
        <w:t xml:space="preserve"> </w:t>
      </w:r>
      <w:r>
        <w:rPr>
          <w:sz w:val="24"/>
          <w:lang w:val="en-US"/>
        </w:rPr>
        <w:t>buena</w:t>
      </w:r>
      <w:r>
        <w:rPr>
          <w:sz w:val="24"/>
        </w:rPr>
        <w:t xml:space="preserve">                                      большинства людей доброй воли.</w:t>
      </w:r>
    </w:p>
    <w:p>
      <w:pPr>
        <w:pStyle w:val="Normal1"/>
        <w:spacing w:lineRule="auto" w:line="240"/>
        <w:ind w:firstLine="709" w:end="0"/>
        <w:rPr/>
      </w:pPr>
      <w:r>
        <w:rPr>
          <w:sz w:val="24"/>
          <w:lang w:val="en-US"/>
        </w:rPr>
        <w:t>voluntad</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г) Причастия могут сохранять </w:t>
      </w:r>
      <w:r>
        <w:rPr>
          <w:spacing w:val="20"/>
          <w:sz w:val="24"/>
        </w:rPr>
        <w:t>управление</w:t>
      </w:r>
      <w:r>
        <w:rPr>
          <w:sz w:val="24"/>
        </w:rPr>
        <w:t>, присущее глаголам, от которых они образованы:</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Juan</w:t>
      </w:r>
      <w:r>
        <w:rPr>
          <w:sz w:val="24"/>
        </w:rPr>
        <w:t>а</w:t>
      </w:r>
      <w:r>
        <w:rPr>
          <w:sz w:val="24"/>
          <w:lang w:val="en-US"/>
        </w:rPr>
        <w:t xml:space="preserve"> está </w:t>
      </w:r>
      <w:r>
        <w:rPr>
          <w:i/>
          <w:iCs/>
          <w:sz w:val="24"/>
          <w:lang w:val="en-US"/>
        </w:rPr>
        <w:t>enamorada</w:t>
      </w:r>
      <w:r>
        <w:rPr>
          <w:sz w:val="24"/>
          <w:lang w:val="en-US"/>
        </w:rPr>
        <w:t xml:space="preserve"> de Rodrigo.                                </w:t>
      </w:r>
      <w:r>
        <w:rPr>
          <w:sz w:val="24"/>
        </w:rPr>
        <w:t>Хуана влюблена в Родриго.</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2. Признаки прилагательного, свойственные причастию</w:t>
      </w:r>
    </w:p>
    <w:p>
      <w:pPr>
        <w:pStyle w:val="Normal1"/>
        <w:spacing w:lineRule="auto" w:line="240"/>
        <w:ind w:firstLine="284" w:end="0"/>
        <w:rPr>
          <w:sz w:val="24"/>
        </w:rPr>
      </w:pPr>
      <w:r>
        <w:rPr>
          <w:sz w:val="24"/>
        </w:rPr>
        <w:t xml:space="preserve">Эти признаки заключаются в том, что причастие может </w:t>
      </w:r>
      <w:r>
        <w:rPr>
          <w:spacing w:val="20"/>
          <w:sz w:val="24"/>
        </w:rPr>
        <w:t>определять существительное</w:t>
      </w:r>
      <w:r>
        <w:rPr>
          <w:sz w:val="24"/>
        </w:rPr>
        <w:t>, согласуясь с ним в роде и числе: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ómnibus iba con las luces </w:t>
      </w:r>
      <w:r>
        <w:rPr>
          <w:i/>
          <w:iCs/>
          <w:sz w:val="24"/>
        </w:rPr>
        <w:t>ара</w:t>
      </w:r>
      <w:r>
        <w:rPr>
          <w:i/>
          <w:iCs/>
          <w:sz w:val="24"/>
          <w:lang w:val="en-US"/>
        </w:rPr>
        <w:t>gadas</w:t>
      </w:r>
      <w:r>
        <w:rPr>
          <w:sz w:val="24"/>
          <w:lang w:val="en-US"/>
        </w:rPr>
        <w:t xml:space="preserve">.                        </w:t>
      </w:r>
      <w:r>
        <w:rPr>
          <w:sz w:val="24"/>
        </w:rPr>
        <w:t>Автобус шел с потушенными фарами.</w:t>
      </w:r>
    </w:p>
    <w:p>
      <w:pPr>
        <w:pStyle w:val="Normal1"/>
        <w:spacing w:lineRule="auto" w:line="240"/>
        <w:ind w:firstLine="284" w:end="0"/>
        <w:rPr>
          <w:sz w:val="24"/>
        </w:rPr>
      </w:pPr>
      <w:r>
        <w:rPr>
          <w:sz w:val="24"/>
        </w:rPr>
      </w:r>
    </w:p>
    <w:p>
      <w:pPr>
        <w:pStyle w:val="Normal1"/>
        <w:spacing w:lineRule="auto" w:line="240"/>
        <w:ind w:firstLine="284" w:end="0"/>
        <w:rPr/>
      </w:pPr>
      <w:r>
        <w:rPr>
          <w:i/>
        </w:rPr>
        <w:t>Примечание</w:t>
      </w:r>
      <w:r>
        <w:rPr/>
        <w:t>. Хотя испанские причастия являются страдательными, однако в некоторых случаях они употребляются в значении активных:</w:t>
      </w:r>
    </w:p>
    <w:p>
      <w:pPr>
        <w:pStyle w:val="Normal1"/>
        <w:spacing w:lineRule="auto" w:line="240"/>
        <w:ind w:firstLine="284" w:end="0"/>
        <w:rPr/>
      </w:pPr>
      <w:r>
        <w:rPr/>
      </w:r>
    </w:p>
    <w:p>
      <w:pPr>
        <w:pStyle w:val="Normal1"/>
        <w:spacing w:lineRule="auto" w:line="240"/>
        <w:ind w:firstLine="284" w:end="0"/>
        <w:rPr/>
      </w:pPr>
      <w:r>
        <w:rPr>
          <w:lang w:val="en-US"/>
        </w:rPr>
        <w:t xml:space="preserve">La mujer </w:t>
      </w:r>
      <w:r>
        <w:rPr>
          <w:i/>
          <w:iCs/>
          <w:lang w:val="en-US"/>
        </w:rPr>
        <w:t>osada</w:t>
      </w:r>
      <w:r>
        <w:rPr>
          <w:lang w:val="en-US"/>
        </w:rPr>
        <w:t xml:space="preserve"> ayudó a muchos soldados heridos.     </w:t>
      </w:r>
      <w:r>
        <w:rPr/>
        <w:t>Смелая женщина помогла многим раненым бойцам.</w:t>
      </w:r>
    </w:p>
    <w:p>
      <w:pPr>
        <w:pStyle w:val="Normal1"/>
        <w:spacing w:lineRule="auto" w:line="240"/>
        <w:ind w:firstLine="284" w:end="0"/>
        <w:rPr/>
      </w:pPr>
      <w:r>
        <w:rPr/>
      </w:r>
    </w:p>
    <w:p>
      <w:pPr>
        <w:pStyle w:val="Normal1"/>
        <w:spacing w:lineRule="auto" w:line="240"/>
        <w:ind w:firstLine="284" w:end="0"/>
        <w:rPr/>
      </w:pPr>
      <w:r>
        <w:rPr/>
        <w:t>Чтобы не ошибиться в определении пассивного и активного значения причастия, можно воспользоваться таким практическим советом:</w:t>
      </w:r>
    </w:p>
    <w:p>
      <w:pPr>
        <w:pStyle w:val="Normal1"/>
        <w:spacing w:lineRule="auto" w:line="240"/>
        <w:ind w:firstLine="284" w:end="0"/>
        <w:rPr/>
      </w:pPr>
      <w:r>
        <w:rPr/>
        <w:t xml:space="preserve">— </w:t>
      </w:r>
      <w:r>
        <w:rPr/>
        <w:t>если причастие, определяющее существительное, можно заменить прида</w:t>
        <w:softHyphen/>
        <w:t xml:space="preserve">ным определительным предложением, в котором сказуемое будет стоять в действительном залоге, то в этом случае причастие употреблено в </w:t>
      </w:r>
      <w:r>
        <w:rPr>
          <w:spacing w:val="20"/>
        </w:rPr>
        <w:t>активном</w:t>
      </w:r>
      <w:r>
        <w:rPr/>
        <w:t xml:space="preserve"> значении:</w:t>
      </w:r>
    </w:p>
    <w:p>
      <w:pPr>
        <w:pStyle w:val="Normal1"/>
        <w:spacing w:lineRule="auto" w:line="240"/>
        <w:ind w:firstLine="284" w:end="0"/>
        <w:rPr/>
      </w:pPr>
      <w:r>
        <w:rPr/>
      </w:r>
    </w:p>
    <w:p>
      <w:pPr>
        <w:pStyle w:val="Normal1"/>
        <w:spacing w:lineRule="auto" w:line="240"/>
        <w:ind w:firstLine="284" w:end="0"/>
        <w:rPr>
          <w:lang w:val="en-US"/>
        </w:rPr>
      </w:pPr>
      <w:r>
        <w:rPr>
          <w:lang w:val="en-US"/>
        </w:rPr>
        <w:t xml:space="preserve">el hombre </w:t>
      </w:r>
      <w:r>
        <w:rPr>
          <w:i/>
          <w:iCs/>
          <w:lang w:val="en-US"/>
        </w:rPr>
        <w:t>entendido</w:t>
      </w:r>
      <w:r>
        <w:rPr>
          <w:lang w:val="en-US"/>
        </w:rPr>
        <w:t xml:space="preserve">          =                el hombre </w:t>
      </w:r>
      <w:r>
        <w:rPr>
          <w:i/>
          <w:iCs/>
          <w:lang w:val="en-US"/>
        </w:rPr>
        <w:t>que entiende</w:t>
      </w:r>
    </w:p>
    <w:p>
      <w:pPr>
        <w:pStyle w:val="Normal1"/>
        <w:spacing w:lineRule="auto" w:line="240"/>
        <w:ind w:firstLine="284" w:end="0"/>
        <w:rPr/>
      </w:pPr>
      <w:r>
        <w:rPr>
          <w:lang w:val="en-US"/>
        </w:rPr>
        <w:t xml:space="preserve">los hombres </w:t>
      </w:r>
      <w:r>
        <w:rPr>
          <w:i/>
          <w:iCs/>
          <w:lang w:val="en-US"/>
        </w:rPr>
        <w:t>callados</w:t>
      </w:r>
      <w:r>
        <w:rPr>
          <w:lang w:val="en-US"/>
        </w:rPr>
        <w:t xml:space="preserve">         =                los hombres </w:t>
      </w:r>
      <w:r>
        <w:rPr>
          <w:i/>
          <w:iCs/>
          <w:lang w:val="en-US"/>
        </w:rPr>
        <w:t>que callan</w:t>
      </w:r>
      <w:r>
        <w:rPr>
          <w:lang w:val="en-US"/>
        </w:rPr>
        <w:t xml:space="preserve"> </w:t>
      </w:r>
    </w:p>
    <w:p>
      <w:pPr>
        <w:pStyle w:val="Normal1"/>
        <w:spacing w:lineRule="auto" w:line="240"/>
        <w:ind w:firstLine="284" w:end="0"/>
        <w:rPr>
          <w:lang w:val="en-US"/>
        </w:rPr>
      </w:pPr>
      <w:r>
        <w:rPr>
          <w:lang w:val="en-US"/>
        </w:rPr>
        <w:t xml:space="preserve">la mujer </w:t>
      </w:r>
      <w:r>
        <w:rPr>
          <w:i/>
          <w:iCs/>
          <w:lang w:val="en-US"/>
        </w:rPr>
        <w:t>disimulada</w:t>
      </w:r>
      <w:r>
        <w:rPr>
          <w:lang w:val="en-US"/>
        </w:rPr>
        <w:t xml:space="preserve">           =                la mujer </w:t>
      </w:r>
      <w:r>
        <w:rPr>
          <w:i/>
          <w:iCs/>
          <w:lang w:val="en-US"/>
        </w:rPr>
        <w:t>que disimula</w:t>
      </w:r>
    </w:p>
    <w:p>
      <w:pPr>
        <w:pStyle w:val="Normal1"/>
        <w:spacing w:lineRule="auto" w:line="240"/>
        <w:ind w:firstLine="284" w:end="0"/>
        <w:rPr>
          <w:lang w:val="en-US"/>
        </w:rPr>
      </w:pPr>
      <w:r>
        <w:rPr>
          <w:lang w:val="en-US"/>
        </w:rPr>
      </w:r>
    </w:p>
    <w:p>
      <w:pPr>
        <w:pStyle w:val="Normal1"/>
        <w:spacing w:lineRule="auto" w:line="240"/>
        <w:ind w:firstLine="284" w:end="0"/>
        <w:rPr/>
      </w:pPr>
      <w:r>
        <w:rPr/>
        <w:t xml:space="preserve">— </w:t>
      </w:r>
      <w:r>
        <w:rPr/>
        <w:t xml:space="preserve">причастиям, имеющим пассивное значение, соответствуют определительные придаточные предложения, сказуемые         которых употребляются в   </w:t>
      </w:r>
      <w:r>
        <w:rPr>
          <w:spacing w:val="20"/>
        </w:rPr>
        <w:t xml:space="preserve">пассивном </w:t>
      </w:r>
      <w:r>
        <w:rPr/>
        <w:t xml:space="preserve"> залоге или же выражают   </w:t>
      </w:r>
      <w:r>
        <w:rPr>
          <w:spacing w:val="20"/>
        </w:rPr>
        <w:t>пассивное</w:t>
      </w:r>
      <w:r>
        <w:rPr/>
        <w:t xml:space="preserve"> значение:</w:t>
      </w:r>
    </w:p>
    <w:p>
      <w:pPr>
        <w:pStyle w:val="Normal1"/>
        <w:spacing w:lineRule="auto" w:line="240"/>
        <w:ind w:firstLine="284" w:end="0"/>
        <w:rPr/>
      </w:pPr>
      <w:r>
        <w:rPr/>
      </w:r>
    </w:p>
    <w:p>
      <w:pPr>
        <w:pStyle w:val="Normal1"/>
        <w:spacing w:lineRule="auto" w:line="240"/>
        <w:ind w:firstLine="284" w:end="0"/>
        <w:rPr/>
      </w:pPr>
      <w:r>
        <w:rPr>
          <w:lang w:val="en-US"/>
        </w:rPr>
        <w:t xml:space="preserve">El hombre </w:t>
      </w:r>
      <w:r>
        <w:rPr>
          <w:i/>
          <w:iCs/>
          <w:lang w:val="en-US"/>
        </w:rPr>
        <w:t>asustado</w:t>
      </w:r>
      <w:r>
        <w:rPr>
          <w:lang w:val="en-US"/>
        </w:rPr>
        <w:t xml:space="preserve">  = el hombre </w:t>
      </w:r>
      <w:r>
        <w:rPr>
          <w:i/>
          <w:iCs/>
          <w:lang w:val="en-US"/>
        </w:rPr>
        <w:t xml:space="preserve">que ha recibido el susto </w:t>
      </w:r>
      <w:r>
        <w:rPr>
          <w:lang w:val="en-US"/>
        </w:rPr>
        <w:t xml:space="preserve"> = el hombre a </w:t>
      </w:r>
      <w:r>
        <w:rPr>
          <w:i/>
          <w:iCs/>
          <w:lang w:val="en-US"/>
        </w:rPr>
        <w:t>quien asustaron</w:t>
      </w:r>
      <w:r>
        <w:rPr>
          <w:lang w:val="en-US"/>
        </w:rPr>
        <w:t xml:space="preserve"> = el  hombre </w:t>
      </w:r>
      <w:r>
        <w:rPr>
          <w:i/>
          <w:iCs/>
          <w:lang w:val="en-US"/>
        </w:rPr>
        <w:t>que fue asustado.</w:t>
      </w:r>
    </w:p>
    <w:p>
      <w:pPr>
        <w:pStyle w:val="Normal1"/>
        <w:spacing w:lineRule="auto" w:line="240"/>
        <w:ind w:firstLine="284" w:end="0"/>
        <w:rPr>
          <w:i/>
          <w:i/>
          <w:iCs/>
          <w:sz w:val="24"/>
          <w:lang w:val="en-US"/>
        </w:rPr>
      </w:pPr>
      <w:r>
        <w:rPr>
          <w:i/>
          <w:iCs/>
          <w:sz w:val="24"/>
          <w:lang w:val="en-US"/>
        </w:rPr>
      </w:r>
    </w:p>
    <w:p>
      <w:pPr>
        <w:pStyle w:val="Normal1"/>
        <w:spacing w:lineRule="auto" w:line="240"/>
        <w:ind w:firstLine="284" w:end="0"/>
        <w:jc w:val="center"/>
        <w:rPr>
          <w:i/>
          <w:i/>
          <w:iCs/>
          <w:sz w:val="24"/>
          <w:lang w:val="en-US"/>
        </w:rPr>
      </w:pPr>
      <w:r>
        <w:rPr>
          <w:i/>
          <w:iCs/>
          <w:sz w:val="24"/>
          <w:lang w:val="en-US"/>
        </w:rPr>
      </w:r>
    </w:p>
    <w:p>
      <w:pPr>
        <w:pStyle w:val="Normal1"/>
        <w:spacing w:lineRule="auto" w:line="240"/>
        <w:ind w:firstLine="284" w:end="0"/>
        <w:jc w:val="center"/>
        <w:rPr>
          <w:i/>
          <w:i/>
          <w:sz w:val="24"/>
        </w:rPr>
      </w:pPr>
      <w:r>
        <w:rPr>
          <w:i/>
          <w:sz w:val="24"/>
        </w:rPr>
        <w:t>3. Использование причастий для образования временных,  залоговых и неличных форм глаголов</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а) Прежде всего причастия употребляются для образования всех сложных времен глагола (см. §§ 52, 55, 58). Если причастие имеет две формы — обычную и особую, — то, как уже говорилось (см. § 45), сложные времена образуются с помощью обычной формы причастия. Например</w:t>
      </w:r>
      <w:r>
        <w:rPr>
          <w:sz w:val="24"/>
          <w:lang w:val="en-US"/>
        </w:rPr>
        <w:t>, he corregido (</w:t>
      </w:r>
      <w:r>
        <w:rPr>
          <w:sz w:val="24"/>
        </w:rPr>
        <w:t>а</w:t>
      </w:r>
      <w:r>
        <w:rPr>
          <w:sz w:val="24"/>
          <w:lang w:val="en-US"/>
        </w:rPr>
        <w:t xml:space="preserve"> </w:t>
      </w:r>
      <w:r>
        <w:rPr>
          <w:sz w:val="24"/>
        </w:rPr>
        <w:t>не</w:t>
      </w:r>
      <w:r>
        <w:rPr>
          <w:sz w:val="24"/>
          <w:lang w:val="en-US"/>
        </w:rPr>
        <w:t xml:space="preserve"> he correcto), habíamos ocultado (</w:t>
      </w:r>
      <w:r>
        <w:rPr>
          <w:sz w:val="24"/>
        </w:rPr>
        <w:t>а</w:t>
      </w:r>
      <w:r>
        <w:rPr>
          <w:sz w:val="24"/>
          <w:lang w:val="en-US"/>
        </w:rPr>
        <w:t xml:space="preserve"> </w:t>
      </w:r>
      <w:r>
        <w:rPr>
          <w:sz w:val="24"/>
        </w:rPr>
        <w:t>не</w:t>
      </w:r>
      <w:r>
        <w:rPr>
          <w:sz w:val="24"/>
          <w:lang w:val="en-US"/>
        </w:rPr>
        <w:t xml:space="preserve"> habíamos oculto).</w:t>
      </w:r>
    </w:p>
    <w:p>
      <w:pPr>
        <w:pStyle w:val="Normal1"/>
        <w:spacing w:lineRule="auto" w:line="240"/>
        <w:ind w:firstLine="284" w:end="0"/>
        <w:rPr>
          <w:sz w:val="24"/>
        </w:rPr>
      </w:pPr>
      <w:r>
        <w:rPr>
          <w:sz w:val="24"/>
        </w:rPr>
        <w:t>Являясь компонентом сложной временной формы, причастие не изменяется ни по родам, ни по числам.</w:t>
      </w:r>
    </w:p>
    <w:p>
      <w:pPr>
        <w:pStyle w:val="Normal1"/>
        <w:spacing w:lineRule="auto" w:line="240"/>
        <w:ind w:firstLine="284" w:end="0"/>
        <w:rPr>
          <w:sz w:val="24"/>
        </w:rPr>
      </w:pPr>
      <w:r>
        <w:rPr>
          <w:sz w:val="24"/>
        </w:rPr>
        <w:t>б) Причастие используется для образования сложных форм инфинитива и герундия (см. § § 46, 47).</w:t>
      </w:r>
    </w:p>
    <w:p>
      <w:pPr>
        <w:pStyle w:val="Normal1"/>
        <w:spacing w:lineRule="auto" w:line="240"/>
        <w:ind w:firstLine="284" w:end="0"/>
        <w:rPr/>
      </w:pPr>
      <w:r>
        <w:rPr>
          <w:sz w:val="24"/>
        </w:rPr>
        <w:t xml:space="preserve">в) Причастие служит также для образования причастной формы страдательного (пассивного) залога (см. § 67). В этом случае оно </w:t>
      </w:r>
      <w:r>
        <w:rPr>
          <w:spacing w:val="20"/>
          <w:sz w:val="24"/>
        </w:rPr>
        <w:t>согласуется</w:t>
      </w:r>
      <w:r>
        <w:rPr>
          <w:sz w:val="24"/>
        </w:rPr>
        <w:t xml:space="preserve"> в роде и числе с подлежащим: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Los soldados </w:t>
      </w:r>
      <w:r>
        <w:rPr>
          <w:i/>
          <w:iCs/>
          <w:sz w:val="24"/>
          <w:lang w:val="en-US"/>
        </w:rPr>
        <w:t>serán interrogad</w:t>
      </w:r>
      <w:r>
        <w:rPr>
          <w:b/>
          <w:bCs/>
          <w:i/>
          <w:iCs/>
          <w:sz w:val="24"/>
          <w:lang w:val="en-US"/>
        </w:rPr>
        <w:t>os</w:t>
      </w:r>
      <w:r>
        <w:rPr>
          <w:sz w:val="24"/>
          <w:lang w:val="en-US"/>
        </w:rPr>
        <w:t xml:space="preserve"> por el jefe del destacamento. </w:t>
      </w:r>
    </w:p>
    <w:p>
      <w:pPr>
        <w:pStyle w:val="Normal1"/>
        <w:spacing w:lineRule="auto" w:line="240"/>
        <w:ind w:firstLine="284" w:end="0"/>
        <w:rPr/>
      </w:pPr>
      <w:r>
        <w:rPr>
          <w:sz w:val="24"/>
          <w:lang w:val="en-US"/>
        </w:rPr>
        <w:t xml:space="preserve">La aparición de aquel hombre </w:t>
      </w:r>
      <w:r>
        <w:rPr>
          <w:i/>
          <w:iCs/>
          <w:sz w:val="24"/>
          <w:lang w:val="en-US"/>
        </w:rPr>
        <w:t>fue saludad</w:t>
      </w:r>
      <w:r>
        <w:rPr>
          <w:b/>
          <w:bCs/>
          <w:i/>
          <w:iCs/>
          <w:sz w:val="24"/>
          <w:lang w:val="en-US"/>
        </w:rPr>
        <w:t>a</w:t>
      </w:r>
      <w:r>
        <w:rPr>
          <w:sz w:val="24"/>
          <w:lang w:val="en-US"/>
        </w:rPr>
        <w:t xml:space="preserve"> con una carcajada.</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Нельзя забывать, что в сложных временах страдательного зало</w:t>
        <w:softHyphen/>
        <w:t xml:space="preserve">га рядом употребляются два причастия: одно из них — </w:t>
      </w:r>
      <w:r>
        <w:rPr>
          <w:b/>
          <w:sz w:val="24"/>
          <w:lang w:val="en-US"/>
        </w:rPr>
        <w:t>sido</w:t>
      </w:r>
      <w:r>
        <w:rPr>
          <w:sz w:val="24"/>
        </w:rPr>
        <w:t xml:space="preserve"> — яв</w:t>
        <w:softHyphen/>
        <w:t xml:space="preserve">ляется элементом сложного времени от глагола </w:t>
      </w:r>
      <w:r>
        <w:rPr>
          <w:b/>
          <w:sz w:val="24"/>
          <w:lang w:val="en-US"/>
        </w:rPr>
        <w:t>ser</w:t>
      </w:r>
      <w:r>
        <w:rPr>
          <w:b/>
          <w:sz w:val="24"/>
        </w:rPr>
        <w:t xml:space="preserve"> </w:t>
      </w:r>
      <w:r>
        <w:rPr>
          <w:sz w:val="24"/>
        </w:rPr>
        <w:t>и никогда не изменяется в роде и числе, а другое является частью формы стра</w:t>
        <w:softHyphen/>
        <w:t xml:space="preserve">дательного залога и </w:t>
      </w:r>
      <w:r>
        <w:rPr>
          <w:spacing w:val="20"/>
          <w:sz w:val="24"/>
        </w:rPr>
        <w:t>обязательно</w:t>
      </w:r>
      <w:r>
        <w:rPr>
          <w:sz w:val="24"/>
        </w:rPr>
        <w:t xml:space="preserve"> согласуется в роде и числе с подлежащим: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Sentimos</w:t>
      </w:r>
      <w:r>
        <w:rPr>
          <w:sz w:val="24"/>
        </w:rPr>
        <w:t xml:space="preserve"> </w:t>
      </w:r>
      <w:r>
        <w:rPr>
          <w:sz w:val="24"/>
          <w:lang w:val="en-US"/>
        </w:rPr>
        <w:t>mucho</w:t>
      </w:r>
      <w:r>
        <w:rPr>
          <w:sz w:val="24"/>
        </w:rPr>
        <w:t xml:space="preserve"> </w:t>
      </w:r>
      <w:r>
        <w:rPr>
          <w:sz w:val="24"/>
          <w:lang w:val="en-US"/>
        </w:rPr>
        <w:t>que</w:t>
      </w:r>
      <w:r>
        <w:rPr>
          <w:sz w:val="24"/>
        </w:rPr>
        <w:t xml:space="preserve"> </w:t>
      </w:r>
      <w:r>
        <w:rPr>
          <w:sz w:val="24"/>
          <w:lang w:val="en-US"/>
        </w:rPr>
        <w:t>ambas</w:t>
      </w:r>
      <w:r>
        <w:rPr>
          <w:sz w:val="24"/>
        </w:rPr>
        <w:t xml:space="preserve"> </w:t>
      </w:r>
      <w:r>
        <w:rPr>
          <w:sz w:val="24"/>
          <w:lang w:val="en-US"/>
        </w:rPr>
        <w:t>delegaciones</w:t>
      </w:r>
      <w:r>
        <w:rPr>
          <w:sz w:val="24"/>
        </w:rPr>
        <w:t xml:space="preserve">                       Мы очень сожалеем, что обе делегации</w:t>
      </w:r>
    </w:p>
    <w:p>
      <w:pPr>
        <w:pStyle w:val="Normal1"/>
        <w:spacing w:lineRule="auto" w:line="240"/>
        <w:ind w:firstLine="709" w:end="0"/>
        <w:rPr/>
      </w:pPr>
      <w:r>
        <w:rPr>
          <w:sz w:val="24"/>
          <w:lang w:val="en-US"/>
        </w:rPr>
        <w:t xml:space="preserve">no </w:t>
      </w:r>
      <w:r>
        <w:rPr>
          <w:i/>
          <w:iCs/>
          <w:sz w:val="24"/>
          <w:lang w:val="en-US"/>
        </w:rPr>
        <w:t>hayan</w:t>
      </w:r>
      <w:r>
        <w:rPr>
          <w:sz w:val="24"/>
          <w:lang w:val="en-US"/>
        </w:rPr>
        <w:t xml:space="preserve"> </w:t>
      </w:r>
      <w:r>
        <w:rPr>
          <w:b/>
          <w:bCs/>
          <w:sz w:val="24"/>
          <w:lang w:val="en-US"/>
        </w:rPr>
        <w:t>sido recibidas</w:t>
      </w:r>
      <w:r>
        <w:rPr>
          <w:sz w:val="24"/>
          <w:lang w:val="en-US"/>
        </w:rPr>
        <w:t xml:space="preserve"> por el ministro.                          </w:t>
      </w:r>
      <w:r>
        <w:rPr>
          <w:sz w:val="24"/>
        </w:rPr>
        <w:t>не были приняты министром.</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Употребляясь для образования страдательного залога, причастие совмещает в себе функции глагола и прилагательного.</w:t>
      </w:r>
    </w:p>
    <w:p>
      <w:pPr>
        <w:pStyle w:val="Normal1"/>
        <w:spacing w:lineRule="auto" w:line="240"/>
        <w:ind w:firstLine="284" w:end="0"/>
        <w:rPr>
          <w:sz w:val="24"/>
        </w:rPr>
      </w:pPr>
      <w:r>
        <w:rPr>
          <w:sz w:val="24"/>
        </w:rPr>
      </w:r>
    </w:p>
    <w:p>
      <w:pPr>
        <w:pStyle w:val="Normal1"/>
        <w:spacing w:lineRule="auto" w:line="240"/>
        <w:ind w:firstLine="284" w:end="0"/>
        <w:jc w:val="center"/>
        <w:rPr/>
      </w:pPr>
      <w:r>
        <w:rPr>
          <w:i/>
          <w:sz w:val="24"/>
          <w:lang w:val="en-US"/>
        </w:rPr>
        <w:t xml:space="preserve">4. </w:t>
      </w:r>
      <w:r>
        <w:rPr>
          <w:i/>
          <w:sz w:val="24"/>
        </w:rPr>
        <w:t>Связные</w:t>
      </w:r>
      <w:r>
        <w:rPr>
          <w:i/>
          <w:sz w:val="24"/>
          <w:lang w:val="en-US"/>
        </w:rPr>
        <w:t xml:space="preserve"> </w:t>
      </w:r>
      <w:r>
        <w:rPr>
          <w:i/>
          <w:sz w:val="24"/>
        </w:rPr>
        <w:t>причастные</w:t>
      </w:r>
      <w:r>
        <w:rPr>
          <w:i/>
          <w:sz w:val="24"/>
          <w:lang w:val="en-US"/>
        </w:rPr>
        <w:t xml:space="preserve"> </w:t>
      </w:r>
      <w:r>
        <w:rPr>
          <w:i/>
          <w:sz w:val="24"/>
        </w:rPr>
        <w:t>обороты</w:t>
      </w:r>
      <w:r>
        <w:rPr>
          <w:i/>
          <w:sz w:val="24"/>
          <w:lang w:val="en-US"/>
        </w:rPr>
        <w:t xml:space="preserve"> (construcciones conjuntas con participio)</w:t>
      </w:r>
    </w:p>
    <w:p>
      <w:pPr>
        <w:pStyle w:val="Normal1"/>
        <w:spacing w:lineRule="auto" w:line="240"/>
        <w:ind w:firstLine="284" w:end="0"/>
        <w:rPr/>
      </w:pPr>
      <w:r>
        <w:rPr>
          <w:sz w:val="24"/>
        </w:rPr>
        <w:t>Связными причастными оборотами называются выражения, ко</w:t>
        <w:softHyphen/>
        <w:t xml:space="preserve">торые выполняют в предложении функции распространенного </w:t>
      </w:r>
      <w:r>
        <w:rPr>
          <w:spacing w:val="20"/>
          <w:sz w:val="24"/>
        </w:rPr>
        <w:t>оп</w:t>
        <w:softHyphen/>
        <w:t>ределения</w:t>
      </w:r>
      <w:r>
        <w:rPr>
          <w:sz w:val="24"/>
        </w:rPr>
        <w:t xml:space="preserve"> и состоят из причастия и относящихся к нему слов:</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Satisfechos</w:t>
      </w:r>
      <w:r>
        <w:rPr>
          <w:i/>
          <w:iCs/>
          <w:sz w:val="24"/>
        </w:rPr>
        <w:t xml:space="preserve"> </w:t>
      </w:r>
      <w:r>
        <w:rPr>
          <w:i/>
          <w:iCs/>
          <w:sz w:val="24"/>
          <w:lang w:val="en-US"/>
        </w:rPr>
        <w:t>con</w:t>
      </w:r>
      <w:r>
        <w:rPr>
          <w:i/>
          <w:iCs/>
          <w:sz w:val="24"/>
        </w:rPr>
        <w:t xml:space="preserve"> </w:t>
      </w:r>
      <w:r>
        <w:rPr>
          <w:i/>
          <w:iCs/>
          <w:sz w:val="24"/>
          <w:lang w:val="en-US"/>
        </w:rPr>
        <w:t>la</w:t>
      </w:r>
      <w:r>
        <w:rPr>
          <w:i/>
          <w:iCs/>
          <w:sz w:val="24"/>
        </w:rPr>
        <w:t xml:space="preserve"> </w:t>
      </w:r>
      <w:r>
        <w:rPr>
          <w:i/>
          <w:iCs/>
          <w:sz w:val="24"/>
          <w:lang w:val="en-US"/>
        </w:rPr>
        <w:t>respuesta</w:t>
      </w:r>
      <w:r>
        <w:rPr>
          <w:i/>
          <w:iCs/>
          <w:sz w:val="24"/>
        </w:rPr>
        <w:t xml:space="preserve"> </w:t>
      </w:r>
      <w:r>
        <w:rPr>
          <w:i/>
          <w:iCs/>
          <w:sz w:val="24"/>
          <w:lang w:val="en-US"/>
        </w:rPr>
        <w:t>del</w:t>
      </w:r>
      <w:r>
        <w:rPr>
          <w:i/>
          <w:iCs/>
          <w:sz w:val="24"/>
        </w:rPr>
        <w:t xml:space="preserve"> </w:t>
      </w:r>
      <w:r>
        <w:rPr>
          <w:i/>
          <w:iCs/>
          <w:sz w:val="24"/>
          <w:lang w:val="en-US"/>
        </w:rPr>
        <w:t>gu</w:t>
      </w:r>
      <w:r>
        <w:rPr>
          <w:i/>
          <w:iCs/>
          <w:sz w:val="24"/>
        </w:rPr>
        <w:t>í</w:t>
      </w:r>
      <w:r>
        <w:rPr>
          <w:i/>
          <w:iCs/>
          <w:sz w:val="24"/>
          <w:lang w:val="en-US"/>
        </w:rPr>
        <w:t>a</w:t>
      </w:r>
      <w:r>
        <w:rPr>
          <w:sz w:val="24"/>
        </w:rPr>
        <w:t>,                                Удовлетворенные ответом экскурсовода,</w:t>
      </w:r>
    </w:p>
    <w:p>
      <w:pPr>
        <w:pStyle w:val="Normal1"/>
        <w:spacing w:lineRule="auto" w:line="240"/>
        <w:ind w:firstLine="709" w:end="0"/>
        <w:rPr/>
      </w:pPr>
      <w:r>
        <w:rPr>
          <w:sz w:val="24"/>
          <w:lang w:val="en-US"/>
        </w:rPr>
        <w:t xml:space="preserve">los excursionistas se dirigieron hacia otra sala.                  </w:t>
      </w:r>
      <w:r>
        <w:rPr>
          <w:sz w:val="24"/>
        </w:rPr>
        <w:t>экскурсанты направились в другой зал.</w:t>
      </w:r>
    </w:p>
    <w:p>
      <w:pPr>
        <w:pStyle w:val="Normal1"/>
        <w:spacing w:lineRule="auto" w:line="240"/>
        <w:ind w:firstLine="284" w:end="0"/>
        <w:rPr/>
      </w:pPr>
      <w:r>
        <w:rPr>
          <w:sz w:val="24"/>
        </w:rPr>
        <w:t xml:space="preserve">Связные причастные обороты обычно определяют подлежащее или дополнение, согласуются с определяемыми словами в роде и числе и ставятся как </w:t>
      </w:r>
      <w:r>
        <w:rPr>
          <w:spacing w:val="20"/>
          <w:sz w:val="24"/>
        </w:rPr>
        <w:t>перед</w:t>
      </w:r>
      <w:r>
        <w:rPr>
          <w:sz w:val="24"/>
        </w:rPr>
        <w:t xml:space="preserve"> ними, так и </w:t>
      </w:r>
      <w:r>
        <w:rPr>
          <w:spacing w:val="20"/>
          <w:sz w:val="24"/>
        </w:rPr>
        <w:t>пoсле</w:t>
      </w:r>
      <w:r>
        <w:rPr>
          <w:sz w:val="24"/>
        </w:rPr>
        <w:t xml:space="preserve"> них:</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Vestida</w:t>
      </w:r>
      <w:r>
        <w:rPr>
          <w:i/>
          <w:iCs/>
          <w:sz w:val="24"/>
        </w:rPr>
        <w:t xml:space="preserve"> </w:t>
      </w:r>
      <w:r>
        <w:rPr>
          <w:i/>
          <w:iCs/>
          <w:sz w:val="24"/>
          <w:lang w:val="en-US"/>
        </w:rPr>
        <w:t>con</w:t>
      </w:r>
      <w:r>
        <w:rPr>
          <w:i/>
          <w:iCs/>
          <w:sz w:val="24"/>
        </w:rPr>
        <w:t xml:space="preserve"> </w:t>
      </w:r>
      <w:r>
        <w:rPr>
          <w:i/>
          <w:iCs/>
          <w:sz w:val="24"/>
          <w:lang w:val="en-US"/>
        </w:rPr>
        <w:t>un</w:t>
      </w:r>
      <w:r>
        <w:rPr>
          <w:i/>
          <w:iCs/>
          <w:sz w:val="24"/>
        </w:rPr>
        <w:t xml:space="preserve"> </w:t>
      </w:r>
      <w:r>
        <w:rPr>
          <w:i/>
          <w:iCs/>
          <w:sz w:val="24"/>
          <w:lang w:val="en-US"/>
        </w:rPr>
        <w:t>traje</w:t>
      </w:r>
      <w:r>
        <w:rPr>
          <w:i/>
          <w:iCs/>
          <w:sz w:val="24"/>
        </w:rPr>
        <w:t xml:space="preserve"> </w:t>
      </w:r>
      <w:r>
        <w:rPr>
          <w:i/>
          <w:iCs/>
          <w:sz w:val="24"/>
          <w:lang w:val="en-US"/>
        </w:rPr>
        <w:t>muy</w:t>
      </w:r>
      <w:r>
        <w:rPr>
          <w:i/>
          <w:iCs/>
          <w:sz w:val="24"/>
        </w:rPr>
        <w:t xml:space="preserve"> </w:t>
      </w:r>
      <w:r>
        <w:rPr>
          <w:i/>
          <w:iCs/>
          <w:sz w:val="24"/>
          <w:lang w:val="en-US"/>
        </w:rPr>
        <w:t>vistoso</w:t>
      </w:r>
      <w:r>
        <w:rPr>
          <w:sz w:val="24"/>
        </w:rPr>
        <w:t xml:space="preserve">,                                     Одетая в яркое платье девушка </w:t>
      </w:r>
    </w:p>
    <w:p>
      <w:pPr>
        <w:pStyle w:val="Normal1"/>
        <w:spacing w:lineRule="auto" w:line="240"/>
        <w:ind w:firstLine="709" w:end="0"/>
        <w:rPr/>
      </w:pPr>
      <w:r>
        <w:rPr>
          <w:sz w:val="24"/>
          <w:lang w:val="en-US"/>
        </w:rPr>
        <w:t>la</w:t>
      </w:r>
      <w:r>
        <w:rPr>
          <w:sz w:val="24"/>
        </w:rPr>
        <w:t xml:space="preserve"> </w:t>
      </w:r>
      <w:r>
        <w:rPr>
          <w:sz w:val="24"/>
          <w:lang w:val="en-US"/>
        </w:rPr>
        <w:t>muchacha</w:t>
      </w:r>
      <w:r>
        <w:rPr>
          <w:sz w:val="24"/>
        </w:rPr>
        <w:t xml:space="preserve"> </w:t>
      </w:r>
      <w:r>
        <w:rPr>
          <w:sz w:val="24"/>
          <w:lang w:val="en-US"/>
        </w:rPr>
        <w:t>ocup</w:t>
      </w:r>
      <w:r>
        <w:rPr>
          <w:sz w:val="24"/>
        </w:rPr>
        <w:t xml:space="preserve">ó </w:t>
      </w:r>
      <w:r>
        <w:rPr>
          <w:sz w:val="24"/>
          <w:lang w:val="en-US"/>
        </w:rPr>
        <w:t>un</w:t>
      </w:r>
      <w:r>
        <w:rPr>
          <w:sz w:val="24"/>
        </w:rPr>
        <w:t xml:space="preserve"> </w:t>
      </w:r>
      <w:r>
        <w:rPr>
          <w:sz w:val="24"/>
          <w:lang w:val="en-US"/>
        </w:rPr>
        <w:t>asiento</w:t>
      </w:r>
      <w:r>
        <w:rPr>
          <w:sz w:val="24"/>
        </w:rPr>
        <w:t xml:space="preserve">                                        заняла место в ложе. </w:t>
      </w:r>
    </w:p>
    <w:p>
      <w:pPr>
        <w:pStyle w:val="Normal1"/>
        <w:spacing w:lineRule="auto" w:line="240"/>
        <w:ind w:firstLine="709" w:end="0"/>
        <w:rPr>
          <w:sz w:val="24"/>
          <w:lang w:val="en-US"/>
        </w:rPr>
      </w:pPr>
      <w:r>
        <w:rPr>
          <w:sz w:val="24"/>
          <w:lang w:val="en-US"/>
        </w:rPr>
        <w:t>en el palco.</w:t>
      </w:r>
    </w:p>
    <w:p>
      <w:pPr>
        <w:pStyle w:val="Normal1"/>
        <w:spacing w:lineRule="auto" w:line="240"/>
        <w:ind w:firstLine="284" w:end="0"/>
        <w:rPr/>
      </w:pPr>
      <w:r>
        <w:rPr>
          <w:sz w:val="24"/>
          <w:lang w:val="en-US"/>
        </w:rPr>
        <w:t xml:space="preserve">El estudiante tomó la composición                                    </w:t>
      </w:r>
      <w:r>
        <w:rPr>
          <w:sz w:val="24"/>
        </w:rPr>
        <w:t>Студент</w:t>
      </w:r>
      <w:r>
        <w:rPr>
          <w:sz w:val="24"/>
          <w:lang w:val="en-US"/>
        </w:rPr>
        <w:t xml:space="preserve"> </w:t>
      </w:r>
      <w:r>
        <w:rPr>
          <w:sz w:val="24"/>
        </w:rPr>
        <w:t>взял</w:t>
      </w:r>
      <w:r>
        <w:rPr>
          <w:sz w:val="24"/>
          <w:lang w:val="en-US"/>
        </w:rPr>
        <w:t xml:space="preserve"> </w:t>
      </w:r>
      <w:r>
        <w:rPr>
          <w:sz w:val="24"/>
        </w:rPr>
        <w:t>сочинение</w:t>
      </w:r>
      <w:r>
        <w:rPr>
          <w:sz w:val="24"/>
          <w:lang w:val="en-US"/>
        </w:rPr>
        <w:t xml:space="preserve">, </w:t>
      </w:r>
      <w:r>
        <w:rPr>
          <w:sz w:val="24"/>
        </w:rPr>
        <w:t>исправленное</w:t>
      </w:r>
      <w:r>
        <w:rPr>
          <w:sz w:val="24"/>
          <w:lang w:val="en-US"/>
        </w:rPr>
        <w:t xml:space="preserve"> </w:t>
      </w:r>
    </w:p>
    <w:p>
      <w:pPr>
        <w:pStyle w:val="Normal1"/>
        <w:spacing w:lineRule="auto" w:line="240"/>
        <w:ind w:firstLine="709" w:end="0"/>
        <w:rPr/>
      </w:pPr>
      <w:r>
        <w:rPr>
          <w:i/>
          <w:iCs/>
          <w:sz w:val="24"/>
          <w:lang w:val="en-US"/>
        </w:rPr>
        <w:t>corregida por el profesor</w:t>
      </w:r>
      <w:r>
        <w:rPr>
          <w:sz w:val="24"/>
          <w:lang w:val="en-US"/>
        </w:rPr>
        <w:t xml:space="preserve">.                                                </w:t>
      </w:r>
      <w:r>
        <w:rPr>
          <w:sz w:val="24"/>
        </w:rPr>
        <w:t>преподавателем.</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На русский язык </w:t>
      </w:r>
      <w:r>
        <w:rPr>
          <w:sz w:val="24"/>
          <w:lang w:val="en-US"/>
        </w:rPr>
        <w:t>construcciones</w:t>
      </w:r>
      <w:r>
        <w:rPr>
          <w:sz w:val="24"/>
        </w:rPr>
        <w:t xml:space="preserve"> </w:t>
      </w:r>
      <w:r>
        <w:rPr>
          <w:sz w:val="24"/>
          <w:lang w:val="en-US"/>
        </w:rPr>
        <w:t>conjuntas</w:t>
      </w:r>
      <w:r>
        <w:rPr>
          <w:sz w:val="24"/>
        </w:rPr>
        <w:t xml:space="preserve"> </w:t>
      </w:r>
      <w:r>
        <w:rPr>
          <w:sz w:val="24"/>
          <w:lang w:val="en-US"/>
        </w:rPr>
        <w:t>con</w:t>
      </w:r>
      <w:r>
        <w:rPr>
          <w:sz w:val="24"/>
        </w:rPr>
        <w:t xml:space="preserve"> </w:t>
      </w:r>
      <w:r>
        <w:rPr>
          <w:sz w:val="24"/>
          <w:lang w:val="en-US"/>
        </w:rPr>
        <w:t>participio</w:t>
      </w:r>
      <w:r>
        <w:rPr>
          <w:sz w:val="24"/>
        </w:rPr>
        <w:t xml:space="preserve"> переводят</w:t>
        <w:softHyphen/>
        <w:t>ся обычно причастными и деепричастными оборотами или прида</w:t>
        <w:softHyphen/>
        <w:t>точными предложениями:</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Sentado</w:t>
      </w:r>
      <w:r>
        <w:rPr>
          <w:i/>
          <w:iCs/>
          <w:sz w:val="24"/>
        </w:rPr>
        <w:t xml:space="preserve"> </w:t>
      </w:r>
      <w:r>
        <w:rPr>
          <w:i/>
          <w:iCs/>
          <w:sz w:val="24"/>
          <w:lang w:val="en-US"/>
        </w:rPr>
        <w:t>al</w:t>
      </w:r>
      <w:r>
        <w:rPr>
          <w:i/>
          <w:iCs/>
          <w:sz w:val="24"/>
        </w:rPr>
        <w:t xml:space="preserve"> </w:t>
      </w:r>
      <w:r>
        <w:rPr>
          <w:i/>
          <w:iCs/>
          <w:sz w:val="24"/>
          <w:lang w:val="en-US"/>
        </w:rPr>
        <w:t>borde</w:t>
      </w:r>
      <w:r>
        <w:rPr>
          <w:i/>
          <w:iCs/>
          <w:sz w:val="24"/>
        </w:rPr>
        <w:t xml:space="preserve"> </w:t>
      </w:r>
      <w:r>
        <w:rPr>
          <w:i/>
          <w:iCs/>
          <w:sz w:val="24"/>
          <w:lang w:val="en-US"/>
        </w:rPr>
        <w:t>del</w:t>
      </w:r>
      <w:r>
        <w:rPr>
          <w:i/>
          <w:iCs/>
          <w:sz w:val="24"/>
        </w:rPr>
        <w:t xml:space="preserve"> </w:t>
      </w:r>
      <w:r>
        <w:rPr>
          <w:i/>
          <w:iCs/>
          <w:sz w:val="24"/>
          <w:lang w:val="en-US"/>
        </w:rPr>
        <w:t>corredor</w:t>
      </w:r>
      <w:r>
        <w:rPr>
          <w:sz w:val="24"/>
        </w:rPr>
        <w:t>,                                          Сидевший (сидя) на краю галереи</w:t>
      </w:r>
    </w:p>
    <w:p>
      <w:pPr>
        <w:pStyle w:val="Normal1"/>
        <w:spacing w:lineRule="auto" w:line="240"/>
        <w:ind w:firstLine="709" w:end="0"/>
        <w:rPr/>
      </w:pPr>
      <w:r>
        <w:rPr>
          <w:sz w:val="24"/>
          <w:lang w:val="en-US"/>
        </w:rPr>
        <w:t xml:space="preserve">Alfonso miraba hacia el río.                                              </w:t>
      </w:r>
      <w:r>
        <w:rPr>
          <w:sz w:val="24"/>
        </w:rPr>
        <w:t>Альфонсо глядел на реку.</w:t>
      </w:r>
    </w:p>
    <w:p>
      <w:pPr>
        <w:pStyle w:val="Normal1"/>
        <w:spacing w:lineRule="auto" w:line="240"/>
        <w:ind w:firstLine="709" w:end="0"/>
        <w:rPr/>
      </w:pPr>
      <w:r>
        <w:rPr>
          <w:sz w:val="24"/>
          <w:lang w:val="en-US"/>
        </w:rPr>
        <w:t>(</w:t>
      </w:r>
      <w:r>
        <w:rPr>
          <w:sz w:val="24"/>
        </w:rPr>
        <w:t>М</w:t>
      </w:r>
      <w:r>
        <w:rPr>
          <w:sz w:val="24"/>
          <w:lang w:val="en-US"/>
        </w:rPr>
        <w:t>. G</w:t>
      </w:r>
      <w:r>
        <w:rPr>
          <w:lang w:val="en-US"/>
        </w:rPr>
        <w:t>UERRERO</w:t>
      </w:r>
      <w:r>
        <w:rPr>
          <w:sz w:val="24"/>
          <w:lang w:val="en-US"/>
        </w:rPr>
        <w:t xml:space="preserve"> )</w:t>
      </w:r>
    </w:p>
    <w:p>
      <w:pPr>
        <w:pStyle w:val="Normal1"/>
        <w:spacing w:lineRule="auto" w:line="240"/>
        <w:ind w:firstLine="284" w:end="0"/>
        <w:rPr/>
      </w:pPr>
      <w:r>
        <w:rPr>
          <w:sz w:val="24"/>
          <w:lang w:val="en-US"/>
        </w:rPr>
        <w:t xml:space="preserve">El hombre, </w:t>
      </w:r>
      <w:r>
        <w:rPr>
          <w:i/>
          <w:iCs/>
          <w:sz w:val="24"/>
          <w:lang w:val="en-US"/>
        </w:rPr>
        <w:t>siempre tendido de espaldas</w:t>
      </w:r>
      <w:r>
        <w:rPr>
          <w:sz w:val="24"/>
          <w:lang w:val="en-US"/>
        </w:rPr>
        <w:t xml:space="preserve">,                           </w:t>
      </w:r>
      <w:r>
        <w:rPr>
          <w:sz w:val="24"/>
        </w:rPr>
        <w:t>Мужчина</w:t>
      </w:r>
      <w:r>
        <w:rPr>
          <w:sz w:val="24"/>
          <w:lang w:val="en-US"/>
        </w:rPr>
        <w:t xml:space="preserve">, </w:t>
      </w:r>
      <w:r>
        <w:rPr>
          <w:sz w:val="24"/>
        </w:rPr>
        <w:t>который</w:t>
      </w:r>
      <w:r>
        <w:rPr>
          <w:sz w:val="24"/>
          <w:lang w:val="en-US"/>
        </w:rPr>
        <w:t xml:space="preserve"> </w:t>
      </w:r>
      <w:r>
        <w:rPr>
          <w:sz w:val="24"/>
        </w:rPr>
        <w:t>все</w:t>
      </w:r>
      <w:r>
        <w:rPr>
          <w:sz w:val="24"/>
          <w:lang w:val="en-US"/>
        </w:rPr>
        <w:t xml:space="preserve"> </w:t>
      </w:r>
      <w:r>
        <w:rPr>
          <w:sz w:val="24"/>
        </w:rPr>
        <w:t>время</w:t>
      </w:r>
      <w:r>
        <w:rPr>
          <w:sz w:val="24"/>
          <w:lang w:val="en-US"/>
        </w:rPr>
        <w:t xml:space="preserve"> </w:t>
      </w:r>
    </w:p>
    <w:p>
      <w:pPr>
        <w:pStyle w:val="Normal1"/>
        <w:spacing w:lineRule="auto" w:line="240"/>
        <w:ind w:firstLine="709" w:end="0"/>
        <w:rPr/>
      </w:pPr>
      <w:r>
        <w:rPr>
          <w:sz w:val="24"/>
          <w:lang w:val="en-US"/>
        </w:rPr>
        <w:t>se</w:t>
      </w:r>
      <w:r>
        <w:rPr>
          <w:sz w:val="24"/>
        </w:rPr>
        <w:t xml:space="preserve"> </w:t>
      </w:r>
      <w:r>
        <w:rPr>
          <w:sz w:val="24"/>
          <w:lang w:val="en-US"/>
        </w:rPr>
        <w:t>pas</w:t>
      </w:r>
      <w:r>
        <w:rPr>
          <w:sz w:val="24"/>
        </w:rPr>
        <w:t xml:space="preserve">ó </w:t>
      </w:r>
      <w:r>
        <w:rPr>
          <w:sz w:val="24"/>
          <w:lang w:val="en-US"/>
        </w:rPr>
        <w:t>las</w:t>
      </w:r>
      <w:r>
        <w:rPr>
          <w:sz w:val="24"/>
        </w:rPr>
        <w:t xml:space="preserve"> </w:t>
      </w:r>
      <w:r>
        <w:rPr>
          <w:sz w:val="24"/>
          <w:lang w:val="en-US"/>
        </w:rPr>
        <w:t>manos</w:t>
      </w:r>
      <w:r>
        <w:rPr>
          <w:sz w:val="24"/>
        </w:rPr>
        <w:t xml:space="preserve"> ро</w:t>
      </w:r>
      <w:r>
        <w:rPr>
          <w:sz w:val="24"/>
          <w:lang w:val="en-US"/>
        </w:rPr>
        <w:t>r</w:t>
      </w:r>
      <w:r>
        <w:rPr>
          <w:sz w:val="24"/>
        </w:rPr>
        <w:t xml:space="preserve">                                                        лежал на спине, провел рукой </w:t>
      </w:r>
    </w:p>
    <w:p>
      <w:pPr>
        <w:pStyle w:val="Normal1"/>
        <w:spacing w:lineRule="auto" w:line="240"/>
        <w:ind w:firstLine="709" w:end="0"/>
        <w:rPr/>
      </w:pPr>
      <w:r>
        <w:rPr>
          <w:sz w:val="24"/>
          <w:lang w:val="en-US"/>
        </w:rPr>
        <w:t>la</w:t>
      </w:r>
      <w:r>
        <w:rPr>
          <w:sz w:val="24"/>
        </w:rPr>
        <w:t xml:space="preserve"> са</w:t>
      </w:r>
      <w:r>
        <w:rPr>
          <w:sz w:val="24"/>
          <w:lang w:val="en-US"/>
        </w:rPr>
        <w:t>r</w:t>
      </w:r>
      <w:r>
        <w:rPr>
          <w:sz w:val="24"/>
        </w:rPr>
        <w:t xml:space="preserve">а. (М. </w:t>
      </w:r>
      <w:r>
        <w:rPr>
          <w:sz w:val="24"/>
          <w:lang w:val="en-US"/>
        </w:rPr>
        <w:t>G</w:t>
      </w:r>
      <w:r>
        <w:rPr>
          <w:lang w:val="en-US"/>
        </w:rPr>
        <w:t>UERRERO</w:t>
      </w:r>
      <w:r>
        <w:rPr>
          <w:sz w:val="24"/>
        </w:rPr>
        <w:t>)                                                    по лицу.</w:t>
      </w:r>
    </w:p>
    <w:p>
      <w:pPr>
        <w:pStyle w:val="Normal1"/>
        <w:spacing w:lineRule="auto" w:line="240"/>
        <w:ind w:firstLine="709" w:end="0"/>
        <w:rPr>
          <w:sz w:val="24"/>
        </w:rPr>
      </w:pPr>
      <w:r>
        <w:rPr>
          <w:sz w:val="24"/>
        </w:rPr>
      </w:r>
    </w:p>
    <w:p>
      <w:pPr>
        <w:pStyle w:val="Normal1"/>
        <w:spacing w:lineRule="auto" w:line="240"/>
        <w:ind w:firstLine="284" w:end="0"/>
        <w:jc w:val="center"/>
        <w:rPr/>
      </w:pPr>
      <w:r>
        <w:rPr>
          <w:i/>
          <w:sz w:val="24"/>
        </w:rPr>
        <w:t>5. Самостоятельные (абсолютные) причастные обороты (</w:t>
      </w:r>
      <w:r>
        <w:rPr>
          <w:i/>
          <w:sz w:val="24"/>
          <w:lang w:val="en-US"/>
        </w:rPr>
        <w:t>construcciones</w:t>
      </w:r>
      <w:r>
        <w:rPr>
          <w:i/>
          <w:sz w:val="24"/>
        </w:rPr>
        <w:t xml:space="preserve"> </w:t>
      </w:r>
      <w:r>
        <w:rPr>
          <w:i/>
          <w:sz w:val="24"/>
          <w:lang w:val="en-US"/>
        </w:rPr>
        <w:t>absolutas</w:t>
      </w:r>
      <w:r>
        <w:rPr>
          <w:i/>
          <w:sz w:val="24"/>
        </w:rPr>
        <w:t xml:space="preserve"> </w:t>
      </w:r>
      <w:r>
        <w:rPr>
          <w:i/>
          <w:sz w:val="24"/>
          <w:lang w:val="en-US"/>
        </w:rPr>
        <w:t>con</w:t>
      </w:r>
      <w:r>
        <w:rPr>
          <w:i/>
          <w:sz w:val="24"/>
        </w:rPr>
        <w:t xml:space="preserve"> </w:t>
      </w:r>
      <w:r>
        <w:rPr>
          <w:i/>
          <w:sz w:val="24"/>
          <w:lang w:val="en-US"/>
        </w:rPr>
        <w:t>participio</w:t>
      </w:r>
      <w:r>
        <w:rPr>
          <w:i/>
          <w:sz w:val="24"/>
        </w:rPr>
        <w:t>)</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Самостоятельным причастным оборотом называется конструкция, которая состоит из причастия и определяемого причастием существительного со всеми относящимися к ним словами, причем существительное выполняет в данном обороте роль  </w:t>
      </w:r>
      <w:r>
        <w:rPr>
          <w:spacing w:val="20"/>
          <w:sz w:val="24"/>
        </w:rPr>
        <w:t>логического cубъекта</w:t>
      </w:r>
      <w:r>
        <w:rPr>
          <w:sz w:val="24"/>
        </w:rPr>
        <w:t xml:space="preserve">  действия и не является самостоятельным членом предложения, а причастие служит в обороте как бы </w:t>
      </w:r>
      <w:r>
        <w:rPr>
          <w:spacing w:val="20"/>
          <w:sz w:val="24"/>
        </w:rPr>
        <w:t>логическим пр</w:t>
      </w:r>
      <w:r>
        <w:rPr>
          <w:spacing w:val="20"/>
          <w:sz w:val="24"/>
          <w:lang w:val="en-US"/>
        </w:rPr>
        <w:t>e</w:t>
      </w:r>
      <w:r>
        <w:rPr>
          <w:spacing w:val="20"/>
          <w:sz w:val="24"/>
        </w:rPr>
        <w:t>дикатом</w:t>
      </w:r>
      <w:r>
        <w:rPr>
          <w:sz w:val="24"/>
        </w:rPr>
        <w:t xml:space="preserve">  действия и всегда стоит перед определяемым существительным, с которым согласуется в роде и числе:</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Puesto</w:t>
      </w:r>
      <w:r>
        <w:rPr>
          <w:i/>
          <w:iCs/>
          <w:sz w:val="24"/>
        </w:rPr>
        <w:t xml:space="preserve"> </w:t>
      </w:r>
      <w:r>
        <w:rPr>
          <w:i/>
          <w:iCs/>
          <w:sz w:val="24"/>
          <w:lang w:val="en-US"/>
        </w:rPr>
        <w:t>el</w:t>
      </w:r>
      <w:r>
        <w:rPr>
          <w:i/>
          <w:iCs/>
          <w:sz w:val="24"/>
        </w:rPr>
        <w:t xml:space="preserve"> </w:t>
      </w:r>
      <w:r>
        <w:rPr>
          <w:i/>
          <w:iCs/>
          <w:sz w:val="24"/>
          <w:lang w:val="en-US"/>
        </w:rPr>
        <w:t>sol</w:t>
      </w:r>
      <w:r>
        <w:rPr>
          <w:i/>
          <w:iCs/>
          <w:sz w:val="24"/>
        </w:rPr>
        <w:t xml:space="preserve"> </w:t>
      </w:r>
      <w:r>
        <w:rPr>
          <w:i/>
          <w:iCs/>
          <w:sz w:val="24"/>
          <w:lang w:val="en-US"/>
        </w:rPr>
        <w:t>tras</w:t>
      </w:r>
      <w:r>
        <w:rPr>
          <w:i/>
          <w:iCs/>
          <w:sz w:val="24"/>
        </w:rPr>
        <w:t xml:space="preserve"> </w:t>
      </w:r>
      <w:r>
        <w:rPr>
          <w:i/>
          <w:iCs/>
          <w:sz w:val="24"/>
          <w:lang w:val="en-US"/>
        </w:rPr>
        <w:t>el</w:t>
      </w:r>
      <w:r>
        <w:rPr>
          <w:i/>
          <w:iCs/>
          <w:sz w:val="24"/>
        </w:rPr>
        <w:t xml:space="preserve"> </w:t>
      </w:r>
      <w:r>
        <w:rPr>
          <w:i/>
          <w:iCs/>
          <w:sz w:val="24"/>
          <w:lang w:val="en-US"/>
        </w:rPr>
        <w:t>horizonte</w:t>
      </w:r>
      <w:r>
        <w:rPr>
          <w:sz w:val="24"/>
        </w:rPr>
        <w:t xml:space="preserve">, </w:t>
      </w:r>
      <w:r>
        <w:rPr>
          <w:sz w:val="24"/>
          <w:lang w:val="en-US"/>
        </w:rPr>
        <w:t>fuimos</w:t>
      </w:r>
      <w:r>
        <w:rPr>
          <w:sz w:val="24"/>
        </w:rPr>
        <w:t xml:space="preserve">                               Когда солнце скрылось за горизонтом,</w:t>
      </w:r>
    </w:p>
    <w:p>
      <w:pPr>
        <w:pStyle w:val="Normal1"/>
        <w:spacing w:lineRule="auto" w:line="240"/>
        <w:ind w:firstLine="709" w:end="0"/>
        <w:rPr/>
      </w:pPr>
      <w:r>
        <w:rPr>
          <w:sz w:val="24"/>
          <w:lang w:val="en-US"/>
        </w:rPr>
        <w:t xml:space="preserve">a la estación.                                                                       </w:t>
      </w:r>
      <w:r>
        <w:rPr>
          <w:sz w:val="24"/>
        </w:rPr>
        <w:t xml:space="preserve">мы пошли на вокзал. </w:t>
      </w:r>
    </w:p>
    <w:p>
      <w:pPr>
        <w:pStyle w:val="Normal1"/>
        <w:spacing w:lineRule="auto" w:line="240"/>
        <w:ind w:firstLine="284" w:end="0"/>
        <w:rPr/>
      </w:pPr>
      <w:r>
        <w:rPr>
          <w:sz w:val="24"/>
        </w:rPr>
        <w:t>…</w:t>
      </w:r>
      <w:r>
        <w:rPr>
          <w:i/>
          <w:iCs/>
          <w:sz w:val="24"/>
          <w:lang w:val="en-US"/>
        </w:rPr>
        <w:t>un</w:t>
      </w:r>
      <w:r>
        <w:rPr>
          <w:i/>
          <w:iCs/>
          <w:sz w:val="24"/>
        </w:rPr>
        <w:t xml:space="preserve">а </w:t>
      </w:r>
      <w:r>
        <w:rPr>
          <w:i/>
          <w:iCs/>
          <w:sz w:val="24"/>
          <w:lang w:val="en-US"/>
        </w:rPr>
        <w:t>vez</w:t>
      </w:r>
      <w:r>
        <w:rPr>
          <w:i/>
          <w:iCs/>
          <w:sz w:val="24"/>
        </w:rPr>
        <w:t xml:space="preserve"> </w:t>
      </w:r>
      <w:r>
        <w:rPr>
          <w:i/>
          <w:iCs/>
          <w:sz w:val="24"/>
          <w:lang w:val="en-US"/>
        </w:rPr>
        <w:t>construida</w:t>
      </w:r>
      <w:r>
        <w:rPr>
          <w:i/>
          <w:iCs/>
          <w:sz w:val="24"/>
        </w:rPr>
        <w:t xml:space="preserve"> </w:t>
      </w:r>
      <w:r>
        <w:rPr>
          <w:i/>
          <w:iCs/>
          <w:sz w:val="24"/>
          <w:lang w:val="en-US"/>
        </w:rPr>
        <w:t>esta</w:t>
      </w:r>
      <w:r>
        <w:rPr>
          <w:i/>
          <w:iCs/>
          <w:sz w:val="24"/>
        </w:rPr>
        <w:t xml:space="preserve"> </w:t>
      </w:r>
      <w:r>
        <w:rPr>
          <w:i/>
          <w:iCs/>
          <w:sz w:val="24"/>
          <w:lang w:val="en-US"/>
        </w:rPr>
        <w:t>caba</w:t>
      </w:r>
      <w:r>
        <w:rPr>
          <w:i/>
          <w:iCs/>
          <w:sz w:val="24"/>
        </w:rPr>
        <w:t>ñ</w:t>
      </w:r>
      <w:r>
        <w:rPr>
          <w:i/>
          <w:iCs/>
          <w:sz w:val="24"/>
          <w:lang w:val="en-US"/>
        </w:rPr>
        <w:t>a</w:t>
      </w:r>
      <w:r>
        <w:rPr>
          <w:sz w:val="24"/>
        </w:rPr>
        <w:t>,                                     Как только хижина была построена,</w:t>
      </w:r>
    </w:p>
    <w:p>
      <w:pPr>
        <w:pStyle w:val="Normal1"/>
        <w:spacing w:lineRule="auto" w:line="240"/>
        <w:ind w:firstLine="709" w:end="0"/>
        <w:rPr/>
      </w:pPr>
      <w:r>
        <w:rPr>
          <w:sz w:val="24"/>
          <w:lang w:val="en-US"/>
        </w:rPr>
        <w:t xml:space="preserve">colgó su chinchorro </w:t>
      </w:r>
      <w:r>
        <w:rPr>
          <w:sz w:val="24"/>
        </w:rPr>
        <w:t>у</w:t>
      </w:r>
      <w:r>
        <w:rPr>
          <w:sz w:val="24"/>
          <w:lang w:val="en-US"/>
        </w:rPr>
        <w:t xml:space="preserve"> su rifle.                                             </w:t>
      </w:r>
      <w:r>
        <w:rPr>
          <w:sz w:val="24"/>
        </w:rPr>
        <w:t>он повесил свой гамак и ружье.</w:t>
      </w:r>
    </w:p>
    <w:p>
      <w:pPr>
        <w:pStyle w:val="Normal1"/>
        <w:spacing w:lineRule="auto" w:line="240"/>
        <w:ind w:firstLine="709" w:end="0"/>
        <w:rPr/>
      </w:pPr>
      <w:r>
        <w:rPr>
          <w:sz w:val="24"/>
        </w:rPr>
        <w:t>(</w:t>
      </w:r>
      <w:r>
        <w:rPr>
          <w:sz w:val="24"/>
          <w:lang w:val="en-US"/>
        </w:rPr>
        <w:t>R</w:t>
      </w:r>
      <w:r>
        <w:rPr>
          <w:sz w:val="24"/>
        </w:rPr>
        <w:t xml:space="preserve">. </w:t>
      </w:r>
      <w:r>
        <w:rPr>
          <w:sz w:val="24"/>
          <w:lang w:val="en-US"/>
        </w:rPr>
        <w:t>G</w:t>
      </w:r>
      <w:r>
        <w:rPr>
          <w:lang w:val="en-US"/>
        </w:rPr>
        <w:t>ALLEGOS</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В самостоятельных причастных оборотах вместо определяемого частием существительного употребляются в некоторых случаях личные местоимения. Местоимение может помещаться как после причастия, так и перед ним: </w:t>
      </w:r>
      <w:r>
        <w:rPr>
          <w:sz w:val="22"/>
          <w:lang w:val="en-US"/>
        </w:rPr>
        <w:t>Ustedes</w:t>
      </w:r>
      <w:r>
        <w:rPr>
          <w:sz w:val="22"/>
        </w:rPr>
        <w:t xml:space="preserve"> </w:t>
      </w:r>
      <w:r>
        <w:rPr>
          <w:sz w:val="22"/>
          <w:lang w:val="en-US"/>
        </w:rPr>
        <w:t>venidos</w:t>
      </w:r>
      <w:r>
        <w:rPr>
          <w:sz w:val="22"/>
        </w:rPr>
        <w:t xml:space="preserve"> </w:t>
      </w:r>
      <w:r>
        <w:rPr>
          <w:sz w:val="22"/>
          <w:lang w:val="en-US"/>
        </w:rPr>
        <w:t>a</w:t>
      </w:r>
      <w:r>
        <w:rPr>
          <w:sz w:val="22"/>
        </w:rPr>
        <w:t xml:space="preserve"> </w:t>
      </w:r>
      <w:r>
        <w:rPr>
          <w:sz w:val="22"/>
          <w:lang w:val="en-US"/>
        </w:rPr>
        <w:t>tiempo</w:t>
      </w:r>
      <w:r>
        <w:rPr>
          <w:sz w:val="22"/>
        </w:rPr>
        <w:t xml:space="preserve">, </w:t>
      </w:r>
      <w:r>
        <w:rPr>
          <w:sz w:val="22"/>
          <w:lang w:val="en-US"/>
        </w:rPr>
        <w:t>podremos</w:t>
      </w:r>
      <w:r>
        <w:rPr>
          <w:sz w:val="22"/>
        </w:rPr>
        <w:t xml:space="preserve"> </w:t>
      </w:r>
      <w:r>
        <w:rPr>
          <w:sz w:val="22"/>
          <w:lang w:val="en-US"/>
        </w:rPr>
        <w:t>arreglar</w:t>
      </w:r>
      <w:r>
        <w:rPr>
          <w:sz w:val="22"/>
        </w:rPr>
        <w:t xml:space="preserve"> </w:t>
      </w:r>
      <w:r>
        <w:rPr>
          <w:sz w:val="22"/>
          <w:lang w:val="en-US"/>
        </w:rPr>
        <w:t>todos</w:t>
      </w:r>
      <w:r>
        <w:rPr>
          <w:sz w:val="22"/>
        </w:rPr>
        <w:t xml:space="preserve"> </w:t>
      </w:r>
      <w:r>
        <w:rPr>
          <w:sz w:val="22"/>
          <w:lang w:val="en-US"/>
        </w:rPr>
        <w:t>los</w:t>
      </w:r>
      <w:r>
        <w:rPr>
          <w:sz w:val="22"/>
        </w:rPr>
        <w:t xml:space="preserve"> </w:t>
      </w:r>
      <w:r>
        <w:rPr>
          <w:sz w:val="22"/>
          <w:lang w:val="en-US"/>
        </w:rPr>
        <w:t>asuntos</w:t>
      </w:r>
      <w:r>
        <w:rPr>
          <w:sz w:val="22"/>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Абсолютные причастные обороты обычно указывают на действие, которое </w:t>
      </w:r>
      <w:r>
        <w:rPr>
          <w:spacing w:val="20"/>
          <w:sz w:val="24"/>
        </w:rPr>
        <w:t>предшествует</w:t>
      </w:r>
      <w:r>
        <w:rPr>
          <w:sz w:val="24"/>
        </w:rPr>
        <w:t xml:space="preserve"> действию, выраженному сказуемым, и могут употребляться после предлогов и наречий: </w:t>
      </w:r>
      <w:r>
        <w:rPr>
          <w:b/>
          <w:sz w:val="24"/>
          <w:lang w:val="en-US"/>
        </w:rPr>
        <w:t>despu</w:t>
      </w:r>
      <w:r>
        <w:rPr>
          <w:b/>
          <w:sz w:val="24"/>
        </w:rPr>
        <w:t>é</w:t>
      </w:r>
      <w:r>
        <w:rPr>
          <w:b/>
          <w:sz w:val="24"/>
          <w:lang w:val="en-US"/>
        </w:rPr>
        <w:t>s</w:t>
      </w:r>
      <w:r>
        <w:rPr>
          <w:b/>
          <w:sz w:val="24"/>
        </w:rPr>
        <w:t xml:space="preserve"> </w:t>
      </w:r>
      <w:r>
        <w:rPr>
          <w:b/>
          <w:sz w:val="24"/>
          <w:lang w:val="en-US"/>
        </w:rPr>
        <w:t>de</w:t>
      </w:r>
      <w:r>
        <w:rPr>
          <w:sz w:val="24"/>
        </w:rPr>
        <w:t xml:space="preserve"> -  после того как, </w:t>
      </w:r>
      <w:r>
        <w:rPr>
          <w:b/>
          <w:sz w:val="24"/>
          <w:lang w:val="en-US"/>
        </w:rPr>
        <w:t>luego</w:t>
      </w:r>
      <w:r>
        <w:rPr>
          <w:b/>
          <w:sz w:val="24"/>
        </w:rPr>
        <w:t xml:space="preserve"> </w:t>
      </w:r>
      <w:r>
        <w:rPr>
          <w:b/>
          <w:sz w:val="24"/>
          <w:lang w:val="en-US"/>
        </w:rPr>
        <w:t>de</w:t>
      </w:r>
      <w:r>
        <w:rPr>
          <w:sz w:val="24"/>
        </w:rPr>
        <w:t xml:space="preserve"> — вслед за тем как, </w:t>
      </w:r>
      <w:r>
        <w:rPr>
          <w:b/>
          <w:sz w:val="24"/>
          <w:lang w:val="en-US"/>
        </w:rPr>
        <w:t>una</w:t>
      </w:r>
      <w:r>
        <w:rPr>
          <w:b/>
          <w:sz w:val="24"/>
        </w:rPr>
        <w:t xml:space="preserve"> </w:t>
      </w:r>
      <w:r>
        <w:rPr>
          <w:b/>
          <w:sz w:val="24"/>
          <w:lang w:val="en-US"/>
        </w:rPr>
        <w:t>vez</w:t>
      </w:r>
      <w:r>
        <w:rPr>
          <w:b/>
          <w:sz w:val="24"/>
        </w:rPr>
        <w:t xml:space="preserve"> </w:t>
      </w:r>
      <w:r>
        <w:rPr>
          <w:sz w:val="24"/>
        </w:rPr>
        <w:t xml:space="preserve">— когда, только, </w:t>
      </w:r>
      <w:r>
        <w:rPr>
          <w:b/>
          <w:sz w:val="24"/>
          <w:lang w:val="en-US"/>
        </w:rPr>
        <w:t>apenas</w:t>
      </w:r>
      <w:r>
        <w:rPr>
          <w:sz w:val="24"/>
        </w:rPr>
        <w:t xml:space="preserve"> — как только и некоторых других:</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La</w:t>
      </w:r>
      <w:r>
        <w:rPr>
          <w:sz w:val="24"/>
        </w:rPr>
        <w:t xml:space="preserve"> </w:t>
      </w:r>
      <w:r>
        <w:rPr>
          <w:sz w:val="24"/>
          <w:lang w:val="en-US"/>
        </w:rPr>
        <w:t>reuni</w:t>
      </w:r>
      <w:r>
        <w:rPr>
          <w:sz w:val="24"/>
        </w:rPr>
        <w:t>ó</w:t>
      </w:r>
      <w:r>
        <w:rPr>
          <w:sz w:val="24"/>
          <w:lang w:val="en-US"/>
        </w:rPr>
        <w:t>n</w:t>
      </w:r>
      <w:r>
        <w:rPr>
          <w:sz w:val="24"/>
        </w:rPr>
        <w:t xml:space="preserve"> </w:t>
      </w:r>
      <w:r>
        <w:rPr>
          <w:sz w:val="24"/>
          <w:lang w:val="en-US"/>
        </w:rPr>
        <w:t>se</w:t>
      </w:r>
      <w:r>
        <w:rPr>
          <w:sz w:val="24"/>
        </w:rPr>
        <w:t xml:space="preserve"> </w:t>
      </w:r>
      <w:r>
        <w:rPr>
          <w:sz w:val="24"/>
          <w:lang w:val="en-US"/>
        </w:rPr>
        <w:t>inaugur</w:t>
      </w:r>
      <w:r>
        <w:rPr>
          <w:sz w:val="24"/>
        </w:rPr>
        <w:t xml:space="preserve">ó, </w:t>
      </w:r>
      <w:r>
        <w:rPr>
          <w:b/>
          <w:bCs/>
          <w:sz w:val="24"/>
          <w:lang w:val="en-US"/>
        </w:rPr>
        <w:t>despu</w:t>
      </w:r>
      <w:r>
        <w:rPr>
          <w:b/>
          <w:bCs/>
          <w:sz w:val="24"/>
        </w:rPr>
        <w:t>é</w:t>
      </w:r>
      <w:r>
        <w:rPr>
          <w:b/>
          <w:bCs/>
          <w:sz w:val="24"/>
          <w:lang w:val="en-US"/>
        </w:rPr>
        <w:t>s</w:t>
      </w:r>
      <w:r>
        <w:rPr>
          <w:b/>
          <w:bCs/>
          <w:sz w:val="24"/>
        </w:rPr>
        <w:t xml:space="preserve"> </w:t>
      </w:r>
      <w:r>
        <w:rPr>
          <w:b/>
          <w:bCs/>
          <w:sz w:val="24"/>
          <w:lang w:val="en-US"/>
        </w:rPr>
        <w:t>de</w:t>
      </w:r>
      <w:r>
        <w:rPr>
          <w:b/>
          <w:bCs/>
          <w:sz w:val="24"/>
        </w:rPr>
        <w:t xml:space="preserve"> </w:t>
      </w:r>
      <w:r>
        <w:rPr>
          <w:sz w:val="24"/>
        </w:rPr>
        <w:t xml:space="preserve">                                   Собрание было открыто после</w:t>
      </w:r>
    </w:p>
    <w:p>
      <w:pPr>
        <w:pStyle w:val="Normal1"/>
        <w:spacing w:lineRule="auto" w:line="240"/>
        <w:ind w:firstLine="709" w:end="0"/>
        <w:rPr/>
      </w:pPr>
      <w:r>
        <w:rPr>
          <w:i/>
          <w:iCs/>
          <w:sz w:val="24"/>
          <w:lang w:val="en-US"/>
        </w:rPr>
        <w:t>reunidos</w:t>
      </w:r>
      <w:r>
        <w:rPr>
          <w:i/>
          <w:iCs/>
          <w:sz w:val="24"/>
        </w:rPr>
        <w:t xml:space="preserve"> </w:t>
      </w:r>
      <w:r>
        <w:rPr>
          <w:i/>
          <w:iCs/>
          <w:sz w:val="24"/>
          <w:lang w:val="en-US"/>
        </w:rPr>
        <w:t>todos</w:t>
      </w:r>
      <w:r>
        <w:rPr>
          <w:i/>
          <w:iCs/>
          <w:sz w:val="24"/>
        </w:rPr>
        <w:t xml:space="preserve"> </w:t>
      </w:r>
      <w:r>
        <w:rPr>
          <w:i/>
          <w:iCs/>
          <w:sz w:val="24"/>
          <w:lang w:val="en-US"/>
        </w:rPr>
        <w:t>los</w:t>
      </w:r>
      <w:r>
        <w:rPr>
          <w:i/>
          <w:iCs/>
          <w:sz w:val="24"/>
        </w:rPr>
        <w:t xml:space="preserve"> </w:t>
      </w:r>
      <w:r>
        <w:rPr>
          <w:i/>
          <w:iCs/>
          <w:sz w:val="24"/>
          <w:lang w:val="en-US"/>
        </w:rPr>
        <w:t>miembros</w:t>
      </w:r>
      <w:r>
        <w:rPr>
          <w:i/>
          <w:iCs/>
          <w:sz w:val="24"/>
        </w:rPr>
        <w:t xml:space="preserve"> </w:t>
      </w:r>
      <w:r>
        <w:rPr>
          <w:i/>
          <w:iCs/>
          <w:sz w:val="24"/>
          <w:lang w:val="en-US"/>
        </w:rPr>
        <w:t>de</w:t>
      </w:r>
      <w:r>
        <w:rPr>
          <w:sz w:val="24"/>
        </w:rPr>
        <w:t xml:space="preserve">                                       того, как собрались все члены и </w:t>
      </w:r>
    </w:p>
    <w:p>
      <w:pPr>
        <w:pStyle w:val="Normal1"/>
        <w:spacing w:lineRule="auto" w:line="240"/>
        <w:ind w:firstLine="709" w:end="0"/>
        <w:rPr/>
      </w:pPr>
      <w:r>
        <w:rPr>
          <w:i/>
          <w:iCs/>
          <w:sz w:val="24"/>
          <w:lang w:val="en-US"/>
        </w:rPr>
        <w:t>organizaci</w:t>
      </w:r>
      <w:r>
        <w:rPr>
          <w:i/>
          <w:iCs/>
          <w:sz w:val="24"/>
        </w:rPr>
        <w:t>ó</w:t>
      </w:r>
      <w:r>
        <w:rPr>
          <w:i/>
          <w:iCs/>
          <w:sz w:val="24"/>
          <w:lang w:val="en-US"/>
        </w:rPr>
        <w:t>n</w:t>
      </w:r>
      <w:r>
        <w:rPr>
          <w:sz w:val="24"/>
        </w:rPr>
        <w:t>.                                                                     организации.</w:t>
      </w:r>
    </w:p>
    <w:p>
      <w:pPr>
        <w:pStyle w:val="Normal1"/>
        <w:spacing w:lineRule="auto" w:line="240"/>
        <w:ind w:firstLine="284" w:end="0"/>
        <w:rPr/>
      </w:pPr>
      <w:r>
        <w:rPr>
          <w:b/>
          <w:bCs/>
          <w:sz w:val="24"/>
          <w:lang w:val="en-US"/>
        </w:rPr>
        <w:t>Una</w:t>
      </w:r>
      <w:r>
        <w:rPr>
          <w:b/>
          <w:bCs/>
          <w:sz w:val="24"/>
        </w:rPr>
        <w:t xml:space="preserve"> </w:t>
      </w:r>
      <w:r>
        <w:rPr>
          <w:b/>
          <w:bCs/>
          <w:sz w:val="24"/>
          <w:lang w:val="en-US"/>
        </w:rPr>
        <w:t>vez</w:t>
      </w:r>
      <w:r>
        <w:rPr>
          <w:sz w:val="24"/>
        </w:rPr>
        <w:t xml:space="preserve"> </w:t>
      </w:r>
      <w:r>
        <w:rPr>
          <w:i/>
          <w:iCs/>
          <w:sz w:val="24"/>
          <w:lang w:val="en-US"/>
        </w:rPr>
        <w:t>dichas</w:t>
      </w:r>
      <w:r>
        <w:rPr>
          <w:i/>
          <w:iCs/>
          <w:sz w:val="24"/>
        </w:rPr>
        <w:t xml:space="preserve"> </w:t>
      </w:r>
      <w:r>
        <w:rPr>
          <w:i/>
          <w:iCs/>
          <w:sz w:val="24"/>
          <w:lang w:val="en-US"/>
        </w:rPr>
        <w:t>estas</w:t>
      </w:r>
      <w:r>
        <w:rPr>
          <w:i/>
          <w:iCs/>
          <w:sz w:val="24"/>
        </w:rPr>
        <w:t xml:space="preserve"> </w:t>
      </w:r>
      <w:r>
        <w:rPr>
          <w:i/>
          <w:iCs/>
          <w:sz w:val="24"/>
          <w:lang w:val="en-US"/>
        </w:rPr>
        <w:t>palabras</w:t>
      </w:r>
      <w:r>
        <w:rPr>
          <w:sz w:val="24"/>
        </w:rPr>
        <w:t xml:space="preserve">,                                            Когда были сказаны эти слова, </w:t>
      </w:r>
    </w:p>
    <w:p>
      <w:pPr>
        <w:pStyle w:val="Normal1"/>
        <w:spacing w:lineRule="auto" w:line="240"/>
        <w:ind w:firstLine="709" w:end="0"/>
        <w:rPr/>
      </w:pPr>
      <w:r>
        <w:rPr>
          <w:sz w:val="24"/>
          <w:lang w:val="en-US"/>
        </w:rPr>
        <w:t xml:space="preserve">Carmen se ofendió.                                                           </w:t>
      </w:r>
      <w:r>
        <w:rPr>
          <w:sz w:val="24"/>
        </w:rPr>
        <w:t>Кармен обиделась.</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C</w:t>
      </w:r>
      <w:r>
        <w:rPr>
          <w:sz w:val="24"/>
        </w:rPr>
        <w:t>амостоятельные причастные обороты равны по значению придаточным обстоятельственным предложениям:</w:t>
      </w:r>
    </w:p>
    <w:p>
      <w:pPr>
        <w:pStyle w:val="Normal1"/>
        <w:spacing w:lineRule="auto" w:line="240"/>
        <w:ind w:firstLine="284" w:end="0"/>
        <w:rPr/>
      </w:pPr>
      <w:r>
        <w:rPr>
          <w:i/>
          <w:sz w:val="24"/>
          <w:lang w:val="en-US"/>
        </w:rPr>
        <w:t xml:space="preserve">Entablada la conversación, </w:t>
      </w:r>
      <w:r>
        <w:rPr>
          <w:iCs/>
          <w:sz w:val="24"/>
          <w:lang w:val="en-US"/>
        </w:rPr>
        <w:t>le pregunte si era checo</w:t>
      </w:r>
      <w:r>
        <w:rPr>
          <w:i/>
          <w:sz w:val="24"/>
          <w:lang w:val="en-US"/>
        </w:rPr>
        <w:t>. = Cuando se entabló (fue entablada) la conversación.</w:t>
      </w:r>
      <w:r>
        <w:rPr>
          <w:sz w:val="24"/>
          <w:lang w:val="en-US"/>
        </w:rPr>
        <w:t xml:space="preserve"> le pregunté si era checo.</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rPr>
        <w:t>Примечание.</w:t>
      </w:r>
      <w:r>
        <w:rPr/>
        <w:t xml:space="preserve"> К самостоятельным причастным оборотам относятся своеобраз</w:t>
        <w:softHyphen/>
        <w:t xml:space="preserve">ные конструкции: </w:t>
      </w:r>
      <w:r>
        <w:rPr>
          <w:b/>
        </w:rPr>
        <w:t xml:space="preserve">причастие + </w:t>
      </w:r>
      <w:r>
        <w:rPr>
          <w:b/>
          <w:lang w:val="en-US"/>
        </w:rPr>
        <w:t>que</w:t>
      </w:r>
      <w:r>
        <w:rPr>
          <w:b/>
        </w:rPr>
        <w:t xml:space="preserve"> + </w:t>
      </w:r>
      <w:r>
        <w:rPr>
          <w:b/>
          <w:lang w:val="en-US"/>
        </w:rPr>
        <w:t>haber</w:t>
      </w:r>
      <w:r>
        <w:rPr/>
        <w:t xml:space="preserve"> или </w:t>
      </w:r>
      <w:r>
        <w:rPr>
          <w:b/>
          <w:lang w:val="en-US"/>
        </w:rPr>
        <w:t>ser</w:t>
      </w:r>
      <w:r>
        <w:rPr>
          <w:b/>
        </w:rPr>
        <w:t xml:space="preserve">, </w:t>
      </w:r>
      <w:r>
        <w:rPr>
          <w:b/>
          <w:lang w:val="en-US"/>
        </w:rPr>
        <w:t>tener</w:t>
      </w:r>
      <w:r>
        <w:rPr>
          <w:b/>
        </w:rPr>
        <w:t xml:space="preserve">, </w:t>
      </w:r>
      <w:r>
        <w:rPr>
          <w:b/>
          <w:lang w:val="en-US"/>
        </w:rPr>
        <w:t>estar</w:t>
      </w:r>
      <w:r>
        <w:rPr/>
        <w:t>. Перечисленные глаголы употребляются в соответствующих временах и согласуются (кроме haber) с существительным, которое определяется причастием и является подлежащим придаточного предложения:</w:t>
      </w:r>
    </w:p>
    <w:p>
      <w:pPr>
        <w:pStyle w:val="Normal1"/>
        <w:spacing w:lineRule="auto" w:line="240"/>
        <w:ind w:firstLine="284" w:end="0"/>
        <w:rPr/>
      </w:pPr>
      <w:r>
        <w:rPr/>
      </w:r>
    </w:p>
    <w:p>
      <w:pPr>
        <w:pStyle w:val="Normal1"/>
        <w:spacing w:lineRule="auto" w:line="240"/>
        <w:ind w:firstLine="284" w:end="0"/>
        <w:rPr/>
      </w:pPr>
      <w:r>
        <w:rPr>
          <w:i/>
          <w:iCs/>
          <w:lang w:val="en-US"/>
        </w:rPr>
        <w:t>Terminada</w:t>
      </w:r>
      <w:r>
        <w:rPr>
          <w:i/>
          <w:iCs/>
        </w:rPr>
        <w:t xml:space="preserve"> </w:t>
      </w:r>
      <w:r>
        <w:rPr>
          <w:i/>
          <w:iCs/>
          <w:lang w:val="en-US"/>
        </w:rPr>
        <w:t>que</w:t>
      </w:r>
      <w:r>
        <w:rPr>
          <w:i/>
          <w:iCs/>
        </w:rPr>
        <w:t xml:space="preserve"> </w:t>
      </w:r>
      <w:r>
        <w:rPr>
          <w:i/>
          <w:iCs/>
          <w:lang w:val="en-US"/>
        </w:rPr>
        <w:t>tuvo</w:t>
      </w:r>
      <w:r>
        <w:rPr>
          <w:i/>
          <w:iCs/>
        </w:rPr>
        <w:t xml:space="preserve"> (</w:t>
      </w:r>
      <w:r>
        <w:rPr>
          <w:i/>
          <w:iCs/>
          <w:lang w:val="en-US"/>
        </w:rPr>
        <w:t>estuvo</w:t>
      </w:r>
      <w:r>
        <w:rPr>
          <w:i/>
          <w:iCs/>
        </w:rPr>
        <w:t xml:space="preserve">, </w:t>
      </w:r>
      <w:r>
        <w:rPr>
          <w:i/>
          <w:iCs/>
          <w:lang w:val="en-US"/>
        </w:rPr>
        <w:t>fue</w:t>
      </w:r>
      <w:r>
        <w:rPr>
          <w:i/>
          <w:iCs/>
        </w:rPr>
        <w:t xml:space="preserve">) </w:t>
      </w:r>
      <w:r>
        <w:rPr>
          <w:i/>
          <w:iCs/>
          <w:lang w:val="en-US"/>
        </w:rPr>
        <w:t>la</w:t>
      </w:r>
      <w:r>
        <w:rPr>
          <w:i/>
          <w:iCs/>
        </w:rPr>
        <w:t xml:space="preserve"> </w:t>
      </w:r>
      <w:r>
        <w:rPr>
          <w:i/>
          <w:iCs/>
          <w:lang w:val="en-US"/>
        </w:rPr>
        <w:t>comida</w:t>
      </w:r>
      <w:r>
        <w:rPr/>
        <w:t>,                        Когда обед закончился, гости ушли.</w:t>
      </w:r>
    </w:p>
    <w:p>
      <w:pPr>
        <w:pStyle w:val="Normal1"/>
        <w:spacing w:lineRule="auto" w:line="240"/>
        <w:ind w:firstLine="709" w:end="0"/>
        <w:rPr/>
      </w:pPr>
      <w:r>
        <w:rPr>
          <w:lang w:val="en-US"/>
        </w:rPr>
        <w:t xml:space="preserve">los convidados se fueron. </w:t>
      </w:r>
    </w:p>
    <w:p>
      <w:pPr>
        <w:pStyle w:val="Normal1"/>
        <w:spacing w:lineRule="auto" w:line="240"/>
        <w:ind w:firstLine="284" w:end="0"/>
        <w:rPr/>
      </w:pPr>
      <w:r>
        <w:rPr>
          <w:i/>
          <w:iCs/>
          <w:lang w:val="en-US"/>
        </w:rPr>
        <w:t>Llegados que fueron ante un viejo portalón</w:t>
      </w:r>
      <w:r>
        <w:rPr>
          <w:lang w:val="en-US"/>
        </w:rPr>
        <w:t xml:space="preserve">,                        </w:t>
      </w:r>
      <w:r>
        <w:rPr/>
        <w:t>Когда</w:t>
      </w:r>
      <w:r>
        <w:rPr>
          <w:lang w:val="en-US"/>
        </w:rPr>
        <w:t xml:space="preserve"> </w:t>
      </w:r>
      <w:r>
        <w:rPr/>
        <w:t>они</w:t>
      </w:r>
      <w:r>
        <w:rPr>
          <w:lang w:val="en-US"/>
        </w:rPr>
        <w:t xml:space="preserve"> </w:t>
      </w:r>
      <w:r>
        <w:rPr/>
        <w:t>добрались</w:t>
      </w:r>
      <w:r>
        <w:rPr>
          <w:lang w:val="en-US"/>
        </w:rPr>
        <w:t xml:space="preserve"> </w:t>
      </w:r>
      <w:r>
        <w:rPr/>
        <w:t>до</w:t>
      </w:r>
      <w:r>
        <w:rPr>
          <w:lang w:val="en-US"/>
        </w:rPr>
        <w:t xml:space="preserve"> </w:t>
      </w:r>
      <w:r>
        <w:rPr/>
        <w:t>старого</w:t>
      </w:r>
      <w:r>
        <w:rPr>
          <w:lang w:val="en-US"/>
        </w:rPr>
        <w:t xml:space="preserve"> </w:t>
      </w:r>
      <w:r>
        <w:rPr/>
        <w:t>подьезда</w:t>
      </w:r>
      <w:r>
        <w:rPr>
          <w:lang w:val="en-US"/>
        </w:rPr>
        <w:t>,</w:t>
      </w:r>
    </w:p>
    <w:p>
      <w:pPr>
        <w:pStyle w:val="Normal1"/>
        <w:spacing w:lineRule="auto" w:line="240"/>
        <w:ind w:firstLine="709" w:end="0"/>
        <w:rPr/>
      </w:pPr>
      <w:r>
        <w:rPr>
          <w:lang w:val="en-US"/>
        </w:rPr>
        <w:t xml:space="preserve">Ramiro se detuvo... </w:t>
      </w:r>
      <w:r>
        <w:rPr/>
        <w:t>(</w:t>
      </w:r>
      <w:r>
        <w:rPr>
          <w:lang w:val="en-US"/>
        </w:rPr>
        <w:t>E</w:t>
      </w:r>
      <w:r>
        <w:rPr/>
        <w:t xml:space="preserve">. </w:t>
      </w:r>
      <w:r>
        <w:rPr>
          <w:lang w:val="en-US"/>
        </w:rPr>
        <w:t>LARRETA</w:t>
      </w:r>
      <w:r>
        <w:rPr/>
        <w:t>)                                        Рамиро остановился.</w:t>
      </w:r>
    </w:p>
    <w:p>
      <w:pPr>
        <w:pStyle w:val="Normal1"/>
        <w:spacing w:lineRule="auto" w:line="240"/>
        <w:ind w:firstLine="284" w:end="0"/>
        <w:rPr/>
      </w:pPr>
      <w:r>
        <w:rPr/>
      </w:r>
    </w:p>
    <w:p>
      <w:pPr>
        <w:pStyle w:val="Normal1"/>
        <w:spacing w:lineRule="auto" w:line="240"/>
        <w:ind w:firstLine="284" w:end="0"/>
        <w:rPr/>
      </w:pPr>
      <w:r>
        <w:rPr/>
        <w:t xml:space="preserve">Если в конструкцию входит глагол </w:t>
      </w:r>
      <w:r>
        <w:rPr>
          <w:b/>
        </w:rPr>
        <w:t>haber,</w:t>
      </w:r>
      <w:r>
        <w:rPr/>
        <w:t xml:space="preserve"> то причастие не согласуется с опре</w:t>
        <w:softHyphen/>
        <w:t>деляемым существительным и всегда употребляется в форме мужского рода един</w:t>
        <w:softHyphen/>
        <w:t xml:space="preserve">ственного числа:       </w:t>
      </w:r>
    </w:p>
    <w:p>
      <w:pPr>
        <w:pStyle w:val="Normal1"/>
        <w:spacing w:lineRule="auto" w:line="240"/>
        <w:ind w:firstLine="284" w:start="851" w:end="0"/>
        <w:rPr/>
      </w:pPr>
      <w:r>
        <w:rPr/>
      </w:r>
    </w:p>
    <w:p>
      <w:pPr>
        <w:pStyle w:val="Normal1"/>
        <w:spacing w:lineRule="auto" w:line="240"/>
        <w:ind w:firstLine="284" w:start="851" w:end="0"/>
        <w:rPr/>
      </w:pPr>
      <w:r>
        <w:rPr>
          <w:i/>
          <w:iCs/>
          <w:lang w:val="en-US"/>
        </w:rPr>
        <w:t>Terminado</w:t>
      </w:r>
      <w:r>
        <w:rPr>
          <w:lang w:val="en-US"/>
        </w:rPr>
        <w:t xml:space="preserve"> que hubo la comida, los convidados se fueron.</w:t>
      </w:r>
    </w:p>
    <w:p>
      <w:pPr>
        <w:pStyle w:val="Normal1"/>
        <w:spacing w:lineRule="auto" w:line="240"/>
        <w:ind w:firstLine="284" w:start="851" w:end="0"/>
        <w:rPr/>
      </w:pPr>
      <w:r>
        <w:rPr>
          <w:i/>
          <w:iCs/>
          <w:lang w:val="en-US"/>
        </w:rPr>
        <w:t>Preparado</w:t>
      </w:r>
      <w:r>
        <w:rPr>
          <w:lang w:val="en-US"/>
        </w:rPr>
        <w:t xml:space="preserve"> que haya los equipajes, llamaremos un taxi.</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В русском языке конструкций, подобных абсолютным причаст</w:t>
        <w:softHyphen/>
        <w:t>ным оборотам, нет, поэтому они переводятся с испанского языка либо придаточными предложениями обстоятельства времени, обра</w:t>
        <w:softHyphen/>
        <w:t>за действия и т.д., либо самостоятельными предложениями в соста</w:t>
        <w:softHyphen/>
        <w:t>ве сложносочиненного предложения, либо с помощью предлога и существительного в функции обстоятельства времени, либо деепри</w:t>
        <w:softHyphen/>
        <w:t>частным оборотом:</w:t>
      </w:r>
    </w:p>
    <w:p>
      <w:pPr>
        <w:pStyle w:val="Normal1"/>
        <w:spacing w:lineRule="auto" w:line="240"/>
        <w:ind w:firstLine="284" w:end="0"/>
        <w:rPr>
          <w:i/>
          <w:i/>
          <w:iCs/>
          <w:sz w:val="24"/>
        </w:rPr>
      </w:pPr>
      <w:r>
        <w:rPr>
          <w:i/>
          <w:iCs/>
          <w:sz w:val="24"/>
        </w:rPr>
      </w:r>
    </w:p>
    <w:p>
      <w:pPr>
        <w:pStyle w:val="Normal1"/>
        <w:spacing w:lineRule="auto" w:line="240"/>
        <w:ind w:firstLine="284" w:end="0"/>
        <w:rPr/>
      </w:pPr>
      <w:r>
        <w:rPr>
          <w:i/>
          <w:iCs/>
          <w:sz w:val="24"/>
          <w:lang w:val="en-US"/>
        </w:rPr>
        <w:t>Lavadas las ropas</w:t>
      </w:r>
      <w:r>
        <w:rPr>
          <w:sz w:val="24"/>
          <w:lang w:val="en-US"/>
        </w:rPr>
        <w:t xml:space="preserve">, las mujeres decidieron        </w:t>
      </w:r>
      <w:r>
        <w:rPr>
          <w:i/>
          <w:iCs/>
          <w:sz w:val="24"/>
        </w:rPr>
        <w:t>Когда</w:t>
      </w:r>
      <w:r>
        <w:rPr>
          <w:i/>
          <w:iCs/>
          <w:sz w:val="24"/>
          <w:lang w:val="en-US"/>
        </w:rPr>
        <w:t xml:space="preserve"> </w:t>
      </w:r>
      <w:r>
        <w:rPr>
          <w:i/>
          <w:iCs/>
          <w:sz w:val="24"/>
        </w:rPr>
        <w:t>белье</w:t>
      </w:r>
      <w:r>
        <w:rPr>
          <w:i/>
          <w:iCs/>
          <w:sz w:val="24"/>
          <w:lang w:val="en-US"/>
        </w:rPr>
        <w:t xml:space="preserve"> </w:t>
      </w:r>
      <w:r>
        <w:rPr>
          <w:i/>
          <w:iCs/>
          <w:sz w:val="24"/>
        </w:rPr>
        <w:t>было</w:t>
      </w:r>
      <w:r>
        <w:rPr>
          <w:i/>
          <w:iCs/>
          <w:sz w:val="24"/>
          <w:lang w:val="en-US"/>
        </w:rPr>
        <w:t xml:space="preserve"> </w:t>
      </w:r>
      <w:r>
        <w:rPr>
          <w:i/>
          <w:iCs/>
          <w:sz w:val="24"/>
        </w:rPr>
        <w:t>выстирано</w:t>
      </w:r>
      <w:r>
        <w:rPr>
          <w:sz w:val="24"/>
          <w:lang w:val="en-US"/>
        </w:rPr>
        <w:t xml:space="preserve">, </w:t>
      </w:r>
    </w:p>
    <w:p>
      <w:pPr>
        <w:pStyle w:val="Normal1"/>
        <w:spacing w:lineRule="auto" w:line="240"/>
        <w:ind w:firstLine="709" w:end="0"/>
        <w:rPr/>
      </w:pPr>
      <w:r>
        <w:rPr>
          <w:sz w:val="24"/>
          <w:lang w:val="en-US"/>
        </w:rPr>
        <w:t>descansar</w:t>
      </w:r>
      <w:r>
        <w:rPr>
          <w:sz w:val="24"/>
        </w:rPr>
        <w:t xml:space="preserve">.                                                            женщины решили отдохнуть. </w:t>
      </w:r>
    </w:p>
    <w:p>
      <w:pPr>
        <w:pStyle w:val="Normal1"/>
        <w:spacing w:lineRule="auto" w:line="240"/>
        <w:ind w:firstLine="284" w:end="0"/>
        <w:rPr/>
      </w:pPr>
      <w:r>
        <w:rPr>
          <w:sz w:val="24"/>
        </w:rPr>
        <w:t xml:space="preserve">                                                                                   </w:t>
      </w:r>
      <w:r>
        <w:rPr>
          <w:i/>
          <w:iCs/>
          <w:sz w:val="24"/>
        </w:rPr>
        <w:t>После того как женщины вы</w:t>
        <w:softHyphen/>
        <w:t>стирали белье</w:t>
      </w:r>
      <w:r>
        <w:rPr>
          <w:sz w:val="24"/>
        </w:rPr>
        <w:t xml:space="preserve">, </w:t>
      </w:r>
    </w:p>
    <w:p>
      <w:pPr>
        <w:pStyle w:val="Normal1"/>
        <w:spacing w:lineRule="auto" w:line="240"/>
        <w:ind w:firstLine="284" w:end="0"/>
        <w:rPr/>
      </w:pPr>
      <w:r>
        <w:rPr>
          <w:sz w:val="24"/>
        </w:rPr>
        <w:t xml:space="preserve">                                                                                   </w:t>
      </w:r>
      <w:r>
        <w:rPr>
          <w:sz w:val="24"/>
        </w:rPr>
        <w:t xml:space="preserve">они решили отдохнуть. </w:t>
      </w:r>
      <w:r>
        <w:rPr>
          <w:i/>
          <w:iCs/>
          <w:sz w:val="24"/>
        </w:rPr>
        <w:t>Выстирав белье</w:t>
      </w:r>
      <w:r>
        <w:rPr>
          <w:sz w:val="24"/>
        </w:rPr>
        <w:t>,</w:t>
      </w:r>
    </w:p>
    <w:p>
      <w:pPr>
        <w:pStyle w:val="Normal1"/>
        <w:spacing w:lineRule="auto" w:line="240"/>
        <w:ind w:firstLine="284" w:end="0"/>
        <w:rPr>
          <w:sz w:val="24"/>
        </w:rPr>
      </w:pPr>
      <w:r>
        <w:rPr>
          <w:sz w:val="24"/>
        </w:rPr>
        <w:t xml:space="preserve">                                                                                   </w:t>
      </w:r>
      <w:r>
        <w:rPr>
          <w:sz w:val="24"/>
        </w:rPr>
        <w:t>женщины решили отдохнуть.</w:t>
      </w:r>
    </w:p>
    <w:p>
      <w:pPr>
        <w:pStyle w:val="Normal1"/>
        <w:spacing w:lineRule="auto" w:line="240"/>
        <w:ind w:firstLine="284" w:end="0"/>
        <w:rPr>
          <w:sz w:val="24"/>
        </w:rPr>
      </w:pPr>
      <w:r>
        <w:rPr>
          <w:sz w:val="24"/>
        </w:rPr>
        <w:t xml:space="preserve">                                                                            </w:t>
      </w:r>
    </w:p>
    <w:p>
      <w:pPr>
        <w:pStyle w:val="Normal1"/>
        <w:spacing w:lineRule="auto" w:line="240"/>
        <w:ind w:firstLine="284" w:end="0"/>
        <w:rPr/>
      </w:pPr>
      <w:r>
        <w:rPr>
          <w:i/>
          <w:iCs/>
          <w:sz w:val="24"/>
          <w:lang w:val="en-US"/>
        </w:rPr>
        <w:t>Pasados</w:t>
      </w:r>
      <w:r>
        <w:rPr>
          <w:i/>
          <w:iCs/>
          <w:sz w:val="24"/>
        </w:rPr>
        <w:t xml:space="preserve"> </w:t>
      </w:r>
      <w:r>
        <w:rPr>
          <w:i/>
          <w:iCs/>
          <w:sz w:val="24"/>
          <w:lang w:val="en-US"/>
        </w:rPr>
        <w:t>unos</w:t>
      </w:r>
      <w:r>
        <w:rPr>
          <w:i/>
          <w:iCs/>
          <w:sz w:val="24"/>
        </w:rPr>
        <w:t xml:space="preserve"> </w:t>
      </w:r>
      <w:r>
        <w:rPr>
          <w:i/>
          <w:iCs/>
          <w:sz w:val="24"/>
          <w:lang w:val="en-US"/>
        </w:rPr>
        <w:t>instantes</w:t>
      </w:r>
      <w:r>
        <w:rPr>
          <w:sz w:val="24"/>
        </w:rPr>
        <w:t xml:space="preserve">, </w:t>
      </w:r>
      <w:r>
        <w:rPr>
          <w:sz w:val="24"/>
          <w:lang w:val="en-US"/>
        </w:rPr>
        <w:t>el</w:t>
      </w:r>
      <w:r>
        <w:rPr>
          <w:sz w:val="24"/>
        </w:rPr>
        <w:t xml:space="preserve"> </w:t>
      </w:r>
      <w:r>
        <w:rPr>
          <w:sz w:val="24"/>
          <w:lang w:val="en-US"/>
        </w:rPr>
        <w:t>espect</w:t>
      </w:r>
      <w:r>
        <w:rPr>
          <w:sz w:val="24"/>
        </w:rPr>
        <w:t>á</w:t>
      </w:r>
      <w:r>
        <w:rPr>
          <w:sz w:val="24"/>
          <w:lang w:val="en-US"/>
        </w:rPr>
        <w:t>culo</w:t>
      </w:r>
      <w:r>
        <w:rPr>
          <w:sz w:val="24"/>
        </w:rPr>
        <w:t xml:space="preserve">            </w:t>
      </w:r>
      <w:r>
        <w:rPr>
          <w:i/>
          <w:iCs/>
          <w:sz w:val="24"/>
        </w:rPr>
        <w:t>Прошло несколько минут</w:t>
      </w:r>
      <w:r>
        <w:rPr>
          <w:sz w:val="24"/>
        </w:rPr>
        <w:t>, и спектакль начался.</w:t>
      </w:r>
    </w:p>
    <w:p>
      <w:pPr>
        <w:pStyle w:val="Normal1"/>
        <w:spacing w:lineRule="auto" w:line="240"/>
        <w:ind w:firstLine="709" w:end="0"/>
        <w:rPr/>
      </w:pPr>
      <w:r>
        <w:rPr>
          <w:sz w:val="24"/>
          <w:lang w:val="en-US"/>
        </w:rPr>
        <w:t>empez</w:t>
      </w:r>
      <w:r>
        <w:rPr>
          <w:sz w:val="24"/>
        </w:rPr>
        <w:t>ó.                                                                (</w:t>
      </w:r>
      <w:r>
        <w:rPr>
          <w:i/>
          <w:iCs/>
          <w:sz w:val="24"/>
        </w:rPr>
        <w:t>Через несколько минут</w:t>
      </w:r>
      <w:r>
        <w:rPr>
          <w:sz w:val="24"/>
        </w:rPr>
        <w:t xml:space="preserve"> начался спектакль).</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6. Синтаксические функции причастий и причастных оборотов</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а) В предложении причастие может выступать в роли </w:t>
      </w:r>
      <w:r>
        <w:rPr>
          <w:spacing w:val="20"/>
          <w:sz w:val="24"/>
        </w:rPr>
        <w:t>определения</w:t>
      </w:r>
      <w:r>
        <w:rPr>
          <w:sz w:val="24"/>
        </w:rPr>
        <w:t xml:space="preserve"> при существительных, а иногда и местоимениях:</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El</w:t>
      </w:r>
      <w:r>
        <w:rPr>
          <w:i/>
          <w:iCs/>
          <w:sz w:val="24"/>
        </w:rPr>
        <w:t xml:space="preserve"> </w:t>
      </w:r>
      <w:r>
        <w:rPr>
          <w:i/>
          <w:iCs/>
          <w:sz w:val="24"/>
          <w:lang w:val="en-US"/>
        </w:rPr>
        <w:t>hombre</w:t>
      </w:r>
      <w:r>
        <w:rPr>
          <w:sz w:val="24"/>
        </w:rPr>
        <w:t xml:space="preserve"> </w:t>
      </w:r>
      <w:r>
        <w:rPr>
          <w:b/>
          <w:bCs/>
          <w:sz w:val="24"/>
          <w:lang w:val="en-US"/>
        </w:rPr>
        <w:t>asustado</w:t>
      </w:r>
      <w:r>
        <w:rPr>
          <w:sz w:val="24"/>
        </w:rPr>
        <w:t xml:space="preserve"> </w:t>
      </w:r>
      <w:r>
        <w:rPr>
          <w:sz w:val="24"/>
          <w:lang w:val="en-US"/>
        </w:rPr>
        <w:t>no</w:t>
      </w:r>
      <w:r>
        <w:rPr>
          <w:sz w:val="24"/>
        </w:rPr>
        <w:t xml:space="preserve"> </w:t>
      </w:r>
      <w:r>
        <w:rPr>
          <w:sz w:val="24"/>
          <w:lang w:val="en-US"/>
        </w:rPr>
        <w:t>pudo</w:t>
      </w:r>
      <w:r>
        <w:rPr>
          <w:sz w:val="24"/>
        </w:rPr>
        <w:t xml:space="preserve"> </w:t>
      </w:r>
      <w:r>
        <w:rPr>
          <w:sz w:val="24"/>
          <w:lang w:val="en-US"/>
        </w:rPr>
        <w:t>pronunciar</w:t>
      </w:r>
      <w:r>
        <w:rPr>
          <w:sz w:val="24"/>
        </w:rPr>
        <w:t xml:space="preserve">          Испуганный человек не смог произнести ни слова. </w:t>
      </w:r>
    </w:p>
    <w:p>
      <w:pPr>
        <w:pStyle w:val="Normal1"/>
        <w:spacing w:lineRule="auto" w:line="240"/>
        <w:ind w:firstLine="709" w:end="0"/>
        <w:rPr>
          <w:sz w:val="24"/>
          <w:lang w:val="en-US"/>
        </w:rPr>
      </w:pPr>
      <w:r>
        <w:rPr>
          <w:sz w:val="24"/>
          <w:lang w:val="en-US"/>
        </w:rPr>
        <w:t>ni una palabra.</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La</w:t>
      </w:r>
      <w:r>
        <w:rPr>
          <w:sz w:val="24"/>
        </w:rPr>
        <w:t xml:space="preserve"> </w:t>
      </w:r>
      <w:r>
        <w:rPr>
          <w:sz w:val="24"/>
          <w:lang w:val="en-US"/>
        </w:rPr>
        <w:t>libertad</w:t>
      </w:r>
      <w:r>
        <w:rPr>
          <w:sz w:val="24"/>
        </w:rPr>
        <w:t xml:space="preserve"> у </w:t>
      </w:r>
      <w:r>
        <w:rPr>
          <w:sz w:val="24"/>
          <w:lang w:val="en-US"/>
        </w:rPr>
        <w:t>salud</w:t>
      </w:r>
      <w:r>
        <w:rPr>
          <w:sz w:val="24"/>
        </w:rPr>
        <w:t xml:space="preserve"> </w:t>
      </w:r>
      <w:r>
        <w:rPr>
          <w:sz w:val="24"/>
          <w:lang w:val="en-US"/>
        </w:rPr>
        <w:t>son</w:t>
      </w:r>
      <w:r>
        <w:rPr>
          <w:sz w:val="24"/>
        </w:rPr>
        <w:t xml:space="preserve"> </w:t>
      </w:r>
      <w:r>
        <w:rPr>
          <w:sz w:val="24"/>
          <w:lang w:val="en-US"/>
        </w:rPr>
        <w:t>prendas</w:t>
      </w:r>
      <w:r>
        <w:rPr>
          <w:sz w:val="24"/>
        </w:rPr>
        <w:t xml:space="preserve"> </w:t>
      </w:r>
      <w:r>
        <w:rPr>
          <w:sz w:val="24"/>
          <w:lang w:val="en-US"/>
        </w:rPr>
        <w:t>de</w:t>
      </w:r>
      <w:r>
        <w:rPr>
          <w:sz w:val="24"/>
        </w:rPr>
        <w:t xml:space="preserve">                      Свобода и здоровье — драгоценные</w:t>
      </w:r>
    </w:p>
    <w:p>
      <w:pPr>
        <w:pStyle w:val="Normal1"/>
        <w:spacing w:lineRule="auto" w:line="240"/>
        <w:ind w:firstLine="709" w:end="0"/>
        <w:rPr>
          <w:sz w:val="24"/>
          <w:lang w:val="en-US"/>
        </w:rPr>
      </w:pPr>
      <w:r>
        <w:rPr>
          <w:sz w:val="24"/>
          <w:lang w:val="en-US"/>
        </w:rPr>
        <w:t xml:space="preserve">gran valía, muchos no las reconocen                    </w:t>
      </w:r>
      <w:r>
        <w:rPr>
          <w:sz w:val="24"/>
        </w:rPr>
        <w:t>сокровища</w:t>
      </w:r>
      <w:r>
        <w:rPr>
          <w:sz w:val="24"/>
          <w:lang w:val="en-US"/>
        </w:rPr>
        <w:t xml:space="preserve">, </w:t>
      </w:r>
      <w:r>
        <w:rPr>
          <w:sz w:val="24"/>
        </w:rPr>
        <w:t>которые</w:t>
      </w:r>
      <w:r>
        <w:rPr>
          <w:sz w:val="24"/>
          <w:lang w:val="en-US"/>
        </w:rPr>
        <w:t xml:space="preserve"> </w:t>
      </w:r>
      <w:r>
        <w:rPr>
          <w:sz w:val="24"/>
        </w:rPr>
        <w:t>многие</w:t>
      </w:r>
    </w:p>
    <w:p>
      <w:pPr>
        <w:pStyle w:val="Normal1"/>
        <w:spacing w:lineRule="auto" w:line="240"/>
        <w:ind w:firstLine="709" w:end="0"/>
        <w:rPr/>
      </w:pPr>
      <w:r>
        <w:rPr>
          <w:sz w:val="24"/>
          <w:lang w:val="en-US"/>
        </w:rPr>
        <w:t xml:space="preserve">hasta que </w:t>
      </w:r>
      <w:r>
        <w:rPr>
          <w:i/>
          <w:iCs/>
          <w:sz w:val="24"/>
          <w:lang w:val="en-US"/>
        </w:rPr>
        <w:t>las ven</w:t>
      </w:r>
      <w:r>
        <w:rPr>
          <w:sz w:val="24"/>
          <w:lang w:val="en-US"/>
        </w:rPr>
        <w:t xml:space="preserve"> </w:t>
      </w:r>
      <w:r>
        <w:rPr>
          <w:b/>
          <w:bCs/>
          <w:sz w:val="24"/>
          <w:lang w:val="en-US"/>
        </w:rPr>
        <w:t>perdidas</w:t>
      </w:r>
      <w:r>
        <w:rPr>
          <w:sz w:val="24"/>
          <w:lang w:val="en-US"/>
        </w:rPr>
        <w:t xml:space="preserve">.                                  </w:t>
      </w:r>
      <w:r>
        <w:rPr>
          <w:sz w:val="24"/>
        </w:rPr>
        <w:t>оценивают лишь тогда, когда их теряют.</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Причастию свойственна также роль </w:t>
      </w:r>
      <w:r>
        <w:rPr>
          <w:spacing w:val="20"/>
          <w:sz w:val="24"/>
        </w:rPr>
        <w:t>именной части</w:t>
      </w:r>
      <w:r>
        <w:rPr>
          <w:sz w:val="24"/>
        </w:rPr>
        <w:t xml:space="preserve"> составного именного сказуемого, характеризующей подлежащее: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La niña </w:t>
      </w:r>
      <w:r>
        <w:rPr>
          <w:i/>
          <w:iCs/>
          <w:sz w:val="24"/>
          <w:lang w:val="en-US"/>
        </w:rPr>
        <w:t>era</w:t>
      </w:r>
      <w:r>
        <w:rPr>
          <w:sz w:val="24"/>
          <w:lang w:val="en-US"/>
        </w:rPr>
        <w:t xml:space="preserve"> </w:t>
      </w:r>
      <w:r>
        <w:rPr>
          <w:b/>
          <w:bCs/>
          <w:sz w:val="24"/>
          <w:lang w:val="en-US"/>
        </w:rPr>
        <w:t>distraída</w:t>
      </w:r>
      <w:r>
        <w:rPr>
          <w:sz w:val="24"/>
          <w:lang w:val="en-US"/>
        </w:rPr>
        <w:t xml:space="preserve">.             </w:t>
      </w:r>
      <w:r>
        <w:rPr>
          <w:sz w:val="24"/>
        </w:rPr>
        <w:t xml:space="preserve">Девочка была рассеянной. </w:t>
      </w:r>
    </w:p>
    <w:p>
      <w:pPr>
        <w:pStyle w:val="Normal1"/>
        <w:spacing w:lineRule="auto" w:line="240"/>
        <w:ind w:firstLine="284" w:end="0"/>
        <w:rPr/>
      </w:pPr>
      <w:r>
        <w:rPr>
          <w:sz w:val="24"/>
          <w:lang w:val="en-US"/>
        </w:rPr>
        <w:t xml:space="preserve">Juan </w:t>
      </w:r>
      <w:r>
        <w:rPr>
          <w:i/>
          <w:iCs/>
          <w:sz w:val="24"/>
          <w:lang w:val="en-US"/>
        </w:rPr>
        <w:t>parecía</w:t>
      </w:r>
      <w:r>
        <w:rPr>
          <w:sz w:val="24"/>
          <w:lang w:val="en-US"/>
        </w:rPr>
        <w:t xml:space="preserve"> </w:t>
      </w:r>
      <w:r>
        <w:rPr>
          <w:b/>
          <w:bCs/>
          <w:sz w:val="24"/>
          <w:lang w:val="en-US"/>
        </w:rPr>
        <w:t>cansado</w:t>
      </w:r>
      <w:r>
        <w:rPr>
          <w:sz w:val="24"/>
          <w:lang w:val="en-US"/>
        </w:rPr>
        <w:t xml:space="preserve">.             </w:t>
      </w:r>
      <w:r>
        <w:rPr>
          <w:sz w:val="24"/>
        </w:rPr>
        <w:t>Хуан казался усталым.</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Связные причастные обороты выполняют в предложении роль распространенных </w:t>
      </w:r>
      <w:r>
        <w:rPr>
          <w:spacing w:val="20"/>
          <w:sz w:val="24"/>
        </w:rPr>
        <w:t>определений</w:t>
      </w:r>
      <w:r>
        <w:rPr>
          <w:sz w:val="24"/>
        </w:rPr>
        <w:t xml:space="preserve"> (см. пункт 4 данного раздела)</w:t>
      </w:r>
    </w:p>
    <w:p>
      <w:pPr>
        <w:pStyle w:val="Normal1"/>
        <w:spacing w:lineRule="auto" w:line="240"/>
        <w:ind w:firstLine="284" w:end="0"/>
        <w:rPr/>
      </w:pPr>
      <w:r>
        <w:rPr>
          <w:sz w:val="24"/>
        </w:rPr>
        <w:t xml:space="preserve">г) Самостоятельные причастные обороты выступают чаще всего в функции </w:t>
      </w:r>
      <w:r>
        <w:rPr>
          <w:spacing w:val="20"/>
          <w:sz w:val="24"/>
        </w:rPr>
        <w:t>обстоятельств</w:t>
      </w:r>
      <w:r>
        <w:rPr>
          <w:sz w:val="24"/>
        </w:rPr>
        <w:t xml:space="preserve"> времени; кроме этого они могут быть обстоятельствами образа действия, уступки, причины и др.:</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Clausurada</w:t>
      </w:r>
      <w:r>
        <w:rPr>
          <w:i/>
          <w:iCs/>
          <w:sz w:val="24"/>
        </w:rPr>
        <w:t xml:space="preserve"> </w:t>
      </w:r>
      <w:r>
        <w:rPr>
          <w:i/>
          <w:iCs/>
          <w:sz w:val="24"/>
          <w:lang w:val="en-US"/>
        </w:rPr>
        <w:t>la</w:t>
      </w:r>
      <w:r>
        <w:rPr>
          <w:i/>
          <w:iCs/>
          <w:sz w:val="24"/>
        </w:rPr>
        <w:t xml:space="preserve"> </w:t>
      </w:r>
      <w:r>
        <w:rPr>
          <w:i/>
          <w:iCs/>
          <w:sz w:val="24"/>
          <w:lang w:val="en-US"/>
        </w:rPr>
        <w:t>asamblea</w:t>
      </w:r>
      <w:r>
        <w:rPr>
          <w:i/>
          <w:iCs/>
          <w:sz w:val="24"/>
        </w:rPr>
        <w:t xml:space="preserve"> </w:t>
      </w:r>
      <w:r>
        <w:rPr>
          <w:i/>
          <w:iCs/>
          <w:sz w:val="24"/>
          <w:lang w:val="en-US"/>
        </w:rPr>
        <w:t>general</w:t>
      </w:r>
      <w:r>
        <w:rPr>
          <w:i/>
          <w:iCs/>
          <w:sz w:val="24"/>
        </w:rPr>
        <w:t>,</w:t>
      </w:r>
      <w:r>
        <w:rPr>
          <w:sz w:val="24"/>
        </w:rPr>
        <w:t xml:space="preserve">                         После того как закончилось общее </w:t>
      </w:r>
    </w:p>
    <w:p>
      <w:pPr>
        <w:pStyle w:val="Normal1"/>
        <w:spacing w:lineRule="auto" w:line="240"/>
        <w:ind w:firstLine="709" w:end="0"/>
        <w:rPr/>
      </w:pPr>
      <w:r>
        <w:rPr>
          <w:sz w:val="24"/>
          <w:lang w:val="en-US"/>
        </w:rPr>
        <w:t xml:space="preserve">empezó el concierto.                                          </w:t>
      </w:r>
      <w:r>
        <w:rPr>
          <w:sz w:val="24"/>
        </w:rPr>
        <w:t xml:space="preserve">собрание, начался концерт. </w:t>
      </w:r>
    </w:p>
    <w:p>
      <w:pPr>
        <w:pStyle w:val="Normal1"/>
        <w:spacing w:lineRule="auto" w:line="240"/>
        <w:ind w:firstLine="284" w:end="0"/>
        <w:rPr/>
      </w:pPr>
      <w:r>
        <w:rPr>
          <w:i/>
          <w:iCs/>
          <w:sz w:val="24"/>
          <w:lang w:val="en-US"/>
        </w:rPr>
        <w:t>Si</w:t>
      </w:r>
      <w:r>
        <w:rPr>
          <w:i/>
          <w:iCs/>
          <w:sz w:val="24"/>
        </w:rPr>
        <w:t xml:space="preserve">  </w:t>
      </w:r>
      <w:r>
        <w:rPr>
          <w:i/>
          <w:iCs/>
          <w:sz w:val="24"/>
          <w:lang w:val="en-US"/>
        </w:rPr>
        <w:t>bien</w:t>
      </w:r>
      <w:r>
        <w:rPr>
          <w:i/>
          <w:iCs/>
          <w:sz w:val="24"/>
        </w:rPr>
        <w:t xml:space="preserve"> </w:t>
      </w:r>
      <w:r>
        <w:rPr>
          <w:i/>
          <w:iCs/>
          <w:sz w:val="24"/>
          <w:lang w:val="en-US"/>
        </w:rPr>
        <w:t>terminado</w:t>
      </w:r>
      <w:r>
        <w:rPr>
          <w:i/>
          <w:iCs/>
          <w:sz w:val="24"/>
        </w:rPr>
        <w:t xml:space="preserve"> </w:t>
      </w:r>
      <w:r>
        <w:rPr>
          <w:i/>
          <w:iCs/>
          <w:sz w:val="24"/>
          <w:lang w:val="en-US"/>
        </w:rPr>
        <w:t>el</w:t>
      </w:r>
      <w:r>
        <w:rPr>
          <w:i/>
          <w:iCs/>
          <w:sz w:val="24"/>
        </w:rPr>
        <w:t xml:space="preserve"> </w:t>
      </w:r>
      <w:r>
        <w:rPr>
          <w:i/>
          <w:iCs/>
          <w:sz w:val="24"/>
          <w:lang w:val="en-US"/>
        </w:rPr>
        <w:t>espect</w:t>
      </w:r>
      <w:r>
        <w:rPr>
          <w:i/>
          <w:iCs/>
          <w:sz w:val="24"/>
        </w:rPr>
        <w:t>á</w:t>
      </w:r>
      <w:r>
        <w:rPr>
          <w:i/>
          <w:iCs/>
          <w:sz w:val="24"/>
          <w:lang w:val="en-US"/>
        </w:rPr>
        <w:t>culo</w:t>
      </w:r>
      <w:r>
        <w:rPr>
          <w:sz w:val="24"/>
        </w:rPr>
        <w:t xml:space="preserve">,                       Хотя спектакль уже кончился, я </w:t>
      </w:r>
    </w:p>
    <w:p>
      <w:pPr>
        <w:pStyle w:val="Normal1"/>
        <w:spacing w:lineRule="auto" w:line="240"/>
        <w:ind w:firstLine="709" w:end="0"/>
        <w:rPr/>
      </w:pPr>
      <w:r>
        <w:rPr>
          <w:sz w:val="24"/>
          <w:lang w:val="en-US"/>
        </w:rPr>
        <w:t xml:space="preserve">no quise irme a casa.                                        </w:t>
      </w:r>
      <w:r>
        <w:rPr>
          <w:sz w:val="24"/>
        </w:rPr>
        <w:t>не хотел идти домой.</w:t>
      </w:r>
    </w:p>
    <w:p>
      <w:pPr>
        <w:pStyle w:val="Normal1"/>
        <w:spacing w:lineRule="auto" w:line="240"/>
        <w:ind w:firstLine="284" w:end="0"/>
        <w:rPr>
          <w:sz w:val="24"/>
        </w:rPr>
      </w:pPr>
      <w:r>
        <w:rPr>
          <w:sz w:val="24"/>
        </w:rPr>
      </w:r>
    </w:p>
    <w:p>
      <w:pPr>
        <w:pStyle w:val="Heading3"/>
        <w:ind w:hanging="0" w:start="0"/>
        <w:rPr/>
      </w:pPr>
      <w:r>
        <w:rPr/>
        <w:t xml:space="preserve"> </w:t>
      </w:r>
      <w:bookmarkStart w:id="106" w:name="__RefHeading___Toc1886090"/>
      <w:r>
        <w:rPr/>
        <w:t>III. Герундий</w:t>
      </w:r>
      <w:bookmarkEnd w:id="106"/>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Краткая характеристика герундия и образование его форм были рассмотрены в § 47. Герундий, совмещающий в себе признаки наречия и глагола, выполняет в речи то роль, присущую наречиям, то свойственную глаголам, то, наконец, одновременно выявляет свое глагольное и наречное значения.</w:t>
      </w:r>
    </w:p>
    <w:p>
      <w:pPr>
        <w:pStyle w:val="Normal1"/>
        <w:spacing w:lineRule="auto" w:line="240"/>
        <w:rPr>
          <w:sz w:val="24"/>
        </w:rPr>
      </w:pPr>
      <w:r>
        <w:rPr>
          <w:sz w:val="24"/>
        </w:rPr>
      </w:r>
    </w:p>
    <w:p>
      <w:pPr>
        <w:pStyle w:val="Normal1"/>
        <w:spacing w:lineRule="auto" w:line="240"/>
        <w:jc w:val="center"/>
        <w:rPr>
          <w:i/>
          <w:i/>
          <w:sz w:val="24"/>
        </w:rPr>
      </w:pPr>
      <w:r>
        <w:rPr>
          <w:i/>
          <w:sz w:val="24"/>
        </w:rPr>
        <w:t>Глагольные свойства герундия</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а) Герундий может выражать </w:t>
      </w:r>
      <w:r>
        <w:rPr>
          <w:spacing w:val="20"/>
          <w:sz w:val="24"/>
        </w:rPr>
        <w:t>временнýю</w:t>
      </w:r>
      <w:r>
        <w:rPr>
          <w:sz w:val="24"/>
        </w:rPr>
        <w:t xml:space="preserve"> характеристику действия (см. пункт 3 данного раздела).</w:t>
      </w:r>
    </w:p>
    <w:p>
      <w:pPr>
        <w:pStyle w:val="Normal1"/>
        <w:spacing w:lineRule="auto" w:line="240"/>
        <w:ind w:firstLine="284" w:end="0"/>
        <w:rPr/>
      </w:pPr>
      <w:r>
        <w:rPr>
          <w:sz w:val="24"/>
        </w:rPr>
        <w:t xml:space="preserve">б) Употребляясь в составе различных лексических и грамматических конструкций, выполняющих в предложении роль сложных сказуемых, герундий </w:t>
      </w:r>
      <w:r>
        <w:rPr>
          <w:spacing w:val="20"/>
          <w:sz w:val="24"/>
        </w:rPr>
        <w:t>сближается</w:t>
      </w:r>
      <w:r>
        <w:rPr>
          <w:sz w:val="24"/>
        </w:rPr>
        <w:t xml:space="preserve"> по значению с глаголом (см. § 78).</w:t>
      </w:r>
    </w:p>
    <w:p>
      <w:pPr>
        <w:pStyle w:val="Normal1"/>
        <w:spacing w:lineRule="auto" w:line="240"/>
        <w:ind w:firstLine="284" w:end="0"/>
        <w:rPr/>
      </w:pPr>
      <w:r>
        <w:rPr>
          <w:sz w:val="24"/>
        </w:rPr>
        <w:t xml:space="preserve">в) Входя в состав так называемых абсолютных конструкций (см. пункт 5 данного раздела), герундий выполняет в них роль </w:t>
      </w:r>
      <w:r>
        <w:rPr>
          <w:spacing w:val="20"/>
          <w:sz w:val="24"/>
        </w:rPr>
        <w:t>логических сказуемых</w:t>
      </w:r>
      <w:r>
        <w:rPr>
          <w:sz w:val="24"/>
        </w:rPr>
        <w:t>.</w:t>
      </w:r>
    </w:p>
    <w:p>
      <w:pPr>
        <w:pStyle w:val="Normal1"/>
        <w:spacing w:lineRule="auto" w:line="240"/>
        <w:ind w:firstLine="284" w:end="0"/>
        <w:rPr>
          <w:sz w:val="24"/>
        </w:rPr>
      </w:pPr>
      <w:r>
        <w:rPr>
          <w:sz w:val="24"/>
        </w:rPr>
        <w:t>г) Герундий может иметь при себе различного рода дополнения: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Ignacio</w:t>
      </w:r>
      <w:r>
        <w:rPr>
          <w:sz w:val="24"/>
        </w:rPr>
        <w:t xml:space="preserve"> </w:t>
      </w:r>
      <w:r>
        <w:rPr>
          <w:sz w:val="24"/>
          <w:lang w:val="en-US"/>
        </w:rPr>
        <w:t>se</w:t>
      </w:r>
      <w:r>
        <w:rPr>
          <w:sz w:val="24"/>
        </w:rPr>
        <w:t xml:space="preserve"> </w:t>
      </w:r>
      <w:r>
        <w:rPr>
          <w:sz w:val="24"/>
          <w:lang w:val="en-US"/>
        </w:rPr>
        <w:t>recreaba</w:t>
      </w:r>
      <w:r>
        <w:rPr>
          <w:sz w:val="24"/>
        </w:rPr>
        <w:t xml:space="preserve"> </w:t>
      </w:r>
      <w:r>
        <w:rPr>
          <w:b/>
          <w:bCs/>
          <w:sz w:val="24"/>
          <w:lang w:val="en-US"/>
        </w:rPr>
        <w:t>leyendo</w:t>
      </w:r>
      <w:r>
        <w:rPr>
          <w:sz w:val="24"/>
        </w:rPr>
        <w:t xml:space="preserve"> </w:t>
      </w:r>
      <w:r>
        <w:rPr>
          <w:i/>
          <w:iCs/>
          <w:sz w:val="24"/>
          <w:lang w:val="en-US"/>
        </w:rPr>
        <w:t>libros</w:t>
      </w:r>
      <w:r>
        <w:rPr>
          <w:sz w:val="24"/>
        </w:rPr>
        <w:t xml:space="preserve">                         Игнасио отдыхал, читая приключенческие</w:t>
      </w:r>
    </w:p>
    <w:p>
      <w:pPr>
        <w:pStyle w:val="Normal1"/>
        <w:spacing w:lineRule="auto" w:line="240"/>
        <w:ind w:firstLine="709" w:end="0"/>
        <w:rPr/>
      </w:pPr>
      <w:r>
        <w:rPr>
          <w:i/>
          <w:iCs/>
          <w:sz w:val="24"/>
          <w:lang w:val="en-US"/>
        </w:rPr>
        <w:t>de aventuras</w:t>
      </w:r>
      <w:r>
        <w:rPr>
          <w:sz w:val="24"/>
          <w:lang w:val="en-US"/>
        </w:rPr>
        <w:t xml:space="preserve">.                                                             </w:t>
      </w:r>
      <w:r>
        <w:rPr>
          <w:sz w:val="24"/>
        </w:rPr>
        <w:t>книги</w:t>
      </w:r>
      <w:r>
        <w:rPr>
          <w:sz w:val="24"/>
          <w:lang w:val="en-US"/>
        </w:rPr>
        <w:t xml:space="preserve">. </w:t>
      </w:r>
    </w:p>
    <w:p>
      <w:pPr>
        <w:pStyle w:val="Normal1"/>
        <w:spacing w:lineRule="auto" w:line="240"/>
        <w:ind w:firstLine="284" w:end="0"/>
        <w:rPr/>
      </w:pPr>
      <w:r>
        <w:rPr>
          <w:sz w:val="24"/>
          <w:lang w:val="en-US"/>
        </w:rPr>
        <w:t>Pasamos</w:t>
      </w:r>
      <w:r>
        <w:rPr>
          <w:sz w:val="24"/>
        </w:rPr>
        <w:t xml:space="preserve"> </w:t>
      </w:r>
      <w:r>
        <w:rPr>
          <w:sz w:val="24"/>
          <w:lang w:val="en-US"/>
        </w:rPr>
        <w:t>un</w:t>
      </w:r>
      <w:r>
        <w:rPr>
          <w:sz w:val="24"/>
        </w:rPr>
        <w:t xml:space="preserve"> </w:t>
      </w:r>
      <w:r>
        <w:rPr>
          <w:sz w:val="24"/>
          <w:lang w:val="en-US"/>
        </w:rPr>
        <w:t>a</w:t>
      </w:r>
      <w:r>
        <w:rPr>
          <w:sz w:val="24"/>
        </w:rPr>
        <w:t>ñ</w:t>
      </w:r>
      <w:r>
        <w:rPr>
          <w:sz w:val="24"/>
          <w:lang w:val="en-US"/>
        </w:rPr>
        <w:t>o</w:t>
      </w:r>
      <w:r>
        <w:rPr>
          <w:sz w:val="24"/>
        </w:rPr>
        <w:t xml:space="preserve"> </w:t>
      </w:r>
      <w:r>
        <w:rPr>
          <w:sz w:val="24"/>
          <w:lang w:val="en-US"/>
        </w:rPr>
        <w:t>entero</w:t>
      </w:r>
      <w:r>
        <w:rPr>
          <w:sz w:val="24"/>
        </w:rPr>
        <w:t xml:space="preserve"> </w:t>
      </w:r>
      <w:r>
        <w:rPr>
          <w:b/>
          <w:bCs/>
          <w:sz w:val="24"/>
          <w:lang w:val="en-US"/>
        </w:rPr>
        <w:t>so</w:t>
      </w:r>
      <w:r>
        <w:rPr>
          <w:b/>
          <w:bCs/>
          <w:sz w:val="24"/>
        </w:rPr>
        <w:t>ñ</w:t>
      </w:r>
      <w:r>
        <w:rPr>
          <w:b/>
          <w:bCs/>
          <w:sz w:val="24"/>
          <w:lang w:val="en-US"/>
        </w:rPr>
        <w:t>ando</w:t>
      </w:r>
      <w:r>
        <w:rPr>
          <w:sz w:val="24"/>
        </w:rPr>
        <w:t xml:space="preserve">                            Мы жили целый год, мечтая об</w:t>
      </w:r>
    </w:p>
    <w:p>
      <w:pPr>
        <w:pStyle w:val="Normal1"/>
        <w:spacing w:lineRule="auto" w:line="240"/>
        <w:ind w:firstLine="709" w:end="0"/>
        <w:rPr/>
      </w:pPr>
      <w:r>
        <w:rPr>
          <w:i/>
          <w:iCs/>
          <w:sz w:val="24"/>
          <w:lang w:val="en-US"/>
        </w:rPr>
        <w:t>con este encuentro</w:t>
      </w:r>
      <w:r>
        <w:rPr>
          <w:sz w:val="24"/>
          <w:lang w:val="en-US"/>
        </w:rPr>
        <w:t xml:space="preserve">.                                                    </w:t>
      </w:r>
      <w:r>
        <w:rPr>
          <w:sz w:val="24"/>
        </w:rPr>
        <w:t>этой встрече.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д) Герундий может характеризоваться каким-либо обстоятель</w:t>
        <w:softHyphen/>
        <w:t>ством:</w:t>
      </w:r>
    </w:p>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Estando</w:t>
      </w:r>
      <w:r>
        <w:rPr>
          <w:sz w:val="24"/>
        </w:rPr>
        <w:t xml:space="preserve"> </w:t>
      </w:r>
      <w:r>
        <w:rPr>
          <w:i/>
          <w:iCs/>
          <w:sz w:val="24"/>
          <w:lang w:val="en-US"/>
        </w:rPr>
        <w:t>todo</w:t>
      </w:r>
      <w:r>
        <w:rPr>
          <w:i/>
          <w:iCs/>
          <w:sz w:val="24"/>
        </w:rPr>
        <w:t xml:space="preserve"> </w:t>
      </w:r>
      <w:r>
        <w:rPr>
          <w:i/>
          <w:iCs/>
          <w:sz w:val="24"/>
          <w:lang w:val="en-US"/>
        </w:rPr>
        <w:t>el</w:t>
      </w:r>
      <w:r>
        <w:rPr>
          <w:i/>
          <w:iCs/>
          <w:sz w:val="24"/>
        </w:rPr>
        <w:t xml:space="preserve"> </w:t>
      </w:r>
      <w:r>
        <w:rPr>
          <w:i/>
          <w:iCs/>
          <w:sz w:val="24"/>
          <w:lang w:val="en-US"/>
        </w:rPr>
        <w:t>d</w:t>
      </w:r>
      <w:r>
        <w:rPr>
          <w:i/>
          <w:iCs/>
          <w:sz w:val="24"/>
        </w:rPr>
        <w:t>í</w:t>
      </w:r>
      <w:r>
        <w:rPr>
          <w:i/>
          <w:iCs/>
          <w:sz w:val="24"/>
          <w:lang w:val="en-US"/>
        </w:rPr>
        <w:t>a</w:t>
      </w:r>
      <w:r>
        <w:rPr>
          <w:sz w:val="24"/>
        </w:rPr>
        <w:t xml:space="preserve"> </w:t>
      </w:r>
      <w:r>
        <w:rPr>
          <w:sz w:val="24"/>
          <w:lang w:val="en-US"/>
        </w:rPr>
        <w:t>en</w:t>
      </w:r>
      <w:r>
        <w:rPr>
          <w:sz w:val="24"/>
        </w:rPr>
        <w:t xml:space="preserve"> </w:t>
      </w:r>
      <w:r>
        <w:rPr>
          <w:sz w:val="24"/>
          <w:lang w:val="en-US"/>
        </w:rPr>
        <w:t>el</w:t>
      </w:r>
      <w:r>
        <w:rPr>
          <w:sz w:val="24"/>
        </w:rPr>
        <w:t xml:space="preserve"> </w:t>
      </w:r>
      <w:r>
        <w:rPr>
          <w:sz w:val="24"/>
          <w:lang w:val="en-US"/>
        </w:rPr>
        <w:t>instituto</w:t>
      </w:r>
      <w:r>
        <w:rPr>
          <w:sz w:val="24"/>
        </w:rPr>
        <w:t>,                          Находясь целый день в институте,</w:t>
      </w:r>
    </w:p>
    <w:p>
      <w:pPr>
        <w:pStyle w:val="Normal1"/>
        <w:spacing w:lineRule="auto" w:line="240"/>
        <w:ind w:firstLine="709" w:end="0"/>
        <w:rPr>
          <w:sz w:val="24"/>
          <w:lang w:val="en-US"/>
        </w:rPr>
      </w:pPr>
      <w:r>
        <w:rPr>
          <w:sz w:val="24"/>
          <w:lang w:val="en-US"/>
        </w:rPr>
        <w:t xml:space="preserve">Carlos no tuvo la posibilidad de                                </w:t>
      </w:r>
      <w:r>
        <w:rPr>
          <w:sz w:val="24"/>
        </w:rPr>
        <w:t>Карлос</w:t>
      </w:r>
      <w:r>
        <w:rPr>
          <w:sz w:val="24"/>
          <w:lang w:val="en-US"/>
        </w:rPr>
        <w:t xml:space="preserve"> </w:t>
      </w:r>
      <w:r>
        <w:rPr>
          <w:sz w:val="24"/>
        </w:rPr>
        <w:t>не</w:t>
      </w:r>
      <w:r>
        <w:rPr>
          <w:sz w:val="24"/>
          <w:lang w:val="en-US"/>
        </w:rPr>
        <w:t xml:space="preserve"> </w:t>
      </w:r>
      <w:r>
        <w:rPr>
          <w:sz w:val="24"/>
        </w:rPr>
        <w:t>имел</w:t>
      </w:r>
      <w:r>
        <w:rPr>
          <w:sz w:val="24"/>
          <w:lang w:val="en-US"/>
        </w:rPr>
        <w:t xml:space="preserve"> </w:t>
      </w:r>
      <w:r>
        <w:rPr>
          <w:sz w:val="24"/>
        </w:rPr>
        <w:t>возможности</w:t>
      </w:r>
    </w:p>
    <w:p>
      <w:pPr>
        <w:pStyle w:val="Normal1"/>
        <w:spacing w:lineRule="auto" w:line="240"/>
        <w:ind w:firstLine="709" w:end="0"/>
        <w:rPr/>
      </w:pPr>
      <w:r>
        <w:rPr>
          <w:sz w:val="24"/>
          <w:lang w:val="en-US"/>
        </w:rPr>
        <w:t xml:space="preserve">encontrarse con sus amigos.                                      </w:t>
      </w:r>
      <w:r>
        <w:rPr>
          <w:sz w:val="24"/>
        </w:rPr>
        <w:t>встретиться со своими друзьями.</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i/>
          <w:i/>
          <w:sz w:val="24"/>
        </w:rPr>
      </w:pPr>
      <w:r>
        <w:rPr>
          <w:rFonts w:cs="Times New Roman" w:ascii="Times New Roman" w:hAnsi="Times New Roman"/>
          <w:i/>
          <w:sz w:val="24"/>
        </w:rPr>
        <w:t>2. Адвербиальные признаки герундия</w:t>
      </w:r>
    </w:p>
    <w:p>
      <w:pPr>
        <w:pStyle w:val="Normal1"/>
        <w:spacing w:lineRule="auto" w:line="240"/>
        <w:ind w:firstLine="284" w:end="0"/>
        <w:rPr>
          <w:rFonts w:ascii="Times New Roman" w:hAnsi="Times New Roman" w:cs="Times New Roman"/>
          <w:i/>
          <w:i/>
          <w:sz w:val="24"/>
        </w:rPr>
      </w:pPr>
      <w:r>
        <w:rPr>
          <w:rFonts w:cs="Times New Roman"/>
          <w:i/>
          <w:sz w:val="24"/>
        </w:rPr>
      </w:r>
    </w:p>
    <w:p>
      <w:pPr>
        <w:pStyle w:val="Normal1"/>
        <w:spacing w:lineRule="auto" w:line="240"/>
        <w:ind w:firstLine="284" w:end="0"/>
        <w:rPr/>
      </w:pPr>
      <w:r>
        <w:rPr>
          <w:sz w:val="24"/>
        </w:rPr>
        <w:t>Адвербиальные признаки герундия выражаются в том, что ге</w:t>
        <w:softHyphen/>
        <w:t>рундий, подобно наречиям образа действия, определяет глагол, указывая на то, какими дополнительными признаками сопровож</w:t>
        <w:softHyphen/>
        <w:t xml:space="preserve">дается глагольное действие, и выполняет в предложении роль </w:t>
      </w:r>
      <w:r>
        <w:rPr>
          <w:spacing w:val="20"/>
          <w:sz w:val="24"/>
        </w:rPr>
        <w:t>обстоятельств</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Juan salió </w:t>
      </w:r>
      <w:r>
        <w:rPr>
          <w:i/>
          <w:iCs/>
          <w:sz w:val="24"/>
          <w:lang w:val="en-US"/>
        </w:rPr>
        <w:t>corriendo</w:t>
      </w:r>
      <w:r>
        <w:rPr>
          <w:sz w:val="24"/>
          <w:lang w:val="en-US"/>
        </w:rPr>
        <w:t xml:space="preserve"> de la habitación.                   </w:t>
      </w:r>
      <w:r>
        <w:rPr>
          <w:sz w:val="24"/>
        </w:rPr>
        <w:t>Хуан выбежал из комнаты.</w:t>
      </w:r>
    </w:p>
    <w:p>
      <w:pPr>
        <w:pStyle w:val="Normal1"/>
        <w:spacing w:lineRule="auto" w:line="240"/>
        <w:ind w:firstLine="284" w:end="0"/>
        <w:rPr/>
      </w:pPr>
      <w:r>
        <w:rPr>
          <w:sz w:val="24"/>
          <w:lang w:val="en-US"/>
        </w:rPr>
        <w:t xml:space="preserve">El anciano habló </w:t>
      </w:r>
      <w:r>
        <w:rPr>
          <w:i/>
          <w:iCs/>
          <w:sz w:val="24"/>
          <w:lang w:val="en-US"/>
        </w:rPr>
        <w:t>bajando</w:t>
      </w:r>
      <w:r>
        <w:rPr>
          <w:sz w:val="24"/>
          <w:lang w:val="en-US"/>
        </w:rPr>
        <w:t xml:space="preserve"> la voz.                          </w:t>
      </w:r>
      <w:r>
        <w:rPr>
          <w:sz w:val="24"/>
        </w:rPr>
        <w:t>Старик заговорил, понизив голос.</w:t>
      </w:r>
    </w:p>
    <w:p>
      <w:pPr>
        <w:pStyle w:val="Normal1"/>
        <w:spacing w:lineRule="auto" w:line="240"/>
        <w:ind w:firstLine="284" w:end="0"/>
        <w:rPr>
          <w:sz w:val="24"/>
        </w:rPr>
      </w:pPr>
      <w:r>
        <w:rPr>
          <w:sz w:val="24"/>
        </w:rPr>
      </w:r>
    </w:p>
    <w:p>
      <w:pPr>
        <w:pStyle w:val="Normal1"/>
        <w:spacing w:lineRule="auto" w:line="240"/>
        <w:ind w:firstLine="284" w:end="0"/>
        <w:rPr>
          <w:i/>
          <w:i/>
          <w:iCs/>
        </w:rPr>
      </w:pPr>
      <w:r>
        <w:rPr>
          <w:i/>
        </w:rPr>
        <w:t>Примечание</w:t>
      </w:r>
      <w:r>
        <w:rPr/>
        <w:t xml:space="preserve">. Только два герундия, </w:t>
      </w:r>
      <w:r>
        <w:rPr>
          <w:b/>
          <w:lang w:val="en-US"/>
        </w:rPr>
        <w:t>hirviendo</w:t>
      </w:r>
      <w:r>
        <w:rPr>
          <w:b/>
        </w:rPr>
        <w:t xml:space="preserve"> и </w:t>
      </w:r>
      <w:r>
        <w:rPr>
          <w:b/>
          <w:lang w:val="en-US"/>
        </w:rPr>
        <w:t>ardiendo</w:t>
      </w:r>
      <w:r>
        <w:rPr/>
        <w:t xml:space="preserve">, выполняют функции прилагательного в сочетаниях со словами </w:t>
      </w:r>
      <w:r>
        <w:rPr>
          <w:b/>
          <w:bCs/>
          <w:lang w:val="en-US"/>
        </w:rPr>
        <w:t>agua</w:t>
      </w:r>
      <w:r>
        <w:rPr/>
        <w:t xml:space="preserve">, </w:t>
      </w:r>
      <w:r>
        <w:rPr>
          <w:b/>
          <w:bCs/>
          <w:lang w:val="en-US"/>
        </w:rPr>
        <w:t>horno</w:t>
      </w:r>
      <w:r>
        <w:rPr/>
        <w:t xml:space="preserve">, </w:t>
      </w:r>
      <w:r>
        <w:rPr>
          <w:b/>
          <w:bCs/>
          <w:lang w:val="en-US"/>
        </w:rPr>
        <w:t>hoguera</w:t>
      </w:r>
      <w:r>
        <w:rPr/>
        <w:t xml:space="preserve"> и т.п.:</w:t>
      </w:r>
    </w:p>
    <w:p>
      <w:pPr>
        <w:pStyle w:val="Normal1"/>
        <w:spacing w:lineRule="auto" w:line="240"/>
        <w:ind w:firstLine="284" w:end="0"/>
        <w:rPr/>
      </w:pPr>
      <w:r>
        <w:rPr>
          <w:lang w:val="en-US"/>
        </w:rPr>
        <w:t xml:space="preserve">El niño se quemó con agua hirviendo.                      </w:t>
      </w:r>
      <w:r>
        <w:rPr/>
        <w:t xml:space="preserve">Мальчик обжегся кипятком. </w:t>
      </w:r>
    </w:p>
    <w:p>
      <w:pPr>
        <w:pStyle w:val="Normal1"/>
        <w:spacing w:lineRule="auto" w:line="240"/>
        <w:ind w:firstLine="284" w:end="0"/>
        <w:rPr/>
      </w:pPr>
      <w:r>
        <w:rPr>
          <w:lang w:val="en-US"/>
        </w:rPr>
        <w:t xml:space="preserve">El obrero trabajaba cerca del </w:t>
      </w:r>
      <w:r>
        <w:rPr>
          <w:i/>
          <w:iCs/>
          <w:lang w:val="en-US"/>
        </w:rPr>
        <w:t>horno ardiendo</w:t>
      </w:r>
      <w:r>
        <w:rPr>
          <w:lang w:val="en-US"/>
        </w:rPr>
        <w:t xml:space="preserve">.          </w:t>
      </w:r>
      <w:r>
        <w:rPr/>
        <w:t>Рабочий работал рядом с пылающим горном.</w:t>
      </w:r>
    </w:p>
    <w:p>
      <w:pPr>
        <w:pStyle w:val="Normal1"/>
        <w:spacing w:lineRule="auto" w:line="240"/>
        <w:ind w:firstLine="284" w:end="0"/>
        <w:rPr>
          <w:sz w:val="24"/>
        </w:rPr>
      </w:pPr>
      <w:r>
        <w:rPr>
          <w:sz w:val="24"/>
        </w:rPr>
      </w:r>
    </w:p>
    <w:p>
      <w:pPr>
        <w:pStyle w:val="FR4"/>
        <w:ind w:firstLine="284" w:end="0"/>
        <w:jc w:val="center"/>
        <w:rPr>
          <w:rFonts w:ascii="Times New Roman" w:hAnsi="Times New Roman" w:cs="Times New Roman"/>
          <w:i/>
          <w:i/>
          <w:sz w:val="24"/>
        </w:rPr>
      </w:pPr>
      <w:r>
        <w:rPr>
          <w:rFonts w:cs="Times New Roman" w:ascii="Times New Roman" w:hAnsi="Times New Roman"/>
          <w:i/>
          <w:sz w:val="24"/>
        </w:rPr>
        <w:t>3. Соотношение герундия и сказуемого во времени</w:t>
      </w:r>
    </w:p>
    <w:p>
      <w:pPr>
        <w:pStyle w:val="Normal1"/>
        <w:spacing w:lineRule="auto" w:line="240"/>
        <w:ind w:firstLine="284" w:end="0"/>
        <w:rPr>
          <w:rFonts w:ascii="Times New Roman" w:hAnsi="Times New Roman" w:cs="Times New Roman"/>
          <w:i/>
          <w:i/>
          <w:sz w:val="24"/>
        </w:rPr>
      </w:pPr>
      <w:r>
        <w:rPr>
          <w:rFonts w:cs="Times New Roman"/>
          <w:i/>
          <w:sz w:val="24"/>
        </w:rPr>
      </w:r>
    </w:p>
    <w:p>
      <w:pPr>
        <w:pStyle w:val="Normal1"/>
        <w:spacing w:lineRule="auto" w:line="240"/>
        <w:ind w:firstLine="284" w:end="0"/>
        <w:rPr/>
      </w:pPr>
      <w:r>
        <w:rPr>
          <w:sz w:val="24"/>
        </w:rPr>
        <w:t xml:space="preserve">Уже было сказано (§ 47), что герундий имеет </w:t>
      </w:r>
      <w:r>
        <w:rPr>
          <w:spacing w:val="20"/>
          <w:sz w:val="24"/>
        </w:rPr>
        <w:t>две</w:t>
      </w:r>
      <w:r>
        <w:rPr>
          <w:sz w:val="24"/>
        </w:rPr>
        <w:t xml:space="preserve"> формы: про</w:t>
        <w:softHyphen/>
        <w:t>стую и сложную.</w:t>
      </w:r>
    </w:p>
    <w:p>
      <w:pPr>
        <w:pStyle w:val="Normal1"/>
        <w:spacing w:lineRule="auto" w:line="240"/>
        <w:ind w:firstLine="284" w:end="0"/>
        <w:rPr/>
      </w:pPr>
      <w:r>
        <w:rPr>
          <w:sz w:val="24"/>
        </w:rPr>
        <w:t xml:space="preserve">а) </w:t>
      </w:r>
      <w:r>
        <w:rPr>
          <w:spacing w:val="20"/>
          <w:sz w:val="24"/>
        </w:rPr>
        <w:t>Простая</w:t>
      </w:r>
      <w:r>
        <w:rPr>
          <w:sz w:val="24"/>
        </w:rPr>
        <w:t xml:space="preserve"> герундиальная форма выражает действие, одно</w:t>
        <w:softHyphen/>
        <w:t>временное с действием сказуемого, либо предшествующее ему:</w:t>
      </w:r>
    </w:p>
    <w:p>
      <w:pPr>
        <w:pStyle w:val="Normal1"/>
        <w:spacing w:lineRule="auto" w:line="240"/>
        <w:ind w:firstLine="284" w:end="0"/>
        <w:rPr/>
      </w:pPr>
      <w:r>
        <w:rPr>
          <w:b/>
          <w:bCs/>
          <w:sz w:val="24"/>
          <w:lang w:val="en-US"/>
        </w:rPr>
        <w:t>Vi</w:t>
      </w:r>
      <w:r>
        <w:rPr>
          <w:b/>
          <w:bCs/>
          <w:sz w:val="24"/>
        </w:rPr>
        <w:t>é</w:t>
      </w:r>
      <w:r>
        <w:rPr>
          <w:b/>
          <w:bCs/>
          <w:sz w:val="24"/>
          <w:lang w:val="en-US"/>
        </w:rPr>
        <w:t>ndolos</w:t>
      </w:r>
      <w:r>
        <w:rPr>
          <w:sz w:val="24"/>
        </w:rPr>
        <w:t xml:space="preserve"> </w:t>
      </w:r>
      <w:r>
        <w:rPr>
          <w:sz w:val="24"/>
          <w:lang w:val="en-US"/>
        </w:rPr>
        <w:t>nuevamente</w:t>
      </w:r>
      <w:r>
        <w:rPr>
          <w:sz w:val="24"/>
        </w:rPr>
        <w:t xml:space="preserve">, </w:t>
      </w:r>
      <w:r>
        <w:rPr>
          <w:sz w:val="24"/>
          <w:lang w:val="en-US"/>
        </w:rPr>
        <w:t>la</w:t>
      </w:r>
      <w:r>
        <w:rPr>
          <w:sz w:val="24"/>
        </w:rPr>
        <w:t xml:space="preserve"> </w:t>
      </w:r>
      <w:r>
        <w:rPr>
          <w:sz w:val="24"/>
          <w:lang w:val="en-US"/>
        </w:rPr>
        <w:t>se</w:t>
      </w:r>
      <w:r>
        <w:rPr>
          <w:sz w:val="24"/>
        </w:rPr>
        <w:t>ñ</w:t>
      </w:r>
      <w:r>
        <w:rPr>
          <w:sz w:val="24"/>
          <w:lang w:val="en-US"/>
        </w:rPr>
        <w:t>orita</w:t>
      </w:r>
      <w:r>
        <w:rPr>
          <w:sz w:val="24"/>
        </w:rPr>
        <w:t xml:space="preserve">                     Снова увидев их, сеньорита </w:t>
      </w:r>
    </w:p>
    <w:p>
      <w:pPr>
        <w:pStyle w:val="Normal1"/>
        <w:spacing w:lineRule="auto" w:line="240"/>
        <w:ind w:firstLine="567" w:end="0"/>
        <w:rPr/>
      </w:pPr>
      <w:r>
        <w:rPr>
          <w:sz w:val="24"/>
          <w:lang w:val="en-US"/>
        </w:rPr>
        <w:t>les</w:t>
      </w:r>
      <w:r>
        <w:rPr>
          <w:sz w:val="24"/>
        </w:rPr>
        <w:t xml:space="preserve"> </w:t>
      </w:r>
      <w:r>
        <w:rPr>
          <w:i/>
          <w:iCs/>
          <w:sz w:val="24"/>
          <w:lang w:val="en-US"/>
        </w:rPr>
        <w:t>sonri</w:t>
      </w:r>
      <w:r>
        <w:rPr>
          <w:i/>
          <w:iCs/>
          <w:sz w:val="24"/>
        </w:rPr>
        <w:t xml:space="preserve">ó </w:t>
      </w:r>
      <w:r>
        <w:rPr>
          <w:i/>
          <w:iCs/>
          <w:sz w:val="24"/>
          <w:lang w:val="en-US"/>
        </w:rPr>
        <w:t>y</w:t>
      </w:r>
      <w:r>
        <w:rPr>
          <w:i/>
          <w:iCs/>
          <w:sz w:val="24"/>
        </w:rPr>
        <w:t xml:space="preserve"> </w:t>
      </w:r>
      <w:r>
        <w:rPr>
          <w:i/>
          <w:iCs/>
          <w:sz w:val="24"/>
          <w:lang w:val="en-US"/>
        </w:rPr>
        <w:t>habl</w:t>
      </w:r>
      <w:r>
        <w:rPr>
          <w:i/>
          <w:iCs/>
          <w:sz w:val="24"/>
        </w:rPr>
        <w:t>ó</w:t>
      </w:r>
      <w:r>
        <w:rPr>
          <w:sz w:val="24"/>
        </w:rPr>
        <w:t xml:space="preserve"> </w:t>
      </w:r>
      <w:r>
        <w:rPr>
          <w:sz w:val="24"/>
          <w:lang w:val="en-US"/>
        </w:rPr>
        <w:t>a</w:t>
      </w:r>
      <w:r>
        <w:rPr>
          <w:sz w:val="24"/>
        </w:rPr>
        <w:t xml:space="preserve"> </w:t>
      </w:r>
      <w:r>
        <w:rPr>
          <w:sz w:val="24"/>
          <w:lang w:val="en-US"/>
        </w:rPr>
        <w:t>alguien</w:t>
      </w:r>
      <w:r>
        <w:rPr>
          <w:sz w:val="24"/>
        </w:rPr>
        <w:t xml:space="preserve"> </w:t>
      </w:r>
      <w:r>
        <w:rPr>
          <w:sz w:val="24"/>
          <w:lang w:val="en-US"/>
        </w:rPr>
        <w:t>para</w:t>
      </w:r>
      <w:r>
        <w:rPr>
          <w:sz w:val="24"/>
        </w:rPr>
        <w:t xml:space="preserve">                          улыбнулась и, указывая на </w:t>
      </w:r>
    </w:p>
    <w:p>
      <w:pPr>
        <w:pStyle w:val="Normal1"/>
        <w:spacing w:lineRule="auto" w:line="240"/>
        <w:ind w:firstLine="567" w:end="0"/>
        <w:rPr/>
      </w:pPr>
      <w:r>
        <w:rPr>
          <w:sz w:val="24"/>
          <w:lang w:val="en-US"/>
        </w:rPr>
        <w:t xml:space="preserve">adentro de la casa, </w:t>
      </w:r>
      <w:r>
        <w:rPr>
          <w:b/>
          <w:bCs/>
          <w:sz w:val="24"/>
          <w:lang w:val="en-US"/>
        </w:rPr>
        <w:t>señalándolos</w:t>
      </w:r>
      <w:r>
        <w:rPr>
          <w:sz w:val="24"/>
          <w:lang w:val="en-US"/>
        </w:rPr>
        <w:t xml:space="preserve">.                        </w:t>
      </w:r>
      <w:r>
        <w:rPr>
          <w:sz w:val="24"/>
        </w:rPr>
        <w:t xml:space="preserve">них, что-то сказала тому, кто </w:t>
      </w:r>
    </w:p>
    <w:p>
      <w:pPr>
        <w:pStyle w:val="Normal1"/>
        <w:spacing w:lineRule="auto" w:line="240"/>
        <w:ind w:firstLine="567" w:end="0"/>
        <w:rPr/>
      </w:pPr>
      <w:r>
        <w:rPr>
          <w:sz w:val="24"/>
        </w:rPr>
        <w:t xml:space="preserve"> </w:t>
      </w:r>
      <w:r>
        <w:rPr>
          <w:sz w:val="24"/>
        </w:rPr>
        <w:t>(</w:t>
      </w:r>
      <w:r>
        <w:rPr>
          <w:sz w:val="24"/>
          <w:lang w:val="en-US"/>
        </w:rPr>
        <w:t>M</w:t>
      </w:r>
      <w:r>
        <w:rPr>
          <w:sz w:val="24"/>
        </w:rPr>
        <w:t xml:space="preserve">. </w:t>
      </w:r>
      <w:r>
        <w:rPr>
          <w:sz w:val="24"/>
          <w:lang w:val="en-US"/>
        </w:rPr>
        <w:t>G</w:t>
      </w:r>
      <w:r>
        <w:rPr>
          <w:lang w:val="en-US"/>
        </w:rPr>
        <w:t>UERRERO</w:t>
      </w:r>
      <w:r>
        <w:rPr>
          <w:sz w:val="24"/>
        </w:rPr>
        <w:t xml:space="preserve">)                                                  был в доме. </w:t>
      </w:r>
    </w:p>
    <w:p>
      <w:pPr>
        <w:pStyle w:val="Normal1"/>
        <w:spacing w:lineRule="auto" w:line="240"/>
        <w:rPr/>
      </w:pPr>
      <w:r>
        <w:rPr>
          <w:sz w:val="24"/>
        </w:rPr>
        <w:t xml:space="preserve">          </w:t>
      </w:r>
      <w:r>
        <w:rPr>
          <w:sz w:val="24"/>
        </w:rPr>
        <w:t xml:space="preserve">(Действие, </w:t>
      </w:r>
      <w:r>
        <w:rPr>
          <w:spacing w:val="20"/>
          <w:sz w:val="24"/>
        </w:rPr>
        <w:t xml:space="preserve">одновременное </w:t>
      </w:r>
      <w:r>
        <w:rPr>
          <w:sz w:val="24"/>
        </w:rPr>
        <w:t>с действием  сказуемого).</w:t>
      </w:r>
    </w:p>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Dejando</w:t>
      </w:r>
      <w:r>
        <w:rPr>
          <w:sz w:val="24"/>
        </w:rPr>
        <w:t xml:space="preserve"> </w:t>
      </w:r>
      <w:r>
        <w:rPr>
          <w:sz w:val="24"/>
          <w:lang w:val="en-US"/>
        </w:rPr>
        <w:t>de</w:t>
      </w:r>
      <w:r>
        <w:rPr>
          <w:sz w:val="24"/>
        </w:rPr>
        <w:t xml:space="preserve"> </w:t>
      </w:r>
      <w:r>
        <w:rPr>
          <w:sz w:val="24"/>
          <w:lang w:val="en-US"/>
        </w:rPr>
        <w:t>lado</w:t>
      </w:r>
      <w:r>
        <w:rPr>
          <w:sz w:val="24"/>
        </w:rPr>
        <w:t xml:space="preserve"> </w:t>
      </w:r>
      <w:r>
        <w:rPr>
          <w:sz w:val="24"/>
          <w:lang w:val="en-US"/>
        </w:rPr>
        <w:t>sus</w:t>
      </w:r>
      <w:r>
        <w:rPr>
          <w:sz w:val="24"/>
        </w:rPr>
        <w:t xml:space="preserve"> </w:t>
      </w:r>
      <w:r>
        <w:rPr>
          <w:sz w:val="24"/>
          <w:lang w:val="en-US"/>
        </w:rPr>
        <w:t>rutinarios</w:t>
      </w:r>
      <w:r>
        <w:rPr>
          <w:sz w:val="24"/>
        </w:rPr>
        <w:t xml:space="preserve"> </w:t>
      </w:r>
      <w:r>
        <w:rPr>
          <w:sz w:val="24"/>
          <w:lang w:val="en-US"/>
        </w:rPr>
        <w:t>quehaceres</w:t>
      </w:r>
      <w:r>
        <w:rPr>
          <w:sz w:val="24"/>
        </w:rPr>
        <w:t xml:space="preserve">,         Оставив свои обычные занятия, </w:t>
      </w:r>
    </w:p>
    <w:p>
      <w:pPr>
        <w:pStyle w:val="Normal1"/>
        <w:spacing w:lineRule="auto" w:line="240"/>
        <w:ind w:firstLine="709" w:end="0"/>
        <w:rPr/>
      </w:pPr>
      <w:r>
        <w:rPr>
          <w:sz w:val="24"/>
          <w:lang w:val="en-US"/>
        </w:rPr>
        <w:t>la</w:t>
      </w:r>
      <w:r>
        <w:rPr>
          <w:sz w:val="24"/>
        </w:rPr>
        <w:t xml:space="preserve"> </w:t>
      </w:r>
      <w:r>
        <w:rPr>
          <w:sz w:val="24"/>
          <w:lang w:val="en-US"/>
        </w:rPr>
        <w:t>mujer</w:t>
      </w:r>
      <w:r>
        <w:rPr>
          <w:sz w:val="24"/>
        </w:rPr>
        <w:t>...</w:t>
      </w:r>
      <w:r>
        <w:rPr>
          <w:i/>
          <w:iCs/>
          <w:sz w:val="24"/>
          <w:lang w:val="en-US"/>
        </w:rPr>
        <w:t>se</w:t>
      </w:r>
      <w:r>
        <w:rPr>
          <w:i/>
          <w:iCs/>
          <w:sz w:val="24"/>
        </w:rPr>
        <w:t xml:space="preserve"> </w:t>
      </w:r>
      <w:r>
        <w:rPr>
          <w:i/>
          <w:iCs/>
          <w:sz w:val="24"/>
          <w:lang w:val="en-US"/>
        </w:rPr>
        <w:t>dispuso</w:t>
      </w:r>
      <w:r>
        <w:rPr>
          <w:sz w:val="24"/>
        </w:rPr>
        <w:t xml:space="preserve"> </w:t>
      </w:r>
      <w:r>
        <w:rPr>
          <w:sz w:val="24"/>
          <w:lang w:val="en-US"/>
        </w:rPr>
        <w:t>a</w:t>
      </w:r>
      <w:r>
        <w:rPr>
          <w:sz w:val="24"/>
        </w:rPr>
        <w:t xml:space="preserve">                                               женщина приготовилась к </w:t>
      </w:r>
    </w:p>
    <w:p>
      <w:pPr>
        <w:pStyle w:val="Normal1"/>
        <w:spacing w:lineRule="auto" w:line="240"/>
        <w:ind w:firstLine="284" w:end="0"/>
        <w:rPr/>
      </w:pPr>
      <w:r>
        <w:rPr>
          <w:sz w:val="24"/>
        </w:rPr>
        <w:t xml:space="preserve">       </w:t>
      </w:r>
      <w:r>
        <w:rPr>
          <w:sz w:val="24"/>
          <w:lang w:val="en-US"/>
        </w:rPr>
        <w:t>la conversación. (M. G</w:t>
      </w:r>
      <w:r>
        <w:rPr>
          <w:lang w:val="en-US"/>
        </w:rPr>
        <w:t>UERRERO</w:t>
      </w:r>
      <w:r>
        <w:rPr>
          <w:sz w:val="24"/>
          <w:lang w:val="en-US"/>
        </w:rPr>
        <w:t xml:space="preserve">)                             </w:t>
      </w:r>
      <w:r>
        <w:rPr>
          <w:sz w:val="24"/>
        </w:rPr>
        <w:t>разговору</w:t>
      </w:r>
      <w:r>
        <w:rPr>
          <w:sz w:val="24"/>
          <w:lang w:val="en-US"/>
        </w:rPr>
        <w:t>.</w:t>
      </w:r>
    </w:p>
    <w:p>
      <w:pPr>
        <w:pStyle w:val="Normal1"/>
        <w:spacing w:lineRule="auto" w:line="240"/>
        <w:ind w:firstLine="284" w:end="0"/>
        <w:rPr/>
      </w:pPr>
      <w:r>
        <w:rPr>
          <w:sz w:val="24"/>
          <w:lang w:val="en-US"/>
        </w:rPr>
        <w:t xml:space="preserve">        </w:t>
      </w:r>
      <w:r>
        <w:rPr>
          <w:sz w:val="24"/>
        </w:rPr>
        <w:t xml:space="preserve">(Действие, </w:t>
      </w:r>
      <w:r>
        <w:rPr>
          <w:spacing w:val="20"/>
          <w:sz w:val="24"/>
        </w:rPr>
        <w:t>предшествующее</w:t>
      </w:r>
      <w:r>
        <w:rPr>
          <w:sz w:val="24"/>
        </w:rPr>
        <w:t xml:space="preserve"> действию сказуемого);</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Если перед простым герундием помещается предлог </w:t>
      </w:r>
      <w:r>
        <w:rPr>
          <w:b/>
          <w:sz w:val="24"/>
          <w:lang w:val="en-US"/>
        </w:rPr>
        <w:t>en</w:t>
      </w:r>
      <w:r>
        <w:rPr>
          <w:sz w:val="24"/>
        </w:rPr>
        <w:t xml:space="preserve"> (единственный предлог, который может стоять перед герундием), то конструкция </w:t>
      </w:r>
      <w:r>
        <w:rPr>
          <w:b/>
          <w:sz w:val="24"/>
          <w:lang w:val="en-US"/>
        </w:rPr>
        <w:t>en</w:t>
      </w:r>
      <w:r>
        <w:rPr>
          <w:b/>
          <w:sz w:val="24"/>
        </w:rPr>
        <w:t xml:space="preserve"> + </w:t>
      </w:r>
      <w:r>
        <w:rPr>
          <w:b/>
          <w:sz w:val="24"/>
          <w:lang w:val="en-US"/>
        </w:rPr>
        <w:t>gerundio</w:t>
      </w:r>
      <w:r>
        <w:rPr>
          <w:b/>
          <w:sz w:val="24"/>
        </w:rPr>
        <w:t xml:space="preserve"> </w:t>
      </w:r>
      <w:r>
        <w:rPr>
          <w:b/>
          <w:sz w:val="24"/>
          <w:lang w:val="en-US"/>
        </w:rPr>
        <w:t>simple</w:t>
      </w:r>
      <w:r>
        <w:rPr>
          <w:sz w:val="24"/>
        </w:rPr>
        <w:t xml:space="preserve"> обычно выражает действие, </w:t>
      </w:r>
      <w:r>
        <w:rPr>
          <w:spacing w:val="20"/>
          <w:sz w:val="24"/>
        </w:rPr>
        <w:t>непосредственно предшествующее</w:t>
      </w:r>
      <w:r>
        <w:rPr>
          <w:sz w:val="24"/>
        </w:rPr>
        <w:t xml:space="preserve"> действию сказуемого:</w:t>
      </w:r>
    </w:p>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En</w:t>
      </w:r>
      <w:r>
        <w:rPr>
          <w:sz w:val="24"/>
        </w:rPr>
        <w:t xml:space="preserve"> </w:t>
      </w:r>
      <w:r>
        <w:rPr>
          <w:i/>
          <w:iCs/>
          <w:sz w:val="24"/>
          <w:lang w:val="en-US"/>
        </w:rPr>
        <w:t>terminando</w:t>
      </w:r>
      <w:r>
        <w:rPr>
          <w:sz w:val="24"/>
        </w:rPr>
        <w:t xml:space="preserve"> </w:t>
      </w:r>
      <w:r>
        <w:rPr>
          <w:sz w:val="24"/>
          <w:lang w:val="en-US"/>
        </w:rPr>
        <w:t>los</w:t>
      </w:r>
      <w:r>
        <w:rPr>
          <w:sz w:val="24"/>
        </w:rPr>
        <w:t xml:space="preserve"> </w:t>
      </w:r>
      <w:r>
        <w:rPr>
          <w:sz w:val="24"/>
          <w:lang w:val="en-US"/>
        </w:rPr>
        <w:t>ex</w:t>
      </w:r>
      <w:r>
        <w:rPr>
          <w:sz w:val="24"/>
        </w:rPr>
        <w:t>á</w:t>
      </w:r>
      <w:r>
        <w:rPr>
          <w:sz w:val="24"/>
          <w:lang w:val="en-US"/>
        </w:rPr>
        <w:t>menes</w:t>
      </w:r>
      <w:r>
        <w:rPr>
          <w:sz w:val="24"/>
        </w:rPr>
        <w:t xml:space="preserve">, </w:t>
      </w:r>
      <w:r>
        <w:rPr>
          <w:sz w:val="24"/>
          <w:lang w:val="en-US"/>
        </w:rPr>
        <w:t>me</w:t>
      </w:r>
      <w:r>
        <w:rPr>
          <w:sz w:val="24"/>
        </w:rPr>
        <w:t xml:space="preserve">                            Как только закончатся экзамены,</w:t>
      </w:r>
    </w:p>
    <w:p>
      <w:pPr>
        <w:pStyle w:val="Normal1"/>
        <w:spacing w:lineRule="auto" w:line="240"/>
        <w:ind w:firstLine="709" w:end="0"/>
        <w:rPr/>
      </w:pPr>
      <w:r>
        <w:rPr>
          <w:sz w:val="24"/>
          <w:lang w:val="en-US"/>
        </w:rPr>
        <w:t xml:space="preserve">iré a descansar.                                                         </w:t>
      </w:r>
      <w:r>
        <w:rPr>
          <w:sz w:val="24"/>
        </w:rPr>
        <w:t>я уеду отдыхать.</w:t>
      </w:r>
    </w:p>
    <w:p>
      <w:pPr>
        <w:pStyle w:val="Normal1"/>
        <w:spacing w:lineRule="auto" w:line="240"/>
        <w:ind w:firstLine="284" w:end="0"/>
        <w:rPr>
          <w:sz w:val="24"/>
        </w:rPr>
      </w:pPr>
      <w:r>
        <w:rPr>
          <w:sz w:val="24"/>
        </w:rPr>
      </w:r>
    </w:p>
    <w:p>
      <w:pPr>
        <w:pStyle w:val="Normal1"/>
        <w:spacing w:lineRule="auto" w:line="240"/>
        <w:ind w:firstLine="284" w:end="0"/>
        <w:rPr/>
      </w:pPr>
      <w:r>
        <w:rPr>
          <w:i/>
          <w:sz w:val="22"/>
        </w:rPr>
        <w:t xml:space="preserve"> </w:t>
      </w:r>
      <w:r>
        <w:rPr>
          <w:i/>
          <w:sz w:val="22"/>
        </w:rPr>
        <w:t>Примечание</w:t>
      </w:r>
      <w:r>
        <w:rPr>
          <w:sz w:val="22"/>
        </w:rPr>
        <w:t xml:space="preserve">. Конструкция </w:t>
      </w:r>
      <w:r>
        <w:rPr>
          <w:b/>
          <w:sz w:val="22"/>
          <w:lang w:val="en-US"/>
        </w:rPr>
        <w:t>en</w:t>
      </w:r>
      <w:r>
        <w:rPr>
          <w:b/>
          <w:sz w:val="22"/>
        </w:rPr>
        <w:t xml:space="preserve"> + </w:t>
      </w:r>
      <w:r>
        <w:rPr>
          <w:b/>
          <w:sz w:val="22"/>
          <w:lang w:val="en-US"/>
        </w:rPr>
        <w:t>gerundio</w:t>
      </w:r>
      <w:r>
        <w:rPr>
          <w:b/>
          <w:sz w:val="22"/>
        </w:rPr>
        <w:t xml:space="preserve"> </w:t>
      </w:r>
      <w:r>
        <w:rPr>
          <w:b/>
          <w:sz w:val="22"/>
          <w:lang w:val="en-US"/>
        </w:rPr>
        <w:t>simple</w:t>
      </w:r>
      <w:r>
        <w:rPr>
          <w:sz w:val="22"/>
        </w:rPr>
        <w:t xml:space="preserve"> в современном языке становится все менее употребительной.</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Сложный герундий всегда выражает действие, которое </w:t>
      </w:r>
      <w:r>
        <w:rPr>
          <w:spacing w:val="20"/>
          <w:sz w:val="24"/>
        </w:rPr>
        <w:t>предшествует действию</w:t>
      </w:r>
      <w:r>
        <w:rPr>
          <w:sz w:val="24"/>
        </w:rPr>
        <w:t>, названному сказуемым:</w:t>
      </w:r>
    </w:p>
    <w:p>
      <w:pPr>
        <w:pStyle w:val="Normal1"/>
        <w:spacing w:lineRule="auto" w:line="240"/>
        <w:ind w:firstLine="284" w:end="0"/>
        <w:rPr/>
      </w:pPr>
      <w:r>
        <w:rPr>
          <w:b/>
          <w:bCs/>
          <w:sz w:val="24"/>
          <w:lang w:val="en-US"/>
        </w:rPr>
        <w:t>Habi</w:t>
      </w:r>
      <w:r>
        <w:rPr>
          <w:b/>
          <w:bCs/>
          <w:sz w:val="24"/>
        </w:rPr>
        <w:t>é</w:t>
      </w:r>
      <w:r>
        <w:rPr>
          <w:b/>
          <w:bCs/>
          <w:sz w:val="24"/>
          <w:lang w:val="en-US"/>
        </w:rPr>
        <w:t>ndolo</w:t>
      </w:r>
      <w:r>
        <w:rPr>
          <w:b/>
          <w:bCs/>
          <w:sz w:val="24"/>
        </w:rPr>
        <w:t xml:space="preserve"> </w:t>
      </w:r>
      <w:r>
        <w:rPr>
          <w:b/>
          <w:bCs/>
          <w:sz w:val="24"/>
          <w:lang w:val="en-US"/>
        </w:rPr>
        <w:t>despedido</w:t>
      </w:r>
      <w:r>
        <w:rPr>
          <w:sz w:val="24"/>
        </w:rPr>
        <w:t xml:space="preserve"> </w:t>
      </w:r>
      <w:r>
        <w:rPr>
          <w:sz w:val="24"/>
          <w:lang w:val="en-US"/>
        </w:rPr>
        <w:t>a</w:t>
      </w:r>
      <w:r>
        <w:rPr>
          <w:sz w:val="24"/>
        </w:rPr>
        <w:t xml:space="preserve"> </w:t>
      </w:r>
      <w:r>
        <w:rPr>
          <w:sz w:val="24"/>
          <w:lang w:val="en-US"/>
        </w:rPr>
        <w:t>su</w:t>
      </w:r>
      <w:r>
        <w:rPr>
          <w:sz w:val="24"/>
        </w:rPr>
        <w:t xml:space="preserve"> </w:t>
      </w:r>
      <w:r>
        <w:rPr>
          <w:sz w:val="24"/>
          <w:lang w:val="en-US"/>
        </w:rPr>
        <w:t>paje</w:t>
      </w:r>
      <w:r>
        <w:rPr>
          <w:sz w:val="24"/>
        </w:rPr>
        <w:t xml:space="preserve">                             Рассчитавшись со своим пажом </w:t>
      </w:r>
    </w:p>
    <w:p>
      <w:pPr>
        <w:pStyle w:val="Normal1"/>
        <w:spacing w:lineRule="auto" w:line="240"/>
        <w:ind w:firstLine="709" w:end="0"/>
        <w:rPr/>
      </w:pPr>
      <w:r>
        <w:rPr>
          <w:sz w:val="24"/>
          <w:lang w:val="en-US"/>
        </w:rPr>
        <w:t>c</w:t>
      </w:r>
      <w:r>
        <w:rPr>
          <w:sz w:val="24"/>
        </w:rPr>
        <w:t>о</w:t>
      </w:r>
      <w:r>
        <w:rPr>
          <w:sz w:val="24"/>
          <w:lang w:val="en-US"/>
        </w:rPr>
        <w:t>n</w:t>
      </w:r>
      <w:r>
        <w:rPr>
          <w:sz w:val="24"/>
        </w:rPr>
        <w:t xml:space="preserve"> </w:t>
      </w:r>
      <w:r>
        <w:rPr>
          <w:sz w:val="24"/>
          <w:lang w:val="en-US"/>
        </w:rPr>
        <w:t>algunos</w:t>
      </w:r>
      <w:r>
        <w:rPr>
          <w:sz w:val="24"/>
        </w:rPr>
        <w:t xml:space="preserve"> </w:t>
      </w:r>
      <w:r>
        <w:rPr>
          <w:sz w:val="24"/>
          <w:lang w:val="en-US"/>
        </w:rPr>
        <w:t>doblones</w:t>
      </w:r>
      <w:r>
        <w:rPr>
          <w:sz w:val="24"/>
        </w:rPr>
        <w:t xml:space="preserve">, </w:t>
      </w:r>
      <w:r>
        <w:rPr>
          <w:sz w:val="24"/>
          <w:lang w:val="en-US"/>
        </w:rPr>
        <w:t>Ramiro</w:t>
      </w:r>
      <w:r>
        <w:rPr>
          <w:sz w:val="24"/>
        </w:rPr>
        <w:t xml:space="preserve">                                   с помощью нескольких дублонов,</w:t>
      </w:r>
    </w:p>
    <w:p>
      <w:pPr>
        <w:pStyle w:val="Normal1"/>
        <w:spacing w:lineRule="auto" w:line="240"/>
        <w:ind w:firstLine="709" w:end="0"/>
        <w:rPr/>
      </w:pPr>
      <w:r>
        <w:rPr>
          <w:i/>
          <w:iCs/>
          <w:sz w:val="24"/>
          <w:lang w:val="en-US"/>
        </w:rPr>
        <w:t>abandonó</w:t>
      </w:r>
      <w:r>
        <w:rPr>
          <w:sz w:val="24"/>
          <w:lang w:val="en-US"/>
        </w:rPr>
        <w:t xml:space="preserve"> la ciudad. </w:t>
      </w:r>
      <w:r>
        <w:rPr>
          <w:sz w:val="24"/>
        </w:rPr>
        <w:t xml:space="preserve">(Е. </w:t>
      </w:r>
      <w:r>
        <w:rPr>
          <w:sz w:val="24"/>
          <w:lang w:val="en-US"/>
        </w:rPr>
        <w:t>L</w:t>
      </w:r>
      <w:r>
        <w:rPr>
          <w:lang w:val="en-US"/>
        </w:rPr>
        <w:t>ARRETA</w:t>
      </w:r>
      <w:r>
        <w:rPr>
          <w:sz w:val="24"/>
        </w:rPr>
        <w:t>)                           Рамиро покинул город.</w:t>
      </w:r>
    </w:p>
    <w:p>
      <w:pPr>
        <w:pStyle w:val="Normal1"/>
        <w:spacing w:lineRule="auto" w:line="240"/>
        <w:ind w:firstLine="284" w:end="0"/>
        <w:rPr>
          <w:sz w:val="24"/>
        </w:rPr>
      </w:pPr>
      <w:r>
        <w:rPr>
          <w:sz w:val="24"/>
        </w:rPr>
      </w:r>
    </w:p>
    <w:p>
      <w:pPr>
        <w:pStyle w:val="Normal1"/>
        <w:spacing w:lineRule="auto" w:line="240"/>
        <w:ind w:firstLine="284" w:end="0"/>
        <w:rPr/>
      </w:pPr>
      <w:r>
        <w:rPr>
          <w:i/>
        </w:rPr>
        <w:t>Примечание</w:t>
      </w:r>
      <w:r>
        <w:rPr/>
        <w:t>. Герундий не употребляется в значении последующего действия по отношению к действию сказуемого. Поэтому</w:t>
      </w:r>
      <w:r>
        <w:rPr>
          <w:lang w:val="en-US"/>
        </w:rPr>
        <w:t xml:space="preserve"> </w:t>
      </w:r>
      <w:r>
        <w:rPr>
          <w:spacing w:val="20"/>
        </w:rPr>
        <w:t>нельзя</w:t>
      </w:r>
      <w:r>
        <w:rPr>
          <w:lang w:val="en-US"/>
        </w:rPr>
        <w:t xml:space="preserve"> </w:t>
      </w:r>
      <w:r>
        <w:rPr/>
        <w:t>сказать</w:t>
      </w:r>
      <w:r>
        <w:rPr>
          <w:lang w:val="en-US"/>
        </w:rPr>
        <w:t xml:space="preserve">: El congreso aprueba las leyes, </w:t>
      </w:r>
      <w:r>
        <w:rPr>
          <w:i/>
          <w:iCs/>
          <w:lang w:val="en-US"/>
        </w:rPr>
        <w:t>pasando</w:t>
      </w:r>
      <w:r>
        <w:rPr>
          <w:lang w:val="en-US"/>
        </w:rPr>
        <w:t xml:space="preserve"> éstas luego a la consideración del presidente. </w:t>
      </w:r>
      <w:r>
        <w:rPr/>
        <w:t xml:space="preserve">Герундий </w:t>
      </w:r>
      <w:r>
        <w:rPr>
          <w:lang w:val="en-US"/>
        </w:rPr>
        <w:t>pasando</w:t>
      </w:r>
      <w:r>
        <w:rPr/>
        <w:t xml:space="preserve"> употреблен здесь неправильно, т.к. передает действие, следующее за действием основного глагола. Вместо </w:t>
      </w:r>
      <w:r>
        <w:rPr>
          <w:lang w:val="en-US"/>
        </w:rPr>
        <w:t>pasando</w:t>
      </w:r>
      <w:r>
        <w:rPr/>
        <w:t xml:space="preserve"> </w:t>
      </w:r>
      <w:r>
        <w:rPr>
          <w:spacing w:val="20"/>
        </w:rPr>
        <w:t>следует</w:t>
      </w:r>
      <w:r>
        <w:rPr/>
        <w:t xml:space="preserve"> сказать (у é</w:t>
      </w:r>
      <w:r>
        <w:rPr>
          <w:lang w:val="en-US"/>
        </w:rPr>
        <w:t>stas</w:t>
      </w:r>
      <w:r>
        <w:rPr/>
        <w:t xml:space="preserve">) </w:t>
      </w:r>
      <w:r>
        <w:rPr>
          <w:lang w:val="en-US"/>
        </w:rPr>
        <w:t>pasan</w:t>
      </w:r>
      <w:r>
        <w:rPr/>
        <w:t>...</w:t>
      </w:r>
    </w:p>
    <w:p>
      <w:pPr>
        <w:pStyle w:val="Normal1"/>
        <w:spacing w:lineRule="auto" w:line="240"/>
        <w:ind w:firstLine="284" w:end="0"/>
        <w:rPr>
          <w:sz w:val="24"/>
        </w:rPr>
      </w:pPr>
      <w:r>
        <w:rPr>
          <w:sz w:val="24"/>
        </w:rPr>
      </w:r>
    </w:p>
    <w:p>
      <w:pPr>
        <w:pStyle w:val="Normal1"/>
        <w:spacing w:lineRule="auto" w:line="240"/>
        <w:ind w:firstLine="284" w:end="0"/>
        <w:jc w:val="center"/>
        <w:rPr/>
      </w:pPr>
      <w:r>
        <w:rPr>
          <w:i/>
          <w:sz w:val="24"/>
        </w:rPr>
        <w:t>4. Связные герундиальные обороты (</w:t>
      </w:r>
      <w:r>
        <w:rPr>
          <w:i/>
          <w:sz w:val="24"/>
          <w:lang w:val="en-US"/>
        </w:rPr>
        <w:t>construcciones</w:t>
      </w:r>
      <w:r>
        <w:rPr>
          <w:i/>
          <w:sz w:val="24"/>
        </w:rPr>
        <w:t xml:space="preserve"> </w:t>
      </w:r>
      <w:r>
        <w:rPr>
          <w:i/>
          <w:sz w:val="24"/>
          <w:lang w:val="en-US"/>
        </w:rPr>
        <w:t>conjuntas</w:t>
      </w:r>
      <w:r>
        <w:rPr>
          <w:i/>
          <w:sz w:val="24"/>
        </w:rPr>
        <w:t xml:space="preserve"> </w:t>
      </w:r>
      <w:r>
        <w:rPr>
          <w:i/>
          <w:sz w:val="24"/>
          <w:lang w:val="en-US"/>
        </w:rPr>
        <w:t>con</w:t>
      </w:r>
      <w:r>
        <w:rPr>
          <w:i/>
          <w:sz w:val="24"/>
        </w:rPr>
        <w:t xml:space="preserve"> </w:t>
      </w:r>
      <w:r>
        <w:rPr>
          <w:i/>
          <w:sz w:val="24"/>
          <w:lang w:val="en-US"/>
        </w:rPr>
        <w:t>gerundio</w:t>
      </w:r>
      <w:r>
        <w:rPr>
          <w:i/>
          <w:sz w:val="24"/>
        </w:rPr>
        <w:t>)</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Очень характерным для испанского языка является употребление герундия в так называемых </w:t>
      </w:r>
      <w:r>
        <w:rPr>
          <w:spacing w:val="20"/>
          <w:sz w:val="24"/>
        </w:rPr>
        <w:t>связных конструкциях</w:t>
      </w:r>
      <w:r>
        <w:rPr>
          <w:sz w:val="24"/>
        </w:rPr>
        <w:t xml:space="preserve"> которые состоят из герундия с относящимися к нему словами. Логическим подлежащим связного герундиального оборота является подлежащее всей фразы или же прямое дополнение при сказуемом:</w:t>
      </w:r>
    </w:p>
    <w:p>
      <w:pPr>
        <w:pStyle w:val="Normal1"/>
        <w:spacing w:lineRule="auto" w:line="240"/>
        <w:ind w:firstLine="284" w:end="0"/>
        <w:rPr/>
      </w:pPr>
      <w:r>
        <w:rPr>
          <w:b/>
          <w:bCs/>
          <w:sz w:val="24"/>
          <w:lang w:val="en-US"/>
        </w:rPr>
        <w:t>Los</w:t>
      </w:r>
      <w:r>
        <w:rPr>
          <w:b/>
          <w:bCs/>
          <w:sz w:val="24"/>
        </w:rPr>
        <w:t xml:space="preserve"> </w:t>
      </w:r>
      <w:r>
        <w:rPr>
          <w:b/>
          <w:bCs/>
          <w:sz w:val="24"/>
          <w:lang w:val="en-US"/>
        </w:rPr>
        <w:t>aficionados</w:t>
      </w:r>
      <w:r>
        <w:rPr>
          <w:sz w:val="24"/>
        </w:rPr>
        <w:t xml:space="preserve"> </w:t>
      </w:r>
      <w:r>
        <w:rPr>
          <w:sz w:val="24"/>
          <w:lang w:val="en-US"/>
        </w:rPr>
        <w:t>continuaron</w:t>
      </w:r>
      <w:r>
        <w:rPr>
          <w:sz w:val="24"/>
        </w:rPr>
        <w:t xml:space="preserve"> </w:t>
      </w:r>
      <w:r>
        <w:rPr>
          <w:sz w:val="24"/>
          <w:lang w:val="en-US"/>
        </w:rPr>
        <w:t>en</w:t>
      </w:r>
      <w:r>
        <w:rPr>
          <w:sz w:val="24"/>
        </w:rPr>
        <w:t xml:space="preserve"> </w:t>
      </w:r>
      <w:r>
        <w:rPr>
          <w:sz w:val="24"/>
          <w:lang w:val="en-US"/>
        </w:rPr>
        <w:t>pie</w:t>
      </w:r>
      <w:r>
        <w:rPr>
          <w:sz w:val="24"/>
        </w:rPr>
        <w:t xml:space="preserve">                                    Болельщики продолжали стоять, </w:t>
      </w:r>
    </w:p>
    <w:p>
      <w:pPr>
        <w:pStyle w:val="Normal1"/>
        <w:tabs>
          <w:tab w:val="clear" w:pos="720"/>
          <w:tab w:val="left" w:pos="8900" w:leader="none"/>
        </w:tabs>
        <w:spacing w:lineRule="auto" w:line="240"/>
        <w:ind w:firstLine="709" w:end="0"/>
        <w:rPr/>
      </w:pPr>
      <w:r>
        <w:rPr>
          <w:i/>
          <w:iCs/>
          <w:sz w:val="24"/>
          <w:lang w:val="en-US"/>
        </w:rPr>
        <w:t>mirando</w:t>
      </w:r>
      <w:r>
        <w:rPr>
          <w:i/>
          <w:iCs/>
          <w:sz w:val="24"/>
        </w:rPr>
        <w:t xml:space="preserve"> </w:t>
      </w:r>
      <w:r>
        <w:rPr>
          <w:i/>
          <w:iCs/>
          <w:sz w:val="24"/>
          <w:lang w:val="en-US"/>
        </w:rPr>
        <w:t>con</w:t>
      </w:r>
      <w:r>
        <w:rPr>
          <w:i/>
          <w:iCs/>
          <w:sz w:val="24"/>
        </w:rPr>
        <w:t xml:space="preserve"> </w:t>
      </w:r>
      <w:r>
        <w:rPr>
          <w:i/>
          <w:iCs/>
          <w:sz w:val="24"/>
          <w:lang w:val="en-US"/>
        </w:rPr>
        <w:t>sumo</w:t>
      </w:r>
      <w:r>
        <w:rPr>
          <w:i/>
          <w:iCs/>
          <w:sz w:val="24"/>
        </w:rPr>
        <w:t xml:space="preserve"> </w:t>
      </w:r>
      <w:r>
        <w:rPr>
          <w:i/>
          <w:iCs/>
          <w:sz w:val="24"/>
          <w:lang w:val="en-US"/>
        </w:rPr>
        <w:t>inter</w:t>
      </w:r>
      <w:r>
        <w:rPr>
          <w:i/>
          <w:iCs/>
          <w:sz w:val="24"/>
        </w:rPr>
        <w:t>é</w:t>
      </w:r>
      <w:r>
        <w:rPr>
          <w:i/>
          <w:iCs/>
          <w:sz w:val="24"/>
          <w:lang w:val="en-US"/>
        </w:rPr>
        <w:t>s</w:t>
      </w:r>
      <w:r>
        <w:rPr>
          <w:i/>
          <w:iCs/>
          <w:sz w:val="24"/>
        </w:rPr>
        <w:t xml:space="preserve"> </w:t>
      </w:r>
      <w:r>
        <w:rPr>
          <w:i/>
          <w:iCs/>
          <w:sz w:val="24"/>
          <w:lang w:val="en-US"/>
        </w:rPr>
        <w:t>el</w:t>
      </w:r>
      <w:r>
        <w:rPr>
          <w:i/>
          <w:iCs/>
          <w:sz w:val="24"/>
        </w:rPr>
        <w:t xml:space="preserve"> </w:t>
      </w:r>
      <w:r>
        <w:rPr>
          <w:i/>
          <w:iCs/>
          <w:sz w:val="24"/>
          <w:lang w:val="en-US"/>
        </w:rPr>
        <w:t>fin</w:t>
      </w:r>
      <w:r>
        <w:rPr>
          <w:sz w:val="24"/>
        </w:rPr>
        <w:t xml:space="preserve">                                        наблюдая с необычайным интересом</w:t>
        <w:tab/>
      </w:r>
    </w:p>
    <w:p>
      <w:pPr>
        <w:pStyle w:val="Normal1"/>
        <w:spacing w:lineRule="auto" w:line="240"/>
        <w:ind w:firstLine="709" w:end="0"/>
        <w:rPr/>
      </w:pPr>
      <w:r>
        <w:rPr>
          <w:i/>
          <w:iCs/>
          <w:sz w:val="24"/>
          <w:lang w:val="en-US"/>
        </w:rPr>
        <w:t>del encuentro emocionante</w:t>
      </w:r>
      <w:r>
        <w:rPr>
          <w:sz w:val="24"/>
          <w:lang w:val="en-US"/>
        </w:rPr>
        <w:t xml:space="preserve">.                                               </w:t>
      </w:r>
      <w:r>
        <w:rPr>
          <w:sz w:val="24"/>
        </w:rPr>
        <w:t>окончание этой увлекательной встречи.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Obserrvamos </w:t>
      </w:r>
      <w:r>
        <w:rPr>
          <w:b/>
          <w:bCs/>
          <w:sz w:val="24"/>
          <w:lang w:val="en-US"/>
        </w:rPr>
        <w:t>al enfermo</w:t>
      </w:r>
      <w:r>
        <w:rPr>
          <w:sz w:val="24"/>
          <w:lang w:val="en-US"/>
        </w:rPr>
        <w:t xml:space="preserve"> </w:t>
      </w:r>
      <w:r>
        <w:rPr>
          <w:i/>
          <w:iCs/>
          <w:sz w:val="24"/>
          <w:lang w:val="en-US"/>
        </w:rPr>
        <w:t>durmiendo con tranquilidad</w:t>
      </w:r>
      <w:r>
        <w:rPr>
          <w:sz w:val="24"/>
          <w:lang w:val="en-US"/>
        </w:rPr>
        <w:t xml:space="preserve">.     </w:t>
      </w:r>
      <w:r>
        <w:rPr>
          <w:sz w:val="24"/>
        </w:rPr>
        <w:t>Мы смотрели на спокойно спавшего больного.</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Следует запомнить, что связные обороты могут относиться к прямым дополнениям только в том случае, если сказуемым являют</w:t>
        <w:softHyphen/>
        <w:t>ся глаголы, называющие процессы восприятия, ощущения, понима</w:t>
        <w:softHyphen/>
        <w:t>ния, а также воспроизведения зрительных образов:</w:t>
      </w:r>
    </w:p>
    <w:p>
      <w:pPr>
        <w:pStyle w:val="Normal1"/>
        <w:spacing w:lineRule="auto" w:line="240"/>
        <w:ind w:firstLine="284" w:end="0"/>
        <w:rPr>
          <w:b/>
          <w:bCs/>
          <w:sz w:val="24"/>
        </w:rPr>
      </w:pPr>
      <w:r>
        <w:rPr>
          <w:b/>
          <w:bCs/>
          <w:sz w:val="24"/>
        </w:rPr>
      </w:r>
    </w:p>
    <w:p>
      <w:pPr>
        <w:pStyle w:val="Normal1"/>
        <w:spacing w:lineRule="auto" w:line="240"/>
        <w:ind w:firstLine="284" w:end="0"/>
        <w:rPr/>
      </w:pPr>
      <w:r>
        <w:rPr>
          <w:b/>
          <w:bCs/>
          <w:sz w:val="24"/>
          <w:lang w:val="en-US"/>
        </w:rPr>
        <w:t>Oí</w:t>
      </w:r>
      <w:r>
        <w:rPr>
          <w:sz w:val="24"/>
          <w:lang w:val="en-US"/>
        </w:rPr>
        <w:t xml:space="preserve"> al niño </w:t>
      </w:r>
      <w:r>
        <w:rPr>
          <w:i/>
          <w:iCs/>
          <w:sz w:val="24"/>
          <w:lang w:val="en-US"/>
        </w:rPr>
        <w:t>llorando a sollozos</w:t>
      </w:r>
      <w:r>
        <w:rPr>
          <w:sz w:val="24"/>
          <w:lang w:val="en-US"/>
        </w:rPr>
        <w:t xml:space="preserve">.                                             </w:t>
      </w:r>
      <w:r>
        <w:rPr>
          <w:sz w:val="24"/>
        </w:rPr>
        <w:t>Я услышал, как мальчик плачет навзрыд.</w:t>
      </w:r>
    </w:p>
    <w:p>
      <w:pPr>
        <w:pStyle w:val="Normal1"/>
        <w:spacing w:lineRule="auto" w:line="240"/>
        <w:ind w:hanging="6095" w:start="6379" w:end="0"/>
        <w:jc w:val="start"/>
        <w:rPr/>
      </w:pPr>
      <w:r>
        <w:rPr>
          <w:sz w:val="24"/>
          <w:lang w:val="en-US"/>
        </w:rPr>
        <w:t xml:space="preserve">El pintor </w:t>
      </w:r>
      <w:r>
        <w:rPr>
          <w:b/>
          <w:bCs/>
          <w:sz w:val="24"/>
          <w:lang w:val="en-US"/>
        </w:rPr>
        <w:t>representó</w:t>
      </w:r>
      <w:r>
        <w:rPr>
          <w:sz w:val="24"/>
          <w:lang w:val="en-US"/>
        </w:rPr>
        <w:t xml:space="preserve"> a un soldado </w:t>
      </w:r>
      <w:r>
        <w:rPr>
          <w:i/>
          <w:iCs/>
          <w:sz w:val="24"/>
          <w:lang w:val="en-US"/>
        </w:rPr>
        <w:t>arando la tierra</w:t>
      </w:r>
      <w:r>
        <w:rPr>
          <w:sz w:val="24"/>
          <w:lang w:val="en-US"/>
        </w:rPr>
        <w:t xml:space="preserve">.           </w:t>
      </w:r>
      <w:r>
        <w:rPr>
          <w:sz w:val="24"/>
        </w:rPr>
        <w:t>Художник изобразил солдата, который пахал землю.</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К наиболее употребительным глаголам, выражающим </w:t>
      </w:r>
      <w:r>
        <w:rPr>
          <w:spacing w:val="20"/>
          <w:sz w:val="24"/>
        </w:rPr>
        <w:t>вос</w:t>
        <w:softHyphen/>
        <w:t>приятие, ощущения, понимание</w:t>
      </w:r>
      <w:r>
        <w:rPr>
          <w:sz w:val="24"/>
        </w:rPr>
        <w:t>, относятся:</w:t>
      </w:r>
    </w:p>
    <w:p>
      <w:pPr>
        <w:pStyle w:val="Normal1"/>
        <w:spacing w:lineRule="auto" w:line="240"/>
        <w:ind w:firstLine="284" w:end="0"/>
        <w:rPr>
          <w:sz w:val="24"/>
        </w:rPr>
      </w:pPr>
      <w:r>
        <w:rPr>
          <w:sz w:val="24"/>
        </w:rPr>
      </w:r>
    </w:p>
    <w:tbl>
      <w:tblPr>
        <w:tblW w:w="8879" w:type="dxa"/>
        <w:jc w:val="start"/>
        <w:tblInd w:w="301" w:type="dxa"/>
        <w:tblLayout w:type="fixed"/>
        <w:tblCellMar>
          <w:top w:w="0" w:type="dxa"/>
          <w:start w:w="108" w:type="dxa"/>
          <w:bottom w:w="0" w:type="dxa"/>
          <w:end w:w="108" w:type="dxa"/>
        </w:tblCellMar>
      </w:tblPr>
      <w:tblGrid>
        <w:gridCol w:w="1690"/>
        <w:gridCol w:w="2958"/>
        <w:gridCol w:w="1822"/>
        <w:gridCol w:w="2409"/>
      </w:tblGrid>
      <w:tr>
        <w:trPr>
          <w:trHeight w:val="2360" w:hRule="atLeast"/>
        </w:trPr>
        <w:tc>
          <w:tcPr>
            <w:tcW w:w="1690" w:type="dxa"/>
            <w:tcBorders/>
          </w:tcPr>
          <w:p>
            <w:pPr>
              <w:pStyle w:val="Normal1"/>
              <w:spacing w:lineRule="auto" w:line="240"/>
              <w:ind w:firstLine="284" w:end="0"/>
              <w:rPr>
                <w:sz w:val="24"/>
                <w:lang w:val="en-US"/>
              </w:rPr>
            </w:pPr>
            <w:r>
              <w:rPr>
                <w:sz w:val="24"/>
                <w:lang w:val="en-US"/>
              </w:rPr>
              <w:t>sentir</w:t>
            </w:r>
          </w:p>
          <w:p>
            <w:pPr>
              <w:pStyle w:val="Normal1"/>
              <w:spacing w:lineRule="auto" w:line="240"/>
              <w:ind w:firstLine="284" w:end="0"/>
              <w:rPr>
                <w:sz w:val="24"/>
                <w:lang w:val="en-US"/>
              </w:rPr>
            </w:pPr>
            <w:r>
              <w:rPr>
                <w:sz w:val="24"/>
                <w:lang w:val="en-US"/>
              </w:rPr>
              <w:t>oír</w:t>
            </w:r>
          </w:p>
          <w:p>
            <w:pPr>
              <w:pStyle w:val="Normal1"/>
              <w:spacing w:lineRule="auto" w:line="240"/>
              <w:ind w:firstLine="284" w:end="0"/>
              <w:rPr>
                <w:sz w:val="24"/>
                <w:lang w:val="en-US"/>
              </w:rPr>
            </w:pPr>
            <w:r>
              <w:rPr>
                <w:sz w:val="24"/>
                <w:lang w:val="en-US"/>
              </w:rPr>
              <w:t>escuchar</w:t>
            </w:r>
          </w:p>
          <w:p>
            <w:pPr>
              <w:pStyle w:val="Normal1"/>
              <w:spacing w:lineRule="auto" w:line="240"/>
              <w:ind w:firstLine="284" w:end="0"/>
              <w:rPr>
                <w:sz w:val="24"/>
                <w:lang w:val="en-US"/>
              </w:rPr>
            </w:pPr>
            <w:r>
              <w:rPr>
                <w:sz w:val="24"/>
                <w:lang w:val="en-US"/>
              </w:rPr>
              <w:t>ver</w:t>
            </w:r>
          </w:p>
          <w:p>
            <w:pPr>
              <w:pStyle w:val="Normal1"/>
              <w:spacing w:lineRule="auto" w:line="240"/>
              <w:ind w:firstLine="284" w:end="0"/>
              <w:rPr>
                <w:sz w:val="24"/>
              </w:rPr>
            </w:pPr>
            <w:r>
              <w:rPr>
                <w:sz w:val="24"/>
                <w:lang w:val="en-US"/>
              </w:rPr>
              <w:t>advertir</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lang w:val="en-US"/>
              </w:rPr>
              <w:t>observar</w:t>
            </w:r>
          </w:p>
          <w:p>
            <w:pPr>
              <w:pStyle w:val="Normal1"/>
              <w:rPr>
                <w:sz w:val="24"/>
              </w:rPr>
            </w:pPr>
            <w:r>
              <w:rPr>
                <w:sz w:val="24"/>
              </w:rPr>
            </w:r>
          </w:p>
        </w:tc>
        <w:tc>
          <w:tcPr>
            <w:tcW w:w="2958" w:type="dxa"/>
            <w:tcBorders/>
          </w:tcPr>
          <w:p>
            <w:pPr>
              <w:pStyle w:val="Normal1"/>
              <w:spacing w:lineRule="auto" w:line="240"/>
              <w:rPr>
                <w:sz w:val="24"/>
              </w:rPr>
            </w:pPr>
            <w:r>
              <w:rPr>
                <w:sz w:val="24"/>
              </w:rPr>
              <w:t xml:space="preserve">— </w:t>
            </w:r>
            <w:r>
              <w:rPr>
                <w:sz w:val="24"/>
              </w:rPr>
              <w:t>чувствовать</w:t>
            </w:r>
          </w:p>
          <w:p>
            <w:pPr>
              <w:pStyle w:val="Normal1"/>
              <w:spacing w:lineRule="auto" w:line="240"/>
              <w:rPr>
                <w:sz w:val="24"/>
              </w:rPr>
            </w:pPr>
            <w:r>
              <w:rPr>
                <w:sz w:val="24"/>
              </w:rPr>
              <w:t xml:space="preserve">— </w:t>
            </w:r>
            <w:r>
              <w:rPr>
                <w:sz w:val="24"/>
              </w:rPr>
              <w:t>слышать</w:t>
            </w:r>
          </w:p>
          <w:p>
            <w:pPr>
              <w:pStyle w:val="Normal1"/>
              <w:spacing w:lineRule="auto" w:line="240"/>
              <w:rPr>
                <w:sz w:val="24"/>
              </w:rPr>
            </w:pPr>
            <w:r>
              <w:rPr>
                <w:sz w:val="24"/>
              </w:rPr>
              <w:t xml:space="preserve">— </w:t>
            </w:r>
            <w:r>
              <w:rPr>
                <w:sz w:val="24"/>
              </w:rPr>
              <w:t>слушать</w:t>
            </w:r>
          </w:p>
          <w:p>
            <w:pPr>
              <w:pStyle w:val="Normal1"/>
              <w:spacing w:lineRule="auto" w:line="240"/>
              <w:rPr>
                <w:sz w:val="24"/>
              </w:rPr>
            </w:pPr>
            <w:r>
              <w:rPr>
                <w:sz w:val="24"/>
              </w:rPr>
              <w:t xml:space="preserve">— </w:t>
            </w:r>
            <w:r>
              <w:rPr>
                <w:sz w:val="24"/>
              </w:rPr>
              <w:t>видеть</w:t>
            </w:r>
          </w:p>
          <w:p>
            <w:pPr>
              <w:pStyle w:val="Normal1"/>
              <w:spacing w:lineRule="auto" w:line="240"/>
              <w:rPr>
                <w:sz w:val="24"/>
              </w:rPr>
            </w:pPr>
            <w:r>
              <w:rPr>
                <w:sz w:val="24"/>
              </w:rPr>
              <w:t xml:space="preserve">— </w:t>
            </w:r>
            <w:r>
              <w:rPr>
                <w:sz w:val="24"/>
              </w:rPr>
              <w:t>обращать внимание,</w:t>
            </w:r>
          </w:p>
          <w:p>
            <w:pPr>
              <w:pStyle w:val="Normal1"/>
              <w:spacing w:lineRule="auto" w:line="240"/>
              <w:rPr>
                <w:sz w:val="24"/>
                <w:lang w:val="en-US"/>
              </w:rPr>
            </w:pPr>
            <w:r>
              <w:rPr>
                <w:sz w:val="24"/>
              </w:rPr>
              <w:t xml:space="preserve">     </w:t>
            </w:r>
            <w:r>
              <w:rPr>
                <w:sz w:val="24"/>
              </w:rPr>
              <w:t>замечать</w:t>
            </w:r>
          </w:p>
          <w:p>
            <w:pPr>
              <w:pStyle w:val="Normal1"/>
              <w:spacing w:lineRule="auto" w:line="240"/>
              <w:rPr>
                <w:sz w:val="24"/>
                <w:lang w:val="en-US"/>
              </w:rPr>
            </w:pPr>
            <w:r>
              <w:rPr>
                <w:sz w:val="24"/>
                <w:lang w:val="en-US"/>
              </w:rPr>
              <w:t xml:space="preserve">— </w:t>
            </w:r>
            <w:r>
              <w:rPr>
                <w:sz w:val="24"/>
              </w:rPr>
              <w:t>наблюдать</w:t>
            </w:r>
          </w:p>
          <w:p>
            <w:pPr>
              <w:pStyle w:val="Normal1"/>
              <w:rPr>
                <w:sz w:val="24"/>
                <w:lang w:val="en-US"/>
              </w:rPr>
            </w:pPr>
            <w:r>
              <w:rPr>
                <w:sz w:val="24"/>
                <w:lang w:val="en-US"/>
              </w:rPr>
            </w:r>
          </w:p>
        </w:tc>
        <w:tc>
          <w:tcPr>
            <w:tcW w:w="1822" w:type="dxa"/>
            <w:tcBorders/>
          </w:tcPr>
          <w:p>
            <w:pPr>
              <w:pStyle w:val="Normal1"/>
              <w:spacing w:lineRule="auto" w:line="240"/>
              <w:rPr>
                <w:sz w:val="24"/>
                <w:lang w:val="en-US"/>
              </w:rPr>
            </w:pPr>
            <w:r>
              <w:rPr>
                <w:sz w:val="24"/>
                <w:lang w:val="en-US"/>
              </w:rPr>
              <w:t>distinguir</w:t>
            </w:r>
          </w:p>
          <w:p>
            <w:pPr>
              <w:pStyle w:val="Normal1"/>
              <w:spacing w:lineRule="auto" w:line="240"/>
              <w:rPr>
                <w:sz w:val="24"/>
                <w:lang w:val="en-US"/>
              </w:rPr>
            </w:pPr>
            <w:r>
              <w:rPr>
                <w:sz w:val="24"/>
                <w:lang w:val="en-US"/>
              </w:rPr>
              <w:t>contemplar</w:t>
            </w:r>
          </w:p>
          <w:p>
            <w:pPr>
              <w:pStyle w:val="Normal1"/>
              <w:spacing w:lineRule="auto" w:line="240"/>
              <w:rPr>
                <w:sz w:val="24"/>
                <w:lang w:val="en-US"/>
              </w:rPr>
            </w:pPr>
            <w:r>
              <w:rPr>
                <w:sz w:val="24"/>
                <w:lang w:val="en-US"/>
              </w:rPr>
              <w:t>percibir</w:t>
            </w:r>
          </w:p>
          <w:p>
            <w:pPr>
              <w:pStyle w:val="Normal1"/>
              <w:spacing w:lineRule="auto" w:line="240"/>
              <w:ind w:start="292" w:end="0"/>
              <w:rPr>
                <w:sz w:val="24"/>
                <w:lang w:val="en-US"/>
              </w:rPr>
            </w:pPr>
            <w:r>
              <w:rPr>
                <w:sz w:val="24"/>
                <w:lang w:val="en-US"/>
              </w:rPr>
            </w:r>
          </w:p>
          <w:p>
            <w:pPr>
              <w:pStyle w:val="Normal1"/>
              <w:spacing w:lineRule="auto" w:line="240"/>
              <w:rPr>
                <w:sz w:val="24"/>
              </w:rPr>
            </w:pPr>
            <w:r>
              <w:rPr>
                <w:sz w:val="24"/>
                <w:lang w:val="en-US"/>
              </w:rPr>
              <w:t>hallar</w:t>
            </w:r>
          </w:p>
          <w:p>
            <w:pPr>
              <w:pStyle w:val="Normal1"/>
              <w:spacing w:lineRule="auto" w:line="240"/>
              <w:ind w:start="2612" w:end="0"/>
              <w:rPr>
                <w:sz w:val="24"/>
              </w:rPr>
            </w:pPr>
            <w:r>
              <w:rPr>
                <w:sz w:val="24"/>
              </w:rPr>
            </w:r>
          </w:p>
          <w:p>
            <w:pPr>
              <w:pStyle w:val="Normal"/>
              <w:rPr>
                <w:sz w:val="24"/>
              </w:rPr>
            </w:pPr>
            <w:r>
              <w:rPr>
                <w:sz w:val="24"/>
              </w:rPr>
            </w:r>
          </w:p>
          <w:p>
            <w:pPr>
              <w:pStyle w:val="Normal1"/>
              <w:rPr>
                <w:sz w:val="24"/>
              </w:rPr>
            </w:pPr>
            <w:r>
              <w:rPr>
                <w:sz w:val="24"/>
              </w:rPr>
            </w:r>
          </w:p>
        </w:tc>
        <w:tc>
          <w:tcPr>
            <w:tcW w:w="2409" w:type="dxa"/>
            <w:tcBorders/>
          </w:tcPr>
          <w:p>
            <w:pPr>
              <w:pStyle w:val="Normal1"/>
              <w:spacing w:lineRule="auto" w:line="240"/>
              <w:rPr>
                <w:sz w:val="24"/>
              </w:rPr>
            </w:pPr>
            <w:r>
              <w:rPr>
                <w:sz w:val="24"/>
              </w:rPr>
              <w:t xml:space="preserve">— </w:t>
            </w:r>
            <w:r>
              <w:rPr>
                <w:sz w:val="24"/>
              </w:rPr>
              <w:t xml:space="preserve">различать </w:t>
            </w:r>
          </w:p>
          <w:p>
            <w:pPr>
              <w:pStyle w:val="Normal1"/>
              <w:spacing w:lineRule="auto" w:line="240"/>
              <w:rPr>
                <w:sz w:val="24"/>
              </w:rPr>
            </w:pPr>
            <w:r>
              <w:rPr>
                <w:sz w:val="24"/>
              </w:rPr>
              <w:t xml:space="preserve">— </w:t>
            </w:r>
            <w:r>
              <w:rPr>
                <w:sz w:val="24"/>
              </w:rPr>
              <w:t xml:space="preserve">созерцать </w:t>
            </w:r>
          </w:p>
          <w:p>
            <w:pPr>
              <w:pStyle w:val="Normal1"/>
              <w:spacing w:lineRule="auto" w:line="240"/>
              <w:rPr>
                <w:sz w:val="24"/>
              </w:rPr>
            </w:pPr>
            <w:r>
              <w:rPr>
                <w:sz w:val="24"/>
              </w:rPr>
              <w:t xml:space="preserve">— </w:t>
            </w:r>
            <w:r>
              <w:rPr>
                <w:sz w:val="24"/>
              </w:rPr>
              <w:t xml:space="preserve">воспринимать, </w:t>
            </w:r>
          </w:p>
          <w:p>
            <w:pPr>
              <w:pStyle w:val="Normal"/>
              <w:rPr>
                <w:sz w:val="24"/>
              </w:rPr>
            </w:pPr>
            <w:r>
              <w:rPr>
                <w:sz w:val="24"/>
              </w:rPr>
              <w:t xml:space="preserve">     </w:t>
            </w:r>
            <w:r>
              <w:rPr>
                <w:sz w:val="24"/>
              </w:rPr>
              <w:t>чувствовать</w:t>
            </w:r>
          </w:p>
          <w:p>
            <w:pPr>
              <w:pStyle w:val="Normal1"/>
              <w:spacing w:lineRule="auto" w:line="240"/>
              <w:rPr>
                <w:sz w:val="24"/>
              </w:rPr>
            </w:pPr>
            <w:r>
              <w:rPr>
                <w:sz w:val="24"/>
              </w:rPr>
              <w:t xml:space="preserve">— </w:t>
            </w:r>
            <w:r>
              <w:rPr>
                <w:sz w:val="24"/>
              </w:rPr>
              <w:t>находить,</w:t>
            </w:r>
          </w:p>
          <w:p>
            <w:pPr>
              <w:pStyle w:val="Normal1"/>
              <w:spacing w:lineRule="auto" w:line="240"/>
              <w:rPr>
                <w:sz w:val="24"/>
              </w:rPr>
            </w:pPr>
            <w:r>
              <w:rPr>
                <w:sz w:val="24"/>
              </w:rPr>
              <w:t xml:space="preserve">      </w:t>
            </w:r>
            <w:r>
              <w:rPr>
                <w:sz w:val="24"/>
              </w:rPr>
              <w:t xml:space="preserve">замечать </w:t>
            </w:r>
          </w:p>
          <w:p>
            <w:pPr>
              <w:pStyle w:val="Normal"/>
              <w:rPr>
                <w:sz w:val="24"/>
              </w:rPr>
            </w:pPr>
            <w:r>
              <w:rPr>
                <w:sz w:val="24"/>
              </w:rPr>
            </w:r>
          </w:p>
          <w:p>
            <w:pPr>
              <w:pStyle w:val="Normal1"/>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К глаголам, передающим процессы воспроизведения зрительных образов, причисляются: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representar</w:t>
      </w:r>
      <w:r>
        <w:rPr>
          <w:sz w:val="24"/>
        </w:rPr>
        <w:t xml:space="preserve">                 — представлять                   </w:t>
      </w:r>
      <w:r>
        <w:rPr>
          <w:sz w:val="24"/>
          <w:lang w:val="en-US"/>
        </w:rPr>
        <w:t>dibujar</w:t>
      </w:r>
      <w:r>
        <w:rPr>
          <w:sz w:val="24"/>
        </w:rPr>
        <w:t xml:space="preserve">             — рисовать </w:t>
      </w:r>
    </w:p>
    <w:p>
      <w:pPr>
        <w:pStyle w:val="Normal1"/>
        <w:spacing w:lineRule="auto" w:line="240"/>
        <w:ind w:firstLine="284" w:end="0"/>
        <w:rPr/>
      </w:pPr>
      <w:r>
        <w:rPr>
          <w:sz w:val="24"/>
          <w:lang w:val="en-US"/>
        </w:rPr>
        <w:t>pintar</w:t>
      </w:r>
      <w:r>
        <w:rPr>
          <w:sz w:val="24"/>
        </w:rPr>
        <w:t xml:space="preserve">                         — писать (красками)            </w:t>
      </w:r>
      <w:r>
        <w:rPr>
          <w:sz w:val="24"/>
          <w:lang w:val="en-US"/>
        </w:rPr>
        <w:t>grabar</w:t>
      </w:r>
      <w:r>
        <w:rPr>
          <w:sz w:val="24"/>
        </w:rPr>
        <w:t xml:space="preserve">              — гравировать и др.</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Необходимо иметь в виду, что герундий не может соотноситься с каким-либо другим членом предложения, кроме подлежащего и прямого до</w:t>
        <w:softHyphen/>
        <w:t xml:space="preserve">полнения. Например, нельзя сказать: </w:t>
      </w:r>
      <w:r>
        <w:rPr>
          <w:sz w:val="22"/>
          <w:lang w:val="en-US"/>
        </w:rPr>
        <w:t>Sali</w:t>
      </w:r>
      <w:r>
        <w:rPr>
          <w:sz w:val="22"/>
        </w:rPr>
        <w:t xml:space="preserve">ó </w:t>
      </w:r>
      <w:r>
        <w:rPr>
          <w:sz w:val="22"/>
          <w:lang w:val="en-US"/>
        </w:rPr>
        <w:t>Miguel</w:t>
      </w:r>
      <w:r>
        <w:rPr>
          <w:sz w:val="22"/>
        </w:rPr>
        <w:t xml:space="preserve"> </w:t>
      </w:r>
      <w:r>
        <w:rPr>
          <w:i/>
          <w:iCs/>
          <w:sz w:val="22"/>
          <w:lang w:val="en-US"/>
        </w:rPr>
        <w:t>con</w:t>
      </w:r>
      <w:r>
        <w:rPr>
          <w:i/>
          <w:iCs/>
          <w:sz w:val="22"/>
        </w:rPr>
        <w:t xml:space="preserve"> </w:t>
      </w:r>
      <w:r>
        <w:rPr>
          <w:i/>
          <w:iCs/>
          <w:sz w:val="22"/>
          <w:lang w:val="en-US"/>
        </w:rPr>
        <w:t>un</w:t>
      </w:r>
      <w:r>
        <w:rPr>
          <w:i/>
          <w:iCs/>
          <w:sz w:val="22"/>
        </w:rPr>
        <w:t xml:space="preserve"> </w:t>
      </w:r>
      <w:r>
        <w:rPr>
          <w:i/>
          <w:iCs/>
          <w:sz w:val="22"/>
          <w:lang w:val="en-US"/>
        </w:rPr>
        <w:t>perrito</w:t>
      </w:r>
      <w:r>
        <w:rPr>
          <w:sz w:val="22"/>
        </w:rPr>
        <w:t xml:space="preserve"> </w:t>
      </w:r>
      <w:r>
        <w:rPr>
          <w:i/>
          <w:iCs/>
          <w:sz w:val="22"/>
          <w:lang w:val="en-US"/>
        </w:rPr>
        <w:t>ladrando</w:t>
      </w:r>
      <w:r>
        <w:rPr>
          <w:sz w:val="22"/>
        </w:rPr>
        <w:t xml:space="preserve"> </w:t>
      </w:r>
      <w:r>
        <w:rPr>
          <w:sz w:val="22"/>
          <w:lang w:val="en-US"/>
        </w:rPr>
        <w:t>furiosamente</w:t>
      </w:r>
      <w:r>
        <w:rPr>
          <w:sz w:val="22"/>
        </w:rPr>
        <w:t xml:space="preserve">, так как </w:t>
      </w:r>
      <w:r>
        <w:rPr>
          <w:sz w:val="22"/>
          <w:lang w:val="en-US"/>
        </w:rPr>
        <w:t>perrito</w:t>
      </w:r>
      <w:r>
        <w:rPr>
          <w:sz w:val="22"/>
        </w:rPr>
        <w:t xml:space="preserve"> выступает в предложении в качестве косвенного дополнения. Вместо </w:t>
      </w:r>
      <w:r>
        <w:rPr>
          <w:sz w:val="22"/>
          <w:lang w:val="en-US"/>
        </w:rPr>
        <w:t>ladrando</w:t>
      </w:r>
      <w:r>
        <w:rPr>
          <w:sz w:val="22"/>
        </w:rPr>
        <w:t xml:space="preserve"> </w:t>
      </w:r>
      <w:r>
        <w:rPr>
          <w:spacing w:val="20"/>
          <w:sz w:val="22"/>
        </w:rPr>
        <w:t>нужно сказать</w:t>
      </w:r>
      <w:r>
        <w:rPr>
          <w:sz w:val="22"/>
        </w:rPr>
        <w:t xml:space="preserve"> </w:t>
      </w:r>
      <w:r>
        <w:rPr>
          <w:i/>
          <w:iCs/>
          <w:sz w:val="22"/>
          <w:lang w:val="en-US"/>
        </w:rPr>
        <w:t>que</w:t>
      </w:r>
      <w:r>
        <w:rPr>
          <w:i/>
          <w:iCs/>
          <w:sz w:val="22"/>
        </w:rPr>
        <w:t xml:space="preserve"> </w:t>
      </w:r>
      <w:r>
        <w:rPr>
          <w:i/>
          <w:iCs/>
          <w:sz w:val="22"/>
          <w:lang w:val="en-US"/>
        </w:rPr>
        <w:t>ladraba</w:t>
      </w:r>
      <w:r>
        <w:rPr>
          <w:sz w:val="22"/>
        </w:rPr>
        <w:t>.</w:t>
      </w:r>
    </w:p>
    <w:p>
      <w:pPr>
        <w:pStyle w:val="Normal1"/>
        <w:spacing w:lineRule="auto" w:line="240"/>
        <w:ind w:firstLine="284" w:end="0"/>
        <w:rPr/>
      </w:pPr>
      <w:r>
        <w:rPr>
          <w:sz w:val="22"/>
        </w:rPr>
        <w:t>Ошибкой также является употребление герундия в несвойственной ему функ</w:t>
        <w:softHyphen/>
        <w:t xml:space="preserve">ции определения. </w:t>
      </w:r>
      <w:r>
        <w:rPr>
          <w:spacing w:val="20"/>
          <w:sz w:val="22"/>
        </w:rPr>
        <w:t>Нельзя</w:t>
      </w:r>
      <w:r>
        <w:rPr>
          <w:sz w:val="22"/>
          <w:lang w:val="en-US"/>
        </w:rPr>
        <w:t xml:space="preserve"> </w:t>
      </w:r>
      <w:r>
        <w:rPr>
          <w:sz w:val="22"/>
        </w:rPr>
        <w:t>сказать</w:t>
      </w:r>
      <w:r>
        <w:rPr>
          <w:sz w:val="22"/>
          <w:lang w:val="en-US"/>
        </w:rPr>
        <w:t xml:space="preserve">: Era un hombre pobre </w:t>
      </w:r>
      <w:r>
        <w:rPr>
          <w:i/>
          <w:iCs/>
          <w:sz w:val="22"/>
          <w:lang w:val="en-US"/>
        </w:rPr>
        <w:t>viviendo</w:t>
      </w:r>
      <w:r>
        <w:rPr>
          <w:sz w:val="22"/>
          <w:lang w:val="en-US"/>
        </w:rPr>
        <w:t xml:space="preserve"> en una cabaña. </w:t>
      </w:r>
      <w:r>
        <w:rPr>
          <w:sz w:val="22"/>
        </w:rPr>
        <w:t xml:space="preserve">В этом случае нужно употребить придаточное определительное предложение: que </w:t>
      </w:r>
      <w:r>
        <w:rPr>
          <w:sz w:val="22"/>
          <w:lang w:val="en-US"/>
        </w:rPr>
        <w:t>viv</w:t>
      </w:r>
      <w:r>
        <w:rPr>
          <w:sz w:val="22"/>
        </w:rPr>
        <w:t>í</w:t>
      </w:r>
      <w:r>
        <w:rPr>
          <w:sz w:val="22"/>
          <w:lang w:val="en-US"/>
        </w:rPr>
        <w:t>a</w:t>
      </w:r>
      <w:r>
        <w:rPr>
          <w:sz w:val="22"/>
        </w:rPr>
        <w:t xml:space="preserve"> </w:t>
      </w:r>
      <w:r>
        <w:rPr>
          <w:sz w:val="22"/>
          <w:lang w:val="en-US"/>
        </w:rPr>
        <w:t>en</w:t>
      </w:r>
      <w:r>
        <w:rPr>
          <w:sz w:val="22"/>
        </w:rPr>
        <w:t xml:space="preserve"> </w:t>
      </w:r>
      <w:r>
        <w:rPr>
          <w:sz w:val="22"/>
          <w:lang w:val="en-US"/>
        </w:rPr>
        <w:t>una</w:t>
      </w:r>
      <w:r>
        <w:rPr>
          <w:sz w:val="22"/>
        </w:rPr>
        <w:t xml:space="preserve"> </w:t>
      </w:r>
      <w:r>
        <w:rPr>
          <w:sz w:val="22"/>
          <w:lang w:val="en-US"/>
        </w:rPr>
        <w:t>caba</w:t>
      </w:r>
      <w:r>
        <w:rPr>
          <w:sz w:val="22"/>
        </w:rPr>
        <w:t>ñ</w:t>
      </w:r>
      <w:r>
        <w:rPr>
          <w:sz w:val="22"/>
          <w:lang w:val="en-US"/>
        </w:rPr>
        <w:t>a</w:t>
      </w:r>
      <w:r>
        <w:rPr>
          <w:sz w:val="22"/>
        </w:rPr>
        <w:t>.</w:t>
      </w:r>
    </w:p>
    <w:p>
      <w:pPr>
        <w:pStyle w:val="Normal1"/>
        <w:spacing w:lineRule="auto" w:line="240"/>
        <w:ind w:firstLine="284" w:end="0"/>
        <w:rPr>
          <w:sz w:val="22"/>
        </w:rPr>
      </w:pPr>
      <w:r>
        <w:rPr>
          <w:sz w:val="22"/>
        </w:rPr>
      </w:r>
    </w:p>
    <w:p>
      <w:pPr>
        <w:pStyle w:val="Normal1"/>
        <w:spacing w:lineRule="auto" w:line="240"/>
        <w:ind w:firstLine="284" w:end="0"/>
        <w:rPr>
          <w:sz w:val="24"/>
        </w:rPr>
      </w:pPr>
      <w:r>
        <w:rPr>
          <w:sz w:val="24"/>
        </w:rPr>
        <w:t>Связные герундиальные обороты могут переводиться на русский язык несколькими способами:</w:t>
      </w:r>
    </w:p>
    <w:p>
      <w:pPr>
        <w:pStyle w:val="Normal1"/>
        <w:spacing w:lineRule="auto" w:line="240"/>
        <w:ind w:firstLine="284" w:end="0"/>
        <w:rPr/>
      </w:pPr>
      <w:r>
        <w:rPr>
          <w:sz w:val="24"/>
        </w:rPr>
        <w:t xml:space="preserve">а) деепричастными оборотами. В тех случаях, когда герундий передает действие, </w:t>
      </w:r>
      <w:r>
        <w:rPr>
          <w:spacing w:val="20"/>
          <w:sz w:val="24"/>
        </w:rPr>
        <w:t>одновременное</w:t>
      </w:r>
      <w:r>
        <w:rPr>
          <w:sz w:val="24"/>
        </w:rPr>
        <w:t xml:space="preserve"> с действием сказуемого, </w:t>
      </w:r>
      <w:r>
        <w:rPr>
          <w:sz w:val="24"/>
          <w:lang w:val="en-US"/>
        </w:rPr>
        <w:t>construcci</w:t>
      </w:r>
      <w:r>
        <w:rPr>
          <w:sz w:val="24"/>
        </w:rPr>
        <w:t>ó</w:t>
      </w:r>
      <w:r>
        <w:rPr>
          <w:sz w:val="24"/>
          <w:lang w:val="en-US"/>
        </w:rPr>
        <w:t>n</w:t>
      </w:r>
      <w:r>
        <w:rPr>
          <w:sz w:val="24"/>
        </w:rPr>
        <w:t xml:space="preserve"> </w:t>
      </w:r>
      <w:r>
        <w:rPr>
          <w:sz w:val="24"/>
          <w:lang w:val="en-US"/>
        </w:rPr>
        <w:t>conjunta</w:t>
      </w:r>
      <w:r>
        <w:rPr>
          <w:sz w:val="24"/>
        </w:rPr>
        <w:t xml:space="preserve"> обычно переводится с помощью деепричастий от глаголов </w:t>
      </w:r>
      <w:r>
        <w:rPr>
          <w:spacing w:val="20"/>
          <w:sz w:val="24"/>
        </w:rPr>
        <w:t>несовершенного</w:t>
      </w:r>
      <w:r>
        <w:rPr>
          <w:sz w:val="24"/>
        </w:rPr>
        <w:t xml:space="preserve"> вида, а при выражении дей</w:t>
        <w:softHyphen/>
        <w:t xml:space="preserve">ствия, </w:t>
      </w:r>
      <w:r>
        <w:rPr>
          <w:spacing w:val="20"/>
          <w:sz w:val="24"/>
        </w:rPr>
        <w:t>предшествующего</w:t>
      </w:r>
      <w:r>
        <w:rPr>
          <w:sz w:val="24"/>
        </w:rPr>
        <w:t xml:space="preserve"> сказуемому, с помощью деепричастий от глаголов </w:t>
      </w:r>
      <w:r>
        <w:rPr>
          <w:spacing w:val="20"/>
          <w:sz w:val="24"/>
        </w:rPr>
        <w:t>совершенного</w:t>
      </w:r>
      <w:r>
        <w:rPr>
          <w:sz w:val="24"/>
        </w:rPr>
        <w:t xml:space="preserve"> вида:</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  </w:t>
      </w:r>
      <w:r>
        <w:rPr>
          <w:i/>
          <w:iCs/>
          <w:sz w:val="24"/>
          <w:lang w:val="en-US"/>
        </w:rPr>
        <w:t>Saltando</w:t>
      </w:r>
      <w:r>
        <w:rPr>
          <w:sz w:val="24"/>
          <w:lang w:val="en-US"/>
        </w:rPr>
        <w:t xml:space="preserve"> </w:t>
      </w:r>
      <w:r>
        <w:rPr>
          <w:sz w:val="24"/>
        </w:rPr>
        <w:t>ро</w:t>
      </w:r>
      <w:r>
        <w:rPr>
          <w:sz w:val="24"/>
          <w:lang w:val="en-US"/>
        </w:rPr>
        <w:t xml:space="preserve">r encima de las jaulas.                             </w:t>
      </w:r>
      <w:r>
        <w:rPr>
          <w:i/>
          <w:iCs/>
          <w:sz w:val="24"/>
        </w:rPr>
        <w:t>Перескакивая</w:t>
      </w:r>
      <w:r>
        <w:rPr>
          <w:sz w:val="24"/>
        </w:rPr>
        <w:t xml:space="preserve"> через клетки, </w:t>
      </w:r>
      <w:r>
        <w:rPr>
          <w:i/>
          <w:iCs/>
          <w:sz w:val="24"/>
        </w:rPr>
        <w:t>наступая</w:t>
      </w:r>
    </w:p>
    <w:p>
      <w:pPr>
        <w:pStyle w:val="Normal1"/>
        <w:spacing w:lineRule="auto" w:line="240"/>
        <w:ind w:firstLine="709" w:end="0"/>
        <w:rPr/>
      </w:pPr>
      <w:r>
        <w:rPr>
          <w:i/>
          <w:iCs/>
          <w:sz w:val="24"/>
          <w:lang w:val="en-US"/>
        </w:rPr>
        <w:t>atropellando</w:t>
      </w:r>
      <w:r>
        <w:rPr>
          <w:sz w:val="24"/>
        </w:rPr>
        <w:t xml:space="preserve"> </w:t>
      </w:r>
      <w:r>
        <w:rPr>
          <w:sz w:val="24"/>
          <w:lang w:val="en-US"/>
        </w:rPr>
        <w:t>canarios</w:t>
      </w:r>
      <w:r>
        <w:rPr>
          <w:sz w:val="24"/>
        </w:rPr>
        <w:t xml:space="preserve">, </w:t>
      </w:r>
      <w:r>
        <w:rPr>
          <w:i/>
          <w:iCs/>
          <w:sz w:val="24"/>
          <w:lang w:val="en-US"/>
        </w:rPr>
        <w:t>pateando</w:t>
      </w:r>
      <w:r>
        <w:rPr>
          <w:sz w:val="24"/>
        </w:rPr>
        <w:t xml:space="preserve">                               на канареек, давя колибри,</w:t>
      </w:r>
    </w:p>
    <w:p>
      <w:pPr>
        <w:pStyle w:val="Normal1"/>
        <w:spacing w:lineRule="auto" w:line="240"/>
        <w:ind w:firstLine="709" w:end="0"/>
        <w:rPr/>
      </w:pPr>
      <w:r>
        <w:rPr>
          <w:sz w:val="24"/>
          <w:lang w:val="en-US"/>
        </w:rPr>
        <w:t>colibr</w:t>
      </w:r>
      <w:r>
        <w:rPr>
          <w:sz w:val="24"/>
        </w:rPr>
        <w:t>í</w:t>
      </w:r>
      <w:r>
        <w:rPr>
          <w:sz w:val="24"/>
          <w:lang w:val="en-US"/>
        </w:rPr>
        <w:t>es</w:t>
      </w:r>
      <w:r>
        <w:rPr>
          <w:sz w:val="24"/>
        </w:rPr>
        <w:t xml:space="preserve">, </w:t>
      </w:r>
      <w:r>
        <w:rPr>
          <w:i/>
          <w:iCs/>
          <w:sz w:val="24"/>
          <w:lang w:val="en-US"/>
        </w:rPr>
        <w:t>derribando</w:t>
      </w:r>
      <w:r>
        <w:rPr>
          <w:sz w:val="24"/>
        </w:rPr>
        <w:t xml:space="preserve"> </w:t>
      </w:r>
      <w:r>
        <w:rPr>
          <w:sz w:val="24"/>
          <w:lang w:val="en-US"/>
        </w:rPr>
        <w:t>posaderos</w:t>
      </w:r>
      <w:r>
        <w:rPr>
          <w:sz w:val="24"/>
        </w:rPr>
        <w:t xml:space="preserve">                               </w:t>
      </w:r>
      <w:r>
        <w:rPr>
          <w:i/>
          <w:iCs/>
          <w:sz w:val="24"/>
        </w:rPr>
        <w:t>опрокидывая</w:t>
      </w:r>
      <w:r>
        <w:rPr>
          <w:sz w:val="24"/>
        </w:rPr>
        <w:t xml:space="preserve"> насесты</w:t>
      </w:r>
    </w:p>
    <w:p>
      <w:pPr>
        <w:pStyle w:val="Normal1"/>
        <w:spacing w:lineRule="auto" w:line="240"/>
        <w:ind w:firstLine="709" w:end="0"/>
        <w:rPr/>
      </w:pPr>
      <w:r>
        <w:rPr>
          <w:sz w:val="24"/>
          <w:lang w:val="en-US"/>
        </w:rPr>
        <w:t>de</w:t>
      </w:r>
      <w:r>
        <w:rPr>
          <w:sz w:val="24"/>
        </w:rPr>
        <w:t xml:space="preserve"> </w:t>
      </w:r>
      <w:r>
        <w:rPr>
          <w:sz w:val="24"/>
          <w:lang w:val="en-US"/>
        </w:rPr>
        <w:t>cotorras</w:t>
      </w:r>
      <w:r>
        <w:rPr>
          <w:sz w:val="24"/>
        </w:rPr>
        <w:t xml:space="preserve"> </w:t>
      </w:r>
      <w:r>
        <w:rPr>
          <w:sz w:val="24"/>
          <w:lang w:val="en-US"/>
        </w:rPr>
        <w:t>empavorecidas</w:t>
      </w:r>
      <w:r>
        <w:rPr>
          <w:sz w:val="24"/>
        </w:rPr>
        <w:t xml:space="preserve">,                                       с испуганными попугаями, я . </w:t>
      </w:r>
    </w:p>
    <w:p>
      <w:pPr>
        <w:pStyle w:val="Normal1"/>
        <w:spacing w:lineRule="auto" w:line="240"/>
        <w:ind w:firstLine="709" w:end="0"/>
        <w:rPr/>
      </w:pPr>
      <w:r>
        <w:rPr>
          <w:sz w:val="24"/>
          <w:lang w:val="en-US"/>
        </w:rPr>
        <w:t>acab</w:t>
      </w:r>
      <w:r>
        <w:rPr>
          <w:sz w:val="24"/>
        </w:rPr>
        <w:t xml:space="preserve">é роr </w:t>
      </w:r>
      <w:r>
        <w:rPr>
          <w:sz w:val="24"/>
          <w:lang w:val="en-US"/>
        </w:rPr>
        <w:t>llegar</w:t>
      </w:r>
      <w:r>
        <w:rPr>
          <w:sz w:val="24"/>
        </w:rPr>
        <w:t xml:space="preserve"> </w:t>
      </w:r>
      <w:r>
        <w:rPr>
          <w:sz w:val="24"/>
          <w:lang w:val="en-US"/>
        </w:rPr>
        <w:t>a</w:t>
      </w:r>
      <w:r>
        <w:rPr>
          <w:sz w:val="24"/>
        </w:rPr>
        <w:t xml:space="preserve"> una                                               наконец добрался до одной из </w:t>
      </w:r>
    </w:p>
    <w:p>
      <w:pPr>
        <w:pStyle w:val="Normal1"/>
        <w:spacing w:lineRule="auto" w:line="240"/>
        <w:ind w:firstLine="709" w:end="0"/>
        <w:rPr/>
      </w:pPr>
      <w:r>
        <w:rPr>
          <w:sz w:val="24"/>
          <w:lang w:val="en-US"/>
        </w:rPr>
        <w:t>de las puertas. (A. C</w:t>
      </w:r>
      <w:r>
        <w:rPr>
          <w:lang w:val="en-US"/>
        </w:rPr>
        <w:t>ARPENTIER</w:t>
      </w:r>
      <w:r>
        <w:rPr>
          <w:sz w:val="24"/>
          <w:lang w:val="en-US"/>
        </w:rPr>
        <w:t xml:space="preserve">)                              </w:t>
      </w:r>
      <w:r>
        <w:rPr>
          <w:sz w:val="24"/>
        </w:rPr>
        <w:t>дверей</w:t>
      </w:r>
      <w:r>
        <w:rPr>
          <w:sz w:val="24"/>
          <w:lang w:val="en-US"/>
        </w:rPr>
        <w:t xml:space="preserve">. </w:t>
      </w:r>
    </w:p>
    <w:p>
      <w:pPr>
        <w:pStyle w:val="Normal1"/>
        <w:spacing w:lineRule="auto" w:line="240"/>
        <w:ind w:firstLine="284" w:end="0"/>
        <w:rPr/>
      </w:pPr>
      <w:r>
        <w:rPr>
          <w:i/>
          <w:iCs/>
          <w:sz w:val="24"/>
          <w:lang w:val="en-US"/>
        </w:rPr>
        <w:t>Habiendo</w:t>
      </w:r>
      <w:r>
        <w:rPr>
          <w:sz w:val="24"/>
        </w:rPr>
        <w:t xml:space="preserve"> </w:t>
      </w:r>
      <w:r>
        <w:rPr>
          <w:i/>
          <w:iCs/>
          <w:sz w:val="24"/>
          <w:lang w:val="en-US"/>
        </w:rPr>
        <w:t>fracasado</w:t>
      </w:r>
      <w:r>
        <w:rPr>
          <w:sz w:val="24"/>
        </w:rPr>
        <w:t xml:space="preserve"> </w:t>
      </w:r>
      <w:r>
        <w:rPr>
          <w:sz w:val="24"/>
          <w:lang w:val="en-US"/>
        </w:rPr>
        <w:t>por</w:t>
      </w:r>
      <w:r>
        <w:rPr>
          <w:sz w:val="24"/>
        </w:rPr>
        <w:t xml:space="preserve"> </w:t>
      </w:r>
      <w:r>
        <w:rPr>
          <w:sz w:val="24"/>
          <w:lang w:val="en-US"/>
        </w:rPr>
        <w:t>segunda</w:t>
      </w:r>
      <w:r>
        <w:rPr>
          <w:sz w:val="24"/>
        </w:rPr>
        <w:t xml:space="preserve">                                 </w:t>
      </w:r>
      <w:r>
        <w:rPr>
          <w:i/>
          <w:iCs/>
          <w:sz w:val="24"/>
        </w:rPr>
        <w:t>Провалившись</w:t>
      </w:r>
      <w:r>
        <w:rPr>
          <w:sz w:val="24"/>
        </w:rPr>
        <w:t xml:space="preserve"> (на экзаменах) во </w:t>
      </w:r>
    </w:p>
    <w:p>
      <w:pPr>
        <w:pStyle w:val="Normal1"/>
        <w:spacing w:lineRule="auto" w:line="240"/>
        <w:ind w:firstLine="709" w:end="0"/>
        <w:rPr/>
      </w:pPr>
      <w:r>
        <w:rPr>
          <w:sz w:val="24"/>
        </w:rPr>
        <w:t xml:space="preserve"> </w:t>
      </w:r>
      <w:r>
        <w:rPr>
          <w:sz w:val="24"/>
          <w:lang w:val="en-US"/>
        </w:rPr>
        <w:t xml:space="preserve">vez, Femando no quiso estudiar más.                      </w:t>
      </w:r>
      <w:r>
        <w:rPr>
          <w:sz w:val="24"/>
        </w:rPr>
        <w:t>второй раз, Фернандо не захотел больше учиться.</w:t>
      </w:r>
    </w:p>
    <w:p>
      <w:pPr>
        <w:pStyle w:val="Normal1"/>
        <w:spacing w:lineRule="auto" w:line="240"/>
        <w:ind w:firstLine="284" w:end="0"/>
        <w:rPr/>
      </w:pPr>
      <w:r>
        <w:rPr>
          <w:i/>
          <w:iCs/>
          <w:sz w:val="24"/>
          <w:lang w:val="en-US"/>
        </w:rPr>
        <w:t>Habiendo</w:t>
      </w:r>
      <w:r>
        <w:rPr>
          <w:sz w:val="24"/>
        </w:rPr>
        <w:t xml:space="preserve"> </w:t>
      </w:r>
      <w:r>
        <w:rPr>
          <w:i/>
          <w:iCs/>
          <w:sz w:val="24"/>
          <w:lang w:val="en-US"/>
        </w:rPr>
        <w:t>encontrado</w:t>
      </w:r>
      <w:r>
        <w:rPr>
          <w:sz w:val="24"/>
        </w:rPr>
        <w:t xml:space="preserve"> </w:t>
      </w:r>
      <w:r>
        <w:rPr>
          <w:sz w:val="24"/>
          <w:lang w:val="en-US"/>
        </w:rPr>
        <w:t>algunos</w:t>
      </w:r>
      <w:r>
        <w:rPr>
          <w:sz w:val="24"/>
        </w:rPr>
        <w:t xml:space="preserve"> </w:t>
      </w:r>
      <w:r>
        <w:rPr>
          <w:sz w:val="24"/>
          <w:lang w:val="en-US"/>
        </w:rPr>
        <w:t>errores</w:t>
      </w:r>
      <w:r>
        <w:rPr>
          <w:sz w:val="24"/>
        </w:rPr>
        <w:t xml:space="preserve">                          </w:t>
      </w:r>
      <w:r>
        <w:rPr>
          <w:i/>
          <w:iCs/>
          <w:sz w:val="24"/>
        </w:rPr>
        <w:t>Найдя</w:t>
      </w:r>
      <w:r>
        <w:rPr>
          <w:sz w:val="24"/>
        </w:rPr>
        <w:t xml:space="preserve"> некоторые ошибки в предложенном</w:t>
      </w:r>
    </w:p>
    <w:p>
      <w:pPr>
        <w:pStyle w:val="Normal1"/>
        <w:spacing w:lineRule="auto" w:line="240"/>
        <w:ind w:firstLine="709" w:end="0"/>
        <w:rPr/>
      </w:pPr>
      <w:r>
        <w:rPr>
          <w:sz w:val="24"/>
        </w:rPr>
        <w:t xml:space="preserve"> </w:t>
      </w:r>
      <w:r>
        <w:rPr>
          <w:sz w:val="24"/>
          <w:lang w:val="en-US"/>
        </w:rPr>
        <w:t xml:space="preserve">en el plan propuesto, la </w:t>
      </w:r>
      <w:r>
        <w:rPr>
          <w:sz w:val="24"/>
        </w:rPr>
        <w:t>со</w:t>
      </w:r>
      <w:r>
        <w:rPr>
          <w:sz w:val="24"/>
          <w:lang w:val="en-US"/>
        </w:rPr>
        <w:t xml:space="preserve">misión no lo aceptó.       </w:t>
      </w:r>
      <w:r>
        <w:rPr>
          <w:sz w:val="24"/>
        </w:rPr>
        <w:t>плане, комиссия его не приняла.</w:t>
      </w:r>
    </w:p>
    <w:p>
      <w:pPr>
        <w:pStyle w:val="Normal1"/>
        <w:spacing w:lineRule="auto" w:line="240"/>
        <w:ind w:firstLine="284" w:end="0"/>
        <w:rPr>
          <w:sz w:val="24"/>
        </w:rPr>
      </w:pPr>
      <w:r>
        <w:rPr>
          <w:sz w:val="24"/>
        </w:rPr>
        <w:t xml:space="preserve"> </w:t>
      </w:r>
    </w:p>
    <w:p>
      <w:pPr>
        <w:pStyle w:val="Normal1"/>
        <w:spacing w:lineRule="auto" w:line="240"/>
        <w:ind w:firstLine="284" w:end="0"/>
        <w:rPr>
          <w:sz w:val="24"/>
        </w:rPr>
      </w:pPr>
      <w:r>
        <w:rPr>
          <w:sz w:val="24"/>
        </w:rPr>
        <w:t>б) существительными в творительном падеже:</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Hablando</w:t>
      </w:r>
      <w:r>
        <w:rPr>
          <w:sz w:val="24"/>
        </w:rPr>
        <w:t xml:space="preserve"> </w:t>
      </w:r>
      <w:r>
        <w:rPr>
          <w:sz w:val="24"/>
          <w:lang w:val="en-US"/>
        </w:rPr>
        <w:t>de</w:t>
      </w:r>
      <w:r>
        <w:rPr>
          <w:sz w:val="24"/>
        </w:rPr>
        <w:t xml:space="preserve"> é</w:t>
      </w:r>
      <w:r>
        <w:rPr>
          <w:sz w:val="24"/>
          <w:lang w:val="en-US"/>
        </w:rPr>
        <w:t>ste</w:t>
      </w:r>
      <w:r>
        <w:rPr>
          <w:sz w:val="24"/>
        </w:rPr>
        <w:t xml:space="preserve"> у </w:t>
      </w:r>
      <w:r>
        <w:rPr>
          <w:sz w:val="24"/>
          <w:lang w:val="en-US"/>
        </w:rPr>
        <w:t>de</w:t>
      </w:r>
      <w:r>
        <w:rPr>
          <w:sz w:val="24"/>
        </w:rPr>
        <w:t xml:space="preserve"> </w:t>
      </w:r>
      <w:r>
        <w:rPr>
          <w:sz w:val="24"/>
          <w:lang w:val="en-US"/>
        </w:rPr>
        <w:t>otros</w:t>
      </w:r>
      <w:r>
        <w:rPr>
          <w:sz w:val="24"/>
        </w:rPr>
        <w:t xml:space="preserve"> </w:t>
      </w:r>
      <w:r>
        <w:rPr>
          <w:sz w:val="24"/>
          <w:lang w:val="en-US"/>
        </w:rPr>
        <w:t>asuntos</w:t>
      </w:r>
      <w:r>
        <w:rPr>
          <w:sz w:val="24"/>
        </w:rPr>
        <w:t xml:space="preserve">                            </w:t>
      </w:r>
      <w:r>
        <w:rPr>
          <w:i/>
          <w:iCs/>
          <w:sz w:val="24"/>
        </w:rPr>
        <w:t>За разговорами</w:t>
      </w:r>
      <w:r>
        <w:rPr>
          <w:sz w:val="24"/>
        </w:rPr>
        <w:t xml:space="preserve"> (</w:t>
      </w:r>
      <w:r>
        <w:rPr>
          <w:i/>
          <w:iCs/>
          <w:sz w:val="24"/>
        </w:rPr>
        <w:t>доcл</w:t>
      </w:r>
      <w:r>
        <w:rPr>
          <w:sz w:val="24"/>
        </w:rPr>
        <w:t xml:space="preserve">.: говоря о...) </w:t>
      </w:r>
    </w:p>
    <w:p>
      <w:pPr>
        <w:pStyle w:val="Normal1"/>
        <w:spacing w:lineRule="auto" w:line="240"/>
        <w:ind w:firstLine="709" w:end="0"/>
        <w:rPr/>
      </w:pPr>
      <w:r>
        <w:rPr>
          <w:sz w:val="24"/>
        </w:rPr>
        <w:t xml:space="preserve"> </w:t>
      </w:r>
      <w:r>
        <w:rPr>
          <w:sz w:val="24"/>
          <w:lang w:val="en-US"/>
        </w:rPr>
        <w:t xml:space="preserve">empleamos la mañana.                                              </w:t>
      </w:r>
      <w:r>
        <w:rPr>
          <w:sz w:val="24"/>
        </w:rPr>
        <w:t>об этом и других делах мы провели утро.</w:t>
      </w:r>
    </w:p>
    <w:p>
      <w:pPr>
        <w:pStyle w:val="Normal1"/>
        <w:spacing w:lineRule="auto" w:line="240"/>
        <w:ind w:firstLine="709" w:end="0"/>
        <w:rPr/>
      </w:pPr>
      <w:r>
        <w:rPr>
          <w:sz w:val="24"/>
        </w:rPr>
        <w:t xml:space="preserve"> </w:t>
      </w:r>
      <w:r>
        <w:rPr>
          <w:sz w:val="24"/>
        </w:rPr>
        <w:t>(</w:t>
      </w:r>
      <w:r>
        <w:rPr>
          <w:sz w:val="24"/>
          <w:lang w:val="en-US"/>
        </w:rPr>
        <w:t>P</w:t>
      </w:r>
      <w:r>
        <w:rPr/>
        <w:t>É</w:t>
      </w:r>
      <w:r>
        <w:rPr>
          <w:lang w:val="en-US"/>
        </w:rPr>
        <w:t>REZ</w:t>
      </w:r>
      <w:r>
        <w:rPr>
          <w:sz w:val="24"/>
        </w:rPr>
        <w:t xml:space="preserve">  </w:t>
      </w:r>
      <w:r>
        <w:rPr>
          <w:sz w:val="24"/>
          <w:lang w:val="en-US"/>
        </w:rPr>
        <w:t>G</w:t>
      </w:r>
      <w:r>
        <w:rPr>
          <w:lang w:val="en-US"/>
        </w:rPr>
        <w:t>ALD</w:t>
      </w:r>
      <w:r>
        <w:rPr/>
        <w:t>Ó</w:t>
      </w:r>
      <w:r>
        <w:rPr>
          <w:lang w:val="en-US"/>
        </w:rPr>
        <w:t>S</w:t>
      </w:r>
      <w:r>
        <w:rPr>
          <w:sz w:val="24"/>
        </w:rPr>
        <w:t xml:space="preserve">)                   </w:t>
      </w:r>
    </w:p>
    <w:p>
      <w:pPr>
        <w:pStyle w:val="Normal1"/>
        <w:spacing w:lineRule="auto" w:line="240"/>
        <w:ind w:firstLine="284" w:end="0"/>
        <w:rPr>
          <w:sz w:val="24"/>
        </w:rPr>
      </w:pPr>
      <w:r>
        <w:rPr>
          <w:sz w:val="24"/>
        </w:rPr>
        <w:t xml:space="preserve"> </w:t>
      </w:r>
    </w:p>
    <w:p>
      <w:pPr>
        <w:pStyle w:val="Normal1"/>
        <w:spacing w:lineRule="auto" w:line="240"/>
        <w:ind w:firstLine="284" w:end="0"/>
        <w:rPr>
          <w:sz w:val="24"/>
        </w:rPr>
      </w:pPr>
      <w:r>
        <w:rPr>
          <w:sz w:val="24"/>
        </w:rPr>
        <w:t>в) действительными причастиями. Это бывает только в том случае, если герундий употребляется после глаголов восприятия и воспроизведения:</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lang w:val="en-US"/>
        </w:rPr>
        <w:t>Desde</w:t>
      </w:r>
      <w:r>
        <w:rPr>
          <w:sz w:val="24"/>
        </w:rPr>
        <w:t xml:space="preserve"> </w:t>
      </w:r>
      <w:r>
        <w:rPr>
          <w:sz w:val="24"/>
          <w:lang w:val="en-US"/>
        </w:rPr>
        <w:t>el</w:t>
      </w:r>
      <w:r>
        <w:rPr>
          <w:sz w:val="24"/>
        </w:rPr>
        <w:t xml:space="preserve"> </w:t>
      </w:r>
      <w:r>
        <w:rPr>
          <w:sz w:val="24"/>
          <w:lang w:val="en-US"/>
        </w:rPr>
        <w:t>balc</w:t>
      </w:r>
      <w:r>
        <w:rPr>
          <w:sz w:val="24"/>
        </w:rPr>
        <w:t>ó</w:t>
      </w:r>
      <w:r>
        <w:rPr>
          <w:sz w:val="24"/>
          <w:lang w:val="en-US"/>
        </w:rPr>
        <w:t>n</w:t>
      </w:r>
      <w:r>
        <w:rPr>
          <w:sz w:val="24"/>
        </w:rPr>
        <w:t xml:space="preserve"> </w:t>
      </w:r>
      <w:r>
        <w:rPr>
          <w:sz w:val="24"/>
          <w:lang w:val="en-US"/>
        </w:rPr>
        <w:t>hemos</w:t>
      </w:r>
      <w:r>
        <w:rPr>
          <w:sz w:val="24"/>
        </w:rPr>
        <w:t xml:space="preserve"> </w:t>
      </w:r>
      <w:r>
        <w:rPr>
          <w:sz w:val="24"/>
          <w:lang w:val="en-US"/>
        </w:rPr>
        <w:t>observado</w:t>
      </w:r>
      <w:r>
        <w:rPr>
          <w:sz w:val="24"/>
        </w:rPr>
        <w:t xml:space="preserve">                                С балкона мы наблюдали за </w:t>
      </w:r>
      <w:r>
        <w:rPr>
          <w:i/>
          <w:iCs/>
          <w:sz w:val="24"/>
        </w:rPr>
        <w:t>бегущими</w:t>
      </w:r>
    </w:p>
    <w:p>
      <w:pPr>
        <w:pStyle w:val="Normal1"/>
        <w:spacing w:lineRule="auto" w:line="240"/>
        <w:ind w:firstLine="709" w:end="0"/>
        <w:rPr/>
      </w:pPr>
      <w:r>
        <w:rPr>
          <w:sz w:val="24"/>
        </w:rPr>
        <w:t xml:space="preserve"> </w:t>
      </w:r>
      <w:r>
        <w:rPr>
          <w:sz w:val="24"/>
          <w:lang w:val="en-US"/>
        </w:rPr>
        <w:t xml:space="preserve">a los deportistas </w:t>
      </w:r>
      <w:r>
        <w:rPr>
          <w:i/>
          <w:iCs/>
          <w:sz w:val="24"/>
          <w:lang w:val="en-US"/>
        </w:rPr>
        <w:t>corriendo por la calle</w:t>
      </w:r>
      <w:r>
        <w:rPr>
          <w:sz w:val="24"/>
          <w:lang w:val="en-US"/>
        </w:rPr>
        <w:t xml:space="preserve">.                    </w:t>
      </w:r>
      <w:r>
        <w:rPr>
          <w:i/>
          <w:iCs/>
          <w:sz w:val="24"/>
        </w:rPr>
        <w:t>по улице</w:t>
      </w:r>
      <w:r>
        <w:rPr>
          <w:sz w:val="24"/>
        </w:rPr>
        <w:t xml:space="preserve"> сп</w:t>
      </w:r>
      <w:r>
        <w:rPr>
          <w:sz w:val="24"/>
          <w:lang w:val="en-US"/>
        </w:rPr>
        <w:t>o</w:t>
      </w:r>
      <w:r>
        <w:rPr>
          <w:sz w:val="24"/>
        </w:rPr>
        <w:t>ртсменами.</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 </w:t>
      </w:r>
      <w:r>
        <w:rPr>
          <w:sz w:val="24"/>
        </w:rPr>
        <w:t>г) указанные в пункте «в» обороты могут переводиться прида</w:t>
        <w:softHyphen/>
        <w:t>нными дополнительными предложениями: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Oía a dos obreros </w:t>
      </w:r>
      <w:r>
        <w:rPr>
          <w:i/>
          <w:iCs/>
          <w:sz w:val="24"/>
          <w:lang w:val="en-US"/>
        </w:rPr>
        <w:t>hablando</w:t>
      </w:r>
      <w:r>
        <w:rPr>
          <w:sz w:val="24"/>
          <w:lang w:val="en-US"/>
        </w:rPr>
        <w:t xml:space="preserve"> </w:t>
      </w:r>
      <w:r>
        <w:rPr>
          <w:i/>
          <w:iCs/>
          <w:sz w:val="24"/>
          <w:lang w:val="en-US"/>
        </w:rPr>
        <w:t>de nosotros</w:t>
      </w:r>
      <w:r>
        <w:rPr>
          <w:sz w:val="24"/>
          <w:lang w:val="en-US"/>
        </w:rPr>
        <w:t xml:space="preserve">.                     </w:t>
      </w:r>
      <w:r>
        <w:rPr>
          <w:sz w:val="24"/>
        </w:rPr>
        <w:t xml:space="preserve">Я слышал, </w:t>
      </w:r>
      <w:r>
        <w:rPr>
          <w:i/>
          <w:iCs/>
          <w:sz w:val="24"/>
        </w:rPr>
        <w:t>как двое рабочих говорили о нас</w:t>
      </w:r>
      <w:r>
        <w:rPr>
          <w:sz w:val="24"/>
        </w:rPr>
        <w:t>.</w:t>
      </w:r>
    </w:p>
    <w:p>
      <w:pPr>
        <w:pStyle w:val="Normal1"/>
        <w:spacing w:lineRule="auto" w:line="240"/>
        <w:ind w:firstLine="709" w:end="0"/>
        <w:rPr/>
      </w:pPr>
      <w:r>
        <w:rPr>
          <w:sz w:val="24"/>
        </w:rPr>
        <w:t xml:space="preserve"> </w:t>
      </w:r>
      <w:r>
        <w:rPr>
          <w:sz w:val="24"/>
        </w:rPr>
        <w:t>(</w:t>
      </w:r>
      <w:r>
        <w:rPr>
          <w:sz w:val="24"/>
          <w:lang w:val="en-US"/>
        </w:rPr>
        <w:t>E</w:t>
      </w:r>
      <w:r>
        <w:rPr>
          <w:sz w:val="24"/>
        </w:rPr>
        <w:t xml:space="preserve">. </w:t>
      </w:r>
      <w:r>
        <w:rPr>
          <w:sz w:val="24"/>
          <w:lang w:val="en-US"/>
        </w:rPr>
        <w:t>D</w:t>
      </w:r>
      <w:r>
        <w:rPr>
          <w:lang w:val="en-US"/>
        </w:rPr>
        <w:t>ESNOES</w:t>
      </w:r>
      <w:r>
        <w:rPr>
          <w:sz w:val="24"/>
        </w:rPr>
        <w:t xml:space="preserve">) </w:t>
      </w:r>
    </w:p>
    <w:p>
      <w:pPr>
        <w:pStyle w:val="Normal1"/>
        <w:spacing w:lineRule="auto" w:line="240"/>
        <w:ind w:firstLine="284" w:end="0"/>
        <w:rPr/>
      </w:pPr>
      <w:r>
        <w:rPr>
          <w:sz w:val="24"/>
          <w:lang w:val="en-US"/>
        </w:rPr>
        <w:t>La</w:t>
      </w:r>
      <w:r>
        <w:rPr>
          <w:sz w:val="24"/>
        </w:rPr>
        <w:t xml:space="preserve"> </w:t>
      </w:r>
      <w:r>
        <w:rPr>
          <w:sz w:val="24"/>
          <w:lang w:val="en-US"/>
        </w:rPr>
        <w:t>ve</w:t>
      </w:r>
      <w:r>
        <w:rPr>
          <w:sz w:val="24"/>
        </w:rPr>
        <w:t>í</w:t>
      </w:r>
      <w:r>
        <w:rPr>
          <w:sz w:val="24"/>
          <w:lang w:val="en-US"/>
        </w:rPr>
        <w:t>a</w:t>
      </w:r>
      <w:r>
        <w:rPr>
          <w:sz w:val="24"/>
        </w:rPr>
        <w:t xml:space="preserve"> </w:t>
      </w:r>
      <w:r>
        <w:rPr>
          <w:i/>
          <w:iCs/>
          <w:sz w:val="24"/>
          <w:lang w:val="en-US"/>
        </w:rPr>
        <w:t>pasando</w:t>
      </w:r>
      <w:r>
        <w:rPr>
          <w:i/>
          <w:iCs/>
          <w:sz w:val="24"/>
        </w:rPr>
        <w:t xml:space="preserve"> </w:t>
      </w:r>
      <w:r>
        <w:rPr>
          <w:i/>
          <w:iCs/>
          <w:sz w:val="24"/>
          <w:lang w:val="en-US"/>
        </w:rPr>
        <w:t>por</w:t>
      </w:r>
      <w:r>
        <w:rPr>
          <w:i/>
          <w:iCs/>
          <w:sz w:val="24"/>
        </w:rPr>
        <w:t xml:space="preserve"> </w:t>
      </w:r>
      <w:r>
        <w:rPr>
          <w:i/>
          <w:iCs/>
          <w:sz w:val="24"/>
          <w:lang w:val="en-US"/>
        </w:rPr>
        <w:t>la</w:t>
      </w:r>
      <w:r>
        <w:rPr>
          <w:i/>
          <w:iCs/>
          <w:sz w:val="24"/>
        </w:rPr>
        <w:t xml:space="preserve"> </w:t>
      </w:r>
      <w:r>
        <w:rPr>
          <w:i/>
          <w:iCs/>
          <w:sz w:val="24"/>
          <w:lang w:val="en-US"/>
        </w:rPr>
        <w:t>galer</w:t>
      </w:r>
      <w:r>
        <w:rPr>
          <w:i/>
          <w:iCs/>
          <w:sz w:val="24"/>
        </w:rPr>
        <w:t>í</w:t>
      </w:r>
      <w:r>
        <w:rPr>
          <w:i/>
          <w:iCs/>
          <w:sz w:val="24"/>
          <w:lang w:val="en-US"/>
        </w:rPr>
        <w:t>a</w:t>
      </w:r>
      <w:r>
        <w:rPr>
          <w:sz w:val="24"/>
        </w:rPr>
        <w:t xml:space="preserve">                                      Я видел, </w:t>
      </w:r>
      <w:r>
        <w:rPr>
          <w:i/>
          <w:iCs/>
          <w:sz w:val="24"/>
        </w:rPr>
        <w:t>что она прогуливалась</w:t>
      </w:r>
      <w:r>
        <w:rPr>
          <w:sz w:val="24"/>
        </w:rPr>
        <w:t xml:space="preserve">  </w:t>
      </w:r>
    </w:p>
    <w:p>
      <w:pPr>
        <w:pStyle w:val="Normal1"/>
        <w:spacing w:lineRule="auto" w:line="240"/>
        <w:ind w:firstLine="709" w:end="0"/>
        <w:rPr/>
      </w:pPr>
      <w:r>
        <w:rPr>
          <w:i/>
          <w:iCs/>
          <w:sz w:val="24"/>
          <w:lang w:val="en-US"/>
        </w:rPr>
        <w:t>al lado del doctor Moreno</w:t>
      </w:r>
      <w:r>
        <w:rPr>
          <w:sz w:val="24"/>
          <w:lang w:val="en-US"/>
        </w:rPr>
        <w:t xml:space="preserve">.                                          </w:t>
      </w:r>
      <w:r>
        <w:rPr>
          <w:i/>
          <w:iCs/>
          <w:sz w:val="24"/>
        </w:rPr>
        <w:t>вместе с доктором Морено п</w:t>
      </w:r>
      <w:r>
        <w:rPr>
          <w:i/>
          <w:iCs/>
          <w:sz w:val="24"/>
          <w:lang w:val="en-US"/>
        </w:rPr>
        <w:t>o</w:t>
      </w:r>
      <w:r>
        <w:rPr>
          <w:i/>
          <w:iCs/>
          <w:sz w:val="24"/>
        </w:rPr>
        <w:t xml:space="preserve"> галерее</w:t>
      </w:r>
      <w:r>
        <w:rPr>
          <w:sz w:val="24"/>
        </w:rPr>
        <w:t>.</w:t>
      </w:r>
    </w:p>
    <w:p>
      <w:pPr>
        <w:pStyle w:val="Normal1"/>
        <w:spacing w:lineRule="auto" w:line="240"/>
        <w:ind w:firstLine="709" w:end="0"/>
        <w:rPr/>
      </w:pPr>
      <w:r>
        <w:rPr>
          <w:sz w:val="24"/>
        </w:rPr>
        <w:t>(</w:t>
      </w:r>
      <w:r>
        <w:rPr>
          <w:sz w:val="24"/>
          <w:lang w:val="en-US"/>
        </w:rPr>
        <w:t>B</w:t>
      </w:r>
      <w:r>
        <w:rPr>
          <w:lang w:val="en-US"/>
        </w:rPr>
        <w:t>LASCO</w:t>
      </w:r>
      <w:r>
        <w:rPr>
          <w:sz w:val="24"/>
        </w:rPr>
        <w:t xml:space="preserve"> </w:t>
      </w:r>
      <w:r>
        <w:rPr>
          <w:sz w:val="24"/>
          <w:lang w:val="en-US"/>
        </w:rPr>
        <w:t>I</w:t>
      </w:r>
      <w:r>
        <w:rPr>
          <w:lang w:val="en-US"/>
        </w:rPr>
        <w:t>B</w:t>
      </w:r>
      <w:r>
        <w:rPr/>
        <w:t>ÁÑ</w:t>
      </w:r>
      <w:r>
        <w:rPr>
          <w:lang w:val="en-US"/>
        </w:rPr>
        <w:t>EZ</w:t>
      </w:r>
      <w:r>
        <w:rPr>
          <w:sz w:val="24"/>
        </w:rPr>
        <w:t xml:space="preserve">)                  </w:t>
      </w:r>
    </w:p>
    <w:p>
      <w:pPr>
        <w:pStyle w:val="Normal1"/>
        <w:spacing w:lineRule="auto" w:line="240"/>
        <w:ind w:firstLine="709" w:end="0"/>
        <w:rPr>
          <w:sz w:val="24"/>
        </w:rPr>
      </w:pPr>
      <w:r>
        <w:rPr>
          <w:sz w:val="24"/>
        </w:rPr>
        <w:t xml:space="preserve"> </w:t>
      </w:r>
    </w:p>
    <w:p>
      <w:pPr>
        <w:pStyle w:val="Normal1"/>
        <w:spacing w:lineRule="auto" w:line="240"/>
        <w:ind w:firstLine="284" w:end="0"/>
        <w:jc w:val="center"/>
        <w:rPr/>
      </w:pPr>
      <w:r>
        <w:rPr>
          <w:i/>
          <w:sz w:val="24"/>
        </w:rPr>
        <w:t>5. Самостоятельные (абсолютные) герундиальные обороты  (</w:t>
      </w:r>
      <w:r>
        <w:rPr>
          <w:i/>
          <w:sz w:val="24"/>
          <w:lang w:val="en-US"/>
        </w:rPr>
        <w:t>construcciones</w:t>
      </w:r>
      <w:r>
        <w:rPr>
          <w:i/>
          <w:sz w:val="24"/>
        </w:rPr>
        <w:t xml:space="preserve"> </w:t>
      </w:r>
      <w:r>
        <w:rPr>
          <w:i/>
          <w:sz w:val="24"/>
          <w:lang w:val="en-US"/>
        </w:rPr>
        <w:t>absolutas</w:t>
      </w:r>
      <w:r>
        <w:rPr>
          <w:i/>
          <w:sz w:val="24"/>
        </w:rPr>
        <w:t xml:space="preserve"> </w:t>
      </w:r>
      <w:r>
        <w:rPr>
          <w:i/>
          <w:sz w:val="24"/>
          <w:lang w:val="en-US"/>
        </w:rPr>
        <w:t>con</w:t>
      </w:r>
      <w:r>
        <w:rPr>
          <w:i/>
          <w:sz w:val="24"/>
        </w:rPr>
        <w:t xml:space="preserve"> </w:t>
      </w:r>
      <w:r>
        <w:rPr>
          <w:i/>
          <w:sz w:val="24"/>
          <w:lang w:val="en-US"/>
        </w:rPr>
        <w:t>gerundio</w:t>
      </w:r>
      <w:r>
        <w:rPr>
          <w:i/>
          <w:sz w:val="24"/>
        </w:rPr>
        <w:t>)</w:t>
      </w:r>
    </w:p>
    <w:p>
      <w:pPr>
        <w:pStyle w:val="Normal1"/>
        <w:spacing w:lineRule="auto" w:line="240"/>
        <w:ind w:firstLine="284" w:end="0"/>
        <w:rPr/>
      </w:pPr>
      <w:r>
        <w:rPr>
          <w:sz w:val="24"/>
        </w:rPr>
        <w:t xml:space="preserve"> </w:t>
      </w:r>
      <w:r>
        <w:rPr>
          <w:sz w:val="24"/>
        </w:rPr>
        <w:t xml:space="preserve">Самостоятельный герундиальный оборот состоит из герундия относящихся к нему слов. </w:t>
      </w:r>
      <w:r>
        <w:rPr>
          <w:spacing w:val="20"/>
          <w:sz w:val="24"/>
        </w:rPr>
        <w:t xml:space="preserve">Логическое подлежащее </w:t>
      </w:r>
      <w:r>
        <w:rPr>
          <w:sz w:val="24"/>
        </w:rPr>
        <w:t>такого оборота не совпадает с грамматическим подлежащим предложения:</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Preparando los turistas sus mochilas</w:t>
      </w:r>
      <w:r>
        <w:rPr>
          <w:sz w:val="24"/>
          <w:lang w:val="en-US"/>
        </w:rPr>
        <w:t xml:space="preserve">,                             </w:t>
      </w:r>
      <w:r>
        <w:rPr>
          <w:sz w:val="24"/>
        </w:rPr>
        <w:t>Пока</w:t>
      </w:r>
      <w:r>
        <w:rPr>
          <w:sz w:val="24"/>
          <w:lang w:val="en-US"/>
        </w:rPr>
        <w:t xml:space="preserve"> </w:t>
      </w:r>
      <w:r>
        <w:rPr>
          <w:sz w:val="24"/>
        </w:rPr>
        <w:t>туристы</w:t>
      </w:r>
      <w:r>
        <w:rPr>
          <w:sz w:val="24"/>
          <w:lang w:val="en-US"/>
        </w:rPr>
        <w:t xml:space="preserve"> </w:t>
      </w:r>
      <w:r>
        <w:rPr>
          <w:sz w:val="24"/>
        </w:rPr>
        <w:t>подготавливали</w:t>
      </w:r>
      <w:r>
        <w:rPr>
          <w:sz w:val="24"/>
          <w:lang w:val="en-US"/>
        </w:rPr>
        <w:t xml:space="preserve"> </w:t>
      </w:r>
    </w:p>
    <w:p>
      <w:pPr>
        <w:pStyle w:val="Normal1"/>
        <w:spacing w:lineRule="auto" w:line="240"/>
        <w:ind w:firstLine="709" w:end="0"/>
        <w:rPr>
          <w:sz w:val="24"/>
          <w:lang w:val="en-US"/>
        </w:rPr>
      </w:pPr>
      <w:r>
        <w:rPr>
          <w:b/>
          <w:bCs/>
          <w:sz w:val="24"/>
          <w:lang w:val="en-US"/>
        </w:rPr>
        <w:t>el jefe</w:t>
      </w:r>
      <w:r>
        <w:rPr>
          <w:sz w:val="24"/>
          <w:lang w:val="en-US"/>
        </w:rPr>
        <w:t xml:space="preserve"> del campamento dio                                             </w:t>
      </w:r>
      <w:r>
        <w:rPr>
          <w:sz w:val="24"/>
        </w:rPr>
        <w:t>свои</w:t>
      </w:r>
      <w:r>
        <w:rPr>
          <w:sz w:val="24"/>
          <w:lang w:val="en-US"/>
        </w:rPr>
        <w:t xml:space="preserve"> </w:t>
      </w:r>
      <w:r>
        <w:rPr>
          <w:sz w:val="24"/>
        </w:rPr>
        <w:t>рюкзаки</w:t>
      </w:r>
      <w:r>
        <w:rPr>
          <w:sz w:val="24"/>
          <w:lang w:val="en-US"/>
        </w:rPr>
        <w:t xml:space="preserve">, </w:t>
      </w:r>
      <w:r>
        <w:rPr>
          <w:sz w:val="24"/>
        </w:rPr>
        <w:t>начальник</w:t>
      </w:r>
      <w:r>
        <w:rPr>
          <w:sz w:val="24"/>
          <w:lang w:val="en-US"/>
        </w:rPr>
        <w:t xml:space="preserve"> </w:t>
      </w:r>
      <w:r>
        <w:rPr>
          <w:sz w:val="24"/>
        </w:rPr>
        <w:t>лагеря</w:t>
      </w:r>
    </w:p>
    <w:p>
      <w:pPr>
        <w:pStyle w:val="Normal1"/>
        <w:spacing w:lineRule="auto" w:line="240"/>
        <w:ind w:firstLine="709" w:end="0"/>
        <w:rPr/>
      </w:pPr>
      <w:r>
        <w:rPr>
          <w:sz w:val="24"/>
          <w:lang w:val="en-US"/>
        </w:rPr>
        <w:t xml:space="preserve">señal de salida.                                                                </w:t>
      </w:r>
      <w:r>
        <w:rPr>
          <w:sz w:val="24"/>
        </w:rPr>
        <w:t>подал сигнал к отправ</w:t>
        <w:softHyphen/>
        <w:t>лению.</w:t>
      </w:r>
    </w:p>
    <w:p>
      <w:pPr>
        <w:pStyle w:val="Normal1"/>
        <w:spacing w:lineRule="auto" w:line="240"/>
        <w:ind w:firstLine="284" w:end="0"/>
        <w:rPr/>
      </w:pPr>
      <w:r>
        <w:rPr>
          <w:b/>
          <w:bCs/>
          <w:sz w:val="24"/>
          <w:lang w:val="en-US"/>
        </w:rPr>
        <w:t>Luis</w:t>
      </w:r>
      <w:r>
        <w:rPr>
          <w:sz w:val="24"/>
        </w:rPr>
        <w:t xml:space="preserve"> </w:t>
      </w:r>
      <w:r>
        <w:rPr>
          <w:sz w:val="24"/>
          <w:lang w:val="en-US"/>
        </w:rPr>
        <w:t>decidi</w:t>
      </w:r>
      <w:r>
        <w:rPr>
          <w:sz w:val="24"/>
        </w:rPr>
        <w:t xml:space="preserve">ó </w:t>
      </w:r>
      <w:r>
        <w:rPr>
          <w:sz w:val="24"/>
          <w:lang w:val="en-US"/>
        </w:rPr>
        <w:t>recorrer</w:t>
      </w:r>
      <w:r>
        <w:rPr>
          <w:sz w:val="24"/>
        </w:rPr>
        <w:t xml:space="preserve"> </w:t>
      </w:r>
      <w:r>
        <w:rPr>
          <w:sz w:val="24"/>
          <w:lang w:val="en-US"/>
        </w:rPr>
        <w:t>la</w:t>
      </w:r>
      <w:r>
        <w:rPr>
          <w:sz w:val="24"/>
        </w:rPr>
        <w:t xml:space="preserve"> </w:t>
      </w:r>
      <w:r>
        <w:rPr>
          <w:sz w:val="24"/>
          <w:lang w:val="en-US"/>
        </w:rPr>
        <w:t>ciudad</w:t>
      </w:r>
      <w:r>
        <w:rPr>
          <w:sz w:val="24"/>
        </w:rPr>
        <w:t xml:space="preserve">,                                       Луис решил походить по городу </w:t>
      </w:r>
    </w:p>
    <w:p>
      <w:pPr>
        <w:pStyle w:val="Normal1"/>
        <w:spacing w:lineRule="auto" w:line="240"/>
        <w:ind w:firstLine="709" w:end="0"/>
        <w:rPr/>
      </w:pPr>
      <w:r>
        <w:rPr>
          <w:i/>
          <w:iCs/>
          <w:sz w:val="24"/>
          <w:lang w:val="en-US"/>
        </w:rPr>
        <w:t>habiendo facturado el mozo su equipaje</w:t>
      </w:r>
      <w:r>
        <w:rPr>
          <w:sz w:val="24"/>
          <w:lang w:val="en-US"/>
        </w:rPr>
        <w:t xml:space="preserve">.                        </w:t>
      </w:r>
      <w:r>
        <w:rPr>
          <w:sz w:val="24"/>
        </w:rPr>
        <w:t>после того, как носильщик сдал его багаж.</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русском языке нет подобных оборотов, поэтому обычно они переводятся с испанского языка на русский придаточными обстоя</w:t>
        <w:softHyphen/>
        <w:t>тельственными предложениями:</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Estando</w:t>
      </w:r>
      <w:r>
        <w:rPr>
          <w:i/>
          <w:iCs/>
          <w:sz w:val="24"/>
        </w:rPr>
        <w:t xml:space="preserve"> </w:t>
      </w:r>
      <w:r>
        <w:rPr>
          <w:i/>
          <w:iCs/>
          <w:sz w:val="24"/>
          <w:lang w:val="en-US"/>
        </w:rPr>
        <w:t>enfermo</w:t>
      </w:r>
      <w:r>
        <w:rPr>
          <w:i/>
          <w:iCs/>
          <w:sz w:val="24"/>
        </w:rPr>
        <w:t xml:space="preserve"> </w:t>
      </w:r>
      <w:r>
        <w:rPr>
          <w:i/>
          <w:iCs/>
          <w:sz w:val="24"/>
          <w:lang w:val="en-US"/>
        </w:rPr>
        <w:t>Carlos</w:t>
      </w:r>
      <w:r>
        <w:rPr>
          <w:sz w:val="24"/>
        </w:rPr>
        <w:t xml:space="preserve">, </w:t>
      </w:r>
      <w:r>
        <w:rPr>
          <w:sz w:val="24"/>
          <w:lang w:val="en-US"/>
        </w:rPr>
        <w:t>no</w:t>
      </w:r>
      <w:r>
        <w:rPr>
          <w:sz w:val="24"/>
        </w:rPr>
        <w:t xml:space="preserve"> </w:t>
      </w:r>
      <w:r>
        <w:rPr>
          <w:sz w:val="24"/>
          <w:lang w:val="en-US"/>
        </w:rPr>
        <w:t>le</w:t>
      </w:r>
      <w:r>
        <w:rPr>
          <w:sz w:val="24"/>
        </w:rPr>
        <w:t xml:space="preserve"> </w:t>
      </w:r>
      <w:r>
        <w:rPr>
          <w:sz w:val="24"/>
          <w:lang w:val="en-US"/>
        </w:rPr>
        <w:t>vieron</w:t>
      </w:r>
      <w:r>
        <w:rPr>
          <w:sz w:val="24"/>
        </w:rPr>
        <w:t xml:space="preserve">                               </w:t>
      </w:r>
      <w:r>
        <w:rPr>
          <w:i/>
          <w:iCs/>
          <w:sz w:val="24"/>
        </w:rPr>
        <w:t>Так как Карлос был болен</w:t>
      </w:r>
      <w:r>
        <w:rPr>
          <w:sz w:val="24"/>
        </w:rPr>
        <w:t>, его не</w:t>
      </w:r>
    </w:p>
    <w:p>
      <w:pPr>
        <w:pStyle w:val="Normal1"/>
        <w:spacing w:lineRule="auto" w:line="240"/>
        <w:ind w:firstLine="709" w:end="0"/>
        <w:rPr/>
      </w:pPr>
      <w:r>
        <w:rPr>
          <w:sz w:val="24"/>
          <w:lang w:val="en-US"/>
        </w:rPr>
        <w:t xml:space="preserve">en la conferencia.                                                               </w:t>
      </w:r>
      <w:r>
        <w:rPr>
          <w:sz w:val="24"/>
        </w:rPr>
        <w:t>видели на конференции.</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6. Синтаксические функции герундия и герундиальных оборотов</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Герундий имеет в предложениях обстоятельственное значение и выражает самостоятельно или в составе герундиальных оборотов следующие виды </w:t>
      </w:r>
      <w:r>
        <w:rPr>
          <w:spacing w:val="20"/>
          <w:sz w:val="24"/>
        </w:rPr>
        <w:t>обстоятельственных</w:t>
      </w:r>
      <w:r>
        <w:rPr>
          <w:sz w:val="24"/>
        </w:rPr>
        <w:t xml:space="preserve"> значений:</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Образа действия</w:t>
      </w:r>
      <w:r>
        <w:rPr>
          <w:sz w:val="24"/>
        </w:rPr>
        <w:t>. (Как уже упоминалось, это наиболее ча</w:t>
        <w:softHyphen/>
        <w:t>стое значение герундия):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joven entró </w:t>
      </w:r>
      <w:r>
        <w:rPr>
          <w:i/>
          <w:iCs/>
          <w:sz w:val="24"/>
          <w:lang w:val="en-US"/>
        </w:rPr>
        <w:t>cantando</w:t>
      </w:r>
      <w:r>
        <w:rPr>
          <w:sz w:val="24"/>
          <w:lang w:val="en-US"/>
        </w:rPr>
        <w:t xml:space="preserve"> algo.                                               </w:t>
      </w:r>
      <w:r>
        <w:rPr>
          <w:sz w:val="24"/>
        </w:rPr>
        <w:t xml:space="preserve">Юноша вошел, что-то напевая. </w:t>
      </w:r>
    </w:p>
    <w:p>
      <w:pPr>
        <w:pStyle w:val="Normal1"/>
        <w:spacing w:lineRule="auto" w:line="240"/>
        <w:ind w:firstLine="284" w:end="0"/>
        <w:rPr/>
      </w:pPr>
      <w:r>
        <w:rPr>
          <w:sz w:val="24"/>
          <w:lang w:val="en-US"/>
        </w:rPr>
        <w:t>Miguel</w:t>
      </w:r>
      <w:r>
        <w:rPr>
          <w:sz w:val="24"/>
        </w:rPr>
        <w:t xml:space="preserve"> </w:t>
      </w:r>
      <w:r>
        <w:rPr>
          <w:sz w:val="24"/>
          <w:lang w:val="en-US"/>
        </w:rPr>
        <w:t>visitaba</w:t>
      </w:r>
      <w:r>
        <w:rPr>
          <w:sz w:val="24"/>
        </w:rPr>
        <w:t xml:space="preserve"> </w:t>
      </w:r>
      <w:r>
        <w:rPr>
          <w:sz w:val="24"/>
          <w:lang w:val="en-US"/>
        </w:rPr>
        <w:t>las</w:t>
      </w:r>
      <w:r>
        <w:rPr>
          <w:sz w:val="24"/>
        </w:rPr>
        <w:t xml:space="preserve"> </w:t>
      </w:r>
      <w:r>
        <w:rPr>
          <w:sz w:val="24"/>
          <w:lang w:val="en-US"/>
        </w:rPr>
        <w:t>librer</w:t>
      </w:r>
      <w:r>
        <w:rPr>
          <w:sz w:val="24"/>
        </w:rPr>
        <w:t>í</w:t>
      </w:r>
      <w:r>
        <w:rPr>
          <w:sz w:val="24"/>
          <w:lang w:val="en-US"/>
        </w:rPr>
        <w:t>as</w:t>
      </w:r>
      <w:r>
        <w:rPr>
          <w:sz w:val="24"/>
        </w:rPr>
        <w:t xml:space="preserve">                                                  Мигель ходил по книжньм лавкам,</w:t>
      </w:r>
    </w:p>
    <w:p>
      <w:pPr>
        <w:pStyle w:val="Normal1"/>
        <w:spacing w:lineRule="auto" w:line="240"/>
        <w:ind w:firstLine="709" w:end="0"/>
        <w:rPr/>
      </w:pPr>
      <w:r>
        <w:rPr>
          <w:i/>
          <w:iCs/>
          <w:sz w:val="24"/>
          <w:lang w:val="en-US"/>
        </w:rPr>
        <w:t>tratando de comprar el libra necesario</w:t>
      </w:r>
      <w:r>
        <w:rPr>
          <w:sz w:val="24"/>
          <w:lang w:val="en-US"/>
        </w:rPr>
        <w:t xml:space="preserve">.                             </w:t>
      </w:r>
      <w:r>
        <w:rPr>
          <w:sz w:val="24"/>
        </w:rPr>
        <w:t>стараясь купить нужную книгу.</w:t>
      </w:r>
    </w:p>
    <w:p>
      <w:pPr>
        <w:pStyle w:val="Normal1"/>
        <w:spacing w:lineRule="auto" w:line="240"/>
        <w:ind w:firstLine="284" w:end="0"/>
        <w:rPr>
          <w:sz w:val="24"/>
        </w:rPr>
      </w:pPr>
      <w:r>
        <w:rPr>
          <w:sz w:val="24"/>
        </w:rPr>
      </w:r>
    </w:p>
    <w:p>
      <w:pPr>
        <w:pStyle w:val="Normal1"/>
        <w:spacing w:lineRule="auto" w:line="240"/>
        <w:ind w:firstLine="284" w:end="0"/>
        <w:rPr/>
      </w:pPr>
      <w:r>
        <w:rPr>
          <w:spacing w:val="20"/>
          <w:sz w:val="24"/>
        </w:rPr>
        <w:t>Причины</w:t>
      </w:r>
      <w:r>
        <w:rPr>
          <w:spacing w:val="20"/>
          <w:sz w:val="24"/>
          <w:lang w:val="en-US"/>
        </w:rPr>
        <w:t>:</w:t>
      </w:r>
    </w:p>
    <w:p>
      <w:pPr>
        <w:pStyle w:val="Normal1"/>
        <w:spacing w:lineRule="auto" w:line="240"/>
        <w:ind w:firstLine="284" w:end="0"/>
        <w:rPr/>
      </w:pPr>
      <w:r>
        <w:rPr>
          <w:i/>
          <w:iCs/>
          <w:sz w:val="24"/>
          <w:lang w:val="en-US"/>
        </w:rPr>
        <w:t>No encontrando a nadie en casa</w:t>
      </w:r>
      <w:r>
        <w:rPr>
          <w:sz w:val="24"/>
          <w:lang w:val="en-US"/>
        </w:rPr>
        <w:t>, Roberto se retiró.             He</w:t>
      </w:r>
      <w:r>
        <w:rPr>
          <w:sz w:val="24"/>
        </w:rPr>
        <w:t xml:space="preserve"> найдя никого дома, Роберто ушел.</w:t>
      </w:r>
    </w:p>
    <w:p>
      <w:pPr>
        <w:pStyle w:val="Normal1"/>
        <w:spacing w:lineRule="auto" w:line="240"/>
        <w:ind w:firstLine="284" w:end="0"/>
        <w:rPr/>
      </w:pPr>
      <w:r>
        <w:rPr>
          <w:i/>
          <w:iCs/>
          <w:sz w:val="24"/>
        </w:rPr>
        <w:t xml:space="preserve"> </w:t>
      </w:r>
      <w:r>
        <w:rPr>
          <w:i/>
          <w:iCs/>
          <w:sz w:val="24"/>
          <w:lang w:val="en-US"/>
        </w:rPr>
        <w:t>Habi</w:t>
      </w:r>
      <w:r>
        <w:rPr>
          <w:i/>
          <w:iCs/>
          <w:sz w:val="24"/>
        </w:rPr>
        <w:t>é</w:t>
      </w:r>
      <w:r>
        <w:rPr>
          <w:i/>
          <w:iCs/>
          <w:sz w:val="24"/>
          <w:lang w:val="en-US"/>
        </w:rPr>
        <w:t>ndose</w:t>
      </w:r>
      <w:r>
        <w:rPr>
          <w:i/>
          <w:iCs/>
          <w:sz w:val="24"/>
        </w:rPr>
        <w:t xml:space="preserve"> </w:t>
      </w:r>
      <w:r>
        <w:rPr>
          <w:i/>
          <w:iCs/>
          <w:sz w:val="24"/>
          <w:lang w:val="en-US"/>
        </w:rPr>
        <w:t>portado</w:t>
      </w:r>
      <w:r>
        <w:rPr>
          <w:i/>
          <w:iCs/>
          <w:sz w:val="24"/>
        </w:rPr>
        <w:t xml:space="preserve"> </w:t>
      </w:r>
      <w:r>
        <w:rPr>
          <w:i/>
          <w:iCs/>
          <w:sz w:val="24"/>
          <w:lang w:val="en-US"/>
        </w:rPr>
        <w:t>mal</w:t>
      </w:r>
      <w:r>
        <w:rPr>
          <w:i/>
          <w:iCs/>
          <w:sz w:val="24"/>
        </w:rPr>
        <w:t xml:space="preserve"> </w:t>
      </w:r>
      <w:r>
        <w:rPr>
          <w:i/>
          <w:iCs/>
          <w:sz w:val="24"/>
          <w:lang w:val="en-US"/>
        </w:rPr>
        <w:t>en</w:t>
      </w:r>
      <w:r>
        <w:rPr>
          <w:i/>
          <w:iCs/>
          <w:sz w:val="24"/>
        </w:rPr>
        <w:t xml:space="preserve"> </w:t>
      </w:r>
      <w:r>
        <w:rPr>
          <w:i/>
          <w:iCs/>
          <w:sz w:val="24"/>
          <w:lang w:val="en-US"/>
        </w:rPr>
        <w:t>la</w:t>
      </w:r>
      <w:r>
        <w:rPr>
          <w:i/>
          <w:iCs/>
          <w:sz w:val="24"/>
        </w:rPr>
        <w:t xml:space="preserve"> </w:t>
      </w:r>
      <w:r>
        <w:rPr>
          <w:i/>
          <w:iCs/>
          <w:sz w:val="24"/>
          <w:lang w:val="en-US"/>
        </w:rPr>
        <w:t>clase</w:t>
      </w:r>
      <w:r>
        <w:rPr>
          <w:sz w:val="24"/>
        </w:rPr>
        <w:t xml:space="preserve">                                    Так как Хуанито вел себя плохо</w:t>
      </w:r>
    </w:p>
    <w:p>
      <w:pPr>
        <w:pStyle w:val="Normal1"/>
        <w:spacing w:lineRule="auto" w:line="240"/>
        <w:ind w:firstLine="709" w:end="0"/>
        <w:rPr/>
      </w:pPr>
      <w:r>
        <w:rPr>
          <w:i/>
          <w:iCs/>
          <w:sz w:val="24"/>
          <w:lang w:val="en-US"/>
        </w:rPr>
        <w:t>Juanito</w:t>
      </w:r>
      <w:r>
        <w:rPr>
          <w:sz w:val="24"/>
          <w:lang w:val="en-US"/>
        </w:rPr>
        <w:t xml:space="preserve">, su padre le castigó.                                                </w:t>
      </w:r>
      <w:r>
        <w:rPr>
          <w:sz w:val="24"/>
        </w:rPr>
        <w:t>в классе, отец наказал его.</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rPr>
      </w:pPr>
      <w:r>
        <w:rPr>
          <w:spacing w:val="20"/>
          <w:sz w:val="24"/>
        </w:rPr>
        <w:t>Условия:</w:t>
      </w:r>
    </w:p>
    <w:p>
      <w:pPr>
        <w:pStyle w:val="Normal1"/>
        <w:spacing w:lineRule="auto" w:line="240"/>
        <w:ind w:firstLine="284" w:end="0"/>
        <w:rPr/>
      </w:pPr>
      <w:r>
        <w:rPr>
          <w:i/>
          <w:iCs/>
          <w:sz w:val="24"/>
          <w:lang w:val="en-US"/>
        </w:rPr>
        <w:t>Estudiando</w:t>
      </w:r>
      <w:r>
        <w:rPr>
          <w:i/>
          <w:iCs/>
          <w:sz w:val="24"/>
        </w:rPr>
        <w:t xml:space="preserve"> </w:t>
      </w:r>
      <w:r>
        <w:rPr>
          <w:i/>
          <w:iCs/>
          <w:sz w:val="24"/>
          <w:lang w:val="en-US"/>
        </w:rPr>
        <w:t>mucho</w:t>
      </w:r>
      <w:r>
        <w:rPr>
          <w:sz w:val="24"/>
        </w:rPr>
        <w:t xml:space="preserve">, </w:t>
      </w:r>
      <w:r>
        <w:rPr>
          <w:sz w:val="24"/>
          <w:lang w:val="en-US"/>
        </w:rPr>
        <w:t>saldr</w:t>
      </w:r>
      <w:r>
        <w:rPr>
          <w:sz w:val="24"/>
        </w:rPr>
        <w:t>á</w:t>
      </w:r>
      <w:r>
        <w:rPr>
          <w:sz w:val="24"/>
          <w:lang w:val="en-US"/>
        </w:rPr>
        <w:t>s</w:t>
      </w:r>
      <w:r>
        <w:rPr>
          <w:sz w:val="24"/>
        </w:rPr>
        <w:t xml:space="preserve"> </w:t>
      </w:r>
      <w:r>
        <w:rPr>
          <w:sz w:val="24"/>
          <w:lang w:val="en-US"/>
        </w:rPr>
        <w:t>bien</w:t>
      </w:r>
      <w:r>
        <w:rPr>
          <w:sz w:val="24"/>
        </w:rPr>
        <w:t xml:space="preserve"> </w:t>
      </w:r>
      <w:r>
        <w:rPr>
          <w:sz w:val="24"/>
          <w:lang w:val="en-US"/>
        </w:rPr>
        <w:t>en</w:t>
      </w:r>
      <w:r>
        <w:rPr>
          <w:sz w:val="24"/>
        </w:rPr>
        <w:t xml:space="preserve">                                        Если будешь много заниматься,</w:t>
      </w:r>
    </w:p>
    <w:p>
      <w:pPr>
        <w:pStyle w:val="Normal1"/>
        <w:spacing w:lineRule="auto" w:line="240"/>
        <w:ind w:firstLine="709" w:end="0"/>
        <w:rPr/>
      </w:pPr>
      <w:r>
        <w:rPr>
          <w:sz w:val="24"/>
          <w:lang w:val="en-US"/>
        </w:rPr>
        <w:t>los</w:t>
      </w:r>
      <w:r>
        <w:rPr>
          <w:sz w:val="24"/>
        </w:rPr>
        <w:t xml:space="preserve"> </w:t>
      </w:r>
      <w:r>
        <w:rPr>
          <w:sz w:val="24"/>
          <w:lang w:val="en-US"/>
        </w:rPr>
        <w:t>ex</w:t>
      </w:r>
      <w:r>
        <w:rPr>
          <w:sz w:val="24"/>
        </w:rPr>
        <w:t>á</w:t>
      </w:r>
      <w:r>
        <w:rPr>
          <w:sz w:val="24"/>
          <w:lang w:val="en-US"/>
        </w:rPr>
        <w:t>menes</w:t>
      </w:r>
      <w:r>
        <w:rPr>
          <w:sz w:val="24"/>
        </w:rPr>
        <w:t xml:space="preserve">.                                                                      ты хорошо сдашь экзамены. </w:t>
      </w:r>
    </w:p>
    <w:p>
      <w:pPr>
        <w:pStyle w:val="Normal1"/>
        <w:spacing w:lineRule="auto" w:line="240"/>
        <w:ind w:firstLine="284" w:end="0"/>
        <w:rPr/>
      </w:pPr>
      <w:r>
        <w:rPr>
          <w:i/>
          <w:iCs/>
          <w:sz w:val="24"/>
          <w:lang w:val="en-US"/>
        </w:rPr>
        <w:t>Levant</w:t>
      </w:r>
      <w:r>
        <w:rPr>
          <w:i/>
          <w:iCs/>
          <w:sz w:val="24"/>
        </w:rPr>
        <w:t>á</w:t>
      </w:r>
      <w:r>
        <w:rPr>
          <w:i/>
          <w:iCs/>
          <w:sz w:val="24"/>
          <w:lang w:val="en-US"/>
        </w:rPr>
        <w:t>ndose</w:t>
      </w:r>
      <w:r>
        <w:rPr>
          <w:i/>
          <w:iCs/>
          <w:sz w:val="24"/>
        </w:rPr>
        <w:t xml:space="preserve"> </w:t>
      </w:r>
      <w:r>
        <w:rPr>
          <w:i/>
          <w:iCs/>
          <w:sz w:val="24"/>
          <w:lang w:val="en-US"/>
        </w:rPr>
        <w:t>temprano</w:t>
      </w:r>
      <w:r>
        <w:rPr>
          <w:sz w:val="24"/>
        </w:rPr>
        <w:t>, (</w:t>
      </w:r>
      <w:r>
        <w:rPr>
          <w:sz w:val="24"/>
          <w:lang w:val="en-US"/>
        </w:rPr>
        <w:t>ustedes</w:t>
      </w:r>
      <w:r>
        <w:rPr>
          <w:sz w:val="24"/>
        </w:rPr>
        <w:t xml:space="preserve">)                                        Встав рано, вы успеете закончить </w:t>
      </w:r>
    </w:p>
    <w:p>
      <w:pPr>
        <w:pStyle w:val="Normal1"/>
        <w:spacing w:lineRule="auto" w:line="240"/>
        <w:ind w:firstLine="709" w:end="0"/>
        <w:rPr/>
      </w:pPr>
      <w:r>
        <w:rPr>
          <w:sz w:val="24"/>
          <w:lang w:val="en-US"/>
        </w:rPr>
        <w:t xml:space="preserve">tendrán tiempo para terminar el trabajo.                             </w:t>
      </w:r>
      <w:r>
        <w:rPr>
          <w:sz w:val="24"/>
        </w:rPr>
        <w:t>свою работу.</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rPr>
      </w:pPr>
      <w:r>
        <w:rPr>
          <w:spacing w:val="20"/>
          <w:sz w:val="24"/>
        </w:rPr>
        <w:t>Времени:</w:t>
      </w:r>
    </w:p>
    <w:p>
      <w:pPr>
        <w:pStyle w:val="Normal1"/>
        <w:spacing w:lineRule="auto" w:line="240"/>
        <w:ind w:firstLine="284" w:end="0"/>
        <w:rPr/>
      </w:pPr>
      <w:r>
        <w:rPr>
          <w:i/>
          <w:iCs/>
          <w:sz w:val="24"/>
          <w:lang w:val="en-US"/>
        </w:rPr>
        <w:t>En</w:t>
      </w:r>
      <w:r>
        <w:rPr>
          <w:i/>
          <w:iCs/>
          <w:sz w:val="24"/>
        </w:rPr>
        <w:t xml:space="preserve"> </w:t>
      </w:r>
      <w:r>
        <w:rPr>
          <w:i/>
          <w:iCs/>
          <w:sz w:val="24"/>
          <w:lang w:val="en-US"/>
        </w:rPr>
        <w:t>terminando</w:t>
      </w:r>
      <w:r>
        <w:rPr>
          <w:i/>
          <w:iCs/>
          <w:sz w:val="24"/>
        </w:rPr>
        <w:t xml:space="preserve"> </w:t>
      </w:r>
      <w:r>
        <w:rPr>
          <w:i/>
          <w:iCs/>
          <w:sz w:val="24"/>
          <w:lang w:val="en-US"/>
        </w:rPr>
        <w:t>los</w:t>
      </w:r>
      <w:r>
        <w:rPr>
          <w:i/>
          <w:iCs/>
          <w:sz w:val="24"/>
        </w:rPr>
        <w:t xml:space="preserve"> </w:t>
      </w:r>
      <w:r>
        <w:rPr>
          <w:i/>
          <w:iCs/>
          <w:sz w:val="24"/>
          <w:lang w:val="en-US"/>
        </w:rPr>
        <w:t>ejercicios</w:t>
      </w:r>
      <w:r>
        <w:rPr>
          <w:sz w:val="24"/>
        </w:rPr>
        <w:t xml:space="preserve">, </w:t>
      </w:r>
      <w:r>
        <w:rPr>
          <w:sz w:val="24"/>
          <w:lang w:val="en-US"/>
        </w:rPr>
        <w:t>saldremos</w:t>
      </w:r>
      <w:r>
        <w:rPr>
          <w:sz w:val="24"/>
        </w:rPr>
        <w:t xml:space="preserve">                                Закончив упражнения, мы сразу же</w:t>
      </w:r>
    </w:p>
    <w:p>
      <w:pPr>
        <w:pStyle w:val="Normal1"/>
        <w:spacing w:lineRule="auto" w:line="240"/>
        <w:ind w:firstLine="709" w:end="0"/>
        <w:rPr/>
      </w:pPr>
      <w:r>
        <w:rPr>
          <w:sz w:val="24"/>
          <w:lang w:val="en-US"/>
        </w:rPr>
        <w:t>a</w:t>
      </w:r>
      <w:r>
        <w:rPr>
          <w:sz w:val="24"/>
        </w:rPr>
        <w:t xml:space="preserve"> </w:t>
      </w:r>
      <w:r>
        <w:rPr>
          <w:sz w:val="24"/>
          <w:lang w:val="en-US"/>
        </w:rPr>
        <w:t>pasear</w:t>
      </w:r>
      <w:r>
        <w:rPr>
          <w:sz w:val="24"/>
        </w:rPr>
        <w:t>.                                                                                пойдем гулять.</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7. Место герундия и герундиальных оборотов в предложении</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Герундий в роли обстоятельства образа действия обычно помещается </w:t>
      </w:r>
      <w:r>
        <w:rPr>
          <w:spacing w:val="20"/>
          <w:sz w:val="24"/>
        </w:rPr>
        <w:t>после</w:t>
      </w:r>
      <w:r>
        <w:rPr>
          <w:sz w:val="24"/>
        </w:rPr>
        <w:t xml:space="preserve"> сказуемого:</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Ibamos </w:t>
      </w:r>
      <w:r>
        <w:rPr>
          <w:i/>
          <w:iCs/>
          <w:sz w:val="24"/>
          <w:lang w:val="en-US"/>
        </w:rPr>
        <w:t>riendo</w:t>
      </w:r>
      <w:r>
        <w:rPr>
          <w:sz w:val="24"/>
          <w:lang w:val="en-US"/>
        </w:rPr>
        <w:t xml:space="preserve"> al club.                                                            </w:t>
      </w:r>
      <w:r>
        <w:rPr>
          <w:sz w:val="24"/>
        </w:rPr>
        <w:t>Смеясь, мы шли в клуб.</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Связные герундиальные обороты могут стоять:</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а) в </w:t>
      </w:r>
      <w:r>
        <w:rPr>
          <w:spacing w:val="20"/>
          <w:sz w:val="24"/>
        </w:rPr>
        <w:t>начале</w:t>
      </w:r>
      <w:r>
        <w:rPr>
          <w:sz w:val="24"/>
        </w:rPr>
        <w:t xml:space="preserve"> предложения:</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Sintiéndose enfermo</w:t>
      </w:r>
      <w:r>
        <w:rPr>
          <w:sz w:val="24"/>
          <w:lang w:val="en-US"/>
        </w:rPr>
        <w:t xml:space="preserve">, decidió visitar al médico.                      </w:t>
      </w:r>
      <w:r>
        <w:rPr>
          <w:sz w:val="24"/>
        </w:rPr>
        <w:t>Почувствовав себя нездоровым, он решил</w:t>
      </w:r>
    </w:p>
    <w:p>
      <w:pPr>
        <w:pStyle w:val="Normal1"/>
        <w:spacing w:lineRule="auto" w:line="240"/>
        <w:ind w:firstLine="284" w:end="0"/>
        <w:rPr>
          <w:sz w:val="24"/>
        </w:rPr>
      </w:pPr>
      <w:r>
        <w:rPr>
          <w:sz w:val="24"/>
        </w:rPr>
        <w:t xml:space="preserve">                                                                                                       </w:t>
      </w:r>
      <w:r>
        <w:rPr>
          <w:sz w:val="24"/>
        </w:rPr>
        <w:t>пойти к врачу.</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в </w:t>
      </w:r>
      <w:r>
        <w:rPr>
          <w:spacing w:val="20"/>
          <w:sz w:val="24"/>
        </w:rPr>
        <w:t>середине</w:t>
      </w:r>
      <w:r>
        <w:rPr>
          <w:sz w:val="24"/>
        </w:rPr>
        <w:t xml:space="preserve"> предложения: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Jorge</w:t>
      </w:r>
      <w:r>
        <w:rPr>
          <w:sz w:val="24"/>
        </w:rPr>
        <w:t xml:space="preserve"> </w:t>
      </w:r>
      <w:r>
        <w:rPr>
          <w:sz w:val="24"/>
          <w:lang w:val="en-US"/>
        </w:rPr>
        <w:t>comprend</w:t>
      </w:r>
      <w:r>
        <w:rPr>
          <w:sz w:val="24"/>
        </w:rPr>
        <w:t>í</w:t>
      </w:r>
      <w:r>
        <w:rPr>
          <w:sz w:val="24"/>
          <w:lang w:val="en-US"/>
        </w:rPr>
        <w:t>a</w:t>
      </w:r>
      <w:r>
        <w:rPr>
          <w:sz w:val="24"/>
        </w:rPr>
        <w:t xml:space="preserve"> </w:t>
      </w:r>
      <w:r>
        <w:rPr>
          <w:sz w:val="24"/>
          <w:lang w:val="en-US"/>
        </w:rPr>
        <w:t>que</w:t>
      </w:r>
      <w:r>
        <w:rPr>
          <w:sz w:val="24"/>
        </w:rPr>
        <w:t xml:space="preserve">, </w:t>
      </w:r>
      <w:r>
        <w:rPr>
          <w:i/>
          <w:iCs/>
          <w:sz w:val="24"/>
          <w:lang w:val="en-US"/>
        </w:rPr>
        <w:t>caminando</w:t>
      </w:r>
      <w:r>
        <w:rPr>
          <w:sz w:val="24"/>
        </w:rPr>
        <w:t xml:space="preserve">                                         Хорхе понимал, что по дороге в </w:t>
      </w:r>
    </w:p>
    <w:p>
      <w:pPr>
        <w:pStyle w:val="Normal1"/>
        <w:spacing w:lineRule="auto" w:line="240"/>
        <w:ind w:firstLine="709" w:end="0"/>
        <w:rPr/>
      </w:pPr>
      <w:r>
        <w:rPr>
          <w:i/>
          <w:iCs/>
          <w:sz w:val="24"/>
        </w:rPr>
        <w:t xml:space="preserve"> </w:t>
      </w:r>
      <w:r>
        <w:rPr>
          <w:i/>
          <w:iCs/>
          <w:sz w:val="24"/>
          <w:lang w:val="en-US"/>
        </w:rPr>
        <w:t>hacia</w:t>
      </w:r>
      <w:r>
        <w:rPr>
          <w:i/>
          <w:iCs/>
          <w:sz w:val="24"/>
        </w:rPr>
        <w:t xml:space="preserve"> </w:t>
      </w:r>
      <w:r>
        <w:rPr>
          <w:i/>
          <w:iCs/>
          <w:sz w:val="24"/>
          <w:lang w:val="en-US"/>
        </w:rPr>
        <w:t>el</w:t>
      </w:r>
      <w:r>
        <w:rPr>
          <w:i/>
          <w:iCs/>
          <w:sz w:val="24"/>
        </w:rPr>
        <w:t xml:space="preserve"> </w:t>
      </w:r>
      <w:r>
        <w:rPr>
          <w:i/>
          <w:iCs/>
          <w:sz w:val="24"/>
          <w:lang w:val="en-US"/>
        </w:rPr>
        <w:t>pueblo</w:t>
      </w:r>
      <w:r>
        <w:rPr>
          <w:sz w:val="24"/>
        </w:rPr>
        <w:t xml:space="preserve">, </w:t>
      </w:r>
      <w:r>
        <w:rPr>
          <w:sz w:val="24"/>
          <w:lang w:val="en-US"/>
        </w:rPr>
        <w:t>podr</w:t>
      </w:r>
      <w:r>
        <w:rPr>
          <w:sz w:val="24"/>
        </w:rPr>
        <w:t>í</w:t>
      </w:r>
      <w:r>
        <w:rPr>
          <w:sz w:val="24"/>
          <w:lang w:val="en-US"/>
        </w:rPr>
        <w:t>a</w:t>
      </w:r>
      <w:r>
        <w:rPr>
          <w:sz w:val="24"/>
        </w:rPr>
        <w:t xml:space="preserve"> </w:t>
      </w:r>
      <w:r>
        <w:rPr>
          <w:sz w:val="24"/>
          <w:lang w:val="en-US"/>
        </w:rPr>
        <w:t>encontrarse</w:t>
      </w:r>
      <w:r>
        <w:rPr>
          <w:sz w:val="24"/>
        </w:rPr>
        <w:t xml:space="preserve">                                     селение он может встретиться</w:t>
      </w:r>
    </w:p>
    <w:p>
      <w:pPr>
        <w:pStyle w:val="Normal1"/>
        <w:spacing w:lineRule="auto" w:line="240"/>
        <w:ind w:firstLine="709" w:end="0"/>
        <w:rPr/>
      </w:pPr>
      <w:r>
        <w:rPr>
          <w:sz w:val="24"/>
        </w:rPr>
        <w:t xml:space="preserve"> </w:t>
      </w:r>
      <w:r>
        <w:rPr>
          <w:sz w:val="24"/>
          <w:lang w:val="en-US"/>
        </w:rPr>
        <w:t xml:space="preserve">con el policía.                                                                       </w:t>
      </w:r>
      <w:r>
        <w:rPr>
          <w:sz w:val="24"/>
        </w:rPr>
        <w:t>с полицейским.</w:t>
      </w:r>
    </w:p>
    <w:p>
      <w:pPr>
        <w:pStyle w:val="Normal1"/>
        <w:spacing w:lineRule="auto" w:line="240"/>
        <w:ind w:firstLine="284" w:end="0"/>
        <w:rPr>
          <w:sz w:val="24"/>
        </w:rPr>
      </w:pPr>
      <w:r>
        <w:rPr>
          <w:sz w:val="24"/>
        </w:rPr>
      </w:r>
    </w:p>
    <w:p>
      <w:pPr>
        <w:pStyle w:val="Normal1"/>
        <w:spacing w:lineRule="auto" w:line="240"/>
        <w:ind w:firstLine="284" w:end="0"/>
        <w:rPr/>
      </w:pPr>
      <w:r>
        <w:rPr>
          <w:sz w:val="24"/>
        </w:rPr>
        <w:t>Герундиальные обороты (обычно образа действия), употребля</w:t>
        <w:softHyphen/>
        <w:t xml:space="preserve">ющиеся в пояснительных целях, нередко помещаются сразу же  </w:t>
      </w:r>
      <w:r>
        <w:rPr>
          <w:spacing w:val="20"/>
          <w:sz w:val="24"/>
        </w:rPr>
        <w:t>после</w:t>
      </w:r>
      <w:r>
        <w:rPr>
          <w:sz w:val="24"/>
        </w:rPr>
        <w:t xml:space="preserve"> подлежащего и </w:t>
      </w:r>
      <w:r>
        <w:rPr>
          <w:spacing w:val="20"/>
          <w:sz w:val="24"/>
        </w:rPr>
        <w:t>перед</w:t>
      </w:r>
      <w:r>
        <w:rPr>
          <w:sz w:val="24"/>
        </w:rPr>
        <w:t xml:space="preserve"> сказуемым:</w:t>
      </w:r>
    </w:p>
    <w:p>
      <w:pPr>
        <w:pStyle w:val="Normal1"/>
        <w:spacing w:lineRule="auto" w:line="240"/>
        <w:ind w:firstLine="284" w:end="0"/>
        <w:rPr>
          <w:sz w:val="24"/>
        </w:rPr>
      </w:pPr>
      <w:r>
        <w:rPr>
          <w:sz w:val="24"/>
        </w:rPr>
      </w:r>
    </w:p>
    <w:p>
      <w:pPr>
        <w:pStyle w:val="Normal1"/>
        <w:spacing w:lineRule="auto" w:line="240"/>
        <w:ind w:firstLine="284" w:end="0"/>
        <w:rPr/>
      </w:pPr>
      <w:r>
        <w:rPr>
          <w:sz w:val="24"/>
        </w:rPr>
        <w:t>Е</w:t>
      </w:r>
      <w:r>
        <w:rPr>
          <w:sz w:val="24"/>
          <w:lang w:val="en-US"/>
        </w:rPr>
        <w:t>ntonces</w:t>
      </w:r>
      <w:r>
        <w:rPr>
          <w:sz w:val="24"/>
        </w:rPr>
        <w:t xml:space="preserve"> </w:t>
      </w:r>
      <w:r>
        <w:rPr>
          <w:sz w:val="24"/>
          <w:lang w:val="en-US"/>
        </w:rPr>
        <w:t>yo</w:t>
      </w:r>
      <w:r>
        <w:rPr>
          <w:sz w:val="24"/>
        </w:rPr>
        <w:t xml:space="preserve">, </w:t>
      </w:r>
      <w:r>
        <w:rPr>
          <w:i/>
          <w:iCs/>
          <w:sz w:val="24"/>
          <w:lang w:val="en-US"/>
        </w:rPr>
        <w:t>considerando</w:t>
      </w:r>
      <w:r>
        <w:rPr>
          <w:i/>
          <w:iCs/>
          <w:sz w:val="24"/>
        </w:rPr>
        <w:t xml:space="preserve"> </w:t>
      </w:r>
      <w:r>
        <w:rPr>
          <w:i/>
          <w:iCs/>
          <w:sz w:val="24"/>
          <w:lang w:val="en-US"/>
        </w:rPr>
        <w:t>in</w:t>
      </w:r>
      <w:r>
        <w:rPr>
          <w:i/>
          <w:iCs/>
          <w:sz w:val="24"/>
        </w:rPr>
        <w:t>ú</w:t>
      </w:r>
      <w:r>
        <w:rPr>
          <w:i/>
          <w:iCs/>
          <w:sz w:val="24"/>
          <w:lang w:val="en-US"/>
        </w:rPr>
        <w:t>til</w:t>
      </w:r>
      <w:r>
        <w:rPr>
          <w:i/>
          <w:iCs/>
          <w:sz w:val="24"/>
        </w:rPr>
        <w:t xml:space="preserve"> </w:t>
      </w:r>
      <w:r>
        <w:rPr>
          <w:i/>
          <w:iCs/>
          <w:sz w:val="24"/>
          <w:lang w:val="en-US"/>
        </w:rPr>
        <w:t>la</w:t>
      </w:r>
      <w:r>
        <w:rPr>
          <w:sz w:val="24"/>
        </w:rPr>
        <w:t xml:space="preserve">                                         Тогда я, считая бесполезным </w:t>
      </w:r>
    </w:p>
    <w:p>
      <w:pPr>
        <w:pStyle w:val="Normal1"/>
        <w:spacing w:lineRule="auto" w:line="240"/>
        <w:ind w:firstLine="709" w:end="0"/>
        <w:rPr/>
      </w:pPr>
      <w:r>
        <w:rPr>
          <w:sz w:val="24"/>
        </w:rPr>
        <w:t xml:space="preserve">  </w:t>
      </w:r>
      <w:r>
        <w:rPr>
          <w:i/>
          <w:iCs/>
          <w:sz w:val="24"/>
          <w:lang w:val="en-US"/>
        </w:rPr>
        <w:t>discusión</w:t>
      </w:r>
      <w:r>
        <w:rPr>
          <w:sz w:val="24"/>
          <w:lang w:val="en-US"/>
        </w:rPr>
        <w:t>, propuse suspender el                                          (</w:t>
      </w:r>
      <w:r>
        <w:rPr>
          <w:sz w:val="24"/>
        </w:rPr>
        <w:t>дальнейшее</w:t>
      </w:r>
      <w:r>
        <w:rPr>
          <w:sz w:val="24"/>
          <w:lang w:val="en-US"/>
        </w:rPr>
        <w:t xml:space="preserve">) </w:t>
      </w:r>
      <w:r>
        <w:rPr>
          <w:sz w:val="24"/>
        </w:rPr>
        <w:t>обсуждение</w:t>
      </w:r>
      <w:r>
        <w:rPr>
          <w:sz w:val="24"/>
          <w:lang w:val="en-US"/>
        </w:rPr>
        <w:t xml:space="preserve">, </w:t>
      </w:r>
    </w:p>
    <w:p>
      <w:pPr>
        <w:pStyle w:val="Normal1"/>
        <w:spacing w:lineRule="auto" w:line="240"/>
        <w:ind w:firstLine="709" w:end="0"/>
        <w:rPr/>
      </w:pPr>
      <w:r>
        <w:rPr>
          <w:sz w:val="24"/>
          <w:lang w:val="en-US"/>
        </w:rPr>
        <w:t xml:space="preserve">  </w:t>
      </w:r>
      <w:r>
        <w:rPr>
          <w:sz w:val="24"/>
          <w:lang w:val="en-US"/>
        </w:rPr>
        <w:t>debate</w:t>
      </w:r>
      <w:r>
        <w:rPr>
          <w:sz w:val="24"/>
        </w:rPr>
        <w:t xml:space="preserve">.                                                                                  предложил прекратить прения.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в) в </w:t>
      </w:r>
      <w:r>
        <w:rPr>
          <w:spacing w:val="20"/>
          <w:sz w:val="24"/>
        </w:rPr>
        <w:t xml:space="preserve">конце </w:t>
      </w:r>
      <w:r>
        <w:rPr>
          <w:sz w:val="24"/>
        </w:rPr>
        <w:t>предложения:</w:t>
      </w:r>
    </w:p>
    <w:p>
      <w:pPr>
        <w:pStyle w:val="Normal1"/>
        <w:spacing w:lineRule="auto" w:line="240"/>
        <w:ind w:firstLine="284" w:end="0"/>
        <w:rPr/>
      </w:pPr>
      <w:r>
        <w:rPr>
          <w:sz w:val="24"/>
          <w:lang w:val="en-US"/>
        </w:rPr>
        <w:t>Los</w:t>
      </w:r>
      <w:r>
        <w:rPr>
          <w:sz w:val="24"/>
        </w:rPr>
        <w:t xml:space="preserve"> </w:t>
      </w:r>
      <w:r>
        <w:rPr>
          <w:sz w:val="24"/>
          <w:lang w:val="en-US"/>
        </w:rPr>
        <w:t>muchachos</w:t>
      </w:r>
      <w:r>
        <w:rPr>
          <w:sz w:val="24"/>
        </w:rPr>
        <w:t xml:space="preserve"> </w:t>
      </w:r>
      <w:r>
        <w:rPr>
          <w:sz w:val="24"/>
          <w:lang w:val="en-US"/>
        </w:rPr>
        <w:t>caminaban</w:t>
      </w:r>
      <w:r>
        <w:rPr>
          <w:sz w:val="24"/>
        </w:rPr>
        <w:t xml:space="preserve"> </w:t>
      </w:r>
      <w:r>
        <w:rPr>
          <w:i/>
          <w:iCs/>
          <w:sz w:val="24"/>
          <w:lang w:val="en-US"/>
        </w:rPr>
        <w:t>conversando</w:t>
      </w:r>
      <w:r>
        <w:rPr>
          <w:sz w:val="24"/>
        </w:rPr>
        <w:t xml:space="preserve">                                Мальчики шли, оживленно разговаривая</w:t>
      </w:r>
    </w:p>
    <w:p>
      <w:pPr>
        <w:pStyle w:val="Normal1"/>
        <w:spacing w:lineRule="auto" w:line="240"/>
        <w:ind w:firstLine="709" w:end="0"/>
        <w:rPr/>
      </w:pPr>
      <w:r>
        <w:rPr>
          <w:i/>
          <w:iCs/>
          <w:sz w:val="24"/>
          <w:lang w:val="en-US"/>
        </w:rPr>
        <w:t xml:space="preserve">animadamente </w:t>
      </w:r>
      <w:r>
        <w:rPr>
          <w:i/>
          <w:iCs/>
          <w:sz w:val="24"/>
        </w:rPr>
        <w:t>у</w:t>
      </w:r>
      <w:r>
        <w:rPr>
          <w:i/>
          <w:iCs/>
          <w:sz w:val="24"/>
          <w:lang w:val="en-US"/>
        </w:rPr>
        <w:t xml:space="preserve"> admirando los campos</w:t>
      </w:r>
      <w:r>
        <w:rPr>
          <w:sz w:val="24"/>
          <w:lang w:val="en-US"/>
        </w:rPr>
        <w:t xml:space="preserve">.                               </w:t>
      </w:r>
      <w:r>
        <w:rPr>
          <w:sz w:val="24"/>
        </w:rPr>
        <w:t xml:space="preserve">и любуясь полями. </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Heading3"/>
        <w:ind w:hanging="0" w:start="0"/>
        <w:rPr/>
      </w:pPr>
      <w:bookmarkStart w:id="107" w:name="__RefHeading___Toc1886091"/>
      <w:bookmarkEnd w:id="107"/>
      <w:r>
        <w:rPr/>
        <w:t>§ 78. Глагольные конструкции</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В испанском языке имеются конструкции, которые состоят из глагола в личной форме и инфинитива, причастия или герундия и исполняют в предложении роль </w:t>
      </w:r>
      <w:r>
        <w:rPr>
          <w:spacing w:val="20"/>
          <w:sz w:val="24"/>
        </w:rPr>
        <w:t>сложных сказуемых</w:t>
      </w:r>
      <w:r>
        <w:rPr>
          <w:sz w:val="24"/>
        </w:rPr>
        <w:t>.</w:t>
      </w:r>
    </w:p>
    <w:p>
      <w:pPr>
        <w:pStyle w:val="Normal1"/>
        <w:spacing w:lineRule="auto" w:line="240"/>
        <w:ind w:firstLine="284" w:end="0"/>
        <w:rPr/>
      </w:pPr>
      <w:r>
        <w:rPr>
          <w:sz w:val="24"/>
        </w:rPr>
        <w:t xml:space="preserve">Между компонентами таких конструкций существует как бы своеобразное разделение труда: глагол в личной форме в какой-то степени, а иногда почти полностью, теряет свое лексическое значение и начинает выполнять функции вспомогательного глагола, указывая лицо, число и время (т.е. </w:t>
      </w:r>
      <w:r>
        <w:rPr>
          <w:spacing w:val="20"/>
          <w:sz w:val="24"/>
        </w:rPr>
        <w:t>грамматически</w:t>
      </w:r>
      <w:r>
        <w:rPr>
          <w:sz w:val="24"/>
        </w:rPr>
        <w:t xml:space="preserve"> оформляет всю конструкцию). Инфинитив, причастие или герундий наоборот сохраняют свое лексическое значение и составляют основу лексического содержания конструкции. Вся конструкция в целом выражает, кроме указанных грамматического и лексического значений, определенный дополнительный </w:t>
      </w:r>
      <w:r>
        <w:rPr>
          <w:spacing w:val="20"/>
          <w:sz w:val="24"/>
        </w:rPr>
        <w:t>временнóй</w:t>
      </w:r>
      <w:r>
        <w:rPr>
          <w:sz w:val="24"/>
        </w:rPr>
        <w:t xml:space="preserve"> или </w:t>
      </w:r>
      <w:r>
        <w:rPr>
          <w:spacing w:val="20"/>
          <w:sz w:val="24"/>
        </w:rPr>
        <w:t>модальный</w:t>
      </w:r>
      <w:r>
        <w:rPr>
          <w:sz w:val="24"/>
        </w:rPr>
        <w:t xml:space="preserve"> признак. Формально эти конструкции можно подразделить на </w:t>
      </w:r>
      <w:r>
        <w:rPr>
          <w:spacing w:val="20"/>
          <w:sz w:val="24"/>
        </w:rPr>
        <w:t>три</w:t>
      </w:r>
      <w:r>
        <w:rPr>
          <w:sz w:val="24"/>
        </w:rPr>
        <w:t xml:space="preserve"> типа, каждый из которых будет рассмотрен ниже.</w:t>
      </w:r>
    </w:p>
    <w:p>
      <w:pPr>
        <w:pStyle w:val="Normal1"/>
        <w:spacing w:lineRule="auto" w:line="240"/>
        <w:ind w:firstLine="284" w:end="0"/>
        <w:rPr>
          <w:sz w:val="24"/>
        </w:rPr>
      </w:pPr>
      <w:r>
        <w:rPr>
          <w:sz w:val="24"/>
        </w:rPr>
      </w:r>
    </w:p>
    <w:p>
      <w:pPr>
        <w:pStyle w:val="Normal1"/>
        <w:spacing w:lineRule="auto" w:line="240"/>
        <w:ind w:firstLine="284" w:end="0"/>
        <w:jc w:val="center"/>
        <w:rPr/>
      </w:pPr>
      <w:r>
        <w:rPr>
          <w:i/>
          <w:sz w:val="24"/>
        </w:rPr>
        <w:t xml:space="preserve">1. Конструкции типа «глагол + предлог (или </w:t>
      </w:r>
      <w:r>
        <w:rPr>
          <w:i/>
          <w:sz w:val="24"/>
          <w:lang w:val="en-US"/>
        </w:rPr>
        <w:t>que</w:t>
      </w:r>
      <w:r>
        <w:rPr>
          <w:i/>
          <w:sz w:val="24"/>
        </w:rPr>
        <w:t>) + инфинитив»</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а) Две конструкции данного рода являются наиболее грамматизованными и передают чисто </w:t>
      </w:r>
      <w:r>
        <w:rPr>
          <w:spacing w:val="20"/>
          <w:sz w:val="24"/>
        </w:rPr>
        <w:t>временнóе</w:t>
      </w:r>
      <w:r>
        <w:rPr>
          <w:sz w:val="24"/>
        </w:rPr>
        <w:t xml:space="preserve"> значение:</w:t>
      </w:r>
    </w:p>
    <w:p>
      <w:pPr>
        <w:pStyle w:val="Normal1"/>
        <w:spacing w:lineRule="auto" w:line="240"/>
        <w:ind w:firstLine="284" w:end="0"/>
        <w:rPr/>
      </w:pPr>
      <w:r>
        <w:rPr>
          <w:b/>
          <w:sz w:val="24"/>
          <w:lang w:val="en-US"/>
        </w:rPr>
        <w:t>ir</w:t>
      </w:r>
      <w:r>
        <w:rPr>
          <w:b/>
          <w:sz w:val="24"/>
        </w:rPr>
        <w:t xml:space="preserve"> + а + </w:t>
      </w:r>
      <w:r>
        <w:rPr>
          <w:b/>
          <w:sz w:val="24"/>
          <w:lang w:val="en-US"/>
        </w:rPr>
        <w:t>infinitivo</w:t>
      </w:r>
      <w:r>
        <w:rPr>
          <w:sz w:val="24"/>
        </w:rPr>
        <w:t xml:space="preserve">     — выражает действие, которое </w:t>
      </w:r>
      <w:r>
        <w:rPr>
          <w:spacing w:val="20"/>
          <w:sz w:val="24"/>
        </w:rPr>
        <w:t>должно</w:t>
      </w:r>
      <w:r>
        <w:rPr>
          <w:sz w:val="24"/>
        </w:rPr>
        <w:t xml:space="preserve"> совершиться в ближайшем будущем.</w:t>
      </w:r>
    </w:p>
    <w:p>
      <w:pPr>
        <w:pStyle w:val="Normal1"/>
        <w:spacing w:lineRule="auto" w:line="240"/>
        <w:ind w:firstLine="284" w:end="0"/>
        <w:rPr/>
      </w:pPr>
      <w:r>
        <w:rPr>
          <w:sz w:val="24"/>
        </w:rPr>
        <w:t>Эта конструкция весьма частотна в испанском языке. Иногда ее оценивают как самостоятельное глагольное время, которое называ</w:t>
        <w:softHyphen/>
        <w:t xml:space="preserve">ют </w:t>
      </w:r>
      <w:r>
        <w:rPr>
          <w:sz w:val="24"/>
          <w:lang w:val="en-US"/>
        </w:rPr>
        <w:t>futuro</w:t>
      </w:r>
      <w:r>
        <w:rPr>
          <w:sz w:val="24"/>
        </w:rPr>
        <w:t xml:space="preserve"> </w:t>
      </w:r>
      <w:r>
        <w:rPr>
          <w:sz w:val="24"/>
          <w:lang w:val="en-US"/>
        </w:rPr>
        <w:t>inmediato</w:t>
      </w:r>
      <w:r>
        <w:rPr>
          <w:sz w:val="24"/>
        </w:rPr>
        <w:t xml:space="preserve">. Предпочтительными временными формами компонента </w:t>
      </w:r>
      <w:r>
        <w:rPr>
          <w:b/>
          <w:sz w:val="24"/>
        </w:rPr>
        <w:t>ir</w:t>
      </w:r>
      <w:r>
        <w:rPr>
          <w:sz w:val="24"/>
        </w:rPr>
        <w:t>, выполняющего роль вспомогательного глагола, яв</w:t>
        <w:softHyphen/>
        <w:t xml:space="preserve">ляются </w:t>
      </w:r>
      <w:r>
        <w:rPr>
          <w:sz w:val="24"/>
          <w:lang w:val="en-US"/>
        </w:rPr>
        <w:t>presente</w:t>
      </w:r>
      <w:r>
        <w:rPr>
          <w:sz w:val="24"/>
        </w:rPr>
        <w:t xml:space="preserve"> и </w:t>
      </w:r>
      <w:r>
        <w:rPr>
          <w:sz w:val="24"/>
          <w:lang w:val="en-US"/>
        </w:rPr>
        <w:t>imperfecto</w:t>
      </w:r>
      <w:r>
        <w:rPr>
          <w:sz w:val="24"/>
        </w:rPr>
        <w:t xml:space="preserve"> </w:t>
      </w:r>
      <w:r>
        <w:rPr>
          <w:sz w:val="24"/>
          <w:lang w:val="en-US"/>
        </w:rPr>
        <w:t>de</w:t>
      </w:r>
      <w:r>
        <w:rPr>
          <w:sz w:val="24"/>
        </w:rPr>
        <w:t xml:space="preserve"> </w:t>
      </w:r>
      <w:r>
        <w:rPr>
          <w:sz w:val="24"/>
          <w:lang w:val="en-US"/>
        </w:rPr>
        <w:t>indicativo</w:t>
      </w:r>
      <w:r>
        <w:rPr>
          <w:sz w:val="24"/>
        </w:rPr>
        <w:t>. Естественно, что, употреб</w:t>
        <w:softHyphen/>
        <w:t>ляясь в форме прошедшего, конструкция передает значение будущего в прошедшем. Приведем примеры употребления этого оборота:</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Voy a pasar</w:t>
      </w:r>
      <w:r>
        <w:rPr>
          <w:sz w:val="24"/>
          <w:lang w:val="en-US"/>
        </w:rPr>
        <w:t xml:space="preserve"> mis vacaciones en el Cáucaso.                         </w:t>
      </w:r>
      <w:r>
        <w:rPr>
          <w:sz w:val="24"/>
        </w:rPr>
        <w:t>Я собираюсь провести свой отпуск на Кавказе.</w:t>
      </w:r>
    </w:p>
    <w:p>
      <w:pPr>
        <w:pStyle w:val="Normal1"/>
        <w:spacing w:lineRule="auto" w:line="240"/>
        <w:ind w:firstLine="284" w:end="0"/>
        <w:rPr/>
      </w:pPr>
      <w:r>
        <w:rPr>
          <w:sz w:val="24"/>
          <w:lang w:val="en-US"/>
        </w:rPr>
        <w:t>Me</w:t>
      </w:r>
      <w:r>
        <w:rPr>
          <w:sz w:val="24"/>
        </w:rPr>
        <w:t xml:space="preserve"> </w:t>
      </w:r>
      <w:r>
        <w:rPr>
          <w:sz w:val="24"/>
          <w:lang w:val="en-US"/>
        </w:rPr>
        <w:t>comunicaron</w:t>
      </w:r>
      <w:r>
        <w:rPr>
          <w:sz w:val="24"/>
        </w:rPr>
        <w:t xml:space="preserve"> </w:t>
      </w:r>
      <w:r>
        <w:rPr>
          <w:sz w:val="24"/>
          <w:lang w:val="en-US"/>
        </w:rPr>
        <w:t>que</w:t>
      </w:r>
      <w:r>
        <w:rPr>
          <w:sz w:val="24"/>
        </w:rPr>
        <w:t xml:space="preserve"> </w:t>
      </w:r>
      <w:r>
        <w:rPr>
          <w:sz w:val="24"/>
          <w:lang w:val="en-US"/>
        </w:rPr>
        <w:t>Luis</w:t>
      </w:r>
      <w:r>
        <w:rPr>
          <w:sz w:val="24"/>
        </w:rPr>
        <w:t xml:space="preserve"> </w:t>
      </w:r>
      <w:r>
        <w:rPr>
          <w:i/>
          <w:iCs/>
          <w:sz w:val="24"/>
          <w:lang w:val="en-US"/>
        </w:rPr>
        <w:t>iba</w:t>
      </w:r>
      <w:r>
        <w:rPr>
          <w:i/>
          <w:iCs/>
          <w:sz w:val="24"/>
        </w:rPr>
        <w:t xml:space="preserve"> а</w:t>
      </w:r>
      <w:r>
        <w:rPr>
          <w:sz w:val="24"/>
        </w:rPr>
        <w:t xml:space="preserve">                                           Мне сообщили, что Луис скоро</w:t>
      </w:r>
    </w:p>
    <w:p>
      <w:pPr>
        <w:pStyle w:val="Normal1"/>
        <w:spacing w:lineRule="auto" w:line="240"/>
        <w:ind w:firstLine="709" w:end="0"/>
        <w:rPr/>
      </w:pPr>
      <w:r>
        <w:rPr>
          <w:i/>
          <w:iCs/>
          <w:sz w:val="24"/>
          <w:lang w:val="en-US"/>
        </w:rPr>
        <w:t>emprender</w:t>
      </w:r>
      <w:r>
        <w:rPr>
          <w:sz w:val="24"/>
          <w:lang w:val="en-US"/>
        </w:rPr>
        <w:t xml:space="preserve"> un viaje de diez días.                                            </w:t>
      </w:r>
      <w:r>
        <w:rPr>
          <w:sz w:val="24"/>
        </w:rPr>
        <w:t xml:space="preserve">отправится в десятидневную поездку. </w:t>
      </w:r>
    </w:p>
    <w:p>
      <w:pPr>
        <w:pStyle w:val="Normal1"/>
        <w:spacing w:lineRule="auto" w:line="240"/>
        <w:ind w:firstLine="284" w:end="0"/>
        <w:rPr/>
      </w:pPr>
      <w:r>
        <w:rPr>
          <w:i/>
          <w:iCs/>
          <w:sz w:val="24"/>
          <w:lang w:val="en-US"/>
        </w:rPr>
        <w:t xml:space="preserve">Van a ser </w:t>
      </w:r>
      <w:r>
        <w:rPr>
          <w:sz w:val="24"/>
          <w:lang w:val="en-US"/>
        </w:rPr>
        <w:t xml:space="preserve">las doce. </w:t>
      </w:r>
      <w:r>
        <w:rPr>
          <w:sz w:val="24"/>
        </w:rPr>
        <w:t>(</w:t>
      </w:r>
      <w:r>
        <w:rPr>
          <w:sz w:val="24"/>
          <w:lang w:val="en-US"/>
        </w:rPr>
        <w:t>J</w:t>
      </w:r>
      <w:r>
        <w:rPr>
          <w:sz w:val="24"/>
        </w:rPr>
        <w:t xml:space="preserve">.  </w:t>
      </w:r>
      <w:r>
        <w:rPr>
          <w:sz w:val="24"/>
          <w:lang w:val="en-US"/>
        </w:rPr>
        <w:t>M</w:t>
      </w:r>
      <w:r>
        <w:rPr>
          <w:lang w:val="en-US"/>
        </w:rPr>
        <w:t>ART</w:t>
      </w:r>
      <w:r>
        <w:rPr/>
        <w:t>Í</w:t>
      </w:r>
      <w:r>
        <w:rPr>
          <w:lang w:val="en-US"/>
        </w:rPr>
        <w:t>NEZ</w:t>
      </w:r>
      <w:r>
        <w:rPr>
          <w:sz w:val="24"/>
        </w:rPr>
        <w:t xml:space="preserve">                                         Скоро двенадцать часов.</w:t>
      </w:r>
    </w:p>
    <w:p>
      <w:pPr>
        <w:pStyle w:val="Normal1"/>
        <w:spacing w:lineRule="auto" w:line="240"/>
        <w:ind w:firstLine="709" w:end="0"/>
        <w:rPr/>
      </w:pPr>
      <w:r>
        <w:rPr>
          <w:sz w:val="24"/>
          <w:lang w:val="en-US"/>
        </w:rPr>
        <w:t>R</w:t>
      </w:r>
      <w:r>
        <w:rPr>
          <w:lang w:val="en-US"/>
        </w:rPr>
        <w:t>EVERTE</w:t>
      </w:r>
      <w:r>
        <w:rPr>
          <w:sz w:val="24"/>
        </w:rPr>
        <w:t>)</w:t>
      </w:r>
    </w:p>
    <w:p>
      <w:pPr>
        <w:pStyle w:val="Normal1"/>
        <w:spacing w:lineRule="auto" w:line="240"/>
        <w:ind w:firstLine="284" w:end="0"/>
        <w:rPr/>
      </w:pPr>
      <w:r>
        <w:rPr>
          <w:sz w:val="24"/>
        </w:rPr>
        <w:t>¿</w:t>
      </w:r>
      <w:r>
        <w:rPr>
          <w:sz w:val="24"/>
          <w:lang w:val="en-US"/>
        </w:rPr>
        <w:t>C</w:t>
      </w:r>
      <w:r>
        <w:rPr>
          <w:sz w:val="24"/>
        </w:rPr>
        <w:t>ó</w:t>
      </w:r>
      <w:r>
        <w:rPr>
          <w:sz w:val="24"/>
          <w:lang w:val="en-US"/>
        </w:rPr>
        <w:t>mo</w:t>
      </w:r>
      <w:r>
        <w:rPr>
          <w:i/>
          <w:iCs/>
          <w:sz w:val="24"/>
        </w:rPr>
        <w:t xml:space="preserve"> </w:t>
      </w:r>
      <w:r>
        <w:rPr>
          <w:i/>
          <w:iCs/>
          <w:sz w:val="24"/>
          <w:lang w:val="en-US"/>
        </w:rPr>
        <w:t>ibamos</w:t>
      </w:r>
      <w:r>
        <w:rPr>
          <w:i/>
          <w:iCs/>
          <w:sz w:val="24"/>
        </w:rPr>
        <w:t xml:space="preserve"> </w:t>
      </w:r>
      <w:r>
        <w:rPr>
          <w:i/>
          <w:iCs/>
          <w:sz w:val="24"/>
          <w:lang w:val="en-US"/>
        </w:rPr>
        <w:t>a</w:t>
      </w:r>
      <w:r>
        <w:rPr>
          <w:i/>
          <w:iCs/>
          <w:sz w:val="24"/>
        </w:rPr>
        <w:t xml:space="preserve"> </w:t>
      </w:r>
      <w:r>
        <w:rPr>
          <w:i/>
          <w:iCs/>
          <w:sz w:val="24"/>
          <w:lang w:val="en-US"/>
        </w:rPr>
        <w:t>esperarte</w:t>
      </w:r>
      <w:r>
        <w:rPr>
          <w:sz w:val="24"/>
        </w:rPr>
        <w:t xml:space="preserve"> </w:t>
      </w:r>
      <w:r>
        <w:rPr>
          <w:sz w:val="24"/>
          <w:lang w:val="en-US"/>
        </w:rPr>
        <w:t>si</w:t>
      </w:r>
      <w:r>
        <w:rPr>
          <w:sz w:val="24"/>
        </w:rPr>
        <w:t xml:space="preserve"> </w:t>
      </w:r>
      <w:r>
        <w:rPr>
          <w:sz w:val="24"/>
          <w:lang w:val="en-US"/>
        </w:rPr>
        <w:t>todo</w:t>
      </w:r>
      <w:r>
        <w:rPr>
          <w:sz w:val="24"/>
        </w:rPr>
        <w:t xml:space="preserve">                                        Как мы могли ждать тебя, если </w:t>
      </w:r>
    </w:p>
    <w:p>
      <w:pPr>
        <w:pStyle w:val="Normal1"/>
        <w:spacing w:lineRule="auto" w:line="240"/>
        <w:ind w:firstLine="709" w:end="0"/>
        <w:rPr/>
      </w:pPr>
      <w:r>
        <w:rPr>
          <w:sz w:val="24"/>
        </w:rPr>
        <w:t xml:space="preserve"> </w:t>
      </w:r>
      <w:r>
        <w:rPr>
          <w:sz w:val="24"/>
          <w:lang w:val="en-US"/>
        </w:rPr>
        <w:t xml:space="preserve">el mundo te daba </w:t>
      </w:r>
      <w:r>
        <w:rPr>
          <w:sz w:val="24"/>
        </w:rPr>
        <w:t>ро</w:t>
      </w:r>
      <w:r>
        <w:rPr>
          <w:sz w:val="24"/>
          <w:lang w:val="en-US"/>
        </w:rPr>
        <w:t xml:space="preserve">r muerto?                                              </w:t>
      </w:r>
      <w:r>
        <w:rPr>
          <w:sz w:val="24"/>
        </w:rPr>
        <w:t>все считали тебя мертвым?</w:t>
      </w:r>
    </w:p>
    <w:p>
      <w:pPr>
        <w:pStyle w:val="Normal1"/>
        <w:spacing w:lineRule="auto" w:line="240"/>
        <w:ind w:firstLine="709" w:end="0"/>
        <w:rPr/>
      </w:pPr>
      <w:r>
        <w:rPr>
          <w:sz w:val="24"/>
          <w:lang w:val="en-US"/>
        </w:rPr>
        <w:t>(A. C</w:t>
      </w:r>
      <w:r>
        <w:rPr>
          <w:lang w:val="en-US"/>
        </w:rPr>
        <w:t>ASONA</w:t>
      </w:r>
      <w:r>
        <w:rPr>
          <w:sz w:val="24"/>
          <w:lang w:val="en-US"/>
        </w:rPr>
        <w:t>)</w:t>
      </w:r>
    </w:p>
    <w:p>
      <w:pPr>
        <w:pStyle w:val="Normal1"/>
        <w:spacing w:lineRule="auto" w:line="240"/>
        <w:ind w:firstLine="284" w:end="0"/>
        <w:rPr/>
      </w:pPr>
      <w:r>
        <w:rPr>
          <w:i/>
          <w:iCs/>
          <w:sz w:val="24"/>
          <w:lang w:val="en-US"/>
        </w:rPr>
        <w:t>No voy a tolerar</w:t>
      </w:r>
      <w:r>
        <w:rPr>
          <w:sz w:val="24"/>
          <w:lang w:val="en-US"/>
        </w:rPr>
        <w:t xml:space="preserve"> que te comportes                                        </w:t>
      </w:r>
      <w:r>
        <w:rPr>
          <w:sz w:val="24"/>
        </w:rPr>
        <w:t>Я</w:t>
      </w:r>
      <w:r>
        <w:rPr>
          <w:sz w:val="24"/>
          <w:lang w:val="en-US"/>
        </w:rPr>
        <w:t xml:space="preserve"> </w:t>
      </w:r>
      <w:r>
        <w:rPr>
          <w:sz w:val="24"/>
        </w:rPr>
        <w:t>не</w:t>
      </w:r>
      <w:r>
        <w:rPr>
          <w:sz w:val="24"/>
          <w:lang w:val="en-US"/>
        </w:rPr>
        <w:t xml:space="preserve"> </w:t>
      </w:r>
      <w:r>
        <w:rPr>
          <w:sz w:val="24"/>
        </w:rPr>
        <w:t>потерплю</w:t>
      </w:r>
      <w:r>
        <w:rPr>
          <w:sz w:val="24"/>
          <w:lang w:val="en-US"/>
        </w:rPr>
        <w:t xml:space="preserve">, </w:t>
      </w:r>
      <w:r>
        <w:rPr>
          <w:sz w:val="24"/>
        </w:rPr>
        <w:t>чтобы</w:t>
      </w:r>
      <w:r>
        <w:rPr>
          <w:sz w:val="24"/>
          <w:lang w:val="en-US"/>
        </w:rPr>
        <w:t xml:space="preserve"> </w:t>
      </w:r>
      <w:r>
        <w:rPr>
          <w:sz w:val="24"/>
        </w:rPr>
        <w:t>ты</w:t>
      </w:r>
      <w:r>
        <w:rPr>
          <w:sz w:val="24"/>
          <w:lang w:val="en-US"/>
        </w:rPr>
        <w:t xml:space="preserve"> </w:t>
      </w:r>
      <w:r>
        <w:rPr>
          <w:sz w:val="24"/>
        </w:rPr>
        <w:t>вел</w:t>
      </w:r>
      <w:r>
        <w:rPr>
          <w:sz w:val="24"/>
          <w:lang w:val="en-US"/>
        </w:rPr>
        <w:t xml:space="preserve"> </w:t>
      </w:r>
    </w:p>
    <w:p>
      <w:pPr>
        <w:pStyle w:val="Normal1"/>
        <w:spacing w:lineRule="auto" w:line="240"/>
        <w:ind w:firstLine="709" w:end="0"/>
        <w:rPr/>
      </w:pPr>
      <w:r>
        <w:rPr>
          <w:sz w:val="24"/>
          <w:lang w:val="en-US"/>
        </w:rPr>
        <w:t xml:space="preserve">de esa manera. </w:t>
      </w:r>
      <w:r>
        <w:rPr>
          <w:sz w:val="24"/>
        </w:rPr>
        <w:t>(</w:t>
      </w:r>
      <w:r>
        <w:rPr>
          <w:sz w:val="24"/>
          <w:lang w:val="en-US"/>
        </w:rPr>
        <w:t>J</w:t>
      </w:r>
      <w:r>
        <w:rPr>
          <w:sz w:val="24"/>
        </w:rPr>
        <w:t xml:space="preserve">. </w:t>
      </w:r>
      <w:r>
        <w:rPr>
          <w:sz w:val="24"/>
          <w:lang w:val="en-US"/>
        </w:rPr>
        <w:t>M</w:t>
      </w:r>
      <w:r>
        <w:rPr>
          <w:lang w:val="en-US"/>
        </w:rPr>
        <w:t>ART</w:t>
      </w:r>
      <w:r>
        <w:rPr/>
        <w:t>Í</w:t>
      </w:r>
      <w:r>
        <w:rPr>
          <w:lang w:val="en-US"/>
        </w:rPr>
        <w:t>NEZ</w:t>
      </w:r>
      <w:r>
        <w:rPr>
          <w:sz w:val="24"/>
        </w:rPr>
        <w:t xml:space="preserve">                                                    себя подобным образом.</w:t>
      </w:r>
    </w:p>
    <w:p>
      <w:pPr>
        <w:pStyle w:val="Normal1"/>
        <w:spacing w:lineRule="auto" w:line="240"/>
        <w:ind w:firstLine="709" w:end="0"/>
        <w:rPr/>
      </w:pPr>
      <w:r>
        <w:rPr>
          <w:sz w:val="24"/>
          <w:lang w:val="en-US"/>
        </w:rPr>
        <w:t>R</w:t>
      </w:r>
      <w:r>
        <w:rPr>
          <w:lang w:val="en-US"/>
        </w:rPr>
        <w:t>EVERTE</w:t>
      </w:r>
      <w:r>
        <w:rPr>
          <w:sz w:val="24"/>
        </w:rPr>
        <w:t xml:space="preserve">) </w:t>
      </w:r>
    </w:p>
    <w:p>
      <w:pPr>
        <w:pStyle w:val="Normal1"/>
        <w:spacing w:lineRule="auto" w:line="240"/>
        <w:ind w:firstLine="284" w:end="0"/>
        <w:rPr/>
      </w:pPr>
      <w:r>
        <w:rPr>
          <w:i/>
          <w:iCs/>
          <w:sz w:val="24"/>
        </w:rPr>
        <w:t xml:space="preserve">Те </w:t>
      </w:r>
      <w:r>
        <w:rPr>
          <w:i/>
          <w:iCs/>
          <w:sz w:val="24"/>
          <w:lang w:val="en-US"/>
        </w:rPr>
        <w:t>voy</w:t>
      </w:r>
      <w:r>
        <w:rPr>
          <w:i/>
          <w:iCs/>
          <w:sz w:val="24"/>
        </w:rPr>
        <w:t xml:space="preserve"> </w:t>
      </w:r>
      <w:r>
        <w:rPr>
          <w:i/>
          <w:iCs/>
          <w:sz w:val="24"/>
          <w:lang w:val="en-US"/>
        </w:rPr>
        <w:t>a</w:t>
      </w:r>
      <w:r>
        <w:rPr>
          <w:i/>
          <w:iCs/>
          <w:sz w:val="24"/>
        </w:rPr>
        <w:t xml:space="preserve"> </w:t>
      </w:r>
      <w:r>
        <w:rPr>
          <w:i/>
          <w:iCs/>
          <w:sz w:val="24"/>
          <w:lang w:val="en-US"/>
        </w:rPr>
        <w:t>presentar</w:t>
      </w:r>
      <w:r>
        <w:rPr>
          <w:sz w:val="24"/>
        </w:rPr>
        <w:t xml:space="preserve"> </w:t>
      </w:r>
      <w:r>
        <w:rPr>
          <w:sz w:val="24"/>
          <w:lang w:val="en-US"/>
        </w:rPr>
        <w:t>en</w:t>
      </w:r>
      <w:r>
        <w:rPr>
          <w:sz w:val="24"/>
        </w:rPr>
        <w:t xml:space="preserve"> </w:t>
      </w:r>
      <w:r>
        <w:rPr>
          <w:sz w:val="24"/>
          <w:lang w:val="en-US"/>
        </w:rPr>
        <w:t>casa</w:t>
      </w:r>
      <w:r>
        <w:rPr>
          <w:sz w:val="24"/>
        </w:rPr>
        <w:t xml:space="preserve"> </w:t>
      </w:r>
      <w:r>
        <w:rPr>
          <w:sz w:val="24"/>
          <w:lang w:val="en-US"/>
        </w:rPr>
        <w:t>de</w:t>
      </w:r>
      <w:r>
        <w:rPr>
          <w:sz w:val="24"/>
        </w:rPr>
        <w:t xml:space="preserve">                                                Я представлю тебя в доме Сепеды.</w:t>
      </w:r>
    </w:p>
    <w:p>
      <w:pPr>
        <w:pStyle w:val="Normal1"/>
        <w:spacing w:lineRule="auto" w:line="240"/>
        <w:ind w:firstLine="709" w:end="0"/>
        <w:rPr/>
      </w:pPr>
      <w:r>
        <w:rPr>
          <w:sz w:val="24"/>
          <w:lang w:val="en-US"/>
        </w:rPr>
        <w:t>Cepeda</w:t>
      </w:r>
      <w:r>
        <w:rPr>
          <w:sz w:val="24"/>
        </w:rPr>
        <w:t>. (</w:t>
      </w:r>
      <w:r>
        <w:rPr>
          <w:sz w:val="24"/>
          <w:lang w:val="en-US"/>
        </w:rPr>
        <w:t>P</w:t>
      </w:r>
      <w:r>
        <w:rPr/>
        <w:t>Í</w:t>
      </w:r>
      <w:r>
        <w:rPr>
          <w:lang w:val="en-US"/>
        </w:rPr>
        <w:t>O</w:t>
      </w:r>
      <w:r>
        <w:rPr>
          <w:sz w:val="24"/>
        </w:rPr>
        <w:t xml:space="preserve"> </w:t>
      </w:r>
      <w:r>
        <w:rPr>
          <w:sz w:val="24"/>
          <w:lang w:val="en-US"/>
        </w:rPr>
        <w:t>B</w:t>
      </w:r>
      <w:r>
        <w:rPr>
          <w:lang w:val="en-US"/>
        </w:rPr>
        <w:t>AROJA</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Следует особо подчеркнуть, что эта конструкция изменяет свое значение, когда глагол </w:t>
      </w:r>
      <w:r>
        <w:rPr>
          <w:b/>
          <w:sz w:val="24"/>
        </w:rPr>
        <w:t>ir</w:t>
      </w:r>
      <w:r>
        <w:rPr>
          <w:sz w:val="24"/>
        </w:rPr>
        <w:t xml:space="preserve"> используется в сложных временах. В этих случаях он обычно теряет вспомогательные функции и выражает свое основное значение </w:t>
      </w:r>
      <w:r>
        <w:rPr>
          <w:i/>
          <w:iCs/>
          <w:sz w:val="24"/>
        </w:rPr>
        <w:t>идти, двигаться</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Han ido a visitarte.                 </w:t>
      </w:r>
      <w:r>
        <w:rPr>
          <w:sz w:val="24"/>
        </w:rPr>
        <w:t>—    Они пошли к тебе.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 </w:t>
      </w:r>
      <w:r>
        <w:rPr>
          <w:sz w:val="24"/>
        </w:rPr>
        <w:t>В современном испанском языке значительно участились случаи употребления рассматриваемой конструкции в первом лице множественного числа в значении повелительного наклонения:</w:t>
      </w:r>
    </w:p>
    <w:p>
      <w:pPr>
        <w:pStyle w:val="Normal1"/>
        <w:spacing w:lineRule="auto" w:line="240"/>
        <w:ind w:firstLine="284" w:end="0"/>
        <w:rPr>
          <w:sz w:val="24"/>
        </w:rPr>
      </w:pPr>
      <w:r>
        <w:rPr>
          <w:sz w:val="24"/>
        </w:rPr>
      </w:r>
    </w:p>
    <w:p>
      <w:pPr>
        <w:pStyle w:val="Normal1"/>
        <w:spacing w:lineRule="auto" w:line="240"/>
        <w:ind w:firstLine="284" w:end="0"/>
        <w:jc w:val="start"/>
        <w:rPr/>
      </w:pPr>
      <w:r>
        <w:rPr>
          <w:sz w:val="24"/>
          <w:lang w:val="en-US"/>
        </w:rPr>
        <w:t>¡</w:t>
      </w:r>
      <w:r>
        <w:rPr>
          <w:i/>
          <w:iCs/>
          <w:sz w:val="24"/>
          <w:lang w:val="en-US"/>
        </w:rPr>
        <w:t>Vamos a ver</w:t>
      </w:r>
      <w:r>
        <w:rPr>
          <w:sz w:val="24"/>
          <w:lang w:val="en-US"/>
        </w:rPr>
        <w:t xml:space="preserve"> lo que pasa!                                                    </w:t>
      </w:r>
      <w:r>
        <w:rPr>
          <w:sz w:val="24"/>
        </w:rPr>
        <w:t xml:space="preserve">Посмотрим, что (там) происходит!  </w:t>
      </w:r>
    </w:p>
    <w:p>
      <w:pPr>
        <w:pStyle w:val="Normal1"/>
        <w:spacing w:lineRule="auto" w:line="240"/>
        <w:ind w:firstLine="284" w:end="0"/>
        <w:rPr/>
      </w:pPr>
      <w:r>
        <w:rPr>
          <w:sz w:val="24"/>
          <w:lang w:val="en-US"/>
        </w:rPr>
        <w:t xml:space="preserve">¡Armando, </w:t>
      </w:r>
      <w:r>
        <w:rPr>
          <w:i/>
          <w:iCs/>
          <w:sz w:val="24"/>
          <w:lang w:val="en-US"/>
        </w:rPr>
        <w:t>vamos a trabajar</w:t>
      </w:r>
      <w:r>
        <w:rPr>
          <w:sz w:val="24"/>
          <w:lang w:val="en-US"/>
        </w:rPr>
        <w:t xml:space="preserve">!                                              </w:t>
      </w:r>
      <w:r>
        <w:rPr>
          <w:sz w:val="24"/>
        </w:rPr>
        <w:t>Армандо, давай работать!</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 </w:t>
      </w:r>
      <w:r>
        <w:rPr>
          <w:sz w:val="24"/>
        </w:rPr>
        <w:t>Практически эта формула стала гораздо предпочтительнее, чем употребление формы повелительного наклонения первого лица множественного числа.</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b/>
          <w:sz w:val="24"/>
          <w:lang w:val="en-US"/>
        </w:rPr>
        <w:t>acabar</w:t>
      </w:r>
      <w:r>
        <w:rPr>
          <w:b/>
          <w:sz w:val="24"/>
        </w:rPr>
        <w:t xml:space="preserve"> + </w:t>
      </w:r>
      <w:r>
        <w:rPr>
          <w:b/>
          <w:sz w:val="24"/>
          <w:lang w:val="en-US"/>
        </w:rPr>
        <w:t>de</w:t>
      </w:r>
      <w:r>
        <w:rPr>
          <w:b/>
          <w:sz w:val="24"/>
        </w:rPr>
        <w:t xml:space="preserve"> + </w:t>
      </w:r>
      <w:r>
        <w:rPr>
          <w:b/>
          <w:sz w:val="24"/>
          <w:lang w:val="en-US"/>
        </w:rPr>
        <w:t>infinitivo</w:t>
      </w:r>
      <w:r>
        <w:rPr>
          <w:sz w:val="24"/>
        </w:rPr>
        <w:t xml:space="preserve">   — выражает действие, которое по отношению к моменту речи или  какому-</w:t>
      </w:r>
    </w:p>
    <w:p>
      <w:pPr>
        <w:pStyle w:val="Normal1"/>
        <w:spacing w:lineRule="auto" w:line="240"/>
        <w:ind w:firstLine="284" w:end="0"/>
        <w:rPr/>
      </w:pPr>
      <w:r>
        <w:rPr>
          <w:sz w:val="24"/>
        </w:rPr>
        <w:t xml:space="preserve">                                                 </w:t>
      </w:r>
      <w:r>
        <w:rPr>
          <w:sz w:val="24"/>
        </w:rPr>
        <w:t xml:space="preserve">либо другому действию </w:t>
      </w:r>
      <w:r>
        <w:rPr>
          <w:spacing w:val="20"/>
          <w:sz w:val="24"/>
        </w:rPr>
        <w:t>только что</w:t>
      </w:r>
      <w:r>
        <w:rPr>
          <w:sz w:val="24"/>
        </w:rPr>
        <w:t xml:space="preserve"> закончилось.</w:t>
      </w:r>
    </w:p>
    <w:p>
      <w:pPr>
        <w:pStyle w:val="Normal1"/>
        <w:spacing w:lineRule="auto" w:line="240"/>
        <w:ind w:firstLine="284" w:end="0"/>
        <w:rPr>
          <w:sz w:val="24"/>
        </w:rPr>
      </w:pPr>
      <w:r>
        <w:rPr>
          <w:sz w:val="24"/>
        </w:rPr>
        <w:t xml:space="preserve"> </w:t>
      </w:r>
    </w:p>
    <w:p>
      <w:pPr>
        <w:pStyle w:val="Normal1"/>
        <w:spacing w:lineRule="auto" w:line="240"/>
        <w:ind w:firstLine="284" w:end="0"/>
        <w:rPr/>
      </w:pPr>
      <w:r>
        <w:rPr>
          <w:sz w:val="24"/>
        </w:rPr>
        <w:t>В некоторых грамматиках и этот оборот рассматривается как осо</w:t>
        <w:softHyphen/>
        <w:t xml:space="preserve">бое время, </w:t>
      </w:r>
      <w:r>
        <w:rPr>
          <w:sz w:val="24"/>
          <w:lang w:val="en-US"/>
        </w:rPr>
        <w:t>pasado</w:t>
      </w:r>
      <w:r>
        <w:rPr>
          <w:sz w:val="24"/>
        </w:rPr>
        <w:t xml:space="preserve"> </w:t>
      </w:r>
      <w:r>
        <w:rPr>
          <w:sz w:val="24"/>
          <w:lang w:val="en-US"/>
        </w:rPr>
        <w:t>inmediato</w:t>
      </w:r>
      <w:r>
        <w:rPr>
          <w:sz w:val="24"/>
        </w:rPr>
        <w:t>. Данная перифраза очень характерна для испанской речи и употребляется в самых разнообразных контекстах:</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lang w:val="en-US"/>
        </w:rPr>
        <w:t xml:space="preserve">El  avión </w:t>
      </w:r>
      <w:r>
        <w:rPr>
          <w:i/>
          <w:iCs/>
          <w:sz w:val="24"/>
          <w:lang w:val="en-US"/>
        </w:rPr>
        <w:t>acaba de salir</w:t>
      </w:r>
      <w:r>
        <w:rPr>
          <w:sz w:val="24"/>
          <w:lang w:val="en-US"/>
        </w:rPr>
        <w:t xml:space="preserve"> destine </w:t>
      </w:r>
      <w:r>
        <w:rPr>
          <w:sz w:val="24"/>
        </w:rPr>
        <w:t>а</w:t>
      </w:r>
      <w:r>
        <w:rPr>
          <w:sz w:val="24"/>
          <w:lang w:val="en-US"/>
        </w:rPr>
        <w:t xml:space="preserve"> Praga.                           </w:t>
      </w:r>
      <w:r>
        <w:rPr>
          <w:sz w:val="24"/>
        </w:rPr>
        <w:t>Самолет только что вылетел на Прагу.</w:t>
      </w:r>
    </w:p>
    <w:p>
      <w:pPr>
        <w:pStyle w:val="Normal1"/>
        <w:spacing w:lineRule="auto" w:line="240"/>
        <w:ind w:firstLine="284" w:end="0"/>
        <w:rPr/>
      </w:pPr>
      <w:r>
        <w:rPr>
          <w:i/>
          <w:iCs/>
          <w:sz w:val="24"/>
          <w:lang w:val="en-US"/>
        </w:rPr>
        <w:t>Acabo de prometerle</w:t>
      </w:r>
      <w:r>
        <w:rPr>
          <w:sz w:val="24"/>
          <w:lang w:val="en-US"/>
        </w:rPr>
        <w:t xml:space="preserve"> a Leopoldina no fumar.                    </w:t>
      </w:r>
      <w:r>
        <w:rPr>
          <w:sz w:val="24"/>
        </w:rPr>
        <w:t>Я только что пообещал Леопольдине не курить.</w:t>
      </w:r>
    </w:p>
    <w:p>
      <w:pPr>
        <w:pStyle w:val="Normal1"/>
        <w:spacing w:lineRule="auto" w:line="240"/>
        <w:ind w:firstLine="709" w:end="0"/>
        <w:rPr/>
      </w:pPr>
      <w:r>
        <w:rPr>
          <w:sz w:val="24"/>
        </w:rPr>
        <w:t xml:space="preserve"> </w:t>
      </w:r>
      <w:r>
        <w:rPr>
          <w:sz w:val="24"/>
          <w:lang w:val="en-US"/>
        </w:rPr>
        <w:t>(A. C</w:t>
      </w:r>
      <w:r>
        <w:rPr>
          <w:lang w:val="en-US"/>
        </w:rPr>
        <w:t>ASONA</w:t>
      </w:r>
      <w:r>
        <w:rPr>
          <w:sz w:val="24"/>
          <w:lang w:val="en-US"/>
        </w:rPr>
        <w:t xml:space="preserve">) </w:t>
      </w:r>
    </w:p>
    <w:p>
      <w:pPr>
        <w:pStyle w:val="Normal1"/>
        <w:spacing w:lineRule="auto" w:line="240"/>
        <w:ind w:firstLine="284" w:end="0"/>
        <w:rPr/>
      </w:pPr>
      <w:r>
        <w:rPr>
          <w:i/>
          <w:iCs/>
          <w:sz w:val="24"/>
          <w:lang w:val="en-US"/>
        </w:rPr>
        <w:t>Acabábamos de comer</w:t>
      </w:r>
      <w:r>
        <w:rPr>
          <w:sz w:val="24"/>
          <w:lang w:val="en-US"/>
        </w:rPr>
        <w:t xml:space="preserve"> cuando llegó Juan.                         </w:t>
      </w:r>
      <w:r>
        <w:rPr>
          <w:sz w:val="24"/>
        </w:rPr>
        <w:t>Мы заканчивали обед, когда пришел Хуан.</w:t>
      </w:r>
    </w:p>
    <w:p>
      <w:pPr>
        <w:pStyle w:val="Normal1"/>
        <w:spacing w:lineRule="auto" w:line="240"/>
        <w:ind w:firstLine="709" w:end="0"/>
        <w:rPr/>
      </w:pPr>
      <w:r>
        <w:rPr>
          <w:sz w:val="24"/>
        </w:rPr>
        <w:t xml:space="preserve"> </w:t>
      </w:r>
      <w:r>
        <w:rPr>
          <w:sz w:val="24"/>
          <w:lang w:val="en-US"/>
        </w:rPr>
        <w:t>(A. S</w:t>
      </w:r>
      <w:r>
        <w:rPr>
          <w:lang w:val="en-US"/>
        </w:rPr>
        <w:t xml:space="preserve">ÁNCHEZ </w:t>
      </w:r>
      <w:r>
        <w:rPr>
          <w:sz w:val="24"/>
          <w:lang w:val="en-US"/>
        </w:rPr>
        <w:t xml:space="preserve">y otros) </w:t>
      </w:r>
    </w:p>
    <w:p>
      <w:pPr>
        <w:pStyle w:val="Normal1"/>
        <w:spacing w:lineRule="auto" w:line="240"/>
        <w:ind w:firstLine="284" w:end="0"/>
        <w:rPr>
          <w:sz w:val="24"/>
          <w:lang w:val="en-US"/>
        </w:rPr>
      </w:pPr>
      <w:r>
        <w:rPr>
          <w:sz w:val="24"/>
          <w:lang w:val="en-US"/>
        </w:rPr>
        <w:t xml:space="preserve">Para que </w:t>
      </w:r>
      <w:r>
        <w:rPr>
          <w:i/>
          <w:iCs/>
          <w:sz w:val="24"/>
          <w:lang w:val="en-US"/>
        </w:rPr>
        <w:t>acabe</w:t>
      </w:r>
      <w:r>
        <w:rPr>
          <w:sz w:val="24"/>
          <w:lang w:val="en-US"/>
        </w:rPr>
        <w:t xml:space="preserve"> usted de </w:t>
      </w:r>
      <w:r>
        <w:rPr>
          <w:i/>
          <w:iCs/>
          <w:sz w:val="24"/>
          <w:lang w:val="en-US"/>
        </w:rPr>
        <w:t>convencerse</w:t>
      </w:r>
      <w:r>
        <w:rPr>
          <w:sz w:val="24"/>
          <w:lang w:val="en-US"/>
        </w:rPr>
        <w:t xml:space="preserve">                                 </w:t>
      </w:r>
      <w:r>
        <w:rPr>
          <w:sz w:val="24"/>
        </w:rPr>
        <w:t>Для</w:t>
      </w:r>
      <w:r>
        <w:rPr>
          <w:sz w:val="24"/>
          <w:lang w:val="en-US"/>
        </w:rPr>
        <w:t xml:space="preserve"> </w:t>
      </w:r>
      <w:r>
        <w:rPr>
          <w:sz w:val="24"/>
        </w:rPr>
        <w:t>того</w:t>
      </w:r>
      <w:r>
        <w:rPr>
          <w:sz w:val="24"/>
          <w:lang w:val="en-US"/>
        </w:rPr>
        <w:t xml:space="preserve">, </w:t>
      </w:r>
      <w:r>
        <w:rPr>
          <w:sz w:val="24"/>
        </w:rPr>
        <w:t>чтобы</w:t>
      </w:r>
      <w:r>
        <w:rPr>
          <w:sz w:val="24"/>
          <w:lang w:val="en-US"/>
        </w:rPr>
        <w:t xml:space="preserve"> </w:t>
      </w:r>
      <w:r>
        <w:rPr>
          <w:sz w:val="24"/>
        </w:rPr>
        <w:t>вы</w:t>
      </w:r>
      <w:r>
        <w:rPr>
          <w:sz w:val="24"/>
          <w:lang w:val="en-US"/>
        </w:rPr>
        <w:t xml:space="preserve"> (</w:t>
      </w:r>
      <w:r>
        <w:rPr>
          <w:sz w:val="24"/>
        </w:rPr>
        <w:t>наконец</w:t>
      </w:r>
      <w:r>
        <w:rPr>
          <w:sz w:val="24"/>
          <w:lang w:val="en-US"/>
        </w:rPr>
        <w:t xml:space="preserve">) </w:t>
      </w:r>
      <w:r>
        <w:rPr>
          <w:sz w:val="24"/>
        </w:rPr>
        <w:t>убедились</w:t>
      </w:r>
    </w:p>
    <w:p>
      <w:pPr>
        <w:pStyle w:val="Normal1"/>
        <w:spacing w:lineRule="auto" w:line="240"/>
        <w:ind w:firstLine="709" w:end="0"/>
        <w:rPr/>
      </w:pPr>
      <w:r>
        <w:rPr>
          <w:sz w:val="24"/>
          <w:lang w:val="en-US"/>
        </w:rPr>
        <w:t xml:space="preserve"> </w:t>
      </w:r>
      <w:r>
        <w:rPr>
          <w:sz w:val="24"/>
          <w:lang w:val="en-US"/>
        </w:rPr>
        <w:t xml:space="preserve">de que mi sino es desdichado                                          </w:t>
      </w:r>
      <w:r>
        <w:rPr>
          <w:sz w:val="24"/>
        </w:rPr>
        <w:t>в</w:t>
      </w:r>
      <w:r>
        <w:rPr>
          <w:sz w:val="24"/>
          <w:lang w:val="en-US"/>
        </w:rPr>
        <w:t xml:space="preserve"> </w:t>
      </w:r>
      <w:r>
        <w:rPr>
          <w:sz w:val="24"/>
        </w:rPr>
        <w:t>том</w:t>
      </w:r>
      <w:r>
        <w:rPr>
          <w:sz w:val="24"/>
          <w:lang w:val="en-US"/>
        </w:rPr>
        <w:t xml:space="preserve">, </w:t>
      </w:r>
      <w:r>
        <w:rPr>
          <w:sz w:val="24"/>
        </w:rPr>
        <w:t>что</w:t>
      </w:r>
      <w:r>
        <w:rPr>
          <w:sz w:val="24"/>
          <w:lang w:val="en-US"/>
        </w:rPr>
        <w:t xml:space="preserve"> </w:t>
      </w:r>
      <w:r>
        <w:rPr>
          <w:sz w:val="24"/>
        </w:rPr>
        <w:t>моя</w:t>
      </w:r>
      <w:r>
        <w:rPr>
          <w:sz w:val="24"/>
          <w:lang w:val="en-US"/>
        </w:rPr>
        <w:t xml:space="preserve"> </w:t>
      </w:r>
      <w:r>
        <w:rPr>
          <w:sz w:val="24"/>
        </w:rPr>
        <w:t>планида</w:t>
      </w:r>
      <w:r>
        <w:rPr>
          <w:sz w:val="24"/>
          <w:lang w:val="en-US"/>
        </w:rPr>
        <w:t xml:space="preserve"> — </w:t>
      </w:r>
      <w:r>
        <w:rPr>
          <w:sz w:val="24"/>
        </w:rPr>
        <w:t>это</w:t>
      </w:r>
      <w:r>
        <w:rPr>
          <w:sz w:val="24"/>
          <w:lang w:val="en-US"/>
        </w:rPr>
        <w:t xml:space="preserve"> </w:t>
      </w:r>
      <w:r>
        <w:rPr>
          <w:sz w:val="24"/>
        </w:rPr>
        <w:t>быть</w:t>
      </w:r>
      <w:r>
        <w:rPr>
          <w:sz w:val="24"/>
          <w:lang w:val="en-US"/>
        </w:rPr>
        <w:t xml:space="preserve"> </w:t>
      </w:r>
    </w:p>
    <w:p>
      <w:pPr>
        <w:pStyle w:val="Normal1"/>
        <w:spacing w:lineRule="auto" w:line="240"/>
        <w:ind w:firstLine="709" w:end="0"/>
        <w:rPr/>
      </w:pPr>
      <w:r>
        <w:rPr>
          <w:sz w:val="24"/>
          <w:lang w:val="en-US"/>
        </w:rPr>
        <w:t xml:space="preserve"> </w:t>
      </w:r>
      <w:r>
        <w:rPr>
          <w:sz w:val="24"/>
          <w:lang w:val="en-US"/>
        </w:rPr>
        <w:t>en el amor. Ie</w:t>
      </w:r>
      <w:r>
        <w:rPr>
          <w:sz w:val="24"/>
        </w:rPr>
        <w:t xml:space="preserve"> </w:t>
      </w:r>
      <w:r>
        <w:rPr>
          <w:sz w:val="24"/>
          <w:lang w:val="en-US"/>
        </w:rPr>
        <w:t>contar</w:t>
      </w:r>
      <w:r>
        <w:rPr>
          <w:sz w:val="24"/>
        </w:rPr>
        <w:t xml:space="preserve">é </w:t>
      </w:r>
      <w:r>
        <w:rPr>
          <w:sz w:val="24"/>
          <w:lang w:val="en-US"/>
        </w:rPr>
        <w:t>mi</w:t>
      </w:r>
      <w:r>
        <w:rPr>
          <w:sz w:val="24"/>
        </w:rPr>
        <w:t xml:space="preserve">                                                 несчастным в любви, я расскажу вам о моем</w:t>
      </w:r>
    </w:p>
    <w:p>
      <w:pPr>
        <w:pStyle w:val="Normal1"/>
        <w:spacing w:lineRule="auto" w:line="240"/>
        <w:ind w:firstLine="709" w:end="0"/>
        <w:rPr/>
      </w:pPr>
      <w:r>
        <w:rPr>
          <w:sz w:val="24"/>
        </w:rPr>
        <w:t xml:space="preserve"> </w:t>
      </w:r>
      <w:r>
        <w:rPr>
          <w:sz w:val="24"/>
          <w:lang w:val="en-US"/>
        </w:rPr>
        <w:t>última</w:t>
      </w:r>
      <w:r>
        <w:rPr>
          <w:sz w:val="24"/>
        </w:rPr>
        <w:t xml:space="preserve"> </w:t>
      </w:r>
      <w:r>
        <w:rPr>
          <w:sz w:val="24"/>
          <w:lang w:val="en-US"/>
        </w:rPr>
        <w:t>aventura</w:t>
      </w:r>
      <w:r>
        <w:rPr>
          <w:sz w:val="24"/>
        </w:rPr>
        <w:t>. (</w:t>
      </w:r>
      <w:r>
        <w:rPr>
          <w:sz w:val="24"/>
          <w:lang w:val="en-US"/>
        </w:rPr>
        <w:t>J</w:t>
      </w:r>
      <w:r>
        <w:rPr>
          <w:sz w:val="24"/>
        </w:rPr>
        <w:t xml:space="preserve">. </w:t>
      </w:r>
      <w:r>
        <w:rPr>
          <w:sz w:val="24"/>
          <w:lang w:val="en-US"/>
        </w:rPr>
        <w:t>R</w:t>
      </w:r>
      <w:r>
        <w:rPr>
          <w:lang w:val="en-US"/>
        </w:rPr>
        <w:t>OMERO</w:t>
      </w:r>
      <w:r>
        <w:rPr>
          <w:sz w:val="24"/>
        </w:rPr>
        <w:t>)                                        последнем приключении.</w:t>
      </w:r>
    </w:p>
    <w:p>
      <w:pPr>
        <w:pStyle w:val="Normal1"/>
        <w:spacing w:lineRule="auto" w:line="240"/>
        <w:ind w:firstLine="709" w:end="0"/>
        <w:rPr>
          <w:sz w:val="24"/>
        </w:rPr>
      </w:pPr>
      <w:r>
        <w:rPr>
          <w:sz w:val="24"/>
        </w:rPr>
        <w:t xml:space="preserve">                                 </w:t>
      </w:r>
    </w:p>
    <w:p>
      <w:pPr>
        <w:pStyle w:val="Normal1"/>
        <w:spacing w:lineRule="auto" w:line="240"/>
        <w:ind w:firstLine="284" w:end="0"/>
        <w:rPr/>
      </w:pPr>
      <w:r>
        <w:rPr>
          <w:i/>
          <w:sz w:val="22"/>
        </w:rPr>
        <w:t>Примечание</w:t>
      </w:r>
      <w:r>
        <w:rPr>
          <w:sz w:val="22"/>
        </w:rPr>
        <w:t>. Рассматриваемый оборот в отрицательной форме очень часто используется для выражения смягченного отрицания чего-либо или чувства несогласия и недовольства по поводу чего-либо:</w:t>
      </w:r>
    </w:p>
    <w:p>
      <w:pPr>
        <w:pStyle w:val="Normal1"/>
        <w:spacing w:lineRule="auto" w:line="240"/>
        <w:ind w:firstLine="284" w:end="0"/>
        <w:rPr/>
      </w:pPr>
      <w:r>
        <w:rPr>
          <w:sz w:val="22"/>
          <w:lang w:val="en-US"/>
        </w:rPr>
        <w:t xml:space="preserve">Esas ideas tuyas </w:t>
      </w:r>
      <w:r>
        <w:rPr>
          <w:i/>
          <w:iCs/>
          <w:sz w:val="22"/>
          <w:lang w:val="en-US"/>
        </w:rPr>
        <w:t>no acaban de convencerme.</w:t>
      </w:r>
      <w:r>
        <w:rPr>
          <w:sz w:val="22"/>
          <w:lang w:val="en-US"/>
        </w:rPr>
        <w:t xml:space="preserve">                             </w:t>
      </w:r>
      <w:r>
        <w:rPr>
          <w:sz w:val="22"/>
        </w:rPr>
        <w:t>Эти твои идеи Меня не убедили.</w:t>
      </w:r>
    </w:p>
    <w:p>
      <w:pPr>
        <w:pStyle w:val="Normal1"/>
        <w:spacing w:lineRule="auto" w:line="240"/>
        <w:ind w:firstLine="709" w:end="0"/>
        <w:rPr/>
      </w:pPr>
      <w:r>
        <w:rPr>
          <w:sz w:val="22"/>
        </w:rPr>
        <w:t xml:space="preserve"> </w:t>
      </w:r>
      <w:r>
        <w:rPr>
          <w:sz w:val="22"/>
          <w:lang w:val="en-US"/>
        </w:rPr>
        <w:t>(R. F</w:t>
      </w:r>
      <w:r>
        <w:rPr>
          <w:sz w:val="16"/>
          <w:lang w:val="en-US"/>
        </w:rPr>
        <w:t>ENTE</w:t>
      </w:r>
      <w:r>
        <w:rPr>
          <w:sz w:val="22"/>
          <w:lang w:val="en-US"/>
        </w:rPr>
        <w:t xml:space="preserve"> </w:t>
      </w:r>
      <w:r>
        <w:rPr>
          <w:sz w:val="22"/>
        </w:rPr>
        <w:t>у</w:t>
      </w:r>
      <w:r>
        <w:rPr>
          <w:sz w:val="22"/>
          <w:lang w:val="en-US"/>
        </w:rPr>
        <w:t xml:space="preserve"> otros)</w:t>
      </w:r>
    </w:p>
    <w:p>
      <w:pPr>
        <w:pStyle w:val="Normal1"/>
        <w:spacing w:lineRule="auto" w:line="240"/>
        <w:ind w:firstLine="284" w:end="0"/>
        <w:rPr/>
      </w:pPr>
      <w:r>
        <w:rPr>
          <w:i/>
          <w:iCs/>
          <w:sz w:val="22"/>
          <w:lang w:val="en-US"/>
        </w:rPr>
        <w:t>No</w:t>
      </w:r>
      <w:r>
        <w:rPr>
          <w:i/>
          <w:iCs/>
          <w:sz w:val="22"/>
        </w:rPr>
        <w:t xml:space="preserve"> </w:t>
      </w:r>
      <w:r>
        <w:rPr>
          <w:i/>
          <w:iCs/>
          <w:sz w:val="22"/>
          <w:lang w:val="en-US"/>
        </w:rPr>
        <w:t>acabo</w:t>
      </w:r>
      <w:r>
        <w:rPr>
          <w:i/>
          <w:iCs/>
          <w:sz w:val="22"/>
        </w:rPr>
        <w:t xml:space="preserve"> </w:t>
      </w:r>
      <w:r>
        <w:rPr>
          <w:i/>
          <w:iCs/>
          <w:sz w:val="22"/>
          <w:lang w:val="en-US"/>
        </w:rPr>
        <w:t>de</w:t>
      </w:r>
      <w:r>
        <w:rPr>
          <w:i/>
          <w:iCs/>
          <w:sz w:val="22"/>
        </w:rPr>
        <w:t xml:space="preserve"> </w:t>
      </w:r>
      <w:r>
        <w:rPr>
          <w:i/>
          <w:iCs/>
          <w:sz w:val="22"/>
          <w:lang w:val="en-US"/>
        </w:rPr>
        <w:t>recibir</w:t>
      </w:r>
      <w:r>
        <w:rPr>
          <w:sz w:val="22"/>
        </w:rPr>
        <w:t xml:space="preserve"> </w:t>
      </w:r>
      <w:r>
        <w:rPr>
          <w:sz w:val="22"/>
          <w:lang w:val="en-US"/>
        </w:rPr>
        <w:t>el</w:t>
      </w:r>
      <w:r>
        <w:rPr>
          <w:sz w:val="22"/>
        </w:rPr>
        <w:t xml:space="preserve"> </w:t>
      </w:r>
      <w:r>
        <w:rPr>
          <w:sz w:val="22"/>
          <w:lang w:val="en-US"/>
        </w:rPr>
        <w:t>dinero</w:t>
      </w:r>
      <w:r>
        <w:rPr>
          <w:sz w:val="22"/>
        </w:rPr>
        <w:t xml:space="preserve"> </w:t>
      </w:r>
      <w:r>
        <w:rPr>
          <w:sz w:val="22"/>
          <w:lang w:val="en-US"/>
        </w:rPr>
        <w:t>que</w:t>
      </w:r>
      <w:r>
        <w:rPr>
          <w:sz w:val="22"/>
        </w:rPr>
        <w:t xml:space="preserve"> </w:t>
      </w:r>
      <w:r>
        <w:rPr>
          <w:sz w:val="22"/>
          <w:lang w:val="en-US"/>
        </w:rPr>
        <w:t>deb</w:t>
      </w:r>
      <w:r>
        <w:rPr>
          <w:sz w:val="22"/>
        </w:rPr>
        <w:t>í</w:t>
      </w:r>
      <w:r>
        <w:rPr>
          <w:sz w:val="22"/>
          <w:lang w:val="en-US"/>
        </w:rPr>
        <w:t>an</w:t>
      </w:r>
      <w:r>
        <w:rPr>
          <w:sz w:val="22"/>
        </w:rPr>
        <w:t xml:space="preserve">                                   Я еще не получил деньги, которые </w:t>
      </w:r>
    </w:p>
    <w:p>
      <w:pPr>
        <w:pStyle w:val="Normal1"/>
        <w:spacing w:lineRule="auto" w:line="240"/>
        <w:ind w:firstLine="709" w:end="0"/>
        <w:rPr/>
      </w:pPr>
      <w:r>
        <w:rPr>
          <w:sz w:val="22"/>
          <w:lang w:val="en-US"/>
        </w:rPr>
        <w:t>enviarme</w:t>
      </w:r>
      <w:r>
        <w:rPr>
          <w:sz w:val="22"/>
        </w:rPr>
        <w:t>. (</w:t>
      </w:r>
      <w:r>
        <w:rPr>
          <w:sz w:val="22"/>
          <w:lang w:val="en-US"/>
        </w:rPr>
        <w:t>I</w:t>
      </w:r>
      <w:r>
        <w:rPr>
          <w:sz w:val="16"/>
          <w:lang w:val="en-US"/>
        </w:rPr>
        <w:t>DEM</w:t>
      </w:r>
      <w:r>
        <w:rPr>
          <w:sz w:val="22"/>
        </w:rPr>
        <w:t>)                                                                       должны были мне выслать.</w:t>
      </w:r>
    </w:p>
    <w:p>
      <w:pPr>
        <w:pStyle w:val="Normal1"/>
        <w:spacing w:lineRule="auto" w:line="240"/>
        <w:ind w:firstLine="284" w:end="0"/>
        <w:rPr/>
      </w:pPr>
      <w:r>
        <w:rPr>
          <w:sz w:val="22"/>
        </w:rPr>
        <w:t xml:space="preserve">В только что указанных случаях предпочтительными временными формами глагола </w:t>
      </w:r>
      <w:r>
        <w:rPr>
          <w:b/>
          <w:sz w:val="22"/>
          <w:lang w:val="en-US"/>
        </w:rPr>
        <w:t>acabar</w:t>
      </w:r>
      <w:r>
        <w:rPr>
          <w:sz w:val="22"/>
        </w:rPr>
        <w:t xml:space="preserve"> являются </w:t>
      </w:r>
      <w:r>
        <w:rPr>
          <w:sz w:val="22"/>
          <w:lang w:val="en-US"/>
        </w:rPr>
        <w:t>presente</w:t>
      </w:r>
      <w:r>
        <w:rPr>
          <w:sz w:val="22"/>
        </w:rPr>
        <w:t xml:space="preserve"> и </w:t>
      </w:r>
      <w:r>
        <w:rPr>
          <w:sz w:val="22"/>
          <w:lang w:val="en-US"/>
        </w:rPr>
        <w:t>imperfecto</w:t>
      </w:r>
      <w:r>
        <w:rPr>
          <w:sz w:val="22"/>
        </w:rPr>
        <w:t xml:space="preserve"> </w:t>
      </w:r>
      <w:r>
        <w:rPr>
          <w:sz w:val="22"/>
          <w:lang w:val="en-US"/>
        </w:rPr>
        <w:t>de</w:t>
      </w:r>
      <w:r>
        <w:rPr>
          <w:sz w:val="22"/>
        </w:rPr>
        <w:t xml:space="preserve"> </w:t>
      </w:r>
      <w:r>
        <w:rPr>
          <w:sz w:val="22"/>
          <w:lang w:val="en-US"/>
        </w:rPr>
        <w:t>indicativo</w:t>
      </w:r>
      <w:r>
        <w:rPr>
          <w:sz w:val="22"/>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Ряд конструкций указывает на начало действия. Их обычная структурная модель — </w:t>
      </w:r>
      <w:r>
        <w:rPr>
          <w:b/>
          <w:sz w:val="24"/>
        </w:rPr>
        <w:t>глагол + предлог + инфинитив.</w:t>
      </w:r>
      <w:r>
        <w:rPr>
          <w:sz w:val="24"/>
        </w:rPr>
        <w:t xml:space="preserve"> В испанских грамматиках такие обороты называют </w:t>
      </w:r>
      <w:r>
        <w:rPr>
          <w:sz w:val="24"/>
          <w:lang w:val="en-US"/>
        </w:rPr>
        <w:t>perifrasis</w:t>
      </w:r>
      <w:r>
        <w:rPr>
          <w:sz w:val="24"/>
        </w:rPr>
        <w:t xml:space="preserve"> (</w:t>
      </w:r>
      <w:r>
        <w:rPr>
          <w:sz w:val="24"/>
          <w:lang w:val="en-US"/>
        </w:rPr>
        <w:t>construcciones</w:t>
      </w:r>
      <w:r>
        <w:rPr>
          <w:sz w:val="24"/>
        </w:rPr>
        <w:t xml:space="preserve">) </w:t>
      </w:r>
      <w:r>
        <w:rPr>
          <w:sz w:val="24"/>
          <w:lang w:val="en-US"/>
        </w:rPr>
        <w:t>incoativas</w:t>
      </w:r>
      <w:r>
        <w:rPr>
          <w:sz w:val="24"/>
        </w:rPr>
        <w:t>. Они являются синонимами свободных словосочета</w:t>
        <w:softHyphen/>
        <w:t xml:space="preserve">ний </w:t>
      </w:r>
      <w:r>
        <w:rPr>
          <w:b/>
          <w:sz w:val="24"/>
          <w:lang w:val="en-US"/>
        </w:rPr>
        <w:t>empezar</w:t>
      </w:r>
      <w:r>
        <w:rPr>
          <w:b/>
          <w:sz w:val="24"/>
        </w:rPr>
        <w:t xml:space="preserve">, </w:t>
      </w:r>
      <w:r>
        <w:rPr>
          <w:b/>
          <w:sz w:val="24"/>
          <w:lang w:val="en-US"/>
        </w:rPr>
        <w:t>comenzar</w:t>
      </w:r>
      <w:r>
        <w:rPr>
          <w:b/>
          <w:sz w:val="24"/>
        </w:rPr>
        <w:t xml:space="preserve">, </w:t>
      </w:r>
      <w:r>
        <w:rPr>
          <w:b/>
          <w:sz w:val="24"/>
          <w:lang w:val="en-US"/>
        </w:rPr>
        <w:t>principiar</w:t>
      </w:r>
      <w:r>
        <w:rPr>
          <w:b/>
          <w:sz w:val="24"/>
        </w:rPr>
        <w:t xml:space="preserve"> + а + </w:t>
      </w:r>
      <w:r>
        <w:rPr>
          <w:b/>
          <w:sz w:val="24"/>
          <w:lang w:val="en-US"/>
        </w:rPr>
        <w:t>infinitivo</w:t>
      </w:r>
      <w:r>
        <w:rPr>
          <w:b/>
          <w:sz w:val="24"/>
        </w:rPr>
        <w:t xml:space="preserve"> </w:t>
      </w:r>
      <w:r>
        <w:rPr>
          <w:sz w:val="24"/>
        </w:rPr>
        <w:t>(начать что-либо делать), в которых названные глаголы реализуют свои основные значения: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primero de septiembre </w:t>
      </w:r>
      <w:r>
        <w:rPr>
          <w:i/>
          <w:iCs/>
          <w:sz w:val="24"/>
          <w:lang w:val="en-US"/>
        </w:rPr>
        <w:t>empeza</w:t>
      </w:r>
      <w:r>
        <w:rPr>
          <w:sz w:val="24"/>
          <w:lang w:val="en-US"/>
        </w:rPr>
        <w:t xml:space="preserve">-                                      </w:t>
      </w:r>
      <w:r>
        <w:rPr>
          <w:sz w:val="24"/>
        </w:rPr>
        <w:t>Первого</w:t>
      </w:r>
      <w:r>
        <w:rPr>
          <w:sz w:val="24"/>
          <w:lang w:val="en-US"/>
        </w:rPr>
        <w:t xml:space="preserve"> </w:t>
      </w:r>
      <w:r>
        <w:rPr>
          <w:sz w:val="24"/>
        </w:rPr>
        <w:t>сентября</w:t>
      </w:r>
      <w:r>
        <w:rPr>
          <w:sz w:val="24"/>
          <w:lang w:val="en-US"/>
        </w:rPr>
        <w:t xml:space="preserve"> </w:t>
      </w:r>
      <w:r>
        <w:rPr>
          <w:sz w:val="24"/>
        </w:rPr>
        <w:t>мы</w:t>
      </w:r>
      <w:r>
        <w:rPr>
          <w:sz w:val="24"/>
          <w:lang w:val="en-US"/>
        </w:rPr>
        <w:t xml:space="preserve"> </w:t>
      </w:r>
      <w:r>
        <w:rPr>
          <w:sz w:val="24"/>
        </w:rPr>
        <w:t>начнем</w:t>
      </w:r>
      <w:r>
        <w:rPr>
          <w:sz w:val="24"/>
          <w:lang w:val="en-US"/>
        </w:rPr>
        <w:t xml:space="preserve"> </w:t>
      </w:r>
    </w:p>
    <w:p>
      <w:pPr>
        <w:pStyle w:val="Normal1"/>
        <w:spacing w:lineRule="auto" w:line="240"/>
        <w:ind w:firstLine="709" w:end="0"/>
        <w:rPr/>
      </w:pPr>
      <w:r>
        <w:rPr>
          <w:i/>
          <w:iCs/>
          <w:sz w:val="24"/>
          <w:lang w:val="en-US"/>
        </w:rPr>
        <w:t>remos</w:t>
      </w:r>
      <w:r>
        <w:rPr>
          <w:sz w:val="24"/>
          <w:lang w:val="en-US"/>
        </w:rPr>
        <w:t xml:space="preserve"> </w:t>
      </w:r>
      <w:r>
        <w:rPr>
          <w:i/>
          <w:iCs/>
          <w:sz w:val="24"/>
          <w:lang w:val="en-US"/>
        </w:rPr>
        <w:t>a asistir</w:t>
      </w:r>
      <w:r>
        <w:rPr>
          <w:sz w:val="24"/>
          <w:lang w:val="en-US"/>
        </w:rPr>
        <w:t xml:space="preserve"> a las conferenсias.                                      </w:t>
      </w:r>
      <w:r>
        <w:rPr>
          <w:sz w:val="24"/>
        </w:rPr>
        <w:t>посещать лекции.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Desde</w:t>
      </w:r>
      <w:r>
        <w:rPr>
          <w:sz w:val="24"/>
        </w:rPr>
        <w:t xml:space="preserve"> </w:t>
      </w:r>
      <w:r>
        <w:rPr>
          <w:sz w:val="24"/>
          <w:lang w:val="en-US"/>
        </w:rPr>
        <w:t>temprano</w:t>
      </w:r>
      <w:r>
        <w:rPr>
          <w:sz w:val="24"/>
        </w:rPr>
        <w:t xml:space="preserve"> </w:t>
      </w:r>
      <w:r>
        <w:rPr>
          <w:i/>
          <w:iCs/>
          <w:sz w:val="24"/>
          <w:lang w:val="en-US"/>
        </w:rPr>
        <w:t>comenzaron</w:t>
      </w:r>
      <w:r>
        <w:rPr>
          <w:sz w:val="24"/>
        </w:rPr>
        <w:t xml:space="preserve"> </w:t>
      </w:r>
      <w:r>
        <w:rPr>
          <w:i/>
          <w:iCs/>
          <w:sz w:val="24"/>
          <w:lang w:val="en-US"/>
        </w:rPr>
        <w:t>a</w:t>
      </w:r>
      <w:r>
        <w:rPr>
          <w:i/>
          <w:iCs/>
          <w:sz w:val="24"/>
        </w:rPr>
        <w:t xml:space="preserve"> </w:t>
      </w:r>
      <w:r>
        <w:rPr>
          <w:i/>
          <w:iCs/>
          <w:sz w:val="24"/>
          <w:lang w:val="en-US"/>
        </w:rPr>
        <w:t>re</w:t>
      </w:r>
      <w:r>
        <w:rPr>
          <w:i/>
          <w:iCs/>
          <w:sz w:val="24"/>
        </w:rPr>
        <w:t>-</w:t>
      </w:r>
      <w:r>
        <w:rPr>
          <w:sz w:val="24"/>
        </w:rPr>
        <w:t xml:space="preserve">                                       С раннего утра начали собираться различные</w:t>
      </w:r>
    </w:p>
    <w:p>
      <w:pPr>
        <w:pStyle w:val="Normal1"/>
        <w:spacing w:lineRule="auto" w:line="240"/>
        <w:ind w:firstLine="709" w:end="0"/>
        <w:rPr/>
      </w:pPr>
      <w:r>
        <w:rPr>
          <w:i/>
          <w:iCs/>
          <w:sz w:val="24"/>
          <w:lang w:val="en-US"/>
        </w:rPr>
        <w:t>unirse</w:t>
      </w:r>
      <w:r>
        <w:rPr>
          <w:sz w:val="24"/>
          <w:lang w:val="en-US"/>
        </w:rPr>
        <w:t xml:space="preserve"> las diversas comisiones...                                          </w:t>
      </w:r>
      <w:r>
        <w:rPr>
          <w:sz w:val="24"/>
        </w:rPr>
        <w:t>комиссии.</w:t>
      </w:r>
    </w:p>
    <w:p>
      <w:pPr>
        <w:pStyle w:val="Normal1"/>
        <w:spacing w:lineRule="auto" w:line="240"/>
        <w:ind w:firstLine="709" w:end="0"/>
        <w:rPr/>
      </w:pPr>
      <w:r>
        <w:rPr>
          <w:sz w:val="24"/>
        </w:rPr>
        <w:t>(</w:t>
      </w:r>
      <w:r>
        <w:rPr>
          <w:sz w:val="24"/>
          <w:lang w:val="en-US"/>
        </w:rPr>
        <w:t>D</w:t>
      </w:r>
      <w:r>
        <w:rPr>
          <w:sz w:val="24"/>
        </w:rPr>
        <w:t xml:space="preserve">. </w:t>
      </w:r>
      <w:r>
        <w:rPr>
          <w:sz w:val="24"/>
          <w:lang w:val="en-US"/>
        </w:rPr>
        <w:t>M</w:t>
      </w:r>
      <w:r>
        <w:rPr>
          <w:lang w:val="en-US"/>
        </w:rPr>
        <w:t>U</w:t>
      </w:r>
      <w:r>
        <w:rPr/>
        <w:t>Ñ</w:t>
      </w:r>
      <w:r>
        <w:rPr>
          <w:lang w:val="en-US"/>
        </w:rPr>
        <w:t>OZ</w:t>
      </w:r>
      <w:r>
        <w:rPr>
          <w:sz w:val="24"/>
        </w:rPr>
        <w:t>)</w:t>
      </w:r>
    </w:p>
    <w:p>
      <w:pPr>
        <w:pStyle w:val="Normal1"/>
        <w:spacing w:lineRule="auto" w:line="240"/>
        <w:ind w:firstLine="284" w:end="0"/>
        <w:rPr/>
      </w:pPr>
      <w:r>
        <w:rPr>
          <w:sz w:val="24"/>
          <w:lang w:val="en-US"/>
        </w:rPr>
        <w:t>En</w:t>
      </w:r>
      <w:r>
        <w:rPr>
          <w:sz w:val="24"/>
        </w:rPr>
        <w:t xml:space="preserve"> </w:t>
      </w:r>
      <w:r>
        <w:rPr>
          <w:sz w:val="24"/>
          <w:lang w:val="en-US"/>
        </w:rPr>
        <w:t>el</w:t>
      </w:r>
      <w:r>
        <w:rPr>
          <w:sz w:val="24"/>
        </w:rPr>
        <w:t xml:space="preserve"> </w:t>
      </w:r>
      <w:r>
        <w:rPr>
          <w:sz w:val="24"/>
          <w:lang w:val="en-US"/>
        </w:rPr>
        <w:t>memento</w:t>
      </w:r>
      <w:r>
        <w:rPr>
          <w:sz w:val="24"/>
        </w:rPr>
        <w:t xml:space="preserve"> </w:t>
      </w:r>
      <w:r>
        <w:rPr>
          <w:sz w:val="24"/>
          <w:lang w:val="en-US"/>
        </w:rPr>
        <w:t>en</w:t>
      </w:r>
      <w:r>
        <w:rPr>
          <w:sz w:val="24"/>
        </w:rPr>
        <w:t xml:space="preserve"> </w:t>
      </w:r>
      <w:r>
        <w:rPr>
          <w:sz w:val="24"/>
          <w:lang w:val="en-US"/>
        </w:rPr>
        <w:t>que</w:t>
      </w:r>
      <w:r>
        <w:rPr>
          <w:sz w:val="24"/>
        </w:rPr>
        <w:t xml:space="preserve"> </w:t>
      </w:r>
      <w:r>
        <w:rPr>
          <w:sz w:val="24"/>
          <w:lang w:val="en-US"/>
        </w:rPr>
        <w:t>Espa</w:t>
      </w:r>
      <w:r>
        <w:rPr>
          <w:sz w:val="24"/>
        </w:rPr>
        <w:t>ñ</w:t>
      </w:r>
      <w:r>
        <w:rPr>
          <w:sz w:val="24"/>
          <w:lang w:val="en-US"/>
        </w:rPr>
        <w:t>a</w:t>
      </w:r>
      <w:r>
        <w:rPr>
          <w:sz w:val="24"/>
        </w:rPr>
        <w:t xml:space="preserve"> </w:t>
      </w:r>
      <w:r>
        <w:rPr>
          <w:i/>
          <w:iCs/>
          <w:sz w:val="24"/>
          <w:lang w:val="en-US"/>
        </w:rPr>
        <w:t>em</w:t>
      </w:r>
      <w:r>
        <w:rPr>
          <w:i/>
          <w:iCs/>
          <w:sz w:val="24"/>
        </w:rPr>
        <w:t>-</w:t>
      </w:r>
      <w:r>
        <w:rPr>
          <w:sz w:val="24"/>
        </w:rPr>
        <w:t xml:space="preserve">                                       В тот момент,когда в Испании </w:t>
      </w:r>
    </w:p>
    <w:p>
      <w:pPr>
        <w:pStyle w:val="Normal1"/>
        <w:spacing w:lineRule="auto" w:line="240"/>
        <w:ind w:firstLine="709" w:end="0"/>
        <w:rPr/>
      </w:pPr>
      <w:r>
        <w:rPr>
          <w:i/>
          <w:iCs/>
          <w:sz w:val="24"/>
          <w:lang w:val="en-US"/>
        </w:rPr>
        <w:t>pezaba</w:t>
      </w:r>
      <w:r>
        <w:rPr>
          <w:sz w:val="24"/>
        </w:rPr>
        <w:t xml:space="preserve"> </w:t>
      </w:r>
      <w:r>
        <w:rPr>
          <w:i/>
          <w:iCs/>
          <w:sz w:val="24"/>
          <w:lang w:val="en-US"/>
        </w:rPr>
        <w:t>a</w:t>
      </w:r>
      <w:r>
        <w:rPr>
          <w:i/>
          <w:iCs/>
          <w:sz w:val="24"/>
        </w:rPr>
        <w:t xml:space="preserve"> </w:t>
      </w:r>
      <w:r>
        <w:rPr>
          <w:i/>
          <w:iCs/>
          <w:sz w:val="24"/>
          <w:lang w:val="en-US"/>
        </w:rPr>
        <w:t>industrializarse</w:t>
      </w:r>
      <w:r>
        <w:rPr>
          <w:sz w:val="24"/>
        </w:rPr>
        <w:t xml:space="preserve">, </w:t>
      </w:r>
      <w:r>
        <w:rPr>
          <w:sz w:val="24"/>
          <w:lang w:val="en-US"/>
        </w:rPr>
        <w:t>se</w:t>
      </w:r>
      <w:r>
        <w:rPr>
          <w:sz w:val="24"/>
        </w:rPr>
        <w:t xml:space="preserve">                                              начиналась индустриализация,</w:t>
      </w:r>
    </w:p>
    <w:p>
      <w:pPr>
        <w:pStyle w:val="Normal1"/>
        <w:spacing w:lineRule="auto" w:line="240"/>
        <w:ind w:firstLine="709" w:end="0"/>
        <w:rPr/>
      </w:pPr>
      <w:r>
        <w:rPr>
          <w:sz w:val="24"/>
          <w:lang w:val="en-US"/>
        </w:rPr>
        <w:t>marchaban</w:t>
      </w:r>
      <w:r>
        <w:rPr>
          <w:sz w:val="24"/>
        </w:rPr>
        <w:t xml:space="preserve"> </w:t>
      </w:r>
      <w:r>
        <w:rPr>
          <w:sz w:val="24"/>
          <w:lang w:val="en-US"/>
        </w:rPr>
        <w:t>al</w:t>
      </w:r>
      <w:r>
        <w:rPr>
          <w:sz w:val="24"/>
        </w:rPr>
        <w:t xml:space="preserve"> </w:t>
      </w:r>
      <w:r>
        <w:rPr>
          <w:sz w:val="24"/>
          <w:lang w:val="en-US"/>
        </w:rPr>
        <w:t>extranjero</w:t>
      </w:r>
      <w:r>
        <w:rPr>
          <w:sz w:val="24"/>
        </w:rPr>
        <w:t xml:space="preserve"> </w:t>
      </w:r>
      <w:r>
        <w:rPr>
          <w:sz w:val="24"/>
          <w:lang w:val="en-US"/>
        </w:rPr>
        <w:t>muchos</w:t>
      </w:r>
      <w:r>
        <w:rPr>
          <w:sz w:val="24"/>
        </w:rPr>
        <w:t xml:space="preserve">                                        многие квалифицированные</w:t>
      </w:r>
    </w:p>
    <w:p>
      <w:pPr>
        <w:pStyle w:val="Normal1"/>
        <w:spacing w:lineRule="auto" w:line="240"/>
        <w:ind w:firstLine="709" w:end="0"/>
        <w:rPr/>
      </w:pPr>
      <w:r>
        <w:rPr>
          <w:sz w:val="24"/>
          <w:lang w:val="en-US"/>
        </w:rPr>
        <w:t>obreros</w:t>
      </w:r>
      <w:r>
        <w:rPr>
          <w:sz w:val="24"/>
        </w:rPr>
        <w:t xml:space="preserve"> </w:t>
      </w:r>
      <w:r>
        <w:rPr>
          <w:sz w:val="24"/>
          <w:lang w:val="en-US"/>
        </w:rPr>
        <w:t>especializados</w:t>
      </w:r>
      <w:r>
        <w:rPr>
          <w:sz w:val="24"/>
        </w:rPr>
        <w:t>.                                                       рабочие уезжали за границу.</w:t>
      </w:r>
    </w:p>
    <w:p>
      <w:pPr>
        <w:pStyle w:val="Normal1"/>
        <w:spacing w:lineRule="auto" w:line="240"/>
        <w:ind w:firstLine="709" w:end="0"/>
        <w:rPr/>
      </w:pPr>
      <w:r>
        <w:rPr>
          <w:sz w:val="24"/>
        </w:rPr>
        <w:t>(</w:t>
      </w:r>
      <w:r>
        <w:rPr>
          <w:sz w:val="24"/>
          <w:lang w:val="en-US"/>
        </w:rPr>
        <w:t>J</w:t>
      </w:r>
      <w:r>
        <w:rPr>
          <w:sz w:val="24"/>
        </w:rPr>
        <w:t xml:space="preserve">. </w:t>
      </w:r>
      <w:r>
        <w:rPr>
          <w:sz w:val="24"/>
          <w:lang w:val="en-US"/>
        </w:rPr>
        <w:t>G</w:t>
      </w:r>
      <w:r>
        <w:rPr>
          <w:lang w:val="en-US"/>
        </w:rPr>
        <w:t>IRONELLA</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сочетаниях с названными глаголами сообщается о начале дей</w:t>
        <w:softHyphen/>
        <w:t>ствия или состояния без каких-либо субъективных оценок. В соб</w:t>
        <w:softHyphen/>
        <w:t>ственно начинательных перифразах сообщается не только о начале действия, но и передаются дополнительные смысловые оттенки. К таким оборотам относятся:</w:t>
      </w:r>
    </w:p>
    <w:p>
      <w:pPr>
        <w:pStyle w:val="Normal1"/>
        <w:spacing w:lineRule="auto" w:line="240"/>
        <w:ind w:firstLine="284" w:end="0"/>
        <w:rPr>
          <w:b/>
          <w:sz w:val="24"/>
        </w:rPr>
      </w:pPr>
      <w:r>
        <w:rPr>
          <w:b/>
          <w:sz w:val="24"/>
        </w:rPr>
      </w:r>
    </w:p>
    <w:p>
      <w:pPr>
        <w:pStyle w:val="Normal1"/>
        <w:spacing w:lineRule="auto" w:line="240"/>
        <w:ind w:firstLine="284" w:end="0"/>
        <w:rPr>
          <w:b/>
          <w:sz w:val="24"/>
        </w:rPr>
      </w:pPr>
      <w:r>
        <w:rPr>
          <w:b/>
          <w:sz w:val="24"/>
        </w:rPr>
      </w:r>
    </w:p>
    <w:p>
      <w:pPr>
        <w:pStyle w:val="Normal1"/>
        <w:spacing w:lineRule="auto" w:line="240"/>
        <w:ind w:firstLine="284" w:end="0"/>
        <w:rPr>
          <w:b/>
          <w:sz w:val="24"/>
        </w:rPr>
      </w:pPr>
      <w:r>
        <w:rPr>
          <w:b/>
          <w:sz w:val="24"/>
          <w:lang w:val="en-US"/>
        </w:rPr>
        <w:t>ponerse</w:t>
      </w:r>
    </w:p>
    <w:p>
      <w:pPr>
        <w:pStyle w:val="Normal1"/>
        <w:spacing w:lineRule="auto" w:line="240"/>
        <w:ind w:firstLine="284" w:end="0"/>
        <w:rPr/>
      </w:pPr>
      <w:r>
        <w:rPr>
          <w:b/>
          <w:sz w:val="24"/>
          <w:lang w:val="en-US"/>
        </w:rPr>
        <w:t>echar</w:t>
      </w:r>
      <w:r>
        <w:rPr>
          <w:b/>
          <w:sz w:val="24"/>
        </w:rPr>
        <w:t>(</w:t>
      </w:r>
      <w:r>
        <w:rPr>
          <w:b/>
          <w:sz w:val="24"/>
          <w:lang w:val="en-US"/>
        </w:rPr>
        <w:t>se</w:t>
      </w:r>
      <w:r>
        <w:rPr>
          <w:b/>
          <w:sz w:val="24"/>
        </w:rPr>
        <w:t xml:space="preserve">) + а + </w:t>
      </w:r>
      <w:r>
        <w:rPr>
          <w:b/>
          <w:sz w:val="24"/>
          <w:lang w:val="en-US"/>
        </w:rPr>
        <w:t>infinitivo</w:t>
      </w:r>
      <w:r>
        <w:rPr>
          <w:sz w:val="24"/>
        </w:rPr>
        <w:t xml:space="preserve">         —   браться,что-либо делать</w:t>
      </w:r>
    </w:p>
    <w:p>
      <w:pPr>
        <w:pStyle w:val="Normal1"/>
        <w:spacing w:lineRule="auto" w:line="240"/>
        <w:ind w:firstLine="284" w:end="0"/>
        <w:rPr/>
      </w:pPr>
      <w:r>
        <w:rPr>
          <w:b/>
          <w:sz w:val="24"/>
          <w:lang w:val="en-US"/>
        </w:rPr>
        <w:t>romper</w:t>
      </w:r>
      <w:r>
        <w:rPr>
          <w:b/>
          <w:sz w:val="24"/>
        </w:rPr>
        <w:t xml:space="preserve"> </w:t>
      </w:r>
      <w:r>
        <w:rPr>
          <w:sz w:val="24"/>
        </w:rPr>
        <w:t xml:space="preserve">                                          (приниматься за что-либо)</w:t>
      </w:r>
    </w:p>
    <w:p>
      <w:pPr>
        <w:pStyle w:val="Normal1"/>
        <w:spacing w:lineRule="auto" w:line="240"/>
        <w:ind w:firstLine="284" w:end="0"/>
        <w:rPr>
          <w:b/>
          <w:sz w:val="24"/>
        </w:rPr>
      </w:pPr>
      <w:r>
        <w:rPr>
          <w:b/>
          <w:sz w:val="24"/>
          <w:lang w:val="en-US"/>
        </w:rPr>
        <w:t>liarse</w:t>
      </w:r>
    </w:p>
    <w:p>
      <w:pPr>
        <w:pStyle w:val="Normal1"/>
        <w:spacing w:lineRule="auto" w:line="240"/>
        <w:ind w:firstLine="284" w:end="0"/>
        <w:rPr>
          <w:b/>
          <w:sz w:val="24"/>
        </w:rPr>
      </w:pPr>
      <w:r>
        <w:rPr>
          <w:b/>
          <w:sz w:val="24"/>
        </w:rPr>
      </w:r>
    </w:p>
    <w:p>
      <w:pPr>
        <w:pStyle w:val="Normal1"/>
        <w:spacing w:lineRule="auto" w:line="240"/>
        <w:ind w:firstLine="284" w:end="0"/>
        <w:rPr/>
      </w:pPr>
      <w:r>
        <w:rPr>
          <w:sz w:val="24"/>
        </w:rPr>
        <w:t xml:space="preserve">В конструкции с </w:t>
      </w:r>
      <w:r>
        <w:rPr>
          <w:b/>
          <w:sz w:val="24"/>
          <w:lang w:val="en-US"/>
        </w:rPr>
        <w:t>ponerse</w:t>
      </w:r>
      <w:r>
        <w:rPr>
          <w:sz w:val="24"/>
        </w:rPr>
        <w:t xml:space="preserve"> выражается определенная заинтересо</w:t>
        <w:softHyphen/>
        <w:t>ванность субъекта действия (если он одушевленный) в том, чтобы оно началось и чтобы активно осуществлялось. При неодушевлен</w:t>
        <w:softHyphen/>
        <w:t>ном субъекте действия конструкция указывает на более интенсив</w:t>
        <w:softHyphen/>
        <w:t>ное, чем обычно, начало действия:</w:t>
      </w:r>
    </w:p>
    <w:p>
      <w:pPr>
        <w:pStyle w:val="Normal1"/>
        <w:spacing w:lineRule="auto" w:line="240"/>
        <w:ind w:firstLine="284" w:end="0"/>
        <w:rPr/>
      </w:pPr>
      <w:r>
        <w:rPr>
          <w:sz w:val="24"/>
          <w:lang w:val="en-US"/>
        </w:rPr>
        <w:t>La</w:t>
      </w:r>
      <w:r>
        <w:rPr>
          <w:sz w:val="24"/>
        </w:rPr>
        <w:t xml:space="preserve"> </w:t>
      </w:r>
      <w:r>
        <w:rPr>
          <w:sz w:val="24"/>
          <w:lang w:val="en-US"/>
        </w:rPr>
        <w:t>mujer</w:t>
      </w:r>
      <w:r>
        <w:rPr>
          <w:sz w:val="24"/>
        </w:rPr>
        <w:t xml:space="preserve"> </w:t>
      </w:r>
      <w:r>
        <w:rPr>
          <w:i/>
          <w:iCs/>
          <w:sz w:val="24"/>
          <w:lang w:val="en-US"/>
        </w:rPr>
        <w:t>se</w:t>
      </w:r>
      <w:r>
        <w:rPr>
          <w:i/>
          <w:iCs/>
          <w:sz w:val="24"/>
        </w:rPr>
        <w:t xml:space="preserve"> </w:t>
      </w:r>
      <w:r>
        <w:rPr>
          <w:i/>
          <w:iCs/>
          <w:sz w:val="24"/>
          <w:lang w:val="en-US"/>
        </w:rPr>
        <w:t>pone</w:t>
      </w:r>
      <w:r>
        <w:rPr>
          <w:sz w:val="24"/>
        </w:rPr>
        <w:t xml:space="preserve"> </w:t>
      </w:r>
      <w:r>
        <w:rPr>
          <w:sz w:val="24"/>
          <w:lang w:val="en-US"/>
        </w:rPr>
        <w:t>otra</w:t>
      </w:r>
      <w:r>
        <w:rPr>
          <w:sz w:val="24"/>
        </w:rPr>
        <w:t xml:space="preserve"> </w:t>
      </w:r>
      <w:r>
        <w:rPr>
          <w:sz w:val="24"/>
          <w:lang w:val="en-US"/>
        </w:rPr>
        <w:t>vez</w:t>
      </w:r>
      <w:r>
        <w:rPr>
          <w:sz w:val="24"/>
        </w:rPr>
        <w:t xml:space="preserve"> </w:t>
      </w:r>
      <w:r>
        <w:rPr>
          <w:sz w:val="24"/>
          <w:lang w:val="en-US"/>
        </w:rPr>
        <w:t>a</w:t>
      </w:r>
      <w:r>
        <w:rPr>
          <w:sz w:val="24"/>
        </w:rPr>
        <w:t xml:space="preserve"> </w:t>
      </w:r>
      <w:r>
        <w:rPr>
          <w:i/>
          <w:iCs/>
          <w:sz w:val="24"/>
          <w:lang w:val="en-US"/>
        </w:rPr>
        <w:t>lavar</w:t>
      </w:r>
      <w:r>
        <w:rPr>
          <w:sz w:val="24"/>
        </w:rPr>
        <w:t xml:space="preserve">                                           Женщина вновь принимается</w:t>
      </w:r>
    </w:p>
    <w:p>
      <w:pPr>
        <w:pStyle w:val="Normal1"/>
        <w:spacing w:lineRule="auto" w:line="240"/>
        <w:ind w:firstLine="709" w:end="0"/>
        <w:rPr/>
      </w:pPr>
      <w:r>
        <w:rPr>
          <w:sz w:val="24"/>
          <w:lang w:val="en-US"/>
        </w:rPr>
        <w:t>la</w:t>
      </w:r>
      <w:r>
        <w:rPr>
          <w:sz w:val="24"/>
        </w:rPr>
        <w:t xml:space="preserve"> </w:t>
      </w:r>
      <w:r>
        <w:rPr>
          <w:sz w:val="24"/>
          <w:lang w:val="en-US"/>
        </w:rPr>
        <w:t>r</w:t>
      </w:r>
      <w:r>
        <w:rPr>
          <w:sz w:val="24"/>
        </w:rPr>
        <w:t>ор</w:t>
      </w:r>
      <w:r>
        <w:rPr>
          <w:sz w:val="24"/>
          <w:lang w:val="en-US"/>
        </w:rPr>
        <w:t>a</w:t>
      </w:r>
      <w:r>
        <w:rPr>
          <w:sz w:val="24"/>
        </w:rPr>
        <w:t xml:space="preserve">.                                                                                    (начинает) стирать белье. </w:t>
      </w:r>
    </w:p>
    <w:p>
      <w:pPr>
        <w:pStyle w:val="Normal1"/>
        <w:spacing w:lineRule="auto" w:line="240"/>
        <w:ind w:firstLine="284" w:end="0"/>
        <w:rPr/>
      </w:pPr>
      <w:r>
        <w:rPr>
          <w:i/>
          <w:iCs/>
          <w:sz w:val="24"/>
          <w:lang w:val="en-US"/>
        </w:rPr>
        <w:t>Se puso a apalear</w:t>
      </w:r>
      <w:r>
        <w:rPr>
          <w:sz w:val="24"/>
          <w:lang w:val="en-US"/>
        </w:rPr>
        <w:t xml:space="preserve"> a los campesinos.                                       </w:t>
      </w:r>
      <w:r>
        <w:rPr>
          <w:sz w:val="24"/>
        </w:rPr>
        <w:t>Он взялся (принялся) колотить</w:t>
      </w:r>
    </w:p>
    <w:p>
      <w:pPr>
        <w:pStyle w:val="Normal1"/>
        <w:spacing w:lineRule="auto" w:line="240"/>
        <w:ind w:firstLine="709" w:end="0"/>
        <w:rPr/>
      </w:pPr>
      <w:r>
        <w:rPr>
          <w:sz w:val="24"/>
        </w:rPr>
        <w:t xml:space="preserve"> </w:t>
      </w:r>
      <w:r>
        <w:rPr>
          <w:sz w:val="24"/>
        </w:rPr>
        <w:t>(</w:t>
      </w:r>
      <w:r>
        <w:rPr>
          <w:sz w:val="24"/>
          <w:lang w:val="en-US"/>
        </w:rPr>
        <w:t>J</w:t>
      </w:r>
      <w:r>
        <w:rPr>
          <w:sz w:val="24"/>
        </w:rPr>
        <w:t xml:space="preserve">. </w:t>
      </w:r>
      <w:r>
        <w:rPr>
          <w:sz w:val="24"/>
          <w:lang w:val="en-US"/>
        </w:rPr>
        <w:t>I</w:t>
      </w:r>
      <w:r>
        <w:rPr>
          <w:lang w:val="en-US"/>
        </w:rPr>
        <w:t>ZCARAY</w:t>
      </w:r>
      <w:r>
        <w:rPr>
          <w:sz w:val="24"/>
        </w:rPr>
        <w:t xml:space="preserve">)                                                                             палкой крестьян. </w:t>
      </w:r>
    </w:p>
    <w:p>
      <w:pPr>
        <w:pStyle w:val="Normal1"/>
        <w:spacing w:lineRule="auto" w:line="240"/>
        <w:ind w:firstLine="284" w:end="0"/>
        <w:rPr/>
      </w:pPr>
      <w:r>
        <w:rPr>
          <w:sz w:val="24"/>
        </w:rPr>
        <w:t>¿</w:t>
      </w:r>
      <w:r>
        <w:rPr>
          <w:sz w:val="24"/>
          <w:lang w:val="en-US"/>
        </w:rPr>
        <w:t>Cu</w:t>
      </w:r>
      <w:r>
        <w:rPr>
          <w:sz w:val="24"/>
        </w:rPr>
        <w:t>á</w:t>
      </w:r>
      <w:r>
        <w:rPr>
          <w:sz w:val="24"/>
          <w:lang w:val="en-US"/>
        </w:rPr>
        <w:t>ndo</w:t>
      </w:r>
      <w:r>
        <w:rPr>
          <w:sz w:val="24"/>
        </w:rPr>
        <w:t xml:space="preserve"> </w:t>
      </w:r>
      <w:r>
        <w:rPr>
          <w:sz w:val="24"/>
          <w:lang w:val="en-US"/>
        </w:rPr>
        <w:t>tus</w:t>
      </w:r>
      <w:r>
        <w:rPr>
          <w:sz w:val="24"/>
        </w:rPr>
        <w:t xml:space="preserve"> </w:t>
      </w:r>
      <w:r>
        <w:rPr>
          <w:sz w:val="24"/>
          <w:lang w:val="en-US"/>
        </w:rPr>
        <w:t>alumnos</w:t>
      </w:r>
      <w:r>
        <w:rPr>
          <w:sz w:val="24"/>
        </w:rPr>
        <w:t xml:space="preserve"> </w:t>
      </w:r>
      <w:r>
        <w:rPr>
          <w:sz w:val="24"/>
          <w:lang w:val="en-US"/>
        </w:rPr>
        <w:t>se</w:t>
      </w:r>
      <w:r>
        <w:rPr>
          <w:sz w:val="24"/>
        </w:rPr>
        <w:t xml:space="preserve"> </w:t>
      </w:r>
      <w:r>
        <w:rPr>
          <w:i/>
          <w:iCs/>
          <w:sz w:val="24"/>
          <w:lang w:val="en-US"/>
        </w:rPr>
        <w:t>pondr</w:t>
      </w:r>
      <w:r>
        <w:rPr>
          <w:i/>
          <w:iCs/>
          <w:sz w:val="24"/>
        </w:rPr>
        <w:t>á</w:t>
      </w:r>
      <w:r>
        <w:rPr>
          <w:i/>
          <w:iCs/>
          <w:sz w:val="24"/>
          <w:lang w:val="en-US"/>
        </w:rPr>
        <w:t>n</w:t>
      </w:r>
      <w:r>
        <w:rPr>
          <w:sz w:val="24"/>
        </w:rPr>
        <w:t xml:space="preserve">                                           Когда твои ученики начнут заниматься?</w:t>
      </w:r>
    </w:p>
    <w:p>
      <w:pPr>
        <w:pStyle w:val="Normal1"/>
        <w:spacing w:lineRule="auto" w:line="240"/>
        <w:ind w:firstLine="709" w:end="0"/>
        <w:rPr/>
      </w:pPr>
      <w:r>
        <w:rPr>
          <w:i/>
          <w:iCs/>
          <w:sz w:val="24"/>
        </w:rPr>
        <w:t xml:space="preserve">а </w:t>
      </w:r>
      <w:r>
        <w:rPr>
          <w:i/>
          <w:iCs/>
          <w:sz w:val="24"/>
          <w:lang w:val="en-US"/>
        </w:rPr>
        <w:t>estudiar</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Конструкции с </w:t>
      </w:r>
      <w:r>
        <w:rPr>
          <w:b/>
          <w:sz w:val="24"/>
          <w:lang w:val="en-US"/>
        </w:rPr>
        <w:t>echar</w:t>
      </w:r>
      <w:r>
        <w:rPr>
          <w:b/>
          <w:sz w:val="24"/>
        </w:rPr>
        <w:t>(</w:t>
      </w:r>
      <w:r>
        <w:rPr>
          <w:b/>
          <w:sz w:val="24"/>
          <w:lang w:val="en-US"/>
        </w:rPr>
        <w:t>se</w:t>
      </w:r>
      <w:r>
        <w:rPr>
          <w:b/>
          <w:sz w:val="24"/>
        </w:rPr>
        <w:t>)</w:t>
      </w:r>
      <w:r>
        <w:rPr>
          <w:sz w:val="24"/>
        </w:rPr>
        <w:t xml:space="preserve"> передают сходное значение, но степень резкости, внезапности начала действия оказывается более высокой. Однако главное их отличие от оборотов с </w:t>
      </w:r>
      <w:r>
        <w:rPr>
          <w:b/>
          <w:sz w:val="24"/>
          <w:lang w:val="en-US"/>
        </w:rPr>
        <w:t>ponerse</w:t>
      </w:r>
      <w:r>
        <w:rPr>
          <w:sz w:val="24"/>
        </w:rPr>
        <w:t xml:space="preserve"> обнаруживается в том, что сочетаемость глагола </w:t>
      </w:r>
      <w:r>
        <w:rPr>
          <w:b/>
          <w:sz w:val="24"/>
          <w:lang w:val="en-US"/>
        </w:rPr>
        <w:t>echar</w:t>
      </w:r>
      <w:r>
        <w:rPr>
          <w:b/>
          <w:sz w:val="24"/>
        </w:rPr>
        <w:t>(</w:t>
      </w:r>
      <w:r>
        <w:rPr>
          <w:b/>
          <w:sz w:val="24"/>
          <w:lang w:val="en-US"/>
        </w:rPr>
        <w:t>se</w:t>
      </w:r>
      <w:r>
        <w:rPr>
          <w:b/>
          <w:sz w:val="24"/>
        </w:rPr>
        <w:t>)</w:t>
      </w:r>
      <w:r>
        <w:rPr>
          <w:sz w:val="24"/>
        </w:rPr>
        <w:t xml:space="preserve"> более ограничена. </w:t>
      </w:r>
      <w:r>
        <w:rPr>
          <w:b/>
          <w:sz w:val="24"/>
          <w:lang w:val="en-US"/>
        </w:rPr>
        <w:t>Echar</w:t>
      </w:r>
      <w:r>
        <w:rPr>
          <w:b/>
          <w:sz w:val="24"/>
        </w:rPr>
        <w:t>(</w:t>
      </w:r>
      <w:r>
        <w:rPr>
          <w:b/>
          <w:sz w:val="24"/>
          <w:lang w:val="en-US"/>
        </w:rPr>
        <w:t>se</w:t>
      </w:r>
      <w:r>
        <w:rPr>
          <w:b/>
          <w:sz w:val="24"/>
        </w:rPr>
        <w:t>)</w:t>
      </w:r>
      <w:r>
        <w:rPr>
          <w:sz w:val="24"/>
        </w:rPr>
        <w:t xml:space="preserve"> обычно употребляется с инфинитивами глаголов движения </w:t>
      </w:r>
      <w:r>
        <w:rPr>
          <w:b/>
          <w:sz w:val="24"/>
        </w:rPr>
        <w:t>(</w:t>
      </w:r>
      <w:r>
        <w:rPr>
          <w:b/>
          <w:sz w:val="24"/>
          <w:lang w:val="en-US"/>
        </w:rPr>
        <w:t>andar</w:t>
      </w:r>
      <w:r>
        <w:rPr>
          <w:b/>
          <w:sz w:val="24"/>
        </w:rPr>
        <w:t xml:space="preserve">, </w:t>
      </w:r>
      <w:r>
        <w:rPr>
          <w:b/>
          <w:sz w:val="24"/>
          <w:lang w:val="en-US"/>
        </w:rPr>
        <w:t>correr</w:t>
      </w:r>
      <w:r>
        <w:rPr>
          <w:b/>
          <w:sz w:val="24"/>
        </w:rPr>
        <w:t xml:space="preserve">, </w:t>
      </w:r>
      <w:r>
        <w:rPr>
          <w:b/>
          <w:sz w:val="24"/>
          <w:lang w:val="en-US"/>
        </w:rPr>
        <w:t>volar</w:t>
      </w:r>
      <w:r>
        <w:rPr>
          <w:b/>
          <w:sz w:val="24"/>
        </w:rPr>
        <w:t xml:space="preserve">, </w:t>
      </w:r>
      <w:r>
        <w:rPr>
          <w:b/>
          <w:sz w:val="24"/>
          <w:lang w:val="en-US"/>
        </w:rPr>
        <w:t>nadar</w:t>
      </w:r>
      <w:r>
        <w:rPr>
          <w:sz w:val="24"/>
        </w:rPr>
        <w:t xml:space="preserve">, </w:t>
      </w:r>
      <w:r>
        <w:rPr>
          <w:sz w:val="24"/>
          <w:lang w:val="en-US"/>
        </w:rPr>
        <w:t>etc</w:t>
      </w:r>
      <w:r>
        <w:rPr>
          <w:sz w:val="24"/>
        </w:rPr>
        <w:t>.) и глаголов, указывающих на такие физи</w:t>
        <w:softHyphen/>
        <w:t xml:space="preserve">ческие действия, как </w:t>
      </w:r>
      <w:r>
        <w:rPr>
          <w:b/>
          <w:sz w:val="24"/>
          <w:lang w:val="en-US"/>
        </w:rPr>
        <w:t>llorar</w:t>
      </w:r>
      <w:r>
        <w:rPr>
          <w:b/>
          <w:sz w:val="24"/>
        </w:rPr>
        <w:t xml:space="preserve">, </w:t>
      </w:r>
      <w:r>
        <w:rPr>
          <w:b/>
          <w:sz w:val="24"/>
          <w:lang w:val="en-US"/>
        </w:rPr>
        <w:t>re</w:t>
      </w:r>
      <w:r>
        <w:rPr>
          <w:b/>
          <w:sz w:val="24"/>
        </w:rPr>
        <w:t>í</w:t>
      </w:r>
      <w:r>
        <w:rPr>
          <w:b/>
          <w:sz w:val="24"/>
          <w:lang w:val="en-US"/>
        </w:rPr>
        <w:t>r</w:t>
      </w:r>
      <w:r>
        <w:rPr>
          <w:b/>
          <w:sz w:val="24"/>
        </w:rPr>
        <w:t xml:space="preserve">, </w:t>
      </w:r>
      <w:r>
        <w:rPr>
          <w:b/>
          <w:sz w:val="24"/>
          <w:lang w:val="en-US"/>
        </w:rPr>
        <w:t>temblar</w:t>
      </w:r>
      <w:r>
        <w:rPr>
          <w:sz w:val="24"/>
        </w:rPr>
        <w:t xml:space="preserve"> и некоторые другие: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perro </w:t>
      </w:r>
      <w:r>
        <w:rPr>
          <w:i/>
          <w:iCs/>
          <w:sz w:val="24"/>
          <w:lang w:val="en-US"/>
        </w:rPr>
        <w:t>echó a correr</w:t>
      </w:r>
      <w:r>
        <w:rPr>
          <w:sz w:val="24"/>
          <w:lang w:val="en-US"/>
        </w:rPr>
        <w:t xml:space="preserve">.                                                              </w:t>
      </w:r>
      <w:r>
        <w:rPr>
          <w:sz w:val="24"/>
        </w:rPr>
        <w:t xml:space="preserve">Пес бросился бежать. </w:t>
      </w:r>
    </w:p>
    <w:p>
      <w:pPr>
        <w:pStyle w:val="Normal1"/>
        <w:spacing w:lineRule="auto" w:line="240"/>
        <w:ind w:firstLine="284" w:end="0"/>
        <w:rPr/>
      </w:pPr>
      <w:r>
        <w:rPr>
          <w:sz w:val="24"/>
          <w:lang w:val="en-US"/>
        </w:rPr>
        <w:t>Los</w:t>
      </w:r>
      <w:r>
        <w:rPr>
          <w:sz w:val="24"/>
        </w:rPr>
        <w:t xml:space="preserve"> </w:t>
      </w:r>
      <w:r>
        <w:rPr>
          <w:sz w:val="24"/>
          <w:lang w:val="en-US"/>
        </w:rPr>
        <w:t>patos</w:t>
      </w:r>
      <w:r>
        <w:rPr>
          <w:sz w:val="24"/>
        </w:rPr>
        <w:t xml:space="preserve"> </w:t>
      </w:r>
      <w:r>
        <w:rPr>
          <w:i/>
          <w:iCs/>
          <w:sz w:val="24"/>
          <w:lang w:val="en-US"/>
        </w:rPr>
        <w:t>echaron</w:t>
      </w:r>
      <w:r>
        <w:rPr>
          <w:i/>
          <w:iCs/>
          <w:sz w:val="24"/>
        </w:rPr>
        <w:t xml:space="preserve"> </w:t>
      </w:r>
      <w:r>
        <w:rPr>
          <w:i/>
          <w:iCs/>
          <w:sz w:val="24"/>
          <w:lang w:val="en-US"/>
        </w:rPr>
        <w:t>a</w:t>
      </w:r>
      <w:r>
        <w:rPr>
          <w:i/>
          <w:iCs/>
          <w:sz w:val="24"/>
        </w:rPr>
        <w:t xml:space="preserve"> </w:t>
      </w:r>
      <w:r>
        <w:rPr>
          <w:i/>
          <w:iCs/>
          <w:sz w:val="24"/>
          <w:lang w:val="en-US"/>
        </w:rPr>
        <w:t>nadar</w:t>
      </w:r>
      <w:r>
        <w:rPr>
          <w:sz w:val="24"/>
        </w:rPr>
        <w:t xml:space="preserve"> </w:t>
      </w:r>
      <w:r>
        <w:rPr>
          <w:sz w:val="24"/>
          <w:lang w:val="en-US"/>
        </w:rPr>
        <w:t>cuando</w:t>
      </w:r>
      <w:r>
        <w:rPr>
          <w:sz w:val="24"/>
        </w:rPr>
        <w:t xml:space="preserve">                                           Утки поплыли, когда ребята подошли</w:t>
      </w:r>
    </w:p>
    <w:p>
      <w:pPr>
        <w:pStyle w:val="Normal1"/>
        <w:spacing w:lineRule="auto" w:line="240"/>
        <w:ind w:firstLine="709" w:end="0"/>
        <w:rPr/>
      </w:pPr>
      <w:r>
        <w:rPr>
          <w:sz w:val="24"/>
          <w:lang w:val="en-US"/>
        </w:rPr>
        <w:t xml:space="preserve">los chicos se acercaron al estanque.                                             </w:t>
      </w:r>
      <w:r>
        <w:rPr>
          <w:sz w:val="24"/>
        </w:rPr>
        <w:t xml:space="preserve">к пруду.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Обороты с </w:t>
      </w:r>
      <w:r>
        <w:rPr>
          <w:b/>
          <w:sz w:val="24"/>
          <w:lang w:val="en-US"/>
        </w:rPr>
        <w:t>romper</w:t>
      </w:r>
      <w:r>
        <w:rPr>
          <w:b/>
          <w:sz w:val="24"/>
        </w:rPr>
        <w:t xml:space="preserve"> </w:t>
      </w:r>
      <w:r>
        <w:rPr>
          <w:sz w:val="24"/>
        </w:rPr>
        <w:t xml:space="preserve">семантически близки конструкциям с </w:t>
      </w:r>
      <w:r>
        <w:rPr>
          <w:b/>
          <w:sz w:val="24"/>
          <w:lang w:val="en-US"/>
        </w:rPr>
        <w:t>echar</w:t>
      </w:r>
      <w:r>
        <w:rPr>
          <w:b/>
          <w:sz w:val="24"/>
        </w:rPr>
        <w:t>(</w:t>
      </w:r>
      <w:r>
        <w:rPr>
          <w:b/>
          <w:sz w:val="24"/>
          <w:lang w:val="en-US"/>
        </w:rPr>
        <w:t>se</w:t>
      </w:r>
      <w:r>
        <w:rPr>
          <w:b/>
          <w:sz w:val="24"/>
        </w:rPr>
        <w:t>)</w:t>
      </w:r>
      <w:r>
        <w:rPr>
          <w:sz w:val="24"/>
        </w:rPr>
        <w:t xml:space="preserve">, они свойственны книжной речи, а сочетаемость </w:t>
      </w:r>
      <w:r>
        <w:rPr>
          <w:b/>
          <w:bCs/>
          <w:sz w:val="24"/>
          <w:lang w:val="en-US"/>
        </w:rPr>
        <w:t>romper</w:t>
      </w:r>
      <w:r>
        <w:rPr>
          <w:sz w:val="24"/>
        </w:rPr>
        <w:t xml:space="preserve"> в совре</w:t>
        <w:softHyphen/>
        <w:t xml:space="preserve">менном языке практически ограничена двумя инфинитивами </w:t>
      </w:r>
      <w:r>
        <w:rPr>
          <w:b/>
          <w:bCs/>
          <w:sz w:val="24"/>
        </w:rPr>
        <w:t>reír</w:t>
      </w:r>
      <w:r>
        <w:rPr>
          <w:sz w:val="24"/>
        </w:rPr>
        <w:t xml:space="preserve"> и </w:t>
      </w:r>
      <w:r>
        <w:rPr>
          <w:b/>
          <w:bCs/>
          <w:sz w:val="24"/>
          <w:lang w:val="en-US"/>
        </w:rPr>
        <w:t>llorar</w:t>
      </w:r>
      <w:r>
        <w:rPr>
          <w:sz w:val="24"/>
        </w:rPr>
        <w:t xml:space="preserve"> и лишь изредка встречаются сочетания с </w:t>
      </w:r>
      <w:r>
        <w:rPr>
          <w:b/>
          <w:bCs/>
          <w:sz w:val="24"/>
          <w:lang w:val="en-US"/>
        </w:rPr>
        <w:t>cantar</w:t>
      </w:r>
      <w:r>
        <w:rPr>
          <w:sz w:val="24"/>
        </w:rPr>
        <w:t>,</w:t>
      </w:r>
      <w:r>
        <w:rPr>
          <w:b/>
          <w:bCs/>
          <w:sz w:val="24"/>
        </w:rPr>
        <w:t xml:space="preserve"> </w:t>
      </w:r>
      <w:r>
        <w:rPr>
          <w:b/>
          <w:bCs/>
          <w:sz w:val="24"/>
          <w:lang w:val="en-US"/>
        </w:rPr>
        <w:t>gritar</w:t>
      </w:r>
      <w:r>
        <w:rPr>
          <w:sz w:val="24"/>
        </w:rPr>
        <w:t>,</w:t>
      </w:r>
      <w:r>
        <w:rPr>
          <w:b/>
          <w:bCs/>
          <w:sz w:val="24"/>
        </w:rPr>
        <w:t xml:space="preserve"> </w:t>
      </w:r>
      <w:r>
        <w:rPr>
          <w:b/>
          <w:bCs/>
          <w:sz w:val="24"/>
          <w:lang w:val="en-US"/>
        </w:rPr>
        <w:t>andar</w:t>
      </w:r>
      <w:r>
        <w:rPr>
          <w:sz w:val="24"/>
        </w:rPr>
        <w:t xml:space="preserve"> и еще несколькими глаголами. Ограничен и временной диапазон этой перифразы, она обычно не используется в сложных временах:</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L</w:t>
      </w:r>
      <w:r>
        <w:rPr>
          <w:sz w:val="24"/>
        </w:rPr>
        <w:t xml:space="preserve">а </w:t>
      </w:r>
      <w:r>
        <w:rPr>
          <w:sz w:val="24"/>
          <w:lang w:val="en-US"/>
        </w:rPr>
        <w:t>chica</w:t>
      </w:r>
      <w:r>
        <w:rPr>
          <w:sz w:val="24"/>
        </w:rPr>
        <w:t xml:space="preserve"> </w:t>
      </w:r>
      <w:r>
        <w:rPr>
          <w:i/>
          <w:iCs/>
          <w:sz w:val="24"/>
          <w:lang w:val="en-US"/>
        </w:rPr>
        <w:t>rompi</w:t>
      </w:r>
      <w:r>
        <w:rPr>
          <w:i/>
          <w:iCs/>
          <w:sz w:val="24"/>
        </w:rPr>
        <w:t xml:space="preserve">ó </w:t>
      </w:r>
      <w:r>
        <w:rPr>
          <w:i/>
          <w:iCs/>
          <w:sz w:val="24"/>
          <w:lang w:val="en-US"/>
        </w:rPr>
        <w:t>a</w:t>
      </w:r>
      <w:r>
        <w:rPr>
          <w:i/>
          <w:iCs/>
          <w:sz w:val="24"/>
        </w:rPr>
        <w:t xml:space="preserve"> </w:t>
      </w:r>
      <w:r>
        <w:rPr>
          <w:i/>
          <w:iCs/>
          <w:sz w:val="24"/>
          <w:lang w:val="en-US"/>
        </w:rPr>
        <w:t>llorar</w:t>
      </w:r>
      <w:r>
        <w:rPr>
          <w:sz w:val="24"/>
        </w:rPr>
        <w:t xml:space="preserve"> </w:t>
      </w:r>
      <w:r>
        <w:rPr>
          <w:sz w:val="24"/>
          <w:lang w:val="en-US"/>
        </w:rPr>
        <w:t>sin</w:t>
      </w:r>
      <w:r>
        <w:rPr>
          <w:sz w:val="24"/>
        </w:rPr>
        <w:t xml:space="preserve"> </w:t>
      </w:r>
      <w:r>
        <w:rPr>
          <w:sz w:val="24"/>
          <w:lang w:val="en-US"/>
        </w:rPr>
        <w:t>saber</w:t>
      </w:r>
      <w:r>
        <w:rPr>
          <w:sz w:val="24"/>
        </w:rPr>
        <w:t xml:space="preserve">                                              Девочка разразилась слезами </w:t>
      </w:r>
    </w:p>
    <w:p>
      <w:pPr>
        <w:pStyle w:val="Normal1"/>
        <w:spacing w:lineRule="auto" w:line="240"/>
        <w:ind w:firstLine="709" w:end="0"/>
        <w:rPr/>
      </w:pPr>
      <w:r>
        <w:rPr>
          <w:sz w:val="24"/>
        </w:rPr>
        <w:t xml:space="preserve"> </w:t>
      </w:r>
      <w:r>
        <w:rPr>
          <w:sz w:val="24"/>
        </w:rPr>
        <w:t>ро</w:t>
      </w:r>
      <w:r>
        <w:rPr>
          <w:sz w:val="24"/>
          <w:lang w:val="en-US"/>
        </w:rPr>
        <w:t>r</w:t>
      </w:r>
      <w:r>
        <w:rPr>
          <w:sz w:val="24"/>
        </w:rPr>
        <w:t xml:space="preserve"> </w:t>
      </w:r>
      <w:r>
        <w:rPr>
          <w:sz w:val="24"/>
          <w:lang w:val="en-US"/>
        </w:rPr>
        <w:t>qu</w:t>
      </w:r>
      <w:r>
        <w:rPr>
          <w:sz w:val="24"/>
        </w:rPr>
        <w:t>é. (</w:t>
      </w:r>
      <w:r>
        <w:rPr>
          <w:sz w:val="24"/>
          <w:lang w:val="en-US"/>
        </w:rPr>
        <w:t>R</w:t>
      </w:r>
      <w:r>
        <w:rPr>
          <w:sz w:val="24"/>
        </w:rPr>
        <w:t xml:space="preserve">. </w:t>
      </w:r>
      <w:r>
        <w:rPr>
          <w:sz w:val="24"/>
          <w:lang w:val="en-US"/>
        </w:rPr>
        <w:t>Fente</w:t>
      </w:r>
      <w:r>
        <w:rPr>
          <w:sz w:val="24"/>
        </w:rPr>
        <w:t xml:space="preserve"> у </w:t>
      </w:r>
      <w:r>
        <w:rPr>
          <w:sz w:val="24"/>
          <w:lang w:val="en-US"/>
        </w:rPr>
        <w:t>otros</w:t>
      </w:r>
      <w:r>
        <w:rPr>
          <w:sz w:val="24"/>
        </w:rPr>
        <w:t>)                                                       (неожиданно заплакала), не зная отчего.</w:t>
      </w:r>
    </w:p>
    <w:p>
      <w:pPr>
        <w:pStyle w:val="Normal1"/>
        <w:spacing w:lineRule="auto" w:line="240"/>
        <w:ind w:firstLine="284" w:end="0"/>
        <w:rPr/>
      </w:pPr>
      <w:r>
        <w:rPr>
          <w:sz w:val="24"/>
          <w:lang w:val="en-US"/>
        </w:rPr>
        <w:t>Estos</w:t>
      </w:r>
      <w:r>
        <w:rPr>
          <w:sz w:val="24"/>
        </w:rPr>
        <w:t xml:space="preserve"> </w:t>
      </w:r>
      <w:r>
        <w:rPr>
          <w:sz w:val="24"/>
          <w:lang w:val="en-US"/>
        </w:rPr>
        <w:t>hermanos</w:t>
      </w:r>
      <w:r>
        <w:rPr>
          <w:sz w:val="24"/>
        </w:rPr>
        <w:t xml:space="preserve"> </w:t>
      </w:r>
      <w:r>
        <w:rPr>
          <w:sz w:val="24"/>
          <w:lang w:val="en-US"/>
        </w:rPr>
        <w:t>gemelos</w:t>
      </w:r>
      <w:r>
        <w:rPr>
          <w:sz w:val="24"/>
        </w:rPr>
        <w:t xml:space="preserve"> </w:t>
      </w:r>
      <w:r>
        <w:rPr>
          <w:i/>
          <w:iCs/>
          <w:sz w:val="24"/>
          <w:lang w:val="en-US"/>
        </w:rPr>
        <w:t>rompieron</w:t>
      </w:r>
      <w:r>
        <w:rPr>
          <w:sz w:val="24"/>
        </w:rPr>
        <w:t xml:space="preserve">                                           Эти братья-близнецы начали </w:t>
      </w:r>
    </w:p>
    <w:p>
      <w:pPr>
        <w:pStyle w:val="Normal1"/>
        <w:spacing w:lineRule="auto" w:line="240"/>
        <w:ind w:firstLine="709" w:end="0"/>
        <w:rPr/>
      </w:pPr>
      <w:r>
        <w:rPr>
          <w:sz w:val="24"/>
        </w:rPr>
        <w:t xml:space="preserve"> </w:t>
      </w:r>
      <w:r>
        <w:rPr>
          <w:i/>
          <w:iCs/>
          <w:sz w:val="24"/>
        </w:rPr>
        <w:t>а</w:t>
      </w:r>
      <w:r>
        <w:rPr>
          <w:i/>
          <w:iCs/>
          <w:sz w:val="24"/>
          <w:lang w:val="en-US"/>
        </w:rPr>
        <w:t xml:space="preserve"> andar</w:t>
      </w:r>
      <w:r>
        <w:rPr>
          <w:sz w:val="24"/>
          <w:lang w:val="en-US"/>
        </w:rPr>
        <w:t xml:space="preserve"> a los nueve meses.                                                        </w:t>
      </w:r>
      <w:r>
        <w:rPr>
          <w:sz w:val="24"/>
        </w:rPr>
        <w:t xml:space="preserve">ходить, когда им было девять месяцев.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Конструкции с </w:t>
      </w:r>
      <w:r>
        <w:rPr>
          <w:b/>
          <w:sz w:val="24"/>
          <w:lang w:val="en-US"/>
        </w:rPr>
        <w:t>liarse</w:t>
      </w:r>
      <w:r>
        <w:rPr>
          <w:sz w:val="24"/>
        </w:rPr>
        <w:t xml:space="preserve"> характерны для разговорной речи. В них держится насмешливая или уничижительная оценка начала действия, потому что субъект действия в силу обстоятельств «втянут» в него по необдуманности, небрежности, поспешности или в силу обенностей своего характера: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Ayer</w:t>
      </w:r>
      <w:r>
        <w:rPr>
          <w:sz w:val="24"/>
        </w:rPr>
        <w:t xml:space="preserve"> </w:t>
      </w:r>
      <w:r>
        <w:rPr>
          <w:i/>
          <w:iCs/>
          <w:sz w:val="24"/>
          <w:lang w:val="en-US"/>
        </w:rPr>
        <w:t>me</w:t>
      </w:r>
      <w:r>
        <w:rPr>
          <w:i/>
          <w:iCs/>
          <w:sz w:val="24"/>
        </w:rPr>
        <w:t xml:space="preserve"> </w:t>
      </w:r>
      <w:r>
        <w:rPr>
          <w:i/>
          <w:iCs/>
          <w:sz w:val="24"/>
          <w:lang w:val="en-US"/>
        </w:rPr>
        <w:t>li</w:t>
      </w:r>
      <w:r>
        <w:rPr>
          <w:i/>
          <w:iCs/>
          <w:sz w:val="24"/>
        </w:rPr>
        <w:t xml:space="preserve">é </w:t>
      </w:r>
      <w:r>
        <w:rPr>
          <w:i/>
          <w:iCs/>
          <w:sz w:val="24"/>
          <w:lang w:val="en-US"/>
        </w:rPr>
        <w:t>a</w:t>
      </w:r>
      <w:r>
        <w:rPr>
          <w:i/>
          <w:iCs/>
          <w:sz w:val="24"/>
        </w:rPr>
        <w:t xml:space="preserve"> </w:t>
      </w:r>
      <w:r>
        <w:rPr>
          <w:i/>
          <w:iCs/>
          <w:sz w:val="24"/>
          <w:lang w:val="en-US"/>
        </w:rPr>
        <w:t>trabajar</w:t>
      </w:r>
      <w:r>
        <w:rPr>
          <w:sz w:val="24"/>
        </w:rPr>
        <w:t xml:space="preserve"> у </w:t>
      </w:r>
      <w:r>
        <w:rPr>
          <w:sz w:val="24"/>
          <w:lang w:val="en-US"/>
        </w:rPr>
        <w:t>no</w:t>
      </w:r>
      <w:r>
        <w:rPr>
          <w:sz w:val="24"/>
        </w:rPr>
        <w:t xml:space="preserve"> </w:t>
      </w:r>
      <w:r>
        <w:rPr>
          <w:sz w:val="24"/>
          <w:lang w:val="en-US"/>
        </w:rPr>
        <w:t>sal</w:t>
      </w:r>
      <w:r>
        <w:rPr>
          <w:sz w:val="24"/>
        </w:rPr>
        <w:t xml:space="preserve">í </w:t>
      </w:r>
      <w:r>
        <w:rPr>
          <w:sz w:val="24"/>
          <w:lang w:val="en-US"/>
        </w:rPr>
        <w:t>en</w:t>
      </w:r>
      <w:r>
        <w:rPr>
          <w:sz w:val="24"/>
        </w:rPr>
        <w:t xml:space="preserve">                                               Вчера я ввязался в работу и не </w:t>
      </w:r>
    </w:p>
    <w:p>
      <w:pPr>
        <w:pStyle w:val="Normal1"/>
        <w:spacing w:lineRule="auto" w:line="240"/>
        <w:ind w:firstLine="709" w:end="0"/>
        <w:rPr/>
      </w:pPr>
      <w:r>
        <w:rPr>
          <w:sz w:val="24"/>
          <w:lang w:val="en-US"/>
        </w:rPr>
        <w:t xml:space="preserve">todo el día de la casa.                                                                  </w:t>
      </w:r>
      <w:r>
        <w:rPr>
          <w:sz w:val="24"/>
        </w:rPr>
        <w:t>выходил из дому целый день.</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Сравним передаваемые оттенки начинательных конструкций на простейших фразах:</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Empezó a nadar.    </w:t>
      </w:r>
      <w:r>
        <w:rPr>
          <w:sz w:val="24"/>
        </w:rPr>
        <w:t xml:space="preserve">(объективное начало действия как таковое) </w:t>
      </w:r>
    </w:p>
    <w:p>
      <w:pPr>
        <w:pStyle w:val="Normal1"/>
        <w:spacing w:lineRule="auto" w:line="240"/>
        <w:ind w:firstLine="284" w:end="0"/>
        <w:rPr/>
      </w:pPr>
      <w:r>
        <w:rPr>
          <w:sz w:val="24"/>
          <w:lang w:val="en-US"/>
        </w:rPr>
        <w:t xml:space="preserve">Se puso a nadar.     </w:t>
      </w:r>
      <w:r>
        <w:rPr>
          <w:sz w:val="24"/>
        </w:rPr>
        <w:t xml:space="preserve">(субъективное, намеренное начало действия) </w:t>
      </w:r>
    </w:p>
    <w:p>
      <w:pPr>
        <w:pStyle w:val="Normal1"/>
        <w:spacing w:lineRule="auto" w:line="240"/>
        <w:ind w:firstLine="284" w:end="0"/>
        <w:rPr/>
      </w:pPr>
      <w:r>
        <w:rPr>
          <w:sz w:val="24"/>
          <w:lang w:val="en-US"/>
        </w:rPr>
        <w:t xml:space="preserve">Echó </w:t>
      </w:r>
      <w:r>
        <w:rPr>
          <w:sz w:val="24"/>
        </w:rPr>
        <w:t>а</w:t>
      </w:r>
      <w:r>
        <w:rPr>
          <w:sz w:val="24"/>
          <w:lang w:val="en-US"/>
        </w:rPr>
        <w:t xml:space="preserve"> nadar.         </w:t>
      </w:r>
      <w:r>
        <w:rPr>
          <w:sz w:val="24"/>
        </w:rPr>
        <w:t>(резкое, возможно, неожиданное начало действия)</w:t>
      </w:r>
    </w:p>
    <w:p>
      <w:pPr>
        <w:pStyle w:val="Normal1"/>
        <w:spacing w:lineRule="auto" w:line="240"/>
        <w:ind w:firstLine="284" w:end="0"/>
        <w:rPr/>
      </w:pPr>
      <w:r>
        <w:rPr>
          <w:sz w:val="24"/>
          <w:lang w:val="en-US"/>
        </w:rPr>
        <w:t xml:space="preserve">Se lió a nadar.        </w:t>
      </w:r>
      <w:r>
        <w:rPr>
          <w:sz w:val="24"/>
        </w:rPr>
        <w:t xml:space="preserve">(необдуманное, неохотное, обусловленное обстоятельствами начало действия) </w:t>
      </w:r>
    </w:p>
    <w:p>
      <w:pPr>
        <w:pStyle w:val="Normal1"/>
        <w:spacing w:lineRule="auto" w:line="240"/>
        <w:ind w:firstLine="284" w:end="0"/>
        <w:rPr/>
      </w:pPr>
      <w:r>
        <w:rPr>
          <w:sz w:val="24"/>
          <w:lang w:val="en-US"/>
        </w:rPr>
        <w:t xml:space="preserve">Rompio a reir.        </w:t>
      </w:r>
      <w:r>
        <w:rPr>
          <w:sz w:val="24"/>
        </w:rPr>
        <w:t>(неожиданно резкое или осуществляемое с трудом начало действия)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Конструкции, выражающие </w:t>
      </w:r>
      <w:r>
        <w:rPr>
          <w:spacing w:val="20"/>
          <w:sz w:val="24"/>
        </w:rPr>
        <w:t>окончание</w:t>
      </w:r>
      <w:r>
        <w:rPr>
          <w:sz w:val="24"/>
        </w:rPr>
        <w:t xml:space="preserve"> действия (</w:t>
      </w:r>
      <w:r>
        <w:rPr>
          <w:sz w:val="24"/>
          <w:lang w:val="en-US"/>
        </w:rPr>
        <w:t>perifrasis</w:t>
      </w:r>
      <w:r>
        <w:rPr>
          <w:sz w:val="24"/>
        </w:rPr>
        <w:t xml:space="preserve"> о </w:t>
      </w:r>
      <w:r>
        <w:rPr>
          <w:sz w:val="24"/>
          <w:lang w:val="en-US"/>
        </w:rPr>
        <w:t>construcciones</w:t>
      </w:r>
      <w:r>
        <w:rPr>
          <w:sz w:val="24"/>
        </w:rPr>
        <w:t xml:space="preserve"> </w:t>
      </w:r>
      <w:r>
        <w:rPr>
          <w:sz w:val="24"/>
          <w:lang w:val="en-US"/>
        </w:rPr>
        <w:t>terminativas</w:t>
      </w:r>
      <w:r>
        <w:rPr>
          <w:sz w:val="24"/>
        </w:rPr>
        <w:t>). У них также есть свободные сино</w:t>
        <w:softHyphen/>
        <w:t xml:space="preserve">нимичные словосочетания с глаголами </w:t>
      </w:r>
      <w:r>
        <w:rPr>
          <w:b/>
          <w:sz w:val="24"/>
          <w:lang w:val="en-US"/>
        </w:rPr>
        <w:t>terminar</w:t>
      </w:r>
      <w:r>
        <w:rPr>
          <w:b/>
          <w:sz w:val="24"/>
        </w:rPr>
        <w:t xml:space="preserve">, </w:t>
      </w:r>
      <w:r>
        <w:rPr>
          <w:b/>
          <w:sz w:val="24"/>
          <w:lang w:val="en-US"/>
        </w:rPr>
        <w:t>dejar</w:t>
      </w:r>
      <w:r>
        <w:rPr>
          <w:b/>
          <w:sz w:val="24"/>
        </w:rPr>
        <w:t xml:space="preserve">, </w:t>
      </w:r>
      <w:r>
        <w:rPr>
          <w:b/>
          <w:sz w:val="24"/>
          <w:lang w:val="en-US"/>
        </w:rPr>
        <w:t>cesar</w:t>
      </w:r>
      <w:r>
        <w:rPr>
          <w:b/>
          <w:sz w:val="24"/>
        </w:rPr>
        <w:t xml:space="preserve"> + </w:t>
      </w:r>
      <w:r>
        <w:rPr>
          <w:b/>
          <w:sz w:val="24"/>
          <w:lang w:val="en-US"/>
        </w:rPr>
        <w:t>de</w:t>
      </w:r>
      <w:r>
        <w:rPr>
          <w:b/>
          <w:sz w:val="24"/>
        </w:rPr>
        <w:t xml:space="preserve"> + </w:t>
      </w:r>
      <w:r>
        <w:rPr>
          <w:b/>
          <w:sz w:val="24"/>
          <w:lang w:val="en-US"/>
        </w:rPr>
        <w:t>infinitivo</w:t>
      </w:r>
      <w:r>
        <w:rPr>
          <w:sz w:val="24"/>
        </w:rPr>
        <w:t xml:space="preserve"> (перестать, бросить, окончить, прекратить что-либо де</w:t>
        <w:softHyphen/>
        <w:t>лать). Эти обороты являются наиболее употребительными. Они пе</w:t>
        <w:softHyphen/>
        <w:t>редают эмоционально нейтральную информацию о прекращении какого-либо действия или состояния: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El</w:t>
      </w:r>
      <w:r>
        <w:rPr>
          <w:sz w:val="24"/>
        </w:rPr>
        <w:t xml:space="preserve"> </w:t>
      </w:r>
      <w:r>
        <w:rPr>
          <w:sz w:val="24"/>
          <w:lang w:val="en-US"/>
        </w:rPr>
        <w:t>profesor</w:t>
      </w:r>
      <w:r>
        <w:rPr>
          <w:sz w:val="24"/>
        </w:rPr>
        <w:t xml:space="preserve"> </w:t>
      </w:r>
      <w:r>
        <w:rPr>
          <w:i/>
          <w:iCs/>
          <w:sz w:val="24"/>
          <w:lang w:val="en-US"/>
        </w:rPr>
        <w:t>termina</w:t>
      </w:r>
      <w:r>
        <w:rPr>
          <w:i/>
          <w:iCs/>
          <w:sz w:val="24"/>
        </w:rPr>
        <w:t xml:space="preserve"> </w:t>
      </w:r>
      <w:r>
        <w:rPr>
          <w:i/>
          <w:iCs/>
          <w:sz w:val="24"/>
          <w:lang w:val="en-US"/>
        </w:rPr>
        <w:t>de</w:t>
      </w:r>
      <w:r>
        <w:rPr>
          <w:i/>
          <w:iCs/>
          <w:sz w:val="24"/>
        </w:rPr>
        <w:t xml:space="preserve"> </w:t>
      </w:r>
      <w:r>
        <w:rPr>
          <w:i/>
          <w:iCs/>
          <w:sz w:val="24"/>
          <w:lang w:val="en-US"/>
        </w:rPr>
        <w:t>explicar</w:t>
      </w:r>
      <w:r>
        <w:rPr>
          <w:sz w:val="24"/>
        </w:rPr>
        <w:t xml:space="preserve"> </w:t>
      </w:r>
      <w:r>
        <w:rPr>
          <w:sz w:val="24"/>
          <w:lang w:val="en-US"/>
        </w:rPr>
        <w:t>el</w:t>
      </w:r>
      <w:r>
        <w:rPr>
          <w:sz w:val="24"/>
        </w:rPr>
        <w:t xml:space="preserve">                                Преподаватель закончил объяснять новую тему.</w:t>
      </w:r>
    </w:p>
    <w:p>
      <w:pPr>
        <w:pStyle w:val="Normal1"/>
        <w:spacing w:lineRule="auto" w:line="240"/>
        <w:ind w:firstLine="709" w:end="0"/>
        <w:rPr>
          <w:sz w:val="24"/>
          <w:lang w:val="en-US"/>
        </w:rPr>
      </w:pPr>
      <w:r>
        <w:rPr>
          <w:sz w:val="24"/>
          <w:lang w:val="en-US"/>
        </w:rPr>
        <w:t xml:space="preserve">tema nuevo. </w:t>
      </w:r>
    </w:p>
    <w:p>
      <w:pPr>
        <w:pStyle w:val="Normal1"/>
        <w:spacing w:lineRule="auto" w:line="240"/>
        <w:ind w:firstLine="284" w:end="0"/>
        <w:rPr/>
      </w:pPr>
      <w:r>
        <w:rPr>
          <w:sz w:val="24"/>
          <w:lang w:val="en-US"/>
        </w:rPr>
        <w:t xml:space="preserve">Mi marido </w:t>
      </w:r>
      <w:r>
        <w:rPr>
          <w:i/>
          <w:iCs/>
          <w:sz w:val="24"/>
          <w:lang w:val="en-US"/>
        </w:rPr>
        <w:t>dejó de fumar</w:t>
      </w:r>
      <w:r>
        <w:rPr>
          <w:sz w:val="24"/>
          <w:lang w:val="en-US"/>
        </w:rPr>
        <w:t xml:space="preserve">.                                             </w:t>
      </w:r>
      <w:r>
        <w:rPr>
          <w:sz w:val="24"/>
        </w:rPr>
        <w:t>Мой муж бросил курить.</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Собственно терминативными конструкциями являются обороты, подобные </w:t>
      </w:r>
      <w:r>
        <w:rPr>
          <w:b/>
          <w:sz w:val="24"/>
          <w:lang w:val="en-US"/>
        </w:rPr>
        <w:t>llegar</w:t>
      </w:r>
      <w:r>
        <w:rPr>
          <w:b/>
          <w:sz w:val="24"/>
        </w:rPr>
        <w:t xml:space="preserve"> + а + </w:t>
      </w:r>
      <w:r>
        <w:rPr>
          <w:b/>
          <w:sz w:val="24"/>
          <w:lang w:val="en-US"/>
        </w:rPr>
        <w:t>infinitivo</w:t>
      </w:r>
      <w:r>
        <w:rPr>
          <w:sz w:val="24"/>
        </w:rPr>
        <w:t xml:space="preserve"> и </w:t>
      </w:r>
      <w:r>
        <w:rPr>
          <w:b/>
          <w:sz w:val="24"/>
          <w:lang w:val="en-US"/>
        </w:rPr>
        <w:t>acabar</w:t>
      </w:r>
      <w:r>
        <w:rPr>
          <w:b/>
          <w:sz w:val="24"/>
        </w:rPr>
        <w:t xml:space="preserve"> + рог + </w:t>
      </w:r>
      <w:r>
        <w:rPr>
          <w:b/>
          <w:sz w:val="24"/>
          <w:lang w:val="en-US"/>
        </w:rPr>
        <w:t>infinitivo</w:t>
      </w:r>
      <w:r>
        <w:rPr>
          <w:b/>
          <w:sz w:val="24"/>
        </w:rPr>
        <w:t>.</w:t>
      </w:r>
    </w:p>
    <w:p>
      <w:pPr>
        <w:pStyle w:val="Normal1"/>
        <w:spacing w:lineRule="auto" w:line="240"/>
        <w:ind w:firstLine="284" w:end="0"/>
        <w:rPr/>
      </w:pPr>
      <w:r>
        <w:rPr>
          <w:sz w:val="24"/>
        </w:rPr>
        <w:t xml:space="preserve">Конструкция </w:t>
      </w:r>
      <w:r>
        <w:rPr>
          <w:b/>
          <w:bCs/>
          <w:sz w:val="24"/>
          <w:lang w:val="en-US"/>
        </w:rPr>
        <w:t>llegar</w:t>
      </w:r>
      <w:r>
        <w:rPr>
          <w:b/>
          <w:bCs/>
          <w:sz w:val="24"/>
        </w:rPr>
        <w:t xml:space="preserve"> + а + </w:t>
      </w:r>
      <w:r>
        <w:rPr>
          <w:b/>
          <w:bCs/>
          <w:sz w:val="24"/>
          <w:lang w:val="en-US"/>
        </w:rPr>
        <w:t>infinitivo</w:t>
      </w:r>
      <w:r>
        <w:rPr>
          <w:sz w:val="24"/>
        </w:rPr>
        <w:t xml:space="preserve"> во многих случаях выражает действие, как бы восходящее к определенному пределу и достигаю</w:t>
        <w:softHyphen/>
        <w:t>щее своего результата: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Esta</w:t>
      </w:r>
      <w:r>
        <w:rPr>
          <w:sz w:val="24"/>
        </w:rPr>
        <w:t xml:space="preserve"> </w:t>
      </w:r>
      <w:r>
        <w:rPr>
          <w:sz w:val="24"/>
          <w:lang w:val="en-US"/>
        </w:rPr>
        <w:t>idea</w:t>
      </w:r>
      <w:r>
        <w:rPr>
          <w:sz w:val="24"/>
        </w:rPr>
        <w:t xml:space="preserve"> </w:t>
      </w:r>
      <w:r>
        <w:rPr>
          <w:i/>
          <w:iCs/>
          <w:sz w:val="24"/>
          <w:lang w:val="en-US"/>
        </w:rPr>
        <w:t>lleg</w:t>
      </w:r>
      <w:r>
        <w:rPr>
          <w:i/>
          <w:iCs/>
          <w:sz w:val="24"/>
        </w:rPr>
        <w:t xml:space="preserve">ó </w:t>
      </w:r>
      <w:r>
        <w:rPr>
          <w:i/>
          <w:iCs/>
          <w:sz w:val="24"/>
          <w:lang w:val="en-US"/>
        </w:rPr>
        <w:t>a</w:t>
      </w:r>
      <w:r>
        <w:rPr>
          <w:i/>
          <w:iCs/>
          <w:sz w:val="24"/>
        </w:rPr>
        <w:t xml:space="preserve"> </w:t>
      </w:r>
      <w:r>
        <w:rPr>
          <w:i/>
          <w:iCs/>
          <w:sz w:val="24"/>
          <w:lang w:val="en-US"/>
        </w:rPr>
        <w:t>convertirse</w:t>
      </w:r>
      <w:r>
        <w:rPr>
          <w:sz w:val="24"/>
        </w:rPr>
        <w:t xml:space="preserve"> </w:t>
      </w:r>
      <w:r>
        <w:rPr>
          <w:sz w:val="24"/>
          <w:lang w:val="en-US"/>
        </w:rPr>
        <w:t>en</w:t>
      </w:r>
      <w:r>
        <w:rPr>
          <w:sz w:val="24"/>
        </w:rPr>
        <w:t xml:space="preserve">                                    Эта мысль постепенно превратилась</w:t>
      </w:r>
    </w:p>
    <w:p>
      <w:pPr>
        <w:pStyle w:val="Normal1"/>
        <w:spacing w:lineRule="auto" w:line="240"/>
        <w:ind w:firstLine="709" w:end="0"/>
        <w:rPr/>
      </w:pPr>
      <w:r>
        <w:rPr>
          <w:sz w:val="24"/>
          <w:lang w:val="en-US"/>
        </w:rPr>
        <w:t>obsesi</w:t>
      </w:r>
      <w:r>
        <w:rPr>
          <w:sz w:val="24"/>
        </w:rPr>
        <w:t>ó</w:t>
      </w:r>
      <w:r>
        <w:rPr>
          <w:sz w:val="24"/>
          <w:lang w:val="en-US"/>
        </w:rPr>
        <w:t>n</w:t>
      </w:r>
      <w:r>
        <w:rPr>
          <w:sz w:val="24"/>
        </w:rPr>
        <w:t>. (</w:t>
      </w:r>
      <w:r>
        <w:rPr>
          <w:sz w:val="24"/>
          <w:lang w:val="en-US"/>
        </w:rPr>
        <w:t>R</w:t>
      </w:r>
      <w:r>
        <w:rPr>
          <w:sz w:val="24"/>
        </w:rPr>
        <w:t>. Р</w:t>
      </w:r>
      <w:r>
        <w:rPr>
          <w:lang w:val="en-US"/>
        </w:rPr>
        <w:t>AYR</w:t>
      </w:r>
      <w:r>
        <w:rPr/>
        <w:t>Ó</w:t>
      </w:r>
      <w:r>
        <w:rPr>
          <w:sz w:val="24"/>
        </w:rPr>
        <w:t xml:space="preserve">)                                                     в навязчивую идею. </w:t>
      </w:r>
    </w:p>
    <w:p>
      <w:pPr>
        <w:pStyle w:val="Normal1"/>
        <w:spacing w:lineRule="auto" w:line="240"/>
        <w:ind w:firstLine="284" w:end="0"/>
        <w:rPr/>
      </w:pPr>
      <w:r>
        <w:rPr>
          <w:sz w:val="24"/>
          <w:lang w:val="en-US"/>
        </w:rPr>
        <w:t>Estoy</w:t>
      </w:r>
      <w:r>
        <w:rPr>
          <w:sz w:val="24"/>
        </w:rPr>
        <w:t xml:space="preserve"> </w:t>
      </w:r>
      <w:r>
        <w:rPr>
          <w:sz w:val="24"/>
          <w:lang w:val="en-US"/>
        </w:rPr>
        <w:t>seguro</w:t>
      </w:r>
      <w:r>
        <w:rPr>
          <w:sz w:val="24"/>
        </w:rPr>
        <w:t xml:space="preserve"> </w:t>
      </w:r>
      <w:r>
        <w:rPr>
          <w:sz w:val="24"/>
          <w:lang w:val="en-US"/>
        </w:rPr>
        <w:t>de</w:t>
      </w:r>
      <w:r>
        <w:rPr>
          <w:sz w:val="24"/>
        </w:rPr>
        <w:t xml:space="preserve"> </w:t>
      </w:r>
      <w:r>
        <w:rPr>
          <w:sz w:val="24"/>
          <w:lang w:val="en-US"/>
        </w:rPr>
        <w:t>que</w:t>
      </w:r>
      <w:r>
        <w:rPr>
          <w:sz w:val="24"/>
        </w:rPr>
        <w:t xml:space="preserve"> </w:t>
      </w:r>
      <w:r>
        <w:rPr>
          <w:sz w:val="24"/>
          <w:lang w:val="en-US"/>
        </w:rPr>
        <w:t>nunca</w:t>
      </w:r>
      <w:r>
        <w:rPr>
          <w:sz w:val="24"/>
        </w:rPr>
        <w:t xml:space="preserve"> </w:t>
      </w:r>
      <w:r>
        <w:rPr>
          <w:i/>
          <w:iCs/>
          <w:sz w:val="24"/>
          <w:lang w:val="en-US"/>
        </w:rPr>
        <w:t>llegar</w:t>
      </w:r>
      <w:r>
        <w:rPr>
          <w:i/>
          <w:iCs/>
          <w:sz w:val="24"/>
        </w:rPr>
        <w:t>á</w:t>
      </w:r>
      <w:r>
        <w:rPr>
          <w:sz w:val="24"/>
        </w:rPr>
        <w:t xml:space="preserve">                               Я уверен, что он никогда не станет</w:t>
      </w:r>
    </w:p>
    <w:p>
      <w:pPr>
        <w:pStyle w:val="Normal1"/>
        <w:spacing w:lineRule="auto" w:line="240"/>
        <w:ind w:firstLine="709" w:end="0"/>
        <w:rPr/>
      </w:pPr>
      <w:r>
        <w:rPr>
          <w:sz w:val="24"/>
        </w:rPr>
        <w:t>а</w:t>
      </w:r>
      <w:r>
        <w:rPr>
          <w:sz w:val="24"/>
          <w:lang w:val="en-US"/>
        </w:rPr>
        <w:t xml:space="preserve"> </w:t>
      </w:r>
      <w:r>
        <w:rPr>
          <w:i/>
          <w:iCs/>
          <w:sz w:val="24"/>
          <w:lang w:val="en-US"/>
        </w:rPr>
        <w:t>hablar</w:t>
      </w:r>
      <w:r>
        <w:rPr>
          <w:sz w:val="24"/>
          <w:lang w:val="en-US"/>
        </w:rPr>
        <w:t xml:space="preserve"> bien el inglés.                                                 </w:t>
      </w:r>
      <w:r>
        <w:rPr>
          <w:sz w:val="24"/>
        </w:rPr>
        <w:t>говорить хорошо по-анг</w:t>
        <w:softHyphen/>
        <w:t>лийски.</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Конструкция </w:t>
      </w:r>
      <w:r>
        <w:rPr>
          <w:b/>
          <w:sz w:val="24"/>
          <w:lang w:val="en-US"/>
        </w:rPr>
        <w:t>acabar</w:t>
      </w:r>
      <w:r>
        <w:rPr>
          <w:b/>
          <w:sz w:val="24"/>
        </w:rPr>
        <w:t xml:space="preserve"> + ро</w:t>
      </w:r>
      <w:r>
        <w:rPr>
          <w:b/>
          <w:sz w:val="24"/>
          <w:lang w:val="en-US"/>
        </w:rPr>
        <w:t>r</w:t>
      </w:r>
      <w:r>
        <w:rPr>
          <w:b/>
          <w:sz w:val="24"/>
        </w:rPr>
        <w:t xml:space="preserve"> + </w:t>
      </w:r>
      <w:r>
        <w:rPr>
          <w:b/>
          <w:sz w:val="24"/>
          <w:lang w:val="en-US"/>
        </w:rPr>
        <w:t>infinitivo</w:t>
      </w:r>
      <w:r>
        <w:rPr>
          <w:sz w:val="24"/>
        </w:rPr>
        <w:t xml:space="preserve"> называет действие как бы нисходящего характера, которое достигает результата, теряя к кон</w:t>
        <w:softHyphen/>
        <w:t>цу свою интенсивность; субъект речи оценивает само действие как некую уступку обстоятельствам: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Despu</w:t>
      </w:r>
      <w:r>
        <w:rPr>
          <w:sz w:val="24"/>
        </w:rPr>
        <w:t>é</w:t>
      </w:r>
      <w:r>
        <w:rPr>
          <w:sz w:val="24"/>
          <w:lang w:val="en-US"/>
        </w:rPr>
        <w:t>s</w:t>
      </w:r>
      <w:r>
        <w:rPr>
          <w:sz w:val="24"/>
        </w:rPr>
        <w:t xml:space="preserve"> </w:t>
      </w:r>
      <w:r>
        <w:rPr>
          <w:sz w:val="24"/>
          <w:lang w:val="en-US"/>
        </w:rPr>
        <w:t>de</w:t>
      </w:r>
      <w:r>
        <w:rPr>
          <w:sz w:val="24"/>
        </w:rPr>
        <w:t xml:space="preserve"> </w:t>
      </w:r>
      <w:r>
        <w:rPr>
          <w:sz w:val="24"/>
          <w:lang w:val="en-US"/>
        </w:rPr>
        <w:t>tantas</w:t>
      </w:r>
      <w:r>
        <w:rPr>
          <w:sz w:val="24"/>
        </w:rPr>
        <w:t xml:space="preserve"> </w:t>
      </w:r>
      <w:r>
        <w:rPr>
          <w:sz w:val="24"/>
          <w:lang w:val="en-US"/>
        </w:rPr>
        <w:t>disputas</w:t>
      </w:r>
      <w:r>
        <w:rPr>
          <w:sz w:val="24"/>
        </w:rPr>
        <w:t xml:space="preserve"> </w:t>
      </w:r>
      <w:r>
        <w:rPr>
          <w:i/>
          <w:iCs/>
          <w:sz w:val="24"/>
          <w:lang w:val="en-US"/>
        </w:rPr>
        <w:t>acaba</w:t>
      </w:r>
      <w:r>
        <w:rPr>
          <w:i/>
          <w:iCs/>
          <w:sz w:val="24"/>
        </w:rPr>
        <w:t>-</w:t>
      </w:r>
      <w:r>
        <w:rPr>
          <w:sz w:val="24"/>
        </w:rPr>
        <w:t xml:space="preserve">                                После стольких споров они, наконец,</w:t>
      </w:r>
    </w:p>
    <w:p>
      <w:pPr>
        <w:pStyle w:val="Normal1"/>
        <w:spacing w:lineRule="auto" w:line="240"/>
        <w:ind w:firstLine="709" w:end="0"/>
        <w:rPr/>
      </w:pPr>
      <w:r>
        <w:rPr>
          <w:i/>
          <w:iCs/>
          <w:sz w:val="24"/>
          <w:lang w:val="en-US"/>
        </w:rPr>
        <w:t>ron</w:t>
      </w:r>
      <w:r>
        <w:rPr>
          <w:sz w:val="24"/>
          <w:lang w:val="en-US"/>
        </w:rPr>
        <w:t xml:space="preserve"> </w:t>
      </w:r>
      <w:r>
        <w:rPr>
          <w:i/>
          <w:iCs/>
          <w:sz w:val="24"/>
        </w:rPr>
        <w:t>ро</w:t>
      </w:r>
      <w:r>
        <w:rPr>
          <w:i/>
          <w:iCs/>
          <w:sz w:val="24"/>
          <w:lang w:val="en-US"/>
        </w:rPr>
        <w:t>r entenderse</w:t>
      </w:r>
      <w:r>
        <w:rPr>
          <w:sz w:val="24"/>
          <w:lang w:val="en-US"/>
        </w:rPr>
        <w:t xml:space="preserve">.                                                       </w:t>
      </w:r>
      <w:r>
        <w:rPr>
          <w:sz w:val="24"/>
        </w:rPr>
        <w:t xml:space="preserve">пришли к согласию. </w:t>
      </w:r>
    </w:p>
    <w:p>
      <w:pPr>
        <w:pStyle w:val="Normal1"/>
        <w:spacing w:lineRule="auto" w:line="240"/>
        <w:ind w:firstLine="284" w:end="0"/>
        <w:rPr/>
      </w:pPr>
      <w:r>
        <w:rPr>
          <w:sz w:val="24"/>
          <w:lang w:val="en-US"/>
        </w:rPr>
        <w:t>Usted</w:t>
      </w:r>
      <w:r>
        <w:rPr>
          <w:sz w:val="24"/>
        </w:rPr>
        <w:t xml:space="preserve"> </w:t>
      </w:r>
      <w:r>
        <w:rPr>
          <w:i/>
          <w:iCs/>
          <w:sz w:val="24"/>
          <w:lang w:val="en-US"/>
        </w:rPr>
        <w:t>acabar</w:t>
      </w:r>
      <w:r>
        <w:rPr>
          <w:i/>
          <w:iCs/>
          <w:sz w:val="24"/>
        </w:rPr>
        <w:t xml:space="preserve">á </w:t>
      </w:r>
      <w:r>
        <w:rPr>
          <w:i/>
          <w:iCs/>
          <w:sz w:val="24"/>
          <w:lang w:val="en-US"/>
        </w:rPr>
        <w:t>por</w:t>
      </w:r>
      <w:r>
        <w:rPr>
          <w:i/>
          <w:iCs/>
          <w:sz w:val="24"/>
        </w:rPr>
        <w:t xml:space="preserve"> </w:t>
      </w:r>
      <w:r>
        <w:rPr>
          <w:i/>
          <w:iCs/>
          <w:sz w:val="24"/>
          <w:lang w:val="en-US"/>
        </w:rPr>
        <w:t>ser</w:t>
      </w:r>
      <w:r>
        <w:rPr>
          <w:sz w:val="24"/>
        </w:rPr>
        <w:t xml:space="preserve"> </w:t>
      </w:r>
      <w:r>
        <w:rPr>
          <w:sz w:val="24"/>
          <w:lang w:val="en-US"/>
        </w:rPr>
        <w:t>de</w:t>
      </w:r>
      <w:r>
        <w:rPr>
          <w:sz w:val="24"/>
        </w:rPr>
        <w:t xml:space="preserve"> </w:t>
      </w:r>
      <w:r>
        <w:rPr>
          <w:sz w:val="24"/>
          <w:lang w:val="en-US"/>
        </w:rPr>
        <w:t>los</w:t>
      </w:r>
      <w:r>
        <w:rPr>
          <w:sz w:val="24"/>
        </w:rPr>
        <w:t xml:space="preserve"> </w:t>
      </w:r>
      <w:r>
        <w:rPr>
          <w:sz w:val="24"/>
          <w:lang w:val="en-US"/>
        </w:rPr>
        <w:t>noso</w:t>
      </w:r>
      <w:r>
        <w:rPr>
          <w:sz w:val="24"/>
        </w:rPr>
        <w:t>-                              Вы кончите тем, что будете с</w:t>
      </w:r>
    </w:p>
    <w:p>
      <w:pPr>
        <w:pStyle w:val="Normal1"/>
        <w:spacing w:lineRule="auto" w:line="240"/>
        <w:ind w:firstLine="709" w:end="0"/>
        <w:rPr/>
      </w:pPr>
      <w:r>
        <w:rPr>
          <w:sz w:val="24"/>
          <w:lang w:val="en-US"/>
        </w:rPr>
        <w:t>tros</w:t>
      </w:r>
      <w:r>
        <w:rPr>
          <w:sz w:val="24"/>
        </w:rPr>
        <w:t>. (</w:t>
      </w:r>
      <w:r>
        <w:rPr>
          <w:sz w:val="24"/>
          <w:lang w:val="en-US"/>
        </w:rPr>
        <w:t>A</w:t>
      </w:r>
      <w:r>
        <w:rPr>
          <w:sz w:val="24"/>
        </w:rPr>
        <w:t xml:space="preserve">. </w:t>
      </w:r>
      <w:r>
        <w:rPr>
          <w:sz w:val="24"/>
          <w:lang w:val="en-US"/>
        </w:rPr>
        <w:t>C</w:t>
      </w:r>
      <w:r>
        <w:rPr>
          <w:lang w:val="en-US"/>
        </w:rPr>
        <w:t>ASONA</w:t>
      </w:r>
      <w:r>
        <w:rPr>
          <w:sz w:val="24"/>
        </w:rPr>
        <w:t xml:space="preserve">)                                                         нами (примкнете к нам). </w:t>
      </w:r>
    </w:p>
    <w:p>
      <w:pPr>
        <w:pStyle w:val="Normal1"/>
        <w:spacing w:lineRule="auto" w:line="240"/>
        <w:ind w:firstLine="284" w:end="0"/>
        <w:rPr/>
      </w:pPr>
      <w:r>
        <w:rPr>
          <w:i/>
          <w:iCs/>
          <w:sz w:val="24"/>
          <w:lang w:val="en-US"/>
        </w:rPr>
        <w:t xml:space="preserve">Acabará </w:t>
      </w:r>
      <w:r>
        <w:rPr>
          <w:i/>
          <w:iCs/>
          <w:sz w:val="24"/>
        </w:rPr>
        <w:t>ро</w:t>
      </w:r>
      <w:r>
        <w:rPr>
          <w:i/>
          <w:iCs/>
          <w:sz w:val="24"/>
          <w:lang w:val="en-US"/>
        </w:rPr>
        <w:t>r ceder</w:t>
      </w:r>
      <w:r>
        <w:rPr>
          <w:sz w:val="24"/>
          <w:lang w:val="en-US"/>
        </w:rPr>
        <w:t xml:space="preserve">. </w:t>
      </w:r>
      <w:r>
        <w:rPr>
          <w:sz w:val="24"/>
        </w:rPr>
        <w:t>(</w:t>
      </w:r>
      <w:r>
        <w:rPr>
          <w:sz w:val="24"/>
          <w:lang w:val="en-US"/>
        </w:rPr>
        <w:t>M</w:t>
      </w:r>
      <w:r>
        <w:rPr>
          <w:sz w:val="24"/>
        </w:rPr>
        <w:t xml:space="preserve">. </w:t>
      </w:r>
      <w:r>
        <w:rPr>
          <w:sz w:val="24"/>
          <w:lang w:val="en-US"/>
        </w:rPr>
        <w:t>M</w:t>
      </w:r>
      <w:r>
        <w:rPr>
          <w:lang w:val="en-US"/>
        </w:rPr>
        <w:t>OLINER</w:t>
      </w:r>
      <w:r>
        <w:rPr>
          <w:sz w:val="24"/>
        </w:rPr>
        <w:t>)                              Он в конце концов уступит (кон</w:t>
        <w:softHyphen/>
        <w:t xml:space="preserve">чит тем, </w:t>
      </w:r>
    </w:p>
    <w:p>
      <w:pPr>
        <w:pStyle w:val="Normal1"/>
        <w:spacing w:lineRule="auto" w:line="240"/>
        <w:ind w:firstLine="284" w:end="0"/>
        <w:rPr>
          <w:sz w:val="24"/>
        </w:rPr>
      </w:pPr>
      <w:r>
        <w:rPr>
          <w:sz w:val="24"/>
        </w:rPr>
        <w:t xml:space="preserve">                                                                                              </w:t>
      </w:r>
      <w:r>
        <w:rPr>
          <w:sz w:val="24"/>
        </w:rPr>
        <w:t>что уступит).</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Конструкция </w:t>
      </w:r>
      <w:r>
        <w:rPr>
          <w:b/>
          <w:sz w:val="24"/>
          <w:lang w:val="en-US"/>
        </w:rPr>
        <w:t>acabar</w:t>
      </w:r>
      <w:r>
        <w:rPr>
          <w:b/>
          <w:sz w:val="24"/>
        </w:rPr>
        <w:t xml:space="preserve"> + ро</w:t>
      </w:r>
      <w:r>
        <w:rPr>
          <w:b/>
          <w:sz w:val="24"/>
          <w:lang w:val="en-US"/>
        </w:rPr>
        <w:t>r</w:t>
      </w:r>
      <w:r>
        <w:rPr>
          <w:b/>
          <w:sz w:val="24"/>
        </w:rPr>
        <w:t xml:space="preserve"> + </w:t>
      </w:r>
      <w:r>
        <w:rPr>
          <w:b/>
          <w:sz w:val="24"/>
          <w:lang w:val="en-US"/>
        </w:rPr>
        <w:t>infinitivo</w:t>
      </w:r>
      <w:r>
        <w:rPr>
          <w:sz w:val="24"/>
        </w:rPr>
        <w:t xml:space="preserve"> образует отрицательную форму постановкой отрицательной частицы </w:t>
      </w:r>
      <w:r>
        <w:rPr>
          <w:b/>
          <w:bCs/>
          <w:sz w:val="24"/>
        </w:rPr>
        <w:t>nо</w:t>
      </w:r>
      <w:r>
        <w:rPr>
          <w:sz w:val="24"/>
        </w:rPr>
        <w:t xml:space="preserve"> перед инфинитивом, а не перед личной формой глагола: </w:t>
      </w:r>
      <w:r>
        <w:rPr>
          <w:sz w:val="24"/>
          <w:lang w:val="en-US"/>
        </w:rPr>
        <w:t>El</w:t>
      </w:r>
      <w:r>
        <w:rPr>
          <w:sz w:val="24"/>
        </w:rPr>
        <w:t xml:space="preserve"> </w:t>
      </w:r>
      <w:r>
        <w:rPr>
          <w:sz w:val="24"/>
          <w:lang w:val="en-US"/>
        </w:rPr>
        <w:t>alumno</w:t>
      </w:r>
      <w:r>
        <w:rPr>
          <w:sz w:val="24"/>
        </w:rPr>
        <w:t xml:space="preserve"> </w:t>
      </w:r>
      <w:r>
        <w:rPr>
          <w:i/>
          <w:iCs/>
          <w:sz w:val="24"/>
          <w:lang w:val="en-US"/>
        </w:rPr>
        <w:t>acab</w:t>
      </w:r>
      <w:r>
        <w:rPr>
          <w:i/>
          <w:iCs/>
          <w:sz w:val="24"/>
        </w:rPr>
        <w:t>ó ро</w:t>
      </w:r>
      <w:r>
        <w:rPr>
          <w:i/>
          <w:iCs/>
          <w:sz w:val="24"/>
          <w:lang w:val="en-US"/>
        </w:rPr>
        <w:t>r</w:t>
      </w:r>
      <w:r>
        <w:rPr>
          <w:sz w:val="24"/>
        </w:rPr>
        <w:t xml:space="preserve"> </w:t>
      </w:r>
      <w:r>
        <w:rPr>
          <w:b/>
          <w:bCs/>
          <w:sz w:val="24"/>
          <w:lang w:val="en-US"/>
        </w:rPr>
        <w:t>n</w:t>
      </w:r>
      <w:r>
        <w:rPr>
          <w:b/>
          <w:bCs/>
          <w:sz w:val="24"/>
        </w:rPr>
        <w:t>о</w:t>
      </w:r>
      <w:r>
        <w:rPr>
          <w:sz w:val="24"/>
        </w:rPr>
        <w:t xml:space="preserve"> </w:t>
      </w:r>
      <w:r>
        <w:rPr>
          <w:i/>
          <w:iCs/>
          <w:sz w:val="24"/>
          <w:lang w:val="en-US"/>
        </w:rPr>
        <w:t>hacer</w:t>
      </w:r>
      <w:r>
        <w:rPr>
          <w:sz w:val="24"/>
        </w:rPr>
        <w:t xml:space="preserve"> </w:t>
      </w:r>
      <w:r>
        <w:rPr>
          <w:sz w:val="24"/>
          <w:lang w:val="en-US"/>
        </w:rPr>
        <w:t>nada</w:t>
      </w:r>
      <w:r>
        <w:rPr>
          <w:sz w:val="24"/>
        </w:rPr>
        <w:t xml:space="preserve">; </w:t>
      </w:r>
      <w:r>
        <w:rPr>
          <w:i/>
          <w:iCs/>
          <w:sz w:val="24"/>
          <w:lang w:val="en-US"/>
        </w:rPr>
        <w:t>Acabar</w:t>
      </w:r>
      <w:r>
        <w:rPr>
          <w:i/>
          <w:iCs/>
          <w:sz w:val="24"/>
        </w:rPr>
        <w:t>á</w:t>
      </w:r>
      <w:r>
        <w:rPr>
          <w:i/>
          <w:iCs/>
          <w:sz w:val="24"/>
          <w:lang w:val="en-US"/>
        </w:rPr>
        <w:t>n</w:t>
      </w:r>
      <w:r>
        <w:rPr>
          <w:i/>
          <w:iCs/>
          <w:sz w:val="24"/>
        </w:rPr>
        <w:t xml:space="preserve"> ро</w:t>
      </w:r>
      <w:r>
        <w:rPr>
          <w:i/>
          <w:iCs/>
          <w:sz w:val="24"/>
          <w:lang w:val="en-US"/>
        </w:rPr>
        <w:t>r</w:t>
      </w:r>
      <w:r>
        <w:rPr>
          <w:sz w:val="24"/>
        </w:rPr>
        <w:t xml:space="preserve"> </w:t>
      </w:r>
      <w:r>
        <w:rPr>
          <w:b/>
          <w:bCs/>
          <w:sz w:val="24"/>
        </w:rPr>
        <w:t>nо</w:t>
      </w:r>
      <w:r>
        <w:rPr>
          <w:sz w:val="24"/>
        </w:rPr>
        <w:t xml:space="preserve"> </w:t>
      </w:r>
      <w:r>
        <w:rPr>
          <w:i/>
          <w:iCs/>
          <w:sz w:val="24"/>
          <w:lang w:val="en-US"/>
        </w:rPr>
        <w:t>ceder</w:t>
      </w:r>
      <w:r>
        <w:rPr>
          <w:sz w:val="24"/>
        </w:rPr>
        <w:t xml:space="preserve"> </w:t>
      </w:r>
      <w:r>
        <w:rPr>
          <w:sz w:val="24"/>
          <w:lang w:val="en-US"/>
        </w:rPr>
        <w:t>uno</w:t>
      </w:r>
      <w:r>
        <w:rPr>
          <w:sz w:val="24"/>
        </w:rPr>
        <w:t xml:space="preserve"> </w:t>
      </w:r>
      <w:r>
        <w:rPr>
          <w:sz w:val="24"/>
          <w:lang w:val="en-US"/>
        </w:rPr>
        <w:t>a</w:t>
      </w:r>
      <w:r>
        <w:rPr>
          <w:sz w:val="24"/>
        </w:rPr>
        <w:t xml:space="preserve"> </w:t>
      </w:r>
      <w:r>
        <w:rPr>
          <w:sz w:val="24"/>
          <w:lang w:val="en-US"/>
        </w:rPr>
        <w:t>otro</w:t>
      </w:r>
      <w:r>
        <w:rPr>
          <w:sz w:val="24"/>
        </w:rPr>
        <w:t xml:space="preserve">. Это правило касается только конструкции с </w:t>
      </w:r>
      <w:r>
        <w:rPr>
          <w:b/>
          <w:bCs/>
          <w:sz w:val="24"/>
        </w:rPr>
        <w:t>acabar ро</w:t>
      </w:r>
      <w:r>
        <w:rPr>
          <w:b/>
          <w:bCs/>
          <w:sz w:val="24"/>
          <w:lang w:val="en-US"/>
        </w:rPr>
        <w:t>r</w:t>
      </w:r>
      <w:r>
        <w:rPr>
          <w:sz w:val="24"/>
        </w:rPr>
        <w:t>.</w:t>
      </w:r>
    </w:p>
    <w:p>
      <w:pPr>
        <w:pStyle w:val="Normal1"/>
        <w:spacing w:lineRule="auto" w:line="240"/>
        <w:ind w:firstLine="284" w:end="0"/>
        <w:rPr/>
      </w:pPr>
      <w:r>
        <w:rPr>
          <w:sz w:val="24"/>
        </w:rPr>
        <w:t xml:space="preserve">г) Конструкции, выражающие </w:t>
      </w:r>
      <w:r>
        <w:rPr>
          <w:spacing w:val="20"/>
          <w:sz w:val="24"/>
        </w:rPr>
        <w:t>повторность</w:t>
      </w:r>
      <w:r>
        <w:rPr>
          <w:sz w:val="24"/>
        </w:rPr>
        <w:t xml:space="preserve"> действия (ре</w:t>
      </w:r>
      <w:r>
        <w:rPr>
          <w:sz w:val="24"/>
          <w:lang w:val="en-US"/>
        </w:rPr>
        <w:t>r</w:t>
      </w:r>
      <w:r>
        <w:rPr>
          <w:sz w:val="24"/>
        </w:rPr>
        <w:t>í</w:t>
      </w:r>
      <w:r>
        <w:rPr>
          <w:sz w:val="24"/>
          <w:lang w:val="en-US"/>
        </w:rPr>
        <w:t>frasis</w:t>
      </w:r>
      <w:r>
        <w:rPr>
          <w:sz w:val="24"/>
        </w:rPr>
        <w:t xml:space="preserve"> о </w:t>
      </w:r>
      <w:r>
        <w:rPr>
          <w:sz w:val="24"/>
          <w:lang w:val="en-US"/>
        </w:rPr>
        <w:t>construcciones</w:t>
      </w:r>
      <w:r>
        <w:rPr>
          <w:sz w:val="24"/>
        </w:rPr>
        <w:t xml:space="preserve"> </w:t>
      </w:r>
      <w:r>
        <w:rPr>
          <w:sz w:val="24"/>
          <w:lang w:val="en-US"/>
        </w:rPr>
        <w:t>iterativas</w:t>
      </w:r>
      <w:r>
        <w:rPr>
          <w:sz w:val="24"/>
        </w:rPr>
        <w:t xml:space="preserve"> о </w:t>
      </w:r>
      <w:r>
        <w:rPr>
          <w:sz w:val="24"/>
          <w:lang w:val="en-US"/>
        </w:rPr>
        <w:t>frecuentativas</w:t>
      </w:r>
      <w:r>
        <w:rPr>
          <w:sz w:val="24"/>
        </w:rPr>
        <w:t>). К ним обычно отно</w:t>
        <w:softHyphen/>
        <w:t xml:space="preserve">сят обороты </w:t>
      </w:r>
      <w:r>
        <w:rPr>
          <w:b/>
          <w:sz w:val="24"/>
          <w:lang w:val="en-US"/>
        </w:rPr>
        <w:t>volver</w:t>
      </w:r>
      <w:r>
        <w:rPr>
          <w:b/>
          <w:sz w:val="24"/>
        </w:rPr>
        <w:t xml:space="preserve">, </w:t>
      </w:r>
      <w:r>
        <w:rPr>
          <w:b/>
          <w:sz w:val="24"/>
          <w:lang w:val="en-US"/>
        </w:rPr>
        <w:t>tomar</w:t>
      </w:r>
      <w:r>
        <w:rPr>
          <w:b/>
          <w:sz w:val="24"/>
        </w:rPr>
        <w:t xml:space="preserve"> + а + </w:t>
      </w:r>
      <w:r>
        <w:rPr>
          <w:b/>
          <w:sz w:val="24"/>
          <w:lang w:val="en-US"/>
        </w:rPr>
        <w:t>infinitivo</w:t>
      </w:r>
      <w:r>
        <w:rPr>
          <w:sz w:val="24"/>
        </w:rPr>
        <w:t xml:space="preserve"> (снова что-либо делать).    Конструкция </w:t>
      </w:r>
      <w:r>
        <w:rPr>
          <w:b/>
          <w:sz w:val="24"/>
          <w:lang w:val="en-US"/>
        </w:rPr>
        <w:t>volver</w:t>
      </w:r>
      <w:r>
        <w:rPr>
          <w:b/>
          <w:sz w:val="24"/>
        </w:rPr>
        <w:t xml:space="preserve"> + а + </w:t>
      </w:r>
      <w:r>
        <w:rPr>
          <w:b/>
          <w:sz w:val="24"/>
          <w:lang w:val="en-US"/>
        </w:rPr>
        <w:t>infinitivo</w:t>
      </w:r>
      <w:r>
        <w:rPr>
          <w:sz w:val="24"/>
        </w:rPr>
        <w:t xml:space="preserve"> весьма употребительна:</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lang w:val="en-US"/>
        </w:rPr>
        <w:t xml:space="preserve">Manolo </w:t>
      </w:r>
      <w:r>
        <w:rPr>
          <w:i/>
          <w:iCs/>
          <w:sz w:val="24"/>
          <w:lang w:val="en-US"/>
        </w:rPr>
        <w:t>volvió a visitarme.</w:t>
      </w:r>
      <w:r>
        <w:rPr>
          <w:sz w:val="24"/>
          <w:lang w:val="en-US"/>
        </w:rPr>
        <w:t xml:space="preserve">                                             </w:t>
      </w:r>
      <w:r>
        <w:rPr>
          <w:sz w:val="24"/>
        </w:rPr>
        <w:t xml:space="preserve">Маноло снова пришел ко мне. </w:t>
      </w:r>
    </w:p>
    <w:p>
      <w:pPr>
        <w:pStyle w:val="Normal1"/>
        <w:spacing w:lineRule="auto" w:line="240"/>
        <w:ind w:firstLine="284" w:end="0"/>
        <w:rPr/>
      </w:pPr>
      <w:r>
        <w:rPr>
          <w:sz w:val="24"/>
        </w:rPr>
        <w:t xml:space="preserve"> </w:t>
      </w:r>
      <w:r>
        <w:rPr>
          <w:sz w:val="24"/>
          <w:lang w:val="en-US"/>
        </w:rPr>
        <w:t>Unicamente</w:t>
      </w:r>
      <w:r>
        <w:rPr>
          <w:sz w:val="24"/>
        </w:rPr>
        <w:t xml:space="preserve"> </w:t>
      </w:r>
      <w:r>
        <w:rPr>
          <w:sz w:val="24"/>
          <w:lang w:val="en-US"/>
        </w:rPr>
        <w:t>alguna</w:t>
      </w:r>
      <w:r>
        <w:rPr>
          <w:sz w:val="24"/>
        </w:rPr>
        <w:t xml:space="preserve"> </w:t>
      </w:r>
      <w:r>
        <w:rPr>
          <w:sz w:val="24"/>
          <w:lang w:val="en-US"/>
        </w:rPr>
        <w:t>vez</w:t>
      </w:r>
      <w:r>
        <w:rPr>
          <w:sz w:val="24"/>
        </w:rPr>
        <w:t xml:space="preserve"> </w:t>
      </w:r>
      <w:r>
        <w:rPr>
          <w:sz w:val="24"/>
          <w:lang w:val="en-US"/>
        </w:rPr>
        <w:t>nos</w:t>
      </w:r>
      <w:r>
        <w:rPr>
          <w:sz w:val="24"/>
        </w:rPr>
        <w:t xml:space="preserve"> </w:t>
      </w:r>
      <w:r>
        <w:rPr>
          <w:sz w:val="24"/>
          <w:lang w:val="en-US"/>
        </w:rPr>
        <w:t>r</w:t>
      </w:r>
      <w:r>
        <w:rPr>
          <w:sz w:val="24"/>
        </w:rPr>
        <w:t xml:space="preserve">есо-                                   Только один раз он попросил нас </w:t>
      </w:r>
    </w:p>
    <w:p>
      <w:pPr>
        <w:pStyle w:val="Normal1"/>
        <w:spacing w:lineRule="auto" w:line="240"/>
        <w:ind w:firstLine="709" w:end="0"/>
        <w:rPr/>
      </w:pPr>
      <w:r>
        <w:rPr>
          <w:sz w:val="24"/>
          <w:lang w:val="en-US"/>
        </w:rPr>
        <w:t>mend</w:t>
      </w:r>
      <w:r>
        <w:rPr>
          <w:sz w:val="24"/>
        </w:rPr>
        <w:t xml:space="preserve">ó </w:t>
      </w:r>
      <w:r>
        <w:rPr>
          <w:sz w:val="24"/>
          <w:lang w:val="en-US"/>
        </w:rPr>
        <w:t>que</w:t>
      </w:r>
      <w:r>
        <w:rPr>
          <w:sz w:val="24"/>
        </w:rPr>
        <w:t xml:space="preserve"> </w:t>
      </w:r>
      <w:r>
        <w:rPr>
          <w:sz w:val="24"/>
          <w:lang w:val="en-US"/>
        </w:rPr>
        <w:t>no</w:t>
      </w:r>
      <w:r>
        <w:rPr>
          <w:sz w:val="24"/>
        </w:rPr>
        <w:t xml:space="preserve"> </w:t>
      </w:r>
      <w:r>
        <w:rPr>
          <w:i/>
          <w:iCs/>
          <w:sz w:val="24"/>
          <w:lang w:val="en-US"/>
        </w:rPr>
        <w:t>volvi</w:t>
      </w:r>
      <w:r>
        <w:rPr>
          <w:i/>
          <w:iCs/>
          <w:sz w:val="24"/>
        </w:rPr>
        <w:t>é</w:t>
      </w:r>
      <w:r>
        <w:rPr>
          <w:i/>
          <w:iCs/>
          <w:sz w:val="24"/>
          <w:lang w:val="en-US"/>
        </w:rPr>
        <w:t>ramos</w:t>
      </w:r>
      <w:r>
        <w:rPr>
          <w:sz w:val="24"/>
        </w:rPr>
        <w:t xml:space="preserve"> а                                         не брать больше его лодку, </w:t>
      </w:r>
    </w:p>
    <w:p>
      <w:pPr>
        <w:pStyle w:val="Normal1"/>
        <w:spacing w:lineRule="auto" w:line="240"/>
        <w:ind w:firstLine="709" w:end="0"/>
        <w:rPr/>
      </w:pPr>
      <w:r>
        <w:rPr>
          <w:i/>
          <w:iCs/>
          <w:sz w:val="24"/>
          <w:lang w:val="en-US"/>
        </w:rPr>
        <w:t>coger</w:t>
      </w:r>
      <w:r>
        <w:rPr>
          <w:sz w:val="24"/>
          <w:lang w:val="en-US"/>
        </w:rPr>
        <w:t xml:space="preserve"> el "Cachalote". Al do-                                          «</w:t>
      </w:r>
      <w:r>
        <w:rPr>
          <w:sz w:val="24"/>
        </w:rPr>
        <w:t>Кашалота</w:t>
      </w:r>
      <w:r>
        <w:rPr>
          <w:sz w:val="24"/>
          <w:lang w:val="en-US"/>
        </w:rPr>
        <w:t xml:space="preserve">». </w:t>
      </w:r>
      <w:r>
        <w:rPr>
          <w:sz w:val="24"/>
        </w:rPr>
        <w:t xml:space="preserve">На следующее </w:t>
      </w:r>
    </w:p>
    <w:p>
      <w:pPr>
        <w:pStyle w:val="Normal1"/>
        <w:spacing w:lineRule="auto" w:line="240"/>
        <w:ind w:firstLine="709" w:end="0"/>
        <w:rPr/>
      </w:pPr>
      <w:r>
        <w:rPr>
          <w:sz w:val="24"/>
          <w:lang w:val="en-US"/>
        </w:rPr>
        <w:t>mingo</w:t>
      </w:r>
      <w:r>
        <w:rPr>
          <w:sz w:val="24"/>
        </w:rPr>
        <w:t xml:space="preserve"> </w:t>
      </w:r>
      <w:r>
        <w:rPr>
          <w:sz w:val="24"/>
          <w:lang w:val="en-US"/>
        </w:rPr>
        <w:t>siguiente</w:t>
      </w:r>
      <w:r>
        <w:rPr>
          <w:sz w:val="24"/>
        </w:rPr>
        <w:t xml:space="preserve"> </w:t>
      </w:r>
      <w:r>
        <w:rPr>
          <w:i/>
          <w:iCs/>
          <w:sz w:val="24"/>
          <w:lang w:val="en-US"/>
        </w:rPr>
        <w:t>se</w:t>
      </w:r>
      <w:r>
        <w:rPr>
          <w:i/>
          <w:iCs/>
          <w:sz w:val="24"/>
        </w:rPr>
        <w:t xml:space="preserve"> </w:t>
      </w:r>
      <w:r>
        <w:rPr>
          <w:i/>
          <w:iCs/>
          <w:sz w:val="24"/>
          <w:lang w:val="en-US"/>
        </w:rPr>
        <w:t>lo</w:t>
      </w:r>
      <w:r>
        <w:rPr>
          <w:i/>
          <w:iCs/>
          <w:sz w:val="24"/>
        </w:rPr>
        <w:t xml:space="preserve"> </w:t>
      </w:r>
      <w:r>
        <w:rPr>
          <w:i/>
          <w:iCs/>
          <w:sz w:val="24"/>
          <w:lang w:val="en-US"/>
        </w:rPr>
        <w:t>volvimos</w:t>
      </w:r>
      <w:r>
        <w:rPr>
          <w:sz w:val="24"/>
        </w:rPr>
        <w:t xml:space="preserve">                                      воскресенье мы вновь увели </w:t>
      </w:r>
    </w:p>
    <w:p>
      <w:pPr>
        <w:pStyle w:val="Normal1"/>
        <w:spacing w:lineRule="auto" w:line="240"/>
        <w:ind w:firstLine="709" w:end="0"/>
        <w:rPr/>
      </w:pPr>
      <w:r>
        <w:rPr>
          <w:i/>
          <w:iCs/>
          <w:sz w:val="24"/>
          <w:lang w:val="en-US"/>
        </w:rPr>
        <w:t>a robar</w:t>
      </w:r>
      <w:r>
        <w:rPr>
          <w:sz w:val="24"/>
          <w:lang w:val="en-US"/>
        </w:rPr>
        <w:t>. (P</w:t>
      </w:r>
      <w:r>
        <w:rPr>
          <w:lang w:val="en-US"/>
        </w:rPr>
        <w:t>ÍO</w:t>
      </w:r>
      <w:r>
        <w:rPr>
          <w:sz w:val="24"/>
          <w:lang w:val="en-US"/>
        </w:rPr>
        <w:t xml:space="preserve"> B</w:t>
      </w:r>
      <w:r>
        <w:rPr>
          <w:lang w:val="en-US"/>
        </w:rPr>
        <w:t>AROJA</w:t>
      </w:r>
      <w:r>
        <w:rPr>
          <w:sz w:val="24"/>
          <w:lang w:val="en-US"/>
        </w:rPr>
        <w:t xml:space="preserve">)                                                   </w:t>
      </w:r>
      <w:r>
        <w:rPr>
          <w:sz w:val="24"/>
        </w:rPr>
        <w:t>ее</w:t>
      </w:r>
      <w:r>
        <w:rPr>
          <w:sz w:val="24"/>
          <w:lang w:val="en-US"/>
        </w:rPr>
        <w:t xml:space="preserve"> </w:t>
      </w:r>
      <w:r>
        <w:rPr>
          <w:sz w:val="24"/>
        </w:rPr>
        <w:t>у</w:t>
      </w:r>
      <w:r>
        <w:rPr>
          <w:sz w:val="24"/>
          <w:lang w:val="en-US"/>
        </w:rPr>
        <w:t xml:space="preserve"> </w:t>
      </w:r>
      <w:r>
        <w:rPr>
          <w:sz w:val="24"/>
        </w:rPr>
        <w:t>него</w:t>
      </w:r>
      <w:r>
        <w:rPr>
          <w:sz w:val="24"/>
          <w:lang w:val="en-US"/>
        </w:rPr>
        <w:t>.</w:t>
      </w:r>
    </w:p>
    <w:p>
      <w:pPr>
        <w:pStyle w:val="Normal1"/>
        <w:spacing w:lineRule="auto" w:line="240"/>
        <w:ind w:firstLine="284" w:end="0"/>
        <w:rPr/>
      </w:pPr>
      <w:r>
        <w:rPr>
          <w:sz w:val="24"/>
          <w:lang w:val="en-US"/>
        </w:rPr>
        <w:t>L</w:t>
      </w:r>
      <w:r>
        <w:rPr>
          <w:sz w:val="24"/>
        </w:rPr>
        <w:t>а</w:t>
      </w:r>
      <w:r>
        <w:rPr>
          <w:sz w:val="24"/>
          <w:lang w:val="en-US"/>
        </w:rPr>
        <w:t xml:space="preserve"> escena </w:t>
      </w:r>
      <w:r>
        <w:rPr>
          <w:i/>
          <w:iCs/>
          <w:sz w:val="24"/>
          <w:lang w:val="en-US"/>
        </w:rPr>
        <w:t>se volvía a repetir</w:t>
      </w:r>
      <w:r>
        <w:rPr>
          <w:sz w:val="24"/>
          <w:lang w:val="en-US"/>
        </w:rPr>
        <w:t xml:space="preserve">.                                         </w:t>
      </w:r>
      <w:r>
        <w:rPr>
          <w:sz w:val="24"/>
        </w:rPr>
        <w:t xml:space="preserve">Сцена вновь повторялась. </w:t>
      </w:r>
    </w:p>
    <w:p>
      <w:pPr>
        <w:pStyle w:val="Normal1"/>
        <w:spacing w:lineRule="auto" w:line="240"/>
        <w:ind w:firstLine="709" w:end="0"/>
        <w:rPr/>
      </w:pPr>
      <w:r>
        <w:rPr>
          <w:sz w:val="24"/>
        </w:rPr>
        <w:t xml:space="preserve"> </w:t>
      </w:r>
      <w:r>
        <w:rPr>
          <w:sz w:val="24"/>
          <w:lang w:val="en-US"/>
        </w:rPr>
        <w:t>(J. M</w:t>
      </w:r>
      <w:r>
        <w:rPr>
          <w:lang w:val="en-US"/>
        </w:rPr>
        <w:t>ARTÍNEZ</w:t>
      </w:r>
      <w:r>
        <w:rPr>
          <w:sz w:val="24"/>
          <w:lang w:val="en-US"/>
        </w:rPr>
        <w:t xml:space="preserve"> R</w:t>
      </w:r>
      <w:r>
        <w:rPr>
          <w:lang w:val="en-US"/>
        </w:rPr>
        <w:t>EVERTE</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 </w:t>
      </w:r>
      <w:r>
        <w:rPr>
          <w:sz w:val="24"/>
        </w:rPr>
        <w:t xml:space="preserve">Конструкция </w:t>
      </w:r>
      <w:r>
        <w:rPr>
          <w:b/>
          <w:sz w:val="24"/>
          <w:lang w:val="en-US"/>
        </w:rPr>
        <w:t>tornar</w:t>
      </w:r>
      <w:r>
        <w:rPr>
          <w:b/>
          <w:sz w:val="24"/>
        </w:rPr>
        <w:t xml:space="preserve"> + </w:t>
      </w:r>
      <w:r>
        <w:rPr>
          <w:b/>
          <w:sz w:val="24"/>
          <w:lang w:val="en-US"/>
        </w:rPr>
        <w:t>a</w:t>
      </w:r>
      <w:r>
        <w:rPr>
          <w:b/>
          <w:sz w:val="24"/>
        </w:rPr>
        <w:t xml:space="preserve"> + </w:t>
      </w:r>
      <w:r>
        <w:rPr>
          <w:b/>
          <w:sz w:val="24"/>
          <w:lang w:val="en-US"/>
        </w:rPr>
        <w:t>infinitivo</w:t>
      </w:r>
      <w:r>
        <w:rPr>
          <w:sz w:val="24"/>
        </w:rPr>
        <w:t xml:space="preserve"> в современной речи оценива</w:t>
        <w:softHyphen/>
        <w:t>лся как книжная и несколько устаревшая: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Hecho</w:t>
      </w:r>
      <w:r>
        <w:rPr>
          <w:sz w:val="24"/>
        </w:rPr>
        <w:t xml:space="preserve"> </w:t>
      </w:r>
      <w:r>
        <w:rPr>
          <w:sz w:val="24"/>
          <w:lang w:val="en-US"/>
        </w:rPr>
        <w:t>esto</w:t>
      </w:r>
      <w:r>
        <w:rPr>
          <w:sz w:val="24"/>
        </w:rPr>
        <w:t xml:space="preserve">, </w:t>
      </w:r>
      <w:r>
        <w:rPr>
          <w:sz w:val="24"/>
          <w:lang w:val="en-US"/>
        </w:rPr>
        <w:t>recogi</w:t>
      </w:r>
      <w:r>
        <w:rPr>
          <w:sz w:val="24"/>
        </w:rPr>
        <w:t xml:space="preserve">ó </w:t>
      </w:r>
      <w:r>
        <w:rPr>
          <w:sz w:val="24"/>
          <w:lang w:val="en-US"/>
        </w:rPr>
        <w:t>sus</w:t>
      </w:r>
      <w:r>
        <w:rPr>
          <w:sz w:val="24"/>
        </w:rPr>
        <w:t xml:space="preserve"> </w:t>
      </w:r>
      <w:r>
        <w:rPr>
          <w:sz w:val="24"/>
          <w:lang w:val="en-US"/>
        </w:rPr>
        <w:t>annas</w:t>
      </w:r>
      <w:r>
        <w:rPr>
          <w:sz w:val="24"/>
        </w:rPr>
        <w:t xml:space="preserve"> у                                     Сделав это, он подобрал доспехи</w:t>
      </w:r>
    </w:p>
    <w:p>
      <w:pPr>
        <w:pStyle w:val="Normal1"/>
        <w:spacing w:lineRule="auto" w:line="240"/>
        <w:ind w:firstLine="709" w:end="0"/>
        <w:rPr/>
      </w:pPr>
      <w:r>
        <w:rPr>
          <w:sz w:val="24"/>
        </w:rPr>
        <w:t xml:space="preserve"> </w:t>
      </w:r>
      <w:r>
        <w:rPr>
          <w:i/>
          <w:iCs/>
          <w:sz w:val="24"/>
          <w:lang w:val="en-US"/>
        </w:rPr>
        <w:t>tornó a pasearse</w:t>
      </w:r>
      <w:r>
        <w:rPr>
          <w:sz w:val="24"/>
          <w:lang w:val="en-US"/>
        </w:rPr>
        <w:t xml:space="preserve">. </w:t>
      </w:r>
      <w:r>
        <w:rPr>
          <w:sz w:val="24"/>
        </w:rPr>
        <w:t>(</w:t>
      </w:r>
      <w:r>
        <w:rPr>
          <w:sz w:val="24"/>
          <w:lang w:val="en-US"/>
        </w:rPr>
        <w:t>C</w:t>
      </w:r>
      <w:r>
        <w:rPr>
          <w:lang w:val="en-US"/>
        </w:rPr>
        <w:t>ERVANTES</w:t>
      </w:r>
      <w:r>
        <w:rPr>
          <w:sz w:val="24"/>
        </w:rPr>
        <w:t xml:space="preserve">)                                   и снова стал прохаживаться.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Конструкции, выражающие </w:t>
      </w:r>
      <w:r>
        <w:rPr>
          <w:spacing w:val="20"/>
          <w:sz w:val="24"/>
        </w:rPr>
        <w:t>долженствование</w:t>
      </w:r>
      <w:r>
        <w:rPr>
          <w:sz w:val="24"/>
        </w:rPr>
        <w:t xml:space="preserve"> (</w:t>
      </w:r>
      <w:r>
        <w:rPr>
          <w:sz w:val="24"/>
          <w:lang w:val="en-US"/>
        </w:rPr>
        <w:t>perifrasis</w:t>
      </w:r>
      <w:r>
        <w:rPr>
          <w:sz w:val="24"/>
        </w:rPr>
        <w:t xml:space="preserve"> о </w:t>
      </w:r>
      <w:r>
        <w:rPr>
          <w:sz w:val="24"/>
          <w:lang w:val="en-US"/>
        </w:rPr>
        <w:t>construcciones</w:t>
      </w:r>
      <w:r>
        <w:rPr>
          <w:sz w:val="24"/>
        </w:rPr>
        <w:t xml:space="preserve"> </w:t>
      </w:r>
      <w:r>
        <w:rPr>
          <w:sz w:val="24"/>
          <w:lang w:val="en-US"/>
        </w:rPr>
        <w:t>obligativas</w:t>
      </w:r>
      <w:r>
        <w:rPr>
          <w:sz w:val="24"/>
        </w:rPr>
        <w:t xml:space="preserve">). Они образуются, главным образом, глаголами </w:t>
      </w:r>
      <w:r>
        <w:rPr>
          <w:b/>
          <w:sz w:val="24"/>
          <w:lang w:val="en-US"/>
        </w:rPr>
        <w:t>tener</w:t>
      </w:r>
      <w:r>
        <w:rPr>
          <w:sz w:val="24"/>
        </w:rPr>
        <w:t xml:space="preserve"> и </w:t>
      </w:r>
      <w:r>
        <w:rPr>
          <w:b/>
          <w:sz w:val="24"/>
          <w:lang w:val="en-US"/>
        </w:rPr>
        <w:t>haber</w:t>
      </w:r>
      <w:r>
        <w:rPr>
          <w:sz w:val="24"/>
        </w:rPr>
        <w:t xml:space="preserve"> по следующим моделям:</w:t>
      </w:r>
    </w:p>
    <w:p>
      <w:pPr>
        <w:pStyle w:val="Normal1"/>
        <w:spacing w:lineRule="auto" w:line="240"/>
        <w:ind w:firstLine="284" w:end="0"/>
        <w:rPr>
          <w:b/>
          <w:sz w:val="24"/>
        </w:rPr>
      </w:pPr>
      <w:r>
        <w:rPr>
          <w:b/>
          <w:sz w:val="24"/>
        </w:rPr>
      </w:r>
    </w:p>
    <w:p>
      <w:pPr>
        <w:pStyle w:val="Normal1"/>
        <w:spacing w:lineRule="auto" w:line="240"/>
        <w:ind w:firstLine="284" w:end="0"/>
        <w:rPr>
          <w:b/>
          <w:sz w:val="24"/>
        </w:rPr>
      </w:pPr>
      <w:r>
        <w:rPr>
          <w:b/>
          <w:sz w:val="24"/>
        </w:rPr>
      </w:r>
    </w:p>
    <w:p>
      <w:pPr>
        <w:pStyle w:val="Normal1"/>
        <w:spacing w:lineRule="auto" w:line="240"/>
        <w:ind w:firstLine="284" w:end="0"/>
        <w:rPr>
          <w:b/>
          <w:sz w:val="24"/>
        </w:rPr>
      </w:pPr>
      <w:r>
        <w:rPr>
          <w:b/>
          <w:sz w:val="24"/>
        </w:rPr>
      </w:r>
    </w:p>
    <w:p>
      <w:pPr>
        <w:pStyle w:val="Normal1"/>
        <w:spacing w:lineRule="auto" w:line="240"/>
        <w:ind w:firstLine="284" w:end="0"/>
        <w:rPr/>
      </w:pPr>
      <w:r>
        <w:rPr>
          <w:b/>
          <w:sz w:val="24"/>
          <w:lang w:val="en-US"/>
        </w:rPr>
        <w:t>tener</w:t>
      </w:r>
      <w:r>
        <w:rPr>
          <w:sz w:val="24"/>
        </w:rPr>
        <w:t xml:space="preserve"> </w:t>
      </w:r>
      <w:r>
        <w:rPr>
          <w:b/>
          <w:sz w:val="24"/>
        </w:rPr>
        <w:t xml:space="preserve">+ </w:t>
      </w:r>
      <w:r>
        <w:rPr>
          <w:b/>
          <w:sz w:val="24"/>
          <w:lang w:val="en-US"/>
        </w:rPr>
        <w:t>que</w:t>
      </w:r>
      <w:r>
        <w:rPr>
          <w:sz w:val="24"/>
        </w:rPr>
        <w:t xml:space="preserve">                                     </w:t>
      </w:r>
    </w:p>
    <w:p>
      <w:pPr>
        <w:pStyle w:val="Normal1"/>
        <w:spacing w:lineRule="auto" w:line="240"/>
        <w:ind w:firstLine="284" w:end="0"/>
        <w:rPr>
          <w:b/>
          <w:sz w:val="24"/>
        </w:rPr>
      </w:pPr>
      <w:r>
        <w:rPr>
          <w:b/>
          <w:sz w:val="24"/>
        </w:rPr>
        <w:t xml:space="preserve">                                         </w:t>
      </w:r>
      <w:r>
        <w:rPr>
          <w:b/>
          <w:sz w:val="24"/>
        </w:rPr>
        <w:t xml:space="preserve">+ </w:t>
      </w:r>
      <w:r>
        <w:rPr>
          <w:b/>
          <w:sz w:val="24"/>
          <w:lang w:val="en-US"/>
        </w:rPr>
        <w:t>infinitivo</w:t>
      </w:r>
      <w:r>
        <w:rPr>
          <w:b/>
          <w:sz w:val="24"/>
        </w:rPr>
        <w:t xml:space="preserve">           </w:t>
      </w:r>
      <w:r>
        <w:rPr>
          <w:sz w:val="24"/>
        </w:rPr>
        <w:t>— необходимо, нужно, следует что-либо сделать.</w:t>
      </w:r>
    </w:p>
    <w:p>
      <w:pPr>
        <w:pStyle w:val="Normal1"/>
        <w:spacing w:lineRule="auto" w:line="240"/>
        <w:ind w:firstLine="284" w:end="0"/>
        <w:rPr/>
      </w:pPr>
      <w:r>
        <w:rPr>
          <w:b/>
          <w:sz w:val="24"/>
          <w:lang w:val="en-US"/>
        </w:rPr>
        <w:t>haber</w:t>
      </w:r>
      <w:r>
        <w:rPr>
          <w:sz w:val="24"/>
          <w:lang w:val="en-US"/>
        </w:rPr>
        <w:t xml:space="preserve">  </w:t>
      </w:r>
      <w:r>
        <w:rPr>
          <w:b/>
          <w:sz w:val="24"/>
          <w:lang w:val="en-US"/>
        </w:rPr>
        <w:t>+ de(que)</w:t>
      </w:r>
      <w:r>
        <w:rPr>
          <w:sz w:val="24"/>
          <w:lang w:val="en-US"/>
        </w:rPr>
        <w:t xml:space="preserve">                   </w:t>
      </w:r>
    </w:p>
    <w:p>
      <w:pPr>
        <w:pStyle w:val="Normal1"/>
        <w:spacing w:lineRule="auto" w:line="240"/>
        <w:ind w:firstLine="284" w:end="0"/>
        <w:rPr>
          <w:sz w:val="24"/>
          <w:lang w:val="en-US"/>
        </w:rPr>
      </w:pPr>
      <w:r>
        <w:rPr>
          <w:sz w:val="24"/>
          <w:lang w:val="en-US"/>
        </w:rPr>
        <w:t xml:space="preserve"> </w:t>
      </w:r>
    </w:p>
    <w:p>
      <w:pPr>
        <w:pStyle w:val="Normal1"/>
        <w:spacing w:lineRule="auto" w:line="240"/>
        <w:ind w:firstLine="284" w:end="0"/>
        <w:rPr/>
      </w:pPr>
      <w:r>
        <w:rPr>
          <w:sz w:val="24"/>
        </w:rPr>
        <w:t xml:space="preserve">Оборот </w:t>
      </w:r>
      <w:r>
        <w:rPr>
          <w:b/>
          <w:sz w:val="24"/>
        </w:rPr>
        <w:t xml:space="preserve">tener + </w:t>
      </w:r>
      <w:r>
        <w:rPr>
          <w:b/>
          <w:sz w:val="24"/>
          <w:lang w:val="en-US"/>
        </w:rPr>
        <w:t>que</w:t>
      </w:r>
      <w:r>
        <w:rPr>
          <w:b/>
          <w:sz w:val="24"/>
        </w:rPr>
        <w:t xml:space="preserve"> + </w:t>
      </w:r>
      <w:r>
        <w:rPr>
          <w:b/>
          <w:sz w:val="24"/>
          <w:lang w:val="en-US"/>
        </w:rPr>
        <w:t>infinitivo</w:t>
      </w:r>
      <w:r>
        <w:rPr>
          <w:sz w:val="24"/>
        </w:rPr>
        <w:t xml:space="preserve"> указывает на </w:t>
      </w:r>
      <w:r>
        <w:rPr>
          <w:spacing w:val="20"/>
          <w:sz w:val="24"/>
        </w:rPr>
        <w:t>необходимость или намерение</w:t>
      </w:r>
      <w:r>
        <w:rPr>
          <w:sz w:val="24"/>
        </w:rPr>
        <w:t xml:space="preserve"> совершить действие, названное инфинитивом: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El</w:t>
      </w:r>
      <w:r>
        <w:rPr>
          <w:sz w:val="24"/>
        </w:rPr>
        <w:t xml:space="preserve"> </w:t>
      </w:r>
      <w:r>
        <w:rPr>
          <w:sz w:val="24"/>
          <w:lang w:val="en-US"/>
        </w:rPr>
        <w:t>orden</w:t>
      </w:r>
      <w:r>
        <w:rPr>
          <w:sz w:val="24"/>
        </w:rPr>
        <w:t xml:space="preserve"> </w:t>
      </w:r>
      <w:r>
        <w:rPr>
          <w:sz w:val="24"/>
          <w:lang w:val="en-US"/>
        </w:rPr>
        <w:t>aqu</w:t>
      </w:r>
      <w:r>
        <w:rPr>
          <w:sz w:val="24"/>
        </w:rPr>
        <w:t xml:space="preserve">í </w:t>
      </w:r>
      <w:r>
        <w:rPr>
          <w:sz w:val="24"/>
          <w:lang w:val="en-US"/>
        </w:rPr>
        <w:t>en</w:t>
      </w:r>
      <w:r>
        <w:rPr>
          <w:sz w:val="24"/>
        </w:rPr>
        <w:t xml:space="preserve"> </w:t>
      </w:r>
      <w:r>
        <w:rPr>
          <w:sz w:val="24"/>
          <w:lang w:val="en-US"/>
        </w:rPr>
        <w:t>el</w:t>
      </w:r>
      <w:r>
        <w:rPr>
          <w:sz w:val="24"/>
        </w:rPr>
        <w:t xml:space="preserve"> </w:t>
      </w:r>
      <w:r>
        <w:rPr>
          <w:sz w:val="24"/>
          <w:lang w:val="en-US"/>
        </w:rPr>
        <w:t>campamento</w:t>
      </w:r>
      <w:r>
        <w:rPr>
          <w:sz w:val="24"/>
        </w:rPr>
        <w:t xml:space="preserve"> </w:t>
      </w:r>
      <w:r>
        <w:rPr>
          <w:sz w:val="24"/>
          <w:lang w:val="en-US"/>
        </w:rPr>
        <w:t>tie</w:t>
      </w:r>
      <w:r>
        <w:rPr>
          <w:sz w:val="24"/>
        </w:rPr>
        <w:t xml:space="preserve">-                                Здесь, в лагере, порядок должен </w:t>
      </w:r>
    </w:p>
    <w:p>
      <w:pPr>
        <w:pStyle w:val="Normal1"/>
        <w:spacing w:lineRule="auto" w:line="240"/>
        <w:ind w:firstLine="284" w:end="0"/>
        <w:rPr/>
      </w:pPr>
      <w:r>
        <w:rPr>
          <w:sz w:val="24"/>
          <w:lang w:val="en-US"/>
        </w:rPr>
        <w:t>ne</w:t>
      </w:r>
      <w:r>
        <w:rPr>
          <w:sz w:val="24"/>
        </w:rPr>
        <w:t xml:space="preserve"> </w:t>
      </w:r>
      <w:r>
        <w:rPr>
          <w:sz w:val="24"/>
          <w:lang w:val="en-US"/>
        </w:rPr>
        <w:t>que</w:t>
      </w:r>
      <w:r>
        <w:rPr>
          <w:sz w:val="24"/>
        </w:rPr>
        <w:t xml:space="preserve"> </w:t>
      </w:r>
      <w:r>
        <w:rPr>
          <w:sz w:val="24"/>
          <w:lang w:val="en-US"/>
        </w:rPr>
        <w:t>ser</w:t>
      </w:r>
      <w:r>
        <w:rPr>
          <w:sz w:val="24"/>
        </w:rPr>
        <w:t xml:space="preserve"> </w:t>
      </w:r>
      <w:r>
        <w:rPr>
          <w:sz w:val="24"/>
          <w:lang w:val="en-US"/>
        </w:rPr>
        <w:t>mantenido</w:t>
      </w:r>
      <w:r>
        <w:rPr>
          <w:sz w:val="24"/>
        </w:rPr>
        <w:t xml:space="preserve"> </w:t>
      </w:r>
      <w:r>
        <w:rPr>
          <w:sz w:val="24"/>
          <w:lang w:val="en-US"/>
        </w:rPr>
        <w:t>por</w:t>
      </w:r>
      <w:r>
        <w:rPr>
          <w:sz w:val="24"/>
        </w:rPr>
        <w:t xml:space="preserve"> </w:t>
      </w:r>
      <w:r>
        <w:rPr>
          <w:sz w:val="24"/>
          <w:lang w:val="en-US"/>
        </w:rPr>
        <w:t>nosotros</w:t>
      </w:r>
      <w:r>
        <w:rPr>
          <w:sz w:val="24"/>
        </w:rPr>
        <w:t xml:space="preserve">                                        поддерживаться нами круглые сутки.</w:t>
      </w:r>
    </w:p>
    <w:p>
      <w:pPr>
        <w:pStyle w:val="Normal1"/>
        <w:spacing w:lineRule="auto" w:line="240"/>
        <w:ind w:firstLine="709" w:end="0"/>
        <w:rPr/>
      </w:pPr>
      <w:r>
        <w:rPr>
          <w:sz w:val="24"/>
        </w:rPr>
        <w:t xml:space="preserve"> </w:t>
      </w:r>
      <w:r>
        <w:rPr>
          <w:sz w:val="24"/>
          <w:lang w:val="en-US"/>
        </w:rPr>
        <w:t xml:space="preserve">dia </w:t>
      </w:r>
      <w:r>
        <w:rPr>
          <w:sz w:val="24"/>
        </w:rPr>
        <w:t>у</w:t>
      </w:r>
      <w:r>
        <w:rPr>
          <w:sz w:val="24"/>
          <w:lang w:val="en-US"/>
        </w:rPr>
        <w:t xml:space="preserve"> noche. (D. M</w:t>
      </w:r>
      <w:r>
        <w:rPr>
          <w:lang w:val="en-US"/>
        </w:rPr>
        <w:t>UÑOZ</w:t>
      </w:r>
      <w:r>
        <w:rPr>
          <w:sz w:val="24"/>
          <w:lang w:val="en-US"/>
        </w:rPr>
        <w:t xml:space="preserve">)      </w:t>
      </w:r>
    </w:p>
    <w:p>
      <w:pPr>
        <w:pStyle w:val="Normal1"/>
        <w:spacing w:lineRule="auto" w:line="240"/>
        <w:ind w:firstLine="284" w:end="0"/>
        <w:rPr/>
      </w:pPr>
      <w:r>
        <w:rPr>
          <w:i/>
          <w:iCs/>
          <w:sz w:val="24"/>
          <w:lang w:val="en-US"/>
        </w:rPr>
        <w:t>Tendrás que esperar</w:t>
      </w:r>
      <w:r>
        <w:rPr>
          <w:sz w:val="24"/>
          <w:lang w:val="en-US"/>
        </w:rPr>
        <w:t xml:space="preserve"> a que te au-                                       </w:t>
      </w:r>
      <w:r>
        <w:rPr>
          <w:sz w:val="24"/>
        </w:rPr>
        <w:t>Ты</w:t>
      </w:r>
      <w:r>
        <w:rPr>
          <w:sz w:val="24"/>
          <w:lang w:val="en-US"/>
        </w:rPr>
        <w:t xml:space="preserve"> </w:t>
      </w:r>
      <w:r>
        <w:rPr>
          <w:sz w:val="24"/>
        </w:rPr>
        <w:t>должна</w:t>
      </w:r>
      <w:r>
        <w:rPr>
          <w:sz w:val="24"/>
          <w:lang w:val="en-US"/>
        </w:rPr>
        <w:t xml:space="preserve"> </w:t>
      </w:r>
      <w:r>
        <w:rPr>
          <w:sz w:val="24"/>
        </w:rPr>
        <w:t>ждать</w:t>
      </w:r>
      <w:r>
        <w:rPr>
          <w:sz w:val="24"/>
          <w:lang w:val="en-US"/>
        </w:rPr>
        <w:t xml:space="preserve">, </w:t>
      </w:r>
      <w:r>
        <w:rPr>
          <w:sz w:val="24"/>
        </w:rPr>
        <w:t>пока</w:t>
      </w:r>
      <w:r>
        <w:rPr>
          <w:sz w:val="24"/>
          <w:lang w:val="en-US"/>
        </w:rPr>
        <w:t xml:space="preserve"> </w:t>
      </w:r>
      <w:r>
        <w:rPr>
          <w:sz w:val="24"/>
        </w:rPr>
        <w:t>тебе</w:t>
      </w:r>
      <w:r>
        <w:rPr>
          <w:sz w:val="24"/>
          <w:lang w:val="en-US"/>
        </w:rPr>
        <w:t xml:space="preserve"> </w:t>
      </w:r>
      <w:r>
        <w:rPr>
          <w:sz w:val="24"/>
        </w:rPr>
        <w:t>не</w:t>
      </w:r>
      <w:r>
        <w:rPr>
          <w:sz w:val="24"/>
          <w:lang w:val="en-US"/>
        </w:rPr>
        <w:t xml:space="preserve"> </w:t>
      </w:r>
    </w:p>
    <w:p>
      <w:pPr>
        <w:pStyle w:val="Normal1"/>
        <w:spacing w:lineRule="auto" w:line="240"/>
        <w:ind w:firstLine="709" w:end="0"/>
        <w:rPr/>
      </w:pPr>
      <w:r>
        <w:rPr>
          <w:sz w:val="24"/>
          <w:lang w:val="en-US"/>
        </w:rPr>
        <w:t>toricen para ir al ri</w:t>
      </w:r>
      <w:r>
        <w:rPr>
          <w:sz w:val="24"/>
        </w:rPr>
        <w:t>о</w:t>
      </w:r>
      <w:r>
        <w:rPr>
          <w:sz w:val="24"/>
          <w:lang w:val="en-US"/>
        </w:rPr>
        <w:t xml:space="preserve"> a bañarte.                                          </w:t>
      </w:r>
      <w:r>
        <w:rPr>
          <w:sz w:val="24"/>
        </w:rPr>
        <w:t>разрешат пойти на реку купаться.</w:t>
      </w:r>
    </w:p>
    <w:p>
      <w:pPr>
        <w:pStyle w:val="Normal1"/>
        <w:spacing w:lineRule="auto" w:line="240"/>
        <w:ind w:firstLine="709" w:end="0"/>
        <w:rPr/>
      </w:pPr>
      <w:r>
        <w:rPr>
          <w:sz w:val="24"/>
        </w:rPr>
        <w:t xml:space="preserve"> </w:t>
      </w:r>
      <w:r>
        <w:rPr>
          <w:sz w:val="24"/>
        </w:rPr>
        <w:t>(</w:t>
      </w:r>
      <w:r>
        <w:rPr>
          <w:sz w:val="24"/>
          <w:lang w:val="en-US"/>
        </w:rPr>
        <w:t>D</w:t>
      </w:r>
      <w:r>
        <w:rPr>
          <w:sz w:val="24"/>
        </w:rPr>
        <w:t xml:space="preserve">. </w:t>
      </w:r>
      <w:r>
        <w:rPr>
          <w:sz w:val="24"/>
          <w:lang w:val="en-US"/>
        </w:rPr>
        <w:t>O</w:t>
      </w:r>
      <w:r>
        <w:rPr>
          <w:lang w:val="en-US"/>
        </w:rPr>
        <w:t>LEMA</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Подобное же значение передают две конструкции с </w:t>
      </w:r>
      <w:r>
        <w:rPr>
          <w:b/>
          <w:bCs/>
          <w:sz w:val="24"/>
        </w:rPr>
        <w:t>haber</w:t>
      </w:r>
      <w:r>
        <w:rPr>
          <w:sz w:val="24"/>
        </w:rPr>
        <w:t xml:space="preserve">. Оборот </w:t>
      </w:r>
      <w:r>
        <w:rPr>
          <w:b/>
          <w:sz w:val="24"/>
        </w:rPr>
        <w:t xml:space="preserve">haber + de + </w:t>
      </w:r>
      <w:r>
        <w:rPr>
          <w:b/>
          <w:sz w:val="24"/>
          <w:lang w:val="en-US"/>
        </w:rPr>
        <w:t>infinitive</w:t>
      </w:r>
      <w:r>
        <w:rPr>
          <w:sz w:val="24"/>
        </w:rPr>
        <w:t xml:space="preserve"> теоретически употребляется в любом лице и времени: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D</w:t>
      </w:r>
      <w:r>
        <w:rPr>
          <w:sz w:val="24"/>
        </w:rPr>
        <w:t xml:space="preserve">. </w:t>
      </w:r>
      <w:r>
        <w:rPr>
          <w:sz w:val="24"/>
          <w:lang w:val="en-US"/>
        </w:rPr>
        <w:t>Tiburcio</w:t>
      </w:r>
      <w:r>
        <w:rPr>
          <w:sz w:val="24"/>
        </w:rPr>
        <w:t xml:space="preserve"> </w:t>
      </w:r>
      <w:r>
        <w:rPr>
          <w:sz w:val="24"/>
          <w:lang w:val="en-US"/>
        </w:rPr>
        <w:t>hab</w:t>
      </w:r>
      <w:r>
        <w:rPr>
          <w:sz w:val="24"/>
        </w:rPr>
        <w:t>í</w:t>
      </w:r>
      <w:r>
        <w:rPr>
          <w:sz w:val="24"/>
          <w:lang w:val="en-US"/>
        </w:rPr>
        <w:t>a</w:t>
      </w:r>
      <w:r>
        <w:rPr>
          <w:sz w:val="24"/>
        </w:rPr>
        <w:t xml:space="preserve"> </w:t>
      </w:r>
      <w:r>
        <w:rPr>
          <w:sz w:val="24"/>
          <w:lang w:val="en-US"/>
        </w:rPr>
        <w:t>entendido</w:t>
      </w:r>
      <w:r>
        <w:rPr>
          <w:sz w:val="24"/>
        </w:rPr>
        <w:t xml:space="preserve"> </w:t>
      </w:r>
      <w:r>
        <w:rPr>
          <w:sz w:val="24"/>
          <w:lang w:val="en-US"/>
        </w:rPr>
        <w:t>ya</w:t>
      </w:r>
      <w:r>
        <w:rPr>
          <w:sz w:val="24"/>
        </w:rPr>
        <w:t xml:space="preserve"> </w:t>
      </w:r>
      <w:r>
        <w:rPr>
          <w:sz w:val="24"/>
          <w:lang w:val="en-US"/>
        </w:rPr>
        <w:t>que</w:t>
      </w:r>
      <w:r>
        <w:rPr>
          <w:sz w:val="24"/>
        </w:rPr>
        <w:t xml:space="preserve">                                      Дон Тибурсио уже давно понимал,</w:t>
      </w:r>
    </w:p>
    <w:p>
      <w:pPr>
        <w:pStyle w:val="Normal1"/>
        <w:spacing w:lineRule="auto" w:line="240"/>
        <w:ind w:firstLine="709" w:end="0"/>
        <w:rPr/>
      </w:pPr>
      <w:r>
        <w:rPr>
          <w:sz w:val="24"/>
          <w:lang w:val="en-US"/>
        </w:rPr>
        <w:t xml:space="preserve">Clotilde no </w:t>
      </w:r>
      <w:r>
        <w:rPr>
          <w:i/>
          <w:iCs/>
          <w:sz w:val="24"/>
          <w:lang w:val="en-US"/>
        </w:rPr>
        <w:t>había de permanecer</w:t>
      </w:r>
      <w:r>
        <w:rPr>
          <w:sz w:val="24"/>
          <w:lang w:val="en-US"/>
        </w:rPr>
        <w:t xml:space="preserve">                                        </w:t>
      </w:r>
      <w:r>
        <w:rPr>
          <w:sz w:val="24"/>
        </w:rPr>
        <w:t>что</w:t>
      </w:r>
      <w:r>
        <w:rPr>
          <w:sz w:val="24"/>
          <w:lang w:val="en-US"/>
        </w:rPr>
        <w:t xml:space="preserve"> </w:t>
      </w:r>
      <w:r>
        <w:rPr>
          <w:sz w:val="24"/>
        </w:rPr>
        <w:t>Клотильда</w:t>
      </w:r>
      <w:r>
        <w:rPr>
          <w:sz w:val="24"/>
          <w:lang w:val="en-US"/>
        </w:rPr>
        <w:t xml:space="preserve"> </w:t>
      </w:r>
      <w:r>
        <w:rPr>
          <w:sz w:val="24"/>
        </w:rPr>
        <w:t>не</w:t>
      </w:r>
      <w:r>
        <w:rPr>
          <w:sz w:val="24"/>
          <w:lang w:val="en-US"/>
        </w:rPr>
        <w:t xml:space="preserve"> </w:t>
      </w:r>
      <w:r>
        <w:rPr>
          <w:sz w:val="24"/>
        </w:rPr>
        <w:t>век</w:t>
      </w:r>
      <w:r>
        <w:rPr>
          <w:sz w:val="24"/>
          <w:lang w:val="en-US"/>
        </w:rPr>
        <w:t xml:space="preserve"> </w:t>
      </w:r>
    </w:p>
    <w:p>
      <w:pPr>
        <w:pStyle w:val="Normal1"/>
        <w:spacing w:lineRule="auto" w:line="240"/>
        <w:ind w:firstLine="709" w:end="0"/>
        <w:rPr/>
      </w:pPr>
      <w:r>
        <w:rPr>
          <w:sz w:val="24"/>
          <w:lang w:val="en-US"/>
        </w:rPr>
        <w:t>siempre</w:t>
      </w:r>
      <w:r>
        <w:rPr>
          <w:sz w:val="24"/>
        </w:rPr>
        <w:t xml:space="preserve"> </w:t>
      </w:r>
      <w:r>
        <w:rPr>
          <w:sz w:val="24"/>
          <w:lang w:val="en-US"/>
        </w:rPr>
        <w:t>soltera</w:t>
      </w:r>
      <w:r>
        <w:rPr>
          <w:sz w:val="24"/>
        </w:rPr>
        <w:t xml:space="preserve">, </w:t>
      </w:r>
      <w:r>
        <w:rPr>
          <w:sz w:val="24"/>
          <w:lang w:val="en-US"/>
        </w:rPr>
        <w:t>que</w:t>
      </w:r>
      <w:r>
        <w:rPr>
          <w:sz w:val="24"/>
        </w:rPr>
        <w:t xml:space="preserve"> </w:t>
      </w:r>
      <w:r>
        <w:rPr>
          <w:sz w:val="24"/>
          <w:lang w:val="en-US"/>
        </w:rPr>
        <w:t>el</w:t>
      </w:r>
      <w:r>
        <w:rPr>
          <w:sz w:val="24"/>
        </w:rPr>
        <w:t xml:space="preserve"> </w:t>
      </w:r>
      <w:r>
        <w:rPr>
          <w:sz w:val="24"/>
          <w:lang w:val="en-US"/>
        </w:rPr>
        <w:t>d</w:t>
      </w:r>
      <w:r>
        <w:rPr>
          <w:sz w:val="24"/>
        </w:rPr>
        <w:t>í</w:t>
      </w:r>
      <w:r>
        <w:rPr>
          <w:sz w:val="24"/>
          <w:lang w:val="en-US"/>
        </w:rPr>
        <w:t>a</w:t>
      </w:r>
      <w:r>
        <w:rPr>
          <w:sz w:val="24"/>
        </w:rPr>
        <w:t xml:space="preserve">                                                    должна оставаться в девушках</w:t>
      </w:r>
    </w:p>
    <w:p>
      <w:pPr>
        <w:pStyle w:val="Normal1"/>
        <w:spacing w:lineRule="auto" w:line="240"/>
        <w:ind w:firstLine="709" w:end="0"/>
        <w:rPr/>
      </w:pPr>
      <w:r>
        <w:rPr>
          <w:sz w:val="24"/>
          <w:lang w:val="en-US"/>
        </w:rPr>
        <w:t>menos</w:t>
      </w:r>
      <w:r>
        <w:rPr>
          <w:sz w:val="24"/>
        </w:rPr>
        <w:t xml:space="preserve"> </w:t>
      </w:r>
      <w:r>
        <w:rPr>
          <w:sz w:val="24"/>
          <w:lang w:val="en-US"/>
        </w:rPr>
        <w:t>pensado</w:t>
      </w:r>
      <w:r>
        <w:rPr>
          <w:sz w:val="24"/>
        </w:rPr>
        <w:t xml:space="preserve"> </w:t>
      </w:r>
      <w:r>
        <w:rPr>
          <w:sz w:val="24"/>
          <w:lang w:val="en-US"/>
        </w:rPr>
        <w:t>le</w:t>
      </w:r>
      <w:r>
        <w:rPr>
          <w:sz w:val="24"/>
        </w:rPr>
        <w:t xml:space="preserve"> </w:t>
      </w:r>
      <w:r>
        <w:rPr>
          <w:i/>
          <w:iCs/>
          <w:sz w:val="24"/>
          <w:lang w:val="en-US"/>
        </w:rPr>
        <w:t>habr</w:t>
      </w:r>
      <w:r>
        <w:rPr>
          <w:i/>
          <w:iCs/>
          <w:sz w:val="24"/>
        </w:rPr>
        <w:t>í</w:t>
      </w:r>
      <w:r>
        <w:rPr>
          <w:i/>
          <w:iCs/>
          <w:sz w:val="24"/>
          <w:lang w:val="en-US"/>
        </w:rPr>
        <w:t>an</w:t>
      </w:r>
      <w:r>
        <w:rPr>
          <w:sz w:val="24"/>
        </w:rPr>
        <w:t xml:space="preserve"> </w:t>
      </w:r>
      <w:r>
        <w:rPr>
          <w:i/>
          <w:iCs/>
          <w:sz w:val="24"/>
          <w:lang w:val="en-US"/>
        </w:rPr>
        <w:t>de</w:t>
      </w:r>
      <w:r>
        <w:rPr>
          <w:sz w:val="24"/>
        </w:rPr>
        <w:t xml:space="preserve">                                               и что в самый неожиданный</w:t>
      </w:r>
    </w:p>
    <w:p>
      <w:pPr>
        <w:pStyle w:val="Normal1"/>
        <w:spacing w:lineRule="auto" w:line="240"/>
        <w:ind w:firstLine="709" w:end="0"/>
        <w:rPr/>
      </w:pPr>
      <w:r>
        <w:rPr>
          <w:i/>
          <w:iCs/>
          <w:sz w:val="24"/>
          <w:lang w:val="en-US"/>
        </w:rPr>
        <w:t>entrar</w:t>
      </w:r>
      <w:r>
        <w:rPr>
          <w:sz w:val="24"/>
          <w:lang w:val="en-US"/>
        </w:rPr>
        <w:t xml:space="preserve"> ...deseos de casarse.                                                  </w:t>
      </w:r>
      <w:r>
        <w:rPr>
          <w:sz w:val="24"/>
        </w:rPr>
        <w:t>момент может придти к ней желание.</w:t>
      </w:r>
    </w:p>
    <w:p>
      <w:pPr>
        <w:pStyle w:val="Normal1"/>
        <w:spacing w:lineRule="auto" w:line="240"/>
        <w:ind w:firstLine="709" w:end="0"/>
        <w:rPr/>
      </w:pPr>
      <w:r>
        <w:rPr>
          <w:sz w:val="24"/>
        </w:rPr>
        <w:t>(</w:t>
      </w:r>
      <w:r>
        <w:rPr>
          <w:sz w:val="24"/>
          <w:lang w:val="en-US"/>
        </w:rPr>
        <w:t>R</w:t>
      </w:r>
      <w:r>
        <w:rPr>
          <w:sz w:val="24"/>
        </w:rPr>
        <w:t xml:space="preserve">. </w:t>
      </w:r>
      <w:r>
        <w:rPr>
          <w:sz w:val="24"/>
          <w:lang w:val="en-US"/>
        </w:rPr>
        <w:t>M</w:t>
      </w:r>
      <w:r>
        <w:rPr>
          <w:lang w:val="en-US"/>
        </w:rPr>
        <w:t>EZA</w:t>
      </w:r>
      <w:r>
        <w:rPr>
          <w:sz w:val="24"/>
        </w:rPr>
        <w:t>)                                                                            выйти замуж</w:t>
      </w:r>
    </w:p>
    <w:p>
      <w:pPr>
        <w:pStyle w:val="Normal1"/>
        <w:spacing w:lineRule="auto" w:line="240"/>
        <w:ind w:firstLine="284" w:end="0"/>
        <w:rPr>
          <w:sz w:val="24"/>
        </w:rPr>
      </w:pPr>
      <w:r>
        <w:rPr>
          <w:sz w:val="24"/>
        </w:rPr>
      </w:r>
    </w:p>
    <w:p>
      <w:pPr>
        <w:pStyle w:val="Normal1"/>
        <w:spacing w:lineRule="auto" w:line="240"/>
        <w:ind w:firstLine="284" w:end="0"/>
        <w:rPr/>
      </w:pPr>
      <w:r>
        <w:rPr>
          <w:sz w:val="24"/>
        </w:rPr>
        <w:t>В настоящее время эта конструкция характерна для литератур</w:t>
        <w:softHyphen/>
        <w:t xml:space="preserve">ного языка. Правда, в сочетаниях с наречием </w:t>
      </w:r>
      <w:r>
        <w:rPr>
          <w:b/>
          <w:bCs/>
          <w:sz w:val="24"/>
          <w:lang w:val="en-US"/>
        </w:rPr>
        <w:t>siempre</w:t>
      </w:r>
      <w:r>
        <w:rPr>
          <w:sz w:val="24"/>
        </w:rPr>
        <w:t>, обычно в восклицательных и вопросительных предложениях, она встречается и в разговорной речи и передает модальный оттенок негативного отношения либо к поступку или поведению лица, о котором идет речь, либо к какой-нибудь ситуации: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¿Pero es que siempre </w:t>
      </w:r>
      <w:r>
        <w:rPr>
          <w:i/>
          <w:iCs/>
          <w:sz w:val="24"/>
          <w:lang w:val="en-US"/>
        </w:rPr>
        <w:t>has de estar</w:t>
      </w:r>
      <w:r>
        <w:rPr>
          <w:sz w:val="24"/>
          <w:lang w:val="en-US"/>
        </w:rPr>
        <w:t xml:space="preserve">                                          </w:t>
      </w:r>
      <w:r>
        <w:rPr>
          <w:sz w:val="24"/>
        </w:rPr>
        <w:t>Ты</w:t>
      </w:r>
      <w:r>
        <w:rPr>
          <w:sz w:val="24"/>
          <w:lang w:val="en-US"/>
        </w:rPr>
        <w:t xml:space="preserve"> </w:t>
      </w:r>
      <w:r>
        <w:rPr>
          <w:sz w:val="24"/>
        </w:rPr>
        <w:t>что</w:t>
      </w:r>
      <w:r>
        <w:rPr>
          <w:sz w:val="24"/>
          <w:lang w:val="en-US"/>
        </w:rPr>
        <w:t xml:space="preserve">, </w:t>
      </w:r>
      <w:r>
        <w:rPr>
          <w:sz w:val="24"/>
        </w:rPr>
        <w:t>всегда</w:t>
      </w:r>
      <w:r>
        <w:rPr>
          <w:sz w:val="24"/>
          <w:lang w:val="en-US"/>
        </w:rPr>
        <w:t xml:space="preserve"> </w:t>
      </w:r>
      <w:r>
        <w:rPr>
          <w:sz w:val="24"/>
        </w:rPr>
        <w:t>любишь</w:t>
      </w:r>
      <w:r>
        <w:rPr>
          <w:sz w:val="24"/>
          <w:lang w:val="en-US"/>
        </w:rPr>
        <w:t xml:space="preserve"> (</w:t>
      </w:r>
      <w:r>
        <w:rPr>
          <w:sz w:val="24"/>
        </w:rPr>
        <w:t>до</w:t>
      </w:r>
      <w:r>
        <w:rPr>
          <w:sz w:val="24"/>
          <w:lang w:val="en-US"/>
        </w:rPr>
        <w:t>c</w:t>
      </w:r>
      <w:r>
        <w:rPr>
          <w:sz w:val="24"/>
        </w:rPr>
        <w:t>л</w:t>
      </w:r>
      <w:r>
        <w:rPr>
          <w:sz w:val="24"/>
          <w:lang w:val="en-US"/>
        </w:rPr>
        <w:t xml:space="preserve">.: </w:t>
      </w:r>
      <w:r>
        <w:rPr>
          <w:sz w:val="24"/>
        </w:rPr>
        <w:t>должен</w:t>
      </w:r>
      <w:r>
        <w:rPr>
          <w:sz w:val="24"/>
          <w:lang w:val="en-US"/>
        </w:rPr>
        <w:t>)</w:t>
      </w:r>
    </w:p>
    <w:p>
      <w:pPr>
        <w:pStyle w:val="Normal1"/>
        <w:spacing w:lineRule="auto" w:line="240"/>
        <w:ind w:firstLine="709" w:end="0"/>
        <w:rPr/>
      </w:pPr>
      <w:r>
        <w:rPr>
          <w:i/>
          <w:iCs/>
          <w:sz w:val="24"/>
          <w:lang w:val="en-US"/>
        </w:rPr>
        <w:t>dando</w:t>
      </w:r>
      <w:r>
        <w:rPr>
          <w:sz w:val="24"/>
          <w:lang w:val="en-US"/>
        </w:rPr>
        <w:t xml:space="preserve"> la lata? </w:t>
      </w:r>
      <w:r>
        <w:rPr>
          <w:sz w:val="24"/>
        </w:rPr>
        <w:t>(</w:t>
      </w:r>
      <w:r>
        <w:rPr>
          <w:sz w:val="24"/>
          <w:lang w:val="en-US"/>
        </w:rPr>
        <w:t>R</w:t>
      </w:r>
      <w:r>
        <w:rPr>
          <w:sz w:val="24"/>
        </w:rPr>
        <w:t xml:space="preserve">. </w:t>
      </w:r>
      <w:r>
        <w:rPr>
          <w:sz w:val="24"/>
          <w:lang w:val="en-US"/>
        </w:rPr>
        <w:t>F</w:t>
      </w:r>
      <w:r>
        <w:rPr>
          <w:lang w:val="en-US"/>
        </w:rPr>
        <w:t>ENTE</w:t>
      </w:r>
      <w:r>
        <w:rPr>
          <w:sz w:val="24"/>
        </w:rPr>
        <w:t xml:space="preserve"> у </w:t>
      </w:r>
      <w:r>
        <w:rPr>
          <w:sz w:val="24"/>
          <w:lang w:val="en-US"/>
        </w:rPr>
        <w:t>otros</w:t>
      </w:r>
      <w:r>
        <w:rPr>
          <w:sz w:val="24"/>
        </w:rPr>
        <w:t xml:space="preserve">)                                         морочить голову? </w:t>
      </w:r>
    </w:p>
    <w:p>
      <w:pPr>
        <w:pStyle w:val="Normal1"/>
        <w:spacing w:lineRule="auto" w:line="240"/>
        <w:ind w:firstLine="284" w:end="0"/>
        <w:rPr>
          <w:sz w:val="24"/>
          <w:lang w:val="en-US"/>
        </w:rPr>
      </w:pPr>
      <w:r>
        <w:rPr>
          <w:sz w:val="24"/>
          <w:lang w:val="en-US"/>
        </w:rPr>
        <w:t xml:space="preserve">¡Siempre </w:t>
      </w:r>
      <w:r>
        <w:rPr>
          <w:i/>
          <w:iCs/>
          <w:sz w:val="24"/>
          <w:lang w:val="en-US"/>
        </w:rPr>
        <w:t>ha de estar</w:t>
      </w:r>
      <w:r>
        <w:rPr>
          <w:sz w:val="24"/>
          <w:lang w:val="en-US"/>
        </w:rPr>
        <w:t xml:space="preserve"> ella la que                                               </w:t>
      </w:r>
      <w:r>
        <w:rPr>
          <w:sz w:val="24"/>
        </w:rPr>
        <w:t>Всегда</w:t>
      </w:r>
      <w:r>
        <w:rPr>
          <w:sz w:val="24"/>
          <w:lang w:val="en-US"/>
        </w:rPr>
        <w:t xml:space="preserve"> </w:t>
      </w:r>
      <w:r>
        <w:rPr>
          <w:sz w:val="24"/>
        </w:rPr>
        <w:t>именно</w:t>
      </w:r>
      <w:r>
        <w:rPr>
          <w:sz w:val="24"/>
          <w:lang w:val="en-US"/>
        </w:rPr>
        <w:t xml:space="preserve"> </w:t>
      </w:r>
      <w:r>
        <w:rPr>
          <w:sz w:val="24"/>
        </w:rPr>
        <w:t>она</w:t>
      </w:r>
      <w:r>
        <w:rPr>
          <w:sz w:val="24"/>
          <w:lang w:val="en-US"/>
        </w:rPr>
        <w:t xml:space="preserve"> </w:t>
      </w:r>
      <w:r>
        <w:rPr>
          <w:sz w:val="24"/>
        </w:rPr>
        <w:t>попадает</w:t>
      </w:r>
    </w:p>
    <w:p>
      <w:pPr>
        <w:pStyle w:val="Normal1"/>
        <w:spacing w:lineRule="auto" w:line="240"/>
        <w:ind w:firstLine="709" w:end="0"/>
        <w:rPr/>
      </w:pPr>
      <w:r>
        <w:rPr>
          <w:sz w:val="24"/>
          <w:lang w:val="en-US"/>
        </w:rPr>
        <w:t xml:space="preserve">meta la pata! </w:t>
      </w:r>
      <w:r>
        <w:rPr>
          <w:sz w:val="24"/>
        </w:rPr>
        <w:t>(</w:t>
      </w:r>
      <w:r>
        <w:rPr>
          <w:sz w:val="24"/>
          <w:lang w:val="en-US"/>
        </w:rPr>
        <w:t>I</w:t>
      </w:r>
      <w:r>
        <w:rPr>
          <w:lang w:val="en-US"/>
        </w:rPr>
        <w:t>DEM</w:t>
      </w:r>
      <w:r>
        <w:rPr>
          <w:sz w:val="24"/>
        </w:rPr>
        <w:t>)                                                               впросак.</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Конструкция </w:t>
      </w:r>
      <w:r>
        <w:rPr>
          <w:b/>
          <w:sz w:val="24"/>
          <w:lang w:val="en-US"/>
        </w:rPr>
        <w:t>haber</w:t>
      </w:r>
      <w:r>
        <w:rPr>
          <w:b/>
          <w:sz w:val="24"/>
        </w:rPr>
        <w:t xml:space="preserve"> + </w:t>
      </w:r>
      <w:r>
        <w:rPr>
          <w:b/>
          <w:sz w:val="24"/>
          <w:lang w:val="en-US"/>
        </w:rPr>
        <w:t>que</w:t>
      </w:r>
      <w:r>
        <w:rPr>
          <w:b/>
          <w:sz w:val="24"/>
        </w:rPr>
        <w:t xml:space="preserve"> + </w:t>
      </w:r>
      <w:r>
        <w:rPr>
          <w:b/>
          <w:sz w:val="24"/>
          <w:lang w:val="en-US"/>
        </w:rPr>
        <w:t>infinitivo</w:t>
      </w:r>
      <w:r>
        <w:rPr>
          <w:sz w:val="24"/>
        </w:rPr>
        <w:t xml:space="preserve"> обычно является </w:t>
      </w:r>
      <w:r>
        <w:rPr>
          <w:spacing w:val="20"/>
          <w:sz w:val="24"/>
        </w:rPr>
        <w:t>без</w:t>
        <w:softHyphen/>
        <w:t>личной</w:t>
      </w:r>
      <w:r>
        <w:rPr>
          <w:sz w:val="24"/>
        </w:rPr>
        <w:t xml:space="preserve"> и в настоящем времени изъявительного наклонения в ней употребляется особая форма третьего лица единственного и множе</w:t>
        <w:softHyphen/>
        <w:t xml:space="preserve">ственного чисел </w:t>
      </w:r>
      <w:r>
        <w:rPr>
          <w:b/>
          <w:sz w:val="24"/>
          <w:lang w:val="en-US"/>
        </w:rPr>
        <w:t>hay</w:t>
      </w:r>
      <w:r>
        <w:rPr>
          <w:sz w:val="24"/>
        </w:rPr>
        <w:t xml:space="preserve">. В других временах используются обычные формы глагола: </w:t>
      </w:r>
      <w:r>
        <w:rPr>
          <w:b/>
          <w:sz w:val="24"/>
          <w:lang w:val="en-US"/>
        </w:rPr>
        <w:t>hubo</w:t>
      </w:r>
      <w:r>
        <w:rPr>
          <w:b/>
          <w:sz w:val="24"/>
        </w:rPr>
        <w:t xml:space="preserve">, </w:t>
      </w:r>
      <w:r>
        <w:rPr>
          <w:b/>
          <w:sz w:val="24"/>
          <w:lang w:val="en-US"/>
        </w:rPr>
        <w:t>habia</w:t>
      </w:r>
      <w:r>
        <w:rPr>
          <w:b/>
          <w:sz w:val="24"/>
        </w:rPr>
        <w:t xml:space="preserve">, </w:t>
      </w:r>
      <w:r>
        <w:rPr>
          <w:b/>
          <w:sz w:val="24"/>
          <w:lang w:val="en-US"/>
        </w:rPr>
        <w:t>habra</w:t>
      </w:r>
      <w:r>
        <w:rPr>
          <w:sz w:val="24"/>
        </w:rPr>
        <w:t xml:space="preserve"> и т.п.:</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Hay que estar</w:t>
      </w:r>
      <w:r>
        <w:rPr>
          <w:sz w:val="24"/>
          <w:lang w:val="en-US"/>
        </w:rPr>
        <w:t xml:space="preserve"> alerta.                                                                 </w:t>
      </w:r>
      <w:r>
        <w:rPr>
          <w:sz w:val="24"/>
        </w:rPr>
        <w:t xml:space="preserve">Нужно быть бдительным. </w:t>
      </w:r>
    </w:p>
    <w:p>
      <w:pPr>
        <w:pStyle w:val="Normal1"/>
        <w:spacing w:lineRule="auto" w:line="240"/>
        <w:ind w:firstLine="284" w:end="0"/>
        <w:rPr/>
      </w:pPr>
      <w:r>
        <w:rPr>
          <w:i/>
          <w:iCs/>
          <w:sz w:val="24"/>
          <w:lang w:val="en-US"/>
        </w:rPr>
        <w:t>Hay</w:t>
      </w:r>
      <w:r>
        <w:rPr>
          <w:i/>
          <w:iCs/>
          <w:sz w:val="24"/>
        </w:rPr>
        <w:t xml:space="preserve"> </w:t>
      </w:r>
      <w:r>
        <w:rPr>
          <w:i/>
          <w:iCs/>
          <w:sz w:val="24"/>
          <w:lang w:val="en-US"/>
        </w:rPr>
        <w:t>que</w:t>
      </w:r>
      <w:r>
        <w:rPr>
          <w:i/>
          <w:iCs/>
          <w:sz w:val="24"/>
        </w:rPr>
        <w:t xml:space="preserve"> </w:t>
      </w:r>
      <w:r>
        <w:rPr>
          <w:i/>
          <w:iCs/>
          <w:sz w:val="24"/>
          <w:lang w:val="en-US"/>
        </w:rPr>
        <w:t>observar</w:t>
      </w:r>
      <w:r>
        <w:rPr>
          <w:sz w:val="24"/>
        </w:rPr>
        <w:t xml:space="preserve"> </w:t>
      </w:r>
      <w:r>
        <w:rPr>
          <w:sz w:val="24"/>
          <w:lang w:val="en-US"/>
        </w:rPr>
        <w:t>atentamente</w:t>
      </w:r>
      <w:r>
        <w:rPr>
          <w:sz w:val="24"/>
        </w:rPr>
        <w:t xml:space="preserve"> </w:t>
      </w:r>
      <w:r>
        <w:rPr>
          <w:sz w:val="24"/>
          <w:lang w:val="en-US"/>
        </w:rPr>
        <w:t>sus</w:t>
      </w:r>
      <w:r>
        <w:rPr>
          <w:sz w:val="24"/>
        </w:rPr>
        <w:t xml:space="preserve">                                           Необходимо внимательно следить</w:t>
      </w:r>
    </w:p>
    <w:p>
      <w:pPr>
        <w:pStyle w:val="Normal1"/>
        <w:spacing w:lineRule="auto" w:line="240"/>
        <w:ind w:firstLine="709" w:end="0"/>
        <w:rPr/>
      </w:pPr>
      <w:r>
        <w:rPr>
          <w:sz w:val="24"/>
          <w:lang w:val="en-US"/>
        </w:rPr>
        <w:t>movimientos</w:t>
      </w:r>
      <w:r>
        <w:rPr>
          <w:sz w:val="24"/>
        </w:rPr>
        <w:t>. (</w:t>
      </w:r>
      <w:r>
        <w:rPr>
          <w:sz w:val="24"/>
          <w:lang w:val="en-US"/>
        </w:rPr>
        <w:t>D</w:t>
      </w:r>
      <w:r>
        <w:rPr>
          <w:sz w:val="24"/>
        </w:rPr>
        <w:t>. М</w:t>
      </w:r>
      <w:r>
        <w:rPr>
          <w:lang w:val="en-US"/>
        </w:rPr>
        <w:t>U</w:t>
      </w:r>
      <w:r>
        <w:rPr/>
        <w:t>Ñ</w:t>
      </w:r>
      <w:r>
        <w:rPr>
          <w:lang w:val="en-US"/>
        </w:rPr>
        <w:t>OZ</w:t>
      </w:r>
      <w:r>
        <w:rPr>
          <w:sz w:val="24"/>
        </w:rPr>
        <w:t xml:space="preserve">)                                                     за их передвижением. </w:t>
      </w:r>
    </w:p>
    <w:p>
      <w:pPr>
        <w:pStyle w:val="Normal1"/>
        <w:spacing w:lineRule="auto" w:line="240"/>
        <w:ind w:firstLine="284" w:end="0"/>
        <w:rPr/>
      </w:pPr>
      <w:r>
        <w:rPr>
          <w:i/>
          <w:iCs/>
          <w:sz w:val="24"/>
          <w:lang w:val="en-US"/>
        </w:rPr>
        <w:t>Habrá que</w:t>
      </w:r>
      <w:r>
        <w:rPr>
          <w:sz w:val="24"/>
          <w:lang w:val="en-US"/>
        </w:rPr>
        <w:t xml:space="preserve"> ir directamente a la cueva.                                      </w:t>
      </w:r>
      <w:r>
        <w:rPr>
          <w:sz w:val="24"/>
        </w:rPr>
        <w:t>Видимо, надо плыть прямо к</w:t>
      </w:r>
    </w:p>
    <w:p>
      <w:pPr>
        <w:pStyle w:val="Normal1"/>
        <w:spacing w:lineRule="auto" w:line="240"/>
        <w:ind w:firstLine="709" w:end="0"/>
        <w:rPr/>
      </w:pPr>
      <w:r>
        <w:rPr>
          <w:sz w:val="24"/>
        </w:rPr>
        <w:t xml:space="preserve"> </w:t>
      </w:r>
      <w:r>
        <w:rPr>
          <w:sz w:val="24"/>
          <w:lang w:val="en-US"/>
        </w:rPr>
        <w:t>(P</w:t>
      </w:r>
      <w:r>
        <w:rPr>
          <w:lang w:val="en-US"/>
        </w:rPr>
        <w:t>ÍO</w:t>
      </w:r>
      <w:r>
        <w:rPr>
          <w:sz w:val="24"/>
          <w:lang w:val="en-US"/>
        </w:rPr>
        <w:t xml:space="preserve">  B</w:t>
      </w:r>
      <w:r>
        <w:rPr>
          <w:lang w:val="en-US"/>
        </w:rPr>
        <w:t>AROJA</w:t>
      </w:r>
      <w:r>
        <w:rPr>
          <w:sz w:val="24"/>
          <w:lang w:val="en-US"/>
        </w:rPr>
        <w:t xml:space="preserve">)                                                                        </w:t>
      </w:r>
      <w:r>
        <w:rPr>
          <w:sz w:val="24"/>
        </w:rPr>
        <w:t>пещере</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е) Конструкция, выражающая </w:t>
      </w:r>
      <w:r>
        <w:rPr>
          <w:spacing w:val="20"/>
          <w:sz w:val="24"/>
        </w:rPr>
        <w:t>возможность, вероят</w:t>
        <w:softHyphen/>
        <w:t>ность</w:t>
      </w:r>
      <w:r>
        <w:rPr>
          <w:sz w:val="24"/>
        </w:rPr>
        <w:t xml:space="preserve"> действия (</w:t>
      </w:r>
      <w:r>
        <w:rPr>
          <w:sz w:val="24"/>
          <w:lang w:val="en-US"/>
        </w:rPr>
        <w:t>per</w:t>
      </w:r>
      <w:r>
        <w:rPr>
          <w:sz w:val="24"/>
        </w:rPr>
        <w:t>í</w:t>
      </w:r>
      <w:r>
        <w:rPr>
          <w:sz w:val="24"/>
          <w:lang w:val="en-US"/>
        </w:rPr>
        <w:t>rasis</w:t>
      </w:r>
      <w:r>
        <w:rPr>
          <w:sz w:val="24"/>
        </w:rPr>
        <w:t xml:space="preserve"> о </w:t>
      </w:r>
      <w:r>
        <w:rPr>
          <w:sz w:val="24"/>
          <w:lang w:val="en-US"/>
        </w:rPr>
        <w:t>construccion</w:t>
      </w:r>
      <w:r>
        <w:rPr>
          <w:sz w:val="24"/>
        </w:rPr>
        <w:t xml:space="preserve"> </w:t>
      </w:r>
      <w:r>
        <w:rPr>
          <w:sz w:val="24"/>
          <w:lang w:val="en-US"/>
        </w:rPr>
        <w:t>aproximativa</w:t>
      </w:r>
      <w:r>
        <w:rPr>
          <w:sz w:val="24"/>
        </w:rPr>
        <w:t xml:space="preserve">). Речь идет о сочетании </w:t>
      </w:r>
      <w:r>
        <w:rPr>
          <w:b/>
          <w:sz w:val="24"/>
          <w:lang w:val="en-US"/>
        </w:rPr>
        <w:t>deber</w:t>
      </w:r>
      <w:r>
        <w:rPr>
          <w:b/>
          <w:sz w:val="24"/>
        </w:rPr>
        <w:t xml:space="preserve"> + </w:t>
      </w:r>
      <w:r>
        <w:rPr>
          <w:b/>
          <w:sz w:val="24"/>
          <w:lang w:val="en-US"/>
        </w:rPr>
        <w:t>de</w:t>
      </w:r>
      <w:r>
        <w:rPr>
          <w:b/>
          <w:sz w:val="24"/>
        </w:rPr>
        <w:t xml:space="preserve"> + </w:t>
      </w:r>
      <w:r>
        <w:rPr>
          <w:b/>
          <w:sz w:val="24"/>
          <w:lang w:val="en-US"/>
        </w:rPr>
        <w:t>infinitive</w:t>
      </w:r>
      <w:r>
        <w:rPr>
          <w:sz w:val="24"/>
        </w:rPr>
        <w:t>. При переводе этой конструкции на русский язык обычно добавляются вводные слова или выраже</w:t>
        <w:softHyphen/>
        <w:t xml:space="preserve">ния: </w:t>
      </w:r>
      <w:r>
        <w:rPr>
          <w:i/>
          <w:sz w:val="24"/>
        </w:rPr>
        <w:t>вероятно, видимо, возможно, должно быть</w:t>
      </w:r>
      <w:r>
        <w:rPr>
          <w:sz w:val="24"/>
        </w:rPr>
        <w:t xml:space="preserve"> и т.п.:</w:t>
      </w:r>
    </w:p>
    <w:p>
      <w:pPr>
        <w:pStyle w:val="Normal1"/>
        <w:spacing w:lineRule="auto" w:line="240"/>
        <w:ind w:firstLine="284" w:end="0"/>
        <w:rPr/>
      </w:pPr>
      <w:r>
        <w:rPr>
          <w:sz w:val="24"/>
          <w:lang w:val="en-US"/>
        </w:rPr>
        <w:t xml:space="preserve">El director </w:t>
      </w:r>
      <w:r>
        <w:rPr>
          <w:i/>
          <w:iCs/>
          <w:sz w:val="24"/>
          <w:lang w:val="en-US"/>
        </w:rPr>
        <w:t>debe de</w:t>
      </w:r>
      <w:r>
        <w:rPr>
          <w:sz w:val="24"/>
          <w:lang w:val="en-US"/>
        </w:rPr>
        <w:t xml:space="preserve"> </w:t>
      </w:r>
      <w:r>
        <w:rPr>
          <w:i/>
          <w:iCs/>
          <w:sz w:val="24"/>
          <w:lang w:val="en-US"/>
        </w:rPr>
        <w:t>venir</w:t>
      </w:r>
      <w:r>
        <w:rPr>
          <w:sz w:val="24"/>
          <w:lang w:val="en-US"/>
        </w:rPr>
        <w:t xml:space="preserve"> pronto.                                             </w:t>
      </w:r>
      <w:r>
        <w:rPr>
          <w:sz w:val="24"/>
        </w:rPr>
        <w:t>Директор, видимо, скоро придет.</w:t>
      </w:r>
    </w:p>
    <w:p>
      <w:pPr>
        <w:pStyle w:val="Normal1"/>
        <w:spacing w:lineRule="auto" w:line="240"/>
        <w:ind w:firstLine="284" w:end="0"/>
        <w:rPr/>
      </w:pPr>
      <w:r>
        <w:rPr>
          <w:sz w:val="24"/>
          <w:lang w:val="en-US"/>
        </w:rPr>
        <w:t>—</w:t>
      </w:r>
      <w:r>
        <w:rPr>
          <w:sz w:val="24"/>
          <w:lang w:val="en-US"/>
        </w:rPr>
        <w:t xml:space="preserve">¿Dónde está el martillo?                                                       — </w:t>
      </w:r>
      <w:r>
        <w:rPr>
          <w:sz w:val="24"/>
        </w:rPr>
        <w:t>Где</w:t>
      </w:r>
      <w:r>
        <w:rPr>
          <w:sz w:val="24"/>
          <w:lang w:val="en-US"/>
        </w:rPr>
        <w:t xml:space="preserve"> </w:t>
      </w:r>
      <w:r>
        <w:rPr>
          <w:sz w:val="24"/>
        </w:rPr>
        <w:t>молоток</w:t>
      </w:r>
      <w:r>
        <w:rPr>
          <w:sz w:val="24"/>
          <w:lang w:val="en-US"/>
        </w:rPr>
        <w:t>?</w:t>
      </w:r>
    </w:p>
    <w:p>
      <w:pPr>
        <w:pStyle w:val="Normal1"/>
        <w:spacing w:lineRule="auto" w:line="240"/>
        <w:ind w:firstLine="284" w:end="0"/>
        <w:rPr/>
      </w:pPr>
      <w:r>
        <w:rPr>
          <w:sz w:val="24"/>
          <w:lang w:val="en-US"/>
        </w:rPr>
        <w:t xml:space="preserve">— </w:t>
      </w:r>
      <w:r>
        <w:rPr>
          <w:i/>
          <w:iCs/>
          <w:sz w:val="24"/>
          <w:lang w:val="en-US"/>
        </w:rPr>
        <w:t>Debe de estar</w:t>
      </w:r>
      <w:r>
        <w:rPr>
          <w:sz w:val="24"/>
          <w:lang w:val="en-US"/>
        </w:rPr>
        <w:t xml:space="preserve"> en el cajón.                                                  </w:t>
      </w:r>
      <w:r>
        <w:rPr>
          <w:sz w:val="24"/>
        </w:rPr>
        <w:t>— Он, должно быть, в ящике.</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2. Конструкции типа «глагол + причастие»</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а) Конструкция </w:t>
      </w:r>
      <w:r>
        <w:rPr>
          <w:b/>
          <w:sz w:val="24"/>
        </w:rPr>
        <w:t xml:space="preserve">estar + </w:t>
      </w:r>
      <w:r>
        <w:rPr>
          <w:b/>
          <w:sz w:val="24"/>
          <w:lang w:val="en-US"/>
        </w:rPr>
        <w:t>participio</w:t>
      </w:r>
      <w:r>
        <w:rPr>
          <w:sz w:val="24"/>
        </w:rPr>
        <w:t xml:space="preserve"> выражает свойственное кому (чему)-либо </w:t>
      </w:r>
      <w:r>
        <w:rPr>
          <w:spacing w:val="20"/>
          <w:sz w:val="24"/>
        </w:rPr>
        <w:t>состояние</w:t>
      </w:r>
      <w:r>
        <w:rPr>
          <w:sz w:val="24"/>
        </w:rPr>
        <w:t xml:space="preserve">, являющееся результатом уже </w:t>
      </w:r>
      <w:r>
        <w:rPr>
          <w:spacing w:val="20"/>
          <w:sz w:val="24"/>
        </w:rPr>
        <w:t>завер</w:t>
        <w:softHyphen/>
        <w:t>шенного</w:t>
      </w:r>
      <w:r>
        <w:rPr>
          <w:sz w:val="24"/>
        </w:rPr>
        <w:t xml:space="preserve"> действия: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La comida </w:t>
      </w:r>
      <w:r>
        <w:rPr>
          <w:i/>
          <w:iCs/>
          <w:sz w:val="24"/>
          <w:lang w:val="en-US"/>
        </w:rPr>
        <w:t>está preparada</w:t>
      </w:r>
      <w:r>
        <w:rPr>
          <w:sz w:val="24"/>
          <w:lang w:val="en-US"/>
        </w:rPr>
        <w:t xml:space="preserve">.                                                       </w:t>
      </w:r>
      <w:r>
        <w:rPr>
          <w:sz w:val="24"/>
        </w:rPr>
        <w:t>Еда</w:t>
      </w:r>
      <w:r>
        <w:rPr>
          <w:sz w:val="24"/>
          <w:lang w:val="en-US"/>
        </w:rPr>
        <w:t xml:space="preserve"> </w:t>
      </w:r>
      <w:r>
        <w:rPr>
          <w:sz w:val="24"/>
        </w:rPr>
        <w:t>приготовлена</w:t>
      </w:r>
      <w:r>
        <w:rPr>
          <w:sz w:val="24"/>
          <w:lang w:val="en-US"/>
        </w:rPr>
        <w:t xml:space="preserve">. </w:t>
      </w:r>
    </w:p>
    <w:p>
      <w:pPr>
        <w:pStyle w:val="Normal1"/>
        <w:spacing w:lineRule="auto" w:line="240"/>
        <w:ind w:firstLine="284" w:end="0"/>
        <w:rPr/>
      </w:pPr>
      <w:r>
        <w:rPr>
          <w:sz w:val="24"/>
          <w:lang w:val="en-US"/>
        </w:rPr>
        <w:t xml:space="preserve">Los combates no </w:t>
      </w:r>
      <w:r>
        <w:rPr>
          <w:i/>
          <w:iCs/>
          <w:sz w:val="24"/>
          <w:lang w:val="en-US"/>
        </w:rPr>
        <w:t>están acabados</w:t>
      </w:r>
      <w:r>
        <w:rPr>
          <w:sz w:val="24"/>
          <w:lang w:val="en-US"/>
        </w:rPr>
        <w:t xml:space="preserve">.                                            </w:t>
      </w:r>
      <w:r>
        <w:rPr>
          <w:sz w:val="24"/>
        </w:rPr>
        <w:t>Бои не закончены.</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Так как </w:t>
      </w:r>
      <w:r>
        <w:rPr>
          <w:sz w:val="24"/>
          <w:lang w:val="en-US"/>
        </w:rPr>
        <w:t>participio</w:t>
      </w:r>
      <w:r>
        <w:rPr>
          <w:sz w:val="24"/>
        </w:rPr>
        <w:t xml:space="preserve"> — это страдательное причастие прошедшего времени, то иногда конструкция </w:t>
      </w:r>
      <w:r>
        <w:rPr>
          <w:b/>
          <w:bCs/>
          <w:sz w:val="24"/>
        </w:rPr>
        <w:t>estar</w:t>
      </w:r>
      <w:r>
        <w:rPr>
          <w:sz w:val="24"/>
        </w:rPr>
        <w:t xml:space="preserve"> </w:t>
      </w:r>
      <w:r>
        <w:rPr>
          <w:b/>
          <w:bCs/>
          <w:sz w:val="24"/>
        </w:rPr>
        <w:t xml:space="preserve">+ </w:t>
      </w:r>
      <w:r>
        <w:rPr>
          <w:b/>
          <w:bCs/>
          <w:sz w:val="24"/>
          <w:lang w:val="en-US"/>
        </w:rPr>
        <w:t>participio</w:t>
      </w:r>
      <w:r>
        <w:rPr>
          <w:sz w:val="24"/>
        </w:rPr>
        <w:t xml:space="preserve"> приобретает не</w:t>
        <w:softHyphen/>
        <w:t xml:space="preserve">которое сходство с формой страдательного залога </w:t>
      </w:r>
      <w:r>
        <w:rPr>
          <w:b/>
          <w:bCs/>
          <w:sz w:val="24"/>
          <w:lang w:val="en-US"/>
        </w:rPr>
        <w:t>ser</w:t>
      </w:r>
      <w:r>
        <w:rPr>
          <w:b/>
          <w:bCs/>
          <w:sz w:val="24"/>
        </w:rPr>
        <w:t xml:space="preserve"> + </w:t>
      </w:r>
      <w:r>
        <w:rPr>
          <w:b/>
          <w:bCs/>
          <w:sz w:val="24"/>
          <w:lang w:val="en-US"/>
        </w:rPr>
        <w:t>participio</w:t>
      </w:r>
      <w:r>
        <w:rPr>
          <w:sz w:val="24"/>
        </w:rPr>
        <w:t>.</w:t>
      </w:r>
    </w:p>
    <w:p>
      <w:pPr>
        <w:pStyle w:val="Normal1"/>
        <w:spacing w:lineRule="auto" w:line="240"/>
        <w:ind w:firstLine="284" w:end="0"/>
        <w:rPr/>
      </w:pPr>
      <w:r>
        <w:rPr>
          <w:sz w:val="24"/>
        </w:rPr>
        <w:t xml:space="preserve">Однако оба оборота принципиально различаются тем, что конструкция с глаголом </w:t>
      </w:r>
      <w:r>
        <w:rPr>
          <w:b/>
          <w:sz w:val="24"/>
        </w:rPr>
        <w:t>ser</w:t>
      </w:r>
      <w:r>
        <w:rPr>
          <w:sz w:val="24"/>
        </w:rPr>
        <w:t xml:space="preserve"> всегда связана с выражением </w:t>
      </w:r>
      <w:r>
        <w:rPr>
          <w:spacing w:val="20"/>
          <w:sz w:val="24"/>
        </w:rPr>
        <w:t>действия</w:t>
      </w:r>
      <w:r>
        <w:rPr>
          <w:sz w:val="24"/>
        </w:rPr>
        <w:t xml:space="preserve"> независимо от того, закончено оно или нет, а конструкция с глаголом </w:t>
      </w:r>
      <w:r>
        <w:rPr>
          <w:b/>
          <w:sz w:val="24"/>
        </w:rPr>
        <w:t>estar</w:t>
      </w:r>
      <w:r>
        <w:rPr>
          <w:sz w:val="24"/>
        </w:rPr>
        <w:t xml:space="preserve"> передает </w:t>
      </w:r>
      <w:r>
        <w:rPr>
          <w:spacing w:val="20"/>
          <w:sz w:val="24"/>
        </w:rPr>
        <w:t>состояние</w:t>
      </w:r>
      <w:r>
        <w:rPr>
          <w:sz w:val="24"/>
        </w:rPr>
        <w:t>, достигнутое в результате уже завершенного действия.</w:t>
      </w:r>
    </w:p>
    <w:p>
      <w:pPr>
        <w:pStyle w:val="Normal1"/>
        <w:spacing w:lineRule="auto" w:line="240"/>
        <w:ind w:firstLine="284" w:end="0"/>
        <w:rPr/>
      </w:pPr>
      <w:r>
        <w:rPr>
          <w:sz w:val="24"/>
          <w:lang w:val="en-US"/>
        </w:rPr>
        <w:t>La</w:t>
      </w:r>
      <w:r>
        <w:rPr>
          <w:sz w:val="24"/>
        </w:rPr>
        <w:t xml:space="preserve"> </w:t>
      </w:r>
      <w:r>
        <w:rPr>
          <w:sz w:val="24"/>
          <w:lang w:val="en-US"/>
        </w:rPr>
        <w:t>mesa</w:t>
      </w:r>
      <w:r>
        <w:rPr>
          <w:sz w:val="24"/>
        </w:rPr>
        <w:t xml:space="preserve"> </w:t>
      </w:r>
      <w:r>
        <w:rPr>
          <w:b/>
          <w:sz w:val="24"/>
          <w:lang w:val="en-US"/>
        </w:rPr>
        <w:t>est</w:t>
      </w:r>
      <w:r>
        <w:rPr>
          <w:b/>
          <w:sz w:val="24"/>
        </w:rPr>
        <w:t>á</w:t>
      </w:r>
      <w:r>
        <w:rPr>
          <w:sz w:val="24"/>
        </w:rPr>
        <w:t xml:space="preserve"> </w:t>
      </w:r>
      <w:r>
        <w:rPr>
          <w:i/>
          <w:iCs/>
          <w:sz w:val="24"/>
          <w:lang w:val="en-US"/>
        </w:rPr>
        <w:t>preparada</w:t>
      </w:r>
      <w:r>
        <w:rPr>
          <w:sz w:val="24"/>
        </w:rPr>
        <w:t xml:space="preserve">. — Стол приготовлен, накрыт. До этого вамента было действие, связанное с приготовлением стола, но конструкция </w:t>
      </w:r>
      <w:r>
        <w:rPr>
          <w:sz w:val="24"/>
          <w:lang w:val="en-US"/>
        </w:rPr>
        <w:t>est</w:t>
      </w:r>
      <w:r>
        <w:rPr>
          <w:sz w:val="24"/>
        </w:rPr>
        <w:t xml:space="preserve">á </w:t>
      </w:r>
      <w:r>
        <w:rPr>
          <w:sz w:val="24"/>
          <w:lang w:val="en-US"/>
        </w:rPr>
        <w:t>preparada</w:t>
      </w:r>
      <w:r>
        <w:rPr>
          <w:sz w:val="24"/>
        </w:rPr>
        <w:t xml:space="preserve"> выражает только результат его, только достигнутое состояние и не акцентирует внимание на том факте, что до этого было какое-то действие.</w:t>
      </w:r>
    </w:p>
    <w:p>
      <w:pPr>
        <w:pStyle w:val="Normal1"/>
        <w:spacing w:lineRule="auto" w:line="240"/>
        <w:ind w:firstLine="284" w:end="0"/>
        <w:rPr/>
      </w:pPr>
      <w:r>
        <w:rPr>
          <w:sz w:val="24"/>
          <w:lang w:val="en-US"/>
        </w:rPr>
        <w:t xml:space="preserve">La mesa </w:t>
      </w:r>
      <w:r>
        <w:rPr>
          <w:b/>
          <w:sz w:val="24"/>
          <w:lang w:val="en-US"/>
        </w:rPr>
        <w:t>es</w:t>
      </w:r>
      <w:r>
        <w:rPr>
          <w:sz w:val="24"/>
          <w:lang w:val="en-US"/>
        </w:rPr>
        <w:t xml:space="preserve"> </w:t>
      </w:r>
      <w:r>
        <w:rPr>
          <w:i/>
          <w:iCs/>
          <w:sz w:val="24"/>
          <w:lang w:val="en-US"/>
        </w:rPr>
        <w:t>preparada</w:t>
      </w:r>
      <w:r>
        <w:rPr>
          <w:sz w:val="24"/>
          <w:lang w:val="en-US"/>
        </w:rPr>
        <w:t xml:space="preserve"> (se prepara). </w:t>
      </w:r>
      <w:r>
        <w:rPr>
          <w:sz w:val="24"/>
        </w:rPr>
        <w:t>Стол приготовляется, накрыва</w:t>
        <w:softHyphen/>
        <w:t xml:space="preserve">йся в данный момент; т.е. называется сам процесс действия. </w:t>
      </w:r>
    </w:p>
    <w:p>
      <w:pPr>
        <w:pStyle w:val="Normal1"/>
        <w:spacing w:lineRule="auto" w:line="240"/>
        <w:ind w:firstLine="284" w:end="0"/>
        <w:rPr/>
      </w:pPr>
      <w:r>
        <w:rPr>
          <w:sz w:val="24"/>
          <w:lang w:val="en-US"/>
        </w:rPr>
        <w:t>La</w:t>
      </w:r>
      <w:r>
        <w:rPr>
          <w:sz w:val="24"/>
        </w:rPr>
        <w:t xml:space="preserve"> </w:t>
      </w:r>
      <w:r>
        <w:rPr>
          <w:sz w:val="24"/>
          <w:lang w:val="en-US"/>
        </w:rPr>
        <w:t>mesa</w:t>
      </w:r>
      <w:r>
        <w:rPr>
          <w:sz w:val="24"/>
        </w:rPr>
        <w:t xml:space="preserve"> </w:t>
      </w:r>
      <w:r>
        <w:rPr>
          <w:b/>
          <w:sz w:val="24"/>
          <w:lang w:val="en-US"/>
        </w:rPr>
        <w:t>ha</w:t>
      </w:r>
      <w:r>
        <w:rPr>
          <w:b/>
          <w:sz w:val="24"/>
        </w:rPr>
        <w:t xml:space="preserve"> </w:t>
      </w:r>
      <w:r>
        <w:rPr>
          <w:b/>
          <w:sz w:val="24"/>
          <w:lang w:val="en-US"/>
        </w:rPr>
        <w:t>sido</w:t>
      </w:r>
      <w:r>
        <w:rPr>
          <w:sz w:val="24"/>
        </w:rPr>
        <w:t xml:space="preserve"> </w:t>
      </w:r>
      <w:r>
        <w:rPr>
          <w:i/>
          <w:iCs/>
          <w:sz w:val="24"/>
          <w:lang w:val="en-US"/>
        </w:rPr>
        <w:t>preparada</w:t>
      </w:r>
      <w:r>
        <w:rPr>
          <w:sz w:val="24"/>
        </w:rPr>
        <w:t xml:space="preserve"> (</w:t>
      </w:r>
      <w:r>
        <w:rPr>
          <w:sz w:val="24"/>
          <w:lang w:val="en-US"/>
        </w:rPr>
        <w:t>se</w:t>
      </w:r>
      <w:r>
        <w:rPr>
          <w:sz w:val="24"/>
        </w:rPr>
        <w:t xml:space="preserve"> </w:t>
      </w:r>
      <w:r>
        <w:rPr>
          <w:sz w:val="24"/>
          <w:lang w:val="en-US"/>
        </w:rPr>
        <w:t>ha</w:t>
      </w:r>
      <w:r>
        <w:rPr>
          <w:sz w:val="24"/>
        </w:rPr>
        <w:t xml:space="preserve"> </w:t>
      </w:r>
      <w:r>
        <w:rPr>
          <w:sz w:val="24"/>
          <w:lang w:val="en-US"/>
        </w:rPr>
        <w:t>preparado</w:t>
      </w:r>
      <w:r>
        <w:rPr>
          <w:sz w:val="24"/>
        </w:rPr>
        <w:t>). — Стол был приготовлен (приготовлялся), был накрыт (накрывался); т.е. говорится о том, что до настоящего момента производилось действие, которое сейчас закончено, и не обращается внимание на то состояние, результат, к которым привело действие.</w:t>
      </w:r>
    </w:p>
    <w:p>
      <w:pPr>
        <w:pStyle w:val="Normal1"/>
        <w:spacing w:lineRule="auto" w:line="240"/>
        <w:ind w:firstLine="284" w:end="0"/>
        <w:rPr/>
      </w:pPr>
      <w:r>
        <w:rPr>
          <w:sz w:val="24"/>
        </w:rPr>
        <w:t xml:space="preserve">6) Конструкция </w:t>
      </w:r>
      <w:r>
        <w:rPr>
          <w:b/>
          <w:sz w:val="24"/>
          <w:lang w:val="en-US"/>
        </w:rPr>
        <w:t>tener</w:t>
      </w:r>
      <w:r>
        <w:rPr>
          <w:b/>
          <w:sz w:val="24"/>
        </w:rPr>
        <w:t xml:space="preserve"> + </w:t>
      </w:r>
      <w:r>
        <w:rPr>
          <w:b/>
          <w:sz w:val="24"/>
          <w:lang w:val="en-US"/>
        </w:rPr>
        <w:t>participio</w:t>
      </w:r>
      <w:r>
        <w:rPr>
          <w:sz w:val="24"/>
        </w:rPr>
        <w:t xml:space="preserve"> образуется с причастиями лишь от переходных глаголов и всегда имеет прямое дополнение, с которым (а не с подлежащим!) причастие согласуется в роде и числе. Конструкция указывает на </w:t>
      </w:r>
      <w:r>
        <w:rPr>
          <w:spacing w:val="20"/>
          <w:sz w:val="24"/>
        </w:rPr>
        <w:t>результат</w:t>
      </w:r>
      <w:r>
        <w:rPr>
          <w:sz w:val="24"/>
        </w:rPr>
        <w:t xml:space="preserve"> ранее протекавшего действия:</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Tenemos preparadas</w:t>
      </w:r>
      <w:r>
        <w:rPr>
          <w:sz w:val="24"/>
          <w:lang w:val="en-US"/>
        </w:rPr>
        <w:t xml:space="preserve"> las lecciones.                                          </w:t>
      </w:r>
      <w:r>
        <w:rPr>
          <w:sz w:val="24"/>
        </w:rPr>
        <w:t>У нас приготовлены уроки.</w:t>
      </w:r>
    </w:p>
    <w:p>
      <w:pPr>
        <w:pStyle w:val="Normal1"/>
        <w:spacing w:lineRule="auto" w:line="240"/>
        <w:ind w:firstLine="284" w:end="0"/>
        <w:rPr/>
      </w:pPr>
      <w:r>
        <w:rPr>
          <w:sz w:val="24"/>
          <w:lang w:val="en-US"/>
        </w:rPr>
        <w:t>M</w:t>
      </w:r>
      <w:r>
        <w:rPr>
          <w:sz w:val="24"/>
        </w:rPr>
        <w:t>а</w:t>
      </w:r>
      <w:r>
        <w:rPr>
          <w:sz w:val="24"/>
          <w:lang w:val="en-US"/>
        </w:rPr>
        <w:t>ñ</w:t>
      </w:r>
      <w:r>
        <w:rPr>
          <w:sz w:val="24"/>
        </w:rPr>
        <w:t>а</w:t>
      </w:r>
      <w:r>
        <w:rPr>
          <w:sz w:val="24"/>
          <w:lang w:val="en-US"/>
        </w:rPr>
        <w:t>n</w:t>
      </w:r>
      <w:r>
        <w:rPr>
          <w:sz w:val="24"/>
        </w:rPr>
        <w:t>а</w:t>
      </w:r>
      <w:r>
        <w:rPr>
          <w:sz w:val="24"/>
          <w:lang w:val="en-US"/>
        </w:rPr>
        <w:t xml:space="preserve"> </w:t>
      </w:r>
      <w:r>
        <w:rPr>
          <w:i/>
          <w:iCs/>
          <w:sz w:val="24"/>
          <w:lang w:val="en-US"/>
        </w:rPr>
        <w:t>tendrás hecha</w:t>
      </w:r>
      <w:r>
        <w:rPr>
          <w:sz w:val="24"/>
          <w:lang w:val="en-US"/>
        </w:rPr>
        <w:t xml:space="preserve"> la falda.                                               </w:t>
      </w:r>
      <w:r>
        <w:rPr>
          <w:sz w:val="24"/>
        </w:rPr>
        <w:t>Завтра будет готова (твоя) юбка.</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Выражение результативности — это основное значение конструкции, но в контексте она способна приобретать дополнительные смысловые оттенки:</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pacing w:val="20"/>
          <w:sz w:val="24"/>
        </w:rPr>
        <w:t>продолжительности</w:t>
      </w:r>
      <w:r>
        <w:rPr>
          <w:sz w:val="24"/>
        </w:rPr>
        <w:t xml:space="preserve"> какого-либо состояния: </w:t>
      </w:r>
      <w:r>
        <w:rPr>
          <w:sz w:val="24"/>
          <w:lang w:val="en-US"/>
        </w:rPr>
        <w:t>Me</w:t>
      </w:r>
      <w:r>
        <w:rPr>
          <w:sz w:val="24"/>
        </w:rPr>
        <w:t xml:space="preserve"> </w:t>
      </w:r>
      <w:r>
        <w:rPr>
          <w:i/>
          <w:iCs/>
          <w:sz w:val="24"/>
          <w:lang w:val="en-US"/>
        </w:rPr>
        <w:t>tienen</w:t>
      </w:r>
      <w:r>
        <w:rPr>
          <w:i/>
          <w:iCs/>
          <w:sz w:val="24"/>
        </w:rPr>
        <w:t xml:space="preserve"> </w:t>
      </w:r>
      <w:r>
        <w:rPr>
          <w:i/>
          <w:iCs/>
          <w:sz w:val="24"/>
          <w:lang w:val="en-US"/>
        </w:rPr>
        <w:t>prohibido</w:t>
      </w:r>
      <w:r>
        <w:rPr>
          <w:sz w:val="24"/>
        </w:rPr>
        <w:t xml:space="preserve"> </w:t>
      </w:r>
      <w:r>
        <w:rPr>
          <w:sz w:val="24"/>
          <w:lang w:val="en-US"/>
        </w:rPr>
        <w:t>que</w:t>
      </w:r>
      <w:r>
        <w:rPr>
          <w:sz w:val="24"/>
        </w:rPr>
        <w:t xml:space="preserve"> </w:t>
      </w:r>
      <w:r>
        <w:rPr>
          <w:sz w:val="24"/>
          <w:lang w:val="en-US"/>
        </w:rPr>
        <w:t>saiga</w:t>
      </w:r>
      <w:r>
        <w:rPr>
          <w:sz w:val="24"/>
        </w:rPr>
        <w:t>. — Мне запрещено выходить.</w:t>
      </w:r>
    </w:p>
    <w:p>
      <w:pPr>
        <w:pStyle w:val="Normal1"/>
        <w:spacing w:lineRule="auto" w:line="240"/>
        <w:ind w:firstLine="284" w:end="0"/>
        <w:rPr/>
      </w:pPr>
      <w:r>
        <w:rPr>
          <w:sz w:val="24"/>
        </w:rPr>
        <w:t xml:space="preserve">— </w:t>
      </w:r>
      <w:r>
        <w:rPr>
          <w:spacing w:val="20"/>
          <w:sz w:val="24"/>
        </w:rPr>
        <w:t>повторности или постоянства</w:t>
      </w:r>
      <w:r>
        <w:rPr>
          <w:sz w:val="24"/>
        </w:rPr>
        <w:t xml:space="preserve"> действия: </w:t>
      </w:r>
      <w:r>
        <w:rPr>
          <w:sz w:val="24"/>
          <w:lang w:val="en-US"/>
        </w:rPr>
        <w:t>Lo</w:t>
      </w:r>
      <w:r>
        <w:rPr>
          <w:sz w:val="24"/>
        </w:rPr>
        <w:t xml:space="preserve"> </w:t>
      </w:r>
      <w:r>
        <w:rPr>
          <w:i/>
          <w:iCs/>
          <w:sz w:val="24"/>
          <w:lang w:val="en-US"/>
        </w:rPr>
        <w:t>tenemos</w:t>
      </w:r>
      <w:r>
        <w:rPr>
          <w:i/>
          <w:iCs/>
          <w:sz w:val="24"/>
        </w:rPr>
        <w:t xml:space="preserve"> </w:t>
      </w:r>
      <w:r>
        <w:rPr>
          <w:i/>
          <w:iCs/>
          <w:sz w:val="24"/>
          <w:lang w:val="en-US"/>
        </w:rPr>
        <w:t>visto</w:t>
      </w:r>
      <w:r>
        <w:rPr>
          <w:sz w:val="24"/>
        </w:rPr>
        <w:t xml:space="preserve"> </w:t>
      </w:r>
      <w:r>
        <w:rPr>
          <w:sz w:val="24"/>
          <w:lang w:val="en-US"/>
        </w:rPr>
        <w:t>muchas</w:t>
      </w:r>
      <w:r>
        <w:rPr>
          <w:sz w:val="24"/>
        </w:rPr>
        <w:t xml:space="preserve"> </w:t>
      </w:r>
      <w:r>
        <w:rPr>
          <w:sz w:val="24"/>
          <w:lang w:val="en-US"/>
        </w:rPr>
        <w:t>veces</w:t>
      </w:r>
      <w:r>
        <w:rPr>
          <w:sz w:val="24"/>
        </w:rPr>
        <w:t xml:space="preserve"> </w:t>
      </w:r>
      <w:r>
        <w:rPr>
          <w:sz w:val="24"/>
          <w:lang w:val="en-US"/>
        </w:rPr>
        <w:t>por</w:t>
      </w:r>
      <w:r>
        <w:rPr>
          <w:sz w:val="24"/>
        </w:rPr>
        <w:t xml:space="preserve"> </w:t>
      </w:r>
      <w:r>
        <w:rPr>
          <w:sz w:val="24"/>
          <w:lang w:val="en-US"/>
        </w:rPr>
        <w:t>ah</w:t>
      </w:r>
      <w:r>
        <w:rPr>
          <w:sz w:val="24"/>
        </w:rPr>
        <w:t>í. — Мы его видели тут много раз.</w:t>
      </w:r>
    </w:p>
    <w:p>
      <w:pPr>
        <w:pStyle w:val="Normal1"/>
        <w:spacing w:lineRule="auto" w:line="240"/>
        <w:ind w:firstLine="284" w:end="0"/>
        <w:rPr>
          <w:sz w:val="24"/>
        </w:rPr>
      </w:pPr>
      <w:r>
        <w:rPr>
          <w:sz w:val="24"/>
        </w:rPr>
        <w:t>Как правило, рассматриваемый оборот не употребляется в слож</w:t>
        <w:softHyphen/>
        <w:t>ных временах.</w:t>
      </w:r>
    </w:p>
    <w:p>
      <w:pPr>
        <w:pStyle w:val="Normal1"/>
        <w:spacing w:lineRule="auto" w:line="240"/>
        <w:ind w:firstLine="284" w:end="0"/>
        <w:rPr/>
      </w:pPr>
      <w:r>
        <w:rPr>
          <w:sz w:val="24"/>
        </w:rPr>
        <w:t xml:space="preserve">в) Конструкции с глаголами движения указывают на </w:t>
      </w:r>
      <w:r>
        <w:rPr>
          <w:spacing w:val="20"/>
          <w:sz w:val="24"/>
        </w:rPr>
        <w:t>дли</w:t>
        <w:softHyphen/>
        <w:t>тельность, протяженность</w:t>
      </w:r>
      <w:r>
        <w:rPr>
          <w:sz w:val="24"/>
        </w:rPr>
        <w:t xml:space="preserve"> во времени какого-либо состо</w:t>
        <w:softHyphen/>
        <w:t>яния (причем глаголы иногда не утрачивают полностью своего ос</w:t>
        <w:softHyphen/>
        <w:t>новного значения):</w:t>
      </w:r>
    </w:p>
    <w:p>
      <w:pPr>
        <w:pStyle w:val="FR4"/>
        <w:ind w:firstLine="284" w:end="0"/>
        <w:jc w:val="both"/>
        <w:rPr>
          <w:rFonts w:ascii="Times New Roman" w:hAnsi="Times New Roman" w:cs="Times New Roman"/>
          <w:sz w:val="24"/>
        </w:rPr>
      </w:pPr>
      <w:r>
        <w:rPr>
          <w:rFonts w:cs="Times New Roman" w:ascii="Times New Roman" w:hAnsi="Times New Roman"/>
          <w:sz w:val="24"/>
        </w:rPr>
        <w:t xml:space="preserve">                                                        </w:t>
      </w:r>
    </w:p>
    <w:p>
      <w:pPr>
        <w:pStyle w:val="FR4"/>
        <w:ind w:firstLine="284" w:end="0"/>
        <w:rPr/>
      </w:pPr>
      <w:r>
        <w:rPr>
          <w:rFonts w:cs="Times New Roman" w:ascii="Times New Roman" w:hAnsi="Times New Roman"/>
          <w:b/>
          <w:sz w:val="24"/>
        </w:rPr>
        <w:t xml:space="preserve">                                                     </w:t>
      </w:r>
      <w:r>
        <w:rPr>
          <w:rFonts w:cs="Times New Roman" w:ascii="Times New Roman" w:hAnsi="Times New Roman"/>
          <w:b/>
          <w:sz w:val="24"/>
          <w:lang w:val="en-US"/>
        </w:rPr>
        <w:t>ir</w:t>
      </w:r>
    </w:p>
    <w:p>
      <w:pPr>
        <w:pStyle w:val="FR4"/>
        <w:ind w:firstLine="284" w:end="0"/>
        <w:rPr>
          <w:rFonts w:ascii="Times New Roman" w:hAnsi="Times New Roman" w:cs="Times New Roman"/>
          <w:b/>
          <w:sz w:val="24"/>
          <w:lang w:val="en-US"/>
        </w:rPr>
      </w:pPr>
      <w:r>
        <w:rPr>
          <w:rFonts w:cs="Times New Roman" w:ascii="Times New Roman" w:hAnsi="Times New Roman"/>
          <w:b/>
          <w:sz w:val="24"/>
          <w:lang w:val="en-US"/>
        </w:rPr>
        <w:t xml:space="preserve">                                                                   </w:t>
      </w:r>
      <w:r>
        <w:rPr>
          <w:rFonts w:cs="Times New Roman" w:ascii="Times New Roman" w:hAnsi="Times New Roman"/>
          <w:b/>
          <w:sz w:val="24"/>
          <w:lang w:val="en-US"/>
        </w:rPr>
        <w:t>+          participio</w:t>
      </w:r>
    </w:p>
    <w:p>
      <w:pPr>
        <w:pStyle w:val="FR4"/>
        <w:ind w:firstLine="284" w:end="0"/>
        <w:rPr>
          <w:rFonts w:ascii="Times New Roman" w:hAnsi="Times New Roman" w:cs="Times New Roman"/>
          <w:sz w:val="24"/>
          <w:lang w:val="en-US"/>
        </w:rPr>
      </w:pPr>
      <w:r>
        <w:rPr>
          <w:rFonts w:cs="Times New Roman" w:ascii="Times New Roman" w:hAnsi="Times New Roman"/>
          <w:b/>
          <w:sz w:val="24"/>
          <w:lang w:val="en-US"/>
        </w:rPr>
        <w:t xml:space="preserve">                                                     </w:t>
      </w:r>
      <w:r>
        <w:rPr>
          <w:rFonts w:cs="Times New Roman" w:ascii="Times New Roman" w:hAnsi="Times New Roman"/>
          <w:b/>
          <w:sz w:val="24"/>
          <w:lang w:val="en-US"/>
        </w:rPr>
        <w:t>andar</w:t>
      </w:r>
    </w:p>
    <w:p>
      <w:pPr>
        <w:pStyle w:val="Normal1"/>
        <w:spacing w:lineRule="auto" w:line="240"/>
        <w:ind w:firstLine="284" w:end="0"/>
        <w:rPr>
          <w:rFonts w:ascii="Times New Roman" w:hAnsi="Times New Roman" w:cs="Times New Roman"/>
          <w:sz w:val="24"/>
          <w:lang w:val="en-US"/>
        </w:rPr>
      </w:pPr>
      <w:r>
        <w:rPr>
          <w:rFonts w:cs="Times New Roman"/>
          <w:sz w:val="24"/>
          <w:lang w:val="en-US"/>
        </w:rPr>
      </w:r>
    </w:p>
    <w:p>
      <w:pPr>
        <w:pStyle w:val="Normal1"/>
        <w:spacing w:lineRule="auto" w:line="240"/>
        <w:ind w:firstLine="284" w:end="0"/>
        <w:rPr/>
      </w:pPr>
      <w:r>
        <w:rPr>
          <w:sz w:val="24"/>
          <w:lang w:val="en-US"/>
        </w:rPr>
        <w:t xml:space="preserve">Tu reloj siempre </w:t>
      </w:r>
      <w:r>
        <w:rPr>
          <w:i/>
          <w:iCs/>
          <w:sz w:val="24"/>
          <w:lang w:val="en-US"/>
        </w:rPr>
        <w:t>va adelantado</w:t>
      </w:r>
      <w:r>
        <w:rPr>
          <w:sz w:val="24"/>
          <w:lang w:val="en-US"/>
        </w:rPr>
        <w:t xml:space="preserve">.                                            </w:t>
      </w:r>
      <w:r>
        <w:rPr>
          <w:sz w:val="24"/>
        </w:rPr>
        <w:t xml:space="preserve">Твой часы всегда спешат. </w:t>
      </w:r>
    </w:p>
    <w:p>
      <w:pPr>
        <w:pStyle w:val="Normal1"/>
        <w:spacing w:lineRule="auto" w:line="240"/>
        <w:ind w:firstLine="284" w:end="0"/>
        <w:rPr/>
      </w:pPr>
      <w:r>
        <w:rPr>
          <w:sz w:val="24"/>
          <w:lang w:val="en-US"/>
        </w:rPr>
        <w:t>Manuel</w:t>
      </w:r>
      <w:r>
        <w:rPr>
          <w:sz w:val="24"/>
        </w:rPr>
        <w:t xml:space="preserve"> </w:t>
      </w:r>
      <w:r>
        <w:rPr>
          <w:i/>
          <w:iCs/>
          <w:sz w:val="24"/>
          <w:lang w:val="en-US"/>
        </w:rPr>
        <w:t>iba</w:t>
      </w:r>
      <w:r>
        <w:rPr>
          <w:sz w:val="24"/>
        </w:rPr>
        <w:t xml:space="preserve"> </w:t>
      </w:r>
      <w:r>
        <w:rPr>
          <w:sz w:val="24"/>
          <w:lang w:val="en-US"/>
        </w:rPr>
        <w:t>muy</w:t>
      </w:r>
      <w:r>
        <w:rPr>
          <w:sz w:val="24"/>
        </w:rPr>
        <w:t xml:space="preserve"> </w:t>
      </w:r>
      <w:r>
        <w:rPr>
          <w:i/>
          <w:iCs/>
          <w:sz w:val="24"/>
          <w:lang w:val="en-US"/>
        </w:rPr>
        <w:t>preparado</w:t>
      </w:r>
      <w:r>
        <w:rPr>
          <w:sz w:val="24"/>
        </w:rPr>
        <w:t xml:space="preserve"> </w:t>
      </w:r>
      <w:r>
        <w:rPr>
          <w:sz w:val="24"/>
          <w:lang w:val="en-US"/>
        </w:rPr>
        <w:t>para</w:t>
      </w:r>
      <w:r>
        <w:rPr>
          <w:sz w:val="24"/>
        </w:rPr>
        <w:t xml:space="preserve">                                            Мануэль был весьма подготовлен</w:t>
      </w:r>
    </w:p>
    <w:p>
      <w:pPr>
        <w:pStyle w:val="Normal1"/>
        <w:spacing w:lineRule="auto" w:line="240"/>
        <w:ind w:firstLine="709" w:end="0"/>
        <w:rPr/>
      </w:pPr>
      <w:r>
        <w:rPr>
          <w:sz w:val="24"/>
          <w:lang w:val="en-US"/>
        </w:rPr>
        <w:t>cualquier</w:t>
      </w:r>
      <w:r>
        <w:rPr>
          <w:sz w:val="24"/>
        </w:rPr>
        <w:t xml:space="preserve"> </w:t>
      </w:r>
      <w:r>
        <w:rPr>
          <w:sz w:val="24"/>
          <w:lang w:val="en-US"/>
        </w:rPr>
        <w:t>sorpresa</w:t>
      </w:r>
      <w:r>
        <w:rPr>
          <w:sz w:val="24"/>
        </w:rPr>
        <w:t xml:space="preserve">.                                                               к любой неожиданности. </w:t>
      </w:r>
    </w:p>
    <w:p>
      <w:pPr>
        <w:pStyle w:val="Normal1"/>
        <w:spacing w:lineRule="auto" w:line="240"/>
        <w:ind w:firstLine="284" w:end="0"/>
        <w:rPr/>
      </w:pPr>
      <w:r>
        <w:rPr>
          <w:i/>
          <w:iCs/>
          <w:sz w:val="24"/>
          <w:lang w:val="en-US"/>
        </w:rPr>
        <w:t>Andas</w:t>
      </w:r>
      <w:r>
        <w:rPr>
          <w:sz w:val="24"/>
          <w:lang w:val="en-US"/>
        </w:rPr>
        <w:t xml:space="preserve"> muy </w:t>
      </w:r>
      <w:r>
        <w:rPr>
          <w:i/>
          <w:iCs/>
          <w:sz w:val="24"/>
          <w:lang w:val="en-US"/>
        </w:rPr>
        <w:t>preocupado</w:t>
      </w:r>
      <w:r>
        <w:rPr>
          <w:sz w:val="24"/>
          <w:lang w:val="en-US"/>
        </w:rPr>
        <w:t xml:space="preserve"> por algo.                                          </w:t>
      </w:r>
      <w:r>
        <w:rPr>
          <w:sz w:val="24"/>
        </w:rPr>
        <w:t>Ты чем-то очень озабочен.</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Описываемые конструкции близки по значению сочетаниям </w:t>
      </w:r>
      <w:r>
        <w:rPr>
          <w:b/>
          <w:sz w:val="24"/>
        </w:rPr>
        <w:t xml:space="preserve">estar + </w:t>
      </w:r>
      <w:r>
        <w:rPr>
          <w:b/>
          <w:sz w:val="24"/>
          <w:lang w:val="en-US"/>
        </w:rPr>
        <w:t>participio</w:t>
      </w:r>
      <w:r>
        <w:rPr>
          <w:b/>
          <w:sz w:val="24"/>
        </w:rPr>
        <w:t>.</w:t>
      </w:r>
    </w:p>
    <w:p>
      <w:pPr>
        <w:pStyle w:val="Normal1"/>
        <w:spacing w:lineRule="auto" w:line="240"/>
        <w:ind w:firstLine="284" w:end="0"/>
        <w:rPr>
          <w:b/>
          <w:sz w:val="24"/>
        </w:rPr>
      </w:pPr>
      <w:r>
        <w:rPr>
          <w:b/>
          <w:sz w:val="24"/>
        </w:rPr>
      </w:r>
    </w:p>
    <w:p>
      <w:pPr>
        <w:pStyle w:val="Normal1"/>
        <w:spacing w:lineRule="auto" w:line="240"/>
        <w:ind w:firstLine="284" w:end="0"/>
        <w:rPr/>
      </w:pPr>
      <w:r>
        <w:rPr>
          <w:i/>
          <w:sz w:val="22"/>
        </w:rPr>
        <w:t>Примечание</w:t>
      </w:r>
      <w:r>
        <w:rPr>
          <w:sz w:val="22"/>
        </w:rPr>
        <w:t xml:space="preserve">. Обороту </w:t>
      </w:r>
      <w:r>
        <w:rPr>
          <w:b/>
          <w:sz w:val="22"/>
          <w:lang w:val="en-US"/>
        </w:rPr>
        <w:t>ir</w:t>
      </w:r>
      <w:r>
        <w:rPr>
          <w:b/>
          <w:sz w:val="22"/>
        </w:rPr>
        <w:t xml:space="preserve"> + </w:t>
      </w:r>
      <w:r>
        <w:rPr>
          <w:b/>
          <w:sz w:val="22"/>
          <w:lang w:val="en-US"/>
        </w:rPr>
        <w:t>participio</w:t>
      </w:r>
      <w:r>
        <w:rPr>
          <w:sz w:val="22"/>
        </w:rPr>
        <w:t xml:space="preserve"> присуще также употребление в несколько ином значении. Конструкция указывает на результат действия и применяется, главным образом, в третьем лице множественного числа (не используется в сложных .временах, в простом прошедшем и в повелительном наклонении):</w:t>
      </w:r>
    </w:p>
    <w:p>
      <w:pPr>
        <w:pStyle w:val="Normal1"/>
        <w:spacing w:lineRule="auto" w:line="240"/>
        <w:ind w:firstLine="284" w:end="0"/>
        <w:rPr/>
      </w:pPr>
      <w:r>
        <w:rPr>
          <w:sz w:val="22"/>
          <w:lang w:val="en-US"/>
        </w:rPr>
        <w:t>El</w:t>
      </w:r>
      <w:r>
        <w:rPr>
          <w:sz w:val="22"/>
        </w:rPr>
        <w:t xml:space="preserve"> á</w:t>
      </w:r>
      <w:r>
        <w:rPr>
          <w:sz w:val="22"/>
          <w:lang w:val="en-US"/>
        </w:rPr>
        <w:t>rbitro</w:t>
      </w:r>
      <w:r>
        <w:rPr>
          <w:sz w:val="22"/>
        </w:rPr>
        <w:t xml:space="preserve"> </w:t>
      </w:r>
      <w:r>
        <w:rPr>
          <w:sz w:val="22"/>
          <w:lang w:val="en-US"/>
        </w:rPr>
        <w:t>expuls</w:t>
      </w:r>
      <w:r>
        <w:rPr>
          <w:sz w:val="22"/>
        </w:rPr>
        <w:t xml:space="preserve">ó </w:t>
      </w:r>
      <w:r>
        <w:rPr>
          <w:sz w:val="22"/>
          <w:lang w:val="en-US"/>
        </w:rPr>
        <w:t>al</w:t>
      </w:r>
      <w:r>
        <w:rPr>
          <w:sz w:val="22"/>
        </w:rPr>
        <w:t xml:space="preserve"> </w:t>
      </w:r>
      <w:r>
        <w:rPr>
          <w:sz w:val="22"/>
          <w:lang w:val="en-US"/>
        </w:rPr>
        <w:t>defensa</w:t>
      </w:r>
      <w:r>
        <w:rPr>
          <w:sz w:val="22"/>
        </w:rPr>
        <w:t xml:space="preserve"> </w:t>
      </w:r>
      <w:r>
        <w:rPr>
          <w:sz w:val="22"/>
          <w:lang w:val="en-US"/>
        </w:rPr>
        <w:t>cuando</w:t>
      </w:r>
      <w:r>
        <w:rPr>
          <w:sz w:val="22"/>
        </w:rPr>
        <w:t xml:space="preserve"> </w:t>
      </w:r>
      <w:r>
        <w:rPr>
          <w:i/>
          <w:iCs/>
          <w:sz w:val="22"/>
          <w:lang w:val="en-US"/>
        </w:rPr>
        <w:t>iban</w:t>
      </w:r>
      <w:r>
        <w:rPr>
          <w:sz w:val="22"/>
        </w:rPr>
        <w:t xml:space="preserve">                                       Судья удалил с поля защитника, когда</w:t>
      </w:r>
    </w:p>
    <w:p>
      <w:pPr>
        <w:pStyle w:val="Normal1"/>
        <w:spacing w:lineRule="auto" w:line="240"/>
        <w:ind w:firstLine="709" w:end="0"/>
        <w:rPr/>
      </w:pPr>
      <w:r>
        <w:rPr>
          <w:i/>
          <w:iCs/>
          <w:sz w:val="22"/>
          <w:lang w:val="en-US"/>
        </w:rPr>
        <w:t>marcados</w:t>
      </w:r>
      <w:r>
        <w:rPr>
          <w:sz w:val="22"/>
          <w:lang w:val="en-US"/>
        </w:rPr>
        <w:t xml:space="preserve"> cuatro goles.                                                                     </w:t>
      </w:r>
      <w:r>
        <w:rPr>
          <w:sz w:val="22"/>
        </w:rPr>
        <w:t xml:space="preserve">уже были забиты четыре гола. </w:t>
      </w:r>
    </w:p>
    <w:p>
      <w:pPr>
        <w:pStyle w:val="Normal1"/>
        <w:spacing w:lineRule="auto" w:line="240"/>
        <w:ind w:firstLine="284" w:end="0"/>
        <w:rPr/>
      </w:pPr>
      <w:r>
        <w:rPr>
          <w:sz w:val="22"/>
          <w:lang w:val="en-US"/>
        </w:rPr>
        <w:t>Hasta</w:t>
      </w:r>
      <w:r>
        <w:rPr>
          <w:sz w:val="22"/>
        </w:rPr>
        <w:t xml:space="preserve"> </w:t>
      </w:r>
      <w:r>
        <w:rPr>
          <w:sz w:val="22"/>
          <w:lang w:val="en-US"/>
        </w:rPr>
        <w:t>el</w:t>
      </w:r>
      <w:r>
        <w:rPr>
          <w:sz w:val="22"/>
        </w:rPr>
        <w:t xml:space="preserve"> </w:t>
      </w:r>
      <w:r>
        <w:rPr>
          <w:sz w:val="22"/>
          <w:lang w:val="en-US"/>
        </w:rPr>
        <w:t>mediodia</w:t>
      </w:r>
      <w:r>
        <w:rPr>
          <w:sz w:val="22"/>
        </w:rPr>
        <w:t xml:space="preserve"> </w:t>
      </w:r>
      <w:r>
        <w:rPr>
          <w:i/>
          <w:iCs/>
          <w:sz w:val="22"/>
          <w:lang w:val="en-US"/>
        </w:rPr>
        <w:t>van</w:t>
      </w:r>
      <w:r>
        <w:rPr>
          <w:i/>
          <w:iCs/>
          <w:sz w:val="22"/>
        </w:rPr>
        <w:t xml:space="preserve"> </w:t>
      </w:r>
      <w:r>
        <w:rPr>
          <w:i/>
          <w:iCs/>
          <w:sz w:val="22"/>
          <w:lang w:val="en-US"/>
        </w:rPr>
        <w:t>vendidos</w:t>
      </w:r>
      <w:r>
        <w:rPr>
          <w:sz w:val="22"/>
        </w:rPr>
        <w:t xml:space="preserve"> </w:t>
      </w:r>
      <w:r>
        <w:rPr>
          <w:sz w:val="22"/>
          <w:lang w:val="en-US"/>
        </w:rPr>
        <w:t>casi</w:t>
      </w:r>
      <w:r>
        <w:rPr>
          <w:sz w:val="22"/>
        </w:rPr>
        <w:t xml:space="preserve"> </w:t>
      </w:r>
      <w:r>
        <w:rPr>
          <w:sz w:val="22"/>
          <w:lang w:val="en-US"/>
        </w:rPr>
        <w:t>to</w:t>
      </w:r>
      <w:r>
        <w:rPr>
          <w:sz w:val="22"/>
        </w:rPr>
        <w:t>-                                          К полудню почти все билеты были</w:t>
      </w:r>
    </w:p>
    <w:p>
      <w:pPr>
        <w:pStyle w:val="Normal1"/>
        <w:spacing w:lineRule="auto" w:line="240"/>
        <w:ind w:firstLine="709" w:end="0"/>
        <w:rPr/>
      </w:pPr>
      <w:r>
        <w:rPr>
          <w:sz w:val="22"/>
          <w:lang w:val="en-US"/>
        </w:rPr>
        <w:t xml:space="preserve">dos los billetes.                                                                                  </w:t>
      </w:r>
      <w:r>
        <w:rPr>
          <w:sz w:val="22"/>
        </w:rPr>
        <w:t>проданы.</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г) Конструкция </w:t>
      </w:r>
      <w:r>
        <w:rPr>
          <w:b/>
          <w:sz w:val="24"/>
          <w:lang w:val="en-US"/>
        </w:rPr>
        <w:t>hallarse</w:t>
      </w:r>
      <w:r>
        <w:rPr>
          <w:b/>
          <w:sz w:val="24"/>
        </w:rPr>
        <w:t xml:space="preserve"> + </w:t>
      </w:r>
      <w:r>
        <w:rPr>
          <w:b/>
          <w:sz w:val="24"/>
          <w:lang w:val="en-US"/>
        </w:rPr>
        <w:t>participio</w:t>
      </w:r>
      <w:r>
        <w:rPr>
          <w:sz w:val="24"/>
        </w:rPr>
        <w:t xml:space="preserve"> передает </w:t>
      </w:r>
      <w:r>
        <w:rPr>
          <w:spacing w:val="20"/>
          <w:sz w:val="24"/>
        </w:rPr>
        <w:t>состояние</w:t>
      </w:r>
      <w:r>
        <w:rPr>
          <w:sz w:val="24"/>
        </w:rPr>
        <w:t xml:space="preserve">, </w:t>
      </w:r>
      <w:r>
        <w:rPr>
          <w:spacing w:val="20"/>
          <w:sz w:val="24"/>
        </w:rPr>
        <w:t>положение</w:t>
      </w:r>
      <w:r>
        <w:rPr>
          <w:sz w:val="24"/>
        </w:rPr>
        <w:t xml:space="preserve"> кого-нибудь или чего-нибудь:</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Despu</w:t>
      </w:r>
      <w:r>
        <w:rPr>
          <w:sz w:val="24"/>
        </w:rPr>
        <w:t>é</w:t>
      </w:r>
      <w:r>
        <w:rPr>
          <w:sz w:val="24"/>
          <w:lang w:val="en-US"/>
        </w:rPr>
        <w:t>s</w:t>
      </w:r>
      <w:r>
        <w:rPr>
          <w:sz w:val="24"/>
        </w:rPr>
        <w:t xml:space="preserve"> </w:t>
      </w:r>
      <w:r>
        <w:rPr>
          <w:sz w:val="24"/>
          <w:lang w:val="en-US"/>
        </w:rPr>
        <w:t>de</w:t>
      </w:r>
      <w:r>
        <w:rPr>
          <w:sz w:val="24"/>
        </w:rPr>
        <w:t xml:space="preserve"> </w:t>
      </w:r>
      <w:r>
        <w:rPr>
          <w:sz w:val="24"/>
          <w:lang w:val="en-US"/>
        </w:rPr>
        <w:t>largo</w:t>
      </w:r>
      <w:r>
        <w:rPr>
          <w:sz w:val="24"/>
        </w:rPr>
        <w:t xml:space="preserve"> </w:t>
      </w:r>
      <w:r>
        <w:rPr>
          <w:sz w:val="24"/>
          <w:lang w:val="en-US"/>
        </w:rPr>
        <w:t>camino</w:t>
      </w:r>
      <w:r>
        <w:rPr>
          <w:sz w:val="24"/>
        </w:rPr>
        <w:t xml:space="preserve"> </w:t>
      </w:r>
      <w:r>
        <w:rPr>
          <w:sz w:val="24"/>
          <w:lang w:val="en-US"/>
        </w:rPr>
        <w:t>el</w:t>
      </w:r>
      <w:r>
        <w:rPr>
          <w:sz w:val="24"/>
        </w:rPr>
        <w:t xml:space="preserve"> </w:t>
      </w:r>
      <w:r>
        <w:rPr>
          <w:sz w:val="24"/>
          <w:lang w:val="en-US"/>
        </w:rPr>
        <w:t>ni</w:t>
      </w:r>
      <w:r>
        <w:rPr>
          <w:sz w:val="24"/>
        </w:rPr>
        <w:t>ñ</w:t>
      </w:r>
      <w:r>
        <w:rPr>
          <w:sz w:val="24"/>
          <w:lang w:val="en-US"/>
        </w:rPr>
        <w:t>o</w:t>
      </w:r>
      <w:r>
        <w:rPr>
          <w:sz w:val="24"/>
        </w:rPr>
        <w:t xml:space="preserve"> </w:t>
      </w:r>
      <w:r>
        <w:rPr>
          <w:sz w:val="24"/>
          <w:lang w:val="en-US"/>
        </w:rPr>
        <w:t>se</w:t>
      </w:r>
      <w:r>
        <w:rPr>
          <w:sz w:val="24"/>
        </w:rPr>
        <w:t xml:space="preserve">                                         После долгого пути ребенок чувствовал</w:t>
      </w:r>
    </w:p>
    <w:p>
      <w:pPr>
        <w:pStyle w:val="Normal1"/>
        <w:spacing w:lineRule="auto" w:line="240"/>
        <w:ind w:firstLine="709" w:end="0"/>
        <w:rPr/>
      </w:pPr>
      <w:r>
        <w:rPr>
          <w:i/>
          <w:iCs/>
          <w:sz w:val="24"/>
          <w:lang w:val="en-US"/>
        </w:rPr>
        <w:t>hallaba cansado</w:t>
      </w:r>
      <w:r>
        <w:rPr>
          <w:sz w:val="24"/>
          <w:lang w:val="en-US"/>
        </w:rPr>
        <w:t xml:space="preserve">.                                                                        </w:t>
      </w:r>
      <w:r>
        <w:rPr>
          <w:sz w:val="24"/>
        </w:rPr>
        <w:t>себя</w:t>
      </w:r>
      <w:r>
        <w:rPr>
          <w:sz w:val="24"/>
          <w:lang w:val="en-US"/>
        </w:rPr>
        <w:t xml:space="preserve"> </w:t>
      </w:r>
      <w:r>
        <w:rPr>
          <w:sz w:val="24"/>
        </w:rPr>
        <w:t>усталым</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д) Приводимые ниже конструкции обозначают, что кто-либо или что-либо продолжает находиться в прежнем состоянии:</w:t>
      </w:r>
    </w:p>
    <w:p>
      <w:pPr>
        <w:pStyle w:val="Normal1"/>
        <w:spacing w:lineRule="auto" w:line="240"/>
        <w:ind w:firstLine="284" w:start="3544" w:end="0"/>
        <w:rPr>
          <w:b/>
          <w:sz w:val="24"/>
          <w:lang w:val="en-US"/>
        </w:rPr>
      </w:pPr>
      <w:r>
        <w:rPr>
          <w:b/>
          <w:sz w:val="24"/>
          <w:lang w:val="en-US"/>
        </w:rPr>
        <w:t>permanecer</w:t>
      </w:r>
    </w:p>
    <w:p>
      <w:pPr>
        <w:pStyle w:val="Normal1"/>
        <w:spacing w:lineRule="auto" w:line="240"/>
        <w:ind w:firstLine="284" w:start="3544" w:end="0"/>
        <w:rPr>
          <w:b/>
          <w:sz w:val="24"/>
          <w:lang w:val="en-US"/>
        </w:rPr>
      </w:pPr>
      <w:r>
        <w:rPr>
          <w:b/>
          <w:sz w:val="24"/>
          <w:lang w:val="en-US"/>
        </w:rPr>
        <w:t>seguir            + participio</w:t>
      </w:r>
    </w:p>
    <w:p>
      <w:pPr>
        <w:pStyle w:val="Normal1"/>
        <w:spacing w:lineRule="auto" w:line="240"/>
        <w:ind w:firstLine="284" w:start="3544" w:end="0"/>
        <w:rPr>
          <w:b/>
          <w:sz w:val="24"/>
          <w:lang w:val="en-US"/>
        </w:rPr>
      </w:pPr>
      <w:r>
        <w:rPr>
          <w:b/>
          <w:sz w:val="24"/>
          <w:lang w:val="en-US"/>
        </w:rPr>
        <w:t>continuar</w:t>
      </w:r>
    </w:p>
    <w:p>
      <w:pPr>
        <w:pStyle w:val="Normal1"/>
        <w:spacing w:lineRule="auto" w:line="240"/>
        <w:ind w:firstLine="284" w:end="0"/>
        <w:rPr>
          <w:b/>
          <w:sz w:val="24"/>
          <w:lang w:val="en-US"/>
        </w:rPr>
      </w:pPr>
      <w:r>
        <w:rPr>
          <w:b/>
          <w:sz w:val="24"/>
          <w:lang w:val="en-US"/>
        </w:rPr>
      </w:r>
    </w:p>
    <w:p>
      <w:pPr>
        <w:pStyle w:val="Normal1"/>
        <w:spacing w:lineRule="auto" w:line="240"/>
        <w:ind w:firstLine="284" w:end="0"/>
        <w:rPr/>
      </w:pPr>
      <w:r>
        <w:rPr>
          <w:sz w:val="24"/>
          <w:lang w:val="en-US"/>
        </w:rPr>
        <w:t xml:space="preserve">Los alumnos </w:t>
      </w:r>
      <w:r>
        <w:rPr>
          <w:i/>
          <w:iCs/>
          <w:sz w:val="24"/>
          <w:lang w:val="en-US"/>
        </w:rPr>
        <w:t>permanecían sentados.</w:t>
      </w:r>
      <w:r>
        <w:rPr>
          <w:sz w:val="24"/>
          <w:lang w:val="en-US"/>
        </w:rPr>
        <w:t xml:space="preserve">                                       </w:t>
      </w:r>
      <w:r>
        <w:rPr>
          <w:sz w:val="24"/>
        </w:rPr>
        <w:t>Ученики продолжали сидеть.</w:t>
      </w:r>
    </w:p>
    <w:p>
      <w:pPr>
        <w:pStyle w:val="Normal1"/>
        <w:spacing w:lineRule="auto" w:line="240"/>
        <w:ind w:firstLine="284" w:end="0"/>
        <w:rPr/>
      </w:pPr>
      <w:r>
        <w:rPr>
          <w:sz w:val="24"/>
          <w:lang w:val="en-US"/>
        </w:rPr>
        <w:t>Creo</w:t>
      </w:r>
      <w:r>
        <w:rPr>
          <w:sz w:val="24"/>
        </w:rPr>
        <w:t xml:space="preserve"> </w:t>
      </w:r>
      <w:r>
        <w:rPr>
          <w:sz w:val="24"/>
          <w:lang w:val="en-US"/>
        </w:rPr>
        <w:t>que</w:t>
      </w:r>
      <w:r>
        <w:rPr>
          <w:sz w:val="24"/>
        </w:rPr>
        <w:t xml:space="preserve"> </w:t>
      </w:r>
      <w:r>
        <w:rPr>
          <w:sz w:val="24"/>
          <w:lang w:val="en-US"/>
        </w:rPr>
        <w:t>todav</w:t>
      </w:r>
      <w:r>
        <w:rPr>
          <w:sz w:val="24"/>
        </w:rPr>
        <w:t>í</w:t>
      </w:r>
      <w:r>
        <w:rPr>
          <w:sz w:val="24"/>
          <w:lang w:val="en-US"/>
        </w:rPr>
        <w:t>a</w:t>
      </w:r>
      <w:r>
        <w:rPr>
          <w:sz w:val="24"/>
        </w:rPr>
        <w:t xml:space="preserve"> </w:t>
      </w:r>
      <w:r>
        <w:rPr>
          <w:i/>
          <w:iCs/>
          <w:sz w:val="24"/>
          <w:lang w:val="en-US"/>
        </w:rPr>
        <w:t>sigue</w:t>
      </w:r>
      <w:r>
        <w:rPr>
          <w:i/>
          <w:iCs/>
          <w:sz w:val="24"/>
        </w:rPr>
        <w:t xml:space="preserve"> </w:t>
      </w:r>
      <w:r>
        <w:rPr>
          <w:i/>
          <w:iCs/>
          <w:sz w:val="24"/>
          <w:lang w:val="en-US"/>
        </w:rPr>
        <w:t>enfadado</w:t>
      </w:r>
      <w:r>
        <w:rPr>
          <w:sz w:val="24"/>
        </w:rPr>
        <w:t xml:space="preserve">                                             Думаю, что он все еще сердится </w:t>
      </w:r>
    </w:p>
    <w:p>
      <w:pPr>
        <w:pStyle w:val="Normal1"/>
        <w:spacing w:lineRule="auto" w:line="240"/>
        <w:ind w:firstLine="709" w:end="0"/>
        <w:rPr/>
      </w:pPr>
      <w:r>
        <w:rPr>
          <w:sz w:val="24"/>
        </w:rPr>
        <w:t xml:space="preserve">   </w:t>
      </w:r>
      <w:r>
        <w:rPr>
          <w:sz w:val="24"/>
          <w:lang w:val="en-US"/>
        </w:rPr>
        <w:t>con</w:t>
      </w:r>
      <w:r>
        <w:rPr>
          <w:sz w:val="24"/>
        </w:rPr>
        <w:t xml:space="preserve"> </w:t>
      </w:r>
      <w:r>
        <w:rPr>
          <w:sz w:val="24"/>
          <w:lang w:val="en-US"/>
        </w:rPr>
        <w:t>nosotros</w:t>
      </w:r>
      <w:r>
        <w:rPr>
          <w:sz w:val="24"/>
        </w:rPr>
        <w:t>;                                                                           на нас.</w:t>
      </w:r>
    </w:p>
    <w:p>
      <w:pPr>
        <w:pStyle w:val="Normal1"/>
        <w:spacing w:lineRule="auto" w:line="240"/>
        <w:ind w:firstLine="284" w:end="0"/>
        <w:rPr/>
      </w:pPr>
      <w:r>
        <w:rPr>
          <w:sz w:val="24"/>
          <w:lang w:val="en-US"/>
        </w:rPr>
        <w:t xml:space="preserve">La ventana continúa cerrada.                                                   </w:t>
      </w:r>
      <w:r>
        <w:rPr>
          <w:sz w:val="24"/>
        </w:rPr>
        <w:t>Окно остается закрытым.</w:t>
      </w:r>
    </w:p>
    <w:p>
      <w:pPr>
        <w:pStyle w:val="Normal1"/>
        <w:spacing w:lineRule="auto" w:line="240"/>
        <w:ind w:firstLine="284" w:end="0"/>
        <w:rPr>
          <w:sz w:val="24"/>
        </w:rPr>
      </w:pPr>
      <w:r>
        <w:rPr>
          <w:sz w:val="24"/>
        </w:rPr>
      </w:r>
    </w:p>
    <w:p>
      <w:pPr>
        <w:pStyle w:val="Normal1"/>
        <w:tabs>
          <w:tab w:val="clear" w:pos="720"/>
          <w:tab w:val="left" w:pos="6379" w:leader="none"/>
        </w:tabs>
        <w:spacing w:lineRule="auto" w:line="240"/>
        <w:ind w:firstLine="284" w:end="0"/>
        <w:rPr/>
      </w:pPr>
      <w:r>
        <w:rPr>
          <w:sz w:val="24"/>
        </w:rPr>
        <w:t xml:space="preserve">е) Конструкция </w:t>
      </w:r>
      <w:r>
        <w:rPr>
          <w:b/>
          <w:sz w:val="24"/>
          <w:lang w:val="en-US"/>
        </w:rPr>
        <w:t>quedar</w:t>
      </w:r>
      <w:r>
        <w:rPr>
          <w:b/>
          <w:sz w:val="24"/>
        </w:rPr>
        <w:t xml:space="preserve"> + </w:t>
      </w:r>
      <w:r>
        <w:rPr>
          <w:b/>
          <w:sz w:val="24"/>
          <w:lang w:val="en-US"/>
        </w:rPr>
        <w:t>participio</w:t>
      </w:r>
      <w:r>
        <w:rPr>
          <w:sz w:val="24"/>
        </w:rPr>
        <w:t xml:space="preserve"> указывает на </w:t>
      </w:r>
      <w:r>
        <w:rPr>
          <w:spacing w:val="20"/>
          <w:sz w:val="24"/>
        </w:rPr>
        <w:t>состояние</w:t>
      </w:r>
      <w:r>
        <w:rPr>
          <w:sz w:val="24"/>
        </w:rPr>
        <w:t xml:space="preserve"> или </w:t>
      </w:r>
      <w:r>
        <w:rPr>
          <w:spacing w:val="20"/>
          <w:sz w:val="24"/>
        </w:rPr>
        <w:t>положение</w:t>
      </w:r>
      <w:r>
        <w:rPr>
          <w:sz w:val="24"/>
        </w:rPr>
        <w:t>, которые явились результатом, следствием како</w:t>
        <w:softHyphen/>
        <w:t>го-либо действия, поступка или обстоятельства и которые сохраня</w:t>
        <w:softHyphen/>
        <w:t>ют свою значимость и в момент речи:</w:t>
      </w:r>
    </w:p>
    <w:p>
      <w:pPr>
        <w:pStyle w:val="Normal1"/>
        <w:spacing w:lineRule="auto" w:line="240"/>
        <w:ind w:firstLine="284" w:end="0"/>
        <w:rPr/>
      </w:pPr>
      <w:r>
        <w:rPr>
          <w:sz w:val="24"/>
        </w:rPr>
        <w:t xml:space="preserve"> </w:t>
      </w:r>
      <w:r>
        <w:rPr>
          <w:sz w:val="24"/>
          <w:lang w:val="en-US"/>
        </w:rPr>
        <w:t>Aquellos</w:t>
      </w:r>
      <w:r>
        <w:rPr>
          <w:sz w:val="24"/>
        </w:rPr>
        <w:t xml:space="preserve"> </w:t>
      </w:r>
      <w:r>
        <w:rPr>
          <w:sz w:val="24"/>
          <w:lang w:val="en-US"/>
        </w:rPr>
        <w:t>sucesos</w:t>
      </w:r>
      <w:r>
        <w:rPr>
          <w:sz w:val="24"/>
        </w:rPr>
        <w:t xml:space="preserve"> </w:t>
      </w:r>
      <w:r>
        <w:rPr>
          <w:i/>
          <w:iCs/>
          <w:sz w:val="24"/>
          <w:lang w:val="en-US"/>
        </w:rPr>
        <w:t>quedaron</w:t>
      </w:r>
      <w:r>
        <w:rPr>
          <w:i/>
          <w:iCs/>
          <w:sz w:val="24"/>
        </w:rPr>
        <w:t xml:space="preserve"> </w:t>
      </w:r>
      <w:r>
        <w:rPr>
          <w:i/>
          <w:iCs/>
          <w:sz w:val="24"/>
          <w:lang w:val="en-US"/>
        </w:rPr>
        <w:t>olvida</w:t>
      </w:r>
      <w:r>
        <w:rPr>
          <w:i/>
          <w:iCs/>
          <w:sz w:val="24"/>
        </w:rPr>
        <w:t>-</w:t>
      </w:r>
      <w:r>
        <w:rPr>
          <w:sz w:val="24"/>
        </w:rPr>
        <w:t xml:space="preserve">                                      Те события были (остались) забыты навсегда.</w:t>
      </w:r>
    </w:p>
    <w:p>
      <w:pPr>
        <w:pStyle w:val="Normal1"/>
        <w:spacing w:lineRule="auto" w:line="240"/>
        <w:ind w:firstLine="709" w:end="0"/>
        <w:rPr/>
      </w:pPr>
      <w:r>
        <w:rPr>
          <w:i/>
          <w:iCs/>
          <w:sz w:val="24"/>
          <w:lang w:val="en-US"/>
        </w:rPr>
        <w:t>dos</w:t>
      </w:r>
      <w:r>
        <w:rPr>
          <w:sz w:val="24"/>
          <w:lang w:val="en-US"/>
        </w:rPr>
        <w:t xml:space="preserve"> para siempre.                  </w:t>
      </w:r>
    </w:p>
    <w:p>
      <w:pPr>
        <w:pStyle w:val="Normal1"/>
        <w:spacing w:lineRule="auto" w:line="240"/>
        <w:ind w:firstLine="284" w:end="0"/>
        <w:rPr/>
      </w:pPr>
      <w:r>
        <w:rPr>
          <w:sz w:val="24"/>
          <w:lang w:val="en-US"/>
        </w:rPr>
        <w:t>La</w:t>
      </w:r>
      <w:r>
        <w:rPr>
          <w:sz w:val="24"/>
        </w:rPr>
        <w:t xml:space="preserve"> </w:t>
      </w:r>
      <w:r>
        <w:rPr>
          <w:sz w:val="24"/>
          <w:lang w:val="en-US"/>
        </w:rPr>
        <w:t>mesa</w:t>
      </w:r>
      <w:r>
        <w:rPr>
          <w:sz w:val="24"/>
        </w:rPr>
        <w:t xml:space="preserve"> </w:t>
      </w:r>
      <w:r>
        <w:rPr>
          <w:i/>
          <w:iCs/>
          <w:sz w:val="24"/>
          <w:lang w:val="en-US"/>
        </w:rPr>
        <w:t>qued</w:t>
      </w:r>
      <w:r>
        <w:rPr>
          <w:i/>
          <w:iCs/>
          <w:sz w:val="24"/>
        </w:rPr>
        <w:t xml:space="preserve">ó </w:t>
      </w:r>
      <w:r>
        <w:rPr>
          <w:i/>
          <w:iCs/>
          <w:sz w:val="24"/>
          <w:lang w:val="en-US"/>
        </w:rPr>
        <w:t>colocada</w:t>
      </w:r>
      <w:r>
        <w:rPr>
          <w:sz w:val="24"/>
        </w:rPr>
        <w:t xml:space="preserve"> </w:t>
      </w:r>
      <w:r>
        <w:rPr>
          <w:sz w:val="24"/>
          <w:lang w:val="en-US"/>
        </w:rPr>
        <w:t>donde</w:t>
      </w:r>
      <w:r>
        <w:rPr>
          <w:sz w:val="24"/>
        </w:rPr>
        <w:t xml:space="preserve">                                              Стол остался стоять там, где вы </w:t>
      </w:r>
    </w:p>
    <w:p>
      <w:pPr>
        <w:pStyle w:val="Normal1"/>
        <w:spacing w:lineRule="auto" w:line="240"/>
        <w:ind w:firstLine="709" w:end="0"/>
        <w:rPr/>
      </w:pPr>
      <w:r>
        <w:rPr>
          <w:sz w:val="24"/>
          <w:lang w:val="en-US"/>
        </w:rPr>
        <w:t xml:space="preserve">usted quería.                                                                              </w:t>
      </w:r>
      <w:r>
        <w:rPr>
          <w:sz w:val="24"/>
        </w:rPr>
        <w:t>хотели</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 </w:t>
      </w:r>
      <w:r>
        <w:rPr>
          <w:sz w:val="24"/>
        </w:rPr>
        <w:t>Этим не исчерпываются возможные конструкции рассматриваемой модели.</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3. Конструкции типа «глагол + герундий»</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 </w:t>
      </w:r>
      <w:r>
        <w:rPr>
          <w:sz w:val="24"/>
        </w:rPr>
        <w:t xml:space="preserve">В отличие от оборотов с причастием герундиальные конструкции выражают не состояние, а </w:t>
      </w:r>
      <w:r>
        <w:rPr>
          <w:spacing w:val="20"/>
          <w:sz w:val="24"/>
        </w:rPr>
        <w:t>действие</w:t>
      </w:r>
      <w:r>
        <w:rPr>
          <w:sz w:val="24"/>
        </w:rPr>
        <w:t>.</w:t>
      </w:r>
    </w:p>
    <w:p>
      <w:pPr>
        <w:pStyle w:val="Normal1"/>
        <w:spacing w:lineRule="auto" w:line="240"/>
        <w:ind w:firstLine="284" w:end="0"/>
        <w:rPr/>
      </w:pPr>
      <w:r>
        <w:rPr>
          <w:sz w:val="24"/>
        </w:rPr>
        <w:t xml:space="preserve">а) Конструкция </w:t>
      </w:r>
      <w:r>
        <w:rPr>
          <w:b/>
          <w:sz w:val="24"/>
          <w:lang w:val="en-US"/>
        </w:rPr>
        <w:t>estar</w:t>
      </w:r>
      <w:r>
        <w:rPr>
          <w:b/>
          <w:sz w:val="24"/>
        </w:rPr>
        <w:t xml:space="preserve"> + </w:t>
      </w:r>
      <w:r>
        <w:rPr>
          <w:b/>
          <w:sz w:val="24"/>
          <w:lang w:val="en-US"/>
        </w:rPr>
        <w:t>gerundio</w:t>
      </w:r>
      <w:r>
        <w:rPr>
          <w:sz w:val="24"/>
        </w:rPr>
        <w:t xml:space="preserve"> обладает высокой степенью грамматикализованности и указывает на </w:t>
      </w:r>
      <w:r>
        <w:rPr>
          <w:spacing w:val="20"/>
          <w:sz w:val="24"/>
        </w:rPr>
        <w:t>длительное</w:t>
      </w:r>
      <w:r>
        <w:rPr>
          <w:sz w:val="24"/>
        </w:rPr>
        <w:t xml:space="preserve"> (продолжительное) или </w:t>
      </w:r>
      <w:r>
        <w:rPr>
          <w:spacing w:val="20"/>
          <w:sz w:val="24"/>
        </w:rPr>
        <w:t>непрерывно повторяющееся</w:t>
      </w:r>
      <w:r>
        <w:rPr>
          <w:sz w:val="24"/>
        </w:rPr>
        <w:t xml:space="preserve"> действие, которое может протекать в настоящем, прошедшем или будущем времени: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Las gotas de agua </w:t>
      </w:r>
      <w:r>
        <w:rPr>
          <w:i/>
          <w:iCs/>
          <w:sz w:val="24"/>
          <w:lang w:val="en-US"/>
        </w:rPr>
        <w:t>estaban</w:t>
      </w:r>
      <w:r>
        <w:rPr>
          <w:sz w:val="24"/>
          <w:lang w:val="en-US"/>
        </w:rPr>
        <w:t xml:space="preserve"> </w:t>
      </w:r>
      <w:r>
        <w:rPr>
          <w:i/>
          <w:iCs/>
          <w:sz w:val="24"/>
          <w:lang w:val="en-US"/>
        </w:rPr>
        <w:t>cayen-</w:t>
      </w:r>
      <w:r>
        <w:rPr>
          <w:sz w:val="24"/>
          <w:lang w:val="en-US"/>
        </w:rPr>
        <w:t xml:space="preserve">                                             </w:t>
      </w:r>
      <w:r>
        <w:rPr>
          <w:sz w:val="24"/>
        </w:rPr>
        <w:t>Размеренно</w:t>
      </w:r>
      <w:r>
        <w:rPr>
          <w:sz w:val="24"/>
          <w:lang w:val="en-US"/>
        </w:rPr>
        <w:t xml:space="preserve"> </w:t>
      </w:r>
      <w:r>
        <w:rPr>
          <w:sz w:val="24"/>
        </w:rPr>
        <w:t>падали</w:t>
      </w:r>
      <w:r>
        <w:rPr>
          <w:sz w:val="24"/>
          <w:lang w:val="en-US"/>
        </w:rPr>
        <w:t xml:space="preserve"> </w:t>
      </w:r>
      <w:r>
        <w:rPr>
          <w:sz w:val="24"/>
        </w:rPr>
        <w:t>капли</w:t>
      </w:r>
      <w:r>
        <w:rPr>
          <w:sz w:val="24"/>
          <w:lang w:val="en-US"/>
        </w:rPr>
        <w:t xml:space="preserve"> </w:t>
      </w:r>
      <w:r>
        <w:rPr>
          <w:sz w:val="24"/>
        </w:rPr>
        <w:t>воды</w:t>
      </w:r>
      <w:r>
        <w:rPr>
          <w:sz w:val="24"/>
          <w:lang w:val="en-US"/>
        </w:rPr>
        <w:t xml:space="preserve">. </w:t>
      </w:r>
    </w:p>
    <w:p>
      <w:pPr>
        <w:pStyle w:val="Normal1"/>
        <w:spacing w:lineRule="auto" w:line="240"/>
        <w:ind w:firstLine="709" w:end="0"/>
        <w:rPr/>
      </w:pPr>
      <w:r>
        <w:rPr>
          <w:sz w:val="24"/>
          <w:lang w:val="en-US"/>
        </w:rPr>
        <w:t xml:space="preserve"> </w:t>
      </w:r>
      <w:r>
        <w:rPr>
          <w:i/>
          <w:iCs/>
          <w:sz w:val="24"/>
          <w:lang w:val="en-US"/>
        </w:rPr>
        <w:t>do</w:t>
      </w:r>
      <w:r>
        <w:rPr>
          <w:sz w:val="24"/>
          <w:lang w:val="en-US"/>
        </w:rPr>
        <w:t xml:space="preserve"> pausadamente.</w:t>
      </w:r>
    </w:p>
    <w:p>
      <w:pPr>
        <w:pStyle w:val="Normal1"/>
        <w:spacing w:lineRule="auto" w:line="240"/>
        <w:ind w:firstLine="284" w:end="0"/>
        <w:rPr/>
      </w:pPr>
      <w:r>
        <w:rPr>
          <w:i/>
          <w:iCs/>
          <w:sz w:val="24"/>
          <w:lang w:val="en-US"/>
        </w:rPr>
        <w:t>Estoy escribiendo</w:t>
      </w:r>
      <w:r>
        <w:rPr>
          <w:sz w:val="24"/>
          <w:lang w:val="en-US"/>
        </w:rPr>
        <w:t xml:space="preserve"> los ejercicios.                                               </w:t>
      </w:r>
      <w:r>
        <w:rPr>
          <w:sz w:val="24"/>
        </w:rPr>
        <w:t xml:space="preserve">Я пишу упражнения. </w:t>
      </w:r>
    </w:p>
    <w:p>
      <w:pPr>
        <w:pStyle w:val="Normal1"/>
        <w:spacing w:lineRule="auto" w:line="240"/>
        <w:ind w:firstLine="284" w:end="0"/>
        <w:rPr/>
      </w:pPr>
      <w:r>
        <w:rPr>
          <w:sz w:val="24"/>
          <w:lang w:val="en-US"/>
        </w:rPr>
        <w:t>El</w:t>
      </w:r>
      <w:r>
        <w:rPr>
          <w:sz w:val="24"/>
        </w:rPr>
        <w:t xml:space="preserve"> </w:t>
      </w:r>
      <w:r>
        <w:rPr>
          <w:sz w:val="24"/>
          <w:lang w:val="en-US"/>
        </w:rPr>
        <w:t>tal</w:t>
      </w:r>
      <w:r>
        <w:rPr>
          <w:sz w:val="24"/>
        </w:rPr>
        <w:t xml:space="preserve"> </w:t>
      </w:r>
      <w:r>
        <w:rPr>
          <w:sz w:val="24"/>
          <w:lang w:val="en-US"/>
        </w:rPr>
        <w:t>escrito</w:t>
      </w:r>
      <w:r>
        <w:rPr>
          <w:sz w:val="24"/>
        </w:rPr>
        <w:t xml:space="preserve"> </w:t>
      </w:r>
      <w:r>
        <w:rPr>
          <w:i/>
          <w:iCs/>
          <w:sz w:val="24"/>
          <w:lang w:val="en-US"/>
        </w:rPr>
        <w:t>est</w:t>
      </w:r>
      <w:r>
        <w:rPr>
          <w:i/>
          <w:iCs/>
          <w:sz w:val="24"/>
        </w:rPr>
        <w:t xml:space="preserve">á </w:t>
      </w:r>
      <w:r>
        <w:rPr>
          <w:i/>
          <w:iCs/>
          <w:sz w:val="24"/>
          <w:lang w:val="en-US"/>
        </w:rPr>
        <w:t>siendo</w:t>
      </w:r>
      <w:r>
        <w:rPr>
          <w:sz w:val="24"/>
        </w:rPr>
        <w:t xml:space="preserve"> </w:t>
      </w:r>
      <w:r>
        <w:rPr>
          <w:sz w:val="24"/>
          <w:lang w:val="en-US"/>
        </w:rPr>
        <w:t>muy</w:t>
      </w:r>
      <w:r>
        <w:rPr>
          <w:sz w:val="24"/>
        </w:rPr>
        <w:t xml:space="preserve"> </w:t>
      </w:r>
      <w:r>
        <w:rPr>
          <w:i/>
          <w:iCs/>
          <w:sz w:val="24"/>
        </w:rPr>
        <w:t>со-</w:t>
      </w:r>
      <w:r>
        <w:rPr>
          <w:sz w:val="24"/>
        </w:rPr>
        <w:t xml:space="preserve">                                             Это послание широко комментируется</w:t>
      </w:r>
    </w:p>
    <w:p>
      <w:pPr>
        <w:pStyle w:val="Normal1"/>
        <w:spacing w:lineRule="auto" w:line="240"/>
        <w:ind w:firstLine="709" w:end="0"/>
        <w:rPr/>
      </w:pPr>
      <w:r>
        <w:rPr>
          <w:i/>
          <w:iCs/>
          <w:sz w:val="24"/>
          <w:lang w:val="en-US"/>
        </w:rPr>
        <w:t>mentado</w:t>
      </w:r>
      <w:r>
        <w:rPr>
          <w:sz w:val="24"/>
          <w:lang w:val="en-US"/>
        </w:rPr>
        <w:t xml:space="preserve"> en toda España.                                                          </w:t>
      </w:r>
      <w:r>
        <w:rPr>
          <w:sz w:val="24"/>
        </w:rPr>
        <w:t xml:space="preserve">по всей Испании. </w:t>
      </w:r>
    </w:p>
    <w:p>
      <w:pPr>
        <w:pStyle w:val="Normal1"/>
        <w:spacing w:lineRule="auto" w:line="240"/>
        <w:ind w:firstLine="709" w:end="0"/>
        <w:rPr/>
      </w:pPr>
      <w:r>
        <w:rPr>
          <w:sz w:val="24"/>
          <w:lang w:val="en-US"/>
        </w:rPr>
        <w:t xml:space="preserve">(M. </w:t>
      </w:r>
      <w:r>
        <w:rPr>
          <w:lang w:val="en-US"/>
        </w:rPr>
        <w:t>DE</w:t>
      </w:r>
      <w:r>
        <w:rPr>
          <w:sz w:val="24"/>
          <w:lang w:val="en-US"/>
        </w:rPr>
        <w:t xml:space="preserve"> U</w:t>
      </w:r>
      <w:r>
        <w:rPr>
          <w:lang w:val="en-US"/>
        </w:rPr>
        <w:t>NAMUNO</w:t>
      </w:r>
      <w:r>
        <w:rPr>
          <w:sz w:val="24"/>
          <w:lang w:val="en-US"/>
        </w:rPr>
        <w:t xml:space="preserve">) </w:t>
      </w:r>
    </w:p>
    <w:p>
      <w:pPr>
        <w:pStyle w:val="Normal1"/>
        <w:spacing w:lineRule="auto" w:line="240"/>
        <w:ind w:firstLine="284" w:end="0"/>
        <w:rPr/>
      </w:pPr>
      <w:r>
        <w:rPr>
          <w:sz w:val="24"/>
          <w:lang w:val="en-US"/>
        </w:rPr>
        <w:t xml:space="preserve">El consejo de la familia </w:t>
      </w:r>
      <w:r>
        <w:rPr>
          <w:i/>
          <w:iCs/>
          <w:sz w:val="24"/>
          <w:lang w:val="en-US"/>
        </w:rPr>
        <w:t>estaba</w:t>
      </w:r>
      <w:r>
        <w:rPr>
          <w:sz w:val="24"/>
          <w:lang w:val="en-US"/>
        </w:rPr>
        <w:t xml:space="preserve"> </w:t>
      </w:r>
      <w:r>
        <w:rPr>
          <w:i/>
          <w:iCs/>
          <w:sz w:val="24"/>
          <w:lang w:val="en-US"/>
        </w:rPr>
        <w:t>sien-</w:t>
      </w:r>
      <w:r>
        <w:rPr>
          <w:sz w:val="24"/>
          <w:lang w:val="en-US"/>
        </w:rPr>
        <w:t xml:space="preserve">                                         </w:t>
      </w:r>
      <w:r>
        <w:rPr>
          <w:sz w:val="24"/>
        </w:rPr>
        <w:t>Семейный</w:t>
      </w:r>
      <w:r>
        <w:rPr>
          <w:sz w:val="24"/>
          <w:lang w:val="en-US"/>
        </w:rPr>
        <w:t xml:space="preserve"> </w:t>
      </w:r>
      <w:r>
        <w:rPr>
          <w:sz w:val="24"/>
        </w:rPr>
        <w:t>совет</w:t>
      </w:r>
      <w:r>
        <w:rPr>
          <w:sz w:val="24"/>
          <w:lang w:val="en-US"/>
        </w:rPr>
        <w:t xml:space="preserve"> </w:t>
      </w:r>
      <w:r>
        <w:rPr>
          <w:sz w:val="24"/>
        </w:rPr>
        <w:t>проходил</w:t>
      </w:r>
      <w:r>
        <w:rPr>
          <w:sz w:val="24"/>
          <w:lang w:val="en-US"/>
        </w:rPr>
        <w:t xml:space="preserve"> </w:t>
      </w:r>
      <w:r>
        <w:rPr>
          <w:sz w:val="24"/>
        </w:rPr>
        <w:t>бурно</w:t>
      </w:r>
      <w:r>
        <w:rPr>
          <w:sz w:val="24"/>
          <w:lang w:val="en-US"/>
        </w:rPr>
        <w:t xml:space="preserve">. </w:t>
      </w:r>
    </w:p>
    <w:p>
      <w:pPr>
        <w:pStyle w:val="Normal1"/>
        <w:spacing w:lineRule="auto" w:line="240"/>
        <w:ind w:firstLine="709" w:end="0"/>
        <w:rPr/>
      </w:pPr>
      <w:r>
        <w:rPr>
          <w:i/>
          <w:iCs/>
          <w:sz w:val="24"/>
          <w:lang w:val="en-US"/>
        </w:rPr>
        <w:t>do</w:t>
      </w:r>
      <w:r>
        <w:rPr>
          <w:sz w:val="24"/>
          <w:lang w:val="en-US"/>
        </w:rPr>
        <w:t xml:space="preserve"> tumultuoso. (E. G</w:t>
      </w:r>
      <w:r>
        <w:rPr>
          <w:lang w:val="en-US"/>
        </w:rPr>
        <w:t>ALVARRIATO</w:t>
      </w:r>
      <w:r>
        <w:rPr>
          <w:sz w:val="24"/>
          <w:lang w:val="en-US"/>
        </w:rPr>
        <w:t>)</w:t>
      </w:r>
    </w:p>
    <w:p>
      <w:pPr>
        <w:pStyle w:val="Normal1"/>
        <w:spacing w:lineRule="auto" w:line="240"/>
        <w:ind w:firstLine="284" w:end="0"/>
        <w:rPr/>
      </w:pPr>
      <w:r>
        <w:rPr>
          <w:sz w:val="24"/>
          <w:lang w:val="en-US"/>
        </w:rPr>
        <w:t xml:space="preserve">¿Cuántas horas seguidas </w:t>
      </w:r>
      <w:r>
        <w:rPr>
          <w:i/>
          <w:iCs/>
          <w:sz w:val="24"/>
          <w:lang w:val="en-US"/>
        </w:rPr>
        <w:t>estuvimos</w:t>
      </w:r>
      <w:r>
        <w:rPr>
          <w:sz w:val="24"/>
          <w:lang w:val="en-US"/>
        </w:rPr>
        <w:t xml:space="preserve">                                          </w:t>
      </w:r>
      <w:r>
        <w:rPr>
          <w:sz w:val="24"/>
        </w:rPr>
        <w:t>Сколько</w:t>
      </w:r>
      <w:r>
        <w:rPr>
          <w:sz w:val="24"/>
          <w:lang w:val="en-US"/>
        </w:rPr>
        <w:t xml:space="preserve"> </w:t>
      </w:r>
      <w:r>
        <w:rPr>
          <w:sz w:val="24"/>
        </w:rPr>
        <w:t>же</w:t>
      </w:r>
      <w:r>
        <w:rPr>
          <w:sz w:val="24"/>
          <w:lang w:val="en-US"/>
        </w:rPr>
        <w:t xml:space="preserve"> </w:t>
      </w:r>
      <w:r>
        <w:rPr>
          <w:sz w:val="24"/>
        </w:rPr>
        <w:t>часов</w:t>
      </w:r>
      <w:r>
        <w:rPr>
          <w:sz w:val="24"/>
          <w:lang w:val="en-US"/>
        </w:rPr>
        <w:t xml:space="preserve"> </w:t>
      </w:r>
      <w:r>
        <w:rPr>
          <w:sz w:val="24"/>
        </w:rPr>
        <w:t>мы</w:t>
      </w:r>
      <w:r>
        <w:rPr>
          <w:sz w:val="24"/>
          <w:lang w:val="en-US"/>
        </w:rPr>
        <w:t xml:space="preserve"> </w:t>
      </w:r>
      <w:r>
        <w:rPr>
          <w:sz w:val="24"/>
        </w:rPr>
        <w:t>спали</w:t>
      </w:r>
      <w:r>
        <w:rPr>
          <w:sz w:val="24"/>
          <w:lang w:val="en-US"/>
        </w:rPr>
        <w:t xml:space="preserve">? </w:t>
      </w:r>
    </w:p>
    <w:p>
      <w:pPr>
        <w:pStyle w:val="Normal1"/>
        <w:spacing w:lineRule="auto" w:line="240"/>
        <w:ind w:firstLine="709" w:end="0"/>
        <w:rPr/>
      </w:pPr>
      <w:r>
        <w:rPr>
          <w:i/>
          <w:iCs/>
          <w:sz w:val="24"/>
          <w:lang w:val="en-US"/>
        </w:rPr>
        <w:t>durmiendo</w:t>
      </w:r>
      <w:r>
        <w:rPr>
          <w:sz w:val="24"/>
          <w:lang w:val="en-US"/>
        </w:rPr>
        <w:t xml:space="preserve">? (A.M. </w:t>
      </w:r>
      <w:r>
        <w:rPr>
          <w:lang w:val="en-US"/>
        </w:rPr>
        <w:t>DE</w:t>
      </w:r>
      <w:r>
        <w:rPr>
          <w:sz w:val="24"/>
          <w:lang w:val="en-US"/>
        </w:rPr>
        <w:t xml:space="preserve"> L</w:t>
      </w:r>
      <w:r>
        <w:rPr>
          <w:lang w:val="en-US"/>
        </w:rPr>
        <w:t>ERA</w:t>
      </w:r>
      <w:r>
        <w:rPr>
          <w:sz w:val="24"/>
          <w:lang w:val="en-US"/>
        </w:rPr>
        <w:t>)</w:t>
      </w:r>
    </w:p>
    <w:p>
      <w:pPr>
        <w:pStyle w:val="Normal1"/>
        <w:spacing w:lineRule="auto" w:line="240"/>
        <w:ind w:firstLine="284" w:end="0"/>
        <w:rPr/>
      </w:pPr>
      <w:r>
        <w:rPr>
          <w:sz w:val="24"/>
          <w:lang w:val="en-US"/>
        </w:rPr>
        <w:t>Los</w:t>
      </w:r>
      <w:r>
        <w:rPr>
          <w:sz w:val="24"/>
        </w:rPr>
        <w:t xml:space="preserve"> </w:t>
      </w:r>
      <w:r>
        <w:rPr>
          <w:sz w:val="24"/>
          <w:lang w:val="en-US"/>
        </w:rPr>
        <w:t>pasajeros</w:t>
      </w:r>
      <w:r>
        <w:rPr>
          <w:sz w:val="24"/>
        </w:rPr>
        <w:t xml:space="preserve"> </w:t>
      </w:r>
      <w:r>
        <w:rPr>
          <w:i/>
          <w:iCs/>
          <w:sz w:val="24"/>
          <w:lang w:val="en-US"/>
        </w:rPr>
        <w:t>estar</w:t>
      </w:r>
      <w:r>
        <w:rPr>
          <w:i/>
          <w:iCs/>
          <w:sz w:val="24"/>
        </w:rPr>
        <w:t>á</w:t>
      </w:r>
      <w:r>
        <w:rPr>
          <w:i/>
          <w:iCs/>
          <w:sz w:val="24"/>
          <w:lang w:val="en-US"/>
        </w:rPr>
        <w:t>n</w:t>
      </w:r>
      <w:r>
        <w:rPr>
          <w:sz w:val="24"/>
        </w:rPr>
        <w:t xml:space="preserve"> </w:t>
      </w:r>
      <w:r>
        <w:rPr>
          <w:i/>
          <w:iCs/>
          <w:sz w:val="24"/>
          <w:lang w:val="en-US"/>
        </w:rPr>
        <w:t>llegando</w:t>
      </w:r>
      <w:r>
        <w:rPr>
          <w:sz w:val="24"/>
        </w:rPr>
        <w:t xml:space="preserve"> а                                              Пассажиры, видимо, прибывают</w:t>
      </w:r>
    </w:p>
    <w:p>
      <w:pPr>
        <w:pStyle w:val="Normal1"/>
        <w:spacing w:lineRule="auto" w:line="240"/>
        <w:ind w:firstLine="709" w:end="0"/>
        <w:rPr/>
      </w:pPr>
      <w:r>
        <w:rPr>
          <w:sz w:val="24"/>
          <w:lang w:val="en-US"/>
        </w:rPr>
        <w:t>sudestino</w:t>
      </w:r>
      <w:r>
        <w:rPr>
          <w:sz w:val="24"/>
        </w:rPr>
        <w:t>.                                                                                      к месту назначения.</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Данная конструкция не употребляется для выражения моментального (разового) действия. Нельзя сказать: </w:t>
      </w:r>
      <w:r>
        <w:rPr>
          <w:sz w:val="22"/>
          <w:lang w:val="en-US"/>
        </w:rPr>
        <w:t>Alg</w:t>
      </w:r>
      <w:r>
        <w:rPr>
          <w:sz w:val="22"/>
        </w:rPr>
        <w:t>ú</w:t>
      </w:r>
      <w:r>
        <w:rPr>
          <w:sz w:val="22"/>
          <w:lang w:val="en-US"/>
        </w:rPr>
        <w:t>n</w:t>
      </w:r>
      <w:r>
        <w:rPr>
          <w:sz w:val="22"/>
        </w:rPr>
        <w:t xml:space="preserve"> </w:t>
      </w:r>
      <w:r>
        <w:rPr>
          <w:sz w:val="22"/>
          <w:lang w:val="en-US"/>
        </w:rPr>
        <w:t>chico</w:t>
      </w:r>
      <w:r>
        <w:rPr>
          <w:sz w:val="22"/>
        </w:rPr>
        <w:t xml:space="preserve"> </w:t>
      </w:r>
      <w:r>
        <w:rPr>
          <w:i/>
          <w:iCs/>
          <w:sz w:val="22"/>
          <w:lang w:val="en-US"/>
        </w:rPr>
        <w:t>est</w:t>
      </w:r>
      <w:r>
        <w:rPr>
          <w:i/>
          <w:iCs/>
          <w:sz w:val="22"/>
        </w:rPr>
        <w:t xml:space="preserve">á </w:t>
      </w:r>
      <w:r>
        <w:rPr>
          <w:i/>
          <w:iCs/>
          <w:sz w:val="22"/>
          <w:lang w:val="en-US"/>
        </w:rPr>
        <w:t>dando</w:t>
      </w:r>
      <w:r>
        <w:rPr>
          <w:sz w:val="22"/>
        </w:rPr>
        <w:t xml:space="preserve"> </w:t>
      </w:r>
      <w:r>
        <w:rPr>
          <w:sz w:val="22"/>
          <w:lang w:val="en-US"/>
        </w:rPr>
        <w:t>un</w:t>
      </w:r>
      <w:r>
        <w:rPr>
          <w:sz w:val="22"/>
        </w:rPr>
        <w:t xml:space="preserve"> </w:t>
      </w:r>
      <w:r>
        <w:rPr>
          <w:sz w:val="22"/>
          <w:lang w:val="en-US"/>
        </w:rPr>
        <w:t>grito</w:t>
      </w:r>
      <w:r>
        <w:rPr>
          <w:sz w:val="22"/>
        </w:rPr>
        <w:t>. В этом случ</w:t>
      </w:r>
      <w:r>
        <w:rPr>
          <w:sz w:val="22"/>
          <w:lang w:val="en-US"/>
        </w:rPr>
        <w:t>ae</w:t>
      </w:r>
      <w:r>
        <w:rPr>
          <w:sz w:val="22"/>
        </w:rPr>
        <w:t xml:space="preserve"> </w:t>
      </w:r>
      <w:r>
        <w:rPr>
          <w:spacing w:val="20"/>
          <w:sz w:val="22"/>
        </w:rPr>
        <w:t>следует</w:t>
      </w:r>
      <w:r>
        <w:rPr>
          <w:sz w:val="22"/>
        </w:rPr>
        <w:t xml:space="preserve"> говорить: </w:t>
      </w:r>
      <w:r>
        <w:rPr>
          <w:sz w:val="22"/>
          <w:lang w:val="en-US"/>
        </w:rPr>
        <w:t>Alg</w:t>
      </w:r>
      <w:r>
        <w:rPr>
          <w:sz w:val="22"/>
        </w:rPr>
        <w:t>ú</w:t>
      </w:r>
      <w:r>
        <w:rPr>
          <w:sz w:val="22"/>
          <w:lang w:val="en-US"/>
        </w:rPr>
        <w:t>n</w:t>
      </w:r>
      <w:r>
        <w:rPr>
          <w:sz w:val="22"/>
        </w:rPr>
        <w:t xml:space="preserve"> </w:t>
      </w:r>
      <w:r>
        <w:rPr>
          <w:sz w:val="22"/>
          <w:lang w:val="en-US"/>
        </w:rPr>
        <w:t>chico</w:t>
      </w:r>
      <w:r>
        <w:rPr>
          <w:sz w:val="22"/>
        </w:rPr>
        <w:t xml:space="preserve"> </w:t>
      </w:r>
      <w:r>
        <w:rPr>
          <w:i/>
          <w:iCs/>
          <w:sz w:val="22"/>
          <w:lang w:val="en-US"/>
        </w:rPr>
        <w:t>ha</w:t>
      </w:r>
      <w:r>
        <w:rPr>
          <w:i/>
          <w:iCs/>
          <w:sz w:val="22"/>
        </w:rPr>
        <w:t xml:space="preserve"> </w:t>
      </w:r>
      <w:r>
        <w:rPr>
          <w:i/>
          <w:iCs/>
          <w:sz w:val="22"/>
          <w:lang w:val="en-US"/>
        </w:rPr>
        <w:t>dado</w:t>
      </w:r>
      <w:r>
        <w:rPr>
          <w:i/>
          <w:iCs/>
          <w:sz w:val="22"/>
        </w:rPr>
        <w:t xml:space="preserve"> (</w:t>
      </w:r>
      <w:r>
        <w:rPr>
          <w:i/>
          <w:iCs/>
          <w:sz w:val="22"/>
          <w:lang w:val="en-US"/>
        </w:rPr>
        <w:t>dio</w:t>
      </w:r>
      <w:r>
        <w:rPr>
          <w:i/>
          <w:iCs/>
          <w:sz w:val="22"/>
        </w:rPr>
        <w:t>)</w:t>
      </w:r>
      <w:r>
        <w:rPr>
          <w:sz w:val="22"/>
        </w:rPr>
        <w:t xml:space="preserve"> </w:t>
      </w:r>
      <w:r>
        <w:rPr>
          <w:sz w:val="22"/>
          <w:lang w:val="en-US"/>
        </w:rPr>
        <w:t>un</w:t>
      </w:r>
      <w:r>
        <w:rPr>
          <w:sz w:val="22"/>
        </w:rPr>
        <w:t xml:space="preserve"> </w:t>
      </w:r>
      <w:r>
        <w:rPr>
          <w:sz w:val="22"/>
          <w:lang w:val="en-US"/>
        </w:rPr>
        <w:t>grito</w:t>
      </w:r>
      <w:r>
        <w:rPr>
          <w:sz w:val="22"/>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Определенное сходство с оборотом </w:t>
      </w:r>
      <w:r>
        <w:rPr>
          <w:b/>
          <w:sz w:val="24"/>
          <w:lang w:val="en-US"/>
        </w:rPr>
        <w:t>estar</w:t>
      </w:r>
      <w:r>
        <w:rPr>
          <w:b/>
          <w:sz w:val="24"/>
        </w:rPr>
        <w:t xml:space="preserve"> + </w:t>
      </w:r>
      <w:r>
        <w:rPr>
          <w:b/>
          <w:sz w:val="24"/>
          <w:lang w:val="en-US"/>
        </w:rPr>
        <w:t>gerundio</w:t>
      </w:r>
      <w:r>
        <w:rPr>
          <w:sz w:val="24"/>
        </w:rPr>
        <w:t xml:space="preserve"> имеют многочисленные конструкции, выражающие </w:t>
      </w:r>
      <w:r>
        <w:rPr>
          <w:spacing w:val="20"/>
          <w:sz w:val="24"/>
        </w:rPr>
        <w:t>развивающееся длительное</w:t>
      </w:r>
      <w:r>
        <w:rPr>
          <w:sz w:val="24"/>
        </w:rPr>
        <w:t xml:space="preserve"> действие:</w:t>
      </w:r>
    </w:p>
    <w:p>
      <w:pPr>
        <w:pStyle w:val="FR4"/>
        <w:ind w:firstLine="284" w:start="2410" w:end="0"/>
        <w:jc w:val="both"/>
        <w:rPr>
          <w:rFonts w:ascii="Times New Roman" w:hAnsi="Times New Roman" w:cs="Times New Roman"/>
          <w:b/>
          <w:sz w:val="24"/>
        </w:rPr>
      </w:pPr>
      <w:r>
        <w:rPr>
          <w:rFonts w:cs="Times New Roman" w:ascii="Times New Roman" w:hAnsi="Times New Roman"/>
          <w:b/>
          <w:sz w:val="24"/>
        </w:rPr>
      </w:r>
    </w:p>
    <w:p>
      <w:pPr>
        <w:pStyle w:val="FR4"/>
        <w:ind w:firstLine="284" w:start="2410" w:end="0"/>
        <w:jc w:val="both"/>
        <w:rPr>
          <w:rFonts w:ascii="Times New Roman" w:hAnsi="Times New Roman" w:cs="Times New Roman"/>
          <w:b/>
          <w:sz w:val="24"/>
          <w:lang w:val="en-US"/>
        </w:rPr>
      </w:pPr>
      <w:r>
        <w:rPr>
          <w:rFonts w:cs="Times New Roman" w:ascii="Times New Roman" w:hAnsi="Times New Roman"/>
          <w:b/>
          <w:sz w:val="24"/>
          <w:lang w:val="en-US"/>
        </w:rPr>
        <w:t>ir</w:t>
      </w:r>
    </w:p>
    <w:p>
      <w:pPr>
        <w:pStyle w:val="Normal1"/>
        <w:spacing w:lineRule="auto" w:line="240"/>
        <w:ind w:firstLine="284" w:start="2410" w:end="0"/>
        <w:rPr/>
      </w:pPr>
      <w:r>
        <w:rPr>
          <w:b/>
          <w:sz w:val="24"/>
          <w:lang w:val="en-US"/>
        </w:rPr>
        <w:t xml:space="preserve">andar </w:t>
      </w:r>
    </w:p>
    <w:p>
      <w:pPr>
        <w:pStyle w:val="Normal1"/>
        <w:spacing w:lineRule="auto" w:line="240"/>
        <w:ind w:firstLine="284" w:start="2410" w:end="0"/>
        <w:rPr>
          <w:b/>
          <w:sz w:val="24"/>
          <w:lang w:val="en-US"/>
        </w:rPr>
      </w:pPr>
      <w:r>
        <w:rPr>
          <w:b/>
          <w:sz w:val="24"/>
          <w:lang w:val="en-US"/>
        </w:rPr>
        <w:t>venir</w:t>
      </w:r>
    </w:p>
    <w:p>
      <w:pPr>
        <w:pStyle w:val="Normal1"/>
        <w:spacing w:lineRule="auto" w:line="240"/>
        <w:ind w:firstLine="284" w:start="2410" w:end="0"/>
        <w:rPr>
          <w:b/>
          <w:sz w:val="24"/>
          <w:lang w:val="en-US"/>
        </w:rPr>
      </w:pPr>
      <w:r>
        <w:rPr>
          <w:b/>
          <w:sz w:val="24"/>
          <w:lang w:val="en-US"/>
        </w:rPr>
        <w:t>seguir                     +           gerundio</w:t>
      </w:r>
    </w:p>
    <w:p>
      <w:pPr>
        <w:pStyle w:val="Normal1"/>
        <w:spacing w:lineRule="auto" w:line="240"/>
        <w:ind w:firstLine="284" w:start="2410" w:end="0"/>
        <w:rPr>
          <w:b/>
          <w:sz w:val="24"/>
          <w:lang w:val="en-US"/>
        </w:rPr>
      </w:pPr>
      <w:r>
        <w:rPr>
          <w:b/>
          <w:sz w:val="24"/>
          <w:lang w:val="en-US"/>
        </w:rPr>
        <w:t xml:space="preserve">continuar                  </w:t>
      </w:r>
    </w:p>
    <w:p>
      <w:pPr>
        <w:pStyle w:val="Normal1"/>
        <w:spacing w:lineRule="auto" w:line="240"/>
        <w:ind w:firstLine="284" w:start="2410" w:end="0"/>
        <w:rPr>
          <w:b/>
          <w:sz w:val="24"/>
          <w:lang w:val="en-US"/>
        </w:rPr>
      </w:pPr>
      <w:r>
        <w:rPr>
          <w:b/>
          <w:sz w:val="24"/>
          <w:lang w:val="en-US"/>
        </w:rPr>
        <w:t>quedar(se)</w:t>
      </w:r>
    </w:p>
    <w:p>
      <w:pPr>
        <w:pStyle w:val="Normal1"/>
        <w:spacing w:lineRule="auto" w:line="240"/>
        <w:ind w:firstLine="284" w:start="2410" w:end="0"/>
        <w:rPr>
          <w:b/>
          <w:sz w:val="24"/>
          <w:lang w:val="en-US"/>
        </w:rPr>
      </w:pPr>
      <w:r>
        <w:rPr>
          <w:b/>
          <w:sz w:val="24"/>
          <w:lang w:val="en-US"/>
        </w:rPr>
        <w:t>permanecer</w:t>
      </w:r>
    </w:p>
    <w:p>
      <w:pPr>
        <w:pStyle w:val="Normal1"/>
        <w:spacing w:lineRule="auto" w:line="240"/>
        <w:ind w:firstLine="284" w:end="0"/>
        <w:rPr>
          <w:b/>
          <w:sz w:val="24"/>
          <w:lang w:val="en-US"/>
        </w:rPr>
      </w:pPr>
      <w:r>
        <w:rPr>
          <w:b/>
          <w:sz w:val="24"/>
          <w:lang w:val="en-US"/>
        </w:rPr>
      </w:r>
    </w:p>
    <w:p>
      <w:pPr>
        <w:pStyle w:val="Normal1"/>
        <w:spacing w:lineRule="auto" w:line="240"/>
        <w:ind w:firstLine="284" w:end="0"/>
        <w:rPr>
          <w:sz w:val="24"/>
          <w:lang w:val="en-US"/>
        </w:rPr>
      </w:pPr>
      <w:r>
        <w:rPr>
          <w:sz w:val="24"/>
          <w:lang w:val="en-US"/>
        </w:rPr>
        <w:t xml:space="preserve">Los conferenciantes </w:t>
      </w:r>
      <w:r>
        <w:rPr>
          <w:i/>
          <w:iCs/>
          <w:sz w:val="24"/>
          <w:lang w:val="en-US"/>
        </w:rPr>
        <w:t>iban discutiendo</w:t>
      </w:r>
      <w:r>
        <w:rPr>
          <w:sz w:val="24"/>
          <w:lang w:val="en-US"/>
        </w:rPr>
        <w:t xml:space="preserve">                                   </w:t>
      </w:r>
      <w:r>
        <w:rPr>
          <w:sz w:val="24"/>
        </w:rPr>
        <w:t>Участники</w:t>
      </w:r>
      <w:r>
        <w:rPr>
          <w:sz w:val="24"/>
          <w:lang w:val="en-US"/>
        </w:rPr>
        <w:t xml:space="preserve"> </w:t>
      </w:r>
      <w:r>
        <w:rPr>
          <w:sz w:val="24"/>
        </w:rPr>
        <w:t>конференции</w:t>
      </w:r>
      <w:r>
        <w:rPr>
          <w:sz w:val="24"/>
          <w:lang w:val="en-US"/>
        </w:rPr>
        <w:t xml:space="preserve"> </w:t>
      </w:r>
      <w:r>
        <w:rPr>
          <w:sz w:val="24"/>
        </w:rPr>
        <w:t>обсуждали</w:t>
      </w:r>
    </w:p>
    <w:p>
      <w:pPr>
        <w:pStyle w:val="Normal1"/>
        <w:spacing w:lineRule="auto" w:line="240"/>
        <w:ind w:firstLine="709" w:end="0"/>
        <w:rPr/>
      </w:pPr>
      <w:r>
        <w:rPr>
          <w:sz w:val="24"/>
          <w:lang w:val="en-US"/>
        </w:rPr>
        <w:t xml:space="preserve">algunos problemas de los vuelos cósmicos.                       </w:t>
      </w:r>
      <w:r>
        <w:rPr>
          <w:sz w:val="24"/>
        </w:rPr>
        <w:t>некоторые проблемы космических полетов.</w:t>
      </w:r>
    </w:p>
    <w:p>
      <w:pPr>
        <w:pStyle w:val="Normal1"/>
        <w:spacing w:lineRule="auto" w:line="240"/>
        <w:ind w:firstLine="284" w:end="0"/>
        <w:rPr/>
      </w:pPr>
      <w:r>
        <w:rPr>
          <w:sz w:val="24"/>
          <w:lang w:val="en-US"/>
        </w:rPr>
        <w:t xml:space="preserve">Las muchachas </w:t>
      </w:r>
      <w:r>
        <w:rPr>
          <w:i/>
          <w:iCs/>
          <w:sz w:val="24"/>
          <w:lang w:val="en-US"/>
        </w:rPr>
        <w:t>continúan charlando</w:t>
      </w:r>
      <w:r>
        <w:rPr>
          <w:sz w:val="24"/>
          <w:lang w:val="en-US"/>
        </w:rPr>
        <w:t xml:space="preserve">.                                   </w:t>
      </w:r>
      <w:r>
        <w:rPr>
          <w:sz w:val="24"/>
        </w:rPr>
        <w:t>Девушки продолжают болтать.</w:t>
      </w:r>
    </w:p>
    <w:p>
      <w:pPr>
        <w:pStyle w:val="Normal1"/>
        <w:spacing w:lineRule="auto" w:line="240"/>
        <w:ind w:firstLine="284" w:end="0"/>
        <w:rPr/>
      </w:pPr>
      <w:r>
        <w:rPr>
          <w:sz w:val="24"/>
          <w:lang w:val="en-US"/>
        </w:rPr>
        <w:t>Un</w:t>
      </w:r>
      <w:r>
        <w:rPr>
          <w:sz w:val="24"/>
        </w:rPr>
        <w:t xml:space="preserve"> </w:t>
      </w:r>
      <w:r>
        <w:rPr>
          <w:sz w:val="24"/>
          <w:lang w:val="en-US"/>
        </w:rPr>
        <w:t>hombre</w:t>
      </w:r>
      <w:r>
        <w:rPr>
          <w:sz w:val="24"/>
        </w:rPr>
        <w:t xml:space="preserve"> </w:t>
      </w:r>
      <w:r>
        <w:rPr>
          <w:sz w:val="24"/>
          <w:lang w:val="en-US"/>
        </w:rPr>
        <w:t>extra</w:t>
      </w:r>
      <w:r>
        <w:rPr>
          <w:sz w:val="24"/>
        </w:rPr>
        <w:t>ñ</w:t>
      </w:r>
      <w:r>
        <w:rPr>
          <w:sz w:val="24"/>
          <w:lang w:val="en-US"/>
        </w:rPr>
        <w:t>o</w:t>
      </w:r>
      <w:r>
        <w:rPr>
          <w:sz w:val="24"/>
        </w:rPr>
        <w:t xml:space="preserve"> </w:t>
      </w:r>
      <w:r>
        <w:rPr>
          <w:sz w:val="24"/>
          <w:lang w:val="en-US"/>
        </w:rPr>
        <w:t>se</w:t>
      </w:r>
      <w:r>
        <w:rPr>
          <w:sz w:val="24"/>
        </w:rPr>
        <w:t xml:space="preserve"> </w:t>
      </w:r>
      <w:r>
        <w:rPr>
          <w:i/>
          <w:iCs/>
          <w:sz w:val="24"/>
          <w:lang w:val="en-US"/>
        </w:rPr>
        <w:t>qued</w:t>
      </w:r>
      <w:r>
        <w:rPr>
          <w:i/>
          <w:iCs/>
          <w:sz w:val="24"/>
        </w:rPr>
        <w:t xml:space="preserve">ó </w:t>
      </w:r>
      <w:r>
        <w:rPr>
          <w:i/>
          <w:iCs/>
          <w:sz w:val="24"/>
          <w:lang w:val="en-US"/>
        </w:rPr>
        <w:t>regis</w:t>
      </w:r>
      <w:r>
        <w:rPr>
          <w:i/>
          <w:iCs/>
          <w:sz w:val="24"/>
        </w:rPr>
        <w:t>-</w:t>
      </w:r>
      <w:r>
        <w:rPr>
          <w:sz w:val="24"/>
        </w:rPr>
        <w:t xml:space="preserve">                                       Какой-то странный человек</w:t>
      </w:r>
    </w:p>
    <w:p>
      <w:pPr>
        <w:pStyle w:val="Normal1"/>
        <w:spacing w:lineRule="auto" w:line="240"/>
        <w:ind w:firstLine="709" w:end="0"/>
        <w:rPr/>
      </w:pPr>
      <w:r>
        <w:rPr>
          <w:i/>
          <w:iCs/>
          <w:sz w:val="24"/>
          <w:lang w:val="en-US"/>
        </w:rPr>
        <w:t>trándome</w:t>
      </w:r>
      <w:r>
        <w:rPr>
          <w:sz w:val="24"/>
          <w:lang w:val="en-US"/>
        </w:rPr>
        <w:t xml:space="preserve"> con la vista de arriba abajo.                                </w:t>
      </w:r>
      <w:r>
        <w:rPr>
          <w:sz w:val="24"/>
        </w:rPr>
        <w:t xml:space="preserve">продолжал оглядывать меня сверху донизу. </w:t>
      </w:r>
    </w:p>
    <w:p>
      <w:pPr>
        <w:pStyle w:val="Normal1"/>
        <w:spacing w:lineRule="auto" w:line="240"/>
        <w:ind w:firstLine="284" w:end="0"/>
        <w:rPr/>
      </w:pPr>
      <w:r>
        <w:rPr>
          <w:sz w:val="24"/>
          <w:lang w:val="en-US"/>
        </w:rPr>
        <w:t>Ellos</w:t>
      </w:r>
      <w:r>
        <w:rPr>
          <w:sz w:val="24"/>
        </w:rPr>
        <w:t xml:space="preserve">, </w:t>
      </w:r>
      <w:r>
        <w:rPr>
          <w:sz w:val="24"/>
          <w:lang w:val="en-US"/>
        </w:rPr>
        <w:t>los</w:t>
      </w:r>
      <w:r>
        <w:rPr>
          <w:sz w:val="24"/>
        </w:rPr>
        <w:t xml:space="preserve"> </w:t>
      </w:r>
      <w:r>
        <w:rPr>
          <w:sz w:val="24"/>
          <w:lang w:val="en-US"/>
        </w:rPr>
        <w:t>chicos</w:t>
      </w:r>
      <w:r>
        <w:rPr>
          <w:sz w:val="24"/>
        </w:rPr>
        <w:t xml:space="preserve">, </w:t>
      </w:r>
      <w:r>
        <w:rPr>
          <w:i/>
          <w:iCs/>
          <w:sz w:val="24"/>
          <w:lang w:val="en-US"/>
        </w:rPr>
        <w:t>hab</w:t>
      </w:r>
      <w:r>
        <w:rPr>
          <w:i/>
          <w:iCs/>
          <w:sz w:val="24"/>
        </w:rPr>
        <w:t>í</w:t>
      </w:r>
      <w:r>
        <w:rPr>
          <w:i/>
          <w:iCs/>
          <w:sz w:val="24"/>
          <w:lang w:val="en-US"/>
        </w:rPr>
        <w:t>an</w:t>
      </w:r>
      <w:r>
        <w:rPr>
          <w:i/>
          <w:iCs/>
          <w:sz w:val="24"/>
        </w:rPr>
        <w:t xml:space="preserve"> </w:t>
      </w:r>
      <w:r>
        <w:rPr>
          <w:i/>
          <w:iCs/>
          <w:sz w:val="24"/>
          <w:lang w:val="en-US"/>
        </w:rPr>
        <w:t>ido</w:t>
      </w:r>
      <w:r>
        <w:rPr>
          <w:sz w:val="24"/>
        </w:rPr>
        <w:t xml:space="preserve"> </w:t>
      </w:r>
      <w:r>
        <w:rPr>
          <w:sz w:val="24"/>
          <w:lang w:val="en-US"/>
        </w:rPr>
        <w:t>c</w:t>
      </w:r>
      <w:r>
        <w:rPr>
          <w:i/>
          <w:iCs/>
          <w:sz w:val="24"/>
          <w:lang w:val="en-US"/>
        </w:rPr>
        <w:t>reciendo</w:t>
      </w:r>
      <w:r>
        <w:rPr>
          <w:sz w:val="24"/>
        </w:rPr>
        <w:t xml:space="preserve">                                  Они, дети, в ту пору росли и</w:t>
      </w:r>
    </w:p>
    <w:p>
      <w:pPr>
        <w:pStyle w:val="Normal1"/>
        <w:spacing w:lineRule="auto" w:line="240"/>
        <w:ind w:firstLine="709" w:end="0"/>
        <w:rPr/>
      </w:pPr>
      <w:r>
        <w:rPr>
          <w:i/>
          <w:iCs/>
          <w:sz w:val="24"/>
        </w:rPr>
        <w:t>у</w:t>
      </w:r>
      <w:r>
        <w:rPr>
          <w:i/>
          <w:iCs/>
          <w:sz w:val="24"/>
          <w:lang w:val="en-US"/>
        </w:rPr>
        <w:t xml:space="preserve"> saliendo</w:t>
      </w:r>
      <w:r>
        <w:rPr>
          <w:sz w:val="24"/>
          <w:lang w:val="en-US"/>
        </w:rPr>
        <w:t xml:space="preserve"> a la vida.                                                             </w:t>
      </w:r>
      <w:r>
        <w:rPr>
          <w:sz w:val="24"/>
        </w:rPr>
        <w:t>выходили в жизнь.</w:t>
      </w:r>
    </w:p>
    <w:p>
      <w:pPr>
        <w:pStyle w:val="Normal1"/>
        <w:spacing w:lineRule="auto" w:line="240"/>
        <w:ind w:firstLine="709" w:end="0"/>
        <w:rPr/>
      </w:pPr>
      <w:r>
        <w:rPr>
          <w:sz w:val="24"/>
        </w:rPr>
        <w:t xml:space="preserve">(Е. </w:t>
      </w:r>
      <w:r>
        <w:rPr>
          <w:sz w:val="24"/>
          <w:lang w:val="en-US"/>
        </w:rPr>
        <w:t>G</w:t>
      </w:r>
      <w:r>
        <w:rPr>
          <w:lang w:val="en-US"/>
        </w:rPr>
        <w:t>ALVARRIATO</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Важно запомнить, что. после глаголов </w:t>
      </w:r>
      <w:r>
        <w:rPr>
          <w:b/>
          <w:sz w:val="24"/>
          <w:lang w:val="en-US"/>
        </w:rPr>
        <w:t>seguir</w:t>
      </w:r>
      <w:r>
        <w:rPr>
          <w:b/>
          <w:sz w:val="24"/>
        </w:rPr>
        <w:t xml:space="preserve">, </w:t>
      </w:r>
      <w:r>
        <w:rPr>
          <w:b/>
          <w:sz w:val="24"/>
          <w:lang w:val="en-US"/>
        </w:rPr>
        <w:t>continuar</w:t>
      </w:r>
      <w:r>
        <w:rPr>
          <w:b/>
          <w:sz w:val="24"/>
        </w:rPr>
        <w:t xml:space="preserve">, </w:t>
      </w:r>
      <w:r>
        <w:rPr>
          <w:b/>
          <w:sz w:val="24"/>
          <w:lang w:val="en-US"/>
        </w:rPr>
        <w:t>permanecer</w:t>
      </w:r>
      <w:r>
        <w:rPr>
          <w:sz w:val="24"/>
        </w:rPr>
        <w:t xml:space="preserve"> </w:t>
      </w:r>
      <w:r>
        <w:rPr>
          <w:spacing w:val="20"/>
          <w:sz w:val="24"/>
        </w:rPr>
        <w:t>никогда</w:t>
      </w:r>
      <w:r>
        <w:rPr>
          <w:sz w:val="24"/>
        </w:rPr>
        <w:t xml:space="preserve"> не употребляется инфинитив. Его заменяет герундий или причастие.</w:t>
      </w:r>
    </w:p>
    <w:p>
      <w:pPr>
        <w:pStyle w:val="Normal1"/>
        <w:spacing w:lineRule="auto" w:line="240"/>
        <w:ind w:firstLine="284" w:end="0"/>
        <w:rPr/>
      </w:pPr>
      <w:r>
        <w:rPr>
          <w:sz w:val="24"/>
        </w:rPr>
        <w:t xml:space="preserve"> </w:t>
      </w:r>
      <w:r>
        <w:rPr>
          <w:sz w:val="24"/>
        </w:rPr>
        <w:t xml:space="preserve">Отрицание </w:t>
      </w:r>
      <w:r>
        <w:rPr>
          <w:b/>
          <w:sz w:val="24"/>
          <w:lang w:val="en-US"/>
        </w:rPr>
        <w:t>n</w:t>
      </w:r>
      <w:r>
        <w:rPr>
          <w:b/>
          <w:sz w:val="24"/>
        </w:rPr>
        <w:t>о</w:t>
      </w:r>
      <w:r>
        <w:rPr>
          <w:sz w:val="24"/>
        </w:rPr>
        <w:t xml:space="preserve"> с перифразами типа </w:t>
      </w:r>
      <w:r>
        <w:rPr>
          <w:b/>
          <w:sz w:val="24"/>
          <w:lang w:val="en-US"/>
        </w:rPr>
        <w:t>seguir</w:t>
      </w:r>
      <w:r>
        <w:rPr>
          <w:b/>
          <w:sz w:val="24"/>
        </w:rPr>
        <w:t xml:space="preserve"> + </w:t>
      </w:r>
      <w:r>
        <w:rPr>
          <w:b/>
          <w:sz w:val="24"/>
          <w:lang w:val="en-US"/>
        </w:rPr>
        <w:t>gerundio</w:t>
      </w:r>
      <w:r>
        <w:rPr>
          <w:sz w:val="24"/>
        </w:rPr>
        <w:t xml:space="preserve"> не употреб</w:t>
        <w:softHyphen/>
        <w:t xml:space="preserve">ляется. Для выражения отрицания, если оно возможно по смыслу, необходимо преобразовать модель следующим образом: </w:t>
      </w:r>
      <w:r>
        <w:rPr>
          <w:b/>
          <w:sz w:val="24"/>
          <w:lang w:val="en-US"/>
        </w:rPr>
        <w:t>seguir</w:t>
      </w:r>
      <w:r>
        <w:rPr>
          <w:b/>
          <w:sz w:val="24"/>
        </w:rPr>
        <w:t xml:space="preserve"> (</w:t>
      </w:r>
      <w:r>
        <w:rPr>
          <w:b/>
          <w:sz w:val="24"/>
          <w:lang w:val="en-US"/>
        </w:rPr>
        <w:t>continuar</w:t>
      </w:r>
      <w:r>
        <w:rPr>
          <w:b/>
          <w:sz w:val="24"/>
        </w:rPr>
        <w:t xml:space="preserve">, </w:t>
      </w:r>
      <w:r>
        <w:rPr>
          <w:b/>
          <w:sz w:val="24"/>
          <w:lang w:val="en-US"/>
        </w:rPr>
        <w:t>permanecer</w:t>
      </w:r>
      <w:r>
        <w:rPr>
          <w:b/>
          <w:sz w:val="24"/>
        </w:rPr>
        <w:t xml:space="preserve">) + </w:t>
      </w:r>
      <w:r>
        <w:rPr>
          <w:b/>
          <w:sz w:val="24"/>
          <w:lang w:val="en-US"/>
        </w:rPr>
        <w:t>sin</w:t>
      </w:r>
      <w:r>
        <w:rPr>
          <w:b/>
          <w:sz w:val="24"/>
        </w:rPr>
        <w:t xml:space="preserve"> + </w:t>
      </w:r>
      <w:r>
        <w:rPr>
          <w:b/>
          <w:sz w:val="24"/>
          <w:lang w:val="en-US"/>
        </w:rPr>
        <w:t>infinitivo</w:t>
      </w:r>
      <w:r>
        <w:rPr>
          <w:b/>
          <w:sz w:val="24"/>
        </w:rPr>
        <w:t xml:space="preserve">: </w:t>
      </w:r>
      <w:r>
        <w:rPr>
          <w:sz w:val="24"/>
          <w:lang w:val="en-US"/>
        </w:rPr>
        <w:t>sigo</w:t>
      </w:r>
      <w:r>
        <w:rPr>
          <w:sz w:val="24"/>
        </w:rPr>
        <w:t xml:space="preserve"> </w:t>
      </w:r>
      <w:r>
        <w:rPr>
          <w:sz w:val="24"/>
          <w:lang w:val="en-US"/>
        </w:rPr>
        <w:t>sin</w:t>
      </w:r>
      <w:r>
        <w:rPr>
          <w:b/>
          <w:sz w:val="24"/>
        </w:rPr>
        <w:t xml:space="preserve"> </w:t>
      </w:r>
      <w:r>
        <w:rPr>
          <w:sz w:val="24"/>
          <w:lang w:val="en-US"/>
        </w:rPr>
        <w:t>trabajar</w:t>
      </w:r>
      <w:r>
        <w:rPr>
          <w:sz w:val="24"/>
        </w:rPr>
        <w:t>;</w:t>
      </w:r>
      <w:r>
        <w:rPr>
          <w:b/>
          <w:sz w:val="24"/>
        </w:rPr>
        <w:t xml:space="preserve"> </w:t>
      </w:r>
      <w:r>
        <w:rPr>
          <w:sz w:val="24"/>
        </w:rPr>
        <w:t>со</w:t>
      </w:r>
      <w:r>
        <w:rPr>
          <w:sz w:val="24"/>
          <w:lang w:val="en-US"/>
        </w:rPr>
        <w:t>ntin</w:t>
      </w:r>
      <w:r>
        <w:rPr>
          <w:sz w:val="24"/>
        </w:rPr>
        <w:t xml:space="preserve">ъо </w:t>
      </w:r>
      <w:r>
        <w:rPr>
          <w:sz w:val="24"/>
          <w:lang w:val="en-US"/>
        </w:rPr>
        <w:t>sin</w:t>
      </w:r>
      <w:r>
        <w:rPr>
          <w:sz w:val="24"/>
        </w:rPr>
        <w:t xml:space="preserve"> </w:t>
      </w:r>
      <w:r>
        <w:rPr>
          <w:sz w:val="24"/>
          <w:lang w:val="en-US"/>
        </w:rPr>
        <w:t>entenderlo</w:t>
      </w:r>
      <w:r>
        <w:rPr>
          <w:sz w:val="24"/>
        </w:rPr>
        <w:t xml:space="preserve">, </w:t>
      </w:r>
      <w:r>
        <w:rPr>
          <w:sz w:val="24"/>
          <w:lang w:val="en-US"/>
        </w:rPr>
        <w:t>etc</w:t>
      </w:r>
      <w:r>
        <w:rPr>
          <w:sz w:val="24"/>
        </w:rPr>
        <w:t>.</w:t>
      </w:r>
    </w:p>
    <w:p>
      <w:pPr>
        <w:pStyle w:val="Normal1"/>
        <w:spacing w:lineRule="auto" w:line="240"/>
        <w:ind w:firstLine="284" w:end="0"/>
        <w:rPr/>
      </w:pPr>
      <w:r>
        <w:rPr>
          <w:sz w:val="24"/>
        </w:rPr>
        <w:t xml:space="preserve">Остановимся подробнее на наиболее частотной конструкции </w:t>
      </w:r>
      <w:r>
        <w:rPr>
          <w:b/>
          <w:sz w:val="24"/>
          <w:lang w:val="en-US"/>
        </w:rPr>
        <w:t>ir</w:t>
      </w:r>
      <w:r>
        <w:rPr>
          <w:b/>
          <w:sz w:val="24"/>
        </w:rPr>
        <w:t xml:space="preserve"> + </w:t>
      </w:r>
      <w:r>
        <w:rPr>
          <w:b/>
          <w:sz w:val="24"/>
          <w:lang w:val="en-US"/>
        </w:rPr>
        <w:t>gerundio</w:t>
      </w:r>
      <w:r>
        <w:rPr>
          <w:sz w:val="24"/>
        </w:rPr>
        <w:t xml:space="preserve">, которая выражает прежде всего </w:t>
      </w:r>
      <w:r>
        <w:rPr>
          <w:spacing w:val="20"/>
          <w:sz w:val="24"/>
        </w:rPr>
        <w:t>последовательно развивающееся</w:t>
      </w:r>
      <w:r>
        <w:rPr>
          <w:sz w:val="24"/>
        </w:rPr>
        <w:t xml:space="preserve"> действие:</w:t>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t xml:space="preserve">El bote </w:t>
      </w:r>
      <w:r>
        <w:rPr>
          <w:i/>
          <w:iCs/>
          <w:sz w:val="24"/>
          <w:lang w:val="en-US"/>
        </w:rPr>
        <w:t>iba haciendo</w:t>
      </w:r>
      <w:r>
        <w:rPr>
          <w:sz w:val="24"/>
          <w:lang w:val="en-US"/>
        </w:rPr>
        <w:t xml:space="preserve"> agua...                                                   </w:t>
      </w:r>
      <w:r>
        <w:rPr>
          <w:sz w:val="24"/>
        </w:rPr>
        <w:t>В шлюпку попадала вода... Рекальде</w:t>
      </w:r>
    </w:p>
    <w:p>
      <w:pPr>
        <w:pStyle w:val="Normal1"/>
        <w:spacing w:lineRule="auto" w:line="240"/>
        <w:ind w:firstLine="709" w:end="0"/>
        <w:rPr/>
      </w:pPr>
      <w:r>
        <w:rPr>
          <w:sz w:val="24"/>
          <w:lang w:val="en-US"/>
        </w:rPr>
        <w:t xml:space="preserve">Recalde miraba el agujero...                                                  </w:t>
      </w:r>
      <w:r>
        <w:rPr>
          <w:sz w:val="24"/>
        </w:rPr>
        <w:t>смотрел на отверстие,</w:t>
      </w:r>
    </w:p>
    <w:p>
      <w:pPr>
        <w:pStyle w:val="Normal1"/>
        <w:spacing w:lineRule="auto" w:line="240"/>
        <w:ind w:firstLine="709" w:end="0"/>
        <w:rPr/>
      </w:pPr>
      <w:r>
        <w:rPr>
          <w:sz w:val="24"/>
          <w:lang w:val="en-US"/>
        </w:rPr>
        <w:t>que</w:t>
      </w:r>
      <w:r>
        <w:rPr>
          <w:sz w:val="24"/>
        </w:rPr>
        <w:t xml:space="preserve"> </w:t>
      </w:r>
      <w:r>
        <w:rPr>
          <w:i/>
          <w:iCs/>
          <w:sz w:val="24"/>
          <w:lang w:val="en-US"/>
        </w:rPr>
        <w:t>iba</w:t>
      </w:r>
      <w:r>
        <w:rPr>
          <w:i/>
          <w:iCs/>
          <w:sz w:val="24"/>
        </w:rPr>
        <w:t xml:space="preserve"> </w:t>
      </w:r>
      <w:r>
        <w:rPr>
          <w:i/>
          <w:iCs/>
          <w:sz w:val="24"/>
          <w:lang w:val="en-US"/>
        </w:rPr>
        <w:t>haci</w:t>
      </w:r>
      <w:r>
        <w:rPr>
          <w:i/>
          <w:iCs/>
          <w:sz w:val="24"/>
        </w:rPr>
        <w:t>é</w:t>
      </w:r>
      <w:r>
        <w:rPr>
          <w:i/>
          <w:iCs/>
          <w:sz w:val="24"/>
          <w:lang w:val="en-US"/>
        </w:rPr>
        <w:t>ndose</w:t>
      </w:r>
      <w:r>
        <w:rPr>
          <w:sz w:val="24"/>
        </w:rPr>
        <w:t xml:space="preserve"> </w:t>
      </w:r>
      <w:r>
        <w:rPr>
          <w:sz w:val="24"/>
          <w:lang w:val="en-US"/>
        </w:rPr>
        <w:t>m</w:t>
      </w:r>
      <w:r>
        <w:rPr>
          <w:sz w:val="24"/>
        </w:rPr>
        <w:t>á</w:t>
      </w:r>
      <w:r>
        <w:rPr>
          <w:sz w:val="24"/>
          <w:lang w:val="en-US"/>
        </w:rPr>
        <w:t>s</w:t>
      </w:r>
      <w:r>
        <w:rPr>
          <w:sz w:val="24"/>
        </w:rPr>
        <w:t xml:space="preserve"> </w:t>
      </w:r>
      <w:r>
        <w:rPr>
          <w:sz w:val="24"/>
          <w:lang w:val="en-US"/>
        </w:rPr>
        <w:t>gran</w:t>
      </w:r>
      <w:r>
        <w:rPr>
          <w:sz w:val="24"/>
        </w:rPr>
        <w:t>-                                                которое становилось все</w:t>
      </w:r>
    </w:p>
    <w:p>
      <w:pPr>
        <w:pStyle w:val="Normal1"/>
        <w:spacing w:lineRule="auto" w:line="240"/>
        <w:ind w:firstLine="709" w:end="0"/>
        <w:rPr/>
      </w:pPr>
      <w:r>
        <w:rPr>
          <w:sz w:val="24"/>
          <w:lang w:val="en-US"/>
        </w:rPr>
        <w:t>de. (P</w:t>
      </w:r>
      <w:r>
        <w:rPr>
          <w:lang w:val="en-US"/>
        </w:rPr>
        <w:t>ÍO</w:t>
      </w:r>
      <w:r>
        <w:rPr>
          <w:sz w:val="24"/>
          <w:lang w:val="en-US"/>
        </w:rPr>
        <w:t xml:space="preserve"> B</w:t>
      </w:r>
      <w:r>
        <w:rPr>
          <w:lang w:val="en-US"/>
        </w:rPr>
        <w:t>AROJA</w:t>
      </w:r>
      <w:r>
        <w:rPr>
          <w:sz w:val="24"/>
          <w:lang w:val="en-US"/>
        </w:rPr>
        <w:t xml:space="preserve">)                                                                   </w:t>
      </w:r>
      <w:r>
        <w:rPr>
          <w:sz w:val="24"/>
        </w:rPr>
        <w:t>больше</w:t>
      </w:r>
      <w:r>
        <w:rPr>
          <w:sz w:val="24"/>
          <w:lang w:val="en-US"/>
        </w:rPr>
        <w:t>.</w:t>
      </w:r>
    </w:p>
    <w:p>
      <w:pPr>
        <w:pStyle w:val="Normal1"/>
        <w:spacing w:lineRule="auto" w:line="240"/>
        <w:rPr>
          <w:sz w:val="24"/>
          <w:lang w:val="en-US"/>
        </w:rPr>
      </w:pPr>
      <w:r>
        <w:rPr>
          <w:sz w:val="24"/>
          <w:lang w:val="en-US"/>
        </w:rPr>
        <w:t xml:space="preserve">     </w:t>
      </w:r>
      <w:r>
        <w:rPr>
          <w:sz w:val="24"/>
          <w:lang w:val="en-US"/>
        </w:rPr>
        <w:t xml:space="preserve">La humedad </w:t>
      </w:r>
      <w:r>
        <w:rPr>
          <w:sz w:val="24"/>
        </w:rPr>
        <w:t>у</w:t>
      </w:r>
      <w:r>
        <w:rPr>
          <w:sz w:val="24"/>
          <w:lang w:val="en-US"/>
        </w:rPr>
        <w:t xml:space="preserve"> sol </w:t>
      </w:r>
      <w:r>
        <w:rPr>
          <w:i/>
          <w:iCs/>
          <w:sz w:val="24"/>
          <w:lang w:val="en-US"/>
        </w:rPr>
        <w:t>iban abriendo</w:t>
      </w:r>
      <w:r>
        <w:rPr>
          <w:sz w:val="24"/>
          <w:lang w:val="en-US"/>
        </w:rPr>
        <w:t xml:space="preserve"> las                                      </w:t>
      </w:r>
      <w:r>
        <w:rPr>
          <w:sz w:val="24"/>
        </w:rPr>
        <w:t>Сырость</w:t>
      </w:r>
      <w:r>
        <w:rPr>
          <w:sz w:val="24"/>
          <w:lang w:val="en-US"/>
        </w:rPr>
        <w:t xml:space="preserve"> </w:t>
      </w:r>
      <w:r>
        <w:rPr>
          <w:sz w:val="24"/>
        </w:rPr>
        <w:t>и</w:t>
      </w:r>
      <w:r>
        <w:rPr>
          <w:sz w:val="24"/>
          <w:lang w:val="en-US"/>
        </w:rPr>
        <w:t xml:space="preserve"> </w:t>
      </w:r>
      <w:r>
        <w:rPr>
          <w:sz w:val="24"/>
        </w:rPr>
        <w:t>солнце</w:t>
      </w:r>
      <w:r>
        <w:rPr>
          <w:sz w:val="24"/>
          <w:lang w:val="en-US"/>
        </w:rPr>
        <w:t xml:space="preserve"> </w:t>
      </w:r>
      <w:r>
        <w:rPr>
          <w:sz w:val="24"/>
        </w:rPr>
        <w:t>коробили</w:t>
      </w:r>
      <w:r>
        <w:rPr>
          <w:sz w:val="24"/>
          <w:lang w:val="en-US"/>
        </w:rPr>
        <w:t xml:space="preserve"> </w:t>
      </w:r>
      <w:r>
        <w:rPr>
          <w:sz w:val="24"/>
        </w:rPr>
        <w:t>доски</w:t>
      </w:r>
    </w:p>
    <w:p>
      <w:pPr>
        <w:pStyle w:val="Normal1"/>
        <w:spacing w:lineRule="auto" w:line="240"/>
        <w:ind w:firstLine="709" w:end="0"/>
        <w:rPr/>
      </w:pPr>
      <w:r>
        <w:rPr>
          <w:sz w:val="24"/>
          <w:lang w:val="en-US"/>
        </w:rPr>
        <w:t xml:space="preserve">maderas </w:t>
      </w:r>
      <w:r>
        <w:rPr>
          <w:sz w:val="24"/>
        </w:rPr>
        <w:t>у</w:t>
      </w:r>
      <w:r>
        <w:rPr>
          <w:sz w:val="24"/>
          <w:lang w:val="en-US"/>
        </w:rPr>
        <w:t xml:space="preserve"> </w:t>
      </w:r>
      <w:r>
        <w:rPr>
          <w:i/>
          <w:iCs/>
          <w:sz w:val="24"/>
          <w:lang w:val="en-US"/>
        </w:rPr>
        <w:t>derritiendo</w:t>
      </w:r>
      <w:r>
        <w:rPr>
          <w:sz w:val="24"/>
          <w:lang w:val="en-US"/>
        </w:rPr>
        <w:t xml:space="preserve"> la brea.                                               </w:t>
      </w:r>
      <w:r>
        <w:rPr>
          <w:sz w:val="24"/>
        </w:rPr>
        <w:t xml:space="preserve">и расплавляли смолу. </w:t>
      </w:r>
    </w:p>
    <w:p>
      <w:pPr>
        <w:pStyle w:val="Normal1"/>
        <w:spacing w:lineRule="auto" w:line="240"/>
        <w:ind w:firstLine="709" w:end="0"/>
        <w:rPr/>
      </w:pPr>
      <w:r>
        <w:rPr>
          <w:sz w:val="24"/>
        </w:rPr>
        <w:t xml:space="preserve">   </w:t>
      </w:r>
      <w:r>
        <w:rPr>
          <w:sz w:val="24"/>
        </w:rPr>
        <w:t>(</w:t>
      </w:r>
      <w:r>
        <w:rPr>
          <w:sz w:val="24"/>
          <w:lang w:val="en-US"/>
        </w:rPr>
        <w:t>P</w:t>
      </w:r>
      <w:r>
        <w:rPr/>
        <w:t>Í</w:t>
      </w:r>
      <w:r>
        <w:rPr>
          <w:lang w:val="en-US"/>
        </w:rPr>
        <w:t>O</w:t>
      </w:r>
      <w:r>
        <w:rPr>
          <w:sz w:val="24"/>
        </w:rPr>
        <w:t xml:space="preserve"> </w:t>
      </w:r>
      <w:r>
        <w:rPr>
          <w:sz w:val="24"/>
          <w:lang w:val="en-US"/>
        </w:rPr>
        <w:t>B</w:t>
      </w:r>
      <w:r>
        <w:rPr>
          <w:lang w:val="en-US"/>
        </w:rPr>
        <w:t>AROJA</w:t>
      </w:r>
      <w:r>
        <w:rPr>
          <w:sz w:val="24"/>
        </w:rPr>
        <w:t>)</w:t>
      </w:r>
    </w:p>
    <w:p>
      <w:pPr>
        <w:pStyle w:val="Normal1"/>
        <w:spacing w:lineRule="auto" w:line="240"/>
        <w:ind w:firstLine="284" w:end="0"/>
        <w:rPr/>
      </w:pPr>
      <w:r>
        <w:rPr>
          <w:sz w:val="24"/>
        </w:rPr>
        <w:t xml:space="preserve">В контексте это значение может приобретать дополнительные оттенки, например, </w:t>
      </w:r>
      <w:r>
        <w:rPr>
          <w:spacing w:val="20"/>
          <w:sz w:val="24"/>
        </w:rPr>
        <w:t>начинательности</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Hay</w:t>
      </w:r>
      <w:r>
        <w:rPr>
          <w:sz w:val="24"/>
        </w:rPr>
        <w:t xml:space="preserve"> </w:t>
      </w:r>
      <w:r>
        <w:rPr>
          <w:sz w:val="24"/>
          <w:lang w:val="en-US"/>
        </w:rPr>
        <w:t>que</w:t>
      </w:r>
      <w:r>
        <w:rPr>
          <w:sz w:val="24"/>
        </w:rPr>
        <w:t xml:space="preserve"> </w:t>
      </w:r>
      <w:r>
        <w:rPr>
          <w:i/>
          <w:iCs/>
          <w:sz w:val="24"/>
          <w:lang w:val="en-US"/>
        </w:rPr>
        <w:t>ir</w:t>
      </w:r>
      <w:r>
        <w:rPr>
          <w:i/>
          <w:iCs/>
          <w:sz w:val="24"/>
        </w:rPr>
        <w:t xml:space="preserve"> </w:t>
      </w:r>
      <w:r>
        <w:rPr>
          <w:i/>
          <w:iCs/>
          <w:sz w:val="24"/>
          <w:lang w:val="en-US"/>
        </w:rPr>
        <w:t>pensando</w:t>
      </w:r>
      <w:r>
        <w:rPr>
          <w:sz w:val="24"/>
        </w:rPr>
        <w:t xml:space="preserve"> </w:t>
      </w:r>
      <w:r>
        <w:rPr>
          <w:sz w:val="24"/>
          <w:lang w:val="en-US"/>
        </w:rPr>
        <w:t>en</w:t>
      </w:r>
      <w:r>
        <w:rPr>
          <w:sz w:val="24"/>
        </w:rPr>
        <w:t xml:space="preserve"> </w:t>
      </w:r>
      <w:r>
        <w:rPr>
          <w:sz w:val="24"/>
          <w:lang w:val="en-US"/>
        </w:rPr>
        <w:t>eso</w:t>
      </w:r>
      <w:r>
        <w:rPr>
          <w:sz w:val="24"/>
        </w:rPr>
        <w:t xml:space="preserve">, </w:t>
      </w:r>
      <w:r>
        <w:rPr>
          <w:sz w:val="24"/>
          <w:lang w:val="en-US"/>
        </w:rPr>
        <w:t>ahora</w:t>
      </w:r>
      <w:r>
        <w:rPr>
          <w:sz w:val="24"/>
        </w:rPr>
        <w:t xml:space="preserve">                                         Сейчас, когда ты закончил среднюю</w:t>
      </w:r>
    </w:p>
    <w:p>
      <w:pPr>
        <w:pStyle w:val="Normal1"/>
        <w:spacing w:lineRule="auto" w:line="240"/>
        <w:ind w:firstLine="709" w:end="0"/>
        <w:rPr/>
      </w:pPr>
      <w:r>
        <w:rPr>
          <w:sz w:val="24"/>
          <w:lang w:val="en-US"/>
        </w:rPr>
        <w:t>que</w:t>
      </w:r>
      <w:r>
        <w:rPr>
          <w:sz w:val="24"/>
        </w:rPr>
        <w:t xml:space="preserve"> </w:t>
      </w:r>
      <w:r>
        <w:rPr>
          <w:sz w:val="24"/>
          <w:lang w:val="en-US"/>
        </w:rPr>
        <w:t>has</w:t>
      </w:r>
      <w:r>
        <w:rPr>
          <w:sz w:val="24"/>
        </w:rPr>
        <w:t xml:space="preserve"> </w:t>
      </w:r>
      <w:r>
        <w:rPr>
          <w:sz w:val="24"/>
          <w:lang w:val="en-US"/>
        </w:rPr>
        <w:t>acabado</w:t>
      </w:r>
      <w:r>
        <w:rPr>
          <w:sz w:val="24"/>
        </w:rPr>
        <w:t xml:space="preserve"> </w:t>
      </w:r>
      <w:r>
        <w:rPr>
          <w:sz w:val="24"/>
          <w:lang w:val="en-US"/>
        </w:rPr>
        <w:t>el</w:t>
      </w:r>
      <w:r>
        <w:rPr>
          <w:sz w:val="24"/>
        </w:rPr>
        <w:t xml:space="preserve"> </w:t>
      </w:r>
      <w:r>
        <w:rPr>
          <w:sz w:val="24"/>
          <w:lang w:val="en-US"/>
        </w:rPr>
        <w:t>bachillera</w:t>
      </w:r>
      <w:r>
        <w:rPr>
          <w:sz w:val="24"/>
        </w:rPr>
        <w:t>-                                                школу, нужно (постепенно начинать)</w:t>
      </w:r>
    </w:p>
    <w:p>
      <w:pPr>
        <w:pStyle w:val="Normal1"/>
        <w:spacing w:lineRule="auto" w:line="240"/>
        <w:ind w:firstLine="709" w:end="0"/>
        <w:rPr/>
      </w:pPr>
      <w:r>
        <w:rPr>
          <w:sz w:val="24"/>
          <w:lang w:val="en-US"/>
        </w:rPr>
        <w:t>to</w:t>
      </w:r>
      <w:r>
        <w:rPr>
          <w:sz w:val="24"/>
        </w:rPr>
        <w:t>. (</w:t>
      </w:r>
      <w:r>
        <w:rPr>
          <w:sz w:val="24"/>
          <w:lang w:val="en-US"/>
        </w:rPr>
        <w:t>C</w:t>
      </w:r>
      <w:r>
        <w:rPr>
          <w:sz w:val="24"/>
        </w:rPr>
        <w:t>.</w:t>
      </w:r>
      <w:r>
        <w:rPr>
          <w:sz w:val="24"/>
          <w:lang w:val="en-US"/>
        </w:rPr>
        <w:t>J</w:t>
      </w:r>
      <w:r>
        <w:rPr>
          <w:sz w:val="24"/>
        </w:rPr>
        <w:t xml:space="preserve">. </w:t>
      </w:r>
      <w:r>
        <w:rPr>
          <w:sz w:val="24"/>
          <w:lang w:val="en-US"/>
        </w:rPr>
        <w:t>C</w:t>
      </w:r>
      <w:r>
        <w:rPr>
          <w:lang w:val="en-US"/>
        </w:rPr>
        <w:t>ELA</w:t>
      </w:r>
      <w:r>
        <w:rPr>
          <w:sz w:val="24"/>
        </w:rPr>
        <w:t>)                                                                        думать об этом.</w:t>
      </w:r>
    </w:p>
    <w:p>
      <w:pPr>
        <w:pStyle w:val="Normal1"/>
        <w:spacing w:lineRule="auto" w:line="240"/>
        <w:ind w:firstLine="284" w:end="0"/>
        <w:rPr/>
      </w:pPr>
      <w:r>
        <w:rPr>
          <w:sz w:val="24"/>
          <w:lang w:val="en-US"/>
        </w:rPr>
        <w:t>Ya</w:t>
      </w:r>
      <w:r>
        <w:rPr>
          <w:sz w:val="24"/>
        </w:rPr>
        <w:t xml:space="preserve"> </w:t>
      </w:r>
      <w:r>
        <w:rPr>
          <w:i/>
          <w:iCs/>
          <w:sz w:val="24"/>
          <w:lang w:val="en-US"/>
        </w:rPr>
        <w:t>voy</w:t>
      </w:r>
      <w:r>
        <w:rPr>
          <w:i/>
          <w:iCs/>
          <w:sz w:val="24"/>
        </w:rPr>
        <w:t xml:space="preserve"> </w:t>
      </w:r>
      <w:r>
        <w:rPr>
          <w:i/>
          <w:iCs/>
          <w:sz w:val="24"/>
          <w:lang w:val="en-US"/>
        </w:rPr>
        <w:t>comprendiendo</w:t>
      </w:r>
      <w:r>
        <w:rPr>
          <w:sz w:val="24"/>
        </w:rPr>
        <w:t xml:space="preserve"> </w:t>
      </w:r>
      <w:r>
        <w:rPr>
          <w:sz w:val="24"/>
          <w:lang w:val="en-US"/>
        </w:rPr>
        <w:t>que</w:t>
      </w:r>
      <w:r>
        <w:rPr>
          <w:sz w:val="24"/>
        </w:rPr>
        <w:t xml:space="preserve"> </w:t>
      </w:r>
      <w:r>
        <w:rPr>
          <w:sz w:val="24"/>
          <w:lang w:val="en-US"/>
        </w:rPr>
        <w:t>mi</w:t>
      </w:r>
      <w:r>
        <w:rPr>
          <w:sz w:val="24"/>
        </w:rPr>
        <w:t xml:space="preserve"> </w:t>
      </w:r>
      <w:r>
        <w:rPr>
          <w:sz w:val="24"/>
          <w:lang w:val="en-US"/>
        </w:rPr>
        <w:t>vecino</w:t>
      </w:r>
      <w:r>
        <w:rPr>
          <w:sz w:val="24"/>
        </w:rPr>
        <w:t xml:space="preserve">                                     Я уже начинаю понимать, что </w:t>
      </w:r>
    </w:p>
    <w:p>
      <w:pPr>
        <w:pStyle w:val="Normal1"/>
        <w:spacing w:lineRule="auto" w:line="240"/>
        <w:ind w:firstLine="709" w:end="0"/>
        <w:rPr/>
      </w:pPr>
      <w:r>
        <w:rPr>
          <w:sz w:val="24"/>
          <w:lang w:val="en-US"/>
        </w:rPr>
        <w:t xml:space="preserve">tení a razón.                                                                                </w:t>
      </w:r>
      <w:r>
        <w:rPr>
          <w:sz w:val="24"/>
        </w:rPr>
        <w:t>мой сосед был прав.</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Кроме того, перифраза </w:t>
      </w:r>
      <w:r>
        <w:rPr>
          <w:b/>
          <w:sz w:val="24"/>
        </w:rPr>
        <w:t xml:space="preserve">ir + </w:t>
      </w:r>
      <w:r>
        <w:rPr>
          <w:b/>
          <w:sz w:val="24"/>
          <w:lang w:val="en-US"/>
        </w:rPr>
        <w:t>gerundio</w:t>
      </w:r>
      <w:r>
        <w:rPr>
          <w:sz w:val="24"/>
        </w:rPr>
        <w:t xml:space="preserve"> в </w:t>
      </w:r>
      <w:r>
        <w:rPr>
          <w:sz w:val="24"/>
          <w:lang w:val="en-US"/>
        </w:rPr>
        <w:t>preterito</w:t>
      </w:r>
      <w:r>
        <w:rPr>
          <w:sz w:val="24"/>
        </w:rPr>
        <w:t xml:space="preserve"> </w:t>
      </w:r>
      <w:r>
        <w:rPr>
          <w:sz w:val="24"/>
          <w:lang w:val="en-US"/>
        </w:rPr>
        <w:t>indefinido</w:t>
      </w:r>
      <w:r>
        <w:rPr>
          <w:sz w:val="24"/>
        </w:rPr>
        <w:t xml:space="preserve"> выра</w:t>
        <w:softHyphen/>
        <w:t xml:space="preserve">жает  </w:t>
      </w:r>
      <w:r>
        <w:rPr>
          <w:spacing w:val="20"/>
          <w:sz w:val="24"/>
        </w:rPr>
        <w:t>развитие</w:t>
      </w:r>
      <w:r>
        <w:rPr>
          <w:sz w:val="24"/>
        </w:rPr>
        <w:t xml:space="preserve"> действия от его начала: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Cont</w:t>
      </w:r>
      <w:r>
        <w:rPr>
          <w:sz w:val="24"/>
        </w:rPr>
        <w:t xml:space="preserve">ó </w:t>
      </w:r>
      <w:r>
        <w:rPr>
          <w:sz w:val="24"/>
          <w:lang w:val="en-US"/>
        </w:rPr>
        <w:t>sobre</w:t>
      </w:r>
      <w:r>
        <w:rPr>
          <w:sz w:val="24"/>
        </w:rPr>
        <w:t xml:space="preserve"> </w:t>
      </w:r>
      <w:r>
        <w:rPr>
          <w:sz w:val="24"/>
          <w:lang w:val="en-US"/>
        </w:rPr>
        <w:t>la</w:t>
      </w:r>
      <w:r>
        <w:rPr>
          <w:sz w:val="24"/>
        </w:rPr>
        <w:t xml:space="preserve"> </w:t>
      </w:r>
      <w:r>
        <w:rPr>
          <w:sz w:val="24"/>
          <w:lang w:val="en-US"/>
        </w:rPr>
        <w:t>mesa</w:t>
      </w:r>
      <w:r>
        <w:rPr>
          <w:sz w:val="24"/>
        </w:rPr>
        <w:t xml:space="preserve"> </w:t>
      </w:r>
      <w:r>
        <w:rPr>
          <w:sz w:val="24"/>
          <w:lang w:val="en-US"/>
        </w:rPr>
        <w:t>un</w:t>
      </w:r>
      <w:r>
        <w:rPr>
          <w:sz w:val="24"/>
        </w:rPr>
        <w:t xml:space="preserve"> </w:t>
      </w:r>
      <w:r>
        <w:rPr>
          <w:sz w:val="24"/>
          <w:lang w:val="en-US"/>
        </w:rPr>
        <w:t>pu</w:t>
      </w:r>
      <w:r>
        <w:rPr>
          <w:sz w:val="24"/>
        </w:rPr>
        <w:t>ñ</w:t>
      </w:r>
      <w:r>
        <w:rPr>
          <w:sz w:val="24"/>
          <w:lang w:val="en-US"/>
        </w:rPr>
        <w:t>ado</w:t>
      </w:r>
      <w:r>
        <w:rPr>
          <w:sz w:val="24"/>
        </w:rPr>
        <w:t xml:space="preserve"> </w:t>
      </w:r>
      <w:r>
        <w:rPr>
          <w:sz w:val="24"/>
          <w:lang w:val="en-US"/>
        </w:rPr>
        <w:t>de</w:t>
      </w:r>
      <w:r>
        <w:rPr>
          <w:sz w:val="24"/>
        </w:rPr>
        <w:t xml:space="preserve">                                            Он сосчитал на столе жалкую  </w:t>
      </w:r>
    </w:p>
    <w:p>
      <w:pPr>
        <w:pStyle w:val="Normal1"/>
        <w:spacing w:lineRule="auto" w:line="240"/>
        <w:ind w:firstLine="709" w:end="0"/>
        <w:rPr/>
      </w:pPr>
      <w:r>
        <w:rPr>
          <w:sz w:val="24"/>
          <w:lang w:val="en-US"/>
        </w:rPr>
        <w:t>billetes</w:t>
      </w:r>
      <w:r>
        <w:rPr>
          <w:sz w:val="24"/>
        </w:rPr>
        <w:t xml:space="preserve">, </w:t>
      </w:r>
      <w:r>
        <w:rPr>
          <w:sz w:val="24"/>
          <w:lang w:val="en-US"/>
        </w:rPr>
        <w:t>que</w:t>
      </w:r>
      <w:r>
        <w:rPr>
          <w:sz w:val="24"/>
        </w:rPr>
        <w:t xml:space="preserve"> </w:t>
      </w:r>
      <w:r>
        <w:rPr>
          <w:i/>
          <w:iCs/>
          <w:sz w:val="24"/>
          <w:lang w:val="en-US"/>
        </w:rPr>
        <w:t>fue</w:t>
      </w:r>
      <w:r>
        <w:rPr>
          <w:i/>
          <w:iCs/>
          <w:sz w:val="24"/>
        </w:rPr>
        <w:t xml:space="preserve"> </w:t>
      </w:r>
      <w:r>
        <w:rPr>
          <w:i/>
          <w:iCs/>
          <w:sz w:val="24"/>
          <w:lang w:val="en-US"/>
        </w:rPr>
        <w:t>recogiendo</w:t>
      </w:r>
      <w:r>
        <w:rPr>
          <w:sz w:val="24"/>
        </w:rPr>
        <w:t xml:space="preserve"> </w:t>
      </w:r>
      <w:r>
        <w:rPr>
          <w:sz w:val="24"/>
          <w:lang w:val="en-US"/>
        </w:rPr>
        <w:t>el</w:t>
      </w:r>
      <w:r>
        <w:rPr>
          <w:sz w:val="24"/>
        </w:rPr>
        <w:t xml:space="preserve">                                                  горстку мелких купюр, которые</w:t>
      </w:r>
    </w:p>
    <w:p>
      <w:pPr>
        <w:pStyle w:val="Normal1"/>
        <w:spacing w:lineRule="auto" w:line="240"/>
        <w:ind w:firstLine="709" w:end="0"/>
        <w:rPr/>
      </w:pPr>
      <w:r>
        <w:rPr>
          <w:sz w:val="24"/>
          <w:lang w:val="en-US"/>
        </w:rPr>
        <w:t>ayudante</w:t>
      </w:r>
      <w:r>
        <w:rPr>
          <w:sz w:val="24"/>
        </w:rPr>
        <w:t xml:space="preserve"> </w:t>
      </w:r>
      <w:r>
        <w:rPr>
          <w:sz w:val="24"/>
          <w:lang w:val="en-US"/>
        </w:rPr>
        <w:t>apresuradamente</w:t>
      </w:r>
      <w:r>
        <w:rPr>
          <w:sz w:val="24"/>
        </w:rPr>
        <w:t xml:space="preserve">.                                                      стал быстро подбирать </w:t>
      </w:r>
    </w:p>
    <w:p>
      <w:pPr>
        <w:pStyle w:val="Normal1"/>
        <w:spacing w:lineRule="auto" w:line="240"/>
        <w:ind w:firstLine="709" w:end="0"/>
        <w:rPr/>
      </w:pPr>
      <w:r>
        <w:rPr>
          <w:sz w:val="24"/>
        </w:rPr>
        <w:t xml:space="preserve"> </w:t>
      </w:r>
      <w:r>
        <w:rPr>
          <w:sz w:val="24"/>
        </w:rPr>
        <w:t>(</w:t>
      </w:r>
      <w:r>
        <w:rPr>
          <w:sz w:val="24"/>
          <w:lang w:val="en-US"/>
        </w:rPr>
        <w:t>J</w:t>
      </w:r>
      <w:r>
        <w:rPr>
          <w:sz w:val="24"/>
        </w:rPr>
        <w:t xml:space="preserve">. </w:t>
      </w:r>
      <w:r>
        <w:rPr>
          <w:sz w:val="24"/>
          <w:lang w:val="en-US"/>
        </w:rPr>
        <w:t>F</w:t>
      </w:r>
      <w:r>
        <w:rPr>
          <w:lang w:val="en-US"/>
        </w:rPr>
        <w:t>ERN</w:t>
      </w:r>
      <w:r>
        <w:rPr/>
        <w:t>Á</w:t>
      </w:r>
      <w:r>
        <w:rPr>
          <w:lang w:val="en-US"/>
        </w:rPr>
        <w:t>NDES</w:t>
      </w:r>
      <w:r>
        <w:rPr>
          <w:sz w:val="24"/>
        </w:rPr>
        <w:t xml:space="preserve"> </w:t>
      </w:r>
      <w:r>
        <w:rPr>
          <w:sz w:val="24"/>
          <w:lang w:val="en-US"/>
        </w:rPr>
        <w:t>S</w:t>
      </w:r>
      <w:r>
        <w:rPr>
          <w:lang w:val="en-US"/>
        </w:rPr>
        <w:t>ANTOS</w:t>
      </w:r>
      <w:r>
        <w:rPr>
          <w:sz w:val="24"/>
        </w:rPr>
        <w:t xml:space="preserve">)                                                        его помощник. </w:t>
      </w:r>
    </w:p>
    <w:p>
      <w:pPr>
        <w:pStyle w:val="Normal1"/>
        <w:spacing w:lineRule="auto" w:line="240"/>
        <w:ind w:firstLine="284" w:end="0"/>
        <w:rPr/>
      </w:pPr>
      <w:r>
        <w:rPr>
          <w:sz w:val="24"/>
          <w:lang w:val="en-US"/>
        </w:rPr>
        <w:t>Luego</w:t>
      </w:r>
      <w:r>
        <w:rPr>
          <w:sz w:val="24"/>
        </w:rPr>
        <w:t xml:space="preserve"> </w:t>
      </w:r>
      <w:r>
        <w:rPr>
          <w:sz w:val="24"/>
          <w:lang w:val="en-US"/>
        </w:rPr>
        <w:t>el</w:t>
      </w:r>
      <w:r>
        <w:rPr>
          <w:sz w:val="24"/>
        </w:rPr>
        <w:t xml:space="preserve"> </w:t>
      </w:r>
      <w:r>
        <w:rPr>
          <w:sz w:val="24"/>
          <w:lang w:val="en-US"/>
        </w:rPr>
        <w:t>profesor</w:t>
      </w:r>
      <w:r>
        <w:rPr>
          <w:sz w:val="24"/>
        </w:rPr>
        <w:t xml:space="preserve"> </w:t>
      </w:r>
      <w:r>
        <w:rPr>
          <w:sz w:val="24"/>
          <w:lang w:val="en-US"/>
        </w:rPr>
        <w:t>nos</w:t>
      </w:r>
      <w:r>
        <w:rPr>
          <w:sz w:val="24"/>
        </w:rPr>
        <w:t xml:space="preserve"> </w:t>
      </w:r>
      <w:r>
        <w:rPr>
          <w:i/>
          <w:iCs/>
          <w:sz w:val="24"/>
          <w:lang w:val="en-US"/>
        </w:rPr>
        <w:t>fue</w:t>
      </w:r>
      <w:r>
        <w:rPr>
          <w:i/>
          <w:iCs/>
          <w:sz w:val="24"/>
        </w:rPr>
        <w:t xml:space="preserve"> </w:t>
      </w:r>
      <w:r>
        <w:rPr>
          <w:i/>
          <w:iCs/>
          <w:sz w:val="24"/>
          <w:lang w:val="en-US"/>
        </w:rPr>
        <w:t>llamando</w:t>
      </w:r>
      <w:r>
        <w:rPr>
          <w:sz w:val="24"/>
        </w:rPr>
        <w:t xml:space="preserve">                                          Затем преподаватель стал вызывать</w:t>
      </w:r>
    </w:p>
    <w:p>
      <w:pPr>
        <w:pStyle w:val="Normal1"/>
        <w:spacing w:lineRule="auto" w:line="240"/>
        <w:ind w:firstLine="709" w:end="0"/>
        <w:rPr/>
      </w:pPr>
      <w:r>
        <w:rPr>
          <w:sz w:val="24"/>
        </w:rPr>
        <w:t xml:space="preserve"> </w:t>
      </w:r>
      <w:r>
        <w:rPr>
          <w:sz w:val="24"/>
          <w:lang w:val="en-US"/>
        </w:rPr>
        <w:t xml:space="preserve">a todos uno tras otro.                                                              </w:t>
      </w:r>
      <w:r>
        <w:rPr>
          <w:sz w:val="24"/>
        </w:rPr>
        <w:t>нас всех, одного за другим.</w:t>
      </w:r>
    </w:p>
    <w:p>
      <w:pPr>
        <w:pStyle w:val="Normal1"/>
        <w:spacing w:lineRule="auto" w:line="240"/>
        <w:ind w:firstLine="284" w:end="0"/>
        <w:rPr>
          <w:sz w:val="24"/>
        </w:rPr>
      </w:pPr>
      <w:r>
        <w:rPr>
          <w:sz w:val="24"/>
        </w:rPr>
      </w:r>
    </w:p>
    <w:p>
      <w:pPr>
        <w:pStyle w:val="Heading2"/>
        <w:ind w:hanging="0" w:start="0"/>
        <w:rPr>
          <w:b w:val="false"/>
          <w:bCs/>
          <w:sz w:val="24"/>
        </w:rPr>
      </w:pPr>
      <w:r>
        <w:rPr>
          <w:b w:val="false"/>
          <w:bCs/>
          <w:sz w:val="24"/>
        </w:rPr>
      </w:r>
      <w:bookmarkStart w:id="108" w:name="__RefHeading___Toc1886092"/>
      <w:bookmarkStart w:id="109" w:name="__RefHeading___Toc1886092"/>
    </w:p>
    <w:p>
      <w:pPr>
        <w:pStyle w:val="Heading2"/>
        <w:ind w:hanging="0" w:start="0"/>
        <w:rPr>
          <w:b w:val="false"/>
          <w:bCs/>
        </w:rPr>
      </w:pPr>
      <w:r>
        <w:rPr>
          <w:b w:val="false"/>
          <w:bCs/>
        </w:rPr>
      </w:r>
    </w:p>
    <w:p>
      <w:pPr>
        <w:pStyle w:val="Heading2"/>
        <w:ind w:hanging="0" w:start="0"/>
        <w:rPr>
          <w:b w:val="false"/>
          <w:bCs/>
        </w:rPr>
      </w:pPr>
      <w:r>
        <w:rPr>
          <w:b w:val="false"/>
          <w:bCs/>
        </w:rPr>
      </w:r>
    </w:p>
    <w:p>
      <w:pPr>
        <w:pStyle w:val="Heading2"/>
        <w:ind w:hanging="0" w:start="0"/>
        <w:rPr>
          <w:b w:val="false"/>
          <w:bCs/>
          <w:lang w:val="en-US"/>
        </w:rPr>
      </w:pPr>
      <w:bookmarkStart w:id="110" w:name="__RefHeading___Toc1886092"/>
      <w:r>
        <w:rPr>
          <w:b w:val="false"/>
          <w:bCs/>
        </w:rPr>
        <w:t>НАРЕЧИЕ</w:t>
      </w:r>
      <w:bookmarkEnd w:id="110"/>
    </w:p>
    <w:p>
      <w:pPr>
        <w:pStyle w:val="Normal1"/>
        <w:spacing w:lineRule="auto" w:line="240"/>
        <w:ind w:firstLine="284" w:end="0"/>
        <w:rPr>
          <w:b/>
          <w:bCs/>
          <w:sz w:val="24"/>
          <w:lang w:val="en-US"/>
        </w:rPr>
      </w:pPr>
      <w:r>
        <w:rPr>
          <w:b/>
          <w:bCs/>
          <w:sz w:val="24"/>
          <w:lang w:val="en-US"/>
        </w:rPr>
      </w:r>
    </w:p>
    <w:p>
      <w:pPr>
        <w:pStyle w:val="FR4"/>
        <w:ind w:firstLine="284" w:end="0"/>
        <w:jc w:val="center"/>
        <w:rPr/>
      </w:pPr>
      <w:r>
        <w:rPr/>
        <w:t>Terminologia</w:t>
      </w:r>
    </w:p>
    <w:tbl>
      <w:tblPr>
        <w:tblW w:w="7482" w:type="dxa"/>
        <w:jc w:val="start"/>
        <w:tblInd w:w="281" w:type="dxa"/>
        <w:tblLayout w:type="fixed"/>
        <w:tblCellMar>
          <w:top w:w="0" w:type="dxa"/>
          <w:start w:w="108" w:type="dxa"/>
          <w:bottom w:w="0" w:type="dxa"/>
          <w:end w:w="108" w:type="dxa"/>
        </w:tblCellMar>
      </w:tblPr>
      <w:tblGrid>
        <w:gridCol w:w="3088"/>
        <w:gridCol w:w="4394"/>
      </w:tblGrid>
      <w:tr>
        <w:trPr>
          <w:trHeight w:val="4256" w:hRule="atLeast"/>
        </w:trPr>
        <w:tc>
          <w:tcPr>
            <w:tcW w:w="3088" w:type="dxa"/>
            <w:tcBorders/>
          </w:tcPr>
          <w:p>
            <w:pPr>
              <w:pStyle w:val="Normal1"/>
              <w:snapToGrid w:val="false"/>
              <w:spacing w:lineRule="auto" w:line="240"/>
              <w:ind w:firstLine="284" w:end="-452"/>
              <w:rPr>
                <w:lang w:val="en-US"/>
              </w:rPr>
            </w:pPr>
            <w:r>
              <w:rPr>
                <w:lang w:val="en-US"/>
              </w:rPr>
            </w:r>
          </w:p>
          <w:p>
            <w:pPr>
              <w:pStyle w:val="Normal1"/>
              <w:spacing w:lineRule="auto" w:line="240"/>
              <w:ind w:firstLine="284" w:end="0"/>
              <w:rPr/>
            </w:pPr>
            <w:r>
              <w:rPr>
                <w:lang w:val="en-US"/>
              </w:rPr>
              <w:t xml:space="preserve"> </w:t>
            </w:r>
            <w:r>
              <w:rPr>
                <w:b/>
                <w:bCs/>
                <w:lang w:val="en-US"/>
              </w:rPr>
              <w:t>Adverbio</w:t>
            </w:r>
          </w:p>
          <w:p>
            <w:pPr>
              <w:pStyle w:val="Normal1"/>
              <w:spacing w:lineRule="auto" w:line="240"/>
              <w:ind w:firstLine="284" w:end="0"/>
              <w:rPr>
                <w:b/>
                <w:bCs/>
                <w:lang w:val="en-US"/>
              </w:rPr>
            </w:pPr>
            <w:r>
              <w:rPr>
                <w:b/>
                <w:bCs/>
                <w:lang w:val="en-US"/>
              </w:rPr>
              <w:t>»        simple</w:t>
            </w:r>
          </w:p>
          <w:p>
            <w:pPr>
              <w:pStyle w:val="Normal1"/>
              <w:spacing w:lineRule="auto" w:line="240"/>
              <w:ind w:firstLine="284" w:end="0"/>
              <w:rPr>
                <w:b/>
                <w:bCs/>
                <w:lang w:val="en-US"/>
              </w:rPr>
            </w:pPr>
            <w:r>
              <w:rPr>
                <w:b/>
                <w:bCs/>
                <w:lang w:val="en-US"/>
              </w:rPr>
              <w:t>»        compuesto</w:t>
            </w:r>
          </w:p>
          <w:p>
            <w:pPr>
              <w:pStyle w:val="Normal1"/>
              <w:spacing w:lineRule="auto" w:line="240"/>
              <w:ind w:firstLine="284" w:end="0"/>
              <w:rPr>
                <w:b/>
                <w:bCs/>
                <w:lang w:val="en-US"/>
              </w:rPr>
            </w:pPr>
            <w:r>
              <w:rPr>
                <w:b/>
                <w:bCs/>
                <w:lang w:val="en-US"/>
              </w:rPr>
              <w:t>»        primitivo</w:t>
            </w:r>
          </w:p>
          <w:p>
            <w:pPr>
              <w:pStyle w:val="Normal1"/>
              <w:spacing w:lineRule="auto" w:line="240"/>
              <w:ind w:firstLine="284" w:end="0"/>
              <w:rPr>
                <w:lang w:val="en-US"/>
              </w:rPr>
            </w:pPr>
            <w:r>
              <w:rPr>
                <w:b/>
                <w:bCs/>
                <w:lang w:val="en-US"/>
              </w:rPr>
              <w:t>»        derivado</w:t>
            </w:r>
          </w:p>
          <w:p>
            <w:pPr>
              <w:pStyle w:val="Normal1"/>
              <w:spacing w:lineRule="auto" w:line="240"/>
              <w:ind w:firstLine="284" w:end="0"/>
              <w:rPr>
                <w:b/>
                <w:bCs/>
                <w:lang w:val="en-US"/>
              </w:rPr>
            </w:pPr>
            <w:r>
              <w:rPr>
                <w:b/>
                <w:bCs/>
                <w:lang w:val="en-US"/>
              </w:rPr>
              <w:t>Mode adverbial</w:t>
            </w:r>
          </w:p>
          <w:p>
            <w:pPr>
              <w:pStyle w:val="Normal1"/>
              <w:spacing w:lineRule="auto" w:line="240"/>
              <w:ind w:firstLine="284" w:end="0"/>
              <w:rPr>
                <w:b/>
                <w:bCs/>
                <w:lang w:val="en-US"/>
              </w:rPr>
            </w:pPr>
            <w:r>
              <w:rPr>
                <w:b/>
                <w:bCs/>
                <w:lang w:val="en-US"/>
              </w:rPr>
              <w:t>Locución adverbial</w:t>
            </w:r>
          </w:p>
          <w:p>
            <w:pPr>
              <w:pStyle w:val="Normal1"/>
              <w:spacing w:lineRule="auto" w:line="240"/>
              <w:ind w:firstLine="284" w:end="0"/>
              <w:rPr>
                <w:lang w:val="en-US"/>
              </w:rPr>
            </w:pPr>
            <w:r>
              <w:rPr>
                <w:b/>
                <w:bCs/>
                <w:lang w:val="en-US"/>
              </w:rPr>
              <w:t>Adverbio calificativo</w:t>
            </w:r>
          </w:p>
          <w:p>
            <w:pPr>
              <w:pStyle w:val="Normal1"/>
              <w:spacing w:lineRule="auto" w:line="240"/>
              <w:ind w:firstLine="284" w:end="0"/>
              <w:rPr/>
            </w:pPr>
            <w:r>
              <w:rPr>
                <w:b/>
                <w:bCs/>
                <w:lang w:val="en-US"/>
              </w:rPr>
              <w:t>»        circunstancial</w:t>
            </w:r>
          </w:p>
          <w:p>
            <w:pPr>
              <w:pStyle w:val="Normal1"/>
              <w:spacing w:lineRule="auto" w:line="240"/>
              <w:ind w:firstLine="284" w:end="0"/>
              <w:rPr>
                <w:b/>
                <w:bCs/>
                <w:lang w:val="en-US"/>
              </w:rPr>
            </w:pPr>
            <w:r>
              <w:rPr>
                <w:b/>
                <w:bCs/>
                <w:lang w:val="en-US"/>
              </w:rPr>
              <w:t>»        de modo</w:t>
            </w:r>
          </w:p>
          <w:p>
            <w:pPr>
              <w:pStyle w:val="Normal1"/>
              <w:spacing w:lineRule="auto" w:line="240"/>
              <w:ind w:firstLine="284" w:end="0"/>
              <w:rPr>
                <w:b/>
                <w:bCs/>
                <w:lang w:val="en-US"/>
              </w:rPr>
            </w:pPr>
            <w:r>
              <w:rPr>
                <w:b/>
                <w:bCs/>
                <w:lang w:val="en-US"/>
              </w:rPr>
              <w:t>»        de lugar</w:t>
            </w:r>
          </w:p>
          <w:p>
            <w:pPr>
              <w:pStyle w:val="Normal1"/>
              <w:spacing w:lineRule="auto" w:line="240"/>
              <w:ind w:firstLine="284" w:end="0"/>
              <w:rPr>
                <w:b/>
                <w:bCs/>
                <w:lang w:val="en-US"/>
              </w:rPr>
            </w:pPr>
            <w:r>
              <w:rPr>
                <w:b/>
                <w:bCs/>
                <w:lang w:val="en-US"/>
              </w:rPr>
              <w:t>»        de tiempo</w:t>
            </w:r>
          </w:p>
          <w:p>
            <w:pPr>
              <w:pStyle w:val="Normal1"/>
              <w:spacing w:lineRule="auto" w:line="240"/>
              <w:ind w:firstLine="284" w:end="0"/>
              <w:rPr>
                <w:b/>
                <w:bCs/>
                <w:lang w:val="en-US"/>
              </w:rPr>
            </w:pPr>
            <w:r>
              <w:rPr>
                <w:b/>
                <w:bCs/>
                <w:lang w:val="en-US"/>
              </w:rPr>
              <w:t>»        de cantidad</w:t>
            </w:r>
          </w:p>
          <w:p>
            <w:pPr>
              <w:pStyle w:val="Normal1"/>
              <w:spacing w:lineRule="auto" w:line="240"/>
              <w:ind w:firstLine="284" w:end="0"/>
              <w:rPr/>
            </w:pPr>
            <w:r>
              <w:rPr>
                <w:b/>
                <w:bCs/>
                <w:lang w:val="en-US"/>
              </w:rPr>
              <w:t xml:space="preserve">»        de </w:t>
            </w:r>
            <w:r>
              <w:rPr>
                <w:b/>
                <w:bCs/>
              </w:rPr>
              <w:t>а</w:t>
            </w:r>
            <w:r>
              <w:rPr>
                <w:b/>
                <w:bCs/>
                <w:lang w:val="en-US"/>
              </w:rPr>
              <w:t>firmasión</w:t>
            </w:r>
          </w:p>
          <w:p>
            <w:pPr>
              <w:pStyle w:val="Normal1"/>
              <w:spacing w:lineRule="auto" w:line="240"/>
              <w:ind w:firstLine="284" w:end="0"/>
              <w:rPr>
                <w:b/>
                <w:bCs/>
                <w:lang w:val="en-US"/>
              </w:rPr>
            </w:pPr>
            <w:r>
              <w:rPr>
                <w:b/>
                <w:bCs/>
                <w:lang w:val="en-US"/>
              </w:rPr>
              <w:t>»        de negación</w:t>
            </w:r>
          </w:p>
          <w:p>
            <w:pPr>
              <w:pStyle w:val="Normal1"/>
              <w:spacing w:lineRule="auto" w:line="240"/>
              <w:ind w:firstLine="284" w:end="0"/>
              <w:rPr>
                <w:b/>
                <w:bCs/>
              </w:rPr>
            </w:pPr>
            <w:r>
              <w:rPr>
                <w:b/>
                <w:bCs/>
              </w:rPr>
              <w:t xml:space="preserve">»        </w:t>
            </w:r>
            <w:r>
              <w:rPr>
                <w:b/>
                <w:bCs/>
                <w:lang w:val="en-US"/>
              </w:rPr>
              <w:t>de</w:t>
            </w:r>
            <w:r>
              <w:rPr>
                <w:b/>
                <w:bCs/>
              </w:rPr>
              <w:t xml:space="preserve"> </w:t>
            </w:r>
            <w:r>
              <w:rPr>
                <w:b/>
                <w:bCs/>
                <w:lang w:val="en-US"/>
              </w:rPr>
              <w:t>duda</w:t>
            </w:r>
          </w:p>
          <w:p>
            <w:pPr>
              <w:pStyle w:val="Normal1"/>
              <w:rPr>
                <w:b/>
                <w:bCs/>
              </w:rPr>
            </w:pPr>
            <w:r>
              <w:rPr>
                <w:b/>
                <w:bCs/>
              </w:rPr>
            </w:r>
          </w:p>
        </w:tc>
        <w:tc>
          <w:tcPr>
            <w:tcW w:w="4394" w:type="dxa"/>
            <w:tcBorders/>
          </w:tcPr>
          <w:p>
            <w:pPr>
              <w:pStyle w:val="Normal"/>
              <w:snapToGrid w:val="false"/>
              <w:rPr/>
            </w:pPr>
            <w:r>
              <w:rPr/>
            </w:r>
          </w:p>
          <w:p>
            <w:pPr>
              <w:pStyle w:val="Normal1"/>
              <w:spacing w:lineRule="auto" w:line="240"/>
              <w:rPr/>
            </w:pPr>
            <w:r>
              <w:rPr/>
              <w:t xml:space="preserve">— </w:t>
            </w:r>
            <w:r>
              <w:rPr/>
              <w:t xml:space="preserve">наречие                </w:t>
            </w:r>
          </w:p>
          <w:p>
            <w:pPr>
              <w:pStyle w:val="Normal1"/>
              <w:spacing w:lineRule="auto" w:line="240"/>
              <w:rPr/>
            </w:pPr>
            <w:r>
              <w:rPr/>
              <w:t xml:space="preserve">— </w:t>
            </w:r>
            <w:r>
              <w:rPr/>
              <w:t>йростое наречие</w:t>
            </w:r>
          </w:p>
          <w:p>
            <w:pPr>
              <w:pStyle w:val="Normal1"/>
              <w:spacing w:lineRule="auto" w:line="240"/>
              <w:rPr/>
            </w:pPr>
            <w:r>
              <w:rPr/>
              <w:t xml:space="preserve">— </w:t>
            </w:r>
            <w:r>
              <w:rPr/>
              <w:t>сложное наречие</w:t>
            </w:r>
          </w:p>
          <w:p>
            <w:pPr>
              <w:pStyle w:val="Normal1"/>
              <w:spacing w:lineRule="auto" w:line="240"/>
              <w:rPr/>
            </w:pPr>
            <w:r>
              <w:rPr/>
              <w:t xml:space="preserve">— </w:t>
            </w:r>
            <w:r>
              <w:rPr/>
              <w:t>непроизводное наречие</w:t>
            </w:r>
          </w:p>
          <w:p>
            <w:pPr>
              <w:pStyle w:val="Normal1"/>
              <w:spacing w:lineRule="auto" w:line="240"/>
              <w:rPr/>
            </w:pPr>
            <w:r>
              <w:rPr/>
              <w:t xml:space="preserve">— </w:t>
            </w:r>
            <w:r>
              <w:rPr/>
              <w:t>производное наречие</w:t>
            </w:r>
          </w:p>
          <w:p>
            <w:pPr>
              <w:pStyle w:val="Normal1"/>
              <w:spacing w:lineRule="auto" w:line="240"/>
              <w:rPr/>
            </w:pPr>
            <w:r>
              <w:rPr/>
              <w:t xml:space="preserve">— </w:t>
            </w:r>
            <w:r>
              <w:rPr/>
              <w:t xml:space="preserve">адвербиальный (наречный) </w:t>
            </w:r>
            <w:r>
              <w:rPr>
                <w:lang w:val="en-US"/>
              </w:rPr>
              <w:t>o</w:t>
            </w:r>
            <w:r>
              <w:rPr/>
              <w:t xml:space="preserve">борот </w:t>
            </w:r>
          </w:p>
          <w:p>
            <w:pPr>
              <w:pStyle w:val="Normal1"/>
              <w:spacing w:lineRule="auto" w:line="240"/>
              <w:rPr/>
            </w:pPr>
            <w:r>
              <w:rPr/>
              <w:t xml:space="preserve">—       </w:t>
            </w:r>
            <w:r>
              <w:rPr/>
              <w:t>»     »     »</w:t>
            </w:r>
          </w:p>
          <w:p>
            <w:pPr>
              <w:pStyle w:val="Normal1"/>
              <w:spacing w:lineRule="auto" w:line="240"/>
              <w:rPr/>
            </w:pPr>
            <w:r>
              <w:rPr/>
              <w:t xml:space="preserve">— </w:t>
            </w:r>
            <w:r>
              <w:rPr/>
              <w:t xml:space="preserve">качественное наречие </w:t>
            </w:r>
          </w:p>
          <w:p>
            <w:pPr>
              <w:pStyle w:val="Normal1"/>
              <w:spacing w:lineRule="auto" w:line="240"/>
              <w:rPr/>
            </w:pPr>
            <w:r>
              <w:rPr/>
              <w:t xml:space="preserve">— </w:t>
            </w:r>
            <w:r>
              <w:rPr/>
              <w:t xml:space="preserve">обстоятельственное наречие </w:t>
            </w:r>
          </w:p>
          <w:p>
            <w:pPr>
              <w:pStyle w:val="Normal1"/>
              <w:spacing w:lineRule="auto" w:line="240"/>
              <w:rPr/>
            </w:pPr>
            <w:r>
              <w:rPr/>
              <w:t xml:space="preserve">— </w:t>
            </w:r>
            <w:r>
              <w:rPr/>
              <w:t xml:space="preserve">наречие образа действия </w:t>
            </w:r>
          </w:p>
          <w:p>
            <w:pPr>
              <w:pStyle w:val="Normal1"/>
              <w:spacing w:lineRule="auto" w:line="240"/>
              <w:rPr/>
            </w:pPr>
            <w:r>
              <w:rPr/>
              <w:t xml:space="preserve">—       </w:t>
            </w:r>
            <w:r>
              <w:rPr/>
              <w:t xml:space="preserve">»      места </w:t>
            </w:r>
          </w:p>
          <w:p>
            <w:pPr>
              <w:pStyle w:val="Normal1"/>
              <w:spacing w:lineRule="auto" w:line="240"/>
              <w:rPr/>
            </w:pPr>
            <w:r>
              <w:rPr/>
              <w:t xml:space="preserve">—       </w:t>
            </w:r>
            <w:r>
              <w:rPr/>
              <w:t xml:space="preserve">»      времени </w:t>
            </w:r>
          </w:p>
          <w:p>
            <w:pPr>
              <w:pStyle w:val="Normal1"/>
              <w:spacing w:lineRule="auto" w:line="240"/>
              <w:rPr/>
            </w:pPr>
            <w:r>
              <w:rPr/>
              <w:t xml:space="preserve">—       </w:t>
            </w:r>
            <w:r>
              <w:rPr/>
              <w:t xml:space="preserve">»      количества </w:t>
            </w:r>
          </w:p>
          <w:p>
            <w:pPr>
              <w:pStyle w:val="Normal1"/>
              <w:spacing w:lineRule="auto" w:line="240"/>
              <w:rPr/>
            </w:pPr>
            <w:r>
              <w:rPr/>
              <w:t xml:space="preserve">— </w:t>
            </w:r>
            <w:r>
              <w:rPr/>
              <w:t xml:space="preserve">утвердительное наречие </w:t>
            </w:r>
          </w:p>
          <w:p>
            <w:pPr>
              <w:pStyle w:val="Normal1"/>
              <w:spacing w:lineRule="auto" w:line="240"/>
              <w:rPr/>
            </w:pPr>
            <w:r>
              <w:rPr/>
              <w:t xml:space="preserve">— </w:t>
            </w:r>
            <w:r>
              <w:rPr/>
              <w:t xml:space="preserve">отрицательное наречие </w:t>
            </w:r>
          </w:p>
          <w:p>
            <w:pPr>
              <w:pStyle w:val="Normal1"/>
              <w:spacing w:lineRule="auto" w:line="240"/>
              <w:rPr/>
            </w:pPr>
            <w:r>
              <w:rPr/>
              <w:t xml:space="preserve">— </w:t>
            </w:r>
            <w:r>
              <w:rPr/>
              <w:t>наречие сомнения</w:t>
            </w:r>
          </w:p>
          <w:p>
            <w:pPr>
              <w:pStyle w:val="Normal1"/>
              <w:rPr/>
            </w:pPr>
            <w:r>
              <w:rPr/>
            </w:r>
          </w:p>
        </w:tc>
      </w:tr>
    </w:tbl>
    <w:p>
      <w:pPr>
        <w:pStyle w:val="Heading3"/>
        <w:ind w:hanging="0" w:start="0"/>
        <w:rPr/>
      </w:pPr>
      <w:r>
        <w:rPr/>
      </w:r>
      <w:bookmarkStart w:id="111" w:name="__RefHeading___Toc1886093"/>
      <w:bookmarkStart w:id="112" w:name="__RefHeading___Toc1886093"/>
    </w:p>
    <w:p>
      <w:pPr>
        <w:pStyle w:val="Heading3"/>
        <w:ind w:hanging="0" w:start="0"/>
        <w:rPr/>
      </w:pPr>
      <w:bookmarkStart w:id="113" w:name="__RefHeading___Toc1886093"/>
      <w:r>
        <w:rPr/>
        <w:t>§ 79. Общая характеристика наречий</w:t>
      </w:r>
      <w:bookmarkEnd w:id="113"/>
    </w:p>
    <w:p>
      <w:pPr>
        <w:pStyle w:val="Normal1"/>
        <w:spacing w:lineRule="auto" w:line="240"/>
        <w:ind w:firstLine="284" w:end="0"/>
        <w:rPr>
          <w:sz w:val="24"/>
        </w:rPr>
      </w:pPr>
      <w:r>
        <w:rPr>
          <w:sz w:val="24"/>
        </w:rPr>
      </w:r>
    </w:p>
    <w:p>
      <w:pPr>
        <w:pStyle w:val="Normal1"/>
        <w:spacing w:lineRule="auto" w:line="240"/>
        <w:ind w:firstLine="284" w:end="0"/>
        <w:rPr/>
      </w:pPr>
      <w:r>
        <w:rPr>
          <w:sz w:val="24"/>
        </w:rPr>
        <w:t>Наречием называется неизменяемая часть речи, которая обозна</w:t>
        <w:softHyphen/>
        <w:t xml:space="preserve">чает </w:t>
      </w:r>
      <w:r>
        <w:rPr>
          <w:spacing w:val="20"/>
          <w:sz w:val="24"/>
        </w:rPr>
        <w:t>признак действия и качество</w:t>
      </w:r>
      <w:r>
        <w:rPr>
          <w:sz w:val="24"/>
        </w:rPr>
        <w:t>. В предложениях наречия обычно выполняют роль обстоятельств и употребляются при глаголах, а также с прилагательными и наречиями: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Juan vive </w:t>
      </w:r>
      <w:r>
        <w:rPr>
          <w:i/>
          <w:iCs/>
          <w:sz w:val="24"/>
          <w:lang w:val="en-US"/>
        </w:rPr>
        <w:t>bien</w:t>
      </w:r>
      <w:r>
        <w:rPr>
          <w:sz w:val="24"/>
          <w:lang w:val="en-US"/>
        </w:rPr>
        <w:t xml:space="preserve">. </w:t>
      </w:r>
    </w:p>
    <w:p>
      <w:pPr>
        <w:pStyle w:val="Normal1"/>
        <w:spacing w:lineRule="auto" w:line="240"/>
        <w:ind w:firstLine="284" w:end="0"/>
        <w:rPr/>
      </w:pPr>
      <w:r>
        <w:rPr>
          <w:sz w:val="24"/>
          <w:lang w:val="en-US"/>
        </w:rPr>
        <w:t xml:space="preserve">Mi tío vive </w:t>
      </w:r>
      <w:r>
        <w:rPr>
          <w:i/>
          <w:iCs/>
          <w:sz w:val="24"/>
          <w:lang w:val="en-US"/>
        </w:rPr>
        <w:t>bastante</w:t>
      </w:r>
      <w:r>
        <w:rPr>
          <w:sz w:val="24"/>
          <w:lang w:val="en-US"/>
        </w:rPr>
        <w:t xml:space="preserve"> lejos. </w:t>
      </w:r>
    </w:p>
    <w:p>
      <w:pPr>
        <w:pStyle w:val="Normal1"/>
        <w:spacing w:lineRule="auto" w:line="240"/>
        <w:ind w:firstLine="284" w:end="0"/>
        <w:rPr/>
      </w:pPr>
      <w:r>
        <w:rPr>
          <w:sz w:val="24"/>
          <w:lang w:val="en-US"/>
        </w:rPr>
        <w:t xml:space="preserve">Pedro vive </w:t>
      </w:r>
      <w:r>
        <w:rPr>
          <w:i/>
          <w:iCs/>
          <w:sz w:val="24"/>
          <w:lang w:val="en-US"/>
        </w:rPr>
        <w:t>muy</w:t>
      </w:r>
      <w:r>
        <w:rPr>
          <w:sz w:val="24"/>
          <w:lang w:val="en-US"/>
        </w:rPr>
        <w:t xml:space="preserve"> alegre.</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В этих предложениях наречия bien, </w:t>
      </w:r>
      <w:r>
        <w:rPr>
          <w:sz w:val="24"/>
          <w:lang w:val="en-US"/>
        </w:rPr>
        <w:t>bastante</w:t>
      </w:r>
      <w:r>
        <w:rPr>
          <w:sz w:val="24"/>
        </w:rPr>
        <w:t xml:space="preserve"> и muy характеризу</w:t>
        <w:softHyphen/>
        <w:t>ют, соответственно, глагол, наречие и прилагательное.</w:t>
      </w:r>
    </w:p>
    <w:p>
      <w:pPr>
        <w:pStyle w:val="Normal1"/>
        <w:spacing w:lineRule="auto" w:line="240"/>
        <w:ind w:firstLine="284" w:end="0"/>
        <w:rPr/>
      </w:pPr>
      <w:r>
        <w:rPr>
          <w:sz w:val="24"/>
        </w:rPr>
        <w:t xml:space="preserve">По своему </w:t>
      </w:r>
      <w:r>
        <w:rPr>
          <w:spacing w:val="20"/>
          <w:sz w:val="24"/>
        </w:rPr>
        <w:t>значению</w:t>
      </w:r>
      <w:r>
        <w:rPr>
          <w:sz w:val="24"/>
        </w:rPr>
        <w:t xml:space="preserve"> наречия неоднородны и подразделяют</w:t>
        <w:softHyphen/>
        <w:t xml:space="preserve">ся на три основных разряда: </w:t>
      </w:r>
      <w:r>
        <w:rPr>
          <w:spacing w:val="20"/>
          <w:sz w:val="24"/>
        </w:rPr>
        <w:t>качественные, обстоятель</w:t>
        <w:softHyphen/>
        <w:t>ственные и модальные</w:t>
      </w:r>
      <w:r>
        <w:rPr>
          <w:sz w:val="24"/>
        </w:rPr>
        <w:t>.</w:t>
      </w:r>
    </w:p>
    <w:p>
      <w:pPr>
        <w:pStyle w:val="Normal1"/>
        <w:spacing w:lineRule="auto" w:line="240"/>
        <w:ind w:firstLine="284" w:end="0"/>
        <w:rPr/>
      </w:pPr>
      <w:r>
        <w:rPr>
          <w:sz w:val="24"/>
        </w:rPr>
        <w:t xml:space="preserve">По своей </w:t>
      </w:r>
      <w:r>
        <w:rPr>
          <w:spacing w:val="20"/>
          <w:sz w:val="24"/>
        </w:rPr>
        <w:t>структуре</w:t>
      </w:r>
      <w:r>
        <w:rPr>
          <w:sz w:val="24"/>
        </w:rPr>
        <w:t xml:space="preserve"> наречия бывают </w:t>
      </w:r>
      <w:r>
        <w:rPr>
          <w:spacing w:val="20"/>
          <w:sz w:val="24"/>
        </w:rPr>
        <w:t>простые и слож</w:t>
        <w:softHyphen/>
        <w:t>ные</w:t>
      </w:r>
      <w:r>
        <w:rPr>
          <w:sz w:val="24"/>
        </w:rPr>
        <w:t>.</w:t>
      </w:r>
    </w:p>
    <w:p>
      <w:pPr>
        <w:pStyle w:val="Normal1"/>
        <w:spacing w:lineRule="auto" w:line="240"/>
        <w:ind w:firstLine="284" w:end="0"/>
        <w:rPr/>
      </w:pPr>
      <w:r>
        <w:rPr>
          <w:sz w:val="24"/>
        </w:rPr>
        <w:t>Сложные наречия состоят из нескольких слов и являются за</w:t>
        <w:softHyphen/>
        <w:t xml:space="preserve">стывшими фразеологическими единицами. Их обычно называют </w:t>
      </w:r>
      <w:r>
        <w:rPr>
          <w:spacing w:val="20"/>
          <w:sz w:val="24"/>
        </w:rPr>
        <w:t>адвербиальными</w:t>
      </w:r>
      <w:r>
        <w:rPr>
          <w:sz w:val="24"/>
        </w:rPr>
        <w:t xml:space="preserve"> (наречными) </w:t>
      </w:r>
      <w:r>
        <w:rPr>
          <w:spacing w:val="20"/>
          <w:sz w:val="24"/>
        </w:rPr>
        <w:t>оборотами</w:t>
      </w:r>
      <w:r>
        <w:rPr>
          <w:sz w:val="24"/>
        </w:rPr>
        <w:t xml:space="preserve"> (выражения</w:t>
        <w:softHyphen/>
        <w:t>ми). К</w:t>
      </w:r>
      <w:r>
        <w:rPr>
          <w:sz w:val="24"/>
          <w:lang w:val="en-US"/>
        </w:rPr>
        <w:t xml:space="preserve"> </w:t>
      </w:r>
      <w:r>
        <w:rPr>
          <w:sz w:val="24"/>
        </w:rPr>
        <w:t>таким</w:t>
      </w:r>
      <w:r>
        <w:rPr>
          <w:sz w:val="24"/>
          <w:lang w:val="en-US"/>
        </w:rPr>
        <w:t xml:space="preserve"> </w:t>
      </w:r>
      <w:r>
        <w:rPr>
          <w:sz w:val="24"/>
        </w:rPr>
        <w:t>оборотам</w:t>
      </w:r>
      <w:r>
        <w:rPr>
          <w:sz w:val="24"/>
          <w:lang w:val="en-US"/>
        </w:rPr>
        <w:t xml:space="preserve"> </w:t>
      </w:r>
      <w:r>
        <w:rPr>
          <w:sz w:val="24"/>
        </w:rPr>
        <w:t>относятся</w:t>
      </w:r>
      <w:r>
        <w:rPr>
          <w:sz w:val="24"/>
          <w:lang w:val="en-US"/>
        </w:rPr>
        <w:t xml:space="preserve">: de pronto, de vez en cuando, al reves, en efecto </w:t>
      </w:r>
      <w:r>
        <w:rPr>
          <w:sz w:val="24"/>
        </w:rPr>
        <w:t>и</w:t>
      </w:r>
      <w:r>
        <w:rPr>
          <w:sz w:val="24"/>
          <w:lang w:val="en-US"/>
        </w:rPr>
        <w:t xml:space="preserve"> </w:t>
      </w:r>
      <w:r>
        <w:rPr>
          <w:sz w:val="24"/>
        </w:rPr>
        <w:t>т</w:t>
      </w:r>
      <w:r>
        <w:rPr>
          <w:sz w:val="24"/>
          <w:lang w:val="en-US"/>
        </w:rPr>
        <w:t>.</w:t>
      </w:r>
      <w:r>
        <w:rPr>
          <w:sz w:val="24"/>
        </w:rPr>
        <w:t>п</w:t>
      </w:r>
      <w:r>
        <w:rPr>
          <w:sz w:val="24"/>
          <w:lang w:val="en-US"/>
        </w:rPr>
        <w:t>.</w:t>
      </w:r>
    </w:p>
    <w:p>
      <w:pPr>
        <w:pStyle w:val="Normal1"/>
        <w:spacing w:lineRule="auto" w:line="240"/>
        <w:ind w:firstLine="284" w:end="0"/>
        <w:rPr>
          <w:sz w:val="24"/>
          <w:lang w:val="en-US"/>
        </w:rPr>
      </w:pPr>
      <w:r>
        <w:rPr>
          <w:sz w:val="24"/>
          <w:lang w:val="en-US"/>
        </w:rPr>
      </w:r>
    </w:p>
    <w:p>
      <w:pPr>
        <w:pStyle w:val="Heading3"/>
        <w:ind w:hanging="0" w:start="0"/>
        <w:rPr/>
      </w:pPr>
      <w:bookmarkStart w:id="114" w:name="__RefHeading___Toc1886094"/>
      <w:bookmarkEnd w:id="114"/>
      <w:r>
        <w:rPr/>
        <w:t>§ 80. Качественные наречия</w:t>
      </w:r>
    </w:p>
    <w:p>
      <w:pPr>
        <w:pStyle w:val="Normal1"/>
        <w:spacing w:lineRule="auto" w:line="240"/>
        <w:ind w:firstLine="284" w:end="0"/>
        <w:rPr>
          <w:sz w:val="24"/>
        </w:rPr>
      </w:pPr>
      <w:r>
        <w:rPr>
          <w:sz w:val="24"/>
        </w:rPr>
      </w:r>
    </w:p>
    <w:p>
      <w:pPr>
        <w:pStyle w:val="Normal1"/>
        <w:spacing w:lineRule="auto" w:line="240"/>
        <w:ind w:firstLine="284" w:end="0"/>
        <w:rPr/>
      </w:pPr>
      <w:r>
        <w:rPr>
          <w:sz w:val="24"/>
        </w:rPr>
        <w:t>Качественные наречия составляют наиболее многочисленный  разряд наречий. Они дают качественную или количественную ха</w:t>
        <w:softHyphen/>
        <w:t>рактеристику действия или признака, называют способ или образ действия. Некоторые виды качественных наречий в отличие от об</w:t>
        <w:softHyphen/>
        <w:t>стоятельственных образуют степени сравнения. К разряду каче</w:t>
        <w:softHyphen/>
        <w:t xml:space="preserve">ственных наречий относятся, наречия </w:t>
      </w:r>
      <w:r>
        <w:rPr>
          <w:spacing w:val="20"/>
          <w:sz w:val="24"/>
        </w:rPr>
        <w:t>образа действия</w:t>
      </w:r>
      <w:r>
        <w:rPr>
          <w:sz w:val="24"/>
        </w:rPr>
        <w:t xml:space="preserve"> и </w:t>
      </w:r>
      <w:r>
        <w:rPr>
          <w:spacing w:val="20"/>
          <w:sz w:val="24"/>
        </w:rPr>
        <w:t>количественные</w:t>
      </w:r>
      <w:r>
        <w:rPr>
          <w:sz w:val="24"/>
        </w:rPr>
        <w:t>. Эти наречия определяют глаголы, прилага</w:t>
        <w:softHyphen/>
        <w:t>тельные и наречия: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obrero consciente trabaja </w:t>
      </w:r>
      <w:r>
        <w:rPr>
          <w:i/>
          <w:iCs/>
          <w:sz w:val="24"/>
          <w:lang w:val="en-US"/>
        </w:rPr>
        <w:t>bien</w:t>
      </w:r>
      <w:r>
        <w:rPr>
          <w:sz w:val="24"/>
          <w:lang w:val="en-US"/>
        </w:rPr>
        <w:t xml:space="preserve">.                                   </w:t>
      </w:r>
      <w:r>
        <w:rPr>
          <w:sz w:val="24"/>
        </w:rPr>
        <w:t>Сознательный рабочий трудит</w:t>
        <w:softHyphen/>
        <w:t>ся хорошо.</w:t>
      </w:r>
    </w:p>
    <w:p>
      <w:pPr>
        <w:pStyle w:val="Normal1"/>
        <w:spacing w:lineRule="auto" w:line="240"/>
        <w:ind w:firstLine="284" w:end="0"/>
        <w:rPr/>
      </w:pPr>
      <w:r>
        <w:rPr>
          <w:sz w:val="24"/>
          <w:lang w:val="en-US"/>
        </w:rPr>
        <w:t xml:space="preserve">Su alegría era </w:t>
      </w:r>
      <w:r>
        <w:rPr>
          <w:i/>
          <w:iCs/>
          <w:sz w:val="24"/>
          <w:lang w:val="en-US"/>
        </w:rPr>
        <w:t>bien</w:t>
      </w:r>
      <w:r>
        <w:rPr>
          <w:sz w:val="24"/>
          <w:lang w:val="en-US"/>
        </w:rPr>
        <w:t xml:space="preserve"> visible.                                              </w:t>
      </w:r>
      <w:r>
        <w:rPr>
          <w:sz w:val="24"/>
        </w:rPr>
        <w:t>Его радость была хорошо видна (явно заметна).</w:t>
      </w:r>
    </w:p>
    <w:p>
      <w:pPr>
        <w:pStyle w:val="Normal1"/>
        <w:spacing w:lineRule="auto" w:line="240"/>
        <w:ind w:firstLine="284" w:end="0"/>
        <w:rPr/>
      </w:pPr>
      <w:r>
        <w:rPr>
          <w:sz w:val="24"/>
          <w:lang w:val="en-US"/>
        </w:rPr>
        <w:t>Llegu</w:t>
      </w:r>
      <w:r>
        <w:rPr>
          <w:sz w:val="24"/>
        </w:rPr>
        <w:t xml:space="preserve">é </w:t>
      </w:r>
      <w:r>
        <w:rPr>
          <w:sz w:val="24"/>
          <w:lang w:val="en-US"/>
        </w:rPr>
        <w:t>b</w:t>
      </w:r>
      <w:r>
        <w:rPr>
          <w:i/>
          <w:iCs/>
          <w:sz w:val="24"/>
          <w:lang w:val="en-US"/>
        </w:rPr>
        <w:t>i</w:t>
      </w:r>
      <w:r>
        <w:rPr>
          <w:sz w:val="24"/>
          <w:lang w:val="en-US"/>
        </w:rPr>
        <w:t>en</w:t>
      </w:r>
      <w:r>
        <w:rPr>
          <w:sz w:val="24"/>
        </w:rPr>
        <w:t xml:space="preserve"> </w:t>
      </w:r>
      <w:r>
        <w:rPr>
          <w:sz w:val="24"/>
          <w:lang w:val="en-US"/>
        </w:rPr>
        <w:t>tarde</w:t>
      </w:r>
      <w:r>
        <w:rPr>
          <w:sz w:val="24"/>
        </w:rPr>
        <w:t xml:space="preserve"> </w:t>
      </w:r>
      <w:r>
        <w:rPr>
          <w:sz w:val="24"/>
          <w:lang w:val="en-US"/>
        </w:rPr>
        <w:t>porque</w:t>
      </w:r>
      <w:r>
        <w:rPr>
          <w:sz w:val="24"/>
        </w:rPr>
        <w:t xml:space="preserve"> </w:t>
      </w:r>
      <w:r>
        <w:rPr>
          <w:sz w:val="24"/>
          <w:lang w:val="en-US"/>
        </w:rPr>
        <w:t>camina</w:t>
      </w:r>
      <w:r>
        <w:rPr>
          <w:sz w:val="24"/>
        </w:rPr>
        <w:t>-                                   Я пришел довольно поздно, потому</w:t>
      </w:r>
    </w:p>
    <w:p>
      <w:pPr>
        <w:pStyle w:val="Normal1"/>
        <w:spacing w:lineRule="auto" w:line="240"/>
        <w:ind w:firstLine="709" w:end="0"/>
        <w:rPr/>
      </w:pPr>
      <w:r>
        <w:rPr>
          <w:sz w:val="24"/>
          <w:lang w:val="en-US"/>
        </w:rPr>
        <w:t xml:space="preserve">ba muy despacio.                                                             </w:t>
      </w:r>
      <w:r>
        <w:rPr>
          <w:sz w:val="24"/>
        </w:rPr>
        <w:t>что шел очень медленно.</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1. Наречия образа действия</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Наречия образа действия очень многочисленны и своеобразны. Они указывают на то, как совершается действие, каков способ его осуществления, каковы его качество и характер. Они отвечают на вопрос ¿сó</w:t>
      </w:r>
      <w:r>
        <w:rPr>
          <w:sz w:val="24"/>
          <w:lang w:val="en-US"/>
        </w:rPr>
        <w:t>m</w:t>
      </w:r>
      <w:r>
        <w:rPr>
          <w:sz w:val="24"/>
        </w:rPr>
        <w:t>о? (как, каким образом?). К данному виду относятся:</w:t>
      </w:r>
    </w:p>
    <w:p>
      <w:pPr>
        <w:pStyle w:val="Normal1"/>
        <w:spacing w:lineRule="auto" w:line="240"/>
        <w:ind w:firstLine="284" w:end="0"/>
        <w:rPr>
          <w:sz w:val="24"/>
        </w:rPr>
      </w:pPr>
      <w:r>
        <w:rPr>
          <w:sz w:val="24"/>
        </w:rPr>
        <w:t xml:space="preserve"> </w:t>
      </w:r>
      <w:r>
        <w:rPr>
          <w:sz w:val="24"/>
        </w:rPr>
        <w:t>а) наречия, образовавшиеся непосредственно от прилагательных путем прямого перехода их в категорию наречий:</w:t>
      </w:r>
    </w:p>
    <w:p>
      <w:pPr>
        <w:pStyle w:val="Normal1"/>
        <w:spacing w:lineRule="auto" w:line="240"/>
        <w:ind w:firstLine="284" w:end="0"/>
        <w:rPr/>
      </w:pPr>
      <w:r>
        <w:rPr>
          <w:sz w:val="24"/>
        </w:rPr>
        <w:t xml:space="preserve">     </w:t>
      </w:r>
      <w:r>
        <w:rPr>
          <w:sz w:val="24"/>
          <w:lang w:val="en-US"/>
        </w:rPr>
        <w:t>alto</w:t>
      </w:r>
      <w:r>
        <w:rPr>
          <w:sz w:val="24"/>
        </w:rPr>
        <w:t xml:space="preserve"> —  высоко </w:t>
      </w:r>
    </w:p>
    <w:p>
      <w:pPr>
        <w:pStyle w:val="Normal1"/>
        <w:spacing w:lineRule="auto" w:line="240"/>
        <w:ind w:firstLine="284" w:end="0"/>
        <w:rPr/>
      </w:pPr>
      <w:r>
        <w:rPr>
          <w:sz w:val="24"/>
        </w:rPr>
        <w:t xml:space="preserve">     </w:t>
      </w:r>
      <w:r>
        <w:rPr>
          <w:sz w:val="24"/>
          <w:lang w:val="en-US"/>
        </w:rPr>
        <w:t>bajo</w:t>
      </w:r>
      <w:r>
        <w:rPr>
          <w:sz w:val="24"/>
        </w:rPr>
        <w:t xml:space="preserve"> — низко и т.п.</w:t>
      </w:r>
    </w:p>
    <w:p>
      <w:pPr>
        <w:pStyle w:val="Normal1"/>
        <w:spacing w:lineRule="auto" w:line="240"/>
        <w:ind w:firstLine="284" w:end="0"/>
        <w:rPr>
          <w:sz w:val="24"/>
        </w:rPr>
      </w:pPr>
      <w:r>
        <w:rPr>
          <w:sz w:val="24"/>
        </w:rPr>
        <w:t xml:space="preserve"> </w:t>
      </w:r>
      <w:r>
        <w:rPr>
          <w:sz w:val="24"/>
        </w:rPr>
        <w:t>б) наречия, образовавшиеся от прилагательных с помощью суф</w:t>
        <w:softHyphen/>
        <w:t>фикса -</w:t>
      </w:r>
      <w:r>
        <w:rPr>
          <w:b/>
          <w:sz w:val="24"/>
          <w:lang w:val="en-US"/>
        </w:rPr>
        <w:t>mente</w:t>
      </w:r>
      <w:r>
        <w:rPr>
          <w:sz w:val="24"/>
        </w:rPr>
        <w:t>, типа:</w:t>
      </w:r>
    </w:p>
    <w:p>
      <w:pPr>
        <w:pStyle w:val="Normal1"/>
        <w:spacing w:lineRule="auto" w:line="240"/>
        <w:ind w:firstLine="284" w:end="0"/>
        <w:rPr>
          <w:sz w:val="24"/>
        </w:rPr>
      </w:pPr>
      <w:r>
        <w:rPr>
          <w:sz w:val="24"/>
        </w:rPr>
        <w:t xml:space="preserve">   </w:t>
      </w:r>
    </w:p>
    <w:tbl>
      <w:tblPr>
        <w:tblW w:w="5761" w:type="dxa"/>
        <w:jc w:val="start"/>
        <w:tblInd w:w="301" w:type="dxa"/>
        <w:tblLayout w:type="fixed"/>
        <w:tblCellMar>
          <w:top w:w="0" w:type="dxa"/>
          <w:start w:w="108" w:type="dxa"/>
          <w:bottom w:w="0" w:type="dxa"/>
          <w:end w:w="108" w:type="dxa"/>
        </w:tblCellMar>
      </w:tblPr>
      <w:tblGrid>
        <w:gridCol w:w="2300"/>
        <w:gridCol w:w="3461"/>
      </w:tblGrid>
      <w:tr>
        <w:trPr>
          <w:trHeight w:val="1060" w:hRule="atLeast"/>
        </w:trPr>
        <w:tc>
          <w:tcPr>
            <w:tcW w:w="2300" w:type="dxa"/>
            <w:tcBorders/>
          </w:tcPr>
          <w:p>
            <w:pPr>
              <w:pStyle w:val="Normal1"/>
              <w:spacing w:lineRule="auto" w:line="240"/>
              <w:ind w:firstLine="284" w:end="0"/>
              <w:rPr/>
            </w:pPr>
            <w:r>
              <w:rPr>
                <w:sz w:val="24"/>
              </w:rPr>
              <w:t xml:space="preserve">  </w:t>
            </w:r>
            <w:r>
              <w:rPr>
                <w:sz w:val="24"/>
                <w:lang w:val="en-US"/>
              </w:rPr>
              <w:t>tranquilamente</w:t>
            </w:r>
          </w:p>
          <w:p>
            <w:pPr>
              <w:pStyle w:val="Normal1"/>
              <w:spacing w:lineRule="auto" w:line="240"/>
              <w:ind w:firstLine="284" w:end="0"/>
              <w:rPr>
                <w:sz w:val="24"/>
                <w:lang w:val="en-US"/>
              </w:rPr>
            </w:pPr>
            <w:r>
              <w:rPr>
                <w:sz w:val="24"/>
                <w:lang w:val="en-US"/>
              </w:rPr>
              <w:t xml:space="preserve">  </w:t>
            </w:r>
            <w:r>
              <w:rPr>
                <w:sz w:val="24"/>
                <w:lang w:val="en-US"/>
              </w:rPr>
              <w:t>valientemente</w:t>
            </w:r>
          </w:p>
          <w:p>
            <w:pPr>
              <w:pStyle w:val="Normal1"/>
              <w:spacing w:lineRule="auto" w:line="240"/>
              <w:ind w:firstLine="284" w:end="0"/>
              <w:rPr>
                <w:sz w:val="24"/>
                <w:lang w:val="en-US"/>
              </w:rPr>
            </w:pPr>
            <w:r>
              <w:rPr>
                <w:sz w:val="24"/>
                <w:lang w:val="en-US"/>
              </w:rPr>
              <w:t xml:space="preserve">  </w:t>
            </w:r>
            <w:r>
              <w:rPr>
                <w:sz w:val="24"/>
                <w:lang w:val="en-US"/>
              </w:rPr>
              <w:t>apasionadamente</w:t>
            </w:r>
          </w:p>
          <w:p>
            <w:pPr>
              <w:pStyle w:val="Normal1"/>
              <w:rPr>
                <w:sz w:val="24"/>
                <w:lang w:val="en-US"/>
              </w:rPr>
            </w:pPr>
            <w:r>
              <w:rPr>
                <w:sz w:val="24"/>
                <w:lang w:val="en-US"/>
              </w:rPr>
            </w:r>
          </w:p>
        </w:tc>
        <w:tc>
          <w:tcPr>
            <w:tcW w:w="3461" w:type="dxa"/>
            <w:tcBorders/>
          </w:tcPr>
          <w:p>
            <w:pPr>
              <w:pStyle w:val="Normal1"/>
              <w:spacing w:lineRule="auto" w:line="240"/>
              <w:ind w:start="12" w:end="0"/>
              <w:rPr>
                <w:sz w:val="24"/>
                <w:lang w:val="en-US"/>
              </w:rPr>
            </w:pPr>
            <w:r>
              <w:rPr>
                <w:sz w:val="24"/>
                <w:lang w:val="en-US"/>
              </w:rPr>
              <w:t xml:space="preserve">— </w:t>
            </w:r>
            <w:r>
              <w:rPr>
                <w:sz w:val="24"/>
              </w:rPr>
              <w:t>спокойно</w:t>
            </w:r>
          </w:p>
          <w:p>
            <w:pPr>
              <w:pStyle w:val="Normal1"/>
              <w:spacing w:lineRule="auto" w:line="240"/>
              <w:rPr>
                <w:sz w:val="24"/>
              </w:rPr>
            </w:pPr>
            <w:r>
              <w:rPr>
                <w:sz w:val="24"/>
              </w:rPr>
              <w:t xml:space="preserve">— </w:t>
            </w:r>
            <w:r>
              <w:rPr>
                <w:sz w:val="24"/>
              </w:rPr>
              <w:t>храбро, смело</w:t>
            </w:r>
          </w:p>
          <w:p>
            <w:pPr>
              <w:pStyle w:val="Normal1"/>
              <w:spacing w:lineRule="auto" w:line="240"/>
              <w:rPr>
                <w:sz w:val="24"/>
              </w:rPr>
            </w:pPr>
            <w:r>
              <w:rPr>
                <w:sz w:val="24"/>
              </w:rPr>
              <w:t xml:space="preserve">— </w:t>
            </w:r>
            <w:r>
              <w:rPr>
                <w:sz w:val="24"/>
              </w:rPr>
              <w:t>страстно и т.п.</w:t>
            </w:r>
          </w:p>
          <w:p>
            <w:pPr>
              <w:pStyle w:val="Normal1"/>
              <w:rPr>
                <w:sz w:val="24"/>
              </w:rPr>
            </w:pPr>
            <w:r>
              <w:rPr>
                <w:sz w:val="24"/>
              </w:rPr>
            </w:r>
          </w:p>
        </w:tc>
      </w:tr>
    </w:tbl>
    <w:p>
      <w:pPr>
        <w:pStyle w:val="Normal1"/>
        <w:spacing w:lineRule="auto" w:line="240"/>
        <w:ind w:firstLine="284" w:end="0"/>
        <w:rPr/>
      </w:pPr>
      <w:r>
        <w:rPr>
          <w:sz w:val="24"/>
        </w:rPr>
        <w:t xml:space="preserve"> </w:t>
      </w:r>
      <w:r>
        <w:rPr>
          <w:sz w:val="24"/>
        </w:rPr>
        <w:t xml:space="preserve">в) непроизводные наречия, подобные </w:t>
      </w:r>
      <w:r>
        <w:rPr>
          <w:b/>
          <w:sz w:val="24"/>
        </w:rPr>
        <w:t>bien</w:t>
      </w:r>
      <w:r>
        <w:rPr>
          <w:sz w:val="24"/>
        </w:rPr>
        <w:t xml:space="preserve"> (хорошо) и </w:t>
      </w:r>
      <w:r>
        <w:rPr>
          <w:b/>
          <w:sz w:val="24"/>
        </w:rPr>
        <w:t xml:space="preserve">mal </w:t>
      </w:r>
      <w:r>
        <w:rPr>
          <w:sz w:val="24"/>
        </w:rPr>
        <w:t>(плохо);</w:t>
      </w:r>
    </w:p>
    <w:p>
      <w:pPr>
        <w:pStyle w:val="Normal1"/>
        <w:spacing w:lineRule="auto" w:line="240"/>
        <w:ind w:firstLine="284" w:end="0"/>
        <w:rPr>
          <w:sz w:val="24"/>
        </w:rPr>
      </w:pPr>
      <w:r>
        <w:rPr>
          <w:sz w:val="24"/>
        </w:rPr>
        <w:t xml:space="preserve"> </w:t>
      </w:r>
      <w:r>
        <w:rPr>
          <w:sz w:val="24"/>
        </w:rPr>
        <w:t>г) адвербиальные обороты:</w:t>
      </w:r>
    </w:p>
    <w:p>
      <w:pPr>
        <w:pStyle w:val="Normal1"/>
        <w:spacing w:lineRule="auto" w:line="240"/>
        <w:ind w:firstLine="284" w:end="0"/>
        <w:rPr/>
      </w:pPr>
      <w:r>
        <w:rPr/>
        <w:t xml:space="preserve">  </w:t>
      </w:r>
    </w:p>
    <w:tbl>
      <w:tblPr>
        <w:tblW w:w="5641" w:type="dxa"/>
        <w:jc w:val="start"/>
        <w:tblInd w:w="421" w:type="dxa"/>
        <w:tblLayout w:type="fixed"/>
        <w:tblCellMar>
          <w:top w:w="0" w:type="dxa"/>
          <w:start w:w="108" w:type="dxa"/>
          <w:bottom w:w="0" w:type="dxa"/>
          <w:end w:w="108" w:type="dxa"/>
        </w:tblCellMar>
      </w:tblPr>
      <w:tblGrid>
        <w:gridCol w:w="2200"/>
        <w:gridCol w:w="3441"/>
      </w:tblGrid>
      <w:tr>
        <w:trPr>
          <w:trHeight w:val="1120" w:hRule="atLeast"/>
        </w:trPr>
        <w:tc>
          <w:tcPr>
            <w:tcW w:w="2200" w:type="dxa"/>
            <w:tcBorders/>
          </w:tcPr>
          <w:p>
            <w:pPr>
              <w:pStyle w:val="Normal1"/>
              <w:spacing w:lineRule="auto" w:line="240"/>
              <w:ind w:firstLine="284" w:end="0"/>
              <w:rPr>
                <w:sz w:val="24"/>
                <w:lang w:val="en-US"/>
              </w:rPr>
            </w:pPr>
            <w:r>
              <w:rPr>
                <w:sz w:val="24"/>
                <w:lang w:val="en-US"/>
              </w:rPr>
              <w:t>a ciegas</w:t>
            </w:r>
          </w:p>
          <w:p>
            <w:pPr>
              <w:pStyle w:val="Normal1"/>
              <w:spacing w:lineRule="auto" w:line="240"/>
              <w:rPr>
                <w:sz w:val="24"/>
                <w:lang w:val="en-US"/>
              </w:rPr>
            </w:pPr>
            <w:r>
              <w:rPr>
                <w:sz w:val="24"/>
                <w:lang w:val="en-US"/>
              </w:rPr>
              <w:t xml:space="preserve">     </w:t>
            </w:r>
            <w:r>
              <w:rPr>
                <w:sz w:val="24"/>
                <w:lang w:val="en-US"/>
              </w:rPr>
              <w:t>a bulto</w:t>
            </w:r>
          </w:p>
          <w:p>
            <w:pPr>
              <w:pStyle w:val="Normal1"/>
              <w:spacing w:lineRule="auto" w:line="240"/>
              <w:ind w:firstLine="284" w:end="0"/>
              <w:rPr>
                <w:sz w:val="24"/>
                <w:lang w:val="en-US"/>
              </w:rPr>
            </w:pPr>
            <w:r>
              <w:rPr>
                <w:sz w:val="24"/>
                <w:lang w:val="en-US"/>
              </w:rPr>
              <w:t>de buena gana</w:t>
            </w:r>
          </w:p>
          <w:p>
            <w:pPr>
              <w:pStyle w:val="Normal1"/>
              <w:rPr>
                <w:sz w:val="24"/>
                <w:lang w:val="en-US"/>
              </w:rPr>
            </w:pPr>
            <w:r>
              <w:rPr>
                <w:sz w:val="24"/>
                <w:lang w:val="en-US"/>
              </w:rPr>
            </w:r>
          </w:p>
        </w:tc>
        <w:tc>
          <w:tcPr>
            <w:tcW w:w="3441" w:type="dxa"/>
            <w:tcBorders/>
          </w:tcPr>
          <w:p>
            <w:pPr>
              <w:pStyle w:val="Normal1"/>
              <w:spacing w:lineRule="auto" w:line="240"/>
              <w:rPr/>
            </w:pPr>
            <w:r>
              <w:rPr>
                <w:sz w:val="24"/>
                <w:lang w:val="en-US"/>
              </w:rPr>
              <w:t xml:space="preserve">— </w:t>
            </w:r>
            <w:r>
              <w:rPr>
                <w:sz w:val="24"/>
              </w:rPr>
              <w:t>вслепую</w:t>
            </w:r>
            <w:r>
              <w:rPr>
                <w:sz w:val="24"/>
                <w:lang w:val="en-US"/>
              </w:rPr>
              <w:t xml:space="preserve"> </w:t>
            </w:r>
          </w:p>
          <w:p>
            <w:pPr>
              <w:pStyle w:val="Normal1"/>
              <w:spacing w:lineRule="auto" w:line="240"/>
              <w:rPr>
                <w:sz w:val="24"/>
              </w:rPr>
            </w:pPr>
            <w:r>
              <w:rPr>
                <w:sz w:val="24"/>
              </w:rPr>
              <w:t xml:space="preserve">— </w:t>
            </w:r>
            <w:r>
              <w:rPr>
                <w:sz w:val="24"/>
              </w:rPr>
              <w:t xml:space="preserve">приблизительно, на глаз </w:t>
            </w:r>
          </w:p>
          <w:p>
            <w:pPr>
              <w:pStyle w:val="Normal1"/>
              <w:spacing w:lineRule="auto" w:line="240"/>
              <w:rPr>
                <w:sz w:val="24"/>
              </w:rPr>
            </w:pPr>
            <w:r>
              <w:rPr>
                <w:sz w:val="24"/>
              </w:rPr>
              <w:t xml:space="preserve">— </w:t>
            </w:r>
            <w:r>
              <w:rPr>
                <w:sz w:val="24"/>
              </w:rPr>
              <w:t>охотно и т.п.</w:t>
            </w:r>
          </w:p>
          <w:p>
            <w:pPr>
              <w:pStyle w:val="Normal1"/>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К наиболее употребительным наречиям образа действия можно отнести следующие наречия (наречия на -</w:t>
      </w:r>
      <w:r>
        <w:rPr>
          <w:sz w:val="24"/>
          <w:lang w:val="en-US"/>
        </w:rPr>
        <w:t>mente</w:t>
      </w:r>
      <w:r>
        <w:rPr>
          <w:sz w:val="24"/>
        </w:rPr>
        <w:t xml:space="preserve"> в списке не приво</w:t>
        <w:softHyphen/>
        <w:t>дятся:</w:t>
      </w:r>
    </w:p>
    <w:p>
      <w:pPr>
        <w:pStyle w:val="Normal1"/>
        <w:spacing w:lineRule="auto" w:line="240"/>
        <w:ind w:firstLine="284" w:end="0"/>
        <w:rPr>
          <w:sz w:val="24"/>
        </w:rPr>
      </w:pPr>
      <w:r>
        <w:rPr>
          <w:sz w:val="24"/>
        </w:rPr>
      </w:r>
    </w:p>
    <w:tbl>
      <w:tblPr>
        <w:tblW w:w="8472" w:type="dxa"/>
        <w:jc w:val="start"/>
        <w:tblInd w:w="141" w:type="dxa"/>
        <w:tblLayout w:type="fixed"/>
        <w:tblCellMar>
          <w:top w:w="0" w:type="dxa"/>
          <w:start w:w="108" w:type="dxa"/>
          <w:bottom w:w="0" w:type="dxa"/>
          <w:end w:w="108" w:type="dxa"/>
        </w:tblCellMar>
      </w:tblPr>
      <w:tblGrid>
        <w:gridCol w:w="1460"/>
        <w:gridCol w:w="1960"/>
        <w:gridCol w:w="1700"/>
        <w:gridCol w:w="3352"/>
      </w:tblGrid>
      <w:tr>
        <w:trPr>
          <w:trHeight w:val="2800" w:hRule="atLeast"/>
        </w:trPr>
        <w:tc>
          <w:tcPr>
            <w:tcW w:w="1460" w:type="dxa"/>
            <w:tcBorders/>
          </w:tcPr>
          <w:p>
            <w:pPr>
              <w:pStyle w:val="Normal1"/>
              <w:spacing w:lineRule="auto" w:line="240"/>
              <w:ind w:firstLine="284" w:start="-33" w:end="0"/>
              <w:rPr>
                <w:sz w:val="24"/>
                <w:lang w:val="en-US"/>
              </w:rPr>
            </w:pPr>
            <w:r>
              <w:rPr>
                <w:sz w:val="24"/>
                <w:lang w:val="en-US"/>
              </w:rPr>
              <w:t>adrede</w:t>
            </w:r>
          </w:p>
          <w:p>
            <w:pPr>
              <w:pStyle w:val="Normal1"/>
              <w:spacing w:lineRule="auto" w:line="240"/>
              <w:ind w:firstLine="284" w:start="-33" w:end="0"/>
              <w:rPr>
                <w:sz w:val="24"/>
                <w:lang w:val="en-US"/>
              </w:rPr>
            </w:pPr>
            <w:r>
              <w:rPr>
                <w:sz w:val="24"/>
                <w:lang w:val="en-US"/>
              </w:rPr>
              <w:t>alto</w:t>
            </w:r>
          </w:p>
          <w:p>
            <w:pPr>
              <w:pStyle w:val="Normal1"/>
              <w:spacing w:lineRule="auto" w:line="240"/>
              <w:ind w:firstLine="284" w:start="-33" w:end="0"/>
              <w:rPr>
                <w:sz w:val="24"/>
                <w:lang w:val="en-US"/>
              </w:rPr>
            </w:pPr>
            <w:r>
              <w:rPr>
                <w:sz w:val="24"/>
                <w:lang w:val="en-US"/>
              </w:rPr>
              <w:t>aprisa</w:t>
            </w:r>
          </w:p>
          <w:p>
            <w:pPr>
              <w:pStyle w:val="Normal1"/>
              <w:spacing w:lineRule="auto" w:line="240"/>
              <w:ind w:firstLine="284" w:start="-33" w:end="0"/>
              <w:rPr>
                <w:sz w:val="24"/>
                <w:lang w:val="en-US"/>
              </w:rPr>
            </w:pPr>
            <w:r>
              <w:rPr>
                <w:sz w:val="24"/>
                <w:lang w:val="en-US"/>
              </w:rPr>
              <w:t>así</w:t>
            </w:r>
          </w:p>
          <w:p>
            <w:pPr>
              <w:pStyle w:val="Normal1"/>
              <w:spacing w:lineRule="auto" w:line="240"/>
              <w:ind w:firstLine="284" w:start="-33" w:end="0"/>
              <w:rPr>
                <w:sz w:val="24"/>
                <w:lang w:val="en-US"/>
              </w:rPr>
            </w:pPr>
            <w:r>
              <w:rPr>
                <w:sz w:val="24"/>
                <w:lang w:val="en-US"/>
              </w:rPr>
              <w:t>bajo</w:t>
            </w:r>
          </w:p>
          <w:p>
            <w:pPr>
              <w:pStyle w:val="Normal1"/>
              <w:spacing w:lineRule="auto" w:line="240"/>
              <w:ind w:firstLine="284" w:start="-33" w:end="0"/>
              <w:rPr>
                <w:sz w:val="24"/>
                <w:lang w:val="en-US"/>
              </w:rPr>
            </w:pPr>
            <w:r>
              <w:rPr>
                <w:sz w:val="24"/>
                <w:lang w:val="en-US"/>
              </w:rPr>
              <w:t>bien</w:t>
            </w:r>
          </w:p>
          <w:p>
            <w:pPr>
              <w:pStyle w:val="Normal1"/>
              <w:spacing w:lineRule="auto" w:line="240"/>
              <w:ind w:firstLine="284" w:start="-33" w:end="0"/>
              <w:rPr>
                <w:sz w:val="24"/>
                <w:lang w:val="en-US"/>
              </w:rPr>
            </w:pPr>
            <w:r>
              <w:rPr>
                <w:sz w:val="24"/>
                <w:lang w:val="en-US"/>
              </w:rPr>
              <w:t>claro</w:t>
            </w:r>
          </w:p>
          <w:p>
            <w:pPr>
              <w:pStyle w:val="Normal1"/>
              <w:spacing w:lineRule="auto" w:line="240"/>
              <w:ind w:firstLine="284" w:start="-33" w:end="0"/>
              <w:rPr>
                <w:sz w:val="24"/>
                <w:lang w:val="en-US"/>
              </w:rPr>
            </w:pPr>
            <w:r>
              <w:rPr>
                <w:sz w:val="24"/>
                <w:lang w:val="en-US"/>
              </w:rPr>
              <w:t>com</w:t>
            </w:r>
            <w:r>
              <w:rPr>
                <w:sz w:val="24"/>
              </w:rPr>
              <w:t>о</w:t>
            </w:r>
          </w:p>
          <w:p>
            <w:pPr>
              <w:pStyle w:val="Normal1"/>
              <w:spacing w:lineRule="auto" w:line="240"/>
              <w:ind w:firstLine="284" w:start="-33" w:end="0"/>
              <w:rPr>
                <w:sz w:val="24"/>
              </w:rPr>
            </w:pPr>
            <w:r>
              <w:rPr>
                <w:sz w:val="24"/>
                <w:lang w:val="en-US"/>
              </w:rPr>
              <w:t>cual</w:t>
            </w:r>
          </w:p>
          <w:p>
            <w:pPr>
              <w:pStyle w:val="Normal1"/>
              <w:rPr>
                <w:sz w:val="24"/>
              </w:rPr>
            </w:pPr>
            <w:r>
              <w:rPr>
                <w:sz w:val="24"/>
              </w:rPr>
            </w:r>
          </w:p>
        </w:tc>
        <w:tc>
          <w:tcPr>
            <w:tcW w:w="1960" w:type="dxa"/>
            <w:tcBorders/>
          </w:tcPr>
          <w:p>
            <w:pPr>
              <w:pStyle w:val="Normal1"/>
              <w:spacing w:lineRule="auto" w:line="240"/>
              <w:rPr>
                <w:sz w:val="24"/>
              </w:rPr>
            </w:pPr>
            <w:r>
              <w:rPr>
                <w:sz w:val="24"/>
              </w:rPr>
              <w:t xml:space="preserve">— </w:t>
            </w:r>
            <w:r>
              <w:rPr>
                <w:sz w:val="24"/>
              </w:rPr>
              <w:t>нарочно</w:t>
            </w:r>
          </w:p>
          <w:p>
            <w:pPr>
              <w:pStyle w:val="Normal1"/>
              <w:spacing w:lineRule="auto" w:line="240"/>
              <w:rPr>
                <w:sz w:val="24"/>
              </w:rPr>
            </w:pPr>
            <w:r>
              <w:rPr>
                <w:sz w:val="24"/>
              </w:rPr>
              <w:t xml:space="preserve">— </w:t>
            </w:r>
            <w:r>
              <w:rPr>
                <w:sz w:val="24"/>
              </w:rPr>
              <w:t>громко</w:t>
            </w:r>
          </w:p>
          <w:p>
            <w:pPr>
              <w:pStyle w:val="Normal1"/>
              <w:spacing w:lineRule="auto" w:line="240"/>
              <w:rPr>
                <w:sz w:val="24"/>
              </w:rPr>
            </w:pPr>
            <w:r>
              <w:rPr>
                <w:sz w:val="24"/>
              </w:rPr>
              <w:t xml:space="preserve">— </w:t>
            </w:r>
            <w:r>
              <w:rPr>
                <w:sz w:val="24"/>
              </w:rPr>
              <w:t>быстро</w:t>
            </w:r>
          </w:p>
          <w:p>
            <w:pPr>
              <w:pStyle w:val="Normal1"/>
              <w:spacing w:lineRule="auto" w:line="240"/>
              <w:rPr>
                <w:sz w:val="24"/>
              </w:rPr>
            </w:pPr>
            <w:r>
              <w:rPr>
                <w:sz w:val="24"/>
              </w:rPr>
              <w:t xml:space="preserve">— </w:t>
            </w:r>
            <w:r>
              <w:rPr>
                <w:sz w:val="24"/>
              </w:rPr>
              <w:t>так</w:t>
            </w:r>
          </w:p>
          <w:p>
            <w:pPr>
              <w:pStyle w:val="Normal1"/>
              <w:spacing w:lineRule="auto" w:line="240"/>
              <w:rPr>
                <w:sz w:val="24"/>
              </w:rPr>
            </w:pPr>
            <w:r>
              <w:rPr>
                <w:sz w:val="24"/>
              </w:rPr>
              <w:t xml:space="preserve">— </w:t>
            </w:r>
            <w:r>
              <w:rPr>
                <w:sz w:val="24"/>
              </w:rPr>
              <w:t>тихо, низко</w:t>
            </w:r>
          </w:p>
          <w:p>
            <w:pPr>
              <w:pStyle w:val="Normal1"/>
              <w:spacing w:lineRule="auto" w:line="240"/>
              <w:rPr>
                <w:sz w:val="24"/>
              </w:rPr>
            </w:pPr>
            <w:r>
              <w:rPr>
                <w:sz w:val="24"/>
              </w:rPr>
              <w:t xml:space="preserve">— </w:t>
            </w:r>
            <w:r>
              <w:rPr>
                <w:sz w:val="24"/>
              </w:rPr>
              <w:t>хорошо</w:t>
            </w:r>
          </w:p>
          <w:p>
            <w:pPr>
              <w:pStyle w:val="Normal1"/>
              <w:spacing w:lineRule="auto" w:line="240"/>
              <w:rPr>
                <w:sz w:val="24"/>
              </w:rPr>
            </w:pPr>
            <w:r>
              <w:rPr>
                <w:sz w:val="24"/>
              </w:rPr>
              <w:t xml:space="preserve">— </w:t>
            </w:r>
            <w:r>
              <w:rPr>
                <w:sz w:val="24"/>
              </w:rPr>
              <w:t>ясно</w:t>
            </w:r>
          </w:p>
          <w:p>
            <w:pPr>
              <w:pStyle w:val="Normal1"/>
              <w:spacing w:lineRule="auto" w:line="240"/>
              <w:rPr>
                <w:sz w:val="24"/>
              </w:rPr>
            </w:pPr>
            <w:r>
              <w:rPr>
                <w:sz w:val="24"/>
              </w:rPr>
              <w:t xml:space="preserve">—  </w:t>
            </w:r>
            <w:r>
              <w:rPr>
                <w:sz w:val="24"/>
              </w:rPr>
              <w:t>как</w:t>
            </w:r>
          </w:p>
          <w:p>
            <w:pPr>
              <w:pStyle w:val="Normal1"/>
              <w:spacing w:lineRule="auto" w:line="240"/>
              <w:rPr>
                <w:sz w:val="24"/>
              </w:rPr>
            </w:pPr>
            <w:r>
              <w:rPr>
                <w:sz w:val="24"/>
              </w:rPr>
              <w:t xml:space="preserve">— </w:t>
            </w:r>
            <w:r>
              <w:rPr>
                <w:sz w:val="24"/>
              </w:rPr>
              <w:t>как</w:t>
            </w:r>
          </w:p>
          <w:p>
            <w:pPr>
              <w:pStyle w:val="Normal1"/>
              <w:rPr>
                <w:sz w:val="24"/>
              </w:rPr>
            </w:pPr>
            <w:r>
              <w:rPr>
                <w:sz w:val="24"/>
              </w:rPr>
            </w:r>
          </w:p>
        </w:tc>
        <w:tc>
          <w:tcPr>
            <w:tcW w:w="1700" w:type="dxa"/>
            <w:tcBorders/>
          </w:tcPr>
          <w:p>
            <w:pPr>
              <w:pStyle w:val="Normal1"/>
              <w:spacing w:lineRule="auto" w:line="240"/>
              <w:rPr>
                <w:sz w:val="24"/>
              </w:rPr>
            </w:pPr>
            <w:r>
              <w:rPr>
                <w:sz w:val="24"/>
                <w:lang w:val="en-US"/>
              </w:rPr>
              <w:t>despacio</w:t>
            </w:r>
          </w:p>
          <w:p>
            <w:pPr>
              <w:pStyle w:val="Normal1"/>
              <w:spacing w:lineRule="auto" w:line="240"/>
              <w:rPr>
                <w:sz w:val="24"/>
                <w:lang w:val="en-US"/>
              </w:rPr>
            </w:pPr>
            <w:r>
              <w:rPr>
                <w:sz w:val="24"/>
                <w:lang w:val="en-US"/>
              </w:rPr>
              <w:t>duro</w:t>
            </w:r>
          </w:p>
          <w:p>
            <w:pPr>
              <w:pStyle w:val="Normal1"/>
              <w:spacing w:lineRule="auto" w:line="240"/>
              <w:rPr>
                <w:sz w:val="24"/>
                <w:lang w:val="en-US"/>
              </w:rPr>
            </w:pPr>
            <w:r>
              <w:rPr>
                <w:sz w:val="24"/>
                <w:lang w:val="en-US"/>
              </w:rPr>
              <w:t>excepto</w:t>
            </w:r>
          </w:p>
          <w:p>
            <w:pPr>
              <w:pStyle w:val="Normal1"/>
              <w:spacing w:lineRule="auto" w:line="240"/>
              <w:rPr>
                <w:sz w:val="24"/>
                <w:lang w:val="en-US"/>
              </w:rPr>
            </w:pPr>
            <w:r>
              <w:rPr>
                <w:sz w:val="24"/>
                <w:lang w:val="en-US"/>
              </w:rPr>
              <w:t>mal</w:t>
            </w:r>
          </w:p>
          <w:p>
            <w:pPr>
              <w:pStyle w:val="Normal1"/>
              <w:spacing w:lineRule="auto" w:line="240"/>
              <w:rPr>
                <w:sz w:val="24"/>
                <w:lang w:val="en-US"/>
              </w:rPr>
            </w:pPr>
            <w:r>
              <w:rPr>
                <w:sz w:val="24"/>
                <w:lang w:val="en-US"/>
              </w:rPr>
              <w:t>pronto</w:t>
            </w:r>
          </w:p>
          <w:p>
            <w:pPr>
              <w:pStyle w:val="Normal1"/>
              <w:spacing w:lineRule="auto" w:line="240"/>
              <w:rPr>
                <w:sz w:val="24"/>
                <w:lang w:val="en-US"/>
              </w:rPr>
            </w:pPr>
            <w:r>
              <w:rPr>
                <w:sz w:val="24"/>
                <w:lang w:val="en-US"/>
              </w:rPr>
              <w:t>recio</w:t>
            </w:r>
          </w:p>
          <w:p>
            <w:pPr>
              <w:pStyle w:val="Normal1"/>
              <w:spacing w:lineRule="auto" w:line="240"/>
              <w:rPr>
                <w:sz w:val="24"/>
                <w:lang w:val="en-US"/>
              </w:rPr>
            </w:pPr>
            <w:r>
              <w:rPr>
                <w:sz w:val="24"/>
                <w:lang w:val="en-US"/>
              </w:rPr>
              <w:t>rudo</w:t>
            </w:r>
          </w:p>
          <w:p>
            <w:pPr>
              <w:pStyle w:val="Normal1"/>
              <w:spacing w:lineRule="auto" w:line="240"/>
              <w:rPr>
                <w:sz w:val="24"/>
                <w:lang w:val="en-US"/>
              </w:rPr>
            </w:pPr>
            <w:r>
              <w:rPr>
                <w:sz w:val="24"/>
                <w:lang w:val="en-US"/>
              </w:rPr>
              <w:t>salvo</w:t>
            </w:r>
          </w:p>
          <w:p>
            <w:pPr>
              <w:pStyle w:val="Normal1"/>
              <w:spacing w:lineRule="auto" w:line="240"/>
              <w:rPr>
                <w:sz w:val="24"/>
                <w:lang w:val="en-US"/>
              </w:rPr>
            </w:pPr>
            <w:r>
              <w:rPr>
                <w:sz w:val="24"/>
                <w:lang w:val="en-US"/>
              </w:rPr>
              <w:t>sereno</w:t>
            </w:r>
          </w:p>
          <w:p>
            <w:pPr>
              <w:pStyle w:val="Normal1"/>
              <w:rPr>
                <w:sz w:val="24"/>
                <w:lang w:val="en-US"/>
              </w:rPr>
            </w:pPr>
            <w:r>
              <w:rPr>
                <w:sz w:val="24"/>
                <w:lang w:val="en-US"/>
              </w:rPr>
            </w:r>
          </w:p>
        </w:tc>
        <w:tc>
          <w:tcPr>
            <w:tcW w:w="3352" w:type="dxa"/>
            <w:tcBorders/>
          </w:tcPr>
          <w:p>
            <w:pPr>
              <w:pStyle w:val="Normal1"/>
              <w:spacing w:lineRule="auto" w:line="240"/>
              <w:rPr>
                <w:sz w:val="24"/>
              </w:rPr>
            </w:pPr>
            <w:r>
              <w:rPr>
                <w:sz w:val="24"/>
              </w:rPr>
              <w:t xml:space="preserve">— </w:t>
            </w:r>
            <w:r>
              <w:rPr>
                <w:sz w:val="24"/>
              </w:rPr>
              <w:t>медленно</w:t>
            </w:r>
          </w:p>
          <w:p>
            <w:pPr>
              <w:pStyle w:val="Normal1"/>
              <w:spacing w:lineRule="auto" w:line="240"/>
              <w:rPr>
                <w:sz w:val="24"/>
              </w:rPr>
            </w:pPr>
            <w:r>
              <w:rPr>
                <w:sz w:val="24"/>
              </w:rPr>
              <w:t xml:space="preserve">— </w:t>
            </w:r>
            <w:r>
              <w:rPr>
                <w:sz w:val="24"/>
              </w:rPr>
              <w:t>тяжело, твердо, трудно</w:t>
            </w:r>
          </w:p>
          <w:p>
            <w:pPr>
              <w:pStyle w:val="Normal1"/>
              <w:spacing w:lineRule="auto" w:line="240"/>
              <w:rPr>
                <w:sz w:val="24"/>
              </w:rPr>
            </w:pPr>
            <w:r>
              <w:rPr>
                <w:sz w:val="24"/>
              </w:rPr>
              <w:t xml:space="preserve">— </w:t>
            </w:r>
            <w:r>
              <w:rPr>
                <w:sz w:val="24"/>
              </w:rPr>
              <w:t>за исключением</w:t>
            </w:r>
          </w:p>
          <w:p>
            <w:pPr>
              <w:pStyle w:val="Normal1"/>
              <w:spacing w:lineRule="auto" w:line="240"/>
              <w:rPr>
                <w:sz w:val="24"/>
              </w:rPr>
            </w:pPr>
            <w:r>
              <w:rPr>
                <w:sz w:val="24"/>
              </w:rPr>
              <w:t xml:space="preserve">— </w:t>
            </w:r>
            <w:r>
              <w:rPr>
                <w:sz w:val="24"/>
              </w:rPr>
              <w:t>плохо</w:t>
            </w:r>
          </w:p>
          <w:p>
            <w:pPr>
              <w:pStyle w:val="Normal1"/>
              <w:spacing w:lineRule="auto" w:line="240"/>
              <w:rPr>
                <w:sz w:val="24"/>
              </w:rPr>
            </w:pPr>
            <w:r>
              <w:rPr>
                <w:sz w:val="24"/>
              </w:rPr>
              <w:t xml:space="preserve">— </w:t>
            </w:r>
            <w:r>
              <w:rPr>
                <w:sz w:val="24"/>
              </w:rPr>
              <w:t>скоро, быстро</w:t>
            </w:r>
          </w:p>
          <w:p>
            <w:pPr>
              <w:pStyle w:val="Normal1"/>
              <w:spacing w:lineRule="auto" w:line="240"/>
              <w:rPr>
                <w:sz w:val="24"/>
              </w:rPr>
            </w:pPr>
            <w:r>
              <w:rPr>
                <w:sz w:val="24"/>
              </w:rPr>
              <w:t xml:space="preserve">— </w:t>
            </w:r>
            <w:r>
              <w:rPr>
                <w:sz w:val="24"/>
              </w:rPr>
              <w:t>крепко, сильно</w:t>
            </w:r>
          </w:p>
          <w:p>
            <w:pPr>
              <w:pStyle w:val="Normal1"/>
              <w:spacing w:lineRule="auto" w:line="240"/>
              <w:rPr>
                <w:sz w:val="24"/>
              </w:rPr>
            </w:pPr>
            <w:r>
              <w:rPr>
                <w:sz w:val="24"/>
              </w:rPr>
              <w:t>—</w:t>
            </w:r>
            <w:r>
              <w:rPr>
                <w:sz w:val="24"/>
              </w:rPr>
              <w:t>грубо</w:t>
            </w:r>
          </w:p>
          <w:p>
            <w:pPr>
              <w:pStyle w:val="Normal1"/>
              <w:spacing w:lineRule="auto" w:line="240"/>
              <w:rPr>
                <w:sz w:val="24"/>
              </w:rPr>
            </w:pPr>
            <w:r>
              <w:rPr>
                <w:sz w:val="24"/>
              </w:rPr>
              <w:t xml:space="preserve">— </w:t>
            </w:r>
            <w:r>
              <w:rPr>
                <w:sz w:val="24"/>
              </w:rPr>
              <w:t>кроме, за исключением</w:t>
            </w:r>
          </w:p>
          <w:p>
            <w:pPr>
              <w:pStyle w:val="Normal1"/>
              <w:spacing w:lineRule="auto" w:line="240"/>
              <w:rPr>
                <w:sz w:val="24"/>
              </w:rPr>
            </w:pPr>
            <w:r>
              <w:rPr>
                <w:sz w:val="24"/>
              </w:rPr>
              <w:t xml:space="preserve">— </w:t>
            </w:r>
            <w:r>
              <w:rPr>
                <w:sz w:val="24"/>
              </w:rPr>
              <w:t>спокойно, тихо</w:t>
            </w:r>
          </w:p>
          <w:p>
            <w:pPr>
              <w:pStyle w:val="Normal1"/>
              <w:rPr>
                <w:sz w:val="24"/>
              </w:rPr>
            </w:pPr>
            <w:r>
              <w:rPr>
                <w:sz w:val="24"/>
              </w:rPr>
            </w:r>
          </w:p>
        </w:tc>
      </w:tr>
    </w:tbl>
    <w:p>
      <w:pPr>
        <w:pStyle w:val="Normal1"/>
        <w:spacing w:lineRule="auto" w:line="240"/>
        <w:ind w:firstLine="284" w:end="0"/>
        <w:rPr>
          <w:spacing w:val="28"/>
          <w:sz w:val="24"/>
        </w:rPr>
      </w:pPr>
      <w:r>
        <w:rPr>
          <w:spacing w:val="28"/>
          <w:sz w:val="24"/>
        </w:rPr>
        <w:t xml:space="preserve">              </w:t>
      </w:r>
      <w:r>
        <w:rPr>
          <w:spacing w:val="28"/>
          <w:sz w:val="24"/>
        </w:rPr>
        <w:t>Адвербиальные обороты</w:t>
      </w:r>
    </w:p>
    <w:p>
      <w:pPr>
        <w:pStyle w:val="Normal1"/>
        <w:spacing w:lineRule="auto" w:line="240"/>
        <w:ind w:firstLine="284" w:end="0"/>
        <w:rPr/>
      </w:pPr>
      <w:r>
        <w:rPr>
          <w:sz w:val="24"/>
        </w:rPr>
        <w:t xml:space="preserve"> </w:t>
      </w:r>
      <w:r>
        <w:rPr>
          <w:sz w:val="24"/>
          <w:lang w:val="en-US"/>
        </w:rPr>
        <w:t>a</w:t>
      </w:r>
      <w:r>
        <w:rPr>
          <w:sz w:val="24"/>
        </w:rPr>
        <w:t xml:space="preserve"> </w:t>
      </w:r>
      <w:r>
        <w:rPr>
          <w:sz w:val="24"/>
          <w:lang w:val="en-US"/>
        </w:rPr>
        <w:t>bulto</w:t>
      </w:r>
      <w:r>
        <w:rPr>
          <w:sz w:val="24"/>
        </w:rPr>
        <w:t xml:space="preserve">                                             — приблизительно, на глаз</w:t>
      </w:r>
    </w:p>
    <w:p>
      <w:pPr>
        <w:pStyle w:val="Normal1"/>
        <w:spacing w:lineRule="auto" w:line="240"/>
        <w:ind w:firstLine="284" w:end="0"/>
        <w:rPr>
          <w:sz w:val="24"/>
          <w:lang w:val="en-US"/>
        </w:rPr>
      </w:pPr>
      <w:r>
        <w:rPr>
          <w:sz w:val="24"/>
        </w:rPr>
        <w:t xml:space="preserve"> </w:t>
      </w:r>
      <w:r>
        <w:rPr>
          <w:sz w:val="24"/>
          <w:lang w:val="en-US"/>
        </w:rPr>
        <w:t xml:space="preserve">a ciegas                                           — </w:t>
      </w:r>
      <w:r>
        <w:rPr>
          <w:sz w:val="24"/>
        </w:rPr>
        <w:t>слепо</w:t>
      </w:r>
      <w:r>
        <w:rPr>
          <w:sz w:val="24"/>
          <w:lang w:val="en-US"/>
        </w:rPr>
        <w:t xml:space="preserve">, </w:t>
      </w:r>
      <w:r>
        <w:rPr>
          <w:sz w:val="24"/>
        </w:rPr>
        <w:t>вслепую</w:t>
      </w:r>
    </w:p>
    <w:p>
      <w:pPr>
        <w:pStyle w:val="Normal1"/>
        <w:spacing w:lineRule="auto" w:line="240"/>
        <w:ind w:firstLine="284" w:end="0"/>
        <w:rPr/>
      </w:pPr>
      <w:r>
        <w:rPr>
          <w:sz w:val="24"/>
          <w:lang w:val="en-US"/>
        </w:rPr>
        <w:t xml:space="preserve"> </w:t>
      </w:r>
      <w:r>
        <w:rPr>
          <w:sz w:val="24"/>
          <w:lang w:val="en-US"/>
        </w:rPr>
        <w:t>a</w:t>
      </w:r>
      <w:r>
        <w:rPr>
          <w:sz w:val="24"/>
        </w:rPr>
        <w:t xml:space="preserve"> </w:t>
      </w:r>
      <w:r>
        <w:rPr>
          <w:sz w:val="24"/>
          <w:lang w:val="en-US"/>
        </w:rPr>
        <w:t>diestro</w:t>
      </w:r>
      <w:r>
        <w:rPr>
          <w:sz w:val="24"/>
        </w:rPr>
        <w:t xml:space="preserve"> у </w:t>
      </w:r>
      <w:r>
        <w:rPr>
          <w:sz w:val="24"/>
          <w:lang w:val="en-US"/>
        </w:rPr>
        <w:t>siniestro</w:t>
      </w:r>
      <w:r>
        <w:rPr/>
        <w:t xml:space="preserve">                        — бестолково, беспорядочно</w:t>
      </w:r>
    </w:p>
    <w:tbl>
      <w:tblPr>
        <w:tblW w:w="8505" w:type="dxa"/>
        <w:jc w:val="start"/>
        <w:tblInd w:w="40" w:type="dxa"/>
        <w:tblLayout w:type="fixed"/>
        <w:tblCellMar>
          <w:top w:w="0" w:type="dxa"/>
          <w:start w:w="40" w:type="dxa"/>
          <w:bottom w:w="0" w:type="dxa"/>
          <w:end w:w="40" w:type="dxa"/>
        </w:tblCellMar>
      </w:tblPr>
      <w:tblGrid>
        <w:gridCol w:w="3544"/>
        <w:gridCol w:w="4961"/>
      </w:tblGrid>
      <w:tr>
        <w:trPr>
          <w:trHeight w:val="240" w:hRule="exact"/>
        </w:trPr>
        <w:tc>
          <w:tcPr>
            <w:tcW w:w="3544" w:type="dxa"/>
            <w:tcBorders/>
          </w:tcPr>
          <w:p>
            <w:pPr>
              <w:pStyle w:val="Normal1"/>
              <w:spacing w:lineRule="auto" w:line="240"/>
              <w:ind w:firstLine="284" w:end="0"/>
              <w:rPr>
                <w:sz w:val="24"/>
                <w:lang w:val="en-US"/>
              </w:rPr>
            </w:pPr>
            <w:r>
              <w:rPr>
                <w:sz w:val="24"/>
                <w:lang w:val="en-US"/>
              </w:rPr>
              <w:t>a hurtadillas</w:t>
            </w:r>
          </w:p>
          <w:p>
            <w:pPr>
              <w:pStyle w:val="Normal1"/>
              <w:spacing w:lineRule="auto" w:line="240"/>
              <w:ind w:firstLine="284" w:end="0"/>
              <w:rPr>
                <w:sz w:val="24"/>
                <w:lang w:val="en-US"/>
              </w:rPr>
            </w:pPr>
            <w:r>
              <w:rPr>
                <w:sz w:val="24"/>
                <w:lang w:val="en-US"/>
              </w:rPr>
            </w:r>
          </w:p>
        </w:tc>
        <w:tc>
          <w:tcPr>
            <w:tcW w:w="4961" w:type="dxa"/>
            <w:tcBorders/>
          </w:tcPr>
          <w:p>
            <w:pPr>
              <w:pStyle w:val="Normal1"/>
              <w:spacing w:lineRule="auto" w:line="240"/>
              <w:ind w:firstLine="284" w:end="0"/>
              <w:rPr>
                <w:sz w:val="24"/>
                <w:lang w:val="en-US"/>
              </w:rPr>
            </w:pPr>
            <w:r>
              <w:rPr>
                <w:sz w:val="24"/>
                <w:lang w:val="en-US"/>
              </w:rPr>
              <w:t xml:space="preserve">— </w:t>
            </w:r>
            <w:r>
              <w:rPr>
                <w:sz w:val="24"/>
              </w:rPr>
              <w:t>украдкой</w:t>
            </w:r>
            <w:r>
              <w:rPr>
                <w:sz w:val="24"/>
                <w:lang w:val="en-US"/>
              </w:rPr>
              <w:t>,</w:t>
            </w:r>
            <w:r>
              <w:rPr>
                <w:sz w:val="24"/>
              </w:rPr>
              <w:t>тайком</w:t>
            </w:r>
          </w:p>
          <w:p>
            <w:pPr>
              <w:pStyle w:val="Normal1"/>
              <w:spacing w:lineRule="auto" w:line="240"/>
              <w:ind w:firstLine="284" w:end="0"/>
              <w:rPr>
                <w:sz w:val="24"/>
                <w:lang w:val="en-US"/>
              </w:rPr>
            </w:pPr>
            <w:r>
              <w:rPr>
                <w:sz w:val="24"/>
                <w:lang w:val="en-US"/>
              </w:rPr>
            </w:r>
          </w:p>
        </w:tc>
      </w:tr>
      <w:tr>
        <w:trPr>
          <w:trHeight w:val="260" w:hRule="exact"/>
        </w:trPr>
        <w:tc>
          <w:tcPr>
            <w:tcW w:w="3544" w:type="dxa"/>
            <w:tcBorders/>
          </w:tcPr>
          <w:p>
            <w:pPr>
              <w:pStyle w:val="Normal1"/>
              <w:spacing w:lineRule="auto" w:line="240"/>
              <w:ind w:firstLine="284" w:end="0"/>
              <w:rPr>
                <w:sz w:val="24"/>
                <w:lang w:val="en-US"/>
              </w:rPr>
            </w:pPr>
            <w:r>
              <w:rPr>
                <w:sz w:val="24"/>
                <w:lang w:val="en-US"/>
              </w:rPr>
              <w:t>a pie juntillas, a pie juntillo</w:t>
            </w:r>
          </w:p>
          <w:p>
            <w:pPr>
              <w:pStyle w:val="Normal1"/>
              <w:spacing w:lineRule="auto" w:line="240"/>
              <w:ind w:firstLine="284" w:end="0"/>
              <w:rPr>
                <w:sz w:val="24"/>
                <w:lang w:val="en-US"/>
              </w:rPr>
            </w:pPr>
            <w:r>
              <w:rPr>
                <w:sz w:val="24"/>
                <w:lang w:val="en-US"/>
              </w:rPr>
            </w:r>
          </w:p>
        </w:tc>
        <w:tc>
          <w:tcPr>
            <w:tcW w:w="4961" w:type="dxa"/>
            <w:tcBorders/>
          </w:tcPr>
          <w:p>
            <w:pPr>
              <w:pStyle w:val="Normal1"/>
              <w:spacing w:lineRule="auto" w:line="240"/>
              <w:ind w:firstLine="284" w:end="0"/>
              <w:rPr>
                <w:sz w:val="24"/>
              </w:rPr>
            </w:pPr>
            <w:r>
              <w:rPr>
                <w:sz w:val="24"/>
              </w:rPr>
              <w:t xml:space="preserve">— </w:t>
            </w:r>
            <w:r>
              <w:rPr>
                <w:sz w:val="24"/>
              </w:rPr>
              <w:t>упрямо, с упорством</w:t>
            </w:r>
          </w:p>
          <w:p>
            <w:pPr>
              <w:pStyle w:val="Normal1"/>
              <w:spacing w:lineRule="auto" w:line="240"/>
              <w:ind w:firstLine="284" w:end="0"/>
              <w:rPr>
                <w:sz w:val="24"/>
              </w:rPr>
            </w:pPr>
            <w:r>
              <w:rPr>
                <w:sz w:val="24"/>
              </w:rPr>
            </w:r>
          </w:p>
        </w:tc>
      </w:tr>
      <w:tr>
        <w:trPr>
          <w:trHeight w:val="260" w:hRule="exact"/>
        </w:trPr>
        <w:tc>
          <w:tcPr>
            <w:tcW w:w="3544" w:type="dxa"/>
            <w:tcBorders/>
          </w:tcPr>
          <w:p>
            <w:pPr>
              <w:pStyle w:val="Normal1"/>
              <w:spacing w:lineRule="auto" w:line="240"/>
              <w:ind w:firstLine="284" w:end="0"/>
              <w:rPr>
                <w:sz w:val="24"/>
              </w:rPr>
            </w:pPr>
            <w:r>
              <w:rPr>
                <w:sz w:val="24"/>
                <w:lang w:val="en-US"/>
              </w:rPr>
              <w:t>a</w:t>
            </w:r>
            <w:r>
              <w:rPr>
                <w:sz w:val="24"/>
              </w:rPr>
              <w:t xml:space="preserve"> </w:t>
            </w:r>
            <w:r>
              <w:rPr>
                <w:sz w:val="24"/>
                <w:lang w:val="en-US"/>
              </w:rPr>
              <w:t>tontas</w:t>
            </w:r>
            <w:r>
              <w:rPr>
                <w:sz w:val="24"/>
              </w:rPr>
              <w:t xml:space="preserve"> у </w:t>
            </w:r>
            <w:r>
              <w:rPr>
                <w:sz w:val="24"/>
                <w:lang w:val="en-US"/>
              </w:rPr>
              <w:t>a</w:t>
            </w:r>
            <w:r>
              <w:rPr>
                <w:sz w:val="24"/>
              </w:rPr>
              <w:t xml:space="preserve"> </w:t>
            </w:r>
            <w:r>
              <w:rPr>
                <w:sz w:val="24"/>
                <w:lang w:val="en-US"/>
              </w:rPr>
              <w:t>locas</w:t>
            </w:r>
          </w:p>
          <w:p>
            <w:pPr>
              <w:pStyle w:val="Normal1"/>
              <w:spacing w:lineRule="auto" w:line="240"/>
              <w:ind w:firstLine="284" w:end="0"/>
              <w:rPr>
                <w:sz w:val="24"/>
              </w:rPr>
            </w:pPr>
            <w:r>
              <w:rPr>
                <w:sz w:val="24"/>
              </w:rPr>
            </w:r>
          </w:p>
        </w:tc>
        <w:tc>
          <w:tcPr>
            <w:tcW w:w="4961" w:type="dxa"/>
            <w:tcBorders/>
          </w:tcPr>
          <w:p>
            <w:pPr>
              <w:pStyle w:val="Normal1"/>
              <w:spacing w:lineRule="auto" w:line="240"/>
              <w:ind w:firstLine="284" w:end="0"/>
              <w:rPr>
                <w:sz w:val="24"/>
              </w:rPr>
            </w:pPr>
            <w:r>
              <w:rPr>
                <w:sz w:val="24"/>
              </w:rPr>
              <w:t xml:space="preserve">— </w:t>
            </w:r>
            <w:r>
              <w:rPr>
                <w:sz w:val="24"/>
              </w:rPr>
              <w:t>вкривь и вкось, беспорядочно</w:t>
            </w:r>
          </w:p>
          <w:p>
            <w:pPr>
              <w:pStyle w:val="Normal1"/>
              <w:spacing w:lineRule="auto" w:line="240"/>
              <w:ind w:firstLine="284" w:end="0"/>
              <w:rPr>
                <w:sz w:val="24"/>
              </w:rPr>
            </w:pPr>
            <w:r>
              <w:rPr>
                <w:sz w:val="24"/>
              </w:rPr>
            </w:r>
          </w:p>
        </w:tc>
      </w:tr>
      <w:tr>
        <w:trPr>
          <w:trHeight w:val="260" w:hRule="exact"/>
        </w:trPr>
        <w:tc>
          <w:tcPr>
            <w:tcW w:w="3544" w:type="dxa"/>
            <w:tcBorders/>
          </w:tcPr>
          <w:p>
            <w:pPr>
              <w:pStyle w:val="Normal1"/>
              <w:spacing w:lineRule="auto" w:line="240"/>
              <w:ind w:firstLine="284" w:end="0"/>
              <w:rPr>
                <w:sz w:val="24"/>
                <w:lang w:val="en-US"/>
              </w:rPr>
            </w:pPr>
            <w:r>
              <w:rPr>
                <w:sz w:val="24"/>
                <w:lang w:val="en-US"/>
              </w:rPr>
              <w:t>a la chita callando</w:t>
            </w:r>
          </w:p>
          <w:p>
            <w:pPr>
              <w:pStyle w:val="Normal1"/>
              <w:spacing w:lineRule="auto" w:line="240"/>
              <w:ind w:firstLine="284" w:end="0"/>
              <w:rPr>
                <w:sz w:val="24"/>
                <w:lang w:val="en-US"/>
              </w:rPr>
            </w:pPr>
            <w:r>
              <w:rPr>
                <w:sz w:val="24"/>
                <w:lang w:val="en-US"/>
              </w:rPr>
            </w:r>
          </w:p>
        </w:tc>
        <w:tc>
          <w:tcPr>
            <w:tcW w:w="4961" w:type="dxa"/>
            <w:tcBorders/>
          </w:tcPr>
          <w:p>
            <w:pPr>
              <w:pStyle w:val="Normal1"/>
              <w:spacing w:lineRule="auto" w:line="240"/>
              <w:ind w:firstLine="284" w:end="0"/>
              <w:rPr>
                <w:sz w:val="24"/>
              </w:rPr>
            </w:pPr>
            <w:r>
              <w:rPr>
                <w:sz w:val="24"/>
              </w:rPr>
              <w:t xml:space="preserve">— </w:t>
            </w:r>
            <w:r>
              <w:rPr>
                <w:sz w:val="24"/>
              </w:rPr>
              <w:t>тихо, осторожно, молча</w:t>
            </w:r>
          </w:p>
          <w:p>
            <w:pPr>
              <w:pStyle w:val="Normal1"/>
              <w:spacing w:lineRule="auto" w:line="240"/>
              <w:ind w:firstLine="284" w:end="0"/>
              <w:rPr>
                <w:sz w:val="24"/>
              </w:rPr>
            </w:pPr>
            <w:r>
              <w:rPr>
                <w:sz w:val="24"/>
              </w:rPr>
            </w:r>
          </w:p>
        </w:tc>
      </w:tr>
      <w:tr>
        <w:trPr>
          <w:trHeight w:val="240" w:hRule="exact"/>
        </w:trPr>
        <w:tc>
          <w:tcPr>
            <w:tcW w:w="3544" w:type="dxa"/>
            <w:tcBorders/>
          </w:tcPr>
          <w:p>
            <w:pPr>
              <w:pStyle w:val="Normal1"/>
              <w:spacing w:lineRule="auto" w:line="240"/>
              <w:ind w:firstLine="284" w:end="0"/>
              <w:rPr>
                <w:sz w:val="24"/>
              </w:rPr>
            </w:pPr>
            <w:r>
              <w:rPr>
                <w:sz w:val="24"/>
                <w:lang w:val="en-US"/>
              </w:rPr>
              <w:t>a</w:t>
            </w:r>
            <w:r>
              <w:rPr>
                <w:sz w:val="24"/>
              </w:rPr>
              <w:t xml:space="preserve"> </w:t>
            </w:r>
            <w:r>
              <w:rPr>
                <w:sz w:val="24"/>
                <w:lang w:val="en-US"/>
              </w:rPr>
              <w:t>oscuras</w:t>
            </w:r>
          </w:p>
          <w:p>
            <w:pPr>
              <w:pStyle w:val="Normal1"/>
              <w:spacing w:lineRule="auto" w:line="240"/>
              <w:ind w:firstLine="284" w:end="0"/>
              <w:rPr>
                <w:sz w:val="24"/>
              </w:rPr>
            </w:pPr>
            <w:r>
              <w:rPr>
                <w:sz w:val="24"/>
              </w:rPr>
            </w:r>
          </w:p>
        </w:tc>
        <w:tc>
          <w:tcPr>
            <w:tcW w:w="4961" w:type="dxa"/>
            <w:tcBorders/>
          </w:tcPr>
          <w:p>
            <w:pPr>
              <w:pStyle w:val="Normal1"/>
              <w:spacing w:lineRule="auto" w:line="240"/>
              <w:ind w:firstLine="284" w:end="0"/>
              <w:rPr>
                <w:sz w:val="24"/>
              </w:rPr>
            </w:pPr>
            <w:r>
              <w:rPr>
                <w:sz w:val="24"/>
              </w:rPr>
              <w:t xml:space="preserve">— </w:t>
            </w:r>
            <w:r>
              <w:rPr>
                <w:sz w:val="24"/>
              </w:rPr>
              <w:t>в потемках, в темноте</w:t>
            </w:r>
          </w:p>
          <w:p>
            <w:pPr>
              <w:pStyle w:val="Normal1"/>
              <w:spacing w:lineRule="auto" w:line="240"/>
              <w:ind w:firstLine="284" w:end="0"/>
              <w:rPr>
                <w:sz w:val="24"/>
              </w:rPr>
            </w:pPr>
            <w:r>
              <w:rPr>
                <w:sz w:val="24"/>
              </w:rPr>
            </w:r>
          </w:p>
        </w:tc>
      </w:tr>
      <w:tr>
        <w:trPr>
          <w:trHeight w:val="260" w:hRule="exact"/>
        </w:trPr>
        <w:tc>
          <w:tcPr>
            <w:tcW w:w="3544" w:type="dxa"/>
            <w:tcBorders/>
          </w:tcPr>
          <w:p>
            <w:pPr>
              <w:pStyle w:val="Normal1"/>
              <w:spacing w:lineRule="auto" w:line="240"/>
              <w:ind w:firstLine="284" w:end="0"/>
              <w:rPr>
                <w:sz w:val="24"/>
                <w:lang w:val="en-US"/>
              </w:rPr>
            </w:pPr>
            <w:r>
              <w:rPr>
                <w:sz w:val="24"/>
                <w:lang w:val="en-US"/>
              </w:rPr>
              <w:t>a todo correr; a mas correr</w:t>
            </w:r>
          </w:p>
          <w:p>
            <w:pPr>
              <w:pStyle w:val="Normal1"/>
              <w:spacing w:lineRule="auto" w:line="240"/>
              <w:ind w:firstLine="284" w:end="0"/>
              <w:rPr>
                <w:sz w:val="24"/>
                <w:lang w:val="en-US"/>
              </w:rPr>
            </w:pPr>
            <w:r>
              <w:rPr>
                <w:sz w:val="24"/>
                <w:lang w:val="en-US"/>
              </w:rPr>
            </w:r>
          </w:p>
        </w:tc>
        <w:tc>
          <w:tcPr>
            <w:tcW w:w="4961" w:type="dxa"/>
            <w:tcBorders/>
          </w:tcPr>
          <w:p>
            <w:pPr>
              <w:pStyle w:val="Normal1"/>
              <w:spacing w:lineRule="auto" w:line="240"/>
              <w:ind w:firstLine="284" w:end="0"/>
              <w:rPr>
                <w:sz w:val="24"/>
              </w:rPr>
            </w:pPr>
            <w:r>
              <w:rPr>
                <w:sz w:val="24"/>
              </w:rPr>
              <w:t xml:space="preserve">— </w:t>
            </w:r>
            <w:r>
              <w:rPr>
                <w:sz w:val="24"/>
              </w:rPr>
              <w:t>опрометью, во весь дух</w:t>
            </w:r>
          </w:p>
          <w:p>
            <w:pPr>
              <w:pStyle w:val="Normal1"/>
              <w:spacing w:lineRule="auto" w:line="240"/>
              <w:ind w:firstLine="284" w:end="0"/>
              <w:rPr>
                <w:sz w:val="24"/>
              </w:rPr>
            </w:pPr>
            <w:r>
              <w:rPr>
                <w:sz w:val="24"/>
              </w:rPr>
            </w:r>
          </w:p>
        </w:tc>
      </w:tr>
      <w:tr>
        <w:trPr>
          <w:trHeight w:val="260" w:hRule="exact"/>
        </w:trPr>
        <w:tc>
          <w:tcPr>
            <w:tcW w:w="3544" w:type="dxa"/>
            <w:tcBorders/>
          </w:tcPr>
          <w:p>
            <w:pPr>
              <w:pStyle w:val="Normal1"/>
              <w:spacing w:lineRule="auto" w:line="240"/>
              <w:ind w:firstLine="284" w:end="0"/>
              <w:rPr/>
            </w:pPr>
            <w:r>
              <w:rPr>
                <w:sz w:val="24"/>
                <w:lang w:val="en-US"/>
              </w:rPr>
              <w:t xml:space="preserve">a troche </w:t>
            </w:r>
            <w:r>
              <w:rPr>
                <w:sz w:val="24"/>
              </w:rPr>
              <w:t>у</w:t>
            </w:r>
            <w:r>
              <w:rPr>
                <w:sz w:val="24"/>
                <w:lang w:val="en-US"/>
              </w:rPr>
              <w:t xml:space="preserve"> moche; a trochemoche trochemoche</w:t>
            </w:r>
          </w:p>
          <w:p>
            <w:pPr>
              <w:pStyle w:val="Normal1"/>
              <w:spacing w:lineRule="auto" w:line="240"/>
              <w:ind w:firstLine="284" w:end="0"/>
              <w:rPr>
                <w:sz w:val="24"/>
                <w:lang w:val="en-US"/>
              </w:rPr>
            </w:pPr>
            <w:r>
              <w:rPr>
                <w:sz w:val="24"/>
                <w:lang w:val="en-US"/>
              </w:rPr>
            </w:r>
          </w:p>
        </w:tc>
        <w:tc>
          <w:tcPr>
            <w:tcW w:w="4961" w:type="dxa"/>
            <w:tcBorders/>
          </w:tcPr>
          <w:p>
            <w:pPr>
              <w:pStyle w:val="Normal1"/>
              <w:spacing w:lineRule="auto" w:line="240"/>
              <w:ind w:firstLine="284" w:end="0"/>
              <w:rPr>
                <w:sz w:val="24"/>
              </w:rPr>
            </w:pPr>
            <w:r>
              <w:rPr>
                <w:sz w:val="24"/>
              </w:rPr>
              <w:t xml:space="preserve">— </w:t>
            </w:r>
            <w:r>
              <w:rPr>
                <w:sz w:val="24"/>
              </w:rPr>
              <w:t>как попало, невпопад</w:t>
            </w:r>
          </w:p>
          <w:p>
            <w:pPr>
              <w:pStyle w:val="Normal1"/>
              <w:spacing w:lineRule="auto" w:line="240"/>
              <w:ind w:firstLine="284" w:end="0"/>
              <w:rPr>
                <w:sz w:val="24"/>
              </w:rPr>
            </w:pPr>
            <w:r>
              <w:rPr>
                <w:sz w:val="24"/>
              </w:rPr>
            </w:r>
          </w:p>
        </w:tc>
      </w:tr>
      <w:tr>
        <w:trPr>
          <w:trHeight w:val="260" w:hRule="exact"/>
        </w:trPr>
        <w:tc>
          <w:tcPr>
            <w:tcW w:w="3544" w:type="dxa"/>
            <w:tcBorders/>
          </w:tcPr>
          <w:p>
            <w:pPr>
              <w:pStyle w:val="Normal1"/>
              <w:spacing w:lineRule="auto" w:line="240"/>
              <w:ind w:firstLine="284" w:end="0"/>
              <w:rPr>
                <w:sz w:val="24"/>
              </w:rPr>
            </w:pPr>
            <w:r>
              <w:rPr>
                <w:sz w:val="24"/>
                <w:lang w:val="en-US"/>
              </w:rPr>
              <w:t>a</w:t>
            </w:r>
            <w:r>
              <w:rPr>
                <w:sz w:val="24"/>
              </w:rPr>
              <w:t xml:space="preserve"> </w:t>
            </w:r>
            <w:r>
              <w:rPr>
                <w:sz w:val="24"/>
                <w:lang w:val="en-US"/>
              </w:rPr>
              <w:t>sabiendas</w:t>
            </w:r>
          </w:p>
          <w:p>
            <w:pPr>
              <w:pStyle w:val="Normal1"/>
              <w:spacing w:lineRule="auto" w:line="240"/>
              <w:ind w:firstLine="284" w:end="0"/>
              <w:rPr>
                <w:sz w:val="24"/>
              </w:rPr>
            </w:pPr>
            <w:r>
              <w:rPr>
                <w:sz w:val="24"/>
              </w:rPr>
            </w:r>
          </w:p>
        </w:tc>
        <w:tc>
          <w:tcPr>
            <w:tcW w:w="4961" w:type="dxa"/>
            <w:tcBorders/>
          </w:tcPr>
          <w:p>
            <w:pPr>
              <w:pStyle w:val="Normal1"/>
              <w:spacing w:lineRule="auto" w:line="240"/>
              <w:ind w:firstLine="284" w:end="0"/>
              <w:rPr>
                <w:sz w:val="24"/>
              </w:rPr>
            </w:pPr>
            <w:r>
              <w:rPr>
                <w:sz w:val="24"/>
              </w:rPr>
              <w:t xml:space="preserve">— </w:t>
            </w:r>
            <w:r>
              <w:rPr>
                <w:sz w:val="24"/>
              </w:rPr>
              <w:t>заведомо, сознательно,</w:t>
            </w:r>
          </w:p>
          <w:p>
            <w:pPr>
              <w:pStyle w:val="Normal1"/>
              <w:spacing w:lineRule="auto" w:line="240"/>
              <w:ind w:firstLine="284" w:end="0"/>
              <w:rPr>
                <w:sz w:val="24"/>
              </w:rPr>
            </w:pPr>
            <w:r>
              <w:rPr>
                <w:sz w:val="24"/>
              </w:rPr>
            </w:r>
          </w:p>
        </w:tc>
      </w:tr>
      <w:tr>
        <w:trPr>
          <w:trHeight w:val="240" w:hRule="exact"/>
        </w:trPr>
        <w:tc>
          <w:tcPr>
            <w:tcW w:w="3544" w:type="dxa"/>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4961" w:type="dxa"/>
            <w:tcBorders/>
          </w:tcPr>
          <w:p>
            <w:pPr>
              <w:pStyle w:val="Normal1"/>
              <w:spacing w:lineRule="auto" w:line="240"/>
              <w:ind w:firstLine="284" w:end="0"/>
              <w:rPr>
                <w:sz w:val="24"/>
              </w:rPr>
            </w:pPr>
            <w:r>
              <w:rPr>
                <w:sz w:val="24"/>
              </w:rPr>
              <w:t xml:space="preserve">     </w:t>
            </w:r>
            <w:r>
              <w:rPr>
                <w:sz w:val="24"/>
              </w:rPr>
              <w:t>умышленно</w:t>
            </w:r>
          </w:p>
          <w:p>
            <w:pPr>
              <w:pStyle w:val="Normal1"/>
              <w:spacing w:lineRule="auto" w:line="240"/>
              <w:ind w:firstLine="284" w:end="0"/>
              <w:rPr>
                <w:sz w:val="24"/>
              </w:rPr>
            </w:pPr>
            <w:r>
              <w:rPr>
                <w:sz w:val="24"/>
              </w:rPr>
            </w:r>
          </w:p>
        </w:tc>
      </w:tr>
      <w:tr>
        <w:trPr>
          <w:trHeight w:val="240" w:hRule="exact"/>
        </w:trPr>
        <w:tc>
          <w:tcPr>
            <w:tcW w:w="3544" w:type="dxa"/>
            <w:tcBorders/>
          </w:tcPr>
          <w:p>
            <w:pPr>
              <w:pStyle w:val="Normal1"/>
              <w:spacing w:lineRule="auto" w:line="240"/>
              <w:ind w:firstLine="284" w:end="0"/>
              <w:rPr>
                <w:sz w:val="24"/>
              </w:rPr>
            </w:pPr>
            <w:r>
              <w:rPr>
                <w:sz w:val="24"/>
                <w:lang w:val="en-US"/>
              </w:rPr>
              <w:t>a</w:t>
            </w:r>
            <w:r>
              <w:rPr>
                <w:sz w:val="24"/>
              </w:rPr>
              <w:t xml:space="preserve"> </w:t>
            </w:r>
            <w:r>
              <w:rPr>
                <w:sz w:val="24"/>
                <w:lang w:val="en-US"/>
              </w:rPr>
              <w:t>la</w:t>
            </w:r>
            <w:r>
              <w:rPr>
                <w:sz w:val="24"/>
              </w:rPr>
              <w:t xml:space="preserve"> </w:t>
            </w:r>
            <w:r>
              <w:rPr>
                <w:sz w:val="24"/>
                <w:lang w:val="en-US"/>
              </w:rPr>
              <w:t>moda</w:t>
            </w:r>
          </w:p>
          <w:p>
            <w:pPr>
              <w:pStyle w:val="Normal1"/>
              <w:spacing w:lineRule="auto" w:line="240"/>
              <w:ind w:firstLine="284" w:end="0"/>
              <w:rPr>
                <w:sz w:val="24"/>
              </w:rPr>
            </w:pPr>
            <w:r>
              <w:rPr>
                <w:sz w:val="24"/>
              </w:rPr>
            </w:r>
          </w:p>
        </w:tc>
        <w:tc>
          <w:tcPr>
            <w:tcW w:w="4961" w:type="dxa"/>
            <w:tcBorders/>
          </w:tcPr>
          <w:p>
            <w:pPr>
              <w:pStyle w:val="Normal1"/>
              <w:spacing w:lineRule="auto" w:line="240"/>
              <w:ind w:firstLine="284" w:end="0"/>
              <w:rPr>
                <w:sz w:val="24"/>
              </w:rPr>
            </w:pPr>
            <w:r>
              <w:rPr>
                <w:sz w:val="24"/>
              </w:rPr>
              <w:t xml:space="preserve">— </w:t>
            </w:r>
            <w:r>
              <w:rPr>
                <w:sz w:val="24"/>
              </w:rPr>
              <w:t>модно, по моде</w:t>
            </w:r>
          </w:p>
          <w:p>
            <w:pPr>
              <w:pStyle w:val="Normal1"/>
              <w:spacing w:lineRule="auto" w:line="240"/>
              <w:ind w:firstLine="284" w:end="0"/>
              <w:rPr>
                <w:sz w:val="24"/>
              </w:rPr>
            </w:pPr>
            <w:r>
              <w:rPr>
                <w:sz w:val="24"/>
              </w:rPr>
            </w:r>
          </w:p>
        </w:tc>
      </w:tr>
      <w:tr>
        <w:trPr>
          <w:trHeight w:val="260" w:hRule="exact"/>
        </w:trPr>
        <w:tc>
          <w:tcPr>
            <w:tcW w:w="3544" w:type="dxa"/>
            <w:tcBorders/>
          </w:tcPr>
          <w:p>
            <w:pPr>
              <w:pStyle w:val="Normal1"/>
              <w:spacing w:lineRule="auto" w:line="240"/>
              <w:ind w:firstLine="284" w:end="0"/>
              <w:rPr>
                <w:sz w:val="24"/>
              </w:rPr>
            </w:pPr>
            <w:r>
              <w:rPr>
                <w:sz w:val="24"/>
                <w:lang w:val="en-US"/>
              </w:rPr>
              <w:t>a</w:t>
            </w:r>
            <w:r>
              <w:rPr>
                <w:sz w:val="24"/>
              </w:rPr>
              <w:t xml:space="preserve"> </w:t>
            </w:r>
            <w:r>
              <w:rPr>
                <w:sz w:val="24"/>
                <w:lang w:val="en-US"/>
              </w:rPr>
              <w:t>la</w:t>
            </w:r>
            <w:r>
              <w:rPr>
                <w:sz w:val="24"/>
              </w:rPr>
              <w:t xml:space="preserve"> </w:t>
            </w:r>
            <w:r>
              <w:rPr>
                <w:sz w:val="24"/>
                <w:lang w:val="en-US"/>
              </w:rPr>
              <w:t>moderna</w:t>
            </w:r>
          </w:p>
          <w:p>
            <w:pPr>
              <w:pStyle w:val="Normal1"/>
              <w:spacing w:lineRule="auto" w:line="240"/>
              <w:ind w:firstLine="284" w:end="0"/>
              <w:rPr>
                <w:sz w:val="24"/>
              </w:rPr>
            </w:pPr>
            <w:r>
              <w:rPr>
                <w:sz w:val="24"/>
              </w:rPr>
            </w:r>
          </w:p>
        </w:tc>
        <w:tc>
          <w:tcPr>
            <w:tcW w:w="4961" w:type="dxa"/>
            <w:tcBorders/>
          </w:tcPr>
          <w:p>
            <w:pPr>
              <w:pStyle w:val="Normal1"/>
              <w:spacing w:lineRule="auto" w:line="240"/>
              <w:ind w:firstLine="284" w:end="0"/>
              <w:rPr>
                <w:sz w:val="24"/>
              </w:rPr>
            </w:pPr>
            <w:r>
              <w:rPr>
                <w:sz w:val="24"/>
              </w:rPr>
              <w:t xml:space="preserve">— </w:t>
            </w:r>
            <w:r>
              <w:rPr>
                <w:sz w:val="24"/>
              </w:rPr>
              <w:t>по-современному</w:t>
            </w:r>
          </w:p>
          <w:p>
            <w:pPr>
              <w:pStyle w:val="Normal1"/>
              <w:spacing w:lineRule="auto" w:line="240"/>
              <w:ind w:firstLine="284" w:end="0"/>
              <w:rPr>
                <w:sz w:val="24"/>
              </w:rPr>
            </w:pPr>
            <w:r>
              <w:rPr>
                <w:sz w:val="24"/>
              </w:rPr>
            </w:r>
          </w:p>
        </w:tc>
      </w:tr>
      <w:tr>
        <w:trPr>
          <w:trHeight w:val="260" w:hRule="exact"/>
        </w:trPr>
        <w:tc>
          <w:tcPr>
            <w:tcW w:w="3544" w:type="dxa"/>
            <w:tcBorders/>
          </w:tcPr>
          <w:p>
            <w:pPr>
              <w:pStyle w:val="Normal1"/>
              <w:spacing w:lineRule="auto" w:line="240"/>
              <w:ind w:firstLine="284" w:end="0"/>
              <w:rPr>
                <w:sz w:val="24"/>
              </w:rPr>
            </w:pPr>
            <w:r>
              <w:rPr>
                <w:sz w:val="24"/>
                <w:lang w:val="en-US"/>
              </w:rPr>
              <w:t>al</w:t>
            </w:r>
            <w:r>
              <w:rPr>
                <w:sz w:val="24"/>
              </w:rPr>
              <w:t xml:space="preserve"> </w:t>
            </w:r>
            <w:r>
              <w:rPr>
                <w:sz w:val="24"/>
                <w:lang w:val="en-US"/>
              </w:rPr>
              <w:t>rev</w:t>
            </w:r>
            <w:r>
              <w:rPr>
                <w:sz w:val="24"/>
              </w:rPr>
              <w:t>é</w:t>
            </w:r>
            <w:r>
              <w:rPr>
                <w:sz w:val="24"/>
                <w:lang w:val="en-US"/>
              </w:rPr>
              <w:t>s</w:t>
            </w:r>
          </w:p>
          <w:p>
            <w:pPr>
              <w:pStyle w:val="Normal1"/>
              <w:spacing w:lineRule="auto" w:line="240"/>
              <w:ind w:firstLine="284" w:end="0"/>
              <w:rPr>
                <w:sz w:val="24"/>
              </w:rPr>
            </w:pPr>
            <w:r>
              <w:rPr>
                <w:sz w:val="24"/>
              </w:rPr>
            </w:r>
          </w:p>
        </w:tc>
        <w:tc>
          <w:tcPr>
            <w:tcW w:w="4961" w:type="dxa"/>
            <w:tcBorders/>
          </w:tcPr>
          <w:p>
            <w:pPr>
              <w:pStyle w:val="Normal1"/>
              <w:spacing w:lineRule="auto" w:line="240"/>
              <w:ind w:firstLine="284" w:end="0"/>
              <w:rPr>
                <w:sz w:val="24"/>
                <w:lang w:val="en-US"/>
              </w:rPr>
            </w:pPr>
            <w:r>
              <w:rPr>
                <w:sz w:val="24"/>
                <w:lang w:val="en-US"/>
              </w:rPr>
              <w:t xml:space="preserve">— </w:t>
            </w:r>
            <w:r>
              <w:rPr>
                <w:sz w:val="24"/>
              </w:rPr>
              <w:t>наоборот</w:t>
            </w:r>
          </w:p>
          <w:p>
            <w:pPr>
              <w:pStyle w:val="Normal1"/>
              <w:spacing w:lineRule="auto" w:line="240"/>
              <w:ind w:firstLine="284" w:end="0"/>
              <w:rPr>
                <w:sz w:val="24"/>
                <w:lang w:val="en-US"/>
              </w:rPr>
            </w:pPr>
            <w:r>
              <w:rPr>
                <w:sz w:val="24"/>
                <w:lang w:val="en-US"/>
              </w:rPr>
            </w:r>
          </w:p>
        </w:tc>
      </w:tr>
      <w:tr>
        <w:trPr>
          <w:trHeight w:val="260" w:hRule="exact"/>
        </w:trPr>
        <w:tc>
          <w:tcPr>
            <w:tcW w:w="3544" w:type="dxa"/>
            <w:tcBorders/>
          </w:tcPr>
          <w:p>
            <w:pPr>
              <w:pStyle w:val="Normal1"/>
              <w:spacing w:lineRule="auto" w:line="240"/>
              <w:ind w:firstLine="284" w:end="0"/>
              <w:rPr>
                <w:sz w:val="24"/>
                <w:lang w:val="en-US"/>
              </w:rPr>
            </w:pPr>
            <w:r>
              <w:rPr>
                <w:sz w:val="24"/>
                <w:lang w:val="en-US"/>
              </w:rPr>
              <w:t>al por mayor</w:t>
            </w:r>
          </w:p>
          <w:p>
            <w:pPr>
              <w:pStyle w:val="Normal1"/>
              <w:spacing w:lineRule="auto" w:line="240"/>
              <w:ind w:firstLine="284" w:end="0"/>
              <w:rPr>
                <w:sz w:val="24"/>
                <w:lang w:val="en-US"/>
              </w:rPr>
            </w:pPr>
            <w:r>
              <w:rPr>
                <w:sz w:val="24"/>
                <w:lang w:val="en-US"/>
              </w:rPr>
            </w:r>
          </w:p>
        </w:tc>
        <w:tc>
          <w:tcPr>
            <w:tcW w:w="4961" w:type="dxa"/>
            <w:tcBorders/>
          </w:tcPr>
          <w:p>
            <w:pPr>
              <w:pStyle w:val="Normal1"/>
              <w:spacing w:lineRule="auto" w:line="240"/>
              <w:ind w:firstLine="284" w:end="0"/>
              <w:rPr>
                <w:sz w:val="24"/>
                <w:lang w:val="en-US"/>
              </w:rPr>
            </w:pPr>
            <w:r>
              <w:rPr>
                <w:sz w:val="24"/>
                <w:lang w:val="en-US"/>
              </w:rPr>
              <w:t xml:space="preserve">— </w:t>
            </w:r>
            <w:r>
              <w:rPr>
                <w:sz w:val="24"/>
              </w:rPr>
              <w:t>оптом</w:t>
            </w:r>
          </w:p>
          <w:p>
            <w:pPr>
              <w:pStyle w:val="Normal1"/>
              <w:spacing w:lineRule="auto" w:line="240"/>
              <w:ind w:firstLine="284" w:end="0"/>
              <w:rPr>
                <w:sz w:val="24"/>
                <w:lang w:val="en-US"/>
              </w:rPr>
            </w:pPr>
            <w:r>
              <w:rPr>
                <w:sz w:val="24"/>
                <w:lang w:val="en-US"/>
              </w:rPr>
            </w:r>
          </w:p>
        </w:tc>
      </w:tr>
      <w:tr>
        <w:trPr>
          <w:trHeight w:val="260" w:hRule="exact"/>
        </w:trPr>
        <w:tc>
          <w:tcPr>
            <w:tcW w:w="3544" w:type="dxa"/>
            <w:tcBorders/>
          </w:tcPr>
          <w:p>
            <w:pPr>
              <w:pStyle w:val="Normal1"/>
              <w:spacing w:lineRule="auto" w:line="240"/>
              <w:ind w:firstLine="284" w:end="0"/>
              <w:rPr/>
            </w:pPr>
            <w:r>
              <w:rPr>
                <w:sz w:val="24"/>
                <w:lang w:val="en-US"/>
              </w:rPr>
              <w:t>al por menor</w:t>
            </w:r>
          </w:p>
          <w:p>
            <w:pPr>
              <w:pStyle w:val="Normal1"/>
              <w:spacing w:lineRule="auto" w:line="240"/>
              <w:ind w:firstLine="284" w:end="0"/>
              <w:rPr>
                <w:sz w:val="24"/>
                <w:lang w:val="en-US"/>
              </w:rPr>
            </w:pPr>
            <w:r>
              <w:rPr>
                <w:sz w:val="24"/>
                <w:lang w:val="en-US"/>
              </w:rPr>
            </w:r>
          </w:p>
        </w:tc>
        <w:tc>
          <w:tcPr>
            <w:tcW w:w="4961" w:type="dxa"/>
            <w:tcBorders/>
          </w:tcPr>
          <w:p>
            <w:pPr>
              <w:pStyle w:val="Normal1"/>
              <w:spacing w:lineRule="auto" w:line="240"/>
              <w:ind w:firstLine="284" w:end="0"/>
              <w:rPr>
                <w:sz w:val="24"/>
              </w:rPr>
            </w:pPr>
            <w:r>
              <w:rPr>
                <w:sz w:val="24"/>
              </w:rPr>
              <w:t xml:space="preserve">— </w:t>
            </w:r>
            <w:r>
              <w:rPr>
                <w:sz w:val="24"/>
              </w:rPr>
              <w:t>в розницу, поштучно</w:t>
            </w:r>
          </w:p>
          <w:p>
            <w:pPr>
              <w:pStyle w:val="Normal1"/>
              <w:spacing w:lineRule="auto" w:line="240"/>
              <w:ind w:firstLine="284" w:end="0"/>
              <w:rPr>
                <w:sz w:val="24"/>
              </w:rPr>
            </w:pPr>
            <w:r>
              <w:rPr>
                <w:sz w:val="24"/>
              </w:rPr>
            </w:r>
          </w:p>
        </w:tc>
      </w:tr>
      <w:tr>
        <w:trPr>
          <w:trHeight w:val="240" w:hRule="exact"/>
        </w:trPr>
        <w:tc>
          <w:tcPr>
            <w:tcW w:w="3544" w:type="dxa"/>
            <w:tcBorders/>
          </w:tcPr>
          <w:p>
            <w:pPr>
              <w:pStyle w:val="Normal1"/>
              <w:spacing w:lineRule="auto" w:line="240"/>
              <w:ind w:firstLine="284" w:end="0"/>
              <w:rPr>
                <w:sz w:val="24"/>
              </w:rPr>
            </w:pPr>
            <w:r>
              <w:rPr>
                <w:sz w:val="24"/>
                <w:lang w:val="en-US"/>
              </w:rPr>
              <w:t>de</w:t>
            </w:r>
            <w:r>
              <w:rPr>
                <w:sz w:val="24"/>
              </w:rPr>
              <w:t xml:space="preserve"> </w:t>
            </w:r>
            <w:r>
              <w:rPr>
                <w:sz w:val="24"/>
                <w:lang w:val="en-US"/>
              </w:rPr>
              <w:t>prisa</w:t>
            </w:r>
          </w:p>
          <w:p>
            <w:pPr>
              <w:pStyle w:val="Normal1"/>
              <w:spacing w:lineRule="auto" w:line="240"/>
              <w:ind w:firstLine="284" w:end="0"/>
              <w:rPr>
                <w:sz w:val="24"/>
              </w:rPr>
            </w:pPr>
            <w:r>
              <w:rPr>
                <w:sz w:val="24"/>
              </w:rPr>
            </w:r>
          </w:p>
        </w:tc>
        <w:tc>
          <w:tcPr>
            <w:tcW w:w="4961" w:type="dxa"/>
            <w:tcBorders/>
          </w:tcPr>
          <w:p>
            <w:pPr>
              <w:pStyle w:val="Normal1"/>
              <w:spacing w:lineRule="auto" w:line="240"/>
              <w:ind w:firstLine="284" w:end="0"/>
              <w:rPr>
                <w:sz w:val="24"/>
              </w:rPr>
            </w:pPr>
            <w:r>
              <w:rPr>
                <w:sz w:val="24"/>
              </w:rPr>
              <w:t xml:space="preserve">— </w:t>
            </w:r>
            <w:r>
              <w:rPr>
                <w:sz w:val="24"/>
              </w:rPr>
              <w:t xml:space="preserve">поспешно </w:t>
            </w:r>
          </w:p>
          <w:p>
            <w:pPr>
              <w:pStyle w:val="Normal1"/>
              <w:spacing w:lineRule="auto" w:line="240"/>
              <w:ind w:firstLine="284" w:end="0"/>
              <w:rPr>
                <w:sz w:val="24"/>
              </w:rPr>
            </w:pPr>
            <w:r>
              <w:rPr>
                <w:sz w:val="24"/>
              </w:rPr>
            </w:r>
          </w:p>
        </w:tc>
      </w:tr>
      <w:tr>
        <w:trPr>
          <w:trHeight w:val="260" w:hRule="exact"/>
        </w:trPr>
        <w:tc>
          <w:tcPr>
            <w:tcW w:w="3544" w:type="dxa"/>
            <w:tcBorders/>
          </w:tcPr>
          <w:p>
            <w:pPr>
              <w:pStyle w:val="Normal1"/>
              <w:spacing w:lineRule="auto" w:line="240"/>
              <w:ind w:firstLine="284" w:end="0"/>
              <w:rPr>
                <w:sz w:val="24"/>
              </w:rPr>
            </w:pPr>
            <w:r>
              <w:rPr>
                <w:sz w:val="24"/>
                <w:lang w:val="en-US"/>
              </w:rPr>
              <w:t>de</w:t>
            </w:r>
            <w:r>
              <w:rPr>
                <w:sz w:val="24"/>
              </w:rPr>
              <w:t xml:space="preserve"> </w:t>
            </w:r>
            <w:r>
              <w:rPr>
                <w:sz w:val="24"/>
                <w:lang w:val="en-US"/>
              </w:rPr>
              <w:t>golpe</w:t>
            </w:r>
          </w:p>
          <w:p>
            <w:pPr>
              <w:pStyle w:val="Normal1"/>
              <w:spacing w:lineRule="auto" w:line="240"/>
              <w:ind w:firstLine="284" w:end="0"/>
              <w:rPr>
                <w:sz w:val="24"/>
              </w:rPr>
            </w:pPr>
            <w:r>
              <w:rPr>
                <w:sz w:val="24"/>
              </w:rPr>
            </w:r>
          </w:p>
        </w:tc>
        <w:tc>
          <w:tcPr>
            <w:tcW w:w="4961" w:type="dxa"/>
            <w:tcBorders/>
          </w:tcPr>
          <w:p>
            <w:pPr>
              <w:pStyle w:val="Normal1"/>
              <w:spacing w:lineRule="auto" w:line="240"/>
              <w:ind w:firstLine="284" w:end="0"/>
              <w:rPr>
                <w:sz w:val="24"/>
              </w:rPr>
            </w:pPr>
            <w:r>
              <w:rPr>
                <w:sz w:val="24"/>
              </w:rPr>
              <w:t xml:space="preserve">— </w:t>
            </w:r>
            <w:r>
              <w:rPr>
                <w:sz w:val="24"/>
              </w:rPr>
              <w:t>вдруг, быстро</w:t>
            </w:r>
          </w:p>
          <w:p>
            <w:pPr>
              <w:pStyle w:val="Normal1"/>
              <w:spacing w:lineRule="auto" w:line="240"/>
              <w:ind w:firstLine="284" w:end="0"/>
              <w:rPr>
                <w:sz w:val="24"/>
              </w:rPr>
            </w:pPr>
            <w:r>
              <w:rPr>
                <w:sz w:val="24"/>
              </w:rPr>
            </w:r>
          </w:p>
        </w:tc>
      </w:tr>
      <w:tr>
        <w:trPr>
          <w:trHeight w:val="260" w:hRule="exact"/>
        </w:trPr>
        <w:tc>
          <w:tcPr>
            <w:tcW w:w="3544" w:type="dxa"/>
            <w:tcBorders/>
          </w:tcPr>
          <w:p>
            <w:pPr>
              <w:pStyle w:val="Normal1"/>
              <w:spacing w:lineRule="auto" w:line="240"/>
              <w:ind w:firstLine="284" w:end="0"/>
              <w:rPr>
                <w:sz w:val="24"/>
                <w:lang w:val="en-US"/>
              </w:rPr>
            </w:pPr>
            <w:r>
              <w:rPr>
                <w:sz w:val="24"/>
                <w:lang w:val="en-US"/>
              </w:rPr>
              <w:t>de pronto</w:t>
            </w:r>
          </w:p>
          <w:p>
            <w:pPr>
              <w:pStyle w:val="Normal1"/>
              <w:spacing w:lineRule="auto" w:line="240"/>
              <w:ind w:firstLine="284" w:end="0"/>
              <w:rPr>
                <w:sz w:val="24"/>
                <w:lang w:val="en-US"/>
              </w:rPr>
            </w:pPr>
            <w:r>
              <w:rPr>
                <w:sz w:val="24"/>
                <w:lang w:val="en-US"/>
              </w:rPr>
            </w:r>
          </w:p>
        </w:tc>
        <w:tc>
          <w:tcPr>
            <w:tcW w:w="4961" w:type="dxa"/>
            <w:tcBorders/>
          </w:tcPr>
          <w:p>
            <w:pPr>
              <w:pStyle w:val="Normal1"/>
              <w:spacing w:lineRule="auto" w:line="240"/>
              <w:ind w:firstLine="284" w:end="0"/>
              <w:rPr>
                <w:sz w:val="24"/>
                <w:lang w:val="en-US"/>
              </w:rPr>
            </w:pPr>
            <w:r>
              <w:rPr>
                <w:sz w:val="24"/>
                <w:lang w:val="en-US"/>
              </w:rPr>
              <w:t xml:space="preserve">— </w:t>
            </w:r>
            <w:r>
              <w:rPr>
                <w:sz w:val="24"/>
              </w:rPr>
              <w:t>вдруг</w:t>
            </w:r>
          </w:p>
          <w:p>
            <w:pPr>
              <w:pStyle w:val="Normal1"/>
              <w:spacing w:lineRule="auto" w:line="240"/>
              <w:ind w:firstLine="284" w:end="0"/>
              <w:rPr>
                <w:sz w:val="24"/>
                <w:lang w:val="en-US"/>
              </w:rPr>
            </w:pPr>
            <w:r>
              <w:rPr>
                <w:sz w:val="24"/>
                <w:lang w:val="en-US"/>
              </w:rPr>
            </w:r>
          </w:p>
        </w:tc>
      </w:tr>
      <w:tr>
        <w:trPr>
          <w:trHeight w:val="240" w:hRule="exact"/>
        </w:trPr>
        <w:tc>
          <w:tcPr>
            <w:tcW w:w="3544" w:type="dxa"/>
            <w:tcBorders/>
          </w:tcPr>
          <w:p>
            <w:pPr>
              <w:pStyle w:val="Normal1"/>
              <w:spacing w:lineRule="auto" w:line="240"/>
              <w:ind w:firstLine="284" w:end="0"/>
              <w:rPr>
                <w:sz w:val="24"/>
                <w:lang w:val="en-US"/>
              </w:rPr>
            </w:pPr>
            <w:r>
              <w:rPr>
                <w:sz w:val="24"/>
                <w:lang w:val="en-US"/>
              </w:rPr>
              <w:t>deimproviso</w:t>
            </w:r>
          </w:p>
          <w:p>
            <w:pPr>
              <w:pStyle w:val="Normal1"/>
              <w:spacing w:lineRule="auto" w:line="240"/>
              <w:ind w:firstLine="284" w:end="0"/>
              <w:rPr>
                <w:sz w:val="24"/>
                <w:lang w:val="en-US"/>
              </w:rPr>
            </w:pPr>
            <w:r>
              <w:rPr>
                <w:sz w:val="24"/>
                <w:lang w:val="en-US"/>
              </w:rPr>
            </w:r>
          </w:p>
        </w:tc>
        <w:tc>
          <w:tcPr>
            <w:tcW w:w="4961" w:type="dxa"/>
            <w:tcBorders/>
          </w:tcPr>
          <w:p>
            <w:pPr>
              <w:pStyle w:val="Normal1"/>
              <w:spacing w:lineRule="auto" w:line="240"/>
              <w:ind w:firstLine="284" w:end="0"/>
              <w:rPr>
                <w:sz w:val="24"/>
              </w:rPr>
            </w:pPr>
            <w:r>
              <w:rPr>
                <w:sz w:val="24"/>
              </w:rPr>
              <w:t xml:space="preserve">— </w:t>
            </w:r>
            <w:r>
              <w:rPr>
                <w:sz w:val="24"/>
              </w:rPr>
              <w:t>неожиданно, внезапно</w:t>
            </w:r>
          </w:p>
          <w:p>
            <w:pPr>
              <w:pStyle w:val="Normal1"/>
              <w:spacing w:lineRule="auto" w:line="240"/>
              <w:ind w:firstLine="284" w:end="0"/>
              <w:rPr>
                <w:sz w:val="24"/>
              </w:rPr>
            </w:pPr>
            <w:r>
              <w:rPr>
                <w:sz w:val="24"/>
              </w:rPr>
            </w:r>
          </w:p>
        </w:tc>
      </w:tr>
      <w:tr>
        <w:trPr>
          <w:trHeight w:val="260" w:hRule="exact"/>
        </w:trPr>
        <w:tc>
          <w:tcPr>
            <w:tcW w:w="3544" w:type="dxa"/>
            <w:tcBorders/>
          </w:tcPr>
          <w:p>
            <w:pPr>
              <w:pStyle w:val="Normal1"/>
              <w:spacing w:lineRule="auto" w:line="240"/>
              <w:ind w:firstLine="284" w:end="0"/>
              <w:rPr>
                <w:sz w:val="24"/>
              </w:rPr>
            </w:pPr>
            <w:r>
              <w:rPr>
                <w:sz w:val="24"/>
                <w:lang w:val="en-US"/>
              </w:rPr>
              <w:t>de</w:t>
            </w:r>
            <w:r>
              <w:rPr>
                <w:sz w:val="24"/>
              </w:rPr>
              <w:t xml:space="preserve"> </w:t>
            </w:r>
            <w:r>
              <w:rPr>
                <w:sz w:val="24"/>
                <w:lang w:val="en-US"/>
              </w:rPr>
              <w:t>repente</w:t>
            </w:r>
          </w:p>
          <w:p>
            <w:pPr>
              <w:pStyle w:val="Normal1"/>
              <w:spacing w:lineRule="auto" w:line="240"/>
              <w:ind w:firstLine="284" w:end="0"/>
              <w:rPr>
                <w:sz w:val="24"/>
              </w:rPr>
            </w:pPr>
            <w:r>
              <w:rPr>
                <w:sz w:val="24"/>
              </w:rPr>
            </w:r>
          </w:p>
        </w:tc>
        <w:tc>
          <w:tcPr>
            <w:tcW w:w="4961" w:type="dxa"/>
            <w:tcBorders/>
          </w:tcPr>
          <w:p>
            <w:pPr>
              <w:pStyle w:val="Normal1"/>
              <w:spacing w:lineRule="auto" w:line="240"/>
              <w:ind w:firstLine="284" w:end="0"/>
              <w:rPr>
                <w:sz w:val="24"/>
                <w:lang w:val="en-US"/>
              </w:rPr>
            </w:pPr>
            <w:r>
              <w:rPr>
                <w:sz w:val="24"/>
                <w:lang w:val="en-US"/>
              </w:rPr>
              <w:t xml:space="preserve">— </w:t>
            </w:r>
            <w:r>
              <w:rPr>
                <w:sz w:val="24"/>
              </w:rPr>
              <w:t>внезапно</w:t>
            </w:r>
            <w:r>
              <w:rPr>
                <w:sz w:val="24"/>
                <w:lang w:val="en-US"/>
              </w:rPr>
              <w:t xml:space="preserve">, </w:t>
            </w:r>
            <w:r>
              <w:rPr>
                <w:sz w:val="24"/>
              </w:rPr>
              <w:t>вдруг</w:t>
            </w:r>
          </w:p>
          <w:p>
            <w:pPr>
              <w:pStyle w:val="Normal1"/>
              <w:spacing w:lineRule="auto" w:line="240"/>
              <w:ind w:firstLine="284" w:end="0"/>
              <w:rPr>
                <w:sz w:val="24"/>
                <w:lang w:val="en-US"/>
              </w:rPr>
            </w:pPr>
            <w:r>
              <w:rPr>
                <w:sz w:val="24"/>
                <w:lang w:val="en-US"/>
              </w:rPr>
            </w:r>
          </w:p>
        </w:tc>
      </w:tr>
      <w:tr>
        <w:trPr>
          <w:trHeight w:val="260" w:hRule="exact"/>
        </w:trPr>
        <w:tc>
          <w:tcPr>
            <w:tcW w:w="3544" w:type="dxa"/>
            <w:tcBorders/>
          </w:tcPr>
          <w:p>
            <w:pPr>
              <w:pStyle w:val="Normal1"/>
              <w:spacing w:lineRule="auto" w:line="240"/>
              <w:ind w:firstLine="284" w:end="0"/>
              <w:rPr>
                <w:sz w:val="24"/>
                <w:lang w:val="en-US"/>
              </w:rPr>
            </w:pPr>
            <w:r>
              <w:rPr>
                <w:sz w:val="24"/>
                <w:lang w:val="en-US"/>
              </w:rPr>
              <w:t>de buena gana</w:t>
            </w:r>
          </w:p>
          <w:p>
            <w:pPr>
              <w:pStyle w:val="Normal1"/>
              <w:spacing w:lineRule="auto" w:line="240"/>
              <w:ind w:firstLine="284" w:end="0"/>
              <w:rPr>
                <w:sz w:val="24"/>
                <w:lang w:val="en-US"/>
              </w:rPr>
            </w:pPr>
            <w:r>
              <w:rPr>
                <w:sz w:val="24"/>
                <w:lang w:val="en-US"/>
              </w:rPr>
            </w:r>
          </w:p>
        </w:tc>
        <w:tc>
          <w:tcPr>
            <w:tcW w:w="4961" w:type="dxa"/>
            <w:tcBorders/>
          </w:tcPr>
          <w:p>
            <w:pPr>
              <w:pStyle w:val="Normal1"/>
              <w:spacing w:lineRule="auto" w:line="240"/>
              <w:ind w:firstLine="284" w:end="0"/>
              <w:rPr>
                <w:sz w:val="24"/>
                <w:lang w:val="en-US"/>
              </w:rPr>
            </w:pPr>
            <w:r>
              <w:rPr>
                <w:sz w:val="24"/>
                <w:lang w:val="en-US"/>
              </w:rPr>
              <w:t xml:space="preserve">— </w:t>
            </w:r>
            <w:r>
              <w:rPr>
                <w:sz w:val="24"/>
              </w:rPr>
              <w:t>охотно</w:t>
            </w:r>
          </w:p>
          <w:p>
            <w:pPr>
              <w:pStyle w:val="Normal1"/>
              <w:spacing w:lineRule="auto" w:line="240"/>
              <w:ind w:firstLine="284" w:end="0"/>
              <w:rPr>
                <w:sz w:val="24"/>
                <w:lang w:val="en-US"/>
              </w:rPr>
            </w:pPr>
            <w:r>
              <w:rPr>
                <w:sz w:val="24"/>
                <w:lang w:val="en-US"/>
              </w:rPr>
            </w:r>
          </w:p>
        </w:tc>
      </w:tr>
      <w:tr>
        <w:trPr>
          <w:trHeight w:val="240" w:hRule="exact"/>
        </w:trPr>
        <w:tc>
          <w:tcPr>
            <w:tcW w:w="3544" w:type="dxa"/>
            <w:tcBorders/>
          </w:tcPr>
          <w:p>
            <w:pPr>
              <w:pStyle w:val="Normal1"/>
              <w:spacing w:lineRule="auto" w:line="240"/>
              <w:ind w:firstLine="284" w:end="0"/>
              <w:rPr>
                <w:sz w:val="24"/>
                <w:lang w:val="en-US"/>
              </w:rPr>
            </w:pPr>
            <w:r>
              <w:rPr>
                <w:sz w:val="24"/>
                <w:lang w:val="en-US"/>
              </w:rPr>
              <w:t>de mala gana</w:t>
            </w:r>
          </w:p>
          <w:p>
            <w:pPr>
              <w:pStyle w:val="Normal1"/>
              <w:spacing w:lineRule="auto" w:line="240"/>
              <w:ind w:firstLine="284" w:end="0"/>
              <w:rPr>
                <w:sz w:val="24"/>
                <w:lang w:val="en-US"/>
              </w:rPr>
            </w:pPr>
            <w:r>
              <w:rPr>
                <w:sz w:val="24"/>
                <w:lang w:val="en-US"/>
              </w:rPr>
            </w:r>
          </w:p>
        </w:tc>
        <w:tc>
          <w:tcPr>
            <w:tcW w:w="4961" w:type="dxa"/>
            <w:tcBorders/>
          </w:tcPr>
          <w:p>
            <w:pPr>
              <w:pStyle w:val="Normal1"/>
              <w:spacing w:lineRule="auto" w:line="240"/>
              <w:ind w:firstLine="284" w:end="0"/>
              <w:rPr>
                <w:sz w:val="24"/>
                <w:lang w:val="en-US"/>
              </w:rPr>
            </w:pPr>
            <w:r>
              <w:rPr>
                <w:sz w:val="24"/>
                <w:lang w:val="en-US"/>
              </w:rPr>
              <w:t xml:space="preserve">— </w:t>
            </w:r>
            <w:r>
              <w:rPr>
                <w:sz w:val="24"/>
              </w:rPr>
              <w:t>неохотно</w:t>
            </w:r>
          </w:p>
          <w:p>
            <w:pPr>
              <w:pStyle w:val="Normal1"/>
              <w:spacing w:lineRule="auto" w:line="240"/>
              <w:ind w:firstLine="284" w:end="0"/>
              <w:rPr>
                <w:sz w:val="24"/>
                <w:lang w:val="en-US"/>
              </w:rPr>
            </w:pPr>
            <w:r>
              <w:rPr>
                <w:sz w:val="24"/>
                <w:lang w:val="en-US"/>
              </w:rPr>
            </w:r>
          </w:p>
        </w:tc>
      </w:tr>
      <w:tr>
        <w:trPr>
          <w:trHeight w:val="260" w:hRule="exact"/>
        </w:trPr>
        <w:tc>
          <w:tcPr>
            <w:tcW w:w="3544" w:type="dxa"/>
            <w:tcBorders/>
          </w:tcPr>
          <w:p>
            <w:pPr>
              <w:pStyle w:val="Normal1"/>
              <w:spacing w:lineRule="auto" w:line="240"/>
              <w:ind w:firstLine="284" w:end="0"/>
              <w:rPr>
                <w:sz w:val="24"/>
                <w:lang w:val="en-US"/>
              </w:rPr>
            </w:pPr>
            <w:r>
              <w:rPr>
                <w:sz w:val="24"/>
                <w:lang w:val="en-US"/>
              </w:rPr>
              <w:t>de buen grado</w:t>
            </w:r>
          </w:p>
          <w:p>
            <w:pPr>
              <w:pStyle w:val="Normal1"/>
              <w:spacing w:lineRule="auto" w:line="240"/>
              <w:ind w:firstLine="284" w:end="0"/>
              <w:rPr>
                <w:sz w:val="24"/>
                <w:lang w:val="en-US"/>
              </w:rPr>
            </w:pPr>
            <w:r>
              <w:rPr>
                <w:sz w:val="24"/>
                <w:lang w:val="en-US"/>
              </w:rPr>
            </w:r>
          </w:p>
        </w:tc>
        <w:tc>
          <w:tcPr>
            <w:tcW w:w="4961" w:type="dxa"/>
            <w:tcBorders/>
          </w:tcPr>
          <w:p>
            <w:pPr>
              <w:pStyle w:val="Normal1"/>
              <w:spacing w:lineRule="auto" w:line="240"/>
              <w:ind w:firstLine="284" w:end="0"/>
              <w:rPr>
                <w:sz w:val="24"/>
                <w:lang w:val="en-US"/>
              </w:rPr>
            </w:pPr>
            <w:r>
              <w:rPr>
                <w:sz w:val="24"/>
                <w:lang w:val="en-US"/>
              </w:rPr>
              <w:t xml:space="preserve">— </w:t>
            </w:r>
            <w:r>
              <w:rPr>
                <w:sz w:val="24"/>
              </w:rPr>
              <w:t>охотно</w:t>
            </w:r>
          </w:p>
          <w:p>
            <w:pPr>
              <w:pStyle w:val="Normal1"/>
              <w:spacing w:lineRule="auto" w:line="240"/>
              <w:ind w:firstLine="284" w:end="0"/>
              <w:rPr>
                <w:sz w:val="24"/>
                <w:lang w:val="en-US"/>
              </w:rPr>
            </w:pPr>
            <w:r>
              <w:rPr>
                <w:sz w:val="24"/>
                <w:lang w:val="en-US"/>
              </w:rPr>
            </w:r>
          </w:p>
        </w:tc>
      </w:tr>
      <w:tr>
        <w:trPr>
          <w:trHeight w:val="260" w:hRule="exact"/>
        </w:trPr>
        <w:tc>
          <w:tcPr>
            <w:tcW w:w="3544" w:type="dxa"/>
            <w:tcBorders/>
          </w:tcPr>
          <w:p>
            <w:pPr>
              <w:pStyle w:val="Normal1"/>
              <w:spacing w:lineRule="auto" w:line="240"/>
              <w:ind w:firstLine="284" w:end="0"/>
              <w:rPr>
                <w:sz w:val="24"/>
                <w:lang w:val="en-US"/>
              </w:rPr>
            </w:pPr>
            <w:r>
              <w:rPr>
                <w:sz w:val="24"/>
                <w:lang w:val="en-US"/>
              </w:rPr>
              <w:t>de mal grado</w:t>
            </w:r>
          </w:p>
          <w:p>
            <w:pPr>
              <w:pStyle w:val="Normal1"/>
              <w:spacing w:lineRule="auto" w:line="240"/>
              <w:ind w:firstLine="284" w:end="0"/>
              <w:rPr>
                <w:sz w:val="24"/>
                <w:lang w:val="en-US"/>
              </w:rPr>
            </w:pPr>
            <w:r>
              <w:rPr>
                <w:sz w:val="24"/>
                <w:lang w:val="en-US"/>
              </w:rPr>
            </w:r>
          </w:p>
        </w:tc>
        <w:tc>
          <w:tcPr>
            <w:tcW w:w="4961" w:type="dxa"/>
            <w:tcBorders/>
          </w:tcPr>
          <w:p>
            <w:pPr>
              <w:pStyle w:val="Normal1"/>
              <w:spacing w:lineRule="auto" w:line="240"/>
              <w:ind w:firstLine="284" w:end="0"/>
              <w:rPr>
                <w:sz w:val="24"/>
              </w:rPr>
            </w:pPr>
            <w:r>
              <w:rPr>
                <w:sz w:val="24"/>
              </w:rPr>
              <w:t xml:space="preserve">— </w:t>
            </w:r>
            <w:r>
              <w:rPr>
                <w:sz w:val="24"/>
              </w:rPr>
              <w:t>неохотно</w:t>
            </w:r>
          </w:p>
          <w:p>
            <w:pPr>
              <w:pStyle w:val="Normal1"/>
              <w:spacing w:lineRule="auto" w:line="240"/>
              <w:ind w:firstLine="284" w:end="0"/>
              <w:rPr>
                <w:sz w:val="24"/>
              </w:rPr>
            </w:pPr>
            <w:r>
              <w:rPr>
                <w:sz w:val="24"/>
              </w:rPr>
            </w:r>
          </w:p>
        </w:tc>
      </w:tr>
      <w:tr>
        <w:trPr>
          <w:trHeight w:val="240" w:hRule="exact"/>
        </w:trPr>
        <w:tc>
          <w:tcPr>
            <w:tcW w:w="3544" w:type="dxa"/>
            <w:tcBorders/>
          </w:tcPr>
          <w:p>
            <w:pPr>
              <w:pStyle w:val="Normal1"/>
              <w:spacing w:lineRule="auto" w:line="240"/>
              <w:ind w:firstLine="284" w:end="0"/>
              <w:rPr>
                <w:sz w:val="24"/>
              </w:rPr>
            </w:pPr>
            <w:r>
              <w:rPr>
                <w:sz w:val="24"/>
                <w:lang w:val="en-US"/>
              </w:rPr>
              <w:t>en</w:t>
            </w:r>
            <w:r>
              <w:rPr>
                <w:sz w:val="24"/>
              </w:rPr>
              <w:t xml:space="preserve"> </w:t>
            </w:r>
            <w:r>
              <w:rPr>
                <w:sz w:val="24"/>
                <w:lang w:val="en-US"/>
              </w:rPr>
              <w:t>efecto</w:t>
            </w:r>
          </w:p>
          <w:p>
            <w:pPr>
              <w:pStyle w:val="Normal1"/>
              <w:spacing w:lineRule="auto" w:line="240"/>
              <w:ind w:firstLine="284" w:end="0"/>
              <w:rPr>
                <w:sz w:val="24"/>
              </w:rPr>
            </w:pPr>
            <w:r>
              <w:rPr>
                <w:sz w:val="24"/>
              </w:rPr>
            </w:r>
          </w:p>
        </w:tc>
        <w:tc>
          <w:tcPr>
            <w:tcW w:w="4961" w:type="dxa"/>
            <w:tcBorders/>
          </w:tcPr>
          <w:p>
            <w:pPr>
              <w:pStyle w:val="Normal1"/>
              <w:spacing w:lineRule="auto" w:line="240"/>
              <w:ind w:firstLine="284" w:end="0"/>
              <w:rPr>
                <w:sz w:val="24"/>
              </w:rPr>
            </w:pPr>
            <w:r>
              <w:rPr>
                <w:sz w:val="24"/>
              </w:rPr>
              <w:t xml:space="preserve">— </w:t>
            </w:r>
            <w:r>
              <w:rPr>
                <w:sz w:val="24"/>
              </w:rPr>
              <w:t>действительно</w:t>
            </w:r>
          </w:p>
          <w:p>
            <w:pPr>
              <w:pStyle w:val="Normal1"/>
              <w:spacing w:lineRule="auto" w:line="240"/>
              <w:ind w:firstLine="284" w:end="0"/>
              <w:rPr>
                <w:sz w:val="24"/>
              </w:rPr>
            </w:pPr>
            <w:r>
              <w:rPr>
                <w:sz w:val="24"/>
              </w:rPr>
            </w:r>
          </w:p>
        </w:tc>
      </w:tr>
      <w:tr>
        <w:trPr>
          <w:trHeight w:val="280" w:hRule="exact"/>
        </w:trPr>
        <w:tc>
          <w:tcPr>
            <w:tcW w:w="3544" w:type="dxa"/>
            <w:tcBorders/>
          </w:tcPr>
          <w:p>
            <w:pPr>
              <w:pStyle w:val="Normal1"/>
              <w:spacing w:lineRule="auto" w:line="240"/>
              <w:ind w:firstLine="284" w:end="0"/>
              <w:rPr>
                <w:sz w:val="24"/>
              </w:rPr>
            </w:pPr>
            <w:r>
              <w:rPr>
                <w:sz w:val="24"/>
                <w:lang w:val="en-US"/>
              </w:rPr>
              <w:t>en</w:t>
            </w:r>
            <w:r>
              <w:rPr>
                <w:sz w:val="24"/>
              </w:rPr>
              <w:t xml:space="preserve"> </w:t>
            </w:r>
            <w:r>
              <w:rPr>
                <w:sz w:val="24"/>
                <w:lang w:val="en-US"/>
              </w:rPr>
              <w:t>resumen</w:t>
            </w:r>
          </w:p>
          <w:p>
            <w:pPr>
              <w:pStyle w:val="Normal1"/>
              <w:spacing w:lineRule="auto" w:line="240"/>
              <w:ind w:firstLine="284" w:end="0"/>
              <w:rPr>
                <w:sz w:val="24"/>
              </w:rPr>
            </w:pPr>
            <w:r>
              <w:rPr>
                <w:sz w:val="24"/>
              </w:rPr>
            </w:r>
          </w:p>
        </w:tc>
        <w:tc>
          <w:tcPr>
            <w:tcW w:w="4961" w:type="dxa"/>
            <w:tcBorders/>
          </w:tcPr>
          <w:p>
            <w:pPr>
              <w:pStyle w:val="Normal1"/>
              <w:spacing w:lineRule="auto" w:line="240"/>
              <w:ind w:firstLine="284" w:end="0"/>
              <w:rPr>
                <w:sz w:val="24"/>
              </w:rPr>
            </w:pPr>
            <w:r>
              <w:rPr>
                <w:sz w:val="24"/>
              </w:rPr>
              <w:t xml:space="preserve">— </w:t>
            </w:r>
            <w:r>
              <w:rPr>
                <w:sz w:val="24"/>
              </w:rPr>
              <w:t>в общем, в итоге</w:t>
            </w:r>
          </w:p>
          <w:p>
            <w:pPr>
              <w:pStyle w:val="Normal1"/>
              <w:spacing w:lineRule="auto" w:line="240"/>
              <w:ind w:firstLine="284" w:end="0"/>
              <w:rPr>
                <w:sz w:val="24"/>
              </w:rPr>
            </w:pPr>
            <w:r>
              <w:rPr>
                <w:sz w:val="24"/>
              </w:rPr>
            </w:r>
          </w:p>
        </w:tc>
      </w:tr>
      <w:tr>
        <w:trPr>
          <w:trHeight w:val="240" w:hRule="exact"/>
        </w:trPr>
        <w:tc>
          <w:tcPr>
            <w:tcW w:w="3544" w:type="dxa"/>
            <w:tcBorders/>
          </w:tcPr>
          <w:p>
            <w:pPr>
              <w:pStyle w:val="Normal1"/>
              <w:spacing w:lineRule="auto" w:line="240"/>
              <w:ind w:firstLine="284" w:end="0"/>
              <w:rPr>
                <w:sz w:val="24"/>
              </w:rPr>
            </w:pPr>
            <w:r>
              <w:rPr>
                <w:sz w:val="24"/>
                <w:lang w:val="en-US"/>
              </w:rPr>
              <w:t>en</w:t>
            </w:r>
            <w:r>
              <w:rPr>
                <w:sz w:val="24"/>
              </w:rPr>
              <w:t xml:space="preserve"> </w:t>
            </w:r>
            <w:r>
              <w:rPr>
                <w:sz w:val="24"/>
                <w:lang w:val="en-US"/>
              </w:rPr>
              <w:t>vano</w:t>
            </w:r>
          </w:p>
          <w:p>
            <w:pPr>
              <w:pStyle w:val="Normal1"/>
              <w:spacing w:lineRule="auto" w:line="240"/>
              <w:ind w:firstLine="284" w:end="0"/>
              <w:rPr>
                <w:sz w:val="24"/>
              </w:rPr>
            </w:pPr>
            <w:r>
              <w:rPr>
                <w:sz w:val="24"/>
              </w:rPr>
            </w:r>
          </w:p>
        </w:tc>
        <w:tc>
          <w:tcPr>
            <w:tcW w:w="4961" w:type="dxa"/>
            <w:tcBorders/>
          </w:tcPr>
          <w:p>
            <w:pPr>
              <w:pStyle w:val="Normal1"/>
              <w:spacing w:lineRule="auto" w:line="240"/>
              <w:ind w:firstLine="284" w:end="0"/>
              <w:rPr>
                <w:sz w:val="24"/>
              </w:rPr>
            </w:pPr>
            <w:r>
              <w:rPr>
                <w:sz w:val="24"/>
              </w:rPr>
              <w:t xml:space="preserve">— </w:t>
            </w:r>
            <w:r>
              <w:rPr>
                <w:sz w:val="24"/>
              </w:rPr>
              <w:t>напрасно, тщетно</w:t>
            </w:r>
          </w:p>
          <w:p>
            <w:pPr>
              <w:pStyle w:val="Normal1"/>
              <w:spacing w:lineRule="auto" w:line="240"/>
              <w:ind w:firstLine="284" w:end="0"/>
              <w:rPr>
                <w:sz w:val="24"/>
              </w:rPr>
            </w:pPr>
            <w:r>
              <w:rPr>
                <w:sz w:val="24"/>
              </w:rPr>
            </w:r>
          </w:p>
        </w:tc>
      </w:tr>
      <w:tr>
        <w:trPr>
          <w:trHeight w:val="240" w:hRule="exact"/>
        </w:trPr>
        <w:tc>
          <w:tcPr>
            <w:tcW w:w="3544" w:type="dxa"/>
            <w:tcBorders/>
          </w:tcPr>
          <w:p>
            <w:pPr>
              <w:pStyle w:val="Normal1"/>
              <w:spacing w:lineRule="auto" w:line="240"/>
              <w:ind w:firstLine="284" w:end="0"/>
              <w:rPr>
                <w:sz w:val="24"/>
                <w:lang w:val="en-US"/>
              </w:rPr>
            </w:pPr>
            <w:r>
              <w:rPr>
                <w:sz w:val="24"/>
                <w:lang w:val="en-US"/>
              </w:rPr>
              <w:t>en balde</w:t>
            </w:r>
          </w:p>
          <w:p>
            <w:pPr>
              <w:pStyle w:val="Normal1"/>
              <w:spacing w:lineRule="auto" w:line="240"/>
              <w:ind w:firstLine="284" w:end="0"/>
              <w:rPr>
                <w:sz w:val="24"/>
                <w:lang w:val="en-US"/>
              </w:rPr>
            </w:pPr>
            <w:r>
              <w:rPr>
                <w:sz w:val="24"/>
                <w:lang w:val="en-US"/>
              </w:rPr>
            </w:r>
          </w:p>
        </w:tc>
        <w:tc>
          <w:tcPr>
            <w:tcW w:w="4961" w:type="dxa"/>
            <w:tcBorders/>
          </w:tcPr>
          <w:p>
            <w:pPr>
              <w:pStyle w:val="Normal1"/>
              <w:spacing w:lineRule="auto" w:line="240"/>
              <w:ind w:firstLine="284" w:end="0"/>
              <w:rPr>
                <w:sz w:val="24"/>
                <w:lang w:val="en-US"/>
              </w:rPr>
            </w:pPr>
            <w:r>
              <w:rPr>
                <w:sz w:val="24"/>
                <w:lang w:val="en-US"/>
              </w:rPr>
              <w:t xml:space="preserve">— </w:t>
            </w:r>
            <w:r>
              <w:rPr>
                <w:sz w:val="24"/>
                <w:lang w:val="en-US"/>
              </w:rPr>
              <w:t>» »</w:t>
            </w:r>
          </w:p>
          <w:p>
            <w:pPr>
              <w:pStyle w:val="Normal1"/>
              <w:spacing w:lineRule="auto" w:line="240"/>
              <w:ind w:firstLine="284" w:end="0"/>
              <w:rPr>
                <w:sz w:val="24"/>
                <w:lang w:val="en-US"/>
              </w:rPr>
            </w:pPr>
            <w:r>
              <w:rPr>
                <w:sz w:val="24"/>
                <w:lang w:val="en-US"/>
              </w:rPr>
            </w:r>
          </w:p>
        </w:tc>
      </w:tr>
      <w:tr>
        <w:trPr>
          <w:trHeight w:val="320" w:hRule="exact"/>
        </w:trPr>
        <w:tc>
          <w:tcPr>
            <w:tcW w:w="3544" w:type="dxa"/>
            <w:tcBorders/>
          </w:tcPr>
          <w:p>
            <w:pPr>
              <w:pStyle w:val="Normal1"/>
              <w:spacing w:lineRule="auto" w:line="240"/>
              <w:ind w:firstLine="284" w:end="0"/>
              <w:rPr>
                <w:sz w:val="24"/>
                <w:lang w:val="en-US"/>
              </w:rPr>
            </w:pPr>
            <w:r>
              <w:rPr>
                <w:sz w:val="24"/>
                <w:lang w:val="en-US"/>
              </w:rPr>
              <w:t>por junto</w:t>
            </w:r>
          </w:p>
          <w:p>
            <w:pPr>
              <w:pStyle w:val="Normal1"/>
              <w:spacing w:lineRule="auto" w:line="240"/>
              <w:ind w:firstLine="284" w:end="0"/>
              <w:rPr>
                <w:sz w:val="24"/>
                <w:lang w:val="en-US"/>
              </w:rPr>
            </w:pPr>
            <w:r>
              <w:rPr>
                <w:sz w:val="24"/>
                <w:lang w:val="en-US"/>
              </w:rPr>
            </w:r>
          </w:p>
        </w:tc>
        <w:tc>
          <w:tcPr>
            <w:tcW w:w="4961" w:type="dxa"/>
            <w:tcBorders/>
          </w:tcPr>
          <w:p>
            <w:pPr>
              <w:pStyle w:val="Normal1"/>
              <w:spacing w:lineRule="auto" w:line="240"/>
              <w:ind w:firstLine="284" w:end="0"/>
              <w:rPr>
                <w:sz w:val="24"/>
              </w:rPr>
            </w:pPr>
            <w:r>
              <w:rPr>
                <w:sz w:val="24"/>
              </w:rPr>
              <w:t xml:space="preserve">— </w:t>
            </w:r>
            <w:r>
              <w:rPr>
                <w:sz w:val="24"/>
              </w:rPr>
              <w:t>примерно, приблизительно;</w:t>
            </w:r>
          </w:p>
          <w:p>
            <w:pPr>
              <w:pStyle w:val="Normal1"/>
              <w:spacing w:lineRule="auto" w:line="240"/>
              <w:ind w:firstLine="284" w:end="0"/>
              <w:rPr>
                <w:sz w:val="24"/>
              </w:rPr>
            </w:pPr>
            <w:r>
              <w:rPr>
                <w:sz w:val="24"/>
              </w:rPr>
            </w:r>
          </w:p>
        </w:tc>
      </w:tr>
      <w:tr>
        <w:trPr>
          <w:trHeight w:val="443" w:hRule="exact"/>
        </w:trPr>
        <w:tc>
          <w:tcPr>
            <w:tcW w:w="3544" w:type="dxa"/>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4961" w:type="dxa"/>
            <w:tcBorders/>
          </w:tcPr>
          <w:p>
            <w:pPr>
              <w:pStyle w:val="Normal1"/>
              <w:spacing w:lineRule="auto" w:line="240"/>
              <w:ind w:firstLine="284" w:end="0"/>
              <w:rPr>
                <w:sz w:val="24"/>
              </w:rPr>
            </w:pPr>
            <w:r>
              <w:rPr>
                <w:sz w:val="24"/>
              </w:rPr>
              <w:t xml:space="preserve">     </w:t>
            </w:r>
            <w:r>
              <w:rPr>
                <w:sz w:val="24"/>
              </w:rPr>
              <w:t>оптом</w:t>
            </w:r>
          </w:p>
          <w:p>
            <w:pPr>
              <w:pStyle w:val="Normal1"/>
              <w:spacing w:lineRule="auto" w:line="240"/>
              <w:ind w:firstLine="284" w:end="0"/>
              <w:rPr>
                <w:sz w:val="24"/>
              </w:rPr>
            </w:pPr>
            <w:r>
              <w:rPr>
                <w:sz w:val="24"/>
              </w:rPr>
            </w:r>
          </w:p>
        </w:tc>
      </w:tr>
      <w:tr>
        <w:trPr>
          <w:trHeight w:val="280" w:hRule="exact"/>
        </w:trPr>
        <w:tc>
          <w:tcPr>
            <w:tcW w:w="3544" w:type="dxa"/>
            <w:tcBorders/>
          </w:tcPr>
          <w:p>
            <w:pPr>
              <w:pStyle w:val="Normal1"/>
              <w:spacing w:lineRule="auto" w:line="240"/>
              <w:ind w:firstLine="284" w:end="0"/>
              <w:rPr>
                <w:sz w:val="24"/>
              </w:rPr>
            </w:pPr>
            <w:r>
              <w:rPr>
                <w:sz w:val="24"/>
                <w:lang w:val="en-US"/>
              </w:rPr>
              <w:t>por</w:t>
            </w:r>
            <w:r>
              <w:rPr>
                <w:sz w:val="24"/>
              </w:rPr>
              <w:t xml:space="preserve"> </w:t>
            </w:r>
            <w:r>
              <w:rPr>
                <w:sz w:val="24"/>
                <w:lang w:val="en-US"/>
              </w:rPr>
              <w:t>desgracia</w:t>
            </w:r>
          </w:p>
          <w:p>
            <w:pPr>
              <w:pStyle w:val="Normal1"/>
              <w:spacing w:lineRule="auto" w:line="240"/>
              <w:ind w:firstLine="284" w:end="0"/>
              <w:rPr>
                <w:sz w:val="24"/>
              </w:rPr>
            </w:pPr>
            <w:r>
              <w:rPr>
                <w:sz w:val="24"/>
              </w:rPr>
            </w:r>
          </w:p>
        </w:tc>
        <w:tc>
          <w:tcPr>
            <w:tcW w:w="4961" w:type="dxa"/>
            <w:tcBorders/>
          </w:tcPr>
          <w:p>
            <w:pPr>
              <w:pStyle w:val="Normal1"/>
              <w:spacing w:lineRule="auto" w:line="240"/>
              <w:ind w:firstLine="284" w:end="0"/>
              <w:rPr>
                <w:sz w:val="24"/>
              </w:rPr>
            </w:pPr>
            <w:r>
              <w:rPr>
                <w:sz w:val="24"/>
              </w:rPr>
              <w:t xml:space="preserve">— </w:t>
            </w:r>
            <w:r>
              <w:rPr>
                <w:sz w:val="24"/>
              </w:rPr>
              <w:t>к несчастью</w:t>
            </w:r>
          </w:p>
          <w:p>
            <w:pPr>
              <w:pStyle w:val="Normal1"/>
              <w:spacing w:lineRule="auto" w:line="240"/>
              <w:ind w:firstLine="284" w:end="0"/>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2. Количественные наречия</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Количественные наречия указывают на объем или меру интен</w:t>
        <w:softHyphen/>
        <w:t>сивности действия, а также на степень качества и отвечают на воп</w:t>
        <w:softHyphen/>
        <w:t xml:space="preserve">росы: </w:t>
      </w:r>
      <w:r>
        <w:rPr>
          <w:b/>
          <w:sz w:val="24"/>
        </w:rPr>
        <w:t>¿</w:t>
      </w:r>
      <w:r>
        <w:rPr>
          <w:b/>
          <w:sz w:val="24"/>
          <w:lang w:val="en-US"/>
        </w:rPr>
        <w:t>cu</w:t>
      </w:r>
      <w:r>
        <w:rPr>
          <w:b/>
          <w:sz w:val="24"/>
        </w:rPr>
        <w:t>á</w:t>
      </w:r>
      <w:r>
        <w:rPr>
          <w:b/>
          <w:sz w:val="24"/>
          <w:lang w:val="en-US"/>
        </w:rPr>
        <w:t>nto</w:t>
      </w:r>
      <w:r>
        <w:rPr>
          <w:b/>
          <w:sz w:val="24"/>
        </w:rPr>
        <w:t>?, ¿</w:t>
      </w:r>
      <w:r>
        <w:rPr>
          <w:b/>
          <w:sz w:val="24"/>
          <w:lang w:val="en-US"/>
        </w:rPr>
        <w:t>cu</w:t>
      </w:r>
      <w:r>
        <w:rPr>
          <w:b/>
          <w:sz w:val="24"/>
        </w:rPr>
        <w:t>á</w:t>
      </w:r>
      <w:r>
        <w:rPr>
          <w:b/>
          <w:sz w:val="24"/>
          <w:lang w:val="en-US"/>
        </w:rPr>
        <w:t>n</w:t>
      </w:r>
      <w:r>
        <w:rPr>
          <w:b/>
          <w:sz w:val="24"/>
        </w:rPr>
        <w:t>?</w:t>
      </w:r>
      <w:r>
        <w:rPr>
          <w:sz w:val="24"/>
        </w:rPr>
        <w:t xml:space="preserve"> (сколько?, сколь?, как?). К этому виду не от</w:t>
        <w:softHyphen/>
        <w:t xml:space="preserve">носятся наречия на </w:t>
      </w:r>
      <w:r>
        <w:rPr>
          <w:b/>
          <w:sz w:val="24"/>
        </w:rPr>
        <w:t>-</w:t>
      </w:r>
      <w:r>
        <w:rPr>
          <w:b/>
          <w:sz w:val="24"/>
          <w:lang w:val="en-US"/>
        </w:rPr>
        <w:t>mente</w:t>
      </w:r>
      <w:r>
        <w:rPr>
          <w:sz w:val="24"/>
        </w:rPr>
        <w:t>. Чаще других употребляются следующие количественные наречия:</w:t>
      </w:r>
    </w:p>
    <w:p>
      <w:pPr>
        <w:pStyle w:val="Normal1"/>
        <w:spacing w:lineRule="auto" w:line="240"/>
        <w:ind w:firstLine="284" w:end="0"/>
        <w:rPr>
          <w:sz w:val="24"/>
        </w:rPr>
      </w:pPr>
      <w:r>
        <w:rPr>
          <w:sz w:val="24"/>
        </w:rPr>
      </w:r>
    </w:p>
    <w:tbl>
      <w:tblPr>
        <w:tblW w:w="9781" w:type="dxa"/>
        <w:jc w:val="start"/>
        <w:tblInd w:w="40" w:type="dxa"/>
        <w:tblLayout w:type="fixed"/>
        <w:tblCellMar>
          <w:top w:w="0" w:type="dxa"/>
          <w:start w:w="40" w:type="dxa"/>
          <w:bottom w:w="0" w:type="dxa"/>
          <w:end w:w="40" w:type="dxa"/>
        </w:tblCellMar>
      </w:tblPr>
      <w:tblGrid>
        <w:gridCol w:w="2127"/>
        <w:gridCol w:w="2835"/>
        <w:gridCol w:w="2268"/>
        <w:gridCol w:w="2551"/>
      </w:tblGrid>
      <w:tr>
        <w:trPr>
          <w:trHeight w:val="320" w:hRule="exact"/>
        </w:trPr>
        <w:tc>
          <w:tcPr>
            <w:tcW w:w="2127" w:type="dxa"/>
            <w:tcBorders/>
          </w:tcPr>
          <w:p>
            <w:pPr>
              <w:pStyle w:val="Normal1"/>
              <w:spacing w:lineRule="auto" w:line="240"/>
              <w:ind w:firstLine="284" w:end="0"/>
              <w:rPr>
                <w:sz w:val="24"/>
              </w:rPr>
            </w:pPr>
            <w:r>
              <w:rPr>
                <w:sz w:val="24"/>
                <w:lang w:val="en-US"/>
              </w:rPr>
              <w:t>algo</w:t>
            </w:r>
          </w:p>
          <w:p>
            <w:pPr>
              <w:pStyle w:val="Normal1"/>
              <w:spacing w:lineRule="auto" w:line="240"/>
              <w:ind w:firstLine="284" w:end="0"/>
              <w:rPr>
                <w:sz w:val="24"/>
              </w:rPr>
            </w:pPr>
            <w:r>
              <w:rPr>
                <w:sz w:val="24"/>
              </w:rPr>
            </w:r>
          </w:p>
        </w:tc>
        <w:tc>
          <w:tcPr>
            <w:tcW w:w="2835" w:type="dxa"/>
            <w:tcBorders/>
          </w:tcPr>
          <w:p>
            <w:pPr>
              <w:pStyle w:val="Normal1"/>
              <w:spacing w:lineRule="auto" w:line="240"/>
              <w:ind w:firstLine="284" w:end="0"/>
              <w:rPr>
                <w:sz w:val="24"/>
              </w:rPr>
            </w:pPr>
            <w:r>
              <w:rPr>
                <w:sz w:val="24"/>
              </w:rPr>
              <w:t xml:space="preserve">— </w:t>
            </w:r>
            <w:r>
              <w:rPr>
                <w:sz w:val="24"/>
              </w:rPr>
              <w:t>немного,</w:t>
            </w:r>
          </w:p>
          <w:p>
            <w:pPr>
              <w:pStyle w:val="Normal1"/>
              <w:spacing w:lineRule="auto" w:line="240"/>
              <w:ind w:firstLine="284" w:end="0"/>
              <w:rPr>
                <w:sz w:val="24"/>
              </w:rPr>
            </w:pPr>
            <w:r>
              <w:rPr>
                <w:sz w:val="24"/>
              </w:rPr>
            </w:r>
          </w:p>
        </w:tc>
        <w:tc>
          <w:tcPr>
            <w:tcW w:w="2268" w:type="dxa"/>
            <w:tcBorders/>
          </w:tcPr>
          <w:p>
            <w:pPr>
              <w:pStyle w:val="Normal1"/>
              <w:spacing w:lineRule="auto" w:line="240"/>
              <w:ind w:firstLine="284" w:end="0"/>
              <w:rPr>
                <w:sz w:val="24"/>
              </w:rPr>
            </w:pPr>
            <w:r>
              <w:rPr>
                <w:sz w:val="24"/>
                <w:lang w:val="en-US"/>
              </w:rPr>
              <w:t>demasiado</w:t>
            </w:r>
          </w:p>
          <w:p>
            <w:pPr>
              <w:pStyle w:val="Normal1"/>
              <w:spacing w:lineRule="auto" w:line="240"/>
              <w:ind w:firstLine="284" w:end="0"/>
              <w:rPr>
                <w:sz w:val="24"/>
              </w:rPr>
            </w:pPr>
            <w:r>
              <w:rPr>
                <w:sz w:val="24"/>
              </w:rPr>
            </w:r>
          </w:p>
        </w:tc>
        <w:tc>
          <w:tcPr>
            <w:tcW w:w="2551" w:type="dxa"/>
            <w:tcBorders/>
          </w:tcPr>
          <w:p>
            <w:pPr>
              <w:pStyle w:val="Normal1"/>
              <w:spacing w:lineRule="auto" w:line="240"/>
              <w:ind w:firstLine="284" w:end="0"/>
              <w:rPr>
                <w:sz w:val="24"/>
              </w:rPr>
            </w:pPr>
            <w:r>
              <w:rPr>
                <w:sz w:val="24"/>
              </w:rPr>
              <w:t xml:space="preserve">— </w:t>
            </w:r>
            <w:r>
              <w:rPr>
                <w:sz w:val="24"/>
              </w:rPr>
              <w:t>слишком</w:t>
            </w:r>
          </w:p>
          <w:p>
            <w:pPr>
              <w:pStyle w:val="Normal1"/>
              <w:spacing w:lineRule="auto" w:line="240"/>
              <w:ind w:firstLine="284" w:end="0"/>
              <w:rPr>
                <w:sz w:val="24"/>
              </w:rPr>
            </w:pPr>
            <w:r>
              <w:rPr>
                <w:sz w:val="24"/>
              </w:rPr>
            </w:r>
          </w:p>
        </w:tc>
      </w:tr>
      <w:tr>
        <w:trPr>
          <w:trHeight w:val="240" w:hRule="exact"/>
        </w:trPr>
        <w:tc>
          <w:tcPr>
            <w:tcW w:w="2127" w:type="dxa"/>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2835" w:type="dxa"/>
            <w:tcBorders/>
          </w:tcPr>
          <w:p>
            <w:pPr>
              <w:pStyle w:val="Normal1"/>
              <w:spacing w:lineRule="auto" w:line="240"/>
              <w:ind w:firstLine="284" w:end="0"/>
              <w:rPr>
                <w:sz w:val="24"/>
              </w:rPr>
            </w:pPr>
            <w:r>
              <w:rPr>
                <w:sz w:val="24"/>
              </w:rPr>
              <w:t xml:space="preserve">     </w:t>
            </w:r>
            <w:r>
              <w:rPr>
                <w:sz w:val="24"/>
              </w:rPr>
              <w:t>несколько</w:t>
            </w:r>
          </w:p>
          <w:p>
            <w:pPr>
              <w:pStyle w:val="Normal1"/>
              <w:spacing w:lineRule="auto" w:line="240"/>
              <w:ind w:firstLine="284" w:end="0"/>
              <w:rPr>
                <w:sz w:val="24"/>
              </w:rPr>
            </w:pPr>
            <w:r>
              <w:rPr>
                <w:sz w:val="24"/>
              </w:rPr>
            </w:r>
          </w:p>
        </w:tc>
        <w:tc>
          <w:tcPr>
            <w:tcW w:w="2268" w:type="dxa"/>
            <w:tcBorders/>
          </w:tcPr>
          <w:p>
            <w:pPr>
              <w:pStyle w:val="Normal1"/>
              <w:spacing w:lineRule="auto" w:line="240"/>
              <w:ind w:firstLine="284" w:end="0"/>
              <w:rPr>
                <w:sz w:val="24"/>
              </w:rPr>
            </w:pPr>
            <w:r>
              <w:rPr>
                <w:sz w:val="24"/>
                <w:lang w:val="en-US"/>
              </w:rPr>
              <w:t>harto</w:t>
            </w:r>
          </w:p>
          <w:p>
            <w:pPr>
              <w:pStyle w:val="Normal1"/>
              <w:spacing w:lineRule="auto" w:line="240"/>
              <w:ind w:firstLine="284" w:end="0"/>
              <w:rPr>
                <w:sz w:val="24"/>
              </w:rPr>
            </w:pPr>
            <w:r>
              <w:rPr>
                <w:sz w:val="24"/>
              </w:rPr>
            </w:r>
          </w:p>
        </w:tc>
        <w:tc>
          <w:tcPr>
            <w:tcW w:w="2551" w:type="dxa"/>
            <w:tcBorders/>
          </w:tcPr>
          <w:p>
            <w:pPr>
              <w:pStyle w:val="Normal1"/>
              <w:spacing w:lineRule="auto" w:line="240"/>
              <w:ind w:firstLine="284" w:end="0"/>
              <w:rPr>
                <w:sz w:val="24"/>
              </w:rPr>
            </w:pPr>
            <w:r>
              <w:rPr>
                <w:sz w:val="24"/>
              </w:rPr>
              <w:t xml:space="preserve">— </w:t>
            </w:r>
            <w:r>
              <w:rPr>
                <w:sz w:val="24"/>
              </w:rPr>
              <w:t>довольно</w:t>
            </w:r>
          </w:p>
          <w:p>
            <w:pPr>
              <w:pStyle w:val="Normal1"/>
              <w:spacing w:lineRule="auto" w:line="240"/>
              <w:ind w:firstLine="284" w:end="0"/>
              <w:rPr>
                <w:sz w:val="24"/>
              </w:rPr>
            </w:pPr>
            <w:r>
              <w:rPr>
                <w:sz w:val="24"/>
              </w:rPr>
            </w:r>
          </w:p>
        </w:tc>
      </w:tr>
      <w:tr>
        <w:trPr>
          <w:trHeight w:val="240" w:hRule="exact"/>
        </w:trPr>
        <w:tc>
          <w:tcPr>
            <w:tcW w:w="2127" w:type="dxa"/>
            <w:tcBorders/>
          </w:tcPr>
          <w:p>
            <w:pPr>
              <w:pStyle w:val="Normal1"/>
              <w:spacing w:lineRule="auto" w:line="240"/>
              <w:ind w:firstLine="284" w:end="0"/>
              <w:rPr>
                <w:sz w:val="24"/>
              </w:rPr>
            </w:pPr>
            <w:r>
              <w:rPr>
                <w:sz w:val="24"/>
                <w:lang w:val="en-US"/>
              </w:rPr>
              <w:t>apenas</w:t>
            </w:r>
          </w:p>
          <w:p>
            <w:pPr>
              <w:pStyle w:val="Normal1"/>
              <w:spacing w:lineRule="auto" w:line="240"/>
              <w:ind w:firstLine="284" w:end="0"/>
              <w:rPr>
                <w:sz w:val="24"/>
              </w:rPr>
            </w:pPr>
            <w:r>
              <w:rPr>
                <w:sz w:val="24"/>
              </w:rPr>
            </w:r>
          </w:p>
        </w:tc>
        <w:tc>
          <w:tcPr>
            <w:tcW w:w="2835" w:type="dxa"/>
            <w:tcBorders/>
          </w:tcPr>
          <w:p>
            <w:pPr>
              <w:pStyle w:val="Normal1"/>
              <w:spacing w:lineRule="auto" w:line="240"/>
              <w:ind w:firstLine="284" w:end="0"/>
              <w:rPr>
                <w:sz w:val="24"/>
              </w:rPr>
            </w:pPr>
            <w:r>
              <w:rPr>
                <w:sz w:val="24"/>
              </w:rPr>
              <w:t xml:space="preserve">— </w:t>
            </w:r>
            <w:r>
              <w:rPr>
                <w:sz w:val="24"/>
              </w:rPr>
              <w:t>едва</w:t>
            </w:r>
          </w:p>
          <w:p>
            <w:pPr>
              <w:pStyle w:val="Normal1"/>
              <w:spacing w:lineRule="auto" w:line="240"/>
              <w:ind w:firstLine="284" w:end="0"/>
              <w:rPr>
                <w:sz w:val="24"/>
              </w:rPr>
            </w:pPr>
            <w:r>
              <w:rPr>
                <w:sz w:val="24"/>
              </w:rPr>
            </w:r>
          </w:p>
        </w:tc>
        <w:tc>
          <w:tcPr>
            <w:tcW w:w="2268" w:type="dxa"/>
            <w:tcBorders/>
          </w:tcPr>
          <w:p>
            <w:pPr>
              <w:pStyle w:val="Normal1"/>
              <w:spacing w:lineRule="auto" w:line="240"/>
              <w:ind w:firstLine="284" w:end="0"/>
              <w:rPr>
                <w:sz w:val="24"/>
              </w:rPr>
            </w:pPr>
            <w:r>
              <w:rPr>
                <w:sz w:val="24"/>
                <w:lang w:val="en-US"/>
              </w:rPr>
              <w:t>m</w:t>
            </w:r>
            <w:r>
              <w:rPr>
                <w:sz w:val="24"/>
              </w:rPr>
              <w:t>á</w:t>
            </w:r>
            <w:r>
              <w:rPr>
                <w:sz w:val="24"/>
                <w:lang w:val="en-US"/>
              </w:rPr>
              <w:t>s</w:t>
            </w:r>
          </w:p>
          <w:p>
            <w:pPr>
              <w:pStyle w:val="Normal1"/>
              <w:spacing w:lineRule="auto" w:line="240"/>
              <w:ind w:firstLine="284" w:end="0"/>
              <w:rPr>
                <w:sz w:val="24"/>
              </w:rPr>
            </w:pPr>
            <w:r>
              <w:rPr>
                <w:sz w:val="24"/>
              </w:rPr>
            </w:r>
          </w:p>
        </w:tc>
        <w:tc>
          <w:tcPr>
            <w:tcW w:w="2551" w:type="dxa"/>
            <w:tcBorders/>
          </w:tcPr>
          <w:p>
            <w:pPr>
              <w:pStyle w:val="Normal1"/>
              <w:spacing w:lineRule="auto" w:line="240"/>
              <w:ind w:firstLine="284" w:end="0"/>
              <w:rPr>
                <w:sz w:val="24"/>
              </w:rPr>
            </w:pPr>
            <w:r>
              <w:rPr>
                <w:sz w:val="24"/>
              </w:rPr>
              <w:t xml:space="preserve">— </w:t>
            </w:r>
            <w:r>
              <w:rPr>
                <w:sz w:val="24"/>
              </w:rPr>
              <w:t>больше</w:t>
            </w:r>
          </w:p>
          <w:p>
            <w:pPr>
              <w:pStyle w:val="Normal1"/>
              <w:spacing w:lineRule="auto" w:line="240"/>
              <w:ind w:firstLine="284" w:end="0"/>
              <w:rPr>
                <w:sz w:val="24"/>
              </w:rPr>
            </w:pPr>
            <w:r>
              <w:rPr>
                <w:sz w:val="24"/>
              </w:rPr>
            </w:r>
          </w:p>
        </w:tc>
      </w:tr>
      <w:tr>
        <w:trPr>
          <w:trHeight w:val="240" w:hRule="exact"/>
        </w:trPr>
        <w:tc>
          <w:tcPr>
            <w:tcW w:w="2127" w:type="dxa"/>
            <w:tcBorders/>
          </w:tcPr>
          <w:p>
            <w:pPr>
              <w:pStyle w:val="Normal1"/>
              <w:spacing w:lineRule="auto" w:line="240"/>
              <w:ind w:firstLine="284" w:end="0"/>
              <w:rPr>
                <w:sz w:val="24"/>
              </w:rPr>
            </w:pPr>
            <w:r>
              <w:rPr>
                <w:sz w:val="24"/>
                <w:lang w:val="en-US"/>
              </w:rPr>
              <w:t>casi</w:t>
            </w:r>
          </w:p>
          <w:p>
            <w:pPr>
              <w:pStyle w:val="Normal1"/>
              <w:spacing w:lineRule="auto" w:line="240"/>
              <w:ind w:firstLine="284" w:end="0"/>
              <w:rPr>
                <w:sz w:val="24"/>
              </w:rPr>
            </w:pPr>
            <w:r>
              <w:rPr>
                <w:sz w:val="24"/>
              </w:rPr>
            </w:r>
          </w:p>
        </w:tc>
        <w:tc>
          <w:tcPr>
            <w:tcW w:w="2835" w:type="dxa"/>
            <w:tcBorders/>
          </w:tcPr>
          <w:p>
            <w:pPr>
              <w:pStyle w:val="Normal1"/>
              <w:spacing w:lineRule="auto" w:line="240"/>
              <w:ind w:firstLine="284" w:end="0"/>
              <w:rPr>
                <w:sz w:val="24"/>
              </w:rPr>
            </w:pPr>
            <w:r>
              <w:rPr>
                <w:sz w:val="24"/>
              </w:rPr>
              <w:t xml:space="preserve">— </w:t>
            </w:r>
            <w:r>
              <w:rPr>
                <w:sz w:val="24"/>
              </w:rPr>
              <w:t>почти</w:t>
            </w:r>
          </w:p>
          <w:p>
            <w:pPr>
              <w:pStyle w:val="Normal1"/>
              <w:spacing w:lineRule="auto" w:line="240"/>
              <w:ind w:firstLine="284" w:end="0"/>
              <w:rPr>
                <w:sz w:val="24"/>
              </w:rPr>
            </w:pPr>
            <w:r>
              <w:rPr>
                <w:sz w:val="24"/>
              </w:rPr>
            </w:r>
          </w:p>
        </w:tc>
        <w:tc>
          <w:tcPr>
            <w:tcW w:w="2268" w:type="dxa"/>
            <w:tcBorders/>
          </w:tcPr>
          <w:p>
            <w:pPr>
              <w:pStyle w:val="Normal1"/>
              <w:spacing w:lineRule="auto" w:line="240"/>
              <w:ind w:firstLine="284" w:end="0"/>
              <w:rPr>
                <w:sz w:val="24"/>
              </w:rPr>
            </w:pPr>
            <w:r>
              <w:rPr>
                <w:sz w:val="24"/>
                <w:lang w:val="en-US"/>
              </w:rPr>
              <w:t>menos</w:t>
            </w:r>
          </w:p>
          <w:p>
            <w:pPr>
              <w:pStyle w:val="Normal1"/>
              <w:spacing w:lineRule="auto" w:line="240"/>
              <w:ind w:firstLine="284" w:end="0"/>
              <w:rPr>
                <w:sz w:val="24"/>
              </w:rPr>
            </w:pPr>
            <w:r>
              <w:rPr>
                <w:sz w:val="24"/>
              </w:rPr>
            </w:r>
          </w:p>
        </w:tc>
        <w:tc>
          <w:tcPr>
            <w:tcW w:w="2551" w:type="dxa"/>
            <w:tcBorders/>
          </w:tcPr>
          <w:p>
            <w:pPr>
              <w:pStyle w:val="Normal1"/>
              <w:spacing w:lineRule="auto" w:line="240"/>
              <w:ind w:firstLine="284" w:end="0"/>
              <w:rPr>
                <w:sz w:val="24"/>
              </w:rPr>
            </w:pPr>
            <w:r>
              <w:rPr>
                <w:sz w:val="24"/>
              </w:rPr>
              <w:t xml:space="preserve">— </w:t>
            </w:r>
            <w:r>
              <w:rPr>
                <w:sz w:val="24"/>
              </w:rPr>
              <w:t>меньше</w:t>
            </w:r>
          </w:p>
          <w:p>
            <w:pPr>
              <w:pStyle w:val="Normal1"/>
              <w:spacing w:lineRule="auto" w:line="240"/>
              <w:ind w:firstLine="284" w:end="0"/>
              <w:rPr>
                <w:sz w:val="24"/>
              </w:rPr>
            </w:pPr>
            <w:r>
              <w:rPr>
                <w:sz w:val="24"/>
              </w:rPr>
            </w:r>
          </w:p>
        </w:tc>
      </w:tr>
      <w:tr>
        <w:trPr>
          <w:trHeight w:val="260" w:hRule="exact"/>
        </w:trPr>
        <w:tc>
          <w:tcPr>
            <w:tcW w:w="2127" w:type="dxa"/>
            <w:tcBorders/>
          </w:tcPr>
          <w:p>
            <w:pPr>
              <w:pStyle w:val="Normal1"/>
              <w:spacing w:lineRule="auto" w:line="240"/>
              <w:ind w:firstLine="284" w:end="0"/>
              <w:rPr>
                <w:sz w:val="24"/>
              </w:rPr>
            </w:pPr>
            <w:r>
              <w:rPr>
                <w:sz w:val="24"/>
                <w:lang w:val="en-US"/>
              </w:rPr>
              <w:t>cuanto</w:t>
            </w:r>
          </w:p>
          <w:p>
            <w:pPr>
              <w:pStyle w:val="Normal1"/>
              <w:spacing w:lineRule="auto" w:line="240"/>
              <w:ind w:firstLine="284" w:end="0"/>
              <w:rPr>
                <w:sz w:val="24"/>
              </w:rPr>
            </w:pPr>
            <w:r>
              <w:rPr>
                <w:sz w:val="24"/>
              </w:rPr>
            </w:r>
          </w:p>
        </w:tc>
        <w:tc>
          <w:tcPr>
            <w:tcW w:w="2835" w:type="dxa"/>
            <w:tcBorders/>
          </w:tcPr>
          <w:p>
            <w:pPr>
              <w:pStyle w:val="Normal1"/>
              <w:spacing w:lineRule="auto" w:line="240"/>
              <w:ind w:firstLine="284" w:end="0"/>
              <w:rPr>
                <w:sz w:val="24"/>
              </w:rPr>
            </w:pPr>
            <w:r>
              <w:rPr>
                <w:sz w:val="24"/>
              </w:rPr>
              <w:t xml:space="preserve">— </w:t>
            </w:r>
            <w:r>
              <w:rPr>
                <w:sz w:val="24"/>
              </w:rPr>
              <w:t>сколько</w:t>
            </w:r>
          </w:p>
          <w:p>
            <w:pPr>
              <w:pStyle w:val="Normal1"/>
              <w:spacing w:lineRule="auto" w:line="240"/>
              <w:ind w:firstLine="284" w:end="0"/>
              <w:rPr>
                <w:sz w:val="24"/>
              </w:rPr>
            </w:pPr>
            <w:r>
              <w:rPr>
                <w:sz w:val="24"/>
              </w:rPr>
            </w:r>
          </w:p>
        </w:tc>
        <w:tc>
          <w:tcPr>
            <w:tcW w:w="2268" w:type="dxa"/>
            <w:tcBorders/>
          </w:tcPr>
          <w:p>
            <w:pPr>
              <w:pStyle w:val="Normal1"/>
              <w:spacing w:lineRule="auto" w:line="240"/>
              <w:ind w:firstLine="284" w:end="0"/>
              <w:rPr>
                <w:sz w:val="24"/>
              </w:rPr>
            </w:pPr>
            <w:r>
              <w:rPr>
                <w:sz w:val="24"/>
                <w:lang w:val="en-US"/>
              </w:rPr>
              <w:t>mucho</w:t>
            </w:r>
          </w:p>
          <w:p>
            <w:pPr>
              <w:pStyle w:val="Normal1"/>
              <w:spacing w:lineRule="auto" w:line="240"/>
              <w:ind w:firstLine="284" w:end="0"/>
              <w:rPr>
                <w:sz w:val="24"/>
              </w:rPr>
            </w:pPr>
            <w:r>
              <w:rPr>
                <w:sz w:val="24"/>
              </w:rPr>
            </w:r>
          </w:p>
        </w:tc>
        <w:tc>
          <w:tcPr>
            <w:tcW w:w="2551" w:type="dxa"/>
            <w:tcBorders/>
          </w:tcPr>
          <w:p>
            <w:pPr>
              <w:pStyle w:val="Normal1"/>
              <w:spacing w:lineRule="auto" w:line="240"/>
              <w:ind w:firstLine="284" w:end="0"/>
              <w:rPr>
                <w:sz w:val="24"/>
              </w:rPr>
            </w:pPr>
            <w:r>
              <w:rPr>
                <w:sz w:val="24"/>
              </w:rPr>
              <w:t xml:space="preserve">— </w:t>
            </w:r>
            <w:r>
              <w:rPr>
                <w:sz w:val="24"/>
              </w:rPr>
              <w:t>много</w:t>
            </w:r>
          </w:p>
          <w:p>
            <w:pPr>
              <w:pStyle w:val="Normal1"/>
              <w:spacing w:lineRule="auto" w:line="240"/>
              <w:ind w:firstLine="284" w:end="0"/>
              <w:rPr>
                <w:sz w:val="24"/>
              </w:rPr>
            </w:pPr>
            <w:r>
              <w:rPr>
                <w:sz w:val="24"/>
              </w:rPr>
            </w:r>
          </w:p>
        </w:tc>
      </w:tr>
      <w:tr>
        <w:trPr>
          <w:trHeight w:val="240" w:hRule="exact"/>
        </w:trPr>
        <w:tc>
          <w:tcPr>
            <w:tcW w:w="2127" w:type="dxa"/>
            <w:tcBorders/>
          </w:tcPr>
          <w:p>
            <w:pPr>
              <w:pStyle w:val="Normal1"/>
              <w:spacing w:lineRule="auto" w:line="240"/>
              <w:ind w:firstLine="284" w:end="0"/>
              <w:rPr>
                <w:sz w:val="24"/>
              </w:rPr>
            </w:pPr>
            <w:r>
              <w:rPr>
                <w:sz w:val="24"/>
                <w:lang w:val="en-US"/>
              </w:rPr>
              <w:t>cuan</w:t>
            </w:r>
          </w:p>
          <w:p>
            <w:pPr>
              <w:pStyle w:val="Normal1"/>
              <w:spacing w:lineRule="auto" w:line="240"/>
              <w:ind w:firstLine="284" w:end="0"/>
              <w:rPr>
                <w:sz w:val="24"/>
              </w:rPr>
            </w:pPr>
            <w:r>
              <w:rPr>
                <w:sz w:val="24"/>
              </w:rPr>
            </w:r>
          </w:p>
        </w:tc>
        <w:tc>
          <w:tcPr>
            <w:tcW w:w="2835" w:type="dxa"/>
            <w:tcBorders/>
          </w:tcPr>
          <w:p>
            <w:pPr>
              <w:pStyle w:val="Normal1"/>
              <w:spacing w:lineRule="auto" w:line="240"/>
              <w:ind w:firstLine="284" w:end="0"/>
              <w:rPr>
                <w:sz w:val="24"/>
              </w:rPr>
            </w:pPr>
            <w:r>
              <w:rPr>
                <w:sz w:val="24"/>
              </w:rPr>
              <w:t xml:space="preserve">— </w:t>
            </w:r>
            <w:r>
              <w:rPr>
                <w:sz w:val="24"/>
              </w:rPr>
              <w:t>сколь, как</w:t>
            </w:r>
          </w:p>
          <w:p>
            <w:pPr>
              <w:pStyle w:val="Normal1"/>
              <w:spacing w:lineRule="auto" w:line="240"/>
              <w:ind w:firstLine="284" w:end="0"/>
              <w:rPr>
                <w:sz w:val="24"/>
              </w:rPr>
            </w:pPr>
            <w:r>
              <w:rPr>
                <w:sz w:val="24"/>
              </w:rPr>
            </w:r>
          </w:p>
        </w:tc>
        <w:tc>
          <w:tcPr>
            <w:tcW w:w="2268" w:type="dxa"/>
            <w:tcBorders/>
          </w:tcPr>
          <w:p>
            <w:pPr>
              <w:pStyle w:val="Normal1"/>
              <w:spacing w:lineRule="auto" w:line="240"/>
              <w:ind w:firstLine="284" w:end="0"/>
              <w:rPr>
                <w:sz w:val="24"/>
              </w:rPr>
            </w:pPr>
            <w:r>
              <w:rPr>
                <w:sz w:val="24"/>
                <w:lang w:val="en-US"/>
              </w:rPr>
              <w:t>muy</w:t>
            </w:r>
          </w:p>
          <w:p>
            <w:pPr>
              <w:pStyle w:val="Normal1"/>
              <w:spacing w:lineRule="auto" w:line="240"/>
              <w:ind w:firstLine="284" w:end="0"/>
              <w:rPr>
                <w:sz w:val="24"/>
              </w:rPr>
            </w:pPr>
            <w:r>
              <w:rPr>
                <w:sz w:val="24"/>
              </w:rPr>
            </w:r>
          </w:p>
        </w:tc>
        <w:tc>
          <w:tcPr>
            <w:tcW w:w="2551" w:type="dxa"/>
            <w:tcBorders/>
          </w:tcPr>
          <w:p>
            <w:pPr>
              <w:pStyle w:val="Normal1"/>
              <w:spacing w:lineRule="auto" w:line="240"/>
              <w:ind w:firstLine="284" w:end="0"/>
              <w:rPr>
                <w:sz w:val="24"/>
              </w:rPr>
            </w:pPr>
            <w:r>
              <w:rPr>
                <w:sz w:val="24"/>
              </w:rPr>
              <w:t xml:space="preserve">— </w:t>
            </w:r>
            <w:r>
              <w:rPr>
                <w:sz w:val="24"/>
              </w:rPr>
              <w:t>очень</w:t>
            </w:r>
          </w:p>
          <w:p>
            <w:pPr>
              <w:pStyle w:val="Normal1"/>
              <w:spacing w:lineRule="auto" w:line="240"/>
              <w:ind w:firstLine="284" w:end="0"/>
              <w:rPr>
                <w:sz w:val="24"/>
              </w:rPr>
            </w:pPr>
            <w:r>
              <w:rPr>
                <w:sz w:val="24"/>
              </w:rPr>
            </w:r>
          </w:p>
        </w:tc>
      </w:tr>
      <w:tr>
        <w:trPr>
          <w:trHeight w:val="240" w:hRule="exact"/>
        </w:trPr>
        <w:tc>
          <w:tcPr>
            <w:tcW w:w="2127" w:type="dxa"/>
            <w:tcBorders/>
          </w:tcPr>
          <w:p>
            <w:pPr>
              <w:pStyle w:val="Normal1"/>
              <w:spacing w:lineRule="auto" w:line="240"/>
              <w:ind w:firstLine="284" w:end="0"/>
              <w:rPr>
                <w:sz w:val="24"/>
              </w:rPr>
            </w:pPr>
            <w:r>
              <w:rPr>
                <w:sz w:val="24"/>
                <w:lang w:val="en-US"/>
              </w:rPr>
              <w:t>a</w:t>
            </w:r>
            <w:r>
              <w:rPr>
                <w:sz w:val="24"/>
              </w:rPr>
              <w:t xml:space="preserve"> </w:t>
            </w:r>
            <w:r>
              <w:rPr>
                <w:sz w:val="24"/>
                <w:lang w:val="en-US"/>
              </w:rPr>
              <w:t>lo</w:t>
            </w:r>
            <w:r>
              <w:rPr>
                <w:sz w:val="24"/>
              </w:rPr>
              <w:t xml:space="preserve"> </w:t>
            </w:r>
            <w:r>
              <w:rPr>
                <w:sz w:val="24"/>
                <w:lang w:val="en-US"/>
              </w:rPr>
              <w:t>sumo</w:t>
            </w:r>
          </w:p>
          <w:p>
            <w:pPr>
              <w:pStyle w:val="Normal1"/>
              <w:spacing w:lineRule="auto" w:line="240"/>
              <w:ind w:firstLine="284" w:end="0"/>
              <w:rPr>
                <w:sz w:val="24"/>
              </w:rPr>
            </w:pPr>
            <w:r>
              <w:rPr>
                <w:sz w:val="24"/>
              </w:rPr>
            </w:r>
          </w:p>
        </w:tc>
        <w:tc>
          <w:tcPr>
            <w:tcW w:w="2835" w:type="dxa"/>
            <w:tcBorders/>
          </w:tcPr>
          <w:p>
            <w:pPr>
              <w:pStyle w:val="Normal1"/>
              <w:spacing w:lineRule="auto" w:line="240"/>
              <w:ind w:firstLine="284" w:end="0"/>
              <w:rPr>
                <w:sz w:val="24"/>
              </w:rPr>
            </w:pPr>
            <w:r>
              <w:rPr>
                <w:sz w:val="24"/>
              </w:rPr>
              <w:t xml:space="preserve">— </w:t>
            </w:r>
            <w:r>
              <w:rPr>
                <w:sz w:val="24"/>
              </w:rPr>
              <w:t>самое большее</w:t>
            </w:r>
          </w:p>
          <w:p>
            <w:pPr>
              <w:pStyle w:val="Normal1"/>
              <w:spacing w:lineRule="auto" w:line="240"/>
              <w:ind w:firstLine="284" w:end="0"/>
              <w:rPr>
                <w:sz w:val="24"/>
              </w:rPr>
            </w:pPr>
            <w:r>
              <w:rPr>
                <w:sz w:val="24"/>
              </w:rPr>
            </w:r>
          </w:p>
        </w:tc>
        <w:tc>
          <w:tcPr>
            <w:tcW w:w="2268" w:type="dxa"/>
            <w:tcBorders/>
          </w:tcPr>
          <w:p>
            <w:pPr>
              <w:pStyle w:val="Normal1"/>
              <w:spacing w:lineRule="auto" w:line="240"/>
              <w:ind w:firstLine="284" w:end="0"/>
              <w:rPr>
                <w:sz w:val="24"/>
                <w:lang w:val="en-US"/>
              </w:rPr>
            </w:pPr>
            <w:r>
              <w:rPr>
                <w:sz w:val="24"/>
                <w:lang w:val="en-US"/>
              </w:rPr>
              <w:t>poco</w:t>
            </w:r>
          </w:p>
          <w:p>
            <w:pPr>
              <w:pStyle w:val="Normal1"/>
              <w:spacing w:lineRule="auto" w:line="240"/>
              <w:ind w:firstLine="284" w:end="0"/>
              <w:rPr>
                <w:sz w:val="24"/>
                <w:lang w:val="en-US"/>
              </w:rPr>
            </w:pPr>
            <w:r>
              <w:rPr>
                <w:sz w:val="24"/>
                <w:lang w:val="en-US"/>
              </w:rPr>
            </w:r>
          </w:p>
        </w:tc>
        <w:tc>
          <w:tcPr>
            <w:tcW w:w="2551" w:type="dxa"/>
            <w:tcBorders/>
          </w:tcPr>
          <w:p>
            <w:pPr>
              <w:pStyle w:val="Normal1"/>
              <w:spacing w:lineRule="auto" w:line="240"/>
              <w:ind w:firstLine="284" w:end="0"/>
              <w:rPr>
                <w:sz w:val="24"/>
                <w:lang w:val="en-US"/>
              </w:rPr>
            </w:pPr>
            <w:r>
              <w:rPr>
                <w:sz w:val="24"/>
                <w:lang w:val="en-US"/>
              </w:rPr>
              <w:t xml:space="preserve">— </w:t>
            </w:r>
            <w:r>
              <w:rPr>
                <w:sz w:val="24"/>
              </w:rPr>
              <w:t>мало</w:t>
            </w:r>
          </w:p>
          <w:p>
            <w:pPr>
              <w:pStyle w:val="Normal1"/>
              <w:spacing w:lineRule="auto" w:line="240"/>
              <w:ind w:firstLine="284" w:end="0"/>
              <w:rPr>
                <w:sz w:val="24"/>
                <w:lang w:val="en-US"/>
              </w:rPr>
            </w:pPr>
            <w:r>
              <w:rPr>
                <w:sz w:val="24"/>
                <w:lang w:val="en-US"/>
              </w:rPr>
            </w:r>
          </w:p>
        </w:tc>
      </w:tr>
      <w:tr>
        <w:trPr>
          <w:trHeight w:val="280" w:hRule="exact"/>
        </w:trPr>
        <w:tc>
          <w:tcPr>
            <w:tcW w:w="2127" w:type="dxa"/>
            <w:tcBorders/>
          </w:tcPr>
          <w:p>
            <w:pPr>
              <w:pStyle w:val="Normal1"/>
              <w:spacing w:lineRule="auto" w:line="240"/>
              <w:ind w:firstLine="284" w:end="0"/>
              <w:rPr>
                <w:sz w:val="24"/>
                <w:lang w:val="en-US"/>
              </w:rPr>
            </w:pPr>
            <w:r>
              <w:rPr>
                <w:sz w:val="24"/>
                <w:lang w:val="en-US"/>
              </w:rPr>
              <w:t>a lo menos</w:t>
            </w:r>
          </w:p>
          <w:p>
            <w:pPr>
              <w:pStyle w:val="Normal1"/>
              <w:spacing w:lineRule="auto" w:line="240"/>
              <w:ind w:firstLine="284" w:end="0"/>
              <w:rPr>
                <w:sz w:val="24"/>
                <w:lang w:val="en-US"/>
              </w:rPr>
            </w:pPr>
            <w:r>
              <w:rPr>
                <w:sz w:val="24"/>
                <w:lang w:val="en-US"/>
              </w:rPr>
            </w:r>
          </w:p>
        </w:tc>
        <w:tc>
          <w:tcPr>
            <w:tcW w:w="2835" w:type="dxa"/>
            <w:tcBorders/>
          </w:tcPr>
          <w:p>
            <w:pPr>
              <w:pStyle w:val="Normal1"/>
              <w:spacing w:lineRule="auto" w:line="240"/>
              <w:ind w:firstLine="284" w:end="0"/>
              <w:rPr>
                <w:sz w:val="24"/>
              </w:rPr>
            </w:pPr>
            <w:r>
              <w:rPr>
                <w:sz w:val="24"/>
              </w:rPr>
              <w:t xml:space="preserve">— </w:t>
            </w:r>
            <w:r>
              <w:rPr>
                <w:sz w:val="24"/>
              </w:rPr>
              <w:t>по меньшей</w:t>
            </w:r>
          </w:p>
          <w:p>
            <w:pPr>
              <w:pStyle w:val="Normal1"/>
              <w:spacing w:lineRule="auto" w:line="240"/>
              <w:ind w:firstLine="284" w:end="0"/>
              <w:rPr>
                <w:sz w:val="24"/>
              </w:rPr>
            </w:pPr>
            <w:r>
              <w:rPr>
                <w:sz w:val="24"/>
              </w:rPr>
            </w:r>
          </w:p>
        </w:tc>
        <w:tc>
          <w:tcPr>
            <w:tcW w:w="2268" w:type="dxa"/>
            <w:tcBorders/>
          </w:tcPr>
          <w:p>
            <w:pPr>
              <w:pStyle w:val="Normal1"/>
              <w:spacing w:lineRule="auto" w:line="240"/>
              <w:ind w:firstLine="284" w:end="0"/>
              <w:rPr>
                <w:sz w:val="24"/>
              </w:rPr>
            </w:pPr>
            <w:r>
              <w:rPr>
                <w:sz w:val="24"/>
                <w:lang w:val="en-US"/>
              </w:rPr>
              <w:t>poco</w:t>
            </w:r>
            <w:r>
              <w:rPr>
                <w:sz w:val="24"/>
              </w:rPr>
              <w:t xml:space="preserve"> </w:t>
            </w:r>
            <w:r>
              <w:rPr>
                <w:sz w:val="24"/>
                <w:lang w:val="en-US"/>
              </w:rPr>
              <w:t>m</w:t>
            </w:r>
            <w:r>
              <w:rPr>
                <w:sz w:val="24"/>
              </w:rPr>
              <w:t>á</w:t>
            </w:r>
            <w:r>
              <w:rPr>
                <w:sz w:val="24"/>
                <w:lang w:val="en-US"/>
              </w:rPr>
              <w:t>s</w:t>
            </w:r>
          </w:p>
          <w:p>
            <w:pPr>
              <w:pStyle w:val="Normal1"/>
              <w:spacing w:lineRule="auto" w:line="240"/>
              <w:ind w:firstLine="284" w:end="0"/>
              <w:rPr>
                <w:sz w:val="24"/>
              </w:rPr>
            </w:pPr>
            <w:r>
              <w:rPr>
                <w:sz w:val="24"/>
              </w:rPr>
            </w:r>
          </w:p>
        </w:tc>
        <w:tc>
          <w:tcPr>
            <w:tcW w:w="2551" w:type="dxa"/>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260" w:hRule="exact"/>
        </w:trPr>
        <w:tc>
          <w:tcPr>
            <w:tcW w:w="2127" w:type="dxa"/>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2835" w:type="dxa"/>
            <w:tcBorders/>
          </w:tcPr>
          <w:p>
            <w:pPr>
              <w:pStyle w:val="Normal1"/>
              <w:spacing w:lineRule="auto" w:line="240"/>
              <w:ind w:firstLine="284" w:end="0"/>
              <w:rPr>
                <w:sz w:val="24"/>
              </w:rPr>
            </w:pPr>
            <w:r>
              <w:rPr>
                <w:sz w:val="24"/>
              </w:rPr>
              <w:t xml:space="preserve">     </w:t>
            </w:r>
            <w:r>
              <w:rPr>
                <w:sz w:val="24"/>
              </w:rPr>
              <w:t>мере, самое</w:t>
            </w:r>
          </w:p>
          <w:p>
            <w:pPr>
              <w:pStyle w:val="Normal1"/>
              <w:spacing w:lineRule="auto" w:line="240"/>
              <w:ind w:firstLine="284" w:end="0"/>
              <w:rPr>
                <w:sz w:val="24"/>
              </w:rPr>
            </w:pPr>
            <w:r>
              <w:rPr>
                <w:sz w:val="24"/>
              </w:rPr>
            </w:r>
          </w:p>
        </w:tc>
        <w:tc>
          <w:tcPr>
            <w:tcW w:w="2268" w:type="dxa"/>
            <w:tcBorders/>
          </w:tcPr>
          <w:p>
            <w:pPr>
              <w:pStyle w:val="Normal1"/>
              <w:spacing w:lineRule="auto" w:line="240"/>
              <w:ind w:firstLine="284" w:end="0"/>
              <w:rPr>
                <w:sz w:val="24"/>
              </w:rPr>
            </w:pPr>
            <w:r>
              <w:rPr>
                <w:sz w:val="24"/>
              </w:rPr>
              <w:t xml:space="preserve">о </w:t>
            </w:r>
            <w:r>
              <w:rPr>
                <w:sz w:val="24"/>
                <w:lang w:val="en-US"/>
              </w:rPr>
              <w:t>menos</w:t>
            </w:r>
          </w:p>
          <w:p>
            <w:pPr>
              <w:pStyle w:val="Normal1"/>
              <w:spacing w:lineRule="auto" w:line="240"/>
              <w:ind w:firstLine="284" w:end="0"/>
              <w:rPr>
                <w:sz w:val="24"/>
              </w:rPr>
            </w:pPr>
            <w:r>
              <w:rPr>
                <w:sz w:val="24"/>
              </w:rPr>
            </w:r>
          </w:p>
        </w:tc>
        <w:tc>
          <w:tcPr>
            <w:tcW w:w="2551" w:type="dxa"/>
            <w:tcBorders/>
          </w:tcPr>
          <w:p>
            <w:pPr>
              <w:pStyle w:val="Normal1"/>
              <w:spacing w:lineRule="auto" w:line="240"/>
              <w:ind w:firstLine="284" w:end="0"/>
              <w:rPr>
                <w:sz w:val="24"/>
              </w:rPr>
            </w:pPr>
            <w:r>
              <w:rPr>
                <w:sz w:val="24"/>
              </w:rPr>
              <w:t xml:space="preserve">— </w:t>
            </w:r>
            <w:r>
              <w:rPr>
                <w:sz w:val="24"/>
              </w:rPr>
              <w:t>приблизительно</w:t>
            </w:r>
          </w:p>
          <w:p>
            <w:pPr>
              <w:pStyle w:val="Normal1"/>
              <w:spacing w:lineRule="auto" w:line="240"/>
              <w:ind w:firstLine="284" w:end="0"/>
              <w:rPr>
                <w:sz w:val="24"/>
              </w:rPr>
            </w:pPr>
            <w:r>
              <w:rPr>
                <w:sz w:val="24"/>
              </w:rPr>
            </w:r>
          </w:p>
        </w:tc>
      </w:tr>
      <w:tr>
        <w:trPr>
          <w:trHeight w:val="240" w:hRule="exact"/>
        </w:trPr>
        <w:tc>
          <w:tcPr>
            <w:tcW w:w="2127" w:type="dxa"/>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2835" w:type="dxa"/>
            <w:tcBorders/>
          </w:tcPr>
          <w:p>
            <w:pPr>
              <w:pStyle w:val="Normal1"/>
              <w:spacing w:lineRule="auto" w:line="240"/>
              <w:ind w:firstLine="284" w:end="0"/>
              <w:rPr>
                <w:sz w:val="24"/>
              </w:rPr>
            </w:pPr>
            <w:r>
              <w:rPr>
                <w:sz w:val="24"/>
              </w:rPr>
              <w:t xml:space="preserve">     </w:t>
            </w:r>
            <w:r>
              <w:rPr>
                <w:sz w:val="24"/>
              </w:rPr>
              <w:t>меньшее</w:t>
            </w:r>
          </w:p>
          <w:p>
            <w:pPr>
              <w:pStyle w:val="Normal1"/>
              <w:spacing w:lineRule="auto" w:line="240"/>
              <w:ind w:firstLine="284" w:end="0"/>
              <w:rPr>
                <w:sz w:val="24"/>
              </w:rPr>
            </w:pPr>
            <w:r>
              <w:rPr>
                <w:sz w:val="24"/>
              </w:rPr>
            </w:r>
          </w:p>
        </w:tc>
        <w:tc>
          <w:tcPr>
            <w:tcW w:w="2268" w:type="dxa"/>
            <w:tcBorders/>
          </w:tcPr>
          <w:p>
            <w:pPr>
              <w:pStyle w:val="Normal1"/>
              <w:spacing w:lineRule="auto" w:line="240"/>
              <w:ind w:firstLine="284" w:end="0"/>
              <w:rPr/>
            </w:pPr>
            <w:r>
              <w:rPr>
                <w:sz w:val="24"/>
                <w:lang w:val="en-US"/>
              </w:rPr>
              <w:t>tanto</w:t>
            </w:r>
            <w:r>
              <w:rPr>
                <w:sz w:val="24"/>
              </w:rPr>
              <w:t xml:space="preserve"> (</w:t>
            </w:r>
            <w:r>
              <w:rPr>
                <w:sz w:val="24"/>
                <w:lang w:val="en-US"/>
              </w:rPr>
              <w:t>tan</w:t>
            </w:r>
            <w:r>
              <w:rPr>
                <w:sz w:val="24"/>
              </w:rPr>
              <w:t>)</w:t>
            </w:r>
          </w:p>
          <w:p>
            <w:pPr>
              <w:pStyle w:val="Normal1"/>
              <w:spacing w:lineRule="auto" w:line="240"/>
              <w:ind w:firstLine="284" w:end="0"/>
              <w:rPr>
                <w:sz w:val="24"/>
              </w:rPr>
            </w:pPr>
            <w:r>
              <w:rPr>
                <w:sz w:val="24"/>
              </w:rPr>
            </w:r>
          </w:p>
        </w:tc>
        <w:tc>
          <w:tcPr>
            <w:tcW w:w="2551" w:type="dxa"/>
            <w:tcBorders/>
          </w:tcPr>
          <w:p>
            <w:pPr>
              <w:pStyle w:val="Normal1"/>
              <w:spacing w:lineRule="auto" w:line="240"/>
              <w:ind w:firstLine="284" w:end="0"/>
              <w:rPr>
                <w:sz w:val="24"/>
              </w:rPr>
            </w:pPr>
            <w:r>
              <w:rPr>
                <w:sz w:val="24"/>
              </w:rPr>
              <w:t xml:space="preserve">— </w:t>
            </w:r>
            <w:r>
              <w:rPr>
                <w:sz w:val="24"/>
              </w:rPr>
              <w:t>столько,</w:t>
            </w:r>
          </w:p>
          <w:p>
            <w:pPr>
              <w:pStyle w:val="Normal1"/>
              <w:spacing w:lineRule="auto" w:line="240"/>
              <w:ind w:firstLine="284" w:end="0"/>
              <w:rPr>
                <w:sz w:val="24"/>
              </w:rPr>
            </w:pPr>
            <w:r>
              <w:rPr>
                <w:sz w:val="24"/>
              </w:rPr>
            </w:r>
          </w:p>
        </w:tc>
      </w:tr>
      <w:tr>
        <w:trPr>
          <w:trHeight w:val="380" w:hRule="exact"/>
        </w:trPr>
        <w:tc>
          <w:tcPr>
            <w:tcW w:w="2127" w:type="dxa"/>
            <w:tcBorders/>
          </w:tcPr>
          <w:p>
            <w:pPr>
              <w:pStyle w:val="Normal1"/>
              <w:spacing w:lineRule="auto" w:line="240"/>
              <w:ind w:firstLine="284" w:end="0"/>
              <w:rPr>
                <w:sz w:val="24"/>
              </w:rPr>
            </w:pPr>
            <w:r>
              <w:rPr>
                <w:sz w:val="24"/>
                <w:lang w:val="en-US"/>
              </w:rPr>
              <w:t>bastante</w:t>
            </w:r>
          </w:p>
          <w:p>
            <w:pPr>
              <w:pStyle w:val="Normal1"/>
              <w:spacing w:lineRule="auto" w:line="240"/>
              <w:ind w:firstLine="284" w:end="0"/>
              <w:rPr>
                <w:sz w:val="24"/>
              </w:rPr>
            </w:pPr>
            <w:r>
              <w:rPr>
                <w:sz w:val="24"/>
              </w:rPr>
            </w:r>
          </w:p>
        </w:tc>
        <w:tc>
          <w:tcPr>
            <w:tcW w:w="2835" w:type="dxa"/>
            <w:tcBorders/>
          </w:tcPr>
          <w:p>
            <w:pPr>
              <w:pStyle w:val="Normal1"/>
              <w:spacing w:lineRule="auto" w:line="240"/>
              <w:ind w:firstLine="284" w:end="0"/>
              <w:rPr>
                <w:sz w:val="24"/>
              </w:rPr>
            </w:pPr>
            <w:r>
              <w:rPr>
                <w:sz w:val="24"/>
              </w:rPr>
              <w:t xml:space="preserve">— </w:t>
            </w:r>
            <w:r>
              <w:rPr>
                <w:sz w:val="24"/>
              </w:rPr>
              <w:t>достаточно</w:t>
            </w:r>
          </w:p>
          <w:p>
            <w:pPr>
              <w:pStyle w:val="Normal1"/>
              <w:spacing w:lineRule="auto" w:line="240"/>
              <w:ind w:firstLine="284" w:end="0"/>
              <w:rPr>
                <w:sz w:val="24"/>
              </w:rPr>
            </w:pPr>
            <w:r>
              <w:rPr>
                <w:sz w:val="24"/>
              </w:rPr>
            </w:r>
          </w:p>
        </w:tc>
        <w:tc>
          <w:tcPr>
            <w:tcW w:w="4819" w:type="dxa"/>
            <w:gridSpan w:val="2"/>
            <w:tcBorders/>
          </w:tcPr>
          <w:p>
            <w:pPr>
              <w:pStyle w:val="Normal1"/>
              <w:spacing w:lineRule="auto" w:line="240"/>
              <w:ind w:firstLine="284" w:end="0"/>
              <w:rPr>
                <w:sz w:val="24"/>
              </w:rPr>
            </w:pPr>
            <w:r>
              <w:rPr>
                <w:sz w:val="24"/>
              </w:rPr>
              <w:t xml:space="preserve">                                           </w:t>
            </w:r>
            <w:r>
              <w:rPr>
                <w:sz w:val="24"/>
              </w:rPr>
              <w:t>столь,так</w:t>
            </w:r>
          </w:p>
          <w:p>
            <w:pPr>
              <w:pStyle w:val="Normal1"/>
              <w:spacing w:lineRule="auto" w:line="240"/>
              <w:ind w:firstLine="284" w:end="0"/>
              <w:rPr>
                <w:sz w:val="24"/>
              </w:rPr>
            </w:pPr>
            <w:r>
              <w:rPr>
                <w:sz w:val="24"/>
              </w:rPr>
            </w:r>
          </w:p>
        </w:tc>
      </w:tr>
    </w:tbl>
    <w:p>
      <w:pPr>
        <w:pStyle w:val="Normal1"/>
        <w:spacing w:lineRule="auto" w:line="240"/>
        <w:ind w:firstLine="284" w:end="0"/>
        <w:rPr>
          <w:sz w:val="24"/>
        </w:rPr>
      </w:pPr>
      <w:r>
        <w:rPr>
          <w:sz w:val="24"/>
        </w:rPr>
      </w:r>
    </w:p>
    <w:p>
      <w:pPr>
        <w:pStyle w:val="Heading3"/>
        <w:ind w:hanging="0" w:start="0"/>
        <w:rPr/>
      </w:pPr>
      <w:r>
        <w:rPr/>
        <w:t xml:space="preserve">           </w:t>
      </w:r>
      <w:bookmarkStart w:id="115" w:name="__RefHeading___Toc1886095"/>
      <w:r>
        <w:rPr/>
        <w:t>§ 81. Обстоятельственные наречия</w:t>
      </w:r>
      <w:bookmarkEnd w:id="115"/>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Обстоятельственные наречия выражают обстоятельства, при которых протекает действие. Основными видами этих наречий явля</w:t>
        <w:softHyphen/>
        <w:t xml:space="preserve">ется наречия </w:t>
      </w:r>
      <w:r>
        <w:rPr>
          <w:spacing w:val="20"/>
          <w:sz w:val="24"/>
        </w:rPr>
        <w:t>места</w:t>
      </w:r>
      <w:r>
        <w:rPr>
          <w:sz w:val="24"/>
        </w:rPr>
        <w:t xml:space="preserve"> и </w:t>
      </w:r>
      <w:r>
        <w:rPr>
          <w:spacing w:val="20"/>
          <w:sz w:val="24"/>
        </w:rPr>
        <w:t>времени</w:t>
      </w:r>
      <w:r>
        <w:rPr>
          <w:sz w:val="24"/>
        </w:rPr>
        <w:t xml:space="preserve">. Обстоятельственные наречия всегда характеризуют только </w:t>
      </w:r>
      <w:r>
        <w:rPr>
          <w:spacing w:val="20"/>
          <w:sz w:val="24"/>
        </w:rPr>
        <w:t>глагол</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Anoche</w:t>
      </w:r>
      <w:r>
        <w:rPr>
          <w:sz w:val="24"/>
          <w:lang w:val="en-US"/>
        </w:rPr>
        <w:t xml:space="preserve"> vino a visitarme Juan.                                              </w:t>
      </w:r>
      <w:r>
        <w:rPr>
          <w:sz w:val="24"/>
        </w:rPr>
        <w:t xml:space="preserve">Вчера вечером Хуан пришел ко мне. </w:t>
      </w:r>
    </w:p>
    <w:p>
      <w:pPr>
        <w:pStyle w:val="Normal1"/>
        <w:spacing w:lineRule="auto" w:line="240"/>
        <w:ind w:firstLine="284" w:end="0"/>
        <w:rPr/>
      </w:pPr>
      <w:r>
        <w:rPr>
          <w:sz w:val="24"/>
          <w:lang w:val="en-US"/>
        </w:rPr>
        <w:t xml:space="preserve">Mis amigos viven </w:t>
      </w:r>
      <w:r>
        <w:rPr>
          <w:i/>
          <w:iCs/>
          <w:sz w:val="24"/>
          <w:lang w:val="en-US"/>
        </w:rPr>
        <w:t>cerca</w:t>
      </w:r>
      <w:r>
        <w:rPr>
          <w:sz w:val="24"/>
          <w:lang w:val="en-US"/>
        </w:rPr>
        <w:t xml:space="preserve">.                                                      </w:t>
      </w:r>
      <w:r>
        <w:rPr>
          <w:sz w:val="24"/>
        </w:rPr>
        <w:t xml:space="preserve">Мои друзья живут близко. </w:t>
      </w:r>
    </w:p>
    <w:p>
      <w:pPr>
        <w:pStyle w:val="Normal1"/>
        <w:spacing w:lineRule="auto" w:line="240"/>
        <w:ind w:firstLine="284" w:end="0"/>
        <w:rPr/>
      </w:pPr>
      <w:r>
        <w:rPr>
          <w:i/>
          <w:iCs/>
          <w:sz w:val="24"/>
          <w:lang w:val="en-US"/>
        </w:rPr>
        <w:t>Antes</w:t>
      </w:r>
      <w:r>
        <w:rPr>
          <w:sz w:val="24"/>
        </w:rPr>
        <w:t xml:space="preserve"> </w:t>
      </w:r>
      <w:r>
        <w:rPr>
          <w:sz w:val="24"/>
          <w:lang w:val="en-US"/>
        </w:rPr>
        <w:t>iremos</w:t>
      </w:r>
      <w:r>
        <w:rPr>
          <w:sz w:val="24"/>
        </w:rPr>
        <w:t xml:space="preserve"> </w:t>
      </w:r>
      <w:r>
        <w:rPr>
          <w:sz w:val="24"/>
          <w:lang w:val="en-US"/>
        </w:rPr>
        <w:t>al</w:t>
      </w:r>
      <w:r>
        <w:rPr>
          <w:sz w:val="24"/>
        </w:rPr>
        <w:t xml:space="preserve"> </w:t>
      </w:r>
      <w:r>
        <w:rPr>
          <w:sz w:val="24"/>
          <w:lang w:val="en-US"/>
        </w:rPr>
        <w:t>cine</w:t>
      </w:r>
      <w:r>
        <w:rPr>
          <w:sz w:val="24"/>
        </w:rPr>
        <w:t xml:space="preserve">, </w:t>
      </w:r>
      <w:r>
        <w:rPr>
          <w:i/>
          <w:iCs/>
          <w:sz w:val="24"/>
          <w:lang w:val="en-US"/>
        </w:rPr>
        <w:t>despu</w:t>
      </w:r>
      <w:r>
        <w:rPr>
          <w:i/>
          <w:iCs/>
          <w:sz w:val="24"/>
        </w:rPr>
        <w:t>é</w:t>
      </w:r>
      <w:r>
        <w:rPr>
          <w:i/>
          <w:iCs/>
          <w:sz w:val="24"/>
          <w:lang w:val="en-US"/>
        </w:rPr>
        <w:t>s</w:t>
      </w:r>
      <w:r>
        <w:rPr>
          <w:sz w:val="24"/>
        </w:rPr>
        <w:t xml:space="preserve"> со-                                         Сначала мы пойдем в кино, а </w:t>
      </w:r>
    </w:p>
    <w:p>
      <w:pPr>
        <w:pStyle w:val="Normal1"/>
        <w:spacing w:lineRule="auto" w:line="240"/>
        <w:ind w:firstLine="709" w:end="0"/>
        <w:rPr/>
      </w:pPr>
      <w:r>
        <w:rPr>
          <w:sz w:val="24"/>
        </w:rPr>
        <w:t xml:space="preserve"> </w:t>
      </w:r>
      <w:r>
        <w:rPr>
          <w:sz w:val="24"/>
          <w:lang w:val="en-US"/>
        </w:rPr>
        <w:t>meremos</w:t>
      </w:r>
      <w:r>
        <w:rPr>
          <w:sz w:val="24"/>
        </w:rPr>
        <w:t>.                                                                             потом пообедаем.</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1. Наречия места</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Они указывают место или направление действия и отвечают на вопросы: </w:t>
      </w:r>
      <w:r>
        <w:rPr>
          <w:b/>
          <w:sz w:val="24"/>
        </w:rPr>
        <w:t>¿</w:t>
      </w:r>
      <w:r>
        <w:rPr>
          <w:b/>
          <w:sz w:val="24"/>
          <w:lang w:val="en-US"/>
        </w:rPr>
        <w:t>d</w:t>
      </w:r>
      <w:r>
        <w:rPr>
          <w:b/>
          <w:sz w:val="24"/>
        </w:rPr>
        <w:t>ó</w:t>
      </w:r>
      <w:r>
        <w:rPr>
          <w:b/>
          <w:sz w:val="24"/>
          <w:lang w:val="en-US"/>
        </w:rPr>
        <w:t>nde</w:t>
      </w:r>
      <w:r>
        <w:rPr>
          <w:b/>
          <w:sz w:val="24"/>
        </w:rPr>
        <w:t xml:space="preserve">? </w:t>
      </w:r>
      <w:r>
        <w:rPr>
          <w:sz w:val="24"/>
        </w:rPr>
        <w:t xml:space="preserve">(где?) при глаголах, называющих местонахождение, и </w:t>
      </w:r>
      <w:r>
        <w:rPr>
          <w:b/>
          <w:sz w:val="24"/>
        </w:rPr>
        <w:t>¿</w:t>
      </w:r>
      <w:r>
        <w:rPr>
          <w:b/>
          <w:sz w:val="24"/>
          <w:lang w:val="en-US"/>
        </w:rPr>
        <w:t>ad</w:t>
      </w:r>
      <w:r>
        <w:rPr>
          <w:b/>
          <w:sz w:val="24"/>
        </w:rPr>
        <w:t>ó</w:t>
      </w:r>
      <w:r>
        <w:rPr>
          <w:b/>
          <w:sz w:val="24"/>
          <w:lang w:val="en-US"/>
        </w:rPr>
        <w:t>nde</w:t>
      </w:r>
      <w:r>
        <w:rPr>
          <w:b/>
          <w:sz w:val="24"/>
        </w:rPr>
        <w:t>?</w:t>
      </w:r>
      <w:r>
        <w:rPr>
          <w:sz w:val="24"/>
        </w:rPr>
        <w:t xml:space="preserve"> (куда?), </w:t>
      </w:r>
      <w:r>
        <w:rPr>
          <w:b/>
          <w:sz w:val="24"/>
        </w:rPr>
        <w:t>¿</w:t>
      </w:r>
      <w:r>
        <w:rPr>
          <w:b/>
          <w:sz w:val="24"/>
          <w:lang w:val="en-US"/>
        </w:rPr>
        <w:t>de</w:t>
      </w:r>
      <w:r>
        <w:rPr>
          <w:b/>
          <w:sz w:val="24"/>
        </w:rPr>
        <w:t xml:space="preserve"> dónde?</w:t>
      </w:r>
      <w:r>
        <w:rPr>
          <w:sz w:val="24"/>
        </w:rPr>
        <w:t xml:space="preserve"> (откуда?) при глаголах движения. Среди них не бывает наречий, оканчивающихся на </w:t>
      </w:r>
      <w:r>
        <w:rPr>
          <w:b/>
          <w:sz w:val="24"/>
        </w:rPr>
        <w:t>-mente</w:t>
      </w:r>
      <w:r>
        <w:rPr/>
        <w:t>. Наиболее характерными наречиями места являются:</w:t>
      </w:r>
    </w:p>
    <w:tbl>
      <w:tblPr>
        <w:tblW w:w="9923" w:type="dxa"/>
        <w:jc w:val="start"/>
        <w:tblInd w:w="40" w:type="dxa"/>
        <w:tblLayout w:type="fixed"/>
        <w:tblCellMar>
          <w:top w:w="0" w:type="dxa"/>
          <w:start w:w="40" w:type="dxa"/>
          <w:bottom w:w="0" w:type="dxa"/>
          <w:end w:w="40" w:type="dxa"/>
        </w:tblCellMar>
      </w:tblPr>
      <w:tblGrid>
        <w:gridCol w:w="1985"/>
        <w:gridCol w:w="2693"/>
        <w:gridCol w:w="2126"/>
        <w:gridCol w:w="3119"/>
      </w:tblGrid>
      <w:tr>
        <w:trPr>
          <w:trHeight w:val="240" w:hRule="exact"/>
        </w:trPr>
        <w:tc>
          <w:tcPr>
            <w:tcW w:w="1985" w:type="dxa"/>
            <w:tcBorders/>
          </w:tcPr>
          <w:p>
            <w:pPr>
              <w:pStyle w:val="Normal1"/>
              <w:spacing w:lineRule="auto" w:line="240"/>
              <w:rPr>
                <w:sz w:val="24"/>
              </w:rPr>
            </w:pPr>
            <w:r>
              <w:rPr>
                <w:sz w:val="24"/>
                <w:lang w:val="en-US"/>
              </w:rPr>
              <w:t>abajo</w:t>
            </w:r>
          </w:p>
          <w:p>
            <w:pPr>
              <w:pStyle w:val="Normal1"/>
              <w:spacing w:lineRule="auto" w:line="240"/>
              <w:rPr>
                <w:sz w:val="24"/>
              </w:rPr>
            </w:pPr>
            <w:r>
              <w:rPr>
                <w:sz w:val="24"/>
              </w:rPr>
            </w:r>
          </w:p>
        </w:tc>
        <w:tc>
          <w:tcPr>
            <w:tcW w:w="2693" w:type="dxa"/>
            <w:tcBorders/>
          </w:tcPr>
          <w:p>
            <w:pPr>
              <w:pStyle w:val="Normal1"/>
              <w:spacing w:lineRule="auto" w:line="240"/>
              <w:rPr>
                <w:sz w:val="24"/>
              </w:rPr>
            </w:pPr>
            <w:r>
              <w:rPr>
                <w:sz w:val="24"/>
              </w:rPr>
              <w:t xml:space="preserve">— </w:t>
            </w:r>
            <w:r>
              <w:rPr>
                <w:sz w:val="24"/>
              </w:rPr>
              <w:t>внизу</w:t>
            </w:r>
          </w:p>
          <w:p>
            <w:pPr>
              <w:pStyle w:val="Normal1"/>
              <w:spacing w:lineRule="auto" w:line="240"/>
              <w:rPr>
                <w:sz w:val="24"/>
              </w:rPr>
            </w:pPr>
            <w:r>
              <w:rPr>
                <w:sz w:val="24"/>
              </w:rPr>
            </w:r>
          </w:p>
        </w:tc>
        <w:tc>
          <w:tcPr>
            <w:tcW w:w="2126" w:type="dxa"/>
            <w:tcBorders/>
          </w:tcPr>
          <w:p>
            <w:pPr>
              <w:pStyle w:val="Normal1"/>
              <w:spacing w:lineRule="auto" w:line="240"/>
              <w:rPr>
                <w:sz w:val="24"/>
              </w:rPr>
            </w:pPr>
            <w:r>
              <w:rPr>
                <w:sz w:val="24"/>
                <w:lang w:val="en-US"/>
              </w:rPr>
              <w:t>alli</w:t>
            </w:r>
          </w:p>
          <w:p>
            <w:pPr>
              <w:pStyle w:val="Normal1"/>
              <w:spacing w:lineRule="auto" w:line="240"/>
              <w:rPr>
                <w:sz w:val="24"/>
              </w:rPr>
            </w:pPr>
            <w:r>
              <w:rPr>
                <w:sz w:val="24"/>
              </w:rPr>
            </w:r>
          </w:p>
        </w:tc>
        <w:tc>
          <w:tcPr>
            <w:tcW w:w="3119" w:type="dxa"/>
            <w:tcBorders/>
          </w:tcPr>
          <w:p>
            <w:pPr>
              <w:pStyle w:val="Normal1"/>
              <w:spacing w:lineRule="auto" w:line="240"/>
              <w:rPr>
                <w:sz w:val="24"/>
              </w:rPr>
            </w:pPr>
            <w:r>
              <w:rPr>
                <w:sz w:val="24"/>
              </w:rPr>
              <w:t xml:space="preserve">— </w:t>
            </w:r>
            <w:r>
              <w:rPr>
                <w:sz w:val="24"/>
              </w:rPr>
              <w:t>там</w:t>
            </w:r>
          </w:p>
          <w:p>
            <w:pPr>
              <w:pStyle w:val="Normal1"/>
              <w:spacing w:lineRule="auto" w:line="240"/>
              <w:rPr>
                <w:sz w:val="24"/>
              </w:rPr>
            </w:pPr>
            <w:r>
              <w:rPr>
                <w:sz w:val="24"/>
              </w:rPr>
            </w:r>
          </w:p>
        </w:tc>
      </w:tr>
      <w:tr>
        <w:trPr>
          <w:trHeight w:val="280" w:hRule="exact"/>
        </w:trPr>
        <w:tc>
          <w:tcPr>
            <w:tcW w:w="1985" w:type="dxa"/>
            <w:tcBorders/>
          </w:tcPr>
          <w:p>
            <w:pPr>
              <w:pStyle w:val="Normal1"/>
              <w:spacing w:lineRule="auto" w:line="240"/>
              <w:rPr>
                <w:sz w:val="24"/>
              </w:rPr>
            </w:pPr>
            <w:r>
              <w:rPr>
                <w:sz w:val="24"/>
              </w:rPr>
              <w:t>asá</w:t>
            </w:r>
          </w:p>
          <w:p>
            <w:pPr>
              <w:pStyle w:val="Normal1"/>
              <w:spacing w:lineRule="auto" w:line="240"/>
              <w:rPr>
                <w:sz w:val="24"/>
              </w:rPr>
            </w:pPr>
            <w:r>
              <w:rPr>
                <w:sz w:val="24"/>
              </w:rPr>
            </w:r>
          </w:p>
        </w:tc>
        <w:tc>
          <w:tcPr>
            <w:tcW w:w="2693" w:type="dxa"/>
            <w:tcBorders/>
          </w:tcPr>
          <w:p>
            <w:pPr>
              <w:pStyle w:val="Normal1"/>
              <w:spacing w:lineRule="auto" w:line="240"/>
              <w:rPr>
                <w:sz w:val="24"/>
              </w:rPr>
            </w:pPr>
            <w:r>
              <w:rPr>
                <w:sz w:val="24"/>
              </w:rPr>
              <w:t xml:space="preserve">— </w:t>
            </w:r>
            <w:r>
              <w:rPr>
                <w:sz w:val="24"/>
              </w:rPr>
              <w:t>сюда</w:t>
            </w:r>
          </w:p>
          <w:p>
            <w:pPr>
              <w:pStyle w:val="Normal1"/>
              <w:spacing w:lineRule="auto" w:line="240"/>
              <w:rPr>
                <w:sz w:val="24"/>
              </w:rPr>
            </w:pPr>
            <w:r>
              <w:rPr>
                <w:sz w:val="24"/>
              </w:rPr>
            </w:r>
          </w:p>
        </w:tc>
        <w:tc>
          <w:tcPr>
            <w:tcW w:w="2126" w:type="dxa"/>
            <w:tcBorders/>
          </w:tcPr>
          <w:p>
            <w:pPr>
              <w:pStyle w:val="Normal1"/>
              <w:spacing w:lineRule="auto" w:line="240"/>
              <w:rPr>
                <w:sz w:val="24"/>
              </w:rPr>
            </w:pPr>
            <w:r>
              <w:rPr>
                <w:sz w:val="24"/>
                <w:lang w:val="en-US"/>
              </w:rPr>
              <w:t>ante</w:t>
            </w:r>
          </w:p>
          <w:p>
            <w:pPr>
              <w:pStyle w:val="Normal1"/>
              <w:spacing w:lineRule="auto" w:line="240"/>
              <w:rPr>
                <w:sz w:val="24"/>
              </w:rPr>
            </w:pPr>
            <w:r>
              <w:rPr>
                <w:sz w:val="24"/>
              </w:rPr>
            </w:r>
          </w:p>
        </w:tc>
        <w:tc>
          <w:tcPr>
            <w:tcW w:w="3119" w:type="dxa"/>
            <w:tcBorders/>
          </w:tcPr>
          <w:p>
            <w:pPr>
              <w:pStyle w:val="Normal1"/>
              <w:spacing w:lineRule="auto" w:line="240"/>
              <w:rPr>
                <w:sz w:val="24"/>
              </w:rPr>
            </w:pPr>
            <w:r>
              <w:rPr>
                <w:sz w:val="24"/>
              </w:rPr>
              <w:t xml:space="preserve">— </w:t>
            </w:r>
            <w:r>
              <w:rPr>
                <w:sz w:val="24"/>
              </w:rPr>
              <w:t>перед</w:t>
            </w:r>
          </w:p>
          <w:p>
            <w:pPr>
              <w:pStyle w:val="Normal1"/>
              <w:spacing w:lineRule="auto" w:line="240"/>
              <w:rPr>
                <w:sz w:val="24"/>
              </w:rPr>
            </w:pPr>
            <w:r>
              <w:rPr>
                <w:sz w:val="24"/>
              </w:rPr>
            </w:r>
          </w:p>
        </w:tc>
      </w:tr>
      <w:tr>
        <w:trPr>
          <w:trHeight w:val="240" w:hRule="exact"/>
        </w:trPr>
        <w:tc>
          <w:tcPr>
            <w:tcW w:w="1985" w:type="dxa"/>
            <w:tcBorders/>
          </w:tcPr>
          <w:p>
            <w:pPr>
              <w:pStyle w:val="Normal1"/>
              <w:spacing w:lineRule="auto" w:line="240"/>
              <w:rPr/>
            </w:pPr>
            <w:r>
              <w:rPr>
                <w:sz w:val="24"/>
                <w:lang w:val="en-US"/>
              </w:rPr>
              <w:t>acull</w:t>
            </w:r>
            <w:r>
              <w:rPr>
                <w:sz w:val="24"/>
              </w:rPr>
              <w:t>á</w:t>
            </w:r>
          </w:p>
          <w:p>
            <w:pPr>
              <w:pStyle w:val="Normal1"/>
              <w:spacing w:lineRule="auto" w:line="240"/>
              <w:rPr>
                <w:sz w:val="24"/>
              </w:rPr>
            </w:pPr>
            <w:r>
              <w:rPr>
                <w:sz w:val="24"/>
              </w:rPr>
            </w:r>
          </w:p>
        </w:tc>
        <w:tc>
          <w:tcPr>
            <w:tcW w:w="2693" w:type="dxa"/>
            <w:tcBorders/>
          </w:tcPr>
          <w:p>
            <w:pPr>
              <w:pStyle w:val="Normal1"/>
              <w:spacing w:lineRule="auto" w:line="240"/>
              <w:rPr>
                <w:sz w:val="24"/>
              </w:rPr>
            </w:pPr>
            <w:r>
              <w:rPr>
                <w:sz w:val="24"/>
              </w:rPr>
              <w:t xml:space="preserve">— </w:t>
            </w:r>
            <w:r>
              <w:rPr>
                <w:sz w:val="24"/>
              </w:rPr>
              <w:t>там, туда</w:t>
            </w:r>
          </w:p>
          <w:p>
            <w:pPr>
              <w:pStyle w:val="Normal1"/>
              <w:spacing w:lineRule="auto" w:line="240"/>
              <w:rPr>
                <w:sz w:val="24"/>
              </w:rPr>
            </w:pPr>
            <w:r>
              <w:rPr>
                <w:sz w:val="24"/>
              </w:rPr>
            </w:r>
          </w:p>
        </w:tc>
        <w:tc>
          <w:tcPr>
            <w:tcW w:w="2126" w:type="dxa"/>
            <w:tcBorders/>
          </w:tcPr>
          <w:p>
            <w:pPr>
              <w:pStyle w:val="Normal1"/>
              <w:spacing w:lineRule="auto" w:line="240"/>
              <w:rPr/>
            </w:pPr>
            <w:r>
              <w:rPr>
                <w:sz w:val="24"/>
                <w:lang w:val="en-US"/>
              </w:rPr>
              <w:t>aqu</w:t>
            </w:r>
            <w:r>
              <w:rPr>
                <w:sz w:val="24"/>
              </w:rPr>
              <w:t>í</w:t>
            </w:r>
          </w:p>
          <w:p>
            <w:pPr>
              <w:pStyle w:val="Normal1"/>
              <w:spacing w:lineRule="auto" w:line="240"/>
              <w:rPr>
                <w:sz w:val="24"/>
              </w:rPr>
            </w:pPr>
            <w:r>
              <w:rPr>
                <w:sz w:val="24"/>
              </w:rPr>
            </w:r>
          </w:p>
        </w:tc>
        <w:tc>
          <w:tcPr>
            <w:tcW w:w="3119" w:type="dxa"/>
            <w:tcBorders/>
          </w:tcPr>
          <w:p>
            <w:pPr>
              <w:pStyle w:val="Normal1"/>
              <w:spacing w:lineRule="auto" w:line="240"/>
              <w:rPr>
                <w:sz w:val="24"/>
              </w:rPr>
            </w:pPr>
            <w:r>
              <w:rPr>
                <w:sz w:val="24"/>
              </w:rPr>
              <w:t xml:space="preserve">— </w:t>
            </w:r>
            <w:r>
              <w:rPr>
                <w:sz w:val="24"/>
              </w:rPr>
              <w:t>здесь, тут</w:t>
            </w:r>
          </w:p>
          <w:p>
            <w:pPr>
              <w:pStyle w:val="Normal1"/>
              <w:spacing w:lineRule="auto" w:line="240"/>
              <w:rPr>
                <w:sz w:val="24"/>
              </w:rPr>
            </w:pPr>
            <w:r>
              <w:rPr>
                <w:sz w:val="24"/>
              </w:rPr>
            </w:r>
          </w:p>
        </w:tc>
      </w:tr>
      <w:tr>
        <w:trPr>
          <w:trHeight w:val="260" w:hRule="exact"/>
        </w:trPr>
        <w:tc>
          <w:tcPr>
            <w:tcW w:w="1985" w:type="dxa"/>
            <w:tcBorders/>
          </w:tcPr>
          <w:p>
            <w:pPr>
              <w:pStyle w:val="Normal1"/>
              <w:spacing w:lineRule="auto" w:line="240"/>
              <w:rPr>
                <w:sz w:val="24"/>
              </w:rPr>
            </w:pPr>
            <w:r>
              <w:rPr>
                <w:sz w:val="24"/>
                <w:lang w:val="en-US"/>
              </w:rPr>
              <w:t>adentro</w:t>
            </w:r>
          </w:p>
          <w:p>
            <w:pPr>
              <w:pStyle w:val="Normal1"/>
              <w:spacing w:lineRule="auto" w:line="240"/>
              <w:rPr>
                <w:sz w:val="24"/>
              </w:rPr>
            </w:pPr>
            <w:r>
              <w:rPr>
                <w:sz w:val="24"/>
              </w:rPr>
            </w:r>
          </w:p>
        </w:tc>
        <w:tc>
          <w:tcPr>
            <w:tcW w:w="2693" w:type="dxa"/>
            <w:tcBorders/>
          </w:tcPr>
          <w:p>
            <w:pPr>
              <w:pStyle w:val="Normal1"/>
              <w:spacing w:lineRule="auto" w:line="240"/>
              <w:rPr>
                <w:sz w:val="24"/>
              </w:rPr>
            </w:pPr>
            <w:r>
              <w:rPr>
                <w:sz w:val="24"/>
              </w:rPr>
              <w:t xml:space="preserve">— </w:t>
            </w:r>
            <w:r>
              <w:rPr>
                <w:sz w:val="24"/>
              </w:rPr>
              <w:t>внутрь, внутри</w:t>
            </w:r>
          </w:p>
          <w:p>
            <w:pPr>
              <w:pStyle w:val="Normal1"/>
              <w:spacing w:lineRule="auto" w:line="240"/>
              <w:rPr>
                <w:sz w:val="24"/>
              </w:rPr>
            </w:pPr>
            <w:r>
              <w:rPr>
                <w:sz w:val="24"/>
              </w:rPr>
            </w:r>
          </w:p>
        </w:tc>
        <w:tc>
          <w:tcPr>
            <w:tcW w:w="2126" w:type="dxa"/>
            <w:tcBorders/>
          </w:tcPr>
          <w:p>
            <w:pPr>
              <w:pStyle w:val="Normal1"/>
              <w:spacing w:lineRule="auto" w:line="240"/>
              <w:rPr>
                <w:sz w:val="24"/>
              </w:rPr>
            </w:pPr>
            <w:r>
              <w:rPr>
                <w:sz w:val="24"/>
                <w:lang w:val="en-US"/>
              </w:rPr>
              <w:t>arriba</w:t>
            </w:r>
          </w:p>
          <w:p>
            <w:pPr>
              <w:pStyle w:val="Normal1"/>
              <w:spacing w:lineRule="auto" w:line="240"/>
              <w:rPr>
                <w:sz w:val="24"/>
              </w:rPr>
            </w:pPr>
            <w:r>
              <w:rPr>
                <w:sz w:val="24"/>
              </w:rPr>
            </w:r>
          </w:p>
        </w:tc>
        <w:tc>
          <w:tcPr>
            <w:tcW w:w="3119" w:type="dxa"/>
            <w:tcBorders/>
          </w:tcPr>
          <w:p>
            <w:pPr>
              <w:pStyle w:val="Normal1"/>
              <w:spacing w:lineRule="auto" w:line="240"/>
              <w:rPr>
                <w:sz w:val="24"/>
              </w:rPr>
            </w:pPr>
            <w:r>
              <w:rPr>
                <w:sz w:val="24"/>
              </w:rPr>
              <w:t xml:space="preserve">— </w:t>
            </w:r>
            <w:r>
              <w:rPr>
                <w:sz w:val="24"/>
              </w:rPr>
              <w:t>наверху</w:t>
            </w:r>
          </w:p>
          <w:p>
            <w:pPr>
              <w:pStyle w:val="Normal1"/>
              <w:spacing w:lineRule="auto" w:line="240"/>
              <w:rPr>
                <w:sz w:val="24"/>
              </w:rPr>
            </w:pPr>
            <w:r>
              <w:rPr>
                <w:sz w:val="24"/>
              </w:rPr>
            </w:r>
          </w:p>
        </w:tc>
      </w:tr>
      <w:tr>
        <w:trPr>
          <w:trHeight w:val="220" w:hRule="exact"/>
        </w:trPr>
        <w:tc>
          <w:tcPr>
            <w:tcW w:w="1985" w:type="dxa"/>
            <w:tcBorders/>
          </w:tcPr>
          <w:p>
            <w:pPr>
              <w:pStyle w:val="Normal1"/>
              <w:spacing w:lineRule="auto" w:line="240"/>
              <w:rPr/>
            </w:pPr>
            <w:r>
              <w:rPr>
                <w:sz w:val="24"/>
                <w:lang w:val="en-US"/>
              </w:rPr>
              <w:t>afu</w:t>
            </w:r>
            <w:r>
              <w:rPr>
                <w:sz w:val="24"/>
              </w:rPr>
              <w:t>е</w:t>
            </w:r>
            <w:r>
              <w:rPr>
                <w:sz w:val="24"/>
                <w:lang w:val="en-US"/>
              </w:rPr>
              <w:t>r</w:t>
            </w:r>
            <w:r>
              <w:rPr>
                <w:sz w:val="24"/>
              </w:rPr>
              <w:t>а</w:t>
            </w:r>
          </w:p>
          <w:p>
            <w:pPr>
              <w:pStyle w:val="Normal1"/>
              <w:spacing w:lineRule="auto" w:line="240"/>
              <w:rPr>
                <w:sz w:val="24"/>
              </w:rPr>
            </w:pPr>
            <w:r>
              <w:rPr>
                <w:sz w:val="24"/>
              </w:rPr>
            </w:r>
          </w:p>
        </w:tc>
        <w:tc>
          <w:tcPr>
            <w:tcW w:w="2693" w:type="dxa"/>
            <w:tcBorders/>
          </w:tcPr>
          <w:p>
            <w:pPr>
              <w:pStyle w:val="Normal1"/>
              <w:spacing w:lineRule="auto" w:line="240"/>
              <w:rPr>
                <w:sz w:val="24"/>
              </w:rPr>
            </w:pPr>
            <w:r>
              <w:rPr>
                <w:sz w:val="24"/>
              </w:rPr>
              <w:t xml:space="preserve">— </w:t>
            </w:r>
            <w:r>
              <w:rPr>
                <w:sz w:val="24"/>
              </w:rPr>
              <w:t>вне, снаружи</w:t>
            </w:r>
          </w:p>
          <w:p>
            <w:pPr>
              <w:pStyle w:val="Normal1"/>
              <w:spacing w:lineRule="auto" w:line="240"/>
              <w:rPr>
                <w:sz w:val="24"/>
              </w:rPr>
            </w:pPr>
            <w:r>
              <w:rPr>
                <w:sz w:val="24"/>
              </w:rPr>
            </w:r>
          </w:p>
        </w:tc>
        <w:tc>
          <w:tcPr>
            <w:tcW w:w="2126" w:type="dxa"/>
            <w:tcBorders/>
          </w:tcPr>
          <w:p>
            <w:pPr>
              <w:pStyle w:val="Normal1"/>
              <w:spacing w:lineRule="auto" w:line="240"/>
              <w:rPr>
                <w:sz w:val="24"/>
              </w:rPr>
            </w:pPr>
            <w:r>
              <w:rPr>
                <w:sz w:val="24"/>
                <w:lang w:val="en-US"/>
              </w:rPr>
              <w:t>cerca</w:t>
            </w:r>
          </w:p>
          <w:p>
            <w:pPr>
              <w:pStyle w:val="Normal1"/>
              <w:spacing w:lineRule="auto" w:line="240"/>
              <w:rPr>
                <w:sz w:val="24"/>
              </w:rPr>
            </w:pPr>
            <w:r>
              <w:rPr>
                <w:sz w:val="24"/>
              </w:rPr>
            </w:r>
          </w:p>
        </w:tc>
        <w:tc>
          <w:tcPr>
            <w:tcW w:w="3119" w:type="dxa"/>
            <w:tcBorders/>
          </w:tcPr>
          <w:p>
            <w:pPr>
              <w:pStyle w:val="Normal1"/>
              <w:spacing w:lineRule="auto" w:line="240"/>
              <w:rPr>
                <w:sz w:val="24"/>
              </w:rPr>
            </w:pPr>
            <w:r>
              <w:rPr>
                <w:sz w:val="24"/>
              </w:rPr>
              <w:t xml:space="preserve">— </w:t>
            </w:r>
            <w:r>
              <w:rPr>
                <w:sz w:val="24"/>
              </w:rPr>
              <w:t>около, вблизи</w:t>
            </w:r>
          </w:p>
          <w:p>
            <w:pPr>
              <w:pStyle w:val="Normal1"/>
              <w:spacing w:lineRule="auto" w:line="240"/>
              <w:rPr>
                <w:sz w:val="24"/>
              </w:rPr>
            </w:pPr>
            <w:r>
              <w:rPr>
                <w:sz w:val="24"/>
              </w:rPr>
            </w:r>
          </w:p>
        </w:tc>
      </w:tr>
      <w:tr>
        <w:trPr>
          <w:trHeight w:val="280" w:hRule="exact"/>
        </w:trPr>
        <w:tc>
          <w:tcPr>
            <w:tcW w:w="1985" w:type="dxa"/>
            <w:tcBorders/>
          </w:tcPr>
          <w:p>
            <w:pPr>
              <w:pStyle w:val="Normal1"/>
              <w:spacing w:lineRule="auto" w:line="240"/>
              <w:rPr/>
            </w:pPr>
            <w:r>
              <w:rPr>
                <w:sz w:val="24"/>
                <w:lang w:val="en-US"/>
              </w:rPr>
              <w:t>ah</w:t>
            </w:r>
            <w:r>
              <w:rPr>
                <w:sz w:val="24"/>
              </w:rPr>
              <w:t>í</w:t>
            </w:r>
          </w:p>
        </w:tc>
        <w:tc>
          <w:tcPr>
            <w:tcW w:w="2693" w:type="dxa"/>
            <w:tcBorders/>
          </w:tcPr>
          <w:p>
            <w:pPr>
              <w:pStyle w:val="Normal1"/>
              <w:spacing w:lineRule="auto" w:line="240"/>
              <w:rPr>
                <w:sz w:val="24"/>
              </w:rPr>
            </w:pPr>
            <w:r>
              <w:rPr>
                <w:sz w:val="24"/>
              </w:rPr>
              <w:t xml:space="preserve">— </w:t>
            </w:r>
            <w:r>
              <w:rPr>
                <w:sz w:val="24"/>
              </w:rPr>
              <w:t>там</w:t>
            </w:r>
          </w:p>
          <w:p>
            <w:pPr>
              <w:pStyle w:val="Normal1"/>
              <w:spacing w:lineRule="auto" w:line="240"/>
              <w:rPr>
                <w:sz w:val="24"/>
              </w:rPr>
            </w:pPr>
            <w:r>
              <w:rPr>
                <w:sz w:val="24"/>
              </w:rPr>
            </w:r>
          </w:p>
        </w:tc>
        <w:tc>
          <w:tcPr>
            <w:tcW w:w="2126" w:type="dxa"/>
            <w:tcBorders/>
          </w:tcPr>
          <w:p>
            <w:pPr>
              <w:pStyle w:val="Normal1"/>
              <w:spacing w:lineRule="auto" w:line="240"/>
              <w:rPr>
                <w:sz w:val="24"/>
              </w:rPr>
            </w:pPr>
            <w:r>
              <w:rPr>
                <w:sz w:val="24"/>
                <w:lang w:val="en-US"/>
              </w:rPr>
              <w:t>de</w:t>
            </w:r>
            <w:r>
              <w:rPr>
                <w:sz w:val="24"/>
              </w:rPr>
              <w:t xml:space="preserve"> </w:t>
            </w:r>
            <w:r>
              <w:rPr>
                <w:sz w:val="24"/>
                <w:lang w:val="en-US"/>
              </w:rPr>
              <w:t>donde</w:t>
            </w:r>
          </w:p>
          <w:p>
            <w:pPr>
              <w:pStyle w:val="Normal1"/>
              <w:spacing w:lineRule="auto" w:line="240"/>
              <w:rPr>
                <w:sz w:val="24"/>
              </w:rPr>
            </w:pPr>
            <w:r>
              <w:rPr>
                <w:sz w:val="24"/>
              </w:rPr>
            </w:r>
          </w:p>
        </w:tc>
        <w:tc>
          <w:tcPr>
            <w:tcW w:w="3119" w:type="dxa"/>
            <w:tcBorders/>
          </w:tcPr>
          <w:p>
            <w:pPr>
              <w:pStyle w:val="Normal1"/>
              <w:spacing w:lineRule="auto" w:line="240"/>
              <w:rPr>
                <w:sz w:val="24"/>
              </w:rPr>
            </w:pPr>
            <w:r>
              <w:rPr>
                <w:sz w:val="24"/>
              </w:rPr>
              <w:t xml:space="preserve">— </w:t>
            </w:r>
            <w:r>
              <w:rPr>
                <w:sz w:val="24"/>
              </w:rPr>
              <w:t>оттуда, откуда</w:t>
            </w:r>
          </w:p>
          <w:p>
            <w:pPr>
              <w:pStyle w:val="Normal1"/>
              <w:spacing w:lineRule="auto" w:line="240"/>
              <w:rPr>
                <w:sz w:val="24"/>
              </w:rPr>
            </w:pPr>
            <w:r>
              <w:rPr>
                <w:sz w:val="24"/>
              </w:rPr>
            </w:r>
          </w:p>
        </w:tc>
      </w:tr>
      <w:tr>
        <w:trPr>
          <w:trHeight w:val="520" w:hRule="exact"/>
        </w:trPr>
        <w:tc>
          <w:tcPr>
            <w:tcW w:w="1985" w:type="dxa"/>
            <w:tcBorders/>
          </w:tcPr>
          <w:p>
            <w:pPr>
              <w:pStyle w:val="Normal1"/>
              <w:spacing w:lineRule="auto" w:line="240"/>
              <w:rPr/>
            </w:pPr>
            <w:r>
              <w:rPr>
                <w:sz w:val="24"/>
                <w:lang w:val="en-US"/>
              </w:rPr>
              <w:t>all</w:t>
            </w:r>
            <w:r>
              <w:rPr>
                <w:sz w:val="24"/>
              </w:rPr>
              <w:t xml:space="preserve">á </w:t>
            </w:r>
          </w:p>
          <w:p>
            <w:pPr>
              <w:pStyle w:val="Normal1"/>
              <w:spacing w:lineRule="auto" w:line="240"/>
              <w:rPr>
                <w:sz w:val="24"/>
              </w:rPr>
            </w:pPr>
            <w:r>
              <w:rPr>
                <w:sz w:val="24"/>
                <w:lang w:val="en-US"/>
              </w:rPr>
              <w:t>allende</w:t>
            </w:r>
          </w:p>
          <w:p>
            <w:pPr>
              <w:pStyle w:val="Normal1"/>
              <w:spacing w:lineRule="auto" w:line="240"/>
              <w:rPr>
                <w:sz w:val="24"/>
              </w:rPr>
            </w:pPr>
            <w:r>
              <w:rPr>
                <w:sz w:val="24"/>
              </w:rPr>
            </w:r>
          </w:p>
        </w:tc>
        <w:tc>
          <w:tcPr>
            <w:tcW w:w="2693" w:type="dxa"/>
            <w:tcBorders/>
          </w:tcPr>
          <w:p>
            <w:pPr>
              <w:pStyle w:val="Normal1"/>
              <w:spacing w:lineRule="auto" w:line="240"/>
              <w:rPr>
                <w:sz w:val="24"/>
              </w:rPr>
            </w:pPr>
            <w:r>
              <w:rPr>
                <w:sz w:val="24"/>
              </w:rPr>
              <w:t xml:space="preserve">— </w:t>
            </w:r>
            <w:r>
              <w:rPr>
                <w:sz w:val="24"/>
              </w:rPr>
              <w:t xml:space="preserve">там, туда </w:t>
            </w:r>
          </w:p>
          <w:p>
            <w:pPr>
              <w:pStyle w:val="Normal1"/>
              <w:spacing w:lineRule="auto" w:line="240"/>
              <w:rPr>
                <w:sz w:val="24"/>
              </w:rPr>
            </w:pPr>
            <w:r>
              <w:rPr>
                <w:sz w:val="24"/>
              </w:rPr>
              <w:t xml:space="preserve">— </w:t>
            </w:r>
            <w:r>
              <w:rPr>
                <w:sz w:val="24"/>
              </w:rPr>
              <w:t>по ту сторону</w:t>
            </w:r>
          </w:p>
          <w:p>
            <w:pPr>
              <w:pStyle w:val="Normal1"/>
              <w:spacing w:lineRule="auto" w:line="240"/>
              <w:rPr>
                <w:sz w:val="24"/>
              </w:rPr>
            </w:pPr>
            <w:r>
              <w:rPr>
                <w:sz w:val="24"/>
              </w:rPr>
            </w:r>
          </w:p>
        </w:tc>
        <w:tc>
          <w:tcPr>
            <w:tcW w:w="2126" w:type="dxa"/>
            <w:tcBorders/>
          </w:tcPr>
          <w:p>
            <w:pPr>
              <w:pStyle w:val="Normal1"/>
              <w:spacing w:lineRule="auto" w:line="240"/>
              <w:rPr>
                <w:sz w:val="24"/>
                <w:lang w:val="en-US"/>
              </w:rPr>
            </w:pPr>
            <w:r>
              <w:rPr>
                <w:sz w:val="24"/>
                <w:lang w:val="en-US"/>
              </w:rPr>
              <w:t xml:space="preserve">delante </w:t>
            </w:r>
          </w:p>
          <w:p>
            <w:pPr>
              <w:pStyle w:val="Normal1"/>
              <w:spacing w:lineRule="auto" w:line="240"/>
              <w:rPr>
                <w:sz w:val="24"/>
                <w:lang w:val="en-US"/>
              </w:rPr>
            </w:pPr>
            <w:r>
              <w:rPr>
                <w:sz w:val="24"/>
                <w:lang w:val="en-US"/>
              </w:rPr>
              <w:t>dentro</w:t>
            </w:r>
          </w:p>
          <w:p>
            <w:pPr>
              <w:pStyle w:val="Normal1"/>
              <w:spacing w:lineRule="auto" w:line="240"/>
              <w:rPr>
                <w:sz w:val="24"/>
                <w:lang w:val="en-US"/>
              </w:rPr>
            </w:pPr>
            <w:r>
              <w:rPr>
                <w:sz w:val="24"/>
                <w:lang w:val="en-US"/>
              </w:rPr>
            </w:r>
          </w:p>
        </w:tc>
        <w:tc>
          <w:tcPr>
            <w:tcW w:w="3119" w:type="dxa"/>
            <w:tcBorders/>
          </w:tcPr>
          <w:p>
            <w:pPr>
              <w:pStyle w:val="Normal1"/>
              <w:spacing w:lineRule="auto" w:line="240"/>
              <w:rPr>
                <w:sz w:val="24"/>
                <w:lang w:val="en-US"/>
              </w:rPr>
            </w:pPr>
            <w:r>
              <w:rPr>
                <w:sz w:val="24"/>
                <w:lang w:val="en-US"/>
              </w:rPr>
              <w:t xml:space="preserve">— </w:t>
            </w:r>
            <w:r>
              <w:rPr>
                <w:sz w:val="24"/>
              </w:rPr>
              <w:t>перед</w:t>
            </w:r>
            <w:r>
              <w:rPr>
                <w:sz w:val="24"/>
                <w:lang w:val="en-US"/>
              </w:rPr>
              <w:t>,</w:t>
            </w:r>
            <w:r>
              <w:rPr>
                <w:sz w:val="24"/>
              </w:rPr>
              <w:t>впереди</w:t>
            </w:r>
            <w:r>
              <w:rPr>
                <w:sz w:val="24"/>
                <w:lang w:val="en-US"/>
              </w:rPr>
              <w:t xml:space="preserve"> </w:t>
            </w:r>
          </w:p>
          <w:p>
            <w:pPr>
              <w:pStyle w:val="Normal1"/>
              <w:spacing w:lineRule="auto" w:line="240"/>
              <w:rPr>
                <w:sz w:val="24"/>
              </w:rPr>
            </w:pPr>
            <w:r>
              <w:rPr>
                <w:sz w:val="24"/>
              </w:rPr>
              <w:t xml:space="preserve">— </w:t>
            </w:r>
            <w:r>
              <w:rPr>
                <w:sz w:val="24"/>
              </w:rPr>
              <w:t>внутри</w:t>
            </w:r>
          </w:p>
          <w:p>
            <w:pPr>
              <w:pStyle w:val="Normal1"/>
              <w:spacing w:lineRule="auto" w:line="240"/>
              <w:rPr>
                <w:sz w:val="24"/>
              </w:rPr>
            </w:pPr>
            <w:r>
              <w:rPr>
                <w:sz w:val="24"/>
              </w:rPr>
            </w:r>
          </w:p>
        </w:tc>
      </w:tr>
      <w:tr>
        <w:trPr>
          <w:trHeight w:val="320" w:hRule="exact"/>
        </w:trPr>
        <w:tc>
          <w:tcPr>
            <w:tcW w:w="1985" w:type="dxa"/>
            <w:tcBorders/>
          </w:tcPr>
          <w:p>
            <w:pPr>
              <w:pStyle w:val="Normal1"/>
              <w:spacing w:lineRule="auto" w:line="240"/>
              <w:rPr>
                <w:sz w:val="24"/>
              </w:rPr>
            </w:pPr>
            <w:r>
              <w:rPr>
                <w:sz w:val="24"/>
                <w:lang w:val="en-US"/>
              </w:rPr>
              <w:t>detr</w:t>
            </w:r>
            <w:r>
              <w:rPr>
                <w:sz w:val="24"/>
              </w:rPr>
              <w:t>á</w:t>
            </w:r>
            <w:r>
              <w:rPr>
                <w:sz w:val="24"/>
                <w:lang w:val="en-US"/>
              </w:rPr>
              <w:t>s</w:t>
            </w:r>
          </w:p>
          <w:p>
            <w:pPr>
              <w:pStyle w:val="Normal1"/>
              <w:spacing w:lineRule="auto" w:line="240"/>
              <w:rPr>
                <w:sz w:val="24"/>
              </w:rPr>
            </w:pPr>
            <w:r>
              <w:rPr>
                <w:sz w:val="24"/>
              </w:rPr>
            </w:r>
          </w:p>
        </w:tc>
        <w:tc>
          <w:tcPr>
            <w:tcW w:w="2693" w:type="dxa"/>
            <w:tcBorders/>
          </w:tcPr>
          <w:p>
            <w:pPr>
              <w:pStyle w:val="Normal1"/>
              <w:spacing w:lineRule="auto" w:line="240"/>
              <w:rPr>
                <w:sz w:val="24"/>
              </w:rPr>
            </w:pPr>
            <w:r>
              <w:rPr>
                <w:sz w:val="24"/>
              </w:rPr>
              <w:t xml:space="preserve">— </w:t>
            </w:r>
            <w:r>
              <w:rPr>
                <w:sz w:val="24"/>
              </w:rPr>
              <w:t>за, позади</w:t>
            </w:r>
          </w:p>
          <w:p>
            <w:pPr>
              <w:pStyle w:val="Normal1"/>
              <w:spacing w:lineRule="auto" w:line="240"/>
              <w:rPr>
                <w:sz w:val="24"/>
              </w:rPr>
            </w:pPr>
            <w:r>
              <w:rPr>
                <w:sz w:val="24"/>
              </w:rPr>
            </w:r>
          </w:p>
        </w:tc>
        <w:tc>
          <w:tcPr>
            <w:tcW w:w="2126" w:type="dxa"/>
            <w:tcBorders/>
          </w:tcPr>
          <w:p>
            <w:pPr>
              <w:pStyle w:val="Normal1"/>
              <w:spacing w:lineRule="auto" w:line="240"/>
              <w:rPr>
                <w:sz w:val="24"/>
              </w:rPr>
            </w:pPr>
            <w:r>
              <w:rPr>
                <w:sz w:val="24"/>
                <w:lang w:val="en-US"/>
              </w:rPr>
              <w:t>enfrente</w:t>
            </w:r>
          </w:p>
          <w:p>
            <w:pPr>
              <w:pStyle w:val="Normal1"/>
              <w:spacing w:lineRule="auto" w:line="240"/>
              <w:rPr>
                <w:sz w:val="24"/>
              </w:rPr>
            </w:pPr>
            <w:r>
              <w:rPr>
                <w:sz w:val="24"/>
              </w:rPr>
            </w:r>
          </w:p>
        </w:tc>
        <w:tc>
          <w:tcPr>
            <w:tcW w:w="3119" w:type="dxa"/>
            <w:tcBorders/>
          </w:tcPr>
          <w:p>
            <w:pPr>
              <w:pStyle w:val="Normal1"/>
              <w:spacing w:lineRule="auto" w:line="240"/>
              <w:rPr>
                <w:sz w:val="24"/>
              </w:rPr>
            </w:pPr>
            <w:r>
              <w:rPr>
                <w:sz w:val="24"/>
              </w:rPr>
              <w:t xml:space="preserve">— </w:t>
            </w:r>
            <w:r>
              <w:rPr>
                <w:sz w:val="24"/>
              </w:rPr>
              <w:t>напротив</w:t>
            </w:r>
          </w:p>
          <w:p>
            <w:pPr>
              <w:pStyle w:val="Normal1"/>
              <w:spacing w:lineRule="auto" w:line="240"/>
              <w:rPr>
                <w:sz w:val="24"/>
              </w:rPr>
            </w:pPr>
            <w:r>
              <w:rPr>
                <w:sz w:val="24"/>
              </w:rPr>
            </w:r>
          </w:p>
        </w:tc>
      </w:tr>
      <w:tr>
        <w:trPr>
          <w:trHeight w:val="240" w:hRule="exact"/>
        </w:trPr>
        <w:tc>
          <w:tcPr>
            <w:tcW w:w="1985" w:type="dxa"/>
            <w:tcBorders/>
          </w:tcPr>
          <w:p>
            <w:pPr>
              <w:pStyle w:val="Normal1"/>
              <w:spacing w:lineRule="auto" w:line="240"/>
              <w:rPr>
                <w:sz w:val="24"/>
              </w:rPr>
            </w:pPr>
            <w:r>
              <w:rPr>
                <w:sz w:val="24"/>
                <w:lang w:val="en-US"/>
              </w:rPr>
              <w:t>donde</w:t>
            </w:r>
          </w:p>
          <w:p>
            <w:pPr>
              <w:pStyle w:val="Normal1"/>
              <w:spacing w:lineRule="auto" w:line="240"/>
              <w:rPr>
                <w:sz w:val="24"/>
              </w:rPr>
            </w:pPr>
            <w:r>
              <w:rPr>
                <w:sz w:val="24"/>
              </w:rPr>
            </w:r>
          </w:p>
        </w:tc>
        <w:tc>
          <w:tcPr>
            <w:tcW w:w="2693" w:type="dxa"/>
            <w:tcBorders/>
          </w:tcPr>
          <w:p>
            <w:pPr>
              <w:pStyle w:val="Normal1"/>
              <w:spacing w:lineRule="auto" w:line="240"/>
              <w:rPr>
                <w:sz w:val="24"/>
              </w:rPr>
            </w:pPr>
            <w:r>
              <w:rPr>
                <w:sz w:val="24"/>
              </w:rPr>
              <w:t xml:space="preserve">— </w:t>
            </w:r>
            <w:r>
              <w:rPr>
                <w:sz w:val="24"/>
              </w:rPr>
              <w:t>где</w:t>
            </w:r>
          </w:p>
          <w:p>
            <w:pPr>
              <w:pStyle w:val="Normal1"/>
              <w:spacing w:lineRule="auto" w:line="240"/>
              <w:rPr>
                <w:sz w:val="24"/>
              </w:rPr>
            </w:pPr>
            <w:r>
              <w:rPr>
                <w:sz w:val="24"/>
              </w:rPr>
            </w:r>
          </w:p>
        </w:tc>
        <w:tc>
          <w:tcPr>
            <w:tcW w:w="2126" w:type="dxa"/>
            <w:tcBorders/>
          </w:tcPr>
          <w:p>
            <w:pPr>
              <w:pStyle w:val="Normal1"/>
              <w:spacing w:lineRule="auto" w:line="240"/>
              <w:rPr>
                <w:sz w:val="24"/>
                <w:lang w:val="en-US"/>
              </w:rPr>
            </w:pPr>
            <w:r>
              <w:rPr>
                <w:sz w:val="24"/>
                <w:lang w:val="en-US"/>
              </w:rPr>
              <w:t>fuera</w:t>
            </w:r>
          </w:p>
          <w:p>
            <w:pPr>
              <w:pStyle w:val="Normal1"/>
              <w:spacing w:lineRule="auto" w:line="240"/>
              <w:rPr>
                <w:sz w:val="24"/>
                <w:lang w:val="en-US"/>
              </w:rPr>
            </w:pPr>
            <w:r>
              <w:rPr>
                <w:sz w:val="24"/>
                <w:lang w:val="en-US"/>
              </w:rPr>
            </w:r>
          </w:p>
        </w:tc>
        <w:tc>
          <w:tcPr>
            <w:tcW w:w="3119" w:type="dxa"/>
            <w:tcBorders/>
          </w:tcPr>
          <w:p>
            <w:pPr>
              <w:pStyle w:val="Normal1"/>
              <w:spacing w:lineRule="auto" w:line="240"/>
              <w:rPr>
                <w:sz w:val="24"/>
                <w:lang w:val="en-US"/>
              </w:rPr>
            </w:pPr>
            <w:r>
              <w:rPr>
                <w:sz w:val="24"/>
                <w:lang w:val="en-US"/>
              </w:rPr>
              <w:t xml:space="preserve">— </w:t>
            </w:r>
            <w:r>
              <w:rPr>
                <w:sz w:val="24"/>
              </w:rPr>
              <w:t>вне</w:t>
            </w:r>
          </w:p>
          <w:p>
            <w:pPr>
              <w:pStyle w:val="Normal1"/>
              <w:spacing w:lineRule="auto" w:line="240"/>
              <w:rPr>
                <w:sz w:val="24"/>
                <w:lang w:val="en-US"/>
              </w:rPr>
            </w:pPr>
            <w:r>
              <w:rPr>
                <w:sz w:val="24"/>
                <w:lang w:val="en-US"/>
              </w:rPr>
            </w:r>
          </w:p>
        </w:tc>
      </w:tr>
      <w:tr>
        <w:trPr>
          <w:trHeight w:val="560" w:hRule="exact"/>
        </w:trPr>
        <w:tc>
          <w:tcPr>
            <w:tcW w:w="1985" w:type="dxa"/>
            <w:tcBorders/>
          </w:tcPr>
          <w:p>
            <w:pPr>
              <w:pStyle w:val="Normal1"/>
              <w:spacing w:lineRule="auto" w:line="240"/>
              <w:rPr>
                <w:sz w:val="24"/>
                <w:lang w:val="en-US"/>
              </w:rPr>
            </w:pPr>
            <w:r>
              <w:rPr>
                <w:sz w:val="24"/>
                <w:lang w:val="en-US"/>
              </w:rPr>
              <w:t>encima</w:t>
            </w:r>
          </w:p>
          <w:p>
            <w:pPr>
              <w:pStyle w:val="Normal1"/>
              <w:spacing w:lineRule="auto" w:line="240"/>
              <w:rPr>
                <w:sz w:val="24"/>
                <w:lang w:val="en-US"/>
              </w:rPr>
            </w:pPr>
            <w:r>
              <w:rPr>
                <w:sz w:val="24"/>
                <w:lang w:val="en-US"/>
              </w:rPr>
            </w:r>
          </w:p>
        </w:tc>
        <w:tc>
          <w:tcPr>
            <w:tcW w:w="2693" w:type="dxa"/>
            <w:tcBorders/>
          </w:tcPr>
          <w:p>
            <w:pPr>
              <w:pStyle w:val="Normal1"/>
              <w:spacing w:lineRule="auto" w:line="240"/>
              <w:rPr>
                <w:sz w:val="24"/>
                <w:lang w:val="en-US"/>
              </w:rPr>
            </w:pPr>
            <w:r>
              <w:rPr>
                <w:sz w:val="24"/>
                <w:lang w:val="en-US"/>
              </w:rPr>
              <w:t xml:space="preserve">— </w:t>
            </w:r>
            <w:r>
              <w:rPr>
                <w:sz w:val="24"/>
              </w:rPr>
              <w:t>над</w:t>
            </w:r>
          </w:p>
          <w:p>
            <w:pPr>
              <w:pStyle w:val="Normal1"/>
              <w:spacing w:lineRule="auto" w:line="240"/>
              <w:rPr>
                <w:sz w:val="24"/>
                <w:lang w:val="en-US"/>
              </w:rPr>
            </w:pPr>
            <w:r>
              <w:rPr>
                <w:sz w:val="24"/>
                <w:lang w:val="en-US"/>
              </w:rPr>
            </w:r>
          </w:p>
        </w:tc>
        <w:tc>
          <w:tcPr>
            <w:tcW w:w="2126" w:type="dxa"/>
            <w:tcBorders/>
          </w:tcPr>
          <w:p>
            <w:pPr>
              <w:pStyle w:val="Normal1"/>
              <w:spacing w:lineRule="auto" w:line="240"/>
              <w:rPr>
                <w:sz w:val="24"/>
                <w:lang w:val="en-US"/>
              </w:rPr>
            </w:pPr>
            <w:r>
              <w:rPr>
                <w:sz w:val="24"/>
                <w:lang w:val="en-US"/>
              </w:rPr>
              <w:t>lejos</w:t>
            </w:r>
          </w:p>
          <w:p>
            <w:pPr>
              <w:pStyle w:val="Normal1"/>
              <w:spacing w:lineRule="auto" w:line="240"/>
              <w:rPr>
                <w:sz w:val="24"/>
                <w:lang w:val="en-US"/>
              </w:rPr>
            </w:pPr>
            <w:r>
              <w:rPr>
                <w:sz w:val="24"/>
                <w:lang w:val="en-US"/>
              </w:rPr>
            </w:r>
          </w:p>
        </w:tc>
        <w:tc>
          <w:tcPr>
            <w:tcW w:w="3119" w:type="dxa"/>
            <w:tcBorders/>
          </w:tcPr>
          <w:p>
            <w:pPr>
              <w:pStyle w:val="Normal1"/>
              <w:spacing w:lineRule="auto" w:line="240"/>
              <w:rPr>
                <w:sz w:val="24"/>
                <w:lang w:val="en-US"/>
              </w:rPr>
            </w:pPr>
            <w:r>
              <w:rPr>
                <w:sz w:val="24"/>
                <w:lang w:val="en-US"/>
              </w:rPr>
              <w:t xml:space="preserve">— </w:t>
            </w:r>
            <w:r>
              <w:rPr>
                <w:sz w:val="24"/>
              </w:rPr>
              <w:t>далеко</w:t>
            </w:r>
          </w:p>
          <w:p>
            <w:pPr>
              <w:pStyle w:val="Normal1"/>
              <w:spacing w:lineRule="auto" w:line="240"/>
              <w:rPr>
                <w:sz w:val="24"/>
                <w:lang w:val="en-US"/>
              </w:rPr>
            </w:pPr>
            <w:r>
              <w:rPr>
                <w:sz w:val="24"/>
                <w:lang w:val="en-US"/>
              </w:rPr>
            </w:r>
          </w:p>
        </w:tc>
      </w:tr>
      <w:tr>
        <w:trPr>
          <w:trHeight w:val="300" w:hRule="exact"/>
        </w:trPr>
        <w:tc>
          <w:tcPr>
            <w:tcW w:w="1985" w:type="dxa"/>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693" w:type="dxa"/>
            <w:tcBorders/>
          </w:tcPr>
          <w:p>
            <w:pPr>
              <w:pStyle w:val="Normal1"/>
              <w:spacing w:lineRule="auto" w:line="240"/>
              <w:rPr>
                <w:sz w:val="24"/>
                <w:lang w:val="en-US"/>
              </w:rPr>
            </w:pPr>
            <w:r>
              <w:rPr>
                <w:sz w:val="24"/>
                <w:lang w:val="en-US"/>
              </w:rPr>
              <w:t>a la derecha</w:t>
            </w:r>
          </w:p>
          <w:p>
            <w:pPr>
              <w:pStyle w:val="Normal1"/>
              <w:spacing w:lineRule="auto" w:line="240"/>
              <w:rPr>
                <w:sz w:val="24"/>
                <w:lang w:val="en-US"/>
              </w:rPr>
            </w:pPr>
            <w:r>
              <w:rPr>
                <w:sz w:val="24"/>
                <w:lang w:val="en-US"/>
              </w:rPr>
            </w:r>
          </w:p>
        </w:tc>
        <w:tc>
          <w:tcPr>
            <w:tcW w:w="2126" w:type="dxa"/>
            <w:tcBorders/>
          </w:tcPr>
          <w:p>
            <w:pPr>
              <w:pStyle w:val="Normal1"/>
              <w:spacing w:lineRule="auto" w:line="240"/>
              <w:rPr>
                <w:sz w:val="24"/>
                <w:lang w:val="en-US"/>
              </w:rPr>
            </w:pPr>
            <w:r>
              <w:rPr>
                <w:sz w:val="24"/>
                <w:lang w:val="en-US"/>
              </w:rPr>
              <w:t xml:space="preserve">— </w:t>
            </w:r>
            <w:r>
              <w:rPr>
                <w:sz w:val="24"/>
              </w:rPr>
              <w:t>направо</w:t>
            </w:r>
          </w:p>
          <w:p>
            <w:pPr>
              <w:pStyle w:val="Normal1"/>
              <w:spacing w:lineRule="auto" w:line="240"/>
              <w:rPr>
                <w:sz w:val="24"/>
                <w:lang w:val="en-US"/>
              </w:rPr>
            </w:pPr>
            <w:r>
              <w:rPr>
                <w:sz w:val="24"/>
                <w:lang w:val="en-US"/>
              </w:rPr>
            </w:r>
          </w:p>
        </w:tc>
        <w:tc>
          <w:tcPr>
            <w:tcW w:w="3119" w:type="dxa"/>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r>
      <w:tr>
        <w:trPr>
          <w:trHeight w:val="280" w:hRule="exact"/>
        </w:trPr>
        <w:tc>
          <w:tcPr>
            <w:tcW w:w="1985" w:type="dxa"/>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693" w:type="dxa"/>
            <w:tcBorders/>
          </w:tcPr>
          <w:p>
            <w:pPr>
              <w:pStyle w:val="Normal1"/>
              <w:spacing w:lineRule="auto" w:line="240"/>
              <w:rPr>
                <w:sz w:val="24"/>
                <w:lang w:val="en-US"/>
              </w:rPr>
            </w:pPr>
            <w:r>
              <w:rPr>
                <w:sz w:val="24"/>
                <w:lang w:val="en-US"/>
              </w:rPr>
              <w:t>a la izquierda</w:t>
            </w:r>
          </w:p>
          <w:p>
            <w:pPr>
              <w:pStyle w:val="Normal1"/>
              <w:spacing w:lineRule="auto" w:line="240"/>
              <w:rPr>
                <w:sz w:val="24"/>
                <w:lang w:val="en-US"/>
              </w:rPr>
            </w:pPr>
            <w:r>
              <w:rPr>
                <w:sz w:val="24"/>
                <w:lang w:val="en-US"/>
              </w:rPr>
            </w:r>
          </w:p>
        </w:tc>
        <w:tc>
          <w:tcPr>
            <w:tcW w:w="2126" w:type="dxa"/>
            <w:tcBorders/>
          </w:tcPr>
          <w:p>
            <w:pPr>
              <w:pStyle w:val="Normal1"/>
              <w:spacing w:lineRule="auto" w:line="240"/>
              <w:rPr>
                <w:sz w:val="24"/>
              </w:rPr>
            </w:pPr>
            <w:r>
              <w:rPr>
                <w:sz w:val="24"/>
              </w:rPr>
              <w:t xml:space="preserve">— </w:t>
            </w:r>
            <w:r>
              <w:rPr>
                <w:sz w:val="24"/>
              </w:rPr>
              <w:t>налево</w:t>
            </w:r>
          </w:p>
          <w:p>
            <w:pPr>
              <w:pStyle w:val="Normal1"/>
              <w:spacing w:lineRule="auto" w:line="240"/>
              <w:rPr>
                <w:sz w:val="24"/>
              </w:rPr>
            </w:pPr>
            <w:r>
              <w:rPr>
                <w:sz w:val="24"/>
              </w:rPr>
            </w:r>
          </w:p>
        </w:tc>
        <w:tc>
          <w:tcPr>
            <w:tcW w:w="3119"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40" w:hRule="exact"/>
        </w:trPr>
        <w:tc>
          <w:tcPr>
            <w:tcW w:w="1985"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693" w:type="dxa"/>
            <w:tcBorders/>
          </w:tcPr>
          <w:p>
            <w:pPr>
              <w:pStyle w:val="Normal1"/>
              <w:spacing w:lineRule="auto" w:line="240"/>
              <w:rPr>
                <w:sz w:val="24"/>
              </w:rPr>
            </w:pPr>
            <w:r>
              <w:rPr>
                <w:sz w:val="24"/>
                <w:lang w:val="en-US"/>
              </w:rPr>
              <w:t>a</w:t>
            </w:r>
            <w:r>
              <w:rPr>
                <w:sz w:val="24"/>
              </w:rPr>
              <w:t xml:space="preserve"> </w:t>
            </w:r>
            <w:r>
              <w:rPr>
                <w:sz w:val="24"/>
                <w:lang w:val="en-US"/>
              </w:rPr>
              <w:t>casa</w:t>
            </w:r>
          </w:p>
          <w:p>
            <w:pPr>
              <w:pStyle w:val="Normal1"/>
              <w:spacing w:lineRule="auto" w:line="240"/>
              <w:rPr>
                <w:sz w:val="24"/>
              </w:rPr>
            </w:pPr>
            <w:r>
              <w:rPr>
                <w:sz w:val="24"/>
              </w:rPr>
            </w:r>
          </w:p>
        </w:tc>
        <w:tc>
          <w:tcPr>
            <w:tcW w:w="2126" w:type="dxa"/>
            <w:tcBorders/>
          </w:tcPr>
          <w:p>
            <w:pPr>
              <w:pStyle w:val="Normal1"/>
              <w:spacing w:lineRule="auto" w:line="240"/>
              <w:rPr>
                <w:sz w:val="24"/>
              </w:rPr>
            </w:pPr>
            <w:r>
              <w:rPr>
                <w:sz w:val="24"/>
              </w:rPr>
              <w:t xml:space="preserve">— </w:t>
            </w:r>
            <w:r>
              <w:rPr>
                <w:sz w:val="24"/>
              </w:rPr>
              <w:t>домой</w:t>
            </w:r>
          </w:p>
          <w:p>
            <w:pPr>
              <w:pStyle w:val="Normal1"/>
              <w:spacing w:lineRule="auto" w:line="240"/>
              <w:rPr>
                <w:sz w:val="24"/>
              </w:rPr>
            </w:pPr>
            <w:r>
              <w:rPr>
                <w:sz w:val="24"/>
              </w:rPr>
            </w:r>
          </w:p>
        </w:tc>
        <w:tc>
          <w:tcPr>
            <w:tcW w:w="3119"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40" w:hRule="exact"/>
        </w:trPr>
        <w:tc>
          <w:tcPr>
            <w:tcW w:w="1985"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693" w:type="dxa"/>
            <w:tcBorders/>
          </w:tcPr>
          <w:p>
            <w:pPr>
              <w:pStyle w:val="Normal1"/>
              <w:spacing w:lineRule="auto" w:line="240"/>
              <w:rPr>
                <w:sz w:val="24"/>
                <w:lang w:val="en-US"/>
              </w:rPr>
            </w:pPr>
            <w:r>
              <w:rPr>
                <w:sz w:val="24"/>
                <w:lang w:val="en-US"/>
              </w:rPr>
              <w:t>en casa</w:t>
            </w:r>
          </w:p>
          <w:p>
            <w:pPr>
              <w:pStyle w:val="Normal1"/>
              <w:spacing w:lineRule="auto" w:line="240"/>
              <w:rPr>
                <w:sz w:val="24"/>
                <w:lang w:val="en-US"/>
              </w:rPr>
            </w:pPr>
            <w:r>
              <w:rPr>
                <w:sz w:val="24"/>
                <w:lang w:val="en-US"/>
              </w:rPr>
            </w:r>
          </w:p>
        </w:tc>
        <w:tc>
          <w:tcPr>
            <w:tcW w:w="2126" w:type="dxa"/>
            <w:tcBorders/>
          </w:tcPr>
          <w:p>
            <w:pPr>
              <w:pStyle w:val="Normal1"/>
              <w:spacing w:lineRule="auto" w:line="240"/>
              <w:rPr>
                <w:sz w:val="24"/>
                <w:lang w:val="en-US"/>
              </w:rPr>
            </w:pPr>
            <w:r>
              <w:rPr>
                <w:sz w:val="24"/>
                <w:lang w:val="en-US"/>
              </w:rPr>
              <w:t xml:space="preserve">— </w:t>
            </w:r>
            <w:r>
              <w:rPr>
                <w:sz w:val="24"/>
              </w:rPr>
              <w:t>дома</w:t>
            </w:r>
          </w:p>
          <w:p>
            <w:pPr>
              <w:pStyle w:val="Normal1"/>
              <w:spacing w:lineRule="auto" w:line="240"/>
              <w:rPr>
                <w:sz w:val="24"/>
                <w:lang w:val="en-US"/>
              </w:rPr>
            </w:pPr>
            <w:r>
              <w:rPr>
                <w:sz w:val="24"/>
                <w:lang w:val="en-US"/>
              </w:rPr>
            </w:r>
          </w:p>
        </w:tc>
        <w:tc>
          <w:tcPr>
            <w:tcW w:w="3119" w:type="dxa"/>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r>
      <w:tr>
        <w:trPr>
          <w:trHeight w:val="280" w:hRule="exact"/>
        </w:trPr>
        <w:tc>
          <w:tcPr>
            <w:tcW w:w="1985" w:type="dxa"/>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693" w:type="dxa"/>
            <w:tcBorders/>
          </w:tcPr>
          <w:p>
            <w:pPr>
              <w:pStyle w:val="Normal1"/>
              <w:spacing w:lineRule="auto" w:line="240"/>
              <w:rPr>
                <w:sz w:val="24"/>
                <w:lang w:val="en-US"/>
              </w:rPr>
            </w:pPr>
            <w:r>
              <w:rPr>
                <w:sz w:val="24"/>
                <w:lang w:val="en-US"/>
              </w:rPr>
              <w:t>en todas partes</w:t>
            </w:r>
          </w:p>
          <w:p>
            <w:pPr>
              <w:pStyle w:val="Normal1"/>
              <w:spacing w:lineRule="auto" w:line="240"/>
              <w:rPr>
                <w:sz w:val="24"/>
                <w:lang w:val="en-US"/>
              </w:rPr>
            </w:pPr>
            <w:r>
              <w:rPr>
                <w:sz w:val="24"/>
                <w:lang w:val="en-US"/>
              </w:rPr>
            </w:r>
          </w:p>
        </w:tc>
        <w:tc>
          <w:tcPr>
            <w:tcW w:w="2126" w:type="dxa"/>
            <w:tcBorders/>
          </w:tcPr>
          <w:p>
            <w:pPr>
              <w:pStyle w:val="Normal1"/>
              <w:spacing w:lineRule="auto" w:line="240"/>
              <w:rPr>
                <w:sz w:val="24"/>
                <w:lang w:val="en-US"/>
              </w:rPr>
            </w:pPr>
            <w:r>
              <w:rPr>
                <w:sz w:val="24"/>
                <w:lang w:val="en-US"/>
              </w:rPr>
              <w:t xml:space="preserve">— </w:t>
            </w:r>
            <w:r>
              <w:rPr>
                <w:sz w:val="24"/>
              </w:rPr>
              <w:t>повсюду</w:t>
            </w:r>
          </w:p>
          <w:p>
            <w:pPr>
              <w:pStyle w:val="Normal1"/>
              <w:spacing w:lineRule="auto" w:line="240"/>
              <w:rPr>
                <w:sz w:val="24"/>
                <w:lang w:val="en-US"/>
              </w:rPr>
            </w:pPr>
            <w:r>
              <w:rPr>
                <w:sz w:val="24"/>
                <w:lang w:val="en-US"/>
              </w:rPr>
            </w:r>
          </w:p>
        </w:tc>
        <w:tc>
          <w:tcPr>
            <w:tcW w:w="3119" w:type="dxa"/>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r>
      <w:tr>
        <w:trPr>
          <w:trHeight w:val="240" w:hRule="exact"/>
        </w:trPr>
        <w:tc>
          <w:tcPr>
            <w:tcW w:w="1985" w:type="dxa"/>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693" w:type="dxa"/>
            <w:tcBorders/>
          </w:tcPr>
          <w:p>
            <w:pPr>
              <w:pStyle w:val="Normal1"/>
              <w:spacing w:lineRule="auto" w:line="240"/>
              <w:rPr>
                <w:sz w:val="24"/>
                <w:lang w:val="en-US"/>
              </w:rPr>
            </w:pPr>
            <w:r>
              <w:rPr>
                <w:sz w:val="24"/>
                <w:lang w:val="en-US"/>
              </w:rPr>
              <w:t>en ninguna parte</w:t>
            </w:r>
          </w:p>
          <w:p>
            <w:pPr>
              <w:pStyle w:val="Normal1"/>
              <w:spacing w:lineRule="auto" w:line="240"/>
              <w:rPr>
                <w:sz w:val="24"/>
                <w:lang w:val="en-US"/>
              </w:rPr>
            </w:pPr>
            <w:r>
              <w:rPr>
                <w:sz w:val="24"/>
                <w:lang w:val="en-US"/>
              </w:rPr>
            </w:r>
          </w:p>
        </w:tc>
        <w:tc>
          <w:tcPr>
            <w:tcW w:w="2126" w:type="dxa"/>
            <w:tcBorders/>
          </w:tcPr>
          <w:p>
            <w:pPr>
              <w:pStyle w:val="Normal1"/>
              <w:spacing w:lineRule="auto" w:line="240"/>
              <w:rPr>
                <w:sz w:val="24"/>
              </w:rPr>
            </w:pPr>
            <w:r>
              <w:rPr>
                <w:sz w:val="24"/>
              </w:rPr>
              <w:t xml:space="preserve">— </w:t>
            </w:r>
            <w:r>
              <w:rPr>
                <w:sz w:val="24"/>
              </w:rPr>
              <w:t>нигде</w:t>
            </w:r>
          </w:p>
          <w:p>
            <w:pPr>
              <w:pStyle w:val="Normal1"/>
              <w:spacing w:lineRule="auto" w:line="240"/>
              <w:rPr>
                <w:sz w:val="24"/>
              </w:rPr>
            </w:pPr>
            <w:r>
              <w:rPr>
                <w:sz w:val="24"/>
              </w:rPr>
            </w:r>
          </w:p>
        </w:tc>
        <w:tc>
          <w:tcPr>
            <w:tcW w:w="3119"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2. Наречия времени</w:t>
      </w:r>
    </w:p>
    <w:p>
      <w:pPr>
        <w:pStyle w:val="Normal1"/>
        <w:spacing w:lineRule="auto" w:line="240"/>
        <w:ind w:firstLine="284" w:end="0"/>
        <w:rPr/>
      </w:pPr>
      <w:r>
        <w:rPr>
          <w:sz w:val="24"/>
        </w:rPr>
        <w:t xml:space="preserve">Наречия этого вида отвечают на вопросы: </w:t>
      </w:r>
      <w:r>
        <w:rPr>
          <w:b/>
          <w:sz w:val="24"/>
        </w:rPr>
        <w:t>¿</w:t>
      </w:r>
      <w:r>
        <w:rPr>
          <w:b/>
          <w:sz w:val="24"/>
          <w:lang w:val="en-US"/>
        </w:rPr>
        <w:t>cu</w:t>
      </w:r>
      <w:r>
        <w:rPr>
          <w:b/>
          <w:sz w:val="24"/>
        </w:rPr>
        <w:t>á</w:t>
      </w:r>
      <w:r>
        <w:rPr>
          <w:b/>
          <w:sz w:val="24"/>
          <w:lang w:val="en-US"/>
        </w:rPr>
        <w:t>ndo</w:t>
      </w:r>
      <w:r>
        <w:rPr>
          <w:b/>
          <w:sz w:val="24"/>
        </w:rPr>
        <w:t>?</w:t>
      </w:r>
      <w:r>
        <w:rPr>
          <w:sz w:val="24"/>
        </w:rPr>
        <w:t xml:space="preserve"> (когда?), </w:t>
      </w:r>
      <w:r>
        <w:rPr>
          <w:b/>
          <w:sz w:val="24"/>
        </w:rPr>
        <w:t>¿</w:t>
      </w:r>
      <w:r>
        <w:rPr>
          <w:b/>
          <w:sz w:val="24"/>
          <w:lang w:val="en-US"/>
        </w:rPr>
        <w:t>desde</w:t>
      </w:r>
      <w:r>
        <w:rPr>
          <w:b/>
          <w:sz w:val="24"/>
        </w:rPr>
        <w:t xml:space="preserve"> </w:t>
      </w:r>
      <w:r>
        <w:rPr>
          <w:b/>
          <w:sz w:val="24"/>
          <w:lang w:val="en-US"/>
        </w:rPr>
        <w:t>cu</w:t>
      </w:r>
      <w:r>
        <w:rPr>
          <w:b/>
          <w:sz w:val="24"/>
        </w:rPr>
        <w:t>á</w:t>
      </w:r>
      <w:r>
        <w:rPr>
          <w:b/>
          <w:sz w:val="24"/>
          <w:lang w:val="en-US"/>
        </w:rPr>
        <w:t>ndo</w:t>
      </w:r>
      <w:r>
        <w:rPr>
          <w:b/>
          <w:sz w:val="24"/>
        </w:rPr>
        <w:t>?</w:t>
      </w:r>
      <w:r>
        <w:rPr>
          <w:sz w:val="24"/>
        </w:rPr>
        <w:t xml:space="preserve"> (с каких пор?), </w:t>
      </w:r>
      <w:r>
        <w:rPr>
          <w:b/>
          <w:sz w:val="24"/>
        </w:rPr>
        <w:t>¿</w:t>
      </w:r>
      <w:r>
        <w:rPr>
          <w:b/>
          <w:sz w:val="24"/>
          <w:lang w:val="en-US"/>
        </w:rPr>
        <w:t>hasta</w:t>
      </w:r>
      <w:r>
        <w:rPr>
          <w:b/>
          <w:sz w:val="24"/>
        </w:rPr>
        <w:t xml:space="preserve"> </w:t>
      </w:r>
      <w:r>
        <w:rPr>
          <w:b/>
          <w:sz w:val="24"/>
          <w:lang w:val="en-US"/>
        </w:rPr>
        <w:t>cu</w:t>
      </w:r>
      <w:r>
        <w:rPr>
          <w:b/>
          <w:sz w:val="24"/>
        </w:rPr>
        <w:t>á</w:t>
      </w:r>
      <w:r>
        <w:rPr>
          <w:b/>
          <w:sz w:val="24"/>
          <w:lang w:val="en-US"/>
        </w:rPr>
        <w:t>ndo</w:t>
      </w:r>
      <w:r>
        <w:rPr>
          <w:b/>
          <w:sz w:val="24"/>
        </w:rPr>
        <w:t>?</w:t>
      </w:r>
      <w:r>
        <w:rPr>
          <w:sz w:val="24"/>
        </w:rPr>
        <w:t xml:space="preserve"> (до каких пор?). Среди них также нет наречий на </w:t>
      </w:r>
      <w:r>
        <w:rPr>
          <w:b/>
          <w:sz w:val="24"/>
        </w:rPr>
        <w:t>-</w:t>
      </w:r>
      <w:r>
        <w:rPr>
          <w:b/>
          <w:sz w:val="24"/>
          <w:lang w:val="en-US"/>
        </w:rPr>
        <w:t>mente</w:t>
      </w:r>
      <w:r>
        <w:rPr>
          <w:sz w:val="24"/>
        </w:rPr>
        <w:t>. Чаще других употребляют</w:t>
        <w:softHyphen/>
        <w:t xml:space="preserve">ся следующие наречия </w:t>
      </w:r>
      <w:r>
        <w:rPr>
          <w:spacing w:val="20"/>
          <w:sz w:val="24"/>
        </w:rPr>
        <w:t>времени:</w:t>
      </w:r>
      <w:r>
        <w:rPr>
          <w:sz w:val="24"/>
        </w:rPr>
        <w:t xml:space="preserve">                    </w:t>
      </w:r>
    </w:p>
    <w:p>
      <w:pPr>
        <w:pStyle w:val="Normal1"/>
        <w:spacing w:lineRule="auto" w:line="240"/>
        <w:ind w:firstLine="284" w:end="0"/>
        <w:rPr>
          <w:sz w:val="24"/>
        </w:rPr>
      </w:pPr>
      <w:r>
        <w:rPr>
          <w:sz w:val="24"/>
        </w:rPr>
      </w:r>
    </w:p>
    <w:tbl>
      <w:tblPr>
        <w:tblW w:w="10348" w:type="dxa"/>
        <w:jc w:val="start"/>
        <w:tblInd w:w="40" w:type="dxa"/>
        <w:tblLayout w:type="fixed"/>
        <w:tblCellMar>
          <w:top w:w="0" w:type="dxa"/>
          <w:start w:w="40" w:type="dxa"/>
          <w:bottom w:w="0" w:type="dxa"/>
          <w:end w:w="40" w:type="dxa"/>
        </w:tblCellMar>
      </w:tblPr>
      <w:tblGrid>
        <w:gridCol w:w="2127"/>
        <w:gridCol w:w="2693"/>
        <w:gridCol w:w="1984"/>
        <w:gridCol w:w="3544"/>
      </w:tblGrid>
      <w:tr>
        <w:trPr>
          <w:trHeight w:val="220" w:hRule="exact"/>
        </w:trPr>
        <w:tc>
          <w:tcPr>
            <w:tcW w:w="2127" w:type="dxa"/>
            <w:tcBorders/>
          </w:tcPr>
          <w:p>
            <w:pPr>
              <w:pStyle w:val="Normal1"/>
              <w:spacing w:lineRule="auto" w:line="240"/>
              <w:rPr>
                <w:sz w:val="24"/>
                <w:lang w:val="en-US"/>
              </w:rPr>
            </w:pPr>
            <w:r>
              <w:rPr>
                <w:sz w:val="24"/>
                <w:lang w:val="en-US"/>
              </w:rPr>
              <w:t>ahora</w:t>
            </w:r>
          </w:p>
          <w:p>
            <w:pPr>
              <w:pStyle w:val="Normal1"/>
              <w:spacing w:lineRule="auto" w:line="240"/>
              <w:rPr>
                <w:sz w:val="24"/>
                <w:lang w:val="en-US"/>
              </w:rPr>
            </w:pPr>
            <w:r>
              <w:rPr>
                <w:sz w:val="24"/>
                <w:lang w:val="en-US"/>
              </w:rPr>
            </w:r>
          </w:p>
        </w:tc>
        <w:tc>
          <w:tcPr>
            <w:tcW w:w="2693" w:type="dxa"/>
            <w:tcBorders/>
          </w:tcPr>
          <w:p>
            <w:pPr>
              <w:pStyle w:val="Normal1"/>
              <w:spacing w:lineRule="auto" w:line="240"/>
              <w:rPr>
                <w:sz w:val="24"/>
                <w:lang w:val="en-US"/>
              </w:rPr>
            </w:pPr>
            <w:r>
              <w:rPr>
                <w:sz w:val="24"/>
                <w:lang w:val="en-US"/>
              </w:rPr>
              <w:t xml:space="preserve">— </w:t>
            </w:r>
            <w:r>
              <w:rPr>
                <w:sz w:val="24"/>
              </w:rPr>
              <w:t>сейчас</w:t>
            </w:r>
          </w:p>
          <w:p>
            <w:pPr>
              <w:pStyle w:val="Normal1"/>
              <w:spacing w:lineRule="auto" w:line="240"/>
              <w:rPr>
                <w:sz w:val="24"/>
                <w:lang w:val="en-US"/>
              </w:rPr>
            </w:pPr>
            <w:r>
              <w:rPr>
                <w:sz w:val="24"/>
                <w:lang w:val="en-US"/>
              </w:rPr>
            </w:r>
          </w:p>
        </w:tc>
        <w:tc>
          <w:tcPr>
            <w:tcW w:w="1984" w:type="dxa"/>
            <w:tcBorders/>
          </w:tcPr>
          <w:p>
            <w:pPr>
              <w:pStyle w:val="Normal1"/>
              <w:spacing w:lineRule="auto" w:line="240"/>
              <w:rPr>
                <w:sz w:val="24"/>
                <w:lang w:val="en-US"/>
              </w:rPr>
            </w:pPr>
            <w:r>
              <w:rPr>
                <w:sz w:val="24"/>
                <w:lang w:val="en-US"/>
              </w:rPr>
              <w:t>entonces</w:t>
            </w:r>
          </w:p>
          <w:p>
            <w:pPr>
              <w:pStyle w:val="Normal1"/>
              <w:spacing w:lineRule="auto" w:line="240"/>
              <w:rPr>
                <w:sz w:val="24"/>
                <w:lang w:val="en-US"/>
              </w:rPr>
            </w:pPr>
            <w:r>
              <w:rPr>
                <w:sz w:val="24"/>
                <w:lang w:val="en-US"/>
              </w:rPr>
            </w:r>
          </w:p>
        </w:tc>
        <w:tc>
          <w:tcPr>
            <w:tcW w:w="3544" w:type="dxa"/>
            <w:tcBorders/>
          </w:tcPr>
          <w:p>
            <w:pPr>
              <w:pStyle w:val="Normal1"/>
              <w:spacing w:lineRule="auto" w:line="240"/>
              <w:rPr>
                <w:sz w:val="24"/>
                <w:lang w:val="en-US"/>
              </w:rPr>
            </w:pPr>
            <w:r>
              <w:rPr>
                <w:sz w:val="24"/>
                <w:lang w:val="en-US"/>
              </w:rPr>
              <w:t xml:space="preserve">— </w:t>
            </w:r>
            <w:r>
              <w:rPr>
                <w:sz w:val="24"/>
              </w:rPr>
              <w:t>тогда</w:t>
            </w:r>
          </w:p>
          <w:p>
            <w:pPr>
              <w:pStyle w:val="Normal1"/>
              <w:spacing w:lineRule="auto" w:line="240"/>
              <w:rPr>
                <w:sz w:val="24"/>
                <w:lang w:val="en-US"/>
              </w:rPr>
            </w:pPr>
            <w:r>
              <w:rPr>
                <w:sz w:val="24"/>
                <w:lang w:val="en-US"/>
              </w:rPr>
            </w:r>
          </w:p>
        </w:tc>
      </w:tr>
      <w:tr>
        <w:trPr>
          <w:trHeight w:val="260" w:hRule="exact"/>
        </w:trPr>
        <w:tc>
          <w:tcPr>
            <w:tcW w:w="2127" w:type="dxa"/>
            <w:tcBorders/>
          </w:tcPr>
          <w:p>
            <w:pPr>
              <w:pStyle w:val="Normal1"/>
              <w:spacing w:lineRule="auto" w:line="240"/>
              <w:rPr>
                <w:sz w:val="24"/>
                <w:lang w:val="en-US"/>
              </w:rPr>
            </w:pPr>
            <w:r>
              <w:rPr>
                <w:sz w:val="24"/>
                <w:lang w:val="en-US"/>
              </w:rPr>
              <w:t>alanochecer</w:t>
            </w:r>
          </w:p>
          <w:p>
            <w:pPr>
              <w:pStyle w:val="Normal1"/>
              <w:spacing w:lineRule="auto" w:line="240"/>
              <w:rPr>
                <w:sz w:val="24"/>
                <w:lang w:val="en-US"/>
              </w:rPr>
            </w:pPr>
            <w:r>
              <w:rPr>
                <w:sz w:val="24"/>
                <w:lang w:val="en-US"/>
              </w:rPr>
            </w:r>
          </w:p>
        </w:tc>
        <w:tc>
          <w:tcPr>
            <w:tcW w:w="2693" w:type="dxa"/>
            <w:tcBorders/>
          </w:tcPr>
          <w:p>
            <w:pPr>
              <w:pStyle w:val="Normal1"/>
              <w:spacing w:lineRule="auto" w:line="240"/>
              <w:rPr>
                <w:sz w:val="24"/>
              </w:rPr>
            </w:pPr>
            <w:r>
              <w:rPr>
                <w:sz w:val="24"/>
              </w:rPr>
              <w:t xml:space="preserve">— </w:t>
            </w:r>
            <w:r>
              <w:rPr>
                <w:sz w:val="24"/>
              </w:rPr>
              <w:t>вечером</w:t>
            </w:r>
          </w:p>
          <w:p>
            <w:pPr>
              <w:pStyle w:val="Normal1"/>
              <w:spacing w:lineRule="auto" w:line="240"/>
              <w:rPr>
                <w:sz w:val="24"/>
              </w:rPr>
            </w:pPr>
            <w:r>
              <w:rPr>
                <w:sz w:val="24"/>
              </w:rPr>
            </w:r>
          </w:p>
        </w:tc>
        <w:tc>
          <w:tcPr>
            <w:tcW w:w="1984" w:type="dxa"/>
            <w:tcBorders/>
          </w:tcPr>
          <w:p>
            <w:pPr>
              <w:pStyle w:val="Normal1"/>
              <w:spacing w:lineRule="auto" w:line="240"/>
              <w:rPr>
                <w:sz w:val="24"/>
              </w:rPr>
            </w:pPr>
            <w:r>
              <w:rPr>
                <w:sz w:val="24"/>
                <w:lang w:val="en-US"/>
              </w:rPr>
              <w:t>hoy</w:t>
            </w:r>
          </w:p>
          <w:p>
            <w:pPr>
              <w:pStyle w:val="Normal1"/>
              <w:spacing w:lineRule="auto" w:line="240"/>
              <w:rPr>
                <w:sz w:val="24"/>
              </w:rPr>
            </w:pPr>
            <w:r>
              <w:rPr>
                <w:sz w:val="24"/>
              </w:rPr>
            </w:r>
          </w:p>
        </w:tc>
        <w:tc>
          <w:tcPr>
            <w:tcW w:w="3544" w:type="dxa"/>
            <w:tcBorders/>
          </w:tcPr>
          <w:p>
            <w:pPr>
              <w:pStyle w:val="Normal1"/>
              <w:spacing w:lineRule="auto" w:line="240"/>
              <w:rPr>
                <w:sz w:val="24"/>
              </w:rPr>
            </w:pPr>
            <w:r>
              <w:rPr>
                <w:sz w:val="24"/>
              </w:rPr>
              <w:t xml:space="preserve">— </w:t>
            </w:r>
            <w:r>
              <w:rPr>
                <w:sz w:val="24"/>
              </w:rPr>
              <w:t>сегодня</w:t>
            </w:r>
          </w:p>
          <w:p>
            <w:pPr>
              <w:pStyle w:val="Normal1"/>
              <w:spacing w:lineRule="auto" w:line="240"/>
              <w:rPr>
                <w:sz w:val="24"/>
              </w:rPr>
            </w:pPr>
            <w:r>
              <w:rPr>
                <w:sz w:val="24"/>
              </w:rPr>
            </w:r>
          </w:p>
        </w:tc>
      </w:tr>
      <w:tr>
        <w:trPr>
          <w:trHeight w:val="260" w:hRule="exact"/>
        </w:trPr>
        <w:tc>
          <w:tcPr>
            <w:tcW w:w="2127" w:type="dxa"/>
            <w:tcBorders/>
          </w:tcPr>
          <w:p>
            <w:pPr>
              <w:pStyle w:val="Normal1"/>
              <w:spacing w:lineRule="auto" w:line="240"/>
              <w:rPr>
                <w:sz w:val="24"/>
              </w:rPr>
            </w:pPr>
            <w:r>
              <w:rPr>
                <w:sz w:val="24"/>
                <w:lang w:val="en-US"/>
              </w:rPr>
              <w:t>anta</w:t>
            </w:r>
            <w:r>
              <w:rPr>
                <w:sz w:val="24"/>
              </w:rPr>
              <w:t>ñ</w:t>
            </w:r>
            <w:r>
              <w:rPr>
                <w:sz w:val="24"/>
                <w:lang w:val="en-US"/>
              </w:rPr>
              <w:t>o</w:t>
            </w:r>
          </w:p>
          <w:p>
            <w:pPr>
              <w:pStyle w:val="Normal1"/>
              <w:spacing w:lineRule="auto" w:line="240"/>
              <w:rPr>
                <w:sz w:val="24"/>
              </w:rPr>
            </w:pPr>
            <w:r>
              <w:rPr>
                <w:sz w:val="24"/>
              </w:rPr>
            </w:r>
          </w:p>
        </w:tc>
        <w:tc>
          <w:tcPr>
            <w:tcW w:w="2693" w:type="dxa"/>
            <w:tcBorders/>
          </w:tcPr>
          <w:p>
            <w:pPr>
              <w:pStyle w:val="Normal1"/>
              <w:spacing w:lineRule="auto" w:line="240"/>
              <w:rPr>
                <w:sz w:val="24"/>
              </w:rPr>
            </w:pPr>
            <w:r>
              <w:rPr>
                <w:sz w:val="24"/>
              </w:rPr>
              <w:t xml:space="preserve">— </w:t>
            </w:r>
            <w:r>
              <w:rPr>
                <w:sz w:val="24"/>
              </w:rPr>
              <w:t>прежде,</w:t>
            </w:r>
          </w:p>
          <w:p>
            <w:pPr>
              <w:pStyle w:val="Normal1"/>
              <w:spacing w:lineRule="auto" w:line="240"/>
              <w:rPr>
                <w:sz w:val="24"/>
              </w:rPr>
            </w:pPr>
            <w:r>
              <w:rPr>
                <w:sz w:val="24"/>
              </w:rPr>
            </w:r>
          </w:p>
        </w:tc>
        <w:tc>
          <w:tcPr>
            <w:tcW w:w="1984" w:type="dxa"/>
            <w:tcBorders/>
          </w:tcPr>
          <w:p>
            <w:pPr>
              <w:pStyle w:val="Normal1"/>
              <w:spacing w:lineRule="auto" w:line="240"/>
              <w:rPr>
                <w:sz w:val="24"/>
              </w:rPr>
            </w:pPr>
            <w:r>
              <w:rPr>
                <w:sz w:val="24"/>
                <w:lang w:val="en-US"/>
              </w:rPr>
              <w:t>hoga</w:t>
            </w:r>
            <w:r>
              <w:rPr>
                <w:sz w:val="24"/>
              </w:rPr>
              <w:t>ñ</w:t>
            </w:r>
            <w:r>
              <w:rPr>
                <w:sz w:val="24"/>
                <w:lang w:val="en-US"/>
              </w:rPr>
              <w:t>o</w:t>
            </w:r>
          </w:p>
          <w:p>
            <w:pPr>
              <w:pStyle w:val="Normal1"/>
              <w:spacing w:lineRule="auto" w:line="240"/>
              <w:rPr>
                <w:sz w:val="24"/>
              </w:rPr>
            </w:pPr>
            <w:r>
              <w:rPr>
                <w:sz w:val="24"/>
              </w:rPr>
            </w:r>
          </w:p>
        </w:tc>
        <w:tc>
          <w:tcPr>
            <w:tcW w:w="3544" w:type="dxa"/>
            <w:tcBorders/>
          </w:tcPr>
          <w:p>
            <w:pPr>
              <w:pStyle w:val="Normal1"/>
              <w:spacing w:lineRule="auto" w:line="240"/>
              <w:rPr>
                <w:sz w:val="24"/>
              </w:rPr>
            </w:pPr>
            <w:r>
              <w:rPr>
                <w:sz w:val="24"/>
              </w:rPr>
              <w:t xml:space="preserve">— </w:t>
            </w:r>
            <w:r>
              <w:rPr>
                <w:sz w:val="24"/>
              </w:rPr>
              <w:t>сегодня, в настоящее время</w:t>
            </w:r>
          </w:p>
          <w:p>
            <w:pPr>
              <w:pStyle w:val="Normal1"/>
              <w:spacing w:lineRule="auto" w:line="240"/>
              <w:rPr>
                <w:sz w:val="24"/>
              </w:rPr>
            </w:pPr>
            <w:r>
              <w:rPr>
                <w:sz w:val="24"/>
              </w:rPr>
            </w:r>
          </w:p>
        </w:tc>
      </w:tr>
      <w:tr>
        <w:trPr>
          <w:trHeight w:val="240" w:hRule="exact"/>
        </w:trPr>
        <w:tc>
          <w:tcPr>
            <w:tcW w:w="2127"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693" w:type="dxa"/>
            <w:tcBorders/>
          </w:tcPr>
          <w:p>
            <w:pPr>
              <w:pStyle w:val="Normal1"/>
              <w:spacing w:lineRule="auto" w:line="240"/>
              <w:rPr>
                <w:sz w:val="24"/>
              </w:rPr>
            </w:pPr>
            <w:r>
              <w:rPr>
                <w:sz w:val="24"/>
              </w:rPr>
              <w:t xml:space="preserve">     </w:t>
            </w:r>
            <w:r>
              <w:rPr>
                <w:sz w:val="24"/>
              </w:rPr>
              <w:t>в прошлом году</w:t>
            </w:r>
          </w:p>
          <w:p>
            <w:pPr>
              <w:pStyle w:val="Normal1"/>
              <w:spacing w:lineRule="auto" w:line="240"/>
              <w:rPr>
                <w:sz w:val="24"/>
              </w:rPr>
            </w:pPr>
            <w:r>
              <w:rPr>
                <w:sz w:val="24"/>
              </w:rPr>
            </w:r>
          </w:p>
        </w:tc>
        <w:tc>
          <w:tcPr>
            <w:tcW w:w="1984"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544"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80" w:hRule="exact"/>
        </w:trPr>
        <w:tc>
          <w:tcPr>
            <w:tcW w:w="2127" w:type="dxa"/>
            <w:tcBorders/>
          </w:tcPr>
          <w:p>
            <w:pPr>
              <w:pStyle w:val="Normal1"/>
              <w:spacing w:lineRule="auto" w:line="240"/>
              <w:rPr>
                <w:sz w:val="24"/>
              </w:rPr>
            </w:pPr>
            <w:r>
              <w:rPr>
                <w:sz w:val="24"/>
                <w:lang w:val="en-US"/>
              </w:rPr>
              <w:t>anteayer</w:t>
            </w:r>
          </w:p>
          <w:p>
            <w:pPr>
              <w:pStyle w:val="Normal1"/>
              <w:spacing w:lineRule="auto" w:line="240"/>
              <w:rPr>
                <w:sz w:val="24"/>
              </w:rPr>
            </w:pPr>
            <w:r>
              <w:rPr>
                <w:sz w:val="24"/>
              </w:rPr>
            </w:r>
          </w:p>
        </w:tc>
        <w:tc>
          <w:tcPr>
            <w:tcW w:w="2693" w:type="dxa"/>
            <w:tcBorders/>
          </w:tcPr>
          <w:p>
            <w:pPr>
              <w:pStyle w:val="Normal1"/>
              <w:spacing w:lineRule="auto" w:line="240"/>
              <w:rPr>
                <w:sz w:val="24"/>
              </w:rPr>
            </w:pPr>
            <w:r>
              <w:rPr>
                <w:sz w:val="24"/>
              </w:rPr>
              <w:t xml:space="preserve">— </w:t>
            </w:r>
            <w:r>
              <w:rPr>
                <w:sz w:val="24"/>
              </w:rPr>
              <w:t>позавчера</w:t>
            </w:r>
          </w:p>
          <w:p>
            <w:pPr>
              <w:pStyle w:val="Normal1"/>
              <w:spacing w:lineRule="auto" w:line="240"/>
              <w:rPr>
                <w:sz w:val="24"/>
              </w:rPr>
            </w:pPr>
            <w:r>
              <w:rPr>
                <w:sz w:val="24"/>
              </w:rPr>
            </w:r>
          </w:p>
        </w:tc>
        <w:tc>
          <w:tcPr>
            <w:tcW w:w="1984" w:type="dxa"/>
            <w:tcBorders/>
          </w:tcPr>
          <w:p>
            <w:pPr>
              <w:pStyle w:val="Normal1"/>
              <w:spacing w:lineRule="auto" w:line="240"/>
              <w:rPr>
                <w:sz w:val="24"/>
              </w:rPr>
            </w:pPr>
            <w:r>
              <w:rPr>
                <w:sz w:val="24"/>
                <w:lang w:val="en-US"/>
              </w:rPr>
              <w:t>luego</w:t>
            </w:r>
          </w:p>
          <w:p>
            <w:pPr>
              <w:pStyle w:val="Normal1"/>
              <w:spacing w:lineRule="auto" w:line="240"/>
              <w:rPr>
                <w:sz w:val="24"/>
              </w:rPr>
            </w:pPr>
            <w:r>
              <w:rPr>
                <w:sz w:val="24"/>
              </w:rPr>
            </w:r>
          </w:p>
        </w:tc>
        <w:tc>
          <w:tcPr>
            <w:tcW w:w="3544" w:type="dxa"/>
            <w:tcBorders/>
          </w:tcPr>
          <w:p>
            <w:pPr>
              <w:pStyle w:val="Normal1"/>
              <w:spacing w:lineRule="auto" w:line="240"/>
              <w:rPr>
                <w:sz w:val="24"/>
              </w:rPr>
            </w:pPr>
            <w:r>
              <w:rPr>
                <w:sz w:val="24"/>
              </w:rPr>
              <w:t xml:space="preserve">— </w:t>
            </w:r>
            <w:r>
              <w:rPr>
                <w:sz w:val="24"/>
              </w:rPr>
              <w:t>потом, затем</w:t>
            </w:r>
          </w:p>
          <w:p>
            <w:pPr>
              <w:pStyle w:val="Normal1"/>
              <w:spacing w:lineRule="auto" w:line="240"/>
              <w:rPr>
                <w:sz w:val="24"/>
              </w:rPr>
            </w:pPr>
            <w:r>
              <w:rPr>
                <w:sz w:val="24"/>
              </w:rPr>
            </w:r>
          </w:p>
        </w:tc>
      </w:tr>
      <w:tr>
        <w:trPr>
          <w:trHeight w:val="240" w:hRule="exact"/>
        </w:trPr>
        <w:tc>
          <w:tcPr>
            <w:tcW w:w="2127" w:type="dxa"/>
            <w:tcBorders/>
          </w:tcPr>
          <w:p>
            <w:pPr>
              <w:pStyle w:val="Normal1"/>
              <w:spacing w:lineRule="auto" w:line="240"/>
              <w:rPr>
                <w:sz w:val="24"/>
              </w:rPr>
            </w:pPr>
            <w:r>
              <w:rPr>
                <w:sz w:val="24"/>
                <w:lang w:val="en-US"/>
              </w:rPr>
              <w:t>antes</w:t>
            </w:r>
          </w:p>
          <w:p>
            <w:pPr>
              <w:pStyle w:val="Normal1"/>
              <w:spacing w:lineRule="auto" w:line="240"/>
              <w:rPr>
                <w:sz w:val="24"/>
              </w:rPr>
            </w:pPr>
            <w:r>
              <w:rPr>
                <w:sz w:val="24"/>
              </w:rPr>
            </w:r>
          </w:p>
        </w:tc>
        <w:tc>
          <w:tcPr>
            <w:tcW w:w="2693" w:type="dxa"/>
            <w:tcBorders/>
          </w:tcPr>
          <w:p>
            <w:pPr>
              <w:pStyle w:val="Normal1"/>
              <w:spacing w:lineRule="auto" w:line="240"/>
              <w:rPr>
                <w:sz w:val="24"/>
              </w:rPr>
            </w:pPr>
            <w:r>
              <w:rPr>
                <w:sz w:val="24"/>
              </w:rPr>
              <w:t xml:space="preserve">— </w:t>
            </w:r>
            <w:r>
              <w:rPr>
                <w:sz w:val="24"/>
              </w:rPr>
              <w:t>прежде, раньше</w:t>
            </w:r>
          </w:p>
          <w:p>
            <w:pPr>
              <w:pStyle w:val="Normal1"/>
              <w:spacing w:lineRule="auto" w:line="240"/>
              <w:rPr>
                <w:sz w:val="24"/>
              </w:rPr>
            </w:pPr>
            <w:r>
              <w:rPr>
                <w:sz w:val="24"/>
              </w:rPr>
            </w:r>
          </w:p>
        </w:tc>
        <w:tc>
          <w:tcPr>
            <w:tcW w:w="1984" w:type="dxa"/>
            <w:tcBorders/>
          </w:tcPr>
          <w:p>
            <w:pPr>
              <w:pStyle w:val="Normal1"/>
              <w:spacing w:lineRule="auto" w:line="240"/>
              <w:rPr>
                <w:sz w:val="24"/>
              </w:rPr>
            </w:pPr>
            <w:r>
              <w:rPr>
                <w:sz w:val="24"/>
                <w:lang w:val="en-US"/>
              </w:rPr>
              <w:t>ma</w:t>
            </w:r>
            <w:r>
              <w:rPr>
                <w:sz w:val="24"/>
              </w:rPr>
              <w:t>ñ</w:t>
            </w:r>
            <w:r>
              <w:rPr>
                <w:sz w:val="24"/>
                <w:lang w:val="en-US"/>
              </w:rPr>
              <w:t>ana</w:t>
            </w:r>
          </w:p>
          <w:p>
            <w:pPr>
              <w:pStyle w:val="Normal1"/>
              <w:spacing w:lineRule="auto" w:line="240"/>
              <w:rPr>
                <w:sz w:val="24"/>
              </w:rPr>
            </w:pPr>
            <w:r>
              <w:rPr>
                <w:sz w:val="24"/>
              </w:rPr>
            </w:r>
          </w:p>
        </w:tc>
        <w:tc>
          <w:tcPr>
            <w:tcW w:w="3544" w:type="dxa"/>
            <w:tcBorders/>
          </w:tcPr>
          <w:p>
            <w:pPr>
              <w:pStyle w:val="Normal1"/>
              <w:spacing w:lineRule="auto" w:line="240"/>
              <w:rPr>
                <w:sz w:val="24"/>
              </w:rPr>
            </w:pPr>
            <w:r>
              <w:rPr>
                <w:sz w:val="24"/>
              </w:rPr>
              <w:t xml:space="preserve">— </w:t>
            </w:r>
            <w:r>
              <w:rPr>
                <w:sz w:val="24"/>
              </w:rPr>
              <w:t>завтра</w:t>
            </w:r>
          </w:p>
          <w:p>
            <w:pPr>
              <w:pStyle w:val="Normal1"/>
              <w:spacing w:lineRule="auto" w:line="240"/>
              <w:rPr>
                <w:sz w:val="24"/>
              </w:rPr>
            </w:pPr>
            <w:r>
              <w:rPr>
                <w:sz w:val="24"/>
              </w:rPr>
            </w:r>
          </w:p>
        </w:tc>
      </w:tr>
      <w:tr>
        <w:trPr>
          <w:trHeight w:val="240" w:hRule="exact"/>
        </w:trPr>
        <w:tc>
          <w:tcPr>
            <w:tcW w:w="2127" w:type="dxa"/>
            <w:tcBorders/>
          </w:tcPr>
          <w:p>
            <w:pPr>
              <w:pStyle w:val="Normal1"/>
              <w:spacing w:lineRule="auto" w:line="240"/>
              <w:rPr>
                <w:sz w:val="24"/>
              </w:rPr>
            </w:pPr>
            <w:r>
              <w:rPr>
                <w:sz w:val="24"/>
              </w:rPr>
              <w:t>аú</w:t>
            </w:r>
            <w:r>
              <w:rPr>
                <w:sz w:val="24"/>
                <w:lang w:val="en-US"/>
              </w:rPr>
              <w:t>n</w:t>
            </w:r>
          </w:p>
          <w:p>
            <w:pPr>
              <w:pStyle w:val="Normal1"/>
              <w:spacing w:lineRule="auto" w:line="240"/>
              <w:rPr>
                <w:sz w:val="24"/>
              </w:rPr>
            </w:pPr>
            <w:r>
              <w:rPr>
                <w:sz w:val="24"/>
              </w:rPr>
            </w:r>
          </w:p>
        </w:tc>
        <w:tc>
          <w:tcPr>
            <w:tcW w:w="2693" w:type="dxa"/>
            <w:tcBorders/>
          </w:tcPr>
          <w:p>
            <w:pPr>
              <w:pStyle w:val="Normal1"/>
              <w:spacing w:lineRule="auto" w:line="240"/>
              <w:rPr>
                <w:sz w:val="24"/>
              </w:rPr>
            </w:pPr>
            <w:r>
              <w:rPr>
                <w:sz w:val="24"/>
              </w:rPr>
              <w:t xml:space="preserve">— </w:t>
            </w:r>
            <w:r>
              <w:rPr>
                <w:sz w:val="24"/>
              </w:rPr>
              <w:t>еще</w:t>
            </w:r>
          </w:p>
          <w:p>
            <w:pPr>
              <w:pStyle w:val="Normal1"/>
              <w:spacing w:lineRule="auto" w:line="240"/>
              <w:rPr>
                <w:sz w:val="24"/>
              </w:rPr>
            </w:pPr>
            <w:r>
              <w:rPr>
                <w:sz w:val="24"/>
              </w:rPr>
            </w:r>
          </w:p>
        </w:tc>
        <w:tc>
          <w:tcPr>
            <w:tcW w:w="1984" w:type="dxa"/>
            <w:tcBorders/>
          </w:tcPr>
          <w:p>
            <w:pPr>
              <w:pStyle w:val="Normal1"/>
              <w:spacing w:lineRule="auto" w:line="240"/>
              <w:rPr>
                <w:sz w:val="24"/>
              </w:rPr>
            </w:pPr>
            <w:r>
              <w:rPr>
                <w:sz w:val="24"/>
                <w:lang w:val="en-US"/>
              </w:rPr>
              <w:t>mientras</w:t>
            </w:r>
          </w:p>
          <w:p>
            <w:pPr>
              <w:pStyle w:val="Normal1"/>
              <w:spacing w:lineRule="auto" w:line="240"/>
              <w:rPr>
                <w:sz w:val="24"/>
              </w:rPr>
            </w:pPr>
            <w:r>
              <w:rPr>
                <w:sz w:val="24"/>
              </w:rPr>
            </w:r>
          </w:p>
        </w:tc>
        <w:tc>
          <w:tcPr>
            <w:tcW w:w="3544" w:type="dxa"/>
            <w:tcBorders/>
          </w:tcPr>
          <w:p>
            <w:pPr>
              <w:pStyle w:val="Normal1"/>
              <w:spacing w:lineRule="auto" w:line="240"/>
              <w:rPr>
                <w:sz w:val="24"/>
              </w:rPr>
            </w:pPr>
            <w:r>
              <w:rPr>
                <w:sz w:val="24"/>
              </w:rPr>
              <w:t xml:space="preserve">— </w:t>
            </w:r>
            <w:r>
              <w:rPr>
                <w:sz w:val="24"/>
              </w:rPr>
              <w:t>между тем, пока</w:t>
            </w:r>
          </w:p>
          <w:p>
            <w:pPr>
              <w:pStyle w:val="Normal1"/>
              <w:spacing w:lineRule="auto" w:line="240"/>
              <w:rPr>
                <w:sz w:val="24"/>
              </w:rPr>
            </w:pPr>
            <w:r>
              <w:rPr>
                <w:sz w:val="24"/>
              </w:rPr>
            </w:r>
          </w:p>
        </w:tc>
      </w:tr>
      <w:tr>
        <w:trPr>
          <w:trHeight w:val="280" w:hRule="exact"/>
        </w:trPr>
        <w:tc>
          <w:tcPr>
            <w:tcW w:w="2127" w:type="dxa"/>
            <w:tcBorders/>
          </w:tcPr>
          <w:p>
            <w:pPr>
              <w:pStyle w:val="Normal1"/>
              <w:spacing w:lineRule="auto" w:line="240"/>
              <w:rPr>
                <w:sz w:val="24"/>
              </w:rPr>
            </w:pPr>
            <w:r>
              <w:rPr>
                <w:sz w:val="24"/>
                <w:lang w:val="en-US"/>
              </w:rPr>
              <w:t>ayer</w:t>
            </w:r>
          </w:p>
          <w:p>
            <w:pPr>
              <w:pStyle w:val="Normal1"/>
              <w:spacing w:lineRule="auto" w:line="240"/>
              <w:rPr>
                <w:sz w:val="24"/>
              </w:rPr>
            </w:pPr>
            <w:r>
              <w:rPr>
                <w:sz w:val="24"/>
              </w:rPr>
            </w:r>
          </w:p>
        </w:tc>
        <w:tc>
          <w:tcPr>
            <w:tcW w:w="2693" w:type="dxa"/>
            <w:tcBorders/>
          </w:tcPr>
          <w:p>
            <w:pPr>
              <w:pStyle w:val="Normal1"/>
              <w:spacing w:lineRule="auto" w:line="240"/>
              <w:rPr>
                <w:sz w:val="24"/>
              </w:rPr>
            </w:pPr>
            <w:r>
              <w:rPr>
                <w:sz w:val="24"/>
              </w:rPr>
              <w:t xml:space="preserve">— </w:t>
            </w:r>
            <w:r>
              <w:rPr>
                <w:sz w:val="24"/>
              </w:rPr>
              <w:t>вчера</w:t>
            </w:r>
          </w:p>
          <w:p>
            <w:pPr>
              <w:pStyle w:val="Normal1"/>
              <w:spacing w:lineRule="auto" w:line="240"/>
              <w:rPr>
                <w:sz w:val="24"/>
              </w:rPr>
            </w:pPr>
            <w:r>
              <w:rPr>
                <w:sz w:val="24"/>
              </w:rPr>
            </w:r>
          </w:p>
        </w:tc>
        <w:tc>
          <w:tcPr>
            <w:tcW w:w="1984" w:type="dxa"/>
            <w:tcBorders/>
          </w:tcPr>
          <w:p>
            <w:pPr>
              <w:pStyle w:val="Normal1"/>
              <w:spacing w:lineRule="auto" w:line="240"/>
              <w:rPr>
                <w:sz w:val="24"/>
              </w:rPr>
            </w:pPr>
            <w:r>
              <w:rPr>
                <w:sz w:val="24"/>
                <w:lang w:val="en-US"/>
              </w:rPr>
              <w:t>pasado</w:t>
            </w:r>
          </w:p>
          <w:p>
            <w:pPr>
              <w:pStyle w:val="Normal1"/>
              <w:spacing w:lineRule="auto" w:line="240"/>
              <w:rPr>
                <w:sz w:val="24"/>
              </w:rPr>
            </w:pPr>
            <w:r>
              <w:rPr>
                <w:sz w:val="24"/>
              </w:rPr>
            </w:r>
          </w:p>
        </w:tc>
        <w:tc>
          <w:tcPr>
            <w:tcW w:w="3544" w:type="dxa"/>
            <w:tcBorders/>
          </w:tcPr>
          <w:p>
            <w:pPr>
              <w:pStyle w:val="Normal1"/>
              <w:spacing w:lineRule="auto" w:line="240"/>
              <w:rPr>
                <w:sz w:val="24"/>
              </w:rPr>
            </w:pPr>
            <w:r>
              <w:rPr>
                <w:sz w:val="24"/>
              </w:rPr>
              <w:t xml:space="preserve">— </w:t>
            </w:r>
            <w:r>
              <w:rPr>
                <w:sz w:val="24"/>
              </w:rPr>
              <w:t>послезавтра</w:t>
            </w:r>
          </w:p>
          <w:p>
            <w:pPr>
              <w:pStyle w:val="Normal1"/>
              <w:spacing w:lineRule="auto" w:line="240"/>
              <w:rPr>
                <w:sz w:val="24"/>
              </w:rPr>
            </w:pPr>
            <w:r>
              <w:rPr>
                <w:sz w:val="24"/>
              </w:rPr>
            </w:r>
          </w:p>
        </w:tc>
      </w:tr>
      <w:tr>
        <w:trPr>
          <w:trHeight w:val="220" w:hRule="exact"/>
        </w:trPr>
        <w:tc>
          <w:tcPr>
            <w:tcW w:w="2127" w:type="dxa"/>
            <w:tcBorders/>
          </w:tcPr>
          <w:p>
            <w:pPr>
              <w:pStyle w:val="Normal1"/>
              <w:spacing w:lineRule="auto" w:line="240"/>
              <w:rPr>
                <w:sz w:val="24"/>
              </w:rPr>
            </w:pPr>
            <w:r>
              <w:rPr>
                <w:sz w:val="24"/>
                <w:lang w:val="en-US"/>
              </w:rPr>
              <w:t>cuando</w:t>
            </w:r>
          </w:p>
          <w:p>
            <w:pPr>
              <w:pStyle w:val="Normal1"/>
              <w:spacing w:lineRule="auto" w:line="240"/>
              <w:rPr>
                <w:sz w:val="24"/>
              </w:rPr>
            </w:pPr>
            <w:r>
              <w:rPr>
                <w:sz w:val="24"/>
              </w:rPr>
            </w:r>
          </w:p>
        </w:tc>
        <w:tc>
          <w:tcPr>
            <w:tcW w:w="2693" w:type="dxa"/>
            <w:tcBorders/>
          </w:tcPr>
          <w:p>
            <w:pPr>
              <w:pStyle w:val="Normal1"/>
              <w:spacing w:lineRule="auto" w:line="240"/>
              <w:rPr>
                <w:sz w:val="24"/>
                <w:lang w:val="en-US"/>
              </w:rPr>
            </w:pPr>
            <w:r>
              <w:rPr>
                <w:sz w:val="24"/>
                <w:lang w:val="en-US"/>
              </w:rPr>
              <w:t xml:space="preserve">— </w:t>
            </w:r>
            <w:r>
              <w:rPr>
                <w:sz w:val="24"/>
              </w:rPr>
              <w:t>когда</w:t>
            </w:r>
          </w:p>
          <w:p>
            <w:pPr>
              <w:pStyle w:val="Normal1"/>
              <w:spacing w:lineRule="auto" w:line="240"/>
              <w:rPr>
                <w:sz w:val="24"/>
                <w:lang w:val="en-US"/>
              </w:rPr>
            </w:pPr>
            <w:r>
              <w:rPr>
                <w:sz w:val="24"/>
                <w:lang w:val="en-US"/>
              </w:rPr>
            </w:r>
          </w:p>
        </w:tc>
        <w:tc>
          <w:tcPr>
            <w:tcW w:w="1984" w:type="dxa"/>
            <w:tcBorders/>
          </w:tcPr>
          <w:p>
            <w:pPr>
              <w:pStyle w:val="Normal1"/>
              <w:spacing w:lineRule="auto" w:line="240"/>
              <w:ind w:start="243" w:end="0"/>
              <w:rPr>
                <w:sz w:val="24"/>
                <w:lang w:val="en-US"/>
              </w:rPr>
            </w:pPr>
            <w:r>
              <w:rPr>
                <w:sz w:val="24"/>
                <w:lang w:val="en-US"/>
              </w:rPr>
              <w:t>mañana</w:t>
            </w:r>
          </w:p>
          <w:p>
            <w:pPr>
              <w:pStyle w:val="Normal1"/>
              <w:spacing w:lineRule="auto" w:line="240"/>
              <w:rPr>
                <w:sz w:val="24"/>
                <w:lang w:val="en-US"/>
              </w:rPr>
            </w:pPr>
            <w:r>
              <w:rPr>
                <w:sz w:val="24"/>
                <w:lang w:val="en-US"/>
              </w:rPr>
            </w:r>
          </w:p>
        </w:tc>
        <w:tc>
          <w:tcPr>
            <w:tcW w:w="3544" w:type="dxa"/>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r>
      <w:tr>
        <w:trPr>
          <w:trHeight w:val="260" w:hRule="exact"/>
        </w:trPr>
        <w:tc>
          <w:tcPr>
            <w:tcW w:w="2127" w:type="dxa"/>
            <w:tcBorders/>
          </w:tcPr>
          <w:p>
            <w:pPr>
              <w:pStyle w:val="Normal1"/>
              <w:spacing w:lineRule="auto" w:line="240"/>
              <w:rPr>
                <w:sz w:val="24"/>
                <w:lang w:val="en-US"/>
              </w:rPr>
            </w:pPr>
            <w:r>
              <w:rPr>
                <w:sz w:val="24"/>
                <w:lang w:val="en-US"/>
              </w:rPr>
              <w:t>después</w:t>
            </w:r>
          </w:p>
          <w:p>
            <w:pPr>
              <w:pStyle w:val="Normal1"/>
              <w:spacing w:lineRule="auto" w:line="240"/>
              <w:rPr>
                <w:sz w:val="24"/>
                <w:lang w:val="en-US"/>
              </w:rPr>
            </w:pPr>
            <w:r>
              <w:rPr>
                <w:sz w:val="24"/>
                <w:lang w:val="en-US"/>
              </w:rPr>
            </w:r>
          </w:p>
        </w:tc>
        <w:tc>
          <w:tcPr>
            <w:tcW w:w="2693" w:type="dxa"/>
            <w:tcBorders/>
          </w:tcPr>
          <w:p>
            <w:pPr>
              <w:pStyle w:val="Normal1"/>
              <w:spacing w:lineRule="auto" w:line="240"/>
              <w:rPr>
                <w:sz w:val="24"/>
                <w:lang w:val="en-US"/>
              </w:rPr>
            </w:pPr>
            <w:r>
              <w:rPr>
                <w:sz w:val="24"/>
                <w:lang w:val="en-US"/>
              </w:rPr>
              <w:t xml:space="preserve">— </w:t>
            </w:r>
            <w:r>
              <w:rPr>
                <w:sz w:val="24"/>
              </w:rPr>
              <w:t>после</w:t>
            </w:r>
          </w:p>
          <w:p>
            <w:pPr>
              <w:pStyle w:val="Normal1"/>
              <w:spacing w:lineRule="auto" w:line="240"/>
              <w:rPr>
                <w:sz w:val="24"/>
                <w:lang w:val="en-US"/>
              </w:rPr>
            </w:pPr>
            <w:r>
              <w:rPr>
                <w:sz w:val="24"/>
                <w:lang w:val="en-US"/>
              </w:rPr>
            </w:r>
          </w:p>
        </w:tc>
        <w:tc>
          <w:tcPr>
            <w:tcW w:w="1984" w:type="dxa"/>
            <w:tcBorders/>
          </w:tcPr>
          <w:p>
            <w:pPr>
              <w:pStyle w:val="Normal1"/>
              <w:spacing w:lineRule="auto" w:line="240"/>
              <w:rPr>
                <w:sz w:val="24"/>
                <w:lang w:val="en-US"/>
              </w:rPr>
            </w:pPr>
            <w:r>
              <w:rPr>
                <w:sz w:val="24"/>
                <w:lang w:val="en-US"/>
              </w:rPr>
              <w:t>por fin</w:t>
            </w:r>
          </w:p>
          <w:p>
            <w:pPr>
              <w:pStyle w:val="Normal1"/>
              <w:spacing w:lineRule="auto" w:line="240"/>
              <w:rPr>
                <w:sz w:val="24"/>
                <w:lang w:val="en-US"/>
              </w:rPr>
            </w:pPr>
            <w:r>
              <w:rPr>
                <w:sz w:val="24"/>
                <w:lang w:val="en-US"/>
              </w:rPr>
            </w:r>
          </w:p>
        </w:tc>
        <w:tc>
          <w:tcPr>
            <w:tcW w:w="3544" w:type="dxa"/>
            <w:tcBorders/>
          </w:tcPr>
          <w:p>
            <w:pPr>
              <w:pStyle w:val="Normal1"/>
              <w:spacing w:lineRule="auto" w:line="240"/>
              <w:rPr>
                <w:sz w:val="24"/>
                <w:lang w:val="en-US"/>
              </w:rPr>
            </w:pPr>
            <w:r>
              <w:rPr>
                <w:sz w:val="24"/>
                <w:lang w:val="en-US"/>
              </w:rPr>
              <w:t xml:space="preserve">— </w:t>
            </w:r>
            <w:r>
              <w:rPr>
                <w:sz w:val="24"/>
              </w:rPr>
              <w:t>наконец</w:t>
            </w:r>
          </w:p>
          <w:p>
            <w:pPr>
              <w:pStyle w:val="Normal1"/>
              <w:spacing w:lineRule="auto" w:line="240"/>
              <w:rPr>
                <w:sz w:val="24"/>
                <w:lang w:val="en-US"/>
              </w:rPr>
            </w:pPr>
            <w:r>
              <w:rPr>
                <w:sz w:val="24"/>
                <w:lang w:val="en-US"/>
              </w:rPr>
            </w:r>
          </w:p>
        </w:tc>
      </w:tr>
      <w:tr>
        <w:trPr>
          <w:trHeight w:val="260" w:hRule="exact"/>
        </w:trPr>
        <w:tc>
          <w:tcPr>
            <w:tcW w:w="2127" w:type="dxa"/>
            <w:tcBorders/>
          </w:tcPr>
          <w:p>
            <w:pPr>
              <w:pStyle w:val="Normal1"/>
              <w:spacing w:lineRule="auto" w:line="240"/>
              <w:rPr>
                <w:sz w:val="24"/>
                <w:lang w:val="en-US"/>
              </w:rPr>
            </w:pPr>
            <w:r>
              <w:rPr>
                <w:sz w:val="24"/>
                <w:lang w:val="en-US"/>
              </w:rPr>
              <w:t>de vez en</w:t>
            </w:r>
          </w:p>
          <w:p>
            <w:pPr>
              <w:pStyle w:val="Normal1"/>
              <w:spacing w:lineRule="auto" w:line="240"/>
              <w:rPr>
                <w:sz w:val="24"/>
                <w:lang w:val="en-US"/>
              </w:rPr>
            </w:pPr>
            <w:r>
              <w:rPr>
                <w:sz w:val="24"/>
                <w:lang w:val="en-US"/>
              </w:rPr>
            </w:r>
          </w:p>
        </w:tc>
        <w:tc>
          <w:tcPr>
            <w:tcW w:w="2693" w:type="dxa"/>
            <w:tcBorders/>
          </w:tcPr>
          <w:p>
            <w:pPr>
              <w:pStyle w:val="Normal1"/>
              <w:spacing w:lineRule="auto" w:line="240"/>
              <w:rPr>
                <w:sz w:val="24"/>
              </w:rPr>
            </w:pPr>
            <w:r>
              <w:rPr>
                <w:sz w:val="24"/>
              </w:rPr>
              <w:t xml:space="preserve">— </w:t>
            </w:r>
            <w:r>
              <w:rPr>
                <w:sz w:val="24"/>
              </w:rPr>
              <w:t>время от времени</w:t>
            </w:r>
          </w:p>
          <w:p>
            <w:pPr>
              <w:pStyle w:val="Normal1"/>
              <w:spacing w:lineRule="auto" w:line="240"/>
              <w:rPr>
                <w:sz w:val="24"/>
              </w:rPr>
            </w:pPr>
            <w:r>
              <w:rPr>
                <w:sz w:val="24"/>
              </w:rPr>
            </w:r>
          </w:p>
          <w:p>
            <w:pPr>
              <w:pStyle w:val="Normal1"/>
              <w:spacing w:lineRule="auto" w:line="240"/>
              <w:rPr>
                <w:sz w:val="24"/>
              </w:rPr>
            </w:pPr>
            <w:r>
              <w:rPr>
                <w:sz w:val="24"/>
              </w:rPr>
            </w:r>
          </w:p>
        </w:tc>
        <w:tc>
          <w:tcPr>
            <w:tcW w:w="1984" w:type="dxa"/>
            <w:tcBorders/>
          </w:tcPr>
          <w:p>
            <w:pPr>
              <w:pStyle w:val="Normal1"/>
              <w:spacing w:lineRule="auto" w:line="240"/>
              <w:rPr>
                <w:sz w:val="24"/>
              </w:rPr>
            </w:pPr>
            <w:r>
              <w:rPr>
                <w:sz w:val="24"/>
              </w:rPr>
              <w:t>ро</w:t>
            </w:r>
            <w:r>
              <w:rPr>
                <w:sz w:val="24"/>
                <w:lang w:val="en-US"/>
              </w:rPr>
              <w:t>r</w:t>
            </w:r>
            <w:r>
              <w:rPr>
                <w:sz w:val="24"/>
              </w:rPr>
              <w:t xml:space="preserve"> ú</w:t>
            </w:r>
            <w:r>
              <w:rPr>
                <w:sz w:val="24"/>
                <w:lang w:val="en-US"/>
              </w:rPr>
              <w:t>ltimo</w:t>
            </w:r>
          </w:p>
          <w:p>
            <w:pPr>
              <w:pStyle w:val="Normal1"/>
              <w:spacing w:lineRule="auto" w:line="240"/>
              <w:rPr>
                <w:sz w:val="24"/>
              </w:rPr>
            </w:pPr>
            <w:r>
              <w:rPr>
                <w:sz w:val="24"/>
              </w:rPr>
            </w:r>
          </w:p>
        </w:tc>
        <w:tc>
          <w:tcPr>
            <w:tcW w:w="3544" w:type="dxa"/>
            <w:tcBorders/>
          </w:tcPr>
          <w:p>
            <w:pPr>
              <w:pStyle w:val="Normal1"/>
              <w:spacing w:lineRule="auto" w:line="240"/>
              <w:rPr>
                <w:sz w:val="24"/>
                <w:lang w:val="en-US"/>
              </w:rPr>
            </w:pPr>
            <w:r>
              <w:rPr>
                <w:sz w:val="24"/>
                <w:lang w:val="en-US"/>
              </w:rPr>
              <w:t xml:space="preserve">—       </w:t>
            </w:r>
            <w:r>
              <w:rPr>
                <w:sz w:val="24"/>
                <w:lang w:val="en-US"/>
              </w:rPr>
              <w:t>»</w:t>
            </w:r>
          </w:p>
          <w:p>
            <w:pPr>
              <w:pStyle w:val="Normal1"/>
              <w:spacing w:lineRule="auto" w:line="240"/>
              <w:rPr>
                <w:sz w:val="24"/>
                <w:lang w:val="en-US"/>
              </w:rPr>
            </w:pPr>
            <w:r>
              <w:rPr>
                <w:sz w:val="24"/>
                <w:lang w:val="en-US"/>
              </w:rPr>
            </w:r>
          </w:p>
        </w:tc>
      </w:tr>
      <w:tr>
        <w:trPr>
          <w:trHeight w:val="240" w:hRule="exact"/>
        </w:trPr>
        <w:tc>
          <w:tcPr>
            <w:tcW w:w="2127" w:type="dxa"/>
            <w:tcBorders/>
          </w:tcPr>
          <w:p>
            <w:pPr>
              <w:pStyle w:val="Normal1"/>
              <w:spacing w:lineRule="auto" w:line="240"/>
              <w:rPr>
                <w:sz w:val="24"/>
                <w:lang w:val="en-US"/>
              </w:rPr>
            </w:pPr>
            <w:r>
              <w:rPr>
                <w:sz w:val="24"/>
                <w:lang w:val="en-US"/>
              </w:rPr>
              <w:t xml:space="preserve">     </w:t>
            </w:r>
            <w:r>
              <w:rPr>
                <w:sz w:val="24"/>
                <w:lang w:val="en-US"/>
              </w:rPr>
              <w:t>cuando</w:t>
            </w:r>
          </w:p>
          <w:p>
            <w:pPr>
              <w:pStyle w:val="Normal1"/>
              <w:spacing w:lineRule="auto" w:line="240"/>
              <w:rPr>
                <w:sz w:val="24"/>
                <w:lang w:val="en-US"/>
              </w:rPr>
            </w:pPr>
            <w:r>
              <w:rPr>
                <w:sz w:val="24"/>
                <w:lang w:val="en-US"/>
              </w:rPr>
            </w:r>
          </w:p>
        </w:tc>
        <w:tc>
          <w:tcPr>
            <w:tcW w:w="2693" w:type="dxa"/>
            <w:tcBorders/>
          </w:tcPr>
          <w:p>
            <w:pPr>
              <w:pStyle w:val="Normal1"/>
              <w:snapToGrid w:val="false"/>
              <w:spacing w:lineRule="auto" w:line="240"/>
              <w:rPr>
                <w:sz w:val="24"/>
                <w:lang w:val="en-US"/>
              </w:rPr>
            </w:pPr>
            <w:r>
              <w:rPr>
                <w:sz w:val="24"/>
                <w:lang w:val="en-US"/>
              </w:rPr>
            </w:r>
          </w:p>
        </w:tc>
        <w:tc>
          <w:tcPr>
            <w:tcW w:w="1984" w:type="dxa"/>
            <w:tcBorders/>
          </w:tcPr>
          <w:p>
            <w:pPr>
              <w:pStyle w:val="Normal1"/>
              <w:spacing w:lineRule="auto" w:line="240"/>
              <w:rPr/>
            </w:pPr>
            <w:r>
              <w:rPr>
                <w:sz w:val="24"/>
                <w:lang w:val="en-US"/>
              </w:rPr>
              <w:t>siempre</w:t>
            </w:r>
          </w:p>
          <w:p>
            <w:pPr>
              <w:pStyle w:val="Normal1"/>
              <w:spacing w:lineRule="auto" w:line="240"/>
              <w:rPr>
                <w:sz w:val="24"/>
                <w:lang w:val="en-US"/>
              </w:rPr>
            </w:pPr>
            <w:r>
              <w:rPr>
                <w:sz w:val="24"/>
                <w:lang w:val="en-US"/>
              </w:rPr>
            </w:r>
          </w:p>
        </w:tc>
        <w:tc>
          <w:tcPr>
            <w:tcW w:w="3544" w:type="dxa"/>
            <w:tcBorders/>
          </w:tcPr>
          <w:p>
            <w:pPr>
              <w:pStyle w:val="Normal1"/>
              <w:spacing w:lineRule="auto" w:line="240"/>
              <w:rPr>
                <w:sz w:val="24"/>
                <w:lang w:val="en-US"/>
              </w:rPr>
            </w:pPr>
            <w:r>
              <w:rPr>
                <w:sz w:val="24"/>
                <w:lang w:val="en-US"/>
              </w:rPr>
              <w:t xml:space="preserve">— </w:t>
            </w:r>
            <w:r>
              <w:rPr>
                <w:sz w:val="24"/>
              </w:rPr>
              <w:t>всегда</w:t>
            </w:r>
          </w:p>
          <w:p>
            <w:pPr>
              <w:pStyle w:val="Normal1"/>
              <w:spacing w:lineRule="auto" w:line="240"/>
              <w:rPr>
                <w:sz w:val="24"/>
                <w:lang w:val="en-US"/>
              </w:rPr>
            </w:pPr>
            <w:r>
              <w:rPr>
                <w:sz w:val="24"/>
                <w:lang w:val="en-US"/>
              </w:rPr>
            </w:r>
          </w:p>
        </w:tc>
      </w:tr>
      <w:tr>
        <w:trPr>
          <w:trHeight w:val="240" w:hRule="exact"/>
        </w:trPr>
        <w:tc>
          <w:tcPr>
            <w:tcW w:w="2127" w:type="dxa"/>
            <w:tcBorders/>
          </w:tcPr>
          <w:p>
            <w:pPr>
              <w:pStyle w:val="Normal1"/>
              <w:spacing w:lineRule="auto" w:line="240"/>
              <w:rPr>
                <w:sz w:val="24"/>
                <w:lang w:val="en-US"/>
              </w:rPr>
            </w:pPr>
            <w:r>
              <w:rPr>
                <w:sz w:val="24"/>
                <w:lang w:val="en-US"/>
              </w:rPr>
              <w:t>de noche</w:t>
            </w:r>
          </w:p>
          <w:p>
            <w:pPr>
              <w:pStyle w:val="Normal1"/>
              <w:spacing w:lineRule="auto" w:line="240"/>
              <w:rPr>
                <w:sz w:val="24"/>
                <w:lang w:val="en-US"/>
              </w:rPr>
            </w:pPr>
            <w:r>
              <w:rPr>
                <w:sz w:val="24"/>
                <w:lang w:val="en-US"/>
              </w:rPr>
            </w:r>
          </w:p>
        </w:tc>
        <w:tc>
          <w:tcPr>
            <w:tcW w:w="2693" w:type="dxa"/>
            <w:tcBorders/>
          </w:tcPr>
          <w:p>
            <w:pPr>
              <w:pStyle w:val="Normal1"/>
              <w:spacing w:lineRule="auto" w:line="240"/>
              <w:rPr>
                <w:sz w:val="24"/>
                <w:lang w:val="en-US"/>
              </w:rPr>
            </w:pPr>
            <w:r>
              <w:rPr>
                <w:sz w:val="24"/>
                <w:lang w:val="en-US"/>
              </w:rPr>
              <w:t xml:space="preserve">— </w:t>
            </w:r>
            <w:r>
              <w:rPr>
                <w:sz w:val="24"/>
              </w:rPr>
              <w:t>ночью</w:t>
            </w:r>
          </w:p>
          <w:p>
            <w:pPr>
              <w:pStyle w:val="Normal1"/>
              <w:spacing w:lineRule="auto" w:line="240"/>
              <w:rPr>
                <w:sz w:val="24"/>
                <w:lang w:val="en-US"/>
              </w:rPr>
            </w:pPr>
            <w:r>
              <w:rPr>
                <w:sz w:val="24"/>
                <w:lang w:val="en-US"/>
              </w:rPr>
            </w:r>
          </w:p>
        </w:tc>
        <w:tc>
          <w:tcPr>
            <w:tcW w:w="1984" w:type="dxa"/>
            <w:tcBorders/>
          </w:tcPr>
          <w:p>
            <w:pPr>
              <w:pStyle w:val="Normal1"/>
              <w:spacing w:lineRule="auto" w:line="240"/>
              <w:rPr>
                <w:sz w:val="24"/>
                <w:lang w:val="en-US"/>
              </w:rPr>
            </w:pPr>
            <w:r>
              <w:rPr>
                <w:sz w:val="24"/>
                <w:lang w:val="en-US"/>
              </w:rPr>
              <w:t>tarde</w:t>
            </w:r>
          </w:p>
          <w:p>
            <w:pPr>
              <w:pStyle w:val="Normal1"/>
              <w:spacing w:lineRule="auto" w:line="240"/>
              <w:rPr>
                <w:sz w:val="24"/>
                <w:lang w:val="en-US"/>
              </w:rPr>
            </w:pPr>
            <w:r>
              <w:rPr>
                <w:sz w:val="24"/>
                <w:lang w:val="en-US"/>
              </w:rPr>
            </w:r>
          </w:p>
        </w:tc>
        <w:tc>
          <w:tcPr>
            <w:tcW w:w="3544" w:type="dxa"/>
            <w:tcBorders/>
          </w:tcPr>
          <w:p>
            <w:pPr>
              <w:pStyle w:val="Normal1"/>
              <w:spacing w:lineRule="auto" w:line="240"/>
              <w:rPr>
                <w:sz w:val="24"/>
                <w:lang w:val="en-US"/>
              </w:rPr>
            </w:pPr>
            <w:r>
              <w:rPr>
                <w:sz w:val="24"/>
                <w:lang w:val="en-US"/>
              </w:rPr>
              <w:t xml:space="preserve">— </w:t>
            </w:r>
            <w:r>
              <w:rPr>
                <w:sz w:val="24"/>
              </w:rPr>
              <w:t>поздно</w:t>
            </w:r>
          </w:p>
          <w:p>
            <w:pPr>
              <w:pStyle w:val="Normal1"/>
              <w:spacing w:lineRule="auto" w:line="240"/>
              <w:rPr>
                <w:sz w:val="24"/>
                <w:lang w:val="en-US"/>
              </w:rPr>
            </w:pPr>
            <w:r>
              <w:rPr>
                <w:sz w:val="24"/>
                <w:lang w:val="en-US"/>
              </w:rPr>
            </w:r>
          </w:p>
        </w:tc>
      </w:tr>
      <w:tr>
        <w:trPr>
          <w:trHeight w:val="240" w:hRule="exact"/>
        </w:trPr>
        <w:tc>
          <w:tcPr>
            <w:tcW w:w="2127" w:type="dxa"/>
            <w:tcBorders/>
          </w:tcPr>
          <w:p>
            <w:pPr>
              <w:pStyle w:val="Normal1"/>
              <w:spacing w:lineRule="auto" w:line="240"/>
              <w:rPr>
                <w:sz w:val="24"/>
                <w:lang w:val="en-US"/>
              </w:rPr>
            </w:pPr>
            <w:r>
              <w:rPr>
                <w:sz w:val="24"/>
                <w:lang w:val="en-US"/>
              </w:rPr>
              <w:t>de dia</w:t>
            </w:r>
          </w:p>
          <w:p>
            <w:pPr>
              <w:pStyle w:val="Normal1"/>
              <w:spacing w:lineRule="auto" w:line="240"/>
              <w:rPr>
                <w:sz w:val="24"/>
                <w:lang w:val="en-US"/>
              </w:rPr>
            </w:pPr>
            <w:r>
              <w:rPr>
                <w:sz w:val="24"/>
                <w:lang w:val="en-US"/>
              </w:rPr>
            </w:r>
          </w:p>
        </w:tc>
        <w:tc>
          <w:tcPr>
            <w:tcW w:w="2693" w:type="dxa"/>
            <w:tcBorders/>
          </w:tcPr>
          <w:p>
            <w:pPr>
              <w:pStyle w:val="Normal1"/>
              <w:spacing w:lineRule="auto" w:line="240"/>
              <w:rPr>
                <w:sz w:val="24"/>
                <w:lang w:val="en-US"/>
              </w:rPr>
            </w:pPr>
            <w:r>
              <w:rPr>
                <w:sz w:val="24"/>
                <w:lang w:val="en-US"/>
              </w:rPr>
              <w:t xml:space="preserve">— </w:t>
            </w:r>
            <w:r>
              <w:rPr>
                <w:sz w:val="24"/>
              </w:rPr>
              <w:t>днем</w:t>
            </w:r>
          </w:p>
          <w:p>
            <w:pPr>
              <w:pStyle w:val="Normal1"/>
              <w:spacing w:lineRule="auto" w:line="240"/>
              <w:rPr>
                <w:sz w:val="24"/>
                <w:lang w:val="en-US"/>
              </w:rPr>
            </w:pPr>
            <w:r>
              <w:rPr>
                <w:sz w:val="24"/>
                <w:lang w:val="en-US"/>
              </w:rPr>
            </w:r>
          </w:p>
        </w:tc>
        <w:tc>
          <w:tcPr>
            <w:tcW w:w="1984" w:type="dxa"/>
            <w:tcBorders/>
          </w:tcPr>
          <w:p>
            <w:pPr>
              <w:pStyle w:val="Normal1"/>
              <w:spacing w:lineRule="auto" w:line="240"/>
              <w:rPr>
                <w:sz w:val="24"/>
                <w:lang w:val="en-US"/>
              </w:rPr>
            </w:pPr>
            <w:r>
              <w:rPr>
                <w:sz w:val="24"/>
                <w:lang w:val="en-US"/>
              </w:rPr>
              <w:t>temprano</w:t>
            </w:r>
          </w:p>
          <w:p>
            <w:pPr>
              <w:pStyle w:val="Normal1"/>
              <w:spacing w:lineRule="auto" w:line="240"/>
              <w:rPr>
                <w:sz w:val="24"/>
                <w:lang w:val="en-US"/>
              </w:rPr>
            </w:pPr>
            <w:r>
              <w:rPr>
                <w:sz w:val="24"/>
                <w:lang w:val="en-US"/>
              </w:rPr>
            </w:r>
          </w:p>
        </w:tc>
        <w:tc>
          <w:tcPr>
            <w:tcW w:w="3544" w:type="dxa"/>
            <w:tcBorders/>
          </w:tcPr>
          <w:p>
            <w:pPr>
              <w:pStyle w:val="Normal1"/>
              <w:spacing w:lineRule="auto" w:line="240"/>
              <w:rPr>
                <w:sz w:val="24"/>
                <w:lang w:val="en-US"/>
              </w:rPr>
            </w:pPr>
            <w:r>
              <w:rPr>
                <w:sz w:val="24"/>
                <w:lang w:val="en-US"/>
              </w:rPr>
              <w:t xml:space="preserve">— </w:t>
            </w:r>
            <w:r>
              <w:rPr>
                <w:sz w:val="24"/>
              </w:rPr>
              <w:t>рано</w:t>
            </w:r>
          </w:p>
          <w:p>
            <w:pPr>
              <w:pStyle w:val="Normal1"/>
              <w:spacing w:lineRule="auto" w:line="240"/>
              <w:rPr>
                <w:sz w:val="24"/>
                <w:lang w:val="en-US"/>
              </w:rPr>
            </w:pPr>
            <w:r>
              <w:rPr>
                <w:sz w:val="24"/>
                <w:lang w:val="en-US"/>
              </w:rPr>
            </w:r>
          </w:p>
        </w:tc>
      </w:tr>
      <w:tr>
        <w:trPr>
          <w:trHeight w:val="240" w:hRule="exact"/>
        </w:trPr>
        <w:tc>
          <w:tcPr>
            <w:tcW w:w="2127" w:type="dxa"/>
            <w:tcBorders/>
          </w:tcPr>
          <w:p>
            <w:pPr>
              <w:pStyle w:val="Normal1"/>
              <w:spacing w:lineRule="auto" w:line="240"/>
              <w:rPr>
                <w:sz w:val="24"/>
                <w:lang w:val="en-US"/>
              </w:rPr>
            </w:pPr>
            <w:r>
              <w:rPr>
                <w:sz w:val="24"/>
                <w:lang w:val="en-US"/>
              </w:rPr>
              <w:t>en fin</w:t>
            </w:r>
          </w:p>
          <w:p>
            <w:pPr>
              <w:pStyle w:val="Normal1"/>
              <w:spacing w:lineRule="auto" w:line="240"/>
              <w:rPr>
                <w:sz w:val="24"/>
                <w:lang w:val="en-US"/>
              </w:rPr>
            </w:pPr>
            <w:r>
              <w:rPr>
                <w:sz w:val="24"/>
                <w:lang w:val="en-US"/>
              </w:rPr>
            </w:r>
          </w:p>
        </w:tc>
        <w:tc>
          <w:tcPr>
            <w:tcW w:w="2693" w:type="dxa"/>
            <w:tcBorders/>
          </w:tcPr>
          <w:p>
            <w:pPr>
              <w:pStyle w:val="Normal1"/>
              <w:spacing w:lineRule="auto" w:line="240"/>
              <w:rPr>
                <w:sz w:val="24"/>
              </w:rPr>
            </w:pPr>
            <w:r>
              <w:rPr>
                <w:sz w:val="24"/>
              </w:rPr>
              <w:t xml:space="preserve">— </w:t>
            </w:r>
            <w:r>
              <w:rPr>
                <w:sz w:val="24"/>
              </w:rPr>
              <w:t>наконец</w:t>
            </w:r>
          </w:p>
          <w:p>
            <w:pPr>
              <w:pStyle w:val="Normal1"/>
              <w:spacing w:lineRule="auto" w:line="240"/>
              <w:rPr>
                <w:sz w:val="24"/>
              </w:rPr>
            </w:pPr>
            <w:r>
              <w:rPr>
                <w:sz w:val="24"/>
              </w:rPr>
            </w:r>
          </w:p>
        </w:tc>
        <w:tc>
          <w:tcPr>
            <w:tcW w:w="1984" w:type="dxa"/>
            <w:tcBorders/>
          </w:tcPr>
          <w:p>
            <w:pPr>
              <w:pStyle w:val="Normal1"/>
              <w:spacing w:lineRule="auto" w:line="240"/>
              <w:rPr>
                <w:sz w:val="24"/>
              </w:rPr>
            </w:pPr>
            <w:r>
              <w:rPr>
                <w:sz w:val="24"/>
                <w:lang w:val="en-US"/>
              </w:rPr>
              <w:t>todav</w:t>
            </w:r>
            <w:r>
              <w:rPr>
                <w:sz w:val="24"/>
              </w:rPr>
              <w:t>í</w:t>
            </w:r>
            <w:r>
              <w:rPr>
                <w:sz w:val="24"/>
                <w:lang w:val="en-US"/>
              </w:rPr>
              <w:t>ia</w:t>
            </w:r>
          </w:p>
          <w:p>
            <w:pPr>
              <w:pStyle w:val="Normal1"/>
              <w:spacing w:lineRule="auto" w:line="240"/>
              <w:rPr>
                <w:sz w:val="24"/>
              </w:rPr>
            </w:pPr>
            <w:r>
              <w:rPr>
                <w:sz w:val="24"/>
              </w:rPr>
            </w:r>
          </w:p>
        </w:tc>
        <w:tc>
          <w:tcPr>
            <w:tcW w:w="3544" w:type="dxa"/>
            <w:tcBorders/>
          </w:tcPr>
          <w:p>
            <w:pPr>
              <w:pStyle w:val="Normal1"/>
              <w:spacing w:lineRule="auto" w:line="240"/>
              <w:rPr>
                <w:sz w:val="24"/>
              </w:rPr>
            </w:pPr>
            <w:r>
              <w:rPr>
                <w:sz w:val="24"/>
              </w:rPr>
              <w:t xml:space="preserve">— </w:t>
            </w:r>
            <w:r>
              <w:rPr>
                <w:sz w:val="24"/>
              </w:rPr>
              <w:t>еще</w:t>
            </w:r>
          </w:p>
          <w:p>
            <w:pPr>
              <w:pStyle w:val="Normal1"/>
              <w:spacing w:lineRule="auto" w:line="240"/>
              <w:rPr>
                <w:sz w:val="24"/>
              </w:rPr>
            </w:pPr>
            <w:r>
              <w:rPr>
                <w:sz w:val="24"/>
              </w:rPr>
            </w:r>
          </w:p>
        </w:tc>
      </w:tr>
      <w:tr>
        <w:trPr>
          <w:trHeight w:val="280" w:hRule="exact"/>
        </w:trPr>
        <w:tc>
          <w:tcPr>
            <w:tcW w:w="2127" w:type="dxa"/>
            <w:tcBorders/>
          </w:tcPr>
          <w:p>
            <w:pPr>
              <w:pStyle w:val="Normal1"/>
              <w:spacing w:lineRule="auto" w:line="240"/>
              <w:rPr>
                <w:sz w:val="24"/>
              </w:rPr>
            </w:pPr>
            <w:r>
              <w:rPr>
                <w:sz w:val="24"/>
                <w:lang w:val="en-US"/>
              </w:rPr>
              <w:t>en</w:t>
            </w:r>
            <w:r>
              <w:rPr>
                <w:sz w:val="24"/>
              </w:rPr>
              <w:t xml:space="preserve"> </w:t>
            </w:r>
            <w:r>
              <w:rPr>
                <w:sz w:val="24"/>
                <w:lang w:val="en-US"/>
              </w:rPr>
              <w:t>seguida</w:t>
            </w:r>
          </w:p>
          <w:p>
            <w:pPr>
              <w:pStyle w:val="Normal1"/>
              <w:spacing w:lineRule="auto" w:line="240"/>
              <w:rPr>
                <w:sz w:val="24"/>
              </w:rPr>
            </w:pPr>
            <w:r>
              <w:rPr>
                <w:sz w:val="24"/>
              </w:rPr>
            </w:r>
          </w:p>
        </w:tc>
        <w:tc>
          <w:tcPr>
            <w:tcW w:w="2693" w:type="dxa"/>
            <w:tcBorders/>
          </w:tcPr>
          <w:p>
            <w:pPr>
              <w:pStyle w:val="Normal1"/>
              <w:spacing w:lineRule="auto" w:line="240"/>
              <w:rPr>
                <w:sz w:val="24"/>
              </w:rPr>
            </w:pPr>
            <w:r>
              <w:rPr>
                <w:sz w:val="24"/>
              </w:rPr>
              <w:t xml:space="preserve">— </w:t>
            </w:r>
            <w:r>
              <w:rPr>
                <w:sz w:val="24"/>
              </w:rPr>
              <w:t>сейчас(же), тотчас</w:t>
            </w:r>
          </w:p>
          <w:p>
            <w:pPr>
              <w:pStyle w:val="Normal1"/>
              <w:spacing w:lineRule="auto" w:line="240"/>
              <w:rPr>
                <w:sz w:val="24"/>
              </w:rPr>
            </w:pPr>
            <w:r>
              <w:rPr>
                <w:sz w:val="24"/>
              </w:rPr>
            </w:r>
          </w:p>
        </w:tc>
        <w:tc>
          <w:tcPr>
            <w:tcW w:w="1984" w:type="dxa"/>
            <w:tcBorders/>
          </w:tcPr>
          <w:p>
            <w:pPr>
              <w:pStyle w:val="Normal1"/>
              <w:spacing w:lineRule="auto" w:line="240"/>
              <w:rPr>
                <w:sz w:val="24"/>
              </w:rPr>
            </w:pPr>
            <w:r>
              <w:rPr>
                <w:sz w:val="24"/>
                <w:lang w:val="en-US"/>
              </w:rPr>
              <w:t>ya</w:t>
            </w:r>
          </w:p>
          <w:p>
            <w:pPr>
              <w:pStyle w:val="Normal1"/>
              <w:spacing w:lineRule="auto" w:line="240"/>
              <w:rPr>
                <w:sz w:val="24"/>
              </w:rPr>
            </w:pPr>
            <w:r>
              <w:rPr>
                <w:sz w:val="24"/>
              </w:rPr>
            </w:r>
          </w:p>
        </w:tc>
        <w:tc>
          <w:tcPr>
            <w:tcW w:w="3544" w:type="dxa"/>
            <w:tcBorders/>
          </w:tcPr>
          <w:p>
            <w:pPr>
              <w:pStyle w:val="Normal1"/>
              <w:spacing w:lineRule="auto" w:line="240"/>
              <w:rPr>
                <w:sz w:val="24"/>
              </w:rPr>
            </w:pPr>
            <w:r>
              <w:rPr>
                <w:sz w:val="24"/>
              </w:rPr>
              <w:t xml:space="preserve">— </w:t>
            </w:r>
            <w:r>
              <w:rPr>
                <w:sz w:val="24"/>
              </w:rPr>
              <w:t>уже</w:t>
            </w:r>
          </w:p>
          <w:p>
            <w:pPr>
              <w:pStyle w:val="Normal1"/>
              <w:spacing w:lineRule="auto" w:line="240"/>
              <w:rPr>
                <w:sz w:val="24"/>
              </w:rPr>
            </w:pPr>
            <w:r>
              <w:rPr>
                <w:sz w:val="24"/>
              </w:rPr>
            </w:r>
          </w:p>
        </w:tc>
      </w:tr>
    </w:tbl>
    <w:p>
      <w:pPr>
        <w:pStyle w:val="Normal1"/>
        <w:spacing w:lineRule="auto" w:line="240"/>
        <w:ind w:firstLine="284" w:end="0"/>
        <w:rPr>
          <w:sz w:val="24"/>
        </w:rPr>
      </w:pPr>
      <w:r>
        <w:rPr>
          <w:sz w:val="24"/>
        </w:rPr>
      </w:r>
    </w:p>
    <w:p>
      <w:pPr>
        <w:pStyle w:val="Heading3"/>
        <w:ind w:hanging="0" w:start="0"/>
        <w:rPr/>
      </w:pPr>
      <w:bookmarkStart w:id="116" w:name="__RefHeading___Toc1886096"/>
      <w:bookmarkEnd w:id="116"/>
      <w:r>
        <w:rPr/>
        <w:t>§ 82. Модальные наречия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Модальные наречия указывают на </w:t>
      </w:r>
      <w:r>
        <w:rPr>
          <w:spacing w:val="20"/>
          <w:sz w:val="24"/>
        </w:rPr>
        <w:t>возможность, вероят</w:t>
        <w:softHyphen/>
        <w:t>ность</w:t>
      </w:r>
      <w:r>
        <w:rPr>
          <w:sz w:val="24"/>
        </w:rPr>
        <w:t xml:space="preserve"> действия, либо </w:t>
      </w:r>
      <w:r>
        <w:rPr>
          <w:spacing w:val="20"/>
          <w:sz w:val="24"/>
        </w:rPr>
        <w:t>утверждают</w:t>
      </w:r>
      <w:r>
        <w:rPr>
          <w:sz w:val="24"/>
        </w:rPr>
        <w:t xml:space="preserve"> или </w:t>
      </w:r>
      <w:r>
        <w:rPr>
          <w:spacing w:val="20"/>
          <w:sz w:val="24"/>
        </w:rPr>
        <w:t>отрицают</w:t>
      </w:r>
      <w:r>
        <w:rPr>
          <w:sz w:val="24"/>
        </w:rPr>
        <w:t xml:space="preserve"> наличие того или иного действия, состояния или качества. К ним относятся:</w:t>
      </w:r>
    </w:p>
    <w:p>
      <w:pPr>
        <w:pStyle w:val="Normal1"/>
        <w:spacing w:lineRule="auto" w:line="240"/>
        <w:ind w:firstLine="284" w:end="0"/>
        <w:rPr>
          <w:sz w:val="24"/>
        </w:rPr>
      </w:pPr>
      <w:r>
        <w:rPr>
          <w:sz w:val="24"/>
        </w:rPr>
      </w:r>
    </w:p>
    <w:tbl>
      <w:tblPr>
        <w:tblW w:w="7797" w:type="dxa"/>
        <w:jc w:val="start"/>
        <w:tblInd w:w="40" w:type="dxa"/>
        <w:tblLayout w:type="fixed"/>
        <w:tblCellMar>
          <w:top w:w="0" w:type="dxa"/>
          <w:start w:w="40" w:type="dxa"/>
          <w:bottom w:w="0" w:type="dxa"/>
          <w:end w:w="40" w:type="dxa"/>
        </w:tblCellMar>
      </w:tblPr>
      <w:tblGrid>
        <w:gridCol w:w="2694"/>
        <w:gridCol w:w="5103"/>
      </w:tblGrid>
      <w:tr>
        <w:trPr>
          <w:trHeight w:val="220" w:hRule="exact"/>
        </w:trPr>
        <w:tc>
          <w:tcPr>
            <w:tcW w:w="2694" w:type="dxa"/>
            <w:tcBorders/>
          </w:tcPr>
          <w:p>
            <w:pPr>
              <w:pStyle w:val="Normal1"/>
              <w:spacing w:lineRule="auto" w:line="240"/>
              <w:ind w:firstLine="284" w:end="0"/>
              <w:rPr>
                <w:sz w:val="24"/>
              </w:rPr>
            </w:pPr>
            <w:r>
              <w:rPr>
                <w:sz w:val="24"/>
                <w:lang w:val="en-US"/>
              </w:rPr>
              <w:t>acaso</w:t>
            </w:r>
          </w:p>
          <w:p>
            <w:pPr>
              <w:pStyle w:val="Normal1"/>
              <w:spacing w:lineRule="auto" w:line="240"/>
              <w:ind w:firstLine="284" w:end="0"/>
              <w:rPr>
                <w:sz w:val="24"/>
              </w:rPr>
            </w:pPr>
            <w:r>
              <w:rPr>
                <w:sz w:val="24"/>
              </w:rPr>
            </w:r>
          </w:p>
        </w:tc>
        <w:tc>
          <w:tcPr>
            <w:tcW w:w="5103" w:type="dxa"/>
            <w:tcBorders/>
          </w:tcPr>
          <w:p>
            <w:pPr>
              <w:pStyle w:val="Normal1"/>
              <w:spacing w:lineRule="auto" w:line="240"/>
              <w:ind w:firstLine="284" w:end="0"/>
              <w:rPr>
                <w:sz w:val="24"/>
              </w:rPr>
            </w:pPr>
            <w:r>
              <w:rPr>
                <w:sz w:val="24"/>
              </w:rPr>
              <w:t xml:space="preserve">— </w:t>
            </w:r>
            <w:r>
              <w:rPr>
                <w:sz w:val="24"/>
              </w:rPr>
              <w:t>может быть</w:t>
            </w:r>
          </w:p>
          <w:p>
            <w:pPr>
              <w:pStyle w:val="Normal1"/>
              <w:spacing w:lineRule="auto" w:line="240"/>
              <w:ind w:firstLine="284" w:end="0"/>
              <w:rPr>
                <w:sz w:val="24"/>
              </w:rPr>
            </w:pPr>
            <w:r>
              <w:rPr>
                <w:sz w:val="24"/>
              </w:rPr>
            </w:r>
          </w:p>
        </w:tc>
      </w:tr>
      <w:tr>
        <w:trPr>
          <w:trHeight w:val="500" w:hRule="exact"/>
        </w:trPr>
        <w:tc>
          <w:tcPr>
            <w:tcW w:w="2694" w:type="dxa"/>
            <w:tcBorders/>
          </w:tcPr>
          <w:p>
            <w:pPr>
              <w:pStyle w:val="Normal1"/>
              <w:spacing w:lineRule="auto" w:line="240"/>
              <w:ind w:firstLine="284" w:end="0"/>
              <w:rPr/>
            </w:pPr>
            <w:r>
              <w:rPr>
                <w:sz w:val="24"/>
              </w:rPr>
              <w:t>ро</w:t>
            </w:r>
            <w:r>
              <w:rPr>
                <w:sz w:val="24"/>
                <w:lang w:val="en-US"/>
              </w:rPr>
              <w:t>r</w:t>
            </w:r>
            <w:r>
              <w:rPr>
                <w:sz w:val="24"/>
              </w:rPr>
              <w:t xml:space="preserve"> </w:t>
            </w:r>
            <w:r>
              <w:rPr>
                <w:sz w:val="24"/>
                <w:lang w:val="en-US"/>
              </w:rPr>
              <w:t>lo</w:t>
            </w:r>
            <w:r>
              <w:rPr>
                <w:sz w:val="24"/>
              </w:rPr>
              <w:t xml:space="preserve"> </w:t>
            </w:r>
            <w:r>
              <w:rPr>
                <w:sz w:val="24"/>
                <w:lang w:val="en-US"/>
              </w:rPr>
              <w:t>visto</w:t>
            </w:r>
            <w:r>
              <w:rPr>
                <w:sz w:val="24"/>
              </w:rPr>
              <w:t xml:space="preserve"> </w:t>
            </w:r>
          </w:p>
          <w:p>
            <w:pPr>
              <w:pStyle w:val="Normal1"/>
              <w:spacing w:lineRule="auto" w:line="240"/>
              <w:ind w:firstLine="284" w:end="0"/>
              <w:rPr/>
            </w:pPr>
            <w:r>
              <w:rPr>
                <w:sz w:val="24"/>
                <w:lang w:val="en-US"/>
              </w:rPr>
              <w:t>quiz</w:t>
            </w:r>
            <w:r>
              <w:rPr>
                <w:sz w:val="24"/>
              </w:rPr>
              <w:t>á</w:t>
            </w:r>
            <w:r>
              <w:rPr>
                <w:sz w:val="24"/>
                <w:lang w:val="en-US"/>
              </w:rPr>
              <w:t>s</w:t>
            </w:r>
            <w:r>
              <w:rPr>
                <w:sz w:val="24"/>
              </w:rPr>
              <w:t xml:space="preserve"> (</w:t>
            </w:r>
            <w:r>
              <w:rPr>
                <w:sz w:val="24"/>
                <w:lang w:val="en-US"/>
              </w:rPr>
              <w:t>quiz</w:t>
            </w:r>
            <w:r>
              <w:rPr>
                <w:sz w:val="24"/>
              </w:rPr>
              <w:t>á)</w:t>
            </w:r>
          </w:p>
          <w:p>
            <w:pPr>
              <w:pStyle w:val="Normal1"/>
              <w:spacing w:lineRule="auto" w:line="240"/>
              <w:ind w:firstLine="284" w:end="0"/>
              <w:rPr>
                <w:sz w:val="24"/>
              </w:rPr>
            </w:pPr>
            <w:r>
              <w:rPr>
                <w:sz w:val="24"/>
              </w:rPr>
            </w:r>
          </w:p>
        </w:tc>
        <w:tc>
          <w:tcPr>
            <w:tcW w:w="5103" w:type="dxa"/>
            <w:tcBorders/>
          </w:tcPr>
          <w:p>
            <w:pPr>
              <w:pStyle w:val="Normal1"/>
              <w:spacing w:lineRule="auto" w:line="240"/>
              <w:ind w:firstLine="284" w:end="0"/>
              <w:rPr>
                <w:sz w:val="24"/>
              </w:rPr>
            </w:pPr>
            <w:r>
              <w:rPr>
                <w:sz w:val="24"/>
              </w:rPr>
              <w:t xml:space="preserve">— </w:t>
            </w:r>
            <w:r>
              <w:rPr>
                <w:sz w:val="24"/>
              </w:rPr>
              <w:t xml:space="preserve">по-видимому </w:t>
            </w:r>
          </w:p>
          <w:p>
            <w:pPr>
              <w:pStyle w:val="Normal1"/>
              <w:spacing w:lineRule="auto" w:line="240"/>
              <w:ind w:firstLine="284" w:end="0"/>
              <w:rPr>
                <w:sz w:val="24"/>
              </w:rPr>
            </w:pPr>
            <w:r>
              <w:rPr>
                <w:sz w:val="24"/>
              </w:rPr>
              <w:t xml:space="preserve">— </w:t>
            </w:r>
            <w:r>
              <w:rPr>
                <w:sz w:val="24"/>
              </w:rPr>
              <w:t>может быть</w:t>
            </w:r>
          </w:p>
          <w:p>
            <w:pPr>
              <w:pStyle w:val="Normal1"/>
              <w:spacing w:lineRule="auto" w:line="240"/>
              <w:ind w:firstLine="284" w:end="0"/>
              <w:rPr>
                <w:sz w:val="24"/>
              </w:rPr>
            </w:pPr>
            <w:r>
              <w:rPr>
                <w:sz w:val="24"/>
              </w:rPr>
            </w:r>
          </w:p>
        </w:tc>
      </w:tr>
      <w:tr>
        <w:trPr>
          <w:trHeight w:val="300" w:hRule="exact"/>
        </w:trPr>
        <w:tc>
          <w:tcPr>
            <w:tcW w:w="2694" w:type="dxa"/>
            <w:tcBorders/>
          </w:tcPr>
          <w:p>
            <w:pPr>
              <w:pStyle w:val="Normal1"/>
              <w:spacing w:lineRule="auto" w:line="240"/>
              <w:ind w:firstLine="284" w:end="0"/>
              <w:rPr>
                <w:sz w:val="24"/>
              </w:rPr>
            </w:pPr>
            <w:r>
              <w:rPr>
                <w:sz w:val="24"/>
                <w:lang w:val="en-US"/>
              </w:rPr>
              <w:t>tal</w:t>
            </w:r>
            <w:r>
              <w:rPr>
                <w:sz w:val="24"/>
              </w:rPr>
              <w:t xml:space="preserve"> </w:t>
            </w:r>
            <w:r>
              <w:rPr>
                <w:sz w:val="24"/>
                <w:lang w:val="en-US"/>
              </w:rPr>
              <w:t>vez</w:t>
            </w:r>
          </w:p>
          <w:p>
            <w:pPr>
              <w:pStyle w:val="Normal1"/>
              <w:spacing w:lineRule="auto" w:line="240"/>
              <w:ind w:firstLine="284" w:end="0"/>
              <w:rPr>
                <w:sz w:val="24"/>
              </w:rPr>
            </w:pPr>
            <w:r>
              <w:rPr>
                <w:sz w:val="24"/>
              </w:rPr>
            </w:r>
          </w:p>
        </w:tc>
        <w:tc>
          <w:tcPr>
            <w:tcW w:w="5103" w:type="dxa"/>
            <w:tcBorders/>
          </w:tcPr>
          <w:p>
            <w:pPr>
              <w:pStyle w:val="Normal1"/>
              <w:spacing w:lineRule="auto" w:line="240"/>
              <w:ind w:firstLine="284" w:end="0"/>
              <w:rPr>
                <w:sz w:val="24"/>
              </w:rPr>
            </w:pPr>
            <w:r>
              <w:rPr>
                <w:sz w:val="24"/>
              </w:rPr>
              <w:t xml:space="preserve">— </w:t>
            </w:r>
            <w:r>
              <w:rPr>
                <w:sz w:val="24"/>
              </w:rPr>
              <w:t>может быть, вероятно</w:t>
            </w:r>
          </w:p>
          <w:p>
            <w:pPr>
              <w:pStyle w:val="Normal1"/>
              <w:spacing w:lineRule="auto" w:line="240"/>
              <w:ind w:firstLine="284" w:end="0"/>
              <w:rPr>
                <w:sz w:val="24"/>
              </w:rPr>
            </w:pPr>
            <w:r>
              <w:rPr>
                <w:sz w:val="24"/>
              </w:rPr>
            </w:r>
          </w:p>
        </w:tc>
      </w:tr>
      <w:tr>
        <w:trPr>
          <w:trHeight w:val="220" w:hRule="exact"/>
        </w:trPr>
        <w:tc>
          <w:tcPr>
            <w:tcW w:w="2694" w:type="dxa"/>
            <w:tcBorders/>
          </w:tcPr>
          <w:p>
            <w:pPr>
              <w:pStyle w:val="Normal1"/>
              <w:spacing w:lineRule="auto" w:line="240"/>
              <w:ind w:firstLine="284" w:end="0"/>
              <w:rPr>
                <w:sz w:val="24"/>
              </w:rPr>
            </w:pPr>
            <w:r>
              <w:rPr>
                <w:sz w:val="24"/>
                <w:lang w:val="en-US"/>
              </w:rPr>
              <w:t>a</w:t>
            </w:r>
            <w:r>
              <w:rPr>
                <w:sz w:val="24"/>
              </w:rPr>
              <w:t xml:space="preserve"> </w:t>
            </w:r>
            <w:r>
              <w:rPr>
                <w:sz w:val="24"/>
                <w:lang w:val="en-US"/>
              </w:rPr>
              <w:t>buen</w:t>
            </w:r>
            <w:r>
              <w:rPr>
                <w:sz w:val="24"/>
              </w:rPr>
              <w:t xml:space="preserve"> </w:t>
            </w:r>
            <w:r>
              <w:rPr>
                <w:sz w:val="24"/>
                <w:lang w:val="en-US"/>
              </w:rPr>
              <w:t>seguro</w:t>
            </w:r>
          </w:p>
          <w:p>
            <w:pPr>
              <w:pStyle w:val="Normal1"/>
              <w:spacing w:lineRule="auto" w:line="240"/>
              <w:ind w:firstLine="284" w:end="0"/>
              <w:rPr>
                <w:sz w:val="24"/>
              </w:rPr>
            </w:pPr>
            <w:r>
              <w:rPr>
                <w:sz w:val="24"/>
              </w:rPr>
            </w:r>
          </w:p>
        </w:tc>
        <w:tc>
          <w:tcPr>
            <w:tcW w:w="5103" w:type="dxa"/>
            <w:tcBorders/>
          </w:tcPr>
          <w:p>
            <w:pPr>
              <w:pStyle w:val="Normal1"/>
              <w:spacing w:lineRule="auto" w:line="240"/>
              <w:ind w:firstLine="284" w:end="0"/>
              <w:rPr>
                <w:sz w:val="24"/>
              </w:rPr>
            </w:pPr>
            <w:r>
              <w:rPr>
                <w:sz w:val="24"/>
              </w:rPr>
              <w:t xml:space="preserve">— </w:t>
            </w:r>
            <w:r>
              <w:rPr>
                <w:sz w:val="24"/>
              </w:rPr>
              <w:t>наверняка, без сомнения</w:t>
            </w:r>
          </w:p>
          <w:p>
            <w:pPr>
              <w:pStyle w:val="Normal1"/>
              <w:spacing w:lineRule="auto" w:line="240"/>
              <w:ind w:firstLine="284" w:end="0"/>
              <w:rPr>
                <w:sz w:val="24"/>
              </w:rPr>
            </w:pPr>
            <w:r>
              <w:rPr>
                <w:sz w:val="24"/>
              </w:rPr>
            </w:r>
          </w:p>
        </w:tc>
      </w:tr>
      <w:tr>
        <w:trPr>
          <w:trHeight w:val="240" w:hRule="exact"/>
        </w:trPr>
        <w:tc>
          <w:tcPr>
            <w:tcW w:w="2694" w:type="dxa"/>
            <w:tcBorders/>
          </w:tcPr>
          <w:p>
            <w:pPr>
              <w:pStyle w:val="Normal1"/>
              <w:spacing w:lineRule="auto" w:line="240"/>
              <w:ind w:firstLine="284" w:end="0"/>
              <w:rPr>
                <w:sz w:val="24"/>
              </w:rPr>
            </w:pPr>
            <w:r>
              <w:rPr>
                <w:sz w:val="24"/>
                <w:lang w:val="en-US"/>
              </w:rPr>
              <w:t>al</w:t>
            </w:r>
            <w:r>
              <w:rPr>
                <w:sz w:val="24"/>
              </w:rPr>
              <w:t xml:space="preserve"> (</w:t>
            </w:r>
            <w:r>
              <w:rPr>
                <w:sz w:val="24"/>
                <w:lang w:val="en-US"/>
              </w:rPr>
              <w:t>de</w:t>
            </w:r>
            <w:r>
              <w:rPr>
                <w:sz w:val="24"/>
              </w:rPr>
              <w:t xml:space="preserve">) </w:t>
            </w:r>
            <w:r>
              <w:rPr>
                <w:sz w:val="24"/>
                <w:lang w:val="en-US"/>
              </w:rPr>
              <w:t>seguro</w:t>
            </w:r>
          </w:p>
          <w:p>
            <w:pPr>
              <w:pStyle w:val="Normal1"/>
              <w:spacing w:lineRule="auto" w:line="240"/>
              <w:ind w:firstLine="284" w:end="0"/>
              <w:rPr>
                <w:sz w:val="24"/>
              </w:rPr>
            </w:pPr>
            <w:r>
              <w:rPr>
                <w:sz w:val="24"/>
              </w:rPr>
            </w:r>
          </w:p>
        </w:tc>
        <w:tc>
          <w:tcPr>
            <w:tcW w:w="5103" w:type="dxa"/>
            <w:tcBorders/>
          </w:tcPr>
          <w:p>
            <w:pPr>
              <w:pStyle w:val="Normal1"/>
              <w:spacing w:lineRule="auto" w:line="240"/>
              <w:ind w:firstLine="284" w:end="0"/>
              <w:rPr>
                <w:sz w:val="24"/>
              </w:rPr>
            </w:pPr>
            <w:r>
              <w:rPr>
                <w:sz w:val="24"/>
              </w:rPr>
              <w:t xml:space="preserve">— </w:t>
            </w:r>
            <w:r>
              <w:rPr>
                <w:sz w:val="24"/>
              </w:rPr>
              <w:t>верно,конечно</w:t>
            </w:r>
          </w:p>
          <w:p>
            <w:pPr>
              <w:pStyle w:val="Normal1"/>
              <w:spacing w:lineRule="auto" w:line="240"/>
              <w:ind w:firstLine="284" w:end="0"/>
              <w:rPr>
                <w:sz w:val="24"/>
              </w:rPr>
            </w:pPr>
            <w:r>
              <w:rPr>
                <w:sz w:val="24"/>
              </w:rPr>
            </w:r>
          </w:p>
        </w:tc>
      </w:tr>
      <w:tr>
        <w:trPr>
          <w:trHeight w:val="220" w:hRule="exact"/>
        </w:trPr>
        <w:tc>
          <w:tcPr>
            <w:tcW w:w="2694" w:type="dxa"/>
            <w:tcBorders/>
          </w:tcPr>
          <w:p>
            <w:pPr>
              <w:pStyle w:val="Normal1"/>
              <w:spacing w:lineRule="auto" w:line="240"/>
              <w:ind w:firstLine="284" w:end="0"/>
              <w:rPr>
                <w:sz w:val="24"/>
              </w:rPr>
            </w:pPr>
            <w:r>
              <w:rPr>
                <w:sz w:val="24"/>
                <w:lang w:val="en-US"/>
              </w:rPr>
              <w:t>ciertamente</w:t>
            </w:r>
          </w:p>
          <w:p>
            <w:pPr>
              <w:pStyle w:val="Normal1"/>
              <w:spacing w:lineRule="auto" w:line="240"/>
              <w:ind w:firstLine="284" w:end="0"/>
              <w:rPr>
                <w:sz w:val="24"/>
              </w:rPr>
            </w:pPr>
            <w:r>
              <w:rPr>
                <w:sz w:val="24"/>
              </w:rPr>
            </w:r>
          </w:p>
        </w:tc>
        <w:tc>
          <w:tcPr>
            <w:tcW w:w="5103" w:type="dxa"/>
            <w:tcBorders/>
          </w:tcPr>
          <w:p>
            <w:pPr>
              <w:pStyle w:val="Normal1"/>
              <w:spacing w:lineRule="auto" w:line="240"/>
              <w:ind w:firstLine="284" w:end="0"/>
              <w:rPr>
                <w:sz w:val="24"/>
              </w:rPr>
            </w:pPr>
            <w:r>
              <w:rPr>
                <w:sz w:val="24"/>
              </w:rPr>
              <w:t xml:space="preserve">—     </w:t>
            </w:r>
            <w:r>
              <w:rPr>
                <w:sz w:val="24"/>
              </w:rPr>
              <w:t>» »</w:t>
            </w:r>
          </w:p>
          <w:p>
            <w:pPr>
              <w:pStyle w:val="Normal1"/>
              <w:spacing w:lineRule="auto" w:line="240"/>
              <w:ind w:firstLine="284" w:end="0"/>
              <w:rPr>
                <w:sz w:val="24"/>
              </w:rPr>
            </w:pPr>
            <w:r>
              <w:rPr>
                <w:sz w:val="24"/>
              </w:rPr>
            </w:r>
          </w:p>
        </w:tc>
      </w:tr>
      <w:tr>
        <w:trPr>
          <w:trHeight w:val="240" w:hRule="exact"/>
        </w:trPr>
        <w:tc>
          <w:tcPr>
            <w:tcW w:w="2694" w:type="dxa"/>
            <w:tcBorders/>
          </w:tcPr>
          <w:p>
            <w:pPr>
              <w:pStyle w:val="Normal1"/>
              <w:spacing w:lineRule="auto" w:line="240"/>
              <w:ind w:firstLine="284" w:end="0"/>
              <w:rPr>
                <w:sz w:val="24"/>
                <w:lang w:val="en-US"/>
              </w:rPr>
            </w:pPr>
            <w:r>
              <w:rPr>
                <w:sz w:val="24"/>
                <w:lang w:val="en-US"/>
              </w:rPr>
              <w:t>de cierto</w:t>
            </w:r>
          </w:p>
          <w:p>
            <w:pPr>
              <w:pStyle w:val="Normal1"/>
              <w:spacing w:lineRule="auto" w:line="240"/>
              <w:ind w:firstLine="284" w:end="0"/>
              <w:rPr>
                <w:sz w:val="24"/>
                <w:lang w:val="en-US"/>
              </w:rPr>
            </w:pPr>
            <w:r>
              <w:rPr>
                <w:sz w:val="24"/>
                <w:lang w:val="en-US"/>
              </w:rPr>
            </w:r>
          </w:p>
        </w:tc>
        <w:tc>
          <w:tcPr>
            <w:tcW w:w="5103" w:type="dxa"/>
            <w:tcBorders/>
          </w:tcPr>
          <w:p>
            <w:pPr>
              <w:pStyle w:val="Normal1"/>
              <w:spacing w:lineRule="auto" w:line="240"/>
              <w:ind w:firstLine="284" w:end="0"/>
              <w:rPr>
                <w:sz w:val="24"/>
                <w:lang w:val="en-US"/>
              </w:rPr>
            </w:pPr>
            <w:r>
              <w:rPr>
                <w:sz w:val="24"/>
                <w:lang w:val="en-US"/>
              </w:rPr>
              <w:t xml:space="preserve">—     </w:t>
            </w:r>
            <w:r>
              <w:rPr>
                <w:sz w:val="24"/>
                <w:lang w:val="en-US"/>
              </w:rPr>
              <w:t>» »</w:t>
            </w:r>
          </w:p>
          <w:p>
            <w:pPr>
              <w:pStyle w:val="Normal1"/>
              <w:spacing w:lineRule="auto" w:line="240"/>
              <w:ind w:firstLine="284" w:end="0"/>
              <w:rPr>
                <w:sz w:val="24"/>
                <w:lang w:val="en-US"/>
              </w:rPr>
            </w:pPr>
            <w:r>
              <w:rPr>
                <w:sz w:val="24"/>
                <w:lang w:val="en-US"/>
              </w:rPr>
            </w:r>
          </w:p>
        </w:tc>
      </w:tr>
      <w:tr>
        <w:trPr>
          <w:trHeight w:val="260" w:hRule="exact"/>
        </w:trPr>
        <w:tc>
          <w:tcPr>
            <w:tcW w:w="2694" w:type="dxa"/>
            <w:tcBorders/>
          </w:tcPr>
          <w:p>
            <w:pPr>
              <w:pStyle w:val="Normal1"/>
              <w:spacing w:lineRule="auto" w:line="240"/>
              <w:ind w:firstLine="284" w:end="0"/>
              <w:rPr>
                <w:sz w:val="24"/>
                <w:lang w:val="en-US"/>
              </w:rPr>
            </w:pPr>
            <w:r>
              <w:rPr>
                <w:sz w:val="24"/>
                <w:lang w:val="en-US"/>
              </w:rPr>
              <w:t>efectivamente</w:t>
            </w:r>
          </w:p>
          <w:p>
            <w:pPr>
              <w:pStyle w:val="Normal1"/>
              <w:spacing w:lineRule="auto" w:line="240"/>
              <w:ind w:firstLine="284" w:end="0"/>
              <w:rPr>
                <w:sz w:val="24"/>
                <w:lang w:val="en-US"/>
              </w:rPr>
            </w:pPr>
            <w:r>
              <w:rPr>
                <w:sz w:val="24"/>
                <w:lang w:val="en-US"/>
              </w:rPr>
            </w:r>
          </w:p>
        </w:tc>
        <w:tc>
          <w:tcPr>
            <w:tcW w:w="5103" w:type="dxa"/>
            <w:tcBorders/>
          </w:tcPr>
          <w:p>
            <w:pPr>
              <w:pStyle w:val="Normal1"/>
              <w:spacing w:lineRule="auto" w:line="240"/>
              <w:ind w:firstLine="284" w:end="0"/>
              <w:rPr>
                <w:sz w:val="24"/>
                <w:lang w:val="en-US"/>
              </w:rPr>
            </w:pPr>
            <w:r>
              <w:rPr>
                <w:sz w:val="24"/>
                <w:lang w:val="en-US"/>
              </w:rPr>
              <w:t xml:space="preserve">— </w:t>
            </w:r>
            <w:r>
              <w:rPr>
                <w:sz w:val="24"/>
              </w:rPr>
              <w:t>действительно</w:t>
            </w:r>
          </w:p>
          <w:p>
            <w:pPr>
              <w:pStyle w:val="Normal1"/>
              <w:spacing w:lineRule="auto" w:line="240"/>
              <w:ind w:firstLine="284" w:end="0"/>
              <w:rPr>
                <w:sz w:val="24"/>
                <w:lang w:val="en-US"/>
              </w:rPr>
            </w:pPr>
            <w:r>
              <w:rPr>
                <w:sz w:val="24"/>
                <w:lang w:val="en-US"/>
              </w:rPr>
            </w:r>
          </w:p>
        </w:tc>
      </w:tr>
      <w:tr>
        <w:trPr>
          <w:trHeight w:val="240" w:hRule="exact"/>
        </w:trPr>
        <w:tc>
          <w:tcPr>
            <w:tcW w:w="2694" w:type="dxa"/>
            <w:tcBorders/>
          </w:tcPr>
          <w:p>
            <w:pPr>
              <w:pStyle w:val="Normal1"/>
              <w:spacing w:lineRule="auto" w:line="240"/>
              <w:ind w:firstLine="284" w:end="0"/>
              <w:rPr>
                <w:sz w:val="24"/>
                <w:lang w:val="en-US"/>
              </w:rPr>
            </w:pPr>
            <w:r>
              <w:rPr>
                <w:sz w:val="24"/>
                <w:lang w:val="en-US"/>
              </w:rPr>
              <w:t>también</w:t>
            </w:r>
          </w:p>
          <w:p>
            <w:pPr>
              <w:pStyle w:val="Normal1"/>
              <w:spacing w:lineRule="auto" w:line="240"/>
              <w:ind w:firstLine="284" w:end="0"/>
              <w:rPr>
                <w:sz w:val="24"/>
                <w:lang w:val="en-US"/>
              </w:rPr>
            </w:pPr>
            <w:r>
              <w:rPr>
                <w:sz w:val="24"/>
                <w:lang w:val="en-US"/>
              </w:rPr>
            </w:r>
          </w:p>
        </w:tc>
        <w:tc>
          <w:tcPr>
            <w:tcW w:w="5103" w:type="dxa"/>
            <w:tcBorders/>
          </w:tcPr>
          <w:p>
            <w:pPr>
              <w:pStyle w:val="Normal1"/>
              <w:spacing w:lineRule="auto" w:line="240"/>
              <w:ind w:firstLine="284" w:end="0"/>
              <w:rPr>
                <w:sz w:val="24"/>
              </w:rPr>
            </w:pPr>
            <w:r>
              <w:rPr>
                <w:sz w:val="24"/>
              </w:rPr>
              <w:t xml:space="preserve">— </w:t>
            </w:r>
            <w:r>
              <w:rPr>
                <w:sz w:val="24"/>
              </w:rPr>
              <w:t>также</w:t>
            </w:r>
          </w:p>
          <w:p>
            <w:pPr>
              <w:pStyle w:val="Normal1"/>
              <w:spacing w:lineRule="auto" w:line="240"/>
              <w:ind w:firstLine="284" w:end="0"/>
              <w:rPr>
                <w:sz w:val="24"/>
              </w:rPr>
            </w:pPr>
            <w:r>
              <w:rPr>
                <w:sz w:val="24"/>
              </w:rPr>
            </w:r>
          </w:p>
        </w:tc>
      </w:tr>
      <w:tr>
        <w:trPr>
          <w:trHeight w:val="280" w:hRule="exact"/>
        </w:trPr>
        <w:tc>
          <w:tcPr>
            <w:tcW w:w="2694" w:type="dxa"/>
            <w:tcBorders/>
          </w:tcPr>
          <w:p>
            <w:pPr>
              <w:pStyle w:val="Normal1"/>
              <w:spacing w:lineRule="auto" w:line="240"/>
              <w:ind w:firstLine="284" w:end="0"/>
              <w:rPr>
                <w:sz w:val="24"/>
              </w:rPr>
            </w:pPr>
            <w:r>
              <w:rPr>
                <w:sz w:val="24"/>
                <w:lang w:val="en-US"/>
              </w:rPr>
              <w:t>verdaderamente</w:t>
            </w:r>
          </w:p>
          <w:p>
            <w:pPr>
              <w:pStyle w:val="Normal1"/>
              <w:spacing w:lineRule="auto" w:line="240"/>
              <w:ind w:firstLine="284" w:end="0"/>
              <w:rPr>
                <w:sz w:val="24"/>
              </w:rPr>
            </w:pPr>
            <w:r>
              <w:rPr>
                <w:sz w:val="24"/>
              </w:rPr>
            </w:r>
          </w:p>
        </w:tc>
        <w:tc>
          <w:tcPr>
            <w:tcW w:w="5103" w:type="dxa"/>
            <w:tcBorders/>
          </w:tcPr>
          <w:p>
            <w:pPr>
              <w:pStyle w:val="Normal1"/>
              <w:spacing w:lineRule="auto" w:line="240"/>
              <w:ind w:firstLine="284" w:end="0"/>
              <w:rPr>
                <w:sz w:val="24"/>
              </w:rPr>
            </w:pPr>
            <w:r>
              <w:rPr>
                <w:sz w:val="24"/>
              </w:rPr>
              <w:t xml:space="preserve">— </w:t>
            </w:r>
            <w:r>
              <w:rPr>
                <w:sz w:val="24"/>
              </w:rPr>
              <w:t>правда, действительно</w:t>
            </w:r>
          </w:p>
          <w:p>
            <w:pPr>
              <w:pStyle w:val="Normal1"/>
              <w:spacing w:lineRule="auto" w:line="240"/>
              <w:ind w:firstLine="284" w:end="0"/>
              <w:rPr>
                <w:sz w:val="24"/>
              </w:rPr>
            </w:pPr>
            <w:r>
              <w:rPr>
                <w:sz w:val="24"/>
              </w:rPr>
            </w:r>
          </w:p>
        </w:tc>
      </w:tr>
      <w:tr>
        <w:trPr>
          <w:trHeight w:val="240" w:hRule="exact"/>
        </w:trPr>
        <w:tc>
          <w:tcPr>
            <w:tcW w:w="2694" w:type="dxa"/>
            <w:tcBorders/>
          </w:tcPr>
          <w:p>
            <w:pPr>
              <w:pStyle w:val="Normal1"/>
              <w:spacing w:lineRule="auto" w:line="240"/>
              <w:ind w:firstLine="284" w:end="0"/>
              <w:rPr>
                <w:sz w:val="24"/>
              </w:rPr>
            </w:pPr>
            <w:r>
              <w:rPr>
                <w:sz w:val="24"/>
                <w:lang w:val="en-US"/>
              </w:rPr>
              <w:t>jam</w:t>
            </w:r>
            <w:r>
              <w:rPr>
                <w:sz w:val="24"/>
              </w:rPr>
              <w:t>á</w:t>
            </w:r>
            <w:r>
              <w:rPr>
                <w:sz w:val="24"/>
                <w:lang w:val="en-US"/>
              </w:rPr>
              <w:t>s</w:t>
            </w:r>
          </w:p>
          <w:p>
            <w:pPr>
              <w:pStyle w:val="Normal1"/>
              <w:spacing w:lineRule="auto" w:line="240"/>
              <w:ind w:firstLine="284" w:end="0"/>
              <w:rPr>
                <w:sz w:val="24"/>
              </w:rPr>
            </w:pPr>
            <w:r>
              <w:rPr>
                <w:sz w:val="24"/>
              </w:rPr>
            </w:r>
          </w:p>
        </w:tc>
        <w:tc>
          <w:tcPr>
            <w:tcW w:w="5103" w:type="dxa"/>
            <w:tcBorders/>
          </w:tcPr>
          <w:p>
            <w:pPr>
              <w:pStyle w:val="Normal1"/>
              <w:spacing w:lineRule="auto" w:line="240"/>
              <w:ind w:firstLine="284" w:end="0"/>
              <w:rPr>
                <w:sz w:val="24"/>
              </w:rPr>
            </w:pPr>
            <w:r>
              <w:rPr>
                <w:sz w:val="24"/>
              </w:rPr>
              <w:t xml:space="preserve">— </w:t>
            </w:r>
            <w:r>
              <w:rPr>
                <w:sz w:val="24"/>
              </w:rPr>
              <w:t>никогда</w:t>
            </w:r>
          </w:p>
          <w:p>
            <w:pPr>
              <w:pStyle w:val="Normal1"/>
              <w:spacing w:lineRule="auto" w:line="240"/>
              <w:ind w:firstLine="284" w:end="0"/>
              <w:rPr>
                <w:sz w:val="24"/>
              </w:rPr>
            </w:pPr>
            <w:r>
              <w:rPr>
                <w:sz w:val="24"/>
              </w:rPr>
            </w:r>
          </w:p>
        </w:tc>
      </w:tr>
      <w:tr>
        <w:trPr>
          <w:trHeight w:val="220" w:hRule="exact"/>
        </w:trPr>
        <w:tc>
          <w:tcPr>
            <w:tcW w:w="2694" w:type="dxa"/>
            <w:tcBorders/>
          </w:tcPr>
          <w:p>
            <w:pPr>
              <w:pStyle w:val="Normal1"/>
              <w:spacing w:lineRule="auto" w:line="240"/>
              <w:ind w:firstLine="284" w:end="0"/>
              <w:rPr>
                <w:sz w:val="24"/>
              </w:rPr>
            </w:pPr>
            <w:r>
              <w:rPr>
                <w:sz w:val="24"/>
                <w:lang w:val="en-US"/>
              </w:rPr>
              <w:t>nunca</w:t>
            </w:r>
          </w:p>
          <w:p>
            <w:pPr>
              <w:pStyle w:val="Normal1"/>
              <w:spacing w:lineRule="auto" w:line="240"/>
              <w:ind w:firstLine="284" w:end="0"/>
              <w:rPr>
                <w:sz w:val="24"/>
              </w:rPr>
            </w:pPr>
            <w:r>
              <w:rPr>
                <w:sz w:val="24"/>
              </w:rPr>
            </w:r>
          </w:p>
        </w:tc>
        <w:tc>
          <w:tcPr>
            <w:tcW w:w="5103" w:type="dxa"/>
            <w:tcBorders/>
          </w:tcPr>
          <w:p>
            <w:pPr>
              <w:pStyle w:val="Normal1"/>
              <w:spacing w:lineRule="auto" w:line="240"/>
              <w:ind w:firstLine="284" w:end="0"/>
              <w:rPr>
                <w:sz w:val="24"/>
              </w:rPr>
            </w:pPr>
            <w:r>
              <w:rPr>
                <w:sz w:val="24"/>
              </w:rPr>
              <w:t xml:space="preserve">—     </w:t>
            </w:r>
            <w:r>
              <w:rPr>
                <w:sz w:val="24"/>
              </w:rPr>
              <w:t>»</w:t>
            </w:r>
          </w:p>
          <w:p>
            <w:pPr>
              <w:pStyle w:val="Normal1"/>
              <w:spacing w:lineRule="auto" w:line="240"/>
              <w:ind w:firstLine="284" w:end="0"/>
              <w:rPr>
                <w:sz w:val="24"/>
              </w:rPr>
            </w:pPr>
            <w:r>
              <w:rPr>
                <w:sz w:val="24"/>
              </w:rPr>
            </w:r>
          </w:p>
        </w:tc>
      </w:tr>
      <w:tr>
        <w:trPr>
          <w:trHeight w:val="240" w:hRule="exact"/>
        </w:trPr>
        <w:tc>
          <w:tcPr>
            <w:tcW w:w="2694" w:type="dxa"/>
            <w:tcBorders/>
          </w:tcPr>
          <w:p>
            <w:pPr>
              <w:pStyle w:val="Normal1"/>
              <w:spacing w:lineRule="auto" w:line="240"/>
              <w:ind w:firstLine="284" w:end="0"/>
              <w:rPr>
                <w:sz w:val="24"/>
                <w:lang w:val="en-US"/>
              </w:rPr>
            </w:pPr>
            <w:r>
              <w:rPr>
                <w:sz w:val="24"/>
                <w:lang w:val="en-US"/>
              </w:rPr>
              <w:t>tampoco</w:t>
            </w:r>
          </w:p>
          <w:p>
            <w:pPr>
              <w:pStyle w:val="Normal1"/>
              <w:spacing w:lineRule="auto" w:line="240"/>
              <w:ind w:firstLine="284" w:end="0"/>
              <w:rPr>
                <w:sz w:val="24"/>
                <w:lang w:val="en-US"/>
              </w:rPr>
            </w:pPr>
            <w:r>
              <w:rPr>
                <w:sz w:val="24"/>
                <w:lang w:val="en-US"/>
              </w:rPr>
            </w:r>
          </w:p>
        </w:tc>
        <w:tc>
          <w:tcPr>
            <w:tcW w:w="5103" w:type="dxa"/>
            <w:tcBorders/>
          </w:tcPr>
          <w:p>
            <w:pPr>
              <w:pStyle w:val="Normal1"/>
              <w:spacing w:lineRule="auto" w:line="240"/>
              <w:ind w:firstLine="284" w:end="0"/>
              <w:rPr>
                <w:sz w:val="24"/>
                <w:lang w:val="en-US"/>
              </w:rPr>
            </w:pPr>
            <w:r>
              <w:rPr>
                <w:sz w:val="24"/>
                <w:lang w:val="en-US"/>
              </w:rPr>
              <w:t xml:space="preserve">— </w:t>
            </w:r>
            <w:r>
              <w:rPr>
                <w:sz w:val="24"/>
              </w:rPr>
              <w:t>также</w:t>
            </w:r>
            <w:r>
              <w:rPr>
                <w:sz w:val="24"/>
                <w:lang w:val="en-US"/>
              </w:rPr>
              <w:t xml:space="preserve"> </w:t>
            </w:r>
            <w:r>
              <w:rPr>
                <w:sz w:val="24"/>
              </w:rPr>
              <w:t>не</w:t>
            </w:r>
          </w:p>
          <w:p>
            <w:pPr>
              <w:pStyle w:val="Normal1"/>
              <w:spacing w:lineRule="auto" w:line="240"/>
              <w:ind w:firstLine="284" w:end="0"/>
              <w:rPr>
                <w:sz w:val="24"/>
                <w:lang w:val="en-US"/>
              </w:rPr>
            </w:pPr>
            <w:r>
              <w:rPr>
                <w:sz w:val="24"/>
                <w:lang w:val="en-US"/>
              </w:rPr>
            </w:r>
          </w:p>
        </w:tc>
      </w:tr>
      <w:tr>
        <w:trPr>
          <w:trHeight w:val="320" w:hRule="exact"/>
        </w:trPr>
        <w:tc>
          <w:tcPr>
            <w:tcW w:w="2694" w:type="dxa"/>
            <w:tcBorders/>
          </w:tcPr>
          <w:p>
            <w:pPr>
              <w:pStyle w:val="Normal1"/>
              <w:spacing w:lineRule="auto" w:line="240"/>
              <w:ind w:firstLine="284" w:end="0"/>
              <w:rPr/>
            </w:pPr>
            <w:r>
              <w:rPr>
                <w:sz w:val="24"/>
                <w:lang w:val="en-US"/>
              </w:rPr>
              <w:t>de ningún modo</w:t>
            </w:r>
          </w:p>
          <w:p>
            <w:pPr>
              <w:pStyle w:val="Normal1"/>
              <w:spacing w:lineRule="auto" w:line="240"/>
              <w:ind w:firstLine="284" w:end="0"/>
              <w:rPr>
                <w:sz w:val="24"/>
                <w:lang w:val="en-US"/>
              </w:rPr>
            </w:pPr>
            <w:r>
              <w:rPr>
                <w:sz w:val="24"/>
                <w:lang w:val="en-US"/>
              </w:rPr>
            </w:r>
          </w:p>
        </w:tc>
        <w:tc>
          <w:tcPr>
            <w:tcW w:w="5103" w:type="dxa"/>
            <w:tcBorders/>
          </w:tcPr>
          <w:p>
            <w:pPr>
              <w:pStyle w:val="Normal1"/>
              <w:spacing w:lineRule="auto" w:line="240"/>
              <w:ind w:firstLine="284" w:end="0"/>
              <w:rPr>
                <w:sz w:val="24"/>
              </w:rPr>
            </w:pPr>
            <w:r>
              <w:rPr>
                <w:sz w:val="24"/>
              </w:rPr>
              <w:t xml:space="preserve">— </w:t>
            </w:r>
            <w:r>
              <w:rPr>
                <w:sz w:val="24"/>
              </w:rPr>
              <w:t>ни в коем случае, ни за что</w:t>
            </w:r>
          </w:p>
          <w:p>
            <w:pPr>
              <w:pStyle w:val="Normal1"/>
              <w:spacing w:lineRule="auto" w:line="240"/>
              <w:ind w:firstLine="284" w:end="0"/>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pPr>
      <w:r>
        <w:rPr>
          <w:i/>
          <w:sz w:val="22"/>
        </w:rPr>
        <w:t xml:space="preserve"> </w:t>
      </w:r>
      <w:r>
        <w:rPr>
          <w:i/>
          <w:sz w:val="22"/>
        </w:rPr>
        <w:t>Примечание</w:t>
      </w:r>
      <w:r>
        <w:rPr>
          <w:sz w:val="22"/>
        </w:rPr>
        <w:t xml:space="preserve">. Следует предупредить, что наречия </w:t>
      </w:r>
      <w:r>
        <w:rPr>
          <w:b/>
          <w:sz w:val="22"/>
          <w:lang w:val="en-US"/>
        </w:rPr>
        <w:t>nunca</w:t>
      </w:r>
      <w:r>
        <w:rPr>
          <w:b/>
          <w:sz w:val="22"/>
        </w:rPr>
        <w:t xml:space="preserve">, </w:t>
      </w:r>
      <w:r>
        <w:rPr>
          <w:b/>
          <w:sz w:val="22"/>
          <w:lang w:val="en-US"/>
        </w:rPr>
        <w:t>jam</w:t>
      </w:r>
      <w:r>
        <w:rPr>
          <w:b/>
          <w:sz w:val="22"/>
        </w:rPr>
        <w:t>á</w:t>
      </w:r>
      <w:r>
        <w:rPr>
          <w:b/>
          <w:sz w:val="22"/>
          <w:lang w:val="en-US"/>
        </w:rPr>
        <w:t>s</w:t>
      </w:r>
      <w:r>
        <w:rPr>
          <w:b/>
          <w:sz w:val="22"/>
        </w:rPr>
        <w:t xml:space="preserve">, </w:t>
      </w:r>
      <w:r>
        <w:rPr>
          <w:b/>
          <w:sz w:val="22"/>
          <w:lang w:val="en-US"/>
        </w:rPr>
        <w:t>tampoco</w:t>
      </w:r>
      <w:r>
        <w:rPr>
          <w:b/>
          <w:sz w:val="22"/>
        </w:rPr>
        <w:t xml:space="preserve">, </w:t>
      </w:r>
      <w:r>
        <w:rPr>
          <w:b/>
          <w:sz w:val="22"/>
          <w:lang w:val="en-US"/>
        </w:rPr>
        <w:t>de</w:t>
      </w:r>
      <w:r>
        <w:rPr>
          <w:b/>
          <w:sz w:val="22"/>
        </w:rPr>
        <w:t xml:space="preserve"> </w:t>
      </w:r>
      <w:r>
        <w:rPr>
          <w:b/>
          <w:sz w:val="22"/>
          <w:lang w:val="en-US"/>
        </w:rPr>
        <w:t>ning</w:t>
      </w:r>
      <w:r>
        <w:rPr>
          <w:b/>
          <w:sz w:val="22"/>
        </w:rPr>
        <w:t>ú</w:t>
      </w:r>
      <w:r>
        <w:rPr>
          <w:b/>
          <w:sz w:val="22"/>
          <w:lang w:val="en-US"/>
        </w:rPr>
        <w:t>n</w:t>
      </w:r>
      <w:r>
        <w:rPr>
          <w:b/>
          <w:sz w:val="22"/>
        </w:rPr>
        <w:t xml:space="preserve"> </w:t>
      </w:r>
      <w:r>
        <w:rPr>
          <w:b/>
          <w:sz w:val="22"/>
          <w:lang w:val="en-US"/>
        </w:rPr>
        <w:t>modo</w:t>
      </w:r>
      <w:r>
        <w:rPr>
          <w:sz w:val="22"/>
        </w:rPr>
        <w:t xml:space="preserve"> относятся в разных учебных пособиях к различным разрядам: к отрицательным наречиям, наречиям времени, к группе отрицательно-временных наречий и др.</w:t>
      </w:r>
    </w:p>
    <w:p>
      <w:pPr>
        <w:pStyle w:val="Normal1"/>
        <w:spacing w:lineRule="auto" w:line="240"/>
        <w:ind w:firstLine="284" w:end="0"/>
        <w:rPr>
          <w:sz w:val="24"/>
        </w:rPr>
      </w:pPr>
      <w:r>
        <w:rPr>
          <w:sz w:val="24"/>
        </w:rPr>
      </w:r>
    </w:p>
    <w:p>
      <w:pPr>
        <w:pStyle w:val="Heading3"/>
        <w:ind w:hanging="0" w:start="0"/>
        <w:rPr/>
      </w:pPr>
      <w:bookmarkStart w:id="117" w:name="__RefHeading___Toc1886097"/>
      <w:bookmarkEnd w:id="117"/>
      <w:r>
        <w:rPr/>
        <w:t>§ 83. Наречия в вопросительных и восклицательных предложениях</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Некоторые наречия служат для образования вопросов, касающихся времени, места, количества и образа действия. Для выполнения этой функции используются наречия:</w:t>
      </w:r>
    </w:p>
    <w:p>
      <w:pPr>
        <w:pStyle w:val="Normal1"/>
        <w:spacing w:lineRule="auto" w:line="240"/>
        <w:ind w:firstLine="284" w:end="0"/>
        <w:rPr>
          <w:sz w:val="24"/>
        </w:rPr>
      </w:pPr>
      <w:r>
        <w:rPr>
          <w:sz w:val="24"/>
        </w:rPr>
      </w:r>
    </w:p>
    <w:tbl>
      <w:tblPr>
        <w:tblW w:w="8229" w:type="dxa"/>
        <w:jc w:val="start"/>
        <w:tblInd w:w="101" w:type="dxa"/>
        <w:tblLayout w:type="fixed"/>
        <w:tblCellMar>
          <w:top w:w="0" w:type="dxa"/>
          <w:start w:w="108" w:type="dxa"/>
          <w:bottom w:w="0" w:type="dxa"/>
          <w:end w:w="108" w:type="dxa"/>
        </w:tblCellMar>
      </w:tblPr>
      <w:tblGrid>
        <w:gridCol w:w="2417"/>
        <w:gridCol w:w="1809"/>
        <w:gridCol w:w="2018"/>
        <w:gridCol w:w="1985"/>
      </w:tblGrid>
      <w:tr>
        <w:trPr>
          <w:trHeight w:val="1160" w:hRule="atLeast"/>
        </w:trPr>
        <w:tc>
          <w:tcPr>
            <w:tcW w:w="2417" w:type="dxa"/>
            <w:tcBorders/>
          </w:tcPr>
          <w:p>
            <w:pPr>
              <w:pStyle w:val="Normal1"/>
              <w:spacing w:lineRule="auto" w:line="240"/>
              <w:ind w:firstLine="284" w:start="7" w:end="0"/>
              <w:rPr/>
            </w:pPr>
            <w:r>
              <w:rPr>
                <w:sz w:val="24"/>
              </w:rPr>
              <w:t xml:space="preserve">    </w:t>
            </w:r>
            <w:r>
              <w:rPr>
                <w:sz w:val="24"/>
              </w:rPr>
              <w:t>¿</w:t>
            </w:r>
            <w:r>
              <w:rPr>
                <w:sz w:val="24"/>
                <w:lang w:val="en-US"/>
              </w:rPr>
              <w:t>cu</w:t>
            </w:r>
            <w:r>
              <w:rPr>
                <w:sz w:val="24"/>
              </w:rPr>
              <w:t>á</w:t>
            </w:r>
            <w:r>
              <w:rPr>
                <w:sz w:val="24"/>
                <w:lang w:val="en-US"/>
              </w:rPr>
              <w:t>ndo</w:t>
            </w:r>
            <w:r>
              <w:rPr>
                <w:sz w:val="24"/>
              </w:rPr>
              <w:t>?</w:t>
            </w:r>
          </w:p>
          <w:p>
            <w:pPr>
              <w:pStyle w:val="Normal1"/>
              <w:spacing w:lineRule="auto" w:line="240"/>
              <w:ind w:firstLine="284" w:start="7" w:end="0"/>
              <w:rPr/>
            </w:pPr>
            <w:r>
              <w:rPr>
                <w:sz w:val="24"/>
              </w:rPr>
              <w:t xml:space="preserve">    </w:t>
            </w:r>
            <w:r>
              <w:rPr>
                <w:sz w:val="24"/>
              </w:rPr>
              <w:t>¿</w:t>
            </w:r>
            <w:r>
              <w:rPr>
                <w:sz w:val="24"/>
                <w:lang w:val="en-US"/>
              </w:rPr>
              <w:t>d</w:t>
            </w:r>
            <w:r>
              <w:rPr>
                <w:sz w:val="24"/>
              </w:rPr>
              <w:t>ó</w:t>
            </w:r>
            <w:r>
              <w:rPr>
                <w:sz w:val="24"/>
                <w:lang w:val="en-US"/>
              </w:rPr>
              <w:t>nde</w:t>
            </w:r>
            <w:r>
              <w:rPr>
                <w:sz w:val="24"/>
              </w:rPr>
              <w:t>?</w:t>
            </w:r>
          </w:p>
          <w:p>
            <w:pPr>
              <w:pStyle w:val="Normal1"/>
              <w:spacing w:lineRule="auto" w:line="240"/>
              <w:ind w:firstLine="284" w:start="7" w:end="0"/>
              <w:rPr/>
            </w:pPr>
            <w:r>
              <w:rPr>
                <w:sz w:val="24"/>
              </w:rPr>
              <w:t xml:space="preserve">   </w:t>
            </w:r>
            <w:r>
              <w:rPr>
                <w:sz w:val="24"/>
              </w:rPr>
              <w:t>¿</w:t>
            </w:r>
            <w:r>
              <w:rPr>
                <w:sz w:val="24"/>
                <w:lang w:val="en-US"/>
              </w:rPr>
              <w:t>ad</w:t>
            </w:r>
            <w:r>
              <w:rPr>
                <w:sz w:val="24"/>
              </w:rPr>
              <w:t>ó</w:t>
            </w:r>
            <w:r>
              <w:rPr>
                <w:sz w:val="24"/>
                <w:lang w:val="en-US"/>
              </w:rPr>
              <w:t>nde</w:t>
            </w:r>
            <w:r>
              <w:rPr>
                <w:sz w:val="24"/>
              </w:rPr>
              <w:t>?</w:t>
            </w:r>
          </w:p>
          <w:p>
            <w:pPr>
              <w:pStyle w:val="Normal1"/>
              <w:rPr>
                <w:sz w:val="24"/>
              </w:rPr>
            </w:pPr>
            <w:r>
              <w:rPr>
                <w:sz w:val="24"/>
              </w:rPr>
            </w:r>
          </w:p>
        </w:tc>
        <w:tc>
          <w:tcPr>
            <w:tcW w:w="1809" w:type="dxa"/>
            <w:tcBorders/>
          </w:tcPr>
          <w:p>
            <w:pPr>
              <w:pStyle w:val="Normal1"/>
              <w:spacing w:lineRule="auto" w:line="240"/>
              <w:rPr>
                <w:sz w:val="24"/>
              </w:rPr>
            </w:pPr>
            <w:r>
              <w:rPr>
                <w:sz w:val="24"/>
              </w:rPr>
              <w:t xml:space="preserve">— </w:t>
            </w:r>
            <w:r>
              <w:rPr>
                <w:sz w:val="24"/>
              </w:rPr>
              <w:t>когда?</w:t>
            </w:r>
          </w:p>
          <w:p>
            <w:pPr>
              <w:pStyle w:val="Normal1"/>
              <w:spacing w:lineRule="auto" w:line="240"/>
              <w:rPr>
                <w:sz w:val="24"/>
              </w:rPr>
            </w:pPr>
            <w:r>
              <w:rPr>
                <w:sz w:val="24"/>
              </w:rPr>
              <w:t xml:space="preserve">— </w:t>
            </w:r>
            <w:r>
              <w:rPr>
                <w:sz w:val="24"/>
              </w:rPr>
              <w:t>где?</w:t>
            </w:r>
          </w:p>
          <w:p>
            <w:pPr>
              <w:pStyle w:val="Normal1"/>
              <w:spacing w:lineRule="auto" w:line="240"/>
              <w:rPr>
                <w:sz w:val="24"/>
              </w:rPr>
            </w:pPr>
            <w:r>
              <w:rPr>
                <w:sz w:val="24"/>
              </w:rPr>
              <w:t xml:space="preserve">— </w:t>
            </w:r>
            <w:r>
              <w:rPr>
                <w:sz w:val="24"/>
              </w:rPr>
              <w:t>куда?</w:t>
            </w:r>
          </w:p>
          <w:p>
            <w:pPr>
              <w:pStyle w:val="Normal1"/>
              <w:rPr>
                <w:sz w:val="24"/>
              </w:rPr>
            </w:pPr>
            <w:r>
              <w:rPr>
                <w:sz w:val="24"/>
              </w:rPr>
            </w:r>
          </w:p>
        </w:tc>
        <w:tc>
          <w:tcPr>
            <w:tcW w:w="2018" w:type="dxa"/>
            <w:tcBorders/>
          </w:tcPr>
          <w:p>
            <w:pPr>
              <w:pStyle w:val="Normal1"/>
              <w:spacing w:lineRule="auto" w:line="240"/>
              <w:rPr/>
            </w:pPr>
            <w:r>
              <w:rPr>
                <w:sz w:val="24"/>
              </w:rPr>
              <w:t>¿</w:t>
            </w:r>
            <w:r>
              <w:rPr>
                <w:sz w:val="24"/>
                <w:lang w:val="en-US"/>
              </w:rPr>
              <w:t>de</w:t>
            </w:r>
            <w:r>
              <w:rPr>
                <w:sz w:val="24"/>
              </w:rPr>
              <w:t xml:space="preserve"> </w:t>
            </w:r>
            <w:r>
              <w:rPr>
                <w:sz w:val="24"/>
                <w:lang w:val="en-US"/>
              </w:rPr>
              <w:t>d</w:t>
            </w:r>
            <w:r>
              <w:rPr>
                <w:sz w:val="24"/>
              </w:rPr>
              <w:t>ó</w:t>
            </w:r>
            <w:r>
              <w:rPr>
                <w:sz w:val="24"/>
                <w:lang w:val="en-US"/>
              </w:rPr>
              <w:t>nde</w:t>
            </w:r>
            <w:r>
              <w:rPr>
                <w:sz w:val="24"/>
              </w:rPr>
              <w:t>?</w:t>
            </w:r>
          </w:p>
          <w:p>
            <w:pPr>
              <w:pStyle w:val="Normal1"/>
              <w:spacing w:lineRule="auto" w:line="240"/>
              <w:rPr/>
            </w:pPr>
            <w:r>
              <w:rPr>
                <w:sz w:val="24"/>
              </w:rPr>
              <w:t>¿</w:t>
            </w:r>
            <w:r>
              <w:rPr>
                <w:sz w:val="24"/>
                <w:lang w:val="en-US"/>
              </w:rPr>
              <w:t>cu</w:t>
            </w:r>
            <w:r>
              <w:rPr>
                <w:sz w:val="24"/>
              </w:rPr>
              <w:t>á</w:t>
            </w:r>
            <w:r>
              <w:rPr>
                <w:sz w:val="24"/>
                <w:lang w:val="en-US"/>
              </w:rPr>
              <w:t>nto</w:t>
            </w:r>
            <w:r>
              <w:rPr>
                <w:sz w:val="24"/>
              </w:rPr>
              <w:t>?</w:t>
            </w:r>
          </w:p>
          <w:p>
            <w:pPr>
              <w:pStyle w:val="Normal1"/>
              <w:spacing w:lineRule="auto" w:line="240"/>
              <w:rPr/>
            </w:pPr>
            <w:r>
              <w:rPr>
                <w:sz w:val="24"/>
              </w:rPr>
              <w:t>¿сó</w:t>
            </w:r>
            <w:r>
              <w:rPr>
                <w:sz w:val="24"/>
                <w:lang w:val="en-US"/>
              </w:rPr>
              <w:t>m</w:t>
            </w:r>
            <w:r>
              <w:rPr>
                <w:sz w:val="24"/>
              </w:rPr>
              <w:t>о?</w:t>
            </w:r>
          </w:p>
          <w:p>
            <w:pPr>
              <w:pStyle w:val="Normal1"/>
              <w:rPr>
                <w:sz w:val="24"/>
              </w:rPr>
            </w:pPr>
            <w:r>
              <w:rPr>
                <w:sz w:val="24"/>
              </w:rPr>
            </w:r>
          </w:p>
        </w:tc>
        <w:tc>
          <w:tcPr>
            <w:tcW w:w="1985" w:type="dxa"/>
            <w:tcBorders/>
          </w:tcPr>
          <w:p>
            <w:pPr>
              <w:pStyle w:val="Normal1"/>
              <w:spacing w:lineRule="auto" w:line="240"/>
              <w:rPr>
                <w:sz w:val="24"/>
              </w:rPr>
            </w:pPr>
            <w:r>
              <w:rPr>
                <w:sz w:val="24"/>
              </w:rPr>
              <w:t xml:space="preserve">— </w:t>
            </w:r>
            <w:r>
              <w:rPr>
                <w:sz w:val="24"/>
              </w:rPr>
              <w:t xml:space="preserve">откуда? ,    </w:t>
            </w:r>
          </w:p>
          <w:p>
            <w:pPr>
              <w:pStyle w:val="Normal1"/>
              <w:spacing w:lineRule="auto" w:line="240"/>
              <w:rPr>
                <w:sz w:val="24"/>
              </w:rPr>
            </w:pPr>
            <w:r>
              <w:rPr>
                <w:sz w:val="24"/>
              </w:rPr>
              <w:t xml:space="preserve">— </w:t>
            </w:r>
            <w:r>
              <w:rPr>
                <w:sz w:val="24"/>
              </w:rPr>
              <w:t xml:space="preserve">сколько? </w:t>
            </w:r>
          </w:p>
          <w:p>
            <w:pPr>
              <w:pStyle w:val="Normal1"/>
              <w:spacing w:lineRule="auto" w:line="240"/>
              <w:rPr>
                <w:sz w:val="24"/>
              </w:rPr>
            </w:pPr>
            <w:r>
              <w:rPr>
                <w:sz w:val="24"/>
              </w:rPr>
              <w:t xml:space="preserve">— </w:t>
            </w:r>
            <w:r>
              <w:rPr>
                <w:sz w:val="24"/>
              </w:rPr>
              <w:t>как?</w:t>
            </w:r>
          </w:p>
          <w:p>
            <w:pPr>
              <w:pStyle w:val="Normal1"/>
              <w:rPr>
                <w:sz w:val="24"/>
              </w:rPr>
            </w:pPr>
            <w:r>
              <w:rPr>
                <w:sz w:val="24"/>
              </w:rPr>
            </w:r>
          </w:p>
        </w:tc>
      </w:tr>
    </w:tbl>
    <w:p>
      <w:pPr>
        <w:pStyle w:val="Normal1"/>
        <w:tabs>
          <w:tab w:val="clear" w:pos="720"/>
          <w:tab w:val="left" w:pos="6096" w:leader="none"/>
        </w:tabs>
        <w:spacing w:lineRule="auto" w:line="240"/>
        <w:ind w:firstLine="284" w:end="0"/>
        <w:rPr/>
      </w:pPr>
      <w:r>
        <w:rPr>
          <w:sz w:val="24"/>
        </w:rPr>
        <w:t xml:space="preserve">При вопросе над этими наречиями ставится знак </w:t>
      </w:r>
      <w:r>
        <w:rPr>
          <w:spacing w:val="20"/>
          <w:sz w:val="24"/>
        </w:rPr>
        <w:t>ударения</w:t>
      </w:r>
      <w:r>
        <w:rPr>
          <w:sz w:val="24"/>
        </w:rPr>
        <w:t>:</w:t>
      </w:r>
    </w:p>
    <w:p>
      <w:pPr>
        <w:pStyle w:val="Normal1"/>
        <w:spacing w:lineRule="auto" w:line="240"/>
        <w:ind w:firstLine="284" w:end="0"/>
        <w:rPr>
          <w:sz w:val="24"/>
        </w:rPr>
      </w:pPr>
      <w:r>
        <w:rPr>
          <w:sz w:val="24"/>
        </w:rPr>
      </w:r>
    </w:p>
    <w:tbl>
      <w:tblPr>
        <w:tblW w:w="8109" w:type="dxa"/>
        <w:jc w:val="start"/>
        <w:tblInd w:w="221" w:type="dxa"/>
        <w:tblLayout w:type="fixed"/>
        <w:tblCellMar>
          <w:top w:w="0" w:type="dxa"/>
          <w:start w:w="108" w:type="dxa"/>
          <w:bottom w:w="0" w:type="dxa"/>
          <w:end w:w="108" w:type="dxa"/>
        </w:tblCellMar>
      </w:tblPr>
      <w:tblGrid>
        <w:gridCol w:w="4140"/>
        <w:gridCol w:w="3969"/>
      </w:tblGrid>
      <w:tr>
        <w:trPr>
          <w:trHeight w:val="1220" w:hRule="atLeast"/>
        </w:trPr>
        <w:tc>
          <w:tcPr>
            <w:tcW w:w="4140" w:type="dxa"/>
            <w:tcBorders/>
          </w:tcPr>
          <w:p>
            <w:pPr>
              <w:pStyle w:val="Normal1"/>
              <w:spacing w:lineRule="auto" w:line="240"/>
              <w:ind w:firstLine="284" w:end="0"/>
              <w:rPr/>
            </w:pPr>
            <w:r>
              <w:rPr>
                <w:sz w:val="24"/>
                <w:lang w:val="en-US"/>
              </w:rPr>
              <w:t>¿</w:t>
            </w:r>
            <w:r>
              <w:rPr>
                <w:i/>
                <w:iCs/>
                <w:sz w:val="24"/>
                <w:lang w:val="en-US"/>
              </w:rPr>
              <w:t>Cuándo</w:t>
            </w:r>
            <w:r>
              <w:rPr>
                <w:sz w:val="24"/>
                <w:lang w:val="en-US"/>
              </w:rPr>
              <w:t xml:space="preserve"> llega la delegacion?</w:t>
            </w:r>
          </w:p>
          <w:p>
            <w:pPr>
              <w:pStyle w:val="Normal1"/>
              <w:spacing w:lineRule="auto" w:line="240"/>
              <w:ind w:firstLine="284" w:end="0"/>
              <w:rPr/>
            </w:pPr>
            <w:r>
              <w:rPr>
                <w:sz w:val="24"/>
                <w:lang w:val="en-US"/>
              </w:rPr>
              <w:t>¿</w:t>
            </w:r>
            <w:r>
              <w:rPr>
                <w:i/>
                <w:iCs/>
                <w:sz w:val="24"/>
                <w:lang w:val="en-US"/>
              </w:rPr>
              <w:t>Adónde</w:t>
            </w:r>
            <w:r>
              <w:rPr>
                <w:sz w:val="24"/>
                <w:lang w:val="en-US"/>
              </w:rPr>
              <w:t xml:space="preserve"> vas?</w:t>
            </w:r>
          </w:p>
          <w:p>
            <w:pPr>
              <w:pStyle w:val="Normal1"/>
              <w:spacing w:lineRule="auto" w:line="240"/>
              <w:ind w:firstLine="284" w:end="0"/>
              <w:rPr/>
            </w:pPr>
            <w:r>
              <w:rPr>
                <w:sz w:val="24"/>
                <w:lang w:val="en-US"/>
              </w:rPr>
              <w:t>¿</w:t>
            </w:r>
            <w:r>
              <w:rPr>
                <w:i/>
                <w:iCs/>
                <w:sz w:val="24"/>
                <w:lang w:val="en-US"/>
              </w:rPr>
              <w:t>De dónde</w:t>
            </w:r>
            <w:r>
              <w:rPr>
                <w:sz w:val="24"/>
                <w:lang w:val="en-US"/>
              </w:rPr>
              <w:t xml:space="preserve"> vienes?</w:t>
            </w:r>
          </w:p>
          <w:p>
            <w:pPr>
              <w:pStyle w:val="Normal1"/>
              <w:spacing w:lineRule="auto" w:line="240"/>
              <w:ind w:firstLine="284" w:end="0"/>
              <w:rPr/>
            </w:pPr>
            <w:r>
              <w:rPr>
                <w:sz w:val="24"/>
                <w:lang w:val="en-US"/>
              </w:rPr>
              <w:t>¿</w:t>
            </w:r>
            <w:r>
              <w:rPr>
                <w:i/>
                <w:iCs/>
                <w:sz w:val="24"/>
                <w:lang w:val="en-US"/>
              </w:rPr>
              <w:t>Cóm</w:t>
            </w:r>
            <w:r>
              <w:rPr>
                <w:i/>
                <w:iCs/>
                <w:sz w:val="24"/>
              </w:rPr>
              <w:t>о</w:t>
            </w:r>
            <w:r>
              <w:rPr>
                <w:i/>
                <w:iCs/>
                <w:sz w:val="24"/>
                <w:lang w:val="en-US"/>
              </w:rPr>
              <w:t xml:space="preserve"> se </w:t>
            </w:r>
            <w:r>
              <w:rPr>
                <w:sz w:val="24"/>
                <w:lang w:val="en-US"/>
              </w:rPr>
              <w:t>puede hacer esto?</w:t>
            </w:r>
          </w:p>
          <w:p>
            <w:pPr>
              <w:pStyle w:val="Normal1"/>
              <w:rPr>
                <w:sz w:val="24"/>
                <w:lang w:val="en-US"/>
              </w:rPr>
            </w:pPr>
            <w:r>
              <w:rPr>
                <w:sz w:val="24"/>
                <w:lang w:val="en-US"/>
              </w:rPr>
            </w:r>
          </w:p>
        </w:tc>
        <w:tc>
          <w:tcPr>
            <w:tcW w:w="3969" w:type="dxa"/>
            <w:tcBorders/>
          </w:tcPr>
          <w:p>
            <w:pPr>
              <w:pStyle w:val="Normal1"/>
              <w:spacing w:lineRule="auto" w:line="240"/>
              <w:rPr>
                <w:sz w:val="24"/>
              </w:rPr>
            </w:pPr>
            <w:r>
              <w:rPr>
                <w:sz w:val="24"/>
              </w:rPr>
              <w:t>Когда прибывает делегация?</w:t>
            </w:r>
          </w:p>
          <w:p>
            <w:pPr>
              <w:pStyle w:val="Normal1"/>
              <w:spacing w:lineRule="auto" w:line="240"/>
              <w:rPr>
                <w:sz w:val="24"/>
              </w:rPr>
            </w:pPr>
            <w:r>
              <w:rPr>
                <w:sz w:val="24"/>
              </w:rPr>
              <w:t>Куда идешь?</w:t>
            </w:r>
          </w:p>
          <w:p>
            <w:pPr>
              <w:pStyle w:val="Normal1"/>
              <w:spacing w:lineRule="auto" w:line="240"/>
              <w:rPr>
                <w:sz w:val="24"/>
              </w:rPr>
            </w:pPr>
            <w:r>
              <w:rPr>
                <w:sz w:val="24"/>
              </w:rPr>
              <w:t>Откуда идешь?</w:t>
            </w:r>
          </w:p>
          <w:p>
            <w:pPr>
              <w:pStyle w:val="Normal1"/>
              <w:spacing w:lineRule="auto" w:line="240"/>
              <w:rPr>
                <w:sz w:val="24"/>
              </w:rPr>
            </w:pPr>
            <w:r>
              <w:rPr>
                <w:sz w:val="24"/>
              </w:rPr>
              <w:t>Как можно это сделать?</w:t>
            </w:r>
          </w:p>
          <w:p>
            <w:pPr>
              <w:pStyle w:val="Normal1"/>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В </w:t>
      </w:r>
      <w:r>
        <w:rPr>
          <w:spacing w:val="20"/>
          <w:sz w:val="24"/>
        </w:rPr>
        <w:t>восклицательных</w:t>
      </w:r>
      <w:r>
        <w:rPr>
          <w:sz w:val="24"/>
        </w:rPr>
        <w:t xml:space="preserve"> предложениях используются: </w:t>
      </w:r>
      <w:r>
        <w:rPr>
          <w:b/>
          <w:bCs/>
          <w:sz w:val="24"/>
        </w:rPr>
        <w:t>¡Сó</w:t>
      </w:r>
      <w:r>
        <w:rPr>
          <w:b/>
          <w:bCs/>
          <w:sz w:val="24"/>
          <w:lang w:val="en-US"/>
        </w:rPr>
        <w:t>m</w:t>
      </w:r>
      <w:r>
        <w:rPr>
          <w:b/>
          <w:bCs/>
          <w:sz w:val="24"/>
        </w:rPr>
        <w:t>о!</w:t>
      </w:r>
      <w:r>
        <w:rPr>
          <w:sz w:val="24"/>
        </w:rPr>
        <w:t xml:space="preserve"> (как!), </w:t>
      </w:r>
      <w:r>
        <w:rPr>
          <w:b/>
          <w:bCs/>
          <w:sz w:val="24"/>
        </w:rPr>
        <w:t>¡</w:t>
      </w:r>
      <w:r>
        <w:rPr>
          <w:b/>
          <w:bCs/>
          <w:sz w:val="24"/>
          <w:lang w:val="en-US"/>
        </w:rPr>
        <w:t>Cu</w:t>
      </w:r>
      <w:r>
        <w:rPr>
          <w:b/>
          <w:bCs/>
          <w:sz w:val="24"/>
        </w:rPr>
        <w:t>á</w:t>
      </w:r>
      <w:r>
        <w:rPr>
          <w:b/>
          <w:bCs/>
          <w:sz w:val="24"/>
          <w:lang w:val="en-US"/>
        </w:rPr>
        <w:t>nto</w:t>
      </w:r>
      <w:r>
        <w:rPr>
          <w:b/>
          <w:bCs/>
          <w:sz w:val="24"/>
        </w:rPr>
        <w:t>!</w:t>
      </w:r>
      <w:r>
        <w:rPr>
          <w:sz w:val="24"/>
        </w:rPr>
        <w:t xml:space="preserve"> (как, сколь!), </w:t>
      </w:r>
      <w:r>
        <w:rPr>
          <w:b/>
          <w:bCs/>
          <w:sz w:val="24"/>
        </w:rPr>
        <w:t>¡</w:t>
      </w:r>
      <w:r>
        <w:rPr>
          <w:b/>
          <w:bCs/>
          <w:sz w:val="24"/>
          <w:lang w:val="en-US"/>
        </w:rPr>
        <w:t>Cu</w:t>
      </w:r>
      <w:r>
        <w:rPr>
          <w:b/>
          <w:bCs/>
          <w:sz w:val="24"/>
        </w:rPr>
        <w:t>á</w:t>
      </w:r>
      <w:r>
        <w:rPr>
          <w:b/>
          <w:bCs/>
          <w:sz w:val="24"/>
          <w:lang w:val="en-US"/>
        </w:rPr>
        <w:t>n</w:t>
      </w:r>
      <w:r>
        <w:rPr>
          <w:b/>
          <w:bCs/>
          <w:sz w:val="24"/>
        </w:rPr>
        <w:t>!</w:t>
      </w:r>
      <w:r>
        <w:rPr>
          <w:sz w:val="24"/>
        </w:rPr>
        <w:t xml:space="preserve"> (как, сколь!) и др. Эти наречия придают </w:t>
      </w:r>
      <w:r>
        <w:rPr>
          <w:spacing w:val="20"/>
          <w:sz w:val="24"/>
        </w:rPr>
        <w:t>экспрессивную</w:t>
      </w:r>
      <w:r>
        <w:rPr>
          <w:sz w:val="24"/>
        </w:rPr>
        <w:t xml:space="preserve"> окраску действию, состоянию или качеству. Они также, как и в предыдущем случае, имеют знак </w:t>
      </w:r>
      <w:r>
        <w:rPr>
          <w:sz w:val="24"/>
          <w:lang w:val="en-US"/>
        </w:rPr>
        <w:t>acento</w:t>
      </w:r>
      <w:r>
        <w:rPr>
          <w:sz w:val="24"/>
        </w:rPr>
        <w:t>:</w:t>
      </w:r>
    </w:p>
    <w:p>
      <w:pPr>
        <w:pStyle w:val="Normal1"/>
        <w:spacing w:lineRule="auto" w:line="240"/>
        <w:ind w:firstLine="284" w:end="0"/>
        <w:rPr>
          <w:sz w:val="24"/>
        </w:rPr>
      </w:pPr>
      <w:r>
        <w:rPr>
          <w:sz w:val="24"/>
        </w:rPr>
      </w:r>
    </w:p>
    <w:tbl>
      <w:tblPr>
        <w:tblW w:w="8189" w:type="dxa"/>
        <w:jc w:val="start"/>
        <w:tblInd w:w="141" w:type="dxa"/>
        <w:tblLayout w:type="fixed"/>
        <w:tblCellMar>
          <w:top w:w="0" w:type="dxa"/>
          <w:start w:w="108" w:type="dxa"/>
          <w:bottom w:w="0" w:type="dxa"/>
          <w:end w:w="108" w:type="dxa"/>
        </w:tblCellMar>
      </w:tblPr>
      <w:tblGrid>
        <w:gridCol w:w="4220"/>
        <w:gridCol w:w="3969"/>
      </w:tblGrid>
      <w:tr>
        <w:trPr>
          <w:trHeight w:val="1080" w:hRule="atLeast"/>
        </w:trPr>
        <w:tc>
          <w:tcPr>
            <w:tcW w:w="4220" w:type="dxa"/>
            <w:tcBorders/>
          </w:tcPr>
          <w:p>
            <w:pPr>
              <w:pStyle w:val="Normal1"/>
              <w:spacing w:lineRule="auto" w:line="240"/>
              <w:ind w:firstLine="284" w:start="-33" w:end="0"/>
              <w:rPr/>
            </w:pPr>
            <w:r>
              <w:rPr>
                <w:sz w:val="24"/>
                <w:lang w:val="en-US"/>
              </w:rPr>
              <w:t>¡</w:t>
            </w:r>
            <w:r>
              <w:rPr>
                <w:i/>
                <w:iCs/>
                <w:sz w:val="24"/>
                <w:lang w:val="en-US"/>
              </w:rPr>
              <w:t>Cómo</w:t>
            </w:r>
            <w:r>
              <w:rPr>
                <w:sz w:val="24"/>
                <w:lang w:val="en-US"/>
              </w:rPr>
              <w:t xml:space="preserve"> me entusiasman tus éxitos!</w:t>
            </w:r>
          </w:p>
          <w:p>
            <w:pPr>
              <w:pStyle w:val="Normal1"/>
              <w:spacing w:lineRule="auto" w:line="240"/>
              <w:ind w:firstLine="284" w:start="-33" w:end="0"/>
              <w:rPr/>
            </w:pPr>
            <w:r>
              <w:rPr>
                <w:sz w:val="24"/>
                <w:lang w:val="en-US"/>
              </w:rPr>
              <w:t>¡</w:t>
            </w:r>
            <w:r>
              <w:rPr>
                <w:i/>
                <w:iCs/>
                <w:sz w:val="24"/>
                <w:lang w:val="en-US"/>
              </w:rPr>
              <w:t>Cuánto</w:t>
            </w:r>
            <w:r>
              <w:rPr>
                <w:sz w:val="24"/>
                <w:lang w:val="en-US"/>
              </w:rPr>
              <w:t xml:space="preserve"> amo a mi patria!</w:t>
            </w:r>
          </w:p>
          <w:p>
            <w:pPr>
              <w:pStyle w:val="Normal1"/>
              <w:spacing w:lineRule="auto" w:line="240"/>
              <w:ind w:firstLine="284" w:start="-33" w:end="0"/>
              <w:rPr/>
            </w:pPr>
            <w:r>
              <w:rPr>
                <w:sz w:val="24"/>
                <w:lang w:val="en-US"/>
              </w:rPr>
              <w:t>¡</w:t>
            </w:r>
            <w:r>
              <w:rPr>
                <w:i/>
                <w:iCs/>
                <w:sz w:val="24"/>
                <w:lang w:val="en-US"/>
              </w:rPr>
              <w:t>Cuán</w:t>
            </w:r>
            <w:r>
              <w:rPr>
                <w:sz w:val="24"/>
                <w:lang w:val="en-US"/>
              </w:rPr>
              <w:t xml:space="preserve"> lejos estamos de aquel sitio!</w:t>
            </w:r>
          </w:p>
          <w:p>
            <w:pPr>
              <w:pStyle w:val="Normal1"/>
              <w:rPr>
                <w:sz w:val="24"/>
                <w:lang w:val="en-US"/>
              </w:rPr>
            </w:pPr>
            <w:r>
              <w:rPr>
                <w:sz w:val="24"/>
                <w:lang w:val="en-US"/>
              </w:rPr>
            </w:r>
          </w:p>
        </w:tc>
        <w:tc>
          <w:tcPr>
            <w:tcW w:w="3969" w:type="dxa"/>
            <w:tcBorders/>
          </w:tcPr>
          <w:p>
            <w:pPr>
              <w:pStyle w:val="Normal1"/>
              <w:spacing w:lineRule="auto" w:line="240"/>
              <w:rPr>
                <w:sz w:val="24"/>
              </w:rPr>
            </w:pPr>
            <w:r>
              <w:rPr>
                <w:sz w:val="24"/>
              </w:rPr>
              <w:t>Как меня вдохновляют твои ус</w:t>
              <w:softHyphen/>
              <w:t>пехи!</w:t>
            </w:r>
          </w:p>
          <w:p>
            <w:pPr>
              <w:pStyle w:val="Normal1"/>
              <w:spacing w:lineRule="auto" w:line="240"/>
              <w:rPr>
                <w:sz w:val="24"/>
              </w:rPr>
            </w:pPr>
            <w:r>
              <w:rPr>
                <w:sz w:val="24"/>
              </w:rPr>
              <w:t xml:space="preserve">Как я люблю свою родину! </w:t>
            </w:r>
          </w:p>
          <w:p>
            <w:pPr>
              <w:pStyle w:val="Normal1"/>
              <w:spacing w:lineRule="auto" w:line="240"/>
              <w:rPr>
                <w:sz w:val="24"/>
              </w:rPr>
            </w:pPr>
            <w:r>
              <w:rPr>
                <w:sz w:val="24"/>
              </w:rPr>
              <w:t>Как мы далеко от того места!</w:t>
            </w:r>
          </w:p>
          <w:p>
            <w:pPr>
              <w:pStyle w:val="Normal1"/>
              <w:rPr>
                <w:sz w:val="24"/>
              </w:rPr>
            </w:pPr>
            <w:r>
              <w:rPr>
                <w:sz w:val="24"/>
              </w:rPr>
            </w:r>
          </w:p>
        </w:tc>
      </w:tr>
    </w:tbl>
    <w:p>
      <w:pPr>
        <w:pStyle w:val="Heading3"/>
        <w:ind w:hanging="0" w:start="0"/>
        <w:rPr/>
      </w:pPr>
      <w:r>
        <w:rPr/>
      </w:r>
      <w:bookmarkStart w:id="118" w:name="__RefHeading___Toc1886098"/>
      <w:bookmarkStart w:id="119" w:name="__RefHeading___Toc1886098"/>
    </w:p>
    <w:p>
      <w:pPr>
        <w:pStyle w:val="Heading3"/>
        <w:ind w:hanging="0" w:start="0"/>
        <w:rPr/>
      </w:pPr>
      <w:bookmarkStart w:id="120" w:name="__RefHeading___Toc1886098"/>
      <w:r>
        <w:rPr/>
        <w:t>§ 84. Образование наречий</w:t>
      </w:r>
      <w:bookmarkEnd w:id="120"/>
    </w:p>
    <w:p>
      <w:pPr>
        <w:pStyle w:val="Normal1"/>
        <w:spacing w:lineRule="auto" w:line="240"/>
        <w:ind w:firstLine="284" w:end="0"/>
        <w:rPr>
          <w:sz w:val="24"/>
        </w:rPr>
      </w:pPr>
      <w:r>
        <w:rPr>
          <w:sz w:val="24"/>
        </w:rPr>
      </w:r>
    </w:p>
    <w:p>
      <w:pPr>
        <w:pStyle w:val="Normal1"/>
        <w:spacing w:lineRule="auto" w:line="240"/>
        <w:ind w:firstLine="284" w:end="0"/>
        <w:rPr/>
      </w:pPr>
      <w:r>
        <w:rPr>
          <w:sz w:val="24"/>
        </w:rPr>
        <w:t>В § 79 уже упоминалось, что наречия бывают простые и слож</w:t>
        <w:softHyphen/>
        <w:t xml:space="preserve">ные. Первые из них делятся благодаря своим морфологическим признакам на  </w:t>
      </w:r>
      <w:r>
        <w:rPr>
          <w:spacing w:val="20"/>
          <w:sz w:val="24"/>
        </w:rPr>
        <w:t>не производные и производные</w:t>
      </w:r>
      <w:r>
        <w:rPr>
          <w:sz w:val="24"/>
        </w:rPr>
        <w:t>. Не</w:t>
        <w:softHyphen/>
        <w:t xml:space="preserve">производные наречия воспринимаются в современном языке как слова, состоящие из </w:t>
      </w:r>
      <w:r>
        <w:rPr>
          <w:spacing w:val="20"/>
          <w:sz w:val="24"/>
        </w:rPr>
        <w:t>одного</w:t>
      </w:r>
      <w:r>
        <w:rPr>
          <w:sz w:val="24"/>
        </w:rPr>
        <w:t xml:space="preserve"> корня, например: </w:t>
      </w:r>
      <w:r>
        <w:rPr>
          <w:b/>
          <w:sz w:val="24"/>
          <w:lang w:val="en-US"/>
        </w:rPr>
        <w:t>hoy</w:t>
      </w:r>
      <w:r>
        <w:rPr>
          <w:b/>
          <w:sz w:val="24"/>
        </w:rPr>
        <w:t xml:space="preserve">, </w:t>
      </w:r>
      <w:r>
        <w:rPr>
          <w:b/>
          <w:sz w:val="24"/>
          <w:lang w:val="en-US"/>
        </w:rPr>
        <w:t>tan</w:t>
      </w:r>
      <w:r>
        <w:rPr>
          <w:b/>
          <w:sz w:val="24"/>
        </w:rPr>
        <w:t xml:space="preserve">, аса, </w:t>
      </w:r>
      <w:r>
        <w:rPr>
          <w:b/>
          <w:sz w:val="24"/>
          <w:lang w:val="en-US"/>
        </w:rPr>
        <w:t>nada</w:t>
      </w:r>
      <w:r>
        <w:rPr>
          <w:b/>
          <w:sz w:val="24"/>
        </w:rPr>
        <w:t xml:space="preserve"> </w:t>
      </w:r>
      <w:r>
        <w:rPr>
          <w:sz w:val="24"/>
        </w:rPr>
        <w:t xml:space="preserve">и т.п. </w:t>
      </w:r>
      <w:r>
        <w:rPr>
          <w:spacing w:val="20"/>
          <w:sz w:val="24"/>
        </w:rPr>
        <w:t>Производные</w:t>
      </w:r>
      <w:r>
        <w:rPr>
          <w:sz w:val="24"/>
        </w:rPr>
        <w:t xml:space="preserve"> наречия образованы от других слов либо путем аффиксации — </w:t>
      </w:r>
      <w:r>
        <w:rPr>
          <w:b/>
          <w:bCs/>
          <w:sz w:val="24"/>
          <w:lang w:val="en-US"/>
        </w:rPr>
        <w:t>de</w:t>
      </w:r>
      <w:r>
        <w:rPr>
          <w:sz w:val="24"/>
          <w:lang w:val="en-US"/>
        </w:rPr>
        <w:t>bajo</w:t>
      </w:r>
      <w:r>
        <w:rPr>
          <w:sz w:val="24"/>
        </w:rPr>
        <w:t xml:space="preserve">, </w:t>
      </w:r>
      <w:r>
        <w:rPr>
          <w:b/>
          <w:bCs/>
          <w:sz w:val="24"/>
          <w:lang w:val="en-US"/>
        </w:rPr>
        <w:t>ante</w:t>
      </w:r>
      <w:r>
        <w:rPr>
          <w:sz w:val="24"/>
          <w:lang w:val="en-US"/>
        </w:rPr>
        <w:t>ayer</w:t>
      </w:r>
      <w:r>
        <w:rPr>
          <w:sz w:val="24"/>
        </w:rPr>
        <w:t xml:space="preserve">, </w:t>
      </w:r>
      <w:r>
        <w:rPr>
          <w:b/>
          <w:bCs/>
          <w:sz w:val="24"/>
          <w:lang w:val="en-US"/>
        </w:rPr>
        <w:t>en</w:t>
      </w:r>
      <w:r>
        <w:rPr>
          <w:sz w:val="24"/>
          <w:lang w:val="en-US"/>
        </w:rPr>
        <w:t>frente</w:t>
      </w:r>
      <w:r>
        <w:rPr>
          <w:sz w:val="24"/>
        </w:rPr>
        <w:t xml:space="preserve"> и т.п., — либо конверсией, переходом каких-либо частей речи в разряд наречий — </w:t>
      </w:r>
      <w:r>
        <w:rPr>
          <w:b/>
          <w:sz w:val="24"/>
          <w:lang w:val="en-US"/>
        </w:rPr>
        <w:t>alto</w:t>
      </w:r>
      <w:r>
        <w:rPr>
          <w:b/>
          <w:sz w:val="24"/>
        </w:rPr>
        <w:t xml:space="preserve">, </w:t>
      </w:r>
      <w:r>
        <w:rPr>
          <w:b/>
          <w:sz w:val="24"/>
          <w:lang w:val="en-US"/>
        </w:rPr>
        <w:t>bajo</w:t>
      </w:r>
      <w:r>
        <w:rPr>
          <w:b/>
          <w:sz w:val="24"/>
        </w:rPr>
        <w:t xml:space="preserve">, </w:t>
      </w:r>
      <w:r>
        <w:rPr>
          <w:b/>
          <w:sz w:val="24"/>
          <w:lang w:val="en-US"/>
        </w:rPr>
        <w:t>ma</w:t>
      </w:r>
      <w:r>
        <w:rPr>
          <w:b/>
          <w:sz w:val="24"/>
        </w:rPr>
        <w:t>ñ</w:t>
      </w:r>
      <w:r>
        <w:rPr>
          <w:b/>
          <w:sz w:val="24"/>
          <w:lang w:val="en-US"/>
        </w:rPr>
        <w:t>ana</w:t>
      </w:r>
      <w:r>
        <w:rPr>
          <w:sz w:val="24"/>
        </w:rPr>
        <w:t>. Большое количество производных наречий образуется от прилагательных с помощью суффикса -</w:t>
      </w:r>
      <w:r>
        <w:rPr>
          <w:b/>
          <w:sz w:val="24"/>
          <w:lang w:val="en-US"/>
        </w:rPr>
        <w:t>mente</w:t>
      </w:r>
      <w:r>
        <w:rPr>
          <w:b/>
          <w:sz w:val="24"/>
        </w:rPr>
        <w:t>:</w:t>
      </w:r>
      <w:r>
        <w:rPr>
          <w:sz w:val="24"/>
        </w:rPr>
        <w:t xml:space="preserve"> </w:t>
      </w:r>
      <w:r>
        <w:rPr>
          <w:sz w:val="24"/>
          <w:lang w:val="en-US"/>
        </w:rPr>
        <w:t>perfecta</w:t>
      </w:r>
      <w:r>
        <w:rPr>
          <w:b/>
          <w:sz w:val="24"/>
          <w:lang w:val="en-US"/>
        </w:rPr>
        <w:t>mente</w:t>
      </w:r>
      <w:r>
        <w:rPr>
          <w:sz w:val="24"/>
        </w:rPr>
        <w:t xml:space="preserve">, </w:t>
      </w:r>
      <w:r>
        <w:rPr>
          <w:sz w:val="24"/>
          <w:lang w:val="en-US"/>
        </w:rPr>
        <w:t>concreta</w:t>
      </w:r>
      <w:r>
        <w:rPr>
          <w:b/>
          <w:sz w:val="24"/>
          <w:lang w:val="en-US"/>
        </w:rPr>
        <w:t>mente</w:t>
      </w:r>
      <w:r>
        <w:rPr>
          <w:sz w:val="24"/>
        </w:rPr>
        <w:t xml:space="preserve">, </w:t>
      </w:r>
      <w:r>
        <w:rPr>
          <w:sz w:val="24"/>
          <w:lang w:val="en-US"/>
        </w:rPr>
        <w:t>efectiva</w:t>
      </w:r>
      <w:r>
        <w:rPr>
          <w:b/>
          <w:sz w:val="24"/>
          <w:lang w:val="en-US"/>
        </w:rPr>
        <w:t>mente</w:t>
      </w:r>
      <w:r>
        <w:rPr>
          <w:sz w:val="24"/>
        </w:rPr>
        <w:t xml:space="preserve">. </w:t>
      </w:r>
      <w:r>
        <w:rPr>
          <w:spacing w:val="20"/>
          <w:sz w:val="24"/>
        </w:rPr>
        <w:t>Сложные</w:t>
      </w:r>
      <w:r>
        <w:rPr>
          <w:sz w:val="24"/>
        </w:rPr>
        <w:t xml:space="preserve"> наречия (адвербиальные обороты) являются устойчивыми сочетаниями, об</w:t>
        <w:softHyphen/>
        <w:t xml:space="preserve">разованными с помощью предлогов и других частей речи: </w:t>
      </w:r>
      <w:r>
        <w:rPr>
          <w:sz w:val="24"/>
          <w:lang w:val="en-US"/>
        </w:rPr>
        <w:t>de</w:t>
      </w:r>
      <w:r>
        <w:rPr>
          <w:sz w:val="24"/>
        </w:rPr>
        <w:t xml:space="preserve"> </w:t>
      </w:r>
      <w:r>
        <w:rPr>
          <w:sz w:val="24"/>
          <w:lang w:val="en-US"/>
        </w:rPr>
        <w:t>noche</w:t>
      </w:r>
      <w:r>
        <w:rPr>
          <w:sz w:val="24"/>
        </w:rPr>
        <w:t>, аl ро</w:t>
      </w:r>
      <w:r>
        <w:rPr>
          <w:sz w:val="24"/>
          <w:lang w:val="en-US"/>
        </w:rPr>
        <w:t>r</w:t>
      </w:r>
      <w:r>
        <w:rPr>
          <w:sz w:val="24"/>
        </w:rPr>
        <w:t xml:space="preserve"> </w:t>
      </w:r>
      <w:r>
        <w:rPr>
          <w:sz w:val="24"/>
          <w:lang w:val="en-US"/>
        </w:rPr>
        <w:t>mayor</w:t>
      </w:r>
      <w:r>
        <w:rPr>
          <w:sz w:val="24"/>
        </w:rPr>
        <w:t xml:space="preserve">, </w:t>
      </w:r>
      <w:r>
        <w:rPr>
          <w:sz w:val="24"/>
          <w:lang w:val="en-US"/>
        </w:rPr>
        <w:t>a</w:t>
      </w:r>
      <w:r>
        <w:rPr>
          <w:sz w:val="24"/>
        </w:rPr>
        <w:t xml:space="preserve"> </w:t>
      </w:r>
      <w:r>
        <w:rPr>
          <w:sz w:val="24"/>
          <w:lang w:val="en-US"/>
        </w:rPr>
        <w:t>todo</w:t>
      </w:r>
      <w:r>
        <w:rPr>
          <w:sz w:val="24"/>
        </w:rPr>
        <w:t xml:space="preserve"> </w:t>
      </w:r>
      <w:r>
        <w:rPr>
          <w:sz w:val="24"/>
          <w:lang w:val="en-US"/>
        </w:rPr>
        <w:t>correr</w:t>
      </w:r>
      <w:r>
        <w:rPr>
          <w:sz w:val="24"/>
        </w:rPr>
        <w:t xml:space="preserve">, </w:t>
      </w:r>
      <w:r>
        <w:rPr>
          <w:sz w:val="24"/>
          <w:lang w:val="en-US"/>
        </w:rPr>
        <w:t>de</w:t>
      </w:r>
      <w:r>
        <w:rPr>
          <w:sz w:val="24"/>
        </w:rPr>
        <w:t xml:space="preserve"> </w:t>
      </w:r>
      <w:r>
        <w:rPr>
          <w:sz w:val="24"/>
          <w:lang w:val="en-US"/>
        </w:rPr>
        <w:t>buen</w:t>
      </w:r>
      <w:r>
        <w:rPr>
          <w:sz w:val="24"/>
        </w:rPr>
        <w:t xml:space="preserve"> </w:t>
      </w:r>
      <w:r>
        <w:rPr>
          <w:sz w:val="24"/>
          <w:lang w:val="en-US"/>
        </w:rPr>
        <w:t>grado</w:t>
      </w:r>
      <w:r>
        <w:rPr>
          <w:sz w:val="24"/>
        </w:rPr>
        <w:t xml:space="preserve">, </w:t>
      </w:r>
      <w:r>
        <w:rPr>
          <w:sz w:val="24"/>
          <w:lang w:val="en-US"/>
        </w:rPr>
        <w:t>en</w:t>
      </w:r>
      <w:r>
        <w:rPr>
          <w:sz w:val="24"/>
        </w:rPr>
        <w:t xml:space="preserve"> </w:t>
      </w:r>
      <w:r>
        <w:rPr>
          <w:sz w:val="24"/>
          <w:lang w:val="en-US"/>
        </w:rPr>
        <w:t>todas</w:t>
      </w:r>
      <w:r>
        <w:rPr>
          <w:sz w:val="24"/>
        </w:rPr>
        <w:t xml:space="preserve"> </w:t>
      </w:r>
      <w:r>
        <w:rPr>
          <w:sz w:val="24"/>
          <w:lang w:val="en-US"/>
        </w:rPr>
        <w:t>partes</w:t>
      </w:r>
      <w:r>
        <w:rPr>
          <w:sz w:val="24"/>
        </w:rPr>
        <w:t xml:space="preserve"> и т.п.</w:t>
      </w:r>
    </w:p>
    <w:p>
      <w:pPr>
        <w:pStyle w:val="Normal1"/>
        <w:spacing w:lineRule="auto" w:line="240"/>
        <w:ind w:firstLine="284" w:end="0"/>
        <w:rPr/>
      </w:pPr>
      <w:r>
        <w:rPr>
          <w:sz w:val="24"/>
        </w:rPr>
        <w:t xml:space="preserve">Образование наречий от прилагательных с помощью суффикса </w:t>
      </w:r>
      <w:r>
        <w:rPr>
          <w:b/>
          <w:bCs/>
          <w:sz w:val="24"/>
        </w:rPr>
        <w:t>-mente</w:t>
      </w:r>
      <w:r>
        <w:rPr>
          <w:sz w:val="24"/>
        </w:rPr>
        <w:t xml:space="preserve"> подчиняется следующему правилу:</w:t>
      </w:r>
    </w:p>
    <w:p>
      <w:pPr>
        <w:pStyle w:val="Normal1"/>
        <w:spacing w:lineRule="auto" w:line="240"/>
        <w:ind w:firstLine="284" w:end="0"/>
        <w:rPr/>
      </w:pPr>
      <w:r>
        <w:rPr>
          <w:sz w:val="24"/>
        </w:rPr>
        <w:t xml:space="preserve">а) если прилагательное — </w:t>
      </w:r>
      <w:r>
        <w:rPr>
          <w:spacing w:val="20"/>
          <w:sz w:val="24"/>
        </w:rPr>
        <w:t>двух</w:t>
      </w:r>
      <w:r>
        <w:rPr>
          <w:sz w:val="24"/>
        </w:rPr>
        <w:t xml:space="preserve"> окончаний, то суффикс присо</w:t>
        <w:softHyphen/>
        <w:t xml:space="preserve">единяется к прилагательному в форме </w:t>
      </w:r>
      <w:r>
        <w:rPr>
          <w:spacing w:val="20"/>
          <w:sz w:val="24"/>
        </w:rPr>
        <w:t>женского</w:t>
      </w:r>
      <w:r>
        <w:rPr>
          <w:sz w:val="24"/>
        </w:rPr>
        <w:t xml:space="preserve"> рода:</w:t>
      </w:r>
    </w:p>
    <w:p>
      <w:pPr>
        <w:pStyle w:val="FR4"/>
        <w:ind w:firstLine="284" w:start="2552" w:end="0"/>
        <w:jc w:val="both"/>
        <w:rPr>
          <w:rFonts w:ascii="Times New Roman" w:hAnsi="Times New Roman" w:cs="Times New Roman"/>
          <w:sz w:val="24"/>
          <w:lang w:val="en-US"/>
        </w:rPr>
      </w:pPr>
      <w:r>
        <w:rPr>
          <w:rFonts w:cs="Times New Roman" w:ascii="Times New Roman" w:hAnsi="Times New Roman"/>
          <w:sz w:val="24"/>
          <w:lang w:val="en-US"/>
        </w:rPr>
        <w:t>perfecta                       =perfect</w:t>
      </w:r>
      <w:r>
        <w:rPr>
          <w:rFonts w:cs="Times New Roman" w:ascii="Times New Roman" w:hAnsi="Times New Roman"/>
          <w:b/>
          <w:bCs/>
          <w:sz w:val="24"/>
          <w:lang w:val="en-US"/>
        </w:rPr>
        <w:t>a</w:t>
      </w:r>
      <w:r>
        <w:rPr>
          <w:rFonts w:cs="Times New Roman" w:ascii="Times New Roman" w:hAnsi="Times New Roman"/>
          <w:i/>
          <w:iCs/>
          <w:sz w:val="24"/>
          <w:lang w:val="en-US"/>
        </w:rPr>
        <w:t>mente</w:t>
      </w:r>
    </w:p>
    <w:p>
      <w:pPr>
        <w:pStyle w:val="FR4"/>
        <w:ind w:firstLine="284" w:start="2552" w:end="0"/>
        <w:jc w:val="both"/>
        <w:rPr/>
      </w:pPr>
      <w:r>
        <w:rPr>
          <w:rFonts w:cs="Times New Roman" w:ascii="Times New Roman" w:hAnsi="Times New Roman"/>
          <w:sz w:val="24"/>
          <w:lang w:val="en-US"/>
        </w:rPr>
        <w:t xml:space="preserve">                 </w:t>
      </w:r>
      <w:r>
        <w:rPr>
          <w:rFonts w:cs="Times New Roman" w:ascii="Times New Roman" w:hAnsi="Times New Roman"/>
          <w:b/>
          <w:sz w:val="24"/>
          <w:lang w:val="en-US"/>
        </w:rPr>
        <w:t xml:space="preserve">+ -mente </w:t>
      </w:r>
    </w:p>
    <w:p>
      <w:pPr>
        <w:pStyle w:val="FR4"/>
        <w:ind w:firstLine="284" w:start="2552" w:end="0"/>
        <w:jc w:val="both"/>
        <w:rPr>
          <w:rFonts w:ascii="Times New Roman" w:hAnsi="Times New Roman" w:cs="Times New Roman"/>
          <w:sz w:val="24"/>
          <w:lang w:val="en-US"/>
        </w:rPr>
      </w:pPr>
      <w:r>
        <w:rPr>
          <w:rFonts w:cs="Times New Roman" w:ascii="Times New Roman" w:hAnsi="Times New Roman"/>
          <w:sz w:val="24"/>
          <w:lang w:val="en-US"/>
        </w:rPr>
        <w:t>amistosa                    = amistos</w:t>
      </w:r>
      <w:r>
        <w:rPr>
          <w:rFonts w:cs="Times New Roman" w:ascii="Times New Roman" w:hAnsi="Times New Roman"/>
          <w:b/>
          <w:bCs/>
          <w:sz w:val="24"/>
          <w:lang w:val="en-US"/>
        </w:rPr>
        <w:t>a</w:t>
      </w:r>
      <w:r>
        <w:rPr>
          <w:rFonts w:cs="Times New Roman" w:ascii="Times New Roman" w:hAnsi="Times New Roman"/>
          <w:i/>
          <w:iCs/>
          <w:sz w:val="24"/>
          <w:lang w:val="en-US"/>
        </w:rPr>
        <w:t>mente</w:t>
      </w:r>
    </w:p>
    <w:p>
      <w:pPr>
        <w:pStyle w:val="Normal1"/>
        <w:spacing w:lineRule="auto" w:line="240"/>
        <w:ind w:firstLine="284" w:end="0"/>
        <w:rPr/>
      </w:pPr>
      <w:r>
        <w:rPr>
          <w:sz w:val="24"/>
        </w:rPr>
        <w:t xml:space="preserve">б) если прилагательное — </w:t>
      </w:r>
      <w:r>
        <w:rPr>
          <w:spacing w:val="20"/>
          <w:sz w:val="24"/>
        </w:rPr>
        <w:t>одного</w:t>
      </w:r>
      <w:r>
        <w:rPr>
          <w:sz w:val="24"/>
        </w:rPr>
        <w:t xml:space="preserve"> окончания, то суффикс присоединяется </w:t>
      </w:r>
      <w:r>
        <w:rPr>
          <w:spacing w:val="20"/>
          <w:sz w:val="24"/>
        </w:rPr>
        <w:t>непосредственно</w:t>
      </w:r>
      <w:r>
        <w:rPr>
          <w:sz w:val="24"/>
        </w:rPr>
        <w:t xml:space="preserve"> к этому окончанию:</w:t>
      </w:r>
    </w:p>
    <w:p>
      <w:pPr>
        <w:pStyle w:val="Normal1"/>
        <w:spacing w:lineRule="auto" w:line="240"/>
        <w:ind w:firstLine="284" w:start="2410" w:end="0"/>
        <w:rPr>
          <w:sz w:val="24"/>
          <w:lang w:val="en-US"/>
        </w:rPr>
      </w:pPr>
      <w:r>
        <w:rPr>
          <w:sz w:val="24"/>
          <w:lang w:val="en-US"/>
        </w:rPr>
        <w:t>temporal                            = temporal</w:t>
      </w:r>
      <w:r>
        <w:rPr>
          <w:b/>
          <w:bCs/>
          <w:sz w:val="24"/>
          <w:lang w:val="en-US"/>
        </w:rPr>
        <w:t>mente</w:t>
      </w:r>
    </w:p>
    <w:p>
      <w:pPr>
        <w:pStyle w:val="Normal1"/>
        <w:spacing w:lineRule="auto" w:line="240"/>
        <w:ind w:firstLine="284" w:start="2410" w:end="0"/>
        <w:rPr/>
      </w:pPr>
      <w:r>
        <w:rPr>
          <w:sz w:val="24"/>
          <w:lang w:val="en-US"/>
        </w:rPr>
        <w:t xml:space="preserve">                      </w:t>
      </w:r>
      <w:r>
        <w:rPr>
          <w:b/>
          <w:sz w:val="24"/>
          <w:lang w:val="en-US"/>
        </w:rPr>
        <w:t>+-mente</w:t>
      </w:r>
    </w:p>
    <w:p>
      <w:pPr>
        <w:pStyle w:val="Normal1"/>
        <w:spacing w:lineRule="auto" w:line="240"/>
        <w:ind w:firstLine="284" w:start="2410" w:end="0"/>
        <w:rPr>
          <w:sz w:val="24"/>
          <w:lang w:val="en-US"/>
        </w:rPr>
      </w:pPr>
      <w:r>
        <w:rPr>
          <w:sz w:val="24"/>
          <w:lang w:val="en-US"/>
        </w:rPr>
        <w:t>valiente                              = valiente</w:t>
      </w:r>
      <w:r>
        <w:rPr>
          <w:b/>
          <w:bCs/>
          <w:sz w:val="24"/>
          <w:lang w:val="en-US"/>
        </w:rPr>
        <w:t>mente</w:t>
      </w:r>
    </w:p>
    <w:p>
      <w:pPr>
        <w:pStyle w:val="Normal1"/>
        <w:spacing w:lineRule="auto" w:line="240"/>
        <w:ind w:firstLine="284" w:end="0"/>
        <w:rPr/>
      </w:pPr>
      <w:r>
        <w:rPr>
          <w:sz w:val="24"/>
        </w:rPr>
        <w:t>Таким образом, непосредственно перед -</w:t>
      </w:r>
      <w:r>
        <w:rPr>
          <w:b/>
          <w:sz w:val="24"/>
          <w:lang w:val="en-US"/>
        </w:rPr>
        <w:t>mente</w:t>
      </w:r>
      <w:r>
        <w:rPr>
          <w:b/>
          <w:sz w:val="24"/>
        </w:rPr>
        <w:t xml:space="preserve"> </w:t>
      </w:r>
      <w:r>
        <w:rPr>
          <w:spacing w:val="20"/>
          <w:sz w:val="24"/>
        </w:rPr>
        <w:t>ник</w:t>
      </w:r>
      <w:r>
        <w:rPr>
          <w:spacing w:val="20"/>
          <w:sz w:val="24"/>
          <w:lang w:val="en-US"/>
        </w:rPr>
        <w:t>o</w:t>
      </w:r>
      <w:r>
        <w:rPr>
          <w:spacing w:val="20"/>
          <w:sz w:val="24"/>
        </w:rPr>
        <w:t>гда</w:t>
      </w:r>
      <w:r>
        <w:rPr>
          <w:sz w:val="24"/>
        </w:rPr>
        <w:t xml:space="preserve"> не стоит буква </w:t>
      </w:r>
      <w:r>
        <w:rPr>
          <w:b/>
          <w:sz w:val="24"/>
        </w:rPr>
        <w:t>о</w:t>
      </w:r>
      <w:r>
        <w:rPr>
          <w:sz w:val="24"/>
        </w:rPr>
        <w:t>;</w:t>
      </w:r>
    </w:p>
    <w:p>
      <w:pPr>
        <w:pStyle w:val="Normal1"/>
        <w:spacing w:lineRule="auto" w:line="240"/>
        <w:ind w:firstLine="284" w:end="0"/>
        <w:rPr/>
      </w:pPr>
      <w:r>
        <w:rPr>
          <w:sz w:val="24"/>
        </w:rPr>
        <w:t>в) следует помнить, что если прилагательное, от которого обра</w:t>
        <w:softHyphen/>
        <w:t xml:space="preserve">зуется наречие на </w:t>
      </w:r>
      <w:r>
        <w:rPr>
          <w:b/>
          <w:bCs/>
          <w:sz w:val="24"/>
        </w:rPr>
        <w:t>-mente</w:t>
      </w:r>
      <w:r>
        <w:rPr>
          <w:sz w:val="24"/>
        </w:rPr>
        <w:t xml:space="preserve">, имеет знак </w:t>
      </w:r>
      <w:r>
        <w:rPr>
          <w:sz w:val="24"/>
          <w:lang w:val="en-US"/>
        </w:rPr>
        <w:t>acento</w:t>
      </w:r>
      <w:r>
        <w:rPr>
          <w:sz w:val="24"/>
        </w:rPr>
        <w:t xml:space="preserve">, то он </w:t>
      </w:r>
      <w:r>
        <w:rPr>
          <w:spacing w:val="20"/>
          <w:sz w:val="24"/>
        </w:rPr>
        <w:t>сохраняется</w:t>
      </w:r>
      <w:r>
        <w:rPr>
          <w:sz w:val="24"/>
        </w:rPr>
        <w:t xml:space="preserve"> и у наречия. Например: </w:t>
      </w:r>
      <w:r>
        <w:rPr>
          <w:sz w:val="24"/>
          <w:lang w:val="en-US"/>
        </w:rPr>
        <w:t>f</w:t>
      </w:r>
      <w:r>
        <w:rPr>
          <w:b/>
          <w:bCs/>
          <w:sz w:val="24"/>
        </w:rPr>
        <w:t>á</w:t>
      </w:r>
      <w:r>
        <w:rPr>
          <w:sz w:val="24"/>
          <w:lang w:val="en-US"/>
        </w:rPr>
        <w:t>cilmente</w:t>
      </w:r>
      <w:r>
        <w:rPr>
          <w:sz w:val="24"/>
        </w:rPr>
        <w:t xml:space="preserve">, </w:t>
      </w:r>
      <w:r>
        <w:rPr>
          <w:b/>
          <w:bCs/>
          <w:sz w:val="24"/>
        </w:rPr>
        <w:t>á</w:t>
      </w:r>
      <w:r>
        <w:rPr>
          <w:sz w:val="24"/>
          <w:lang w:val="en-US"/>
        </w:rPr>
        <w:t>gilmente</w:t>
      </w:r>
      <w:r>
        <w:rPr>
          <w:sz w:val="24"/>
        </w:rPr>
        <w:t xml:space="preserve">, </w:t>
      </w:r>
      <w:r>
        <w:rPr>
          <w:b/>
          <w:bCs/>
          <w:sz w:val="24"/>
        </w:rPr>
        <w:t>ú</w:t>
      </w:r>
      <w:r>
        <w:rPr>
          <w:sz w:val="24"/>
          <w:lang w:val="en-US"/>
        </w:rPr>
        <w:t>ltimamente</w:t>
      </w:r>
      <w:r>
        <w:rPr>
          <w:sz w:val="24"/>
        </w:rPr>
        <w:t xml:space="preserve"> и т.п.</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От порядкового числительного </w:t>
      </w:r>
      <w:r>
        <w:rPr>
          <w:b/>
          <w:sz w:val="22"/>
          <w:lang w:val="en-US"/>
        </w:rPr>
        <w:t>primero</w:t>
      </w:r>
      <w:r>
        <w:rPr>
          <w:sz w:val="22"/>
        </w:rPr>
        <w:t xml:space="preserve"> наречие образуется так же, как и от прилагательных, </w:t>
      </w:r>
      <w:r>
        <w:rPr>
          <w:b/>
          <w:sz w:val="22"/>
          <w:lang w:val="en-US"/>
        </w:rPr>
        <w:t>primeramente</w:t>
      </w:r>
      <w:r>
        <w:rPr>
          <w:b/>
          <w:sz w:val="22"/>
        </w:rPr>
        <w:t>.</w:t>
      </w:r>
    </w:p>
    <w:p>
      <w:pPr>
        <w:pStyle w:val="Normal1"/>
        <w:spacing w:lineRule="auto" w:line="240"/>
        <w:ind w:firstLine="284" w:end="0"/>
        <w:rPr>
          <w:b/>
          <w:sz w:val="22"/>
        </w:rPr>
      </w:pPr>
      <w:r>
        <w:rPr>
          <w:b/>
          <w:sz w:val="22"/>
        </w:rPr>
      </w:r>
    </w:p>
    <w:p>
      <w:pPr>
        <w:pStyle w:val="Heading3"/>
        <w:ind w:hanging="0" w:start="0"/>
        <w:rPr/>
      </w:pPr>
      <w:bookmarkStart w:id="121" w:name="__RefHeading___Toc1886099"/>
      <w:bookmarkEnd w:id="121"/>
      <w:r>
        <w:rPr/>
        <w:t>§ 85. Образование степеней сравнения качественных наречий</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Хотя одним из характерных признаков качественных наречий является их способность образовывать степени сравнения, тем не менее не все они обладают этой способностью. Степени сравнения имеют в основном лишь наречия </w:t>
      </w:r>
      <w:r>
        <w:rPr>
          <w:spacing w:val="20"/>
          <w:sz w:val="24"/>
        </w:rPr>
        <w:t>образа действия</w:t>
      </w:r>
      <w:r>
        <w:rPr>
          <w:sz w:val="24"/>
        </w:rPr>
        <w:t xml:space="preserve"> (и прежде всего оканчивающиеся на </w:t>
      </w:r>
      <w:r>
        <w:rPr>
          <w:b/>
          <w:bCs/>
          <w:sz w:val="24"/>
        </w:rPr>
        <w:t>-mente</w:t>
      </w:r>
      <w:r>
        <w:rPr>
          <w:sz w:val="24"/>
        </w:rPr>
        <w:t>). Адвербиальные обороты и боль</w:t>
        <w:softHyphen/>
        <w:t>шинство количественных наречий степеней сравнения обычно не образуют.</w:t>
      </w:r>
    </w:p>
    <w:p>
      <w:pPr>
        <w:pStyle w:val="Normal1"/>
        <w:spacing w:lineRule="auto" w:line="240"/>
        <w:ind w:firstLine="284" w:end="0"/>
        <w:rPr/>
      </w:pPr>
      <w:r>
        <w:rPr>
          <w:sz w:val="24"/>
        </w:rPr>
        <w:t xml:space="preserve"> </w:t>
      </w:r>
      <w:r>
        <w:rPr>
          <w:sz w:val="24"/>
        </w:rPr>
        <w:t xml:space="preserve">Как и прилагательные, наречия обладают </w:t>
      </w:r>
      <w:r>
        <w:rPr>
          <w:spacing w:val="38"/>
          <w:sz w:val="24"/>
        </w:rPr>
        <w:t>тремя</w:t>
      </w:r>
      <w:r>
        <w:rPr>
          <w:sz w:val="24"/>
        </w:rPr>
        <w:t xml:space="preserve"> степенями сравнения: положительной, сравнительной и превосходной. </w:t>
      </w:r>
    </w:p>
    <w:p>
      <w:pPr>
        <w:pStyle w:val="Normal1"/>
        <w:numPr>
          <w:ilvl w:val="0"/>
          <w:numId w:val="3"/>
        </w:numPr>
        <w:spacing w:lineRule="auto" w:line="240"/>
        <w:rPr>
          <w:sz w:val="24"/>
        </w:rPr>
      </w:pPr>
      <w:r>
        <w:rPr>
          <w:spacing w:val="20"/>
          <w:sz w:val="24"/>
        </w:rPr>
        <w:t xml:space="preserve">Положительная </w:t>
      </w:r>
      <w:r>
        <w:rPr>
          <w:sz w:val="24"/>
        </w:rPr>
        <w:t>степень (при которой к наречию не до</w:t>
        <w:softHyphen/>
        <w:t>бавляется никаких компонентов) является исходной для образова</w:t>
        <w:softHyphen/>
        <w:t xml:space="preserve">ния остальных степеней. </w:t>
      </w:r>
    </w:p>
    <w:p>
      <w:pPr>
        <w:pStyle w:val="Normal1"/>
        <w:spacing w:lineRule="auto" w:line="240"/>
        <w:rPr/>
      </w:pPr>
      <w:r>
        <w:rPr>
          <w:sz w:val="24"/>
        </w:rPr>
        <w:t xml:space="preserve">     </w:t>
      </w:r>
      <w:r>
        <w:rPr>
          <w:sz w:val="24"/>
        </w:rPr>
        <w:t xml:space="preserve">2. </w:t>
      </w:r>
      <w:r>
        <w:rPr>
          <w:spacing w:val="20"/>
          <w:sz w:val="24"/>
        </w:rPr>
        <w:t xml:space="preserve">Сравнительная </w:t>
      </w:r>
      <w:r>
        <w:rPr>
          <w:sz w:val="24"/>
        </w:rPr>
        <w:t>степень образуется по схеме:</w:t>
      </w:r>
    </w:p>
    <w:p>
      <w:pPr>
        <w:pStyle w:val="Normal1"/>
        <w:spacing w:lineRule="auto" w:line="240"/>
        <w:ind w:firstLine="284" w:start="1701" w:end="0"/>
        <w:rPr/>
      </w:pPr>
      <w:r>
        <w:rPr>
          <w:b/>
          <w:sz w:val="24"/>
        </w:rPr>
        <w:t xml:space="preserve">             </w:t>
      </w:r>
      <w:r>
        <w:rPr>
          <w:b/>
          <w:sz w:val="24"/>
          <w:lang w:val="en-US"/>
        </w:rPr>
        <w:t>más</w:t>
      </w:r>
    </w:p>
    <w:p>
      <w:pPr>
        <w:pStyle w:val="Normal1"/>
        <w:spacing w:lineRule="auto" w:line="240"/>
        <w:ind w:firstLine="284" w:start="1701" w:end="0"/>
        <w:rPr>
          <w:b/>
          <w:sz w:val="24"/>
          <w:lang w:val="en-US"/>
        </w:rPr>
      </w:pPr>
      <w:r>
        <w:rPr>
          <w:b/>
          <w:sz w:val="24"/>
          <w:lang w:val="en-US"/>
        </w:rPr>
        <w:t xml:space="preserve">             </w:t>
      </w:r>
      <w:r>
        <w:rPr>
          <w:b/>
          <w:sz w:val="24"/>
          <w:lang w:val="en-US"/>
        </w:rPr>
        <w:t xml:space="preserve">menos    + </w:t>
      </w:r>
      <w:r>
        <w:rPr>
          <w:b/>
          <w:sz w:val="24"/>
        </w:rPr>
        <w:t>наречие</w:t>
      </w:r>
    </w:p>
    <w:p>
      <w:pPr>
        <w:pStyle w:val="Normal1"/>
        <w:spacing w:lineRule="auto" w:line="240"/>
        <w:ind w:firstLine="284" w:start="1701" w:end="0"/>
        <w:rPr>
          <w:b/>
          <w:sz w:val="24"/>
          <w:lang w:val="en-US"/>
        </w:rPr>
      </w:pPr>
      <w:r>
        <w:rPr>
          <w:b/>
          <w:sz w:val="24"/>
          <w:lang w:val="en-US"/>
        </w:rPr>
        <w:t xml:space="preserve">             </w:t>
      </w:r>
      <w:r>
        <w:rPr>
          <w:b/>
          <w:sz w:val="24"/>
          <w:lang w:val="en-US"/>
        </w:rPr>
        <w:t>tan</w:t>
      </w:r>
    </w:p>
    <w:p>
      <w:pPr>
        <w:pStyle w:val="Normal1"/>
        <w:spacing w:lineRule="auto" w:line="240"/>
        <w:ind w:firstLine="284" w:end="0"/>
        <w:rPr/>
      </w:pPr>
      <w:r>
        <w:rPr/>
        <w:t xml:space="preserve">      </w:t>
      </w:r>
    </w:p>
    <w:tbl>
      <w:tblPr>
        <w:tblW w:w="7124" w:type="dxa"/>
        <w:jc w:val="start"/>
        <w:tblInd w:w="817" w:type="dxa"/>
        <w:tblLayout w:type="fixed"/>
        <w:tblCellMar>
          <w:top w:w="0" w:type="dxa"/>
          <w:start w:w="108" w:type="dxa"/>
          <w:bottom w:w="0" w:type="dxa"/>
          <w:end w:w="108" w:type="dxa"/>
        </w:tblCellMar>
      </w:tblPr>
      <w:tblGrid>
        <w:gridCol w:w="2484"/>
        <w:gridCol w:w="4640"/>
      </w:tblGrid>
      <w:tr>
        <w:trPr>
          <w:trHeight w:val="1060" w:hRule="atLeast"/>
        </w:trPr>
        <w:tc>
          <w:tcPr>
            <w:tcW w:w="2484" w:type="dxa"/>
            <w:tcBorders/>
          </w:tcPr>
          <w:p>
            <w:pPr>
              <w:pStyle w:val="Normal1"/>
              <w:spacing w:lineRule="auto" w:line="240"/>
              <w:rPr/>
            </w:pPr>
            <w:r>
              <w:rPr>
                <w:i/>
                <w:iCs/>
                <w:sz w:val="24"/>
                <w:lang w:val="en-US"/>
              </w:rPr>
              <w:t>más</w:t>
            </w:r>
            <w:r>
              <w:rPr>
                <w:sz w:val="24"/>
                <w:lang w:val="en-US"/>
              </w:rPr>
              <w:t xml:space="preserve"> claramente</w:t>
            </w:r>
          </w:p>
          <w:p>
            <w:pPr>
              <w:pStyle w:val="Normal1"/>
              <w:spacing w:lineRule="auto" w:line="240"/>
              <w:rPr/>
            </w:pPr>
            <w:r>
              <w:rPr>
                <w:i/>
                <w:iCs/>
                <w:sz w:val="24"/>
                <w:lang w:val="en-US"/>
              </w:rPr>
              <w:t>menos</w:t>
            </w:r>
            <w:r>
              <w:rPr>
                <w:sz w:val="24"/>
                <w:lang w:val="en-US"/>
              </w:rPr>
              <w:t xml:space="preserve"> claramente</w:t>
            </w:r>
          </w:p>
          <w:p>
            <w:pPr>
              <w:pStyle w:val="Normal1"/>
              <w:spacing w:lineRule="auto" w:line="240"/>
              <w:rPr/>
            </w:pPr>
            <w:r>
              <w:rPr>
                <w:i/>
                <w:iCs/>
                <w:sz w:val="24"/>
                <w:lang w:val="en-US"/>
              </w:rPr>
              <w:t>tan</w:t>
            </w:r>
            <w:r>
              <w:rPr>
                <w:sz w:val="24"/>
                <w:lang w:val="en-US"/>
              </w:rPr>
              <w:t xml:space="preserve"> claramente</w:t>
            </w:r>
          </w:p>
          <w:p>
            <w:pPr>
              <w:pStyle w:val="Normal1"/>
              <w:rPr>
                <w:sz w:val="24"/>
                <w:lang w:val="en-US"/>
              </w:rPr>
            </w:pPr>
            <w:r>
              <w:rPr>
                <w:sz w:val="24"/>
                <w:lang w:val="en-US"/>
              </w:rPr>
            </w:r>
          </w:p>
        </w:tc>
        <w:tc>
          <w:tcPr>
            <w:tcW w:w="4640" w:type="dxa"/>
            <w:tcBorders/>
          </w:tcPr>
          <w:p>
            <w:pPr>
              <w:pStyle w:val="Normal1"/>
              <w:spacing w:lineRule="auto" w:line="240"/>
              <w:rPr>
                <w:sz w:val="24"/>
                <w:lang w:val="en-US"/>
              </w:rPr>
            </w:pPr>
            <w:r>
              <w:rPr>
                <w:sz w:val="24"/>
                <w:lang w:val="en-US"/>
              </w:rPr>
              <w:t xml:space="preserve">— </w:t>
            </w:r>
            <w:r>
              <w:rPr>
                <w:i/>
                <w:iCs/>
                <w:sz w:val="24"/>
              </w:rPr>
              <w:t>более</w:t>
            </w:r>
            <w:r>
              <w:rPr>
                <w:sz w:val="24"/>
                <w:lang w:val="en-US"/>
              </w:rPr>
              <w:t xml:space="preserve"> </w:t>
            </w:r>
            <w:r>
              <w:rPr>
                <w:sz w:val="24"/>
              </w:rPr>
              <w:t>ясно</w:t>
            </w:r>
          </w:p>
          <w:p>
            <w:pPr>
              <w:pStyle w:val="Normal1"/>
              <w:spacing w:lineRule="auto" w:line="240"/>
              <w:rPr/>
            </w:pPr>
            <w:r>
              <w:rPr>
                <w:sz w:val="24"/>
              </w:rPr>
              <w:t xml:space="preserve">— </w:t>
            </w:r>
            <w:r>
              <w:rPr>
                <w:i/>
                <w:iCs/>
                <w:sz w:val="24"/>
              </w:rPr>
              <w:t>менее</w:t>
            </w:r>
            <w:r>
              <w:rPr>
                <w:sz w:val="24"/>
              </w:rPr>
              <w:t xml:space="preserve"> ясно</w:t>
            </w:r>
          </w:p>
          <w:p>
            <w:pPr>
              <w:pStyle w:val="Normal1"/>
              <w:spacing w:lineRule="auto" w:line="240"/>
              <w:rPr/>
            </w:pPr>
            <w:r>
              <w:rPr>
                <w:sz w:val="24"/>
              </w:rPr>
              <w:t xml:space="preserve">— </w:t>
            </w:r>
            <w:r>
              <w:rPr>
                <w:i/>
                <w:iCs/>
                <w:sz w:val="24"/>
              </w:rPr>
              <w:t>так же</w:t>
            </w:r>
            <w:r>
              <w:rPr>
                <w:sz w:val="24"/>
              </w:rPr>
              <w:t xml:space="preserve"> ясно</w:t>
            </w:r>
          </w:p>
          <w:p>
            <w:pPr>
              <w:pStyle w:val="Normal1"/>
              <w:rPr>
                <w:sz w:val="24"/>
              </w:rPr>
            </w:pPr>
            <w:r>
              <w:rPr>
                <w:sz w:val="24"/>
              </w:rPr>
            </w:r>
          </w:p>
        </w:tc>
      </w:tr>
    </w:tbl>
    <w:p>
      <w:pPr>
        <w:pStyle w:val="Normal1"/>
        <w:spacing w:lineRule="auto" w:line="240"/>
        <w:ind w:firstLine="284" w:end="0"/>
        <w:rPr/>
      </w:pPr>
      <w:r>
        <w:rPr>
          <w:sz w:val="24"/>
        </w:rPr>
        <w:t xml:space="preserve"> </w:t>
      </w:r>
      <w:r>
        <w:rPr>
          <w:sz w:val="24"/>
        </w:rPr>
        <w:t xml:space="preserve">Степени сравнения с más, menos и </w:t>
      </w:r>
      <w:r>
        <w:rPr>
          <w:sz w:val="24"/>
          <w:lang w:val="en-US"/>
        </w:rPr>
        <w:t>tan</w:t>
      </w:r>
      <w:r>
        <w:rPr>
          <w:sz w:val="24"/>
        </w:rPr>
        <w:t xml:space="preserve"> указывают, соответствен</w:t>
        <w:softHyphen/>
        <w:t>но, на большую, меньшую и равную меру интенсивности действия или же на соответствующую степень качества или признака.  Чаще всего сравнительная степень наречий выражается оборотами:</w:t>
      </w:r>
    </w:p>
    <w:p>
      <w:pPr>
        <w:pStyle w:val="Normal1"/>
        <w:spacing w:lineRule="auto" w:line="240"/>
        <w:ind w:firstLine="284" w:start="2410" w:end="0"/>
        <w:rPr/>
      </w:pPr>
      <w:r>
        <w:rPr/>
        <w:t xml:space="preserve">    </w:t>
      </w:r>
    </w:p>
    <w:tbl>
      <w:tblPr>
        <w:tblW w:w="4877" w:type="dxa"/>
        <w:jc w:val="start"/>
        <w:tblInd w:w="2461" w:type="dxa"/>
        <w:tblLayout w:type="fixed"/>
        <w:tblCellMar>
          <w:top w:w="0" w:type="dxa"/>
          <w:start w:w="108" w:type="dxa"/>
          <w:bottom w:w="0" w:type="dxa"/>
          <w:end w:w="108" w:type="dxa"/>
        </w:tblCellMar>
      </w:tblPr>
      <w:tblGrid>
        <w:gridCol w:w="1760"/>
        <w:gridCol w:w="423"/>
        <w:gridCol w:w="1276"/>
        <w:gridCol w:w="425"/>
        <w:gridCol w:w="993"/>
      </w:tblGrid>
      <w:tr>
        <w:trPr>
          <w:trHeight w:val="1100" w:hRule="atLeast"/>
        </w:trPr>
        <w:tc>
          <w:tcPr>
            <w:tcW w:w="1760" w:type="dxa"/>
            <w:tcBorders/>
          </w:tcPr>
          <w:p>
            <w:pPr>
              <w:pStyle w:val="Normal1"/>
              <w:spacing w:lineRule="auto" w:line="240"/>
              <w:rPr>
                <w:b/>
                <w:sz w:val="24"/>
                <w:lang w:val="en-US"/>
              </w:rPr>
            </w:pPr>
            <w:r>
              <w:rPr>
                <w:b/>
                <w:sz w:val="24"/>
                <w:lang w:val="en-US"/>
              </w:rPr>
              <w:t>más</w:t>
            </w:r>
          </w:p>
          <w:p>
            <w:pPr>
              <w:pStyle w:val="Normal1"/>
              <w:spacing w:lineRule="auto" w:line="240"/>
              <w:rPr>
                <w:b/>
                <w:sz w:val="24"/>
                <w:lang w:val="en-US"/>
              </w:rPr>
            </w:pPr>
            <w:r>
              <w:rPr>
                <w:b/>
                <w:sz w:val="24"/>
                <w:lang w:val="en-US"/>
              </w:rPr>
              <w:t>menos</w:t>
            </w:r>
          </w:p>
          <w:p>
            <w:pPr>
              <w:pStyle w:val="Normal1"/>
              <w:spacing w:lineRule="auto" w:line="240"/>
              <w:rPr>
                <w:b/>
                <w:sz w:val="24"/>
                <w:lang w:val="en-US"/>
              </w:rPr>
            </w:pPr>
            <w:r>
              <w:rPr>
                <w:b/>
                <w:sz w:val="24"/>
                <w:lang w:val="en-US"/>
              </w:rPr>
              <w:t>tan</w:t>
            </w:r>
          </w:p>
          <w:p>
            <w:pPr>
              <w:pStyle w:val="Normal1"/>
              <w:rPr>
                <w:b/>
                <w:sz w:val="24"/>
                <w:lang w:val="en-US"/>
              </w:rPr>
            </w:pPr>
            <w:r>
              <w:rPr>
                <w:b/>
                <w:sz w:val="24"/>
                <w:lang w:val="en-US"/>
              </w:rPr>
            </w:r>
          </w:p>
        </w:tc>
        <w:tc>
          <w:tcPr>
            <w:tcW w:w="423" w:type="dxa"/>
            <w:tcBorders/>
          </w:tcPr>
          <w:p>
            <w:pPr>
              <w:pStyle w:val="Normal1"/>
              <w:snapToGrid w:val="false"/>
              <w:spacing w:lineRule="auto" w:line="240"/>
              <w:ind w:start="1829" w:end="0"/>
              <w:rPr>
                <w:b/>
                <w:sz w:val="24"/>
                <w:lang w:val="en-US"/>
              </w:rPr>
            </w:pPr>
            <w:r>
              <w:rPr>
                <w:b/>
                <w:sz w:val="24"/>
                <w:lang w:val="en-US"/>
              </w:rPr>
            </w:r>
          </w:p>
          <w:p>
            <w:pPr>
              <w:pStyle w:val="Normal1"/>
              <w:spacing w:lineRule="auto" w:line="240"/>
              <w:jc w:val="center"/>
              <w:rPr>
                <w:b/>
                <w:sz w:val="24"/>
                <w:lang w:val="en-US"/>
              </w:rPr>
            </w:pPr>
            <w:r>
              <w:rPr>
                <w:b/>
                <w:sz w:val="24"/>
                <w:lang w:val="en-US"/>
              </w:rPr>
              <w:t>+</w:t>
            </w:r>
          </w:p>
          <w:p>
            <w:pPr>
              <w:pStyle w:val="Normal1"/>
              <w:spacing w:lineRule="auto" w:line="240"/>
              <w:ind w:start="1869" w:end="0"/>
              <w:rPr>
                <w:b/>
                <w:sz w:val="24"/>
                <w:lang w:val="en-US"/>
              </w:rPr>
            </w:pPr>
            <w:r>
              <w:rPr>
                <w:b/>
                <w:sz w:val="24"/>
                <w:lang w:val="en-US"/>
              </w:rPr>
            </w:r>
          </w:p>
          <w:p>
            <w:pPr>
              <w:pStyle w:val="Normal1"/>
              <w:rPr>
                <w:b/>
                <w:sz w:val="24"/>
                <w:lang w:val="en-US"/>
              </w:rPr>
            </w:pPr>
            <w:r>
              <w:rPr>
                <w:b/>
                <w:sz w:val="24"/>
                <w:lang w:val="en-US"/>
              </w:rPr>
            </w:r>
          </w:p>
        </w:tc>
        <w:tc>
          <w:tcPr>
            <w:tcW w:w="1276" w:type="dxa"/>
            <w:tcBorders/>
          </w:tcPr>
          <w:p>
            <w:pPr>
              <w:pStyle w:val="Normal1"/>
              <w:snapToGrid w:val="false"/>
              <w:spacing w:lineRule="auto" w:line="240"/>
              <w:ind w:start="1429" w:end="0"/>
              <w:rPr>
                <w:b/>
                <w:sz w:val="24"/>
                <w:lang w:val="en-US"/>
              </w:rPr>
            </w:pPr>
            <w:r>
              <w:rPr>
                <w:b/>
                <w:sz w:val="24"/>
                <w:lang w:val="en-US"/>
              </w:rPr>
            </w:r>
          </w:p>
          <w:p>
            <w:pPr>
              <w:pStyle w:val="Normal1"/>
              <w:spacing w:lineRule="auto" w:line="240"/>
              <w:ind w:start="32" w:end="0"/>
              <w:jc w:val="center"/>
              <w:rPr>
                <w:b/>
                <w:sz w:val="24"/>
                <w:lang w:val="en-US"/>
              </w:rPr>
            </w:pPr>
            <w:r>
              <w:rPr>
                <w:b/>
                <w:sz w:val="24"/>
              </w:rPr>
              <w:t>наречие</w:t>
            </w:r>
          </w:p>
          <w:p>
            <w:pPr>
              <w:pStyle w:val="Normal1"/>
              <w:spacing w:lineRule="auto" w:line="240"/>
              <w:ind w:start="1469" w:end="0"/>
              <w:rPr>
                <w:b/>
                <w:sz w:val="24"/>
                <w:lang w:val="en-US"/>
              </w:rPr>
            </w:pPr>
            <w:r>
              <w:rPr>
                <w:b/>
                <w:sz w:val="24"/>
                <w:lang w:val="en-US"/>
              </w:rPr>
            </w:r>
          </w:p>
          <w:p>
            <w:pPr>
              <w:pStyle w:val="Normal1"/>
              <w:rPr>
                <w:b/>
                <w:sz w:val="24"/>
                <w:lang w:val="en-US"/>
              </w:rPr>
            </w:pPr>
            <w:r>
              <w:rPr>
                <w:b/>
                <w:sz w:val="24"/>
                <w:lang w:val="en-US"/>
              </w:rPr>
            </w:r>
          </w:p>
        </w:tc>
        <w:tc>
          <w:tcPr>
            <w:tcW w:w="425" w:type="dxa"/>
            <w:tcBorders/>
          </w:tcPr>
          <w:p>
            <w:pPr>
              <w:pStyle w:val="Normal1"/>
              <w:snapToGrid w:val="false"/>
              <w:spacing w:lineRule="auto" w:line="240"/>
              <w:ind w:start="249" w:end="0"/>
              <w:rPr>
                <w:b/>
                <w:sz w:val="24"/>
                <w:lang w:val="en-US"/>
              </w:rPr>
            </w:pPr>
            <w:r>
              <w:rPr>
                <w:b/>
                <w:sz w:val="24"/>
                <w:lang w:val="en-US"/>
              </w:rPr>
            </w:r>
          </w:p>
          <w:p>
            <w:pPr>
              <w:pStyle w:val="Normal1"/>
              <w:spacing w:lineRule="auto" w:line="240"/>
              <w:jc w:val="center"/>
              <w:rPr>
                <w:b/>
                <w:sz w:val="24"/>
                <w:lang w:val="en-US"/>
              </w:rPr>
            </w:pPr>
            <w:r>
              <w:rPr>
                <w:b/>
                <w:sz w:val="24"/>
                <w:lang w:val="en-US"/>
              </w:rPr>
              <w:t>+</w:t>
            </w:r>
          </w:p>
          <w:p>
            <w:pPr>
              <w:pStyle w:val="Normal1"/>
              <w:spacing w:lineRule="auto" w:line="240"/>
              <w:ind w:start="289" w:end="0"/>
              <w:rPr>
                <w:b/>
                <w:sz w:val="24"/>
                <w:lang w:val="en-US"/>
              </w:rPr>
            </w:pPr>
            <w:r>
              <w:rPr>
                <w:b/>
                <w:sz w:val="24"/>
                <w:lang w:val="en-US"/>
              </w:rPr>
            </w:r>
          </w:p>
          <w:p>
            <w:pPr>
              <w:pStyle w:val="Normal1"/>
              <w:rPr>
                <w:b/>
                <w:sz w:val="24"/>
                <w:lang w:val="en-US"/>
              </w:rPr>
            </w:pPr>
            <w:r>
              <w:rPr>
                <w:b/>
                <w:sz w:val="24"/>
                <w:lang w:val="en-US"/>
              </w:rPr>
            </w:r>
          </w:p>
        </w:tc>
        <w:tc>
          <w:tcPr>
            <w:tcW w:w="993" w:type="dxa"/>
            <w:tcBorders/>
          </w:tcPr>
          <w:p>
            <w:pPr>
              <w:pStyle w:val="Normal1"/>
              <w:spacing w:lineRule="auto" w:line="240"/>
              <w:rPr>
                <w:b/>
                <w:sz w:val="24"/>
                <w:lang w:val="en-US"/>
              </w:rPr>
            </w:pPr>
            <w:r>
              <w:rPr>
                <w:b/>
                <w:sz w:val="24"/>
                <w:lang w:val="en-US"/>
              </w:rPr>
              <w:t xml:space="preserve">que </w:t>
            </w:r>
          </w:p>
          <w:p>
            <w:pPr>
              <w:pStyle w:val="Normal1"/>
              <w:spacing w:lineRule="auto" w:line="240"/>
              <w:rPr>
                <w:b/>
                <w:sz w:val="24"/>
                <w:lang w:val="en-US"/>
              </w:rPr>
            </w:pPr>
            <w:r>
              <w:rPr>
                <w:b/>
                <w:sz w:val="24"/>
                <w:lang w:val="en-US"/>
              </w:rPr>
              <w:t xml:space="preserve">que </w:t>
            </w:r>
          </w:p>
          <w:p>
            <w:pPr>
              <w:pStyle w:val="Normal1"/>
              <w:spacing w:lineRule="auto" w:line="240"/>
              <w:rPr>
                <w:b/>
                <w:sz w:val="24"/>
                <w:lang w:val="en-US"/>
              </w:rPr>
            </w:pPr>
            <w:r>
              <w:rPr>
                <w:b/>
                <w:sz w:val="24"/>
                <w:lang w:val="en-US"/>
              </w:rPr>
              <w:t>como</w:t>
            </w:r>
          </w:p>
          <w:p>
            <w:pPr>
              <w:pStyle w:val="Normal1"/>
              <w:rPr>
                <w:b/>
                <w:sz w:val="24"/>
                <w:lang w:val="en-US"/>
              </w:rPr>
            </w:pPr>
            <w:r>
              <w:rPr>
                <w:b/>
                <w:sz w:val="24"/>
                <w:lang w:val="en-US"/>
              </w:rPr>
            </w:r>
          </w:p>
        </w:tc>
      </w:tr>
    </w:tbl>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t xml:space="preserve">Este problema científico se estudia                                     </w:t>
      </w:r>
      <w:r>
        <w:rPr>
          <w:sz w:val="24"/>
        </w:rPr>
        <w:t>Эта</w:t>
      </w:r>
      <w:r>
        <w:rPr>
          <w:sz w:val="24"/>
          <w:lang w:val="en-US"/>
        </w:rPr>
        <w:t xml:space="preserve"> </w:t>
      </w:r>
      <w:r>
        <w:rPr>
          <w:sz w:val="24"/>
        </w:rPr>
        <w:t>научная</w:t>
      </w:r>
      <w:r>
        <w:rPr>
          <w:sz w:val="24"/>
          <w:lang w:val="en-US"/>
        </w:rPr>
        <w:t xml:space="preserve"> </w:t>
      </w:r>
      <w:r>
        <w:rPr>
          <w:sz w:val="24"/>
        </w:rPr>
        <w:t>проблема</w:t>
      </w:r>
      <w:r>
        <w:rPr>
          <w:sz w:val="24"/>
          <w:lang w:val="en-US"/>
        </w:rPr>
        <w:t xml:space="preserve"> </w:t>
      </w:r>
      <w:r>
        <w:rPr>
          <w:sz w:val="24"/>
        </w:rPr>
        <w:t>изучается</w:t>
      </w:r>
    </w:p>
    <w:p>
      <w:pPr>
        <w:pStyle w:val="Normal1"/>
        <w:spacing w:lineRule="auto" w:line="240"/>
        <w:ind w:firstLine="709" w:end="0"/>
        <w:rPr/>
      </w:pPr>
      <w:r>
        <w:rPr>
          <w:sz w:val="24"/>
          <w:lang w:val="en-US"/>
        </w:rPr>
        <w:t xml:space="preserve"> </w:t>
      </w:r>
      <w:r>
        <w:rPr>
          <w:i/>
          <w:iCs/>
          <w:sz w:val="24"/>
          <w:lang w:val="en-US"/>
        </w:rPr>
        <w:t>m</w:t>
      </w:r>
      <w:r>
        <w:rPr>
          <w:i/>
          <w:iCs/>
          <w:sz w:val="24"/>
        </w:rPr>
        <w:t>á</w:t>
      </w:r>
      <w:r>
        <w:rPr>
          <w:i/>
          <w:iCs/>
          <w:sz w:val="24"/>
          <w:lang w:val="en-US"/>
        </w:rPr>
        <w:t>s</w:t>
      </w:r>
      <w:r>
        <w:rPr>
          <w:i/>
          <w:iCs/>
          <w:sz w:val="24"/>
        </w:rPr>
        <w:t xml:space="preserve"> </w:t>
      </w:r>
      <w:r>
        <w:rPr>
          <w:i/>
          <w:iCs/>
          <w:sz w:val="24"/>
          <w:lang w:val="en-US"/>
        </w:rPr>
        <w:t>detalladamente</w:t>
      </w:r>
      <w:r>
        <w:rPr>
          <w:sz w:val="24"/>
        </w:rPr>
        <w:t xml:space="preserve"> </w:t>
      </w:r>
      <w:r>
        <w:rPr>
          <w:i/>
          <w:iCs/>
          <w:sz w:val="24"/>
          <w:lang w:val="en-US"/>
        </w:rPr>
        <w:t>que</w:t>
      </w:r>
      <w:r>
        <w:rPr>
          <w:sz w:val="24"/>
        </w:rPr>
        <w:t xml:space="preserve"> </w:t>
      </w:r>
      <w:r>
        <w:rPr>
          <w:sz w:val="24"/>
          <w:lang w:val="en-US"/>
        </w:rPr>
        <w:t>los</w:t>
      </w:r>
      <w:r>
        <w:rPr>
          <w:sz w:val="24"/>
        </w:rPr>
        <w:t xml:space="preserve"> </w:t>
      </w:r>
      <w:r>
        <w:rPr>
          <w:sz w:val="24"/>
          <w:lang w:val="en-US"/>
        </w:rPr>
        <w:t>de</w:t>
      </w:r>
      <w:r>
        <w:rPr>
          <w:sz w:val="24"/>
        </w:rPr>
        <w:t>-                                          более подробно (подробнее), чем другие.</w:t>
      </w:r>
    </w:p>
    <w:p>
      <w:pPr>
        <w:pStyle w:val="Normal1"/>
        <w:spacing w:lineRule="auto" w:line="240"/>
        <w:ind w:firstLine="709" w:end="0"/>
        <w:rPr>
          <w:sz w:val="24"/>
        </w:rPr>
      </w:pPr>
      <w:r>
        <w:rPr>
          <w:sz w:val="24"/>
        </w:rPr>
        <w:t xml:space="preserve"> </w:t>
      </w:r>
      <w:r>
        <w:rPr>
          <w:sz w:val="24"/>
        </w:rPr>
        <w:t xml:space="preserve">más.                             </w:t>
      </w:r>
    </w:p>
    <w:p>
      <w:pPr>
        <w:pStyle w:val="Normal1"/>
        <w:spacing w:lineRule="auto" w:line="240"/>
        <w:ind w:firstLine="284" w:end="0"/>
        <w:rPr/>
      </w:pPr>
      <w:r>
        <w:rPr>
          <w:sz w:val="24"/>
          <w:lang w:val="en-US"/>
        </w:rPr>
        <w:t>Tu</w:t>
      </w:r>
      <w:r>
        <w:rPr>
          <w:sz w:val="24"/>
        </w:rPr>
        <w:t xml:space="preserve"> </w:t>
      </w:r>
      <w:r>
        <w:rPr>
          <w:sz w:val="24"/>
          <w:lang w:val="en-US"/>
        </w:rPr>
        <w:t>amigo</w:t>
      </w:r>
      <w:r>
        <w:rPr>
          <w:sz w:val="24"/>
        </w:rPr>
        <w:t xml:space="preserve"> </w:t>
      </w:r>
      <w:r>
        <w:rPr>
          <w:sz w:val="24"/>
          <w:lang w:val="en-US"/>
        </w:rPr>
        <w:t>se</w:t>
      </w:r>
      <w:r>
        <w:rPr>
          <w:sz w:val="24"/>
        </w:rPr>
        <w:t xml:space="preserve"> </w:t>
      </w:r>
      <w:r>
        <w:rPr>
          <w:sz w:val="24"/>
          <w:lang w:val="en-US"/>
        </w:rPr>
        <w:t>port</w:t>
      </w:r>
      <w:r>
        <w:rPr>
          <w:sz w:val="24"/>
        </w:rPr>
        <w:t xml:space="preserve">ó </w:t>
      </w:r>
      <w:r>
        <w:rPr>
          <w:i/>
          <w:iCs/>
          <w:sz w:val="24"/>
          <w:lang w:val="en-US"/>
        </w:rPr>
        <w:t>menos</w:t>
      </w:r>
      <w:r>
        <w:rPr>
          <w:i/>
          <w:iCs/>
          <w:sz w:val="24"/>
        </w:rPr>
        <w:t xml:space="preserve"> </w:t>
      </w:r>
      <w:r>
        <w:rPr>
          <w:i/>
          <w:iCs/>
          <w:sz w:val="24"/>
          <w:lang w:val="en-US"/>
        </w:rPr>
        <w:t>noble</w:t>
      </w:r>
      <w:r>
        <w:rPr>
          <w:i/>
          <w:iCs/>
          <w:sz w:val="24"/>
        </w:rPr>
        <w:t>-</w:t>
      </w:r>
      <w:r>
        <w:rPr>
          <w:sz w:val="24"/>
        </w:rPr>
        <w:t xml:space="preserve">                                        Твой друг вел себя менее благородно,</w:t>
      </w:r>
    </w:p>
    <w:p>
      <w:pPr>
        <w:pStyle w:val="Normal1"/>
        <w:spacing w:lineRule="auto" w:line="240"/>
        <w:ind w:firstLine="709" w:end="0"/>
        <w:rPr/>
      </w:pPr>
      <w:r>
        <w:rPr>
          <w:i/>
          <w:iCs/>
          <w:sz w:val="24"/>
          <w:lang w:val="en-US"/>
        </w:rPr>
        <w:t>mente que</w:t>
      </w:r>
      <w:r>
        <w:rPr>
          <w:sz w:val="24"/>
          <w:lang w:val="en-US"/>
        </w:rPr>
        <w:t xml:space="preserve"> el suyo.                                                               </w:t>
      </w:r>
      <w:r>
        <w:rPr>
          <w:sz w:val="24"/>
        </w:rPr>
        <w:t>чем его (друг).</w:t>
      </w:r>
    </w:p>
    <w:p>
      <w:pPr>
        <w:pStyle w:val="Normal1"/>
        <w:spacing w:lineRule="auto" w:line="240"/>
        <w:ind w:firstLine="284" w:end="0"/>
        <w:rPr/>
      </w:pPr>
      <w:r>
        <w:rPr>
          <w:sz w:val="24"/>
          <w:lang w:val="en-US"/>
        </w:rPr>
        <w:t>El</w:t>
      </w:r>
      <w:r>
        <w:rPr>
          <w:sz w:val="24"/>
        </w:rPr>
        <w:t xml:space="preserve"> </w:t>
      </w:r>
      <w:r>
        <w:rPr>
          <w:sz w:val="24"/>
          <w:lang w:val="en-US"/>
        </w:rPr>
        <w:t>desocupado</w:t>
      </w:r>
      <w:r>
        <w:rPr>
          <w:sz w:val="24"/>
        </w:rPr>
        <w:t xml:space="preserve"> </w:t>
      </w:r>
      <w:r>
        <w:rPr>
          <w:sz w:val="24"/>
          <w:lang w:val="en-US"/>
        </w:rPr>
        <w:t>mejicano</w:t>
      </w:r>
      <w:r>
        <w:rPr>
          <w:sz w:val="24"/>
        </w:rPr>
        <w:t xml:space="preserve"> </w:t>
      </w:r>
      <w:r>
        <w:rPr>
          <w:sz w:val="24"/>
          <w:lang w:val="en-US"/>
        </w:rPr>
        <w:t>vive</w:t>
      </w:r>
      <w:r>
        <w:rPr>
          <w:sz w:val="24"/>
        </w:rPr>
        <w:t xml:space="preserve"> </w:t>
      </w:r>
      <w:r>
        <w:rPr>
          <w:i/>
          <w:iCs/>
          <w:sz w:val="24"/>
          <w:lang w:val="en-US"/>
        </w:rPr>
        <w:t>tan</w:t>
      </w:r>
      <w:r>
        <w:rPr>
          <w:sz w:val="24"/>
        </w:rPr>
        <w:t xml:space="preserve">                                       Мексиканский безработный живет</w:t>
      </w:r>
    </w:p>
    <w:p>
      <w:pPr>
        <w:pStyle w:val="Normal1"/>
        <w:spacing w:lineRule="auto" w:line="240"/>
        <w:ind w:firstLine="709" w:end="0"/>
        <w:rPr/>
      </w:pPr>
      <w:r>
        <w:rPr>
          <w:i/>
          <w:iCs/>
          <w:sz w:val="24"/>
          <w:lang w:val="en-US"/>
        </w:rPr>
        <w:t>pobremente como</w:t>
      </w:r>
      <w:r>
        <w:rPr>
          <w:sz w:val="24"/>
          <w:lang w:val="en-US"/>
        </w:rPr>
        <w:t xml:space="preserve"> el argentino.                                           </w:t>
      </w:r>
      <w:r>
        <w:rPr>
          <w:sz w:val="24"/>
        </w:rPr>
        <w:t>так же бедно, как и аргентинский.</w:t>
      </w:r>
    </w:p>
    <w:p>
      <w:pPr>
        <w:pStyle w:val="Normal1"/>
        <w:spacing w:lineRule="auto" w:line="240"/>
        <w:ind w:firstLine="284" w:end="0"/>
        <w:rPr>
          <w:sz w:val="24"/>
        </w:rPr>
      </w:pPr>
      <w:r>
        <w:rPr>
          <w:sz w:val="24"/>
        </w:rPr>
      </w:r>
    </w:p>
    <w:p>
      <w:pPr>
        <w:pStyle w:val="Normal1"/>
        <w:spacing w:lineRule="auto" w:line="240"/>
        <w:ind w:firstLine="284" w:end="0"/>
        <w:rPr/>
      </w:pPr>
      <w:r>
        <w:rPr>
          <w:sz w:val="24"/>
        </w:rPr>
        <w:t>Несколько очень употребительных наречий имеют, кроме обыч</w:t>
        <w:softHyphen/>
        <w:t xml:space="preserve">ной, </w:t>
      </w:r>
      <w:r>
        <w:rPr>
          <w:spacing w:val="38"/>
          <w:sz w:val="24"/>
        </w:rPr>
        <w:t>особую</w:t>
      </w:r>
      <w:r>
        <w:rPr>
          <w:sz w:val="24"/>
        </w:rPr>
        <w:t xml:space="preserve"> форму сравнительной степени:</w:t>
      </w:r>
    </w:p>
    <w:p>
      <w:pPr>
        <w:pStyle w:val="Normal1"/>
        <w:spacing w:lineRule="auto" w:line="240"/>
        <w:ind w:firstLine="284" w:end="0"/>
        <w:rPr>
          <w:sz w:val="24"/>
        </w:rPr>
      </w:pPr>
      <w:r>
        <w:rPr>
          <w:sz w:val="24"/>
        </w:rPr>
      </w:r>
    </w:p>
    <w:tbl>
      <w:tblPr>
        <w:tblW w:w="6671" w:type="dxa"/>
        <w:jc w:val="start"/>
        <w:tblInd w:w="241" w:type="dxa"/>
        <w:tblLayout w:type="fixed"/>
        <w:tblCellMar>
          <w:top w:w="0" w:type="dxa"/>
          <w:start w:w="108" w:type="dxa"/>
          <w:bottom w:w="0" w:type="dxa"/>
          <w:end w:w="108" w:type="dxa"/>
        </w:tblCellMar>
      </w:tblPr>
      <w:tblGrid>
        <w:gridCol w:w="1285"/>
        <w:gridCol w:w="1480"/>
        <w:gridCol w:w="1640"/>
        <w:gridCol w:w="2266"/>
      </w:tblGrid>
      <w:tr>
        <w:trPr>
          <w:trHeight w:val="1600" w:hRule="atLeast"/>
        </w:trPr>
        <w:tc>
          <w:tcPr>
            <w:tcW w:w="1285" w:type="dxa"/>
            <w:tcBorders/>
          </w:tcPr>
          <w:p>
            <w:pPr>
              <w:pStyle w:val="Normal1"/>
              <w:spacing w:lineRule="auto" w:line="240"/>
              <w:ind w:firstLine="284" w:end="0"/>
              <w:rPr>
                <w:sz w:val="24"/>
              </w:rPr>
            </w:pPr>
            <w:r>
              <w:rPr>
                <w:sz w:val="24"/>
              </w:rPr>
              <w:t>хорошо</w:t>
            </w:r>
          </w:p>
          <w:p>
            <w:pPr>
              <w:pStyle w:val="Normal1"/>
              <w:spacing w:lineRule="auto" w:line="240"/>
              <w:ind w:firstLine="284" w:end="0"/>
              <w:rPr>
                <w:sz w:val="24"/>
              </w:rPr>
            </w:pPr>
            <w:r>
              <w:rPr>
                <w:sz w:val="24"/>
              </w:rPr>
              <w:t>плохо</w:t>
            </w:r>
          </w:p>
          <w:p>
            <w:pPr>
              <w:pStyle w:val="Normal1"/>
              <w:spacing w:lineRule="auto" w:line="240"/>
              <w:ind w:firstLine="284" w:end="0"/>
              <w:rPr>
                <w:sz w:val="24"/>
              </w:rPr>
            </w:pPr>
            <w:r>
              <w:rPr>
                <w:sz w:val="24"/>
              </w:rPr>
              <w:t>много</w:t>
            </w:r>
          </w:p>
          <w:p>
            <w:pPr>
              <w:pStyle w:val="Normal1"/>
              <w:spacing w:lineRule="auto" w:line="240"/>
              <w:ind w:firstLine="284" w:end="0"/>
              <w:rPr>
                <w:sz w:val="24"/>
              </w:rPr>
            </w:pPr>
            <w:r>
              <w:rPr>
                <w:sz w:val="24"/>
              </w:rPr>
              <w:t>очень</w:t>
            </w:r>
          </w:p>
          <w:p>
            <w:pPr>
              <w:pStyle w:val="Normal1"/>
              <w:spacing w:lineRule="auto" w:line="240"/>
              <w:ind w:firstLine="284" w:end="0"/>
              <w:rPr>
                <w:sz w:val="24"/>
                <w:lang w:val="en-US"/>
              </w:rPr>
            </w:pPr>
            <w:r>
              <w:rPr>
                <w:sz w:val="24"/>
              </w:rPr>
              <w:t>мало</w:t>
            </w:r>
          </w:p>
          <w:p>
            <w:pPr>
              <w:pStyle w:val="Normal1"/>
              <w:rPr>
                <w:sz w:val="24"/>
                <w:lang w:val="en-US"/>
              </w:rPr>
            </w:pPr>
            <w:r>
              <w:rPr>
                <w:sz w:val="24"/>
                <w:lang w:val="en-US"/>
              </w:rPr>
            </w:r>
          </w:p>
        </w:tc>
        <w:tc>
          <w:tcPr>
            <w:tcW w:w="1480" w:type="dxa"/>
            <w:tcBorders/>
          </w:tcPr>
          <w:p>
            <w:pPr>
              <w:pStyle w:val="Normal1"/>
              <w:spacing w:lineRule="auto" w:line="240"/>
              <w:rPr>
                <w:sz w:val="24"/>
                <w:lang w:val="en-US"/>
              </w:rPr>
            </w:pPr>
            <w:r>
              <w:rPr>
                <w:sz w:val="24"/>
                <w:lang w:val="en-US"/>
              </w:rPr>
              <w:t xml:space="preserve">— </w:t>
            </w:r>
            <w:r>
              <w:rPr>
                <w:sz w:val="24"/>
                <w:lang w:val="en-US"/>
              </w:rPr>
              <w:t>bien</w:t>
            </w:r>
          </w:p>
          <w:p>
            <w:pPr>
              <w:pStyle w:val="Normal1"/>
              <w:spacing w:lineRule="auto" w:line="240"/>
              <w:rPr>
                <w:sz w:val="24"/>
                <w:lang w:val="en-US"/>
              </w:rPr>
            </w:pPr>
            <w:r>
              <w:rPr>
                <w:sz w:val="24"/>
                <w:lang w:val="en-US"/>
              </w:rPr>
              <w:t xml:space="preserve">— </w:t>
            </w:r>
            <w:r>
              <w:rPr>
                <w:sz w:val="24"/>
                <w:lang w:val="en-US"/>
              </w:rPr>
              <w:t>mal</w:t>
            </w:r>
          </w:p>
          <w:p>
            <w:pPr>
              <w:pStyle w:val="Normal1"/>
              <w:spacing w:lineRule="auto" w:line="240"/>
              <w:rPr>
                <w:sz w:val="24"/>
                <w:lang w:val="en-US"/>
              </w:rPr>
            </w:pPr>
            <w:r>
              <w:rPr>
                <w:sz w:val="24"/>
                <w:lang w:val="en-US"/>
              </w:rPr>
              <w:t xml:space="preserve">— </w:t>
            </w:r>
            <w:r>
              <w:rPr>
                <w:sz w:val="24"/>
                <w:lang w:val="en-US"/>
              </w:rPr>
              <w:t>mucho</w:t>
            </w:r>
          </w:p>
          <w:p>
            <w:pPr>
              <w:pStyle w:val="Normal1"/>
              <w:spacing w:lineRule="auto" w:line="240"/>
              <w:rPr>
                <w:sz w:val="24"/>
                <w:lang w:val="en-US"/>
              </w:rPr>
            </w:pPr>
            <w:r>
              <w:rPr>
                <w:sz w:val="24"/>
                <w:lang w:val="en-US"/>
              </w:rPr>
              <w:t xml:space="preserve">— </w:t>
            </w:r>
            <w:r>
              <w:rPr>
                <w:sz w:val="24"/>
                <w:lang w:val="en-US"/>
              </w:rPr>
              <w:t>muy</w:t>
            </w:r>
          </w:p>
          <w:p>
            <w:pPr>
              <w:pStyle w:val="Normal1"/>
              <w:spacing w:lineRule="auto" w:line="240"/>
              <w:rPr>
                <w:sz w:val="24"/>
                <w:lang w:val="en-US"/>
              </w:rPr>
            </w:pPr>
            <w:r>
              <w:rPr>
                <w:sz w:val="24"/>
                <w:lang w:val="en-US"/>
              </w:rPr>
              <w:t xml:space="preserve">— </w:t>
            </w:r>
            <w:r>
              <w:rPr>
                <w:sz w:val="24"/>
              </w:rPr>
              <w:t>росо</w:t>
            </w:r>
          </w:p>
          <w:p>
            <w:pPr>
              <w:pStyle w:val="Normal1"/>
              <w:rPr>
                <w:sz w:val="24"/>
                <w:lang w:val="en-US"/>
              </w:rPr>
            </w:pPr>
            <w:r>
              <w:rPr>
                <w:sz w:val="24"/>
                <w:lang w:val="en-US"/>
              </w:rPr>
            </w:r>
          </w:p>
        </w:tc>
        <w:tc>
          <w:tcPr>
            <w:tcW w:w="1640" w:type="dxa"/>
            <w:tcBorders/>
          </w:tcPr>
          <w:p>
            <w:pPr>
              <w:pStyle w:val="Normal1"/>
              <w:spacing w:lineRule="auto" w:line="240"/>
              <w:rPr>
                <w:sz w:val="24"/>
                <w:lang w:val="en-US"/>
              </w:rPr>
            </w:pPr>
            <w:r>
              <w:rPr>
                <w:sz w:val="24"/>
                <w:lang w:val="en-US"/>
              </w:rPr>
              <w:t xml:space="preserve">— </w:t>
            </w:r>
            <w:r>
              <w:rPr>
                <w:sz w:val="24"/>
                <w:lang w:val="en-US"/>
              </w:rPr>
              <w:t>mejor</w:t>
            </w:r>
          </w:p>
          <w:p>
            <w:pPr>
              <w:pStyle w:val="Normal1"/>
              <w:spacing w:lineRule="auto" w:line="240"/>
              <w:rPr>
                <w:sz w:val="24"/>
                <w:lang w:val="en-US"/>
              </w:rPr>
            </w:pPr>
            <w:r>
              <w:rPr>
                <w:sz w:val="24"/>
                <w:lang w:val="en-US"/>
              </w:rPr>
              <w:t xml:space="preserve">— </w:t>
            </w:r>
            <w:r>
              <w:rPr>
                <w:sz w:val="24"/>
                <w:lang w:val="en-US"/>
              </w:rPr>
              <w:t>peor</w:t>
            </w:r>
          </w:p>
          <w:p>
            <w:pPr>
              <w:pStyle w:val="Normal1"/>
              <w:spacing w:lineRule="auto" w:line="240"/>
              <w:rPr>
                <w:sz w:val="24"/>
                <w:lang w:val="en-US"/>
              </w:rPr>
            </w:pPr>
            <w:r>
              <w:rPr>
                <w:sz w:val="24"/>
                <w:lang w:val="en-US"/>
              </w:rPr>
              <w:t xml:space="preserve">— </w:t>
            </w:r>
            <w:r>
              <w:rPr>
                <w:sz w:val="24"/>
                <w:lang w:val="en-US"/>
              </w:rPr>
              <w:t>más</w:t>
            </w:r>
          </w:p>
          <w:p>
            <w:pPr>
              <w:pStyle w:val="Normal1"/>
              <w:spacing w:lineRule="auto" w:line="240"/>
              <w:rPr>
                <w:sz w:val="24"/>
                <w:lang w:val="en-US"/>
              </w:rPr>
            </w:pPr>
            <w:r>
              <w:rPr>
                <w:sz w:val="24"/>
                <w:lang w:val="en-US"/>
              </w:rPr>
              <w:t xml:space="preserve">— </w:t>
            </w:r>
            <w:r>
              <w:rPr>
                <w:sz w:val="24"/>
                <w:lang w:val="en-US"/>
              </w:rPr>
              <w:t>más</w:t>
            </w:r>
          </w:p>
          <w:p>
            <w:pPr>
              <w:pStyle w:val="Normal1"/>
              <w:spacing w:lineRule="auto" w:line="240"/>
              <w:rPr>
                <w:sz w:val="24"/>
                <w:lang w:val="en-US"/>
              </w:rPr>
            </w:pPr>
            <w:r>
              <w:rPr>
                <w:sz w:val="24"/>
                <w:lang w:val="en-US"/>
              </w:rPr>
              <w:t xml:space="preserve">— </w:t>
            </w:r>
            <w:r>
              <w:rPr>
                <w:sz w:val="24"/>
                <w:lang w:val="en-US"/>
              </w:rPr>
              <w:t>menos</w:t>
            </w:r>
          </w:p>
          <w:p>
            <w:pPr>
              <w:pStyle w:val="Normal1"/>
              <w:rPr>
                <w:sz w:val="24"/>
                <w:lang w:val="en-US"/>
              </w:rPr>
            </w:pPr>
            <w:r>
              <w:rPr>
                <w:sz w:val="24"/>
                <w:lang w:val="en-US"/>
              </w:rPr>
            </w:r>
          </w:p>
        </w:tc>
        <w:tc>
          <w:tcPr>
            <w:tcW w:w="2266" w:type="dxa"/>
            <w:tcBorders/>
          </w:tcPr>
          <w:p>
            <w:pPr>
              <w:pStyle w:val="Normal1"/>
              <w:spacing w:lineRule="auto" w:line="240"/>
              <w:rPr/>
            </w:pPr>
            <w:r>
              <w:rPr>
                <w:sz w:val="24"/>
                <w:lang w:val="en-US"/>
              </w:rPr>
              <w:t xml:space="preserve">— </w:t>
            </w:r>
            <w:r>
              <w:rPr>
                <w:sz w:val="24"/>
              </w:rPr>
              <w:t>лучше</w:t>
            </w:r>
            <w:r>
              <w:rPr>
                <w:sz w:val="24"/>
                <w:lang w:val="en-US"/>
              </w:rPr>
              <w:t xml:space="preserve"> </w:t>
            </w:r>
          </w:p>
          <w:p>
            <w:pPr>
              <w:pStyle w:val="Normal1"/>
              <w:spacing w:lineRule="auto" w:line="240"/>
              <w:rPr>
                <w:sz w:val="24"/>
              </w:rPr>
            </w:pPr>
            <w:r>
              <w:rPr>
                <w:sz w:val="24"/>
              </w:rPr>
              <w:t xml:space="preserve">— </w:t>
            </w:r>
            <w:r>
              <w:rPr>
                <w:sz w:val="24"/>
              </w:rPr>
              <w:t xml:space="preserve">хуже </w:t>
            </w:r>
          </w:p>
          <w:p>
            <w:pPr>
              <w:pStyle w:val="Normal1"/>
              <w:spacing w:lineRule="auto" w:line="240"/>
              <w:rPr>
                <w:sz w:val="24"/>
              </w:rPr>
            </w:pPr>
            <w:r>
              <w:rPr>
                <w:sz w:val="24"/>
              </w:rPr>
              <w:t xml:space="preserve">— </w:t>
            </w:r>
            <w:r>
              <w:rPr>
                <w:sz w:val="24"/>
              </w:rPr>
              <w:t xml:space="preserve">больше, более </w:t>
            </w:r>
          </w:p>
          <w:p>
            <w:pPr>
              <w:pStyle w:val="Normal1"/>
              <w:spacing w:lineRule="auto" w:line="240"/>
              <w:rPr>
                <w:sz w:val="24"/>
              </w:rPr>
            </w:pPr>
            <w:r>
              <w:rPr>
                <w:sz w:val="24"/>
              </w:rPr>
              <w:t xml:space="preserve">— </w:t>
            </w:r>
            <w:r>
              <w:rPr>
                <w:sz w:val="24"/>
              </w:rPr>
              <w:t>»      »</w:t>
            </w:r>
          </w:p>
          <w:p>
            <w:pPr>
              <w:pStyle w:val="Normal1"/>
              <w:spacing w:lineRule="auto" w:line="240"/>
              <w:rPr>
                <w:sz w:val="24"/>
              </w:rPr>
            </w:pPr>
            <w:r>
              <w:rPr>
                <w:sz w:val="24"/>
              </w:rPr>
              <w:t xml:space="preserve">— </w:t>
            </w:r>
            <w:r>
              <w:rPr>
                <w:sz w:val="24"/>
              </w:rPr>
              <w:t xml:space="preserve">меньше </w:t>
            </w:r>
          </w:p>
          <w:p>
            <w:pPr>
              <w:pStyle w:val="Normal1"/>
              <w:rPr>
                <w:sz w:val="24"/>
              </w:rPr>
            </w:pPr>
            <w:r>
              <w:rPr>
                <w:sz w:val="24"/>
              </w:rPr>
            </w:r>
          </w:p>
        </w:tc>
      </w:tr>
    </w:tbl>
    <w:p>
      <w:pPr>
        <w:pStyle w:val="Normal1"/>
        <w:spacing w:lineRule="auto" w:line="240"/>
        <w:ind w:firstLine="284" w:end="0"/>
        <w:rPr>
          <w:sz w:val="22"/>
        </w:rPr>
      </w:pPr>
      <w:r>
        <w:rPr>
          <w:i/>
          <w:sz w:val="22"/>
        </w:rPr>
        <w:t>Примечание</w:t>
      </w:r>
      <w:r>
        <w:rPr>
          <w:sz w:val="22"/>
        </w:rPr>
        <w:t xml:space="preserve">. Сравнительная степень наречий </w:t>
      </w:r>
      <w:r>
        <w:rPr>
          <w:b/>
          <w:sz w:val="22"/>
        </w:rPr>
        <w:t xml:space="preserve">bien, mal, mucho </w:t>
      </w:r>
      <w:r>
        <w:rPr>
          <w:bCs/>
          <w:sz w:val="22"/>
        </w:rPr>
        <w:t>и</w:t>
      </w:r>
      <w:r>
        <w:rPr>
          <w:b/>
          <w:sz w:val="22"/>
        </w:rPr>
        <w:t xml:space="preserve"> росо</w:t>
      </w:r>
      <w:r>
        <w:rPr>
          <w:sz w:val="22"/>
        </w:rPr>
        <w:t xml:space="preserve"> совпада</w:t>
        <w:softHyphen/>
        <w:t xml:space="preserve">ет по форме со сравнительной степенью прилагательных </w:t>
      </w:r>
      <w:r>
        <w:rPr>
          <w:b/>
          <w:sz w:val="22"/>
          <w:lang w:val="en-US"/>
        </w:rPr>
        <w:t>bueno</w:t>
      </w:r>
      <w:r>
        <w:rPr>
          <w:b/>
          <w:sz w:val="22"/>
        </w:rPr>
        <w:t xml:space="preserve">, </w:t>
      </w:r>
      <w:r>
        <w:rPr>
          <w:b/>
          <w:sz w:val="22"/>
          <w:lang w:val="en-US"/>
        </w:rPr>
        <w:t>malo</w:t>
      </w:r>
      <w:r>
        <w:rPr>
          <w:b/>
          <w:sz w:val="22"/>
        </w:rPr>
        <w:t xml:space="preserve">, </w:t>
      </w:r>
      <w:r>
        <w:rPr>
          <w:b/>
          <w:sz w:val="22"/>
          <w:lang w:val="en-US"/>
        </w:rPr>
        <w:t>mucho</w:t>
      </w:r>
      <w:r>
        <w:rPr>
          <w:b/>
          <w:sz w:val="22"/>
        </w:rPr>
        <w:t>, росо.</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3. </w:t>
      </w:r>
      <w:r>
        <w:rPr>
          <w:spacing w:val="20"/>
          <w:sz w:val="24"/>
        </w:rPr>
        <w:t>Превосходная</w:t>
      </w:r>
      <w:r>
        <w:rPr>
          <w:sz w:val="24"/>
        </w:rPr>
        <w:t xml:space="preserve"> степень образуется несколькими способами:</w:t>
      </w:r>
    </w:p>
    <w:p>
      <w:pPr>
        <w:pStyle w:val="Normal1"/>
        <w:spacing w:lineRule="auto" w:line="240"/>
        <w:ind w:firstLine="284" w:end="0"/>
        <w:rPr/>
      </w:pPr>
      <w:r>
        <w:rPr>
          <w:sz w:val="24"/>
        </w:rPr>
        <w:t xml:space="preserve">а) прибавлением </w:t>
      </w:r>
      <w:r>
        <w:rPr>
          <w:b/>
          <w:sz w:val="24"/>
        </w:rPr>
        <w:t xml:space="preserve">muy </w:t>
      </w:r>
      <w:r>
        <w:rPr>
          <w:sz w:val="24"/>
        </w:rPr>
        <w:t>к форме положительной степени наречия:</w:t>
      </w:r>
    </w:p>
    <w:p>
      <w:pPr>
        <w:pStyle w:val="Normal1"/>
        <w:spacing w:lineRule="auto" w:line="240"/>
        <w:ind w:firstLine="284" w:end="0"/>
        <w:rPr>
          <w:sz w:val="24"/>
        </w:rPr>
      </w:pPr>
      <w:r>
        <w:rPr>
          <w:sz w:val="24"/>
        </w:rPr>
      </w:r>
    </w:p>
    <w:p>
      <w:pPr>
        <w:pStyle w:val="Normal1"/>
        <w:spacing w:lineRule="auto" w:line="240"/>
        <w:ind w:firstLine="284" w:end="0"/>
        <w:rPr/>
      </w:pPr>
      <w:r>
        <w:rPr>
          <w:i/>
          <w:iCs/>
          <w:sz w:val="24"/>
        </w:rPr>
        <w:t>muy</w:t>
      </w:r>
      <w:r>
        <w:rPr>
          <w:sz w:val="24"/>
        </w:rPr>
        <w:t xml:space="preserve"> bien                   — очень хорошо</w:t>
      </w:r>
    </w:p>
    <w:p>
      <w:pPr>
        <w:pStyle w:val="Normal1"/>
        <w:spacing w:lineRule="auto" w:line="240"/>
        <w:ind w:firstLine="284" w:end="0"/>
        <w:rPr/>
      </w:pPr>
      <w:r>
        <w:rPr>
          <w:i/>
          <w:iCs/>
          <w:sz w:val="24"/>
          <w:lang w:val="en-US"/>
        </w:rPr>
        <w:t>muy</w:t>
      </w:r>
      <w:r>
        <w:rPr>
          <w:sz w:val="24"/>
          <w:lang w:val="en-US"/>
        </w:rPr>
        <w:t xml:space="preserve"> valientemente   — </w:t>
      </w:r>
      <w:r>
        <w:rPr>
          <w:sz w:val="24"/>
        </w:rPr>
        <w:t>очень</w:t>
      </w:r>
      <w:r>
        <w:rPr>
          <w:sz w:val="24"/>
          <w:lang w:val="en-US"/>
        </w:rPr>
        <w:t xml:space="preserve"> </w:t>
      </w:r>
      <w:r>
        <w:rPr>
          <w:sz w:val="24"/>
        </w:rPr>
        <w:t>смело</w:t>
      </w:r>
      <w:r>
        <w:rPr>
          <w:sz w:val="24"/>
          <w:lang w:val="en-US"/>
        </w:rPr>
        <w:t xml:space="preserve"> (</w:t>
      </w:r>
      <w:r>
        <w:rPr>
          <w:sz w:val="24"/>
        </w:rPr>
        <w:t>храбро</w:t>
      </w:r>
      <w:r>
        <w:rPr>
          <w:sz w:val="24"/>
          <w:lang w:val="en-US"/>
        </w:rPr>
        <w:t>)</w:t>
      </w:r>
    </w:p>
    <w:p>
      <w:pPr>
        <w:pStyle w:val="Normal1"/>
        <w:spacing w:lineRule="auto" w:line="240"/>
        <w:ind w:firstLine="284" w:end="0"/>
        <w:rPr/>
      </w:pPr>
      <w:r>
        <w:rPr>
          <w:i/>
          <w:iCs/>
          <w:sz w:val="24"/>
          <w:lang w:val="en-US"/>
        </w:rPr>
        <w:t>muy</w:t>
      </w:r>
      <w:r>
        <w:rPr>
          <w:sz w:val="24"/>
        </w:rPr>
        <w:t xml:space="preserve"> </w:t>
      </w:r>
      <w:r>
        <w:rPr>
          <w:sz w:val="24"/>
          <w:lang w:val="en-US"/>
        </w:rPr>
        <w:t>bajo</w:t>
      </w:r>
      <w:r>
        <w:rPr>
          <w:sz w:val="24"/>
        </w:rPr>
        <w:t xml:space="preserve">                   — очень тихо (низко)</w:t>
      </w:r>
    </w:p>
    <w:p>
      <w:pPr>
        <w:pStyle w:val="Normal1"/>
        <w:spacing w:lineRule="auto" w:line="240"/>
        <w:ind w:firstLine="284" w:end="0"/>
        <w:rPr>
          <w:sz w:val="24"/>
        </w:rPr>
      </w:pPr>
      <w:r>
        <w:rPr>
          <w:sz w:val="24"/>
        </w:rPr>
      </w:r>
    </w:p>
    <w:p>
      <w:pPr>
        <w:pStyle w:val="Normal1"/>
        <w:spacing w:lineRule="auto" w:line="240"/>
        <w:ind w:firstLine="284" w:end="0"/>
        <w:rPr/>
      </w:pPr>
      <w:r>
        <w:rPr>
          <w:sz w:val="24"/>
        </w:rPr>
        <w:t>б) присоединением суффикса -</w:t>
      </w:r>
      <w:r>
        <w:rPr>
          <w:b/>
          <w:sz w:val="24"/>
          <w:lang w:val="en-US"/>
        </w:rPr>
        <w:t>mente</w:t>
      </w:r>
      <w:r>
        <w:rPr>
          <w:sz w:val="24"/>
        </w:rPr>
        <w:t xml:space="preserve"> к форме абсолютной пре</w:t>
        <w:softHyphen/>
        <w:t>восходной степени прилагательного женского рода:</w:t>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t xml:space="preserve">facilísima                              = facilísimamente </w:t>
      </w:r>
    </w:p>
    <w:p>
      <w:pPr>
        <w:pStyle w:val="Normal1"/>
        <w:spacing w:lineRule="auto" w:line="240"/>
        <w:ind w:firstLine="284" w:end="0"/>
        <w:rPr>
          <w:sz w:val="24"/>
          <w:lang w:val="en-US"/>
        </w:rPr>
      </w:pPr>
      <w:r>
        <w:rPr>
          <w:sz w:val="24"/>
          <w:lang w:val="en-US"/>
        </w:rPr>
        <w:t xml:space="preserve">                     </w:t>
      </w:r>
      <w:r>
        <w:rPr>
          <w:sz w:val="24"/>
          <w:lang w:val="en-US"/>
        </w:rPr>
        <w:t>+ -</w:t>
      </w:r>
      <w:r>
        <w:rPr>
          <w:b/>
          <w:sz w:val="24"/>
          <w:lang w:val="en-US"/>
        </w:rPr>
        <w:t>mente</w:t>
      </w:r>
    </w:p>
    <w:p>
      <w:pPr>
        <w:pStyle w:val="Normal1"/>
        <w:spacing w:lineRule="auto" w:line="240"/>
        <w:ind w:firstLine="284" w:end="0"/>
        <w:rPr>
          <w:sz w:val="24"/>
          <w:lang w:val="en-US"/>
        </w:rPr>
      </w:pPr>
      <w:r>
        <w:rPr>
          <w:sz w:val="24"/>
          <w:lang w:val="en-US"/>
        </w:rPr>
        <w:t>velocísima                            = velocísimamente</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в) у наречий, образованных путем конверсии прилагательных (например: </w:t>
      </w:r>
      <w:r>
        <w:rPr>
          <w:sz w:val="24"/>
          <w:lang w:val="en-US"/>
        </w:rPr>
        <w:t>duro</w:t>
      </w:r>
      <w:r>
        <w:rPr>
          <w:sz w:val="24"/>
        </w:rPr>
        <w:t xml:space="preserve">, </w:t>
      </w:r>
      <w:r>
        <w:rPr>
          <w:sz w:val="24"/>
          <w:lang w:val="en-US"/>
        </w:rPr>
        <w:t>recio</w:t>
      </w:r>
      <w:r>
        <w:rPr>
          <w:sz w:val="24"/>
        </w:rPr>
        <w:t xml:space="preserve">, </w:t>
      </w:r>
      <w:r>
        <w:rPr>
          <w:sz w:val="24"/>
          <w:lang w:val="en-US"/>
        </w:rPr>
        <w:t>claro</w:t>
      </w:r>
      <w:r>
        <w:rPr>
          <w:sz w:val="24"/>
        </w:rPr>
        <w:t xml:space="preserve">, </w:t>
      </w:r>
      <w:r>
        <w:rPr>
          <w:sz w:val="24"/>
          <w:lang w:val="en-US"/>
        </w:rPr>
        <w:t>lento</w:t>
      </w:r>
      <w:r>
        <w:rPr>
          <w:sz w:val="24"/>
        </w:rPr>
        <w:t xml:space="preserve">, </w:t>
      </w:r>
      <w:r>
        <w:rPr>
          <w:sz w:val="24"/>
          <w:lang w:val="en-US"/>
        </w:rPr>
        <w:t>mucho</w:t>
      </w:r>
      <w:r>
        <w:rPr>
          <w:sz w:val="24"/>
        </w:rPr>
        <w:t>, росо и т.п.), превосходная степень совпадает по форме с абсолютной превосходной степенью этих же прилагательных мужского рода:</w:t>
      </w:r>
    </w:p>
    <w:p>
      <w:pPr>
        <w:pStyle w:val="Normal1"/>
        <w:spacing w:lineRule="auto" w:line="240"/>
        <w:ind w:firstLine="284" w:end="0"/>
        <w:rPr>
          <w:sz w:val="24"/>
        </w:rPr>
      </w:pPr>
      <w:r>
        <w:rPr>
          <w:sz w:val="24"/>
        </w:rPr>
      </w:r>
    </w:p>
    <w:tbl>
      <w:tblPr>
        <w:tblW w:w="3513" w:type="dxa"/>
        <w:jc w:val="start"/>
        <w:tblInd w:w="281" w:type="dxa"/>
        <w:tblLayout w:type="fixed"/>
        <w:tblCellMar>
          <w:top w:w="0" w:type="dxa"/>
          <w:start w:w="108" w:type="dxa"/>
          <w:bottom w:w="0" w:type="dxa"/>
          <w:end w:w="108" w:type="dxa"/>
        </w:tblCellMar>
      </w:tblPr>
      <w:tblGrid>
        <w:gridCol w:w="1528"/>
        <w:gridCol w:w="1985"/>
      </w:tblGrid>
      <w:tr>
        <w:trPr>
          <w:trHeight w:val="1440" w:hRule="atLeast"/>
        </w:trPr>
        <w:tc>
          <w:tcPr>
            <w:tcW w:w="1528" w:type="dxa"/>
            <w:tcBorders/>
          </w:tcPr>
          <w:p>
            <w:pPr>
              <w:pStyle w:val="Normal1"/>
              <w:spacing w:lineRule="auto" w:line="240"/>
              <w:ind w:firstLine="284" w:end="0"/>
              <w:rPr>
                <w:sz w:val="24"/>
                <w:lang w:val="en-US"/>
              </w:rPr>
            </w:pPr>
            <w:r>
              <w:rPr>
                <w:sz w:val="24"/>
                <w:lang w:val="en-US"/>
              </w:rPr>
              <w:t>claro</w:t>
            </w:r>
          </w:p>
          <w:p>
            <w:pPr>
              <w:pStyle w:val="Normal1"/>
              <w:spacing w:lineRule="auto" w:line="240"/>
              <w:ind w:firstLine="284" w:end="0"/>
              <w:rPr>
                <w:sz w:val="24"/>
                <w:lang w:val="en-US"/>
              </w:rPr>
            </w:pPr>
            <w:r>
              <w:rPr>
                <w:sz w:val="24"/>
                <w:lang w:val="en-US"/>
              </w:rPr>
              <w:t>malo</w:t>
            </w:r>
          </w:p>
          <w:p>
            <w:pPr>
              <w:pStyle w:val="Normal1"/>
              <w:spacing w:lineRule="auto" w:line="240"/>
              <w:ind w:firstLine="284" w:end="0"/>
              <w:rPr>
                <w:sz w:val="24"/>
                <w:lang w:val="en-US"/>
              </w:rPr>
            </w:pPr>
            <w:r>
              <w:rPr>
                <w:sz w:val="24"/>
                <w:lang w:val="en-US"/>
              </w:rPr>
              <w:t>mucho</w:t>
            </w:r>
          </w:p>
          <w:p>
            <w:pPr>
              <w:pStyle w:val="Normal1"/>
              <w:spacing w:lineRule="auto" w:line="240"/>
              <w:ind w:firstLine="284" w:end="0"/>
              <w:rPr>
                <w:sz w:val="24"/>
                <w:lang w:val="en-US"/>
              </w:rPr>
            </w:pPr>
            <w:r>
              <w:rPr>
                <w:sz w:val="24"/>
              </w:rPr>
              <w:t>росо</w:t>
            </w:r>
          </w:p>
          <w:p>
            <w:pPr>
              <w:pStyle w:val="Normal1"/>
              <w:rPr>
                <w:sz w:val="24"/>
                <w:lang w:val="en-US"/>
              </w:rPr>
            </w:pPr>
            <w:r>
              <w:rPr>
                <w:sz w:val="24"/>
                <w:lang w:val="en-US"/>
              </w:rPr>
            </w:r>
          </w:p>
        </w:tc>
        <w:tc>
          <w:tcPr>
            <w:tcW w:w="1985" w:type="dxa"/>
            <w:tcBorders/>
          </w:tcPr>
          <w:p>
            <w:pPr>
              <w:pStyle w:val="Normal1"/>
              <w:spacing w:lineRule="auto" w:line="240"/>
              <w:rPr>
                <w:sz w:val="24"/>
                <w:lang w:val="en-US"/>
              </w:rPr>
            </w:pPr>
            <w:r>
              <w:rPr>
                <w:sz w:val="24"/>
                <w:lang w:val="en-US"/>
              </w:rPr>
              <w:t xml:space="preserve">— </w:t>
            </w:r>
            <w:r>
              <w:rPr>
                <w:sz w:val="24"/>
                <w:lang w:val="en-US"/>
              </w:rPr>
              <w:t xml:space="preserve">clarísimo </w:t>
            </w:r>
          </w:p>
          <w:p>
            <w:pPr>
              <w:pStyle w:val="Normal1"/>
              <w:spacing w:lineRule="auto" w:line="240"/>
              <w:rPr>
                <w:sz w:val="24"/>
                <w:lang w:val="en-US"/>
              </w:rPr>
            </w:pPr>
            <w:r>
              <w:rPr>
                <w:sz w:val="24"/>
                <w:lang w:val="en-US"/>
              </w:rPr>
              <w:t xml:space="preserve">— </w:t>
            </w:r>
            <w:r>
              <w:rPr>
                <w:sz w:val="24"/>
                <w:lang w:val="en-US"/>
              </w:rPr>
              <w:t xml:space="preserve">malísimo </w:t>
            </w:r>
          </w:p>
          <w:p>
            <w:pPr>
              <w:pStyle w:val="Normal1"/>
              <w:spacing w:lineRule="auto" w:line="240"/>
              <w:rPr>
                <w:sz w:val="24"/>
                <w:lang w:val="en-US"/>
              </w:rPr>
            </w:pPr>
            <w:r>
              <w:rPr>
                <w:sz w:val="24"/>
                <w:lang w:val="en-US"/>
              </w:rPr>
              <w:t xml:space="preserve">— </w:t>
            </w:r>
            <w:r>
              <w:rPr>
                <w:sz w:val="24"/>
                <w:lang w:val="en-US"/>
              </w:rPr>
              <w:t xml:space="preserve">muchísimo </w:t>
            </w:r>
          </w:p>
          <w:p>
            <w:pPr>
              <w:pStyle w:val="Normal1"/>
              <w:spacing w:lineRule="auto" w:line="240"/>
              <w:rPr>
                <w:sz w:val="24"/>
                <w:lang w:val="en-US"/>
              </w:rPr>
            </w:pPr>
            <w:r>
              <w:rPr>
                <w:sz w:val="24"/>
                <w:lang w:val="en-US"/>
              </w:rPr>
              <w:t xml:space="preserve">— </w:t>
            </w:r>
            <w:r>
              <w:rPr>
                <w:sz w:val="24"/>
                <w:lang w:val="en-US"/>
              </w:rPr>
              <w:t>poquísimo</w:t>
            </w:r>
          </w:p>
          <w:p>
            <w:pPr>
              <w:pStyle w:val="Normal1"/>
              <w:rPr>
                <w:sz w:val="24"/>
                <w:lang w:val="en-US"/>
              </w:rPr>
            </w:pPr>
            <w:r>
              <w:rPr>
                <w:sz w:val="24"/>
                <w:lang w:val="en-US"/>
              </w:rPr>
            </w:r>
          </w:p>
        </w:tc>
      </w:tr>
    </w:tbl>
    <w:p>
      <w:pPr>
        <w:pStyle w:val="Normal1"/>
        <w:spacing w:lineRule="auto" w:line="240"/>
        <w:ind w:firstLine="284" w:end="0"/>
        <w:rPr/>
      </w:pPr>
      <w:r>
        <w:rPr>
          <w:sz w:val="24"/>
        </w:rPr>
        <w:t xml:space="preserve">г) прибавлением артикля среднего рода </w:t>
      </w:r>
      <w:r>
        <w:rPr>
          <w:b/>
          <w:sz w:val="24"/>
        </w:rPr>
        <w:t>lо</w:t>
      </w:r>
      <w:r>
        <w:rPr>
          <w:sz w:val="24"/>
        </w:rPr>
        <w:t xml:space="preserve"> к форме сравнитель</w:t>
        <w:softHyphen/>
        <w:t>ной степени наречия:</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Lo </w:t>
      </w:r>
      <w:r>
        <w:rPr>
          <w:i/>
          <w:iCs/>
          <w:sz w:val="24"/>
          <w:lang w:val="en-US"/>
        </w:rPr>
        <w:t>más</w:t>
      </w:r>
      <w:r>
        <w:rPr>
          <w:sz w:val="24"/>
          <w:lang w:val="en-US"/>
        </w:rPr>
        <w:t xml:space="preserve"> rápidamente. </w:t>
      </w:r>
    </w:p>
    <w:p>
      <w:pPr>
        <w:pStyle w:val="Normal1"/>
        <w:spacing w:lineRule="auto" w:line="240"/>
        <w:ind w:firstLine="709" w:end="0"/>
        <w:rPr/>
      </w:pPr>
      <w:r>
        <w:rPr>
          <w:sz w:val="24"/>
          <w:lang w:val="en-US"/>
        </w:rPr>
        <w:t xml:space="preserve">Lo </w:t>
      </w:r>
      <w:r>
        <w:rPr>
          <w:i/>
          <w:iCs/>
          <w:sz w:val="24"/>
          <w:lang w:val="en-US"/>
        </w:rPr>
        <w:t>menos</w:t>
      </w:r>
      <w:r>
        <w:rPr>
          <w:sz w:val="24"/>
          <w:lang w:val="en-US"/>
        </w:rPr>
        <w:t xml:space="preserve"> bajo.</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Этот вид превосходной степени употребляется обычно в сочета</w:t>
        <w:softHyphen/>
        <w:t xml:space="preserve">нии с прилагательным </w:t>
      </w:r>
      <w:r>
        <w:rPr>
          <w:b/>
          <w:sz w:val="24"/>
          <w:lang w:val="en-US"/>
        </w:rPr>
        <w:t>posible</w:t>
      </w:r>
      <w:r>
        <w:rPr>
          <w:sz w:val="24"/>
        </w:rPr>
        <w:t xml:space="preserve"> или сравнительным оборотом </w:t>
      </w:r>
      <w:r>
        <w:rPr>
          <w:b/>
          <w:sz w:val="24"/>
          <w:lang w:val="en-US"/>
        </w:rPr>
        <w:t>que</w:t>
      </w:r>
      <w:r>
        <w:rPr>
          <w:b/>
          <w:sz w:val="24"/>
        </w:rPr>
        <w:t xml:space="preserve"> + </w:t>
      </w:r>
      <w:r>
        <w:rPr>
          <w:b/>
          <w:sz w:val="24"/>
          <w:lang w:val="en-US"/>
        </w:rPr>
        <w:t>ser</w:t>
      </w:r>
      <w:r>
        <w:rPr>
          <w:b/>
          <w:sz w:val="24"/>
        </w:rPr>
        <w:t xml:space="preserve"> + </w:t>
      </w:r>
      <w:r>
        <w:rPr>
          <w:b/>
          <w:sz w:val="24"/>
          <w:lang w:val="en-US"/>
        </w:rPr>
        <w:t>posible</w:t>
      </w:r>
      <w:r>
        <w:rPr>
          <w:b/>
          <w:sz w:val="24"/>
        </w:rPr>
        <w:t>:</w:t>
      </w:r>
    </w:p>
    <w:p>
      <w:pPr>
        <w:pStyle w:val="Normal1"/>
        <w:spacing w:lineRule="auto" w:line="240"/>
        <w:ind w:firstLine="284" w:end="0"/>
        <w:rPr>
          <w:b/>
          <w:sz w:val="24"/>
        </w:rPr>
      </w:pPr>
      <w:r>
        <w:rPr>
          <w:b/>
          <w:sz w:val="24"/>
        </w:rPr>
      </w:r>
    </w:p>
    <w:p>
      <w:pPr>
        <w:pStyle w:val="Normal1"/>
        <w:spacing w:lineRule="auto" w:line="240"/>
        <w:ind w:firstLine="284" w:end="0"/>
        <w:rPr/>
      </w:pPr>
      <w:r>
        <w:rPr>
          <w:sz w:val="24"/>
          <w:lang w:val="en-US"/>
        </w:rPr>
        <w:t xml:space="preserve">Habia </w:t>
      </w:r>
      <w:r>
        <w:rPr>
          <w:b/>
          <w:bCs/>
          <w:sz w:val="24"/>
          <w:lang w:val="en-US"/>
        </w:rPr>
        <w:t>l</w:t>
      </w:r>
      <w:r>
        <w:rPr>
          <w:b/>
          <w:bCs/>
          <w:sz w:val="24"/>
        </w:rPr>
        <w:t>о</w:t>
      </w:r>
      <w:r>
        <w:rPr>
          <w:b/>
          <w:bCs/>
          <w:sz w:val="24"/>
          <w:lang w:val="en-US"/>
        </w:rPr>
        <w:t xml:space="preserve"> más bajo</w:t>
      </w:r>
      <w:r>
        <w:rPr>
          <w:sz w:val="24"/>
          <w:lang w:val="en-US"/>
        </w:rPr>
        <w:t xml:space="preserve"> </w:t>
      </w:r>
      <w:r>
        <w:rPr>
          <w:i/>
          <w:iCs/>
          <w:sz w:val="24"/>
          <w:lang w:val="en-US"/>
        </w:rPr>
        <w:t>posible</w:t>
      </w:r>
      <w:r>
        <w:rPr>
          <w:sz w:val="24"/>
          <w:lang w:val="en-US"/>
        </w:rPr>
        <w:t xml:space="preserve">.                                                        </w:t>
      </w:r>
      <w:r>
        <w:rPr>
          <w:sz w:val="24"/>
        </w:rPr>
        <w:t xml:space="preserve">Говори как можно тише. </w:t>
      </w:r>
    </w:p>
    <w:p>
      <w:pPr>
        <w:pStyle w:val="Normal1"/>
        <w:spacing w:lineRule="auto" w:line="240"/>
        <w:ind w:firstLine="284" w:end="0"/>
        <w:rPr/>
      </w:pPr>
      <w:r>
        <w:rPr>
          <w:sz w:val="24"/>
          <w:lang w:val="en-US"/>
        </w:rPr>
        <w:t>Decid</w:t>
      </w:r>
      <w:r>
        <w:rPr>
          <w:sz w:val="24"/>
        </w:rPr>
        <w:t xml:space="preserve">í </w:t>
      </w:r>
      <w:r>
        <w:rPr>
          <w:sz w:val="24"/>
          <w:lang w:val="en-US"/>
        </w:rPr>
        <w:t>acabar</w:t>
      </w:r>
      <w:r>
        <w:rPr>
          <w:sz w:val="24"/>
        </w:rPr>
        <w:t xml:space="preserve"> </w:t>
      </w:r>
      <w:r>
        <w:rPr>
          <w:sz w:val="24"/>
          <w:lang w:val="en-US"/>
        </w:rPr>
        <w:t>con</w:t>
      </w:r>
      <w:r>
        <w:rPr>
          <w:sz w:val="24"/>
        </w:rPr>
        <w:t xml:space="preserve"> </w:t>
      </w:r>
      <w:r>
        <w:rPr>
          <w:sz w:val="24"/>
          <w:lang w:val="en-US"/>
        </w:rPr>
        <w:t>mis</w:t>
      </w:r>
      <w:r>
        <w:rPr>
          <w:sz w:val="24"/>
        </w:rPr>
        <w:t xml:space="preserve"> </w:t>
      </w:r>
      <w:r>
        <w:rPr>
          <w:sz w:val="24"/>
          <w:lang w:val="en-US"/>
        </w:rPr>
        <w:t>asuntos</w:t>
      </w:r>
      <w:r>
        <w:rPr>
          <w:sz w:val="24"/>
        </w:rPr>
        <w:t xml:space="preserve"> </w:t>
      </w:r>
      <w:r>
        <w:rPr>
          <w:b/>
          <w:bCs/>
          <w:sz w:val="24"/>
        </w:rPr>
        <w:t>lо</w:t>
      </w:r>
      <w:r>
        <w:rPr>
          <w:sz w:val="24"/>
        </w:rPr>
        <w:t xml:space="preserve">                                            Я решил закончить свои дела как </w:t>
      </w:r>
    </w:p>
    <w:p>
      <w:pPr>
        <w:pStyle w:val="Normal1"/>
        <w:spacing w:lineRule="auto" w:line="240"/>
        <w:ind w:firstLine="709" w:end="0"/>
        <w:rPr/>
      </w:pPr>
      <w:r>
        <w:rPr>
          <w:b/>
          <w:bCs/>
          <w:sz w:val="24"/>
          <w:lang w:val="en-US"/>
        </w:rPr>
        <w:t>más pronto</w:t>
      </w:r>
      <w:r>
        <w:rPr>
          <w:sz w:val="24"/>
          <w:lang w:val="en-US"/>
        </w:rPr>
        <w:t xml:space="preserve"> </w:t>
      </w:r>
      <w:r>
        <w:rPr>
          <w:i/>
          <w:iCs/>
          <w:sz w:val="24"/>
          <w:lang w:val="en-US"/>
        </w:rPr>
        <w:t>que fue posible</w:t>
      </w:r>
      <w:r>
        <w:rPr>
          <w:sz w:val="24"/>
          <w:lang w:val="en-US"/>
        </w:rPr>
        <w:t xml:space="preserve">.                                                       </w:t>
      </w:r>
      <w:r>
        <w:rPr>
          <w:sz w:val="24"/>
        </w:rPr>
        <w:t>можно быстрее.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д) Наречия bien, mal имеют особую форму превосходной степени:</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bien    — </w:t>
      </w:r>
      <w:r>
        <w:rPr>
          <w:b/>
          <w:bCs/>
          <w:sz w:val="24"/>
          <w:lang w:val="en-US"/>
        </w:rPr>
        <w:t>óptimamente</w:t>
      </w:r>
      <w:r>
        <w:rPr>
          <w:sz w:val="24"/>
          <w:lang w:val="en-US"/>
        </w:rPr>
        <w:t xml:space="preserve"> </w:t>
      </w:r>
    </w:p>
    <w:p>
      <w:pPr>
        <w:pStyle w:val="Normal1"/>
        <w:spacing w:lineRule="auto" w:line="240"/>
        <w:ind w:firstLine="709" w:end="0"/>
        <w:rPr>
          <w:sz w:val="24"/>
          <w:lang w:val="en-US"/>
        </w:rPr>
      </w:pPr>
      <w:r>
        <w:rPr>
          <w:sz w:val="24"/>
          <w:lang w:val="en-US"/>
        </w:rPr>
        <w:t xml:space="preserve">mal     — </w:t>
      </w:r>
      <w:r>
        <w:rPr>
          <w:b/>
          <w:bCs/>
          <w:sz w:val="24"/>
          <w:lang w:val="en-US"/>
        </w:rPr>
        <w:t>pésimamente</w:t>
      </w:r>
    </w:p>
    <w:p>
      <w:pPr>
        <w:pStyle w:val="Normal1"/>
        <w:spacing w:lineRule="auto" w:line="240"/>
        <w:ind w:firstLine="284" w:end="0"/>
        <w:rPr>
          <w:sz w:val="24"/>
          <w:lang w:val="en-US"/>
        </w:rPr>
      </w:pPr>
      <w:r>
        <w:rPr>
          <w:sz w:val="24"/>
          <w:lang w:val="en-US"/>
        </w:rPr>
      </w:r>
    </w:p>
    <w:p>
      <w:pPr>
        <w:pStyle w:val="Heading3"/>
        <w:ind w:hanging="0" w:start="0"/>
        <w:rPr/>
      </w:pPr>
      <w:bookmarkStart w:id="122" w:name="__RefHeading___Toc1886100"/>
      <w:bookmarkEnd w:id="122"/>
      <w:r>
        <w:rPr/>
        <w:t>§ 86. Особенности употребления некоторых наречий</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1. Некоторые </w:t>
      </w:r>
      <w:r>
        <w:rPr>
          <w:spacing w:val="20"/>
          <w:sz w:val="24"/>
        </w:rPr>
        <w:t>наречия</w:t>
      </w:r>
      <w:r>
        <w:rPr>
          <w:sz w:val="24"/>
        </w:rPr>
        <w:t xml:space="preserve"> места, времени, количества и образа действия могут выполнять одновременно с наречными функциями и </w:t>
      </w:r>
      <w:r>
        <w:rPr>
          <w:spacing w:val="20"/>
          <w:sz w:val="24"/>
        </w:rPr>
        <w:t>роль союзов</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Me gusta el barrio </w:t>
      </w:r>
      <w:r>
        <w:rPr>
          <w:i/>
          <w:iCs/>
          <w:sz w:val="24"/>
          <w:lang w:val="en-US"/>
        </w:rPr>
        <w:t>donde</w:t>
      </w:r>
      <w:r>
        <w:rPr>
          <w:sz w:val="24"/>
          <w:lang w:val="en-US"/>
        </w:rPr>
        <w:t xml:space="preserve"> vivo.                                            </w:t>
      </w:r>
      <w:r>
        <w:rPr>
          <w:sz w:val="24"/>
        </w:rPr>
        <w:t>Мне нравится район (квартал), где я живу.</w:t>
      </w:r>
    </w:p>
    <w:p>
      <w:pPr>
        <w:pStyle w:val="Normal1"/>
        <w:spacing w:lineRule="auto" w:line="240"/>
        <w:ind w:firstLine="284" w:end="0"/>
        <w:rPr/>
      </w:pPr>
      <w:r>
        <w:rPr>
          <w:sz w:val="24"/>
          <w:lang w:val="en-US"/>
        </w:rPr>
        <w:t xml:space="preserve">Juan llegó </w:t>
      </w:r>
      <w:r>
        <w:rPr>
          <w:i/>
          <w:iCs/>
          <w:sz w:val="24"/>
          <w:lang w:val="en-US"/>
        </w:rPr>
        <w:t>cuando</w:t>
      </w:r>
      <w:r>
        <w:rPr>
          <w:sz w:val="24"/>
          <w:lang w:val="en-US"/>
        </w:rPr>
        <w:t xml:space="preserve"> todos se habían ido.                               </w:t>
      </w:r>
      <w:r>
        <w:rPr>
          <w:sz w:val="24"/>
        </w:rPr>
        <w:t xml:space="preserve">Хуан пришел, когда все ушли. </w:t>
      </w:r>
    </w:p>
    <w:p>
      <w:pPr>
        <w:pStyle w:val="Normal1"/>
        <w:spacing w:lineRule="auto" w:line="240"/>
        <w:ind w:firstLine="284" w:end="0"/>
        <w:rPr>
          <w:sz w:val="24"/>
        </w:rPr>
      </w:pPr>
      <w:r>
        <w:rPr>
          <w:sz w:val="24"/>
        </w:rPr>
      </w:r>
    </w:p>
    <w:p>
      <w:pPr>
        <w:pStyle w:val="Normal1"/>
        <w:spacing w:lineRule="auto" w:line="240"/>
        <w:ind w:firstLine="284" w:end="0"/>
        <w:rPr/>
      </w:pPr>
      <w:r>
        <w:rPr>
          <w:sz w:val="24"/>
        </w:rPr>
        <w:t>2. Если необходимо определить какое-либо слово несколькими стоящими подряд наречиями на          -</w:t>
      </w:r>
      <w:r>
        <w:rPr>
          <w:b/>
          <w:sz w:val="24"/>
        </w:rPr>
        <w:t>mente</w:t>
      </w:r>
      <w:r>
        <w:rPr>
          <w:sz w:val="24"/>
        </w:rPr>
        <w:t xml:space="preserve">, то все наречия, кроме последнего, как правило, </w:t>
      </w:r>
      <w:r>
        <w:rPr>
          <w:spacing w:val="20"/>
          <w:sz w:val="24"/>
        </w:rPr>
        <w:t>утрачивают</w:t>
      </w:r>
      <w:r>
        <w:rPr>
          <w:sz w:val="24"/>
        </w:rPr>
        <w:t xml:space="preserve"> этот суффикс:</w:t>
      </w:r>
    </w:p>
    <w:p>
      <w:pPr>
        <w:pStyle w:val="Normal1"/>
        <w:spacing w:lineRule="auto" w:line="240"/>
        <w:ind w:firstLine="284" w:end="0"/>
        <w:rPr/>
      </w:pPr>
      <w:r>
        <w:rPr>
          <w:sz w:val="24"/>
          <w:lang w:val="en-US"/>
        </w:rPr>
        <w:t>Cada</w:t>
      </w:r>
      <w:r>
        <w:rPr>
          <w:sz w:val="24"/>
        </w:rPr>
        <w:t xml:space="preserve"> </w:t>
      </w:r>
      <w:r>
        <w:rPr>
          <w:sz w:val="24"/>
          <w:lang w:val="en-US"/>
        </w:rPr>
        <w:t>futbolista</w:t>
      </w:r>
      <w:r>
        <w:rPr>
          <w:sz w:val="24"/>
        </w:rPr>
        <w:t xml:space="preserve"> </w:t>
      </w:r>
      <w:r>
        <w:rPr>
          <w:sz w:val="24"/>
          <w:lang w:val="en-US"/>
        </w:rPr>
        <w:t>debe</w:t>
      </w:r>
      <w:r>
        <w:rPr>
          <w:sz w:val="24"/>
        </w:rPr>
        <w:t xml:space="preserve"> </w:t>
      </w:r>
      <w:r>
        <w:rPr>
          <w:sz w:val="24"/>
          <w:lang w:val="en-US"/>
        </w:rPr>
        <w:t>jugar</w:t>
      </w:r>
      <w:r>
        <w:rPr>
          <w:sz w:val="24"/>
        </w:rPr>
        <w:t xml:space="preserve"> </w:t>
      </w:r>
      <w:r>
        <w:rPr>
          <w:i/>
          <w:iCs/>
          <w:sz w:val="24"/>
          <w:lang w:val="en-US"/>
        </w:rPr>
        <w:t>valien</w:t>
      </w:r>
      <w:r>
        <w:rPr>
          <w:i/>
          <w:iCs/>
          <w:sz w:val="24"/>
        </w:rPr>
        <w:t>-</w:t>
      </w:r>
      <w:r>
        <w:rPr>
          <w:sz w:val="24"/>
        </w:rPr>
        <w:t xml:space="preserve">                                       Каждый футболист должен играть</w:t>
      </w:r>
    </w:p>
    <w:p>
      <w:pPr>
        <w:pStyle w:val="Normal1"/>
        <w:spacing w:lineRule="auto" w:line="240"/>
        <w:ind w:firstLine="709" w:end="0"/>
        <w:rPr/>
      </w:pPr>
      <w:r>
        <w:rPr>
          <w:i/>
          <w:iCs/>
          <w:sz w:val="24"/>
        </w:rPr>
        <w:t xml:space="preserve"> </w:t>
      </w:r>
      <w:r>
        <w:rPr>
          <w:i/>
          <w:iCs/>
          <w:sz w:val="24"/>
          <w:lang w:val="en-US"/>
        </w:rPr>
        <w:t>te</w:t>
      </w:r>
      <w:r>
        <w:rPr>
          <w:i/>
          <w:iCs/>
          <w:sz w:val="24"/>
        </w:rPr>
        <w:t xml:space="preserve">, </w:t>
      </w:r>
      <w:r>
        <w:rPr>
          <w:i/>
          <w:iCs/>
          <w:sz w:val="24"/>
          <w:lang w:val="en-US"/>
        </w:rPr>
        <w:t>h</w:t>
      </w:r>
      <w:r>
        <w:rPr>
          <w:i/>
          <w:iCs/>
          <w:sz w:val="24"/>
        </w:rPr>
        <w:t>á</w:t>
      </w:r>
      <w:r>
        <w:rPr>
          <w:i/>
          <w:iCs/>
          <w:sz w:val="24"/>
          <w:lang w:val="en-US"/>
        </w:rPr>
        <w:t>bil</w:t>
      </w:r>
      <w:r>
        <w:rPr>
          <w:i/>
          <w:iCs/>
          <w:sz w:val="24"/>
        </w:rPr>
        <w:t xml:space="preserve">, </w:t>
      </w:r>
      <w:r>
        <w:rPr>
          <w:i/>
          <w:iCs/>
          <w:sz w:val="24"/>
          <w:lang w:val="en-US"/>
        </w:rPr>
        <w:t>decisive</w:t>
      </w:r>
      <w:r>
        <w:rPr>
          <w:i/>
          <w:iCs/>
          <w:sz w:val="24"/>
        </w:rPr>
        <w:t xml:space="preserve">, у </w:t>
      </w:r>
      <w:r>
        <w:rPr>
          <w:i/>
          <w:iCs/>
          <w:sz w:val="24"/>
          <w:lang w:val="en-US"/>
        </w:rPr>
        <w:t>abnegada</w:t>
      </w:r>
      <w:r>
        <w:rPr>
          <w:i/>
          <w:iCs/>
          <w:sz w:val="24"/>
        </w:rPr>
        <w:t>-</w:t>
      </w:r>
      <w:r>
        <w:rPr>
          <w:sz w:val="24"/>
        </w:rPr>
        <w:t xml:space="preserve">                                      смело, ловко, решительно и самоотверженно.</w:t>
      </w:r>
    </w:p>
    <w:p>
      <w:pPr>
        <w:pStyle w:val="Normal1"/>
        <w:spacing w:lineRule="auto" w:line="240"/>
        <w:ind w:firstLine="709" w:end="0"/>
        <w:rPr/>
      </w:pPr>
      <w:r>
        <w:rPr>
          <w:b/>
          <w:sz w:val="24"/>
        </w:rPr>
        <w:t xml:space="preserve"> </w:t>
      </w:r>
      <w:r>
        <w:rPr>
          <w:b/>
          <w:sz w:val="24"/>
          <w:lang w:val="en-US"/>
        </w:rPr>
        <w:t>mente.</w:t>
      </w:r>
      <w:r>
        <w:rPr>
          <w:sz w:val="24"/>
          <w:lang w:val="en-US"/>
        </w:rPr>
        <w:t xml:space="preserve"> </w:t>
      </w:r>
    </w:p>
    <w:p>
      <w:pPr>
        <w:pStyle w:val="Normal1"/>
        <w:spacing w:lineRule="auto" w:line="240"/>
        <w:ind w:firstLine="284" w:end="0"/>
        <w:rPr/>
      </w:pPr>
      <w:r>
        <w:rPr>
          <w:sz w:val="24"/>
          <w:lang w:val="en-US"/>
        </w:rPr>
        <w:t xml:space="preserve">Te lo digo </w:t>
      </w:r>
      <w:r>
        <w:rPr>
          <w:i/>
          <w:iCs/>
          <w:sz w:val="24"/>
          <w:lang w:val="en-US"/>
        </w:rPr>
        <w:t>sincera y abierta</w:t>
      </w:r>
      <w:r>
        <w:rPr>
          <w:b/>
          <w:sz w:val="24"/>
          <w:lang w:val="en-US"/>
        </w:rPr>
        <w:t>mente</w:t>
      </w:r>
      <w:r>
        <w:rPr>
          <w:sz w:val="24"/>
          <w:lang w:val="en-US"/>
        </w:rPr>
        <w:t xml:space="preserve">.                                     </w:t>
      </w:r>
      <w:r>
        <w:rPr>
          <w:sz w:val="24"/>
        </w:rPr>
        <w:t>Я тебе говорю это искренне и откровенно.</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3. Так как многие наречия образовались по конверсии от прила</w:t>
        <w:softHyphen/>
        <w:t>гательных и имеют одинаковую с ними форму, то при употребле</w:t>
        <w:softHyphen/>
        <w:t xml:space="preserve">нии обеих частей речи допускаются ошибки. Чтобы избежать этого, необходимо помнить, что наречие выполняет в предложении  </w:t>
      </w:r>
      <w:r>
        <w:rPr>
          <w:spacing w:val="20"/>
          <w:sz w:val="24"/>
        </w:rPr>
        <w:t>функцию обстоятельства</w:t>
      </w:r>
      <w:r>
        <w:rPr>
          <w:sz w:val="24"/>
        </w:rPr>
        <w:t xml:space="preserve">  и сочетается с глаголом, прилагатель</w:t>
        <w:softHyphen/>
        <w:t xml:space="preserve">ным или наречием. </w:t>
      </w:r>
      <w:r>
        <w:rPr>
          <w:spacing w:val="20"/>
          <w:sz w:val="24"/>
        </w:rPr>
        <w:t>Прилагательное</w:t>
      </w:r>
      <w:r>
        <w:rPr>
          <w:sz w:val="24"/>
        </w:rPr>
        <w:t xml:space="preserve"> же обычно выполняет </w:t>
      </w:r>
      <w:r>
        <w:rPr>
          <w:spacing w:val="20"/>
          <w:sz w:val="24"/>
        </w:rPr>
        <w:t>роль</w:t>
      </w:r>
      <w:r>
        <w:rPr>
          <w:sz w:val="24"/>
        </w:rPr>
        <w:t xml:space="preserve"> </w:t>
      </w:r>
      <w:r>
        <w:rPr>
          <w:spacing w:val="20"/>
          <w:sz w:val="24"/>
        </w:rPr>
        <w:t>определения</w:t>
      </w:r>
      <w:r>
        <w:rPr>
          <w:sz w:val="24"/>
        </w:rPr>
        <w:t xml:space="preserve"> и согласуется с определяемым словом в роде и числе. Ниже приводится список наиболее распространенных одинаковых по форме прилагательных и наречий:</w:t>
      </w:r>
    </w:p>
    <w:p>
      <w:pPr>
        <w:pStyle w:val="Normal1"/>
        <w:spacing w:lineRule="auto" w:line="240"/>
        <w:ind w:firstLine="284" w:end="0"/>
        <w:rPr>
          <w:sz w:val="24"/>
        </w:rPr>
      </w:pPr>
      <w:r>
        <w:rPr>
          <w:sz w:val="24"/>
        </w:rPr>
        <w:t xml:space="preserve"> </w:t>
      </w:r>
    </w:p>
    <w:p>
      <w:pPr>
        <w:pStyle w:val="Normal1"/>
        <w:spacing w:lineRule="auto" w:line="240"/>
        <w:ind w:firstLine="284" w:end="0"/>
        <w:rPr/>
      </w:pPr>
      <w:r>
        <w:rPr>
          <w:sz w:val="24"/>
        </w:rPr>
        <w:t xml:space="preserve">                                     </w:t>
      </w:r>
      <w:r>
        <w:rPr>
          <w:spacing w:val="40"/>
          <w:sz w:val="24"/>
        </w:rPr>
        <w:t>Наречие                        Прилагательное</w:t>
      </w:r>
    </w:p>
    <w:p>
      <w:pPr>
        <w:pStyle w:val="Normal1"/>
        <w:spacing w:lineRule="auto" w:line="240"/>
        <w:ind w:firstLine="284" w:end="0"/>
        <w:rPr>
          <w:b/>
          <w:spacing w:val="40"/>
          <w:sz w:val="24"/>
        </w:rPr>
      </w:pPr>
      <w:r>
        <w:rPr>
          <w:b/>
          <w:spacing w:val="40"/>
          <w:sz w:val="24"/>
        </w:rPr>
      </w:r>
    </w:p>
    <w:p>
      <w:pPr>
        <w:pStyle w:val="Normal1"/>
        <w:spacing w:lineRule="auto" w:line="240"/>
        <w:ind w:firstLine="284" w:end="0"/>
        <w:rPr/>
      </w:pPr>
      <w:r>
        <w:rPr>
          <w:b/>
          <w:sz w:val="24"/>
          <w:lang w:val="en-US"/>
        </w:rPr>
        <w:t>Alto</w:t>
      </w:r>
      <w:r>
        <w:rPr>
          <w:sz w:val="24"/>
        </w:rPr>
        <w:t xml:space="preserve">               </w:t>
      </w:r>
      <w:r>
        <w:rPr>
          <w:i/>
          <w:iCs/>
          <w:sz w:val="24"/>
          <w:lang w:val="en-US"/>
        </w:rPr>
        <w:t>Alto</w:t>
      </w:r>
      <w:r>
        <w:rPr>
          <w:sz w:val="24"/>
        </w:rPr>
        <w:t xml:space="preserve">, </w:t>
      </w:r>
      <w:r>
        <w:rPr>
          <w:sz w:val="24"/>
          <w:lang w:val="en-US"/>
        </w:rPr>
        <w:t>en</w:t>
      </w:r>
      <w:r>
        <w:rPr>
          <w:sz w:val="24"/>
        </w:rPr>
        <w:t xml:space="preserve"> </w:t>
      </w:r>
      <w:r>
        <w:rPr>
          <w:sz w:val="24"/>
          <w:lang w:val="en-US"/>
        </w:rPr>
        <w:t>la</w:t>
      </w:r>
      <w:r>
        <w:rPr>
          <w:sz w:val="24"/>
        </w:rPr>
        <w:t xml:space="preserve"> </w:t>
      </w:r>
      <w:r>
        <w:rPr>
          <w:sz w:val="24"/>
          <w:lang w:val="en-US"/>
        </w:rPr>
        <w:t>monta</w:t>
      </w:r>
      <w:r>
        <w:rPr>
          <w:sz w:val="24"/>
        </w:rPr>
        <w:t>ñ</w:t>
      </w:r>
      <w:r>
        <w:rPr>
          <w:sz w:val="24"/>
          <w:lang w:val="en-US"/>
        </w:rPr>
        <w:t>a</w:t>
      </w:r>
      <w:r>
        <w:rPr>
          <w:sz w:val="24"/>
        </w:rPr>
        <w:t xml:space="preserve">, </w:t>
      </w:r>
      <w:r>
        <w:rPr>
          <w:sz w:val="24"/>
          <w:lang w:val="en-US"/>
        </w:rPr>
        <w:t>se</w:t>
      </w:r>
      <w:r>
        <w:rPr>
          <w:sz w:val="24"/>
        </w:rPr>
        <w:t xml:space="preserve"> </w:t>
      </w:r>
      <w:r>
        <w:rPr>
          <w:sz w:val="24"/>
          <w:lang w:val="en-US"/>
        </w:rPr>
        <w:t>ve</w:t>
      </w:r>
      <w:r>
        <w:rPr>
          <w:sz w:val="24"/>
        </w:rPr>
        <w:t>í</w:t>
      </w:r>
      <w:r>
        <w:rPr>
          <w:sz w:val="24"/>
          <w:lang w:val="en-US"/>
        </w:rPr>
        <w:t>a</w:t>
      </w:r>
      <w:r>
        <w:rPr>
          <w:sz w:val="24"/>
        </w:rPr>
        <w:t xml:space="preserve"> </w:t>
      </w:r>
      <w:r>
        <w:rPr>
          <w:sz w:val="24"/>
          <w:lang w:val="en-US"/>
        </w:rPr>
        <w:t>una</w:t>
      </w:r>
      <w:r>
        <w:rPr>
          <w:sz w:val="24"/>
        </w:rPr>
        <w:t xml:space="preserve"> </w:t>
      </w:r>
      <w:r>
        <w:rPr>
          <w:sz w:val="24"/>
          <w:lang w:val="en-US"/>
        </w:rPr>
        <w:t>choza</w:t>
      </w:r>
      <w:r>
        <w:rPr>
          <w:sz w:val="24"/>
        </w:rPr>
        <w:t xml:space="preserve">.       </w:t>
      </w:r>
      <w:r>
        <w:rPr>
          <w:sz w:val="24"/>
          <w:lang w:val="en-US"/>
        </w:rPr>
        <w:t xml:space="preserve">Una montaña </w:t>
      </w:r>
      <w:r>
        <w:rPr>
          <w:i/>
          <w:iCs/>
          <w:sz w:val="24"/>
          <w:lang w:val="en-US"/>
        </w:rPr>
        <w:t>alta</w:t>
      </w:r>
      <w:r>
        <w:rPr>
          <w:sz w:val="24"/>
          <w:lang w:val="en-US"/>
        </w:rPr>
        <w:t xml:space="preserve"> se veía a 1</w:t>
      </w:r>
      <w:r>
        <w:rPr>
          <w:sz w:val="24"/>
        </w:rPr>
        <w:t>о</w:t>
      </w:r>
      <w:r>
        <w:rPr>
          <w:sz w:val="24"/>
          <w:lang w:val="en-US"/>
        </w:rPr>
        <w:t xml:space="preserve">  lejos.</w:t>
      </w:r>
    </w:p>
    <w:p>
      <w:pPr>
        <w:pStyle w:val="Normal1"/>
        <w:spacing w:lineRule="auto" w:line="240"/>
        <w:ind w:firstLine="284" w:end="0"/>
        <w:rPr/>
      </w:pPr>
      <w:r>
        <w:rPr>
          <w:b/>
          <w:sz w:val="24"/>
          <w:lang w:val="en-US"/>
        </w:rPr>
        <w:t>Bajo</w:t>
      </w:r>
      <w:r>
        <w:rPr>
          <w:sz w:val="24"/>
          <w:lang w:val="en-US"/>
        </w:rPr>
        <w:t xml:space="preserve">              No hables tan </w:t>
      </w:r>
      <w:r>
        <w:rPr>
          <w:i/>
          <w:iCs/>
          <w:sz w:val="24"/>
          <w:lang w:val="en-US"/>
        </w:rPr>
        <w:t>bajo</w:t>
      </w:r>
      <w:r>
        <w:rPr>
          <w:sz w:val="24"/>
          <w:lang w:val="en-US"/>
        </w:rPr>
        <w:t xml:space="preserve">.                                      Habian en voz </w:t>
      </w:r>
      <w:r>
        <w:rPr>
          <w:i/>
          <w:iCs/>
          <w:sz w:val="24"/>
          <w:lang w:val="en-US"/>
        </w:rPr>
        <w:t>baja</w:t>
      </w:r>
      <w:r>
        <w:rPr>
          <w:sz w:val="24"/>
          <w:lang w:val="en-US"/>
        </w:rPr>
        <w:t xml:space="preserve">. </w:t>
      </w:r>
    </w:p>
    <w:p>
      <w:pPr>
        <w:pStyle w:val="Normal1"/>
        <w:spacing w:lineRule="auto" w:line="240"/>
        <w:ind w:firstLine="284" w:end="0"/>
        <w:rPr/>
      </w:pPr>
      <w:r>
        <w:rPr>
          <w:b/>
          <w:sz w:val="24"/>
          <w:lang w:val="en-US"/>
        </w:rPr>
        <w:t>Bastante</w:t>
      </w:r>
      <w:r>
        <w:rPr>
          <w:sz w:val="24"/>
          <w:lang w:val="en-US"/>
        </w:rPr>
        <w:t xml:space="preserve">       Juan ha trabajado </w:t>
      </w:r>
      <w:r>
        <w:rPr>
          <w:i/>
          <w:iCs/>
          <w:sz w:val="24"/>
          <w:lang w:val="en-US"/>
        </w:rPr>
        <w:t>bastante</w:t>
      </w:r>
      <w:r>
        <w:rPr>
          <w:sz w:val="24"/>
          <w:lang w:val="en-US"/>
        </w:rPr>
        <w:t xml:space="preserve">.                          Juan no tiene </w:t>
      </w:r>
      <w:r>
        <w:rPr>
          <w:i/>
          <w:iCs/>
          <w:sz w:val="24"/>
          <w:lang w:val="en-US"/>
        </w:rPr>
        <w:t>bastante</w:t>
      </w:r>
      <w:r>
        <w:rPr/>
        <w:t xml:space="preserve"> trabajo.</w:t>
      </w:r>
    </w:p>
    <w:tbl>
      <w:tblPr>
        <w:tblW w:w="10206" w:type="dxa"/>
        <w:jc w:val="start"/>
        <w:tblInd w:w="40" w:type="dxa"/>
        <w:tblLayout w:type="fixed"/>
        <w:tblCellMar>
          <w:top w:w="0" w:type="dxa"/>
          <w:start w:w="40" w:type="dxa"/>
          <w:bottom w:w="0" w:type="dxa"/>
          <w:end w:w="40" w:type="dxa"/>
        </w:tblCellMar>
      </w:tblPr>
      <w:tblGrid>
        <w:gridCol w:w="1276"/>
        <w:gridCol w:w="4111"/>
        <w:gridCol w:w="4819"/>
      </w:tblGrid>
      <w:tr>
        <w:trPr>
          <w:trHeight w:val="324" w:hRule="exact"/>
        </w:trPr>
        <w:tc>
          <w:tcPr>
            <w:tcW w:w="1276" w:type="dxa"/>
            <w:tcBorders/>
          </w:tcPr>
          <w:p>
            <w:pPr>
              <w:pStyle w:val="Normal1"/>
              <w:spacing w:lineRule="auto" w:line="240"/>
              <w:ind w:firstLine="284" w:end="0"/>
              <w:rPr>
                <w:b/>
                <w:sz w:val="24"/>
                <w:lang w:val="en-US"/>
              </w:rPr>
            </w:pPr>
            <w:r>
              <w:rPr>
                <w:b/>
                <w:sz w:val="24"/>
                <w:lang w:val="en-US"/>
              </w:rPr>
              <w:t>Claro</w:t>
            </w:r>
          </w:p>
          <w:p>
            <w:pPr>
              <w:pStyle w:val="Normal1"/>
              <w:spacing w:lineRule="auto" w:line="240"/>
              <w:ind w:firstLine="284" w:end="0"/>
              <w:rPr>
                <w:b/>
                <w:sz w:val="24"/>
                <w:lang w:val="en-US"/>
              </w:rPr>
            </w:pPr>
            <w:r>
              <w:rPr>
                <w:b/>
                <w:sz w:val="24"/>
                <w:lang w:val="en-US"/>
              </w:rPr>
            </w:r>
          </w:p>
        </w:tc>
        <w:tc>
          <w:tcPr>
            <w:tcW w:w="4111" w:type="dxa"/>
            <w:tcBorders/>
          </w:tcPr>
          <w:p>
            <w:pPr>
              <w:pStyle w:val="Normal1"/>
              <w:spacing w:lineRule="auto" w:line="240"/>
              <w:ind w:firstLine="284" w:end="0"/>
              <w:rPr/>
            </w:pPr>
            <w:r>
              <w:rPr>
                <w:sz w:val="24"/>
                <w:lang w:val="en-US"/>
              </w:rPr>
              <w:t xml:space="preserve">¡Está </w:t>
            </w:r>
            <w:r>
              <w:rPr>
                <w:i/>
                <w:iCs/>
                <w:sz w:val="24"/>
                <w:lang w:val="en-US"/>
              </w:rPr>
              <w:t>claro</w:t>
            </w:r>
            <w:r>
              <w:rPr>
                <w:sz w:val="24"/>
                <w:lang w:val="en-US"/>
              </w:rPr>
              <w:t>!</w:t>
            </w:r>
          </w:p>
          <w:p>
            <w:pPr>
              <w:pStyle w:val="Normal1"/>
              <w:spacing w:lineRule="auto" w:line="240"/>
              <w:ind w:firstLine="284" w:end="0"/>
              <w:rPr>
                <w:sz w:val="24"/>
                <w:lang w:val="en-US"/>
              </w:rPr>
            </w:pPr>
            <w:r>
              <w:rPr>
                <w:sz w:val="24"/>
                <w:lang w:val="en-US"/>
              </w:rPr>
            </w:r>
          </w:p>
        </w:tc>
        <w:tc>
          <w:tcPr>
            <w:tcW w:w="4819" w:type="dxa"/>
            <w:tcBorders/>
          </w:tcPr>
          <w:p>
            <w:pPr>
              <w:pStyle w:val="Normal1"/>
              <w:spacing w:lineRule="auto" w:line="240"/>
              <w:ind w:firstLine="284" w:end="0"/>
              <w:rPr/>
            </w:pPr>
            <w:r>
              <w:rPr>
                <w:sz w:val="24"/>
                <w:lang w:val="en-US"/>
              </w:rPr>
              <w:t xml:space="preserve">Estamos en una habitacion </w:t>
            </w:r>
            <w:r>
              <w:rPr>
                <w:i/>
                <w:iCs/>
                <w:sz w:val="24"/>
                <w:lang w:val="en-US"/>
              </w:rPr>
              <w:t>clara</w:t>
            </w:r>
            <w:r>
              <w:rPr>
                <w:sz w:val="24"/>
                <w:lang w:val="en-US"/>
              </w:rPr>
              <w:t>.</w:t>
            </w:r>
          </w:p>
          <w:p>
            <w:pPr>
              <w:pStyle w:val="Normal1"/>
              <w:spacing w:lineRule="auto" w:line="240"/>
              <w:ind w:firstLine="284" w:end="0"/>
              <w:rPr>
                <w:sz w:val="24"/>
                <w:lang w:val="en-US"/>
              </w:rPr>
            </w:pPr>
            <w:r>
              <w:rPr>
                <w:sz w:val="24"/>
                <w:lang w:val="en-US"/>
              </w:rPr>
            </w:r>
          </w:p>
        </w:tc>
      </w:tr>
      <w:tr>
        <w:trPr>
          <w:trHeight w:val="373" w:hRule="exact"/>
        </w:trPr>
        <w:tc>
          <w:tcPr>
            <w:tcW w:w="1276" w:type="dxa"/>
            <w:tcBorders/>
          </w:tcPr>
          <w:p>
            <w:pPr>
              <w:pStyle w:val="Normal1"/>
              <w:spacing w:lineRule="auto" w:line="240"/>
              <w:ind w:firstLine="284" w:end="0"/>
              <w:rPr>
                <w:b/>
                <w:sz w:val="24"/>
                <w:lang w:val="en-US"/>
              </w:rPr>
            </w:pPr>
            <w:r>
              <w:rPr>
                <w:b/>
                <w:sz w:val="24"/>
                <w:lang w:val="en-US"/>
              </w:rPr>
              <w:t>Cuanto</w:t>
            </w:r>
          </w:p>
          <w:p>
            <w:pPr>
              <w:pStyle w:val="Normal1"/>
              <w:spacing w:lineRule="auto" w:line="240"/>
              <w:ind w:firstLine="284" w:end="0"/>
              <w:rPr>
                <w:b/>
                <w:sz w:val="24"/>
                <w:lang w:val="en-US"/>
              </w:rPr>
            </w:pPr>
            <w:r>
              <w:rPr>
                <w:b/>
                <w:sz w:val="24"/>
                <w:lang w:val="en-US"/>
              </w:rPr>
            </w:r>
          </w:p>
        </w:tc>
        <w:tc>
          <w:tcPr>
            <w:tcW w:w="4111" w:type="dxa"/>
            <w:tcBorders/>
          </w:tcPr>
          <w:p>
            <w:pPr>
              <w:pStyle w:val="Normal1"/>
              <w:spacing w:lineRule="auto" w:line="240"/>
              <w:ind w:firstLine="284" w:end="0"/>
              <w:rPr/>
            </w:pPr>
            <w:r>
              <w:rPr>
                <w:sz w:val="24"/>
                <w:lang w:val="en-US"/>
              </w:rPr>
              <w:t>¡</w:t>
            </w:r>
            <w:r>
              <w:rPr>
                <w:i/>
                <w:iCs/>
                <w:sz w:val="24"/>
                <w:lang w:val="en-US"/>
              </w:rPr>
              <w:t>Cuánto</w:t>
            </w:r>
            <w:r>
              <w:rPr>
                <w:sz w:val="24"/>
                <w:lang w:val="en-US"/>
              </w:rPr>
              <w:t xml:space="preserve"> tardas!</w:t>
            </w:r>
          </w:p>
          <w:p>
            <w:pPr>
              <w:pStyle w:val="Normal1"/>
              <w:spacing w:lineRule="auto" w:line="240"/>
              <w:ind w:firstLine="284" w:end="0"/>
              <w:rPr>
                <w:sz w:val="24"/>
                <w:lang w:val="en-US"/>
              </w:rPr>
            </w:pPr>
            <w:r>
              <w:rPr>
                <w:sz w:val="24"/>
                <w:lang w:val="en-US"/>
              </w:rPr>
            </w:r>
          </w:p>
        </w:tc>
        <w:tc>
          <w:tcPr>
            <w:tcW w:w="4819" w:type="dxa"/>
            <w:tcBorders/>
          </w:tcPr>
          <w:p>
            <w:pPr>
              <w:pStyle w:val="Normal1"/>
              <w:spacing w:lineRule="auto" w:line="240"/>
              <w:ind w:firstLine="284" w:end="0"/>
              <w:rPr/>
            </w:pPr>
            <w:r>
              <w:rPr>
                <w:sz w:val="24"/>
                <w:lang w:val="en-US"/>
              </w:rPr>
              <w:t>¡</w:t>
            </w:r>
            <w:r>
              <w:rPr>
                <w:i/>
                <w:iCs/>
                <w:sz w:val="24"/>
                <w:lang w:val="en-US"/>
              </w:rPr>
              <w:t>Cuántas</w:t>
            </w:r>
            <w:r>
              <w:rPr>
                <w:sz w:val="24"/>
                <w:lang w:val="en-US"/>
              </w:rPr>
              <w:t xml:space="preserve"> cosas interesantes relata Juan!</w:t>
            </w:r>
          </w:p>
          <w:p>
            <w:pPr>
              <w:pStyle w:val="Normal1"/>
              <w:spacing w:lineRule="auto" w:line="240"/>
              <w:ind w:firstLine="284" w:end="0"/>
              <w:rPr>
                <w:sz w:val="24"/>
                <w:lang w:val="en-US"/>
              </w:rPr>
            </w:pPr>
            <w:r>
              <w:rPr>
                <w:sz w:val="24"/>
                <w:lang w:val="en-US"/>
              </w:rPr>
            </w:r>
          </w:p>
        </w:tc>
      </w:tr>
      <w:tr>
        <w:trPr>
          <w:trHeight w:val="820" w:hRule="exact"/>
        </w:trPr>
        <w:tc>
          <w:tcPr>
            <w:tcW w:w="10206" w:type="dxa"/>
            <w:gridSpan w:val="3"/>
            <w:tcBorders/>
          </w:tcPr>
          <w:p>
            <w:pPr>
              <w:pStyle w:val="Normal1"/>
              <w:spacing w:lineRule="auto" w:line="240"/>
              <w:ind w:firstLine="284" w:end="0"/>
              <w:rPr>
                <w:sz w:val="22"/>
              </w:rPr>
            </w:pPr>
            <w:r>
              <w:rPr>
                <w:i/>
                <w:iCs/>
                <w:sz w:val="22"/>
              </w:rPr>
              <w:t>Примечание</w:t>
            </w:r>
            <w:r>
              <w:rPr>
                <w:sz w:val="22"/>
              </w:rPr>
              <w:t xml:space="preserve">. Если </w:t>
            </w:r>
            <w:r>
              <w:rPr>
                <w:b/>
                <w:sz w:val="22"/>
                <w:lang w:val="en-US"/>
              </w:rPr>
              <w:t>cuanto</w:t>
            </w:r>
            <w:r>
              <w:rPr>
                <w:sz w:val="22"/>
              </w:rPr>
              <w:t xml:space="preserve"> стоит перед наречием или прилагательным, кото</w:t>
              <w:softHyphen/>
              <w:t xml:space="preserve">рые определяет, то оно имеет усеченную форму </w:t>
            </w:r>
            <w:r>
              <w:rPr>
                <w:b/>
                <w:sz w:val="22"/>
                <w:lang w:val="en-US"/>
              </w:rPr>
              <w:t>cuan</w:t>
            </w:r>
            <w:r>
              <w:rPr>
                <w:sz w:val="22"/>
              </w:rPr>
              <w:t>: ¡</w:t>
            </w:r>
            <w:r>
              <w:rPr>
                <w:sz w:val="22"/>
                <w:lang w:val="en-US"/>
              </w:rPr>
              <w:t>Cu</w:t>
            </w:r>
            <w:r>
              <w:rPr>
                <w:sz w:val="22"/>
              </w:rPr>
              <w:t>á</w:t>
            </w:r>
            <w:r>
              <w:rPr>
                <w:sz w:val="22"/>
                <w:lang w:val="en-US"/>
              </w:rPr>
              <w:t>n</w:t>
            </w:r>
            <w:r>
              <w:rPr>
                <w:sz w:val="22"/>
              </w:rPr>
              <w:t xml:space="preserve"> </w:t>
            </w:r>
            <w:r>
              <w:rPr>
                <w:sz w:val="22"/>
                <w:lang w:val="en-US"/>
              </w:rPr>
              <w:t>interesantes</w:t>
            </w:r>
            <w:r>
              <w:rPr>
                <w:sz w:val="22"/>
              </w:rPr>
              <w:t xml:space="preserve"> </w:t>
            </w:r>
            <w:r>
              <w:rPr>
                <w:sz w:val="22"/>
                <w:lang w:val="en-US"/>
              </w:rPr>
              <w:t>son</w:t>
            </w:r>
            <w:r>
              <w:rPr>
                <w:sz w:val="22"/>
              </w:rPr>
              <w:t xml:space="preserve"> </w:t>
            </w:r>
            <w:r>
              <w:rPr>
                <w:sz w:val="22"/>
                <w:lang w:val="en-US"/>
              </w:rPr>
              <w:t>los</w:t>
            </w:r>
            <w:r>
              <w:rPr>
                <w:sz w:val="22"/>
              </w:rPr>
              <w:t xml:space="preserve"> </w:t>
            </w:r>
            <w:r>
              <w:rPr>
                <w:sz w:val="22"/>
                <w:lang w:val="en-US"/>
              </w:rPr>
              <w:t>relatos</w:t>
            </w:r>
            <w:r>
              <w:rPr>
                <w:sz w:val="22"/>
              </w:rPr>
              <w:t xml:space="preserve"> </w:t>
            </w:r>
            <w:r>
              <w:rPr>
                <w:sz w:val="22"/>
                <w:lang w:val="en-US"/>
              </w:rPr>
              <w:t>de</w:t>
            </w:r>
            <w:r>
              <w:rPr>
                <w:sz w:val="22"/>
              </w:rPr>
              <w:t xml:space="preserve"> </w:t>
            </w:r>
            <w:r>
              <w:rPr>
                <w:sz w:val="22"/>
                <w:lang w:val="en-US"/>
              </w:rPr>
              <w:t>Juan</w:t>
            </w:r>
            <w:r>
              <w:rPr>
                <w:sz w:val="22"/>
              </w:rPr>
              <w:t>!</w:t>
            </w:r>
          </w:p>
          <w:p>
            <w:pPr>
              <w:pStyle w:val="Normal1"/>
              <w:spacing w:lineRule="auto" w:line="240"/>
              <w:ind w:firstLine="284" w:end="0"/>
              <w:rPr>
                <w:sz w:val="22"/>
              </w:rPr>
            </w:pPr>
            <w:r>
              <w:rPr>
                <w:sz w:val="22"/>
              </w:rPr>
            </w:r>
          </w:p>
        </w:tc>
      </w:tr>
      <w:tr>
        <w:trPr>
          <w:trHeight w:val="663" w:hRule="exact"/>
        </w:trPr>
        <w:tc>
          <w:tcPr>
            <w:tcW w:w="1276" w:type="dxa"/>
            <w:tcBorders/>
          </w:tcPr>
          <w:p>
            <w:pPr>
              <w:pStyle w:val="Normal1"/>
              <w:spacing w:lineRule="auto" w:line="240"/>
              <w:rPr>
                <w:b/>
                <w:sz w:val="24"/>
                <w:lang w:val="en-US"/>
              </w:rPr>
            </w:pPr>
            <w:r>
              <w:rPr>
                <w:b/>
                <w:sz w:val="24"/>
                <w:lang w:val="en-US"/>
              </w:rPr>
              <w:t>Demasiado Duro</w:t>
            </w:r>
          </w:p>
          <w:p>
            <w:pPr>
              <w:pStyle w:val="Normal1"/>
              <w:spacing w:lineRule="auto" w:line="240"/>
              <w:rPr>
                <w:b/>
                <w:sz w:val="24"/>
                <w:lang w:val="en-US"/>
              </w:rPr>
            </w:pPr>
            <w:r>
              <w:rPr>
                <w:b/>
                <w:sz w:val="24"/>
                <w:lang w:val="en-US"/>
              </w:rPr>
            </w:r>
          </w:p>
        </w:tc>
        <w:tc>
          <w:tcPr>
            <w:tcW w:w="4111" w:type="dxa"/>
            <w:tcBorders/>
          </w:tcPr>
          <w:p>
            <w:pPr>
              <w:pStyle w:val="Normal1"/>
              <w:spacing w:lineRule="auto" w:line="240"/>
              <w:ind w:firstLine="284" w:end="0"/>
              <w:rPr/>
            </w:pPr>
            <w:r>
              <w:rPr>
                <w:sz w:val="24"/>
                <w:lang w:val="en-US"/>
              </w:rPr>
              <w:t xml:space="preserve">No te preocupes </w:t>
            </w:r>
            <w:r>
              <w:rPr>
                <w:i/>
                <w:iCs/>
                <w:sz w:val="24"/>
                <w:lang w:val="en-US"/>
              </w:rPr>
              <w:t>demasiado</w:t>
            </w:r>
            <w:r>
              <w:rPr>
                <w:sz w:val="24"/>
                <w:lang w:val="en-US"/>
              </w:rPr>
              <w:t xml:space="preserve">. </w:t>
            </w:r>
          </w:p>
          <w:p>
            <w:pPr>
              <w:pStyle w:val="Normal1"/>
              <w:spacing w:lineRule="auto" w:line="240"/>
              <w:ind w:firstLine="284" w:end="0"/>
              <w:rPr/>
            </w:pPr>
            <w:r>
              <w:rPr>
                <w:sz w:val="24"/>
                <w:lang w:val="en-US"/>
              </w:rPr>
              <w:t xml:space="preserve">A Pedro le pegaron </w:t>
            </w:r>
            <w:r>
              <w:rPr>
                <w:i/>
                <w:iCs/>
                <w:sz w:val="24"/>
                <w:lang w:val="en-US"/>
              </w:rPr>
              <w:t>duro</w:t>
            </w:r>
            <w:r>
              <w:rPr>
                <w:sz w:val="24"/>
                <w:lang w:val="en-US"/>
              </w:rPr>
              <w:t>.</w:t>
            </w:r>
          </w:p>
          <w:p>
            <w:pPr>
              <w:pStyle w:val="Normal1"/>
              <w:spacing w:lineRule="auto" w:line="240"/>
              <w:ind w:firstLine="284" w:end="0"/>
              <w:rPr>
                <w:sz w:val="24"/>
                <w:lang w:val="en-US"/>
              </w:rPr>
            </w:pPr>
            <w:r>
              <w:rPr>
                <w:sz w:val="24"/>
                <w:lang w:val="en-US"/>
              </w:rPr>
            </w:r>
          </w:p>
        </w:tc>
        <w:tc>
          <w:tcPr>
            <w:tcW w:w="4819" w:type="dxa"/>
            <w:tcBorders/>
          </w:tcPr>
          <w:p>
            <w:pPr>
              <w:pStyle w:val="Normal1"/>
              <w:spacing w:lineRule="auto" w:line="240"/>
              <w:ind w:firstLine="284" w:end="0"/>
              <w:rPr/>
            </w:pPr>
            <w:r>
              <w:rPr>
                <w:sz w:val="24"/>
                <w:lang w:val="en-US"/>
              </w:rPr>
              <w:t xml:space="preserve">Hace </w:t>
            </w:r>
            <w:r>
              <w:rPr>
                <w:i/>
                <w:iCs/>
                <w:sz w:val="24"/>
                <w:lang w:val="en-US"/>
              </w:rPr>
              <w:t>demasiado</w:t>
            </w:r>
            <w:r>
              <w:rPr>
                <w:sz w:val="24"/>
                <w:lang w:val="en-US"/>
              </w:rPr>
              <w:t xml:space="preserve"> calor. </w:t>
            </w:r>
          </w:p>
          <w:p>
            <w:pPr>
              <w:pStyle w:val="Normal1"/>
              <w:spacing w:lineRule="auto" w:line="240"/>
              <w:rPr/>
            </w:pPr>
            <w:r>
              <w:rPr>
                <w:sz w:val="24"/>
                <w:lang w:val="en-US"/>
              </w:rPr>
              <w:t xml:space="preserve">     </w:t>
            </w:r>
            <w:r>
              <w:rPr>
                <w:sz w:val="24"/>
                <w:lang w:val="en-US"/>
              </w:rPr>
              <w:t xml:space="preserve">A buen hambre no hay pan </w:t>
            </w:r>
            <w:r>
              <w:rPr>
                <w:i/>
                <w:iCs/>
                <w:sz w:val="24"/>
                <w:lang w:val="en-US"/>
              </w:rPr>
              <w:t>duro</w:t>
            </w:r>
            <w:r>
              <w:rPr>
                <w:sz w:val="24"/>
                <w:lang w:val="en-US"/>
              </w:rPr>
              <w:t>.</w:t>
            </w:r>
          </w:p>
          <w:p>
            <w:pPr>
              <w:pStyle w:val="Normal1"/>
              <w:spacing w:lineRule="auto" w:line="240"/>
              <w:ind w:firstLine="284" w:end="0"/>
              <w:rPr>
                <w:sz w:val="24"/>
                <w:lang w:val="en-US"/>
              </w:rPr>
            </w:pPr>
            <w:r>
              <w:rPr>
                <w:sz w:val="24"/>
                <w:lang w:val="en-US"/>
              </w:rPr>
            </w:r>
          </w:p>
        </w:tc>
      </w:tr>
      <w:tr>
        <w:trPr>
          <w:trHeight w:val="248" w:hRule="exact"/>
        </w:trPr>
        <w:tc>
          <w:tcPr>
            <w:tcW w:w="1276" w:type="dxa"/>
            <w:tcBorders/>
          </w:tcPr>
          <w:p>
            <w:pPr>
              <w:pStyle w:val="Normal1"/>
              <w:spacing w:lineRule="auto" w:line="240"/>
              <w:rPr>
                <w:b/>
                <w:sz w:val="24"/>
                <w:lang w:val="en-US"/>
              </w:rPr>
            </w:pPr>
            <w:r>
              <w:rPr>
                <w:b/>
                <w:sz w:val="24"/>
                <w:lang w:val="en-US"/>
              </w:rPr>
              <w:t>Largo</w:t>
            </w:r>
          </w:p>
          <w:p>
            <w:pPr>
              <w:pStyle w:val="Normal1"/>
              <w:spacing w:lineRule="auto" w:line="240"/>
              <w:rPr>
                <w:b/>
                <w:sz w:val="24"/>
                <w:lang w:val="en-US"/>
              </w:rPr>
            </w:pPr>
            <w:r>
              <w:rPr>
                <w:b/>
                <w:sz w:val="24"/>
                <w:lang w:val="en-US"/>
              </w:rPr>
            </w:r>
          </w:p>
        </w:tc>
        <w:tc>
          <w:tcPr>
            <w:tcW w:w="4111" w:type="dxa"/>
            <w:tcBorders/>
          </w:tcPr>
          <w:p>
            <w:pPr>
              <w:pStyle w:val="Normal1"/>
              <w:spacing w:lineRule="auto" w:line="240"/>
              <w:ind w:firstLine="284" w:end="0"/>
              <w:rPr/>
            </w:pPr>
            <w:r>
              <w:rPr>
                <w:sz w:val="24"/>
                <w:lang w:val="en-US"/>
              </w:rPr>
              <w:t xml:space="preserve">Hablaste </w:t>
            </w:r>
            <w:r>
              <w:rPr>
                <w:i/>
                <w:iCs/>
                <w:sz w:val="24"/>
                <w:lang w:val="en-US"/>
              </w:rPr>
              <w:t>largo</w:t>
            </w:r>
            <w:r>
              <w:rPr>
                <w:sz w:val="24"/>
                <w:lang w:val="en-US"/>
              </w:rPr>
              <w:t>.</w:t>
            </w:r>
          </w:p>
          <w:p>
            <w:pPr>
              <w:pStyle w:val="Normal1"/>
              <w:spacing w:lineRule="auto" w:line="240"/>
              <w:ind w:firstLine="284" w:end="0"/>
              <w:rPr>
                <w:sz w:val="24"/>
                <w:lang w:val="en-US"/>
              </w:rPr>
            </w:pPr>
            <w:r>
              <w:rPr>
                <w:sz w:val="24"/>
                <w:lang w:val="en-US"/>
              </w:rPr>
            </w:r>
          </w:p>
        </w:tc>
        <w:tc>
          <w:tcPr>
            <w:tcW w:w="4819" w:type="dxa"/>
            <w:tcBorders/>
          </w:tcPr>
          <w:p>
            <w:pPr>
              <w:pStyle w:val="Normal1"/>
              <w:spacing w:lineRule="auto" w:line="240"/>
              <w:ind w:firstLine="284" w:end="0"/>
              <w:rPr/>
            </w:pPr>
            <w:r>
              <w:rPr>
                <w:sz w:val="24"/>
                <w:lang w:val="en-US"/>
              </w:rPr>
              <w:t xml:space="preserve">Pronunció dos discursos </w:t>
            </w:r>
            <w:r>
              <w:rPr>
                <w:i/>
                <w:iCs/>
                <w:sz w:val="24"/>
                <w:lang w:val="en-US"/>
              </w:rPr>
              <w:t>largos</w:t>
            </w:r>
            <w:r>
              <w:rPr>
                <w:sz w:val="24"/>
                <w:lang w:val="en-US"/>
              </w:rPr>
              <w:t>.</w:t>
            </w:r>
          </w:p>
          <w:p>
            <w:pPr>
              <w:pStyle w:val="Normal1"/>
              <w:spacing w:lineRule="auto" w:line="240"/>
              <w:ind w:firstLine="284" w:end="0"/>
              <w:rPr>
                <w:sz w:val="24"/>
                <w:lang w:val="en-US"/>
              </w:rPr>
            </w:pPr>
            <w:r>
              <w:rPr>
                <w:sz w:val="24"/>
                <w:lang w:val="en-US"/>
              </w:rPr>
            </w:r>
          </w:p>
        </w:tc>
      </w:tr>
      <w:tr>
        <w:trPr>
          <w:trHeight w:val="231" w:hRule="exact"/>
        </w:trPr>
        <w:tc>
          <w:tcPr>
            <w:tcW w:w="1276" w:type="dxa"/>
            <w:tcBorders/>
          </w:tcPr>
          <w:p>
            <w:pPr>
              <w:pStyle w:val="Normal1"/>
              <w:spacing w:lineRule="auto" w:line="240"/>
              <w:rPr>
                <w:b/>
                <w:sz w:val="24"/>
                <w:lang w:val="en-US"/>
              </w:rPr>
            </w:pPr>
            <w:r>
              <w:rPr>
                <w:b/>
                <w:sz w:val="24"/>
                <w:lang w:val="en-US"/>
              </w:rPr>
              <w:t>Medio*</w:t>
            </w:r>
          </w:p>
          <w:p>
            <w:pPr>
              <w:pStyle w:val="Normal1"/>
              <w:spacing w:lineRule="auto" w:line="240"/>
              <w:rPr>
                <w:b/>
                <w:sz w:val="24"/>
                <w:lang w:val="en-US"/>
              </w:rPr>
            </w:pPr>
            <w:r>
              <w:rPr>
                <w:b/>
                <w:sz w:val="24"/>
                <w:lang w:val="en-US"/>
              </w:rPr>
            </w:r>
          </w:p>
        </w:tc>
        <w:tc>
          <w:tcPr>
            <w:tcW w:w="4111" w:type="dxa"/>
            <w:tcBorders/>
          </w:tcPr>
          <w:p>
            <w:pPr>
              <w:pStyle w:val="Normal1"/>
              <w:spacing w:lineRule="auto" w:line="240"/>
              <w:ind w:firstLine="284" w:end="0"/>
              <w:rPr/>
            </w:pPr>
            <w:r>
              <w:rPr>
                <w:sz w:val="24"/>
                <w:lang w:val="en-US"/>
              </w:rPr>
              <w:t xml:space="preserve">Juan esta </w:t>
            </w:r>
            <w:r>
              <w:rPr>
                <w:i/>
                <w:iCs/>
                <w:sz w:val="24"/>
                <w:lang w:val="en-US"/>
              </w:rPr>
              <w:t>media</w:t>
            </w:r>
            <w:r>
              <w:rPr>
                <w:sz w:val="24"/>
                <w:lang w:val="en-US"/>
              </w:rPr>
              <w:t xml:space="preserve"> enfermd.</w:t>
            </w:r>
          </w:p>
          <w:p>
            <w:pPr>
              <w:pStyle w:val="Normal1"/>
              <w:spacing w:lineRule="auto" w:line="240"/>
              <w:ind w:firstLine="284" w:end="0"/>
              <w:rPr>
                <w:sz w:val="24"/>
                <w:lang w:val="en-US"/>
              </w:rPr>
            </w:pPr>
            <w:r>
              <w:rPr>
                <w:sz w:val="24"/>
                <w:lang w:val="en-US"/>
              </w:rPr>
            </w:r>
          </w:p>
        </w:tc>
        <w:tc>
          <w:tcPr>
            <w:tcW w:w="4819" w:type="dxa"/>
            <w:tcBorders/>
          </w:tcPr>
          <w:p>
            <w:pPr>
              <w:pStyle w:val="Normal1"/>
              <w:spacing w:lineRule="auto" w:line="240"/>
              <w:rPr/>
            </w:pPr>
            <w:r>
              <w:rPr>
                <w:sz w:val="24"/>
                <w:lang w:val="en-US"/>
              </w:rPr>
              <w:t xml:space="preserve">     </w:t>
            </w:r>
            <w:r>
              <w:rPr>
                <w:sz w:val="24"/>
                <w:lang w:val="en-US"/>
              </w:rPr>
              <w:t xml:space="preserve">El niño ha comido </w:t>
            </w:r>
            <w:r>
              <w:rPr>
                <w:i/>
                <w:iCs/>
                <w:sz w:val="24"/>
                <w:lang w:val="en-US"/>
              </w:rPr>
              <w:t>media</w:t>
            </w:r>
            <w:r>
              <w:rPr>
                <w:sz w:val="24"/>
                <w:lang w:val="en-US"/>
              </w:rPr>
              <w:t xml:space="preserve"> naranja.</w:t>
            </w:r>
          </w:p>
          <w:p>
            <w:pPr>
              <w:pStyle w:val="Normal1"/>
              <w:spacing w:lineRule="auto" w:line="240"/>
              <w:ind w:firstLine="284" w:end="0"/>
              <w:rPr>
                <w:sz w:val="24"/>
                <w:lang w:val="en-US"/>
              </w:rPr>
            </w:pPr>
            <w:r>
              <w:rPr>
                <w:sz w:val="24"/>
                <w:lang w:val="en-US"/>
              </w:rPr>
            </w:r>
          </w:p>
        </w:tc>
      </w:tr>
      <w:tr>
        <w:trPr>
          <w:trHeight w:val="561" w:hRule="exact"/>
        </w:trPr>
        <w:tc>
          <w:tcPr>
            <w:tcW w:w="1276" w:type="dxa"/>
            <w:tcBorders/>
          </w:tcPr>
          <w:p>
            <w:pPr>
              <w:pStyle w:val="Normal1"/>
              <w:spacing w:lineRule="auto" w:line="240"/>
              <w:rPr>
                <w:b/>
                <w:sz w:val="24"/>
                <w:lang w:val="en-US"/>
              </w:rPr>
            </w:pPr>
            <w:r>
              <w:rPr>
                <w:b/>
                <w:sz w:val="24"/>
                <w:lang w:val="en-US"/>
              </w:rPr>
              <w:t>Mismo</w:t>
            </w:r>
          </w:p>
          <w:p>
            <w:pPr>
              <w:pStyle w:val="Normal1"/>
              <w:spacing w:lineRule="auto" w:line="240"/>
              <w:rPr>
                <w:b/>
                <w:sz w:val="24"/>
                <w:lang w:val="en-US"/>
              </w:rPr>
            </w:pPr>
            <w:r>
              <w:rPr>
                <w:b/>
                <w:sz w:val="24"/>
                <w:lang w:val="en-US"/>
              </w:rPr>
            </w:r>
          </w:p>
        </w:tc>
        <w:tc>
          <w:tcPr>
            <w:tcW w:w="4111" w:type="dxa"/>
            <w:tcBorders/>
          </w:tcPr>
          <w:p>
            <w:pPr>
              <w:pStyle w:val="Normal1"/>
              <w:spacing w:lineRule="auto" w:line="240"/>
              <w:ind w:firstLine="284" w:end="0"/>
              <w:rPr/>
            </w:pPr>
            <w:r>
              <w:rPr>
                <w:sz w:val="24"/>
                <w:lang w:val="en-US"/>
              </w:rPr>
              <w:t xml:space="preserve">Aquí </w:t>
            </w:r>
            <w:r>
              <w:rPr>
                <w:i/>
                <w:iCs/>
                <w:sz w:val="24"/>
                <w:lang w:val="en-US"/>
              </w:rPr>
              <w:t>mismo</w:t>
            </w:r>
            <w:r>
              <w:rPr>
                <w:sz w:val="24"/>
                <w:lang w:val="en-US"/>
              </w:rPr>
              <w:t xml:space="preserve"> nos encontraremos esta noche.</w:t>
            </w:r>
          </w:p>
          <w:p>
            <w:pPr>
              <w:pStyle w:val="Normal1"/>
              <w:spacing w:lineRule="auto" w:line="240"/>
              <w:ind w:firstLine="284" w:end="0"/>
              <w:rPr>
                <w:sz w:val="24"/>
                <w:lang w:val="en-US"/>
              </w:rPr>
            </w:pPr>
            <w:r>
              <w:rPr>
                <w:sz w:val="24"/>
                <w:lang w:val="en-US"/>
              </w:rPr>
            </w:r>
          </w:p>
        </w:tc>
        <w:tc>
          <w:tcPr>
            <w:tcW w:w="4819" w:type="dxa"/>
            <w:tcBorders/>
          </w:tcPr>
          <w:p>
            <w:pPr>
              <w:pStyle w:val="Normal1"/>
              <w:spacing w:lineRule="auto" w:line="240"/>
              <w:ind w:firstLine="284" w:end="0"/>
              <w:rPr/>
            </w:pPr>
            <w:r>
              <w:rPr>
                <w:sz w:val="24"/>
                <w:lang w:val="en-US"/>
              </w:rPr>
              <w:t xml:space="preserve">Aquella </w:t>
            </w:r>
            <w:r>
              <w:rPr>
                <w:i/>
                <w:iCs/>
                <w:sz w:val="24"/>
                <w:lang w:val="en-US"/>
              </w:rPr>
              <w:t>misma</w:t>
            </w:r>
            <w:r>
              <w:rPr>
                <w:sz w:val="24"/>
                <w:lang w:val="en-US"/>
              </w:rPr>
              <w:t xml:space="preserve"> noche regresamos a casa.</w:t>
            </w:r>
          </w:p>
          <w:p>
            <w:pPr>
              <w:pStyle w:val="Normal1"/>
              <w:spacing w:lineRule="auto" w:line="240"/>
              <w:ind w:firstLine="284" w:end="0"/>
              <w:rPr>
                <w:sz w:val="24"/>
                <w:lang w:val="en-US"/>
              </w:rPr>
            </w:pPr>
            <w:r>
              <w:rPr>
                <w:sz w:val="24"/>
                <w:lang w:val="en-US"/>
              </w:rPr>
            </w:r>
          </w:p>
        </w:tc>
      </w:tr>
      <w:tr>
        <w:trPr>
          <w:trHeight w:val="840" w:hRule="exact"/>
        </w:trPr>
        <w:tc>
          <w:tcPr>
            <w:tcW w:w="1276" w:type="dxa"/>
            <w:tcBorders/>
          </w:tcPr>
          <w:p>
            <w:pPr>
              <w:pStyle w:val="Normal1"/>
              <w:spacing w:lineRule="auto" w:line="240"/>
              <w:rPr>
                <w:b/>
                <w:sz w:val="24"/>
                <w:lang w:val="en-US"/>
              </w:rPr>
            </w:pPr>
            <w:r>
              <w:rPr>
                <w:b/>
                <w:sz w:val="24"/>
                <w:lang w:val="en-US"/>
              </w:rPr>
              <w:t xml:space="preserve">Mejor </w:t>
            </w:r>
          </w:p>
          <w:p>
            <w:pPr>
              <w:pStyle w:val="Normal1"/>
              <w:spacing w:lineRule="auto" w:line="240"/>
              <w:rPr>
                <w:b/>
                <w:sz w:val="24"/>
                <w:lang w:val="en-US"/>
              </w:rPr>
            </w:pPr>
            <w:r>
              <w:rPr>
                <w:b/>
                <w:sz w:val="24"/>
                <w:lang w:val="en-US"/>
              </w:rPr>
            </w:r>
          </w:p>
          <w:p>
            <w:pPr>
              <w:pStyle w:val="Normal1"/>
              <w:spacing w:lineRule="auto" w:line="240"/>
              <w:rPr/>
            </w:pPr>
            <w:r>
              <w:rPr>
                <w:b/>
                <w:sz w:val="24"/>
                <w:lang w:val="en-US"/>
              </w:rPr>
              <w:t>Mucho</w:t>
            </w:r>
            <w:r>
              <w:rPr>
                <w:sz w:val="24"/>
                <w:lang w:val="en-US"/>
              </w:rPr>
              <w:t xml:space="preserve"> .</w:t>
            </w:r>
          </w:p>
          <w:p>
            <w:pPr>
              <w:pStyle w:val="Normal1"/>
              <w:spacing w:lineRule="auto" w:line="240"/>
              <w:rPr>
                <w:sz w:val="24"/>
                <w:lang w:val="en-US"/>
              </w:rPr>
            </w:pPr>
            <w:r>
              <w:rPr>
                <w:sz w:val="24"/>
                <w:lang w:val="en-US"/>
              </w:rPr>
            </w:r>
          </w:p>
        </w:tc>
        <w:tc>
          <w:tcPr>
            <w:tcW w:w="4111" w:type="dxa"/>
            <w:tcBorders/>
          </w:tcPr>
          <w:p>
            <w:pPr>
              <w:pStyle w:val="Normal1"/>
              <w:spacing w:lineRule="auto" w:line="240"/>
              <w:ind w:firstLine="284" w:end="0"/>
              <w:rPr/>
            </w:pPr>
            <w:r>
              <w:rPr>
                <w:sz w:val="24"/>
                <w:lang w:val="en-US"/>
              </w:rPr>
              <w:t xml:space="preserve">En la sala se reunieron los que trabajan </w:t>
            </w:r>
            <w:r>
              <w:rPr>
                <w:i/>
                <w:iCs/>
                <w:sz w:val="24"/>
                <w:lang w:val="en-US"/>
              </w:rPr>
              <w:t>mejor</w:t>
            </w:r>
            <w:r>
              <w:rPr>
                <w:sz w:val="24"/>
                <w:lang w:val="en-US"/>
              </w:rPr>
              <w:t xml:space="preserve">. </w:t>
            </w:r>
          </w:p>
          <w:p>
            <w:pPr>
              <w:pStyle w:val="Normal1"/>
              <w:spacing w:lineRule="auto" w:line="240"/>
              <w:ind w:firstLine="284" w:end="0"/>
              <w:rPr/>
            </w:pPr>
            <w:r>
              <w:rPr>
                <w:sz w:val="24"/>
                <w:lang w:val="en-US"/>
              </w:rPr>
              <w:t xml:space="preserve">Tenemos que hacer </w:t>
            </w:r>
            <w:r>
              <w:rPr>
                <w:i/>
                <w:iCs/>
                <w:sz w:val="24"/>
                <w:lang w:val="en-US"/>
              </w:rPr>
              <w:t>mucho</w:t>
            </w:r>
            <w:r>
              <w:rPr>
                <w:sz w:val="24"/>
                <w:lang w:val="en-US"/>
              </w:rPr>
              <w:t>.</w:t>
            </w:r>
          </w:p>
          <w:p>
            <w:pPr>
              <w:pStyle w:val="Normal1"/>
              <w:spacing w:lineRule="auto" w:line="240"/>
              <w:ind w:firstLine="284" w:end="0"/>
              <w:rPr>
                <w:sz w:val="24"/>
                <w:lang w:val="en-US"/>
              </w:rPr>
            </w:pPr>
            <w:r>
              <w:rPr>
                <w:sz w:val="24"/>
                <w:lang w:val="en-US"/>
              </w:rPr>
            </w:r>
          </w:p>
        </w:tc>
        <w:tc>
          <w:tcPr>
            <w:tcW w:w="4819" w:type="dxa"/>
            <w:tcBorders/>
          </w:tcPr>
          <w:p>
            <w:pPr>
              <w:pStyle w:val="Normal1"/>
              <w:spacing w:lineRule="auto" w:line="240"/>
              <w:ind w:firstLine="284" w:end="0"/>
              <w:rPr/>
            </w:pPr>
            <w:r>
              <w:rPr>
                <w:sz w:val="24"/>
                <w:lang w:val="en-US"/>
              </w:rPr>
              <w:t xml:space="preserve">En la sala se reunieron los </w:t>
            </w:r>
            <w:r>
              <w:rPr>
                <w:i/>
                <w:iCs/>
                <w:sz w:val="24"/>
                <w:lang w:val="en-US"/>
              </w:rPr>
              <w:t>mejores</w:t>
            </w:r>
            <w:r>
              <w:rPr>
                <w:sz w:val="24"/>
                <w:lang w:val="en-US"/>
              </w:rPr>
              <w:t xml:space="preserve"> trabajadores. </w:t>
            </w:r>
          </w:p>
          <w:p>
            <w:pPr>
              <w:pStyle w:val="Normal1"/>
              <w:spacing w:lineRule="auto" w:line="240"/>
              <w:ind w:firstLine="284" w:end="0"/>
              <w:rPr/>
            </w:pPr>
            <w:r>
              <w:rPr>
                <w:sz w:val="24"/>
                <w:lang w:val="en-US"/>
              </w:rPr>
              <w:t>Tenemos que hacer muchos ejercicios.</w:t>
            </w:r>
          </w:p>
          <w:p>
            <w:pPr>
              <w:pStyle w:val="Normal1"/>
              <w:spacing w:lineRule="auto" w:line="240"/>
              <w:ind w:firstLine="284" w:end="0"/>
              <w:rPr/>
            </w:pPr>
            <w:r>
              <w:rPr>
                <w:sz w:val="24"/>
                <w:lang w:val="en-US"/>
              </w:rPr>
              <w:t xml:space="preserve">Tenemos que hacer </w:t>
            </w:r>
            <w:r>
              <w:rPr>
                <w:i/>
                <w:iCs/>
                <w:sz w:val="24"/>
                <w:lang w:val="en-US"/>
              </w:rPr>
              <w:t>muchos</w:t>
            </w:r>
            <w:r>
              <w:rPr>
                <w:sz w:val="24"/>
                <w:lang w:val="en-US"/>
              </w:rPr>
              <w:t xml:space="preserve"> ejercicios.</w:t>
            </w:r>
          </w:p>
          <w:p>
            <w:pPr>
              <w:pStyle w:val="Normal1"/>
              <w:spacing w:lineRule="auto" w:line="240"/>
              <w:ind w:firstLine="284" w:end="0"/>
              <w:rPr>
                <w:sz w:val="24"/>
                <w:lang w:val="en-US"/>
              </w:rPr>
            </w:pPr>
            <w:r>
              <w:rPr>
                <w:sz w:val="24"/>
                <w:lang w:val="en-US"/>
              </w:rPr>
            </w:r>
          </w:p>
        </w:tc>
      </w:tr>
      <w:tr>
        <w:trPr>
          <w:trHeight w:val="261" w:hRule="exact"/>
        </w:trPr>
        <w:tc>
          <w:tcPr>
            <w:tcW w:w="1276" w:type="dxa"/>
            <w:tcBorders/>
          </w:tcPr>
          <w:p>
            <w:pPr>
              <w:pStyle w:val="Normal1"/>
              <w:spacing w:lineRule="auto" w:line="240"/>
              <w:rPr>
                <w:b/>
                <w:sz w:val="24"/>
                <w:lang w:val="en-US"/>
              </w:rPr>
            </w:pPr>
            <w:r>
              <w:rPr>
                <w:b/>
                <w:sz w:val="24"/>
                <w:lang w:val="en-US"/>
              </w:rPr>
              <w:t>Poco</w:t>
            </w:r>
          </w:p>
          <w:p>
            <w:pPr>
              <w:pStyle w:val="Normal1"/>
              <w:spacing w:lineRule="auto" w:line="240"/>
              <w:rPr>
                <w:b/>
                <w:sz w:val="24"/>
                <w:lang w:val="en-US"/>
              </w:rPr>
            </w:pPr>
            <w:r>
              <w:rPr>
                <w:b/>
                <w:sz w:val="24"/>
                <w:lang w:val="en-US"/>
              </w:rPr>
            </w:r>
          </w:p>
        </w:tc>
        <w:tc>
          <w:tcPr>
            <w:tcW w:w="4111" w:type="dxa"/>
            <w:tcBorders/>
          </w:tcPr>
          <w:p>
            <w:pPr>
              <w:pStyle w:val="Normal1"/>
              <w:spacing w:lineRule="auto" w:line="240"/>
              <w:ind w:firstLine="284" w:end="0"/>
              <w:rPr/>
            </w:pPr>
            <w:r>
              <w:rPr>
                <w:sz w:val="24"/>
                <w:lang w:val="en-US"/>
              </w:rPr>
              <w:t xml:space="preserve">Carmen come </w:t>
            </w:r>
            <w:r>
              <w:rPr>
                <w:i/>
                <w:iCs/>
                <w:sz w:val="24"/>
                <w:lang w:val="en-US"/>
              </w:rPr>
              <w:t>poco</w:t>
            </w:r>
            <w:r>
              <w:rPr>
                <w:sz w:val="24"/>
                <w:lang w:val="en-US"/>
              </w:rPr>
              <w:t>.</w:t>
            </w:r>
          </w:p>
          <w:p>
            <w:pPr>
              <w:pStyle w:val="Normal1"/>
              <w:spacing w:lineRule="auto" w:line="240"/>
              <w:ind w:firstLine="284" w:end="0"/>
              <w:rPr>
                <w:sz w:val="24"/>
                <w:lang w:val="en-US"/>
              </w:rPr>
            </w:pPr>
            <w:r>
              <w:rPr>
                <w:sz w:val="24"/>
                <w:lang w:val="en-US"/>
              </w:rPr>
            </w:r>
          </w:p>
        </w:tc>
        <w:tc>
          <w:tcPr>
            <w:tcW w:w="4819" w:type="dxa"/>
            <w:tcBorders/>
          </w:tcPr>
          <w:p>
            <w:pPr>
              <w:pStyle w:val="Normal1"/>
              <w:spacing w:lineRule="auto" w:line="240"/>
              <w:ind w:firstLine="284" w:end="0"/>
              <w:rPr/>
            </w:pPr>
            <w:r>
              <w:rPr>
                <w:sz w:val="24"/>
                <w:lang w:val="en-US"/>
              </w:rPr>
              <w:t xml:space="preserve">Maria ha preparado </w:t>
            </w:r>
            <w:r>
              <w:rPr>
                <w:i/>
                <w:iCs/>
                <w:sz w:val="24"/>
              </w:rPr>
              <w:t>роса</w:t>
            </w:r>
            <w:r>
              <w:rPr>
                <w:sz w:val="24"/>
                <w:lang w:val="en-US"/>
              </w:rPr>
              <w:t xml:space="preserve"> </w:t>
            </w:r>
            <w:r>
              <w:rPr>
                <w:sz w:val="24"/>
              </w:rPr>
              <w:t>со</w:t>
            </w:r>
            <w:r>
              <w:rPr>
                <w:sz w:val="24"/>
                <w:lang w:val="en-US"/>
              </w:rPr>
              <w:t>mida.</w:t>
            </w:r>
          </w:p>
          <w:p>
            <w:pPr>
              <w:pStyle w:val="Normal1"/>
              <w:spacing w:lineRule="auto" w:line="240"/>
              <w:ind w:firstLine="284" w:end="0"/>
              <w:rPr>
                <w:sz w:val="24"/>
                <w:lang w:val="en-US"/>
              </w:rPr>
            </w:pPr>
            <w:r>
              <w:rPr>
                <w:sz w:val="24"/>
                <w:lang w:val="en-US"/>
              </w:rPr>
            </w:r>
          </w:p>
        </w:tc>
      </w:tr>
      <w:tr>
        <w:trPr>
          <w:trHeight w:val="860" w:hRule="exact"/>
        </w:trPr>
        <w:tc>
          <w:tcPr>
            <w:tcW w:w="1276" w:type="dxa"/>
            <w:tcBorders/>
          </w:tcPr>
          <w:p>
            <w:pPr>
              <w:pStyle w:val="Normal1"/>
              <w:spacing w:lineRule="auto" w:line="240"/>
              <w:rPr>
                <w:b/>
                <w:sz w:val="24"/>
                <w:lang w:val="en-US"/>
              </w:rPr>
            </w:pPr>
            <w:r>
              <w:rPr>
                <w:b/>
                <w:sz w:val="24"/>
                <w:lang w:val="en-US"/>
              </w:rPr>
              <w:t xml:space="preserve">Peor </w:t>
            </w:r>
          </w:p>
          <w:p>
            <w:pPr>
              <w:pStyle w:val="Normal1"/>
              <w:spacing w:lineRule="auto" w:line="240"/>
              <w:rPr>
                <w:b/>
                <w:sz w:val="24"/>
                <w:lang w:val="en-US"/>
              </w:rPr>
            </w:pPr>
            <w:r>
              <w:rPr>
                <w:b/>
                <w:sz w:val="24"/>
                <w:lang w:val="en-US"/>
              </w:rPr>
            </w:r>
          </w:p>
          <w:p>
            <w:pPr>
              <w:pStyle w:val="Normal1"/>
              <w:spacing w:lineRule="auto" w:line="240"/>
              <w:rPr>
                <w:b/>
                <w:sz w:val="24"/>
                <w:lang w:val="en-US"/>
              </w:rPr>
            </w:pPr>
            <w:r>
              <w:rPr>
                <w:b/>
                <w:sz w:val="24"/>
                <w:lang w:val="en-US"/>
              </w:rPr>
              <w:t>Sobrado</w:t>
            </w:r>
          </w:p>
          <w:p>
            <w:pPr>
              <w:pStyle w:val="Normal1"/>
              <w:spacing w:lineRule="auto" w:line="240"/>
              <w:rPr>
                <w:b/>
                <w:sz w:val="24"/>
                <w:lang w:val="en-US"/>
              </w:rPr>
            </w:pPr>
            <w:r>
              <w:rPr>
                <w:b/>
                <w:sz w:val="24"/>
                <w:lang w:val="en-US"/>
              </w:rPr>
            </w:r>
          </w:p>
        </w:tc>
        <w:tc>
          <w:tcPr>
            <w:tcW w:w="4111" w:type="dxa"/>
            <w:tcBorders/>
          </w:tcPr>
          <w:p>
            <w:pPr>
              <w:pStyle w:val="Normal1"/>
              <w:spacing w:lineRule="auto" w:line="240"/>
              <w:ind w:firstLine="284" w:end="0"/>
              <w:rPr/>
            </w:pPr>
            <w:r>
              <w:rPr>
                <w:sz w:val="24"/>
                <w:lang w:val="en-US"/>
              </w:rPr>
              <w:t xml:space="preserve">Estos estudiantes leen </w:t>
            </w:r>
            <w:r>
              <w:rPr>
                <w:i/>
                <w:iCs/>
                <w:sz w:val="24"/>
                <w:lang w:val="en-US"/>
              </w:rPr>
              <w:t>peor</w:t>
            </w:r>
            <w:r>
              <w:rPr>
                <w:sz w:val="24"/>
                <w:lang w:val="en-US"/>
              </w:rPr>
              <w:t xml:space="preserve"> que aquellos. </w:t>
            </w:r>
          </w:p>
          <w:p>
            <w:pPr>
              <w:pStyle w:val="Normal1"/>
              <w:spacing w:lineRule="auto" w:line="240"/>
              <w:ind w:firstLine="284" w:end="0"/>
              <w:rPr/>
            </w:pPr>
            <w:r>
              <w:rPr>
                <w:i/>
                <w:iCs/>
                <w:sz w:val="24"/>
                <w:lang w:val="en-US"/>
              </w:rPr>
              <w:t>Sobrado</w:t>
            </w:r>
            <w:r>
              <w:rPr>
                <w:sz w:val="24"/>
                <w:lang w:val="en-US"/>
              </w:rPr>
              <w:t xml:space="preserve"> hemos leído de eso.</w:t>
            </w:r>
          </w:p>
          <w:p>
            <w:pPr>
              <w:pStyle w:val="Normal1"/>
              <w:spacing w:lineRule="auto" w:line="240"/>
              <w:ind w:firstLine="284" w:end="0"/>
              <w:rPr>
                <w:sz w:val="24"/>
                <w:lang w:val="en-US"/>
              </w:rPr>
            </w:pPr>
            <w:r>
              <w:rPr>
                <w:sz w:val="24"/>
                <w:lang w:val="en-US"/>
              </w:rPr>
            </w:r>
          </w:p>
        </w:tc>
        <w:tc>
          <w:tcPr>
            <w:tcW w:w="4819" w:type="dxa"/>
            <w:tcBorders/>
          </w:tcPr>
          <w:p>
            <w:pPr>
              <w:pStyle w:val="Normal1"/>
              <w:spacing w:lineRule="auto" w:line="240"/>
              <w:ind w:firstLine="284" w:end="0"/>
              <w:rPr/>
            </w:pPr>
            <w:r>
              <w:rPr>
                <w:sz w:val="24"/>
                <w:lang w:val="en-US"/>
              </w:rPr>
              <w:t xml:space="preserve">El </w:t>
            </w:r>
            <w:r>
              <w:rPr>
                <w:i/>
                <w:iCs/>
                <w:sz w:val="24"/>
                <w:lang w:val="en-US"/>
              </w:rPr>
              <w:t>peor</w:t>
            </w:r>
            <w:r>
              <w:rPr>
                <w:sz w:val="24"/>
                <w:lang w:val="en-US"/>
              </w:rPr>
              <w:t xml:space="preserve"> estudiante trabaja ahora mucho. </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Tienes tiempo </w:t>
            </w:r>
            <w:r>
              <w:rPr>
                <w:i/>
                <w:iCs/>
                <w:sz w:val="24"/>
                <w:lang w:val="en-US"/>
              </w:rPr>
              <w:t>sobrado</w:t>
            </w:r>
            <w:r>
              <w:rPr>
                <w:sz w:val="24"/>
                <w:lang w:val="en-US"/>
              </w:rPr>
              <w:t xml:space="preserve"> para hacerlo.</w:t>
            </w:r>
          </w:p>
          <w:p>
            <w:pPr>
              <w:pStyle w:val="Normal1"/>
              <w:spacing w:lineRule="auto" w:line="240"/>
              <w:ind w:firstLine="284" w:end="0"/>
              <w:rPr>
                <w:sz w:val="24"/>
                <w:lang w:val="en-US"/>
              </w:rPr>
            </w:pPr>
            <w:r>
              <w:rPr>
                <w:sz w:val="24"/>
                <w:lang w:val="en-US"/>
              </w:rPr>
            </w:r>
          </w:p>
        </w:tc>
      </w:tr>
      <w:tr>
        <w:trPr>
          <w:trHeight w:val="313" w:hRule="exact"/>
        </w:trPr>
        <w:tc>
          <w:tcPr>
            <w:tcW w:w="1276" w:type="dxa"/>
            <w:tcBorders/>
          </w:tcPr>
          <w:p>
            <w:pPr>
              <w:pStyle w:val="Normal1"/>
              <w:spacing w:lineRule="auto" w:line="240"/>
              <w:rPr>
                <w:b/>
                <w:sz w:val="24"/>
                <w:lang w:val="en-US"/>
              </w:rPr>
            </w:pPr>
            <w:r>
              <w:rPr>
                <w:b/>
                <w:sz w:val="24"/>
                <w:lang w:val="en-US"/>
              </w:rPr>
              <w:t>Sólo</w:t>
            </w:r>
          </w:p>
          <w:p>
            <w:pPr>
              <w:pStyle w:val="Normal1"/>
              <w:spacing w:lineRule="auto" w:line="240"/>
              <w:ind w:firstLine="284" w:end="0"/>
              <w:rPr>
                <w:b/>
                <w:sz w:val="24"/>
                <w:lang w:val="en-US"/>
              </w:rPr>
            </w:pPr>
            <w:r>
              <w:rPr>
                <w:b/>
                <w:sz w:val="24"/>
                <w:lang w:val="en-US"/>
              </w:rPr>
            </w:r>
          </w:p>
        </w:tc>
        <w:tc>
          <w:tcPr>
            <w:tcW w:w="4111" w:type="dxa"/>
            <w:tcBorders/>
          </w:tcPr>
          <w:p>
            <w:pPr>
              <w:pStyle w:val="Normal1"/>
              <w:spacing w:lineRule="auto" w:line="240"/>
              <w:ind w:firstLine="284" w:end="0"/>
              <w:rPr>
                <w:sz w:val="24"/>
                <w:lang w:val="en-US"/>
              </w:rPr>
            </w:pPr>
            <w:r>
              <w:rPr>
                <w:sz w:val="24"/>
                <w:lang w:val="en-US"/>
              </w:rPr>
              <w:t>Sólo puedo salir a las siete.</w:t>
            </w:r>
          </w:p>
          <w:p>
            <w:pPr>
              <w:pStyle w:val="Normal1"/>
              <w:spacing w:lineRule="auto" w:line="240"/>
              <w:ind w:firstLine="284" w:end="0"/>
              <w:rPr>
                <w:sz w:val="24"/>
                <w:lang w:val="en-US"/>
              </w:rPr>
            </w:pPr>
            <w:r>
              <w:rPr>
                <w:sz w:val="24"/>
                <w:lang w:val="en-US"/>
              </w:rPr>
            </w:r>
          </w:p>
        </w:tc>
        <w:tc>
          <w:tcPr>
            <w:tcW w:w="4819" w:type="dxa"/>
            <w:tcBorders/>
          </w:tcPr>
          <w:p>
            <w:pPr>
              <w:pStyle w:val="Normal1"/>
              <w:spacing w:lineRule="auto" w:line="240"/>
              <w:ind w:firstLine="284" w:end="0"/>
              <w:rPr>
                <w:sz w:val="24"/>
                <w:lang w:val="en-US"/>
              </w:rPr>
            </w:pPr>
            <w:r>
              <w:rPr>
                <w:sz w:val="24"/>
                <w:lang w:val="en-US"/>
              </w:rPr>
              <w:t>Ellas pueden salir solas.</w:t>
            </w:r>
          </w:p>
          <w:p>
            <w:pPr>
              <w:pStyle w:val="Normal1"/>
              <w:spacing w:lineRule="auto" w:line="240"/>
              <w:ind w:firstLine="284" w:end="0"/>
              <w:rPr>
                <w:sz w:val="24"/>
                <w:lang w:val="en-US"/>
              </w:rPr>
            </w:pPr>
            <w:r>
              <w:rPr>
                <w:sz w:val="24"/>
                <w:lang w:val="en-US"/>
              </w:rPr>
            </w:r>
          </w:p>
        </w:tc>
      </w:tr>
      <w:tr>
        <w:trPr>
          <w:trHeight w:val="380" w:hRule="exact"/>
        </w:trPr>
        <w:tc>
          <w:tcPr>
            <w:tcW w:w="10206" w:type="dxa"/>
            <w:gridSpan w:val="3"/>
            <w:tcBorders/>
          </w:tcPr>
          <w:p>
            <w:pPr>
              <w:pStyle w:val="Normal1"/>
              <w:spacing w:lineRule="auto" w:line="240"/>
              <w:ind w:firstLine="284" w:end="0"/>
              <w:rPr/>
            </w:pPr>
            <w:r>
              <w:rPr>
                <w:i/>
                <w:iCs/>
                <w:sz w:val="22"/>
              </w:rPr>
              <w:t>Примечание</w:t>
            </w:r>
            <w:r>
              <w:rPr>
                <w:sz w:val="22"/>
              </w:rPr>
              <w:t xml:space="preserve">. В отличие от прилагательного </w:t>
            </w:r>
            <w:r>
              <w:rPr>
                <w:spacing w:val="20"/>
                <w:sz w:val="22"/>
              </w:rPr>
              <w:t>наречие</w:t>
            </w:r>
            <w:r>
              <w:rPr>
                <w:sz w:val="22"/>
              </w:rPr>
              <w:t xml:space="preserve"> </w:t>
            </w:r>
            <w:r>
              <w:rPr>
                <w:b/>
                <w:sz w:val="22"/>
                <w:lang w:val="en-US"/>
              </w:rPr>
              <w:t>s</w:t>
            </w:r>
            <w:r>
              <w:rPr>
                <w:b/>
                <w:sz w:val="22"/>
              </w:rPr>
              <w:t>ó</w:t>
            </w:r>
            <w:r>
              <w:rPr>
                <w:b/>
                <w:sz w:val="22"/>
                <w:lang w:val="en-US"/>
              </w:rPr>
              <w:t>lo</w:t>
            </w:r>
            <w:r>
              <w:rPr>
                <w:sz w:val="22"/>
              </w:rPr>
              <w:t xml:space="preserve"> пишется с </w:t>
            </w:r>
            <w:r>
              <w:rPr>
                <w:b/>
                <w:bCs/>
                <w:sz w:val="22"/>
                <w:lang w:val="en-US"/>
              </w:rPr>
              <w:t>acento</w:t>
            </w:r>
            <w:r>
              <w:rPr>
                <w:sz w:val="22"/>
              </w:rPr>
              <w:t>.</w:t>
            </w:r>
          </w:p>
          <w:p>
            <w:pPr>
              <w:pStyle w:val="Normal1"/>
              <w:spacing w:lineRule="auto" w:line="240"/>
              <w:ind w:firstLine="284" w:end="0"/>
              <w:rPr>
                <w:sz w:val="22"/>
              </w:rPr>
            </w:pPr>
            <w:r>
              <w:rPr>
                <w:sz w:val="22"/>
              </w:rPr>
            </w:r>
          </w:p>
        </w:tc>
      </w:tr>
      <w:tr>
        <w:trPr>
          <w:trHeight w:val="280" w:hRule="exact"/>
        </w:trPr>
        <w:tc>
          <w:tcPr>
            <w:tcW w:w="1276" w:type="dxa"/>
            <w:tcBorders/>
          </w:tcPr>
          <w:p>
            <w:pPr>
              <w:pStyle w:val="Normal1"/>
              <w:spacing w:lineRule="auto" w:line="240"/>
              <w:rPr>
                <w:b/>
                <w:sz w:val="24"/>
                <w:lang w:val="en-US"/>
              </w:rPr>
            </w:pPr>
            <w:r>
              <w:rPr>
                <w:b/>
                <w:sz w:val="24"/>
                <w:lang w:val="en-US"/>
              </w:rPr>
              <w:t>Tanto</w:t>
            </w:r>
          </w:p>
          <w:p>
            <w:pPr>
              <w:pStyle w:val="Normal1"/>
              <w:spacing w:lineRule="auto" w:line="240"/>
              <w:ind w:firstLine="284" w:end="0"/>
              <w:rPr>
                <w:b/>
                <w:sz w:val="24"/>
                <w:lang w:val="en-US"/>
              </w:rPr>
            </w:pPr>
            <w:r>
              <w:rPr>
                <w:b/>
                <w:sz w:val="24"/>
                <w:lang w:val="en-US"/>
              </w:rPr>
            </w:r>
          </w:p>
        </w:tc>
        <w:tc>
          <w:tcPr>
            <w:tcW w:w="4111" w:type="dxa"/>
            <w:tcBorders/>
          </w:tcPr>
          <w:p>
            <w:pPr>
              <w:pStyle w:val="Normal1"/>
              <w:spacing w:lineRule="auto" w:line="240"/>
              <w:ind w:firstLine="284" w:end="0"/>
              <w:rPr/>
            </w:pPr>
            <w:r>
              <w:rPr>
                <w:sz w:val="24"/>
                <w:lang w:val="en-US"/>
              </w:rPr>
              <w:t xml:space="preserve">Pedro sabe </w:t>
            </w:r>
            <w:r>
              <w:rPr>
                <w:i/>
                <w:iCs/>
                <w:sz w:val="24"/>
                <w:lang w:val="en-US"/>
              </w:rPr>
              <w:t>tanto</w:t>
            </w:r>
            <w:r>
              <w:rPr>
                <w:sz w:val="24"/>
                <w:lang w:val="en-US"/>
              </w:rPr>
              <w:t>.</w:t>
            </w:r>
          </w:p>
          <w:p>
            <w:pPr>
              <w:pStyle w:val="Normal1"/>
              <w:spacing w:lineRule="auto" w:line="240"/>
              <w:ind w:firstLine="284" w:end="0"/>
              <w:rPr>
                <w:sz w:val="24"/>
                <w:lang w:val="en-US"/>
              </w:rPr>
            </w:pPr>
            <w:r>
              <w:rPr>
                <w:sz w:val="24"/>
                <w:lang w:val="en-US"/>
              </w:rPr>
            </w:r>
          </w:p>
        </w:tc>
        <w:tc>
          <w:tcPr>
            <w:tcW w:w="4819" w:type="dxa"/>
            <w:tcBorders/>
          </w:tcPr>
          <w:p>
            <w:pPr>
              <w:pStyle w:val="Normal1"/>
              <w:spacing w:lineRule="auto" w:line="240"/>
              <w:ind w:firstLine="284" w:end="0"/>
              <w:rPr/>
            </w:pPr>
            <w:r>
              <w:rPr>
                <w:sz w:val="24"/>
                <w:lang w:val="en-US"/>
              </w:rPr>
              <w:t xml:space="preserve">Pedro sabe </w:t>
            </w:r>
            <w:r>
              <w:rPr>
                <w:i/>
                <w:iCs/>
                <w:sz w:val="24"/>
                <w:lang w:val="en-US"/>
              </w:rPr>
              <w:t>tantas</w:t>
            </w:r>
            <w:r>
              <w:rPr>
                <w:sz w:val="24"/>
                <w:lang w:val="en-US"/>
              </w:rPr>
              <w:t xml:space="preserve"> cosas.</w:t>
            </w:r>
          </w:p>
          <w:p>
            <w:pPr>
              <w:pStyle w:val="Normal1"/>
              <w:spacing w:lineRule="auto" w:line="240"/>
              <w:ind w:firstLine="284" w:end="0"/>
              <w:rPr>
                <w:sz w:val="24"/>
                <w:lang w:val="en-US"/>
              </w:rPr>
            </w:pPr>
            <w:r>
              <w:rPr>
                <w:sz w:val="24"/>
                <w:lang w:val="en-US"/>
              </w:rPr>
            </w:r>
          </w:p>
        </w:tc>
      </w:tr>
    </w:tbl>
    <w:p>
      <w:pPr>
        <w:pStyle w:val="Normal1"/>
        <w:spacing w:lineRule="auto" w:line="240"/>
        <w:ind w:firstLine="284" w:end="0"/>
        <w:rPr>
          <w:sz w:val="24"/>
          <w:lang w:val="en-US"/>
        </w:rPr>
      </w:pPr>
      <w:r>
        <w:rPr>
          <w:sz w:val="24"/>
          <w:lang w:val="en-US"/>
        </w:rPr>
      </w:r>
    </w:p>
    <w:p>
      <w:pPr>
        <w:pStyle w:val="Normal1"/>
        <w:spacing w:lineRule="auto" w:line="240"/>
        <w:ind w:firstLine="284" w:end="0"/>
        <w:rPr/>
      </w:pPr>
      <w:r>
        <w:rPr>
          <w:bCs/>
          <w:i/>
          <w:iCs/>
        </w:rPr>
        <w:t>Примечание</w:t>
      </w:r>
      <w:r>
        <w:rPr/>
        <w:t xml:space="preserve">. Если </w:t>
      </w:r>
      <w:r>
        <w:rPr>
          <w:b/>
          <w:lang w:val="en-US"/>
        </w:rPr>
        <w:t>tanto</w:t>
      </w:r>
      <w:r>
        <w:rPr/>
        <w:t xml:space="preserve"> стоит перед наречием или прилагательным, то оно принимает усеченную форму </w:t>
      </w:r>
      <w:r>
        <w:rPr>
          <w:b/>
          <w:lang w:val="en-US"/>
        </w:rPr>
        <w:t>tan</w:t>
      </w:r>
      <w:r>
        <w:rPr/>
        <w:t xml:space="preserve">. </w:t>
      </w:r>
      <w:r>
        <w:rPr>
          <w:lang w:val="en-US"/>
        </w:rPr>
        <w:t>El lago file tan inmenso como el mar.</w:t>
      </w:r>
    </w:p>
    <w:p>
      <w:pPr>
        <w:pStyle w:val="Normal1"/>
        <w:pBdr>
          <w:top w:val="single" w:sz="4" w:space="1" w:color="000000"/>
        </w:pBdr>
        <w:spacing w:lineRule="auto" w:line="240"/>
        <w:ind w:firstLine="284" w:end="0"/>
        <w:rPr/>
      </w:pPr>
      <w:r>
        <w:rPr/>
        <w:t xml:space="preserve">* Слово </w:t>
      </w:r>
      <w:r>
        <w:rPr>
          <w:b/>
          <w:bCs/>
          <w:lang w:val="en-US"/>
        </w:rPr>
        <w:t>medio</w:t>
      </w:r>
      <w:r>
        <w:rPr/>
        <w:t xml:space="preserve"> может быть и существительным. Тогда оно означает «середи</w:t>
        <w:softHyphen/>
        <w:t xml:space="preserve">на», «половина», «среда, окружение»: </w:t>
      </w:r>
      <w:r>
        <w:rPr>
          <w:lang w:val="en-US"/>
        </w:rPr>
        <w:t>Le</w:t>
      </w:r>
      <w:r>
        <w:rPr/>
        <w:t xml:space="preserve"> </w:t>
      </w:r>
      <w:r>
        <w:rPr>
          <w:lang w:val="en-US"/>
        </w:rPr>
        <w:t>era</w:t>
      </w:r>
      <w:r>
        <w:rPr/>
        <w:t xml:space="preserve"> </w:t>
      </w:r>
      <w:r>
        <w:rPr>
          <w:lang w:val="en-US"/>
        </w:rPr>
        <w:t>dif</w:t>
      </w:r>
      <w:r>
        <w:rPr/>
        <w:t>í</w:t>
      </w:r>
      <w:r>
        <w:rPr>
          <w:lang w:val="en-US"/>
        </w:rPr>
        <w:t>cil</w:t>
      </w:r>
      <w:r>
        <w:rPr/>
        <w:t xml:space="preserve"> </w:t>
      </w:r>
      <w:r>
        <w:rPr>
          <w:lang w:val="en-US"/>
        </w:rPr>
        <w:t>vivir</w:t>
      </w:r>
      <w:r>
        <w:rPr/>
        <w:t xml:space="preserve"> </w:t>
      </w:r>
      <w:r>
        <w:rPr>
          <w:lang w:val="en-US"/>
        </w:rPr>
        <w:t>en</w:t>
      </w:r>
      <w:r>
        <w:rPr/>
        <w:t xml:space="preserve"> </w:t>
      </w:r>
      <w:r>
        <w:rPr>
          <w:lang w:val="en-US"/>
        </w:rPr>
        <w:t>este</w:t>
      </w:r>
      <w:r>
        <w:rPr/>
        <w:t xml:space="preserve"> </w:t>
      </w:r>
      <w:r>
        <w:rPr>
          <w:i/>
          <w:iCs/>
          <w:lang w:val="en-US"/>
        </w:rPr>
        <w:t>medio</w:t>
      </w:r>
      <w:r>
        <w:rPr/>
        <w:t xml:space="preserve"> </w:t>
      </w:r>
      <w:r>
        <w:rPr>
          <w:lang w:val="en-US"/>
        </w:rPr>
        <w:t>hostil</w:t>
      </w:r>
      <w:r>
        <w:rPr/>
        <w:t>.</w:t>
      </w:r>
    </w:p>
    <w:p>
      <w:pPr>
        <w:pStyle w:val="Normal1"/>
        <w:pBdr>
          <w:top w:val="single" w:sz="4" w:space="1" w:color="000000"/>
        </w:pBdr>
        <w:spacing w:lineRule="auto" w:line="240"/>
        <w:ind w:firstLine="284" w:end="0"/>
        <w:rPr/>
      </w:pPr>
      <w:r>
        <w:rPr/>
      </w:r>
    </w:p>
    <w:p>
      <w:pPr>
        <w:pStyle w:val="Normal1"/>
        <w:spacing w:lineRule="auto" w:line="240"/>
        <w:ind w:firstLine="284" w:end="0"/>
        <w:rPr>
          <w:sz w:val="24"/>
        </w:rPr>
      </w:pPr>
      <w:r>
        <w:rPr>
          <w:sz w:val="24"/>
        </w:rPr>
        <w:t xml:space="preserve">4. Наречия </w:t>
      </w:r>
      <w:r>
        <w:rPr>
          <w:spacing w:val="20"/>
          <w:sz w:val="24"/>
        </w:rPr>
        <w:t>места и времени</w:t>
      </w:r>
      <w:r>
        <w:rPr>
          <w:sz w:val="24"/>
        </w:rPr>
        <w:t xml:space="preserve"> могут выполнять в предложении функции </w:t>
      </w:r>
      <w:r>
        <w:rPr>
          <w:spacing w:val="20"/>
          <w:sz w:val="24"/>
        </w:rPr>
        <w:t>определения</w:t>
      </w:r>
      <w:r>
        <w:rPr>
          <w:sz w:val="24"/>
        </w:rPr>
        <w:t xml:space="preserve">. В этих случаях наречиям предшествует </w:t>
      </w:r>
      <w:r>
        <w:rPr>
          <w:spacing w:val="20"/>
          <w:sz w:val="24"/>
        </w:rPr>
        <w:t>предлог:</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La</w:t>
      </w:r>
      <w:r>
        <w:rPr>
          <w:sz w:val="24"/>
        </w:rPr>
        <w:t xml:space="preserve"> </w:t>
      </w:r>
      <w:r>
        <w:rPr>
          <w:sz w:val="24"/>
          <w:lang w:val="en-US"/>
        </w:rPr>
        <w:t>funci</w:t>
      </w:r>
      <w:r>
        <w:rPr>
          <w:sz w:val="24"/>
        </w:rPr>
        <w:t>ó</w:t>
      </w:r>
      <w:r>
        <w:rPr>
          <w:sz w:val="24"/>
          <w:lang w:val="en-US"/>
        </w:rPr>
        <w:t>n</w:t>
      </w:r>
      <w:r>
        <w:rPr>
          <w:sz w:val="24"/>
        </w:rPr>
        <w:t xml:space="preserve"> </w:t>
      </w:r>
      <w:r>
        <w:rPr>
          <w:b/>
          <w:bCs/>
          <w:sz w:val="24"/>
          <w:lang w:val="en-US"/>
        </w:rPr>
        <w:t>de</w:t>
      </w:r>
      <w:r>
        <w:rPr>
          <w:sz w:val="24"/>
        </w:rPr>
        <w:t xml:space="preserve"> </w:t>
      </w:r>
      <w:r>
        <w:rPr>
          <w:i/>
          <w:iCs/>
          <w:sz w:val="24"/>
          <w:lang w:val="en-US"/>
        </w:rPr>
        <w:t>hoy</w:t>
      </w:r>
      <w:r>
        <w:rPr>
          <w:sz w:val="24"/>
        </w:rPr>
        <w:t xml:space="preserve"> </w:t>
      </w:r>
      <w:r>
        <w:rPr>
          <w:sz w:val="24"/>
          <w:lang w:val="en-US"/>
        </w:rPr>
        <w:t>ha</w:t>
      </w:r>
      <w:r>
        <w:rPr>
          <w:sz w:val="24"/>
        </w:rPr>
        <w:t xml:space="preserve"> </w:t>
      </w:r>
      <w:r>
        <w:rPr>
          <w:sz w:val="24"/>
          <w:lang w:val="en-US"/>
        </w:rPr>
        <w:t>resultado</w:t>
      </w:r>
      <w:r>
        <w:rPr>
          <w:sz w:val="24"/>
        </w:rPr>
        <w:t xml:space="preserve">                                             Сегодняшнее представление </w:t>
      </w:r>
    </w:p>
    <w:p>
      <w:pPr>
        <w:pStyle w:val="Normal1"/>
        <w:spacing w:lineRule="auto" w:line="240"/>
        <w:ind w:firstLine="709" w:end="0"/>
        <w:rPr/>
      </w:pPr>
      <w:r>
        <w:rPr>
          <w:sz w:val="24"/>
        </w:rPr>
        <w:t xml:space="preserve">  </w:t>
      </w:r>
      <w:r>
        <w:rPr>
          <w:sz w:val="24"/>
          <w:lang w:val="en-US"/>
        </w:rPr>
        <w:t>magn</w:t>
      </w:r>
      <w:r>
        <w:rPr>
          <w:sz w:val="24"/>
        </w:rPr>
        <w:t>í</w:t>
      </w:r>
      <w:r>
        <w:rPr>
          <w:sz w:val="24"/>
          <w:lang w:val="en-US"/>
        </w:rPr>
        <w:t>fica</w:t>
      </w:r>
      <w:r>
        <w:rPr>
          <w:sz w:val="24"/>
        </w:rPr>
        <w:t xml:space="preserve">.                                                                          было чудесным. </w:t>
      </w:r>
    </w:p>
    <w:p>
      <w:pPr>
        <w:pStyle w:val="Normal1"/>
        <w:spacing w:lineRule="auto" w:line="240"/>
        <w:ind w:firstLine="284" w:end="0"/>
        <w:rPr/>
      </w:pPr>
      <w:r>
        <w:rPr>
          <w:sz w:val="24"/>
          <w:lang w:val="en-US"/>
        </w:rPr>
        <w:t xml:space="preserve">No me gusta la gente </w:t>
      </w:r>
      <w:r>
        <w:rPr>
          <w:b/>
          <w:bCs/>
          <w:sz w:val="24"/>
          <w:lang w:val="en-US"/>
        </w:rPr>
        <w:t>de</w:t>
      </w:r>
      <w:r>
        <w:rPr>
          <w:sz w:val="24"/>
          <w:lang w:val="en-US"/>
        </w:rPr>
        <w:t xml:space="preserve"> </w:t>
      </w:r>
      <w:r>
        <w:rPr>
          <w:i/>
          <w:iCs/>
          <w:sz w:val="24"/>
          <w:lang w:val="en-US"/>
        </w:rPr>
        <w:t>allí</w:t>
      </w:r>
      <w:r>
        <w:rPr>
          <w:sz w:val="24"/>
          <w:lang w:val="en-US"/>
        </w:rPr>
        <w:t xml:space="preserve">.                                                 </w:t>
      </w:r>
      <w:r>
        <w:rPr>
          <w:sz w:val="24"/>
        </w:rPr>
        <w:t>Мне не нравится тамошний на</w:t>
        <w:softHyphen/>
        <w:t>род.</w:t>
      </w:r>
    </w:p>
    <w:p>
      <w:pPr>
        <w:pStyle w:val="Normal1"/>
        <w:spacing w:lineRule="auto" w:line="240"/>
        <w:ind w:firstLine="284" w:end="0"/>
        <w:rPr>
          <w:sz w:val="24"/>
        </w:rPr>
      </w:pPr>
      <w:r>
        <w:rPr>
          <w:sz w:val="24"/>
        </w:rPr>
      </w:r>
    </w:p>
    <w:p>
      <w:pPr>
        <w:pStyle w:val="Normal1"/>
        <w:spacing w:lineRule="auto" w:line="240"/>
        <w:ind w:firstLine="284" w:end="0"/>
        <w:rPr/>
      </w:pPr>
      <w:r>
        <w:rPr>
          <w:i/>
          <w:sz w:val="24"/>
        </w:rPr>
        <w:t xml:space="preserve"> </w:t>
      </w:r>
      <w:r>
        <w:rPr>
          <w:i/>
          <w:sz w:val="24"/>
        </w:rPr>
        <w:t>Примечание</w:t>
      </w:r>
      <w:r>
        <w:rPr>
          <w:sz w:val="24"/>
        </w:rPr>
        <w:t xml:space="preserve">. Наречия </w:t>
      </w:r>
      <w:r>
        <w:rPr>
          <w:b/>
          <w:sz w:val="24"/>
        </w:rPr>
        <w:t>а</w:t>
      </w:r>
      <w:r>
        <w:rPr>
          <w:b/>
          <w:sz w:val="24"/>
          <w:lang w:val="en-US"/>
        </w:rPr>
        <w:t>s</w:t>
      </w:r>
      <w:r>
        <w:rPr>
          <w:b/>
          <w:sz w:val="24"/>
        </w:rPr>
        <w:t>í</w:t>
      </w:r>
      <w:r>
        <w:rPr>
          <w:sz w:val="24"/>
        </w:rPr>
        <w:t xml:space="preserve"> и </w:t>
      </w:r>
      <w:r>
        <w:rPr>
          <w:b/>
          <w:sz w:val="24"/>
          <w:lang w:val="en-US"/>
        </w:rPr>
        <w:t>all</w:t>
      </w:r>
      <w:r>
        <w:rPr>
          <w:b/>
          <w:sz w:val="24"/>
        </w:rPr>
        <w:t>í</w:t>
      </w:r>
      <w:r>
        <w:rPr>
          <w:sz w:val="24"/>
        </w:rPr>
        <w:t xml:space="preserve"> могут определять существительное, употребля</w:t>
        <w:softHyphen/>
        <w:t xml:space="preserve">юсь </w:t>
      </w:r>
      <w:r>
        <w:rPr>
          <w:spacing w:val="20"/>
          <w:sz w:val="24"/>
        </w:rPr>
        <w:t>без</w:t>
      </w:r>
      <w:r>
        <w:rPr>
          <w:sz w:val="24"/>
        </w:rPr>
        <w:t xml:space="preserve"> предлога:</w:t>
      </w:r>
    </w:p>
    <w:p>
      <w:pPr>
        <w:pStyle w:val="Normal1"/>
        <w:spacing w:lineRule="auto" w:line="240"/>
        <w:ind w:firstLine="284" w:end="0"/>
        <w:rPr/>
      </w:pPr>
      <w:r>
        <w:rPr>
          <w:sz w:val="24"/>
          <w:lang w:val="en-US"/>
        </w:rPr>
        <w:t xml:space="preserve">Yo sospechaba un recibimiento </w:t>
      </w:r>
      <w:r>
        <w:rPr>
          <w:i/>
          <w:iCs/>
          <w:sz w:val="24"/>
          <w:lang w:val="en-US"/>
        </w:rPr>
        <w:t>así</w:t>
      </w:r>
      <w:r>
        <w:rPr>
          <w:sz w:val="24"/>
          <w:lang w:val="en-US"/>
        </w:rPr>
        <w:t xml:space="preserve">.                                      </w:t>
      </w:r>
      <w:r>
        <w:rPr>
          <w:sz w:val="24"/>
        </w:rPr>
        <w:t xml:space="preserve">Я подозревал о подобном приеме. </w:t>
      </w:r>
    </w:p>
    <w:p>
      <w:pPr>
        <w:pStyle w:val="Normal1"/>
        <w:spacing w:lineRule="auto" w:line="240"/>
        <w:ind w:firstLine="284" w:end="0"/>
        <w:rPr/>
      </w:pPr>
      <w:r>
        <w:rPr>
          <w:sz w:val="24"/>
          <w:lang w:val="en-US"/>
        </w:rPr>
        <w:t xml:space="preserve">Mi permanencia </w:t>
      </w:r>
      <w:r>
        <w:rPr>
          <w:i/>
          <w:iCs/>
          <w:sz w:val="24"/>
          <w:lang w:val="en-US"/>
        </w:rPr>
        <w:t>allí</w:t>
      </w:r>
      <w:r>
        <w:rPr>
          <w:sz w:val="24"/>
          <w:lang w:val="en-US"/>
        </w:rPr>
        <w:t xml:space="preserve"> fue muy agradable.                               </w:t>
      </w:r>
      <w:r>
        <w:rPr>
          <w:sz w:val="24"/>
        </w:rPr>
        <w:t>Мое пребывание там было очень приятным.</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5. Наречия места </w:t>
      </w:r>
      <w:r>
        <w:rPr>
          <w:b/>
          <w:sz w:val="24"/>
          <w:lang w:val="en-US"/>
        </w:rPr>
        <w:t>aqu</w:t>
      </w:r>
      <w:r>
        <w:rPr>
          <w:b/>
          <w:sz w:val="24"/>
        </w:rPr>
        <w:t xml:space="preserve">í, </w:t>
      </w:r>
      <w:r>
        <w:rPr>
          <w:b/>
          <w:sz w:val="24"/>
          <w:lang w:val="en-US"/>
        </w:rPr>
        <w:t>ah</w:t>
      </w:r>
      <w:r>
        <w:rPr>
          <w:b/>
          <w:sz w:val="24"/>
        </w:rPr>
        <w:t xml:space="preserve">í, </w:t>
      </w:r>
      <w:r>
        <w:rPr>
          <w:b/>
          <w:sz w:val="24"/>
          <w:lang w:val="en-US"/>
        </w:rPr>
        <w:t>all</w:t>
      </w:r>
      <w:r>
        <w:rPr>
          <w:b/>
          <w:sz w:val="24"/>
        </w:rPr>
        <w:t xml:space="preserve">í </w:t>
      </w:r>
      <w:r>
        <w:rPr>
          <w:sz w:val="24"/>
        </w:rPr>
        <w:t xml:space="preserve">имеют определенную семантическую связь с </w:t>
      </w:r>
      <w:r>
        <w:rPr>
          <w:spacing w:val="20"/>
          <w:sz w:val="24"/>
        </w:rPr>
        <w:t>указательными</w:t>
      </w:r>
      <w:r>
        <w:rPr>
          <w:sz w:val="24"/>
        </w:rPr>
        <w:t xml:space="preserve"> местоимениями:</w:t>
      </w:r>
    </w:p>
    <w:p>
      <w:pPr>
        <w:pStyle w:val="Normal1"/>
        <w:spacing w:lineRule="auto" w:line="240"/>
        <w:ind w:firstLine="284" w:end="0"/>
        <w:rPr>
          <w:b/>
          <w:sz w:val="24"/>
        </w:rPr>
      </w:pPr>
      <w:r>
        <w:rPr>
          <w:b/>
          <w:sz w:val="24"/>
        </w:rPr>
      </w:r>
    </w:p>
    <w:p>
      <w:pPr>
        <w:pStyle w:val="Normal1"/>
        <w:spacing w:lineRule="auto" w:line="240"/>
        <w:ind w:firstLine="284" w:end="0"/>
        <w:rPr/>
      </w:pPr>
      <w:r>
        <w:rPr>
          <w:b/>
          <w:sz w:val="24"/>
          <w:lang w:val="en-US"/>
        </w:rPr>
        <w:t>aqu</w:t>
      </w:r>
      <w:r>
        <w:rPr>
          <w:b/>
          <w:sz w:val="24"/>
        </w:rPr>
        <w:t>í</w:t>
      </w:r>
      <w:r>
        <w:rPr>
          <w:sz w:val="24"/>
        </w:rPr>
        <w:t xml:space="preserve"> (</w:t>
      </w:r>
      <w:r>
        <w:rPr>
          <w:i/>
          <w:iCs/>
          <w:sz w:val="24"/>
        </w:rPr>
        <w:t>здесь</w:t>
      </w:r>
      <w:r>
        <w:rPr>
          <w:sz w:val="24"/>
        </w:rPr>
        <w:t xml:space="preserve">) указывает на место </w:t>
      </w:r>
      <w:r>
        <w:rPr>
          <w:spacing w:val="20"/>
          <w:sz w:val="24"/>
        </w:rPr>
        <w:t>рядом с говорящим;</w:t>
      </w:r>
    </w:p>
    <w:p>
      <w:pPr>
        <w:pStyle w:val="Normal1"/>
        <w:spacing w:lineRule="auto" w:line="240"/>
        <w:ind w:firstLine="284" w:end="0"/>
        <w:rPr>
          <w:b/>
          <w:sz w:val="24"/>
        </w:rPr>
      </w:pPr>
      <w:r>
        <w:rPr>
          <w:b/>
          <w:sz w:val="24"/>
        </w:rPr>
        <w:t>ahí</w:t>
      </w:r>
      <w:r>
        <w:rPr>
          <w:sz w:val="24"/>
        </w:rPr>
        <w:t xml:space="preserve"> (</w:t>
      </w:r>
      <w:r>
        <w:rPr>
          <w:i/>
          <w:iCs/>
          <w:sz w:val="24"/>
        </w:rPr>
        <w:t>тут</w:t>
      </w:r>
      <w:r>
        <w:rPr>
          <w:sz w:val="24"/>
        </w:rPr>
        <w:t xml:space="preserve">) означает место, расположенное </w:t>
      </w:r>
      <w:r>
        <w:rPr>
          <w:spacing w:val="20"/>
          <w:sz w:val="24"/>
        </w:rPr>
        <w:t>ближе к собе</w:t>
        <w:softHyphen/>
        <w:t>седнику</w:t>
      </w:r>
      <w:r>
        <w:rPr>
          <w:sz w:val="24"/>
        </w:rPr>
        <w:t>;</w:t>
      </w:r>
    </w:p>
    <w:p>
      <w:pPr>
        <w:pStyle w:val="Normal1"/>
        <w:spacing w:lineRule="auto" w:line="240"/>
        <w:ind w:firstLine="284" w:end="0"/>
        <w:rPr/>
      </w:pPr>
      <w:r>
        <w:rPr>
          <w:b/>
          <w:sz w:val="24"/>
          <w:lang w:val="en-US"/>
        </w:rPr>
        <w:t>all</w:t>
      </w:r>
      <w:r>
        <w:rPr>
          <w:b/>
          <w:sz w:val="24"/>
        </w:rPr>
        <w:t>í</w:t>
      </w:r>
      <w:r>
        <w:rPr>
          <w:sz w:val="24"/>
        </w:rPr>
        <w:t xml:space="preserve"> (</w:t>
      </w:r>
      <w:r>
        <w:rPr>
          <w:i/>
          <w:iCs/>
          <w:sz w:val="24"/>
        </w:rPr>
        <w:t>там</w:t>
      </w:r>
      <w:r>
        <w:rPr>
          <w:sz w:val="24"/>
        </w:rPr>
        <w:t xml:space="preserve">) указывает на место, </w:t>
      </w:r>
      <w:r>
        <w:rPr>
          <w:spacing w:val="20"/>
          <w:sz w:val="24"/>
        </w:rPr>
        <w:t>удаленное от обоих го</w:t>
        <w:softHyphen/>
        <w:t>ворящих.</w:t>
      </w:r>
    </w:p>
    <w:p>
      <w:pPr>
        <w:pStyle w:val="Normal1"/>
        <w:spacing w:lineRule="auto" w:line="240"/>
        <w:ind w:firstLine="284" w:end="0"/>
        <w:rPr>
          <w:b/>
          <w:sz w:val="24"/>
        </w:rPr>
      </w:pPr>
      <w:r>
        <w:rPr>
          <w:b/>
          <w:sz w:val="24"/>
        </w:rPr>
        <w:t xml:space="preserve"> </w:t>
      </w:r>
    </w:p>
    <w:p>
      <w:pPr>
        <w:pStyle w:val="Normal1"/>
        <w:spacing w:lineRule="auto" w:line="240"/>
        <w:ind w:firstLine="284" w:end="0"/>
        <w:rPr/>
      </w:pPr>
      <w:r>
        <w:rPr>
          <w:b/>
          <w:sz w:val="24"/>
          <w:lang w:val="en-US"/>
        </w:rPr>
        <w:t>Aqu</w:t>
      </w:r>
      <w:r>
        <w:rPr>
          <w:b/>
          <w:sz w:val="24"/>
        </w:rPr>
        <w:t>í</w:t>
      </w:r>
      <w:r>
        <w:rPr>
          <w:sz w:val="24"/>
        </w:rPr>
        <w:t xml:space="preserve"> можно заменить в речи на </w:t>
      </w:r>
      <w:r>
        <w:rPr>
          <w:sz w:val="24"/>
          <w:lang w:val="en-US"/>
        </w:rPr>
        <w:t>en</w:t>
      </w:r>
      <w:r>
        <w:rPr>
          <w:sz w:val="24"/>
        </w:rPr>
        <w:t xml:space="preserve"> </w:t>
      </w:r>
      <w:r>
        <w:rPr>
          <w:i/>
          <w:iCs/>
          <w:sz w:val="24"/>
          <w:lang w:val="en-US"/>
        </w:rPr>
        <w:t>este</w:t>
      </w:r>
      <w:r>
        <w:rPr>
          <w:sz w:val="24"/>
        </w:rPr>
        <w:t xml:space="preserve"> </w:t>
      </w:r>
      <w:r>
        <w:rPr>
          <w:sz w:val="24"/>
          <w:lang w:val="en-US"/>
        </w:rPr>
        <w:t>lugar</w:t>
      </w:r>
      <w:r>
        <w:rPr>
          <w:sz w:val="24"/>
        </w:rPr>
        <w:t xml:space="preserve">, </w:t>
      </w:r>
      <w:r>
        <w:rPr>
          <w:b/>
          <w:sz w:val="24"/>
          <w:lang w:val="en-US"/>
        </w:rPr>
        <w:t>ah</w:t>
      </w:r>
      <w:r>
        <w:rPr>
          <w:b/>
          <w:sz w:val="24"/>
        </w:rPr>
        <w:t xml:space="preserve">í </w:t>
      </w:r>
      <w:r>
        <w:rPr>
          <w:sz w:val="24"/>
        </w:rPr>
        <w:t xml:space="preserve">— на </w:t>
      </w:r>
      <w:r>
        <w:rPr>
          <w:sz w:val="24"/>
          <w:lang w:val="en-US"/>
        </w:rPr>
        <w:t>en</w:t>
      </w:r>
      <w:r>
        <w:rPr>
          <w:sz w:val="24"/>
        </w:rPr>
        <w:t xml:space="preserve"> </w:t>
      </w:r>
      <w:r>
        <w:rPr>
          <w:i/>
          <w:iCs/>
          <w:sz w:val="24"/>
          <w:lang w:val="en-US"/>
        </w:rPr>
        <w:t>ese</w:t>
      </w:r>
      <w:r>
        <w:rPr>
          <w:sz w:val="24"/>
        </w:rPr>
        <w:t xml:space="preserve"> </w:t>
      </w:r>
      <w:r>
        <w:rPr>
          <w:sz w:val="24"/>
          <w:lang w:val="en-US"/>
        </w:rPr>
        <w:t>lugar</w:t>
      </w:r>
      <w:r>
        <w:rPr>
          <w:sz w:val="24"/>
        </w:rPr>
        <w:t xml:space="preserve"> и </w:t>
      </w:r>
      <w:r>
        <w:rPr>
          <w:b/>
          <w:sz w:val="24"/>
          <w:lang w:val="en-US"/>
        </w:rPr>
        <w:t>all</w:t>
      </w:r>
      <w:r>
        <w:rPr>
          <w:b/>
          <w:sz w:val="24"/>
        </w:rPr>
        <w:t>í</w:t>
      </w:r>
      <w:r>
        <w:rPr>
          <w:sz w:val="24"/>
        </w:rPr>
        <w:t xml:space="preserve"> — </w:t>
      </w:r>
      <w:r>
        <w:rPr>
          <w:sz w:val="24"/>
          <w:lang w:val="en-US"/>
        </w:rPr>
        <w:t>en</w:t>
      </w:r>
      <w:r>
        <w:rPr>
          <w:sz w:val="24"/>
        </w:rPr>
        <w:t xml:space="preserve"> </w:t>
      </w:r>
      <w:r>
        <w:rPr>
          <w:i/>
          <w:iCs/>
          <w:sz w:val="24"/>
          <w:lang w:val="en-US"/>
        </w:rPr>
        <w:t>aquel</w:t>
      </w:r>
      <w:r>
        <w:rPr>
          <w:sz w:val="24"/>
        </w:rPr>
        <w:t xml:space="preserve"> </w:t>
      </w:r>
      <w:r>
        <w:rPr>
          <w:sz w:val="24"/>
          <w:lang w:val="en-US"/>
        </w:rPr>
        <w:t>lugar</w:t>
      </w:r>
      <w:r>
        <w:rPr>
          <w:sz w:val="24"/>
        </w:rPr>
        <w:t>.</w:t>
      </w:r>
    </w:p>
    <w:p>
      <w:pPr>
        <w:pStyle w:val="Normal1"/>
        <w:spacing w:lineRule="auto" w:line="240"/>
        <w:ind w:firstLine="284" w:end="0"/>
        <w:rPr/>
      </w:pPr>
      <w:r>
        <w:rPr>
          <w:sz w:val="24"/>
        </w:rPr>
        <w:t xml:space="preserve"> </w:t>
      </w:r>
      <w:r>
        <w:rPr>
          <w:sz w:val="24"/>
        </w:rPr>
        <w:t>Параллельно с указанными наречиями в испанском языке суще</w:t>
      </w:r>
      <w:r>
        <w:rPr>
          <w:sz w:val="24"/>
          <w:lang w:val="en-US"/>
        </w:rPr>
        <w:t>c</w:t>
      </w:r>
      <w:r>
        <w:rPr>
          <w:sz w:val="24"/>
        </w:rPr>
        <w:t xml:space="preserve">твует еще три подобных наречия места: </w:t>
      </w:r>
      <w:r>
        <w:rPr>
          <w:b/>
          <w:bCs/>
          <w:sz w:val="24"/>
        </w:rPr>
        <w:t>асá</w:t>
      </w:r>
      <w:r>
        <w:rPr>
          <w:sz w:val="24"/>
        </w:rPr>
        <w:t xml:space="preserve"> (синоним </w:t>
      </w:r>
      <w:r>
        <w:rPr>
          <w:sz w:val="24"/>
          <w:lang w:val="en-US"/>
        </w:rPr>
        <w:t>aqu</w:t>
      </w:r>
      <w:r>
        <w:rPr>
          <w:sz w:val="24"/>
        </w:rPr>
        <w:t xml:space="preserve">í), </w:t>
      </w:r>
      <w:r>
        <w:rPr>
          <w:b/>
          <w:bCs/>
          <w:sz w:val="24"/>
          <w:lang w:val="en-US"/>
        </w:rPr>
        <w:t>all</w:t>
      </w:r>
      <w:r>
        <w:rPr>
          <w:b/>
          <w:bCs/>
          <w:sz w:val="24"/>
        </w:rPr>
        <w:t>á</w:t>
      </w:r>
      <w:r>
        <w:rPr>
          <w:sz w:val="24"/>
        </w:rPr>
        <w:t xml:space="preserve"> (синоним </w:t>
      </w:r>
      <w:r>
        <w:rPr>
          <w:sz w:val="24"/>
          <w:lang w:val="en-US"/>
        </w:rPr>
        <w:t>all</w:t>
      </w:r>
      <w:r>
        <w:rPr>
          <w:sz w:val="24"/>
        </w:rPr>
        <w:t xml:space="preserve">í) и </w:t>
      </w:r>
      <w:r>
        <w:rPr>
          <w:b/>
          <w:bCs/>
          <w:sz w:val="24"/>
          <w:lang w:val="en-US"/>
        </w:rPr>
        <w:t>acull</w:t>
      </w:r>
      <w:r>
        <w:rPr>
          <w:b/>
          <w:bCs/>
          <w:sz w:val="24"/>
        </w:rPr>
        <w:t>á</w:t>
      </w:r>
      <w:r>
        <w:rPr>
          <w:sz w:val="24"/>
        </w:rPr>
        <w:t xml:space="preserve">. </w:t>
      </w:r>
      <w:r>
        <w:rPr>
          <w:b/>
          <w:bCs/>
          <w:sz w:val="24"/>
        </w:rPr>
        <w:t>Асá</w:t>
      </w:r>
      <w:r>
        <w:rPr>
          <w:sz w:val="24"/>
        </w:rPr>
        <w:t xml:space="preserve"> — определяет, не столь ограниченно как aqui, место </w:t>
      </w:r>
      <w:r>
        <w:rPr>
          <w:spacing w:val="20"/>
          <w:sz w:val="24"/>
        </w:rPr>
        <w:t>рядом с говорящим</w:t>
      </w:r>
      <w:r>
        <w:rPr>
          <w:sz w:val="24"/>
        </w:rPr>
        <w:t xml:space="preserve">; </w:t>
      </w:r>
      <w:r>
        <w:rPr>
          <w:b/>
          <w:bCs/>
          <w:sz w:val="24"/>
          <w:lang w:val="en-US"/>
        </w:rPr>
        <w:t>all</w:t>
      </w:r>
      <w:r>
        <w:rPr>
          <w:b/>
          <w:bCs/>
          <w:sz w:val="24"/>
        </w:rPr>
        <w:t>á</w:t>
      </w:r>
      <w:r>
        <w:rPr>
          <w:sz w:val="24"/>
        </w:rPr>
        <w:t xml:space="preserve"> — указывает на место, менее определенное и ограниченное по сравнению с </w:t>
      </w:r>
      <w:r>
        <w:rPr>
          <w:sz w:val="24"/>
          <w:lang w:val="en-US"/>
        </w:rPr>
        <w:t>all</w:t>
      </w:r>
      <w:r>
        <w:rPr>
          <w:sz w:val="24"/>
        </w:rPr>
        <w:t>í (</w:t>
      </w:r>
      <w:r>
        <w:rPr>
          <w:sz w:val="24"/>
          <w:lang w:val="en-US"/>
        </w:rPr>
        <w:t>all</w:t>
      </w:r>
      <w:r>
        <w:rPr>
          <w:sz w:val="24"/>
        </w:rPr>
        <w:t xml:space="preserve">á можно было бы перевести как 'где-то там'); </w:t>
      </w:r>
      <w:r>
        <w:rPr>
          <w:b/>
          <w:bCs/>
          <w:sz w:val="24"/>
          <w:lang w:val="en-US"/>
        </w:rPr>
        <w:t>acull</w:t>
      </w:r>
      <w:r>
        <w:rPr>
          <w:b/>
          <w:bCs/>
          <w:sz w:val="24"/>
        </w:rPr>
        <w:t>á</w:t>
      </w:r>
      <w:r>
        <w:rPr>
          <w:sz w:val="24"/>
        </w:rPr>
        <w:t xml:space="preserve"> — наречие, несколько устаревшее в современном языке, указывает на место, значительно удаленное от говорящего.</w:t>
      </w:r>
    </w:p>
    <w:p>
      <w:pPr>
        <w:pStyle w:val="Normal1"/>
        <w:spacing w:lineRule="auto" w:line="240"/>
        <w:ind w:firstLine="284" w:end="0"/>
        <w:rPr/>
      </w:pPr>
      <w:r>
        <w:rPr>
          <w:sz w:val="24"/>
        </w:rPr>
        <w:t xml:space="preserve"> </w:t>
      </w:r>
      <w:r>
        <w:rPr>
          <w:sz w:val="24"/>
        </w:rPr>
        <w:t xml:space="preserve">Следует отметить, что асá используется преимущественно в речи латиноамериканцев, </w:t>
      </w:r>
      <w:r>
        <w:rPr>
          <w:sz w:val="24"/>
          <w:lang w:val="en-US"/>
        </w:rPr>
        <w:t>a</w:t>
      </w:r>
      <w:r>
        <w:rPr>
          <w:sz w:val="24"/>
        </w:rPr>
        <w:t xml:space="preserve"> </w:t>
      </w:r>
      <w:r>
        <w:rPr>
          <w:sz w:val="24"/>
          <w:lang w:val="en-US"/>
        </w:rPr>
        <w:t>all</w:t>
      </w:r>
      <w:r>
        <w:rPr>
          <w:sz w:val="24"/>
        </w:rPr>
        <w:t>á способно указывать на «удаление» во времени:</w:t>
      </w:r>
    </w:p>
    <w:p>
      <w:pPr>
        <w:pStyle w:val="Normal1"/>
        <w:spacing w:lineRule="auto" w:line="240"/>
        <w:ind w:firstLine="284" w:end="0"/>
        <w:rPr/>
      </w:pPr>
      <w:r>
        <w:rPr>
          <w:sz w:val="24"/>
        </w:rPr>
        <w:t xml:space="preserve"> </w:t>
      </w:r>
      <w:r>
        <w:rPr>
          <w:i/>
          <w:iCs/>
          <w:sz w:val="24"/>
          <w:lang w:val="en-US"/>
        </w:rPr>
        <w:t>All</w:t>
      </w:r>
      <w:r>
        <w:rPr>
          <w:i/>
          <w:iCs/>
          <w:sz w:val="24"/>
        </w:rPr>
        <w:t>á</w:t>
      </w:r>
      <w:r>
        <w:rPr>
          <w:sz w:val="24"/>
        </w:rPr>
        <w:t xml:space="preserve"> ро</w:t>
      </w:r>
      <w:r>
        <w:rPr>
          <w:sz w:val="24"/>
          <w:lang w:val="en-US"/>
        </w:rPr>
        <w:t>r</w:t>
      </w:r>
      <w:r>
        <w:rPr>
          <w:sz w:val="24"/>
        </w:rPr>
        <w:t xml:space="preserve"> е</w:t>
      </w:r>
      <w:r>
        <w:rPr>
          <w:sz w:val="24"/>
          <w:lang w:val="en-US"/>
        </w:rPr>
        <w:t>l</w:t>
      </w:r>
      <w:r>
        <w:rPr>
          <w:sz w:val="24"/>
        </w:rPr>
        <w:t xml:space="preserve"> аñо 2000 </w:t>
      </w:r>
      <w:r>
        <w:rPr>
          <w:sz w:val="24"/>
          <w:lang w:val="en-US"/>
        </w:rPr>
        <w:t>vendr</w:t>
      </w:r>
      <w:r>
        <w:rPr>
          <w:sz w:val="24"/>
        </w:rPr>
        <w:t>á</w:t>
      </w:r>
      <w:r>
        <w:rPr>
          <w:sz w:val="24"/>
          <w:lang w:val="en-US"/>
        </w:rPr>
        <w:t>n</w:t>
      </w:r>
      <w:r>
        <w:rPr>
          <w:sz w:val="24"/>
        </w:rPr>
        <w:t xml:space="preserve"> </w:t>
      </w:r>
      <w:r>
        <w:rPr>
          <w:sz w:val="24"/>
          <w:lang w:val="en-US"/>
        </w:rPr>
        <w:t>muchos</w:t>
      </w:r>
      <w:r>
        <w:rPr>
          <w:sz w:val="24"/>
        </w:rPr>
        <w:t xml:space="preserve"> </w:t>
      </w:r>
      <w:r>
        <w:rPr>
          <w:sz w:val="24"/>
          <w:lang w:val="en-US"/>
        </w:rPr>
        <w:t>cambios</w:t>
      </w:r>
      <w:r>
        <w:rPr>
          <w:sz w:val="24"/>
        </w:rPr>
        <w:t xml:space="preserve"> </w:t>
      </w:r>
      <w:r>
        <w:rPr>
          <w:sz w:val="24"/>
          <w:lang w:val="en-US"/>
        </w:rPr>
        <w:t>t</w:t>
      </w:r>
      <w:r>
        <w:rPr>
          <w:sz w:val="24"/>
        </w:rPr>
        <w:t>é</w:t>
      </w:r>
      <w:r>
        <w:rPr>
          <w:sz w:val="24"/>
          <w:lang w:val="en-US"/>
        </w:rPr>
        <w:t>cnicos</w:t>
      </w:r>
      <w:r>
        <w:rPr>
          <w:sz w:val="24"/>
        </w:rPr>
        <w:t xml:space="preserve">. </w:t>
      </w:r>
    </w:p>
    <w:p>
      <w:pPr>
        <w:pStyle w:val="Normal1"/>
        <w:spacing w:lineRule="auto" w:line="240"/>
        <w:ind w:firstLine="284" w:end="0"/>
        <w:rPr>
          <w:sz w:val="24"/>
        </w:rPr>
      </w:pPr>
      <w:r>
        <w:rPr>
          <w:sz w:val="24"/>
        </w:rPr>
        <w:t xml:space="preserve"> </w:t>
      </w:r>
      <w:r>
        <w:rPr>
          <w:sz w:val="24"/>
        </w:rPr>
        <w:t>Очень своеобразным является оборот:</w:t>
      </w:r>
    </w:p>
    <w:p>
      <w:pPr>
        <w:pStyle w:val="Normal1"/>
        <w:spacing w:lineRule="auto" w:line="240"/>
        <w:ind w:firstLine="284" w:start="851" w:end="0"/>
        <w:rPr>
          <w:sz w:val="24"/>
        </w:rPr>
      </w:pPr>
      <w:r>
        <w:rPr>
          <w:sz w:val="24"/>
        </w:rPr>
        <w:t xml:space="preserve">              </w:t>
      </w:r>
    </w:p>
    <w:p>
      <w:pPr>
        <w:pStyle w:val="Normal1"/>
        <w:spacing w:lineRule="auto" w:line="240"/>
        <w:ind w:firstLine="284" w:start="851" w:end="0"/>
        <w:rPr>
          <w:b/>
          <w:sz w:val="24"/>
        </w:rPr>
      </w:pPr>
      <w:r>
        <w:rPr>
          <w:b/>
          <w:sz w:val="24"/>
        </w:rPr>
        <w:t xml:space="preserve">    </w:t>
      </w:r>
    </w:p>
    <w:p>
      <w:pPr>
        <w:pStyle w:val="Normal1"/>
        <w:spacing w:lineRule="auto" w:line="240"/>
        <w:ind w:firstLine="284" w:start="851" w:end="0"/>
        <w:rPr/>
      </w:pPr>
      <w:r>
        <w:rPr>
          <w:b/>
          <w:sz w:val="24"/>
        </w:rPr>
        <w:t xml:space="preserve">                                  </w:t>
      </w:r>
      <w:r>
        <w:rPr>
          <w:b/>
          <w:sz w:val="24"/>
          <w:lang w:val="en-US"/>
        </w:rPr>
        <w:t xml:space="preserve">aquí, ahí, allí </w:t>
      </w:r>
    </w:p>
    <w:p>
      <w:pPr>
        <w:pStyle w:val="Normal1"/>
        <w:spacing w:lineRule="auto" w:line="240"/>
        <w:ind w:firstLine="284" w:start="851" w:end="0"/>
        <w:rPr>
          <w:b/>
          <w:sz w:val="24"/>
          <w:lang w:val="en-US"/>
        </w:rPr>
      </w:pPr>
      <w:r>
        <w:rPr>
          <w:b/>
          <w:sz w:val="24"/>
          <w:lang w:val="en-US"/>
        </w:rPr>
        <w:t xml:space="preserve">           </w:t>
      </w:r>
      <w:r>
        <w:rPr>
          <w:b/>
          <w:sz w:val="24"/>
          <w:lang w:val="en-US"/>
        </w:rPr>
        <w:t xml:space="preserve">he            +     </w:t>
      </w:r>
    </w:p>
    <w:p>
      <w:pPr>
        <w:pStyle w:val="Normal1"/>
        <w:spacing w:lineRule="auto" w:line="240"/>
        <w:ind w:firstLine="284" w:start="851" w:end="0"/>
        <w:rPr/>
      </w:pPr>
      <w:r>
        <w:rPr>
          <w:b/>
          <w:sz w:val="24"/>
          <w:lang w:val="en-US"/>
        </w:rPr>
        <w:t xml:space="preserve">                                  </w:t>
      </w:r>
      <w:r>
        <w:rPr>
          <w:b/>
          <w:sz w:val="24"/>
        </w:rPr>
        <w:t xml:space="preserve">асá, </w:t>
      </w:r>
      <w:r>
        <w:rPr>
          <w:b/>
          <w:sz w:val="24"/>
          <w:lang w:val="en-US"/>
        </w:rPr>
        <w:t>all</w:t>
      </w:r>
      <w:r>
        <w:rPr>
          <w:b/>
          <w:sz w:val="24"/>
        </w:rPr>
        <w:t>á</w:t>
      </w:r>
    </w:p>
    <w:p>
      <w:pPr>
        <w:pStyle w:val="Normal1"/>
        <w:spacing w:lineRule="auto" w:line="240"/>
        <w:ind w:firstLine="284" w:end="0"/>
        <w:rPr>
          <w:b/>
          <w:sz w:val="24"/>
        </w:rPr>
      </w:pPr>
      <w:r>
        <w:rPr>
          <w:b/>
          <w:sz w:val="24"/>
        </w:rPr>
      </w:r>
    </w:p>
    <w:p>
      <w:pPr>
        <w:pStyle w:val="Normal1"/>
        <w:spacing w:lineRule="auto" w:line="240"/>
        <w:ind w:firstLine="284" w:end="0"/>
        <w:rPr/>
      </w:pPr>
      <w:r>
        <w:rPr>
          <w:sz w:val="24"/>
        </w:rPr>
        <w:t xml:space="preserve">Чаще всего он означает "вот" или "вот здесь (тут, там) что-то есть, находится". Оборот не требует употребления глагола, так как </w:t>
      </w:r>
      <w:r>
        <w:rPr>
          <w:b/>
          <w:sz w:val="24"/>
          <w:lang w:val="en-US"/>
        </w:rPr>
        <w:t>he</w:t>
      </w:r>
      <w:r>
        <w:rPr>
          <w:sz w:val="24"/>
        </w:rPr>
        <w:t xml:space="preserve"> в данном случае синонимично </w:t>
      </w:r>
      <w:r>
        <w:rPr>
          <w:b/>
          <w:sz w:val="24"/>
          <w:lang w:val="en-US"/>
        </w:rPr>
        <w:t>hay</w:t>
      </w:r>
      <w:r>
        <w:rPr>
          <w:sz w:val="24"/>
        </w:rPr>
        <w:t>:</w:t>
      </w:r>
    </w:p>
    <w:tbl>
      <w:tblPr>
        <w:tblW w:w="9980" w:type="dxa"/>
        <w:jc w:val="start"/>
        <w:tblInd w:w="301" w:type="dxa"/>
        <w:tblLayout w:type="fixed"/>
        <w:tblCellMar>
          <w:top w:w="0" w:type="dxa"/>
          <w:start w:w="108" w:type="dxa"/>
          <w:bottom w:w="0" w:type="dxa"/>
          <w:end w:w="108" w:type="dxa"/>
        </w:tblCellMar>
      </w:tblPr>
      <w:tblGrid>
        <w:gridCol w:w="4960"/>
        <w:gridCol w:w="5020"/>
      </w:tblGrid>
      <w:tr>
        <w:trPr>
          <w:trHeight w:val="1400" w:hRule="atLeast"/>
        </w:trPr>
        <w:tc>
          <w:tcPr>
            <w:tcW w:w="4960" w:type="dxa"/>
            <w:tcBorders/>
          </w:tcPr>
          <w:p>
            <w:pPr>
              <w:pStyle w:val="Normal1"/>
              <w:snapToGrid w:val="false"/>
              <w:spacing w:lineRule="auto" w:line="240"/>
              <w:ind w:firstLine="284" w:end="0"/>
              <w:rPr>
                <w:sz w:val="24"/>
              </w:rPr>
            </w:pPr>
            <w:r>
              <w:rPr>
                <w:sz w:val="24"/>
              </w:rPr>
            </w:r>
          </w:p>
          <w:p>
            <w:pPr>
              <w:pStyle w:val="Normal1"/>
              <w:spacing w:lineRule="auto" w:line="240"/>
              <w:ind w:firstLine="284" w:end="0"/>
              <w:rPr/>
            </w:pPr>
            <w:r>
              <w:rPr>
                <w:i/>
                <w:iCs/>
                <w:sz w:val="24"/>
                <w:lang w:val="en-US"/>
              </w:rPr>
              <w:t>He aquí</w:t>
            </w:r>
            <w:r>
              <w:rPr>
                <w:sz w:val="24"/>
                <w:lang w:val="en-US"/>
              </w:rPr>
              <w:t xml:space="preserve"> los libros de Juan.</w:t>
            </w:r>
          </w:p>
          <w:p>
            <w:pPr>
              <w:pStyle w:val="Normal1"/>
              <w:spacing w:lineRule="auto" w:line="240"/>
              <w:ind w:firstLine="284" w:end="0"/>
              <w:rPr/>
            </w:pPr>
            <w:r>
              <w:rPr>
                <w:i/>
                <w:iCs/>
                <w:sz w:val="24"/>
                <w:lang w:val="en-US"/>
              </w:rPr>
              <w:t xml:space="preserve">He ahí </w:t>
            </w:r>
            <w:r>
              <w:rPr>
                <w:sz w:val="24"/>
                <w:lang w:val="en-US"/>
              </w:rPr>
              <w:t>mi reloj.</w:t>
            </w:r>
          </w:p>
          <w:p>
            <w:pPr>
              <w:pStyle w:val="Normal1"/>
              <w:spacing w:lineRule="auto" w:line="240"/>
              <w:ind w:firstLine="284" w:end="0"/>
              <w:rPr/>
            </w:pPr>
            <w:r>
              <w:rPr>
                <w:i/>
                <w:iCs/>
                <w:sz w:val="24"/>
              </w:rPr>
              <w:t>Не</w:t>
            </w:r>
            <w:r>
              <w:rPr>
                <w:i/>
                <w:iCs/>
                <w:sz w:val="24"/>
                <w:lang w:val="en-US"/>
              </w:rPr>
              <w:t xml:space="preserve"> allí</w:t>
            </w:r>
            <w:r>
              <w:rPr>
                <w:sz w:val="24"/>
                <w:lang w:val="en-US"/>
              </w:rPr>
              <w:t xml:space="preserve"> un delegado cubano.</w:t>
            </w:r>
          </w:p>
          <w:p>
            <w:pPr>
              <w:pStyle w:val="Normal1"/>
              <w:spacing w:lineRule="auto" w:line="240"/>
              <w:ind w:firstLine="284" w:end="0"/>
              <w:rPr/>
            </w:pPr>
            <w:r>
              <w:rPr>
                <w:i/>
                <w:iCs/>
                <w:sz w:val="24"/>
              </w:rPr>
              <w:t>Не</w:t>
            </w:r>
            <w:r>
              <w:rPr>
                <w:i/>
                <w:iCs/>
                <w:sz w:val="24"/>
                <w:lang w:val="en-US"/>
              </w:rPr>
              <w:t xml:space="preserve"> </w:t>
            </w:r>
            <w:r>
              <w:rPr>
                <w:i/>
                <w:iCs/>
                <w:sz w:val="24"/>
              </w:rPr>
              <w:t>ас</w:t>
            </w:r>
            <w:r>
              <w:rPr>
                <w:i/>
                <w:iCs/>
                <w:sz w:val="24"/>
                <w:lang w:val="en-US"/>
              </w:rPr>
              <w:t xml:space="preserve">á </w:t>
            </w:r>
            <w:r>
              <w:rPr>
                <w:sz w:val="24"/>
                <w:lang w:val="en-US"/>
              </w:rPr>
              <w:t>todo lo necesario para usted.</w:t>
            </w:r>
          </w:p>
          <w:p>
            <w:pPr>
              <w:pStyle w:val="Normal1"/>
              <w:ind w:firstLine="284" w:end="0"/>
              <w:rPr>
                <w:sz w:val="24"/>
                <w:lang w:val="en-US"/>
              </w:rPr>
            </w:pPr>
            <w:r>
              <w:rPr>
                <w:sz w:val="24"/>
                <w:lang w:val="en-US"/>
              </w:rPr>
              <w:t xml:space="preserve"> </w:t>
            </w:r>
          </w:p>
        </w:tc>
        <w:tc>
          <w:tcPr>
            <w:tcW w:w="5020" w:type="dxa"/>
            <w:tcBorders/>
          </w:tcPr>
          <w:p>
            <w:pPr>
              <w:pStyle w:val="Normal"/>
              <w:snapToGrid w:val="false"/>
              <w:rPr>
                <w:sz w:val="24"/>
                <w:lang w:val="en-US"/>
              </w:rPr>
            </w:pPr>
            <w:r>
              <w:rPr>
                <w:sz w:val="24"/>
                <w:lang w:val="en-US"/>
              </w:rPr>
            </w:r>
          </w:p>
          <w:p>
            <w:pPr>
              <w:pStyle w:val="Normal1"/>
              <w:spacing w:lineRule="auto" w:line="240"/>
              <w:rPr>
                <w:sz w:val="24"/>
              </w:rPr>
            </w:pPr>
            <w:r>
              <w:rPr>
                <w:sz w:val="24"/>
              </w:rPr>
              <w:t xml:space="preserve">Вот (здесь) книги Хуана. </w:t>
            </w:r>
          </w:p>
          <w:p>
            <w:pPr>
              <w:pStyle w:val="Normal1"/>
              <w:spacing w:lineRule="auto" w:line="240"/>
              <w:rPr>
                <w:sz w:val="24"/>
              </w:rPr>
            </w:pPr>
            <w:r>
              <w:rPr>
                <w:sz w:val="24"/>
              </w:rPr>
              <w:t xml:space="preserve">Вот (тут) мои часы. </w:t>
            </w:r>
          </w:p>
          <w:p>
            <w:pPr>
              <w:pStyle w:val="Normal1"/>
              <w:spacing w:lineRule="auto" w:line="240"/>
              <w:rPr>
                <w:sz w:val="24"/>
              </w:rPr>
            </w:pPr>
            <w:r>
              <w:rPr>
                <w:sz w:val="24"/>
              </w:rPr>
              <w:t xml:space="preserve">Вон (там) кубинский делегат. </w:t>
            </w:r>
          </w:p>
          <w:p>
            <w:pPr>
              <w:pStyle w:val="Normal1"/>
              <w:spacing w:lineRule="auto" w:line="240"/>
              <w:rPr>
                <w:sz w:val="24"/>
              </w:rPr>
            </w:pPr>
            <w:r>
              <w:rPr>
                <w:sz w:val="24"/>
              </w:rPr>
              <w:t>Вот (здесь) все необходимое для вас.</w:t>
            </w:r>
          </w:p>
          <w:p>
            <w:pPr>
              <w:pStyle w:val="Normal1"/>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К первому компоненту оборота могут присоединяться личные местоимения в функции прямого дополнения — </w:t>
      </w:r>
      <w:r>
        <w:rPr>
          <w:sz w:val="24"/>
          <w:lang w:val="en-US"/>
        </w:rPr>
        <w:t>me</w:t>
      </w:r>
      <w:r>
        <w:rPr>
          <w:sz w:val="24"/>
        </w:rPr>
        <w:t xml:space="preserve">, </w:t>
      </w:r>
      <w:r>
        <w:rPr>
          <w:sz w:val="24"/>
          <w:lang w:val="en-US"/>
        </w:rPr>
        <w:t>te</w:t>
      </w:r>
      <w:r>
        <w:rPr>
          <w:sz w:val="24"/>
        </w:rPr>
        <w:t xml:space="preserve">, </w:t>
      </w:r>
      <w:r>
        <w:rPr>
          <w:sz w:val="24"/>
          <w:lang w:val="en-US"/>
        </w:rPr>
        <w:t>nos</w:t>
      </w:r>
      <w:r>
        <w:rPr>
          <w:sz w:val="24"/>
        </w:rPr>
        <w:t xml:space="preserve">, </w:t>
      </w:r>
      <w:r>
        <w:rPr>
          <w:sz w:val="24"/>
          <w:lang w:val="en-US"/>
        </w:rPr>
        <w:t>os</w:t>
      </w:r>
      <w:r>
        <w:rPr>
          <w:sz w:val="24"/>
        </w:rPr>
        <w:t xml:space="preserve">, </w:t>
      </w:r>
      <w:r>
        <w:rPr>
          <w:sz w:val="24"/>
          <w:lang w:val="en-US"/>
        </w:rPr>
        <w:t>los</w:t>
      </w:r>
      <w:r>
        <w:rPr>
          <w:sz w:val="24"/>
        </w:rPr>
        <w:t xml:space="preserve"> (</w:t>
      </w:r>
      <w:r>
        <w:rPr>
          <w:sz w:val="24"/>
          <w:lang w:val="en-US"/>
        </w:rPr>
        <w:t>les</w:t>
      </w:r>
      <w:r>
        <w:rPr>
          <w:sz w:val="24"/>
        </w:rPr>
        <w:t xml:space="preserve">), </w:t>
      </w:r>
      <w:r>
        <w:rPr>
          <w:sz w:val="24"/>
          <w:lang w:val="en-US"/>
        </w:rPr>
        <w:t>las</w:t>
      </w:r>
      <w:r>
        <w:rPr>
          <w:sz w:val="24"/>
        </w:rPr>
        <w:t>. Они указывают на того, кто находится в указанном наре</w:t>
        <w:softHyphen/>
        <w:t>чием месте:</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He</w:t>
      </w:r>
      <w:r>
        <w:rPr>
          <w:b/>
          <w:bCs/>
          <w:sz w:val="24"/>
          <w:lang w:val="en-US"/>
        </w:rPr>
        <w:t>me</w:t>
      </w:r>
      <w:r>
        <w:rPr>
          <w:sz w:val="24"/>
        </w:rPr>
        <w:t xml:space="preserve"> </w:t>
      </w:r>
      <w:r>
        <w:rPr>
          <w:sz w:val="24"/>
          <w:lang w:val="en-US"/>
        </w:rPr>
        <w:t>aqu</w:t>
      </w:r>
      <w:r>
        <w:rPr>
          <w:sz w:val="24"/>
        </w:rPr>
        <w:t xml:space="preserve">í.            Вот (и) я здесь. </w:t>
      </w:r>
    </w:p>
    <w:p>
      <w:pPr>
        <w:pStyle w:val="Normal1"/>
        <w:spacing w:lineRule="auto" w:line="240"/>
        <w:ind w:firstLine="709" w:end="0"/>
        <w:rPr/>
      </w:pPr>
      <w:r>
        <w:rPr>
          <w:sz w:val="24"/>
          <w:lang w:val="en-US"/>
        </w:rPr>
        <w:t>He</w:t>
      </w:r>
      <w:r>
        <w:rPr>
          <w:b/>
          <w:bCs/>
          <w:sz w:val="24"/>
          <w:lang w:val="en-US"/>
        </w:rPr>
        <w:t>te</w:t>
      </w:r>
      <w:r>
        <w:rPr>
          <w:sz w:val="24"/>
        </w:rPr>
        <w:t xml:space="preserve"> </w:t>
      </w:r>
      <w:r>
        <w:rPr>
          <w:sz w:val="24"/>
          <w:lang w:val="en-US"/>
        </w:rPr>
        <w:t>ah</w:t>
      </w:r>
      <w:r>
        <w:rPr>
          <w:sz w:val="24"/>
        </w:rPr>
        <w:t>í.                Вот (и) ты тут и т.д.</w:t>
      </w:r>
    </w:p>
    <w:p>
      <w:pPr>
        <w:pStyle w:val="Normal1"/>
        <w:spacing w:lineRule="auto" w:line="240"/>
        <w:ind w:firstLine="284" w:end="0"/>
        <w:rPr>
          <w:sz w:val="24"/>
        </w:rPr>
      </w:pPr>
      <w:r>
        <w:rPr>
          <w:sz w:val="24"/>
        </w:rPr>
      </w:r>
    </w:p>
    <w:p>
      <w:pPr>
        <w:pStyle w:val="Normal1"/>
        <w:spacing w:lineRule="auto" w:line="240"/>
        <w:ind w:firstLine="284" w:end="0"/>
        <w:rPr/>
      </w:pPr>
      <w:r>
        <w:rPr>
          <w:sz w:val="24"/>
        </w:rPr>
        <w:t>6. Русские выражения типа 'вверх (вниз) по реке, течению, склону, улице и т.п.' передаются в испанском языке с помощью наречий мес</w:t>
        <w:softHyphen/>
        <w:t xml:space="preserve">та </w:t>
      </w:r>
      <w:r>
        <w:rPr>
          <w:b/>
          <w:sz w:val="24"/>
          <w:lang w:val="en-US"/>
        </w:rPr>
        <w:t>arriba</w:t>
      </w:r>
      <w:r>
        <w:rPr>
          <w:sz w:val="24"/>
        </w:rPr>
        <w:t xml:space="preserve"> и </w:t>
      </w:r>
      <w:r>
        <w:rPr>
          <w:b/>
          <w:sz w:val="24"/>
          <w:lang w:val="en-US"/>
        </w:rPr>
        <w:t>abajo</w:t>
      </w:r>
      <w:r>
        <w:rPr>
          <w:sz w:val="24"/>
        </w:rPr>
        <w:t>. Причем, в отличие от русского языка, эти наречия всегда ставятся после существительного и между ними нет предлога:</w:t>
      </w:r>
    </w:p>
    <w:p>
      <w:pPr>
        <w:pStyle w:val="Normal1"/>
        <w:spacing w:lineRule="auto" w:line="240"/>
        <w:ind w:firstLine="284" w:end="0"/>
        <w:rPr>
          <w:sz w:val="24"/>
        </w:rPr>
      </w:pPr>
      <w:r>
        <w:rPr>
          <w:sz w:val="24"/>
        </w:rPr>
      </w:r>
    </w:p>
    <w:tbl>
      <w:tblPr>
        <w:tblW w:w="5923" w:type="dxa"/>
        <w:jc w:val="start"/>
        <w:tblInd w:w="281" w:type="dxa"/>
        <w:tblLayout w:type="fixed"/>
        <w:tblCellMar>
          <w:top w:w="0" w:type="dxa"/>
          <w:start w:w="108" w:type="dxa"/>
          <w:bottom w:w="0" w:type="dxa"/>
          <w:end w:w="108" w:type="dxa"/>
        </w:tblCellMar>
      </w:tblPr>
      <w:tblGrid>
        <w:gridCol w:w="2662"/>
        <w:gridCol w:w="3261"/>
      </w:tblGrid>
      <w:tr>
        <w:trPr>
          <w:trHeight w:val="1000" w:hRule="atLeast"/>
        </w:trPr>
        <w:tc>
          <w:tcPr>
            <w:tcW w:w="2662" w:type="dxa"/>
            <w:tcBorders/>
          </w:tcPr>
          <w:p>
            <w:pPr>
              <w:pStyle w:val="Normal1"/>
              <w:spacing w:lineRule="auto" w:line="240"/>
              <w:ind w:firstLine="284" w:end="0"/>
              <w:rPr>
                <w:sz w:val="24"/>
                <w:lang w:val="en-US"/>
              </w:rPr>
            </w:pPr>
            <w:r>
              <w:rPr>
                <w:sz w:val="24"/>
                <w:lang w:val="en-US"/>
              </w:rPr>
              <w:t xml:space="preserve">río </w:t>
            </w:r>
            <w:r>
              <w:rPr>
                <w:i/>
                <w:iCs/>
                <w:sz w:val="24"/>
                <w:lang w:val="en-US"/>
              </w:rPr>
              <w:t>arriba</w:t>
            </w:r>
          </w:p>
          <w:p>
            <w:pPr>
              <w:pStyle w:val="Normal1"/>
              <w:spacing w:lineRule="auto" w:line="240"/>
              <w:ind w:firstLine="284" w:end="0"/>
              <w:rPr>
                <w:sz w:val="24"/>
                <w:lang w:val="en-US"/>
              </w:rPr>
            </w:pPr>
            <w:r>
              <w:rPr>
                <w:sz w:val="24"/>
                <w:lang w:val="en-US"/>
              </w:rPr>
              <w:t>rí</w:t>
            </w:r>
            <w:r>
              <w:rPr>
                <w:sz w:val="24"/>
              </w:rPr>
              <w:t>о</w:t>
            </w:r>
            <w:r>
              <w:rPr>
                <w:sz w:val="24"/>
                <w:lang w:val="en-US"/>
              </w:rPr>
              <w:t xml:space="preserve"> </w:t>
            </w:r>
            <w:r>
              <w:rPr>
                <w:i/>
                <w:iCs/>
                <w:sz w:val="24"/>
                <w:lang w:val="en-US"/>
              </w:rPr>
              <w:t>abajo</w:t>
            </w:r>
          </w:p>
          <w:p>
            <w:pPr>
              <w:pStyle w:val="Normal1"/>
              <w:spacing w:lineRule="auto" w:line="240"/>
              <w:ind w:firstLine="284" w:end="0"/>
              <w:rPr>
                <w:sz w:val="24"/>
              </w:rPr>
            </w:pPr>
            <w:r>
              <w:rPr>
                <w:sz w:val="24"/>
                <w:lang w:val="en-US"/>
              </w:rPr>
              <w:t>cuesta</w:t>
            </w:r>
            <w:r>
              <w:rPr>
                <w:sz w:val="24"/>
              </w:rPr>
              <w:t xml:space="preserve"> </w:t>
            </w:r>
            <w:r>
              <w:rPr>
                <w:i/>
                <w:iCs/>
                <w:sz w:val="24"/>
                <w:lang w:val="en-US"/>
              </w:rPr>
              <w:t>arriba</w:t>
            </w:r>
          </w:p>
          <w:p>
            <w:pPr>
              <w:pStyle w:val="Normal1"/>
              <w:rPr>
                <w:sz w:val="24"/>
              </w:rPr>
            </w:pPr>
            <w:r>
              <w:rPr>
                <w:sz w:val="24"/>
              </w:rPr>
            </w:r>
          </w:p>
        </w:tc>
        <w:tc>
          <w:tcPr>
            <w:tcW w:w="3261" w:type="dxa"/>
            <w:tcBorders/>
          </w:tcPr>
          <w:p>
            <w:pPr>
              <w:pStyle w:val="Normal1"/>
              <w:spacing w:lineRule="auto" w:line="240"/>
              <w:rPr>
                <w:sz w:val="24"/>
              </w:rPr>
            </w:pPr>
            <w:r>
              <w:rPr>
                <w:sz w:val="24"/>
              </w:rPr>
              <w:t xml:space="preserve">— </w:t>
            </w:r>
            <w:r>
              <w:rPr>
                <w:sz w:val="24"/>
              </w:rPr>
              <w:t xml:space="preserve">вверх по реке </w:t>
            </w:r>
          </w:p>
          <w:p>
            <w:pPr>
              <w:pStyle w:val="Normal1"/>
              <w:spacing w:lineRule="auto" w:line="240"/>
              <w:rPr>
                <w:sz w:val="24"/>
              </w:rPr>
            </w:pPr>
            <w:r>
              <w:rPr>
                <w:sz w:val="24"/>
              </w:rPr>
              <w:t xml:space="preserve">— </w:t>
            </w:r>
            <w:r>
              <w:rPr>
                <w:sz w:val="24"/>
              </w:rPr>
              <w:t xml:space="preserve">вниз по реке </w:t>
            </w:r>
          </w:p>
          <w:p>
            <w:pPr>
              <w:pStyle w:val="Normal1"/>
              <w:spacing w:lineRule="auto" w:line="240"/>
              <w:rPr>
                <w:sz w:val="24"/>
              </w:rPr>
            </w:pPr>
            <w:r>
              <w:rPr>
                <w:sz w:val="24"/>
              </w:rPr>
              <w:t xml:space="preserve">— </w:t>
            </w:r>
            <w:r>
              <w:rPr>
                <w:sz w:val="24"/>
              </w:rPr>
              <w:t>вверх по склону и т.д.</w:t>
            </w:r>
          </w:p>
          <w:p>
            <w:pPr>
              <w:pStyle w:val="Normal1"/>
              <w:rPr>
                <w:sz w:val="24"/>
              </w:rPr>
            </w:pPr>
            <w:r>
              <w:rPr>
                <w:sz w:val="24"/>
              </w:rPr>
            </w:r>
          </w:p>
        </w:tc>
      </w:tr>
    </w:tbl>
    <w:p>
      <w:pPr>
        <w:pStyle w:val="Normal1"/>
        <w:spacing w:lineRule="auto" w:line="240"/>
        <w:ind w:firstLine="284" w:end="0"/>
        <w:rPr/>
      </w:pPr>
      <w:r>
        <w:rPr>
          <w:sz w:val="24"/>
          <w:lang w:val="en-US"/>
        </w:rPr>
        <w:t xml:space="preserve">La barca siguió </w:t>
      </w:r>
      <w:r>
        <w:rPr>
          <w:i/>
          <w:iCs/>
          <w:sz w:val="24"/>
          <w:lang w:val="en-US"/>
        </w:rPr>
        <w:t>río</w:t>
      </w:r>
      <w:r>
        <w:rPr>
          <w:sz w:val="24"/>
          <w:lang w:val="en-US"/>
        </w:rPr>
        <w:t xml:space="preserve"> </w:t>
      </w:r>
      <w:r>
        <w:rPr>
          <w:b/>
          <w:bCs/>
          <w:sz w:val="24"/>
          <w:lang w:val="en-US"/>
        </w:rPr>
        <w:t>abajo</w:t>
      </w:r>
      <w:r>
        <w:rPr>
          <w:sz w:val="24"/>
          <w:lang w:val="en-US"/>
        </w:rPr>
        <w:t xml:space="preserve">.                                                      </w:t>
      </w:r>
      <w:r>
        <w:rPr>
          <w:sz w:val="24"/>
        </w:rPr>
        <w:t xml:space="preserve">Лодка поплыла вниз по реке. </w:t>
      </w:r>
    </w:p>
    <w:p>
      <w:pPr>
        <w:pStyle w:val="Normal1"/>
        <w:spacing w:lineRule="auto" w:line="240"/>
        <w:ind w:firstLine="284" w:end="0"/>
        <w:rPr/>
      </w:pPr>
      <w:r>
        <w:rPr>
          <w:sz w:val="24"/>
          <w:lang w:val="en-US"/>
        </w:rPr>
        <w:t xml:space="preserve">El muchacho corre </w:t>
      </w:r>
      <w:r>
        <w:rPr>
          <w:i/>
          <w:iCs/>
          <w:sz w:val="24"/>
          <w:lang w:val="en-US"/>
        </w:rPr>
        <w:t>loma</w:t>
      </w:r>
      <w:r>
        <w:rPr>
          <w:sz w:val="24"/>
          <w:lang w:val="en-US"/>
        </w:rPr>
        <w:t xml:space="preserve"> </w:t>
      </w:r>
      <w:r>
        <w:rPr>
          <w:b/>
          <w:bCs/>
          <w:sz w:val="24"/>
          <w:lang w:val="en-US"/>
        </w:rPr>
        <w:t>arriba</w:t>
      </w:r>
      <w:r>
        <w:rPr>
          <w:sz w:val="24"/>
          <w:lang w:val="en-US"/>
        </w:rPr>
        <w:t xml:space="preserve">.                                            </w:t>
      </w:r>
      <w:r>
        <w:rPr>
          <w:sz w:val="24"/>
        </w:rPr>
        <w:t>Мальчик бежит вверх по холму.</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7. Наречие </w:t>
      </w:r>
      <w:r>
        <w:rPr>
          <w:b/>
          <w:bCs/>
          <w:sz w:val="24"/>
          <w:lang w:val="en-US"/>
        </w:rPr>
        <w:t>luego</w:t>
      </w:r>
      <w:r>
        <w:rPr>
          <w:sz w:val="24"/>
        </w:rPr>
        <w:t xml:space="preserve"> по сравнению с </w:t>
      </w:r>
      <w:r>
        <w:rPr>
          <w:b/>
          <w:bCs/>
          <w:sz w:val="24"/>
          <w:lang w:val="en-US"/>
        </w:rPr>
        <w:t>despu</w:t>
      </w:r>
      <w:r>
        <w:rPr>
          <w:b/>
          <w:bCs/>
          <w:sz w:val="24"/>
        </w:rPr>
        <w:t>é</w:t>
      </w:r>
      <w:r>
        <w:rPr>
          <w:b/>
          <w:bCs/>
          <w:sz w:val="24"/>
          <w:lang w:val="en-US"/>
        </w:rPr>
        <w:t>s</w:t>
      </w:r>
      <w:r>
        <w:rPr>
          <w:sz w:val="24"/>
        </w:rPr>
        <w:t xml:space="preserve"> выражает временной отрезок более близкий к моменту речи:</w:t>
      </w:r>
    </w:p>
    <w:p>
      <w:pPr>
        <w:pStyle w:val="Normal1"/>
        <w:spacing w:lineRule="auto" w:line="240"/>
        <w:ind w:hanging="283" w:start="709" w:end="0"/>
        <w:jc w:val="start"/>
        <w:rPr>
          <w:sz w:val="24"/>
        </w:rPr>
      </w:pPr>
      <w:r>
        <w:rPr>
          <w:sz w:val="24"/>
        </w:rPr>
      </w:r>
    </w:p>
    <w:p>
      <w:pPr>
        <w:pStyle w:val="Normal1"/>
        <w:spacing w:lineRule="auto" w:line="240"/>
        <w:ind w:hanging="283" w:start="709" w:end="0"/>
        <w:jc w:val="start"/>
        <w:rPr/>
      </w:pPr>
      <w:r>
        <w:rPr>
          <w:sz w:val="24"/>
          <w:lang w:val="en-US"/>
        </w:rPr>
        <w:t>Primero</w:t>
      </w:r>
      <w:r>
        <w:rPr>
          <w:sz w:val="24"/>
        </w:rPr>
        <w:t xml:space="preserve"> </w:t>
      </w:r>
      <w:r>
        <w:rPr>
          <w:sz w:val="24"/>
          <w:lang w:val="en-US"/>
        </w:rPr>
        <w:t>ir</w:t>
      </w:r>
      <w:r>
        <w:rPr>
          <w:sz w:val="24"/>
        </w:rPr>
        <w:t xml:space="preserve">é </w:t>
      </w:r>
      <w:r>
        <w:rPr>
          <w:sz w:val="24"/>
          <w:lang w:val="en-US"/>
        </w:rPr>
        <w:t>al</w:t>
      </w:r>
      <w:r>
        <w:rPr>
          <w:sz w:val="24"/>
        </w:rPr>
        <w:t xml:space="preserve"> </w:t>
      </w:r>
      <w:r>
        <w:rPr>
          <w:sz w:val="24"/>
          <w:lang w:val="en-US"/>
        </w:rPr>
        <w:t>mercado</w:t>
      </w:r>
      <w:r>
        <w:rPr>
          <w:sz w:val="24"/>
        </w:rPr>
        <w:t xml:space="preserve">, </w:t>
      </w:r>
      <w:r>
        <w:rPr>
          <w:i/>
          <w:iCs/>
          <w:sz w:val="24"/>
          <w:lang w:val="en-US"/>
        </w:rPr>
        <w:t>luego</w:t>
      </w:r>
      <w:r>
        <w:rPr>
          <w:sz w:val="24"/>
        </w:rPr>
        <w:t xml:space="preserve"> </w:t>
      </w:r>
      <w:r>
        <w:rPr>
          <w:sz w:val="24"/>
          <w:lang w:val="en-US"/>
        </w:rPr>
        <w:t>preparar</w:t>
      </w:r>
      <w:r>
        <w:rPr>
          <w:sz w:val="24"/>
        </w:rPr>
        <w:t xml:space="preserve">é                              Сначала я пойду на рынок, затем </w:t>
      </w:r>
    </w:p>
    <w:p>
      <w:pPr>
        <w:pStyle w:val="Normal1"/>
        <w:spacing w:lineRule="auto" w:line="240"/>
        <w:ind w:hanging="283" w:start="709" w:end="0"/>
        <w:jc w:val="start"/>
        <w:rPr/>
      </w:pPr>
      <w:r>
        <w:rPr>
          <w:sz w:val="24"/>
        </w:rPr>
        <w:t xml:space="preserve">      </w:t>
      </w:r>
      <w:r>
        <w:rPr>
          <w:sz w:val="24"/>
          <w:lang w:val="en-US"/>
        </w:rPr>
        <w:t xml:space="preserve">la comida </w:t>
      </w:r>
      <w:r>
        <w:rPr>
          <w:sz w:val="24"/>
        </w:rPr>
        <w:t>у</w:t>
      </w:r>
      <w:r>
        <w:rPr>
          <w:sz w:val="24"/>
          <w:lang w:val="en-US"/>
        </w:rPr>
        <w:t xml:space="preserve"> después </w:t>
      </w:r>
      <w:r>
        <w:rPr>
          <w:sz w:val="24"/>
        </w:rPr>
        <w:t>со</w:t>
      </w:r>
      <w:r>
        <w:rPr>
          <w:sz w:val="24"/>
          <w:lang w:val="en-US"/>
        </w:rPr>
        <w:t xml:space="preserve">meremos.                                         </w:t>
      </w:r>
      <w:r>
        <w:rPr>
          <w:sz w:val="24"/>
        </w:rPr>
        <w:t>приготовлю еду, а потом пообедаем.</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8. Модальные наречия </w:t>
      </w:r>
      <w:r>
        <w:rPr>
          <w:b/>
          <w:sz w:val="24"/>
          <w:lang w:val="en-US"/>
        </w:rPr>
        <w:t>nunca</w:t>
      </w:r>
      <w:r>
        <w:rPr>
          <w:b/>
          <w:sz w:val="24"/>
        </w:rPr>
        <w:t xml:space="preserve">, </w:t>
      </w:r>
      <w:r>
        <w:rPr>
          <w:b/>
          <w:sz w:val="24"/>
          <w:lang w:val="en-US"/>
        </w:rPr>
        <w:t>jam</w:t>
      </w:r>
      <w:r>
        <w:rPr>
          <w:b/>
          <w:sz w:val="24"/>
        </w:rPr>
        <w:t>á</w:t>
      </w:r>
      <w:r>
        <w:rPr>
          <w:b/>
          <w:sz w:val="24"/>
          <w:lang w:val="en-US"/>
        </w:rPr>
        <w:t>s</w:t>
      </w:r>
      <w:r>
        <w:rPr>
          <w:b/>
          <w:sz w:val="24"/>
        </w:rPr>
        <w:t xml:space="preserve">, </w:t>
      </w:r>
      <w:r>
        <w:rPr>
          <w:b/>
          <w:sz w:val="24"/>
          <w:lang w:val="en-US"/>
        </w:rPr>
        <w:t>tampoco</w:t>
      </w:r>
      <w:r>
        <w:rPr>
          <w:sz w:val="24"/>
        </w:rPr>
        <w:t>, придающие сооб</w:t>
        <w:softHyphen/>
        <w:t xml:space="preserve">щению отрицательный смысл, имеют, в отличие от русского языка, следующее своеобразие в употреблении: если </w:t>
      </w:r>
      <w:r>
        <w:rPr>
          <w:spacing w:val="20"/>
          <w:sz w:val="24"/>
        </w:rPr>
        <w:t>перед</w:t>
      </w:r>
      <w:r>
        <w:rPr>
          <w:sz w:val="24"/>
        </w:rPr>
        <w:t xml:space="preserve"> глаголом стоит отрицательное наречие, то отрицательная частица </w:t>
      </w:r>
      <w:r>
        <w:rPr>
          <w:b/>
          <w:bCs/>
          <w:sz w:val="24"/>
          <w:lang w:val="en-US"/>
        </w:rPr>
        <w:t>n</w:t>
      </w:r>
      <w:r>
        <w:rPr>
          <w:b/>
          <w:bCs/>
          <w:sz w:val="24"/>
        </w:rPr>
        <w:t>о</w:t>
      </w:r>
      <w:r>
        <w:rPr>
          <w:sz w:val="24"/>
        </w:rPr>
        <w:t xml:space="preserve"> (не, нет) опускается:</w:t>
      </w:r>
    </w:p>
    <w:p>
      <w:pPr>
        <w:pStyle w:val="Normal1"/>
        <w:spacing w:lineRule="auto" w:line="240"/>
        <w:ind w:firstLine="284" w:end="0"/>
        <w:rPr>
          <w:i/>
          <w:i/>
          <w:iCs/>
          <w:sz w:val="24"/>
        </w:rPr>
      </w:pPr>
      <w:r>
        <w:rPr>
          <w:i/>
          <w:iCs/>
          <w:sz w:val="24"/>
        </w:rPr>
      </w:r>
    </w:p>
    <w:p>
      <w:pPr>
        <w:pStyle w:val="Normal1"/>
        <w:spacing w:lineRule="auto" w:line="240"/>
        <w:ind w:firstLine="851" w:end="0"/>
        <w:rPr/>
      </w:pPr>
      <w:r>
        <w:rPr>
          <w:i/>
          <w:iCs/>
          <w:sz w:val="24"/>
          <w:lang w:val="en-US"/>
        </w:rPr>
        <w:t>Nunca</w:t>
      </w:r>
      <w:r>
        <w:rPr>
          <w:sz w:val="24"/>
        </w:rPr>
        <w:t xml:space="preserve"> </w:t>
      </w:r>
      <w:r>
        <w:rPr>
          <w:sz w:val="24"/>
          <w:lang w:val="en-US"/>
        </w:rPr>
        <w:t>fumo</w:t>
      </w:r>
      <w:r>
        <w:rPr>
          <w:sz w:val="24"/>
        </w:rPr>
        <w:t xml:space="preserve">.                                                                         Я никогда не курю. </w:t>
      </w:r>
    </w:p>
    <w:p>
      <w:pPr>
        <w:pStyle w:val="Normal1"/>
        <w:spacing w:lineRule="auto" w:line="240"/>
        <w:ind w:firstLine="851" w:end="0"/>
        <w:rPr/>
      </w:pPr>
      <w:r>
        <w:rPr>
          <w:sz w:val="24"/>
        </w:rPr>
        <w:t>Но</w:t>
      </w:r>
      <w:r>
        <w:rPr>
          <w:sz w:val="24"/>
          <w:lang w:val="en-US"/>
        </w:rPr>
        <w:t xml:space="preserve">: No fumo nunca.                                                             </w:t>
      </w:r>
      <w:r>
        <w:rPr>
          <w:sz w:val="24"/>
        </w:rPr>
        <w:t>Я не курю никогда.</w:t>
      </w:r>
    </w:p>
    <w:p>
      <w:pPr>
        <w:pStyle w:val="Normal1"/>
        <w:spacing w:lineRule="auto" w:line="240"/>
        <w:ind w:firstLine="284" w:end="0"/>
        <w:rPr/>
      </w:pPr>
      <w:r>
        <w:rPr>
          <w:i/>
          <w:iCs/>
          <w:sz w:val="24"/>
          <w:lang w:val="en-US"/>
        </w:rPr>
        <w:t>Jamás</w:t>
      </w:r>
      <w:r>
        <w:rPr>
          <w:sz w:val="24"/>
          <w:lang w:val="en-US"/>
        </w:rPr>
        <w:t xml:space="preserve"> hemos visto tal espectáculo.                                     </w:t>
      </w:r>
      <w:r>
        <w:rPr>
          <w:sz w:val="24"/>
        </w:rPr>
        <w:t xml:space="preserve">Мы никогда не видели такого спектакля. </w:t>
      </w:r>
    </w:p>
    <w:p>
      <w:pPr>
        <w:pStyle w:val="Normal1"/>
        <w:spacing w:lineRule="auto" w:line="240"/>
        <w:ind w:firstLine="284" w:end="0"/>
        <w:rPr/>
      </w:pPr>
      <w:r>
        <w:rPr>
          <w:i/>
          <w:iCs/>
          <w:sz w:val="24"/>
          <w:lang w:val="en-US"/>
        </w:rPr>
        <w:t>Tampoco</w:t>
      </w:r>
      <w:r>
        <w:rPr>
          <w:sz w:val="24"/>
          <w:lang w:val="en-US"/>
        </w:rPr>
        <w:t xml:space="preserve"> vas al teatro.                                                         </w:t>
      </w:r>
      <w:r>
        <w:rPr>
          <w:sz w:val="24"/>
        </w:rPr>
        <w:t>Ты тоже не пойдешь в театр.</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Между отрицательным наречием и глаголом, стоящим после него, могут находиться только личные местоимения в функции прямого и косвенного дополнений: </w:t>
      </w:r>
      <w:r>
        <w:rPr>
          <w:sz w:val="24"/>
          <w:lang w:val="en-US"/>
        </w:rPr>
        <w:t>nunca</w:t>
      </w:r>
      <w:r>
        <w:rPr>
          <w:sz w:val="24"/>
        </w:rPr>
        <w:t xml:space="preserve"> </w:t>
      </w:r>
      <w:r>
        <w:rPr>
          <w:b/>
          <w:bCs/>
          <w:sz w:val="24"/>
          <w:lang w:val="en-US"/>
        </w:rPr>
        <w:t>te</w:t>
      </w:r>
      <w:r>
        <w:rPr>
          <w:sz w:val="24"/>
        </w:rPr>
        <w:t xml:space="preserve"> </w:t>
      </w:r>
      <w:r>
        <w:rPr>
          <w:sz w:val="24"/>
          <w:lang w:val="en-US"/>
        </w:rPr>
        <w:t>veo</w:t>
      </w:r>
      <w:r>
        <w:rPr>
          <w:sz w:val="24"/>
        </w:rPr>
        <w:t xml:space="preserve">; </w:t>
      </w:r>
      <w:r>
        <w:rPr>
          <w:sz w:val="24"/>
          <w:lang w:val="en-US"/>
        </w:rPr>
        <w:t>tampoco</w:t>
      </w:r>
      <w:r>
        <w:rPr>
          <w:sz w:val="24"/>
        </w:rPr>
        <w:t xml:space="preserve"> </w:t>
      </w:r>
      <w:r>
        <w:rPr>
          <w:b/>
          <w:bCs/>
          <w:sz w:val="24"/>
          <w:lang w:val="en-US"/>
        </w:rPr>
        <w:t>me</w:t>
      </w:r>
      <w:r>
        <w:rPr>
          <w:b/>
          <w:bCs/>
          <w:sz w:val="24"/>
        </w:rPr>
        <w:t xml:space="preserve"> </w:t>
      </w:r>
      <w:r>
        <w:rPr>
          <w:b/>
          <w:bCs/>
          <w:sz w:val="24"/>
          <w:lang w:val="en-US"/>
        </w:rPr>
        <w:t>lo</w:t>
      </w:r>
      <w:r>
        <w:rPr>
          <w:sz w:val="24"/>
        </w:rPr>
        <w:t xml:space="preserve"> </w:t>
      </w:r>
      <w:r>
        <w:rPr>
          <w:sz w:val="24"/>
          <w:lang w:val="en-US"/>
        </w:rPr>
        <w:t>da</w:t>
      </w:r>
      <w:r>
        <w:rPr>
          <w:sz w:val="24"/>
        </w:rPr>
        <w:t xml:space="preserve">.  </w:t>
      </w:r>
    </w:p>
    <w:p>
      <w:pPr>
        <w:pStyle w:val="Normal1"/>
        <w:spacing w:lineRule="auto" w:line="240"/>
        <w:ind w:firstLine="284" w:end="0"/>
        <w:rPr/>
      </w:pPr>
      <w:r>
        <w:rPr>
          <w:sz w:val="24"/>
        </w:rPr>
        <w:t xml:space="preserve">В современном языке уже закрепилось выражение, состоящее из двух синонимичных отрицательных наречий: </w:t>
      </w:r>
      <w:r>
        <w:rPr>
          <w:b/>
          <w:sz w:val="24"/>
          <w:lang w:val="en-US"/>
        </w:rPr>
        <w:t>nunca</w:t>
      </w:r>
      <w:r>
        <w:rPr>
          <w:b/>
          <w:sz w:val="24"/>
        </w:rPr>
        <w:t xml:space="preserve"> </w:t>
      </w:r>
      <w:r>
        <w:rPr>
          <w:b/>
          <w:sz w:val="24"/>
          <w:lang w:val="en-US"/>
        </w:rPr>
        <w:t>jam</w:t>
      </w:r>
      <w:r>
        <w:rPr>
          <w:b/>
          <w:sz w:val="24"/>
        </w:rPr>
        <w:t>á</w:t>
      </w:r>
      <w:r>
        <w:rPr>
          <w:b/>
          <w:sz w:val="24"/>
          <w:lang w:val="en-US"/>
        </w:rPr>
        <w:t>s</w:t>
      </w:r>
      <w:r>
        <w:rPr>
          <w:sz w:val="24"/>
        </w:rPr>
        <w:t>. Оно усиливает степень отрицания и значит не просто 'никогда', а 'ни</w:t>
        <w:softHyphen/>
        <w:t>когда в жизни, ни за что:</w:t>
      </w:r>
    </w:p>
    <w:p>
      <w:pPr>
        <w:pStyle w:val="Normal1"/>
        <w:spacing w:lineRule="auto" w:line="240"/>
        <w:ind w:firstLine="284" w:end="0"/>
        <w:rPr/>
      </w:pPr>
      <w:r>
        <w:rPr>
          <w:i/>
          <w:iCs/>
          <w:sz w:val="24"/>
          <w:lang w:val="en-US"/>
        </w:rPr>
        <w:t>Nunca jamás</w:t>
      </w:r>
      <w:r>
        <w:rPr>
          <w:sz w:val="24"/>
          <w:lang w:val="en-US"/>
        </w:rPr>
        <w:t xml:space="preserve"> lo hare.                                                               </w:t>
      </w:r>
      <w:r>
        <w:rPr>
          <w:sz w:val="24"/>
        </w:rPr>
        <w:t>Я никогда в жизни этого не сде</w:t>
        <w:softHyphen/>
        <w:t>лаю.</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Иногда в функции наречия употребляется местоимение </w:t>
      </w:r>
      <w:r>
        <w:rPr>
          <w:b/>
          <w:bCs/>
          <w:sz w:val="22"/>
          <w:lang w:val="en-US"/>
        </w:rPr>
        <w:t>nada</w:t>
      </w:r>
      <w:r>
        <w:rPr>
          <w:sz w:val="22"/>
        </w:rPr>
        <w:t xml:space="preserve">. В этом случае оно переводится как </w:t>
      </w:r>
      <w:r>
        <w:rPr>
          <w:i/>
          <w:iCs/>
          <w:sz w:val="22"/>
        </w:rPr>
        <w:t>совсем не, вовсе не</w:t>
      </w:r>
      <w:r>
        <w:rPr>
          <w:sz w:val="22"/>
        </w:rPr>
        <w:t>:</w:t>
      </w:r>
    </w:p>
    <w:p>
      <w:pPr>
        <w:pStyle w:val="Normal1"/>
        <w:spacing w:lineRule="auto" w:line="240"/>
        <w:ind w:firstLine="284" w:end="0"/>
        <w:rPr>
          <w:sz w:val="22"/>
        </w:rPr>
      </w:pPr>
      <w:r>
        <w:rPr>
          <w:sz w:val="22"/>
        </w:rPr>
      </w:r>
    </w:p>
    <w:p>
      <w:pPr>
        <w:pStyle w:val="Normal1"/>
        <w:spacing w:lineRule="auto" w:line="240"/>
        <w:ind w:firstLine="284" w:end="0"/>
        <w:rPr/>
      </w:pPr>
      <w:r>
        <w:rPr>
          <w:sz w:val="22"/>
          <w:lang w:val="en-US"/>
        </w:rPr>
        <w:t xml:space="preserve">Era una mujer </w:t>
      </w:r>
      <w:r>
        <w:rPr>
          <w:i/>
          <w:iCs/>
          <w:sz w:val="22"/>
          <w:lang w:val="en-US"/>
        </w:rPr>
        <w:t>nada</w:t>
      </w:r>
      <w:r>
        <w:rPr>
          <w:sz w:val="22"/>
          <w:lang w:val="en-US"/>
        </w:rPr>
        <w:t xml:space="preserve"> sentimental.                                                     </w:t>
      </w:r>
      <w:r>
        <w:rPr>
          <w:sz w:val="22"/>
        </w:rPr>
        <w:t xml:space="preserve">Она была вовсе не (совсем не) сентиментальной </w:t>
      </w:r>
    </w:p>
    <w:p>
      <w:pPr>
        <w:pStyle w:val="Normal1"/>
        <w:spacing w:lineRule="auto" w:line="240"/>
        <w:ind w:firstLine="284" w:end="0"/>
        <w:rPr>
          <w:sz w:val="22"/>
        </w:rPr>
      </w:pPr>
      <w:r>
        <w:rPr>
          <w:sz w:val="22"/>
        </w:rPr>
        <w:t xml:space="preserve">                                                                                                             </w:t>
      </w:r>
      <w:r>
        <w:rPr>
          <w:sz w:val="22"/>
        </w:rPr>
        <w:t>женщиной.</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9. Наречие aun (аú</w:t>
      </w:r>
      <w:r>
        <w:rPr>
          <w:sz w:val="24"/>
          <w:lang w:val="en-US"/>
        </w:rPr>
        <w:t>n</w:t>
      </w:r>
      <w:r>
        <w:rPr>
          <w:sz w:val="24"/>
        </w:rPr>
        <w:t xml:space="preserve">) имеет знак </w:t>
      </w:r>
      <w:r>
        <w:rPr>
          <w:sz w:val="24"/>
          <w:lang w:val="en-US"/>
        </w:rPr>
        <w:t>acento</w:t>
      </w:r>
      <w:r>
        <w:rPr>
          <w:sz w:val="24"/>
        </w:rPr>
        <w:t xml:space="preserve"> только в том случае, если </w:t>
      </w:r>
      <w:r>
        <w:rPr>
          <w:sz w:val="24"/>
          <w:lang w:val="en-US"/>
        </w:rPr>
        <w:t>o</w:t>
      </w:r>
      <w:r>
        <w:rPr>
          <w:sz w:val="24"/>
        </w:rPr>
        <w:t>но является синонимом todavía (еще, все еще); если же это наречие употребляется в значении 'даже', то оно не имеет знака ударения:</w:t>
      </w:r>
    </w:p>
    <w:p>
      <w:pPr>
        <w:pStyle w:val="Normal1"/>
        <w:spacing w:lineRule="auto" w:line="240"/>
        <w:ind w:firstLine="851" w:end="0"/>
        <w:rPr/>
      </w:pPr>
      <w:r>
        <w:rPr>
          <w:i/>
          <w:iCs/>
          <w:sz w:val="24"/>
        </w:rPr>
        <w:t>А</w:t>
      </w:r>
      <w:r>
        <w:rPr>
          <w:i/>
          <w:iCs/>
          <w:sz w:val="24"/>
          <w:lang w:val="en-US"/>
        </w:rPr>
        <w:t>ún</w:t>
      </w:r>
      <w:r>
        <w:rPr>
          <w:sz w:val="24"/>
          <w:lang w:val="en-US"/>
        </w:rPr>
        <w:t xml:space="preserve"> no ha venido.                                                         = </w:t>
      </w:r>
      <w:r>
        <w:rPr>
          <w:i/>
          <w:iCs/>
          <w:sz w:val="24"/>
          <w:lang w:val="en-US"/>
        </w:rPr>
        <w:t>Todavía</w:t>
      </w:r>
      <w:r>
        <w:rPr>
          <w:sz w:val="24"/>
          <w:lang w:val="en-US"/>
        </w:rPr>
        <w:t xml:space="preserve"> no ha venido. </w:t>
      </w:r>
    </w:p>
    <w:p>
      <w:pPr>
        <w:pStyle w:val="Normal1"/>
        <w:spacing w:lineRule="auto" w:line="240"/>
        <w:ind w:firstLine="851" w:end="0"/>
        <w:rPr/>
      </w:pPr>
      <w:r>
        <w:rPr>
          <w:sz w:val="24"/>
          <w:lang w:val="en-US"/>
        </w:rPr>
        <w:t xml:space="preserve">No ha venido </w:t>
      </w:r>
      <w:r>
        <w:rPr>
          <w:i/>
          <w:iCs/>
          <w:sz w:val="24"/>
        </w:rPr>
        <w:t>а</w:t>
      </w:r>
      <w:r>
        <w:rPr>
          <w:i/>
          <w:iCs/>
          <w:sz w:val="24"/>
          <w:lang w:val="en-US"/>
        </w:rPr>
        <w:t>ún</w:t>
      </w:r>
      <w:r>
        <w:rPr>
          <w:sz w:val="24"/>
          <w:lang w:val="en-US"/>
        </w:rPr>
        <w:t xml:space="preserve">.                                                        = No ha venido </w:t>
      </w:r>
      <w:r>
        <w:rPr>
          <w:i/>
          <w:iCs/>
          <w:sz w:val="24"/>
          <w:lang w:val="en-US"/>
        </w:rPr>
        <w:t>todavía</w:t>
      </w:r>
      <w:r>
        <w:rPr>
          <w:sz w:val="24"/>
          <w:lang w:val="en-US"/>
        </w:rPr>
        <w:t xml:space="preserve">. </w:t>
      </w:r>
    </w:p>
    <w:p>
      <w:pPr>
        <w:pStyle w:val="Normal1"/>
        <w:spacing w:lineRule="auto" w:line="240"/>
        <w:ind w:firstLine="284" w:end="0"/>
        <w:rPr/>
      </w:pPr>
      <w:r>
        <w:rPr>
          <w:sz w:val="24"/>
          <w:lang w:val="en-US"/>
        </w:rPr>
        <w:t>H</w:t>
      </w:r>
      <w:r>
        <w:rPr>
          <w:sz w:val="24"/>
        </w:rPr>
        <w:t>о</w:t>
      </w:r>
      <w:r>
        <w:rPr>
          <w:sz w:val="24"/>
          <w:lang w:val="en-US"/>
        </w:rPr>
        <w:t xml:space="preserve">: Ni </w:t>
      </w:r>
      <w:r>
        <w:rPr>
          <w:i/>
          <w:iCs/>
          <w:sz w:val="24"/>
          <w:lang w:val="en-US"/>
        </w:rPr>
        <w:t>aun</w:t>
      </w:r>
      <w:r>
        <w:rPr>
          <w:sz w:val="24"/>
          <w:lang w:val="en-US"/>
        </w:rPr>
        <w:t xml:space="preserve"> intentó verme.                                                     </w:t>
      </w:r>
      <w:r>
        <w:rPr>
          <w:sz w:val="24"/>
        </w:rPr>
        <w:t xml:space="preserve">Он </w:t>
      </w:r>
      <w:r>
        <w:rPr>
          <w:i/>
          <w:iCs/>
          <w:sz w:val="24"/>
        </w:rPr>
        <w:t>даже</w:t>
      </w:r>
      <w:r>
        <w:rPr>
          <w:sz w:val="24"/>
        </w:rPr>
        <w:t xml:space="preserve"> не попытался встретиться со мной.</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10. Наречие </w:t>
      </w:r>
      <w:r>
        <w:rPr>
          <w:b/>
          <w:sz w:val="24"/>
          <w:lang w:val="en-US"/>
        </w:rPr>
        <w:t>reci</w:t>
      </w:r>
      <w:r>
        <w:rPr>
          <w:b/>
          <w:sz w:val="24"/>
        </w:rPr>
        <w:t>é</w:t>
      </w:r>
      <w:r>
        <w:rPr>
          <w:b/>
          <w:sz w:val="24"/>
          <w:lang w:val="en-US"/>
        </w:rPr>
        <w:t>n</w:t>
      </w:r>
      <w:r>
        <w:rPr>
          <w:sz w:val="24"/>
        </w:rPr>
        <w:t xml:space="preserve"> (недавно, только что) употребляется </w:t>
      </w:r>
      <w:r>
        <w:rPr>
          <w:spacing w:val="20"/>
          <w:sz w:val="24"/>
        </w:rPr>
        <w:t>только</w:t>
      </w:r>
      <w:r>
        <w:rPr>
          <w:sz w:val="24"/>
        </w:rPr>
        <w:t xml:space="preserve"> </w:t>
      </w:r>
      <w:r>
        <w:rPr>
          <w:spacing w:val="20"/>
          <w:sz w:val="24"/>
        </w:rPr>
        <w:t>перед</w:t>
      </w:r>
      <w:r>
        <w:rPr>
          <w:sz w:val="24"/>
        </w:rPr>
        <w:t xml:space="preserve"> причастиями: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w:t>
      </w:r>
      <w:r>
        <w:rPr>
          <w:b/>
          <w:bCs/>
          <w:sz w:val="24"/>
          <w:lang w:val="en-US"/>
        </w:rPr>
        <w:t>recién</w:t>
      </w:r>
      <w:r>
        <w:rPr>
          <w:sz w:val="24"/>
          <w:lang w:val="en-US"/>
        </w:rPr>
        <w:t xml:space="preserve"> </w:t>
      </w:r>
      <w:r>
        <w:rPr>
          <w:i/>
          <w:iCs/>
          <w:sz w:val="24"/>
          <w:lang w:val="en-US"/>
        </w:rPr>
        <w:t>llegado</w:t>
      </w:r>
      <w:r>
        <w:rPr>
          <w:sz w:val="24"/>
          <w:lang w:val="en-US"/>
        </w:rPr>
        <w:t xml:space="preserve"> me miró.                                                    </w:t>
      </w:r>
      <w:r>
        <w:rPr>
          <w:sz w:val="24"/>
        </w:rPr>
        <w:t>Только что прибывший взглянул на меня.</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В некоторых районах Латинской Америки отступают от столь </w:t>
      </w:r>
      <w:r>
        <w:rPr>
          <w:sz w:val="22"/>
          <w:lang w:val="en-US"/>
        </w:rPr>
        <w:t>c</w:t>
      </w:r>
      <w:r>
        <w:rPr>
          <w:sz w:val="22"/>
        </w:rPr>
        <w:t>трогого правила и употребляют это наречие с личными формами глагола:</w:t>
      </w:r>
    </w:p>
    <w:p>
      <w:pPr>
        <w:pStyle w:val="Normal1"/>
        <w:spacing w:lineRule="auto" w:line="240"/>
        <w:ind w:firstLine="284" w:end="0"/>
        <w:rPr/>
      </w:pPr>
      <w:r>
        <w:rPr>
          <w:b/>
          <w:bCs/>
          <w:sz w:val="22"/>
          <w:lang w:val="en-US"/>
        </w:rPr>
        <w:t>Reci</w:t>
      </w:r>
      <w:r>
        <w:rPr>
          <w:b/>
          <w:bCs/>
          <w:sz w:val="22"/>
        </w:rPr>
        <w:t>é</w:t>
      </w:r>
      <w:r>
        <w:rPr>
          <w:b/>
          <w:bCs/>
          <w:sz w:val="22"/>
          <w:lang w:val="en-US"/>
        </w:rPr>
        <w:t>n</w:t>
      </w:r>
      <w:r>
        <w:rPr>
          <w:sz w:val="22"/>
        </w:rPr>
        <w:t xml:space="preserve"> </w:t>
      </w:r>
      <w:r>
        <w:rPr>
          <w:i/>
          <w:iCs/>
          <w:sz w:val="22"/>
          <w:lang w:val="en-US"/>
        </w:rPr>
        <w:t>terminaba</w:t>
      </w:r>
      <w:r>
        <w:rPr>
          <w:sz w:val="22"/>
        </w:rPr>
        <w:t xml:space="preserve"> </w:t>
      </w:r>
      <w:r>
        <w:rPr>
          <w:sz w:val="22"/>
          <w:lang w:val="en-US"/>
        </w:rPr>
        <w:t>de</w:t>
      </w:r>
      <w:r>
        <w:rPr>
          <w:sz w:val="22"/>
        </w:rPr>
        <w:t xml:space="preserve"> </w:t>
      </w:r>
      <w:r>
        <w:rPr>
          <w:sz w:val="22"/>
          <w:lang w:val="en-US"/>
        </w:rPr>
        <w:t>hacer</w:t>
      </w:r>
      <w:r>
        <w:rPr>
          <w:sz w:val="22"/>
        </w:rPr>
        <w:t xml:space="preserve"> </w:t>
      </w:r>
      <w:r>
        <w:rPr>
          <w:sz w:val="22"/>
          <w:lang w:val="en-US"/>
        </w:rPr>
        <w:t>su</w:t>
      </w:r>
      <w:r>
        <w:rPr>
          <w:sz w:val="22"/>
        </w:rPr>
        <w:t xml:space="preserve"> </w:t>
      </w:r>
      <w:r>
        <w:rPr>
          <w:sz w:val="22"/>
          <w:lang w:val="en-US"/>
        </w:rPr>
        <w:t>guardia</w:t>
      </w:r>
      <w:r>
        <w:rPr>
          <w:sz w:val="22"/>
        </w:rPr>
        <w:t xml:space="preserve"> у                                        Он уже почти заканчивал дежурство; он </w:t>
      </w:r>
    </w:p>
    <w:p>
      <w:pPr>
        <w:pStyle w:val="Normal1"/>
        <w:spacing w:lineRule="auto" w:line="240"/>
        <w:ind w:firstLine="709" w:end="0"/>
        <w:rPr/>
      </w:pPr>
      <w:r>
        <w:rPr>
          <w:sz w:val="22"/>
        </w:rPr>
        <w:t xml:space="preserve"> </w:t>
      </w:r>
      <w:r>
        <w:rPr>
          <w:sz w:val="22"/>
        </w:rPr>
        <w:t xml:space="preserve">sе </w:t>
      </w:r>
      <w:r>
        <w:rPr>
          <w:sz w:val="22"/>
          <w:lang w:val="en-US"/>
        </w:rPr>
        <w:t>sent</w:t>
      </w:r>
      <w:r>
        <w:rPr>
          <w:sz w:val="22"/>
        </w:rPr>
        <w:t xml:space="preserve">ó </w:t>
      </w:r>
      <w:r>
        <w:rPr>
          <w:sz w:val="22"/>
          <w:lang w:val="en-US"/>
        </w:rPr>
        <w:t>en</w:t>
      </w:r>
      <w:r>
        <w:rPr>
          <w:sz w:val="22"/>
        </w:rPr>
        <w:t xml:space="preserve"> </w:t>
      </w:r>
      <w:r>
        <w:rPr>
          <w:sz w:val="22"/>
          <w:lang w:val="en-US"/>
        </w:rPr>
        <w:t>el</w:t>
      </w:r>
      <w:r>
        <w:rPr>
          <w:sz w:val="22"/>
        </w:rPr>
        <w:t xml:space="preserve"> </w:t>
      </w:r>
      <w:r>
        <w:rPr>
          <w:sz w:val="22"/>
          <w:lang w:val="en-US"/>
        </w:rPr>
        <w:t>suelo</w:t>
      </w:r>
      <w:r>
        <w:rPr>
          <w:sz w:val="22"/>
        </w:rPr>
        <w:t xml:space="preserve"> </w:t>
      </w:r>
      <w:r>
        <w:rPr>
          <w:sz w:val="22"/>
          <w:lang w:val="en-US"/>
        </w:rPr>
        <w:t>a</w:t>
      </w:r>
      <w:r>
        <w:rPr>
          <w:sz w:val="22"/>
        </w:rPr>
        <w:t xml:space="preserve"> </w:t>
      </w:r>
      <w:r>
        <w:rPr>
          <w:sz w:val="22"/>
          <w:lang w:val="en-US"/>
        </w:rPr>
        <w:t>fumar</w:t>
      </w:r>
      <w:r>
        <w:rPr>
          <w:sz w:val="22"/>
        </w:rPr>
        <w:t xml:space="preserve"> </w:t>
      </w:r>
      <w:r>
        <w:rPr>
          <w:sz w:val="22"/>
          <w:lang w:val="en-US"/>
        </w:rPr>
        <w:t>un</w:t>
      </w:r>
      <w:r>
        <w:rPr>
          <w:sz w:val="22"/>
        </w:rPr>
        <w:t xml:space="preserve"> </w:t>
      </w:r>
      <w:r>
        <w:rPr>
          <w:sz w:val="22"/>
          <w:lang w:val="en-US"/>
        </w:rPr>
        <w:t>ciga</w:t>
      </w:r>
      <w:r>
        <w:rPr>
          <w:sz w:val="22"/>
        </w:rPr>
        <w:t xml:space="preserve">-                                            сел на пол и закурил сигарету. </w:t>
      </w:r>
    </w:p>
    <w:p>
      <w:pPr>
        <w:pStyle w:val="Normal1"/>
        <w:spacing w:lineRule="auto" w:line="240"/>
        <w:ind w:firstLine="709" w:end="0"/>
        <w:rPr/>
      </w:pPr>
      <w:r>
        <w:rPr>
          <w:sz w:val="22"/>
        </w:rPr>
        <w:t xml:space="preserve"> </w:t>
      </w:r>
      <w:r>
        <w:rPr>
          <w:sz w:val="22"/>
          <w:lang w:val="en-US"/>
        </w:rPr>
        <w:t>rr</w:t>
      </w:r>
      <w:r>
        <w:rPr>
          <w:sz w:val="22"/>
        </w:rPr>
        <w:t>о</w:t>
      </w:r>
      <w:r>
        <w:rPr>
          <w:sz w:val="22"/>
          <w:lang w:val="en-US"/>
        </w:rPr>
        <w:t>. (</w:t>
      </w:r>
      <w:r>
        <w:rPr>
          <w:sz w:val="22"/>
        </w:rPr>
        <w:t>С</w:t>
      </w:r>
      <w:r>
        <w:rPr>
          <w:sz w:val="22"/>
          <w:lang w:val="en-US"/>
        </w:rPr>
        <w:t>. L</w:t>
      </w:r>
      <w:r>
        <w:rPr>
          <w:sz w:val="16"/>
          <w:lang w:val="en-US"/>
        </w:rPr>
        <w:t>EANTRE</w:t>
      </w:r>
      <w:r>
        <w:rPr>
          <w:sz w:val="22"/>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11. Наречие </w:t>
      </w:r>
      <w:r>
        <w:rPr>
          <w:b/>
          <w:sz w:val="24"/>
          <w:lang w:val="en-US"/>
        </w:rPr>
        <w:t>muy</w:t>
      </w:r>
      <w:r>
        <w:rPr>
          <w:sz w:val="24"/>
        </w:rPr>
        <w:t xml:space="preserve"> (очень) употребляется перед прилагательными, причастиями, наречиями и иногда существительными, но не перед глаголами:</w:t>
      </w:r>
    </w:p>
    <w:p>
      <w:pPr>
        <w:pStyle w:val="Normal1"/>
        <w:spacing w:lineRule="auto" w:line="240"/>
        <w:ind w:firstLine="284" w:end="0"/>
        <w:rPr/>
      </w:pPr>
      <w:r>
        <w:rPr>
          <w:sz w:val="24"/>
          <w:lang w:val="en-US"/>
        </w:rPr>
        <w:t xml:space="preserve">Josefina es </w:t>
      </w:r>
      <w:r>
        <w:rPr>
          <w:b/>
          <w:bCs/>
          <w:sz w:val="24"/>
          <w:lang w:val="en-US"/>
        </w:rPr>
        <w:t>muy</w:t>
      </w:r>
      <w:r>
        <w:rPr>
          <w:sz w:val="24"/>
          <w:lang w:val="en-US"/>
        </w:rPr>
        <w:t xml:space="preserve"> </w:t>
      </w:r>
      <w:r>
        <w:rPr>
          <w:i/>
          <w:iCs/>
          <w:sz w:val="24"/>
          <w:lang w:val="en-US"/>
        </w:rPr>
        <w:t>hermosa</w:t>
      </w:r>
      <w:r>
        <w:rPr>
          <w:sz w:val="24"/>
          <w:lang w:val="en-US"/>
        </w:rPr>
        <w:t xml:space="preserve">.                                                     </w:t>
      </w:r>
      <w:r>
        <w:rPr>
          <w:sz w:val="24"/>
        </w:rPr>
        <w:t xml:space="preserve">Хосефина очень красивая. </w:t>
      </w:r>
    </w:p>
    <w:p>
      <w:pPr>
        <w:pStyle w:val="Normal1"/>
        <w:spacing w:lineRule="auto" w:line="240"/>
        <w:ind w:firstLine="284" w:end="0"/>
        <w:rPr/>
      </w:pPr>
      <w:r>
        <w:rPr>
          <w:sz w:val="24"/>
          <w:lang w:val="en-US"/>
        </w:rPr>
        <w:t>Este</w:t>
      </w:r>
      <w:r>
        <w:rPr>
          <w:sz w:val="24"/>
        </w:rPr>
        <w:t xml:space="preserve"> </w:t>
      </w:r>
      <w:r>
        <w:rPr>
          <w:sz w:val="24"/>
          <w:lang w:val="en-US"/>
        </w:rPr>
        <w:t>hombre</w:t>
      </w:r>
      <w:r>
        <w:rPr>
          <w:sz w:val="24"/>
        </w:rPr>
        <w:t xml:space="preserve"> </w:t>
      </w:r>
      <w:r>
        <w:rPr>
          <w:sz w:val="24"/>
          <w:lang w:val="en-US"/>
        </w:rPr>
        <w:t>fue</w:t>
      </w:r>
      <w:r>
        <w:rPr>
          <w:sz w:val="24"/>
        </w:rPr>
        <w:t xml:space="preserve"> </w:t>
      </w:r>
      <w:r>
        <w:rPr>
          <w:b/>
          <w:bCs/>
          <w:sz w:val="24"/>
          <w:lang w:val="en-US"/>
        </w:rPr>
        <w:t>muy</w:t>
      </w:r>
      <w:r>
        <w:rPr>
          <w:sz w:val="24"/>
        </w:rPr>
        <w:t xml:space="preserve"> </w:t>
      </w:r>
      <w:r>
        <w:rPr>
          <w:i/>
          <w:iCs/>
          <w:sz w:val="24"/>
          <w:lang w:val="en-US"/>
        </w:rPr>
        <w:t>amado</w:t>
      </w:r>
      <w:r>
        <w:rPr>
          <w:sz w:val="24"/>
        </w:rPr>
        <w:t xml:space="preserve"> роr                                          Этого человека все очень любили.</w:t>
      </w:r>
    </w:p>
    <w:p>
      <w:pPr>
        <w:pStyle w:val="Normal1"/>
        <w:spacing w:lineRule="auto" w:line="240"/>
        <w:ind w:firstLine="567" w:end="0"/>
        <w:rPr/>
      </w:pPr>
      <w:r>
        <w:rPr>
          <w:sz w:val="24"/>
          <w:lang w:val="en-US"/>
        </w:rPr>
        <w:t>todos</w:t>
      </w:r>
      <w:r>
        <w:rPr>
          <w:sz w:val="24"/>
        </w:rPr>
        <w:t xml:space="preserve">.                          </w:t>
      </w:r>
    </w:p>
    <w:p>
      <w:pPr>
        <w:pStyle w:val="Normal1"/>
        <w:spacing w:lineRule="auto" w:line="240"/>
        <w:ind w:firstLine="284" w:end="0"/>
        <w:rPr/>
      </w:pPr>
      <w:r>
        <w:rPr>
          <w:sz w:val="24"/>
          <w:lang w:val="en-US"/>
        </w:rPr>
        <w:t>Jan</w:t>
      </w:r>
      <w:r>
        <w:rPr>
          <w:sz w:val="24"/>
        </w:rPr>
        <w:t xml:space="preserve"> </w:t>
      </w:r>
      <w:r>
        <w:rPr>
          <w:sz w:val="24"/>
          <w:lang w:val="en-US"/>
        </w:rPr>
        <w:t>es</w:t>
      </w:r>
      <w:r>
        <w:rPr>
          <w:sz w:val="24"/>
        </w:rPr>
        <w:t xml:space="preserve"> </w:t>
      </w:r>
      <w:r>
        <w:rPr>
          <w:b/>
          <w:bCs/>
          <w:sz w:val="24"/>
          <w:lang w:val="en-US"/>
        </w:rPr>
        <w:t>muy</w:t>
      </w:r>
      <w:r>
        <w:rPr>
          <w:sz w:val="24"/>
        </w:rPr>
        <w:t xml:space="preserve"> </w:t>
      </w:r>
      <w:r>
        <w:rPr>
          <w:i/>
          <w:iCs/>
          <w:sz w:val="24"/>
          <w:lang w:val="en-US"/>
        </w:rPr>
        <w:t>patriota</w:t>
      </w:r>
      <w:r>
        <w:rPr>
          <w:sz w:val="24"/>
        </w:rPr>
        <w:t xml:space="preserve"> </w:t>
      </w:r>
      <w:r>
        <w:rPr>
          <w:sz w:val="24"/>
          <w:lang w:val="en-US"/>
        </w:rPr>
        <w:t>de</w:t>
      </w:r>
      <w:r>
        <w:rPr>
          <w:sz w:val="24"/>
        </w:rPr>
        <w:t xml:space="preserve"> </w:t>
      </w:r>
      <w:r>
        <w:rPr>
          <w:sz w:val="24"/>
          <w:lang w:val="en-US"/>
        </w:rPr>
        <w:t>su</w:t>
      </w:r>
      <w:r>
        <w:rPr>
          <w:sz w:val="24"/>
        </w:rPr>
        <w:t xml:space="preserve"> </w:t>
      </w:r>
      <w:r>
        <w:rPr>
          <w:sz w:val="24"/>
          <w:lang w:val="en-US"/>
        </w:rPr>
        <w:t>pa</w:t>
      </w:r>
      <w:r>
        <w:rPr>
          <w:sz w:val="24"/>
        </w:rPr>
        <w:t>í</w:t>
      </w:r>
      <w:r>
        <w:rPr>
          <w:sz w:val="24"/>
          <w:lang w:val="en-US"/>
        </w:rPr>
        <w:t>s</w:t>
      </w:r>
      <w:r>
        <w:rPr>
          <w:sz w:val="24"/>
        </w:rPr>
        <w:t xml:space="preserve">                                              Хуан большой патриот своей родины.</w:t>
      </w:r>
    </w:p>
    <w:p>
      <w:pPr>
        <w:pStyle w:val="Normal1"/>
        <w:spacing w:lineRule="auto" w:line="240"/>
        <w:ind w:firstLine="567" w:end="0"/>
        <w:rPr/>
      </w:pPr>
      <w:r>
        <w:rPr>
          <w:sz w:val="24"/>
          <w:lang w:val="en-US"/>
        </w:rPr>
        <w:t>natal</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12. Наречие </w:t>
      </w:r>
      <w:r>
        <w:rPr>
          <w:b/>
          <w:sz w:val="24"/>
          <w:lang w:val="en-US"/>
        </w:rPr>
        <w:t>mucho</w:t>
      </w:r>
      <w:r>
        <w:rPr>
          <w:sz w:val="24"/>
        </w:rPr>
        <w:t xml:space="preserve"> (много) в сочетании с наречиями </w:t>
      </w:r>
      <w:r>
        <w:rPr>
          <w:sz w:val="24"/>
          <w:lang w:val="en-US"/>
        </w:rPr>
        <w:t>mejor</w:t>
      </w:r>
      <w:r>
        <w:rPr>
          <w:sz w:val="24"/>
        </w:rPr>
        <w:t xml:space="preserve">, </w:t>
      </w:r>
      <w:r>
        <w:rPr>
          <w:sz w:val="24"/>
          <w:lang w:val="en-US"/>
        </w:rPr>
        <w:t>peor</w:t>
      </w:r>
      <w:r>
        <w:rPr>
          <w:sz w:val="24"/>
        </w:rPr>
        <w:t xml:space="preserve">, </w:t>
      </w:r>
      <w:r>
        <w:rPr>
          <w:sz w:val="24"/>
          <w:lang w:val="en-US"/>
        </w:rPr>
        <w:t>menor</w:t>
      </w:r>
      <w:r>
        <w:rPr>
          <w:sz w:val="24"/>
        </w:rPr>
        <w:t xml:space="preserve">, </w:t>
      </w:r>
      <w:r>
        <w:rPr>
          <w:sz w:val="24"/>
          <w:lang w:val="en-US"/>
        </w:rPr>
        <w:t>mayor</w:t>
      </w:r>
      <w:r>
        <w:rPr>
          <w:sz w:val="24"/>
        </w:rPr>
        <w:t xml:space="preserve"> и </w:t>
      </w:r>
      <w:r>
        <w:rPr>
          <w:sz w:val="24"/>
          <w:lang w:val="en-US"/>
        </w:rPr>
        <w:t>m</w:t>
      </w:r>
      <w:r>
        <w:rPr>
          <w:sz w:val="24"/>
        </w:rPr>
        <w:t>á</w:t>
      </w:r>
      <w:r>
        <w:rPr>
          <w:sz w:val="24"/>
          <w:lang w:val="en-US"/>
        </w:rPr>
        <w:t>s</w:t>
      </w:r>
      <w:r>
        <w:rPr>
          <w:sz w:val="24"/>
        </w:rPr>
        <w:t xml:space="preserve"> означает гораздо:</w:t>
      </w:r>
    </w:p>
    <w:p>
      <w:pPr>
        <w:pStyle w:val="Normal1"/>
        <w:spacing w:lineRule="auto" w:line="240"/>
        <w:ind w:firstLine="284" w:end="0"/>
        <w:rPr>
          <w:sz w:val="24"/>
        </w:rPr>
      </w:pPr>
      <w:r>
        <w:rPr>
          <w:sz w:val="24"/>
        </w:rPr>
      </w:r>
    </w:p>
    <w:tbl>
      <w:tblPr>
        <w:tblW w:w="4849" w:type="dxa"/>
        <w:jc w:val="start"/>
        <w:tblInd w:w="221" w:type="dxa"/>
        <w:tblLayout w:type="fixed"/>
        <w:tblCellMar>
          <w:top w:w="0" w:type="dxa"/>
          <w:start w:w="108" w:type="dxa"/>
          <w:bottom w:w="0" w:type="dxa"/>
          <w:end w:w="108" w:type="dxa"/>
        </w:tblCellMar>
      </w:tblPr>
      <w:tblGrid>
        <w:gridCol w:w="1920"/>
        <w:gridCol w:w="2929"/>
      </w:tblGrid>
      <w:tr>
        <w:trPr>
          <w:trHeight w:val="663" w:hRule="atLeast"/>
        </w:trPr>
        <w:tc>
          <w:tcPr>
            <w:tcW w:w="1920" w:type="dxa"/>
            <w:tcBorders/>
          </w:tcPr>
          <w:p>
            <w:pPr>
              <w:pStyle w:val="Normal1"/>
              <w:spacing w:lineRule="auto" w:line="240"/>
              <w:ind w:firstLine="284" w:end="0"/>
              <w:rPr>
                <w:sz w:val="24"/>
                <w:lang w:val="en-US"/>
              </w:rPr>
            </w:pPr>
            <w:r>
              <w:rPr>
                <w:sz w:val="24"/>
                <w:lang w:val="en-US"/>
              </w:rPr>
              <w:t>mucho mejor</w:t>
            </w:r>
          </w:p>
          <w:p>
            <w:pPr>
              <w:pStyle w:val="Normal1"/>
              <w:spacing w:lineRule="auto" w:line="240"/>
              <w:ind w:firstLine="284" w:end="0"/>
              <w:rPr>
                <w:sz w:val="24"/>
                <w:lang w:val="en-US"/>
              </w:rPr>
            </w:pPr>
            <w:r>
              <w:rPr>
                <w:sz w:val="24"/>
                <w:lang w:val="en-US"/>
              </w:rPr>
              <w:t>mucho más</w:t>
            </w:r>
          </w:p>
          <w:p>
            <w:pPr>
              <w:pStyle w:val="Normal1"/>
              <w:rPr>
                <w:sz w:val="24"/>
                <w:lang w:val="en-US"/>
              </w:rPr>
            </w:pPr>
            <w:r>
              <w:rPr>
                <w:sz w:val="24"/>
                <w:lang w:val="en-US"/>
              </w:rPr>
            </w:r>
          </w:p>
        </w:tc>
        <w:tc>
          <w:tcPr>
            <w:tcW w:w="2929" w:type="dxa"/>
            <w:tcBorders/>
          </w:tcPr>
          <w:p>
            <w:pPr>
              <w:pStyle w:val="Normal1"/>
              <w:spacing w:lineRule="auto" w:line="240"/>
              <w:rPr>
                <w:sz w:val="24"/>
              </w:rPr>
            </w:pPr>
            <w:r>
              <w:rPr>
                <w:sz w:val="24"/>
              </w:rPr>
              <w:t xml:space="preserve">— </w:t>
            </w:r>
            <w:r>
              <w:rPr>
                <w:sz w:val="24"/>
              </w:rPr>
              <w:t xml:space="preserve">гораздо лучше </w:t>
            </w:r>
          </w:p>
          <w:p>
            <w:pPr>
              <w:pStyle w:val="Normal1"/>
              <w:spacing w:lineRule="auto" w:line="240"/>
              <w:rPr>
                <w:sz w:val="24"/>
              </w:rPr>
            </w:pPr>
            <w:r>
              <w:rPr>
                <w:sz w:val="24"/>
              </w:rPr>
              <w:t xml:space="preserve">— </w:t>
            </w:r>
            <w:r>
              <w:rPr>
                <w:sz w:val="24"/>
              </w:rPr>
              <w:t>гораздо больше и т.п.</w:t>
            </w:r>
          </w:p>
          <w:p>
            <w:pPr>
              <w:pStyle w:val="Normal1"/>
              <w:rPr>
                <w:sz w:val="24"/>
              </w:rPr>
            </w:pPr>
            <w:r>
              <w:rPr>
                <w:sz w:val="24"/>
              </w:rPr>
            </w:r>
          </w:p>
        </w:tc>
      </w:tr>
    </w:tbl>
    <w:p>
      <w:pPr>
        <w:pStyle w:val="Normal1"/>
        <w:spacing w:lineRule="auto" w:line="240"/>
        <w:ind w:firstLine="284" w:end="0"/>
        <w:rPr/>
      </w:pPr>
      <w:r>
        <w:rPr>
          <w:sz w:val="24"/>
        </w:rPr>
        <w:t xml:space="preserve">Нельзя употреблять сочетание </w:t>
      </w:r>
      <w:r>
        <w:rPr>
          <w:sz w:val="24"/>
          <w:lang w:val="en-US"/>
        </w:rPr>
        <w:t>muy</w:t>
      </w:r>
      <w:r>
        <w:rPr>
          <w:sz w:val="24"/>
        </w:rPr>
        <w:t xml:space="preserve"> </w:t>
      </w:r>
      <w:r>
        <w:rPr>
          <w:sz w:val="24"/>
          <w:lang w:val="en-US"/>
        </w:rPr>
        <w:t>mucho</w:t>
      </w:r>
      <w:r>
        <w:rPr>
          <w:sz w:val="24"/>
        </w:rPr>
        <w:t xml:space="preserve"> (в значении русского сочетания </w:t>
      </w:r>
      <w:r>
        <w:rPr>
          <w:i/>
          <w:iCs/>
          <w:sz w:val="24"/>
        </w:rPr>
        <w:t>очень много</w:t>
      </w:r>
      <w:r>
        <w:rPr>
          <w:sz w:val="24"/>
        </w:rPr>
        <w:t xml:space="preserve">), следует говорить </w:t>
      </w:r>
      <w:r>
        <w:rPr>
          <w:b/>
          <w:sz w:val="24"/>
        </w:rPr>
        <w:t>muchisimo.</w:t>
      </w:r>
    </w:p>
    <w:p>
      <w:pPr>
        <w:pStyle w:val="Normal1"/>
        <w:spacing w:lineRule="auto" w:line="240"/>
        <w:ind w:firstLine="284" w:end="0"/>
        <w:rPr/>
      </w:pPr>
      <w:r>
        <w:rPr>
          <w:sz w:val="24"/>
        </w:rPr>
        <w:t xml:space="preserve">13. Некоторые наречия места и времени при употреблении с предлогом </w:t>
      </w:r>
      <w:r>
        <w:rPr>
          <w:b/>
          <w:sz w:val="24"/>
          <w:lang w:val="en-US"/>
        </w:rPr>
        <w:t>de</w:t>
      </w:r>
      <w:r>
        <w:rPr>
          <w:sz w:val="24"/>
        </w:rPr>
        <w:t xml:space="preserve"> при существительных выполняют роль </w:t>
      </w:r>
      <w:r>
        <w:rPr>
          <w:spacing w:val="20"/>
          <w:sz w:val="24"/>
        </w:rPr>
        <w:t>определе</w:t>
        <w:softHyphen/>
        <w:t>ний</w:t>
      </w:r>
      <w:r>
        <w:rPr>
          <w:sz w:val="24"/>
        </w:rPr>
        <w:t>: е</w:t>
      </w:r>
      <w:r>
        <w:rPr>
          <w:sz w:val="24"/>
          <w:lang w:val="en-US"/>
        </w:rPr>
        <w:t>l</w:t>
      </w:r>
      <w:r>
        <w:rPr>
          <w:sz w:val="24"/>
        </w:rPr>
        <w:t xml:space="preserve"> </w:t>
      </w:r>
      <w:r>
        <w:rPr>
          <w:sz w:val="24"/>
          <w:lang w:val="en-US"/>
        </w:rPr>
        <w:t>peri</w:t>
      </w:r>
      <w:r>
        <w:rPr>
          <w:sz w:val="24"/>
        </w:rPr>
        <w:t>ó</w:t>
      </w:r>
      <w:r>
        <w:rPr>
          <w:sz w:val="24"/>
          <w:lang w:val="en-US"/>
        </w:rPr>
        <w:t>dico</w:t>
      </w:r>
      <w:r>
        <w:rPr>
          <w:sz w:val="24"/>
        </w:rPr>
        <w:t xml:space="preserve"> </w:t>
      </w:r>
      <w:r>
        <w:rPr>
          <w:i/>
          <w:iCs/>
          <w:sz w:val="24"/>
          <w:lang w:val="en-US"/>
        </w:rPr>
        <w:t>de</w:t>
      </w:r>
      <w:r>
        <w:rPr>
          <w:i/>
          <w:iCs/>
          <w:sz w:val="24"/>
        </w:rPr>
        <w:t xml:space="preserve"> </w:t>
      </w:r>
      <w:r>
        <w:rPr>
          <w:i/>
          <w:iCs/>
          <w:sz w:val="24"/>
          <w:lang w:val="en-US"/>
        </w:rPr>
        <w:t>hoy</w:t>
      </w:r>
      <w:r>
        <w:rPr>
          <w:sz w:val="24"/>
        </w:rPr>
        <w:t xml:space="preserve"> — сегодняшняя газета; </w:t>
      </w:r>
      <w:r>
        <w:rPr>
          <w:sz w:val="24"/>
          <w:lang w:val="en-US"/>
        </w:rPr>
        <w:t>la</w:t>
      </w:r>
      <w:r>
        <w:rPr>
          <w:sz w:val="24"/>
        </w:rPr>
        <w:t xml:space="preserve"> </w:t>
      </w:r>
      <w:r>
        <w:rPr>
          <w:sz w:val="24"/>
          <w:lang w:val="en-US"/>
        </w:rPr>
        <w:t>parte</w:t>
      </w:r>
      <w:r>
        <w:rPr>
          <w:sz w:val="24"/>
        </w:rPr>
        <w:t xml:space="preserve"> </w:t>
      </w:r>
      <w:r>
        <w:rPr>
          <w:i/>
          <w:iCs/>
          <w:sz w:val="24"/>
          <w:lang w:val="en-US"/>
        </w:rPr>
        <w:t>de</w:t>
      </w:r>
      <w:r>
        <w:rPr>
          <w:i/>
          <w:iCs/>
          <w:sz w:val="24"/>
        </w:rPr>
        <w:t xml:space="preserve"> </w:t>
      </w:r>
      <w:r>
        <w:rPr>
          <w:i/>
          <w:iCs/>
          <w:sz w:val="24"/>
          <w:lang w:val="en-US"/>
        </w:rPr>
        <w:t>arriba</w:t>
      </w:r>
      <w:r>
        <w:rPr>
          <w:sz w:val="24"/>
        </w:rPr>
        <w:t xml:space="preserve"> — верхняя часть.</w:t>
      </w:r>
    </w:p>
    <w:p>
      <w:pPr>
        <w:pStyle w:val="Normal1"/>
        <w:spacing w:lineRule="auto" w:line="240"/>
        <w:ind w:firstLine="284" w:end="0"/>
        <w:rPr/>
      </w:pPr>
      <w:r>
        <w:rPr>
          <w:sz w:val="24"/>
        </w:rPr>
        <w:t xml:space="preserve">Предлог </w:t>
      </w:r>
      <w:r>
        <w:rPr>
          <w:b/>
          <w:sz w:val="24"/>
        </w:rPr>
        <w:t>ро</w:t>
      </w:r>
      <w:r>
        <w:rPr>
          <w:b/>
          <w:sz w:val="24"/>
          <w:lang w:val="en-US"/>
        </w:rPr>
        <w:t>r</w:t>
      </w:r>
      <w:r>
        <w:rPr>
          <w:sz w:val="24"/>
        </w:rPr>
        <w:t xml:space="preserve"> перед несколькими наречиями места придает им от</w:t>
        <w:softHyphen/>
        <w:t xml:space="preserve">тенок </w:t>
      </w:r>
      <w:r>
        <w:rPr>
          <w:spacing w:val="20"/>
          <w:sz w:val="24"/>
        </w:rPr>
        <w:t>неопределенности</w:t>
      </w:r>
      <w:r>
        <w:rPr>
          <w:sz w:val="24"/>
        </w:rPr>
        <w:t xml:space="preserve"> или </w:t>
      </w:r>
      <w:r>
        <w:rPr>
          <w:spacing w:val="20"/>
          <w:sz w:val="24"/>
        </w:rPr>
        <w:t>уничижительности</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Anda </w:t>
      </w:r>
      <w:r>
        <w:rPr>
          <w:i/>
          <w:iCs/>
          <w:sz w:val="24"/>
        </w:rPr>
        <w:t>ро</w:t>
      </w:r>
      <w:r>
        <w:rPr>
          <w:i/>
          <w:iCs/>
          <w:sz w:val="24"/>
          <w:lang w:val="en-US"/>
        </w:rPr>
        <w:t>r alla</w:t>
      </w:r>
      <w:r>
        <w:rPr>
          <w:sz w:val="24"/>
          <w:lang w:val="en-US"/>
        </w:rPr>
        <w:t xml:space="preserve"> echando discursos.                                        </w:t>
      </w:r>
      <w:r>
        <w:rPr>
          <w:sz w:val="24"/>
        </w:rPr>
        <w:t>Ходит где-то тут, разглагольствуя.</w:t>
      </w:r>
    </w:p>
    <w:p>
      <w:pPr>
        <w:pStyle w:val="Normal1"/>
        <w:spacing w:lineRule="auto" w:line="240"/>
        <w:ind w:firstLine="284" w:end="0"/>
        <w:rPr/>
      </w:pPr>
      <w:r>
        <w:rPr>
          <w:sz w:val="24"/>
          <w:lang w:val="en-US"/>
        </w:rPr>
        <w:t>(</w:t>
      </w:r>
      <w:r>
        <w:rPr>
          <w:sz w:val="24"/>
        </w:rPr>
        <w:t>М</w:t>
      </w:r>
      <w:r>
        <w:rPr>
          <w:sz w:val="24"/>
          <w:lang w:val="en-US"/>
        </w:rPr>
        <w:t>. M</w:t>
      </w:r>
      <w:r>
        <w:rPr>
          <w:lang w:val="en-US"/>
        </w:rPr>
        <w:t>OLINER</w:t>
      </w:r>
      <w:r>
        <w:rPr>
          <w:sz w:val="24"/>
          <w:lang w:val="en-US"/>
        </w:rPr>
        <w:t xml:space="preserve">) </w:t>
      </w:r>
    </w:p>
    <w:p>
      <w:pPr>
        <w:pStyle w:val="Normal1"/>
        <w:spacing w:lineRule="auto" w:line="240"/>
        <w:ind w:firstLine="284" w:end="0"/>
        <w:rPr/>
      </w:pPr>
      <w:r>
        <w:rPr>
          <w:i/>
          <w:iCs/>
          <w:sz w:val="24"/>
        </w:rPr>
        <w:t>Ро</w:t>
      </w:r>
      <w:r>
        <w:rPr>
          <w:i/>
          <w:iCs/>
          <w:sz w:val="24"/>
          <w:lang w:val="en-US"/>
        </w:rPr>
        <w:t>r ahí debe</w:t>
      </w:r>
      <w:r>
        <w:rPr>
          <w:sz w:val="24"/>
          <w:lang w:val="en-US"/>
        </w:rPr>
        <w:t xml:space="preserve"> estar. </w:t>
      </w:r>
      <w:r>
        <w:rPr>
          <w:sz w:val="24"/>
        </w:rPr>
        <w:t>(</w:t>
      </w:r>
      <w:r>
        <w:rPr>
          <w:sz w:val="24"/>
          <w:lang w:val="en-US"/>
        </w:rPr>
        <w:t>M</w:t>
      </w:r>
      <w:r>
        <w:rPr>
          <w:sz w:val="24"/>
        </w:rPr>
        <w:t xml:space="preserve">. </w:t>
      </w:r>
      <w:r>
        <w:rPr>
          <w:sz w:val="24"/>
          <w:lang w:val="en-US"/>
        </w:rPr>
        <w:t>M</w:t>
      </w:r>
      <w:r>
        <w:rPr>
          <w:lang w:val="en-US"/>
        </w:rPr>
        <w:t>OLINER</w:t>
      </w:r>
      <w:r>
        <w:rPr>
          <w:sz w:val="24"/>
        </w:rPr>
        <w:t>)                                      Он должен быть где-то здесь.</w:t>
      </w:r>
    </w:p>
    <w:p>
      <w:pPr>
        <w:pStyle w:val="Normal1"/>
        <w:spacing w:lineRule="auto" w:line="240"/>
        <w:ind w:firstLine="284" w:end="0"/>
        <w:rPr>
          <w:sz w:val="24"/>
        </w:rPr>
      </w:pPr>
      <w:r>
        <w:rPr>
          <w:sz w:val="24"/>
        </w:rPr>
      </w:r>
    </w:p>
    <w:p>
      <w:pPr>
        <w:pStyle w:val="Normal1"/>
        <w:spacing w:lineRule="auto" w:line="240"/>
        <w:ind w:firstLine="284" w:end="0"/>
        <w:rPr/>
      </w:pPr>
      <w:r>
        <w:rPr>
          <w:sz w:val="24"/>
        </w:rPr>
        <w:t>14. Иные качественные наречия, прежде всего образа действия, допускают образования с уменьшительными суффиксами (</w:t>
      </w:r>
      <w:r>
        <w:rPr>
          <w:sz w:val="24"/>
          <w:lang w:val="en-US"/>
        </w:rPr>
        <w:t>poquito</w:t>
      </w:r>
      <w:r>
        <w:rPr>
          <w:sz w:val="24"/>
        </w:rPr>
        <w:t xml:space="preserve">, </w:t>
      </w:r>
      <w:r>
        <w:rPr>
          <w:sz w:val="24"/>
          <w:lang w:val="en-US"/>
        </w:rPr>
        <w:t>prontito</w:t>
      </w:r>
      <w:r>
        <w:rPr>
          <w:sz w:val="24"/>
        </w:rPr>
        <w:t xml:space="preserve">; </w:t>
      </w:r>
      <w:r>
        <w:rPr>
          <w:sz w:val="24"/>
          <w:lang w:val="en-US"/>
        </w:rPr>
        <w:t>despacito</w:t>
      </w:r>
      <w:r>
        <w:rPr>
          <w:sz w:val="24"/>
        </w:rPr>
        <w:t xml:space="preserve">, </w:t>
      </w:r>
      <w:r>
        <w:rPr>
          <w:sz w:val="24"/>
          <w:lang w:val="en-US"/>
        </w:rPr>
        <w:t>etc</w:t>
      </w:r>
      <w:r>
        <w:rPr>
          <w:sz w:val="24"/>
        </w:rPr>
        <w:t xml:space="preserve">.) и с суффиксом </w:t>
      </w:r>
      <w:r>
        <w:rPr>
          <w:b/>
          <w:sz w:val="24"/>
        </w:rPr>
        <w:t>-</w:t>
      </w:r>
      <w:r>
        <w:rPr>
          <w:b/>
          <w:sz w:val="24"/>
          <w:lang w:val="en-US"/>
        </w:rPr>
        <w:t>isimo</w:t>
      </w:r>
      <w:r>
        <w:rPr>
          <w:sz w:val="24"/>
        </w:rPr>
        <w:t xml:space="preserve"> (</w:t>
      </w:r>
      <w:r>
        <w:rPr>
          <w:sz w:val="24"/>
          <w:lang w:val="en-US"/>
        </w:rPr>
        <w:t>poquisimo</w:t>
      </w:r>
      <w:r>
        <w:rPr>
          <w:sz w:val="24"/>
        </w:rPr>
        <w:t xml:space="preserve">, </w:t>
      </w:r>
      <w:r>
        <w:rPr>
          <w:sz w:val="24"/>
          <w:lang w:val="en-US"/>
        </w:rPr>
        <w:t>muchisimo</w:t>
      </w:r>
      <w:r>
        <w:rPr>
          <w:sz w:val="24"/>
        </w:rPr>
        <w:t xml:space="preserve">, </w:t>
      </w:r>
      <w:r>
        <w:rPr>
          <w:sz w:val="24"/>
          <w:lang w:val="en-US"/>
        </w:rPr>
        <w:t>clar</w:t>
      </w:r>
      <w:r>
        <w:rPr>
          <w:sz w:val="24"/>
        </w:rPr>
        <w:t>í</w:t>
      </w:r>
      <w:r>
        <w:rPr>
          <w:sz w:val="24"/>
          <w:lang w:val="en-US"/>
        </w:rPr>
        <w:t>simo</w:t>
      </w:r>
      <w:r>
        <w:rPr>
          <w:sz w:val="24"/>
        </w:rPr>
        <w:t xml:space="preserve">, </w:t>
      </w:r>
      <w:r>
        <w:rPr>
          <w:sz w:val="24"/>
          <w:lang w:val="en-US"/>
        </w:rPr>
        <w:t>clarisimamente</w:t>
      </w:r>
      <w:r>
        <w:rPr>
          <w:sz w:val="24"/>
        </w:rPr>
        <w:t xml:space="preserve">, </w:t>
      </w:r>
      <w:r>
        <w:rPr>
          <w:sz w:val="24"/>
          <w:lang w:val="en-US"/>
        </w:rPr>
        <w:t>etc</w:t>
      </w:r>
      <w:r>
        <w:rPr>
          <w:sz w:val="24"/>
        </w:rPr>
        <w:t>.). Такое употребление характерно для разговорной речи. Наречия с суффиксами субъективной оценки ис</w:t>
        <w:softHyphen/>
        <w:t>пользуются и как стилистический прием.</w:t>
      </w:r>
    </w:p>
    <w:p>
      <w:pPr>
        <w:pStyle w:val="Normal1"/>
        <w:spacing w:lineRule="auto" w:line="240"/>
        <w:ind w:firstLine="284" w:end="0"/>
        <w:rPr/>
      </w:pPr>
      <w:r>
        <w:rPr>
          <w:sz w:val="24"/>
        </w:rPr>
        <w:t xml:space="preserve">15. По модели </w:t>
      </w:r>
      <w:r>
        <w:rPr>
          <w:b/>
          <w:sz w:val="24"/>
        </w:rPr>
        <w:t xml:space="preserve">а + </w:t>
      </w:r>
      <w:r>
        <w:rPr>
          <w:b/>
          <w:sz w:val="24"/>
          <w:lang w:val="en-US"/>
        </w:rPr>
        <w:t>la</w:t>
      </w:r>
      <w:r>
        <w:rPr>
          <w:b/>
          <w:sz w:val="24"/>
        </w:rPr>
        <w:t xml:space="preserve"> + прилагательное</w:t>
      </w:r>
      <w:r>
        <w:rPr>
          <w:sz w:val="24"/>
        </w:rPr>
        <w:t xml:space="preserve"> (или существительное) можно создавать обороты образа действия, которые имеют значение 'на какой-либо лад, в какой-либо манере, под какой (чей</w:t>
        <w:softHyphen/>
        <w:t>-либо) стиль':</w:t>
      </w:r>
    </w:p>
    <w:p>
      <w:pPr>
        <w:pStyle w:val="Normal1"/>
        <w:spacing w:lineRule="auto" w:line="240"/>
        <w:ind w:firstLine="284" w:end="0"/>
        <w:rPr>
          <w:sz w:val="24"/>
        </w:rPr>
      </w:pPr>
      <w:r>
        <w:rPr>
          <w:sz w:val="24"/>
        </w:rPr>
      </w:r>
    </w:p>
    <w:tbl>
      <w:tblPr>
        <w:tblW w:w="9922" w:type="dxa"/>
        <w:jc w:val="start"/>
        <w:tblInd w:w="392" w:type="dxa"/>
        <w:tblLayout w:type="fixed"/>
        <w:tblCellMar>
          <w:top w:w="0" w:type="dxa"/>
          <w:start w:w="108" w:type="dxa"/>
          <w:bottom w:w="0" w:type="dxa"/>
          <w:end w:w="108" w:type="dxa"/>
        </w:tblCellMar>
      </w:tblPr>
      <w:tblGrid>
        <w:gridCol w:w="3402"/>
        <w:gridCol w:w="6520"/>
      </w:tblGrid>
      <w:tr>
        <w:trPr>
          <w:trHeight w:val="1420" w:hRule="atLeast"/>
        </w:trPr>
        <w:tc>
          <w:tcPr>
            <w:tcW w:w="3402" w:type="dxa"/>
            <w:tcBorders/>
          </w:tcPr>
          <w:p>
            <w:pPr>
              <w:pStyle w:val="Normal1"/>
              <w:spacing w:lineRule="auto" w:line="240"/>
              <w:ind w:firstLine="284" w:start="-13" w:end="0"/>
              <w:rPr>
                <w:sz w:val="24"/>
                <w:lang w:val="en-US"/>
              </w:rPr>
            </w:pPr>
            <w:r>
              <w:rPr>
                <w:sz w:val="24"/>
                <w:lang w:val="en-US"/>
              </w:rPr>
              <w:t>a la francesa</w:t>
            </w:r>
          </w:p>
          <w:p>
            <w:pPr>
              <w:pStyle w:val="Normal1"/>
              <w:spacing w:lineRule="auto" w:line="240"/>
              <w:ind w:firstLine="284" w:start="-13" w:end="0"/>
              <w:rPr>
                <w:sz w:val="24"/>
                <w:lang w:val="en-US"/>
              </w:rPr>
            </w:pPr>
            <w:r>
              <w:rPr>
                <w:sz w:val="24"/>
                <w:lang w:val="en-US"/>
              </w:rPr>
              <w:t>a la moderna</w:t>
            </w:r>
          </w:p>
          <w:p>
            <w:pPr>
              <w:pStyle w:val="Normal1"/>
              <w:spacing w:lineRule="auto" w:line="240"/>
              <w:ind w:firstLine="284" w:start="-13" w:end="0"/>
              <w:rPr>
                <w:sz w:val="24"/>
                <w:lang w:val="en-US"/>
              </w:rPr>
            </w:pPr>
            <w:r>
              <w:rPr>
                <w:sz w:val="24"/>
                <w:lang w:val="en-US"/>
              </w:rPr>
              <w:t>a la Mayakovski</w:t>
            </w:r>
          </w:p>
          <w:p>
            <w:pPr>
              <w:pStyle w:val="Normal1"/>
              <w:spacing w:lineRule="auto" w:line="240"/>
              <w:ind w:firstLine="284" w:start="-13" w:end="0"/>
              <w:rPr>
                <w:sz w:val="24"/>
                <w:lang w:val="en-US"/>
              </w:rPr>
            </w:pPr>
            <w:r>
              <w:rPr>
                <w:sz w:val="24"/>
                <w:lang w:val="en-US"/>
              </w:rPr>
              <w:t>a la moda</w:t>
            </w:r>
          </w:p>
          <w:p>
            <w:pPr>
              <w:pStyle w:val="Normal1"/>
              <w:rPr>
                <w:sz w:val="24"/>
                <w:lang w:val="en-US"/>
              </w:rPr>
            </w:pPr>
            <w:r>
              <w:rPr>
                <w:sz w:val="24"/>
                <w:lang w:val="en-US"/>
              </w:rPr>
            </w:r>
          </w:p>
        </w:tc>
        <w:tc>
          <w:tcPr>
            <w:tcW w:w="6520" w:type="dxa"/>
            <w:tcBorders/>
          </w:tcPr>
          <w:p>
            <w:pPr>
              <w:pStyle w:val="Normal1"/>
              <w:spacing w:lineRule="auto" w:line="240"/>
              <w:rPr>
                <w:sz w:val="24"/>
              </w:rPr>
            </w:pPr>
            <w:r>
              <w:rPr>
                <w:sz w:val="24"/>
              </w:rPr>
              <w:t xml:space="preserve">— </w:t>
            </w:r>
            <w:r>
              <w:rPr>
                <w:sz w:val="24"/>
              </w:rPr>
              <w:t xml:space="preserve">на французский лад, во французской манере </w:t>
            </w:r>
          </w:p>
          <w:p>
            <w:pPr>
              <w:pStyle w:val="Normal1"/>
              <w:spacing w:lineRule="auto" w:line="240"/>
              <w:rPr>
                <w:sz w:val="24"/>
              </w:rPr>
            </w:pPr>
            <w:r>
              <w:rPr>
                <w:sz w:val="24"/>
              </w:rPr>
              <w:t xml:space="preserve">— </w:t>
            </w:r>
            <w:r>
              <w:rPr>
                <w:sz w:val="24"/>
              </w:rPr>
              <w:t xml:space="preserve">на современный лад, по-современному </w:t>
            </w:r>
          </w:p>
          <w:p>
            <w:pPr>
              <w:pStyle w:val="Normal1"/>
              <w:spacing w:lineRule="auto" w:line="240"/>
              <w:rPr>
                <w:sz w:val="24"/>
              </w:rPr>
            </w:pPr>
            <w:r>
              <w:rPr>
                <w:sz w:val="24"/>
              </w:rPr>
              <w:t xml:space="preserve">— </w:t>
            </w:r>
            <w:r>
              <w:rPr>
                <w:sz w:val="24"/>
              </w:rPr>
              <w:t xml:space="preserve">на манер Маяковского, под Маяковского </w:t>
            </w:r>
          </w:p>
          <w:p>
            <w:pPr>
              <w:pStyle w:val="Normal1"/>
              <w:spacing w:lineRule="auto" w:line="240"/>
              <w:rPr>
                <w:sz w:val="24"/>
              </w:rPr>
            </w:pPr>
            <w:r>
              <w:rPr>
                <w:sz w:val="24"/>
              </w:rPr>
              <w:t xml:space="preserve">— </w:t>
            </w:r>
            <w:r>
              <w:rPr>
                <w:sz w:val="24"/>
              </w:rPr>
              <w:t>по-модному, по моде и т.п.</w:t>
            </w:r>
          </w:p>
          <w:p>
            <w:pPr>
              <w:pStyle w:val="Normal1"/>
              <w:rPr>
                <w:sz w:val="24"/>
              </w:rPr>
            </w:pPr>
            <w:r>
              <w:rPr>
                <w:sz w:val="24"/>
              </w:rPr>
            </w:r>
          </w:p>
        </w:tc>
      </w:tr>
    </w:tbl>
    <w:p>
      <w:pPr>
        <w:pStyle w:val="Normal1"/>
        <w:spacing w:lineRule="auto" w:line="240"/>
        <w:ind w:firstLine="284" w:end="0"/>
        <w:rPr/>
      </w:pPr>
      <w:r>
        <w:rPr>
          <w:i/>
        </w:rPr>
        <w:t>Примечание</w:t>
      </w:r>
      <w:r>
        <w:rPr/>
        <w:t xml:space="preserve">. Не следует путать рассмотренную модель с конструкцией </w:t>
      </w:r>
      <w:r>
        <w:rPr>
          <w:b/>
        </w:rPr>
        <w:t xml:space="preserve">а + </w:t>
      </w:r>
      <w:r>
        <w:rPr>
          <w:b/>
          <w:lang w:val="en-US"/>
        </w:rPr>
        <w:t>lo</w:t>
      </w:r>
      <w:r>
        <w:rPr>
          <w:b/>
        </w:rPr>
        <w:t xml:space="preserve"> + </w:t>
      </w:r>
      <w:r>
        <w:rPr>
          <w:bCs/>
          <w:i/>
          <w:iCs/>
          <w:lang w:val="en-US"/>
        </w:rPr>
        <w:t>adjetivo</w:t>
      </w:r>
      <w:r>
        <w:rPr/>
        <w:t xml:space="preserve">, значение которой эквивалентно наречиям образа действия на </w:t>
      </w:r>
      <w:r>
        <w:rPr>
          <w:b/>
          <w:bCs/>
        </w:rPr>
        <w:t>-</w:t>
      </w:r>
      <w:r>
        <w:rPr>
          <w:b/>
          <w:bCs/>
          <w:lang w:val="en-US"/>
        </w:rPr>
        <w:t>mente</w:t>
      </w:r>
      <w:r>
        <w:rPr/>
        <w:t>:</w:t>
      </w:r>
    </w:p>
    <w:p>
      <w:pPr>
        <w:pStyle w:val="Normal1"/>
        <w:spacing w:lineRule="auto" w:line="240"/>
        <w:ind w:firstLine="284" w:end="0"/>
        <w:rPr/>
      </w:pPr>
      <w:r>
        <w:rPr/>
      </w:r>
    </w:p>
    <w:tbl>
      <w:tblPr>
        <w:tblW w:w="7118" w:type="dxa"/>
        <w:jc w:val="start"/>
        <w:tblInd w:w="361" w:type="dxa"/>
        <w:tblLayout w:type="fixed"/>
        <w:tblCellMar>
          <w:top w:w="0" w:type="dxa"/>
          <w:start w:w="108" w:type="dxa"/>
          <w:bottom w:w="0" w:type="dxa"/>
          <w:end w:w="108" w:type="dxa"/>
        </w:tblCellMar>
      </w:tblPr>
      <w:tblGrid>
        <w:gridCol w:w="3433"/>
        <w:gridCol w:w="3685"/>
      </w:tblGrid>
      <w:tr>
        <w:trPr>
          <w:trHeight w:val="720" w:hRule="atLeast"/>
        </w:trPr>
        <w:tc>
          <w:tcPr>
            <w:tcW w:w="3433" w:type="dxa"/>
            <w:tcBorders/>
          </w:tcPr>
          <w:p>
            <w:pPr>
              <w:pStyle w:val="Normal1"/>
              <w:spacing w:lineRule="auto" w:line="240"/>
              <w:ind w:firstLine="284" w:end="0"/>
              <w:rPr/>
            </w:pPr>
            <w:r>
              <w:rPr>
                <w:lang w:val="en-US"/>
              </w:rPr>
              <w:t xml:space="preserve">a lo loco = locamente </w:t>
            </w:r>
          </w:p>
          <w:p>
            <w:pPr>
              <w:pStyle w:val="Normal1"/>
              <w:spacing w:lineRule="auto" w:line="240"/>
              <w:ind w:firstLine="284" w:end="0"/>
              <w:rPr>
                <w:lang w:val="en-US"/>
              </w:rPr>
            </w:pPr>
            <w:r>
              <w:rPr>
                <w:lang w:val="en-US"/>
              </w:rPr>
              <w:t>a lo habitual = habitualmente</w:t>
            </w:r>
          </w:p>
          <w:p>
            <w:pPr>
              <w:pStyle w:val="Normal1"/>
              <w:rPr>
                <w:lang w:val="en-US"/>
              </w:rPr>
            </w:pPr>
            <w:r>
              <w:rPr>
                <w:lang w:val="en-US"/>
              </w:rPr>
            </w:r>
          </w:p>
        </w:tc>
        <w:tc>
          <w:tcPr>
            <w:tcW w:w="3685" w:type="dxa"/>
            <w:tcBorders/>
          </w:tcPr>
          <w:p>
            <w:pPr>
              <w:pStyle w:val="Normal1"/>
              <w:spacing w:lineRule="auto" w:line="240"/>
              <w:rPr/>
            </w:pPr>
            <w:r>
              <w:rPr/>
              <w:t xml:space="preserve">— </w:t>
            </w:r>
            <w:r>
              <w:rPr/>
              <w:t xml:space="preserve">безумно, по-сумасшедшему </w:t>
            </w:r>
          </w:p>
          <w:p>
            <w:pPr>
              <w:pStyle w:val="Normal1"/>
              <w:spacing w:lineRule="auto" w:line="240"/>
              <w:rPr/>
            </w:pPr>
            <w:r>
              <w:rPr/>
              <w:t xml:space="preserve">— </w:t>
            </w:r>
            <w:r>
              <w:rPr/>
              <w:t xml:space="preserve">обычно, привычно </w:t>
            </w:r>
          </w:p>
          <w:p>
            <w:pPr>
              <w:pStyle w:val="Normal1"/>
              <w:rPr/>
            </w:pPr>
            <w:r>
              <w:rPr/>
            </w:r>
          </w:p>
        </w:tc>
      </w:tr>
    </w:tbl>
    <w:p>
      <w:pPr>
        <w:pStyle w:val="Normal1"/>
        <w:spacing w:lineRule="auto" w:line="240"/>
        <w:ind w:firstLine="284" w:end="0"/>
        <w:rPr/>
      </w:pPr>
      <w:r>
        <w:rPr>
          <w:lang w:val="en-US"/>
        </w:rPr>
        <w:t>Hay</w:t>
      </w:r>
      <w:r>
        <w:rPr/>
        <w:t xml:space="preserve"> </w:t>
      </w:r>
      <w:r>
        <w:rPr>
          <w:lang w:val="en-US"/>
        </w:rPr>
        <w:t>algunos</w:t>
      </w:r>
      <w:r>
        <w:rPr/>
        <w:t xml:space="preserve"> </w:t>
      </w:r>
      <w:r>
        <w:rPr>
          <w:lang w:val="en-US"/>
        </w:rPr>
        <w:t>que</w:t>
      </w:r>
      <w:r>
        <w:rPr/>
        <w:t xml:space="preserve"> </w:t>
      </w:r>
      <w:r>
        <w:rPr>
          <w:lang w:val="en-US"/>
        </w:rPr>
        <w:t>conducen</w:t>
      </w:r>
      <w:r>
        <w:rPr/>
        <w:t xml:space="preserve"> </w:t>
      </w:r>
      <w:r>
        <w:rPr>
          <w:lang w:val="en-US"/>
        </w:rPr>
        <w:t>el</w:t>
      </w:r>
      <w:r>
        <w:rPr/>
        <w:t xml:space="preserve"> </w:t>
      </w:r>
      <w:r>
        <w:rPr>
          <w:lang w:val="en-US"/>
        </w:rPr>
        <w:t>coche</w:t>
      </w:r>
      <w:r>
        <w:rPr/>
        <w:t xml:space="preserve"> </w:t>
      </w:r>
      <w:r>
        <w:rPr>
          <w:lang w:val="en-US"/>
        </w:rPr>
        <w:t>a</w:t>
      </w:r>
      <w:r>
        <w:rPr/>
        <w:t xml:space="preserve"> </w:t>
      </w:r>
      <w:r>
        <w:rPr>
          <w:lang w:val="en-US"/>
        </w:rPr>
        <w:t>lo</w:t>
      </w:r>
      <w:r>
        <w:rPr/>
        <w:t xml:space="preserve">                     Есть такие, которые водят машину словно безумцы.</w:t>
      </w:r>
    </w:p>
    <w:p>
      <w:pPr>
        <w:pStyle w:val="Normal1"/>
        <w:spacing w:lineRule="auto" w:line="240"/>
        <w:ind w:start="709" w:end="0"/>
        <w:rPr/>
      </w:pPr>
      <w:r>
        <w:rPr>
          <w:lang w:val="en-US"/>
        </w:rPr>
        <w:t>loco</w:t>
      </w:r>
      <w:r>
        <w:rPr/>
        <w:t xml:space="preserve">                               </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16. Среди многочисленных наречий есть несколько латинских слов, часто используемых в современном испанском языке:</w:t>
      </w:r>
    </w:p>
    <w:p>
      <w:pPr>
        <w:pStyle w:val="Normal1"/>
        <w:spacing w:lineRule="auto" w:line="240"/>
        <w:ind w:firstLine="284" w:end="0"/>
        <w:rPr>
          <w:sz w:val="24"/>
        </w:rPr>
      </w:pPr>
      <w:r>
        <w:rPr>
          <w:sz w:val="24"/>
        </w:rPr>
      </w:r>
    </w:p>
    <w:tbl>
      <w:tblPr>
        <w:tblW w:w="6662" w:type="dxa"/>
        <w:jc w:val="start"/>
        <w:tblInd w:w="392" w:type="dxa"/>
        <w:tblLayout w:type="fixed"/>
        <w:tblCellMar>
          <w:top w:w="0" w:type="dxa"/>
          <w:start w:w="108" w:type="dxa"/>
          <w:bottom w:w="0" w:type="dxa"/>
          <w:end w:w="108" w:type="dxa"/>
        </w:tblCellMar>
      </w:tblPr>
      <w:tblGrid>
        <w:gridCol w:w="3409"/>
        <w:gridCol w:w="3253"/>
      </w:tblGrid>
      <w:tr>
        <w:trPr>
          <w:trHeight w:val="800" w:hRule="atLeast"/>
        </w:trPr>
        <w:tc>
          <w:tcPr>
            <w:tcW w:w="3409" w:type="dxa"/>
            <w:tcBorders/>
          </w:tcPr>
          <w:p>
            <w:pPr>
              <w:pStyle w:val="Normal1"/>
              <w:spacing w:lineRule="auto" w:line="240"/>
              <w:ind w:firstLine="284" w:end="0"/>
              <w:rPr/>
            </w:pPr>
            <w:r>
              <w:rPr>
                <w:sz w:val="24"/>
              </w:rPr>
              <w:t xml:space="preserve">      </w:t>
            </w:r>
            <w:r>
              <w:rPr>
                <w:sz w:val="24"/>
                <w:lang w:val="en-US"/>
              </w:rPr>
              <w:t>gratis = gratuitamente</w:t>
            </w:r>
          </w:p>
          <w:p>
            <w:pPr>
              <w:pStyle w:val="Normal1"/>
              <w:spacing w:lineRule="auto" w:line="240"/>
              <w:ind w:firstLine="284" w:end="0"/>
              <w:rPr>
                <w:sz w:val="24"/>
                <w:lang w:val="en-US"/>
              </w:rPr>
            </w:pPr>
            <w:r>
              <w:rPr>
                <w:sz w:val="24"/>
                <w:lang w:val="en-US"/>
              </w:rPr>
              <w:t xml:space="preserve">      </w:t>
            </w:r>
            <w:r>
              <w:rPr>
                <w:sz w:val="24"/>
                <w:lang w:val="en-US"/>
              </w:rPr>
              <w:t>exclusive = exclusivamente</w:t>
            </w:r>
          </w:p>
          <w:p>
            <w:pPr>
              <w:pStyle w:val="Normal1"/>
              <w:ind w:firstLine="284" w:end="0"/>
              <w:rPr>
                <w:sz w:val="24"/>
              </w:rPr>
            </w:pPr>
            <w:r>
              <w:rPr>
                <w:sz w:val="24"/>
                <w:lang w:val="en-US"/>
              </w:rPr>
              <w:t xml:space="preserve">      </w:t>
            </w:r>
            <w:r>
              <w:rPr>
                <w:sz w:val="24"/>
                <w:lang w:val="en-US"/>
              </w:rPr>
              <w:t>inclusive</w:t>
            </w:r>
            <w:r>
              <w:rPr>
                <w:sz w:val="24"/>
              </w:rPr>
              <w:t xml:space="preserve"> = </w:t>
            </w:r>
            <w:r>
              <w:rPr>
                <w:sz w:val="24"/>
                <w:lang w:val="en-US"/>
              </w:rPr>
              <w:t>inclusivamente</w:t>
            </w:r>
          </w:p>
        </w:tc>
        <w:tc>
          <w:tcPr>
            <w:tcW w:w="3253" w:type="dxa"/>
            <w:tcBorders/>
          </w:tcPr>
          <w:p>
            <w:pPr>
              <w:pStyle w:val="Normal1"/>
              <w:spacing w:lineRule="auto" w:line="240"/>
              <w:rPr>
                <w:sz w:val="24"/>
              </w:rPr>
            </w:pPr>
            <w:r>
              <w:rPr>
                <w:sz w:val="24"/>
              </w:rPr>
              <w:t xml:space="preserve">— </w:t>
            </w:r>
            <w:r>
              <w:rPr>
                <w:sz w:val="24"/>
              </w:rPr>
              <w:t xml:space="preserve">бесплатно </w:t>
            </w:r>
          </w:p>
          <w:p>
            <w:pPr>
              <w:pStyle w:val="Normal1"/>
              <w:spacing w:lineRule="auto" w:line="240"/>
              <w:rPr>
                <w:sz w:val="24"/>
              </w:rPr>
            </w:pPr>
            <w:r>
              <w:rPr>
                <w:sz w:val="24"/>
              </w:rPr>
              <w:t xml:space="preserve">— </w:t>
            </w:r>
            <w:r>
              <w:rPr>
                <w:sz w:val="24"/>
              </w:rPr>
              <w:t xml:space="preserve">исключительно </w:t>
            </w:r>
          </w:p>
          <w:p>
            <w:pPr>
              <w:pStyle w:val="Normal1"/>
              <w:rPr>
                <w:sz w:val="24"/>
              </w:rPr>
            </w:pPr>
            <w:r>
              <w:rPr>
                <w:sz w:val="24"/>
              </w:rPr>
              <w:t xml:space="preserve">— </w:t>
            </w:r>
            <w:r>
              <w:rPr>
                <w:sz w:val="24"/>
              </w:rPr>
              <w:t>включительно и др.</w:t>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Эти латинские слова следует употреблять как наречия </w:t>
      </w:r>
      <w:r>
        <w:rPr>
          <w:spacing w:val="20"/>
          <w:sz w:val="24"/>
        </w:rPr>
        <w:t>без</w:t>
      </w:r>
      <w:r>
        <w:rPr>
          <w:sz w:val="24"/>
        </w:rPr>
        <w:t xml:space="preserve"> предлога. Нужно</w:t>
      </w:r>
      <w:r>
        <w:rPr>
          <w:sz w:val="24"/>
          <w:lang w:val="en-US"/>
        </w:rPr>
        <w:t xml:space="preserve"> </w:t>
      </w:r>
      <w:r>
        <w:rPr>
          <w:sz w:val="24"/>
        </w:rPr>
        <w:t>говорить</w:t>
      </w:r>
      <w:r>
        <w:rPr>
          <w:sz w:val="24"/>
          <w:lang w:val="en-US"/>
        </w:rPr>
        <w:t xml:space="preserve"> le dieron </w:t>
      </w:r>
      <w:r>
        <w:rPr>
          <w:i/>
          <w:iCs/>
          <w:sz w:val="24"/>
          <w:lang w:val="en-US"/>
        </w:rPr>
        <w:t>gratis</w:t>
      </w:r>
      <w:r>
        <w:rPr>
          <w:sz w:val="24"/>
          <w:lang w:val="en-US"/>
        </w:rPr>
        <w:t xml:space="preserve"> esta cosa </w:t>
      </w:r>
      <w:r>
        <w:rPr>
          <w:sz w:val="24"/>
        </w:rPr>
        <w:t>и</w:t>
      </w:r>
      <w:r>
        <w:rPr>
          <w:sz w:val="24"/>
          <w:lang w:val="en-US"/>
        </w:rPr>
        <w:t xml:space="preserve"> </w:t>
      </w:r>
      <w:r>
        <w:rPr>
          <w:spacing w:val="20"/>
          <w:sz w:val="24"/>
        </w:rPr>
        <w:t>нельзя</w:t>
      </w:r>
      <w:r>
        <w:rPr>
          <w:sz w:val="24"/>
          <w:lang w:val="en-US"/>
        </w:rPr>
        <w:t xml:space="preserve"> </w:t>
      </w:r>
      <w:r>
        <w:rPr>
          <w:sz w:val="24"/>
        </w:rPr>
        <w:t>ска</w:t>
      </w:r>
      <w:r>
        <w:rPr>
          <w:sz w:val="24"/>
          <w:lang w:val="en-US"/>
        </w:rPr>
        <w:softHyphen/>
      </w:r>
      <w:r>
        <w:rPr>
          <w:sz w:val="24"/>
        </w:rPr>
        <w:t>зать</w:t>
      </w:r>
      <w:r>
        <w:rPr>
          <w:sz w:val="24"/>
          <w:lang w:val="en-US"/>
        </w:rPr>
        <w:t xml:space="preserve"> le dieron </w:t>
      </w:r>
      <w:r>
        <w:rPr>
          <w:i/>
          <w:iCs/>
          <w:sz w:val="24"/>
          <w:lang w:val="en-US"/>
        </w:rPr>
        <w:t>de</w:t>
      </w:r>
      <w:r>
        <w:rPr>
          <w:sz w:val="24"/>
          <w:lang w:val="en-US"/>
        </w:rPr>
        <w:t xml:space="preserve"> gratis esta cosa.</w:t>
      </w:r>
    </w:p>
    <w:p>
      <w:pPr>
        <w:pStyle w:val="Normal1"/>
        <w:spacing w:lineRule="auto" w:line="240"/>
        <w:ind w:firstLine="284" w:end="0"/>
        <w:rPr/>
      </w:pPr>
      <w:r>
        <w:rPr>
          <w:sz w:val="24"/>
          <w:lang w:val="en-US"/>
        </w:rPr>
        <w:t xml:space="preserve">17. He </w:t>
      </w:r>
      <w:r>
        <w:rPr>
          <w:sz w:val="24"/>
        </w:rPr>
        <w:t>следует</w:t>
      </w:r>
      <w:r>
        <w:rPr>
          <w:sz w:val="24"/>
          <w:lang w:val="en-US"/>
        </w:rPr>
        <w:t xml:space="preserve"> </w:t>
      </w:r>
      <w:r>
        <w:rPr>
          <w:sz w:val="24"/>
        </w:rPr>
        <w:t>путать</w:t>
      </w:r>
      <w:r>
        <w:rPr>
          <w:sz w:val="24"/>
          <w:lang w:val="en-US"/>
        </w:rPr>
        <w:t xml:space="preserve"> </w:t>
      </w:r>
      <w:r>
        <w:rPr>
          <w:sz w:val="24"/>
        </w:rPr>
        <w:t>наречия</w:t>
      </w:r>
      <w:r>
        <w:rPr>
          <w:sz w:val="24"/>
          <w:lang w:val="en-US"/>
        </w:rPr>
        <w:t xml:space="preserve"> </w:t>
      </w:r>
      <w:r>
        <w:rPr>
          <w:b/>
          <w:sz w:val="24"/>
          <w:lang w:val="en-US"/>
        </w:rPr>
        <w:t>delante, después, debajo, encima</w:t>
      </w:r>
      <w:r>
        <w:rPr>
          <w:sz w:val="24"/>
          <w:lang w:val="en-US"/>
        </w:rPr>
        <w:t xml:space="preserve"> </w:t>
      </w:r>
      <w:r>
        <w:rPr>
          <w:sz w:val="24"/>
        </w:rPr>
        <w:t>и</w:t>
      </w:r>
      <w:r>
        <w:rPr>
          <w:sz w:val="24"/>
          <w:lang w:val="en-US"/>
        </w:rPr>
        <w:t xml:space="preserve">  </w:t>
      </w:r>
      <w:r>
        <w:rPr>
          <w:sz w:val="24"/>
        </w:rPr>
        <w:t>др</w:t>
      </w:r>
      <w:r>
        <w:rPr>
          <w:sz w:val="24"/>
          <w:lang w:val="en-US"/>
        </w:rPr>
        <w:t xml:space="preserve">. </w:t>
      </w:r>
      <w:r>
        <w:rPr>
          <w:sz w:val="24"/>
        </w:rPr>
        <w:t>со</w:t>
      </w:r>
      <w:r>
        <w:rPr>
          <w:sz w:val="24"/>
          <w:lang w:val="en-US"/>
        </w:rPr>
        <w:t xml:space="preserve"> </w:t>
      </w:r>
      <w:r>
        <w:rPr>
          <w:sz w:val="24"/>
        </w:rPr>
        <w:t>сложными</w:t>
      </w:r>
      <w:r>
        <w:rPr>
          <w:sz w:val="24"/>
          <w:lang w:val="en-US"/>
        </w:rPr>
        <w:t xml:space="preserve"> </w:t>
      </w:r>
      <w:r>
        <w:rPr>
          <w:sz w:val="24"/>
        </w:rPr>
        <w:t>предлогами</w:t>
      </w:r>
      <w:r>
        <w:rPr>
          <w:sz w:val="24"/>
          <w:lang w:val="en-US"/>
        </w:rPr>
        <w:t xml:space="preserve"> delante de, despues de, debajo de, encima de (</w:t>
      </w:r>
      <w:r>
        <w:rPr>
          <w:sz w:val="24"/>
        </w:rPr>
        <w:t>см</w:t>
      </w:r>
      <w:r>
        <w:rPr>
          <w:sz w:val="24"/>
          <w:lang w:val="en-US"/>
        </w:rPr>
        <w:t xml:space="preserve">. </w:t>
      </w:r>
      <w:r>
        <w:rPr>
          <w:sz w:val="24"/>
        </w:rPr>
        <w:t>§ 88), которые состоят из наречия и предлога и не примыка</w:t>
        <w:softHyphen/>
        <w:t xml:space="preserve">ют к глаголу, а сочетаются всегда с существительным. </w:t>
      </w:r>
    </w:p>
    <w:p>
      <w:pPr>
        <w:pStyle w:val="Normal1"/>
        <w:spacing w:lineRule="auto" w:line="240"/>
        <w:ind w:firstLine="284" w:end="0"/>
        <w:rPr/>
      </w:pPr>
      <w:r>
        <w:rPr>
          <w:sz w:val="24"/>
        </w:rPr>
        <w:t xml:space="preserve">18. Стилистически безупречным считается употребление наречия  </w:t>
      </w:r>
      <w:r>
        <w:rPr>
          <w:b/>
          <w:sz w:val="24"/>
          <w:lang w:val="en-US"/>
        </w:rPr>
        <w:t>quiz</w:t>
      </w:r>
      <w:r>
        <w:rPr>
          <w:b/>
          <w:sz w:val="24"/>
        </w:rPr>
        <w:t>á</w:t>
      </w:r>
      <w:r>
        <w:rPr>
          <w:sz w:val="24"/>
        </w:rPr>
        <w:t xml:space="preserve"> непосредственно перед словами, начинающимися с согласной, </w:t>
      </w:r>
      <w:r>
        <w:rPr>
          <w:sz w:val="24"/>
          <w:lang w:val="en-US"/>
        </w:rPr>
        <w:t>a</w:t>
      </w:r>
      <w:r>
        <w:rPr>
          <w:sz w:val="24"/>
        </w:rPr>
        <w:t xml:space="preserve"> </w:t>
      </w:r>
      <w:r>
        <w:rPr>
          <w:b/>
          <w:sz w:val="24"/>
          <w:lang w:val="en-US"/>
        </w:rPr>
        <w:t>quiz</w:t>
      </w:r>
      <w:r>
        <w:rPr>
          <w:b/>
          <w:sz w:val="24"/>
        </w:rPr>
        <w:t>á</w:t>
      </w:r>
      <w:r>
        <w:rPr>
          <w:b/>
          <w:sz w:val="24"/>
          <w:lang w:val="en-US"/>
        </w:rPr>
        <w:t>s</w:t>
      </w:r>
      <w:r>
        <w:rPr>
          <w:b/>
          <w:sz w:val="24"/>
        </w:rPr>
        <w:t xml:space="preserve"> </w:t>
      </w:r>
      <w:r>
        <w:rPr>
          <w:sz w:val="24"/>
        </w:rPr>
        <w:t>перед словами, в начале которых стоит гласная:</w:t>
      </w:r>
    </w:p>
    <w:p>
      <w:pPr>
        <w:pStyle w:val="Normal1"/>
        <w:spacing w:lineRule="auto" w:line="240"/>
        <w:ind w:firstLine="284" w:end="0"/>
        <w:rPr/>
      </w:pPr>
      <w:r>
        <w:rPr>
          <w:sz w:val="24"/>
        </w:rPr>
        <w:t xml:space="preserve">                  </w:t>
      </w:r>
      <w:r>
        <w:rPr>
          <w:i/>
          <w:iCs/>
          <w:sz w:val="24"/>
          <w:lang w:val="en-US"/>
        </w:rPr>
        <w:t>Quizá</w:t>
      </w:r>
      <w:r>
        <w:rPr>
          <w:sz w:val="24"/>
          <w:lang w:val="en-US"/>
        </w:rPr>
        <w:t xml:space="preserve"> vengas esta tarde. </w:t>
      </w:r>
    </w:p>
    <w:p>
      <w:pPr>
        <w:pStyle w:val="Normal1"/>
        <w:spacing w:lineRule="auto" w:line="240"/>
        <w:ind w:firstLine="284" w:end="0"/>
        <w:rPr/>
      </w:pPr>
      <w:r>
        <w:rPr>
          <w:sz w:val="24"/>
          <w:lang w:val="en-US"/>
        </w:rPr>
        <w:t xml:space="preserve">                  </w:t>
      </w:r>
      <w:r>
        <w:rPr>
          <w:i/>
          <w:iCs/>
          <w:sz w:val="24"/>
          <w:lang w:val="en-US"/>
        </w:rPr>
        <w:t>Quizás</w:t>
      </w:r>
      <w:r>
        <w:rPr>
          <w:sz w:val="24"/>
          <w:lang w:val="en-US"/>
        </w:rPr>
        <w:t xml:space="preserve"> ella lo sepa.</w:t>
      </w:r>
    </w:p>
    <w:p>
      <w:pPr>
        <w:pStyle w:val="Normal1"/>
        <w:spacing w:lineRule="auto" w:line="240"/>
        <w:ind w:firstLine="284" w:end="0"/>
        <w:rPr>
          <w:sz w:val="24"/>
          <w:lang w:val="en-US"/>
        </w:rPr>
      </w:pPr>
      <w:r>
        <w:rPr>
          <w:sz w:val="24"/>
          <w:lang w:val="en-US"/>
        </w:rPr>
        <w:t xml:space="preserve">                   </w:t>
      </w:r>
    </w:p>
    <w:p>
      <w:pPr>
        <w:pStyle w:val="Heading2"/>
        <w:ind w:hanging="0" w:start="0"/>
        <w:rPr>
          <w:lang w:val="en-US"/>
        </w:rPr>
      </w:pPr>
      <w:bookmarkStart w:id="123" w:name="__RefHeading___Toc1886101"/>
      <w:bookmarkEnd w:id="123"/>
      <w:r>
        <w:rPr/>
        <w:t>ПРЕДЛОГ</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pPr>
      <w:r>
        <w:rPr/>
        <w:t>Terminologia</w:t>
      </w:r>
    </w:p>
    <w:tbl>
      <w:tblPr>
        <w:tblW w:w="7560" w:type="dxa"/>
        <w:jc w:val="start"/>
        <w:tblInd w:w="341" w:type="dxa"/>
        <w:tblLayout w:type="fixed"/>
        <w:tblCellMar>
          <w:top w:w="0" w:type="dxa"/>
          <w:start w:w="108" w:type="dxa"/>
          <w:bottom w:w="0" w:type="dxa"/>
          <w:end w:w="108" w:type="dxa"/>
        </w:tblCellMar>
      </w:tblPr>
      <w:tblGrid>
        <w:gridCol w:w="3453"/>
        <w:gridCol w:w="4107"/>
      </w:tblGrid>
      <w:tr>
        <w:trPr>
          <w:trHeight w:val="2080" w:hRule="atLeast"/>
        </w:trPr>
        <w:tc>
          <w:tcPr>
            <w:tcW w:w="3453" w:type="dxa"/>
            <w:tcBorders/>
          </w:tcPr>
          <w:p>
            <w:pPr>
              <w:pStyle w:val="Normal1"/>
              <w:spacing w:lineRule="auto" w:line="240"/>
              <w:ind w:firstLine="284" w:end="0"/>
              <w:rPr>
                <w:lang w:val="en-US"/>
              </w:rPr>
            </w:pPr>
            <w:r>
              <w:rPr>
                <w:lang w:val="en-US"/>
              </w:rPr>
              <w:t xml:space="preserve">      </w:t>
            </w:r>
          </w:p>
          <w:p>
            <w:pPr>
              <w:pStyle w:val="Normal1"/>
              <w:spacing w:lineRule="auto" w:line="240"/>
              <w:rPr/>
            </w:pPr>
            <w:r>
              <w:rPr>
                <w:lang w:val="en-US"/>
              </w:rPr>
              <w:t xml:space="preserve"> </w:t>
            </w:r>
            <w:r>
              <w:rPr>
                <w:b/>
                <w:lang w:val="en-US"/>
              </w:rPr>
              <w:t>Preposición</w:t>
            </w:r>
          </w:p>
          <w:p>
            <w:pPr>
              <w:pStyle w:val="Normal1"/>
              <w:spacing w:lineRule="auto" w:line="240"/>
              <w:rPr/>
            </w:pPr>
            <w:r>
              <w:rPr>
                <w:b/>
                <w:lang w:val="en-US"/>
              </w:rPr>
              <w:t xml:space="preserve">    </w:t>
            </w:r>
            <w:r>
              <w:rPr>
                <w:lang w:val="en-US"/>
              </w:rPr>
              <w:t xml:space="preserve"> </w:t>
            </w:r>
            <w:r>
              <w:rPr>
                <w:b/>
                <w:lang w:val="en-US"/>
              </w:rPr>
              <w:t>»  simple (primitiva)</w:t>
            </w:r>
          </w:p>
          <w:p>
            <w:pPr>
              <w:pStyle w:val="Normal1"/>
              <w:spacing w:lineRule="auto" w:line="240"/>
              <w:rPr/>
            </w:pPr>
            <w:r>
              <w:rPr>
                <w:b/>
                <w:lang w:val="en-US"/>
              </w:rPr>
              <w:t>Frases prepositivas</w:t>
            </w:r>
          </w:p>
          <w:p>
            <w:pPr>
              <w:pStyle w:val="Normal1"/>
              <w:spacing w:lineRule="auto" w:line="240"/>
              <w:ind w:firstLine="284" w:end="0"/>
              <w:rPr/>
            </w:pPr>
            <w:r>
              <w:rPr>
                <w:b/>
                <w:lang w:val="en-US"/>
              </w:rPr>
              <w:t>(</w:t>
            </w:r>
            <w:r>
              <w:rPr>
                <w:b/>
              </w:rPr>
              <w:t>о</w:t>
            </w:r>
            <w:r>
              <w:rPr>
                <w:b/>
                <w:lang w:val="en-US"/>
              </w:rPr>
              <w:t xml:space="preserve"> preposicionales)</w:t>
            </w:r>
          </w:p>
          <w:p>
            <w:pPr>
              <w:pStyle w:val="Normal1"/>
              <w:spacing w:lineRule="auto" w:line="240"/>
              <w:rPr>
                <w:b/>
                <w:lang w:val="en-US"/>
              </w:rPr>
            </w:pPr>
            <w:r>
              <w:rPr>
                <w:b/>
                <w:lang w:val="en-US"/>
              </w:rPr>
              <w:t>Modos prepositivos</w:t>
            </w:r>
          </w:p>
          <w:p>
            <w:pPr>
              <w:pStyle w:val="Normal1"/>
              <w:spacing w:lineRule="auto" w:line="240"/>
              <w:ind w:firstLine="284" w:end="0"/>
              <w:rPr>
                <w:b/>
                <w:lang w:val="en-US"/>
              </w:rPr>
            </w:pPr>
            <w:r>
              <w:rPr>
                <w:b/>
                <w:lang w:val="en-US"/>
              </w:rPr>
              <w:t>(o preposicionales)</w:t>
            </w:r>
          </w:p>
          <w:p>
            <w:pPr>
              <w:pStyle w:val="Normal1"/>
              <w:ind w:firstLine="284" w:end="0"/>
              <w:rPr>
                <w:b/>
                <w:lang w:val="en-US"/>
              </w:rPr>
            </w:pPr>
            <w:r>
              <w:rPr>
                <w:b/>
                <w:lang w:val="en-US"/>
              </w:rPr>
            </w:r>
          </w:p>
        </w:tc>
        <w:tc>
          <w:tcPr>
            <w:tcW w:w="4107" w:type="dxa"/>
            <w:tcBorders/>
          </w:tcPr>
          <w:p>
            <w:pPr>
              <w:pStyle w:val="Normal"/>
              <w:snapToGrid w:val="false"/>
              <w:rPr>
                <w:lang w:val="en-US"/>
              </w:rPr>
            </w:pPr>
            <w:r>
              <w:rPr>
                <w:lang w:val="en-US"/>
              </w:rPr>
            </w:r>
          </w:p>
          <w:p>
            <w:pPr>
              <w:pStyle w:val="Normal1"/>
              <w:spacing w:lineRule="auto" w:line="240"/>
              <w:rPr/>
            </w:pPr>
            <w:r>
              <w:rPr/>
              <w:t xml:space="preserve">— </w:t>
            </w:r>
            <w:r>
              <w:rPr/>
              <w:t>предлог</w:t>
            </w:r>
          </w:p>
          <w:p>
            <w:pPr>
              <w:pStyle w:val="Normal1"/>
              <w:spacing w:lineRule="auto" w:line="240"/>
              <w:rPr/>
            </w:pPr>
            <w:r>
              <w:rPr/>
              <w:t xml:space="preserve">— </w:t>
            </w:r>
            <w:r>
              <w:rPr/>
              <w:t>простой предлог</w:t>
            </w:r>
          </w:p>
          <w:p>
            <w:pPr>
              <w:pStyle w:val="Normal1"/>
              <w:spacing w:lineRule="auto" w:line="240"/>
              <w:rPr/>
            </w:pPr>
            <w:r>
              <w:rPr/>
              <w:t xml:space="preserve">— </w:t>
            </w:r>
            <w:r>
              <w:rPr/>
              <w:t>предложные обороты</w:t>
            </w:r>
          </w:p>
          <w:p>
            <w:pPr>
              <w:pStyle w:val="Normal"/>
              <w:rPr/>
            </w:pPr>
            <w:r>
              <w:rPr/>
            </w:r>
          </w:p>
          <w:p>
            <w:pPr>
              <w:pStyle w:val="Normal1"/>
              <w:spacing w:lineRule="auto" w:line="240"/>
              <w:rPr/>
            </w:pPr>
            <w:r>
              <w:rPr/>
              <w:t xml:space="preserve">—    </w:t>
            </w:r>
            <w:r>
              <w:rPr/>
              <w:t>»        »</w:t>
            </w:r>
          </w:p>
          <w:p>
            <w:pPr>
              <w:pStyle w:val="Normal"/>
              <w:rPr/>
            </w:pPr>
            <w:r>
              <w:rPr/>
            </w:r>
          </w:p>
          <w:p>
            <w:pPr>
              <w:pStyle w:val="Normal1"/>
              <w:rPr/>
            </w:pPr>
            <w:r>
              <w:rPr/>
            </w:r>
          </w:p>
        </w:tc>
      </w:tr>
    </w:tbl>
    <w:p>
      <w:pPr>
        <w:pStyle w:val="Normal1"/>
        <w:spacing w:lineRule="auto" w:line="240"/>
        <w:ind w:firstLine="284" w:end="0"/>
        <w:rPr/>
      </w:pPr>
      <w:r>
        <w:rPr>
          <w:sz w:val="24"/>
        </w:rPr>
        <w:t xml:space="preserve"> </w:t>
      </w:r>
      <w:r>
        <w:rPr>
          <w:sz w:val="24"/>
        </w:rPr>
        <w:t xml:space="preserve">Предлог является </w:t>
      </w:r>
      <w:r>
        <w:rPr>
          <w:spacing w:val="20"/>
          <w:sz w:val="24"/>
        </w:rPr>
        <w:t>неизменяемой</w:t>
      </w:r>
      <w:r>
        <w:rPr>
          <w:sz w:val="24"/>
        </w:rPr>
        <w:t xml:space="preserve"> служебной частью речи, выражающей различные отношения и связи между словами. В связи с тем, что в испанском языке отсутствует система склонения существительных, предлоги приобретают особую роль, так как с их помощью передаются различные отношения между словами. Испанс</w:t>
        <w:softHyphen/>
        <w:t xml:space="preserve">кие предлоги можно подразделить на </w:t>
      </w:r>
      <w:r>
        <w:rPr>
          <w:spacing w:val="20"/>
          <w:sz w:val="24"/>
        </w:rPr>
        <w:t>два</w:t>
      </w:r>
      <w:r>
        <w:rPr>
          <w:sz w:val="24"/>
        </w:rPr>
        <w:t xml:space="preserve"> разряда: </w:t>
      </w:r>
      <w:r>
        <w:rPr>
          <w:spacing w:val="20"/>
          <w:sz w:val="24"/>
        </w:rPr>
        <w:t>простые</w:t>
      </w:r>
      <w:r>
        <w:rPr>
          <w:sz w:val="24"/>
        </w:rPr>
        <w:t xml:space="preserve"> предлоги и </w:t>
      </w:r>
      <w:r>
        <w:rPr>
          <w:spacing w:val="20"/>
          <w:sz w:val="24"/>
        </w:rPr>
        <w:t>предложные обороты</w:t>
      </w:r>
      <w:r>
        <w:rPr>
          <w:sz w:val="24"/>
        </w:rPr>
        <w:t xml:space="preserve"> (сложные предлоги).</w:t>
      </w:r>
    </w:p>
    <w:p>
      <w:pPr>
        <w:pStyle w:val="Normal1"/>
        <w:spacing w:lineRule="auto" w:line="240"/>
        <w:ind w:firstLine="284" w:end="0"/>
        <w:rPr>
          <w:sz w:val="24"/>
        </w:rPr>
      </w:pPr>
      <w:r>
        <w:rPr>
          <w:sz w:val="24"/>
        </w:rPr>
      </w:r>
    </w:p>
    <w:p>
      <w:pPr>
        <w:pStyle w:val="Heading3"/>
        <w:ind w:hanging="0" w:start="0"/>
        <w:rPr/>
      </w:pPr>
      <w:r>
        <w:rPr/>
        <w:t xml:space="preserve">    </w:t>
      </w:r>
      <w:bookmarkStart w:id="124" w:name="__RefHeading___Toc1886102"/>
      <w:r>
        <w:rPr/>
        <w:t>§ 87. Простые предлоги и их употребление</w:t>
      </w:r>
      <w:bookmarkEnd w:id="124"/>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 </w:t>
      </w:r>
      <w:r>
        <w:rPr>
          <w:sz w:val="24"/>
        </w:rPr>
        <w:t xml:space="preserve">В современном испанском языке насчитывается </w:t>
      </w:r>
      <w:r>
        <w:rPr>
          <w:spacing w:val="20"/>
          <w:sz w:val="24"/>
        </w:rPr>
        <w:t>восемнадцать</w:t>
      </w:r>
      <w:r>
        <w:rPr>
          <w:sz w:val="24"/>
        </w:rPr>
        <w:t xml:space="preserve"> простых предлогов: </w:t>
      </w:r>
      <w:r>
        <w:rPr>
          <w:sz w:val="24"/>
          <w:lang w:val="en-US"/>
        </w:rPr>
        <w:t>a</w:t>
      </w:r>
      <w:r>
        <w:rPr>
          <w:sz w:val="24"/>
        </w:rPr>
        <w:t xml:space="preserve">, </w:t>
      </w:r>
      <w:r>
        <w:rPr>
          <w:sz w:val="24"/>
          <w:lang w:val="en-US"/>
        </w:rPr>
        <w:t>ante</w:t>
      </w:r>
      <w:r>
        <w:rPr>
          <w:sz w:val="24"/>
        </w:rPr>
        <w:t xml:space="preserve">, </w:t>
      </w:r>
      <w:r>
        <w:rPr>
          <w:sz w:val="24"/>
          <w:lang w:val="en-US"/>
        </w:rPr>
        <w:t>bajo</w:t>
      </w:r>
      <w:r>
        <w:rPr>
          <w:sz w:val="24"/>
        </w:rPr>
        <w:t xml:space="preserve">, </w:t>
      </w:r>
      <w:r>
        <w:rPr>
          <w:sz w:val="24"/>
          <w:lang w:val="en-US"/>
        </w:rPr>
        <w:t>con</w:t>
      </w:r>
      <w:r>
        <w:rPr>
          <w:sz w:val="24"/>
        </w:rPr>
        <w:t xml:space="preserve">, </w:t>
      </w:r>
      <w:r>
        <w:rPr>
          <w:sz w:val="24"/>
          <w:lang w:val="en-US"/>
        </w:rPr>
        <w:t>contra</w:t>
      </w:r>
      <w:r>
        <w:rPr>
          <w:sz w:val="24"/>
        </w:rPr>
        <w:t xml:space="preserve">, </w:t>
      </w:r>
      <w:r>
        <w:rPr>
          <w:sz w:val="24"/>
          <w:lang w:val="en-US"/>
        </w:rPr>
        <w:t>de</w:t>
      </w:r>
      <w:r>
        <w:rPr>
          <w:sz w:val="24"/>
        </w:rPr>
        <w:t xml:space="preserve">, </w:t>
      </w:r>
      <w:r>
        <w:rPr>
          <w:sz w:val="24"/>
          <w:lang w:val="en-US"/>
        </w:rPr>
        <w:t>desde</w:t>
      </w:r>
      <w:r>
        <w:rPr>
          <w:sz w:val="24"/>
        </w:rPr>
        <w:t xml:space="preserve">, </w:t>
      </w:r>
      <w:r>
        <w:rPr>
          <w:sz w:val="24"/>
          <w:lang w:val="en-US"/>
        </w:rPr>
        <w:t>en</w:t>
      </w:r>
      <w:r>
        <w:rPr>
          <w:sz w:val="24"/>
        </w:rPr>
        <w:t xml:space="preserve">, </w:t>
      </w:r>
      <w:r>
        <w:rPr>
          <w:sz w:val="24"/>
          <w:lang w:val="en-US"/>
        </w:rPr>
        <w:t>entre</w:t>
      </w:r>
      <w:r>
        <w:rPr>
          <w:sz w:val="24"/>
        </w:rPr>
        <w:t xml:space="preserve">, </w:t>
      </w:r>
      <w:r>
        <w:rPr>
          <w:sz w:val="24"/>
          <w:lang w:val="en-US"/>
        </w:rPr>
        <w:t>hacia</w:t>
      </w:r>
      <w:r>
        <w:rPr>
          <w:sz w:val="24"/>
        </w:rPr>
        <w:t xml:space="preserve">, </w:t>
      </w:r>
      <w:r>
        <w:rPr>
          <w:sz w:val="24"/>
          <w:lang w:val="en-US"/>
        </w:rPr>
        <w:t>hasta</w:t>
      </w:r>
      <w:r>
        <w:rPr>
          <w:sz w:val="24"/>
        </w:rPr>
        <w:t xml:space="preserve">, </w:t>
      </w:r>
      <w:r>
        <w:rPr>
          <w:sz w:val="24"/>
          <w:lang w:val="en-US"/>
        </w:rPr>
        <w:t>para</w:t>
      </w:r>
      <w:r>
        <w:rPr>
          <w:sz w:val="24"/>
        </w:rPr>
        <w:t xml:space="preserve">, </w:t>
      </w:r>
      <w:r>
        <w:rPr>
          <w:sz w:val="24"/>
          <w:lang w:val="en-US"/>
        </w:rPr>
        <w:t>por</w:t>
      </w:r>
      <w:r>
        <w:rPr>
          <w:sz w:val="24"/>
        </w:rPr>
        <w:t xml:space="preserve">, </w:t>
      </w:r>
      <w:r>
        <w:rPr>
          <w:sz w:val="24"/>
          <w:lang w:val="en-US"/>
        </w:rPr>
        <w:t>seg</w:t>
      </w:r>
      <w:r>
        <w:rPr>
          <w:sz w:val="24"/>
        </w:rPr>
        <w:t>ú</w:t>
      </w:r>
      <w:r>
        <w:rPr>
          <w:sz w:val="24"/>
          <w:lang w:val="en-US"/>
        </w:rPr>
        <w:t>n</w:t>
      </w:r>
      <w:r>
        <w:rPr>
          <w:sz w:val="24"/>
        </w:rPr>
        <w:t xml:space="preserve">, </w:t>
      </w:r>
      <w:r>
        <w:rPr>
          <w:sz w:val="24"/>
          <w:lang w:val="en-US"/>
        </w:rPr>
        <w:t>sin</w:t>
      </w:r>
      <w:r>
        <w:rPr>
          <w:sz w:val="24"/>
        </w:rPr>
        <w:t xml:space="preserve">, </w:t>
      </w:r>
      <w:r>
        <w:rPr>
          <w:sz w:val="24"/>
          <w:lang w:val="en-US"/>
        </w:rPr>
        <w:t>so</w:t>
      </w:r>
      <w:r>
        <w:rPr>
          <w:sz w:val="24"/>
        </w:rPr>
        <w:t xml:space="preserve">, </w:t>
      </w:r>
      <w:r>
        <w:rPr>
          <w:sz w:val="24"/>
          <w:lang w:val="en-US"/>
        </w:rPr>
        <w:t>sobre</w:t>
      </w:r>
      <w:r>
        <w:rPr>
          <w:sz w:val="24"/>
        </w:rPr>
        <w:t xml:space="preserve">, </w:t>
      </w:r>
      <w:r>
        <w:rPr>
          <w:sz w:val="24"/>
          <w:lang w:val="en-US"/>
        </w:rPr>
        <w:t>tras</w:t>
      </w:r>
      <w:r>
        <w:rPr>
          <w:sz w:val="24"/>
        </w:rPr>
        <w:t>.</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Normal1"/>
        <w:spacing w:lineRule="auto" w:line="240"/>
        <w:ind w:firstLine="284" w:end="0"/>
        <w:rPr/>
      </w:pPr>
      <w:r>
        <w:rPr>
          <w:i/>
          <w:sz w:val="22"/>
        </w:rPr>
        <w:t>Примечание</w:t>
      </w:r>
      <w:r>
        <w:rPr>
          <w:sz w:val="22"/>
        </w:rPr>
        <w:t xml:space="preserve">. В произведениях писателей прошлых веков иногда употребляется предлог </w:t>
      </w:r>
      <w:r>
        <w:rPr>
          <w:b/>
          <w:sz w:val="22"/>
          <w:lang w:val="en-US"/>
        </w:rPr>
        <w:t>cabe</w:t>
      </w:r>
      <w:r>
        <w:rPr>
          <w:sz w:val="22"/>
        </w:rPr>
        <w:t xml:space="preserve"> (около, рядом). В современном языке он стал архаизмом, и его в редких случаях можно встретить лишь в поэзии.</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t xml:space="preserve">1. </w:t>
      </w:r>
      <w:r>
        <w:rPr>
          <w:rFonts w:cs="Times New Roman" w:ascii="Times New Roman" w:hAnsi="Times New Roman"/>
          <w:i/>
          <w:iCs/>
          <w:sz w:val="24"/>
        </w:rPr>
        <w:t>Предлог</w:t>
      </w:r>
      <w:r>
        <w:rPr>
          <w:rFonts w:cs="Times New Roman" w:ascii="Times New Roman" w:hAnsi="Times New Roman"/>
          <w:sz w:val="24"/>
        </w:rPr>
        <w:t xml:space="preserve"> </w:t>
      </w:r>
      <w:r>
        <w:rPr>
          <w:rFonts w:cs="Times New Roman" w:ascii="Times New Roman" w:hAnsi="Times New Roman"/>
          <w:b/>
          <w:sz w:val="24"/>
        </w:rPr>
        <w:t>а</w:t>
      </w:r>
    </w:p>
    <w:p>
      <w:pPr>
        <w:pStyle w:val="Normal1"/>
        <w:spacing w:lineRule="auto" w:line="240"/>
        <w:ind w:firstLine="284" w:end="0"/>
        <w:rPr>
          <w:rFonts w:ascii="Times New Roman" w:hAnsi="Times New Roman" w:cs="Times New Roman"/>
          <w:sz w:val="24"/>
        </w:rPr>
      </w:pPr>
      <w:r>
        <w:rPr>
          <w:rFonts w:cs="Times New Roman"/>
          <w:sz w:val="24"/>
        </w:rPr>
      </w:r>
    </w:p>
    <w:p>
      <w:pPr>
        <w:pStyle w:val="Normal1"/>
        <w:spacing w:lineRule="auto" w:line="240"/>
        <w:ind w:firstLine="284" w:end="0"/>
        <w:rPr/>
      </w:pPr>
      <w:r>
        <w:rPr>
          <w:sz w:val="24"/>
        </w:rPr>
        <w:t xml:space="preserve">Предлог </w:t>
      </w:r>
      <w:r>
        <w:rPr>
          <w:b/>
          <w:sz w:val="24"/>
        </w:rPr>
        <w:t>а</w:t>
      </w:r>
      <w:r>
        <w:rPr>
          <w:sz w:val="24"/>
        </w:rPr>
        <w:t xml:space="preserve"> очень многозначен. Он употребляется:</w:t>
      </w:r>
    </w:p>
    <w:p>
      <w:pPr>
        <w:pStyle w:val="Normal1"/>
        <w:spacing w:lineRule="auto" w:line="240"/>
        <w:ind w:firstLine="284" w:end="0"/>
        <w:rPr/>
      </w:pPr>
      <w:r>
        <w:rPr>
          <w:sz w:val="24"/>
        </w:rPr>
        <w:t xml:space="preserve">а) перед </w:t>
      </w:r>
      <w:r>
        <w:rPr>
          <w:spacing w:val="20"/>
          <w:sz w:val="24"/>
        </w:rPr>
        <w:t>прямым дополнением</w:t>
      </w:r>
      <w:r>
        <w:rPr>
          <w:sz w:val="24"/>
        </w:rPr>
        <w:t>, которое называет лицо или выражает олицетворенное понятие. В этом случае сочетание предлога и существительного (или местоимения) передает отноше</w:t>
        <w:softHyphen/>
        <w:t xml:space="preserve">ния, соответствующие русскому </w:t>
      </w:r>
      <w:r>
        <w:rPr>
          <w:spacing w:val="20"/>
          <w:sz w:val="24"/>
        </w:rPr>
        <w:t>винительному</w:t>
      </w:r>
      <w:r>
        <w:rPr>
          <w:sz w:val="24"/>
        </w:rPr>
        <w:t xml:space="preserve"> падежу:</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Ayer Femando encontró </w:t>
      </w:r>
      <w:r>
        <w:rPr>
          <w:b/>
          <w:bCs/>
          <w:sz w:val="24"/>
          <w:lang w:val="en-US"/>
        </w:rPr>
        <w:t>a</w:t>
      </w:r>
      <w:r>
        <w:rPr>
          <w:sz w:val="24"/>
          <w:lang w:val="en-US"/>
        </w:rPr>
        <w:t xml:space="preserve"> </w:t>
      </w:r>
      <w:r>
        <w:rPr>
          <w:i/>
          <w:iCs/>
          <w:sz w:val="24"/>
          <w:lang w:val="en-US"/>
        </w:rPr>
        <w:t>su herm</w:t>
      </w:r>
      <w:r>
        <w:rPr>
          <w:i/>
          <w:iCs/>
          <w:sz w:val="24"/>
        </w:rPr>
        <w:t>а</w:t>
      </w:r>
      <w:r>
        <w:rPr>
          <w:i/>
          <w:iCs/>
          <w:sz w:val="24"/>
          <w:lang w:val="en-US"/>
        </w:rPr>
        <w:t>n</w:t>
      </w:r>
      <w:r>
        <w:rPr>
          <w:i/>
          <w:iCs/>
          <w:sz w:val="24"/>
        </w:rPr>
        <w:t>о</w:t>
      </w:r>
      <w:r>
        <w:rPr>
          <w:sz w:val="24"/>
          <w:lang w:val="en-US"/>
        </w:rPr>
        <w:t xml:space="preserve">.                               </w:t>
      </w:r>
      <w:r>
        <w:rPr>
          <w:sz w:val="24"/>
        </w:rPr>
        <w:t>Вчера Фернандо встретил своего брата.</w:t>
      </w:r>
    </w:p>
    <w:p>
      <w:pPr>
        <w:pStyle w:val="Normal1"/>
        <w:spacing w:lineRule="auto" w:line="240"/>
        <w:ind w:firstLine="284" w:end="0"/>
        <w:rPr/>
      </w:pPr>
      <w:r>
        <w:rPr>
          <w:sz w:val="24"/>
        </w:rPr>
        <w:t xml:space="preserve"> </w:t>
      </w:r>
      <w:r>
        <w:rPr>
          <w:sz w:val="24"/>
          <w:lang w:val="en-US"/>
        </w:rPr>
        <w:t xml:space="preserve">¿Has visto </w:t>
      </w:r>
      <w:r>
        <w:rPr>
          <w:b/>
          <w:bCs/>
          <w:sz w:val="24"/>
          <w:lang w:val="en-US"/>
        </w:rPr>
        <w:t>a</w:t>
      </w:r>
      <w:r>
        <w:rPr>
          <w:sz w:val="24"/>
          <w:lang w:val="en-US"/>
        </w:rPr>
        <w:t xml:space="preserve"> </w:t>
      </w:r>
      <w:r>
        <w:rPr>
          <w:i/>
          <w:iCs/>
          <w:sz w:val="24"/>
          <w:lang w:val="en-US"/>
        </w:rPr>
        <w:t>Fidel</w:t>
      </w:r>
      <w:r>
        <w:rPr>
          <w:sz w:val="24"/>
          <w:lang w:val="en-US"/>
        </w:rPr>
        <w:t xml:space="preserve">?                                                              </w:t>
      </w:r>
      <w:r>
        <w:rPr>
          <w:sz w:val="24"/>
        </w:rPr>
        <w:t xml:space="preserve">Ты видел Фиделя? </w:t>
      </w:r>
    </w:p>
    <w:p>
      <w:pPr>
        <w:pStyle w:val="Normal1"/>
        <w:spacing w:lineRule="auto" w:line="240"/>
        <w:ind w:firstLine="284" w:end="0"/>
        <w:rPr/>
      </w:pPr>
      <w:r>
        <w:rPr>
          <w:sz w:val="24"/>
          <w:lang w:val="en-US"/>
        </w:rPr>
        <w:t xml:space="preserve">Amo </w:t>
      </w:r>
      <w:r>
        <w:rPr>
          <w:b/>
          <w:bCs/>
          <w:sz w:val="24"/>
          <w:lang w:val="en-US"/>
        </w:rPr>
        <w:t>a</w:t>
      </w:r>
      <w:r>
        <w:rPr>
          <w:sz w:val="24"/>
          <w:lang w:val="en-US"/>
        </w:rPr>
        <w:t xml:space="preserve"> </w:t>
      </w:r>
      <w:r>
        <w:rPr>
          <w:i/>
          <w:iCs/>
          <w:sz w:val="24"/>
          <w:lang w:val="en-US"/>
        </w:rPr>
        <w:t>la Patria</w:t>
      </w:r>
      <w:r>
        <w:rPr>
          <w:sz w:val="24"/>
          <w:lang w:val="en-US"/>
        </w:rPr>
        <w:t xml:space="preserve">.                                                                   </w:t>
      </w:r>
      <w:r>
        <w:rPr>
          <w:sz w:val="24"/>
        </w:rPr>
        <w:t>Я люблю Родину.</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Если перед прямым дополнением стоит числительное, а также прилагательное </w:t>
      </w:r>
      <w:r>
        <w:rPr>
          <w:b/>
          <w:sz w:val="24"/>
          <w:lang w:val="en-US"/>
        </w:rPr>
        <w:t>mucho</w:t>
      </w:r>
      <w:r>
        <w:rPr>
          <w:sz w:val="24"/>
        </w:rPr>
        <w:t xml:space="preserve"> или </w:t>
      </w:r>
      <w:r>
        <w:rPr>
          <w:b/>
          <w:sz w:val="24"/>
        </w:rPr>
        <w:t>росо</w:t>
      </w:r>
      <w:r>
        <w:rPr>
          <w:sz w:val="24"/>
        </w:rPr>
        <w:t xml:space="preserve">, то употребление предлога </w:t>
      </w:r>
      <w:r>
        <w:rPr>
          <w:b/>
          <w:sz w:val="24"/>
        </w:rPr>
        <w:t>а</w:t>
      </w:r>
      <w:r>
        <w:rPr>
          <w:sz w:val="24"/>
        </w:rPr>
        <w:t xml:space="preserve"> изби</w:t>
        <w:softHyphen/>
        <w:t>рательно; он может ставиться или опускаться: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Hemos</w:t>
      </w:r>
      <w:r>
        <w:rPr>
          <w:sz w:val="24"/>
        </w:rPr>
        <w:t xml:space="preserve"> </w:t>
      </w:r>
      <w:r>
        <w:rPr>
          <w:sz w:val="24"/>
          <w:lang w:val="en-US"/>
        </w:rPr>
        <w:t>contratado</w:t>
      </w:r>
      <w:r>
        <w:rPr>
          <w:sz w:val="24"/>
        </w:rPr>
        <w:t xml:space="preserve"> (</w:t>
      </w:r>
      <w:r>
        <w:rPr>
          <w:sz w:val="24"/>
          <w:lang w:val="en-US"/>
        </w:rPr>
        <w:t>a</w:t>
      </w:r>
      <w:r>
        <w:rPr>
          <w:sz w:val="24"/>
        </w:rPr>
        <w:t xml:space="preserve">) </w:t>
      </w:r>
      <w:r>
        <w:rPr>
          <w:sz w:val="24"/>
          <w:lang w:val="en-US"/>
        </w:rPr>
        <w:t>veinte</w:t>
      </w:r>
      <w:r>
        <w:rPr>
          <w:sz w:val="24"/>
        </w:rPr>
        <w:t xml:space="preserve"> </w:t>
      </w:r>
      <w:r>
        <w:rPr>
          <w:sz w:val="24"/>
          <w:lang w:val="en-US"/>
        </w:rPr>
        <w:t>nuevos</w:t>
      </w:r>
      <w:r>
        <w:rPr>
          <w:sz w:val="24"/>
        </w:rPr>
        <w:t xml:space="preserve">                                     В этом месяце мы приняли на</w:t>
      </w:r>
    </w:p>
    <w:p>
      <w:pPr>
        <w:pStyle w:val="Normal1"/>
        <w:spacing w:lineRule="auto" w:line="240"/>
        <w:ind w:firstLine="709" w:end="0"/>
        <w:rPr/>
      </w:pPr>
      <w:r>
        <w:rPr>
          <w:sz w:val="24"/>
          <w:lang w:val="en-US"/>
        </w:rPr>
        <w:t xml:space="preserve">empleados este mes. </w:t>
      </w:r>
      <w:r>
        <w:rPr>
          <w:sz w:val="24"/>
        </w:rPr>
        <w:t>(</w:t>
      </w:r>
      <w:r>
        <w:rPr>
          <w:sz w:val="24"/>
          <w:lang w:val="en-US"/>
        </w:rPr>
        <w:t>J</w:t>
      </w:r>
      <w:r>
        <w:rPr>
          <w:sz w:val="24"/>
        </w:rPr>
        <w:t>.</w:t>
      </w:r>
      <w:r>
        <w:rPr>
          <w:sz w:val="24"/>
          <w:lang w:val="en-US"/>
        </w:rPr>
        <w:t>L</w:t>
      </w:r>
      <w:r>
        <w:rPr>
          <w:lang w:val="en-US"/>
        </w:rPr>
        <w:t>UQUE</w:t>
      </w:r>
      <w:r>
        <w:rPr/>
        <w:t xml:space="preserve"> </w:t>
      </w:r>
      <w:r>
        <w:rPr>
          <w:sz w:val="24"/>
          <w:lang w:val="en-US"/>
        </w:rPr>
        <w:t>D</w:t>
      </w:r>
      <w:r>
        <w:rPr>
          <w:lang w:val="en-US"/>
        </w:rPr>
        <w:t>UR</w:t>
      </w:r>
      <w:r>
        <w:rPr/>
        <w:t>Á</w:t>
      </w:r>
      <w:r>
        <w:rPr>
          <w:lang w:val="en-US"/>
        </w:rPr>
        <w:t>N</w:t>
      </w:r>
      <w:r>
        <w:rPr>
          <w:sz w:val="24"/>
        </w:rPr>
        <w:t>)                              работу двадцать новых служащих.</w:t>
      </w:r>
    </w:p>
    <w:p>
      <w:pPr>
        <w:pStyle w:val="Normal1"/>
        <w:spacing w:lineRule="auto" w:line="240"/>
        <w:ind w:firstLine="284" w:end="0"/>
        <w:rPr/>
      </w:pPr>
      <w:r>
        <w:rPr>
          <w:sz w:val="24"/>
          <w:lang w:val="en-US"/>
        </w:rPr>
        <w:t>Encontramos</w:t>
      </w:r>
      <w:r>
        <w:rPr>
          <w:sz w:val="24"/>
        </w:rPr>
        <w:t xml:space="preserve"> (</w:t>
      </w:r>
      <w:r>
        <w:rPr>
          <w:sz w:val="24"/>
          <w:lang w:val="en-US"/>
        </w:rPr>
        <w:t>a</w:t>
      </w:r>
      <w:r>
        <w:rPr>
          <w:sz w:val="24"/>
        </w:rPr>
        <w:t xml:space="preserve">) </w:t>
      </w:r>
      <w:r>
        <w:rPr>
          <w:sz w:val="24"/>
          <w:lang w:val="en-US"/>
        </w:rPr>
        <w:t>muchos</w:t>
      </w:r>
      <w:r>
        <w:rPr>
          <w:sz w:val="24"/>
        </w:rPr>
        <w:t xml:space="preserve"> </w:t>
      </w:r>
      <w:r>
        <w:rPr>
          <w:sz w:val="24"/>
          <w:lang w:val="en-US"/>
        </w:rPr>
        <w:t>excursionistas</w:t>
      </w:r>
      <w:r>
        <w:rPr>
          <w:sz w:val="24"/>
        </w:rPr>
        <w:t xml:space="preserve">                               По дороге мы встретили много экскурсантов.</w:t>
      </w:r>
    </w:p>
    <w:p>
      <w:pPr>
        <w:pStyle w:val="Normal1"/>
        <w:spacing w:lineRule="auto" w:line="240"/>
        <w:ind w:firstLine="709" w:end="0"/>
        <w:rPr/>
      </w:pPr>
      <w:r>
        <w:rPr>
          <w:sz w:val="24"/>
        </w:rPr>
        <w:t>ро</w:t>
      </w:r>
      <w:r>
        <w:rPr>
          <w:sz w:val="24"/>
          <w:lang w:val="en-US"/>
        </w:rPr>
        <w:t xml:space="preserve">r la carretera. </w:t>
      </w:r>
      <w:r>
        <w:rPr>
          <w:sz w:val="24"/>
        </w:rPr>
        <w:t>(</w:t>
      </w:r>
      <w:r>
        <w:rPr>
          <w:sz w:val="24"/>
          <w:lang w:val="en-US"/>
        </w:rPr>
        <w:t>I</w:t>
      </w:r>
      <w:r>
        <w:rPr>
          <w:lang w:val="en-US"/>
        </w:rPr>
        <w:t>DEM</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Если у животного есть собственное имя или если речь идет о животном, которое принадлежит говорящему, то перед такими име</w:t>
        <w:softHyphen/>
        <w:t>нами предлог</w:t>
      </w:r>
      <w:r>
        <w:rPr>
          <w:b/>
          <w:bCs/>
          <w:sz w:val="24"/>
        </w:rPr>
        <w:t xml:space="preserve"> а </w:t>
      </w:r>
      <w:r>
        <w:rPr>
          <w:sz w:val="24"/>
        </w:rPr>
        <w:t>обычно употребляется: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Sancho</w:t>
      </w:r>
      <w:r>
        <w:rPr>
          <w:sz w:val="24"/>
        </w:rPr>
        <w:t xml:space="preserve">... </w:t>
      </w:r>
      <w:r>
        <w:rPr>
          <w:sz w:val="24"/>
          <w:lang w:val="en-US"/>
        </w:rPr>
        <w:t>con</w:t>
      </w:r>
      <w:r>
        <w:rPr>
          <w:sz w:val="24"/>
        </w:rPr>
        <w:t xml:space="preserve"> </w:t>
      </w:r>
      <w:r>
        <w:rPr>
          <w:sz w:val="24"/>
          <w:lang w:val="en-US"/>
        </w:rPr>
        <w:t>mucho</w:t>
      </w:r>
      <w:r>
        <w:rPr>
          <w:sz w:val="24"/>
        </w:rPr>
        <w:t xml:space="preserve"> </w:t>
      </w:r>
      <w:r>
        <w:rPr>
          <w:sz w:val="24"/>
          <w:lang w:val="en-US"/>
        </w:rPr>
        <w:t>tiento</w:t>
      </w:r>
      <w:r>
        <w:rPr>
          <w:sz w:val="24"/>
        </w:rPr>
        <w:t xml:space="preserve"> </w:t>
      </w:r>
      <w:r>
        <w:rPr>
          <w:sz w:val="24"/>
          <w:lang w:val="en-US"/>
        </w:rPr>
        <w:t>deslig</w:t>
      </w:r>
      <w:r>
        <w:rPr>
          <w:sz w:val="24"/>
        </w:rPr>
        <w:t xml:space="preserve">ó                                        Санчо с большой осторожностью распутал </w:t>
      </w:r>
    </w:p>
    <w:p>
      <w:pPr>
        <w:pStyle w:val="Normal1"/>
        <w:spacing w:lineRule="auto" w:line="240"/>
        <w:ind w:firstLine="709" w:end="0"/>
        <w:rPr/>
      </w:pPr>
      <w:r>
        <w:rPr>
          <w:b/>
          <w:bCs/>
          <w:sz w:val="24"/>
        </w:rPr>
        <w:t>а</w:t>
      </w:r>
      <w:r>
        <w:rPr>
          <w:sz w:val="24"/>
          <w:lang w:val="en-US"/>
        </w:rPr>
        <w:t xml:space="preserve"> Rocinante... (Cervantes)                                                     </w:t>
      </w:r>
      <w:r>
        <w:rPr>
          <w:sz w:val="24"/>
        </w:rPr>
        <w:t>Росинанта</w:t>
      </w:r>
      <w:r>
        <w:rPr>
          <w:sz w:val="24"/>
          <w:lang w:val="en-US"/>
        </w:rPr>
        <w:t>.</w:t>
      </w:r>
    </w:p>
    <w:p>
      <w:pPr>
        <w:pStyle w:val="Normal1"/>
        <w:spacing w:lineRule="auto" w:line="240"/>
        <w:ind w:firstLine="284" w:end="0"/>
        <w:rPr/>
      </w:pPr>
      <w:r>
        <w:rPr>
          <w:sz w:val="24"/>
          <w:lang w:val="en-US"/>
        </w:rPr>
        <w:t xml:space="preserve">No maltrates </w:t>
      </w:r>
      <w:r>
        <w:rPr>
          <w:b/>
          <w:bCs/>
          <w:sz w:val="24"/>
          <w:lang w:val="en-US"/>
        </w:rPr>
        <w:t>a</w:t>
      </w:r>
      <w:r>
        <w:rPr>
          <w:sz w:val="24"/>
          <w:lang w:val="en-US"/>
        </w:rPr>
        <w:t xml:space="preserve"> mi perro.                                                        He</w:t>
      </w:r>
      <w:r>
        <w:rPr>
          <w:sz w:val="24"/>
        </w:rPr>
        <w:t xml:space="preserve"> обижай мою собаку.</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перед </w:t>
      </w:r>
      <w:r>
        <w:rPr>
          <w:spacing w:val="20"/>
          <w:sz w:val="24"/>
        </w:rPr>
        <w:t>косвенным дополнением</w:t>
      </w:r>
      <w:r>
        <w:rPr>
          <w:sz w:val="24"/>
        </w:rPr>
        <w:t>. Такие сочетания обычно соответствуют русскому дательному падежу:</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maestro da el lápiz </w:t>
      </w:r>
      <w:r>
        <w:rPr>
          <w:b/>
          <w:bCs/>
          <w:sz w:val="24"/>
          <w:lang w:val="en-US"/>
        </w:rPr>
        <w:t>a</w:t>
      </w:r>
      <w:r>
        <w:rPr>
          <w:sz w:val="24"/>
          <w:lang w:val="en-US"/>
        </w:rPr>
        <w:t xml:space="preserve"> </w:t>
      </w:r>
      <w:r>
        <w:rPr>
          <w:i/>
          <w:iCs/>
          <w:sz w:val="24"/>
          <w:lang w:val="en-US"/>
        </w:rPr>
        <w:t>la alumna</w:t>
      </w:r>
      <w:r>
        <w:rPr>
          <w:sz w:val="24"/>
          <w:lang w:val="en-US"/>
        </w:rPr>
        <w:t xml:space="preserve">.                                        </w:t>
      </w:r>
      <w:r>
        <w:rPr>
          <w:sz w:val="24"/>
        </w:rPr>
        <w:t xml:space="preserve">Учитель дает карандаш ученице. </w:t>
      </w:r>
    </w:p>
    <w:p>
      <w:pPr>
        <w:pStyle w:val="Normal1"/>
        <w:spacing w:lineRule="auto" w:line="240"/>
        <w:ind w:firstLine="284" w:end="0"/>
        <w:rPr/>
      </w:pPr>
      <w:r>
        <w:rPr>
          <w:sz w:val="24"/>
          <w:lang w:val="en-US"/>
        </w:rPr>
        <w:t>¿</w:t>
      </w:r>
      <w:r>
        <w:rPr>
          <w:b/>
          <w:bCs/>
          <w:sz w:val="24"/>
          <w:lang w:val="en-US"/>
        </w:rPr>
        <w:t>A</w:t>
      </w:r>
      <w:r>
        <w:rPr>
          <w:sz w:val="24"/>
          <w:lang w:val="en-US"/>
        </w:rPr>
        <w:t xml:space="preserve"> </w:t>
      </w:r>
      <w:r>
        <w:rPr>
          <w:i/>
          <w:iCs/>
          <w:sz w:val="24"/>
          <w:lang w:val="en-US"/>
        </w:rPr>
        <w:t>quién</w:t>
      </w:r>
      <w:r>
        <w:rPr>
          <w:sz w:val="24"/>
          <w:lang w:val="en-US"/>
        </w:rPr>
        <w:t xml:space="preserve"> compras el reloj?                                                     </w:t>
      </w:r>
      <w:r>
        <w:rPr>
          <w:sz w:val="24"/>
        </w:rPr>
        <w:t>Кому ты покупаешь часы?</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Предлог </w:t>
      </w:r>
      <w:r>
        <w:rPr>
          <w:b/>
          <w:bCs/>
          <w:sz w:val="24"/>
        </w:rPr>
        <w:t>а</w:t>
      </w:r>
      <w:r>
        <w:rPr>
          <w:sz w:val="24"/>
        </w:rPr>
        <w:t xml:space="preserve"> указывает на косвенный объект действия в сочетаниях с названиями музыкальных инструментов и игр во фразах, подоб</w:t>
        <w:softHyphen/>
        <w:t>ных следующим: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solista interpreta una sonata </w:t>
      </w:r>
      <w:r>
        <w:rPr>
          <w:i/>
          <w:iCs/>
          <w:sz w:val="24"/>
          <w:lang w:val="en-US"/>
        </w:rPr>
        <w:t>al</w:t>
      </w:r>
      <w:r>
        <w:rPr>
          <w:sz w:val="24"/>
          <w:lang w:val="en-US"/>
        </w:rPr>
        <w:t xml:space="preserve"> piano.                              </w:t>
      </w:r>
      <w:r>
        <w:rPr>
          <w:sz w:val="24"/>
        </w:rPr>
        <w:t xml:space="preserve">Солист исполняет на рояле </w:t>
      </w:r>
      <w:r>
        <w:rPr>
          <w:sz w:val="24"/>
          <w:lang w:val="en-US"/>
        </w:rPr>
        <w:t>co</w:t>
      </w:r>
      <w:r>
        <w:rPr>
          <w:sz w:val="24"/>
        </w:rPr>
        <w:t>нату.</w:t>
      </w:r>
    </w:p>
    <w:p>
      <w:pPr>
        <w:pStyle w:val="Normal1"/>
        <w:spacing w:lineRule="auto" w:line="240"/>
        <w:ind w:firstLine="284" w:end="0"/>
        <w:rPr/>
      </w:pPr>
      <w:r>
        <w:rPr>
          <w:sz w:val="24"/>
          <w:lang w:val="en-US"/>
        </w:rPr>
        <w:t xml:space="preserve">Los jóvenes jugaron </w:t>
      </w:r>
      <w:r>
        <w:rPr>
          <w:i/>
          <w:iCs/>
          <w:sz w:val="24"/>
          <w:lang w:val="en-US"/>
        </w:rPr>
        <w:t>al</w:t>
      </w:r>
      <w:r>
        <w:rPr>
          <w:sz w:val="24"/>
          <w:lang w:val="en-US"/>
        </w:rPr>
        <w:t xml:space="preserve"> billar toda la tarde.                           </w:t>
      </w:r>
      <w:r>
        <w:rPr>
          <w:sz w:val="24"/>
        </w:rPr>
        <w:t>Молодые люди играли в бильярд весь вечер.</w:t>
      </w:r>
    </w:p>
    <w:p>
      <w:pPr>
        <w:pStyle w:val="Normal1"/>
        <w:spacing w:lineRule="auto" w:line="240"/>
        <w:ind w:firstLine="284" w:end="0"/>
        <w:rPr/>
      </w:pPr>
      <w:r>
        <w:rPr>
          <w:sz w:val="24"/>
          <w:lang w:val="en-US"/>
        </w:rPr>
        <w:t xml:space="preserve">Nos gusta la música tocada </w:t>
      </w:r>
      <w:r>
        <w:rPr>
          <w:i/>
          <w:iCs/>
          <w:sz w:val="24"/>
          <w:lang w:val="en-US"/>
        </w:rPr>
        <w:t>a</w:t>
      </w:r>
      <w:r>
        <w:rPr>
          <w:sz w:val="24"/>
          <w:lang w:val="en-US"/>
        </w:rPr>
        <w:t xml:space="preserve"> la guitarra.                              </w:t>
      </w:r>
      <w:r>
        <w:rPr>
          <w:sz w:val="24"/>
        </w:rPr>
        <w:t>Нам нравится музыка, исполняемая на гитаре.</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Необходимо обратить внимание на употребление предлога с гла</w:t>
        <w:softHyphen/>
        <w:t xml:space="preserve">голом </w:t>
      </w:r>
      <w:r>
        <w:rPr>
          <w:b/>
          <w:sz w:val="22"/>
          <w:lang w:val="en-US"/>
        </w:rPr>
        <w:t>tocar</w:t>
      </w:r>
      <w:r>
        <w:rPr>
          <w:sz w:val="22"/>
        </w:rPr>
        <w:t xml:space="preserve"> — играть на чем-либо. Когда при нем нет прямого объекта, называю</w:t>
        <w:softHyphen/>
        <w:t>щего музыкальное произведение, то название музыкального инструмента, на кото</w:t>
        <w:softHyphen/>
        <w:t xml:space="preserve">ром играют, занимает позицию прямого дополнения: </w:t>
      </w:r>
      <w:r>
        <w:rPr>
          <w:sz w:val="22"/>
          <w:lang w:val="en-US"/>
        </w:rPr>
        <w:t>tocar</w:t>
      </w:r>
      <w:r>
        <w:rPr>
          <w:sz w:val="22"/>
        </w:rPr>
        <w:t xml:space="preserve"> </w:t>
      </w:r>
      <w:r>
        <w:rPr>
          <w:sz w:val="22"/>
          <w:lang w:val="en-US"/>
        </w:rPr>
        <w:t>el</w:t>
      </w:r>
      <w:r>
        <w:rPr>
          <w:sz w:val="22"/>
        </w:rPr>
        <w:t xml:space="preserve"> </w:t>
      </w:r>
      <w:r>
        <w:rPr>
          <w:sz w:val="22"/>
          <w:lang w:val="en-US"/>
        </w:rPr>
        <w:t>piano</w:t>
      </w:r>
      <w:r>
        <w:rPr>
          <w:sz w:val="22"/>
        </w:rPr>
        <w:t xml:space="preserve">, </w:t>
      </w:r>
      <w:r>
        <w:rPr>
          <w:sz w:val="22"/>
          <w:lang w:val="en-US"/>
        </w:rPr>
        <w:t>tocar</w:t>
      </w:r>
      <w:r>
        <w:rPr>
          <w:sz w:val="22"/>
        </w:rPr>
        <w:t xml:space="preserve"> </w:t>
      </w:r>
      <w:r>
        <w:rPr>
          <w:sz w:val="22"/>
          <w:lang w:val="en-US"/>
        </w:rPr>
        <w:t>la</w:t>
      </w:r>
      <w:r>
        <w:rPr>
          <w:sz w:val="22"/>
        </w:rPr>
        <w:t xml:space="preserve"> </w:t>
      </w:r>
      <w:r>
        <w:rPr>
          <w:sz w:val="22"/>
          <w:lang w:val="en-US"/>
        </w:rPr>
        <w:t>guitarra</w:t>
      </w:r>
      <w:r>
        <w:rPr>
          <w:sz w:val="22"/>
        </w:rPr>
        <w:t xml:space="preserve">, </w:t>
      </w:r>
      <w:r>
        <w:rPr>
          <w:sz w:val="22"/>
          <w:lang w:val="en-US"/>
        </w:rPr>
        <w:t>tocar</w:t>
      </w:r>
      <w:r>
        <w:rPr>
          <w:sz w:val="22"/>
        </w:rPr>
        <w:t xml:space="preserve"> </w:t>
      </w:r>
      <w:r>
        <w:rPr>
          <w:sz w:val="22"/>
          <w:lang w:val="en-US"/>
        </w:rPr>
        <w:t>el</w:t>
      </w:r>
      <w:r>
        <w:rPr>
          <w:sz w:val="22"/>
        </w:rPr>
        <w:t xml:space="preserve"> </w:t>
      </w:r>
      <w:r>
        <w:rPr>
          <w:sz w:val="22"/>
          <w:lang w:val="en-US"/>
        </w:rPr>
        <w:t>viol</w:t>
      </w:r>
      <w:r>
        <w:rPr>
          <w:sz w:val="22"/>
        </w:rPr>
        <w:t>í</w:t>
      </w:r>
      <w:r>
        <w:rPr>
          <w:sz w:val="22"/>
          <w:lang w:val="en-US"/>
        </w:rPr>
        <w:t>n</w:t>
      </w:r>
      <w:r>
        <w:rPr>
          <w:sz w:val="22"/>
        </w:rPr>
        <w:t xml:space="preserve"> </w:t>
      </w:r>
      <w:r>
        <w:rPr>
          <w:sz w:val="22"/>
          <w:lang w:val="en-US"/>
        </w:rPr>
        <w:t>etc</w:t>
      </w:r>
      <w:r>
        <w:rPr>
          <w:sz w:val="22"/>
        </w:rPr>
        <w:t>. Когда нужно указать одновременно, чт</w:t>
      </w:r>
      <w:r>
        <w:rPr>
          <w:sz w:val="22"/>
          <w:lang w:val="en-US"/>
        </w:rPr>
        <w:t>o</w:t>
      </w:r>
      <w:r>
        <w:rPr>
          <w:sz w:val="22"/>
        </w:rPr>
        <w:t xml:space="preserve"> исполняется и на чем, то названию инструмента отводится позиция косвенного дополнения;</w:t>
      </w:r>
    </w:p>
    <w:p>
      <w:pPr>
        <w:pStyle w:val="Normal1"/>
        <w:spacing w:lineRule="auto" w:line="240"/>
        <w:ind w:firstLine="284" w:end="0"/>
        <w:rPr/>
      </w:pPr>
      <w:r>
        <w:rPr>
          <w:sz w:val="22"/>
        </w:rPr>
        <w:t>Тоса</w:t>
      </w:r>
      <w:r>
        <w:rPr>
          <w:sz w:val="22"/>
          <w:lang w:val="en-US"/>
        </w:rPr>
        <w:t xml:space="preserve"> música clásica al piano.               </w:t>
      </w:r>
      <w:r>
        <w:rPr>
          <w:sz w:val="22"/>
        </w:rPr>
        <w:t>Он исполняет на рояле классическую музыку.</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в составе различных </w:t>
      </w:r>
      <w:r>
        <w:rPr>
          <w:spacing w:val="20"/>
          <w:sz w:val="24"/>
        </w:rPr>
        <w:t>обстоятельств</w:t>
      </w:r>
      <w:r>
        <w:rPr>
          <w:sz w:val="24"/>
        </w:rPr>
        <w:t>, выражая ряд обсто</w:t>
        <w:softHyphen/>
        <w:t>ятельственных значений, а именно:</w:t>
      </w:r>
    </w:p>
    <w:p>
      <w:pPr>
        <w:pStyle w:val="Normal1"/>
        <w:spacing w:lineRule="auto" w:line="240"/>
        <w:ind w:firstLine="284" w:end="0"/>
        <w:rPr>
          <w:spacing w:val="20"/>
          <w:sz w:val="24"/>
        </w:rPr>
      </w:pPr>
      <w:r>
        <w:rPr>
          <w:spacing w:val="20"/>
          <w:sz w:val="24"/>
        </w:rPr>
        <w:t>Места:</w:t>
      </w:r>
    </w:p>
    <w:p>
      <w:pPr>
        <w:pStyle w:val="Normal1"/>
        <w:spacing w:lineRule="auto" w:line="240"/>
        <w:ind w:firstLine="284" w:end="0"/>
        <w:rPr/>
      </w:pPr>
      <w:r>
        <w:rPr>
          <w:sz w:val="24"/>
        </w:rPr>
        <w:t xml:space="preserve">В этих случаях предлог указывает на </w:t>
      </w:r>
      <w:r>
        <w:rPr>
          <w:spacing w:val="20"/>
          <w:sz w:val="24"/>
        </w:rPr>
        <w:t>направление</w:t>
      </w:r>
      <w:r>
        <w:rPr>
          <w:sz w:val="24"/>
        </w:rPr>
        <w:t xml:space="preserve"> или </w:t>
      </w:r>
      <w:r>
        <w:rPr>
          <w:spacing w:val="20"/>
          <w:sz w:val="24"/>
        </w:rPr>
        <w:t>цель</w:t>
      </w:r>
      <w:r>
        <w:rPr>
          <w:sz w:val="24"/>
        </w:rPr>
        <w:t xml:space="preserve"> движения и часто ставится после глаголов движения (</w:t>
      </w:r>
      <w:r>
        <w:rPr>
          <w:b/>
          <w:sz w:val="24"/>
          <w:lang w:val="en-US"/>
        </w:rPr>
        <w:t>ir</w:t>
      </w:r>
      <w:r>
        <w:rPr>
          <w:b/>
          <w:sz w:val="24"/>
        </w:rPr>
        <w:t xml:space="preserve">, </w:t>
      </w:r>
      <w:r>
        <w:rPr>
          <w:b/>
          <w:sz w:val="24"/>
          <w:lang w:val="en-US"/>
        </w:rPr>
        <w:t>venir</w:t>
      </w:r>
      <w:r>
        <w:rPr>
          <w:b/>
          <w:sz w:val="24"/>
        </w:rPr>
        <w:t xml:space="preserve">, </w:t>
      </w:r>
      <w:r>
        <w:rPr>
          <w:b/>
          <w:sz w:val="24"/>
          <w:lang w:val="en-US"/>
        </w:rPr>
        <w:t>salir</w:t>
      </w:r>
      <w:r>
        <w:rPr>
          <w:b/>
          <w:sz w:val="24"/>
        </w:rPr>
        <w:t xml:space="preserve">, </w:t>
      </w:r>
      <w:r>
        <w:rPr>
          <w:b/>
          <w:sz w:val="24"/>
          <w:lang w:val="en-US"/>
        </w:rPr>
        <w:t>andar</w:t>
      </w:r>
      <w:r>
        <w:rPr>
          <w:b/>
          <w:sz w:val="24"/>
        </w:rPr>
        <w:t xml:space="preserve">, </w:t>
      </w:r>
      <w:r>
        <w:rPr>
          <w:b/>
          <w:sz w:val="24"/>
          <w:lang w:val="en-US"/>
        </w:rPr>
        <w:t>marchar</w:t>
      </w:r>
      <w:r>
        <w:rPr>
          <w:b/>
          <w:sz w:val="24"/>
        </w:rPr>
        <w:t xml:space="preserve"> </w:t>
      </w:r>
      <w:r>
        <w:rPr>
          <w:sz w:val="24"/>
        </w:rPr>
        <w:t xml:space="preserve">и т.п.). Такие обстоятельства отвечают на вопрос </w:t>
      </w:r>
      <w:r>
        <w:rPr>
          <w:i/>
          <w:iCs/>
          <w:sz w:val="24"/>
        </w:rPr>
        <w:t>куда</w:t>
      </w:r>
      <w:r>
        <w:rPr>
          <w:sz w:val="24"/>
        </w:rPr>
        <w:t xml:space="preserve">? </w:t>
      </w:r>
      <w:r>
        <w:rPr>
          <w:sz w:val="24"/>
          <w:lang w:val="en-US"/>
        </w:rPr>
        <w:t>(¿adónde?):</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Ibamos </w:t>
      </w:r>
      <w:r>
        <w:rPr>
          <w:b/>
          <w:bCs/>
          <w:sz w:val="24"/>
          <w:lang w:val="en-US"/>
        </w:rPr>
        <w:t>a</w:t>
      </w:r>
      <w:r>
        <w:rPr>
          <w:sz w:val="24"/>
          <w:lang w:val="en-US"/>
        </w:rPr>
        <w:t xml:space="preserve"> </w:t>
      </w:r>
      <w:r>
        <w:rPr>
          <w:i/>
          <w:iCs/>
          <w:sz w:val="24"/>
          <w:lang w:val="en-US"/>
        </w:rPr>
        <w:t>la playa</w:t>
      </w:r>
      <w:r>
        <w:rPr>
          <w:sz w:val="24"/>
          <w:lang w:val="en-US"/>
        </w:rPr>
        <w:t xml:space="preserve">.                                                                  </w:t>
      </w:r>
      <w:r>
        <w:rPr>
          <w:sz w:val="24"/>
        </w:rPr>
        <w:t xml:space="preserve">Мы шли на пляж. </w:t>
      </w:r>
    </w:p>
    <w:p>
      <w:pPr>
        <w:pStyle w:val="Normal1"/>
        <w:spacing w:lineRule="auto" w:line="240"/>
        <w:ind w:firstLine="284" w:end="0"/>
        <w:rPr/>
      </w:pPr>
      <w:r>
        <w:rPr>
          <w:sz w:val="24"/>
          <w:lang w:val="en-US"/>
        </w:rPr>
        <w:t xml:space="preserve">Juan se dirigió </w:t>
      </w:r>
      <w:r>
        <w:rPr>
          <w:b/>
          <w:bCs/>
          <w:sz w:val="24"/>
          <w:lang w:val="en-US"/>
        </w:rPr>
        <w:t>a</w:t>
      </w:r>
      <w:r>
        <w:rPr>
          <w:sz w:val="24"/>
          <w:lang w:val="en-US"/>
        </w:rPr>
        <w:t xml:space="preserve"> </w:t>
      </w:r>
      <w:r>
        <w:rPr>
          <w:i/>
          <w:iCs/>
          <w:sz w:val="24"/>
          <w:lang w:val="en-US"/>
        </w:rPr>
        <w:t>la ciudad</w:t>
      </w:r>
      <w:r>
        <w:rPr>
          <w:sz w:val="24"/>
          <w:lang w:val="en-US"/>
        </w:rPr>
        <w:t xml:space="preserve">.                                                    </w:t>
      </w:r>
      <w:r>
        <w:rPr>
          <w:sz w:val="24"/>
        </w:rPr>
        <w:t>Хуан направился в город.</w:t>
      </w:r>
    </w:p>
    <w:p>
      <w:pPr>
        <w:pStyle w:val="Normal1"/>
        <w:spacing w:lineRule="auto" w:line="240"/>
        <w:ind w:firstLine="284" w:end="0"/>
        <w:rPr>
          <w:sz w:val="24"/>
        </w:rPr>
      </w:pPr>
      <w:r>
        <w:rPr>
          <w:sz w:val="24"/>
        </w:rPr>
      </w:r>
    </w:p>
    <w:p>
      <w:pPr>
        <w:pStyle w:val="Normal1"/>
        <w:spacing w:lineRule="auto" w:line="240"/>
        <w:ind w:firstLine="284" w:end="0"/>
        <w:rPr/>
      </w:pPr>
      <w:r>
        <w:rPr>
          <w:sz w:val="24"/>
        </w:rPr>
        <w:t>В составе обстоятельств места предлог а может передавать указа</w:t>
        <w:softHyphen/>
        <w:t xml:space="preserve">ние на местоположение. Такие обстоятельства отвечают на вопрос </w:t>
      </w:r>
      <w:r>
        <w:rPr>
          <w:i/>
          <w:iCs/>
          <w:sz w:val="24"/>
        </w:rPr>
        <w:t>где</w:t>
      </w:r>
      <w:r>
        <w:rPr>
          <w:sz w:val="24"/>
        </w:rPr>
        <w:t xml:space="preserve">? </w:t>
      </w:r>
      <w:r>
        <w:rPr>
          <w:sz w:val="24"/>
          <w:lang w:val="en-US"/>
        </w:rPr>
        <w:t>¿dónde?):</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Estamos sentados </w:t>
      </w:r>
      <w:r>
        <w:rPr>
          <w:b/>
          <w:bCs/>
          <w:sz w:val="24"/>
          <w:lang w:val="en-US"/>
        </w:rPr>
        <w:t>a</w:t>
      </w:r>
      <w:r>
        <w:rPr>
          <w:sz w:val="24"/>
          <w:lang w:val="en-US"/>
        </w:rPr>
        <w:t xml:space="preserve"> </w:t>
      </w:r>
      <w:r>
        <w:rPr>
          <w:i/>
          <w:iCs/>
          <w:sz w:val="24"/>
          <w:lang w:val="en-US"/>
        </w:rPr>
        <w:t>la mesa</w:t>
      </w:r>
      <w:r>
        <w:rPr>
          <w:sz w:val="24"/>
          <w:lang w:val="en-US"/>
        </w:rPr>
        <w:t xml:space="preserve">.                                                  </w:t>
      </w:r>
      <w:r>
        <w:rPr>
          <w:sz w:val="24"/>
        </w:rPr>
        <w:t>Мы сидим за столом.</w:t>
      </w:r>
    </w:p>
    <w:p>
      <w:pPr>
        <w:pStyle w:val="Normal1"/>
        <w:spacing w:lineRule="auto" w:line="240"/>
        <w:rPr/>
      </w:pPr>
      <w:r>
        <w:rPr>
          <w:sz w:val="24"/>
        </w:rPr>
        <w:t xml:space="preserve">     </w:t>
      </w:r>
      <w:r>
        <w:rPr>
          <w:sz w:val="24"/>
          <w:lang w:val="en-US"/>
        </w:rPr>
        <w:t xml:space="preserve">Un anciano estaba </w:t>
      </w:r>
      <w:r>
        <w:rPr>
          <w:b/>
          <w:bCs/>
          <w:sz w:val="24"/>
          <w:lang w:val="en-US"/>
        </w:rPr>
        <w:t>a</w:t>
      </w:r>
      <w:r>
        <w:rPr>
          <w:sz w:val="24"/>
          <w:lang w:val="en-US"/>
        </w:rPr>
        <w:t xml:space="preserve"> </w:t>
      </w:r>
      <w:r>
        <w:rPr>
          <w:i/>
          <w:iCs/>
          <w:sz w:val="24"/>
          <w:lang w:val="en-US"/>
        </w:rPr>
        <w:t>la puerta</w:t>
      </w:r>
      <w:r>
        <w:rPr>
          <w:sz w:val="24"/>
          <w:lang w:val="en-US"/>
        </w:rPr>
        <w:t xml:space="preserve"> de                                           </w:t>
      </w:r>
      <w:r>
        <w:rPr>
          <w:sz w:val="24"/>
        </w:rPr>
        <w:t>Старик</w:t>
      </w:r>
      <w:r>
        <w:rPr>
          <w:sz w:val="24"/>
          <w:lang w:val="en-US"/>
        </w:rPr>
        <w:t xml:space="preserve"> </w:t>
      </w:r>
      <w:r>
        <w:rPr>
          <w:sz w:val="24"/>
        </w:rPr>
        <w:t>стоял</w:t>
      </w:r>
      <w:r>
        <w:rPr>
          <w:sz w:val="24"/>
          <w:lang w:val="en-US"/>
        </w:rPr>
        <w:t xml:space="preserve"> </w:t>
      </w:r>
      <w:r>
        <w:rPr>
          <w:sz w:val="24"/>
        </w:rPr>
        <w:t>у</w:t>
      </w:r>
      <w:r>
        <w:rPr>
          <w:sz w:val="24"/>
          <w:lang w:val="en-US"/>
        </w:rPr>
        <w:t xml:space="preserve"> </w:t>
      </w:r>
      <w:r>
        <w:rPr>
          <w:sz w:val="24"/>
        </w:rPr>
        <w:t>дверей</w:t>
      </w:r>
      <w:r>
        <w:rPr>
          <w:sz w:val="24"/>
          <w:lang w:val="en-US"/>
        </w:rPr>
        <w:t xml:space="preserve"> </w:t>
      </w:r>
      <w:r>
        <w:rPr>
          <w:sz w:val="24"/>
        </w:rPr>
        <w:t>хижины</w:t>
      </w:r>
      <w:r>
        <w:rPr>
          <w:sz w:val="24"/>
          <w:lang w:val="en-US"/>
        </w:rPr>
        <w:t xml:space="preserve">. </w:t>
      </w:r>
    </w:p>
    <w:p>
      <w:pPr>
        <w:pStyle w:val="Normal1"/>
        <w:spacing w:lineRule="auto" w:line="240"/>
        <w:ind w:firstLine="709" w:end="0"/>
        <w:rPr/>
      </w:pPr>
      <w:r>
        <w:rPr>
          <w:sz w:val="24"/>
          <w:lang w:val="en-US"/>
        </w:rPr>
        <w:t>la</w:t>
      </w:r>
      <w:r>
        <w:rPr>
          <w:sz w:val="24"/>
        </w:rPr>
        <w:t xml:space="preserve"> </w:t>
      </w:r>
      <w:r>
        <w:rPr>
          <w:sz w:val="24"/>
          <w:lang w:val="en-US"/>
        </w:rPr>
        <w:t>choza</w:t>
      </w:r>
      <w:r>
        <w:rPr>
          <w:sz w:val="24"/>
        </w:rPr>
        <w:t>.</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rPr>
      </w:pPr>
      <w:r>
        <w:rPr>
          <w:spacing w:val="20"/>
          <w:sz w:val="24"/>
        </w:rPr>
        <w:t>Времени:</w:t>
      </w:r>
    </w:p>
    <w:p>
      <w:pPr>
        <w:pStyle w:val="Normal1"/>
        <w:spacing w:lineRule="auto" w:line="240"/>
        <w:ind w:firstLine="284" w:end="0"/>
        <w:rPr/>
      </w:pPr>
      <w:r>
        <w:rPr>
          <w:sz w:val="24"/>
          <w:lang w:val="en-US"/>
        </w:rPr>
        <w:t xml:space="preserve">El grupo saldrá </w:t>
      </w:r>
      <w:r>
        <w:rPr>
          <w:b/>
          <w:bCs/>
          <w:sz w:val="24"/>
          <w:lang w:val="en-US"/>
        </w:rPr>
        <w:t>a</w:t>
      </w:r>
      <w:r>
        <w:rPr>
          <w:sz w:val="24"/>
          <w:lang w:val="en-US"/>
        </w:rPr>
        <w:t xml:space="preserve"> </w:t>
      </w:r>
      <w:r>
        <w:rPr>
          <w:i/>
          <w:iCs/>
          <w:sz w:val="24"/>
          <w:lang w:val="en-US"/>
        </w:rPr>
        <w:t>las ocho</w:t>
      </w:r>
      <w:r>
        <w:rPr>
          <w:sz w:val="24"/>
          <w:lang w:val="en-US"/>
        </w:rPr>
        <w:t xml:space="preserve">.                                                     </w:t>
      </w:r>
      <w:r>
        <w:rPr>
          <w:sz w:val="24"/>
        </w:rPr>
        <w:t xml:space="preserve">Группа выйдет в восемь часов. </w:t>
      </w:r>
    </w:p>
    <w:p>
      <w:pPr>
        <w:pStyle w:val="Normal1"/>
        <w:spacing w:lineRule="auto" w:line="240"/>
        <w:ind w:firstLine="284" w:end="0"/>
        <w:rPr/>
      </w:pPr>
      <w:r>
        <w:rPr>
          <w:b/>
          <w:bCs/>
          <w:sz w:val="24"/>
          <w:lang w:val="en-US"/>
        </w:rPr>
        <w:t>A</w:t>
      </w:r>
      <w:r>
        <w:rPr>
          <w:sz w:val="24"/>
        </w:rPr>
        <w:t xml:space="preserve"> </w:t>
      </w:r>
      <w:r>
        <w:rPr>
          <w:sz w:val="24"/>
          <w:lang w:val="en-US"/>
        </w:rPr>
        <w:t>los</w:t>
      </w:r>
      <w:r>
        <w:rPr>
          <w:sz w:val="24"/>
        </w:rPr>
        <w:t xml:space="preserve"> </w:t>
      </w:r>
      <w:r>
        <w:rPr>
          <w:i/>
          <w:iCs/>
          <w:sz w:val="24"/>
          <w:lang w:val="en-US"/>
        </w:rPr>
        <w:t>diez</w:t>
      </w:r>
      <w:r>
        <w:rPr>
          <w:i/>
          <w:iCs/>
          <w:sz w:val="24"/>
        </w:rPr>
        <w:t xml:space="preserve"> </w:t>
      </w:r>
      <w:r>
        <w:rPr>
          <w:i/>
          <w:iCs/>
          <w:sz w:val="24"/>
          <w:lang w:val="en-US"/>
        </w:rPr>
        <w:t>y</w:t>
      </w:r>
      <w:r>
        <w:rPr>
          <w:i/>
          <w:iCs/>
          <w:sz w:val="24"/>
        </w:rPr>
        <w:t xml:space="preserve"> </w:t>
      </w:r>
      <w:r>
        <w:rPr>
          <w:i/>
          <w:iCs/>
          <w:sz w:val="24"/>
          <w:lang w:val="en-US"/>
        </w:rPr>
        <w:t>siete</w:t>
      </w:r>
      <w:r>
        <w:rPr>
          <w:i/>
          <w:iCs/>
          <w:sz w:val="24"/>
        </w:rPr>
        <w:t xml:space="preserve"> </w:t>
      </w:r>
      <w:r>
        <w:rPr>
          <w:i/>
          <w:iCs/>
          <w:sz w:val="24"/>
          <w:lang w:val="en-US"/>
        </w:rPr>
        <w:t>a</w:t>
      </w:r>
      <w:r>
        <w:rPr>
          <w:i/>
          <w:iCs/>
          <w:sz w:val="24"/>
        </w:rPr>
        <w:t>ñ</w:t>
      </w:r>
      <w:r>
        <w:rPr>
          <w:i/>
          <w:iCs/>
          <w:sz w:val="24"/>
          <w:lang w:val="en-US"/>
        </w:rPr>
        <w:t>os</w:t>
      </w:r>
      <w:r>
        <w:rPr>
          <w:sz w:val="24"/>
        </w:rPr>
        <w:t xml:space="preserve"> </w:t>
      </w:r>
      <w:r>
        <w:rPr>
          <w:sz w:val="24"/>
          <w:lang w:val="en-US"/>
        </w:rPr>
        <w:t>de</w:t>
      </w:r>
      <w:r>
        <w:rPr>
          <w:sz w:val="24"/>
        </w:rPr>
        <w:t xml:space="preserve"> </w:t>
      </w:r>
      <w:r>
        <w:rPr>
          <w:sz w:val="24"/>
          <w:lang w:val="en-US"/>
        </w:rPr>
        <w:t>edad</w:t>
      </w:r>
      <w:r>
        <w:rPr>
          <w:sz w:val="24"/>
        </w:rPr>
        <w:t xml:space="preserve"> </w:t>
      </w:r>
      <w:r>
        <w:rPr>
          <w:sz w:val="24"/>
          <w:lang w:val="en-US"/>
        </w:rPr>
        <w:t>termine</w:t>
      </w:r>
      <w:r>
        <w:rPr>
          <w:sz w:val="24"/>
        </w:rPr>
        <w:t xml:space="preserve">                                  В семнадцать лет я окончил школу.</w:t>
      </w:r>
    </w:p>
    <w:p>
      <w:pPr>
        <w:pStyle w:val="Normal1"/>
        <w:spacing w:lineRule="auto" w:line="240"/>
        <w:ind w:firstLine="709" w:end="0"/>
        <w:rPr/>
      </w:pPr>
      <w:r>
        <w:rPr>
          <w:sz w:val="24"/>
          <w:lang w:val="en-US"/>
        </w:rPr>
        <w:t>la</w:t>
      </w:r>
      <w:r>
        <w:rPr>
          <w:sz w:val="24"/>
        </w:rPr>
        <w:t xml:space="preserve"> </w:t>
      </w:r>
      <w:r>
        <w:rPr>
          <w:sz w:val="24"/>
          <w:lang w:val="en-US"/>
        </w:rPr>
        <w:t>escuela</w:t>
      </w:r>
      <w:r>
        <w:rPr>
          <w:sz w:val="24"/>
        </w:rPr>
        <w:t xml:space="preserve">. </w:t>
      </w:r>
    </w:p>
    <w:p>
      <w:pPr>
        <w:pStyle w:val="Normal1"/>
        <w:spacing w:lineRule="auto" w:line="240"/>
        <w:ind w:firstLine="284" w:end="0"/>
        <w:rPr/>
      </w:pPr>
      <w:r>
        <w:rPr>
          <w:b/>
          <w:bCs/>
          <w:sz w:val="24"/>
          <w:lang w:val="en-US"/>
        </w:rPr>
        <w:t>Al</w:t>
      </w:r>
      <w:r>
        <w:rPr>
          <w:b/>
          <w:bCs/>
          <w:sz w:val="24"/>
        </w:rPr>
        <w:t xml:space="preserve"> </w:t>
      </w:r>
      <w:r>
        <w:rPr>
          <w:i/>
          <w:iCs/>
          <w:sz w:val="24"/>
          <w:lang w:val="en-US"/>
        </w:rPr>
        <w:t>d</w:t>
      </w:r>
      <w:r>
        <w:rPr>
          <w:i/>
          <w:iCs/>
          <w:sz w:val="24"/>
        </w:rPr>
        <w:t>í</w:t>
      </w:r>
      <w:r>
        <w:rPr>
          <w:i/>
          <w:iCs/>
          <w:sz w:val="24"/>
          <w:lang w:val="en-US"/>
        </w:rPr>
        <w:t>a</w:t>
      </w:r>
      <w:r>
        <w:rPr>
          <w:i/>
          <w:iCs/>
          <w:sz w:val="24"/>
        </w:rPr>
        <w:t xml:space="preserve"> </w:t>
      </w:r>
      <w:r>
        <w:rPr>
          <w:i/>
          <w:iCs/>
          <w:sz w:val="24"/>
          <w:lang w:val="en-US"/>
        </w:rPr>
        <w:t>siguiente</w:t>
      </w:r>
      <w:r>
        <w:rPr>
          <w:sz w:val="24"/>
        </w:rPr>
        <w:t xml:space="preserve"> </w:t>
      </w:r>
      <w:r>
        <w:rPr>
          <w:sz w:val="24"/>
          <w:lang w:val="en-US"/>
        </w:rPr>
        <w:t>sabremos</w:t>
      </w:r>
      <w:r>
        <w:rPr>
          <w:sz w:val="24"/>
        </w:rPr>
        <w:t xml:space="preserve"> </w:t>
      </w:r>
      <w:r>
        <w:rPr>
          <w:sz w:val="24"/>
          <w:lang w:val="en-US"/>
        </w:rPr>
        <w:t>los</w:t>
      </w:r>
      <w:r>
        <w:rPr>
          <w:sz w:val="24"/>
        </w:rPr>
        <w:t xml:space="preserve"> </w:t>
      </w:r>
      <w:r>
        <w:rPr>
          <w:sz w:val="24"/>
          <w:lang w:val="en-US"/>
        </w:rPr>
        <w:t>resultados</w:t>
      </w:r>
      <w:r>
        <w:rPr>
          <w:sz w:val="24"/>
        </w:rPr>
        <w:t xml:space="preserve">                                На следующий день мы узнаем</w:t>
      </w:r>
    </w:p>
    <w:p>
      <w:pPr>
        <w:pStyle w:val="Normal1"/>
        <w:spacing w:lineRule="auto" w:line="240"/>
        <w:ind w:firstLine="709" w:end="0"/>
        <w:rPr/>
      </w:pPr>
      <w:r>
        <w:rPr>
          <w:sz w:val="24"/>
          <w:lang w:val="en-US"/>
        </w:rPr>
        <w:t>del</w:t>
      </w:r>
      <w:r>
        <w:rPr>
          <w:sz w:val="24"/>
        </w:rPr>
        <w:t xml:space="preserve"> </w:t>
      </w:r>
      <w:r>
        <w:rPr>
          <w:sz w:val="24"/>
          <w:lang w:val="en-US"/>
        </w:rPr>
        <w:t>juego</w:t>
      </w:r>
      <w:r>
        <w:rPr>
          <w:sz w:val="24"/>
        </w:rPr>
        <w:t>.                                                                                результаты игры.</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rPr>
      </w:pPr>
      <w:r>
        <w:rPr>
          <w:spacing w:val="20"/>
          <w:sz w:val="24"/>
        </w:rPr>
        <w:t>Меры времени и пространства:</w:t>
      </w:r>
    </w:p>
    <w:p>
      <w:pPr>
        <w:pStyle w:val="Normal1"/>
        <w:spacing w:lineRule="auto" w:line="240"/>
        <w:ind w:firstLine="284" w:end="0"/>
        <w:rPr/>
      </w:pPr>
      <w:r>
        <w:rPr>
          <w:b/>
          <w:bCs/>
          <w:sz w:val="24"/>
          <w:lang w:val="en-US"/>
        </w:rPr>
        <w:t>A</w:t>
      </w:r>
      <w:r>
        <w:rPr>
          <w:sz w:val="24"/>
          <w:lang w:val="en-US"/>
        </w:rPr>
        <w:t xml:space="preserve"> </w:t>
      </w:r>
      <w:r>
        <w:rPr>
          <w:i/>
          <w:iCs/>
          <w:sz w:val="24"/>
          <w:lang w:val="en-US"/>
        </w:rPr>
        <w:t>cinco de mayo</w:t>
      </w:r>
      <w:r>
        <w:rPr>
          <w:sz w:val="24"/>
          <w:lang w:val="en-US"/>
        </w:rPr>
        <w:t xml:space="preserve"> haremos todo.                                              </w:t>
      </w:r>
      <w:r>
        <w:rPr>
          <w:sz w:val="24"/>
        </w:rPr>
        <w:t xml:space="preserve">К пятому мая мы все сделаем. </w:t>
      </w:r>
    </w:p>
    <w:p>
      <w:pPr>
        <w:pStyle w:val="Normal1"/>
        <w:spacing w:lineRule="auto" w:line="240"/>
        <w:ind w:firstLine="284" w:end="0"/>
        <w:rPr/>
      </w:pPr>
      <w:r>
        <w:rPr>
          <w:b/>
          <w:bCs/>
          <w:sz w:val="24"/>
          <w:lang w:val="en-US"/>
        </w:rPr>
        <w:t>A</w:t>
      </w:r>
      <w:r>
        <w:rPr>
          <w:sz w:val="24"/>
        </w:rPr>
        <w:t xml:space="preserve"> </w:t>
      </w:r>
      <w:r>
        <w:rPr>
          <w:i/>
          <w:iCs/>
          <w:sz w:val="24"/>
          <w:lang w:val="en-US"/>
        </w:rPr>
        <w:t>gran</w:t>
      </w:r>
      <w:r>
        <w:rPr>
          <w:i/>
          <w:iCs/>
          <w:sz w:val="24"/>
        </w:rPr>
        <w:t xml:space="preserve"> </w:t>
      </w:r>
      <w:r>
        <w:rPr>
          <w:i/>
          <w:iCs/>
          <w:sz w:val="24"/>
          <w:lang w:val="en-US"/>
        </w:rPr>
        <w:t>distancia</w:t>
      </w:r>
      <w:r>
        <w:rPr>
          <w:sz w:val="24"/>
        </w:rPr>
        <w:t xml:space="preserve"> </w:t>
      </w:r>
      <w:r>
        <w:rPr>
          <w:sz w:val="24"/>
          <w:lang w:val="en-US"/>
        </w:rPr>
        <w:t>de</w:t>
      </w:r>
      <w:r>
        <w:rPr>
          <w:sz w:val="24"/>
        </w:rPr>
        <w:t xml:space="preserve"> </w:t>
      </w:r>
      <w:r>
        <w:rPr>
          <w:sz w:val="24"/>
          <w:lang w:val="en-US"/>
        </w:rPr>
        <w:t>aqu</w:t>
      </w:r>
      <w:r>
        <w:rPr>
          <w:sz w:val="24"/>
        </w:rPr>
        <w:t xml:space="preserve">í </w:t>
      </w:r>
      <w:r>
        <w:rPr>
          <w:sz w:val="24"/>
          <w:lang w:val="en-US"/>
        </w:rPr>
        <w:t>pasa</w:t>
      </w:r>
      <w:r>
        <w:rPr>
          <w:sz w:val="24"/>
        </w:rPr>
        <w:t xml:space="preserve"> </w:t>
      </w:r>
      <w:r>
        <w:rPr>
          <w:sz w:val="24"/>
          <w:lang w:val="en-US"/>
        </w:rPr>
        <w:t>el</w:t>
      </w:r>
      <w:r>
        <w:rPr>
          <w:sz w:val="24"/>
        </w:rPr>
        <w:t xml:space="preserve">                                             Далеко (</w:t>
      </w:r>
      <w:r>
        <w:rPr>
          <w:i/>
          <w:iCs/>
          <w:sz w:val="24"/>
        </w:rPr>
        <w:t>до</w:t>
      </w:r>
      <w:r>
        <w:rPr>
          <w:i/>
          <w:iCs/>
          <w:sz w:val="24"/>
          <w:lang w:val="en-US"/>
        </w:rPr>
        <w:t>c</w:t>
      </w:r>
      <w:r>
        <w:rPr>
          <w:i/>
          <w:iCs/>
          <w:sz w:val="24"/>
        </w:rPr>
        <w:t>л</w:t>
      </w:r>
      <w:r>
        <w:rPr>
          <w:sz w:val="24"/>
        </w:rPr>
        <w:t>.: на большом расстоянии)</w:t>
      </w:r>
    </w:p>
    <w:p>
      <w:pPr>
        <w:pStyle w:val="Normal1"/>
        <w:spacing w:lineRule="auto" w:line="240"/>
        <w:ind w:firstLine="709" w:end="0"/>
        <w:rPr/>
      </w:pPr>
      <w:r>
        <w:rPr>
          <w:sz w:val="24"/>
        </w:rPr>
        <w:t xml:space="preserve"> </w:t>
      </w:r>
      <w:r>
        <w:rPr>
          <w:sz w:val="24"/>
          <w:lang w:val="en-US"/>
        </w:rPr>
        <w:t>ferrocarril</w:t>
      </w:r>
      <w:r>
        <w:rPr>
          <w:sz w:val="24"/>
        </w:rPr>
        <w:t>.                                                                             отсюда проходит железная дорога.</w:t>
      </w:r>
    </w:p>
    <w:p>
      <w:pPr>
        <w:pStyle w:val="Normal1"/>
        <w:spacing w:lineRule="auto" w:line="240"/>
        <w:ind w:firstLine="284" w:end="0"/>
        <w:rPr>
          <w:sz w:val="24"/>
        </w:rPr>
      </w:pPr>
      <w:r>
        <w:rPr>
          <w:sz w:val="24"/>
        </w:rPr>
      </w:r>
    </w:p>
    <w:p>
      <w:pPr>
        <w:pStyle w:val="Normal1"/>
        <w:spacing w:lineRule="auto" w:line="240"/>
        <w:ind w:firstLine="284" w:end="0"/>
        <w:rPr>
          <w:spacing w:val="20"/>
          <w:sz w:val="24"/>
        </w:rPr>
      </w:pPr>
      <w:r>
        <w:rPr>
          <w:spacing w:val="20"/>
          <w:sz w:val="24"/>
        </w:rPr>
        <w:t>Меры стоимости:</w:t>
      </w:r>
    </w:p>
    <w:p>
      <w:pPr>
        <w:pStyle w:val="Normal1"/>
        <w:spacing w:lineRule="auto" w:line="240"/>
        <w:ind w:firstLine="284" w:end="0"/>
        <w:rPr/>
      </w:pPr>
      <w:r>
        <w:rPr>
          <w:sz w:val="24"/>
          <w:lang w:val="en-US"/>
        </w:rPr>
        <w:t>Hemos</w:t>
      </w:r>
      <w:r>
        <w:rPr>
          <w:sz w:val="24"/>
        </w:rPr>
        <w:t xml:space="preserve"> </w:t>
      </w:r>
      <w:r>
        <w:rPr>
          <w:sz w:val="24"/>
          <w:lang w:val="en-US"/>
        </w:rPr>
        <w:t>pagado</w:t>
      </w:r>
      <w:r>
        <w:rPr>
          <w:sz w:val="24"/>
        </w:rPr>
        <w:t xml:space="preserve"> </w:t>
      </w:r>
      <w:r>
        <w:rPr>
          <w:b/>
          <w:bCs/>
          <w:sz w:val="24"/>
          <w:lang w:val="en-US"/>
        </w:rPr>
        <w:t>a</w:t>
      </w:r>
      <w:r>
        <w:rPr>
          <w:sz w:val="24"/>
        </w:rPr>
        <w:t xml:space="preserve"> </w:t>
      </w:r>
      <w:r>
        <w:rPr>
          <w:i/>
          <w:iCs/>
          <w:sz w:val="24"/>
          <w:lang w:val="en-US"/>
        </w:rPr>
        <w:t>dos</w:t>
      </w:r>
      <w:r>
        <w:rPr>
          <w:i/>
          <w:iCs/>
          <w:sz w:val="24"/>
        </w:rPr>
        <w:t xml:space="preserve"> </w:t>
      </w:r>
      <w:r>
        <w:rPr>
          <w:i/>
          <w:iCs/>
          <w:sz w:val="24"/>
          <w:lang w:val="en-US"/>
        </w:rPr>
        <w:t>pesos</w:t>
      </w:r>
      <w:r>
        <w:rPr>
          <w:i/>
          <w:iCs/>
          <w:sz w:val="24"/>
        </w:rPr>
        <w:t>.</w:t>
      </w:r>
      <w:r>
        <w:rPr>
          <w:sz w:val="24"/>
        </w:rPr>
        <w:t xml:space="preserve">                                                     Мы заплатили по два песо. </w:t>
      </w:r>
    </w:p>
    <w:p>
      <w:pPr>
        <w:pStyle w:val="Normal1"/>
        <w:spacing w:lineRule="auto" w:line="240"/>
        <w:ind w:firstLine="284" w:end="0"/>
        <w:rPr/>
      </w:pPr>
      <w:r>
        <w:rPr>
          <w:sz w:val="24"/>
          <w:lang w:val="en-US"/>
        </w:rPr>
        <w:t xml:space="preserve">Deme dos sellos de </w:t>
      </w:r>
      <w:r>
        <w:rPr>
          <w:b/>
          <w:bCs/>
          <w:sz w:val="24"/>
          <w:lang w:val="en-US"/>
        </w:rPr>
        <w:t>a</w:t>
      </w:r>
      <w:r>
        <w:rPr>
          <w:sz w:val="24"/>
          <w:lang w:val="en-US"/>
        </w:rPr>
        <w:t xml:space="preserve"> </w:t>
      </w:r>
      <w:r>
        <w:rPr>
          <w:i/>
          <w:iCs/>
          <w:sz w:val="24"/>
          <w:lang w:val="en-US"/>
        </w:rPr>
        <w:t>cuatro centavos</w:t>
      </w:r>
      <w:r>
        <w:rPr>
          <w:sz w:val="24"/>
          <w:lang w:val="en-US"/>
        </w:rPr>
        <w:t xml:space="preserve">.                                    </w:t>
      </w:r>
      <w:r>
        <w:rPr>
          <w:sz w:val="24"/>
        </w:rPr>
        <w:t>Дайте мне две марки по четыре сентаво.</w:t>
      </w:r>
    </w:p>
    <w:p>
      <w:pPr>
        <w:pStyle w:val="Normal1"/>
        <w:spacing w:lineRule="auto" w:line="240"/>
        <w:ind w:firstLine="284" w:end="0"/>
        <w:rPr>
          <w:sz w:val="24"/>
        </w:rPr>
      </w:pPr>
      <w:r>
        <w:rPr>
          <w:sz w:val="24"/>
        </w:rPr>
      </w:r>
    </w:p>
    <w:p>
      <w:pPr>
        <w:pStyle w:val="Normal1"/>
        <w:spacing w:lineRule="auto" w:line="240"/>
        <w:ind w:firstLine="284" w:end="0"/>
        <w:rPr/>
      </w:pPr>
      <w:r>
        <w:rPr>
          <w:spacing w:val="20"/>
          <w:sz w:val="24"/>
        </w:rPr>
        <w:t>Образа действия</w:t>
      </w:r>
      <w:r>
        <w:rPr>
          <w:sz w:val="24"/>
        </w:rPr>
        <w:t>:</w:t>
      </w:r>
    </w:p>
    <w:p>
      <w:pPr>
        <w:pStyle w:val="Normal1"/>
        <w:spacing w:lineRule="auto" w:line="240"/>
        <w:ind w:firstLine="284" w:end="0"/>
        <w:rPr/>
      </w:pPr>
      <w:r>
        <w:rPr>
          <w:sz w:val="24"/>
        </w:rPr>
        <w:t xml:space="preserve">Чаще всего в наречных оборотах типа </w:t>
      </w:r>
      <w:r>
        <w:rPr>
          <w:b/>
          <w:sz w:val="24"/>
          <w:lang w:val="en-US"/>
        </w:rPr>
        <w:t>a</w:t>
      </w:r>
      <w:r>
        <w:rPr>
          <w:b/>
          <w:sz w:val="24"/>
        </w:rPr>
        <w:t xml:space="preserve"> </w:t>
      </w:r>
      <w:r>
        <w:rPr>
          <w:b/>
          <w:sz w:val="24"/>
          <w:lang w:val="en-US"/>
        </w:rPr>
        <w:t>pie</w:t>
      </w:r>
      <w:r>
        <w:rPr>
          <w:sz w:val="24"/>
        </w:rPr>
        <w:t xml:space="preserve"> — пешком, </w:t>
      </w:r>
      <w:r>
        <w:rPr>
          <w:b/>
          <w:sz w:val="24"/>
          <w:lang w:val="en-US"/>
        </w:rPr>
        <w:t>a</w:t>
      </w:r>
      <w:r>
        <w:rPr>
          <w:b/>
          <w:sz w:val="24"/>
        </w:rPr>
        <w:t xml:space="preserve"> </w:t>
      </w:r>
      <w:r>
        <w:rPr>
          <w:b/>
          <w:sz w:val="24"/>
          <w:lang w:val="en-US"/>
        </w:rPr>
        <w:t>caba</w:t>
      </w:r>
      <w:r>
        <w:rPr>
          <w:b/>
          <w:sz w:val="24"/>
        </w:rPr>
        <w:t>llо</w:t>
      </w:r>
      <w:r>
        <w:rPr>
          <w:sz w:val="24"/>
        </w:rPr>
        <w:t xml:space="preserve"> — верхом, </w:t>
      </w:r>
      <w:r>
        <w:rPr>
          <w:b/>
          <w:sz w:val="24"/>
          <w:lang w:val="en-US"/>
        </w:rPr>
        <w:t>a</w:t>
      </w:r>
      <w:r>
        <w:rPr>
          <w:b/>
          <w:sz w:val="24"/>
        </w:rPr>
        <w:t xml:space="preserve"> </w:t>
      </w:r>
      <w:r>
        <w:rPr>
          <w:b/>
          <w:sz w:val="24"/>
          <w:lang w:val="en-US"/>
        </w:rPr>
        <w:t>ciegas</w:t>
      </w:r>
      <w:r>
        <w:rPr>
          <w:sz w:val="24"/>
        </w:rPr>
        <w:t xml:space="preserve"> — вслепую и др. </w:t>
      </w:r>
      <w:r>
        <w:rPr>
          <w:sz w:val="24"/>
          <w:lang w:val="en-US"/>
        </w:rPr>
        <w:t>(</w:t>
      </w:r>
      <w:r>
        <w:rPr>
          <w:sz w:val="24"/>
        </w:rPr>
        <w:t>см</w:t>
      </w:r>
      <w:r>
        <w:rPr>
          <w:sz w:val="24"/>
          <w:lang w:val="en-US"/>
        </w:rPr>
        <w:t>. § 78):</w:t>
      </w:r>
    </w:p>
    <w:p>
      <w:pPr>
        <w:pStyle w:val="Normal1"/>
        <w:spacing w:lineRule="auto" w:line="240"/>
        <w:ind w:firstLine="284" w:end="0"/>
        <w:rPr/>
      </w:pPr>
      <w:r>
        <w:rPr>
          <w:sz w:val="24"/>
          <w:lang w:val="en-US"/>
        </w:rPr>
        <w:t xml:space="preserve">La jóven salió </w:t>
      </w:r>
      <w:r>
        <w:rPr>
          <w:b/>
          <w:bCs/>
          <w:sz w:val="24"/>
          <w:lang w:val="en-US"/>
        </w:rPr>
        <w:t>a</w:t>
      </w:r>
      <w:r>
        <w:rPr>
          <w:sz w:val="24"/>
          <w:lang w:val="en-US"/>
        </w:rPr>
        <w:t xml:space="preserve"> </w:t>
      </w:r>
      <w:r>
        <w:rPr>
          <w:i/>
          <w:iCs/>
          <w:sz w:val="24"/>
          <w:lang w:val="en-US"/>
        </w:rPr>
        <w:t>toda prisa</w:t>
      </w:r>
      <w:r>
        <w:rPr>
          <w:sz w:val="24"/>
          <w:lang w:val="en-US"/>
        </w:rPr>
        <w:t xml:space="preserve">.                                                      </w:t>
      </w:r>
      <w:r>
        <w:rPr>
          <w:sz w:val="24"/>
        </w:rPr>
        <w:t xml:space="preserve">Девушка поспешно вышла. </w:t>
      </w:r>
    </w:p>
    <w:p>
      <w:pPr>
        <w:pStyle w:val="Normal1"/>
        <w:spacing w:lineRule="auto" w:line="240"/>
        <w:ind w:firstLine="284" w:end="0"/>
        <w:rPr/>
      </w:pPr>
      <w:r>
        <w:rPr>
          <w:sz w:val="24"/>
          <w:lang w:val="en-US"/>
        </w:rPr>
        <w:t xml:space="preserve">Daura se viste </w:t>
      </w:r>
      <w:r>
        <w:rPr>
          <w:b/>
          <w:bCs/>
          <w:sz w:val="24"/>
          <w:lang w:val="en-US"/>
        </w:rPr>
        <w:t>a</w:t>
      </w:r>
      <w:r>
        <w:rPr>
          <w:sz w:val="24"/>
          <w:lang w:val="en-US"/>
        </w:rPr>
        <w:t xml:space="preserve"> </w:t>
      </w:r>
      <w:r>
        <w:rPr>
          <w:i/>
          <w:iCs/>
          <w:sz w:val="24"/>
          <w:lang w:val="en-US"/>
        </w:rPr>
        <w:t>la moda</w:t>
      </w:r>
      <w:r>
        <w:rPr>
          <w:sz w:val="24"/>
          <w:lang w:val="en-US"/>
        </w:rPr>
        <w:t xml:space="preserve">.                                                         </w:t>
      </w:r>
      <w:r>
        <w:rPr>
          <w:sz w:val="24"/>
        </w:rPr>
        <w:t>Даура одевается по моде.</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Орудия</w:t>
      </w:r>
      <w:r>
        <w:rPr>
          <w:spacing w:val="20"/>
          <w:sz w:val="24"/>
          <w:lang w:val="en-US"/>
        </w:rPr>
        <w:t xml:space="preserve"> </w:t>
      </w:r>
      <w:r>
        <w:rPr>
          <w:spacing w:val="20"/>
          <w:sz w:val="24"/>
        </w:rPr>
        <w:t>действия</w:t>
      </w:r>
      <w:r>
        <w:rPr>
          <w:spacing w:val="20"/>
          <w:sz w:val="24"/>
          <w:lang w:val="en-US"/>
        </w:rPr>
        <w:t>:</w:t>
      </w:r>
    </w:p>
    <w:p>
      <w:pPr>
        <w:pStyle w:val="Normal1"/>
        <w:spacing w:lineRule="auto" w:line="240"/>
        <w:ind w:firstLine="284" w:end="0"/>
        <w:rPr/>
      </w:pPr>
      <w:r>
        <w:rPr>
          <w:sz w:val="24"/>
          <w:lang w:val="en-US"/>
        </w:rPr>
        <w:t xml:space="preserve">Le golpearon </w:t>
      </w:r>
      <w:r>
        <w:rPr>
          <w:b/>
          <w:bCs/>
          <w:sz w:val="24"/>
          <w:lang w:val="en-US"/>
        </w:rPr>
        <w:t>a</w:t>
      </w:r>
      <w:r>
        <w:rPr>
          <w:sz w:val="24"/>
          <w:lang w:val="en-US"/>
        </w:rPr>
        <w:t xml:space="preserve"> </w:t>
      </w:r>
      <w:r>
        <w:rPr>
          <w:i/>
          <w:iCs/>
          <w:sz w:val="24"/>
          <w:lang w:val="en-US"/>
        </w:rPr>
        <w:t>cordelazos</w:t>
      </w:r>
      <w:r>
        <w:rPr>
          <w:sz w:val="24"/>
          <w:lang w:val="en-US"/>
        </w:rPr>
        <w:t xml:space="preserve">.                                                      </w:t>
      </w:r>
      <w:r>
        <w:rPr>
          <w:sz w:val="24"/>
        </w:rPr>
        <w:t>Его избили веревкой.</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Цели</w:t>
      </w:r>
      <w:r>
        <w:rPr>
          <w:spacing w:val="20"/>
          <w:sz w:val="24"/>
          <w:lang w:val="en-US"/>
        </w:rPr>
        <w:t>:</w:t>
      </w:r>
    </w:p>
    <w:p>
      <w:pPr>
        <w:pStyle w:val="Normal1"/>
        <w:spacing w:lineRule="auto" w:line="240"/>
        <w:ind w:firstLine="284" w:end="0"/>
        <w:rPr/>
      </w:pPr>
      <w:r>
        <w:rPr>
          <w:sz w:val="24"/>
          <w:lang w:val="en-US"/>
        </w:rPr>
        <w:t xml:space="preserve">Trabajamos </w:t>
      </w:r>
      <w:r>
        <w:rPr>
          <w:b/>
          <w:bCs/>
          <w:sz w:val="24"/>
          <w:lang w:val="en-US"/>
        </w:rPr>
        <w:t>a</w:t>
      </w:r>
      <w:r>
        <w:rPr>
          <w:sz w:val="24"/>
          <w:lang w:val="en-US"/>
        </w:rPr>
        <w:t xml:space="preserve"> </w:t>
      </w:r>
      <w:r>
        <w:rPr>
          <w:i/>
          <w:iCs/>
          <w:sz w:val="24"/>
          <w:lang w:val="en-US"/>
        </w:rPr>
        <w:t>beneficio</w:t>
      </w:r>
      <w:r>
        <w:rPr>
          <w:sz w:val="24"/>
          <w:lang w:val="en-US"/>
        </w:rPr>
        <w:t xml:space="preserve"> del pueblo.                                         </w:t>
      </w:r>
      <w:r>
        <w:rPr>
          <w:sz w:val="24"/>
        </w:rPr>
        <w:t>Мы работаем на благо народа.</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rPr>
      </w:pPr>
      <w:r>
        <w:rPr>
          <w:spacing w:val="20"/>
          <w:sz w:val="24"/>
        </w:rPr>
        <w:t>г)в инфинитивныхоборотах:</w:t>
      </w:r>
    </w:p>
    <w:p>
      <w:pPr>
        <w:pStyle w:val="Normal1"/>
        <w:spacing w:lineRule="auto" w:line="240"/>
        <w:rPr/>
      </w:pPr>
      <w:r>
        <w:rPr>
          <w:sz w:val="24"/>
        </w:rPr>
        <w:t xml:space="preserve">      </w:t>
      </w:r>
      <w:r>
        <w:rPr>
          <w:sz w:val="24"/>
          <w:lang w:val="en-US"/>
        </w:rPr>
        <w:t xml:space="preserve">Al </w:t>
      </w:r>
      <w:r>
        <w:rPr>
          <w:i/>
          <w:iCs/>
          <w:sz w:val="24"/>
          <w:lang w:val="en-US"/>
        </w:rPr>
        <w:t>pasar</w:t>
      </w:r>
      <w:r>
        <w:rPr>
          <w:sz w:val="24"/>
          <w:lang w:val="en-US"/>
        </w:rPr>
        <w:t xml:space="preserve"> delante de la universidad,                                         </w:t>
      </w:r>
      <w:r>
        <w:rPr>
          <w:sz w:val="24"/>
        </w:rPr>
        <w:t>Проходя</w:t>
      </w:r>
      <w:r>
        <w:rPr>
          <w:sz w:val="24"/>
          <w:lang w:val="en-US"/>
        </w:rPr>
        <w:t xml:space="preserve"> </w:t>
      </w:r>
      <w:r>
        <w:rPr>
          <w:sz w:val="24"/>
        </w:rPr>
        <w:t>перед</w:t>
      </w:r>
      <w:r>
        <w:rPr>
          <w:sz w:val="24"/>
          <w:lang w:val="en-US"/>
        </w:rPr>
        <w:t xml:space="preserve"> </w:t>
      </w:r>
      <w:r>
        <w:rPr>
          <w:sz w:val="24"/>
        </w:rPr>
        <w:t>зданием</w:t>
      </w:r>
      <w:r>
        <w:rPr>
          <w:sz w:val="24"/>
          <w:lang w:val="en-US"/>
        </w:rPr>
        <w:t xml:space="preserve"> </w:t>
      </w:r>
      <w:r>
        <w:rPr>
          <w:sz w:val="24"/>
        </w:rPr>
        <w:t>университета</w:t>
      </w:r>
      <w:r>
        <w:rPr>
          <w:sz w:val="24"/>
          <w:lang w:val="en-US"/>
        </w:rPr>
        <w:t>,</w:t>
      </w:r>
    </w:p>
    <w:p>
      <w:pPr>
        <w:pStyle w:val="Normal1"/>
        <w:spacing w:lineRule="auto" w:line="240"/>
        <w:ind w:firstLine="709" w:end="0"/>
        <w:rPr/>
      </w:pPr>
      <w:r>
        <w:rPr>
          <w:sz w:val="24"/>
          <w:lang w:val="en-US"/>
        </w:rPr>
        <w:t xml:space="preserve">tropecé con mi companero.                                                   </w:t>
      </w:r>
      <w:r>
        <w:rPr>
          <w:sz w:val="24"/>
        </w:rPr>
        <w:t>я встретился со сво</w:t>
        <w:softHyphen/>
        <w:t>им товарищем.</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д) непосредственно перед инфинитивом. В этом случае предлог а придает фразе значение </w:t>
      </w:r>
      <w:r>
        <w:rPr>
          <w:spacing w:val="20"/>
          <w:sz w:val="24"/>
        </w:rPr>
        <w:t>повеления</w:t>
      </w:r>
      <w:r>
        <w:rPr>
          <w:sz w:val="24"/>
        </w:rPr>
        <w:t>, такая конструкция являет</w:t>
        <w:softHyphen/>
        <w:t>ся своеобразной аналитической повелительной формой:</w:t>
      </w:r>
    </w:p>
    <w:p>
      <w:pPr>
        <w:pStyle w:val="Normal1"/>
        <w:spacing w:lineRule="auto" w:line="240"/>
        <w:ind w:firstLine="284" w:end="0"/>
        <w:rPr/>
      </w:pPr>
      <w:r>
        <w:rPr>
          <w:sz w:val="24"/>
        </w:rPr>
        <w:t>¡</w:t>
      </w:r>
      <w:r>
        <w:rPr>
          <w:b/>
          <w:bCs/>
          <w:sz w:val="24"/>
        </w:rPr>
        <w:t>А</w:t>
      </w:r>
      <w:r>
        <w:rPr>
          <w:sz w:val="24"/>
        </w:rPr>
        <w:t xml:space="preserve"> </w:t>
      </w:r>
      <w:r>
        <w:rPr>
          <w:sz w:val="24"/>
          <w:lang w:val="en-US"/>
        </w:rPr>
        <w:t>trabajar</w:t>
      </w:r>
      <w:r>
        <w:rPr>
          <w:sz w:val="24"/>
        </w:rPr>
        <w:t>!                                                                               Работать! За</w:t>
      </w:r>
      <w:r>
        <w:rPr>
          <w:sz w:val="24"/>
          <w:lang w:val="en-US"/>
        </w:rPr>
        <w:t xml:space="preserve"> </w:t>
      </w:r>
      <w:r>
        <w:rPr>
          <w:sz w:val="24"/>
        </w:rPr>
        <w:t>работу</w:t>
      </w:r>
      <w:r>
        <w:rPr>
          <w:sz w:val="24"/>
          <w:lang w:val="en-US"/>
        </w:rPr>
        <w:t xml:space="preserve">! </w:t>
      </w:r>
    </w:p>
    <w:p>
      <w:pPr>
        <w:pStyle w:val="Normal1"/>
        <w:spacing w:lineRule="auto" w:line="240"/>
        <w:ind w:firstLine="284" w:end="0"/>
        <w:rPr/>
      </w:pPr>
      <w:r>
        <w:rPr>
          <w:b/>
          <w:bCs/>
          <w:sz w:val="24"/>
          <w:lang w:val="en-US"/>
        </w:rPr>
        <w:t>A</w:t>
      </w:r>
      <w:r>
        <w:rPr>
          <w:sz w:val="24"/>
          <w:lang w:val="en-US"/>
        </w:rPr>
        <w:t xml:space="preserve"> dormir, que ya es casi medianoche.                                      </w:t>
      </w:r>
      <w:r>
        <w:rPr>
          <w:sz w:val="24"/>
        </w:rPr>
        <w:t>Спать, ведь уже почти полночь.</w:t>
      </w:r>
    </w:p>
    <w:p>
      <w:pPr>
        <w:pStyle w:val="Normal1"/>
        <w:spacing w:lineRule="auto" w:line="240"/>
        <w:ind w:firstLine="709" w:end="0"/>
        <w:rPr/>
      </w:pPr>
      <w:r>
        <w:rPr>
          <w:sz w:val="24"/>
        </w:rPr>
        <w:t xml:space="preserve"> </w:t>
      </w:r>
      <w:r>
        <w:rPr>
          <w:sz w:val="24"/>
          <w:lang w:val="en-US"/>
        </w:rPr>
        <w:t>(J. L</w:t>
      </w:r>
      <w:r>
        <w:rPr>
          <w:lang w:val="en-US"/>
        </w:rPr>
        <w:t>UQUE</w:t>
      </w:r>
      <w:r>
        <w:rPr>
          <w:sz w:val="24"/>
          <w:lang w:val="en-US"/>
        </w:rPr>
        <w:t xml:space="preserve"> D</w:t>
      </w:r>
      <w:r>
        <w:rPr>
          <w:lang w:val="en-US"/>
        </w:rPr>
        <w:t>URÁN</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е) об особых случаях употребления прелога </w:t>
      </w:r>
      <w:r>
        <w:rPr>
          <w:b/>
          <w:bCs/>
          <w:sz w:val="24"/>
        </w:rPr>
        <w:t>а</w:t>
      </w:r>
      <w:r>
        <w:rPr>
          <w:sz w:val="24"/>
        </w:rPr>
        <w:t xml:space="preserve"> в составе глаголь</w:t>
        <w:softHyphen/>
        <w:t>ных конструкций, а также с некоторыми глаголами см. соответ</w:t>
        <w:softHyphen/>
        <w:t>ственно § 78 и раздел П и III приложения.</w:t>
      </w:r>
    </w:p>
    <w:p>
      <w:pPr>
        <w:pStyle w:val="Normal1"/>
        <w:spacing w:lineRule="auto" w:line="240"/>
        <w:ind w:firstLine="284" w:end="0"/>
        <w:rPr/>
      </w:pPr>
      <w:r>
        <w:rPr>
          <w:sz w:val="24"/>
        </w:rPr>
        <w:t>В русском языке предлогу а в различных сочетаниях соответ</w:t>
        <w:softHyphen/>
        <w:t xml:space="preserve">ствуют: грамматические значения, передаваемые </w:t>
      </w:r>
      <w:r>
        <w:rPr>
          <w:spacing w:val="20"/>
          <w:sz w:val="24"/>
        </w:rPr>
        <w:t>винительным и дательным</w:t>
      </w:r>
      <w:r>
        <w:rPr>
          <w:sz w:val="24"/>
        </w:rPr>
        <w:t xml:space="preserve"> падежами (о чем говорилось в пунктах </w:t>
      </w:r>
      <w:r>
        <w:rPr>
          <w:i/>
          <w:iCs/>
          <w:sz w:val="24"/>
        </w:rPr>
        <w:t>а</w:t>
      </w:r>
      <w:r>
        <w:rPr>
          <w:sz w:val="24"/>
        </w:rPr>
        <w:t xml:space="preserve"> и </w:t>
      </w:r>
      <w:r>
        <w:rPr>
          <w:i/>
          <w:iCs/>
          <w:sz w:val="24"/>
        </w:rPr>
        <w:t>б</w:t>
      </w:r>
      <w:r>
        <w:rPr>
          <w:sz w:val="24"/>
        </w:rPr>
        <w:t xml:space="preserve">), и предлоги </w:t>
      </w:r>
      <w:r>
        <w:rPr>
          <w:b/>
          <w:bCs/>
          <w:sz w:val="24"/>
        </w:rPr>
        <w:t>'в, к, на, по, у'</w:t>
      </w:r>
      <w:r>
        <w:rPr>
          <w:sz w:val="24"/>
        </w:rPr>
        <w:t>.</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t xml:space="preserve">2. </w:t>
      </w:r>
      <w:r>
        <w:rPr>
          <w:i/>
          <w:iCs/>
          <w:sz w:val="24"/>
        </w:rPr>
        <w:t>Предлог</w:t>
      </w:r>
      <w:r>
        <w:rPr>
          <w:sz w:val="24"/>
        </w:rPr>
        <w:t xml:space="preserve"> </w:t>
      </w:r>
      <w:r>
        <w:rPr>
          <w:b/>
          <w:sz w:val="24"/>
          <w:lang w:val="en-US"/>
        </w:rPr>
        <w:t>ante</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Предлог </w:t>
      </w:r>
      <w:r>
        <w:rPr>
          <w:b/>
          <w:sz w:val="24"/>
          <w:lang w:val="en-US"/>
        </w:rPr>
        <w:t>ante</w:t>
      </w:r>
      <w:r>
        <w:rPr>
          <w:sz w:val="24"/>
        </w:rPr>
        <w:t xml:space="preserve"> указывает на </w:t>
      </w:r>
      <w:r>
        <w:rPr>
          <w:spacing w:val="20"/>
          <w:sz w:val="24"/>
        </w:rPr>
        <w:t xml:space="preserve">местоположение </w:t>
      </w:r>
      <w:r>
        <w:rPr>
          <w:sz w:val="24"/>
        </w:rPr>
        <w:t xml:space="preserve">перед чем или кем-либо и обычно переводится предлогами </w:t>
      </w:r>
      <w:r>
        <w:rPr>
          <w:i/>
          <w:iCs/>
          <w:sz w:val="24"/>
        </w:rPr>
        <w:t>перед, напротив</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Un grupo de gente estaba </w:t>
      </w:r>
      <w:r>
        <w:rPr>
          <w:b/>
          <w:bCs/>
          <w:sz w:val="24"/>
          <w:lang w:val="en-US"/>
        </w:rPr>
        <w:t>ante</w:t>
      </w:r>
      <w:r>
        <w:rPr>
          <w:sz w:val="24"/>
          <w:lang w:val="en-US"/>
        </w:rPr>
        <w:t xml:space="preserve"> mi hermano.                         </w:t>
      </w:r>
      <w:r>
        <w:rPr>
          <w:sz w:val="24"/>
        </w:rPr>
        <w:t xml:space="preserve">Какая-то группа людей стояла перед моим </w:t>
      </w:r>
    </w:p>
    <w:p>
      <w:pPr>
        <w:pStyle w:val="Normal1"/>
        <w:spacing w:lineRule="auto" w:line="240"/>
        <w:ind w:firstLine="284" w:end="0"/>
        <w:rPr>
          <w:sz w:val="24"/>
        </w:rPr>
      </w:pPr>
      <w:r>
        <w:rPr>
          <w:sz w:val="24"/>
        </w:rPr>
        <w:t xml:space="preserve">                                                                                                    </w:t>
      </w:r>
      <w:r>
        <w:rPr>
          <w:sz w:val="24"/>
        </w:rPr>
        <w:t>братом.</w:t>
      </w:r>
    </w:p>
    <w:p>
      <w:pPr>
        <w:pStyle w:val="Normal1"/>
        <w:spacing w:lineRule="auto" w:line="240"/>
        <w:ind w:firstLine="284" w:end="0"/>
        <w:rPr/>
      </w:pPr>
      <w:r>
        <w:rPr>
          <w:sz w:val="24"/>
          <w:lang w:val="en-US"/>
        </w:rPr>
        <w:t>Vamos</w:t>
      </w:r>
      <w:r>
        <w:rPr>
          <w:sz w:val="24"/>
        </w:rPr>
        <w:t xml:space="preserve"> </w:t>
      </w:r>
      <w:r>
        <w:rPr>
          <w:sz w:val="24"/>
          <w:lang w:val="en-US"/>
        </w:rPr>
        <w:t>al</w:t>
      </w:r>
      <w:r>
        <w:rPr>
          <w:sz w:val="24"/>
        </w:rPr>
        <w:t xml:space="preserve"> </w:t>
      </w:r>
      <w:r>
        <w:rPr>
          <w:sz w:val="24"/>
          <w:lang w:val="en-US"/>
        </w:rPr>
        <w:t>caf</w:t>
      </w:r>
      <w:r>
        <w:rPr>
          <w:sz w:val="24"/>
        </w:rPr>
        <w:t xml:space="preserve">é </w:t>
      </w:r>
      <w:r>
        <w:rPr>
          <w:sz w:val="24"/>
          <w:lang w:val="en-US"/>
        </w:rPr>
        <w:t>que</w:t>
      </w:r>
      <w:r>
        <w:rPr>
          <w:sz w:val="24"/>
        </w:rPr>
        <w:t xml:space="preserve"> </w:t>
      </w:r>
      <w:r>
        <w:rPr>
          <w:sz w:val="24"/>
          <w:lang w:val="en-US"/>
        </w:rPr>
        <w:t>hay</w:t>
      </w:r>
      <w:r>
        <w:rPr>
          <w:sz w:val="24"/>
        </w:rPr>
        <w:t xml:space="preserve"> </w:t>
      </w:r>
      <w:r>
        <w:rPr>
          <w:b/>
          <w:bCs/>
          <w:sz w:val="24"/>
          <w:lang w:val="en-US"/>
        </w:rPr>
        <w:t>ante</w:t>
      </w:r>
      <w:r>
        <w:rPr>
          <w:sz w:val="24"/>
        </w:rPr>
        <w:t xml:space="preserve"> </w:t>
      </w:r>
      <w:r>
        <w:rPr>
          <w:sz w:val="24"/>
          <w:lang w:val="en-US"/>
        </w:rPr>
        <w:t>tu</w:t>
      </w:r>
      <w:r>
        <w:rPr>
          <w:sz w:val="24"/>
        </w:rPr>
        <w:t xml:space="preserve"> </w:t>
      </w:r>
      <w:r>
        <w:rPr>
          <w:sz w:val="24"/>
          <w:lang w:val="en-US"/>
        </w:rPr>
        <w:t>ofi</w:t>
      </w:r>
      <w:r>
        <w:rPr>
          <w:sz w:val="24"/>
        </w:rPr>
        <w:t>-                                        Пойдем в кафе, которое находится</w:t>
      </w:r>
    </w:p>
    <w:p>
      <w:pPr>
        <w:pStyle w:val="Normal1"/>
        <w:spacing w:lineRule="auto" w:line="240"/>
        <w:ind w:firstLine="709" w:end="0"/>
        <w:rPr/>
      </w:pPr>
      <w:r>
        <w:rPr>
          <w:sz w:val="24"/>
          <w:lang w:val="en-US"/>
        </w:rPr>
        <w:t>cina</w:t>
      </w:r>
      <w:r>
        <w:rPr>
          <w:sz w:val="24"/>
        </w:rPr>
        <w:t>.                                                                                      напротив твоей конторы.</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Это основное значение предлога, но у него есть идиоматические употребления, одно из них следующее:</w:t>
      </w:r>
    </w:p>
    <w:p>
      <w:pPr>
        <w:pStyle w:val="Normal1"/>
        <w:spacing w:lineRule="auto" w:line="240"/>
        <w:ind w:firstLine="284" w:end="0"/>
        <w:rPr/>
      </w:pPr>
      <w:r>
        <w:rPr>
          <w:sz w:val="24"/>
        </w:rPr>
        <w:t xml:space="preserve">— </w:t>
      </w:r>
      <w:r>
        <w:rPr>
          <w:sz w:val="24"/>
        </w:rPr>
        <w:t xml:space="preserve">перед некоторыми существительными </w:t>
      </w:r>
      <w:r>
        <w:rPr>
          <w:b/>
          <w:sz w:val="24"/>
          <w:lang w:val="en-US"/>
        </w:rPr>
        <w:t>ante</w:t>
      </w:r>
      <w:r>
        <w:rPr>
          <w:sz w:val="24"/>
        </w:rPr>
        <w:t xml:space="preserve"> указывает на си</w:t>
        <w:softHyphen/>
        <w:t>туацию, на доводы, мотивирующие какое-либо решение:</w:t>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b/>
          <w:bCs/>
          <w:sz w:val="24"/>
          <w:lang w:val="en-US"/>
        </w:rPr>
        <w:t>Ante</w:t>
      </w:r>
      <w:r>
        <w:rPr>
          <w:sz w:val="24"/>
          <w:lang w:val="en-US"/>
        </w:rPr>
        <w:t xml:space="preserve"> las dificultades de la empresa,                                     </w:t>
      </w:r>
      <w:r>
        <w:rPr>
          <w:sz w:val="24"/>
        </w:rPr>
        <w:t>Перед</w:t>
      </w:r>
      <w:r>
        <w:rPr>
          <w:sz w:val="24"/>
          <w:lang w:val="en-US"/>
        </w:rPr>
        <w:t xml:space="preserve"> </w:t>
      </w:r>
      <w:r>
        <w:rPr>
          <w:sz w:val="24"/>
        </w:rPr>
        <w:t>трудностями</w:t>
      </w:r>
      <w:r>
        <w:rPr>
          <w:sz w:val="24"/>
          <w:lang w:val="en-US"/>
        </w:rPr>
        <w:t xml:space="preserve"> </w:t>
      </w:r>
      <w:r>
        <w:rPr>
          <w:sz w:val="24"/>
        </w:rPr>
        <w:t>этой</w:t>
      </w:r>
      <w:r>
        <w:rPr>
          <w:sz w:val="24"/>
          <w:lang w:val="en-US"/>
        </w:rPr>
        <w:t xml:space="preserve"> </w:t>
      </w:r>
      <w:r>
        <w:rPr>
          <w:sz w:val="24"/>
        </w:rPr>
        <w:t>затеи</w:t>
      </w:r>
    </w:p>
    <w:p>
      <w:pPr>
        <w:pStyle w:val="Normal1"/>
        <w:spacing w:lineRule="auto" w:line="240"/>
        <w:ind w:firstLine="709" w:end="0"/>
        <w:rPr/>
      </w:pPr>
      <w:r>
        <w:rPr>
          <w:sz w:val="24"/>
          <w:lang w:val="en-US"/>
        </w:rPr>
        <w:t xml:space="preserve">tuvimos que renunciar.                                                          </w:t>
      </w:r>
      <w:r>
        <w:rPr>
          <w:sz w:val="24"/>
        </w:rPr>
        <w:t xml:space="preserve">нам пришлось спасовать. </w:t>
      </w:r>
    </w:p>
    <w:p>
      <w:pPr>
        <w:pStyle w:val="Normal1"/>
        <w:spacing w:lineRule="auto" w:line="240"/>
        <w:ind w:firstLine="709" w:end="0"/>
        <w:rPr/>
      </w:pPr>
      <w:r>
        <w:rPr>
          <w:sz w:val="24"/>
          <w:lang w:val="en-US"/>
        </w:rPr>
        <w:t>(M. M</w:t>
      </w:r>
      <w:r>
        <w:rPr>
          <w:lang w:val="en-US"/>
        </w:rPr>
        <w:t>OLINER</w:t>
      </w:r>
      <w:r>
        <w:rPr>
          <w:sz w:val="24"/>
          <w:lang w:val="en-US"/>
        </w:rPr>
        <w:t>)</w:t>
      </w:r>
    </w:p>
    <w:p>
      <w:pPr>
        <w:pStyle w:val="Normal1"/>
        <w:spacing w:lineRule="auto" w:line="240"/>
        <w:ind w:firstLine="284" w:end="0"/>
        <w:rPr/>
      </w:pPr>
      <w:r>
        <w:rPr>
          <w:b/>
          <w:bCs/>
          <w:sz w:val="24"/>
          <w:lang w:val="en-US"/>
        </w:rPr>
        <w:t>Ante</w:t>
      </w:r>
      <w:r>
        <w:rPr>
          <w:sz w:val="24"/>
          <w:lang w:val="en-US"/>
        </w:rPr>
        <w:t xml:space="preserve"> estas razones no puedo replicar                                   </w:t>
      </w:r>
      <w:r>
        <w:rPr>
          <w:sz w:val="24"/>
        </w:rPr>
        <w:t>На</w:t>
      </w:r>
      <w:r>
        <w:rPr>
          <w:sz w:val="24"/>
          <w:lang w:val="en-US"/>
        </w:rPr>
        <w:t xml:space="preserve"> (</w:t>
      </w:r>
      <w:r>
        <w:rPr>
          <w:i/>
          <w:iCs/>
          <w:sz w:val="24"/>
        </w:rPr>
        <w:t>до</w:t>
      </w:r>
      <w:r>
        <w:rPr>
          <w:i/>
          <w:iCs/>
          <w:sz w:val="24"/>
          <w:lang w:val="en-US"/>
        </w:rPr>
        <w:t>c</w:t>
      </w:r>
      <w:r>
        <w:rPr>
          <w:i/>
          <w:iCs/>
          <w:sz w:val="24"/>
        </w:rPr>
        <w:t>л</w:t>
      </w:r>
      <w:r>
        <w:rPr>
          <w:sz w:val="24"/>
          <w:lang w:val="en-US"/>
        </w:rPr>
        <w:t xml:space="preserve">.: </w:t>
      </w:r>
      <w:r>
        <w:rPr>
          <w:sz w:val="24"/>
        </w:rPr>
        <w:t>перед</w:t>
      </w:r>
      <w:r>
        <w:rPr>
          <w:sz w:val="24"/>
          <w:lang w:val="en-US"/>
        </w:rPr>
        <w:t xml:space="preserve">) </w:t>
      </w:r>
      <w:r>
        <w:rPr>
          <w:sz w:val="24"/>
        </w:rPr>
        <w:t>эти</w:t>
      </w:r>
      <w:r>
        <w:rPr>
          <w:sz w:val="24"/>
          <w:lang w:val="en-US"/>
        </w:rPr>
        <w:t xml:space="preserve"> </w:t>
      </w:r>
      <w:r>
        <w:rPr>
          <w:sz w:val="24"/>
        </w:rPr>
        <w:t>доводы</w:t>
      </w:r>
      <w:r>
        <w:rPr>
          <w:sz w:val="24"/>
          <w:lang w:val="en-US"/>
        </w:rPr>
        <w:t xml:space="preserve"> </w:t>
      </w:r>
      <w:r>
        <w:rPr>
          <w:sz w:val="24"/>
        </w:rPr>
        <w:t>мне</w:t>
      </w:r>
      <w:r>
        <w:rPr>
          <w:sz w:val="24"/>
          <w:lang w:val="en-US"/>
        </w:rPr>
        <w:t xml:space="preserve"> </w:t>
      </w:r>
    </w:p>
    <w:p>
      <w:pPr>
        <w:pStyle w:val="Normal1"/>
        <w:spacing w:lineRule="auto" w:line="240"/>
        <w:ind w:firstLine="709" w:end="0"/>
        <w:rPr/>
      </w:pPr>
      <w:r>
        <w:rPr>
          <w:sz w:val="24"/>
          <w:lang w:val="en-US"/>
        </w:rPr>
        <w:t xml:space="preserve">nada en contra.                                                                       </w:t>
      </w:r>
      <w:r>
        <w:rPr>
          <w:sz w:val="24"/>
        </w:rPr>
        <w:t>нечего возразить.</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Примечания</w:t>
      </w:r>
      <w:r>
        <w:rPr>
          <w:sz w:val="22"/>
        </w:rPr>
        <w:t>. 1. В разговорной речи этому предлогу часто предпочитают обо</w:t>
        <w:softHyphen/>
        <w:t xml:space="preserve">рот </w:t>
      </w:r>
      <w:r>
        <w:rPr>
          <w:b/>
          <w:sz w:val="22"/>
          <w:lang w:val="en-US"/>
        </w:rPr>
        <w:t>delante</w:t>
      </w:r>
      <w:r>
        <w:rPr>
          <w:b/>
          <w:sz w:val="22"/>
        </w:rPr>
        <w:t xml:space="preserve"> </w:t>
      </w:r>
      <w:r>
        <w:rPr>
          <w:b/>
          <w:sz w:val="22"/>
          <w:lang w:val="en-US"/>
        </w:rPr>
        <w:t>de</w:t>
      </w:r>
      <w:r>
        <w:rPr>
          <w:sz w:val="22"/>
        </w:rPr>
        <w:t xml:space="preserve"> в значении местоположения.</w:t>
      </w:r>
    </w:p>
    <w:p>
      <w:pPr>
        <w:pStyle w:val="Normal1"/>
        <w:spacing w:lineRule="auto" w:line="240"/>
        <w:ind w:firstLine="284" w:end="0"/>
        <w:rPr/>
      </w:pPr>
      <w:r>
        <w:rPr>
          <w:sz w:val="22"/>
        </w:rPr>
        <w:t xml:space="preserve">2. Не следует путать предлог </w:t>
      </w:r>
      <w:r>
        <w:rPr>
          <w:b/>
          <w:sz w:val="22"/>
          <w:lang w:val="en-US"/>
        </w:rPr>
        <w:t>ante</w:t>
      </w:r>
      <w:r>
        <w:rPr>
          <w:b/>
          <w:sz w:val="22"/>
        </w:rPr>
        <w:t xml:space="preserve"> </w:t>
      </w:r>
      <w:r>
        <w:rPr>
          <w:sz w:val="22"/>
        </w:rPr>
        <w:t xml:space="preserve">с наречием </w:t>
      </w:r>
      <w:r>
        <w:rPr>
          <w:b/>
          <w:sz w:val="22"/>
          <w:lang w:val="en-US"/>
        </w:rPr>
        <w:t>antes</w:t>
      </w:r>
      <w:r>
        <w:rPr>
          <w:sz w:val="22"/>
        </w:rPr>
        <w:t xml:space="preserve"> (</w:t>
      </w:r>
      <w:r>
        <w:rPr>
          <w:sz w:val="22"/>
          <w:lang w:val="en-US"/>
        </w:rPr>
        <w:t>Cinco</w:t>
      </w:r>
      <w:r>
        <w:rPr>
          <w:sz w:val="22"/>
        </w:rPr>
        <w:t xml:space="preserve"> </w:t>
      </w:r>
      <w:r>
        <w:rPr>
          <w:sz w:val="22"/>
          <w:lang w:val="en-US"/>
        </w:rPr>
        <w:t>d</w:t>
      </w:r>
      <w:r>
        <w:rPr>
          <w:sz w:val="22"/>
        </w:rPr>
        <w:t>í</w:t>
      </w:r>
      <w:r>
        <w:rPr>
          <w:sz w:val="22"/>
          <w:lang w:val="en-US"/>
        </w:rPr>
        <w:t>as</w:t>
      </w:r>
      <w:r>
        <w:rPr>
          <w:sz w:val="22"/>
        </w:rPr>
        <w:t xml:space="preserve"> </w:t>
      </w:r>
      <w:r>
        <w:rPr>
          <w:sz w:val="22"/>
          <w:lang w:val="en-US"/>
        </w:rPr>
        <w:t>antes</w:t>
      </w:r>
      <w:r>
        <w:rPr>
          <w:sz w:val="22"/>
        </w:rPr>
        <w:t xml:space="preserve">; </w:t>
      </w:r>
      <w:r>
        <w:rPr>
          <w:sz w:val="22"/>
          <w:lang w:val="en-US"/>
        </w:rPr>
        <w:t>Antes</w:t>
      </w:r>
      <w:r>
        <w:rPr>
          <w:sz w:val="22"/>
        </w:rPr>
        <w:t xml:space="preserve"> </w:t>
      </w:r>
      <w:r>
        <w:rPr>
          <w:sz w:val="22"/>
          <w:lang w:val="en-US"/>
        </w:rPr>
        <w:t>yo</w:t>
      </w:r>
      <w:r>
        <w:rPr>
          <w:sz w:val="22"/>
        </w:rPr>
        <w:t xml:space="preserve"> </w:t>
      </w:r>
      <w:r>
        <w:rPr>
          <w:sz w:val="22"/>
          <w:lang w:val="en-US"/>
        </w:rPr>
        <w:t>nunca</w:t>
      </w:r>
      <w:r>
        <w:rPr>
          <w:sz w:val="22"/>
        </w:rPr>
        <w:t xml:space="preserve"> </w:t>
      </w:r>
      <w:r>
        <w:rPr>
          <w:sz w:val="22"/>
          <w:lang w:val="en-US"/>
        </w:rPr>
        <w:t>estuve</w:t>
      </w:r>
      <w:r>
        <w:rPr>
          <w:sz w:val="22"/>
        </w:rPr>
        <w:t xml:space="preserve"> </w:t>
      </w:r>
      <w:r>
        <w:rPr>
          <w:sz w:val="22"/>
          <w:lang w:val="en-US"/>
        </w:rPr>
        <w:t>aqu</w:t>
      </w:r>
      <w:r>
        <w:rPr>
          <w:sz w:val="22"/>
        </w:rPr>
        <w:t xml:space="preserve">í) и предложным оборотом </w:t>
      </w:r>
      <w:r>
        <w:rPr>
          <w:b/>
          <w:sz w:val="22"/>
          <w:lang w:val="en-US"/>
        </w:rPr>
        <w:t>antes</w:t>
      </w:r>
      <w:r>
        <w:rPr>
          <w:b/>
          <w:sz w:val="22"/>
        </w:rPr>
        <w:t xml:space="preserve"> </w:t>
      </w:r>
      <w:r>
        <w:rPr>
          <w:b/>
          <w:sz w:val="22"/>
          <w:lang w:val="en-US"/>
        </w:rPr>
        <w:t>de</w:t>
      </w:r>
      <w:r>
        <w:rPr>
          <w:sz w:val="22"/>
        </w:rPr>
        <w:t>, выражающим предшество</w:t>
        <w:softHyphen/>
        <w:t>вание какого-либо действия или временного отрезка чему-либо (</w:t>
      </w:r>
      <w:r>
        <w:rPr>
          <w:sz w:val="22"/>
          <w:lang w:val="en-US"/>
        </w:rPr>
        <w:t>Antes</w:t>
      </w:r>
      <w:r>
        <w:rPr>
          <w:sz w:val="22"/>
        </w:rPr>
        <w:t xml:space="preserve"> </w:t>
      </w:r>
      <w:r>
        <w:rPr>
          <w:sz w:val="22"/>
          <w:lang w:val="en-US"/>
        </w:rPr>
        <w:t>de</w:t>
      </w:r>
      <w:r>
        <w:rPr>
          <w:sz w:val="22"/>
        </w:rPr>
        <w:t xml:space="preserve"> </w:t>
      </w:r>
      <w:r>
        <w:rPr>
          <w:sz w:val="22"/>
          <w:lang w:val="en-US"/>
        </w:rPr>
        <w:t>venir</w:t>
      </w:r>
      <w:r>
        <w:rPr>
          <w:sz w:val="22"/>
        </w:rPr>
        <w:t xml:space="preserve"> </w:t>
      </w:r>
      <w:r>
        <w:rPr>
          <w:sz w:val="22"/>
          <w:lang w:val="en-US"/>
        </w:rPr>
        <w:t>t</w:t>
      </w:r>
      <w:r>
        <w:rPr>
          <w:sz w:val="22"/>
        </w:rPr>
        <w:t xml:space="preserve">ú, </w:t>
      </w:r>
      <w:r>
        <w:rPr>
          <w:sz w:val="22"/>
          <w:lang w:val="en-US"/>
        </w:rPr>
        <w:t>estuvimos</w:t>
      </w:r>
      <w:r>
        <w:rPr>
          <w:sz w:val="22"/>
        </w:rPr>
        <w:t xml:space="preserve"> </w:t>
      </w:r>
      <w:r>
        <w:rPr>
          <w:sz w:val="22"/>
          <w:lang w:val="en-US"/>
        </w:rPr>
        <w:t>charlando</w:t>
      </w:r>
      <w:r>
        <w:rPr>
          <w:sz w:val="22"/>
        </w:rPr>
        <w:t xml:space="preserve"> </w:t>
      </w:r>
      <w:r>
        <w:rPr>
          <w:sz w:val="22"/>
          <w:lang w:val="en-US"/>
        </w:rPr>
        <w:t>con</w:t>
      </w:r>
      <w:r>
        <w:rPr>
          <w:sz w:val="22"/>
        </w:rPr>
        <w:t xml:space="preserve"> </w:t>
      </w:r>
      <w:r>
        <w:rPr>
          <w:sz w:val="22"/>
          <w:lang w:val="en-US"/>
        </w:rPr>
        <w:t>Pedro</w:t>
      </w:r>
      <w:r>
        <w:rPr>
          <w:sz w:val="22"/>
        </w:rPr>
        <w:t xml:space="preserve">; </w:t>
      </w:r>
      <w:r>
        <w:rPr>
          <w:sz w:val="22"/>
          <w:lang w:val="en-US"/>
        </w:rPr>
        <w:t>Me</w:t>
      </w:r>
      <w:r>
        <w:rPr>
          <w:sz w:val="22"/>
        </w:rPr>
        <w:t xml:space="preserve"> </w:t>
      </w:r>
      <w:r>
        <w:rPr>
          <w:sz w:val="22"/>
          <w:lang w:val="en-US"/>
        </w:rPr>
        <w:t>piden</w:t>
      </w:r>
      <w:r>
        <w:rPr>
          <w:sz w:val="22"/>
        </w:rPr>
        <w:t xml:space="preserve"> </w:t>
      </w:r>
      <w:r>
        <w:rPr>
          <w:sz w:val="22"/>
          <w:lang w:val="en-US"/>
        </w:rPr>
        <w:t>hacerlo</w:t>
      </w:r>
      <w:r>
        <w:rPr>
          <w:sz w:val="22"/>
        </w:rPr>
        <w:t xml:space="preserve"> </w:t>
      </w:r>
      <w:r>
        <w:rPr>
          <w:sz w:val="22"/>
          <w:lang w:val="en-US"/>
        </w:rPr>
        <w:t>antes</w:t>
      </w:r>
      <w:r>
        <w:rPr>
          <w:sz w:val="22"/>
        </w:rPr>
        <w:t xml:space="preserve"> </w:t>
      </w:r>
      <w:r>
        <w:rPr>
          <w:sz w:val="22"/>
          <w:lang w:val="en-US"/>
        </w:rPr>
        <w:t>del</w:t>
      </w:r>
      <w:r>
        <w:rPr>
          <w:sz w:val="22"/>
        </w:rPr>
        <w:t xml:space="preserve"> </w:t>
      </w:r>
      <w:r>
        <w:rPr>
          <w:sz w:val="22"/>
          <w:lang w:val="en-US"/>
        </w:rPr>
        <w:t>s</w:t>
      </w:r>
      <w:r>
        <w:rPr>
          <w:sz w:val="22"/>
        </w:rPr>
        <w:t>á</w:t>
      </w:r>
      <w:r>
        <w:rPr>
          <w:sz w:val="22"/>
          <w:lang w:val="en-US"/>
        </w:rPr>
        <w:t>bado</w:t>
      </w:r>
      <w:r>
        <w:rPr>
          <w:sz w:val="22"/>
        </w:rPr>
        <w:t>).</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t xml:space="preserve">3. </w:t>
      </w:r>
      <w:r>
        <w:rPr>
          <w:rFonts w:cs="Times New Roman" w:ascii="Times New Roman" w:hAnsi="Times New Roman"/>
          <w:i/>
          <w:iCs/>
          <w:sz w:val="24"/>
        </w:rPr>
        <w:t>Предлог</w:t>
      </w:r>
      <w:r>
        <w:rPr>
          <w:rFonts w:cs="Times New Roman" w:ascii="Times New Roman" w:hAnsi="Times New Roman"/>
          <w:sz w:val="24"/>
        </w:rPr>
        <w:t xml:space="preserve"> </w:t>
      </w:r>
      <w:r>
        <w:rPr>
          <w:rFonts w:cs="Times New Roman" w:ascii="Times New Roman" w:hAnsi="Times New Roman"/>
          <w:b/>
          <w:sz w:val="24"/>
          <w:lang w:val="en-US"/>
        </w:rPr>
        <w:t>bajo</w:t>
      </w:r>
    </w:p>
    <w:p>
      <w:pPr>
        <w:pStyle w:val="Normal1"/>
        <w:spacing w:lineRule="auto" w:line="240"/>
        <w:ind w:firstLine="284" w:end="0"/>
        <w:rPr>
          <w:rFonts w:ascii="Times New Roman" w:hAnsi="Times New Roman" w:cs="Times New Roman"/>
          <w:sz w:val="24"/>
        </w:rPr>
      </w:pPr>
      <w:r>
        <w:rPr>
          <w:rFonts w:cs="Times New Roman"/>
          <w:sz w:val="24"/>
        </w:rPr>
      </w:r>
    </w:p>
    <w:p>
      <w:pPr>
        <w:pStyle w:val="Normal1"/>
        <w:spacing w:lineRule="auto" w:line="240"/>
        <w:ind w:firstLine="284" w:end="0"/>
        <w:rPr/>
      </w:pPr>
      <w:r>
        <w:rPr>
          <w:sz w:val="24"/>
        </w:rPr>
        <w:t xml:space="preserve"> </w:t>
      </w:r>
      <w:r>
        <w:rPr>
          <w:sz w:val="24"/>
        </w:rPr>
        <w:t xml:space="preserve">Предлог </w:t>
      </w:r>
      <w:r>
        <w:rPr>
          <w:b/>
          <w:sz w:val="24"/>
          <w:lang w:val="en-US"/>
        </w:rPr>
        <w:t>bajo</w:t>
      </w:r>
      <w:r>
        <w:rPr>
          <w:sz w:val="24"/>
        </w:rPr>
        <w:t xml:space="preserve"> соответствует русскому предлогу </w:t>
      </w:r>
      <w:r>
        <w:rPr>
          <w:b/>
          <w:sz w:val="24"/>
        </w:rPr>
        <w:t>'под'</w:t>
      </w:r>
      <w:r>
        <w:rPr>
          <w:sz w:val="24"/>
        </w:rPr>
        <w:t xml:space="preserve"> и обычно называет на расположение в пространстве ниже чего-либо или же н</w:t>
      </w:r>
      <w:r>
        <w:rPr>
          <w:sz w:val="24"/>
          <w:lang w:val="en-US"/>
        </w:rPr>
        <w:t>a</w:t>
      </w:r>
      <w:r>
        <w:rPr>
          <w:sz w:val="24"/>
        </w:rPr>
        <w:t xml:space="preserve"> положение, подчиненное чему (кому)-либо:</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L</w:t>
      </w:r>
      <w:r>
        <w:rPr>
          <w:sz w:val="24"/>
        </w:rPr>
        <w:t>а ре</w:t>
      </w:r>
      <w:r>
        <w:rPr>
          <w:sz w:val="24"/>
          <w:lang w:val="en-US"/>
        </w:rPr>
        <w:t>r</w:t>
      </w:r>
      <w:r>
        <w:rPr>
          <w:sz w:val="24"/>
        </w:rPr>
        <w:t xml:space="preserve">а сауó </w:t>
      </w:r>
      <w:r>
        <w:rPr>
          <w:b/>
          <w:bCs/>
          <w:sz w:val="24"/>
          <w:lang w:val="en-US"/>
        </w:rPr>
        <w:t>bajo</w:t>
      </w:r>
      <w:r>
        <w:rPr>
          <w:sz w:val="24"/>
        </w:rPr>
        <w:t xml:space="preserve"> </w:t>
      </w:r>
      <w:r>
        <w:rPr>
          <w:sz w:val="24"/>
          <w:lang w:val="en-US"/>
        </w:rPr>
        <w:t>la</w:t>
      </w:r>
      <w:r>
        <w:rPr>
          <w:sz w:val="24"/>
        </w:rPr>
        <w:t xml:space="preserve"> </w:t>
      </w:r>
      <w:r>
        <w:rPr>
          <w:sz w:val="24"/>
          <w:lang w:val="en-US"/>
        </w:rPr>
        <w:t>mesa</w:t>
      </w:r>
      <w:r>
        <w:rPr>
          <w:sz w:val="24"/>
        </w:rPr>
        <w:t xml:space="preserve">.                                                     Груша упала под стол. </w:t>
      </w:r>
    </w:p>
    <w:p>
      <w:pPr>
        <w:pStyle w:val="Normal1"/>
        <w:spacing w:lineRule="auto" w:line="240"/>
        <w:ind w:firstLine="284" w:end="0"/>
        <w:rPr/>
      </w:pPr>
      <w:r>
        <w:rPr>
          <w:sz w:val="24"/>
          <w:lang w:val="en-US"/>
        </w:rPr>
        <w:t>Mi</w:t>
      </w:r>
      <w:r>
        <w:rPr>
          <w:sz w:val="24"/>
        </w:rPr>
        <w:t xml:space="preserve"> </w:t>
      </w:r>
      <w:r>
        <w:rPr>
          <w:sz w:val="24"/>
          <w:lang w:val="en-US"/>
        </w:rPr>
        <w:t>padre</w:t>
      </w:r>
      <w:r>
        <w:rPr>
          <w:sz w:val="24"/>
        </w:rPr>
        <w:t xml:space="preserve"> </w:t>
      </w:r>
      <w:r>
        <w:rPr>
          <w:sz w:val="24"/>
          <w:lang w:val="en-US"/>
        </w:rPr>
        <w:t>peleo</w:t>
      </w:r>
      <w:r>
        <w:rPr>
          <w:sz w:val="24"/>
        </w:rPr>
        <w:t xml:space="preserve"> </w:t>
      </w:r>
      <w:r>
        <w:rPr>
          <w:b/>
          <w:bCs/>
          <w:sz w:val="24"/>
          <w:lang w:val="en-US"/>
        </w:rPr>
        <w:t>bajo</w:t>
      </w:r>
      <w:r>
        <w:rPr>
          <w:sz w:val="24"/>
        </w:rPr>
        <w:t xml:space="preserve"> </w:t>
      </w:r>
      <w:r>
        <w:rPr>
          <w:sz w:val="24"/>
          <w:lang w:val="en-US"/>
        </w:rPr>
        <w:t>las</w:t>
      </w:r>
      <w:r>
        <w:rPr>
          <w:sz w:val="24"/>
        </w:rPr>
        <w:t xml:space="preserve"> ó</w:t>
      </w:r>
      <w:r>
        <w:rPr>
          <w:sz w:val="24"/>
          <w:lang w:val="en-US"/>
        </w:rPr>
        <w:t>rdenes</w:t>
      </w:r>
      <w:r>
        <w:rPr>
          <w:sz w:val="24"/>
        </w:rPr>
        <w:t xml:space="preserve"> </w:t>
      </w:r>
      <w:r>
        <w:rPr>
          <w:sz w:val="24"/>
          <w:lang w:val="en-US"/>
        </w:rPr>
        <w:t>de</w:t>
      </w:r>
      <w:r>
        <w:rPr>
          <w:sz w:val="24"/>
        </w:rPr>
        <w:t xml:space="preserve">                                        Мой отец сражался под командованием</w:t>
      </w:r>
    </w:p>
    <w:p>
      <w:pPr>
        <w:pStyle w:val="Normal1"/>
        <w:spacing w:lineRule="auto" w:line="240"/>
        <w:ind w:firstLine="709" w:end="0"/>
        <w:rPr/>
      </w:pPr>
      <w:r>
        <w:rPr>
          <w:sz w:val="24"/>
          <w:lang w:val="en-US"/>
        </w:rPr>
        <w:t xml:space="preserve">un célebre general.                                                                    </w:t>
      </w:r>
      <w:r>
        <w:rPr>
          <w:sz w:val="24"/>
        </w:rPr>
        <w:t>знаменитого генерала.</w:t>
      </w:r>
    </w:p>
    <w:p>
      <w:pPr>
        <w:pStyle w:val="Normal1"/>
        <w:spacing w:lineRule="auto" w:line="240"/>
        <w:ind w:firstLine="284" w:end="0"/>
        <w:rPr>
          <w:sz w:val="24"/>
        </w:rPr>
      </w:pPr>
      <w:r>
        <w:rPr>
          <w:sz w:val="24"/>
        </w:rPr>
        <w:t xml:space="preserve"> </w:t>
      </w:r>
    </w:p>
    <w:p>
      <w:pPr>
        <w:pStyle w:val="Normal1"/>
        <w:spacing w:lineRule="auto" w:line="240"/>
        <w:ind w:firstLine="284" w:end="0"/>
        <w:rPr/>
      </w:pPr>
      <w:r>
        <w:rPr>
          <w:sz w:val="24"/>
        </w:rPr>
        <w:t xml:space="preserve">В некоторых случаях </w:t>
      </w:r>
      <w:r>
        <w:rPr>
          <w:b/>
          <w:sz w:val="24"/>
        </w:rPr>
        <w:t xml:space="preserve">bajo </w:t>
      </w:r>
      <w:r>
        <w:rPr>
          <w:sz w:val="24"/>
        </w:rPr>
        <w:t>выражает причину, следствие чего-либо, условие: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El</w:t>
      </w:r>
      <w:r>
        <w:rPr>
          <w:sz w:val="24"/>
        </w:rPr>
        <w:t xml:space="preserve">  </w:t>
      </w:r>
      <w:r>
        <w:rPr>
          <w:sz w:val="24"/>
          <w:lang w:val="en-US"/>
        </w:rPr>
        <w:t>soldado</w:t>
      </w:r>
      <w:r>
        <w:rPr>
          <w:sz w:val="24"/>
        </w:rPr>
        <w:t xml:space="preserve"> </w:t>
      </w:r>
      <w:r>
        <w:rPr>
          <w:sz w:val="24"/>
          <w:lang w:val="en-US"/>
        </w:rPr>
        <w:t>muri</w:t>
      </w:r>
      <w:r>
        <w:rPr>
          <w:sz w:val="24"/>
        </w:rPr>
        <w:t xml:space="preserve">ó </w:t>
      </w:r>
      <w:r>
        <w:rPr>
          <w:b/>
          <w:bCs/>
          <w:sz w:val="24"/>
          <w:lang w:val="en-US"/>
        </w:rPr>
        <w:t>bajo</w:t>
      </w:r>
      <w:r>
        <w:rPr>
          <w:sz w:val="24"/>
        </w:rPr>
        <w:t xml:space="preserve"> </w:t>
      </w:r>
      <w:r>
        <w:rPr>
          <w:sz w:val="24"/>
          <w:lang w:val="en-US"/>
        </w:rPr>
        <w:t>las</w:t>
      </w:r>
      <w:r>
        <w:rPr>
          <w:sz w:val="24"/>
        </w:rPr>
        <w:t xml:space="preserve"> </w:t>
      </w:r>
      <w:r>
        <w:rPr>
          <w:sz w:val="24"/>
          <w:lang w:val="en-US"/>
        </w:rPr>
        <w:t>balas</w:t>
      </w:r>
      <w:r>
        <w:rPr>
          <w:sz w:val="24"/>
        </w:rPr>
        <w:t xml:space="preserve"> </w:t>
      </w:r>
      <w:r>
        <w:rPr>
          <w:sz w:val="24"/>
          <w:lang w:val="en-US"/>
        </w:rPr>
        <w:t>del</w:t>
      </w:r>
      <w:r>
        <w:rPr>
          <w:sz w:val="24"/>
        </w:rPr>
        <w:t xml:space="preserve">                                       Солдат погиб под пулями врага. </w:t>
      </w:r>
    </w:p>
    <w:p>
      <w:pPr>
        <w:pStyle w:val="Normal1"/>
        <w:spacing w:lineRule="auto" w:line="240"/>
        <w:ind w:firstLine="709" w:end="0"/>
        <w:rPr/>
      </w:pPr>
      <w:r>
        <w:rPr>
          <w:sz w:val="24"/>
          <w:lang w:val="en-US"/>
        </w:rPr>
        <w:t>enemigo. (J. L</w:t>
      </w:r>
      <w:r>
        <w:rPr>
          <w:lang w:val="en-US"/>
        </w:rPr>
        <w:t>UQUE</w:t>
      </w:r>
      <w:r>
        <w:rPr>
          <w:sz w:val="24"/>
          <w:lang w:val="en-US"/>
        </w:rPr>
        <w:t xml:space="preserve"> D</w:t>
      </w:r>
      <w:r>
        <w:rPr>
          <w:lang w:val="en-US"/>
        </w:rPr>
        <w:t>URÁN</w:t>
      </w:r>
      <w:r>
        <w:rPr>
          <w:sz w:val="24"/>
          <w:lang w:val="en-US"/>
        </w:rPr>
        <w:t xml:space="preserve">)                       </w:t>
      </w:r>
    </w:p>
    <w:p>
      <w:pPr>
        <w:pStyle w:val="Normal1"/>
        <w:spacing w:lineRule="auto" w:line="240"/>
        <w:ind w:firstLine="284" w:end="0"/>
        <w:rPr/>
      </w:pPr>
      <w:r>
        <w:rPr>
          <w:sz w:val="24"/>
          <w:lang w:val="en-US"/>
        </w:rPr>
        <w:t>S</w:t>
      </w:r>
      <w:r>
        <w:rPr>
          <w:sz w:val="24"/>
        </w:rPr>
        <w:t xml:space="preserve">е </w:t>
      </w:r>
      <w:r>
        <w:rPr>
          <w:sz w:val="24"/>
          <w:lang w:val="en-US"/>
        </w:rPr>
        <w:t>le</w:t>
      </w:r>
      <w:r>
        <w:rPr>
          <w:sz w:val="24"/>
        </w:rPr>
        <w:t xml:space="preserve"> </w:t>
      </w:r>
      <w:r>
        <w:rPr>
          <w:sz w:val="24"/>
          <w:lang w:val="en-US"/>
        </w:rPr>
        <w:t>congelaron</w:t>
      </w:r>
      <w:r>
        <w:rPr>
          <w:sz w:val="24"/>
        </w:rPr>
        <w:t xml:space="preserve"> </w:t>
      </w:r>
      <w:r>
        <w:rPr>
          <w:sz w:val="24"/>
          <w:lang w:val="en-US"/>
        </w:rPr>
        <w:t>los</w:t>
      </w:r>
      <w:r>
        <w:rPr>
          <w:sz w:val="24"/>
        </w:rPr>
        <w:t xml:space="preserve"> </w:t>
      </w:r>
      <w:r>
        <w:rPr>
          <w:sz w:val="24"/>
          <w:lang w:val="en-US"/>
        </w:rPr>
        <w:t>pies</w:t>
      </w:r>
      <w:r>
        <w:rPr>
          <w:sz w:val="24"/>
        </w:rPr>
        <w:t xml:space="preserve"> </w:t>
      </w:r>
      <w:r>
        <w:rPr>
          <w:b/>
          <w:bCs/>
          <w:sz w:val="24"/>
          <w:lang w:val="en-US"/>
        </w:rPr>
        <w:t>bajo</w:t>
      </w:r>
      <w:r>
        <w:rPr>
          <w:sz w:val="24"/>
        </w:rPr>
        <w:t xml:space="preserve"> </w:t>
      </w:r>
      <w:r>
        <w:rPr>
          <w:sz w:val="24"/>
          <w:lang w:val="en-US"/>
        </w:rPr>
        <w:t>el</w:t>
      </w:r>
      <w:r>
        <w:rPr>
          <w:sz w:val="24"/>
        </w:rPr>
        <w:t xml:space="preserve">                                             У него застыли ноги от холода. </w:t>
      </w:r>
    </w:p>
    <w:p>
      <w:pPr>
        <w:pStyle w:val="Normal1"/>
        <w:spacing w:lineRule="auto" w:line="240"/>
        <w:ind w:firstLine="709" w:end="0"/>
        <w:rPr>
          <w:sz w:val="24"/>
          <w:lang w:val="en-US"/>
        </w:rPr>
      </w:pPr>
      <w:r>
        <w:rPr>
          <w:sz w:val="24"/>
          <w:lang w:val="en-US"/>
        </w:rPr>
        <w:t>frío.</w:t>
      </w:r>
    </w:p>
    <w:p>
      <w:pPr>
        <w:pStyle w:val="Normal1"/>
        <w:spacing w:lineRule="auto" w:line="240"/>
        <w:ind w:firstLine="284" w:end="0"/>
        <w:rPr/>
      </w:pPr>
      <w:r>
        <w:rPr>
          <w:sz w:val="24"/>
          <w:lang w:val="en-US"/>
        </w:rPr>
        <w:t xml:space="preserve">Lo hará </w:t>
      </w:r>
      <w:r>
        <w:rPr>
          <w:b/>
          <w:bCs/>
          <w:sz w:val="24"/>
          <w:lang w:val="en-US"/>
        </w:rPr>
        <w:t>bajo</w:t>
      </w:r>
      <w:r>
        <w:rPr>
          <w:sz w:val="24"/>
          <w:lang w:val="en-US"/>
        </w:rPr>
        <w:t xml:space="preserve"> tu responsabilidad.                                             </w:t>
      </w:r>
      <w:r>
        <w:rPr>
          <w:sz w:val="24"/>
        </w:rPr>
        <w:t>Он это сделает под твою ответственность.</w:t>
      </w:r>
    </w:p>
    <w:p>
      <w:pPr>
        <w:pStyle w:val="Normal1"/>
        <w:spacing w:lineRule="auto" w:line="240"/>
        <w:ind w:firstLine="284" w:end="0"/>
        <w:rPr/>
      </w:pPr>
      <w:r>
        <w:rPr>
          <w:sz w:val="24"/>
          <w:lang w:val="en-US"/>
        </w:rPr>
        <w:t>Trabajar</w:t>
      </w:r>
      <w:r>
        <w:rPr>
          <w:sz w:val="24"/>
        </w:rPr>
        <w:t xml:space="preserve">é </w:t>
      </w:r>
      <w:r>
        <w:rPr>
          <w:b/>
          <w:bCs/>
          <w:sz w:val="24"/>
          <w:lang w:val="en-US"/>
        </w:rPr>
        <w:t>bajo</w:t>
      </w:r>
      <w:r>
        <w:rPr>
          <w:sz w:val="24"/>
        </w:rPr>
        <w:t xml:space="preserve"> </w:t>
      </w:r>
      <w:r>
        <w:rPr>
          <w:sz w:val="24"/>
          <w:lang w:val="en-US"/>
        </w:rPr>
        <w:t>la</w:t>
      </w:r>
      <w:r>
        <w:rPr>
          <w:sz w:val="24"/>
        </w:rPr>
        <w:t xml:space="preserve"> </w:t>
      </w:r>
      <w:r>
        <w:rPr>
          <w:sz w:val="24"/>
          <w:lang w:val="en-US"/>
        </w:rPr>
        <w:t>condici</w:t>
      </w:r>
      <w:r>
        <w:rPr>
          <w:sz w:val="24"/>
        </w:rPr>
        <w:t>ó</w:t>
      </w:r>
      <w:r>
        <w:rPr>
          <w:sz w:val="24"/>
          <w:lang w:val="en-US"/>
        </w:rPr>
        <w:t>n</w:t>
      </w:r>
      <w:r>
        <w:rPr>
          <w:sz w:val="24"/>
        </w:rPr>
        <w:t xml:space="preserve"> </w:t>
      </w:r>
      <w:r>
        <w:rPr>
          <w:sz w:val="24"/>
          <w:lang w:val="en-US"/>
        </w:rPr>
        <w:t>de</w:t>
      </w:r>
      <w:r>
        <w:rPr>
          <w:sz w:val="24"/>
        </w:rPr>
        <w:t xml:space="preserve"> </w:t>
      </w:r>
      <w:r>
        <w:rPr>
          <w:sz w:val="24"/>
          <w:lang w:val="en-US"/>
        </w:rPr>
        <w:t>que</w:t>
      </w:r>
      <w:r>
        <w:rPr>
          <w:sz w:val="24"/>
        </w:rPr>
        <w:t xml:space="preserve">                                          Я буду работать при том условии,</w:t>
      </w:r>
    </w:p>
    <w:p>
      <w:pPr>
        <w:pStyle w:val="Normal1"/>
        <w:spacing w:lineRule="auto" w:line="240"/>
        <w:ind w:firstLine="709" w:end="0"/>
        <w:rPr/>
      </w:pPr>
      <w:r>
        <w:rPr>
          <w:sz w:val="24"/>
          <w:lang w:val="en-US"/>
        </w:rPr>
        <w:t xml:space="preserve"> </w:t>
      </w:r>
      <w:r>
        <w:rPr>
          <w:sz w:val="24"/>
          <w:lang w:val="en-US"/>
        </w:rPr>
        <w:t xml:space="preserve">se me pague </w:t>
      </w:r>
      <w:r>
        <w:rPr>
          <w:sz w:val="24"/>
        </w:rPr>
        <w:t>ро</w:t>
      </w:r>
      <w:r>
        <w:rPr>
          <w:sz w:val="24"/>
          <w:lang w:val="en-US"/>
        </w:rPr>
        <w:t xml:space="preserve">r adelantado.                                                    </w:t>
      </w:r>
      <w:r>
        <w:rPr>
          <w:sz w:val="24"/>
        </w:rPr>
        <w:t xml:space="preserve">что мне заплатят вперед. </w:t>
      </w:r>
    </w:p>
    <w:p>
      <w:pPr>
        <w:pStyle w:val="Normal1"/>
        <w:spacing w:lineRule="auto" w:line="240"/>
        <w:ind w:firstLine="709" w:end="0"/>
        <w:rPr/>
      </w:pPr>
      <w:r>
        <w:rPr>
          <w:sz w:val="24"/>
          <w:lang w:val="en-US"/>
        </w:rPr>
        <w:t>(J. L</w:t>
      </w:r>
      <w:r>
        <w:rPr>
          <w:lang w:val="en-US"/>
        </w:rPr>
        <w:t>UQUE</w:t>
      </w:r>
      <w:r>
        <w:rPr>
          <w:sz w:val="24"/>
          <w:lang w:val="en-US"/>
        </w:rPr>
        <w:t xml:space="preserve"> D</w:t>
      </w:r>
      <w:r>
        <w:rPr>
          <w:lang w:val="en-US"/>
        </w:rPr>
        <w:t>URÁN</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rPr>
        <w:t>Примечание</w:t>
      </w:r>
      <w:r>
        <w:rPr>
          <w:sz w:val="22"/>
        </w:rPr>
        <w:t xml:space="preserve">. В разговорной речи вместо </w:t>
      </w:r>
      <w:r>
        <w:rPr>
          <w:b/>
          <w:sz w:val="22"/>
        </w:rPr>
        <w:t>bajo</w:t>
      </w:r>
      <w:r>
        <w:rPr>
          <w:sz w:val="22"/>
        </w:rPr>
        <w:t xml:space="preserve"> в значении местоположения часто употребляется предложный оборот </w:t>
      </w:r>
      <w:r>
        <w:rPr>
          <w:b/>
          <w:sz w:val="22"/>
          <w:lang w:val="en-US"/>
        </w:rPr>
        <w:t>debajo</w:t>
      </w:r>
      <w:r>
        <w:rPr>
          <w:b/>
          <w:sz w:val="22"/>
        </w:rPr>
        <w:t xml:space="preserve"> </w:t>
      </w:r>
      <w:r>
        <w:rPr>
          <w:b/>
          <w:sz w:val="22"/>
          <w:lang w:val="en-US"/>
        </w:rPr>
        <w:t>de</w:t>
      </w:r>
      <w:r>
        <w:rPr>
          <w:sz w:val="22"/>
        </w:rPr>
        <w:t>.</w:t>
      </w:r>
    </w:p>
    <w:p>
      <w:pPr>
        <w:pStyle w:val="Normal1"/>
        <w:spacing w:lineRule="auto" w:line="240"/>
        <w:ind w:firstLine="284" w:end="0"/>
        <w:rPr>
          <w:sz w:val="22"/>
        </w:rPr>
      </w:pPr>
      <w:r>
        <w:rPr>
          <w:sz w:val="22"/>
        </w:rPr>
      </w:r>
    </w:p>
    <w:p>
      <w:pPr>
        <w:pStyle w:val="Normal1"/>
        <w:spacing w:lineRule="auto" w:line="240"/>
        <w:ind w:firstLine="284" w:end="0"/>
        <w:jc w:val="center"/>
        <w:rPr>
          <w:sz w:val="24"/>
        </w:rPr>
      </w:pPr>
      <w:r>
        <w:rPr>
          <w:sz w:val="24"/>
        </w:rPr>
        <w:t xml:space="preserve">4. </w:t>
      </w:r>
      <w:r>
        <w:rPr>
          <w:i/>
          <w:iCs/>
          <w:sz w:val="24"/>
        </w:rPr>
        <w:t>Предлог</w:t>
      </w:r>
      <w:r>
        <w:rPr>
          <w:sz w:val="24"/>
        </w:rPr>
        <w:t xml:space="preserve"> </w:t>
      </w:r>
      <w:r>
        <w:rPr>
          <w:b/>
          <w:sz w:val="24"/>
          <w:lang w:val="en-US"/>
        </w:rPr>
        <w:t>con</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а) Предлог </w:t>
      </w:r>
      <w:r>
        <w:rPr>
          <w:b/>
          <w:sz w:val="24"/>
          <w:lang w:val="en-US"/>
        </w:rPr>
        <w:t>con</w:t>
      </w:r>
      <w:r>
        <w:rPr>
          <w:sz w:val="24"/>
        </w:rPr>
        <w:t xml:space="preserve"> употребляется перед </w:t>
      </w:r>
      <w:r>
        <w:rPr>
          <w:spacing w:val="20"/>
          <w:sz w:val="24"/>
        </w:rPr>
        <w:t>косвенным допол</w:t>
        <w:softHyphen/>
        <w:t>нением</w:t>
      </w:r>
      <w:r>
        <w:rPr>
          <w:sz w:val="24"/>
        </w:rPr>
        <w:t>. В этих случаях он указывает:</w:t>
      </w:r>
    </w:p>
    <w:p>
      <w:pPr>
        <w:pStyle w:val="Normal1"/>
        <w:spacing w:lineRule="auto" w:line="240"/>
        <w:ind w:firstLine="284" w:end="0"/>
        <w:rPr>
          <w:spacing w:val="20"/>
          <w:sz w:val="24"/>
        </w:rPr>
      </w:pPr>
      <w:r>
        <w:rPr>
          <w:spacing w:val="20"/>
          <w:sz w:val="24"/>
        </w:rPr>
        <w:t>На орудие действия:</w:t>
      </w:r>
    </w:p>
    <w:p>
      <w:pPr>
        <w:pStyle w:val="Normal1"/>
        <w:spacing w:lineRule="auto" w:line="240"/>
        <w:ind w:firstLine="284" w:end="0"/>
        <w:rPr/>
      </w:pPr>
      <w:r>
        <w:rPr>
          <w:sz w:val="24"/>
          <w:lang w:val="en-US"/>
        </w:rPr>
        <w:t xml:space="preserve">Dibujan </w:t>
      </w:r>
      <w:r>
        <w:rPr>
          <w:b/>
          <w:bCs/>
          <w:sz w:val="24"/>
          <w:lang w:val="en-US"/>
        </w:rPr>
        <w:t>con</w:t>
      </w:r>
      <w:r>
        <w:rPr>
          <w:sz w:val="24"/>
          <w:lang w:val="en-US"/>
        </w:rPr>
        <w:t xml:space="preserve"> </w:t>
      </w:r>
      <w:r>
        <w:rPr>
          <w:i/>
          <w:iCs/>
          <w:sz w:val="24"/>
          <w:lang w:val="en-US"/>
        </w:rPr>
        <w:t>lapices</w:t>
      </w:r>
      <w:r>
        <w:rPr>
          <w:sz w:val="24"/>
          <w:lang w:val="en-US"/>
        </w:rPr>
        <w:t xml:space="preserve">.                                                                    </w:t>
      </w:r>
      <w:r>
        <w:rPr>
          <w:sz w:val="24"/>
        </w:rPr>
        <w:t xml:space="preserve">Они рисуют карандашами. </w:t>
      </w:r>
    </w:p>
    <w:p>
      <w:pPr>
        <w:pStyle w:val="Normal1"/>
        <w:spacing w:lineRule="auto" w:line="240"/>
        <w:ind w:firstLine="284" w:end="0"/>
        <w:rPr/>
      </w:pPr>
      <w:r>
        <w:rPr>
          <w:sz w:val="24"/>
          <w:lang w:val="en-US"/>
        </w:rPr>
        <w:t xml:space="preserve">El bote corta </w:t>
      </w:r>
      <w:r>
        <w:rPr>
          <w:b/>
          <w:bCs/>
          <w:sz w:val="24"/>
          <w:lang w:val="en-US"/>
        </w:rPr>
        <w:t>con</w:t>
      </w:r>
      <w:r>
        <w:rPr>
          <w:sz w:val="24"/>
          <w:lang w:val="en-US"/>
        </w:rPr>
        <w:t xml:space="preserve"> </w:t>
      </w:r>
      <w:r>
        <w:rPr>
          <w:i/>
          <w:iCs/>
          <w:sz w:val="24"/>
          <w:lang w:val="en-US"/>
        </w:rPr>
        <w:t>su proa</w:t>
      </w:r>
      <w:r>
        <w:rPr>
          <w:sz w:val="24"/>
          <w:lang w:val="en-US"/>
        </w:rPr>
        <w:t xml:space="preserve"> las olas del mar.                                  </w:t>
      </w:r>
      <w:r>
        <w:rPr>
          <w:sz w:val="24"/>
        </w:rPr>
        <w:t>Шлюпка разрезает носом морские волны.</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Подобнее сочетания с </w:t>
      </w:r>
      <w:r>
        <w:rPr>
          <w:b/>
          <w:sz w:val="24"/>
          <w:lang w:val="en-US"/>
        </w:rPr>
        <w:t>con</w:t>
      </w:r>
      <w:r>
        <w:rPr>
          <w:sz w:val="24"/>
        </w:rPr>
        <w:t xml:space="preserve"> передают грамматические отноше</w:t>
        <w:softHyphen/>
        <w:t xml:space="preserve">ния, соответствующие русскому </w:t>
      </w:r>
      <w:r>
        <w:rPr>
          <w:spacing w:val="20"/>
          <w:sz w:val="24"/>
        </w:rPr>
        <w:t>творительному</w:t>
      </w:r>
      <w:r>
        <w:rPr>
          <w:sz w:val="24"/>
        </w:rPr>
        <w:t xml:space="preserve"> падежу без предлога.</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rPr>
      </w:pPr>
      <w:r>
        <w:rPr>
          <w:spacing w:val="20"/>
          <w:sz w:val="24"/>
        </w:rPr>
        <w:t>На совместное с кем-либо участие в каком-либо дей</w:t>
        <w:softHyphen/>
        <w:t>ствии или состоянии:</w:t>
      </w:r>
    </w:p>
    <w:p>
      <w:pPr>
        <w:pStyle w:val="Normal1"/>
        <w:spacing w:lineRule="auto" w:line="240"/>
        <w:ind w:firstLine="284" w:end="0"/>
        <w:rPr/>
      </w:pPr>
      <w:r>
        <w:rPr>
          <w:sz w:val="24"/>
          <w:lang w:val="en-US"/>
        </w:rPr>
        <w:t xml:space="preserve">Voy </w:t>
      </w:r>
      <w:r>
        <w:rPr>
          <w:b/>
          <w:bCs/>
          <w:sz w:val="24"/>
          <w:lang w:val="en-US"/>
        </w:rPr>
        <w:t>con</w:t>
      </w:r>
      <w:r>
        <w:rPr>
          <w:sz w:val="24"/>
          <w:lang w:val="en-US"/>
        </w:rPr>
        <w:t xml:space="preserve"> </w:t>
      </w:r>
      <w:r>
        <w:rPr>
          <w:i/>
          <w:iCs/>
          <w:sz w:val="24"/>
          <w:lang w:val="en-US"/>
        </w:rPr>
        <w:t>mi amigo</w:t>
      </w:r>
      <w:r>
        <w:rPr>
          <w:sz w:val="24"/>
          <w:lang w:val="en-US"/>
        </w:rPr>
        <w:t xml:space="preserve">.                                                                     </w:t>
      </w:r>
      <w:r>
        <w:rPr>
          <w:sz w:val="24"/>
        </w:rPr>
        <w:t xml:space="preserve">Я иду со своим другом. </w:t>
      </w:r>
    </w:p>
    <w:p>
      <w:pPr>
        <w:pStyle w:val="Normal1"/>
        <w:spacing w:lineRule="auto" w:line="240"/>
        <w:ind w:firstLine="284" w:end="0"/>
        <w:rPr/>
      </w:pPr>
      <w:r>
        <w:rPr>
          <w:sz w:val="24"/>
          <w:lang w:val="en-US"/>
        </w:rPr>
        <w:t xml:space="preserve">Hablamos </w:t>
      </w:r>
      <w:r>
        <w:rPr>
          <w:b/>
          <w:bCs/>
          <w:sz w:val="24"/>
          <w:lang w:val="en-US"/>
        </w:rPr>
        <w:t>con</w:t>
      </w:r>
      <w:r>
        <w:rPr>
          <w:sz w:val="24"/>
          <w:lang w:val="en-US"/>
        </w:rPr>
        <w:t xml:space="preserve"> </w:t>
      </w:r>
      <w:r>
        <w:rPr>
          <w:i/>
          <w:iCs/>
          <w:sz w:val="24"/>
          <w:lang w:val="en-US"/>
        </w:rPr>
        <w:t>el secretario</w:t>
      </w:r>
      <w:r>
        <w:rPr>
          <w:sz w:val="24"/>
          <w:lang w:val="en-US"/>
        </w:rPr>
        <w:t xml:space="preserve">.                                                      </w:t>
      </w:r>
      <w:r>
        <w:rPr>
          <w:sz w:val="24"/>
        </w:rPr>
        <w:t xml:space="preserve">Мы поговорили с секретарем. </w:t>
      </w:r>
    </w:p>
    <w:p>
      <w:pPr>
        <w:pStyle w:val="Normal1"/>
        <w:spacing w:lineRule="auto" w:line="240"/>
        <w:ind w:firstLine="284" w:end="0"/>
        <w:rPr/>
      </w:pPr>
      <w:r>
        <w:rPr>
          <w:sz w:val="24"/>
          <w:lang w:val="en-US"/>
        </w:rPr>
        <w:t xml:space="preserve">Elisa es muy agradable </w:t>
      </w:r>
      <w:r>
        <w:rPr>
          <w:b/>
          <w:bCs/>
          <w:sz w:val="24"/>
          <w:lang w:val="en-US"/>
        </w:rPr>
        <w:t>con</w:t>
      </w:r>
      <w:r>
        <w:rPr>
          <w:sz w:val="24"/>
          <w:lang w:val="en-US"/>
        </w:rPr>
        <w:t xml:space="preserve"> </w:t>
      </w:r>
      <w:r>
        <w:rPr>
          <w:i/>
          <w:iCs/>
          <w:sz w:val="24"/>
          <w:lang w:val="en-US"/>
        </w:rPr>
        <w:t>todos</w:t>
      </w:r>
      <w:r>
        <w:rPr>
          <w:sz w:val="24"/>
          <w:lang w:val="en-US"/>
        </w:rPr>
        <w:t xml:space="preserve">.                                             </w:t>
      </w:r>
      <w:r>
        <w:rPr>
          <w:sz w:val="24"/>
        </w:rPr>
        <w:t>Элиса очень приятна в общении со всеми.</w:t>
      </w:r>
    </w:p>
    <w:p>
      <w:pPr>
        <w:pStyle w:val="Normal1"/>
        <w:spacing w:lineRule="auto" w:line="240"/>
        <w:ind w:firstLine="284" w:end="0"/>
        <w:rPr>
          <w:sz w:val="24"/>
        </w:rPr>
      </w:pPr>
      <w:r>
        <w:rPr>
          <w:sz w:val="24"/>
        </w:rPr>
        <w:t xml:space="preserve"> </w:t>
      </w:r>
    </w:p>
    <w:p>
      <w:pPr>
        <w:pStyle w:val="Normal1"/>
        <w:spacing w:lineRule="auto" w:line="240"/>
        <w:ind w:firstLine="284" w:end="0"/>
        <w:rPr/>
      </w:pPr>
      <w:r>
        <w:rPr>
          <w:sz w:val="24"/>
        </w:rPr>
        <w:t xml:space="preserve">Эти сочетания соответствуют форме русского </w:t>
      </w:r>
      <w:r>
        <w:rPr>
          <w:spacing w:val="20"/>
          <w:sz w:val="24"/>
        </w:rPr>
        <w:t>творительного</w:t>
      </w:r>
      <w:r>
        <w:rPr>
          <w:sz w:val="24"/>
        </w:rPr>
        <w:t xml:space="preserve"> падежа с предлогом </w:t>
      </w:r>
      <w:r>
        <w:rPr>
          <w:b/>
          <w:sz w:val="24"/>
        </w:rPr>
        <w:t>с</w:t>
      </w:r>
      <w:r>
        <w:rPr>
          <w:sz w:val="24"/>
        </w:rPr>
        <w:t>.</w:t>
      </w:r>
    </w:p>
    <w:p>
      <w:pPr>
        <w:pStyle w:val="Normal1"/>
        <w:spacing w:lineRule="auto" w:line="240"/>
        <w:ind w:firstLine="284" w:end="0"/>
        <w:rPr/>
      </w:pPr>
      <w:r>
        <w:rPr>
          <w:sz w:val="24"/>
        </w:rPr>
        <w:t xml:space="preserve">На </w:t>
      </w:r>
      <w:r>
        <w:rPr>
          <w:spacing w:val="20"/>
          <w:sz w:val="24"/>
        </w:rPr>
        <w:t>объект</w:t>
      </w:r>
      <w:r>
        <w:rPr>
          <w:sz w:val="24"/>
        </w:rPr>
        <w:t>, с которым что-либо или кто-либо приходит в со</w:t>
        <w:softHyphen/>
        <w:t>прикосновение, столкновение, контактность:</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avión chocó </w:t>
      </w:r>
      <w:r>
        <w:rPr>
          <w:b/>
          <w:bCs/>
          <w:sz w:val="24"/>
          <w:lang w:val="en-US"/>
        </w:rPr>
        <w:t>con</w:t>
      </w:r>
      <w:r>
        <w:rPr>
          <w:sz w:val="24"/>
          <w:lang w:val="en-US"/>
        </w:rPr>
        <w:t xml:space="preserve"> </w:t>
      </w:r>
      <w:r>
        <w:rPr>
          <w:i/>
          <w:iCs/>
          <w:sz w:val="24"/>
          <w:lang w:val="en-US"/>
        </w:rPr>
        <w:t>una montaña</w:t>
      </w:r>
      <w:r>
        <w:rPr>
          <w:sz w:val="24"/>
          <w:lang w:val="en-US"/>
        </w:rPr>
        <w:t xml:space="preserve">.                                              </w:t>
      </w:r>
      <w:r>
        <w:rPr>
          <w:sz w:val="24"/>
        </w:rPr>
        <w:t>Самолет налетел на гору (</w:t>
      </w:r>
      <w:r>
        <w:rPr>
          <w:i/>
          <w:iCs/>
          <w:sz w:val="24"/>
        </w:rPr>
        <w:t>досл</w:t>
      </w:r>
      <w:r>
        <w:rPr>
          <w:sz w:val="24"/>
        </w:rPr>
        <w:t xml:space="preserve">.: </w:t>
      </w:r>
    </w:p>
    <w:p>
      <w:pPr>
        <w:pStyle w:val="Normal1"/>
        <w:spacing w:lineRule="auto" w:line="240"/>
        <w:ind w:firstLine="709" w:end="0"/>
        <w:rPr/>
      </w:pPr>
      <w:r>
        <w:rPr>
          <w:sz w:val="24"/>
        </w:rPr>
        <w:t>(</w:t>
      </w:r>
      <w:r>
        <w:rPr>
          <w:sz w:val="24"/>
          <w:lang w:val="en-US"/>
        </w:rPr>
        <w:t>J</w:t>
      </w:r>
      <w:r>
        <w:rPr>
          <w:sz w:val="24"/>
        </w:rPr>
        <w:t xml:space="preserve">. </w:t>
      </w:r>
      <w:r>
        <w:rPr>
          <w:sz w:val="24"/>
          <w:lang w:val="en-US"/>
        </w:rPr>
        <w:t>L</w:t>
      </w:r>
      <w:r>
        <w:rPr>
          <w:lang w:val="en-US"/>
        </w:rPr>
        <w:t>UQUE</w:t>
      </w:r>
      <w:r>
        <w:rPr>
          <w:sz w:val="24"/>
        </w:rPr>
        <w:t xml:space="preserve"> </w:t>
      </w:r>
      <w:r>
        <w:rPr>
          <w:sz w:val="24"/>
          <w:lang w:val="en-US"/>
        </w:rPr>
        <w:t>D</w:t>
      </w:r>
      <w:r>
        <w:rPr>
          <w:lang w:val="en-US"/>
        </w:rPr>
        <w:t>UR</w:t>
      </w:r>
      <w:r>
        <w:rPr/>
        <w:t>Á</w:t>
      </w:r>
      <w:r>
        <w:rPr>
          <w:lang w:val="en-US"/>
        </w:rPr>
        <w:t>N</w:t>
      </w:r>
      <w:r>
        <w:rPr>
          <w:sz w:val="24"/>
        </w:rPr>
        <w:t>)                                                                    столкнуться с горой).</w:t>
      </w:r>
    </w:p>
    <w:p>
      <w:pPr>
        <w:pStyle w:val="Normal1"/>
        <w:spacing w:lineRule="auto" w:line="240"/>
        <w:ind w:firstLine="284" w:end="0"/>
        <w:rPr/>
      </w:pPr>
      <w:r>
        <w:rPr>
          <w:sz w:val="24"/>
          <w:lang w:val="en-US"/>
        </w:rPr>
        <w:t xml:space="preserve">El niño tropezó </w:t>
      </w:r>
      <w:r>
        <w:rPr>
          <w:b/>
          <w:bCs/>
          <w:sz w:val="24"/>
          <w:lang w:val="en-US"/>
        </w:rPr>
        <w:t>con</w:t>
      </w:r>
      <w:r>
        <w:rPr>
          <w:sz w:val="24"/>
          <w:lang w:val="en-US"/>
        </w:rPr>
        <w:t xml:space="preserve"> </w:t>
      </w:r>
      <w:r>
        <w:rPr>
          <w:i/>
          <w:iCs/>
          <w:sz w:val="24"/>
          <w:lang w:val="en-US"/>
        </w:rPr>
        <w:t>una piedra</w:t>
      </w:r>
      <w:r>
        <w:rPr>
          <w:sz w:val="24"/>
          <w:lang w:val="en-US"/>
        </w:rPr>
        <w:t xml:space="preserve">.                                                </w:t>
      </w:r>
      <w:r>
        <w:rPr>
          <w:sz w:val="24"/>
        </w:rPr>
        <w:t>Ребенок споткнулся о кам ень.</w:t>
      </w:r>
    </w:p>
    <w:p>
      <w:pPr>
        <w:pStyle w:val="Normal1"/>
        <w:spacing w:lineRule="auto" w:line="240"/>
        <w:ind w:firstLine="284" w:end="0"/>
        <w:rPr/>
      </w:pPr>
      <w:r>
        <w:rPr>
          <w:sz w:val="24"/>
        </w:rPr>
        <w:t xml:space="preserve">Сходное употребление присуще предлогу </w:t>
      </w:r>
      <w:r>
        <w:rPr>
          <w:b/>
          <w:sz w:val="24"/>
          <w:lang w:val="en-US"/>
        </w:rPr>
        <w:t>contra</w:t>
      </w:r>
      <w:r>
        <w:rPr>
          <w:b/>
          <w:sz w:val="24"/>
        </w:rPr>
        <w:t xml:space="preserve"> </w:t>
      </w:r>
      <w:r>
        <w:rPr>
          <w:sz w:val="24"/>
        </w:rPr>
        <w:t>(см. ниже).</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Следует осмотрительно использовать предлог </w:t>
      </w:r>
      <w:r>
        <w:rPr>
          <w:b/>
          <w:bCs/>
          <w:sz w:val="22"/>
          <w:lang w:val="en-US"/>
        </w:rPr>
        <w:t>con</w:t>
      </w:r>
      <w:r>
        <w:rPr>
          <w:sz w:val="22"/>
        </w:rPr>
        <w:t xml:space="preserve"> в значении предлога </w:t>
      </w:r>
      <w:r>
        <w:rPr>
          <w:b/>
          <w:sz w:val="22"/>
          <w:lang w:val="en-US"/>
        </w:rPr>
        <w:t>contra</w:t>
      </w:r>
      <w:r>
        <w:rPr>
          <w:sz w:val="22"/>
        </w:rPr>
        <w:t xml:space="preserve"> во фразах типа: </w:t>
      </w:r>
      <w:r>
        <w:rPr>
          <w:sz w:val="22"/>
          <w:lang w:val="en-US"/>
        </w:rPr>
        <w:t>Guillermo</w:t>
      </w:r>
      <w:r>
        <w:rPr>
          <w:sz w:val="22"/>
        </w:rPr>
        <w:t xml:space="preserve"> </w:t>
      </w:r>
      <w:r>
        <w:rPr>
          <w:sz w:val="22"/>
          <w:lang w:val="en-US"/>
        </w:rPr>
        <w:t>luch</w:t>
      </w:r>
      <w:r>
        <w:rPr>
          <w:sz w:val="22"/>
        </w:rPr>
        <w:t xml:space="preserve">ó </w:t>
      </w:r>
      <w:r>
        <w:rPr>
          <w:sz w:val="22"/>
          <w:lang w:val="en-US"/>
        </w:rPr>
        <w:t>con</w:t>
      </w:r>
      <w:r>
        <w:rPr>
          <w:sz w:val="22"/>
        </w:rPr>
        <w:t xml:space="preserve"> </w:t>
      </w:r>
      <w:r>
        <w:rPr>
          <w:sz w:val="22"/>
          <w:lang w:val="en-US"/>
        </w:rPr>
        <w:t>los</w:t>
      </w:r>
      <w:r>
        <w:rPr>
          <w:sz w:val="22"/>
        </w:rPr>
        <w:t xml:space="preserve"> </w:t>
      </w:r>
      <w:r>
        <w:rPr>
          <w:sz w:val="22"/>
          <w:lang w:val="en-US"/>
        </w:rPr>
        <w:t>terroristas</w:t>
      </w:r>
      <w:r>
        <w:rPr>
          <w:sz w:val="22"/>
        </w:rPr>
        <w:t>. — Гильермо боролся против террористов. У этой фразы есть и противоположный смысл: «Ги</w:t>
        <w:softHyphen/>
        <w:t xml:space="preserve">льермо боролся вместе с террористами». Поэтому нужно применять </w:t>
      </w:r>
      <w:r>
        <w:rPr>
          <w:b/>
          <w:sz w:val="22"/>
          <w:lang w:val="en-US"/>
        </w:rPr>
        <w:t>con</w:t>
      </w:r>
      <w:r>
        <w:rPr>
          <w:sz w:val="22"/>
        </w:rPr>
        <w:t xml:space="preserve"> в значе</w:t>
        <w:softHyphen/>
        <w:t xml:space="preserve">нии </w:t>
      </w:r>
      <w:r>
        <w:rPr>
          <w:b/>
          <w:sz w:val="22"/>
          <w:lang w:val="en-US"/>
        </w:rPr>
        <w:t>contra</w:t>
      </w:r>
      <w:r>
        <w:rPr>
          <w:sz w:val="22"/>
        </w:rPr>
        <w:t xml:space="preserve"> только в тех случаях, когда двусмысленность исключена.</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Предлог </w:t>
      </w:r>
      <w:r>
        <w:rPr>
          <w:b/>
          <w:sz w:val="24"/>
          <w:lang w:val="en-US"/>
        </w:rPr>
        <w:t>con</w:t>
      </w:r>
      <w:r>
        <w:rPr>
          <w:sz w:val="24"/>
        </w:rPr>
        <w:t xml:space="preserve"> может входить в состав </w:t>
      </w:r>
      <w:r>
        <w:rPr>
          <w:spacing w:val="20"/>
          <w:sz w:val="24"/>
        </w:rPr>
        <w:t>обстоятельств образа действия</w:t>
      </w:r>
      <w:r>
        <w:rPr>
          <w:sz w:val="24"/>
        </w:rPr>
        <w:t>, которые указывают на явления, сопровож</w:t>
        <w:softHyphen/>
        <w:t>дающие какое-либо действие, или называют способ его совершения: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Eugenia estudia </w:t>
      </w:r>
      <w:r>
        <w:rPr>
          <w:b/>
          <w:bCs/>
          <w:sz w:val="24"/>
          <w:lang w:val="en-US"/>
        </w:rPr>
        <w:t>con</w:t>
      </w:r>
      <w:r>
        <w:rPr>
          <w:sz w:val="24"/>
          <w:lang w:val="en-US"/>
        </w:rPr>
        <w:t xml:space="preserve"> </w:t>
      </w:r>
      <w:r>
        <w:rPr>
          <w:i/>
          <w:iCs/>
          <w:sz w:val="24"/>
          <w:lang w:val="en-US"/>
        </w:rPr>
        <w:t>ahínco</w:t>
      </w:r>
      <w:r>
        <w:rPr>
          <w:sz w:val="24"/>
          <w:lang w:val="en-US"/>
        </w:rPr>
        <w:t xml:space="preserve">.                                                         </w:t>
      </w:r>
      <w:r>
        <w:rPr>
          <w:sz w:val="24"/>
        </w:rPr>
        <w:t>Евгения занимается с усердием (усердно).</w:t>
      </w:r>
    </w:p>
    <w:p>
      <w:pPr>
        <w:pStyle w:val="Normal1"/>
        <w:spacing w:lineRule="auto" w:line="240"/>
        <w:ind w:firstLine="284" w:end="0"/>
        <w:rPr/>
      </w:pPr>
      <w:r>
        <w:rPr>
          <w:sz w:val="24"/>
          <w:lang w:val="en-US"/>
        </w:rPr>
        <w:t xml:space="preserve">La muchacha le miraba </w:t>
      </w:r>
      <w:r>
        <w:rPr>
          <w:b/>
          <w:bCs/>
          <w:sz w:val="24"/>
          <w:lang w:val="en-US"/>
        </w:rPr>
        <w:t>con</w:t>
      </w:r>
      <w:r>
        <w:rPr>
          <w:sz w:val="24"/>
          <w:lang w:val="en-US"/>
        </w:rPr>
        <w:t xml:space="preserve"> </w:t>
      </w:r>
      <w:r>
        <w:rPr>
          <w:i/>
          <w:iCs/>
          <w:sz w:val="24"/>
          <w:lang w:val="en-US"/>
        </w:rPr>
        <w:t>temor</w:t>
      </w:r>
      <w:r>
        <w:rPr>
          <w:sz w:val="24"/>
          <w:lang w:val="en-US"/>
        </w:rPr>
        <w:t xml:space="preserve">.                                              </w:t>
      </w:r>
      <w:r>
        <w:rPr>
          <w:sz w:val="24"/>
        </w:rPr>
        <w:t>Девушка смотрела на него со страхом.</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Подобные сочетания также соответствуют в русском языке творительному падежу с предлогом </w:t>
      </w:r>
      <w:r>
        <w:rPr>
          <w:b/>
          <w:sz w:val="24"/>
        </w:rPr>
        <w:t>с</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Предлог </w:t>
      </w:r>
      <w:r>
        <w:rPr>
          <w:b/>
          <w:sz w:val="24"/>
          <w:lang w:val="en-US"/>
        </w:rPr>
        <w:t>con</w:t>
      </w:r>
      <w:r>
        <w:rPr>
          <w:sz w:val="24"/>
        </w:rPr>
        <w:t xml:space="preserve"> входит в сочетания, выполняющие роль своеоб</w:t>
        <w:softHyphen/>
        <w:t xml:space="preserve">разных </w:t>
      </w:r>
      <w:r>
        <w:rPr>
          <w:spacing w:val="20"/>
          <w:sz w:val="24"/>
        </w:rPr>
        <w:t>определений</w:t>
      </w:r>
      <w:r>
        <w:rPr>
          <w:sz w:val="24"/>
        </w:rPr>
        <w:t xml:space="preserve"> к существительным во фразах, подобных следующим: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Tomaís café </w:t>
      </w:r>
      <w:r>
        <w:rPr>
          <w:b/>
          <w:bCs/>
          <w:sz w:val="24"/>
          <w:lang w:val="en-US"/>
        </w:rPr>
        <w:t>con</w:t>
      </w:r>
      <w:r>
        <w:rPr>
          <w:sz w:val="24"/>
          <w:lang w:val="en-US"/>
        </w:rPr>
        <w:t xml:space="preserve"> </w:t>
      </w:r>
      <w:r>
        <w:rPr>
          <w:i/>
          <w:iCs/>
          <w:sz w:val="24"/>
          <w:lang w:val="en-US"/>
        </w:rPr>
        <w:t>leche</w:t>
      </w:r>
      <w:r>
        <w:rPr>
          <w:sz w:val="24"/>
          <w:lang w:val="en-US"/>
        </w:rPr>
        <w:t xml:space="preserve">.                                                                 </w:t>
      </w:r>
      <w:r>
        <w:rPr>
          <w:sz w:val="24"/>
        </w:rPr>
        <w:t xml:space="preserve">Вы пьете кофе с молоком. </w:t>
      </w:r>
    </w:p>
    <w:p>
      <w:pPr>
        <w:pStyle w:val="Normal1"/>
        <w:spacing w:lineRule="auto" w:line="240"/>
        <w:ind w:firstLine="284" w:end="0"/>
        <w:rPr/>
      </w:pPr>
      <w:r>
        <w:rPr>
          <w:sz w:val="24"/>
          <w:lang w:val="en-US"/>
        </w:rPr>
        <w:t xml:space="preserve">Comen carne </w:t>
      </w:r>
      <w:r>
        <w:rPr>
          <w:b/>
          <w:bCs/>
          <w:sz w:val="24"/>
          <w:lang w:val="en-US"/>
        </w:rPr>
        <w:t>con</w:t>
      </w:r>
      <w:r>
        <w:rPr>
          <w:sz w:val="24"/>
          <w:lang w:val="en-US"/>
        </w:rPr>
        <w:t xml:space="preserve"> </w:t>
      </w:r>
      <w:r>
        <w:rPr>
          <w:i/>
          <w:iCs/>
          <w:sz w:val="24"/>
          <w:lang w:val="en-US"/>
        </w:rPr>
        <w:t>frijoles</w:t>
      </w:r>
      <w:r>
        <w:rPr>
          <w:sz w:val="24"/>
          <w:lang w:val="en-US"/>
        </w:rPr>
        <w:t xml:space="preserve">.                                                            </w:t>
      </w:r>
      <w:r>
        <w:rPr>
          <w:sz w:val="24"/>
        </w:rPr>
        <w:t>Они едят мясо с фасолью.</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Определительные отношения</w:t>
      </w:r>
      <w:r>
        <w:rPr>
          <w:sz w:val="24"/>
        </w:rPr>
        <w:t xml:space="preserve"> передаются ив сочета</w:t>
        <w:softHyphen/>
        <w:t>ниях, подобных следующим: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Un cazador </w:t>
      </w:r>
      <w:r>
        <w:rPr>
          <w:b/>
          <w:bCs/>
          <w:sz w:val="24"/>
          <w:lang w:val="en-US"/>
        </w:rPr>
        <w:t>con</w:t>
      </w:r>
      <w:r>
        <w:rPr>
          <w:sz w:val="24"/>
          <w:lang w:val="en-US"/>
        </w:rPr>
        <w:t xml:space="preserve"> </w:t>
      </w:r>
      <w:r>
        <w:rPr>
          <w:i/>
          <w:iCs/>
          <w:sz w:val="24"/>
          <w:lang w:val="en-US"/>
        </w:rPr>
        <w:t>escopeta</w:t>
      </w:r>
      <w:r>
        <w:rPr>
          <w:sz w:val="24"/>
          <w:lang w:val="en-US"/>
        </w:rPr>
        <w:t xml:space="preserve">.                                                             </w:t>
      </w:r>
      <w:r>
        <w:rPr>
          <w:sz w:val="24"/>
        </w:rPr>
        <w:t>Охотник с ружьем.</w:t>
      </w:r>
    </w:p>
    <w:p>
      <w:pPr>
        <w:pStyle w:val="Normal1"/>
        <w:spacing w:lineRule="auto" w:line="240"/>
        <w:ind w:firstLine="284" w:end="0"/>
        <w:rPr/>
      </w:pPr>
      <w:r>
        <w:rPr>
          <w:sz w:val="24"/>
          <w:lang w:val="en-US"/>
        </w:rPr>
        <w:t xml:space="preserve">Una radio </w:t>
      </w:r>
      <w:r>
        <w:rPr>
          <w:b/>
          <w:bCs/>
          <w:sz w:val="24"/>
          <w:lang w:val="en-US"/>
        </w:rPr>
        <w:t>con</w:t>
      </w:r>
      <w:r>
        <w:rPr>
          <w:sz w:val="24"/>
          <w:lang w:val="en-US"/>
        </w:rPr>
        <w:t xml:space="preserve"> </w:t>
      </w:r>
      <w:r>
        <w:rPr>
          <w:i/>
          <w:iCs/>
          <w:sz w:val="24"/>
          <w:lang w:val="en-US"/>
        </w:rPr>
        <w:t>antena</w:t>
      </w:r>
      <w:r>
        <w:rPr>
          <w:sz w:val="24"/>
          <w:lang w:val="en-US"/>
        </w:rPr>
        <w:t xml:space="preserve">.                                                                   </w:t>
      </w:r>
      <w:r>
        <w:rPr>
          <w:sz w:val="24"/>
        </w:rPr>
        <w:t>Радиоприемник с антенной.</w:t>
      </w:r>
    </w:p>
    <w:p>
      <w:pPr>
        <w:pStyle w:val="Normal1"/>
        <w:spacing w:lineRule="auto" w:line="240"/>
        <w:ind w:firstLine="284" w:end="0"/>
        <w:rPr/>
      </w:pPr>
      <w:r>
        <w:rPr>
          <w:sz w:val="24"/>
          <w:lang w:val="en-US"/>
        </w:rPr>
        <w:t xml:space="preserve">Una senora </w:t>
      </w:r>
      <w:r>
        <w:rPr>
          <w:b/>
          <w:bCs/>
          <w:sz w:val="24"/>
          <w:lang w:val="en-US"/>
        </w:rPr>
        <w:t>con</w:t>
      </w:r>
      <w:r>
        <w:rPr>
          <w:sz w:val="24"/>
          <w:lang w:val="en-US"/>
        </w:rPr>
        <w:t xml:space="preserve"> </w:t>
      </w:r>
      <w:r>
        <w:rPr>
          <w:i/>
          <w:iCs/>
          <w:sz w:val="24"/>
          <w:lang w:val="en-US"/>
        </w:rPr>
        <w:t>abrigo de visón</w:t>
      </w:r>
      <w:r>
        <w:rPr>
          <w:sz w:val="24"/>
          <w:lang w:val="en-US"/>
        </w:rPr>
        <w:t xml:space="preserve">.                                                  </w:t>
      </w:r>
      <w:r>
        <w:rPr>
          <w:sz w:val="24"/>
        </w:rPr>
        <w:t>Сеньора в норковой шубе.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Такие сочетания обычно соответствуют русским несогласован</w:t>
        <w:softHyphen/>
        <w:t>ным определениям, выраженным именем существительным в тво</w:t>
        <w:softHyphen/>
        <w:t>рительном падеже с предлогом.</w:t>
      </w:r>
    </w:p>
    <w:p>
      <w:pPr>
        <w:pStyle w:val="Normal1"/>
        <w:spacing w:lineRule="auto" w:line="240"/>
        <w:ind w:firstLine="284" w:end="0"/>
        <w:rPr>
          <w:sz w:val="24"/>
        </w:rPr>
      </w:pPr>
      <w:r>
        <w:rPr>
          <w:sz w:val="24"/>
        </w:rPr>
        <w:t>Определительно-обстоятельственный оттенок обнаруживается в сочетаниях типа: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Salimos </w:t>
      </w:r>
      <w:r>
        <w:rPr>
          <w:b/>
          <w:bCs/>
          <w:sz w:val="24"/>
          <w:lang w:val="en-US"/>
        </w:rPr>
        <w:t>con</w:t>
      </w:r>
      <w:r>
        <w:rPr>
          <w:sz w:val="24"/>
          <w:lang w:val="en-US"/>
        </w:rPr>
        <w:t xml:space="preserve"> </w:t>
      </w:r>
      <w:r>
        <w:rPr>
          <w:i/>
          <w:iCs/>
          <w:sz w:val="24"/>
          <w:lang w:val="en-US"/>
        </w:rPr>
        <w:t>abrigo</w:t>
      </w:r>
      <w:r>
        <w:rPr>
          <w:sz w:val="24"/>
          <w:lang w:val="en-US"/>
        </w:rPr>
        <w:t xml:space="preserve"> porque hacía frío.                                          </w:t>
      </w:r>
      <w:r>
        <w:rPr>
          <w:sz w:val="24"/>
        </w:rPr>
        <w:t xml:space="preserve">Мы вышли в пальто, потому </w:t>
      </w:r>
    </w:p>
    <w:p>
      <w:pPr>
        <w:pStyle w:val="Normal1"/>
        <w:spacing w:lineRule="auto" w:line="240"/>
        <w:ind w:firstLine="284" w:end="0"/>
        <w:rPr>
          <w:sz w:val="24"/>
        </w:rPr>
      </w:pPr>
      <w:r>
        <w:rPr>
          <w:sz w:val="24"/>
        </w:rPr>
        <w:t xml:space="preserve">                                                                                                               </w:t>
      </w:r>
      <w:r>
        <w:rPr>
          <w:sz w:val="24"/>
        </w:rPr>
        <w:t>что было холодно.</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г) Кроме того, предлог </w:t>
      </w:r>
      <w:r>
        <w:rPr>
          <w:b/>
          <w:sz w:val="24"/>
          <w:lang w:val="en-US"/>
        </w:rPr>
        <w:t>con</w:t>
      </w:r>
      <w:r>
        <w:rPr>
          <w:sz w:val="24"/>
        </w:rPr>
        <w:t xml:space="preserve"> имеет особые случаи употребления с некоторыми глаголами и прилагательными (см. разделы II и III приложения).</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t xml:space="preserve">5. </w:t>
      </w:r>
      <w:r>
        <w:rPr>
          <w:i/>
          <w:iCs/>
          <w:sz w:val="24"/>
        </w:rPr>
        <w:t>Предлог</w:t>
      </w:r>
      <w:r>
        <w:rPr>
          <w:sz w:val="24"/>
        </w:rPr>
        <w:t xml:space="preserve"> </w:t>
      </w:r>
      <w:r>
        <w:rPr>
          <w:b/>
          <w:sz w:val="24"/>
          <w:lang w:val="en-US"/>
        </w:rPr>
        <w:t>contra</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Предлог </w:t>
      </w:r>
      <w:r>
        <w:rPr>
          <w:b/>
          <w:sz w:val="24"/>
          <w:lang w:val="en-US"/>
        </w:rPr>
        <w:t>contra</w:t>
      </w:r>
      <w:r>
        <w:rPr>
          <w:sz w:val="24"/>
        </w:rPr>
        <w:t xml:space="preserve"> ставится перед </w:t>
      </w:r>
      <w:r>
        <w:rPr>
          <w:spacing w:val="20"/>
          <w:sz w:val="24"/>
        </w:rPr>
        <w:t>косвенными дополнениями</w:t>
      </w:r>
      <w:r>
        <w:rPr>
          <w:sz w:val="24"/>
        </w:rPr>
        <w:t xml:space="preserve"> в сочетаниях, выражающих </w:t>
      </w:r>
      <w:r>
        <w:rPr>
          <w:spacing w:val="20"/>
          <w:sz w:val="24"/>
        </w:rPr>
        <w:t>объектные</w:t>
      </w:r>
      <w:r>
        <w:rPr>
          <w:sz w:val="24"/>
        </w:rPr>
        <w:t xml:space="preserve"> отношения, при этом предлог указывает:</w:t>
      </w:r>
    </w:p>
    <w:p>
      <w:pPr>
        <w:pStyle w:val="Normal1"/>
        <w:spacing w:lineRule="auto" w:line="240"/>
        <w:ind w:firstLine="284" w:end="0"/>
        <w:rPr>
          <w:sz w:val="24"/>
        </w:rPr>
      </w:pPr>
      <w:r>
        <w:rPr>
          <w:sz w:val="24"/>
        </w:rPr>
        <w:t xml:space="preserve"> </w:t>
      </w:r>
      <w:r>
        <w:rPr>
          <w:sz w:val="24"/>
        </w:rPr>
        <w:t>а) на объект, против которого направлено действие: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Luchamos </w:t>
      </w:r>
      <w:r>
        <w:rPr>
          <w:b/>
          <w:bCs/>
          <w:sz w:val="24"/>
          <w:lang w:val="en-US"/>
        </w:rPr>
        <w:t>contra</w:t>
      </w:r>
      <w:r>
        <w:rPr>
          <w:sz w:val="24"/>
          <w:lang w:val="en-US"/>
        </w:rPr>
        <w:t xml:space="preserve"> la guerra.                                                           </w:t>
      </w:r>
      <w:r>
        <w:rPr>
          <w:sz w:val="24"/>
        </w:rPr>
        <w:t xml:space="preserve">Мы боремся </w:t>
      </w:r>
      <w:r>
        <w:rPr>
          <w:i/>
          <w:iCs/>
          <w:sz w:val="24"/>
        </w:rPr>
        <w:t>против</w:t>
      </w:r>
      <w:r>
        <w:rPr>
          <w:sz w:val="24"/>
        </w:rPr>
        <w:t xml:space="preserve"> войны. </w:t>
      </w:r>
    </w:p>
    <w:p>
      <w:pPr>
        <w:pStyle w:val="Normal1"/>
        <w:spacing w:lineRule="auto" w:line="240"/>
        <w:ind w:firstLine="284" w:end="0"/>
        <w:rPr/>
      </w:pPr>
      <w:r>
        <w:rPr>
          <w:sz w:val="24"/>
          <w:lang w:val="en-US"/>
        </w:rPr>
        <w:t>Cada</w:t>
      </w:r>
      <w:r>
        <w:rPr>
          <w:sz w:val="24"/>
        </w:rPr>
        <w:t xml:space="preserve"> </w:t>
      </w:r>
      <w:r>
        <w:rPr>
          <w:sz w:val="24"/>
          <w:lang w:val="en-US"/>
        </w:rPr>
        <w:t>vez</w:t>
      </w:r>
      <w:r>
        <w:rPr>
          <w:sz w:val="24"/>
        </w:rPr>
        <w:t xml:space="preserve"> </w:t>
      </w:r>
      <w:r>
        <w:rPr>
          <w:sz w:val="24"/>
          <w:lang w:val="en-US"/>
        </w:rPr>
        <w:t>eran</w:t>
      </w:r>
      <w:r>
        <w:rPr>
          <w:sz w:val="24"/>
        </w:rPr>
        <w:t xml:space="preserve"> </w:t>
      </w:r>
      <w:r>
        <w:rPr>
          <w:sz w:val="24"/>
          <w:lang w:val="en-US"/>
        </w:rPr>
        <w:t>m</w:t>
      </w:r>
      <w:r>
        <w:rPr>
          <w:sz w:val="24"/>
        </w:rPr>
        <w:t>á</w:t>
      </w:r>
      <w:r>
        <w:rPr>
          <w:sz w:val="24"/>
          <w:lang w:val="en-US"/>
        </w:rPr>
        <w:t>s</w:t>
      </w:r>
      <w:r>
        <w:rPr>
          <w:sz w:val="24"/>
        </w:rPr>
        <w:t xml:space="preserve"> </w:t>
      </w:r>
      <w:r>
        <w:rPr>
          <w:sz w:val="24"/>
          <w:lang w:val="en-US"/>
        </w:rPr>
        <w:t>numerosos</w:t>
      </w:r>
      <w:r>
        <w:rPr>
          <w:sz w:val="24"/>
        </w:rPr>
        <w:t xml:space="preserve"> </w:t>
      </w:r>
      <w:r>
        <w:rPr>
          <w:sz w:val="24"/>
          <w:lang w:val="en-US"/>
        </w:rPr>
        <w:t>los</w:t>
      </w:r>
      <w:r>
        <w:rPr>
          <w:sz w:val="24"/>
        </w:rPr>
        <w:t xml:space="preserve">                                                  Все многочисленнее становились </w:t>
      </w:r>
    </w:p>
    <w:p>
      <w:pPr>
        <w:pStyle w:val="Normal1"/>
        <w:spacing w:lineRule="auto" w:line="240"/>
        <w:ind w:firstLine="709" w:end="0"/>
        <w:rPr/>
      </w:pPr>
      <w:r>
        <w:rPr>
          <w:sz w:val="24"/>
        </w:rPr>
        <w:t xml:space="preserve"> </w:t>
      </w:r>
      <w:r>
        <w:rPr>
          <w:sz w:val="24"/>
          <w:lang w:val="en-US"/>
        </w:rPr>
        <w:t xml:space="preserve">gritos </w:t>
      </w:r>
      <w:r>
        <w:rPr>
          <w:b/>
          <w:bCs/>
          <w:sz w:val="24"/>
          <w:lang w:val="en-US"/>
        </w:rPr>
        <w:t>contra</w:t>
      </w:r>
      <w:r>
        <w:rPr>
          <w:sz w:val="24"/>
          <w:lang w:val="en-US"/>
        </w:rPr>
        <w:t xml:space="preserve"> el orador. </w:t>
      </w:r>
      <w:r>
        <w:rPr>
          <w:sz w:val="24"/>
        </w:rPr>
        <w:t>(</w:t>
      </w:r>
      <w:r>
        <w:rPr>
          <w:sz w:val="24"/>
          <w:lang w:val="en-US"/>
        </w:rPr>
        <w:t>J</w:t>
      </w:r>
      <w:r>
        <w:rPr>
          <w:sz w:val="24"/>
        </w:rPr>
        <w:t xml:space="preserve">. </w:t>
      </w:r>
      <w:r>
        <w:rPr>
          <w:sz w:val="24"/>
          <w:lang w:val="en-US"/>
        </w:rPr>
        <w:t>L</w:t>
      </w:r>
      <w:r>
        <w:rPr>
          <w:lang w:val="en-US"/>
        </w:rPr>
        <w:t>UQUE</w:t>
      </w:r>
      <w:r>
        <w:rPr>
          <w:sz w:val="24"/>
        </w:rPr>
        <w:t xml:space="preserve">                                                   выкрики </w:t>
      </w:r>
      <w:r>
        <w:rPr>
          <w:i/>
          <w:iCs/>
          <w:sz w:val="24"/>
        </w:rPr>
        <w:t>против</w:t>
      </w:r>
      <w:r>
        <w:rPr>
          <w:sz w:val="24"/>
        </w:rPr>
        <w:t xml:space="preserve"> оратора. </w:t>
      </w:r>
    </w:p>
    <w:p>
      <w:pPr>
        <w:pStyle w:val="Normal1"/>
        <w:spacing w:lineRule="auto" w:line="240"/>
        <w:ind w:firstLine="709" w:end="0"/>
        <w:rPr/>
      </w:pPr>
      <w:r>
        <w:rPr>
          <w:sz w:val="24"/>
        </w:rPr>
        <w:t xml:space="preserve"> </w:t>
      </w:r>
      <w:r>
        <w:rPr>
          <w:sz w:val="24"/>
          <w:lang w:val="en-US"/>
        </w:rPr>
        <w:t>D</w:t>
      </w:r>
      <w:r>
        <w:rPr>
          <w:lang w:val="en-US"/>
        </w:rPr>
        <w:t>UR</w:t>
      </w:r>
      <w:r>
        <w:rPr/>
        <w:t>Á</w:t>
      </w:r>
      <w:r>
        <w:rPr>
          <w:lang w:val="en-US"/>
        </w:rPr>
        <w:t>N</w:t>
      </w:r>
      <w:r>
        <w:rPr>
          <w:sz w:val="24"/>
        </w:rPr>
        <w:t>)</w:t>
      </w:r>
    </w:p>
    <w:p>
      <w:pPr>
        <w:pStyle w:val="Normal1"/>
        <w:spacing w:lineRule="auto" w:line="240"/>
        <w:ind w:firstLine="284" w:end="0"/>
        <w:rPr/>
      </w:pPr>
      <w:r>
        <w:rPr>
          <w:sz w:val="24"/>
        </w:rPr>
        <w:t>¿</w:t>
      </w:r>
      <w:r>
        <w:rPr>
          <w:sz w:val="24"/>
          <w:lang w:val="en-US"/>
        </w:rPr>
        <w:t>Por</w:t>
      </w:r>
      <w:r>
        <w:rPr>
          <w:sz w:val="24"/>
        </w:rPr>
        <w:t xml:space="preserve"> </w:t>
      </w:r>
      <w:r>
        <w:rPr>
          <w:sz w:val="24"/>
          <w:lang w:val="en-US"/>
        </w:rPr>
        <w:t>qu</w:t>
      </w:r>
      <w:r>
        <w:rPr>
          <w:sz w:val="24"/>
        </w:rPr>
        <w:t xml:space="preserve">é </w:t>
      </w:r>
      <w:r>
        <w:rPr>
          <w:sz w:val="24"/>
          <w:lang w:val="en-US"/>
        </w:rPr>
        <w:t>no</w:t>
      </w:r>
      <w:r>
        <w:rPr>
          <w:sz w:val="24"/>
        </w:rPr>
        <w:t xml:space="preserve"> </w:t>
      </w:r>
      <w:r>
        <w:rPr>
          <w:sz w:val="24"/>
          <w:lang w:val="en-US"/>
        </w:rPr>
        <w:t>has</w:t>
      </w:r>
      <w:r>
        <w:rPr>
          <w:sz w:val="24"/>
        </w:rPr>
        <w:t xml:space="preserve"> </w:t>
      </w:r>
      <w:r>
        <w:rPr>
          <w:sz w:val="24"/>
          <w:lang w:val="en-US"/>
        </w:rPr>
        <w:t>tornado</w:t>
      </w:r>
      <w:r>
        <w:rPr>
          <w:sz w:val="24"/>
        </w:rPr>
        <w:t xml:space="preserve"> </w:t>
      </w:r>
      <w:r>
        <w:rPr>
          <w:sz w:val="24"/>
          <w:lang w:val="en-US"/>
        </w:rPr>
        <w:t>la</w:t>
      </w:r>
      <w:r>
        <w:rPr>
          <w:sz w:val="24"/>
        </w:rPr>
        <w:t xml:space="preserve"> </w:t>
      </w:r>
      <w:r>
        <w:rPr>
          <w:sz w:val="24"/>
          <w:lang w:val="en-US"/>
        </w:rPr>
        <w:t>medicina</w:t>
      </w:r>
      <w:r>
        <w:rPr>
          <w:sz w:val="24"/>
        </w:rPr>
        <w:t xml:space="preserve">                                              Почему ты не принял лекарство </w:t>
      </w:r>
    </w:p>
    <w:p>
      <w:pPr>
        <w:pStyle w:val="Normal1"/>
        <w:spacing w:lineRule="auto" w:line="240"/>
        <w:ind w:firstLine="709" w:end="0"/>
        <w:rPr/>
      </w:pPr>
      <w:r>
        <w:rPr>
          <w:b/>
          <w:bCs/>
          <w:sz w:val="24"/>
          <w:lang w:val="en-US"/>
        </w:rPr>
        <w:t>contra</w:t>
      </w:r>
      <w:r>
        <w:rPr>
          <w:sz w:val="24"/>
          <w:lang w:val="en-US"/>
        </w:rPr>
        <w:t xml:space="preserve"> la tos?                                                                                    </w:t>
      </w:r>
      <w:r>
        <w:rPr>
          <w:sz w:val="24"/>
        </w:rPr>
        <w:t>от кашля?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этом случае предлог </w:t>
      </w:r>
      <w:r>
        <w:rPr>
          <w:b/>
          <w:sz w:val="24"/>
          <w:lang w:val="en-US"/>
        </w:rPr>
        <w:t>contra</w:t>
      </w:r>
      <w:r>
        <w:rPr>
          <w:sz w:val="24"/>
        </w:rPr>
        <w:t xml:space="preserve"> соответствует русскому наречному предлогу </w:t>
      </w:r>
      <w:r>
        <w:rPr>
          <w:i/>
          <w:sz w:val="24"/>
        </w:rPr>
        <w:t>против</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на объект, с которым субъект действия соприкасается или сталкивается. В таких сочетаниях значение предлога </w:t>
      </w:r>
      <w:r>
        <w:rPr>
          <w:b/>
          <w:sz w:val="24"/>
          <w:lang w:val="en-US"/>
        </w:rPr>
        <w:t>contra</w:t>
      </w:r>
      <w:r>
        <w:rPr>
          <w:sz w:val="24"/>
        </w:rPr>
        <w:t xml:space="preserve"> сходно с русским предлогом </w:t>
      </w:r>
      <w:r>
        <w:rPr>
          <w:b/>
          <w:sz w:val="24"/>
        </w:rPr>
        <w:t>'о (об)</w:t>
      </w:r>
      <w:r>
        <w:rPr>
          <w:sz w:val="24"/>
        </w:rPr>
        <w:t xml:space="preserve">', иногда </w:t>
      </w:r>
      <w:r>
        <w:rPr>
          <w:b/>
          <w:sz w:val="24"/>
        </w:rPr>
        <w:t>'в'</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avión se estrelló </w:t>
      </w:r>
      <w:r>
        <w:rPr>
          <w:b/>
          <w:bCs/>
          <w:sz w:val="24"/>
          <w:lang w:val="en-US"/>
        </w:rPr>
        <w:t>contra</w:t>
      </w:r>
      <w:r>
        <w:rPr>
          <w:sz w:val="24"/>
          <w:lang w:val="en-US"/>
        </w:rPr>
        <w:t xml:space="preserve"> la tierra.                                                </w:t>
      </w:r>
      <w:r>
        <w:rPr>
          <w:sz w:val="24"/>
        </w:rPr>
        <w:t xml:space="preserve">Самолет разбился (ударился) о землю. </w:t>
      </w:r>
    </w:p>
    <w:p>
      <w:pPr>
        <w:pStyle w:val="Normal1"/>
        <w:spacing w:lineRule="auto" w:line="240"/>
        <w:ind w:firstLine="284" w:end="0"/>
        <w:rPr/>
      </w:pPr>
      <w:r>
        <w:rPr>
          <w:sz w:val="24"/>
          <w:lang w:val="en-US"/>
        </w:rPr>
        <w:t xml:space="preserve">Doy golpes con el pie </w:t>
      </w:r>
      <w:r>
        <w:rPr>
          <w:b/>
          <w:bCs/>
          <w:sz w:val="24"/>
          <w:lang w:val="en-US"/>
        </w:rPr>
        <w:t>contra</w:t>
      </w:r>
      <w:r>
        <w:rPr>
          <w:sz w:val="24"/>
          <w:lang w:val="en-US"/>
        </w:rPr>
        <w:t xml:space="preserve"> el suelo.                                            </w:t>
      </w:r>
      <w:r>
        <w:rPr>
          <w:sz w:val="24"/>
        </w:rPr>
        <w:t>Я стучу ногой об пол.</w:t>
      </w:r>
    </w:p>
    <w:p>
      <w:pPr>
        <w:pStyle w:val="Normal1"/>
        <w:spacing w:lineRule="auto" w:line="240"/>
        <w:ind w:firstLine="284" w:end="0"/>
        <w:rPr/>
      </w:pPr>
      <w:r>
        <w:rPr>
          <w:sz w:val="24"/>
          <w:lang w:val="en-US"/>
        </w:rPr>
        <w:t xml:space="preserve">Alguien lanzó la piedra </w:t>
      </w:r>
      <w:r>
        <w:rPr>
          <w:b/>
          <w:bCs/>
          <w:sz w:val="24"/>
          <w:lang w:val="en-US"/>
        </w:rPr>
        <w:t>contra</w:t>
      </w:r>
      <w:r>
        <w:rPr>
          <w:sz w:val="24"/>
          <w:lang w:val="en-US"/>
        </w:rPr>
        <w:t xml:space="preserve"> la ventana.                                     </w:t>
      </w:r>
      <w:r>
        <w:rPr>
          <w:sz w:val="24"/>
        </w:rPr>
        <w:t>Кто-то бросил камень в окно.</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t xml:space="preserve">6. </w:t>
      </w:r>
      <w:r>
        <w:rPr>
          <w:i/>
          <w:iCs/>
          <w:sz w:val="24"/>
        </w:rPr>
        <w:t>Предлог</w:t>
      </w:r>
      <w:r>
        <w:rPr>
          <w:sz w:val="24"/>
        </w:rPr>
        <w:t xml:space="preserve"> </w:t>
      </w:r>
      <w:r>
        <w:rPr>
          <w:b/>
          <w:sz w:val="24"/>
          <w:lang w:val="en-US"/>
        </w:rPr>
        <w:t>de</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Предлог </w:t>
      </w:r>
      <w:r>
        <w:rPr>
          <w:b/>
          <w:sz w:val="24"/>
        </w:rPr>
        <w:t>de</w:t>
      </w:r>
      <w:r>
        <w:rPr>
          <w:sz w:val="24"/>
        </w:rPr>
        <w:t xml:space="preserve"> имеет несколько значений.</w:t>
      </w:r>
    </w:p>
    <w:p>
      <w:pPr>
        <w:pStyle w:val="Normal1"/>
        <w:spacing w:lineRule="auto" w:line="240"/>
        <w:ind w:firstLine="284" w:end="0"/>
        <w:rPr/>
      </w:pPr>
      <w:r>
        <w:rPr>
          <w:sz w:val="24"/>
        </w:rPr>
        <w:t>а) Чаще всего он в сочетании с существительными (иногда неко</w:t>
        <w:softHyphen/>
        <w:t>торыми местоимениями, наречиями, инфинитивом) передает раз</w:t>
        <w:softHyphen/>
        <w:t xml:space="preserve">личные </w:t>
      </w:r>
      <w:r>
        <w:rPr>
          <w:spacing w:val="20"/>
          <w:sz w:val="24"/>
        </w:rPr>
        <w:t>характеризующие</w:t>
      </w:r>
      <w:r>
        <w:rPr>
          <w:sz w:val="24"/>
        </w:rPr>
        <w:t xml:space="preserve"> отношения, соответствующие русскому приименному родительному падежу. В этих случаях пред</w:t>
        <w:softHyphen/>
        <w:t xml:space="preserve">лог </w:t>
      </w:r>
      <w:r>
        <w:rPr>
          <w:b/>
          <w:sz w:val="24"/>
        </w:rPr>
        <w:t>de</w:t>
      </w:r>
      <w:r>
        <w:rPr>
          <w:sz w:val="24"/>
        </w:rPr>
        <w:t xml:space="preserve"> указывает:</w:t>
      </w:r>
    </w:p>
    <w:p>
      <w:pPr>
        <w:pStyle w:val="Normal1"/>
        <w:spacing w:lineRule="auto" w:line="240"/>
        <w:ind w:firstLine="284" w:end="0"/>
        <w:rPr/>
      </w:pPr>
      <w:r>
        <w:rPr>
          <w:sz w:val="24"/>
        </w:rPr>
        <w:t xml:space="preserve">На </w:t>
      </w:r>
      <w:r>
        <w:rPr>
          <w:spacing w:val="20"/>
          <w:sz w:val="24"/>
        </w:rPr>
        <w:t>принадлежность</w:t>
      </w:r>
      <w:r>
        <w:rPr>
          <w:sz w:val="24"/>
        </w:rPr>
        <w:t xml:space="preserve"> предмета, лица и т.п. кому-либо или чему-либо:</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Has tornado </w:t>
      </w:r>
      <w:r>
        <w:rPr>
          <w:i/>
          <w:iCs/>
          <w:sz w:val="24"/>
          <w:lang w:val="en-US"/>
        </w:rPr>
        <w:t>el libra</w:t>
      </w:r>
      <w:r>
        <w:rPr>
          <w:sz w:val="24"/>
          <w:lang w:val="en-US"/>
        </w:rPr>
        <w:t xml:space="preserve"> </w:t>
      </w:r>
      <w:r>
        <w:rPr>
          <w:b/>
          <w:bCs/>
          <w:sz w:val="24"/>
          <w:lang w:val="en-US"/>
        </w:rPr>
        <w:t>de</w:t>
      </w:r>
      <w:r>
        <w:rPr>
          <w:sz w:val="24"/>
          <w:lang w:val="en-US"/>
        </w:rPr>
        <w:t xml:space="preserve"> </w:t>
      </w:r>
      <w:r>
        <w:rPr>
          <w:i/>
          <w:iCs/>
          <w:sz w:val="24"/>
          <w:lang w:val="en-US"/>
        </w:rPr>
        <w:t>Francisco</w:t>
      </w:r>
      <w:r>
        <w:rPr>
          <w:sz w:val="24"/>
          <w:lang w:val="en-US"/>
        </w:rPr>
        <w:t xml:space="preserve">.                                                    </w:t>
      </w:r>
      <w:r>
        <w:rPr>
          <w:sz w:val="24"/>
        </w:rPr>
        <w:t xml:space="preserve">Ты взял книгу Франсиско. </w:t>
      </w:r>
    </w:p>
    <w:p>
      <w:pPr>
        <w:pStyle w:val="Normal1"/>
        <w:spacing w:lineRule="auto" w:line="240"/>
        <w:ind w:firstLine="284" w:end="0"/>
        <w:rPr/>
      </w:pPr>
      <w:r>
        <w:rPr>
          <w:sz w:val="24"/>
          <w:lang w:val="en-US"/>
        </w:rPr>
        <w:t xml:space="preserve">Pronto se inaugurará </w:t>
      </w:r>
      <w:r>
        <w:rPr>
          <w:i/>
          <w:iCs/>
          <w:sz w:val="24"/>
          <w:lang w:val="en-US"/>
        </w:rPr>
        <w:t>el congreso</w:t>
      </w:r>
      <w:r>
        <w:rPr>
          <w:sz w:val="24"/>
          <w:lang w:val="en-US"/>
        </w:rPr>
        <w:t xml:space="preserve">                                                       </w:t>
      </w:r>
      <w:r>
        <w:rPr>
          <w:sz w:val="24"/>
        </w:rPr>
        <w:t>Скоро</w:t>
      </w:r>
      <w:r>
        <w:rPr>
          <w:sz w:val="24"/>
          <w:lang w:val="en-US"/>
        </w:rPr>
        <w:t xml:space="preserve"> </w:t>
      </w:r>
      <w:r>
        <w:rPr>
          <w:sz w:val="24"/>
        </w:rPr>
        <w:t>начнется</w:t>
      </w:r>
      <w:r>
        <w:rPr>
          <w:sz w:val="24"/>
          <w:lang w:val="en-US"/>
        </w:rPr>
        <w:t xml:space="preserve"> </w:t>
      </w:r>
      <w:r>
        <w:rPr>
          <w:sz w:val="24"/>
        </w:rPr>
        <w:t>съезд</w:t>
      </w:r>
      <w:r>
        <w:rPr>
          <w:sz w:val="24"/>
          <w:lang w:val="en-US"/>
        </w:rPr>
        <w:t xml:space="preserve"> </w:t>
      </w:r>
      <w:r>
        <w:rPr>
          <w:sz w:val="24"/>
        </w:rPr>
        <w:t>профсоюзов</w:t>
      </w:r>
      <w:r>
        <w:rPr>
          <w:sz w:val="24"/>
          <w:lang w:val="en-US"/>
        </w:rPr>
        <w:t>.</w:t>
      </w:r>
    </w:p>
    <w:p>
      <w:pPr>
        <w:pStyle w:val="Normal1"/>
        <w:spacing w:lineRule="auto" w:line="240"/>
        <w:ind w:firstLine="709" w:end="0"/>
        <w:rPr/>
      </w:pPr>
      <w:r>
        <w:rPr>
          <w:b/>
          <w:bCs/>
          <w:sz w:val="24"/>
          <w:lang w:val="en-US"/>
        </w:rPr>
        <w:t>de</w:t>
      </w:r>
      <w:r>
        <w:rPr>
          <w:sz w:val="24"/>
          <w:lang w:val="en-US"/>
        </w:rPr>
        <w:t xml:space="preserve"> los </w:t>
      </w:r>
      <w:r>
        <w:rPr>
          <w:i/>
          <w:iCs/>
          <w:sz w:val="24"/>
          <w:lang w:val="en-US"/>
        </w:rPr>
        <w:t>sindicatos</w:t>
      </w:r>
      <w:r>
        <w:rPr>
          <w:sz w:val="24"/>
          <w:lang w:val="en-US"/>
        </w:rPr>
        <w:t xml:space="preserve">.                    </w:t>
      </w:r>
    </w:p>
    <w:p>
      <w:pPr>
        <w:pStyle w:val="Normal1"/>
        <w:spacing w:lineRule="auto" w:line="240"/>
        <w:ind w:firstLine="284" w:end="0"/>
        <w:rPr>
          <w:sz w:val="24"/>
          <w:lang w:val="en-US"/>
        </w:rPr>
      </w:pPr>
      <w:r>
        <w:rPr>
          <w:sz w:val="24"/>
          <w:lang w:val="en-US"/>
        </w:rPr>
      </w:r>
    </w:p>
    <w:p>
      <w:pPr>
        <w:pStyle w:val="Normal1"/>
        <w:spacing w:lineRule="auto" w:line="240"/>
        <w:ind w:firstLine="284" w:end="0"/>
        <w:jc w:val="start"/>
        <w:rPr/>
      </w:pPr>
      <w:r>
        <w:rPr>
          <w:sz w:val="24"/>
        </w:rPr>
        <w:t xml:space="preserve">На </w:t>
      </w:r>
      <w:r>
        <w:rPr>
          <w:spacing w:val="20"/>
          <w:sz w:val="24"/>
        </w:rPr>
        <w:t>материал</w:t>
      </w:r>
      <w:r>
        <w:rPr>
          <w:sz w:val="24"/>
        </w:rPr>
        <w:t xml:space="preserve">, </w:t>
      </w:r>
      <w:r>
        <w:rPr>
          <w:spacing w:val="20"/>
          <w:sz w:val="24"/>
        </w:rPr>
        <w:t>вещество</w:t>
      </w:r>
      <w:r>
        <w:rPr>
          <w:sz w:val="24"/>
        </w:rPr>
        <w:t>, из которого изготовлен предмет:</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Compramos </w:t>
      </w:r>
      <w:r>
        <w:rPr>
          <w:i/>
          <w:iCs/>
          <w:sz w:val="24"/>
          <w:lang w:val="en-US"/>
        </w:rPr>
        <w:t>un juego</w:t>
      </w:r>
      <w:r>
        <w:rPr>
          <w:sz w:val="24"/>
          <w:lang w:val="en-US"/>
        </w:rPr>
        <w:t xml:space="preserve"> </w:t>
      </w:r>
      <w:r>
        <w:rPr>
          <w:b/>
          <w:bCs/>
          <w:sz w:val="24"/>
          <w:lang w:val="en-US"/>
        </w:rPr>
        <w:t>de</w:t>
      </w:r>
      <w:r>
        <w:rPr>
          <w:sz w:val="24"/>
          <w:lang w:val="en-US"/>
        </w:rPr>
        <w:t xml:space="preserve"> </w:t>
      </w:r>
      <w:r>
        <w:rPr>
          <w:i/>
          <w:iCs/>
          <w:sz w:val="24"/>
          <w:lang w:val="en-US"/>
        </w:rPr>
        <w:t>porcelana</w:t>
      </w:r>
      <w:r>
        <w:rPr>
          <w:sz w:val="24"/>
          <w:lang w:val="en-US"/>
        </w:rPr>
        <w:t xml:space="preserve">.                                                  </w:t>
      </w:r>
      <w:r>
        <w:rPr>
          <w:sz w:val="24"/>
        </w:rPr>
        <w:t xml:space="preserve">Мы купили фарфоровый сервиз. </w:t>
      </w:r>
    </w:p>
    <w:p>
      <w:pPr>
        <w:pStyle w:val="Normal1"/>
        <w:spacing w:lineRule="auto" w:line="240"/>
        <w:ind w:firstLine="284" w:end="0"/>
        <w:rPr/>
      </w:pPr>
      <w:r>
        <w:rPr>
          <w:sz w:val="24"/>
          <w:lang w:val="en-US"/>
        </w:rPr>
        <w:t xml:space="preserve">En </w:t>
      </w:r>
      <w:r>
        <w:rPr>
          <w:i/>
          <w:iCs/>
          <w:sz w:val="24"/>
          <w:lang w:val="en-US"/>
        </w:rPr>
        <w:t>la caja</w:t>
      </w:r>
      <w:r>
        <w:rPr>
          <w:sz w:val="24"/>
          <w:lang w:val="en-US"/>
        </w:rPr>
        <w:t xml:space="preserve"> </w:t>
      </w:r>
      <w:r>
        <w:rPr>
          <w:b/>
          <w:bCs/>
          <w:sz w:val="24"/>
          <w:lang w:val="en-US"/>
        </w:rPr>
        <w:t>de</w:t>
      </w:r>
      <w:r>
        <w:rPr>
          <w:sz w:val="24"/>
          <w:lang w:val="en-US"/>
        </w:rPr>
        <w:t xml:space="preserve"> </w:t>
      </w:r>
      <w:r>
        <w:rPr>
          <w:i/>
          <w:iCs/>
          <w:sz w:val="24"/>
          <w:lang w:val="en-US"/>
        </w:rPr>
        <w:t>madera</w:t>
      </w:r>
      <w:r>
        <w:rPr>
          <w:sz w:val="24"/>
          <w:lang w:val="en-US"/>
        </w:rPr>
        <w:t xml:space="preserve"> están los sellos.                                               </w:t>
      </w:r>
      <w:r>
        <w:rPr>
          <w:sz w:val="24"/>
        </w:rPr>
        <w:t>В деревянной шкатулке лежат марки.</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На </w:t>
      </w:r>
      <w:r>
        <w:rPr>
          <w:spacing w:val="20"/>
          <w:sz w:val="24"/>
        </w:rPr>
        <w:t>признак или качество</w:t>
      </w:r>
      <w:r>
        <w:rPr>
          <w:sz w:val="24"/>
        </w:rPr>
        <w:t xml:space="preserve"> предмета или явления: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Quiero comprar </w:t>
      </w:r>
      <w:r>
        <w:rPr>
          <w:i/>
          <w:iCs/>
          <w:sz w:val="24"/>
          <w:lang w:val="en-US"/>
        </w:rPr>
        <w:t>una</w:t>
      </w:r>
      <w:r>
        <w:rPr>
          <w:sz w:val="24"/>
          <w:lang w:val="en-US"/>
        </w:rPr>
        <w:t xml:space="preserve"> </w:t>
      </w:r>
      <w:r>
        <w:rPr>
          <w:i/>
          <w:iCs/>
          <w:sz w:val="24"/>
          <w:lang w:val="en-US"/>
        </w:rPr>
        <w:t>máquina</w:t>
      </w:r>
      <w:r>
        <w:rPr>
          <w:sz w:val="24"/>
          <w:lang w:val="en-US"/>
        </w:rPr>
        <w:t xml:space="preserve"> </w:t>
      </w:r>
      <w:r>
        <w:rPr>
          <w:b/>
          <w:bCs/>
          <w:sz w:val="24"/>
          <w:lang w:val="en-US"/>
        </w:rPr>
        <w:t>de</w:t>
      </w:r>
      <w:r>
        <w:rPr>
          <w:sz w:val="24"/>
          <w:lang w:val="en-US"/>
        </w:rPr>
        <w:t xml:space="preserve"> </w:t>
      </w:r>
      <w:r>
        <w:rPr>
          <w:i/>
          <w:iCs/>
          <w:sz w:val="24"/>
          <w:lang w:val="en-US"/>
        </w:rPr>
        <w:t>escribir</w:t>
      </w:r>
      <w:r>
        <w:rPr>
          <w:sz w:val="24"/>
          <w:lang w:val="en-US"/>
        </w:rPr>
        <w:t xml:space="preserve">.                                         </w:t>
      </w:r>
      <w:r>
        <w:rPr>
          <w:sz w:val="24"/>
        </w:rPr>
        <w:t>Я хочу купить пишущую машинку.</w:t>
      </w:r>
    </w:p>
    <w:p>
      <w:pPr>
        <w:pStyle w:val="Normal1"/>
        <w:spacing w:lineRule="auto" w:line="240"/>
        <w:ind w:firstLine="284" w:end="0"/>
        <w:rPr/>
      </w:pPr>
      <w:r>
        <w:rPr>
          <w:b/>
          <w:bCs/>
          <w:sz w:val="24"/>
          <w:lang w:val="en-US"/>
        </w:rPr>
        <w:t>Me</w:t>
      </w:r>
      <w:r>
        <w:rPr>
          <w:sz w:val="24"/>
          <w:lang w:val="en-US"/>
        </w:rPr>
        <w:t xml:space="preserve"> han regalado </w:t>
      </w:r>
      <w:r>
        <w:rPr>
          <w:i/>
          <w:iCs/>
          <w:sz w:val="24"/>
          <w:lang w:val="en-US"/>
        </w:rPr>
        <w:t>un diccionario</w:t>
      </w:r>
      <w:r>
        <w:rPr>
          <w:sz w:val="24"/>
          <w:lang w:val="en-US"/>
        </w:rPr>
        <w:t xml:space="preserve"> </w:t>
      </w:r>
      <w:r>
        <w:rPr>
          <w:b/>
          <w:bCs/>
          <w:sz w:val="24"/>
          <w:lang w:val="en-US"/>
        </w:rPr>
        <w:t>de</w:t>
      </w:r>
      <w:r>
        <w:rPr>
          <w:sz w:val="24"/>
          <w:lang w:val="en-US"/>
        </w:rPr>
        <w:t xml:space="preserve"> </w:t>
      </w:r>
      <w:r>
        <w:rPr>
          <w:i/>
          <w:iCs/>
          <w:sz w:val="24"/>
          <w:lang w:val="en-US"/>
        </w:rPr>
        <w:t>sinonimos</w:t>
      </w:r>
      <w:r>
        <w:rPr>
          <w:sz w:val="24"/>
          <w:lang w:val="en-US"/>
        </w:rPr>
        <w:t xml:space="preserve">.                                 </w:t>
      </w:r>
      <w:r>
        <w:rPr>
          <w:sz w:val="24"/>
        </w:rPr>
        <w:t>Мне подарили словарь синонимов.</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На </w:t>
      </w:r>
      <w:r>
        <w:rPr>
          <w:spacing w:val="20"/>
          <w:sz w:val="24"/>
        </w:rPr>
        <w:t>отношение меры, а также части к целому или наоборот</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Dame </w:t>
      </w:r>
      <w:r>
        <w:rPr>
          <w:i/>
          <w:iCs/>
          <w:sz w:val="24"/>
          <w:lang w:val="en-US"/>
        </w:rPr>
        <w:t xml:space="preserve">una </w:t>
      </w:r>
      <w:r>
        <w:rPr>
          <w:i/>
          <w:iCs/>
          <w:sz w:val="24"/>
        </w:rPr>
        <w:t>сора</w:t>
      </w:r>
      <w:r>
        <w:rPr>
          <w:sz w:val="24"/>
          <w:lang w:val="en-US"/>
        </w:rPr>
        <w:t xml:space="preserve"> </w:t>
      </w:r>
      <w:r>
        <w:rPr>
          <w:b/>
          <w:bCs/>
          <w:sz w:val="24"/>
          <w:lang w:val="en-US"/>
        </w:rPr>
        <w:t>de</w:t>
      </w:r>
      <w:r>
        <w:rPr>
          <w:sz w:val="24"/>
          <w:lang w:val="en-US"/>
        </w:rPr>
        <w:t xml:space="preserve"> </w:t>
      </w:r>
      <w:r>
        <w:rPr>
          <w:i/>
          <w:iCs/>
          <w:sz w:val="24"/>
          <w:lang w:val="en-US"/>
        </w:rPr>
        <w:t>vino</w:t>
      </w:r>
      <w:r>
        <w:rPr>
          <w:sz w:val="24"/>
          <w:lang w:val="en-US"/>
        </w:rPr>
        <w:t xml:space="preserve">.                                                                    </w:t>
      </w:r>
      <w:r>
        <w:rPr>
          <w:sz w:val="24"/>
        </w:rPr>
        <w:t xml:space="preserve">Дай мне рюмку вина. </w:t>
      </w:r>
    </w:p>
    <w:p>
      <w:pPr>
        <w:pStyle w:val="Normal1"/>
        <w:spacing w:lineRule="auto" w:line="240"/>
        <w:ind w:firstLine="284" w:end="0"/>
        <w:rPr/>
      </w:pPr>
      <w:r>
        <w:rPr>
          <w:i/>
          <w:iCs/>
          <w:sz w:val="24"/>
          <w:lang w:val="en-US"/>
        </w:rPr>
        <w:t>Un</w:t>
      </w:r>
      <w:r>
        <w:rPr>
          <w:i/>
          <w:iCs/>
          <w:sz w:val="24"/>
        </w:rPr>
        <w:t xml:space="preserve"> </w:t>
      </w:r>
      <w:r>
        <w:rPr>
          <w:i/>
          <w:iCs/>
          <w:sz w:val="24"/>
          <w:lang w:val="en-US"/>
        </w:rPr>
        <w:t>grupo</w:t>
      </w:r>
      <w:r>
        <w:rPr>
          <w:sz w:val="24"/>
        </w:rPr>
        <w:t xml:space="preserve"> </w:t>
      </w:r>
      <w:r>
        <w:rPr>
          <w:b/>
          <w:bCs/>
          <w:sz w:val="24"/>
          <w:lang w:val="en-US"/>
        </w:rPr>
        <w:t>de</w:t>
      </w:r>
      <w:r>
        <w:rPr>
          <w:sz w:val="24"/>
        </w:rPr>
        <w:t xml:space="preserve"> </w:t>
      </w:r>
      <w:r>
        <w:rPr>
          <w:i/>
          <w:iCs/>
          <w:sz w:val="24"/>
          <w:lang w:val="en-US"/>
        </w:rPr>
        <w:t>ajedrecistas</w:t>
      </w:r>
      <w:r>
        <w:rPr>
          <w:i/>
          <w:iCs/>
          <w:sz w:val="24"/>
        </w:rPr>
        <w:t xml:space="preserve"> </w:t>
      </w:r>
      <w:r>
        <w:rPr>
          <w:i/>
          <w:iCs/>
          <w:sz w:val="24"/>
          <w:lang w:val="en-US"/>
        </w:rPr>
        <w:t>rusos</w:t>
      </w:r>
      <w:r>
        <w:rPr>
          <w:sz w:val="24"/>
        </w:rPr>
        <w:t xml:space="preserve">                                                         Группа российских шахматистов</w:t>
      </w:r>
    </w:p>
    <w:p>
      <w:pPr>
        <w:pStyle w:val="Normal1"/>
        <w:spacing w:lineRule="auto" w:line="240"/>
        <w:ind w:firstLine="709" w:end="0"/>
        <w:rPr/>
      </w:pPr>
      <w:r>
        <w:rPr>
          <w:sz w:val="24"/>
          <w:lang w:val="en-US"/>
        </w:rPr>
        <w:t xml:space="preserve">participa en el tomeo mundial.                                                         </w:t>
      </w:r>
      <w:r>
        <w:rPr>
          <w:sz w:val="24"/>
        </w:rPr>
        <w:t>участвует в международ</w:t>
        <w:softHyphen/>
        <w:t xml:space="preserve">ном </w:t>
      </w:r>
    </w:p>
    <w:p>
      <w:pPr>
        <w:pStyle w:val="Normal1"/>
        <w:spacing w:lineRule="auto" w:line="240"/>
        <w:ind w:firstLine="709" w:end="0"/>
        <w:rPr>
          <w:sz w:val="24"/>
        </w:rPr>
      </w:pPr>
      <w:r>
        <w:rPr>
          <w:sz w:val="24"/>
        </w:rPr>
        <w:t xml:space="preserve">                                                                                                         </w:t>
      </w:r>
      <w:r>
        <w:rPr>
          <w:sz w:val="24"/>
        </w:rPr>
        <w:t>турнире.</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На </w:t>
      </w:r>
      <w:r>
        <w:rPr>
          <w:spacing w:val="20"/>
          <w:sz w:val="24"/>
        </w:rPr>
        <w:t>имя собственное или название</w:t>
      </w:r>
      <w:r>
        <w:rPr>
          <w:sz w:val="24"/>
        </w:rPr>
        <w:t>, относящееся к на</w:t>
        <w:softHyphen/>
        <w:t>рицательному имени существительному:</w:t>
      </w:r>
    </w:p>
    <w:p>
      <w:pPr>
        <w:pStyle w:val="Normal1"/>
        <w:spacing w:lineRule="auto" w:line="240"/>
        <w:ind w:firstLine="284" w:end="0"/>
        <w:rPr>
          <w:i/>
          <w:i/>
          <w:iCs/>
          <w:sz w:val="24"/>
        </w:rPr>
      </w:pPr>
      <w:r>
        <w:rPr>
          <w:i/>
          <w:iCs/>
          <w:sz w:val="24"/>
        </w:rPr>
      </w:r>
    </w:p>
    <w:p>
      <w:pPr>
        <w:pStyle w:val="Normal1"/>
        <w:spacing w:lineRule="auto" w:line="240"/>
        <w:ind w:firstLine="284" w:end="0"/>
        <w:rPr>
          <w:sz w:val="24"/>
          <w:lang w:val="en-US"/>
        </w:rPr>
      </w:pPr>
      <w:r>
        <w:rPr>
          <w:i/>
          <w:iCs/>
          <w:sz w:val="24"/>
          <w:lang w:val="en-US"/>
        </w:rPr>
        <w:t xml:space="preserve">La ciudad </w:t>
      </w:r>
      <w:r>
        <w:rPr>
          <w:b/>
          <w:bCs/>
          <w:sz w:val="24"/>
          <w:lang w:val="en-US"/>
        </w:rPr>
        <w:t>de</w:t>
      </w:r>
      <w:r>
        <w:rPr>
          <w:sz w:val="24"/>
          <w:lang w:val="en-US"/>
        </w:rPr>
        <w:t xml:space="preserve"> Madrid la visitan muchos                                            </w:t>
      </w:r>
      <w:r>
        <w:rPr>
          <w:sz w:val="24"/>
        </w:rPr>
        <w:t>Город</w:t>
      </w:r>
      <w:r>
        <w:rPr>
          <w:sz w:val="24"/>
          <w:lang w:val="en-US"/>
        </w:rPr>
        <w:t xml:space="preserve"> </w:t>
      </w:r>
      <w:r>
        <w:rPr>
          <w:sz w:val="24"/>
        </w:rPr>
        <w:t>Мадрид</w:t>
      </w:r>
      <w:r>
        <w:rPr>
          <w:sz w:val="24"/>
          <w:lang w:val="en-US"/>
        </w:rPr>
        <w:t xml:space="preserve"> </w:t>
      </w:r>
      <w:r>
        <w:rPr>
          <w:sz w:val="24"/>
        </w:rPr>
        <w:t>посещает</w:t>
      </w:r>
      <w:r>
        <w:rPr>
          <w:sz w:val="24"/>
          <w:lang w:val="en-US"/>
        </w:rPr>
        <w:t xml:space="preserve"> </w:t>
      </w:r>
      <w:r>
        <w:rPr>
          <w:sz w:val="24"/>
        </w:rPr>
        <w:t>много</w:t>
      </w:r>
    </w:p>
    <w:p>
      <w:pPr>
        <w:pStyle w:val="Normal1"/>
        <w:spacing w:lineRule="auto" w:line="240"/>
        <w:ind w:firstLine="709" w:end="0"/>
        <w:rPr/>
      </w:pPr>
      <w:r>
        <w:rPr>
          <w:sz w:val="24"/>
          <w:lang w:val="en-US"/>
        </w:rPr>
        <w:t>turistas</w:t>
      </w:r>
      <w:r>
        <w:rPr>
          <w:sz w:val="24"/>
        </w:rPr>
        <w:t xml:space="preserve"> </w:t>
      </w:r>
      <w:r>
        <w:rPr>
          <w:sz w:val="24"/>
          <w:lang w:val="en-US"/>
        </w:rPr>
        <w:t>extranjeros</w:t>
      </w:r>
      <w:r>
        <w:rPr>
          <w:sz w:val="24"/>
        </w:rPr>
        <w:t xml:space="preserve">.                                                                          иностранных туристов. </w:t>
      </w:r>
    </w:p>
    <w:p>
      <w:pPr>
        <w:pStyle w:val="Normal1"/>
        <w:spacing w:lineRule="auto" w:line="240"/>
        <w:ind w:firstLine="284" w:end="0"/>
        <w:rPr/>
      </w:pPr>
      <w:r>
        <w:rPr>
          <w:i/>
          <w:iCs/>
          <w:sz w:val="24"/>
          <w:lang w:val="en-US"/>
        </w:rPr>
        <w:t>El</w:t>
      </w:r>
      <w:r>
        <w:rPr>
          <w:i/>
          <w:iCs/>
          <w:sz w:val="24"/>
        </w:rPr>
        <w:t xml:space="preserve"> </w:t>
      </w:r>
      <w:r>
        <w:rPr>
          <w:i/>
          <w:iCs/>
          <w:sz w:val="24"/>
          <w:lang w:val="en-US"/>
        </w:rPr>
        <w:t>mes</w:t>
      </w:r>
      <w:r>
        <w:rPr>
          <w:sz w:val="24"/>
        </w:rPr>
        <w:t xml:space="preserve"> </w:t>
      </w:r>
      <w:r>
        <w:rPr>
          <w:b/>
          <w:bCs/>
          <w:sz w:val="24"/>
          <w:lang w:val="en-US"/>
        </w:rPr>
        <w:t>de</w:t>
      </w:r>
      <w:r>
        <w:rPr>
          <w:sz w:val="24"/>
        </w:rPr>
        <w:t xml:space="preserve"> </w:t>
      </w:r>
      <w:r>
        <w:rPr>
          <w:i/>
          <w:iCs/>
          <w:sz w:val="24"/>
          <w:lang w:val="en-US"/>
        </w:rPr>
        <w:t>mayo</w:t>
      </w:r>
      <w:r>
        <w:rPr>
          <w:sz w:val="24"/>
        </w:rPr>
        <w:t xml:space="preserve"> </w:t>
      </w:r>
      <w:r>
        <w:rPr>
          <w:sz w:val="24"/>
          <w:lang w:val="en-US"/>
        </w:rPr>
        <w:t>hemos</w:t>
      </w:r>
      <w:r>
        <w:rPr>
          <w:sz w:val="24"/>
        </w:rPr>
        <w:t xml:space="preserve"> </w:t>
      </w:r>
      <w:r>
        <w:rPr>
          <w:sz w:val="24"/>
          <w:lang w:val="en-US"/>
        </w:rPr>
        <w:t>viajado</w:t>
      </w:r>
      <w:r>
        <w:rPr>
          <w:sz w:val="24"/>
        </w:rPr>
        <w:t xml:space="preserve"> ро</w:t>
      </w:r>
      <w:r>
        <w:rPr>
          <w:sz w:val="24"/>
          <w:lang w:val="en-US"/>
        </w:rPr>
        <w:t>r</w:t>
      </w:r>
      <w:r>
        <w:rPr>
          <w:sz w:val="24"/>
        </w:rPr>
        <w:t xml:space="preserve">                                                   В мае месяце мы путешествовали</w:t>
      </w:r>
    </w:p>
    <w:p>
      <w:pPr>
        <w:pStyle w:val="Normal1"/>
        <w:spacing w:lineRule="auto" w:line="240"/>
        <w:ind w:firstLine="284" w:end="0"/>
        <w:rPr/>
      </w:pPr>
      <w:r>
        <w:rPr>
          <w:i/>
          <w:iCs/>
          <w:sz w:val="24"/>
          <w:lang w:val="en-US"/>
        </w:rPr>
        <w:t>la ista</w:t>
      </w:r>
      <w:r>
        <w:rPr>
          <w:sz w:val="24"/>
          <w:lang w:val="en-US"/>
        </w:rPr>
        <w:t xml:space="preserve"> </w:t>
      </w:r>
      <w:r>
        <w:rPr>
          <w:b/>
          <w:bCs/>
          <w:sz w:val="24"/>
          <w:lang w:val="en-US"/>
        </w:rPr>
        <w:t>de</w:t>
      </w:r>
      <w:r>
        <w:rPr>
          <w:sz w:val="24"/>
          <w:lang w:val="en-US"/>
        </w:rPr>
        <w:t xml:space="preserve"> Cuba.                                                                                       </w:t>
      </w:r>
      <w:r>
        <w:rPr>
          <w:sz w:val="24"/>
        </w:rPr>
        <w:t>по острову Куба.</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Предлог </w:t>
      </w:r>
      <w:r>
        <w:rPr>
          <w:b/>
          <w:sz w:val="24"/>
        </w:rPr>
        <w:t>de</w:t>
      </w:r>
      <w:r>
        <w:rPr>
          <w:sz w:val="24"/>
        </w:rPr>
        <w:t xml:space="preserve"> в составе различных сочетаний может передавать </w:t>
      </w:r>
      <w:r>
        <w:rPr>
          <w:spacing w:val="20"/>
          <w:sz w:val="24"/>
        </w:rPr>
        <w:t>обстоятельственные</w:t>
      </w:r>
      <w:r>
        <w:rPr>
          <w:sz w:val="24"/>
        </w:rPr>
        <w:t xml:space="preserve"> значения:</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Места</w:t>
      </w:r>
      <w:r>
        <w:rPr>
          <w:sz w:val="24"/>
        </w:rPr>
        <w:t>, указывая на исходный пункт движения: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Salimos </w:t>
      </w:r>
      <w:r>
        <w:rPr>
          <w:b/>
          <w:bCs/>
          <w:sz w:val="24"/>
          <w:lang w:val="en-US"/>
        </w:rPr>
        <w:t>de</w:t>
      </w:r>
      <w:r>
        <w:rPr>
          <w:sz w:val="24"/>
          <w:lang w:val="en-US"/>
        </w:rPr>
        <w:t xml:space="preserve"> </w:t>
      </w:r>
      <w:r>
        <w:rPr>
          <w:i/>
          <w:iCs/>
          <w:sz w:val="24"/>
          <w:lang w:val="en-US"/>
        </w:rPr>
        <w:t>la habitación</w:t>
      </w:r>
      <w:r>
        <w:rPr>
          <w:sz w:val="24"/>
          <w:lang w:val="en-US"/>
        </w:rPr>
        <w:t xml:space="preserve">.                                                                   </w:t>
      </w:r>
      <w:r>
        <w:rPr>
          <w:sz w:val="24"/>
        </w:rPr>
        <w:t xml:space="preserve">Мы вышли из комнаты. </w:t>
      </w:r>
    </w:p>
    <w:p>
      <w:pPr>
        <w:pStyle w:val="Normal1"/>
        <w:spacing w:lineRule="auto" w:line="240"/>
        <w:ind w:firstLine="284" w:end="0"/>
        <w:rPr/>
      </w:pPr>
      <w:r>
        <w:rPr>
          <w:b/>
          <w:bCs/>
          <w:sz w:val="24"/>
          <w:lang w:val="en-US"/>
        </w:rPr>
        <w:t>De</w:t>
      </w:r>
      <w:r>
        <w:rPr>
          <w:sz w:val="24"/>
        </w:rPr>
        <w:t xml:space="preserve"> </w:t>
      </w:r>
      <w:r>
        <w:rPr>
          <w:i/>
          <w:iCs/>
          <w:sz w:val="24"/>
          <w:lang w:val="en-US"/>
        </w:rPr>
        <w:t>un</w:t>
      </w:r>
      <w:r>
        <w:rPr>
          <w:i/>
          <w:iCs/>
          <w:sz w:val="24"/>
        </w:rPr>
        <w:t xml:space="preserve"> </w:t>
      </w:r>
      <w:r>
        <w:rPr>
          <w:i/>
          <w:iCs/>
          <w:sz w:val="24"/>
          <w:lang w:val="en-US"/>
        </w:rPr>
        <w:t>pueblo</w:t>
      </w:r>
      <w:r>
        <w:rPr>
          <w:sz w:val="24"/>
        </w:rPr>
        <w:t xml:space="preserve"> </w:t>
      </w:r>
      <w:r>
        <w:rPr>
          <w:sz w:val="24"/>
          <w:lang w:val="en-US"/>
        </w:rPr>
        <w:t>al</w:t>
      </w:r>
      <w:r>
        <w:rPr>
          <w:sz w:val="24"/>
        </w:rPr>
        <w:t xml:space="preserve"> </w:t>
      </w:r>
      <w:r>
        <w:rPr>
          <w:sz w:val="24"/>
          <w:lang w:val="en-US"/>
        </w:rPr>
        <w:t>otro</w:t>
      </w:r>
      <w:r>
        <w:rPr>
          <w:sz w:val="24"/>
        </w:rPr>
        <w:t xml:space="preserve"> </w:t>
      </w:r>
      <w:r>
        <w:rPr>
          <w:sz w:val="24"/>
          <w:lang w:val="en-US"/>
        </w:rPr>
        <w:t>nos</w:t>
      </w:r>
      <w:r>
        <w:rPr>
          <w:sz w:val="24"/>
        </w:rPr>
        <w:t xml:space="preserve"> </w:t>
      </w:r>
      <w:r>
        <w:rPr>
          <w:sz w:val="24"/>
          <w:lang w:val="en-US"/>
        </w:rPr>
        <w:t>lleva</w:t>
      </w:r>
      <w:r>
        <w:rPr>
          <w:sz w:val="24"/>
        </w:rPr>
        <w:t xml:space="preserve"> </w:t>
      </w:r>
      <w:r>
        <w:rPr>
          <w:sz w:val="24"/>
          <w:lang w:val="en-US"/>
        </w:rPr>
        <w:t>el</w:t>
      </w:r>
      <w:r>
        <w:rPr>
          <w:sz w:val="24"/>
        </w:rPr>
        <w:t xml:space="preserve">                                                        Автобус нас везет из одного </w:t>
      </w:r>
    </w:p>
    <w:p>
      <w:pPr>
        <w:pStyle w:val="Normal1"/>
        <w:spacing w:lineRule="auto" w:line="240"/>
        <w:ind w:firstLine="709" w:end="0"/>
        <w:rPr/>
      </w:pPr>
      <w:r>
        <w:rPr>
          <w:sz w:val="24"/>
          <w:lang w:val="en-US"/>
        </w:rPr>
        <w:t>omnibus</w:t>
      </w:r>
      <w:r>
        <w:rPr>
          <w:sz w:val="24"/>
        </w:rPr>
        <w:t xml:space="preserve">.                                                                                           селения в другое.      </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Времени</w:t>
      </w:r>
      <w:r>
        <w:rPr>
          <w:spacing w:val="20"/>
          <w:sz w:val="24"/>
          <w:lang w:val="en-US"/>
        </w:rPr>
        <w:t>:</w:t>
      </w:r>
    </w:p>
    <w:p>
      <w:pPr>
        <w:pStyle w:val="Normal1"/>
        <w:spacing w:lineRule="auto" w:line="240"/>
        <w:ind w:firstLine="284" w:end="0"/>
        <w:rPr>
          <w:b/>
          <w:bCs/>
          <w:spacing w:val="20"/>
          <w:sz w:val="24"/>
          <w:lang w:val="en-US"/>
        </w:rPr>
      </w:pPr>
      <w:r>
        <w:rPr>
          <w:b/>
          <w:bCs/>
          <w:spacing w:val="20"/>
          <w:sz w:val="24"/>
          <w:lang w:val="en-US"/>
        </w:rPr>
      </w:r>
    </w:p>
    <w:p>
      <w:pPr>
        <w:pStyle w:val="Normal1"/>
        <w:spacing w:lineRule="auto" w:line="240"/>
        <w:ind w:firstLine="284" w:end="0"/>
        <w:rPr/>
      </w:pPr>
      <w:r>
        <w:rPr>
          <w:b/>
          <w:bCs/>
          <w:sz w:val="24"/>
          <w:lang w:val="en-US"/>
        </w:rPr>
        <w:t>De</w:t>
      </w:r>
      <w:r>
        <w:rPr>
          <w:sz w:val="24"/>
          <w:lang w:val="en-US"/>
        </w:rPr>
        <w:t xml:space="preserve"> </w:t>
      </w:r>
      <w:r>
        <w:rPr>
          <w:i/>
          <w:iCs/>
          <w:sz w:val="24"/>
          <w:lang w:val="en-US"/>
        </w:rPr>
        <w:t>noche</w:t>
      </w:r>
      <w:r>
        <w:rPr>
          <w:sz w:val="24"/>
          <w:lang w:val="en-US"/>
        </w:rPr>
        <w:t xml:space="preserve"> el cielo volvió a empanarse.                                              </w:t>
      </w:r>
      <w:r>
        <w:rPr>
          <w:sz w:val="24"/>
        </w:rPr>
        <w:t>Ночью небо снова заволокло тучами.</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Образа действия</w:t>
      </w:r>
      <w:r>
        <w:rPr>
          <w:sz w:val="24"/>
        </w:rPr>
        <w:t>, употребляясь обычно в составе устойчи</w:t>
        <w:softHyphen/>
        <w:t xml:space="preserve">вых наречных оборотов (см. </w:t>
      </w:r>
      <w:r>
        <w:rPr>
          <w:sz w:val="24"/>
          <w:lang w:val="en-US"/>
        </w:rPr>
        <w:t>§ 80):</w:t>
      </w:r>
    </w:p>
    <w:p>
      <w:pPr>
        <w:pStyle w:val="Normal1"/>
        <w:spacing w:lineRule="auto" w:line="240"/>
        <w:ind w:firstLine="284" w:end="0"/>
        <w:rPr>
          <w:b/>
          <w:bCs/>
          <w:sz w:val="24"/>
          <w:lang w:val="en-US"/>
        </w:rPr>
      </w:pPr>
      <w:r>
        <w:rPr>
          <w:b/>
          <w:bCs/>
          <w:sz w:val="24"/>
          <w:lang w:val="en-US"/>
        </w:rPr>
      </w:r>
    </w:p>
    <w:p>
      <w:pPr>
        <w:pStyle w:val="Normal1"/>
        <w:spacing w:lineRule="auto" w:line="240"/>
        <w:ind w:firstLine="284" w:end="0"/>
        <w:rPr/>
      </w:pPr>
      <w:r>
        <w:rPr>
          <w:b/>
          <w:bCs/>
          <w:sz w:val="24"/>
          <w:lang w:val="en-US"/>
        </w:rPr>
        <w:t>De</w:t>
      </w:r>
      <w:r>
        <w:rPr>
          <w:sz w:val="24"/>
          <w:lang w:val="en-US"/>
        </w:rPr>
        <w:t xml:space="preserve"> </w:t>
      </w:r>
      <w:r>
        <w:rPr>
          <w:i/>
          <w:iCs/>
          <w:sz w:val="24"/>
          <w:lang w:val="en-US"/>
        </w:rPr>
        <w:t>pronto</w:t>
      </w:r>
      <w:r>
        <w:rPr>
          <w:sz w:val="24"/>
          <w:lang w:val="en-US"/>
        </w:rPr>
        <w:t xml:space="preserve"> unhazde ray os ciega los ojos del minero.                       </w:t>
      </w:r>
      <w:r>
        <w:rPr>
          <w:sz w:val="24"/>
        </w:rPr>
        <w:t xml:space="preserve">Вдруг </w:t>
      </w:r>
      <w:r>
        <w:rPr>
          <w:sz w:val="24"/>
          <w:lang w:val="en-US"/>
        </w:rPr>
        <w:t>c</w:t>
      </w:r>
      <w:r>
        <w:rPr>
          <w:sz w:val="24"/>
        </w:rPr>
        <w:t>ноп лучей ослепляет шахтера.</w:t>
      </w:r>
    </w:p>
    <w:p>
      <w:pPr>
        <w:pStyle w:val="Normal1"/>
        <w:tabs>
          <w:tab w:val="clear" w:pos="720"/>
          <w:tab w:val="left" w:pos="993" w:leader="none"/>
        </w:tabs>
        <w:spacing w:lineRule="auto" w:line="240"/>
        <w:ind w:firstLine="284" w:end="0"/>
        <w:rPr/>
      </w:pPr>
      <w:r>
        <w:rPr>
          <w:b/>
          <w:bCs/>
          <w:sz w:val="24"/>
          <w:lang w:val="en-US"/>
        </w:rPr>
        <w:t>De</w:t>
      </w:r>
      <w:r>
        <w:rPr>
          <w:sz w:val="24"/>
          <w:lang w:val="en-US"/>
        </w:rPr>
        <w:t xml:space="preserve"> </w:t>
      </w:r>
      <w:r>
        <w:rPr>
          <w:i/>
          <w:iCs/>
          <w:sz w:val="24"/>
          <w:lang w:val="en-US"/>
        </w:rPr>
        <w:t>un salto</w:t>
      </w:r>
      <w:r>
        <w:rPr>
          <w:sz w:val="24"/>
          <w:lang w:val="en-US"/>
        </w:rPr>
        <w:t xml:space="preserve"> se puso en la calle.                                                         </w:t>
      </w:r>
      <w:r>
        <w:rPr>
          <w:sz w:val="24"/>
        </w:rPr>
        <w:t>Одним прыжком он очутился на улице.</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Орудия</w:t>
      </w:r>
      <w:r>
        <w:rPr>
          <w:spacing w:val="20"/>
          <w:sz w:val="24"/>
          <w:lang w:val="en-US"/>
        </w:rPr>
        <w:t xml:space="preserve"> </w:t>
      </w:r>
      <w:r>
        <w:rPr>
          <w:spacing w:val="20"/>
          <w:sz w:val="24"/>
        </w:rPr>
        <w:t>действия</w:t>
      </w:r>
      <w:r>
        <w:rPr>
          <w:spacing w:val="20"/>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z w:val="24"/>
          <w:lang w:val="en-US"/>
        </w:rPr>
        <w:t xml:space="preserve">El herrero da </w:t>
      </w:r>
      <w:r>
        <w:rPr>
          <w:b/>
          <w:bCs/>
          <w:sz w:val="24"/>
          <w:lang w:val="en-US"/>
        </w:rPr>
        <w:t>de</w:t>
      </w:r>
      <w:r>
        <w:rPr>
          <w:sz w:val="24"/>
          <w:lang w:val="en-US"/>
        </w:rPr>
        <w:t xml:space="preserve"> </w:t>
      </w:r>
      <w:r>
        <w:rPr>
          <w:i/>
          <w:iCs/>
          <w:sz w:val="24"/>
          <w:lang w:val="en-US"/>
        </w:rPr>
        <w:t>martillazos</w:t>
      </w:r>
      <w:r>
        <w:rPr>
          <w:sz w:val="24"/>
          <w:lang w:val="en-US"/>
        </w:rPr>
        <w:t xml:space="preserve">.                                                             </w:t>
      </w:r>
      <w:r>
        <w:rPr>
          <w:sz w:val="24"/>
        </w:rPr>
        <w:t xml:space="preserve">Кузнец бьет молотом. </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Причины</w:t>
      </w:r>
      <w:r>
        <w:rPr>
          <w:spacing w:val="20"/>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z w:val="24"/>
          <w:lang w:val="en-US"/>
        </w:rPr>
        <w:t>L</w:t>
      </w:r>
      <w:r>
        <w:rPr>
          <w:sz w:val="24"/>
        </w:rPr>
        <w:t>о</w:t>
      </w:r>
      <w:r>
        <w:rPr>
          <w:sz w:val="24"/>
          <w:lang w:val="en-US"/>
        </w:rPr>
        <w:t xml:space="preserve"> hizo </w:t>
      </w:r>
      <w:r>
        <w:rPr>
          <w:b/>
          <w:bCs/>
          <w:sz w:val="24"/>
          <w:lang w:val="en-US"/>
        </w:rPr>
        <w:t>de</w:t>
      </w:r>
      <w:r>
        <w:rPr>
          <w:sz w:val="24"/>
          <w:lang w:val="en-US"/>
        </w:rPr>
        <w:t xml:space="preserve"> </w:t>
      </w:r>
      <w:r>
        <w:rPr>
          <w:i/>
          <w:iCs/>
          <w:sz w:val="24"/>
          <w:lang w:val="en-US"/>
        </w:rPr>
        <w:t>miedo</w:t>
      </w:r>
      <w:r>
        <w:rPr>
          <w:sz w:val="24"/>
          <w:lang w:val="en-US"/>
        </w:rPr>
        <w:t xml:space="preserve">.                                                                             </w:t>
      </w:r>
      <w:r>
        <w:rPr>
          <w:sz w:val="24"/>
        </w:rPr>
        <w:t xml:space="preserve">Он сделал это из страха. </w:t>
      </w:r>
    </w:p>
    <w:p>
      <w:pPr>
        <w:pStyle w:val="Normal1"/>
        <w:spacing w:lineRule="auto" w:line="240"/>
        <w:ind w:firstLine="284" w:end="0"/>
        <w:rPr/>
      </w:pPr>
      <w:r>
        <w:rPr>
          <w:sz w:val="24"/>
          <w:lang w:val="en-US"/>
        </w:rPr>
        <w:t xml:space="preserve">Los bañistas tiritan </w:t>
      </w:r>
      <w:r>
        <w:rPr>
          <w:b/>
          <w:bCs/>
          <w:sz w:val="24"/>
          <w:lang w:val="en-US"/>
        </w:rPr>
        <w:t>de</w:t>
      </w:r>
      <w:r>
        <w:rPr>
          <w:sz w:val="24"/>
          <w:lang w:val="en-US"/>
        </w:rPr>
        <w:t xml:space="preserve"> </w:t>
      </w:r>
      <w:r>
        <w:rPr>
          <w:i/>
          <w:iCs/>
          <w:sz w:val="24"/>
          <w:lang w:val="en-US"/>
        </w:rPr>
        <w:t>frío</w:t>
      </w:r>
      <w:r>
        <w:rPr>
          <w:sz w:val="24"/>
          <w:lang w:val="en-US"/>
        </w:rPr>
        <w:t xml:space="preserve">.                                                               </w:t>
      </w:r>
      <w:r>
        <w:rPr>
          <w:sz w:val="24"/>
        </w:rPr>
        <w:t>Купальщики дрожат от холода.</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Предлог </w:t>
      </w:r>
      <w:r>
        <w:rPr>
          <w:b/>
          <w:sz w:val="24"/>
        </w:rPr>
        <w:t>de</w:t>
      </w:r>
      <w:r>
        <w:rPr>
          <w:sz w:val="24"/>
        </w:rPr>
        <w:t xml:space="preserve"> в составе косвенных дополнений передает </w:t>
      </w:r>
      <w:r>
        <w:rPr>
          <w:spacing w:val="20"/>
          <w:sz w:val="24"/>
        </w:rPr>
        <w:t>объектные отношения</w:t>
      </w:r>
      <w:r>
        <w:rPr>
          <w:sz w:val="24"/>
        </w:rPr>
        <w:t>; это происходит в следующих случаях:</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1) когда предлог </w:t>
      </w:r>
      <w:r>
        <w:rPr>
          <w:b/>
          <w:sz w:val="24"/>
        </w:rPr>
        <w:t>de</w:t>
      </w:r>
      <w:r>
        <w:rPr>
          <w:sz w:val="24"/>
        </w:rPr>
        <w:t xml:space="preserve"> указывает на предмет высказывания: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Los fanáticos hablan </w:t>
      </w:r>
      <w:r>
        <w:rPr>
          <w:b/>
          <w:bCs/>
          <w:sz w:val="24"/>
          <w:lang w:val="en-US"/>
        </w:rPr>
        <w:t>del</w:t>
      </w:r>
      <w:r>
        <w:rPr>
          <w:sz w:val="24"/>
          <w:lang w:val="en-US"/>
        </w:rPr>
        <w:t xml:space="preserve"> </w:t>
      </w:r>
      <w:r>
        <w:rPr>
          <w:i/>
          <w:iCs/>
          <w:sz w:val="24"/>
          <w:lang w:val="en-US"/>
        </w:rPr>
        <w:t>fútbol</w:t>
      </w:r>
      <w:r>
        <w:rPr>
          <w:sz w:val="24"/>
          <w:lang w:val="en-US"/>
        </w:rPr>
        <w:t xml:space="preserve">.                                                        </w:t>
      </w:r>
      <w:r>
        <w:rPr>
          <w:sz w:val="24"/>
        </w:rPr>
        <w:t>Болельщики говорят о футболе.</w:t>
      </w:r>
    </w:p>
    <w:p>
      <w:pPr>
        <w:pStyle w:val="Normal1"/>
        <w:spacing w:lineRule="auto" w:line="240"/>
        <w:ind w:firstLine="284" w:end="0"/>
        <w:rPr/>
      </w:pPr>
      <w:r>
        <w:rPr>
          <w:sz w:val="24"/>
          <w:lang w:val="en-US"/>
        </w:rPr>
        <w:t>T</w:t>
      </w:r>
      <w:r>
        <w:rPr>
          <w:sz w:val="24"/>
        </w:rPr>
        <w:t>е</w:t>
      </w:r>
      <w:r>
        <w:rPr>
          <w:sz w:val="24"/>
          <w:lang w:val="en-US"/>
        </w:rPr>
        <w:t xml:space="preserve"> acuerdas </w:t>
      </w:r>
      <w:r>
        <w:rPr>
          <w:b/>
          <w:bCs/>
          <w:sz w:val="24"/>
          <w:lang w:val="en-US"/>
        </w:rPr>
        <w:t>de</w:t>
      </w:r>
      <w:r>
        <w:rPr>
          <w:sz w:val="24"/>
          <w:lang w:val="en-US"/>
        </w:rPr>
        <w:t xml:space="preserve"> </w:t>
      </w:r>
      <w:r>
        <w:rPr>
          <w:i/>
          <w:iCs/>
          <w:sz w:val="24"/>
          <w:lang w:val="en-US"/>
        </w:rPr>
        <w:t>lo pasado</w:t>
      </w:r>
      <w:r>
        <w:rPr>
          <w:sz w:val="24"/>
          <w:lang w:val="en-US"/>
        </w:rPr>
        <w:t xml:space="preserve">.                                                                 </w:t>
      </w:r>
      <w:r>
        <w:rPr>
          <w:sz w:val="24"/>
        </w:rPr>
        <w:t>Ты вспоминаешь о прошлом.</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 </w:t>
      </w:r>
      <w:r>
        <w:rPr>
          <w:sz w:val="24"/>
        </w:rPr>
        <w:t>В подобных сочетаниях выражаются отношения, соответствующие русскому предложному падежу с предлогом 'о (об)';</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2) когда предлог </w:t>
      </w:r>
      <w:r>
        <w:rPr>
          <w:b/>
          <w:sz w:val="24"/>
        </w:rPr>
        <w:t>de</w:t>
      </w:r>
      <w:r>
        <w:rPr>
          <w:sz w:val="24"/>
        </w:rPr>
        <w:t xml:space="preserve"> указывает на часть от целого:</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hombre bebió </w:t>
      </w:r>
      <w:r>
        <w:rPr>
          <w:b/>
          <w:bCs/>
          <w:sz w:val="24"/>
          <w:lang w:val="en-US"/>
        </w:rPr>
        <w:t>del</w:t>
      </w:r>
      <w:r>
        <w:rPr>
          <w:sz w:val="24"/>
          <w:lang w:val="en-US"/>
        </w:rPr>
        <w:t xml:space="preserve"> </w:t>
      </w:r>
      <w:r>
        <w:rPr>
          <w:i/>
          <w:iCs/>
          <w:sz w:val="24"/>
          <w:lang w:val="en-US"/>
        </w:rPr>
        <w:t>agua</w:t>
      </w:r>
      <w:r>
        <w:rPr>
          <w:sz w:val="24"/>
          <w:lang w:val="en-US"/>
        </w:rPr>
        <w:t xml:space="preserve">..                                                               </w:t>
      </w:r>
      <w:r>
        <w:rPr>
          <w:sz w:val="24"/>
        </w:rPr>
        <w:t>Человек отпил воды.</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3) когда предлог </w:t>
      </w:r>
      <w:r>
        <w:rPr>
          <w:sz w:val="24"/>
          <w:lang w:val="en-US"/>
        </w:rPr>
        <w:t>de</w:t>
      </w:r>
      <w:r>
        <w:rPr>
          <w:sz w:val="24"/>
        </w:rPr>
        <w:t xml:space="preserve"> указывает на объект действия:</w:t>
      </w:r>
    </w:p>
    <w:p>
      <w:pPr>
        <w:pStyle w:val="Normal1"/>
        <w:spacing w:lineRule="auto" w:line="240"/>
        <w:ind w:firstLine="284" w:end="0"/>
        <w:rPr>
          <w:i/>
          <w:i/>
          <w:iCs/>
          <w:sz w:val="24"/>
        </w:rPr>
      </w:pPr>
      <w:r>
        <w:rPr>
          <w:i/>
          <w:iCs/>
          <w:sz w:val="24"/>
        </w:rPr>
      </w:r>
    </w:p>
    <w:p>
      <w:pPr>
        <w:pStyle w:val="Normal1"/>
        <w:spacing w:lineRule="auto" w:line="240"/>
        <w:ind w:firstLine="284" w:end="0"/>
        <w:rPr/>
      </w:pPr>
      <w:r>
        <w:rPr>
          <w:i/>
          <w:iCs/>
          <w:sz w:val="24"/>
          <w:lang w:val="en-US"/>
        </w:rPr>
        <w:t>La defensa</w:t>
      </w:r>
      <w:r>
        <w:rPr>
          <w:sz w:val="24"/>
          <w:lang w:val="en-US"/>
        </w:rPr>
        <w:t xml:space="preserve"> </w:t>
      </w:r>
      <w:r>
        <w:rPr>
          <w:b/>
          <w:bCs/>
          <w:sz w:val="24"/>
          <w:lang w:val="en-US"/>
        </w:rPr>
        <w:t>de</w:t>
      </w:r>
      <w:r>
        <w:rPr>
          <w:sz w:val="24"/>
          <w:lang w:val="en-US"/>
        </w:rPr>
        <w:t xml:space="preserve"> </w:t>
      </w:r>
      <w:r>
        <w:rPr>
          <w:i/>
          <w:iCs/>
          <w:sz w:val="24"/>
          <w:lang w:val="en-US"/>
        </w:rPr>
        <w:t>la patria</w:t>
      </w:r>
      <w:r>
        <w:rPr>
          <w:sz w:val="24"/>
          <w:lang w:val="en-US"/>
        </w:rPr>
        <w:t xml:space="preserve"> es un deber sagrado.                                     </w:t>
      </w:r>
      <w:r>
        <w:rPr>
          <w:sz w:val="24"/>
        </w:rPr>
        <w:t>Защита родины — священный долг.</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г) Особо следует упомянуть об идиоматическом употреблении предлога </w:t>
      </w:r>
      <w:r>
        <w:rPr>
          <w:b/>
          <w:sz w:val="24"/>
        </w:rPr>
        <w:t>de</w:t>
      </w:r>
      <w:r>
        <w:rPr>
          <w:sz w:val="24"/>
        </w:rPr>
        <w:t xml:space="preserve"> в эмфатических конструкциях, служащих для выделе</w:t>
        <w:softHyphen/>
        <w:t>ния определений к одушевленным существительным и именам собственным. В таких «оборотах-перевертышах» определение занима</w:t>
        <w:softHyphen/>
        <w:t xml:space="preserve">ет позицию ведущего (определяемого слова), а существительное — положение зависимого (определяющего) слова: ¡Е1 </w:t>
      </w:r>
      <w:r>
        <w:rPr>
          <w:sz w:val="24"/>
          <w:lang w:val="en-US"/>
        </w:rPr>
        <w:t>desgraciado</w:t>
      </w:r>
      <w:r>
        <w:rPr>
          <w:sz w:val="24"/>
        </w:rPr>
        <w:t xml:space="preserve"> </w:t>
      </w:r>
      <w:r>
        <w:rPr>
          <w:b/>
          <w:bCs/>
          <w:sz w:val="24"/>
          <w:lang w:val="en-US"/>
        </w:rPr>
        <w:t>de</w:t>
      </w:r>
      <w:r>
        <w:rPr>
          <w:sz w:val="24"/>
        </w:rPr>
        <w:t xml:space="preserve"> </w:t>
      </w:r>
      <w:r>
        <w:rPr>
          <w:sz w:val="24"/>
          <w:lang w:val="en-US"/>
        </w:rPr>
        <w:t>tu</w:t>
      </w:r>
      <w:r>
        <w:rPr>
          <w:sz w:val="24"/>
        </w:rPr>
        <w:t xml:space="preserve"> </w:t>
      </w:r>
      <w:r>
        <w:rPr>
          <w:sz w:val="24"/>
          <w:lang w:val="en-US"/>
        </w:rPr>
        <w:t>padre</w:t>
      </w:r>
      <w:r>
        <w:rPr>
          <w:sz w:val="24"/>
        </w:rPr>
        <w:t xml:space="preserve">! </w:t>
      </w:r>
      <w:r>
        <w:rPr>
          <w:sz w:val="24"/>
          <w:lang w:val="en-US"/>
        </w:rPr>
        <w:t xml:space="preserve">= ¡Tu padre es desgraciado! </w:t>
      </w:r>
      <w:r>
        <w:rPr>
          <w:sz w:val="24"/>
        </w:rPr>
        <w:t>(несчастный твой отец!), ¡</w:t>
      </w:r>
      <w:r>
        <w:rPr>
          <w:sz w:val="24"/>
          <w:lang w:val="en-US"/>
        </w:rPr>
        <w:t>Tonto</w:t>
      </w:r>
      <w:r>
        <w:rPr>
          <w:sz w:val="24"/>
        </w:rPr>
        <w:t xml:space="preserve"> </w:t>
      </w:r>
      <w:r>
        <w:rPr>
          <w:b/>
          <w:bCs/>
          <w:sz w:val="24"/>
          <w:lang w:val="en-US"/>
        </w:rPr>
        <w:t>de</w:t>
      </w:r>
      <w:r>
        <w:rPr>
          <w:sz w:val="24"/>
        </w:rPr>
        <w:t xml:space="preserve"> </w:t>
      </w:r>
      <w:r>
        <w:rPr>
          <w:sz w:val="24"/>
          <w:lang w:val="en-US"/>
        </w:rPr>
        <w:t>Juan</w:t>
      </w:r>
      <w:r>
        <w:rPr>
          <w:sz w:val="24"/>
        </w:rPr>
        <w:t>! (Глупый Хуан) и т.п.</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Подобные обороты образуются и с местоимениями: ¡</w:t>
      </w:r>
      <w:r>
        <w:rPr>
          <w:sz w:val="22"/>
          <w:lang w:val="en-US"/>
        </w:rPr>
        <w:t>Pobre</w:t>
      </w:r>
      <w:r>
        <w:rPr>
          <w:sz w:val="22"/>
        </w:rPr>
        <w:t xml:space="preserve"> </w:t>
      </w:r>
      <w:r>
        <w:rPr>
          <w:b/>
          <w:bCs/>
          <w:sz w:val="22"/>
          <w:lang w:val="en-US"/>
        </w:rPr>
        <w:t>de</w:t>
      </w:r>
      <w:r>
        <w:rPr>
          <w:sz w:val="22"/>
        </w:rPr>
        <w:t xml:space="preserve"> </w:t>
      </w:r>
      <w:r>
        <w:rPr>
          <w:sz w:val="22"/>
          <w:lang w:val="en-US"/>
        </w:rPr>
        <w:t>mi</w:t>
      </w:r>
      <w:r>
        <w:rPr>
          <w:sz w:val="22"/>
        </w:rPr>
        <w:t>! — Бедный 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д) Кроме того предлог </w:t>
      </w:r>
      <w:r>
        <w:rPr>
          <w:b/>
          <w:sz w:val="24"/>
        </w:rPr>
        <w:t>de</w:t>
      </w:r>
      <w:r>
        <w:rPr>
          <w:sz w:val="24"/>
        </w:rPr>
        <w:t xml:space="preserve"> имеет особые случаи употребления в ряде глагольных конструкций (см. § 76), а также с некоторыми гла</w:t>
        <w:softHyphen/>
        <w:t>голами и прилагательными (см. разделы II и III приложения).</w:t>
      </w:r>
    </w:p>
    <w:p>
      <w:pPr>
        <w:pStyle w:val="Normal1"/>
        <w:spacing w:lineRule="auto" w:line="240"/>
        <w:ind w:firstLine="284" w:end="0"/>
        <w:rPr/>
      </w:pPr>
      <w:r>
        <w:rPr>
          <w:sz w:val="24"/>
        </w:rPr>
        <w:t xml:space="preserve">В русском языке предлогу </w:t>
      </w:r>
      <w:r>
        <w:rPr>
          <w:b/>
          <w:sz w:val="24"/>
        </w:rPr>
        <w:t>de</w:t>
      </w:r>
      <w:r>
        <w:rPr>
          <w:sz w:val="24"/>
        </w:rPr>
        <w:t xml:space="preserve"> обычно соответствуют: граммати</w:t>
        <w:softHyphen/>
        <w:t xml:space="preserve">ческие значения, передаваемые </w:t>
      </w:r>
      <w:r>
        <w:rPr>
          <w:spacing w:val="20"/>
          <w:sz w:val="24"/>
        </w:rPr>
        <w:t>родительным</w:t>
      </w:r>
      <w:r>
        <w:rPr>
          <w:sz w:val="24"/>
        </w:rPr>
        <w:t xml:space="preserve"> падежом, и предлоги </w:t>
      </w:r>
      <w:r>
        <w:rPr>
          <w:i/>
          <w:iCs/>
          <w:sz w:val="24"/>
        </w:rPr>
        <w:t>от, из, с (со), о</w:t>
      </w:r>
      <w:r>
        <w:rPr>
          <w:sz w:val="24"/>
        </w:rPr>
        <w:t>.</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t xml:space="preserve">7. </w:t>
      </w:r>
      <w:r>
        <w:rPr>
          <w:i/>
          <w:iCs/>
          <w:sz w:val="24"/>
        </w:rPr>
        <w:t>Предлог</w:t>
      </w:r>
      <w:r>
        <w:rPr>
          <w:sz w:val="24"/>
        </w:rPr>
        <w:t xml:space="preserve"> </w:t>
      </w:r>
      <w:r>
        <w:rPr>
          <w:b/>
          <w:sz w:val="24"/>
        </w:rPr>
        <w:t>desde</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Предлог </w:t>
      </w:r>
      <w:r>
        <w:rPr>
          <w:b/>
          <w:sz w:val="24"/>
        </w:rPr>
        <w:t>desde</w:t>
      </w:r>
      <w:r>
        <w:rPr>
          <w:sz w:val="24"/>
        </w:rPr>
        <w:t xml:space="preserve"> в составе различных сочетаний выражает </w:t>
      </w:r>
      <w:r>
        <w:rPr>
          <w:spacing w:val="20"/>
          <w:sz w:val="24"/>
        </w:rPr>
        <w:t>об</w:t>
        <w:softHyphen/>
        <w:t>стоятельственные</w:t>
      </w:r>
      <w:r>
        <w:rPr>
          <w:sz w:val="24"/>
        </w:rPr>
        <w:t xml:space="preserve"> отношения, указывая на исходный пункт движения, на начальный отрезок времени или пространства. На русский язык он переводится такими предлогами, как </w:t>
      </w:r>
      <w:r>
        <w:rPr>
          <w:i/>
          <w:sz w:val="24"/>
        </w:rPr>
        <w:t>от, из, с (со):</w:t>
      </w:r>
    </w:p>
    <w:p>
      <w:pPr>
        <w:pStyle w:val="Normal1"/>
        <w:spacing w:lineRule="auto" w:line="240"/>
        <w:ind w:firstLine="284" w:end="0"/>
        <w:rPr>
          <w:i/>
          <w:i/>
          <w:sz w:val="24"/>
        </w:rPr>
      </w:pPr>
      <w:r>
        <w:rPr>
          <w:i/>
          <w:sz w:val="24"/>
        </w:rPr>
      </w:r>
    </w:p>
    <w:p>
      <w:pPr>
        <w:pStyle w:val="Normal1"/>
        <w:spacing w:lineRule="auto" w:line="240"/>
        <w:ind w:firstLine="284" w:end="0"/>
        <w:rPr/>
      </w:pPr>
      <w:r>
        <w:rPr>
          <w:sz w:val="24"/>
          <w:lang w:val="en-US"/>
        </w:rPr>
        <w:t xml:space="preserve">El tren llegó </w:t>
      </w:r>
      <w:r>
        <w:rPr>
          <w:b/>
          <w:bCs/>
          <w:sz w:val="24"/>
          <w:lang w:val="en-US"/>
        </w:rPr>
        <w:t>desde</w:t>
      </w:r>
      <w:r>
        <w:rPr>
          <w:sz w:val="24"/>
          <w:lang w:val="en-US"/>
        </w:rPr>
        <w:t xml:space="preserve"> </w:t>
      </w:r>
      <w:r>
        <w:rPr>
          <w:i/>
          <w:iCs/>
          <w:sz w:val="24"/>
          <w:lang w:val="en-US"/>
        </w:rPr>
        <w:t>Varsovia</w:t>
      </w:r>
      <w:r>
        <w:rPr>
          <w:sz w:val="24"/>
          <w:lang w:val="en-US"/>
        </w:rPr>
        <w:t xml:space="preserve">.                                                            </w:t>
      </w:r>
      <w:r>
        <w:rPr>
          <w:sz w:val="24"/>
        </w:rPr>
        <w:t xml:space="preserve">Поезд прибыл из Варшавы. </w:t>
      </w:r>
    </w:p>
    <w:p>
      <w:pPr>
        <w:pStyle w:val="Normal1"/>
        <w:spacing w:lineRule="auto" w:line="240"/>
        <w:ind w:firstLine="284" w:end="0"/>
        <w:rPr/>
      </w:pPr>
      <w:r>
        <w:rPr>
          <w:b/>
          <w:bCs/>
          <w:sz w:val="24"/>
          <w:lang w:val="en-US"/>
        </w:rPr>
        <w:t>Desde</w:t>
      </w:r>
      <w:r>
        <w:rPr>
          <w:sz w:val="24"/>
          <w:lang w:val="en-US"/>
        </w:rPr>
        <w:t xml:space="preserve"> </w:t>
      </w:r>
      <w:r>
        <w:rPr>
          <w:i/>
          <w:iCs/>
          <w:sz w:val="24"/>
          <w:lang w:val="en-US"/>
        </w:rPr>
        <w:t>el balcón</w:t>
      </w:r>
      <w:r>
        <w:rPr>
          <w:sz w:val="24"/>
          <w:lang w:val="en-US"/>
        </w:rPr>
        <w:t xml:space="preserve"> se ve el mar.                                                            </w:t>
      </w:r>
      <w:r>
        <w:rPr>
          <w:sz w:val="24"/>
        </w:rPr>
        <w:t xml:space="preserve">С балкона видно море. </w:t>
      </w:r>
    </w:p>
    <w:p>
      <w:pPr>
        <w:pStyle w:val="Normal1"/>
        <w:spacing w:lineRule="auto" w:line="240"/>
        <w:ind w:firstLine="284" w:end="0"/>
        <w:rPr/>
      </w:pPr>
      <w:r>
        <w:rPr>
          <w:sz w:val="24"/>
          <w:lang w:val="en-US"/>
        </w:rPr>
        <w:t>Las</w:t>
      </w:r>
      <w:r>
        <w:rPr>
          <w:sz w:val="24"/>
        </w:rPr>
        <w:t xml:space="preserve"> </w:t>
      </w:r>
      <w:r>
        <w:rPr>
          <w:sz w:val="24"/>
          <w:lang w:val="en-US"/>
        </w:rPr>
        <w:t>clases</w:t>
      </w:r>
      <w:r>
        <w:rPr>
          <w:sz w:val="24"/>
        </w:rPr>
        <w:t xml:space="preserve"> </w:t>
      </w:r>
      <w:r>
        <w:rPr>
          <w:sz w:val="24"/>
          <w:lang w:val="en-US"/>
        </w:rPr>
        <w:t>duran</w:t>
      </w:r>
      <w:r>
        <w:rPr>
          <w:sz w:val="24"/>
        </w:rPr>
        <w:t xml:space="preserve"> </w:t>
      </w:r>
      <w:r>
        <w:rPr>
          <w:b/>
          <w:bCs/>
          <w:sz w:val="24"/>
          <w:lang w:val="en-US"/>
        </w:rPr>
        <w:t>desde</w:t>
      </w:r>
      <w:r>
        <w:rPr>
          <w:sz w:val="24"/>
        </w:rPr>
        <w:t xml:space="preserve"> </w:t>
      </w:r>
      <w:r>
        <w:rPr>
          <w:i/>
          <w:iCs/>
          <w:sz w:val="24"/>
          <w:lang w:val="en-US"/>
        </w:rPr>
        <w:t>septiembre</w:t>
      </w:r>
      <w:r>
        <w:rPr>
          <w:sz w:val="24"/>
        </w:rPr>
        <w:t xml:space="preserve">                                                    Занятия продолжаются с сентября </w:t>
      </w:r>
    </w:p>
    <w:p>
      <w:pPr>
        <w:pStyle w:val="Normal1"/>
        <w:spacing w:lineRule="auto" w:line="240"/>
        <w:ind w:firstLine="709" w:end="0"/>
        <w:rPr/>
      </w:pPr>
      <w:r>
        <w:rPr>
          <w:sz w:val="24"/>
          <w:lang w:val="en-US"/>
        </w:rPr>
        <w:t>hastajulio</w:t>
      </w:r>
      <w:r>
        <w:rPr>
          <w:sz w:val="24"/>
        </w:rPr>
        <w:t>.                                                                                          по июль.</w:t>
      </w:r>
    </w:p>
    <w:p>
      <w:pPr>
        <w:pStyle w:val="Normal1"/>
        <w:spacing w:lineRule="auto" w:line="240"/>
        <w:ind w:firstLine="284" w:end="0"/>
        <w:rPr>
          <w:sz w:val="24"/>
        </w:rPr>
      </w:pPr>
      <w:r>
        <w:rPr>
          <w:sz w:val="24"/>
        </w:rPr>
      </w:r>
    </w:p>
    <w:p>
      <w:pPr>
        <w:pStyle w:val="Normal1"/>
        <w:spacing w:lineRule="auto" w:line="240"/>
        <w:ind w:firstLine="284" w:end="0"/>
        <w:jc w:val="center"/>
        <w:rPr>
          <w:b/>
          <w:sz w:val="24"/>
        </w:rPr>
      </w:pPr>
      <w:r>
        <w:rPr>
          <w:sz w:val="24"/>
        </w:rPr>
        <w:t xml:space="preserve">8. </w:t>
      </w:r>
      <w:r>
        <w:rPr>
          <w:i/>
          <w:iCs/>
          <w:sz w:val="24"/>
        </w:rPr>
        <w:t>Предлог</w:t>
      </w:r>
      <w:r>
        <w:rPr>
          <w:sz w:val="24"/>
        </w:rPr>
        <w:t xml:space="preserve"> </w:t>
      </w:r>
      <w:r>
        <w:rPr>
          <w:b/>
          <w:sz w:val="24"/>
          <w:lang w:val="en-US"/>
        </w:rPr>
        <w:t>en</w:t>
      </w:r>
    </w:p>
    <w:p>
      <w:pPr>
        <w:pStyle w:val="Normal1"/>
        <w:spacing w:lineRule="auto" w:line="240"/>
        <w:ind w:firstLine="284" w:end="0"/>
        <w:rPr>
          <w:b/>
          <w:sz w:val="24"/>
        </w:rPr>
      </w:pPr>
      <w:r>
        <w:rPr>
          <w:b/>
          <w:sz w:val="24"/>
        </w:rPr>
      </w:r>
    </w:p>
    <w:p>
      <w:pPr>
        <w:pStyle w:val="Normal1"/>
        <w:spacing w:lineRule="auto" w:line="240"/>
        <w:ind w:firstLine="284" w:end="0"/>
        <w:rPr/>
      </w:pPr>
      <w:r>
        <w:rPr>
          <w:sz w:val="24"/>
        </w:rPr>
        <w:t xml:space="preserve">а) Предлог </w:t>
      </w:r>
      <w:r>
        <w:rPr>
          <w:b/>
          <w:sz w:val="24"/>
          <w:lang w:val="en-US"/>
        </w:rPr>
        <w:t>en</w:t>
      </w:r>
      <w:r>
        <w:rPr>
          <w:sz w:val="24"/>
        </w:rPr>
        <w:t xml:space="preserve"> обычно выражает </w:t>
      </w:r>
      <w:r>
        <w:rPr>
          <w:spacing w:val="20"/>
          <w:sz w:val="24"/>
        </w:rPr>
        <w:t>обстоятельственные</w:t>
      </w:r>
      <w:r>
        <w:rPr>
          <w:sz w:val="24"/>
        </w:rPr>
        <w:t xml:space="preserve"> от</w:t>
        <w:softHyphen/>
        <w:t>ношения, входя в группу обстоятельств:</w:t>
      </w:r>
    </w:p>
    <w:p>
      <w:pPr>
        <w:pStyle w:val="Normal1"/>
        <w:spacing w:lineRule="auto" w:line="240"/>
        <w:ind w:firstLine="284" w:end="0"/>
        <w:rPr>
          <w:spacing w:val="20"/>
          <w:sz w:val="24"/>
        </w:rPr>
      </w:pPr>
      <w:r>
        <w:rPr>
          <w:spacing w:val="20"/>
          <w:sz w:val="24"/>
        </w:rPr>
        <w:t>Места:</w:t>
      </w:r>
    </w:p>
    <w:p>
      <w:pPr>
        <w:pStyle w:val="Normal1"/>
        <w:spacing w:lineRule="auto" w:line="240"/>
        <w:ind w:firstLine="284" w:end="0"/>
        <w:rPr>
          <w:spacing w:val="20"/>
          <w:sz w:val="24"/>
        </w:rPr>
      </w:pPr>
      <w:r>
        <w:rPr>
          <w:spacing w:val="20"/>
          <w:sz w:val="24"/>
        </w:rPr>
      </w:r>
    </w:p>
    <w:p>
      <w:pPr>
        <w:pStyle w:val="Normal1"/>
        <w:spacing w:lineRule="auto" w:line="240"/>
        <w:ind w:firstLine="284" w:end="0"/>
        <w:rPr>
          <w:sz w:val="24"/>
        </w:rPr>
      </w:pPr>
      <w:r>
        <w:rPr>
          <w:sz w:val="24"/>
        </w:rPr>
        <w:t>Прежде всего это указание на различные положения внутри чего-либо или в каком-либо пространстве: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Los estudiantes están </w:t>
      </w:r>
      <w:r>
        <w:rPr>
          <w:b/>
          <w:bCs/>
          <w:sz w:val="24"/>
          <w:lang w:val="en-US"/>
        </w:rPr>
        <w:t>en</w:t>
      </w:r>
      <w:r>
        <w:rPr>
          <w:sz w:val="24"/>
          <w:lang w:val="en-US"/>
        </w:rPr>
        <w:t xml:space="preserve"> </w:t>
      </w:r>
      <w:r>
        <w:rPr>
          <w:i/>
          <w:iCs/>
          <w:sz w:val="24"/>
          <w:lang w:val="en-US"/>
        </w:rPr>
        <w:t>el aula</w:t>
      </w:r>
      <w:r>
        <w:rPr>
          <w:sz w:val="24"/>
          <w:lang w:val="en-US"/>
        </w:rPr>
        <w:t xml:space="preserve">.                                                      </w:t>
      </w:r>
      <w:r>
        <w:rPr>
          <w:sz w:val="24"/>
        </w:rPr>
        <w:t xml:space="preserve">Студенты находятся в аудитории. </w:t>
      </w:r>
    </w:p>
    <w:p>
      <w:pPr>
        <w:pStyle w:val="Normal1"/>
        <w:spacing w:lineRule="auto" w:line="240"/>
        <w:ind w:firstLine="284" w:end="0"/>
        <w:rPr/>
      </w:pPr>
      <w:r>
        <w:rPr>
          <w:sz w:val="24"/>
          <w:lang w:val="en-US"/>
        </w:rPr>
        <w:t xml:space="preserve">Este célebre escritor vive </w:t>
      </w:r>
      <w:r>
        <w:rPr>
          <w:b/>
          <w:bCs/>
          <w:sz w:val="24"/>
          <w:lang w:val="en-US"/>
        </w:rPr>
        <w:t>en</w:t>
      </w:r>
      <w:r>
        <w:rPr>
          <w:sz w:val="24"/>
          <w:lang w:val="en-US"/>
        </w:rPr>
        <w:t xml:space="preserve"> </w:t>
      </w:r>
      <w:r>
        <w:rPr>
          <w:i/>
          <w:iCs/>
          <w:sz w:val="24"/>
          <w:lang w:val="en-US"/>
        </w:rPr>
        <w:t xml:space="preserve">el </w:t>
      </w:r>
      <w:r>
        <w:rPr>
          <w:i/>
          <w:iCs/>
          <w:sz w:val="24"/>
        </w:rPr>
        <w:t>са</w:t>
      </w:r>
      <w:r>
        <w:rPr>
          <w:i/>
          <w:iCs/>
          <w:sz w:val="24"/>
          <w:lang w:val="en-US"/>
        </w:rPr>
        <w:t>m</w:t>
      </w:r>
      <w:r>
        <w:rPr>
          <w:i/>
          <w:iCs/>
          <w:sz w:val="24"/>
        </w:rPr>
        <w:t>ро</w:t>
      </w:r>
      <w:r>
        <w:rPr>
          <w:sz w:val="24"/>
          <w:lang w:val="en-US"/>
        </w:rPr>
        <w:t xml:space="preserve">.                                             </w:t>
      </w:r>
      <w:r>
        <w:rPr>
          <w:sz w:val="24"/>
        </w:rPr>
        <w:t xml:space="preserve">Этот знаменитый писатель живет в </w:t>
      </w:r>
    </w:p>
    <w:p>
      <w:pPr>
        <w:pStyle w:val="Normal1"/>
        <w:spacing w:lineRule="auto" w:line="240"/>
        <w:ind w:firstLine="284" w:end="0"/>
        <w:rPr/>
      </w:pPr>
      <w:r>
        <w:rPr>
          <w:sz w:val="24"/>
        </w:rPr>
        <w:t xml:space="preserve">                                                                                                                </w:t>
      </w:r>
      <w:r>
        <w:rPr>
          <w:sz w:val="24"/>
        </w:rPr>
        <w:t>деревне</w:t>
      </w:r>
      <w:r>
        <w:rPr>
          <w:sz w:val="24"/>
          <w:lang w:val="en-US"/>
        </w:rPr>
        <w:t>.</w:t>
      </w:r>
    </w:p>
    <w:p>
      <w:pPr>
        <w:pStyle w:val="Normal1"/>
        <w:spacing w:lineRule="auto" w:line="240"/>
        <w:ind w:firstLine="284" w:end="0"/>
        <w:rPr/>
      </w:pPr>
      <w:r>
        <w:rPr>
          <w:sz w:val="24"/>
          <w:lang w:val="en-US"/>
        </w:rPr>
        <w:t xml:space="preserve">Su padre trabaja </w:t>
      </w:r>
      <w:r>
        <w:rPr>
          <w:b/>
          <w:bCs/>
          <w:sz w:val="24"/>
          <w:lang w:val="en-US"/>
        </w:rPr>
        <w:t>en</w:t>
      </w:r>
      <w:r>
        <w:rPr>
          <w:sz w:val="24"/>
          <w:lang w:val="en-US"/>
        </w:rPr>
        <w:t xml:space="preserve"> </w:t>
      </w:r>
      <w:r>
        <w:rPr>
          <w:i/>
          <w:iCs/>
          <w:sz w:val="24"/>
          <w:lang w:val="en-US"/>
        </w:rPr>
        <w:t>el aeropuerto</w:t>
      </w:r>
      <w:r>
        <w:rPr>
          <w:sz w:val="24"/>
          <w:lang w:val="en-US"/>
        </w:rPr>
        <w:t xml:space="preserve">.                                                    </w:t>
      </w:r>
      <w:r>
        <w:rPr>
          <w:sz w:val="24"/>
        </w:rPr>
        <w:t xml:space="preserve">Его отец работает в аэропорту. </w:t>
      </w:r>
    </w:p>
    <w:p>
      <w:pPr>
        <w:pStyle w:val="Normal1"/>
        <w:spacing w:lineRule="auto" w:line="240"/>
        <w:ind w:firstLine="284" w:end="0"/>
        <w:rPr/>
      </w:pPr>
      <w:r>
        <w:rPr>
          <w:sz w:val="24"/>
          <w:lang w:val="en-US"/>
        </w:rPr>
        <w:t xml:space="preserve">Introdujo una mano </w:t>
      </w:r>
      <w:r>
        <w:rPr>
          <w:b/>
          <w:bCs/>
          <w:sz w:val="24"/>
          <w:lang w:val="en-US"/>
        </w:rPr>
        <w:t>en</w:t>
      </w:r>
      <w:r>
        <w:rPr>
          <w:sz w:val="24"/>
          <w:lang w:val="en-US"/>
        </w:rPr>
        <w:t xml:space="preserve"> </w:t>
      </w:r>
      <w:r>
        <w:rPr>
          <w:i/>
          <w:iCs/>
          <w:sz w:val="24"/>
          <w:lang w:val="en-US"/>
        </w:rPr>
        <w:t>el agua</w:t>
      </w:r>
      <w:r>
        <w:rPr>
          <w:sz w:val="24"/>
          <w:lang w:val="en-US"/>
        </w:rPr>
        <w:t xml:space="preserve">.                                                        </w:t>
      </w:r>
      <w:r>
        <w:rPr>
          <w:sz w:val="24"/>
        </w:rPr>
        <w:t>Он сунул руку в воду.</w:t>
      </w:r>
    </w:p>
    <w:p>
      <w:pPr>
        <w:pStyle w:val="Normal1"/>
        <w:spacing w:lineRule="auto" w:line="240"/>
        <w:ind w:firstLine="709" w:end="0"/>
        <w:rPr/>
      </w:pPr>
      <w:r>
        <w:rPr>
          <w:sz w:val="24"/>
          <w:lang w:val="en-US"/>
        </w:rPr>
        <w:t>(J. L</w:t>
      </w:r>
      <w:r>
        <w:rPr>
          <w:lang w:val="en-US"/>
        </w:rPr>
        <w:t>UQUE</w:t>
      </w:r>
      <w:r>
        <w:rPr>
          <w:sz w:val="24"/>
          <w:lang w:val="en-US"/>
        </w:rPr>
        <w:t xml:space="preserve"> D</w:t>
      </w:r>
      <w:r>
        <w:rPr>
          <w:lang w:val="en-US"/>
        </w:rPr>
        <w:t>URÁN</w:t>
      </w:r>
      <w:r>
        <w:rPr>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rPr>
        <w:t>Времени</w:t>
      </w:r>
      <w:r>
        <w:rPr>
          <w:spacing w:val="20"/>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b/>
          <w:bCs/>
          <w:sz w:val="24"/>
          <w:lang w:val="en-US"/>
        </w:rPr>
        <w:t>En</w:t>
      </w:r>
      <w:r>
        <w:rPr>
          <w:sz w:val="24"/>
          <w:lang w:val="en-US"/>
        </w:rPr>
        <w:t xml:space="preserve"> </w:t>
      </w:r>
      <w:r>
        <w:rPr>
          <w:i/>
          <w:iCs/>
          <w:sz w:val="24"/>
          <w:lang w:val="en-US"/>
        </w:rPr>
        <w:t>dos días</w:t>
      </w:r>
      <w:r>
        <w:rPr>
          <w:sz w:val="24"/>
          <w:lang w:val="en-US"/>
        </w:rPr>
        <w:t xml:space="preserve"> estara terminado el trabajo.                                           </w:t>
      </w:r>
      <w:r>
        <w:rPr>
          <w:sz w:val="24"/>
        </w:rPr>
        <w:t>В два дня работа будет закончена.</w:t>
      </w:r>
    </w:p>
    <w:p>
      <w:pPr>
        <w:pStyle w:val="Normal1"/>
        <w:spacing w:lineRule="auto" w:line="240"/>
        <w:ind w:firstLine="709" w:end="0"/>
        <w:rPr/>
      </w:pPr>
      <w:r>
        <w:rPr>
          <w:sz w:val="24"/>
        </w:rPr>
        <w:t xml:space="preserve"> </w:t>
      </w:r>
      <w:r>
        <w:rPr>
          <w:sz w:val="24"/>
          <w:lang w:val="en-US"/>
        </w:rPr>
        <w:t>(J. L</w:t>
      </w:r>
      <w:r>
        <w:rPr>
          <w:lang w:val="en-US"/>
        </w:rPr>
        <w:t>UQUE</w:t>
      </w:r>
      <w:r>
        <w:rPr>
          <w:sz w:val="24"/>
          <w:lang w:val="en-US"/>
        </w:rPr>
        <w:t xml:space="preserve"> D</w:t>
      </w:r>
      <w:r>
        <w:rPr>
          <w:lang w:val="en-US"/>
        </w:rPr>
        <w:t>URÁN</w:t>
      </w:r>
      <w:r>
        <w:rPr>
          <w:sz w:val="24"/>
          <w:lang w:val="en-US"/>
        </w:rPr>
        <w:t xml:space="preserve">)             </w:t>
      </w:r>
    </w:p>
    <w:p>
      <w:pPr>
        <w:pStyle w:val="Normal1"/>
        <w:spacing w:lineRule="auto" w:line="240"/>
        <w:ind w:firstLine="284" w:end="0"/>
        <w:rPr/>
      </w:pPr>
      <w:r>
        <w:rPr>
          <w:sz w:val="24"/>
          <w:lang w:val="en-US"/>
        </w:rPr>
        <w:t xml:space="preserve">El incendio sucedió </w:t>
      </w:r>
      <w:r>
        <w:rPr>
          <w:b/>
          <w:bCs/>
          <w:sz w:val="24"/>
          <w:lang w:val="en-US"/>
        </w:rPr>
        <w:t>en</w:t>
      </w:r>
      <w:r>
        <w:rPr>
          <w:sz w:val="24"/>
          <w:lang w:val="en-US"/>
        </w:rPr>
        <w:t xml:space="preserve"> </w:t>
      </w:r>
      <w:r>
        <w:rPr>
          <w:i/>
          <w:iCs/>
          <w:sz w:val="24"/>
          <w:lang w:val="en-US"/>
        </w:rPr>
        <w:t>agosto</w:t>
      </w:r>
      <w:r>
        <w:rPr>
          <w:sz w:val="24"/>
          <w:lang w:val="en-US"/>
        </w:rPr>
        <w:t xml:space="preserve">.                                                         </w:t>
      </w:r>
      <w:r>
        <w:rPr>
          <w:sz w:val="24"/>
        </w:rPr>
        <w:t xml:space="preserve">Пожар произошел в августе. </w:t>
      </w:r>
    </w:p>
    <w:p>
      <w:pPr>
        <w:pStyle w:val="Normal1"/>
        <w:spacing w:lineRule="auto" w:line="240"/>
        <w:ind w:firstLine="284" w:end="0"/>
        <w:rPr/>
      </w:pPr>
      <w:r>
        <w:rPr>
          <w:b/>
          <w:bCs/>
          <w:sz w:val="24"/>
          <w:lang w:val="en-US"/>
        </w:rPr>
        <w:t>En</w:t>
      </w:r>
      <w:r>
        <w:rPr>
          <w:sz w:val="24"/>
          <w:lang w:val="en-US"/>
        </w:rPr>
        <w:t xml:space="preserve"> </w:t>
      </w:r>
      <w:r>
        <w:rPr>
          <w:i/>
          <w:iCs/>
          <w:sz w:val="24"/>
          <w:lang w:val="en-US"/>
        </w:rPr>
        <w:t>verano</w:t>
      </w:r>
      <w:r>
        <w:rPr>
          <w:sz w:val="24"/>
          <w:lang w:val="en-US"/>
        </w:rPr>
        <w:t xml:space="preserve"> llueve con frecuencia.                                                     </w:t>
      </w:r>
      <w:r>
        <w:rPr>
          <w:sz w:val="24"/>
        </w:rPr>
        <w:t xml:space="preserve">Летом часто идут дожди. </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rPr>
      </w:pPr>
      <w:r>
        <w:rPr>
          <w:spacing w:val="20"/>
          <w:sz w:val="24"/>
        </w:rPr>
        <w:t>Образа действия:</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z w:val="24"/>
          <w:lang w:val="en-US"/>
        </w:rPr>
        <w:t>Me</w:t>
      </w:r>
      <w:r>
        <w:rPr>
          <w:sz w:val="24"/>
        </w:rPr>
        <w:t xml:space="preserve"> </w:t>
      </w:r>
      <w:r>
        <w:rPr>
          <w:sz w:val="24"/>
          <w:lang w:val="en-US"/>
        </w:rPr>
        <w:t>lo</w:t>
      </w:r>
      <w:r>
        <w:rPr>
          <w:sz w:val="24"/>
        </w:rPr>
        <w:t xml:space="preserve"> </w:t>
      </w:r>
      <w:r>
        <w:rPr>
          <w:sz w:val="24"/>
          <w:lang w:val="en-US"/>
        </w:rPr>
        <w:t>dijo</w:t>
      </w:r>
      <w:r>
        <w:rPr>
          <w:sz w:val="24"/>
        </w:rPr>
        <w:t xml:space="preserve"> </w:t>
      </w:r>
      <w:r>
        <w:rPr>
          <w:b/>
          <w:bCs/>
          <w:sz w:val="24"/>
          <w:lang w:val="en-US"/>
        </w:rPr>
        <w:t>en</w:t>
      </w:r>
      <w:r>
        <w:rPr>
          <w:sz w:val="24"/>
        </w:rPr>
        <w:t xml:space="preserve"> </w:t>
      </w:r>
      <w:r>
        <w:rPr>
          <w:i/>
          <w:iCs/>
          <w:sz w:val="24"/>
          <w:lang w:val="en-US"/>
        </w:rPr>
        <w:t>broma</w:t>
      </w:r>
      <w:r>
        <w:rPr>
          <w:sz w:val="24"/>
        </w:rPr>
        <w:t>.                                                                       Он мне сказал это в шутку.</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Предлог </w:t>
      </w:r>
      <w:r>
        <w:rPr>
          <w:b/>
          <w:sz w:val="24"/>
        </w:rPr>
        <w:t>е</w:t>
      </w:r>
      <w:r>
        <w:rPr>
          <w:b/>
          <w:sz w:val="24"/>
          <w:lang w:val="en-US"/>
        </w:rPr>
        <w:t>n</w:t>
      </w:r>
      <w:r>
        <w:rPr>
          <w:sz w:val="24"/>
        </w:rPr>
        <w:t xml:space="preserve"> может также передавать определительные отношения при указании на материал (</w:t>
      </w:r>
      <w:r>
        <w:rPr>
          <w:sz w:val="24"/>
          <w:lang w:val="en-US"/>
        </w:rPr>
        <w:t>estatuilla</w:t>
      </w:r>
      <w:r>
        <w:rPr>
          <w:sz w:val="24"/>
        </w:rPr>
        <w:t xml:space="preserve"> </w:t>
      </w:r>
      <w:r>
        <w:rPr>
          <w:sz w:val="24"/>
          <w:lang w:val="en-US"/>
        </w:rPr>
        <w:t>labrada</w:t>
      </w:r>
      <w:r>
        <w:rPr>
          <w:sz w:val="24"/>
        </w:rPr>
        <w:t xml:space="preserve"> </w:t>
      </w:r>
      <w:r>
        <w:rPr>
          <w:b/>
          <w:bCs/>
          <w:sz w:val="24"/>
          <w:lang w:val="en-US"/>
        </w:rPr>
        <w:t>en</w:t>
      </w:r>
      <w:r>
        <w:rPr>
          <w:sz w:val="24"/>
        </w:rPr>
        <w:t xml:space="preserve"> </w:t>
      </w:r>
      <w:r>
        <w:rPr>
          <w:i/>
          <w:iCs/>
          <w:sz w:val="24"/>
          <w:lang w:val="en-US"/>
        </w:rPr>
        <w:t>oro</w:t>
      </w:r>
      <w:r>
        <w:rPr>
          <w:sz w:val="24"/>
        </w:rPr>
        <w:t xml:space="preserve">, </w:t>
      </w:r>
      <w:r>
        <w:rPr>
          <w:sz w:val="24"/>
          <w:lang w:val="en-US"/>
        </w:rPr>
        <w:t>alfiler</w:t>
      </w:r>
      <w:r>
        <w:rPr>
          <w:sz w:val="24"/>
        </w:rPr>
        <w:t xml:space="preserve"> </w:t>
      </w:r>
      <w:r>
        <w:rPr>
          <w:sz w:val="24"/>
          <w:lang w:val="en-US"/>
        </w:rPr>
        <w:t>fabricado</w:t>
      </w:r>
      <w:r>
        <w:rPr>
          <w:sz w:val="24"/>
        </w:rPr>
        <w:t xml:space="preserve"> </w:t>
      </w:r>
      <w:r>
        <w:rPr>
          <w:b/>
          <w:bCs/>
          <w:sz w:val="24"/>
          <w:lang w:val="en-US"/>
        </w:rPr>
        <w:t>en</w:t>
      </w:r>
      <w:r>
        <w:rPr>
          <w:sz w:val="24"/>
        </w:rPr>
        <w:t xml:space="preserve"> </w:t>
      </w:r>
      <w:r>
        <w:rPr>
          <w:i/>
          <w:iCs/>
          <w:sz w:val="24"/>
          <w:lang w:val="en-US"/>
        </w:rPr>
        <w:t>m</w:t>
      </w:r>
      <w:r>
        <w:rPr>
          <w:i/>
          <w:iCs/>
          <w:sz w:val="24"/>
        </w:rPr>
        <w:t>á</w:t>
      </w:r>
      <w:r>
        <w:rPr>
          <w:i/>
          <w:iCs/>
          <w:sz w:val="24"/>
          <w:lang w:val="en-US"/>
        </w:rPr>
        <w:t>rfil</w:t>
      </w:r>
      <w:r>
        <w:rPr>
          <w:sz w:val="24"/>
        </w:rPr>
        <w:t xml:space="preserve">, </w:t>
      </w:r>
      <w:r>
        <w:rPr>
          <w:sz w:val="24"/>
          <w:lang w:val="en-US"/>
        </w:rPr>
        <w:t>jarr</w:t>
      </w:r>
      <w:r>
        <w:rPr>
          <w:sz w:val="24"/>
        </w:rPr>
        <w:t>ó</w:t>
      </w:r>
      <w:r>
        <w:rPr>
          <w:sz w:val="24"/>
          <w:lang w:val="en-US"/>
        </w:rPr>
        <w:t>n</w:t>
      </w:r>
      <w:r>
        <w:rPr>
          <w:sz w:val="24"/>
        </w:rPr>
        <w:t xml:space="preserve"> </w:t>
      </w:r>
      <w:r>
        <w:rPr>
          <w:sz w:val="24"/>
          <w:lang w:val="en-US"/>
        </w:rPr>
        <w:t>esculpido</w:t>
      </w:r>
      <w:r>
        <w:rPr>
          <w:sz w:val="24"/>
        </w:rPr>
        <w:t xml:space="preserve"> </w:t>
      </w:r>
      <w:r>
        <w:rPr>
          <w:b/>
          <w:bCs/>
          <w:sz w:val="24"/>
          <w:lang w:val="en-US"/>
        </w:rPr>
        <w:t>en</w:t>
      </w:r>
      <w:r>
        <w:rPr>
          <w:sz w:val="24"/>
        </w:rPr>
        <w:t xml:space="preserve"> </w:t>
      </w:r>
      <w:r>
        <w:rPr>
          <w:i/>
          <w:iCs/>
          <w:sz w:val="24"/>
          <w:lang w:val="en-US"/>
        </w:rPr>
        <w:t>alebastro</w:t>
      </w:r>
      <w:r>
        <w:rPr>
          <w:sz w:val="24"/>
        </w:rPr>
        <w:t>) или при на</w:t>
        <w:softHyphen/>
        <w:t xml:space="preserve">звании специальности в терминологических оборотах типа </w:t>
      </w:r>
      <w:r>
        <w:rPr>
          <w:sz w:val="24"/>
          <w:lang w:val="en-US"/>
        </w:rPr>
        <w:t>doctor</w:t>
      </w:r>
      <w:r>
        <w:rPr>
          <w:sz w:val="24"/>
        </w:rPr>
        <w:t xml:space="preserve"> </w:t>
      </w:r>
      <w:r>
        <w:rPr>
          <w:b/>
          <w:bCs/>
          <w:sz w:val="24"/>
          <w:lang w:val="en-US"/>
        </w:rPr>
        <w:t>en</w:t>
      </w:r>
      <w:r>
        <w:rPr>
          <w:sz w:val="24"/>
        </w:rPr>
        <w:t xml:space="preserve"> </w:t>
      </w:r>
      <w:r>
        <w:rPr>
          <w:i/>
          <w:iCs/>
          <w:sz w:val="24"/>
          <w:lang w:val="en-US"/>
        </w:rPr>
        <w:t>f</w:t>
      </w:r>
      <w:r>
        <w:rPr>
          <w:i/>
          <w:iCs/>
          <w:sz w:val="24"/>
        </w:rPr>
        <w:t>í</w:t>
      </w:r>
      <w:r>
        <w:rPr>
          <w:i/>
          <w:iCs/>
          <w:sz w:val="24"/>
          <w:lang w:val="en-US"/>
        </w:rPr>
        <w:t>sica</w:t>
      </w:r>
      <w:r>
        <w:rPr>
          <w:sz w:val="24"/>
        </w:rPr>
        <w:t xml:space="preserve">, </w:t>
      </w:r>
      <w:r>
        <w:rPr>
          <w:sz w:val="24"/>
          <w:lang w:val="en-US"/>
        </w:rPr>
        <w:t>licenciado</w:t>
      </w:r>
      <w:r>
        <w:rPr>
          <w:sz w:val="24"/>
        </w:rPr>
        <w:t xml:space="preserve"> </w:t>
      </w:r>
      <w:r>
        <w:rPr>
          <w:b/>
          <w:bCs/>
          <w:sz w:val="24"/>
          <w:lang w:val="en-US"/>
        </w:rPr>
        <w:t>en</w:t>
      </w:r>
      <w:r>
        <w:rPr>
          <w:sz w:val="24"/>
        </w:rPr>
        <w:t xml:space="preserve"> </w:t>
      </w:r>
      <w:r>
        <w:rPr>
          <w:i/>
          <w:iCs/>
          <w:sz w:val="24"/>
          <w:lang w:val="en-US"/>
        </w:rPr>
        <w:t>filosof</w:t>
      </w:r>
      <w:r>
        <w:rPr>
          <w:i/>
          <w:iCs/>
          <w:sz w:val="24"/>
        </w:rPr>
        <w:t>í</w:t>
      </w:r>
      <w:r>
        <w:rPr>
          <w:i/>
          <w:iCs/>
          <w:sz w:val="24"/>
          <w:lang w:val="en-US"/>
        </w:rPr>
        <w:t>a</w:t>
      </w:r>
      <w:r>
        <w:rPr>
          <w:i/>
          <w:iCs/>
          <w:sz w:val="24"/>
        </w:rPr>
        <w:t xml:space="preserve"> у </w:t>
      </w:r>
      <w:r>
        <w:rPr>
          <w:i/>
          <w:iCs/>
          <w:sz w:val="24"/>
          <w:lang w:val="en-US"/>
        </w:rPr>
        <w:t>letras</w:t>
      </w:r>
      <w:r>
        <w:rPr>
          <w:sz w:val="24"/>
        </w:rPr>
        <w:t xml:space="preserve">, </w:t>
      </w:r>
      <w:r>
        <w:rPr>
          <w:sz w:val="24"/>
          <w:lang w:val="en-US"/>
        </w:rPr>
        <w:t>especialista</w:t>
      </w:r>
      <w:r>
        <w:rPr>
          <w:sz w:val="24"/>
        </w:rPr>
        <w:t xml:space="preserve"> </w:t>
      </w:r>
      <w:r>
        <w:rPr>
          <w:b/>
          <w:bCs/>
          <w:sz w:val="24"/>
          <w:lang w:val="en-US"/>
        </w:rPr>
        <w:t>en</w:t>
      </w:r>
      <w:r>
        <w:rPr>
          <w:sz w:val="24"/>
        </w:rPr>
        <w:t xml:space="preserve"> </w:t>
      </w:r>
      <w:r>
        <w:rPr>
          <w:i/>
          <w:iCs/>
          <w:sz w:val="24"/>
          <w:lang w:val="en-US"/>
        </w:rPr>
        <w:t>dermatolog</w:t>
      </w:r>
      <w:r>
        <w:rPr>
          <w:i/>
          <w:iCs/>
          <w:sz w:val="24"/>
        </w:rPr>
        <w:t>í</w:t>
      </w:r>
      <w:r>
        <w:rPr>
          <w:i/>
          <w:iCs/>
          <w:sz w:val="24"/>
          <w:lang w:val="en-US"/>
        </w:rPr>
        <w:t>a</w:t>
      </w:r>
      <w:r>
        <w:rPr>
          <w:sz w:val="24"/>
        </w:rPr>
        <w:t xml:space="preserve">, </w:t>
      </w:r>
      <w:r>
        <w:rPr>
          <w:sz w:val="24"/>
          <w:lang w:val="en-US"/>
        </w:rPr>
        <w:t>perito</w:t>
      </w:r>
      <w:r>
        <w:rPr>
          <w:sz w:val="24"/>
        </w:rPr>
        <w:t xml:space="preserve"> </w:t>
      </w:r>
      <w:r>
        <w:rPr>
          <w:b/>
          <w:bCs/>
          <w:sz w:val="24"/>
          <w:lang w:val="en-US"/>
        </w:rPr>
        <w:t>en</w:t>
      </w:r>
      <w:r>
        <w:rPr>
          <w:sz w:val="24"/>
        </w:rPr>
        <w:t xml:space="preserve"> </w:t>
      </w:r>
      <w:r>
        <w:rPr>
          <w:i/>
          <w:iCs/>
          <w:sz w:val="24"/>
          <w:lang w:val="en-US"/>
        </w:rPr>
        <w:t>electricidad</w:t>
      </w:r>
      <w:r>
        <w:rPr>
          <w:sz w:val="24"/>
        </w:rPr>
        <w:t xml:space="preserve">, </w:t>
      </w:r>
      <w:r>
        <w:rPr>
          <w:sz w:val="24"/>
          <w:lang w:val="en-US"/>
        </w:rPr>
        <w:t>etc</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Наконец, следует отметить употребление </w:t>
      </w:r>
      <w:r>
        <w:rPr>
          <w:b/>
          <w:sz w:val="24"/>
          <w:lang w:val="en-US"/>
        </w:rPr>
        <w:t>en</w:t>
      </w:r>
      <w:r>
        <w:rPr>
          <w:sz w:val="24"/>
        </w:rPr>
        <w:t xml:space="preserve"> для указания на cредство передвижения: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Cruzamos el río </w:t>
      </w:r>
      <w:r>
        <w:rPr>
          <w:b/>
          <w:bCs/>
          <w:sz w:val="24"/>
          <w:lang w:val="en-US"/>
        </w:rPr>
        <w:t>en</w:t>
      </w:r>
      <w:r>
        <w:rPr>
          <w:sz w:val="24"/>
          <w:lang w:val="en-US"/>
        </w:rPr>
        <w:t xml:space="preserve"> </w:t>
      </w:r>
      <w:r>
        <w:rPr>
          <w:i/>
          <w:iCs/>
          <w:sz w:val="24"/>
          <w:lang w:val="en-US"/>
        </w:rPr>
        <w:t>barca</w:t>
      </w:r>
      <w:r>
        <w:rPr>
          <w:sz w:val="24"/>
          <w:lang w:val="en-US"/>
        </w:rPr>
        <w:t xml:space="preserve">.                                                               </w:t>
      </w:r>
      <w:r>
        <w:rPr>
          <w:sz w:val="24"/>
        </w:rPr>
        <w:t xml:space="preserve">Мы пересекли реку на лодке. </w:t>
      </w:r>
    </w:p>
    <w:p>
      <w:pPr>
        <w:pStyle w:val="Normal1"/>
        <w:spacing w:lineRule="auto" w:line="240"/>
        <w:ind w:firstLine="284" w:end="0"/>
        <w:rPr/>
      </w:pPr>
      <w:r>
        <w:rPr>
          <w:sz w:val="24"/>
          <w:lang w:val="en-US"/>
        </w:rPr>
        <w:t>Pienso</w:t>
      </w:r>
      <w:r>
        <w:rPr>
          <w:sz w:val="24"/>
        </w:rPr>
        <w:t xml:space="preserve"> </w:t>
      </w:r>
      <w:r>
        <w:rPr>
          <w:sz w:val="24"/>
          <w:lang w:val="en-US"/>
        </w:rPr>
        <w:t>dar</w:t>
      </w:r>
      <w:r>
        <w:rPr>
          <w:sz w:val="24"/>
        </w:rPr>
        <w:t xml:space="preserve"> </w:t>
      </w:r>
      <w:r>
        <w:rPr>
          <w:sz w:val="24"/>
          <w:lang w:val="en-US"/>
        </w:rPr>
        <w:t>la</w:t>
      </w:r>
      <w:r>
        <w:rPr>
          <w:sz w:val="24"/>
        </w:rPr>
        <w:t xml:space="preserve"> </w:t>
      </w:r>
      <w:r>
        <w:rPr>
          <w:sz w:val="24"/>
          <w:lang w:val="en-US"/>
        </w:rPr>
        <w:t>vuelta</w:t>
      </w:r>
      <w:r>
        <w:rPr>
          <w:sz w:val="24"/>
        </w:rPr>
        <w:t xml:space="preserve"> </w:t>
      </w:r>
      <w:r>
        <w:rPr>
          <w:sz w:val="24"/>
          <w:lang w:val="en-US"/>
        </w:rPr>
        <w:t>a</w:t>
      </w:r>
      <w:r>
        <w:rPr>
          <w:sz w:val="24"/>
        </w:rPr>
        <w:t xml:space="preserve"> </w:t>
      </w:r>
      <w:r>
        <w:rPr>
          <w:sz w:val="24"/>
          <w:lang w:val="en-US"/>
        </w:rPr>
        <w:t>Espa</w:t>
      </w:r>
      <w:r>
        <w:rPr>
          <w:sz w:val="24"/>
        </w:rPr>
        <w:t>ñ</w:t>
      </w:r>
      <w:r>
        <w:rPr>
          <w:sz w:val="24"/>
          <w:lang w:val="en-US"/>
        </w:rPr>
        <w:t>a</w:t>
      </w:r>
      <w:r>
        <w:rPr>
          <w:sz w:val="24"/>
        </w:rPr>
        <w:t xml:space="preserve"> </w:t>
      </w:r>
      <w:r>
        <w:rPr>
          <w:b/>
          <w:bCs/>
          <w:sz w:val="24"/>
          <w:lang w:val="en-US"/>
        </w:rPr>
        <w:t>en</w:t>
      </w:r>
      <w:r>
        <w:rPr>
          <w:sz w:val="24"/>
        </w:rPr>
        <w:t xml:space="preserve">                                                     Я думаю объехать Испанию на </w:t>
      </w:r>
    </w:p>
    <w:p>
      <w:pPr>
        <w:pStyle w:val="Normal1"/>
        <w:spacing w:lineRule="auto" w:line="240"/>
        <w:ind w:firstLine="709" w:end="0"/>
        <w:rPr/>
      </w:pPr>
      <w:r>
        <w:rPr>
          <w:i/>
          <w:iCs/>
          <w:sz w:val="24"/>
          <w:lang w:val="en-US"/>
        </w:rPr>
        <w:t>bicicleta</w:t>
      </w:r>
      <w:r>
        <w:rPr>
          <w:sz w:val="24"/>
        </w:rPr>
        <w:t>. (</w:t>
      </w:r>
      <w:r>
        <w:rPr>
          <w:sz w:val="24"/>
          <w:lang w:val="en-US"/>
        </w:rPr>
        <w:t>J</w:t>
      </w:r>
      <w:r>
        <w:rPr>
          <w:sz w:val="24"/>
        </w:rPr>
        <w:t xml:space="preserve">. </w:t>
      </w:r>
      <w:r>
        <w:rPr>
          <w:sz w:val="24"/>
          <w:lang w:val="en-US"/>
        </w:rPr>
        <w:t>L</w:t>
      </w:r>
      <w:r>
        <w:rPr>
          <w:lang w:val="en-US"/>
        </w:rPr>
        <w:t>UQUE</w:t>
      </w:r>
      <w:r>
        <w:rPr>
          <w:sz w:val="24"/>
        </w:rPr>
        <w:t xml:space="preserve"> </w:t>
      </w:r>
      <w:r>
        <w:rPr>
          <w:sz w:val="24"/>
          <w:lang w:val="en-US"/>
        </w:rPr>
        <w:t>D</w:t>
      </w:r>
      <w:r>
        <w:rPr>
          <w:lang w:val="en-US"/>
        </w:rPr>
        <w:t>UR</w:t>
      </w:r>
      <w:r>
        <w:rPr/>
        <w:t>Á</w:t>
      </w:r>
      <w:r>
        <w:rPr>
          <w:lang w:val="en-US"/>
        </w:rPr>
        <w:t>N</w:t>
      </w:r>
      <w:r>
        <w:rPr>
          <w:sz w:val="24"/>
        </w:rPr>
        <w:t>)                                                            велосипеде.</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Предлог </w:t>
      </w:r>
      <w:r>
        <w:rPr>
          <w:b/>
          <w:sz w:val="24"/>
          <w:lang w:val="en-US"/>
        </w:rPr>
        <w:t>en</w:t>
      </w:r>
      <w:r>
        <w:rPr>
          <w:sz w:val="24"/>
        </w:rPr>
        <w:t xml:space="preserve"> имеет особые случаи употребления с некоторыми глаголами и прилагательными (см. разделы II и III приложения). </w:t>
      </w:r>
    </w:p>
    <w:p>
      <w:pPr>
        <w:pStyle w:val="Normal1"/>
        <w:spacing w:lineRule="auto" w:line="240"/>
        <w:ind w:firstLine="284" w:end="0"/>
        <w:rPr/>
      </w:pPr>
      <w:r>
        <w:rPr>
          <w:sz w:val="24"/>
        </w:rPr>
        <w:t xml:space="preserve">На русский язык </w:t>
      </w:r>
      <w:r>
        <w:rPr>
          <w:b/>
          <w:sz w:val="24"/>
        </w:rPr>
        <w:t>еn</w:t>
      </w:r>
      <w:r>
        <w:rPr>
          <w:sz w:val="24"/>
        </w:rPr>
        <w:t xml:space="preserve"> чаще всего переводится предлогами </w:t>
      </w:r>
      <w:r>
        <w:rPr>
          <w:i/>
          <w:sz w:val="24"/>
        </w:rPr>
        <w:t>в</w:t>
      </w:r>
      <w:r>
        <w:rPr>
          <w:sz w:val="24"/>
        </w:rPr>
        <w:t xml:space="preserve"> и </w:t>
      </w:r>
      <w:r>
        <w:rPr>
          <w:i/>
          <w:sz w:val="24"/>
        </w:rPr>
        <w:t>на</w:t>
      </w:r>
      <w:r>
        <w:rPr>
          <w:sz w:val="24"/>
        </w:rPr>
        <w:t>.</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t xml:space="preserve">9. </w:t>
      </w:r>
      <w:r>
        <w:rPr>
          <w:i/>
          <w:iCs/>
          <w:sz w:val="24"/>
        </w:rPr>
        <w:t>Предлог</w:t>
      </w:r>
      <w:r>
        <w:rPr>
          <w:sz w:val="24"/>
        </w:rPr>
        <w:t xml:space="preserve"> </w:t>
      </w:r>
      <w:r>
        <w:rPr>
          <w:b/>
          <w:sz w:val="24"/>
          <w:lang w:val="en-US"/>
        </w:rPr>
        <w:t>entre</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1. Предлог </w:t>
      </w:r>
      <w:r>
        <w:rPr>
          <w:b/>
          <w:sz w:val="24"/>
        </w:rPr>
        <w:t>entre</w:t>
      </w:r>
      <w:r>
        <w:rPr>
          <w:sz w:val="24"/>
        </w:rPr>
        <w:t xml:space="preserve"> передает </w:t>
      </w:r>
      <w:r>
        <w:rPr>
          <w:spacing w:val="20"/>
          <w:sz w:val="24"/>
        </w:rPr>
        <w:t>обстоятельственные</w:t>
      </w:r>
      <w:r>
        <w:rPr>
          <w:sz w:val="24"/>
        </w:rPr>
        <w:t xml:space="preserve"> отношения, входя в группу обстоятельства места или в р е м е н и. Он указывает:</w:t>
      </w:r>
    </w:p>
    <w:p>
      <w:pPr>
        <w:pStyle w:val="Normal1"/>
        <w:spacing w:lineRule="auto" w:line="240"/>
        <w:ind w:firstLine="284" w:end="0"/>
        <w:rPr/>
      </w:pPr>
      <w:r>
        <w:rPr>
          <w:sz w:val="24"/>
        </w:rPr>
        <w:t xml:space="preserve"> </w:t>
      </w:r>
      <w:r>
        <w:rPr>
          <w:sz w:val="24"/>
        </w:rPr>
        <w:t xml:space="preserve">а) на </w:t>
      </w:r>
      <w:r>
        <w:rPr>
          <w:spacing w:val="20"/>
          <w:sz w:val="24"/>
        </w:rPr>
        <w:t>промежуточное положение</w:t>
      </w:r>
      <w:r>
        <w:rPr>
          <w:sz w:val="24"/>
        </w:rPr>
        <w:t xml:space="preserve"> в пространстве или времени и соответствует русскому предлогу </w:t>
      </w:r>
      <w:r>
        <w:rPr>
          <w:i/>
          <w:iCs/>
          <w:sz w:val="24"/>
        </w:rPr>
        <w:t>между</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valle se extiende </w:t>
      </w:r>
      <w:r>
        <w:rPr>
          <w:b/>
          <w:bCs/>
          <w:sz w:val="24"/>
          <w:lang w:val="en-US"/>
        </w:rPr>
        <w:t>entre</w:t>
      </w:r>
      <w:r>
        <w:rPr>
          <w:sz w:val="24"/>
          <w:lang w:val="en-US"/>
        </w:rPr>
        <w:t xml:space="preserve"> </w:t>
      </w:r>
      <w:r>
        <w:rPr>
          <w:i/>
          <w:iCs/>
          <w:sz w:val="24"/>
          <w:lang w:val="en-US"/>
        </w:rPr>
        <w:t>las m</w:t>
      </w:r>
      <w:r>
        <w:rPr>
          <w:i/>
          <w:iCs/>
          <w:sz w:val="24"/>
        </w:rPr>
        <w:t>о</w:t>
      </w:r>
      <w:r>
        <w:rPr>
          <w:i/>
          <w:iCs/>
          <w:sz w:val="24"/>
          <w:lang w:val="en-US"/>
        </w:rPr>
        <w:t>ntañas</w:t>
      </w:r>
      <w:r>
        <w:rPr>
          <w:sz w:val="24"/>
          <w:lang w:val="en-US"/>
        </w:rPr>
        <w:t xml:space="preserve">.                                         </w:t>
      </w:r>
      <w:r>
        <w:rPr>
          <w:sz w:val="24"/>
        </w:rPr>
        <w:t>Долина простирается между горами.</w:t>
      </w:r>
    </w:p>
    <w:p>
      <w:pPr>
        <w:pStyle w:val="Normal1"/>
        <w:spacing w:lineRule="auto" w:line="240"/>
        <w:ind w:firstLine="284" w:end="0"/>
        <w:rPr>
          <w:sz w:val="24"/>
          <w:lang w:val="en-US"/>
        </w:rPr>
      </w:pPr>
      <w:r>
        <w:rPr>
          <w:sz w:val="24"/>
          <w:lang w:val="en-US"/>
        </w:rPr>
        <w:t xml:space="preserve">El accidente sucedió </w:t>
      </w:r>
      <w:r>
        <w:rPr>
          <w:b/>
          <w:bCs/>
          <w:sz w:val="24"/>
          <w:lang w:val="en-US"/>
        </w:rPr>
        <w:t>entre</w:t>
      </w:r>
      <w:r>
        <w:rPr>
          <w:sz w:val="24"/>
          <w:lang w:val="en-US"/>
        </w:rPr>
        <w:t xml:space="preserve"> </w:t>
      </w:r>
      <w:r>
        <w:rPr>
          <w:i/>
          <w:iCs/>
          <w:sz w:val="24"/>
          <w:lang w:val="en-US"/>
        </w:rPr>
        <w:t>las dos</w:t>
      </w:r>
      <w:r>
        <w:rPr>
          <w:sz w:val="24"/>
          <w:lang w:val="en-US"/>
        </w:rPr>
        <w:t xml:space="preserve">                                                  </w:t>
      </w:r>
      <w:r>
        <w:rPr>
          <w:sz w:val="24"/>
        </w:rPr>
        <w:t>Несчастный</w:t>
      </w:r>
      <w:r>
        <w:rPr>
          <w:sz w:val="24"/>
          <w:lang w:val="en-US"/>
        </w:rPr>
        <w:t xml:space="preserve"> </w:t>
      </w:r>
      <w:r>
        <w:rPr>
          <w:sz w:val="24"/>
        </w:rPr>
        <w:t>случай</w:t>
      </w:r>
      <w:r>
        <w:rPr>
          <w:sz w:val="24"/>
          <w:lang w:val="en-US"/>
        </w:rPr>
        <w:t xml:space="preserve"> </w:t>
      </w:r>
      <w:r>
        <w:rPr>
          <w:sz w:val="24"/>
        </w:rPr>
        <w:t>произошел</w:t>
      </w:r>
    </w:p>
    <w:p>
      <w:pPr>
        <w:pStyle w:val="Normal1"/>
        <w:spacing w:lineRule="auto" w:line="240"/>
        <w:ind w:firstLine="709" w:end="0"/>
        <w:rPr/>
      </w:pPr>
      <w:r>
        <w:rPr>
          <w:i/>
          <w:iCs/>
          <w:sz w:val="24"/>
        </w:rPr>
        <w:t>у</w:t>
      </w:r>
      <w:r>
        <w:rPr>
          <w:i/>
          <w:iCs/>
          <w:sz w:val="24"/>
          <w:lang w:val="en-US"/>
        </w:rPr>
        <w:t xml:space="preserve"> las tres</w:t>
      </w:r>
      <w:r>
        <w:rPr>
          <w:sz w:val="24"/>
          <w:lang w:val="en-US"/>
        </w:rPr>
        <w:t xml:space="preserve">.                                                                                          </w:t>
      </w:r>
      <w:r>
        <w:rPr>
          <w:sz w:val="24"/>
        </w:rPr>
        <w:t xml:space="preserve">между двумя и тремя часами. </w:t>
      </w:r>
    </w:p>
    <w:p>
      <w:pPr>
        <w:pStyle w:val="Normal1"/>
        <w:spacing w:lineRule="auto" w:line="240"/>
        <w:ind w:firstLine="284" w:end="0"/>
        <w:rPr/>
      </w:pPr>
      <w:r>
        <w:rPr>
          <w:sz w:val="24"/>
          <w:lang w:val="en-US"/>
        </w:rPr>
        <w:t xml:space="preserve">Zaragoza está </w:t>
      </w:r>
      <w:r>
        <w:rPr>
          <w:b/>
          <w:bCs/>
          <w:sz w:val="24"/>
          <w:lang w:val="en-US"/>
        </w:rPr>
        <w:t>entre</w:t>
      </w:r>
      <w:r>
        <w:rPr>
          <w:sz w:val="24"/>
          <w:lang w:val="en-US"/>
        </w:rPr>
        <w:t xml:space="preserve"> </w:t>
      </w:r>
      <w:r>
        <w:rPr>
          <w:i/>
          <w:iCs/>
          <w:sz w:val="24"/>
          <w:lang w:val="en-US"/>
        </w:rPr>
        <w:t xml:space="preserve">Madrid </w:t>
      </w:r>
      <w:r>
        <w:rPr>
          <w:i/>
          <w:iCs/>
          <w:sz w:val="24"/>
        </w:rPr>
        <w:t>у</w:t>
      </w:r>
      <w:r>
        <w:rPr>
          <w:i/>
          <w:iCs/>
          <w:sz w:val="24"/>
          <w:lang w:val="en-US"/>
        </w:rPr>
        <w:t xml:space="preserve"> Barcelona</w:t>
      </w:r>
      <w:r>
        <w:rPr>
          <w:sz w:val="24"/>
          <w:lang w:val="en-US"/>
        </w:rPr>
        <w:t xml:space="preserve">.                                        </w:t>
      </w:r>
      <w:r>
        <w:rPr>
          <w:sz w:val="24"/>
        </w:rPr>
        <w:t xml:space="preserve">Сарагоса находится между Мадридом </w:t>
      </w:r>
    </w:p>
    <w:p>
      <w:pPr>
        <w:pStyle w:val="Normal1"/>
        <w:spacing w:lineRule="auto" w:line="240"/>
        <w:ind w:firstLine="284" w:end="0"/>
        <w:rPr>
          <w:sz w:val="24"/>
        </w:rPr>
      </w:pPr>
      <w:r>
        <w:rPr>
          <w:sz w:val="24"/>
        </w:rPr>
        <w:t xml:space="preserve">                                                                                                                 </w:t>
      </w:r>
      <w:r>
        <w:rPr>
          <w:sz w:val="24"/>
        </w:rPr>
        <w:t>и Барселоной.</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на  </w:t>
      </w:r>
      <w:r>
        <w:rPr>
          <w:spacing w:val="20"/>
          <w:sz w:val="24"/>
        </w:rPr>
        <w:t>неопределенную</w:t>
      </w:r>
      <w:r>
        <w:rPr>
          <w:sz w:val="24"/>
        </w:rPr>
        <w:t xml:space="preserve"> </w:t>
      </w:r>
      <w:r>
        <w:rPr>
          <w:spacing w:val="20"/>
          <w:sz w:val="24"/>
        </w:rPr>
        <w:t>локализацию</w:t>
      </w:r>
      <w:r>
        <w:rPr>
          <w:sz w:val="24"/>
        </w:rPr>
        <w:t xml:space="preserve">,  т.е. указывает на приблизительное местоположение; в этом случае предлог </w:t>
      </w:r>
      <w:r>
        <w:rPr>
          <w:b/>
          <w:sz w:val="24"/>
        </w:rPr>
        <w:t>entre</w:t>
      </w:r>
      <w:r>
        <w:rPr>
          <w:sz w:val="24"/>
        </w:rPr>
        <w:t xml:space="preserve"> соответствует русскому предлогу среди:</w:t>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t xml:space="preserve">No te olvides de que estás </w:t>
      </w:r>
      <w:r>
        <w:rPr>
          <w:b/>
          <w:bCs/>
          <w:sz w:val="24"/>
          <w:lang w:val="en-US"/>
        </w:rPr>
        <w:t>entre</w:t>
      </w:r>
      <w:r>
        <w:rPr>
          <w:sz w:val="24"/>
          <w:lang w:val="en-US"/>
        </w:rPr>
        <w:t xml:space="preserve">                                                      He </w:t>
      </w:r>
      <w:r>
        <w:rPr>
          <w:sz w:val="24"/>
        </w:rPr>
        <w:t>забывай</w:t>
      </w:r>
      <w:r>
        <w:rPr>
          <w:sz w:val="24"/>
          <w:lang w:val="en-US"/>
        </w:rPr>
        <w:t xml:space="preserve">, </w:t>
      </w:r>
      <w:r>
        <w:rPr>
          <w:sz w:val="24"/>
        </w:rPr>
        <w:t>что</w:t>
      </w:r>
      <w:r>
        <w:rPr>
          <w:sz w:val="24"/>
          <w:lang w:val="en-US"/>
        </w:rPr>
        <w:t xml:space="preserve"> </w:t>
      </w:r>
      <w:r>
        <w:rPr>
          <w:sz w:val="24"/>
        </w:rPr>
        <w:t>ты</w:t>
      </w:r>
      <w:r>
        <w:rPr>
          <w:sz w:val="24"/>
          <w:lang w:val="en-US"/>
        </w:rPr>
        <w:t xml:space="preserve"> </w:t>
      </w:r>
      <w:r>
        <w:rPr>
          <w:sz w:val="24"/>
        </w:rPr>
        <w:t>находишься</w:t>
      </w:r>
    </w:p>
    <w:p>
      <w:pPr>
        <w:pStyle w:val="Normal1"/>
        <w:spacing w:lineRule="auto" w:line="240"/>
        <w:ind w:firstLine="709" w:end="0"/>
        <w:rPr/>
      </w:pPr>
      <w:r>
        <w:rPr>
          <w:i/>
          <w:iCs/>
          <w:sz w:val="24"/>
          <w:lang w:val="en-US"/>
        </w:rPr>
        <w:t>muchos</w:t>
      </w:r>
      <w:r>
        <w:rPr>
          <w:i/>
          <w:iCs/>
          <w:sz w:val="24"/>
        </w:rPr>
        <w:t xml:space="preserve"> </w:t>
      </w:r>
      <w:r>
        <w:rPr>
          <w:i/>
          <w:iCs/>
          <w:sz w:val="24"/>
          <w:lang w:val="en-US"/>
        </w:rPr>
        <w:t>enemigos</w:t>
      </w:r>
      <w:r>
        <w:rPr>
          <w:sz w:val="24"/>
        </w:rPr>
        <w:t>. (</w:t>
      </w:r>
      <w:r>
        <w:rPr>
          <w:sz w:val="24"/>
          <w:lang w:val="en-US"/>
        </w:rPr>
        <w:t>J</w:t>
      </w:r>
      <w:r>
        <w:rPr>
          <w:sz w:val="24"/>
        </w:rPr>
        <w:t xml:space="preserve">. </w:t>
      </w:r>
      <w:r>
        <w:rPr>
          <w:sz w:val="24"/>
          <w:lang w:val="en-US"/>
        </w:rPr>
        <w:t>L</w:t>
      </w:r>
      <w:r>
        <w:rPr>
          <w:lang w:val="en-US"/>
        </w:rPr>
        <w:t>UQUE</w:t>
      </w:r>
      <w:r>
        <w:rPr>
          <w:sz w:val="24"/>
        </w:rPr>
        <w:t xml:space="preserve">                                                           среди многих недругов.</w:t>
      </w:r>
    </w:p>
    <w:p>
      <w:pPr>
        <w:pStyle w:val="Normal1"/>
        <w:spacing w:lineRule="auto" w:line="240"/>
        <w:ind w:firstLine="709" w:end="0"/>
        <w:rPr/>
      </w:pPr>
      <w:r>
        <w:rPr>
          <w:sz w:val="24"/>
          <w:lang w:val="en-US"/>
        </w:rPr>
        <w:t>D</w:t>
      </w:r>
      <w:r>
        <w:rPr>
          <w:lang w:val="en-US"/>
        </w:rPr>
        <w:t>URÁN</w:t>
      </w:r>
      <w:r>
        <w:rPr>
          <w:sz w:val="24"/>
          <w:lang w:val="en-US"/>
        </w:rPr>
        <w:t xml:space="preserve">) </w:t>
      </w:r>
    </w:p>
    <w:p>
      <w:pPr>
        <w:pStyle w:val="Normal1"/>
        <w:spacing w:lineRule="auto" w:line="240"/>
        <w:ind w:firstLine="284" w:end="0"/>
        <w:rPr/>
      </w:pPr>
      <w:r>
        <w:rPr>
          <w:sz w:val="24"/>
          <w:lang w:val="en-US"/>
        </w:rPr>
        <w:t xml:space="preserve">No te veía </w:t>
      </w:r>
      <w:r>
        <w:rPr>
          <w:b/>
          <w:bCs/>
          <w:sz w:val="24"/>
          <w:lang w:val="en-US"/>
        </w:rPr>
        <w:t>entre</w:t>
      </w:r>
      <w:r>
        <w:rPr>
          <w:sz w:val="24"/>
          <w:lang w:val="en-US"/>
        </w:rPr>
        <w:t xml:space="preserve"> </w:t>
      </w:r>
      <w:r>
        <w:rPr>
          <w:i/>
          <w:iCs/>
          <w:sz w:val="24"/>
          <w:lang w:val="en-US"/>
        </w:rPr>
        <w:t>la muchedumbre</w:t>
      </w:r>
      <w:r>
        <w:rPr>
          <w:sz w:val="24"/>
          <w:lang w:val="en-US"/>
        </w:rPr>
        <w:t xml:space="preserve">.                                                   </w:t>
      </w:r>
      <w:r>
        <w:rPr>
          <w:sz w:val="24"/>
        </w:rPr>
        <w:t>Я тебя не видел среди толпы.</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t xml:space="preserve">10. Предлог </w:t>
      </w:r>
      <w:r>
        <w:rPr>
          <w:b/>
          <w:sz w:val="24"/>
          <w:lang w:val="en-US"/>
        </w:rPr>
        <w:t>hacia</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а) Предлог </w:t>
      </w:r>
      <w:r>
        <w:rPr>
          <w:b/>
          <w:sz w:val="24"/>
        </w:rPr>
        <w:t>hacia</w:t>
      </w:r>
      <w:r>
        <w:rPr>
          <w:sz w:val="24"/>
        </w:rPr>
        <w:t xml:space="preserve"> выражает </w:t>
      </w:r>
      <w:r>
        <w:rPr>
          <w:spacing w:val="20"/>
          <w:sz w:val="24"/>
        </w:rPr>
        <w:t>обстоятельственные</w:t>
      </w:r>
      <w:r>
        <w:rPr>
          <w:sz w:val="24"/>
        </w:rPr>
        <w:t xml:space="preserve"> отно</w:t>
        <w:softHyphen/>
        <w:t xml:space="preserve">шения </w:t>
      </w:r>
      <w:r>
        <w:rPr>
          <w:spacing w:val="20"/>
          <w:sz w:val="24"/>
        </w:rPr>
        <w:t>места</w:t>
      </w:r>
      <w:r>
        <w:rPr>
          <w:sz w:val="24"/>
        </w:rPr>
        <w:t xml:space="preserve"> и </w:t>
      </w:r>
      <w:r>
        <w:rPr>
          <w:spacing w:val="20"/>
          <w:sz w:val="24"/>
        </w:rPr>
        <w:t>времени</w:t>
      </w:r>
      <w:r>
        <w:rPr>
          <w:sz w:val="24"/>
        </w:rPr>
        <w:t>. Он указывает на приближение в пространстве или во времени к чему(кому)-либо, а также на при</w:t>
        <w:softHyphen/>
        <w:t>близительность указания места и времени. В русском языке он со</w:t>
        <w:softHyphen/>
        <w:t xml:space="preserve">ответствует предлогам </w:t>
      </w:r>
      <w:r>
        <w:rPr>
          <w:i/>
          <w:iCs/>
          <w:sz w:val="24"/>
        </w:rPr>
        <w:t>к</w:t>
      </w:r>
      <w:r>
        <w:rPr>
          <w:sz w:val="24"/>
        </w:rPr>
        <w:t xml:space="preserve"> и </w:t>
      </w:r>
      <w:r>
        <w:rPr>
          <w:i/>
          <w:iCs/>
          <w:sz w:val="24"/>
        </w:rPr>
        <w:t>около</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Nos dirigimos </w:t>
      </w:r>
      <w:r>
        <w:rPr>
          <w:b/>
          <w:bCs/>
          <w:sz w:val="24"/>
          <w:lang w:val="en-US"/>
        </w:rPr>
        <w:t>hacia</w:t>
      </w:r>
      <w:r>
        <w:rPr>
          <w:sz w:val="24"/>
          <w:lang w:val="en-US"/>
        </w:rPr>
        <w:t xml:space="preserve"> </w:t>
      </w:r>
      <w:r>
        <w:rPr>
          <w:i/>
          <w:iCs/>
          <w:sz w:val="24"/>
          <w:lang w:val="en-US"/>
        </w:rPr>
        <w:t>el centro</w:t>
      </w:r>
      <w:r>
        <w:rPr>
          <w:sz w:val="24"/>
          <w:lang w:val="en-US"/>
        </w:rPr>
        <w:t xml:space="preserve"> de la ciudad.                                     </w:t>
      </w:r>
      <w:r>
        <w:rPr>
          <w:sz w:val="24"/>
        </w:rPr>
        <w:t>Мы направились к центру города.</w:t>
      </w:r>
    </w:p>
    <w:p>
      <w:pPr>
        <w:pStyle w:val="Normal1"/>
        <w:spacing w:lineRule="auto" w:line="240"/>
        <w:ind w:firstLine="284" w:end="0"/>
        <w:rPr/>
      </w:pPr>
      <w:r>
        <w:rPr>
          <w:sz w:val="24"/>
          <w:lang w:val="en-US"/>
        </w:rPr>
        <w:t xml:space="preserve">Los convidados llegarán </w:t>
      </w:r>
      <w:r>
        <w:rPr>
          <w:b/>
          <w:bCs/>
          <w:sz w:val="24"/>
          <w:lang w:val="en-US"/>
        </w:rPr>
        <w:t>hacia</w:t>
      </w:r>
      <w:r>
        <w:rPr>
          <w:sz w:val="24"/>
          <w:lang w:val="en-US"/>
        </w:rPr>
        <w:t xml:space="preserve"> </w:t>
      </w:r>
      <w:r>
        <w:rPr>
          <w:i/>
          <w:iCs/>
          <w:sz w:val="24"/>
          <w:lang w:val="en-US"/>
        </w:rPr>
        <w:t>las tres</w:t>
      </w:r>
      <w:r>
        <w:rPr>
          <w:sz w:val="24"/>
          <w:lang w:val="en-US"/>
        </w:rPr>
        <w:t xml:space="preserve">.                                           </w:t>
      </w:r>
      <w:r>
        <w:rPr>
          <w:sz w:val="24"/>
        </w:rPr>
        <w:t xml:space="preserve">Приглашенные придут около трех </w:t>
      </w:r>
    </w:p>
    <w:p>
      <w:pPr>
        <w:pStyle w:val="Normal1"/>
        <w:spacing w:lineRule="auto" w:line="240"/>
        <w:ind w:firstLine="284" w:end="0"/>
        <w:rPr>
          <w:sz w:val="24"/>
        </w:rPr>
      </w:pPr>
      <w:r>
        <w:rPr>
          <w:sz w:val="24"/>
        </w:rPr>
        <w:t xml:space="preserve">                                                                                                                 </w:t>
      </w:r>
      <w:r>
        <w:rPr>
          <w:sz w:val="24"/>
        </w:rPr>
        <w:t>(к трем часам).</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Оттенок данного значения проявляется при указании на измене</w:t>
        <w:softHyphen/>
        <w:t>ние движения или положения субъекта в сторону кого или чего-либо:</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barco viró </w:t>
      </w:r>
      <w:r>
        <w:rPr>
          <w:b/>
          <w:bCs/>
          <w:sz w:val="24"/>
          <w:lang w:val="en-US"/>
        </w:rPr>
        <w:t>hacia</w:t>
      </w:r>
      <w:r>
        <w:rPr>
          <w:sz w:val="24"/>
          <w:lang w:val="en-US"/>
        </w:rPr>
        <w:t xml:space="preserve"> </w:t>
      </w:r>
      <w:r>
        <w:rPr>
          <w:i/>
          <w:iCs/>
          <w:sz w:val="24"/>
          <w:lang w:val="en-US"/>
        </w:rPr>
        <w:t>la costa</w:t>
      </w:r>
      <w:r>
        <w:rPr>
          <w:sz w:val="24"/>
          <w:lang w:val="en-US"/>
        </w:rPr>
        <w:t xml:space="preserve">.                                                              </w:t>
      </w:r>
      <w:r>
        <w:rPr>
          <w:sz w:val="24"/>
        </w:rPr>
        <w:t xml:space="preserve">Корабль повернул к берегу. </w:t>
      </w:r>
    </w:p>
    <w:p>
      <w:pPr>
        <w:pStyle w:val="Normal1"/>
        <w:spacing w:lineRule="auto" w:line="240"/>
        <w:ind w:firstLine="284" w:end="0"/>
        <w:rPr/>
      </w:pPr>
      <w:r>
        <w:rPr>
          <w:sz w:val="24"/>
          <w:lang w:val="en-US"/>
        </w:rPr>
        <w:t xml:space="preserve">Valentín volvió la cabeza </w:t>
      </w:r>
      <w:r>
        <w:rPr>
          <w:b/>
          <w:bCs/>
          <w:sz w:val="24"/>
          <w:lang w:val="en-US"/>
        </w:rPr>
        <w:t>hacia</w:t>
      </w:r>
      <w:r>
        <w:rPr>
          <w:sz w:val="24"/>
          <w:lang w:val="en-US"/>
        </w:rPr>
        <w:t xml:space="preserve"> </w:t>
      </w:r>
      <w:r>
        <w:rPr>
          <w:i/>
          <w:iCs/>
          <w:sz w:val="24"/>
          <w:lang w:val="en-US"/>
        </w:rPr>
        <w:t>la ventana</w:t>
      </w:r>
      <w:r>
        <w:rPr>
          <w:sz w:val="24"/>
          <w:lang w:val="en-US"/>
        </w:rPr>
        <w:t xml:space="preserve">.                                      </w:t>
      </w:r>
      <w:r>
        <w:rPr>
          <w:sz w:val="24"/>
        </w:rPr>
        <w:t>Валентин повернул голову к окну.</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Предлог </w:t>
      </w:r>
      <w:r>
        <w:rPr>
          <w:b/>
          <w:sz w:val="24"/>
        </w:rPr>
        <w:t>hacia</w:t>
      </w:r>
      <w:r>
        <w:rPr>
          <w:sz w:val="24"/>
        </w:rPr>
        <w:t xml:space="preserve"> способен передавать </w:t>
      </w:r>
      <w:r>
        <w:rPr>
          <w:spacing w:val="20"/>
          <w:sz w:val="24"/>
        </w:rPr>
        <w:t>объектные</w:t>
      </w:r>
      <w:r>
        <w:rPr>
          <w:sz w:val="24"/>
        </w:rPr>
        <w:t xml:space="preserve"> отношения:</w:t>
      </w:r>
    </w:p>
    <w:p>
      <w:pPr>
        <w:pStyle w:val="Normal1"/>
        <w:spacing w:lineRule="auto" w:line="240"/>
        <w:ind w:firstLine="284" w:end="0"/>
        <w:rPr>
          <w:sz w:val="24"/>
        </w:rPr>
      </w:pPr>
      <w:r>
        <w:rPr>
          <w:sz w:val="24"/>
        </w:rPr>
        <w:t>1) указывая в сочетаниях с глаголом или существительным на направление мысли, на склонность к чему-либо:</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Se</w:t>
      </w:r>
      <w:r>
        <w:rPr>
          <w:sz w:val="24"/>
        </w:rPr>
        <w:t xml:space="preserve"> </w:t>
      </w:r>
      <w:r>
        <w:rPr>
          <w:sz w:val="24"/>
          <w:lang w:val="en-US"/>
        </w:rPr>
        <w:t>desvi</w:t>
      </w:r>
      <w:r>
        <w:rPr>
          <w:sz w:val="24"/>
        </w:rPr>
        <w:t xml:space="preserve">ó </w:t>
      </w:r>
      <w:r>
        <w:rPr>
          <w:sz w:val="24"/>
          <w:lang w:val="en-US"/>
        </w:rPr>
        <w:t>la</w:t>
      </w:r>
      <w:r>
        <w:rPr>
          <w:sz w:val="24"/>
        </w:rPr>
        <w:t xml:space="preserve"> </w:t>
      </w:r>
      <w:r>
        <w:rPr>
          <w:sz w:val="24"/>
          <w:lang w:val="en-US"/>
        </w:rPr>
        <w:t>conversaci</w:t>
      </w:r>
      <w:r>
        <w:rPr>
          <w:sz w:val="24"/>
        </w:rPr>
        <w:t>ó</w:t>
      </w:r>
      <w:r>
        <w:rPr>
          <w:sz w:val="24"/>
          <w:lang w:val="en-US"/>
        </w:rPr>
        <w:t>n</w:t>
      </w:r>
      <w:r>
        <w:rPr>
          <w:sz w:val="24"/>
        </w:rPr>
        <w:t xml:space="preserve"> </w:t>
      </w:r>
      <w:r>
        <w:rPr>
          <w:b/>
          <w:bCs/>
          <w:sz w:val="24"/>
          <w:lang w:val="en-US"/>
        </w:rPr>
        <w:t>hacia</w:t>
      </w:r>
      <w:r>
        <w:rPr>
          <w:sz w:val="24"/>
        </w:rPr>
        <w:t xml:space="preserve"> </w:t>
      </w:r>
      <w:r>
        <w:rPr>
          <w:i/>
          <w:iCs/>
          <w:sz w:val="24"/>
          <w:lang w:val="en-US"/>
        </w:rPr>
        <w:t>temas</w:t>
      </w:r>
      <w:r>
        <w:rPr>
          <w:sz w:val="24"/>
        </w:rPr>
        <w:t xml:space="preserve">                                             Разговор перешел на неприятные темы.</w:t>
      </w:r>
    </w:p>
    <w:p>
      <w:pPr>
        <w:pStyle w:val="Normal1"/>
        <w:spacing w:lineRule="auto" w:line="240"/>
        <w:ind w:firstLine="284" w:end="0"/>
        <w:rPr/>
      </w:pPr>
      <w:r>
        <w:rPr>
          <w:i/>
          <w:iCs/>
          <w:sz w:val="24"/>
          <w:lang w:val="en-US"/>
        </w:rPr>
        <w:t>desagradables</w:t>
      </w:r>
      <w:r>
        <w:rPr>
          <w:sz w:val="24"/>
          <w:lang w:val="en-US"/>
        </w:rPr>
        <w:t>. (J. L</w:t>
      </w:r>
      <w:r>
        <w:rPr>
          <w:lang w:val="en-US"/>
        </w:rPr>
        <w:t>UQUE</w:t>
      </w:r>
      <w:r>
        <w:rPr>
          <w:sz w:val="24"/>
          <w:lang w:val="en-US"/>
        </w:rPr>
        <w:t xml:space="preserve"> D</w:t>
      </w:r>
      <w:r>
        <w:rPr>
          <w:lang w:val="en-US"/>
        </w:rPr>
        <w:t>URÁN</w:t>
      </w:r>
      <w:r>
        <w:rPr>
          <w:sz w:val="24"/>
          <w:lang w:val="en-US"/>
        </w:rPr>
        <w:t>)</w:t>
      </w:r>
    </w:p>
    <w:p>
      <w:pPr>
        <w:pStyle w:val="Normal1"/>
        <w:spacing w:lineRule="auto" w:line="240"/>
        <w:ind w:firstLine="284" w:end="0"/>
        <w:rPr/>
      </w:pPr>
      <w:r>
        <w:rPr>
          <w:sz w:val="24"/>
          <w:lang w:val="en-US"/>
        </w:rPr>
        <w:t>En</w:t>
      </w:r>
      <w:r>
        <w:rPr>
          <w:sz w:val="24"/>
        </w:rPr>
        <w:t xml:space="preserve"> </w:t>
      </w:r>
      <w:r>
        <w:rPr>
          <w:sz w:val="24"/>
          <w:lang w:val="en-US"/>
        </w:rPr>
        <w:t>la</w:t>
      </w:r>
      <w:r>
        <w:rPr>
          <w:sz w:val="24"/>
        </w:rPr>
        <w:t xml:space="preserve"> </w:t>
      </w:r>
      <w:r>
        <w:rPr>
          <w:sz w:val="24"/>
          <w:lang w:val="en-US"/>
        </w:rPr>
        <w:t>pol</w:t>
      </w:r>
      <w:r>
        <w:rPr>
          <w:sz w:val="24"/>
        </w:rPr>
        <w:t>í</w:t>
      </w:r>
      <w:r>
        <w:rPr>
          <w:sz w:val="24"/>
          <w:lang w:val="en-US"/>
        </w:rPr>
        <w:t>tica</w:t>
      </w:r>
      <w:r>
        <w:rPr>
          <w:sz w:val="24"/>
        </w:rPr>
        <w:t xml:space="preserve"> </w:t>
      </w:r>
      <w:r>
        <w:rPr>
          <w:sz w:val="24"/>
          <w:lang w:val="en-US"/>
        </w:rPr>
        <w:t>se</w:t>
      </w:r>
      <w:r>
        <w:rPr>
          <w:sz w:val="24"/>
        </w:rPr>
        <w:t xml:space="preserve"> </w:t>
      </w:r>
      <w:r>
        <w:rPr>
          <w:sz w:val="24"/>
          <w:lang w:val="en-US"/>
        </w:rPr>
        <w:t>muestra</w:t>
      </w:r>
      <w:r>
        <w:rPr>
          <w:sz w:val="24"/>
        </w:rPr>
        <w:t xml:space="preserve"> </w:t>
      </w:r>
      <w:r>
        <w:rPr>
          <w:sz w:val="24"/>
          <w:lang w:val="en-US"/>
        </w:rPr>
        <w:t>la</w:t>
      </w:r>
      <w:r>
        <w:rPr>
          <w:sz w:val="24"/>
        </w:rPr>
        <w:t xml:space="preserve"> </w:t>
      </w:r>
      <w:r>
        <w:rPr>
          <w:sz w:val="24"/>
          <w:lang w:val="en-US"/>
        </w:rPr>
        <w:t>tendencia</w:t>
      </w:r>
      <w:r>
        <w:rPr>
          <w:sz w:val="24"/>
        </w:rPr>
        <w:t xml:space="preserve">                                               В политике проявляется тенденция </w:t>
      </w:r>
    </w:p>
    <w:p>
      <w:pPr>
        <w:pStyle w:val="Normal1"/>
        <w:spacing w:lineRule="auto" w:line="240"/>
        <w:ind w:firstLine="284" w:end="0"/>
        <w:rPr/>
      </w:pPr>
      <w:r>
        <w:rPr>
          <w:b/>
          <w:bCs/>
          <w:sz w:val="24"/>
          <w:lang w:val="en-US"/>
        </w:rPr>
        <w:t>hacia</w:t>
      </w:r>
      <w:r>
        <w:rPr>
          <w:sz w:val="24"/>
          <w:lang w:val="en-US"/>
        </w:rPr>
        <w:t xml:space="preserve"> </w:t>
      </w:r>
      <w:r>
        <w:rPr>
          <w:i/>
          <w:iCs/>
          <w:sz w:val="24"/>
          <w:lang w:val="en-US"/>
        </w:rPr>
        <w:t>la izquierda</w:t>
      </w:r>
      <w:r>
        <w:rPr>
          <w:sz w:val="24"/>
          <w:lang w:val="en-US"/>
        </w:rPr>
        <w:t xml:space="preserve">.                                                                                     </w:t>
      </w:r>
      <w:r>
        <w:rPr>
          <w:sz w:val="24"/>
        </w:rPr>
        <w:t>влево.</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2) указывая в сочетаниях с существительными со значением чувствования на объект, на который направлены эти чувства: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Dolores siente un gran amor </w:t>
      </w:r>
      <w:r>
        <w:rPr>
          <w:b/>
          <w:bCs/>
          <w:sz w:val="24"/>
          <w:lang w:val="en-US"/>
        </w:rPr>
        <w:t>hacia</w:t>
      </w:r>
      <w:r>
        <w:rPr>
          <w:sz w:val="24"/>
          <w:lang w:val="en-US"/>
        </w:rPr>
        <w:t xml:space="preserve">                                                   </w:t>
      </w:r>
      <w:r>
        <w:rPr>
          <w:sz w:val="24"/>
        </w:rPr>
        <w:t>Долорес</w:t>
      </w:r>
      <w:r>
        <w:rPr>
          <w:sz w:val="24"/>
          <w:lang w:val="en-US"/>
        </w:rPr>
        <w:t xml:space="preserve"> </w:t>
      </w:r>
      <w:r>
        <w:rPr>
          <w:sz w:val="24"/>
        </w:rPr>
        <w:t>испытывает</w:t>
      </w:r>
      <w:r>
        <w:rPr>
          <w:sz w:val="24"/>
          <w:lang w:val="en-US"/>
        </w:rPr>
        <w:t xml:space="preserve"> </w:t>
      </w:r>
      <w:r>
        <w:rPr>
          <w:sz w:val="24"/>
        </w:rPr>
        <w:t>большую</w:t>
      </w:r>
      <w:r>
        <w:rPr>
          <w:sz w:val="24"/>
          <w:lang w:val="en-US"/>
        </w:rPr>
        <w:t xml:space="preserve"> </w:t>
      </w:r>
    </w:p>
    <w:p>
      <w:pPr>
        <w:pStyle w:val="Normal1"/>
        <w:spacing w:lineRule="auto" w:line="240"/>
        <w:ind w:firstLine="709" w:end="0"/>
        <w:rPr/>
      </w:pPr>
      <w:r>
        <w:rPr>
          <w:sz w:val="24"/>
          <w:lang w:val="en-US"/>
        </w:rPr>
        <w:t>los</w:t>
      </w:r>
      <w:r>
        <w:rPr>
          <w:sz w:val="24"/>
        </w:rPr>
        <w:t xml:space="preserve"> </w:t>
      </w:r>
      <w:r>
        <w:rPr>
          <w:i/>
          <w:iCs/>
          <w:sz w:val="24"/>
          <w:lang w:val="en-US"/>
        </w:rPr>
        <w:t>animates</w:t>
      </w:r>
      <w:r>
        <w:rPr>
          <w:sz w:val="24"/>
        </w:rPr>
        <w:t>.                                                                                      любовь к животным.</w:t>
      </w:r>
    </w:p>
    <w:p>
      <w:pPr>
        <w:pStyle w:val="Normal1"/>
        <w:spacing w:lineRule="auto" w:line="240"/>
        <w:ind w:firstLine="284" w:end="0"/>
        <w:rPr/>
      </w:pPr>
      <w:r>
        <w:rPr>
          <w:sz w:val="24"/>
          <w:lang w:val="en-US"/>
        </w:rPr>
        <w:t>Su</w:t>
      </w:r>
      <w:r>
        <w:rPr>
          <w:sz w:val="24"/>
        </w:rPr>
        <w:t xml:space="preserve"> </w:t>
      </w:r>
      <w:r>
        <w:rPr>
          <w:sz w:val="24"/>
          <w:lang w:val="en-US"/>
        </w:rPr>
        <w:t>simpat</w:t>
      </w:r>
      <w:r>
        <w:rPr>
          <w:sz w:val="24"/>
        </w:rPr>
        <w:t>í</w:t>
      </w:r>
      <w:r>
        <w:rPr>
          <w:sz w:val="24"/>
          <w:lang w:val="en-US"/>
        </w:rPr>
        <w:t>a</w:t>
      </w:r>
      <w:r>
        <w:rPr>
          <w:sz w:val="24"/>
        </w:rPr>
        <w:t xml:space="preserve"> </w:t>
      </w:r>
      <w:r>
        <w:rPr>
          <w:b/>
          <w:bCs/>
          <w:sz w:val="24"/>
          <w:lang w:val="en-US"/>
        </w:rPr>
        <w:t>hacia</w:t>
      </w:r>
      <w:r>
        <w:rPr>
          <w:sz w:val="24"/>
        </w:rPr>
        <w:t xml:space="preserve"> </w:t>
      </w:r>
      <w:r>
        <w:rPr>
          <w:i/>
          <w:iCs/>
          <w:sz w:val="24"/>
          <w:lang w:val="en-US"/>
        </w:rPr>
        <w:t>su</w:t>
      </w:r>
      <w:r>
        <w:rPr>
          <w:i/>
          <w:iCs/>
          <w:sz w:val="24"/>
        </w:rPr>
        <w:t xml:space="preserve"> </w:t>
      </w:r>
      <w:r>
        <w:rPr>
          <w:i/>
          <w:iCs/>
          <w:sz w:val="24"/>
          <w:lang w:val="en-US"/>
        </w:rPr>
        <w:t>suegra</w:t>
      </w:r>
      <w:r>
        <w:rPr>
          <w:sz w:val="24"/>
        </w:rPr>
        <w:t xml:space="preserve"> </w:t>
      </w:r>
      <w:r>
        <w:rPr>
          <w:sz w:val="24"/>
          <w:lang w:val="en-US"/>
        </w:rPr>
        <w:t>no</w:t>
      </w:r>
      <w:r>
        <w:rPr>
          <w:sz w:val="24"/>
        </w:rPr>
        <w:t xml:space="preserve"> </w:t>
      </w:r>
      <w:r>
        <w:rPr>
          <w:sz w:val="24"/>
          <w:lang w:val="en-US"/>
        </w:rPr>
        <w:t>es</w:t>
      </w:r>
      <w:r>
        <w:rPr>
          <w:sz w:val="24"/>
        </w:rPr>
        <w:t xml:space="preserve">                                                   Его симпатия к теще не притворная.</w:t>
      </w:r>
    </w:p>
    <w:p>
      <w:pPr>
        <w:pStyle w:val="Normal1"/>
        <w:spacing w:lineRule="auto" w:line="240"/>
        <w:ind w:firstLine="709" w:end="0"/>
        <w:rPr/>
      </w:pPr>
      <w:r>
        <w:rPr>
          <w:sz w:val="24"/>
          <w:lang w:val="en-US"/>
        </w:rPr>
        <w:t>fingida. (J. L</w:t>
      </w:r>
      <w:r>
        <w:rPr>
          <w:lang w:val="en-US"/>
        </w:rPr>
        <w:t>UQUE</w:t>
      </w:r>
      <w:r>
        <w:rPr>
          <w:sz w:val="24"/>
          <w:lang w:val="en-US"/>
        </w:rPr>
        <w:t xml:space="preserve"> D</w:t>
      </w:r>
      <w:r>
        <w:rPr>
          <w:lang w:val="en-US"/>
        </w:rPr>
        <w:t>URÁN</w:t>
      </w:r>
      <w:r>
        <w:rPr>
          <w:sz w:val="24"/>
          <w:lang w:val="en-US"/>
        </w:rPr>
        <w:t xml:space="preserve">)           </w:t>
      </w:r>
    </w:p>
    <w:p>
      <w:pPr>
        <w:pStyle w:val="Normal1"/>
        <w:spacing w:lineRule="auto" w:line="240"/>
        <w:ind w:firstLine="284" w:end="0"/>
        <w:rPr>
          <w:i/>
          <w:i/>
          <w:sz w:val="22"/>
          <w:lang w:val="en-US"/>
        </w:rPr>
      </w:pPr>
      <w:r>
        <w:rPr>
          <w:i/>
          <w:sz w:val="22"/>
          <w:lang w:val="en-US"/>
        </w:rPr>
      </w:r>
    </w:p>
    <w:p>
      <w:pPr>
        <w:pStyle w:val="Normal1"/>
        <w:spacing w:lineRule="auto" w:line="240"/>
        <w:ind w:firstLine="284" w:end="0"/>
        <w:rPr/>
      </w:pPr>
      <w:r>
        <w:rPr>
          <w:i/>
          <w:sz w:val="22"/>
        </w:rPr>
        <w:t>Примечание</w:t>
      </w:r>
      <w:r>
        <w:rPr>
          <w:sz w:val="22"/>
        </w:rPr>
        <w:t xml:space="preserve">. В современном испанском языке наблюдается развитие синонимии предлогов </w:t>
      </w:r>
      <w:r>
        <w:rPr>
          <w:b/>
          <w:sz w:val="22"/>
        </w:rPr>
        <w:t>hacia</w:t>
      </w:r>
      <w:r>
        <w:rPr>
          <w:sz w:val="22"/>
        </w:rPr>
        <w:t xml:space="preserve"> и </w:t>
      </w:r>
      <w:r>
        <w:rPr>
          <w:b/>
          <w:sz w:val="22"/>
        </w:rPr>
        <w:t>а</w:t>
      </w:r>
      <w:r>
        <w:rPr>
          <w:sz w:val="22"/>
        </w:rPr>
        <w:t xml:space="preserve"> при выражении идеи движения или направления: </w:t>
      </w:r>
      <w:r>
        <w:rPr>
          <w:sz w:val="22"/>
          <w:lang w:val="en-US"/>
        </w:rPr>
        <w:t>Inclinase</w:t>
      </w:r>
      <w:r>
        <w:rPr>
          <w:sz w:val="22"/>
        </w:rPr>
        <w:t xml:space="preserve"> </w:t>
      </w:r>
      <w:r>
        <w:rPr>
          <w:sz w:val="22"/>
          <w:lang w:val="en-US"/>
        </w:rPr>
        <w:t>un</w:t>
      </w:r>
      <w:r>
        <w:rPr>
          <w:sz w:val="22"/>
        </w:rPr>
        <w:t xml:space="preserve"> росо </w:t>
      </w:r>
      <w:r>
        <w:rPr>
          <w:b/>
          <w:bCs/>
          <w:sz w:val="22"/>
        </w:rPr>
        <w:t>а (</w:t>
      </w:r>
      <w:r>
        <w:rPr>
          <w:b/>
          <w:bCs/>
          <w:sz w:val="22"/>
          <w:lang w:val="en-US"/>
        </w:rPr>
        <w:t>hacia</w:t>
      </w:r>
      <w:r>
        <w:rPr>
          <w:b/>
          <w:bCs/>
          <w:sz w:val="22"/>
        </w:rPr>
        <w:t xml:space="preserve">) </w:t>
      </w:r>
      <w:r>
        <w:rPr>
          <w:i/>
          <w:iCs/>
          <w:sz w:val="22"/>
          <w:lang w:val="en-US"/>
        </w:rPr>
        <w:t>la</w:t>
      </w:r>
      <w:r>
        <w:rPr>
          <w:i/>
          <w:iCs/>
          <w:sz w:val="22"/>
        </w:rPr>
        <w:t xml:space="preserve"> </w:t>
      </w:r>
      <w:r>
        <w:rPr>
          <w:i/>
          <w:iCs/>
          <w:sz w:val="22"/>
          <w:lang w:val="en-US"/>
        </w:rPr>
        <w:t>derecha</w:t>
      </w:r>
      <w:r>
        <w:rPr>
          <w:sz w:val="22"/>
        </w:rPr>
        <w:t xml:space="preserve">; </w:t>
      </w:r>
      <w:r>
        <w:rPr>
          <w:sz w:val="22"/>
          <w:lang w:val="en-US"/>
        </w:rPr>
        <w:t>Les</w:t>
      </w:r>
      <w:r>
        <w:rPr>
          <w:sz w:val="22"/>
        </w:rPr>
        <w:t xml:space="preserve"> </w:t>
      </w:r>
      <w:r>
        <w:rPr>
          <w:sz w:val="22"/>
          <w:lang w:val="en-US"/>
        </w:rPr>
        <w:t>pido</w:t>
      </w:r>
      <w:r>
        <w:rPr>
          <w:sz w:val="22"/>
        </w:rPr>
        <w:t xml:space="preserve"> </w:t>
      </w:r>
      <w:r>
        <w:rPr>
          <w:sz w:val="22"/>
          <w:lang w:val="en-US"/>
        </w:rPr>
        <w:t>que</w:t>
      </w:r>
      <w:r>
        <w:rPr>
          <w:sz w:val="22"/>
        </w:rPr>
        <w:t xml:space="preserve"> </w:t>
      </w:r>
      <w:r>
        <w:rPr>
          <w:sz w:val="22"/>
          <w:lang w:val="en-US"/>
        </w:rPr>
        <w:t>miren</w:t>
      </w:r>
      <w:r>
        <w:rPr>
          <w:sz w:val="22"/>
        </w:rPr>
        <w:t xml:space="preserve"> </w:t>
      </w:r>
      <w:r>
        <w:rPr>
          <w:b/>
          <w:bCs/>
          <w:sz w:val="22"/>
          <w:lang w:val="en-US"/>
        </w:rPr>
        <w:t>a</w:t>
      </w:r>
      <w:r>
        <w:rPr>
          <w:b/>
          <w:bCs/>
          <w:sz w:val="22"/>
        </w:rPr>
        <w:t xml:space="preserve"> (</w:t>
      </w:r>
      <w:r>
        <w:rPr>
          <w:b/>
          <w:bCs/>
          <w:sz w:val="22"/>
          <w:lang w:val="en-US"/>
        </w:rPr>
        <w:t>hacia</w:t>
      </w:r>
      <w:r>
        <w:rPr>
          <w:b/>
          <w:bCs/>
          <w:sz w:val="22"/>
        </w:rPr>
        <w:t>)</w:t>
      </w:r>
      <w:r>
        <w:rPr>
          <w:sz w:val="22"/>
        </w:rPr>
        <w:t xml:space="preserve"> </w:t>
      </w:r>
      <w:r>
        <w:rPr>
          <w:i/>
          <w:iCs/>
          <w:sz w:val="22"/>
          <w:lang w:val="en-US"/>
        </w:rPr>
        <w:t>la</w:t>
      </w:r>
      <w:r>
        <w:rPr>
          <w:i/>
          <w:iCs/>
          <w:sz w:val="22"/>
        </w:rPr>
        <w:t xml:space="preserve"> </w:t>
      </w:r>
      <w:r>
        <w:rPr>
          <w:i/>
          <w:iCs/>
          <w:sz w:val="22"/>
          <w:lang w:val="en-US"/>
        </w:rPr>
        <w:t>pizarra</w:t>
      </w:r>
      <w:r>
        <w:rPr>
          <w:i/>
          <w:iCs/>
          <w:sz w:val="22"/>
        </w:rPr>
        <w:t>.</w:t>
      </w:r>
    </w:p>
    <w:p>
      <w:pPr>
        <w:pStyle w:val="Normal1"/>
        <w:spacing w:lineRule="auto" w:line="240"/>
        <w:ind w:firstLine="284" w:end="0"/>
        <w:rPr>
          <w:i/>
          <w:i/>
          <w:iCs/>
          <w:sz w:val="24"/>
        </w:rPr>
      </w:pPr>
      <w:r>
        <w:rPr>
          <w:i/>
          <w:iCs/>
          <w:sz w:val="24"/>
        </w:rPr>
      </w:r>
    </w:p>
    <w:p>
      <w:pPr>
        <w:pStyle w:val="Normal1"/>
        <w:spacing w:lineRule="auto" w:line="240"/>
        <w:ind w:firstLine="284" w:end="0"/>
        <w:jc w:val="center"/>
        <w:rPr>
          <w:b/>
          <w:sz w:val="24"/>
        </w:rPr>
      </w:pPr>
      <w:r>
        <w:rPr>
          <w:sz w:val="24"/>
        </w:rPr>
        <w:t xml:space="preserve">11. </w:t>
      </w:r>
      <w:r>
        <w:rPr>
          <w:i/>
          <w:iCs/>
          <w:sz w:val="24"/>
        </w:rPr>
        <w:t>Предлог</w:t>
      </w:r>
      <w:r>
        <w:rPr>
          <w:sz w:val="24"/>
        </w:rPr>
        <w:t xml:space="preserve"> </w:t>
      </w:r>
      <w:r>
        <w:rPr>
          <w:b/>
          <w:sz w:val="24"/>
          <w:lang w:val="en-US"/>
        </w:rPr>
        <w:t>hasta</w:t>
      </w:r>
    </w:p>
    <w:p>
      <w:pPr>
        <w:pStyle w:val="Normal1"/>
        <w:spacing w:lineRule="auto" w:line="240"/>
        <w:ind w:firstLine="284" w:end="0"/>
        <w:rPr>
          <w:b/>
          <w:sz w:val="24"/>
        </w:rPr>
      </w:pPr>
      <w:r>
        <w:rPr>
          <w:b/>
          <w:sz w:val="24"/>
        </w:rPr>
      </w:r>
    </w:p>
    <w:p>
      <w:pPr>
        <w:pStyle w:val="Normal1"/>
        <w:spacing w:lineRule="auto" w:line="240"/>
        <w:ind w:firstLine="284" w:end="0"/>
        <w:rPr/>
      </w:pPr>
      <w:r>
        <w:rPr>
          <w:sz w:val="24"/>
        </w:rPr>
        <w:t xml:space="preserve">а) Предлог </w:t>
      </w:r>
      <w:r>
        <w:rPr>
          <w:b/>
          <w:sz w:val="24"/>
          <w:lang w:val="en-US"/>
        </w:rPr>
        <w:t>hasta</w:t>
      </w:r>
      <w:r>
        <w:rPr>
          <w:b/>
          <w:sz w:val="24"/>
        </w:rPr>
        <w:t xml:space="preserve"> </w:t>
      </w:r>
      <w:r>
        <w:rPr>
          <w:sz w:val="24"/>
        </w:rPr>
        <w:t xml:space="preserve">выражает </w:t>
      </w:r>
      <w:r>
        <w:rPr>
          <w:spacing w:val="20"/>
          <w:sz w:val="24"/>
        </w:rPr>
        <w:t>обстоятельственные</w:t>
      </w:r>
      <w:r>
        <w:rPr>
          <w:sz w:val="24"/>
        </w:rPr>
        <w:t xml:space="preserve"> отноше</w:t>
        <w:softHyphen/>
        <w:t xml:space="preserve">ния, указывая на какой-либо </w:t>
      </w:r>
      <w:r>
        <w:rPr>
          <w:spacing w:val="20"/>
          <w:sz w:val="24"/>
        </w:rPr>
        <w:t xml:space="preserve">предел в пространстве или во времени. </w:t>
      </w:r>
      <w:r>
        <w:rPr>
          <w:sz w:val="24"/>
        </w:rPr>
        <w:t xml:space="preserve">Он соответствует русскому предлогу </w:t>
      </w:r>
      <w:r>
        <w:rPr>
          <w:i/>
          <w:sz w:val="24"/>
        </w:rPr>
        <w:t>до</w:t>
      </w:r>
      <w:r>
        <w:rPr>
          <w:sz w:val="24"/>
        </w:rPr>
        <w:t>:</w:t>
      </w:r>
    </w:p>
    <w:p>
      <w:pPr>
        <w:pStyle w:val="Normal1"/>
        <w:spacing w:lineRule="auto" w:line="240"/>
        <w:ind w:firstLine="284" w:end="0"/>
        <w:rPr>
          <w:sz w:val="24"/>
        </w:rPr>
      </w:pPr>
      <w:r>
        <w:rPr>
          <w:sz w:val="24"/>
        </w:rPr>
        <w:t xml:space="preserve"> </w:t>
      </w:r>
    </w:p>
    <w:p>
      <w:pPr>
        <w:pStyle w:val="Normal1"/>
        <w:spacing w:lineRule="auto" w:line="240"/>
        <w:ind w:firstLine="284" w:end="0"/>
        <w:rPr/>
      </w:pPr>
      <w:r>
        <w:rPr>
          <w:sz w:val="24"/>
          <w:lang w:val="en-US"/>
        </w:rPr>
        <w:t xml:space="preserve">El sendero conduce </w:t>
      </w:r>
      <w:r>
        <w:rPr>
          <w:b/>
          <w:bCs/>
          <w:sz w:val="24"/>
          <w:lang w:val="en-US"/>
        </w:rPr>
        <w:t>hasta</w:t>
      </w:r>
      <w:r>
        <w:rPr>
          <w:sz w:val="24"/>
          <w:lang w:val="en-US"/>
        </w:rPr>
        <w:t xml:space="preserve"> </w:t>
      </w:r>
      <w:r>
        <w:rPr>
          <w:i/>
          <w:iCs/>
          <w:sz w:val="24"/>
          <w:lang w:val="en-US"/>
        </w:rPr>
        <w:t>el bosque</w:t>
      </w:r>
      <w:r>
        <w:rPr>
          <w:sz w:val="24"/>
          <w:lang w:val="en-US"/>
        </w:rPr>
        <w:t xml:space="preserve">.                                                </w:t>
      </w:r>
      <w:r>
        <w:rPr>
          <w:sz w:val="24"/>
        </w:rPr>
        <w:t xml:space="preserve">Тропинка ведет до (самого) леса. </w:t>
      </w:r>
    </w:p>
    <w:p>
      <w:pPr>
        <w:pStyle w:val="Normal1"/>
        <w:spacing w:lineRule="auto" w:line="240"/>
        <w:ind w:firstLine="284" w:end="0"/>
        <w:rPr/>
      </w:pPr>
      <w:r>
        <w:rPr>
          <w:sz w:val="24"/>
          <w:lang w:val="en-US"/>
        </w:rPr>
        <w:t xml:space="preserve">Trabajamos </w:t>
      </w:r>
      <w:r>
        <w:rPr>
          <w:b/>
          <w:bCs/>
          <w:sz w:val="24"/>
          <w:lang w:val="en-US"/>
        </w:rPr>
        <w:t>hasta</w:t>
      </w:r>
      <w:r>
        <w:rPr>
          <w:sz w:val="24"/>
          <w:lang w:val="en-US"/>
        </w:rPr>
        <w:t xml:space="preserve"> </w:t>
      </w:r>
      <w:r>
        <w:rPr>
          <w:i/>
          <w:iCs/>
          <w:sz w:val="24"/>
          <w:lang w:val="en-US"/>
        </w:rPr>
        <w:t>las cinco</w:t>
      </w:r>
      <w:r>
        <w:rPr>
          <w:sz w:val="24"/>
          <w:lang w:val="en-US"/>
        </w:rPr>
        <w:t xml:space="preserve">.                                                             </w:t>
      </w:r>
      <w:r>
        <w:rPr>
          <w:sz w:val="24"/>
        </w:rPr>
        <w:t>Мы работаем до пяти.</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В некоторых сочетаниях указывает на выраженный инфинитивом, существительным или придаточным предложением </w:t>
      </w:r>
      <w:r>
        <w:rPr>
          <w:spacing w:val="20"/>
          <w:sz w:val="24"/>
        </w:rPr>
        <w:t>предел</w:t>
      </w:r>
      <w:r>
        <w:rPr>
          <w:sz w:val="24"/>
        </w:rPr>
        <w:t xml:space="preserve"> какого-либо </w:t>
      </w:r>
      <w:r>
        <w:rPr>
          <w:spacing w:val="20"/>
          <w:sz w:val="24"/>
        </w:rPr>
        <w:t>действия</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Lucharemos </w:t>
      </w:r>
      <w:r>
        <w:rPr>
          <w:b/>
          <w:bCs/>
          <w:sz w:val="24"/>
          <w:lang w:val="en-US"/>
        </w:rPr>
        <w:t>hasta</w:t>
      </w:r>
      <w:r>
        <w:rPr>
          <w:sz w:val="24"/>
          <w:lang w:val="en-US"/>
        </w:rPr>
        <w:t xml:space="preserve"> </w:t>
      </w:r>
      <w:r>
        <w:rPr>
          <w:i/>
          <w:iCs/>
          <w:sz w:val="24"/>
          <w:lang w:val="en-US"/>
        </w:rPr>
        <w:t>la victoria</w:t>
      </w:r>
      <w:r>
        <w:rPr>
          <w:sz w:val="24"/>
          <w:lang w:val="en-US"/>
        </w:rPr>
        <w:t xml:space="preserve">.                                                          </w:t>
      </w:r>
      <w:r>
        <w:rPr>
          <w:sz w:val="24"/>
        </w:rPr>
        <w:t xml:space="preserve">Мы будем бороться до победы. </w:t>
      </w:r>
    </w:p>
    <w:p>
      <w:pPr>
        <w:pStyle w:val="Normal1"/>
        <w:spacing w:lineRule="auto" w:line="240"/>
        <w:ind w:firstLine="284" w:end="0"/>
        <w:rPr/>
      </w:pPr>
      <w:r>
        <w:rPr>
          <w:sz w:val="24"/>
          <w:lang w:val="en-US"/>
        </w:rPr>
        <w:t xml:space="preserve">Siguio corriendo </w:t>
      </w:r>
      <w:r>
        <w:rPr>
          <w:b/>
          <w:bCs/>
          <w:sz w:val="24"/>
          <w:lang w:val="en-US"/>
        </w:rPr>
        <w:t>hasta</w:t>
      </w:r>
      <w:r>
        <w:rPr>
          <w:sz w:val="24"/>
          <w:lang w:val="en-US"/>
        </w:rPr>
        <w:t xml:space="preserve"> </w:t>
      </w:r>
      <w:r>
        <w:rPr>
          <w:i/>
          <w:iCs/>
          <w:sz w:val="24"/>
          <w:lang w:val="en-US"/>
        </w:rPr>
        <w:t>caerse agotado</w:t>
      </w:r>
      <w:r>
        <w:rPr>
          <w:sz w:val="24"/>
          <w:lang w:val="en-US"/>
        </w:rPr>
        <w:t xml:space="preserve">.                                            </w:t>
      </w:r>
      <w:r>
        <w:rPr>
          <w:sz w:val="24"/>
        </w:rPr>
        <w:t xml:space="preserve">Он бежал до тех пор, пока не </w:t>
      </w:r>
    </w:p>
    <w:p>
      <w:pPr>
        <w:pStyle w:val="Normal1"/>
        <w:spacing w:lineRule="auto" w:line="240"/>
        <w:ind w:firstLine="284" w:end="0"/>
        <w:rPr/>
      </w:pPr>
      <w:r>
        <w:rPr>
          <w:sz w:val="24"/>
        </w:rPr>
        <w:t xml:space="preserve"> </w:t>
      </w:r>
      <w:r>
        <w:rPr>
          <w:sz w:val="24"/>
        </w:rPr>
        <w:t>(</w:t>
      </w:r>
      <w:r>
        <w:rPr>
          <w:sz w:val="24"/>
          <w:lang w:val="en-US"/>
        </w:rPr>
        <w:t>J</w:t>
      </w:r>
      <w:r>
        <w:rPr>
          <w:sz w:val="24"/>
        </w:rPr>
        <w:t xml:space="preserve">. </w:t>
      </w:r>
      <w:r>
        <w:rPr>
          <w:sz w:val="24"/>
          <w:lang w:val="en-US"/>
        </w:rPr>
        <w:t>L</w:t>
      </w:r>
      <w:r>
        <w:rPr>
          <w:lang w:val="en-US"/>
        </w:rPr>
        <w:t>UQUE</w:t>
      </w:r>
      <w:r>
        <w:rPr>
          <w:sz w:val="24"/>
        </w:rPr>
        <w:t xml:space="preserve"> </w:t>
      </w:r>
      <w:r>
        <w:rPr>
          <w:sz w:val="24"/>
          <w:lang w:val="en-US"/>
        </w:rPr>
        <w:t>D</w:t>
      </w:r>
      <w:r>
        <w:rPr>
          <w:lang w:val="en-US"/>
        </w:rPr>
        <w:t>UR</w:t>
      </w:r>
      <w:r>
        <w:rPr/>
        <w:t>Á</w:t>
      </w:r>
      <w:r>
        <w:rPr>
          <w:lang w:val="en-US"/>
        </w:rPr>
        <w:t>N</w:t>
      </w:r>
      <w:r>
        <w:rPr>
          <w:sz w:val="24"/>
        </w:rPr>
        <w:t>)                                                                                  упал в изнеможении.</w:t>
      </w:r>
    </w:p>
    <w:p>
      <w:pPr>
        <w:pStyle w:val="Normal1"/>
        <w:spacing w:lineRule="auto" w:line="240"/>
        <w:ind w:firstLine="284" w:end="0"/>
        <w:rPr>
          <w:sz w:val="24"/>
        </w:rPr>
      </w:pPr>
      <w:r>
        <w:rPr>
          <w:sz w:val="24"/>
        </w:rPr>
      </w:r>
    </w:p>
    <w:p>
      <w:pPr>
        <w:pStyle w:val="Normal1"/>
        <w:spacing w:lineRule="auto" w:line="240"/>
        <w:ind w:firstLine="284" w:end="0"/>
        <w:rPr/>
      </w:pPr>
      <w:r>
        <w:rPr>
          <w:i/>
          <w:sz w:val="22"/>
        </w:rPr>
        <w:t xml:space="preserve"> </w:t>
      </w:r>
      <w:r>
        <w:rPr>
          <w:i/>
          <w:sz w:val="22"/>
        </w:rPr>
        <w:t>Примечание</w:t>
      </w:r>
      <w:r>
        <w:rPr>
          <w:sz w:val="22"/>
        </w:rPr>
        <w:t xml:space="preserve">. Предлог </w:t>
      </w:r>
      <w:r>
        <w:rPr>
          <w:b/>
          <w:sz w:val="22"/>
        </w:rPr>
        <w:t>hasta</w:t>
      </w:r>
      <w:r>
        <w:rPr>
          <w:sz w:val="22"/>
        </w:rPr>
        <w:t xml:space="preserve"> соперничает с предлогом а во фразах типа: Е</w:t>
      </w:r>
      <w:r>
        <w:rPr>
          <w:sz w:val="22"/>
          <w:lang w:val="en-US"/>
        </w:rPr>
        <w:t>l</w:t>
      </w:r>
      <w:r>
        <w:rPr>
          <w:sz w:val="22"/>
        </w:rPr>
        <w:t xml:space="preserve"> </w:t>
      </w:r>
      <w:r>
        <w:rPr>
          <w:sz w:val="22"/>
          <w:lang w:val="en-US"/>
        </w:rPr>
        <w:t>agua</w:t>
      </w:r>
      <w:r>
        <w:rPr>
          <w:sz w:val="22"/>
        </w:rPr>
        <w:t xml:space="preserve"> </w:t>
      </w:r>
      <w:r>
        <w:rPr>
          <w:sz w:val="22"/>
          <w:lang w:val="en-US"/>
        </w:rPr>
        <w:t>me</w:t>
      </w:r>
      <w:r>
        <w:rPr>
          <w:sz w:val="22"/>
        </w:rPr>
        <w:t xml:space="preserve"> </w:t>
      </w:r>
      <w:r>
        <w:rPr>
          <w:sz w:val="22"/>
          <w:lang w:val="en-US"/>
        </w:rPr>
        <w:t>subi</w:t>
      </w:r>
      <w:r>
        <w:rPr>
          <w:sz w:val="22"/>
        </w:rPr>
        <w:t xml:space="preserve">ó </w:t>
      </w:r>
      <w:r>
        <w:rPr>
          <w:b/>
          <w:bCs/>
          <w:sz w:val="22"/>
          <w:lang w:val="en-US"/>
        </w:rPr>
        <w:t>a</w:t>
      </w:r>
      <w:r>
        <w:rPr>
          <w:b/>
          <w:bCs/>
          <w:sz w:val="22"/>
        </w:rPr>
        <w:t xml:space="preserve"> (</w:t>
      </w:r>
      <w:r>
        <w:rPr>
          <w:b/>
          <w:bCs/>
          <w:sz w:val="22"/>
          <w:lang w:val="en-US"/>
        </w:rPr>
        <w:t>hasta</w:t>
      </w:r>
      <w:r>
        <w:rPr>
          <w:b/>
          <w:bCs/>
          <w:sz w:val="22"/>
        </w:rPr>
        <w:t>)</w:t>
      </w:r>
      <w:r>
        <w:rPr>
          <w:sz w:val="22"/>
        </w:rPr>
        <w:t xml:space="preserve"> </w:t>
      </w:r>
      <w:r>
        <w:rPr>
          <w:i/>
          <w:iCs/>
          <w:sz w:val="22"/>
          <w:lang w:val="en-US"/>
        </w:rPr>
        <w:t>la</w:t>
      </w:r>
      <w:r>
        <w:rPr>
          <w:i/>
          <w:iCs/>
          <w:sz w:val="22"/>
        </w:rPr>
        <w:t xml:space="preserve"> </w:t>
      </w:r>
      <w:r>
        <w:rPr>
          <w:i/>
          <w:iCs/>
          <w:sz w:val="22"/>
          <w:lang w:val="en-US"/>
        </w:rPr>
        <w:t>cintura</w:t>
      </w:r>
      <w:r>
        <w:rPr>
          <w:sz w:val="22"/>
        </w:rPr>
        <w:t xml:space="preserve">. </w:t>
      </w:r>
      <w:r>
        <w:rPr>
          <w:sz w:val="22"/>
          <w:lang w:val="en-US"/>
        </w:rPr>
        <w:t xml:space="preserve">La carretera no llega </w:t>
      </w:r>
      <w:r>
        <w:rPr>
          <w:b/>
          <w:bCs/>
          <w:sz w:val="22"/>
          <w:lang w:val="en-US"/>
        </w:rPr>
        <w:t>a (hasta)</w:t>
      </w:r>
      <w:r>
        <w:rPr>
          <w:sz w:val="22"/>
          <w:lang w:val="en-US"/>
        </w:rPr>
        <w:t xml:space="preserve"> </w:t>
      </w:r>
      <w:r>
        <w:rPr>
          <w:i/>
          <w:iCs/>
          <w:sz w:val="22"/>
          <w:lang w:val="en-US"/>
        </w:rPr>
        <w:t>aquel pueblo</w:t>
      </w:r>
      <w:r>
        <w:rPr>
          <w:sz w:val="22"/>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rPr>
      </w:pPr>
      <w:r>
        <w:rPr>
          <w:sz w:val="24"/>
        </w:rPr>
        <w:t xml:space="preserve">12. </w:t>
      </w:r>
      <w:r>
        <w:rPr>
          <w:i/>
          <w:iCs/>
          <w:sz w:val="24"/>
        </w:rPr>
        <w:t>Предлог</w:t>
      </w:r>
      <w:r>
        <w:rPr>
          <w:sz w:val="24"/>
        </w:rPr>
        <w:t xml:space="preserve"> </w:t>
      </w:r>
      <w:r>
        <w:rPr>
          <w:b/>
          <w:sz w:val="24"/>
          <w:lang w:val="en-US"/>
        </w:rPr>
        <w:t>para</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а) Предлог </w:t>
      </w:r>
      <w:r>
        <w:rPr>
          <w:b/>
          <w:sz w:val="24"/>
          <w:lang w:val="en-US"/>
        </w:rPr>
        <w:t>para</w:t>
      </w:r>
      <w:r>
        <w:rPr>
          <w:b/>
          <w:sz w:val="24"/>
        </w:rPr>
        <w:t xml:space="preserve"> </w:t>
      </w:r>
      <w:r>
        <w:rPr>
          <w:sz w:val="24"/>
        </w:rPr>
        <w:t xml:space="preserve">выражает </w:t>
      </w:r>
      <w:r>
        <w:rPr>
          <w:spacing w:val="20"/>
          <w:sz w:val="24"/>
        </w:rPr>
        <w:t>объектные</w:t>
      </w:r>
      <w:r>
        <w:rPr>
          <w:sz w:val="24"/>
        </w:rPr>
        <w:t xml:space="preserve"> отношения и помеща</w:t>
        <w:softHyphen/>
        <w:t>ется перед косвенным дополнением, называющим цель действия или показывающим для кого (чего) оно совершается: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Lo explicas </w:t>
      </w:r>
      <w:r>
        <w:rPr>
          <w:b/>
          <w:bCs/>
          <w:sz w:val="24"/>
          <w:lang w:val="en-US"/>
        </w:rPr>
        <w:t>para</w:t>
      </w:r>
      <w:r>
        <w:rPr>
          <w:sz w:val="24"/>
          <w:lang w:val="en-US"/>
        </w:rPr>
        <w:t xml:space="preserve"> María.                                                                    </w:t>
      </w:r>
      <w:r>
        <w:rPr>
          <w:sz w:val="24"/>
        </w:rPr>
        <w:t xml:space="preserve">Ты это объясняешь (для) Марии. </w:t>
      </w:r>
    </w:p>
    <w:p>
      <w:pPr>
        <w:pStyle w:val="Normal1"/>
        <w:spacing w:lineRule="auto" w:line="240"/>
        <w:ind w:firstLine="284" w:end="0"/>
        <w:rPr/>
      </w:pPr>
      <w:r>
        <w:rPr>
          <w:sz w:val="24"/>
          <w:lang w:val="en-US"/>
        </w:rPr>
        <w:t xml:space="preserve">Trajeron los libros </w:t>
      </w:r>
      <w:r>
        <w:rPr>
          <w:b/>
          <w:bCs/>
          <w:sz w:val="24"/>
          <w:lang w:val="en-US"/>
        </w:rPr>
        <w:t>para</w:t>
      </w:r>
      <w:r>
        <w:rPr>
          <w:sz w:val="24"/>
          <w:lang w:val="en-US"/>
        </w:rPr>
        <w:t xml:space="preserve"> </w:t>
      </w:r>
      <w:r>
        <w:rPr>
          <w:i/>
          <w:iCs/>
          <w:sz w:val="24"/>
          <w:lang w:val="en-US"/>
        </w:rPr>
        <w:t>los estudiantes</w:t>
      </w:r>
      <w:r>
        <w:rPr>
          <w:sz w:val="24"/>
          <w:lang w:val="en-US"/>
        </w:rPr>
        <w:t xml:space="preserve">.                                           </w:t>
      </w:r>
      <w:r>
        <w:rPr>
          <w:sz w:val="24"/>
        </w:rPr>
        <w:t>Они принесли книги для студентов.</w:t>
      </w:r>
    </w:p>
    <w:p>
      <w:pPr>
        <w:pStyle w:val="Normal1"/>
        <w:spacing w:lineRule="auto" w:line="240"/>
        <w:ind w:firstLine="284" w:end="0"/>
        <w:rPr/>
      </w:pPr>
      <w:r>
        <w:rPr>
          <w:sz w:val="24"/>
          <w:lang w:val="en-US"/>
        </w:rPr>
        <w:t xml:space="preserve">Extamos preparándonos </w:t>
      </w:r>
      <w:r>
        <w:rPr>
          <w:b/>
          <w:bCs/>
          <w:sz w:val="24"/>
          <w:lang w:val="en-US"/>
        </w:rPr>
        <w:t>para</w:t>
      </w:r>
      <w:r>
        <w:rPr>
          <w:sz w:val="24"/>
          <w:lang w:val="en-US"/>
        </w:rPr>
        <w:t xml:space="preserve"> </w:t>
      </w:r>
      <w:r>
        <w:rPr>
          <w:i/>
          <w:iCs/>
          <w:sz w:val="24"/>
          <w:lang w:val="en-US"/>
        </w:rPr>
        <w:t>el viaje</w:t>
      </w:r>
      <w:r>
        <w:rPr>
          <w:sz w:val="24"/>
          <w:lang w:val="en-US"/>
        </w:rPr>
        <w:t xml:space="preserve">.                                              </w:t>
      </w:r>
      <w:r>
        <w:rPr>
          <w:sz w:val="24"/>
        </w:rPr>
        <w:t xml:space="preserve">Мы готовимсяк путешествию.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Подобные сочетания выражают отношения, соответствующие русскому </w:t>
      </w:r>
      <w:r>
        <w:rPr>
          <w:spacing w:val="20"/>
          <w:sz w:val="24"/>
        </w:rPr>
        <w:t xml:space="preserve">родительному или дательному </w:t>
      </w:r>
      <w:r>
        <w:rPr>
          <w:sz w:val="24"/>
        </w:rPr>
        <w:t>падежам цели или назначения.</w:t>
      </w:r>
    </w:p>
    <w:p>
      <w:pPr>
        <w:pStyle w:val="Normal1"/>
        <w:spacing w:lineRule="auto" w:line="240"/>
        <w:ind w:firstLine="284" w:end="0"/>
        <w:rPr/>
      </w:pPr>
      <w:r>
        <w:rPr>
          <w:sz w:val="24"/>
        </w:rPr>
        <w:t xml:space="preserve">Предлог </w:t>
      </w:r>
      <w:r>
        <w:rPr>
          <w:b/>
          <w:sz w:val="24"/>
          <w:lang w:val="en-US"/>
        </w:rPr>
        <w:t>para</w:t>
      </w:r>
      <w:r>
        <w:rPr>
          <w:sz w:val="24"/>
        </w:rPr>
        <w:t xml:space="preserve"> перед косвенным дополнением синонимичен пред</w:t>
        <w:softHyphen/>
        <w:t xml:space="preserve">логу </w:t>
      </w:r>
      <w:r>
        <w:rPr>
          <w:b/>
          <w:sz w:val="24"/>
        </w:rPr>
        <w:t>а</w:t>
      </w:r>
      <w:r>
        <w:rPr>
          <w:sz w:val="24"/>
        </w:rPr>
        <w:t xml:space="preserve"> и нередко оба предлога взаимозаменяемы. Как в первых двух примерах.</w:t>
      </w:r>
    </w:p>
    <w:p>
      <w:pPr>
        <w:pStyle w:val="Normal1"/>
        <w:spacing w:lineRule="auto" w:line="240"/>
        <w:ind w:firstLine="284" w:end="0"/>
        <w:rPr/>
      </w:pPr>
      <w:r>
        <w:rPr>
          <w:sz w:val="24"/>
        </w:rPr>
        <w:t xml:space="preserve">б) Оттенок объектных отношений присущ сочетаниям </w:t>
      </w:r>
      <w:r>
        <w:rPr>
          <w:spacing w:val="20"/>
          <w:sz w:val="24"/>
        </w:rPr>
        <w:t>обсто</w:t>
        <w:softHyphen/>
        <w:t>ятельственного</w:t>
      </w:r>
      <w:r>
        <w:rPr>
          <w:sz w:val="24"/>
        </w:rPr>
        <w:t xml:space="preserve"> характера, в которых </w:t>
      </w:r>
      <w:r>
        <w:rPr>
          <w:sz w:val="24"/>
          <w:lang w:val="en-US"/>
        </w:rPr>
        <w:t>para</w:t>
      </w:r>
      <w:r>
        <w:rPr>
          <w:sz w:val="24"/>
        </w:rPr>
        <w:t xml:space="preserve"> указывает на пред</w:t>
        <w:softHyphen/>
        <w:t>мет или действие, являющиеся пределом какого-либо состояния: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Faltan dos meses </w:t>
      </w:r>
      <w:r>
        <w:rPr>
          <w:b/>
          <w:bCs/>
          <w:sz w:val="24"/>
          <w:lang w:val="en-US"/>
        </w:rPr>
        <w:t>para</w:t>
      </w:r>
      <w:r>
        <w:rPr>
          <w:sz w:val="24"/>
          <w:lang w:val="en-US"/>
        </w:rPr>
        <w:t xml:space="preserve"> </w:t>
      </w:r>
      <w:r>
        <w:rPr>
          <w:i/>
          <w:iCs/>
          <w:sz w:val="24"/>
          <w:lang w:val="en-US"/>
        </w:rPr>
        <w:t>los exámenes.</w:t>
      </w:r>
      <w:r>
        <w:rPr>
          <w:sz w:val="24"/>
          <w:lang w:val="en-US"/>
        </w:rPr>
        <w:t xml:space="preserve">                                                </w:t>
      </w:r>
      <w:r>
        <w:rPr>
          <w:sz w:val="24"/>
        </w:rPr>
        <w:t>Остается два месяца до экзаме</w:t>
        <w:softHyphen/>
        <w:t>нов.</w:t>
      </w:r>
    </w:p>
    <w:p>
      <w:pPr>
        <w:pStyle w:val="Normal1"/>
        <w:spacing w:lineRule="auto" w:line="240"/>
        <w:ind w:firstLine="284" w:end="0"/>
        <w:rPr/>
      </w:pPr>
      <w:r>
        <w:rPr>
          <w:sz w:val="24"/>
          <w:lang w:val="en-US"/>
        </w:rPr>
        <w:t xml:space="preserve">Nos sobra una hora </w:t>
      </w:r>
      <w:r>
        <w:rPr>
          <w:b/>
          <w:bCs/>
          <w:sz w:val="24"/>
          <w:lang w:val="en-US"/>
        </w:rPr>
        <w:t>para</w:t>
      </w:r>
      <w:r>
        <w:rPr>
          <w:sz w:val="24"/>
          <w:lang w:val="en-US"/>
        </w:rPr>
        <w:t xml:space="preserve"> </w:t>
      </w:r>
      <w:r>
        <w:rPr>
          <w:i/>
          <w:iCs/>
          <w:sz w:val="24"/>
          <w:lang w:val="en-US"/>
        </w:rPr>
        <w:t>la salida</w:t>
      </w:r>
      <w:r>
        <w:rPr>
          <w:sz w:val="24"/>
          <w:lang w:val="en-US"/>
        </w:rPr>
        <w:t xml:space="preserve">.                                                    </w:t>
      </w:r>
      <w:r>
        <w:rPr>
          <w:sz w:val="24"/>
        </w:rPr>
        <w:t xml:space="preserve">У нас еще есть час до отъезда. </w:t>
      </w:r>
    </w:p>
    <w:p>
      <w:pPr>
        <w:pStyle w:val="Normal1"/>
        <w:spacing w:lineRule="auto" w:line="240"/>
        <w:ind w:firstLine="284" w:end="0"/>
        <w:rPr/>
      </w:pPr>
      <w:r>
        <w:rPr>
          <w:sz w:val="24"/>
          <w:lang w:val="en-US"/>
        </w:rPr>
        <w:t>Tu</w:t>
      </w:r>
      <w:r>
        <w:rPr>
          <w:sz w:val="24"/>
        </w:rPr>
        <w:t xml:space="preserve"> </w:t>
      </w:r>
      <w:r>
        <w:rPr>
          <w:sz w:val="24"/>
          <w:lang w:val="en-US"/>
        </w:rPr>
        <w:t>informe</w:t>
      </w:r>
      <w:r>
        <w:rPr>
          <w:sz w:val="24"/>
        </w:rPr>
        <w:t xml:space="preserve"> </w:t>
      </w:r>
      <w:r>
        <w:rPr>
          <w:sz w:val="24"/>
          <w:lang w:val="en-US"/>
        </w:rPr>
        <w:t>aplazaron</w:t>
      </w:r>
      <w:r>
        <w:rPr>
          <w:sz w:val="24"/>
        </w:rPr>
        <w:t xml:space="preserve"> </w:t>
      </w:r>
      <w:r>
        <w:rPr>
          <w:b/>
          <w:bCs/>
          <w:sz w:val="24"/>
          <w:lang w:val="en-US"/>
        </w:rPr>
        <w:t>para</w:t>
      </w:r>
      <w:r>
        <w:rPr>
          <w:sz w:val="24"/>
        </w:rPr>
        <w:t xml:space="preserve"> </w:t>
      </w:r>
      <w:r>
        <w:rPr>
          <w:i/>
          <w:iCs/>
          <w:sz w:val="24"/>
          <w:lang w:val="en-US"/>
        </w:rPr>
        <w:t>la</w:t>
      </w:r>
      <w:r>
        <w:rPr>
          <w:sz w:val="24"/>
        </w:rPr>
        <w:t xml:space="preserve">                                                            Твое сообщение отложили до </w:t>
      </w:r>
    </w:p>
    <w:p>
      <w:pPr>
        <w:pStyle w:val="Normal1"/>
        <w:spacing w:lineRule="auto" w:line="240"/>
        <w:ind w:firstLine="709" w:end="0"/>
        <w:rPr/>
      </w:pPr>
      <w:r>
        <w:rPr>
          <w:i/>
          <w:iCs/>
          <w:sz w:val="24"/>
          <w:lang w:val="en-US"/>
        </w:rPr>
        <w:t>proxima</w:t>
      </w:r>
      <w:r>
        <w:rPr>
          <w:i/>
          <w:iCs/>
          <w:sz w:val="24"/>
        </w:rPr>
        <w:t xml:space="preserve"> </w:t>
      </w:r>
      <w:r>
        <w:rPr>
          <w:i/>
          <w:iCs/>
          <w:sz w:val="24"/>
          <w:lang w:val="en-US"/>
        </w:rPr>
        <w:t>reunión</w:t>
      </w:r>
      <w:r>
        <w:rPr>
          <w:sz w:val="24"/>
        </w:rPr>
        <w:t>..                                                                           следующего собрания.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Предлог </w:t>
      </w:r>
      <w:r>
        <w:rPr>
          <w:b/>
          <w:sz w:val="24"/>
          <w:lang w:val="en-US"/>
        </w:rPr>
        <w:t>para</w:t>
      </w:r>
      <w:r>
        <w:rPr>
          <w:sz w:val="24"/>
        </w:rPr>
        <w:t xml:space="preserve"> может указывать на </w:t>
      </w:r>
      <w:r>
        <w:rPr>
          <w:spacing w:val="20"/>
          <w:sz w:val="24"/>
        </w:rPr>
        <w:t>обстоятельственные</w:t>
      </w:r>
      <w:r>
        <w:rPr>
          <w:sz w:val="24"/>
        </w:rPr>
        <w:t xml:space="preserve"> отношения, употребляясь в группах обстоятельств:</w:t>
      </w:r>
    </w:p>
    <w:p>
      <w:pPr>
        <w:pStyle w:val="Normal1"/>
        <w:spacing w:lineRule="auto" w:line="240"/>
        <w:ind w:firstLine="284" w:end="0"/>
        <w:rPr/>
      </w:pPr>
      <w:r>
        <w:rPr>
          <w:spacing w:val="20"/>
          <w:sz w:val="24"/>
        </w:rPr>
        <w:t>Места</w:t>
      </w:r>
      <w:r>
        <w:rPr>
          <w:spacing w:val="20"/>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z w:val="24"/>
          <w:lang w:val="en-US"/>
        </w:rPr>
        <w:t xml:space="preserve">El barco navega </w:t>
      </w:r>
      <w:r>
        <w:rPr>
          <w:b/>
          <w:bCs/>
          <w:sz w:val="24"/>
          <w:lang w:val="en-US"/>
        </w:rPr>
        <w:t>para</w:t>
      </w:r>
      <w:r>
        <w:rPr>
          <w:sz w:val="24"/>
          <w:lang w:val="en-US"/>
        </w:rPr>
        <w:t xml:space="preserve"> </w:t>
      </w:r>
      <w:r>
        <w:rPr>
          <w:i/>
          <w:iCs/>
          <w:sz w:val="24"/>
          <w:lang w:val="en-US"/>
        </w:rPr>
        <w:t>Argentina</w:t>
      </w:r>
      <w:r>
        <w:rPr>
          <w:sz w:val="24"/>
          <w:lang w:val="en-US"/>
        </w:rPr>
        <w:t xml:space="preserve">.                                                        </w:t>
      </w:r>
      <w:r>
        <w:rPr>
          <w:sz w:val="24"/>
        </w:rPr>
        <w:t>Пароход идет в Аргентину.</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Времени</w:t>
      </w:r>
      <w:r>
        <w:rPr>
          <w:spacing w:val="20"/>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z w:val="24"/>
          <w:lang w:val="en-US"/>
        </w:rPr>
        <w:t xml:space="preserve">Firmaremos los documentos </w:t>
      </w:r>
      <w:r>
        <w:rPr>
          <w:b/>
          <w:bCs/>
          <w:sz w:val="24"/>
          <w:lang w:val="en-US"/>
        </w:rPr>
        <w:t>para</w:t>
      </w:r>
      <w:r>
        <w:rPr>
          <w:sz w:val="24"/>
          <w:lang w:val="en-US"/>
        </w:rPr>
        <w:t xml:space="preserve"> </w:t>
      </w:r>
      <w:r>
        <w:rPr>
          <w:i/>
          <w:iCs/>
          <w:sz w:val="24"/>
          <w:lang w:val="en-US"/>
        </w:rPr>
        <w:t>el lunes</w:t>
      </w:r>
      <w:r>
        <w:rPr>
          <w:sz w:val="24"/>
          <w:lang w:val="en-US"/>
        </w:rPr>
        <w:t xml:space="preserve">.                                         </w:t>
      </w:r>
      <w:r>
        <w:rPr>
          <w:sz w:val="24"/>
        </w:rPr>
        <w:t xml:space="preserve">К понедельнику мы подпишем </w:t>
      </w:r>
    </w:p>
    <w:p>
      <w:pPr>
        <w:pStyle w:val="Normal1"/>
        <w:spacing w:lineRule="auto" w:line="240"/>
        <w:ind w:firstLine="284" w:end="0"/>
        <w:rPr>
          <w:sz w:val="24"/>
        </w:rPr>
      </w:pPr>
      <w:r>
        <w:rPr>
          <w:sz w:val="24"/>
        </w:rPr>
        <w:t xml:space="preserve">                                                                                                                    </w:t>
      </w:r>
      <w:r>
        <w:rPr>
          <w:sz w:val="24"/>
        </w:rPr>
        <w:t>документы.</w:t>
      </w:r>
    </w:p>
    <w:p>
      <w:pPr>
        <w:pStyle w:val="Normal1"/>
        <w:spacing w:lineRule="auto" w:line="240"/>
        <w:ind w:firstLine="284" w:end="0"/>
        <w:rPr>
          <w:sz w:val="24"/>
        </w:rPr>
      </w:pPr>
      <w:r>
        <w:rPr>
          <w:sz w:val="24"/>
        </w:rPr>
      </w:r>
    </w:p>
    <w:p>
      <w:pPr>
        <w:pStyle w:val="Normal1"/>
        <w:spacing w:lineRule="auto" w:line="240"/>
        <w:ind w:firstLine="284" w:end="0"/>
        <w:rPr/>
      </w:pPr>
      <w:r>
        <w:rPr>
          <w:spacing w:val="20"/>
          <w:sz w:val="24"/>
        </w:rPr>
        <w:t>Цели</w:t>
      </w:r>
      <w:r>
        <w:rPr>
          <w:sz w:val="24"/>
        </w:rPr>
        <w:t xml:space="preserve"> (обычно с инфинитивом):</w:t>
      </w:r>
    </w:p>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Para</w:t>
      </w:r>
      <w:r>
        <w:rPr>
          <w:sz w:val="24"/>
        </w:rPr>
        <w:t xml:space="preserve"> </w:t>
      </w:r>
      <w:r>
        <w:rPr>
          <w:i/>
          <w:iCs/>
          <w:sz w:val="24"/>
          <w:lang w:val="en-US"/>
        </w:rPr>
        <w:t>organizar</w:t>
      </w:r>
      <w:r>
        <w:rPr>
          <w:sz w:val="24"/>
        </w:rPr>
        <w:t xml:space="preserve"> </w:t>
      </w:r>
      <w:r>
        <w:rPr>
          <w:sz w:val="24"/>
          <w:lang w:val="en-US"/>
        </w:rPr>
        <w:t>el</w:t>
      </w:r>
      <w:r>
        <w:rPr>
          <w:sz w:val="24"/>
        </w:rPr>
        <w:t xml:space="preserve"> </w:t>
      </w:r>
      <w:r>
        <w:rPr>
          <w:sz w:val="24"/>
          <w:lang w:val="en-US"/>
        </w:rPr>
        <w:t>c</w:t>
      </w:r>
      <w:r>
        <w:rPr>
          <w:sz w:val="24"/>
        </w:rPr>
        <w:t>í</w:t>
      </w:r>
      <w:r>
        <w:rPr>
          <w:sz w:val="24"/>
          <w:lang w:val="en-US"/>
        </w:rPr>
        <w:t>rculo</w:t>
      </w:r>
      <w:r>
        <w:rPr>
          <w:sz w:val="24"/>
        </w:rPr>
        <w:t xml:space="preserve"> </w:t>
      </w:r>
      <w:r>
        <w:rPr>
          <w:sz w:val="24"/>
          <w:lang w:val="en-US"/>
        </w:rPr>
        <w:t>necesitamos</w:t>
      </w:r>
      <w:r>
        <w:rPr>
          <w:sz w:val="24"/>
        </w:rPr>
        <w:t xml:space="preserve">                                                Чтобы организовать кружок, </w:t>
      </w:r>
    </w:p>
    <w:p>
      <w:pPr>
        <w:pStyle w:val="Normal1"/>
        <w:spacing w:lineRule="auto" w:line="240"/>
        <w:ind w:firstLine="284" w:end="0"/>
        <w:rPr/>
      </w:pPr>
      <w:r>
        <w:rPr>
          <w:sz w:val="24"/>
          <w:lang w:val="en-US"/>
        </w:rPr>
        <w:t>alg</w:t>
      </w:r>
      <w:r>
        <w:rPr>
          <w:sz w:val="24"/>
        </w:rPr>
        <w:t>ú</w:t>
      </w:r>
      <w:r>
        <w:rPr>
          <w:sz w:val="24"/>
          <w:lang w:val="en-US"/>
        </w:rPr>
        <w:t>n</w:t>
      </w:r>
      <w:r>
        <w:rPr>
          <w:sz w:val="24"/>
        </w:rPr>
        <w:t xml:space="preserve"> </w:t>
      </w:r>
      <w:r>
        <w:rPr>
          <w:sz w:val="24"/>
          <w:lang w:val="en-US"/>
        </w:rPr>
        <w:t>tiempo</w:t>
      </w:r>
      <w:r>
        <w:rPr>
          <w:sz w:val="24"/>
        </w:rPr>
        <w:t>.                                                                                             нам нужно некоторое время.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г) Предлог </w:t>
      </w:r>
      <w:r>
        <w:rPr>
          <w:b/>
          <w:sz w:val="24"/>
          <w:lang w:val="en-US"/>
        </w:rPr>
        <w:t>para</w:t>
      </w:r>
      <w:r>
        <w:rPr>
          <w:b/>
          <w:sz w:val="24"/>
        </w:rPr>
        <w:t xml:space="preserve"> </w:t>
      </w:r>
      <w:r>
        <w:rPr>
          <w:sz w:val="24"/>
        </w:rPr>
        <w:t xml:space="preserve">может передавать одну из разновидностей </w:t>
      </w:r>
      <w:r>
        <w:rPr>
          <w:spacing w:val="20"/>
          <w:sz w:val="24"/>
        </w:rPr>
        <w:t>определительных</w:t>
      </w:r>
      <w:r>
        <w:rPr>
          <w:sz w:val="24"/>
        </w:rPr>
        <w:t xml:space="preserve"> отношений, а именно отношение </w:t>
      </w:r>
      <w:r>
        <w:rPr>
          <w:spacing w:val="20"/>
          <w:sz w:val="24"/>
        </w:rPr>
        <w:t>назначения</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Pásame un tenedor </w:t>
      </w:r>
      <w:r>
        <w:rPr>
          <w:b/>
          <w:bCs/>
          <w:sz w:val="24"/>
          <w:lang w:val="en-US"/>
        </w:rPr>
        <w:t>para</w:t>
      </w:r>
      <w:r>
        <w:rPr>
          <w:sz w:val="24"/>
          <w:lang w:val="en-US"/>
        </w:rPr>
        <w:t xml:space="preserve"> </w:t>
      </w:r>
      <w:r>
        <w:rPr>
          <w:i/>
          <w:iCs/>
          <w:sz w:val="24"/>
          <w:lang w:val="en-US"/>
        </w:rPr>
        <w:t>el pescado</w:t>
      </w:r>
      <w:r>
        <w:rPr>
          <w:sz w:val="24"/>
          <w:lang w:val="en-US"/>
        </w:rPr>
        <w:t xml:space="preserve">.                                                    </w:t>
      </w:r>
      <w:r>
        <w:rPr>
          <w:sz w:val="24"/>
        </w:rPr>
        <w:t xml:space="preserve">Передай мне вилку для рыбы. </w:t>
      </w:r>
    </w:p>
    <w:p>
      <w:pPr>
        <w:pStyle w:val="Normal1"/>
        <w:spacing w:lineRule="auto" w:line="240"/>
        <w:ind w:firstLine="284" w:end="0"/>
        <w:rPr/>
      </w:pPr>
      <w:r>
        <w:rPr>
          <w:sz w:val="24"/>
          <w:lang w:val="en-US"/>
        </w:rPr>
        <w:t>Se</w:t>
      </w:r>
      <w:r>
        <w:rPr>
          <w:sz w:val="24"/>
        </w:rPr>
        <w:t xml:space="preserve"> </w:t>
      </w:r>
      <w:r>
        <w:rPr>
          <w:sz w:val="24"/>
          <w:lang w:val="en-US"/>
        </w:rPr>
        <w:t>me</w:t>
      </w:r>
      <w:r>
        <w:rPr>
          <w:sz w:val="24"/>
        </w:rPr>
        <w:t xml:space="preserve"> </w:t>
      </w:r>
      <w:r>
        <w:rPr>
          <w:sz w:val="24"/>
          <w:lang w:val="en-US"/>
        </w:rPr>
        <w:t>ha</w:t>
      </w:r>
      <w:r>
        <w:rPr>
          <w:sz w:val="24"/>
        </w:rPr>
        <w:t xml:space="preserve"> </w:t>
      </w:r>
      <w:r>
        <w:rPr>
          <w:sz w:val="24"/>
          <w:lang w:val="en-US"/>
        </w:rPr>
        <w:t>acabado</w:t>
      </w:r>
      <w:r>
        <w:rPr>
          <w:sz w:val="24"/>
        </w:rPr>
        <w:t xml:space="preserve"> </w:t>
      </w:r>
      <w:r>
        <w:rPr>
          <w:sz w:val="24"/>
          <w:lang w:val="en-US"/>
        </w:rPr>
        <w:t>el</w:t>
      </w:r>
      <w:r>
        <w:rPr>
          <w:sz w:val="24"/>
        </w:rPr>
        <w:t xml:space="preserve"> </w:t>
      </w:r>
      <w:r>
        <w:rPr>
          <w:sz w:val="24"/>
          <w:lang w:val="en-US"/>
        </w:rPr>
        <w:t>papel</w:t>
      </w:r>
      <w:r>
        <w:rPr>
          <w:sz w:val="24"/>
        </w:rPr>
        <w:t xml:space="preserve"> </w:t>
      </w:r>
      <w:r>
        <w:rPr>
          <w:b/>
          <w:bCs/>
          <w:sz w:val="24"/>
          <w:lang w:val="en-US"/>
        </w:rPr>
        <w:t>para</w:t>
      </w:r>
      <w:r>
        <w:rPr>
          <w:sz w:val="24"/>
        </w:rPr>
        <w:t xml:space="preserve">                                                           У меня кончилась копировальная</w:t>
      </w:r>
    </w:p>
    <w:p>
      <w:pPr>
        <w:pStyle w:val="Normal1"/>
        <w:spacing w:lineRule="auto" w:line="240"/>
        <w:ind w:firstLine="709" w:end="0"/>
        <w:jc w:val="start"/>
        <w:rPr/>
      </w:pPr>
      <w:r>
        <w:rPr>
          <w:i/>
          <w:iCs/>
          <w:sz w:val="24"/>
          <w:lang w:val="en-US"/>
        </w:rPr>
        <w:t>copias</w:t>
      </w:r>
      <w:r>
        <w:rPr>
          <w:sz w:val="24"/>
        </w:rPr>
        <w:t>. (</w:t>
      </w:r>
      <w:r>
        <w:rPr>
          <w:sz w:val="24"/>
          <w:lang w:val="en-US"/>
        </w:rPr>
        <w:t>J</w:t>
      </w:r>
      <w:r>
        <w:rPr>
          <w:sz w:val="24"/>
        </w:rPr>
        <w:t xml:space="preserve">. </w:t>
      </w:r>
      <w:r>
        <w:rPr>
          <w:sz w:val="24"/>
          <w:lang w:val="en-US"/>
        </w:rPr>
        <w:t>L</w:t>
      </w:r>
      <w:r>
        <w:rPr>
          <w:lang w:val="en-US"/>
        </w:rPr>
        <w:t>UQUE</w:t>
      </w:r>
      <w:r>
        <w:rPr>
          <w:sz w:val="24"/>
        </w:rPr>
        <w:t xml:space="preserve"> </w:t>
      </w:r>
      <w:r>
        <w:rPr>
          <w:sz w:val="24"/>
          <w:lang w:val="en-US"/>
        </w:rPr>
        <w:t>D</w:t>
      </w:r>
      <w:r>
        <w:rPr>
          <w:lang w:val="en-US"/>
        </w:rPr>
        <w:t>UR</w:t>
      </w:r>
      <w:r>
        <w:rPr/>
        <w:t>Á</w:t>
      </w:r>
      <w:r>
        <w:rPr>
          <w:lang w:val="en-US"/>
        </w:rPr>
        <w:t>N</w:t>
      </w:r>
      <w:r>
        <w:rPr>
          <w:sz w:val="24"/>
        </w:rPr>
        <w:t>)                                                                   бумага (досл. бумага для копий).</w:t>
      </w:r>
    </w:p>
    <w:p>
      <w:pPr>
        <w:pStyle w:val="Normal1"/>
        <w:spacing w:lineRule="auto" w:line="240"/>
        <w:ind w:firstLine="284" w:end="0"/>
        <w:rPr/>
      </w:pPr>
      <w:r>
        <w:rPr>
          <w:sz w:val="24"/>
          <w:lang w:val="en-US"/>
        </w:rPr>
        <w:t>No</w:t>
      </w:r>
      <w:r>
        <w:rPr>
          <w:sz w:val="24"/>
        </w:rPr>
        <w:t xml:space="preserve"> </w:t>
      </w:r>
      <w:r>
        <w:rPr>
          <w:sz w:val="24"/>
          <w:lang w:val="en-US"/>
        </w:rPr>
        <w:t>son</w:t>
      </w:r>
      <w:r>
        <w:rPr>
          <w:sz w:val="24"/>
        </w:rPr>
        <w:t xml:space="preserve"> </w:t>
      </w:r>
      <w:r>
        <w:rPr>
          <w:sz w:val="24"/>
          <w:lang w:val="en-US"/>
        </w:rPr>
        <w:t>zapatos</w:t>
      </w:r>
      <w:r>
        <w:rPr>
          <w:sz w:val="24"/>
        </w:rPr>
        <w:t xml:space="preserve"> </w:t>
      </w:r>
      <w:r>
        <w:rPr>
          <w:b/>
          <w:bCs/>
          <w:sz w:val="24"/>
          <w:lang w:val="en-US"/>
        </w:rPr>
        <w:t>para</w:t>
      </w:r>
      <w:r>
        <w:rPr>
          <w:sz w:val="24"/>
        </w:rPr>
        <w:t xml:space="preserve"> </w:t>
      </w:r>
      <w:r>
        <w:rPr>
          <w:i/>
          <w:iCs/>
          <w:sz w:val="24"/>
          <w:lang w:val="en-US"/>
        </w:rPr>
        <w:t>andar</w:t>
      </w:r>
      <w:r>
        <w:rPr>
          <w:sz w:val="24"/>
        </w:rPr>
        <w:t xml:space="preserve"> ро</w:t>
      </w:r>
      <w:r>
        <w:rPr>
          <w:sz w:val="24"/>
          <w:lang w:val="en-US"/>
        </w:rPr>
        <w:t>r</w:t>
      </w:r>
      <w:r>
        <w:rPr>
          <w:sz w:val="24"/>
        </w:rPr>
        <w:t xml:space="preserve"> </w:t>
      </w:r>
      <w:r>
        <w:rPr>
          <w:sz w:val="24"/>
          <w:lang w:val="en-US"/>
        </w:rPr>
        <w:t>la</w:t>
      </w:r>
      <w:r>
        <w:rPr>
          <w:sz w:val="24"/>
        </w:rPr>
        <w:t xml:space="preserve">                                                       Это не те ботинки, в которых ходят </w:t>
      </w:r>
    </w:p>
    <w:p>
      <w:pPr>
        <w:pStyle w:val="Normal1"/>
        <w:spacing w:lineRule="auto" w:line="240"/>
        <w:ind w:firstLine="709" w:end="0"/>
        <w:rPr/>
      </w:pPr>
      <w:r>
        <w:rPr>
          <w:sz w:val="24"/>
          <w:lang w:val="en-US"/>
        </w:rPr>
        <w:t>nieve</w:t>
      </w:r>
      <w:r>
        <w:rPr>
          <w:sz w:val="24"/>
        </w:rPr>
        <w:t>.                                                                                                       по снегу.</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д) В сочетании с некоторыми глаголами и прилагательными предлог </w:t>
      </w:r>
      <w:r>
        <w:rPr>
          <w:b/>
          <w:bCs/>
          <w:sz w:val="24"/>
          <w:lang w:val="en-US"/>
        </w:rPr>
        <w:t>para</w:t>
      </w:r>
      <w:r>
        <w:rPr>
          <w:sz w:val="24"/>
        </w:rPr>
        <w:t xml:space="preserve"> имеет свои особенности употребления (см. разделы II и Ш приложения).</w:t>
      </w:r>
    </w:p>
    <w:p>
      <w:pPr>
        <w:pStyle w:val="Normal1"/>
        <w:spacing w:lineRule="auto" w:line="240"/>
        <w:ind w:firstLine="284" w:end="0"/>
        <w:rPr/>
      </w:pPr>
      <w:r>
        <w:rPr>
          <w:sz w:val="24"/>
        </w:rPr>
        <w:t xml:space="preserve">В русском языке предлогу </w:t>
      </w:r>
      <w:r>
        <w:rPr>
          <w:b/>
          <w:bCs/>
          <w:sz w:val="24"/>
          <w:lang w:val="en-US"/>
        </w:rPr>
        <w:t>para</w:t>
      </w:r>
      <w:r>
        <w:rPr>
          <w:sz w:val="24"/>
        </w:rPr>
        <w:t xml:space="preserve"> обычно сойтветствуют: предлоги </w:t>
      </w:r>
      <w:r>
        <w:rPr>
          <w:i/>
          <w:sz w:val="24"/>
        </w:rPr>
        <w:t>для, к, в, до, на</w:t>
      </w:r>
      <w:r>
        <w:rPr>
          <w:sz w:val="24"/>
        </w:rPr>
        <w:t xml:space="preserve"> и грамматические значения, передаваемые </w:t>
      </w:r>
      <w:r>
        <w:rPr>
          <w:spacing w:val="20"/>
          <w:sz w:val="24"/>
        </w:rPr>
        <w:t>твори</w:t>
        <w:softHyphen/>
        <w:t>тельным, родительным и дательным</w:t>
      </w:r>
      <w:r>
        <w:rPr>
          <w:sz w:val="24"/>
        </w:rPr>
        <w:t xml:space="preserve"> падежами.</w:t>
      </w:r>
    </w:p>
    <w:p>
      <w:pPr>
        <w:pStyle w:val="Normal1"/>
        <w:spacing w:lineRule="auto" w:line="240"/>
        <w:ind w:firstLine="284" w:end="0"/>
        <w:jc w:val="center"/>
        <w:rPr>
          <w:sz w:val="24"/>
        </w:rPr>
      </w:pPr>
      <w:r>
        <w:rPr>
          <w:sz w:val="24"/>
        </w:rPr>
      </w:r>
    </w:p>
    <w:p>
      <w:pPr>
        <w:pStyle w:val="Normal1"/>
        <w:spacing w:lineRule="auto" w:line="240"/>
        <w:ind w:firstLine="284" w:end="0"/>
        <w:jc w:val="center"/>
        <w:rPr>
          <w:b/>
          <w:sz w:val="24"/>
        </w:rPr>
      </w:pPr>
      <w:r>
        <w:rPr>
          <w:sz w:val="24"/>
        </w:rPr>
        <w:t xml:space="preserve">13. </w:t>
      </w:r>
      <w:r>
        <w:rPr>
          <w:i/>
          <w:iCs/>
          <w:sz w:val="24"/>
        </w:rPr>
        <w:t>Предлог</w:t>
      </w:r>
      <w:r>
        <w:rPr>
          <w:sz w:val="24"/>
        </w:rPr>
        <w:t xml:space="preserve"> </w:t>
      </w:r>
      <w:r>
        <w:rPr>
          <w:b/>
          <w:sz w:val="24"/>
        </w:rPr>
        <w:t>ро</w:t>
      </w:r>
      <w:r>
        <w:rPr>
          <w:b/>
          <w:sz w:val="24"/>
          <w:lang w:val="en-US"/>
        </w:rPr>
        <w:t>r</w:t>
      </w:r>
    </w:p>
    <w:p>
      <w:pPr>
        <w:pStyle w:val="Normal1"/>
        <w:spacing w:lineRule="auto" w:line="240"/>
        <w:ind w:firstLine="284" w:end="0"/>
        <w:rPr>
          <w:b/>
          <w:sz w:val="24"/>
        </w:rPr>
      </w:pPr>
      <w:r>
        <w:rPr>
          <w:b/>
          <w:sz w:val="24"/>
        </w:rPr>
      </w:r>
    </w:p>
    <w:p>
      <w:pPr>
        <w:pStyle w:val="Normal1"/>
        <w:spacing w:lineRule="auto" w:line="240"/>
        <w:ind w:firstLine="284" w:end="0"/>
        <w:rPr/>
      </w:pPr>
      <w:r>
        <w:rPr>
          <w:sz w:val="24"/>
        </w:rPr>
        <w:t>а) Предлог</w:t>
      </w:r>
      <w:r>
        <w:rPr>
          <w:b/>
          <w:sz w:val="24"/>
        </w:rPr>
        <w:t xml:space="preserve"> ро</w:t>
      </w:r>
      <w:r>
        <w:rPr>
          <w:b/>
          <w:sz w:val="24"/>
          <w:lang w:val="en-US"/>
        </w:rPr>
        <w:t>r</w:t>
      </w:r>
      <w:r>
        <w:rPr>
          <w:sz w:val="24"/>
        </w:rPr>
        <w:t xml:space="preserve"> употребляется для выражения </w:t>
      </w:r>
      <w:r>
        <w:rPr>
          <w:spacing w:val="20"/>
          <w:sz w:val="24"/>
        </w:rPr>
        <w:t>обстоятельственных</w:t>
      </w:r>
      <w:r>
        <w:rPr>
          <w:sz w:val="24"/>
        </w:rPr>
        <w:t xml:space="preserve"> отношений:</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Времени</w:t>
      </w:r>
      <w:r>
        <w:rPr>
          <w:spacing w:val="20"/>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sz w:val="24"/>
        </w:rPr>
      </w:pPr>
      <w:r>
        <w:rPr>
          <w:sz w:val="24"/>
          <w:lang w:val="en-US"/>
        </w:rPr>
        <w:t xml:space="preserve">Salgo </w:t>
      </w:r>
      <w:r>
        <w:rPr>
          <w:b/>
          <w:bCs/>
          <w:sz w:val="24"/>
        </w:rPr>
        <w:t>ро</w:t>
      </w:r>
      <w:r>
        <w:rPr>
          <w:b/>
          <w:bCs/>
          <w:sz w:val="24"/>
          <w:lang w:val="en-US"/>
        </w:rPr>
        <w:t xml:space="preserve">r </w:t>
      </w:r>
      <w:r>
        <w:rPr>
          <w:i/>
          <w:iCs/>
          <w:sz w:val="24"/>
          <w:lang w:val="en-US"/>
        </w:rPr>
        <w:t>un momento</w:t>
      </w:r>
      <w:r>
        <w:rPr>
          <w:sz w:val="24"/>
          <w:lang w:val="en-US"/>
        </w:rPr>
        <w:t xml:space="preserve">.                                                                         </w:t>
      </w:r>
      <w:r>
        <w:rPr>
          <w:sz w:val="24"/>
        </w:rPr>
        <w:t>Я на минутку выйду.</w:t>
      </w:r>
    </w:p>
    <w:p>
      <w:pPr>
        <w:pStyle w:val="Normal1"/>
        <w:spacing w:lineRule="auto" w:line="240"/>
        <w:rPr>
          <w:sz w:val="24"/>
        </w:rPr>
      </w:pPr>
      <w:r>
        <w:rPr>
          <w:sz w:val="24"/>
        </w:rPr>
      </w:r>
    </w:p>
    <w:p>
      <w:pPr>
        <w:pStyle w:val="Normal1"/>
        <w:spacing w:lineRule="auto" w:line="240"/>
        <w:ind w:firstLine="284" w:end="0"/>
        <w:rPr/>
      </w:pPr>
      <w:r>
        <w:rPr>
          <w:sz w:val="24"/>
          <w:lang w:val="en-US"/>
        </w:rPr>
        <w:t xml:space="preserve">Nos encontraremos mañana </w:t>
      </w:r>
      <w:r>
        <w:rPr>
          <w:b/>
          <w:bCs/>
          <w:sz w:val="24"/>
        </w:rPr>
        <w:t>ро</w:t>
      </w:r>
      <w:r>
        <w:rPr>
          <w:b/>
          <w:bCs/>
          <w:sz w:val="24"/>
          <w:lang w:val="en-US"/>
        </w:rPr>
        <w:t>r</w:t>
      </w:r>
      <w:r>
        <w:rPr>
          <w:sz w:val="24"/>
          <w:lang w:val="en-US"/>
        </w:rPr>
        <w:t xml:space="preserve"> </w:t>
      </w:r>
      <w:r>
        <w:rPr>
          <w:i/>
          <w:iCs/>
          <w:sz w:val="24"/>
          <w:lang w:val="en-US"/>
        </w:rPr>
        <w:t>la m</w:t>
      </w:r>
      <w:r>
        <w:rPr>
          <w:i/>
          <w:iCs/>
          <w:sz w:val="24"/>
        </w:rPr>
        <w:t>а</w:t>
      </w:r>
      <w:r>
        <w:rPr>
          <w:i/>
          <w:iCs/>
          <w:sz w:val="24"/>
          <w:lang w:val="en-US"/>
        </w:rPr>
        <w:t>ñ</w:t>
      </w:r>
      <w:r>
        <w:rPr>
          <w:i/>
          <w:iCs/>
          <w:sz w:val="24"/>
        </w:rPr>
        <w:t>а</w:t>
      </w:r>
      <w:r>
        <w:rPr>
          <w:i/>
          <w:iCs/>
          <w:sz w:val="24"/>
          <w:lang w:val="en-US"/>
        </w:rPr>
        <w:t>n</w:t>
      </w:r>
      <w:r>
        <w:rPr>
          <w:i/>
          <w:iCs/>
          <w:sz w:val="24"/>
        </w:rPr>
        <w:t>а</w:t>
      </w:r>
      <w:r>
        <w:rPr>
          <w:sz w:val="24"/>
          <w:lang w:val="en-US"/>
        </w:rPr>
        <w:t xml:space="preserve">.                                        </w:t>
      </w:r>
      <w:r>
        <w:rPr>
          <w:sz w:val="24"/>
        </w:rPr>
        <w:t xml:space="preserve">Завтра утром мы встретимся. </w:t>
      </w:r>
    </w:p>
    <w:p>
      <w:pPr>
        <w:pStyle w:val="FR4"/>
        <w:ind w:firstLine="284" w:end="0"/>
        <w:jc w:val="both"/>
        <w:rPr>
          <w:rFonts w:ascii="Times New Roman" w:hAnsi="Times New Roman" w:cs="Times New Roman"/>
          <w:spacing w:val="20"/>
          <w:sz w:val="24"/>
        </w:rPr>
      </w:pPr>
      <w:r>
        <w:rPr>
          <w:rFonts w:cs="Times New Roman" w:ascii="Times New Roman" w:hAnsi="Times New Roman"/>
          <w:spacing w:val="20"/>
          <w:sz w:val="24"/>
        </w:rPr>
      </w:r>
    </w:p>
    <w:p>
      <w:pPr>
        <w:pStyle w:val="FR4"/>
        <w:ind w:firstLine="284" w:end="0"/>
        <w:jc w:val="both"/>
        <w:rPr/>
      </w:pPr>
      <w:r>
        <w:rPr>
          <w:rFonts w:cs="Times New Roman" w:ascii="Times New Roman" w:hAnsi="Times New Roman"/>
          <w:spacing w:val="20"/>
          <w:sz w:val="24"/>
        </w:rPr>
        <w:t>Места</w:t>
      </w:r>
      <w:r>
        <w:rPr>
          <w:rFonts w:cs="Times New Roman" w:ascii="Times New Roman" w:hAnsi="Times New Roman"/>
          <w:spacing w:val="20"/>
          <w:sz w:val="24"/>
          <w:lang w:val="en-US"/>
        </w:rPr>
        <w:t>:</w:t>
      </w:r>
    </w:p>
    <w:p>
      <w:pPr>
        <w:pStyle w:val="Normal1"/>
        <w:spacing w:lineRule="auto" w:line="240"/>
        <w:ind w:firstLine="284" w:end="0"/>
        <w:rPr>
          <w:rFonts w:ascii="Times New Roman" w:hAnsi="Times New Roman" w:cs="Times New Roman"/>
          <w:spacing w:val="20"/>
          <w:sz w:val="24"/>
          <w:lang w:val="en-US"/>
        </w:rPr>
      </w:pPr>
      <w:r>
        <w:rPr>
          <w:rFonts w:cs="Times New Roman"/>
          <w:spacing w:val="20"/>
          <w:sz w:val="24"/>
          <w:lang w:val="en-US"/>
        </w:rPr>
      </w:r>
    </w:p>
    <w:p>
      <w:pPr>
        <w:pStyle w:val="Normal1"/>
        <w:spacing w:lineRule="auto" w:line="240"/>
        <w:ind w:firstLine="284" w:end="0"/>
        <w:rPr/>
      </w:pPr>
      <w:r>
        <w:rPr>
          <w:sz w:val="24"/>
          <w:lang w:val="en-US"/>
        </w:rPr>
        <w:t xml:space="preserve">Vaya </w:t>
      </w:r>
      <w:r>
        <w:rPr>
          <w:b/>
          <w:bCs/>
          <w:sz w:val="24"/>
        </w:rPr>
        <w:t>ро</w:t>
      </w:r>
      <w:r>
        <w:rPr>
          <w:b/>
          <w:bCs/>
          <w:sz w:val="24"/>
          <w:lang w:val="en-US"/>
        </w:rPr>
        <w:t>r</w:t>
      </w:r>
      <w:r>
        <w:rPr>
          <w:sz w:val="24"/>
          <w:lang w:val="en-US"/>
        </w:rPr>
        <w:t xml:space="preserve"> </w:t>
      </w:r>
      <w:r>
        <w:rPr>
          <w:i/>
          <w:iCs/>
          <w:sz w:val="24"/>
          <w:lang w:val="en-US"/>
        </w:rPr>
        <w:t>aquel camino.</w:t>
      </w:r>
      <w:r>
        <w:rPr>
          <w:sz w:val="24"/>
          <w:lang w:val="en-US"/>
        </w:rPr>
        <w:t xml:space="preserve">                                                                        </w:t>
      </w:r>
      <w:r>
        <w:rPr>
          <w:sz w:val="24"/>
        </w:rPr>
        <w:t xml:space="preserve">Идите по той дороге. </w:t>
      </w:r>
    </w:p>
    <w:p>
      <w:pPr>
        <w:pStyle w:val="Normal1"/>
        <w:spacing w:lineRule="auto" w:line="240"/>
        <w:ind w:firstLine="284" w:end="0"/>
        <w:rPr/>
      </w:pPr>
      <w:r>
        <w:rPr>
          <w:sz w:val="24"/>
          <w:lang w:val="en-US"/>
        </w:rPr>
        <w:t xml:space="preserve">Quisiera dar un paseo </w:t>
      </w:r>
      <w:r>
        <w:rPr>
          <w:b/>
          <w:bCs/>
          <w:sz w:val="24"/>
          <w:lang w:val="en-US"/>
        </w:rPr>
        <w:t>por</w:t>
      </w:r>
      <w:r>
        <w:rPr>
          <w:sz w:val="24"/>
          <w:lang w:val="en-US"/>
        </w:rPr>
        <w:t xml:space="preserve"> </w:t>
      </w:r>
      <w:r>
        <w:rPr>
          <w:i/>
          <w:iCs/>
          <w:sz w:val="24"/>
          <w:lang w:val="en-US"/>
        </w:rPr>
        <w:t>el jardín</w:t>
      </w:r>
      <w:r>
        <w:rPr>
          <w:sz w:val="24"/>
          <w:lang w:val="en-US"/>
        </w:rPr>
        <w:t xml:space="preserve">.                                                       </w:t>
      </w:r>
      <w:r>
        <w:rPr>
          <w:sz w:val="24"/>
        </w:rPr>
        <w:t xml:space="preserve">Я хотел бы прогуляться по саду. </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rPr>
      </w:pPr>
      <w:r>
        <w:rPr>
          <w:spacing w:val="20"/>
          <w:sz w:val="24"/>
        </w:rPr>
        <w:t>Причины:</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b/>
          <w:bCs/>
          <w:sz w:val="24"/>
        </w:rPr>
        <w:t>Ро</w:t>
      </w:r>
      <w:r>
        <w:rPr>
          <w:b/>
          <w:bCs/>
          <w:sz w:val="24"/>
          <w:lang w:val="en-US"/>
        </w:rPr>
        <w:t>r</w:t>
      </w:r>
      <w:r>
        <w:rPr>
          <w:sz w:val="24"/>
        </w:rPr>
        <w:t xml:space="preserve"> </w:t>
      </w:r>
      <w:r>
        <w:rPr>
          <w:i/>
          <w:iCs/>
          <w:sz w:val="24"/>
          <w:lang w:val="en-US"/>
        </w:rPr>
        <w:t>muchas</w:t>
      </w:r>
      <w:r>
        <w:rPr>
          <w:i/>
          <w:iCs/>
          <w:sz w:val="24"/>
        </w:rPr>
        <w:t xml:space="preserve"> </w:t>
      </w:r>
      <w:r>
        <w:rPr>
          <w:i/>
          <w:iCs/>
          <w:sz w:val="24"/>
          <w:lang w:val="en-US"/>
        </w:rPr>
        <w:t>causas</w:t>
      </w:r>
      <w:r>
        <w:rPr>
          <w:sz w:val="24"/>
        </w:rPr>
        <w:t xml:space="preserve"> </w:t>
      </w:r>
      <w:r>
        <w:rPr>
          <w:sz w:val="24"/>
          <w:lang w:val="en-US"/>
        </w:rPr>
        <w:t>no</w:t>
      </w:r>
      <w:r>
        <w:rPr>
          <w:sz w:val="24"/>
        </w:rPr>
        <w:t xml:space="preserve"> </w:t>
      </w:r>
      <w:r>
        <w:rPr>
          <w:sz w:val="24"/>
          <w:lang w:val="en-US"/>
        </w:rPr>
        <w:t>podr</w:t>
      </w:r>
      <w:r>
        <w:rPr>
          <w:sz w:val="24"/>
        </w:rPr>
        <w:t>é</w:t>
      </w:r>
      <w:r>
        <w:rPr>
          <w:sz w:val="24"/>
          <w:lang w:val="en-US"/>
        </w:rPr>
        <w:t>js</w:t>
      </w:r>
      <w:r>
        <w:rPr>
          <w:sz w:val="24"/>
        </w:rPr>
        <w:t xml:space="preserve"> </w:t>
      </w:r>
      <w:r>
        <w:rPr>
          <w:sz w:val="24"/>
          <w:lang w:val="en-US"/>
        </w:rPr>
        <w:t>descansar</w:t>
      </w:r>
      <w:r>
        <w:rPr>
          <w:sz w:val="24"/>
        </w:rPr>
        <w:t xml:space="preserve">                                            По многим причинам вы не можете </w:t>
      </w:r>
    </w:p>
    <w:p>
      <w:pPr>
        <w:pStyle w:val="Normal1"/>
        <w:spacing w:lineRule="auto" w:line="240"/>
        <w:ind w:firstLine="851" w:end="0"/>
        <w:rPr/>
      </w:pPr>
      <w:r>
        <w:rPr>
          <w:sz w:val="24"/>
        </w:rPr>
        <w:t xml:space="preserve"> </w:t>
      </w:r>
      <w:r>
        <w:rPr>
          <w:sz w:val="24"/>
          <w:lang w:val="en-US"/>
        </w:rPr>
        <w:t>este</w:t>
      </w:r>
      <w:r>
        <w:rPr>
          <w:sz w:val="24"/>
        </w:rPr>
        <w:t xml:space="preserve"> </w:t>
      </w:r>
      <w:r>
        <w:rPr>
          <w:sz w:val="24"/>
          <w:lang w:val="en-US"/>
        </w:rPr>
        <w:t>mes</w:t>
      </w:r>
      <w:r>
        <w:rPr>
          <w:sz w:val="24"/>
        </w:rPr>
        <w:t>.                                                                                            отдыхать в этом месяце.</w:t>
      </w:r>
    </w:p>
    <w:p>
      <w:pPr>
        <w:pStyle w:val="Normal1"/>
        <w:spacing w:lineRule="auto" w:line="240"/>
        <w:ind w:firstLine="284" w:end="0"/>
        <w:rPr/>
      </w:pPr>
      <w:r>
        <w:rPr>
          <w:sz w:val="24"/>
          <w:lang w:val="en-US"/>
        </w:rPr>
        <w:t xml:space="preserve">Sancho lo hizo </w:t>
      </w:r>
      <w:r>
        <w:rPr>
          <w:b/>
          <w:bCs/>
          <w:sz w:val="24"/>
        </w:rPr>
        <w:t>ро</w:t>
      </w:r>
      <w:r>
        <w:rPr>
          <w:b/>
          <w:bCs/>
          <w:sz w:val="24"/>
          <w:lang w:val="en-US"/>
        </w:rPr>
        <w:t>r</w:t>
      </w:r>
      <w:r>
        <w:rPr>
          <w:sz w:val="24"/>
          <w:lang w:val="en-US"/>
        </w:rPr>
        <w:t xml:space="preserve"> </w:t>
      </w:r>
      <w:r>
        <w:rPr>
          <w:i/>
          <w:iCs/>
          <w:sz w:val="24"/>
          <w:lang w:val="en-US"/>
        </w:rPr>
        <w:t>un descuido</w:t>
      </w:r>
      <w:r>
        <w:rPr>
          <w:sz w:val="24"/>
          <w:lang w:val="en-US"/>
        </w:rPr>
        <w:t xml:space="preserve">.                                                          </w:t>
      </w:r>
      <w:r>
        <w:rPr>
          <w:sz w:val="24"/>
        </w:rPr>
        <w:t>Санчо сделал это по неосторожности.</w:t>
      </w:r>
    </w:p>
    <w:p>
      <w:pPr>
        <w:pStyle w:val="Normal1"/>
        <w:spacing w:lineRule="auto" w:line="240"/>
        <w:ind w:firstLine="284" w:end="0"/>
        <w:rPr/>
      </w:pPr>
      <w:r>
        <w:rPr>
          <w:sz w:val="24"/>
          <w:lang w:val="en-US"/>
        </w:rPr>
        <w:t>S</w:t>
      </w:r>
      <w:r>
        <w:rPr>
          <w:sz w:val="24"/>
        </w:rPr>
        <w:t>е</w:t>
      </w:r>
      <w:r>
        <w:rPr>
          <w:sz w:val="24"/>
          <w:lang w:val="en-US"/>
        </w:rPr>
        <w:t xml:space="preserve"> </w:t>
      </w:r>
      <w:r>
        <w:rPr>
          <w:sz w:val="24"/>
        </w:rPr>
        <w:t>сау</w:t>
      </w:r>
      <w:r>
        <w:rPr>
          <w:sz w:val="24"/>
          <w:lang w:val="en-US"/>
        </w:rPr>
        <w:t xml:space="preserve">ó </w:t>
      </w:r>
      <w:r>
        <w:rPr>
          <w:b/>
          <w:bCs/>
          <w:sz w:val="24"/>
        </w:rPr>
        <w:t>ро</w:t>
      </w:r>
      <w:r>
        <w:rPr>
          <w:b/>
          <w:bCs/>
          <w:sz w:val="24"/>
          <w:lang w:val="en-US"/>
        </w:rPr>
        <w:t>r</w:t>
      </w:r>
      <w:r>
        <w:rPr>
          <w:sz w:val="24"/>
          <w:lang w:val="en-US"/>
        </w:rPr>
        <w:t xml:space="preserve"> </w:t>
      </w:r>
      <w:r>
        <w:rPr>
          <w:i/>
          <w:iCs/>
          <w:sz w:val="24"/>
          <w:lang w:val="en-US"/>
        </w:rPr>
        <w:t>correr demasiado</w:t>
      </w:r>
      <w:r>
        <w:rPr>
          <w:sz w:val="24"/>
          <w:lang w:val="en-US"/>
        </w:rPr>
        <w:t xml:space="preserve">.                                                            </w:t>
      </w:r>
      <w:r>
        <w:rPr>
          <w:sz w:val="24"/>
        </w:rPr>
        <w:t>Он упал, потому что быстро бежал.</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 xml:space="preserve"> </w:t>
      </w:r>
      <w:r>
        <w:rPr>
          <w:spacing w:val="20"/>
          <w:sz w:val="24"/>
        </w:rPr>
        <w:t>Цели</w:t>
      </w:r>
      <w:r>
        <w:rPr>
          <w:spacing w:val="20"/>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b/>
          <w:bCs/>
          <w:sz w:val="24"/>
          <w:lang w:val="en-US"/>
        </w:rPr>
        <w:t>Por</w:t>
      </w:r>
      <w:r>
        <w:rPr>
          <w:sz w:val="24"/>
          <w:lang w:val="en-US"/>
        </w:rPr>
        <w:t xml:space="preserve"> </w:t>
      </w:r>
      <w:r>
        <w:rPr>
          <w:i/>
          <w:iCs/>
          <w:sz w:val="24"/>
          <w:lang w:val="en-US"/>
        </w:rPr>
        <w:t>no cometer</w:t>
      </w:r>
      <w:r>
        <w:rPr>
          <w:sz w:val="24"/>
          <w:lang w:val="en-US"/>
        </w:rPr>
        <w:t xml:space="preserve"> una falta, corrijamos                                                   </w:t>
      </w:r>
      <w:r>
        <w:rPr>
          <w:sz w:val="24"/>
        </w:rPr>
        <w:t>Чтобы</w:t>
      </w:r>
      <w:r>
        <w:rPr>
          <w:sz w:val="24"/>
          <w:lang w:val="en-US"/>
        </w:rPr>
        <w:t xml:space="preserve"> </w:t>
      </w:r>
      <w:r>
        <w:rPr>
          <w:sz w:val="24"/>
        </w:rPr>
        <w:t>не</w:t>
      </w:r>
      <w:r>
        <w:rPr>
          <w:sz w:val="24"/>
          <w:lang w:val="en-US"/>
        </w:rPr>
        <w:t xml:space="preserve"> </w:t>
      </w:r>
      <w:r>
        <w:rPr>
          <w:sz w:val="24"/>
        </w:rPr>
        <w:t>совершить</w:t>
      </w:r>
      <w:r>
        <w:rPr>
          <w:sz w:val="24"/>
          <w:lang w:val="en-US"/>
        </w:rPr>
        <w:t xml:space="preserve"> </w:t>
      </w:r>
      <w:r>
        <w:rPr>
          <w:sz w:val="24"/>
        </w:rPr>
        <w:t>ошибки</w:t>
      </w:r>
      <w:r>
        <w:rPr>
          <w:sz w:val="24"/>
          <w:lang w:val="en-US"/>
        </w:rPr>
        <w:t xml:space="preserve">, </w:t>
      </w:r>
    </w:p>
    <w:p>
      <w:pPr>
        <w:pStyle w:val="Normal1"/>
        <w:spacing w:lineRule="auto" w:line="240"/>
        <w:ind w:firstLine="567" w:end="0"/>
        <w:rPr/>
      </w:pPr>
      <w:r>
        <w:rPr>
          <w:sz w:val="24"/>
          <w:lang w:val="en-US"/>
        </w:rPr>
        <w:t xml:space="preserve"> </w:t>
      </w:r>
      <w:r>
        <w:rPr>
          <w:sz w:val="24"/>
          <w:lang w:val="en-US"/>
        </w:rPr>
        <w:t>nuestras</w:t>
      </w:r>
      <w:r>
        <w:rPr>
          <w:sz w:val="24"/>
        </w:rPr>
        <w:t xml:space="preserve"> </w:t>
      </w:r>
      <w:r>
        <w:rPr>
          <w:sz w:val="24"/>
          <w:lang w:val="en-US"/>
        </w:rPr>
        <w:t>deducciones</w:t>
      </w:r>
      <w:r>
        <w:rPr>
          <w:sz w:val="24"/>
        </w:rPr>
        <w:t xml:space="preserve">.                                                                            проверим наши выводы. </w:t>
      </w:r>
    </w:p>
    <w:p>
      <w:pPr>
        <w:pStyle w:val="Normal1"/>
        <w:spacing w:lineRule="auto" w:line="240"/>
        <w:ind w:firstLine="284" w:end="0"/>
        <w:rPr/>
      </w:pPr>
      <w:r>
        <w:rPr>
          <w:sz w:val="24"/>
          <w:lang w:val="en-US"/>
        </w:rPr>
        <w:t xml:space="preserve">Salieron al mercado </w:t>
      </w:r>
      <w:r>
        <w:rPr>
          <w:b/>
          <w:bCs/>
          <w:sz w:val="24"/>
          <w:lang w:val="en-US"/>
        </w:rPr>
        <w:t>por</w:t>
      </w:r>
      <w:r>
        <w:rPr>
          <w:sz w:val="24"/>
          <w:lang w:val="en-US"/>
        </w:rPr>
        <w:t xml:space="preserve"> </w:t>
      </w:r>
      <w:r>
        <w:rPr>
          <w:i/>
          <w:iCs/>
          <w:sz w:val="24"/>
          <w:lang w:val="en-US"/>
        </w:rPr>
        <w:t>flores</w:t>
      </w:r>
      <w:r>
        <w:rPr>
          <w:sz w:val="24"/>
          <w:lang w:val="en-US"/>
        </w:rPr>
        <w:t xml:space="preserve">.                                                            </w:t>
      </w:r>
      <w:r>
        <w:rPr>
          <w:sz w:val="24"/>
        </w:rPr>
        <w:t xml:space="preserve">Они ушли на рынок за цветами. </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rPr>
      </w:pPr>
      <w:r>
        <w:rPr>
          <w:spacing w:val="20"/>
          <w:sz w:val="24"/>
        </w:rPr>
        <w:t xml:space="preserve"> </w:t>
      </w:r>
      <w:r>
        <w:rPr>
          <w:spacing w:val="20"/>
          <w:sz w:val="24"/>
        </w:rPr>
        <w:t>Образа действия:</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z w:val="24"/>
          <w:lang w:val="en-US"/>
        </w:rPr>
        <w:t>En</w:t>
      </w:r>
      <w:r>
        <w:rPr>
          <w:sz w:val="24"/>
        </w:rPr>
        <w:t xml:space="preserve"> е</w:t>
      </w:r>
      <w:r>
        <w:rPr>
          <w:sz w:val="24"/>
          <w:lang w:val="en-US"/>
        </w:rPr>
        <w:t>l</w:t>
      </w:r>
      <w:r>
        <w:rPr>
          <w:sz w:val="24"/>
        </w:rPr>
        <w:t xml:space="preserve"> </w:t>
      </w:r>
      <w:r>
        <w:rPr>
          <w:sz w:val="24"/>
          <w:lang w:val="en-US"/>
        </w:rPr>
        <w:t>peri</w:t>
      </w:r>
      <w:r>
        <w:rPr>
          <w:sz w:val="24"/>
        </w:rPr>
        <w:t>ó</w:t>
      </w:r>
      <w:r>
        <w:rPr>
          <w:sz w:val="24"/>
          <w:lang w:val="en-US"/>
        </w:rPr>
        <w:t>dico</w:t>
      </w:r>
      <w:r>
        <w:rPr>
          <w:sz w:val="24"/>
        </w:rPr>
        <w:t xml:space="preserve"> </w:t>
      </w:r>
      <w:r>
        <w:rPr>
          <w:sz w:val="24"/>
          <w:lang w:val="en-US"/>
        </w:rPr>
        <w:t>se</w:t>
      </w:r>
      <w:r>
        <w:rPr>
          <w:sz w:val="24"/>
        </w:rPr>
        <w:t xml:space="preserve"> </w:t>
      </w:r>
      <w:r>
        <w:rPr>
          <w:sz w:val="24"/>
          <w:lang w:val="en-US"/>
        </w:rPr>
        <w:t>publican</w:t>
      </w:r>
      <w:r>
        <w:rPr>
          <w:sz w:val="24"/>
        </w:rPr>
        <w:t xml:space="preserve"> </w:t>
      </w:r>
      <w:r>
        <w:rPr>
          <w:b/>
          <w:bCs/>
          <w:sz w:val="24"/>
          <w:lang w:val="en-US"/>
        </w:rPr>
        <w:t>por</w:t>
      </w:r>
      <w:r>
        <w:rPr>
          <w:sz w:val="24"/>
        </w:rPr>
        <w:t xml:space="preserve"> </w:t>
      </w:r>
      <w:r>
        <w:rPr>
          <w:i/>
          <w:iCs/>
          <w:sz w:val="24"/>
          <w:lang w:val="en-US"/>
        </w:rPr>
        <w:t>orden</w:t>
      </w:r>
      <w:r>
        <w:rPr>
          <w:sz w:val="24"/>
        </w:rPr>
        <w:t xml:space="preserve">                                                 В газете приводятся в алфавитном</w:t>
      </w:r>
    </w:p>
    <w:p>
      <w:pPr>
        <w:pStyle w:val="Normal1"/>
        <w:spacing w:lineRule="auto" w:line="240"/>
        <w:ind w:firstLine="709" w:end="0"/>
        <w:rPr/>
      </w:pPr>
      <w:r>
        <w:rPr>
          <w:sz w:val="24"/>
        </w:rPr>
        <w:t xml:space="preserve"> </w:t>
      </w:r>
      <w:r>
        <w:rPr>
          <w:i/>
          <w:iCs/>
          <w:sz w:val="24"/>
          <w:lang w:val="en-US"/>
        </w:rPr>
        <w:t>alfab</w:t>
      </w:r>
      <w:r>
        <w:rPr>
          <w:i/>
          <w:iCs/>
          <w:sz w:val="24"/>
        </w:rPr>
        <w:t>é</w:t>
      </w:r>
      <w:r>
        <w:rPr>
          <w:i/>
          <w:iCs/>
          <w:sz w:val="24"/>
          <w:lang w:val="en-US"/>
        </w:rPr>
        <w:t>tico</w:t>
      </w:r>
      <w:r>
        <w:rPr>
          <w:sz w:val="24"/>
        </w:rPr>
        <w:t xml:space="preserve"> </w:t>
      </w:r>
      <w:r>
        <w:rPr>
          <w:sz w:val="24"/>
          <w:lang w:val="en-US"/>
        </w:rPr>
        <w:t>los</w:t>
      </w:r>
      <w:r>
        <w:rPr>
          <w:sz w:val="24"/>
        </w:rPr>
        <w:t xml:space="preserve"> </w:t>
      </w:r>
      <w:r>
        <w:rPr>
          <w:sz w:val="24"/>
          <w:lang w:val="en-US"/>
        </w:rPr>
        <w:t>apellidos</w:t>
      </w:r>
      <w:r>
        <w:rPr>
          <w:sz w:val="24"/>
        </w:rPr>
        <w:t xml:space="preserve"> </w:t>
      </w:r>
      <w:r>
        <w:rPr>
          <w:sz w:val="24"/>
          <w:lang w:val="en-US"/>
        </w:rPr>
        <w:t>de</w:t>
      </w:r>
      <w:r>
        <w:rPr>
          <w:sz w:val="24"/>
        </w:rPr>
        <w:t xml:space="preserve">                                                                    порядке фамилии всех </w:t>
      </w:r>
    </w:p>
    <w:p>
      <w:pPr>
        <w:pStyle w:val="Normal1"/>
        <w:spacing w:lineRule="auto" w:line="240"/>
        <w:ind w:firstLine="709" w:end="0"/>
        <w:rPr/>
      </w:pPr>
      <w:r>
        <w:rPr>
          <w:sz w:val="24"/>
        </w:rPr>
        <w:t xml:space="preserve"> </w:t>
      </w:r>
      <w:r>
        <w:rPr>
          <w:sz w:val="24"/>
          <w:lang w:val="en-US"/>
        </w:rPr>
        <w:t xml:space="preserve">todos los condecorados.                                                                       </w:t>
      </w:r>
      <w:r>
        <w:rPr>
          <w:sz w:val="24"/>
        </w:rPr>
        <w:t>награжденных</w:t>
      </w:r>
      <w:r>
        <w:rPr>
          <w:sz w:val="24"/>
          <w:lang w:val="en-US"/>
        </w:rPr>
        <w:t>.</w:t>
      </w:r>
    </w:p>
    <w:p>
      <w:pPr>
        <w:sectPr>
          <w:footerReference w:type="default" r:id="rId33"/>
          <w:footerReference w:type="first" r:id="rId34"/>
          <w:type w:val="nextPage"/>
          <w:pgSz w:w="11906" w:h="16838"/>
          <w:pgMar w:left="567" w:right="567" w:gutter="0" w:header="0" w:top="567" w:footer="720" w:bottom="776"/>
          <w:pgNumType w:fmt="decimal"/>
          <w:formProt w:val="false"/>
          <w:textDirection w:val="lrTb"/>
          <w:docGrid w:type="default" w:linePitch="360" w:charSpace="0"/>
        </w:sectPr>
        <w:pStyle w:val="Normal1"/>
        <w:spacing w:lineRule="auto" w:line="240"/>
        <w:ind w:firstLine="284" w:end="0"/>
        <w:jc w:val="start"/>
        <w:rPr/>
      </w:pPr>
      <w:r>
        <w:rPr>
          <w:sz w:val="24"/>
          <w:lang w:val="en-US"/>
        </w:rPr>
        <w:t xml:space="preserve">Me lo comunicó </w:t>
      </w:r>
      <w:r>
        <w:rPr>
          <w:b/>
          <w:bCs/>
          <w:sz w:val="24"/>
          <w:lang w:val="en-US"/>
        </w:rPr>
        <w:t>por</w:t>
      </w:r>
      <w:r>
        <w:rPr>
          <w:sz w:val="24"/>
          <w:lang w:val="en-US"/>
        </w:rPr>
        <w:t xml:space="preserve"> </w:t>
      </w:r>
      <w:r>
        <w:rPr>
          <w:i/>
          <w:iCs/>
          <w:sz w:val="24"/>
          <w:lang w:val="en-US"/>
        </w:rPr>
        <w:t>teléfono</w:t>
      </w:r>
      <w:r>
        <w:rPr>
          <w:sz w:val="24"/>
          <w:lang w:val="en-US"/>
        </w:rPr>
        <w:t xml:space="preserve">.                                                              </w:t>
      </w:r>
      <w:r>
        <w:rPr>
          <w:sz w:val="24"/>
        </w:rPr>
        <w:t>Он мне это сообщил по телефону.</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Предлог </w:t>
      </w:r>
      <w:r>
        <w:rPr>
          <w:b/>
          <w:sz w:val="24"/>
        </w:rPr>
        <w:t>ро</w:t>
      </w:r>
      <w:r>
        <w:rPr>
          <w:b/>
          <w:sz w:val="24"/>
          <w:lang w:val="en-US"/>
        </w:rPr>
        <w:t>r</w:t>
      </w:r>
      <w:r>
        <w:rPr>
          <w:sz w:val="24"/>
        </w:rPr>
        <w:t xml:space="preserve"> может употребляться для выражения </w:t>
      </w:r>
      <w:r>
        <w:rPr>
          <w:spacing w:val="20"/>
          <w:sz w:val="24"/>
        </w:rPr>
        <w:t>объектны</w:t>
      </w:r>
      <w:r>
        <w:rPr>
          <w:spacing w:val="20"/>
          <w:sz w:val="24"/>
          <w:lang w:val="en-US"/>
        </w:rPr>
        <w:t>x</w:t>
      </w:r>
      <w:r>
        <w:rPr>
          <w:sz w:val="24"/>
        </w:rPr>
        <w:t xml:space="preserve"> отношений. Это происходит в следующих случаях:</w:t>
      </w:r>
    </w:p>
    <w:p>
      <w:pPr>
        <w:pStyle w:val="Normal1"/>
        <w:spacing w:lineRule="auto" w:line="240"/>
        <w:ind w:firstLine="284" w:end="0"/>
        <w:rPr/>
      </w:pPr>
      <w:r>
        <w:rPr>
          <w:sz w:val="24"/>
          <w:lang w:val="en-US"/>
        </w:rPr>
        <w:t>l</w:t>
      </w:r>
      <w:r>
        <w:rPr>
          <w:sz w:val="24"/>
        </w:rPr>
        <w:t xml:space="preserve">) когда указывается на объект, ради которого совершается действие:    </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Este pueblo lucha </w:t>
      </w:r>
      <w:r>
        <w:rPr>
          <w:b/>
          <w:bCs/>
          <w:sz w:val="24"/>
          <w:lang w:val="en-US"/>
        </w:rPr>
        <w:t>por</w:t>
      </w:r>
      <w:r>
        <w:rPr>
          <w:sz w:val="24"/>
          <w:lang w:val="en-US"/>
        </w:rPr>
        <w:t xml:space="preserve"> </w:t>
      </w:r>
      <w:r>
        <w:rPr>
          <w:i/>
          <w:iCs/>
          <w:sz w:val="24"/>
          <w:lang w:val="en-US"/>
        </w:rPr>
        <w:t>su independencia</w:t>
      </w:r>
      <w:r>
        <w:rPr>
          <w:sz w:val="24"/>
          <w:lang w:val="en-US"/>
        </w:rPr>
        <w:t xml:space="preserve">.                                   </w:t>
      </w:r>
      <w:r>
        <w:rPr>
          <w:sz w:val="24"/>
        </w:rPr>
        <w:t>Этот народ борется за свою независимость.</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2) в выражениях типа </w:t>
      </w:r>
      <w:r>
        <w:rPr>
          <w:b/>
          <w:sz w:val="24"/>
          <w:lang w:val="en-US"/>
        </w:rPr>
        <w:t>tomar</w:t>
      </w:r>
      <w:r>
        <w:rPr>
          <w:b/>
          <w:sz w:val="24"/>
        </w:rPr>
        <w:t xml:space="preserve"> ро</w:t>
      </w:r>
      <w:r>
        <w:rPr>
          <w:b/>
          <w:sz w:val="24"/>
          <w:lang w:val="en-US"/>
        </w:rPr>
        <w:t>r</w:t>
      </w:r>
      <w:r>
        <w:rPr>
          <w:sz w:val="24"/>
        </w:rPr>
        <w:t xml:space="preserve"> (принимать за), </w:t>
      </w:r>
      <w:r>
        <w:rPr>
          <w:b/>
          <w:sz w:val="24"/>
          <w:lang w:val="en-US"/>
        </w:rPr>
        <w:t>tener</w:t>
      </w:r>
      <w:r>
        <w:rPr>
          <w:b/>
          <w:sz w:val="24"/>
        </w:rPr>
        <w:t xml:space="preserve"> ро</w:t>
      </w:r>
      <w:r>
        <w:rPr>
          <w:b/>
          <w:sz w:val="24"/>
          <w:lang w:val="en-US"/>
        </w:rPr>
        <w:t>r</w:t>
      </w:r>
      <w:r>
        <w:rPr>
          <w:sz w:val="24"/>
        </w:rPr>
        <w:t xml:space="preserve"> (считать за) и т.п., когда называется лицо, (реже предмет), </w:t>
      </w:r>
      <w:r>
        <w:rPr>
          <w:spacing w:val="20"/>
          <w:sz w:val="24"/>
        </w:rPr>
        <w:t>вместо</w:t>
      </w:r>
      <w:r>
        <w:rPr>
          <w:sz w:val="24"/>
        </w:rPr>
        <w:t xml:space="preserve"> которого кто-либо выступает:</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Le tomaron </w:t>
      </w:r>
      <w:r>
        <w:rPr>
          <w:b/>
          <w:bCs/>
          <w:sz w:val="24"/>
          <w:lang w:val="en-US"/>
        </w:rPr>
        <w:t>por</w:t>
      </w:r>
      <w:r>
        <w:rPr>
          <w:sz w:val="24"/>
          <w:lang w:val="en-US"/>
        </w:rPr>
        <w:t xml:space="preserve"> </w:t>
      </w:r>
      <w:r>
        <w:rPr>
          <w:i/>
          <w:iCs/>
          <w:sz w:val="24"/>
          <w:lang w:val="en-US"/>
        </w:rPr>
        <w:t>un artista.</w:t>
      </w:r>
      <w:r>
        <w:rPr>
          <w:sz w:val="24"/>
          <w:lang w:val="en-US"/>
        </w:rPr>
        <w:t xml:space="preserve">                                                          </w:t>
      </w:r>
      <w:r>
        <w:rPr>
          <w:sz w:val="24"/>
        </w:rPr>
        <w:t>Его приняли за артиста.</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3) когда выражаются </w:t>
      </w:r>
      <w:r>
        <w:rPr>
          <w:spacing w:val="20"/>
          <w:sz w:val="24"/>
        </w:rPr>
        <w:t>возместительные</w:t>
      </w:r>
      <w:r>
        <w:rPr>
          <w:sz w:val="24"/>
        </w:rPr>
        <w:t xml:space="preserve"> отношения, пере</w:t>
        <w:softHyphen/>
        <w:t xml:space="preserve">даваемые сочетаниями с глаголами </w:t>
      </w:r>
      <w:r>
        <w:rPr>
          <w:sz w:val="24"/>
          <w:lang w:val="en-US"/>
        </w:rPr>
        <w:t>comprar</w:t>
      </w:r>
      <w:r>
        <w:rPr>
          <w:sz w:val="24"/>
        </w:rPr>
        <w:t xml:space="preserve"> (купить), </w:t>
      </w:r>
      <w:r>
        <w:rPr>
          <w:sz w:val="24"/>
          <w:lang w:val="en-US"/>
        </w:rPr>
        <w:t>pagar</w:t>
      </w:r>
      <w:r>
        <w:rPr>
          <w:sz w:val="24"/>
        </w:rPr>
        <w:t xml:space="preserve"> (пла</w:t>
        <w:softHyphen/>
        <w:t xml:space="preserve">тить), </w:t>
      </w:r>
      <w:r>
        <w:rPr>
          <w:sz w:val="24"/>
          <w:lang w:val="en-US"/>
        </w:rPr>
        <w:t>vender</w:t>
      </w:r>
      <w:r>
        <w:rPr>
          <w:sz w:val="24"/>
        </w:rPr>
        <w:t xml:space="preserve"> (продавать) и т.п.:</w:t>
      </w:r>
    </w:p>
    <w:p>
      <w:pPr>
        <w:pStyle w:val="Normal1"/>
        <w:spacing w:lineRule="auto" w:line="240"/>
        <w:ind w:firstLine="284" w:end="0"/>
        <w:rPr>
          <w:sz w:val="24"/>
        </w:rPr>
      </w:pPr>
      <w:r>
        <w:rPr>
          <w:sz w:val="24"/>
        </w:rPr>
      </w:r>
    </w:p>
    <w:p>
      <w:pPr>
        <w:pStyle w:val="Normal1"/>
        <w:spacing w:lineRule="auto" w:line="240"/>
        <w:ind w:firstLine="284" w:end="0"/>
        <w:rPr/>
      </w:pPr>
      <w:r>
        <w:rPr>
          <w:sz w:val="24"/>
        </w:rPr>
        <w:t>Не</w:t>
      </w:r>
      <w:r>
        <w:rPr>
          <w:sz w:val="24"/>
          <w:lang w:val="en-US"/>
        </w:rPr>
        <w:t xml:space="preserve"> comprado la camisa </w:t>
      </w:r>
      <w:r>
        <w:rPr>
          <w:b/>
          <w:bCs/>
          <w:sz w:val="24"/>
        </w:rPr>
        <w:t>ро</w:t>
      </w:r>
      <w:r>
        <w:rPr>
          <w:b/>
          <w:bCs/>
          <w:sz w:val="24"/>
          <w:lang w:val="en-US"/>
        </w:rPr>
        <w:t>r</w:t>
      </w:r>
      <w:r>
        <w:rPr>
          <w:sz w:val="24"/>
          <w:lang w:val="en-US"/>
        </w:rPr>
        <w:t xml:space="preserve"> </w:t>
      </w:r>
      <w:r>
        <w:rPr>
          <w:i/>
          <w:iCs/>
          <w:sz w:val="24"/>
          <w:lang w:val="en-US"/>
        </w:rPr>
        <w:t>cuatro pesos</w:t>
      </w:r>
      <w:r>
        <w:rPr>
          <w:sz w:val="24"/>
          <w:lang w:val="en-US"/>
        </w:rPr>
        <w:t xml:space="preserve">.                                  </w:t>
      </w:r>
      <w:r>
        <w:rPr>
          <w:sz w:val="24"/>
        </w:rPr>
        <w:t>Я купил рубашку за четыре песо.</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4) когда указывается на производителя действия во фра</w:t>
        <w:softHyphen/>
        <w:t>зах со сказуемым, стоящим в страдательном залоге или же выра</w:t>
        <w:softHyphen/>
        <w:t>женным глагольными конструкциями с пассивным значением. В этих случаях выражаются отношения, соответствующие русскому творительному падежу:</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La</w:t>
      </w:r>
      <w:r>
        <w:rPr>
          <w:sz w:val="24"/>
        </w:rPr>
        <w:t xml:space="preserve"> </w:t>
      </w:r>
      <w:r>
        <w:rPr>
          <w:sz w:val="24"/>
          <w:lang w:val="en-US"/>
        </w:rPr>
        <w:t>asociaci</w:t>
      </w:r>
      <w:r>
        <w:rPr>
          <w:sz w:val="24"/>
        </w:rPr>
        <w:t>ó</w:t>
      </w:r>
      <w:r>
        <w:rPr>
          <w:sz w:val="24"/>
          <w:lang w:val="en-US"/>
        </w:rPr>
        <w:t>n</w:t>
      </w:r>
      <w:r>
        <w:rPr>
          <w:sz w:val="24"/>
        </w:rPr>
        <w:t xml:space="preserve"> </w:t>
      </w:r>
      <w:r>
        <w:rPr>
          <w:sz w:val="24"/>
          <w:lang w:val="en-US"/>
        </w:rPr>
        <w:t>fue</w:t>
      </w:r>
      <w:r>
        <w:rPr>
          <w:sz w:val="24"/>
        </w:rPr>
        <w:t xml:space="preserve"> </w:t>
      </w:r>
      <w:r>
        <w:rPr>
          <w:sz w:val="24"/>
          <w:lang w:val="en-US"/>
        </w:rPr>
        <w:t>fundada</w:t>
      </w:r>
      <w:r>
        <w:rPr>
          <w:sz w:val="24"/>
        </w:rPr>
        <w:t xml:space="preserve"> </w:t>
      </w:r>
      <w:r>
        <w:rPr>
          <w:b/>
          <w:bCs/>
          <w:sz w:val="24"/>
          <w:lang w:val="en-US"/>
        </w:rPr>
        <w:t>por</w:t>
      </w:r>
      <w:r>
        <w:rPr>
          <w:sz w:val="24"/>
        </w:rPr>
        <w:t xml:space="preserve"> </w:t>
      </w:r>
      <w:r>
        <w:rPr>
          <w:sz w:val="24"/>
          <w:lang w:val="en-US"/>
        </w:rPr>
        <w:t>un</w:t>
      </w:r>
      <w:r>
        <w:rPr>
          <w:sz w:val="24"/>
        </w:rPr>
        <w:t xml:space="preserve">                                                Ассоциация была создана группой</w:t>
      </w:r>
    </w:p>
    <w:p>
      <w:pPr>
        <w:pStyle w:val="Normal1"/>
        <w:spacing w:lineRule="auto" w:line="240"/>
        <w:ind w:firstLine="709" w:end="0"/>
        <w:rPr/>
      </w:pPr>
      <w:r>
        <w:rPr>
          <w:sz w:val="24"/>
          <w:lang w:val="en-US"/>
        </w:rPr>
        <w:t xml:space="preserve">grupo de mineros.                                                                         </w:t>
      </w:r>
      <w:r>
        <w:rPr>
          <w:sz w:val="24"/>
        </w:rPr>
        <w:t>шахтеров.</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5) когда выделяют </w:t>
      </w:r>
      <w:r>
        <w:rPr>
          <w:spacing w:val="20"/>
          <w:sz w:val="24"/>
        </w:rPr>
        <w:t>объект</w:t>
      </w:r>
      <w:r>
        <w:rPr>
          <w:sz w:val="24"/>
        </w:rPr>
        <w:t>, на который нужно произвести ка</w:t>
        <w:softHyphen/>
        <w:t>кое-то воздействие, взяться за него, коснуться, ударить:</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Le agarró </w:t>
      </w:r>
      <w:r>
        <w:rPr>
          <w:b/>
          <w:bCs/>
          <w:sz w:val="24"/>
        </w:rPr>
        <w:t>ро</w:t>
      </w:r>
      <w:r>
        <w:rPr>
          <w:b/>
          <w:bCs/>
          <w:sz w:val="24"/>
          <w:lang w:val="en-US"/>
        </w:rPr>
        <w:t>r</w:t>
      </w:r>
      <w:r>
        <w:rPr>
          <w:sz w:val="24"/>
          <w:lang w:val="en-US"/>
        </w:rPr>
        <w:t xml:space="preserve"> los </w:t>
      </w:r>
      <w:r>
        <w:rPr>
          <w:i/>
          <w:iCs/>
          <w:sz w:val="24"/>
          <w:lang w:val="en-US"/>
        </w:rPr>
        <w:t>pelos</w:t>
      </w:r>
      <w:r>
        <w:rPr>
          <w:sz w:val="24"/>
          <w:lang w:val="en-US"/>
        </w:rPr>
        <w:t xml:space="preserve">. </w:t>
      </w:r>
      <w:r>
        <w:rPr>
          <w:sz w:val="24"/>
        </w:rPr>
        <w:t>(</w:t>
      </w:r>
      <w:r>
        <w:rPr>
          <w:sz w:val="24"/>
          <w:lang w:val="en-US"/>
        </w:rPr>
        <w:t>J</w:t>
      </w:r>
      <w:r>
        <w:rPr>
          <w:sz w:val="24"/>
        </w:rPr>
        <w:t xml:space="preserve">. </w:t>
      </w:r>
      <w:r>
        <w:rPr>
          <w:sz w:val="24"/>
          <w:lang w:val="en-US"/>
        </w:rPr>
        <w:t>L</w:t>
      </w:r>
      <w:r>
        <w:rPr>
          <w:lang w:val="en-US"/>
        </w:rPr>
        <w:t>UQUE</w:t>
      </w:r>
      <w:r>
        <w:rPr>
          <w:sz w:val="24"/>
        </w:rPr>
        <w:t xml:space="preserve"> </w:t>
      </w:r>
      <w:r>
        <w:rPr>
          <w:sz w:val="24"/>
          <w:lang w:val="en-US"/>
        </w:rPr>
        <w:t>D</w:t>
      </w:r>
      <w:r>
        <w:rPr>
          <w:lang w:val="en-US"/>
        </w:rPr>
        <w:t>UR</w:t>
      </w:r>
      <w:r>
        <w:rPr/>
        <w:t>Á</w:t>
      </w:r>
      <w:r>
        <w:rPr>
          <w:lang w:val="en-US"/>
        </w:rPr>
        <w:t>N</w:t>
      </w:r>
      <w:r>
        <w:rPr>
          <w:sz w:val="24"/>
        </w:rPr>
        <w:t>)                                Он схватил ее за волосы.</w:t>
      </w:r>
    </w:p>
    <w:p>
      <w:pPr>
        <w:pStyle w:val="Normal1"/>
        <w:spacing w:lineRule="auto" w:line="240"/>
        <w:ind w:firstLine="284" w:end="0"/>
        <w:rPr/>
      </w:pPr>
      <w:r>
        <w:rPr>
          <w:sz w:val="24"/>
          <w:lang w:val="en-US"/>
        </w:rPr>
        <w:t xml:space="preserve">Hentos atado al perro </w:t>
      </w:r>
      <w:r>
        <w:rPr>
          <w:b/>
          <w:bCs/>
          <w:sz w:val="24"/>
          <w:lang w:val="en-US"/>
        </w:rPr>
        <w:t>por</w:t>
      </w:r>
      <w:r>
        <w:rPr>
          <w:sz w:val="24"/>
          <w:lang w:val="en-US"/>
        </w:rPr>
        <w:t xml:space="preserve"> </w:t>
      </w:r>
      <w:r>
        <w:rPr>
          <w:i/>
          <w:iCs/>
          <w:sz w:val="24"/>
          <w:lang w:val="en-US"/>
        </w:rPr>
        <w:t>una pata</w:t>
      </w:r>
      <w:r>
        <w:rPr>
          <w:sz w:val="24"/>
          <w:lang w:val="en-US"/>
        </w:rPr>
        <w:t xml:space="preserve">.                                              </w:t>
      </w:r>
      <w:r>
        <w:rPr>
          <w:sz w:val="24"/>
        </w:rPr>
        <w:t>Мы привязали собаку за ногу.</w:t>
      </w:r>
    </w:p>
    <w:p>
      <w:pPr>
        <w:pStyle w:val="Normal1"/>
        <w:spacing w:lineRule="auto" w:line="240"/>
        <w:ind w:firstLine="709" w:end="0"/>
        <w:rPr/>
      </w:pPr>
      <w:r>
        <w:rPr>
          <w:sz w:val="24"/>
        </w:rPr>
        <w:t>(</w:t>
      </w:r>
      <w:r>
        <w:rPr>
          <w:sz w:val="24"/>
          <w:lang w:val="en-US"/>
        </w:rPr>
        <w:t>I</w:t>
      </w:r>
      <w:r>
        <w:rPr>
          <w:lang w:val="en-US"/>
        </w:rPr>
        <w:t>DEM</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6) когда в сочетаниях с существительными, называющими внут</w:t>
        <w:softHyphen/>
        <w:t>реннее состояние человека, его психологические переживания пере</w:t>
        <w:softHyphen/>
        <w:t xml:space="preserve">даются </w:t>
      </w:r>
      <w:r>
        <w:rPr>
          <w:spacing w:val="20"/>
          <w:sz w:val="24"/>
        </w:rPr>
        <w:t>определительные</w:t>
      </w:r>
      <w:r>
        <w:rPr>
          <w:sz w:val="24"/>
        </w:rPr>
        <w:t xml:space="preserve"> оттенки: </w:t>
      </w:r>
      <w:r>
        <w:rPr>
          <w:sz w:val="24"/>
          <w:lang w:val="en-US"/>
        </w:rPr>
        <w:t>temor</w:t>
      </w:r>
      <w:r>
        <w:rPr>
          <w:sz w:val="24"/>
        </w:rPr>
        <w:t xml:space="preserve"> </w:t>
      </w:r>
      <w:r>
        <w:rPr>
          <w:b/>
          <w:sz w:val="24"/>
          <w:lang w:val="en-US"/>
        </w:rPr>
        <w:t>por</w:t>
      </w:r>
      <w:r>
        <w:rPr>
          <w:sz w:val="24"/>
        </w:rPr>
        <w:t xml:space="preserve"> </w:t>
      </w:r>
      <w:r>
        <w:rPr>
          <w:sz w:val="24"/>
          <w:lang w:val="en-US"/>
        </w:rPr>
        <w:t>las</w:t>
      </w:r>
      <w:r>
        <w:rPr>
          <w:sz w:val="24"/>
        </w:rPr>
        <w:t xml:space="preserve"> </w:t>
      </w:r>
      <w:r>
        <w:rPr>
          <w:sz w:val="24"/>
          <w:lang w:val="en-US"/>
        </w:rPr>
        <w:t>v</w:t>
      </w:r>
      <w:r>
        <w:rPr>
          <w:sz w:val="24"/>
        </w:rPr>
        <w:t>í</w:t>
      </w:r>
      <w:r>
        <w:rPr>
          <w:sz w:val="24"/>
          <w:lang w:val="en-US"/>
        </w:rPr>
        <w:t>boras</w:t>
      </w:r>
      <w:r>
        <w:rPr>
          <w:sz w:val="24"/>
        </w:rPr>
        <w:t xml:space="preserve"> (страх перед змеями), </w:t>
      </w:r>
      <w:r>
        <w:rPr>
          <w:sz w:val="24"/>
          <w:lang w:val="en-US"/>
        </w:rPr>
        <w:t>indiferencia</w:t>
      </w:r>
      <w:r>
        <w:rPr>
          <w:sz w:val="24"/>
        </w:rPr>
        <w:t xml:space="preserve"> </w:t>
      </w:r>
      <w:r>
        <w:rPr>
          <w:b/>
          <w:bCs/>
          <w:sz w:val="24"/>
          <w:lang w:val="en-US"/>
        </w:rPr>
        <w:t>por</w:t>
      </w:r>
      <w:r>
        <w:rPr>
          <w:sz w:val="24"/>
        </w:rPr>
        <w:t xml:space="preserve"> </w:t>
      </w:r>
      <w:r>
        <w:rPr>
          <w:sz w:val="24"/>
          <w:lang w:val="en-US"/>
        </w:rPr>
        <w:t>el</w:t>
      </w:r>
      <w:r>
        <w:rPr>
          <w:sz w:val="24"/>
        </w:rPr>
        <w:t xml:space="preserve"> </w:t>
      </w:r>
      <w:r>
        <w:rPr>
          <w:sz w:val="24"/>
          <w:lang w:val="en-US"/>
        </w:rPr>
        <w:t>f</w:t>
      </w:r>
      <w:r>
        <w:rPr>
          <w:sz w:val="24"/>
        </w:rPr>
        <w:t>ú</w:t>
      </w:r>
      <w:r>
        <w:rPr>
          <w:sz w:val="24"/>
          <w:lang w:val="en-US"/>
        </w:rPr>
        <w:t>tbol</w:t>
      </w:r>
      <w:r>
        <w:rPr>
          <w:sz w:val="24"/>
        </w:rPr>
        <w:t xml:space="preserve"> (безразличие к футболу).</w:t>
      </w:r>
    </w:p>
    <w:p>
      <w:pPr>
        <w:pStyle w:val="Normal1"/>
        <w:spacing w:lineRule="auto" w:line="240"/>
        <w:ind w:firstLine="284" w:end="0"/>
        <w:rPr/>
      </w:pPr>
      <w:r>
        <w:rPr>
          <w:sz w:val="24"/>
        </w:rPr>
        <w:t xml:space="preserve">в) Наконец, предлог </w:t>
      </w:r>
      <w:r>
        <w:rPr>
          <w:b/>
          <w:sz w:val="24"/>
        </w:rPr>
        <w:t>ро</w:t>
      </w:r>
      <w:r>
        <w:rPr>
          <w:b/>
          <w:sz w:val="24"/>
          <w:lang w:val="en-US"/>
        </w:rPr>
        <w:t>r</w:t>
      </w:r>
      <w:r>
        <w:rPr>
          <w:sz w:val="24"/>
        </w:rPr>
        <w:t xml:space="preserve"> имеет некоторые особенности при упот</w:t>
        <w:softHyphen/>
        <w:t>реблении с рядом глаголов и прилагательных (см. разделы II и III приложения).</w:t>
      </w:r>
    </w:p>
    <w:p>
      <w:pPr>
        <w:pStyle w:val="Normal1"/>
        <w:spacing w:lineRule="auto" w:line="240"/>
        <w:ind w:firstLine="284" w:end="0"/>
        <w:rPr>
          <w:sz w:val="24"/>
        </w:rPr>
      </w:pPr>
      <w:r>
        <w:rPr>
          <w:sz w:val="24"/>
        </w:rPr>
        <w:t xml:space="preserve">В русском языке предлогу </w:t>
      </w:r>
      <w:r>
        <w:rPr>
          <w:b/>
          <w:bCs/>
          <w:sz w:val="24"/>
        </w:rPr>
        <w:t>роr</w:t>
      </w:r>
      <w:r>
        <w:rPr>
          <w:sz w:val="24"/>
        </w:rPr>
        <w:t xml:space="preserve"> соответствуют: грамматическое значение, передаваемое </w:t>
      </w:r>
      <w:r>
        <w:rPr>
          <w:spacing w:val="20"/>
          <w:sz w:val="24"/>
        </w:rPr>
        <w:t>творительным</w:t>
      </w:r>
      <w:r>
        <w:rPr>
          <w:sz w:val="24"/>
        </w:rPr>
        <w:t xml:space="preserve"> падежом, и предлоги </w:t>
      </w:r>
      <w:r>
        <w:rPr>
          <w:i/>
          <w:sz w:val="24"/>
        </w:rPr>
        <w:t>за, по, к, перед.</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t xml:space="preserve">14. </w:t>
      </w:r>
      <w:r>
        <w:rPr>
          <w:i/>
          <w:iCs/>
          <w:sz w:val="24"/>
        </w:rPr>
        <w:t>Предлог</w:t>
      </w:r>
      <w:r>
        <w:rPr>
          <w:sz w:val="24"/>
        </w:rPr>
        <w:t xml:space="preserve"> </w:t>
      </w:r>
      <w:r>
        <w:rPr>
          <w:b/>
          <w:sz w:val="24"/>
        </w:rPr>
        <w:t>según</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Предлог </w:t>
      </w:r>
      <w:r>
        <w:rPr>
          <w:b/>
          <w:sz w:val="24"/>
        </w:rPr>
        <w:t>según</w:t>
      </w:r>
      <w:r>
        <w:rPr>
          <w:sz w:val="24"/>
        </w:rPr>
        <w:t xml:space="preserve"> в составе различных сочетаний передает </w:t>
      </w:r>
      <w:r>
        <w:rPr>
          <w:spacing w:val="20"/>
          <w:sz w:val="24"/>
        </w:rPr>
        <w:t>определительно-обстоятельственные</w:t>
      </w:r>
      <w:r>
        <w:rPr>
          <w:sz w:val="24"/>
        </w:rPr>
        <w:t xml:space="preserve"> отношения, указывая на соответствие или уподобление чему-либо, и переводится на рус</w:t>
        <w:softHyphen/>
        <w:t xml:space="preserve">ский язык предлогами </w:t>
      </w:r>
      <w:r>
        <w:rPr>
          <w:i/>
          <w:iCs/>
          <w:sz w:val="24"/>
        </w:rPr>
        <w:t>до</w:t>
      </w:r>
      <w:r>
        <w:rPr>
          <w:sz w:val="24"/>
        </w:rPr>
        <w:t xml:space="preserve"> и </w:t>
      </w:r>
      <w:r>
        <w:rPr>
          <w:i/>
          <w:iCs/>
          <w:sz w:val="24"/>
        </w:rPr>
        <w:t>согласно</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Según</w:t>
      </w:r>
      <w:r>
        <w:rPr>
          <w:sz w:val="24"/>
          <w:lang w:val="en-US"/>
        </w:rPr>
        <w:t xml:space="preserve"> </w:t>
      </w:r>
      <w:r>
        <w:rPr>
          <w:i/>
          <w:iCs/>
          <w:sz w:val="24"/>
          <w:lang w:val="en-US"/>
        </w:rPr>
        <w:t>el horario</w:t>
      </w:r>
      <w:r>
        <w:rPr>
          <w:sz w:val="24"/>
          <w:lang w:val="en-US"/>
        </w:rPr>
        <w:t xml:space="preserve"> no tienes clases.                                                  </w:t>
      </w:r>
      <w:r>
        <w:rPr>
          <w:sz w:val="24"/>
        </w:rPr>
        <w:t>По расписанию у тебя нет уро</w:t>
        <w:softHyphen/>
        <w:t xml:space="preserve">ков. </w:t>
      </w:r>
    </w:p>
    <w:p>
      <w:pPr>
        <w:pStyle w:val="Normal1"/>
        <w:spacing w:lineRule="auto" w:line="240"/>
        <w:ind w:firstLine="284" w:end="0"/>
        <w:rPr/>
      </w:pPr>
      <w:r>
        <w:rPr>
          <w:b/>
          <w:bCs/>
          <w:sz w:val="24"/>
          <w:lang w:val="en-US"/>
        </w:rPr>
        <w:t>Según</w:t>
      </w:r>
      <w:r>
        <w:rPr>
          <w:sz w:val="24"/>
          <w:lang w:val="en-US"/>
        </w:rPr>
        <w:t xml:space="preserve"> </w:t>
      </w:r>
      <w:r>
        <w:rPr>
          <w:i/>
          <w:iCs/>
          <w:sz w:val="24"/>
          <w:lang w:val="en-US"/>
        </w:rPr>
        <w:t>mi opinion</w:t>
      </w:r>
      <w:r>
        <w:rPr>
          <w:sz w:val="24"/>
          <w:lang w:val="en-US"/>
        </w:rPr>
        <w:t xml:space="preserve"> es hora de salir.                                                  </w:t>
      </w:r>
      <w:r>
        <w:rPr>
          <w:sz w:val="24"/>
        </w:rPr>
        <w:t>По-моему уже пора выходить.</w:t>
      </w:r>
    </w:p>
    <w:p>
      <w:pPr>
        <w:pStyle w:val="Normal1"/>
        <w:spacing w:lineRule="auto" w:line="240"/>
        <w:ind w:firstLine="284" w:end="0"/>
        <w:rPr/>
      </w:pPr>
      <w:r>
        <w:rPr>
          <w:b/>
          <w:bCs/>
          <w:sz w:val="24"/>
          <w:lang w:val="en-US"/>
        </w:rPr>
        <w:t>Según</w:t>
      </w:r>
      <w:r>
        <w:rPr>
          <w:sz w:val="24"/>
          <w:lang w:val="en-US"/>
        </w:rPr>
        <w:t xml:space="preserve"> </w:t>
      </w:r>
      <w:r>
        <w:rPr>
          <w:i/>
          <w:iCs/>
          <w:sz w:val="24"/>
          <w:lang w:val="en-US"/>
        </w:rPr>
        <w:t>comunican</w:t>
      </w:r>
      <w:r>
        <w:rPr>
          <w:sz w:val="24"/>
          <w:lang w:val="en-US"/>
        </w:rPr>
        <w:t xml:space="preserve"> los periódicos...                                                 </w:t>
      </w:r>
      <w:r>
        <w:rPr>
          <w:sz w:val="24"/>
        </w:rPr>
        <w:t>Согласно сообщениям газет...</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t xml:space="preserve">15. </w:t>
      </w:r>
      <w:r>
        <w:rPr>
          <w:i/>
          <w:iCs/>
          <w:sz w:val="24"/>
        </w:rPr>
        <w:t>Предлог</w:t>
      </w:r>
      <w:r>
        <w:rPr>
          <w:sz w:val="24"/>
        </w:rPr>
        <w:t xml:space="preserve"> </w:t>
      </w:r>
      <w:r>
        <w:rPr>
          <w:b/>
          <w:sz w:val="24"/>
          <w:lang w:val="en-US"/>
        </w:rPr>
        <w:t>sin</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Предлог </w:t>
      </w:r>
      <w:r>
        <w:rPr>
          <w:b/>
          <w:sz w:val="24"/>
          <w:lang w:val="en-US"/>
        </w:rPr>
        <w:t>sin</w:t>
      </w:r>
      <w:r>
        <w:rPr>
          <w:sz w:val="24"/>
        </w:rPr>
        <w:t xml:space="preserve"> соответствует русскому предлогу </w:t>
      </w:r>
      <w:r>
        <w:rPr>
          <w:i/>
          <w:sz w:val="24"/>
        </w:rPr>
        <w:t>без</w:t>
      </w:r>
      <w:r>
        <w:rPr>
          <w:sz w:val="24"/>
        </w:rPr>
        <w:t xml:space="preserve"> и передает:</w:t>
      </w:r>
    </w:p>
    <w:p>
      <w:pPr>
        <w:pStyle w:val="Normal1"/>
        <w:spacing w:lineRule="auto" w:line="240"/>
        <w:ind w:firstLine="284" w:end="0"/>
        <w:rPr/>
      </w:pPr>
      <w:r>
        <w:rPr>
          <w:sz w:val="24"/>
        </w:rPr>
        <w:t xml:space="preserve">а) </w:t>
      </w:r>
      <w:r>
        <w:rPr>
          <w:spacing w:val="20"/>
          <w:sz w:val="24"/>
        </w:rPr>
        <w:t>объектные</w:t>
      </w:r>
      <w:r>
        <w:rPr>
          <w:sz w:val="24"/>
        </w:rPr>
        <w:t xml:space="preserve"> отношения, указывая на лицо, предмет или яв</w:t>
        <w:softHyphen/>
        <w:t>ление, без которого совершается действие:</w:t>
      </w:r>
    </w:p>
    <w:p>
      <w:pPr>
        <w:pStyle w:val="Normal1"/>
        <w:spacing w:lineRule="auto" w:line="240"/>
        <w:ind w:firstLine="284" w:end="0"/>
        <w:rPr>
          <w:sz w:val="24"/>
        </w:rPr>
      </w:pPr>
      <w:r>
        <w:rPr>
          <w:sz w:val="24"/>
        </w:rPr>
      </w:r>
    </w:p>
    <w:p>
      <w:pPr>
        <w:pStyle w:val="Normal1"/>
        <w:spacing w:lineRule="auto" w:line="240"/>
        <w:ind w:firstLine="284" w:end="0"/>
        <w:rPr/>
      </w:pPr>
      <w:r>
        <w:rPr>
          <w:sz w:val="24"/>
        </w:rPr>
        <w:t>Не</w:t>
      </w:r>
      <w:r>
        <w:rPr>
          <w:sz w:val="24"/>
          <w:lang w:val="en-US"/>
        </w:rPr>
        <w:t xml:space="preserve"> pasado todo el día </w:t>
      </w:r>
      <w:r>
        <w:rPr>
          <w:b/>
          <w:bCs/>
          <w:sz w:val="24"/>
          <w:lang w:val="en-US"/>
        </w:rPr>
        <w:t>sin</w:t>
      </w:r>
      <w:r>
        <w:rPr>
          <w:sz w:val="24"/>
          <w:lang w:val="en-US"/>
        </w:rPr>
        <w:t xml:space="preserve"> </w:t>
      </w:r>
      <w:r>
        <w:rPr>
          <w:i/>
          <w:iCs/>
          <w:sz w:val="24"/>
          <w:lang w:val="en-US"/>
        </w:rPr>
        <w:t>trabajo</w:t>
      </w:r>
      <w:r>
        <w:rPr>
          <w:sz w:val="24"/>
          <w:lang w:val="en-US"/>
        </w:rPr>
        <w:t xml:space="preserve">.                                                      </w:t>
      </w:r>
      <w:r>
        <w:rPr>
          <w:sz w:val="24"/>
        </w:rPr>
        <w:t>Я провел весь день, ничего не де</w:t>
        <w:softHyphen/>
        <w:t xml:space="preserve">лая, </w:t>
      </w:r>
    </w:p>
    <w:p>
      <w:pPr>
        <w:pStyle w:val="Normal1"/>
        <w:spacing w:lineRule="auto" w:line="240"/>
        <w:ind w:firstLine="284" w:end="0"/>
        <w:rPr/>
      </w:pPr>
      <w:r>
        <w:rPr>
          <w:sz w:val="24"/>
        </w:rPr>
        <w:t xml:space="preserve">                                                                                                                    </w:t>
      </w:r>
      <w:r>
        <w:rPr>
          <w:sz w:val="24"/>
        </w:rPr>
        <w:t>(</w:t>
      </w:r>
      <w:r>
        <w:rPr>
          <w:i/>
          <w:iCs/>
          <w:sz w:val="24"/>
        </w:rPr>
        <w:t>до</w:t>
      </w:r>
      <w:r>
        <w:rPr>
          <w:i/>
          <w:iCs/>
          <w:sz w:val="24"/>
          <w:lang w:val="en-US"/>
        </w:rPr>
        <w:t>c</w:t>
      </w:r>
      <w:r>
        <w:rPr>
          <w:i/>
          <w:iCs/>
          <w:sz w:val="24"/>
        </w:rPr>
        <w:t>л</w:t>
      </w:r>
      <w:r>
        <w:rPr>
          <w:sz w:val="24"/>
        </w:rPr>
        <w:t xml:space="preserve">.: без работы). </w:t>
      </w:r>
    </w:p>
    <w:p>
      <w:pPr>
        <w:pStyle w:val="Normal1"/>
        <w:spacing w:lineRule="auto" w:line="240"/>
        <w:ind w:firstLine="284" w:end="0"/>
        <w:rPr/>
      </w:pPr>
      <w:r>
        <w:rPr>
          <w:sz w:val="24"/>
          <w:lang w:val="en-US"/>
        </w:rPr>
        <w:t xml:space="preserve">Nicolás llegó </w:t>
      </w:r>
      <w:r>
        <w:rPr>
          <w:b/>
          <w:bCs/>
          <w:sz w:val="24"/>
          <w:lang w:val="en-US"/>
        </w:rPr>
        <w:t>sin</w:t>
      </w:r>
      <w:r>
        <w:rPr>
          <w:sz w:val="24"/>
          <w:lang w:val="en-US"/>
        </w:rPr>
        <w:t xml:space="preserve"> </w:t>
      </w:r>
      <w:r>
        <w:rPr>
          <w:i/>
          <w:iCs/>
          <w:sz w:val="24"/>
          <w:lang w:val="en-US"/>
        </w:rPr>
        <w:t>su esposa</w:t>
      </w:r>
      <w:r>
        <w:rPr>
          <w:sz w:val="24"/>
          <w:lang w:val="en-US"/>
        </w:rPr>
        <w:t xml:space="preserve">.                                                               </w:t>
      </w:r>
      <w:r>
        <w:rPr>
          <w:sz w:val="24"/>
        </w:rPr>
        <w:t>Никола</w:t>
      </w:r>
      <w:r>
        <w:rPr>
          <w:sz w:val="24"/>
          <w:lang w:val="en-US"/>
        </w:rPr>
        <w:t>c</w:t>
      </w:r>
      <w:r>
        <w:rPr>
          <w:sz w:val="24"/>
        </w:rPr>
        <w:t xml:space="preserve"> приехал без жены.</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w:t>
      </w:r>
      <w:r>
        <w:rPr>
          <w:spacing w:val="20"/>
          <w:sz w:val="24"/>
        </w:rPr>
        <w:t>определительно-обстоятельственные</w:t>
      </w:r>
      <w:r>
        <w:rPr>
          <w:sz w:val="24"/>
        </w:rPr>
        <w:t xml:space="preserve"> отноше</w:t>
        <w:softHyphen/>
        <w:t>ния, указывая на характер действия или состояния: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Miguel lo dice </w:t>
      </w:r>
      <w:r>
        <w:rPr>
          <w:b/>
          <w:bCs/>
          <w:sz w:val="24"/>
          <w:lang w:val="en-US"/>
        </w:rPr>
        <w:t>sin</w:t>
      </w:r>
      <w:r>
        <w:rPr>
          <w:sz w:val="24"/>
          <w:lang w:val="en-US"/>
        </w:rPr>
        <w:t xml:space="preserve"> </w:t>
      </w:r>
      <w:r>
        <w:rPr>
          <w:i/>
          <w:iCs/>
          <w:sz w:val="24"/>
          <w:lang w:val="en-US"/>
        </w:rPr>
        <w:t>confusión</w:t>
      </w:r>
      <w:r>
        <w:rPr>
          <w:sz w:val="24"/>
          <w:lang w:val="en-US"/>
        </w:rPr>
        <w:t xml:space="preserve">.                                                            </w:t>
      </w:r>
      <w:r>
        <w:rPr>
          <w:sz w:val="24"/>
        </w:rPr>
        <w:t xml:space="preserve">Мигель говорит это без смущения. </w:t>
      </w:r>
    </w:p>
    <w:p>
      <w:pPr>
        <w:pStyle w:val="Normal1"/>
        <w:spacing w:lineRule="auto" w:line="240"/>
        <w:ind w:firstLine="284" w:end="0"/>
        <w:rPr/>
      </w:pPr>
      <w:r>
        <w:rPr>
          <w:sz w:val="24"/>
          <w:lang w:val="en-US"/>
        </w:rPr>
        <w:t xml:space="preserve">Los guerrilleros combaten </w:t>
      </w:r>
      <w:r>
        <w:rPr>
          <w:b/>
          <w:bCs/>
          <w:sz w:val="24"/>
          <w:lang w:val="en-US"/>
        </w:rPr>
        <w:t>sin</w:t>
      </w:r>
      <w:r>
        <w:rPr>
          <w:sz w:val="24"/>
          <w:lang w:val="en-US"/>
        </w:rPr>
        <w:t xml:space="preserve"> </w:t>
      </w:r>
      <w:r>
        <w:rPr>
          <w:i/>
          <w:iCs/>
          <w:sz w:val="24"/>
          <w:lang w:val="en-US"/>
        </w:rPr>
        <w:t>temor.</w:t>
      </w:r>
      <w:r>
        <w:rPr>
          <w:sz w:val="24"/>
          <w:lang w:val="en-US"/>
        </w:rPr>
        <w:t xml:space="preserve">                                               </w:t>
      </w:r>
      <w:r>
        <w:rPr>
          <w:sz w:val="24"/>
        </w:rPr>
        <w:t>Партизаны воюют бесстрашно</w:t>
      </w:r>
    </w:p>
    <w:p>
      <w:pPr>
        <w:pStyle w:val="Normal1"/>
        <w:spacing w:lineRule="auto" w:line="240"/>
        <w:ind w:firstLine="284" w:end="0"/>
        <w:rPr>
          <w:sz w:val="24"/>
        </w:rPr>
      </w:pPr>
      <w:r>
        <w:rPr>
          <w:sz w:val="24"/>
        </w:rPr>
        <w:t xml:space="preserve">                                                                                                                </w:t>
      </w:r>
      <w:r>
        <w:rPr>
          <w:sz w:val="24"/>
        </w:rPr>
        <w:t>(без страха).</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в) </w:t>
      </w:r>
      <w:r>
        <w:rPr>
          <w:spacing w:val="20"/>
          <w:sz w:val="24"/>
        </w:rPr>
        <w:t xml:space="preserve">обстоятельственные </w:t>
      </w:r>
      <w:r>
        <w:rPr>
          <w:sz w:val="24"/>
        </w:rPr>
        <w:t xml:space="preserve">отношения, выражающие образ и условия действия. В таких сочетаниях предлог </w:t>
      </w:r>
      <w:r>
        <w:rPr>
          <w:b/>
          <w:sz w:val="24"/>
          <w:lang w:val="en-US"/>
        </w:rPr>
        <w:t>sin</w:t>
      </w:r>
      <w:r>
        <w:rPr>
          <w:sz w:val="24"/>
        </w:rPr>
        <w:t xml:space="preserve"> обычно стоит перед инфинитивом (в русском языке однотипные предложные сочетания практически не встречаются):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N</w:t>
      </w:r>
      <w:r>
        <w:rPr>
          <w:sz w:val="24"/>
        </w:rPr>
        <w:t>о</w:t>
      </w:r>
      <w:r>
        <w:rPr>
          <w:sz w:val="24"/>
          <w:lang w:val="en-US"/>
        </w:rPr>
        <w:t xml:space="preserve"> te vayas </w:t>
      </w:r>
      <w:r>
        <w:rPr>
          <w:b/>
          <w:bCs/>
          <w:sz w:val="24"/>
          <w:lang w:val="en-US"/>
        </w:rPr>
        <w:t>sin</w:t>
      </w:r>
      <w:r>
        <w:rPr>
          <w:sz w:val="24"/>
          <w:lang w:val="en-US"/>
        </w:rPr>
        <w:t xml:space="preserve"> </w:t>
      </w:r>
      <w:r>
        <w:rPr>
          <w:i/>
          <w:iCs/>
          <w:sz w:val="24"/>
          <w:lang w:val="en-US"/>
        </w:rPr>
        <w:t>haber comido</w:t>
      </w:r>
      <w:r>
        <w:rPr>
          <w:sz w:val="24"/>
          <w:lang w:val="en-US"/>
        </w:rPr>
        <w:t xml:space="preserve"> algo.                                                </w:t>
      </w:r>
      <w:r>
        <w:rPr>
          <w:sz w:val="24"/>
        </w:rPr>
        <w:t>Ты не уходи, не поев чего-нибудь.</w:t>
      </w:r>
    </w:p>
    <w:p>
      <w:pPr>
        <w:pStyle w:val="Normal1"/>
        <w:spacing w:lineRule="auto" w:line="240"/>
        <w:ind w:firstLine="284" w:end="0"/>
        <w:rPr/>
      </w:pPr>
      <w:r>
        <w:rPr>
          <w:sz w:val="24"/>
        </w:rPr>
        <w:t xml:space="preserve"> </w:t>
      </w:r>
      <w:r>
        <w:rPr>
          <w:sz w:val="24"/>
          <w:lang w:val="en-US"/>
        </w:rPr>
        <w:t>(J. L</w:t>
      </w:r>
      <w:r>
        <w:rPr>
          <w:lang w:val="en-US"/>
        </w:rPr>
        <w:t>UQUE</w:t>
      </w:r>
      <w:r>
        <w:rPr>
          <w:sz w:val="24"/>
          <w:lang w:val="en-US"/>
        </w:rPr>
        <w:t xml:space="preserve"> D</w:t>
      </w:r>
      <w:r>
        <w:rPr>
          <w:lang w:val="en-US"/>
        </w:rPr>
        <w:t>URÁN</w:t>
      </w:r>
      <w:r>
        <w:rPr>
          <w:sz w:val="24"/>
          <w:lang w:val="en-US"/>
        </w:rPr>
        <w:t xml:space="preserve">)                  </w:t>
      </w:r>
    </w:p>
    <w:p>
      <w:pPr>
        <w:pStyle w:val="Normal1"/>
        <w:spacing w:lineRule="auto" w:line="240"/>
        <w:ind w:firstLine="284" w:end="0"/>
        <w:rPr/>
      </w:pPr>
      <w:r>
        <w:rPr>
          <w:sz w:val="24"/>
        </w:rPr>
        <w:t>¿Сó</w:t>
      </w:r>
      <w:r>
        <w:rPr>
          <w:sz w:val="24"/>
          <w:lang w:val="en-US"/>
        </w:rPr>
        <w:t>m</w:t>
      </w:r>
      <w:r>
        <w:rPr>
          <w:sz w:val="24"/>
        </w:rPr>
        <w:t xml:space="preserve">о </w:t>
      </w:r>
      <w:r>
        <w:rPr>
          <w:sz w:val="24"/>
          <w:lang w:val="en-US"/>
        </w:rPr>
        <w:t>puedes</w:t>
      </w:r>
      <w:r>
        <w:rPr>
          <w:sz w:val="24"/>
        </w:rPr>
        <w:t xml:space="preserve"> </w:t>
      </w:r>
      <w:r>
        <w:rPr>
          <w:sz w:val="24"/>
          <w:lang w:val="en-US"/>
        </w:rPr>
        <w:t>vivir</w:t>
      </w:r>
      <w:r>
        <w:rPr>
          <w:sz w:val="24"/>
        </w:rPr>
        <w:t xml:space="preserve"> </w:t>
      </w:r>
      <w:r>
        <w:rPr>
          <w:b/>
          <w:bCs/>
          <w:sz w:val="24"/>
          <w:lang w:val="en-US"/>
        </w:rPr>
        <w:t>sin</w:t>
      </w:r>
      <w:r>
        <w:rPr>
          <w:sz w:val="24"/>
        </w:rPr>
        <w:t xml:space="preserve"> </w:t>
      </w:r>
      <w:r>
        <w:rPr>
          <w:i/>
          <w:iCs/>
          <w:sz w:val="24"/>
          <w:lang w:val="en-US"/>
        </w:rPr>
        <w:t>trabajar</w:t>
      </w:r>
      <w:r>
        <w:rPr>
          <w:sz w:val="24"/>
        </w:rPr>
        <w:t xml:space="preserve">                                                    Как ты можешь жить, не работая</w:t>
      </w:r>
    </w:p>
    <w:p>
      <w:pPr>
        <w:pStyle w:val="Normal1"/>
        <w:spacing w:lineRule="auto" w:line="240"/>
        <w:ind w:firstLine="709" w:end="0"/>
        <w:rPr/>
      </w:pPr>
      <w:r>
        <w:rPr>
          <w:sz w:val="24"/>
        </w:rPr>
        <w:t xml:space="preserve"> </w:t>
      </w:r>
      <w:r>
        <w:rPr>
          <w:sz w:val="24"/>
          <w:lang w:val="en-US"/>
        </w:rPr>
        <w:t>tanto</w:t>
      </w:r>
      <w:r>
        <w:rPr>
          <w:sz w:val="24"/>
        </w:rPr>
        <w:t xml:space="preserve"> </w:t>
      </w:r>
      <w:r>
        <w:rPr>
          <w:sz w:val="24"/>
          <w:lang w:val="en-US"/>
        </w:rPr>
        <w:t>tiempo</w:t>
      </w:r>
      <w:r>
        <w:rPr>
          <w:sz w:val="24"/>
        </w:rPr>
        <w:t xml:space="preserve">?                                                                                  столько времени? </w:t>
      </w:r>
    </w:p>
    <w:p>
      <w:pPr>
        <w:pStyle w:val="Normal1"/>
        <w:spacing w:lineRule="auto" w:line="240"/>
        <w:ind w:firstLine="284" w:end="0"/>
        <w:rPr/>
      </w:pPr>
      <w:r>
        <w:rPr>
          <w:sz w:val="24"/>
          <w:lang w:val="en-US"/>
        </w:rPr>
        <w:t>S</w:t>
      </w:r>
      <w:r>
        <w:rPr>
          <w:sz w:val="24"/>
        </w:rPr>
        <w:t>е</w:t>
      </w:r>
      <w:r>
        <w:rPr>
          <w:sz w:val="24"/>
          <w:lang w:val="en-US"/>
        </w:rPr>
        <w:t xml:space="preserve"> ha ido </w:t>
      </w:r>
      <w:r>
        <w:rPr>
          <w:b/>
          <w:bCs/>
          <w:sz w:val="24"/>
          <w:lang w:val="en-US"/>
        </w:rPr>
        <w:t>sin</w:t>
      </w:r>
      <w:r>
        <w:rPr>
          <w:sz w:val="24"/>
          <w:lang w:val="en-US"/>
        </w:rPr>
        <w:t xml:space="preserve"> </w:t>
      </w:r>
      <w:r>
        <w:rPr>
          <w:i/>
          <w:iCs/>
          <w:sz w:val="24"/>
          <w:lang w:val="en-US"/>
        </w:rPr>
        <w:t>despedirse</w:t>
      </w:r>
      <w:r>
        <w:rPr>
          <w:sz w:val="24"/>
          <w:lang w:val="en-US"/>
        </w:rPr>
        <w:t xml:space="preserve">.                                                                </w:t>
      </w:r>
      <w:r>
        <w:rPr>
          <w:sz w:val="24"/>
        </w:rPr>
        <w:t>Он ушел не попрощавшись.</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t xml:space="preserve">16. </w:t>
      </w:r>
      <w:r>
        <w:rPr>
          <w:i/>
          <w:iCs/>
          <w:sz w:val="24"/>
        </w:rPr>
        <w:t>Предлог</w:t>
      </w:r>
      <w:r>
        <w:rPr>
          <w:sz w:val="24"/>
        </w:rPr>
        <w:t xml:space="preserve"> </w:t>
      </w:r>
      <w:r>
        <w:rPr>
          <w:b/>
          <w:sz w:val="24"/>
          <w:lang w:val="en-US"/>
        </w:rPr>
        <w:t>so</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Предлог </w:t>
      </w:r>
      <w:r>
        <w:rPr>
          <w:b/>
          <w:sz w:val="24"/>
          <w:lang w:val="en-US"/>
        </w:rPr>
        <w:t>so</w:t>
      </w:r>
      <w:r>
        <w:rPr>
          <w:sz w:val="24"/>
        </w:rPr>
        <w:t xml:space="preserve"> под самостоятельно употребляется очень редко. Однако он входит в устойчивые сочетания:</w:t>
      </w:r>
    </w:p>
    <w:tbl>
      <w:tblPr>
        <w:tblW w:w="5457" w:type="dxa"/>
        <w:jc w:val="start"/>
        <w:tblInd w:w="321" w:type="dxa"/>
        <w:tblLayout w:type="fixed"/>
        <w:tblCellMar>
          <w:top w:w="0" w:type="dxa"/>
          <w:start w:w="108" w:type="dxa"/>
          <w:bottom w:w="0" w:type="dxa"/>
          <w:end w:w="108" w:type="dxa"/>
        </w:tblCellMar>
      </w:tblPr>
      <w:tblGrid>
        <w:gridCol w:w="2040"/>
        <w:gridCol w:w="3417"/>
      </w:tblGrid>
      <w:tr>
        <w:trPr>
          <w:trHeight w:val="1060" w:hRule="atLeast"/>
        </w:trPr>
        <w:tc>
          <w:tcPr>
            <w:tcW w:w="2040" w:type="dxa"/>
            <w:tcBorders/>
          </w:tcPr>
          <w:p>
            <w:pPr>
              <w:pStyle w:val="Normal1"/>
              <w:spacing w:lineRule="auto" w:line="240"/>
              <w:ind w:firstLine="284" w:end="0"/>
              <w:rPr>
                <w:sz w:val="24"/>
              </w:rPr>
            </w:pPr>
            <w:r>
              <w:rPr>
                <w:sz w:val="24"/>
              </w:rPr>
              <w:t xml:space="preserve">  </w:t>
            </w:r>
          </w:p>
          <w:p>
            <w:pPr>
              <w:pStyle w:val="Normal1"/>
              <w:spacing w:lineRule="auto" w:line="240"/>
              <w:ind w:firstLine="284" w:end="0"/>
              <w:rPr/>
            </w:pPr>
            <w:r>
              <w:rPr>
                <w:sz w:val="24"/>
              </w:rPr>
              <w:t xml:space="preserve"> </w:t>
            </w:r>
            <w:r>
              <w:rPr>
                <w:sz w:val="24"/>
                <w:lang w:val="en-US"/>
              </w:rPr>
              <w:t xml:space="preserve">so </w:t>
            </w:r>
            <w:r>
              <w:rPr>
                <w:sz w:val="24"/>
              </w:rPr>
              <w:t>ре</w:t>
            </w:r>
            <w:r>
              <w:rPr>
                <w:sz w:val="24"/>
                <w:lang w:val="en-US"/>
              </w:rPr>
              <w:t>n</w:t>
            </w:r>
            <w:r>
              <w:rPr>
                <w:sz w:val="24"/>
              </w:rPr>
              <w:t>а</w:t>
            </w:r>
            <w:r>
              <w:rPr>
                <w:sz w:val="24"/>
                <w:lang w:val="en-US"/>
              </w:rPr>
              <w:t xml:space="preserve"> de</w:t>
            </w:r>
          </w:p>
          <w:p>
            <w:pPr>
              <w:pStyle w:val="Normal1"/>
              <w:spacing w:lineRule="auto" w:line="240"/>
              <w:ind w:firstLine="284" w:end="0"/>
              <w:rPr>
                <w:sz w:val="24"/>
                <w:lang w:val="en-US"/>
              </w:rPr>
            </w:pPr>
            <w:r>
              <w:rPr>
                <w:sz w:val="24"/>
                <w:lang w:val="en-US"/>
              </w:rPr>
              <w:t xml:space="preserve"> </w:t>
            </w:r>
            <w:r>
              <w:rPr>
                <w:sz w:val="24"/>
                <w:lang w:val="en-US"/>
              </w:rPr>
              <w:t>so pretexto de</w:t>
            </w:r>
          </w:p>
          <w:p>
            <w:pPr>
              <w:pStyle w:val="Normal1"/>
              <w:rPr>
                <w:sz w:val="24"/>
                <w:lang w:val="en-US"/>
              </w:rPr>
            </w:pPr>
            <w:r>
              <w:rPr>
                <w:sz w:val="24"/>
                <w:lang w:val="en-US"/>
              </w:rPr>
            </w:r>
          </w:p>
        </w:tc>
        <w:tc>
          <w:tcPr>
            <w:tcW w:w="3417" w:type="dxa"/>
            <w:tcBorders/>
          </w:tcPr>
          <w:p>
            <w:pPr>
              <w:pStyle w:val="Normal"/>
              <w:snapToGrid w:val="false"/>
              <w:rPr>
                <w:sz w:val="24"/>
                <w:lang w:val="en-US"/>
              </w:rPr>
            </w:pPr>
            <w:r>
              <w:rPr>
                <w:sz w:val="24"/>
                <w:lang w:val="en-US"/>
              </w:rPr>
            </w:r>
          </w:p>
          <w:p>
            <w:pPr>
              <w:pStyle w:val="Normal1"/>
              <w:spacing w:lineRule="auto" w:line="240"/>
              <w:rPr>
                <w:sz w:val="24"/>
              </w:rPr>
            </w:pPr>
            <w:r>
              <w:rPr>
                <w:sz w:val="24"/>
              </w:rPr>
              <w:t xml:space="preserve">— </w:t>
            </w:r>
            <w:r>
              <w:rPr>
                <w:sz w:val="24"/>
              </w:rPr>
              <w:t xml:space="preserve">под страхом (чего-либо) </w:t>
            </w:r>
          </w:p>
          <w:p>
            <w:pPr>
              <w:pStyle w:val="Normal1"/>
              <w:spacing w:lineRule="auto" w:line="240"/>
              <w:rPr>
                <w:sz w:val="24"/>
              </w:rPr>
            </w:pPr>
            <w:r>
              <w:rPr>
                <w:sz w:val="24"/>
              </w:rPr>
              <w:t xml:space="preserve">— </w:t>
            </w:r>
            <w:r>
              <w:rPr>
                <w:sz w:val="24"/>
              </w:rPr>
              <w:t>под предлогом (чего-либо)</w:t>
            </w:r>
          </w:p>
          <w:p>
            <w:pPr>
              <w:pStyle w:val="Normal1"/>
              <w:rPr>
                <w:sz w:val="24"/>
              </w:rPr>
            </w:pPr>
            <w:r>
              <w:rPr>
                <w:sz w:val="24"/>
              </w:rPr>
            </w:r>
          </w:p>
        </w:tc>
      </w:tr>
    </w:tbl>
    <w:p>
      <w:pPr>
        <w:pStyle w:val="Normal1"/>
        <w:spacing w:lineRule="auto" w:line="240"/>
        <w:ind w:firstLine="284" w:end="0"/>
        <w:rPr/>
      </w:pPr>
      <w:r>
        <w:rPr>
          <w:b/>
          <w:bCs/>
          <w:sz w:val="24"/>
          <w:lang w:val="en-US"/>
        </w:rPr>
        <w:t>So</w:t>
      </w:r>
      <w:r>
        <w:rPr>
          <w:sz w:val="24"/>
          <w:lang w:val="en-US"/>
        </w:rPr>
        <w:t xml:space="preserve"> </w:t>
      </w:r>
      <w:r>
        <w:rPr>
          <w:i/>
          <w:iCs/>
          <w:sz w:val="24"/>
          <w:lang w:val="en-US"/>
        </w:rPr>
        <w:t>pretexto</w:t>
      </w:r>
      <w:r>
        <w:rPr>
          <w:sz w:val="24"/>
          <w:lang w:val="en-US"/>
        </w:rPr>
        <w:t xml:space="preserve"> del cansancio Manuel se fue a casa.                             </w:t>
      </w:r>
      <w:r>
        <w:rPr>
          <w:sz w:val="24"/>
        </w:rPr>
        <w:t xml:space="preserve">Под предлогом усталости Мануэль </w:t>
      </w:r>
    </w:p>
    <w:p>
      <w:pPr>
        <w:pStyle w:val="Normal1"/>
        <w:spacing w:lineRule="auto" w:line="240"/>
        <w:ind w:firstLine="284" w:end="0"/>
        <w:rPr>
          <w:sz w:val="24"/>
        </w:rPr>
      </w:pPr>
      <w:r>
        <w:rPr>
          <w:sz w:val="24"/>
        </w:rPr>
        <w:t xml:space="preserve">                                                                                                                 </w:t>
      </w:r>
      <w:r>
        <w:rPr>
          <w:sz w:val="24"/>
        </w:rPr>
        <w:t>ушел домой.</w:t>
      </w:r>
    </w:p>
    <w:p>
      <w:pPr>
        <w:pStyle w:val="Normal1"/>
        <w:spacing w:lineRule="auto" w:line="240"/>
        <w:ind w:firstLine="284" w:end="0"/>
        <w:rPr>
          <w:sz w:val="24"/>
        </w:rPr>
      </w:pPr>
      <w:r>
        <w:rPr>
          <w:sz w:val="24"/>
        </w:rPr>
        <w:t xml:space="preserve"> </w:t>
      </w:r>
    </w:p>
    <w:p>
      <w:pPr>
        <w:pStyle w:val="Normal1"/>
        <w:spacing w:lineRule="auto" w:line="240"/>
        <w:ind w:firstLine="284" w:end="0"/>
        <w:jc w:val="center"/>
        <w:rPr>
          <w:sz w:val="24"/>
        </w:rPr>
      </w:pPr>
      <w:r>
        <w:rPr>
          <w:sz w:val="24"/>
        </w:rPr>
        <w:t xml:space="preserve">17. </w:t>
      </w:r>
      <w:r>
        <w:rPr>
          <w:i/>
          <w:iCs/>
          <w:sz w:val="24"/>
        </w:rPr>
        <w:t>Предлог</w:t>
      </w:r>
      <w:r>
        <w:rPr>
          <w:sz w:val="24"/>
        </w:rPr>
        <w:t xml:space="preserve"> </w:t>
      </w:r>
      <w:r>
        <w:rPr>
          <w:b/>
          <w:sz w:val="24"/>
          <w:lang w:val="en-US"/>
        </w:rPr>
        <w:t>sobre</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а) Передает </w:t>
      </w:r>
      <w:r>
        <w:rPr>
          <w:spacing w:val="20"/>
          <w:sz w:val="24"/>
        </w:rPr>
        <w:t>обстоятельственные</w:t>
      </w:r>
      <w:r>
        <w:rPr>
          <w:sz w:val="24"/>
        </w:rPr>
        <w:t xml:space="preserve"> отношения, указывая положение выше чего-либо, на чем-либо или на превосходство морального характера: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tintero está </w:t>
      </w:r>
      <w:r>
        <w:rPr>
          <w:b/>
          <w:bCs/>
          <w:sz w:val="24"/>
          <w:lang w:val="en-US"/>
        </w:rPr>
        <w:t>sobre</w:t>
      </w:r>
      <w:r>
        <w:rPr>
          <w:sz w:val="24"/>
          <w:lang w:val="en-US"/>
        </w:rPr>
        <w:t xml:space="preserve"> </w:t>
      </w:r>
      <w:r>
        <w:rPr>
          <w:i/>
          <w:iCs/>
          <w:sz w:val="24"/>
          <w:lang w:val="en-US"/>
        </w:rPr>
        <w:t>la mesa</w:t>
      </w:r>
      <w:r>
        <w:rPr>
          <w:sz w:val="24"/>
          <w:lang w:val="en-US"/>
        </w:rPr>
        <w:t xml:space="preserve">.                                                          </w:t>
      </w:r>
      <w:r>
        <w:rPr>
          <w:sz w:val="24"/>
        </w:rPr>
        <w:t xml:space="preserve">Чернильница на столе. </w:t>
      </w:r>
    </w:p>
    <w:p>
      <w:pPr>
        <w:pStyle w:val="Normal1"/>
        <w:spacing w:lineRule="auto" w:line="240"/>
        <w:ind w:firstLine="284" w:end="0"/>
        <w:rPr/>
      </w:pPr>
      <w:r>
        <w:rPr>
          <w:sz w:val="24"/>
          <w:lang w:val="en-US"/>
        </w:rPr>
        <w:t xml:space="preserve">Este soldado descuella </w:t>
      </w:r>
      <w:r>
        <w:rPr>
          <w:b/>
          <w:bCs/>
          <w:sz w:val="24"/>
          <w:lang w:val="en-US"/>
        </w:rPr>
        <w:t>sobre</w:t>
      </w:r>
      <w:r>
        <w:rPr>
          <w:sz w:val="24"/>
          <w:lang w:val="en-US"/>
        </w:rPr>
        <w:t xml:space="preserve"> </w:t>
      </w:r>
      <w:r>
        <w:rPr>
          <w:i/>
          <w:iCs/>
          <w:sz w:val="24"/>
          <w:lang w:val="en-US"/>
        </w:rPr>
        <w:t>todos</w:t>
      </w:r>
      <w:r>
        <w:rPr>
          <w:sz w:val="24"/>
          <w:lang w:val="en-US"/>
        </w:rPr>
        <w:t xml:space="preserve"> </w:t>
      </w:r>
      <w:r>
        <w:rPr>
          <w:sz w:val="24"/>
        </w:rPr>
        <w:t>ро</w:t>
      </w:r>
      <w:r>
        <w:rPr>
          <w:sz w:val="24"/>
          <w:lang w:val="en-US"/>
        </w:rPr>
        <w:t xml:space="preserve">r su valor.                            </w:t>
      </w:r>
      <w:r>
        <w:rPr>
          <w:sz w:val="24"/>
        </w:rPr>
        <w:t xml:space="preserve">Этот солдат превосходит всех </w:t>
      </w:r>
    </w:p>
    <w:p>
      <w:pPr>
        <w:pStyle w:val="Normal1"/>
        <w:spacing w:lineRule="auto" w:line="240"/>
        <w:ind w:firstLine="284" w:end="0"/>
        <w:rPr>
          <w:sz w:val="24"/>
        </w:rPr>
      </w:pPr>
      <w:r>
        <w:rPr>
          <w:sz w:val="24"/>
        </w:rPr>
        <w:t xml:space="preserve">                                                                                                                  </w:t>
      </w:r>
      <w:r>
        <w:rPr>
          <w:sz w:val="24"/>
        </w:rPr>
        <w:t>своей храбростью.</w:t>
      </w:r>
    </w:p>
    <w:p>
      <w:pPr>
        <w:pStyle w:val="Normal1"/>
        <w:spacing w:lineRule="auto" w:line="240"/>
        <w:ind w:firstLine="284" w:end="0"/>
        <w:rPr>
          <w:sz w:val="24"/>
        </w:rPr>
      </w:pPr>
      <w:r>
        <w:rPr>
          <w:sz w:val="24"/>
        </w:rPr>
        <w:t xml:space="preserve"> </w:t>
      </w:r>
    </w:p>
    <w:p>
      <w:pPr>
        <w:pStyle w:val="Normal1"/>
        <w:spacing w:lineRule="auto" w:line="240"/>
        <w:ind w:firstLine="284" w:end="0"/>
        <w:rPr/>
      </w:pPr>
      <w:r>
        <w:rPr>
          <w:sz w:val="24"/>
        </w:rPr>
        <w:t xml:space="preserve">б) Выражает </w:t>
      </w:r>
      <w:r>
        <w:rPr>
          <w:spacing w:val="20"/>
          <w:sz w:val="24"/>
        </w:rPr>
        <w:t>объектные</w:t>
      </w:r>
      <w:r>
        <w:rPr>
          <w:sz w:val="24"/>
        </w:rPr>
        <w:t xml:space="preserve"> отношения, указывая на предмет речи: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Estamos hablando </w:t>
      </w:r>
      <w:r>
        <w:rPr>
          <w:b/>
          <w:bCs/>
          <w:sz w:val="24"/>
          <w:lang w:val="en-US"/>
        </w:rPr>
        <w:t>sobre</w:t>
      </w:r>
      <w:r>
        <w:rPr>
          <w:sz w:val="24"/>
          <w:lang w:val="en-US"/>
        </w:rPr>
        <w:t xml:space="preserve"> </w:t>
      </w:r>
      <w:r>
        <w:rPr>
          <w:i/>
          <w:iCs/>
          <w:sz w:val="24"/>
          <w:lang w:val="en-US"/>
        </w:rPr>
        <w:t>los asuntos</w:t>
      </w:r>
      <w:r>
        <w:rPr>
          <w:sz w:val="24"/>
          <w:lang w:val="en-US"/>
        </w:rPr>
        <w:t xml:space="preserve">.                                             </w:t>
      </w:r>
      <w:r>
        <w:rPr>
          <w:sz w:val="24"/>
        </w:rPr>
        <w:t>Мы говорим о делах.</w:t>
      </w:r>
    </w:p>
    <w:p>
      <w:pPr>
        <w:pStyle w:val="Normal1"/>
        <w:spacing w:lineRule="auto" w:line="240"/>
        <w:ind w:firstLine="284" w:end="0"/>
        <w:rPr/>
      </w:pPr>
      <w:r>
        <w:rPr>
          <w:sz w:val="24"/>
          <w:lang w:val="en-US"/>
        </w:rPr>
        <w:t>Los</w:t>
      </w:r>
      <w:r>
        <w:rPr>
          <w:sz w:val="24"/>
        </w:rPr>
        <w:t xml:space="preserve"> </w:t>
      </w:r>
      <w:r>
        <w:rPr>
          <w:sz w:val="24"/>
          <w:lang w:val="en-US"/>
        </w:rPr>
        <w:t>peri</w:t>
      </w:r>
      <w:r>
        <w:rPr>
          <w:sz w:val="24"/>
        </w:rPr>
        <w:t>ó</w:t>
      </w:r>
      <w:r>
        <w:rPr>
          <w:sz w:val="24"/>
          <w:lang w:val="en-US"/>
        </w:rPr>
        <w:t>dicos</w:t>
      </w:r>
      <w:r>
        <w:rPr>
          <w:sz w:val="24"/>
        </w:rPr>
        <w:t xml:space="preserve"> </w:t>
      </w:r>
      <w:r>
        <w:rPr>
          <w:sz w:val="24"/>
          <w:lang w:val="en-US"/>
        </w:rPr>
        <w:t>informan</w:t>
      </w:r>
      <w:r>
        <w:rPr>
          <w:sz w:val="24"/>
        </w:rPr>
        <w:t xml:space="preserve"> </w:t>
      </w:r>
      <w:r>
        <w:rPr>
          <w:b/>
          <w:bCs/>
          <w:sz w:val="24"/>
          <w:lang w:val="en-US"/>
        </w:rPr>
        <w:t>sobre</w:t>
      </w:r>
      <w:r>
        <w:rPr>
          <w:sz w:val="24"/>
        </w:rPr>
        <w:t xml:space="preserve"> </w:t>
      </w:r>
      <w:r>
        <w:rPr>
          <w:i/>
          <w:iCs/>
          <w:sz w:val="24"/>
          <w:lang w:val="en-US"/>
        </w:rPr>
        <w:t>las</w:t>
      </w:r>
      <w:r>
        <w:rPr>
          <w:sz w:val="24"/>
        </w:rPr>
        <w:t xml:space="preserve">                                                 Газеты сообщают о последних новостях.</w:t>
      </w:r>
    </w:p>
    <w:p>
      <w:pPr>
        <w:pStyle w:val="Normal1"/>
        <w:spacing w:lineRule="auto" w:line="240"/>
        <w:ind w:firstLine="709" w:end="0"/>
        <w:rPr/>
      </w:pPr>
      <w:r>
        <w:rPr>
          <w:i/>
          <w:iCs/>
          <w:sz w:val="24"/>
        </w:rPr>
        <w:t>ú</w:t>
      </w:r>
      <w:r>
        <w:rPr>
          <w:i/>
          <w:iCs/>
          <w:sz w:val="24"/>
          <w:lang w:val="en-US"/>
        </w:rPr>
        <w:t>ltimas</w:t>
      </w:r>
      <w:r>
        <w:rPr>
          <w:i/>
          <w:iCs/>
          <w:sz w:val="24"/>
        </w:rPr>
        <w:t xml:space="preserve"> </w:t>
      </w:r>
      <w:r>
        <w:rPr>
          <w:i/>
          <w:iCs/>
          <w:sz w:val="24"/>
          <w:lang w:val="en-US"/>
        </w:rPr>
        <w:t>novedades</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Передает </w:t>
      </w:r>
      <w:r>
        <w:rPr>
          <w:spacing w:val="20"/>
          <w:sz w:val="24"/>
        </w:rPr>
        <w:t>пространственные</w:t>
      </w:r>
      <w:r>
        <w:rPr>
          <w:sz w:val="24"/>
        </w:rPr>
        <w:t xml:space="preserve"> отношения, совмещенные со значением объектных отношений, когда указывает на предмет, на который направлено действие:</w:t>
      </w:r>
    </w:p>
    <w:p>
      <w:pPr>
        <w:pStyle w:val="Normal1"/>
        <w:spacing w:lineRule="auto" w:line="240"/>
        <w:ind w:firstLine="284" w:end="0"/>
        <w:rPr>
          <w:sz w:val="24"/>
        </w:rPr>
      </w:pPr>
      <w:r>
        <w:rPr>
          <w:sz w:val="24"/>
        </w:rPr>
      </w:r>
    </w:p>
    <w:p>
      <w:pPr>
        <w:pStyle w:val="Normal1"/>
        <w:spacing w:lineRule="auto" w:line="240"/>
        <w:ind w:firstLine="284" w:end="0"/>
        <w:rPr/>
      </w:pPr>
      <w:r>
        <w:rPr>
          <w:sz w:val="24"/>
        </w:rPr>
        <w:t>Е</w:t>
      </w:r>
      <w:r>
        <w:rPr>
          <w:sz w:val="24"/>
          <w:lang w:val="en-US"/>
        </w:rPr>
        <w:t xml:space="preserve">l </w:t>
      </w:r>
      <w:r>
        <w:rPr>
          <w:sz w:val="24"/>
        </w:rPr>
        <w:t>ре</w:t>
      </w:r>
      <w:r>
        <w:rPr>
          <w:sz w:val="24"/>
          <w:lang w:val="en-US"/>
        </w:rPr>
        <w:t>rr</w:t>
      </w:r>
      <w:r>
        <w:rPr>
          <w:sz w:val="24"/>
        </w:rPr>
        <w:t>о</w:t>
      </w:r>
      <w:r>
        <w:rPr>
          <w:sz w:val="24"/>
          <w:lang w:val="en-US"/>
        </w:rPr>
        <w:t xml:space="preserve"> se ha lanzado </w:t>
      </w:r>
      <w:r>
        <w:rPr>
          <w:b/>
          <w:bCs/>
          <w:sz w:val="24"/>
          <w:lang w:val="en-US"/>
        </w:rPr>
        <w:t>sobre</w:t>
      </w:r>
      <w:r>
        <w:rPr>
          <w:sz w:val="24"/>
          <w:lang w:val="en-US"/>
        </w:rPr>
        <w:t xml:space="preserve"> </w:t>
      </w:r>
      <w:r>
        <w:rPr>
          <w:i/>
          <w:iCs/>
          <w:sz w:val="24"/>
          <w:lang w:val="en-US"/>
        </w:rPr>
        <w:t>el gato</w:t>
      </w:r>
      <w:r>
        <w:rPr>
          <w:sz w:val="24"/>
          <w:lang w:val="en-US"/>
        </w:rPr>
        <w:t xml:space="preserve">.                                              </w:t>
      </w:r>
      <w:r>
        <w:rPr>
          <w:sz w:val="24"/>
        </w:rPr>
        <w:t>Собака набросилась на кота.</w:t>
      </w:r>
    </w:p>
    <w:p>
      <w:pPr>
        <w:pStyle w:val="Normal1"/>
        <w:spacing w:lineRule="auto" w:line="240"/>
        <w:ind w:firstLine="284" w:end="0"/>
        <w:rPr/>
      </w:pPr>
      <w:r>
        <w:rPr>
          <w:sz w:val="24"/>
          <w:lang w:val="en-US"/>
        </w:rPr>
        <w:t>El</w:t>
      </w:r>
      <w:r>
        <w:rPr>
          <w:sz w:val="24"/>
        </w:rPr>
        <w:t xml:space="preserve"> </w:t>
      </w:r>
      <w:r>
        <w:rPr>
          <w:sz w:val="24"/>
          <w:lang w:val="en-US"/>
        </w:rPr>
        <w:t>pelot</w:t>
      </w:r>
      <w:r>
        <w:rPr>
          <w:sz w:val="24"/>
        </w:rPr>
        <w:t>ó</w:t>
      </w:r>
      <w:r>
        <w:rPr>
          <w:sz w:val="24"/>
          <w:lang w:val="en-US"/>
        </w:rPr>
        <w:t>n</w:t>
      </w:r>
      <w:r>
        <w:rPr>
          <w:sz w:val="24"/>
        </w:rPr>
        <w:t xml:space="preserve"> </w:t>
      </w:r>
      <w:r>
        <w:rPr>
          <w:sz w:val="24"/>
          <w:lang w:val="en-US"/>
        </w:rPr>
        <w:t>cay</w:t>
      </w:r>
      <w:r>
        <w:rPr>
          <w:sz w:val="24"/>
        </w:rPr>
        <w:t xml:space="preserve">ó </w:t>
      </w:r>
      <w:r>
        <w:rPr>
          <w:b/>
          <w:bCs/>
          <w:sz w:val="24"/>
          <w:lang w:val="en-US"/>
        </w:rPr>
        <w:t>sobre</w:t>
      </w:r>
      <w:r>
        <w:rPr>
          <w:sz w:val="24"/>
        </w:rPr>
        <w:t xml:space="preserve"> </w:t>
      </w:r>
      <w:r>
        <w:rPr>
          <w:i/>
          <w:iCs/>
          <w:sz w:val="24"/>
          <w:lang w:val="en-US"/>
        </w:rPr>
        <w:t>el</w:t>
      </w:r>
      <w:r>
        <w:rPr>
          <w:i/>
          <w:iCs/>
          <w:sz w:val="24"/>
        </w:rPr>
        <w:t xml:space="preserve"> </w:t>
      </w:r>
      <w:r>
        <w:rPr>
          <w:i/>
          <w:iCs/>
          <w:sz w:val="24"/>
          <w:lang w:val="en-US"/>
        </w:rPr>
        <w:t>enemigo</w:t>
      </w:r>
      <w:r>
        <w:rPr>
          <w:sz w:val="24"/>
        </w:rPr>
        <w:t xml:space="preserve">                                                    Взвод напал на противника внезапно.</w:t>
      </w:r>
    </w:p>
    <w:p>
      <w:pPr>
        <w:pStyle w:val="Normal1"/>
        <w:spacing w:lineRule="auto" w:line="240"/>
        <w:ind w:firstLine="709" w:end="0"/>
        <w:rPr/>
      </w:pPr>
      <w:r>
        <w:rPr>
          <w:sz w:val="24"/>
          <w:lang w:val="en-US"/>
        </w:rPr>
        <w:t>por sorpresa. (J. L</w:t>
      </w:r>
      <w:r>
        <w:rPr>
          <w:lang w:val="en-US"/>
        </w:rPr>
        <w:t>UQUE</w:t>
      </w:r>
      <w:r>
        <w:rPr>
          <w:sz w:val="24"/>
          <w:lang w:val="en-US"/>
        </w:rPr>
        <w:t xml:space="preserve"> D</w:t>
      </w:r>
      <w:r>
        <w:rPr>
          <w:lang w:val="en-US"/>
        </w:rPr>
        <w:t>URÁN</w:t>
      </w:r>
      <w:r>
        <w:rPr>
          <w:sz w:val="24"/>
          <w:lang w:val="en-US"/>
        </w:rPr>
        <w:t xml:space="preserve">)       </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г) Указывает на ось вращения после глаголов со значением «дви</w:t>
        <w:softHyphen/>
        <w:t xml:space="preserve">жения вокруг чего-либо»:                                                 </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La rueda gira </w:t>
      </w:r>
      <w:r>
        <w:rPr>
          <w:b/>
          <w:bCs/>
          <w:sz w:val="24"/>
          <w:lang w:val="en-US"/>
        </w:rPr>
        <w:t>sobre</w:t>
      </w:r>
      <w:r>
        <w:rPr>
          <w:sz w:val="24"/>
          <w:lang w:val="en-US"/>
        </w:rPr>
        <w:t xml:space="preserve"> su </w:t>
      </w:r>
      <w:r>
        <w:rPr>
          <w:i/>
          <w:iCs/>
          <w:sz w:val="24"/>
          <w:lang w:val="en-US"/>
        </w:rPr>
        <w:t>eje</w:t>
      </w:r>
      <w:r>
        <w:rPr>
          <w:sz w:val="24"/>
          <w:lang w:val="en-US"/>
        </w:rPr>
        <w:t xml:space="preserve">.                                                                 </w:t>
      </w:r>
      <w:r>
        <w:rPr>
          <w:sz w:val="24"/>
        </w:rPr>
        <w:t xml:space="preserve">Колесо вращается вокруг оси. </w:t>
      </w:r>
    </w:p>
    <w:p>
      <w:pPr>
        <w:pStyle w:val="Normal1"/>
        <w:spacing w:lineRule="auto" w:line="240"/>
        <w:ind w:firstLine="284" w:end="0"/>
        <w:rPr/>
      </w:pPr>
      <w:r>
        <w:rPr>
          <w:sz w:val="24"/>
          <w:lang w:val="en-US"/>
        </w:rPr>
        <w:t xml:space="preserve">Marta dio una vuelta </w:t>
      </w:r>
      <w:r>
        <w:rPr>
          <w:b/>
          <w:bCs/>
          <w:sz w:val="24"/>
          <w:lang w:val="en-US"/>
        </w:rPr>
        <w:t>sobre</w:t>
      </w:r>
      <w:r>
        <w:rPr>
          <w:sz w:val="24"/>
          <w:lang w:val="en-US"/>
        </w:rPr>
        <w:t xml:space="preserve"> </w:t>
      </w:r>
      <w:r>
        <w:rPr>
          <w:i/>
          <w:iCs/>
          <w:sz w:val="24"/>
          <w:lang w:val="en-US"/>
        </w:rPr>
        <w:t>el pie</w:t>
      </w:r>
      <w:r>
        <w:rPr>
          <w:sz w:val="24"/>
          <w:lang w:val="en-US"/>
        </w:rPr>
        <w:t xml:space="preserve"> derecho.                                        </w:t>
      </w:r>
      <w:r>
        <w:rPr>
          <w:sz w:val="24"/>
        </w:rPr>
        <w:t>Марта сделала оборот на правой ноге.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д) Выражает приблизительное число, количество, меру и т.п.:</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Juan pesa </w:t>
      </w:r>
      <w:r>
        <w:rPr>
          <w:b/>
          <w:bCs/>
          <w:sz w:val="24"/>
          <w:lang w:val="en-US"/>
        </w:rPr>
        <w:t>sobre</w:t>
      </w:r>
      <w:r>
        <w:rPr>
          <w:sz w:val="24"/>
          <w:lang w:val="en-US"/>
        </w:rPr>
        <w:t xml:space="preserve"> los </w:t>
      </w:r>
      <w:r>
        <w:rPr>
          <w:i/>
          <w:iCs/>
          <w:sz w:val="24"/>
          <w:lang w:val="en-US"/>
        </w:rPr>
        <w:t>cíen kilos</w:t>
      </w:r>
      <w:r>
        <w:rPr>
          <w:sz w:val="24"/>
          <w:lang w:val="en-US"/>
        </w:rPr>
        <w:t xml:space="preserve">.                                                            </w:t>
      </w:r>
      <w:r>
        <w:rPr>
          <w:sz w:val="24"/>
        </w:rPr>
        <w:t>Хуан весит около ста килограммов.</w:t>
      </w:r>
    </w:p>
    <w:p>
      <w:pPr>
        <w:pStyle w:val="Normal1"/>
        <w:spacing w:lineRule="auto" w:line="240"/>
        <w:ind w:firstLine="284" w:end="0"/>
        <w:rPr/>
      </w:pPr>
      <w:r>
        <w:rPr>
          <w:sz w:val="24"/>
          <w:lang w:val="en-US"/>
        </w:rPr>
        <w:t>Su</w:t>
      </w:r>
      <w:r>
        <w:rPr>
          <w:sz w:val="24"/>
        </w:rPr>
        <w:t xml:space="preserve"> </w:t>
      </w:r>
      <w:r>
        <w:rPr>
          <w:sz w:val="24"/>
          <w:lang w:val="en-US"/>
        </w:rPr>
        <w:t>padre</w:t>
      </w:r>
      <w:r>
        <w:rPr>
          <w:sz w:val="24"/>
        </w:rPr>
        <w:t xml:space="preserve"> </w:t>
      </w:r>
      <w:r>
        <w:rPr>
          <w:sz w:val="24"/>
          <w:lang w:val="en-US"/>
        </w:rPr>
        <w:t>tendr</w:t>
      </w:r>
      <w:r>
        <w:rPr>
          <w:sz w:val="24"/>
        </w:rPr>
        <w:t xml:space="preserve">á </w:t>
      </w:r>
      <w:r>
        <w:rPr>
          <w:b/>
          <w:bCs/>
          <w:sz w:val="24"/>
          <w:lang w:val="en-US"/>
        </w:rPr>
        <w:t>sobre</w:t>
      </w:r>
      <w:r>
        <w:rPr>
          <w:sz w:val="24"/>
        </w:rPr>
        <w:t xml:space="preserve"> </w:t>
      </w:r>
      <w:r>
        <w:rPr>
          <w:i/>
          <w:iCs/>
          <w:sz w:val="24"/>
          <w:lang w:val="en-US"/>
        </w:rPr>
        <w:t>cuarenta</w:t>
      </w:r>
      <w:r>
        <w:rPr>
          <w:sz w:val="24"/>
        </w:rPr>
        <w:t xml:space="preserve">                                                          Ее отцу, видимо, около сорока лет.</w:t>
      </w:r>
    </w:p>
    <w:p>
      <w:pPr>
        <w:pStyle w:val="Normal1"/>
        <w:spacing w:lineRule="auto" w:line="240"/>
        <w:ind w:firstLine="709" w:end="0"/>
        <w:rPr/>
      </w:pPr>
      <w:r>
        <w:rPr>
          <w:sz w:val="24"/>
          <w:lang w:val="en-US"/>
        </w:rPr>
        <w:t>años. (J. L</w:t>
      </w:r>
      <w:r>
        <w:rPr>
          <w:lang w:val="en-US"/>
        </w:rPr>
        <w:t>UQUE</w:t>
      </w:r>
      <w:r>
        <w:rPr>
          <w:sz w:val="24"/>
          <w:lang w:val="en-US"/>
        </w:rPr>
        <w:t xml:space="preserve"> D</w:t>
      </w:r>
      <w:r>
        <w:rPr>
          <w:lang w:val="en-US"/>
        </w:rPr>
        <w:t>URÁN</w:t>
      </w:r>
      <w:r>
        <w:rPr>
          <w:sz w:val="24"/>
          <w:lang w:val="en-US"/>
        </w:rPr>
        <w:t xml:space="preserve">)             </w:t>
      </w:r>
    </w:p>
    <w:p>
      <w:pPr>
        <w:pStyle w:val="Normal1"/>
        <w:spacing w:lineRule="auto" w:line="240"/>
        <w:ind w:firstLine="284" w:end="0"/>
        <w:rPr/>
      </w:pPr>
      <w:r>
        <w:rPr>
          <w:sz w:val="24"/>
          <w:lang w:val="en-US"/>
        </w:rPr>
        <w:t xml:space="preserve">Nos veremos </w:t>
      </w:r>
      <w:r>
        <w:rPr>
          <w:b/>
          <w:bCs/>
          <w:sz w:val="24"/>
          <w:lang w:val="en-US"/>
        </w:rPr>
        <w:t>sobre</w:t>
      </w:r>
      <w:r>
        <w:rPr>
          <w:sz w:val="24"/>
          <w:lang w:val="en-US"/>
        </w:rPr>
        <w:t xml:space="preserve"> </w:t>
      </w:r>
      <w:r>
        <w:rPr>
          <w:i/>
          <w:iCs/>
          <w:sz w:val="24"/>
          <w:lang w:val="en-US"/>
        </w:rPr>
        <w:t>las cuatro</w:t>
      </w:r>
      <w:r>
        <w:rPr>
          <w:sz w:val="24"/>
          <w:lang w:val="en-US"/>
        </w:rPr>
        <w:t xml:space="preserve">.                                                           </w:t>
      </w:r>
      <w:r>
        <w:rPr>
          <w:sz w:val="24"/>
        </w:rPr>
        <w:t>Мы увидимся (встретимся) око</w:t>
        <w:softHyphen/>
        <w:t xml:space="preserve">ло </w:t>
      </w:r>
    </w:p>
    <w:p>
      <w:pPr>
        <w:pStyle w:val="Normal1"/>
        <w:spacing w:lineRule="auto" w:line="240"/>
        <w:ind w:firstLine="284" w:end="0"/>
        <w:rPr>
          <w:sz w:val="24"/>
        </w:rPr>
      </w:pPr>
      <w:r>
        <w:rPr>
          <w:sz w:val="24"/>
        </w:rPr>
        <w:t xml:space="preserve">                                                                                                              </w:t>
      </w:r>
      <w:r>
        <w:rPr>
          <w:sz w:val="24"/>
        </w:rPr>
        <w:t>четырех часов.</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русском языке предлогу </w:t>
      </w:r>
      <w:r>
        <w:rPr>
          <w:b/>
          <w:bCs/>
          <w:sz w:val="24"/>
        </w:rPr>
        <w:t>sobre</w:t>
      </w:r>
      <w:r>
        <w:rPr>
          <w:sz w:val="24"/>
        </w:rPr>
        <w:t xml:space="preserve"> соответствуют чаще всего пред</w:t>
        <w:softHyphen/>
        <w:t xml:space="preserve">логи </w:t>
      </w:r>
      <w:r>
        <w:rPr>
          <w:i/>
          <w:sz w:val="24"/>
        </w:rPr>
        <w:t>на, над, о, около</w:t>
      </w:r>
      <w:r>
        <w:rPr>
          <w:sz w:val="24"/>
        </w:rPr>
        <w:t>.</w:t>
      </w:r>
    </w:p>
    <w:p>
      <w:pPr>
        <w:pStyle w:val="Normal1"/>
        <w:spacing w:lineRule="auto" w:line="240"/>
        <w:ind w:firstLine="284" w:end="0"/>
        <w:rPr>
          <w:sz w:val="24"/>
        </w:rPr>
      </w:pPr>
      <w:r>
        <w:rPr>
          <w:sz w:val="24"/>
        </w:rPr>
      </w:r>
    </w:p>
    <w:p>
      <w:pPr>
        <w:pStyle w:val="Normal1"/>
        <w:spacing w:lineRule="auto" w:line="240"/>
        <w:ind w:firstLine="284" w:end="0"/>
        <w:jc w:val="center"/>
        <w:rPr>
          <w:b/>
          <w:sz w:val="24"/>
        </w:rPr>
      </w:pPr>
      <w:r>
        <w:rPr>
          <w:sz w:val="24"/>
        </w:rPr>
        <w:t xml:space="preserve">18. Предлог </w:t>
      </w:r>
      <w:r>
        <w:rPr>
          <w:b/>
          <w:sz w:val="24"/>
          <w:lang w:val="en-US"/>
        </w:rPr>
        <w:t>tras</w:t>
      </w:r>
    </w:p>
    <w:p>
      <w:pPr>
        <w:pStyle w:val="Normal1"/>
        <w:spacing w:lineRule="auto" w:line="240"/>
        <w:ind w:firstLine="284" w:end="0"/>
        <w:rPr>
          <w:b/>
          <w:sz w:val="24"/>
        </w:rPr>
      </w:pPr>
      <w:r>
        <w:rPr>
          <w:b/>
          <w:sz w:val="24"/>
        </w:rPr>
      </w:r>
    </w:p>
    <w:p>
      <w:pPr>
        <w:pStyle w:val="Normal1"/>
        <w:spacing w:lineRule="auto" w:line="240"/>
        <w:ind w:firstLine="284" w:end="0"/>
        <w:rPr/>
      </w:pPr>
      <w:r>
        <w:rPr>
          <w:sz w:val="24"/>
        </w:rPr>
        <w:t xml:space="preserve">Предлог </w:t>
      </w:r>
      <w:r>
        <w:rPr>
          <w:b/>
          <w:sz w:val="24"/>
        </w:rPr>
        <w:t xml:space="preserve">tras </w:t>
      </w:r>
      <w:r>
        <w:rPr>
          <w:sz w:val="24"/>
        </w:rPr>
        <w:t xml:space="preserve">обычно выражает </w:t>
      </w:r>
      <w:r>
        <w:rPr>
          <w:spacing w:val="20"/>
          <w:sz w:val="24"/>
        </w:rPr>
        <w:t>обстоятельственные</w:t>
      </w:r>
      <w:r>
        <w:rPr>
          <w:sz w:val="24"/>
        </w:rPr>
        <w:t xml:space="preserve"> от</w:t>
        <w:softHyphen/>
        <w:t xml:space="preserve">ношения, указывая на положение, следование после чего(кого)-либо во времени или пространстве, и соответствует русским предлогам </w:t>
      </w:r>
      <w:r>
        <w:rPr>
          <w:i/>
          <w:sz w:val="24"/>
        </w:rPr>
        <w:t>за, сзади, после</w:t>
      </w:r>
      <w:r>
        <w:rPr>
          <w:sz w:val="24"/>
        </w:rPr>
        <w:t xml:space="preserve">.                            </w:t>
      </w:r>
    </w:p>
    <w:p>
      <w:pPr>
        <w:pStyle w:val="Normal1"/>
        <w:spacing w:lineRule="auto" w:line="240"/>
        <w:ind w:firstLine="284" w:end="0"/>
        <w:rPr/>
      </w:pPr>
      <w:r>
        <w:rPr>
          <w:sz w:val="24"/>
        </w:rPr>
        <w:t xml:space="preserve">Предлог этот употребляется редко, уступая место в современном языке предложному обороту </w:t>
      </w:r>
      <w:r>
        <w:rPr>
          <w:b/>
          <w:sz w:val="24"/>
          <w:lang w:val="en-US"/>
        </w:rPr>
        <w:t>detr</w:t>
      </w:r>
      <w:r>
        <w:rPr>
          <w:b/>
          <w:sz w:val="24"/>
        </w:rPr>
        <w:t>á</w:t>
      </w:r>
      <w:r>
        <w:rPr>
          <w:b/>
          <w:sz w:val="24"/>
          <w:lang w:val="en-US"/>
        </w:rPr>
        <w:t>s</w:t>
      </w:r>
      <w:r>
        <w:rPr>
          <w:b/>
          <w:sz w:val="24"/>
        </w:rPr>
        <w:t xml:space="preserve"> </w:t>
      </w:r>
      <w:r>
        <w:rPr>
          <w:b/>
          <w:sz w:val="24"/>
          <w:lang w:val="en-US"/>
        </w:rPr>
        <w:t>de</w:t>
      </w:r>
      <w:r>
        <w:rPr>
          <w:b/>
          <w:sz w:val="24"/>
        </w:rPr>
        <w:t>:</w:t>
      </w:r>
    </w:p>
    <w:p>
      <w:pPr>
        <w:pStyle w:val="Normal1"/>
        <w:spacing w:lineRule="auto" w:line="240"/>
        <w:ind w:firstLine="284" w:end="0"/>
        <w:rPr>
          <w:b/>
          <w:sz w:val="24"/>
        </w:rPr>
      </w:pPr>
      <w:r>
        <w:rPr>
          <w:b/>
          <w:sz w:val="24"/>
        </w:rPr>
      </w:r>
    </w:p>
    <w:p>
      <w:pPr>
        <w:pStyle w:val="Normal1"/>
        <w:spacing w:lineRule="auto" w:line="240"/>
        <w:ind w:firstLine="284" w:end="0"/>
        <w:rPr/>
      </w:pPr>
      <w:r>
        <w:rPr>
          <w:sz w:val="24"/>
          <w:lang w:val="en-US"/>
        </w:rPr>
        <w:t xml:space="preserve">Dejó el paraguas </w:t>
      </w:r>
      <w:r>
        <w:rPr>
          <w:b/>
          <w:bCs/>
          <w:sz w:val="24"/>
          <w:lang w:val="en-US"/>
        </w:rPr>
        <w:t>tras</w:t>
      </w:r>
      <w:r>
        <w:rPr>
          <w:sz w:val="24"/>
          <w:lang w:val="en-US"/>
        </w:rPr>
        <w:t xml:space="preserve"> </w:t>
      </w:r>
      <w:r>
        <w:rPr>
          <w:i/>
          <w:iCs/>
          <w:sz w:val="24"/>
          <w:lang w:val="en-US"/>
        </w:rPr>
        <w:t>la puerta</w:t>
      </w:r>
      <w:r>
        <w:rPr>
          <w:sz w:val="24"/>
          <w:lang w:val="en-US"/>
        </w:rPr>
        <w:t xml:space="preserve">.                                                            </w:t>
      </w:r>
      <w:r>
        <w:rPr>
          <w:sz w:val="24"/>
        </w:rPr>
        <w:t>Она оставила зонтик за дверью.</w:t>
      </w:r>
    </w:p>
    <w:p>
      <w:pPr>
        <w:pStyle w:val="Normal1"/>
        <w:spacing w:lineRule="auto" w:line="240"/>
        <w:ind w:firstLine="709" w:end="0"/>
        <w:rPr/>
      </w:pPr>
      <w:r>
        <w:rPr>
          <w:sz w:val="24"/>
          <w:lang w:val="en-US"/>
        </w:rPr>
        <w:t>(</w:t>
      </w:r>
      <w:r>
        <w:rPr>
          <w:sz w:val="24"/>
        </w:rPr>
        <w:t>М</w:t>
      </w:r>
      <w:r>
        <w:rPr>
          <w:sz w:val="24"/>
          <w:lang w:val="en-US"/>
        </w:rPr>
        <w:t>. S</w:t>
      </w:r>
      <w:r>
        <w:rPr>
          <w:lang w:val="en-US"/>
        </w:rPr>
        <w:t>ECO</w:t>
      </w:r>
      <w:r>
        <w:rPr>
          <w:sz w:val="24"/>
          <w:lang w:val="en-US"/>
        </w:rPr>
        <w:t>)</w:t>
      </w:r>
    </w:p>
    <w:p>
      <w:pPr>
        <w:pStyle w:val="Normal1"/>
        <w:spacing w:lineRule="auto" w:line="240"/>
        <w:ind w:firstLine="284" w:end="0"/>
        <w:rPr/>
      </w:pPr>
      <w:r>
        <w:rPr>
          <w:b/>
          <w:bCs/>
          <w:sz w:val="24"/>
          <w:lang w:val="en-US"/>
        </w:rPr>
        <w:t>Tras</w:t>
      </w:r>
      <w:r>
        <w:rPr>
          <w:sz w:val="24"/>
          <w:lang w:val="en-US"/>
        </w:rPr>
        <w:t xml:space="preserve"> </w:t>
      </w:r>
      <w:r>
        <w:rPr>
          <w:i/>
          <w:iCs/>
          <w:sz w:val="24"/>
          <w:lang w:val="en-US"/>
        </w:rPr>
        <w:t>la primavera</w:t>
      </w:r>
      <w:r>
        <w:rPr>
          <w:sz w:val="24"/>
          <w:lang w:val="en-US"/>
        </w:rPr>
        <w:t xml:space="preserve"> viene el verano.                                                       </w:t>
      </w:r>
      <w:r>
        <w:rPr>
          <w:sz w:val="24"/>
        </w:rPr>
        <w:t>Вслед за весной идет лето.</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В испанском языке возможно употребление двух предлогов одновременно, когда они выражают двойные отношения. Например</w:t>
      </w:r>
      <w:r>
        <w:rPr>
          <w:sz w:val="22"/>
          <w:lang w:val="en-US"/>
        </w:rPr>
        <w:t xml:space="preserve">: Salió </w:t>
      </w:r>
      <w:r>
        <w:rPr>
          <w:b/>
          <w:bCs/>
          <w:sz w:val="22"/>
          <w:lang w:val="en-US"/>
        </w:rPr>
        <w:t>de entre</w:t>
      </w:r>
      <w:r>
        <w:rPr>
          <w:sz w:val="22"/>
          <w:lang w:val="en-US"/>
        </w:rPr>
        <w:t xml:space="preserve"> las cañas una recta </w:t>
      </w:r>
      <w:r>
        <w:rPr>
          <w:sz w:val="22"/>
        </w:rPr>
        <w:t>у</w:t>
      </w:r>
      <w:r>
        <w:rPr>
          <w:sz w:val="22"/>
          <w:lang w:val="en-US"/>
        </w:rPr>
        <w:t xml:space="preserve"> fugaz lengua de fuego. </w:t>
      </w:r>
      <w:r>
        <w:rPr>
          <w:sz w:val="22"/>
        </w:rPr>
        <w:t>(</w:t>
      </w:r>
      <w:r>
        <w:rPr>
          <w:sz w:val="22"/>
          <w:lang w:val="en-US"/>
        </w:rPr>
        <w:t>Blasco</w:t>
      </w:r>
      <w:r>
        <w:rPr>
          <w:sz w:val="22"/>
        </w:rPr>
        <w:t xml:space="preserve"> </w:t>
      </w:r>
      <w:r>
        <w:rPr>
          <w:sz w:val="22"/>
          <w:lang w:val="en-US"/>
        </w:rPr>
        <w:t>Ib</w:t>
      </w:r>
      <w:r>
        <w:rPr>
          <w:sz w:val="22"/>
        </w:rPr>
        <w:t>áñ</w:t>
      </w:r>
      <w:r>
        <w:rPr>
          <w:sz w:val="22"/>
          <w:lang w:val="en-US"/>
        </w:rPr>
        <w:t>ez</w:t>
      </w:r>
      <w:r>
        <w:rPr>
          <w:sz w:val="22"/>
        </w:rPr>
        <w:t xml:space="preserve">). В этой фразе с помощью двойного предлога </w:t>
      </w:r>
      <w:r>
        <w:rPr>
          <w:b/>
          <w:sz w:val="22"/>
        </w:rPr>
        <w:t>de entre</w:t>
      </w:r>
      <w:r>
        <w:rPr>
          <w:sz w:val="22"/>
        </w:rPr>
        <w:t xml:space="preserve"> уточнено местоположение и направление движения,  т.е. передано не только то, что пламя показалось из-за тростниковых зарослей, но и то, что оно вырвалось между стоящим стеной тростником. </w:t>
      </w:r>
    </w:p>
    <w:p>
      <w:pPr>
        <w:pStyle w:val="Normal1"/>
        <w:spacing w:lineRule="auto" w:line="240"/>
        <w:ind w:firstLine="284" w:end="0"/>
        <w:rPr/>
      </w:pPr>
      <w:r>
        <w:rPr>
          <w:sz w:val="22"/>
        </w:rPr>
        <w:t>Наиболее употребительными являются сочетания предлогов, указывающих направление и исходный пункт движения (</w:t>
      </w:r>
      <w:r>
        <w:rPr>
          <w:b/>
          <w:sz w:val="22"/>
          <w:lang w:val="en-US"/>
        </w:rPr>
        <w:t>a</w:t>
      </w:r>
      <w:r>
        <w:rPr>
          <w:b/>
          <w:sz w:val="22"/>
        </w:rPr>
        <w:t xml:space="preserve">, </w:t>
      </w:r>
      <w:r>
        <w:rPr>
          <w:b/>
          <w:sz w:val="22"/>
          <w:lang w:val="en-US"/>
        </w:rPr>
        <w:t>hacia</w:t>
      </w:r>
      <w:r>
        <w:rPr>
          <w:b/>
          <w:sz w:val="22"/>
        </w:rPr>
        <w:t xml:space="preserve">, </w:t>
      </w:r>
      <w:r>
        <w:rPr>
          <w:b/>
          <w:sz w:val="22"/>
          <w:lang w:val="en-US"/>
        </w:rPr>
        <w:t>hasta</w:t>
      </w:r>
      <w:r>
        <w:rPr>
          <w:b/>
          <w:sz w:val="22"/>
        </w:rPr>
        <w:t xml:space="preserve">, </w:t>
      </w:r>
      <w:r>
        <w:rPr>
          <w:b/>
          <w:sz w:val="22"/>
          <w:lang w:val="en-US"/>
        </w:rPr>
        <w:t>de</w:t>
      </w:r>
      <w:r>
        <w:rPr>
          <w:b/>
          <w:sz w:val="22"/>
        </w:rPr>
        <w:t xml:space="preserve">, </w:t>
      </w:r>
      <w:r>
        <w:rPr>
          <w:b/>
          <w:sz w:val="22"/>
          <w:lang w:val="en-US"/>
        </w:rPr>
        <w:t>desde</w:t>
      </w:r>
      <w:r>
        <w:rPr>
          <w:sz w:val="22"/>
        </w:rPr>
        <w:t>), с предлога</w:t>
        <w:softHyphen/>
        <w:t>ми, определяющими местоположение (</w:t>
      </w:r>
      <w:r>
        <w:rPr>
          <w:b/>
          <w:sz w:val="22"/>
          <w:lang w:val="en-US"/>
        </w:rPr>
        <w:t>ante</w:t>
      </w:r>
      <w:r>
        <w:rPr>
          <w:b/>
          <w:sz w:val="22"/>
        </w:rPr>
        <w:t xml:space="preserve">, </w:t>
      </w:r>
      <w:r>
        <w:rPr>
          <w:b/>
          <w:sz w:val="22"/>
          <w:lang w:val="en-US"/>
        </w:rPr>
        <w:t>bajo</w:t>
      </w:r>
      <w:r>
        <w:rPr>
          <w:b/>
          <w:sz w:val="22"/>
        </w:rPr>
        <w:t xml:space="preserve">, </w:t>
      </w:r>
      <w:r>
        <w:rPr>
          <w:b/>
          <w:sz w:val="22"/>
          <w:lang w:val="en-US"/>
        </w:rPr>
        <w:t>en</w:t>
      </w:r>
      <w:r>
        <w:rPr>
          <w:b/>
          <w:sz w:val="22"/>
        </w:rPr>
        <w:t xml:space="preserve">, </w:t>
      </w:r>
      <w:r>
        <w:rPr>
          <w:b/>
          <w:sz w:val="22"/>
          <w:lang w:val="en-US"/>
        </w:rPr>
        <w:t>entre</w:t>
      </w:r>
      <w:r>
        <w:rPr>
          <w:b/>
          <w:sz w:val="22"/>
        </w:rPr>
        <w:t xml:space="preserve">, </w:t>
      </w:r>
      <w:r>
        <w:rPr>
          <w:b/>
          <w:sz w:val="22"/>
          <w:lang w:val="en-US"/>
        </w:rPr>
        <w:t>tras</w:t>
      </w:r>
      <w:r>
        <w:rPr>
          <w:b/>
          <w:sz w:val="22"/>
        </w:rPr>
        <w:t>,</w:t>
      </w:r>
      <w:r>
        <w:rPr>
          <w:sz w:val="22"/>
        </w:rPr>
        <w:t xml:space="preserve"> </w:t>
      </w:r>
      <w:r>
        <w:rPr>
          <w:sz w:val="22"/>
          <w:lang w:val="en-US"/>
        </w:rPr>
        <w:t>etc</w:t>
      </w:r>
      <w:r>
        <w:rPr>
          <w:sz w:val="22"/>
        </w:rPr>
        <w:t>.). Однако в cочетаемости этих предлогов немало идиоматических особенностей.</w:t>
      </w:r>
    </w:p>
    <w:p>
      <w:pPr>
        <w:pStyle w:val="Normal1"/>
        <w:spacing w:lineRule="auto" w:line="240"/>
        <w:ind w:firstLine="284" w:end="0"/>
        <w:rPr>
          <w:sz w:val="24"/>
        </w:rPr>
      </w:pPr>
      <w:r>
        <w:rPr>
          <w:sz w:val="24"/>
        </w:rPr>
      </w:r>
    </w:p>
    <w:p>
      <w:pPr>
        <w:pStyle w:val="Heading3"/>
        <w:ind w:hanging="0" w:start="0"/>
        <w:rPr/>
      </w:pPr>
      <w:r>
        <w:rPr/>
        <w:t xml:space="preserve">              </w:t>
      </w:r>
      <w:bookmarkStart w:id="125" w:name="__RefHeading___Toc1886103"/>
      <w:r>
        <w:rPr/>
        <w:t>§ 88. Предложные обороты</w:t>
      </w:r>
      <w:bookmarkEnd w:id="125"/>
    </w:p>
    <w:p>
      <w:pPr>
        <w:pStyle w:val="Normal1"/>
        <w:spacing w:lineRule="auto" w:line="240"/>
        <w:ind w:firstLine="284" w:end="0"/>
        <w:rPr>
          <w:sz w:val="24"/>
        </w:rPr>
      </w:pPr>
      <w:r>
        <w:rPr>
          <w:sz w:val="24"/>
        </w:rPr>
        <w:t xml:space="preserve"> </w:t>
      </w:r>
    </w:p>
    <w:p>
      <w:pPr>
        <w:pStyle w:val="Normal1"/>
        <w:spacing w:lineRule="auto" w:line="240"/>
        <w:ind w:firstLine="284" w:end="0"/>
        <w:rPr/>
      </w:pPr>
      <w:r>
        <w:rPr>
          <w:sz w:val="24"/>
        </w:rPr>
        <w:t xml:space="preserve">Предложные обороты чаще всего состоят из простого предлога (или предлогов) и какой-либо другой части речи, обычно наречия ли существительного. Они, как правило, передают </w:t>
      </w:r>
      <w:r>
        <w:rPr>
          <w:spacing w:val="20"/>
          <w:sz w:val="24"/>
        </w:rPr>
        <w:t>обстоятельственные отношения.</w:t>
      </w:r>
    </w:p>
    <w:p>
      <w:pPr>
        <w:pStyle w:val="Normal1"/>
        <w:spacing w:lineRule="auto" w:line="240"/>
        <w:ind w:firstLine="284" w:end="0"/>
        <w:rPr>
          <w:sz w:val="24"/>
        </w:rPr>
      </w:pPr>
      <w:r>
        <w:rPr>
          <w:sz w:val="24"/>
        </w:rPr>
        <w:t>Наиболее распространенные в речи предложные обороты связаны с выражением следующих обстоятельственных значений:</w:t>
      </w:r>
    </w:p>
    <w:p>
      <w:pPr>
        <w:pStyle w:val="Normal1"/>
        <w:spacing w:lineRule="auto" w:line="240"/>
        <w:ind w:firstLine="284" w:end="0"/>
        <w:rPr/>
      </w:pPr>
      <w:r>
        <w:rPr>
          <w:spacing w:val="20"/>
          <w:sz w:val="24"/>
          <w:lang w:val="en-US"/>
        </w:rPr>
        <w:t xml:space="preserve"> </w:t>
      </w:r>
      <w:r>
        <w:rPr>
          <w:spacing w:val="20"/>
          <w:sz w:val="24"/>
          <w:lang w:val="en-US"/>
        </w:rPr>
        <w:t>Места</w:t>
      </w:r>
      <w:r>
        <w:rPr/>
        <w:t>:</w:t>
      </w:r>
    </w:p>
    <w:tbl>
      <w:tblPr>
        <w:tblW w:w="5537" w:type="dxa"/>
        <w:jc w:val="start"/>
        <w:tblInd w:w="241" w:type="dxa"/>
        <w:tblLayout w:type="fixed"/>
        <w:tblCellMar>
          <w:top w:w="0" w:type="dxa"/>
          <w:start w:w="108" w:type="dxa"/>
          <w:bottom w:w="0" w:type="dxa"/>
          <w:end w:w="108" w:type="dxa"/>
        </w:tblCellMar>
      </w:tblPr>
      <w:tblGrid>
        <w:gridCol w:w="2419"/>
        <w:gridCol w:w="3118"/>
      </w:tblGrid>
      <w:tr>
        <w:trPr>
          <w:trHeight w:val="432" w:hRule="atLeast"/>
        </w:trPr>
        <w:tc>
          <w:tcPr>
            <w:tcW w:w="2419" w:type="dxa"/>
            <w:tcBorders/>
          </w:tcPr>
          <w:p>
            <w:pPr>
              <w:pStyle w:val="Normal1"/>
              <w:spacing w:lineRule="auto" w:line="240"/>
              <w:ind w:firstLine="284" w:end="0"/>
              <w:rPr>
                <w:sz w:val="24"/>
                <w:lang w:val="en-US"/>
              </w:rPr>
            </w:pPr>
            <w:r>
              <w:rPr>
                <w:sz w:val="24"/>
                <w:lang w:val="en-US"/>
              </w:rPr>
              <w:t>cerca de</w:t>
            </w:r>
          </w:p>
          <w:p>
            <w:pPr>
              <w:pStyle w:val="Normal1"/>
              <w:spacing w:lineRule="auto" w:line="240"/>
              <w:ind w:firstLine="284" w:end="0"/>
              <w:rPr>
                <w:sz w:val="24"/>
                <w:lang w:val="en-US"/>
              </w:rPr>
            </w:pPr>
            <w:r>
              <w:rPr>
                <w:sz w:val="24"/>
                <w:lang w:val="en-US"/>
              </w:rPr>
              <w:t>delante de</w:t>
            </w:r>
          </w:p>
          <w:p>
            <w:pPr>
              <w:pStyle w:val="Normal1"/>
              <w:spacing w:lineRule="auto" w:line="240"/>
              <w:ind w:firstLine="284" w:end="0"/>
              <w:rPr>
                <w:sz w:val="24"/>
                <w:lang w:val="en-US"/>
              </w:rPr>
            </w:pPr>
            <w:r>
              <w:rPr>
                <w:sz w:val="24"/>
                <w:lang w:val="en-US"/>
              </w:rPr>
              <w:t>detrás de</w:t>
            </w:r>
          </w:p>
          <w:p>
            <w:pPr>
              <w:pStyle w:val="Normal1"/>
              <w:spacing w:lineRule="auto" w:line="240"/>
              <w:ind w:firstLine="284" w:end="0"/>
              <w:rPr>
                <w:sz w:val="24"/>
                <w:lang w:val="en-US"/>
              </w:rPr>
            </w:pPr>
            <w:r>
              <w:rPr>
                <w:sz w:val="24"/>
                <w:lang w:val="en-US"/>
              </w:rPr>
              <w:t>enfrente de</w:t>
            </w:r>
          </w:p>
          <w:p>
            <w:pPr>
              <w:pStyle w:val="Normal1"/>
              <w:spacing w:lineRule="auto" w:line="240"/>
              <w:ind w:firstLine="284" w:end="0"/>
              <w:rPr>
                <w:sz w:val="24"/>
                <w:lang w:val="en-US"/>
              </w:rPr>
            </w:pPr>
            <w:r>
              <w:rPr>
                <w:sz w:val="24"/>
                <w:lang w:val="en-US"/>
              </w:rPr>
              <w:t>encima de</w:t>
            </w:r>
          </w:p>
          <w:p>
            <w:pPr>
              <w:pStyle w:val="Normal1"/>
              <w:spacing w:lineRule="auto" w:line="240"/>
              <w:ind w:firstLine="284" w:end="0"/>
              <w:rPr>
                <w:sz w:val="24"/>
                <w:lang w:val="en-US"/>
              </w:rPr>
            </w:pPr>
            <w:r>
              <w:rPr>
                <w:sz w:val="24"/>
                <w:lang w:val="en-US"/>
              </w:rPr>
              <w:t>en medio de</w:t>
            </w:r>
          </w:p>
          <w:p>
            <w:pPr>
              <w:pStyle w:val="Normal1"/>
              <w:spacing w:lineRule="auto" w:line="240"/>
              <w:ind w:firstLine="284" w:end="0"/>
              <w:rPr>
                <w:sz w:val="24"/>
                <w:lang w:val="en-US"/>
              </w:rPr>
            </w:pPr>
            <w:r>
              <w:rPr>
                <w:sz w:val="24"/>
                <w:lang w:val="en-US"/>
              </w:rPr>
              <w:t>frente a</w:t>
            </w:r>
          </w:p>
          <w:p>
            <w:pPr>
              <w:pStyle w:val="Normal1"/>
              <w:spacing w:lineRule="auto" w:line="240"/>
              <w:ind w:firstLine="284" w:end="0"/>
              <w:rPr>
                <w:sz w:val="24"/>
                <w:lang w:val="en-US"/>
              </w:rPr>
            </w:pPr>
            <w:r>
              <w:rPr>
                <w:sz w:val="24"/>
                <w:lang w:val="en-US"/>
              </w:rPr>
              <w:t>junto a</w:t>
            </w:r>
          </w:p>
          <w:p>
            <w:pPr>
              <w:pStyle w:val="Normal1"/>
              <w:spacing w:lineRule="auto" w:line="240"/>
              <w:ind w:firstLine="284" w:end="0"/>
              <w:rPr>
                <w:sz w:val="24"/>
                <w:lang w:val="en-US"/>
              </w:rPr>
            </w:pPr>
            <w:r>
              <w:rPr>
                <w:sz w:val="24"/>
                <w:lang w:val="en-US"/>
              </w:rPr>
              <w:t>lejos de</w:t>
            </w:r>
          </w:p>
          <w:p>
            <w:pPr>
              <w:pStyle w:val="Normal1"/>
              <w:spacing w:lineRule="auto" w:line="240"/>
              <w:ind w:firstLine="284" w:end="0"/>
              <w:rPr>
                <w:sz w:val="24"/>
                <w:lang w:val="en-US"/>
              </w:rPr>
            </w:pPr>
            <w:r>
              <w:rPr>
                <w:sz w:val="24"/>
                <w:lang w:val="en-US"/>
              </w:rPr>
              <w:t>debajo de</w:t>
            </w:r>
          </w:p>
          <w:p>
            <w:pPr>
              <w:pStyle w:val="Normal1"/>
              <w:ind w:firstLine="284" w:end="0"/>
              <w:rPr/>
            </w:pPr>
            <w:r>
              <w:rPr>
                <w:sz w:val="24"/>
                <w:lang w:val="en-US"/>
              </w:rPr>
              <w:t>encima</w:t>
            </w:r>
            <w:r>
              <w:rPr>
                <w:sz w:val="24"/>
              </w:rPr>
              <w:t xml:space="preserve"> </w:t>
            </w:r>
            <w:r>
              <w:rPr>
                <w:sz w:val="24"/>
                <w:lang w:val="en-US"/>
              </w:rPr>
              <w:t>de</w:t>
            </w:r>
            <w:r>
              <w:rPr>
                <w:sz w:val="24"/>
              </w:rPr>
              <w:t xml:space="preserve">                   </w:t>
            </w:r>
          </w:p>
        </w:tc>
        <w:tc>
          <w:tcPr>
            <w:tcW w:w="3118" w:type="dxa"/>
            <w:tcBorders/>
          </w:tcPr>
          <w:p>
            <w:pPr>
              <w:pStyle w:val="Normal1"/>
              <w:spacing w:lineRule="auto" w:line="240"/>
              <w:rPr>
                <w:sz w:val="24"/>
              </w:rPr>
            </w:pPr>
            <w:r>
              <w:rPr>
                <w:sz w:val="24"/>
              </w:rPr>
              <w:t xml:space="preserve">— </w:t>
            </w:r>
            <w:r>
              <w:rPr>
                <w:sz w:val="24"/>
              </w:rPr>
              <w:t>около, у, рядом с</w:t>
            </w:r>
          </w:p>
          <w:p>
            <w:pPr>
              <w:pStyle w:val="Normal1"/>
              <w:spacing w:lineRule="auto" w:line="240"/>
              <w:rPr>
                <w:sz w:val="24"/>
              </w:rPr>
            </w:pPr>
            <w:r>
              <w:rPr>
                <w:sz w:val="24"/>
              </w:rPr>
              <w:t xml:space="preserve">— </w:t>
            </w:r>
            <w:r>
              <w:rPr>
                <w:sz w:val="24"/>
              </w:rPr>
              <w:t xml:space="preserve">перед </w:t>
            </w:r>
          </w:p>
          <w:p>
            <w:pPr>
              <w:pStyle w:val="Normal1"/>
              <w:spacing w:lineRule="auto" w:line="240"/>
              <w:rPr>
                <w:sz w:val="24"/>
              </w:rPr>
            </w:pPr>
            <w:r>
              <w:rPr>
                <w:sz w:val="24"/>
              </w:rPr>
              <w:t xml:space="preserve">— </w:t>
            </w:r>
            <w:r>
              <w:rPr>
                <w:sz w:val="24"/>
              </w:rPr>
              <w:t xml:space="preserve">за, сзади </w:t>
            </w:r>
          </w:p>
          <w:p>
            <w:pPr>
              <w:pStyle w:val="Normal1"/>
              <w:spacing w:lineRule="auto" w:line="240"/>
              <w:rPr>
                <w:sz w:val="24"/>
              </w:rPr>
            </w:pPr>
            <w:r>
              <w:rPr>
                <w:sz w:val="24"/>
              </w:rPr>
              <w:t xml:space="preserve">— </w:t>
            </w:r>
            <w:r>
              <w:rPr>
                <w:sz w:val="24"/>
              </w:rPr>
              <w:t>перед, напротив</w:t>
            </w:r>
          </w:p>
          <w:p>
            <w:pPr>
              <w:pStyle w:val="Normal1"/>
              <w:spacing w:lineRule="auto" w:line="240"/>
              <w:rPr>
                <w:sz w:val="24"/>
              </w:rPr>
            </w:pPr>
            <w:r>
              <w:rPr>
                <w:sz w:val="24"/>
              </w:rPr>
              <w:t xml:space="preserve">— </w:t>
            </w:r>
            <w:r>
              <w:rPr>
                <w:sz w:val="24"/>
              </w:rPr>
              <w:t xml:space="preserve">над </w:t>
            </w:r>
          </w:p>
          <w:p>
            <w:pPr>
              <w:pStyle w:val="Normal1"/>
              <w:spacing w:lineRule="auto" w:line="240"/>
              <w:rPr>
                <w:sz w:val="24"/>
              </w:rPr>
            </w:pPr>
            <w:r>
              <w:rPr>
                <w:sz w:val="24"/>
              </w:rPr>
              <w:t xml:space="preserve">— </w:t>
            </w:r>
            <w:r>
              <w:rPr>
                <w:sz w:val="24"/>
              </w:rPr>
              <w:t xml:space="preserve">посреди </w:t>
            </w:r>
          </w:p>
          <w:p>
            <w:pPr>
              <w:pStyle w:val="Normal1"/>
              <w:spacing w:lineRule="auto" w:line="240"/>
              <w:rPr>
                <w:sz w:val="24"/>
              </w:rPr>
            </w:pPr>
            <w:r>
              <w:rPr>
                <w:sz w:val="24"/>
              </w:rPr>
              <w:t xml:space="preserve">— </w:t>
            </w:r>
            <w:r>
              <w:rPr>
                <w:sz w:val="24"/>
              </w:rPr>
              <w:t xml:space="preserve">перед, напротив </w:t>
            </w:r>
          </w:p>
          <w:p>
            <w:pPr>
              <w:pStyle w:val="Normal1"/>
              <w:spacing w:lineRule="auto" w:line="240"/>
              <w:rPr>
                <w:sz w:val="24"/>
              </w:rPr>
            </w:pPr>
            <w:r>
              <w:rPr>
                <w:sz w:val="24"/>
              </w:rPr>
              <w:t xml:space="preserve">— </w:t>
            </w:r>
            <w:r>
              <w:rPr>
                <w:sz w:val="24"/>
              </w:rPr>
              <w:t>около, у, рядом с.</w:t>
            </w:r>
          </w:p>
          <w:p>
            <w:pPr>
              <w:pStyle w:val="Normal1"/>
              <w:spacing w:lineRule="auto" w:line="240"/>
              <w:rPr>
                <w:sz w:val="24"/>
              </w:rPr>
            </w:pPr>
            <w:r>
              <w:rPr>
                <w:sz w:val="24"/>
              </w:rPr>
              <w:t xml:space="preserve">— </w:t>
            </w:r>
            <w:r>
              <w:rPr>
                <w:sz w:val="24"/>
              </w:rPr>
              <w:t>далеко от</w:t>
            </w:r>
          </w:p>
          <w:p>
            <w:pPr>
              <w:pStyle w:val="Normal1"/>
              <w:spacing w:lineRule="auto" w:line="240"/>
              <w:rPr>
                <w:sz w:val="24"/>
              </w:rPr>
            </w:pPr>
            <w:r>
              <w:rPr>
                <w:sz w:val="24"/>
              </w:rPr>
              <w:t xml:space="preserve">— </w:t>
            </w:r>
            <w:r>
              <w:rPr>
                <w:sz w:val="24"/>
              </w:rPr>
              <w:t>под</w:t>
            </w:r>
          </w:p>
          <w:p>
            <w:pPr>
              <w:pStyle w:val="Normal1"/>
              <w:rPr>
                <w:sz w:val="24"/>
              </w:rPr>
            </w:pPr>
            <w:r>
              <w:rPr>
                <w:sz w:val="24"/>
              </w:rPr>
              <w:t xml:space="preserve">— </w:t>
            </w:r>
            <w:r>
              <w:rPr>
                <w:sz w:val="24"/>
              </w:rPr>
              <w:t>над</w:t>
            </w:r>
          </w:p>
        </w:tc>
      </w:tr>
    </w:tbl>
    <w:p>
      <w:pPr>
        <w:pStyle w:val="Normal1"/>
        <w:spacing w:lineRule="auto" w:line="240"/>
        <w:ind w:firstLine="284" w:end="0"/>
        <w:rPr>
          <w:b/>
          <w:bCs/>
          <w:sz w:val="24"/>
        </w:rPr>
      </w:pPr>
      <w:r>
        <w:rPr>
          <w:b/>
          <w:bCs/>
          <w:sz w:val="24"/>
        </w:rPr>
      </w:r>
    </w:p>
    <w:p>
      <w:pPr>
        <w:pStyle w:val="Normal1"/>
        <w:spacing w:lineRule="auto" w:line="240"/>
        <w:ind w:firstLine="284" w:end="0"/>
        <w:rPr/>
      </w:pPr>
      <w:r>
        <w:rPr>
          <w:b/>
          <w:bCs/>
          <w:sz w:val="24"/>
          <w:lang w:val="en-US"/>
        </w:rPr>
        <w:t>Cerca de</w:t>
      </w:r>
      <w:r>
        <w:rPr>
          <w:sz w:val="24"/>
          <w:lang w:val="en-US"/>
        </w:rPr>
        <w:t xml:space="preserve"> la oficina está el teatro.                                                    </w:t>
      </w:r>
      <w:r>
        <w:rPr>
          <w:sz w:val="24"/>
        </w:rPr>
        <w:t>Рядом с учреждением находится театр.</w:t>
      </w:r>
    </w:p>
    <w:p>
      <w:pPr>
        <w:pStyle w:val="Normal1"/>
        <w:spacing w:lineRule="auto" w:line="240"/>
        <w:ind w:firstLine="284" w:end="0"/>
        <w:rPr/>
      </w:pPr>
      <w:r>
        <w:rPr>
          <w:b/>
          <w:bCs/>
          <w:sz w:val="24"/>
          <w:lang w:val="en-US"/>
        </w:rPr>
        <w:t>Delante del</w:t>
      </w:r>
      <w:r>
        <w:rPr>
          <w:sz w:val="24"/>
          <w:lang w:val="en-US"/>
        </w:rPr>
        <w:t xml:space="preserve"> hotel se parquean los coches.                                       </w:t>
      </w:r>
      <w:r>
        <w:rPr>
          <w:sz w:val="24"/>
        </w:rPr>
        <w:t>Перед гостиницей паркуются машины.</w:t>
      </w:r>
    </w:p>
    <w:p>
      <w:pPr>
        <w:pStyle w:val="Normal1"/>
        <w:spacing w:lineRule="auto" w:line="240"/>
        <w:ind w:firstLine="284" w:end="0"/>
        <w:rPr/>
      </w:pPr>
      <w:r>
        <w:rPr>
          <w:sz w:val="24"/>
          <w:lang w:val="en-US"/>
        </w:rPr>
        <w:t xml:space="preserve">Nos sentamos </w:t>
      </w:r>
      <w:r>
        <w:rPr>
          <w:b/>
          <w:bCs/>
          <w:sz w:val="24"/>
          <w:lang w:val="en-US"/>
        </w:rPr>
        <w:t>debajo de</w:t>
      </w:r>
      <w:r>
        <w:rPr>
          <w:sz w:val="24"/>
          <w:lang w:val="en-US"/>
        </w:rPr>
        <w:t xml:space="preserve"> un árbol                                                   </w:t>
      </w:r>
      <w:r>
        <w:rPr>
          <w:sz w:val="24"/>
        </w:rPr>
        <w:t>Мы</w:t>
      </w:r>
      <w:r>
        <w:rPr>
          <w:sz w:val="24"/>
          <w:lang w:val="en-US"/>
        </w:rPr>
        <w:t xml:space="preserve"> </w:t>
      </w:r>
      <w:r>
        <w:rPr>
          <w:sz w:val="24"/>
        </w:rPr>
        <w:t>сели</w:t>
      </w:r>
      <w:r>
        <w:rPr>
          <w:sz w:val="24"/>
          <w:lang w:val="en-US"/>
        </w:rPr>
        <w:t xml:space="preserve"> </w:t>
      </w:r>
      <w:r>
        <w:rPr>
          <w:sz w:val="24"/>
        </w:rPr>
        <w:t>под</w:t>
      </w:r>
      <w:r>
        <w:rPr>
          <w:sz w:val="24"/>
          <w:lang w:val="en-US"/>
        </w:rPr>
        <w:t xml:space="preserve"> </w:t>
      </w:r>
      <w:r>
        <w:rPr>
          <w:sz w:val="24"/>
        </w:rPr>
        <w:t>деревом</w:t>
      </w:r>
      <w:r>
        <w:rPr>
          <w:sz w:val="24"/>
          <w:lang w:val="en-US"/>
        </w:rPr>
        <w:t>.</w:t>
      </w:r>
    </w:p>
    <w:p>
      <w:pPr>
        <w:pStyle w:val="Normal1"/>
        <w:spacing w:lineRule="auto" w:line="240"/>
        <w:ind w:firstLine="709" w:end="0"/>
        <w:rPr/>
      </w:pPr>
      <w:r>
        <w:rPr>
          <w:sz w:val="24"/>
        </w:rPr>
        <w:t>(М. М</w:t>
      </w:r>
      <w:r>
        <w:rPr>
          <w:lang w:val="en-US"/>
        </w:rPr>
        <w:t>OLINER</w:t>
      </w:r>
      <w:r>
        <w:rPr>
          <w:sz w:val="24"/>
        </w:rPr>
        <w:t>)</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t>Времени:</w:t>
      </w:r>
    </w:p>
    <w:tbl>
      <w:tblPr>
        <w:tblW w:w="5517" w:type="dxa"/>
        <w:jc w:val="start"/>
        <w:tblInd w:w="261" w:type="dxa"/>
        <w:tblLayout w:type="fixed"/>
        <w:tblCellMar>
          <w:top w:w="0" w:type="dxa"/>
          <w:start w:w="108" w:type="dxa"/>
          <w:bottom w:w="0" w:type="dxa"/>
          <w:end w:w="108" w:type="dxa"/>
        </w:tblCellMar>
      </w:tblPr>
      <w:tblGrid>
        <w:gridCol w:w="2399"/>
        <w:gridCol w:w="3118"/>
      </w:tblGrid>
      <w:tr>
        <w:trPr>
          <w:trHeight w:val="1140" w:hRule="atLeast"/>
        </w:trPr>
        <w:tc>
          <w:tcPr>
            <w:tcW w:w="2399" w:type="dxa"/>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t>al cabo de</w:t>
            </w:r>
          </w:p>
          <w:p>
            <w:pPr>
              <w:pStyle w:val="Normal1"/>
              <w:spacing w:lineRule="auto" w:line="240"/>
              <w:ind w:firstLine="284" w:end="0"/>
              <w:rPr>
                <w:sz w:val="24"/>
                <w:lang w:val="en-US"/>
              </w:rPr>
            </w:pPr>
            <w:r>
              <w:rPr>
                <w:sz w:val="24"/>
                <w:lang w:val="en-US"/>
              </w:rPr>
              <w:t>antes de</w:t>
            </w:r>
          </w:p>
          <w:p>
            <w:pPr>
              <w:pStyle w:val="Normal1"/>
              <w:spacing w:lineRule="auto" w:line="240"/>
              <w:ind w:firstLine="284" w:end="0"/>
              <w:rPr>
                <w:sz w:val="24"/>
              </w:rPr>
            </w:pPr>
            <w:r>
              <w:rPr>
                <w:sz w:val="24"/>
                <w:lang w:val="en-US"/>
              </w:rPr>
              <w:t>después</w:t>
            </w:r>
            <w:r>
              <w:rPr>
                <w:sz w:val="24"/>
              </w:rPr>
              <w:t xml:space="preserve"> </w:t>
            </w:r>
            <w:r>
              <w:rPr>
                <w:sz w:val="24"/>
                <w:lang w:val="en-US"/>
              </w:rPr>
              <w:t>de</w:t>
            </w:r>
          </w:p>
          <w:p>
            <w:pPr>
              <w:pStyle w:val="Normal1"/>
              <w:rPr>
                <w:sz w:val="24"/>
              </w:rPr>
            </w:pPr>
            <w:r>
              <w:rPr>
                <w:sz w:val="24"/>
              </w:rPr>
            </w:r>
          </w:p>
        </w:tc>
        <w:tc>
          <w:tcPr>
            <w:tcW w:w="3118" w:type="dxa"/>
            <w:tcBorders/>
          </w:tcPr>
          <w:p>
            <w:pPr>
              <w:pStyle w:val="Normal"/>
              <w:snapToGrid w:val="false"/>
              <w:rPr>
                <w:sz w:val="24"/>
              </w:rPr>
            </w:pPr>
            <w:r>
              <w:rPr>
                <w:sz w:val="24"/>
              </w:rPr>
            </w:r>
          </w:p>
          <w:p>
            <w:pPr>
              <w:pStyle w:val="Normal1"/>
              <w:spacing w:lineRule="auto" w:line="240"/>
              <w:rPr>
                <w:sz w:val="24"/>
              </w:rPr>
            </w:pPr>
            <w:r>
              <w:rPr>
                <w:sz w:val="24"/>
              </w:rPr>
              <w:t xml:space="preserve">— </w:t>
            </w:r>
            <w:r>
              <w:rPr>
                <w:sz w:val="24"/>
              </w:rPr>
              <w:t xml:space="preserve">по прошествии, к концу </w:t>
            </w:r>
          </w:p>
          <w:p>
            <w:pPr>
              <w:pStyle w:val="Normal1"/>
              <w:spacing w:lineRule="auto" w:line="240"/>
              <w:rPr>
                <w:sz w:val="24"/>
                <w:lang w:val="en-US"/>
              </w:rPr>
            </w:pPr>
            <w:r>
              <w:rPr>
                <w:sz w:val="24"/>
                <w:lang w:val="en-US"/>
              </w:rPr>
              <w:t xml:space="preserve">— </w:t>
            </w:r>
            <w:r>
              <w:rPr>
                <w:sz w:val="24"/>
              </w:rPr>
              <w:t>перед</w:t>
            </w:r>
          </w:p>
          <w:p>
            <w:pPr>
              <w:pStyle w:val="Normal1"/>
              <w:spacing w:lineRule="auto" w:line="240"/>
              <w:rPr>
                <w:sz w:val="24"/>
                <w:lang w:val="en-US"/>
              </w:rPr>
            </w:pPr>
            <w:r>
              <w:rPr>
                <w:sz w:val="24"/>
                <w:lang w:val="en-US"/>
              </w:rPr>
              <w:t xml:space="preserve">— </w:t>
            </w:r>
            <w:r>
              <w:rPr>
                <w:sz w:val="24"/>
              </w:rPr>
              <w:t>после</w:t>
            </w:r>
          </w:p>
          <w:p>
            <w:pPr>
              <w:pStyle w:val="Normal1"/>
              <w:rPr>
                <w:sz w:val="24"/>
                <w:lang w:val="en-US"/>
              </w:rPr>
            </w:pPr>
            <w:r>
              <w:rPr>
                <w:sz w:val="24"/>
                <w:lang w:val="en-US"/>
              </w:rPr>
            </w:r>
          </w:p>
        </w:tc>
      </w:tr>
    </w:tbl>
    <w:p>
      <w:pPr>
        <w:pStyle w:val="Normal1"/>
        <w:spacing w:lineRule="auto" w:line="240"/>
        <w:ind w:firstLine="284" w:end="0"/>
        <w:rPr/>
      </w:pPr>
      <w:r>
        <w:rPr>
          <w:b/>
          <w:bCs/>
          <w:sz w:val="24"/>
          <w:lang w:val="en-US"/>
        </w:rPr>
        <w:t xml:space="preserve">Al cabo de </w:t>
      </w:r>
      <w:r>
        <w:rPr>
          <w:sz w:val="24"/>
          <w:lang w:val="en-US"/>
        </w:rPr>
        <w:t xml:space="preserve">este mes los barcos liegarán a Odesa.                            </w:t>
      </w:r>
      <w:r>
        <w:rPr>
          <w:sz w:val="24"/>
        </w:rPr>
        <w:t>К концу месяца корабли прибудут</w:t>
      </w:r>
    </w:p>
    <w:p>
      <w:pPr>
        <w:pStyle w:val="Normal1"/>
        <w:spacing w:lineRule="auto" w:line="240"/>
        <w:ind w:firstLine="284" w:end="0"/>
        <w:rPr>
          <w:sz w:val="24"/>
        </w:rPr>
      </w:pPr>
      <w:r>
        <w:rPr>
          <w:sz w:val="24"/>
        </w:rPr>
        <w:t xml:space="preserve">                                                                                                                </w:t>
      </w:r>
      <w:r>
        <w:rPr>
          <w:sz w:val="24"/>
        </w:rPr>
        <w:t>в Одессу.</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rPr>
      </w:pPr>
      <w:r>
        <w:rPr>
          <w:spacing w:val="20"/>
          <w:sz w:val="24"/>
        </w:rPr>
        <w:t>Причины:</w:t>
      </w:r>
    </w:p>
    <w:p>
      <w:pPr>
        <w:pStyle w:val="Normal1"/>
        <w:spacing w:lineRule="auto" w:line="240"/>
        <w:ind w:firstLine="284" w:end="0"/>
        <w:rPr>
          <w:spacing w:val="20"/>
          <w:sz w:val="24"/>
        </w:rPr>
      </w:pPr>
      <w:r>
        <w:rPr>
          <w:spacing w:val="20"/>
          <w:sz w:val="24"/>
        </w:rPr>
      </w:r>
    </w:p>
    <w:tbl>
      <w:tblPr>
        <w:tblW w:w="5528" w:type="dxa"/>
        <w:jc w:val="start"/>
        <w:tblInd w:w="250" w:type="dxa"/>
        <w:tblLayout w:type="fixed"/>
        <w:tblCellMar>
          <w:top w:w="0" w:type="dxa"/>
          <w:start w:w="108" w:type="dxa"/>
          <w:bottom w:w="0" w:type="dxa"/>
          <w:end w:w="108" w:type="dxa"/>
        </w:tblCellMar>
      </w:tblPr>
      <w:tblGrid>
        <w:gridCol w:w="2410"/>
        <w:gridCol w:w="3118"/>
      </w:tblGrid>
      <w:tr>
        <w:trPr>
          <w:trHeight w:val="1040" w:hRule="atLeast"/>
        </w:trPr>
        <w:tc>
          <w:tcPr>
            <w:tcW w:w="2410" w:type="dxa"/>
            <w:tcBorders/>
          </w:tcPr>
          <w:p>
            <w:pPr>
              <w:pStyle w:val="Normal1"/>
              <w:spacing w:lineRule="auto" w:line="240"/>
              <w:ind w:firstLine="284" w:start="7" w:end="0"/>
              <w:rPr>
                <w:sz w:val="24"/>
                <w:lang w:val="en-US"/>
              </w:rPr>
            </w:pPr>
            <w:r>
              <w:rPr>
                <w:sz w:val="24"/>
                <w:lang w:val="en-US"/>
              </w:rPr>
              <w:t>a causa de</w:t>
            </w:r>
          </w:p>
          <w:p>
            <w:pPr>
              <w:pStyle w:val="Normal1"/>
              <w:spacing w:lineRule="auto" w:line="240"/>
              <w:ind w:firstLine="284" w:start="7" w:end="0"/>
              <w:rPr>
                <w:sz w:val="24"/>
                <w:lang w:val="en-US"/>
              </w:rPr>
            </w:pPr>
            <w:r>
              <w:rPr>
                <w:sz w:val="24"/>
                <w:lang w:val="en-US"/>
              </w:rPr>
              <w:t>aconsecuencia de</w:t>
            </w:r>
          </w:p>
          <w:p>
            <w:pPr>
              <w:pStyle w:val="Normal1"/>
              <w:ind w:firstLine="284" w:start="7" w:end="0"/>
              <w:rPr>
                <w:sz w:val="24"/>
                <w:lang w:val="en-US"/>
              </w:rPr>
            </w:pPr>
            <w:r>
              <w:rPr>
                <w:sz w:val="24"/>
                <w:lang w:val="en-US"/>
              </w:rPr>
              <w:t>en virtud de</w:t>
            </w:r>
          </w:p>
        </w:tc>
        <w:tc>
          <w:tcPr>
            <w:tcW w:w="3118" w:type="dxa"/>
            <w:tcBorders/>
          </w:tcPr>
          <w:p>
            <w:pPr>
              <w:pStyle w:val="Normal1"/>
              <w:spacing w:lineRule="auto" w:line="240"/>
              <w:rPr>
                <w:sz w:val="24"/>
              </w:rPr>
            </w:pPr>
            <w:r>
              <w:rPr>
                <w:sz w:val="24"/>
              </w:rPr>
              <w:t xml:space="preserve">— </w:t>
            </w:r>
            <w:r>
              <w:rPr>
                <w:sz w:val="24"/>
              </w:rPr>
              <w:t xml:space="preserve">по, по причине </w:t>
            </w:r>
          </w:p>
          <w:p>
            <w:pPr>
              <w:pStyle w:val="Normal1"/>
              <w:spacing w:lineRule="auto" w:line="240"/>
              <w:rPr>
                <w:sz w:val="24"/>
              </w:rPr>
            </w:pPr>
            <w:r>
              <w:rPr>
                <w:sz w:val="24"/>
              </w:rPr>
              <w:t xml:space="preserve">— </w:t>
            </w:r>
            <w:r>
              <w:rPr>
                <w:sz w:val="24"/>
              </w:rPr>
              <w:t xml:space="preserve">вследствие, по причине </w:t>
            </w:r>
          </w:p>
          <w:p>
            <w:pPr>
              <w:pStyle w:val="Normal1"/>
              <w:rPr>
                <w:sz w:val="24"/>
              </w:rPr>
            </w:pPr>
            <w:r>
              <w:rPr>
                <w:sz w:val="24"/>
              </w:rPr>
              <w:t xml:space="preserve">— </w:t>
            </w:r>
            <w:r>
              <w:rPr>
                <w:sz w:val="24"/>
              </w:rPr>
              <w:t>в силу, вследствие</w:t>
            </w:r>
          </w:p>
        </w:tc>
      </w:tr>
    </w:tbl>
    <w:p>
      <w:pPr>
        <w:pStyle w:val="Normal1"/>
        <w:spacing w:lineRule="auto" w:line="240"/>
        <w:ind w:firstLine="284" w:end="0"/>
        <w:rPr>
          <w:sz w:val="24"/>
        </w:rPr>
      </w:pPr>
      <w:r>
        <w:rPr>
          <w:sz w:val="24"/>
        </w:rPr>
      </w:r>
    </w:p>
    <w:p>
      <w:pPr>
        <w:pStyle w:val="Normal1"/>
        <w:spacing w:lineRule="auto" w:line="240"/>
        <w:ind w:firstLine="284" w:end="0"/>
        <w:rPr/>
      </w:pPr>
      <w:r>
        <w:rPr>
          <w:sz w:val="24"/>
          <w:lang w:val="en-US"/>
        </w:rPr>
        <w:t>La</w:t>
      </w:r>
      <w:r>
        <w:rPr>
          <w:sz w:val="24"/>
        </w:rPr>
        <w:t xml:space="preserve"> </w:t>
      </w:r>
      <w:r>
        <w:rPr>
          <w:sz w:val="24"/>
          <w:lang w:val="en-US"/>
        </w:rPr>
        <w:t>fiesta</w:t>
      </w:r>
      <w:r>
        <w:rPr>
          <w:sz w:val="24"/>
        </w:rPr>
        <w:t xml:space="preserve"> </w:t>
      </w:r>
      <w:r>
        <w:rPr>
          <w:sz w:val="24"/>
          <w:lang w:val="en-US"/>
        </w:rPr>
        <w:t>deportiva</w:t>
      </w:r>
      <w:r>
        <w:rPr>
          <w:sz w:val="24"/>
        </w:rPr>
        <w:t xml:space="preserve"> </w:t>
      </w:r>
      <w:r>
        <w:rPr>
          <w:sz w:val="24"/>
          <w:lang w:val="en-US"/>
        </w:rPr>
        <w:t>fue</w:t>
      </w:r>
      <w:r>
        <w:rPr>
          <w:sz w:val="24"/>
        </w:rPr>
        <w:t xml:space="preserve"> </w:t>
      </w:r>
      <w:r>
        <w:rPr>
          <w:sz w:val="24"/>
          <w:lang w:val="en-US"/>
        </w:rPr>
        <w:t>aplazada</w:t>
      </w:r>
      <w:r>
        <w:rPr>
          <w:sz w:val="24"/>
        </w:rPr>
        <w:t xml:space="preserve"> </w:t>
      </w:r>
      <w:r>
        <w:rPr>
          <w:b/>
          <w:bCs/>
          <w:sz w:val="24"/>
        </w:rPr>
        <w:t>а</w:t>
      </w:r>
      <w:r>
        <w:rPr>
          <w:sz w:val="24"/>
        </w:rPr>
        <w:t xml:space="preserve">                                                     Спортивный праздник был отложен</w:t>
      </w:r>
    </w:p>
    <w:p>
      <w:pPr>
        <w:pStyle w:val="Normal1"/>
        <w:spacing w:lineRule="auto" w:line="240"/>
        <w:ind w:firstLine="709" w:end="0"/>
        <w:rPr/>
      </w:pPr>
      <w:r>
        <w:rPr>
          <w:b/>
          <w:bCs/>
          <w:sz w:val="24"/>
          <w:lang w:val="en-US"/>
        </w:rPr>
        <w:t>causa de</w:t>
      </w:r>
      <w:r>
        <w:rPr>
          <w:sz w:val="24"/>
          <w:lang w:val="en-US"/>
        </w:rPr>
        <w:t xml:space="preserve"> mal tiempo.                                                                          </w:t>
      </w:r>
      <w:r>
        <w:rPr>
          <w:sz w:val="24"/>
        </w:rPr>
        <w:t>из-за плохой погоды.</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rPr>
      </w:pPr>
      <w:r>
        <w:rPr>
          <w:spacing w:val="20"/>
          <w:sz w:val="24"/>
        </w:rPr>
        <w:t>Образа действия:</w:t>
      </w:r>
    </w:p>
    <w:p>
      <w:pPr>
        <w:pStyle w:val="Normal1"/>
        <w:spacing w:lineRule="auto" w:line="240"/>
        <w:ind w:firstLine="284" w:end="0"/>
        <w:rPr>
          <w:spacing w:val="20"/>
          <w:sz w:val="24"/>
        </w:rPr>
      </w:pPr>
      <w:r>
        <w:rPr>
          <w:spacing w:val="20"/>
          <w:sz w:val="24"/>
        </w:rPr>
      </w:r>
    </w:p>
    <w:tbl>
      <w:tblPr>
        <w:tblW w:w="5657" w:type="dxa"/>
        <w:jc w:val="start"/>
        <w:tblInd w:w="121" w:type="dxa"/>
        <w:tblLayout w:type="fixed"/>
        <w:tblCellMar>
          <w:top w:w="0" w:type="dxa"/>
          <w:start w:w="108" w:type="dxa"/>
          <w:bottom w:w="0" w:type="dxa"/>
          <w:end w:w="108" w:type="dxa"/>
        </w:tblCellMar>
      </w:tblPr>
      <w:tblGrid>
        <w:gridCol w:w="2539"/>
        <w:gridCol w:w="3118"/>
      </w:tblGrid>
      <w:tr>
        <w:trPr>
          <w:trHeight w:val="1200" w:hRule="atLeast"/>
        </w:trPr>
        <w:tc>
          <w:tcPr>
            <w:tcW w:w="2539" w:type="dxa"/>
            <w:tcBorders/>
          </w:tcPr>
          <w:p>
            <w:pPr>
              <w:pStyle w:val="Normal1"/>
              <w:spacing w:lineRule="auto" w:line="240"/>
              <w:ind w:firstLine="284" w:start="-13" w:end="0"/>
              <w:rPr>
                <w:sz w:val="24"/>
              </w:rPr>
            </w:pPr>
            <w:r>
              <w:rPr>
                <w:sz w:val="24"/>
                <w:lang w:val="en-US"/>
              </w:rPr>
              <w:t>por</w:t>
            </w:r>
            <w:r>
              <w:rPr>
                <w:sz w:val="24"/>
              </w:rPr>
              <w:t xml:space="preserve"> </w:t>
            </w:r>
            <w:r>
              <w:rPr>
                <w:sz w:val="24"/>
                <w:lang w:val="en-US"/>
              </w:rPr>
              <w:t>medio</w:t>
            </w:r>
            <w:r>
              <w:rPr>
                <w:sz w:val="24"/>
              </w:rPr>
              <w:t xml:space="preserve"> </w:t>
            </w:r>
            <w:r>
              <w:rPr>
                <w:sz w:val="24"/>
                <w:lang w:val="en-US"/>
              </w:rPr>
              <w:t>de</w:t>
            </w:r>
          </w:p>
          <w:p>
            <w:pPr>
              <w:pStyle w:val="Normal1"/>
              <w:spacing w:lineRule="auto" w:line="240"/>
              <w:ind w:firstLine="284" w:start="-13" w:end="0"/>
              <w:rPr>
                <w:sz w:val="24"/>
                <w:lang w:val="en-US"/>
              </w:rPr>
            </w:pPr>
            <w:r>
              <w:rPr>
                <w:sz w:val="24"/>
                <w:lang w:val="en-US"/>
              </w:rPr>
              <w:t>en vez de</w:t>
            </w:r>
          </w:p>
          <w:p>
            <w:pPr>
              <w:pStyle w:val="Normal1"/>
              <w:spacing w:lineRule="auto" w:line="240"/>
              <w:ind w:firstLine="284" w:start="-13" w:end="0"/>
              <w:rPr>
                <w:sz w:val="24"/>
                <w:lang w:val="en-US"/>
              </w:rPr>
            </w:pPr>
            <w:r>
              <w:rPr>
                <w:sz w:val="24"/>
                <w:lang w:val="en-US"/>
              </w:rPr>
              <w:t>en favor de</w:t>
            </w:r>
          </w:p>
          <w:p>
            <w:pPr>
              <w:pStyle w:val="Normal1"/>
              <w:ind w:firstLine="284" w:start="-13" w:end="0"/>
              <w:rPr>
                <w:sz w:val="24"/>
                <w:lang w:val="en-US"/>
              </w:rPr>
            </w:pPr>
            <w:r>
              <w:rPr>
                <w:sz w:val="24"/>
                <w:lang w:val="en-US"/>
              </w:rPr>
              <w:t>en nombre de</w:t>
            </w:r>
          </w:p>
        </w:tc>
        <w:tc>
          <w:tcPr>
            <w:tcW w:w="3118" w:type="dxa"/>
            <w:tcBorders/>
          </w:tcPr>
          <w:p>
            <w:pPr>
              <w:pStyle w:val="Normal1"/>
              <w:spacing w:lineRule="auto" w:line="240"/>
              <w:rPr>
                <w:sz w:val="24"/>
              </w:rPr>
            </w:pPr>
            <w:r>
              <w:rPr>
                <w:sz w:val="24"/>
              </w:rPr>
              <w:t xml:space="preserve">— </w:t>
            </w:r>
            <w:r>
              <w:rPr>
                <w:sz w:val="24"/>
              </w:rPr>
              <w:t>посредством</w:t>
            </w:r>
          </w:p>
          <w:p>
            <w:pPr>
              <w:pStyle w:val="Normal1"/>
              <w:spacing w:lineRule="auto" w:line="240"/>
              <w:rPr>
                <w:sz w:val="24"/>
              </w:rPr>
            </w:pPr>
            <w:r>
              <w:rPr>
                <w:sz w:val="24"/>
              </w:rPr>
              <w:t xml:space="preserve">— </w:t>
            </w:r>
            <w:r>
              <w:rPr>
                <w:sz w:val="24"/>
              </w:rPr>
              <w:t>вместо</w:t>
            </w:r>
          </w:p>
          <w:p>
            <w:pPr>
              <w:pStyle w:val="Normal1"/>
              <w:spacing w:lineRule="auto" w:line="240"/>
              <w:rPr>
                <w:sz w:val="24"/>
              </w:rPr>
            </w:pPr>
            <w:r>
              <w:rPr>
                <w:sz w:val="24"/>
              </w:rPr>
              <w:t xml:space="preserve">— </w:t>
            </w:r>
            <w:r>
              <w:rPr>
                <w:sz w:val="24"/>
              </w:rPr>
              <w:t>в пользу</w:t>
            </w:r>
          </w:p>
          <w:p>
            <w:pPr>
              <w:pStyle w:val="Normal1"/>
              <w:rPr>
                <w:sz w:val="24"/>
              </w:rPr>
            </w:pPr>
            <w:r>
              <w:rPr>
                <w:sz w:val="24"/>
              </w:rPr>
              <w:t xml:space="preserve">— </w:t>
            </w:r>
            <w:r>
              <w:rPr>
                <w:sz w:val="24"/>
              </w:rPr>
              <w:t>во имя, от имени</w:t>
            </w:r>
          </w:p>
        </w:tc>
      </w:tr>
    </w:tbl>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En vez de</w:t>
      </w:r>
      <w:r>
        <w:rPr>
          <w:sz w:val="24"/>
          <w:lang w:val="en-US"/>
        </w:rPr>
        <w:t xml:space="preserve"> la obra de Cervantes me                                                   </w:t>
      </w:r>
      <w:r>
        <w:rPr>
          <w:sz w:val="24"/>
        </w:rPr>
        <w:t>Вместо</w:t>
      </w:r>
      <w:r>
        <w:rPr>
          <w:sz w:val="24"/>
          <w:lang w:val="en-US"/>
        </w:rPr>
        <w:t xml:space="preserve"> </w:t>
      </w:r>
      <w:r>
        <w:rPr>
          <w:sz w:val="24"/>
        </w:rPr>
        <w:t>произведения</w:t>
      </w:r>
      <w:r>
        <w:rPr>
          <w:sz w:val="24"/>
          <w:lang w:val="en-US"/>
        </w:rPr>
        <w:t xml:space="preserve"> </w:t>
      </w:r>
      <w:r>
        <w:rPr>
          <w:sz w:val="24"/>
        </w:rPr>
        <w:t>Серванте</w:t>
      </w:r>
      <w:r>
        <w:rPr>
          <w:sz w:val="24"/>
          <w:lang w:val="en-US"/>
        </w:rPr>
        <w:t>ca</w:t>
      </w:r>
    </w:p>
    <w:p>
      <w:pPr>
        <w:pStyle w:val="Normal1"/>
        <w:spacing w:lineRule="auto" w:line="240"/>
        <w:ind w:firstLine="709" w:end="0"/>
        <w:rPr/>
      </w:pPr>
      <w:r>
        <w:rPr>
          <w:sz w:val="24"/>
          <w:lang w:val="en-US"/>
        </w:rPr>
        <w:t xml:space="preserve">dieron una novela de Galdós.                                                          </w:t>
      </w:r>
      <w:r>
        <w:rPr>
          <w:sz w:val="24"/>
        </w:rPr>
        <w:t>мне дали роман Гальдоса.</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rPr>
      </w:pPr>
      <w:r>
        <w:rPr>
          <w:spacing w:val="20"/>
          <w:sz w:val="24"/>
        </w:rPr>
        <w:t>Уступки:</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z w:val="24"/>
        </w:rPr>
        <w:t xml:space="preserve">  </w:t>
      </w:r>
      <w:r>
        <w:rPr>
          <w:sz w:val="24"/>
          <w:lang w:val="en-US"/>
        </w:rPr>
        <w:t>a</w:t>
      </w:r>
      <w:r>
        <w:rPr>
          <w:sz w:val="24"/>
        </w:rPr>
        <w:t xml:space="preserve"> </w:t>
      </w:r>
      <w:r>
        <w:rPr>
          <w:sz w:val="24"/>
          <w:lang w:val="en-US"/>
        </w:rPr>
        <w:t>pesar</w:t>
      </w:r>
      <w:r>
        <w:rPr>
          <w:sz w:val="24"/>
        </w:rPr>
        <w:t xml:space="preserve"> </w:t>
      </w:r>
      <w:r>
        <w:rPr>
          <w:sz w:val="24"/>
          <w:lang w:val="en-US"/>
        </w:rPr>
        <w:t>de</w:t>
      </w:r>
      <w:r>
        <w:rPr>
          <w:sz w:val="24"/>
        </w:rPr>
        <w:t xml:space="preserve">                     — несмотря на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Quiero</w:t>
      </w:r>
      <w:r>
        <w:rPr>
          <w:sz w:val="24"/>
        </w:rPr>
        <w:t xml:space="preserve"> </w:t>
      </w:r>
      <w:r>
        <w:rPr>
          <w:sz w:val="24"/>
          <w:lang w:val="en-US"/>
        </w:rPr>
        <w:t>hacerlo</w:t>
      </w:r>
      <w:r>
        <w:rPr>
          <w:sz w:val="24"/>
        </w:rPr>
        <w:t xml:space="preserve"> </w:t>
      </w:r>
      <w:r>
        <w:rPr>
          <w:b/>
          <w:bCs/>
          <w:sz w:val="24"/>
          <w:lang w:val="en-US"/>
        </w:rPr>
        <w:t>a</w:t>
      </w:r>
      <w:r>
        <w:rPr>
          <w:b/>
          <w:bCs/>
          <w:sz w:val="24"/>
        </w:rPr>
        <w:t xml:space="preserve"> </w:t>
      </w:r>
      <w:r>
        <w:rPr>
          <w:b/>
          <w:bCs/>
          <w:sz w:val="24"/>
          <w:lang w:val="en-US"/>
        </w:rPr>
        <w:t>pesar</w:t>
      </w:r>
      <w:r>
        <w:rPr>
          <w:b/>
          <w:bCs/>
          <w:sz w:val="24"/>
        </w:rPr>
        <w:t xml:space="preserve"> </w:t>
      </w:r>
      <w:r>
        <w:rPr>
          <w:b/>
          <w:bCs/>
          <w:sz w:val="24"/>
          <w:lang w:val="en-US"/>
        </w:rPr>
        <w:t>de</w:t>
      </w:r>
      <w:r>
        <w:rPr>
          <w:sz w:val="24"/>
        </w:rPr>
        <w:t xml:space="preserve"> </w:t>
      </w:r>
      <w:r>
        <w:rPr>
          <w:sz w:val="24"/>
          <w:lang w:val="en-US"/>
        </w:rPr>
        <w:t>todas</w:t>
      </w:r>
      <w:r>
        <w:rPr>
          <w:sz w:val="24"/>
        </w:rPr>
        <w:t xml:space="preserve"> </w:t>
      </w:r>
      <w:r>
        <w:rPr>
          <w:sz w:val="24"/>
          <w:lang w:val="en-US"/>
        </w:rPr>
        <w:t>las</w:t>
      </w:r>
      <w:r>
        <w:rPr>
          <w:sz w:val="24"/>
        </w:rPr>
        <w:t xml:space="preserve">                                                  Я хочу сделать это, несмотря на </w:t>
      </w:r>
    </w:p>
    <w:p>
      <w:pPr>
        <w:pStyle w:val="Normal1"/>
        <w:spacing w:lineRule="auto" w:line="240"/>
        <w:ind w:firstLine="709" w:end="0"/>
        <w:rPr/>
      </w:pPr>
      <w:r>
        <w:rPr>
          <w:sz w:val="24"/>
          <w:lang w:val="en-US"/>
        </w:rPr>
        <w:t>razones</w:t>
      </w:r>
      <w:r>
        <w:rPr>
          <w:sz w:val="24"/>
        </w:rPr>
        <w:t xml:space="preserve"> </w:t>
      </w:r>
      <w:r>
        <w:rPr>
          <w:sz w:val="24"/>
          <w:lang w:val="en-US"/>
        </w:rPr>
        <w:t>tuyas</w:t>
      </w:r>
      <w:r>
        <w:rPr>
          <w:sz w:val="24"/>
        </w:rPr>
        <w:t>.                                                                                         все твои доводы.</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Примечания</w:t>
      </w:r>
      <w:r>
        <w:rPr>
          <w:sz w:val="22"/>
        </w:rPr>
        <w:t xml:space="preserve">. 1. К предложным оборотам примыкают так называемые двойные предлоги: </w:t>
      </w:r>
      <w:r>
        <w:rPr>
          <w:b/>
          <w:sz w:val="22"/>
        </w:rPr>
        <w:t>ро</w:t>
      </w:r>
      <w:r>
        <w:rPr>
          <w:b/>
          <w:sz w:val="22"/>
          <w:lang w:val="en-US"/>
        </w:rPr>
        <w:t>r</w:t>
      </w:r>
      <w:r>
        <w:rPr>
          <w:b/>
          <w:sz w:val="22"/>
        </w:rPr>
        <w:t xml:space="preserve"> </w:t>
      </w:r>
      <w:r>
        <w:rPr>
          <w:b/>
          <w:sz w:val="22"/>
          <w:lang w:val="en-US"/>
        </w:rPr>
        <w:t>entre</w:t>
      </w:r>
      <w:r>
        <w:rPr>
          <w:b/>
          <w:sz w:val="22"/>
        </w:rPr>
        <w:t xml:space="preserve">, </w:t>
      </w:r>
      <w:r>
        <w:rPr>
          <w:b/>
          <w:sz w:val="22"/>
          <w:lang w:val="en-US"/>
        </w:rPr>
        <w:t>para</w:t>
      </w:r>
      <w:r>
        <w:rPr>
          <w:b/>
          <w:sz w:val="22"/>
        </w:rPr>
        <w:t xml:space="preserve"> </w:t>
      </w:r>
      <w:r>
        <w:rPr>
          <w:b/>
          <w:sz w:val="22"/>
          <w:lang w:val="en-US"/>
        </w:rPr>
        <w:t>con</w:t>
      </w:r>
      <w:r>
        <w:rPr>
          <w:b/>
          <w:sz w:val="22"/>
        </w:rPr>
        <w:t xml:space="preserve">, </w:t>
      </w:r>
      <w:r>
        <w:rPr>
          <w:b/>
          <w:sz w:val="22"/>
          <w:lang w:val="en-US"/>
        </w:rPr>
        <w:t>de</w:t>
      </w:r>
      <w:r>
        <w:rPr>
          <w:b/>
          <w:sz w:val="22"/>
        </w:rPr>
        <w:t xml:space="preserve"> </w:t>
      </w:r>
      <w:r>
        <w:rPr>
          <w:b/>
          <w:sz w:val="22"/>
          <w:lang w:val="en-US"/>
        </w:rPr>
        <w:t>entre</w:t>
      </w:r>
      <w:r>
        <w:rPr>
          <w:sz w:val="22"/>
        </w:rPr>
        <w:t xml:space="preserve"> и др.:</w:t>
      </w:r>
    </w:p>
    <w:p>
      <w:pPr>
        <w:pStyle w:val="Normal1"/>
        <w:spacing w:lineRule="auto" w:line="240"/>
        <w:ind w:firstLine="284" w:end="0"/>
        <w:rPr/>
      </w:pPr>
      <w:r>
        <w:rPr>
          <w:b/>
          <w:bCs/>
          <w:sz w:val="22"/>
        </w:rPr>
        <w:t>Ро</w:t>
      </w:r>
      <w:r>
        <w:rPr>
          <w:b/>
          <w:bCs/>
          <w:sz w:val="22"/>
          <w:lang w:val="en-US"/>
        </w:rPr>
        <w:t>r entre</w:t>
      </w:r>
      <w:r>
        <w:rPr>
          <w:sz w:val="22"/>
          <w:lang w:val="en-US"/>
        </w:rPr>
        <w:t xml:space="preserve"> unas matas corría un perro.                                                       </w:t>
      </w:r>
      <w:r>
        <w:rPr>
          <w:sz w:val="22"/>
        </w:rPr>
        <w:t>Между кустов бегала собака.</w:t>
      </w:r>
    </w:p>
    <w:p>
      <w:pPr>
        <w:pStyle w:val="Normal1"/>
        <w:spacing w:lineRule="auto" w:line="240"/>
        <w:ind w:firstLine="284" w:end="0"/>
        <w:rPr>
          <w:sz w:val="22"/>
        </w:rPr>
      </w:pPr>
      <w:r>
        <w:rPr>
          <w:sz w:val="22"/>
        </w:rPr>
        <w:t>2. Предложные обороты, состоящие из предлога и наречия, не следует путать с самими наречиями:</w:t>
      </w:r>
    </w:p>
    <w:p>
      <w:pPr>
        <w:pStyle w:val="Normal1"/>
        <w:spacing w:lineRule="auto" w:line="240"/>
        <w:ind w:firstLine="284" w:end="0"/>
        <w:rPr/>
      </w:pPr>
      <w:r>
        <w:rPr>
          <w:sz w:val="22"/>
          <w:lang w:val="en-US"/>
        </w:rPr>
        <w:t xml:space="preserve">Luis vive </w:t>
      </w:r>
      <w:r>
        <w:rPr>
          <w:b/>
          <w:bCs/>
          <w:sz w:val="22"/>
          <w:lang w:val="en-US"/>
        </w:rPr>
        <w:t>cerca de</w:t>
      </w:r>
      <w:r>
        <w:rPr>
          <w:sz w:val="22"/>
          <w:lang w:val="en-US"/>
        </w:rPr>
        <w:t xml:space="preserve"> la ciudad.                                                                     </w:t>
      </w:r>
      <w:r>
        <w:rPr>
          <w:sz w:val="22"/>
        </w:rPr>
        <w:t xml:space="preserve">Луис живет рядом с городом. </w:t>
      </w:r>
    </w:p>
    <w:p>
      <w:pPr>
        <w:pStyle w:val="Normal1"/>
        <w:spacing w:lineRule="auto" w:line="240"/>
        <w:ind w:firstLine="284" w:end="0"/>
        <w:rPr/>
      </w:pPr>
      <w:r>
        <w:rPr>
          <w:sz w:val="22"/>
          <w:lang w:val="en-US"/>
        </w:rPr>
        <w:t xml:space="preserve">Luis vive </w:t>
      </w:r>
      <w:r>
        <w:rPr>
          <w:b/>
          <w:bCs/>
          <w:sz w:val="22"/>
          <w:lang w:val="en-US"/>
        </w:rPr>
        <w:t>cerca</w:t>
      </w:r>
      <w:r>
        <w:rPr>
          <w:sz w:val="22"/>
          <w:lang w:val="en-US"/>
        </w:rPr>
        <w:t xml:space="preserve">.                                                                                         </w:t>
      </w:r>
      <w:r>
        <w:rPr>
          <w:sz w:val="22"/>
        </w:rPr>
        <w:t>Луис живет близко (рядом).</w:t>
      </w:r>
    </w:p>
    <w:p>
      <w:pPr>
        <w:pStyle w:val="Normal1"/>
        <w:spacing w:lineRule="auto" w:line="240"/>
        <w:ind w:firstLine="284" w:end="0"/>
        <w:rPr/>
      </w:pPr>
      <w:r>
        <w:rPr>
          <w:sz w:val="22"/>
        </w:rPr>
        <w:t xml:space="preserve">В первом случае использован предложный оборот, который </w:t>
      </w:r>
      <w:r>
        <w:rPr>
          <w:spacing w:val="20"/>
          <w:sz w:val="22"/>
        </w:rPr>
        <w:t>связывает</w:t>
      </w:r>
      <w:r>
        <w:rPr>
          <w:sz w:val="22"/>
        </w:rPr>
        <w:t xml:space="preserve"> глагол и относящееся к нему обстоятельство места, а во втором — употреблено наречие, которое непосредственно </w:t>
      </w:r>
      <w:r>
        <w:rPr>
          <w:spacing w:val="20"/>
          <w:sz w:val="22"/>
        </w:rPr>
        <w:t xml:space="preserve">определяет </w:t>
      </w:r>
      <w:r>
        <w:rPr>
          <w:sz w:val="22"/>
        </w:rPr>
        <w:t>глагол.</w:t>
      </w:r>
    </w:p>
    <w:p>
      <w:pPr>
        <w:pStyle w:val="Normal1"/>
        <w:spacing w:lineRule="auto" w:line="240"/>
        <w:ind w:firstLine="284" w:end="0"/>
        <w:rPr>
          <w:sz w:val="22"/>
        </w:rPr>
      </w:pPr>
      <w:r>
        <w:rPr>
          <w:sz w:val="22"/>
        </w:rPr>
      </w:r>
    </w:p>
    <w:p>
      <w:pPr>
        <w:pStyle w:val="Heading2"/>
        <w:ind w:hanging="0" w:start="0"/>
        <w:rPr/>
      </w:pPr>
      <w:r>
        <w:rPr/>
        <w:t xml:space="preserve"> </w:t>
      </w:r>
      <w:bookmarkStart w:id="126" w:name="__RefHeading___Toc1886104"/>
      <w:r>
        <w:rPr>
          <w:b w:val="false"/>
          <w:bCs/>
          <w:i/>
          <w:iCs/>
        </w:rPr>
        <w:t>СОЮЗ</w:t>
      </w:r>
      <w:bookmarkEnd w:id="126"/>
      <w:r>
        <w:rPr>
          <w:b w:val="false"/>
          <w:bCs/>
          <w:i/>
          <w:iCs/>
          <w:lang w:val="en-US"/>
        </w:rPr>
        <w:t xml:space="preserve"> </w:t>
      </w:r>
    </w:p>
    <w:p>
      <w:pPr>
        <w:pStyle w:val="Normal"/>
        <w:rPr>
          <w:b/>
          <w:bCs/>
          <w:i/>
          <w:i/>
          <w:iCs/>
          <w:lang w:val="en-US"/>
        </w:rPr>
      </w:pPr>
      <w:r>
        <w:rPr>
          <w:b/>
          <w:bCs/>
          <w:i/>
          <w:iCs/>
          <w:lang w:val="en-US"/>
        </w:rPr>
      </w:r>
    </w:p>
    <w:p>
      <w:pPr>
        <w:pStyle w:val="Normal1"/>
        <w:spacing w:lineRule="auto" w:line="240"/>
        <w:ind w:firstLine="284" w:end="0"/>
        <w:jc w:val="center"/>
        <w:rPr/>
      </w:pPr>
      <w:r>
        <w:rPr>
          <w:bCs/>
          <w:i/>
          <w:sz w:val="24"/>
          <w:lang w:val="en-US"/>
        </w:rPr>
        <w:t>Term</w:t>
      </w:r>
      <w:r>
        <w:rPr/>
        <w:t>inologia</w:t>
      </w:r>
    </w:p>
    <w:tbl>
      <w:tblPr>
        <w:tblW w:w="9560" w:type="dxa"/>
        <w:jc w:val="start"/>
        <w:tblInd w:w="101" w:type="dxa"/>
        <w:tblLayout w:type="fixed"/>
        <w:tblCellMar>
          <w:top w:w="0" w:type="dxa"/>
          <w:start w:w="108" w:type="dxa"/>
          <w:bottom w:w="0" w:type="dxa"/>
          <w:end w:w="108" w:type="dxa"/>
        </w:tblCellMar>
      </w:tblPr>
      <w:tblGrid>
        <w:gridCol w:w="3640"/>
        <w:gridCol w:w="5920"/>
      </w:tblGrid>
      <w:tr>
        <w:trPr>
          <w:trHeight w:val="6380" w:hRule="atLeast"/>
        </w:trPr>
        <w:tc>
          <w:tcPr>
            <w:tcW w:w="3640" w:type="dxa"/>
            <w:tcBorders/>
          </w:tcPr>
          <w:p>
            <w:pPr>
              <w:pStyle w:val="Normal1"/>
              <w:snapToGrid w:val="false"/>
              <w:spacing w:lineRule="auto" w:line="240"/>
              <w:ind w:firstLine="284" w:start="7" w:end="0"/>
              <w:rPr>
                <w:b/>
                <w:bCs/>
                <w:lang w:val="en-US"/>
              </w:rPr>
            </w:pPr>
            <w:r>
              <w:rPr>
                <w:b/>
                <w:bCs/>
                <w:lang w:val="en-US"/>
              </w:rPr>
            </w:r>
          </w:p>
          <w:p>
            <w:pPr>
              <w:pStyle w:val="Normal1"/>
              <w:spacing w:lineRule="auto" w:line="240"/>
              <w:ind w:firstLine="284" w:start="7" w:end="0"/>
              <w:rPr>
                <w:b/>
                <w:bCs/>
                <w:lang w:val="en-US"/>
              </w:rPr>
            </w:pPr>
            <w:r>
              <w:rPr>
                <w:b/>
                <w:bCs/>
                <w:lang w:val="en-US"/>
              </w:rPr>
              <w:t>Conjunción</w:t>
            </w:r>
          </w:p>
          <w:p>
            <w:pPr>
              <w:pStyle w:val="Normal1"/>
              <w:spacing w:lineRule="auto" w:line="240"/>
              <w:ind w:firstLine="567" w:start="41" w:end="0"/>
              <w:rPr>
                <w:b/>
                <w:bCs/>
                <w:lang w:val="en-US"/>
              </w:rPr>
            </w:pPr>
            <w:r>
              <w:rPr>
                <w:b/>
                <w:bCs/>
                <w:lang w:val="en-US"/>
              </w:rPr>
              <w:t>» simple (primitiva)</w:t>
            </w:r>
          </w:p>
          <w:p>
            <w:pPr>
              <w:pStyle w:val="Normal1"/>
              <w:spacing w:lineRule="auto" w:line="240"/>
              <w:ind w:firstLine="567" w:start="41" w:end="0"/>
              <w:rPr>
                <w:b/>
                <w:bCs/>
                <w:lang w:val="en-US"/>
              </w:rPr>
            </w:pPr>
            <w:r>
              <w:rPr>
                <w:b/>
                <w:bCs/>
                <w:lang w:val="en-US"/>
              </w:rPr>
              <w:t>» compuesta</w:t>
            </w:r>
          </w:p>
          <w:p>
            <w:pPr>
              <w:pStyle w:val="Normal1"/>
              <w:spacing w:lineRule="auto" w:line="240"/>
              <w:ind w:firstLine="284" w:start="7" w:end="0"/>
              <w:rPr>
                <w:b/>
                <w:bCs/>
                <w:lang w:val="en-US"/>
              </w:rPr>
            </w:pPr>
            <w:r>
              <w:rPr>
                <w:b/>
                <w:bCs/>
                <w:lang w:val="en-US"/>
              </w:rPr>
              <w:t>Modo conjuntivo</w:t>
            </w:r>
          </w:p>
          <w:p>
            <w:pPr>
              <w:pStyle w:val="Normal1"/>
              <w:spacing w:lineRule="auto" w:line="240"/>
              <w:ind w:firstLine="284" w:start="7" w:end="0"/>
              <w:rPr>
                <w:b/>
                <w:bCs/>
                <w:lang w:val="en-US"/>
              </w:rPr>
            </w:pPr>
            <w:r>
              <w:rPr>
                <w:b/>
                <w:bCs/>
                <w:lang w:val="en-US"/>
              </w:rPr>
              <w:t>Frase (expresión) conjuntiva</w:t>
            </w:r>
          </w:p>
          <w:p>
            <w:pPr>
              <w:pStyle w:val="Normal1"/>
              <w:spacing w:lineRule="auto" w:line="240"/>
              <w:ind w:firstLine="284" w:start="7" w:end="0"/>
              <w:rPr>
                <w:b/>
                <w:bCs/>
                <w:lang w:val="en-US"/>
              </w:rPr>
            </w:pPr>
            <w:r>
              <w:rPr>
                <w:b/>
                <w:bCs/>
                <w:lang w:val="en-US"/>
              </w:rPr>
              <w:t>Conjunción coordinante</w:t>
            </w:r>
          </w:p>
          <w:p>
            <w:pPr>
              <w:pStyle w:val="Normal1"/>
              <w:spacing w:lineRule="auto" w:line="240"/>
              <w:rPr>
                <w:b/>
                <w:bCs/>
                <w:lang w:val="en-US"/>
              </w:rPr>
            </w:pPr>
            <w:r>
              <w:rPr>
                <w:b/>
                <w:bCs/>
                <w:lang w:val="en-US"/>
              </w:rPr>
              <w:t>(de coordinación)</w:t>
            </w:r>
          </w:p>
          <w:p>
            <w:pPr>
              <w:pStyle w:val="Normal1"/>
              <w:spacing w:lineRule="auto" w:line="240"/>
              <w:ind w:firstLine="601" w:start="7" w:end="0"/>
              <w:rPr>
                <w:b/>
                <w:bCs/>
                <w:lang w:val="en-US"/>
              </w:rPr>
            </w:pPr>
            <w:r>
              <w:rPr>
                <w:b/>
                <w:bCs/>
                <w:lang w:val="en-US"/>
              </w:rPr>
              <w:t>» subordinante</w:t>
            </w:r>
          </w:p>
          <w:p>
            <w:pPr>
              <w:pStyle w:val="Normal1"/>
              <w:spacing w:lineRule="auto" w:line="240"/>
              <w:rPr>
                <w:b/>
                <w:bCs/>
                <w:lang w:val="en-US"/>
              </w:rPr>
            </w:pPr>
            <w:r>
              <w:rPr>
                <w:b/>
                <w:bCs/>
                <w:lang w:val="en-US"/>
              </w:rPr>
              <w:t>(de subordinación)</w:t>
            </w:r>
          </w:p>
          <w:p>
            <w:pPr>
              <w:pStyle w:val="Normal1"/>
              <w:spacing w:lineRule="auto" w:line="240"/>
              <w:ind w:firstLine="601" w:start="7" w:end="0"/>
              <w:rPr>
                <w:b/>
                <w:bCs/>
                <w:lang w:val="en-US"/>
              </w:rPr>
            </w:pPr>
            <w:r>
              <w:rPr>
                <w:b/>
                <w:bCs/>
                <w:lang w:val="en-US"/>
              </w:rPr>
              <w:t>» copulativa</w:t>
            </w:r>
          </w:p>
          <w:p>
            <w:pPr>
              <w:pStyle w:val="Normal1"/>
              <w:spacing w:lineRule="auto" w:line="240"/>
              <w:ind w:firstLine="601" w:start="7" w:end="0"/>
              <w:rPr>
                <w:b/>
                <w:bCs/>
                <w:lang w:val="en-US"/>
              </w:rPr>
            </w:pPr>
            <w:r>
              <w:rPr>
                <w:b/>
                <w:bCs/>
                <w:lang w:val="en-US"/>
              </w:rPr>
              <w:t>» disyuntiva</w:t>
            </w:r>
          </w:p>
          <w:p>
            <w:pPr>
              <w:pStyle w:val="Normal1"/>
              <w:spacing w:lineRule="auto" w:line="240"/>
              <w:ind w:firstLine="601" w:start="7" w:end="0"/>
              <w:rPr>
                <w:b/>
                <w:bCs/>
                <w:lang w:val="en-US"/>
              </w:rPr>
            </w:pPr>
            <w:r>
              <w:rPr>
                <w:b/>
                <w:bCs/>
                <w:lang w:val="en-US"/>
              </w:rPr>
              <w:t>» adversativa</w:t>
            </w:r>
          </w:p>
          <w:p>
            <w:pPr>
              <w:pStyle w:val="Normal1"/>
              <w:spacing w:lineRule="auto" w:line="240"/>
              <w:ind w:firstLine="601" w:start="7" w:end="0"/>
              <w:rPr>
                <w:b/>
                <w:bCs/>
                <w:lang w:val="en-US"/>
              </w:rPr>
            </w:pPr>
            <w:r>
              <w:rPr>
                <w:b/>
                <w:bCs/>
                <w:lang w:val="en-US"/>
              </w:rPr>
              <w:t>» temporal</w:t>
            </w:r>
          </w:p>
          <w:p>
            <w:pPr>
              <w:pStyle w:val="Normal1"/>
              <w:spacing w:lineRule="auto" w:line="240"/>
              <w:ind w:firstLine="601" w:start="7" w:end="0"/>
              <w:rPr>
                <w:b/>
                <w:bCs/>
                <w:lang w:val="en-US"/>
              </w:rPr>
            </w:pPr>
            <w:r>
              <w:rPr>
                <w:b/>
                <w:bCs/>
                <w:lang w:val="en-US"/>
              </w:rPr>
              <w:t>» causal</w:t>
            </w:r>
          </w:p>
          <w:p>
            <w:pPr>
              <w:pStyle w:val="Normal1"/>
              <w:spacing w:lineRule="auto" w:line="240"/>
              <w:ind w:firstLine="601" w:start="7" w:end="0"/>
              <w:rPr>
                <w:b/>
                <w:bCs/>
                <w:lang w:val="en-US"/>
              </w:rPr>
            </w:pPr>
            <w:r>
              <w:rPr>
                <w:b/>
                <w:bCs/>
                <w:lang w:val="en-US"/>
              </w:rPr>
              <w:t>» consecutiva</w:t>
            </w:r>
          </w:p>
          <w:p>
            <w:pPr>
              <w:pStyle w:val="Normal1"/>
              <w:spacing w:lineRule="auto" w:line="240"/>
              <w:ind w:firstLine="601" w:start="7" w:end="0"/>
              <w:rPr>
                <w:b/>
                <w:bCs/>
                <w:lang w:val="en-US"/>
              </w:rPr>
            </w:pPr>
            <w:r>
              <w:rPr>
                <w:b/>
                <w:bCs/>
                <w:lang w:val="en-US"/>
              </w:rPr>
              <w:t>»ilativa</w:t>
            </w:r>
          </w:p>
          <w:p>
            <w:pPr>
              <w:pStyle w:val="Normal1"/>
              <w:spacing w:lineRule="auto" w:line="240"/>
              <w:ind w:firstLine="601" w:start="7" w:end="0"/>
              <w:rPr>
                <w:b/>
                <w:bCs/>
                <w:lang w:val="en-US"/>
              </w:rPr>
            </w:pPr>
            <w:r>
              <w:rPr>
                <w:b/>
                <w:bCs/>
                <w:lang w:val="en-US"/>
              </w:rPr>
              <w:t>» final</w:t>
            </w:r>
          </w:p>
          <w:p>
            <w:pPr>
              <w:pStyle w:val="Normal1"/>
              <w:spacing w:lineRule="auto" w:line="240"/>
              <w:ind w:firstLine="601" w:start="7" w:end="0"/>
              <w:rPr>
                <w:b/>
                <w:bCs/>
                <w:lang w:val="en-US"/>
              </w:rPr>
            </w:pPr>
            <w:r>
              <w:rPr>
                <w:b/>
                <w:bCs/>
                <w:lang w:val="en-US"/>
              </w:rPr>
              <w:t>» concesiva</w:t>
            </w:r>
          </w:p>
          <w:p>
            <w:pPr>
              <w:pStyle w:val="Normal1"/>
              <w:spacing w:lineRule="auto" w:line="240"/>
              <w:ind w:firstLine="601" w:start="7" w:end="0"/>
              <w:rPr>
                <w:b/>
                <w:bCs/>
                <w:lang w:val="en-US"/>
              </w:rPr>
            </w:pPr>
            <w:r>
              <w:rPr>
                <w:b/>
                <w:bCs/>
                <w:lang w:val="en-US"/>
              </w:rPr>
              <w:t>»condicional</w:t>
            </w:r>
          </w:p>
          <w:p>
            <w:pPr>
              <w:pStyle w:val="Normal1"/>
              <w:spacing w:lineRule="auto" w:line="240"/>
              <w:ind w:firstLine="601" w:start="7" w:end="0"/>
              <w:rPr>
                <w:b/>
                <w:bCs/>
                <w:lang w:val="en-US"/>
              </w:rPr>
            </w:pPr>
            <w:r>
              <w:rPr>
                <w:b/>
                <w:bCs/>
                <w:lang w:val="en-US"/>
              </w:rPr>
              <w:t>» comparativa</w:t>
            </w:r>
          </w:p>
          <w:p>
            <w:pPr>
              <w:pStyle w:val="Normal1"/>
              <w:spacing w:lineRule="auto" w:line="240"/>
              <w:ind w:firstLine="284" w:start="7" w:end="0"/>
              <w:rPr>
                <w:b/>
                <w:bCs/>
                <w:lang w:val="en-US"/>
              </w:rPr>
            </w:pPr>
            <w:r>
              <w:rPr>
                <w:b/>
                <w:bCs/>
                <w:lang w:val="en-US"/>
              </w:rPr>
              <w:t>Palabra conjuntiva (relativa)</w:t>
            </w:r>
          </w:p>
          <w:p>
            <w:pPr>
              <w:pStyle w:val="Normal1"/>
              <w:spacing w:lineRule="auto" w:line="240"/>
              <w:ind w:firstLine="284" w:start="7" w:end="0"/>
              <w:rPr>
                <w:b/>
                <w:bCs/>
              </w:rPr>
            </w:pPr>
            <w:r>
              <w:rPr>
                <w:b/>
                <w:bCs/>
                <w:lang w:val="en-US"/>
              </w:rPr>
              <w:t>T</w:t>
            </w:r>
            <w:r>
              <w:rPr>
                <w:b/>
                <w:bCs/>
              </w:rPr>
              <w:t>é</w:t>
            </w:r>
            <w:r>
              <w:rPr>
                <w:b/>
                <w:bCs/>
                <w:lang w:val="en-US"/>
              </w:rPr>
              <w:t>rmino</w:t>
            </w:r>
            <w:r>
              <w:rPr>
                <w:b/>
                <w:bCs/>
              </w:rPr>
              <w:t xml:space="preserve"> </w:t>
            </w:r>
            <w:r>
              <w:rPr>
                <w:b/>
                <w:bCs/>
                <w:lang w:val="en-US"/>
              </w:rPr>
              <w:t>conjuntivo</w:t>
            </w:r>
          </w:p>
          <w:p>
            <w:pPr>
              <w:pStyle w:val="Normal1"/>
              <w:rPr>
                <w:b/>
                <w:bCs/>
              </w:rPr>
            </w:pPr>
            <w:r>
              <w:rPr>
                <w:b/>
                <w:bCs/>
              </w:rPr>
            </w:r>
          </w:p>
        </w:tc>
        <w:tc>
          <w:tcPr>
            <w:tcW w:w="5920" w:type="dxa"/>
            <w:tcBorders/>
          </w:tcPr>
          <w:p>
            <w:pPr>
              <w:pStyle w:val="Normal"/>
              <w:snapToGrid w:val="false"/>
              <w:rPr>
                <w:b/>
                <w:bCs/>
              </w:rPr>
            </w:pPr>
            <w:r>
              <w:rPr>
                <w:b/>
                <w:bCs/>
              </w:rPr>
            </w:r>
          </w:p>
          <w:p>
            <w:pPr>
              <w:pStyle w:val="Normal1"/>
              <w:spacing w:lineRule="auto" w:line="240"/>
              <w:rPr/>
            </w:pPr>
            <w:r>
              <w:rPr/>
              <w:t xml:space="preserve">— </w:t>
            </w:r>
            <w:r>
              <w:rPr/>
              <w:t>союз</w:t>
            </w:r>
          </w:p>
          <w:p>
            <w:pPr>
              <w:pStyle w:val="Normal1"/>
              <w:spacing w:lineRule="auto" w:line="240"/>
              <w:rPr/>
            </w:pPr>
            <w:r>
              <w:rPr/>
              <w:t xml:space="preserve">— </w:t>
            </w:r>
            <w:r>
              <w:rPr/>
              <w:t xml:space="preserve">простой союз </w:t>
            </w:r>
          </w:p>
          <w:p>
            <w:pPr>
              <w:pStyle w:val="Normal1"/>
              <w:spacing w:lineRule="auto" w:line="240"/>
              <w:rPr/>
            </w:pPr>
            <w:r>
              <w:rPr/>
              <w:t xml:space="preserve">— </w:t>
            </w:r>
            <w:r>
              <w:rPr/>
              <w:t xml:space="preserve">сложный (составной) союз </w:t>
            </w:r>
          </w:p>
          <w:p>
            <w:pPr>
              <w:pStyle w:val="Normal1"/>
              <w:spacing w:lineRule="auto" w:line="240"/>
              <w:rPr/>
            </w:pPr>
            <w:r>
              <w:rPr/>
              <w:t xml:space="preserve">— </w:t>
            </w:r>
            <w:r>
              <w:rPr/>
              <w:t xml:space="preserve">союзный оборот </w:t>
            </w:r>
          </w:p>
          <w:p>
            <w:pPr>
              <w:pStyle w:val="Normal1"/>
              <w:spacing w:lineRule="auto" w:line="240"/>
              <w:rPr/>
            </w:pPr>
            <w:r>
              <w:rPr/>
              <w:t xml:space="preserve">—    </w:t>
            </w:r>
            <w:r>
              <w:rPr/>
              <w:t>»     »</w:t>
            </w:r>
          </w:p>
          <w:p>
            <w:pPr>
              <w:pStyle w:val="Normal1"/>
              <w:spacing w:lineRule="auto" w:line="240"/>
              <w:rPr/>
            </w:pPr>
            <w:r>
              <w:rPr/>
              <w:t xml:space="preserve">— </w:t>
            </w:r>
            <w:r>
              <w:rPr/>
              <w:t xml:space="preserve">сочинительный союз </w:t>
            </w:r>
          </w:p>
          <w:p>
            <w:pPr>
              <w:pStyle w:val="Normal"/>
              <w:rPr/>
            </w:pPr>
            <w:r>
              <w:rPr/>
            </w:r>
          </w:p>
          <w:p>
            <w:pPr>
              <w:pStyle w:val="Normal1"/>
              <w:spacing w:lineRule="auto" w:line="240"/>
              <w:rPr/>
            </w:pPr>
            <w:r>
              <w:rPr/>
              <w:t xml:space="preserve">— </w:t>
            </w:r>
            <w:r>
              <w:rPr/>
              <w:t xml:space="preserve">подчинительный союз </w:t>
            </w:r>
          </w:p>
          <w:p>
            <w:pPr>
              <w:pStyle w:val="Normal"/>
              <w:rPr/>
            </w:pPr>
            <w:r>
              <w:rPr/>
            </w:r>
          </w:p>
          <w:p>
            <w:pPr>
              <w:pStyle w:val="Normal1"/>
              <w:spacing w:lineRule="auto" w:line="240"/>
              <w:rPr/>
            </w:pPr>
            <w:r>
              <w:rPr/>
              <w:t xml:space="preserve">— </w:t>
            </w:r>
            <w:r>
              <w:rPr/>
              <w:t xml:space="preserve">соединительный союз </w:t>
            </w:r>
          </w:p>
          <w:p>
            <w:pPr>
              <w:pStyle w:val="Normal1"/>
              <w:spacing w:lineRule="auto" w:line="240"/>
              <w:rPr/>
            </w:pPr>
            <w:r>
              <w:rPr/>
              <w:t xml:space="preserve">— </w:t>
            </w:r>
            <w:r>
              <w:rPr/>
              <w:t xml:space="preserve">разделительный союз </w:t>
            </w:r>
          </w:p>
          <w:p>
            <w:pPr>
              <w:pStyle w:val="Normal1"/>
              <w:spacing w:lineRule="auto" w:line="240"/>
              <w:rPr/>
            </w:pPr>
            <w:r>
              <w:rPr/>
              <w:t xml:space="preserve">— </w:t>
            </w:r>
            <w:r>
              <w:rPr/>
              <w:t xml:space="preserve">противительный союз </w:t>
            </w:r>
          </w:p>
          <w:p>
            <w:pPr>
              <w:pStyle w:val="Normal1"/>
              <w:spacing w:lineRule="auto" w:line="240"/>
              <w:rPr/>
            </w:pPr>
            <w:r>
              <w:rPr/>
              <w:t xml:space="preserve">— </w:t>
            </w:r>
            <w:r>
              <w:rPr/>
              <w:t xml:space="preserve">временной союз </w:t>
            </w:r>
          </w:p>
          <w:p>
            <w:pPr>
              <w:pStyle w:val="Normal1"/>
              <w:spacing w:lineRule="auto" w:line="240"/>
              <w:rPr/>
            </w:pPr>
            <w:r>
              <w:rPr/>
              <w:t xml:space="preserve">— </w:t>
            </w:r>
            <w:r>
              <w:rPr/>
              <w:t xml:space="preserve">причинный союз </w:t>
            </w:r>
          </w:p>
          <w:p>
            <w:pPr>
              <w:pStyle w:val="Normal1"/>
              <w:spacing w:lineRule="auto" w:line="240"/>
              <w:rPr/>
            </w:pPr>
            <w:r>
              <w:rPr/>
              <w:t xml:space="preserve">— </w:t>
            </w:r>
            <w:r>
              <w:rPr/>
              <w:t xml:space="preserve">союз следствия </w:t>
            </w:r>
          </w:p>
          <w:p>
            <w:pPr>
              <w:pStyle w:val="Normal1"/>
              <w:spacing w:lineRule="auto" w:line="240"/>
              <w:rPr/>
            </w:pPr>
            <w:r>
              <w:rPr/>
              <w:t xml:space="preserve">—    </w:t>
            </w:r>
            <w:r>
              <w:rPr/>
              <w:t xml:space="preserve">»     » </w:t>
            </w:r>
          </w:p>
          <w:p>
            <w:pPr>
              <w:pStyle w:val="Normal1"/>
              <w:spacing w:lineRule="auto" w:line="240"/>
              <w:rPr/>
            </w:pPr>
            <w:r>
              <w:rPr/>
              <w:t xml:space="preserve">— </w:t>
            </w:r>
            <w:r>
              <w:rPr/>
              <w:t xml:space="preserve">союз цели </w:t>
            </w:r>
          </w:p>
          <w:p>
            <w:pPr>
              <w:pStyle w:val="Normal1"/>
              <w:spacing w:lineRule="auto" w:line="240"/>
              <w:rPr/>
            </w:pPr>
            <w:r>
              <w:rPr/>
              <w:t xml:space="preserve">— </w:t>
            </w:r>
            <w:r>
              <w:rPr/>
              <w:t xml:space="preserve">уступительный союз </w:t>
            </w:r>
          </w:p>
          <w:p>
            <w:pPr>
              <w:pStyle w:val="Normal1"/>
              <w:spacing w:lineRule="auto" w:line="240"/>
              <w:rPr/>
            </w:pPr>
            <w:r>
              <w:rPr/>
              <w:t xml:space="preserve">— </w:t>
            </w:r>
            <w:r>
              <w:rPr/>
              <w:t>условный союз</w:t>
            </w:r>
          </w:p>
          <w:p>
            <w:pPr>
              <w:pStyle w:val="Normal1"/>
              <w:spacing w:lineRule="auto" w:line="240"/>
              <w:rPr/>
            </w:pPr>
            <w:r>
              <w:rPr/>
              <w:t xml:space="preserve">— </w:t>
            </w:r>
            <w:r>
              <w:rPr/>
              <w:t>сравнительный союз</w:t>
            </w:r>
          </w:p>
          <w:p>
            <w:pPr>
              <w:pStyle w:val="Normal1"/>
              <w:spacing w:lineRule="auto" w:line="240"/>
              <w:rPr/>
            </w:pPr>
            <w:r>
              <w:rPr/>
              <w:t xml:space="preserve">— </w:t>
            </w:r>
            <w:r>
              <w:rPr/>
              <w:t>союзное (относительное) слово</w:t>
            </w:r>
          </w:p>
          <w:p>
            <w:pPr>
              <w:pStyle w:val="Normal1"/>
              <w:spacing w:lineRule="auto" w:line="240"/>
              <w:rPr/>
            </w:pPr>
            <w:r>
              <w:rPr/>
              <w:t xml:space="preserve">—    </w:t>
            </w:r>
            <w:r>
              <w:rPr/>
              <w:t>»    »     »</w:t>
            </w:r>
          </w:p>
          <w:p>
            <w:pPr>
              <w:pStyle w:val="Normal1"/>
              <w:rPr/>
            </w:pPr>
            <w:r>
              <w:rPr/>
            </w:r>
          </w:p>
        </w:tc>
      </w:tr>
    </w:tbl>
    <w:p>
      <w:pPr>
        <w:pStyle w:val="Heading3"/>
        <w:ind w:hanging="0" w:start="0"/>
        <w:rPr/>
      </w:pPr>
      <w:r>
        <w:rPr/>
      </w:r>
      <w:bookmarkStart w:id="127" w:name="__RefHeading___Toc1886105"/>
      <w:bookmarkStart w:id="128" w:name="__RefHeading___Toc1886105"/>
    </w:p>
    <w:p>
      <w:pPr>
        <w:pStyle w:val="Heading3"/>
        <w:ind w:hanging="0" w:start="0"/>
        <w:rPr/>
      </w:pPr>
      <w:bookmarkStart w:id="129" w:name="__RefHeading___Toc1886105"/>
      <w:r>
        <w:rPr/>
        <w:t>§ 89. Разряды и виды союзов</w:t>
      </w:r>
      <w:bookmarkEnd w:id="129"/>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испанском языке союзы по своему </w:t>
      </w:r>
      <w:r>
        <w:rPr>
          <w:spacing w:val="20"/>
          <w:sz w:val="24"/>
        </w:rPr>
        <w:t>морфологическому</w:t>
      </w:r>
      <w:r>
        <w:rPr>
          <w:sz w:val="24"/>
        </w:rPr>
        <w:t xml:space="preserve"> составу бывают </w:t>
      </w:r>
      <w:r>
        <w:rPr>
          <w:spacing w:val="20"/>
          <w:sz w:val="24"/>
        </w:rPr>
        <w:t>двух</w:t>
      </w:r>
      <w:r>
        <w:rPr>
          <w:sz w:val="24"/>
        </w:rPr>
        <w:t xml:space="preserve"> видов: простые и сложные. </w:t>
      </w:r>
      <w:r>
        <w:rPr>
          <w:spacing w:val="20"/>
          <w:sz w:val="24"/>
        </w:rPr>
        <w:t>Простые</w:t>
      </w:r>
      <w:r>
        <w:rPr>
          <w:sz w:val="24"/>
        </w:rPr>
        <w:t xml:space="preserve"> со</w:t>
        <w:softHyphen/>
        <w:t xml:space="preserve">юзы состоят из одного слова: </w:t>
      </w:r>
      <w:r>
        <w:rPr>
          <w:b/>
          <w:sz w:val="24"/>
        </w:rPr>
        <w:t xml:space="preserve">у, </w:t>
      </w:r>
      <w:r>
        <w:rPr>
          <w:b/>
          <w:sz w:val="24"/>
          <w:lang w:val="en-US"/>
        </w:rPr>
        <w:t>pero</w:t>
      </w:r>
      <w:r>
        <w:rPr>
          <w:b/>
          <w:sz w:val="24"/>
        </w:rPr>
        <w:t xml:space="preserve">, </w:t>
      </w:r>
      <w:r>
        <w:rPr>
          <w:b/>
          <w:sz w:val="24"/>
          <w:lang w:val="en-US"/>
        </w:rPr>
        <w:t>mas</w:t>
      </w:r>
      <w:r>
        <w:rPr>
          <w:b/>
          <w:sz w:val="24"/>
        </w:rPr>
        <w:t xml:space="preserve">, </w:t>
      </w:r>
      <w:r>
        <w:rPr>
          <w:b/>
          <w:sz w:val="24"/>
          <w:lang w:val="en-US"/>
        </w:rPr>
        <w:t>que</w:t>
      </w:r>
      <w:r>
        <w:rPr>
          <w:b/>
          <w:sz w:val="24"/>
        </w:rPr>
        <w:t xml:space="preserve">, </w:t>
      </w:r>
      <w:r>
        <w:rPr>
          <w:b/>
          <w:sz w:val="24"/>
          <w:lang w:val="en-US"/>
        </w:rPr>
        <w:t>cuando</w:t>
      </w:r>
      <w:r>
        <w:rPr>
          <w:sz w:val="24"/>
        </w:rPr>
        <w:t xml:space="preserve"> и т.д.</w:t>
      </w:r>
    </w:p>
    <w:p>
      <w:pPr>
        <w:pStyle w:val="Normal1"/>
        <w:spacing w:lineRule="auto" w:line="240"/>
        <w:ind w:firstLine="284" w:end="0"/>
        <w:rPr/>
      </w:pPr>
      <w:r>
        <w:rPr>
          <w:spacing w:val="20"/>
          <w:sz w:val="24"/>
        </w:rPr>
        <w:t>Сложные</w:t>
      </w:r>
      <w:r>
        <w:rPr>
          <w:sz w:val="24"/>
        </w:rPr>
        <w:t xml:space="preserve"> союзы представляют собой фразеологическое един</w:t>
        <w:softHyphen/>
        <w:t xml:space="preserve">ство двух или более слов — </w:t>
      </w:r>
      <w:r>
        <w:rPr>
          <w:b/>
          <w:sz w:val="24"/>
          <w:lang w:val="en-US"/>
        </w:rPr>
        <w:t>luego</w:t>
      </w:r>
      <w:r>
        <w:rPr>
          <w:b/>
          <w:sz w:val="24"/>
        </w:rPr>
        <w:t xml:space="preserve"> </w:t>
      </w:r>
      <w:r>
        <w:rPr>
          <w:b/>
          <w:sz w:val="24"/>
          <w:lang w:val="en-US"/>
        </w:rPr>
        <w:t>que</w:t>
      </w:r>
      <w:r>
        <w:rPr>
          <w:b/>
          <w:sz w:val="24"/>
        </w:rPr>
        <w:t xml:space="preserve">, </w:t>
      </w:r>
      <w:r>
        <w:rPr>
          <w:b/>
          <w:sz w:val="24"/>
          <w:lang w:val="en-US"/>
        </w:rPr>
        <w:t>desde</w:t>
      </w:r>
      <w:r>
        <w:rPr>
          <w:b/>
          <w:sz w:val="24"/>
        </w:rPr>
        <w:t xml:space="preserve"> </w:t>
      </w:r>
      <w:r>
        <w:rPr>
          <w:b/>
          <w:sz w:val="24"/>
          <w:lang w:val="en-US"/>
        </w:rPr>
        <w:t>que</w:t>
      </w:r>
      <w:r>
        <w:rPr>
          <w:b/>
          <w:sz w:val="24"/>
        </w:rPr>
        <w:t xml:space="preserve">, </w:t>
      </w:r>
      <w:r>
        <w:rPr>
          <w:b/>
          <w:sz w:val="24"/>
          <w:lang w:val="en-US"/>
        </w:rPr>
        <w:t>para</w:t>
      </w:r>
      <w:r>
        <w:rPr>
          <w:b/>
          <w:sz w:val="24"/>
        </w:rPr>
        <w:t xml:space="preserve"> </w:t>
      </w:r>
      <w:r>
        <w:rPr>
          <w:b/>
          <w:sz w:val="24"/>
          <w:lang w:val="en-US"/>
        </w:rPr>
        <w:t>que</w:t>
      </w:r>
      <w:r>
        <w:rPr>
          <w:b/>
          <w:sz w:val="24"/>
        </w:rPr>
        <w:t xml:space="preserve"> </w:t>
      </w:r>
      <w:r>
        <w:rPr>
          <w:sz w:val="24"/>
        </w:rPr>
        <w:t>и т.п. В роли союзов выступают также так называемые относительные (</w:t>
      </w:r>
      <w:r>
        <w:rPr>
          <w:spacing w:val="20"/>
          <w:sz w:val="24"/>
        </w:rPr>
        <w:t>союзные</w:t>
      </w:r>
      <w:r>
        <w:rPr>
          <w:sz w:val="24"/>
        </w:rPr>
        <w:t>) слова, о которых речь пойдет ниже.</w:t>
      </w:r>
    </w:p>
    <w:p>
      <w:pPr>
        <w:pStyle w:val="Normal1"/>
        <w:spacing w:lineRule="auto" w:line="240"/>
        <w:ind w:firstLine="284" w:end="0"/>
        <w:rPr/>
      </w:pPr>
      <w:r>
        <w:rPr>
          <w:sz w:val="24"/>
        </w:rPr>
        <w:t xml:space="preserve">По своей синтаксической функции союзы подразделяются на два разряда: </w:t>
      </w:r>
      <w:r>
        <w:rPr>
          <w:spacing w:val="20"/>
          <w:sz w:val="24"/>
        </w:rPr>
        <w:t>сочинительные и подчинительные</w:t>
      </w:r>
      <w:r>
        <w:rPr>
          <w:sz w:val="24"/>
        </w:rPr>
        <w:t>. В каждом из названных разрядов выделяются несколько групп союзов, объединяемых единством значения.</w:t>
      </w:r>
    </w:p>
    <w:p>
      <w:pPr>
        <w:pStyle w:val="Normal1"/>
        <w:spacing w:lineRule="auto" w:line="240"/>
        <w:ind w:firstLine="284" w:end="0"/>
        <w:rPr>
          <w:sz w:val="24"/>
        </w:rPr>
      </w:pPr>
      <w:r>
        <w:rPr>
          <w:sz w:val="24"/>
        </w:rPr>
        <w:t xml:space="preserve"> </w:t>
      </w:r>
      <w:r>
        <w:rPr>
          <w:sz w:val="24"/>
        </w:rPr>
        <w:t xml:space="preserve">Союзы могут связывать отдельные части речи и целые предложения:     </w:t>
      </w:r>
    </w:p>
    <w:p>
      <w:pPr>
        <w:pStyle w:val="Normal1"/>
        <w:spacing w:lineRule="auto" w:line="240"/>
        <w:ind w:firstLine="284" w:end="0"/>
        <w:rPr/>
      </w:pPr>
      <w:r>
        <w:rPr>
          <w:i/>
          <w:iCs/>
          <w:sz w:val="24"/>
          <w:lang w:val="en-US"/>
        </w:rPr>
        <w:t>Lola</w:t>
      </w:r>
      <w:r>
        <w:rPr>
          <w:sz w:val="24"/>
          <w:lang w:val="en-US"/>
        </w:rPr>
        <w:t xml:space="preserve"> </w:t>
      </w:r>
      <w:r>
        <w:rPr>
          <w:b/>
          <w:sz w:val="24"/>
        </w:rPr>
        <w:t>у</w:t>
      </w:r>
      <w:r>
        <w:rPr>
          <w:sz w:val="24"/>
          <w:lang w:val="en-US"/>
        </w:rPr>
        <w:t xml:space="preserve"> </w:t>
      </w:r>
      <w:r>
        <w:rPr>
          <w:i/>
          <w:iCs/>
          <w:sz w:val="24"/>
          <w:lang w:val="en-US"/>
        </w:rPr>
        <w:t>Carmencita</w:t>
      </w:r>
      <w:r>
        <w:rPr>
          <w:sz w:val="24"/>
          <w:lang w:val="en-US"/>
        </w:rPr>
        <w:t xml:space="preserve"> cantan.</w:t>
      </w:r>
    </w:p>
    <w:p>
      <w:pPr>
        <w:pStyle w:val="Normal1"/>
        <w:spacing w:lineRule="auto" w:line="240"/>
        <w:ind w:firstLine="284" w:end="0"/>
        <w:rPr/>
      </w:pPr>
      <w:r>
        <w:rPr>
          <w:sz w:val="24"/>
          <w:lang w:val="en-US"/>
        </w:rPr>
        <w:t xml:space="preserve">En el jardin hay una </w:t>
      </w:r>
      <w:r>
        <w:rPr>
          <w:i/>
          <w:iCs/>
          <w:sz w:val="24"/>
          <w:lang w:val="en-US"/>
        </w:rPr>
        <w:t>antigua</w:t>
      </w:r>
      <w:r>
        <w:rPr>
          <w:sz w:val="24"/>
          <w:lang w:val="en-US"/>
        </w:rPr>
        <w:t xml:space="preserve"> </w:t>
      </w:r>
      <w:r>
        <w:rPr>
          <w:b/>
          <w:sz w:val="24"/>
        </w:rPr>
        <w:t>у</w:t>
      </w:r>
      <w:r>
        <w:rPr>
          <w:sz w:val="24"/>
          <w:lang w:val="en-US"/>
        </w:rPr>
        <w:t xml:space="preserve"> </w:t>
      </w:r>
      <w:r>
        <w:rPr>
          <w:i/>
          <w:iCs/>
          <w:sz w:val="24"/>
          <w:lang w:val="en-US"/>
        </w:rPr>
        <w:t>hermosa</w:t>
      </w:r>
      <w:r>
        <w:rPr>
          <w:sz w:val="24"/>
          <w:lang w:val="en-US"/>
        </w:rPr>
        <w:t xml:space="preserve"> fuente.</w:t>
      </w:r>
    </w:p>
    <w:p>
      <w:pPr>
        <w:pStyle w:val="Normal1"/>
        <w:spacing w:lineRule="auto" w:line="240"/>
        <w:ind w:firstLine="284" w:end="0"/>
        <w:rPr/>
      </w:pPr>
      <w:r>
        <w:rPr>
          <w:sz w:val="24"/>
          <w:lang w:val="en-US"/>
        </w:rPr>
        <w:t xml:space="preserve">Las mujeres </w:t>
      </w:r>
      <w:r>
        <w:rPr>
          <w:i/>
          <w:iCs/>
          <w:sz w:val="24"/>
          <w:lang w:val="en-US"/>
        </w:rPr>
        <w:t>lavan</w:t>
      </w:r>
      <w:r>
        <w:rPr>
          <w:sz w:val="24"/>
          <w:lang w:val="en-US"/>
        </w:rPr>
        <w:t xml:space="preserve"> </w:t>
      </w:r>
      <w:r>
        <w:rPr>
          <w:b/>
          <w:sz w:val="24"/>
        </w:rPr>
        <w:t>у</w:t>
      </w:r>
      <w:r>
        <w:rPr>
          <w:sz w:val="24"/>
          <w:lang w:val="en-US"/>
        </w:rPr>
        <w:t xml:space="preserve"> </w:t>
      </w:r>
      <w:r>
        <w:rPr>
          <w:i/>
          <w:iCs/>
          <w:sz w:val="24"/>
          <w:lang w:val="en-US"/>
        </w:rPr>
        <w:t>secan</w:t>
      </w:r>
      <w:r>
        <w:rPr>
          <w:sz w:val="24"/>
          <w:lang w:val="en-US"/>
        </w:rPr>
        <w:t xml:space="preserve"> la </w:t>
      </w:r>
      <w:r>
        <w:rPr>
          <w:i/>
          <w:iCs/>
          <w:sz w:val="24"/>
          <w:lang w:val="en-US"/>
        </w:rPr>
        <w:t>r</w:t>
      </w:r>
      <w:r>
        <w:rPr>
          <w:i/>
          <w:iCs/>
          <w:sz w:val="24"/>
        </w:rPr>
        <w:t>ора</w:t>
      </w:r>
      <w:r>
        <w:rPr>
          <w:sz w:val="24"/>
          <w:lang w:val="en-US"/>
        </w:rPr>
        <w:t>.</w:t>
      </w:r>
    </w:p>
    <w:p>
      <w:pPr>
        <w:pStyle w:val="Normal1"/>
        <w:spacing w:lineRule="auto" w:line="240"/>
        <w:ind w:firstLine="284" w:end="0"/>
        <w:rPr/>
      </w:pPr>
      <w:r>
        <w:rPr>
          <w:sz w:val="24"/>
          <w:lang w:val="en-US"/>
        </w:rPr>
        <w:t xml:space="preserve">Haz el trabajo </w:t>
      </w:r>
      <w:r>
        <w:rPr>
          <w:i/>
          <w:iCs/>
          <w:sz w:val="24"/>
          <w:lang w:val="en-US"/>
        </w:rPr>
        <w:t>pronto</w:t>
      </w:r>
      <w:r>
        <w:rPr>
          <w:sz w:val="24"/>
          <w:lang w:val="en-US"/>
        </w:rPr>
        <w:t xml:space="preserve"> </w:t>
      </w:r>
      <w:r>
        <w:rPr>
          <w:b/>
          <w:sz w:val="24"/>
        </w:rPr>
        <w:t>у</w:t>
      </w:r>
      <w:r>
        <w:rPr>
          <w:sz w:val="24"/>
          <w:lang w:val="en-US"/>
        </w:rPr>
        <w:t xml:space="preserve"> bien.</w:t>
      </w:r>
    </w:p>
    <w:p>
      <w:pPr>
        <w:pStyle w:val="Normal1"/>
        <w:spacing w:lineRule="auto" w:line="240"/>
        <w:ind w:firstLine="284" w:end="0"/>
        <w:rPr/>
      </w:pPr>
      <w:r>
        <w:rPr>
          <w:sz w:val="24"/>
          <w:lang w:val="en-US"/>
        </w:rPr>
        <w:t xml:space="preserve">Deseo que </w:t>
      </w:r>
      <w:r>
        <w:rPr>
          <w:i/>
          <w:iCs/>
          <w:sz w:val="24"/>
          <w:lang w:val="en-US"/>
        </w:rPr>
        <w:t>regreses</w:t>
      </w:r>
      <w:r>
        <w:rPr>
          <w:sz w:val="24"/>
          <w:lang w:val="en-US"/>
        </w:rPr>
        <w:t xml:space="preserve"> </w:t>
      </w:r>
      <w:r>
        <w:rPr>
          <w:b/>
          <w:sz w:val="24"/>
        </w:rPr>
        <w:t>у</w:t>
      </w:r>
      <w:r>
        <w:rPr>
          <w:sz w:val="24"/>
          <w:lang w:val="en-US"/>
        </w:rPr>
        <w:t xml:space="preserve"> </w:t>
      </w:r>
      <w:r>
        <w:rPr>
          <w:i/>
          <w:iCs/>
          <w:sz w:val="24"/>
          <w:lang w:val="en-US"/>
        </w:rPr>
        <w:t>que</w:t>
      </w:r>
      <w:r>
        <w:rPr>
          <w:sz w:val="24"/>
          <w:lang w:val="en-US"/>
        </w:rPr>
        <w:t xml:space="preserve"> te encuentres con tus amigos.</w:t>
      </w:r>
    </w:p>
    <w:p>
      <w:pPr>
        <w:pStyle w:val="Normal1"/>
        <w:spacing w:lineRule="auto" w:line="240"/>
        <w:ind w:firstLine="284" w:end="0"/>
        <w:rPr>
          <w:sz w:val="24"/>
          <w:lang w:val="en-US"/>
        </w:rPr>
      </w:pPr>
      <w:r>
        <w:rPr>
          <w:sz w:val="24"/>
          <w:lang w:val="en-US"/>
        </w:rPr>
      </w:r>
    </w:p>
    <w:p>
      <w:pPr>
        <w:pStyle w:val="Heading3"/>
        <w:ind w:hanging="0" w:start="0"/>
        <w:rPr/>
      </w:pPr>
      <w:bookmarkStart w:id="130" w:name="__RefHeading___Toc1886106"/>
      <w:bookmarkEnd w:id="130"/>
      <w:r>
        <w:rPr/>
        <w:t>§ 90. Сочинительные союзы</w:t>
      </w:r>
    </w:p>
    <w:p>
      <w:pPr>
        <w:pStyle w:val="Normal1"/>
        <w:spacing w:lineRule="auto" w:line="240"/>
        <w:ind w:firstLine="284" w:end="0"/>
        <w:rPr>
          <w:sz w:val="24"/>
        </w:rPr>
      </w:pPr>
      <w:r>
        <w:rPr>
          <w:sz w:val="24"/>
        </w:rPr>
      </w:r>
    </w:p>
    <w:p>
      <w:pPr>
        <w:pStyle w:val="Normal1"/>
        <w:spacing w:lineRule="auto" w:line="240"/>
        <w:ind w:firstLine="284" w:end="0"/>
        <w:rPr/>
      </w:pPr>
      <w:r>
        <w:rPr>
          <w:sz w:val="24"/>
        </w:rPr>
        <w:t>Сочинительные союзы связывают однородные члены предложе</w:t>
        <w:softHyphen/>
        <w:t xml:space="preserve">ния или части сложносочиненных предложений и делятся на </w:t>
      </w:r>
      <w:r>
        <w:rPr>
          <w:spacing w:val="20"/>
          <w:sz w:val="24"/>
        </w:rPr>
        <w:t>соединительные, разделительные и противительные</w:t>
      </w:r>
      <w:r>
        <w:rPr>
          <w:sz w:val="24"/>
        </w:rPr>
        <w:t>.</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7. Соединительные союзы</w:t>
      </w:r>
    </w:p>
    <w:p>
      <w:pPr>
        <w:pStyle w:val="Normal1"/>
        <w:spacing w:lineRule="auto" w:line="240"/>
        <w:ind w:firstLine="284" w:end="0"/>
        <w:rPr/>
      </w:pPr>
      <w:r>
        <w:rPr>
          <w:sz w:val="24"/>
        </w:rPr>
        <w:t xml:space="preserve">Основными соединительными союзами являются </w:t>
      </w:r>
      <w:r>
        <w:rPr>
          <w:b/>
          <w:sz w:val="24"/>
        </w:rPr>
        <w:t>у</w:t>
      </w:r>
      <w:r>
        <w:rPr>
          <w:sz w:val="24"/>
        </w:rPr>
        <w:t xml:space="preserve"> и </w:t>
      </w:r>
      <w:r>
        <w:rPr>
          <w:b/>
          <w:sz w:val="24"/>
        </w:rPr>
        <w:t>ni</w:t>
      </w:r>
      <w:r>
        <w:rPr>
          <w:sz w:val="24"/>
        </w:rPr>
        <w:t xml:space="preserve"> (</w:t>
      </w:r>
      <w:r>
        <w:rPr>
          <w:i/>
          <w:iCs/>
          <w:sz w:val="24"/>
        </w:rPr>
        <w:t>и</w:t>
      </w:r>
      <w:r>
        <w:rPr>
          <w:sz w:val="24"/>
        </w:rPr>
        <w:t xml:space="preserve"> и </w:t>
      </w:r>
      <w:r>
        <w:rPr>
          <w:i/>
          <w:iCs/>
          <w:sz w:val="24"/>
        </w:rPr>
        <w:t>ни</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camino fue largo </w:t>
      </w:r>
      <w:r>
        <w:rPr>
          <w:b/>
          <w:bCs/>
          <w:sz w:val="24"/>
        </w:rPr>
        <w:t>у</w:t>
      </w:r>
      <w:r>
        <w:rPr>
          <w:sz w:val="24"/>
          <w:lang w:val="en-US"/>
        </w:rPr>
        <w:t xml:space="preserve"> duro.                                                                  </w:t>
      </w:r>
      <w:r>
        <w:rPr>
          <w:sz w:val="24"/>
        </w:rPr>
        <w:t xml:space="preserve">Путь был тяжелым и трудным. </w:t>
      </w:r>
    </w:p>
    <w:p>
      <w:pPr>
        <w:pStyle w:val="Normal1"/>
        <w:spacing w:lineRule="auto" w:line="240"/>
        <w:ind w:firstLine="284" w:end="0"/>
        <w:rPr/>
      </w:pPr>
      <w:r>
        <w:rPr>
          <w:sz w:val="24"/>
          <w:lang w:val="en-US"/>
        </w:rPr>
        <w:t>En</w:t>
      </w:r>
      <w:r>
        <w:rPr>
          <w:sz w:val="24"/>
        </w:rPr>
        <w:t xml:space="preserve"> </w:t>
      </w:r>
      <w:r>
        <w:rPr>
          <w:sz w:val="24"/>
          <w:lang w:val="en-US"/>
        </w:rPr>
        <w:t>aquella</w:t>
      </w:r>
      <w:r>
        <w:rPr>
          <w:sz w:val="24"/>
        </w:rPr>
        <w:t xml:space="preserve"> </w:t>
      </w:r>
      <w:r>
        <w:rPr>
          <w:sz w:val="24"/>
          <w:lang w:val="en-US"/>
        </w:rPr>
        <w:t>ciudad</w:t>
      </w:r>
      <w:r>
        <w:rPr>
          <w:sz w:val="24"/>
        </w:rPr>
        <w:t xml:space="preserve"> </w:t>
      </w:r>
      <w:r>
        <w:rPr>
          <w:sz w:val="24"/>
          <w:lang w:val="en-US"/>
        </w:rPr>
        <w:t>no</w:t>
      </w:r>
      <w:r>
        <w:rPr>
          <w:sz w:val="24"/>
        </w:rPr>
        <w:t xml:space="preserve"> </w:t>
      </w:r>
      <w:r>
        <w:rPr>
          <w:sz w:val="24"/>
          <w:lang w:val="en-US"/>
        </w:rPr>
        <w:t>veremos</w:t>
      </w:r>
      <w:r>
        <w:rPr>
          <w:sz w:val="24"/>
        </w:rPr>
        <w:t xml:space="preserve"> </w:t>
      </w:r>
      <w:r>
        <w:rPr>
          <w:sz w:val="24"/>
          <w:lang w:val="en-US"/>
        </w:rPr>
        <w:t>m</w:t>
      </w:r>
      <w:r>
        <w:rPr>
          <w:sz w:val="24"/>
        </w:rPr>
        <w:t>о</w:t>
      </w:r>
      <w:r>
        <w:rPr>
          <w:sz w:val="24"/>
          <w:lang w:val="en-US"/>
        </w:rPr>
        <w:t>numentos</w:t>
      </w:r>
      <w:r>
        <w:rPr>
          <w:sz w:val="24"/>
        </w:rPr>
        <w:t xml:space="preserve">                                        В том городе мы не увидим ни </w:t>
      </w:r>
    </w:p>
    <w:p>
      <w:pPr>
        <w:pStyle w:val="Normal1"/>
        <w:spacing w:lineRule="auto" w:line="240"/>
        <w:ind w:firstLine="567" w:end="0"/>
        <w:rPr/>
      </w:pPr>
      <w:r>
        <w:rPr>
          <w:b/>
          <w:sz w:val="24"/>
          <w:lang w:val="en-US"/>
        </w:rPr>
        <w:t>ni</w:t>
      </w:r>
      <w:r>
        <w:rPr>
          <w:sz w:val="24"/>
          <w:lang w:val="en-US"/>
        </w:rPr>
        <w:t xml:space="preserve"> otras curiosidades.                                                                             </w:t>
      </w:r>
      <w:r>
        <w:rPr>
          <w:sz w:val="24"/>
        </w:rPr>
        <w:t xml:space="preserve">памятников, ни других </w:t>
      </w:r>
    </w:p>
    <w:p>
      <w:pPr>
        <w:pStyle w:val="Normal1"/>
        <w:spacing w:lineRule="auto" w:line="240"/>
        <w:ind w:firstLine="284" w:end="0"/>
        <w:rPr>
          <w:sz w:val="24"/>
        </w:rPr>
      </w:pPr>
      <w:r>
        <w:rPr>
          <w:sz w:val="24"/>
        </w:rPr>
        <w:t xml:space="preserve">                                                                                                                    </w:t>
      </w:r>
      <w:r>
        <w:rPr>
          <w:sz w:val="24"/>
        </w:rPr>
        <w:t>дос</w:t>
        <w:softHyphen/>
        <w:t>топримечательностей.</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Обычно союз </w:t>
      </w:r>
      <w:r>
        <w:rPr>
          <w:b/>
          <w:sz w:val="22"/>
        </w:rPr>
        <w:t>у</w:t>
      </w:r>
      <w:r>
        <w:rPr>
          <w:sz w:val="22"/>
        </w:rPr>
        <w:t xml:space="preserve"> перед словами, которые начинаются с </w:t>
      </w:r>
      <w:r>
        <w:rPr>
          <w:b/>
          <w:sz w:val="22"/>
          <w:lang w:val="en-US"/>
        </w:rPr>
        <w:t>i</w:t>
      </w:r>
      <w:r>
        <w:rPr>
          <w:sz w:val="22"/>
        </w:rPr>
        <w:t xml:space="preserve"> и </w:t>
      </w:r>
      <w:r>
        <w:rPr>
          <w:b/>
          <w:sz w:val="22"/>
          <w:lang w:val="en-US"/>
        </w:rPr>
        <w:t>hi</w:t>
      </w:r>
      <w:r>
        <w:rPr>
          <w:sz w:val="22"/>
        </w:rPr>
        <w:t>, при</w:t>
        <w:softHyphen/>
        <w:t xml:space="preserve">обретает форму </w:t>
      </w:r>
      <w:r>
        <w:rPr>
          <w:b/>
          <w:sz w:val="22"/>
        </w:rPr>
        <w:t>е</w:t>
      </w:r>
      <w:r>
        <w:rPr>
          <w:sz w:val="22"/>
        </w:rPr>
        <w:t>:</w:t>
      </w:r>
    </w:p>
    <w:p>
      <w:pPr>
        <w:pStyle w:val="Normal1"/>
        <w:spacing w:lineRule="auto" w:line="240"/>
        <w:ind w:firstLine="284" w:end="0"/>
        <w:rPr/>
      </w:pPr>
      <w:r>
        <w:rPr>
          <w:sz w:val="22"/>
          <w:lang w:val="en-US"/>
        </w:rPr>
        <w:t xml:space="preserve">Los padres e hijos están conversando.                                                             </w:t>
      </w:r>
      <w:r>
        <w:rPr>
          <w:sz w:val="22"/>
        </w:rPr>
        <w:t xml:space="preserve">Родители и дети разговаривают. </w:t>
      </w:r>
    </w:p>
    <w:p>
      <w:pPr>
        <w:pStyle w:val="Normal1"/>
        <w:spacing w:lineRule="auto" w:line="240"/>
        <w:ind w:firstLine="284" w:end="0"/>
        <w:rPr/>
      </w:pPr>
      <w:r>
        <w:rPr>
          <w:sz w:val="22"/>
          <w:lang w:val="en-US"/>
        </w:rPr>
        <w:t xml:space="preserve">La luna sale e ilumina la vereda.                                                                     </w:t>
      </w:r>
      <w:r>
        <w:rPr>
          <w:sz w:val="22"/>
        </w:rPr>
        <w:t>Выходит луна и освещает тропинку.</w:t>
      </w:r>
    </w:p>
    <w:p>
      <w:pPr>
        <w:pStyle w:val="Normal1"/>
        <w:spacing w:lineRule="auto" w:line="240"/>
        <w:ind w:firstLine="284" w:end="0"/>
        <w:rPr>
          <w:sz w:val="22"/>
        </w:rPr>
      </w:pPr>
      <w:r>
        <w:rPr>
          <w:sz w:val="22"/>
        </w:rPr>
      </w:r>
    </w:p>
    <w:p>
      <w:pPr>
        <w:pStyle w:val="Normal1"/>
        <w:spacing w:lineRule="auto" w:line="240"/>
        <w:ind w:firstLine="284" w:end="0"/>
        <w:rPr/>
      </w:pPr>
      <w:r>
        <w:rPr>
          <w:sz w:val="22"/>
        </w:rPr>
        <w:t xml:space="preserve">Однако в тех случаях, когда союзом </w:t>
      </w:r>
      <w:r>
        <w:rPr>
          <w:b/>
          <w:bCs/>
          <w:sz w:val="22"/>
        </w:rPr>
        <w:t xml:space="preserve">у </w:t>
      </w:r>
      <w:r>
        <w:rPr>
          <w:sz w:val="22"/>
        </w:rPr>
        <w:t xml:space="preserve">начинается вопрос или когда он стоит перед дифтонгом </w:t>
      </w:r>
      <w:r>
        <w:rPr>
          <w:b/>
          <w:sz w:val="22"/>
          <w:lang w:val="en-US"/>
        </w:rPr>
        <w:t>ie</w:t>
      </w:r>
      <w:r>
        <w:rPr>
          <w:sz w:val="22"/>
        </w:rPr>
        <w:t xml:space="preserve">, замены </w:t>
      </w:r>
      <w:r>
        <w:rPr>
          <w:b/>
          <w:sz w:val="22"/>
        </w:rPr>
        <w:t>у</w:t>
      </w:r>
      <w:r>
        <w:rPr>
          <w:sz w:val="22"/>
        </w:rPr>
        <w:t xml:space="preserve"> на </w:t>
      </w:r>
      <w:r>
        <w:rPr>
          <w:b/>
          <w:sz w:val="22"/>
        </w:rPr>
        <w:t>е</w:t>
      </w:r>
      <w:r>
        <w:rPr>
          <w:sz w:val="22"/>
        </w:rPr>
        <w:t xml:space="preserve"> не происходит:</w:t>
      </w:r>
    </w:p>
    <w:p>
      <w:pPr>
        <w:pStyle w:val="Normal1"/>
        <w:spacing w:lineRule="auto" w:line="240"/>
        <w:ind w:firstLine="284" w:end="0"/>
        <w:rPr/>
      </w:pPr>
      <w:r>
        <w:rPr>
          <w:sz w:val="22"/>
          <w:lang w:val="en-US"/>
        </w:rPr>
        <w:t>¿</w:t>
      </w:r>
      <w:r>
        <w:rPr>
          <w:b/>
          <w:bCs/>
          <w:sz w:val="22"/>
          <w:lang w:val="en-US"/>
        </w:rPr>
        <w:t>Y</w:t>
      </w:r>
      <w:r>
        <w:rPr>
          <w:sz w:val="22"/>
          <w:lang w:val="en-US"/>
        </w:rPr>
        <w:t xml:space="preserve"> </w:t>
      </w:r>
      <w:r>
        <w:rPr>
          <w:i/>
          <w:iCs/>
          <w:sz w:val="22"/>
          <w:lang w:val="en-US"/>
        </w:rPr>
        <w:t>I</w:t>
      </w:r>
      <w:r>
        <w:rPr>
          <w:sz w:val="22"/>
          <w:lang w:val="en-US"/>
        </w:rPr>
        <w:t xml:space="preserve">nés ha venido?                                                                                           </w:t>
      </w:r>
      <w:r>
        <w:rPr>
          <w:sz w:val="22"/>
        </w:rPr>
        <w:t>А Ине</w:t>
      </w:r>
      <w:r>
        <w:rPr>
          <w:sz w:val="22"/>
          <w:lang w:val="en-US"/>
        </w:rPr>
        <w:t>c</w:t>
      </w:r>
      <w:r>
        <w:rPr>
          <w:sz w:val="22"/>
        </w:rPr>
        <w:t xml:space="preserve"> пришла? </w:t>
      </w:r>
    </w:p>
    <w:p>
      <w:pPr>
        <w:pStyle w:val="Normal1"/>
        <w:spacing w:lineRule="auto" w:line="240"/>
        <w:ind w:firstLine="284" w:end="0"/>
        <w:rPr/>
      </w:pPr>
      <w:r>
        <w:rPr>
          <w:sz w:val="22"/>
          <w:lang w:val="en-US"/>
        </w:rPr>
        <w:t xml:space="preserve">Cobre </w:t>
      </w:r>
      <w:r>
        <w:rPr>
          <w:b/>
          <w:bCs/>
          <w:sz w:val="22"/>
        </w:rPr>
        <w:t>у</w:t>
      </w:r>
      <w:r>
        <w:rPr>
          <w:sz w:val="22"/>
          <w:lang w:val="en-US"/>
        </w:rPr>
        <w:t xml:space="preserve"> </w:t>
      </w:r>
      <w:r>
        <w:rPr>
          <w:i/>
          <w:iCs/>
          <w:sz w:val="22"/>
          <w:lang w:val="en-US"/>
        </w:rPr>
        <w:t>hi</w:t>
      </w:r>
      <w:r>
        <w:rPr>
          <w:i/>
          <w:iCs/>
          <w:sz w:val="22"/>
        </w:rPr>
        <w:t>е</w:t>
      </w:r>
      <w:r>
        <w:rPr>
          <w:sz w:val="22"/>
          <w:lang w:val="en-US"/>
        </w:rPr>
        <w:t>rr</w:t>
      </w:r>
      <w:r>
        <w:rPr>
          <w:sz w:val="22"/>
        </w:rPr>
        <w:t>о</w:t>
      </w:r>
      <w:r>
        <w:rPr>
          <w:sz w:val="22"/>
          <w:lang w:val="en-US"/>
        </w:rPr>
        <w:t xml:space="preserve"> son metales.                                                                              </w:t>
      </w:r>
      <w:r>
        <w:rPr>
          <w:sz w:val="22"/>
        </w:rPr>
        <w:t>Медь и железо — металлы.</w:t>
      </w:r>
    </w:p>
    <w:p>
      <w:pPr>
        <w:pStyle w:val="Normal1"/>
        <w:spacing w:lineRule="auto" w:line="240"/>
        <w:ind w:firstLine="284" w:end="0"/>
        <w:rPr>
          <w:sz w:val="22"/>
        </w:rPr>
      </w:pPr>
      <w:r>
        <w:rPr>
          <w:sz w:val="22"/>
        </w:rPr>
      </w:r>
    </w:p>
    <w:p>
      <w:pPr>
        <w:pStyle w:val="Normal1"/>
        <w:spacing w:lineRule="auto" w:line="240"/>
        <w:ind w:firstLine="284" w:end="0"/>
        <w:rPr/>
      </w:pPr>
      <w:r>
        <w:rPr>
          <w:sz w:val="24"/>
        </w:rPr>
        <w:t xml:space="preserve">Союзы </w:t>
      </w:r>
      <w:r>
        <w:rPr>
          <w:b/>
          <w:sz w:val="24"/>
        </w:rPr>
        <w:t>у</w:t>
      </w:r>
      <w:r>
        <w:rPr>
          <w:sz w:val="24"/>
        </w:rPr>
        <w:t xml:space="preserve"> и </w:t>
      </w:r>
      <w:r>
        <w:rPr>
          <w:b/>
          <w:sz w:val="24"/>
        </w:rPr>
        <w:t>ni</w:t>
      </w:r>
      <w:r>
        <w:rPr>
          <w:sz w:val="24"/>
        </w:rPr>
        <w:t xml:space="preserve"> могут повторяться при каждом однородном члене предложения:</w:t>
      </w:r>
    </w:p>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Ni</w:t>
      </w:r>
      <w:r>
        <w:rPr>
          <w:sz w:val="24"/>
        </w:rPr>
        <w:t xml:space="preserve"> </w:t>
      </w:r>
      <w:r>
        <w:rPr>
          <w:sz w:val="24"/>
          <w:lang w:val="en-US"/>
        </w:rPr>
        <w:t>Rafael</w:t>
      </w:r>
      <w:r>
        <w:rPr>
          <w:sz w:val="24"/>
        </w:rPr>
        <w:t xml:space="preserve"> </w:t>
      </w:r>
      <w:r>
        <w:rPr>
          <w:b/>
          <w:bCs/>
          <w:sz w:val="24"/>
          <w:lang w:val="en-US"/>
        </w:rPr>
        <w:t>ni</w:t>
      </w:r>
      <w:r>
        <w:rPr>
          <w:sz w:val="24"/>
        </w:rPr>
        <w:t xml:space="preserve"> </w:t>
      </w:r>
      <w:r>
        <w:rPr>
          <w:sz w:val="24"/>
          <w:lang w:val="en-US"/>
        </w:rPr>
        <w:t>su</w:t>
      </w:r>
      <w:r>
        <w:rPr>
          <w:sz w:val="24"/>
        </w:rPr>
        <w:t xml:space="preserve"> </w:t>
      </w:r>
      <w:r>
        <w:rPr>
          <w:sz w:val="24"/>
          <w:lang w:val="en-US"/>
        </w:rPr>
        <w:t>padre</w:t>
      </w:r>
      <w:r>
        <w:rPr>
          <w:sz w:val="24"/>
        </w:rPr>
        <w:t xml:space="preserve"> </w:t>
      </w:r>
      <w:r>
        <w:rPr>
          <w:sz w:val="24"/>
          <w:lang w:val="en-US"/>
        </w:rPr>
        <w:t>sospecharon</w:t>
      </w:r>
      <w:r>
        <w:rPr>
          <w:sz w:val="24"/>
        </w:rPr>
        <w:t xml:space="preserve">                                                         Ни Рафаель, ни его отец ничего</w:t>
      </w:r>
    </w:p>
    <w:p>
      <w:pPr>
        <w:pStyle w:val="Normal1"/>
        <w:spacing w:lineRule="auto" w:line="240"/>
        <w:ind w:firstLine="709" w:end="0"/>
        <w:rPr/>
      </w:pPr>
      <w:r>
        <w:rPr>
          <w:sz w:val="24"/>
          <w:lang w:val="en-US"/>
        </w:rPr>
        <w:t>nada</w:t>
      </w:r>
      <w:r>
        <w:rPr>
          <w:sz w:val="24"/>
        </w:rPr>
        <w:t xml:space="preserve">. (С. </w:t>
      </w:r>
      <w:r>
        <w:rPr>
          <w:sz w:val="24"/>
          <w:lang w:val="en-US"/>
        </w:rPr>
        <w:t>L</w:t>
      </w:r>
      <w:r>
        <w:rPr>
          <w:lang w:val="en-US"/>
        </w:rPr>
        <w:t>EANTE</w:t>
      </w:r>
      <w:r>
        <w:rPr>
          <w:sz w:val="24"/>
        </w:rPr>
        <w:t xml:space="preserve">)                                                                                не подозревали. </w:t>
      </w:r>
    </w:p>
    <w:p>
      <w:pPr>
        <w:pStyle w:val="Normal1"/>
        <w:spacing w:lineRule="auto" w:line="240"/>
        <w:ind w:firstLine="284" w:end="0"/>
        <w:rPr/>
      </w:pPr>
      <w:r>
        <w:rPr>
          <w:sz w:val="24"/>
          <w:lang w:val="en-US"/>
        </w:rPr>
        <w:t>El</w:t>
      </w:r>
      <w:r>
        <w:rPr>
          <w:sz w:val="24"/>
        </w:rPr>
        <w:t xml:space="preserve">  ríо </w:t>
      </w:r>
      <w:r>
        <w:rPr>
          <w:b/>
          <w:bCs/>
          <w:sz w:val="24"/>
        </w:rPr>
        <w:t>у</w:t>
      </w:r>
      <w:r>
        <w:rPr>
          <w:sz w:val="24"/>
        </w:rPr>
        <w:t xml:space="preserve"> </w:t>
      </w:r>
      <w:r>
        <w:rPr>
          <w:sz w:val="24"/>
          <w:lang w:val="en-US"/>
        </w:rPr>
        <w:t>el</w:t>
      </w:r>
      <w:r>
        <w:rPr>
          <w:sz w:val="24"/>
        </w:rPr>
        <w:t xml:space="preserve"> </w:t>
      </w:r>
      <w:r>
        <w:rPr>
          <w:sz w:val="24"/>
          <w:lang w:val="en-US"/>
        </w:rPr>
        <w:t>bosque</w:t>
      </w:r>
      <w:r>
        <w:rPr>
          <w:sz w:val="24"/>
        </w:rPr>
        <w:t xml:space="preserve"> </w:t>
      </w:r>
      <w:r>
        <w:rPr>
          <w:b/>
          <w:bCs/>
          <w:sz w:val="24"/>
        </w:rPr>
        <w:t>у</w:t>
      </w:r>
      <w:r>
        <w:rPr>
          <w:sz w:val="24"/>
        </w:rPr>
        <w:t xml:space="preserve"> </w:t>
      </w:r>
      <w:r>
        <w:rPr>
          <w:sz w:val="24"/>
          <w:lang w:val="en-US"/>
        </w:rPr>
        <w:t>todo</w:t>
      </w:r>
      <w:r>
        <w:rPr>
          <w:sz w:val="24"/>
        </w:rPr>
        <w:t xml:space="preserve"> </w:t>
      </w:r>
      <w:r>
        <w:rPr>
          <w:sz w:val="24"/>
          <w:lang w:val="en-US"/>
        </w:rPr>
        <w:t>lo</w:t>
      </w:r>
      <w:r>
        <w:rPr>
          <w:sz w:val="24"/>
        </w:rPr>
        <w:t xml:space="preserve"> </w:t>
      </w:r>
      <w:r>
        <w:rPr>
          <w:sz w:val="24"/>
          <w:lang w:val="en-US"/>
        </w:rPr>
        <w:t>que</w:t>
      </w:r>
      <w:r>
        <w:rPr>
          <w:sz w:val="24"/>
        </w:rPr>
        <w:t xml:space="preserve"> </w:t>
      </w:r>
      <w:r>
        <w:rPr>
          <w:sz w:val="24"/>
          <w:lang w:val="en-US"/>
        </w:rPr>
        <w:t>nos</w:t>
      </w:r>
      <w:r>
        <w:rPr>
          <w:sz w:val="24"/>
        </w:rPr>
        <w:t xml:space="preserve">                                                      Река, и лес, и все, что нас окружало,</w:t>
      </w:r>
    </w:p>
    <w:p>
      <w:pPr>
        <w:pStyle w:val="Normal1"/>
        <w:spacing w:lineRule="auto" w:line="240"/>
        <w:ind w:firstLine="709" w:end="0"/>
        <w:rPr/>
      </w:pPr>
      <w:r>
        <w:rPr>
          <w:sz w:val="24"/>
          <w:lang w:val="en-US"/>
        </w:rPr>
        <w:t xml:space="preserve">rodeaba parecía extraño </w:t>
      </w:r>
      <w:r>
        <w:rPr>
          <w:sz w:val="24"/>
        </w:rPr>
        <w:t>у</w:t>
      </w:r>
      <w:r>
        <w:rPr>
          <w:sz w:val="24"/>
          <w:lang w:val="en-US"/>
        </w:rPr>
        <w:t xml:space="preserve"> maravilloso.                                                </w:t>
      </w:r>
      <w:r>
        <w:rPr>
          <w:sz w:val="24"/>
        </w:rPr>
        <w:t xml:space="preserve">казалось необыкновенным и </w:t>
      </w:r>
    </w:p>
    <w:p>
      <w:pPr>
        <w:pStyle w:val="Normal1"/>
        <w:spacing w:lineRule="auto" w:line="240"/>
        <w:ind w:firstLine="709" w:end="0"/>
        <w:rPr>
          <w:sz w:val="24"/>
        </w:rPr>
      </w:pPr>
      <w:r>
        <w:rPr>
          <w:sz w:val="24"/>
        </w:rPr>
        <w:t xml:space="preserve">                                                                                                              </w:t>
      </w:r>
      <w:r>
        <w:rPr>
          <w:sz w:val="24"/>
        </w:rPr>
        <w:t>чудесным.</w:t>
      </w:r>
    </w:p>
    <w:p>
      <w:pPr>
        <w:pStyle w:val="Normal1"/>
        <w:spacing w:lineRule="auto" w:line="240"/>
        <w:ind w:firstLine="284" w:end="0"/>
        <w:rPr>
          <w:sz w:val="24"/>
        </w:rPr>
      </w:pPr>
      <w:r>
        <w:rPr>
          <w:sz w:val="24"/>
        </w:rPr>
      </w:r>
    </w:p>
    <w:p>
      <w:pPr>
        <w:pStyle w:val="Normal1"/>
        <w:spacing w:lineRule="auto" w:line="240"/>
        <w:jc w:val="center"/>
        <w:rPr>
          <w:i/>
          <w:i/>
          <w:sz w:val="24"/>
        </w:rPr>
      </w:pPr>
      <w:r>
        <w:rPr>
          <w:i/>
          <w:sz w:val="24"/>
        </w:rPr>
        <w:t>2. Разделительные союзы</w:t>
      </w:r>
    </w:p>
    <w:p>
      <w:pPr>
        <w:pStyle w:val="Normal1"/>
        <w:spacing w:lineRule="auto" w:line="240"/>
        <w:rPr>
          <w:i/>
          <w:i/>
          <w:sz w:val="24"/>
        </w:rPr>
      </w:pPr>
      <w:r>
        <w:rPr>
          <w:i/>
          <w:sz w:val="24"/>
        </w:rPr>
      </w:r>
    </w:p>
    <w:p>
      <w:pPr>
        <w:pStyle w:val="Normal1"/>
        <w:spacing w:lineRule="auto" w:line="240"/>
        <w:rPr>
          <w:sz w:val="24"/>
        </w:rPr>
      </w:pPr>
      <w:r>
        <w:rPr>
          <w:sz w:val="24"/>
        </w:rPr>
        <w:t>К разделительным союзам относятся повторяющиеся союзы:</w:t>
      </w:r>
    </w:p>
    <w:p>
      <w:pPr>
        <w:pStyle w:val="Normal1"/>
        <w:spacing w:lineRule="auto" w:line="240"/>
        <w:ind w:firstLine="284" w:end="0"/>
        <w:rPr>
          <w:sz w:val="24"/>
        </w:rPr>
      </w:pPr>
      <w:r>
        <w:rPr>
          <w:sz w:val="24"/>
        </w:rPr>
      </w:r>
    </w:p>
    <w:tbl>
      <w:tblPr>
        <w:tblW w:w="4910" w:type="dxa"/>
        <w:jc w:val="start"/>
        <w:tblInd w:w="301" w:type="dxa"/>
        <w:tblLayout w:type="fixed"/>
        <w:tblCellMar>
          <w:top w:w="0" w:type="dxa"/>
          <w:start w:w="108" w:type="dxa"/>
          <w:bottom w:w="0" w:type="dxa"/>
          <w:end w:w="108" w:type="dxa"/>
        </w:tblCellMar>
      </w:tblPr>
      <w:tblGrid>
        <w:gridCol w:w="1934"/>
        <w:gridCol w:w="2976"/>
      </w:tblGrid>
      <w:tr>
        <w:trPr>
          <w:trHeight w:val="1755" w:hRule="atLeast"/>
        </w:trPr>
        <w:tc>
          <w:tcPr>
            <w:tcW w:w="1934" w:type="dxa"/>
            <w:tcBorders/>
          </w:tcPr>
          <w:p>
            <w:pPr>
              <w:pStyle w:val="Normal1"/>
              <w:spacing w:lineRule="auto" w:line="240"/>
              <w:ind w:firstLine="284" w:end="0"/>
              <w:rPr>
                <w:sz w:val="24"/>
              </w:rPr>
            </w:pPr>
            <w:r>
              <w:rPr>
                <w:sz w:val="24"/>
              </w:rPr>
              <w:t>уа ... уа</w:t>
            </w:r>
          </w:p>
          <w:p>
            <w:pPr>
              <w:pStyle w:val="Normal1"/>
              <w:spacing w:lineRule="auto" w:line="240"/>
              <w:ind w:firstLine="284" w:end="0"/>
              <w:rPr>
                <w:sz w:val="24"/>
              </w:rPr>
            </w:pPr>
            <w:r>
              <w:rPr>
                <w:sz w:val="24"/>
              </w:rPr>
              <w:t xml:space="preserve">ога ... </w:t>
            </w:r>
            <w:r>
              <w:rPr>
                <w:sz w:val="24"/>
                <w:lang w:val="en-US"/>
              </w:rPr>
              <w:t>ora</w:t>
            </w:r>
          </w:p>
          <w:p>
            <w:pPr>
              <w:pStyle w:val="Normal1"/>
              <w:spacing w:lineRule="auto" w:line="240"/>
              <w:ind w:firstLine="284" w:end="0"/>
              <w:rPr>
                <w:sz w:val="24"/>
                <w:lang w:val="en-US"/>
              </w:rPr>
            </w:pPr>
            <w:r>
              <w:rPr>
                <w:sz w:val="24"/>
                <w:lang w:val="en-US"/>
              </w:rPr>
              <w:t>bien ... bien</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t>sea ... sea</w:t>
            </w:r>
          </w:p>
          <w:p>
            <w:pPr>
              <w:pStyle w:val="Normal1"/>
              <w:spacing w:lineRule="auto" w:line="240"/>
              <w:ind w:firstLine="284" w:end="0"/>
              <w:rPr>
                <w:sz w:val="24"/>
              </w:rPr>
            </w:pPr>
            <w:r>
              <w:rPr>
                <w:sz w:val="24"/>
              </w:rPr>
              <w:t>о ... о</w:t>
            </w:r>
          </w:p>
          <w:p>
            <w:pPr>
              <w:pStyle w:val="Normal1"/>
              <w:rPr>
                <w:sz w:val="24"/>
              </w:rPr>
            </w:pPr>
            <w:r>
              <w:rPr>
                <w:sz w:val="24"/>
              </w:rPr>
            </w:r>
          </w:p>
        </w:tc>
        <w:tc>
          <w:tcPr>
            <w:tcW w:w="2976" w:type="dxa"/>
            <w:tcBorders/>
          </w:tcPr>
          <w:p>
            <w:pPr>
              <w:pStyle w:val="Normal1"/>
              <w:spacing w:lineRule="auto" w:line="240"/>
              <w:rPr>
                <w:sz w:val="24"/>
              </w:rPr>
            </w:pPr>
            <w:r>
              <w:rPr>
                <w:sz w:val="24"/>
              </w:rPr>
              <w:t xml:space="preserve">— </w:t>
            </w:r>
            <w:r>
              <w:rPr>
                <w:sz w:val="24"/>
              </w:rPr>
              <w:t>либо ... либо</w:t>
            </w:r>
          </w:p>
          <w:p>
            <w:pPr>
              <w:pStyle w:val="Normal1"/>
              <w:spacing w:lineRule="auto" w:line="240"/>
              <w:rPr>
                <w:sz w:val="24"/>
              </w:rPr>
            </w:pPr>
            <w:r>
              <w:rPr>
                <w:sz w:val="24"/>
              </w:rPr>
              <w:t xml:space="preserve">— </w:t>
            </w:r>
            <w:r>
              <w:rPr>
                <w:sz w:val="24"/>
              </w:rPr>
              <w:t>то ... то</w:t>
            </w:r>
          </w:p>
          <w:p>
            <w:pPr>
              <w:pStyle w:val="Normal1"/>
              <w:spacing w:lineRule="auto" w:line="240"/>
              <w:rPr>
                <w:sz w:val="24"/>
              </w:rPr>
            </w:pPr>
            <w:r>
              <w:rPr>
                <w:sz w:val="24"/>
              </w:rPr>
              <w:t xml:space="preserve">— </w:t>
            </w:r>
            <w:r>
              <w:rPr>
                <w:sz w:val="24"/>
              </w:rPr>
              <w:t>то ... то, или ... или</w:t>
            </w:r>
          </w:p>
          <w:p>
            <w:pPr>
              <w:pStyle w:val="FR4"/>
              <w:jc w:val="both"/>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то ... то</w:t>
            </w:r>
          </w:p>
          <w:p>
            <w:pPr>
              <w:pStyle w:val="Normal1"/>
              <w:spacing w:lineRule="auto" w:line="240"/>
              <w:rPr>
                <w:sz w:val="24"/>
              </w:rPr>
            </w:pPr>
            <w:r>
              <w:rPr>
                <w:sz w:val="24"/>
              </w:rPr>
              <w:t xml:space="preserve">— </w:t>
            </w:r>
            <w:r>
              <w:rPr>
                <w:sz w:val="24"/>
              </w:rPr>
              <w:t>или ... или и др.</w:t>
            </w:r>
          </w:p>
          <w:p>
            <w:pPr>
              <w:pStyle w:val="Normal1"/>
              <w:rPr>
                <w:sz w:val="24"/>
              </w:rPr>
            </w:pPr>
            <w:r>
              <w:rPr>
                <w:sz w:val="24"/>
              </w:rPr>
            </w:r>
          </w:p>
        </w:tc>
      </w:tr>
    </w:tbl>
    <w:p>
      <w:pPr>
        <w:pStyle w:val="Normal1"/>
        <w:spacing w:lineRule="auto" w:line="240"/>
        <w:ind w:firstLine="284" w:end="0"/>
        <w:rPr/>
      </w:pPr>
      <w:r>
        <w:rPr>
          <w:sz w:val="24"/>
        </w:rPr>
        <w:t xml:space="preserve">Союз </w:t>
      </w:r>
      <w:r>
        <w:rPr>
          <w:b/>
          <w:sz w:val="24"/>
        </w:rPr>
        <w:t>о</w:t>
      </w:r>
      <w:r>
        <w:rPr>
          <w:sz w:val="24"/>
        </w:rPr>
        <w:t xml:space="preserve"> часто употребляется как одиночный. </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 Patria </w:t>
      </w:r>
      <w:r>
        <w:rPr>
          <w:b/>
          <w:bCs/>
          <w:sz w:val="24"/>
        </w:rPr>
        <w:t>о</w:t>
      </w:r>
      <w:r>
        <w:rPr>
          <w:sz w:val="24"/>
          <w:lang w:val="en-US"/>
        </w:rPr>
        <w:t xml:space="preserve"> muerte!                                                                                    </w:t>
      </w:r>
      <w:r>
        <w:rPr>
          <w:sz w:val="24"/>
        </w:rPr>
        <w:t xml:space="preserve">Родина или смерть! </w:t>
      </w:r>
    </w:p>
    <w:p>
      <w:pPr>
        <w:pStyle w:val="Normal1"/>
        <w:spacing w:lineRule="auto" w:line="240"/>
        <w:ind w:firstLine="284" w:end="0"/>
        <w:rPr/>
      </w:pPr>
      <w:r>
        <w:rPr>
          <w:b/>
          <w:bCs/>
          <w:sz w:val="24"/>
        </w:rPr>
        <w:t>О</w:t>
      </w:r>
      <w:r>
        <w:rPr>
          <w:sz w:val="24"/>
          <w:lang w:val="en-US"/>
        </w:rPr>
        <w:t xml:space="preserve"> tú </w:t>
      </w:r>
      <w:r>
        <w:rPr>
          <w:b/>
          <w:bCs/>
          <w:sz w:val="24"/>
        </w:rPr>
        <w:t>о</w:t>
      </w:r>
      <w:r>
        <w:rPr>
          <w:sz w:val="24"/>
          <w:lang w:val="en-US"/>
        </w:rPr>
        <w:t xml:space="preserve"> </w:t>
      </w:r>
      <w:r>
        <w:rPr>
          <w:sz w:val="24"/>
        </w:rPr>
        <w:t>уо</w:t>
      </w:r>
      <w:r>
        <w:rPr>
          <w:sz w:val="24"/>
          <w:lang w:val="en-US"/>
        </w:rPr>
        <w:t xml:space="preserve"> estamos equivocados.                                                             </w:t>
      </w:r>
      <w:r>
        <w:rPr>
          <w:sz w:val="24"/>
        </w:rPr>
        <w:t>Кто-то из нас (</w:t>
      </w:r>
      <w:r>
        <w:rPr>
          <w:i/>
          <w:iCs/>
          <w:sz w:val="24"/>
        </w:rPr>
        <w:t>до</w:t>
      </w:r>
      <w:r>
        <w:rPr>
          <w:i/>
          <w:iCs/>
          <w:sz w:val="24"/>
          <w:lang w:val="en-US"/>
        </w:rPr>
        <w:t>c</w:t>
      </w:r>
      <w:r>
        <w:rPr>
          <w:i/>
          <w:iCs/>
          <w:sz w:val="24"/>
        </w:rPr>
        <w:t>л</w:t>
      </w:r>
      <w:r>
        <w:rPr>
          <w:sz w:val="24"/>
        </w:rPr>
        <w:t xml:space="preserve">.: либо ты, </w:t>
      </w:r>
    </w:p>
    <w:p>
      <w:pPr>
        <w:pStyle w:val="Normal1"/>
        <w:spacing w:lineRule="auto" w:line="240"/>
        <w:ind w:firstLine="709" w:end="0"/>
        <w:rPr/>
      </w:pPr>
      <w:r>
        <w:rPr>
          <w:sz w:val="24"/>
        </w:rPr>
        <w:t xml:space="preserve">(М. </w:t>
      </w:r>
      <w:r>
        <w:rPr>
          <w:sz w:val="24"/>
          <w:lang w:val="en-US"/>
        </w:rPr>
        <w:t>S</w:t>
      </w:r>
      <w:r>
        <w:rPr>
          <w:lang w:val="en-US"/>
        </w:rPr>
        <w:t>ECO</w:t>
      </w:r>
      <w:r>
        <w:rPr>
          <w:sz w:val="24"/>
        </w:rPr>
        <w:t>)                                                                                              либо я) ошибается.</w:t>
      </w:r>
    </w:p>
    <w:p>
      <w:pPr>
        <w:pStyle w:val="Normal1"/>
        <w:spacing w:lineRule="auto" w:line="240"/>
        <w:ind w:firstLine="284" w:end="0"/>
        <w:rPr/>
      </w:pPr>
      <w:r>
        <w:rPr>
          <w:b/>
          <w:bCs/>
          <w:sz w:val="24"/>
          <w:lang w:val="en-US"/>
        </w:rPr>
        <w:t>Ya</w:t>
      </w:r>
      <w:r>
        <w:rPr>
          <w:sz w:val="24"/>
          <w:lang w:val="en-US"/>
        </w:rPr>
        <w:t xml:space="preserve"> de un modo, </w:t>
      </w:r>
      <w:r>
        <w:rPr>
          <w:b/>
          <w:bCs/>
          <w:sz w:val="24"/>
        </w:rPr>
        <w:t>уа</w:t>
      </w:r>
      <w:r>
        <w:rPr>
          <w:b/>
          <w:bCs/>
          <w:sz w:val="24"/>
          <w:lang w:val="en-US"/>
        </w:rPr>
        <w:t xml:space="preserve"> </w:t>
      </w:r>
      <w:r>
        <w:rPr>
          <w:sz w:val="24"/>
          <w:lang w:val="en-US"/>
        </w:rPr>
        <w:t xml:space="preserve">de otro os avisare.                                                   </w:t>
      </w:r>
      <w:r>
        <w:rPr>
          <w:sz w:val="24"/>
        </w:rPr>
        <w:t>Либо так, либо иначе я вас извещу.</w:t>
      </w:r>
    </w:p>
    <w:p>
      <w:pPr>
        <w:pStyle w:val="Normal1"/>
        <w:spacing w:lineRule="auto" w:line="240"/>
        <w:ind w:firstLine="284" w:end="0"/>
        <w:rPr/>
      </w:pPr>
      <w:r>
        <w:rPr>
          <w:b/>
          <w:bCs/>
          <w:sz w:val="24"/>
        </w:rPr>
        <w:t>Bien</w:t>
      </w:r>
      <w:r>
        <w:rPr>
          <w:sz w:val="24"/>
        </w:rPr>
        <w:t xml:space="preserve"> ро</w:t>
      </w:r>
      <w:r>
        <w:rPr>
          <w:sz w:val="24"/>
          <w:lang w:val="en-US"/>
        </w:rPr>
        <w:t>r</w:t>
      </w:r>
      <w:r>
        <w:rPr>
          <w:sz w:val="24"/>
        </w:rPr>
        <w:t xml:space="preserve"> </w:t>
      </w:r>
      <w:r>
        <w:rPr>
          <w:sz w:val="24"/>
          <w:lang w:val="en-US"/>
        </w:rPr>
        <w:t>el</w:t>
      </w:r>
      <w:r>
        <w:rPr>
          <w:sz w:val="24"/>
        </w:rPr>
        <w:t xml:space="preserve"> </w:t>
      </w:r>
      <w:r>
        <w:rPr>
          <w:sz w:val="24"/>
          <w:lang w:val="en-US"/>
        </w:rPr>
        <w:t>camino</w:t>
      </w:r>
      <w:r>
        <w:rPr>
          <w:sz w:val="24"/>
        </w:rPr>
        <w:t xml:space="preserve">, </w:t>
      </w:r>
      <w:r>
        <w:rPr>
          <w:b/>
          <w:bCs/>
          <w:sz w:val="24"/>
          <w:lang w:val="en-US"/>
        </w:rPr>
        <w:t>bien</w:t>
      </w:r>
      <w:r>
        <w:rPr>
          <w:sz w:val="24"/>
        </w:rPr>
        <w:t xml:space="preserve"> ро</w:t>
      </w:r>
      <w:r>
        <w:rPr>
          <w:sz w:val="24"/>
          <w:lang w:val="en-US"/>
        </w:rPr>
        <w:t>r</w:t>
      </w:r>
      <w:r>
        <w:rPr>
          <w:sz w:val="24"/>
        </w:rPr>
        <w:t xml:space="preserve"> </w:t>
      </w:r>
      <w:r>
        <w:rPr>
          <w:sz w:val="24"/>
          <w:lang w:val="en-US"/>
        </w:rPr>
        <w:t>el</w:t>
      </w:r>
      <w:r>
        <w:rPr>
          <w:sz w:val="24"/>
        </w:rPr>
        <w:t xml:space="preserve"> </w:t>
      </w:r>
      <w:r>
        <w:rPr>
          <w:sz w:val="24"/>
          <w:lang w:val="en-US"/>
        </w:rPr>
        <w:t>bos</w:t>
      </w:r>
      <w:r>
        <w:rPr>
          <w:sz w:val="24"/>
        </w:rPr>
        <w:t xml:space="preserve">-                                                     </w:t>
      </w:r>
      <w:r>
        <w:rPr>
          <w:sz w:val="24"/>
          <w:lang w:val="en-US"/>
        </w:rPr>
        <w:t>To</w:t>
      </w:r>
      <w:r>
        <w:rPr>
          <w:sz w:val="24"/>
        </w:rPr>
        <w:t xml:space="preserve"> по дороге, то по лесу двигаются </w:t>
      </w:r>
    </w:p>
    <w:p>
      <w:pPr>
        <w:pStyle w:val="Normal1"/>
        <w:spacing w:lineRule="auto" w:line="240"/>
        <w:ind w:firstLine="709" w:end="0"/>
        <w:rPr/>
      </w:pPr>
      <w:r>
        <w:rPr>
          <w:sz w:val="24"/>
          <w:lang w:val="en-US"/>
        </w:rPr>
        <w:t xml:space="preserve">que avanzan las tropas.                                                                         </w:t>
      </w:r>
      <w:r>
        <w:rPr>
          <w:sz w:val="24"/>
        </w:rPr>
        <w:t>войска.</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Союз </w:t>
      </w:r>
      <w:r>
        <w:rPr>
          <w:b/>
          <w:sz w:val="22"/>
        </w:rPr>
        <w:t>о</w:t>
      </w:r>
      <w:r>
        <w:rPr>
          <w:sz w:val="22"/>
        </w:rPr>
        <w:t xml:space="preserve"> приобретает форму </w:t>
      </w:r>
      <w:r>
        <w:rPr>
          <w:b/>
          <w:sz w:val="22"/>
          <w:lang w:val="en-US"/>
        </w:rPr>
        <w:t>u</w:t>
      </w:r>
      <w:r>
        <w:rPr>
          <w:sz w:val="22"/>
        </w:rPr>
        <w:t xml:space="preserve"> перед словами, начинающимися с </w:t>
      </w:r>
      <w:r>
        <w:rPr>
          <w:b/>
          <w:sz w:val="22"/>
        </w:rPr>
        <w:t>о</w:t>
      </w:r>
      <w:r>
        <w:rPr>
          <w:sz w:val="22"/>
        </w:rPr>
        <w:t xml:space="preserve">- и </w:t>
      </w:r>
      <w:r>
        <w:rPr>
          <w:b/>
          <w:sz w:val="22"/>
          <w:lang w:val="en-US"/>
        </w:rPr>
        <w:t>ho</w:t>
      </w:r>
      <w:r>
        <w:rPr>
          <w:sz w:val="22"/>
        </w:rPr>
        <w:t>-:</w:t>
      </w:r>
    </w:p>
    <w:p>
      <w:pPr>
        <w:pStyle w:val="Normal1"/>
        <w:spacing w:lineRule="auto" w:line="240"/>
        <w:ind w:firstLine="284" w:end="0"/>
        <w:rPr/>
      </w:pPr>
      <w:r>
        <w:rPr>
          <w:sz w:val="22"/>
          <w:lang w:val="en-US"/>
        </w:rPr>
        <w:t xml:space="preserve">Han venido siete </w:t>
      </w:r>
      <w:r>
        <w:rPr>
          <w:b/>
          <w:bCs/>
          <w:sz w:val="22"/>
          <w:lang w:val="en-US"/>
        </w:rPr>
        <w:t xml:space="preserve">u </w:t>
      </w:r>
      <w:r>
        <w:rPr>
          <w:sz w:val="22"/>
          <w:lang w:val="en-US"/>
        </w:rPr>
        <w:t xml:space="preserve">ocho hombres.          </w:t>
      </w:r>
      <w:r>
        <w:rPr>
          <w:sz w:val="22"/>
        </w:rPr>
        <w:t>Пришли семь или восемь человек.</w:t>
      </w:r>
    </w:p>
    <w:p>
      <w:pPr>
        <w:pStyle w:val="Normal1"/>
        <w:spacing w:lineRule="auto" w:line="240"/>
        <w:ind w:firstLine="284" w:end="0"/>
        <w:rPr>
          <w:sz w:val="24"/>
        </w:rPr>
      </w:pPr>
      <w:r>
        <w:rPr>
          <w:sz w:val="24"/>
        </w:rPr>
      </w:r>
    </w:p>
    <w:p>
      <w:pPr>
        <w:pStyle w:val="Normal1"/>
        <w:spacing w:lineRule="auto" w:line="240"/>
        <w:jc w:val="center"/>
        <w:rPr>
          <w:i/>
          <w:i/>
          <w:sz w:val="24"/>
        </w:rPr>
      </w:pPr>
      <w:r>
        <w:rPr>
          <w:i/>
          <w:sz w:val="24"/>
        </w:rPr>
        <w:t>3. Противительные союзы</w:t>
      </w:r>
    </w:p>
    <w:p>
      <w:pPr>
        <w:pStyle w:val="Normal1"/>
        <w:spacing w:lineRule="auto" w:line="240"/>
        <w:rPr>
          <w:sz w:val="24"/>
        </w:rPr>
      </w:pPr>
      <w:r>
        <w:rPr>
          <w:sz w:val="24"/>
        </w:rPr>
        <w:t>Противительными союзами являются:</w:t>
      </w:r>
    </w:p>
    <w:p>
      <w:pPr>
        <w:pStyle w:val="Normal1"/>
        <w:spacing w:lineRule="auto" w:line="240"/>
        <w:ind w:firstLine="284" w:end="0"/>
        <w:rPr>
          <w:sz w:val="24"/>
        </w:rPr>
      </w:pPr>
      <w:r>
        <w:rPr>
          <w:sz w:val="24"/>
        </w:rPr>
        <w:t xml:space="preserve">          </w:t>
      </w:r>
    </w:p>
    <w:tbl>
      <w:tblPr>
        <w:tblW w:w="5812" w:type="dxa"/>
        <w:jc w:val="start"/>
        <w:tblInd w:w="392" w:type="dxa"/>
        <w:tblLayout w:type="fixed"/>
        <w:tblCellMar>
          <w:top w:w="0" w:type="dxa"/>
          <w:start w:w="108" w:type="dxa"/>
          <w:bottom w:w="0" w:type="dxa"/>
          <w:end w:w="108" w:type="dxa"/>
        </w:tblCellMar>
      </w:tblPr>
      <w:tblGrid>
        <w:gridCol w:w="3260"/>
        <w:gridCol w:w="2552"/>
      </w:tblGrid>
      <w:tr>
        <w:trPr>
          <w:trHeight w:val="2620" w:hRule="atLeast"/>
        </w:trPr>
        <w:tc>
          <w:tcPr>
            <w:tcW w:w="3260" w:type="dxa"/>
            <w:tcBorders/>
          </w:tcPr>
          <w:p>
            <w:pPr>
              <w:pStyle w:val="Normal1"/>
              <w:spacing w:lineRule="auto" w:line="240"/>
              <w:ind w:firstLine="284" w:end="0"/>
              <w:rPr/>
            </w:pPr>
            <w:r>
              <w:rPr>
                <w:sz w:val="24"/>
              </w:rPr>
              <w:t xml:space="preserve">          </w:t>
            </w:r>
            <w:r>
              <w:rPr>
                <w:sz w:val="24"/>
                <w:lang w:val="en-US"/>
              </w:rPr>
              <w:t>pero</w:t>
            </w:r>
          </w:p>
          <w:p>
            <w:pPr>
              <w:pStyle w:val="Normal1"/>
              <w:spacing w:lineRule="auto" w:line="240"/>
              <w:ind w:firstLine="284" w:end="0"/>
              <w:rPr>
                <w:sz w:val="24"/>
                <w:lang w:val="en-US"/>
              </w:rPr>
            </w:pPr>
            <w:r>
              <w:rPr>
                <w:sz w:val="24"/>
                <w:lang w:val="en-US"/>
              </w:rPr>
              <w:t xml:space="preserve">          </w:t>
            </w:r>
            <w:r>
              <w:rPr>
                <w:sz w:val="24"/>
                <w:lang w:val="en-US"/>
              </w:rPr>
              <w:t>mas</w:t>
            </w:r>
          </w:p>
          <w:p>
            <w:pPr>
              <w:pStyle w:val="Normal1"/>
              <w:spacing w:lineRule="auto" w:line="240"/>
              <w:ind w:firstLine="284" w:end="0"/>
              <w:rPr>
                <w:sz w:val="24"/>
                <w:lang w:val="en-US"/>
              </w:rPr>
            </w:pPr>
            <w:r>
              <w:rPr>
                <w:sz w:val="24"/>
                <w:lang w:val="en-US"/>
              </w:rPr>
              <w:t xml:space="preserve">          </w:t>
            </w:r>
            <w:r>
              <w:rPr>
                <w:sz w:val="24"/>
                <w:lang w:val="en-US"/>
              </w:rPr>
              <w:t>sino</w:t>
            </w:r>
          </w:p>
          <w:p>
            <w:pPr>
              <w:pStyle w:val="Normal1"/>
              <w:spacing w:lineRule="auto" w:line="240"/>
              <w:ind w:firstLine="284" w:end="0"/>
              <w:rPr>
                <w:sz w:val="24"/>
                <w:lang w:val="en-US"/>
              </w:rPr>
            </w:pPr>
            <w:r>
              <w:rPr>
                <w:sz w:val="24"/>
                <w:lang w:val="en-US"/>
              </w:rPr>
              <w:t xml:space="preserve">          </w:t>
            </w:r>
            <w:r>
              <w:rPr>
                <w:sz w:val="24"/>
                <w:lang w:val="en-US"/>
              </w:rPr>
              <w:t>antes</w:t>
            </w:r>
          </w:p>
          <w:p>
            <w:pPr>
              <w:pStyle w:val="Normal1"/>
              <w:spacing w:lineRule="auto" w:line="240"/>
              <w:ind w:firstLine="284" w:end="0"/>
              <w:rPr>
                <w:sz w:val="24"/>
                <w:lang w:val="en-US"/>
              </w:rPr>
            </w:pPr>
            <w:r>
              <w:rPr>
                <w:sz w:val="24"/>
                <w:lang w:val="en-US"/>
              </w:rPr>
              <w:t xml:space="preserve">          </w:t>
            </w:r>
            <w:r>
              <w:rPr>
                <w:sz w:val="24"/>
                <w:lang w:val="en-US"/>
              </w:rPr>
              <w:t>aunque</w:t>
            </w:r>
          </w:p>
          <w:p>
            <w:pPr>
              <w:pStyle w:val="Normal1"/>
              <w:spacing w:lineRule="auto" w:line="240"/>
              <w:ind w:firstLine="284" w:end="0"/>
              <w:rPr>
                <w:sz w:val="24"/>
                <w:lang w:val="en-US"/>
              </w:rPr>
            </w:pPr>
            <w:r>
              <w:rPr>
                <w:sz w:val="24"/>
                <w:lang w:val="en-US"/>
              </w:rPr>
              <w:t xml:space="preserve">          </w:t>
            </w:r>
            <w:r>
              <w:rPr>
                <w:sz w:val="24"/>
                <w:lang w:val="en-US"/>
              </w:rPr>
              <w:t>antes bien</w:t>
            </w:r>
          </w:p>
          <w:p>
            <w:pPr>
              <w:pStyle w:val="Normal1"/>
              <w:spacing w:lineRule="auto" w:line="240"/>
              <w:ind w:firstLine="284" w:end="0"/>
              <w:rPr>
                <w:sz w:val="24"/>
                <w:lang w:val="en-US"/>
              </w:rPr>
            </w:pPr>
            <w:r>
              <w:rPr>
                <w:sz w:val="24"/>
                <w:lang w:val="en-US"/>
              </w:rPr>
              <w:t xml:space="preserve">          </w:t>
            </w:r>
            <w:r>
              <w:rPr>
                <w:sz w:val="24"/>
                <w:lang w:val="en-US"/>
              </w:rPr>
              <w:t>a pesar de</w:t>
            </w:r>
          </w:p>
          <w:p>
            <w:pPr>
              <w:pStyle w:val="Normal1"/>
              <w:spacing w:lineRule="auto" w:line="240"/>
              <w:ind w:firstLine="284" w:end="0"/>
              <w:rPr>
                <w:sz w:val="24"/>
              </w:rPr>
            </w:pPr>
            <w:r>
              <w:rPr>
                <w:sz w:val="24"/>
                <w:lang w:val="en-US"/>
              </w:rPr>
              <w:t xml:space="preserve">          </w:t>
            </w:r>
            <w:r>
              <w:rPr>
                <w:sz w:val="24"/>
                <w:lang w:val="en-US"/>
              </w:rPr>
              <w:t>sin</w:t>
            </w:r>
            <w:r>
              <w:rPr>
                <w:sz w:val="24"/>
              </w:rPr>
              <w:t xml:space="preserve"> </w:t>
            </w:r>
            <w:r>
              <w:rPr>
                <w:sz w:val="24"/>
                <w:lang w:val="en-US"/>
              </w:rPr>
              <w:t>embargo</w:t>
            </w:r>
          </w:p>
          <w:p>
            <w:pPr>
              <w:pStyle w:val="Normal1"/>
              <w:rPr>
                <w:sz w:val="24"/>
              </w:rPr>
            </w:pPr>
            <w:r>
              <w:rPr>
                <w:sz w:val="24"/>
              </w:rPr>
            </w:r>
          </w:p>
        </w:tc>
        <w:tc>
          <w:tcPr>
            <w:tcW w:w="2552" w:type="dxa"/>
            <w:tcBorders/>
          </w:tcPr>
          <w:p>
            <w:pPr>
              <w:pStyle w:val="Normal1"/>
              <w:spacing w:lineRule="auto" w:line="240"/>
              <w:rPr>
                <w:sz w:val="24"/>
              </w:rPr>
            </w:pPr>
            <w:r>
              <w:rPr>
                <w:sz w:val="24"/>
              </w:rPr>
              <w:t xml:space="preserve">— </w:t>
            </w:r>
            <w:r>
              <w:rPr>
                <w:sz w:val="24"/>
              </w:rPr>
              <w:t xml:space="preserve">но, а </w:t>
            </w:r>
          </w:p>
          <w:p>
            <w:pPr>
              <w:pStyle w:val="Normal1"/>
              <w:spacing w:lineRule="auto" w:line="240"/>
              <w:rPr>
                <w:sz w:val="24"/>
              </w:rPr>
            </w:pPr>
            <w:r>
              <w:rPr>
                <w:sz w:val="24"/>
              </w:rPr>
              <w:t xml:space="preserve">— </w:t>
            </w:r>
            <w:r>
              <w:rPr>
                <w:sz w:val="24"/>
              </w:rPr>
              <w:t xml:space="preserve">но, а </w:t>
            </w:r>
          </w:p>
          <w:p>
            <w:pPr>
              <w:pStyle w:val="Normal1"/>
              <w:spacing w:lineRule="auto" w:line="240"/>
              <w:rPr>
                <w:sz w:val="24"/>
              </w:rPr>
            </w:pPr>
            <w:r>
              <w:rPr>
                <w:sz w:val="24"/>
              </w:rPr>
              <w:t xml:space="preserve">— </w:t>
            </w:r>
            <w:r>
              <w:rPr>
                <w:sz w:val="24"/>
              </w:rPr>
              <w:t xml:space="preserve">но, а </w:t>
            </w:r>
          </w:p>
          <w:p>
            <w:pPr>
              <w:pStyle w:val="Normal1"/>
              <w:spacing w:lineRule="auto" w:line="240"/>
              <w:rPr>
                <w:sz w:val="24"/>
              </w:rPr>
            </w:pPr>
            <w:r>
              <w:rPr>
                <w:sz w:val="24"/>
              </w:rPr>
              <w:t xml:space="preserve">— </w:t>
            </w:r>
            <w:r>
              <w:rPr>
                <w:sz w:val="24"/>
              </w:rPr>
              <w:t xml:space="preserve">а, но </w:t>
            </w:r>
          </w:p>
          <w:p>
            <w:pPr>
              <w:pStyle w:val="Normal1"/>
              <w:spacing w:lineRule="auto" w:line="240"/>
              <w:rPr>
                <w:sz w:val="24"/>
              </w:rPr>
            </w:pPr>
            <w:r>
              <w:rPr>
                <w:sz w:val="24"/>
              </w:rPr>
              <w:t xml:space="preserve">— </w:t>
            </w:r>
            <w:r>
              <w:rPr>
                <w:sz w:val="24"/>
              </w:rPr>
              <w:t xml:space="preserve">хотя, но </w:t>
            </w:r>
          </w:p>
          <w:p>
            <w:pPr>
              <w:pStyle w:val="Normal1"/>
              <w:spacing w:lineRule="auto" w:line="240"/>
              <w:rPr>
                <w:sz w:val="24"/>
              </w:rPr>
            </w:pPr>
            <w:r>
              <w:rPr>
                <w:sz w:val="24"/>
              </w:rPr>
              <w:t xml:space="preserve">— </w:t>
            </w:r>
            <w:r>
              <w:rPr>
                <w:sz w:val="24"/>
              </w:rPr>
              <w:t xml:space="preserve">скорее, напротив </w:t>
            </w:r>
          </w:p>
          <w:p>
            <w:pPr>
              <w:pStyle w:val="Normal1"/>
              <w:spacing w:lineRule="auto" w:line="240"/>
              <w:rPr>
                <w:sz w:val="24"/>
              </w:rPr>
            </w:pPr>
            <w:r>
              <w:rPr>
                <w:sz w:val="24"/>
              </w:rPr>
              <w:t xml:space="preserve">— </w:t>
            </w:r>
            <w:r>
              <w:rPr>
                <w:sz w:val="24"/>
              </w:rPr>
              <w:t xml:space="preserve">несмотря на </w:t>
            </w:r>
          </w:p>
          <w:p>
            <w:pPr>
              <w:pStyle w:val="Normal1"/>
              <w:spacing w:lineRule="auto" w:line="240"/>
              <w:rPr>
                <w:sz w:val="24"/>
              </w:rPr>
            </w:pPr>
            <w:r>
              <w:rPr>
                <w:sz w:val="24"/>
              </w:rPr>
              <w:t xml:space="preserve">— </w:t>
            </w:r>
            <w:r>
              <w:rPr>
                <w:sz w:val="24"/>
              </w:rPr>
              <w:t>однако и др.</w:t>
            </w:r>
          </w:p>
          <w:p>
            <w:pPr>
              <w:pStyle w:val="Normal1"/>
              <w:rPr>
                <w:sz w:val="24"/>
              </w:rPr>
            </w:pPr>
            <w:r>
              <w:rPr>
                <w:sz w:val="24"/>
              </w:rPr>
            </w:r>
          </w:p>
        </w:tc>
      </w:tr>
    </w:tbl>
    <w:p>
      <w:pPr>
        <w:pStyle w:val="Normal1"/>
        <w:spacing w:lineRule="auto" w:line="240"/>
        <w:ind w:firstLine="284" w:end="0"/>
        <w:rPr/>
      </w:pPr>
      <w:r>
        <w:rPr>
          <w:sz w:val="24"/>
          <w:lang w:val="en-US"/>
        </w:rPr>
        <w:t>Quisi</w:t>
      </w:r>
      <w:r>
        <w:rPr>
          <w:sz w:val="24"/>
        </w:rPr>
        <w:t>é</w:t>
      </w:r>
      <w:r>
        <w:rPr>
          <w:sz w:val="24"/>
          <w:lang w:val="en-US"/>
        </w:rPr>
        <w:t>ramos</w:t>
      </w:r>
      <w:r>
        <w:rPr>
          <w:sz w:val="24"/>
        </w:rPr>
        <w:t xml:space="preserve"> </w:t>
      </w:r>
      <w:r>
        <w:rPr>
          <w:sz w:val="24"/>
          <w:lang w:val="en-US"/>
        </w:rPr>
        <w:t>ver</w:t>
      </w:r>
      <w:r>
        <w:rPr>
          <w:sz w:val="24"/>
        </w:rPr>
        <w:t xml:space="preserve"> </w:t>
      </w:r>
      <w:r>
        <w:rPr>
          <w:sz w:val="24"/>
          <w:lang w:val="en-US"/>
        </w:rPr>
        <w:t>todo</w:t>
      </w:r>
      <w:r>
        <w:rPr>
          <w:sz w:val="24"/>
        </w:rPr>
        <w:t xml:space="preserve">, </w:t>
      </w:r>
      <w:r>
        <w:rPr>
          <w:b/>
          <w:bCs/>
          <w:sz w:val="24"/>
          <w:lang w:val="en-US"/>
        </w:rPr>
        <w:t>pero</w:t>
      </w:r>
      <w:r>
        <w:rPr>
          <w:b/>
          <w:bCs/>
          <w:sz w:val="24"/>
        </w:rPr>
        <w:t xml:space="preserve"> </w:t>
      </w:r>
      <w:r>
        <w:rPr>
          <w:b/>
          <w:bCs/>
          <w:sz w:val="24"/>
          <w:lang w:val="en-US"/>
        </w:rPr>
        <w:t>no</w:t>
      </w:r>
      <w:r>
        <w:rPr>
          <w:sz w:val="24"/>
        </w:rPr>
        <w:t xml:space="preserve"> </w:t>
      </w:r>
      <w:r>
        <w:rPr>
          <w:sz w:val="24"/>
          <w:lang w:val="en-US"/>
        </w:rPr>
        <w:t>hay</w:t>
      </w:r>
      <w:r>
        <w:rPr>
          <w:sz w:val="24"/>
        </w:rPr>
        <w:t xml:space="preserve">                                                         Мы хотели бы увидеть все, но у</w:t>
      </w:r>
    </w:p>
    <w:p>
      <w:pPr>
        <w:pStyle w:val="Normal1"/>
        <w:spacing w:lineRule="auto" w:line="240"/>
        <w:ind w:firstLine="709" w:end="0"/>
        <w:rPr/>
      </w:pPr>
      <w:r>
        <w:rPr>
          <w:sz w:val="24"/>
          <w:lang w:val="en-US"/>
        </w:rPr>
        <w:t>tiempo</w:t>
      </w:r>
      <w:r>
        <w:rPr>
          <w:sz w:val="24"/>
        </w:rPr>
        <w:t xml:space="preserve">.                                                                                                    нас нет времени. </w:t>
      </w:r>
    </w:p>
    <w:p>
      <w:pPr>
        <w:pStyle w:val="Normal1"/>
        <w:spacing w:lineRule="auto" w:line="240"/>
        <w:ind w:firstLine="284" w:end="0"/>
        <w:rPr/>
      </w:pPr>
      <w:r>
        <w:rPr>
          <w:sz w:val="24"/>
          <w:lang w:val="en-US"/>
        </w:rPr>
        <w:t>T</w:t>
      </w:r>
      <w:r>
        <w:rPr>
          <w:sz w:val="24"/>
        </w:rPr>
        <w:t xml:space="preserve">е </w:t>
      </w:r>
      <w:r>
        <w:rPr>
          <w:sz w:val="24"/>
          <w:lang w:val="en-US"/>
        </w:rPr>
        <w:t>acompa</w:t>
      </w:r>
      <w:r>
        <w:rPr>
          <w:sz w:val="24"/>
        </w:rPr>
        <w:t>ñ</w:t>
      </w:r>
      <w:r>
        <w:rPr>
          <w:sz w:val="24"/>
          <w:lang w:val="en-US"/>
        </w:rPr>
        <w:t>ar</w:t>
      </w:r>
      <w:r>
        <w:rPr>
          <w:sz w:val="24"/>
        </w:rPr>
        <w:t>í</w:t>
      </w:r>
      <w:r>
        <w:rPr>
          <w:sz w:val="24"/>
          <w:lang w:val="en-US"/>
        </w:rPr>
        <w:t>a</w:t>
      </w:r>
      <w:r>
        <w:rPr>
          <w:sz w:val="24"/>
        </w:rPr>
        <w:t xml:space="preserve">, </w:t>
      </w:r>
      <w:r>
        <w:rPr>
          <w:b/>
          <w:bCs/>
          <w:sz w:val="24"/>
          <w:lang w:val="en-US"/>
        </w:rPr>
        <w:t>mas</w:t>
      </w:r>
      <w:r>
        <w:rPr>
          <w:sz w:val="24"/>
        </w:rPr>
        <w:t xml:space="preserve"> </w:t>
      </w:r>
      <w:r>
        <w:rPr>
          <w:sz w:val="24"/>
          <w:lang w:val="en-US"/>
        </w:rPr>
        <w:t>no</w:t>
      </w:r>
      <w:r>
        <w:rPr>
          <w:sz w:val="24"/>
        </w:rPr>
        <w:t xml:space="preserve"> </w:t>
      </w:r>
      <w:r>
        <w:rPr>
          <w:sz w:val="24"/>
          <w:lang w:val="en-US"/>
        </w:rPr>
        <w:t>puedo</w:t>
      </w:r>
      <w:r>
        <w:rPr>
          <w:sz w:val="24"/>
        </w:rPr>
        <w:t xml:space="preserve"> </w:t>
      </w:r>
      <w:r>
        <w:rPr>
          <w:sz w:val="24"/>
          <w:lang w:val="en-US"/>
        </w:rPr>
        <w:t>dejar</w:t>
      </w:r>
      <w:r>
        <w:rPr>
          <w:sz w:val="24"/>
        </w:rPr>
        <w:t xml:space="preserve">                                                      Я бы пошел с тобою, но не могу </w:t>
      </w:r>
    </w:p>
    <w:p>
      <w:pPr>
        <w:pStyle w:val="Normal1"/>
        <w:spacing w:lineRule="auto" w:line="240"/>
        <w:ind w:firstLine="709" w:end="0"/>
        <w:rPr/>
      </w:pPr>
      <w:r>
        <w:rPr>
          <w:sz w:val="24"/>
        </w:rPr>
        <w:t xml:space="preserve"> </w:t>
      </w:r>
      <w:r>
        <w:rPr>
          <w:sz w:val="24"/>
          <w:lang w:val="en-US"/>
        </w:rPr>
        <w:t xml:space="preserve">la casa sola. </w:t>
      </w:r>
      <w:r>
        <w:rPr>
          <w:sz w:val="24"/>
        </w:rPr>
        <w:t>(</w:t>
      </w:r>
      <w:r>
        <w:rPr>
          <w:sz w:val="24"/>
          <w:lang w:val="en-US"/>
        </w:rPr>
        <w:t>A</w:t>
      </w:r>
      <w:r>
        <w:rPr>
          <w:sz w:val="24"/>
        </w:rPr>
        <w:t xml:space="preserve">. </w:t>
      </w:r>
      <w:r>
        <w:rPr>
          <w:sz w:val="24"/>
          <w:lang w:val="en-US"/>
        </w:rPr>
        <w:t>F</w:t>
      </w:r>
      <w:r>
        <w:rPr>
          <w:lang w:val="en-US"/>
        </w:rPr>
        <w:t>RANC</w:t>
      </w:r>
      <w:r>
        <w:rPr/>
        <w:t>É</w:t>
      </w:r>
      <w:r>
        <w:rPr>
          <w:lang w:val="en-US"/>
        </w:rPr>
        <w:t>S</w:t>
      </w:r>
      <w:r>
        <w:rPr>
          <w:sz w:val="24"/>
        </w:rPr>
        <w:t>)                                                                       оставить дом пустым.</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Противительные союзы можно подразделить на </w:t>
      </w:r>
      <w:r>
        <w:rPr>
          <w:spacing w:val="20"/>
          <w:sz w:val="24"/>
        </w:rPr>
        <w:t>две</w:t>
      </w:r>
      <w:r>
        <w:rPr>
          <w:sz w:val="24"/>
        </w:rPr>
        <w:t xml:space="preserve"> категории: </w:t>
      </w:r>
      <w:r>
        <w:rPr>
          <w:spacing w:val="20"/>
          <w:sz w:val="24"/>
          <w:lang w:val="en-US"/>
        </w:rPr>
        <w:t>o</w:t>
      </w:r>
      <w:r>
        <w:rPr>
          <w:spacing w:val="20"/>
          <w:sz w:val="24"/>
        </w:rPr>
        <w:t xml:space="preserve">граничивающие </w:t>
      </w:r>
      <w:r>
        <w:rPr>
          <w:sz w:val="24"/>
        </w:rPr>
        <w:t xml:space="preserve">союзы и </w:t>
      </w:r>
      <w:r>
        <w:rPr>
          <w:spacing w:val="20"/>
          <w:sz w:val="24"/>
        </w:rPr>
        <w:t>исключающие</w:t>
      </w:r>
      <w:r>
        <w:rPr>
          <w:sz w:val="24"/>
        </w:rPr>
        <w:t xml:space="preserve">.  </w:t>
      </w:r>
    </w:p>
    <w:p>
      <w:pPr>
        <w:pStyle w:val="Normal1"/>
        <w:spacing w:lineRule="auto" w:line="240"/>
        <w:ind w:firstLine="284" w:end="0"/>
        <w:rPr/>
      </w:pPr>
      <w:r>
        <w:rPr>
          <w:sz w:val="24"/>
        </w:rPr>
        <w:t xml:space="preserve">Основными </w:t>
      </w:r>
      <w:r>
        <w:rPr>
          <w:spacing w:val="20"/>
          <w:sz w:val="24"/>
        </w:rPr>
        <w:t>ограничивающими противительными</w:t>
      </w:r>
      <w:r>
        <w:rPr>
          <w:sz w:val="24"/>
        </w:rPr>
        <w:t xml:space="preserve"> </w:t>
      </w:r>
      <w:r>
        <w:rPr>
          <w:sz w:val="24"/>
          <w:lang w:val="en-US"/>
        </w:rPr>
        <w:t>c</w:t>
      </w:r>
      <w:r>
        <w:rPr>
          <w:sz w:val="24"/>
        </w:rPr>
        <w:t xml:space="preserve">оюзами являются </w:t>
      </w:r>
      <w:r>
        <w:rPr>
          <w:b/>
          <w:sz w:val="24"/>
        </w:rPr>
        <w:t xml:space="preserve">pero </w:t>
      </w:r>
      <w:r>
        <w:rPr>
          <w:sz w:val="24"/>
        </w:rPr>
        <w:t xml:space="preserve">и </w:t>
      </w:r>
      <w:r>
        <w:rPr>
          <w:b/>
          <w:sz w:val="24"/>
          <w:lang w:val="en-US"/>
        </w:rPr>
        <w:t>aunque</w:t>
      </w:r>
      <w:r>
        <w:rPr>
          <w:sz w:val="24"/>
        </w:rPr>
        <w:t>. Эти союзы, устанавливая противопоставление между понятиями, не исключают ни одно из них, а только ограничивают или дополняют одно понятие другим. Такое противопоставление является не полным, а лишь частичным: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Мi padre es viejo, </w:t>
      </w:r>
      <w:r>
        <w:rPr>
          <w:b/>
          <w:bCs/>
          <w:sz w:val="24"/>
          <w:lang w:val="en-US"/>
        </w:rPr>
        <w:t>pero</w:t>
      </w:r>
      <w:r>
        <w:rPr>
          <w:sz w:val="24"/>
          <w:lang w:val="en-US"/>
        </w:rPr>
        <w:t xml:space="preserve"> fuerte.                                                               </w:t>
      </w:r>
      <w:r>
        <w:rPr>
          <w:sz w:val="24"/>
        </w:rPr>
        <w:t xml:space="preserve">Мой отец старый, но сильный. </w:t>
      </w:r>
    </w:p>
    <w:p>
      <w:pPr>
        <w:pStyle w:val="Normal1"/>
        <w:spacing w:lineRule="auto" w:line="240"/>
        <w:ind w:firstLine="284" w:end="0"/>
        <w:rPr/>
      </w:pPr>
      <w:r>
        <w:rPr>
          <w:sz w:val="24"/>
          <w:lang w:val="en-US"/>
        </w:rPr>
        <w:t xml:space="preserve">Juan es inteligente, </w:t>
      </w:r>
      <w:r>
        <w:rPr>
          <w:b/>
          <w:bCs/>
          <w:sz w:val="24"/>
          <w:lang w:val="en-US"/>
        </w:rPr>
        <w:t>aunque</w:t>
      </w:r>
      <w:r>
        <w:rPr>
          <w:sz w:val="24"/>
          <w:lang w:val="en-US"/>
        </w:rPr>
        <w:t xml:space="preserve"> desaplicado.                                               </w:t>
      </w:r>
      <w:r>
        <w:rPr>
          <w:sz w:val="24"/>
        </w:rPr>
        <w:t xml:space="preserve">Хуан умный, хотя и нестарательный </w:t>
      </w:r>
    </w:p>
    <w:p>
      <w:pPr>
        <w:pStyle w:val="Normal1"/>
        <w:spacing w:lineRule="auto" w:line="240"/>
        <w:ind w:firstLine="284" w:end="0"/>
        <w:rPr>
          <w:sz w:val="24"/>
        </w:rPr>
      </w:pPr>
      <w:r>
        <w:rPr>
          <w:sz w:val="24"/>
        </w:rPr>
        <w:t xml:space="preserve">                                                                                                                     </w:t>
      </w:r>
      <w:r>
        <w:rPr>
          <w:sz w:val="24"/>
        </w:rPr>
        <w:t>(неприлежный).</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Основными </w:t>
      </w:r>
      <w:r>
        <w:rPr>
          <w:spacing w:val="20"/>
          <w:sz w:val="24"/>
        </w:rPr>
        <w:t>исключающими противительными</w:t>
      </w:r>
      <w:r>
        <w:rPr>
          <w:sz w:val="24"/>
        </w:rPr>
        <w:t xml:space="preserve"> со</w:t>
        <w:softHyphen/>
        <w:t xml:space="preserve">юзами являются </w:t>
      </w:r>
      <w:r>
        <w:rPr>
          <w:b/>
          <w:sz w:val="24"/>
          <w:lang w:val="en-US"/>
        </w:rPr>
        <w:t>sino</w:t>
      </w:r>
      <w:r>
        <w:rPr>
          <w:sz w:val="24"/>
        </w:rPr>
        <w:t xml:space="preserve"> и </w:t>
      </w:r>
      <w:r>
        <w:rPr>
          <w:b/>
          <w:sz w:val="24"/>
          <w:lang w:val="en-US"/>
        </w:rPr>
        <w:t>antes</w:t>
      </w:r>
      <w:r>
        <w:rPr>
          <w:sz w:val="24"/>
        </w:rPr>
        <w:t>. Они противопоставляют суждения та</w:t>
        <w:softHyphen/>
        <w:t>ким образом, что последующее суждение исключает предыдущее, заменяя его. Подобное противопоставление является полным: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Carlos no es rebelde </w:t>
      </w:r>
      <w:r>
        <w:rPr>
          <w:b/>
          <w:bCs/>
          <w:sz w:val="24"/>
          <w:lang w:val="en-US"/>
        </w:rPr>
        <w:t>sino</w:t>
      </w:r>
      <w:r>
        <w:rPr>
          <w:sz w:val="24"/>
          <w:lang w:val="en-US"/>
        </w:rPr>
        <w:t xml:space="preserve"> dócil.                                                               </w:t>
      </w:r>
      <w:r>
        <w:rPr>
          <w:sz w:val="24"/>
        </w:rPr>
        <w:t>Карлос не строптивый, а покор</w:t>
        <w:softHyphen/>
        <w:t>ный</w:t>
      </w:r>
    </w:p>
    <w:p>
      <w:pPr>
        <w:pStyle w:val="Normal1"/>
        <w:spacing w:lineRule="auto" w:line="240"/>
        <w:ind w:firstLine="284" w:end="0"/>
        <w:rPr/>
      </w:pPr>
      <w:r>
        <w:rPr>
          <w:sz w:val="24"/>
          <w:lang w:val="en-US"/>
        </w:rPr>
        <w:t>Ahora</w:t>
      </w:r>
      <w:r>
        <w:rPr>
          <w:sz w:val="24"/>
        </w:rPr>
        <w:t xml:space="preserve"> </w:t>
      </w:r>
      <w:r>
        <w:rPr>
          <w:sz w:val="24"/>
          <w:lang w:val="en-US"/>
        </w:rPr>
        <w:t>no</w:t>
      </w:r>
      <w:r>
        <w:rPr>
          <w:sz w:val="24"/>
        </w:rPr>
        <w:t xml:space="preserve"> </w:t>
      </w:r>
      <w:r>
        <w:rPr>
          <w:sz w:val="24"/>
          <w:lang w:val="en-US"/>
        </w:rPr>
        <w:t>era</w:t>
      </w:r>
      <w:r>
        <w:rPr>
          <w:sz w:val="24"/>
        </w:rPr>
        <w:t xml:space="preserve"> </w:t>
      </w:r>
      <w:r>
        <w:rPr>
          <w:sz w:val="24"/>
          <w:lang w:val="en-US"/>
        </w:rPr>
        <w:t>el</w:t>
      </w:r>
      <w:r>
        <w:rPr>
          <w:sz w:val="24"/>
        </w:rPr>
        <w:t xml:space="preserve"> </w:t>
      </w:r>
      <w:r>
        <w:rPr>
          <w:sz w:val="24"/>
          <w:lang w:val="en-US"/>
        </w:rPr>
        <w:t>sue</w:t>
      </w:r>
      <w:r>
        <w:rPr>
          <w:sz w:val="24"/>
        </w:rPr>
        <w:t>ñ</w:t>
      </w:r>
      <w:r>
        <w:rPr>
          <w:sz w:val="24"/>
          <w:lang w:val="en-US"/>
        </w:rPr>
        <w:t>o</w:t>
      </w:r>
      <w:r>
        <w:rPr>
          <w:sz w:val="24"/>
        </w:rPr>
        <w:t xml:space="preserve">, </w:t>
      </w:r>
      <w:r>
        <w:rPr>
          <w:b/>
          <w:bCs/>
          <w:sz w:val="24"/>
          <w:lang w:val="en-US"/>
        </w:rPr>
        <w:t>sino</w:t>
      </w:r>
      <w:r>
        <w:rPr>
          <w:sz w:val="24"/>
        </w:rPr>
        <w:t xml:space="preserve"> </w:t>
      </w:r>
      <w:r>
        <w:rPr>
          <w:sz w:val="24"/>
          <w:lang w:val="en-US"/>
        </w:rPr>
        <w:t>la</w:t>
      </w:r>
      <w:r>
        <w:rPr>
          <w:sz w:val="24"/>
        </w:rPr>
        <w:t xml:space="preserve">                                                                  Теперь это был не сон, а жестокая</w:t>
      </w:r>
    </w:p>
    <w:p>
      <w:pPr>
        <w:pStyle w:val="Normal1"/>
        <w:spacing w:lineRule="auto" w:line="240"/>
        <w:ind w:firstLine="709" w:end="0"/>
        <w:rPr/>
      </w:pPr>
      <w:r>
        <w:rPr>
          <w:sz w:val="24"/>
          <w:lang w:val="en-US"/>
        </w:rPr>
        <w:t xml:space="preserve">cruel </w:t>
      </w:r>
      <w:r>
        <w:rPr>
          <w:sz w:val="24"/>
        </w:rPr>
        <w:t>е</w:t>
      </w:r>
      <w:r>
        <w:rPr>
          <w:sz w:val="24"/>
          <w:lang w:val="en-US"/>
        </w:rPr>
        <w:t xml:space="preserve"> implacable realidad.                                                                      </w:t>
      </w:r>
      <w:r>
        <w:rPr>
          <w:sz w:val="24"/>
        </w:rPr>
        <w:t>неумолимая действительность.</w:t>
      </w:r>
    </w:p>
    <w:p>
      <w:pPr>
        <w:pStyle w:val="Normal1"/>
        <w:spacing w:lineRule="auto" w:line="240"/>
        <w:ind w:firstLine="709" w:end="0"/>
        <w:rPr/>
      </w:pPr>
      <w:r>
        <w:rPr>
          <w:sz w:val="24"/>
        </w:rPr>
        <w:t>(</w:t>
      </w:r>
      <w:r>
        <w:rPr>
          <w:sz w:val="24"/>
          <w:lang w:val="en-US"/>
        </w:rPr>
        <w:t>R</w:t>
      </w:r>
      <w:r>
        <w:rPr>
          <w:sz w:val="24"/>
        </w:rPr>
        <w:t xml:space="preserve">. </w:t>
      </w:r>
      <w:r>
        <w:rPr>
          <w:sz w:val="24"/>
          <w:lang w:val="en-US"/>
        </w:rPr>
        <w:t>G</w:t>
      </w:r>
      <w:r>
        <w:rPr>
          <w:lang w:val="en-US"/>
        </w:rPr>
        <w:t>ALLEGOS</w:t>
      </w:r>
      <w:r>
        <w:rPr>
          <w:sz w:val="24"/>
        </w:rPr>
        <w:t xml:space="preserve">) </w:t>
      </w:r>
    </w:p>
    <w:p>
      <w:pPr>
        <w:pStyle w:val="Normal1"/>
        <w:spacing w:lineRule="auto" w:line="240"/>
        <w:ind w:firstLine="284" w:end="0"/>
        <w:rPr/>
      </w:pPr>
      <w:r>
        <w:rPr>
          <w:sz w:val="24"/>
          <w:lang w:val="en-US"/>
        </w:rPr>
        <w:t>No</w:t>
      </w:r>
      <w:r>
        <w:rPr>
          <w:sz w:val="24"/>
        </w:rPr>
        <w:t xml:space="preserve"> </w:t>
      </w:r>
      <w:r>
        <w:rPr>
          <w:sz w:val="24"/>
          <w:lang w:val="en-US"/>
        </w:rPr>
        <w:t>me</w:t>
      </w:r>
      <w:r>
        <w:rPr>
          <w:sz w:val="24"/>
        </w:rPr>
        <w:t xml:space="preserve"> </w:t>
      </w:r>
      <w:r>
        <w:rPr>
          <w:sz w:val="24"/>
          <w:lang w:val="en-US"/>
        </w:rPr>
        <w:t>respondi</w:t>
      </w:r>
      <w:r>
        <w:rPr>
          <w:sz w:val="24"/>
        </w:rPr>
        <w:t xml:space="preserve">ó </w:t>
      </w:r>
      <w:r>
        <w:rPr>
          <w:sz w:val="24"/>
          <w:lang w:val="en-US"/>
        </w:rPr>
        <w:t>nada</w:t>
      </w:r>
      <w:r>
        <w:rPr>
          <w:sz w:val="24"/>
        </w:rPr>
        <w:t xml:space="preserve">, </w:t>
      </w:r>
      <w:r>
        <w:rPr>
          <w:b/>
          <w:bCs/>
          <w:sz w:val="24"/>
          <w:lang w:val="en-US"/>
        </w:rPr>
        <w:t>antes</w:t>
      </w:r>
      <w:r>
        <w:rPr>
          <w:sz w:val="24"/>
        </w:rPr>
        <w:t xml:space="preserve"> </w:t>
      </w:r>
      <w:r>
        <w:rPr>
          <w:sz w:val="24"/>
          <w:lang w:val="en-US"/>
        </w:rPr>
        <w:t>sali</w:t>
      </w:r>
      <w:r>
        <w:rPr>
          <w:sz w:val="24"/>
        </w:rPr>
        <w:t>ó                                                          Он мне ничего не ответил, а просто</w:t>
      </w:r>
    </w:p>
    <w:p>
      <w:pPr>
        <w:pStyle w:val="Normal1"/>
        <w:spacing w:lineRule="auto" w:line="240"/>
        <w:ind w:firstLine="709" w:end="0"/>
        <w:rPr/>
      </w:pPr>
      <w:r>
        <w:rPr>
          <w:sz w:val="24"/>
          <w:lang w:val="en-US"/>
        </w:rPr>
        <w:t>del</w:t>
      </w:r>
      <w:r>
        <w:rPr>
          <w:sz w:val="24"/>
        </w:rPr>
        <w:t xml:space="preserve"> </w:t>
      </w:r>
      <w:r>
        <w:rPr>
          <w:sz w:val="24"/>
          <w:lang w:val="en-US"/>
        </w:rPr>
        <w:t>despacho</w:t>
      </w:r>
      <w:r>
        <w:rPr>
          <w:sz w:val="24"/>
        </w:rPr>
        <w:t>.                                                                                            вышел из кабинета.</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Некоторые из перечисленных выше противительных союзов имеют характерные особенности в употреблении:</w:t>
      </w:r>
    </w:p>
    <w:p>
      <w:pPr>
        <w:pStyle w:val="Normal1"/>
        <w:spacing w:lineRule="auto" w:line="240"/>
        <w:ind w:firstLine="284" w:end="0"/>
        <w:rPr/>
      </w:pPr>
      <w:r>
        <w:rPr>
          <w:sz w:val="24"/>
        </w:rPr>
        <w:t xml:space="preserve">а) союз </w:t>
      </w:r>
      <w:r>
        <w:rPr>
          <w:b/>
          <w:sz w:val="24"/>
          <w:lang w:val="en-US"/>
        </w:rPr>
        <w:t>aunque</w:t>
      </w:r>
      <w:r>
        <w:rPr>
          <w:sz w:val="24"/>
        </w:rPr>
        <w:t xml:space="preserve"> может употребляться в функции подчинитель</w:t>
        <w:softHyphen/>
        <w:t xml:space="preserve">ного союза, имеющего </w:t>
      </w:r>
      <w:r>
        <w:rPr>
          <w:spacing w:val="20"/>
          <w:sz w:val="24"/>
        </w:rPr>
        <w:t xml:space="preserve">уступительное </w:t>
      </w:r>
      <w:r>
        <w:rPr>
          <w:sz w:val="24"/>
        </w:rPr>
        <w:t>значение (см. § 91 пункт 5). Поэтому необходимо помнить, что противительный союз</w:t>
      </w:r>
    </w:p>
    <w:p>
      <w:pPr>
        <w:pStyle w:val="Normal1"/>
        <w:spacing w:lineRule="auto" w:line="240"/>
        <w:ind w:firstLine="709" w:end="0"/>
        <w:rPr/>
      </w:pPr>
      <w:r>
        <w:rPr>
          <w:b/>
          <w:sz w:val="24"/>
          <w:lang w:val="en-US"/>
        </w:rPr>
        <w:t>aunque</w:t>
      </w:r>
      <w:r>
        <w:rPr>
          <w:sz w:val="24"/>
        </w:rPr>
        <w:t xml:space="preserve"> синонимичен союзу </w:t>
      </w:r>
      <w:r>
        <w:rPr>
          <w:b/>
          <w:sz w:val="24"/>
        </w:rPr>
        <w:t>ре</w:t>
      </w:r>
      <w:r>
        <w:rPr>
          <w:b/>
          <w:sz w:val="24"/>
          <w:lang w:val="en-US"/>
        </w:rPr>
        <w:t>r</w:t>
      </w:r>
      <w:r>
        <w:rPr>
          <w:b/>
          <w:sz w:val="24"/>
        </w:rPr>
        <w:t>о</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lang w:val="en-US"/>
        </w:rPr>
        <w:t xml:space="preserve">Mi  tío es justo, </w:t>
      </w:r>
      <w:r>
        <w:rPr>
          <w:b/>
          <w:bCs/>
          <w:sz w:val="24"/>
          <w:lang w:val="en-US"/>
        </w:rPr>
        <w:t>aunque</w:t>
      </w:r>
      <w:r>
        <w:rPr>
          <w:sz w:val="24"/>
          <w:lang w:val="en-US"/>
        </w:rPr>
        <w:t xml:space="preserve"> severo. = Mi  tío es justo, </w:t>
      </w:r>
      <w:r>
        <w:rPr>
          <w:b/>
          <w:bCs/>
          <w:sz w:val="24"/>
          <w:lang w:val="en-US"/>
        </w:rPr>
        <w:t>pero</w:t>
      </w:r>
      <w:r>
        <w:rPr>
          <w:sz w:val="24"/>
          <w:lang w:val="en-US"/>
        </w:rPr>
        <w:t xml:space="preserve"> severo;</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б) союз </w:t>
      </w:r>
      <w:r>
        <w:rPr>
          <w:b/>
          <w:sz w:val="24"/>
          <w:lang w:val="en-US"/>
        </w:rPr>
        <w:t>sino</w:t>
      </w:r>
      <w:r>
        <w:rPr>
          <w:b/>
          <w:sz w:val="24"/>
        </w:rPr>
        <w:t xml:space="preserve"> </w:t>
      </w:r>
      <w:r>
        <w:rPr>
          <w:sz w:val="24"/>
        </w:rPr>
        <w:t xml:space="preserve">обычно употребляется лишь в </w:t>
      </w:r>
      <w:r>
        <w:rPr>
          <w:spacing w:val="20"/>
          <w:sz w:val="24"/>
        </w:rPr>
        <w:t>исключающем</w:t>
      </w:r>
      <w:r>
        <w:rPr>
          <w:sz w:val="24"/>
        </w:rPr>
        <w:t xml:space="preserve"> противительном значении. При этом сказуемое предыдущего предло</w:t>
        <w:softHyphen/>
        <w:t xml:space="preserve">жения или часть предложения, смысл которой исключается, стоит в </w:t>
      </w:r>
      <w:r>
        <w:rPr>
          <w:spacing w:val="20"/>
          <w:sz w:val="24"/>
        </w:rPr>
        <w:t>отрицательной</w:t>
      </w:r>
      <w:r>
        <w:rPr>
          <w:sz w:val="24"/>
        </w:rPr>
        <w:t xml:space="preserve"> форме:</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No</w:t>
      </w:r>
      <w:r>
        <w:rPr>
          <w:i/>
          <w:iCs/>
          <w:sz w:val="24"/>
        </w:rPr>
        <w:t xml:space="preserve"> </w:t>
      </w:r>
      <w:r>
        <w:rPr>
          <w:i/>
          <w:iCs/>
          <w:sz w:val="24"/>
          <w:lang w:val="en-US"/>
        </w:rPr>
        <w:t>triunfar</w:t>
      </w:r>
      <w:r>
        <w:rPr>
          <w:i/>
          <w:iCs/>
          <w:sz w:val="24"/>
        </w:rPr>
        <w:t>á</w:t>
      </w:r>
      <w:r>
        <w:rPr>
          <w:i/>
          <w:iCs/>
          <w:sz w:val="24"/>
          <w:lang w:val="en-US"/>
        </w:rPr>
        <w:t>n</w:t>
      </w:r>
      <w:r>
        <w:rPr>
          <w:sz w:val="24"/>
        </w:rPr>
        <w:t xml:space="preserve"> </w:t>
      </w:r>
      <w:r>
        <w:rPr>
          <w:sz w:val="24"/>
          <w:lang w:val="en-US"/>
        </w:rPr>
        <w:t>los</w:t>
      </w:r>
      <w:r>
        <w:rPr>
          <w:sz w:val="24"/>
        </w:rPr>
        <w:t xml:space="preserve"> </w:t>
      </w:r>
      <w:r>
        <w:rPr>
          <w:sz w:val="24"/>
          <w:lang w:val="en-US"/>
        </w:rPr>
        <w:t>cobardes</w:t>
      </w:r>
      <w:r>
        <w:rPr>
          <w:sz w:val="24"/>
        </w:rPr>
        <w:t xml:space="preserve">, </w:t>
      </w:r>
      <w:r>
        <w:rPr>
          <w:b/>
          <w:bCs/>
          <w:sz w:val="24"/>
          <w:lang w:val="en-US"/>
        </w:rPr>
        <w:t>sino</w:t>
      </w:r>
      <w:r>
        <w:rPr>
          <w:sz w:val="24"/>
        </w:rPr>
        <w:t xml:space="preserve"> </w:t>
      </w:r>
      <w:r>
        <w:rPr>
          <w:sz w:val="24"/>
          <w:lang w:val="en-US"/>
        </w:rPr>
        <w:t>los</w:t>
      </w:r>
      <w:r>
        <w:rPr>
          <w:sz w:val="24"/>
        </w:rPr>
        <w:t xml:space="preserve">                                                     Победят не трусливы</w:t>
      </w:r>
      <w:r>
        <w:rPr>
          <w:sz w:val="24"/>
          <w:lang w:val="en-US"/>
        </w:rPr>
        <w:t>e</w:t>
      </w:r>
      <w:r>
        <w:rPr>
          <w:sz w:val="24"/>
        </w:rPr>
        <w:t>, а смелые.</w:t>
      </w:r>
    </w:p>
    <w:p>
      <w:pPr>
        <w:pStyle w:val="Normal1"/>
        <w:spacing w:lineRule="auto" w:line="240"/>
        <w:ind w:firstLine="709" w:end="0"/>
        <w:rPr/>
      </w:pPr>
      <w:r>
        <w:rPr>
          <w:sz w:val="24"/>
          <w:lang w:val="en-US"/>
        </w:rPr>
        <w:t>valientes</w:t>
      </w:r>
      <w:r>
        <w:rPr>
          <w:sz w:val="24"/>
        </w:rPr>
        <w:t xml:space="preserve">. </w:t>
      </w:r>
    </w:p>
    <w:p>
      <w:pPr>
        <w:pStyle w:val="Normal1"/>
        <w:spacing w:lineRule="auto" w:line="240"/>
        <w:ind w:firstLine="284" w:end="0"/>
        <w:rPr/>
      </w:pPr>
      <w:r>
        <w:rPr>
          <w:sz w:val="24"/>
          <w:lang w:val="en-US"/>
        </w:rPr>
        <w:t>En</w:t>
      </w:r>
      <w:r>
        <w:rPr>
          <w:sz w:val="24"/>
        </w:rPr>
        <w:t xml:space="preserve"> </w:t>
      </w:r>
      <w:r>
        <w:rPr>
          <w:sz w:val="24"/>
          <w:lang w:val="en-US"/>
        </w:rPr>
        <w:t>sus</w:t>
      </w:r>
      <w:r>
        <w:rPr>
          <w:sz w:val="24"/>
        </w:rPr>
        <w:t xml:space="preserve"> </w:t>
      </w:r>
      <w:r>
        <w:rPr>
          <w:sz w:val="24"/>
          <w:lang w:val="en-US"/>
        </w:rPr>
        <w:t>clases</w:t>
      </w:r>
      <w:r>
        <w:rPr>
          <w:sz w:val="24"/>
        </w:rPr>
        <w:t xml:space="preserve"> </w:t>
      </w:r>
      <w:r>
        <w:rPr>
          <w:sz w:val="24"/>
          <w:lang w:val="en-US"/>
        </w:rPr>
        <w:t>aprend</w:t>
      </w:r>
      <w:r>
        <w:rPr>
          <w:sz w:val="24"/>
        </w:rPr>
        <w:t>í</w:t>
      </w:r>
      <w:r>
        <w:rPr>
          <w:sz w:val="24"/>
          <w:lang w:val="en-US"/>
        </w:rPr>
        <w:t>amos</w:t>
      </w:r>
      <w:r>
        <w:rPr>
          <w:sz w:val="24"/>
        </w:rPr>
        <w:t xml:space="preserve"> </w:t>
      </w:r>
      <w:r>
        <w:rPr>
          <w:sz w:val="24"/>
          <w:lang w:val="en-US"/>
        </w:rPr>
        <w:t>las</w:t>
      </w:r>
      <w:r>
        <w:rPr>
          <w:sz w:val="24"/>
        </w:rPr>
        <w:t xml:space="preserve"> </w:t>
      </w:r>
      <w:r>
        <w:rPr>
          <w:sz w:val="24"/>
          <w:lang w:val="en-US"/>
        </w:rPr>
        <w:t>lec</w:t>
      </w:r>
      <w:r>
        <w:rPr>
          <w:sz w:val="24"/>
        </w:rPr>
        <w:t>-                                                        На его уроках мы занимались не</w:t>
      </w:r>
    </w:p>
    <w:p>
      <w:pPr>
        <w:pStyle w:val="Normal1"/>
        <w:spacing w:lineRule="auto" w:line="240"/>
        <w:ind w:firstLine="709" w:end="0"/>
        <w:rPr/>
      </w:pPr>
      <w:r>
        <w:rPr>
          <w:sz w:val="24"/>
          <w:lang w:val="en-US"/>
        </w:rPr>
        <w:t>ciones</w:t>
      </w:r>
      <w:r>
        <w:rPr>
          <w:sz w:val="24"/>
        </w:rPr>
        <w:t xml:space="preserve"> </w:t>
      </w:r>
      <w:r>
        <w:rPr>
          <w:sz w:val="24"/>
          <w:lang w:val="en-US"/>
        </w:rPr>
        <w:t>no</w:t>
      </w:r>
      <w:r>
        <w:rPr>
          <w:sz w:val="24"/>
        </w:rPr>
        <w:t xml:space="preserve"> ро</w:t>
      </w:r>
      <w:r>
        <w:rPr>
          <w:sz w:val="24"/>
          <w:lang w:val="en-US"/>
        </w:rPr>
        <w:t>r</w:t>
      </w:r>
      <w:r>
        <w:rPr>
          <w:sz w:val="24"/>
        </w:rPr>
        <w:t xml:space="preserve"> </w:t>
      </w:r>
      <w:r>
        <w:rPr>
          <w:sz w:val="24"/>
          <w:lang w:val="en-US"/>
        </w:rPr>
        <w:t>afici</w:t>
      </w:r>
      <w:r>
        <w:rPr>
          <w:sz w:val="24"/>
        </w:rPr>
        <w:t>ó</w:t>
      </w:r>
      <w:r>
        <w:rPr>
          <w:sz w:val="24"/>
          <w:lang w:val="en-US"/>
        </w:rPr>
        <w:t>n</w:t>
      </w:r>
      <w:r>
        <w:rPr>
          <w:sz w:val="24"/>
        </w:rPr>
        <w:t xml:space="preserve"> </w:t>
      </w:r>
      <w:r>
        <w:rPr>
          <w:sz w:val="24"/>
          <w:lang w:val="en-US"/>
        </w:rPr>
        <w:t>al</w:t>
      </w:r>
      <w:r>
        <w:rPr>
          <w:sz w:val="24"/>
        </w:rPr>
        <w:t xml:space="preserve"> </w:t>
      </w:r>
      <w:r>
        <w:rPr>
          <w:sz w:val="24"/>
          <w:lang w:val="en-US"/>
        </w:rPr>
        <w:t>estudio</w:t>
      </w:r>
      <w:r>
        <w:rPr>
          <w:sz w:val="24"/>
        </w:rPr>
        <w:t xml:space="preserve">                                                             из любви к учению, а просто</w:t>
      </w:r>
    </w:p>
    <w:p>
      <w:pPr>
        <w:pStyle w:val="Normal1"/>
        <w:spacing w:lineRule="auto" w:line="240"/>
        <w:ind w:firstLine="709" w:end="0"/>
        <w:rPr/>
      </w:pPr>
      <w:r>
        <w:rPr>
          <w:b/>
          <w:bCs/>
          <w:sz w:val="24"/>
          <w:lang w:val="en-US"/>
        </w:rPr>
        <w:t>sino</w:t>
      </w:r>
      <w:r>
        <w:rPr>
          <w:sz w:val="24"/>
          <w:lang w:val="en-US"/>
        </w:rPr>
        <w:t xml:space="preserve"> de puro terror a la palmeta.                                                            </w:t>
      </w:r>
      <w:r>
        <w:rPr>
          <w:sz w:val="24"/>
        </w:rPr>
        <w:t>из-за страха перед его линейкой.</w:t>
      </w:r>
    </w:p>
    <w:p>
      <w:pPr>
        <w:pStyle w:val="Normal1"/>
        <w:spacing w:lineRule="auto" w:line="240"/>
        <w:ind w:firstLine="709" w:end="0"/>
        <w:rPr/>
      </w:pPr>
      <w:r>
        <w:rPr>
          <w:sz w:val="24"/>
        </w:rPr>
        <w:t>(</w:t>
      </w:r>
      <w:r>
        <w:rPr>
          <w:sz w:val="24"/>
          <w:lang w:val="en-US"/>
        </w:rPr>
        <w:t>R</w:t>
      </w:r>
      <w:r>
        <w:rPr>
          <w:sz w:val="24"/>
        </w:rPr>
        <w:t xml:space="preserve">. </w:t>
      </w:r>
      <w:r>
        <w:rPr>
          <w:sz w:val="24"/>
          <w:lang w:val="en-US"/>
        </w:rPr>
        <w:t>M</w:t>
      </w:r>
      <w:r>
        <w:rPr>
          <w:lang w:val="en-US"/>
        </w:rPr>
        <w:t>EZA</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Чтобы не путать употребление союзов </w:t>
      </w:r>
      <w:r>
        <w:rPr>
          <w:b/>
          <w:sz w:val="24"/>
        </w:rPr>
        <w:t>sino</w:t>
      </w:r>
      <w:r>
        <w:rPr>
          <w:sz w:val="24"/>
        </w:rPr>
        <w:t xml:space="preserve"> и </w:t>
      </w:r>
      <w:r>
        <w:rPr>
          <w:b/>
          <w:sz w:val="24"/>
        </w:rPr>
        <w:t>pero</w:t>
      </w:r>
      <w:r>
        <w:rPr>
          <w:sz w:val="24"/>
        </w:rPr>
        <w:t xml:space="preserve"> необходимо помнить, что основное различие между этими союзами заключает</w:t>
        <w:softHyphen/>
        <w:t>ся не в том, что sino употребляется лишь после сказуемого в отрицательной форме (</w:t>
      </w:r>
      <w:r>
        <w:rPr>
          <w:b/>
          <w:sz w:val="24"/>
        </w:rPr>
        <w:t>pero</w:t>
      </w:r>
      <w:r>
        <w:rPr>
          <w:sz w:val="24"/>
        </w:rPr>
        <w:t xml:space="preserve"> также может употребляться после сказуемо</w:t>
        <w:softHyphen/>
        <w:t xml:space="preserve">го, стоящего в отрицательной форме), а в том, что </w:t>
      </w:r>
      <w:r>
        <w:rPr>
          <w:b/>
          <w:sz w:val="24"/>
        </w:rPr>
        <w:t xml:space="preserve">sino </w:t>
      </w:r>
      <w:r>
        <w:rPr>
          <w:sz w:val="24"/>
        </w:rPr>
        <w:t xml:space="preserve">вводит слово или предложение, полностью </w:t>
      </w:r>
      <w:r>
        <w:rPr>
          <w:spacing w:val="20"/>
          <w:sz w:val="24"/>
        </w:rPr>
        <w:t>исключающее</w:t>
      </w:r>
      <w:r>
        <w:rPr>
          <w:sz w:val="24"/>
        </w:rPr>
        <w:t xml:space="preserve"> предыду</w:t>
        <w:softHyphen/>
        <w:t>щее понятие или суждение. Сравните следующие примеры:</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No hago los ejercicios en el instituto, </w:t>
      </w:r>
      <w:r>
        <w:rPr>
          <w:b/>
          <w:bCs/>
          <w:sz w:val="24"/>
          <w:lang w:val="en-US"/>
        </w:rPr>
        <w:t>sino</w:t>
      </w:r>
      <w:r>
        <w:rPr>
          <w:sz w:val="24"/>
          <w:lang w:val="en-US"/>
        </w:rPr>
        <w:t xml:space="preserve"> en casa.                             </w:t>
      </w:r>
      <w:r>
        <w:rPr>
          <w:sz w:val="24"/>
        </w:rPr>
        <w:t xml:space="preserve">Я делаю упражнения не в институте, </w:t>
      </w:r>
    </w:p>
    <w:p>
      <w:pPr>
        <w:pStyle w:val="Normal1"/>
        <w:spacing w:lineRule="auto" w:line="240"/>
        <w:ind w:firstLine="284" w:end="0"/>
        <w:rPr>
          <w:sz w:val="24"/>
        </w:rPr>
      </w:pPr>
      <w:r>
        <w:rPr>
          <w:sz w:val="24"/>
        </w:rPr>
        <w:t xml:space="preserve">                                                                                                                   </w:t>
      </w:r>
      <w:r>
        <w:rPr>
          <w:sz w:val="24"/>
        </w:rPr>
        <w:t>а дома.</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этом предложении, благодаря суждению, вводимому союзом </w:t>
      </w:r>
      <w:r>
        <w:rPr>
          <w:b/>
          <w:sz w:val="24"/>
        </w:rPr>
        <w:t>sino</w:t>
      </w:r>
      <w:r>
        <w:rPr>
          <w:sz w:val="24"/>
        </w:rPr>
        <w:t xml:space="preserve">, </w:t>
      </w:r>
      <w:r>
        <w:rPr>
          <w:spacing w:val="20"/>
          <w:sz w:val="24"/>
        </w:rPr>
        <w:t>полностью отрицается</w:t>
      </w:r>
      <w:r>
        <w:rPr>
          <w:sz w:val="24"/>
        </w:rPr>
        <w:t xml:space="preserve"> факт приготовления упражне</w:t>
        <w:softHyphen/>
        <w:t>ний в институте и указывается место, где они готовятся.</w:t>
      </w:r>
    </w:p>
    <w:p>
      <w:pPr>
        <w:pStyle w:val="Normal1"/>
        <w:spacing w:lineRule="auto" w:line="240"/>
        <w:ind w:firstLine="284" w:end="0"/>
        <w:rPr>
          <w:sz w:val="24"/>
        </w:rPr>
      </w:pPr>
      <w:r>
        <w:rPr>
          <w:sz w:val="24"/>
        </w:rPr>
        <w:t xml:space="preserve"> </w:t>
      </w:r>
    </w:p>
    <w:p>
      <w:pPr>
        <w:pStyle w:val="Normal1"/>
        <w:spacing w:lineRule="auto" w:line="240"/>
        <w:ind w:firstLine="284" w:end="0"/>
        <w:rPr/>
      </w:pPr>
      <w:r>
        <w:rPr>
          <w:sz w:val="24"/>
          <w:lang w:val="en-US"/>
        </w:rPr>
        <w:t>No</w:t>
      </w:r>
      <w:r>
        <w:rPr>
          <w:sz w:val="24"/>
        </w:rPr>
        <w:t xml:space="preserve"> </w:t>
      </w:r>
      <w:r>
        <w:rPr>
          <w:sz w:val="24"/>
          <w:lang w:val="en-US"/>
        </w:rPr>
        <w:t>hago</w:t>
      </w:r>
      <w:r>
        <w:rPr>
          <w:sz w:val="24"/>
        </w:rPr>
        <w:t xml:space="preserve"> </w:t>
      </w:r>
      <w:r>
        <w:rPr>
          <w:sz w:val="24"/>
          <w:lang w:val="en-US"/>
        </w:rPr>
        <w:t>los</w:t>
      </w:r>
      <w:r>
        <w:rPr>
          <w:sz w:val="24"/>
        </w:rPr>
        <w:t xml:space="preserve"> </w:t>
      </w:r>
      <w:r>
        <w:rPr>
          <w:sz w:val="24"/>
          <w:lang w:val="en-US"/>
        </w:rPr>
        <w:t>ejercicios</w:t>
      </w:r>
      <w:r>
        <w:rPr>
          <w:sz w:val="24"/>
        </w:rPr>
        <w:t xml:space="preserve"> </w:t>
      </w:r>
      <w:r>
        <w:rPr>
          <w:sz w:val="24"/>
          <w:lang w:val="en-US"/>
        </w:rPr>
        <w:t>en</w:t>
      </w:r>
      <w:r>
        <w:rPr>
          <w:sz w:val="24"/>
        </w:rPr>
        <w:t xml:space="preserve"> </w:t>
      </w:r>
      <w:r>
        <w:rPr>
          <w:sz w:val="24"/>
          <w:lang w:val="en-US"/>
        </w:rPr>
        <w:t>el</w:t>
      </w:r>
      <w:r>
        <w:rPr>
          <w:sz w:val="24"/>
        </w:rPr>
        <w:t xml:space="preserve"> </w:t>
      </w:r>
      <w:r>
        <w:rPr>
          <w:sz w:val="24"/>
          <w:lang w:val="en-US"/>
        </w:rPr>
        <w:t>instituto</w:t>
      </w:r>
      <w:r>
        <w:rPr>
          <w:sz w:val="24"/>
        </w:rPr>
        <w:t xml:space="preserve">                                                   Я не делаю упражнения в институте,</w:t>
      </w:r>
    </w:p>
    <w:p>
      <w:pPr>
        <w:pStyle w:val="Normal1"/>
        <w:spacing w:lineRule="auto" w:line="240"/>
        <w:ind w:firstLine="709" w:end="0"/>
        <w:rPr/>
      </w:pPr>
      <w:r>
        <w:rPr>
          <w:sz w:val="24"/>
          <w:lang w:val="en-US"/>
        </w:rPr>
        <w:t xml:space="preserve"> </w:t>
      </w:r>
      <w:r>
        <w:rPr>
          <w:b/>
          <w:bCs/>
          <w:sz w:val="24"/>
          <w:lang w:val="en-US"/>
        </w:rPr>
        <w:t>pero</w:t>
      </w:r>
      <w:r>
        <w:rPr>
          <w:sz w:val="24"/>
          <w:lang w:val="en-US"/>
        </w:rPr>
        <w:t xml:space="preserve"> mi amigo los hace allí.                                                              </w:t>
      </w:r>
      <w:r>
        <w:rPr>
          <w:sz w:val="24"/>
        </w:rPr>
        <w:t>а мой друг делает их(в институте).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 </w:t>
      </w:r>
      <w:r>
        <w:rPr>
          <w:sz w:val="24"/>
        </w:rPr>
        <w:t>Здесь нет полного противопоставления, есть только ограни</w:t>
        <w:softHyphen/>
        <w:t>чение одного суждения другим.</w:t>
      </w:r>
    </w:p>
    <w:p>
      <w:pPr>
        <w:pStyle w:val="Normal1"/>
        <w:spacing w:lineRule="auto" w:line="240"/>
        <w:ind w:firstLine="284" w:end="0"/>
        <w:rPr/>
      </w:pPr>
      <w:r>
        <w:rPr>
          <w:sz w:val="24"/>
        </w:rPr>
        <w:t xml:space="preserve">В тех случаях, когда сказуемые двух предложений, соединяемых союзом </w:t>
      </w:r>
      <w:r>
        <w:rPr>
          <w:b/>
          <w:sz w:val="24"/>
        </w:rPr>
        <w:t>sino</w:t>
      </w:r>
      <w:r>
        <w:rPr>
          <w:sz w:val="24"/>
        </w:rPr>
        <w:t>, разные или, когда во втором предложении повторя</w:t>
        <w:softHyphen/>
        <w:t xml:space="preserve">ется сказуемое первого предложения, то обычно к союзу </w:t>
      </w:r>
      <w:r>
        <w:rPr>
          <w:b/>
          <w:sz w:val="24"/>
        </w:rPr>
        <w:t>sino</w:t>
      </w:r>
      <w:r>
        <w:rPr>
          <w:sz w:val="24"/>
        </w:rPr>
        <w:t xml:space="preserve"> добав</w:t>
        <w:softHyphen/>
        <w:t xml:space="preserve">ляется (хотя и не всегда) союз </w:t>
      </w:r>
      <w:r>
        <w:rPr>
          <w:b/>
          <w:sz w:val="24"/>
          <w:lang w:val="en-US"/>
        </w:rPr>
        <w:t>que</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Ya</w:t>
      </w:r>
      <w:r>
        <w:rPr>
          <w:sz w:val="24"/>
        </w:rPr>
        <w:t xml:space="preserve"> </w:t>
      </w:r>
      <w:r>
        <w:rPr>
          <w:sz w:val="24"/>
          <w:lang w:val="en-US"/>
        </w:rPr>
        <w:t>no</w:t>
      </w:r>
      <w:r>
        <w:rPr>
          <w:sz w:val="24"/>
        </w:rPr>
        <w:t xml:space="preserve"> </w:t>
      </w:r>
      <w:r>
        <w:rPr>
          <w:sz w:val="24"/>
          <w:lang w:val="en-US"/>
        </w:rPr>
        <w:t>daba</w:t>
      </w:r>
      <w:r>
        <w:rPr>
          <w:sz w:val="24"/>
        </w:rPr>
        <w:t xml:space="preserve"> ó</w:t>
      </w:r>
      <w:r>
        <w:rPr>
          <w:sz w:val="24"/>
          <w:lang w:val="en-US"/>
        </w:rPr>
        <w:t>rdenes</w:t>
      </w:r>
      <w:r>
        <w:rPr>
          <w:sz w:val="24"/>
        </w:rPr>
        <w:t xml:space="preserve"> </w:t>
      </w:r>
      <w:r>
        <w:rPr>
          <w:sz w:val="24"/>
          <w:lang w:val="en-US"/>
        </w:rPr>
        <w:t>solamente</w:t>
      </w:r>
      <w:r>
        <w:rPr>
          <w:sz w:val="24"/>
        </w:rPr>
        <w:t xml:space="preserve">, </w:t>
      </w:r>
      <w:r>
        <w:rPr>
          <w:b/>
          <w:bCs/>
          <w:sz w:val="24"/>
          <w:lang w:val="en-US"/>
        </w:rPr>
        <w:t>sino</w:t>
      </w:r>
      <w:r>
        <w:rPr>
          <w:sz w:val="24"/>
        </w:rPr>
        <w:t xml:space="preserve">                                                  Он теперь не просто отдавал </w:t>
      </w:r>
    </w:p>
    <w:p>
      <w:pPr>
        <w:pStyle w:val="Normal1"/>
        <w:spacing w:lineRule="auto" w:line="240"/>
        <w:ind w:firstLine="709" w:end="0"/>
        <w:rPr/>
      </w:pPr>
      <w:r>
        <w:rPr>
          <w:b/>
          <w:bCs/>
          <w:sz w:val="24"/>
          <w:lang w:val="en-US"/>
        </w:rPr>
        <w:t>que</w:t>
      </w:r>
      <w:r>
        <w:rPr>
          <w:sz w:val="24"/>
          <w:lang w:val="en-US"/>
        </w:rPr>
        <w:t xml:space="preserve"> procuraba explicarlas.                                                                 </w:t>
      </w:r>
      <w:r>
        <w:rPr>
          <w:sz w:val="24"/>
        </w:rPr>
        <w:t xml:space="preserve">приказания, но пытался объяснить </w:t>
      </w:r>
    </w:p>
    <w:p>
      <w:pPr>
        <w:pStyle w:val="Normal1"/>
        <w:spacing w:lineRule="auto" w:line="240"/>
        <w:ind w:firstLine="709" w:end="0"/>
        <w:rPr/>
      </w:pPr>
      <w:r>
        <w:rPr>
          <w:sz w:val="24"/>
        </w:rPr>
        <w:t>(С.</w:t>
      </w:r>
      <w:r>
        <w:rPr>
          <w:sz w:val="24"/>
          <w:lang w:val="en-US"/>
        </w:rPr>
        <w:t>L</w:t>
      </w:r>
      <w:r>
        <w:rPr>
          <w:lang w:val="en-US"/>
        </w:rPr>
        <w:t>EANTE</w:t>
      </w:r>
      <w:r>
        <w:rPr>
          <w:sz w:val="24"/>
        </w:rPr>
        <w:t xml:space="preserve"> )                                                                                         их.</w:t>
      </w:r>
    </w:p>
    <w:p>
      <w:pPr>
        <w:pStyle w:val="Normal1"/>
        <w:spacing w:lineRule="auto" w:line="240"/>
        <w:ind w:firstLine="284" w:end="0"/>
        <w:rPr/>
      </w:pPr>
      <w:r>
        <w:rPr>
          <w:sz w:val="24"/>
          <w:lang w:val="en-US"/>
        </w:rPr>
        <w:t>No</w:t>
      </w:r>
      <w:r>
        <w:rPr>
          <w:sz w:val="24"/>
        </w:rPr>
        <w:t xml:space="preserve"> </w:t>
      </w:r>
      <w:r>
        <w:rPr>
          <w:sz w:val="24"/>
          <w:lang w:val="en-US"/>
        </w:rPr>
        <w:t>era</w:t>
      </w:r>
      <w:r>
        <w:rPr>
          <w:sz w:val="24"/>
        </w:rPr>
        <w:t xml:space="preserve"> </w:t>
      </w:r>
      <w:r>
        <w:rPr>
          <w:sz w:val="24"/>
          <w:lang w:val="en-US"/>
        </w:rPr>
        <w:t>el</w:t>
      </w:r>
      <w:r>
        <w:rPr>
          <w:sz w:val="24"/>
        </w:rPr>
        <w:t xml:space="preserve"> </w:t>
      </w:r>
      <w:r>
        <w:rPr>
          <w:sz w:val="24"/>
          <w:lang w:val="en-US"/>
        </w:rPr>
        <w:t>fr</w:t>
      </w:r>
      <w:r>
        <w:rPr>
          <w:sz w:val="24"/>
        </w:rPr>
        <w:t>í</w:t>
      </w:r>
      <w:r>
        <w:rPr>
          <w:sz w:val="24"/>
          <w:lang w:val="en-US"/>
        </w:rPr>
        <w:t>o</w:t>
      </w:r>
      <w:r>
        <w:rPr>
          <w:sz w:val="24"/>
        </w:rPr>
        <w:t xml:space="preserve">, </w:t>
      </w:r>
      <w:r>
        <w:rPr>
          <w:sz w:val="24"/>
          <w:lang w:val="en-US"/>
        </w:rPr>
        <w:t>bravo</w:t>
      </w:r>
      <w:r>
        <w:rPr>
          <w:sz w:val="24"/>
        </w:rPr>
        <w:t xml:space="preserve"> у </w:t>
      </w:r>
      <w:r>
        <w:rPr>
          <w:sz w:val="24"/>
          <w:lang w:val="en-US"/>
        </w:rPr>
        <w:t>agresivo</w:t>
      </w:r>
      <w:r>
        <w:rPr>
          <w:sz w:val="24"/>
        </w:rPr>
        <w:t xml:space="preserve">, </w:t>
      </w:r>
      <w:r>
        <w:rPr>
          <w:sz w:val="24"/>
          <w:lang w:val="en-US"/>
        </w:rPr>
        <w:t>de</w:t>
      </w:r>
      <w:r>
        <w:rPr>
          <w:sz w:val="24"/>
        </w:rPr>
        <w:t xml:space="preserve">                                                    Это был не обычный уличный холод,</w:t>
      </w:r>
    </w:p>
    <w:p>
      <w:pPr>
        <w:pStyle w:val="Normal1"/>
        <w:spacing w:lineRule="auto" w:line="240"/>
        <w:ind w:firstLine="709" w:end="0"/>
        <w:rPr/>
      </w:pPr>
      <w:r>
        <w:rPr>
          <w:sz w:val="24"/>
          <w:lang w:val="en-US"/>
        </w:rPr>
        <w:t xml:space="preserve">la calle sino ese glacial aliento                                                           </w:t>
      </w:r>
      <w:r>
        <w:rPr>
          <w:sz w:val="24"/>
        </w:rPr>
        <w:t>бодрящий</w:t>
      </w:r>
      <w:r>
        <w:rPr>
          <w:sz w:val="24"/>
          <w:lang w:val="en-US"/>
        </w:rPr>
        <w:t xml:space="preserve"> </w:t>
      </w:r>
      <w:r>
        <w:rPr>
          <w:sz w:val="24"/>
        </w:rPr>
        <w:t>и</w:t>
      </w:r>
      <w:r>
        <w:rPr>
          <w:sz w:val="24"/>
          <w:lang w:val="en-US"/>
        </w:rPr>
        <w:t xml:space="preserve"> </w:t>
      </w:r>
      <w:r>
        <w:rPr>
          <w:sz w:val="24"/>
        </w:rPr>
        <w:t>подстегивающий</w:t>
      </w:r>
      <w:r>
        <w:rPr>
          <w:sz w:val="24"/>
          <w:lang w:val="en-US"/>
        </w:rPr>
        <w:t>,</w:t>
      </w:r>
    </w:p>
    <w:p>
      <w:pPr>
        <w:pStyle w:val="Normal1"/>
        <w:spacing w:lineRule="auto" w:line="240"/>
        <w:ind w:firstLine="709" w:end="0"/>
        <w:rPr/>
      </w:pPr>
      <w:r>
        <w:rPr>
          <w:sz w:val="24"/>
          <w:lang w:val="en-US"/>
        </w:rPr>
        <w:t>de vacío... No</w:t>
      </w:r>
      <w:r>
        <w:rPr>
          <w:sz w:val="24"/>
        </w:rPr>
        <w:t xml:space="preserve"> </w:t>
      </w:r>
      <w:r>
        <w:rPr>
          <w:sz w:val="24"/>
          <w:lang w:val="en-US"/>
        </w:rPr>
        <w:t>ara</w:t>
      </w:r>
      <w:r>
        <w:rPr>
          <w:sz w:val="24"/>
        </w:rPr>
        <w:t>ñ</w:t>
      </w:r>
      <w:r>
        <w:rPr>
          <w:sz w:val="24"/>
          <w:lang w:val="en-US"/>
        </w:rPr>
        <w:t>a</w:t>
      </w:r>
      <w:r>
        <w:rPr>
          <w:sz w:val="24"/>
        </w:rPr>
        <w:t xml:space="preserve"> </w:t>
      </w:r>
      <w:r>
        <w:rPr>
          <w:sz w:val="24"/>
          <w:lang w:val="en-US"/>
        </w:rPr>
        <w:t>la</w:t>
      </w:r>
      <w:r>
        <w:rPr>
          <w:sz w:val="24"/>
        </w:rPr>
        <w:t xml:space="preserve"> </w:t>
      </w:r>
      <w:r>
        <w:rPr>
          <w:sz w:val="24"/>
          <w:lang w:val="en-US"/>
        </w:rPr>
        <w:t>carne</w:t>
      </w:r>
      <w:r>
        <w:rPr>
          <w:sz w:val="24"/>
        </w:rPr>
        <w:t xml:space="preserve">                                                                а ледяное дыхание пустоты...</w:t>
      </w:r>
    </w:p>
    <w:p>
      <w:pPr>
        <w:pStyle w:val="Normal1"/>
        <w:spacing w:lineRule="auto" w:line="240"/>
        <w:ind w:firstLine="709" w:end="0"/>
        <w:rPr/>
      </w:pPr>
      <w:r>
        <w:rPr>
          <w:sz w:val="24"/>
          <w:lang w:val="en-US"/>
        </w:rPr>
        <w:t xml:space="preserve">sino que la penetra </w:t>
      </w:r>
      <w:r>
        <w:rPr>
          <w:sz w:val="24"/>
        </w:rPr>
        <w:t>у</w:t>
      </w:r>
      <w:r>
        <w:rPr>
          <w:sz w:val="24"/>
          <w:lang w:val="en-US"/>
        </w:rPr>
        <w:t xml:space="preserve"> la empapa.                                                        </w:t>
      </w:r>
      <w:r>
        <w:rPr>
          <w:sz w:val="24"/>
        </w:rPr>
        <w:t>Оно не пощипывает(кожу),</w:t>
      </w:r>
    </w:p>
    <w:p>
      <w:pPr>
        <w:pStyle w:val="Normal1"/>
        <w:spacing w:lineRule="auto" w:line="240"/>
        <w:ind w:firstLine="709" w:end="0"/>
        <w:jc w:val="start"/>
        <w:rPr/>
      </w:pPr>
      <w:r>
        <w:rPr>
          <w:sz w:val="24"/>
        </w:rPr>
        <w:t xml:space="preserve">(А. </w:t>
      </w:r>
      <w:r>
        <w:rPr>
          <w:sz w:val="24"/>
          <w:lang w:val="en-US"/>
        </w:rPr>
        <w:t>L</w:t>
      </w:r>
      <w:r>
        <w:rPr>
          <w:lang w:val="en-US"/>
        </w:rPr>
        <w:t>ERA</w:t>
      </w:r>
      <w:r>
        <w:rPr>
          <w:sz w:val="24"/>
        </w:rPr>
        <w:t>)                                                                                             а пронизывает, ох</w:t>
        <w:softHyphen/>
        <w:t xml:space="preserve">ватывает все  </w:t>
      </w:r>
    </w:p>
    <w:p>
      <w:pPr>
        <w:pStyle w:val="Normal1"/>
        <w:spacing w:lineRule="auto" w:line="240"/>
        <w:ind w:firstLine="709" w:end="0"/>
        <w:jc w:val="start"/>
        <w:rPr/>
      </w:pPr>
      <w:r>
        <w:rPr>
          <w:sz w:val="24"/>
        </w:rPr>
        <w:t xml:space="preserve">                                                                                                             </w:t>
      </w:r>
      <w:r>
        <w:rPr>
          <w:sz w:val="24"/>
        </w:rPr>
        <w:t>тело</w:t>
      </w:r>
      <w:r>
        <w:rPr>
          <w:sz w:val="24"/>
          <w:lang w:val="en-US"/>
        </w:rPr>
        <w:t>.</w:t>
      </w:r>
    </w:p>
    <w:p>
      <w:pPr>
        <w:pStyle w:val="Normal1"/>
        <w:spacing w:lineRule="auto" w:line="240"/>
        <w:rPr/>
      </w:pPr>
      <w:r>
        <w:rPr>
          <w:sz w:val="24"/>
          <w:lang w:val="en-US"/>
        </w:rPr>
        <w:t xml:space="preserve">     </w:t>
      </w:r>
      <w:r>
        <w:rPr>
          <w:sz w:val="24"/>
          <w:lang w:val="en-US"/>
        </w:rPr>
        <w:t xml:space="preserve">No irá María al teatro, </w:t>
      </w:r>
      <w:r>
        <w:rPr>
          <w:b/>
          <w:bCs/>
          <w:sz w:val="24"/>
          <w:lang w:val="en-US"/>
        </w:rPr>
        <w:t>sino que</w:t>
      </w:r>
      <w:r>
        <w:rPr>
          <w:sz w:val="24"/>
          <w:lang w:val="en-US"/>
        </w:rPr>
        <w:t xml:space="preserve"> irá su hermana.                                </w:t>
      </w:r>
      <w:r>
        <w:rPr>
          <w:sz w:val="24"/>
        </w:rPr>
        <w:t>В театр пойдет не Мария, а ее сестра.</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союз </w:t>
      </w:r>
      <w:r>
        <w:rPr>
          <w:b/>
          <w:sz w:val="24"/>
          <w:lang w:val="en-US"/>
        </w:rPr>
        <w:t>antes</w:t>
      </w:r>
      <w:r>
        <w:rPr>
          <w:b/>
          <w:sz w:val="24"/>
        </w:rPr>
        <w:t>,</w:t>
      </w:r>
      <w:r>
        <w:rPr>
          <w:sz w:val="24"/>
        </w:rPr>
        <w:t xml:space="preserve"> как и </w:t>
      </w:r>
      <w:r>
        <w:rPr>
          <w:b/>
          <w:sz w:val="24"/>
        </w:rPr>
        <w:t>sino</w:t>
      </w:r>
      <w:r>
        <w:rPr>
          <w:sz w:val="24"/>
        </w:rPr>
        <w:t>, употребляется после главного предло</w:t>
        <w:softHyphen/>
        <w:t xml:space="preserve">жения в отрицательной форме и, кроме того, он часто используется в сочетании с наречием </w:t>
      </w:r>
      <w:r>
        <w:rPr>
          <w:b/>
          <w:bCs/>
          <w:sz w:val="24"/>
          <w:lang w:val="en-US"/>
        </w:rPr>
        <w:t>bien</w:t>
      </w:r>
      <w:r>
        <w:rPr>
          <w:sz w:val="24"/>
        </w:rPr>
        <w:t xml:space="preserve"> или наречными оборотами </w:t>
      </w:r>
      <w:r>
        <w:rPr>
          <w:b/>
          <w:sz w:val="24"/>
          <w:lang w:val="en-US"/>
        </w:rPr>
        <w:t>al</w:t>
      </w:r>
      <w:r>
        <w:rPr>
          <w:b/>
          <w:sz w:val="24"/>
        </w:rPr>
        <w:t xml:space="preserve"> </w:t>
      </w:r>
      <w:r>
        <w:rPr>
          <w:b/>
          <w:sz w:val="24"/>
          <w:lang w:val="en-US"/>
        </w:rPr>
        <w:t>contrario</w:t>
      </w:r>
      <w:r>
        <w:rPr>
          <w:sz w:val="24"/>
        </w:rPr>
        <w:t xml:space="preserve"> или </w:t>
      </w:r>
      <w:r>
        <w:rPr>
          <w:b/>
          <w:sz w:val="24"/>
        </w:rPr>
        <w:t>ро</w:t>
      </w:r>
      <w:r>
        <w:rPr>
          <w:b/>
          <w:sz w:val="24"/>
          <w:lang w:val="en-US"/>
        </w:rPr>
        <w:t>r</w:t>
      </w:r>
      <w:r>
        <w:rPr>
          <w:b/>
          <w:sz w:val="24"/>
        </w:rPr>
        <w:t xml:space="preserve"> </w:t>
      </w:r>
      <w:r>
        <w:rPr>
          <w:b/>
          <w:sz w:val="24"/>
          <w:lang w:val="en-US"/>
        </w:rPr>
        <w:t>el</w:t>
      </w:r>
      <w:r>
        <w:rPr>
          <w:b/>
          <w:sz w:val="24"/>
        </w:rPr>
        <w:t xml:space="preserve"> </w:t>
      </w:r>
      <w:r>
        <w:rPr>
          <w:b/>
          <w:sz w:val="24"/>
          <w:lang w:val="en-US"/>
        </w:rPr>
        <w:t>contrario</w:t>
      </w:r>
      <w:r>
        <w:rPr>
          <w:sz w:val="24"/>
        </w:rPr>
        <w:t>:</w:t>
      </w:r>
    </w:p>
    <w:p>
      <w:pPr>
        <w:pStyle w:val="Normal1"/>
        <w:spacing w:lineRule="auto" w:line="240"/>
        <w:ind w:firstLine="284" w:end="0"/>
        <w:rPr/>
      </w:pPr>
      <w:r>
        <w:rPr>
          <w:sz w:val="24"/>
          <w:lang w:val="en-US"/>
        </w:rPr>
        <w:t xml:space="preserve">No terno tu cólera </w:t>
      </w:r>
      <w:r>
        <w:rPr>
          <w:b/>
          <w:bCs/>
          <w:sz w:val="24"/>
          <w:lang w:val="en-US"/>
        </w:rPr>
        <w:t>antes bien</w:t>
      </w:r>
      <w:r>
        <w:rPr>
          <w:sz w:val="24"/>
          <w:lang w:val="en-US"/>
        </w:rPr>
        <w:t xml:space="preserve"> me río de ella.                                     </w:t>
      </w:r>
      <w:r>
        <w:rPr>
          <w:sz w:val="24"/>
        </w:rPr>
        <w:t>Я не боюсь твоего гнева, а смеюсь</w:t>
      </w:r>
    </w:p>
    <w:p>
      <w:pPr>
        <w:pStyle w:val="Normal1"/>
        <w:spacing w:lineRule="auto" w:line="240"/>
        <w:ind w:firstLine="284" w:end="0"/>
        <w:rPr>
          <w:sz w:val="24"/>
        </w:rPr>
      </w:pPr>
      <w:r>
        <w:rPr>
          <w:sz w:val="24"/>
        </w:rPr>
        <w:t xml:space="preserve">                                                                                                                  </w:t>
      </w:r>
      <w:r>
        <w:rPr>
          <w:sz w:val="24"/>
        </w:rPr>
        <w:t>над ним.</w:t>
      </w:r>
    </w:p>
    <w:p>
      <w:pPr>
        <w:pStyle w:val="Normal1"/>
        <w:spacing w:lineRule="auto" w:line="240"/>
        <w:ind w:firstLine="284" w:end="0"/>
        <w:rPr>
          <w:sz w:val="24"/>
        </w:rPr>
      </w:pPr>
      <w:r>
        <w:rPr>
          <w:sz w:val="24"/>
          <w:lang w:val="en-US"/>
        </w:rPr>
        <w:t>N</w:t>
      </w:r>
      <w:r>
        <w:rPr>
          <w:sz w:val="24"/>
        </w:rPr>
        <w:t xml:space="preserve">о </w:t>
      </w:r>
      <w:r>
        <w:rPr>
          <w:sz w:val="24"/>
          <w:lang w:val="en-US"/>
        </w:rPr>
        <w:t>le</w:t>
      </w:r>
      <w:r>
        <w:rPr>
          <w:sz w:val="24"/>
        </w:rPr>
        <w:t xml:space="preserve"> </w:t>
      </w:r>
      <w:r>
        <w:rPr>
          <w:sz w:val="24"/>
          <w:lang w:val="en-US"/>
        </w:rPr>
        <w:t>he</w:t>
      </w:r>
      <w:r>
        <w:rPr>
          <w:sz w:val="24"/>
        </w:rPr>
        <w:t xml:space="preserve"> </w:t>
      </w:r>
      <w:r>
        <w:rPr>
          <w:sz w:val="24"/>
          <w:lang w:val="en-US"/>
        </w:rPr>
        <w:t>negado</w:t>
      </w:r>
      <w:r>
        <w:rPr>
          <w:sz w:val="24"/>
        </w:rPr>
        <w:t xml:space="preserve"> </w:t>
      </w:r>
      <w:r>
        <w:rPr>
          <w:sz w:val="24"/>
          <w:lang w:val="en-US"/>
        </w:rPr>
        <w:t>nada</w:t>
      </w:r>
      <w:r>
        <w:rPr>
          <w:sz w:val="24"/>
        </w:rPr>
        <w:t xml:space="preserve">, </w:t>
      </w:r>
      <w:r>
        <w:rPr>
          <w:b/>
          <w:bCs/>
          <w:sz w:val="24"/>
          <w:lang w:val="en-US"/>
        </w:rPr>
        <w:t>antes</w:t>
      </w:r>
      <w:r>
        <w:rPr>
          <w:sz w:val="24"/>
        </w:rPr>
        <w:t xml:space="preserve"> </w:t>
      </w:r>
      <w:r>
        <w:rPr>
          <w:i/>
          <w:iCs/>
          <w:sz w:val="24"/>
          <w:lang w:val="en-US"/>
        </w:rPr>
        <w:t>al</w:t>
      </w:r>
      <w:r>
        <w:rPr>
          <w:i/>
          <w:iCs/>
          <w:sz w:val="24"/>
        </w:rPr>
        <w:t xml:space="preserve"> </w:t>
      </w:r>
      <w:r>
        <w:rPr>
          <w:i/>
          <w:iCs/>
          <w:sz w:val="24"/>
          <w:lang w:val="en-US"/>
        </w:rPr>
        <w:t>con</w:t>
      </w:r>
      <w:r>
        <w:rPr>
          <w:sz w:val="24"/>
        </w:rPr>
        <w:t>-                                                 Я ни в чем не отказал ему, ско</w:t>
      </w:r>
      <w:r>
        <w:rPr>
          <w:sz w:val="24"/>
          <w:lang w:val="en-US"/>
        </w:rPr>
        <w:t>pee</w:t>
      </w:r>
    </w:p>
    <w:p>
      <w:pPr>
        <w:pStyle w:val="Normal1"/>
        <w:spacing w:lineRule="auto" w:line="240"/>
        <w:ind w:firstLine="709" w:end="0"/>
        <w:rPr/>
      </w:pPr>
      <w:r>
        <w:rPr>
          <w:i/>
          <w:iCs/>
          <w:sz w:val="24"/>
          <w:lang w:val="en-US"/>
        </w:rPr>
        <w:t>trario</w:t>
      </w:r>
      <w:r>
        <w:rPr>
          <w:sz w:val="24"/>
          <w:lang w:val="en-US"/>
        </w:rPr>
        <w:t xml:space="preserve"> le he ofrecido mi amparo.                                                       </w:t>
      </w:r>
      <w:r>
        <w:rPr>
          <w:sz w:val="24"/>
        </w:rPr>
        <w:t>наоборот, предложил ему.</w:t>
      </w:r>
    </w:p>
    <w:p>
      <w:pPr>
        <w:pStyle w:val="Normal1"/>
        <w:spacing w:lineRule="auto" w:line="240"/>
        <w:ind w:firstLine="709" w:end="0"/>
        <w:rPr/>
      </w:pPr>
      <w:r>
        <w:rPr>
          <w:sz w:val="24"/>
        </w:rPr>
        <w:t>(</w:t>
      </w:r>
      <w:r>
        <w:rPr>
          <w:sz w:val="24"/>
          <w:lang w:val="en-US"/>
        </w:rPr>
        <w:t>Martinez</w:t>
      </w:r>
      <w:r>
        <w:rPr>
          <w:sz w:val="24"/>
        </w:rPr>
        <w:t xml:space="preserve"> </w:t>
      </w:r>
      <w:r>
        <w:rPr>
          <w:sz w:val="24"/>
          <w:lang w:val="en-US"/>
        </w:rPr>
        <w:t>Amador</w:t>
      </w:r>
      <w:r>
        <w:rPr>
          <w:sz w:val="24"/>
        </w:rPr>
        <w:t>)                                                                            свою помощь</w:t>
      </w:r>
    </w:p>
    <w:p>
      <w:pPr>
        <w:pStyle w:val="Normal1"/>
        <w:spacing w:lineRule="auto" w:line="240"/>
        <w:ind w:firstLine="709" w:end="0"/>
        <w:rPr>
          <w:sz w:val="24"/>
        </w:rPr>
      </w:pPr>
      <w:r>
        <w:rPr>
          <w:sz w:val="24"/>
        </w:rPr>
      </w:r>
    </w:p>
    <w:p>
      <w:pPr>
        <w:pStyle w:val="Heading3"/>
        <w:ind w:hanging="0" w:start="0"/>
        <w:rPr/>
      </w:pPr>
      <w:bookmarkStart w:id="131" w:name="__RefHeading___Toc1886107"/>
      <w:bookmarkEnd w:id="131"/>
      <w:r>
        <w:rPr/>
        <w:t>§ 91. Подчинительные союзы</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Эти союзы связывают обычно два предложения, одно из кото</w:t>
        <w:softHyphen/>
        <w:t>рых главное, а другое, зависимое от него, придаточное. Подчини</w:t>
        <w:softHyphen/>
        <w:t>тельные союзы помещаются в придаточном предложении.</w:t>
      </w:r>
    </w:p>
    <w:p>
      <w:pPr>
        <w:pStyle w:val="Normal1"/>
        <w:spacing w:lineRule="auto" w:line="240"/>
        <w:ind w:firstLine="284" w:end="0"/>
        <w:rPr>
          <w:sz w:val="24"/>
        </w:rPr>
      </w:pPr>
      <w:r>
        <w:rPr>
          <w:sz w:val="24"/>
        </w:rPr>
        <w:t>Среди союзов, исходя из видов вводимых ими придаточных предложений, выделяется несколько групп. Ниже будет дано крат</w:t>
        <w:softHyphen/>
        <w:t>кое описание этих групп. Дополнительные сведения об употребле</w:t>
        <w:softHyphen/>
        <w:t>нии союзов можно получить в разделах синтаксиса, посвященных соответствующим видам придаточных предложений *.</w:t>
      </w:r>
    </w:p>
    <w:p>
      <w:pPr>
        <w:pStyle w:val="Normal1"/>
        <w:pBdr>
          <w:top w:val="single" w:sz="4" w:space="1" w:color="000000"/>
        </w:pBdr>
        <w:spacing w:lineRule="auto" w:line="240"/>
        <w:ind w:firstLine="284" w:end="0"/>
        <w:rPr/>
      </w:pPr>
      <w:r>
        <w:rPr/>
        <w:t xml:space="preserve">* В испанском языке нет союзов обстоятельства места. Их функции выполняет наречие </w:t>
      </w:r>
      <w:r>
        <w:rPr>
          <w:b/>
          <w:lang w:val="en-US"/>
        </w:rPr>
        <w:t>donde</w:t>
      </w:r>
      <w:r>
        <w:rPr/>
        <w:t xml:space="preserve"> (см. § 92).</w:t>
      </w:r>
    </w:p>
    <w:p>
      <w:pPr>
        <w:pStyle w:val="Normal1"/>
        <w:pBdr>
          <w:top w:val="single" w:sz="4" w:space="1" w:color="000000"/>
        </w:pBdr>
        <w:spacing w:lineRule="auto" w:line="240"/>
        <w:ind w:firstLine="284" w:end="0"/>
        <w:rPr/>
      </w:pPr>
      <w:r>
        <w:rPr/>
      </w:r>
    </w:p>
    <w:p>
      <w:pPr>
        <w:pStyle w:val="Normal1"/>
        <w:spacing w:lineRule="auto" w:line="240"/>
        <w:ind w:firstLine="284" w:end="0"/>
        <w:jc w:val="center"/>
        <w:rPr>
          <w:i/>
          <w:i/>
          <w:sz w:val="24"/>
        </w:rPr>
      </w:pPr>
      <w:r>
        <w:rPr>
          <w:i/>
          <w:sz w:val="24"/>
        </w:rPr>
        <w:t>1. Временные союзы</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К временным союзам относятся</w:t>
      </w:r>
      <w:r>
        <w:rPr>
          <w:b/>
          <w:sz w:val="24"/>
        </w:rPr>
        <w:t xml:space="preserve">: </w:t>
      </w:r>
      <w:r>
        <w:rPr>
          <w:b/>
          <w:sz w:val="24"/>
          <w:lang w:val="en-US"/>
        </w:rPr>
        <w:t>cuando</w:t>
      </w:r>
      <w:r>
        <w:rPr>
          <w:b/>
          <w:sz w:val="24"/>
        </w:rPr>
        <w:t xml:space="preserve">, </w:t>
      </w:r>
      <w:r>
        <w:rPr>
          <w:b/>
          <w:sz w:val="24"/>
          <w:lang w:val="en-US"/>
        </w:rPr>
        <w:t>apenas</w:t>
      </w:r>
      <w:r>
        <w:rPr>
          <w:b/>
          <w:sz w:val="24"/>
        </w:rPr>
        <w:t xml:space="preserve">, </w:t>
      </w:r>
      <w:r>
        <w:rPr>
          <w:b/>
          <w:sz w:val="24"/>
          <w:lang w:val="en-US"/>
        </w:rPr>
        <w:t>despu</w:t>
      </w:r>
      <w:r>
        <w:rPr>
          <w:b/>
          <w:sz w:val="24"/>
        </w:rPr>
        <w:t>é</w:t>
      </w:r>
      <w:r>
        <w:rPr>
          <w:b/>
          <w:sz w:val="24"/>
          <w:lang w:val="en-US"/>
        </w:rPr>
        <w:t>s</w:t>
      </w:r>
      <w:r>
        <w:rPr>
          <w:b/>
          <w:sz w:val="24"/>
        </w:rPr>
        <w:t xml:space="preserve"> </w:t>
      </w:r>
      <w:r>
        <w:rPr>
          <w:b/>
          <w:sz w:val="24"/>
          <w:lang w:val="en-US"/>
        </w:rPr>
        <w:t>que</w:t>
      </w:r>
      <w:r>
        <w:rPr>
          <w:b/>
          <w:sz w:val="24"/>
        </w:rPr>
        <w:t xml:space="preserve">, </w:t>
      </w:r>
      <w:r>
        <w:rPr>
          <w:b/>
          <w:sz w:val="24"/>
          <w:lang w:val="en-US"/>
        </w:rPr>
        <w:t>ahora</w:t>
      </w:r>
      <w:r>
        <w:rPr>
          <w:b/>
          <w:sz w:val="24"/>
        </w:rPr>
        <w:t xml:space="preserve"> </w:t>
      </w:r>
      <w:r>
        <w:rPr>
          <w:b/>
          <w:sz w:val="24"/>
          <w:lang w:val="en-US"/>
        </w:rPr>
        <w:t>que</w:t>
      </w:r>
      <w:r>
        <w:rPr>
          <w:b/>
          <w:sz w:val="24"/>
        </w:rPr>
        <w:t xml:space="preserve">, </w:t>
      </w:r>
      <w:r>
        <w:rPr>
          <w:b/>
          <w:sz w:val="24"/>
          <w:lang w:val="en-US"/>
        </w:rPr>
        <w:t>hasta</w:t>
      </w:r>
      <w:r>
        <w:rPr>
          <w:b/>
          <w:sz w:val="24"/>
        </w:rPr>
        <w:t xml:space="preserve"> </w:t>
      </w:r>
      <w:r>
        <w:rPr>
          <w:b/>
          <w:sz w:val="24"/>
          <w:lang w:val="en-US"/>
        </w:rPr>
        <w:t>que</w:t>
      </w:r>
      <w:r>
        <w:rPr>
          <w:b/>
          <w:sz w:val="24"/>
        </w:rPr>
        <w:t xml:space="preserve">, </w:t>
      </w:r>
      <w:r>
        <w:rPr>
          <w:b/>
          <w:sz w:val="24"/>
          <w:lang w:val="en-US"/>
        </w:rPr>
        <w:t>as</w:t>
      </w:r>
      <w:r>
        <w:rPr>
          <w:b/>
          <w:sz w:val="24"/>
        </w:rPr>
        <w:t xml:space="preserve">í </w:t>
      </w:r>
      <w:r>
        <w:rPr>
          <w:b/>
          <w:sz w:val="24"/>
          <w:lang w:val="en-US"/>
        </w:rPr>
        <w:t>que</w:t>
      </w:r>
      <w:r>
        <w:rPr>
          <w:b/>
          <w:sz w:val="24"/>
        </w:rPr>
        <w:t xml:space="preserve">, </w:t>
      </w:r>
      <w:r>
        <w:rPr>
          <w:b/>
          <w:sz w:val="24"/>
          <w:lang w:val="en-US"/>
        </w:rPr>
        <w:t>luego</w:t>
      </w:r>
      <w:r>
        <w:rPr>
          <w:b/>
          <w:sz w:val="24"/>
        </w:rPr>
        <w:t xml:space="preserve"> </w:t>
      </w:r>
      <w:r>
        <w:rPr>
          <w:b/>
          <w:sz w:val="24"/>
          <w:lang w:val="en-US"/>
        </w:rPr>
        <w:t>que</w:t>
      </w:r>
      <w:r>
        <w:rPr>
          <w:b/>
          <w:sz w:val="24"/>
        </w:rPr>
        <w:t xml:space="preserve">, </w:t>
      </w:r>
      <w:r>
        <w:rPr>
          <w:b/>
          <w:sz w:val="24"/>
          <w:lang w:val="en-US"/>
        </w:rPr>
        <w:t>tan</w:t>
      </w:r>
      <w:r>
        <w:rPr>
          <w:b/>
          <w:sz w:val="24"/>
        </w:rPr>
        <w:t xml:space="preserve"> </w:t>
      </w:r>
      <w:r>
        <w:rPr>
          <w:b/>
          <w:sz w:val="24"/>
          <w:lang w:val="en-US"/>
        </w:rPr>
        <w:t>pronto</w:t>
      </w:r>
      <w:r>
        <w:rPr>
          <w:b/>
          <w:sz w:val="24"/>
        </w:rPr>
        <w:t xml:space="preserve"> </w:t>
      </w:r>
      <w:r>
        <w:rPr>
          <w:b/>
          <w:sz w:val="24"/>
          <w:lang w:val="en-US"/>
        </w:rPr>
        <w:t>como</w:t>
      </w:r>
      <w:r>
        <w:rPr>
          <w:b/>
          <w:sz w:val="24"/>
        </w:rPr>
        <w:t xml:space="preserve">, </w:t>
      </w:r>
      <w:r>
        <w:rPr>
          <w:b/>
          <w:sz w:val="24"/>
          <w:lang w:val="en-US"/>
        </w:rPr>
        <w:t>desde</w:t>
      </w:r>
      <w:r>
        <w:rPr>
          <w:b/>
          <w:sz w:val="24"/>
        </w:rPr>
        <w:t xml:space="preserve"> </w:t>
      </w:r>
      <w:r>
        <w:rPr>
          <w:b/>
          <w:sz w:val="24"/>
          <w:lang w:val="en-US"/>
        </w:rPr>
        <w:t>que</w:t>
      </w:r>
      <w:r>
        <w:rPr>
          <w:b/>
          <w:sz w:val="24"/>
        </w:rPr>
        <w:t xml:space="preserve"> </w:t>
      </w:r>
      <w:r>
        <w:rPr>
          <w:sz w:val="24"/>
        </w:rPr>
        <w:t>и др. Они вводят придаточные предложения обстоятельства времени:</w:t>
      </w:r>
    </w:p>
    <w:p>
      <w:pPr>
        <w:pStyle w:val="Normal1"/>
        <w:spacing w:lineRule="auto" w:line="240"/>
        <w:ind w:firstLine="284" w:end="0"/>
        <w:rPr>
          <w:b/>
          <w:bCs/>
          <w:sz w:val="24"/>
        </w:rPr>
      </w:pPr>
      <w:r>
        <w:rPr>
          <w:b/>
          <w:bCs/>
          <w:sz w:val="24"/>
        </w:rPr>
      </w:r>
    </w:p>
    <w:p>
      <w:pPr>
        <w:pStyle w:val="Normal1"/>
        <w:spacing w:lineRule="auto" w:line="240"/>
        <w:ind w:firstLine="284" w:end="0"/>
        <w:rPr/>
      </w:pPr>
      <w:r>
        <w:rPr>
          <w:b/>
          <w:bCs/>
          <w:sz w:val="24"/>
          <w:lang w:val="en-US"/>
        </w:rPr>
        <w:t>Cuando</w:t>
      </w:r>
      <w:r>
        <w:rPr>
          <w:sz w:val="24"/>
        </w:rPr>
        <w:t xml:space="preserve"> </w:t>
      </w:r>
      <w:r>
        <w:rPr>
          <w:sz w:val="24"/>
          <w:lang w:val="en-US"/>
        </w:rPr>
        <w:t>toc</w:t>
      </w:r>
      <w:r>
        <w:rPr>
          <w:sz w:val="24"/>
        </w:rPr>
        <w:t xml:space="preserve">ó </w:t>
      </w:r>
      <w:r>
        <w:rPr>
          <w:sz w:val="24"/>
          <w:lang w:val="en-US"/>
        </w:rPr>
        <w:t>el</w:t>
      </w:r>
      <w:r>
        <w:rPr>
          <w:sz w:val="24"/>
        </w:rPr>
        <w:t xml:space="preserve"> </w:t>
      </w:r>
      <w:r>
        <w:rPr>
          <w:sz w:val="24"/>
          <w:lang w:val="en-US"/>
        </w:rPr>
        <w:t>timbre</w:t>
      </w:r>
      <w:r>
        <w:rPr>
          <w:sz w:val="24"/>
        </w:rPr>
        <w:t xml:space="preserve">, </w:t>
      </w:r>
      <w:r>
        <w:rPr>
          <w:sz w:val="24"/>
          <w:lang w:val="en-US"/>
        </w:rPr>
        <w:t>el</w:t>
      </w:r>
      <w:r>
        <w:rPr>
          <w:sz w:val="24"/>
        </w:rPr>
        <w:t xml:space="preserve"> </w:t>
      </w:r>
      <w:r>
        <w:rPr>
          <w:sz w:val="24"/>
          <w:lang w:val="en-US"/>
        </w:rPr>
        <w:t>profesor</w:t>
      </w:r>
      <w:r>
        <w:rPr>
          <w:sz w:val="24"/>
        </w:rPr>
        <w:t xml:space="preserve">                                                 Когда прозвенел звонок, преподаватель</w:t>
      </w:r>
    </w:p>
    <w:p>
      <w:pPr>
        <w:pStyle w:val="Normal1"/>
        <w:spacing w:lineRule="auto" w:line="240"/>
        <w:ind w:firstLine="709" w:end="0"/>
        <w:rPr/>
      </w:pPr>
      <w:r>
        <w:rPr>
          <w:sz w:val="24"/>
          <w:lang w:val="en-US"/>
        </w:rPr>
        <w:t xml:space="preserve">entró en el aula.                                                                              </w:t>
      </w:r>
      <w:r>
        <w:rPr>
          <w:sz w:val="24"/>
        </w:rPr>
        <w:t xml:space="preserve">вошел в аудиторию. </w:t>
      </w:r>
    </w:p>
    <w:p>
      <w:pPr>
        <w:pStyle w:val="Normal1"/>
        <w:spacing w:lineRule="auto" w:line="240"/>
        <w:ind w:firstLine="284" w:end="0"/>
        <w:rPr/>
      </w:pPr>
      <w:r>
        <w:rPr>
          <w:sz w:val="24"/>
          <w:lang w:val="en-US"/>
        </w:rPr>
        <w:t>El</w:t>
      </w:r>
      <w:r>
        <w:rPr>
          <w:sz w:val="24"/>
        </w:rPr>
        <w:t xml:space="preserve"> </w:t>
      </w:r>
      <w:r>
        <w:rPr>
          <w:sz w:val="24"/>
          <w:lang w:val="en-US"/>
        </w:rPr>
        <w:t>concierto</w:t>
      </w:r>
      <w:r>
        <w:rPr>
          <w:sz w:val="24"/>
        </w:rPr>
        <w:t xml:space="preserve"> </w:t>
      </w:r>
      <w:r>
        <w:rPr>
          <w:sz w:val="24"/>
          <w:lang w:val="en-US"/>
        </w:rPr>
        <w:t>empez</w:t>
      </w:r>
      <w:r>
        <w:rPr>
          <w:sz w:val="24"/>
        </w:rPr>
        <w:t xml:space="preserve">ó, </w:t>
      </w:r>
      <w:r>
        <w:rPr>
          <w:b/>
          <w:bCs/>
          <w:sz w:val="24"/>
          <w:lang w:val="en-US"/>
        </w:rPr>
        <w:t>tan</w:t>
      </w:r>
      <w:r>
        <w:rPr>
          <w:b/>
          <w:bCs/>
          <w:sz w:val="24"/>
        </w:rPr>
        <w:t xml:space="preserve"> </w:t>
      </w:r>
      <w:r>
        <w:rPr>
          <w:b/>
          <w:bCs/>
          <w:sz w:val="24"/>
          <w:lang w:val="en-US"/>
        </w:rPr>
        <w:t>pronto</w:t>
      </w:r>
      <w:r>
        <w:rPr>
          <w:sz w:val="24"/>
        </w:rPr>
        <w:t xml:space="preserve">                                                    Как только приехали артисты,</w:t>
      </w:r>
    </w:p>
    <w:p>
      <w:pPr>
        <w:pStyle w:val="Normal1"/>
        <w:spacing w:lineRule="auto" w:line="240"/>
        <w:ind w:firstLine="709" w:end="0"/>
        <w:rPr/>
      </w:pPr>
      <w:r>
        <w:rPr>
          <w:b/>
          <w:bCs/>
          <w:sz w:val="24"/>
          <w:lang w:val="en-US"/>
        </w:rPr>
        <w:t>como</w:t>
      </w:r>
      <w:r>
        <w:rPr>
          <w:sz w:val="24"/>
          <w:lang w:val="en-US"/>
        </w:rPr>
        <w:t xml:space="preserve"> llegaron los artistas.                                                             </w:t>
      </w:r>
      <w:r>
        <w:rPr>
          <w:sz w:val="24"/>
        </w:rPr>
        <w:t xml:space="preserve">начался концерт. </w:t>
      </w:r>
    </w:p>
    <w:p>
      <w:pPr>
        <w:pStyle w:val="Normal1"/>
        <w:spacing w:lineRule="auto" w:line="240"/>
        <w:ind w:firstLine="284" w:end="0"/>
        <w:rPr/>
      </w:pPr>
      <w:r>
        <w:rPr>
          <w:b/>
          <w:bCs/>
          <w:sz w:val="24"/>
          <w:lang w:val="en-US"/>
        </w:rPr>
        <w:t>Desde</w:t>
      </w:r>
      <w:r>
        <w:rPr>
          <w:b/>
          <w:bCs/>
          <w:sz w:val="24"/>
        </w:rPr>
        <w:t xml:space="preserve"> </w:t>
      </w:r>
      <w:r>
        <w:rPr>
          <w:b/>
          <w:bCs/>
          <w:sz w:val="24"/>
          <w:lang w:val="en-US"/>
        </w:rPr>
        <w:t>que</w:t>
      </w:r>
      <w:r>
        <w:rPr>
          <w:sz w:val="24"/>
        </w:rPr>
        <w:t xml:space="preserve"> </w:t>
      </w:r>
      <w:r>
        <w:rPr>
          <w:sz w:val="24"/>
          <w:lang w:val="en-US"/>
        </w:rPr>
        <w:t>hemos</w:t>
      </w:r>
      <w:r>
        <w:rPr>
          <w:sz w:val="24"/>
        </w:rPr>
        <w:t xml:space="preserve"> </w:t>
      </w:r>
      <w:r>
        <w:rPr>
          <w:sz w:val="24"/>
          <w:lang w:val="en-US"/>
        </w:rPr>
        <w:t>comprendido</w:t>
      </w:r>
      <w:r>
        <w:rPr>
          <w:sz w:val="24"/>
        </w:rPr>
        <w:t xml:space="preserve"> </w:t>
      </w:r>
      <w:r>
        <w:rPr>
          <w:sz w:val="24"/>
          <w:lang w:val="en-US"/>
        </w:rPr>
        <w:t>las</w:t>
      </w:r>
      <w:r>
        <w:rPr>
          <w:sz w:val="24"/>
        </w:rPr>
        <w:t xml:space="preserve">                                                 С тех пор как мы поняли правила,</w:t>
      </w:r>
    </w:p>
    <w:p>
      <w:pPr>
        <w:pStyle w:val="Normal1"/>
        <w:spacing w:lineRule="auto" w:line="240"/>
        <w:ind w:firstLine="709" w:end="0"/>
        <w:rPr/>
      </w:pPr>
      <w:r>
        <w:rPr>
          <w:sz w:val="24"/>
          <w:lang w:val="en-US"/>
        </w:rPr>
        <w:t>reglas</w:t>
      </w:r>
      <w:r>
        <w:rPr>
          <w:sz w:val="24"/>
        </w:rPr>
        <w:t xml:space="preserve">, </w:t>
      </w:r>
      <w:r>
        <w:rPr>
          <w:sz w:val="24"/>
          <w:lang w:val="en-US"/>
        </w:rPr>
        <w:t>casi</w:t>
      </w:r>
      <w:r>
        <w:rPr>
          <w:sz w:val="24"/>
        </w:rPr>
        <w:t xml:space="preserve"> </w:t>
      </w:r>
      <w:r>
        <w:rPr>
          <w:sz w:val="24"/>
          <w:lang w:val="en-US"/>
        </w:rPr>
        <w:t>no</w:t>
      </w:r>
      <w:r>
        <w:rPr>
          <w:sz w:val="24"/>
        </w:rPr>
        <w:t xml:space="preserve"> </w:t>
      </w:r>
      <w:r>
        <w:rPr>
          <w:sz w:val="24"/>
          <w:lang w:val="en-US"/>
        </w:rPr>
        <w:t>hacemos</w:t>
      </w:r>
      <w:r>
        <w:rPr>
          <w:sz w:val="24"/>
        </w:rPr>
        <w:t xml:space="preserve"> </w:t>
      </w:r>
      <w:r>
        <w:rPr>
          <w:sz w:val="24"/>
          <w:lang w:val="en-US"/>
        </w:rPr>
        <w:t>faltas</w:t>
      </w:r>
      <w:r>
        <w:rPr>
          <w:sz w:val="24"/>
        </w:rPr>
        <w:t xml:space="preserve"> </w:t>
      </w:r>
      <w:r>
        <w:rPr>
          <w:sz w:val="24"/>
          <w:lang w:val="en-US"/>
        </w:rPr>
        <w:t>en</w:t>
      </w:r>
      <w:r>
        <w:rPr>
          <w:sz w:val="24"/>
        </w:rPr>
        <w:t xml:space="preserve">                                                   мы почти не делаем ошибок </w:t>
      </w:r>
    </w:p>
    <w:p>
      <w:pPr>
        <w:pStyle w:val="Normal1"/>
        <w:spacing w:lineRule="auto" w:line="240"/>
        <w:ind w:firstLine="709" w:end="0"/>
        <w:rPr/>
      </w:pPr>
      <w:r>
        <w:rPr>
          <w:sz w:val="24"/>
          <w:lang w:val="en-US"/>
        </w:rPr>
        <w:t>los</w:t>
      </w:r>
      <w:r>
        <w:rPr>
          <w:sz w:val="24"/>
        </w:rPr>
        <w:t xml:space="preserve"> </w:t>
      </w:r>
      <w:r>
        <w:rPr>
          <w:sz w:val="24"/>
          <w:lang w:val="en-US"/>
        </w:rPr>
        <w:t>dictados</w:t>
      </w:r>
      <w:r>
        <w:rPr>
          <w:sz w:val="24"/>
        </w:rPr>
        <w:t>.                                                                                   в диктантах.</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i/>
          <w:i/>
          <w:sz w:val="24"/>
        </w:rPr>
      </w:pPr>
      <w:r>
        <w:rPr>
          <w:rFonts w:cs="Times New Roman" w:ascii="Times New Roman" w:hAnsi="Times New Roman"/>
          <w:i/>
          <w:sz w:val="24"/>
        </w:rPr>
        <w:t>2. Причинные союзы</w:t>
      </w:r>
    </w:p>
    <w:p>
      <w:pPr>
        <w:pStyle w:val="Normal1"/>
        <w:spacing w:lineRule="auto" w:line="240"/>
        <w:ind w:firstLine="284" w:end="0"/>
        <w:rPr>
          <w:rFonts w:ascii="Times New Roman" w:hAnsi="Times New Roman" w:cs="Times New Roman"/>
          <w:i/>
          <w:i/>
          <w:sz w:val="24"/>
        </w:rPr>
      </w:pPr>
      <w:r>
        <w:rPr>
          <w:rFonts w:cs="Times New Roman"/>
          <w:i/>
          <w:sz w:val="24"/>
        </w:rPr>
      </w:r>
    </w:p>
    <w:p>
      <w:pPr>
        <w:pStyle w:val="Normal1"/>
        <w:spacing w:lineRule="auto" w:line="240"/>
        <w:ind w:firstLine="284" w:end="0"/>
        <w:rPr/>
      </w:pPr>
      <w:r>
        <w:rPr>
          <w:sz w:val="24"/>
        </w:rPr>
        <w:t xml:space="preserve">К ним относятся: </w:t>
      </w:r>
      <w:r>
        <w:rPr>
          <w:b/>
          <w:sz w:val="24"/>
          <w:lang w:val="en-US"/>
        </w:rPr>
        <w:t>porque</w:t>
      </w:r>
      <w:r>
        <w:rPr>
          <w:b/>
          <w:sz w:val="24"/>
        </w:rPr>
        <w:t xml:space="preserve">, </w:t>
      </w:r>
      <w:r>
        <w:rPr>
          <w:b/>
          <w:sz w:val="24"/>
          <w:lang w:val="en-US"/>
        </w:rPr>
        <w:t>ya</w:t>
      </w:r>
      <w:r>
        <w:rPr>
          <w:b/>
          <w:sz w:val="24"/>
        </w:rPr>
        <w:t xml:space="preserve"> </w:t>
      </w:r>
      <w:r>
        <w:rPr>
          <w:b/>
          <w:sz w:val="24"/>
          <w:lang w:val="en-US"/>
        </w:rPr>
        <w:t>que</w:t>
      </w:r>
      <w:r>
        <w:rPr>
          <w:b/>
          <w:sz w:val="24"/>
        </w:rPr>
        <w:t xml:space="preserve">, </w:t>
      </w:r>
      <w:r>
        <w:rPr>
          <w:b/>
          <w:sz w:val="24"/>
          <w:lang w:val="en-US"/>
        </w:rPr>
        <w:t>como</w:t>
      </w:r>
      <w:r>
        <w:rPr>
          <w:b/>
          <w:sz w:val="24"/>
        </w:rPr>
        <w:t xml:space="preserve">, </w:t>
      </w:r>
      <w:r>
        <w:rPr>
          <w:b/>
          <w:sz w:val="24"/>
          <w:lang w:val="en-US"/>
        </w:rPr>
        <w:t>pues</w:t>
      </w:r>
      <w:r>
        <w:rPr>
          <w:b/>
          <w:sz w:val="24"/>
        </w:rPr>
        <w:t xml:space="preserve"> </w:t>
      </w:r>
      <w:r>
        <w:rPr>
          <w:b/>
          <w:sz w:val="24"/>
          <w:lang w:val="en-US"/>
        </w:rPr>
        <w:t>que</w:t>
      </w:r>
      <w:r>
        <w:rPr>
          <w:b/>
          <w:sz w:val="24"/>
        </w:rPr>
        <w:t xml:space="preserve">, </w:t>
      </w:r>
      <w:r>
        <w:rPr>
          <w:b/>
          <w:sz w:val="24"/>
          <w:lang w:val="en-US"/>
        </w:rPr>
        <w:t>puesto</w:t>
      </w:r>
      <w:r>
        <w:rPr>
          <w:b/>
          <w:sz w:val="24"/>
        </w:rPr>
        <w:t xml:space="preserve"> </w:t>
      </w:r>
      <w:r>
        <w:rPr>
          <w:b/>
          <w:sz w:val="24"/>
          <w:lang w:val="en-US"/>
        </w:rPr>
        <w:t>que</w:t>
      </w:r>
      <w:r>
        <w:rPr>
          <w:b/>
          <w:sz w:val="24"/>
        </w:rPr>
        <w:t xml:space="preserve">, </w:t>
      </w:r>
      <w:r>
        <w:rPr>
          <w:b/>
          <w:sz w:val="24"/>
          <w:lang w:val="en-US"/>
        </w:rPr>
        <w:t>supuesto</w:t>
      </w:r>
      <w:r>
        <w:rPr>
          <w:b/>
          <w:sz w:val="24"/>
        </w:rPr>
        <w:t xml:space="preserve"> </w:t>
      </w:r>
      <w:r>
        <w:rPr>
          <w:b/>
          <w:sz w:val="24"/>
          <w:lang w:val="en-US"/>
        </w:rPr>
        <w:t>que</w:t>
      </w:r>
      <w:r>
        <w:rPr>
          <w:sz w:val="24"/>
        </w:rPr>
        <w:t xml:space="preserve"> и др. Они вводят придаточные предложения обстоя</w:t>
        <w:softHyphen/>
        <w:t xml:space="preserve">тельства причины и </w:t>
      </w:r>
      <w:r>
        <w:rPr>
          <w:spacing w:val="36"/>
          <w:sz w:val="24"/>
        </w:rPr>
        <w:t>никогда</w:t>
      </w:r>
      <w:r>
        <w:rPr>
          <w:sz w:val="24"/>
        </w:rPr>
        <w:t xml:space="preserve"> не соединяют отдельные члены предложения: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Regresaremos</w:t>
      </w:r>
      <w:r>
        <w:rPr>
          <w:sz w:val="24"/>
        </w:rPr>
        <w:t xml:space="preserve"> </w:t>
      </w:r>
      <w:r>
        <w:rPr>
          <w:sz w:val="24"/>
          <w:lang w:val="en-US"/>
        </w:rPr>
        <w:t>a</w:t>
      </w:r>
      <w:r>
        <w:rPr>
          <w:sz w:val="24"/>
        </w:rPr>
        <w:t xml:space="preserve"> </w:t>
      </w:r>
      <w:r>
        <w:rPr>
          <w:sz w:val="24"/>
          <w:lang w:val="en-US"/>
        </w:rPr>
        <w:t>casa</w:t>
      </w:r>
      <w:r>
        <w:rPr>
          <w:sz w:val="24"/>
        </w:rPr>
        <w:t xml:space="preserve"> </w:t>
      </w:r>
      <w:r>
        <w:rPr>
          <w:sz w:val="24"/>
          <w:lang w:val="en-US"/>
        </w:rPr>
        <w:t>tarde</w:t>
      </w:r>
      <w:r>
        <w:rPr>
          <w:sz w:val="24"/>
        </w:rPr>
        <w:t xml:space="preserve"> </w:t>
      </w:r>
      <w:r>
        <w:rPr>
          <w:b/>
          <w:bCs/>
          <w:sz w:val="24"/>
          <w:lang w:val="en-US"/>
        </w:rPr>
        <w:t>porque</w:t>
      </w:r>
      <w:r>
        <w:rPr>
          <w:sz w:val="24"/>
        </w:rPr>
        <w:t xml:space="preserve">                                                  Мы поздно вернемся домой, потому</w:t>
      </w:r>
    </w:p>
    <w:p>
      <w:pPr>
        <w:pStyle w:val="Normal1"/>
        <w:spacing w:lineRule="auto" w:line="240"/>
        <w:ind w:firstLine="284" w:end="0"/>
        <w:rPr/>
      </w:pPr>
      <w:r>
        <w:rPr>
          <w:sz w:val="24"/>
        </w:rPr>
        <w:t xml:space="preserve">   </w:t>
      </w:r>
      <w:r>
        <w:rPr>
          <w:sz w:val="24"/>
          <w:lang w:val="en-US"/>
        </w:rPr>
        <w:t>vivimos</w:t>
      </w:r>
      <w:r>
        <w:rPr>
          <w:sz w:val="24"/>
        </w:rPr>
        <w:t xml:space="preserve"> </w:t>
      </w:r>
      <w:r>
        <w:rPr>
          <w:sz w:val="24"/>
          <w:lang w:val="en-US"/>
        </w:rPr>
        <w:t>lejos</w:t>
      </w:r>
      <w:r>
        <w:rPr>
          <w:sz w:val="24"/>
        </w:rPr>
        <w:t xml:space="preserve">.                                                                                      что живем далеко. </w:t>
      </w:r>
    </w:p>
    <w:p>
      <w:pPr>
        <w:pStyle w:val="Normal1"/>
        <w:spacing w:lineRule="auto" w:line="240"/>
        <w:ind w:firstLine="284" w:end="0"/>
        <w:rPr/>
      </w:pPr>
      <w:r>
        <w:rPr>
          <w:sz w:val="24"/>
          <w:lang w:val="en-US"/>
        </w:rPr>
        <w:t xml:space="preserve">Habrá lluvia, </w:t>
      </w:r>
      <w:r>
        <w:rPr>
          <w:b/>
          <w:bCs/>
          <w:sz w:val="24"/>
          <w:lang w:val="en-US"/>
        </w:rPr>
        <w:t>pues que</w:t>
      </w:r>
      <w:r>
        <w:rPr>
          <w:sz w:val="24"/>
          <w:lang w:val="en-US"/>
        </w:rPr>
        <w:t xml:space="preserve"> el cielo esta nublado.                                  </w:t>
      </w:r>
      <w:r>
        <w:rPr>
          <w:sz w:val="24"/>
        </w:rPr>
        <w:t xml:space="preserve">Будет дождь, так как небо заволокли </w:t>
      </w:r>
    </w:p>
    <w:p>
      <w:pPr>
        <w:pStyle w:val="Normal1"/>
        <w:spacing w:lineRule="auto" w:line="240"/>
        <w:ind w:firstLine="284" w:end="0"/>
        <w:rPr>
          <w:sz w:val="24"/>
        </w:rPr>
      </w:pPr>
      <w:r>
        <w:rPr>
          <w:sz w:val="24"/>
        </w:rPr>
        <w:t xml:space="preserve">                                                                                                               </w:t>
      </w:r>
      <w:r>
        <w:rPr>
          <w:sz w:val="24"/>
        </w:rPr>
        <w:t>тучи.</w:t>
      </w:r>
    </w:p>
    <w:p>
      <w:pPr>
        <w:pStyle w:val="Normal1"/>
        <w:spacing w:lineRule="auto" w:line="240"/>
        <w:ind w:firstLine="284" w:end="0"/>
        <w:rPr/>
      </w:pPr>
      <w:r>
        <w:rPr>
          <w:b/>
          <w:bCs/>
          <w:sz w:val="24"/>
          <w:lang w:val="en-US"/>
        </w:rPr>
        <w:t>Como</w:t>
      </w:r>
      <w:r>
        <w:rPr>
          <w:sz w:val="24"/>
        </w:rPr>
        <w:t xml:space="preserve"> </w:t>
      </w:r>
      <w:r>
        <w:rPr>
          <w:sz w:val="24"/>
          <w:lang w:val="en-US"/>
        </w:rPr>
        <w:t>recib</w:t>
      </w:r>
      <w:r>
        <w:rPr>
          <w:sz w:val="24"/>
        </w:rPr>
        <w:t xml:space="preserve">í </w:t>
      </w:r>
      <w:r>
        <w:rPr>
          <w:sz w:val="24"/>
          <w:lang w:val="en-US"/>
        </w:rPr>
        <w:t>tarde</w:t>
      </w:r>
      <w:r>
        <w:rPr>
          <w:sz w:val="24"/>
        </w:rPr>
        <w:t xml:space="preserve"> </w:t>
      </w:r>
      <w:r>
        <w:rPr>
          <w:sz w:val="24"/>
          <w:lang w:val="en-US"/>
        </w:rPr>
        <w:t>el</w:t>
      </w:r>
      <w:r>
        <w:rPr>
          <w:sz w:val="24"/>
        </w:rPr>
        <w:t xml:space="preserve"> </w:t>
      </w:r>
      <w:r>
        <w:rPr>
          <w:sz w:val="24"/>
          <w:lang w:val="en-US"/>
        </w:rPr>
        <w:t>aviso</w:t>
      </w:r>
      <w:r>
        <w:rPr>
          <w:sz w:val="24"/>
        </w:rPr>
        <w:t xml:space="preserve"> </w:t>
      </w:r>
      <w:r>
        <w:rPr>
          <w:sz w:val="24"/>
          <w:lang w:val="en-US"/>
        </w:rPr>
        <w:t>no</w:t>
      </w:r>
      <w:r>
        <w:rPr>
          <w:sz w:val="24"/>
        </w:rPr>
        <w:t xml:space="preserve"> </w:t>
      </w:r>
      <w:r>
        <w:rPr>
          <w:sz w:val="24"/>
          <w:lang w:val="en-US"/>
        </w:rPr>
        <w:t>pude</w:t>
      </w:r>
      <w:r>
        <w:rPr>
          <w:sz w:val="24"/>
        </w:rPr>
        <w:t xml:space="preserve">                                                 Так как я поздно получил извещение,</w:t>
      </w:r>
    </w:p>
    <w:p>
      <w:pPr>
        <w:pStyle w:val="Normal1"/>
        <w:spacing w:lineRule="auto" w:line="240"/>
        <w:ind w:firstLine="709" w:end="0"/>
        <w:rPr/>
      </w:pPr>
      <w:r>
        <w:rPr>
          <w:sz w:val="24"/>
          <w:lang w:val="en-US"/>
        </w:rPr>
        <w:t xml:space="preserve">contestar a tiempo.                                                                          </w:t>
      </w:r>
      <w:r>
        <w:rPr>
          <w:sz w:val="24"/>
        </w:rPr>
        <w:t xml:space="preserve">я не смог ответить вовремя. </w:t>
      </w:r>
    </w:p>
    <w:p>
      <w:pPr>
        <w:pStyle w:val="Normal1"/>
        <w:spacing w:lineRule="auto" w:line="240"/>
        <w:ind w:firstLine="284" w:end="0"/>
        <w:rPr/>
      </w:pPr>
      <w:r>
        <w:rPr>
          <w:sz w:val="24"/>
          <w:lang w:val="en-US"/>
        </w:rPr>
        <w:t xml:space="preserve">Vendrán todos, </w:t>
      </w:r>
      <w:r>
        <w:rPr>
          <w:b/>
          <w:bCs/>
          <w:sz w:val="24"/>
          <w:lang w:val="en-US"/>
        </w:rPr>
        <w:t>puesto que</w:t>
      </w:r>
      <w:r>
        <w:rPr>
          <w:sz w:val="24"/>
          <w:lang w:val="en-US"/>
        </w:rPr>
        <w:t xml:space="preserve"> les han avisado.                                    </w:t>
      </w:r>
      <w:r>
        <w:rPr>
          <w:sz w:val="24"/>
        </w:rPr>
        <w:t xml:space="preserve">Придут все, потому что их </w:t>
      </w:r>
    </w:p>
    <w:p>
      <w:pPr>
        <w:pStyle w:val="Normal1"/>
        <w:spacing w:lineRule="auto" w:line="240"/>
        <w:ind w:firstLine="284" w:end="0"/>
        <w:rPr/>
      </w:pPr>
      <w:r>
        <w:rPr>
          <w:sz w:val="24"/>
        </w:rPr>
        <w:t xml:space="preserve">                                                                                                                </w:t>
      </w:r>
      <w:r>
        <w:rPr>
          <w:sz w:val="24"/>
        </w:rPr>
        <w:t>предупредили</w:t>
      </w:r>
      <w:r>
        <w:rPr>
          <w:sz w:val="24"/>
          <w:lang w:val="en-US"/>
        </w:rPr>
        <w:t>.</w:t>
      </w:r>
    </w:p>
    <w:p>
      <w:pPr>
        <w:pStyle w:val="Normal1"/>
        <w:spacing w:lineRule="auto" w:line="240"/>
        <w:ind w:firstLine="284" w:end="0"/>
        <w:rPr/>
      </w:pPr>
      <w:r>
        <w:rPr>
          <w:sz w:val="24"/>
          <w:lang w:val="en-US"/>
        </w:rPr>
        <w:t xml:space="preserve">Estara enferma, </w:t>
      </w:r>
      <w:r>
        <w:rPr>
          <w:b/>
          <w:bCs/>
          <w:sz w:val="24"/>
          <w:lang w:val="en-US"/>
        </w:rPr>
        <w:t>ya que</w:t>
      </w:r>
      <w:r>
        <w:rPr>
          <w:sz w:val="24"/>
          <w:lang w:val="en-US"/>
        </w:rPr>
        <w:t xml:space="preserve"> no me escribe.                                             </w:t>
      </w:r>
      <w:r>
        <w:rPr>
          <w:sz w:val="24"/>
        </w:rPr>
        <w:t xml:space="preserve">Она, наверное, больна, потому что </w:t>
      </w:r>
    </w:p>
    <w:p>
      <w:pPr>
        <w:pStyle w:val="Normal1"/>
        <w:spacing w:lineRule="auto" w:line="240"/>
        <w:ind w:firstLine="284" w:end="0"/>
        <w:rPr>
          <w:sz w:val="24"/>
        </w:rPr>
      </w:pPr>
      <w:r>
        <w:rPr>
          <w:sz w:val="24"/>
        </w:rPr>
        <w:t xml:space="preserve">                                                                                                                </w:t>
      </w:r>
      <w:r>
        <w:rPr>
          <w:sz w:val="24"/>
        </w:rPr>
        <w:t>не пишет мне.</w:t>
      </w:r>
    </w:p>
    <w:p>
      <w:pPr>
        <w:pStyle w:val="Normal1"/>
        <w:spacing w:lineRule="auto" w:line="240"/>
        <w:ind w:firstLine="284" w:end="0"/>
        <w:rPr>
          <w:sz w:val="24"/>
        </w:rPr>
      </w:pPr>
      <w:r>
        <w:rPr>
          <w:sz w:val="24"/>
        </w:rPr>
      </w:r>
    </w:p>
    <w:p>
      <w:pPr>
        <w:pStyle w:val="FR4"/>
        <w:ind w:firstLine="284" w:end="0"/>
        <w:jc w:val="center"/>
        <w:rPr>
          <w:rFonts w:ascii="Times New Roman" w:hAnsi="Times New Roman" w:cs="Times New Roman"/>
          <w:i/>
          <w:i/>
          <w:sz w:val="24"/>
        </w:rPr>
      </w:pPr>
      <w:r>
        <w:rPr>
          <w:rFonts w:cs="Times New Roman" w:ascii="Times New Roman" w:hAnsi="Times New Roman"/>
          <w:i/>
          <w:sz w:val="24"/>
        </w:rPr>
        <w:t>3. Союзы следствия</w:t>
      </w:r>
    </w:p>
    <w:p>
      <w:pPr>
        <w:pStyle w:val="Normal1"/>
        <w:spacing w:lineRule="auto" w:line="240"/>
        <w:ind w:firstLine="284" w:end="0"/>
        <w:rPr>
          <w:rFonts w:ascii="Times New Roman" w:hAnsi="Times New Roman" w:cs="Times New Roman"/>
          <w:i/>
          <w:i/>
          <w:sz w:val="24"/>
        </w:rPr>
      </w:pPr>
      <w:r>
        <w:rPr>
          <w:rFonts w:cs="Times New Roman"/>
          <w:i/>
          <w:sz w:val="24"/>
        </w:rPr>
      </w:r>
    </w:p>
    <w:p>
      <w:pPr>
        <w:pStyle w:val="Normal1"/>
        <w:spacing w:lineRule="auto" w:line="240"/>
        <w:ind w:firstLine="284" w:end="0"/>
        <w:rPr/>
      </w:pPr>
      <w:r>
        <w:rPr>
          <w:sz w:val="24"/>
        </w:rPr>
        <w:t xml:space="preserve">К союзам следствия относятся: </w:t>
      </w:r>
      <w:r>
        <w:rPr>
          <w:b/>
          <w:sz w:val="24"/>
          <w:lang w:val="en-US"/>
        </w:rPr>
        <w:t>luego</w:t>
      </w:r>
      <w:r>
        <w:rPr>
          <w:b/>
          <w:sz w:val="24"/>
        </w:rPr>
        <w:t xml:space="preserve">, </w:t>
      </w:r>
      <w:r>
        <w:rPr>
          <w:b/>
          <w:sz w:val="24"/>
          <w:lang w:val="en-US"/>
        </w:rPr>
        <w:t>pues</w:t>
      </w:r>
      <w:r>
        <w:rPr>
          <w:b/>
          <w:sz w:val="24"/>
        </w:rPr>
        <w:t xml:space="preserve">, </w:t>
      </w:r>
      <w:r>
        <w:rPr>
          <w:b/>
          <w:sz w:val="24"/>
          <w:lang w:val="en-US"/>
        </w:rPr>
        <w:t>ahora</w:t>
      </w:r>
      <w:r>
        <w:rPr>
          <w:b/>
          <w:sz w:val="24"/>
        </w:rPr>
        <w:t xml:space="preserve"> </w:t>
      </w:r>
      <w:r>
        <w:rPr>
          <w:b/>
          <w:sz w:val="24"/>
          <w:lang w:val="en-US"/>
        </w:rPr>
        <w:t>bien</w:t>
      </w:r>
      <w:r>
        <w:rPr>
          <w:b/>
          <w:sz w:val="24"/>
        </w:rPr>
        <w:t>, ро</w:t>
      </w:r>
      <w:r>
        <w:rPr>
          <w:b/>
          <w:sz w:val="24"/>
          <w:lang w:val="en-US"/>
        </w:rPr>
        <w:t>r</w:t>
      </w:r>
      <w:r>
        <w:rPr>
          <w:b/>
          <w:sz w:val="24"/>
        </w:rPr>
        <w:t xml:space="preserve"> </w:t>
      </w:r>
      <w:r>
        <w:rPr>
          <w:b/>
          <w:sz w:val="24"/>
          <w:lang w:val="en-US"/>
        </w:rPr>
        <w:t>consiguiente</w:t>
      </w:r>
      <w:r>
        <w:rPr>
          <w:b/>
          <w:sz w:val="24"/>
        </w:rPr>
        <w:t xml:space="preserve">, </w:t>
      </w:r>
      <w:r>
        <w:rPr>
          <w:b/>
          <w:sz w:val="24"/>
          <w:lang w:val="en-US"/>
        </w:rPr>
        <w:t>conque</w:t>
      </w:r>
      <w:r>
        <w:rPr>
          <w:b/>
          <w:sz w:val="24"/>
        </w:rPr>
        <w:t xml:space="preserve">, </w:t>
      </w:r>
      <w:r>
        <w:rPr>
          <w:b/>
          <w:sz w:val="24"/>
          <w:lang w:val="en-US"/>
        </w:rPr>
        <w:t>as</w:t>
      </w:r>
      <w:r>
        <w:rPr>
          <w:b/>
          <w:sz w:val="24"/>
        </w:rPr>
        <w:t xml:space="preserve">í </w:t>
      </w:r>
      <w:r>
        <w:rPr>
          <w:b/>
          <w:sz w:val="24"/>
          <w:lang w:val="en-US"/>
        </w:rPr>
        <w:t>que</w:t>
      </w:r>
      <w:r>
        <w:rPr>
          <w:sz w:val="24"/>
        </w:rPr>
        <w:t xml:space="preserve"> и др.</w:t>
      </w:r>
    </w:p>
    <w:p>
      <w:pPr>
        <w:pStyle w:val="Normal1"/>
        <w:spacing w:lineRule="auto" w:line="240"/>
        <w:ind w:firstLine="284" w:end="0"/>
        <w:rPr/>
      </w:pPr>
      <w:r>
        <w:rPr>
          <w:sz w:val="24"/>
        </w:rPr>
        <w:t>Они вводят придаточные предложения следствия, которые все</w:t>
        <w:softHyphen/>
        <w:t xml:space="preserve">гда помещаются </w:t>
      </w:r>
      <w:r>
        <w:rPr>
          <w:spacing w:val="20"/>
          <w:sz w:val="24"/>
        </w:rPr>
        <w:t>после</w:t>
      </w:r>
      <w:r>
        <w:rPr>
          <w:sz w:val="24"/>
        </w:rPr>
        <w:t xml:space="preserve"> главного предложения:</w:t>
      </w:r>
    </w:p>
    <w:p>
      <w:pPr>
        <w:pStyle w:val="Normal1"/>
        <w:spacing w:lineRule="auto" w:line="240"/>
        <w:ind w:firstLine="284" w:end="0"/>
        <w:rPr/>
      </w:pPr>
      <w:r>
        <w:rPr>
          <w:sz w:val="24"/>
          <w:lang w:val="en-US"/>
        </w:rPr>
        <w:t>No</w:t>
      </w:r>
      <w:r>
        <w:rPr>
          <w:sz w:val="24"/>
        </w:rPr>
        <w:t xml:space="preserve"> </w:t>
      </w:r>
      <w:r>
        <w:rPr>
          <w:sz w:val="24"/>
          <w:lang w:val="en-US"/>
        </w:rPr>
        <w:t>he</w:t>
      </w:r>
      <w:r>
        <w:rPr>
          <w:sz w:val="24"/>
        </w:rPr>
        <w:t xml:space="preserve"> </w:t>
      </w:r>
      <w:r>
        <w:rPr>
          <w:sz w:val="24"/>
          <w:lang w:val="en-US"/>
        </w:rPr>
        <w:t>terminado</w:t>
      </w:r>
      <w:r>
        <w:rPr>
          <w:sz w:val="24"/>
        </w:rPr>
        <w:t xml:space="preserve"> </w:t>
      </w:r>
      <w:r>
        <w:rPr>
          <w:sz w:val="24"/>
          <w:lang w:val="en-US"/>
        </w:rPr>
        <w:t>el</w:t>
      </w:r>
      <w:r>
        <w:rPr>
          <w:sz w:val="24"/>
        </w:rPr>
        <w:t xml:space="preserve"> </w:t>
      </w:r>
      <w:r>
        <w:rPr>
          <w:sz w:val="24"/>
          <w:lang w:val="en-US"/>
        </w:rPr>
        <w:t>trabajo</w:t>
      </w:r>
      <w:r>
        <w:rPr>
          <w:sz w:val="24"/>
        </w:rPr>
        <w:t xml:space="preserve">, </w:t>
      </w:r>
      <w:r>
        <w:rPr>
          <w:b/>
          <w:bCs/>
          <w:sz w:val="24"/>
          <w:lang w:val="en-US"/>
        </w:rPr>
        <w:t>pues</w:t>
      </w:r>
      <w:r>
        <w:rPr>
          <w:sz w:val="24"/>
        </w:rPr>
        <w:t xml:space="preserve">                                                       Я не кончил работу и поэтому</w:t>
      </w:r>
    </w:p>
    <w:p>
      <w:pPr>
        <w:pStyle w:val="Normal1"/>
        <w:spacing w:lineRule="auto" w:line="240"/>
        <w:ind w:firstLine="709" w:end="0"/>
        <w:rPr/>
      </w:pPr>
      <w:r>
        <w:rPr>
          <w:sz w:val="24"/>
          <w:lang w:val="en-US"/>
        </w:rPr>
        <w:t xml:space="preserve">necesito tu ayuda.                                                                               </w:t>
      </w:r>
      <w:r>
        <w:rPr>
          <w:sz w:val="24"/>
        </w:rPr>
        <w:t xml:space="preserve">нуждаюсь в твоей помощи. </w:t>
      </w:r>
    </w:p>
    <w:p>
      <w:pPr>
        <w:pStyle w:val="Normal1"/>
        <w:spacing w:lineRule="auto" w:line="240"/>
        <w:ind w:firstLine="284" w:end="0"/>
        <w:rPr/>
      </w:pPr>
      <w:r>
        <w:rPr>
          <w:sz w:val="24"/>
          <w:lang w:val="en-US"/>
        </w:rPr>
        <w:t>Estudias</w:t>
      </w:r>
      <w:r>
        <w:rPr>
          <w:sz w:val="24"/>
        </w:rPr>
        <w:t xml:space="preserve"> </w:t>
      </w:r>
      <w:r>
        <w:rPr>
          <w:sz w:val="24"/>
          <w:lang w:val="en-US"/>
        </w:rPr>
        <w:t>poco</w:t>
      </w:r>
      <w:r>
        <w:rPr>
          <w:sz w:val="24"/>
        </w:rPr>
        <w:t xml:space="preserve">, </w:t>
      </w:r>
      <w:r>
        <w:rPr>
          <w:b/>
          <w:bCs/>
          <w:sz w:val="24"/>
        </w:rPr>
        <w:t xml:space="preserve">роr </w:t>
      </w:r>
      <w:r>
        <w:rPr>
          <w:b/>
          <w:bCs/>
          <w:sz w:val="24"/>
          <w:lang w:val="en-US"/>
        </w:rPr>
        <w:t>consiguiente</w:t>
      </w:r>
      <w:r>
        <w:rPr>
          <w:sz w:val="24"/>
        </w:rPr>
        <w:t xml:space="preserve">                                                       Ты мало занимаешься и поэтому</w:t>
      </w:r>
    </w:p>
    <w:p>
      <w:pPr>
        <w:pStyle w:val="Normal1"/>
        <w:spacing w:lineRule="auto" w:line="240"/>
        <w:ind w:firstLine="709" w:end="0"/>
        <w:rPr/>
      </w:pPr>
      <w:r>
        <w:rPr>
          <w:sz w:val="24"/>
          <w:lang w:val="en-US"/>
        </w:rPr>
        <w:t xml:space="preserve">obtienes malas notas.                                                                          </w:t>
      </w:r>
      <w:r>
        <w:rPr>
          <w:sz w:val="24"/>
        </w:rPr>
        <w:t xml:space="preserve">получаешь плохие оценки. </w:t>
      </w:r>
    </w:p>
    <w:p>
      <w:pPr>
        <w:pStyle w:val="Normal1"/>
        <w:spacing w:lineRule="auto" w:line="240"/>
        <w:ind w:firstLine="284" w:end="0"/>
        <w:rPr/>
      </w:pPr>
      <w:r>
        <w:rPr>
          <w:sz w:val="24"/>
          <w:lang w:val="en-US"/>
        </w:rPr>
        <w:t xml:space="preserve">Seguiremos luchando, </w:t>
      </w:r>
      <w:r>
        <w:rPr>
          <w:b/>
          <w:bCs/>
          <w:sz w:val="24"/>
          <w:lang w:val="en-US"/>
        </w:rPr>
        <w:t>luego</w:t>
      </w:r>
      <w:r>
        <w:rPr>
          <w:sz w:val="24"/>
          <w:lang w:val="en-US"/>
        </w:rPr>
        <w:t xml:space="preserve"> triunfaremos.                                        </w:t>
      </w:r>
      <w:r>
        <w:rPr>
          <w:sz w:val="24"/>
        </w:rPr>
        <w:t xml:space="preserve">Мы будем продолжать борьбу и </w:t>
      </w:r>
    </w:p>
    <w:p>
      <w:pPr>
        <w:pStyle w:val="Normal1"/>
        <w:spacing w:lineRule="auto" w:line="240"/>
        <w:ind w:firstLine="284" w:end="0"/>
        <w:rPr>
          <w:sz w:val="24"/>
        </w:rPr>
      </w:pPr>
      <w:r>
        <w:rPr>
          <w:sz w:val="24"/>
        </w:rPr>
        <w:t xml:space="preserve">                                                                                                                    </w:t>
      </w:r>
      <w:r>
        <w:rPr>
          <w:sz w:val="24"/>
        </w:rPr>
        <w:t>победим.</w:t>
      </w:r>
    </w:p>
    <w:p>
      <w:pPr>
        <w:pStyle w:val="Normal1"/>
        <w:spacing w:lineRule="auto" w:line="240"/>
        <w:rPr/>
      </w:pPr>
      <w:r>
        <w:rPr>
          <w:sz w:val="24"/>
        </w:rPr>
        <w:t xml:space="preserve">     </w:t>
      </w:r>
      <w:r>
        <w:rPr>
          <w:sz w:val="24"/>
          <w:lang w:val="en-US"/>
        </w:rPr>
        <w:t>La</w:t>
      </w:r>
      <w:r>
        <w:rPr>
          <w:sz w:val="24"/>
        </w:rPr>
        <w:t xml:space="preserve"> </w:t>
      </w:r>
      <w:r>
        <w:rPr>
          <w:sz w:val="24"/>
          <w:lang w:val="en-US"/>
        </w:rPr>
        <w:t>novela</w:t>
      </w:r>
      <w:r>
        <w:rPr>
          <w:sz w:val="24"/>
        </w:rPr>
        <w:t xml:space="preserve"> </w:t>
      </w:r>
      <w:r>
        <w:rPr>
          <w:sz w:val="24"/>
          <w:lang w:val="en-US"/>
        </w:rPr>
        <w:t>es</w:t>
      </w:r>
      <w:r>
        <w:rPr>
          <w:sz w:val="24"/>
        </w:rPr>
        <w:t xml:space="preserve"> </w:t>
      </w:r>
      <w:r>
        <w:rPr>
          <w:sz w:val="24"/>
          <w:lang w:val="en-US"/>
        </w:rPr>
        <w:t>muy</w:t>
      </w:r>
      <w:r>
        <w:rPr>
          <w:sz w:val="24"/>
        </w:rPr>
        <w:t xml:space="preserve"> </w:t>
      </w:r>
      <w:r>
        <w:rPr>
          <w:sz w:val="24"/>
          <w:lang w:val="en-US"/>
        </w:rPr>
        <w:t>interesante</w:t>
      </w:r>
      <w:r>
        <w:rPr>
          <w:sz w:val="24"/>
        </w:rPr>
        <w:t xml:space="preserve">, </w:t>
      </w:r>
      <w:r>
        <w:rPr>
          <w:b/>
          <w:bCs/>
          <w:sz w:val="24"/>
          <w:lang w:val="en-US"/>
        </w:rPr>
        <w:t>as</w:t>
      </w:r>
      <w:r>
        <w:rPr>
          <w:b/>
          <w:bCs/>
          <w:sz w:val="24"/>
        </w:rPr>
        <w:t>í</w:t>
      </w:r>
      <w:r>
        <w:rPr>
          <w:sz w:val="24"/>
        </w:rPr>
        <w:t xml:space="preserve">                                                       Роман очень интересный, так</w:t>
      </w:r>
    </w:p>
    <w:p>
      <w:pPr>
        <w:pStyle w:val="Normal1"/>
        <w:spacing w:lineRule="auto" w:line="240"/>
        <w:ind w:firstLine="709" w:end="0"/>
        <w:rPr/>
      </w:pPr>
      <w:r>
        <w:rPr>
          <w:b/>
          <w:bCs/>
          <w:sz w:val="24"/>
          <w:lang w:val="en-US"/>
        </w:rPr>
        <w:t>que</w:t>
      </w:r>
      <w:r>
        <w:rPr>
          <w:sz w:val="24"/>
          <w:lang w:val="en-US"/>
        </w:rPr>
        <w:t xml:space="preserve"> debes leerla.                                                                                  </w:t>
      </w:r>
      <w:r>
        <w:rPr>
          <w:sz w:val="24"/>
        </w:rPr>
        <w:t xml:space="preserve">что ты должен прочитать его. </w:t>
      </w:r>
    </w:p>
    <w:p>
      <w:pPr>
        <w:pStyle w:val="Normal1"/>
        <w:spacing w:lineRule="auto" w:line="240"/>
        <w:ind w:firstLine="284" w:end="0"/>
        <w:rPr/>
      </w:pPr>
      <w:r>
        <w:rPr>
          <w:sz w:val="24"/>
          <w:lang w:val="en-US"/>
        </w:rPr>
        <w:t>Ram</w:t>
      </w:r>
      <w:r>
        <w:rPr>
          <w:sz w:val="24"/>
        </w:rPr>
        <w:t>í</w:t>
      </w:r>
      <w:r>
        <w:rPr>
          <w:sz w:val="24"/>
          <w:lang w:val="en-US"/>
        </w:rPr>
        <w:t>rez</w:t>
      </w:r>
      <w:r>
        <w:rPr>
          <w:sz w:val="24"/>
        </w:rPr>
        <w:t xml:space="preserve"> </w:t>
      </w:r>
      <w:r>
        <w:rPr>
          <w:sz w:val="24"/>
          <w:lang w:val="en-US"/>
        </w:rPr>
        <w:t>desembarca</w:t>
      </w:r>
      <w:r>
        <w:rPr>
          <w:sz w:val="24"/>
        </w:rPr>
        <w:t xml:space="preserve"> </w:t>
      </w:r>
      <w:r>
        <w:rPr>
          <w:sz w:val="24"/>
          <w:lang w:val="en-US"/>
        </w:rPr>
        <w:t>ma</w:t>
      </w:r>
      <w:r>
        <w:rPr>
          <w:sz w:val="24"/>
        </w:rPr>
        <w:t>ñ</w:t>
      </w:r>
      <w:r>
        <w:rPr>
          <w:sz w:val="24"/>
          <w:lang w:val="en-US"/>
        </w:rPr>
        <w:t>ana</w:t>
      </w:r>
      <w:r>
        <w:rPr>
          <w:sz w:val="24"/>
        </w:rPr>
        <w:t xml:space="preserve">; </w:t>
      </w:r>
      <w:r>
        <w:rPr>
          <w:b/>
          <w:bCs/>
          <w:sz w:val="24"/>
          <w:lang w:val="en-US"/>
        </w:rPr>
        <w:t>conque</w:t>
      </w:r>
      <w:r>
        <w:rPr>
          <w:sz w:val="24"/>
        </w:rPr>
        <w:t xml:space="preserve">                                               Завтра на пароходе приезжает</w:t>
      </w:r>
    </w:p>
    <w:p>
      <w:pPr>
        <w:pStyle w:val="Normal1"/>
        <w:spacing w:lineRule="auto" w:line="240"/>
        <w:ind w:firstLine="709" w:end="0"/>
        <w:rPr/>
      </w:pPr>
      <w:r>
        <w:rPr>
          <w:sz w:val="24"/>
          <w:lang w:val="en-US"/>
        </w:rPr>
        <w:t xml:space="preserve">preparate a recibirle.                                                                            </w:t>
      </w:r>
      <w:r>
        <w:rPr>
          <w:sz w:val="24"/>
        </w:rPr>
        <w:t>Рамирес, поэтому приготовь</w:t>
        <w:softHyphen/>
        <w:t xml:space="preserve">ся </w:t>
      </w:r>
    </w:p>
    <w:p>
      <w:pPr>
        <w:pStyle w:val="Normal1"/>
        <w:spacing w:lineRule="auto" w:line="240"/>
        <w:ind w:firstLine="284" w:end="0"/>
        <w:rPr>
          <w:sz w:val="24"/>
        </w:rPr>
      </w:pPr>
      <w:r>
        <w:rPr>
          <w:sz w:val="24"/>
        </w:rPr>
        <w:t xml:space="preserve">                                                                                                                    </w:t>
      </w:r>
      <w:r>
        <w:rPr>
          <w:sz w:val="24"/>
        </w:rPr>
        <w:t>встретить его.</w:t>
      </w:r>
    </w:p>
    <w:p>
      <w:pPr>
        <w:pStyle w:val="Normal1"/>
        <w:spacing w:lineRule="auto" w:line="240"/>
        <w:ind w:firstLine="284" w:end="0"/>
        <w:rPr>
          <w:sz w:val="24"/>
        </w:rPr>
      </w:pPr>
      <w:r>
        <w:rPr>
          <w:sz w:val="24"/>
        </w:rPr>
      </w:r>
    </w:p>
    <w:p>
      <w:pPr>
        <w:pStyle w:val="Normal1"/>
        <w:spacing w:lineRule="auto" w:line="240"/>
        <w:ind w:firstLine="284" w:end="0"/>
        <w:jc w:val="center"/>
        <w:rPr>
          <w:i/>
          <w:i/>
          <w:sz w:val="24"/>
          <w:lang w:val="en-US"/>
        </w:rPr>
      </w:pPr>
      <w:r>
        <w:rPr>
          <w:i/>
          <w:sz w:val="24"/>
          <w:lang w:val="en-US"/>
        </w:rPr>
        <w:t xml:space="preserve">4. </w:t>
      </w:r>
      <w:r>
        <w:rPr>
          <w:i/>
          <w:sz w:val="24"/>
        </w:rPr>
        <w:t>Союзы</w:t>
      </w:r>
      <w:r>
        <w:rPr>
          <w:i/>
          <w:sz w:val="24"/>
          <w:lang w:val="en-US"/>
        </w:rPr>
        <w:t xml:space="preserve"> </w:t>
      </w:r>
      <w:r>
        <w:rPr>
          <w:i/>
          <w:sz w:val="24"/>
        </w:rPr>
        <w:t>цели</w:t>
      </w:r>
    </w:p>
    <w:p>
      <w:pPr>
        <w:pStyle w:val="Normal1"/>
        <w:spacing w:lineRule="auto" w:line="240"/>
        <w:ind w:firstLine="284" w:end="0"/>
        <w:rPr/>
      </w:pPr>
      <w:r>
        <w:rPr>
          <w:sz w:val="24"/>
        </w:rPr>
        <w:t>Союзами</w:t>
      </w:r>
      <w:r>
        <w:rPr>
          <w:sz w:val="24"/>
          <w:lang w:val="en-US"/>
        </w:rPr>
        <w:t xml:space="preserve"> </w:t>
      </w:r>
      <w:r>
        <w:rPr>
          <w:sz w:val="24"/>
        </w:rPr>
        <w:t>цели</w:t>
      </w:r>
      <w:r>
        <w:rPr>
          <w:sz w:val="24"/>
          <w:lang w:val="en-US"/>
        </w:rPr>
        <w:t xml:space="preserve"> </w:t>
      </w:r>
      <w:r>
        <w:rPr>
          <w:sz w:val="24"/>
        </w:rPr>
        <w:t>являются</w:t>
      </w:r>
      <w:r>
        <w:rPr>
          <w:sz w:val="24"/>
          <w:lang w:val="en-US"/>
        </w:rPr>
        <w:t xml:space="preserve"> </w:t>
      </w:r>
      <w:r>
        <w:rPr>
          <w:b/>
          <w:sz w:val="24"/>
          <w:lang w:val="en-US"/>
        </w:rPr>
        <w:t>para que, a que, a fin de que</w:t>
      </w:r>
      <w:r>
        <w:rPr>
          <w:sz w:val="24"/>
          <w:lang w:val="en-US"/>
        </w:rPr>
        <w:t xml:space="preserve">. </w:t>
      </w:r>
      <w:r>
        <w:rPr>
          <w:sz w:val="24"/>
        </w:rPr>
        <w:t>Они вво</w:t>
        <w:softHyphen/>
        <w:t xml:space="preserve">дят, придаточные предложения обстоятельства цели и требуют употребления в них </w:t>
      </w:r>
      <w:r>
        <w:rPr>
          <w:spacing w:val="20"/>
          <w:sz w:val="24"/>
        </w:rPr>
        <w:t>сослагательного</w:t>
      </w:r>
      <w:r>
        <w:rPr>
          <w:sz w:val="24"/>
        </w:rPr>
        <w:t xml:space="preserve"> наклонения:</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Нау </w:t>
      </w:r>
      <w:r>
        <w:rPr>
          <w:sz w:val="24"/>
          <w:lang w:val="en-US"/>
        </w:rPr>
        <w:t>que</w:t>
      </w:r>
      <w:r>
        <w:rPr>
          <w:sz w:val="24"/>
        </w:rPr>
        <w:t xml:space="preserve"> </w:t>
      </w:r>
      <w:r>
        <w:rPr>
          <w:sz w:val="24"/>
          <w:lang w:val="en-US"/>
        </w:rPr>
        <w:t>cerrar</w:t>
      </w:r>
      <w:r>
        <w:rPr>
          <w:sz w:val="24"/>
        </w:rPr>
        <w:t xml:space="preserve"> </w:t>
      </w:r>
      <w:r>
        <w:rPr>
          <w:sz w:val="24"/>
          <w:lang w:val="en-US"/>
        </w:rPr>
        <w:t>las</w:t>
      </w:r>
      <w:r>
        <w:rPr>
          <w:sz w:val="24"/>
        </w:rPr>
        <w:t xml:space="preserve"> </w:t>
      </w:r>
      <w:r>
        <w:rPr>
          <w:sz w:val="24"/>
          <w:lang w:val="en-US"/>
        </w:rPr>
        <w:t>ventanas</w:t>
      </w:r>
      <w:r>
        <w:rPr>
          <w:sz w:val="24"/>
        </w:rPr>
        <w:t xml:space="preserve"> </w:t>
      </w:r>
      <w:r>
        <w:rPr>
          <w:b/>
          <w:bCs/>
          <w:sz w:val="24"/>
          <w:lang w:val="en-US"/>
        </w:rPr>
        <w:t>para</w:t>
      </w:r>
      <w:r>
        <w:rPr>
          <w:sz w:val="24"/>
        </w:rPr>
        <w:t xml:space="preserve">                                                      Нужно закрыть окна, чтобы не</w:t>
      </w:r>
    </w:p>
    <w:p>
      <w:pPr>
        <w:pStyle w:val="Normal1"/>
        <w:spacing w:lineRule="auto" w:line="240"/>
        <w:ind w:firstLine="709" w:end="0"/>
        <w:rPr/>
      </w:pPr>
      <w:r>
        <w:rPr>
          <w:b/>
          <w:bCs/>
          <w:sz w:val="24"/>
          <w:lang w:val="en-US"/>
        </w:rPr>
        <w:t>que</w:t>
      </w:r>
      <w:r>
        <w:rPr>
          <w:sz w:val="24"/>
          <w:lang w:val="en-US"/>
        </w:rPr>
        <w:t xml:space="preserve"> no haga frío.                                                                                  </w:t>
      </w:r>
      <w:r>
        <w:rPr>
          <w:sz w:val="24"/>
        </w:rPr>
        <w:t xml:space="preserve">было холодно. </w:t>
      </w:r>
    </w:p>
    <w:p>
      <w:pPr>
        <w:pStyle w:val="Normal1"/>
        <w:spacing w:lineRule="auto" w:line="240"/>
        <w:ind w:firstLine="284" w:end="0"/>
        <w:rPr/>
      </w:pPr>
      <w:r>
        <w:rPr>
          <w:sz w:val="24"/>
        </w:rPr>
        <w:t xml:space="preserve">Те </w:t>
      </w:r>
      <w:r>
        <w:rPr>
          <w:sz w:val="24"/>
          <w:lang w:val="en-US"/>
        </w:rPr>
        <w:t>lo</w:t>
      </w:r>
      <w:r>
        <w:rPr>
          <w:sz w:val="24"/>
        </w:rPr>
        <w:t xml:space="preserve"> </w:t>
      </w:r>
      <w:r>
        <w:rPr>
          <w:sz w:val="24"/>
          <w:lang w:val="en-US"/>
        </w:rPr>
        <w:t>decimos</w:t>
      </w:r>
      <w:r>
        <w:rPr>
          <w:sz w:val="24"/>
        </w:rPr>
        <w:t xml:space="preserve"> </w:t>
      </w:r>
      <w:r>
        <w:rPr>
          <w:b/>
          <w:bCs/>
          <w:sz w:val="24"/>
          <w:lang w:val="en-US"/>
        </w:rPr>
        <w:t>a</w:t>
      </w:r>
      <w:r>
        <w:rPr>
          <w:b/>
          <w:bCs/>
          <w:sz w:val="24"/>
        </w:rPr>
        <w:t xml:space="preserve"> </w:t>
      </w:r>
      <w:r>
        <w:rPr>
          <w:b/>
          <w:bCs/>
          <w:sz w:val="24"/>
          <w:lang w:val="en-US"/>
        </w:rPr>
        <w:t>fin</w:t>
      </w:r>
      <w:r>
        <w:rPr>
          <w:b/>
          <w:bCs/>
          <w:sz w:val="24"/>
        </w:rPr>
        <w:t xml:space="preserve"> </w:t>
      </w:r>
      <w:r>
        <w:rPr>
          <w:b/>
          <w:bCs/>
          <w:sz w:val="24"/>
          <w:lang w:val="en-US"/>
        </w:rPr>
        <w:t>de</w:t>
      </w:r>
      <w:r>
        <w:rPr>
          <w:b/>
          <w:bCs/>
          <w:sz w:val="24"/>
        </w:rPr>
        <w:t xml:space="preserve"> </w:t>
      </w:r>
      <w:r>
        <w:rPr>
          <w:b/>
          <w:bCs/>
          <w:sz w:val="24"/>
          <w:lang w:val="en-US"/>
        </w:rPr>
        <w:t>que</w:t>
      </w:r>
      <w:r>
        <w:rPr>
          <w:sz w:val="24"/>
        </w:rPr>
        <w:t xml:space="preserve"> </w:t>
      </w:r>
      <w:r>
        <w:rPr>
          <w:sz w:val="24"/>
          <w:lang w:val="en-US"/>
        </w:rPr>
        <w:t>no</w:t>
      </w:r>
      <w:r>
        <w:rPr>
          <w:sz w:val="24"/>
        </w:rPr>
        <w:t xml:space="preserve"> </w:t>
      </w:r>
      <w:r>
        <w:rPr>
          <w:sz w:val="24"/>
          <w:lang w:val="en-US"/>
        </w:rPr>
        <w:t>hagas</w:t>
      </w:r>
      <w:r>
        <w:rPr>
          <w:sz w:val="24"/>
        </w:rPr>
        <w:t xml:space="preserve">                                                 Мы тебе это говорим, чтобы ты</w:t>
      </w:r>
    </w:p>
    <w:p>
      <w:pPr>
        <w:pStyle w:val="Normal1"/>
        <w:spacing w:lineRule="auto" w:line="240"/>
        <w:ind w:firstLine="709" w:end="0"/>
        <w:rPr/>
      </w:pPr>
      <w:r>
        <w:rPr>
          <w:sz w:val="24"/>
          <w:lang w:val="en-US"/>
        </w:rPr>
        <w:t>tonterias</w:t>
      </w:r>
      <w:r>
        <w:rPr>
          <w:sz w:val="24"/>
        </w:rPr>
        <w:t>.                                                                                             не наделал глупостей.</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5. Уступительные союзы .</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 </w:t>
      </w:r>
      <w:r>
        <w:rPr>
          <w:sz w:val="24"/>
        </w:rPr>
        <w:t>К этим союзам (они употребляются с уступительными предло</w:t>
        <w:softHyphen/>
        <w:t xml:space="preserve">жениями) относятся: </w:t>
      </w:r>
      <w:r>
        <w:rPr>
          <w:b/>
          <w:sz w:val="24"/>
          <w:lang w:val="en-US"/>
        </w:rPr>
        <w:t>aunque</w:t>
      </w:r>
      <w:r>
        <w:rPr>
          <w:b/>
          <w:sz w:val="24"/>
        </w:rPr>
        <w:t xml:space="preserve">, </w:t>
      </w:r>
      <w:r>
        <w:rPr>
          <w:b/>
          <w:sz w:val="24"/>
          <w:lang w:val="en-US"/>
        </w:rPr>
        <w:t>a</w:t>
      </w:r>
      <w:r>
        <w:rPr>
          <w:b/>
          <w:sz w:val="24"/>
        </w:rPr>
        <w:t xml:space="preserve"> </w:t>
      </w:r>
      <w:r>
        <w:rPr>
          <w:b/>
          <w:sz w:val="24"/>
          <w:lang w:val="en-US"/>
        </w:rPr>
        <w:t>pesar</w:t>
      </w:r>
      <w:r>
        <w:rPr>
          <w:b/>
          <w:sz w:val="24"/>
        </w:rPr>
        <w:t xml:space="preserve"> </w:t>
      </w:r>
      <w:r>
        <w:rPr>
          <w:b/>
          <w:sz w:val="24"/>
          <w:lang w:val="en-US"/>
        </w:rPr>
        <w:t>de</w:t>
      </w:r>
      <w:r>
        <w:rPr>
          <w:b/>
          <w:sz w:val="24"/>
        </w:rPr>
        <w:t xml:space="preserve"> </w:t>
      </w:r>
      <w:r>
        <w:rPr>
          <w:b/>
          <w:sz w:val="24"/>
          <w:lang w:val="en-US"/>
        </w:rPr>
        <w:t>que</w:t>
      </w:r>
      <w:r>
        <w:rPr>
          <w:b/>
          <w:sz w:val="24"/>
        </w:rPr>
        <w:t xml:space="preserve">, </w:t>
      </w:r>
      <w:r>
        <w:rPr>
          <w:b/>
          <w:sz w:val="24"/>
          <w:lang w:val="en-US"/>
        </w:rPr>
        <w:t>aun</w:t>
      </w:r>
      <w:r>
        <w:rPr>
          <w:b/>
          <w:sz w:val="24"/>
        </w:rPr>
        <w:t xml:space="preserve"> </w:t>
      </w:r>
      <w:r>
        <w:rPr>
          <w:b/>
          <w:sz w:val="24"/>
          <w:lang w:val="en-US"/>
        </w:rPr>
        <w:t>cuando</w:t>
      </w:r>
      <w:r>
        <w:rPr>
          <w:b/>
          <w:sz w:val="24"/>
        </w:rPr>
        <w:t xml:space="preserve">, </w:t>
      </w:r>
      <w:r>
        <w:rPr>
          <w:b/>
          <w:sz w:val="24"/>
          <w:lang w:val="en-US"/>
        </w:rPr>
        <w:t>siquiera</w:t>
      </w:r>
      <w:r>
        <w:rPr>
          <w:b/>
          <w:sz w:val="24"/>
        </w:rPr>
        <w:t xml:space="preserve">, </w:t>
      </w:r>
      <w:r>
        <w:rPr>
          <w:b/>
          <w:sz w:val="24"/>
          <w:lang w:val="en-US"/>
        </w:rPr>
        <w:t>bien</w:t>
      </w:r>
      <w:r>
        <w:rPr>
          <w:b/>
          <w:sz w:val="24"/>
        </w:rPr>
        <w:t xml:space="preserve"> </w:t>
      </w:r>
      <w:r>
        <w:rPr>
          <w:b/>
          <w:sz w:val="24"/>
          <w:lang w:val="en-US"/>
        </w:rPr>
        <w:t>que</w:t>
      </w:r>
      <w:r>
        <w:rPr>
          <w:b/>
          <w:sz w:val="24"/>
        </w:rPr>
        <w:t xml:space="preserve">, </w:t>
      </w:r>
      <w:r>
        <w:rPr>
          <w:b/>
          <w:sz w:val="24"/>
          <w:lang w:val="en-US"/>
        </w:rPr>
        <w:t>si</w:t>
      </w:r>
      <w:r>
        <w:rPr>
          <w:b/>
          <w:sz w:val="24"/>
        </w:rPr>
        <w:t xml:space="preserve"> </w:t>
      </w:r>
      <w:r>
        <w:rPr>
          <w:b/>
          <w:sz w:val="24"/>
          <w:lang w:val="en-US"/>
        </w:rPr>
        <w:t>bien</w:t>
      </w:r>
      <w:r>
        <w:rPr>
          <w:b/>
          <w:sz w:val="24"/>
        </w:rPr>
        <w:t xml:space="preserve">, </w:t>
      </w:r>
      <w:r>
        <w:rPr>
          <w:b/>
          <w:sz w:val="24"/>
          <w:lang w:val="en-US"/>
        </w:rPr>
        <w:t>bueno</w:t>
      </w:r>
      <w:r>
        <w:rPr>
          <w:b/>
          <w:sz w:val="24"/>
        </w:rPr>
        <w:t xml:space="preserve"> </w:t>
      </w:r>
      <w:r>
        <w:rPr>
          <w:b/>
          <w:sz w:val="24"/>
          <w:lang w:val="en-US"/>
        </w:rPr>
        <w:t>que</w:t>
      </w:r>
      <w:r>
        <w:rPr>
          <w:b/>
          <w:sz w:val="24"/>
        </w:rPr>
        <w:t xml:space="preserve"> </w:t>
      </w:r>
      <w:r>
        <w:rPr>
          <w:sz w:val="24"/>
        </w:rPr>
        <w:t>и др.:</w:t>
      </w:r>
    </w:p>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Aunque</w:t>
      </w:r>
      <w:r>
        <w:rPr>
          <w:sz w:val="24"/>
        </w:rPr>
        <w:t xml:space="preserve"> </w:t>
      </w:r>
      <w:r>
        <w:rPr>
          <w:sz w:val="24"/>
          <w:lang w:val="en-US"/>
        </w:rPr>
        <w:t>hace</w:t>
      </w:r>
      <w:r>
        <w:rPr>
          <w:sz w:val="24"/>
        </w:rPr>
        <w:t xml:space="preserve"> </w:t>
      </w:r>
      <w:r>
        <w:rPr>
          <w:sz w:val="24"/>
          <w:lang w:val="en-US"/>
        </w:rPr>
        <w:t>buen</w:t>
      </w:r>
      <w:r>
        <w:rPr>
          <w:sz w:val="24"/>
        </w:rPr>
        <w:t xml:space="preserve"> </w:t>
      </w:r>
      <w:r>
        <w:rPr>
          <w:sz w:val="24"/>
          <w:lang w:val="en-US"/>
        </w:rPr>
        <w:t>tiempo</w:t>
      </w:r>
      <w:r>
        <w:rPr>
          <w:sz w:val="24"/>
        </w:rPr>
        <w:t xml:space="preserve">, </w:t>
      </w:r>
      <w:r>
        <w:rPr>
          <w:sz w:val="24"/>
          <w:lang w:val="en-US"/>
        </w:rPr>
        <w:t>no</w:t>
      </w:r>
      <w:r>
        <w:rPr>
          <w:sz w:val="24"/>
        </w:rPr>
        <w:t xml:space="preserve"> </w:t>
      </w:r>
      <w:r>
        <w:rPr>
          <w:sz w:val="24"/>
          <w:lang w:val="en-US"/>
        </w:rPr>
        <w:t>voy</w:t>
      </w:r>
      <w:r>
        <w:rPr>
          <w:sz w:val="24"/>
        </w:rPr>
        <w:t xml:space="preserve">                                                   Хотя погода хорошая, я не пойду </w:t>
      </w:r>
    </w:p>
    <w:p>
      <w:pPr>
        <w:pStyle w:val="Normal1"/>
        <w:spacing w:lineRule="auto" w:line="240"/>
        <w:ind w:firstLine="709" w:end="0"/>
        <w:rPr/>
      </w:pPr>
      <w:r>
        <w:rPr>
          <w:sz w:val="24"/>
        </w:rPr>
        <w:t xml:space="preserve"> </w:t>
      </w:r>
      <w:r>
        <w:rPr>
          <w:sz w:val="24"/>
          <w:lang w:val="en-US"/>
        </w:rPr>
        <w:t xml:space="preserve">a pasear.                                                                                              </w:t>
      </w:r>
      <w:r>
        <w:rPr>
          <w:sz w:val="24"/>
        </w:rPr>
        <w:t>гулять</w:t>
      </w:r>
      <w:r>
        <w:rPr>
          <w:sz w:val="24"/>
          <w:lang w:val="en-US"/>
        </w:rPr>
        <w:t>.</w:t>
      </w:r>
    </w:p>
    <w:p>
      <w:pPr>
        <w:pStyle w:val="Normal1"/>
        <w:spacing w:lineRule="auto" w:line="240"/>
        <w:ind w:firstLine="284" w:end="0"/>
        <w:rPr/>
      </w:pPr>
      <w:r>
        <w:rPr>
          <w:b/>
          <w:bCs/>
          <w:sz w:val="24"/>
          <w:lang w:val="en-US"/>
        </w:rPr>
        <w:t>Bi</w:t>
      </w:r>
      <w:r>
        <w:rPr>
          <w:b/>
          <w:bCs/>
          <w:sz w:val="24"/>
        </w:rPr>
        <w:t>е</w:t>
      </w:r>
      <w:r>
        <w:rPr>
          <w:b/>
          <w:bCs/>
          <w:sz w:val="24"/>
          <w:lang w:val="en-US"/>
        </w:rPr>
        <w:t>n que</w:t>
      </w:r>
      <w:r>
        <w:rPr>
          <w:sz w:val="24"/>
          <w:lang w:val="en-US"/>
        </w:rPr>
        <w:t xml:space="preserve"> no lo quieres, lo haremos.                                                  </w:t>
      </w:r>
      <w:r>
        <w:rPr>
          <w:sz w:val="24"/>
        </w:rPr>
        <w:t xml:space="preserve">Хотя ты этого не хочешь, мы это </w:t>
      </w:r>
    </w:p>
    <w:p>
      <w:pPr>
        <w:pStyle w:val="Normal1"/>
        <w:spacing w:lineRule="auto" w:line="240"/>
        <w:ind w:firstLine="284" w:end="0"/>
        <w:rPr>
          <w:sz w:val="24"/>
        </w:rPr>
      </w:pPr>
      <w:r>
        <w:rPr>
          <w:sz w:val="24"/>
        </w:rPr>
        <w:t xml:space="preserve">                                                                                                                   </w:t>
      </w:r>
      <w:r>
        <w:rPr>
          <w:sz w:val="24"/>
        </w:rPr>
        <w:t xml:space="preserve">сделаем. </w:t>
      </w:r>
    </w:p>
    <w:p>
      <w:pPr>
        <w:pStyle w:val="Normal1"/>
        <w:spacing w:lineRule="auto" w:line="240"/>
        <w:ind w:firstLine="284" w:end="0"/>
        <w:rPr/>
      </w:pPr>
      <w:r>
        <w:rPr>
          <w:sz w:val="24"/>
          <w:lang w:val="en-US"/>
        </w:rPr>
        <w:t>Miguel</w:t>
      </w:r>
      <w:r>
        <w:rPr>
          <w:sz w:val="24"/>
        </w:rPr>
        <w:t xml:space="preserve"> </w:t>
      </w:r>
      <w:r>
        <w:rPr>
          <w:sz w:val="24"/>
          <w:lang w:val="en-US"/>
        </w:rPr>
        <w:t>es</w:t>
      </w:r>
      <w:r>
        <w:rPr>
          <w:sz w:val="24"/>
        </w:rPr>
        <w:t xml:space="preserve"> </w:t>
      </w:r>
      <w:r>
        <w:rPr>
          <w:sz w:val="24"/>
          <w:lang w:val="en-US"/>
        </w:rPr>
        <w:t>un</w:t>
      </w:r>
      <w:r>
        <w:rPr>
          <w:sz w:val="24"/>
        </w:rPr>
        <w:t xml:space="preserve"> </w:t>
      </w:r>
      <w:r>
        <w:rPr>
          <w:sz w:val="24"/>
          <w:lang w:val="en-US"/>
        </w:rPr>
        <w:t>hombre</w:t>
      </w:r>
      <w:r>
        <w:rPr>
          <w:sz w:val="24"/>
        </w:rPr>
        <w:t xml:space="preserve"> </w:t>
      </w:r>
      <w:r>
        <w:rPr>
          <w:sz w:val="24"/>
          <w:lang w:val="en-US"/>
        </w:rPr>
        <w:t>muy</w:t>
      </w:r>
      <w:r>
        <w:rPr>
          <w:sz w:val="24"/>
        </w:rPr>
        <w:t xml:space="preserve"> </w:t>
      </w:r>
      <w:r>
        <w:rPr>
          <w:sz w:val="24"/>
          <w:lang w:val="en-US"/>
        </w:rPr>
        <w:t>alegre</w:t>
      </w:r>
      <w:r>
        <w:rPr>
          <w:sz w:val="24"/>
        </w:rPr>
        <w:t xml:space="preserve">, </w:t>
      </w:r>
      <w:r>
        <w:rPr>
          <w:b/>
          <w:bCs/>
          <w:sz w:val="24"/>
        </w:rPr>
        <w:t>а</w:t>
      </w:r>
      <w:r>
        <w:rPr>
          <w:sz w:val="24"/>
        </w:rPr>
        <w:t xml:space="preserve">                                                  Мигель очень веселый человек,</w:t>
      </w:r>
    </w:p>
    <w:p>
      <w:pPr>
        <w:pStyle w:val="Normal1"/>
        <w:spacing w:lineRule="auto" w:line="240"/>
        <w:ind w:firstLine="709" w:end="0"/>
        <w:rPr/>
      </w:pPr>
      <w:r>
        <w:rPr>
          <w:b/>
          <w:bCs/>
          <w:sz w:val="24"/>
          <w:lang w:val="en-US"/>
        </w:rPr>
        <w:t>pesar</w:t>
      </w:r>
      <w:r>
        <w:rPr>
          <w:sz w:val="24"/>
          <w:lang w:val="en-US"/>
        </w:rPr>
        <w:t xml:space="preserve"> de que se parece severo.                                                             </w:t>
      </w:r>
      <w:r>
        <w:rPr>
          <w:sz w:val="24"/>
        </w:rPr>
        <w:t>хотя кажется серьезным.</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6. Условные союзы</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К ним относятся: </w:t>
      </w:r>
      <w:r>
        <w:rPr>
          <w:b/>
          <w:sz w:val="24"/>
          <w:lang w:val="en-US"/>
        </w:rPr>
        <w:t>si</w:t>
      </w:r>
      <w:r>
        <w:rPr>
          <w:b/>
          <w:sz w:val="24"/>
        </w:rPr>
        <w:t xml:space="preserve">, </w:t>
      </w:r>
      <w:r>
        <w:rPr>
          <w:b/>
          <w:sz w:val="24"/>
          <w:lang w:val="en-US"/>
        </w:rPr>
        <w:t>ya</w:t>
      </w:r>
      <w:r>
        <w:rPr>
          <w:b/>
          <w:sz w:val="24"/>
        </w:rPr>
        <w:t xml:space="preserve"> </w:t>
      </w:r>
      <w:r>
        <w:rPr>
          <w:b/>
          <w:sz w:val="24"/>
          <w:lang w:val="en-US"/>
        </w:rPr>
        <w:t>que</w:t>
      </w:r>
      <w:r>
        <w:rPr>
          <w:b/>
          <w:sz w:val="24"/>
        </w:rPr>
        <w:t xml:space="preserve">, </w:t>
      </w:r>
      <w:r>
        <w:rPr>
          <w:b/>
          <w:sz w:val="24"/>
          <w:lang w:val="en-US"/>
        </w:rPr>
        <w:t>como</w:t>
      </w:r>
      <w:r>
        <w:rPr>
          <w:b/>
          <w:sz w:val="24"/>
        </w:rPr>
        <w:t xml:space="preserve">, </w:t>
      </w:r>
      <w:r>
        <w:rPr>
          <w:b/>
          <w:sz w:val="24"/>
          <w:lang w:val="en-US"/>
        </w:rPr>
        <w:t>dado</w:t>
      </w:r>
      <w:r>
        <w:rPr>
          <w:b/>
          <w:sz w:val="24"/>
        </w:rPr>
        <w:t xml:space="preserve"> </w:t>
      </w:r>
      <w:r>
        <w:rPr>
          <w:b/>
          <w:sz w:val="24"/>
          <w:lang w:val="en-US"/>
        </w:rPr>
        <w:t>que</w:t>
      </w:r>
      <w:r>
        <w:rPr>
          <w:b/>
          <w:sz w:val="24"/>
        </w:rPr>
        <w:t xml:space="preserve">, </w:t>
      </w:r>
      <w:r>
        <w:rPr>
          <w:b/>
          <w:sz w:val="24"/>
          <w:lang w:val="en-US"/>
        </w:rPr>
        <w:t>siempre</w:t>
      </w:r>
      <w:r>
        <w:rPr>
          <w:b/>
          <w:sz w:val="24"/>
        </w:rPr>
        <w:t xml:space="preserve"> </w:t>
      </w:r>
      <w:r>
        <w:rPr>
          <w:b/>
          <w:sz w:val="24"/>
          <w:lang w:val="en-US"/>
        </w:rPr>
        <w:t>que</w:t>
      </w:r>
      <w:r>
        <w:rPr>
          <w:b/>
          <w:sz w:val="24"/>
        </w:rPr>
        <w:t xml:space="preserve">, </w:t>
      </w:r>
      <w:r>
        <w:rPr>
          <w:b/>
          <w:sz w:val="24"/>
          <w:lang w:val="en-US"/>
        </w:rPr>
        <w:t>con</w:t>
      </w:r>
      <w:r>
        <w:rPr>
          <w:b/>
          <w:sz w:val="24"/>
        </w:rPr>
        <w:t xml:space="preserve"> </w:t>
      </w:r>
      <w:r>
        <w:rPr>
          <w:b/>
          <w:sz w:val="24"/>
          <w:lang w:val="en-US"/>
        </w:rPr>
        <w:t>tal</w:t>
      </w:r>
      <w:r>
        <w:rPr>
          <w:b/>
          <w:sz w:val="24"/>
        </w:rPr>
        <w:t xml:space="preserve"> </w:t>
      </w:r>
      <w:r>
        <w:rPr>
          <w:b/>
          <w:sz w:val="24"/>
          <w:lang w:val="en-US"/>
        </w:rPr>
        <w:t>que</w:t>
      </w:r>
      <w:r>
        <w:rPr>
          <w:b/>
          <w:sz w:val="24"/>
        </w:rPr>
        <w:t xml:space="preserve">, </w:t>
      </w:r>
      <w:r>
        <w:rPr>
          <w:b/>
          <w:sz w:val="24"/>
          <w:lang w:val="en-US"/>
        </w:rPr>
        <w:t>supuesto</w:t>
      </w:r>
      <w:r>
        <w:rPr>
          <w:b/>
          <w:sz w:val="24"/>
        </w:rPr>
        <w:t xml:space="preserve"> </w:t>
      </w:r>
      <w:r>
        <w:rPr>
          <w:b/>
          <w:sz w:val="24"/>
          <w:lang w:val="en-US"/>
        </w:rPr>
        <w:t>que</w:t>
      </w:r>
      <w:r>
        <w:rPr>
          <w:sz w:val="24"/>
        </w:rPr>
        <w:t xml:space="preserve"> и др. Они вводят условные предложения всех типов:</w:t>
      </w:r>
    </w:p>
    <w:p>
      <w:pPr>
        <w:pStyle w:val="Normal1"/>
        <w:spacing w:lineRule="auto" w:line="240"/>
        <w:ind w:firstLine="284" w:end="0"/>
        <w:rPr/>
      </w:pPr>
      <w:r>
        <w:rPr>
          <w:b/>
          <w:bCs/>
          <w:sz w:val="24"/>
          <w:lang w:val="en-US"/>
        </w:rPr>
        <w:t>Si</w:t>
      </w:r>
      <w:r>
        <w:rPr>
          <w:sz w:val="24"/>
        </w:rPr>
        <w:t xml:space="preserve"> </w:t>
      </w:r>
      <w:r>
        <w:rPr>
          <w:sz w:val="24"/>
          <w:lang w:val="en-US"/>
        </w:rPr>
        <w:t>quiere</w:t>
      </w:r>
      <w:r>
        <w:rPr>
          <w:sz w:val="24"/>
        </w:rPr>
        <w:t xml:space="preserve"> </w:t>
      </w:r>
      <w:r>
        <w:rPr>
          <w:sz w:val="24"/>
          <w:lang w:val="en-US"/>
        </w:rPr>
        <w:t>complacerle</w:t>
      </w:r>
      <w:r>
        <w:rPr>
          <w:sz w:val="24"/>
        </w:rPr>
        <w:t xml:space="preserve">, </w:t>
      </w:r>
      <w:r>
        <w:rPr>
          <w:sz w:val="24"/>
          <w:lang w:val="en-US"/>
        </w:rPr>
        <w:t>reg</w:t>
      </w:r>
      <w:r>
        <w:rPr>
          <w:sz w:val="24"/>
        </w:rPr>
        <w:t>á</w:t>
      </w:r>
      <w:r>
        <w:rPr>
          <w:sz w:val="24"/>
          <w:lang w:val="en-US"/>
        </w:rPr>
        <w:t>lele</w:t>
      </w:r>
      <w:r>
        <w:rPr>
          <w:sz w:val="24"/>
        </w:rPr>
        <w:t xml:space="preserve"> </w:t>
      </w:r>
      <w:r>
        <w:rPr>
          <w:sz w:val="24"/>
          <w:lang w:val="en-US"/>
        </w:rPr>
        <w:t>un</w:t>
      </w:r>
      <w:r>
        <w:rPr>
          <w:sz w:val="24"/>
        </w:rPr>
        <w:t xml:space="preserve">                                                     Если вы хотите сделать ему приятное,</w:t>
      </w:r>
    </w:p>
    <w:p>
      <w:pPr>
        <w:pStyle w:val="Normal1"/>
        <w:spacing w:lineRule="auto" w:line="240"/>
        <w:ind w:firstLine="709" w:end="0"/>
        <w:rPr/>
      </w:pPr>
      <w:r>
        <w:rPr>
          <w:sz w:val="24"/>
          <w:lang w:val="en-US"/>
        </w:rPr>
        <w:t>libro</w:t>
      </w:r>
      <w:r>
        <w:rPr>
          <w:sz w:val="24"/>
        </w:rPr>
        <w:t xml:space="preserve"> </w:t>
      </w:r>
      <w:r>
        <w:rPr>
          <w:sz w:val="24"/>
          <w:lang w:val="en-US"/>
        </w:rPr>
        <w:t>interesante</w:t>
      </w:r>
      <w:r>
        <w:rPr>
          <w:sz w:val="24"/>
        </w:rPr>
        <w:t>.                                                                               то подарите ему инте</w:t>
        <w:softHyphen/>
        <w:t xml:space="preserve">ресную книгу. </w:t>
      </w:r>
    </w:p>
    <w:p>
      <w:pPr>
        <w:pStyle w:val="Normal1"/>
        <w:spacing w:lineRule="auto" w:line="240"/>
        <w:ind w:firstLine="284" w:end="0"/>
        <w:rPr/>
      </w:pPr>
      <w:r>
        <w:rPr>
          <w:sz w:val="24"/>
          <w:lang w:val="en-US"/>
        </w:rPr>
        <w:t>Con</w:t>
      </w:r>
      <w:r>
        <w:rPr>
          <w:sz w:val="24"/>
        </w:rPr>
        <w:t xml:space="preserve"> </w:t>
      </w:r>
      <w:r>
        <w:rPr>
          <w:sz w:val="24"/>
          <w:lang w:val="en-US"/>
        </w:rPr>
        <w:t>mucho</w:t>
      </w:r>
      <w:r>
        <w:rPr>
          <w:sz w:val="24"/>
        </w:rPr>
        <w:t xml:space="preserve"> </w:t>
      </w:r>
      <w:r>
        <w:rPr>
          <w:sz w:val="24"/>
          <w:lang w:val="en-US"/>
        </w:rPr>
        <w:t>gusto</w:t>
      </w:r>
      <w:r>
        <w:rPr>
          <w:sz w:val="24"/>
        </w:rPr>
        <w:t xml:space="preserve"> </w:t>
      </w:r>
      <w:r>
        <w:rPr>
          <w:sz w:val="24"/>
          <w:lang w:val="en-US"/>
        </w:rPr>
        <w:t>visitamos</w:t>
      </w:r>
      <w:r>
        <w:rPr>
          <w:sz w:val="24"/>
        </w:rPr>
        <w:t xml:space="preserve"> </w:t>
      </w:r>
      <w:r>
        <w:rPr>
          <w:sz w:val="24"/>
          <w:lang w:val="en-US"/>
        </w:rPr>
        <w:t>la</w:t>
      </w:r>
      <w:r>
        <w:rPr>
          <w:sz w:val="24"/>
        </w:rPr>
        <w:t xml:space="preserve"> </w:t>
      </w:r>
      <w:r>
        <w:rPr>
          <w:sz w:val="24"/>
          <w:lang w:val="en-US"/>
        </w:rPr>
        <w:t>pla</w:t>
      </w:r>
      <w:r>
        <w:rPr>
          <w:sz w:val="24"/>
        </w:rPr>
        <w:t>-                                                   Мы с большим удовольствием</w:t>
      </w:r>
    </w:p>
    <w:p>
      <w:pPr>
        <w:pStyle w:val="Normal1"/>
        <w:spacing w:lineRule="auto" w:line="240"/>
        <w:ind w:firstLine="709" w:end="0"/>
        <w:rPr/>
      </w:pPr>
      <w:r>
        <w:rPr>
          <w:sz w:val="24"/>
          <w:lang w:val="en-US"/>
        </w:rPr>
        <w:t>ya</w:t>
      </w:r>
      <w:r>
        <w:rPr>
          <w:sz w:val="24"/>
        </w:rPr>
        <w:t xml:space="preserve">, </w:t>
      </w:r>
      <w:r>
        <w:rPr>
          <w:b/>
          <w:bCs/>
          <w:sz w:val="24"/>
          <w:lang w:val="en-US"/>
        </w:rPr>
        <w:t>siempre</w:t>
      </w:r>
      <w:r>
        <w:rPr>
          <w:b/>
          <w:bCs/>
          <w:sz w:val="24"/>
        </w:rPr>
        <w:t xml:space="preserve"> </w:t>
      </w:r>
      <w:r>
        <w:rPr>
          <w:b/>
          <w:bCs/>
          <w:sz w:val="24"/>
          <w:lang w:val="en-US"/>
        </w:rPr>
        <w:t>que</w:t>
      </w:r>
      <w:r>
        <w:rPr>
          <w:sz w:val="24"/>
        </w:rPr>
        <w:t xml:space="preserve"> </w:t>
      </w:r>
      <w:r>
        <w:rPr>
          <w:sz w:val="24"/>
          <w:lang w:val="en-US"/>
        </w:rPr>
        <w:t>tenemos</w:t>
      </w:r>
      <w:r>
        <w:rPr>
          <w:sz w:val="24"/>
        </w:rPr>
        <w:t xml:space="preserve"> </w:t>
      </w:r>
      <w:r>
        <w:rPr>
          <w:sz w:val="24"/>
          <w:lang w:val="en-US"/>
        </w:rPr>
        <w:t>la</w:t>
      </w:r>
      <w:r>
        <w:rPr>
          <w:sz w:val="24"/>
        </w:rPr>
        <w:t xml:space="preserve"> </w:t>
      </w:r>
      <w:r>
        <w:rPr>
          <w:sz w:val="24"/>
          <w:lang w:val="en-US"/>
        </w:rPr>
        <w:t>po</w:t>
      </w:r>
      <w:r>
        <w:rPr>
          <w:sz w:val="24"/>
        </w:rPr>
        <w:t>-                                                       ходим на пляж, если только</w:t>
      </w:r>
    </w:p>
    <w:p>
      <w:pPr>
        <w:pStyle w:val="Normal1"/>
        <w:spacing w:lineRule="auto" w:line="240"/>
        <w:ind w:firstLine="709" w:end="0"/>
        <w:rPr/>
      </w:pPr>
      <w:r>
        <w:rPr>
          <w:sz w:val="24"/>
          <w:lang w:val="en-US"/>
        </w:rPr>
        <w:t>sibilidad</w:t>
      </w:r>
      <w:r>
        <w:rPr>
          <w:sz w:val="24"/>
        </w:rPr>
        <w:t xml:space="preserve">.                                                                                           у нас бывает возможность. </w:t>
      </w:r>
    </w:p>
    <w:p>
      <w:pPr>
        <w:pStyle w:val="Normal1"/>
        <w:spacing w:lineRule="auto" w:line="240"/>
        <w:ind w:firstLine="284" w:end="0"/>
        <w:rPr/>
      </w:pPr>
      <w:r>
        <w:rPr>
          <w:sz w:val="24"/>
        </w:rPr>
        <w:t>Те</w:t>
      </w:r>
      <w:r>
        <w:rPr>
          <w:sz w:val="24"/>
          <w:lang w:val="en-US"/>
        </w:rPr>
        <w:t xml:space="preserve"> lo daremos, </w:t>
      </w:r>
      <w:r>
        <w:rPr>
          <w:b/>
          <w:bCs/>
          <w:sz w:val="24"/>
          <w:lang w:val="en-US"/>
        </w:rPr>
        <w:t>con tal que</w:t>
      </w:r>
      <w:r>
        <w:rPr>
          <w:sz w:val="24"/>
          <w:lang w:val="en-US"/>
        </w:rPr>
        <w:t xml:space="preserve"> lo merezcas.                                           </w:t>
      </w:r>
      <w:r>
        <w:rPr>
          <w:sz w:val="24"/>
        </w:rPr>
        <w:t xml:space="preserve">Мы тебе это дадим, если ты того </w:t>
      </w:r>
    </w:p>
    <w:p>
      <w:pPr>
        <w:pStyle w:val="Normal1"/>
        <w:spacing w:lineRule="auto" w:line="240"/>
        <w:ind w:firstLine="284" w:end="0"/>
        <w:rPr>
          <w:sz w:val="24"/>
        </w:rPr>
      </w:pPr>
      <w:r>
        <w:rPr>
          <w:sz w:val="24"/>
        </w:rPr>
        <w:t xml:space="preserve">                                                                                                                </w:t>
      </w:r>
      <w:r>
        <w:rPr>
          <w:sz w:val="24"/>
        </w:rPr>
        <w:t>заслужишь.</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7. Сравнительные союзы</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К</w:t>
      </w:r>
      <w:r>
        <w:rPr>
          <w:sz w:val="24"/>
          <w:lang w:val="en-US"/>
        </w:rPr>
        <w:t xml:space="preserve"> </w:t>
      </w:r>
      <w:r>
        <w:rPr>
          <w:sz w:val="24"/>
        </w:rPr>
        <w:t>ним</w:t>
      </w:r>
      <w:r>
        <w:rPr>
          <w:sz w:val="24"/>
          <w:lang w:val="en-US"/>
        </w:rPr>
        <w:t xml:space="preserve"> </w:t>
      </w:r>
      <w:r>
        <w:rPr>
          <w:sz w:val="24"/>
        </w:rPr>
        <w:t>относятся</w:t>
      </w:r>
      <w:r>
        <w:rPr>
          <w:sz w:val="24"/>
          <w:lang w:val="en-US"/>
        </w:rPr>
        <w:t xml:space="preserve">: </w:t>
      </w:r>
      <w:r>
        <w:rPr>
          <w:b/>
          <w:sz w:val="24"/>
          <w:lang w:val="en-US"/>
        </w:rPr>
        <w:t>como, según que, de manera que, así como, como si</w:t>
      </w:r>
      <w:r>
        <w:rPr>
          <w:sz w:val="24"/>
          <w:lang w:val="en-US"/>
        </w:rPr>
        <w:t xml:space="preserve"> </w:t>
      </w:r>
      <w:r>
        <w:rPr>
          <w:sz w:val="24"/>
        </w:rPr>
        <w:t>и</w:t>
      </w:r>
      <w:r>
        <w:rPr>
          <w:sz w:val="24"/>
          <w:lang w:val="en-US"/>
        </w:rPr>
        <w:t xml:space="preserve"> </w:t>
      </w:r>
      <w:r>
        <w:rPr>
          <w:sz w:val="24"/>
        </w:rPr>
        <w:t>др</w:t>
      </w:r>
      <w:r>
        <w:rPr>
          <w:sz w:val="24"/>
          <w:lang w:val="en-US"/>
        </w:rPr>
        <w:t xml:space="preserve">. </w:t>
      </w:r>
      <w:r>
        <w:rPr>
          <w:sz w:val="24"/>
        </w:rPr>
        <w:t>Эти союзы вводят два типа придаточных предложений: при</w:t>
        <w:softHyphen/>
        <w:t xml:space="preserve">даточные обстоятельства </w:t>
      </w:r>
      <w:r>
        <w:rPr>
          <w:spacing w:val="20"/>
          <w:sz w:val="24"/>
        </w:rPr>
        <w:t>сравнения</w:t>
      </w:r>
      <w:r>
        <w:rPr>
          <w:sz w:val="24"/>
        </w:rPr>
        <w:t xml:space="preserve"> и </w:t>
      </w:r>
      <w:r>
        <w:rPr>
          <w:spacing w:val="20"/>
          <w:sz w:val="24"/>
        </w:rPr>
        <w:t>образа действия</w:t>
      </w:r>
      <w:r>
        <w:rPr>
          <w:sz w:val="24"/>
        </w:rPr>
        <w:t xml:space="preserve">. Союз </w:t>
      </w:r>
      <w:r>
        <w:rPr>
          <w:b/>
          <w:sz w:val="24"/>
        </w:rPr>
        <w:t>como si</w:t>
      </w:r>
      <w:r>
        <w:rPr>
          <w:sz w:val="24"/>
        </w:rPr>
        <w:t xml:space="preserve"> обычно требует употребления </w:t>
      </w:r>
      <w:r>
        <w:rPr>
          <w:spacing w:val="20"/>
          <w:sz w:val="24"/>
          <w:lang w:val="en-US"/>
        </w:rPr>
        <w:t>imperfecto</w:t>
      </w:r>
      <w:r>
        <w:rPr>
          <w:spacing w:val="20"/>
          <w:sz w:val="24"/>
        </w:rPr>
        <w:t xml:space="preserve"> (или </w:t>
      </w:r>
      <w:r>
        <w:rPr>
          <w:spacing w:val="20"/>
          <w:sz w:val="24"/>
          <w:lang w:val="en-US"/>
        </w:rPr>
        <w:t>pluscuamperfecto</w:t>
      </w:r>
      <w:r>
        <w:rPr>
          <w:spacing w:val="20"/>
          <w:sz w:val="24"/>
        </w:rPr>
        <w:t>)</w:t>
      </w:r>
      <w:r>
        <w:rPr>
          <w:spacing w:val="20"/>
          <w:sz w:val="24"/>
          <w:lang w:val="en-US"/>
        </w:rPr>
        <w:t>de</w:t>
      </w:r>
      <w:r>
        <w:rPr>
          <w:spacing w:val="20"/>
          <w:sz w:val="24"/>
        </w:rPr>
        <w:t xml:space="preserve"> </w:t>
      </w:r>
      <w:r>
        <w:rPr>
          <w:spacing w:val="20"/>
          <w:sz w:val="24"/>
          <w:lang w:val="en-US"/>
        </w:rPr>
        <w:t>subjuntivo</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Queremos</w:t>
      </w:r>
      <w:r>
        <w:rPr>
          <w:sz w:val="24"/>
        </w:rPr>
        <w:t xml:space="preserve"> </w:t>
      </w:r>
      <w:r>
        <w:rPr>
          <w:sz w:val="24"/>
          <w:lang w:val="en-US"/>
        </w:rPr>
        <w:t>la</w:t>
      </w:r>
      <w:r>
        <w:rPr>
          <w:sz w:val="24"/>
        </w:rPr>
        <w:t xml:space="preserve"> </w:t>
      </w:r>
      <w:r>
        <w:rPr>
          <w:sz w:val="24"/>
          <w:lang w:val="en-US"/>
        </w:rPr>
        <w:t>paz</w:t>
      </w:r>
      <w:r>
        <w:rPr>
          <w:sz w:val="24"/>
        </w:rPr>
        <w:t xml:space="preserve"> </w:t>
      </w:r>
      <w:r>
        <w:rPr>
          <w:b/>
          <w:bCs/>
          <w:sz w:val="24"/>
          <w:lang w:val="en-US"/>
        </w:rPr>
        <w:t>como</w:t>
      </w:r>
      <w:r>
        <w:rPr>
          <w:sz w:val="24"/>
        </w:rPr>
        <w:t xml:space="preserve"> </w:t>
      </w:r>
      <w:r>
        <w:rPr>
          <w:sz w:val="24"/>
          <w:lang w:val="en-US"/>
        </w:rPr>
        <w:t>la</w:t>
      </w:r>
      <w:r>
        <w:rPr>
          <w:sz w:val="24"/>
        </w:rPr>
        <w:t xml:space="preserve"> </w:t>
      </w:r>
      <w:r>
        <w:rPr>
          <w:sz w:val="24"/>
          <w:lang w:val="en-US"/>
        </w:rPr>
        <w:t>quieren</w:t>
      </w:r>
      <w:r>
        <w:rPr>
          <w:sz w:val="24"/>
        </w:rPr>
        <w:t xml:space="preserve">                                                      Мы любим мир так же, как его</w:t>
      </w:r>
    </w:p>
    <w:p>
      <w:pPr>
        <w:pStyle w:val="Normal1"/>
        <w:spacing w:lineRule="auto" w:line="240"/>
        <w:ind w:firstLine="709" w:end="0"/>
        <w:rPr/>
      </w:pPr>
      <w:r>
        <w:rPr>
          <w:sz w:val="24"/>
          <w:lang w:val="en-US"/>
        </w:rPr>
        <w:t xml:space="preserve">todos los pueblos.                                                                               </w:t>
      </w:r>
      <w:r>
        <w:rPr>
          <w:sz w:val="24"/>
        </w:rPr>
        <w:t xml:space="preserve">любят все народы. </w:t>
      </w:r>
    </w:p>
    <w:p>
      <w:pPr>
        <w:pStyle w:val="Normal1"/>
        <w:spacing w:lineRule="auto" w:line="240"/>
        <w:ind w:firstLine="284" w:end="0"/>
        <w:rPr/>
      </w:pPr>
      <w:r>
        <w:rPr>
          <w:sz w:val="24"/>
          <w:lang w:val="en-US"/>
        </w:rPr>
        <w:t>Esta</w:t>
      </w:r>
      <w:r>
        <w:rPr>
          <w:sz w:val="24"/>
        </w:rPr>
        <w:t xml:space="preserve"> </w:t>
      </w:r>
      <w:r>
        <w:rPr>
          <w:sz w:val="24"/>
          <w:lang w:val="en-US"/>
        </w:rPr>
        <w:t>muchacha</w:t>
      </w:r>
      <w:r>
        <w:rPr>
          <w:sz w:val="24"/>
        </w:rPr>
        <w:t xml:space="preserve"> </w:t>
      </w:r>
      <w:r>
        <w:rPr>
          <w:sz w:val="24"/>
          <w:lang w:val="en-US"/>
        </w:rPr>
        <w:t>era</w:t>
      </w:r>
      <w:r>
        <w:rPr>
          <w:sz w:val="24"/>
        </w:rPr>
        <w:t xml:space="preserve"> </w:t>
      </w:r>
      <w:r>
        <w:rPr>
          <w:sz w:val="24"/>
          <w:lang w:val="en-US"/>
        </w:rPr>
        <w:t>muy</w:t>
      </w:r>
      <w:r>
        <w:rPr>
          <w:sz w:val="24"/>
        </w:rPr>
        <w:t xml:space="preserve"> </w:t>
      </w:r>
      <w:r>
        <w:rPr>
          <w:sz w:val="24"/>
          <w:lang w:val="en-US"/>
        </w:rPr>
        <w:t>amable</w:t>
      </w:r>
      <w:r>
        <w:rPr>
          <w:sz w:val="24"/>
        </w:rPr>
        <w:t xml:space="preserve"> </w:t>
      </w:r>
      <w:r>
        <w:rPr>
          <w:b/>
          <w:bCs/>
          <w:sz w:val="24"/>
          <w:lang w:val="en-US"/>
        </w:rPr>
        <w:t>as</w:t>
      </w:r>
      <w:r>
        <w:rPr>
          <w:b/>
          <w:bCs/>
          <w:sz w:val="24"/>
        </w:rPr>
        <w:t>í</w:t>
      </w:r>
      <w:r>
        <w:rPr>
          <w:sz w:val="24"/>
        </w:rPr>
        <w:t xml:space="preserve">                                                   Как и говорили, эта девушка </w:t>
      </w:r>
    </w:p>
    <w:p>
      <w:pPr>
        <w:pStyle w:val="Normal1"/>
        <w:spacing w:lineRule="auto" w:line="240"/>
        <w:ind w:firstLine="709" w:end="0"/>
        <w:rPr/>
      </w:pPr>
      <w:r>
        <w:rPr>
          <w:b/>
          <w:bCs/>
          <w:sz w:val="24"/>
          <w:lang w:val="en-US"/>
        </w:rPr>
        <w:t>como</w:t>
      </w:r>
      <w:r>
        <w:rPr>
          <w:sz w:val="24"/>
        </w:rPr>
        <w:t xml:space="preserve"> </w:t>
      </w:r>
      <w:r>
        <w:rPr>
          <w:sz w:val="24"/>
          <w:lang w:val="en-US"/>
        </w:rPr>
        <w:t>dec</w:t>
      </w:r>
      <w:r>
        <w:rPr>
          <w:sz w:val="24"/>
        </w:rPr>
        <w:t>í</w:t>
      </w:r>
      <w:r>
        <w:rPr>
          <w:sz w:val="24"/>
          <w:lang w:val="en-US"/>
        </w:rPr>
        <w:t>an</w:t>
      </w:r>
      <w:r>
        <w:rPr>
          <w:sz w:val="24"/>
        </w:rPr>
        <w:t xml:space="preserve">.                                                                                      оказалась очень любезной. </w:t>
      </w:r>
    </w:p>
    <w:p>
      <w:pPr>
        <w:pStyle w:val="Normal1"/>
        <w:spacing w:lineRule="auto" w:line="240"/>
        <w:ind w:firstLine="284" w:end="0"/>
        <w:rPr/>
      </w:pPr>
      <w:r>
        <w:rPr>
          <w:sz w:val="24"/>
          <w:lang w:val="en-US"/>
        </w:rPr>
        <w:t>El</w:t>
      </w:r>
      <w:r>
        <w:rPr>
          <w:sz w:val="24"/>
        </w:rPr>
        <w:t xml:space="preserve"> </w:t>
      </w:r>
      <w:r>
        <w:rPr>
          <w:sz w:val="24"/>
          <w:lang w:val="en-US"/>
        </w:rPr>
        <w:t>centinela</w:t>
      </w:r>
      <w:r>
        <w:rPr>
          <w:sz w:val="24"/>
        </w:rPr>
        <w:t xml:space="preserve"> </w:t>
      </w:r>
      <w:r>
        <w:rPr>
          <w:sz w:val="24"/>
          <w:lang w:val="en-US"/>
        </w:rPr>
        <w:t>no</w:t>
      </w:r>
      <w:r>
        <w:rPr>
          <w:sz w:val="24"/>
        </w:rPr>
        <w:t xml:space="preserve"> </w:t>
      </w:r>
      <w:r>
        <w:rPr>
          <w:sz w:val="24"/>
          <w:lang w:val="en-US"/>
        </w:rPr>
        <w:t>se</w:t>
      </w:r>
      <w:r>
        <w:rPr>
          <w:sz w:val="24"/>
        </w:rPr>
        <w:t xml:space="preserve"> </w:t>
      </w:r>
      <w:r>
        <w:rPr>
          <w:sz w:val="24"/>
          <w:lang w:val="en-US"/>
        </w:rPr>
        <w:t>mov</w:t>
      </w:r>
      <w:r>
        <w:rPr>
          <w:sz w:val="24"/>
        </w:rPr>
        <w:t>í</w:t>
      </w:r>
      <w:r>
        <w:rPr>
          <w:sz w:val="24"/>
          <w:lang w:val="en-US"/>
        </w:rPr>
        <w:t>a</w:t>
      </w:r>
      <w:r>
        <w:rPr>
          <w:sz w:val="24"/>
        </w:rPr>
        <w:t xml:space="preserve">, </w:t>
      </w:r>
      <w:r>
        <w:rPr>
          <w:b/>
          <w:bCs/>
          <w:sz w:val="24"/>
          <w:lang w:val="en-US"/>
        </w:rPr>
        <w:t>como</w:t>
      </w:r>
      <w:r>
        <w:rPr>
          <w:b/>
          <w:bCs/>
          <w:sz w:val="24"/>
        </w:rPr>
        <w:t xml:space="preserve"> si</w:t>
      </w:r>
      <w:r>
        <w:rPr>
          <w:sz w:val="24"/>
        </w:rPr>
        <w:t xml:space="preserve">                                                      Часовой не двигался, словно он</w:t>
      </w:r>
    </w:p>
    <w:p>
      <w:pPr>
        <w:pStyle w:val="Normal1"/>
        <w:spacing w:lineRule="auto" w:line="240"/>
        <w:ind w:firstLine="567" w:end="0"/>
        <w:rPr/>
      </w:pPr>
      <w:r>
        <w:rPr>
          <w:sz w:val="24"/>
          <w:lang w:val="en-US"/>
        </w:rPr>
        <w:t>se</w:t>
      </w:r>
      <w:r>
        <w:rPr>
          <w:sz w:val="24"/>
        </w:rPr>
        <w:t xml:space="preserve"> </w:t>
      </w:r>
      <w:r>
        <w:rPr>
          <w:sz w:val="24"/>
          <w:lang w:val="en-US"/>
        </w:rPr>
        <w:t>hubiese</w:t>
      </w:r>
      <w:r>
        <w:rPr>
          <w:sz w:val="24"/>
        </w:rPr>
        <w:t xml:space="preserve"> </w:t>
      </w:r>
      <w:r>
        <w:rPr>
          <w:sz w:val="24"/>
          <w:lang w:val="en-US"/>
        </w:rPr>
        <w:t>convertido</w:t>
      </w:r>
      <w:r>
        <w:rPr>
          <w:sz w:val="24"/>
        </w:rPr>
        <w:t xml:space="preserve"> </w:t>
      </w:r>
      <w:r>
        <w:rPr>
          <w:sz w:val="24"/>
          <w:lang w:val="en-US"/>
        </w:rPr>
        <w:t>en</w:t>
      </w:r>
      <w:r>
        <w:rPr>
          <w:sz w:val="24"/>
        </w:rPr>
        <w:t xml:space="preserve"> </w:t>
      </w:r>
      <w:r>
        <w:rPr>
          <w:sz w:val="24"/>
          <w:lang w:val="en-US"/>
        </w:rPr>
        <w:t>una</w:t>
      </w:r>
      <w:r>
        <w:rPr>
          <w:sz w:val="24"/>
        </w:rPr>
        <w:t xml:space="preserve">                                                               превратился в каменную статую.</w:t>
      </w:r>
    </w:p>
    <w:p>
      <w:pPr>
        <w:pStyle w:val="Normal1"/>
        <w:spacing w:lineRule="auto" w:line="240"/>
        <w:ind w:firstLine="567" w:end="0"/>
        <w:rPr>
          <w:sz w:val="24"/>
          <w:lang w:val="en-US"/>
        </w:rPr>
      </w:pPr>
      <w:r>
        <w:rPr>
          <w:sz w:val="24"/>
          <w:lang w:val="en-US"/>
        </w:rPr>
        <w:t xml:space="preserve">estatua de piedra.                   </w:t>
      </w:r>
    </w:p>
    <w:p>
      <w:pPr>
        <w:pStyle w:val="FR4"/>
        <w:ind w:firstLine="567" w:end="0"/>
        <w:jc w:val="both"/>
        <w:rPr>
          <w:rFonts w:ascii="Times New Roman" w:hAnsi="Times New Roman" w:cs="Times New Roman"/>
          <w:sz w:val="24"/>
          <w:lang w:val="en-US"/>
        </w:rPr>
      </w:pPr>
      <w:r>
        <w:rPr>
          <w:rFonts w:cs="Times New Roman" w:ascii="Times New Roman" w:hAnsi="Times New Roman"/>
          <w:sz w:val="24"/>
          <w:lang w:val="en-US"/>
        </w:rPr>
      </w:r>
    </w:p>
    <w:p>
      <w:pPr>
        <w:pStyle w:val="FR4"/>
        <w:ind w:firstLine="284" w:end="0"/>
        <w:jc w:val="center"/>
        <w:rPr/>
      </w:pPr>
      <w:r>
        <w:rPr>
          <w:rFonts w:cs="Times New Roman" w:ascii="Times New Roman" w:hAnsi="Times New Roman"/>
          <w:sz w:val="24"/>
        </w:rPr>
        <w:t xml:space="preserve">8. Союз </w:t>
      </w:r>
      <w:r>
        <w:rPr>
          <w:rFonts w:cs="Times New Roman" w:ascii="Times New Roman" w:hAnsi="Times New Roman"/>
          <w:b/>
          <w:sz w:val="24"/>
        </w:rPr>
        <w:t>si</w:t>
      </w:r>
    </w:p>
    <w:p>
      <w:pPr>
        <w:pStyle w:val="Normal1"/>
        <w:spacing w:lineRule="auto" w:line="240"/>
        <w:ind w:firstLine="284" w:end="0"/>
        <w:rPr>
          <w:rFonts w:ascii="Times New Roman" w:hAnsi="Times New Roman" w:cs="Times New Roman"/>
          <w:b/>
          <w:sz w:val="24"/>
        </w:rPr>
      </w:pPr>
      <w:r>
        <w:rPr>
          <w:rFonts w:cs="Times New Roman"/>
          <w:b/>
          <w:sz w:val="24"/>
        </w:rPr>
      </w:r>
    </w:p>
    <w:p>
      <w:pPr>
        <w:pStyle w:val="Normal1"/>
        <w:spacing w:lineRule="auto" w:line="240"/>
        <w:ind w:firstLine="284" w:end="0"/>
        <w:rPr/>
      </w:pPr>
      <w:r>
        <w:rPr>
          <w:sz w:val="24"/>
        </w:rPr>
        <w:t xml:space="preserve">В испанском языке есть своеобразный союз </w:t>
      </w:r>
      <w:r>
        <w:rPr>
          <w:b/>
          <w:sz w:val="24"/>
        </w:rPr>
        <w:t>si</w:t>
      </w:r>
      <w:r>
        <w:rPr>
          <w:sz w:val="24"/>
        </w:rPr>
        <w:t xml:space="preserve"> (ли), который ис</w:t>
        <w:softHyphen/>
        <w:t xml:space="preserve">панские грамматисты называют </w:t>
      </w:r>
      <w:r>
        <w:rPr>
          <w:spacing w:val="20"/>
          <w:sz w:val="24"/>
        </w:rPr>
        <w:t>изъяснительным, вводя</w:t>
        <w:softHyphen/>
        <w:t>щим</w:t>
      </w:r>
      <w:r>
        <w:rPr>
          <w:sz w:val="24"/>
        </w:rPr>
        <w:t xml:space="preserve"> (</w:t>
      </w:r>
      <w:r>
        <w:rPr>
          <w:sz w:val="24"/>
          <w:lang w:val="en-US"/>
        </w:rPr>
        <w:t>anunciativo</w:t>
      </w:r>
      <w:r>
        <w:rPr>
          <w:sz w:val="24"/>
        </w:rPr>
        <w:t xml:space="preserve">). Некоторые отечественные испанисты считают </w:t>
      </w:r>
      <w:r>
        <w:rPr>
          <w:b/>
          <w:sz w:val="24"/>
        </w:rPr>
        <w:t xml:space="preserve">si </w:t>
      </w:r>
      <w:r>
        <w:rPr>
          <w:sz w:val="24"/>
        </w:rPr>
        <w:t>частицей. Этот союз выполняет несколько синтаксических функ</w:t>
        <w:softHyphen/>
        <w:t xml:space="preserve">ций. В частности, он выступает в качестве подчинительного союза и вводит в сложноподчиненное предложение косвенный вопрос, начинающийся без вопросительного слова (см. </w:t>
      </w:r>
      <w:r>
        <w:rPr>
          <w:sz w:val="24"/>
          <w:lang w:val="en-US"/>
        </w:rPr>
        <w:t xml:space="preserve">§ 106, </w:t>
      </w:r>
      <w:r>
        <w:rPr>
          <w:sz w:val="24"/>
        </w:rPr>
        <w:t>пункт</w:t>
      </w:r>
      <w:r>
        <w:rPr>
          <w:sz w:val="24"/>
          <w:lang w:val="en-US"/>
        </w:rPr>
        <w:t xml:space="preserve"> III):</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Dime </w:t>
      </w:r>
      <w:r>
        <w:rPr>
          <w:b/>
          <w:bCs/>
          <w:sz w:val="24"/>
          <w:lang w:val="en-US"/>
        </w:rPr>
        <w:t>si</w:t>
      </w:r>
      <w:r>
        <w:rPr>
          <w:sz w:val="24"/>
          <w:lang w:val="en-US"/>
        </w:rPr>
        <w:t xml:space="preserve"> vas a venir. </w:t>
      </w:r>
      <w:r>
        <w:rPr>
          <w:sz w:val="24"/>
        </w:rPr>
        <w:t>(</w:t>
      </w:r>
      <w:r>
        <w:rPr>
          <w:sz w:val="24"/>
          <w:lang w:val="en-US"/>
        </w:rPr>
        <w:t>M</w:t>
      </w:r>
      <w:r>
        <w:rPr>
          <w:sz w:val="24"/>
        </w:rPr>
        <w:t xml:space="preserve">. </w:t>
      </w:r>
      <w:r>
        <w:rPr>
          <w:sz w:val="24"/>
          <w:lang w:val="en-US"/>
        </w:rPr>
        <w:t>S</w:t>
      </w:r>
      <w:r>
        <w:rPr>
          <w:lang w:val="en-US"/>
        </w:rPr>
        <w:t>ECO</w:t>
      </w:r>
      <w:r>
        <w:rPr>
          <w:sz w:val="24"/>
        </w:rPr>
        <w:t xml:space="preserve">)                                                           Скажи мне, придешь ли ты. </w:t>
      </w:r>
    </w:p>
    <w:p>
      <w:pPr>
        <w:pStyle w:val="Normal1"/>
        <w:spacing w:lineRule="auto" w:line="240"/>
        <w:ind w:firstLine="284" w:end="0"/>
        <w:rPr/>
      </w:pPr>
      <w:r>
        <w:rPr>
          <w:sz w:val="24"/>
        </w:rPr>
        <w:t xml:space="preserve">Те </w:t>
      </w:r>
      <w:r>
        <w:rPr>
          <w:sz w:val="24"/>
          <w:lang w:val="en-US"/>
        </w:rPr>
        <w:t>preguntan</w:t>
      </w:r>
      <w:r>
        <w:rPr>
          <w:sz w:val="24"/>
        </w:rPr>
        <w:t xml:space="preserve"> </w:t>
      </w:r>
      <w:r>
        <w:rPr>
          <w:b/>
          <w:bCs/>
          <w:sz w:val="24"/>
          <w:lang w:val="en-US"/>
        </w:rPr>
        <w:t>si</w:t>
      </w:r>
      <w:r>
        <w:rPr>
          <w:sz w:val="24"/>
        </w:rPr>
        <w:t xml:space="preserve"> </w:t>
      </w:r>
      <w:r>
        <w:rPr>
          <w:sz w:val="24"/>
          <w:lang w:val="en-US"/>
        </w:rPr>
        <w:t>quieres</w:t>
      </w:r>
      <w:r>
        <w:rPr>
          <w:sz w:val="24"/>
        </w:rPr>
        <w:t xml:space="preserve"> </w:t>
      </w:r>
      <w:r>
        <w:rPr>
          <w:sz w:val="24"/>
          <w:lang w:val="en-US"/>
        </w:rPr>
        <w:t>tomar</w:t>
      </w:r>
      <w:r>
        <w:rPr>
          <w:sz w:val="24"/>
        </w:rPr>
        <w:t xml:space="preserve"> un                                                        Тебя спрашивают, хочешь ли ты </w:t>
      </w:r>
    </w:p>
    <w:p>
      <w:pPr>
        <w:pStyle w:val="Normal1"/>
        <w:spacing w:lineRule="auto" w:line="240"/>
        <w:ind w:firstLine="709" w:end="0"/>
        <w:rPr/>
      </w:pPr>
      <w:r>
        <w:rPr>
          <w:sz w:val="24"/>
          <w:lang w:val="en-US"/>
        </w:rPr>
        <w:t>caf</w:t>
      </w:r>
      <w:r>
        <w:rPr>
          <w:sz w:val="24"/>
        </w:rPr>
        <w:t>é.                                                                                                    выпить кофе.</w:t>
      </w:r>
    </w:p>
    <w:p>
      <w:pPr>
        <w:pStyle w:val="Heading3"/>
        <w:ind w:hanging="0" w:start="0"/>
        <w:rPr>
          <w:sz w:val="24"/>
        </w:rPr>
      </w:pPr>
      <w:r>
        <w:rPr>
          <w:sz w:val="24"/>
        </w:rPr>
      </w:r>
      <w:bookmarkStart w:id="132" w:name="__RefHeading___Toc1886108"/>
      <w:bookmarkStart w:id="133" w:name="__RefHeading___Toc1886108"/>
    </w:p>
    <w:p>
      <w:pPr>
        <w:pStyle w:val="Heading3"/>
        <w:ind w:hanging="0" w:start="0"/>
        <w:rPr/>
      </w:pPr>
      <w:bookmarkStart w:id="134" w:name="__RefHeading___Toc1886108"/>
      <w:r>
        <w:rPr/>
        <w:t>§ 92. Союзные (относительные) слова</w:t>
      </w:r>
      <w:bookmarkEnd w:id="134"/>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Часто местоимения и наречия выполняют функции подчини</w:t>
        <w:softHyphen/>
        <w:t>тельных союзов и тогда их называют союзными (относительными) словами. В отличие от союзов, они не только присоединяют прида</w:t>
        <w:softHyphen/>
        <w:t xml:space="preserve">точное предложение к главному, но и указывают на одно из слов главного предложения. К таким словам относятся: </w:t>
      </w:r>
      <w:r>
        <w:rPr>
          <w:b/>
          <w:sz w:val="24"/>
          <w:lang w:val="en-US"/>
        </w:rPr>
        <w:t>qlie</w:t>
      </w:r>
      <w:r>
        <w:rPr>
          <w:b/>
          <w:sz w:val="24"/>
        </w:rPr>
        <w:t xml:space="preserve">, </w:t>
      </w:r>
      <w:r>
        <w:rPr>
          <w:b/>
          <w:sz w:val="24"/>
          <w:lang w:val="en-US"/>
        </w:rPr>
        <w:t>quien</w:t>
      </w:r>
      <w:r>
        <w:rPr>
          <w:b/>
          <w:sz w:val="24"/>
        </w:rPr>
        <w:t xml:space="preserve">, </w:t>
      </w:r>
      <w:r>
        <w:rPr>
          <w:b/>
          <w:sz w:val="24"/>
          <w:lang w:val="en-US"/>
        </w:rPr>
        <w:t>cual</w:t>
      </w:r>
      <w:r>
        <w:rPr>
          <w:b/>
          <w:sz w:val="24"/>
        </w:rPr>
        <w:t>(</w:t>
      </w:r>
      <w:r>
        <w:rPr>
          <w:b/>
          <w:sz w:val="24"/>
          <w:lang w:val="en-US"/>
        </w:rPr>
        <w:t>es</w:t>
      </w:r>
      <w:r>
        <w:rPr>
          <w:b/>
          <w:sz w:val="24"/>
        </w:rPr>
        <w:t xml:space="preserve">), </w:t>
      </w:r>
      <w:r>
        <w:rPr>
          <w:b/>
          <w:sz w:val="24"/>
          <w:lang w:val="en-US"/>
        </w:rPr>
        <w:t>cuyo</w:t>
      </w:r>
      <w:r>
        <w:rPr>
          <w:b/>
          <w:sz w:val="24"/>
        </w:rPr>
        <w:t xml:space="preserve"> (-</w:t>
      </w:r>
      <w:r>
        <w:rPr>
          <w:b/>
          <w:sz w:val="24"/>
          <w:lang w:val="en-US"/>
        </w:rPr>
        <w:t>a</w:t>
      </w:r>
      <w:r>
        <w:rPr>
          <w:b/>
          <w:sz w:val="24"/>
        </w:rPr>
        <w:t>,-</w:t>
      </w:r>
      <w:r>
        <w:rPr>
          <w:b/>
          <w:sz w:val="24"/>
          <w:lang w:val="en-US"/>
        </w:rPr>
        <w:t>os</w:t>
      </w:r>
      <w:r>
        <w:rPr>
          <w:b/>
          <w:sz w:val="24"/>
        </w:rPr>
        <w:t>, -</w:t>
      </w:r>
      <w:r>
        <w:rPr>
          <w:b/>
          <w:sz w:val="24"/>
          <w:lang w:val="en-US"/>
        </w:rPr>
        <w:t>as</w:t>
      </w:r>
      <w:r>
        <w:rPr>
          <w:b/>
          <w:sz w:val="24"/>
        </w:rPr>
        <w:t xml:space="preserve">), </w:t>
      </w:r>
      <w:r>
        <w:rPr>
          <w:b/>
          <w:sz w:val="24"/>
          <w:lang w:val="en-US"/>
        </w:rPr>
        <w:t>el</w:t>
      </w:r>
      <w:r>
        <w:rPr>
          <w:b/>
          <w:sz w:val="24"/>
        </w:rPr>
        <w:t xml:space="preserve"> (</w:t>
      </w:r>
      <w:r>
        <w:rPr>
          <w:b/>
          <w:sz w:val="24"/>
          <w:lang w:val="en-US"/>
        </w:rPr>
        <w:t>la</w:t>
      </w:r>
      <w:r>
        <w:rPr>
          <w:b/>
          <w:sz w:val="24"/>
        </w:rPr>
        <w:t xml:space="preserve">, </w:t>
      </w:r>
      <w:r>
        <w:rPr>
          <w:b/>
          <w:sz w:val="24"/>
          <w:lang w:val="en-US"/>
        </w:rPr>
        <w:t>los</w:t>
      </w:r>
      <w:r>
        <w:rPr>
          <w:b/>
          <w:sz w:val="24"/>
        </w:rPr>
        <w:t xml:space="preserve">, </w:t>
      </w:r>
      <w:r>
        <w:rPr>
          <w:b/>
          <w:sz w:val="24"/>
          <w:lang w:val="en-US"/>
        </w:rPr>
        <w:t>las</w:t>
      </w:r>
      <w:r>
        <w:rPr>
          <w:b/>
          <w:sz w:val="24"/>
        </w:rPr>
        <w:t xml:space="preserve">) </w:t>
      </w:r>
      <w:r>
        <w:rPr>
          <w:b/>
          <w:sz w:val="24"/>
          <w:lang w:val="en-US"/>
        </w:rPr>
        <w:t>que</w:t>
      </w:r>
      <w:r>
        <w:rPr>
          <w:b/>
          <w:sz w:val="24"/>
        </w:rPr>
        <w:t xml:space="preserve">, </w:t>
      </w:r>
      <w:r>
        <w:rPr>
          <w:sz w:val="24"/>
        </w:rPr>
        <w:t>а также наречия</w:t>
      </w:r>
      <w:r>
        <w:rPr>
          <w:b/>
          <w:sz w:val="24"/>
        </w:rPr>
        <w:t xml:space="preserve"> </w:t>
      </w:r>
      <w:r>
        <w:rPr>
          <w:b/>
          <w:sz w:val="24"/>
          <w:lang w:val="en-US"/>
        </w:rPr>
        <w:t>donde</w:t>
      </w:r>
      <w:r>
        <w:rPr>
          <w:b/>
          <w:sz w:val="24"/>
        </w:rPr>
        <w:t xml:space="preserve">, </w:t>
      </w:r>
      <w:r>
        <w:rPr>
          <w:b/>
          <w:sz w:val="24"/>
          <w:lang w:val="en-US"/>
        </w:rPr>
        <w:t>cuanto</w:t>
      </w:r>
      <w:r>
        <w:rPr>
          <w:b/>
          <w:sz w:val="24"/>
        </w:rPr>
        <w:t xml:space="preserve">, </w:t>
      </w:r>
      <w:r>
        <w:rPr>
          <w:b/>
          <w:sz w:val="24"/>
          <w:lang w:val="en-US"/>
        </w:rPr>
        <w:t>cuando</w:t>
      </w:r>
      <w:r>
        <w:rPr>
          <w:b/>
          <w:sz w:val="24"/>
        </w:rPr>
        <w:t xml:space="preserve"> </w:t>
      </w:r>
      <w:r>
        <w:rPr>
          <w:bCs/>
          <w:sz w:val="24"/>
        </w:rPr>
        <w:t>и др.</w:t>
      </w:r>
    </w:p>
    <w:p>
      <w:pPr>
        <w:pStyle w:val="Normal1"/>
        <w:spacing w:lineRule="auto" w:line="240"/>
        <w:ind w:firstLine="284" w:end="0"/>
        <w:rPr/>
      </w:pPr>
      <w:r>
        <w:rPr>
          <w:sz w:val="24"/>
        </w:rPr>
        <w:t xml:space="preserve">Интересно, что союзное слово </w:t>
      </w:r>
      <w:r>
        <w:rPr>
          <w:b/>
          <w:sz w:val="24"/>
        </w:rPr>
        <w:t>donde</w:t>
      </w:r>
      <w:r>
        <w:rPr>
          <w:sz w:val="24"/>
        </w:rPr>
        <w:t xml:space="preserve"> (с предлогом и без него) вводит основную массу придаточных предложений обстоятельств места, так как простых или сложных союзов обстоятельства места в испанском языке нет.</w:t>
      </w:r>
    </w:p>
    <w:p>
      <w:pPr>
        <w:pStyle w:val="Normal1"/>
        <w:spacing w:lineRule="auto" w:line="240"/>
        <w:ind w:firstLine="284" w:end="0"/>
        <w:rPr>
          <w:sz w:val="24"/>
        </w:rPr>
      </w:pPr>
      <w:r>
        <w:rPr>
          <w:sz w:val="24"/>
        </w:rPr>
        <w:t>Наиболее типичным контекстом для перечисленных союзных слов является определительное придаточное предложение:</w:t>
      </w:r>
    </w:p>
    <w:p>
      <w:pPr>
        <w:pStyle w:val="Normal1"/>
        <w:spacing w:lineRule="auto" w:line="240"/>
        <w:ind w:firstLine="284" w:end="0"/>
        <w:rPr/>
      </w:pPr>
      <w:r>
        <w:rPr>
          <w:sz w:val="24"/>
          <w:lang w:val="en-US"/>
        </w:rPr>
        <w:t>El</w:t>
      </w:r>
      <w:r>
        <w:rPr>
          <w:sz w:val="24"/>
        </w:rPr>
        <w:t xml:space="preserve"> </w:t>
      </w:r>
      <w:r>
        <w:rPr>
          <w:sz w:val="24"/>
          <w:lang w:val="en-US"/>
        </w:rPr>
        <w:t>padre</w:t>
      </w:r>
      <w:r>
        <w:rPr>
          <w:sz w:val="24"/>
        </w:rPr>
        <w:t xml:space="preserve"> </w:t>
      </w:r>
      <w:r>
        <w:rPr>
          <w:sz w:val="24"/>
          <w:lang w:val="en-US"/>
        </w:rPr>
        <w:t>mir</w:t>
      </w:r>
      <w:r>
        <w:rPr>
          <w:sz w:val="24"/>
        </w:rPr>
        <w:t xml:space="preserve">ó </w:t>
      </w:r>
      <w:r>
        <w:rPr>
          <w:sz w:val="24"/>
          <w:lang w:val="en-US"/>
        </w:rPr>
        <w:t>en</w:t>
      </w:r>
      <w:r>
        <w:rPr>
          <w:sz w:val="24"/>
        </w:rPr>
        <w:t xml:space="preserve"> </w:t>
      </w:r>
      <w:r>
        <w:rPr>
          <w:sz w:val="24"/>
          <w:lang w:val="en-US"/>
        </w:rPr>
        <w:t>aquel</w:t>
      </w:r>
      <w:r>
        <w:rPr>
          <w:sz w:val="24"/>
        </w:rPr>
        <w:t xml:space="preserve"> </w:t>
      </w:r>
      <w:r>
        <w:rPr>
          <w:sz w:val="24"/>
          <w:lang w:val="en-US"/>
        </w:rPr>
        <w:t>instante</w:t>
      </w:r>
      <w:r>
        <w:rPr>
          <w:sz w:val="24"/>
        </w:rPr>
        <w:t xml:space="preserve"> </w:t>
      </w:r>
      <w:r>
        <w:rPr>
          <w:sz w:val="24"/>
          <w:lang w:val="en-US"/>
        </w:rPr>
        <w:t>hacia</w:t>
      </w:r>
      <w:r>
        <w:rPr>
          <w:sz w:val="24"/>
        </w:rPr>
        <w:t xml:space="preserve">                                                    В тот миг отец взглянул на дверь, </w:t>
      </w:r>
    </w:p>
    <w:p>
      <w:pPr>
        <w:pStyle w:val="Normal1"/>
        <w:spacing w:lineRule="auto" w:line="240"/>
        <w:ind w:firstLine="709" w:end="0"/>
        <w:rPr/>
      </w:pPr>
      <w:r>
        <w:rPr>
          <w:sz w:val="24"/>
          <w:lang w:val="en-US"/>
        </w:rPr>
        <w:t xml:space="preserve">la puerta </w:t>
      </w:r>
      <w:r>
        <w:rPr>
          <w:b/>
          <w:bCs/>
          <w:sz w:val="24"/>
          <w:lang w:val="en-US"/>
        </w:rPr>
        <w:t>que</w:t>
      </w:r>
      <w:r>
        <w:rPr>
          <w:sz w:val="24"/>
          <w:lang w:val="en-US"/>
        </w:rPr>
        <w:t xml:space="preserve"> se abrió.                                                                            </w:t>
      </w:r>
      <w:r>
        <w:rPr>
          <w:sz w:val="24"/>
        </w:rPr>
        <w:t>которая открылась.</w:t>
      </w:r>
    </w:p>
    <w:p>
      <w:pPr>
        <w:pStyle w:val="Normal1"/>
        <w:spacing w:lineRule="auto" w:line="240"/>
        <w:ind w:firstLine="284" w:end="0"/>
        <w:rPr/>
      </w:pPr>
      <w:r>
        <w:rPr>
          <w:sz w:val="24"/>
          <w:lang w:val="en-US"/>
        </w:rPr>
        <w:t>El</w:t>
      </w:r>
      <w:r>
        <w:rPr>
          <w:sz w:val="24"/>
        </w:rPr>
        <w:t xml:space="preserve"> </w:t>
      </w:r>
      <w:r>
        <w:rPr>
          <w:sz w:val="24"/>
          <w:lang w:val="en-US"/>
        </w:rPr>
        <w:t>reci</w:t>
      </w:r>
      <w:r>
        <w:rPr>
          <w:sz w:val="24"/>
        </w:rPr>
        <w:t>é</w:t>
      </w:r>
      <w:r>
        <w:rPr>
          <w:sz w:val="24"/>
          <w:lang w:val="en-US"/>
        </w:rPr>
        <w:t>n</w:t>
      </w:r>
      <w:r>
        <w:rPr>
          <w:sz w:val="24"/>
        </w:rPr>
        <w:t xml:space="preserve"> </w:t>
      </w:r>
      <w:r>
        <w:rPr>
          <w:sz w:val="24"/>
          <w:lang w:val="en-US"/>
        </w:rPr>
        <w:t>llegado</w:t>
      </w:r>
      <w:r>
        <w:rPr>
          <w:sz w:val="24"/>
        </w:rPr>
        <w:t xml:space="preserve"> </w:t>
      </w:r>
      <w:r>
        <w:rPr>
          <w:sz w:val="24"/>
          <w:lang w:val="en-US"/>
        </w:rPr>
        <w:t>aprovech</w:t>
      </w:r>
      <w:r>
        <w:rPr>
          <w:sz w:val="24"/>
        </w:rPr>
        <w:t xml:space="preserve">ó </w:t>
      </w:r>
      <w:r>
        <w:rPr>
          <w:sz w:val="24"/>
          <w:lang w:val="en-US"/>
        </w:rPr>
        <w:t>el</w:t>
      </w:r>
      <w:r>
        <w:rPr>
          <w:sz w:val="24"/>
        </w:rPr>
        <w:t xml:space="preserve"> mо</w:t>
      </w:r>
      <w:r>
        <w:rPr>
          <w:sz w:val="24"/>
          <w:lang w:val="en-US"/>
        </w:rPr>
        <w:t>mento</w:t>
      </w:r>
      <w:r>
        <w:rPr>
          <w:sz w:val="24"/>
        </w:rPr>
        <w:t xml:space="preserve">                                              Только что приехавший человек </w:t>
      </w:r>
    </w:p>
    <w:p>
      <w:pPr>
        <w:pStyle w:val="Normal1"/>
        <w:spacing w:lineRule="auto" w:line="240"/>
        <w:ind w:firstLine="709" w:end="0"/>
        <w:rPr/>
      </w:pPr>
      <w:r>
        <w:rPr>
          <w:sz w:val="24"/>
          <w:lang w:val="en-US"/>
        </w:rPr>
        <w:t>para</w:t>
      </w:r>
      <w:r>
        <w:rPr>
          <w:sz w:val="24"/>
        </w:rPr>
        <w:t xml:space="preserve"> </w:t>
      </w:r>
      <w:r>
        <w:rPr>
          <w:sz w:val="24"/>
          <w:lang w:val="en-US"/>
        </w:rPr>
        <w:t>recorrer</w:t>
      </w:r>
      <w:r>
        <w:rPr>
          <w:sz w:val="24"/>
        </w:rPr>
        <w:t xml:space="preserve"> </w:t>
      </w:r>
      <w:r>
        <w:rPr>
          <w:sz w:val="24"/>
          <w:lang w:val="en-US"/>
        </w:rPr>
        <w:t>el</w:t>
      </w:r>
      <w:r>
        <w:rPr>
          <w:sz w:val="24"/>
        </w:rPr>
        <w:t xml:space="preserve"> </w:t>
      </w:r>
      <w:r>
        <w:rPr>
          <w:sz w:val="24"/>
          <w:lang w:val="en-US"/>
        </w:rPr>
        <w:t>parque</w:t>
      </w:r>
      <w:r>
        <w:rPr>
          <w:sz w:val="24"/>
        </w:rPr>
        <w:t xml:space="preserve">                                                                           воспользовался временем, </w:t>
      </w:r>
    </w:p>
    <w:p>
      <w:pPr>
        <w:pStyle w:val="Normal1"/>
        <w:spacing w:lineRule="auto" w:line="240"/>
        <w:ind w:firstLine="709" w:end="0"/>
        <w:rPr/>
      </w:pPr>
      <w:r>
        <w:rPr>
          <w:b/>
          <w:bCs/>
          <w:sz w:val="24"/>
          <w:lang w:val="en-US"/>
        </w:rPr>
        <w:t>cuyos</w:t>
      </w:r>
      <w:r>
        <w:rPr>
          <w:sz w:val="24"/>
        </w:rPr>
        <w:t xml:space="preserve"> </w:t>
      </w:r>
      <w:r>
        <w:rPr>
          <w:sz w:val="24"/>
          <w:lang w:val="en-US"/>
        </w:rPr>
        <w:t>pintorescos</w:t>
      </w:r>
      <w:r>
        <w:rPr>
          <w:sz w:val="24"/>
        </w:rPr>
        <w:t xml:space="preserve"> </w:t>
      </w:r>
      <w:r>
        <w:rPr>
          <w:sz w:val="24"/>
          <w:lang w:val="en-US"/>
        </w:rPr>
        <w:t>rincones</w:t>
      </w:r>
      <w:r>
        <w:rPr>
          <w:sz w:val="24"/>
        </w:rPr>
        <w:t xml:space="preserve"> </w:t>
      </w:r>
      <w:r>
        <w:rPr>
          <w:sz w:val="24"/>
          <w:lang w:val="en-US"/>
        </w:rPr>
        <w:t>quer</w:t>
      </w:r>
      <w:r>
        <w:rPr>
          <w:sz w:val="24"/>
        </w:rPr>
        <w:t>íа                                                         чтобы обойти парк, живописные</w:t>
      </w:r>
    </w:p>
    <w:p>
      <w:pPr>
        <w:pStyle w:val="Normal1"/>
        <w:spacing w:lineRule="auto" w:line="240"/>
        <w:ind w:firstLine="709" w:end="0"/>
        <w:rPr/>
      </w:pPr>
      <w:r>
        <w:rPr>
          <w:sz w:val="24"/>
          <w:lang w:val="en-US"/>
        </w:rPr>
        <w:t xml:space="preserve">ver de nuevo.                                                                                          </w:t>
      </w:r>
      <w:r>
        <w:rPr>
          <w:sz w:val="24"/>
        </w:rPr>
        <w:t>уголки которого ему хо</w:t>
        <w:softHyphen/>
        <w:t xml:space="preserve">телось </w:t>
      </w:r>
    </w:p>
    <w:p>
      <w:pPr>
        <w:pStyle w:val="Normal1"/>
        <w:spacing w:lineRule="auto" w:line="240"/>
        <w:ind w:firstLine="709" w:end="0"/>
        <w:rPr>
          <w:sz w:val="24"/>
        </w:rPr>
      </w:pPr>
      <w:r>
        <w:rPr>
          <w:sz w:val="24"/>
        </w:rPr>
        <w:t xml:space="preserve">                                                                                                                </w:t>
      </w:r>
      <w:r>
        <w:rPr>
          <w:sz w:val="24"/>
        </w:rPr>
        <w:t>увидеть снова.</w:t>
      </w:r>
    </w:p>
    <w:p>
      <w:pPr>
        <w:pStyle w:val="Normal1"/>
        <w:spacing w:lineRule="auto" w:line="240"/>
        <w:ind w:firstLine="284" w:end="0"/>
        <w:rPr/>
      </w:pPr>
      <w:r>
        <w:rPr>
          <w:sz w:val="24"/>
          <w:lang w:val="en-US"/>
        </w:rPr>
        <w:t>La</w:t>
      </w:r>
      <w:r>
        <w:rPr>
          <w:sz w:val="24"/>
        </w:rPr>
        <w:t xml:space="preserve"> </w:t>
      </w:r>
      <w:r>
        <w:rPr>
          <w:sz w:val="24"/>
          <w:lang w:val="en-US"/>
        </w:rPr>
        <w:t>casa</w:t>
      </w:r>
      <w:r>
        <w:rPr>
          <w:sz w:val="24"/>
        </w:rPr>
        <w:t xml:space="preserve"> </w:t>
      </w:r>
      <w:r>
        <w:rPr>
          <w:sz w:val="24"/>
          <w:lang w:val="en-US"/>
        </w:rPr>
        <w:t>donde</w:t>
      </w:r>
      <w:r>
        <w:rPr>
          <w:sz w:val="24"/>
        </w:rPr>
        <w:t xml:space="preserve"> </w:t>
      </w:r>
      <w:r>
        <w:rPr>
          <w:sz w:val="24"/>
          <w:lang w:val="en-US"/>
        </w:rPr>
        <w:t>pasamos</w:t>
      </w:r>
      <w:r>
        <w:rPr>
          <w:sz w:val="24"/>
        </w:rPr>
        <w:t xml:space="preserve"> </w:t>
      </w:r>
      <w:r>
        <w:rPr>
          <w:sz w:val="24"/>
          <w:lang w:val="en-US"/>
        </w:rPr>
        <w:t>nuestra</w:t>
      </w:r>
      <w:r>
        <w:rPr>
          <w:sz w:val="24"/>
        </w:rPr>
        <w:t xml:space="preserve"> </w:t>
      </w:r>
      <w:r>
        <w:rPr>
          <w:sz w:val="24"/>
          <w:lang w:val="en-US"/>
        </w:rPr>
        <w:t>ni</w:t>
      </w:r>
      <w:r>
        <w:rPr>
          <w:sz w:val="24"/>
        </w:rPr>
        <w:t>ñ</w:t>
      </w:r>
      <w:r>
        <w:rPr>
          <w:sz w:val="24"/>
          <w:lang w:val="en-US"/>
        </w:rPr>
        <w:t>ez</w:t>
      </w:r>
      <w:r>
        <w:rPr>
          <w:sz w:val="24"/>
        </w:rPr>
        <w:t xml:space="preserve">                                                  Дома, где (= в котором) мы провели</w:t>
      </w:r>
    </w:p>
    <w:p>
      <w:pPr>
        <w:pStyle w:val="Normal1"/>
        <w:spacing w:lineRule="auto" w:line="240"/>
        <w:ind w:firstLine="709" w:end="0"/>
        <w:rPr/>
      </w:pPr>
      <w:r>
        <w:rPr>
          <w:sz w:val="24"/>
          <w:lang w:val="en-US"/>
        </w:rPr>
        <w:t xml:space="preserve">no existe ya.                                                                                          </w:t>
      </w:r>
      <w:r>
        <w:rPr>
          <w:sz w:val="24"/>
        </w:rPr>
        <w:t>наше детство, уже нет.</w:t>
      </w:r>
    </w:p>
    <w:p>
      <w:pPr>
        <w:pStyle w:val="Normal1"/>
        <w:spacing w:lineRule="auto" w:line="240"/>
        <w:ind w:firstLine="284" w:end="0"/>
        <w:rPr/>
      </w:pPr>
      <w:r>
        <w:rPr>
          <w:sz w:val="24"/>
          <w:lang w:val="en-US"/>
        </w:rPr>
        <w:t>Recordamos</w:t>
      </w:r>
      <w:r>
        <w:rPr>
          <w:sz w:val="24"/>
        </w:rPr>
        <w:t xml:space="preserve"> </w:t>
      </w:r>
      <w:r>
        <w:rPr>
          <w:sz w:val="24"/>
          <w:lang w:val="en-US"/>
        </w:rPr>
        <w:t>los</w:t>
      </w:r>
      <w:r>
        <w:rPr>
          <w:sz w:val="24"/>
        </w:rPr>
        <w:t xml:space="preserve"> </w:t>
      </w:r>
      <w:r>
        <w:rPr>
          <w:sz w:val="24"/>
          <w:lang w:val="en-US"/>
        </w:rPr>
        <w:t>a</w:t>
      </w:r>
      <w:r>
        <w:rPr>
          <w:sz w:val="24"/>
        </w:rPr>
        <w:t>ñ</w:t>
      </w:r>
      <w:r>
        <w:rPr>
          <w:sz w:val="24"/>
          <w:lang w:val="en-US"/>
        </w:rPr>
        <w:t>os</w:t>
      </w:r>
      <w:r>
        <w:rPr>
          <w:sz w:val="24"/>
        </w:rPr>
        <w:t xml:space="preserve"> </w:t>
      </w:r>
      <w:r>
        <w:rPr>
          <w:sz w:val="24"/>
          <w:lang w:val="en-US"/>
        </w:rPr>
        <w:t>cuando</w:t>
      </w:r>
      <w:r>
        <w:rPr>
          <w:sz w:val="24"/>
        </w:rPr>
        <w:t xml:space="preserve"> í</w:t>
      </w:r>
      <w:r>
        <w:rPr>
          <w:sz w:val="24"/>
          <w:lang w:val="en-US"/>
        </w:rPr>
        <w:t>bamos</w:t>
      </w:r>
      <w:r>
        <w:rPr>
          <w:sz w:val="24"/>
        </w:rPr>
        <w:t xml:space="preserve">                                                   Мы вспоминаем годы, когда </w:t>
      </w:r>
    </w:p>
    <w:p>
      <w:pPr>
        <w:pStyle w:val="Normal1"/>
        <w:spacing w:lineRule="auto" w:line="240"/>
        <w:ind w:firstLine="709" w:end="0"/>
        <w:jc w:val="start"/>
        <w:rPr>
          <w:sz w:val="24"/>
        </w:rPr>
      </w:pPr>
      <w:r>
        <w:rPr>
          <w:sz w:val="24"/>
        </w:rPr>
      </w:r>
    </w:p>
    <w:p>
      <w:pPr>
        <w:pStyle w:val="Normal1"/>
        <w:spacing w:lineRule="auto" w:line="240"/>
        <w:ind w:firstLine="709" w:end="0"/>
        <w:jc w:val="start"/>
        <w:rPr/>
      </w:pPr>
      <w:r>
        <w:rPr>
          <w:sz w:val="24"/>
          <w:lang w:val="en-US"/>
        </w:rPr>
        <w:t xml:space="preserve">juntos a la escuela.                                                                               </w:t>
      </w:r>
      <w:r>
        <w:rPr>
          <w:sz w:val="24"/>
        </w:rPr>
        <w:t>(= в которые) мы вместе хо</w:t>
        <w:softHyphen/>
        <w:t xml:space="preserve">дили                                          </w:t>
      </w:r>
    </w:p>
    <w:p>
      <w:pPr>
        <w:pStyle w:val="Normal1"/>
        <w:spacing w:lineRule="auto" w:line="240"/>
        <w:ind w:firstLine="284" w:end="0"/>
        <w:rPr>
          <w:sz w:val="24"/>
        </w:rPr>
      </w:pPr>
      <w:r>
        <w:rPr>
          <w:sz w:val="24"/>
        </w:rPr>
        <w:t xml:space="preserve">                                                                                                                      </w:t>
      </w:r>
      <w:r>
        <w:rPr>
          <w:sz w:val="24"/>
        </w:rPr>
        <w:t>в школу</w:t>
      </w:r>
      <w:r>
        <w:rPr/>
        <w:t>.</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Heading2"/>
        <w:ind w:hanging="0" w:start="0"/>
        <w:rPr>
          <w:b w:val="false"/>
          <w:bCs/>
          <w:i/>
          <w:i/>
          <w:iCs/>
        </w:rPr>
      </w:pPr>
      <w:bookmarkStart w:id="135" w:name="__RefHeading___Toc1886109"/>
      <w:r>
        <w:rPr>
          <w:b w:val="false"/>
          <w:bCs/>
          <w:i/>
          <w:iCs/>
        </w:rPr>
        <w:t>ЧАСТИЦЫ</w:t>
      </w:r>
      <w:bookmarkEnd w:id="135"/>
      <w:r>
        <w:rPr>
          <w:b w:val="false"/>
          <w:bCs/>
          <w:i/>
          <w:iCs/>
        </w:rPr>
        <w:t xml:space="preserve"> </w:t>
      </w:r>
    </w:p>
    <w:p>
      <w:pPr>
        <w:pStyle w:val="FR4"/>
        <w:ind w:firstLine="284" w:end="0"/>
        <w:jc w:val="both"/>
        <w:rPr>
          <w:rFonts w:ascii="Times New Roman" w:hAnsi="Times New Roman" w:cs="Times New Roman"/>
          <w:b/>
          <w:bCs/>
          <w:i/>
          <w:i/>
          <w:iCs/>
          <w:sz w:val="24"/>
        </w:rPr>
      </w:pPr>
      <w:r>
        <w:rPr>
          <w:rFonts w:cs="Times New Roman" w:ascii="Times New Roman" w:hAnsi="Times New Roman"/>
          <w:b/>
          <w:bCs/>
          <w:i/>
          <w:iCs/>
          <w:sz w:val="24"/>
        </w:rPr>
      </w:r>
    </w:p>
    <w:p>
      <w:pPr>
        <w:pStyle w:val="FR4"/>
        <w:ind w:firstLine="284" w:end="0"/>
        <w:jc w:val="center"/>
        <w:rPr>
          <w:rFonts w:ascii="Times New Roman" w:hAnsi="Times New Roman" w:cs="Times New Roman"/>
          <w:i/>
          <w:i/>
          <w:iCs/>
          <w:sz w:val="24"/>
        </w:rPr>
      </w:pPr>
      <w:r>
        <w:rPr>
          <w:rFonts w:cs="Times New Roman" w:ascii="Times New Roman" w:hAnsi="Times New Roman"/>
          <w:i/>
          <w:iCs/>
          <w:sz w:val="24"/>
          <w:lang w:val="en-US"/>
        </w:rPr>
        <w:t>Terminologia</w:t>
      </w:r>
    </w:p>
    <w:p>
      <w:pPr>
        <w:pStyle w:val="Normal1"/>
        <w:spacing w:lineRule="auto" w:line="240"/>
        <w:ind w:firstLine="284" w:end="0"/>
        <w:rPr>
          <w:rFonts w:ascii="Times New Roman" w:hAnsi="Times New Roman" w:cs="Times New Roman"/>
          <w:i/>
          <w:i/>
          <w:iCs/>
          <w:sz w:val="24"/>
        </w:rPr>
      </w:pPr>
      <w:r>
        <w:rPr>
          <w:rFonts w:cs="Times New Roman"/>
          <w:i/>
          <w:iCs/>
          <w:sz w:val="24"/>
        </w:rPr>
      </w:r>
    </w:p>
    <w:tbl>
      <w:tblPr>
        <w:tblW w:w="6306" w:type="dxa"/>
        <w:jc w:val="start"/>
        <w:tblInd w:w="181" w:type="dxa"/>
        <w:tblLayout w:type="fixed"/>
        <w:tblCellMar>
          <w:top w:w="0" w:type="dxa"/>
          <w:start w:w="108" w:type="dxa"/>
          <w:bottom w:w="0" w:type="dxa"/>
          <w:end w:w="108" w:type="dxa"/>
        </w:tblCellMar>
      </w:tblPr>
      <w:tblGrid>
        <w:gridCol w:w="2337"/>
        <w:gridCol w:w="3969"/>
      </w:tblGrid>
      <w:tr>
        <w:trPr>
          <w:trHeight w:val="1120" w:hRule="atLeast"/>
        </w:trPr>
        <w:tc>
          <w:tcPr>
            <w:tcW w:w="2337" w:type="dxa"/>
            <w:tcBorders/>
          </w:tcPr>
          <w:p>
            <w:pPr>
              <w:pStyle w:val="Normal1"/>
              <w:spacing w:lineRule="auto" w:line="240"/>
              <w:ind w:firstLine="284" w:start="-73" w:end="0"/>
              <w:rPr>
                <w:b/>
                <w:bCs/>
                <w:lang w:val="en-US"/>
              </w:rPr>
            </w:pPr>
            <w:r>
              <w:rPr>
                <w:b/>
                <w:bCs/>
                <w:lang w:val="en-US"/>
              </w:rPr>
              <w:t>Particula</w:t>
            </w:r>
          </w:p>
          <w:p>
            <w:pPr>
              <w:pStyle w:val="Normal1"/>
              <w:spacing w:lineRule="auto" w:line="240"/>
              <w:ind w:firstLine="601" w:start="-73" w:end="0"/>
              <w:rPr/>
            </w:pPr>
            <w:r>
              <w:rPr>
                <w:b/>
                <w:bCs/>
                <w:lang w:val="en-US"/>
              </w:rPr>
              <w:t xml:space="preserve">» </w:t>
            </w:r>
            <w:r>
              <w:rPr>
                <w:b/>
                <w:bCs/>
              </w:rPr>
              <w:t>а</w:t>
            </w:r>
            <w:r>
              <w:rPr>
                <w:b/>
                <w:bCs/>
                <w:lang w:val="en-US"/>
              </w:rPr>
              <w:t xml:space="preserve">firmativa    </w:t>
            </w:r>
          </w:p>
          <w:p>
            <w:pPr>
              <w:pStyle w:val="Normal1"/>
              <w:spacing w:lineRule="auto" w:line="240"/>
              <w:ind w:firstLine="601" w:start="-73" w:end="0"/>
              <w:rPr>
                <w:b/>
                <w:bCs/>
                <w:lang w:val="en-US"/>
              </w:rPr>
            </w:pPr>
            <w:r>
              <w:rPr>
                <w:b/>
                <w:bCs/>
                <w:lang w:val="en-US"/>
              </w:rPr>
              <w:t>» negativa</w:t>
            </w:r>
          </w:p>
          <w:p>
            <w:pPr>
              <w:pStyle w:val="Normal1"/>
              <w:rPr>
                <w:b/>
                <w:bCs/>
                <w:lang w:val="en-US"/>
              </w:rPr>
            </w:pPr>
            <w:r>
              <w:rPr>
                <w:b/>
                <w:bCs/>
                <w:lang w:val="en-US"/>
              </w:rPr>
            </w:r>
          </w:p>
        </w:tc>
        <w:tc>
          <w:tcPr>
            <w:tcW w:w="3969" w:type="dxa"/>
            <w:tcBorders/>
          </w:tcPr>
          <w:p>
            <w:pPr>
              <w:pStyle w:val="Normal1"/>
              <w:spacing w:lineRule="auto" w:line="240"/>
              <w:rPr>
                <w:lang w:val="en-US"/>
              </w:rPr>
            </w:pPr>
            <w:r>
              <w:rPr>
                <w:lang w:val="en-US"/>
              </w:rPr>
              <w:t xml:space="preserve">— </w:t>
            </w:r>
            <w:r>
              <w:rPr/>
              <w:t>частица</w:t>
            </w:r>
          </w:p>
          <w:p>
            <w:pPr>
              <w:pStyle w:val="Normal1"/>
              <w:spacing w:lineRule="auto" w:line="240"/>
              <w:rPr/>
            </w:pPr>
            <w:r>
              <w:rPr/>
              <w:t xml:space="preserve">— </w:t>
            </w:r>
            <w:r>
              <w:rPr/>
              <w:t xml:space="preserve">утвердительная частица </w:t>
            </w:r>
          </w:p>
          <w:p>
            <w:pPr>
              <w:pStyle w:val="Normal1"/>
              <w:spacing w:lineRule="auto" w:line="240"/>
              <w:rPr/>
            </w:pPr>
            <w:r>
              <w:rPr/>
              <w:t xml:space="preserve">— </w:t>
            </w:r>
            <w:r>
              <w:rPr/>
              <w:t>отрицательная частица</w:t>
            </w:r>
          </w:p>
          <w:p>
            <w:pPr>
              <w:pStyle w:val="Normal1"/>
              <w:rPr/>
            </w:pPr>
            <w:r>
              <w:rPr/>
            </w:r>
          </w:p>
        </w:tc>
      </w:tr>
    </w:tbl>
    <w:p>
      <w:pPr>
        <w:pStyle w:val="Heading3"/>
        <w:ind w:hanging="0" w:start="0"/>
        <w:rPr/>
      </w:pPr>
      <w:r>
        <w:rPr/>
      </w:r>
      <w:bookmarkStart w:id="136" w:name="__RefHeading___Toc1886110"/>
      <w:bookmarkStart w:id="137" w:name="__RefHeading___Toc1886110"/>
    </w:p>
    <w:p>
      <w:pPr>
        <w:pStyle w:val="Heading3"/>
        <w:ind w:hanging="0" w:start="0"/>
        <w:rPr/>
      </w:pPr>
      <w:bookmarkStart w:id="138" w:name="__RefHeading___Toc1886110"/>
      <w:r>
        <w:rPr/>
        <w:t>§ 93. Общая характеристика частиц</w:t>
      </w:r>
      <w:bookmarkEnd w:id="138"/>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Частицы принадлежат к  </w:t>
      </w:r>
      <w:r>
        <w:rPr>
          <w:spacing w:val="20"/>
          <w:sz w:val="24"/>
        </w:rPr>
        <w:t>служебным</w:t>
      </w:r>
      <w:r>
        <w:rPr>
          <w:sz w:val="24"/>
        </w:rPr>
        <w:t xml:space="preserve">  словам. Они не могут быть членами предложения. Частицы не выражают, подобно предлогам и союзам, отношения между словами, а служат лишь для того, чтобы придать дополнительный смысловой оттенок значению других слов или же целых предложений.</w:t>
      </w:r>
    </w:p>
    <w:p>
      <w:pPr>
        <w:pStyle w:val="Normal1"/>
        <w:spacing w:lineRule="auto" w:line="240"/>
        <w:ind w:firstLine="284" w:end="0"/>
        <w:rPr/>
      </w:pPr>
      <w:r>
        <w:rPr>
          <w:sz w:val="24"/>
        </w:rPr>
        <w:t>Частицы связаны своим происхождением с союзами, местоиме</w:t>
        <w:softHyphen/>
        <w:t>ниями, наречиями, глаголами. Иногда границы между частицами и этими словами бывают очень зыбкими. Частицы могут иметь уси</w:t>
        <w:softHyphen/>
        <w:t>лительно-ограничительное, эмоциональное, модальное и др. значе</w:t>
        <w:softHyphen/>
        <w:t xml:space="preserve">ния. Мы рассмотрим лишь два основных вида частиц: </w:t>
      </w:r>
      <w:r>
        <w:rPr>
          <w:spacing w:val="20"/>
          <w:sz w:val="24"/>
        </w:rPr>
        <w:t>утверди</w:t>
        <w:softHyphen/>
        <w:t>тельную частицу</w:t>
      </w:r>
      <w:r>
        <w:rPr>
          <w:sz w:val="24"/>
        </w:rPr>
        <w:t xml:space="preserve"> </w:t>
      </w:r>
      <w:r>
        <w:rPr>
          <w:b/>
          <w:sz w:val="24"/>
        </w:rPr>
        <w:t>sí</w:t>
      </w:r>
      <w:r>
        <w:rPr>
          <w:sz w:val="24"/>
        </w:rPr>
        <w:t xml:space="preserve"> и </w:t>
      </w:r>
      <w:r>
        <w:rPr>
          <w:spacing w:val="20"/>
          <w:sz w:val="24"/>
        </w:rPr>
        <w:t>отрицательные частицы</w:t>
      </w:r>
      <w:r>
        <w:rPr>
          <w:sz w:val="24"/>
        </w:rPr>
        <w:t xml:space="preserve"> </w:t>
      </w:r>
      <w:r>
        <w:rPr>
          <w:b/>
          <w:sz w:val="24"/>
          <w:lang w:val="en-US"/>
        </w:rPr>
        <w:t>n</w:t>
      </w:r>
      <w:r>
        <w:rPr>
          <w:b/>
          <w:sz w:val="24"/>
        </w:rPr>
        <w:t>о</w:t>
      </w:r>
      <w:r>
        <w:rPr>
          <w:sz w:val="24"/>
        </w:rPr>
        <w:t xml:space="preserve"> и </w:t>
      </w:r>
      <w:r>
        <w:rPr>
          <w:b/>
          <w:sz w:val="24"/>
          <w:lang w:val="en-US"/>
        </w:rPr>
        <w:t>ni</w:t>
      </w:r>
      <w:r>
        <w:rPr>
          <w:sz w:val="24"/>
        </w:rPr>
        <w:t>.</w:t>
      </w:r>
    </w:p>
    <w:p>
      <w:pPr>
        <w:pStyle w:val="Normal1"/>
        <w:spacing w:lineRule="auto" w:line="240"/>
        <w:ind w:firstLine="284" w:end="0"/>
        <w:rPr>
          <w:sz w:val="24"/>
        </w:rPr>
      </w:pPr>
      <w:r>
        <w:rPr>
          <w:sz w:val="24"/>
        </w:rPr>
      </w:r>
    </w:p>
    <w:p>
      <w:pPr>
        <w:pStyle w:val="Heading3"/>
        <w:ind w:hanging="0" w:start="0"/>
        <w:rPr/>
      </w:pPr>
      <w:bookmarkStart w:id="139" w:name="__RefHeading___Toc1886111"/>
      <w:r>
        <w:rPr/>
        <w:t xml:space="preserve">§ 94. Утвердительная частица </w:t>
      </w:r>
      <w:r>
        <w:rPr>
          <w:lang w:val="en-US"/>
        </w:rPr>
        <w:t>s</w:t>
      </w:r>
      <w:bookmarkEnd w:id="139"/>
      <w:r>
        <w:rPr/>
        <w:t>í</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а) Частица </w:t>
      </w:r>
      <w:r>
        <w:rPr>
          <w:b/>
          <w:sz w:val="24"/>
        </w:rPr>
        <w:t>sí</w:t>
      </w:r>
      <w:r>
        <w:rPr>
          <w:sz w:val="24"/>
        </w:rPr>
        <w:t xml:space="preserve"> (да) служит для подтверждения высказанной или высказываемой мысли, для выражения согласия с каким-либо фак</w:t>
        <w:softHyphen/>
        <w:t xml:space="preserve">том действительности, действием, состоянием и т.п. Она обычно помещается </w:t>
      </w:r>
      <w:r>
        <w:rPr>
          <w:spacing w:val="20"/>
          <w:sz w:val="24"/>
        </w:rPr>
        <w:t>перед</w:t>
      </w:r>
      <w:r>
        <w:rPr>
          <w:sz w:val="24"/>
        </w:rPr>
        <w:t xml:space="preserve"> словом или предложением, смысл которых подтверждается.</w:t>
      </w:r>
    </w:p>
    <w:p>
      <w:pPr>
        <w:pStyle w:val="Normal1"/>
        <w:spacing w:lineRule="auto" w:line="240"/>
        <w:ind w:firstLine="284" w:end="0"/>
        <w:rPr/>
      </w:pPr>
      <w:r>
        <w:rPr>
          <w:sz w:val="24"/>
        </w:rPr>
        <w:t xml:space="preserve">Частица </w:t>
      </w:r>
      <w:r>
        <w:rPr>
          <w:b/>
          <w:sz w:val="24"/>
        </w:rPr>
        <w:t>sí</w:t>
      </w:r>
      <w:r>
        <w:rPr>
          <w:sz w:val="24"/>
        </w:rPr>
        <w:t xml:space="preserve"> может употребляться и самостоятельно. В этом слу</w:t>
        <w:softHyphen/>
        <w:t>чае она утверждает предыдущее высказывание.</w:t>
      </w:r>
    </w:p>
    <w:p>
      <w:pPr>
        <w:pStyle w:val="Normal1"/>
        <w:spacing w:lineRule="auto" w:line="240"/>
        <w:ind w:firstLine="284" w:end="0"/>
        <w:rPr/>
      </w:pPr>
      <w:r>
        <w:rPr>
          <w:sz w:val="24"/>
        </w:rPr>
        <w:t xml:space="preserve">Чаще всего частица </w:t>
      </w:r>
      <w:r>
        <w:rPr>
          <w:b/>
          <w:sz w:val="24"/>
        </w:rPr>
        <w:t>sí</w:t>
      </w:r>
      <w:r>
        <w:rPr>
          <w:sz w:val="24"/>
        </w:rPr>
        <w:t xml:space="preserve"> употребляется в диалогической речи:</w:t>
      </w:r>
    </w:p>
    <w:p>
      <w:pPr>
        <w:pStyle w:val="Normal1"/>
        <w:spacing w:lineRule="auto" w:line="240"/>
        <w:ind w:firstLine="284" w:end="0"/>
        <w:rPr>
          <w:i/>
          <w:i/>
          <w:iCs/>
          <w:sz w:val="24"/>
        </w:rPr>
      </w:pPr>
      <w:r>
        <w:rPr>
          <w:i/>
          <w:iCs/>
          <w:sz w:val="24"/>
        </w:rPr>
      </w:r>
    </w:p>
    <w:p>
      <w:pPr>
        <w:pStyle w:val="Normal1"/>
        <w:spacing w:lineRule="auto" w:line="240"/>
        <w:ind w:firstLine="851" w:end="0"/>
        <w:rPr/>
      </w:pPr>
      <w:r>
        <w:rPr>
          <w:i/>
          <w:iCs/>
          <w:sz w:val="24"/>
          <w:lang w:val="en-US"/>
        </w:rPr>
        <w:t>Carlos</w:t>
      </w:r>
      <w:r>
        <w:rPr>
          <w:sz w:val="24"/>
          <w:lang w:val="en-US"/>
        </w:rPr>
        <w:t xml:space="preserve">. — ¿Qué tiene su mamá? Yo soy un poco médico, ya sabe. </w:t>
      </w:r>
    </w:p>
    <w:p>
      <w:pPr>
        <w:pStyle w:val="Normal1"/>
        <w:spacing w:lineRule="auto" w:line="240"/>
        <w:ind w:firstLine="851" w:end="0"/>
        <w:rPr/>
      </w:pPr>
      <w:r>
        <w:rPr>
          <w:i/>
          <w:iCs/>
          <w:sz w:val="24"/>
          <w:lang w:val="en-US"/>
        </w:rPr>
        <w:t>Celia</w:t>
      </w:r>
      <w:r>
        <w:rPr>
          <w:sz w:val="24"/>
          <w:lang w:val="en-US"/>
        </w:rPr>
        <w:t xml:space="preserve">. — </w:t>
      </w:r>
      <w:r>
        <w:rPr>
          <w:b/>
          <w:bCs/>
          <w:sz w:val="24"/>
          <w:lang w:val="en-US"/>
        </w:rPr>
        <w:t>Sí</w:t>
      </w:r>
      <w:r>
        <w:rPr>
          <w:sz w:val="24"/>
          <w:lang w:val="en-US"/>
        </w:rPr>
        <w:t xml:space="preserve">, ya sé. </w:t>
      </w:r>
      <w:r>
        <w:rPr>
          <w:sz w:val="24"/>
        </w:rPr>
        <w:t>(</w:t>
      </w:r>
      <w:r>
        <w:rPr>
          <w:sz w:val="24"/>
          <w:lang w:val="en-US"/>
        </w:rPr>
        <w:t>S</w:t>
      </w:r>
      <w:r>
        <w:rPr>
          <w:sz w:val="24"/>
        </w:rPr>
        <w:t xml:space="preserve">. </w:t>
      </w:r>
      <w:r>
        <w:rPr>
          <w:sz w:val="24"/>
          <w:lang w:val="en-US"/>
        </w:rPr>
        <w:t>N</w:t>
      </w:r>
      <w:r>
        <w:rPr>
          <w:lang w:val="en-US"/>
        </w:rPr>
        <w:t>OVO</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б) Характерным для испанской разговорной речи является упот</w:t>
        <w:softHyphen/>
        <w:t xml:space="preserve">ребление </w:t>
      </w:r>
      <w:r>
        <w:rPr>
          <w:b/>
          <w:sz w:val="24"/>
          <w:lang w:val="en-US"/>
        </w:rPr>
        <w:t>s</w:t>
      </w:r>
      <w:r>
        <w:rPr>
          <w:b/>
          <w:sz w:val="24"/>
        </w:rPr>
        <w:t>í</w:t>
      </w:r>
      <w:r>
        <w:rPr>
          <w:sz w:val="24"/>
        </w:rPr>
        <w:t xml:space="preserve"> в </w:t>
      </w:r>
      <w:r>
        <w:rPr>
          <w:spacing w:val="20"/>
          <w:sz w:val="24"/>
        </w:rPr>
        <w:t>противительном</w:t>
      </w:r>
      <w:r>
        <w:rPr>
          <w:sz w:val="24"/>
        </w:rPr>
        <w:t xml:space="preserve"> значении. В таких случаях </w:t>
      </w:r>
      <w:r>
        <w:rPr>
          <w:b/>
          <w:sz w:val="24"/>
        </w:rPr>
        <w:t>sí</w:t>
      </w:r>
      <w:r>
        <w:rPr>
          <w:sz w:val="24"/>
        </w:rPr>
        <w:t xml:space="preserve"> как бы заменяет сказуемое, стоящее в отрицательной форме, и при</w:t>
        <w:softHyphen/>
        <w:t>дает второй части фразы или второму предложению утвердитель</w:t>
        <w:softHyphen/>
        <w:t>ное значение:</w:t>
      </w:r>
    </w:p>
    <w:p>
      <w:pPr>
        <w:pStyle w:val="Normal1"/>
        <w:spacing w:lineRule="auto" w:line="240"/>
        <w:ind w:firstLine="284" w:end="0"/>
        <w:rPr>
          <w:sz w:val="24"/>
        </w:rPr>
      </w:pPr>
      <w:r>
        <w:rPr>
          <w:sz w:val="24"/>
        </w:rPr>
      </w:r>
    </w:p>
    <w:p>
      <w:pPr>
        <w:pStyle w:val="Normal1"/>
        <w:spacing w:lineRule="auto" w:line="240"/>
        <w:ind w:firstLine="284" w:end="0"/>
        <w:rPr/>
      </w:pPr>
      <w:r>
        <w:rPr>
          <w:sz w:val="24"/>
        </w:rPr>
        <w:t>Ноу</w:t>
      </w:r>
      <w:r>
        <w:rPr>
          <w:sz w:val="24"/>
          <w:lang w:val="en-US"/>
        </w:rPr>
        <w:t xml:space="preserve"> no iré al cine, pero mi amiga </w:t>
      </w:r>
      <w:r>
        <w:rPr>
          <w:b/>
          <w:bCs/>
          <w:sz w:val="24"/>
          <w:lang w:val="en-US"/>
        </w:rPr>
        <w:t>sí</w:t>
      </w:r>
      <w:r>
        <w:rPr>
          <w:sz w:val="24"/>
          <w:lang w:val="en-US"/>
        </w:rPr>
        <w:t xml:space="preserve">.                                       </w:t>
      </w:r>
      <w:r>
        <w:rPr>
          <w:sz w:val="24"/>
        </w:rPr>
        <w:t xml:space="preserve">Сегодня я не пойду в кино, а моя подруга </w:t>
      </w:r>
    </w:p>
    <w:p>
      <w:pPr>
        <w:pStyle w:val="Normal1"/>
        <w:spacing w:lineRule="auto" w:line="240"/>
        <w:ind w:firstLine="284" w:end="0"/>
        <w:rPr>
          <w:sz w:val="24"/>
        </w:rPr>
      </w:pPr>
      <w:r>
        <w:rPr>
          <w:sz w:val="24"/>
        </w:rPr>
        <w:t xml:space="preserve">                                                                                                         </w:t>
      </w:r>
      <w:r>
        <w:rPr>
          <w:sz w:val="24"/>
        </w:rPr>
        <w:t>пойдет.</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El</w:t>
      </w:r>
      <w:r>
        <w:rPr>
          <w:sz w:val="24"/>
        </w:rPr>
        <w:t xml:space="preserve"> </w:t>
      </w:r>
      <w:r>
        <w:rPr>
          <w:sz w:val="24"/>
          <w:lang w:val="en-US"/>
        </w:rPr>
        <w:t>discurso</w:t>
      </w:r>
      <w:r>
        <w:rPr>
          <w:sz w:val="24"/>
        </w:rPr>
        <w:t xml:space="preserve"> </w:t>
      </w:r>
      <w:r>
        <w:rPr>
          <w:sz w:val="24"/>
          <w:lang w:val="en-US"/>
        </w:rPr>
        <w:t>no</w:t>
      </w:r>
      <w:r>
        <w:rPr>
          <w:sz w:val="24"/>
        </w:rPr>
        <w:t xml:space="preserve"> </w:t>
      </w:r>
      <w:r>
        <w:rPr>
          <w:sz w:val="24"/>
          <w:lang w:val="en-US"/>
        </w:rPr>
        <w:t>fue</w:t>
      </w:r>
      <w:r>
        <w:rPr>
          <w:sz w:val="24"/>
        </w:rPr>
        <w:t xml:space="preserve"> </w:t>
      </w:r>
      <w:r>
        <w:rPr>
          <w:sz w:val="24"/>
          <w:lang w:val="en-US"/>
        </w:rPr>
        <w:t>largo</w:t>
      </w:r>
      <w:r>
        <w:rPr>
          <w:sz w:val="24"/>
        </w:rPr>
        <w:t xml:space="preserve"> </w:t>
      </w:r>
      <w:r>
        <w:rPr>
          <w:sz w:val="24"/>
          <w:lang w:val="en-US"/>
        </w:rPr>
        <w:t>pero</w:t>
      </w:r>
      <w:r>
        <w:rPr>
          <w:sz w:val="24"/>
        </w:rPr>
        <w:t xml:space="preserve"> </w:t>
      </w:r>
      <w:r>
        <w:rPr>
          <w:b/>
          <w:bCs/>
          <w:sz w:val="24"/>
          <w:lang w:val="en-US"/>
        </w:rPr>
        <w:t>s</w:t>
      </w:r>
      <w:r>
        <w:rPr>
          <w:b/>
          <w:bCs/>
          <w:sz w:val="24"/>
        </w:rPr>
        <w:t>í</w:t>
      </w:r>
      <w:r>
        <w:rPr>
          <w:sz w:val="24"/>
        </w:rPr>
        <w:t xml:space="preserve"> </w:t>
      </w:r>
      <w:r>
        <w:rPr>
          <w:sz w:val="24"/>
          <w:lang w:val="en-US"/>
        </w:rPr>
        <w:t>sentencioso</w:t>
      </w:r>
      <w:r>
        <w:rPr>
          <w:sz w:val="24"/>
        </w:rPr>
        <w:t>,                           Речь была не долгой, но нравоучительной,</w:t>
      </w:r>
    </w:p>
    <w:p>
      <w:pPr>
        <w:pStyle w:val="Normal1"/>
        <w:spacing w:lineRule="auto" w:line="240"/>
        <w:ind w:firstLine="709" w:end="0"/>
        <w:rPr/>
      </w:pPr>
      <w:r>
        <w:rPr>
          <w:sz w:val="24"/>
          <w:lang w:val="en-US"/>
        </w:rPr>
        <w:t xml:space="preserve">elocuente </w:t>
      </w:r>
      <w:r>
        <w:rPr>
          <w:sz w:val="24"/>
        </w:rPr>
        <w:t>у</w:t>
      </w:r>
      <w:r>
        <w:rPr>
          <w:sz w:val="24"/>
          <w:lang w:val="en-US"/>
        </w:rPr>
        <w:t xml:space="preserve"> erudito.                                                                  </w:t>
      </w:r>
      <w:r>
        <w:rPr>
          <w:sz w:val="24"/>
        </w:rPr>
        <w:t>красноречивой и познавательной.</w:t>
      </w:r>
    </w:p>
    <w:p>
      <w:pPr>
        <w:pStyle w:val="Normal1"/>
        <w:spacing w:lineRule="auto" w:line="240"/>
        <w:ind w:firstLine="709" w:end="0"/>
        <w:rPr/>
      </w:pPr>
      <w:r>
        <w:rPr>
          <w:sz w:val="24"/>
        </w:rPr>
        <w:t>(</w:t>
      </w:r>
      <w:r>
        <w:rPr>
          <w:sz w:val="24"/>
          <w:lang w:val="en-US"/>
        </w:rPr>
        <w:t>P</w:t>
      </w:r>
      <w:r>
        <w:rPr/>
        <w:t>É</w:t>
      </w:r>
      <w:r>
        <w:rPr>
          <w:lang w:val="en-US"/>
        </w:rPr>
        <w:t>REZ</w:t>
      </w:r>
      <w:r>
        <w:rPr>
          <w:sz w:val="24"/>
        </w:rPr>
        <w:t xml:space="preserve"> </w:t>
      </w:r>
      <w:r>
        <w:rPr>
          <w:sz w:val="24"/>
          <w:lang w:val="en-US"/>
        </w:rPr>
        <w:t>G</w:t>
      </w:r>
      <w:r>
        <w:rPr>
          <w:lang w:val="en-US"/>
        </w:rPr>
        <w:t>ALDOS</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Частица </w:t>
      </w:r>
      <w:r>
        <w:rPr>
          <w:b/>
          <w:bCs/>
          <w:sz w:val="24"/>
        </w:rPr>
        <w:t>sí</w:t>
      </w:r>
      <w:r>
        <w:rPr>
          <w:sz w:val="24"/>
        </w:rPr>
        <w:t xml:space="preserve"> употребляется в усилительном значении: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Sí, eso </w:t>
      </w:r>
      <w:r>
        <w:rPr>
          <w:b/>
          <w:bCs/>
          <w:sz w:val="24"/>
          <w:lang w:val="en-US"/>
        </w:rPr>
        <w:t>sí</w:t>
      </w:r>
      <w:r>
        <w:rPr>
          <w:sz w:val="24"/>
          <w:lang w:val="en-US"/>
        </w:rPr>
        <w:t xml:space="preserve"> oí decir. </w:t>
      </w:r>
      <w:r>
        <w:rPr>
          <w:sz w:val="24"/>
        </w:rPr>
        <w:t xml:space="preserve">(С. </w:t>
      </w:r>
      <w:r>
        <w:rPr>
          <w:sz w:val="24"/>
          <w:lang w:val="en-US"/>
        </w:rPr>
        <w:t>L</w:t>
      </w:r>
      <w:r>
        <w:rPr>
          <w:lang w:val="en-US"/>
        </w:rPr>
        <w:t>EANTE</w:t>
      </w:r>
      <w:r>
        <w:rPr>
          <w:sz w:val="24"/>
        </w:rPr>
        <w:t>)                                                 Да, это точно, я слышал, как это говорили.</w:t>
      </w:r>
    </w:p>
    <w:p>
      <w:pPr>
        <w:pStyle w:val="Normal1"/>
        <w:spacing w:lineRule="auto" w:line="240"/>
        <w:ind w:firstLine="284" w:end="0"/>
        <w:rPr/>
      </w:pPr>
      <w:r>
        <w:rPr>
          <w:sz w:val="24"/>
          <w:lang w:val="en-US"/>
        </w:rPr>
        <w:t>Ahor</w:t>
      </w:r>
      <w:r>
        <w:rPr>
          <w:sz w:val="24"/>
        </w:rPr>
        <w:t xml:space="preserve">á </w:t>
      </w:r>
      <w:r>
        <w:rPr>
          <w:b/>
          <w:bCs/>
          <w:sz w:val="24"/>
          <w:lang w:val="en-US"/>
        </w:rPr>
        <w:t>s</w:t>
      </w:r>
      <w:r>
        <w:rPr>
          <w:b/>
          <w:bCs/>
          <w:sz w:val="24"/>
        </w:rPr>
        <w:t>í</w:t>
      </w:r>
      <w:r>
        <w:rPr>
          <w:sz w:val="24"/>
        </w:rPr>
        <w:t xml:space="preserve"> </w:t>
      </w:r>
      <w:r>
        <w:rPr>
          <w:sz w:val="24"/>
          <w:lang w:val="en-US"/>
        </w:rPr>
        <w:t>podra</w:t>
      </w:r>
      <w:r>
        <w:rPr>
          <w:sz w:val="24"/>
        </w:rPr>
        <w:t xml:space="preserve"> </w:t>
      </w:r>
      <w:r>
        <w:rPr>
          <w:sz w:val="24"/>
          <w:lang w:val="en-US"/>
        </w:rPr>
        <w:t>usted</w:t>
      </w:r>
      <w:r>
        <w:rPr>
          <w:sz w:val="24"/>
        </w:rPr>
        <w:t xml:space="preserve"> </w:t>
      </w:r>
      <w:r>
        <w:rPr>
          <w:sz w:val="24"/>
          <w:lang w:val="en-US"/>
        </w:rPr>
        <w:t>darse</w:t>
      </w:r>
      <w:r>
        <w:rPr>
          <w:sz w:val="24"/>
        </w:rPr>
        <w:t xml:space="preserve"> </w:t>
      </w:r>
      <w:r>
        <w:rPr>
          <w:sz w:val="24"/>
          <w:lang w:val="en-US"/>
        </w:rPr>
        <w:t>el</w:t>
      </w:r>
      <w:r>
        <w:rPr>
          <w:sz w:val="24"/>
        </w:rPr>
        <w:t xml:space="preserve"> </w:t>
      </w:r>
      <w:r>
        <w:rPr>
          <w:sz w:val="24"/>
          <w:lang w:val="en-US"/>
        </w:rPr>
        <w:t>gusto</w:t>
      </w:r>
      <w:r>
        <w:rPr>
          <w:sz w:val="24"/>
        </w:rPr>
        <w:t xml:space="preserve">                                           Вот теперь вы можете позволить </w:t>
      </w:r>
    </w:p>
    <w:p>
      <w:pPr>
        <w:pStyle w:val="Normal1"/>
        <w:spacing w:lineRule="auto" w:line="240"/>
        <w:ind w:firstLine="709" w:end="0"/>
        <w:rPr/>
      </w:pPr>
      <w:r>
        <w:rPr>
          <w:sz w:val="24"/>
          <w:lang w:val="en-US"/>
        </w:rPr>
        <w:t xml:space="preserve">de la cerca. </w:t>
      </w:r>
      <w:r>
        <w:rPr>
          <w:sz w:val="24"/>
        </w:rPr>
        <w:t>(</w:t>
      </w:r>
      <w:r>
        <w:rPr>
          <w:sz w:val="24"/>
          <w:lang w:val="en-US"/>
        </w:rPr>
        <w:t>R</w:t>
      </w:r>
      <w:r>
        <w:rPr>
          <w:sz w:val="24"/>
        </w:rPr>
        <w:t xml:space="preserve">. </w:t>
      </w:r>
      <w:r>
        <w:rPr>
          <w:sz w:val="24"/>
          <w:lang w:val="en-US"/>
        </w:rPr>
        <w:t>G</w:t>
      </w:r>
      <w:r>
        <w:rPr>
          <w:lang w:val="en-US"/>
        </w:rPr>
        <w:t>ALLEGOS</w:t>
      </w:r>
      <w:r>
        <w:rPr>
          <w:sz w:val="24"/>
        </w:rPr>
        <w:t>)                                                        себе заняться изгородью.</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г) Частица </w:t>
      </w:r>
      <w:r>
        <w:rPr>
          <w:b/>
          <w:sz w:val="24"/>
        </w:rPr>
        <w:t>sí</w:t>
      </w:r>
      <w:r>
        <w:rPr>
          <w:sz w:val="24"/>
        </w:rPr>
        <w:t xml:space="preserve"> употребляется при эллипсисе сказуемого или глагола-связки, придавая всей фразе не только усилительное, но и  </w:t>
      </w:r>
      <w:r>
        <w:rPr>
          <w:spacing w:val="20"/>
          <w:sz w:val="24"/>
        </w:rPr>
        <w:t xml:space="preserve">эмоциональное </w:t>
      </w:r>
      <w:r>
        <w:rPr>
          <w:sz w:val="24"/>
        </w:rPr>
        <w:t>значение: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Yo, </w:t>
      </w:r>
      <w:r>
        <w:rPr>
          <w:b/>
          <w:bCs/>
          <w:sz w:val="24"/>
          <w:lang w:val="en-US"/>
        </w:rPr>
        <w:t>sí</w:t>
      </w:r>
      <w:r>
        <w:rPr>
          <w:sz w:val="24"/>
          <w:lang w:val="en-US"/>
        </w:rPr>
        <w:t xml:space="preserve">— el viejo soltero. </w:t>
      </w:r>
      <w:r>
        <w:rPr>
          <w:sz w:val="24"/>
        </w:rPr>
        <w:t>(</w:t>
      </w:r>
      <w:r>
        <w:rPr>
          <w:sz w:val="24"/>
          <w:lang w:val="en-US"/>
        </w:rPr>
        <w:t>S</w:t>
      </w:r>
      <w:r>
        <w:rPr>
          <w:sz w:val="24"/>
        </w:rPr>
        <w:t xml:space="preserve">. </w:t>
      </w:r>
      <w:r>
        <w:rPr>
          <w:sz w:val="24"/>
          <w:lang w:val="en-US"/>
        </w:rPr>
        <w:t>N</w:t>
      </w:r>
      <w:r>
        <w:rPr>
          <w:lang w:val="en-US"/>
        </w:rPr>
        <w:t>OVO</w:t>
      </w:r>
      <w:r>
        <w:rPr>
          <w:sz w:val="24"/>
        </w:rPr>
        <w:t xml:space="preserve">)                                             Я, точно, — старый холостяк.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д) Иногда, желая усилить утверждение, частицу </w:t>
      </w:r>
      <w:r>
        <w:rPr>
          <w:b/>
          <w:sz w:val="24"/>
        </w:rPr>
        <w:t>si</w:t>
      </w:r>
      <w:r>
        <w:rPr>
          <w:sz w:val="24"/>
        </w:rPr>
        <w:t xml:space="preserve"> повторяют:</w:t>
      </w:r>
    </w:p>
    <w:p>
      <w:pPr>
        <w:pStyle w:val="Normal1"/>
        <w:spacing w:lineRule="auto" w:line="240"/>
        <w:ind w:firstLine="284" w:end="0"/>
        <w:rPr>
          <w:b/>
          <w:bCs/>
          <w:sz w:val="24"/>
        </w:rPr>
      </w:pPr>
      <w:r>
        <w:rPr>
          <w:b/>
          <w:bCs/>
          <w:sz w:val="24"/>
        </w:rPr>
      </w:r>
    </w:p>
    <w:p>
      <w:pPr>
        <w:pStyle w:val="Normal1"/>
        <w:spacing w:lineRule="auto" w:line="240"/>
        <w:ind w:firstLine="284" w:end="0"/>
        <w:rPr/>
      </w:pPr>
      <w:r>
        <w:rPr>
          <w:b/>
          <w:bCs/>
          <w:sz w:val="24"/>
          <w:lang w:val="en-US"/>
        </w:rPr>
        <w:t>Sí</w:t>
      </w:r>
      <w:r>
        <w:rPr>
          <w:sz w:val="24"/>
          <w:lang w:val="en-US"/>
        </w:rPr>
        <w:t xml:space="preserve">, </w:t>
      </w:r>
      <w:r>
        <w:rPr>
          <w:b/>
          <w:bCs/>
          <w:sz w:val="24"/>
          <w:lang w:val="en-US"/>
        </w:rPr>
        <w:t>si</w:t>
      </w:r>
      <w:r>
        <w:rPr>
          <w:sz w:val="24"/>
          <w:lang w:val="en-US"/>
        </w:rPr>
        <w:t xml:space="preserve">. Es que me quede medio ador-                                             </w:t>
      </w:r>
      <w:r>
        <w:rPr>
          <w:sz w:val="24"/>
        </w:rPr>
        <w:t>Да</w:t>
      </w:r>
      <w:r>
        <w:rPr>
          <w:sz w:val="24"/>
          <w:lang w:val="en-US"/>
        </w:rPr>
        <w:t xml:space="preserve">, </w:t>
      </w:r>
      <w:r>
        <w:rPr>
          <w:sz w:val="24"/>
        </w:rPr>
        <w:t>да</w:t>
      </w:r>
      <w:r>
        <w:rPr>
          <w:sz w:val="24"/>
          <w:lang w:val="en-US"/>
        </w:rPr>
        <w:t xml:space="preserve">. </w:t>
      </w:r>
      <w:r>
        <w:rPr>
          <w:sz w:val="24"/>
        </w:rPr>
        <w:t xml:space="preserve">Я тут вздремнул немного. </w:t>
      </w:r>
    </w:p>
    <w:p>
      <w:pPr>
        <w:pStyle w:val="Normal1"/>
        <w:spacing w:lineRule="auto" w:line="240"/>
        <w:ind w:firstLine="709" w:end="0"/>
        <w:rPr/>
      </w:pPr>
      <w:r>
        <w:rPr>
          <w:sz w:val="24"/>
          <w:lang w:val="en-US"/>
        </w:rPr>
        <w:t>mecido aquf. (L. O</w:t>
      </w:r>
      <w:r>
        <w:rPr>
          <w:lang w:val="en-US"/>
        </w:rPr>
        <w:t>TERO</w:t>
      </w:r>
      <w:r>
        <w:rPr>
          <w:sz w:val="24"/>
          <w:lang w:val="en-US"/>
        </w:rPr>
        <w:t>)</w:t>
      </w:r>
    </w:p>
    <w:p>
      <w:pPr>
        <w:pStyle w:val="Normal1"/>
        <w:spacing w:lineRule="auto" w:line="240"/>
        <w:ind w:firstLine="284" w:end="0"/>
        <w:rPr>
          <w:sz w:val="24"/>
          <w:lang w:val="en-US"/>
        </w:rPr>
      </w:pPr>
      <w:r>
        <w:rPr>
          <w:sz w:val="24"/>
          <w:lang w:val="en-US"/>
        </w:rPr>
      </w:r>
    </w:p>
    <w:p>
      <w:pPr>
        <w:pStyle w:val="Heading3"/>
        <w:ind w:hanging="0" w:start="0"/>
        <w:rPr/>
      </w:pPr>
      <w:bookmarkStart w:id="140" w:name="__RefHeading___Toc1886112"/>
      <w:bookmarkEnd w:id="140"/>
      <w:r>
        <w:rPr/>
        <w:t xml:space="preserve">§ 95. Отрицательные частицы </w:t>
      </w:r>
      <w:r>
        <w:rPr>
          <w:lang w:val="en-US"/>
        </w:rPr>
        <w:t>n</w:t>
      </w:r>
      <w:r>
        <w:rPr/>
        <w:t>о и ni</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t xml:space="preserve">1. </w:t>
      </w:r>
      <w:r>
        <w:rPr>
          <w:b/>
          <w:bCs/>
          <w:i/>
          <w:iCs/>
          <w:sz w:val="24"/>
        </w:rPr>
        <w:t>Частица</w:t>
      </w:r>
      <w:r>
        <w:rPr>
          <w:sz w:val="24"/>
        </w:rPr>
        <w:t xml:space="preserve"> </w:t>
      </w:r>
      <w:r>
        <w:rPr>
          <w:b/>
          <w:sz w:val="24"/>
          <w:lang w:val="en-US"/>
        </w:rPr>
        <w:t>n</w:t>
      </w:r>
      <w:r>
        <w:rPr>
          <w:b/>
          <w:sz w:val="24"/>
        </w:rPr>
        <w:t>о</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Эта частица обозначает отрицание и переводится на русский язык отрицаниями </w:t>
      </w:r>
      <w:r>
        <w:rPr>
          <w:i/>
          <w:sz w:val="24"/>
        </w:rPr>
        <w:t>не</w:t>
      </w:r>
      <w:r>
        <w:rPr>
          <w:sz w:val="24"/>
        </w:rPr>
        <w:t xml:space="preserve"> или </w:t>
      </w:r>
      <w:r>
        <w:rPr>
          <w:i/>
          <w:sz w:val="24"/>
        </w:rPr>
        <w:t>нет</w:t>
      </w:r>
      <w:r>
        <w:rPr>
          <w:sz w:val="24"/>
        </w:rPr>
        <w:t>.</w:t>
      </w:r>
    </w:p>
    <w:p>
      <w:pPr>
        <w:pStyle w:val="Normal1"/>
        <w:spacing w:lineRule="auto" w:line="240"/>
        <w:ind w:firstLine="284" w:end="0"/>
        <w:rPr/>
      </w:pPr>
      <w:r>
        <w:rPr>
          <w:sz w:val="24"/>
        </w:rPr>
        <w:t xml:space="preserve">а) Частица </w:t>
      </w:r>
      <w:r>
        <w:rPr>
          <w:b/>
          <w:bCs/>
          <w:sz w:val="24"/>
        </w:rPr>
        <w:t>nо</w:t>
      </w:r>
      <w:r>
        <w:rPr>
          <w:sz w:val="24"/>
        </w:rPr>
        <w:t xml:space="preserve"> переводится на русский язык как не в тех случаях, когда она служит для отрицания какого-либо члена предложения. В подобных предложениях частица по ставится непосредственно перед отрицаемыми словами: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La</w:t>
      </w:r>
      <w:r>
        <w:rPr>
          <w:sz w:val="24"/>
        </w:rPr>
        <w:t xml:space="preserve"> </w:t>
      </w:r>
      <w:r>
        <w:rPr>
          <w:sz w:val="24"/>
          <w:lang w:val="en-US"/>
        </w:rPr>
        <w:t>mujer</w:t>
      </w:r>
      <w:r>
        <w:rPr>
          <w:sz w:val="24"/>
        </w:rPr>
        <w:t xml:space="preserve"> </w:t>
      </w:r>
      <w:r>
        <w:rPr>
          <w:b/>
          <w:bCs/>
          <w:sz w:val="24"/>
        </w:rPr>
        <w:t>nо</w:t>
      </w:r>
      <w:r>
        <w:rPr>
          <w:sz w:val="24"/>
        </w:rPr>
        <w:t xml:space="preserve"> </w:t>
      </w:r>
      <w:r>
        <w:rPr>
          <w:sz w:val="24"/>
          <w:lang w:val="en-US"/>
        </w:rPr>
        <w:t>llo</w:t>
      </w:r>
      <w:r>
        <w:rPr>
          <w:sz w:val="24"/>
        </w:rPr>
        <w:t xml:space="preserve">rа у </w:t>
      </w:r>
      <w:r>
        <w:rPr>
          <w:sz w:val="24"/>
          <w:lang w:val="en-US"/>
        </w:rPr>
        <w:t>eso</w:t>
      </w:r>
      <w:r>
        <w:rPr>
          <w:sz w:val="24"/>
        </w:rPr>
        <w:t xml:space="preserve"> </w:t>
      </w:r>
      <w:r>
        <w:rPr>
          <w:sz w:val="24"/>
          <w:lang w:val="en-US"/>
        </w:rPr>
        <w:t>despierta</w:t>
      </w:r>
      <w:r>
        <w:rPr>
          <w:sz w:val="24"/>
        </w:rPr>
        <w:t xml:space="preserve">                                                 Женщина не плачет, и это пробуждает</w:t>
      </w:r>
    </w:p>
    <w:p>
      <w:pPr>
        <w:pStyle w:val="Normal1"/>
        <w:spacing w:lineRule="auto" w:line="240"/>
        <w:ind w:firstLine="709" w:end="0"/>
        <w:rPr/>
      </w:pPr>
      <w:r>
        <w:rPr>
          <w:sz w:val="24"/>
        </w:rPr>
        <w:t xml:space="preserve">  </w:t>
      </w:r>
      <w:r>
        <w:rPr>
          <w:sz w:val="24"/>
          <w:lang w:val="en-US"/>
        </w:rPr>
        <w:t>mi</w:t>
      </w:r>
      <w:r>
        <w:rPr>
          <w:sz w:val="24"/>
        </w:rPr>
        <w:t xml:space="preserve"> </w:t>
      </w:r>
      <w:r>
        <w:rPr>
          <w:sz w:val="24"/>
          <w:lang w:val="en-US"/>
        </w:rPr>
        <w:t>admiraci</w:t>
      </w:r>
      <w:r>
        <w:rPr>
          <w:sz w:val="24"/>
        </w:rPr>
        <w:t>ó</w:t>
      </w:r>
      <w:r>
        <w:rPr>
          <w:sz w:val="24"/>
          <w:lang w:val="en-US"/>
        </w:rPr>
        <w:t>n</w:t>
      </w:r>
      <w:r>
        <w:rPr>
          <w:sz w:val="24"/>
        </w:rPr>
        <w:t>. (</w:t>
      </w:r>
      <w:r>
        <w:rPr>
          <w:sz w:val="24"/>
          <w:lang w:val="en-US"/>
        </w:rPr>
        <w:t>D</w:t>
      </w:r>
      <w:r>
        <w:rPr>
          <w:sz w:val="24"/>
        </w:rPr>
        <w:t xml:space="preserve">. </w:t>
      </w:r>
      <w:r>
        <w:rPr>
          <w:sz w:val="24"/>
          <w:lang w:val="en-US"/>
        </w:rPr>
        <w:t>O</w:t>
      </w:r>
      <w:r>
        <w:rPr>
          <w:lang w:val="en-US"/>
        </w:rPr>
        <w:t>LEMA</w:t>
      </w:r>
      <w:r>
        <w:rPr>
          <w:sz w:val="24"/>
        </w:rPr>
        <w:t xml:space="preserve">)                                                         во мне уважение к ней. </w:t>
      </w:r>
    </w:p>
    <w:p>
      <w:pPr>
        <w:pStyle w:val="Normal1"/>
        <w:spacing w:lineRule="auto" w:line="240"/>
        <w:ind w:firstLine="284" w:end="0"/>
        <w:rPr/>
      </w:pPr>
      <w:r>
        <w:rPr>
          <w:sz w:val="24"/>
          <w:lang w:val="en-US"/>
        </w:rPr>
        <w:t xml:space="preserve">Eres un loco. </w:t>
      </w:r>
      <w:r>
        <w:rPr>
          <w:sz w:val="24"/>
        </w:rPr>
        <w:t>¡</w:t>
      </w:r>
      <w:r>
        <w:rPr>
          <w:sz w:val="24"/>
          <w:lang w:val="en-US"/>
        </w:rPr>
        <w:t>Casarte</w:t>
      </w:r>
      <w:r>
        <w:rPr>
          <w:sz w:val="24"/>
        </w:rPr>
        <w:t xml:space="preserve"> </w:t>
      </w:r>
      <w:r>
        <w:rPr>
          <w:sz w:val="24"/>
          <w:lang w:val="en-US"/>
        </w:rPr>
        <w:t>t</w:t>
      </w:r>
      <w:r>
        <w:rPr>
          <w:sz w:val="24"/>
        </w:rPr>
        <w:t xml:space="preserve">ú </w:t>
      </w:r>
      <w:r>
        <w:rPr>
          <w:sz w:val="24"/>
          <w:lang w:val="en-US"/>
        </w:rPr>
        <w:t>con</w:t>
      </w:r>
      <w:r>
        <w:rPr>
          <w:sz w:val="24"/>
        </w:rPr>
        <w:t xml:space="preserve"> </w:t>
      </w:r>
      <w:r>
        <w:rPr>
          <w:sz w:val="24"/>
          <w:lang w:val="en-US"/>
        </w:rPr>
        <w:t>mi</w:t>
      </w:r>
      <w:r>
        <w:rPr>
          <w:sz w:val="24"/>
        </w:rPr>
        <w:t xml:space="preserve">                                                   Ты с ума сошел. Тебе жениться </w:t>
      </w:r>
    </w:p>
    <w:p>
      <w:pPr>
        <w:pStyle w:val="Normal1"/>
        <w:spacing w:lineRule="auto" w:line="240"/>
        <w:ind w:firstLine="709" w:end="0"/>
        <w:rPr/>
      </w:pPr>
      <w:r>
        <w:rPr>
          <w:sz w:val="24"/>
        </w:rPr>
        <w:t xml:space="preserve"> </w:t>
      </w:r>
      <w:r>
        <w:rPr>
          <w:sz w:val="24"/>
          <w:lang w:val="en-US"/>
        </w:rPr>
        <w:t>hija</w:t>
      </w:r>
      <w:r>
        <w:rPr>
          <w:sz w:val="24"/>
        </w:rPr>
        <w:t xml:space="preserve">, </w:t>
      </w:r>
      <w:r>
        <w:rPr>
          <w:sz w:val="24"/>
          <w:lang w:val="en-US"/>
        </w:rPr>
        <w:t>casarte</w:t>
      </w:r>
      <w:r>
        <w:rPr>
          <w:sz w:val="24"/>
        </w:rPr>
        <w:t xml:space="preserve"> </w:t>
      </w:r>
      <w:r>
        <w:rPr>
          <w:sz w:val="24"/>
          <w:lang w:val="en-US"/>
        </w:rPr>
        <w:t>t</w:t>
      </w:r>
      <w:r>
        <w:rPr>
          <w:sz w:val="24"/>
        </w:rPr>
        <w:t xml:space="preserve">ú </w:t>
      </w:r>
      <w:r>
        <w:rPr>
          <w:sz w:val="24"/>
          <w:lang w:val="en-US"/>
        </w:rPr>
        <w:t>con</w:t>
      </w:r>
      <w:r>
        <w:rPr>
          <w:sz w:val="24"/>
        </w:rPr>
        <w:t xml:space="preserve"> </w:t>
      </w:r>
      <w:r>
        <w:rPr>
          <w:sz w:val="24"/>
          <w:lang w:val="en-US"/>
        </w:rPr>
        <w:t>ella</w:t>
      </w:r>
      <w:r>
        <w:rPr>
          <w:sz w:val="24"/>
        </w:rPr>
        <w:t xml:space="preserve"> </w:t>
      </w:r>
      <w:r>
        <w:rPr>
          <w:b/>
          <w:bCs/>
          <w:sz w:val="24"/>
          <w:lang w:val="en-US"/>
        </w:rPr>
        <w:t>no</w:t>
      </w:r>
      <w:r>
        <w:rPr>
          <w:sz w:val="24"/>
        </w:rPr>
        <w:t xml:space="preserve"> </w:t>
      </w:r>
      <w:r>
        <w:rPr>
          <w:sz w:val="24"/>
          <w:lang w:val="en-US"/>
        </w:rPr>
        <w:t>que</w:t>
      </w:r>
      <w:r>
        <w:rPr>
          <w:sz w:val="24"/>
        </w:rPr>
        <w:t xml:space="preserve">-                                                    на моей дочери, жениться на </w:t>
      </w:r>
    </w:p>
    <w:p>
      <w:pPr>
        <w:pStyle w:val="Normal1"/>
        <w:spacing w:lineRule="auto" w:line="240"/>
        <w:ind w:firstLine="709" w:end="0"/>
        <w:rPr/>
      </w:pPr>
      <w:r>
        <w:rPr>
          <w:sz w:val="24"/>
        </w:rPr>
        <w:t xml:space="preserve"> </w:t>
      </w:r>
      <w:r>
        <w:rPr>
          <w:sz w:val="24"/>
          <w:lang w:val="en-US"/>
        </w:rPr>
        <w:t>riendo</w:t>
      </w:r>
      <w:r>
        <w:rPr>
          <w:sz w:val="24"/>
        </w:rPr>
        <w:t xml:space="preserve"> </w:t>
      </w:r>
      <w:r>
        <w:rPr>
          <w:sz w:val="24"/>
          <w:lang w:val="en-US"/>
        </w:rPr>
        <w:t>yo</w:t>
      </w:r>
      <w:r>
        <w:rPr>
          <w:sz w:val="24"/>
        </w:rPr>
        <w:t xml:space="preserve">!( </w:t>
      </w:r>
      <w:r>
        <w:rPr>
          <w:sz w:val="24"/>
          <w:lang w:val="en-US"/>
        </w:rPr>
        <w:t>P</w:t>
      </w:r>
      <w:r>
        <w:rPr/>
        <w:t>É</w:t>
      </w:r>
      <w:r>
        <w:rPr>
          <w:lang w:val="en-US"/>
        </w:rPr>
        <w:t>REZ</w:t>
      </w:r>
      <w:r>
        <w:rPr>
          <w:sz w:val="24"/>
        </w:rPr>
        <w:t xml:space="preserve"> </w:t>
      </w:r>
      <w:r>
        <w:rPr>
          <w:sz w:val="24"/>
          <w:lang w:val="en-US"/>
        </w:rPr>
        <w:t>G</w:t>
      </w:r>
      <w:r>
        <w:rPr>
          <w:lang w:val="en-US"/>
        </w:rPr>
        <w:t>ALDOS</w:t>
      </w:r>
      <w:r>
        <w:rPr>
          <w:sz w:val="24"/>
        </w:rPr>
        <w:t>)                                                        ней, когда я этого не хочу!</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 </w:t>
      </w:r>
      <w:r>
        <w:rPr>
          <w:sz w:val="24"/>
        </w:rPr>
        <w:t>Если отрицание относится к сказуемому, то между ним и отри</w:t>
        <w:softHyphen/>
        <w:t>цанием могут стоять личные местоимения в функции прямого и косвенного дополнений:</w:t>
      </w:r>
    </w:p>
    <w:p>
      <w:pPr>
        <w:pStyle w:val="Normal1"/>
        <w:spacing w:lineRule="auto" w:line="240"/>
        <w:ind w:firstLine="284" w:end="0"/>
        <w:rPr>
          <w:sz w:val="24"/>
        </w:rPr>
      </w:pPr>
      <w:r>
        <w:rPr>
          <w:sz w:val="24"/>
        </w:rPr>
      </w:r>
    </w:p>
    <w:p>
      <w:pPr>
        <w:pStyle w:val="Normal1"/>
        <w:spacing w:lineRule="auto" w:line="240"/>
        <w:ind w:firstLine="284" w:end="0"/>
        <w:jc w:val="start"/>
        <w:rPr/>
      </w:pPr>
      <w:r>
        <w:rPr>
          <w:i/>
          <w:iCs/>
          <w:sz w:val="24"/>
          <w:lang w:val="en-US"/>
        </w:rPr>
        <w:t>No</w:t>
      </w:r>
      <w:r>
        <w:rPr>
          <w:sz w:val="24"/>
          <w:lang w:val="en-US"/>
        </w:rPr>
        <w:t xml:space="preserve"> </w:t>
      </w:r>
      <w:r>
        <w:rPr>
          <w:b/>
          <w:bCs/>
          <w:sz w:val="24"/>
          <w:lang w:val="en-US"/>
        </w:rPr>
        <w:t>nos</w:t>
      </w:r>
      <w:r>
        <w:rPr>
          <w:sz w:val="24"/>
          <w:lang w:val="en-US"/>
        </w:rPr>
        <w:t xml:space="preserve"> faltarán amigos. </w:t>
      </w:r>
      <w:r>
        <w:rPr>
          <w:sz w:val="24"/>
        </w:rPr>
        <w:t>(</w:t>
      </w:r>
      <w:r>
        <w:rPr>
          <w:sz w:val="24"/>
          <w:lang w:val="en-US"/>
        </w:rPr>
        <w:t>P</w:t>
      </w:r>
      <w:r>
        <w:rPr/>
        <w:t>É</w:t>
      </w:r>
      <w:r>
        <w:rPr>
          <w:lang w:val="en-US"/>
        </w:rPr>
        <w:t>REZ</w:t>
      </w:r>
      <w:r>
        <w:rPr>
          <w:sz w:val="24"/>
        </w:rPr>
        <w:t xml:space="preserve"> </w:t>
      </w:r>
      <w:r>
        <w:rPr>
          <w:sz w:val="24"/>
          <w:lang w:val="en-US"/>
        </w:rPr>
        <w:t>G</w:t>
      </w:r>
      <w:r>
        <w:rPr>
          <w:lang w:val="en-US"/>
        </w:rPr>
        <w:t>ALD</w:t>
      </w:r>
      <w:r>
        <w:rPr/>
        <w:t>Ó</w:t>
      </w:r>
      <w:r>
        <w:rPr>
          <w:lang w:val="en-US"/>
        </w:rPr>
        <w:t>S</w:t>
      </w:r>
      <w:r>
        <w:rPr>
          <w:sz w:val="24"/>
        </w:rPr>
        <w:t xml:space="preserve"> )                                 У нас не будет недостатка в друзьях.</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w:t>
      </w:r>
      <w:r>
        <w:rPr>
          <w:i/>
          <w:iCs/>
          <w:sz w:val="24"/>
          <w:lang w:val="en-US"/>
        </w:rPr>
        <w:t>No</w:t>
      </w:r>
      <w:r>
        <w:rPr>
          <w:sz w:val="24"/>
          <w:lang w:val="en-US"/>
        </w:rPr>
        <w:t xml:space="preserve"> </w:t>
      </w:r>
      <w:r>
        <w:rPr>
          <w:b/>
          <w:bCs/>
          <w:sz w:val="24"/>
          <w:lang w:val="en-US"/>
        </w:rPr>
        <w:t>te lo</w:t>
      </w:r>
      <w:r>
        <w:rPr>
          <w:sz w:val="24"/>
          <w:lang w:val="en-US"/>
        </w:rPr>
        <w:t xml:space="preserve"> he dicho? </w:t>
      </w:r>
      <w:r>
        <w:rPr>
          <w:sz w:val="24"/>
        </w:rPr>
        <w:t>(</w:t>
      </w:r>
      <w:r>
        <w:rPr>
          <w:sz w:val="24"/>
          <w:lang w:val="en-US"/>
        </w:rPr>
        <w:t>J</w:t>
      </w:r>
      <w:r>
        <w:rPr>
          <w:sz w:val="24"/>
        </w:rPr>
        <w:t xml:space="preserve">. </w:t>
      </w:r>
      <w:r>
        <w:rPr>
          <w:sz w:val="24"/>
          <w:lang w:val="en-US"/>
        </w:rPr>
        <w:t>F</w:t>
      </w:r>
      <w:r>
        <w:rPr>
          <w:lang w:val="en-US"/>
        </w:rPr>
        <w:t>ARIAS</w:t>
      </w:r>
      <w:r>
        <w:rPr>
          <w:sz w:val="24"/>
        </w:rPr>
        <w:t>)                                                   Разве я тебе этого не говорил?</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 </w:t>
      </w:r>
      <w:r>
        <w:rPr>
          <w:sz w:val="24"/>
        </w:rPr>
        <w:t xml:space="preserve">В некоторых случаях между сказуемым и отрицанием </w:t>
      </w:r>
      <w:r>
        <w:rPr>
          <w:b/>
          <w:bCs/>
          <w:sz w:val="24"/>
        </w:rPr>
        <w:t>nо</w:t>
      </w:r>
      <w:r>
        <w:rPr>
          <w:sz w:val="24"/>
        </w:rPr>
        <w:t xml:space="preserve"> помещаются подлежащее или дополнение. Такое употребление воспринимается как инверсия, экспрессивно выделяющая части речи, которые стоят после отрицания:</w:t>
      </w:r>
    </w:p>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No</w:t>
      </w:r>
      <w:r>
        <w:rPr>
          <w:sz w:val="24"/>
          <w:lang w:val="en-US"/>
        </w:rPr>
        <w:t xml:space="preserve"> </w:t>
      </w:r>
      <w:r>
        <w:rPr>
          <w:i/>
          <w:iCs/>
          <w:sz w:val="24"/>
          <w:lang w:val="en-US"/>
        </w:rPr>
        <w:t>todos los hombres</w:t>
      </w:r>
      <w:r>
        <w:rPr>
          <w:sz w:val="24"/>
          <w:lang w:val="en-US"/>
        </w:rPr>
        <w:t xml:space="preserve"> serian capa-                                              He </w:t>
      </w:r>
      <w:r>
        <w:rPr>
          <w:sz w:val="24"/>
        </w:rPr>
        <w:t>все</w:t>
      </w:r>
      <w:r>
        <w:rPr>
          <w:sz w:val="24"/>
          <w:lang w:val="en-US"/>
        </w:rPr>
        <w:t xml:space="preserve"> </w:t>
      </w:r>
      <w:r>
        <w:rPr>
          <w:sz w:val="24"/>
        </w:rPr>
        <w:t>мужчины</w:t>
      </w:r>
      <w:r>
        <w:rPr>
          <w:sz w:val="24"/>
          <w:lang w:val="en-US"/>
        </w:rPr>
        <w:t xml:space="preserve"> </w:t>
      </w:r>
      <w:r>
        <w:rPr>
          <w:sz w:val="24"/>
        </w:rPr>
        <w:t>были</w:t>
      </w:r>
      <w:r>
        <w:rPr>
          <w:sz w:val="24"/>
          <w:lang w:val="en-US"/>
        </w:rPr>
        <w:t xml:space="preserve"> </w:t>
      </w:r>
      <w:r>
        <w:rPr>
          <w:sz w:val="24"/>
        </w:rPr>
        <w:t>бы</w:t>
      </w:r>
      <w:r>
        <w:rPr>
          <w:sz w:val="24"/>
          <w:lang w:val="en-US"/>
        </w:rPr>
        <w:t xml:space="preserve"> </w:t>
      </w:r>
      <w:r>
        <w:rPr>
          <w:sz w:val="24"/>
        </w:rPr>
        <w:t>способны</w:t>
      </w:r>
      <w:r>
        <w:rPr>
          <w:sz w:val="24"/>
          <w:lang w:val="en-US"/>
        </w:rPr>
        <w:t xml:space="preserve"> </w:t>
      </w:r>
    </w:p>
    <w:p>
      <w:pPr>
        <w:pStyle w:val="Normal1"/>
        <w:spacing w:lineRule="auto" w:line="240"/>
        <w:ind w:firstLine="709" w:end="0"/>
        <w:rPr/>
      </w:pPr>
      <w:r>
        <w:rPr>
          <w:sz w:val="24"/>
          <w:lang w:val="en-US"/>
        </w:rPr>
        <w:t xml:space="preserve"> </w:t>
      </w:r>
      <w:r>
        <w:rPr>
          <w:sz w:val="24"/>
          <w:lang w:val="en-US"/>
        </w:rPr>
        <w:t xml:space="preserve">ces de hacerlo.                                                                               </w:t>
      </w:r>
      <w:r>
        <w:rPr>
          <w:sz w:val="24"/>
        </w:rPr>
        <w:t>сделать это.</w:t>
      </w:r>
    </w:p>
    <w:p>
      <w:pPr>
        <w:pStyle w:val="Normal1"/>
        <w:spacing w:lineRule="auto" w:line="240"/>
        <w:ind w:firstLine="284" w:end="0"/>
        <w:rPr/>
      </w:pPr>
      <w:r>
        <w:rPr>
          <w:b/>
          <w:bCs/>
          <w:i/>
          <w:iCs/>
          <w:sz w:val="24"/>
          <w:lang w:val="en-US"/>
        </w:rPr>
        <w:t>No</w:t>
      </w:r>
      <w:r>
        <w:rPr>
          <w:i/>
          <w:iCs/>
          <w:sz w:val="24"/>
        </w:rPr>
        <w:t xml:space="preserve"> </w:t>
      </w:r>
      <w:r>
        <w:rPr>
          <w:i/>
          <w:iCs/>
          <w:sz w:val="24"/>
          <w:lang w:val="en-US"/>
        </w:rPr>
        <w:t>a</w:t>
      </w:r>
      <w:r>
        <w:rPr>
          <w:i/>
          <w:iCs/>
          <w:sz w:val="24"/>
        </w:rPr>
        <w:t xml:space="preserve"> </w:t>
      </w:r>
      <w:r>
        <w:rPr>
          <w:i/>
          <w:iCs/>
          <w:sz w:val="24"/>
          <w:lang w:val="en-US"/>
        </w:rPr>
        <w:t>cualquiera</w:t>
      </w:r>
      <w:r>
        <w:rPr>
          <w:i/>
          <w:iCs/>
          <w:sz w:val="24"/>
        </w:rPr>
        <w:t xml:space="preserve"> </w:t>
      </w:r>
      <w:r>
        <w:rPr>
          <w:i/>
          <w:iCs/>
          <w:sz w:val="24"/>
          <w:lang w:val="en-US"/>
        </w:rPr>
        <w:t>le</w:t>
      </w:r>
      <w:r>
        <w:rPr>
          <w:i/>
          <w:iCs/>
          <w:sz w:val="24"/>
        </w:rPr>
        <w:t xml:space="preserve"> </w:t>
      </w:r>
      <w:r>
        <w:rPr>
          <w:i/>
          <w:iCs/>
          <w:sz w:val="24"/>
          <w:lang w:val="en-US"/>
        </w:rPr>
        <w:t>es</w:t>
      </w:r>
      <w:r>
        <w:rPr>
          <w:i/>
          <w:iCs/>
          <w:sz w:val="24"/>
        </w:rPr>
        <w:t xml:space="preserve"> </w:t>
      </w:r>
      <w:r>
        <w:rPr>
          <w:i/>
          <w:iCs/>
          <w:sz w:val="24"/>
          <w:lang w:val="en-US"/>
        </w:rPr>
        <w:t>l</w:t>
      </w:r>
      <w:r>
        <w:rPr>
          <w:i/>
          <w:iCs/>
          <w:sz w:val="24"/>
        </w:rPr>
        <w:t>í</w:t>
      </w:r>
      <w:r>
        <w:rPr>
          <w:i/>
          <w:iCs/>
          <w:sz w:val="24"/>
          <w:lang w:val="en-US"/>
        </w:rPr>
        <w:t>cito</w:t>
      </w:r>
      <w:r>
        <w:rPr>
          <w:sz w:val="24"/>
        </w:rPr>
        <w:t xml:space="preserve"> </w:t>
      </w:r>
      <w:r>
        <w:rPr>
          <w:sz w:val="24"/>
          <w:lang w:val="en-US"/>
        </w:rPr>
        <w:t>hablar</w:t>
      </w:r>
      <w:r>
        <w:rPr>
          <w:sz w:val="24"/>
        </w:rPr>
        <w:t xml:space="preserve">                                                </w:t>
      </w:r>
      <w:r>
        <w:rPr>
          <w:sz w:val="24"/>
          <w:lang w:val="en-US"/>
        </w:rPr>
        <w:t>He</w:t>
      </w:r>
      <w:r>
        <w:rPr>
          <w:sz w:val="24"/>
        </w:rPr>
        <w:t xml:space="preserve"> каждому дозволено разговаривать</w:t>
      </w:r>
    </w:p>
    <w:p>
      <w:pPr>
        <w:pStyle w:val="Normal1"/>
        <w:spacing w:lineRule="auto" w:line="240"/>
        <w:ind w:firstLine="709" w:end="0"/>
        <w:rPr/>
      </w:pPr>
      <w:r>
        <w:rPr>
          <w:sz w:val="24"/>
          <w:lang w:val="en-US"/>
        </w:rPr>
        <w:t xml:space="preserve">de ese modo. </w:t>
      </w:r>
      <w:r>
        <w:rPr>
          <w:sz w:val="24"/>
        </w:rPr>
        <w:t xml:space="preserve">(М. </w:t>
      </w:r>
      <w:r>
        <w:rPr>
          <w:sz w:val="24"/>
          <w:lang w:val="en-US"/>
        </w:rPr>
        <w:t>M</w:t>
      </w:r>
      <w:r>
        <w:rPr>
          <w:lang w:val="en-US"/>
        </w:rPr>
        <w:t>OLINER</w:t>
      </w:r>
      <w:r>
        <w:rPr>
          <w:sz w:val="24"/>
        </w:rPr>
        <w:t>)                                                        подобным образом.</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Примечания</w:t>
      </w:r>
      <w:r>
        <w:rPr>
          <w:sz w:val="22"/>
        </w:rPr>
        <w:t xml:space="preserve">: 1. В современном языке частица </w:t>
      </w:r>
      <w:r>
        <w:rPr>
          <w:b/>
          <w:sz w:val="22"/>
          <w:lang w:val="en-US"/>
        </w:rPr>
        <w:t>n</w:t>
      </w:r>
      <w:r>
        <w:rPr>
          <w:b/>
          <w:sz w:val="22"/>
        </w:rPr>
        <w:t>о</w:t>
      </w:r>
      <w:r>
        <w:rPr>
          <w:sz w:val="22"/>
        </w:rPr>
        <w:t xml:space="preserve"> при некоторых абстрактных существительных (иногда прилагательных и причастиях) выполняет роль отрица</w:t>
        <w:softHyphen/>
        <w:t>тельного префикса:</w:t>
      </w:r>
    </w:p>
    <w:tbl>
      <w:tblPr>
        <w:tblW w:w="7980" w:type="dxa"/>
        <w:jc w:val="start"/>
        <w:tblInd w:w="421" w:type="dxa"/>
        <w:tblLayout w:type="fixed"/>
        <w:tblCellMar>
          <w:top w:w="0" w:type="dxa"/>
          <w:start w:w="108" w:type="dxa"/>
          <w:bottom w:w="0" w:type="dxa"/>
          <w:end w:w="108" w:type="dxa"/>
        </w:tblCellMar>
      </w:tblPr>
      <w:tblGrid>
        <w:gridCol w:w="3280"/>
        <w:gridCol w:w="4700"/>
      </w:tblGrid>
      <w:tr>
        <w:trPr>
          <w:trHeight w:val="1380" w:hRule="atLeast"/>
        </w:trPr>
        <w:tc>
          <w:tcPr>
            <w:tcW w:w="3280" w:type="dxa"/>
            <w:tcBorders/>
          </w:tcPr>
          <w:p>
            <w:pPr>
              <w:pStyle w:val="Normal1"/>
              <w:snapToGrid w:val="false"/>
              <w:spacing w:lineRule="auto" w:line="240"/>
              <w:ind w:firstLine="284" w:end="0"/>
              <w:rPr>
                <w:sz w:val="22"/>
              </w:rPr>
            </w:pPr>
            <w:r>
              <w:rPr>
                <w:sz w:val="22"/>
              </w:rPr>
            </w:r>
          </w:p>
          <w:p>
            <w:pPr>
              <w:pStyle w:val="Normal1"/>
              <w:spacing w:lineRule="auto" w:line="240"/>
              <w:ind w:firstLine="284" w:end="0"/>
              <w:rPr>
                <w:sz w:val="22"/>
                <w:lang w:val="en-US"/>
              </w:rPr>
            </w:pPr>
            <w:r>
              <w:rPr>
                <w:sz w:val="22"/>
                <w:lang w:val="en-US"/>
              </w:rPr>
              <w:t>la politica de no intervención</w:t>
            </w:r>
          </w:p>
          <w:p>
            <w:pPr>
              <w:pStyle w:val="Normal1"/>
              <w:spacing w:lineRule="auto" w:line="240"/>
              <w:ind w:firstLine="284" w:end="0"/>
              <w:rPr>
                <w:sz w:val="22"/>
                <w:lang w:val="en-US"/>
              </w:rPr>
            </w:pPr>
            <w:r>
              <w:rPr>
                <w:sz w:val="22"/>
                <w:lang w:val="en-US"/>
              </w:rPr>
              <w:t>el movimiento de no alineación</w:t>
            </w:r>
          </w:p>
          <w:p>
            <w:pPr>
              <w:pStyle w:val="Normal1"/>
              <w:spacing w:lineRule="auto" w:line="240"/>
              <w:ind w:firstLine="284" w:end="0"/>
              <w:rPr>
                <w:sz w:val="22"/>
                <w:lang w:val="en-US"/>
              </w:rPr>
            </w:pPr>
            <w:r>
              <w:rPr>
                <w:sz w:val="22"/>
                <w:lang w:val="en-US"/>
              </w:rPr>
              <w:t>los países no alineados</w:t>
            </w:r>
          </w:p>
          <w:p>
            <w:pPr>
              <w:pStyle w:val="Normal1"/>
              <w:spacing w:lineRule="auto" w:line="240"/>
              <w:ind w:firstLine="284" w:end="0"/>
              <w:rPr>
                <w:sz w:val="22"/>
                <w:lang w:val="en-US"/>
              </w:rPr>
            </w:pPr>
            <w:r>
              <w:rPr>
                <w:sz w:val="22"/>
                <w:lang w:val="en-US"/>
              </w:rPr>
              <w:t>la no existencia de pruebas</w:t>
            </w:r>
          </w:p>
          <w:p>
            <w:pPr>
              <w:pStyle w:val="Normal1"/>
              <w:rPr>
                <w:sz w:val="22"/>
                <w:lang w:val="en-US"/>
              </w:rPr>
            </w:pPr>
            <w:r>
              <w:rPr>
                <w:sz w:val="22"/>
                <w:lang w:val="en-US"/>
              </w:rPr>
            </w:r>
          </w:p>
        </w:tc>
        <w:tc>
          <w:tcPr>
            <w:tcW w:w="4700" w:type="dxa"/>
            <w:tcBorders/>
          </w:tcPr>
          <w:p>
            <w:pPr>
              <w:pStyle w:val="Normal"/>
              <w:snapToGrid w:val="false"/>
              <w:rPr>
                <w:sz w:val="22"/>
                <w:lang w:val="en-US"/>
              </w:rPr>
            </w:pPr>
            <w:r>
              <w:rPr>
                <w:sz w:val="22"/>
                <w:lang w:val="en-US"/>
              </w:rPr>
            </w:r>
          </w:p>
          <w:p>
            <w:pPr>
              <w:pStyle w:val="Normal1"/>
              <w:spacing w:lineRule="auto" w:line="240"/>
              <w:rPr>
                <w:sz w:val="22"/>
              </w:rPr>
            </w:pPr>
            <w:r>
              <w:rPr>
                <w:sz w:val="22"/>
              </w:rPr>
              <w:t xml:space="preserve">— </w:t>
            </w:r>
            <w:r>
              <w:rPr>
                <w:sz w:val="22"/>
              </w:rPr>
              <w:t xml:space="preserve">политика невмешательства </w:t>
            </w:r>
          </w:p>
          <w:p>
            <w:pPr>
              <w:pStyle w:val="Normal1"/>
              <w:spacing w:lineRule="auto" w:line="240"/>
              <w:rPr>
                <w:sz w:val="22"/>
              </w:rPr>
            </w:pPr>
            <w:r>
              <w:rPr>
                <w:sz w:val="22"/>
              </w:rPr>
              <w:t xml:space="preserve">— </w:t>
            </w:r>
            <w:r>
              <w:rPr>
                <w:sz w:val="22"/>
              </w:rPr>
              <w:t xml:space="preserve">движение неприсоединения </w:t>
            </w:r>
          </w:p>
          <w:p>
            <w:pPr>
              <w:pStyle w:val="Normal1"/>
              <w:spacing w:lineRule="auto" w:line="240"/>
              <w:rPr>
                <w:sz w:val="22"/>
              </w:rPr>
            </w:pPr>
            <w:r>
              <w:rPr>
                <w:sz w:val="22"/>
              </w:rPr>
              <w:t xml:space="preserve">— </w:t>
            </w:r>
            <w:r>
              <w:rPr>
                <w:sz w:val="22"/>
              </w:rPr>
              <w:t xml:space="preserve">неприсоединившиеся страны </w:t>
            </w:r>
          </w:p>
          <w:p>
            <w:pPr>
              <w:pStyle w:val="Normal1"/>
              <w:spacing w:lineRule="auto" w:line="240"/>
              <w:rPr>
                <w:sz w:val="22"/>
              </w:rPr>
            </w:pPr>
            <w:r>
              <w:rPr>
                <w:sz w:val="22"/>
              </w:rPr>
              <w:t xml:space="preserve">— </w:t>
            </w:r>
            <w:r>
              <w:rPr>
                <w:sz w:val="22"/>
              </w:rPr>
              <w:t>отсутствие доказательств и т.п.</w:t>
            </w:r>
          </w:p>
          <w:p>
            <w:pPr>
              <w:pStyle w:val="Normal1"/>
              <w:rPr>
                <w:sz w:val="22"/>
              </w:rPr>
            </w:pPr>
            <w:r>
              <w:rPr>
                <w:sz w:val="22"/>
              </w:rPr>
            </w:r>
          </w:p>
        </w:tc>
      </w:tr>
    </w:tbl>
    <w:p>
      <w:pPr>
        <w:pStyle w:val="Normal1"/>
        <w:spacing w:lineRule="auto" w:line="240"/>
        <w:ind w:firstLine="284" w:end="0"/>
        <w:rPr>
          <w:sz w:val="22"/>
        </w:rPr>
      </w:pPr>
      <w:r>
        <w:rPr>
          <w:sz w:val="22"/>
        </w:rPr>
      </w:r>
    </w:p>
    <w:p>
      <w:pPr>
        <w:pStyle w:val="Normal1"/>
        <w:spacing w:lineRule="auto" w:line="240"/>
        <w:ind w:firstLine="284" w:end="0"/>
        <w:rPr/>
      </w:pPr>
      <w:r>
        <w:rPr>
          <w:sz w:val="22"/>
        </w:rPr>
        <w:t xml:space="preserve">2. В разговорной речи частица </w:t>
      </w:r>
      <w:r>
        <w:rPr>
          <w:b/>
          <w:sz w:val="22"/>
        </w:rPr>
        <w:t>nо</w:t>
      </w:r>
      <w:r>
        <w:rPr>
          <w:sz w:val="22"/>
        </w:rPr>
        <w:t xml:space="preserve"> весьма употребительна в вопросительных предложениях для выражения различных модальных оттенков:</w:t>
      </w:r>
    </w:p>
    <w:p>
      <w:pPr>
        <w:pStyle w:val="Normal1"/>
        <w:spacing w:lineRule="auto" w:line="240"/>
        <w:ind w:firstLine="284" w:end="0"/>
        <w:rPr/>
      </w:pPr>
      <w:r>
        <w:rPr>
          <w:spacing w:val="20"/>
          <w:sz w:val="22"/>
        </w:rPr>
        <w:t>вежливой</w:t>
      </w:r>
      <w:r>
        <w:rPr>
          <w:spacing w:val="20"/>
          <w:sz w:val="22"/>
          <w:lang w:val="en-US"/>
        </w:rPr>
        <w:t xml:space="preserve"> </w:t>
      </w:r>
      <w:r>
        <w:rPr>
          <w:spacing w:val="20"/>
          <w:sz w:val="22"/>
        </w:rPr>
        <w:t>просьбы</w:t>
      </w:r>
      <w:r>
        <w:rPr>
          <w:sz w:val="22"/>
          <w:lang w:val="en-US"/>
        </w:rPr>
        <w:t xml:space="preserve">: ¿No me permite pasar? </w:t>
      </w:r>
      <w:r>
        <w:rPr>
          <w:sz w:val="22"/>
        </w:rPr>
        <w:t>(</w:t>
      </w:r>
      <w:r>
        <w:rPr>
          <w:i/>
          <w:iCs/>
          <w:sz w:val="22"/>
        </w:rPr>
        <w:t>до</w:t>
      </w:r>
      <w:r>
        <w:rPr>
          <w:i/>
          <w:iCs/>
          <w:sz w:val="22"/>
          <w:lang w:val="en-US"/>
        </w:rPr>
        <w:t>c</w:t>
      </w:r>
      <w:r>
        <w:rPr>
          <w:i/>
          <w:iCs/>
          <w:sz w:val="22"/>
        </w:rPr>
        <w:t>л</w:t>
      </w:r>
      <w:r>
        <w:rPr>
          <w:sz w:val="22"/>
        </w:rPr>
        <w:t>.: Вы мне не разрешите пройти?);</w:t>
      </w:r>
    </w:p>
    <w:p>
      <w:pPr>
        <w:pStyle w:val="Normal1"/>
        <w:spacing w:lineRule="auto" w:line="240"/>
        <w:ind w:firstLine="284" w:end="0"/>
        <w:rPr/>
      </w:pPr>
      <w:r>
        <w:rPr>
          <w:spacing w:val="20"/>
          <w:sz w:val="22"/>
        </w:rPr>
        <w:t>желательности положительного ответа</w:t>
      </w:r>
      <w:r>
        <w:rPr>
          <w:sz w:val="22"/>
        </w:rPr>
        <w:t>: ¿</w:t>
      </w:r>
      <w:r>
        <w:rPr>
          <w:sz w:val="22"/>
          <w:lang w:val="en-US"/>
        </w:rPr>
        <w:t>No</w:t>
      </w:r>
      <w:r>
        <w:rPr>
          <w:sz w:val="22"/>
        </w:rPr>
        <w:t xml:space="preserve"> </w:t>
      </w:r>
      <w:r>
        <w:rPr>
          <w:sz w:val="22"/>
          <w:lang w:val="en-US"/>
        </w:rPr>
        <w:t>vendras</w:t>
      </w:r>
      <w:r>
        <w:rPr>
          <w:sz w:val="22"/>
        </w:rPr>
        <w:t xml:space="preserve"> </w:t>
      </w:r>
      <w:r>
        <w:rPr>
          <w:sz w:val="22"/>
          <w:lang w:val="en-US"/>
        </w:rPr>
        <w:t>esta</w:t>
      </w:r>
      <w:r>
        <w:rPr>
          <w:sz w:val="22"/>
        </w:rPr>
        <w:t xml:space="preserve"> </w:t>
      </w:r>
      <w:r>
        <w:rPr>
          <w:sz w:val="22"/>
          <w:lang w:val="en-US"/>
        </w:rPr>
        <w:t>noche</w:t>
      </w:r>
      <w:r>
        <w:rPr>
          <w:sz w:val="22"/>
        </w:rPr>
        <w:t>? (Разве ты не придешь сегодня вечером?);</w:t>
      </w:r>
    </w:p>
    <w:p>
      <w:pPr>
        <w:pStyle w:val="Normal1"/>
        <w:spacing w:lineRule="auto" w:line="240"/>
        <w:ind w:firstLine="284" w:end="0"/>
        <w:rPr/>
      </w:pPr>
      <w:r>
        <w:rPr>
          <w:spacing w:val="20"/>
          <w:sz w:val="22"/>
        </w:rPr>
        <w:t>удивления</w:t>
      </w:r>
      <w:r>
        <w:rPr>
          <w:sz w:val="22"/>
        </w:rPr>
        <w:t>: ¿</w:t>
      </w:r>
      <w:r>
        <w:rPr>
          <w:sz w:val="22"/>
          <w:lang w:val="en-US"/>
        </w:rPr>
        <w:t>No</w:t>
      </w:r>
      <w:r>
        <w:rPr>
          <w:sz w:val="22"/>
        </w:rPr>
        <w:t xml:space="preserve"> </w:t>
      </w:r>
      <w:r>
        <w:rPr>
          <w:sz w:val="22"/>
          <w:lang w:val="en-US"/>
        </w:rPr>
        <w:t>lo</w:t>
      </w:r>
      <w:r>
        <w:rPr>
          <w:sz w:val="22"/>
        </w:rPr>
        <w:t xml:space="preserve"> </w:t>
      </w:r>
      <w:r>
        <w:rPr>
          <w:sz w:val="22"/>
          <w:lang w:val="en-US"/>
        </w:rPr>
        <w:t>sabes</w:t>
      </w:r>
      <w:r>
        <w:rPr>
          <w:sz w:val="22"/>
        </w:rPr>
        <w:t>? (Разве ты этого не знаешь?);</w:t>
      </w:r>
    </w:p>
    <w:p>
      <w:pPr>
        <w:pStyle w:val="Normal1"/>
        <w:spacing w:lineRule="auto" w:line="240"/>
        <w:ind w:firstLine="284" w:end="0"/>
        <w:rPr/>
      </w:pPr>
      <w:r>
        <w:rPr>
          <w:spacing w:val="20"/>
          <w:sz w:val="22"/>
        </w:rPr>
        <w:t>сомнения</w:t>
      </w:r>
      <w:r>
        <w:rPr>
          <w:sz w:val="22"/>
          <w:lang w:val="en-US"/>
        </w:rPr>
        <w:t xml:space="preserve">: ¿No es hoy martes? </w:t>
      </w:r>
      <w:r>
        <w:rPr>
          <w:sz w:val="22"/>
        </w:rPr>
        <w:t>(Разве сегодня не вторник?) и т.п.</w:t>
      </w:r>
    </w:p>
    <w:p>
      <w:pPr>
        <w:pStyle w:val="Normal1"/>
        <w:spacing w:lineRule="auto" w:line="240"/>
        <w:ind w:firstLine="284" w:end="0"/>
        <w:rPr/>
      </w:pPr>
      <w:r>
        <w:rPr>
          <w:sz w:val="22"/>
        </w:rPr>
        <w:t xml:space="preserve">3. В разговоре отрицание </w:t>
      </w:r>
      <w:r>
        <w:rPr>
          <w:b/>
          <w:bCs/>
          <w:sz w:val="22"/>
        </w:rPr>
        <w:t>nо</w:t>
      </w:r>
      <w:r>
        <w:rPr>
          <w:sz w:val="22"/>
        </w:rPr>
        <w:t xml:space="preserve"> может появляться в конце фразы как речевой сти</w:t>
        <w:softHyphen/>
        <w:t>мулятор, побуждающий собеседника к ответной реплике:</w:t>
      </w:r>
    </w:p>
    <w:p>
      <w:pPr>
        <w:pStyle w:val="Normal1"/>
        <w:spacing w:lineRule="auto" w:line="240"/>
        <w:ind w:firstLine="284" w:end="0"/>
        <w:rPr/>
      </w:pPr>
      <w:r>
        <w:rPr>
          <w:sz w:val="22"/>
        </w:rPr>
        <w:t>Те</w:t>
      </w:r>
      <w:r>
        <w:rPr>
          <w:sz w:val="22"/>
          <w:lang w:val="en-US"/>
        </w:rPr>
        <w:t xml:space="preserve"> quedarás a comer con nosotros. </w:t>
      </w:r>
      <w:r>
        <w:rPr>
          <w:sz w:val="22"/>
        </w:rPr>
        <w:t>¿</w:t>
      </w:r>
      <w:r>
        <w:rPr>
          <w:b/>
          <w:bCs/>
          <w:sz w:val="22"/>
          <w:lang w:val="en-US"/>
        </w:rPr>
        <w:t>No</w:t>
      </w:r>
      <w:r>
        <w:rPr>
          <w:sz w:val="22"/>
        </w:rPr>
        <w:t>?    Ты не останешься с нами обедать? А</w:t>
      </w:r>
      <w:r>
        <w:rPr>
          <w:sz w:val="22"/>
          <w:lang w:val="en-US"/>
        </w:rPr>
        <w:t>?</w:t>
      </w:r>
    </w:p>
    <w:p>
      <w:pPr>
        <w:pStyle w:val="Normal1"/>
        <w:spacing w:lineRule="auto" w:line="240"/>
        <w:ind w:firstLine="709" w:end="0"/>
        <w:rPr/>
      </w:pPr>
      <w:r>
        <w:rPr>
          <w:sz w:val="22"/>
          <w:lang w:val="en-US"/>
        </w:rPr>
        <w:t>(</w:t>
      </w:r>
      <w:r>
        <w:rPr>
          <w:sz w:val="22"/>
        </w:rPr>
        <w:t>М</w:t>
      </w:r>
      <w:r>
        <w:rPr>
          <w:sz w:val="22"/>
          <w:lang w:val="en-US"/>
        </w:rPr>
        <w:t>. M</w:t>
      </w:r>
      <w:r>
        <w:rPr>
          <w:sz w:val="16"/>
          <w:lang w:val="en-US"/>
        </w:rPr>
        <w:t>OLINER</w:t>
      </w:r>
      <w:r>
        <w:rPr>
          <w:sz w:val="22"/>
          <w:lang w:val="en-US"/>
        </w:rPr>
        <w:t xml:space="preserve">) </w:t>
      </w:r>
    </w:p>
    <w:p>
      <w:pPr>
        <w:pStyle w:val="Normal1"/>
        <w:spacing w:lineRule="auto" w:line="240"/>
        <w:ind w:firstLine="284" w:end="0"/>
        <w:rPr/>
      </w:pPr>
      <w:r>
        <w:rPr>
          <w:sz w:val="22"/>
          <w:lang w:val="en-US"/>
        </w:rPr>
        <w:t xml:space="preserve">Ayer estuviste en su casa. </w:t>
      </w:r>
      <w:r>
        <w:rPr>
          <w:sz w:val="22"/>
        </w:rPr>
        <w:t>¿</w:t>
      </w:r>
      <w:r>
        <w:rPr>
          <w:b/>
          <w:bCs/>
          <w:sz w:val="22"/>
          <w:lang w:val="en-US"/>
        </w:rPr>
        <w:t>No</w:t>
      </w:r>
      <w:r>
        <w:rPr>
          <w:sz w:val="22"/>
        </w:rPr>
        <w:t>?     Вчера ты был у нее дома, да?</w:t>
      </w:r>
    </w:p>
    <w:p>
      <w:pPr>
        <w:pStyle w:val="Normal1"/>
        <w:spacing w:lineRule="auto" w:line="240"/>
        <w:ind w:firstLine="284" w:end="0"/>
        <w:rPr>
          <w:sz w:val="22"/>
        </w:rPr>
      </w:pPr>
      <w:r>
        <w:rPr>
          <w:sz w:val="22"/>
        </w:rPr>
      </w:r>
    </w:p>
    <w:p>
      <w:pPr>
        <w:pStyle w:val="Normal1"/>
        <w:spacing w:lineRule="auto" w:line="240"/>
        <w:ind w:firstLine="284" w:end="0"/>
        <w:rPr/>
      </w:pPr>
      <w:r>
        <w:rPr>
          <w:sz w:val="24"/>
        </w:rPr>
        <w:t xml:space="preserve">б) Отрицание </w:t>
      </w:r>
      <w:r>
        <w:rPr>
          <w:b/>
          <w:sz w:val="24"/>
          <w:lang w:val="en-US"/>
        </w:rPr>
        <w:t>n</w:t>
      </w:r>
      <w:r>
        <w:rPr>
          <w:b/>
          <w:sz w:val="24"/>
        </w:rPr>
        <w:t>о</w:t>
      </w:r>
      <w:r>
        <w:rPr>
          <w:sz w:val="24"/>
        </w:rPr>
        <w:t xml:space="preserve"> переводится на русский язык частицей нет во всех случаях, когда оно употребляется самостоятельно для выражения отказа, несогласия и т.п. или же когда оно отрицает це</w:t>
        <w:softHyphen/>
        <w:t>лое предложение:</w:t>
      </w:r>
    </w:p>
    <w:p>
      <w:pPr>
        <w:pStyle w:val="Normal1"/>
        <w:spacing w:lineRule="auto" w:line="240"/>
        <w:ind w:firstLine="284" w:end="0"/>
        <w:rPr>
          <w:sz w:val="24"/>
        </w:rPr>
      </w:pPr>
      <w:r>
        <w:rPr>
          <w:sz w:val="24"/>
        </w:rPr>
      </w:r>
    </w:p>
    <w:tbl>
      <w:tblPr>
        <w:tblW w:w="9680" w:type="dxa"/>
        <w:jc w:val="start"/>
        <w:tblInd w:w="301" w:type="dxa"/>
        <w:tblLayout w:type="fixed"/>
        <w:tblCellMar>
          <w:top w:w="0" w:type="dxa"/>
          <w:start w:w="108" w:type="dxa"/>
          <w:bottom w:w="0" w:type="dxa"/>
          <w:end w:w="108" w:type="dxa"/>
        </w:tblCellMar>
      </w:tblPr>
      <w:tblGrid>
        <w:gridCol w:w="4200"/>
        <w:gridCol w:w="5480"/>
      </w:tblGrid>
      <w:tr>
        <w:trPr>
          <w:trHeight w:val="1760" w:hRule="atLeast"/>
        </w:trPr>
        <w:tc>
          <w:tcPr>
            <w:tcW w:w="4200" w:type="dxa"/>
            <w:tcBorders/>
          </w:tcPr>
          <w:p>
            <w:pPr>
              <w:pStyle w:val="Normal1"/>
              <w:spacing w:lineRule="auto" w:line="240"/>
              <w:ind w:firstLine="284" w:end="0"/>
              <w:rPr>
                <w:sz w:val="24"/>
                <w:lang w:val="en-US"/>
              </w:rPr>
            </w:pPr>
            <w:r>
              <w:rPr>
                <w:sz w:val="24"/>
                <w:lang w:val="en-US"/>
              </w:rPr>
              <w:t xml:space="preserve">— </w:t>
            </w:r>
            <w:r>
              <w:rPr>
                <w:sz w:val="24"/>
                <w:lang w:val="en-US"/>
              </w:rPr>
              <w:t>Dame ... la mochila.</w:t>
            </w:r>
          </w:p>
          <w:p>
            <w:pPr>
              <w:pStyle w:val="Normal1"/>
              <w:spacing w:lineRule="auto" w:line="240"/>
              <w:ind w:firstLine="284" w:end="0"/>
              <w:rPr/>
            </w:pPr>
            <w:r>
              <w:rPr>
                <w:sz w:val="24"/>
                <w:lang w:val="en-US"/>
              </w:rPr>
              <w:t xml:space="preserve">— </w:t>
            </w:r>
            <w:r>
              <w:rPr>
                <w:b/>
                <w:bCs/>
                <w:sz w:val="24"/>
                <w:lang w:val="en-US"/>
              </w:rPr>
              <w:t>No</w:t>
            </w:r>
            <w:r>
              <w:rPr>
                <w:sz w:val="24"/>
                <w:lang w:val="en-US"/>
              </w:rPr>
              <w:t>.(D.O</w:t>
            </w:r>
            <w:r>
              <w:rPr>
                <w:lang w:val="en-US"/>
              </w:rPr>
              <w:t>LEMA</w:t>
            </w:r>
            <w:r>
              <w:rPr>
                <w:sz w:val="24"/>
                <w:lang w:val="en-US"/>
              </w:rPr>
              <w:t>)</w:t>
            </w:r>
          </w:p>
          <w:p>
            <w:pPr>
              <w:pStyle w:val="Normal1"/>
              <w:spacing w:lineRule="auto" w:line="240"/>
              <w:ind w:firstLine="284" w:end="0"/>
              <w:rPr/>
            </w:pPr>
            <w:r>
              <w:rPr>
                <w:sz w:val="24"/>
                <w:lang w:val="en-US"/>
              </w:rPr>
              <w:t xml:space="preserve">— </w:t>
            </w:r>
            <w:r>
              <w:rPr>
                <w:sz w:val="24"/>
                <w:lang w:val="en-US"/>
              </w:rPr>
              <w:t>Cállate ya, callate.</w:t>
            </w:r>
          </w:p>
          <w:p>
            <w:pPr>
              <w:pStyle w:val="Normal1"/>
              <w:spacing w:lineRule="auto" w:line="240"/>
              <w:ind w:firstLine="284" w:end="0"/>
              <w:rPr/>
            </w:pPr>
            <w:r>
              <w:rPr>
                <w:sz w:val="24"/>
                <w:lang w:val="en-US"/>
              </w:rPr>
              <w:t xml:space="preserve">— </w:t>
            </w:r>
            <w:r>
              <w:rPr>
                <w:b/>
                <w:bCs/>
                <w:sz w:val="24"/>
                <w:lang w:val="en-US"/>
              </w:rPr>
              <w:t>No</w:t>
            </w:r>
            <w:r>
              <w:rPr>
                <w:sz w:val="24"/>
                <w:lang w:val="en-US"/>
              </w:rPr>
              <w:t xml:space="preserve">, hoy </w:t>
            </w:r>
            <w:r>
              <w:rPr>
                <w:b/>
                <w:bCs/>
                <w:sz w:val="24"/>
                <w:lang w:val="en-US"/>
              </w:rPr>
              <w:t>no</w:t>
            </w:r>
            <w:r>
              <w:rPr>
                <w:sz w:val="24"/>
                <w:lang w:val="en-US"/>
              </w:rPr>
              <w:t>, hoy no va a callar-</w:t>
            </w:r>
          </w:p>
          <w:p>
            <w:pPr>
              <w:pStyle w:val="Normal1"/>
              <w:spacing w:lineRule="auto" w:line="240"/>
              <w:ind w:firstLine="284" w:end="0"/>
              <w:rPr/>
            </w:pPr>
            <w:r>
              <w:rPr>
                <w:sz w:val="24"/>
                <w:lang w:val="en-US"/>
              </w:rPr>
              <w:t>me nadie. (A. E</w:t>
            </w:r>
            <w:r>
              <w:rPr>
                <w:lang w:val="en-US"/>
              </w:rPr>
              <w:t>STORINO</w:t>
            </w:r>
            <w:r>
              <w:rPr>
                <w:sz w:val="24"/>
                <w:lang w:val="en-US"/>
              </w:rPr>
              <w:t>)</w:t>
            </w:r>
          </w:p>
          <w:p>
            <w:pPr>
              <w:pStyle w:val="Normal1"/>
              <w:rPr>
                <w:sz w:val="24"/>
                <w:lang w:val="en-US"/>
              </w:rPr>
            </w:pPr>
            <w:r>
              <w:rPr>
                <w:sz w:val="24"/>
                <w:lang w:val="en-US"/>
              </w:rPr>
            </w:r>
          </w:p>
        </w:tc>
        <w:tc>
          <w:tcPr>
            <w:tcW w:w="5480" w:type="dxa"/>
            <w:tcBorders/>
          </w:tcPr>
          <w:p>
            <w:pPr>
              <w:pStyle w:val="Normal1"/>
              <w:spacing w:lineRule="auto" w:line="240"/>
              <w:rPr>
                <w:sz w:val="24"/>
              </w:rPr>
            </w:pPr>
            <w:r>
              <w:rPr>
                <w:sz w:val="24"/>
              </w:rPr>
              <w:t xml:space="preserve">— </w:t>
            </w:r>
            <w:r>
              <w:rPr>
                <w:sz w:val="24"/>
              </w:rPr>
              <w:t>Дай мне ... рюкзак.</w:t>
            </w:r>
          </w:p>
          <w:p>
            <w:pPr>
              <w:pStyle w:val="Normal1"/>
              <w:spacing w:lineRule="auto" w:line="240"/>
              <w:rPr>
                <w:sz w:val="24"/>
              </w:rPr>
            </w:pPr>
            <w:r>
              <w:rPr>
                <w:sz w:val="24"/>
              </w:rPr>
              <w:t xml:space="preserve">— </w:t>
            </w:r>
            <w:r>
              <w:rPr>
                <w:sz w:val="24"/>
              </w:rPr>
              <w:t>Нет.</w:t>
            </w:r>
          </w:p>
          <w:p>
            <w:pPr>
              <w:pStyle w:val="Normal1"/>
              <w:spacing w:lineRule="auto" w:line="240"/>
              <w:rPr>
                <w:sz w:val="24"/>
              </w:rPr>
            </w:pPr>
            <w:r>
              <w:rPr>
                <w:sz w:val="24"/>
              </w:rPr>
              <w:t xml:space="preserve">— </w:t>
            </w:r>
            <w:r>
              <w:rPr>
                <w:sz w:val="24"/>
              </w:rPr>
              <w:t>Замолчи, замолчи же.</w:t>
            </w:r>
          </w:p>
          <w:p>
            <w:pPr>
              <w:pStyle w:val="Normal1"/>
              <w:spacing w:lineRule="auto" w:line="240"/>
              <w:rPr>
                <w:sz w:val="24"/>
              </w:rPr>
            </w:pPr>
            <w:r>
              <w:rPr>
                <w:sz w:val="24"/>
              </w:rPr>
              <w:t xml:space="preserve">— </w:t>
            </w:r>
            <w:r>
              <w:rPr>
                <w:sz w:val="24"/>
              </w:rPr>
              <w:t xml:space="preserve">Нет, теперь нет, теперь никто </w:t>
            </w:r>
          </w:p>
          <w:p>
            <w:pPr>
              <w:pStyle w:val="Normal1"/>
              <w:spacing w:lineRule="auto" w:line="240"/>
              <w:rPr>
                <w:sz w:val="24"/>
              </w:rPr>
            </w:pPr>
            <w:r>
              <w:rPr>
                <w:sz w:val="24"/>
              </w:rPr>
              <w:t xml:space="preserve">      </w:t>
            </w:r>
            <w:r>
              <w:rPr>
                <w:sz w:val="24"/>
              </w:rPr>
              <w:t xml:space="preserve">не заставит меня молчать. </w:t>
            </w:r>
          </w:p>
          <w:p>
            <w:pPr>
              <w:pStyle w:val="Normal1"/>
              <w:rPr>
                <w:sz w:val="24"/>
              </w:rPr>
            </w:pPr>
            <w:r>
              <w:rPr>
                <w:sz w:val="24"/>
              </w:rPr>
            </w:r>
          </w:p>
        </w:tc>
      </w:tr>
    </w:tbl>
    <w:p>
      <w:pPr>
        <w:pStyle w:val="Normal1"/>
        <w:spacing w:lineRule="auto" w:line="240"/>
        <w:ind w:firstLine="284" w:end="0"/>
        <w:rPr/>
      </w:pPr>
      <w:r>
        <w:rPr>
          <w:sz w:val="24"/>
        </w:rPr>
        <w:t xml:space="preserve">Так же как и </w:t>
      </w:r>
      <w:r>
        <w:rPr>
          <w:b/>
          <w:sz w:val="24"/>
          <w:lang w:val="en-US"/>
        </w:rPr>
        <w:t>s</w:t>
      </w:r>
      <w:r>
        <w:rPr>
          <w:b/>
          <w:sz w:val="24"/>
        </w:rPr>
        <w:t>í</w:t>
      </w:r>
      <w:r>
        <w:rPr>
          <w:sz w:val="24"/>
        </w:rPr>
        <w:t>, частица по может повторяться и тем самым уси</w:t>
        <w:softHyphen/>
        <w:t>ливать степень отрицания:</w:t>
      </w:r>
    </w:p>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No, no</w:t>
      </w:r>
      <w:r>
        <w:rPr>
          <w:sz w:val="24"/>
          <w:lang w:val="en-US"/>
        </w:rPr>
        <w:t xml:space="preserve"> es nada de eso. </w:t>
      </w:r>
      <w:r>
        <w:rPr>
          <w:sz w:val="24"/>
        </w:rPr>
        <w:t>(</w:t>
      </w:r>
      <w:r>
        <w:rPr>
          <w:sz w:val="24"/>
          <w:lang w:val="en-US"/>
        </w:rPr>
        <w:t>P</w:t>
      </w:r>
      <w:r>
        <w:rPr/>
        <w:t>É</w:t>
      </w:r>
      <w:r>
        <w:rPr>
          <w:lang w:val="en-US"/>
        </w:rPr>
        <w:t>REZ</w:t>
      </w:r>
      <w:r>
        <w:rPr>
          <w:sz w:val="24"/>
        </w:rPr>
        <w:t xml:space="preserve"> </w:t>
      </w:r>
      <w:r>
        <w:rPr>
          <w:sz w:val="24"/>
          <w:lang w:val="en-US"/>
        </w:rPr>
        <w:t>G</w:t>
      </w:r>
      <w:r>
        <w:rPr>
          <w:lang w:val="en-US"/>
        </w:rPr>
        <w:t>ALDOS</w:t>
      </w:r>
      <w:r>
        <w:rPr>
          <w:sz w:val="24"/>
        </w:rPr>
        <w:t>)                                    Нет, об этом не может быть и речи.</w:t>
      </w:r>
    </w:p>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No, no</w:t>
      </w:r>
      <w:r>
        <w:rPr>
          <w:sz w:val="24"/>
          <w:lang w:val="en-US"/>
        </w:rPr>
        <w:t xml:space="preserve"> lo creo. </w:t>
      </w:r>
      <w:r>
        <w:rPr>
          <w:sz w:val="24"/>
        </w:rPr>
        <w:t>(</w:t>
      </w:r>
      <w:r>
        <w:rPr>
          <w:sz w:val="24"/>
          <w:lang w:val="en-US"/>
        </w:rPr>
        <w:t>L</w:t>
      </w:r>
      <w:r>
        <w:rPr>
          <w:sz w:val="24"/>
        </w:rPr>
        <w:t xml:space="preserve">. </w:t>
      </w:r>
      <w:r>
        <w:rPr>
          <w:sz w:val="24"/>
          <w:lang w:val="en-US"/>
        </w:rPr>
        <w:t>O</w:t>
      </w:r>
      <w:r>
        <w:rPr>
          <w:lang w:val="en-US"/>
        </w:rPr>
        <w:t>TERO</w:t>
      </w:r>
      <w:r>
        <w:rPr>
          <w:sz w:val="24"/>
        </w:rPr>
        <w:t>)                                                          Нет, я этому не верю.</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rPr>
      </w:pPr>
      <w:r>
        <w:rPr>
          <w:rFonts w:cs="Times New Roman" w:ascii="Times New Roman" w:hAnsi="Times New Roman"/>
          <w:sz w:val="24"/>
        </w:rPr>
        <w:t xml:space="preserve">2. </w:t>
      </w:r>
      <w:r>
        <w:rPr>
          <w:rFonts w:cs="Times New Roman" w:ascii="Times New Roman" w:hAnsi="Times New Roman"/>
          <w:i/>
          <w:iCs/>
          <w:sz w:val="24"/>
        </w:rPr>
        <w:t>Частица</w:t>
      </w:r>
      <w:r>
        <w:rPr>
          <w:rFonts w:cs="Times New Roman" w:ascii="Times New Roman" w:hAnsi="Times New Roman"/>
          <w:sz w:val="24"/>
        </w:rPr>
        <w:t xml:space="preserve"> </w:t>
      </w:r>
      <w:r>
        <w:rPr>
          <w:rFonts w:cs="Times New Roman" w:ascii="Times New Roman" w:hAnsi="Times New Roman"/>
          <w:b/>
          <w:sz w:val="24"/>
        </w:rPr>
        <w:t>ni</w:t>
      </w:r>
    </w:p>
    <w:p>
      <w:pPr>
        <w:pStyle w:val="Normal1"/>
        <w:spacing w:lineRule="auto" w:line="240"/>
        <w:ind w:firstLine="284" w:end="0"/>
        <w:rPr>
          <w:rFonts w:ascii="Times New Roman" w:hAnsi="Times New Roman" w:cs="Times New Roman"/>
          <w:sz w:val="24"/>
        </w:rPr>
      </w:pPr>
      <w:r>
        <w:rPr>
          <w:rFonts w:cs="Times New Roman"/>
          <w:sz w:val="24"/>
        </w:rPr>
      </w:r>
    </w:p>
    <w:p>
      <w:pPr>
        <w:pStyle w:val="Normal1"/>
        <w:spacing w:lineRule="auto" w:line="240"/>
        <w:ind w:firstLine="284" w:end="0"/>
        <w:rPr/>
      </w:pPr>
      <w:r>
        <w:rPr>
          <w:sz w:val="24"/>
        </w:rPr>
        <w:t xml:space="preserve">а) Эта частица соответствует русским отрицательным частицам </w:t>
      </w:r>
      <w:r>
        <w:rPr>
          <w:i/>
          <w:sz w:val="24"/>
        </w:rPr>
        <w:t>ни</w:t>
      </w:r>
      <w:r>
        <w:rPr>
          <w:sz w:val="24"/>
        </w:rPr>
        <w:t xml:space="preserve"> и </w:t>
      </w:r>
      <w:r>
        <w:rPr>
          <w:i/>
          <w:sz w:val="24"/>
        </w:rPr>
        <w:t>не</w:t>
      </w:r>
      <w:r>
        <w:rPr>
          <w:sz w:val="24"/>
        </w:rPr>
        <w:t>. Чаще всего она употребляется в отрицательных предложе</w:t>
        <w:softHyphen/>
        <w:t xml:space="preserve">ниях, в которых отрицание уже выражено частицей </w:t>
      </w:r>
      <w:r>
        <w:rPr>
          <w:b/>
          <w:bCs/>
          <w:sz w:val="24"/>
        </w:rPr>
        <w:t>nо</w:t>
      </w:r>
      <w:r>
        <w:rPr>
          <w:sz w:val="24"/>
        </w:rPr>
        <w:t xml:space="preserve"> или отрица</w:t>
        <w:softHyphen/>
        <w:t xml:space="preserve">тельными местоимениями. В этих случаях </w:t>
      </w:r>
      <w:r>
        <w:rPr>
          <w:b/>
          <w:bCs/>
          <w:sz w:val="24"/>
          <w:lang w:val="en-US"/>
        </w:rPr>
        <w:t>ni</w:t>
      </w:r>
      <w:r>
        <w:rPr>
          <w:sz w:val="24"/>
        </w:rPr>
        <w:t xml:space="preserve"> имеет не только отри</w:t>
        <w:softHyphen/>
        <w:t xml:space="preserve">цательное, но и </w:t>
      </w:r>
      <w:r>
        <w:rPr>
          <w:spacing w:val="20"/>
          <w:sz w:val="24"/>
        </w:rPr>
        <w:t>усилительное</w:t>
      </w:r>
      <w:r>
        <w:rPr>
          <w:sz w:val="24"/>
        </w:rPr>
        <w:t xml:space="preserve"> значение:</w:t>
      </w:r>
    </w:p>
    <w:p>
      <w:pPr>
        <w:pStyle w:val="Normal1"/>
        <w:spacing w:lineRule="auto" w:line="240"/>
        <w:ind w:firstLine="284" w:end="0"/>
        <w:rPr/>
      </w:pPr>
      <w:r>
        <w:rPr>
          <w:sz w:val="24"/>
        </w:rPr>
        <w:t>Ре</w:t>
      </w:r>
      <w:r>
        <w:rPr>
          <w:sz w:val="24"/>
          <w:lang w:val="en-US"/>
        </w:rPr>
        <w:t>r</w:t>
      </w:r>
      <w:r>
        <w:rPr>
          <w:sz w:val="24"/>
        </w:rPr>
        <w:t xml:space="preserve">о </w:t>
      </w:r>
      <w:r>
        <w:rPr>
          <w:sz w:val="24"/>
          <w:lang w:val="en-US"/>
        </w:rPr>
        <w:t>detr</w:t>
      </w:r>
      <w:r>
        <w:rPr>
          <w:sz w:val="24"/>
        </w:rPr>
        <w:t>á</w:t>
      </w:r>
      <w:r>
        <w:rPr>
          <w:sz w:val="24"/>
          <w:lang w:val="en-US"/>
        </w:rPr>
        <w:t>s</w:t>
      </w:r>
      <w:r>
        <w:rPr>
          <w:sz w:val="24"/>
        </w:rPr>
        <w:t xml:space="preserve"> </w:t>
      </w:r>
      <w:r>
        <w:rPr>
          <w:sz w:val="24"/>
          <w:lang w:val="en-US"/>
        </w:rPr>
        <w:t>de</w:t>
      </w:r>
      <w:r>
        <w:rPr>
          <w:sz w:val="24"/>
        </w:rPr>
        <w:t xml:space="preserve"> </w:t>
      </w:r>
      <w:r>
        <w:rPr>
          <w:sz w:val="24"/>
          <w:lang w:val="en-US"/>
        </w:rPr>
        <w:t>esta</w:t>
      </w:r>
      <w:r>
        <w:rPr>
          <w:sz w:val="24"/>
        </w:rPr>
        <w:t xml:space="preserve"> </w:t>
      </w:r>
      <w:r>
        <w:rPr>
          <w:sz w:val="24"/>
          <w:lang w:val="en-US"/>
        </w:rPr>
        <w:t>deleznable</w:t>
      </w:r>
      <w:r>
        <w:rPr>
          <w:sz w:val="24"/>
        </w:rPr>
        <w:t xml:space="preserve"> </w:t>
      </w:r>
      <w:r>
        <w:rPr>
          <w:sz w:val="24"/>
          <w:lang w:val="en-US"/>
        </w:rPr>
        <w:t>defensa</w:t>
      </w:r>
      <w:r>
        <w:rPr>
          <w:sz w:val="24"/>
        </w:rPr>
        <w:t xml:space="preserve">                                        Но за этой непрочной материальной</w:t>
      </w:r>
    </w:p>
    <w:p>
      <w:pPr>
        <w:pStyle w:val="Normal1"/>
        <w:spacing w:lineRule="auto" w:line="240"/>
        <w:ind w:firstLine="709" w:end="0"/>
        <w:rPr/>
      </w:pPr>
      <w:r>
        <w:rPr>
          <w:sz w:val="24"/>
        </w:rPr>
        <w:t xml:space="preserve"> </w:t>
      </w:r>
      <w:r>
        <w:rPr>
          <w:sz w:val="24"/>
          <w:lang w:val="en-US"/>
        </w:rPr>
        <w:t xml:space="preserve">material está el acero de                                                            </w:t>
      </w:r>
      <w:r>
        <w:rPr>
          <w:sz w:val="24"/>
        </w:rPr>
        <w:t>защитой</w:t>
      </w:r>
      <w:r>
        <w:rPr>
          <w:sz w:val="24"/>
          <w:lang w:val="en-US"/>
        </w:rPr>
        <w:t xml:space="preserve"> </w:t>
      </w:r>
      <w:r>
        <w:rPr>
          <w:sz w:val="24"/>
        </w:rPr>
        <w:t>была</w:t>
      </w:r>
      <w:r>
        <w:rPr>
          <w:sz w:val="24"/>
          <w:lang w:val="en-US"/>
        </w:rPr>
        <w:t xml:space="preserve"> </w:t>
      </w:r>
      <w:r>
        <w:rPr>
          <w:sz w:val="24"/>
        </w:rPr>
        <w:t>сталь</w:t>
      </w:r>
      <w:r>
        <w:rPr>
          <w:sz w:val="24"/>
          <w:lang w:val="en-US"/>
        </w:rPr>
        <w:t xml:space="preserve"> </w:t>
      </w:r>
    </w:p>
    <w:p>
      <w:pPr>
        <w:pStyle w:val="Normal1"/>
        <w:spacing w:lineRule="auto" w:line="240"/>
        <w:ind w:firstLine="709" w:end="0"/>
        <w:rPr/>
      </w:pPr>
      <w:r>
        <w:rPr>
          <w:sz w:val="24"/>
          <w:lang w:val="en-US"/>
        </w:rPr>
        <w:t xml:space="preserve"> </w:t>
      </w:r>
      <w:r>
        <w:rPr>
          <w:sz w:val="24"/>
          <w:lang w:val="en-US"/>
        </w:rPr>
        <w:t xml:space="preserve">las almas aragonesas, que </w:t>
      </w:r>
      <w:r>
        <w:rPr>
          <w:i/>
          <w:iCs/>
          <w:sz w:val="24"/>
          <w:lang w:val="en-US"/>
        </w:rPr>
        <w:t>no</w:t>
      </w:r>
      <w:r>
        <w:rPr>
          <w:sz w:val="24"/>
          <w:lang w:val="en-US"/>
        </w:rPr>
        <w:t xml:space="preserve"> se                                                </w:t>
      </w:r>
      <w:r>
        <w:rPr>
          <w:sz w:val="24"/>
        </w:rPr>
        <w:t>арагонских</w:t>
      </w:r>
      <w:r>
        <w:rPr>
          <w:sz w:val="24"/>
          <w:lang w:val="en-US"/>
        </w:rPr>
        <w:t xml:space="preserve"> </w:t>
      </w:r>
      <w:r>
        <w:rPr>
          <w:sz w:val="24"/>
        </w:rPr>
        <w:t>сердец</w:t>
      </w:r>
      <w:r>
        <w:rPr>
          <w:sz w:val="24"/>
          <w:lang w:val="en-US"/>
        </w:rPr>
        <w:t xml:space="preserve">, </w:t>
      </w:r>
      <w:r>
        <w:rPr>
          <w:sz w:val="24"/>
        </w:rPr>
        <w:t>которая</w:t>
      </w:r>
      <w:r>
        <w:rPr>
          <w:sz w:val="24"/>
          <w:lang w:val="en-US"/>
        </w:rPr>
        <w:t xml:space="preserve">, </w:t>
      </w:r>
    </w:p>
    <w:p>
      <w:pPr>
        <w:pStyle w:val="Normal1"/>
        <w:spacing w:lineRule="auto" w:line="240"/>
        <w:ind w:firstLine="709" w:end="0"/>
        <w:rPr/>
      </w:pPr>
      <w:r>
        <w:rPr>
          <w:sz w:val="24"/>
          <w:lang w:val="en-US"/>
        </w:rPr>
        <w:t xml:space="preserve"> </w:t>
      </w:r>
      <w:r>
        <w:rPr>
          <w:sz w:val="24"/>
          <w:lang w:val="en-US"/>
        </w:rPr>
        <w:t>rompe</w:t>
      </w:r>
      <w:r>
        <w:rPr>
          <w:sz w:val="24"/>
        </w:rPr>
        <w:t xml:space="preserve">, </w:t>
      </w:r>
      <w:r>
        <w:rPr>
          <w:b/>
          <w:bCs/>
          <w:sz w:val="24"/>
          <w:lang w:val="en-US"/>
        </w:rPr>
        <w:t>ni</w:t>
      </w:r>
      <w:r>
        <w:rPr>
          <w:sz w:val="24"/>
        </w:rPr>
        <w:t xml:space="preserve"> </w:t>
      </w:r>
      <w:r>
        <w:rPr>
          <w:sz w:val="24"/>
          <w:lang w:val="en-US"/>
        </w:rPr>
        <w:t>se</w:t>
      </w:r>
      <w:r>
        <w:rPr>
          <w:sz w:val="24"/>
        </w:rPr>
        <w:t xml:space="preserve"> </w:t>
      </w:r>
      <w:r>
        <w:rPr>
          <w:sz w:val="24"/>
          <w:lang w:val="en-US"/>
        </w:rPr>
        <w:t>dobia</w:t>
      </w:r>
      <w:r>
        <w:rPr>
          <w:sz w:val="24"/>
        </w:rPr>
        <w:t xml:space="preserve">, </w:t>
      </w:r>
      <w:r>
        <w:rPr>
          <w:b/>
          <w:bCs/>
          <w:sz w:val="24"/>
          <w:lang w:val="en-US"/>
        </w:rPr>
        <w:t>ni</w:t>
      </w:r>
      <w:r>
        <w:rPr>
          <w:sz w:val="24"/>
        </w:rPr>
        <w:t xml:space="preserve"> </w:t>
      </w:r>
      <w:r>
        <w:rPr>
          <w:sz w:val="24"/>
          <w:lang w:val="en-US"/>
        </w:rPr>
        <w:t>se</w:t>
      </w:r>
      <w:r>
        <w:rPr>
          <w:sz w:val="24"/>
        </w:rPr>
        <w:t xml:space="preserve"> </w:t>
      </w:r>
      <w:r>
        <w:rPr>
          <w:sz w:val="24"/>
          <w:lang w:val="en-US"/>
        </w:rPr>
        <w:t>funde</w:t>
      </w:r>
      <w:r>
        <w:rPr>
          <w:sz w:val="24"/>
        </w:rPr>
        <w:t>,                                                не ломается, не гнется, не</w:t>
      </w:r>
    </w:p>
    <w:p>
      <w:pPr>
        <w:pStyle w:val="Normal1"/>
        <w:spacing w:lineRule="auto" w:line="240"/>
        <w:ind w:firstLine="709" w:end="0"/>
        <w:rPr/>
      </w:pPr>
      <w:r>
        <w:rPr>
          <w:sz w:val="24"/>
          <w:lang w:val="en-US"/>
        </w:rPr>
        <w:t xml:space="preserve"> </w:t>
      </w:r>
      <w:r>
        <w:rPr>
          <w:b/>
          <w:bCs/>
          <w:sz w:val="24"/>
          <w:lang w:val="en-US"/>
        </w:rPr>
        <w:t>ni</w:t>
      </w:r>
      <w:r>
        <w:rPr>
          <w:sz w:val="24"/>
          <w:lang w:val="en-US"/>
        </w:rPr>
        <w:t xml:space="preserve"> se hiende, </w:t>
      </w:r>
      <w:r>
        <w:rPr>
          <w:b/>
          <w:bCs/>
          <w:sz w:val="24"/>
          <w:lang w:val="en-US"/>
        </w:rPr>
        <w:t>ni</w:t>
      </w:r>
      <w:r>
        <w:rPr>
          <w:sz w:val="24"/>
          <w:lang w:val="en-US"/>
        </w:rPr>
        <w:t xml:space="preserve"> se oxida... </w:t>
      </w:r>
      <w:r>
        <w:rPr>
          <w:sz w:val="24"/>
        </w:rPr>
        <w:t>(</w:t>
      </w:r>
      <w:r>
        <w:rPr>
          <w:sz w:val="24"/>
          <w:lang w:val="en-US"/>
        </w:rPr>
        <w:t>P</w:t>
      </w:r>
      <w:r>
        <w:rPr/>
        <w:t>É</w:t>
      </w:r>
      <w:r>
        <w:rPr>
          <w:lang w:val="en-US"/>
        </w:rPr>
        <w:t>REZ</w:t>
      </w:r>
      <w:r>
        <w:rPr>
          <w:sz w:val="24"/>
        </w:rPr>
        <w:t xml:space="preserve">                                             плавится, не трескается, не ржавеет.</w:t>
      </w:r>
    </w:p>
    <w:p>
      <w:pPr>
        <w:pStyle w:val="Normal1"/>
        <w:spacing w:lineRule="auto" w:line="240"/>
        <w:ind w:firstLine="709" w:end="0"/>
        <w:rPr/>
      </w:pPr>
      <w:r>
        <w:rPr>
          <w:sz w:val="24"/>
        </w:rPr>
        <w:t xml:space="preserve"> </w:t>
      </w:r>
      <w:r>
        <w:rPr>
          <w:sz w:val="24"/>
          <w:lang w:val="en-US"/>
        </w:rPr>
        <w:t>G</w:t>
      </w:r>
      <w:r>
        <w:rPr>
          <w:lang w:val="en-US"/>
        </w:rPr>
        <w:t>ALDOS</w:t>
      </w:r>
      <w:r>
        <w:rPr>
          <w:sz w:val="24"/>
          <w:lang w:val="en-US"/>
        </w:rPr>
        <w:t xml:space="preserve">) </w:t>
      </w:r>
    </w:p>
    <w:p>
      <w:pPr>
        <w:pStyle w:val="Normal1"/>
        <w:spacing w:lineRule="auto" w:line="240"/>
        <w:ind w:firstLine="284" w:end="0"/>
        <w:rPr/>
      </w:pPr>
      <w:r>
        <w:rPr>
          <w:i/>
          <w:iCs/>
          <w:sz w:val="24"/>
          <w:lang w:val="en-US"/>
        </w:rPr>
        <w:t>No</w:t>
      </w:r>
      <w:r>
        <w:rPr>
          <w:sz w:val="24"/>
          <w:lang w:val="en-US"/>
        </w:rPr>
        <w:t xml:space="preserve"> sabe </w:t>
      </w:r>
      <w:r>
        <w:rPr>
          <w:b/>
          <w:bCs/>
          <w:sz w:val="24"/>
          <w:lang w:val="en-US"/>
        </w:rPr>
        <w:t>ni</w:t>
      </w:r>
      <w:r>
        <w:rPr>
          <w:sz w:val="24"/>
          <w:lang w:val="en-US"/>
        </w:rPr>
        <w:t xml:space="preserve"> que le espera!                                                             </w:t>
      </w:r>
      <w:r>
        <w:rPr>
          <w:sz w:val="24"/>
        </w:rPr>
        <w:t>Он даже не знает, что его ожидает.</w:t>
      </w:r>
    </w:p>
    <w:p>
      <w:pPr>
        <w:pStyle w:val="Normal1"/>
        <w:spacing w:lineRule="auto" w:line="240"/>
        <w:ind w:firstLine="709" w:end="0"/>
        <w:rPr/>
      </w:pPr>
      <w:r>
        <w:rPr>
          <w:sz w:val="24"/>
          <w:lang w:val="en-US"/>
        </w:rPr>
        <w:t>(H.R. A</w:t>
      </w:r>
      <w:r>
        <w:rPr>
          <w:lang w:val="en-US"/>
        </w:rPr>
        <w:t>LMANZA</w:t>
      </w:r>
      <w:r>
        <w:rPr>
          <w:sz w:val="24"/>
          <w:lang w:val="en-US"/>
        </w:rPr>
        <w:t xml:space="preserve">) </w:t>
      </w:r>
    </w:p>
    <w:p>
      <w:pPr>
        <w:pStyle w:val="Normal1"/>
        <w:spacing w:lineRule="auto" w:line="240"/>
        <w:ind w:firstLine="284" w:end="0"/>
        <w:rPr/>
      </w:pPr>
      <w:r>
        <w:rPr>
          <w:i/>
          <w:iCs/>
          <w:sz w:val="24"/>
          <w:lang w:val="en-US"/>
        </w:rPr>
        <w:t>No</w:t>
      </w:r>
      <w:r>
        <w:rPr>
          <w:sz w:val="24"/>
        </w:rPr>
        <w:t xml:space="preserve"> </w:t>
      </w:r>
      <w:r>
        <w:rPr>
          <w:sz w:val="24"/>
          <w:lang w:val="en-US"/>
        </w:rPr>
        <w:t>quer</w:t>
      </w:r>
      <w:r>
        <w:rPr>
          <w:sz w:val="24"/>
        </w:rPr>
        <w:t>í</w:t>
      </w:r>
      <w:r>
        <w:rPr>
          <w:sz w:val="24"/>
          <w:lang w:val="en-US"/>
        </w:rPr>
        <w:t>a</w:t>
      </w:r>
      <w:r>
        <w:rPr>
          <w:sz w:val="24"/>
        </w:rPr>
        <w:t xml:space="preserve"> </w:t>
      </w:r>
      <w:r>
        <w:rPr>
          <w:sz w:val="24"/>
          <w:lang w:val="en-US"/>
        </w:rPr>
        <w:t>perder</w:t>
      </w:r>
      <w:r>
        <w:rPr>
          <w:sz w:val="24"/>
        </w:rPr>
        <w:t xml:space="preserve"> </w:t>
      </w:r>
      <w:r>
        <w:rPr>
          <w:b/>
          <w:bCs/>
          <w:sz w:val="24"/>
          <w:lang w:val="en-US"/>
        </w:rPr>
        <w:t>ni</w:t>
      </w:r>
      <w:r>
        <w:rPr>
          <w:sz w:val="24"/>
        </w:rPr>
        <w:t xml:space="preserve"> </w:t>
      </w:r>
      <w:r>
        <w:rPr>
          <w:sz w:val="24"/>
          <w:lang w:val="en-US"/>
        </w:rPr>
        <w:t>uno</w:t>
      </w:r>
      <w:r>
        <w:rPr>
          <w:sz w:val="24"/>
        </w:rPr>
        <w:t xml:space="preserve"> </w:t>
      </w:r>
      <w:r>
        <w:rPr>
          <w:sz w:val="24"/>
          <w:lang w:val="en-US"/>
        </w:rPr>
        <w:t>solo</w:t>
      </w:r>
      <w:r>
        <w:rPr>
          <w:sz w:val="24"/>
        </w:rPr>
        <w:t xml:space="preserve"> </w:t>
      </w:r>
      <w:r>
        <w:rPr>
          <w:sz w:val="24"/>
          <w:lang w:val="en-US"/>
        </w:rPr>
        <w:t>de</w:t>
      </w:r>
      <w:r>
        <w:rPr>
          <w:sz w:val="24"/>
        </w:rPr>
        <w:t xml:space="preserve"> </w:t>
      </w:r>
      <w:r>
        <w:rPr>
          <w:sz w:val="24"/>
          <w:lang w:val="en-US"/>
        </w:rPr>
        <w:t>sus</w:t>
      </w:r>
      <w:r>
        <w:rPr>
          <w:sz w:val="24"/>
        </w:rPr>
        <w:t xml:space="preserve">                                            Он не хотел сделать зря ни одного шага.</w:t>
      </w:r>
    </w:p>
    <w:p>
      <w:pPr>
        <w:pStyle w:val="Normal1"/>
        <w:spacing w:lineRule="auto" w:line="240"/>
        <w:ind w:firstLine="709" w:end="0"/>
        <w:rPr/>
      </w:pPr>
      <w:r>
        <w:rPr>
          <w:sz w:val="24"/>
          <w:lang w:val="en-US"/>
        </w:rPr>
        <w:t>pasos. (A. I</w:t>
      </w:r>
      <w:r>
        <w:rPr>
          <w:lang w:val="en-US"/>
        </w:rPr>
        <w:t>NSÚA</w:t>
      </w:r>
      <w:r>
        <w:rPr>
          <w:sz w:val="24"/>
          <w:lang w:val="en-US"/>
        </w:rPr>
        <w:t xml:space="preserve">)                   </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б) Частица </w:t>
      </w:r>
      <w:r>
        <w:rPr>
          <w:b/>
          <w:sz w:val="24"/>
          <w:lang w:val="en-US"/>
        </w:rPr>
        <w:t>ni</w:t>
      </w:r>
      <w:r>
        <w:rPr>
          <w:sz w:val="24"/>
        </w:rPr>
        <w:t xml:space="preserve"> может употребляться и тогда, когда отрицание </w:t>
      </w:r>
      <w:r>
        <w:rPr>
          <w:b/>
          <w:sz w:val="24"/>
          <w:lang w:val="en-US"/>
        </w:rPr>
        <w:t>n</w:t>
      </w:r>
      <w:r>
        <w:rPr>
          <w:b/>
          <w:sz w:val="24"/>
        </w:rPr>
        <w:t>о</w:t>
      </w:r>
      <w:r>
        <w:rPr>
          <w:sz w:val="24"/>
        </w:rPr>
        <w:t xml:space="preserve"> отсутствует в предложении. Такое </w:t>
      </w:r>
      <w:r>
        <w:rPr>
          <w:spacing w:val="20"/>
          <w:sz w:val="24"/>
        </w:rPr>
        <w:t>самостоятельное</w:t>
      </w:r>
      <w:r>
        <w:rPr>
          <w:sz w:val="24"/>
        </w:rPr>
        <w:t xml:space="preserve"> употреб</w:t>
        <w:softHyphen/>
        <w:t xml:space="preserve">ление </w:t>
      </w:r>
      <w:r>
        <w:rPr>
          <w:b/>
          <w:sz w:val="24"/>
        </w:rPr>
        <w:t>ni</w:t>
      </w:r>
      <w:r>
        <w:rPr>
          <w:sz w:val="24"/>
        </w:rPr>
        <w:t xml:space="preserve"> в отрицательном и одновременно усилительном значениях возможно в следующих случаях:</w:t>
      </w:r>
    </w:p>
    <w:p>
      <w:pPr>
        <w:pStyle w:val="Normal1"/>
        <w:spacing w:lineRule="auto" w:line="240"/>
        <w:ind w:firstLine="284" w:end="0"/>
        <w:rPr/>
      </w:pPr>
      <w:r>
        <w:rPr>
          <w:sz w:val="24"/>
        </w:rPr>
        <w:t xml:space="preserve">1) когда </w:t>
      </w:r>
      <w:r>
        <w:rPr>
          <w:b/>
          <w:sz w:val="24"/>
        </w:rPr>
        <w:t>ni</w:t>
      </w:r>
      <w:r>
        <w:rPr>
          <w:sz w:val="24"/>
        </w:rPr>
        <w:t xml:space="preserve"> стоит </w:t>
      </w:r>
      <w:r>
        <w:rPr>
          <w:spacing w:val="20"/>
          <w:sz w:val="24"/>
        </w:rPr>
        <w:t>перед</w:t>
      </w:r>
      <w:r>
        <w:rPr>
          <w:sz w:val="24"/>
        </w:rPr>
        <w:t xml:space="preserve"> подлежащим (или подлежащими), по</w:t>
        <w:softHyphen/>
        <w:t>мещенным перед сказуемым:</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Реrо </w:t>
      </w:r>
      <w:r>
        <w:rPr>
          <w:b/>
          <w:bCs/>
          <w:sz w:val="24"/>
          <w:lang w:val="en-US"/>
        </w:rPr>
        <w:t>ni</w:t>
      </w:r>
      <w:r>
        <w:rPr>
          <w:sz w:val="24"/>
        </w:rPr>
        <w:t xml:space="preserve"> </w:t>
      </w:r>
      <w:r>
        <w:rPr>
          <w:sz w:val="24"/>
          <w:lang w:val="en-US"/>
        </w:rPr>
        <w:t>el</w:t>
      </w:r>
      <w:r>
        <w:rPr>
          <w:sz w:val="24"/>
        </w:rPr>
        <w:t xml:space="preserve"> </w:t>
      </w:r>
      <w:r>
        <w:rPr>
          <w:sz w:val="24"/>
          <w:lang w:val="en-US"/>
        </w:rPr>
        <w:t>cansancio</w:t>
      </w:r>
      <w:r>
        <w:rPr>
          <w:sz w:val="24"/>
        </w:rPr>
        <w:t xml:space="preserve">, </w:t>
      </w:r>
      <w:r>
        <w:rPr>
          <w:b/>
          <w:bCs/>
          <w:sz w:val="24"/>
          <w:lang w:val="en-US"/>
        </w:rPr>
        <w:t>ni</w:t>
      </w:r>
      <w:r>
        <w:rPr>
          <w:sz w:val="24"/>
        </w:rPr>
        <w:t xml:space="preserve"> </w:t>
      </w:r>
      <w:r>
        <w:rPr>
          <w:sz w:val="24"/>
          <w:lang w:val="en-US"/>
        </w:rPr>
        <w:t>el</w:t>
      </w:r>
      <w:r>
        <w:rPr>
          <w:sz w:val="24"/>
        </w:rPr>
        <w:t xml:space="preserve"> </w:t>
      </w:r>
      <w:r>
        <w:rPr>
          <w:sz w:val="24"/>
          <w:lang w:val="en-US"/>
        </w:rPr>
        <w:t>fr</w:t>
      </w:r>
      <w:r>
        <w:rPr>
          <w:sz w:val="24"/>
        </w:rPr>
        <w:t>í</w:t>
      </w:r>
      <w:r>
        <w:rPr>
          <w:sz w:val="24"/>
          <w:lang w:val="en-US"/>
        </w:rPr>
        <w:t>o</w:t>
      </w:r>
      <w:r>
        <w:rPr>
          <w:sz w:val="24"/>
        </w:rPr>
        <w:t xml:space="preserve">, </w:t>
      </w:r>
      <w:r>
        <w:rPr>
          <w:b/>
          <w:bCs/>
          <w:sz w:val="24"/>
          <w:lang w:val="en-US"/>
        </w:rPr>
        <w:t>ni</w:t>
      </w:r>
      <w:r>
        <w:rPr>
          <w:sz w:val="24"/>
        </w:rPr>
        <w:t xml:space="preserve"> </w:t>
      </w:r>
      <w:r>
        <w:rPr>
          <w:sz w:val="24"/>
          <w:lang w:val="en-US"/>
        </w:rPr>
        <w:t>la</w:t>
      </w:r>
      <w:r>
        <w:rPr>
          <w:sz w:val="24"/>
        </w:rPr>
        <w:t xml:space="preserve">                                              Но ни усталость, ни холод, ни </w:t>
      </w:r>
    </w:p>
    <w:p>
      <w:pPr>
        <w:pStyle w:val="Normal1"/>
        <w:spacing w:lineRule="auto" w:line="240"/>
        <w:ind w:firstLine="851" w:end="0"/>
        <w:rPr/>
      </w:pPr>
      <w:r>
        <w:rPr>
          <w:sz w:val="24"/>
          <w:lang w:val="en-US"/>
        </w:rPr>
        <w:t>sed</w:t>
      </w:r>
      <w:r>
        <w:rPr>
          <w:sz w:val="24"/>
        </w:rPr>
        <w:t xml:space="preserve">, </w:t>
      </w:r>
      <w:r>
        <w:rPr>
          <w:b/>
          <w:bCs/>
          <w:sz w:val="24"/>
          <w:lang w:val="en-US"/>
        </w:rPr>
        <w:t>ni</w:t>
      </w:r>
      <w:r>
        <w:rPr>
          <w:sz w:val="24"/>
        </w:rPr>
        <w:t xml:space="preserve"> </w:t>
      </w:r>
      <w:r>
        <w:rPr>
          <w:sz w:val="24"/>
          <w:lang w:val="en-US"/>
        </w:rPr>
        <w:t>el</w:t>
      </w:r>
      <w:r>
        <w:rPr>
          <w:sz w:val="24"/>
        </w:rPr>
        <w:t xml:space="preserve"> </w:t>
      </w:r>
      <w:r>
        <w:rPr>
          <w:sz w:val="24"/>
          <w:lang w:val="en-US"/>
        </w:rPr>
        <w:t>hambre</w:t>
      </w:r>
      <w:r>
        <w:rPr>
          <w:sz w:val="24"/>
        </w:rPr>
        <w:t xml:space="preserve"> </w:t>
      </w:r>
      <w:r>
        <w:rPr>
          <w:sz w:val="24"/>
          <w:lang w:val="en-US"/>
        </w:rPr>
        <w:t>le</w:t>
      </w:r>
      <w:r>
        <w:rPr>
          <w:sz w:val="24"/>
        </w:rPr>
        <w:t xml:space="preserve"> </w:t>
      </w:r>
      <w:r>
        <w:rPr>
          <w:sz w:val="24"/>
          <w:lang w:val="en-US"/>
        </w:rPr>
        <w:t>molestaban</w:t>
      </w:r>
      <w:r>
        <w:rPr>
          <w:sz w:val="24"/>
        </w:rPr>
        <w:t xml:space="preserve"> ;                                              жажда, ни голод не беспокоили</w:t>
      </w:r>
    </w:p>
    <w:p>
      <w:pPr>
        <w:pStyle w:val="Normal1"/>
        <w:spacing w:lineRule="auto" w:line="240"/>
        <w:ind w:firstLine="851" w:end="0"/>
        <w:rPr/>
      </w:pPr>
      <w:r>
        <w:rPr>
          <w:sz w:val="24"/>
          <w:lang w:val="en-US"/>
        </w:rPr>
        <w:t xml:space="preserve">en lo más mínimo. </w:t>
      </w:r>
      <w:r>
        <w:rPr>
          <w:sz w:val="24"/>
        </w:rPr>
        <w:t xml:space="preserve">(В. </w:t>
      </w:r>
      <w:r>
        <w:rPr>
          <w:sz w:val="24"/>
          <w:lang w:val="en-US"/>
        </w:rPr>
        <w:t>L</w:t>
      </w:r>
      <w:r>
        <w:rPr>
          <w:lang w:val="en-US"/>
        </w:rPr>
        <w:t>ILLO</w:t>
      </w:r>
      <w:r>
        <w:rPr>
          <w:sz w:val="24"/>
        </w:rPr>
        <w:t>)                                                   его ни в малейшей степени.</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2) когда </w:t>
      </w:r>
      <w:r>
        <w:rPr>
          <w:b/>
          <w:sz w:val="24"/>
        </w:rPr>
        <w:t>ni</w:t>
      </w:r>
      <w:r>
        <w:rPr>
          <w:sz w:val="24"/>
        </w:rPr>
        <w:t xml:space="preserve"> ставится перед различного вида обстоятельствами, которые предшествуют сказуемому:</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Ni</w:t>
      </w:r>
      <w:r>
        <w:rPr>
          <w:sz w:val="24"/>
        </w:rPr>
        <w:t xml:space="preserve"> </w:t>
      </w:r>
      <w:r>
        <w:rPr>
          <w:sz w:val="24"/>
          <w:lang w:val="en-US"/>
        </w:rPr>
        <w:t>una</w:t>
      </w:r>
      <w:r>
        <w:rPr>
          <w:sz w:val="24"/>
        </w:rPr>
        <w:t xml:space="preserve"> </w:t>
      </w:r>
      <w:r>
        <w:rPr>
          <w:sz w:val="24"/>
          <w:lang w:val="en-US"/>
        </w:rPr>
        <w:t>sola</w:t>
      </w:r>
      <w:r>
        <w:rPr>
          <w:sz w:val="24"/>
        </w:rPr>
        <w:t xml:space="preserve"> </w:t>
      </w:r>
      <w:r>
        <w:rPr>
          <w:sz w:val="24"/>
          <w:lang w:val="en-US"/>
        </w:rPr>
        <w:t>vez</w:t>
      </w:r>
      <w:r>
        <w:rPr>
          <w:sz w:val="24"/>
        </w:rPr>
        <w:t xml:space="preserve"> </w:t>
      </w:r>
      <w:r>
        <w:rPr>
          <w:sz w:val="24"/>
          <w:lang w:val="en-US"/>
        </w:rPr>
        <w:t>volvi</w:t>
      </w:r>
      <w:r>
        <w:rPr>
          <w:sz w:val="24"/>
        </w:rPr>
        <w:t xml:space="preserve">ó </w:t>
      </w:r>
      <w:r>
        <w:rPr>
          <w:sz w:val="24"/>
          <w:lang w:val="en-US"/>
        </w:rPr>
        <w:t>la</w:t>
      </w:r>
      <w:r>
        <w:rPr>
          <w:sz w:val="24"/>
        </w:rPr>
        <w:t xml:space="preserve"> </w:t>
      </w:r>
      <w:r>
        <w:rPr>
          <w:sz w:val="24"/>
          <w:lang w:val="en-US"/>
        </w:rPr>
        <w:t>cabeza</w:t>
      </w:r>
      <w:r>
        <w:rPr>
          <w:sz w:val="24"/>
        </w:rPr>
        <w:t xml:space="preserve"> </w:t>
      </w:r>
      <w:r>
        <w:rPr>
          <w:sz w:val="24"/>
          <w:lang w:val="en-US"/>
        </w:rPr>
        <w:t>para</w:t>
      </w:r>
      <w:r>
        <w:rPr>
          <w:sz w:val="24"/>
        </w:rPr>
        <w:t xml:space="preserve">                                          Ни разу он не повернул головы, </w:t>
      </w:r>
    </w:p>
    <w:p>
      <w:pPr>
        <w:pStyle w:val="Normal1"/>
        <w:spacing w:lineRule="auto" w:line="240"/>
        <w:ind w:firstLine="709" w:end="0"/>
        <w:rPr/>
      </w:pPr>
      <w:r>
        <w:rPr>
          <w:sz w:val="24"/>
          <w:lang w:val="en-US"/>
        </w:rPr>
        <w:t xml:space="preserve">contemplar el camino recorrido.                                                   </w:t>
      </w:r>
      <w:r>
        <w:rPr>
          <w:sz w:val="24"/>
        </w:rPr>
        <w:t>чтобы взглянуть на пройденный путь.</w:t>
      </w:r>
    </w:p>
    <w:p>
      <w:pPr>
        <w:pStyle w:val="Normal1"/>
        <w:spacing w:lineRule="auto" w:line="240"/>
        <w:ind w:firstLine="709" w:end="0"/>
        <w:rPr/>
      </w:pPr>
      <w:r>
        <w:rPr>
          <w:sz w:val="24"/>
        </w:rPr>
        <w:t xml:space="preserve">(В. </w:t>
      </w:r>
      <w:r>
        <w:rPr>
          <w:sz w:val="24"/>
          <w:lang w:val="en-US"/>
        </w:rPr>
        <w:t>L</w:t>
      </w:r>
      <w:r>
        <w:rPr>
          <w:lang w:val="en-US"/>
        </w:rPr>
        <w:t>ILLO</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3) когда </w:t>
      </w:r>
      <w:r>
        <w:rPr>
          <w:b/>
          <w:sz w:val="24"/>
        </w:rPr>
        <w:t>ni</w:t>
      </w:r>
      <w:r>
        <w:rPr>
          <w:sz w:val="24"/>
        </w:rPr>
        <w:t xml:space="preserve"> употребляется в значении 'даже не', оно может стоять непосредственно перед сказуемым: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Eres tonto </w:t>
      </w:r>
      <w:r>
        <w:rPr>
          <w:sz w:val="24"/>
        </w:rPr>
        <w:t>о</w:t>
      </w:r>
      <w:r>
        <w:rPr>
          <w:sz w:val="24"/>
          <w:lang w:val="en-US"/>
        </w:rPr>
        <w:t xml:space="preserve"> te haces? </w:t>
      </w:r>
      <w:r>
        <w:rPr>
          <w:sz w:val="24"/>
        </w:rPr>
        <w:t>¡</w:t>
      </w:r>
      <w:r>
        <w:rPr>
          <w:b/>
          <w:bCs/>
          <w:sz w:val="24"/>
          <w:lang w:val="en-US"/>
        </w:rPr>
        <w:t>Ni</w:t>
      </w:r>
      <w:r>
        <w:rPr>
          <w:sz w:val="24"/>
        </w:rPr>
        <w:t xml:space="preserve"> </w:t>
      </w:r>
      <w:r>
        <w:rPr>
          <w:sz w:val="24"/>
          <w:lang w:val="en-US"/>
        </w:rPr>
        <w:t>pareces</w:t>
      </w:r>
      <w:r>
        <w:rPr>
          <w:sz w:val="24"/>
        </w:rPr>
        <w:t xml:space="preserve">                                               Ты глуп или притворяешься? </w:t>
      </w:r>
    </w:p>
    <w:p>
      <w:pPr>
        <w:pStyle w:val="Normal1"/>
        <w:spacing w:lineRule="auto" w:line="240"/>
        <w:ind w:firstLine="284" w:end="0"/>
        <w:rPr/>
      </w:pPr>
      <w:r>
        <w:rPr>
          <w:sz w:val="24"/>
          <w:lang w:val="en-US"/>
        </w:rPr>
        <w:t xml:space="preserve">Hijo de ella! </w:t>
      </w:r>
      <w:r>
        <w:rPr>
          <w:sz w:val="24"/>
        </w:rPr>
        <w:t>(</w:t>
      </w:r>
      <w:r>
        <w:rPr>
          <w:sz w:val="24"/>
          <w:lang w:val="en-US"/>
        </w:rPr>
        <w:t>H</w:t>
      </w:r>
      <w:r>
        <w:rPr>
          <w:sz w:val="24"/>
        </w:rPr>
        <w:t>.</w:t>
      </w:r>
      <w:r>
        <w:rPr>
          <w:sz w:val="24"/>
          <w:lang w:val="en-US"/>
        </w:rPr>
        <w:t>R</w:t>
      </w:r>
      <w:r>
        <w:rPr>
          <w:sz w:val="24"/>
        </w:rPr>
        <w:t xml:space="preserve">. </w:t>
      </w:r>
      <w:r>
        <w:rPr>
          <w:sz w:val="24"/>
          <w:lang w:val="en-US"/>
        </w:rPr>
        <w:t>A</w:t>
      </w:r>
      <w:r>
        <w:rPr>
          <w:lang w:val="en-US"/>
        </w:rPr>
        <w:t>LMANZA</w:t>
      </w:r>
      <w:r>
        <w:rPr>
          <w:sz w:val="24"/>
        </w:rPr>
        <w:t>)                                                   Даже не похоже, что ты ее сын.</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Heading2"/>
        <w:ind w:hanging="0" w:start="0"/>
        <w:rPr/>
      </w:pPr>
      <w:bookmarkStart w:id="141" w:name="__RefHeading___Toc1886113"/>
      <w:r>
        <w:rPr>
          <w:b w:val="false"/>
          <w:bCs/>
          <w:i/>
          <w:iCs/>
        </w:rPr>
        <w:t>МЕЖДОМЕТИЕ</w:t>
      </w:r>
      <w:bookmarkEnd w:id="141"/>
      <w:r>
        <w:rPr>
          <w:b w:val="false"/>
          <w:bCs/>
          <w:i/>
          <w:iCs/>
          <w:lang w:val="en-US"/>
        </w:rPr>
        <w:t xml:space="preserve"> </w:t>
      </w:r>
    </w:p>
    <w:p>
      <w:pPr>
        <w:pStyle w:val="FR4"/>
        <w:ind w:firstLine="284" w:end="0"/>
        <w:jc w:val="both"/>
        <w:rPr>
          <w:rFonts w:ascii="Times New Roman" w:hAnsi="Times New Roman" w:cs="Times New Roman"/>
          <w:b/>
          <w:bCs/>
          <w:i/>
          <w:i/>
          <w:iCs/>
          <w:sz w:val="24"/>
          <w:lang w:val="en-US"/>
        </w:rPr>
      </w:pPr>
      <w:r>
        <w:rPr>
          <w:rFonts w:cs="Times New Roman" w:ascii="Times New Roman" w:hAnsi="Times New Roman"/>
          <w:b/>
          <w:bCs/>
          <w:i/>
          <w:iCs/>
          <w:sz w:val="24"/>
          <w:lang w:val="en-US"/>
        </w:rPr>
      </w:r>
    </w:p>
    <w:p>
      <w:pPr>
        <w:pStyle w:val="FR4"/>
        <w:ind w:firstLine="284" w:end="0"/>
        <w:jc w:val="center"/>
        <w:rPr/>
      </w:pPr>
      <w:r>
        <w:rPr/>
        <w:t>Terminologia</w:t>
      </w:r>
    </w:p>
    <w:tbl>
      <w:tblPr>
        <w:tblW w:w="8840" w:type="dxa"/>
        <w:jc w:val="start"/>
        <w:tblInd w:w="281" w:type="dxa"/>
        <w:tblLayout w:type="fixed"/>
        <w:tblCellMar>
          <w:top w:w="0" w:type="dxa"/>
          <w:start w:w="108" w:type="dxa"/>
          <w:bottom w:w="0" w:type="dxa"/>
          <w:end w:w="108" w:type="dxa"/>
        </w:tblCellMar>
      </w:tblPr>
      <w:tblGrid>
        <w:gridCol w:w="2740"/>
        <w:gridCol w:w="6100"/>
      </w:tblGrid>
      <w:tr>
        <w:trPr>
          <w:trHeight w:val="1860" w:hRule="atLeast"/>
        </w:trPr>
        <w:tc>
          <w:tcPr>
            <w:tcW w:w="2740" w:type="dxa"/>
            <w:tcBorders/>
          </w:tcPr>
          <w:p>
            <w:pPr>
              <w:pStyle w:val="Normal1"/>
              <w:snapToGrid w:val="false"/>
              <w:spacing w:lineRule="auto" w:line="240"/>
              <w:ind w:firstLine="284" w:end="0"/>
              <w:rPr>
                <w:b/>
                <w:bCs/>
                <w:lang w:val="en-US"/>
              </w:rPr>
            </w:pPr>
            <w:r>
              <w:rPr>
                <w:b/>
                <w:bCs/>
                <w:lang w:val="en-US"/>
              </w:rPr>
            </w:r>
          </w:p>
          <w:p>
            <w:pPr>
              <w:pStyle w:val="Normal1"/>
              <w:spacing w:lineRule="auto" w:line="240"/>
              <w:ind w:firstLine="284" w:end="0"/>
              <w:rPr>
                <w:b/>
                <w:bCs/>
                <w:lang w:val="en-US"/>
              </w:rPr>
            </w:pPr>
            <w:r>
              <w:rPr>
                <w:b/>
                <w:bCs/>
                <w:lang w:val="en-US"/>
              </w:rPr>
              <w:t>Interjección</w:t>
            </w:r>
          </w:p>
          <w:p>
            <w:pPr>
              <w:pStyle w:val="Normal1"/>
              <w:spacing w:lineRule="auto" w:line="240"/>
              <w:ind w:firstLine="284" w:end="0"/>
              <w:rPr>
                <w:b/>
                <w:bCs/>
                <w:lang w:val="en-US"/>
              </w:rPr>
            </w:pPr>
            <w:r>
              <w:rPr>
                <w:b/>
                <w:bCs/>
                <w:lang w:val="en-US"/>
              </w:rPr>
              <w:t>Interjecciones propias</w:t>
            </w:r>
          </w:p>
          <w:p>
            <w:pPr>
              <w:pStyle w:val="Normal1"/>
              <w:spacing w:lineRule="auto" w:line="240"/>
              <w:ind w:firstLine="284" w:end="0"/>
              <w:rPr>
                <w:b/>
                <w:bCs/>
                <w:lang w:val="en-US"/>
              </w:rPr>
            </w:pPr>
            <w:r>
              <w:rPr>
                <w:b/>
                <w:bCs/>
                <w:lang w:val="en-US"/>
              </w:rPr>
            </w:r>
          </w:p>
          <w:p>
            <w:pPr>
              <w:pStyle w:val="Normal1"/>
              <w:spacing w:lineRule="auto" w:line="240"/>
              <w:ind w:firstLine="284" w:end="0"/>
              <w:rPr>
                <w:b/>
                <w:bCs/>
              </w:rPr>
            </w:pPr>
            <w:r>
              <w:rPr>
                <w:b/>
                <w:bCs/>
                <w:lang w:val="en-US"/>
              </w:rPr>
              <w:t xml:space="preserve">      </w:t>
            </w:r>
            <w:r>
              <w:rPr>
                <w:b/>
                <w:bCs/>
              </w:rPr>
              <w:t xml:space="preserve">»       </w:t>
            </w:r>
            <w:r>
              <w:rPr>
                <w:b/>
                <w:bCs/>
                <w:lang w:val="en-US"/>
              </w:rPr>
              <w:t>impropias</w:t>
            </w:r>
          </w:p>
          <w:p>
            <w:pPr>
              <w:pStyle w:val="Normal1"/>
              <w:spacing w:lineRule="auto" w:line="240"/>
              <w:ind w:firstLine="284" w:end="0"/>
              <w:rPr>
                <w:b/>
                <w:bCs/>
              </w:rPr>
            </w:pPr>
            <w:r>
              <w:rPr>
                <w:b/>
                <w:bCs/>
                <w:lang w:val="en-US"/>
              </w:rPr>
              <w:t>Onomatopeya</w:t>
            </w:r>
          </w:p>
          <w:p>
            <w:pPr>
              <w:pStyle w:val="Normal1"/>
              <w:ind w:firstLine="284" w:end="0"/>
              <w:rPr/>
            </w:pPr>
            <w:r>
              <w:rPr>
                <w:b/>
                <w:bCs/>
              </w:rPr>
              <w:t xml:space="preserve">                         </w:t>
            </w:r>
          </w:p>
        </w:tc>
        <w:tc>
          <w:tcPr>
            <w:tcW w:w="6100" w:type="dxa"/>
            <w:tcBorders/>
          </w:tcPr>
          <w:p>
            <w:pPr>
              <w:pStyle w:val="Normal"/>
              <w:snapToGrid w:val="false"/>
              <w:rPr>
                <w:b/>
                <w:bCs/>
              </w:rPr>
            </w:pPr>
            <w:r>
              <w:rPr>
                <w:b/>
                <w:bCs/>
              </w:rPr>
            </w:r>
          </w:p>
          <w:p>
            <w:pPr>
              <w:pStyle w:val="Normal1"/>
              <w:spacing w:lineRule="auto" w:line="240"/>
              <w:rPr/>
            </w:pPr>
            <w:r>
              <w:rPr/>
              <w:t xml:space="preserve">— </w:t>
            </w:r>
            <w:r>
              <w:rPr/>
              <w:t xml:space="preserve">междометие </w:t>
            </w:r>
          </w:p>
          <w:p>
            <w:pPr>
              <w:pStyle w:val="Normal1"/>
              <w:spacing w:lineRule="auto" w:line="240"/>
              <w:rPr/>
            </w:pPr>
            <w:r>
              <w:rPr/>
              <w:t xml:space="preserve">— </w:t>
            </w:r>
            <w:r>
              <w:rPr/>
              <w:t>первичные междометия</w:t>
            </w:r>
          </w:p>
          <w:p>
            <w:pPr>
              <w:pStyle w:val="Normal1"/>
              <w:spacing w:lineRule="auto" w:line="240"/>
              <w:rPr/>
            </w:pPr>
            <w:r>
              <w:rPr/>
              <w:t xml:space="preserve">    </w:t>
            </w:r>
            <w:r>
              <w:rPr/>
              <w:t>(</w:t>
            </w:r>
            <w:r>
              <w:rPr>
                <w:i/>
                <w:iCs/>
              </w:rPr>
              <w:t>доcл</w:t>
            </w:r>
            <w:r>
              <w:rPr/>
              <w:t xml:space="preserve">.: собственно междометия) </w:t>
            </w:r>
          </w:p>
          <w:p>
            <w:pPr>
              <w:pStyle w:val="Normal1"/>
              <w:spacing w:lineRule="auto" w:line="240"/>
              <w:rPr/>
            </w:pPr>
            <w:r>
              <w:rPr/>
              <w:t xml:space="preserve">— </w:t>
            </w:r>
            <w:r>
              <w:rPr/>
              <w:t xml:space="preserve">производные междометия </w:t>
            </w:r>
          </w:p>
          <w:p>
            <w:pPr>
              <w:pStyle w:val="Normal1"/>
              <w:spacing w:lineRule="auto" w:line="240"/>
              <w:rPr/>
            </w:pPr>
            <w:r>
              <w:rPr/>
              <w:t xml:space="preserve">— </w:t>
            </w:r>
            <w:r>
              <w:rPr/>
              <w:t>звукоподражательное слово</w:t>
            </w:r>
          </w:p>
          <w:p>
            <w:pPr>
              <w:pStyle w:val="Normal1"/>
              <w:rPr/>
            </w:pPr>
            <w:r>
              <w:rPr/>
            </w:r>
          </w:p>
        </w:tc>
      </w:tr>
    </w:tbl>
    <w:p>
      <w:pPr>
        <w:pStyle w:val="Heading3"/>
        <w:ind w:hanging="0" w:start="0"/>
        <w:rPr/>
      </w:pPr>
      <w:r>
        <w:rPr/>
      </w:r>
      <w:bookmarkStart w:id="142" w:name="__RefHeading___Toc1886114"/>
      <w:bookmarkStart w:id="143" w:name="__RefHeading___Toc1886114"/>
    </w:p>
    <w:p>
      <w:pPr>
        <w:pStyle w:val="Heading3"/>
        <w:ind w:hanging="0" w:start="0"/>
        <w:rPr/>
      </w:pPr>
      <w:bookmarkStart w:id="144" w:name="__RefHeading___Toc1886114"/>
      <w:r>
        <w:rPr/>
        <w:t>§ 96. Виды и группы междометий</w:t>
      </w:r>
      <w:bookmarkEnd w:id="144"/>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испанском языке, как и в русском, междометие —это неизме</w:t>
        <w:softHyphen/>
        <w:t>няемая и не имеющая своих грамматических показателей часть речи. Междометия выражают чувства и побуждения и делятся по своему образованию на   д в а   основных вида:</w:t>
      </w:r>
    </w:p>
    <w:p>
      <w:pPr>
        <w:pStyle w:val="Normal1"/>
        <w:spacing w:lineRule="auto" w:line="240"/>
        <w:ind w:firstLine="284" w:end="0"/>
        <w:rPr/>
      </w:pPr>
      <w:r>
        <w:rPr>
          <w:sz w:val="24"/>
        </w:rPr>
        <w:t xml:space="preserve">1. </w:t>
      </w:r>
      <w:r>
        <w:rPr>
          <w:spacing w:val="20"/>
          <w:sz w:val="24"/>
        </w:rPr>
        <w:t>первичные</w:t>
      </w:r>
      <w:r>
        <w:rPr>
          <w:sz w:val="24"/>
        </w:rPr>
        <w:t xml:space="preserve"> междометия, которые не связаны своим про</w:t>
        <w:softHyphen/>
        <w:t xml:space="preserve">исхождением со знаменательными частями речи. Например: </w:t>
      </w:r>
      <w:r>
        <w:rPr>
          <w:b/>
          <w:sz w:val="24"/>
        </w:rPr>
        <w:t>¡</w:t>
      </w:r>
      <w:r>
        <w:rPr>
          <w:b/>
          <w:sz w:val="24"/>
          <w:lang w:val="en-US"/>
        </w:rPr>
        <w:t>ah</w:t>
      </w:r>
      <w:r>
        <w:rPr>
          <w:b/>
          <w:sz w:val="24"/>
        </w:rPr>
        <w:t>!, ¡ау!, ¡</w:t>
      </w:r>
      <w:r>
        <w:rPr>
          <w:b/>
          <w:sz w:val="24"/>
          <w:lang w:val="en-US"/>
        </w:rPr>
        <w:t>bah</w:t>
      </w:r>
      <w:r>
        <w:rPr>
          <w:b/>
          <w:sz w:val="24"/>
        </w:rPr>
        <w:t>!, ¡са!, ¡</w:t>
      </w:r>
      <w:r>
        <w:rPr>
          <w:b/>
          <w:sz w:val="24"/>
          <w:lang w:val="en-US"/>
        </w:rPr>
        <w:t>quia</w:t>
      </w:r>
      <w:r>
        <w:rPr>
          <w:b/>
          <w:sz w:val="24"/>
        </w:rPr>
        <w:t>!, ¡</w:t>
      </w:r>
      <w:r>
        <w:rPr>
          <w:b/>
          <w:sz w:val="24"/>
          <w:lang w:val="en-US"/>
        </w:rPr>
        <w:t>eh</w:t>
      </w:r>
      <w:r>
        <w:rPr>
          <w:b/>
          <w:sz w:val="24"/>
        </w:rPr>
        <w:t>!, ¡</w:t>
      </w:r>
      <w:r>
        <w:rPr>
          <w:b/>
          <w:sz w:val="24"/>
          <w:lang w:val="en-US"/>
        </w:rPr>
        <w:t>oh</w:t>
      </w:r>
      <w:r>
        <w:rPr>
          <w:b/>
          <w:sz w:val="24"/>
        </w:rPr>
        <w:t>!, ¡</w:t>
      </w:r>
      <w:r>
        <w:rPr>
          <w:b/>
          <w:sz w:val="24"/>
          <w:lang w:val="en-US"/>
        </w:rPr>
        <w:t>puf</w:t>
      </w:r>
      <w:r>
        <w:rPr>
          <w:b/>
          <w:sz w:val="24"/>
        </w:rPr>
        <w:t>!</w:t>
      </w:r>
      <w:r>
        <w:rPr>
          <w:sz w:val="24"/>
        </w:rPr>
        <w:t xml:space="preserve"> и т.д.;</w:t>
      </w:r>
    </w:p>
    <w:p>
      <w:pPr>
        <w:pStyle w:val="Normal1"/>
        <w:spacing w:lineRule="auto" w:line="240"/>
        <w:ind w:firstLine="284" w:end="0"/>
        <w:rPr/>
      </w:pPr>
      <w:r>
        <w:rPr>
          <w:sz w:val="24"/>
        </w:rPr>
        <w:t xml:space="preserve">2. </w:t>
      </w:r>
      <w:r>
        <w:rPr>
          <w:spacing w:val="20"/>
          <w:sz w:val="24"/>
        </w:rPr>
        <w:t>производные</w:t>
      </w:r>
      <w:r>
        <w:rPr>
          <w:sz w:val="24"/>
        </w:rPr>
        <w:t xml:space="preserve"> междометия, которые образовались от глаголов, существительных, наречий и т. п. К этому виду междометий отно</w:t>
        <w:softHyphen/>
        <w:t xml:space="preserve">сятся: </w:t>
      </w:r>
      <w:r>
        <w:rPr>
          <w:b/>
          <w:sz w:val="24"/>
        </w:rPr>
        <w:t>¡</w:t>
      </w:r>
      <w:r>
        <w:rPr>
          <w:b/>
          <w:sz w:val="24"/>
          <w:lang w:val="en-US"/>
        </w:rPr>
        <w:t>oiga</w:t>
      </w:r>
      <w:r>
        <w:rPr>
          <w:b/>
          <w:sz w:val="24"/>
        </w:rPr>
        <w:t>!, ¡</w:t>
      </w:r>
      <w:r>
        <w:rPr>
          <w:b/>
          <w:sz w:val="24"/>
          <w:lang w:val="en-US"/>
        </w:rPr>
        <w:t>anda</w:t>
      </w:r>
      <w:r>
        <w:rPr>
          <w:b/>
          <w:sz w:val="24"/>
        </w:rPr>
        <w:t>!, ¡</w:t>
      </w:r>
      <w:r>
        <w:rPr>
          <w:b/>
          <w:sz w:val="24"/>
          <w:lang w:val="en-US"/>
        </w:rPr>
        <w:t>fuego</w:t>
      </w:r>
      <w:r>
        <w:rPr>
          <w:b/>
          <w:sz w:val="24"/>
        </w:rPr>
        <w:t>!, ¡</w:t>
      </w:r>
      <w:r>
        <w:rPr>
          <w:b/>
          <w:sz w:val="24"/>
          <w:lang w:val="en-US"/>
        </w:rPr>
        <w:t>bravo</w:t>
      </w:r>
      <w:r>
        <w:rPr>
          <w:b/>
          <w:sz w:val="24"/>
        </w:rPr>
        <w:t>!, ¡</w:t>
      </w:r>
      <w:r>
        <w:rPr>
          <w:b/>
          <w:sz w:val="24"/>
          <w:lang w:val="en-US"/>
        </w:rPr>
        <w:t>vaya</w:t>
      </w:r>
      <w:r>
        <w:rPr>
          <w:b/>
          <w:sz w:val="24"/>
        </w:rPr>
        <w:t>!, ¡</w:t>
      </w:r>
      <w:r>
        <w:rPr>
          <w:b/>
          <w:sz w:val="24"/>
          <w:lang w:val="en-US"/>
        </w:rPr>
        <w:t>socorro</w:t>
      </w:r>
      <w:r>
        <w:rPr>
          <w:b/>
          <w:sz w:val="24"/>
        </w:rPr>
        <w:t>!, ¡</w:t>
      </w:r>
      <w:r>
        <w:rPr>
          <w:b/>
          <w:sz w:val="24"/>
          <w:lang w:val="en-US"/>
        </w:rPr>
        <w:t>toma</w:t>
      </w:r>
      <w:r>
        <w:rPr>
          <w:b/>
          <w:sz w:val="24"/>
        </w:rPr>
        <w:t>!, ¡</w:t>
      </w:r>
      <w:r>
        <w:rPr>
          <w:b/>
          <w:sz w:val="24"/>
          <w:lang w:val="en-US"/>
        </w:rPr>
        <w:t>arriba</w:t>
      </w:r>
      <w:r>
        <w:rPr>
          <w:b/>
          <w:sz w:val="24"/>
        </w:rPr>
        <w:t>!</w:t>
      </w:r>
      <w:r>
        <w:rPr>
          <w:sz w:val="24"/>
        </w:rPr>
        <w:t xml:space="preserve"> и др.</w:t>
      </w:r>
    </w:p>
    <w:p>
      <w:pPr>
        <w:pStyle w:val="Normal1"/>
        <w:spacing w:lineRule="auto" w:line="240"/>
        <w:ind w:firstLine="284" w:end="0"/>
        <w:rPr/>
      </w:pPr>
      <w:r>
        <w:rPr>
          <w:sz w:val="24"/>
        </w:rPr>
        <w:t xml:space="preserve">К междометиям примыкают </w:t>
      </w:r>
      <w:r>
        <w:rPr>
          <w:spacing w:val="20"/>
          <w:sz w:val="24"/>
        </w:rPr>
        <w:t>звукоподражательные</w:t>
      </w:r>
      <w:r>
        <w:rPr>
          <w:sz w:val="24"/>
        </w:rPr>
        <w:t xml:space="preserve"> сло</w:t>
        <w:softHyphen/>
        <w:t>ва, представляющие собой условное воспроизведение звучаний, производимых в действительности. Примерами таких слов могут служить:</w:t>
      </w:r>
    </w:p>
    <w:p>
      <w:pPr>
        <w:pStyle w:val="Normal1"/>
        <w:spacing w:lineRule="auto" w:line="240"/>
        <w:ind w:firstLine="284" w:end="0"/>
        <w:rPr/>
      </w:pPr>
      <w:r>
        <w:rPr>
          <w:b/>
          <w:sz w:val="24"/>
          <w:lang w:val="en-US"/>
        </w:rPr>
        <w:t>zas</w:t>
      </w:r>
      <w:r>
        <w:rPr>
          <w:b/>
          <w:sz w:val="24"/>
        </w:rPr>
        <w:t xml:space="preserve">, </w:t>
      </w:r>
      <w:r>
        <w:rPr>
          <w:b/>
          <w:sz w:val="24"/>
          <w:lang w:val="en-US"/>
        </w:rPr>
        <w:t>zas</w:t>
      </w:r>
      <w:r>
        <w:rPr>
          <w:sz w:val="24"/>
        </w:rPr>
        <w:t xml:space="preserve">    —тук-тук </w:t>
      </w:r>
    </w:p>
    <w:p>
      <w:pPr>
        <w:pStyle w:val="Normal1"/>
        <w:spacing w:lineRule="auto" w:line="240"/>
        <w:ind w:firstLine="284" w:end="0"/>
        <w:rPr/>
      </w:pPr>
      <w:r>
        <w:rPr>
          <w:b/>
          <w:sz w:val="24"/>
          <w:lang w:val="en-US"/>
        </w:rPr>
        <w:t>m</w:t>
      </w:r>
      <w:r>
        <w:rPr>
          <w:b/>
          <w:sz w:val="24"/>
        </w:rPr>
        <w:t>а</w:t>
      </w:r>
      <w:r>
        <w:rPr>
          <w:b/>
          <w:sz w:val="24"/>
          <w:lang w:val="en-US"/>
        </w:rPr>
        <w:t>u</w:t>
      </w:r>
      <w:r>
        <w:rPr>
          <w:b/>
          <w:sz w:val="24"/>
        </w:rPr>
        <w:t xml:space="preserve">, </w:t>
      </w:r>
      <w:r>
        <w:rPr>
          <w:b/>
          <w:sz w:val="24"/>
          <w:lang w:val="en-US"/>
        </w:rPr>
        <w:t>m</w:t>
      </w:r>
      <w:r>
        <w:rPr>
          <w:b/>
          <w:sz w:val="24"/>
        </w:rPr>
        <w:t>а</w:t>
      </w:r>
      <w:r>
        <w:rPr>
          <w:b/>
          <w:sz w:val="24"/>
          <w:lang w:val="en-US"/>
        </w:rPr>
        <w:t>u</w:t>
      </w:r>
      <w:r>
        <w:rPr>
          <w:sz w:val="24"/>
        </w:rPr>
        <w:t xml:space="preserve"> — мяу-мяу и др.</w:t>
      </w:r>
    </w:p>
    <w:p>
      <w:pPr>
        <w:pStyle w:val="Normal1"/>
        <w:spacing w:lineRule="auto" w:line="240"/>
        <w:ind w:firstLine="284" w:end="0"/>
        <w:rPr>
          <w:sz w:val="24"/>
        </w:rPr>
      </w:pPr>
      <w:r>
        <w:rPr>
          <w:sz w:val="24"/>
        </w:rPr>
        <w:t>Все междометия могут быть подразделены также по своему зна</w:t>
        <w:softHyphen/>
        <w:t>чению, связанному с передачей в речи различных чувств и побуж</w:t>
        <w:softHyphen/>
        <w:t>дений. Ниже приводится семантическая характеристика наи</w:t>
        <w:softHyphen/>
        <w:t>более употребительных междометий:</w:t>
      </w:r>
    </w:p>
    <w:p>
      <w:pPr>
        <w:pStyle w:val="Normal1"/>
        <w:spacing w:lineRule="auto" w:line="240"/>
        <w:ind w:firstLine="284" w:end="0"/>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2977"/>
        <w:gridCol w:w="7796"/>
      </w:tblGrid>
      <w:tr>
        <w:trPr>
          <w:trHeight w:val="554" w:hRule="exact"/>
        </w:trPr>
        <w:tc>
          <w:tcPr>
            <w:tcW w:w="2977" w:type="dxa"/>
            <w:tcBorders/>
          </w:tcPr>
          <w:p>
            <w:pPr>
              <w:pStyle w:val="Normal1"/>
              <w:spacing w:lineRule="auto" w:line="240"/>
              <w:ind w:firstLine="284" w:end="0"/>
              <w:rPr/>
            </w:pPr>
            <w:r>
              <w:rPr>
                <w:sz w:val="24"/>
              </w:rPr>
              <w:t>¡</w:t>
            </w:r>
            <w:r>
              <w:rPr>
                <w:sz w:val="24"/>
                <w:lang w:val="en-US"/>
              </w:rPr>
              <w:t>Abajo</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призыв к прекращению, свер</w:t>
              <w:softHyphen/>
              <w:t>жению и т.п. чего-либо (Долой! Прочь!)</w:t>
            </w:r>
          </w:p>
          <w:p>
            <w:pPr>
              <w:pStyle w:val="Normal1"/>
              <w:spacing w:lineRule="auto" w:line="240"/>
              <w:rPr>
                <w:sz w:val="24"/>
              </w:rPr>
            </w:pPr>
            <w:r>
              <w:rPr>
                <w:sz w:val="24"/>
              </w:rPr>
            </w:r>
          </w:p>
          <w:p>
            <w:pPr>
              <w:pStyle w:val="Normal1"/>
              <w:spacing w:lineRule="auto" w:line="240"/>
              <w:rPr>
                <w:sz w:val="24"/>
              </w:rPr>
            </w:pPr>
            <w:r>
              <w:rPr>
                <w:sz w:val="24"/>
              </w:rPr>
            </w:r>
          </w:p>
          <w:p>
            <w:pPr>
              <w:pStyle w:val="Normal1"/>
              <w:ind w:firstLine="284" w:end="0"/>
              <w:rPr>
                <w:sz w:val="24"/>
              </w:rPr>
            </w:pPr>
            <w:r>
              <w:rPr>
                <w:sz w:val="24"/>
              </w:rPr>
            </w:r>
          </w:p>
        </w:tc>
      </w:tr>
      <w:tr>
        <w:trPr>
          <w:trHeight w:val="273" w:hRule="exact"/>
        </w:trPr>
        <w:tc>
          <w:tcPr>
            <w:tcW w:w="2977" w:type="dxa"/>
            <w:tcBorders/>
          </w:tcPr>
          <w:p>
            <w:pPr>
              <w:pStyle w:val="Normal1"/>
              <w:spacing w:lineRule="auto" w:line="240"/>
              <w:ind w:firstLine="284" w:end="0"/>
              <w:rPr/>
            </w:pPr>
            <w:r>
              <w:rPr>
                <w:sz w:val="24"/>
              </w:rPr>
              <w:t>¡</w:t>
            </w:r>
            <w:r>
              <w:rPr>
                <w:sz w:val="24"/>
                <w:lang w:val="en-US"/>
              </w:rPr>
              <w:t>Aj</w:t>
            </w:r>
            <w:r>
              <w:rPr>
                <w:sz w:val="24"/>
              </w:rPr>
              <w:t>á, ¡</w:t>
            </w:r>
            <w:r>
              <w:rPr>
                <w:sz w:val="24"/>
                <w:lang w:val="en-US"/>
              </w:rPr>
              <w:t>Ajaj</w:t>
            </w:r>
            <w:r>
              <w:rPr>
                <w:sz w:val="24"/>
              </w:rPr>
              <w:t>á!</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Удовлетворение, одобрение</w:t>
            </w:r>
          </w:p>
          <w:p>
            <w:pPr>
              <w:pStyle w:val="Normal1"/>
              <w:spacing w:lineRule="auto" w:line="240"/>
              <w:ind w:firstLine="284" w:end="0"/>
              <w:rPr>
                <w:sz w:val="24"/>
              </w:rPr>
            </w:pPr>
            <w:r>
              <w:rPr>
                <w:sz w:val="24"/>
              </w:rPr>
            </w:r>
          </w:p>
        </w:tc>
      </w:tr>
      <w:tr>
        <w:trPr>
          <w:trHeight w:val="278" w:hRule="exact"/>
        </w:trPr>
        <w:tc>
          <w:tcPr>
            <w:tcW w:w="2977" w:type="dxa"/>
            <w:tcBorders/>
          </w:tcPr>
          <w:p>
            <w:pPr>
              <w:pStyle w:val="Normal1"/>
              <w:spacing w:lineRule="auto" w:line="240"/>
              <w:ind w:firstLine="284" w:end="0"/>
              <w:rPr/>
            </w:pPr>
            <w:r>
              <w:rPr>
                <w:sz w:val="24"/>
              </w:rPr>
              <w:t>¡</w:t>
            </w:r>
            <w:r>
              <w:rPr>
                <w:sz w:val="24"/>
                <w:lang w:val="en-US"/>
              </w:rPr>
              <w:t>Alerta</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Предупреждение, призыв к бдительности</w:t>
            </w:r>
          </w:p>
          <w:p>
            <w:pPr>
              <w:pStyle w:val="Normal1"/>
              <w:spacing w:lineRule="auto" w:line="240"/>
              <w:ind w:firstLine="284" w:end="0"/>
              <w:rPr>
                <w:sz w:val="24"/>
              </w:rPr>
            </w:pPr>
            <w:r>
              <w:rPr>
                <w:sz w:val="24"/>
              </w:rPr>
            </w:r>
          </w:p>
        </w:tc>
      </w:tr>
      <w:tr>
        <w:trPr>
          <w:trHeight w:val="427" w:hRule="exact"/>
        </w:trPr>
        <w:tc>
          <w:tcPr>
            <w:tcW w:w="2977" w:type="dxa"/>
            <w:tcBorders/>
          </w:tcPr>
          <w:p>
            <w:pPr>
              <w:pStyle w:val="Normal1"/>
              <w:spacing w:lineRule="auto" w:line="240"/>
              <w:ind w:firstLine="284" w:end="0"/>
              <w:rPr/>
            </w:pPr>
            <w:r>
              <w:rPr>
                <w:sz w:val="24"/>
              </w:rPr>
              <w:t>¡</w:t>
            </w:r>
            <w:r>
              <w:rPr>
                <w:sz w:val="24"/>
                <w:lang w:val="en-US"/>
              </w:rPr>
              <w:t>Anda</w:t>
            </w:r>
            <w:r>
              <w:rPr>
                <w:sz w:val="24"/>
              </w:rPr>
              <w:t>! ¡</w:t>
            </w:r>
            <w:r>
              <w:rPr>
                <w:sz w:val="24"/>
                <w:lang w:val="en-US"/>
              </w:rPr>
              <w:t>Ande</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Побуждение к действию, удивление, неожиданность, радость</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240" w:hRule="exact"/>
        </w:trPr>
        <w:tc>
          <w:tcPr>
            <w:tcW w:w="2977" w:type="dxa"/>
            <w:tcBorders/>
          </w:tcPr>
          <w:p>
            <w:pPr>
              <w:pStyle w:val="Normal1"/>
              <w:spacing w:lineRule="auto" w:line="240"/>
              <w:ind w:firstLine="284" w:end="0"/>
              <w:rPr/>
            </w:pPr>
            <w:r>
              <w:rPr>
                <w:sz w:val="24"/>
              </w:rPr>
              <w:t>¡</w:t>
            </w:r>
            <w:r>
              <w:rPr>
                <w:sz w:val="24"/>
                <w:lang w:val="en-US"/>
              </w:rPr>
              <w:t>Andando</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Побуждение (к тому, чтобы поторопиться)</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260" w:hRule="exact"/>
        </w:trPr>
        <w:tc>
          <w:tcPr>
            <w:tcW w:w="2977" w:type="dxa"/>
            <w:tcBorders/>
          </w:tcPr>
          <w:p>
            <w:pPr>
              <w:pStyle w:val="Normal1"/>
              <w:spacing w:lineRule="auto" w:line="240"/>
              <w:ind w:firstLine="284" w:end="0"/>
              <w:rPr/>
            </w:pPr>
            <w:r>
              <w:rPr>
                <w:sz w:val="24"/>
              </w:rPr>
              <w:t>¡</w:t>
            </w:r>
            <w:r>
              <w:rPr>
                <w:sz w:val="24"/>
                <w:lang w:val="en-US"/>
              </w:rPr>
              <w:t>Aprieta</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Порицание, осуждение, удивление</w:t>
            </w:r>
          </w:p>
          <w:p>
            <w:pPr>
              <w:pStyle w:val="Normal1"/>
              <w:spacing w:lineRule="auto" w:line="240"/>
              <w:ind w:firstLine="284" w:end="0"/>
              <w:rPr>
                <w:sz w:val="24"/>
              </w:rPr>
            </w:pPr>
            <w:r>
              <w:rPr>
                <w:sz w:val="24"/>
              </w:rPr>
            </w:r>
          </w:p>
        </w:tc>
      </w:tr>
      <w:tr>
        <w:trPr>
          <w:trHeight w:val="260" w:hRule="exact"/>
        </w:trPr>
        <w:tc>
          <w:tcPr>
            <w:tcW w:w="2977" w:type="dxa"/>
            <w:tcBorders/>
          </w:tcPr>
          <w:p>
            <w:pPr>
              <w:pStyle w:val="Normal1"/>
              <w:spacing w:lineRule="auto" w:line="240"/>
              <w:ind w:firstLine="284" w:end="0"/>
              <w:rPr/>
            </w:pPr>
            <w:r>
              <w:rPr>
                <w:sz w:val="24"/>
              </w:rPr>
              <w:t>¡А</w:t>
            </w:r>
            <w:r>
              <w:rPr>
                <w:sz w:val="24"/>
                <w:lang w:val="en-US"/>
              </w:rPr>
              <w:t>rr</w:t>
            </w:r>
            <w:r>
              <w:rPr>
                <w:sz w:val="24"/>
              </w:rPr>
              <w:t>е! ¡Ha</w:t>
            </w:r>
            <w:r>
              <w:rPr>
                <w:sz w:val="24"/>
                <w:lang w:val="en-US"/>
              </w:rPr>
              <w:t>rr</w:t>
            </w:r>
            <w:r>
              <w:rPr>
                <w:sz w:val="24"/>
              </w:rPr>
              <w:t>е!</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Понукание (вьючных животных)</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287" w:hRule="exact"/>
        </w:trPr>
        <w:tc>
          <w:tcPr>
            <w:tcW w:w="2977" w:type="dxa"/>
            <w:tcBorders/>
          </w:tcPr>
          <w:p>
            <w:pPr>
              <w:pStyle w:val="Normal1"/>
              <w:spacing w:lineRule="auto" w:line="240"/>
              <w:ind w:firstLine="284" w:end="0"/>
              <w:rPr/>
            </w:pPr>
            <w:r>
              <w:rPr>
                <w:sz w:val="24"/>
              </w:rPr>
              <w:t>¡</w:t>
            </w:r>
            <w:r>
              <w:rPr>
                <w:sz w:val="24"/>
                <w:lang w:val="en-US"/>
              </w:rPr>
              <w:t>Arriba</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Призыв к мужеству, борьбе и т.п. (Вставай!)</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240" w:hRule="exact"/>
        </w:trPr>
        <w:tc>
          <w:tcPr>
            <w:tcW w:w="2977" w:type="dxa"/>
            <w:tcBorders/>
          </w:tcPr>
          <w:p>
            <w:pPr>
              <w:pStyle w:val="Normal1"/>
              <w:spacing w:lineRule="auto" w:line="240"/>
              <w:ind w:firstLine="284" w:end="0"/>
              <w:rPr/>
            </w:pPr>
            <w:r>
              <w:rPr>
                <w:sz w:val="24"/>
              </w:rPr>
              <w:t>¡</w:t>
            </w:r>
            <w:r>
              <w:rPr>
                <w:sz w:val="24"/>
                <w:lang w:val="en-US"/>
              </w:rPr>
              <w:t>Animo</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Ободрение</w:t>
            </w:r>
          </w:p>
          <w:p>
            <w:pPr>
              <w:pStyle w:val="Normal1"/>
              <w:spacing w:lineRule="auto" w:line="240"/>
              <w:ind w:firstLine="284" w:end="0"/>
              <w:rPr>
                <w:sz w:val="24"/>
              </w:rPr>
            </w:pPr>
            <w:r>
              <w:rPr>
                <w:sz w:val="24"/>
              </w:rPr>
            </w:r>
          </w:p>
        </w:tc>
      </w:tr>
      <w:tr>
        <w:trPr>
          <w:trHeight w:val="260" w:hRule="exact"/>
        </w:trPr>
        <w:tc>
          <w:tcPr>
            <w:tcW w:w="2977" w:type="dxa"/>
            <w:tcBorders/>
          </w:tcPr>
          <w:p>
            <w:pPr>
              <w:pStyle w:val="Normal1"/>
              <w:spacing w:lineRule="auto" w:line="240"/>
              <w:ind w:firstLine="284" w:end="0"/>
              <w:rPr/>
            </w:pPr>
            <w:r>
              <w:rPr>
                <w:sz w:val="24"/>
              </w:rPr>
              <w:t>¡</w:t>
            </w:r>
            <w:r>
              <w:rPr>
                <w:sz w:val="24"/>
                <w:lang w:val="en-US"/>
              </w:rPr>
              <w:t>Atiza</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Порицание, осуждение</w:t>
            </w:r>
          </w:p>
          <w:p>
            <w:pPr>
              <w:pStyle w:val="Normal1"/>
              <w:spacing w:lineRule="auto" w:line="240"/>
              <w:ind w:firstLine="284" w:end="0"/>
              <w:rPr>
                <w:sz w:val="24"/>
              </w:rPr>
            </w:pPr>
            <w:r>
              <w:rPr>
                <w:sz w:val="24"/>
              </w:rPr>
            </w:r>
          </w:p>
        </w:tc>
      </w:tr>
      <w:tr>
        <w:trPr>
          <w:trHeight w:val="583" w:hRule="exact"/>
        </w:trPr>
        <w:tc>
          <w:tcPr>
            <w:tcW w:w="2977" w:type="dxa"/>
            <w:tcBorders/>
          </w:tcPr>
          <w:p>
            <w:pPr>
              <w:pStyle w:val="Normal1"/>
              <w:spacing w:lineRule="auto" w:line="240"/>
              <w:ind w:firstLine="284" w:end="0"/>
              <w:rPr/>
            </w:pPr>
            <w:r>
              <w:rPr>
                <w:sz w:val="24"/>
              </w:rPr>
              <w:t>¡</w:t>
            </w:r>
            <w:r>
              <w:rPr>
                <w:sz w:val="24"/>
                <w:lang w:val="en-US"/>
              </w:rPr>
              <w:t>Atr</w:t>
            </w:r>
            <w:r>
              <w:rPr>
                <w:sz w:val="24"/>
              </w:rPr>
              <w:t>á</w:t>
            </w:r>
            <w:r>
              <w:rPr>
                <w:sz w:val="24"/>
                <w:lang w:val="en-US"/>
              </w:rPr>
              <w:t>s</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Запрет, приказание отойти (Назад!)</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281" w:hRule="exact"/>
        </w:trPr>
        <w:tc>
          <w:tcPr>
            <w:tcW w:w="2977" w:type="dxa"/>
            <w:tcBorders/>
          </w:tcPr>
          <w:p>
            <w:pPr>
              <w:pStyle w:val="Normal1"/>
              <w:spacing w:lineRule="auto" w:line="240"/>
              <w:ind w:firstLine="284" w:end="0"/>
              <w:rPr>
                <w:sz w:val="24"/>
                <w:lang w:val="en-US"/>
              </w:rPr>
            </w:pPr>
            <w:r>
              <w:rPr>
                <w:sz w:val="24"/>
                <w:lang w:val="en-US"/>
              </w:rPr>
              <w:t>¡Ave María!</w:t>
            </w:r>
          </w:p>
          <w:p>
            <w:pPr>
              <w:pStyle w:val="Normal1"/>
              <w:spacing w:lineRule="auto" w:line="240"/>
              <w:ind w:firstLine="284" w:end="0"/>
              <w:rPr>
                <w:sz w:val="24"/>
                <w:lang w:val="en-US"/>
              </w:rPr>
            </w:pPr>
            <w:r>
              <w:rPr>
                <w:sz w:val="24"/>
                <w:lang w:val="en-US"/>
              </w:rPr>
              <w:t>. A L.I</w:t>
            </w:r>
          </w:p>
          <w:p>
            <w:pPr>
              <w:pStyle w:val="Normal1"/>
              <w:spacing w:lineRule="auto" w:line="240"/>
              <w:ind w:firstLine="284" w:end="0"/>
              <w:rPr>
                <w:sz w:val="24"/>
                <w:lang w:val="en-US"/>
              </w:rPr>
            </w:pPr>
            <w:r>
              <w:rPr>
                <w:sz w:val="24"/>
                <w:lang w:val="en-US"/>
              </w:rPr>
            </w:r>
          </w:p>
        </w:tc>
        <w:tc>
          <w:tcPr>
            <w:tcW w:w="7796" w:type="dxa"/>
            <w:tcBorders/>
          </w:tcPr>
          <w:p>
            <w:pPr>
              <w:pStyle w:val="Normal1"/>
              <w:spacing w:lineRule="auto" w:line="240"/>
              <w:rPr>
                <w:sz w:val="24"/>
              </w:rPr>
            </w:pPr>
            <w:r>
              <w:rPr>
                <w:sz w:val="24"/>
              </w:rPr>
              <w:t xml:space="preserve">— </w:t>
            </w:r>
            <w:r>
              <w:rPr>
                <w:sz w:val="24"/>
              </w:rPr>
              <w:t>Удивление, неожиданность</w:t>
            </w:r>
          </w:p>
          <w:p>
            <w:pPr>
              <w:pStyle w:val="Normal1"/>
              <w:spacing w:lineRule="auto" w:line="240"/>
              <w:ind w:firstLine="284" w:end="0"/>
              <w:rPr>
                <w:sz w:val="24"/>
              </w:rPr>
            </w:pPr>
            <w:r>
              <w:rPr>
                <w:sz w:val="24"/>
              </w:rPr>
            </w:r>
          </w:p>
        </w:tc>
      </w:tr>
      <w:tr>
        <w:trPr>
          <w:trHeight w:val="240" w:hRule="exact"/>
        </w:trPr>
        <w:tc>
          <w:tcPr>
            <w:tcW w:w="2977" w:type="dxa"/>
            <w:tcBorders/>
          </w:tcPr>
          <w:p>
            <w:pPr>
              <w:pStyle w:val="Normal1"/>
              <w:spacing w:lineRule="auto" w:line="240"/>
              <w:ind w:firstLine="284" w:end="0"/>
              <w:rPr/>
            </w:pPr>
            <w:r>
              <w:rPr>
                <w:sz w:val="24"/>
              </w:rPr>
              <w:t>¡</w:t>
            </w:r>
            <w:r>
              <w:rPr>
                <w:sz w:val="24"/>
                <w:lang w:val="en-US"/>
              </w:rPr>
              <w:t>Ah</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Боль, неудовольствие</w:t>
            </w:r>
          </w:p>
          <w:p>
            <w:pPr>
              <w:pStyle w:val="Normal1"/>
              <w:spacing w:lineRule="auto" w:line="240"/>
              <w:ind w:firstLine="284" w:end="0"/>
              <w:rPr>
                <w:sz w:val="24"/>
              </w:rPr>
            </w:pPr>
            <w:r>
              <w:rPr>
                <w:sz w:val="24"/>
              </w:rPr>
            </w:r>
          </w:p>
        </w:tc>
      </w:tr>
      <w:tr>
        <w:trPr>
          <w:trHeight w:val="260" w:hRule="exact"/>
        </w:trPr>
        <w:tc>
          <w:tcPr>
            <w:tcW w:w="2977" w:type="dxa"/>
            <w:tcBorders/>
          </w:tcPr>
          <w:p>
            <w:pPr>
              <w:pStyle w:val="Normal1"/>
              <w:spacing w:lineRule="auto" w:line="240"/>
              <w:ind w:firstLine="284" w:end="0"/>
              <w:rPr>
                <w:sz w:val="24"/>
              </w:rPr>
            </w:pPr>
            <w:r>
              <w:rPr>
                <w:sz w:val="24"/>
              </w:rPr>
              <w:t>¡Ау!</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Боль, страдание, удивление</w:t>
            </w:r>
          </w:p>
          <w:p>
            <w:pPr>
              <w:pStyle w:val="Normal1"/>
              <w:spacing w:lineRule="auto" w:line="240"/>
              <w:ind w:firstLine="284" w:end="0"/>
              <w:rPr>
                <w:sz w:val="24"/>
              </w:rPr>
            </w:pPr>
            <w:r>
              <w:rPr>
                <w:sz w:val="24"/>
              </w:rPr>
            </w:r>
          </w:p>
        </w:tc>
      </w:tr>
      <w:tr>
        <w:trPr>
          <w:trHeight w:val="240" w:hRule="exact"/>
        </w:trPr>
        <w:tc>
          <w:tcPr>
            <w:tcW w:w="2977" w:type="dxa"/>
            <w:tcBorders/>
          </w:tcPr>
          <w:p>
            <w:pPr>
              <w:pStyle w:val="Normal1"/>
              <w:spacing w:lineRule="auto" w:line="240"/>
              <w:ind w:firstLine="284" w:end="0"/>
              <w:rPr/>
            </w:pPr>
            <w:r>
              <w:rPr>
                <w:sz w:val="24"/>
              </w:rPr>
              <w:t>¡</w:t>
            </w:r>
            <w:r>
              <w:rPr>
                <w:sz w:val="24"/>
                <w:lang w:val="en-US"/>
              </w:rPr>
              <w:t>Bah</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Досада, отвращение</w:t>
            </w:r>
          </w:p>
          <w:p>
            <w:pPr>
              <w:pStyle w:val="Normal1"/>
              <w:spacing w:lineRule="auto" w:line="240"/>
              <w:ind w:firstLine="284" w:end="0"/>
              <w:rPr>
                <w:sz w:val="24"/>
              </w:rPr>
            </w:pPr>
            <w:r>
              <w:rPr>
                <w:sz w:val="24"/>
              </w:rPr>
            </w:r>
          </w:p>
        </w:tc>
      </w:tr>
      <w:tr>
        <w:trPr>
          <w:trHeight w:val="294" w:hRule="exact"/>
        </w:trPr>
        <w:tc>
          <w:tcPr>
            <w:tcW w:w="2977" w:type="dxa"/>
            <w:tcBorders/>
          </w:tcPr>
          <w:p>
            <w:pPr>
              <w:pStyle w:val="Normal1"/>
              <w:spacing w:lineRule="auto" w:line="240"/>
              <w:ind w:firstLine="284" w:end="0"/>
              <w:rPr/>
            </w:pPr>
            <w:r>
              <w:rPr>
                <w:sz w:val="24"/>
              </w:rPr>
              <w:t>¡</w:t>
            </w:r>
            <w:r>
              <w:rPr>
                <w:sz w:val="24"/>
                <w:lang w:val="en-US"/>
              </w:rPr>
              <w:t>Basta</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Запрет, выражение достаточности чего-либо (баста!)</w:t>
            </w:r>
          </w:p>
          <w:p>
            <w:pPr>
              <w:pStyle w:val="Normal1"/>
              <w:spacing w:lineRule="auto" w:line="240"/>
              <w:ind w:firstLine="284" w:end="0"/>
              <w:rPr>
                <w:sz w:val="24"/>
              </w:rPr>
            </w:pPr>
            <w:r>
              <w:rPr>
                <w:sz w:val="24"/>
              </w:rPr>
            </w:r>
          </w:p>
        </w:tc>
      </w:tr>
      <w:tr>
        <w:trPr>
          <w:trHeight w:val="283" w:hRule="exact"/>
        </w:trPr>
        <w:tc>
          <w:tcPr>
            <w:tcW w:w="2977" w:type="dxa"/>
            <w:tcBorders/>
          </w:tcPr>
          <w:p>
            <w:pPr>
              <w:pStyle w:val="Normal1"/>
              <w:spacing w:lineRule="auto" w:line="240"/>
              <w:ind w:firstLine="284" w:end="0"/>
              <w:rPr/>
            </w:pPr>
            <w:r>
              <w:rPr>
                <w:sz w:val="24"/>
              </w:rPr>
              <w:t>¡</w:t>
            </w:r>
            <w:r>
              <w:rPr>
                <w:sz w:val="24"/>
                <w:lang w:val="en-US"/>
              </w:rPr>
              <w:t>Caramba</w:t>
            </w:r>
            <w:r>
              <w:rPr>
                <w:sz w:val="24"/>
              </w:rPr>
              <w:t>! ¡</w:t>
            </w:r>
            <w:r>
              <w:rPr>
                <w:sz w:val="24"/>
                <w:lang w:val="en-US"/>
              </w:rPr>
              <w:t>Caray</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Удивление, раздражение, досада</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540" w:hRule="exact"/>
        </w:trPr>
        <w:tc>
          <w:tcPr>
            <w:tcW w:w="2977" w:type="dxa"/>
            <w:tcBorders/>
          </w:tcPr>
          <w:p>
            <w:pPr>
              <w:pStyle w:val="Normal1"/>
              <w:spacing w:lineRule="auto" w:line="240"/>
              <w:ind w:firstLine="284" w:end="0"/>
              <w:rPr>
                <w:sz w:val="24"/>
                <w:lang w:val="en-US"/>
              </w:rPr>
            </w:pPr>
            <w:r>
              <w:rPr>
                <w:sz w:val="24"/>
                <w:lang w:val="en-US"/>
              </w:rPr>
              <w:t xml:space="preserve">¡Cáspita! </w:t>
            </w:r>
          </w:p>
          <w:p>
            <w:pPr>
              <w:pStyle w:val="Normal1"/>
              <w:spacing w:lineRule="auto" w:line="240"/>
              <w:ind w:firstLine="284" w:end="0"/>
              <w:rPr>
                <w:sz w:val="24"/>
                <w:lang w:val="en-US"/>
              </w:rPr>
            </w:pPr>
            <w:r>
              <w:rPr>
                <w:sz w:val="24"/>
                <w:lang w:val="en-US"/>
              </w:rPr>
              <w:t>¡Chiz, chiz!</w:t>
            </w:r>
          </w:p>
          <w:p>
            <w:pPr>
              <w:pStyle w:val="Normal1"/>
              <w:spacing w:lineRule="auto" w:line="240"/>
              <w:ind w:firstLine="284" w:end="0"/>
              <w:rPr>
                <w:sz w:val="24"/>
                <w:lang w:val="en-US"/>
              </w:rPr>
            </w:pPr>
            <w:r>
              <w:rPr>
                <w:sz w:val="24"/>
                <w:lang w:val="en-US"/>
              </w:rPr>
            </w:r>
          </w:p>
        </w:tc>
        <w:tc>
          <w:tcPr>
            <w:tcW w:w="7796" w:type="dxa"/>
            <w:tcBorders/>
          </w:tcPr>
          <w:p>
            <w:pPr>
              <w:pStyle w:val="Normal1"/>
              <w:spacing w:lineRule="auto" w:line="240"/>
              <w:rPr>
                <w:sz w:val="24"/>
              </w:rPr>
            </w:pPr>
            <w:r>
              <w:rPr>
                <w:sz w:val="24"/>
              </w:rPr>
              <w:t xml:space="preserve">— </w:t>
            </w:r>
            <w:r>
              <w:rPr>
                <w:sz w:val="24"/>
              </w:rPr>
              <w:t xml:space="preserve">Удивление, восхищение </w:t>
            </w:r>
          </w:p>
          <w:p>
            <w:pPr>
              <w:pStyle w:val="Normal1"/>
              <w:spacing w:lineRule="auto" w:line="240"/>
              <w:rPr>
                <w:sz w:val="24"/>
              </w:rPr>
            </w:pPr>
            <w:r>
              <w:rPr>
                <w:sz w:val="24"/>
              </w:rPr>
              <w:t xml:space="preserve">— </w:t>
            </w:r>
            <w:r>
              <w:rPr>
                <w:sz w:val="24"/>
              </w:rPr>
              <w:t>Призыв к вниманию</w:t>
            </w:r>
          </w:p>
        </w:tc>
      </w:tr>
      <w:tr>
        <w:trPr>
          <w:trHeight w:val="280" w:hRule="exact"/>
        </w:trPr>
        <w:tc>
          <w:tcPr>
            <w:tcW w:w="2977" w:type="dxa"/>
            <w:tcBorders/>
          </w:tcPr>
          <w:p>
            <w:pPr>
              <w:pStyle w:val="Normal1"/>
              <w:spacing w:lineRule="auto" w:line="240"/>
              <w:ind w:firstLine="284" w:end="0"/>
              <w:rPr/>
            </w:pPr>
            <w:r>
              <w:rPr>
                <w:sz w:val="24"/>
              </w:rPr>
              <w:t>¡</w:t>
            </w:r>
            <w:r>
              <w:rPr>
                <w:sz w:val="24"/>
                <w:lang w:val="en-US"/>
              </w:rPr>
              <w:t>Cuidado</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Предупреждение об опасности (Осторожно!)</w:t>
            </w:r>
          </w:p>
          <w:p>
            <w:pPr>
              <w:pStyle w:val="Normal1"/>
              <w:spacing w:lineRule="auto" w:line="240"/>
              <w:ind w:firstLine="284" w:end="0"/>
              <w:rPr>
                <w:sz w:val="24"/>
              </w:rPr>
            </w:pPr>
            <w:r>
              <w:rPr>
                <w:sz w:val="24"/>
              </w:rPr>
            </w:r>
          </w:p>
        </w:tc>
      </w:tr>
      <w:tr>
        <w:trPr>
          <w:trHeight w:val="329" w:hRule="exact"/>
        </w:trPr>
        <w:tc>
          <w:tcPr>
            <w:tcW w:w="2977" w:type="dxa"/>
            <w:tcBorders/>
          </w:tcPr>
          <w:p>
            <w:pPr>
              <w:pStyle w:val="Normal1"/>
              <w:spacing w:lineRule="auto" w:line="240"/>
              <w:ind w:firstLine="284" w:end="0"/>
              <w:rPr/>
            </w:pPr>
            <w:r>
              <w:rPr>
                <w:sz w:val="24"/>
              </w:rPr>
              <w:t>¡</w:t>
            </w:r>
            <w:r>
              <w:rPr>
                <w:sz w:val="24"/>
                <w:lang w:val="en-US"/>
              </w:rPr>
              <w:t>Demonio</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Удивление, негодование (Черт возьми!)</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360" w:hRule="exact"/>
        </w:trPr>
        <w:tc>
          <w:tcPr>
            <w:tcW w:w="2977" w:type="dxa"/>
            <w:tcBorders/>
          </w:tcPr>
          <w:p>
            <w:pPr>
              <w:pStyle w:val="Normal1"/>
              <w:spacing w:lineRule="auto" w:line="240"/>
              <w:ind w:firstLine="284" w:end="0"/>
              <w:rPr/>
            </w:pPr>
            <w:r>
              <w:rPr>
                <w:sz w:val="24"/>
              </w:rPr>
              <w:t>¡</w:t>
            </w:r>
            <w:r>
              <w:rPr>
                <w:sz w:val="24"/>
                <w:lang w:val="en-US"/>
              </w:rPr>
              <w:t>Despacio</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Просьба делать что-либо медленнее, спокойнее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343" w:hRule="exact"/>
        </w:trPr>
        <w:tc>
          <w:tcPr>
            <w:tcW w:w="2977" w:type="dxa"/>
            <w:tcBorders/>
          </w:tcPr>
          <w:p>
            <w:pPr>
              <w:pStyle w:val="Normal1"/>
              <w:spacing w:lineRule="auto" w:line="240"/>
              <w:ind w:firstLine="284" w:end="0"/>
              <w:rPr/>
            </w:pPr>
            <w:r>
              <w:rPr>
                <w:sz w:val="24"/>
              </w:rPr>
              <w:t>¡</w:t>
            </w:r>
            <w:r>
              <w:rPr>
                <w:sz w:val="24"/>
                <w:lang w:val="en-US"/>
              </w:rPr>
              <w:t>Ea</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Побуждение к действию; призыв к тишине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840" w:hRule="exact"/>
        </w:trPr>
        <w:tc>
          <w:tcPr>
            <w:tcW w:w="2977" w:type="dxa"/>
            <w:tcBorders/>
          </w:tcPr>
          <w:p>
            <w:pPr>
              <w:pStyle w:val="Normal1"/>
              <w:spacing w:lineRule="auto" w:line="240"/>
              <w:ind w:firstLine="284" w:end="0"/>
              <w:rPr>
                <w:sz w:val="24"/>
                <w:lang w:val="en-US"/>
              </w:rPr>
            </w:pPr>
            <w:r>
              <w:rPr>
                <w:sz w:val="24"/>
                <w:lang w:val="en-US"/>
              </w:rPr>
              <w:t xml:space="preserve">¡Eh! </w:t>
            </w:r>
          </w:p>
          <w:p>
            <w:pPr>
              <w:pStyle w:val="Normal1"/>
              <w:spacing w:lineRule="auto" w:line="240"/>
              <w:ind w:firstLine="284" w:end="0"/>
              <w:rPr>
                <w:sz w:val="24"/>
                <w:lang w:val="en-US"/>
              </w:rPr>
            </w:pPr>
            <w:r>
              <w:rPr>
                <w:sz w:val="24"/>
                <w:lang w:val="en-US"/>
              </w:rPr>
              <w:t xml:space="preserve">¡Fuera! ¡Hopo! ¡Largo! </w:t>
            </w:r>
          </w:p>
          <w:p>
            <w:pPr>
              <w:pStyle w:val="Normal1"/>
              <w:spacing w:lineRule="auto" w:line="240"/>
              <w:ind w:firstLine="284" w:end="0"/>
              <w:rPr>
                <w:sz w:val="24"/>
                <w:lang w:val="en-US"/>
              </w:rPr>
            </w:pPr>
            <w:r>
              <w:rPr>
                <w:sz w:val="24"/>
                <w:lang w:val="en-US"/>
              </w:rPr>
              <w:t>¡Hala! ¡Ala!</w:t>
            </w:r>
          </w:p>
          <w:p>
            <w:pPr>
              <w:pStyle w:val="Normal1"/>
              <w:spacing w:lineRule="auto" w:line="240"/>
              <w:ind w:firstLine="284" w:end="0"/>
              <w:rPr>
                <w:sz w:val="24"/>
                <w:lang w:val="en-US"/>
              </w:rPr>
            </w:pPr>
            <w:r>
              <w:rPr>
                <w:sz w:val="24"/>
                <w:lang w:val="en-US"/>
              </w:rPr>
            </w:r>
          </w:p>
        </w:tc>
        <w:tc>
          <w:tcPr>
            <w:tcW w:w="7796" w:type="dxa"/>
            <w:tcBorders/>
          </w:tcPr>
          <w:p>
            <w:pPr>
              <w:pStyle w:val="Normal1"/>
              <w:spacing w:lineRule="auto" w:line="240"/>
              <w:rPr>
                <w:sz w:val="24"/>
              </w:rPr>
            </w:pPr>
            <w:r>
              <w:rPr>
                <w:sz w:val="24"/>
              </w:rPr>
              <w:t>—</w:t>
            </w:r>
            <w:r>
              <w:rPr>
                <w:sz w:val="24"/>
              </w:rPr>
              <w:t xml:space="preserve">Удивление, вопрос </w:t>
            </w:r>
          </w:p>
          <w:p>
            <w:pPr>
              <w:pStyle w:val="Normal1"/>
              <w:spacing w:lineRule="auto" w:line="240"/>
              <w:rPr>
                <w:sz w:val="24"/>
              </w:rPr>
            </w:pPr>
            <w:r>
              <w:rPr>
                <w:sz w:val="24"/>
              </w:rPr>
              <w:t xml:space="preserve">— </w:t>
            </w:r>
            <w:r>
              <w:rPr>
                <w:sz w:val="24"/>
              </w:rPr>
              <w:t xml:space="preserve">Приказ уйти, удалиться (Вон!) </w:t>
            </w:r>
          </w:p>
          <w:p>
            <w:pPr>
              <w:pStyle w:val="Normal1"/>
              <w:spacing w:lineRule="auto" w:line="240"/>
              <w:rPr>
                <w:sz w:val="24"/>
              </w:rPr>
            </w:pPr>
            <w:r>
              <w:rPr>
                <w:sz w:val="24"/>
              </w:rPr>
              <w:t xml:space="preserve">— </w:t>
            </w:r>
            <w:r>
              <w:rPr>
                <w:sz w:val="24"/>
              </w:rPr>
              <w:t>Побуждение к тому, чтобы ускорить какое-либо действие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280" w:hRule="exact"/>
        </w:trPr>
        <w:tc>
          <w:tcPr>
            <w:tcW w:w="2977" w:type="dxa"/>
            <w:tcBorders/>
          </w:tcPr>
          <w:p>
            <w:pPr>
              <w:pStyle w:val="Normal1"/>
              <w:spacing w:lineRule="auto" w:line="240"/>
              <w:ind w:firstLine="284" w:end="0"/>
              <w:rPr/>
            </w:pPr>
            <w:r>
              <w:rPr>
                <w:sz w:val="24"/>
              </w:rPr>
              <w:t>¡</w:t>
            </w:r>
            <w:r>
              <w:rPr>
                <w:sz w:val="24"/>
                <w:lang w:val="en-US"/>
              </w:rPr>
              <w:t>Hola</w:t>
            </w:r>
            <w:r>
              <w:rPr>
                <w:sz w:val="24"/>
              </w:rPr>
              <w:t>!</w:t>
            </w:r>
          </w:p>
          <w:p>
            <w:pPr>
              <w:pStyle w:val="Normal1"/>
              <w:spacing w:lineRule="auto" w:line="240"/>
              <w:ind w:firstLine="284" w:end="0"/>
              <w:rPr/>
            </w:pPr>
            <w:r>
              <w:rPr>
                <w:sz w:val="24"/>
                <w:lang w:val="en-US"/>
              </w:rPr>
              <w:t>I</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Обращение, призыв к вниманию, радость, удивление</w:t>
            </w:r>
          </w:p>
          <w:p>
            <w:pPr>
              <w:pStyle w:val="Normal1"/>
              <w:spacing w:lineRule="auto" w:line="240"/>
              <w:ind w:firstLine="284" w:end="0"/>
              <w:rPr>
                <w:sz w:val="24"/>
              </w:rPr>
            </w:pPr>
            <w:r>
              <w:rPr>
                <w:sz w:val="24"/>
              </w:rPr>
            </w:r>
          </w:p>
        </w:tc>
      </w:tr>
      <w:tr>
        <w:trPr>
          <w:trHeight w:val="297" w:hRule="exact"/>
        </w:trPr>
        <w:tc>
          <w:tcPr>
            <w:tcW w:w="2977" w:type="dxa"/>
            <w:tcBorders/>
          </w:tcPr>
          <w:p>
            <w:pPr>
              <w:pStyle w:val="Normal1"/>
              <w:spacing w:lineRule="auto" w:line="240"/>
              <w:ind w:firstLine="284" w:end="0"/>
              <w:rPr/>
            </w:pPr>
            <w:r>
              <w:rPr>
                <w:sz w:val="24"/>
              </w:rPr>
              <w:t>¡</w:t>
            </w:r>
            <w:r>
              <w:rPr>
                <w:sz w:val="24"/>
                <w:lang w:val="en-US"/>
              </w:rPr>
              <w:t>Hurra</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Выражение энтузиазма, радости,одобрения (Ура!)</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240" w:hRule="exact"/>
        </w:trPr>
        <w:tc>
          <w:tcPr>
            <w:tcW w:w="2977" w:type="dxa"/>
            <w:tcBorders/>
          </w:tcPr>
          <w:p>
            <w:pPr>
              <w:pStyle w:val="Normal1"/>
              <w:spacing w:lineRule="auto" w:line="240"/>
              <w:ind w:firstLine="284" w:end="0"/>
              <w:rPr/>
            </w:pPr>
            <w:r>
              <w:rPr>
                <w:sz w:val="24"/>
              </w:rPr>
              <w:t>¡</w:t>
            </w:r>
            <w:r>
              <w:rPr>
                <w:sz w:val="24"/>
                <w:lang w:val="en-US"/>
              </w:rPr>
              <w:t>Huy</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Боль, жалоба</w:t>
            </w:r>
          </w:p>
        </w:tc>
      </w:tr>
      <w:tr>
        <w:trPr>
          <w:trHeight w:val="620" w:hRule="exact"/>
        </w:trPr>
        <w:tc>
          <w:tcPr>
            <w:tcW w:w="2977" w:type="dxa"/>
            <w:tcBorders/>
          </w:tcPr>
          <w:p>
            <w:pPr>
              <w:pStyle w:val="Normal1"/>
              <w:spacing w:lineRule="auto" w:line="240"/>
              <w:ind w:firstLine="284" w:end="0"/>
              <w:rPr>
                <w:sz w:val="24"/>
                <w:lang w:val="en-US"/>
              </w:rPr>
            </w:pPr>
            <w:r>
              <w:rPr>
                <w:sz w:val="24"/>
                <w:lang w:val="en-US"/>
              </w:rPr>
              <w:t xml:space="preserve">¡Naranjas! </w:t>
            </w:r>
          </w:p>
          <w:p>
            <w:pPr>
              <w:pStyle w:val="Normal1"/>
              <w:spacing w:lineRule="auto" w:line="240"/>
              <w:ind w:firstLine="284" w:end="0"/>
              <w:rPr/>
            </w:pPr>
            <w:r>
              <w:rPr>
                <w:sz w:val="24"/>
                <w:lang w:val="en-US"/>
              </w:rPr>
              <w:t xml:space="preserve">¡Oiga! ¡oye! </w:t>
            </w:r>
            <w:r>
              <w:rPr>
                <w:sz w:val="24"/>
              </w:rPr>
              <w:t>¡</w:t>
            </w:r>
            <w:r>
              <w:rPr>
                <w:sz w:val="24"/>
                <w:lang w:val="en-US"/>
              </w:rPr>
              <w:t>Oigan</w:t>
            </w:r>
            <w:r>
              <w:rPr>
                <w:sz w:val="24"/>
              </w:rPr>
              <w:t xml:space="preserve">! </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 xml:space="preserve">Удивление, отрицание </w:t>
            </w:r>
          </w:p>
          <w:p>
            <w:pPr>
              <w:pStyle w:val="Normal1"/>
              <w:spacing w:lineRule="auto" w:line="240"/>
              <w:rPr>
                <w:sz w:val="24"/>
              </w:rPr>
            </w:pPr>
            <w:r>
              <w:rPr>
                <w:sz w:val="24"/>
              </w:rPr>
              <w:t xml:space="preserve">— </w:t>
            </w:r>
            <w:r>
              <w:rPr>
                <w:sz w:val="24"/>
              </w:rPr>
              <w:t>Удивление, раздражение, упрек, замечание</w:t>
            </w:r>
          </w:p>
          <w:p>
            <w:pPr>
              <w:pStyle w:val="Normal1"/>
              <w:spacing w:lineRule="auto" w:line="240"/>
              <w:ind w:firstLine="284" w:end="0"/>
              <w:rPr>
                <w:sz w:val="24"/>
              </w:rPr>
            </w:pPr>
            <w:r>
              <w:rPr>
                <w:sz w:val="24"/>
              </w:rPr>
            </w:r>
          </w:p>
        </w:tc>
      </w:tr>
      <w:tr>
        <w:trPr>
          <w:trHeight w:val="300" w:hRule="exact"/>
        </w:trPr>
        <w:tc>
          <w:tcPr>
            <w:tcW w:w="2977" w:type="dxa"/>
            <w:tcBorders/>
          </w:tcPr>
          <w:p>
            <w:pPr>
              <w:pStyle w:val="Normal1"/>
              <w:spacing w:lineRule="auto" w:line="240"/>
              <w:ind w:firstLine="284" w:end="0"/>
              <w:rPr/>
            </w:pPr>
            <w:r>
              <w:rPr>
                <w:sz w:val="24"/>
              </w:rPr>
              <w:t>¡</w:t>
            </w:r>
            <w:r>
              <w:rPr>
                <w:sz w:val="24"/>
                <w:lang w:val="en-US"/>
              </w:rPr>
              <w:t>Oh</w:t>
            </w:r>
            <w:r>
              <w:rPr>
                <w:sz w:val="24"/>
              </w:rPr>
              <w:t>!</w:t>
            </w:r>
          </w:p>
          <w:p>
            <w:pPr>
              <w:pStyle w:val="Normal1"/>
              <w:spacing w:lineRule="auto" w:line="240"/>
              <w:ind w:firstLine="284" w:end="0"/>
              <w:rPr>
                <w:sz w:val="24"/>
              </w:rPr>
            </w:pPr>
            <w:r>
              <w:rPr>
                <w:sz w:val="24"/>
                <w:lang w:val="en-US"/>
              </w:rPr>
              <w:t>lOial</w:t>
            </w:r>
            <w:r>
              <w:rPr>
                <w:sz w:val="24"/>
              </w:rPr>
              <w:t>-</w:t>
            </w:r>
            <w:r>
              <w:rPr>
                <w:sz w:val="24"/>
                <w:lang w:val="en-US"/>
              </w:rPr>
              <w:t>St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Боль, страдание, удивление</w:t>
            </w:r>
          </w:p>
          <w:p>
            <w:pPr>
              <w:pStyle w:val="Normal1"/>
              <w:spacing w:lineRule="auto" w:line="240"/>
              <w:ind w:firstLine="284" w:end="0"/>
              <w:rPr>
                <w:sz w:val="24"/>
              </w:rPr>
            </w:pPr>
            <w:r>
              <w:rPr>
                <w:sz w:val="24"/>
              </w:rPr>
            </w:r>
          </w:p>
        </w:tc>
      </w:tr>
      <w:tr>
        <w:trPr>
          <w:trHeight w:val="240" w:hRule="exact"/>
        </w:trPr>
        <w:tc>
          <w:tcPr>
            <w:tcW w:w="2977" w:type="dxa"/>
            <w:tcBorders/>
          </w:tcPr>
          <w:p>
            <w:pPr>
              <w:pStyle w:val="Normal1"/>
              <w:spacing w:lineRule="auto" w:line="240"/>
              <w:ind w:firstLine="284" w:end="0"/>
              <w:rPr>
                <w:sz w:val="24"/>
              </w:rPr>
            </w:pPr>
            <w:r>
              <w:rPr>
                <w:sz w:val="24"/>
              </w:rPr>
              <w:t>¡</w:t>
            </w:r>
            <w:r>
              <w:rPr>
                <w:sz w:val="24"/>
                <w:lang w:val="en-US"/>
              </w:rPr>
              <w:t>Ojal</w:t>
            </w:r>
            <w:r>
              <w:rPr>
                <w:sz w:val="24"/>
              </w:rPr>
              <w:t>á!</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Пожелание осуществить что- либо</w:t>
            </w:r>
          </w:p>
          <w:p>
            <w:pPr>
              <w:pStyle w:val="Normal1"/>
              <w:spacing w:lineRule="auto" w:line="240"/>
              <w:ind w:firstLine="284" w:end="0"/>
              <w:rPr>
                <w:sz w:val="24"/>
              </w:rPr>
            </w:pPr>
            <w:r>
              <w:rPr>
                <w:sz w:val="24"/>
              </w:rPr>
            </w:r>
          </w:p>
        </w:tc>
      </w:tr>
      <w:tr>
        <w:trPr>
          <w:trHeight w:val="300" w:hRule="exact"/>
        </w:trPr>
        <w:tc>
          <w:tcPr>
            <w:tcW w:w="2977" w:type="dxa"/>
            <w:tcBorders/>
          </w:tcPr>
          <w:p>
            <w:pPr>
              <w:pStyle w:val="Normal1"/>
              <w:spacing w:lineRule="auto" w:line="240"/>
              <w:ind w:firstLine="284" w:end="0"/>
              <w:rPr/>
            </w:pPr>
            <w:r>
              <w:rPr>
                <w:sz w:val="24"/>
              </w:rPr>
              <w:t>¡</w:t>
            </w:r>
            <w:r>
              <w:rPr>
                <w:sz w:val="24"/>
                <w:lang w:val="en-US"/>
              </w:rPr>
              <w:t>Qjo</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Призыв к вниманию, к осторожности</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240" w:hRule="exact"/>
        </w:trPr>
        <w:tc>
          <w:tcPr>
            <w:tcW w:w="2977" w:type="dxa"/>
            <w:tcBorders/>
          </w:tcPr>
          <w:p>
            <w:pPr>
              <w:pStyle w:val="Normal1"/>
              <w:spacing w:lineRule="auto" w:line="240"/>
              <w:ind w:firstLine="284" w:end="0"/>
              <w:rPr/>
            </w:pPr>
            <w:r>
              <w:rPr>
                <w:sz w:val="24"/>
              </w:rPr>
              <w:t>¡</w:t>
            </w:r>
            <w:r>
              <w:rPr>
                <w:sz w:val="24"/>
                <w:lang w:val="en-US"/>
              </w:rPr>
              <w:t>Ole</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Одобрение, восхищение</w:t>
            </w:r>
          </w:p>
          <w:p>
            <w:pPr>
              <w:pStyle w:val="Normal1"/>
              <w:spacing w:lineRule="auto" w:line="240"/>
              <w:ind w:firstLine="284" w:end="0"/>
              <w:rPr>
                <w:sz w:val="24"/>
              </w:rPr>
            </w:pPr>
            <w:r>
              <w:rPr>
                <w:sz w:val="24"/>
              </w:rPr>
            </w:r>
          </w:p>
        </w:tc>
      </w:tr>
      <w:tr>
        <w:trPr>
          <w:trHeight w:val="300" w:hRule="exact"/>
        </w:trPr>
        <w:tc>
          <w:tcPr>
            <w:tcW w:w="2977" w:type="dxa"/>
            <w:tcBorders/>
          </w:tcPr>
          <w:p>
            <w:pPr>
              <w:pStyle w:val="Normal1"/>
              <w:spacing w:lineRule="auto" w:line="240"/>
              <w:ind w:firstLine="284" w:end="0"/>
              <w:rPr/>
            </w:pPr>
            <w:r>
              <w:rPr>
                <w:sz w:val="24"/>
              </w:rPr>
              <w:t>¡</w:t>
            </w:r>
            <w:r>
              <w:rPr>
                <w:sz w:val="24"/>
                <w:lang w:val="en-US"/>
              </w:rPr>
              <w:t>Oste</w:t>
            </w:r>
            <w:r>
              <w:rPr>
                <w:sz w:val="24"/>
              </w:rPr>
              <w:t>! ¡</w:t>
            </w:r>
            <w:r>
              <w:rPr>
                <w:sz w:val="24"/>
                <w:lang w:val="en-US"/>
              </w:rPr>
              <w:t>Moste</w:t>
            </w:r>
            <w:r>
              <w:rPr>
                <w:sz w:val="24"/>
              </w:rPr>
              <w:t>! ¡</w:t>
            </w:r>
            <w:r>
              <w:rPr>
                <w:sz w:val="24"/>
                <w:lang w:val="en-US"/>
              </w:rPr>
              <w:t>Muste</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Отказ, отвращение, неудовольствие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240" w:hRule="exact"/>
        </w:trPr>
        <w:tc>
          <w:tcPr>
            <w:tcW w:w="2977" w:type="dxa"/>
            <w:tcBorders/>
          </w:tcPr>
          <w:p>
            <w:pPr>
              <w:pStyle w:val="Normal1"/>
              <w:spacing w:lineRule="auto" w:line="240"/>
              <w:rPr/>
            </w:pPr>
            <w:r>
              <w:rPr>
                <w:sz w:val="24"/>
              </w:rPr>
              <w:t xml:space="preserve">     </w:t>
            </w:r>
            <w:r>
              <w:rPr>
                <w:sz w:val="24"/>
                <w:lang w:val="en-US"/>
              </w:rPr>
              <w:t>¡Oxte! ¡Moxte!</w:t>
            </w:r>
          </w:p>
          <w:p>
            <w:pPr>
              <w:pStyle w:val="Normal1"/>
              <w:spacing w:lineRule="auto" w:line="240"/>
              <w:ind w:firstLine="284" w:end="0"/>
              <w:rPr>
                <w:sz w:val="24"/>
                <w:lang w:val="en-US"/>
              </w:rPr>
            </w:pPr>
            <w:r>
              <w:rPr>
                <w:sz w:val="24"/>
                <w:lang w:val="en-US"/>
              </w:rPr>
            </w:r>
          </w:p>
        </w:tc>
        <w:tc>
          <w:tcPr>
            <w:tcW w:w="7796" w:type="dxa"/>
            <w:tcBorders/>
          </w:tcPr>
          <w:p>
            <w:pPr>
              <w:pStyle w:val="Normal1"/>
              <w:snapToGrid w:val="false"/>
              <w:spacing w:lineRule="auto" w:line="240"/>
              <w:ind w:firstLine="284" w:end="0"/>
              <w:rPr>
                <w:sz w:val="24"/>
                <w:lang w:val="en-US"/>
              </w:rPr>
            </w:pPr>
            <w:r>
              <w:rPr>
                <w:sz w:val="24"/>
                <w:lang w:val="en-US"/>
              </w:rPr>
            </w:r>
          </w:p>
        </w:tc>
      </w:tr>
      <w:tr>
        <w:trPr>
          <w:trHeight w:val="280" w:hRule="exact"/>
        </w:trPr>
        <w:tc>
          <w:tcPr>
            <w:tcW w:w="2977" w:type="dxa"/>
            <w:tcBorders/>
          </w:tcPr>
          <w:p>
            <w:pPr>
              <w:pStyle w:val="Normal1"/>
              <w:spacing w:lineRule="auto" w:line="240"/>
              <w:ind w:firstLine="284" w:end="0"/>
              <w:rPr>
                <w:sz w:val="24"/>
                <w:lang w:val="en-US"/>
              </w:rPr>
            </w:pPr>
            <w:r>
              <w:rPr>
                <w:sz w:val="24"/>
                <w:lang w:val="en-US"/>
              </w:rPr>
              <w:t xml:space="preserve">¡Puf! </w:t>
            </w:r>
          </w:p>
          <w:p>
            <w:pPr>
              <w:pStyle w:val="Normal1"/>
              <w:spacing w:lineRule="auto" w:line="240"/>
              <w:ind w:firstLine="284" w:end="0"/>
              <w:rPr>
                <w:sz w:val="24"/>
                <w:lang w:val="en-US"/>
              </w:rPr>
            </w:pPr>
            <w:r>
              <w:rPr>
                <w:sz w:val="24"/>
                <w:lang w:val="en-US"/>
              </w:rPr>
            </w:r>
          </w:p>
        </w:tc>
        <w:tc>
          <w:tcPr>
            <w:tcW w:w="7796" w:type="dxa"/>
            <w:tcBorders/>
          </w:tcPr>
          <w:p>
            <w:pPr>
              <w:pStyle w:val="Normal1"/>
              <w:spacing w:lineRule="auto" w:line="240"/>
              <w:rPr>
                <w:sz w:val="24"/>
              </w:rPr>
            </w:pPr>
            <w:r>
              <w:rPr>
                <w:sz w:val="24"/>
              </w:rPr>
              <w:t xml:space="preserve">— </w:t>
            </w:r>
            <w:r>
              <w:rPr>
                <w:sz w:val="24"/>
              </w:rPr>
              <w:t>Отвращение</w:t>
            </w:r>
          </w:p>
        </w:tc>
      </w:tr>
      <w:tr>
        <w:trPr>
          <w:trHeight w:val="240" w:hRule="exact"/>
        </w:trPr>
        <w:tc>
          <w:tcPr>
            <w:tcW w:w="2977" w:type="dxa"/>
            <w:tcBorders/>
          </w:tcPr>
          <w:p>
            <w:pPr>
              <w:pStyle w:val="Normal1"/>
              <w:spacing w:lineRule="auto" w:line="240"/>
              <w:ind w:firstLine="284" w:end="0"/>
              <w:rPr/>
            </w:pPr>
            <w:r>
              <w:rPr>
                <w:sz w:val="24"/>
              </w:rPr>
              <w:t>¡</w:t>
            </w:r>
            <w:r>
              <w:rPr>
                <w:sz w:val="24"/>
                <w:lang w:val="en-US"/>
              </w:rPr>
              <w:t>Sus</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Призыв к мужеству, бодрости, подбадривание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417" w:hRule="exact"/>
        </w:trPr>
        <w:tc>
          <w:tcPr>
            <w:tcW w:w="2977" w:type="dxa"/>
            <w:tcBorders/>
          </w:tcPr>
          <w:p>
            <w:pPr>
              <w:pStyle w:val="Normal1"/>
              <w:spacing w:lineRule="auto" w:line="240"/>
              <w:ind w:firstLine="284" w:end="0"/>
              <w:rPr/>
            </w:pPr>
            <w:r>
              <w:rPr>
                <w:sz w:val="24"/>
              </w:rPr>
              <w:t>¡</w:t>
            </w:r>
            <w:r>
              <w:rPr>
                <w:sz w:val="24"/>
                <w:lang w:val="en-US"/>
              </w:rPr>
              <w:t>Upa</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Выкрик при поднятии тяже</w:t>
              <w:softHyphen/>
              <w:t>сти, вроде русского «взяли!»</w:t>
            </w:r>
          </w:p>
          <w:p>
            <w:pPr>
              <w:pStyle w:val="Normal1"/>
              <w:spacing w:lineRule="auto" w:line="240"/>
              <w:ind w:firstLine="284" w:end="0"/>
              <w:rPr>
                <w:sz w:val="24"/>
              </w:rPr>
            </w:pPr>
            <w:r>
              <w:rPr>
                <w:sz w:val="24"/>
              </w:rPr>
            </w:r>
          </w:p>
        </w:tc>
      </w:tr>
      <w:tr>
        <w:trPr>
          <w:trHeight w:val="565" w:hRule="exact"/>
        </w:trPr>
        <w:tc>
          <w:tcPr>
            <w:tcW w:w="2977" w:type="dxa"/>
            <w:tcBorders/>
          </w:tcPr>
          <w:p>
            <w:pPr>
              <w:pStyle w:val="Normal1"/>
              <w:spacing w:lineRule="auto" w:line="240"/>
              <w:ind w:firstLine="284" w:end="0"/>
              <w:rPr/>
            </w:pPr>
            <w:r>
              <w:rPr>
                <w:sz w:val="24"/>
              </w:rPr>
              <w:t>¡</w:t>
            </w:r>
            <w:r>
              <w:rPr>
                <w:sz w:val="24"/>
                <w:lang w:val="en-US"/>
              </w:rPr>
              <w:t>Vaya</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ind w:hanging="362" w:start="362" w:end="0"/>
              <w:rPr>
                <w:sz w:val="24"/>
              </w:rPr>
            </w:pPr>
            <w:r>
              <w:rPr>
                <w:sz w:val="24"/>
              </w:rPr>
              <w:t xml:space="preserve">— </w:t>
            </w:r>
            <w:r>
              <w:rPr>
                <w:sz w:val="24"/>
              </w:rPr>
              <w:t>Побуждение к действию или к его ограничению. Удивление,  одобрение, восхищение</w:t>
            </w:r>
          </w:p>
          <w:p>
            <w:pPr>
              <w:pStyle w:val="Normal1"/>
              <w:spacing w:lineRule="auto" w:line="240"/>
              <w:ind w:firstLine="284" w:end="0"/>
              <w:rPr>
                <w:sz w:val="24"/>
              </w:rPr>
            </w:pPr>
            <w:r>
              <w:rPr>
                <w:sz w:val="24"/>
              </w:rPr>
            </w:r>
          </w:p>
        </w:tc>
      </w:tr>
      <w:tr>
        <w:trPr>
          <w:trHeight w:val="344" w:hRule="exact"/>
        </w:trPr>
        <w:tc>
          <w:tcPr>
            <w:tcW w:w="2977" w:type="dxa"/>
            <w:tcBorders/>
          </w:tcPr>
          <w:p>
            <w:pPr>
              <w:pStyle w:val="Normal1"/>
              <w:spacing w:lineRule="auto" w:line="240"/>
              <w:ind w:firstLine="284" w:end="0"/>
              <w:rPr/>
            </w:pPr>
            <w:r>
              <w:rPr>
                <w:sz w:val="24"/>
              </w:rPr>
              <w:t>¡</w:t>
            </w:r>
            <w:r>
              <w:rPr>
                <w:sz w:val="24"/>
                <w:lang w:val="en-US"/>
              </w:rPr>
              <w:t>Viva</w:t>
            </w:r>
            <w:r>
              <w:rPr>
                <w:sz w:val="24"/>
              </w:rPr>
              <w:t>!</w:t>
            </w:r>
          </w:p>
          <w:p>
            <w:pPr>
              <w:pStyle w:val="Normal1"/>
              <w:spacing w:lineRule="auto" w:line="240"/>
              <w:ind w:firstLine="284" w:end="0"/>
              <w:rPr>
                <w:sz w:val="24"/>
              </w:rPr>
            </w:pPr>
            <w:r>
              <w:rPr>
                <w:sz w:val="24"/>
              </w:rPr>
            </w:r>
          </w:p>
        </w:tc>
        <w:tc>
          <w:tcPr>
            <w:tcW w:w="7796" w:type="dxa"/>
            <w:tcBorders/>
          </w:tcPr>
          <w:p>
            <w:pPr>
              <w:pStyle w:val="Normal1"/>
              <w:spacing w:lineRule="auto" w:line="240"/>
              <w:rPr>
                <w:sz w:val="24"/>
              </w:rPr>
            </w:pPr>
            <w:r>
              <w:rPr>
                <w:sz w:val="24"/>
              </w:rPr>
              <w:t xml:space="preserve">— </w:t>
            </w:r>
            <w:r>
              <w:rPr>
                <w:sz w:val="24"/>
              </w:rPr>
              <w:t>Выражение энтузиазма, одобрения (ура! браво!)</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Примеры употребления междометий:</w:t>
      </w:r>
    </w:p>
    <w:p>
      <w:pPr>
        <w:pStyle w:val="Normal1"/>
        <w:spacing w:lineRule="auto" w:line="240"/>
        <w:ind w:firstLine="284" w:end="0"/>
        <w:rPr>
          <w:b/>
          <w:sz w:val="24"/>
        </w:rPr>
      </w:pPr>
      <w:r>
        <w:rPr>
          <w:b/>
          <w:sz w:val="24"/>
        </w:rPr>
      </w:r>
    </w:p>
    <w:p>
      <w:pPr>
        <w:pStyle w:val="Normal1"/>
        <w:spacing w:lineRule="auto" w:line="240"/>
        <w:ind w:firstLine="284" w:end="0"/>
        <w:rPr/>
      </w:pPr>
      <w:r>
        <w:rPr>
          <w:b/>
          <w:sz w:val="24"/>
          <w:lang w:val="en-US"/>
        </w:rPr>
        <w:t>¡Ah!</w:t>
      </w:r>
      <w:r>
        <w:rPr>
          <w:sz w:val="24"/>
          <w:lang w:val="en-US"/>
        </w:rPr>
        <w:t xml:space="preserve"> Ya me lo explico todo — se dijo Florentine. (R. G</w:t>
      </w:r>
      <w:r>
        <w:rPr>
          <w:lang w:val="en-US"/>
        </w:rPr>
        <w:t>ALLEGOS</w:t>
      </w:r>
      <w:r>
        <w:rPr>
          <w:sz w:val="24"/>
          <w:lang w:val="en-US"/>
        </w:rPr>
        <w:t xml:space="preserve">) </w:t>
      </w:r>
    </w:p>
    <w:p>
      <w:pPr>
        <w:pStyle w:val="Normal1"/>
        <w:spacing w:lineRule="auto" w:line="240"/>
        <w:ind w:firstLine="284" w:end="0"/>
        <w:rPr/>
      </w:pPr>
      <w:r>
        <w:rPr>
          <w:b/>
          <w:sz w:val="24"/>
          <w:lang w:val="en-US"/>
        </w:rPr>
        <w:t xml:space="preserve">¡Ajá! </w:t>
      </w:r>
      <w:r>
        <w:rPr>
          <w:sz w:val="24"/>
          <w:lang w:val="en-US"/>
        </w:rPr>
        <w:t>Pues ya vas a saber lo que es bueno — dijo doña Nico ... (R. G</w:t>
      </w:r>
      <w:r>
        <w:rPr>
          <w:lang w:val="en-US"/>
        </w:rPr>
        <w:t>ALLEGOS</w:t>
      </w:r>
      <w:r>
        <w:rPr>
          <w:sz w:val="24"/>
          <w:lang w:val="en-US"/>
        </w:rPr>
        <w:t xml:space="preserve">) </w:t>
      </w:r>
    </w:p>
    <w:p>
      <w:pPr>
        <w:pStyle w:val="Normal1"/>
        <w:spacing w:lineRule="auto" w:line="240"/>
        <w:ind w:firstLine="284" w:end="0"/>
        <w:rPr/>
      </w:pPr>
      <w:r>
        <w:rPr>
          <w:b/>
          <w:sz w:val="24"/>
          <w:lang w:val="en-US"/>
        </w:rPr>
        <w:t>¡Ay!</w:t>
      </w:r>
      <w:r>
        <w:rPr>
          <w:sz w:val="24"/>
          <w:lang w:val="en-US"/>
        </w:rPr>
        <w:t>, mi madre, yo no tuve la culpa! (R. G</w:t>
      </w:r>
      <w:r>
        <w:rPr>
          <w:lang w:val="en-US"/>
        </w:rPr>
        <w:t>ALLEGOS</w:t>
      </w:r>
      <w:r>
        <w:rPr>
          <w:sz w:val="24"/>
          <w:lang w:val="en-US"/>
        </w:rPr>
        <w:t xml:space="preserve">) </w:t>
      </w:r>
    </w:p>
    <w:p>
      <w:pPr>
        <w:pStyle w:val="Normal1"/>
        <w:spacing w:lineRule="auto" w:line="240"/>
        <w:ind w:firstLine="284" w:end="0"/>
        <w:rPr/>
      </w:pPr>
      <w:r>
        <w:rPr>
          <w:b/>
          <w:sz w:val="24"/>
          <w:lang w:val="en-US"/>
        </w:rPr>
        <w:t xml:space="preserve">¡Jm! </w:t>
      </w:r>
      <w:r>
        <w:rPr>
          <w:sz w:val="24"/>
          <w:lang w:val="en-US"/>
        </w:rPr>
        <w:t>— hizo el positivista. (R. G</w:t>
      </w:r>
      <w:r>
        <w:rPr>
          <w:lang w:val="en-US"/>
        </w:rPr>
        <w:t>ALLEGOS</w:t>
      </w:r>
      <w:r>
        <w:rPr>
          <w:sz w:val="24"/>
          <w:lang w:val="en-US"/>
        </w:rPr>
        <w:t xml:space="preserve">) </w:t>
      </w:r>
    </w:p>
    <w:p>
      <w:pPr>
        <w:pStyle w:val="Normal1"/>
        <w:spacing w:lineRule="auto" w:line="240"/>
        <w:ind w:firstLine="284" w:end="0"/>
        <w:rPr/>
      </w:pPr>
      <w:r>
        <w:rPr>
          <w:sz w:val="24"/>
          <w:lang w:val="en-US"/>
        </w:rPr>
        <w:t xml:space="preserve">¡Aquí está, </w:t>
      </w:r>
      <w:r>
        <w:rPr>
          <w:b/>
          <w:sz w:val="24"/>
          <w:lang w:val="en-US"/>
        </w:rPr>
        <w:t>oh</w:t>
      </w:r>
      <w:r>
        <w:rPr>
          <w:sz w:val="24"/>
          <w:lang w:val="en-US"/>
        </w:rPr>
        <w:t>, principe! (B. L</w:t>
      </w:r>
      <w:r>
        <w:rPr>
          <w:lang w:val="en-US"/>
        </w:rPr>
        <w:t>ILLO</w:t>
      </w:r>
      <w:r>
        <w:rPr>
          <w:sz w:val="24"/>
          <w:lang w:val="en-US"/>
        </w:rPr>
        <w:t xml:space="preserve">) </w:t>
      </w:r>
    </w:p>
    <w:p>
      <w:pPr>
        <w:pStyle w:val="Normal1"/>
        <w:spacing w:lineRule="auto" w:line="240"/>
        <w:ind w:firstLine="284" w:end="0"/>
        <w:rPr/>
      </w:pPr>
      <w:r>
        <w:rPr>
          <w:sz w:val="24"/>
          <w:lang w:val="en-US"/>
        </w:rPr>
        <w:t xml:space="preserve">¿Es dura la labor, </w:t>
      </w:r>
      <w:r>
        <w:rPr>
          <w:b/>
          <w:sz w:val="24"/>
          <w:lang w:val="en-US"/>
        </w:rPr>
        <w:t>eh</w:t>
      </w:r>
      <w:r>
        <w:rPr>
          <w:sz w:val="24"/>
          <w:lang w:val="en-US"/>
        </w:rPr>
        <w:t>, compañeros? (I. A</w:t>
      </w:r>
      <w:r>
        <w:rPr>
          <w:lang w:val="en-US"/>
        </w:rPr>
        <w:t>CEVEDO</w:t>
      </w:r>
      <w:r>
        <w:rPr>
          <w:sz w:val="24"/>
          <w:lang w:val="en-US"/>
        </w:rPr>
        <w:t xml:space="preserve">) </w:t>
      </w:r>
    </w:p>
    <w:p>
      <w:pPr>
        <w:pStyle w:val="Normal1"/>
        <w:spacing w:lineRule="auto" w:line="240"/>
        <w:ind w:firstLine="284" w:end="0"/>
        <w:rPr/>
      </w:pPr>
      <w:r>
        <w:rPr>
          <w:b/>
          <w:sz w:val="24"/>
          <w:lang w:val="en-US"/>
        </w:rPr>
        <w:t>¡Oh</w:t>
      </w:r>
      <w:r>
        <w:rPr>
          <w:sz w:val="24"/>
          <w:lang w:val="en-US"/>
        </w:rPr>
        <w:t xml:space="preserve"> mi patria querida! (J</w:t>
      </w:r>
      <w:r>
        <w:rPr>
          <w:lang w:val="en-US"/>
        </w:rPr>
        <w:t>OSÉ</w:t>
      </w:r>
      <w:r>
        <w:rPr>
          <w:sz w:val="24"/>
          <w:lang w:val="en-US"/>
        </w:rPr>
        <w:t xml:space="preserve"> E</w:t>
      </w:r>
      <w:r>
        <w:rPr>
          <w:lang w:val="en-US"/>
        </w:rPr>
        <w:t>SPRONCEDA</w:t>
      </w:r>
      <w:r>
        <w:rPr>
          <w:sz w:val="24"/>
          <w:lang w:val="en-US"/>
        </w:rPr>
        <w:t xml:space="preserve">) </w:t>
      </w:r>
    </w:p>
    <w:p>
      <w:pPr>
        <w:pStyle w:val="Normal1"/>
        <w:spacing w:lineRule="auto" w:line="240"/>
        <w:ind w:firstLine="284" w:end="0"/>
        <w:rPr/>
      </w:pPr>
      <w:r>
        <w:rPr>
          <w:b/>
          <w:sz w:val="24"/>
          <w:lang w:val="en-US"/>
        </w:rPr>
        <w:t>¡Hola,</w:t>
      </w:r>
      <w:r>
        <w:rPr>
          <w:sz w:val="24"/>
          <w:lang w:val="en-US"/>
        </w:rPr>
        <w:t xml:space="preserve"> viejita! ¿Qué, ya tiene lista la comida? (J. F</w:t>
      </w:r>
      <w:r>
        <w:rPr>
          <w:lang w:val="en-US"/>
        </w:rPr>
        <w:t>LORIANI</w:t>
      </w:r>
      <w:r>
        <w:rPr>
          <w:sz w:val="24"/>
          <w:lang w:val="en-US"/>
        </w:rPr>
        <w:t xml:space="preserve">) </w:t>
      </w:r>
    </w:p>
    <w:p>
      <w:pPr>
        <w:pStyle w:val="Normal1"/>
        <w:spacing w:lineRule="auto" w:line="240"/>
        <w:ind w:firstLine="284" w:end="0"/>
        <w:rPr/>
      </w:pPr>
      <w:r>
        <w:rPr>
          <w:b/>
          <w:sz w:val="24"/>
          <w:lang w:val="en-US"/>
        </w:rPr>
        <w:t>¡Demonio!</w:t>
      </w:r>
      <w:r>
        <w:rPr>
          <w:sz w:val="24"/>
          <w:lang w:val="en-US"/>
        </w:rPr>
        <w:t xml:space="preserve"> —murmuró Levi. (C. L. F</w:t>
      </w:r>
      <w:r>
        <w:rPr>
          <w:lang w:val="en-US"/>
        </w:rPr>
        <w:t>ALLAS</w:t>
      </w:r>
      <w:r>
        <w:rPr>
          <w:sz w:val="24"/>
          <w:lang w:val="en-US"/>
        </w:rPr>
        <w:t xml:space="preserve">) </w:t>
      </w:r>
    </w:p>
    <w:p>
      <w:pPr>
        <w:pStyle w:val="Normal1"/>
        <w:spacing w:lineRule="auto" w:line="240"/>
        <w:ind w:firstLine="284" w:end="0"/>
        <w:rPr/>
      </w:pPr>
      <w:r>
        <w:rPr>
          <w:b/>
          <w:sz w:val="24"/>
          <w:lang w:val="en-US"/>
        </w:rPr>
        <w:t>¡Hola</w:t>
      </w:r>
      <w:r>
        <w:rPr>
          <w:sz w:val="24"/>
          <w:lang w:val="en-US"/>
        </w:rPr>
        <w:t>, madama! (P</w:t>
      </w:r>
      <w:r>
        <w:rPr>
          <w:lang w:val="en-US"/>
        </w:rPr>
        <w:t xml:space="preserve">ÉREZ </w:t>
      </w:r>
      <w:r>
        <w:rPr>
          <w:sz w:val="24"/>
          <w:lang w:val="en-US"/>
        </w:rPr>
        <w:t>G</w:t>
      </w:r>
      <w:r>
        <w:rPr>
          <w:lang w:val="en-US"/>
        </w:rPr>
        <w:t>ALDÓS</w:t>
      </w:r>
      <w:r>
        <w:rPr>
          <w:sz w:val="24"/>
          <w:lang w:val="en-US"/>
        </w:rPr>
        <w:t xml:space="preserve">) </w:t>
      </w:r>
    </w:p>
    <w:p>
      <w:pPr>
        <w:pStyle w:val="Normal1"/>
        <w:spacing w:lineRule="auto" w:line="240"/>
        <w:ind w:firstLine="284" w:end="0"/>
        <w:rPr/>
      </w:pPr>
      <w:r>
        <w:rPr>
          <w:b/>
          <w:sz w:val="24"/>
          <w:lang w:val="en-US"/>
        </w:rPr>
        <w:t>¡Ja, ja</w:t>
      </w:r>
      <w:r>
        <w:rPr>
          <w:sz w:val="24"/>
          <w:lang w:val="en-US"/>
        </w:rPr>
        <w:t>, estás enamorado, bobo. (A. E</w:t>
      </w:r>
      <w:r>
        <w:rPr>
          <w:lang w:val="en-US"/>
        </w:rPr>
        <w:t>STORINO</w:t>
      </w:r>
      <w:r>
        <w:rPr>
          <w:sz w:val="24"/>
          <w:lang w:val="en-US"/>
        </w:rPr>
        <w:t>)</w:t>
      </w:r>
    </w:p>
    <w:p>
      <w:pPr>
        <w:pStyle w:val="Normal1"/>
        <w:spacing w:lineRule="auto" w:line="240"/>
        <w:ind w:firstLine="284" w:end="0"/>
        <w:rPr>
          <w:sz w:val="24"/>
          <w:lang w:val="en-US"/>
        </w:rPr>
      </w:pPr>
      <w:r>
        <w:rPr>
          <w:sz w:val="24"/>
          <w:lang w:val="en-US"/>
        </w:rPr>
      </w:r>
    </w:p>
    <w:p>
      <w:pPr>
        <w:pStyle w:val="Heading2"/>
        <w:ind w:hanging="0" w:start="0"/>
        <w:rPr>
          <w:lang w:val="en-US"/>
        </w:rPr>
      </w:pPr>
      <w:bookmarkStart w:id="145" w:name="__RefHeading___Toc1886115"/>
      <w:bookmarkEnd w:id="145"/>
      <w:r>
        <w:rPr/>
        <w:t>СЛОВООБРАЗОВАНИЕ</w:t>
      </w:r>
    </w:p>
    <w:p>
      <w:pPr>
        <w:pStyle w:val="Normal1"/>
        <w:spacing w:lineRule="auto" w:line="240"/>
        <w:ind w:firstLine="284" w:end="0"/>
        <w:rPr>
          <w:sz w:val="24"/>
          <w:lang w:val="en-US"/>
        </w:rPr>
      </w:pPr>
      <w:r>
        <w:rPr>
          <w:sz w:val="24"/>
          <w:lang w:val="en-US"/>
        </w:rPr>
      </w:r>
    </w:p>
    <w:tbl>
      <w:tblPr>
        <w:tblW w:w="10420" w:type="dxa"/>
        <w:jc w:val="start"/>
        <w:tblInd w:w="361" w:type="dxa"/>
        <w:tblLayout w:type="fixed"/>
        <w:tblCellMar>
          <w:top w:w="0" w:type="dxa"/>
          <w:start w:w="108" w:type="dxa"/>
          <w:bottom w:w="0" w:type="dxa"/>
          <w:end w:w="108" w:type="dxa"/>
        </w:tblCellMar>
      </w:tblPr>
      <w:tblGrid>
        <w:gridCol w:w="2740"/>
        <w:gridCol w:w="40"/>
        <w:gridCol w:w="4035"/>
        <w:gridCol w:w="3585"/>
        <w:gridCol w:w="20"/>
      </w:tblGrid>
      <w:tr>
        <w:trPr>
          <w:trHeight w:val="4380" w:hRule="atLeast"/>
        </w:trPr>
        <w:tc>
          <w:tcPr>
            <w:tcW w:w="2740" w:type="dxa"/>
            <w:tcBorders/>
          </w:tcPr>
          <w:p>
            <w:pPr>
              <w:pStyle w:val="Normal1"/>
              <w:snapToGrid w:val="false"/>
              <w:spacing w:lineRule="auto" w:line="240"/>
              <w:ind w:firstLine="284" w:end="0"/>
              <w:jc w:val="center"/>
              <w:rPr>
                <w:b/>
                <w:bCs/>
                <w:i/>
                <w:i/>
                <w:lang w:val="en-US"/>
              </w:rPr>
            </w:pPr>
            <w:r>
              <w:rPr>
                <w:b/>
                <w:bCs/>
                <w:i/>
                <w:lang w:val="en-US"/>
              </w:rPr>
            </w:r>
          </w:p>
          <w:p>
            <w:pPr>
              <w:pStyle w:val="Normal1"/>
              <w:spacing w:lineRule="auto" w:line="240"/>
              <w:ind w:firstLine="284" w:end="0"/>
              <w:rPr>
                <w:b/>
                <w:bCs/>
                <w:lang w:val="en-US"/>
              </w:rPr>
            </w:pPr>
            <w:r>
              <w:rPr>
                <w:b/>
                <w:bCs/>
                <w:lang w:val="en-US"/>
              </w:rPr>
              <w:t>Formación de palabras</w:t>
            </w:r>
          </w:p>
          <w:p>
            <w:pPr>
              <w:pStyle w:val="Normal1"/>
              <w:spacing w:lineRule="auto" w:line="240"/>
              <w:ind w:firstLine="284" w:end="0"/>
              <w:rPr>
                <w:b/>
                <w:bCs/>
                <w:lang w:val="en-US"/>
              </w:rPr>
            </w:pPr>
            <w:r>
              <w:rPr>
                <w:b/>
                <w:bCs/>
                <w:lang w:val="en-US"/>
              </w:rPr>
              <w:t>Derivación</w:t>
            </w:r>
          </w:p>
          <w:p>
            <w:pPr>
              <w:pStyle w:val="Normal1"/>
              <w:spacing w:lineRule="auto" w:line="240"/>
              <w:ind w:firstLine="284" w:end="0"/>
              <w:rPr>
                <w:b/>
                <w:bCs/>
                <w:lang w:val="en-US"/>
              </w:rPr>
            </w:pPr>
            <w:r>
              <w:rPr>
                <w:b/>
                <w:bCs/>
                <w:lang w:val="en-US"/>
              </w:rPr>
              <w:t>Composición</w:t>
            </w:r>
          </w:p>
          <w:p>
            <w:pPr>
              <w:pStyle w:val="Normal1"/>
              <w:spacing w:lineRule="auto" w:line="240"/>
              <w:ind w:firstLine="284" w:end="0"/>
              <w:rPr>
                <w:b/>
                <w:bCs/>
                <w:lang w:val="en-US"/>
              </w:rPr>
            </w:pPr>
            <w:r>
              <w:rPr>
                <w:b/>
                <w:bCs/>
                <w:lang w:val="en-US"/>
              </w:rPr>
              <w:t>Su(b)stantivación</w:t>
            </w:r>
          </w:p>
          <w:p>
            <w:pPr>
              <w:pStyle w:val="Normal1"/>
              <w:spacing w:lineRule="auto" w:line="240"/>
              <w:ind w:firstLine="284" w:end="0"/>
              <w:rPr>
                <w:b/>
                <w:bCs/>
                <w:lang w:val="en-US"/>
              </w:rPr>
            </w:pPr>
            <w:r>
              <w:rPr>
                <w:b/>
                <w:bCs/>
                <w:lang w:val="en-US"/>
              </w:rPr>
              <w:t>Nominal</w:t>
            </w:r>
          </w:p>
          <w:p>
            <w:pPr>
              <w:pStyle w:val="Normal1"/>
              <w:spacing w:lineRule="auto" w:line="240"/>
              <w:ind w:firstLine="284" w:end="0"/>
              <w:rPr>
                <w:b/>
                <w:bCs/>
                <w:lang w:val="en-US"/>
              </w:rPr>
            </w:pPr>
            <w:r>
              <w:rPr>
                <w:b/>
                <w:bCs/>
                <w:lang w:val="en-US"/>
              </w:rPr>
              <w:t>Verbal</w:t>
            </w:r>
          </w:p>
          <w:p>
            <w:pPr>
              <w:pStyle w:val="Normal1"/>
              <w:spacing w:lineRule="auto" w:line="240"/>
              <w:ind w:firstLine="284" w:end="0"/>
              <w:rPr>
                <w:b/>
                <w:bCs/>
                <w:lang w:val="en-US"/>
              </w:rPr>
            </w:pPr>
            <w:r>
              <w:rPr>
                <w:b/>
                <w:bCs/>
                <w:lang w:val="en-US"/>
              </w:rPr>
              <w:t>Afijo</w:t>
            </w:r>
          </w:p>
          <w:p>
            <w:pPr>
              <w:pStyle w:val="Normal1"/>
              <w:spacing w:lineRule="auto" w:line="240"/>
              <w:ind w:firstLine="284" w:end="0"/>
              <w:rPr>
                <w:b/>
                <w:bCs/>
                <w:lang w:val="en-US"/>
              </w:rPr>
            </w:pPr>
            <w:r>
              <w:rPr>
                <w:b/>
                <w:bCs/>
                <w:lang w:val="en-US"/>
              </w:rPr>
              <w:t>Sufijo</w:t>
            </w:r>
          </w:p>
          <w:p>
            <w:pPr>
              <w:pStyle w:val="Normal1"/>
              <w:spacing w:lineRule="auto" w:line="240"/>
              <w:ind w:firstLine="284" w:end="0"/>
              <w:rPr>
                <w:b/>
                <w:bCs/>
                <w:lang w:val="en-US"/>
              </w:rPr>
            </w:pPr>
            <w:r>
              <w:rPr>
                <w:b/>
                <w:bCs/>
                <w:lang w:val="en-US"/>
              </w:rPr>
              <w:t>Prefijo</w:t>
            </w:r>
          </w:p>
          <w:p>
            <w:pPr>
              <w:pStyle w:val="Normal1"/>
              <w:spacing w:lineRule="auto" w:line="240"/>
              <w:ind w:firstLine="284" w:end="0"/>
              <w:rPr>
                <w:b/>
                <w:bCs/>
                <w:lang w:val="en-US"/>
              </w:rPr>
            </w:pPr>
            <w:r>
              <w:rPr>
                <w:b/>
                <w:bCs/>
                <w:lang w:val="en-US"/>
              </w:rPr>
              <w:t>Diminutivo</w:t>
            </w:r>
          </w:p>
          <w:p>
            <w:pPr>
              <w:pStyle w:val="Normal1"/>
              <w:spacing w:lineRule="auto" w:line="240"/>
              <w:ind w:firstLine="284" w:end="0"/>
              <w:rPr>
                <w:b/>
                <w:bCs/>
                <w:lang w:val="en-US"/>
              </w:rPr>
            </w:pPr>
            <w:r>
              <w:rPr>
                <w:b/>
                <w:bCs/>
                <w:lang w:val="en-US"/>
              </w:rPr>
              <w:t>Aumentativo</w:t>
            </w:r>
          </w:p>
          <w:p>
            <w:pPr>
              <w:pStyle w:val="Normal1"/>
              <w:spacing w:lineRule="auto" w:line="240"/>
              <w:ind w:firstLine="284" w:end="0"/>
              <w:rPr>
                <w:b/>
                <w:bCs/>
                <w:lang w:val="en-US"/>
              </w:rPr>
            </w:pPr>
            <w:r>
              <w:rPr>
                <w:b/>
                <w:bCs/>
                <w:lang w:val="en-US"/>
              </w:rPr>
              <w:t>Hipocoríistico</w:t>
            </w:r>
          </w:p>
          <w:p>
            <w:pPr>
              <w:pStyle w:val="Normal1"/>
              <w:spacing w:lineRule="auto" w:line="240"/>
              <w:ind w:firstLine="284" w:end="0"/>
              <w:rPr>
                <w:b/>
                <w:bCs/>
                <w:lang w:val="en-US"/>
              </w:rPr>
            </w:pPr>
            <w:r>
              <w:rPr>
                <w:b/>
                <w:bCs/>
                <w:lang w:val="en-US"/>
              </w:rPr>
              <w:t>Despectivo</w:t>
            </w:r>
          </w:p>
          <w:p>
            <w:pPr>
              <w:pStyle w:val="Normal1"/>
              <w:spacing w:lineRule="auto" w:line="240"/>
              <w:ind w:firstLine="284" w:end="0"/>
              <w:rPr>
                <w:b/>
                <w:bCs/>
                <w:lang w:val="en-US"/>
              </w:rPr>
            </w:pPr>
            <w:r>
              <w:rPr>
                <w:b/>
                <w:bCs/>
                <w:lang w:val="en-US"/>
              </w:rPr>
              <w:t>Raíz</w:t>
            </w:r>
          </w:p>
          <w:p>
            <w:pPr>
              <w:pStyle w:val="Normal1"/>
              <w:ind w:firstLine="284" w:end="0"/>
              <w:rPr>
                <w:b/>
                <w:bCs/>
                <w:i/>
                <w:i/>
                <w:lang w:val="en-US"/>
              </w:rPr>
            </w:pPr>
            <w:r>
              <w:rPr>
                <w:b/>
                <w:bCs/>
                <w:lang w:val="en-US"/>
              </w:rPr>
              <w:t>Radical (</w:t>
            </w:r>
            <w:r>
              <w:rPr>
                <w:b/>
                <w:bCs/>
                <w:i/>
                <w:iCs/>
                <w:lang w:val="en-US"/>
              </w:rPr>
              <w:t>f</w:t>
            </w:r>
            <w:r>
              <w:rPr>
                <w:b/>
                <w:bCs/>
                <w:lang w:val="en-US"/>
              </w:rPr>
              <w:t>)</w:t>
            </w:r>
          </w:p>
        </w:tc>
        <w:tc>
          <w:tcPr>
            <w:tcW w:w="7680" w:type="dxa"/>
            <w:gridSpan w:val="3"/>
            <w:tcBorders/>
          </w:tcPr>
          <w:p>
            <w:pPr>
              <w:pStyle w:val="Normal1"/>
              <w:spacing w:lineRule="auto" w:line="240"/>
              <w:jc w:val="center"/>
              <w:rPr>
                <w:bCs/>
                <w:i/>
                <w:i/>
              </w:rPr>
            </w:pPr>
            <w:r>
              <w:rPr>
                <w:bCs/>
                <w:i/>
                <w:lang w:val="en-US"/>
              </w:rPr>
              <w:t>Terminologia</w:t>
            </w:r>
          </w:p>
          <w:p>
            <w:pPr>
              <w:pStyle w:val="Normal1"/>
              <w:spacing w:lineRule="auto" w:line="240"/>
              <w:rPr/>
            </w:pPr>
            <w:r>
              <w:rPr/>
              <w:t xml:space="preserve">— </w:t>
            </w:r>
            <w:r>
              <w:rPr/>
              <w:t xml:space="preserve">словообразование, словопроизводство </w:t>
            </w:r>
          </w:p>
          <w:p>
            <w:pPr>
              <w:pStyle w:val="Normal1"/>
              <w:spacing w:lineRule="auto" w:line="240"/>
              <w:rPr/>
            </w:pPr>
            <w:r>
              <w:rPr/>
              <w:t xml:space="preserve">— </w:t>
            </w:r>
            <w:r>
              <w:rPr/>
              <w:t>деривация аффиксальное словообразование</w:t>
            </w:r>
          </w:p>
          <w:p>
            <w:pPr>
              <w:pStyle w:val="Normal1"/>
              <w:spacing w:lineRule="auto" w:line="240"/>
              <w:rPr/>
            </w:pPr>
            <w:r>
              <w:rPr/>
              <w:t xml:space="preserve">— </w:t>
            </w:r>
            <w:r>
              <w:rPr/>
              <w:t xml:space="preserve">словосложение </w:t>
            </w:r>
          </w:p>
          <w:p>
            <w:pPr>
              <w:pStyle w:val="Normal1"/>
              <w:spacing w:lineRule="auto" w:line="240"/>
              <w:rPr/>
            </w:pPr>
            <w:r>
              <w:rPr/>
              <w:t xml:space="preserve">— </w:t>
            </w:r>
            <w:r>
              <w:rPr/>
              <w:t>субстантивация</w:t>
            </w:r>
          </w:p>
          <w:p>
            <w:pPr>
              <w:pStyle w:val="Normal1"/>
              <w:spacing w:lineRule="auto" w:line="240"/>
              <w:rPr/>
            </w:pPr>
            <w:r>
              <w:rPr/>
              <w:t xml:space="preserve">— </w:t>
            </w:r>
            <w:r>
              <w:rPr/>
              <w:t>именной</w:t>
            </w:r>
          </w:p>
          <w:p>
            <w:pPr>
              <w:pStyle w:val="Normal1"/>
              <w:spacing w:lineRule="auto" w:line="240"/>
              <w:rPr/>
            </w:pPr>
            <w:r>
              <w:rPr/>
              <w:t xml:space="preserve">— </w:t>
            </w:r>
            <w:r>
              <w:rPr/>
              <w:t>глагольный</w:t>
            </w:r>
          </w:p>
          <w:p>
            <w:pPr>
              <w:pStyle w:val="Normal1"/>
              <w:spacing w:lineRule="auto" w:line="240"/>
              <w:rPr/>
            </w:pPr>
            <w:r>
              <w:rPr/>
              <w:t xml:space="preserve">— </w:t>
            </w:r>
            <w:r>
              <w:rPr/>
              <w:t xml:space="preserve">аффикс      </w:t>
            </w:r>
          </w:p>
          <w:p>
            <w:pPr>
              <w:pStyle w:val="Normal1"/>
              <w:spacing w:lineRule="auto" w:line="240"/>
              <w:rPr/>
            </w:pPr>
            <w:r>
              <w:rPr/>
              <w:t xml:space="preserve">— </w:t>
            </w:r>
            <w:r>
              <w:rPr/>
              <w:t>суффикс</w:t>
            </w:r>
          </w:p>
          <w:p>
            <w:pPr>
              <w:pStyle w:val="Normal1"/>
              <w:spacing w:lineRule="auto" w:line="240"/>
              <w:rPr/>
            </w:pPr>
            <w:r>
              <w:rPr/>
              <w:t xml:space="preserve">— </w:t>
            </w:r>
            <w:r>
              <w:rPr/>
              <w:t>префикс, приставка</w:t>
            </w:r>
          </w:p>
          <w:p>
            <w:pPr>
              <w:pStyle w:val="Normal1"/>
              <w:spacing w:lineRule="auto" w:line="240"/>
              <w:rPr/>
            </w:pPr>
            <w:r>
              <w:rPr/>
              <w:t xml:space="preserve">— </w:t>
            </w:r>
            <w:r>
              <w:rPr/>
              <w:t>уменьшительный</w:t>
            </w:r>
          </w:p>
          <w:p>
            <w:pPr>
              <w:pStyle w:val="Normal1"/>
              <w:spacing w:lineRule="auto" w:line="240"/>
              <w:rPr/>
            </w:pPr>
            <w:r>
              <w:rPr/>
              <w:t xml:space="preserve">— </w:t>
            </w:r>
            <w:r>
              <w:rPr/>
              <w:t>увеличительный</w:t>
            </w:r>
          </w:p>
          <w:p>
            <w:pPr>
              <w:pStyle w:val="Normal1"/>
              <w:spacing w:lineRule="auto" w:line="240"/>
              <w:rPr/>
            </w:pPr>
            <w:r>
              <w:rPr/>
              <w:t xml:space="preserve">— </w:t>
            </w:r>
            <w:r>
              <w:rPr/>
              <w:t>ласкательный</w:t>
            </w:r>
          </w:p>
          <w:p>
            <w:pPr>
              <w:pStyle w:val="Normal1"/>
              <w:spacing w:lineRule="auto" w:line="240"/>
              <w:rPr/>
            </w:pPr>
            <w:r>
              <w:rPr/>
              <w:t xml:space="preserve">— </w:t>
            </w:r>
            <w:r>
              <w:rPr/>
              <w:t>уничижительный</w:t>
            </w:r>
          </w:p>
          <w:p>
            <w:pPr>
              <w:pStyle w:val="Normal1"/>
              <w:spacing w:lineRule="auto" w:line="240"/>
              <w:rPr/>
            </w:pPr>
            <w:r>
              <w:rPr/>
              <w:t xml:space="preserve">— </w:t>
            </w:r>
            <w:r>
              <w:rPr/>
              <w:t>корень</w:t>
            </w:r>
          </w:p>
          <w:p>
            <w:pPr>
              <w:pStyle w:val="Normal1"/>
              <w:rPr>
                <w:bCs/>
                <w:i/>
                <w:i/>
              </w:rPr>
            </w:pPr>
            <w:r>
              <w:rPr/>
              <w:t xml:space="preserve">— </w:t>
            </w:r>
            <w:r>
              <w:rPr/>
              <w:t>корень</w:t>
            </w:r>
          </w:p>
        </w:tc>
      </w:tr>
      <w:tr>
        <w:trPr>
          <w:trHeight w:val="1980" w:hRule="atLeast"/>
        </w:trPr>
        <w:tc>
          <w:tcPr>
            <w:tcW w:w="2780" w:type="dxa"/>
            <w:gridSpan w:val="2"/>
            <w:tcBorders/>
          </w:tcPr>
          <w:p>
            <w:pPr>
              <w:pStyle w:val="Normal1"/>
              <w:snapToGrid w:val="false"/>
              <w:spacing w:lineRule="auto" w:line="240"/>
              <w:ind w:firstLine="284" w:end="0"/>
              <w:rPr>
                <w:bCs/>
                <w:i/>
                <w:i/>
                <w:sz w:val="24"/>
              </w:rPr>
            </w:pPr>
            <w:r>
              <w:rPr>
                <w:bCs/>
                <w:i/>
                <w:sz w:val="24"/>
              </w:rPr>
            </w:r>
          </w:p>
          <w:p>
            <w:pPr>
              <w:pStyle w:val="Normal1"/>
              <w:spacing w:lineRule="auto" w:line="240"/>
              <w:ind w:firstLine="284" w:end="0"/>
              <w:rPr/>
            </w:pPr>
            <w:r>
              <w:rPr>
                <w:b/>
                <w:bCs/>
                <w:lang w:val="en-US"/>
              </w:rPr>
              <w:t>Tema</w:t>
            </w:r>
            <w:r>
              <w:rPr>
                <w:b/>
                <w:bCs/>
              </w:rPr>
              <w:t xml:space="preserve"> (т)</w:t>
            </w:r>
          </w:p>
          <w:p>
            <w:pPr>
              <w:pStyle w:val="Normal1"/>
              <w:spacing w:lineRule="auto" w:line="240"/>
              <w:ind w:firstLine="284" w:end="0"/>
              <w:rPr>
                <w:b/>
                <w:bCs/>
                <w:lang w:val="en-US"/>
              </w:rPr>
            </w:pPr>
            <w:r>
              <w:rPr>
                <w:b/>
                <w:bCs/>
                <w:lang w:val="en-US"/>
              </w:rPr>
              <w:t>Desinencia</w:t>
            </w:r>
          </w:p>
          <w:p>
            <w:pPr>
              <w:pStyle w:val="Normal1"/>
              <w:spacing w:lineRule="auto" w:line="240"/>
              <w:ind w:firstLine="284" w:end="0"/>
              <w:rPr>
                <w:b/>
                <w:bCs/>
                <w:lang w:val="en-US"/>
              </w:rPr>
            </w:pPr>
            <w:r>
              <w:rPr>
                <w:b/>
                <w:bCs/>
                <w:lang w:val="en-US"/>
              </w:rPr>
              <w:t>Terminación</w:t>
            </w:r>
          </w:p>
          <w:p>
            <w:pPr>
              <w:pStyle w:val="Normal1"/>
              <w:spacing w:lineRule="auto" w:line="240"/>
              <w:ind w:firstLine="284" w:end="0"/>
              <w:rPr/>
            </w:pPr>
            <w:r>
              <w:rPr>
                <w:b/>
                <w:bCs/>
                <w:lang w:val="en-US"/>
              </w:rPr>
              <w:t>Palabra primitiva</w:t>
            </w:r>
          </w:p>
          <w:p>
            <w:pPr>
              <w:pStyle w:val="Normal1"/>
              <w:spacing w:lineRule="auto" w:line="240"/>
              <w:ind w:firstLine="612" w:end="0"/>
              <w:rPr>
                <w:b/>
                <w:bCs/>
              </w:rPr>
            </w:pPr>
            <w:r>
              <w:rPr>
                <w:b/>
                <w:bCs/>
              </w:rPr>
              <w:t xml:space="preserve">»   </w:t>
            </w:r>
            <w:r>
              <w:rPr>
                <w:b/>
                <w:bCs/>
                <w:lang w:val="en-US"/>
              </w:rPr>
              <w:t>derivada</w:t>
            </w:r>
          </w:p>
          <w:p>
            <w:pPr>
              <w:pStyle w:val="Normal1"/>
              <w:ind w:firstLine="612" w:end="0"/>
              <w:rPr>
                <w:sz w:val="24"/>
              </w:rPr>
            </w:pPr>
            <w:r>
              <w:rPr>
                <w:b/>
                <w:bCs/>
              </w:rPr>
              <w:t xml:space="preserve">»   </w:t>
            </w:r>
            <w:r>
              <w:rPr>
                <w:b/>
                <w:bCs/>
                <w:lang w:val="en-US"/>
              </w:rPr>
              <w:t>compuesta</w:t>
            </w:r>
          </w:p>
        </w:tc>
        <w:tc>
          <w:tcPr>
            <w:tcW w:w="4035" w:type="dxa"/>
            <w:tcBorders/>
          </w:tcPr>
          <w:p>
            <w:pPr>
              <w:pStyle w:val="Normal"/>
              <w:snapToGrid w:val="false"/>
              <w:rPr>
                <w:sz w:val="24"/>
              </w:rPr>
            </w:pPr>
            <w:r>
              <w:rPr>
                <w:sz w:val="24"/>
              </w:rPr>
            </w:r>
          </w:p>
          <w:p>
            <w:pPr>
              <w:pStyle w:val="Normal1"/>
              <w:spacing w:lineRule="auto" w:line="240"/>
              <w:rPr/>
            </w:pPr>
            <w:r>
              <w:rPr/>
              <w:t xml:space="preserve">— </w:t>
            </w:r>
            <w:r>
              <w:rPr/>
              <w:t>основа</w:t>
            </w:r>
          </w:p>
          <w:p>
            <w:pPr>
              <w:pStyle w:val="Normal1"/>
              <w:spacing w:lineRule="auto" w:line="240"/>
              <w:rPr/>
            </w:pPr>
            <w:r>
              <w:rPr/>
              <w:t xml:space="preserve">— </w:t>
            </w:r>
            <w:r>
              <w:rPr/>
              <w:t>окончание</w:t>
            </w:r>
          </w:p>
          <w:p>
            <w:pPr>
              <w:pStyle w:val="Normal1"/>
              <w:spacing w:lineRule="auto" w:line="240"/>
              <w:rPr/>
            </w:pPr>
            <w:r>
              <w:rPr/>
              <w:t xml:space="preserve">— </w:t>
            </w:r>
            <w:r>
              <w:rPr/>
              <w:t>окончание</w:t>
            </w:r>
          </w:p>
          <w:p>
            <w:pPr>
              <w:pStyle w:val="Normal1"/>
              <w:spacing w:lineRule="auto" w:line="240"/>
              <w:rPr/>
            </w:pPr>
            <w:r>
              <w:rPr/>
              <w:t xml:space="preserve">— </w:t>
            </w:r>
            <w:r>
              <w:rPr/>
              <w:t>непроизводное слово</w:t>
            </w:r>
          </w:p>
          <w:p>
            <w:pPr>
              <w:pStyle w:val="Normal1"/>
              <w:spacing w:lineRule="auto" w:line="240"/>
              <w:rPr/>
            </w:pPr>
            <w:r>
              <w:rPr/>
              <w:t xml:space="preserve">— </w:t>
            </w:r>
            <w:r>
              <w:rPr/>
              <w:t>производное слово</w:t>
            </w:r>
          </w:p>
          <w:p>
            <w:pPr>
              <w:pStyle w:val="Normal1"/>
              <w:rPr/>
            </w:pPr>
            <w:r>
              <w:rPr/>
              <w:t xml:space="preserve">— </w:t>
            </w:r>
            <w:r>
              <w:rPr/>
              <w:t>сложное слово</w:t>
            </w:r>
          </w:p>
        </w:tc>
        <w:tc>
          <w:tcPr>
            <w:tcW w:w="3585" w:type="dxa"/>
            <w:tcBorders/>
            <w:tcMar>
              <w:start w:w="0" w:type="dxa"/>
              <w:end w:w="0" w:type="dxa"/>
            </w:tcMar>
          </w:tcPr>
          <w:p>
            <w:pPr>
              <w:pStyle w:val="Normal"/>
              <w:snapToGrid w:val="false"/>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испанском языке основными способами словообразования являются:</w:t>
      </w:r>
    </w:p>
    <w:p>
      <w:pPr>
        <w:pStyle w:val="Normal1"/>
        <w:numPr>
          <w:ilvl w:val="0"/>
          <w:numId w:val="9"/>
        </w:numPr>
        <w:spacing w:lineRule="auto" w:line="240"/>
        <w:rPr>
          <w:sz w:val="24"/>
        </w:rPr>
      </w:pPr>
      <w:r>
        <w:rPr>
          <w:spacing w:val="20"/>
          <w:sz w:val="24"/>
        </w:rPr>
        <w:t>деривация</w:t>
      </w:r>
      <w:r>
        <w:rPr>
          <w:sz w:val="24"/>
        </w:rPr>
        <w:t>, т.е. аффиксальное словообразование, создание слова от одной производящей основы (от одного слова) с помощью аффиксов (суффиксов и префиксов) *;</w:t>
      </w:r>
    </w:p>
    <w:p>
      <w:pPr>
        <w:pStyle w:val="Normal1"/>
        <w:pBdr>
          <w:top w:val="single" w:sz="4" w:space="1" w:color="000000"/>
        </w:pBdr>
        <w:spacing w:lineRule="auto" w:line="240"/>
        <w:ind w:firstLine="284" w:end="0"/>
        <w:rPr/>
      </w:pPr>
      <w:r>
        <w:rPr/>
        <w:t>* Многие испанские грамматисты считают производство слов с помощью пре</w:t>
        <w:softHyphen/>
        <w:t>фиксов (приставок) словосложением, а не аффиксальным словообразованием.</w:t>
      </w:r>
    </w:p>
    <w:p>
      <w:pPr>
        <w:pStyle w:val="Normal1"/>
        <w:spacing w:lineRule="auto" w:line="240"/>
        <w:ind w:firstLine="284" w:end="0"/>
        <w:rPr/>
      </w:pPr>
      <w:r>
        <w:rPr>
          <w:sz w:val="24"/>
        </w:rPr>
        <w:t xml:space="preserve">2. </w:t>
      </w:r>
      <w:r>
        <w:rPr>
          <w:spacing w:val="20"/>
          <w:sz w:val="24"/>
        </w:rPr>
        <w:t>словосложение</w:t>
      </w:r>
      <w:r>
        <w:rPr>
          <w:spacing w:val="170"/>
          <w:sz w:val="24"/>
        </w:rPr>
        <w:t>,</w:t>
      </w:r>
      <w:r>
        <w:rPr>
          <w:sz w:val="24"/>
        </w:rPr>
        <w:t xml:space="preserve"> т.е. образование слова путем соедине</w:t>
        <w:softHyphen/>
        <w:t>ния двух или более производящих основ (слов).</w:t>
      </w:r>
    </w:p>
    <w:p>
      <w:pPr>
        <w:pStyle w:val="Normal1"/>
        <w:spacing w:lineRule="auto" w:line="240"/>
        <w:ind w:firstLine="284" w:end="0"/>
        <w:rPr/>
      </w:pPr>
      <w:r>
        <w:rPr>
          <w:sz w:val="24"/>
        </w:rPr>
        <w:t xml:space="preserve">Слова, образованные первым путем, называются </w:t>
      </w:r>
      <w:r>
        <w:rPr>
          <w:spacing w:val="20"/>
          <w:sz w:val="24"/>
        </w:rPr>
        <w:t>произ</w:t>
        <w:softHyphen/>
        <w:t>водными</w:t>
      </w:r>
      <w:r>
        <w:rPr>
          <w:sz w:val="24"/>
        </w:rPr>
        <w:t xml:space="preserve">: </w:t>
      </w:r>
      <w:r>
        <w:rPr>
          <w:sz w:val="24"/>
          <w:lang w:val="en-US"/>
        </w:rPr>
        <w:t>hablador</w:t>
      </w:r>
      <w:r>
        <w:rPr>
          <w:sz w:val="24"/>
        </w:rPr>
        <w:t xml:space="preserve"> (от </w:t>
      </w:r>
      <w:r>
        <w:rPr>
          <w:sz w:val="24"/>
          <w:lang w:val="en-US"/>
        </w:rPr>
        <w:t>hablar</w:t>
      </w:r>
      <w:r>
        <w:rPr>
          <w:sz w:val="24"/>
        </w:rPr>
        <w:t xml:space="preserve">), </w:t>
      </w:r>
      <w:r>
        <w:rPr>
          <w:sz w:val="24"/>
          <w:lang w:val="en-US"/>
        </w:rPr>
        <w:t>favorable</w:t>
      </w:r>
      <w:r>
        <w:rPr>
          <w:sz w:val="24"/>
        </w:rPr>
        <w:t xml:space="preserve"> (от </w:t>
      </w:r>
      <w:r>
        <w:rPr>
          <w:sz w:val="24"/>
          <w:lang w:val="en-US"/>
        </w:rPr>
        <w:t>favor</w:t>
      </w:r>
      <w:r>
        <w:rPr>
          <w:sz w:val="24"/>
        </w:rPr>
        <w:t>).</w:t>
      </w:r>
    </w:p>
    <w:p>
      <w:pPr>
        <w:pStyle w:val="Normal1"/>
        <w:spacing w:lineRule="auto" w:line="240"/>
        <w:ind w:firstLine="284" w:end="0"/>
        <w:rPr/>
      </w:pPr>
      <w:r>
        <w:rPr>
          <w:sz w:val="24"/>
        </w:rPr>
        <w:t xml:space="preserve">Слова, образовавшиеся вторым способом, считаются </w:t>
      </w:r>
      <w:r>
        <w:rPr>
          <w:spacing w:val="20"/>
          <w:sz w:val="24"/>
        </w:rPr>
        <w:t>слож</w:t>
        <w:softHyphen/>
        <w:t>ными</w:t>
      </w:r>
      <w:r>
        <w:rPr>
          <w:sz w:val="24"/>
        </w:rPr>
        <w:t xml:space="preserve">: </w:t>
      </w:r>
      <w:r>
        <w:rPr>
          <w:sz w:val="24"/>
          <w:lang w:val="en-US"/>
        </w:rPr>
        <w:t>limpiabotas</w:t>
      </w:r>
      <w:r>
        <w:rPr>
          <w:sz w:val="24"/>
        </w:rPr>
        <w:t xml:space="preserve"> (от </w:t>
      </w:r>
      <w:r>
        <w:rPr>
          <w:sz w:val="24"/>
          <w:lang w:val="en-US"/>
        </w:rPr>
        <w:t>limpiar</w:t>
      </w:r>
      <w:r>
        <w:rPr>
          <w:sz w:val="24"/>
        </w:rPr>
        <w:t xml:space="preserve"> и </w:t>
      </w:r>
      <w:r>
        <w:rPr>
          <w:sz w:val="24"/>
          <w:lang w:val="en-US"/>
        </w:rPr>
        <w:t>botas</w:t>
      </w:r>
      <w:r>
        <w:rPr>
          <w:sz w:val="24"/>
        </w:rPr>
        <w:t xml:space="preserve">), </w:t>
      </w:r>
      <w:r>
        <w:rPr>
          <w:sz w:val="24"/>
          <w:lang w:val="en-US"/>
        </w:rPr>
        <w:t>medianoche</w:t>
      </w:r>
      <w:r>
        <w:rPr>
          <w:sz w:val="24"/>
        </w:rPr>
        <w:t xml:space="preserve"> (от </w:t>
      </w:r>
      <w:r>
        <w:rPr>
          <w:sz w:val="24"/>
          <w:lang w:val="en-US"/>
        </w:rPr>
        <w:t>medio</w:t>
      </w:r>
      <w:r>
        <w:rPr>
          <w:sz w:val="24"/>
        </w:rPr>
        <w:t xml:space="preserve"> и </w:t>
      </w:r>
      <w:r>
        <w:rPr>
          <w:sz w:val="24"/>
          <w:lang w:val="en-US"/>
        </w:rPr>
        <w:t>noche</w:t>
      </w:r>
      <w:r>
        <w:rPr>
          <w:sz w:val="24"/>
        </w:rPr>
        <w:t>).</w:t>
      </w:r>
    </w:p>
    <w:p>
      <w:pPr>
        <w:pStyle w:val="Normal1"/>
        <w:spacing w:lineRule="auto" w:line="240"/>
        <w:ind w:firstLine="284" w:end="0"/>
        <w:rPr>
          <w:sz w:val="24"/>
        </w:rPr>
      </w:pPr>
      <w:r>
        <w:rPr>
          <w:sz w:val="24"/>
        </w:rPr>
      </w:r>
    </w:p>
    <w:p>
      <w:pPr>
        <w:pStyle w:val="Heading3"/>
        <w:ind w:hanging="0" w:start="0"/>
        <w:rPr/>
      </w:pPr>
      <w:bookmarkStart w:id="146" w:name="__RefHeading___Toc1886116"/>
      <w:bookmarkEnd w:id="146"/>
      <w:r>
        <w:rPr/>
        <w:t>§ 97. Деривация</w:t>
      </w:r>
    </w:p>
    <w:p>
      <w:pPr>
        <w:pStyle w:val="Normal1"/>
        <w:spacing w:lineRule="auto" w:line="240"/>
        <w:ind w:firstLine="284" w:end="0"/>
        <w:rPr>
          <w:sz w:val="24"/>
        </w:rPr>
      </w:pPr>
      <w:r>
        <w:rPr>
          <w:sz w:val="24"/>
        </w:rPr>
      </w:r>
    </w:p>
    <w:p>
      <w:pPr>
        <w:pStyle w:val="Heading3"/>
        <w:ind w:hanging="0" w:start="0"/>
        <w:rPr/>
      </w:pPr>
      <w:bookmarkStart w:id="147" w:name="__RefHeading___Toc1886117"/>
      <w:bookmarkEnd w:id="147"/>
      <w:r>
        <w:rPr/>
        <w:t>I. Суффиксация</w:t>
      </w:r>
    </w:p>
    <w:p>
      <w:pPr>
        <w:pStyle w:val="Normal1"/>
        <w:spacing w:lineRule="auto" w:line="240"/>
        <w:ind w:firstLine="284" w:end="0"/>
        <w:rPr>
          <w:sz w:val="24"/>
        </w:rPr>
      </w:pPr>
      <w:r>
        <w:rPr>
          <w:sz w:val="24"/>
        </w:rPr>
        <w:t>Очень распространенным в испанском языке является словопро</w:t>
        <w:softHyphen/>
        <w:t>изводство с помощью суффиксов (суффиксация). Когда происходит присоединение суффиксов к основе слова, то возможны два типичных случая:</w:t>
      </w:r>
    </w:p>
    <w:p>
      <w:pPr>
        <w:pStyle w:val="Normal1"/>
        <w:spacing w:lineRule="auto" w:line="240"/>
        <w:ind w:firstLine="284" w:end="0"/>
        <w:rPr/>
      </w:pPr>
      <w:r>
        <w:rPr>
          <w:sz w:val="24"/>
        </w:rPr>
        <w:t xml:space="preserve">а) если основа слова оканчивается на </w:t>
      </w:r>
      <w:r>
        <w:rPr>
          <w:spacing w:val="20"/>
          <w:sz w:val="24"/>
        </w:rPr>
        <w:t>согласную</w:t>
      </w:r>
      <w:r>
        <w:rPr>
          <w:sz w:val="24"/>
        </w:rPr>
        <w:t xml:space="preserve"> или </w:t>
      </w:r>
      <w:r>
        <w:rPr>
          <w:spacing w:val="20"/>
          <w:sz w:val="24"/>
        </w:rPr>
        <w:t>гласную</w:t>
      </w:r>
      <w:r>
        <w:rPr>
          <w:sz w:val="24"/>
        </w:rPr>
        <w:t xml:space="preserve">, а суффикс начинается, </w:t>
      </w:r>
      <w:r>
        <w:rPr>
          <w:spacing w:val="20"/>
          <w:sz w:val="24"/>
        </w:rPr>
        <w:t>соответственно</w:t>
      </w:r>
      <w:r>
        <w:rPr>
          <w:sz w:val="24"/>
        </w:rPr>
        <w:t>, с гласной или согласной * (так сказать, с противоположного по фонетической ха</w:t>
        <w:softHyphen/>
        <w:t>рактеристике звука), то, как правило, конечная буква основы произ</w:t>
        <w:softHyphen/>
        <w:t>водящего слова не изменяется:</w:t>
      </w:r>
    </w:p>
    <w:p>
      <w:pPr>
        <w:pStyle w:val="Normal1"/>
        <w:spacing w:lineRule="auto" w:line="240"/>
        <w:ind w:firstLine="284" w:start="1985" w:end="0"/>
        <w:rPr>
          <w:sz w:val="24"/>
          <w:lang w:val="en-US"/>
        </w:rPr>
      </w:pPr>
      <w:r>
        <w:rPr>
          <w:sz w:val="24"/>
          <w:lang w:val="en-US"/>
        </w:rPr>
        <w:t>honor + able = honorable</w:t>
      </w:r>
    </w:p>
    <w:p>
      <w:pPr>
        <w:pStyle w:val="Normal1"/>
        <w:spacing w:lineRule="auto" w:line="240"/>
        <w:ind w:firstLine="284" w:start="1985" w:end="0"/>
        <w:rPr>
          <w:sz w:val="24"/>
          <w:lang w:val="en-US"/>
        </w:rPr>
      </w:pPr>
      <w:r>
        <w:rPr>
          <w:sz w:val="24"/>
          <w:lang w:val="en-US"/>
        </w:rPr>
        <w:t>hombre + cillo = hombrecillo</w:t>
      </w:r>
    </w:p>
    <w:p>
      <w:pPr>
        <w:pStyle w:val="Normal1"/>
        <w:spacing w:lineRule="auto" w:line="240"/>
        <w:ind w:firstLine="284" w:start="1985" w:end="0"/>
        <w:rPr>
          <w:sz w:val="24"/>
        </w:rPr>
      </w:pPr>
      <w:r>
        <w:rPr>
          <w:sz w:val="24"/>
          <w:lang w:val="en-US"/>
        </w:rPr>
        <w:t>verdad</w:t>
      </w:r>
      <w:r>
        <w:rPr>
          <w:sz w:val="24"/>
        </w:rPr>
        <w:t xml:space="preserve"> + е</w:t>
      </w:r>
      <w:r>
        <w:rPr>
          <w:sz w:val="24"/>
          <w:lang w:val="en-US"/>
        </w:rPr>
        <w:t>r</w:t>
      </w:r>
      <w:r>
        <w:rPr>
          <w:sz w:val="24"/>
        </w:rPr>
        <w:t xml:space="preserve">о = </w:t>
      </w:r>
      <w:r>
        <w:rPr>
          <w:sz w:val="24"/>
          <w:lang w:val="en-US"/>
        </w:rPr>
        <w:t>verdadero</w:t>
      </w:r>
    </w:p>
    <w:p>
      <w:pPr>
        <w:pStyle w:val="Normal1"/>
        <w:pBdr>
          <w:top w:val="single" w:sz="4" w:space="1" w:color="000000"/>
        </w:pBdr>
        <w:spacing w:lineRule="auto" w:line="240"/>
        <w:ind w:firstLine="284" w:end="0"/>
        <w:rPr/>
      </w:pPr>
      <w:r>
        <w:rPr/>
        <w:t>* Следует отметить, что суффиксов, начинающихся с согласной, в испанском языке сравнительно мало.</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если основа слова оканчивается на </w:t>
      </w:r>
      <w:r>
        <w:rPr>
          <w:spacing w:val="20"/>
          <w:sz w:val="24"/>
        </w:rPr>
        <w:t>гласную</w:t>
      </w:r>
      <w:r>
        <w:rPr>
          <w:sz w:val="24"/>
        </w:rPr>
        <w:t>, а суффикс начи</w:t>
        <w:softHyphen/>
        <w:t>нается тоже с гласной, то конечная гласная основы обычно выпадает:</w:t>
      </w:r>
    </w:p>
    <w:p>
      <w:pPr>
        <w:pStyle w:val="Normal1"/>
        <w:spacing w:lineRule="auto" w:line="240"/>
        <w:ind w:firstLine="284" w:start="1985" w:end="0"/>
        <w:rPr>
          <w:sz w:val="24"/>
          <w:lang w:val="en-US"/>
        </w:rPr>
      </w:pPr>
      <w:r>
        <w:rPr>
          <w:sz w:val="24"/>
          <w:lang w:val="en-US"/>
        </w:rPr>
        <w:t xml:space="preserve">hombr(e) + ada = hombrada </w:t>
      </w:r>
    </w:p>
    <w:p>
      <w:pPr>
        <w:pStyle w:val="Normal1"/>
        <w:spacing w:lineRule="auto" w:line="240"/>
        <w:ind w:firstLine="284" w:start="1985" w:end="0"/>
        <w:rPr>
          <w:sz w:val="24"/>
          <w:lang w:val="en-US"/>
        </w:rPr>
      </w:pPr>
      <w:r>
        <w:rPr>
          <w:sz w:val="24"/>
          <w:lang w:val="en-US"/>
        </w:rPr>
        <w:t>hermos(o) + ura = hermosura</w:t>
      </w:r>
    </w:p>
    <w:p>
      <w:pPr>
        <w:pStyle w:val="Normal1"/>
        <w:spacing w:lineRule="auto" w:line="240"/>
        <w:ind w:firstLine="284" w:end="0"/>
        <w:rPr/>
      </w:pPr>
      <w:r>
        <w:rPr>
          <w:sz w:val="24"/>
        </w:rPr>
        <w:t xml:space="preserve">Если основа слова оканчивается, а суффикс начинается с </w:t>
      </w:r>
      <w:r>
        <w:rPr>
          <w:spacing w:val="20"/>
          <w:sz w:val="24"/>
        </w:rPr>
        <w:t>сoгласной</w:t>
      </w:r>
      <w:r>
        <w:rPr>
          <w:sz w:val="24"/>
        </w:rPr>
        <w:t>, то возможны два случая: или же с основой не проис</w:t>
        <w:softHyphen/>
        <w:t>ходит никаких изменений, или конечная согласная основы выпадает:</w:t>
      </w:r>
    </w:p>
    <w:p>
      <w:pPr>
        <w:pStyle w:val="Normal1"/>
        <w:spacing w:lineRule="auto" w:line="240"/>
        <w:ind w:firstLine="284" w:start="1985" w:end="0"/>
        <w:rPr>
          <w:sz w:val="24"/>
          <w:lang w:val="en-US"/>
        </w:rPr>
      </w:pPr>
      <w:r>
        <w:rPr>
          <w:sz w:val="24"/>
          <w:lang w:val="en-US"/>
        </w:rPr>
        <w:t xml:space="preserve">corazón + cito = corazoncito </w:t>
      </w:r>
    </w:p>
    <w:p>
      <w:pPr>
        <w:pStyle w:val="Normal1"/>
        <w:spacing w:lineRule="auto" w:line="240"/>
        <w:ind w:firstLine="284" w:start="1985" w:end="0"/>
        <w:rPr>
          <w:sz w:val="24"/>
          <w:lang w:val="en-US"/>
        </w:rPr>
      </w:pPr>
      <w:r>
        <w:rPr>
          <w:sz w:val="24"/>
          <w:lang w:val="en-US"/>
        </w:rPr>
        <w:t>conta(r) + duría = contaduría</w:t>
      </w:r>
    </w:p>
    <w:p>
      <w:pPr>
        <w:pStyle w:val="Normal1"/>
        <w:spacing w:lineRule="auto" w:line="240"/>
        <w:ind w:firstLine="284" w:end="0"/>
        <w:rPr/>
      </w:pPr>
      <w:r>
        <w:rPr>
          <w:sz w:val="24"/>
        </w:rPr>
        <w:t>Испанские грамматисты подразделяют суффиксальное словоп</w:t>
        <w:softHyphen/>
        <w:t xml:space="preserve">роизводство на два типа: </w:t>
      </w:r>
      <w:r>
        <w:rPr>
          <w:spacing w:val="20"/>
          <w:sz w:val="24"/>
        </w:rPr>
        <w:t>именное</w:t>
      </w:r>
      <w:r>
        <w:rPr>
          <w:sz w:val="24"/>
        </w:rPr>
        <w:t xml:space="preserve"> и </w:t>
      </w:r>
      <w:r>
        <w:rPr>
          <w:spacing w:val="20"/>
          <w:sz w:val="24"/>
        </w:rPr>
        <w:t>глагольное</w:t>
      </w:r>
      <w:r>
        <w:rPr>
          <w:sz w:val="24"/>
        </w:rPr>
        <w:t>.*</w:t>
      </w:r>
    </w:p>
    <w:p>
      <w:pPr>
        <w:pStyle w:val="Normal1"/>
        <w:pBdr>
          <w:top w:val="single" w:sz="4" w:space="1" w:color="000000"/>
        </w:pBdr>
        <w:spacing w:lineRule="auto" w:line="240"/>
        <w:ind w:firstLine="284" w:end="0"/>
        <w:rPr/>
      </w:pPr>
      <w:r>
        <w:rPr/>
        <w:t>* Следует отметить, что словообразование наречий, союзов, предлогов и междометий рассматривается ими отдельно.</w:t>
      </w:r>
    </w:p>
    <w:p>
      <w:pPr>
        <w:pStyle w:val="Normal1"/>
        <w:pBdr>
          <w:top w:val="single" w:sz="4" w:space="1" w:color="000000"/>
        </w:pBdr>
        <w:spacing w:lineRule="auto" w:line="240"/>
        <w:ind w:firstLine="284" w:end="0"/>
        <w:rPr/>
      </w:pPr>
      <w:r>
        <w:rPr/>
        <w:t>В настоящем пособии словообразование этих частей речи рассматривается в соответствующих разделах морфологии.</w:t>
      </w:r>
    </w:p>
    <w:p>
      <w:pPr>
        <w:pStyle w:val="Normal1"/>
        <w:pBdr>
          <w:top w:val="single" w:sz="4" w:space="1" w:color="000000"/>
        </w:pBdr>
        <w:spacing w:lineRule="auto" w:line="240"/>
        <w:ind w:firstLine="284" w:end="0"/>
        <w:rPr/>
      </w:pPr>
      <w:r>
        <w:rPr/>
      </w:r>
    </w:p>
    <w:p>
      <w:pPr>
        <w:pStyle w:val="Normal1"/>
        <w:spacing w:lineRule="auto" w:line="240"/>
        <w:ind w:firstLine="284" w:end="0"/>
        <w:rPr/>
      </w:pPr>
      <w:r>
        <w:rPr>
          <w:sz w:val="24"/>
        </w:rPr>
        <w:t xml:space="preserve">С помощью </w:t>
      </w:r>
      <w:r>
        <w:rPr>
          <w:spacing w:val="20"/>
          <w:sz w:val="24"/>
        </w:rPr>
        <w:t>именного</w:t>
      </w:r>
      <w:r>
        <w:rPr>
          <w:sz w:val="24"/>
        </w:rPr>
        <w:t xml:space="preserve"> словопроизводства образуются суще</w:t>
        <w:softHyphen/>
        <w:t>ствительные и прилагательные. В качестве основ чаще всего ис</w:t>
        <w:softHyphen/>
        <w:t>пользуются основы существительных, прилагательных, глаголов.</w:t>
      </w:r>
    </w:p>
    <w:p>
      <w:pPr>
        <w:pStyle w:val="Normal1"/>
        <w:spacing w:lineRule="auto" w:line="240"/>
        <w:ind w:firstLine="284" w:end="0"/>
        <w:rPr>
          <w:sz w:val="24"/>
        </w:rPr>
      </w:pPr>
      <w:r>
        <w:rPr>
          <w:sz w:val="24"/>
        </w:rPr>
        <w:t>По традиции к именным словообразовательным суффиксам от</w:t>
        <w:softHyphen/>
        <w:t>носят уменьшительные и увеличительные суффиксы.</w:t>
      </w:r>
    </w:p>
    <w:p>
      <w:pPr>
        <w:sectPr>
          <w:footerReference w:type="default" r:id="rId35"/>
          <w:footerReference w:type="first" r:id="rId36"/>
          <w:type w:val="nextPage"/>
          <w:pgSz w:w="11906" w:h="16838"/>
          <w:pgMar w:left="567" w:right="567" w:gutter="0" w:header="0" w:top="567" w:footer="720" w:bottom="776"/>
          <w:pgNumType w:fmt="decimal"/>
          <w:formProt w:val="false"/>
          <w:textDirection w:val="lrTb"/>
          <w:docGrid w:type="default" w:linePitch="360" w:charSpace="0"/>
        </w:sectPr>
        <w:pStyle w:val="Normal1"/>
        <w:spacing w:lineRule="auto" w:line="240"/>
        <w:ind w:firstLine="284" w:end="0"/>
        <w:rPr/>
      </w:pPr>
      <w:r>
        <w:rPr>
          <w:sz w:val="24"/>
        </w:rPr>
        <w:t xml:space="preserve">В результате </w:t>
      </w:r>
      <w:r>
        <w:rPr>
          <w:spacing w:val="20"/>
          <w:sz w:val="24"/>
        </w:rPr>
        <w:t>глагольного</w:t>
      </w:r>
      <w:r>
        <w:rPr>
          <w:sz w:val="24"/>
        </w:rPr>
        <w:t xml:space="preserve"> словопроизводства образуются глаголы; суффиксы присоединяются обычно к основам существи</w:t>
        <w:softHyphen/>
        <w:t xml:space="preserve">тельных, прилагательных, местоимений и самих глаголов. </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numPr>
          <w:ilvl w:val="0"/>
          <w:numId w:val="5"/>
        </w:numPr>
        <w:spacing w:lineRule="auto" w:line="240"/>
        <w:jc w:val="center"/>
        <w:rPr>
          <w:i/>
          <w:i/>
          <w:sz w:val="24"/>
        </w:rPr>
      </w:pPr>
      <w:r>
        <w:rPr>
          <w:i/>
          <w:sz w:val="24"/>
        </w:rPr>
        <w:t>Именное словообразование</w:t>
      </w:r>
    </w:p>
    <w:p>
      <w:pPr>
        <w:pStyle w:val="Normal1"/>
        <w:spacing w:lineRule="auto" w:line="240"/>
        <w:ind w:firstLine="284" w:end="0"/>
        <w:rPr>
          <w:sz w:val="24"/>
        </w:rPr>
      </w:pPr>
      <w:r>
        <w:rPr>
          <w:sz w:val="24"/>
        </w:rPr>
        <w:t>Суффиксы, используемые для именного словообразования, очень разнообразны.</w:t>
      </w:r>
    </w:p>
    <w:p>
      <w:pPr>
        <w:pStyle w:val="Normal1"/>
        <w:spacing w:lineRule="auto" w:line="240"/>
        <w:ind w:firstLine="284" w:end="0"/>
        <w:rPr>
          <w:sz w:val="24"/>
        </w:rPr>
      </w:pPr>
      <w:r>
        <w:rPr>
          <w:sz w:val="24"/>
        </w:rPr>
        <w:t>В приводимой таблице сгруппированы по наиболее общим зна</w:t>
        <w:softHyphen/>
        <w:t>чениям самые распространенные из продуктивных суффиксов:</w:t>
      </w:r>
    </w:p>
    <w:p>
      <w:pPr>
        <w:pStyle w:val="Normal1"/>
        <w:spacing w:lineRule="auto" w:line="240"/>
        <w:ind w:firstLine="284" w:end="0"/>
        <w:rPr>
          <w:sz w:val="24"/>
        </w:rPr>
      </w:pPr>
      <w:r>
        <w:rPr>
          <w:sz w:val="24"/>
        </w:rPr>
      </w:r>
    </w:p>
    <w:p>
      <w:pPr>
        <w:pStyle w:val="Normal1"/>
        <w:spacing w:lineRule="auto" w:line="240"/>
        <w:rPr>
          <w:sz w:val="24"/>
        </w:rPr>
      </w:pPr>
      <w:r>
        <w:rPr>
          <w:sz w:val="24"/>
        </w:rPr>
      </w:r>
    </w:p>
    <w:tbl>
      <w:tblPr>
        <w:tblW w:w="10632" w:type="dxa"/>
        <w:jc w:val="start"/>
        <w:tblInd w:w="40" w:type="dxa"/>
        <w:tblLayout w:type="fixed"/>
        <w:tblCellMar>
          <w:top w:w="0" w:type="dxa"/>
          <w:start w:w="40" w:type="dxa"/>
          <w:bottom w:w="0" w:type="dxa"/>
          <w:end w:w="40" w:type="dxa"/>
        </w:tblCellMar>
      </w:tblPr>
      <w:tblGrid>
        <w:gridCol w:w="2410"/>
        <w:gridCol w:w="4"/>
        <w:gridCol w:w="2259"/>
        <w:gridCol w:w="5"/>
        <w:gridCol w:w="2127"/>
        <w:gridCol w:w="1984"/>
        <w:gridCol w:w="1843"/>
      </w:tblGrid>
      <w:tr>
        <w:trPr>
          <w:trHeight w:val="180" w:hRule="exact"/>
        </w:trPr>
        <w:tc>
          <w:tcPr>
            <w:tcW w:w="2410" w:type="dxa"/>
            <w:tcBorders>
              <w:bottom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8222" w:type="dxa"/>
            <w:gridSpan w:val="6"/>
            <w:tcBorders>
              <w:bottom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r>
      <w:tr>
        <w:trPr>
          <w:trHeight w:val="964" w:hRule="exact"/>
        </w:trPr>
        <w:tc>
          <w:tcPr>
            <w:tcW w:w="2410" w:type="dxa"/>
            <w:tcBorders>
              <w:top w:val="single" w:sz="6" w:space="0" w:color="000000"/>
              <w:start w:val="single" w:sz="4" w:space="0" w:color="000000"/>
              <w:bottom w:val="single" w:sz="6" w:space="0" w:color="000000"/>
              <w:end w:val="single" w:sz="6" w:space="0" w:color="000000"/>
            </w:tcBorders>
          </w:tcPr>
          <w:p>
            <w:pPr>
              <w:pStyle w:val="Normal1"/>
              <w:spacing w:lineRule="auto" w:line="240"/>
              <w:rPr>
                <w:sz w:val="24"/>
              </w:rPr>
            </w:pPr>
            <w:r>
              <w:rPr>
                <w:sz w:val="24"/>
              </w:rPr>
              <w:t>Суффиксы</w:t>
            </w:r>
          </w:p>
          <w:p>
            <w:pPr>
              <w:pStyle w:val="Normal1"/>
              <w:spacing w:lineRule="auto" w:line="240"/>
              <w:rPr>
                <w:sz w:val="24"/>
              </w:rPr>
            </w:pPr>
            <w:r>
              <w:rPr>
                <w:sz w:val="24"/>
              </w:rPr>
            </w:r>
          </w:p>
        </w:tc>
        <w:tc>
          <w:tcPr>
            <w:tcW w:w="2268"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Обобщенная значимость суффиксов</w:t>
            </w:r>
          </w:p>
          <w:p>
            <w:pPr>
              <w:pStyle w:val="Normal1"/>
              <w:spacing w:lineRule="auto" w:line="240"/>
              <w:rPr>
                <w:sz w:val="24"/>
              </w:rPr>
            </w:pPr>
            <w:r>
              <w:rPr>
                <w:sz w:val="24"/>
              </w:rPr>
            </w:r>
          </w:p>
        </w:tc>
        <w:tc>
          <w:tcPr>
            <w:tcW w:w="2127"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 xml:space="preserve"> </w:t>
            </w:r>
            <w:r>
              <w:rPr>
                <w:sz w:val="24"/>
              </w:rPr>
              <w:t>Произво</w:t>
              <w:softHyphen/>
              <w:t>дящая основа</w:t>
            </w:r>
          </w:p>
          <w:p>
            <w:pPr>
              <w:pStyle w:val="Normal1"/>
              <w:spacing w:lineRule="auto" w:line="240"/>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Производное слово</w:t>
            </w:r>
          </w:p>
          <w:p>
            <w:pPr>
              <w:pStyle w:val="Normal1"/>
              <w:spacing w:lineRule="auto" w:line="240"/>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 xml:space="preserve"> </w:t>
            </w:r>
            <w:r>
              <w:rPr>
                <w:sz w:val="24"/>
              </w:rPr>
              <w:t>Примеры</w:t>
            </w:r>
          </w:p>
          <w:p>
            <w:pPr>
              <w:pStyle w:val="Normal1"/>
              <w:spacing w:lineRule="auto" w:line="240"/>
              <w:rPr>
                <w:sz w:val="24"/>
              </w:rPr>
            </w:pPr>
            <w:r>
              <w:rPr>
                <w:sz w:val="24"/>
              </w:rPr>
            </w:r>
          </w:p>
        </w:tc>
      </w:tr>
      <w:tr>
        <w:trPr>
          <w:trHeight w:val="424" w:hRule="exact"/>
        </w:trPr>
        <w:tc>
          <w:tcPr>
            <w:tcW w:w="2410" w:type="dxa"/>
            <w:tcBorders>
              <w:top w:val="single" w:sz="6" w:space="0" w:color="000000"/>
              <w:start w:val="single" w:sz="6" w:space="0" w:color="000000"/>
              <w:end w:val="single" w:sz="6" w:space="0" w:color="000000"/>
            </w:tcBorders>
          </w:tcPr>
          <w:p>
            <w:pPr>
              <w:pStyle w:val="Normal1"/>
              <w:spacing w:lineRule="auto" w:line="240"/>
              <w:rPr>
                <w:i/>
                <w:i/>
                <w:sz w:val="24"/>
              </w:rPr>
            </w:pPr>
            <w:r>
              <w:rPr>
                <w:i/>
                <w:sz w:val="24"/>
              </w:rPr>
              <w:t>Мужской род</w:t>
            </w:r>
          </w:p>
          <w:p>
            <w:pPr>
              <w:pStyle w:val="Normal1"/>
              <w:spacing w:lineRule="auto" w:line="240"/>
              <w:rPr>
                <w:i/>
                <w:i/>
                <w:sz w:val="24"/>
              </w:rPr>
            </w:pPr>
            <w:r>
              <w:rPr>
                <w:i/>
                <w:sz w:val="24"/>
              </w:rPr>
            </w:r>
          </w:p>
        </w:tc>
        <w:tc>
          <w:tcPr>
            <w:tcW w:w="2268" w:type="dxa"/>
            <w:gridSpan w:val="3"/>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7"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4"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186" w:hRule="exact"/>
        </w:trPr>
        <w:tc>
          <w:tcPr>
            <w:tcW w:w="2410" w:type="dxa"/>
            <w:tcBorders>
              <w:start w:val="single" w:sz="6" w:space="0" w:color="000000"/>
              <w:end w:val="single" w:sz="6" w:space="0" w:color="000000"/>
            </w:tcBorders>
          </w:tcPr>
          <w:p>
            <w:pPr>
              <w:pStyle w:val="Normal1"/>
              <w:spacing w:lineRule="auto" w:line="240"/>
              <w:ind w:hanging="244" w:start="244" w:end="0"/>
              <w:rPr/>
            </w:pPr>
            <w:r>
              <w:rPr>
                <w:sz w:val="24"/>
              </w:rPr>
              <w:t>-</w:t>
            </w:r>
            <w:r>
              <w:rPr>
                <w:b/>
                <w:sz w:val="24"/>
                <w:lang w:val="en-US"/>
              </w:rPr>
              <w:t>ito</w:t>
            </w:r>
            <w:r>
              <w:rPr>
                <w:b/>
                <w:sz w:val="24"/>
              </w:rPr>
              <w:t>, -</w:t>
            </w:r>
            <w:r>
              <w:rPr>
                <w:b/>
                <w:sz w:val="24"/>
                <w:lang w:val="en-US"/>
              </w:rPr>
              <w:t>cito</w:t>
            </w:r>
            <w:r>
              <w:rPr>
                <w:b/>
                <w:sz w:val="24"/>
              </w:rPr>
              <w:t>, -</w:t>
            </w:r>
            <w:r>
              <w:rPr>
                <w:b/>
                <w:sz w:val="24"/>
                <w:lang w:val="en-US"/>
              </w:rPr>
              <w:t>ecito</w:t>
            </w:r>
            <w:r>
              <w:rPr>
                <w:b/>
                <w:sz w:val="24"/>
              </w:rPr>
              <w:t>,            -</w:t>
            </w:r>
            <w:r>
              <w:rPr>
                <w:b/>
                <w:sz w:val="24"/>
                <w:lang w:val="en-US"/>
              </w:rPr>
              <w:t>ececito</w:t>
            </w:r>
            <w:r>
              <w:rPr>
                <w:b/>
                <w:sz w:val="24"/>
              </w:rPr>
              <w:t xml:space="preserve">, </w:t>
            </w:r>
          </w:p>
          <w:p>
            <w:pPr>
              <w:pStyle w:val="Normal1"/>
              <w:spacing w:lineRule="auto" w:line="240"/>
              <w:ind w:hanging="244" w:start="244" w:end="0"/>
              <w:rPr>
                <w:b/>
                <w:sz w:val="24"/>
                <w:lang w:val="en-US"/>
              </w:rPr>
            </w:pPr>
            <w:r>
              <w:rPr>
                <w:b/>
                <w:sz w:val="24"/>
                <w:lang w:val="en-US"/>
              </w:rPr>
              <w:t xml:space="preserve">-illo, -cillo,     -ecillo,    -ececillo, </w:t>
            </w:r>
          </w:p>
          <w:p>
            <w:pPr>
              <w:pStyle w:val="Normal1"/>
              <w:spacing w:lineRule="auto" w:line="240"/>
              <w:ind w:hanging="244" w:start="244" w:end="0"/>
              <w:rPr>
                <w:b/>
                <w:sz w:val="24"/>
                <w:lang w:val="en-US"/>
              </w:rPr>
            </w:pPr>
            <w:r>
              <w:rPr>
                <w:b/>
                <w:sz w:val="24"/>
                <w:lang w:val="en-US"/>
              </w:rPr>
              <w:t xml:space="preserve">-uelo, -zuelo,  -ezuelo,             -ecezuelo, </w:t>
            </w:r>
          </w:p>
          <w:p>
            <w:pPr>
              <w:pStyle w:val="Normal1"/>
              <w:spacing w:lineRule="auto" w:line="240"/>
              <w:ind w:hanging="244" w:start="244" w:end="0"/>
              <w:rPr>
                <w:b/>
                <w:sz w:val="24"/>
                <w:lang w:val="en-US"/>
              </w:rPr>
            </w:pPr>
            <w:r>
              <w:rPr>
                <w:b/>
                <w:sz w:val="24"/>
                <w:lang w:val="en-US"/>
              </w:rPr>
              <w:t>-ico, -cico,    -ecico,      -ececico</w:t>
            </w:r>
          </w:p>
          <w:p>
            <w:pPr>
              <w:pStyle w:val="Normal1"/>
              <w:spacing w:lineRule="auto" w:line="240"/>
              <w:rPr>
                <w:b/>
                <w:sz w:val="24"/>
                <w:lang w:val="en-US"/>
              </w:rPr>
            </w:pPr>
            <w:r>
              <w:rPr>
                <w:b/>
                <w:sz w:val="24"/>
                <w:lang w:val="en-US"/>
              </w:rPr>
            </w:r>
          </w:p>
        </w:tc>
        <w:tc>
          <w:tcPr>
            <w:tcW w:w="2268" w:type="dxa"/>
            <w:gridSpan w:val="3"/>
            <w:tcBorders>
              <w:start w:val="single" w:sz="6" w:space="0" w:color="000000"/>
              <w:end w:val="single" w:sz="6" w:space="0" w:color="000000"/>
            </w:tcBorders>
          </w:tcPr>
          <w:p>
            <w:pPr>
              <w:pStyle w:val="Normal1"/>
              <w:spacing w:lineRule="auto" w:line="240"/>
              <w:rPr>
                <w:sz w:val="24"/>
              </w:rPr>
            </w:pPr>
            <w:r>
              <w:rPr>
                <w:sz w:val="24"/>
              </w:rPr>
              <w:t>Уменьши</w:t>
              <w:softHyphen/>
              <w:t>тельность, ласкательность</w:t>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pacing w:lineRule="auto" w:line="240"/>
              <w:rPr>
                <w:sz w:val="24"/>
              </w:rPr>
            </w:pPr>
            <w:r>
              <w:rPr>
                <w:sz w:val="24"/>
              </w:rPr>
              <w:t>Существи</w:t>
              <w:softHyphen/>
              <w:t>тельное</w:t>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pacing w:lineRule="auto" w:line="240"/>
              <w:rPr>
                <w:sz w:val="24"/>
              </w:rPr>
            </w:pPr>
            <w:r>
              <w:rPr>
                <w:sz w:val="24"/>
              </w:rPr>
              <w:t>Существи</w:t>
              <w:softHyphen/>
              <w:t>тельное</w:t>
            </w:r>
          </w:p>
          <w:p>
            <w:pPr>
              <w:pStyle w:val="Normal1"/>
              <w:spacing w:lineRule="auto" w:line="240"/>
              <w:rPr>
                <w:sz w:val="24"/>
              </w:rPr>
            </w:pPr>
            <w:r>
              <w:rPr>
                <w:sz w:val="24"/>
              </w:rPr>
            </w:r>
          </w:p>
        </w:tc>
        <w:tc>
          <w:tcPr>
            <w:tcW w:w="1843" w:type="dxa"/>
            <w:vMerge w:val="restart"/>
            <w:tcBorders>
              <w:start w:val="single" w:sz="6" w:space="0" w:color="000000"/>
              <w:end w:val="single" w:sz="6" w:space="0" w:color="000000"/>
            </w:tcBorders>
          </w:tcPr>
          <w:p>
            <w:pPr>
              <w:pStyle w:val="Normal1"/>
              <w:spacing w:lineRule="auto" w:line="240"/>
              <w:rPr>
                <w:sz w:val="24"/>
                <w:lang w:val="en-US"/>
              </w:rPr>
            </w:pPr>
            <w:r>
              <w:rPr>
                <w:sz w:val="24"/>
                <w:lang w:val="en-US"/>
              </w:rPr>
              <w:t>ganch</w:t>
            </w:r>
            <w:r>
              <w:rPr>
                <w:b/>
                <w:bCs/>
                <w:sz w:val="24"/>
                <w:lang w:val="en-US"/>
              </w:rPr>
              <w:t>ito</w:t>
            </w:r>
            <w:r>
              <w:rPr>
                <w:sz w:val="24"/>
                <w:lang w:val="en-US"/>
              </w:rPr>
              <w:t xml:space="preserve"> corazonc</w:t>
            </w:r>
            <w:r>
              <w:rPr>
                <w:b/>
                <w:bCs/>
                <w:sz w:val="24"/>
                <w:lang w:val="en-US"/>
              </w:rPr>
              <w:t>ito</w:t>
            </w:r>
            <w:r>
              <w:rPr>
                <w:sz w:val="24"/>
                <w:lang w:val="en-US"/>
              </w:rPr>
              <w:t xml:space="preserve"> piecec</w:t>
            </w:r>
            <w:r>
              <w:rPr>
                <w:b/>
                <w:bCs/>
                <w:sz w:val="24"/>
                <w:lang w:val="en-US"/>
              </w:rPr>
              <w:t>ito</w:t>
            </w:r>
            <w:r>
              <w:rPr>
                <w:sz w:val="24"/>
                <w:lang w:val="en-US"/>
              </w:rPr>
              <w:t xml:space="preserve"> ganch</w:t>
            </w:r>
            <w:r>
              <w:rPr>
                <w:b/>
                <w:bCs/>
                <w:sz w:val="24"/>
                <w:lang w:val="en-US"/>
              </w:rPr>
              <w:t xml:space="preserve">illo </w:t>
            </w:r>
            <w:r>
              <w:rPr>
                <w:sz w:val="24"/>
                <w:lang w:val="en-US"/>
              </w:rPr>
              <w:t>galanc</w:t>
            </w:r>
            <w:r>
              <w:rPr>
                <w:b/>
                <w:bCs/>
                <w:sz w:val="24"/>
                <w:lang w:val="en-US"/>
              </w:rPr>
              <w:t>illo</w:t>
            </w:r>
            <w:r>
              <w:rPr>
                <w:sz w:val="24"/>
                <w:lang w:val="en-US"/>
              </w:rPr>
              <w:t xml:space="preserve"> piecec</w:t>
            </w:r>
            <w:r>
              <w:rPr>
                <w:b/>
                <w:bCs/>
                <w:sz w:val="24"/>
                <w:lang w:val="en-US"/>
              </w:rPr>
              <w:t xml:space="preserve">illo </w:t>
            </w:r>
            <w:r>
              <w:rPr>
                <w:sz w:val="24"/>
                <w:lang w:val="en-US"/>
              </w:rPr>
              <w:t>ganch</w:t>
            </w:r>
            <w:r>
              <w:rPr>
                <w:b/>
                <w:bCs/>
                <w:sz w:val="24"/>
                <w:lang w:val="en-US"/>
              </w:rPr>
              <w:t>uelo</w:t>
            </w:r>
          </w:p>
          <w:p>
            <w:pPr>
              <w:pStyle w:val="Normal1"/>
              <w:spacing w:lineRule="auto" w:line="240"/>
              <w:rPr>
                <w:sz w:val="24"/>
                <w:lang w:val="en-US"/>
              </w:rPr>
            </w:pPr>
            <w:r>
              <w:rPr>
                <w:sz w:val="24"/>
                <w:lang w:val="en-US"/>
              </w:rPr>
              <w:t>ladronz</w:t>
            </w:r>
            <w:r>
              <w:rPr>
                <w:b/>
                <w:bCs/>
                <w:sz w:val="24"/>
                <w:lang w:val="en-US"/>
              </w:rPr>
              <w:t>uelo</w:t>
            </w:r>
          </w:p>
          <w:p>
            <w:pPr>
              <w:pStyle w:val="Normal1"/>
              <w:spacing w:lineRule="auto" w:line="240"/>
              <w:rPr>
                <w:sz w:val="24"/>
                <w:lang w:val="en-US"/>
              </w:rPr>
            </w:pPr>
            <w:r>
              <w:rPr>
                <w:sz w:val="24"/>
                <w:lang w:val="en-US"/>
              </w:rPr>
              <w:t>piecez</w:t>
            </w:r>
            <w:r>
              <w:rPr>
                <w:b/>
                <w:bCs/>
                <w:sz w:val="24"/>
                <w:lang w:val="en-US"/>
              </w:rPr>
              <w:t>uelo</w:t>
            </w:r>
          </w:p>
          <w:p>
            <w:pPr>
              <w:pStyle w:val="Normal1"/>
              <w:spacing w:lineRule="auto" w:line="240"/>
              <w:rPr>
                <w:sz w:val="24"/>
                <w:lang w:val="en-US"/>
              </w:rPr>
            </w:pPr>
            <w:r>
              <w:rPr>
                <w:sz w:val="24"/>
                <w:lang w:val="en-US"/>
              </w:rPr>
              <w:t>ganch</w:t>
            </w:r>
            <w:r>
              <w:rPr>
                <w:b/>
                <w:bCs/>
                <w:sz w:val="24"/>
                <w:lang w:val="en-US"/>
              </w:rPr>
              <w:t>ico</w:t>
            </w:r>
          </w:p>
          <w:p>
            <w:pPr>
              <w:pStyle w:val="Normal1"/>
              <w:spacing w:lineRule="auto" w:line="240"/>
              <w:rPr>
                <w:sz w:val="24"/>
                <w:lang w:val="en-US"/>
              </w:rPr>
            </w:pPr>
            <w:r>
              <w:rPr>
                <w:sz w:val="24"/>
                <w:lang w:val="en-US"/>
              </w:rPr>
              <w:t>tamborc</w:t>
            </w:r>
            <w:r>
              <w:rPr>
                <w:b/>
                <w:bCs/>
                <w:sz w:val="24"/>
                <w:lang w:val="en-US"/>
              </w:rPr>
              <w:t>ico</w:t>
            </w:r>
          </w:p>
          <w:p>
            <w:pPr>
              <w:pStyle w:val="Normal1"/>
              <w:spacing w:lineRule="auto" w:line="240"/>
              <w:rPr>
                <w:sz w:val="24"/>
                <w:lang w:val="en-US"/>
              </w:rPr>
            </w:pPr>
            <w:r>
              <w:rPr>
                <w:sz w:val="24"/>
                <w:lang w:val="en-US"/>
              </w:rPr>
              <w:t>piecec</w:t>
            </w:r>
            <w:r>
              <w:rPr>
                <w:b/>
                <w:bCs/>
                <w:sz w:val="24"/>
                <w:lang w:val="en-US"/>
              </w:rPr>
              <w:t>ico</w:t>
            </w:r>
          </w:p>
          <w:p>
            <w:pPr>
              <w:pStyle w:val="Normal1"/>
              <w:spacing w:lineRule="auto" w:line="240"/>
              <w:rPr>
                <w:sz w:val="24"/>
                <w:lang w:val="en-US"/>
              </w:rPr>
            </w:pPr>
            <w:r>
              <w:rPr>
                <w:sz w:val="24"/>
                <w:lang w:val="en-US"/>
              </w:rPr>
            </w:r>
          </w:p>
          <w:p>
            <w:pPr>
              <w:pStyle w:val="Normal1"/>
              <w:spacing w:lineRule="auto" w:line="240"/>
              <w:rPr/>
            </w:pPr>
            <w:r>
              <w:rPr>
                <w:sz w:val="24"/>
                <w:lang w:val="en-US"/>
              </w:rPr>
              <w:t>tosec</w:t>
            </w:r>
            <w:r>
              <w:rPr>
                <w:b/>
                <w:bCs/>
                <w:sz w:val="24"/>
                <w:lang w:val="en-US"/>
              </w:rPr>
              <w:t>ita</w:t>
            </w:r>
            <w:r>
              <w:rPr>
                <w:sz w:val="24"/>
                <w:lang w:val="en-US"/>
              </w:rPr>
              <w:t xml:space="preserve"> </w:t>
            </w:r>
          </w:p>
          <w:p>
            <w:pPr>
              <w:pStyle w:val="Normal1"/>
              <w:spacing w:lineRule="auto" w:line="240"/>
              <w:rPr>
                <w:sz w:val="24"/>
                <w:lang w:val="en-US"/>
              </w:rPr>
            </w:pPr>
            <w:r>
              <w:rPr>
                <w:sz w:val="24"/>
                <w:lang w:val="en-US"/>
              </w:rPr>
              <w:t>redec</w:t>
            </w:r>
            <w:r>
              <w:rPr>
                <w:b/>
                <w:bCs/>
                <w:sz w:val="24"/>
                <w:lang w:val="en-US"/>
              </w:rPr>
              <w:t>illa</w:t>
            </w:r>
          </w:p>
          <w:p>
            <w:pPr>
              <w:pStyle w:val="Normal1"/>
              <w:spacing w:lineRule="auto" w:line="240"/>
              <w:rPr>
                <w:sz w:val="24"/>
                <w:lang w:val="en-US"/>
              </w:rPr>
            </w:pPr>
            <w:r>
              <w:rPr>
                <w:sz w:val="24"/>
                <w:lang w:val="en-US"/>
              </w:rPr>
              <w:t>leye</w:t>
            </w:r>
            <w:r>
              <w:rPr>
                <w:b/>
                <w:bCs/>
                <w:sz w:val="24"/>
                <w:lang w:val="en-US"/>
              </w:rPr>
              <w:t xml:space="preserve">zuela </w:t>
            </w:r>
            <w:r>
              <w:rPr>
                <w:sz w:val="24"/>
                <w:lang w:val="en-US"/>
              </w:rPr>
              <w:t>voc</w:t>
            </w:r>
            <w:r>
              <w:rPr>
                <w:b/>
                <w:bCs/>
                <w:sz w:val="24"/>
                <w:lang w:val="en-US"/>
              </w:rPr>
              <w:t>ecica</w:t>
            </w:r>
          </w:p>
          <w:p>
            <w:pPr>
              <w:pStyle w:val="Normal1"/>
              <w:rPr>
                <w:sz w:val="24"/>
                <w:lang w:val="en-US"/>
              </w:rPr>
            </w:pPr>
            <w:r>
              <w:rPr>
                <w:sz w:val="24"/>
                <w:lang w:val="en-US"/>
              </w:rPr>
            </w:r>
          </w:p>
        </w:tc>
      </w:tr>
      <w:tr>
        <w:trPr>
          <w:trHeight w:val="1424" w:hRule="exact"/>
        </w:trPr>
        <w:tc>
          <w:tcPr>
            <w:tcW w:w="2410" w:type="dxa"/>
            <w:tcBorders>
              <w:start w:val="single" w:sz="6" w:space="0" w:color="000000"/>
              <w:end w:val="single" w:sz="6" w:space="0" w:color="000000"/>
            </w:tcBorders>
          </w:tcPr>
          <w:p>
            <w:pPr>
              <w:pStyle w:val="Normal1"/>
              <w:snapToGrid w:val="false"/>
              <w:spacing w:lineRule="auto" w:line="240"/>
              <w:rPr>
                <w:i/>
                <w:i/>
                <w:sz w:val="24"/>
                <w:lang w:val="en-US"/>
              </w:rPr>
            </w:pPr>
            <w:r>
              <w:rPr>
                <w:i/>
                <w:sz w:val="24"/>
                <w:lang w:val="en-US"/>
              </w:rPr>
            </w:r>
          </w:p>
          <w:p>
            <w:pPr>
              <w:pStyle w:val="Normal1"/>
              <w:spacing w:lineRule="auto" w:line="240"/>
              <w:rPr>
                <w:i/>
                <w:i/>
                <w:sz w:val="24"/>
                <w:lang w:val="en-US"/>
              </w:rPr>
            </w:pPr>
            <w:r>
              <w:rPr>
                <w:i/>
                <w:sz w:val="24"/>
                <w:lang w:val="en-US"/>
              </w:rPr>
            </w:r>
          </w:p>
          <w:p>
            <w:pPr>
              <w:pStyle w:val="Normal1"/>
              <w:spacing w:lineRule="auto" w:line="240"/>
              <w:rPr>
                <w:i/>
                <w:i/>
                <w:sz w:val="24"/>
                <w:lang w:val="en-US"/>
              </w:rPr>
            </w:pPr>
            <w:r>
              <w:rPr>
                <w:i/>
                <w:sz w:val="24"/>
                <w:lang w:val="en-US"/>
              </w:rPr>
            </w:r>
          </w:p>
          <w:p>
            <w:pPr>
              <w:pStyle w:val="Normal1"/>
              <w:spacing w:lineRule="auto" w:line="240"/>
              <w:rPr>
                <w:i/>
                <w:i/>
                <w:sz w:val="24"/>
                <w:lang w:val="en-US"/>
              </w:rPr>
            </w:pPr>
            <w:r>
              <w:rPr>
                <w:i/>
                <w:sz w:val="24"/>
                <w:lang w:val="en-US"/>
              </w:rPr>
            </w:r>
          </w:p>
          <w:p>
            <w:pPr>
              <w:pStyle w:val="Normal1"/>
              <w:spacing w:lineRule="auto" w:line="240"/>
              <w:rPr>
                <w:i/>
                <w:i/>
                <w:sz w:val="24"/>
              </w:rPr>
            </w:pPr>
            <w:r>
              <w:rPr>
                <w:i/>
                <w:sz w:val="24"/>
              </w:rPr>
              <w:t>Женский род</w:t>
            </w:r>
          </w:p>
          <w:p>
            <w:pPr>
              <w:pStyle w:val="Normal1"/>
              <w:spacing w:lineRule="auto" w:line="240"/>
              <w:rPr>
                <w:i/>
                <w:i/>
                <w:sz w:val="24"/>
              </w:rPr>
            </w:pPr>
            <w:r>
              <w:rPr>
                <w:i/>
                <w:sz w:val="24"/>
              </w:rPr>
            </w:r>
          </w:p>
        </w:tc>
        <w:tc>
          <w:tcPr>
            <w:tcW w:w="2268" w:type="dxa"/>
            <w:gridSpan w:val="3"/>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795" w:hRule="exact"/>
        </w:trPr>
        <w:tc>
          <w:tcPr>
            <w:tcW w:w="2410" w:type="dxa"/>
            <w:tcBorders>
              <w:start w:val="single" w:sz="6" w:space="0" w:color="000000"/>
              <w:end w:val="single" w:sz="6" w:space="0" w:color="000000"/>
            </w:tcBorders>
          </w:tcPr>
          <w:p>
            <w:pPr>
              <w:pStyle w:val="Normal1"/>
              <w:spacing w:lineRule="auto" w:line="240"/>
              <w:rPr/>
            </w:pPr>
            <w:r>
              <w:rPr>
                <w:sz w:val="24"/>
              </w:rPr>
              <w:t xml:space="preserve">Те же суффиксы, но вместо конечного </w:t>
            </w:r>
            <w:r>
              <w:rPr>
                <w:b/>
                <w:sz w:val="24"/>
              </w:rPr>
              <w:t>о</w:t>
            </w:r>
            <w:r>
              <w:rPr>
                <w:sz w:val="24"/>
              </w:rPr>
              <w:t xml:space="preserve"> ставится </w:t>
            </w:r>
            <w:r>
              <w:rPr>
                <w:b/>
                <w:sz w:val="24"/>
              </w:rPr>
              <w:t>а</w:t>
            </w:r>
            <w:r>
              <w:rPr>
                <w:sz w:val="24"/>
              </w:rPr>
              <w:t>:</w:t>
            </w:r>
          </w:p>
          <w:p>
            <w:pPr>
              <w:pStyle w:val="Normal1"/>
              <w:spacing w:lineRule="auto" w:line="240"/>
              <w:rPr>
                <w:sz w:val="24"/>
              </w:rPr>
            </w:pPr>
            <w:r>
              <w:rPr>
                <w:sz w:val="24"/>
              </w:rPr>
            </w:r>
          </w:p>
        </w:tc>
        <w:tc>
          <w:tcPr>
            <w:tcW w:w="2268" w:type="dxa"/>
            <w:gridSpan w:val="3"/>
            <w:tcBorders>
              <w:start w:val="single" w:sz="6" w:space="0" w:color="000000"/>
              <w:end w:val="single" w:sz="6" w:space="0" w:color="000000"/>
            </w:tcBorders>
          </w:tcPr>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r>
          </w:p>
        </w:tc>
        <w:tc>
          <w:tcPr>
            <w:tcW w:w="2127" w:type="dxa"/>
            <w:tcBorders>
              <w:start w:val="single" w:sz="6" w:space="0" w:color="000000"/>
              <w:end w:val="single" w:sz="6" w:space="0" w:color="000000"/>
            </w:tcBorders>
          </w:tcPr>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r>
          </w:p>
        </w:tc>
        <w:tc>
          <w:tcPr>
            <w:tcW w:w="1984" w:type="dxa"/>
            <w:tcBorders>
              <w:start w:val="single" w:sz="6" w:space="0" w:color="000000"/>
              <w:end w:val="single" w:sz="6" w:space="0" w:color="000000"/>
            </w:tcBorders>
          </w:tcPr>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r>
      <w:tr>
        <w:trPr>
          <w:trHeight w:val="1070" w:hRule="exact"/>
        </w:trPr>
        <w:tc>
          <w:tcPr>
            <w:tcW w:w="2410" w:type="dxa"/>
            <w:tcBorders>
              <w:start w:val="single" w:sz="6" w:space="0" w:color="000000"/>
              <w:bottom w:val="single" w:sz="6" w:space="0" w:color="000000"/>
              <w:end w:val="single" w:sz="6" w:space="0" w:color="000000"/>
            </w:tcBorders>
          </w:tcPr>
          <w:p>
            <w:pPr>
              <w:pStyle w:val="Normal1"/>
              <w:spacing w:lineRule="auto" w:line="240"/>
              <w:rPr/>
            </w:pPr>
            <w:r>
              <w:rPr>
                <w:sz w:val="24"/>
                <w:lang w:val="en-US"/>
              </w:rPr>
              <w:t>-</w:t>
            </w:r>
            <w:r>
              <w:rPr>
                <w:b/>
                <w:sz w:val="24"/>
                <w:lang w:val="en-US"/>
              </w:rPr>
              <w:t>ita, -cita</w:t>
            </w:r>
            <w:r>
              <w:rPr>
                <w:sz w:val="24"/>
                <w:lang w:val="en-US"/>
              </w:rPr>
              <w:t xml:space="preserve"> </w:t>
            </w: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spacing w:lineRule="auto" w:line="240"/>
              <w:rPr>
                <w:sz w:val="24"/>
                <w:lang w:val="en-US"/>
              </w:rPr>
            </w:pPr>
            <w:r>
              <w:rPr>
                <w:sz w:val="24"/>
                <w:lang w:val="en-US"/>
              </w:rPr>
            </w:r>
          </w:p>
        </w:tc>
        <w:tc>
          <w:tcPr>
            <w:tcW w:w="2268" w:type="dxa"/>
            <w:gridSpan w:val="3"/>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7"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4"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r>
      <w:tr>
        <w:trPr>
          <w:trHeight w:val="336" w:hRule="exact"/>
        </w:trPr>
        <w:tc>
          <w:tcPr>
            <w:tcW w:w="2410" w:type="dxa"/>
            <w:tcBorders>
              <w:top w:val="single" w:sz="6" w:space="0" w:color="000000"/>
              <w:start w:val="single" w:sz="6" w:space="0" w:color="000000"/>
              <w:end w:val="single" w:sz="6" w:space="0" w:color="000000"/>
            </w:tcBorders>
          </w:tcPr>
          <w:p>
            <w:pPr>
              <w:pStyle w:val="Normal1"/>
              <w:spacing w:lineRule="auto" w:line="240"/>
              <w:rPr>
                <w:i/>
                <w:i/>
                <w:sz w:val="24"/>
              </w:rPr>
            </w:pPr>
            <w:r>
              <w:rPr>
                <w:i/>
                <w:sz w:val="24"/>
              </w:rPr>
              <w:t>Мужской род</w:t>
            </w:r>
          </w:p>
          <w:p>
            <w:pPr>
              <w:pStyle w:val="Normal1"/>
              <w:spacing w:lineRule="auto" w:line="240"/>
              <w:rPr>
                <w:i/>
                <w:i/>
                <w:sz w:val="24"/>
              </w:rPr>
            </w:pPr>
            <w:r>
              <w:rPr>
                <w:i/>
                <w:sz w:val="24"/>
              </w:rPr>
            </w:r>
          </w:p>
        </w:tc>
        <w:tc>
          <w:tcPr>
            <w:tcW w:w="2268" w:type="dxa"/>
            <w:gridSpan w:val="3"/>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7"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4"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80" w:hRule="exact"/>
        </w:trPr>
        <w:tc>
          <w:tcPr>
            <w:tcW w:w="2410" w:type="dxa"/>
            <w:tcBorders>
              <w:start w:val="single" w:sz="6" w:space="0" w:color="000000"/>
              <w:end w:val="single" w:sz="6" w:space="0" w:color="000000"/>
            </w:tcBorders>
          </w:tcPr>
          <w:p>
            <w:pPr>
              <w:pStyle w:val="Normal1"/>
              <w:spacing w:lineRule="auto" w:line="240"/>
              <w:rPr>
                <w:sz w:val="24"/>
              </w:rPr>
            </w:pPr>
            <w:r>
              <w:rPr>
                <w:sz w:val="24"/>
              </w:rPr>
              <w:t>-</w:t>
            </w:r>
            <w:r>
              <w:rPr>
                <w:b/>
                <w:sz w:val="24"/>
                <w:lang w:val="en-US"/>
              </w:rPr>
              <w:t>on</w:t>
            </w:r>
            <w:r>
              <w:rPr>
                <w:b/>
                <w:sz w:val="24"/>
              </w:rPr>
              <w:t>, -</w:t>
            </w:r>
            <w:r>
              <w:rPr>
                <w:b/>
                <w:sz w:val="24"/>
                <w:lang w:val="en-US"/>
              </w:rPr>
              <w:t>azo</w:t>
            </w:r>
            <w:r>
              <w:rPr>
                <w:b/>
                <w:sz w:val="24"/>
              </w:rPr>
              <w:t>, -</w:t>
            </w:r>
            <w:r>
              <w:rPr>
                <w:b/>
                <w:sz w:val="24"/>
                <w:lang w:val="en-US"/>
              </w:rPr>
              <w:t>acho</w:t>
            </w:r>
            <w:r>
              <w:rPr>
                <w:b/>
                <w:sz w:val="24"/>
              </w:rPr>
              <w:t>, -</w:t>
            </w:r>
            <w:r>
              <w:rPr>
                <w:b/>
                <w:sz w:val="24"/>
                <w:lang w:val="en-US"/>
              </w:rPr>
              <w:t>ote</w:t>
            </w:r>
          </w:p>
          <w:p>
            <w:pPr>
              <w:pStyle w:val="Normal1"/>
              <w:spacing w:lineRule="auto" w:line="240"/>
              <w:rPr>
                <w:sz w:val="24"/>
              </w:rPr>
            </w:pPr>
            <w:r>
              <w:rPr>
                <w:sz w:val="24"/>
              </w:rPr>
            </w:r>
          </w:p>
        </w:tc>
        <w:tc>
          <w:tcPr>
            <w:tcW w:w="2268" w:type="dxa"/>
            <w:gridSpan w:val="3"/>
            <w:tcBorders>
              <w:start w:val="single" w:sz="6" w:space="0" w:color="000000"/>
              <w:end w:val="single" w:sz="6" w:space="0" w:color="000000"/>
            </w:tcBorders>
          </w:tcPr>
          <w:p>
            <w:pPr>
              <w:pStyle w:val="Normal1"/>
              <w:spacing w:lineRule="auto" w:line="240"/>
              <w:rPr>
                <w:sz w:val="24"/>
              </w:rPr>
            </w:pPr>
            <w:r>
              <w:rPr>
                <w:sz w:val="24"/>
              </w:rPr>
              <w:t>Увеличительность</w:t>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pacing w:lineRule="auto" w:line="240"/>
              <w:rPr>
                <w:sz w:val="24"/>
              </w:rPr>
            </w:pPr>
            <w:r>
              <w:rPr>
                <w:sz w:val="24"/>
              </w:rPr>
              <w:t>Существительное</w:t>
            </w:r>
          </w:p>
          <w:p>
            <w:pPr>
              <w:pStyle w:val="Normal1"/>
              <w:spacing w:lineRule="auto" w:line="240"/>
              <w:rPr>
                <w:sz w:val="24"/>
              </w:rPr>
            </w:pPr>
            <w:r>
              <w:rPr>
                <w:sz w:val="24"/>
              </w:rPr>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pacing w:lineRule="auto" w:line="240"/>
              <w:rPr>
                <w:sz w:val="24"/>
              </w:rPr>
            </w:pPr>
            <w:r>
              <w:rPr>
                <w:sz w:val="24"/>
              </w:rPr>
              <w:t>Существительное</w:t>
            </w:r>
          </w:p>
          <w:p>
            <w:pPr>
              <w:pStyle w:val="Normal1"/>
              <w:spacing w:lineRule="auto" w:line="240"/>
              <w:rPr>
                <w:sz w:val="24"/>
              </w:rPr>
            </w:pPr>
            <w:r>
              <w:rPr>
                <w:sz w:val="24"/>
              </w:rPr>
            </w:r>
          </w:p>
          <w:p>
            <w:pPr>
              <w:pStyle w:val="Normal1"/>
              <w:spacing w:lineRule="auto" w:line="240"/>
              <w:rPr>
                <w:sz w:val="24"/>
              </w:rPr>
            </w:pPr>
            <w:r>
              <w:rPr>
                <w:sz w:val="24"/>
              </w:rPr>
            </w:r>
          </w:p>
        </w:tc>
        <w:tc>
          <w:tcPr>
            <w:tcW w:w="1843" w:type="dxa"/>
            <w:vMerge w:val="restart"/>
            <w:tcBorders>
              <w:start w:val="single" w:sz="6" w:space="0" w:color="000000"/>
              <w:end w:val="single" w:sz="6" w:space="0" w:color="000000"/>
            </w:tcBorders>
          </w:tcPr>
          <w:p>
            <w:pPr>
              <w:pStyle w:val="Normal1"/>
              <w:spacing w:lineRule="auto" w:line="240"/>
              <w:rPr>
                <w:sz w:val="24"/>
              </w:rPr>
            </w:pPr>
            <w:r>
              <w:rPr>
                <w:sz w:val="24"/>
                <w:lang w:val="en-US"/>
              </w:rPr>
              <w:t>cartel</w:t>
            </w:r>
            <w:r>
              <w:rPr>
                <w:b/>
                <w:bCs/>
                <w:sz w:val="24"/>
              </w:rPr>
              <w:t>ó</w:t>
            </w:r>
            <w:r>
              <w:rPr>
                <w:b/>
                <w:bCs/>
                <w:sz w:val="24"/>
                <w:lang w:val="en-US"/>
              </w:rPr>
              <w:t>n</w:t>
            </w:r>
          </w:p>
          <w:p>
            <w:pPr>
              <w:pStyle w:val="Normal1"/>
              <w:spacing w:lineRule="auto" w:line="240"/>
              <w:rPr>
                <w:sz w:val="24"/>
              </w:rPr>
            </w:pPr>
            <w:r>
              <w:rPr>
                <w:sz w:val="24"/>
                <w:lang w:val="en-US"/>
              </w:rPr>
              <w:t>hombr</w:t>
            </w:r>
            <w:r>
              <w:rPr>
                <w:b/>
                <w:bCs/>
                <w:sz w:val="24"/>
              </w:rPr>
              <w:t>ó</w:t>
            </w:r>
            <w:r>
              <w:rPr>
                <w:b/>
                <w:bCs/>
                <w:sz w:val="24"/>
                <w:lang w:val="en-US"/>
              </w:rPr>
              <w:t>n</w:t>
            </w:r>
          </w:p>
          <w:p>
            <w:pPr>
              <w:pStyle w:val="Normal1"/>
              <w:spacing w:lineRule="auto" w:line="240"/>
              <w:rPr>
                <w:sz w:val="24"/>
                <w:lang w:val="en-US"/>
              </w:rPr>
            </w:pPr>
            <w:r>
              <w:rPr>
                <w:sz w:val="24"/>
                <w:lang w:val="en-US"/>
              </w:rPr>
              <w:t>perr</w:t>
            </w:r>
            <w:r>
              <w:rPr>
                <w:b/>
                <w:bCs/>
                <w:sz w:val="24"/>
                <w:lang w:val="en-US"/>
              </w:rPr>
              <w:t>azo</w:t>
            </w:r>
          </w:p>
          <w:p>
            <w:pPr>
              <w:pStyle w:val="Normal1"/>
              <w:spacing w:lineRule="auto" w:line="240"/>
              <w:rPr>
                <w:sz w:val="24"/>
                <w:lang w:val="en-US"/>
              </w:rPr>
            </w:pPr>
            <w:r>
              <w:rPr>
                <w:sz w:val="24"/>
                <w:lang w:val="en-US"/>
              </w:rPr>
              <w:t>ric</w:t>
            </w:r>
            <w:r>
              <w:rPr>
                <w:b/>
                <w:bCs/>
                <w:sz w:val="24"/>
                <w:lang w:val="en-US"/>
              </w:rPr>
              <w:t>acho</w:t>
            </w:r>
          </w:p>
          <w:p>
            <w:pPr>
              <w:pStyle w:val="Normal1"/>
              <w:spacing w:lineRule="auto" w:line="240"/>
              <w:rPr>
                <w:sz w:val="24"/>
                <w:lang w:val="en-US"/>
              </w:rPr>
            </w:pPr>
            <w:r>
              <w:rPr>
                <w:sz w:val="24"/>
                <w:lang w:val="en-US"/>
              </w:rPr>
              <w:t>maestr</w:t>
            </w:r>
            <w:r>
              <w:rPr>
                <w:b/>
                <w:bCs/>
                <w:sz w:val="24"/>
                <w:lang w:val="en-US"/>
              </w:rPr>
              <w:t>ote</w:t>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t>mujer</w:t>
            </w:r>
            <w:r>
              <w:rPr>
                <w:b/>
                <w:bCs/>
                <w:sz w:val="24"/>
                <w:lang w:val="en-US"/>
              </w:rPr>
              <w:t>ona</w:t>
            </w:r>
          </w:p>
          <w:p>
            <w:pPr>
              <w:pStyle w:val="Normal1"/>
              <w:spacing w:lineRule="auto" w:line="240"/>
              <w:rPr>
                <w:sz w:val="24"/>
              </w:rPr>
            </w:pPr>
            <w:r>
              <w:rPr>
                <w:sz w:val="24"/>
                <w:lang w:val="en-US"/>
              </w:rPr>
              <w:t>carter</w:t>
            </w:r>
            <w:r>
              <w:rPr>
                <w:b/>
                <w:bCs/>
                <w:sz w:val="24"/>
                <w:lang w:val="en-US"/>
              </w:rPr>
              <w:t>aza</w:t>
            </w:r>
            <w:r>
              <w:rPr>
                <w:b/>
                <w:bCs/>
                <w:sz w:val="24"/>
              </w:rPr>
              <w:t xml:space="preserve"> </w:t>
            </w:r>
          </w:p>
          <w:p>
            <w:pPr>
              <w:pStyle w:val="Normal1"/>
              <w:spacing w:lineRule="auto" w:line="240"/>
              <w:rPr>
                <w:sz w:val="24"/>
              </w:rPr>
            </w:pPr>
            <w:r>
              <w:rPr>
                <w:sz w:val="24"/>
                <w:lang w:val="en-US"/>
              </w:rPr>
              <w:t>tel</w:t>
            </w:r>
            <w:r>
              <w:rPr>
                <w:b/>
                <w:bCs/>
                <w:sz w:val="24"/>
                <w:lang w:val="en-US"/>
              </w:rPr>
              <w:t>acha</w:t>
            </w:r>
          </w:p>
          <w:p>
            <w:pPr>
              <w:pStyle w:val="Normal1"/>
              <w:rPr>
                <w:sz w:val="24"/>
              </w:rPr>
            </w:pPr>
            <w:r>
              <w:rPr>
                <w:sz w:val="24"/>
              </w:rPr>
            </w:r>
          </w:p>
        </w:tc>
      </w:tr>
      <w:tr>
        <w:trPr>
          <w:trHeight w:val="24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gridSpan w:val="3"/>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napToGrid w:val="false"/>
              <w:spacing w:lineRule="auto" w:line="240"/>
              <w:rPr>
                <w:sz w:val="24"/>
              </w:rPr>
            </w:pPr>
            <w:r>
              <w:rPr>
                <w:sz w:val="24"/>
              </w:rPr>
            </w:r>
          </w:p>
        </w:tc>
        <w:tc>
          <w:tcPr>
            <w:tcW w:w="1984" w:type="dxa"/>
            <w:tcBorders>
              <w:start w:val="single" w:sz="6" w:space="0" w:color="000000"/>
              <w:end w:val="single" w:sz="6" w:space="0" w:color="000000"/>
            </w:tcBorders>
          </w:tcPr>
          <w:p>
            <w:pPr>
              <w:pStyle w:val="Normal1"/>
              <w:snapToGrid w:val="false"/>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18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gridSpan w:val="3"/>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18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gridSpan w:val="3"/>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300" w:hRule="exact"/>
        </w:trPr>
        <w:tc>
          <w:tcPr>
            <w:tcW w:w="2410" w:type="dxa"/>
            <w:vMerge w:val="restart"/>
            <w:tcBorders>
              <w:start w:val="single" w:sz="6" w:space="0" w:color="000000"/>
              <w:end w:val="single" w:sz="6" w:space="0" w:color="000000"/>
            </w:tcBorders>
          </w:tcPr>
          <w:p>
            <w:pPr>
              <w:pStyle w:val="Normal1"/>
              <w:snapToGrid w:val="false"/>
              <w:spacing w:lineRule="auto" w:line="240"/>
              <w:rPr>
                <w:i/>
                <w:i/>
                <w:sz w:val="24"/>
              </w:rPr>
            </w:pPr>
            <w:r>
              <w:rPr>
                <w:i/>
                <w:sz w:val="24"/>
              </w:rPr>
            </w:r>
          </w:p>
          <w:p>
            <w:pPr>
              <w:pStyle w:val="Normal1"/>
              <w:spacing w:lineRule="auto" w:line="240"/>
              <w:rPr>
                <w:i/>
                <w:i/>
                <w:sz w:val="24"/>
                <w:lang w:val="en-US"/>
              </w:rPr>
            </w:pPr>
            <w:r>
              <w:rPr>
                <w:i/>
                <w:sz w:val="24"/>
                <w:lang w:val="en-US"/>
              </w:rPr>
            </w:r>
          </w:p>
          <w:p>
            <w:pPr>
              <w:pStyle w:val="Normal1"/>
              <w:spacing w:lineRule="auto" w:line="240"/>
              <w:rPr>
                <w:i/>
                <w:i/>
                <w:sz w:val="24"/>
                <w:lang w:val="en-US"/>
              </w:rPr>
            </w:pPr>
            <w:r>
              <w:rPr>
                <w:i/>
                <w:sz w:val="24"/>
                <w:lang w:val="en-US"/>
              </w:rPr>
            </w:r>
          </w:p>
          <w:p>
            <w:pPr>
              <w:pStyle w:val="Normal1"/>
              <w:spacing w:lineRule="auto" w:line="240"/>
              <w:rPr>
                <w:i/>
                <w:i/>
                <w:sz w:val="24"/>
              </w:rPr>
            </w:pPr>
            <w:r>
              <w:rPr>
                <w:i/>
                <w:sz w:val="24"/>
              </w:rPr>
              <w:t>Женский род</w:t>
            </w:r>
          </w:p>
          <w:p>
            <w:pPr>
              <w:pStyle w:val="Normal1"/>
              <w:spacing w:lineRule="auto" w:line="240"/>
              <w:rPr>
                <w:sz w:val="24"/>
              </w:rPr>
            </w:pPr>
            <w:r>
              <w:rPr>
                <w:sz w:val="24"/>
              </w:rPr>
              <w:t>-</w:t>
            </w:r>
            <w:r>
              <w:rPr>
                <w:b/>
                <w:sz w:val="24"/>
              </w:rPr>
              <w:t>о</w:t>
            </w:r>
            <w:r>
              <w:rPr>
                <w:b/>
                <w:sz w:val="24"/>
                <w:lang w:val="en-US"/>
              </w:rPr>
              <w:t>n</w:t>
            </w:r>
            <w:r>
              <w:rPr>
                <w:b/>
                <w:sz w:val="24"/>
              </w:rPr>
              <w:t>а, -</w:t>
            </w:r>
            <w:r>
              <w:rPr>
                <w:b/>
                <w:sz w:val="24"/>
                <w:lang w:val="en-US"/>
              </w:rPr>
              <w:t>aza</w:t>
            </w:r>
            <w:r>
              <w:rPr>
                <w:b/>
                <w:sz w:val="24"/>
              </w:rPr>
              <w:t>, -</w:t>
            </w:r>
            <w:r>
              <w:rPr>
                <w:b/>
                <w:sz w:val="24"/>
                <w:lang w:val="en-US"/>
              </w:rPr>
              <w:t>acha</w:t>
            </w:r>
          </w:p>
          <w:p>
            <w:pPr>
              <w:pStyle w:val="Normal1"/>
              <w:spacing w:lineRule="auto" w:line="240"/>
              <w:rPr>
                <w:sz w:val="24"/>
              </w:rPr>
            </w:pPr>
            <w:r>
              <w:rPr>
                <w:sz w:val="24"/>
              </w:rPr>
              <w:t>и т.д.</w:t>
            </w:r>
          </w:p>
          <w:p>
            <w:pPr>
              <w:pStyle w:val="Normal1"/>
              <w:rPr>
                <w:sz w:val="24"/>
              </w:rPr>
            </w:pPr>
            <w:r>
              <w:rPr>
                <w:sz w:val="24"/>
              </w:rPr>
            </w:r>
          </w:p>
        </w:tc>
        <w:tc>
          <w:tcPr>
            <w:tcW w:w="2268" w:type="dxa"/>
            <w:gridSpan w:val="3"/>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215" w:hRule="exact"/>
        </w:trPr>
        <w:tc>
          <w:tcPr>
            <w:tcW w:w="2410" w:type="dxa"/>
            <w:vMerge w:val="continue"/>
            <w:tcBorders>
              <w:start w:val="single" w:sz="6" w:space="0" w:color="000000"/>
              <w:end w:val="single" w:sz="6" w:space="0" w:color="000000"/>
            </w:tcBorders>
          </w:tcPr>
          <w:p>
            <w:pPr>
              <w:pStyle w:val="Normal1"/>
              <w:snapToGrid w:val="false"/>
              <w:rPr>
                <w:sz w:val="24"/>
              </w:rPr>
            </w:pPr>
            <w:r>
              <w:rPr>
                <w:sz w:val="24"/>
              </w:rPr>
            </w:r>
          </w:p>
        </w:tc>
        <w:tc>
          <w:tcPr>
            <w:tcW w:w="2268" w:type="dxa"/>
            <w:gridSpan w:val="3"/>
            <w:tcBorders>
              <w:start w:val="single" w:sz="6" w:space="0" w:color="000000"/>
              <w:end w:val="single" w:sz="6" w:space="0" w:color="000000"/>
            </w:tcBorders>
          </w:tcPr>
          <w:p>
            <w:pPr>
              <w:pStyle w:val="Normal1"/>
              <w:spacing w:lineRule="auto" w:line="240"/>
              <w:rPr>
                <w:sz w:val="24"/>
              </w:rPr>
            </w:pPr>
            <w:r>
              <w:rPr>
                <w:sz w:val="24"/>
              </w:rPr>
              <w:t>»</w:t>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1184" w:hRule="exact"/>
        </w:trPr>
        <w:tc>
          <w:tcPr>
            <w:tcW w:w="2410" w:type="dxa"/>
            <w:vMerge w:val="continue"/>
            <w:tcBorders>
              <w:start w:val="single" w:sz="6" w:space="0" w:color="000000"/>
              <w:end w:val="single" w:sz="6" w:space="0" w:color="000000"/>
            </w:tcBorders>
          </w:tcPr>
          <w:p>
            <w:pPr>
              <w:pStyle w:val="Normal1"/>
              <w:snapToGrid w:val="false"/>
              <w:spacing w:lineRule="auto" w:line="240"/>
              <w:rPr>
                <w:sz w:val="24"/>
              </w:rPr>
            </w:pPr>
            <w:r>
              <w:rPr>
                <w:sz w:val="24"/>
              </w:rPr>
            </w:r>
          </w:p>
        </w:tc>
        <w:tc>
          <w:tcPr>
            <w:tcW w:w="2268" w:type="dxa"/>
            <w:gridSpan w:val="3"/>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pacing w:lineRule="auto" w:line="240"/>
              <w:rPr>
                <w:sz w:val="24"/>
              </w:rPr>
            </w:pPr>
            <w:r>
              <w:rPr>
                <w:sz w:val="24"/>
              </w:rPr>
              <w:t>»</w:t>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pacing w:lineRule="auto" w:line="240"/>
              <w:rPr>
                <w:sz w:val="24"/>
              </w:rPr>
            </w:pPr>
            <w:r>
              <w:rPr>
                <w:sz w:val="24"/>
              </w:rPr>
              <w:t>»</w:t>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288" w:hRule="exact"/>
        </w:trPr>
        <w:tc>
          <w:tcPr>
            <w:tcW w:w="2410" w:type="dxa"/>
            <w:tcBorders>
              <w:top w:val="single" w:sz="6" w:space="0" w:color="000000"/>
              <w:start w:val="single" w:sz="6" w:space="0" w:color="000000"/>
              <w:end w:val="single" w:sz="6" w:space="0" w:color="000000"/>
            </w:tcBorders>
          </w:tcPr>
          <w:p>
            <w:pPr>
              <w:pStyle w:val="Normal1"/>
              <w:spacing w:lineRule="auto" w:line="240"/>
              <w:rPr>
                <w:i/>
                <w:i/>
                <w:sz w:val="24"/>
              </w:rPr>
            </w:pPr>
            <w:r>
              <w:rPr>
                <w:i/>
                <w:sz w:val="24"/>
              </w:rPr>
              <w:t>Мужской род</w:t>
            </w:r>
          </w:p>
          <w:p>
            <w:pPr>
              <w:pStyle w:val="Normal1"/>
              <w:spacing w:lineRule="auto" w:line="240"/>
              <w:rPr>
                <w:i/>
                <w:i/>
                <w:sz w:val="24"/>
              </w:rPr>
            </w:pPr>
            <w:r>
              <w:rPr>
                <w:i/>
                <w:sz w:val="24"/>
              </w:rPr>
            </w:r>
          </w:p>
        </w:tc>
        <w:tc>
          <w:tcPr>
            <w:tcW w:w="2268" w:type="dxa"/>
            <w:gridSpan w:val="3"/>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7"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4"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1282" w:hRule="exact"/>
        </w:trPr>
        <w:tc>
          <w:tcPr>
            <w:tcW w:w="2410" w:type="dxa"/>
            <w:tcBorders>
              <w:start w:val="single" w:sz="6" w:space="0" w:color="000000"/>
              <w:end w:val="single" w:sz="6" w:space="0" w:color="000000"/>
            </w:tcBorders>
          </w:tcPr>
          <w:p>
            <w:pPr>
              <w:pStyle w:val="Normal1"/>
              <w:spacing w:lineRule="auto" w:line="240"/>
              <w:rPr>
                <w:b/>
                <w:sz w:val="24"/>
              </w:rPr>
            </w:pPr>
            <w:r>
              <w:rPr>
                <w:sz w:val="24"/>
              </w:rPr>
              <w:t>-</w:t>
            </w:r>
            <w:r>
              <w:rPr>
                <w:b/>
                <w:sz w:val="24"/>
                <w:lang w:val="en-US"/>
              </w:rPr>
              <w:t>astro</w:t>
            </w:r>
            <w:r>
              <w:rPr>
                <w:b/>
                <w:sz w:val="24"/>
              </w:rPr>
              <w:t>, -</w:t>
            </w:r>
            <w:r>
              <w:rPr>
                <w:b/>
                <w:sz w:val="24"/>
                <w:lang w:val="en-US"/>
              </w:rPr>
              <w:t>ajo</w:t>
            </w:r>
            <w:r>
              <w:rPr>
                <w:b/>
                <w:sz w:val="24"/>
              </w:rPr>
              <w:t>, -</w:t>
            </w:r>
            <w:r>
              <w:rPr>
                <w:b/>
                <w:sz w:val="24"/>
                <w:lang w:val="en-US"/>
              </w:rPr>
              <w:t>ejo</w:t>
            </w:r>
            <w:r>
              <w:rPr>
                <w:b/>
                <w:sz w:val="24"/>
              </w:rPr>
              <w:t>, -</w:t>
            </w:r>
            <w:r>
              <w:rPr>
                <w:b/>
                <w:sz w:val="24"/>
                <w:lang w:val="en-US"/>
              </w:rPr>
              <w:t>ijo</w:t>
            </w:r>
            <w:r>
              <w:rPr>
                <w:b/>
                <w:sz w:val="24"/>
              </w:rPr>
              <w:t>,  -</w:t>
            </w:r>
            <w:r>
              <w:rPr>
                <w:b/>
                <w:sz w:val="24"/>
                <w:lang w:val="en-US"/>
              </w:rPr>
              <w:t>azo</w:t>
            </w:r>
            <w:r>
              <w:rPr>
                <w:b/>
                <w:sz w:val="24"/>
              </w:rPr>
              <w:t>, -</w:t>
            </w:r>
            <w:r>
              <w:rPr>
                <w:b/>
                <w:sz w:val="24"/>
                <w:lang w:val="en-US"/>
              </w:rPr>
              <w:t>acho</w:t>
            </w:r>
            <w:r>
              <w:rPr>
                <w:b/>
                <w:sz w:val="24"/>
              </w:rPr>
              <w:t>, -</w:t>
            </w:r>
            <w:r>
              <w:rPr>
                <w:b/>
                <w:sz w:val="24"/>
                <w:lang w:val="en-US"/>
              </w:rPr>
              <w:t>ote</w:t>
            </w:r>
          </w:p>
          <w:p>
            <w:pPr>
              <w:pStyle w:val="Normal1"/>
              <w:spacing w:lineRule="auto" w:line="240"/>
              <w:rPr>
                <w:b/>
                <w:sz w:val="24"/>
              </w:rPr>
            </w:pPr>
            <w:r>
              <w:rPr>
                <w:b/>
                <w:sz w:val="24"/>
              </w:rPr>
            </w:r>
          </w:p>
        </w:tc>
        <w:tc>
          <w:tcPr>
            <w:tcW w:w="2268" w:type="dxa"/>
            <w:gridSpan w:val="3"/>
            <w:tcBorders>
              <w:start w:val="single" w:sz="6" w:space="0" w:color="000000"/>
              <w:end w:val="single" w:sz="6" w:space="0" w:color="000000"/>
            </w:tcBorders>
          </w:tcPr>
          <w:p>
            <w:pPr>
              <w:pStyle w:val="Normal1"/>
              <w:spacing w:lineRule="auto" w:line="240"/>
              <w:rPr>
                <w:sz w:val="24"/>
              </w:rPr>
            </w:pPr>
            <w:r>
              <w:rPr>
                <w:sz w:val="24"/>
              </w:rPr>
              <w:t>Уничижи</w:t>
              <w:softHyphen/>
              <w:t>тельность</w:t>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pacing w:lineRule="auto" w:line="240"/>
              <w:rPr>
                <w:sz w:val="24"/>
              </w:rPr>
            </w:pPr>
            <w:r>
              <w:rPr>
                <w:sz w:val="24"/>
              </w:rPr>
              <w:t>Существи</w:t>
              <w:softHyphen/>
              <w:t>тельное</w:t>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pacing w:lineRule="auto" w:line="240"/>
              <w:rPr>
                <w:sz w:val="24"/>
              </w:rPr>
            </w:pPr>
            <w:r>
              <w:rPr>
                <w:sz w:val="24"/>
              </w:rPr>
              <w:t>Существи</w:t>
              <w:softHyphen/>
              <w:t>тельное</w:t>
            </w:r>
          </w:p>
          <w:p>
            <w:pPr>
              <w:pStyle w:val="Normal1"/>
              <w:spacing w:lineRule="auto" w:line="240"/>
              <w:rPr>
                <w:sz w:val="24"/>
              </w:rPr>
            </w:pPr>
            <w:r>
              <w:rPr>
                <w:sz w:val="24"/>
              </w:rPr>
            </w:r>
          </w:p>
        </w:tc>
        <w:tc>
          <w:tcPr>
            <w:tcW w:w="1843" w:type="dxa"/>
            <w:vMerge w:val="restart"/>
            <w:tcBorders>
              <w:start w:val="single" w:sz="6" w:space="0" w:color="000000"/>
              <w:end w:val="single" w:sz="6" w:space="0" w:color="000000"/>
            </w:tcBorders>
          </w:tcPr>
          <w:p>
            <w:pPr>
              <w:pStyle w:val="Normal1"/>
              <w:spacing w:lineRule="auto" w:line="240"/>
              <w:rPr/>
            </w:pPr>
            <w:r>
              <w:rPr>
                <w:sz w:val="24"/>
                <w:lang w:val="en-US"/>
              </w:rPr>
              <w:t>poet</w:t>
            </w:r>
            <w:r>
              <w:rPr>
                <w:b/>
                <w:bCs/>
                <w:sz w:val="24"/>
                <w:lang w:val="en-US"/>
              </w:rPr>
              <w:t>astro</w:t>
            </w:r>
            <w:r>
              <w:rPr>
                <w:sz w:val="24"/>
              </w:rPr>
              <w:t xml:space="preserve"> </w:t>
            </w:r>
          </w:p>
          <w:p>
            <w:pPr>
              <w:pStyle w:val="Normal1"/>
              <w:spacing w:lineRule="auto" w:line="240"/>
              <w:rPr>
                <w:sz w:val="24"/>
                <w:lang w:val="en-US"/>
              </w:rPr>
            </w:pPr>
            <w:r>
              <w:rPr>
                <w:sz w:val="24"/>
                <w:lang w:val="en-US"/>
              </w:rPr>
              <w:t>trap</w:t>
            </w:r>
            <w:r>
              <w:rPr>
                <w:b/>
                <w:bCs/>
                <w:sz w:val="24"/>
                <w:lang w:val="en-US"/>
              </w:rPr>
              <w:t>ajo</w:t>
            </w:r>
          </w:p>
          <w:p>
            <w:pPr>
              <w:pStyle w:val="Normal1"/>
              <w:spacing w:lineRule="auto" w:line="240"/>
              <w:rPr>
                <w:sz w:val="24"/>
                <w:lang w:val="en-US"/>
              </w:rPr>
            </w:pPr>
            <w:r>
              <w:rPr>
                <w:sz w:val="24"/>
                <w:lang w:val="en-US"/>
              </w:rPr>
              <w:t>caball</w:t>
            </w:r>
            <w:r>
              <w:rPr>
                <w:b/>
                <w:bCs/>
                <w:sz w:val="24"/>
                <w:lang w:val="en-US"/>
              </w:rPr>
              <w:t>ejo</w:t>
            </w:r>
          </w:p>
          <w:p>
            <w:pPr>
              <w:pStyle w:val="Normal1"/>
              <w:spacing w:lineRule="auto" w:line="240"/>
              <w:rPr>
                <w:sz w:val="24"/>
                <w:lang w:val="en-US"/>
              </w:rPr>
            </w:pPr>
            <w:r>
              <w:rPr>
                <w:sz w:val="24"/>
                <w:lang w:val="en-US"/>
              </w:rPr>
              <w:t>enred</w:t>
            </w:r>
            <w:r>
              <w:rPr>
                <w:b/>
                <w:bCs/>
                <w:sz w:val="24"/>
                <w:lang w:val="en-US"/>
              </w:rPr>
              <w:t>ijo</w:t>
            </w:r>
          </w:p>
          <w:p>
            <w:pPr>
              <w:pStyle w:val="Normal1"/>
              <w:spacing w:lineRule="auto" w:line="240"/>
              <w:rPr>
                <w:sz w:val="24"/>
                <w:lang w:val="en-US"/>
              </w:rPr>
            </w:pPr>
            <w:r>
              <w:rPr>
                <w:sz w:val="24"/>
                <w:lang w:val="en-US"/>
              </w:rPr>
              <w:t>piment</w:t>
            </w:r>
            <w:r>
              <w:rPr>
                <w:b/>
                <w:bCs/>
                <w:sz w:val="24"/>
                <w:lang w:val="en-US"/>
              </w:rPr>
              <w:t>azo</w:t>
            </w:r>
          </w:p>
          <w:p>
            <w:pPr>
              <w:pStyle w:val="Normal1"/>
              <w:spacing w:lineRule="auto" w:line="240"/>
              <w:rPr>
                <w:sz w:val="24"/>
                <w:lang w:val="en-US"/>
              </w:rPr>
            </w:pPr>
            <w:r>
              <w:rPr>
                <w:sz w:val="24"/>
                <w:lang w:val="en-US"/>
              </w:rPr>
              <w:t>hombr</w:t>
            </w:r>
            <w:r>
              <w:rPr>
                <w:b/>
                <w:bCs/>
                <w:sz w:val="24"/>
                <w:lang w:val="en-US"/>
              </w:rPr>
              <w:t>acho</w:t>
            </w:r>
          </w:p>
          <w:p>
            <w:pPr>
              <w:pStyle w:val="Normal1"/>
              <w:spacing w:lineRule="auto" w:line="240"/>
              <w:rPr>
                <w:sz w:val="24"/>
                <w:lang w:val="en-US"/>
              </w:rPr>
            </w:pPr>
            <w:r>
              <w:rPr>
                <w:sz w:val="24"/>
                <w:lang w:val="en-US"/>
              </w:rPr>
              <w:t>lugar</w:t>
            </w:r>
            <w:r>
              <w:rPr>
                <w:b/>
                <w:bCs/>
                <w:sz w:val="24"/>
                <w:lang w:val="en-US"/>
              </w:rPr>
              <w:t>ote</w:t>
            </w:r>
          </w:p>
          <w:p>
            <w:pPr>
              <w:pStyle w:val="Normal1"/>
              <w:spacing w:lineRule="auto" w:line="240"/>
              <w:rPr>
                <w:sz w:val="24"/>
                <w:lang w:val="en-US"/>
              </w:rPr>
            </w:pPr>
            <w:r>
              <w:rPr>
                <w:sz w:val="24"/>
                <w:lang w:val="en-US"/>
              </w:rPr>
            </w:r>
          </w:p>
          <w:p>
            <w:pPr>
              <w:pStyle w:val="Normal1"/>
              <w:spacing w:lineRule="auto" w:line="240"/>
              <w:rPr/>
            </w:pPr>
            <w:r>
              <w:rPr>
                <w:sz w:val="24"/>
                <w:lang w:val="en-US"/>
              </w:rPr>
              <w:t>paj</w:t>
            </w:r>
            <w:r>
              <w:rPr>
                <w:b/>
                <w:bCs/>
                <w:sz w:val="24"/>
                <w:lang w:val="en-US"/>
              </w:rPr>
              <w:t>uza</w:t>
            </w:r>
            <w:r>
              <w:rPr>
                <w:sz w:val="24"/>
                <w:lang w:val="en-US"/>
              </w:rPr>
              <w:t xml:space="preserve"> </w:t>
            </w:r>
          </w:p>
          <w:p>
            <w:pPr>
              <w:pStyle w:val="Normal1"/>
              <w:spacing w:lineRule="auto" w:line="240"/>
              <w:rPr>
                <w:sz w:val="24"/>
                <w:lang w:val="en-US"/>
              </w:rPr>
            </w:pPr>
            <w:r>
              <w:rPr>
                <w:sz w:val="24"/>
                <w:lang w:val="en-US"/>
              </w:rPr>
              <w:t>madr</w:t>
            </w:r>
            <w:r>
              <w:rPr>
                <w:b/>
                <w:bCs/>
                <w:sz w:val="24"/>
                <w:lang w:val="en-US"/>
              </w:rPr>
              <w:t>astra</w:t>
            </w:r>
          </w:p>
          <w:p>
            <w:pPr>
              <w:pStyle w:val="Normal1"/>
              <w:spacing w:lineRule="auto" w:line="240"/>
              <w:rPr>
                <w:sz w:val="24"/>
                <w:lang w:val="en-US"/>
              </w:rPr>
            </w:pPr>
            <w:r>
              <w:rPr>
                <w:sz w:val="24"/>
                <w:lang w:val="en-US"/>
              </w:rPr>
              <w:t>mig</w:t>
            </w:r>
            <w:r>
              <w:rPr>
                <w:b/>
                <w:bCs/>
                <w:sz w:val="24"/>
                <w:lang w:val="en-US"/>
              </w:rPr>
              <w:t>aja</w:t>
            </w:r>
          </w:p>
          <w:p>
            <w:pPr>
              <w:pStyle w:val="Normal1"/>
              <w:spacing w:lineRule="auto" w:line="240"/>
              <w:rPr>
                <w:sz w:val="24"/>
                <w:lang w:val="en-US"/>
              </w:rPr>
            </w:pPr>
            <w:r>
              <w:rPr>
                <w:sz w:val="24"/>
                <w:lang w:val="en-US"/>
              </w:rPr>
              <w:t>cabr</w:t>
            </w:r>
            <w:r>
              <w:rPr>
                <w:b/>
                <w:bCs/>
                <w:sz w:val="24"/>
                <w:lang w:val="en-US"/>
              </w:rPr>
              <w:t>eja</w:t>
            </w:r>
          </w:p>
          <w:p>
            <w:pPr>
              <w:pStyle w:val="Normal1"/>
              <w:spacing w:lineRule="auto" w:line="240"/>
              <w:rPr>
                <w:sz w:val="24"/>
                <w:lang w:val="en-US"/>
              </w:rPr>
            </w:pPr>
            <w:r>
              <w:rPr>
                <w:sz w:val="24"/>
                <w:lang w:val="en-US"/>
              </w:rPr>
              <w:t>clav</w:t>
            </w:r>
            <w:r>
              <w:rPr>
                <w:b/>
                <w:bCs/>
                <w:sz w:val="24"/>
                <w:lang w:val="en-US"/>
              </w:rPr>
              <w:t>ija</w:t>
            </w:r>
          </w:p>
          <w:p>
            <w:pPr>
              <w:pStyle w:val="Normal1"/>
              <w:spacing w:lineRule="auto" w:line="240"/>
              <w:rPr>
                <w:sz w:val="24"/>
                <w:lang w:val="en-US"/>
              </w:rPr>
            </w:pPr>
            <w:r>
              <w:rPr>
                <w:sz w:val="24"/>
                <w:lang w:val="en-US"/>
              </w:rPr>
              <w:t>sangr</w:t>
            </w:r>
            <w:r>
              <w:rPr>
                <w:b/>
                <w:bCs/>
                <w:sz w:val="24"/>
                <w:lang w:val="en-US"/>
              </w:rPr>
              <w:t>aza</w:t>
            </w:r>
          </w:p>
          <w:p>
            <w:pPr>
              <w:pStyle w:val="Normal1"/>
              <w:spacing w:lineRule="auto" w:line="240"/>
              <w:rPr>
                <w:sz w:val="24"/>
              </w:rPr>
            </w:pPr>
            <w:r>
              <w:rPr>
                <w:sz w:val="24"/>
                <w:lang w:val="en-US"/>
              </w:rPr>
              <w:t>client</w:t>
            </w:r>
            <w:r>
              <w:rPr>
                <w:b/>
                <w:bCs/>
                <w:sz w:val="24"/>
                <w:lang w:val="en-US"/>
              </w:rPr>
              <w:t>acha</w:t>
            </w:r>
          </w:p>
          <w:p>
            <w:pPr>
              <w:pStyle w:val="Normal1"/>
              <w:rPr>
                <w:sz w:val="24"/>
              </w:rPr>
            </w:pPr>
            <w:r>
              <w:rPr>
                <w:sz w:val="24"/>
              </w:rPr>
            </w:r>
          </w:p>
        </w:tc>
      </w:tr>
      <w:tr>
        <w:trPr>
          <w:trHeight w:val="20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gridSpan w:val="3"/>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22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gridSpan w:val="3"/>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16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gridSpan w:val="3"/>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18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gridSpan w:val="3"/>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320" w:hRule="exact"/>
        </w:trPr>
        <w:tc>
          <w:tcPr>
            <w:tcW w:w="2410" w:type="dxa"/>
            <w:vMerge w:val="restart"/>
            <w:tcBorders>
              <w:start w:val="single" w:sz="6" w:space="0" w:color="000000"/>
              <w:end w:val="single" w:sz="6" w:space="0" w:color="000000"/>
            </w:tcBorders>
          </w:tcPr>
          <w:p>
            <w:pPr>
              <w:pStyle w:val="Normal1"/>
              <w:spacing w:lineRule="auto" w:line="240"/>
              <w:rPr>
                <w:i/>
                <w:i/>
                <w:sz w:val="24"/>
              </w:rPr>
            </w:pPr>
            <w:r>
              <w:rPr>
                <w:i/>
                <w:sz w:val="24"/>
              </w:rPr>
              <w:t>Женский род</w:t>
            </w:r>
          </w:p>
          <w:p>
            <w:pPr>
              <w:pStyle w:val="Normal1"/>
              <w:spacing w:lineRule="auto" w:line="240"/>
              <w:rPr/>
            </w:pPr>
            <w:r>
              <w:rPr>
                <w:sz w:val="24"/>
              </w:rPr>
              <w:t xml:space="preserve"> </w:t>
            </w:r>
            <w:r>
              <w:rPr>
                <w:sz w:val="24"/>
              </w:rPr>
              <w:t>-</w:t>
            </w:r>
            <w:r>
              <w:rPr>
                <w:b/>
                <w:sz w:val="24"/>
                <w:lang w:val="en-US"/>
              </w:rPr>
              <w:t>uza</w:t>
            </w:r>
            <w:r>
              <w:rPr>
                <w:sz w:val="24"/>
              </w:rPr>
              <w:t xml:space="preserve"> и те же</w:t>
            </w:r>
          </w:p>
          <w:p>
            <w:pPr>
              <w:pStyle w:val="Normal1"/>
              <w:spacing w:lineRule="auto" w:line="240"/>
              <w:rPr/>
            </w:pPr>
            <w:r>
              <w:rPr>
                <w:sz w:val="24"/>
              </w:rPr>
              <w:t xml:space="preserve">Суффиксы, но вместо конечного </w:t>
            </w:r>
            <w:r>
              <w:rPr>
                <w:b/>
                <w:sz w:val="24"/>
              </w:rPr>
              <w:t>о</w:t>
            </w:r>
            <w:r>
              <w:rPr>
                <w:sz w:val="24"/>
              </w:rPr>
              <w:t xml:space="preserve"> ставится </w:t>
            </w:r>
            <w:r>
              <w:rPr>
                <w:b/>
                <w:sz w:val="24"/>
              </w:rPr>
              <w:t>а</w:t>
            </w:r>
            <w:r>
              <w:rPr>
                <w:sz w:val="24"/>
              </w:rPr>
              <w:t>:</w:t>
            </w:r>
          </w:p>
          <w:p>
            <w:pPr>
              <w:pStyle w:val="Normal1"/>
              <w:spacing w:lineRule="auto" w:line="240"/>
              <w:rPr/>
            </w:pPr>
            <w:r>
              <w:rPr>
                <w:sz w:val="24"/>
                <w:lang w:val="en-US"/>
              </w:rPr>
              <w:t>-</w:t>
            </w:r>
            <w:r>
              <w:rPr>
                <w:b/>
                <w:sz w:val="24"/>
                <w:lang w:val="en-US"/>
              </w:rPr>
              <w:t>astra, -aja</w:t>
            </w:r>
            <w:r>
              <w:rPr>
                <w:sz w:val="24"/>
                <w:lang w:val="en-US"/>
              </w:rPr>
              <w:t xml:space="preserve"> </w:t>
            </w: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rPr>
                <w:sz w:val="24"/>
                <w:lang w:val="en-US"/>
              </w:rPr>
            </w:pPr>
            <w:r>
              <w:rPr>
                <w:sz w:val="24"/>
                <w:lang w:val="en-US"/>
              </w:rPr>
            </w:r>
          </w:p>
        </w:tc>
        <w:tc>
          <w:tcPr>
            <w:tcW w:w="2268" w:type="dxa"/>
            <w:gridSpan w:val="3"/>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7"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4"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r>
      <w:tr>
        <w:trPr>
          <w:trHeight w:val="432" w:hRule="exact"/>
        </w:trPr>
        <w:tc>
          <w:tcPr>
            <w:tcW w:w="2410"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c>
          <w:tcPr>
            <w:tcW w:w="2268" w:type="dxa"/>
            <w:gridSpan w:val="3"/>
            <w:tcBorders>
              <w:start w:val="single" w:sz="6" w:space="0" w:color="000000"/>
              <w:end w:val="single" w:sz="6" w:space="0" w:color="000000"/>
            </w:tcBorders>
          </w:tcPr>
          <w:p>
            <w:pPr>
              <w:pStyle w:val="Normal1"/>
              <w:spacing w:lineRule="auto" w:line="240"/>
              <w:rPr>
                <w:sz w:val="24"/>
              </w:rPr>
            </w:pPr>
            <w:r>
              <w:rPr>
                <w:sz w:val="24"/>
              </w:rPr>
              <w:t>»</w:t>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400" w:hRule="exact"/>
        </w:trPr>
        <w:tc>
          <w:tcPr>
            <w:tcW w:w="2410" w:type="dxa"/>
            <w:vMerge w:val="continue"/>
            <w:tcBorders>
              <w:start w:val="single" w:sz="6" w:space="0" w:color="000000"/>
              <w:end w:val="single" w:sz="6" w:space="0" w:color="000000"/>
            </w:tcBorders>
          </w:tcPr>
          <w:p>
            <w:pPr>
              <w:pStyle w:val="Normal1"/>
              <w:snapToGrid w:val="false"/>
              <w:rPr>
                <w:sz w:val="24"/>
              </w:rPr>
            </w:pPr>
            <w:r>
              <w:rPr>
                <w:sz w:val="24"/>
              </w:rPr>
            </w:r>
          </w:p>
        </w:tc>
        <w:tc>
          <w:tcPr>
            <w:tcW w:w="2268" w:type="dxa"/>
            <w:gridSpan w:val="3"/>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pacing w:lineRule="auto" w:line="240"/>
              <w:rPr>
                <w:sz w:val="24"/>
              </w:rPr>
            </w:pPr>
            <w:r>
              <w:rPr>
                <w:sz w:val="24"/>
              </w:rPr>
              <w:t>»</w:t>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pacing w:lineRule="auto" w:line="240"/>
              <w:rPr>
                <w:sz w:val="24"/>
              </w:rPr>
            </w:pPr>
            <w:r>
              <w:rPr>
                <w:sz w:val="24"/>
              </w:rPr>
              <w:t>»</w:t>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1334" w:hRule="exact"/>
        </w:trPr>
        <w:tc>
          <w:tcPr>
            <w:tcW w:w="2410" w:type="dxa"/>
            <w:vMerge w:val="continue"/>
            <w:tcBorders>
              <w:start w:val="single" w:sz="6" w:space="0" w:color="000000"/>
              <w:end w:val="single" w:sz="6" w:space="0" w:color="000000"/>
            </w:tcBorders>
          </w:tcPr>
          <w:p>
            <w:pPr>
              <w:pStyle w:val="Normal1"/>
              <w:snapToGrid w:val="false"/>
              <w:spacing w:lineRule="auto" w:line="240"/>
              <w:rPr>
                <w:sz w:val="24"/>
              </w:rPr>
            </w:pPr>
            <w:r>
              <w:rPr>
                <w:sz w:val="24"/>
              </w:rPr>
            </w:r>
          </w:p>
        </w:tc>
        <w:tc>
          <w:tcPr>
            <w:tcW w:w="2268" w:type="dxa"/>
            <w:gridSpan w:val="3"/>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10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gridSpan w:val="3"/>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napToGrid w:val="false"/>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16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gridSpan w:val="3"/>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napToGrid w:val="false"/>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118"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tc>
        <w:tc>
          <w:tcPr>
            <w:tcW w:w="2268" w:type="dxa"/>
            <w:gridSpan w:val="3"/>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7"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4" w:type="dxa"/>
            <w:tcBorders>
              <w:start w:val="single" w:sz="6" w:space="0" w:color="000000"/>
              <w:end w:val="single" w:sz="6" w:space="0" w:color="000000"/>
            </w:tcBorders>
          </w:tcPr>
          <w:p>
            <w:pPr>
              <w:pStyle w:val="Normal1"/>
              <w:snapToGrid w:val="false"/>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spacing w:lineRule="auto" w:line="240"/>
              <w:rPr>
                <w:sz w:val="24"/>
              </w:rPr>
            </w:pPr>
            <w:r>
              <w:rPr>
                <w:sz w:val="24"/>
              </w:rPr>
            </w:r>
          </w:p>
        </w:tc>
      </w:tr>
      <w:tr>
        <w:trPr>
          <w:trHeight w:val="100" w:hRule="exact"/>
        </w:trPr>
        <w:tc>
          <w:tcPr>
            <w:tcW w:w="2414" w:type="dxa"/>
            <w:gridSpan w:val="2"/>
            <w:tcBorders>
              <w:start w:val="single" w:sz="6" w:space="0" w:color="000000"/>
              <w:bottom w:val="single" w:sz="6" w:space="0" w:color="000000"/>
              <w:end w:val="single" w:sz="4"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2259" w:type="dxa"/>
            <w:tcBorders>
              <w:start w:val="single" w:sz="4" w:space="0" w:color="000000"/>
              <w:bottom w:val="single" w:sz="6" w:space="0" w:color="000000"/>
              <w:end w:val="single" w:sz="4" w:space="0" w:color="000000"/>
            </w:tcBorders>
          </w:tcPr>
          <w:p>
            <w:pPr>
              <w:pStyle w:val="Normal1"/>
              <w:snapToGrid w:val="false"/>
              <w:spacing w:lineRule="auto" w:line="240"/>
              <w:ind w:firstLine="284" w:end="0"/>
              <w:rPr>
                <w:sz w:val="24"/>
              </w:rPr>
            </w:pPr>
            <w:r>
              <w:rPr>
                <w:sz w:val="24"/>
              </w:rPr>
            </w:r>
          </w:p>
        </w:tc>
        <w:tc>
          <w:tcPr>
            <w:tcW w:w="2132" w:type="dxa"/>
            <w:gridSpan w:val="2"/>
            <w:tcBorders>
              <w:start w:val="single" w:sz="4" w:space="0" w:color="000000"/>
              <w:bottom w:val="single" w:sz="6" w:space="0" w:color="000000"/>
              <w:end w:val="single" w:sz="4" w:space="0" w:color="000000"/>
            </w:tcBorders>
          </w:tcPr>
          <w:p>
            <w:pPr>
              <w:pStyle w:val="Normal1"/>
              <w:snapToGrid w:val="false"/>
              <w:spacing w:lineRule="auto" w:line="240"/>
              <w:ind w:firstLine="284" w:end="0"/>
              <w:rPr>
                <w:sz w:val="24"/>
              </w:rPr>
            </w:pPr>
            <w:r>
              <w:rPr>
                <w:sz w:val="24"/>
              </w:rPr>
            </w:r>
          </w:p>
        </w:tc>
        <w:tc>
          <w:tcPr>
            <w:tcW w:w="1984" w:type="dxa"/>
            <w:tcBorders>
              <w:start w:val="single" w:sz="4" w:space="0" w:color="000000"/>
              <w:bottom w:val="single" w:sz="6" w:space="0" w:color="000000"/>
              <w:end w:val="single" w:sz="6" w:space="0" w:color="000000"/>
            </w:tcBorders>
          </w:tcPr>
          <w:p>
            <w:pPr>
              <w:pStyle w:val="Normal1"/>
              <w:snapToGrid w:val="false"/>
              <w:spacing w:lineRule="auto" w:line="240"/>
              <w:ind w:firstLine="284" w:end="0"/>
              <w:rPr>
                <w:sz w:val="24"/>
              </w:rPr>
            </w:pPr>
            <w:r>
              <w:rPr>
                <w:sz w:val="24"/>
              </w:rPr>
            </w:r>
          </w:p>
        </w:tc>
        <w:tc>
          <w:tcPr>
            <w:tcW w:w="1843" w:type="dxa"/>
            <w:vMerge w:val="continue"/>
            <w:tcBorders>
              <w:start w:val="single" w:sz="6" w:space="0" w:color="000000"/>
              <w:end w:val="single" w:sz="6" w:space="0" w:color="000000"/>
            </w:tcBorders>
          </w:tcPr>
          <w:p>
            <w:pPr>
              <w:pStyle w:val="Normal1"/>
              <w:snapToGrid w:val="false"/>
              <w:spacing w:lineRule="auto" w:line="240"/>
              <w:ind w:firstLine="284" w:end="0"/>
              <w:rPr>
                <w:sz w:val="24"/>
              </w:rPr>
            </w:pPr>
            <w:r>
              <w:rPr>
                <w:sz w:val="24"/>
              </w:rPr>
            </w:r>
          </w:p>
        </w:tc>
      </w:tr>
    </w:tbl>
    <w:p>
      <w:pPr>
        <w:pStyle w:val="Normal1"/>
        <w:spacing w:lineRule="auto" w:line="240"/>
        <w:ind w:firstLine="284" w:end="0"/>
        <w:rPr>
          <w:sz w:val="24"/>
        </w:rPr>
      </w:pPr>
      <w:r>
        <w:rPr>
          <w:sz w:val="24"/>
        </w:rPr>
      </w:r>
    </w:p>
    <w:tbl>
      <w:tblPr>
        <w:tblW w:w="10632" w:type="dxa"/>
        <w:jc w:val="start"/>
        <w:tblInd w:w="40" w:type="dxa"/>
        <w:tblLayout w:type="fixed"/>
        <w:tblCellMar>
          <w:top w:w="0" w:type="dxa"/>
          <w:start w:w="40" w:type="dxa"/>
          <w:bottom w:w="0" w:type="dxa"/>
          <w:end w:w="40" w:type="dxa"/>
        </w:tblCellMar>
      </w:tblPr>
      <w:tblGrid>
        <w:gridCol w:w="2410"/>
        <w:gridCol w:w="2268"/>
        <w:gridCol w:w="2126"/>
        <w:gridCol w:w="1985"/>
        <w:gridCol w:w="1843"/>
      </w:tblGrid>
      <w:tr>
        <w:trPr>
          <w:trHeight w:val="580" w:hRule="exact"/>
        </w:trPr>
        <w:tc>
          <w:tcPr>
            <w:tcW w:w="2410" w:type="dxa"/>
            <w:tcBorders>
              <w:top w:val="single" w:sz="6" w:space="0" w:color="000000"/>
              <w:start w:val="single" w:sz="6" w:space="0" w:color="000000"/>
              <w:end w:val="single" w:sz="6" w:space="0" w:color="000000"/>
            </w:tcBorders>
          </w:tcPr>
          <w:p>
            <w:pPr>
              <w:pStyle w:val="Normal1"/>
              <w:spacing w:lineRule="auto" w:line="240"/>
              <w:rPr>
                <w:sz w:val="24"/>
              </w:rPr>
            </w:pPr>
            <w:r>
              <w:rPr>
                <w:sz w:val="24"/>
              </w:rPr>
              <w:t>Суффиксы</w:t>
            </w:r>
          </w:p>
          <w:p>
            <w:pPr>
              <w:pStyle w:val="Normal1"/>
              <w:spacing w:lineRule="auto" w:line="240"/>
              <w:rPr>
                <w:sz w:val="24"/>
              </w:rPr>
            </w:pPr>
            <w:r>
              <w:rPr>
                <w:sz w:val="24"/>
              </w:rPr>
            </w:r>
          </w:p>
        </w:tc>
        <w:tc>
          <w:tcPr>
            <w:tcW w:w="2268" w:type="dxa"/>
            <w:tcBorders>
              <w:top w:val="single" w:sz="6" w:space="0" w:color="000000"/>
              <w:start w:val="single" w:sz="6" w:space="0" w:color="000000"/>
              <w:end w:val="single" w:sz="6" w:space="0" w:color="000000"/>
            </w:tcBorders>
          </w:tcPr>
          <w:p>
            <w:pPr>
              <w:pStyle w:val="Normal1"/>
              <w:spacing w:lineRule="auto" w:line="240"/>
              <w:rPr>
                <w:sz w:val="24"/>
              </w:rPr>
            </w:pPr>
            <w:r>
              <w:rPr>
                <w:sz w:val="24"/>
              </w:rPr>
              <w:t>Обобщенная значимость</w:t>
            </w:r>
          </w:p>
          <w:p>
            <w:pPr>
              <w:pStyle w:val="Normal1"/>
              <w:spacing w:lineRule="auto" w:line="240"/>
              <w:rPr>
                <w:sz w:val="24"/>
              </w:rPr>
            </w:pPr>
            <w:r>
              <w:rPr>
                <w:sz w:val="24"/>
              </w:rPr>
            </w:r>
          </w:p>
        </w:tc>
        <w:tc>
          <w:tcPr>
            <w:tcW w:w="2126" w:type="dxa"/>
            <w:tcBorders>
              <w:top w:val="single" w:sz="6" w:space="0" w:color="000000"/>
              <w:start w:val="single" w:sz="6" w:space="0" w:color="000000"/>
              <w:end w:val="single" w:sz="6" w:space="0" w:color="000000"/>
            </w:tcBorders>
          </w:tcPr>
          <w:p>
            <w:pPr>
              <w:pStyle w:val="Normal1"/>
              <w:spacing w:lineRule="auto" w:line="240"/>
              <w:rPr>
                <w:sz w:val="24"/>
              </w:rPr>
            </w:pPr>
            <w:r>
              <w:rPr>
                <w:sz w:val="24"/>
              </w:rPr>
              <w:t>Произво</w:t>
              <w:softHyphen/>
              <w:t>дящая</w:t>
            </w:r>
          </w:p>
          <w:p>
            <w:pPr>
              <w:pStyle w:val="Normal1"/>
              <w:spacing w:lineRule="auto" w:line="240"/>
              <w:rPr>
                <w:sz w:val="24"/>
              </w:rPr>
            </w:pPr>
            <w:r>
              <w:rPr>
                <w:sz w:val="24"/>
              </w:rPr>
              <w:t>основа</w:t>
            </w:r>
          </w:p>
          <w:p>
            <w:pPr>
              <w:pStyle w:val="Normal1"/>
              <w:spacing w:lineRule="auto" w:line="240"/>
              <w:rPr>
                <w:sz w:val="24"/>
              </w:rPr>
            </w:pPr>
            <w:r>
              <w:rPr>
                <w:sz w:val="24"/>
              </w:rPr>
            </w:r>
          </w:p>
        </w:tc>
        <w:tc>
          <w:tcPr>
            <w:tcW w:w="1985" w:type="dxa"/>
            <w:tcBorders>
              <w:top w:val="single" w:sz="6" w:space="0" w:color="000000"/>
              <w:start w:val="single" w:sz="6" w:space="0" w:color="000000"/>
              <w:end w:val="single" w:sz="6" w:space="0" w:color="000000"/>
            </w:tcBorders>
          </w:tcPr>
          <w:p>
            <w:pPr>
              <w:pStyle w:val="Normal1"/>
              <w:spacing w:lineRule="auto" w:line="240"/>
              <w:rPr>
                <w:sz w:val="24"/>
              </w:rPr>
            </w:pPr>
            <w:r>
              <w:rPr>
                <w:sz w:val="24"/>
              </w:rPr>
              <w:t>Производ</w:t>
              <w:softHyphen/>
              <w:t>ное слово</w:t>
            </w:r>
          </w:p>
          <w:p>
            <w:pPr>
              <w:pStyle w:val="Normal1"/>
              <w:spacing w:lineRule="auto" w:line="240"/>
              <w:rPr>
                <w:sz w:val="24"/>
              </w:rPr>
            </w:pPr>
            <w:r>
              <w:rPr>
                <w:sz w:val="24"/>
              </w:rPr>
            </w:r>
          </w:p>
        </w:tc>
        <w:tc>
          <w:tcPr>
            <w:tcW w:w="1843" w:type="dxa"/>
            <w:tcBorders>
              <w:top w:val="single" w:sz="6" w:space="0" w:color="000000"/>
              <w:start w:val="single" w:sz="6" w:space="0" w:color="000000"/>
              <w:end w:val="single" w:sz="6" w:space="0" w:color="000000"/>
            </w:tcBorders>
          </w:tcPr>
          <w:p>
            <w:pPr>
              <w:pStyle w:val="Normal1"/>
              <w:spacing w:lineRule="auto" w:line="240"/>
              <w:rPr>
                <w:sz w:val="24"/>
              </w:rPr>
            </w:pPr>
            <w:r>
              <w:rPr>
                <w:sz w:val="24"/>
              </w:rPr>
              <w:t>Примеры</w:t>
            </w:r>
          </w:p>
          <w:p>
            <w:pPr>
              <w:pStyle w:val="Normal1"/>
              <w:spacing w:lineRule="auto" w:line="240"/>
              <w:rPr>
                <w:sz w:val="24"/>
              </w:rPr>
            </w:pPr>
            <w:r>
              <w:rPr>
                <w:sz w:val="24"/>
              </w:rPr>
            </w:r>
          </w:p>
        </w:tc>
      </w:tr>
      <w:tr>
        <w:trPr>
          <w:trHeight w:val="284" w:hRule="exact"/>
        </w:trPr>
        <w:tc>
          <w:tcPr>
            <w:tcW w:w="2410"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tcBorders>
              <w:start w:val="single" w:sz="6" w:space="0" w:color="000000"/>
              <w:bottom w:val="single" w:sz="6" w:space="0" w:color="000000"/>
              <w:end w:val="single" w:sz="6" w:space="0" w:color="000000"/>
            </w:tcBorders>
          </w:tcPr>
          <w:p>
            <w:pPr>
              <w:pStyle w:val="Normal1"/>
              <w:spacing w:lineRule="auto" w:line="240"/>
              <w:rPr>
                <w:sz w:val="24"/>
              </w:rPr>
            </w:pPr>
            <w:r>
              <w:rPr>
                <w:sz w:val="24"/>
              </w:rPr>
              <w:t>суффиксов</w:t>
            </w:r>
          </w:p>
          <w:p>
            <w:pPr>
              <w:pStyle w:val="Normal1"/>
              <w:spacing w:lineRule="auto" w:line="240"/>
              <w:rPr>
                <w:sz w:val="24"/>
              </w:rPr>
            </w:pPr>
            <w:r>
              <w:rPr>
                <w:sz w:val="24"/>
              </w:rPr>
            </w:r>
          </w:p>
        </w:tc>
        <w:tc>
          <w:tcPr>
            <w:tcW w:w="2126"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tc>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780" w:hRule="exact"/>
        </w:trPr>
        <w:tc>
          <w:tcPr>
            <w:tcW w:w="2410" w:type="dxa"/>
            <w:tcBorders>
              <w:top w:val="single" w:sz="6" w:space="0" w:color="000000"/>
              <w:start w:val="single" w:sz="6" w:space="0" w:color="000000"/>
              <w:end w:val="single" w:sz="6" w:space="0" w:color="000000"/>
            </w:tcBorders>
          </w:tcPr>
          <w:p>
            <w:pPr>
              <w:pStyle w:val="Normal1"/>
              <w:spacing w:lineRule="auto" w:line="240"/>
              <w:rPr>
                <w:i/>
                <w:i/>
                <w:sz w:val="24"/>
              </w:rPr>
            </w:pPr>
            <w:r>
              <w:rPr>
                <w:i/>
                <w:sz w:val="24"/>
              </w:rPr>
              <w:t>Мужской род</w:t>
            </w:r>
          </w:p>
          <w:p>
            <w:pPr>
              <w:pStyle w:val="Normal1"/>
              <w:spacing w:lineRule="auto" w:line="240"/>
              <w:rPr/>
            </w:pPr>
            <w:r>
              <w:rPr>
                <w:i/>
                <w:sz w:val="24"/>
              </w:rPr>
              <w:t xml:space="preserve"> </w:t>
            </w:r>
            <w:r>
              <w:rPr>
                <w:sz w:val="24"/>
              </w:rPr>
              <w:t xml:space="preserve">  </w:t>
            </w:r>
            <w:r>
              <w:rPr>
                <w:sz w:val="24"/>
              </w:rPr>
              <w:t>-</w:t>
            </w:r>
            <w:r>
              <w:rPr>
                <w:b/>
                <w:sz w:val="24"/>
                <w:lang w:val="en-US"/>
              </w:rPr>
              <w:t>udo</w:t>
            </w:r>
            <w:r>
              <w:rPr>
                <w:sz w:val="24"/>
              </w:rPr>
              <w:t xml:space="preserve"> </w:t>
            </w:r>
          </w:p>
          <w:p>
            <w:pPr>
              <w:pStyle w:val="Normal1"/>
              <w:spacing w:lineRule="auto" w:line="240"/>
              <w:rPr>
                <w:sz w:val="24"/>
              </w:rPr>
            </w:pPr>
            <w:r>
              <w:rPr>
                <w:sz w:val="24"/>
              </w:rPr>
            </w:r>
          </w:p>
        </w:tc>
        <w:tc>
          <w:tcPr>
            <w:tcW w:w="2268" w:type="dxa"/>
            <w:tcBorders>
              <w:top w:val="single" w:sz="6" w:space="0" w:color="000000"/>
              <w:start w:val="single" w:sz="6" w:space="0" w:color="000000"/>
              <w:end w:val="single" w:sz="6" w:space="0" w:color="000000"/>
            </w:tcBorders>
          </w:tcPr>
          <w:p>
            <w:pPr>
              <w:pStyle w:val="Normal1"/>
              <w:spacing w:lineRule="auto" w:line="240"/>
              <w:rPr>
                <w:sz w:val="24"/>
              </w:rPr>
            </w:pPr>
            <w:r>
              <w:rPr>
                <w:sz w:val="24"/>
              </w:rPr>
              <w:t xml:space="preserve"> </w:t>
            </w:r>
            <w:r>
              <w:rPr>
                <w:sz w:val="24"/>
              </w:rPr>
              <w:t xml:space="preserve">Уничижительность </w:t>
            </w:r>
          </w:p>
          <w:p>
            <w:pPr>
              <w:pStyle w:val="Normal1"/>
              <w:spacing w:lineRule="auto" w:line="240"/>
              <w:rPr>
                <w:sz w:val="24"/>
              </w:rPr>
            </w:pPr>
            <w:r>
              <w:rPr>
                <w:sz w:val="24"/>
              </w:rPr>
            </w:r>
          </w:p>
        </w:tc>
        <w:tc>
          <w:tcPr>
            <w:tcW w:w="2126" w:type="dxa"/>
            <w:tcBorders>
              <w:top w:val="single" w:sz="6" w:space="0" w:color="000000"/>
              <w:start w:val="single" w:sz="6" w:space="0" w:color="000000"/>
              <w:end w:val="single" w:sz="6" w:space="0" w:color="000000"/>
            </w:tcBorders>
          </w:tcPr>
          <w:p>
            <w:pPr>
              <w:pStyle w:val="Normal1"/>
              <w:spacing w:lineRule="auto" w:line="240"/>
              <w:rPr>
                <w:sz w:val="24"/>
              </w:rPr>
            </w:pPr>
            <w:r>
              <w:rPr>
                <w:sz w:val="24"/>
              </w:rPr>
              <w:t xml:space="preserve">Существительное </w:t>
            </w:r>
          </w:p>
          <w:p>
            <w:pPr>
              <w:pStyle w:val="Normal1"/>
              <w:spacing w:lineRule="auto" w:line="240"/>
              <w:rPr>
                <w:sz w:val="24"/>
              </w:rPr>
            </w:pPr>
            <w:r>
              <w:rPr>
                <w:sz w:val="24"/>
              </w:rPr>
            </w:r>
          </w:p>
        </w:tc>
        <w:tc>
          <w:tcPr>
            <w:tcW w:w="1985" w:type="dxa"/>
            <w:tcBorders>
              <w:top w:val="single" w:sz="6" w:space="0" w:color="000000"/>
              <w:start w:val="single" w:sz="6" w:space="0" w:color="000000"/>
              <w:end w:val="single" w:sz="6" w:space="0" w:color="000000"/>
            </w:tcBorders>
          </w:tcPr>
          <w:p>
            <w:pPr>
              <w:pStyle w:val="Normal1"/>
              <w:spacing w:lineRule="auto" w:line="240"/>
              <w:rPr>
                <w:sz w:val="24"/>
              </w:rPr>
            </w:pPr>
            <w:r>
              <w:rPr>
                <w:sz w:val="24"/>
              </w:rPr>
              <w:t>Прилагательное</w:t>
            </w:r>
          </w:p>
          <w:p>
            <w:pPr>
              <w:pStyle w:val="Normal1"/>
              <w:spacing w:lineRule="auto" w:line="240"/>
              <w:rPr>
                <w:sz w:val="24"/>
              </w:rPr>
            </w:pPr>
            <w:r>
              <w:rPr>
                <w:sz w:val="24"/>
              </w:rPr>
            </w:r>
          </w:p>
        </w:tc>
        <w:tc>
          <w:tcPr>
            <w:tcW w:w="1843" w:type="dxa"/>
            <w:tcBorders>
              <w:top w:val="single" w:sz="6" w:space="0" w:color="000000"/>
              <w:start w:val="single" w:sz="6" w:space="0" w:color="000000"/>
              <w:end w:val="single" w:sz="6" w:space="0" w:color="000000"/>
            </w:tcBorders>
          </w:tcPr>
          <w:p>
            <w:pPr>
              <w:pStyle w:val="Normal1"/>
              <w:spacing w:lineRule="auto" w:line="240"/>
              <w:rPr>
                <w:sz w:val="24"/>
              </w:rPr>
            </w:pPr>
            <w:r>
              <w:rPr>
                <w:sz w:val="24"/>
                <w:lang w:val="en-US"/>
              </w:rPr>
              <w:t>narig</w:t>
            </w:r>
            <w:r>
              <w:rPr>
                <w:b/>
                <w:bCs/>
                <w:sz w:val="24"/>
                <w:lang w:val="en-US"/>
              </w:rPr>
              <w:t>udo</w:t>
            </w:r>
            <w:r>
              <w:rPr>
                <w:sz w:val="24"/>
              </w:rPr>
              <w:t xml:space="preserve"> </w:t>
            </w:r>
            <w:r>
              <w:rPr>
                <w:sz w:val="24"/>
                <w:lang w:val="en-US"/>
              </w:rPr>
              <w:t>cachaz</w:t>
            </w:r>
            <w:r>
              <w:rPr>
                <w:b/>
                <w:bCs/>
                <w:sz w:val="24"/>
                <w:lang w:val="en-US"/>
              </w:rPr>
              <w:t>udo</w:t>
            </w:r>
          </w:p>
          <w:p>
            <w:pPr>
              <w:pStyle w:val="Normal1"/>
              <w:spacing w:lineRule="auto" w:line="240"/>
              <w:rPr>
                <w:sz w:val="24"/>
              </w:rPr>
            </w:pPr>
            <w:r>
              <w:rPr>
                <w:sz w:val="24"/>
              </w:rPr>
            </w:r>
          </w:p>
        </w:tc>
      </w:tr>
      <w:tr>
        <w:trPr>
          <w:trHeight w:val="344" w:hRule="exact"/>
        </w:trPr>
        <w:tc>
          <w:tcPr>
            <w:tcW w:w="2410" w:type="dxa"/>
            <w:tcBorders>
              <w:start w:val="single" w:sz="6" w:space="0" w:color="000000"/>
              <w:end w:val="single" w:sz="6" w:space="0" w:color="000000"/>
            </w:tcBorders>
          </w:tcPr>
          <w:p>
            <w:pPr>
              <w:pStyle w:val="Normal1"/>
              <w:spacing w:lineRule="auto" w:line="240"/>
              <w:rPr>
                <w:i/>
                <w:i/>
                <w:sz w:val="24"/>
              </w:rPr>
            </w:pPr>
            <w:r>
              <w:rPr>
                <w:i/>
                <w:sz w:val="24"/>
              </w:rPr>
              <w:t>Женский род</w:t>
            </w:r>
          </w:p>
          <w:p>
            <w:pPr>
              <w:pStyle w:val="Normal1"/>
              <w:spacing w:lineRule="auto" w:line="240"/>
              <w:rPr>
                <w:i/>
                <w:i/>
                <w:sz w:val="24"/>
              </w:rPr>
            </w:pPr>
            <w:r>
              <w:rPr>
                <w:i/>
                <w:sz w:val="24"/>
              </w:rPr>
            </w:r>
          </w:p>
        </w:tc>
        <w:tc>
          <w:tcPr>
            <w:tcW w:w="2268" w:type="dxa"/>
            <w:tcBorders>
              <w:start w:val="single" w:sz="6" w:space="0" w:color="000000"/>
              <w:end w:val="single" w:sz="6" w:space="0" w:color="000000"/>
            </w:tcBorders>
          </w:tcPr>
          <w:p>
            <w:pPr>
              <w:pStyle w:val="Normal1"/>
              <w:spacing w:lineRule="auto" w:line="240"/>
              <w:rPr>
                <w:sz w:val="24"/>
              </w:rPr>
            </w:pPr>
            <w:r>
              <w:rPr>
                <w:sz w:val="24"/>
              </w:rPr>
              <w:t>»</w:t>
            </w:r>
          </w:p>
          <w:p>
            <w:pPr>
              <w:pStyle w:val="Normal1"/>
              <w:spacing w:lineRule="auto" w:line="240"/>
              <w:rPr>
                <w:sz w:val="24"/>
              </w:rPr>
            </w:pPr>
            <w:r>
              <w:rPr>
                <w:sz w:val="24"/>
              </w:rPr>
            </w:r>
          </w:p>
        </w:tc>
        <w:tc>
          <w:tcPr>
            <w:tcW w:w="2126" w:type="dxa"/>
            <w:tcBorders>
              <w:start w:val="single" w:sz="6" w:space="0" w:color="000000"/>
              <w:end w:val="single" w:sz="6" w:space="0" w:color="000000"/>
            </w:tcBorders>
          </w:tcPr>
          <w:p>
            <w:pPr>
              <w:pStyle w:val="Normal1"/>
              <w:spacing w:lineRule="auto" w:line="240"/>
              <w:rPr>
                <w:sz w:val="24"/>
              </w:rPr>
            </w:pPr>
            <w:r>
              <w:rPr>
                <w:sz w:val="24"/>
              </w:rPr>
              <w:t>»</w:t>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pacing w:lineRule="auto" w:line="240"/>
              <w:rPr>
                <w:sz w:val="24"/>
              </w:rPr>
            </w:pPr>
            <w:r>
              <w:rPr>
                <w:sz w:val="24"/>
              </w:rPr>
              <w:t>»</w:t>
            </w:r>
          </w:p>
          <w:p>
            <w:pPr>
              <w:pStyle w:val="Normal1"/>
              <w:spacing w:lineRule="auto" w:line="240"/>
              <w:rPr>
                <w:sz w:val="24"/>
              </w:rPr>
            </w:pPr>
            <w:r>
              <w:rPr>
                <w:sz w:val="24"/>
              </w:rPr>
            </w:r>
          </w:p>
        </w:tc>
        <w:tc>
          <w:tcPr>
            <w:tcW w:w="1843" w:type="dxa"/>
            <w:tcBorders>
              <w:start w:val="single" w:sz="6" w:space="0" w:color="000000"/>
              <w:end w:val="single" w:sz="6" w:space="0" w:color="000000"/>
            </w:tcBorders>
          </w:tcPr>
          <w:p>
            <w:pPr>
              <w:pStyle w:val="Normal1"/>
              <w:spacing w:lineRule="auto" w:line="240"/>
              <w:rPr>
                <w:sz w:val="24"/>
              </w:rPr>
            </w:pPr>
            <w:r>
              <w:rPr>
                <w:sz w:val="24"/>
                <w:lang w:val="en-US"/>
              </w:rPr>
              <w:t>panz</w:t>
            </w:r>
            <w:r>
              <w:rPr>
                <w:b/>
                <w:bCs/>
                <w:sz w:val="24"/>
                <w:lang w:val="en-US"/>
              </w:rPr>
              <w:t>uda</w:t>
            </w:r>
            <w:r>
              <w:rPr>
                <w:b/>
                <w:bCs/>
                <w:sz w:val="24"/>
              </w:rPr>
              <w:t xml:space="preserve"> </w:t>
            </w:r>
          </w:p>
          <w:p>
            <w:pPr>
              <w:pStyle w:val="Normal1"/>
              <w:spacing w:lineRule="auto" w:line="240"/>
              <w:rPr>
                <w:sz w:val="24"/>
              </w:rPr>
            </w:pPr>
            <w:r>
              <w:rPr>
                <w:sz w:val="24"/>
              </w:rPr>
            </w:r>
          </w:p>
        </w:tc>
      </w:tr>
      <w:tr>
        <w:trPr>
          <w:trHeight w:val="467" w:hRule="exact"/>
        </w:trPr>
        <w:tc>
          <w:tcPr>
            <w:tcW w:w="2410" w:type="dxa"/>
            <w:tcBorders>
              <w:start w:val="single" w:sz="6" w:space="0" w:color="000000"/>
              <w:bottom w:val="single" w:sz="6" w:space="0" w:color="000000"/>
              <w:end w:val="single" w:sz="6" w:space="0" w:color="000000"/>
            </w:tcBorders>
          </w:tcPr>
          <w:p>
            <w:pPr>
              <w:pStyle w:val="Normal1"/>
              <w:spacing w:lineRule="auto" w:line="240"/>
              <w:rPr>
                <w:b/>
                <w:sz w:val="24"/>
              </w:rPr>
            </w:pPr>
            <w:r>
              <w:rPr>
                <w:sz w:val="24"/>
              </w:rPr>
              <w:t>-</w:t>
            </w:r>
            <w:r>
              <w:rPr>
                <w:b/>
                <w:sz w:val="24"/>
                <w:lang w:val="en-US"/>
              </w:rPr>
              <w:t>uda</w:t>
            </w:r>
          </w:p>
          <w:p>
            <w:pPr>
              <w:pStyle w:val="Normal1"/>
              <w:spacing w:lineRule="auto" w:line="240"/>
              <w:rPr>
                <w:b/>
                <w:sz w:val="24"/>
              </w:rPr>
            </w:pPr>
            <w:r>
              <w:rPr>
                <w:b/>
                <w:sz w:val="24"/>
              </w:rPr>
            </w:r>
          </w:p>
        </w:tc>
        <w:tc>
          <w:tcPr>
            <w:tcW w:w="2268"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6"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tcBorders>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coraj</w:t>
            </w:r>
            <w:r>
              <w:rPr>
                <w:b/>
                <w:bCs/>
                <w:sz w:val="24"/>
                <w:lang w:val="en-US"/>
              </w:rPr>
              <w:t>uda</w:t>
            </w:r>
          </w:p>
          <w:p>
            <w:pPr>
              <w:pStyle w:val="Normal1"/>
              <w:spacing w:lineRule="auto" w:line="240"/>
              <w:rPr>
                <w:sz w:val="24"/>
                <w:lang w:val="en-US"/>
              </w:rPr>
            </w:pPr>
            <w:r>
              <w:rPr>
                <w:sz w:val="24"/>
                <w:lang w:val="en-US"/>
              </w:rPr>
            </w:r>
          </w:p>
        </w:tc>
      </w:tr>
      <w:tr>
        <w:trPr>
          <w:trHeight w:val="820" w:hRule="exact"/>
        </w:trPr>
        <w:tc>
          <w:tcPr>
            <w:tcW w:w="2410" w:type="dxa"/>
            <w:tcBorders>
              <w:top w:val="single" w:sz="6" w:space="0" w:color="000000"/>
              <w:start w:val="single" w:sz="6" w:space="0" w:color="000000"/>
              <w:end w:val="single" w:sz="6" w:space="0" w:color="000000"/>
            </w:tcBorders>
          </w:tcPr>
          <w:p>
            <w:pPr>
              <w:pStyle w:val="Normal1"/>
              <w:spacing w:lineRule="auto" w:line="240"/>
              <w:rPr/>
            </w:pPr>
            <w:r>
              <w:rPr>
                <w:bCs/>
                <w:i/>
                <w:iCs/>
                <w:sz w:val="24"/>
              </w:rPr>
              <w:t>Мужской</w:t>
            </w:r>
            <w:r>
              <w:rPr>
                <w:bCs/>
                <w:i/>
                <w:iCs/>
                <w:sz w:val="24"/>
                <w:lang w:val="en-US"/>
              </w:rPr>
              <w:t xml:space="preserve"> </w:t>
            </w:r>
            <w:r>
              <w:rPr>
                <w:bCs/>
                <w:i/>
                <w:iCs/>
                <w:sz w:val="24"/>
              </w:rPr>
              <w:t>род</w:t>
            </w:r>
            <w:r>
              <w:rPr>
                <w:sz w:val="24"/>
                <w:lang w:val="en-US"/>
              </w:rPr>
              <w:t xml:space="preserve">     -</w:t>
            </w:r>
            <w:r>
              <w:rPr>
                <w:b/>
                <w:sz w:val="24"/>
                <w:lang w:val="en-US"/>
              </w:rPr>
              <w:t>ado, -edo, -io,    -aje, -al, -ar</w:t>
            </w:r>
          </w:p>
          <w:p>
            <w:pPr>
              <w:pStyle w:val="Normal1"/>
              <w:spacing w:lineRule="auto" w:line="240"/>
              <w:rPr>
                <w:b/>
                <w:sz w:val="24"/>
                <w:lang w:val="en-US"/>
              </w:rPr>
            </w:pPr>
            <w:r>
              <w:rPr>
                <w:b/>
                <w:sz w:val="24"/>
                <w:lang w:val="en-US"/>
              </w:rPr>
            </w:r>
          </w:p>
        </w:tc>
        <w:tc>
          <w:tcPr>
            <w:tcW w:w="2268" w:type="dxa"/>
            <w:tcBorders>
              <w:top w:val="single" w:sz="6" w:space="0" w:color="000000"/>
              <w:start w:val="single" w:sz="6" w:space="0" w:color="000000"/>
              <w:end w:val="single" w:sz="6" w:space="0" w:color="000000"/>
            </w:tcBorders>
          </w:tcPr>
          <w:p>
            <w:pPr>
              <w:pStyle w:val="Normal1"/>
              <w:spacing w:lineRule="auto" w:line="240"/>
              <w:rPr>
                <w:sz w:val="24"/>
              </w:rPr>
            </w:pPr>
            <w:r>
              <w:rPr>
                <w:sz w:val="24"/>
              </w:rPr>
              <w:t>Собиратель</w:t>
              <w:softHyphen/>
              <w:t>ность</w:t>
            </w:r>
          </w:p>
          <w:p>
            <w:pPr>
              <w:pStyle w:val="Normal1"/>
              <w:spacing w:lineRule="auto" w:line="240"/>
              <w:rPr>
                <w:sz w:val="24"/>
              </w:rPr>
            </w:pPr>
            <w:r>
              <w:rPr>
                <w:sz w:val="24"/>
              </w:rPr>
            </w:r>
          </w:p>
        </w:tc>
        <w:tc>
          <w:tcPr>
            <w:tcW w:w="2126" w:type="dxa"/>
            <w:tcBorders>
              <w:top w:val="single" w:sz="6" w:space="0" w:color="000000"/>
              <w:start w:val="single" w:sz="6" w:space="0" w:color="000000"/>
              <w:end w:val="single" w:sz="6" w:space="0" w:color="000000"/>
            </w:tcBorders>
          </w:tcPr>
          <w:p>
            <w:pPr>
              <w:pStyle w:val="Normal1"/>
              <w:spacing w:lineRule="auto" w:line="240"/>
              <w:rPr>
                <w:sz w:val="24"/>
              </w:rPr>
            </w:pPr>
            <w:r>
              <w:rPr>
                <w:sz w:val="24"/>
              </w:rPr>
              <w:t>Существи</w:t>
              <w:softHyphen/>
              <w:t>тельное.</w:t>
            </w:r>
          </w:p>
          <w:p>
            <w:pPr>
              <w:pStyle w:val="Normal1"/>
              <w:spacing w:lineRule="auto" w:line="240"/>
              <w:rPr>
                <w:sz w:val="24"/>
              </w:rPr>
            </w:pPr>
            <w:r>
              <w:rPr>
                <w:sz w:val="24"/>
              </w:rPr>
            </w:r>
          </w:p>
        </w:tc>
        <w:tc>
          <w:tcPr>
            <w:tcW w:w="1985" w:type="dxa"/>
            <w:tcBorders>
              <w:top w:val="single" w:sz="6" w:space="0" w:color="000000"/>
              <w:start w:val="single" w:sz="6" w:space="0" w:color="000000"/>
              <w:end w:val="single" w:sz="6" w:space="0" w:color="000000"/>
            </w:tcBorders>
          </w:tcPr>
          <w:p>
            <w:pPr>
              <w:pStyle w:val="Normal1"/>
              <w:spacing w:lineRule="auto" w:line="240"/>
              <w:rPr>
                <w:sz w:val="24"/>
              </w:rPr>
            </w:pPr>
            <w:r>
              <w:rPr>
                <w:sz w:val="24"/>
              </w:rPr>
              <w:t>Существи</w:t>
              <w:softHyphen/>
              <w:t>тельное</w:t>
            </w:r>
          </w:p>
          <w:p>
            <w:pPr>
              <w:pStyle w:val="Normal1"/>
              <w:spacing w:lineRule="auto" w:line="240"/>
              <w:rPr>
                <w:sz w:val="24"/>
              </w:rPr>
            </w:pPr>
            <w:r>
              <w:rPr>
                <w:sz w:val="24"/>
              </w:rPr>
            </w:r>
          </w:p>
        </w:tc>
        <w:tc>
          <w:tcPr>
            <w:tcW w:w="1843" w:type="dxa"/>
            <w:vMerge w:val="restart"/>
            <w:tcBorders>
              <w:top w:val="single" w:sz="6" w:space="0" w:color="000000"/>
              <w:start w:val="single" w:sz="6" w:space="0" w:color="000000"/>
              <w:end w:val="single" w:sz="6" w:space="0" w:color="000000"/>
            </w:tcBorders>
          </w:tcPr>
          <w:p>
            <w:pPr>
              <w:pStyle w:val="Normal1"/>
              <w:spacing w:lineRule="auto" w:line="240"/>
              <w:rPr>
                <w:sz w:val="24"/>
              </w:rPr>
            </w:pPr>
            <w:r>
              <w:rPr>
                <w:sz w:val="24"/>
                <w:lang w:val="en-US"/>
              </w:rPr>
              <w:t>sembr</w:t>
            </w:r>
            <w:r>
              <w:rPr>
                <w:b/>
                <w:bCs/>
                <w:sz w:val="24"/>
                <w:lang w:val="en-US"/>
              </w:rPr>
              <w:t>ado</w:t>
            </w:r>
            <w:r>
              <w:rPr>
                <w:sz w:val="24"/>
              </w:rPr>
              <w:t xml:space="preserve"> </w:t>
            </w:r>
            <w:r>
              <w:rPr>
                <w:sz w:val="24"/>
                <w:lang w:val="en-US"/>
              </w:rPr>
              <w:t>vi</w:t>
            </w:r>
            <w:r>
              <w:rPr>
                <w:sz w:val="24"/>
              </w:rPr>
              <w:t>ñ</w:t>
            </w:r>
            <w:r>
              <w:rPr>
                <w:b/>
                <w:bCs/>
                <w:sz w:val="24"/>
                <w:lang w:val="en-US"/>
              </w:rPr>
              <w:t>edo</w:t>
            </w:r>
          </w:p>
          <w:p>
            <w:pPr>
              <w:pStyle w:val="Normal1"/>
              <w:spacing w:lineRule="auto" w:line="240"/>
              <w:rPr>
                <w:sz w:val="24"/>
                <w:lang w:val="en-US"/>
              </w:rPr>
            </w:pPr>
            <w:r>
              <w:rPr>
                <w:sz w:val="24"/>
                <w:lang w:val="en-US"/>
              </w:rPr>
              <w:t>gent</w:t>
            </w:r>
            <w:r>
              <w:rPr>
                <w:b/>
                <w:bCs/>
                <w:sz w:val="24"/>
                <w:lang w:val="en-US"/>
              </w:rPr>
              <w:t>ío</w:t>
            </w:r>
          </w:p>
          <w:p>
            <w:pPr>
              <w:pStyle w:val="Normal1"/>
              <w:spacing w:lineRule="auto" w:line="240"/>
              <w:rPr>
                <w:sz w:val="24"/>
                <w:lang w:val="en-US"/>
              </w:rPr>
            </w:pPr>
            <w:r>
              <w:rPr>
                <w:sz w:val="24"/>
                <w:lang w:val="en-US"/>
              </w:rPr>
              <w:t>ram</w:t>
            </w:r>
            <w:r>
              <w:rPr>
                <w:b/>
                <w:bCs/>
                <w:sz w:val="24"/>
                <w:lang w:val="en-US"/>
              </w:rPr>
              <w:t>aje</w:t>
            </w:r>
          </w:p>
          <w:p>
            <w:pPr>
              <w:pStyle w:val="Normal1"/>
              <w:spacing w:lineRule="auto" w:line="240"/>
              <w:rPr>
                <w:sz w:val="24"/>
                <w:lang w:val="en-US"/>
              </w:rPr>
            </w:pPr>
            <w:r>
              <w:rPr>
                <w:sz w:val="24"/>
                <w:lang w:val="en-US"/>
              </w:rPr>
              <w:t>maiz</w:t>
            </w:r>
            <w:r>
              <w:rPr>
                <w:b/>
                <w:bCs/>
                <w:sz w:val="24"/>
                <w:lang w:val="en-US"/>
              </w:rPr>
              <w:t>al</w:t>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t>abej</w:t>
            </w:r>
            <w:r>
              <w:rPr>
                <w:b/>
                <w:bCs/>
                <w:sz w:val="24"/>
                <w:lang w:val="en-US"/>
              </w:rPr>
              <w:t>ar</w:t>
            </w:r>
          </w:p>
          <w:p>
            <w:pPr>
              <w:pStyle w:val="Normal1"/>
              <w:spacing w:lineRule="auto" w:line="240"/>
              <w:rPr>
                <w:sz w:val="24"/>
                <w:lang w:val="en-US"/>
              </w:rPr>
            </w:pPr>
            <w:r>
              <w:rPr>
                <w:sz w:val="24"/>
                <w:lang w:val="en-US"/>
              </w:rPr>
              <w:t>arm</w:t>
            </w:r>
            <w:r>
              <w:rPr>
                <w:b/>
                <w:bCs/>
                <w:sz w:val="24"/>
                <w:lang w:val="en-US"/>
              </w:rPr>
              <w:t>ada</w:t>
            </w:r>
          </w:p>
          <w:p>
            <w:pPr>
              <w:pStyle w:val="Normal1"/>
              <w:spacing w:lineRule="auto" w:line="240"/>
              <w:rPr>
                <w:sz w:val="24"/>
                <w:lang w:val="en-US"/>
              </w:rPr>
            </w:pPr>
            <w:r>
              <w:rPr>
                <w:sz w:val="24"/>
                <w:lang w:val="en-US"/>
              </w:rPr>
              <w:t>arbol</w:t>
            </w:r>
            <w:r>
              <w:rPr>
                <w:b/>
                <w:bCs/>
                <w:sz w:val="24"/>
                <w:lang w:val="en-US"/>
              </w:rPr>
              <w:t>eda</w:t>
            </w:r>
          </w:p>
          <w:p>
            <w:pPr>
              <w:pStyle w:val="Normal1"/>
              <w:spacing w:lineRule="auto" w:line="240"/>
              <w:rPr>
                <w:sz w:val="24"/>
                <w:lang w:val="en-US"/>
              </w:rPr>
            </w:pPr>
            <w:r>
              <w:rPr>
                <w:sz w:val="24"/>
                <w:lang w:val="en-US"/>
              </w:rPr>
              <w:t>pedr</w:t>
            </w:r>
            <w:r>
              <w:rPr>
                <w:b/>
                <w:bCs/>
                <w:sz w:val="24"/>
                <w:lang w:val="en-US"/>
              </w:rPr>
              <w:t>ería</w:t>
            </w:r>
          </w:p>
          <w:p>
            <w:pPr>
              <w:pStyle w:val="Normal1"/>
              <w:spacing w:lineRule="auto" w:line="240"/>
              <w:rPr>
                <w:sz w:val="24"/>
                <w:lang w:val="en-US"/>
              </w:rPr>
            </w:pPr>
            <w:r>
              <w:rPr>
                <w:sz w:val="24"/>
                <w:lang w:val="en-US"/>
              </w:rPr>
              <w:t>techumbre</w:t>
            </w:r>
          </w:p>
          <w:p>
            <w:pPr>
              <w:pStyle w:val="Normal1"/>
              <w:rPr>
                <w:sz w:val="24"/>
                <w:lang w:val="en-US"/>
              </w:rPr>
            </w:pPr>
            <w:r>
              <w:rPr>
                <w:sz w:val="24"/>
                <w:lang w:val="en-US"/>
              </w:rPr>
            </w:r>
          </w:p>
        </w:tc>
      </w:tr>
      <w:tr>
        <w:trPr>
          <w:trHeight w:val="180"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180"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260"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300" w:hRule="exact"/>
        </w:trPr>
        <w:tc>
          <w:tcPr>
            <w:tcW w:w="2410" w:type="dxa"/>
            <w:tcBorders>
              <w:start w:val="single" w:sz="6" w:space="0" w:color="000000"/>
              <w:end w:val="single" w:sz="6" w:space="0" w:color="000000"/>
            </w:tcBorders>
          </w:tcPr>
          <w:p>
            <w:pPr>
              <w:pStyle w:val="Normal1"/>
              <w:spacing w:lineRule="auto" w:line="240"/>
              <w:rPr>
                <w:i/>
                <w:i/>
                <w:sz w:val="24"/>
              </w:rPr>
            </w:pPr>
            <w:r>
              <w:rPr>
                <w:i/>
                <w:sz w:val="24"/>
              </w:rPr>
              <w:t>Женский род</w:t>
            </w:r>
          </w:p>
          <w:p>
            <w:pPr>
              <w:pStyle w:val="Normal1"/>
              <w:spacing w:lineRule="auto" w:line="240"/>
              <w:rPr>
                <w:i/>
                <w:i/>
                <w:sz w:val="24"/>
              </w:rPr>
            </w:pPr>
            <w:r>
              <w:rPr>
                <w:i/>
                <w:sz w:val="24"/>
              </w:rPr>
            </w:r>
          </w:p>
        </w:tc>
        <w:tc>
          <w:tcPr>
            <w:tcW w:w="2268"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6"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pacing w:lineRule="auto" w:line="240"/>
              <w:rPr>
                <w:sz w:val="24"/>
              </w:rPr>
            </w:pPr>
            <w:r>
              <w:rPr>
                <w:sz w:val="24"/>
              </w:rPr>
              <w:t>»</w:t>
            </w:r>
          </w:p>
          <w:p>
            <w:pPr>
              <w:pStyle w:val="Normal1"/>
              <w:spacing w:lineRule="auto" w:line="240"/>
              <w:rPr>
                <w:sz w:val="24"/>
              </w:rPr>
            </w:pPr>
            <w:r>
              <w:rPr>
                <w:sz w:val="24"/>
              </w:rPr>
            </w:r>
          </w:p>
        </w:tc>
        <w:tc>
          <w:tcPr>
            <w:tcW w:w="1843"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220" w:hRule="exact"/>
        </w:trPr>
        <w:tc>
          <w:tcPr>
            <w:tcW w:w="2410" w:type="dxa"/>
            <w:tcBorders>
              <w:start w:val="single" w:sz="6" w:space="0" w:color="000000"/>
              <w:end w:val="single" w:sz="6" w:space="0" w:color="000000"/>
            </w:tcBorders>
          </w:tcPr>
          <w:p>
            <w:pPr>
              <w:pStyle w:val="Normal1"/>
              <w:spacing w:lineRule="auto" w:line="240"/>
              <w:rPr>
                <w:b/>
                <w:sz w:val="24"/>
                <w:lang w:val="en-US"/>
              </w:rPr>
            </w:pPr>
            <w:r>
              <w:rPr>
                <w:b/>
                <w:sz w:val="24"/>
                <w:lang w:val="en-US"/>
              </w:rPr>
              <w:t>-ada, -eda, -ería,</w:t>
            </w:r>
          </w:p>
          <w:p>
            <w:pPr>
              <w:pStyle w:val="Normal1"/>
              <w:spacing w:lineRule="auto" w:line="240"/>
              <w:rPr>
                <w:b/>
                <w:sz w:val="24"/>
                <w:lang w:val="en-US"/>
              </w:rPr>
            </w:pPr>
            <w:r>
              <w:rPr>
                <w:b/>
                <w:sz w:val="24"/>
                <w:lang w:val="en-US"/>
              </w:rPr>
            </w:r>
          </w:p>
        </w:tc>
        <w:tc>
          <w:tcPr>
            <w:tcW w:w="2268" w:type="dxa"/>
            <w:tcBorders>
              <w:start w:val="single" w:sz="6" w:space="0" w:color="000000"/>
              <w:end w:val="single" w:sz="6" w:space="0" w:color="000000"/>
            </w:tcBorders>
          </w:tcPr>
          <w:p>
            <w:pPr>
              <w:pStyle w:val="Normal1"/>
              <w:spacing w:lineRule="auto" w:line="240"/>
              <w:rPr>
                <w:sz w:val="24"/>
              </w:rPr>
            </w:pPr>
            <w:r>
              <w:rPr>
                <w:sz w:val="24"/>
              </w:rPr>
              <w:t>»</w:t>
            </w:r>
          </w:p>
          <w:p>
            <w:pPr>
              <w:pStyle w:val="Normal1"/>
              <w:spacing w:lineRule="auto" w:line="240"/>
              <w:rPr>
                <w:sz w:val="24"/>
              </w:rPr>
            </w:pPr>
            <w:r>
              <w:rPr>
                <w:sz w:val="24"/>
              </w:rPr>
            </w:r>
          </w:p>
        </w:tc>
        <w:tc>
          <w:tcPr>
            <w:tcW w:w="2126"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240" w:hRule="exact"/>
        </w:trPr>
        <w:tc>
          <w:tcPr>
            <w:tcW w:w="2410" w:type="dxa"/>
            <w:tcBorders>
              <w:start w:val="single" w:sz="6" w:space="0" w:color="000000"/>
              <w:end w:val="single" w:sz="6" w:space="0" w:color="000000"/>
            </w:tcBorders>
          </w:tcPr>
          <w:p>
            <w:pPr>
              <w:pStyle w:val="Normal1"/>
              <w:spacing w:lineRule="auto" w:line="240"/>
              <w:rPr/>
            </w:pPr>
            <w:r>
              <w:rPr>
                <w:b/>
                <w:sz w:val="24"/>
              </w:rPr>
              <w:t>-</w:t>
            </w:r>
            <w:r>
              <w:rPr>
                <w:b/>
                <w:sz w:val="24"/>
                <w:lang w:val="en-US"/>
              </w:rPr>
              <w:t>timbre</w:t>
            </w:r>
            <w:r>
              <w:rPr>
                <w:b/>
                <w:sz w:val="24"/>
              </w:rPr>
              <w:t>'</w:t>
            </w:r>
          </w:p>
          <w:p>
            <w:pPr>
              <w:pStyle w:val="Normal1"/>
              <w:spacing w:lineRule="auto" w:line="240"/>
              <w:rPr>
                <w:b/>
                <w:sz w:val="24"/>
              </w:rPr>
            </w:pPr>
            <w:r>
              <w:rPr>
                <w:b/>
                <w:sz w:val="24"/>
              </w:rPr>
            </w:r>
          </w:p>
        </w:tc>
        <w:tc>
          <w:tcPr>
            <w:tcW w:w="2268" w:type="dxa"/>
            <w:tcBorders>
              <w:start w:val="single" w:sz="6" w:space="0" w:color="000000"/>
              <w:end w:val="single" w:sz="6" w:space="0" w:color="000000"/>
            </w:tcBorders>
          </w:tcPr>
          <w:p>
            <w:pPr>
              <w:pStyle w:val="Normal1"/>
              <w:snapToGrid w:val="false"/>
              <w:spacing w:lineRule="auto" w:line="240"/>
              <w:rPr>
                <w:b/>
                <w:sz w:val="24"/>
              </w:rPr>
            </w:pPr>
            <w:r>
              <w:rPr>
                <w:b/>
                <w:sz w:val="24"/>
              </w:rPr>
            </w:r>
          </w:p>
          <w:p>
            <w:pPr>
              <w:pStyle w:val="Normal1"/>
              <w:spacing w:lineRule="auto" w:line="240"/>
              <w:rPr>
                <w:sz w:val="24"/>
              </w:rPr>
            </w:pPr>
            <w:r>
              <w:rPr>
                <w:sz w:val="24"/>
              </w:rPr>
            </w:r>
          </w:p>
        </w:tc>
        <w:tc>
          <w:tcPr>
            <w:tcW w:w="2126"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495" w:hRule="exact"/>
        </w:trPr>
        <w:tc>
          <w:tcPr>
            <w:tcW w:w="2410"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6"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r>
      <w:tr>
        <w:trPr>
          <w:trHeight w:val="820" w:hRule="exact"/>
        </w:trPr>
        <w:tc>
          <w:tcPr>
            <w:tcW w:w="2410" w:type="dxa"/>
            <w:tcBorders>
              <w:top w:val="single" w:sz="6" w:space="0" w:color="000000"/>
              <w:start w:val="single" w:sz="6" w:space="0" w:color="000000"/>
              <w:end w:val="single" w:sz="6" w:space="0" w:color="000000"/>
            </w:tcBorders>
          </w:tcPr>
          <w:p>
            <w:pPr>
              <w:pStyle w:val="Normal1"/>
              <w:spacing w:lineRule="auto" w:line="240"/>
              <w:rPr/>
            </w:pPr>
            <w:r>
              <w:rPr>
                <w:i/>
                <w:sz w:val="24"/>
              </w:rPr>
              <w:t>Мужской род</w:t>
            </w:r>
            <w:r>
              <w:rPr>
                <w:sz w:val="24"/>
              </w:rPr>
              <w:t xml:space="preserve"> </w:t>
            </w:r>
          </w:p>
          <w:p>
            <w:pPr>
              <w:pStyle w:val="Normal1"/>
              <w:spacing w:lineRule="auto" w:line="240"/>
              <w:rPr>
                <w:sz w:val="24"/>
              </w:rPr>
            </w:pPr>
            <w:r>
              <w:rPr>
                <w:sz w:val="24"/>
              </w:rPr>
              <w:t>-</w:t>
            </w:r>
            <w:r>
              <w:rPr>
                <w:b/>
                <w:sz w:val="24"/>
                <w:lang w:val="en-US"/>
              </w:rPr>
              <w:t>miento</w:t>
            </w:r>
            <w:r>
              <w:rPr>
                <w:b/>
                <w:sz w:val="24"/>
              </w:rPr>
              <w:t>, -</w:t>
            </w:r>
            <w:r>
              <w:rPr>
                <w:b/>
                <w:sz w:val="24"/>
                <w:lang w:val="en-US"/>
              </w:rPr>
              <w:t>aje</w:t>
            </w:r>
            <w:r>
              <w:rPr>
                <w:b/>
                <w:sz w:val="24"/>
              </w:rPr>
              <w:t>,       -</w:t>
            </w:r>
            <w:r>
              <w:rPr>
                <w:b/>
                <w:sz w:val="24"/>
                <w:lang w:val="en-US"/>
              </w:rPr>
              <w:t>ijo</w:t>
            </w:r>
            <w:r>
              <w:rPr>
                <w:b/>
                <w:sz w:val="24"/>
              </w:rPr>
              <w:t>,  -</w:t>
            </w:r>
            <w:r>
              <w:rPr>
                <w:b/>
                <w:sz w:val="24"/>
                <w:lang w:val="en-US"/>
              </w:rPr>
              <w:t>azgo</w:t>
            </w:r>
          </w:p>
          <w:p>
            <w:pPr>
              <w:pStyle w:val="Normal1"/>
              <w:spacing w:lineRule="auto" w:line="240"/>
              <w:rPr>
                <w:sz w:val="24"/>
              </w:rPr>
            </w:pPr>
            <w:r>
              <w:rPr>
                <w:sz w:val="24"/>
              </w:rPr>
            </w:r>
          </w:p>
        </w:tc>
        <w:tc>
          <w:tcPr>
            <w:tcW w:w="2268" w:type="dxa"/>
            <w:tcBorders>
              <w:top w:val="single" w:sz="6" w:space="0" w:color="000000"/>
              <w:start w:val="single" w:sz="6" w:space="0" w:color="000000"/>
              <w:end w:val="single" w:sz="6" w:space="0" w:color="000000"/>
            </w:tcBorders>
          </w:tcPr>
          <w:p>
            <w:pPr>
              <w:pStyle w:val="Normal1"/>
              <w:spacing w:lineRule="auto" w:line="240"/>
              <w:rPr>
                <w:sz w:val="24"/>
              </w:rPr>
            </w:pPr>
            <w:r>
              <w:rPr>
                <w:sz w:val="24"/>
              </w:rPr>
              <w:t>Действие, результат</w:t>
            </w:r>
          </w:p>
          <w:p>
            <w:pPr>
              <w:pStyle w:val="Normal1"/>
              <w:spacing w:lineRule="auto" w:line="240"/>
              <w:rPr>
                <w:sz w:val="24"/>
              </w:rPr>
            </w:pPr>
            <w:r>
              <w:rPr>
                <w:sz w:val="24"/>
              </w:rPr>
            </w:r>
          </w:p>
        </w:tc>
        <w:tc>
          <w:tcPr>
            <w:tcW w:w="2126" w:type="dxa"/>
            <w:tcBorders>
              <w:top w:val="single" w:sz="6" w:space="0" w:color="000000"/>
              <w:start w:val="single" w:sz="6" w:space="0" w:color="000000"/>
              <w:end w:val="single" w:sz="6" w:space="0" w:color="000000"/>
            </w:tcBorders>
          </w:tcPr>
          <w:p>
            <w:pPr>
              <w:pStyle w:val="Normal1"/>
              <w:spacing w:lineRule="auto" w:line="240"/>
              <w:rPr>
                <w:sz w:val="24"/>
              </w:rPr>
            </w:pPr>
            <w:r>
              <w:rPr>
                <w:sz w:val="24"/>
              </w:rPr>
              <w:t>Глагол</w:t>
            </w:r>
          </w:p>
          <w:p>
            <w:pPr>
              <w:pStyle w:val="Normal1"/>
              <w:spacing w:lineRule="auto" w:line="240"/>
              <w:rPr>
                <w:sz w:val="24"/>
              </w:rPr>
            </w:pPr>
            <w:r>
              <w:rPr>
                <w:sz w:val="24"/>
              </w:rPr>
            </w:r>
          </w:p>
        </w:tc>
        <w:tc>
          <w:tcPr>
            <w:tcW w:w="1985" w:type="dxa"/>
            <w:tcBorders>
              <w:top w:val="single" w:sz="6" w:space="0" w:color="000000"/>
              <w:start w:val="single" w:sz="6" w:space="0" w:color="000000"/>
              <w:end w:val="single" w:sz="6" w:space="0" w:color="000000"/>
            </w:tcBorders>
          </w:tcPr>
          <w:p>
            <w:pPr>
              <w:pStyle w:val="Normal1"/>
              <w:spacing w:lineRule="auto" w:line="240"/>
              <w:rPr>
                <w:sz w:val="24"/>
              </w:rPr>
            </w:pPr>
            <w:r>
              <w:rPr>
                <w:sz w:val="24"/>
              </w:rPr>
              <w:t>Существи</w:t>
              <w:softHyphen/>
              <w:t>тельное</w:t>
            </w:r>
          </w:p>
          <w:p>
            <w:pPr>
              <w:pStyle w:val="Normal1"/>
              <w:spacing w:lineRule="auto" w:line="240"/>
              <w:rPr>
                <w:sz w:val="24"/>
              </w:rPr>
            </w:pPr>
            <w:r>
              <w:rPr>
                <w:sz w:val="24"/>
              </w:rPr>
            </w:r>
          </w:p>
        </w:tc>
        <w:tc>
          <w:tcPr>
            <w:tcW w:w="1843" w:type="dxa"/>
            <w:tcBorders>
              <w:top w:val="single" w:sz="6" w:space="0" w:color="000000"/>
              <w:start w:val="single" w:sz="6" w:space="0" w:color="000000"/>
              <w:end w:val="single" w:sz="6" w:space="0" w:color="000000"/>
            </w:tcBorders>
          </w:tcPr>
          <w:p>
            <w:pPr>
              <w:pStyle w:val="Normal1"/>
              <w:spacing w:lineRule="auto" w:line="240"/>
              <w:rPr>
                <w:sz w:val="24"/>
                <w:lang w:val="en-US"/>
              </w:rPr>
            </w:pPr>
            <w:r>
              <w:rPr>
                <w:sz w:val="24"/>
                <w:lang w:val="en-US"/>
              </w:rPr>
              <w:t>mov</w:t>
            </w:r>
            <w:r>
              <w:rPr>
                <w:b/>
                <w:bCs/>
                <w:sz w:val="24"/>
                <w:lang w:val="en-US"/>
              </w:rPr>
              <w:t>imiento</w:t>
            </w:r>
            <w:r>
              <w:rPr>
                <w:sz w:val="24"/>
                <w:lang w:val="en-US"/>
              </w:rPr>
              <w:t xml:space="preserve"> hosped</w:t>
            </w:r>
            <w:r>
              <w:rPr>
                <w:b/>
                <w:bCs/>
                <w:sz w:val="24"/>
                <w:lang w:val="en-US"/>
              </w:rPr>
              <w:t>aje</w:t>
            </w:r>
            <w:r>
              <w:rPr>
                <w:sz w:val="24"/>
                <w:lang w:val="en-US"/>
              </w:rPr>
              <w:t xml:space="preserve"> amas</w:t>
            </w:r>
            <w:r>
              <w:rPr>
                <w:b/>
                <w:bCs/>
                <w:sz w:val="24"/>
                <w:lang w:val="en-US"/>
              </w:rPr>
              <w:t>ijo</w:t>
            </w:r>
          </w:p>
          <w:p>
            <w:pPr>
              <w:pStyle w:val="Normal1"/>
              <w:spacing w:lineRule="auto" w:line="240"/>
              <w:rPr>
                <w:sz w:val="24"/>
                <w:lang w:val="en-US"/>
              </w:rPr>
            </w:pPr>
            <w:r>
              <w:rPr>
                <w:sz w:val="24"/>
                <w:lang w:val="en-US"/>
              </w:rPr>
            </w:r>
          </w:p>
        </w:tc>
      </w:tr>
      <w:tr>
        <w:trPr>
          <w:trHeight w:val="240"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tcBorders>
              <w:start w:val="single" w:sz="6" w:space="0" w:color="000000"/>
              <w:end w:val="single" w:sz="6" w:space="0" w:color="000000"/>
            </w:tcBorders>
          </w:tcPr>
          <w:p>
            <w:pPr>
              <w:pStyle w:val="Normal1"/>
              <w:spacing w:lineRule="auto" w:line="240"/>
              <w:rPr>
                <w:sz w:val="24"/>
                <w:lang w:val="en-US"/>
              </w:rPr>
            </w:pPr>
            <w:r>
              <w:rPr>
                <w:sz w:val="24"/>
                <w:lang w:val="en-US"/>
              </w:rPr>
              <w:t>hall</w:t>
            </w:r>
            <w:r>
              <w:rPr>
                <w:b/>
                <w:bCs/>
                <w:sz w:val="24"/>
                <w:lang w:val="en-US"/>
              </w:rPr>
              <w:t>azgo</w:t>
            </w:r>
          </w:p>
          <w:p>
            <w:pPr>
              <w:pStyle w:val="Normal1"/>
              <w:spacing w:lineRule="auto" w:line="240"/>
              <w:rPr>
                <w:sz w:val="24"/>
                <w:lang w:val="en-US"/>
              </w:rPr>
            </w:pPr>
            <w:r>
              <w:rPr>
                <w:sz w:val="24"/>
                <w:lang w:val="en-US"/>
              </w:rPr>
            </w:r>
          </w:p>
        </w:tc>
      </w:tr>
      <w:tr>
        <w:trPr>
          <w:trHeight w:val="560" w:hRule="exact"/>
        </w:trPr>
        <w:tc>
          <w:tcPr>
            <w:tcW w:w="2410" w:type="dxa"/>
            <w:vMerge w:val="restart"/>
            <w:tcBorders>
              <w:start w:val="single" w:sz="6" w:space="0" w:color="000000"/>
              <w:end w:val="single" w:sz="6" w:space="0" w:color="000000"/>
            </w:tcBorders>
          </w:tcPr>
          <w:p>
            <w:pPr>
              <w:pStyle w:val="Normal1"/>
              <w:spacing w:lineRule="auto" w:line="240"/>
              <w:rPr>
                <w:i/>
                <w:i/>
                <w:sz w:val="24"/>
              </w:rPr>
            </w:pPr>
            <w:r>
              <w:rPr>
                <w:i/>
                <w:sz w:val="24"/>
              </w:rPr>
              <w:t>Женский род</w:t>
            </w:r>
          </w:p>
          <w:p>
            <w:pPr>
              <w:pStyle w:val="Normal1"/>
              <w:spacing w:lineRule="auto" w:line="240"/>
              <w:rPr>
                <w:b/>
                <w:sz w:val="24"/>
              </w:rPr>
            </w:pPr>
            <w:r>
              <w:rPr>
                <w:sz w:val="24"/>
              </w:rPr>
              <w:t xml:space="preserve"> </w:t>
            </w:r>
            <w:r>
              <w:rPr>
                <w:b/>
                <w:sz w:val="24"/>
              </w:rPr>
              <w:t>-</w:t>
            </w:r>
            <w:r>
              <w:rPr>
                <w:b/>
                <w:sz w:val="24"/>
                <w:lang w:val="en-US"/>
              </w:rPr>
              <w:t>anza</w:t>
            </w:r>
            <w:r>
              <w:rPr>
                <w:b/>
                <w:sz w:val="24"/>
              </w:rPr>
              <w:t>, -</w:t>
            </w:r>
            <w:r>
              <w:rPr>
                <w:b/>
                <w:sz w:val="24"/>
                <w:lang w:val="en-US"/>
              </w:rPr>
              <w:t>cion</w:t>
            </w:r>
            <w:r>
              <w:rPr>
                <w:b/>
                <w:sz w:val="24"/>
              </w:rPr>
              <w:t>,       -</w:t>
            </w:r>
            <w:r>
              <w:rPr>
                <w:b/>
                <w:sz w:val="24"/>
                <w:lang w:val="en-US"/>
              </w:rPr>
              <w:t>dura</w:t>
            </w:r>
          </w:p>
          <w:p>
            <w:pPr>
              <w:pStyle w:val="Normal1"/>
              <w:spacing w:lineRule="auto" w:line="240"/>
              <w:rPr>
                <w:b/>
                <w:sz w:val="24"/>
              </w:rPr>
            </w:pPr>
            <w:r>
              <w:rPr>
                <w:b/>
                <w:sz w:val="24"/>
              </w:rPr>
            </w:r>
          </w:p>
          <w:p>
            <w:pPr>
              <w:pStyle w:val="Normal1"/>
              <w:rPr>
                <w:sz w:val="24"/>
              </w:rPr>
            </w:pPr>
            <w:r>
              <w:rPr>
                <w:sz w:val="24"/>
              </w:rPr>
            </w:r>
          </w:p>
        </w:tc>
        <w:tc>
          <w:tcPr>
            <w:tcW w:w="2268" w:type="dxa"/>
            <w:tcBorders>
              <w:start w:val="single" w:sz="6" w:space="0" w:color="000000"/>
              <w:end w:val="single" w:sz="6" w:space="0" w:color="000000"/>
            </w:tcBorders>
          </w:tcPr>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r>
          </w:p>
        </w:tc>
        <w:tc>
          <w:tcPr>
            <w:tcW w:w="184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t>alab</w:t>
            </w:r>
            <w:r>
              <w:rPr>
                <w:b/>
                <w:bCs/>
                <w:sz w:val="24"/>
                <w:lang w:val="en-US"/>
              </w:rPr>
              <w:t xml:space="preserve">anza </w:t>
            </w:r>
            <w:r>
              <w:rPr>
                <w:sz w:val="24"/>
                <w:lang w:val="en-US"/>
              </w:rPr>
              <w:t>fundac</w:t>
            </w:r>
            <w:r>
              <w:rPr>
                <w:b/>
                <w:bCs/>
                <w:sz w:val="24"/>
                <w:lang w:val="en-US"/>
              </w:rPr>
              <w:t>ión</w:t>
            </w:r>
          </w:p>
          <w:p>
            <w:pPr>
              <w:pStyle w:val="Normal1"/>
              <w:spacing w:lineRule="auto" w:line="240"/>
              <w:rPr>
                <w:sz w:val="24"/>
                <w:lang w:val="en-US"/>
              </w:rPr>
            </w:pPr>
            <w:r>
              <w:rPr>
                <w:sz w:val="24"/>
                <w:lang w:val="en-US"/>
              </w:rPr>
            </w:r>
          </w:p>
        </w:tc>
      </w:tr>
      <w:tr>
        <w:trPr>
          <w:trHeight w:val="497" w:hRule="exact"/>
        </w:trPr>
        <w:tc>
          <w:tcPr>
            <w:tcW w:w="2410" w:type="dxa"/>
            <w:vMerge w:val="continue"/>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268"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tcBorders>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futbol</w:t>
            </w:r>
            <w:r>
              <w:rPr>
                <w:b/>
                <w:bCs/>
                <w:sz w:val="24"/>
                <w:lang w:val="en-US"/>
              </w:rPr>
              <w:t>ista</w:t>
            </w:r>
            <w:r>
              <w:rPr>
                <w:sz w:val="24"/>
                <w:lang w:val="en-US"/>
              </w:rPr>
              <w:t xml:space="preserve"> anadid</w:t>
            </w:r>
            <w:r>
              <w:rPr>
                <w:b/>
                <w:bCs/>
                <w:sz w:val="24"/>
                <w:lang w:val="en-US"/>
              </w:rPr>
              <w:t>ura</w:t>
            </w:r>
          </w:p>
          <w:p>
            <w:pPr>
              <w:pStyle w:val="Normal1"/>
              <w:spacing w:lineRule="auto" w:line="240"/>
              <w:rPr>
                <w:sz w:val="24"/>
                <w:lang w:val="en-US"/>
              </w:rPr>
            </w:pPr>
            <w:r>
              <w:rPr>
                <w:sz w:val="24"/>
                <w:lang w:val="en-US"/>
              </w:rPr>
            </w:r>
          </w:p>
        </w:tc>
      </w:tr>
      <w:tr>
        <w:trPr>
          <w:trHeight w:val="960" w:hRule="exact"/>
        </w:trPr>
        <w:tc>
          <w:tcPr>
            <w:tcW w:w="2410" w:type="dxa"/>
            <w:tcBorders>
              <w:top w:val="single" w:sz="6" w:space="0" w:color="000000"/>
              <w:start w:val="single" w:sz="6" w:space="0" w:color="000000"/>
              <w:end w:val="single" w:sz="6" w:space="0" w:color="000000"/>
            </w:tcBorders>
          </w:tcPr>
          <w:p>
            <w:pPr>
              <w:pStyle w:val="Normal1"/>
              <w:spacing w:lineRule="auto" w:line="240"/>
              <w:rPr/>
            </w:pPr>
            <w:r>
              <w:rPr>
                <w:i/>
                <w:sz w:val="24"/>
              </w:rPr>
              <w:t>Мужской род</w:t>
            </w:r>
            <w:r>
              <w:rPr>
                <w:sz w:val="24"/>
              </w:rPr>
              <w:t xml:space="preserve"> </w:t>
            </w:r>
          </w:p>
          <w:p>
            <w:pPr>
              <w:pStyle w:val="Normal1"/>
              <w:spacing w:lineRule="auto" w:line="240"/>
              <w:rPr>
                <w:b/>
                <w:sz w:val="24"/>
              </w:rPr>
            </w:pPr>
            <w:r>
              <w:rPr>
                <w:b/>
                <w:sz w:val="24"/>
              </w:rPr>
              <w:t>-</w:t>
            </w:r>
            <w:r>
              <w:rPr>
                <w:b/>
                <w:sz w:val="24"/>
                <w:lang w:val="en-US"/>
              </w:rPr>
              <w:t>ado</w:t>
            </w:r>
            <w:r>
              <w:rPr>
                <w:b/>
                <w:sz w:val="24"/>
              </w:rPr>
              <w:t>, -</w:t>
            </w:r>
            <w:r>
              <w:rPr>
                <w:b/>
                <w:sz w:val="24"/>
                <w:lang w:val="en-US"/>
              </w:rPr>
              <w:t>ario</w:t>
            </w:r>
            <w:r>
              <w:rPr>
                <w:b/>
                <w:sz w:val="24"/>
              </w:rPr>
              <w:t>, -</w:t>
            </w:r>
            <w:r>
              <w:rPr>
                <w:b/>
                <w:sz w:val="24"/>
                <w:lang w:val="en-US"/>
              </w:rPr>
              <w:t>ista</w:t>
            </w:r>
            <w:r>
              <w:rPr>
                <w:b/>
                <w:sz w:val="24"/>
              </w:rPr>
              <w:t>, -</w:t>
            </w:r>
            <w:r>
              <w:rPr>
                <w:b/>
                <w:sz w:val="24"/>
                <w:lang w:val="en-US"/>
              </w:rPr>
              <w:t>izo</w:t>
            </w:r>
          </w:p>
          <w:p>
            <w:pPr>
              <w:pStyle w:val="Normal1"/>
              <w:spacing w:lineRule="auto" w:line="240"/>
              <w:rPr>
                <w:b/>
                <w:sz w:val="24"/>
              </w:rPr>
            </w:pPr>
            <w:r>
              <w:rPr>
                <w:b/>
                <w:sz w:val="24"/>
              </w:rPr>
            </w:r>
          </w:p>
        </w:tc>
        <w:tc>
          <w:tcPr>
            <w:tcW w:w="2268" w:type="dxa"/>
            <w:vMerge w:val="restart"/>
            <w:tcBorders>
              <w:top w:val="single" w:sz="6" w:space="0" w:color="000000"/>
              <w:start w:val="single" w:sz="6" w:space="0" w:color="000000"/>
              <w:end w:val="single" w:sz="6" w:space="0" w:color="000000"/>
            </w:tcBorders>
          </w:tcPr>
          <w:p>
            <w:pPr>
              <w:pStyle w:val="Normal1"/>
              <w:spacing w:lineRule="auto" w:line="240"/>
              <w:rPr>
                <w:sz w:val="24"/>
              </w:rPr>
            </w:pPr>
            <w:r>
              <w:rPr>
                <w:sz w:val="24"/>
              </w:rPr>
              <w:t>Занятие, -долж</w:t>
              <w:softHyphen/>
              <w:t>ность, профес</w:t>
              <w:softHyphen/>
              <w:t>сия, принадлеж</w:t>
              <w:softHyphen/>
              <w:t>ность к какой-либо организации и т.п.</w:t>
            </w:r>
          </w:p>
          <w:p>
            <w:pPr>
              <w:pStyle w:val="Normal1"/>
              <w:rPr>
                <w:sz w:val="24"/>
              </w:rPr>
            </w:pPr>
            <w:r>
              <w:rPr>
                <w:sz w:val="24"/>
              </w:rPr>
            </w:r>
          </w:p>
        </w:tc>
        <w:tc>
          <w:tcPr>
            <w:tcW w:w="2126" w:type="dxa"/>
            <w:tcBorders>
              <w:top w:val="single" w:sz="6" w:space="0" w:color="000000"/>
              <w:start w:val="single" w:sz="6" w:space="0" w:color="000000"/>
              <w:end w:val="single" w:sz="6" w:space="0" w:color="000000"/>
            </w:tcBorders>
          </w:tcPr>
          <w:p>
            <w:pPr>
              <w:pStyle w:val="Normal1"/>
              <w:spacing w:lineRule="auto" w:line="240"/>
              <w:rPr>
                <w:sz w:val="24"/>
              </w:rPr>
            </w:pPr>
            <w:r>
              <w:rPr>
                <w:sz w:val="24"/>
              </w:rPr>
              <w:t>Существи</w:t>
              <w:softHyphen/>
              <w:t>тельное</w:t>
            </w:r>
          </w:p>
          <w:p>
            <w:pPr>
              <w:pStyle w:val="Normal1"/>
              <w:spacing w:lineRule="auto" w:line="240"/>
              <w:rPr>
                <w:sz w:val="24"/>
              </w:rPr>
            </w:pPr>
            <w:r>
              <w:rPr>
                <w:sz w:val="24"/>
              </w:rPr>
            </w:r>
          </w:p>
        </w:tc>
        <w:tc>
          <w:tcPr>
            <w:tcW w:w="1985" w:type="dxa"/>
            <w:tcBorders>
              <w:top w:val="single" w:sz="6" w:space="0" w:color="000000"/>
              <w:start w:val="single" w:sz="6" w:space="0" w:color="000000"/>
              <w:end w:val="single" w:sz="6" w:space="0" w:color="000000"/>
            </w:tcBorders>
          </w:tcPr>
          <w:p>
            <w:pPr>
              <w:pStyle w:val="Normal1"/>
              <w:spacing w:lineRule="auto" w:line="240"/>
              <w:rPr>
                <w:sz w:val="24"/>
              </w:rPr>
            </w:pPr>
            <w:r>
              <w:rPr>
                <w:sz w:val="24"/>
              </w:rPr>
              <w:t>Существи</w:t>
              <w:softHyphen/>
              <w:t>тельное</w:t>
            </w:r>
          </w:p>
          <w:p>
            <w:pPr>
              <w:pStyle w:val="Normal1"/>
              <w:spacing w:lineRule="auto" w:line="240"/>
              <w:rPr>
                <w:sz w:val="24"/>
              </w:rPr>
            </w:pPr>
            <w:r>
              <w:rPr>
                <w:sz w:val="24"/>
              </w:rPr>
            </w:r>
          </w:p>
        </w:tc>
        <w:tc>
          <w:tcPr>
            <w:tcW w:w="1843" w:type="dxa"/>
            <w:vMerge w:val="restart"/>
            <w:tcBorders>
              <w:top w:val="single" w:sz="6" w:space="0" w:color="000000"/>
              <w:start w:val="single" w:sz="6" w:space="0" w:color="000000"/>
              <w:end w:val="single" w:sz="6" w:space="0" w:color="000000"/>
            </w:tcBorders>
          </w:tcPr>
          <w:p>
            <w:pPr>
              <w:pStyle w:val="Normal1"/>
              <w:spacing w:lineRule="auto" w:line="240"/>
              <w:rPr/>
            </w:pPr>
            <w:r>
              <w:rPr>
                <w:sz w:val="24"/>
                <w:lang w:val="en-US"/>
              </w:rPr>
              <w:t>doctor</w:t>
            </w:r>
            <w:r>
              <w:rPr>
                <w:b/>
                <w:bCs/>
                <w:sz w:val="24"/>
                <w:lang w:val="en-US"/>
              </w:rPr>
              <w:t>ado</w:t>
            </w:r>
            <w:r>
              <w:rPr>
                <w:b/>
                <w:bCs/>
                <w:sz w:val="24"/>
              </w:rPr>
              <w:t xml:space="preserve"> </w:t>
            </w:r>
            <w:r>
              <w:rPr>
                <w:sz w:val="24"/>
                <w:lang w:val="en-US"/>
              </w:rPr>
              <w:t>funcion</w:t>
            </w:r>
            <w:r>
              <w:rPr>
                <w:b/>
                <w:bCs/>
                <w:sz w:val="24"/>
                <w:lang w:val="en-US"/>
              </w:rPr>
              <w:t>ario</w:t>
            </w:r>
            <w:r>
              <w:rPr>
                <w:b/>
                <w:bCs/>
                <w:sz w:val="24"/>
              </w:rPr>
              <w:t xml:space="preserve"> </w:t>
            </w:r>
            <w:r>
              <w:rPr>
                <w:sz w:val="24"/>
                <w:lang w:val="en-US"/>
              </w:rPr>
              <w:t>impresion</w:t>
            </w:r>
            <w:r>
              <w:rPr>
                <w:b/>
                <w:bCs/>
                <w:sz w:val="24"/>
                <w:lang w:val="en-US"/>
              </w:rPr>
              <w:t>ista</w:t>
            </w:r>
            <w:r>
              <w:rPr>
                <w:sz w:val="24"/>
              </w:rPr>
              <w:t xml:space="preserve"> </w:t>
            </w:r>
          </w:p>
          <w:p>
            <w:pPr>
              <w:pStyle w:val="Normal1"/>
              <w:spacing w:lineRule="auto" w:line="240"/>
              <w:rPr>
                <w:sz w:val="24"/>
                <w:lang w:val="en-US"/>
              </w:rPr>
            </w:pPr>
            <w:r>
              <w:rPr>
                <w:sz w:val="24"/>
                <w:lang w:val="en-US"/>
              </w:rPr>
              <w:t>caballer</w:t>
            </w:r>
            <w:r>
              <w:rPr>
                <w:b/>
                <w:bCs/>
                <w:sz w:val="24"/>
                <w:lang w:val="en-US"/>
              </w:rPr>
              <w:t>izo</w:t>
            </w:r>
          </w:p>
          <w:p>
            <w:pPr>
              <w:pStyle w:val="Normal1"/>
              <w:rPr>
                <w:sz w:val="24"/>
                <w:lang w:val="en-US"/>
              </w:rPr>
            </w:pPr>
            <w:r>
              <w:rPr>
                <w:sz w:val="24"/>
                <w:lang w:val="en-US"/>
              </w:rPr>
            </w:r>
          </w:p>
        </w:tc>
      </w:tr>
      <w:tr>
        <w:trPr>
          <w:trHeight w:val="471"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r>
      <w:tr>
        <w:trPr>
          <w:trHeight w:val="280"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r>
      <w:tr>
        <w:trPr>
          <w:trHeight w:val="600" w:hRule="exact"/>
        </w:trPr>
        <w:tc>
          <w:tcPr>
            <w:tcW w:w="2410" w:type="dxa"/>
            <w:tcBorders>
              <w:start w:val="single" w:sz="6" w:space="0" w:color="000000"/>
              <w:end w:val="single" w:sz="6" w:space="0" w:color="000000"/>
            </w:tcBorders>
          </w:tcPr>
          <w:p>
            <w:pPr>
              <w:pStyle w:val="Normal1"/>
              <w:spacing w:lineRule="auto" w:line="240"/>
              <w:rPr/>
            </w:pPr>
            <w:r>
              <w:rPr>
                <w:i/>
                <w:sz w:val="24"/>
              </w:rPr>
              <w:t>Женский</w:t>
            </w:r>
            <w:r>
              <w:rPr>
                <w:i/>
                <w:sz w:val="24"/>
                <w:lang w:val="en-US"/>
              </w:rPr>
              <w:t xml:space="preserve"> </w:t>
            </w:r>
            <w:r>
              <w:rPr>
                <w:i/>
                <w:sz w:val="24"/>
              </w:rPr>
              <w:t>род</w:t>
            </w:r>
            <w:r>
              <w:rPr>
                <w:i/>
                <w:sz w:val="24"/>
                <w:lang w:val="en-US"/>
              </w:rPr>
              <w:t xml:space="preserve"> </w:t>
            </w:r>
          </w:p>
          <w:p>
            <w:pPr>
              <w:pStyle w:val="Normal1"/>
              <w:spacing w:lineRule="auto" w:line="240"/>
              <w:rPr/>
            </w:pPr>
            <w:r>
              <w:rPr>
                <w:sz w:val="24"/>
                <w:lang w:val="en-US"/>
              </w:rPr>
              <w:t>-</w:t>
            </w:r>
            <w:r>
              <w:rPr>
                <w:b/>
                <w:sz w:val="24"/>
                <w:lang w:val="en-US"/>
              </w:rPr>
              <w:t>ada, -aria, -ista</w:t>
            </w:r>
            <w:r>
              <w:rPr>
                <w:sz w:val="24"/>
                <w:lang w:val="en-US"/>
              </w:rPr>
              <w:t>,</w:t>
            </w:r>
          </w:p>
          <w:p>
            <w:pPr>
              <w:pStyle w:val="Normal1"/>
              <w:spacing w:lineRule="auto" w:line="240"/>
              <w:rPr>
                <w:sz w:val="24"/>
                <w:lang w:val="en-US"/>
              </w:rPr>
            </w:pPr>
            <w:r>
              <w:rPr>
                <w:sz w:val="24"/>
                <w:lang w:val="en-US"/>
              </w:rPr>
            </w:r>
          </w:p>
        </w:tc>
        <w:tc>
          <w:tcPr>
            <w:tcW w:w="2268" w:type="dxa"/>
            <w:tcBorders>
              <w:start w:val="single" w:sz="6" w:space="0" w:color="000000"/>
              <w:end w:val="single" w:sz="6" w:space="0" w:color="000000"/>
            </w:tcBorders>
          </w:tcPr>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r>
          </w:p>
        </w:tc>
        <w:tc>
          <w:tcPr>
            <w:tcW w:w="1843" w:type="dxa"/>
            <w:tcBorders>
              <w:start w:val="single" w:sz="6" w:space="0" w:color="000000"/>
              <w:end w:val="single" w:sz="6" w:space="0" w:color="000000"/>
            </w:tcBorders>
          </w:tcPr>
          <w:p>
            <w:pPr>
              <w:pStyle w:val="Normal1"/>
              <w:spacing w:lineRule="auto" w:line="240"/>
              <w:rPr>
                <w:sz w:val="24"/>
                <w:lang w:val="en-US"/>
              </w:rPr>
            </w:pPr>
            <w:r>
              <w:rPr>
                <w:sz w:val="24"/>
                <w:lang w:val="en-US"/>
              </w:rPr>
              <w:t>emple</w:t>
            </w:r>
            <w:r>
              <w:rPr>
                <w:b/>
                <w:bCs/>
                <w:sz w:val="24"/>
                <w:lang w:val="en-US"/>
              </w:rPr>
              <w:t>ada</w:t>
            </w:r>
            <w:r>
              <w:rPr>
                <w:sz w:val="24"/>
                <w:lang w:val="en-US"/>
              </w:rPr>
              <w:t xml:space="preserve"> bibliotec</w:t>
            </w:r>
            <w:r>
              <w:rPr>
                <w:b/>
                <w:bCs/>
                <w:sz w:val="24"/>
                <w:lang w:val="en-US"/>
              </w:rPr>
              <w:t>aria</w:t>
            </w:r>
          </w:p>
          <w:p>
            <w:pPr>
              <w:pStyle w:val="Normal1"/>
              <w:spacing w:lineRule="auto" w:line="240"/>
              <w:rPr>
                <w:sz w:val="24"/>
                <w:lang w:val="en-US"/>
              </w:rPr>
            </w:pPr>
            <w:r>
              <w:rPr>
                <w:sz w:val="24"/>
                <w:lang w:val="en-US"/>
              </w:rPr>
            </w:r>
          </w:p>
        </w:tc>
      </w:tr>
      <w:tr>
        <w:trPr>
          <w:trHeight w:val="220" w:hRule="exact"/>
        </w:trPr>
        <w:tc>
          <w:tcPr>
            <w:tcW w:w="2410" w:type="dxa"/>
            <w:tcBorders>
              <w:start w:val="single" w:sz="6" w:space="0" w:color="000000"/>
              <w:end w:val="single" w:sz="6" w:space="0" w:color="000000"/>
            </w:tcBorders>
          </w:tcPr>
          <w:p>
            <w:pPr>
              <w:pStyle w:val="Normal1"/>
              <w:spacing w:lineRule="auto" w:line="240"/>
              <w:rPr>
                <w:b/>
                <w:sz w:val="24"/>
                <w:lang w:val="en-US"/>
              </w:rPr>
            </w:pPr>
            <w:r>
              <w:rPr>
                <w:b/>
                <w:sz w:val="24"/>
                <w:lang w:val="en-US"/>
              </w:rPr>
              <w:t>-triz</w:t>
            </w:r>
          </w:p>
          <w:p>
            <w:pPr>
              <w:pStyle w:val="Normal1"/>
              <w:spacing w:lineRule="auto" w:line="240"/>
              <w:rPr>
                <w:b/>
                <w:sz w:val="24"/>
                <w:lang w:val="en-US"/>
              </w:rPr>
            </w:pPr>
            <w:r>
              <w:rPr>
                <w:b/>
                <w:sz w:val="24"/>
                <w:lang w:val="en-US"/>
              </w:rPr>
            </w:r>
          </w:p>
        </w:tc>
        <w:tc>
          <w:tcPr>
            <w:tcW w:w="2268" w:type="dxa"/>
            <w:tcBorders>
              <w:start w:val="single" w:sz="6" w:space="0" w:color="000000"/>
              <w:end w:val="single" w:sz="6" w:space="0" w:color="000000"/>
            </w:tcBorders>
          </w:tcPr>
          <w:p>
            <w:pPr>
              <w:pStyle w:val="Normal1"/>
              <w:snapToGrid w:val="false"/>
              <w:spacing w:lineRule="auto" w:line="240"/>
              <w:rPr>
                <w:b/>
                <w:sz w:val="24"/>
                <w:lang w:val="en-US"/>
              </w:rPr>
            </w:pPr>
            <w:r>
              <w:rPr>
                <w:b/>
                <w:sz w:val="24"/>
                <w:lang w:val="en-US"/>
              </w:rPr>
            </w:r>
          </w:p>
          <w:p>
            <w:pPr>
              <w:pStyle w:val="Normal1"/>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tcBorders>
              <w:start w:val="single" w:sz="6" w:space="0" w:color="000000"/>
              <w:end w:val="single" w:sz="6" w:space="0" w:color="000000"/>
            </w:tcBorders>
          </w:tcPr>
          <w:p>
            <w:pPr>
              <w:pStyle w:val="Normal1"/>
              <w:spacing w:lineRule="auto" w:line="240"/>
              <w:rPr>
                <w:sz w:val="24"/>
                <w:lang w:val="en-US"/>
              </w:rPr>
            </w:pPr>
            <w:r>
              <w:rPr>
                <w:sz w:val="24"/>
                <w:lang w:val="en-US"/>
              </w:rPr>
              <w:t>flor</w:t>
            </w:r>
            <w:r>
              <w:rPr>
                <w:b/>
                <w:bCs/>
                <w:sz w:val="24"/>
                <w:lang w:val="en-US"/>
              </w:rPr>
              <w:t>ista</w:t>
            </w:r>
          </w:p>
          <w:p>
            <w:pPr>
              <w:pStyle w:val="Normal1"/>
              <w:spacing w:lineRule="auto" w:line="240"/>
              <w:rPr>
                <w:sz w:val="24"/>
                <w:lang w:val="en-US"/>
              </w:rPr>
            </w:pPr>
            <w:r>
              <w:rPr>
                <w:sz w:val="24"/>
                <w:lang w:val="en-US"/>
              </w:rPr>
            </w:r>
          </w:p>
        </w:tc>
      </w:tr>
      <w:tr>
        <w:trPr>
          <w:trHeight w:val="280" w:hRule="exact"/>
        </w:trPr>
        <w:tc>
          <w:tcPr>
            <w:tcW w:w="2410" w:type="dxa"/>
            <w:tcBorders>
              <w:start w:val="single" w:sz="6" w:space="0" w:color="000000"/>
              <w:bottom w:val="single" w:sz="4"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tcBorders>
              <w:start w:val="single" w:sz="6" w:space="0" w:color="000000"/>
              <w:bottom w:val="single" w:sz="4"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tcBorders>
              <w:start w:val="single" w:sz="6" w:space="0" w:color="000000"/>
              <w:bottom w:val="single" w:sz="6" w:space="0" w:color="000000"/>
              <w:end w:val="single" w:sz="4" w:space="0" w:color="000000"/>
            </w:tcBorders>
          </w:tcPr>
          <w:p>
            <w:pPr>
              <w:pStyle w:val="Normal1"/>
              <w:spacing w:lineRule="auto" w:line="240"/>
              <w:rPr>
                <w:sz w:val="24"/>
                <w:lang w:val="en-US"/>
              </w:rPr>
            </w:pPr>
            <w:r>
              <w:rPr>
                <w:sz w:val="24"/>
                <w:lang w:val="en-US"/>
              </w:rPr>
              <w:t>protec</w:t>
            </w:r>
            <w:r>
              <w:rPr>
                <w:b/>
                <w:bCs/>
                <w:sz w:val="24"/>
                <w:lang w:val="en-US"/>
              </w:rPr>
              <w:t>triz</w:t>
            </w:r>
          </w:p>
          <w:p>
            <w:pPr>
              <w:pStyle w:val="Normal1"/>
              <w:spacing w:lineRule="auto" w:line="240"/>
              <w:rPr>
                <w:sz w:val="24"/>
                <w:lang w:val="en-US"/>
              </w:rPr>
            </w:pPr>
            <w:r>
              <w:rPr>
                <w:sz w:val="24"/>
                <w:lang w:val="en-US"/>
              </w:rPr>
            </w:r>
          </w:p>
        </w:tc>
      </w:tr>
      <w:tr>
        <w:trPr>
          <w:trHeight w:val="342" w:hRule="exact"/>
        </w:trPr>
        <w:tc>
          <w:tcPr>
            <w:tcW w:w="2410" w:type="dxa"/>
            <w:tcBorders>
              <w:top w:val="single" w:sz="6" w:space="0" w:color="000000"/>
              <w:start w:val="single" w:sz="6" w:space="0" w:color="000000"/>
              <w:end w:val="single" w:sz="6" w:space="0" w:color="000000"/>
            </w:tcBorders>
          </w:tcPr>
          <w:p>
            <w:pPr>
              <w:pStyle w:val="Normal1"/>
              <w:spacing w:lineRule="auto" w:line="240"/>
              <w:rPr>
                <w:i/>
                <w:i/>
                <w:sz w:val="24"/>
                <w:lang w:val="en-US"/>
              </w:rPr>
            </w:pPr>
            <w:r>
              <w:rPr>
                <w:i/>
                <w:sz w:val="24"/>
              </w:rPr>
              <w:t>Мужской</w:t>
            </w:r>
            <w:r>
              <w:rPr>
                <w:i/>
                <w:sz w:val="24"/>
                <w:lang w:val="en-US"/>
              </w:rPr>
              <w:t xml:space="preserve"> </w:t>
            </w:r>
            <w:r>
              <w:rPr>
                <w:i/>
                <w:sz w:val="24"/>
              </w:rPr>
              <w:t>род</w:t>
            </w:r>
          </w:p>
          <w:p>
            <w:pPr>
              <w:pStyle w:val="Normal1"/>
              <w:spacing w:lineRule="auto" w:line="240"/>
              <w:rPr>
                <w:i/>
                <w:i/>
                <w:sz w:val="24"/>
                <w:lang w:val="en-US"/>
              </w:rPr>
            </w:pPr>
            <w:r>
              <w:rPr>
                <w:i/>
                <w:sz w:val="24"/>
                <w:lang w:val="en-US"/>
              </w:rPr>
            </w:r>
          </w:p>
        </w:tc>
        <w:tc>
          <w:tcPr>
            <w:tcW w:w="2268"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r>
      <w:tr>
        <w:trPr>
          <w:trHeight w:val="559" w:hRule="exact"/>
        </w:trPr>
        <w:tc>
          <w:tcPr>
            <w:tcW w:w="2410" w:type="dxa"/>
            <w:tcBorders>
              <w:start w:val="single" w:sz="6" w:space="0" w:color="000000"/>
              <w:end w:val="single" w:sz="6" w:space="0" w:color="000000"/>
            </w:tcBorders>
          </w:tcPr>
          <w:p>
            <w:pPr>
              <w:pStyle w:val="Normal1"/>
              <w:spacing w:lineRule="auto" w:line="240"/>
              <w:rPr/>
            </w:pPr>
            <w:r>
              <w:rPr>
                <w:sz w:val="24"/>
                <w:lang w:val="en-US"/>
              </w:rPr>
              <w:t>-</w:t>
            </w:r>
            <w:r>
              <w:rPr>
                <w:b/>
                <w:sz w:val="24"/>
                <w:lang w:val="en-US"/>
              </w:rPr>
              <w:t>dor, -tor, -sora, -ante</w:t>
            </w:r>
          </w:p>
          <w:p>
            <w:pPr>
              <w:pStyle w:val="Normal1"/>
              <w:spacing w:lineRule="auto" w:line="240"/>
              <w:rPr>
                <w:b/>
                <w:sz w:val="24"/>
                <w:lang w:val="en-US"/>
              </w:rPr>
            </w:pPr>
            <w:r>
              <w:rPr>
                <w:b/>
                <w:sz w:val="24"/>
                <w:lang w:val="en-US"/>
              </w:rPr>
            </w:r>
          </w:p>
        </w:tc>
        <w:tc>
          <w:tcPr>
            <w:tcW w:w="2268" w:type="dxa"/>
            <w:vMerge w:val="restart"/>
            <w:tcBorders>
              <w:start w:val="single" w:sz="6" w:space="0" w:color="000000"/>
              <w:end w:val="single" w:sz="6" w:space="0" w:color="000000"/>
            </w:tcBorders>
          </w:tcPr>
          <w:p>
            <w:pPr>
              <w:pStyle w:val="Normal1"/>
              <w:spacing w:lineRule="auto" w:line="240"/>
              <w:rPr>
                <w:sz w:val="24"/>
              </w:rPr>
            </w:pPr>
            <w:r>
              <w:rPr>
                <w:sz w:val="24"/>
              </w:rPr>
              <w:t>То же и орудие действия,</w:t>
            </w:r>
          </w:p>
          <w:p>
            <w:pPr>
              <w:pStyle w:val="Normal1"/>
              <w:spacing w:lineRule="auto" w:line="240"/>
              <w:rPr>
                <w:sz w:val="24"/>
              </w:rPr>
            </w:pPr>
            <w:r>
              <w:rPr>
                <w:sz w:val="24"/>
              </w:rPr>
              <w:t>механизм</w:t>
            </w:r>
          </w:p>
          <w:p>
            <w:pPr>
              <w:pStyle w:val="Normal1"/>
              <w:rPr>
                <w:sz w:val="24"/>
              </w:rPr>
            </w:pPr>
            <w:r>
              <w:rPr>
                <w:sz w:val="24"/>
              </w:rPr>
            </w:r>
          </w:p>
        </w:tc>
        <w:tc>
          <w:tcPr>
            <w:tcW w:w="2126" w:type="dxa"/>
            <w:tcBorders>
              <w:start w:val="single" w:sz="6" w:space="0" w:color="000000"/>
              <w:end w:val="single" w:sz="6" w:space="0" w:color="000000"/>
            </w:tcBorders>
          </w:tcPr>
          <w:p>
            <w:pPr>
              <w:pStyle w:val="Normal1"/>
              <w:spacing w:lineRule="auto" w:line="240"/>
              <w:rPr>
                <w:sz w:val="24"/>
              </w:rPr>
            </w:pPr>
            <w:r>
              <w:rPr>
                <w:sz w:val="24"/>
              </w:rPr>
              <w:t>Глагол или существительное</w:t>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pacing w:lineRule="auto" w:line="240"/>
              <w:rPr>
                <w:sz w:val="24"/>
                <w:lang w:val="en-US"/>
              </w:rPr>
            </w:pPr>
            <w:r>
              <w:rPr>
                <w:sz w:val="24"/>
              </w:rPr>
              <w:t>Существи</w:t>
            </w:r>
            <w:r>
              <w:rPr>
                <w:sz w:val="24"/>
                <w:lang w:val="en-US"/>
              </w:rPr>
              <w:softHyphen/>
            </w:r>
            <w:r>
              <w:rPr>
                <w:sz w:val="24"/>
              </w:rPr>
              <w:t>тельное</w:t>
            </w:r>
          </w:p>
          <w:p>
            <w:pPr>
              <w:pStyle w:val="Normal1"/>
              <w:spacing w:lineRule="auto" w:line="240"/>
              <w:rPr>
                <w:sz w:val="24"/>
                <w:lang w:val="en-US"/>
              </w:rPr>
            </w:pPr>
            <w:r>
              <w:rPr>
                <w:sz w:val="24"/>
                <w:lang w:val="en-US"/>
              </w:rPr>
            </w:r>
          </w:p>
        </w:tc>
        <w:tc>
          <w:tcPr>
            <w:tcW w:w="1843" w:type="dxa"/>
            <w:vMerge w:val="restart"/>
            <w:tcBorders>
              <w:start w:val="single" w:sz="6" w:space="0" w:color="000000"/>
              <w:end w:val="single" w:sz="6" w:space="0" w:color="000000"/>
            </w:tcBorders>
          </w:tcPr>
          <w:p>
            <w:pPr>
              <w:pStyle w:val="Normal1"/>
              <w:spacing w:lineRule="auto" w:line="240"/>
              <w:rPr>
                <w:sz w:val="24"/>
                <w:lang w:val="en-US"/>
              </w:rPr>
            </w:pPr>
            <w:r>
              <w:rPr>
                <w:sz w:val="24"/>
                <w:lang w:val="en-US"/>
              </w:rPr>
              <w:t>comenta</w:t>
            </w:r>
            <w:r>
              <w:rPr>
                <w:b/>
                <w:bCs/>
                <w:sz w:val="24"/>
                <w:lang w:val="en-US"/>
              </w:rPr>
              <w:t>dor</w:t>
            </w:r>
            <w:r>
              <w:rPr>
                <w:sz w:val="24"/>
                <w:lang w:val="en-US"/>
              </w:rPr>
              <w:t xml:space="preserve"> calza</w:t>
            </w:r>
            <w:r>
              <w:rPr>
                <w:b/>
                <w:bCs/>
                <w:sz w:val="24"/>
                <w:lang w:val="en-US"/>
              </w:rPr>
              <w:t>dor</w:t>
            </w:r>
          </w:p>
          <w:p>
            <w:pPr>
              <w:pStyle w:val="Normal1"/>
              <w:spacing w:lineRule="auto" w:line="240"/>
              <w:rPr>
                <w:sz w:val="24"/>
                <w:lang w:val="en-US"/>
              </w:rPr>
            </w:pPr>
            <w:r>
              <w:rPr>
                <w:sz w:val="24"/>
                <w:lang w:val="en-US"/>
              </w:rPr>
              <w:t>precep</w:t>
            </w:r>
            <w:r>
              <w:rPr>
                <w:b/>
                <w:bCs/>
                <w:sz w:val="24"/>
                <w:lang w:val="en-US"/>
              </w:rPr>
              <w:t>tor</w:t>
            </w:r>
          </w:p>
          <w:p>
            <w:pPr>
              <w:pStyle w:val="Normal1"/>
              <w:spacing w:lineRule="auto" w:line="240"/>
              <w:rPr>
                <w:sz w:val="24"/>
                <w:lang w:val="en-US"/>
              </w:rPr>
            </w:pPr>
            <w:r>
              <w:rPr>
                <w:sz w:val="24"/>
                <w:lang w:val="en-US"/>
              </w:rPr>
              <w:t>defen</w:t>
            </w:r>
            <w:r>
              <w:rPr>
                <w:b/>
                <w:bCs/>
                <w:sz w:val="24"/>
                <w:lang w:val="en-US"/>
              </w:rPr>
              <w:t>sor</w:t>
            </w:r>
          </w:p>
          <w:p>
            <w:pPr>
              <w:pStyle w:val="Normal1"/>
              <w:spacing w:lineRule="auto" w:line="240"/>
              <w:rPr>
                <w:sz w:val="24"/>
                <w:lang w:val="en-US"/>
              </w:rPr>
            </w:pPr>
            <w:r>
              <w:rPr>
                <w:sz w:val="24"/>
                <w:lang w:val="en-US"/>
              </w:rPr>
              <w:t>estudi</w:t>
            </w:r>
            <w:r>
              <w:rPr>
                <w:b/>
                <w:bCs/>
                <w:sz w:val="24"/>
                <w:lang w:val="en-US"/>
              </w:rPr>
              <w:t>ante</w:t>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t>canta</w:t>
            </w:r>
            <w:r>
              <w:rPr>
                <w:b/>
                <w:bCs/>
                <w:sz w:val="24"/>
                <w:lang w:val="en-US"/>
              </w:rPr>
              <w:t>dora</w:t>
            </w:r>
          </w:p>
          <w:p>
            <w:pPr>
              <w:pStyle w:val="Normal1"/>
              <w:spacing w:lineRule="auto" w:line="240"/>
              <w:rPr>
                <w:sz w:val="24"/>
                <w:lang w:val="en-US"/>
              </w:rPr>
            </w:pPr>
            <w:r>
              <w:rPr>
                <w:sz w:val="24"/>
                <w:lang w:val="en-US"/>
              </w:rPr>
              <w:t>locomo</w:t>
            </w:r>
            <w:r>
              <w:rPr>
                <w:b/>
                <w:bCs/>
                <w:sz w:val="24"/>
                <w:lang w:val="en-US"/>
              </w:rPr>
              <w:t>tora</w:t>
            </w:r>
          </w:p>
          <w:p>
            <w:pPr>
              <w:pStyle w:val="Normal1"/>
              <w:spacing w:lineRule="auto" w:line="240"/>
              <w:rPr>
                <w:sz w:val="24"/>
                <w:lang w:val="en-US"/>
              </w:rPr>
            </w:pPr>
            <w:r>
              <w:rPr>
                <w:sz w:val="24"/>
                <w:lang w:val="en-US"/>
              </w:rPr>
              <w:t>emi</w:t>
            </w:r>
            <w:r>
              <w:rPr>
                <w:b/>
                <w:bCs/>
                <w:sz w:val="24"/>
                <w:lang w:val="en-US"/>
              </w:rPr>
              <w:t>sora</w:t>
            </w:r>
          </w:p>
          <w:p>
            <w:pPr>
              <w:pStyle w:val="Normal1"/>
              <w:spacing w:lineRule="auto" w:line="240"/>
              <w:rPr>
                <w:sz w:val="24"/>
                <w:lang w:val="en-US"/>
              </w:rPr>
            </w:pPr>
            <w:r>
              <w:rPr>
                <w:sz w:val="24"/>
                <w:lang w:val="en-US"/>
              </w:rPr>
              <w:t>cant</w:t>
            </w:r>
            <w:r>
              <w:rPr>
                <w:b/>
                <w:bCs/>
                <w:sz w:val="24"/>
                <w:lang w:val="en-US"/>
              </w:rPr>
              <w:t>ante</w:t>
            </w:r>
          </w:p>
          <w:p>
            <w:pPr>
              <w:pStyle w:val="Normal1"/>
              <w:rPr>
                <w:sz w:val="24"/>
                <w:lang w:val="en-US"/>
              </w:rPr>
            </w:pPr>
            <w:r>
              <w:rPr>
                <w:sz w:val="24"/>
                <w:lang w:val="en-US"/>
              </w:rPr>
            </w:r>
          </w:p>
        </w:tc>
      </w:tr>
      <w:tr>
        <w:trPr>
          <w:trHeight w:val="381"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vMerge w:val="continue"/>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r>
      <w:tr>
        <w:trPr>
          <w:trHeight w:val="180"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r>
      <w:tr>
        <w:trPr>
          <w:trHeight w:val="320" w:hRule="exact"/>
        </w:trPr>
        <w:tc>
          <w:tcPr>
            <w:tcW w:w="2410" w:type="dxa"/>
            <w:tcBorders>
              <w:start w:val="single" w:sz="6" w:space="0" w:color="000000"/>
              <w:end w:val="single" w:sz="6" w:space="0" w:color="000000"/>
            </w:tcBorders>
          </w:tcPr>
          <w:p>
            <w:pPr>
              <w:pStyle w:val="Normal1"/>
              <w:spacing w:lineRule="auto" w:line="240"/>
              <w:rPr>
                <w:i/>
                <w:i/>
                <w:sz w:val="24"/>
                <w:lang w:val="en-US"/>
              </w:rPr>
            </w:pPr>
            <w:r>
              <w:rPr>
                <w:i/>
                <w:sz w:val="24"/>
              </w:rPr>
              <w:t>Женский</w:t>
            </w:r>
            <w:r>
              <w:rPr>
                <w:i/>
                <w:sz w:val="24"/>
                <w:lang w:val="en-US"/>
              </w:rPr>
              <w:t xml:space="preserve"> </w:t>
            </w:r>
            <w:r>
              <w:rPr>
                <w:i/>
                <w:sz w:val="24"/>
              </w:rPr>
              <w:t>род</w:t>
            </w:r>
          </w:p>
          <w:p>
            <w:pPr>
              <w:pStyle w:val="Normal1"/>
              <w:spacing w:lineRule="auto" w:line="240"/>
              <w:rPr>
                <w:i/>
                <w:i/>
                <w:sz w:val="24"/>
                <w:lang w:val="en-US"/>
              </w:rPr>
            </w:pPr>
            <w:r>
              <w:rPr>
                <w:i/>
                <w:sz w:val="24"/>
                <w:lang w:val="en-US"/>
              </w:rPr>
            </w:r>
          </w:p>
        </w:tc>
        <w:tc>
          <w:tcPr>
            <w:tcW w:w="2268"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r>
      <w:tr>
        <w:trPr>
          <w:trHeight w:val="260" w:hRule="exact"/>
        </w:trPr>
        <w:tc>
          <w:tcPr>
            <w:tcW w:w="2410" w:type="dxa"/>
            <w:tcBorders>
              <w:start w:val="single" w:sz="6" w:space="0" w:color="000000"/>
              <w:end w:val="single" w:sz="6" w:space="0" w:color="000000"/>
            </w:tcBorders>
          </w:tcPr>
          <w:p>
            <w:pPr>
              <w:pStyle w:val="Normal1"/>
              <w:spacing w:lineRule="auto" w:line="240"/>
              <w:rPr>
                <w:b/>
                <w:sz w:val="24"/>
                <w:lang w:val="en-US"/>
              </w:rPr>
            </w:pPr>
            <w:r>
              <w:rPr>
                <w:b/>
                <w:sz w:val="24"/>
                <w:lang w:val="en-US"/>
              </w:rPr>
              <w:t>-dora, -tora,        -sora,</w:t>
            </w:r>
          </w:p>
          <w:p>
            <w:pPr>
              <w:pStyle w:val="Normal1"/>
              <w:spacing w:lineRule="auto" w:line="240"/>
              <w:rPr>
                <w:b/>
                <w:sz w:val="24"/>
                <w:lang w:val="en-US"/>
              </w:rPr>
            </w:pPr>
            <w:r>
              <w:rPr>
                <w:b/>
                <w:sz w:val="24"/>
                <w:lang w:val="en-US"/>
              </w:rPr>
            </w:r>
          </w:p>
        </w:tc>
        <w:tc>
          <w:tcPr>
            <w:tcW w:w="2268" w:type="dxa"/>
            <w:tcBorders>
              <w:start w:val="single" w:sz="6" w:space="0" w:color="000000"/>
              <w:end w:val="single" w:sz="6" w:space="0" w:color="000000"/>
            </w:tcBorders>
          </w:tcPr>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r>
      <w:tr>
        <w:trPr>
          <w:trHeight w:val="240" w:hRule="exact"/>
        </w:trPr>
        <w:tc>
          <w:tcPr>
            <w:tcW w:w="2410" w:type="dxa"/>
            <w:tcBorders>
              <w:start w:val="single" w:sz="6" w:space="0" w:color="000000"/>
              <w:end w:val="single" w:sz="6" w:space="0" w:color="000000"/>
            </w:tcBorders>
          </w:tcPr>
          <w:p>
            <w:pPr>
              <w:pStyle w:val="Normal1"/>
              <w:spacing w:lineRule="auto" w:line="240"/>
              <w:rPr>
                <w:b/>
                <w:sz w:val="24"/>
                <w:lang w:val="en-US"/>
              </w:rPr>
            </w:pPr>
            <w:r>
              <w:rPr>
                <w:b/>
                <w:sz w:val="24"/>
                <w:lang w:val="en-US"/>
              </w:rPr>
              <w:t>-ante</w:t>
            </w:r>
          </w:p>
          <w:p>
            <w:pPr>
              <w:pStyle w:val="Normal1"/>
              <w:spacing w:lineRule="auto" w:line="240"/>
              <w:rPr>
                <w:b/>
                <w:sz w:val="24"/>
                <w:lang w:val="en-US"/>
              </w:rPr>
            </w:pPr>
            <w:r>
              <w:rPr>
                <w:b/>
                <w:sz w:val="24"/>
                <w:lang w:val="en-US"/>
              </w:rPr>
            </w:r>
          </w:p>
        </w:tc>
        <w:tc>
          <w:tcPr>
            <w:tcW w:w="2268" w:type="dxa"/>
            <w:tcBorders>
              <w:start w:val="single" w:sz="6" w:space="0" w:color="000000"/>
              <w:end w:val="single" w:sz="6" w:space="0" w:color="000000"/>
            </w:tcBorders>
          </w:tcPr>
          <w:p>
            <w:pPr>
              <w:pStyle w:val="Normal1"/>
              <w:snapToGrid w:val="false"/>
              <w:spacing w:lineRule="auto" w:line="240"/>
              <w:rPr>
                <w:b/>
                <w:sz w:val="24"/>
                <w:lang w:val="en-US"/>
              </w:rPr>
            </w:pPr>
            <w:r>
              <w:rPr>
                <w:b/>
                <w:sz w:val="24"/>
                <w:lang w:val="en-US"/>
              </w:rPr>
            </w:r>
          </w:p>
          <w:p>
            <w:pPr>
              <w:pStyle w:val="Normal1"/>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r>
      <w:tr>
        <w:trPr>
          <w:trHeight w:val="180"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r>
      <w:tr>
        <w:trPr>
          <w:trHeight w:val="665" w:hRule="exact"/>
        </w:trPr>
        <w:tc>
          <w:tcPr>
            <w:tcW w:w="2410"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r>
      <w:tr>
        <w:trPr>
          <w:trHeight w:val="299" w:hRule="exact"/>
        </w:trPr>
        <w:tc>
          <w:tcPr>
            <w:tcW w:w="2410" w:type="dxa"/>
            <w:tcBorders>
              <w:top w:val="single" w:sz="6" w:space="0" w:color="000000"/>
              <w:start w:val="single" w:sz="6" w:space="0" w:color="000000"/>
              <w:end w:val="single" w:sz="6" w:space="0" w:color="000000"/>
            </w:tcBorders>
          </w:tcPr>
          <w:p>
            <w:pPr>
              <w:pStyle w:val="Normal1"/>
              <w:spacing w:lineRule="auto" w:line="240"/>
              <w:rPr>
                <w:i/>
                <w:i/>
                <w:sz w:val="24"/>
                <w:lang w:val="en-US"/>
              </w:rPr>
            </w:pPr>
            <w:r>
              <w:rPr>
                <w:i/>
                <w:sz w:val="24"/>
              </w:rPr>
              <w:t>Мужской</w:t>
            </w:r>
            <w:r>
              <w:rPr>
                <w:i/>
                <w:sz w:val="24"/>
                <w:lang w:val="en-US"/>
              </w:rPr>
              <w:t xml:space="preserve"> </w:t>
            </w:r>
            <w:r>
              <w:rPr>
                <w:i/>
                <w:sz w:val="24"/>
              </w:rPr>
              <w:t>род</w:t>
            </w:r>
          </w:p>
          <w:p>
            <w:pPr>
              <w:pStyle w:val="Normal1"/>
              <w:spacing w:lineRule="auto" w:line="240"/>
              <w:rPr>
                <w:i/>
                <w:i/>
                <w:sz w:val="24"/>
                <w:lang w:val="en-US"/>
              </w:rPr>
            </w:pPr>
            <w:r>
              <w:rPr>
                <w:i/>
                <w:sz w:val="24"/>
                <w:lang w:val="en-US"/>
              </w:rPr>
            </w:r>
          </w:p>
        </w:tc>
        <w:tc>
          <w:tcPr>
            <w:tcW w:w="2268"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r>
      <w:tr>
        <w:trPr>
          <w:trHeight w:val="573" w:hRule="exact"/>
        </w:trPr>
        <w:tc>
          <w:tcPr>
            <w:tcW w:w="2410" w:type="dxa"/>
            <w:tcBorders>
              <w:start w:val="single" w:sz="6" w:space="0" w:color="000000"/>
              <w:end w:val="single" w:sz="6" w:space="0" w:color="000000"/>
            </w:tcBorders>
          </w:tcPr>
          <w:p>
            <w:pPr>
              <w:pStyle w:val="Normal1"/>
              <w:spacing w:lineRule="auto" w:line="240"/>
              <w:rPr>
                <w:sz w:val="24"/>
                <w:lang w:val="en-US"/>
              </w:rPr>
            </w:pPr>
            <w:r>
              <w:rPr>
                <w:sz w:val="24"/>
                <w:lang w:val="en-US"/>
              </w:rPr>
              <w:t>-</w:t>
            </w:r>
            <w:r>
              <w:rPr>
                <w:b/>
                <w:sz w:val="24"/>
                <w:lang w:val="en-US"/>
              </w:rPr>
              <w:t>al, -ar, -ano, -</w:t>
            </w:r>
            <w:r>
              <w:rPr>
                <w:b/>
                <w:sz w:val="24"/>
              </w:rPr>
              <w:t>е</w:t>
            </w:r>
            <w:r>
              <w:rPr>
                <w:b/>
                <w:sz w:val="24"/>
                <w:lang w:val="en-US"/>
              </w:rPr>
              <w:t>r</w:t>
            </w:r>
            <w:r>
              <w:rPr>
                <w:b/>
                <w:sz w:val="24"/>
              </w:rPr>
              <w:t>о</w:t>
            </w:r>
            <w:r>
              <w:rPr>
                <w:b/>
                <w:sz w:val="24"/>
                <w:lang w:val="en-US"/>
              </w:rPr>
              <w:t>,          -esco, -lego, -io, -uno</w:t>
            </w:r>
          </w:p>
          <w:p>
            <w:pPr>
              <w:pStyle w:val="Normal1"/>
              <w:spacing w:lineRule="auto" w:line="240"/>
              <w:rPr>
                <w:sz w:val="24"/>
                <w:lang w:val="en-US"/>
              </w:rPr>
            </w:pPr>
            <w:r>
              <w:rPr>
                <w:sz w:val="24"/>
                <w:lang w:val="en-US"/>
              </w:rPr>
            </w:r>
          </w:p>
        </w:tc>
        <w:tc>
          <w:tcPr>
            <w:tcW w:w="2268" w:type="dxa"/>
            <w:tcBorders>
              <w:start w:val="single" w:sz="6" w:space="0" w:color="000000"/>
              <w:end w:val="single" w:sz="6" w:space="0" w:color="000000"/>
            </w:tcBorders>
          </w:tcPr>
          <w:p>
            <w:pPr>
              <w:pStyle w:val="Normal1"/>
              <w:spacing w:lineRule="auto" w:line="240"/>
              <w:rPr>
                <w:sz w:val="24"/>
              </w:rPr>
            </w:pPr>
            <w:r>
              <w:rPr>
                <w:sz w:val="24"/>
              </w:rPr>
              <w:t>Качество, свойство,</w:t>
            </w:r>
          </w:p>
          <w:p>
            <w:pPr>
              <w:pStyle w:val="Normal1"/>
              <w:spacing w:lineRule="auto" w:line="240"/>
              <w:rPr>
                <w:sz w:val="24"/>
              </w:rPr>
            </w:pPr>
            <w:r>
              <w:rPr>
                <w:sz w:val="24"/>
              </w:rPr>
              <w:t>принадлежность</w:t>
            </w:r>
          </w:p>
        </w:tc>
        <w:tc>
          <w:tcPr>
            <w:tcW w:w="2126" w:type="dxa"/>
            <w:tcBorders>
              <w:start w:val="single" w:sz="6" w:space="0" w:color="000000"/>
              <w:end w:val="single" w:sz="6" w:space="0" w:color="000000"/>
            </w:tcBorders>
          </w:tcPr>
          <w:p>
            <w:pPr>
              <w:pStyle w:val="Normal1"/>
              <w:spacing w:lineRule="auto" w:line="240"/>
              <w:rPr>
                <w:sz w:val="24"/>
              </w:rPr>
            </w:pPr>
            <w:r>
              <w:rPr>
                <w:sz w:val="24"/>
              </w:rPr>
              <w:t>Существи</w:t>
              <w:softHyphen/>
              <w:t>тельное</w:t>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pacing w:lineRule="auto" w:line="240"/>
              <w:rPr>
                <w:sz w:val="24"/>
              </w:rPr>
            </w:pPr>
            <w:r>
              <w:rPr>
                <w:sz w:val="24"/>
              </w:rPr>
              <w:t>Прилага</w:t>
              <w:softHyphen/>
              <w:t>тельное</w:t>
            </w:r>
          </w:p>
          <w:p>
            <w:pPr>
              <w:pStyle w:val="Normal1"/>
              <w:spacing w:lineRule="auto" w:line="240"/>
              <w:rPr>
                <w:sz w:val="24"/>
              </w:rPr>
            </w:pPr>
            <w:r>
              <w:rPr>
                <w:sz w:val="24"/>
              </w:rPr>
            </w:r>
          </w:p>
        </w:tc>
        <w:tc>
          <w:tcPr>
            <w:tcW w:w="1843" w:type="dxa"/>
            <w:vMerge w:val="restart"/>
            <w:tcBorders>
              <w:start w:val="single" w:sz="6" w:space="0" w:color="000000"/>
              <w:end w:val="single" w:sz="6" w:space="0" w:color="000000"/>
            </w:tcBorders>
          </w:tcPr>
          <w:p>
            <w:pPr>
              <w:pStyle w:val="Normal1"/>
              <w:spacing w:lineRule="auto" w:line="240"/>
              <w:rPr>
                <w:sz w:val="24"/>
              </w:rPr>
            </w:pPr>
            <w:r>
              <w:rPr>
                <w:sz w:val="24"/>
                <w:lang w:val="en-US"/>
              </w:rPr>
              <w:t>primaver</w:t>
            </w:r>
            <w:r>
              <w:rPr>
                <w:b/>
                <w:bCs/>
                <w:sz w:val="24"/>
                <w:lang w:val="en-US"/>
              </w:rPr>
              <w:t>al</w:t>
            </w:r>
            <w:r>
              <w:rPr>
                <w:sz w:val="24"/>
              </w:rPr>
              <w:t xml:space="preserve"> </w:t>
            </w:r>
            <w:r>
              <w:rPr>
                <w:sz w:val="24"/>
                <w:lang w:val="en-US"/>
              </w:rPr>
              <w:t>famili</w:t>
            </w:r>
            <w:r>
              <w:rPr>
                <w:b/>
                <w:bCs/>
                <w:sz w:val="24"/>
                <w:lang w:val="en-US"/>
              </w:rPr>
              <w:t>ar</w:t>
            </w:r>
          </w:p>
          <w:p>
            <w:pPr>
              <w:pStyle w:val="Normal1"/>
              <w:spacing w:lineRule="auto" w:line="240"/>
              <w:rPr>
                <w:sz w:val="24"/>
                <w:lang w:val="en-US"/>
              </w:rPr>
            </w:pPr>
            <w:r>
              <w:rPr>
                <w:sz w:val="24"/>
                <w:lang w:val="en-US"/>
              </w:rPr>
              <w:t>alde</w:t>
            </w:r>
            <w:r>
              <w:rPr>
                <w:b/>
                <w:bCs/>
                <w:sz w:val="24"/>
                <w:lang w:val="en-US"/>
              </w:rPr>
              <w:t>ano</w:t>
            </w:r>
          </w:p>
          <w:p>
            <w:pPr>
              <w:pStyle w:val="Normal1"/>
              <w:spacing w:lineRule="auto" w:line="240"/>
              <w:rPr>
                <w:sz w:val="24"/>
                <w:lang w:val="en-US"/>
              </w:rPr>
            </w:pPr>
            <w:r>
              <w:rPr>
                <w:sz w:val="24"/>
                <w:lang w:val="en-US"/>
              </w:rPr>
              <w:t>domingu</w:t>
            </w:r>
            <w:r>
              <w:rPr>
                <w:b/>
                <w:bCs/>
                <w:sz w:val="24"/>
                <w:lang w:val="en-US"/>
              </w:rPr>
              <w:t>ero</w:t>
            </w:r>
          </w:p>
          <w:p>
            <w:pPr>
              <w:pStyle w:val="Normal1"/>
              <w:spacing w:lineRule="auto" w:line="240"/>
              <w:rPr>
                <w:sz w:val="24"/>
                <w:lang w:val="en-US"/>
              </w:rPr>
            </w:pPr>
            <w:r>
              <w:rPr>
                <w:sz w:val="24"/>
                <w:lang w:val="en-US"/>
              </w:rPr>
              <w:t>soldad</w:t>
            </w:r>
            <w:r>
              <w:rPr>
                <w:b/>
                <w:bCs/>
                <w:sz w:val="24"/>
                <w:lang w:val="en-US"/>
              </w:rPr>
              <w:t>esco</w:t>
            </w:r>
          </w:p>
          <w:p>
            <w:pPr>
              <w:pStyle w:val="Normal1"/>
              <w:spacing w:lineRule="auto" w:line="240"/>
              <w:rPr>
                <w:sz w:val="24"/>
                <w:lang w:val="en-US"/>
              </w:rPr>
            </w:pPr>
            <w:r>
              <w:rPr>
                <w:sz w:val="24"/>
                <w:lang w:val="en-US"/>
              </w:rPr>
              <w:t>solari</w:t>
            </w:r>
            <w:r>
              <w:rPr>
                <w:b/>
                <w:bCs/>
                <w:sz w:val="24"/>
                <w:lang w:val="en-US"/>
              </w:rPr>
              <w:t>ego</w:t>
            </w:r>
          </w:p>
          <w:p>
            <w:pPr>
              <w:pStyle w:val="Normal1"/>
              <w:spacing w:lineRule="auto" w:line="240"/>
              <w:rPr>
                <w:sz w:val="24"/>
              </w:rPr>
            </w:pPr>
            <w:r>
              <w:rPr>
                <w:sz w:val="24"/>
                <w:lang w:val="en-US"/>
              </w:rPr>
              <w:t>sombr</w:t>
            </w:r>
            <w:r>
              <w:rPr>
                <w:b/>
                <w:bCs/>
                <w:sz w:val="24"/>
              </w:rPr>
              <w:t>í</w:t>
            </w:r>
            <w:r>
              <w:rPr>
                <w:b/>
                <w:bCs/>
                <w:sz w:val="24"/>
                <w:lang w:val="en-US"/>
              </w:rPr>
              <w:t>o</w:t>
            </w:r>
          </w:p>
          <w:p>
            <w:pPr>
              <w:pStyle w:val="Normal1"/>
              <w:spacing w:lineRule="auto" w:line="240"/>
              <w:rPr>
                <w:sz w:val="24"/>
              </w:rPr>
            </w:pPr>
            <w:r>
              <w:rPr>
                <w:sz w:val="24"/>
                <w:lang w:val="en-US"/>
              </w:rPr>
              <w:t>lob</w:t>
            </w:r>
            <w:r>
              <w:rPr>
                <w:b/>
                <w:bCs/>
                <w:sz w:val="24"/>
                <w:lang w:val="en-US"/>
              </w:rPr>
              <w:t>uno</w:t>
            </w:r>
          </w:p>
          <w:p>
            <w:pPr>
              <w:pStyle w:val="Normal1"/>
              <w:spacing w:lineRule="auto" w:line="240"/>
              <w:rPr>
                <w:sz w:val="24"/>
              </w:rPr>
            </w:pPr>
            <w:r>
              <w:rPr>
                <w:sz w:val="24"/>
              </w:rPr>
            </w:r>
          </w:p>
          <w:p>
            <w:pPr>
              <w:pStyle w:val="Normal1"/>
              <w:rPr>
                <w:sz w:val="24"/>
              </w:rPr>
            </w:pPr>
            <w:r>
              <w:rPr>
                <w:sz w:val="24"/>
              </w:rPr>
            </w:r>
          </w:p>
        </w:tc>
      </w:tr>
      <w:tr>
        <w:trPr>
          <w:trHeight w:val="20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6"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20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6"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18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6"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20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6"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16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vMerge w:val="restart"/>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p>
            <w:pPr>
              <w:pStyle w:val="Normal1"/>
              <w:rPr>
                <w:sz w:val="24"/>
              </w:rPr>
            </w:pPr>
            <w:r>
              <w:rPr>
                <w:sz w:val="24"/>
              </w:rPr>
            </w:r>
          </w:p>
        </w:tc>
        <w:tc>
          <w:tcPr>
            <w:tcW w:w="2126"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765"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vMerge w:val="continue"/>
            <w:tcBorders>
              <w:start w:val="single" w:sz="6" w:space="0" w:color="000000"/>
              <w:end w:val="single" w:sz="6" w:space="0" w:color="000000"/>
            </w:tcBorders>
          </w:tcPr>
          <w:p>
            <w:pPr>
              <w:pStyle w:val="Normal1"/>
              <w:snapToGrid w:val="false"/>
              <w:spacing w:lineRule="auto" w:line="240"/>
              <w:rPr>
                <w:sz w:val="24"/>
              </w:rPr>
            </w:pPr>
            <w:r>
              <w:rPr>
                <w:sz w:val="24"/>
              </w:rPr>
            </w:r>
          </w:p>
        </w:tc>
        <w:tc>
          <w:tcPr>
            <w:tcW w:w="2126"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2740" w:hRule="atLeast"/>
        </w:trPr>
        <w:tc>
          <w:tcPr>
            <w:tcW w:w="2410" w:type="dxa"/>
            <w:tcBorders>
              <w:start w:val="single" w:sz="6" w:space="0" w:color="000000"/>
              <w:end w:val="single" w:sz="6" w:space="0" w:color="000000"/>
            </w:tcBorders>
          </w:tcPr>
          <w:p>
            <w:pPr>
              <w:pStyle w:val="Normal1"/>
              <w:snapToGrid w:val="false"/>
              <w:spacing w:lineRule="auto" w:line="240"/>
              <w:rPr>
                <w:i/>
                <w:i/>
                <w:sz w:val="24"/>
              </w:rPr>
            </w:pPr>
            <w:r>
              <w:rPr>
                <w:i/>
                <w:sz w:val="24"/>
              </w:rPr>
            </w:r>
          </w:p>
          <w:p>
            <w:pPr>
              <w:pStyle w:val="Normal1"/>
              <w:spacing w:lineRule="auto" w:line="240"/>
              <w:rPr>
                <w:i/>
                <w:i/>
                <w:sz w:val="24"/>
              </w:rPr>
            </w:pPr>
            <w:r>
              <w:rPr>
                <w:i/>
                <w:sz w:val="24"/>
              </w:rPr>
              <w:t>Женский род</w:t>
            </w:r>
          </w:p>
          <w:p>
            <w:pPr>
              <w:pStyle w:val="Normal1"/>
              <w:spacing w:lineRule="auto" w:line="240"/>
              <w:rPr>
                <w:sz w:val="24"/>
              </w:rPr>
            </w:pPr>
            <w:r>
              <w:rPr>
                <w:sz w:val="24"/>
              </w:rPr>
              <w:t>Те же суффиксы,</w:t>
            </w:r>
          </w:p>
          <w:p>
            <w:pPr>
              <w:pStyle w:val="Normal1"/>
              <w:spacing w:lineRule="auto" w:line="240"/>
              <w:rPr>
                <w:sz w:val="24"/>
              </w:rPr>
            </w:pPr>
            <w:r>
              <w:rPr>
                <w:sz w:val="24"/>
              </w:rPr>
              <w:t>но вместо конечного</w:t>
            </w:r>
          </w:p>
          <w:p>
            <w:pPr>
              <w:pStyle w:val="Normal1"/>
              <w:spacing w:lineRule="auto" w:line="240"/>
              <w:rPr>
                <w:sz w:val="24"/>
              </w:rPr>
            </w:pPr>
            <w:r>
              <w:rPr>
                <w:b/>
                <w:sz w:val="24"/>
              </w:rPr>
              <w:t>о</w:t>
            </w:r>
            <w:r>
              <w:rPr>
                <w:sz w:val="24"/>
              </w:rPr>
              <w:t xml:space="preserve"> ставится </w:t>
            </w:r>
            <w:r>
              <w:rPr>
                <w:b/>
                <w:sz w:val="24"/>
              </w:rPr>
              <w:t>а</w:t>
            </w:r>
          </w:p>
          <w:p>
            <w:pPr>
              <w:pStyle w:val="Normal1"/>
              <w:spacing w:lineRule="auto" w:line="240"/>
              <w:rPr/>
            </w:pPr>
            <w:r>
              <w:rPr>
                <w:sz w:val="24"/>
              </w:rPr>
              <w:t>(-</w:t>
            </w:r>
            <w:r>
              <w:rPr>
                <w:b/>
                <w:bCs/>
                <w:sz w:val="24"/>
              </w:rPr>
              <w:t>al</w:t>
            </w:r>
            <w:r>
              <w:rPr>
                <w:sz w:val="24"/>
              </w:rPr>
              <w:t xml:space="preserve"> и -</w:t>
            </w:r>
            <w:r>
              <w:rPr>
                <w:b/>
                <w:bCs/>
                <w:sz w:val="24"/>
              </w:rPr>
              <w:t>ar</w:t>
            </w:r>
            <w:r>
              <w:rPr>
                <w:sz w:val="24"/>
              </w:rPr>
              <w:t xml:space="preserve"> остаются без изменений)</w:t>
            </w:r>
          </w:p>
          <w:p>
            <w:pPr>
              <w:pStyle w:val="Normal1"/>
              <w:rPr>
                <w:sz w:val="24"/>
              </w:rPr>
            </w:pPr>
            <w:r>
              <w:rPr>
                <w:sz w:val="24"/>
              </w:rPr>
            </w:r>
          </w:p>
        </w:tc>
        <w:tc>
          <w:tcPr>
            <w:tcW w:w="2268"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rPr>
                <w:sz w:val="24"/>
                <w:lang w:val="en-US"/>
              </w:rPr>
            </w:pPr>
            <w:r>
              <w:rPr>
                <w:sz w:val="24"/>
                <w:lang w:val="en-US"/>
              </w:rPr>
            </w:r>
          </w:p>
        </w:tc>
        <w:tc>
          <w:tcPr>
            <w:tcW w:w="1843" w:type="dxa"/>
            <w:vMerge w:val="restart"/>
            <w:tcBorders>
              <w:start w:val="single" w:sz="6" w:space="0" w:color="000000"/>
              <w:end w:val="single" w:sz="6" w:space="0" w:color="000000"/>
            </w:tcBorders>
          </w:tcPr>
          <w:p>
            <w:pPr>
              <w:pStyle w:val="Normal1"/>
              <w:spacing w:lineRule="auto" w:line="240"/>
              <w:rPr>
                <w:sz w:val="24"/>
                <w:lang w:val="en-US"/>
              </w:rPr>
            </w:pPr>
            <w:r>
              <w:rPr>
                <w:sz w:val="24"/>
                <w:lang w:val="en-US"/>
              </w:rPr>
              <w:t>vill</w:t>
            </w:r>
            <w:r>
              <w:rPr>
                <w:b/>
                <w:bCs/>
                <w:sz w:val="24"/>
                <w:lang w:val="en-US"/>
              </w:rPr>
              <w:t>ana</w:t>
            </w:r>
          </w:p>
          <w:p>
            <w:pPr>
              <w:pStyle w:val="Normal1"/>
              <w:spacing w:lineRule="auto" w:line="240"/>
              <w:rPr>
                <w:sz w:val="24"/>
                <w:lang w:val="en-US"/>
              </w:rPr>
            </w:pPr>
            <w:r>
              <w:rPr>
                <w:sz w:val="24"/>
                <w:lang w:val="en-US"/>
              </w:rPr>
              <w:t>verdad</w:t>
            </w:r>
            <w:r>
              <w:rPr>
                <w:b/>
                <w:bCs/>
                <w:sz w:val="24"/>
                <w:lang w:val="en-US"/>
              </w:rPr>
              <w:t>era</w:t>
            </w:r>
          </w:p>
          <w:p>
            <w:pPr>
              <w:pStyle w:val="Normal1"/>
              <w:spacing w:lineRule="auto" w:line="240"/>
              <w:rPr>
                <w:sz w:val="24"/>
                <w:lang w:val="en-US"/>
              </w:rPr>
            </w:pPr>
            <w:r>
              <w:rPr>
                <w:sz w:val="24"/>
                <w:lang w:val="en-US"/>
              </w:rPr>
              <w:t>camaval</w:t>
            </w:r>
            <w:r>
              <w:rPr>
                <w:b/>
                <w:bCs/>
                <w:sz w:val="24"/>
                <w:lang w:val="en-US"/>
              </w:rPr>
              <w:t>esca</w:t>
            </w:r>
          </w:p>
          <w:p>
            <w:pPr>
              <w:pStyle w:val="Normal1"/>
              <w:spacing w:lineRule="auto" w:line="240"/>
              <w:rPr/>
            </w:pPr>
            <w:r>
              <w:rPr>
                <w:sz w:val="24"/>
                <w:lang w:val="en-US"/>
              </w:rPr>
              <w:t>serran</w:t>
            </w:r>
            <w:r>
              <w:rPr>
                <w:b/>
                <w:bCs/>
                <w:sz w:val="24"/>
                <w:lang w:val="en-US"/>
              </w:rPr>
              <w:t xml:space="preserve">iega </w:t>
            </w:r>
          </w:p>
          <w:p>
            <w:pPr>
              <w:pStyle w:val="Normal1"/>
              <w:spacing w:lineRule="auto" w:line="240"/>
              <w:rPr>
                <w:sz w:val="24"/>
                <w:lang w:val="en-US"/>
              </w:rPr>
            </w:pPr>
            <w:r>
              <w:rPr>
                <w:sz w:val="24"/>
                <w:lang w:val="en-US"/>
              </w:rPr>
              <w:t>brav</w:t>
            </w:r>
            <w:r>
              <w:rPr>
                <w:b/>
                <w:bCs/>
                <w:sz w:val="24"/>
                <w:lang w:val="en-US"/>
              </w:rPr>
              <w:t>ía</w:t>
            </w:r>
          </w:p>
          <w:p>
            <w:pPr>
              <w:pStyle w:val="Normal1"/>
              <w:spacing w:lineRule="auto" w:line="240"/>
              <w:rPr>
                <w:sz w:val="24"/>
                <w:lang w:val="en-US"/>
              </w:rPr>
            </w:pPr>
            <w:r>
              <w:rPr>
                <w:sz w:val="24"/>
                <w:lang w:val="en-US"/>
              </w:rPr>
              <w:t>perr</w:t>
            </w:r>
            <w:r>
              <w:rPr>
                <w:b/>
                <w:bCs/>
                <w:sz w:val="24"/>
                <w:lang w:val="en-US"/>
              </w:rPr>
              <w:t>una</w:t>
            </w:r>
          </w:p>
          <w:p>
            <w:pPr>
              <w:pStyle w:val="Normal1"/>
              <w:rPr>
                <w:sz w:val="24"/>
                <w:lang w:val="en-US"/>
              </w:rPr>
            </w:pPr>
            <w:r>
              <w:rPr>
                <w:sz w:val="24"/>
                <w:lang w:val="en-US"/>
              </w:rPr>
            </w:r>
          </w:p>
        </w:tc>
      </w:tr>
      <w:tr>
        <w:trPr>
          <w:trHeight w:val="180" w:hRule="exact"/>
        </w:trPr>
        <w:tc>
          <w:tcPr>
            <w:tcW w:w="2410"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r>
      <w:tr>
        <w:trPr>
          <w:trHeight w:val="534" w:hRule="exact"/>
        </w:trPr>
        <w:tc>
          <w:tcPr>
            <w:tcW w:w="2410" w:type="dxa"/>
            <w:tcBorders>
              <w:top w:val="single" w:sz="6" w:space="0" w:color="000000"/>
              <w:start w:val="single" w:sz="6" w:space="0" w:color="000000"/>
              <w:end w:val="single" w:sz="6" w:space="0" w:color="000000"/>
            </w:tcBorders>
          </w:tcPr>
          <w:p>
            <w:pPr>
              <w:pStyle w:val="Normal1"/>
              <w:spacing w:lineRule="auto" w:line="240"/>
              <w:rPr>
                <w:i/>
                <w:i/>
                <w:sz w:val="24"/>
                <w:lang w:val="en-US"/>
              </w:rPr>
            </w:pPr>
            <w:r>
              <w:rPr>
                <w:i/>
                <w:sz w:val="24"/>
              </w:rPr>
              <w:t>Женский</w:t>
            </w:r>
            <w:r>
              <w:rPr>
                <w:i/>
                <w:sz w:val="24"/>
                <w:lang w:val="en-US"/>
              </w:rPr>
              <w:t xml:space="preserve"> </w:t>
            </w:r>
            <w:r>
              <w:rPr>
                <w:i/>
                <w:sz w:val="24"/>
              </w:rPr>
              <w:t>род</w:t>
            </w:r>
          </w:p>
          <w:p>
            <w:pPr>
              <w:pStyle w:val="Normal1"/>
              <w:spacing w:lineRule="auto" w:line="240"/>
              <w:rPr>
                <w:i/>
                <w:i/>
                <w:sz w:val="24"/>
                <w:lang w:val="en-US"/>
              </w:rPr>
            </w:pPr>
            <w:r>
              <w:rPr>
                <w:i/>
                <w:sz w:val="24"/>
                <w:lang w:val="en-US"/>
              </w:rPr>
            </w:r>
          </w:p>
        </w:tc>
        <w:tc>
          <w:tcPr>
            <w:tcW w:w="2268"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r>
      <w:tr>
        <w:trPr>
          <w:trHeight w:val="555" w:hRule="exact"/>
        </w:trPr>
        <w:tc>
          <w:tcPr>
            <w:tcW w:w="2410" w:type="dxa"/>
            <w:tcBorders>
              <w:start w:val="single" w:sz="6" w:space="0" w:color="000000"/>
              <w:end w:val="single" w:sz="6" w:space="0" w:color="000000"/>
            </w:tcBorders>
          </w:tcPr>
          <w:p>
            <w:pPr>
              <w:pStyle w:val="Normal1"/>
              <w:spacing w:lineRule="auto" w:line="240"/>
              <w:rPr/>
            </w:pPr>
            <w:r>
              <w:rPr>
                <w:sz w:val="24"/>
                <w:lang w:val="en-US"/>
              </w:rPr>
              <w:t>-</w:t>
            </w:r>
            <w:r>
              <w:rPr>
                <w:b/>
                <w:sz w:val="24"/>
                <w:lang w:val="en-US"/>
              </w:rPr>
              <w:t>dad (-edad,                  -idad), -ía</w:t>
            </w:r>
          </w:p>
          <w:p>
            <w:pPr>
              <w:pStyle w:val="Normal1"/>
              <w:spacing w:lineRule="auto" w:line="240"/>
              <w:rPr>
                <w:b/>
                <w:sz w:val="24"/>
                <w:lang w:val="en-US"/>
              </w:rPr>
            </w:pPr>
            <w:r>
              <w:rPr>
                <w:b/>
                <w:sz w:val="24"/>
                <w:lang w:val="en-US"/>
              </w:rPr>
            </w:r>
          </w:p>
        </w:tc>
        <w:tc>
          <w:tcPr>
            <w:tcW w:w="2268" w:type="dxa"/>
            <w:tcBorders>
              <w:start w:val="single" w:sz="6" w:space="0" w:color="000000"/>
              <w:end w:val="single" w:sz="6" w:space="0" w:color="000000"/>
            </w:tcBorders>
          </w:tcPr>
          <w:p>
            <w:pPr>
              <w:pStyle w:val="Normal1"/>
              <w:spacing w:lineRule="auto" w:line="240"/>
              <w:rPr>
                <w:sz w:val="24"/>
              </w:rPr>
            </w:pPr>
            <w:r>
              <w:rPr>
                <w:sz w:val="24"/>
              </w:rPr>
              <w:t>Качество, свойство,</w:t>
            </w:r>
          </w:p>
          <w:p>
            <w:pPr>
              <w:pStyle w:val="Normal1"/>
              <w:spacing w:lineRule="auto" w:line="240"/>
              <w:rPr>
                <w:sz w:val="24"/>
              </w:rPr>
            </w:pPr>
            <w:r>
              <w:rPr>
                <w:sz w:val="24"/>
              </w:rPr>
              <w:t>состояние</w:t>
            </w:r>
          </w:p>
          <w:p>
            <w:pPr>
              <w:pStyle w:val="Normal1"/>
              <w:spacing w:lineRule="auto" w:line="240"/>
              <w:rPr>
                <w:sz w:val="24"/>
              </w:rPr>
            </w:pPr>
            <w:r>
              <w:rPr>
                <w:sz w:val="24"/>
              </w:rPr>
            </w:r>
          </w:p>
        </w:tc>
        <w:tc>
          <w:tcPr>
            <w:tcW w:w="2126" w:type="dxa"/>
            <w:tcBorders>
              <w:start w:val="single" w:sz="6" w:space="0" w:color="000000"/>
              <w:end w:val="single" w:sz="6" w:space="0" w:color="000000"/>
            </w:tcBorders>
          </w:tcPr>
          <w:p>
            <w:pPr>
              <w:pStyle w:val="Normal1"/>
              <w:spacing w:lineRule="auto" w:line="240"/>
              <w:rPr>
                <w:sz w:val="24"/>
              </w:rPr>
            </w:pPr>
            <w:r>
              <w:rPr>
                <w:sz w:val="24"/>
              </w:rPr>
              <w:t>Прилага</w:t>
              <w:softHyphen/>
              <w:t>тельное</w:t>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pacing w:lineRule="auto" w:line="240"/>
              <w:rPr>
                <w:sz w:val="24"/>
                <w:lang w:val="en-US"/>
              </w:rPr>
            </w:pPr>
            <w:r>
              <w:rPr>
                <w:sz w:val="24"/>
              </w:rPr>
              <w:t>Существи</w:t>
            </w:r>
            <w:r>
              <w:rPr>
                <w:sz w:val="24"/>
                <w:lang w:val="en-US"/>
              </w:rPr>
              <w:softHyphen/>
            </w:r>
            <w:r>
              <w:rPr>
                <w:sz w:val="24"/>
              </w:rPr>
              <w:t>тельное</w:t>
            </w:r>
          </w:p>
          <w:p>
            <w:pPr>
              <w:pStyle w:val="Normal1"/>
              <w:spacing w:lineRule="auto" w:line="240"/>
              <w:rPr>
                <w:sz w:val="24"/>
                <w:lang w:val="en-US"/>
              </w:rPr>
            </w:pPr>
            <w:r>
              <w:rPr>
                <w:sz w:val="24"/>
                <w:lang w:val="en-US"/>
              </w:rPr>
            </w:r>
          </w:p>
        </w:tc>
        <w:tc>
          <w:tcPr>
            <w:tcW w:w="1843" w:type="dxa"/>
            <w:vMerge w:val="restart"/>
            <w:tcBorders>
              <w:start w:val="single" w:sz="6" w:space="0" w:color="000000"/>
              <w:end w:val="single" w:sz="6" w:space="0" w:color="000000"/>
            </w:tcBorders>
          </w:tcPr>
          <w:p>
            <w:pPr>
              <w:pStyle w:val="Normal1"/>
              <w:spacing w:lineRule="auto" w:line="240"/>
              <w:rPr>
                <w:sz w:val="24"/>
                <w:lang w:val="en-US"/>
              </w:rPr>
            </w:pPr>
            <w:r>
              <w:rPr>
                <w:sz w:val="24"/>
                <w:lang w:val="en-US"/>
              </w:rPr>
              <w:t>livian</w:t>
            </w:r>
            <w:r>
              <w:rPr>
                <w:b/>
                <w:bCs/>
                <w:sz w:val="24"/>
                <w:lang w:val="en-US"/>
              </w:rPr>
              <w:t xml:space="preserve">dad </w:t>
            </w:r>
            <w:r>
              <w:rPr>
                <w:sz w:val="24"/>
                <w:lang w:val="en-US"/>
              </w:rPr>
              <w:t>comodi</w:t>
            </w:r>
            <w:r>
              <w:rPr>
                <w:b/>
                <w:bCs/>
                <w:sz w:val="24"/>
                <w:lang w:val="en-US"/>
              </w:rPr>
              <w:t>dad</w:t>
            </w:r>
          </w:p>
          <w:p>
            <w:pPr>
              <w:pStyle w:val="Normal1"/>
              <w:spacing w:lineRule="auto" w:line="240"/>
              <w:rPr>
                <w:sz w:val="24"/>
                <w:lang w:val="en-US"/>
              </w:rPr>
            </w:pPr>
            <w:r>
              <w:rPr>
                <w:sz w:val="24"/>
                <w:lang w:val="en-US"/>
              </w:rPr>
              <w:t>false</w:t>
            </w:r>
            <w:r>
              <w:rPr>
                <w:b/>
                <w:bCs/>
                <w:sz w:val="24"/>
                <w:lang w:val="en-US"/>
              </w:rPr>
              <w:t>dad</w:t>
            </w:r>
          </w:p>
          <w:p>
            <w:pPr>
              <w:pStyle w:val="Normal1"/>
              <w:spacing w:lineRule="auto" w:line="240"/>
              <w:rPr>
                <w:sz w:val="24"/>
              </w:rPr>
            </w:pPr>
            <w:r>
              <w:rPr>
                <w:sz w:val="24"/>
                <w:lang w:val="en-US"/>
              </w:rPr>
              <w:t>cobard</w:t>
            </w:r>
            <w:r>
              <w:rPr>
                <w:b/>
                <w:bCs/>
                <w:sz w:val="24"/>
              </w:rPr>
              <w:t>í</w:t>
            </w:r>
            <w:r>
              <w:rPr>
                <w:b/>
                <w:bCs/>
                <w:sz w:val="24"/>
                <w:lang w:val="en-US"/>
              </w:rPr>
              <w:t>a</w:t>
            </w:r>
          </w:p>
          <w:p>
            <w:pPr>
              <w:pStyle w:val="Normal1"/>
              <w:spacing w:lineRule="auto" w:line="240"/>
              <w:rPr>
                <w:sz w:val="24"/>
              </w:rPr>
            </w:pPr>
            <w:r>
              <w:rPr>
                <w:sz w:val="24"/>
                <w:lang w:val="en-US"/>
              </w:rPr>
              <w:t>valent</w:t>
            </w:r>
            <w:r>
              <w:rPr>
                <w:b/>
                <w:bCs/>
                <w:sz w:val="24"/>
              </w:rPr>
              <w:t>í</w:t>
            </w:r>
            <w:r>
              <w:rPr>
                <w:b/>
                <w:bCs/>
                <w:sz w:val="24"/>
                <w:lang w:val="en-US"/>
              </w:rPr>
              <w:t>a</w:t>
            </w:r>
          </w:p>
          <w:p>
            <w:pPr>
              <w:pStyle w:val="Normal1"/>
              <w:rPr>
                <w:sz w:val="24"/>
              </w:rPr>
            </w:pPr>
            <w:r>
              <w:rPr>
                <w:sz w:val="24"/>
              </w:rPr>
            </w:r>
          </w:p>
        </w:tc>
      </w:tr>
      <w:tr>
        <w:trPr>
          <w:trHeight w:val="20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tcBorders>
              <w:start w:val="single" w:sz="6" w:space="0" w:color="000000"/>
              <w:end w:val="single" w:sz="6" w:space="0" w:color="000000"/>
            </w:tcBorders>
          </w:tcPr>
          <w:p>
            <w:pPr>
              <w:pStyle w:val="Normal1"/>
              <w:snapToGrid w:val="false"/>
              <w:spacing w:lineRule="auto" w:line="240"/>
              <w:rPr>
                <w:sz w:val="24"/>
              </w:rPr>
            </w:pPr>
            <w:r>
              <w:rPr>
                <w:sz w:val="24"/>
              </w:rPr>
            </w:r>
          </w:p>
        </w:tc>
        <w:tc>
          <w:tcPr>
            <w:tcW w:w="2126"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200"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6"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441" w:hRule="exact"/>
        </w:trPr>
        <w:tc>
          <w:tcPr>
            <w:tcW w:w="2410"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6"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spacing w:lineRule="auto" w:line="240"/>
              <w:rPr>
                <w:sz w:val="24"/>
              </w:rPr>
            </w:pPr>
            <w:r>
              <w:rPr>
                <w:sz w:val="24"/>
              </w:rPr>
            </w:r>
          </w:p>
        </w:tc>
      </w:tr>
      <w:tr>
        <w:trPr>
          <w:trHeight w:val="307" w:hRule="exact"/>
        </w:trPr>
        <w:tc>
          <w:tcPr>
            <w:tcW w:w="2410" w:type="dxa"/>
            <w:tcBorders>
              <w:top w:val="single" w:sz="6" w:space="0" w:color="000000"/>
              <w:start w:val="single" w:sz="6" w:space="0" w:color="000000"/>
              <w:end w:val="single" w:sz="6" w:space="0" w:color="000000"/>
            </w:tcBorders>
          </w:tcPr>
          <w:p>
            <w:pPr>
              <w:pStyle w:val="Normal1"/>
              <w:spacing w:lineRule="auto" w:line="240"/>
              <w:rPr>
                <w:i/>
                <w:i/>
                <w:sz w:val="24"/>
              </w:rPr>
            </w:pPr>
            <w:r>
              <w:rPr>
                <w:i/>
                <w:sz w:val="24"/>
              </w:rPr>
              <w:t>Мужской род</w:t>
            </w:r>
          </w:p>
          <w:p>
            <w:pPr>
              <w:pStyle w:val="Normal1"/>
              <w:spacing w:lineRule="auto" w:line="240"/>
              <w:rPr>
                <w:i/>
                <w:i/>
                <w:sz w:val="24"/>
              </w:rPr>
            </w:pPr>
            <w:r>
              <w:rPr>
                <w:i/>
                <w:sz w:val="24"/>
              </w:rPr>
            </w:r>
          </w:p>
        </w:tc>
        <w:tc>
          <w:tcPr>
            <w:tcW w:w="2268"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6"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40" w:hRule="exact"/>
        </w:trPr>
        <w:tc>
          <w:tcPr>
            <w:tcW w:w="2410" w:type="dxa"/>
            <w:vMerge w:val="restart"/>
            <w:tcBorders>
              <w:start w:val="single" w:sz="6" w:space="0" w:color="000000"/>
              <w:end w:val="single" w:sz="6" w:space="0" w:color="000000"/>
            </w:tcBorders>
          </w:tcPr>
          <w:p>
            <w:pPr>
              <w:pStyle w:val="Normal1"/>
              <w:spacing w:lineRule="auto" w:line="240"/>
              <w:rPr/>
            </w:pPr>
            <w:r>
              <w:rPr>
                <w:sz w:val="24"/>
                <w:lang w:val="en-US"/>
              </w:rPr>
              <w:t>-</w:t>
            </w:r>
            <w:r>
              <w:rPr>
                <w:b/>
                <w:sz w:val="24"/>
                <w:lang w:val="en-US"/>
              </w:rPr>
              <w:t>iento, -ivo, -izo,</w:t>
            </w:r>
          </w:p>
          <w:p>
            <w:pPr>
              <w:pStyle w:val="Normal1"/>
              <w:spacing w:lineRule="auto" w:line="240"/>
              <w:rPr>
                <w:sz w:val="24"/>
              </w:rPr>
            </w:pPr>
            <w:r>
              <w:rPr>
                <w:b/>
                <w:sz w:val="24"/>
              </w:rPr>
              <w:t>-</w:t>
            </w:r>
            <w:r>
              <w:rPr>
                <w:b/>
                <w:sz w:val="24"/>
                <w:lang w:val="en-US"/>
              </w:rPr>
              <w:t>oso</w:t>
            </w:r>
          </w:p>
          <w:p>
            <w:pPr>
              <w:pStyle w:val="Normal1"/>
              <w:rPr>
                <w:sz w:val="24"/>
              </w:rPr>
            </w:pPr>
            <w:r>
              <w:rPr>
                <w:sz w:val="24"/>
              </w:rPr>
            </w:r>
          </w:p>
        </w:tc>
        <w:tc>
          <w:tcPr>
            <w:tcW w:w="2268" w:type="dxa"/>
            <w:vMerge w:val="restart"/>
            <w:tcBorders>
              <w:start w:val="single" w:sz="6" w:space="0" w:color="000000"/>
              <w:end w:val="single" w:sz="6" w:space="0" w:color="000000"/>
            </w:tcBorders>
          </w:tcPr>
          <w:p>
            <w:pPr>
              <w:pStyle w:val="Normal1"/>
              <w:spacing w:lineRule="auto" w:line="240"/>
              <w:rPr>
                <w:sz w:val="24"/>
              </w:rPr>
            </w:pPr>
            <w:r>
              <w:rPr>
                <w:sz w:val="24"/>
              </w:rPr>
              <w:t>Принадлежность,</w:t>
            </w:r>
          </w:p>
          <w:p>
            <w:pPr>
              <w:pStyle w:val="Normal1"/>
              <w:spacing w:lineRule="auto" w:line="240"/>
              <w:rPr>
                <w:sz w:val="24"/>
              </w:rPr>
            </w:pPr>
            <w:r>
              <w:rPr>
                <w:sz w:val="24"/>
              </w:rPr>
              <w:t>склонность, пригодность к чему-либо, особенность чего-либо, высокая степень обладания каким-либо качеством</w:t>
            </w:r>
          </w:p>
          <w:p>
            <w:pPr>
              <w:pStyle w:val="Normal1"/>
              <w:spacing w:lineRule="auto" w:line="240"/>
              <w:rPr>
                <w:sz w:val="24"/>
              </w:rPr>
            </w:pPr>
            <w:r>
              <w:rPr>
                <w:sz w:val="24"/>
              </w:rPr>
            </w:r>
          </w:p>
          <w:p>
            <w:pPr>
              <w:pStyle w:val="Normal1"/>
              <w:spacing w:lineRule="auto" w:line="240"/>
              <w:rPr>
                <w:sz w:val="24"/>
              </w:rPr>
            </w:pPr>
            <w:r>
              <w:rPr>
                <w:sz w:val="24"/>
              </w:rPr>
            </w:r>
          </w:p>
          <w:p>
            <w:pPr>
              <w:pStyle w:val="Normal1"/>
              <w:rPr>
                <w:sz w:val="24"/>
              </w:rPr>
            </w:pPr>
            <w:r>
              <w:rPr>
                <w:sz w:val="24"/>
              </w:rPr>
            </w:r>
          </w:p>
        </w:tc>
        <w:tc>
          <w:tcPr>
            <w:tcW w:w="2126" w:type="dxa"/>
            <w:tcBorders>
              <w:start w:val="single" w:sz="6" w:space="0" w:color="000000"/>
              <w:end w:val="single" w:sz="6" w:space="0" w:color="000000"/>
            </w:tcBorders>
          </w:tcPr>
          <w:p>
            <w:pPr>
              <w:pStyle w:val="Normal1"/>
              <w:spacing w:lineRule="auto" w:line="240"/>
              <w:rPr>
                <w:sz w:val="24"/>
              </w:rPr>
            </w:pPr>
            <w:r>
              <w:rPr>
                <w:sz w:val="24"/>
              </w:rPr>
              <w:t>Существительное</w:t>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pacing w:lineRule="auto" w:line="240"/>
              <w:rPr>
                <w:sz w:val="24"/>
              </w:rPr>
            </w:pPr>
            <w:r>
              <w:rPr>
                <w:sz w:val="24"/>
              </w:rPr>
              <w:t>Прилагательное</w:t>
            </w:r>
          </w:p>
          <w:p>
            <w:pPr>
              <w:pStyle w:val="Normal1"/>
              <w:spacing w:lineRule="auto" w:line="240"/>
              <w:rPr>
                <w:sz w:val="24"/>
              </w:rPr>
            </w:pPr>
            <w:r>
              <w:rPr>
                <w:sz w:val="24"/>
              </w:rPr>
            </w:r>
          </w:p>
          <w:p>
            <w:pPr>
              <w:pStyle w:val="Normal1"/>
              <w:spacing w:lineRule="auto" w:line="240"/>
              <w:rPr>
                <w:sz w:val="24"/>
              </w:rPr>
            </w:pPr>
            <w:r>
              <w:rPr>
                <w:sz w:val="24"/>
              </w:rPr>
            </w:r>
          </w:p>
        </w:tc>
        <w:tc>
          <w:tcPr>
            <w:tcW w:w="1843" w:type="dxa"/>
            <w:vMerge w:val="restart"/>
            <w:tcBorders>
              <w:start w:val="single" w:sz="6" w:space="0" w:color="000000"/>
              <w:end w:val="single" w:sz="6" w:space="0" w:color="000000"/>
            </w:tcBorders>
          </w:tcPr>
          <w:p>
            <w:pPr>
              <w:pStyle w:val="Normal1"/>
              <w:spacing w:lineRule="auto" w:line="240"/>
              <w:rPr>
                <w:sz w:val="24"/>
              </w:rPr>
            </w:pPr>
            <w:r>
              <w:rPr>
                <w:sz w:val="24"/>
                <w:lang w:val="en-US"/>
              </w:rPr>
              <w:t>gras</w:t>
            </w:r>
            <w:r>
              <w:rPr>
                <w:b/>
                <w:bCs/>
                <w:sz w:val="24"/>
                <w:lang w:val="en-US"/>
              </w:rPr>
              <w:t>íento</w:t>
            </w:r>
          </w:p>
          <w:p>
            <w:pPr>
              <w:pStyle w:val="Normal1"/>
              <w:spacing w:lineRule="auto" w:line="240"/>
              <w:rPr>
                <w:sz w:val="24"/>
              </w:rPr>
            </w:pPr>
            <w:r>
              <w:rPr>
                <w:sz w:val="24"/>
                <w:lang w:val="en-US"/>
              </w:rPr>
              <w:t>fest</w:t>
            </w:r>
            <w:r>
              <w:rPr>
                <w:b/>
                <w:bCs/>
                <w:sz w:val="24"/>
                <w:lang w:val="en-US"/>
              </w:rPr>
              <w:t>ivo</w:t>
            </w:r>
          </w:p>
          <w:p>
            <w:pPr>
              <w:pStyle w:val="Normal1"/>
              <w:spacing w:lineRule="auto" w:line="240"/>
              <w:rPr>
                <w:sz w:val="24"/>
              </w:rPr>
            </w:pPr>
            <w:r>
              <w:rPr>
                <w:sz w:val="24"/>
                <w:lang w:val="en-US"/>
              </w:rPr>
              <w:t>invern</w:t>
            </w:r>
            <w:r>
              <w:rPr>
                <w:b/>
                <w:bCs/>
                <w:sz w:val="24"/>
                <w:lang w:val="en-US"/>
              </w:rPr>
              <w:t>izo</w:t>
            </w:r>
          </w:p>
          <w:p>
            <w:pPr>
              <w:pStyle w:val="Normal1"/>
              <w:spacing w:lineRule="auto" w:line="240"/>
              <w:rPr>
                <w:sz w:val="24"/>
              </w:rPr>
            </w:pPr>
            <w:r>
              <w:rPr>
                <w:sz w:val="24"/>
                <w:lang w:val="en-US"/>
              </w:rPr>
              <w:t>aceit</w:t>
            </w:r>
            <w:r>
              <w:rPr>
                <w:b/>
                <w:bCs/>
                <w:sz w:val="24"/>
                <w:lang w:val="en-US"/>
              </w:rPr>
              <w:t>oso</w:t>
            </w:r>
          </w:p>
          <w:p>
            <w:pPr>
              <w:pStyle w:val="Normal1"/>
              <w:rPr>
                <w:sz w:val="24"/>
              </w:rPr>
            </w:pPr>
            <w:r>
              <w:rPr>
                <w:sz w:val="24"/>
              </w:rPr>
            </w:r>
          </w:p>
        </w:tc>
      </w:tr>
      <w:tr>
        <w:trPr>
          <w:trHeight w:val="300" w:hRule="exact"/>
        </w:trPr>
        <w:tc>
          <w:tcPr>
            <w:tcW w:w="2410" w:type="dxa"/>
            <w:vMerge w:val="continue"/>
            <w:tcBorders>
              <w:start w:val="single" w:sz="6" w:space="0" w:color="000000"/>
              <w:end w:val="single" w:sz="6" w:space="0" w:color="000000"/>
            </w:tcBorders>
          </w:tcPr>
          <w:p>
            <w:pPr>
              <w:pStyle w:val="Normal1"/>
              <w:snapToGrid w:val="false"/>
              <w:spacing w:lineRule="auto" w:line="240"/>
              <w:rPr>
                <w:sz w:val="24"/>
              </w:rPr>
            </w:pPr>
            <w:r>
              <w:rPr>
                <w:sz w:val="24"/>
              </w:rPr>
            </w:r>
          </w:p>
        </w:tc>
        <w:tc>
          <w:tcPr>
            <w:tcW w:w="2268" w:type="dxa"/>
            <w:vMerge w:val="continue"/>
            <w:tcBorders>
              <w:start w:val="single" w:sz="6" w:space="0" w:color="000000"/>
              <w:end w:val="single" w:sz="6" w:space="0" w:color="000000"/>
            </w:tcBorders>
          </w:tcPr>
          <w:p>
            <w:pPr>
              <w:pStyle w:val="Normal1"/>
              <w:snapToGrid w:val="false"/>
              <w:rPr>
                <w:sz w:val="24"/>
              </w:rPr>
            </w:pPr>
            <w:r>
              <w:rPr>
                <w:sz w:val="24"/>
              </w:rPr>
            </w:r>
          </w:p>
        </w:tc>
        <w:tc>
          <w:tcPr>
            <w:tcW w:w="2126"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16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vMerge w:val="continue"/>
            <w:tcBorders>
              <w:start w:val="single" w:sz="6" w:space="0" w:color="000000"/>
              <w:end w:val="single" w:sz="6" w:space="0" w:color="000000"/>
            </w:tcBorders>
          </w:tcPr>
          <w:p>
            <w:pPr>
              <w:pStyle w:val="Normal1"/>
              <w:snapToGrid w:val="false"/>
              <w:rPr>
                <w:sz w:val="24"/>
              </w:rPr>
            </w:pPr>
            <w:r>
              <w:rPr>
                <w:sz w:val="24"/>
              </w:rPr>
            </w:r>
          </w:p>
        </w:tc>
        <w:tc>
          <w:tcPr>
            <w:tcW w:w="2126"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rPr>
            </w:pPr>
            <w:r>
              <w:rPr>
                <w:sz w:val="24"/>
              </w:rPr>
            </w:r>
          </w:p>
        </w:tc>
      </w:tr>
      <w:tr>
        <w:trPr>
          <w:trHeight w:val="562"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vMerge w:val="continue"/>
            <w:tcBorders>
              <w:start w:val="single" w:sz="6" w:space="0" w:color="000000"/>
              <w:end w:val="single" w:sz="6" w:space="0" w:color="000000"/>
            </w:tcBorders>
          </w:tcPr>
          <w:p>
            <w:pPr>
              <w:pStyle w:val="Normal1"/>
              <w:snapToGrid w:val="false"/>
              <w:rPr>
                <w:sz w:val="24"/>
              </w:rPr>
            </w:pPr>
            <w:r>
              <w:rPr>
                <w:sz w:val="24"/>
              </w:rPr>
            </w:r>
          </w:p>
        </w:tc>
        <w:tc>
          <w:tcPr>
            <w:tcW w:w="2126"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spacing w:lineRule="auto" w:line="240"/>
              <w:rPr>
                <w:sz w:val="24"/>
              </w:rPr>
            </w:pPr>
            <w:r>
              <w:rPr>
                <w:sz w:val="24"/>
              </w:rPr>
            </w:r>
          </w:p>
        </w:tc>
      </w:tr>
      <w:tr>
        <w:trPr>
          <w:trHeight w:val="408" w:hRule="exact"/>
        </w:trPr>
        <w:tc>
          <w:tcPr>
            <w:tcW w:w="2410" w:type="dxa"/>
            <w:tcBorders>
              <w:start w:val="single" w:sz="6" w:space="0" w:color="000000"/>
              <w:end w:val="single" w:sz="6" w:space="0" w:color="000000"/>
            </w:tcBorders>
          </w:tcPr>
          <w:p>
            <w:pPr>
              <w:pStyle w:val="Normal1"/>
              <w:spacing w:lineRule="auto" w:line="240"/>
              <w:rPr>
                <w:i/>
                <w:i/>
                <w:sz w:val="24"/>
              </w:rPr>
            </w:pPr>
            <w:r>
              <w:rPr>
                <w:i/>
                <w:sz w:val="24"/>
              </w:rPr>
              <w:t>Женский род</w:t>
            </w:r>
          </w:p>
          <w:p>
            <w:pPr>
              <w:pStyle w:val="Normal1"/>
              <w:spacing w:lineRule="auto" w:line="240"/>
              <w:rPr>
                <w:i/>
                <w:i/>
                <w:sz w:val="24"/>
              </w:rPr>
            </w:pPr>
            <w:r>
              <w:rPr>
                <w:i/>
                <w:sz w:val="24"/>
              </w:rPr>
            </w:r>
          </w:p>
        </w:tc>
        <w:tc>
          <w:tcPr>
            <w:tcW w:w="2268" w:type="dxa"/>
            <w:vMerge w:val="continue"/>
            <w:tcBorders>
              <w:start w:val="single" w:sz="6" w:space="0" w:color="000000"/>
              <w:end w:val="single" w:sz="6" w:space="0" w:color="000000"/>
            </w:tcBorders>
          </w:tcPr>
          <w:p>
            <w:pPr>
              <w:pStyle w:val="Normal1"/>
              <w:snapToGrid w:val="false"/>
              <w:rPr>
                <w:sz w:val="24"/>
              </w:rPr>
            </w:pPr>
            <w:r>
              <w:rPr>
                <w:sz w:val="24"/>
              </w:rPr>
            </w:r>
          </w:p>
        </w:tc>
        <w:tc>
          <w:tcPr>
            <w:tcW w:w="2126"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420" w:hRule="exact"/>
        </w:trPr>
        <w:tc>
          <w:tcPr>
            <w:tcW w:w="2410" w:type="dxa"/>
            <w:vMerge w:val="restart"/>
            <w:tcBorders>
              <w:start w:val="single" w:sz="6" w:space="0" w:color="000000"/>
              <w:end w:val="single" w:sz="6" w:space="0" w:color="000000"/>
            </w:tcBorders>
          </w:tcPr>
          <w:p>
            <w:pPr>
              <w:pStyle w:val="Normal1"/>
              <w:spacing w:lineRule="auto" w:line="240"/>
              <w:rPr>
                <w:sz w:val="24"/>
              </w:rPr>
            </w:pPr>
            <w:r>
              <w:rPr>
                <w:sz w:val="24"/>
              </w:rPr>
              <w:t>Те же суффиксы, но вместо конечного</w:t>
            </w:r>
          </w:p>
          <w:p>
            <w:pPr>
              <w:pStyle w:val="Normal1"/>
              <w:spacing w:lineRule="auto" w:line="240"/>
              <w:rPr>
                <w:sz w:val="24"/>
              </w:rPr>
            </w:pPr>
            <w:r>
              <w:rPr>
                <w:b/>
                <w:sz w:val="24"/>
              </w:rPr>
              <w:t>о</w:t>
            </w:r>
            <w:r>
              <w:rPr>
                <w:sz w:val="24"/>
              </w:rPr>
              <w:t xml:space="preserve"> ставится </w:t>
            </w:r>
            <w:r>
              <w:rPr>
                <w:b/>
                <w:sz w:val="24"/>
              </w:rPr>
              <w:t>а</w:t>
            </w:r>
          </w:p>
          <w:p>
            <w:pPr>
              <w:pStyle w:val="Normal1"/>
              <w:spacing w:lineRule="auto" w:line="240"/>
              <w:rPr>
                <w:sz w:val="24"/>
              </w:rPr>
            </w:pPr>
            <w:r>
              <w:rPr>
                <w:sz w:val="24"/>
              </w:rPr>
            </w:r>
          </w:p>
          <w:p>
            <w:pPr>
              <w:pStyle w:val="Normal1"/>
              <w:spacing w:lineRule="auto" w:line="240"/>
              <w:rPr>
                <w:sz w:val="24"/>
              </w:rPr>
            </w:pPr>
            <w:r>
              <w:rPr>
                <w:sz w:val="24"/>
              </w:rPr>
            </w:r>
          </w:p>
          <w:p>
            <w:pPr>
              <w:pStyle w:val="Normal1"/>
              <w:rPr>
                <w:sz w:val="24"/>
              </w:rPr>
            </w:pPr>
            <w:r>
              <w:rPr>
                <w:sz w:val="24"/>
              </w:rPr>
            </w:r>
          </w:p>
        </w:tc>
        <w:tc>
          <w:tcPr>
            <w:tcW w:w="2268" w:type="dxa"/>
            <w:vMerge w:val="continue"/>
            <w:tcBorders>
              <w:start w:val="single" w:sz="6" w:space="0" w:color="000000"/>
              <w:end w:val="single" w:sz="6" w:space="0" w:color="000000"/>
            </w:tcBorders>
          </w:tcPr>
          <w:p>
            <w:pPr>
              <w:pStyle w:val="Normal1"/>
              <w:snapToGrid w:val="false"/>
              <w:rPr>
                <w:sz w:val="24"/>
              </w:rPr>
            </w:pPr>
            <w:r>
              <w:rPr>
                <w:sz w:val="24"/>
              </w:rPr>
            </w:r>
          </w:p>
        </w:tc>
        <w:tc>
          <w:tcPr>
            <w:tcW w:w="2126" w:type="dxa"/>
            <w:tcBorders>
              <w:start w:val="single" w:sz="6" w:space="0" w:color="000000"/>
              <w:end w:val="single" w:sz="6" w:space="0" w:color="000000"/>
            </w:tcBorders>
          </w:tcPr>
          <w:p>
            <w:pPr>
              <w:pStyle w:val="Normal1"/>
              <w:spacing w:lineRule="auto" w:line="240"/>
              <w:rPr>
                <w:sz w:val="24"/>
              </w:rPr>
            </w:pPr>
            <w:r>
              <w:rPr>
                <w:sz w:val="24"/>
              </w:rPr>
              <w:t>»</w:t>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r>
          </w:p>
        </w:tc>
        <w:tc>
          <w:tcPr>
            <w:tcW w:w="1843" w:type="dxa"/>
            <w:vMerge w:val="restart"/>
            <w:tcBorders>
              <w:start w:val="single" w:sz="6" w:space="0" w:color="000000"/>
              <w:end w:val="single" w:sz="6" w:space="0" w:color="000000"/>
            </w:tcBorders>
          </w:tcPr>
          <w:p>
            <w:pPr>
              <w:pStyle w:val="Normal1"/>
              <w:spacing w:lineRule="auto" w:line="240"/>
              <w:rPr>
                <w:sz w:val="24"/>
                <w:lang w:val="en-US"/>
              </w:rPr>
            </w:pPr>
            <w:r>
              <w:rPr>
                <w:sz w:val="24"/>
                <w:lang w:val="en-US"/>
              </w:rPr>
              <w:t>polvor</w:t>
            </w:r>
            <w:r>
              <w:rPr>
                <w:b/>
                <w:bCs/>
                <w:sz w:val="24"/>
                <w:lang w:val="en-US"/>
              </w:rPr>
              <w:t>íenta</w:t>
            </w:r>
          </w:p>
          <w:p>
            <w:pPr>
              <w:pStyle w:val="Normal1"/>
              <w:spacing w:lineRule="auto" w:line="240"/>
              <w:rPr>
                <w:sz w:val="24"/>
                <w:lang w:val="en-US"/>
              </w:rPr>
            </w:pPr>
            <w:r>
              <w:rPr>
                <w:sz w:val="24"/>
                <w:lang w:val="en-US"/>
              </w:rPr>
              <w:t>facultat</w:t>
            </w:r>
            <w:r>
              <w:rPr>
                <w:b/>
                <w:bCs/>
                <w:sz w:val="24"/>
                <w:lang w:val="en-US"/>
              </w:rPr>
              <w:t>iva</w:t>
            </w:r>
          </w:p>
          <w:p>
            <w:pPr>
              <w:pStyle w:val="Normal1"/>
              <w:spacing w:lineRule="auto" w:line="240"/>
              <w:rPr>
                <w:sz w:val="24"/>
                <w:lang w:val="en-US"/>
              </w:rPr>
            </w:pPr>
            <w:r>
              <w:rPr>
                <w:sz w:val="24"/>
                <w:lang w:val="en-US"/>
              </w:rPr>
              <w:t>post</w:t>
            </w:r>
            <w:r>
              <w:rPr>
                <w:b/>
                <w:bCs/>
                <w:sz w:val="24"/>
                <w:lang w:val="en-US"/>
              </w:rPr>
              <w:t>iza</w:t>
            </w:r>
          </w:p>
          <w:p>
            <w:pPr>
              <w:pStyle w:val="Normal1"/>
              <w:spacing w:lineRule="auto" w:line="240"/>
              <w:rPr>
                <w:sz w:val="24"/>
                <w:lang w:val="en-US"/>
              </w:rPr>
            </w:pPr>
            <w:r>
              <w:rPr>
                <w:sz w:val="24"/>
                <w:lang w:val="en-US"/>
              </w:rPr>
              <w:t>añ</w:t>
            </w:r>
            <w:r>
              <w:rPr>
                <w:b/>
                <w:bCs/>
                <w:sz w:val="24"/>
                <w:lang w:val="en-US"/>
              </w:rPr>
              <w:t>osa</w:t>
            </w:r>
          </w:p>
          <w:p>
            <w:pPr>
              <w:pStyle w:val="Normal1"/>
              <w:rPr>
                <w:sz w:val="24"/>
                <w:lang w:val="en-US"/>
              </w:rPr>
            </w:pPr>
            <w:r>
              <w:rPr>
                <w:sz w:val="24"/>
                <w:lang w:val="en-US"/>
              </w:rPr>
            </w:r>
          </w:p>
        </w:tc>
      </w:tr>
      <w:tr>
        <w:trPr>
          <w:trHeight w:val="120" w:hRule="exact"/>
        </w:trPr>
        <w:tc>
          <w:tcPr>
            <w:tcW w:w="2410"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c>
          <w:tcPr>
            <w:tcW w:w="2268"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r>
      <w:tr>
        <w:trPr>
          <w:trHeight w:val="120" w:hRule="exact"/>
        </w:trPr>
        <w:tc>
          <w:tcPr>
            <w:tcW w:w="2410"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c>
          <w:tcPr>
            <w:tcW w:w="2268"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r>
      <w:tr>
        <w:trPr>
          <w:trHeight w:val="735" w:hRule="exact"/>
        </w:trPr>
        <w:tc>
          <w:tcPr>
            <w:tcW w:w="2410" w:type="dxa"/>
            <w:vMerge w:val="continue"/>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268" w:type="dxa"/>
            <w:vMerge w:val="continue"/>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126"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r>
      <w:tr>
        <w:trPr>
          <w:trHeight w:val="720" w:hRule="exact"/>
        </w:trPr>
        <w:tc>
          <w:tcPr>
            <w:tcW w:w="2410" w:type="dxa"/>
            <w:tcBorders>
              <w:top w:val="single" w:sz="6" w:space="0" w:color="000000"/>
              <w:start w:val="single" w:sz="6" w:space="0" w:color="000000"/>
              <w:end w:val="single" w:sz="6" w:space="0" w:color="000000"/>
            </w:tcBorders>
          </w:tcPr>
          <w:p>
            <w:pPr>
              <w:pStyle w:val="Normal1"/>
              <w:spacing w:lineRule="auto" w:line="240"/>
              <w:rPr/>
            </w:pPr>
            <w:r>
              <w:rPr>
                <w:i/>
                <w:sz w:val="24"/>
              </w:rPr>
              <w:t>Мужской род</w:t>
            </w:r>
            <w:r>
              <w:rPr>
                <w:sz w:val="24"/>
              </w:rPr>
              <w:t xml:space="preserve">               -</w:t>
            </w:r>
            <w:r>
              <w:rPr>
                <w:b/>
                <w:sz w:val="24"/>
                <w:lang w:val="en-US"/>
              </w:rPr>
              <w:t>bundo</w:t>
            </w:r>
            <w:r>
              <w:rPr>
                <w:b/>
                <w:sz w:val="24"/>
              </w:rPr>
              <w:t>, -</w:t>
            </w:r>
            <w:r>
              <w:rPr>
                <w:b/>
                <w:sz w:val="24"/>
                <w:lang w:val="en-US"/>
              </w:rPr>
              <w:t>dor</w:t>
            </w:r>
            <w:r>
              <w:rPr>
                <w:sz w:val="24"/>
              </w:rPr>
              <w:t xml:space="preserve"> </w:t>
            </w:r>
          </w:p>
          <w:p>
            <w:pPr>
              <w:pStyle w:val="Normal1"/>
              <w:spacing w:lineRule="auto" w:line="240"/>
              <w:rPr>
                <w:sz w:val="24"/>
              </w:rPr>
            </w:pPr>
            <w:r>
              <w:rPr>
                <w:sz w:val="24"/>
              </w:rPr>
            </w:r>
          </w:p>
        </w:tc>
        <w:tc>
          <w:tcPr>
            <w:tcW w:w="2268" w:type="dxa"/>
            <w:vMerge w:val="restart"/>
            <w:tcBorders>
              <w:top w:val="single" w:sz="6" w:space="0" w:color="000000"/>
              <w:start w:val="single" w:sz="6" w:space="0" w:color="000000"/>
              <w:end w:val="single" w:sz="6" w:space="0" w:color="000000"/>
            </w:tcBorders>
          </w:tcPr>
          <w:p>
            <w:pPr>
              <w:pStyle w:val="Normal1"/>
              <w:spacing w:lineRule="auto" w:line="240"/>
              <w:rPr>
                <w:sz w:val="24"/>
              </w:rPr>
            </w:pPr>
            <w:r>
              <w:rPr>
                <w:sz w:val="24"/>
              </w:rPr>
              <w:t>Качество,  связанное</w:t>
            </w:r>
          </w:p>
          <w:p>
            <w:pPr>
              <w:pStyle w:val="Normal1"/>
              <w:spacing w:lineRule="auto" w:line="240"/>
              <w:rPr>
                <w:sz w:val="24"/>
              </w:rPr>
            </w:pPr>
            <w:r>
              <w:rPr>
                <w:sz w:val="24"/>
              </w:rPr>
              <w:t>с интенсив</w:t>
              <w:softHyphen/>
              <w:t>ностью, продолжительностью</w:t>
            </w:r>
          </w:p>
          <w:p>
            <w:pPr>
              <w:pStyle w:val="Normal1"/>
              <w:spacing w:lineRule="auto" w:line="240"/>
              <w:rPr>
                <w:sz w:val="24"/>
              </w:rPr>
            </w:pPr>
            <w:r>
              <w:rPr>
                <w:sz w:val="24"/>
              </w:rPr>
              <w:t>какого-либо</w:t>
            </w:r>
          </w:p>
          <w:p>
            <w:pPr>
              <w:pStyle w:val="Normal1"/>
              <w:spacing w:lineRule="auto" w:line="240"/>
              <w:rPr>
                <w:sz w:val="24"/>
              </w:rPr>
            </w:pPr>
            <w:r>
              <w:rPr>
                <w:sz w:val="24"/>
              </w:rPr>
              <w:t>действия</w:t>
            </w:r>
          </w:p>
          <w:p>
            <w:pPr>
              <w:pStyle w:val="Normal1"/>
              <w:rPr>
                <w:sz w:val="24"/>
              </w:rPr>
            </w:pPr>
            <w:r>
              <w:rPr>
                <w:sz w:val="24"/>
              </w:rPr>
            </w:r>
          </w:p>
        </w:tc>
        <w:tc>
          <w:tcPr>
            <w:tcW w:w="2126" w:type="dxa"/>
            <w:tcBorders>
              <w:top w:val="single" w:sz="6" w:space="0" w:color="000000"/>
              <w:start w:val="single" w:sz="6" w:space="0" w:color="000000"/>
              <w:end w:val="single" w:sz="6" w:space="0" w:color="000000"/>
            </w:tcBorders>
          </w:tcPr>
          <w:p>
            <w:pPr>
              <w:pStyle w:val="Normal1"/>
              <w:spacing w:lineRule="auto" w:line="240"/>
              <w:rPr>
                <w:sz w:val="24"/>
              </w:rPr>
            </w:pPr>
            <w:r>
              <w:rPr>
                <w:sz w:val="24"/>
              </w:rPr>
              <w:t xml:space="preserve">Глагол </w:t>
            </w:r>
          </w:p>
          <w:p>
            <w:pPr>
              <w:pStyle w:val="Normal1"/>
              <w:spacing w:lineRule="auto" w:line="240"/>
              <w:rPr>
                <w:sz w:val="24"/>
              </w:rPr>
            </w:pPr>
            <w:r>
              <w:rPr>
                <w:sz w:val="24"/>
              </w:rPr>
            </w:r>
          </w:p>
        </w:tc>
        <w:tc>
          <w:tcPr>
            <w:tcW w:w="1985" w:type="dxa"/>
            <w:tcBorders>
              <w:top w:val="single" w:sz="6" w:space="0" w:color="000000"/>
              <w:start w:val="single" w:sz="6" w:space="0" w:color="000000"/>
              <w:end w:val="single" w:sz="6" w:space="0" w:color="000000"/>
            </w:tcBorders>
          </w:tcPr>
          <w:p>
            <w:pPr>
              <w:pStyle w:val="Normal1"/>
              <w:spacing w:lineRule="auto" w:line="240"/>
              <w:rPr>
                <w:sz w:val="24"/>
              </w:rPr>
            </w:pPr>
            <w:r>
              <w:rPr>
                <w:sz w:val="24"/>
              </w:rPr>
              <w:t xml:space="preserve"> </w:t>
            </w:r>
            <w:r>
              <w:rPr>
                <w:sz w:val="24"/>
              </w:rPr>
              <w:t xml:space="preserve">Прилагательное </w:t>
            </w:r>
          </w:p>
          <w:p>
            <w:pPr>
              <w:pStyle w:val="Normal1"/>
              <w:spacing w:lineRule="auto" w:line="240"/>
              <w:rPr>
                <w:sz w:val="24"/>
              </w:rPr>
            </w:pPr>
            <w:r>
              <w:rPr>
                <w:sz w:val="24"/>
              </w:rPr>
            </w:r>
          </w:p>
        </w:tc>
        <w:tc>
          <w:tcPr>
            <w:tcW w:w="1843" w:type="dxa"/>
            <w:vMerge w:val="restart"/>
            <w:tcBorders>
              <w:top w:val="single" w:sz="6" w:space="0" w:color="000000"/>
              <w:start w:val="single" w:sz="6" w:space="0" w:color="000000"/>
              <w:end w:val="single" w:sz="6" w:space="0" w:color="000000"/>
            </w:tcBorders>
          </w:tcPr>
          <w:p>
            <w:pPr>
              <w:pStyle w:val="Normal1"/>
              <w:spacing w:lineRule="auto" w:line="240"/>
              <w:rPr>
                <w:sz w:val="24"/>
              </w:rPr>
            </w:pPr>
            <w:r>
              <w:rPr>
                <w:sz w:val="24"/>
              </w:rPr>
              <w:t xml:space="preserve"> </w:t>
            </w:r>
          </w:p>
          <w:p>
            <w:pPr>
              <w:pStyle w:val="Normal1"/>
              <w:spacing w:lineRule="auto" w:line="240"/>
              <w:rPr>
                <w:sz w:val="24"/>
              </w:rPr>
            </w:pPr>
            <w:r>
              <w:rPr>
                <w:sz w:val="24"/>
                <w:lang w:val="en-US"/>
              </w:rPr>
              <w:t>vaga</w:t>
            </w:r>
            <w:r>
              <w:rPr>
                <w:b/>
                <w:bCs/>
                <w:sz w:val="24"/>
                <w:lang w:val="en-US"/>
              </w:rPr>
              <w:t>bundo</w:t>
            </w:r>
          </w:p>
          <w:p>
            <w:pPr>
              <w:pStyle w:val="Normal1"/>
              <w:spacing w:lineRule="auto" w:line="240"/>
              <w:rPr>
                <w:sz w:val="24"/>
              </w:rPr>
            </w:pPr>
            <w:r>
              <w:rPr>
                <w:sz w:val="24"/>
                <w:lang w:val="en-US"/>
              </w:rPr>
              <w:t>nausea</w:t>
            </w:r>
            <w:r>
              <w:rPr>
                <w:b/>
                <w:bCs/>
                <w:sz w:val="24"/>
                <w:lang w:val="en-US"/>
              </w:rPr>
              <w:t>bundo</w:t>
            </w:r>
            <w:r>
              <w:rPr>
                <w:sz w:val="24"/>
              </w:rPr>
              <w:t xml:space="preserve"> </w:t>
            </w:r>
            <w:r>
              <w:rPr>
                <w:sz w:val="24"/>
                <w:lang w:val="en-US"/>
              </w:rPr>
              <w:t>brama</w:t>
            </w:r>
            <w:r>
              <w:rPr>
                <w:b/>
                <w:bCs/>
                <w:sz w:val="24"/>
                <w:lang w:val="en-US"/>
              </w:rPr>
              <w:t>dor</w:t>
            </w:r>
          </w:p>
          <w:p>
            <w:pPr>
              <w:pStyle w:val="Normal1"/>
              <w:spacing w:lineRule="auto" w:line="240"/>
              <w:rPr>
                <w:sz w:val="24"/>
              </w:rPr>
            </w:pPr>
            <w:r>
              <w:rPr>
                <w:sz w:val="24"/>
              </w:rPr>
            </w:r>
          </w:p>
          <w:p>
            <w:pPr>
              <w:pStyle w:val="Normal1"/>
              <w:spacing w:lineRule="auto" w:line="240"/>
              <w:rPr>
                <w:sz w:val="24"/>
                <w:lang w:val="en-US"/>
              </w:rPr>
            </w:pPr>
            <w:r>
              <w:rPr>
                <w:sz w:val="24"/>
                <w:lang w:val="en-US"/>
              </w:rPr>
              <w:t>medita</w:t>
            </w:r>
            <w:r>
              <w:rPr>
                <w:b/>
                <w:bCs/>
                <w:sz w:val="24"/>
                <w:lang w:val="en-US"/>
              </w:rPr>
              <w:t xml:space="preserve">bunda </w:t>
            </w:r>
            <w:r>
              <w:rPr>
                <w:sz w:val="24"/>
                <w:lang w:val="en-US"/>
              </w:rPr>
              <w:t>cogita</w:t>
            </w:r>
            <w:r>
              <w:rPr>
                <w:b/>
                <w:bCs/>
                <w:sz w:val="24"/>
                <w:lang w:val="en-US"/>
              </w:rPr>
              <w:t>bunda</w:t>
            </w:r>
          </w:p>
          <w:p>
            <w:pPr>
              <w:pStyle w:val="Normal1"/>
              <w:spacing w:lineRule="auto" w:line="240"/>
              <w:rPr>
                <w:sz w:val="24"/>
                <w:lang w:val="en-US"/>
              </w:rPr>
            </w:pPr>
            <w:r>
              <w:rPr>
                <w:sz w:val="24"/>
                <w:lang w:val="en-US"/>
              </w:rPr>
              <w:t>brama</w:t>
            </w:r>
            <w:r>
              <w:rPr>
                <w:b/>
                <w:bCs/>
                <w:sz w:val="24"/>
                <w:lang w:val="en-US"/>
              </w:rPr>
              <w:t>dora</w:t>
            </w:r>
          </w:p>
          <w:p>
            <w:pPr>
              <w:pStyle w:val="Normal1"/>
              <w:rPr>
                <w:sz w:val="24"/>
                <w:lang w:val="en-US"/>
              </w:rPr>
            </w:pPr>
            <w:r>
              <w:rPr>
                <w:sz w:val="24"/>
                <w:lang w:val="en-US"/>
              </w:rPr>
            </w:r>
          </w:p>
        </w:tc>
      </w:tr>
      <w:tr>
        <w:trPr>
          <w:trHeight w:val="160"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560" w:hRule="exact"/>
        </w:trPr>
        <w:tc>
          <w:tcPr>
            <w:tcW w:w="2410" w:type="dxa"/>
            <w:tcBorders>
              <w:start w:val="single" w:sz="6" w:space="0" w:color="000000"/>
              <w:end w:val="single" w:sz="6" w:space="0" w:color="000000"/>
            </w:tcBorders>
          </w:tcPr>
          <w:p>
            <w:pPr>
              <w:pStyle w:val="Normal1"/>
              <w:spacing w:lineRule="auto" w:line="240"/>
              <w:rPr>
                <w:sz w:val="24"/>
                <w:lang w:val="en-US"/>
              </w:rPr>
            </w:pPr>
            <w:r>
              <w:rPr>
                <w:i/>
                <w:sz w:val="24"/>
              </w:rPr>
              <w:t>Женский</w:t>
            </w:r>
            <w:r>
              <w:rPr>
                <w:i/>
                <w:sz w:val="24"/>
                <w:lang w:val="en-US"/>
              </w:rPr>
              <w:t xml:space="preserve"> </w:t>
            </w:r>
            <w:r>
              <w:rPr>
                <w:i/>
                <w:sz w:val="24"/>
              </w:rPr>
              <w:t>род</w:t>
            </w:r>
            <w:r>
              <w:rPr>
                <w:sz w:val="24"/>
                <w:lang w:val="en-US"/>
              </w:rPr>
              <w:t xml:space="preserve">                -</w:t>
            </w:r>
            <w:r>
              <w:rPr>
                <w:b/>
                <w:sz w:val="24"/>
                <w:lang w:val="en-US"/>
              </w:rPr>
              <w:t>bunda, -dora</w:t>
            </w:r>
          </w:p>
          <w:p>
            <w:pPr>
              <w:pStyle w:val="Normal1"/>
              <w:spacing w:lineRule="auto" w:line="240"/>
              <w:rPr>
                <w:sz w:val="24"/>
                <w:lang w:val="en-US"/>
              </w:rPr>
            </w:pPr>
            <w:r>
              <w:rPr>
                <w:sz w:val="24"/>
                <w:lang w:val="en-US"/>
              </w:rPr>
            </w:r>
          </w:p>
        </w:tc>
        <w:tc>
          <w:tcPr>
            <w:tcW w:w="2268"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126" w:type="dxa"/>
            <w:tcBorders>
              <w:start w:val="single" w:sz="6" w:space="0" w:color="000000"/>
              <w:end w:val="single" w:sz="6" w:space="0" w:color="000000"/>
            </w:tcBorders>
          </w:tcPr>
          <w:p>
            <w:pPr>
              <w:pStyle w:val="Normal1"/>
              <w:spacing w:lineRule="auto" w:line="240"/>
              <w:rPr>
                <w:sz w:val="24"/>
              </w:rPr>
            </w:pPr>
            <w:r>
              <w:rPr>
                <w:sz w:val="24"/>
              </w:rPr>
              <w:t>»</w:t>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pacing w:lineRule="auto" w:line="240"/>
              <w:rPr>
                <w:sz w:val="24"/>
              </w:rPr>
            </w:pPr>
            <w:r>
              <w:rPr>
                <w:sz w:val="24"/>
              </w:rPr>
              <w:t>»</w:t>
            </w:r>
          </w:p>
          <w:p>
            <w:pPr>
              <w:pStyle w:val="Normal1"/>
              <w:spacing w:lineRule="auto" w:line="240"/>
              <w:rPr>
                <w:sz w:val="24"/>
              </w:rPr>
            </w:pPr>
            <w:r>
              <w:rPr>
                <w:sz w:val="24"/>
              </w:rPr>
            </w:r>
          </w:p>
        </w:tc>
        <w:tc>
          <w:tcPr>
            <w:tcW w:w="1843"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88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c>
          <w:tcPr>
            <w:tcW w:w="2126"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r>
      <w:tr>
        <w:trPr>
          <w:trHeight w:val="200" w:hRule="exact"/>
        </w:trPr>
        <w:tc>
          <w:tcPr>
            <w:tcW w:w="2410"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c>
          <w:tcPr>
            <w:tcW w:w="2126"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954" w:hRule="exact"/>
        </w:trPr>
        <w:tc>
          <w:tcPr>
            <w:tcW w:w="2410" w:type="dxa"/>
            <w:tcBorders>
              <w:top w:val="single" w:sz="6" w:space="0" w:color="000000"/>
              <w:start w:val="single" w:sz="6" w:space="0" w:color="000000"/>
              <w:end w:val="single" w:sz="6" w:space="0" w:color="000000"/>
            </w:tcBorders>
          </w:tcPr>
          <w:p>
            <w:pPr>
              <w:pStyle w:val="Normal1"/>
              <w:spacing w:lineRule="auto" w:line="240"/>
              <w:rPr/>
            </w:pPr>
            <w:r>
              <w:rPr>
                <w:i/>
                <w:sz w:val="24"/>
              </w:rPr>
              <w:t>Мужской род и женский род</w:t>
            </w:r>
            <w:r>
              <w:rPr>
                <w:sz w:val="24"/>
              </w:rPr>
              <w:t xml:space="preserve">      -</w:t>
            </w:r>
            <w:r>
              <w:rPr>
                <w:b/>
                <w:sz w:val="24"/>
                <w:lang w:val="en-US"/>
              </w:rPr>
              <w:t>able</w:t>
            </w:r>
            <w:r>
              <w:rPr>
                <w:b/>
                <w:sz w:val="24"/>
              </w:rPr>
              <w:t xml:space="preserve"> (-</w:t>
            </w:r>
            <w:r>
              <w:rPr>
                <w:b/>
                <w:sz w:val="24"/>
                <w:lang w:val="en-US"/>
              </w:rPr>
              <w:t>ibie</w:t>
            </w:r>
            <w:r>
              <w:rPr>
                <w:b/>
                <w:sz w:val="24"/>
              </w:rPr>
              <w:t>)</w:t>
            </w:r>
          </w:p>
          <w:p>
            <w:pPr>
              <w:pStyle w:val="Normal1"/>
              <w:spacing w:lineRule="auto" w:line="240"/>
              <w:rPr>
                <w:b/>
                <w:sz w:val="24"/>
              </w:rPr>
            </w:pPr>
            <w:r>
              <w:rPr>
                <w:b/>
                <w:sz w:val="24"/>
              </w:rPr>
            </w:r>
          </w:p>
        </w:tc>
        <w:tc>
          <w:tcPr>
            <w:tcW w:w="2268" w:type="dxa"/>
            <w:vMerge w:val="restart"/>
            <w:tcBorders>
              <w:top w:val="single" w:sz="6" w:space="0" w:color="000000"/>
              <w:start w:val="single" w:sz="6" w:space="0" w:color="000000"/>
              <w:end w:val="single" w:sz="6" w:space="0" w:color="000000"/>
            </w:tcBorders>
          </w:tcPr>
          <w:p>
            <w:pPr>
              <w:pStyle w:val="Normal1"/>
              <w:spacing w:lineRule="auto" w:line="240"/>
              <w:rPr>
                <w:sz w:val="24"/>
              </w:rPr>
            </w:pPr>
            <w:r>
              <w:rPr>
                <w:sz w:val="24"/>
              </w:rPr>
              <w:t>Состояние, качество, связанное</w:t>
            </w:r>
          </w:p>
          <w:p>
            <w:pPr>
              <w:pStyle w:val="Normal1"/>
              <w:spacing w:lineRule="auto" w:line="240"/>
              <w:rPr>
                <w:sz w:val="24"/>
              </w:rPr>
            </w:pPr>
            <w:r>
              <w:rPr>
                <w:sz w:val="24"/>
              </w:rPr>
              <w:t>с действием</w:t>
            </w:r>
          </w:p>
          <w:p>
            <w:pPr>
              <w:pStyle w:val="Normal1"/>
              <w:rPr>
                <w:sz w:val="24"/>
              </w:rPr>
            </w:pPr>
            <w:r>
              <w:rPr>
                <w:sz w:val="24"/>
              </w:rPr>
            </w:r>
          </w:p>
        </w:tc>
        <w:tc>
          <w:tcPr>
            <w:tcW w:w="2126" w:type="dxa"/>
            <w:tcBorders>
              <w:top w:val="single" w:sz="6" w:space="0" w:color="000000"/>
              <w:start w:val="single" w:sz="6" w:space="0" w:color="000000"/>
              <w:end w:val="single" w:sz="6" w:space="0" w:color="000000"/>
            </w:tcBorders>
          </w:tcPr>
          <w:p>
            <w:pPr>
              <w:pStyle w:val="Normal1"/>
              <w:spacing w:lineRule="auto" w:line="240"/>
              <w:rPr>
                <w:sz w:val="24"/>
                <w:lang w:val="en-US"/>
              </w:rPr>
            </w:pPr>
            <w:r>
              <w:rPr>
                <w:sz w:val="24"/>
              </w:rPr>
              <w:t>Глагол</w:t>
            </w:r>
          </w:p>
          <w:p>
            <w:pPr>
              <w:pStyle w:val="Normal1"/>
              <w:spacing w:lineRule="auto" w:line="240"/>
              <w:rPr>
                <w:sz w:val="24"/>
                <w:lang w:val="en-US"/>
              </w:rPr>
            </w:pPr>
            <w:r>
              <w:rPr>
                <w:sz w:val="24"/>
                <w:lang w:val="en-US"/>
              </w:rPr>
            </w:r>
          </w:p>
        </w:tc>
        <w:tc>
          <w:tcPr>
            <w:tcW w:w="1985" w:type="dxa"/>
            <w:tcBorders>
              <w:top w:val="single" w:sz="6" w:space="0" w:color="000000"/>
              <w:start w:val="single" w:sz="6" w:space="0" w:color="000000"/>
              <w:end w:val="single" w:sz="6" w:space="0" w:color="000000"/>
            </w:tcBorders>
          </w:tcPr>
          <w:p>
            <w:pPr>
              <w:pStyle w:val="Normal1"/>
              <w:spacing w:lineRule="auto" w:line="240"/>
              <w:rPr>
                <w:sz w:val="24"/>
                <w:lang w:val="en-US"/>
              </w:rPr>
            </w:pPr>
            <w:r>
              <w:rPr>
                <w:sz w:val="24"/>
              </w:rPr>
              <w:t>Прилага</w:t>
            </w:r>
            <w:r>
              <w:rPr>
                <w:sz w:val="24"/>
                <w:lang w:val="en-US"/>
              </w:rPr>
              <w:softHyphen/>
            </w:r>
            <w:r>
              <w:rPr>
                <w:sz w:val="24"/>
              </w:rPr>
              <w:t>тельное</w:t>
            </w:r>
          </w:p>
          <w:p>
            <w:pPr>
              <w:pStyle w:val="Normal1"/>
              <w:spacing w:lineRule="auto" w:line="240"/>
              <w:rPr>
                <w:sz w:val="24"/>
                <w:lang w:val="en-US"/>
              </w:rPr>
            </w:pPr>
            <w:r>
              <w:rPr>
                <w:sz w:val="24"/>
                <w:lang w:val="en-US"/>
              </w:rPr>
            </w:r>
          </w:p>
        </w:tc>
        <w:tc>
          <w:tcPr>
            <w:tcW w:w="1843" w:type="dxa"/>
            <w:tcBorders>
              <w:top w:val="single" w:sz="6" w:space="0" w:color="000000"/>
              <w:start w:val="single" w:sz="6" w:space="0" w:color="000000"/>
              <w:end w:val="single" w:sz="6" w:space="0" w:color="000000"/>
            </w:tcBorders>
          </w:tcPr>
          <w:p>
            <w:pPr>
              <w:pStyle w:val="Normal1"/>
              <w:spacing w:lineRule="auto" w:line="240"/>
              <w:rPr>
                <w:sz w:val="24"/>
                <w:lang w:val="en-US"/>
              </w:rPr>
            </w:pPr>
            <w:r>
              <w:rPr>
                <w:sz w:val="24"/>
                <w:lang w:val="en-US"/>
              </w:rPr>
              <w:t>habit</w:t>
            </w:r>
            <w:r>
              <w:rPr>
                <w:b/>
                <w:bCs/>
                <w:sz w:val="24"/>
                <w:lang w:val="en-US"/>
              </w:rPr>
              <w:t xml:space="preserve">able </w:t>
            </w:r>
            <w:r>
              <w:rPr>
                <w:sz w:val="24"/>
                <w:lang w:val="en-US"/>
              </w:rPr>
              <w:t>mov</w:t>
            </w:r>
            <w:r>
              <w:rPr>
                <w:b/>
                <w:bCs/>
                <w:sz w:val="24"/>
                <w:lang w:val="en-US"/>
              </w:rPr>
              <w:t>ible</w:t>
            </w:r>
            <w:r>
              <w:rPr>
                <w:sz w:val="24"/>
                <w:lang w:val="en-US"/>
              </w:rPr>
              <w:t xml:space="preserve"> cant</w:t>
            </w:r>
            <w:r>
              <w:rPr>
                <w:b/>
                <w:bCs/>
                <w:sz w:val="24"/>
                <w:lang w:val="en-US"/>
              </w:rPr>
              <w:t>able</w:t>
            </w:r>
          </w:p>
          <w:p>
            <w:pPr>
              <w:pStyle w:val="Normal1"/>
              <w:spacing w:lineRule="auto" w:line="240"/>
              <w:rPr>
                <w:sz w:val="24"/>
                <w:lang w:val="en-US"/>
              </w:rPr>
            </w:pPr>
            <w:r>
              <w:rPr>
                <w:sz w:val="24"/>
                <w:lang w:val="en-US"/>
              </w:rPr>
            </w:r>
          </w:p>
        </w:tc>
      </w:tr>
      <w:tr>
        <w:trPr>
          <w:trHeight w:val="140"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r>
      <w:tr>
        <w:trPr>
          <w:trHeight w:val="220" w:hRule="exact"/>
        </w:trPr>
        <w:tc>
          <w:tcPr>
            <w:tcW w:w="2410"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126"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r>
      <w:tr>
        <w:trPr>
          <w:trHeight w:val="760" w:hRule="exact"/>
        </w:trPr>
        <w:tc>
          <w:tcPr>
            <w:tcW w:w="2410" w:type="dxa"/>
            <w:tcBorders>
              <w:top w:val="single" w:sz="6" w:space="0" w:color="000000"/>
              <w:start w:val="single" w:sz="6" w:space="0" w:color="000000"/>
              <w:end w:val="single" w:sz="6" w:space="0" w:color="000000"/>
            </w:tcBorders>
          </w:tcPr>
          <w:p>
            <w:pPr>
              <w:pStyle w:val="Normal1"/>
              <w:spacing w:lineRule="auto" w:line="240"/>
              <w:rPr>
                <w:i/>
                <w:i/>
                <w:sz w:val="24"/>
              </w:rPr>
            </w:pPr>
            <w:r>
              <w:rPr>
                <w:i/>
                <w:sz w:val="24"/>
              </w:rPr>
              <w:t>Мужской род</w:t>
            </w:r>
          </w:p>
          <w:p>
            <w:pPr>
              <w:pStyle w:val="Normal1"/>
              <w:spacing w:lineRule="auto" w:line="240"/>
              <w:rPr>
                <w:b/>
                <w:sz w:val="24"/>
              </w:rPr>
            </w:pPr>
            <w:r>
              <w:rPr>
                <w:b/>
                <w:sz w:val="24"/>
              </w:rPr>
              <w:t>-</w:t>
            </w:r>
            <w:r>
              <w:rPr>
                <w:b/>
                <w:sz w:val="24"/>
                <w:lang w:val="en-US"/>
              </w:rPr>
              <w:t>usco</w:t>
            </w:r>
            <w:r>
              <w:rPr>
                <w:b/>
                <w:sz w:val="24"/>
              </w:rPr>
              <w:t>,-</w:t>
            </w:r>
            <w:r>
              <w:rPr>
                <w:b/>
                <w:sz w:val="24"/>
                <w:lang w:val="en-US"/>
              </w:rPr>
              <w:t>uzco</w:t>
            </w:r>
          </w:p>
          <w:p>
            <w:pPr>
              <w:pStyle w:val="Normal1"/>
              <w:spacing w:lineRule="auto" w:line="240"/>
              <w:rPr>
                <w:b/>
                <w:sz w:val="24"/>
              </w:rPr>
            </w:pPr>
            <w:r>
              <w:rPr>
                <w:b/>
                <w:sz w:val="24"/>
              </w:rPr>
            </w:r>
          </w:p>
        </w:tc>
        <w:tc>
          <w:tcPr>
            <w:tcW w:w="2268" w:type="dxa"/>
            <w:tcBorders>
              <w:top w:val="single" w:sz="6" w:space="0" w:color="000000"/>
              <w:start w:val="single" w:sz="6" w:space="0" w:color="000000"/>
              <w:end w:val="single" w:sz="6" w:space="0" w:color="000000"/>
            </w:tcBorders>
          </w:tcPr>
          <w:p>
            <w:pPr>
              <w:pStyle w:val="Normal1"/>
              <w:spacing w:lineRule="auto" w:line="240"/>
              <w:rPr>
                <w:sz w:val="24"/>
              </w:rPr>
            </w:pPr>
            <w:r>
              <w:rPr>
                <w:sz w:val="24"/>
              </w:rPr>
              <w:t>Уничижи</w:t>
              <w:softHyphen/>
              <w:t>тельность</w:t>
            </w:r>
          </w:p>
          <w:p>
            <w:pPr>
              <w:pStyle w:val="Normal1"/>
              <w:spacing w:lineRule="auto" w:line="240"/>
              <w:rPr>
                <w:sz w:val="24"/>
              </w:rPr>
            </w:pPr>
            <w:r>
              <w:rPr>
                <w:sz w:val="24"/>
              </w:rPr>
            </w:r>
          </w:p>
        </w:tc>
        <w:tc>
          <w:tcPr>
            <w:tcW w:w="2126" w:type="dxa"/>
            <w:tcBorders>
              <w:top w:val="single" w:sz="6" w:space="0" w:color="000000"/>
              <w:start w:val="single" w:sz="6" w:space="0" w:color="000000"/>
              <w:end w:val="single" w:sz="6" w:space="0" w:color="000000"/>
            </w:tcBorders>
          </w:tcPr>
          <w:p>
            <w:pPr>
              <w:pStyle w:val="Normal1"/>
              <w:spacing w:lineRule="auto" w:line="240"/>
              <w:rPr>
                <w:sz w:val="24"/>
              </w:rPr>
            </w:pPr>
            <w:r>
              <w:rPr>
                <w:sz w:val="24"/>
              </w:rPr>
              <w:t>Прилага</w:t>
              <w:softHyphen/>
              <w:t>тельное</w:t>
            </w:r>
          </w:p>
          <w:p>
            <w:pPr>
              <w:pStyle w:val="Normal1"/>
              <w:spacing w:lineRule="auto" w:line="240"/>
              <w:rPr>
                <w:sz w:val="24"/>
              </w:rPr>
            </w:pPr>
            <w:r>
              <w:rPr>
                <w:sz w:val="24"/>
              </w:rPr>
            </w:r>
          </w:p>
        </w:tc>
        <w:tc>
          <w:tcPr>
            <w:tcW w:w="1985" w:type="dxa"/>
            <w:tcBorders>
              <w:top w:val="single" w:sz="6" w:space="0" w:color="000000"/>
              <w:start w:val="single" w:sz="6" w:space="0" w:color="000000"/>
              <w:end w:val="single" w:sz="6" w:space="0" w:color="000000"/>
            </w:tcBorders>
          </w:tcPr>
          <w:p>
            <w:pPr>
              <w:pStyle w:val="Normal1"/>
              <w:spacing w:lineRule="auto" w:line="240"/>
              <w:rPr>
                <w:sz w:val="24"/>
              </w:rPr>
            </w:pPr>
            <w:r>
              <w:rPr>
                <w:sz w:val="24"/>
              </w:rPr>
              <w:t>Прилага</w:t>
              <w:softHyphen/>
              <w:t>тельное</w:t>
            </w:r>
          </w:p>
          <w:p>
            <w:pPr>
              <w:pStyle w:val="Normal1"/>
              <w:spacing w:lineRule="auto" w:line="240"/>
              <w:rPr>
                <w:sz w:val="24"/>
              </w:rPr>
            </w:pPr>
            <w:r>
              <w:rPr>
                <w:sz w:val="24"/>
              </w:rPr>
            </w:r>
          </w:p>
        </w:tc>
        <w:tc>
          <w:tcPr>
            <w:tcW w:w="1843" w:type="dxa"/>
            <w:tcBorders>
              <w:top w:val="single" w:sz="6" w:space="0" w:color="000000"/>
              <w:start w:val="single" w:sz="6" w:space="0" w:color="000000"/>
              <w:end w:val="single" w:sz="6" w:space="0" w:color="000000"/>
            </w:tcBorders>
          </w:tcPr>
          <w:p>
            <w:pPr>
              <w:pStyle w:val="Normal1"/>
              <w:spacing w:lineRule="auto" w:line="240"/>
              <w:rPr>
                <w:sz w:val="24"/>
              </w:rPr>
            </w:pPr>
            <w:r>
              <w:rPr>
                <w:sz w:val="24"/>
                <w:lang w:val="en-US"/>
              </w:rPr>
              <w:t>pard</w:t>
            </w:r>
            <w:r>
              <w:rPr>
                <w:b/>
                <w:bCs/>
                <w:sz w:val="24"/>
                <w:lang w:val="en-US"/>
              </w:rPr>
              <w:t>usco</w:t>
            </w:r>
            <w:r>
              <w:rPr>
                <w:sz w:val="24"/>
              </w:rPr>
              <w:t xml:space="preserve"> </w:t>
            </w:r>
            <w:r>
              <w:rPr>
                <w:sz w:val="24"/>
                <w:lang w:val="en-US"/>
              </w:rPr>
              <w:t>negr</w:t>
            </w:r>
            <w:r>
              <w:rPr>
                <w:b/>
                <w:bCs/>
                <w:sz w:val="24"/>
                <w:lang w:val="en-US"/>
              </w:rPr>
              <w:t>uzco</w:t>
            </w:r>
          </w:p>
          <w:p>
            <w:pPr>
              <w:pStyle w:val="Normal1"/>
              <w:spacing w:lineRule="auto" w:line="240"/>
              <w:rPr>
                <w:sz w:val="24"/>
              </w:rPr>
            </w:pPr>
            <w:r>
              <w:rPr>
                <w:sz w:val="24"/>
              </w:rPr>
            </w:r>
          </w:p>
        </w:tc>
      </w:tr>
      <w:tr>
        <w:trPr>
          <w:trHeight w:val="300" w:hRule="exact"/>
        </w:trPr>
        <w:tc>
          <w:tcPr>
            <w:tcW w:w="2410" w:type="dxa"/>
            <w:tcBorders>
              <w:start w:val="single" w:sz="6" w:space="0" w:color="000000"/>
              <w:end w:val="single" w:sz="6" w:space="0" w:color="000000"/>
            </w:tcBorders>
          </w:tcPr>
          <w:p>
            <w:pPr>
              <w:pStyle w:val="Normal1"/>
              <w:spacing w:lineRule="auto" w:line="240"/>
              <w:rPr>
                <w:i/>
                <w:i/>
                <w:sz w:val="24"/>
              </w:rPr>
            </w:pPr>
            <w:r>
              <w:rPr>
                <w:i/>
                <w:sz w:val="24"/>
              </w:rPr>
              <w:t>Женский род</w:t>
            </w:r>
          </w:p>
          <w:p>
            <w:pPr>
              <w:pStyle w:val="Normal1"/>
              <w:spacing w:lineRule="auto" w:line="240"/>
              <w:rPr>
                <w:i/>
                <w:i/>
                <w:sz w:val="24"/>
              </w:rPr>
            </w:pPr>
            <w:r>
              <w:rPr>
                <w:i/>
                <w:sz w:val="24"/>
              </w:rPr>
            </w:r>
          </w:p>
        </w:tc>
        <w:tc>
          <w:tcPr>
            <w:tcW w:w="2268"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6" w:type="dxa"/>
            <w:tcBorders>
              <w:start w:val="single" w:sz="6" w:space="0" w:color="000000"/>
              <w:end w:val="single" w:sz="6" w:space="0" w:color="000000"/>
            </w:tcBorders>
          </w:tcPr>
          <w:p>
            <w:pPr>
              <w:pStyle w:val="Normal1"/>
              <w:spacing w:lineRule="auto" w:line="240"/>
              <w:rPr>
                <w:sz w:val="24"/>
              </w:rPr>
            </w:pPr>
            <w:r>
              <w:rPr>
                <w:sz w:val="24"/>
              </w:rPr>
              <w:t>»</w:t>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pacing w:lineRule="auto" w:line="240"/>
              <w:rPr>
                <w:sz w:val="24"/>
              </w:rPr>
            </w:pPr>
            <w:r>
              <w:rPr>
                <w:sz w:val="24"/>
              </w:rPr>
              <w:t>»</w:t>
            </w:r>
          </w:p>
          <w:p>
            <w:pPr>
              <w:pStyle w:val="Normal1"/>
              <w:spacing w:lineRule="auto" w:line="240"/>
              <w:rPr>
                <w:sz w:val="24"/>
              </w:rPr>
            </w:pPr>
            <w:r>
              <w:rPr>
                <w:sz w:val="24"/>
              </w:rPr>
            </w:r>
          </w:p>
        </w:tc>
        <w:tc>
          <w:tcPr>
            <w:tcW w:w="1843" w:type="dxa"/>
            <w:tcBorders>
              <w:start w:val="single" w:sz="6" w:space="0" w:color="000000"/>
              <w:end w:val="single" w:sz="6" w:space="0" w:color="000000"/>
            </w:tcBorders>
          </w:tcPr>
          <w:p>
            <w:pPr>
              <w:pStyle w:val="Normal1"/>
              <w:spacing w:lineRule="auto" w:line="240"/>
              <w:rPr>
                <w:sz w:val="24"/>
              </w:rPr>
            </w:pPr>
            <w:r>
              <w:rPr>
                <w:sz w:val="24"/>
                <w:lang w:val="en-US"/>
              </w:rPr>
              <w:t>verd</w:t>
            </w:r>
            <w:r>
              <w:rPr>
                <w:b/>
                <w:bCs/>
                <w:sz w:val="24"/>
                <w:lang w:val="en-US"/>
              </w:rPr>
              <w:t>usca</w:t>
            </w:r>
          </w:p>
          <w:p>
            <w:pPr>
              <w:pStyle w:val="Normal1"/>
              <w:spacing w:lineRule="auto" w:line="240"/>
              <w:rPr>
                <w:sz w:val="24"/>
              </w:rPr>
            </w:pPr>
            <w:r>
              <w:rPr>
                <w:sz w:val="24"/>
              </w:rPr>
            </w:r>
          </w:p>
        </w:tc>
      </w:tr>
      <w:tr>
        <w:trPr>
          <w:trHeight w:val="320" w:hRule="exact"/>
        </w:trPr>
        <w:tc>
          <w:tcPr>
            <w:tcW w:w="2410" w:type="dxa"/>
            <w:tcBorders>
              <w:start w:val="single" w:sz="6" w:space="0" w:color="000000"/>
              <w:bottom w:val="single" w:sz="6" w:space="0" w:color="000000"/>
              <w:end w:val="single" w:sz="6" w:space="0" w:color="000000"/>
            </w:tcBorders>
          </w:tcPr>
          <w:p>
            <w:pPr>
              <w:pStyle w:val="Normal1"/>
              <w:spacing w:lineRule="auto" w:line="240"/>
              <w:rPr>
                <w:b/>
                <w:sz w:val="24"/>
              </w:rPr>
            </w:pPr>
            <w:r>
              <w:rPr>
                <w:b/>
                <w:sz w:val="24"/>
              </w:rPr>
              <w:t>-</w:t>
            </w:r>
            <w:r>
              <w:rPr>
                <w:b/>
                <w:sz w:val="24"/>
                <w:lang w:val="en-US"/>
              </w:rPr>
              <w:t>usca</w:t>
            </w:r>
            <w:r>
              <w:rPr>
                <w:b/>
                <w:sz w:val="24"/>
              </w:rPr>
              <w:t>,-</w:t>
            </w:r>
            <w:r>
              <w:rPr>
                <w:b/>
                <w:sz w:val="24"/>
                <w:lang w:val="en-US"/>
              </w:rPr>
              <w:t>uzca</w:t>
            </w:r>
          </w:p>
          <w:p>
            <w:pPr>
              <w:pStyle w:val="Normal1"/>
              <w:spacing w:lineRule="auto" w:line="240"/>
              <w:rPr>
                <w:b/>
                <w:sz w:val="24"/>
              </w:rPr>
            </w:pPr>
            <w:r>
              <w:rPr>
                <w:b/>
                <w:sz w:val="24"/>
              </w:rPr>
            </w:r>
          </w:p>
        </w:tc>
        <w:tc>
          <w:tcPr>
            <w:tcW w:w="2268" w:type="dxa"/>
            <w:tcBorders>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r>
          </w:p>
        </w:tc>
        <w:tc>
          <w:tcPr>
            <w:tcW w:w="2126"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tcBorders>
              <w:start w:val="single" w:sz="6" w:space="0" w:color="000000"/>
              <w:bottom w:val="single" w:sz="6" w:space="0" w:color="000000"/>
              <w:end w:val="single" w:sz="6" w:space="0" w:color="000000"/>
            </w:tcBorders>
          </w:tcPr>
          <w:p>
            <w:pPr>
              <w:pStyle w:val="Normal1"/>
              <w:spacing w:lineRule="auto" w:line="240"/>
              <w:rPr>
                <w:sz w:val="24"/>
                <w:lang w:val="en-US"/>
              </w:rPr>
            </w:pPr>
            <w:r>
              <w:rPr>
                <w:sz w:val="24"/>
                <w:lang w:val="en-US"/>
              </w:rPr>
              <w:t>blanc</w:t>
            </w:r>
            <w:r>
              <w:rPr>
                <w:b/>
                <w:bCs/>
                <w:sz w:val="24"/>
                <w:lang w:val="en-US"/>
              </w:rPr>
              <w:t>uzca</w:t>
            </w:r>
          </w:p>
          <w:p>
            <w:pPr>
              <w:pStyle w:val="Normal1"/>
              <w:spacing w:lineRule="auto" w:line="240"/>
              <w:rPr>
                <w:sz w:val="24"/>
                <w:lang w:val="en-US"/>
              </w:rPr>
            </w:pPr>
            <w:r>
              <w:rPr>
                <w:sz w:val="24"/>
                <w:lang w:val="en-US"/>
              </w:rPr>
            </w:r>
          </w:p>
        </w:tc>
      </w:tr>
      <w:tr>
        <w:trPr>
          <w:trHeight w:val="1140" w:hRule="exact"/>
        </w:trPr>
        <w:tc>
          <w:tcPr>
            <w:tcW w:w="2410" w:type="dxa"/>
            <w:tcBorders>
              <w:top w:val="single" w:sz="6" w:space="0" w:color="000000"/>
              <w:start w:val="single" w:sz="6" w:space="0" w:color="000000"/>
              <w:end w:val="single" w:sz="6" w:space="0" w:color="000000"/>
            </w:tcBorders>
          </w:tcPr>
          <w:p>
            <w:pPr>
              <w:pStyle w:val="Normal1"/>
              <w:spacing w:lineRule="auto" w:line="240"/>
              <w:rPr/>
            </w:pPr>
            <w:r>
              <w:rPr>
                <w:i/>
                <w:sz w:val="24"/>
              </w:rPr>
              <w:t>Мужской</w:t>
            </w:r>
            <w:r>
              <w:rPr>
                <w:i/>
                <w:sz w:val="24"/>
                <w:lang w:val="en-US"/>
              </w:rPr>
              <w:t xml:space="preserve"> </w:t>
            </w:r>
            <w:r>
              <w:rPr>
                <w:i/>
                <w:sz w:val="24"/>
              </w:rPr>
              <w:t>род</w:t>
            </w:r>
            <w:r>
              <w:rPr>
                <w:i/>
                <w:sz w:val="24"/>
                <w:lang w:val="en-US"/>
              </w:rPr>
              <w:t xml:space="preserve"> </w:t>
            </w:r>
          </w:p>
          <w:p>
            <w:pPr>
              <w:pStyle w:val="Normal1"/>
              <w:spacing w:lineRule="auto" w:line="240"/>
              <w:rPr/>
            </w:pPr>
            <w:r>
              <w:rPr>
                <w:sz w:val="24"/>
                <w:lang w:val="en-US"/>
              </w:rPr>
              <w:t>-</w:t>
            </w:r>
            <w:r>
              <w:rPr>
                <w:b/>
                <w:sz w:val="24"/>
              </w:rPr>
              <w:t>асо</w:t>
            </w:r>
            <w:r>
              <w:rPr>
                <w:b/>
                <w:sz w:val="24"/>
                <w:lang w:val="en-US"/>
              </w:rPr>
              <w:t>, -ego, -ano,  -ense, -eno, -ino,  -</w:t>
            </w:r>
            <w:r>
              <w:rPr>
                <w:b/>
                <w:sz w:val="24"/>
              </w:rPr>
              <w:t>е</w:t>
            </w:r>
            <w:r>
              <w:rPr>
                <w:b/>
                <w:sz w:val="24"/>
                <w:lang w:val="en-US"/>
              </w:rPr>
              <w:t>r</w:t>
            </w:r>
            <w:r>
              <w:rPr>
                <w:b/>
                <w:sz w:val="24"/>
              </w:rPr>
              <w:t>о</w:t>
            </w:r>
            <w:r>
              <w:rPr>
                <w:b/>
                <w:sz w:val="24"/>
                <w:lang w:val="en-US"/>
              </w:rPr>
              <w:t>, -es,    -ita</w:t>
            </w:r>
          </w:p>
          <w:p>
            <w:pPr>
              <w:pStyle w:val="Normal1"/>
              <w:spacing w:lineRule="auto" w:line="240"/>
              <w:rPr>
                <w:b/>
                <w:sz w:val="24"/>
                <w:lang w:val="en-US"/>
              </w:rPr>
            </w:pPr>
            <w:r>
              <w:rPr>
                <w:b/>
                <w:sz w:val="24"/>
                <w:lang w:val="en-US"/>
              </w:rPr>
            </w:r>
          </w:p>
        </w:tc>
        <w:tc>
          <w:tcPr>
            <w:tcW w:w="2268" w:type="dxa"/>
            <w:vMerge w:val="restart"/>
            <w:tcBorders>
              <w:top w:val="single" w:sz="6" w:space="0" w:color="000000"/>
              <w:start w:val="single" w:sz="6" w:space="0" w:color="000000"/>
              <w:end w:val="single" w:sz="6" w:space="0" w:color="000000"/>
            </w:tcBorders>
          </w:tcPr>
          <w:p>
            <w:pPr>
              <w:pStyle w:val="Normal1"/>
              <w:spacing w:lineRule="auto" w:line="240"/>
              <w:rPr>
                <w:sz w:val="24"/>
              </w:rPr>
            </w:pPr>
            <w:r>
              <w:rPr>
                <w:sz w:val="24"/>
              </w:rPr>
              <w:t>Националь</w:t>
              <w:softHyphen/>
              <w:t>ная, админи</w:t>
              <w:softHyphen/>
              <w:t>стративная (по месту</w:t>
            </w:r>
          </w:p>
          <w:p>
            <w:pPr>
              <w:pStyle w:val="Normal1"/>
              <w:spacing w:lineRule="auto" w:line="240"/>
              <w:rPr>
                <w:sz w:val="24"/>
              </w:rPr>
            </w:pPr>
            <w:r>
              <w:rPr>
                <w:sz w:val="24"/>
              </w:rPr>
              <w:t>жительства,</w:t>
            </w:r>
          </w:p>
          <w:p>
            <w:pPr>
              <w:pStyle w:val="Normal1"/>
              <w:spacing w:lineRule="auto" w:line="240"/>
              <w:rPr>
                <w:sz w:val="24"/>
              </w:rPr>
            </w:pPr>
            <w:r>
              <w:rPr>
                <w:sz w:val="24"/>
              </w:rPr>
              <w:t>рождения и т.п.) при</w:t>
              <w:softHyphen/>
              <w:t>надлежность</w:t>
            </w:r>
          </w:p>
          <w:p>
            <w:pPr>
              <w:pStyle w:val="Normal1"/>
              <w:rPr>
                <w:sz w:val="24"/>
              </w:rPr>
            </w:pPr>
            <w:r>
              <w:rPr>
                <w:sz w:val="24"/>
              </w:rPr>
            </w:r>
          </w:p>
        </w:tc>
        <w:tc>
          <w:tcPr>
            <w:tcW w:w="2126" w:type="dxa"/>
            <w:tcBorders>
              <w:top w:val="single" w:sz="6" w:space="0" w:color="000000"/>
              <w:start w:val="single" w:sz="6" w:space="0" w:color="000000"/>
              <w:end w:val="single" w:sz="6" w:space="0" w:color="000000"/>
            </w:tcBorders>
          </w:tcPr>
          <w:p>
            <w:pPr>
              <w:pStyle w:val="Normal1"/>
              <w:spacing w:lineRule="auto" w:line="240"/>
              <w:rPr>
                <w:sz w:val="24"/>
              </w:rPr>
            </w:pPr>
            <w:r>
              <w:rPr>
                <w:sz w:val="24"/>
              </w:rPr>
              <w:t>Существи</w:t>
              <w:softHyphen/>
              <w:t>тельное</w:t>
            </w:r>
          </w:p>
          <w:p>
            <w:pPr>
              <w:pStyle w:val="Normal1"/>
              <w:spacing w:lineRule="auto" w:line="240"/>
              <w:rPr>
                <w:sz w:val="24"/>
              </w:rPr>
            </w:pPr>
            <w:r>
              <w:rPr>
                <w:sz w:val="24"/>
              </w:rPr>
            </w:r>
          </w:p>
        </w:tc>
        <w:tc>
          <w:tcPr>
            <w:tcW w:w="1985" w:type="dxa"/>
            <w:tcBorders>
              <w:top w:val="single" w:sz="6" w:space="0" w:color="000000"/>
              <w:start w:val="single" w:sz="6" w:space="0" w:color="000000"/>
              <w:end w:val="single" w:sz="6" w:space="0" w:color="000000"/>
            </w:tcBorders>
          </w:tcPr>
          <w:p>
            <w:pPr>
              <w:pStyle w:val="Normal1"/>
              <w:spacing w:lineRule="auto" w:line="240"/>
              <w:rPr>
                <w:sz w:val="24"/>
              </w:rPr>
            </w:pPr>
            <w:r>
              <w:rPr>
                <w:sz w:val="24"/>
              </w:rPr>
              <w:t>Прилага</w:t>
              <w:softHyphen/>
              <w:t>тельное и существи</w:t>
              <w:softHyphen/>
              <w:t>тельное</w:t>
            </w:r>
          </w:p>
          <w:p>
            <w:pPr>
              <w:pStyle w:val="Normal1"/>
              <w:spacing w:lineRule="auto" w:line="240"/>
              <w:rPr>
                <w:sz w:val="24"/>
              </w:rPr>
            </w:pPr>
            <w:r>
              <w:rPr>
                <w:sz w:val="24"/>
              </w:rPr>
            </w:r>
          </w:p>
        </w:tc>
        <w:tc>
          <w:tcPr>
            <w:tcW w:w="1843" w:type="dxa"/>
            <w:vMerge w:val="restart"/>
            <w:tcBorders>
              <w:top w:val="single" w:sz="6" w:space="0" w:color="000000"/>
              <w:start w:val="single" w:sz="6" w:space="0" w:color="000000"/>
              <w:end w:val="single" w:sz="6" w:space="0" w:color="000000"/>
            </w:tcBorders>
          </w:tcPr>
          <w:p>
            <w:pPr>
              <w:pStyle w:val="Normal1"/>
              <w:spacing w:lineRule="auto" w:line="240"/>
              <w:rPr>
                <w:sz w:val="24"/>
                <w:lang w:val="en-US"/>
              </w:rPr>
            </w:pPr>
            <w:r>
              <w:rPr>
                <w:sz w:val="24"/>
                <w:lang w:val="en-US"/>
              </w:rPr>
              <w:t>austri</w:t>
            </w:r>
            <w:r>
              <w:rPr>
                <w:b/>
                <w:bCs/>
                <w:sz w:val="24"/>
                <w:lang w:val="en-US"/>
              </w:rPr>
              <w:t>aco</w:t>
            </w:r>
            <w:r>
              <w:rPr>
                <w:sz w:val="24"/>
                <w:lang w:val="en-US"/>
              </w:rPr>
              <w:t xml:space="preserve"> manch</w:t>
            </w:r>
            <w:r>
              <w:rPr>
                <w:b/>
                <w:bCs/>
                <w:sz w:val="24"/>
                <w:lang w:val="en-US"/>
              </w:rPr>
              <w:t xml:space="preserve">ego </w:t>
            </w:r>
            <w:r>
              <w:rPr>
                <w:sz w:val="24"/>
                <w:lang w:val="en-US"/>
              </w:rPr>
              <w:t>mexic</w:t>
            </w:r>
            <w:r>
              <w:rPr>
                <w:b/>
                <w:bCs/>
                <w:sz w:val="24"/>
                <w:lang w:val="en-US"/>
              </w:rPr>
              <w:t>ano</w:t>
            </w:r>
            <w:r>
              <w:rPr>
                <w:sz w:val="24"/>
                <w:lang w:val="en-US"/>
              </w:rPr>
              <w:t xml:space="preserve"> bonaer</w:t>
            </w:r>
            <w:r>
              <w:rPr>
                <w:b/>
                <w:bCs/>
                <w:sz w:val="24"/>
                <w:lang w:val="en-US"/>
              </w:rPr>
              <w:t xml:space="preserve">ense </w:t>
            </w:r>
            <w:r>
              <w:rPr>
                <w:sz w:val="24"/>
                <w:lang w:val="en-US"/>
              </w:rPr>
              <w:t>brasil</w:t>
            </w:r>
            <w:r>
              <w:rPr>
                <w:b/>
                <w:bCs/>
                <w:sz w:val="24"/>
                <w:lang w:val="en-US"/>
              </w:rPr>
              <w:t>eño</w:t>
            </w:r>
          </w:p>
          <w:p>
            <w:pPr>
              <w:pStyle w:val="Normal1"/>
              <w:spacing w:lineRule="auto" w:line="240"/>
              <w:rPr>
                <w:sz w:val="24"/>
                <w:lang w:val="en-US"/>
              </w:rPr>
            </w:pPr>
            <w:r>
              <w:rPr>
                <w:sz w:val="24"/>
                <w:lang w:val="en-US"/>
              </w:rPr>
              <w:t>alicant</w:t>
            </w:r>
            <w:r>
              <w:rPr>
                <w:b/>
                <w:bCs/>
                <w:sz w:val="24"/>
                <w:lang w:val="en-US"/>
              </w:rPr>
              <w:t>ino</w:t>
            </w:r>
          </w:p>
          <w:p>
            <w:pPr>
              <w:pStyle w:val="Normal1"/>
              <w:spacing w:lineRule="auto" w:line="240"/>
              <w:rPr/>
            </w:pPr>
            <w:r>
              <w:rPr>
                <w:sz w:val="24"/>
                <w:lang w:val="en-US"/>
              </w:rPr>
              <w:t>santiagu</w:t>
            </w:r>
            <w:r>
              <w:rPr>
                <w:b/>
                <w:bCs/>
                <w:sz w:val="24"/>
                <w:lang w:val="en-US"/>
              </w:rPr>
              <w:t>ero</w:t>
            </w:r>
            <w:r>
              <w:rPr>
                <w:sz w:val="24"/>
                <w:lang w:val="en-US"/>
              </w:rPr>
              <w:t xml:space="preserve"> </w:t>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t>franc</w:t>
            </w:r>
            <w:r>
              <w:rPr>
                <w:b/>
                <w:bCs/>
                <w:sz w:val="24"/>
                <w:lang w:val="en-US"/>
              </w:rPr>
              <w:t>és</w:t>
            </w:r>
          </w:p>
          <w:p>
            <w:pPr>
              <w:pStyle w:val="Normal1"/>
              <w:spacing w:lineRule="auto" w:line="240"/>
              <w:rPr>
                <w:sz w:val="24"/>
                <w:lang w:val="en-US"/>
              </w:rPr>
            </w:pPr>
            <w:r>
              <w:rPr>
                <w:sz w:val="24"/>
                <w:lang w:val="en-US"/>
              </w:rPr>
              <w:t>moscov</w:t>
            </w:r>
            <w:r>
              <w:rPr>
                <w:b/>
                <w:bCs/>
                <w:sz w:val="24"/>
                <w:lang w:val="en-US"/>
              </w:rPr>
              <w:t>ita</w:t>
            </w:r>
          </w:p>
          <w:p>
            <w:pPr>
              <w:pStyle w:val="Normal1"/>
              <w:spacing w:lineRule="auto" w:line="240"/>
              <w:rPr>
                <w:sz w:val="24"/>
                <w:lang w:val="en-US"/>
              </w:rPr>
            </w:pPr>
            <w:r>
              <w:rPr>
                <w:sz w:val="24"/>
                <w:lang w:val="en-US"/>
              </w:rPr>
              <w:t>franc</w:t>
            </w:r>
            <w:r>
              <w:rPr>
                <w:b/>
                <w:bCs/>
                <w:sz w:val="24"/>
                <w:lang w:val="en-US"/>
              </w:rPr>
              <w:t>esa</w:t>
            </w:r>
          </w:p>
          <w:p>
            <w:pPr>
              <w:pStyle w:val="Normal1"/>
              <w:spacing w:lineRule="auto" w:line="240"/>
              <w:rPr/>
            </w:pPr>
            <w:r>
              <w:rPr>
                <w:sz w:val="24"/>
                <w:lang w:val="en-US"/>
              </w:rPr>
              <w:t>egipci</w:t>
            </w:r>
            <w:r>
              <w:rPr>
                <w:b/>
                <w:bCs/>
                <w:sz w:val="24"/>
                <w:lang w:val="en-US"/>
              </w:rPr>
              <w:t>aca</w:t>
            </w:r>
            <w:r>
              <w:rPr>
                <w:sz w:val="24"/>
                <w:lang w:val="en-US"/>
              </w:rPr>
              <w:t xml:space="preserve"> </w:t>
            </w:r>
          </w:p>
          <w:p>
            <w:pPr>
              <w:pStyle w:val="Normal1"/>
              <w:spacing w:lineRule="auto" w:line="240"/>
              <w:rPr>
                <w:sz w:val="24"/>
                <w:lang w:val="en-US"/>
              </w:rPr>
            </w:pPr>
            <w:r>
              <w:rPr>
                <w:sz w:val="24"/>
                <w:lang w:val="en-US"/>
              </w:rPr>
              <w:t>itali</w:t>
            </w:r>
            <w:r>
              <w:rPr>
                <w:b/>
                <w:bCs/>
                <w:sz w:val="24"/>
                <w:lang w:val="en-US"/>
              </w:rPr>
              <w:t>ana</w:t>
            </w:r>
          </w:p>
          <w:p>
            <w:pPr>
              <w:pStyle w:val="Normal1"/>
              <w:spacing w:lineRule="auto" w:line="240"/>
              <w:rPr>
                <w:sz w:val="24"/>
                <w:lang w:val="en-US"/>
              </w:rPr>
            </w:pPr>
            <w:r>
              <w:rPr>
                <w:sz w:val="24"/>
                <w:lang w:val="en-US"/>
              </w:rPr>
              <w:t>leningrad</w:t>
            </w:r>
            <w:r>
              <w:rPr>
                <w:b/>
                <w:bCs/>
                <w:sz w:val="24"/>
                <w:lang w:val="en-US"/>
              </w:rPr>
              <w:t>ense</w:t>
            </w:r>
            <w:r>
              <w:rPr>
                <w:sz w:val="24"/>
                <w:lang w:val="en-US"/>
              </w:rPr>
              <w:t xml:space="preserve"> malagu</w:t>
            </w:r>
            <w:r>
              <w:rPr>
                <w:b/>
                <w:bCs/>
                <w:sz w:val="24"/>
                <w:lang w:val="en-US"/>
              </w:rPr>
              <w:t>ena</w:t>
            </w:r>
            <w:r>
              <w:rPr>
                <w:sz w:val="24"/>
                <w:lang w:val="en-US"/>
              </w:rPr>
              <w:t xml:space="preserve"> bilba</w:t>
            </w:r>
            <w:r>
              <w:rPr>
                <w:b/>
                <w:bCs/>
                <w:sz w:val="24"/>
                <w:lang w:val="en-US"/>
              </w:rPr>
              <w:t>ina</w:t>
            </w:r>
          </w:p>
          <w:p>
            <w:pPr>
              <w:pStyle w:val="Normal1"/>
              <w:spacing w:lineRule="auto" w:line="240"/>
              <w:rPr>
                <w:sz w:val="24"/>
                <w:lang w:val="en-US"/>
              </w:rPr>
            </w:pPr>
            <w:r>
              <w:rPr>
                <w:sz w:val="24"/>
                <w:lang w:val="en-US"/>
              </w:rPr>
              <w:t>haban</w:t>
            </w:r>
            <w:r>
              <w:rPr>
                <w:b/>
                <w:bCs/>
                <w:sz w:val="24"/>
                <w:lang w:val="en-US"/>
              </w:rPr>
              <w:t>era</w:t>
            </w:r>
          </w:p>
          <w:p>
            <w:pPr>
              <w:pStyle w:val="Normal1"/>
              <w:spacing w:lineRule="auto" w:line="240"/>
              <w:rPr>
                <w:sz w:val="24"/>
                <w:lang w:val="en-US"/>
              </w:rPr>
            </w:pPr>
            <w:r>
              <w:rPr>
                <w:sz w:val="24"/>
                <w:lang w:val="en-US"/>
              </w:rPr>
              <w:t>moscov</w:t>
            </w:r>
            <w:r>
              <w:rPr>
                <w:b/>
                <w:bCs/>
                <w:sz w:val="24"/>
                <w:lang w:val="en-US"/>
              </w:rPr>
              <w:t>ita</w:t>
            </w:r>
          </w:p>
          <w:p>
            <w:pPr>
              <w:pStyle w:val="Normal1"/>
              <w:rPr>
                <w:sz w:val="24"/>
                <w:lang w:val="en-US"/>
              </w:rPr>
            </w:pPr>
            <w:r>
              <w:rPr>
                <w:sz w:val="24"/>
                <w:lang w:val="en-US"/>
              </w:rPr>
            </w:r>
          </w:p>
        </w:tc>
      </w:tr>
      <w:tr>
        <w:trPr>
          <w:trHeight w:val="200"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400"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268"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351"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467" w:hRule="exact"/>
        </w:trPr>
        <w:tc>
          <w:tcPr>
            <w:tcW w:w="2410" w:type="dxa"/>
            <w:tcBorders>
              <w:start w:val="single" w:sz="6" w:space="0" w:color="000000"/>
              <w:end w:val="single" w:sz="6" w:space="0" w:color="000000"/>
            </w:tcBorders>
          </w:tcPr>
          <w:p>
            <w:pPr>
              <w:pStyle w:val="Normal1"/>
              <w:spacing w:lineRule="auto" w:line="240"/>
              <w:rPr>
                <w:sz w:val="24"/>
                <w:lang w:val="en-US"/>
              </w:rPr>
            </w:pPr>
            <w:r>
              <w:rPr>
                <w:sz w:val="24"/>
              </w:rPr>
              <w:t>Женский</w:t>
            </w:r>
            <w:r>
              <w:rPr>
                <w:sz w:val="24"/>
                <w:lang w:val="en-US"/>
              </w:rPr>
              <w:t xml:space="preserve"> </w:t>
            </w:r>
            <w:r>
              <w:rPr>
                <w:sz w:val="24"/>
              </w:rPr>
              <w:t>род</w:t>
            </w:r>
          </w:p>
          <w:p>
            <w:pPr>
              <w:pStyle w:val="Normal1"/>
              <w:spacing w:lineRule="auto" w:line="240"/>
              <w:rPr>
                <w:sz w:val="24"/>
                <w:lang w:val="en-US"/>
              </w:rPr>
            </w:pPr>
            <w:r>
              <w:rPr>
                <w:sz w:val="24"/>
                <w:lang w:val="en-US"/>
              </w:rPr>
            </w:r>
          </w:p>
        </w:tc>
        <w:tc>
          <w:tcPr>
            <w:tcW w:w="2268"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pacing w:lineRule="auto" w:line="240"/>
              <w:rPr>
                <w:sz w:val="24"/>
              </w:rPr>
            </w:pPr>
            <w:r>
              <w:rPr>
                <w:sz w:val="24"/>
              </w:rPr>
              <w:t>»</w:t>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pacing w:lineRule="auto" w:line="240"/>
              <w:rPr>
                <w:sz w:val="24"/>
              </w:rPr>
            </w:pPr>
            <w:r>
              <w:rPr>
                <w:sz w:val="24"/>
              </w:rPr>
              <w:t>» .</w:t>
            </w:r>
          </w:p>
          <w:p>
            <w:pPr>
              <w:pStyle w:val="Normal1"/>
              <w:spacing w:lineRule="auto" w:line="240"/>
              <w:rPr>
                <w:sz w:val="24"/>
              </w:rPr>
            </w:pPr>
            <w:r>
              <w:rPr>
                <w:sz w:val="24"/>
              </w:rPr>
            </w:r>
          </w:p>
        </w:tc>
        <w:tc>
          <w:tcPr>
            <w:tcW w:w="1843"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343" w:hRule="exact"/>
        </w:trPr>
        <w:tc>
          <w:tcPr>
            <w:tcW w:w="2410" w:type="dxa"/>
            <w:vMerge w:val="restart"/>
            <w:tcBorders>
              <w:start w:val="single" w:sz="6" w:space="0" w:color="000000"/>
              <w:end w:val="single" w:sz="6" w:space="0" w:color="000000"/>
            </w:tcBorders>
          </w:tcPr>
          <w:p>
            <w:pPr>
              <w:pStyle w:val="Normal1"/>
              <w:spacing w:lineRule="auto" w:line="240"/>
              <w:rPr/>
            </w:pPr>
            <w:r>
              <w:rPr>
                <w:sz w:val="24"/>
              </w:rPr>
              <w:t>-</w:t>
            </w:r>
            <w:r>
              <w:rPr>
                <w:b/>
                <w:sz w:val="24"/>
                <w:lang w:val="en-US"/>
              </w:rPr>
              <w:t>esa</w:t>
            </w:r>
            <w:r>
              <w:rPr>
                <w:sz w:val="24"/>
              </w:rPr>
              <w:t xml:space="preserve"> и те же суффиксы, но вместо</w:t>
            </w:r>
          </w:p>
          <w:p>
            <w:pPr>
              <w:pStyle w:val="Normal1"/>
              <w:spacing w:lineRule="auto" w:line="240"/>
              <w:rPr/>
            </w:pPr>
            <w:r>
              <w:rPr>
                <w:sz w:val="24"/>
              </w:rPr>
              <w:t xml:space="preserve">конечного </w:t>
            </w:r>
            <w:r>
              <w:rPr>
                <w:b/>
                <w:sz w:val="24"/>
              </w:rPr>
              <w:t>о</w:t>
            </w:r>
            <w:r>
              <w:rPr>
                <w:sz w:val="24"/>
              </w:rPr>
              <w:t xml:space="preserve"> ставится </w:t>
            </w:r>
            <w:r>
              <w:rPr>
                <w:b/>
                <w:sz w:val="24"/>
              </w:rPr>
              <w:t>а</w:t>
            </w:r>
            <w:r>
              <w:rPr>
                <w:sz w:val="24"/>
              </w:rPr>
              <w:t>;        (-ense и -</w:t>
            </w:r>
            <w:r>
              <w:rPr>
                <w:sz w:val="24"/>
                <w:lang w:val="en-US"/>
              </w:rPr>
              <w:t>ita</w:t>
            </w:r>
            <w:r>
              <w:rPr>
                <w:sz w:val="24"/>
              </w:rPr>
              <w:t xml:space="preserve"> остаются без</w:t>
            </w:r>
          </w:p>
          <w:p>
            <w:pPr>
              <w:pStyle w:val="Normal1"/>
              <w:spacing w:lineRule="auto" w:line="240"/>
              <w:rPr/>
            </w:pPr>
            <w:r>
              <w:rPr>
                <w:sz w:val="24"/>
              </w:rPr>
              <w:t>изменений</w:t>
            </w:r>
            <w:r>
              <w:rPr>
                <w:sz w:val="24"/>
                <w:lang w:val="en-US"/>
              </w:rPr>
              <w:t>)</w:t>
            </w:r>
          </w:p>
          <w:p>
            <w:pPr>
              <w:pStyle w:val="Normal1"/>
              <w:rPr>
                <w:sz w:val="24"/>
                <w:lang w:val="en-US"/>
              </w:rPr>
            </w:pPr>
            <w:r>
              <w:rPr>
                <w:sz w:val="24"/>
                <w:lang w:val="en-US"/>
              </w:rPr>
            </w:r>
          </w:p>
        </w:tc>
        <w:tc>
          <w:tcPr>
            <w:tcW w:w="2268" w:type="dxa"/>
            <w:tcBorders>
              <w:start w:val="single" w:sz="6" w:space="0" w:color="000000"/>
              <w:end w:val="single" w:sz="6" w:space="0" w:color="000000"/>
            </w:tcBorders>
          </w:tcPr>
          <w:p>
            <w:pPr>
              <w:pStyle w:val="Normal1"/>
              <w:spacing w:lineRule="auto" w:line="240"/>
              <w:ind w:firstLine="284" w:end="0"/>
              <w:rPr>
                <w:sz w:val="24"/>
                <w:lang w:val="en-US"/>
              </w:rPr>
            </w:pPr>
            <w:r>
              <w:rPr>
                <w:sz w:val="24"/>
                <w:lang w:val="en-US"/>
              </w:rPr>
              <w:t>»</w:t>
            </w:r>
          </w:p>
          <w:p>
            <w:pPr>
              <w:pStyle w:val="Normal1"/>
              <w:spacing w:lineRule="auto" w:line="240"/>
              <w:ind w:firstLine="284" w:end="0"/>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c>
          <w:tcPr>
            <w:tcW w:w="1843"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580" w:hRule="exact"/>
        </w:trPr>
        <w:tc>
          <w:tcPr>
            <w:tcW w:w="2410"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c>
          <w:tcPr>
            <w:tcW w:w="2268"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877" w:hRule="exact"/>
        </w:trPr>
        <w:tc>
          <w:tcPr>
            <w:tcW w:w="2410" w:type="dxa"/>
            <w:vMerge w:val="continue"/>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268"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280" w:hRule="exact"/>
        </w:trPr>
        <w:tc>
          <w:tcPr>
            <w:tcW w:w="2410" w:type="dxa"/>
            <w:tcBorders>
              <w:start w:val="single" w:sz="6" w:space="0" w:color="000000"/>
              <w:bottom w:val="single" w:sz="4"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r>
      <w:tr>
        <w:trPr>
          <w:trHeight w:val="298" w:hRule="exact"/>
        </w:trPr>
        <w:tc>
          <w:tcPr>
            <w:tcW w:w="2410" w:type="dxa"/>
            <w:tcBorders>
              <w:top w:val="single" w:sz="6" w:space="0" w:color="000000"/>
              <w:start w:val="single" w:sz="6" w:space="0" w:color="000000"/>
              <w:end w:val="single" w:sz="6" w:space="0" w:color="000000"/>
            </w:tcBorders>
          </w:tcPr>
          <w:p>
            <w:pPr>
              <w:pStyle w:val="Normal1"/>
              <w:spacing w:lineRule="auto" w:line="240"/>
              <w:rPr>
                <w:i/>
                <w:i/>
                <w:sz w:val="24"/>
                <w:lang w:val="en-US"/>
              </w:rPr>
            </w:pPr>
            <w:r>
              <w:rPr>
                <w:i/>
                <w:sz w:val="24"/>
              </w:rPr>
              <w:t>Мужской</w:t>
            </w:r>
            <w:r>
              <w:rPr>
                <w:i/>
                <w:sz w:val="24"/>
                <w:lang w:val="en-US"/>
              </w:rPr>
              <w:t xml:space="preserve"> </w:t>
            </w:r>
            <w:r>
              <w:rPr>
                <w:i/>
                <w:sz w:val="24"/>
              </w:rPr>
              <w:t>род</w:t>
            </w:r>
          </w:p>
          <w:p>
            <w:pPr>
              <w:pStyle w:val="Normal1"/>
              <w:spacing w:lineRule="auto" w:line="240"/>
              <w:rPr>
                <w:i/>
                <w:i/>
                <w:sz w:val="24"/>
                <w:lang w:val="en-US"/>
              </w:rPr>
            </w:pPr>
            <w:r>
              <w:rPr>
                <w:i/>
                <w:sz w:val="24"/>
                <w:lang w:val="en-US"/>
              </w:rPr>
            </w:r>
          </w:p>
        </w:tc>
        <w:tc>
          <w:tcPr>
            <w:tcW w:w="2268"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r>
      <w:tr>
        <w:trPr>
          <w:trHeight w:val="557" w:hRule="exact"/>
        </w:trPr>
        <w:tc>
          <w:tcPr>
            <w:tcW w:w="2410" w:type="dxa"/>
            <w:tcBorders>
              <w:start w:val="single" w:sz="6" w:space="0" w:color="000000"/>
              <w:end w:val="single" w:sz="6" w:space="0" w:color="000000"/>
            </w:tcBorders>
          </w:tcPr>
          <w:p>
            <w:pPr>
              <w:pStyle w:val="Normal1"/>
              <w:spacing w:lineRule="auto" w:line="240"/>
              <w:rPr>
                <w:b/>
                <w:sz w:val="24"/>
                <w:lang w:val="en-US"/>
              </w:rPr>
            </w:pPr>
            <w:r>
              <w:rPr>
                <w:b/>
                <w:sz w:val="24"/>
                <w:lang w:val="en-US"/>
              </w:rPr>
              <w:t>-ato, -ezno, -ino, -ucho</w:t>
            </w:r>
          </w:p>
          <w:p>
            <w:pPr>
              <w:pStyle w:val="Normal1"/>
              <w:spacing w:lineRule="auto" w:line="240"/>
              <w:rPr>
                <w:b/>
                <w:sz w:val="24"/>
                <w:lang w:val="en-US"/>
              </w:rPr>
            </w:pPr>
            <w:r>
              <w:rPr>
                <w:b/>
                <w:sz w:val="24"/>
                <w:lang w:val="en-US"/>
              </w:rPr>
            </w:r>
          </w:p>
        </w:tc>
        <w:tc>
          <w:tcPr>
            <w:tcW w:w="2268" w:type="dxa"/>
            <w:vMerge w:val="restart"/>
            <w:tcBorders>
              <w:start w:val="single" w:sz="6" w:space="0" w:color="000000"/>
              <w:end w:val="single" w:sz="6" w:space="0" w:color="000000"/>
            </w:tcBorders>
          </w:tcPr>
          <w:p>
            <w:pPr>
              <w:pStyle w:val="Normal1"/>
              <w:spacing w:lineRule="auto" w:line="240"/>
              <w:rPr>
                <w:sz w:val="24"/>
              </w:rPr>
            </w:pPr>
            <w:r>
              <w:rPr>
                <w:sz w:val="24"/>
              </w:rPr>
              <w:t>Названия детенышей</w:t>
            </w:r>
          </w:p>
          <w:p>
            <w:pPr>
              <w:pStyle w:val="Normal1"/>
              <w:spacing w:lineRule="auto" w:line="240"/>
              <w:rPr>
                <w:sz w:val="24"/>
              </w:rPr>
            </w:pPr>
            <w:r>
              <w:rPr>
                <w:sz w:val="24"/>
              </w:rPr>
              <w:t>животных, птенцов</w:t>
            </w:r>
          </w:p>
          <w:p>
            <w:pPr>
              <w:pStyle w:val="Normal1"/>
              <w:spacing w:lineRule="auto" w:line="240"/>
              <w:rPr>
                <w:sz w:val="24"/>
              </w:rPr>
            </w:pPr>
            <w:r>
              <w:rPr>
                <w:sz w:val="24"/>
              </w:rPr>
              <w:t>и т.п.</w:t>
            </w:r>
          </w:p>
          <w:p>
            <w:pPr>
              <w:pStyle w:val="Normal1"/>
              <w:rPr>
                <w:sz w:val="24"/>
              </w:rPr>
            </w:pPr>
            <w:r>
              <w:rPr>
                <w:sz w:val="24"/>
              </w:rPr>
            </w:r>
          </w:p>
        </w:tc>
        <w:tc>
          <w:tcPr>
            <w:tcW w:w="2126" w:type="dxa"/>
            <w:tcBorders>
              <w:start w:val="single" w:sz="6" w:space="0" w:color="000000"/>
              <w:end w:val="single" w:sz="6" w:space="0" w:color="000000"/>
            </w:tcBorders>
          </w:tcPr>
          <w:p>
            <w:pPr>
              <w:pStyle w:val="Normal1"/>
              <w:spacing w:lineRule="auto" w:line="240"/>
              <w:rPr>
                <w:sz w:val="24"/>
              </w:rPr>
            </w:pPr>
            <w:r>
              <w:rPr>
                <w:sz w:val="24"/>
              </w:rPr>
              <w:t>Существи</w:t>
              <w:softHyphen/>
              <w:t>тельное</w:t>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pacing w:lineRule="auto" w:line="240"/>
              <w:rPr>
                <w:sz w:val="24"/>
              </w:rPr>
            </w:pPr>
            <w:r>
              <w:rPr>
                <w:sz w:val="24"/>
              </w:rPr>
              <w:t>Существи</w:t>
              <w:softHyphen/>
              <w:t>тельное</w:t>
            </w:r>
          </w:p>
          <w:p>
            <w:pPr>
              <w:pStyle w:val="Normal1"/>
              <w:spacing w:lineRule="auto" w:line="240"/>
              <w:rPr>
                <w:sz w:val="24"/>
              </w:rPr>
            </w:pPr>
            <w:r>
              <w:rPr>
                <w:sz w:val="24"/>
              </w:rPr>
            </w:r>
          </w:p>
        </w:tc>
        <w:tc>
          <w:tcPr>
            <w:tcW w:w="1843" w:type="dxa"/>
            <w:vMerge w:val="restart"/>
            <w:tcBorders>
              <w:start w:val="single" w:sz="6" w:space="0" w:color="000000"/>
              <w:end w:val="single" w:sz="6" w:space="0" w:color="000000"/>
            </w:tcBorders>
          </w:tcPr>
          <w:p>
            <w:pPr>
              <w:pStyle w:val="Normal1"/>
              <w:spacing w:lineRule="auto" w:line="240"/>
              <w:rPr>
                <w:sz w:val="24"/>
              </w:rPr>
            </w:pPr>
            <w:r>
              <w:rPr>
                <w:sz w:val="24"/>
                <w:lang w:val="en-US"/>
              </w:rPr>
              <w:t>ballen</w:t>
            </w:r>
            <w:r>
              <w:rPr>
                <w:b/>
                <w:bCs/>
                <w:sz w:val="24"/>
                <w:lang w:val="en-US"/>
              </w:rPr>
              <w:t>ato</w:t>
            </w:r>
            <w:r>
              <w:rPr>
                <w:sz w:val="24"/>
              </w:rPr>
              <w:t xml:space="preserve">  </w:t>
            </w:r>
            <w:r>
              <w:rPr>
                <w:sz w:val="24"/>
                <w:lang w:val="en-US"/>
              </w:rPr>
              <w:t>lob</w:t>
            </w:r>
            <w:r>
              <w:rPr>
                <w:b/>
                <w:bCs/>
                <w:sz w:val="24"/>
                <w:lang w:val="en-US"/>
              </w:rPr>
              <w:t>ezno</w:t>
            </w:r>
          </w:p>
          <w:p>
            <w:pPr>
              <w:pStyle w:val="Normal1"/>
              <w:spacing w:lineRule="auto" w:line="240"/>
              <w:rPr>
                <w:sz w:val="24"/>
                <w:lang w:val="en-US"/>
              </w:rPr>
            </w:pPr>
            <w:r>
              <w:rPr>
                <w:sz w:val="24"/>
                <w:lang w:val="en-US"/>
              </w:rPr>
              <w:t>palom</w:t>
            </w:r>
            <w:r>
              <w:rPr>
                <w:b/>
                <w:bCs/>
                <w:sz w:val="24"/>
                <w:lang w:val="en-US"/>
              </w:rPr>
              <w:t>ino</w:t>
            </w:r>
          </w:p>
          <w:p>
            <w:pPr>
              <w:pStyle w:val="Normal1"/>
              <w:spacing w:lineRule="auto" w:line="240"/>
              <w:rPr>
                <w:sz w:val="24"/>
                <w:lang w:val="en-US"/>
              </w:rPr>
            </w:pPr>
            <w:r>
              <w:rPr>
                <w:sz w:val="24"/>
                <w:lang w:val="en-US"/>
              </w:rPr>
              <w:t>aguil</w:t>
            </w:r>
            <w:r>
              <w:rPr>
                <w:b/>
                <w:bCs/>
                <w:sz w:val="24"/>
                <w:lang w:val="en-US"/>
              </w:rPr>
              <w:t>ucho</w:t>
            </w:r>
          </w:p>
          <w:p>
            <w:pPr>
              <w:pStyle w:val="Normal1"/>
              <w:rPr>
                <w:sz w:val="24"/>
                <w:lang w:val="en-US"/>
              </w:rPr>
            </w:pPr>
            <w:r>
              <w:rPr>
                <w:sz w:val="24"/>
                <w:lang w:val="en-US"/>
              </w:rPr>
            </w:r>
          </w:p>
        </w:tc>
      </w:tr>
      <w:tr>
        <w:trPr>
          <w:trHeight w:val="220"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r>
      <w:tr>
        <w:trPr>
          <w:trHeight w:val="483"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r>
      <w:tr>
        <w:trPr>
          <w:trHeight w:val="160" w:hRule="exact"/>
        </w:trPr>
        <w:tc>
          <w:tcPr>
            <w:tcW w:w="2410"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vMerge w:val="continue"/>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126"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r>
      <w:tr>
        <w:trPr>
          <w:trHeight w:val="436" w:hRule="exact"/>
        </w:trPr>
        <w:tc>
          <w:tcPr>
            <w:tcW w:w="2410" w:type="dxa"/>
            <w:tcBorders>
              <w:top w:val="single" w:sz="6" w:space="0" w:color="000000"/>
              <w:start w:val="single" w:sz="6" w:space="0" w:color="000000"/>
              <w:end w:val="single" w:sz="6" w:space="0" w:color="000000"/>
            </w:tcBorders>
          </w:tcPr>
          <w:p>
            <w:pPr>
              <w:pStyle w:val="Normal1"/>
              <w:spacing w:lineRule="auto" w:line="240"/>
              <w:rPr>
                <w:i/>
                <w:i/>
                <w:sz w:val="24"/>
                <w:lang w:val="en-US"/>
              </w:rPr>
            </w:pPr>
            <w:r>
              <w:rPr>
                <w:i/>
                <w:sz w:val="24"/>
              </w:rPr>
              <w:t>Женский</w:t>
            </w:r>
            <w:r>
              <w:rPr>
                <w:i/>
                <w:sz w:val="24"/>
                <w:lang w:val="en-US"/>
              </w:rPr>
              <w:t xml:space="preserve"> </w:t>
            </w:r>
            <w:r>
              <w:rPr>
                <w:i/>
                <w:sz w:val="24"/>
              </w:rPr>
              <w:t>род</w:t>
            </w:r>
          </w:p>
          <w:p>
            <w:pPr>
              <w:pStyle w:val="Normal1"/>
              <w:spacing w:lineRule="auto" w:line="240"/>
              <w:rPr>
                <w:i/>
                <w:i/>
                <w:sz w:val="24"/>
                <w:lang w:val="en-US"/>
              </w:rPr>
            </w:pPr>
            <w:r>
              <w:rPr>
                <w:i/>
                <w:sz w:val="24"/>
                <w:lang w:val="en-US"/>
              </w:rPr>
            </w:r>
          </w:p>
        </w:tc>
        <w:tc>
          <w:tcPr>
            <w:tcW w:w="2268"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r>
      <w:tr>
        <w:trPr>
          <w:trHeight w:val="967" w:hRule="exact"/>
        </w:trPr>
        <w:tc>
          <w:tcPr>
            <w:tcW w:w="2410" w:type="dxa"/>
            <w:tcBorders>
              <w:start w:val="single" w:sz="6" w:space="0" w:color="000000"/>
              <w:end w:val="single" w:sz="6" w:space="0" w:color="000000"/>
            </w:tcBorders>
          </w:tcPr>
          <w:p>
            <w:pPr>
              <w:pStyle w:val="Normal1"/>
              <w:spacing w:lineRule="auto" w:line="240"/>
              <w:rPr>
                <w:b/>
                <w:sz w:val="24"/>
                <w:lang w:val="en-US"/>
              </w:rPr>
            </w:pPr>
            <w:r>
              <w:rPr>
                <w:b/>
                <w:sz w:val="24"/>
                <w:lang w:val="en-US"/>
              </w:rPr>
              <w:t>-ez, -eza, -icia, -itud,     -ión (-sión, -ción), -ura</w:t>
            </w:r>
          </w:p>
          <w:p>
            <w:pPr>
              <w:pStyle w:val="Normal1"/>
              <w:spacing w:lineRule="auto" w:line="240"/>
              <w:rPr>
                <w:b/>
                <w:sz w:val="24"/>
                <w:lang w:val="en-US"/>
              </w:rPr>
            </w:pPr>
            <w:r>
              <w:rPr>
                <w:b/>
                <w:sz w:val="24"/>
                <w:lang w:val="en-US"/>
              </w:rPr>
            </w:r>
          </w:p>
        </w:tc>
        <w:tc>
          <w:tcPr>
            <w:tcW w:w="2268" w:type="dxa"/>
            <w:tcBorders>
              <w:start w:val="single" w:sz="6" w:space="0" w:color="000000"/>
              <w:end w:val="single" w:sz="6" w:space="0" w:color="000000"/>
            </w:tcBorders>
          </w:tcPr>
          <w:p>
            <w:pPr>
              <w:pStyle w:val="Normal1"/>
              <w:spacing w:lineRule="auto" w:line="240"/>
              <w:rPr>
                <w:sz w:val="24"/>
              </w:rPr>
            </w:pPr>
            <w:r>
              <w:rPr>
                <w:sz w:val="24"/>
              </w:rPr>
              <w:t>Абстрактные, (отвлечен</w:t>
              <w:softHyphen/>
              <w:t>ные) понятия, качество</w:t>
            </w:r>
          </w:p>
          <w:p>
            <w:pPr>
              <w:pStyle w:val="Normal1"/>
              <w:spacing w:lineRule="auto" w:line="240"/>
              <w:rPr>
                <w:sz w:val="24"/>
              </w:rPr>
            </w:pPr>
            <w:r>
              <w:rPr>
                <w:sz w:val="24"/>
              </w:rPr>
            </w:r>
          </w:p>
        </w:tc>
        <w:tc>
          <w:tcPr>
            <w:tcW w:w="2126" w:type="dxa"/>
            <w:tcBorders>
              <w:start w:val="single" w:sz="6" w:space="0" w:color="000000"/>
              <w:end w:val="single" w:sz="6" w:space="0" w:color="000000"/>
            </w:tcBorders>
          </w:tcPr>
          <w:p>
            <w:pPr>
              <w:pStyle w:val="Normal1"/>
              <w:spacing w:lineRule="auto" w:line="240"/>
              <w:rPr>
                <w:sz w:val="24"/>
              </w:rPr>
            </w:pPr>
            <w:r>
              <w:rPr>
                <w:sz w:val="24"/>
              </w:rPr>
              <w:t>Прилага</w:t>
              <w:softHyphen/>
              <w:t>тельное, глагол</w:t>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pacing w:lineRule="auto" w:line="240"/>
              <w:rPr>
                <w:sz w:val="24"/>
              </w:rPr>
            </w:pPr>
            <w:r>
              <w:rPr>
                <w:sz w:val="24"/>
              </w:rPr>
              <w:t>Существи</w:t>
              <w:softHyphen/>
              <w:t>тельное</w:t>
            </w:r>
          </w:p>
          <w:p>
            <w:pPr>
              <w:pStyle w:val="Normal1"/>
              <w:spacing w:lineRule="auto" w:line="240"/>
              <w:rPr>
                <w:sz w:val="24"/>
              </w:rPr>
            </w:pPr>
            <w:r>
              <w:rPr>
                <w:sz w:val="24"/>
              </w:rPr>
            </w:r>
          </w:p>
        </w:tc>
        <w:tc>
          <w:tcPr>
            <w:tcW w:w="1843" w:type="dxa"/>
            <w:tcBorders>
              <w:start w:val="single" w:sz="6" w:space="0" w:color="000000"/>
              <w:end w:val="single" w:sz="6" w:space="0" w:color="000000"/>
            </w:tcBorders>
          </w:tcPr>
          <w:p>
            <w:pPr>
              <w:pStyle w:val="Normal1"/>
              <w:spacing w:lineRule="auto" w:line="240"/>
              <w:rPr>
                <w:sz w:val="24"/>
              </w:rPr>
            </w:pPr>
            <w:r>
              <w:rPr>
                <w:sz w:val="24"/>
                <w:lang w:val="en-US"/>
              </w:rPr>
              <w:t>amarill</w:t>
            </w:r>
            <w:r>
              <w:rPr>
                <w:b/>
                <w:bCs/>
                <w:sz w:val="24"/>
                <w:lang w:val="en-US"/>
              </w:rPr>
              <w:t>ez</w:t>
            </w:r>
            <w:r>
              <w:rPr>
                <w:sz w:val="24"/>
              </w:rPr>
              <w:t xml:space="preserve"> </w:t>
            </w:r>
            <w:r>
              <w:rPr>
                <w:sz w:val="24"/>
                <w:lang w:val="en-US"/>
              </w:rPr>
              <w:t>asper</w:t>
            </w:r>
            <w:r>
              <w:rPr>
                <w:b/>
                <w:bCs/>
                <w:sz w:val="24"/>
                <w:lang w:val="en-US"/>
              </w:rPr>
              <w:t>eza</w:t>
            </w:r>
            <w:r>
              <w:rPr>
                <w:sz w:val="24"/>
              </w:rPr>
              <w:t xml:space="preserve"> </w:t>
            </w:r>
            <w:r>
              <w:rPr>
                <w:sz w:val="24"/>
                <w:lang w:val="en-US"/>
              </w:rPr>
              <w:t>avaric</w:t>
            </w:r>
            <w:r>
              <w:rPr>
                <w:b/>
                <w:bCs/>
                <w:sz w:val="24"/>
                <w:lang w:val="en-US"/>
              </w:rPr>
              <w:t>ia</w:t>
            </w:r>
          </w:p>
          <w:p>
            <w:pPr>
              <w:pStyle w:val="Normal1"/>
              <w:spacing w:lineRule="auto" w:line="240"/>
              <w:rPr>
                <w:sz w:val="24"/>
              </w:rPr>
            </w:pPr>
            <w:r>
              <w:rPr>
                <w:sz w:val="24"/>
              </w:rPr>
            </w:r>
          </w:p>
        </w:tc>
      </w:tr>
      <w:tr>
        <w:trPr>
          <w:trHeight w:val="22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268"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6"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vMerge w:val="restart"/>
            <w:tcBorders>
              <w:start w:val="single" w:sz="6" w:space="0" w:color="000000"/>
              <w:end w:val="single" w:sz="6" w:space="0" w:color="000000"/>
            </w:tcBorders>
          </w:tcPr>
          <w:p>
            <w:pPr>
              <w:pStyle w:val="Normal1"/>
              <w:spacing w:lineRule="auto" w:line="240"/>
              <w:rPr>
                <w:sz w:val="24"/>
                <w:lang w:val="en-US"/>
              </w:rPr>
            </w:pPr>
            <w:r>
              <w:rPr>
                <w:sz w:val="24"/>
                <w:lang w:val="en-US"/>
              </w:rPr>
              <w:t>diver</w:t>
            </w:r>
            <w:r>
              <w:rPr>
                <w:b/>
                <w:bCs/>
                <w:sz w:val="24"/>
                <w:lang w:val="en-US"/>
              </w:rPr>
              <w:t>sión</w:t>
            </w:r>
          </w:p>
          <w:p>
            <w:pPr>
              <w:pStyle w:val="Normal1"/>
              <w:spacing w:lineRule="auto" w:line="240"/>
              <w:rPr>
                <w:sz w:val="24"/>
                <w:lang w:val="en-US"/>
              </w:rPr>
            </w:pPr>
            <w:r>
              <w:rPr>
                <w:sz w:val="24"/>
                <w:lang w:val="en-US"/>
              </w:rPr>
              <w:t>protec</w:t>
            </w:r>
            <w:r>
              <w:rPr>
                <w:b/>
                <w:bCs/>
                <w:sz w:val="24"/>
                <w:lang w:val="en-US"/>
              </w:rPr>
              <w:t>ción</w:t>
            </w:r>
          </w:p>
          <w:p>
            <w:pPr>
              <w:pStyle w:val="Normal1"/>
              <w:spacing w:lineRule="auto" w:line="240"/>
              <w:rPr>
                <w:sz w:val="24"/>
                <w:lang w:val="en-US"/>
              </w:rPr>
            </w:pPr>
            <w:r>
              <w:rPr>
                <w:sz w:val="24"/>
                <w:lang w:val="en-US"/>
              </w:rPr>
              <w:t>blanc</w:t>
            </w:r>
            <w:r>
              <w:rPr>
                <w:b/>
                <w:bCs/>
                <w:sz w:val="24"/>
                <w:lang w:val="en-US"/>
              </w:rPr>
              <w:t>ura</w:t>
            </w:r>
          </w:p>
          <w:p>
            <w:pPr>
              <w:pStyle w:val="Normal1"/>
              <w:rPr>
                <w:sz w:val="24"/>
                <w:lang w:val="en-US"/>
              </w:rPr>
            </w:pPr>
            <w:r>
              <w:rPr>
                <w:sz w:val="24"/>
                <w:lang w:val="en-US"/>
              </w:rPr>
            </w:r>
          </w:p>
        </w:tc>
      </w:tr>
      <w:tr>
        <w:trPr>
          <w:trHeight w:val="200"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r>
      <w:tr>
        <w:trPr>
          <w:trHeight w:val="405" w:hRule="exact"/>
        </w:trPr>
        <w:tc>
          <w:tcPr>
            <w:tcW w:w="2410"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268"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r>
      <w:tr>
        <w:trPr>
          <w:trHeight w:val="247" w:hRule="exact"/>
        </w:trPr>
        <w:tc>
          <w:tcPr>
            <w:tcW w:w="2410" w:type="dxa"/>
            <w:tcBorders>
              <w:top w:val="single" w:sz="6" w:space="0" w:color="000000"/>
              <w:start w:val="single" w:sz="6" w:space="0" w:color="000000"/>
              <w:end w:val="single" w:sz="6" w:space="0" w:color="000000"/>
            </w:tcBorders>
          </w:tcPr>
          <w:p>
            <w:pPr>
              <w:pStyle w:val="Normal1"/>
              <w:spacing w:lineRule="auto" w:line="240"/>
              <w:rPr>
                <w:i/>
                <w:i/>
                <w:sz w:val="24"/>
                <w:lang w:val="en-US"/>
              </w:rPr>
            </w:pPr>
            <w:r>
              <w:rPr>
                <w:i/>
                <w:sz w:val="24"/>
              </w:rPr>
              <w:t>Мужской</w:t>
            </w:r>
            <w:r>
              <w:rPr>
                <w:i/>
                <w:sz w:val="24"/>
                <w:lang w:val="en-US"/>
              </w:rPr>
              <w:t xml:space="preserve"> </w:t>
            </w:r>
            <w:r>
              <w:rPr>
                <w:i/>
                <w:sz w:val="24"/>
              </w:rPr>
              <w:t>род</w:t>
            </w:r>
          </w:p>
          <w:p>
            <w:pPr>
              <w:pStyle w:val="Normal1"/>
              <w:spacing w:lineRule="auto" w:line="240"/>
              <w:rPr>
                <w:i/>
                <w:i/>
                <w:sz w:val="24"/>
                <w:lang w:val="en-US"/>
              </w:rPr>
            </w:pPr>
            <w:r>
              <w:rPr>
                <w:i/>
                <w:sz w:val="24"/>
                <w:lang w:val="en-US"/>
              </w:rPr>
            </w:r>
          </w:p>
        </w:tc>
        <w:tc>
          <w:tcPr>
            <w:tcW w:w="2268"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2126"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985"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1843" w:type="dxa"/>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r>
      <w:tr>
        <w:trPr>
          <w:trHeight w:val="906" w:hRule="exact"/>
        </w:trPr>
        <w:tc>
          <w:tcPr>
            <w:tcW w:w="2410" w:type="dxa"/>
            <w:tcBorders>
              <w:start w:val="single" w:sz="6" w:space="0" w:color="000000"/>
              <w:end w:val="single" w:sz="6" w:space="0" w:color="000000"/>
            </w:tcBorders>
          </w:tcPr>
          <w:p>
            <w:pPr>
              <w:pStyle w:val="Normal1"/>
              <w:spacing w:lineRule="auto" w:line="240"/>
              <w:rPr>
                <w:b/>
                <w:sz w:val="24"/>
              </w:rPr>
            </w:pPr>
            <w:r>
              <w:rPr>
                <w:sz w:val="24"/>
              </w:rPr>
              <w:t>-</w:t>
            </w:r>
            <w:r>
              <w:rPr>
                <w:b/>
                <w:sz w:val="24"/>
                <w:lang w:val="en-US"/>
              </w:rPr>
              <w:t>azo</w:t>
            </w:r>
            <w:r>
              <w:rPr>
                <w:b/>
                <w:sz w:val="24"/>
              </w:rPr>
              <w:t>, -</w:t>
            </w:r>
            <w:r>
              <w:rPr>
                <w:b/>
                <w:sz w:val="24"/>
                <w:lang w:val="en-US"/>
              </w:rPr>
              <w:t>tón</w:t>
            </w:r>
          </w:p>
          <w:p>
            <w:pPr>
              <w:pStyle w:val="Normal1"/>
              <w:spacing w:lineRule="auto" w:line="240"/>
              <w:rPr>
                <w:b/>
                <w:sz w:val="24"/>
              </w:rPr>
            </w:pPr>
            <w:r>
              <w:rPr>
                <w:b/>
                <w:sz w:val="24"/>
              </w:rPr>
            </w:r>
          </w:p>
        </w:tc>
        <w:tc>
          <w:tcPr>
            <w:tcW w:w="2268" w:type="dxa"/>
            <w:vMerge w:val="restart"/>
            <w:tcBorders>
              <w:start w:val="single" w:sz="6" w:space="0" w:color="000000"/>
              <w:end w:val="single" w:sz="6" w:space="0" w:color="000000"/>
            </w:tcBorders>
          </w:tcPr>
          <w:p>
            <w:pPr>
              <w:pStyle w:val="Normal1"/>
              <w:spacing w:lineRule="auto" w:line="240"/>
              <w:rPr>
                <w:sz w:val="24"/>
              </w:rPr>
            </w:pPr>
            <w:r>
              <w:rPr>
                <w:sz w:val="24"/>
              </w:rPr>
              <w:t>Удар чем-либо</w:t>
            </w:r>
          </w:p>
          <w:p>
            <w:pPr>
              <w:pStyle w:val="Normal1"/>
              <w:spacing w:lineRule="auto" w:line="240"/>
              <w:rPr>
                <w:sz w:val="24"/>
              </w:rPr>
            </w:pPr>
            <w:r>
              <w:rPr>
                <w:sz w:val="24"/>
              </w:rPr>
            </w:r>
          </w:p>
          <w:p>
            <w:pPr>
              <w:pStyle w:val="Normal1"/>
              <w:spacing w:lineRule="auto" w:line="240"/>
              <w:rPr>
                <w:sz w:val="24"/>
              </w:rPr>
            </w:pPr>
            <w:r>
              <w:rPr>
                <w:sz w:val="24"/>
              </w:rPr>
              <w:t>»</w:t>
            </w:r>
          </w:p>
          <w:p>
            <w:pPr>
              <w:pStyle w:val="Normal1"/>
              <w:spacing w:lineRule="auto" w:line="240"/>
              <w:rPr>
                <w:sz w:val="24"/>
              </w:rPr>
            </w:pPr>
            <w:r>
              <w:rPr>
                <w:sz w:val="24"/>
              </w:rPr>
            </w:r>
          </w:p>
          <w:p>
            <w:pPr>
              <w:pStyle w:val="Normal1"/>
              <w:rPr>
                <w:sz w:val="24"/>
              </w:rPr>
            </w:pPr>
            <w:r>
              <w:rPr>
                <w:sz w:val="24"/>
              </w:rPr>
            </w:r>
          </w:p>
        </w:tc>
        <w:tc>
          <w:tcPr>
            <w:tcW w:w="2126" w:type="dxa"/>
            <w:vMerge w:val="restart"/>
            <w:tcBorders>
              <w:start w:val="single" w:sz="6" w:space="0" w:color="000000"/>
              <w:end w:val="single" w:sz="6" w:space="0" w:color="000000"/>
            </w:tcBorders>
          </w:tcPr>
          <w:p>
            <w:pPr>
              <w:pStyle w:val="Normal1"/>
              <w:spacing w:lineRule="auto" w:line="240"/>
              <w:rPr>
                <w:sz w:val="24"/>
              </w:rPr>
            </w:pPr>
            <w:r>
              <w:rPr>
                <w:sz w:val="24"/>
              </w:rPr>
              <w:t>Существи</w:t>
              <w:softHyphen/>
              <w:t>тельное</w:t>
            </w:r>
          </w:p>
          <w:p>
            <w:pPr>
              <w:pStyle w:val="Normal1"/>
              <w:spacing w:lineRule="auto" w:line="240"/>
              <w:rPr>
                <w:sz w:val="24"/>
              </w:rPr>
            </w:pPr>
            <w:r>
              <w:rPr>
                <w:sz w:val="24"/>
              </w:rPr>
            </w:r>
          </w:p>
          <w:p>
            <w:pPr>
              <w:pStyle w:val="Normal1"/>
              <w:spacing w:lineRule="auto" w:line="240"/>
              <w:rPr>
                <w:sz w:val="24"/>
              </w:rPr>
            </w:pPr>
            <w:r>
              <w:rPr>
                <w:sz w:val="24"/>
              </w:rPr>
              <w:t>»</w:t>
            </w:r>
          </w:p>
          <w:p>
            <w:pPr>
              <w:pStyle w:val="Normal1"/>
              <w:spacing w:lineRule="auto" w:line="240"/>
              <w:rPr>
                <w:sz w:val="24"/>
              </w:rPr>
            </w:pPr>
            <w:r>
              <w:rPr>
                <w:sz w:val="24"/>
              </w:rPr>
            </w:r>
          </w:p>
          <w:p>
            <w:pPr>
              <w:pStyle w:val="Normal1"/>
              <w:rPr>
                <w:sz w:val="24"/>
              </w:rPr>
            </w:pPr>
            <w:r>
              <w:rPr>
                <w:sz w:val="24"/>
              </w:rPr>
            </w:r>
          </w:p>
        </w:tc>
        <w:tc>
          <w:tcPr>
            <w:tcW w:w="1985" w:type="dxa"/>
            <w:vMerge w:val="restart"/>
            <w:tcBorders>
              <w:start w:val="single" w:sz="6" w:space="0" w:color="000000"/>
              <w:end w:val="single" w:sz="6" w:space="0" w:color="000000"/>
            </w:tcBorders>
          </w:tcPr>
          <w:p>
            <w:pPr>
              <w:pStyle w:val="Normal1"/>
              <w:spacing w:lineRule="auto" w:line="240"/>
              <w:rPr>
                <w:sz w:val="24"/>
              </w:rPr>
            </w:pPr>
            <w:r>
              <w:rPr>
                <w:sz w:val="24"/>
              </w:rPr>
              <w:t>Существи</w:t>
              <w:softHyphen/>
              <w:t>тельное</w:t>
            </w:r>
          </w:p>
          <w:p>
            <w:pPr>
              <w:pStyle w:val="Normal1"/>
              <w:spacing w:lineRule="auto" w:line="240"/>
              <w:rPr>
                <w:sz w:val="24"/>
              </w:rPr>
            </w:pPr>
            <w:r>
              <w:rPr>
                <w:sz w:val="24"/>
              </w:rPr>
            </w:r>
          </w:p>
          <w:p>
            <w:pPr>
              <w:pStyle w:val="Normal1"/>
              <w:spacing w:lineRule="auto" w:line="240"/>
              <w:rPr>
                <w:sz w:val="24"/>
              </w:rPr>
            </w:pPr>
            <w:r>
              <w:rPr>
                <w:sz w:val="24"/>
              </w:rPr>
              <w:t>»</w:t>
            </w:r>
          </w:p>
          <w:p>
            <w:pPr>
              <w:pStyle w:val="Normal1"/>
              <w:spacing w:lineRule="auto" w:line="240"/>
              <w:rPr>
                <w:sz w:val="24"/>
              </w:rPr>
            </w:pPr>
            <w:r>
              <w:rPr>
                <w:sz w:val="24"/>
              </w:rPr>
            </w:r>
          </w:p>
          <w:p>
            <w:pPr>
              <w:pStyle w:val="Normal1"/>
              <w:rPr>
                <w:sz w:val="24"/>
              </w:rPr>
            </w:pPr>
            <w:r>
              <w:rPr>
                <w:sz w:val="24"/>
              </w:rPr>
            </w:r>
          </w:p>
        </w:tc>
        <w:tc>
          <w:tcPr>
            <w:tcW w:w="1843" w:type="dxa"/>
            <w:vMerge w:val="restart"/>
            <w:tcBorders>
              <w:start w:val="single" w:sz="6" w:space="0" w:color="000000"/>
              <w:end w:val="single" w:sz="6" w:space="0" w:color="000000"/>
            </w:tcBorders>
          </w:tcPr>
          <w:p>
            <w:pPr>
              <w:pStyle w:val="Normal1"/>
              <w:spacing w:lineRule="auto" w:line="240"/>
              <w:rPr/>
            </w:pPr>
            <w:r>
              <w:rPr>
                <w:sz w:val="24"/>
                <w:lang w:val="en-US"/>
              </w:rPr>
              <w:t>latig</w:t>
            </w:r>
            <w:r>
              <w:rPr>
                <w:b/>
                <w:bCs/>
                <w:sz w:val="24"/>
                <w:lang w:val="en-US"/>
              </w:rPr>
              <w:t>azo</w:t>
            </w:r>
            <w:r>
              <w:rPr>
                <w:sz w:val="24"/>
              </w:rPr>
              <w:t xml:space="preserve"> </w:t>
            </w:r>
          </w:p>
          <w:p>
            <w:pPr>
              <w:pStyle w:val="Normal1"/>
              <w:spacing w:lineRule="auto" w:line="240"/>
              <w:rPr>
                <w:sz w:val="24"/>
              </w:rPr>
            </w:pPr>
            <w:r>
              <w:rPr>
                <w:sz w:val="24"/>
                <w:lang w:val="en-US"/>
              </w:rPr>
              <w:t>port</w:t>
            </w:r>
            <w:r>
              <w:rPr>
                <w:b/>
                <w:bCs/>
                <w:sz w:val="24"/>
                <w:lang w:val="en-US"/>
              </w:rPr>
              <w:t>azo</w:t>
            </w:r>
          </w:p>
          <w:p>
            <w:pPr>
              <w:pStyle w:val="Normal1"/>
              <w:spacing w:lineRule="auto" w:line="240"/>
              <w:rPr>
                <w:sz w:val="24"/>
              </w:rPr>
            </w:pPr>
            <w:r>
              <w:rPr>
                <w:sz w:val="24"/>
                <w:lang w:val="en-US"/>
              </w:rPr>
              <w:t>mano</w:t>
            </w:r>
            <w:r>
              <w:rPr>
                <w:b/>
                <w:bCs/>
                <w:sz w:val="24"/>
                <w:lang w:val="en-US"/>
              </w:rPr>
              <w:t>t</w:t>
            </w:r>
            <w:r>
              <w:rPr>
                <w:b/>
                <w:bCs/>
                <w:sz w:val="24"/>
              </w:rPr>
              <w:t>ó</w:t>
            </w:r>
            <w:r>
              <w:rPr>
                <w:b/>
                <w:bCs/>
                <w:sz w:val="24"/>
                <w:lang w:val="en-US"/>
              </w:rPr>
              <w:t>n</w:t>
            </w:r>
          </w:p>
          <w:p>
            <w:pPr>
              <w:pStyle w:val="Normal1"/>
              <w:rPr>
                <w:sz w:val="24"/>
              </w:rPr>
            </w:pPr>
            <w:r>
              <w:rPr>
                <w:sz w:val="24"/>
              </w:rPr>
            </w:r>
          </w:p>
        </w:tc>
      </w:tr>
      <w:tr>
        <w:trPr>
          <w:trHeight w:val="100" w:hRule="exact"/>
        </w:trPr>
        <w:tc>
          <w:tcPr>
            <w:tcW w:w="2410" w:type="dxa"/>
            <w:vMerge w:val="restart"/>
            <w:tcBorders>
              <w:start w:val="single" w:sz="6" w:space="0" w:color="000000"/>
              <w:end w:val="single" w:sz="6" w:space="0" w:color="000000"/>
            </w:tcBorders>
          </w:tcPr>
          <w:p>
            <w:pPr>
              <w:pStyle w:val="Normal1"/>
              <w:spacing w:lineRule="auto" w:line="240"/>
              <w:rPr>
                <w:i/>
                <w:i/>
                <w:sz w:val="24"/>
              </w:rPr>
            </w:pPr>
            <w:r>
              <w:rPr>
                <w:i/>
                <w:sz w:val="24"/>
              </w:rPr>
              <w:t>Женский род</w:t>
            </w:r>
          </w:p>
          <w:p>
            <w:pPr>
              <w:pStyle w:val="Normal1"/>
              <w:spacing w:lineRule="auto" w:line="240"/>
              <w:rPr>
                <w:sz w:val="24"/>
              </w:rPr>
            </w:pPr>
            <w:r>
              <w:rPr>
                <w:sz w:val="24"/>
              </w:rPr>
              <w:t>-</w:t>
            </w:r>
            <w:r>
              <w:rPr>
                <w:b/>
                <w:sz w:val="24"/>
                <w:lang w:val="en-US"/>
              </w:rPr>
              <w:t>ada</w:t>
            </w:r>
          </w:p>
          <w:p>
            <w:pPr>
              <w:pStyle w:val="Normal1"/>
              <w:spacing w:lineRule="auto" w:line="240"/>
              <w:rPr>
                <w:sz w:val="24"/>
              </w:rPr>
            </w:pPr>
            <w:r>
              <w:rPr>
                <w:sz w:val="24"/>
              </w:rPr>
            </w:r>
          </w:p>
          <w:p>
            <w:pPr>
              <w:pStyle w:val="Normal1"/>
              <w:rPr>
                <w:sz w:val="24"/>
              </w:rPr>
            </w:pPr>
            <w:r>
              <w:rPr>
                <w:sz w:val="24"/>
              </w:rPr>
            </w:r>
          </w:p>
        </w:tc>
        <w:tc>
          <w:tcPr>
            <w:tcW w:w="2268" w:type="dxa"/>
            <w:vMerge w:val="continue"/>
            <w:tcBorders>
              <w:start w:val="single" w:sz="6" w:space="0" w:color="000000"/>
              <w:end w:val="single" w:sz="6" w:space="0" w:color="000000"/>
            </w:tcBorders>
          </w:tcPr>
          <w:p>
            <w:pPr>
              <w:pStyle w:val="Normal1"/>
              <w:snapToGrid w:val="false"/>
              <w:rPr>
                <w:sz w:val="24"/>
              </w:rPr>
            </w:pPr>
            <w:r>
              <w:rPr>
                <w:sz w:val="24"/>
              </w:rPr>
            </w:r>
          </w:p>
        </w:tc>
        <w:tc>
          <w:tcPr>
            <w:tcW w:w="2126" w:type="dxa"/>
            <w:vMerge w:val="continue"/>
            <w:tcBorders>
              <w:start w:val="single" w:sz="6" w:space="0" w:color="000000"/>
              <w:end w:val="single" w:sz="6" w:space="0" w:color="000000"/>
            </w:tcBorders>
          </w:tcPr>
          <w:p>
            <w:pPr>
              <w:pStyle w:val="Normal1"/>
              <w:snapToGrid w:val="false"/>
              <w:rPr>
                <w:sz w:val="24"/>
              </w:rPr>
            </w:pPr>
            <w:r>
              <w:rPr>
                <w:sz w:val="24"/>
              </w:rPr>
            </w:r>
          </w:p>
        </w:tc>
        <w:tc>
          <w:tcPr>
            <w:tcW w:w="1985" w:type="dxa"/>
            <w:vMerge w:val="continue"/>
            <w:tcBorders>
              <w:start w:val="single" w:sz="6" w:space="0" w:color="000000"/>
              <w:end w:val="single" w:sz="6" w:space="0" w:color="000000"/>
            </w:tcBorders>
          </w:tcPr>
          <w:p>
            <w:pPr>
              <w:pStyle w:val="Normal1"/>
              <w:snapToGrid w:val="false"/>
              <w:rPr>
                <w:sz w:val="24"/>
              </w:rPr>
            </w:pPr>
            <w:r>
              <w:rPr>
                <w:sz w:val="24"/>
              </w:rPr>
            </w:r>
          </w:p>
        </w:tc>
        <w:tc>
          <w:tcPr>
            <w:tcW w:w="1843" w:type="dxa"/>
            <w:vMerge w:val="continue"/>
            <w:tcBorders>
              <w:start w:val="single" w:sz="6" w:space="0" w:color="000000"/>
              <w:end w:val="single" w:sz="6" w:space="0" w:color="000000"/>
            </w:tcBorders>
          </w:tcPr>
          <w:p>
            <w:pPr>
              <w:pStyle w:val="Normal1"/>
              <w:snapToGrid w:val="false"/>
              <w:spacing w:lineRule="auto" w:line="240"/>
              <w:rPr>
                <w:sz w:val="24"/>
              </w:rPr>
            </w:pPr>
            <w:r>
              <w:rPr>
                <w:sz w:val="24"/>
              </w:rPr>
            </w:r>
          </w:p>
        </w:tc>
      </w:tr>
      <w:tr>
        <w:trPr>
          <w:trHeight w:val="260" w:hRule="exact"/>
        </w:trPr>
        <w:tc>
          <w:tcPr>
            <w:tcW w:w="2410" w:type="dxa"/>
            <w:vMerge w:val="continue"/>
            <w:tcBorders>
              <w:start w:val="single" w:sz="6" w:space="0" w:color="000000"/>
              <w:end w:val="single" w:sz="6" w:space="0" w:color="000000"/>
            </w:tcBorders>
          </w:tcPr>
          <w:p>
            <w:pPr>
              <w:pStyle w:val="Normal1"/>
              <w:snapToGrid w:val="false"/>
              <w:rPr>
                <w:sz w:val="24"/>
              </w:rPr>
            </w:pPr>
            <w:r>
              <w:rPr>
                <w:sz w:val="24"/>
              </w:rPr>
            </w:r>
          </w:p>
        </w:tc>
        <w:tc>
          <w:tcPr>
            <w:tcW w:w="2268" w:type="dxa"/>
            <w:vMerge w:val="continue"/>
            <w:tcBorders>
              <w:start w:val="single" w:sz="6" w:space="0" w:color="000000"/>
              <w:end w:val="single" w:sz="6" w:space="0" w:color="000000"/>
            </w:tcBorders>
          </w:tcPr>
          <w:p>
            <w:pPr>
              <w:pStyle w:val="Normal1"/>
              <w:snapToGrid w:val="false"/>
              <w:rPr>
                <w:sz w:val="24"/>
              </w:rPr>
            </w:pPr>
            <w:r>
              <w:rPr>
                <w:sz w:val="24"/>
              </w:rPr>
            </w:r>
          </w:p>
        </w:tc>
        <w:tc>
          <w:tcPr>
            <w:tcW w:w="2126" w:type="dxa"/>
            <w:vMerge w:val="continue"/>
            <w:tcBorders>
              <w:start w:val="single" w:sz="6" w:space="0" w:color="000000"/>
              <w:end w:val="single" w:sz="6" w:space="0" w:color="000000"/>
            </w:tcBorders>
          </w:tcPr>
          <w:p>
            <w:pPr>
              <w:pStyle w:val="Normal1"/>
              <w:snapToGrid w:val="false"/>
              <w:rPr>
                <w:sz w:val="24"/>
              </w:rPr>
            </w:pPr>
            <w:r>
              <w:rPr>
                <w:sz w:val="24"/>
              </w:rPr>
            </w:r>
          </w:p>
        </w:tc>
        <w:tc>
          <w:tcPr>
            <w:tcW w:w="1985" w:type="dxa"/>
            <w:vMerge w:val="continue"/>
            <w:tcBorders>
              <w:start w:val="single" w:sz="6" w:space="0" w:color="000000"/>
              <w:end w:val="single" w:sz="6" w:space="0" w:color="000000"/>
            </w:tcBorders>
          </w:tcPr>
          <w:p>
            <w:pPr>
              <w:pStyle w:val="Normal1"/>
              <w:snapToGrid w:val="false"/>
              <w:rPr>
                <w:sz w:val="24"/>
              </w:rPr>
            </w:pPr>
            <w:r>
              <w:rPr>
                <w:sz w:val="24"/>
              </w:rPr>
            </w:r>
          </w:p>
        </w:tc>
        <w:tc>
          <w:tcPr>
            <w:tcW w:w="1843" w:type="dxa"/>
            <w:vMerge w:val="restart"/>
            <w:tcBorders>
              <w:start w:val="single" w:sz="6" w:space="0" w:color="000000"/>
              <w:end w:val="single" w:sz="6" w:space="0" w:color="000000"/>
            </w:tcBorders>
          </w:tcPr>
          <w:p>
            <w:pPr>
              <w:pStyle w:val="Normal1"/>
              <w:spacing w:lineRule="auto" w:line="240"/>
              <w:rPr>
                <w:sz w:val="24"/>
              </w:rPr>
            </w:pPr>
            <w:r>
              <w:rPr>
                <w:sz w:val="24"/>
                <w:lang w:val="en-US"/>
              </w:rPr>
              <w:t>pu</w:t>
            </w:r>
            <w:r>
              <w:rPr>
                <w:sz w:val="24"/>
              </w:rPr>
              <w:t>ñ</w:t>
            </w:r>
            <w:r>
              <w:rPr>
                <w:sz w:val="24"/>
                <w:lang w:val="en-US"/>
              </w:rPr>
              <w:t>al</w:t>
            </w:r>
            <w:r>
              <w:rPr>
                <w:b/>
                <w:bCs/>
                <w:sz w:val="24"/>
                <w:lang w:val="en-US"/>
              </w:rPr>
              <w:t>ada</w:t>
            </w:r>
          </w:p>
          <w:p>
            <w:pPr>
              <w:pStyle w:val="Normal1"/>
              <w:spacing w:lineRule="auto" w:line="240"/>
              <w:rPr>
                <w:sz w:val="24"/>
              </w:rPr>
            </w:pPr>
            <w:r>
              <w:rPr>
                <w:sz w:val="24"/>
                <w:lang w:val="en-US"/>
              </w:rPr>
              <w:t>com</w:t>
            </w:r>
            <w:r>
              <w:rPr>
                <w:b/>
                <w:bCs/>
                <w:sz w:val="24"/>
                <w:lang w:val="en-US"/>
              </w:rPr>
              <w:t>ada</w:t>
            </w:r>
          </w:p>
          <w:p>
            <w:pPr>
              <w:pStyle w:val="Normal1"/>
              <w:rPr>
                <w:sz w:val="24"/>
              </w:rPr>
            </w:pPr>
            <w:r>
              <w:rPr>
                <w:sz w:val="24"/>
              </w:rPr>
            </w:r>
          </w:p>
        </w:tc>
      </w:tr>
      <w:tr>
        <w:trPr>
          <w:trHeight w:val="577" w:hRule="exact"/>
        </w:trPr>
        <w:tc>
          <w:tcPr>
            <w:tcW w:w="2410" w:type="dxa"/>
            <w:vMerge w:val="continue"/>
            <w:tcBorders>
              <w:start w:val="single" w:sz="6" w:space="0" w:color="000000"/>
              <w:end w:val="single" w:sz="6" w:space="0" w:color="000000"/>
            </w:tcBorders>
          </w:tcPr>
          <w:p>
            <w:pPr>
              <w:pStyle w:val="Normal1"/>
              <w:snapToGrid w:val="false"/>
              <w:spacing w:lineRule="auto" w:line="240"/>
              <w:rPr>
                <w:sz w:val="24"/>
              </w:rPr>
            </w:pPr>
            <w:r>
              <w:rPr>
                <w:sz w:val="24"/>
              </w:rPr>
            </w:r>
          </w:p>
        </w:tc>
        <w:tc>
          <w:tcPr>
            <w:tcW w:w="2268" w:type="dxa"/>
            <w:vMerge w:val="continue"/>
            <w:tcBorders>
              <w:start w:val="single" w:sz="6" w:space="0" w:color="000000"/>
              <w:end w:val="single" w:sz="6" w:space="0" w:color="000000"/>
            </w:tcBorders>
          </w:tcPr>
          <w:p>
            <w:pPr>
              <w:pStyle w:val="Normal1"/>
              <w:snapToGrid w:val="false"/>
              <w:spacing w:lineRule="auto" w:line="240"/>
              <w:rPr>
                <w:sz w:val="24"/>
              </w:rPr>
            </w:pPr>
            <w:r>
              <w:rPr>
                <w:sz w:val="24"/>
              </w:rPr>
            </w:r>
          </w:p>
        </w:tc>
        <w:tc>
          <w:tcPr>
            <w:tcW w:w="2126" w:type="dxa"/>
            <w:vMerge w:val="continue"/>
            <w:tcBorders>
              <w:start w:val="single" w:sz="6" w:space="0" w:color="000000"/>
              <w:end w:val="single" w:sz="6" w:space="0" w:color="000000"/>
            </w:tcBorders>
          </w:tcPr>
          <w:p>
            <w:pPr>
              <w:pStyle w:val="Normal1"/>
              <w:snapToGrid w:val="false"/>
              <w:spacing w:lineRule="auto" w:line="240"/>
              <w:rPr>
                <w:sz w:val="24"/>
              </w:rPr>
            </w:pPr>
            <w:r>
              <w:rPr>
                <w:sz w:val="24"/>
              </w:rPr>
            </w:r>
          </w:p>
        </w:tc>
        <w:tc>
          <w:tcPr>
            <w:tcW w:w="1985" w:type="dxa"/>
            <w:vMerge w:val="continue"/>
            <w:tcBorders>
              <w:start w:val="single" w:sz="6" w:space="0" w:color="000000"/>
              <w:end w:val="single" w:sz="6" w:space="0" w:color="000000"/>
            </w:tcBorders>
          </w:tcPr>
          <w:p>
            <w:pPr>
              <w:pStyle w:val="Normal1"/>
              <w:snapToGrid w:val="false"/>
              <w:spacing w:lineRule="auto" w:line="240"/>
              <w:rPr>
                <w:sz w:val="24"/>
              </w:rPr>
            </w:pPr>
            <w:r>
              <w:rPr>
                <w:sz w:val="24"/>
              </w:rPr>
            </w:r>
          </w:p>
        </w:tc>
        <w:tc>
          <w:tcPr>
            <w:tcW w:w="1843" w:type="dxa"/>
            <w:vMerge w:val="continue"/>
            <w:tcBorders>
              <w:start w:val="single" w:sz="6" w:space="0" w:color="000000"/>
              <w:end w:val="single" w:sz="6" w:space="0" w:color="000000"/>
            </w:tcBorders>
          </w:tcPr>
          <w:p>
            <w:pPr>
              <w:pStyle w:val="Normal1"/>
              <w:snapToGrid w:val="false"/>
              <w:spacing w:lineRule="auto" w:line="240"/>
              <w:rPr>
                <w:sz w:val="24"/>
              </w:rPr>
            </w:pPr>
            <w:r>
              <w:rPr>
                <w:sz w:val="24"/>
              </w:rPr>
            </w:r>
          </w:p>
        </w:tc>
      </w:tr>
      <w:tr>
        <w:trPr>
          <w:trHeight w:val="438" w:hRule="exact"/>
        </w:trPr>
        <w:tc>
          <w:tcPr>
            <w:tcW w:w="2410" w:type="dxa"/>
            <w:tcBorders>
              <w:top w:val="single" w:sz="6" w:space="0" w:color="000000"/>
              <w:start w:val="single" w:sz="6" w:space="0" w:color="000000"/>
              <w:end w:val="single" w:sz="6" w:space="0" w:color="000000"/>
            </w:tcBorders>
          </w:tcPr>
          <w:p>
            <w:pPr>
              <w:pStyle w:val="Normal1"/>
              <w:spacing w:lineRule="auto" w:line="240"/>
              <w:rPr>
                <w:i/>
                <w:i/>
                <w:sz w:val="24"/>
              </w:rPr>
            </w:pPr>
            <w:r>
              <w:rPr>
                <w:i/>
                <w:sz w:val="24"/>
              </w:rPr>
              <w:t>Мужской род</w:t>
            </w:r>
          </w:p>
          <w:p>
            <w:pPr>
              <w:pStyle w:val="Normal1"/>
              <w:spacing w:lineRule="auto" w:line="240"/>
              <w:rPr>
                <w:i/>
                <w:i/>
                <w:sz w:val="24"/>
              </w:rPr>
            </w:pPr>
            <w:r>
              <w:rPr>
                <w:i/>
                <w:sz w:val="24"/>
              </w:rPr>
            </w:r>
          </w:p>
        </w:tc>
        <w:tc>
          <w:tcPr>
            <w:tcW w:w="2268"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6"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60" w:hRule="exact"/>
        </w:trPr>
        <w:tc>
          <w:tcPr>
            <w:tcW w:w="2410" w:type="dxa"/>
            <w:tcBorders>
              <w:start w:val="single" w:sz="6" w:space="0" w:color="000000"/>
              <w:end w:val="single" w:sz="6" w:space="0" w:color="000000"/>
            </w:tcBorders>
          </w:tcPr>
          <w:p>
            <w:pPr>
              <w:pStyle w:val="Normal1"/>
              <w:spacing w:lineRule="auto" w:line="240"/>
              <w:rPr>
                <w:sz w:val="24"/>
              </w:rPr>
            </w:pPr>
            <w:r>
              <w:rPr>
                <w:sz w:val="24"/>
              </w:rPr>
              <w:t>-</w:t>
            </w:r>
            <w:r>
              <w:rPr>
                <w:b/>
                <w:sz w:val="24"/>
                <w:lang w:val="en-US"/>
              </w:rPr>
              <w:t>ismo</w:t>
            </w:r>
          </w:p>
          <w:p>
            <w:pPr>
              <w:pStyle w:val="Normal1"/>
              <w:spacing w:lineRule="auto" w:line="240"/>
              <w:rPr>
                <w:sz w:val="24"/>
              </w:rPr>
            </w:pPr>
            <w:r>
              <w:rPr>
                <w:sz w:val="24"/>
              </w:rPr>
            </w:r>
          </w:p>
        </w:tc>
        <w:tc>
          <w:tcPr>
            <w:tcW w:w="2268" w:type="dxa"/>
            <w:vMerge w:val="restart"/>
            <w:tcBorders>
              <w:start w:val="single" w:sz="6" w:space="0" w:color="000000"/>
              <w:end w:val="single" w:sz="6" w:space="0" w:color="000000"/>
            </w:tcBorders>
          </w:tcPr>
          <w:p>
            <w:pPr>
              <w:pStyle w:val="Normal1"/>
              <w:spacing w:lineRule="auto" w:line="240"/>
              <w:rPr>
                <w:sz w:val="24"/>
              </w:rPr>
            </w:pPr>
            <w:r>
              <w:rPr>
                <w:sz w:val="24"/>
              </w:rPr>
              <w:t>Учение,</w:t>
            </w:r>
          </w:p>
          <w:p>
            <w:pPr>
              <w:pStyle w:val="Normal1"/>
              <w:spacing w:lineRule="auto" w:line="240"/>
              <w:rPr>
                <w:sz w:val="24"/>
              </w:rPr>
            </w:pPr>
            <w:r>
              <w:rPr>
                <w:sz w:val="24"/>
              </w:rPr>
              <w:t>Доктрины и т.п.</w:t>
            </w:r>
          </w:p>
          <w:p>
            <w:pPr>
              <w:pStyle w:val="Normal1"/>
              <w:spacing w:lineRule="auto" w:line="240"/>
              <w:rPr>
                <w:sz w:val="24"/>
                <w:lang w:val="en-US"/>
              </w:rPr>
            </w:pPr>
            <w:r>
              <w:rPr>
                <w:sz w:val="24"/>
                <w:lang w:val="en-US"/>
              </w:rPr>
            </w:r>
          </w:p>
          <w:p>
            <w:pPr>
              <w:pStyle w:val="Normal1"/>
              <w:rPr>
                <w:sz w:val="24"/>
                <w:lang w:val="en-US"/>
              </w:rPr>
            </w:pPr>
            <w:r>
              <w:rPr>
                <w:sz w:val="24"/>
                <w:lang w:val="en-US"/>
              </w:rPr>
            </w:r>
          </w:p>
        </w:tc>
        <w:tc>
          <w:tcPr>
            <w:tcW w:w="2126" w:type="dxa"/>
            <w:vMerge w:val="restart"/>
            <w:tcBorders>
              <w:start w:val="single" w:sz="6" w:space="0" w:color="000000"/>
              <w:end w:val="single" w:sz="6" w:space="0" w:color="000000"/>
            </w:tcBorders>
          </w:tcPr>
          <w:p>
            <w:pPr>
              <w:pStyle w:val="Normal1"/>
              <w:spacing w:lineRule="auto" w:line="240"/>
              <w:rPr>
                <w:sz w:val="24"/>
              </w:rPr>
            </w:pPr>
            <w:r>
              <w:rPr>
                <w:sz w:val="24"/>
              </w:rPr>
              <w:t>Существи</w:t>
              <w:softHyphen/>
              <w:t>тельное,</w:t>
            </w:r>
          </w:p>
          <w:p>
            <w:pPr>
              <w:pStyle w:val="Normal1"/>
              <w:spacing w:lineRule="auto" w:line="240"/>
              <w:rPr>
                <w:sz w:val="24"/>
              </w:rPr>
            </w:pPr>
            <w:r>
              <w:rPr>
                <w:sz w:val="24"/>
              </w:rPr>
              <w:t>прилага</w:t>
              <w:softHyphen/>
              <w:t>тельное</w:t>
            </w:r>
          </w:p>
          <w:p>
            <w:pPr>
              <w:pStyle w:val="Normal1"/>
              <w:rPr>
                <w:sz w:val="24"/>
              </w:rPr>
            </w:pPr>
            <w:r>
              <w:rPr>
                <w:sz w:val="24"/>
              </w:rPr>
            </w:r>
          </w:p>
        </w:tc>
        <w:tc>
          <w:tcPr>
            <w:tcW w:w="1985" w:type="dxa"/>
            <w:vMerge w:val="restart"/>
            <w:tcBorders>
              <w:start w:val="single" w:sz="6" w:space="0" w:color="000000"/>
              <w:end w:val="single" w:sz="6" w:space="0" w:color="000000"/>
            </w:tcBorders>
          </w:tcPr>
          <w:p>
            <w:pPr>
              <w:pStyle w:val="Normal1"/>
              <w:spacing w:lineRule="auto" w:line="240"/>
              <w:rPr>
                <w:sz w:val="24"/>
              </w:rPr>
            </w:pPr>
            <w:r>
              <w:rPr>
                <w:sz w:val="24"/>
              </w:rPr>
              <w:t>Существи</w:t>
              <w:softHyphen/>
              <w:t>тельное</w:t>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rPr>
                <w:sz w:val="24"/>
                <w:lang w:val="en-US"/>
              </w:rPr>
            </w:pPr>
            <w:r>
              <w:rPr>
                <w:sz w:val="24"/>
                <w:lang w:val="en-US"/>
              </w:rPr>
            </w:r>
          </w:p>
        </w:tc>
        <w:tc>
          <w:tcPr>
            <w:tcW w:w="1843" w:type="dxa"/>
            <w:vMerge w:val="restart"/>
            <w:tcBorders>
              <w:start w:val="single" w:sz="6" w:space="0" w:color="000000"/>
              <w:end w:val="single" w:sz="6" w:space="0" w:color="000000"/>
            </w:tcBorders>
          </w:tcPr>
          <w:p>
            <w:pPr>
              <w:pStyle w:val="Normal1"/>
              <w:spacing w:lineRule="auto" w:line="240"/>
              <w:rPr>
                <w:sz w:val="24"/>
              </w:rPr>
            </w:pPr>
            <w:r>
              <w:rPr>
                <w:sz w:val="24"/>
                <w:lang w:val="en-US"/>
              </w:rPr>
              <w:t>social</w:t>
            </w:r>
            <w:r>
              <w:rPr>
                <w:b/>
                <w:bCs/>
                <w:sz w:val="24"/>
                <w:lang w:val="en-US"/>
              </w:rPr>
              <w:t>ismo</w:t>
            </w:r>
          </w:p>
          <w:p>
            <w:pPr>
              <w:pStyle w:val="Normal1"/>
              <w:spacing w:lineRule="auto" w:line="240"/>
              <w:rPr>
                <w:sz w:val="24"/>
                <w:lang w:val="en-US"/>
              </w:rPr>
            </w:pPr>
            <w:r>
              <w:rPr>
                <w:sz w:val="24"/>
                <w:lang w:val="en-US"/>
              </w:rPr>
              <w:t>impresion</w:t>
            </w:r>
            <w:r>
              <w:rPr>
                <w:b/>
                <w:bCs/>
                <w:sz w:val="24"/>
                <w:lang w:val="en-US"/>
              </w:rPr>
              <w:t>ismo</w:t>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rPr>
                <w:sz w:val="24"/>
                <w:lang w:val="en-US"/>
              </w:rPr>
            </w:pPr>
            <w:r>
              <w:rPr>
                <w:sz w:val="24"/>
                <w:lang w:val="en-US"/>
              </w:rPr>
            </w:r>
          </w:p>
        </w:tc>
      </w:tr>
      <w:tr>
        <w:trPr>
          <w:trHeight w:val="220" w:hRule="exact"/>
        </w:trPr>
        <w:tc>
          <w:tcPr>
            <w:tcW w:w="2410" w:type="dxa"/>
            <w:tcBorders>
              <w:start w:val="single" w:sz="6" w:space="0" w:color="000000"/>
              <w:end w:val="single" w:sz="6" w:space="0" w:color="000000"/>
            </w:tcBorders>
          </w:tcPr>
          <w:p>
            <w:pPr>
              <w:pStyle w:val="Normal1"/>
              <w:snapToGrid w:val="false"/>
              <w:spacing w:lineRule="auto" w:line="240"/>
              <w:rPr>
                <w:sz w:val="24"/>
              </w:rPr>
            </w:pPr>
            <w:r>
              <w:rPr>
                <w:sz w:val="24"/>
              </w:rPr>
            </w:r>
          </w:p>
        </w:tc>
        <w:tc>
          <w:tcPr>
            <w:tcW w:w="2268" w:type="dxa"/>
            <w:vMerge w:val="continue"/>
            <w:tcBorders>
              <w:start w:val="single" w:sz="6" w:space="0" w:color="000000"/>
              <w:end w:val="single" w:sz="6" w:space="0" w:color="000000"/>
            </w:tcBorders>
          </w:tcPr>
          <w:p>
            <w:pPr>
              <w:pStyle w:val="Normal1"/>
              <w:snapToGrid w:val="false"/>
              <w:rPr>
                <w:sz w:val="24"/>
              </w:rPr>
            </w:pPr>
            <w:r>
              <w:rPr>
                <w:sz w:val="24"/>
              </w:rPr>
            </w:r>
          </w:p>
        </w:tc>
        <w:tc>
          <w:tcPr>
            <w:tcW w:w="2126" w:type="dxa"/>
            <w:vMerge w:val="continue"/>
            <w:tcBorders>
              <w:start w:val="single" w:sz="6" w:space="0" w:color="000000"/>
              <w:end w:val="single" w:sz="6" w:space="0" w:color="000000"/>
            </w:tcBorders>
          </w:tcPr>
          <w:p>
            <w:pPr>
              <w:pStyle w:val="Normal1"/>
              <w:snapToGrid w:val="false"/>
              <w:rPr>
                <w:sz w:val="24"/>
              </w:rPr>
            </w:pPr>
            <w:r>
              <w:rPr>
                <w:sz w:val="24"/>
              </w:rPr>
            </w:r>
          </w:p>
        </w:tc>
        <w:tc>
          <w:tcPr>
            <w:tcW w:w="1985" w:type="dxa"/>
            <w:vMerge w:val="continue"/>
            <w:tcBorders>
              <w:start w:val="single" w:sz="6" w:space="0" w:color="000000"/>
              <w:end w:val="single" w:sz="6" w:space="0" w:color="000000"/>
            </w:tcBorders>
          </w:tcPr>
          <w:p>
            <w:pPr>
              <w:pStyle w:val="Normal1"/>
              <w:snapToGrid w:val="false"/>
              <w:rPr>
                <w:sz w:val="24"/>
              </w:rPr>
            </w:pPr>
            <w:r>
              <w:rPr>
                <w:sz w:val="24"/>
              </w:rPr>
            </w:r>
          </w:p>
        </w:tc>
        <w:tc>
          <w:tcPr>
            <w:tcW w:w="1843"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r>
      <w:tr>
        <w:trPr>
          <w:trHeight w:val="180" w:hRule="exact"/>
        </w:trPr>
        <w:tc>
          <w:tcPr>
            <w:tcW w:w="2410"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268"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c>
          <w:tcPr>
            <w:tcW w:w="2126"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c>
          <w:tcPr>
            <w:tcW w:w="1985"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rPr>
                <w:sz w:val="24"/>
                <w:lang w:val="en-US"/>
              </w:rPr>
            </w:pPr>
            <w:r>
              <w:rPr>
                <w:sz w:val="24"/>
                <w:lang w:val="en-US"/>
              </w:rPr>
            </w:r>
          </w:p>
        </w:tc>
      </w:tr>
      <w:tr>
        <w:trPr>
          <w:trHeight w:val="160" w:hRule="exact"/>
        </w:trPr>
        <w:tc>
          <w:tcPr>
            <w:tcW w:w="2410"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268" w:type="dxa"/>
            <w:vMerge w:val="continue"/>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2126" w:type="dxa"/>
            <w:vMerge w:val="continue"/>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1985" w:type="dxa"/>
            <w:vMerge w:val="continue"/>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1843" w:type="dxa"/>
            <w:vMerge w:val="continue"/>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r>
      <w:tr>
        <w:trPr>
          <w:trHeight w:val="429" w:hRule="exact"/>
        </w:trPr>
        <w:tc>
          <w:tcPr>
            <w:tcW w:w="2410" w:type="dxa"/>
            <w:tcBorders>
              <w:top w:val="single" w:sz="6" w:space="0" w:color="000000"/>
              <w:start w:val="single" w:sz="6" w:space="0" w:color="000000"/>
              <w:end w:val="single" w:sz="6" w:space="0" w:color="000000"/>
            </w:tcBorders>
          </w:tcPr>
          <w:p>
            <w:pPr>
              <w:pStyle w:val="Normal1"/>
              <w:spacing w:lineRule="auto" w:line="240"/>
              <w:rPr>
                <w:i/>
                <w:i/>
                <w:sz w:val="24"/>
              </w:rPr>
            </w:pPr>
            <w:r>
              <w:rPr>
                <w:i/>
                <w:sz w:val="24"/>
              </w:rPr>
              <w:t>Женский род</w:t>
            </w:r>
          </w:p>
          <w:p>
            <w:pPr>
              <w:pStyle w:val="Normal1"/>
              <w:spacing w:lineRule="auto" w:line="240"/>
              <w:rPr>
                <w:i/>
                <w:i/>
                <w:sz w:val="24"/>
              </w:rPr>
            </w:pPr>
            <w:r>
              <w:rPr>
                <w:i/>
                <w:sz w:val="24"/>
              </w:rPr>
            </w:r>
          </w:p>
        </w:tc>
        <w:tc>
          <w:tcPr>
            <w:tcW w:w="2268"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6"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1212" w:hRule="exact"/>
        </w:trPr>
        <w:tc>
          <w:tcPr>
            <w:tcW w:w="2410" w:type="dxa"/>
            <w:tcBorders>
              <w:start w:val="single" w:sz="6" w:space="0" w:color="000000"/>
              <w:end w:val="single" w:sz="6" w:space="0" w:color="000000"/>
            </w:tcBorders>
          </w:tcPr>
          <w:p>
            <w:pPr>
              <w:pStyle w:val="Normal1"/>
              <w:spacing w:lineRule="auto" w:line="240"/>
              <w:rPr>
                <w:b/>
                <w:sz w:val="24"/>
              </w:rPr>
            </w:pPr>
            <w:r>
              <w:rPr>
                <w:sz w:val="24"/>
              </w:rPr>
              <w:t xml:space="preserve"> </w:t>
            </w:r>
            <w:r>
              <w:rPr>
                <w:sz w:val="24"/>
              </w:rPr>
              <w:t>-</w:t>
            </w:r>
            <w:r>
              <w:rPr>
                <w:b/>
                <w:sz w:val="24"/>
                <w:lang w:val="en-US"/>
              </w:rPr>
              <w:t>eria</w:t>
            </w:r>
          </w:p>
          <w:p>
            <w:pPr>
              <w:pStyle w:val="Normal1"/>
              <w:spacing w:lineRule="auto" w:line="240"/>
              <w:rPr>
                <w:b/>
                <w:sz w:val="24"/>
              </w:rPr>
            </w:pPr>
            <w:r>
              <w:rPr>
                <w:b/>
                <w:sz w:val="24"/>
              </w:rPr>
            </w:r>
          </w:p>
        </w:tc>
        <w:tc>
          <w:tcPr>
            <w:tcW w:w="2268" w:type="dxa"/>
            <w:tcBorders>
              <w:start w:val="single" w:sz="6" w:space="0" w:color="000000"/>
              <w:end w:val="single" w:sz="6" w:space="0" w:color="000000"/>
            </w:tcBorders>
          </w:tcPr>
          <w:p>
            <w:pPr>
              <w:pStyle w:val="Normal1"/>
              <w:spacing w:lineRule="auto" w:line="240"/>
              <w:rPr>
                <w:sz w:val="24"/>
              </w:rPr>
            </w:pPr>
            <w:r>
              <w:rPr>
                <w:sz w:val="24"/>
              </w:rPr>
              <w:t>Место изготовления,</w:t>
            </w:r>
          </w:p>
          <w:p>
            <w:pPr>
              <w:pStyle w:val="Normal1"/>
              <w:spacing w:lineRule="auto" w:line="240"/>
              <w:rPr>
                <w:sz w:val="24"/>
              </w:rPr>
            </w:pPr>
            <w:r>
              <w:rPr>
                <w:sz w:val="24"/>
              </w:rPr>
              <w:t>хранения,</w:t>
            </w:r>
          </w:p>
          <w:p>
            <w:pPr>
              <w:pStyle w:val="Normal1"/>
              <w:spacing w:lineRule="auto" w:line="240"/>
              <w:rPr>
                <w:sz w:val="24"/>
              </w:rPr>
            </w:pPr>
            <w:r>
              <w:rPr>
                <w:sz w:val="24"/>
              </w:rPr>
              <w:t>продажи чего-либо</w:t>
            </w:r>
          </w:p>
          <w:p>
            <w:pPr>
              <w:pStyle w:val="Normal1"/>
              <w:rPr>
                <w:sz w:val="24"/>
              </w:rPr>
            </w:pPr>
            <w:r>
              <w:rPr>
                <w:sz w:val="24"/>
              </w:rPr>
            </w:r>
          </w:p>
        </w:tc>
        <w:tc>
          <w:tcPr>
            <w:tcW w:w="2126" w:type="dxa"/>
            <w:tcBorders>
              <w:start w:val="single" w:sz="6" w:space="0" w:color="000000"/>
              <w:end w:val="single" w:sz="6" w:space="0" w:color="000000"/>
            </w:tcBorders>
          </w:tcPr>
          <w:p>
            <w:pPr>
              <w:pStyle w:val="Normal1"/>
              <w:spacing w:lineRule="auto" w:line="240"/>
              <w:rPr>
                <w:sz w:val="24"/>
              </w:rPr>
            </w:pPr>
            <w:r>
              <w:rPr>
                <w:sz w:val="24"/>
              </w:rPr>
              <w:t>Существительное</w:t>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pacing w:lineRule="auto" w:line="240"/>
              <w:rPr>
                <w:sz w:val="24"/>
              </w:rPr>
            </w:pPr>
            <w:r>
              <w:rPr>
                <w:sz w:val="24"/>
              </w:rPr>
              <w:t>Существительное</w:t>
            </w:r>
          </w:p>
          <w:p>
            <w:pPr>
              <w:pStyle w:val="Normal1"/>
              <w:spacing w:lineRule="auto" w:line="240"/>
              <w:rPr>
                <w:sz w:val="24"/>
              </w:rPr>
            </w:pPr>
            <w:r>
              <w:rPr>
                <w:sz w:val="24"/>
              </w:rPr>
            </w:r>
          </w:p>
          <w:p>
            <w:pPr>
              <w:pStyle w:val="Normal1"/>
              <w:spacing w:lineRule="auto" w:line="240"/>
              <w:rPr>
                <w:sz w:val="24"/>
              </w:rPr>
            </w:pPr>
            <w:r>
              <w:rPr>
                <w:sz w:val="24"/>
              </w:rPr>
            </w:r>
          </w:p>
        </w:tc>
        <w:tc>
          <w:tcPr>
            <w:tcW w:w="1843" w:type="dxa"/>
            <w:tcBorders>
              <w:start w:val="single" w:sz="6" w:space="0" w:color="000000"/>
              <w:end w:val="single" w:sz="6" w:space="0" w:color="000000"/>
            </w:tcBorders>
          </w:tcPr>
          <w:p>
            <w:pPr>
              <w:pStyle w:val="Normal1"/>
              <w:spacing w:lineRule="auto" w:line="240"/>
              <w:rPr>
                <w:sz w:val="24"/>
              </w:rPr>
            </w:pPr>
            <w:r>
              <w:rPr>
                <w:sz w:val="24"/>
                <w:lang w:val="en-US"/>
              </w:rPr>
              <w:t>joy</w:t>
            </w:r>
            <w:r>
              <w:rPr>
                <w:b/>
                <w:bCs/>
                <w:sz w:val="24"/>
                <w:lang w:val="en-US"/>
              </w:rPr>
              <w:t>er</w:t>
            </w:r>
            <w:r>
              <w:rPr>
                <w:b/>
                <w:bCs/>
                <w:sz w:val="24"/>
              </w:rPr>
              <w:t>í</w:t>
            </w:r>
            <w:r>
              <w:rPr>
                <w:b/>
                <w:bCs/>
                <w:sz w:val="24"/>
                <w:lang w:val="en-US"/>
              </w:rPr>
              <w:t>a</w:t>
            </w:r>
          </w:p>
          <w:p>
            <w:pPr>
              <w:pStyle w:val="Normal1"/>
              <w:spacing w:lineRule="auto" w:line="240"/>
              <w:rPr>
                <w:sz w:val="24"/>
              </w:rPr>
            </w:pPr>
            <w:r>
              <w:rPr>
                <w:sz w:val="24"/>
                <w:lang w:val="en-US"/>
              </w:rPr>
              <w:t>plat</w:t>
            </w:r>
            <w:r>
              <w:rPr>
                <w:b/>
                <w:bCs/>
                <w:sz w:val="24"/>
                <w:lang w:val="en-US"/>
              </w:rPr>
              <w:t>er</w:t>
            </w:r>
            <w:r>
              <w:rPr>
                <w:b/>
                <w:bCs/>
                <w:sz w:val="24"/>
              </w:rPr>
              <w:t>í</w:t>
            </w:r>
            <w:r>
              <w:rPr>
                <w:b/>
                <w:bCs/>
                <w:sz w:val="24"/>
                <w:lang w:val="en-US"/>
              </w:rPr>
              <w:t>a</w:t>
            </w:r>
          </w:p>
          <w:p>
            <w:pPr>
              <w:pStyle w:val="Normal1"/>
              <w:spacing w:lineRule="auto" w:line="240"/>
              <w:rPr>
                <w:sz w:val="24"/>
              </w:rPr>
            </w:pPr>
            <w:r>
              <w:rPr>
                <w:sz w:val="24"/>
                <w:lang w:val="en-US"/>
              </w:rPr>
              <w:t>panad</w:t>
            </w:r>
            <w:r>
              <w:rPr>
                <w:b/>
                <w:bCs/>
                <w:sz w:val="24"/>
                <w:lang w:val="en-US"/>
              </w:rPr>
              <w:t>er</w:t>
            </w:r>
            <w:r>
              <w:rPr>
                <w:b/>
                <w:bCs/>
                <w:sz w:val="24"/>
              </w:rPr>
              <w:t>í</w:t>
            </w:r>
            <w:r>
              <w:rPr>
                <w:b/>
                <w:bCs/>
                <w:sz w:val="24"/>
                <w:lang w:val="en-US"/>
              </w:rPr>
              <w:t>a</w:t>
            </w:r>
          </w:p>
          <w:p>
            <w:pPr>
              <w:pStyle w:val="Normal1"/>
              <w:spacing w:lineRule="auto" w:line="240"/>
              <w:rPr>
                <w:sz w:val="24"/>
              </w:rPr>
            </w:pPr>
            <w:r>
              <w:rPr>
                <w:sz w:val="24"/>
                <w:lang w:val="en-US"/>
              </w:rPr>
              <w:t>vaq</w:t>
            </w:r>
            <w:r>
              <w:rPr>
                <w:b/>
                <w:bCs/>
                <w:sz w:val="24"/>
                <w:lang w:val="en-US"/>
              </w:rPr>
              <w:t>uer</w:t>
            </w:r>
            <w:r>
              <w:rPr>
                <w:b/>
                <w:bCs/>
                <w:sz w:val="24"/>
              </w:rPr>
              <w:t>í</w:t>
            </w:r>
            <w:r>
              <w:rPr>
                <w:b/>
                <w:bCs/>
                <w:sz w:val="24"/>
                <w:lang w:val="en-US"/>
              </w:rPr>
              <w:t>a</w:t>
            </w:r>
          </w:p>
          <w:p>
            <w:pPr>
              <w:pStyle w:val="Normal1"/>
              <w:spacing w:lineRule="auto" w:line="240"/>
              <w:rPr>
                <w:sz w:val="24"/>
              </w:rPr>
            </w:pPr>
            <w:r>
              <w:rPr>
                <w:sz w:val="24"/>
              </w:rPr>
            </w:r>
          </w:p>
          <w:p>
            <w:pPr>
              <w:pStyle w:val="Normal1"/>
              <w:rPr>
                <w:sz w:val="24"/>
              </w:rPr>
            </w:pPr>
            <w:r>
              <w:rPr>
                <w:sz w:val="24"/>
              </w:rPr>
            </w:r>
          </w:p>
        </w:tc>
      </w:tr>
      <w:tr>
        <w:trPr>
          <w:trHeight w:val="439" w:hRule="exact"/>
        </w:trPr>
        <w:tc>
          <w:tcPr>
            <w:tcW w:w="2410" w:type="dxa"/>
            <w:tcBorders>
              <w:top w:val="single" w:sz="6" w:space="0" w:color="000000"/>
              <w:start w:val="single" w:sz="4" w:space="0" w:color="000000"/>
              <w:end w:val="single" w:sz="6" w:space="0" w:color="000000"/>
            </w:tcBorders>
          </w:tcPr>
          <w:p>
            <w:pPr>
              <w:pStyle w:val="Normal1"/>
              <w:spacing w:lineRule="auto" w:line="240"/>
              <w:rPr>
                <w:i/>
                <w:i/>
                <w:sz w:val="24"/>
              </w:rPr>
            </w:pPr>
            <w:r>
              <w:rPr>
                <w:i/>
                <w:sz w:val="24"/>
              </w:rPr>
              <w:t>Женский род</w:t>
            </w:r>
          </w:p>
          <w:p>
            <w:pPr>
              <w:pStyle w:val="Normal1"/>
              <w:spacing w:lineRule="auto" w:line="240"/>
              <w:rPr>
                <w:i/>
                <w:i/>
                <w:sz w:val="24"/>
              </w:rPr>
            </w:pPr>
            <w:r>
              <w:rPr>
                <w:i/>
                <w:sz w:val="24"/>
              </w:rPr>
            </w:r>
          </w:p>
        </w:tc>
        <w:tc>
          <w:tcPr>
            <w:tcW w:w="2268"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126"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985"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835" w:hRule="exact"/>
        </w:trPr>
        <w:tc>
          <w:tcPr>
            <w:tcW w:w="2410" w:type="dxa"/>
            <w:tcBorders>
              <w:start w:val="single" w:sz="4" w:space="0" w:color="000000"/>
              <w:end w:val="single" w:sz="6" w:space="0" w:color="000000"/>
            </w:tcBorders>
          </w:tcPr>
          <w:p>
            <w:pPr>
              <w:pStyle w:val="Normal1"/>
              <w:spacing w:lineRule="auto" w:line="240"/>
              <w:rPr>
                <w:b/>
                <w:sz w:val="24"/>
              </w:rPr>
            </w:pPr>
            <w:r>
              <w:rPr>
                <w:sz w:val="24"/>
              </w:rPr>
              <w:t xml:space="preserve"> </w:t>
            </w:r>
            <w:r>
              <w:rPr>
                <w:sz w:val="24"/>
              </w:rPr>
              <w:t>-</w:t>
            </w:r>
            <w:r>
              <w:rPr>
                <w:b/>
                <w:sz w:val="24"/>
                <w:lang w:val="en-US"/>
              </w:rPr>
              <w:t>anza</w:t>
            </w:r>
          </w:p>
          <w:p>
            <w:pPr>
              <w:pStyle w:val="Normal1"/>
              <w:spacing w:lineRule="auto" w:line="240"/>
              <w:rPr>
                <w:b/>
                <w:sz w:val="24"/>
              </w:rPr>
            </w:pPr>
            <w:r>
              <w:rPr>
                <w:b/>
                <w:sz w:val="24"/>
              </w:rPr>
            </w:r>
          </w:p>
        </w:tc>
        <w:tc>
          <w:tcPr>
            <w:tcW w:w="2268" w:type="dxa"/>
            <w:tcBorders>
              <w:start w:val="single" w:sz="6" w:space="0" w:color="000000"/>
              <w:end w:val="single" w:sz="6" w:space="0" w:color="000000"/>
            </w:tcBorders>
          </w:tcPr>
          <w:p>
            <w:pPr>
              <w:pStyle w:val="Normal1"/>
              <w:spacing w:lineRule="auto" w:line="240"/>
              <w:rPr>
                <w:sz w:val="24"/>
              </w:rPr>
            </w:pPr>
            <w:r>
              <w:rPr>
                <w:sz w:val="24"/>
              </w:rPr>
              <w:t>Действие, результат действия</w:t>
            </w:r>
          </w:p>
          <w:p>
            <w:pPr>
              <w:pStyle w:val="Normal1"/>
              <w:rPr>
                <w:sz w:val="24"/>
              </w:rPr>
            </w:pPr>
            <w:r>
              <w:rPr>
                <w:sz w:val="24"/>
              </w:rPr>
            </w:r>
          </w:p>
        </w:tc>
        <w:tc>
          <w:tcPr>
            <w:tcW w:w="2126" w:type="dxa"/>
            <w:tcBorders>
              <w:start w:val="single" w:sz="6" w:space="0" w:color="000000"/>
              <w:end w:val="single" w:sz="6" w:space="0" w:color="000000"/>
            </w:tcBorders>
          </w:tcPr>
          <w:p>
            <w:pPr>
              <w:pStyle w:val="Normal1"/>
              <w:spacing w:lineRule="auto" w:line="240"/>
              <w:rPr>
                <w:sz w:val="24"/>
              </w:rPr>
            </w:pPr>
            <w:r>
              <w:rPr>
                <w:sz w:val="24"/>
              </w:rPr>
              <w:t>Глагол</w:t>
            </w:r>
          </w:p>
          <w:p>
            <w:pPr>
              <w:pStyle w:val="Normal1"/>
              <w:spacing w:lineRule="auto" w:line="240"/>
              <w:rPr>
                <w:sz w:val="24"/>
              </w:rPr>
            </w:pPr>
            <w:r>
              <w:rPr>
                <w:sz w:val="24"/>
              </w:rPr>
            </w:r>
          </w:p>
        </w:tc>
        <w:tc>
          <w:tcPr>
            <w:tcW w:w="1985" w:type="dxa"/>
            <w:tcBorders>
              <w:start w:val="single" w:sz="6" w:space="0" w:color="000000"/>
              <w:end w:val="single" w:sz="6" w:space="0" w:color="000000"/>
            </w:tcBorders>
          </w:tcPr>
          <w:p>
            <w:pPr>
              <w:pStyle w:val="Normal1"/>
              <w:spacing w:lineRule="auto" w:line="240"/>
              <w:rPr>
                <w:sz w:val="24"/>
              </w:rPr>
            </w:pPr>
            <w:r>
              <w:rPr>
                <w:sz w:val="24"/>
              </w:rPr>
              <w:t>Существительное</w:t>
            </w:r>
          </w:p>
          <w:p>
            <w:pPr>
              <w:pStyle w:val="Normal1"/>
              <w:spacing w:lineRule="auto" w:line="240"/>
              <w:rPr>
                <w:sz w:val="24"/>
              </w:rPr>
            </w:pPr>
            <w:r>
              <w:rPr>
                <w:sz w:val="24"/>
              </w:rPr>
            </w:r>
          </w:p>
        </w:tc>
        <w:tc>
          <w:tcPr>
            <w:tcW w:w="1843" w:type="dxa"/>
            <w:tcBorders>
              <w:start w:val="single" w:sz="6" w:space="0" w:color="000000"/>
              <w:end w:val="single" w:sz="6" w:space="0" w:color="000000"/>
            </w:tcBorders>
          </w:tcPr>
          <w:p>
            <w:pPr>
              <w:pStyle w:val="Normal1"/>
              <w:spacing w:lineRule="auto" w:line="240"/>
              <w:rPr>
                <w:sz w:val="24"/>
              </w:rPr>
            </w:pPr>
            <w:r>
              <w:rPr>
                <w:sz w:val="24"/>
                <w:lang w:val="en-US"/>
              </w:rPr>
              <w:t>confi</w:t>
            </w:r>
            <w:r>
              <w:rPr>
                <w:b/>
                <w:bCs/>
                <w:sz w:val="24"/>
                <w:lang w:val="en-US"/>
              </w:rPr>
              <w:t>anza</w:t>
            </w:r>
          </w:p>
          <w:p>
            <w:pPr>
              <w:pStyle w:val="Normal1"/>
              <w:spacing w:lineRule="auto" w:line="240"/>
              <w:rPr>
                <w:sz w:val="24"/>
              </w:rPr>
            </w:pPr>
            <w:r>
              <w:rPr>
                <w:sz w:val="24"/>
                <w:lang w:val="en-US"/>
              </w:rPr>
              <w:t>tard</w:t>
            </w:r>
            <w:r>
              <w:rPr>
                <w:b/>
                <w:bCs/>
                <w:sz w:val="24"/>
                <w:lang w:val="en-US"/>
              </w:rPr>
              <w:t>anza</w:t>
            </w:r>
          </w:p>
          <w:p>
            <w:pPr>
              <w:pStyle w:val="Normal1"/>
              <w:spacing w:lineRule="auto" w:line="240"/>
              <w:rPr>
                <w:sz w:val="24"/>
              </w:rPr>
            </w:pPr>
            <w:r>
              <w:rPr>
                <w:sz w:val="24"/>
                <w:lang w:val="en-US"/>
              </w:rPr>
              <w:t>esper</w:t>
            </w:r>
            <w:r>
              <w:rPr>
                <w:b/>
                <w:bCs/>
                <w:sz w:val="24"/>
                <w:lang w:val="en-US"/>
              </w:rPr>
              <w:t>anza</w:t>
            </w:r>
          </w:p>
          <w:p>
            <w:pPr>
              <w:pStyle w:val="Normal1"/>
              <w:rPr>
                <w:sz w:val="24"/>
              </w:rPr>
            </w:pPr>
            <w:r>
              <w:rPr>
                <w:sz w:val="24"/>
              </w:rPr>
            </w:r>
          </w:p>
        </w:tc>
      </w:tr>
    </w:tbl>
    <w:p>
      <w:pPr>
        <w:sectPr>
          <w:footerReference w:type="default" r:id="rId37"/>
          <w:footerReference w:type="first" r:id="rId38"/>
          <w:type w:val="nextPage"/>
          <w:pgSz w:w="11906" w:h="16838"/>
          <w:pgMar w:left="567" w:right="567" w:gutter="0" w:header="0" w:top="567" w:footer="720" w:bottom="776"/>
          <w:pgNumType w:fmt="decimal"/>
          <w:formProt w:val="false"/>
          <w:textDirection w:val="lrTb"/>
          <w:docGrid w:type="default" w:linePitch="360" w:charSpace="0"/>
        </w:sectPr>
      </w:pP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2. Глагольное словообразование</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По сравнению с именным, глагольное словопроизводство огра</w:t>
        <w:softHyphen/>
        <w:t>ничено. При глагольном словообразовании важно учитывать не только суффиксы, но и инфинитивные флексии (окончания), кото</w:t>
        <w:softHyphen/>
        <w:t>рых, как известно, всего три: -</w:t>
      </w:r>
      <w:r>
        <w:rPr>
          <w:b/>
          <w:sz w:val="24"/>
          <w:lang w:val="en-US"/>
        </w:rPr>
        <w:t>ar</w:t>
      </w:r>
      <w:r>
        <w:rPr>
          <w:b/>
          <w:sz w:val="24"/>
        </w:rPr>
        <w:t>, -</w:t>
      </w:r>
      <w:r>
        <w:rPr>
          <w:b/>
          <w:sz w:val="24"/>
          <w:lang w:val="en-US"/>
        </w:rPr>
        <w:t>er</w:t>
      </w:r>
      <w:r>
        <w:rPr>
          <w:b/>
          <w:sz w:val="24"/>
        </w:rPr>
        <w:t>, -</w:t>
      </w:r>
      <w:r>
        <w:rPr>
          <w:b/>
          <w:sz w:val="24"/>
          <w:lang w:val="en-US"/>
        </w:rPr>
        <w:t>ir</w:t>
      </w:r>
      <w:r>
        <w:rPr>
          <w:sz w:val="24"/>
        </w:rPr>
        <w:t>. Поэтому при описании глагольного словообразования представляется целесообразным ис</w:t>
        <w:softHyphen/>
        <w:t>пользовать термин «формант», понимая под ним аффикс, состоя</w:t>
        <w:softHyphen/>
        <w:t>щий из окончания (словоизменительный аффикс) и суффикса (сло</w:t>
        <w:softHyphen/>
        <w:t>вообразовательный аффикс), который иногда может отсутствовать. Продуктивными являются форманты -</w:t>
      </w:r>
      <w:r>
        <w:rPr>
          <w:b/>
          <w:sz w:val="24"/>
          <w:lang w:val="en-US"/>
        </w:rPr>
        <w:t>ar</w:t>
      </w:r>
      <w:r>
        <w:rPr>
          <w:b/>
          <w:sz w:val="24"/>
        </w:rPr>
        <w:t>, -</w:t>
      </w:r>
      <w:r>
        <w:rPr>
          <w:b/>
          <w:sz w:val="24"/>
          <w:lang w:val="en-US"/>
        </w:rPr>
        <w:t>ear</w:t>
      </w:r>
      <w:r>
        <w:rPr>
          <w:b/>
          <w:sz w:val="24"/>
        </w:rPr>
        <w:t>, -</w:t>
      </w:r>
      <w:r>
        <w:rPr>
          <w:b/>
          <w:sz w:val="24"/>
          <w:lang w:val="en-US"/>
        </w:rPr>
        <w:t>uar</w:t>
      </w:r>
      <w:r>
        <w:rPr>
          <w:b/>
          <w:sz w:val="24"/>
        </w:rPr>
        <w:t>, -</w:t>
      </w:r>
      <w:r>
        <w:rPr>
          <w:b/>
          <w:sz w:val="24"/>
          <w:lang w:val="en-US"/>
        </w:rPr>
        <w:t>ificar</w:t>
      </w:r>
      <w:r>
        <w:rPr>
          <w:b/>
          <w:sz w:val="24"/>
        </w:rPr>
        <w:t>, -</w:t>
      </w:r>
      <w:r>
        <w:rPr>
          <w:b/>
          <w:sz w:val="24"/>
          <w:lang w:val="en-US"/>
        </w:rPr>
        <w:t>izar</w:t>
      </w:r>
      <w:r>
        <w:rPr>
          <w:sz w:val="24"/>
        </w:rPr>
        <w:t>, образующие глаголы первого спряжения, и формант -</w:t>
      </w:r>
      <w:r>
        <w:rPr>
          <w:b/>
          <w:sz w:val="24"/>
        </w:rPr>
        <w:t>есе</w:t>
      </w:r>
      <w:r>
        <w:rPr>
          <w:b/>
          <w:sz w:val="24"/>
          <w:lang w:val="en-US"/>
        </w:rPr>
        <w:t>r</w:t>
      </w:r>
      <w:r>
        <w:rPr>
          <w:sz w:val="24"/>
        </w:rPr>
        <w:t xml:space="preserve"> для произ</w:t>
        <w:softHyphen/>
        <w:t>водства глаголов второго спряжения. Образование глаголов третьего спряжения не характерно для современной испанской речи.</w:t>
      </w:r>
    </w:p>
    <w:p>
      <w:pPr>
        <w:pStyle w:val="Normal1"/>
        <w:spacing w:lineRule="auto" w:line="240"/>
        <w:ind w:firstLine="284" w:end="0"/>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1134"/>
        <w:gridCol w:w="3686"/>
        <w:gridCol w:w="5953"/>
      </w:tblGrid>
      <w:tr>
        <w:trPr>
          <w:trHeight w:val="440" w:hRule="exact"/>
        </w:trPr>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Формант</w:t>
            </w:r>
          </w:p>
          <w:p>
            <w:pPr>
              <w:pStyle w:val="Normal1"/>
              <w:spacing w:lineRule="auto" w:line="24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Производящая основа</w:t>
            </w:r>
          </w:p>
          <w:p>
            <w:pPr>
              <w:pStyle w:val="Normal1"/>
              <w:spacing w:lineRule="auto" w:line="240"/>
              <w:rPr>
                <w:sz w:val="24"/>
              </w:rPr>
            </w:pPr>
            <w:r>
              <w:rPr>
                <w:sz w:val="24"/>
              </w:rPr>
            </w:r>
          </w:p>
        </w:tc>
        <w:tc>
          <w:tcPr>
            <w:tcW w:w="595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Примеры</w:t>
            </w:r>
          </w:p>
          <w:p>
            <w:pPr>
              <w:pStyle w:val="Normal1"/>
              <w:spacing w:lineRule="auto" w:line="240"/>
              <w:rPr>
                <w:sz w:val="24"/>
              </w:rPr>
            </w:pPr>
            <w:r>
              <w:rPr>
                <w:sz w:val="24"/>
              </w:rPr>
            </w:r>
          </w:p>
        </w:tc>
      </w:tr>
      <w:tr>
        <w:trPr>
          <w:trHeight w:val="588" w:hRule="exact"/>
        </w:trPr>
        <w:tc>
          <w:tcPr>
            <w:tcW w:w="1134" w:type="dxa"/>
            <w:tcBorders>
              <w:top w:val="single" w:sz="6" w:space="0" w:color="000000"/>
              <w:start w:val="single" w:sz="6" w:space="0" w:color="000000"/>
              <w:end w:val="single" w:sz="6" w:space="0" w:color="000000"/>
            </w:tcBorders>
          </w:tcPr>
          <w:p>
            <w:pPr>
              <w:pStyle w:val="Normal1"/>
              <w:spacing w:lineRule="auto" w:line="240"/>
              <w:rPr>
                <w:b/>
                <w:bCs/>
                <w:sz w:val="24"/>
              </w:rPr>
            </w:pPr>
            <w:r>
              <w:rPr>
                <w:b/>
                <w:bCs/>
                <w:sz w:val="24"/>
              </w:rPr>
              <w:t>-ar</w:t>
            </w:r>
          </w:p>
          <w:p>
            <w:pPr>
              <w:pStyle w:val="Normal1"/>
              <w:spacing w:lineRule="auto" w:line="240"/>
              <w:rPr>
                <w:b/>
                <w:bCs/>
                <w:sz w:val="24"/>
              </w:rPr>
            </w:pPr>
            <w:r>
              <w:rPr>
                <w:b/>
                <w:bCs/>
                <w:sz w:val="24"/>
              </w:rPr>
            </w:r>
          </w:p>
        </w:tc>
        <w:tc>
          <w:tcPr>
            <w:tcW w:w="3686" w:type="dxa"/>
            <w:tcBorders>
              <w:top w:val="single" w:sz="6" w:space="0" w:color="000000"/>
              <w:start w:val="single" w:sz="6" w:space="0" w:color="000000"/>
              <w:end w:val="single" w:sz="6" w:space="0" w:color="000000"/>
            </w:tcBorders>
          </w:tcPr>
          <w:p>
            <w:pPr>
              <w:pStyle w:val="Normal1"/>
              <w:spacing w:lineRule="auto" w:line="240"/>
              <w:jc w:val="start"/>
              <w:rPr>
                <w:sz w:val="24"/>
              </w:rPr>
            </w:pPr>
            <w:r>
              <w:rPr>
                <w:sz w:val="24"/>
              </w:rPr>
              <w:t>Существительное  или прилагательное</w:t>
            </w:r>
          </w:p>
          <w:p>
            <w:pPr>
              <w:pStyle w:val="Normal1"/>
              <w:spacing w:lineRule="auto" w:line="240"/>
              <w:rPr>
                <w:sz w:val="24"/>
              </w:rPr>
            </w:pPr>
            <w:r>
              <w:rPr>
                <w:sz w:val="24"/>
              </w:rPr>
            </w:r>
          </w:p>
        </w:tc>
        <w:tc>
          <w:tcPr>
            <w:tcW w:w="5953" w:type="dxa"/>
            <w:tcBorders>
              <w:top w:val="single" w:sz="6" w:space="0" w:color="000000"/>
              <w:start w:val="single" w:sz="6" w:space="0" w:color="000000"/>
              <w:end w:val="single" w:sz="6" w:space="0" w:color="000000"/>
            </w:tcBorders>
          </w:tcPr>
          <w:p>
            <w:pPr>
              <w:pStyle w:val="Normal1"/>
              <w:spacing w:lineRule="auto" w:line="240"/>
              <w:jc w:val="center"/>
              <w:rPr>
                <w:sz w:val="24"/>
                <w:lang w:val="en-US"/>
              </w:rPr>
            </w:pPr>
            <w:r>
              <w:rPr>
                <w:sz w:val="24"/>
                <w:lang w:val="en-US"/>
              </w:rPr>
              <w:t>diplom</w:t>
            </w:r>
            <w:r>
              <w:rPr>
                <w:b/>
                <w:bCs/>
                <w:sz w:val="24"/>
                <w:lang w:val="en-US"/>
              </w:rPr>
              <w:t>ar</w:t>
            </w:r>
            <w:r>
              <w:rPr>
                <w:sz w:val="24"/>
                <w:lang w:val="en-US"/>
              </w:rPr>
              <w:t>, verde</w:t>
            </w:r>
            <w:r>
              <w:rPr>
                <w:b/>
                <w:bCs/>
                <w:sz w:val="24"/>
                <w:lang w:val="en-US"/>
              </w:rPr>
              <w:t>ar</w:t>
            </w:r>
            <w:r>
              <w:rPr>
                <w:sz w:val="24"/>
                <w:lang w:val="en-US"/>
              </w:rPr>
              <w:t>, parque</w:t>
            </w:r>
            <w:r>
              <w:rPr>
                <w:b/>
                <w:bCs/>
                <w:sz w:val="24"/>
                <w:lang w:val="en-US"/>
              </w:rPr>
              <w:t>ar</w:t>
            </w:r>
          </w:p>
          <w:p>
            <w:pPr>
              <w:pStyle w:val="Normal1"/>
              <w:spacing w:lineRule="auto" w:line="240"/>
              <w:rPr>
                <w:sz w:val="24"/>
                <w:lang w:val="en-US"/>
              </w:rPr>
            </w:pPr>
            <w:r>
              <w:rPr>
                <w:sz w:val="24"/>
                <w:lang w:val="en-US"/>
              </w:rPr>
            </w:r>
          </w:p>
        </w:tc>
      </w:tr>
      <w:tr>
        <w:trPr>
          <w:trHeight w:val="440" w:hRule="exact"/>
        </w:trPr>
        <w:tc>
          <w:tcPr>
            <w:tcW w:w="1134" w:type="dxa"/>
            <w:tcBorders>
              <w:start w:val="single" w:sz="6" w:space="0" w:color="000000"/>
              <w:end w:val="single" w:sz="6" w:space="0" w:color="000000"/>
            </w:tcBorders>
          </w:tcPr>
          <w:p>
            <w:pPr>
              <w:pStyle w:val="Normal1"/>
              <w:spacing w:lineRule="auto" w:line="240"/>
              <w:rPr>
                <w:b/>
                <w:bCs/>
                <w:sz w:val="24"/>
                <w:lang w:val="en-US"/>
              </w:rPr>
            </w:pPr>
            <w:r>
              <w:rPr>
                <w:b/>
                <w:bCs/>
                <w:sz w:val="24"/>
                <w:lang w:val="en-US"/>
              </w:rPr>
              <w:t>-ear</w:t>
            </w:r>
          </w:p>
          <w:p>
            <w:pPr>
              <w:pStyle w:val="Normal1"/>
              <w:spacing w:lineRule="auto" w:line="240"/>
              <w:rPr>
                <w:b/>
                <w:bCs/>
                <w:sz w:val="24"/>
                <w:lang w:val="en-US"/>
              </w:rPr>
            </w:pPr>
            <w:r>
              <w:rPr>
                <w:b/>
                <w:bCs/>
                <w:sz w:val="24"/>
                <w:lang w:val="en-US"/>
              </w:rPr>
            </w:r>
          </w:p>
        </w:tc>
        <w:tc>
          <w:tcPr>
            <w:tcW w:w="3686" w:type="dxa"/>
            <w:tcBorders>
              <w:start w:val="single" w:sz="6" w:space="0" w:color="000000"/>
              <w:end w:val="single" w:sz="6" w:space="0" w:color="000000"/>
            </w:tcBorders>
          </w:tcPr>
          <w:p>
            <w:pPr>
              <w:pStyle w:val="Normal1"/>
              <w:spacing w:lineRule="auto" w:line="240"/>
              <w:rPr>
                <w:sz w:val="24"/>
                <w:lang w:val="en-US"/>
              </w:rPr>
            </w:pPr>
            <w:r>
              <w:rPr>
                <w:sz w:val="24"/>
                <w:lang w:val="en-US"/>
              </w:rPr>
              <w:t>»</w:t>
            </w:r>
          </w:p>
          <w:p>
            <w:pPr>
              <w:pStyle w:val="Normal1"/>
              <w:spacing w:lineRule="auto" w:line="240"/>
              <w:rPr>
                <w:sz w:val="24"/>
                <w:lang w:val="en-US"/>
              </w:rPr>
            </w:pPr>
            <w:r>
              <w:rPr>
                <w:sz w:val="24"/>
                <w:lang w:val="en-US"/>
              </w:rPr>
            </w:r>
          </w:p>
        </w:tc>
        <w:tc>
          <w:tcPr>
            <w:tcW w:w="5953" w:type="dxa"/>
            <w:tcBorders>
              <w:start w:val="single" w:sz="6" w:space="0" w:color="000000"/>
              <w:end w:val="single" w:sz="6" w:space="0" w:color="000000"/>
            </w:tcBorders>
          </w:tcPr>
          <w:p>
            <w:pPr>
              <w:pStyle w:val="Normal1"/>
              <w:spacing w:lineRule="auto" w:line="240"/>
              <w:rPr>
                <w:sz w:val="24"/>
                <w:lang w:val="en-US"/>
              </w:rPr>
            </w:pPr>
            <w:r>
              <w:rPr>
                <w:sz w:val="24"/>
                <w:lang w:val="en-US"/>
              </w:rPr>
              <w:t>blanque</w:t>
            </w:r>
            <w:r>
              <w:rPr>
                <w:b/>
                <w:bCs/>
                <w:sz w:val="24"/>
                <w:lang w:val="en-US"/>
              </w:rPr>
              <w:t>ar</w:t>
            </w:r>
            <w:r>
              <w:rPr>
                <w:sz w:val="24"/>
                <w:lang w:val="en-US"/>
              </w:rPr>
              <w:t>, amarille</w:t>
            </w:r>
            <w:r>
              <w:rPr>
                <w:b/>
                <w:bCs/>
                <w:sz w:val="24"/>
                <w:lang w:val="en-US"/>
              </w:rPr>
              <w:t>ar</w:t>
            </w:r>
            <w:r>
              <w:rPr>
                <w:sz w:val="24"/>
                <w:lang w:val="en-US"/>
              </w:rPr>
              <w:t>, cabece</w:t>
            </w:r>
            <w:r>
              <w:rPr>
                <w:b/>
                <w:bCs/>
                <w:sz w:val="24"/>
                <w:lang w:val="en-US"/>
              </w:rPr>
              <w:t>ar</w:t>
            </w:r>
            <w:r>
              <w:rPr>
                <w:sz w:val="24"/>
                <w:lang w:val="en-US"/>
              </w:rPr>
              <w:t>, telefone</w:t>
            </w:r>
            <w:r>
              <w:rPr>
                <w:b/>
                <w:bCs/>
                <w:sz w:val="24"/>
                <w:lang w:val="en-US"/>
              </w:rPr>
              <w:t>ar</w:t>
            </w:r>
            <w:r>
              <w:rPr>
                <w:sz w:val="24"/>
                <w:lang w:val="en-US"/>
              </w:rPr>
              <w:t>, cañone</w:t>
            </w:r>
            <w:r>
              <w:rPr>
                <w:b/>
                <w:bCs/>
                <w:sz w:val="24"/>
                <w:lang w:val="en-US"/>
              </w:rPr>
              <w:t>ar</w:t>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tc>
      </w:tr>
      <w:tr>
        <w:trPr>
          <w:trHeight w:val="419" w:hRule="exact"/>
        </w:trPr>
        <w:tc>
          <w:tcPr>
            <w:tcW w:w="1134"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6"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95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r>
      <w:tr>
        <w:trPr>
          <w:trHeight w:val="240" w:hRule="atLeast"/>
        </w:trPr>
        <w:tc>
          <w:tcPr>
            <w:tcW w:w="1134" w:type="dxa"/>
            <w:tcBorders>
              <w:start w:val="single" w:sz="6" w:space="0" w:color="000000"/>
              <w:end w:val="single" w:sz="6" w:space="0" w:color="000000"/>
            </w:tcBorders>
          </w:tcPr>
          <w:p>
            <w:pPr>
              <w:pStyle w:val="Normal1"/>
              <w:rPr>
                <w:sz w:val="24"/>
                <w:lang w:val="en-US"/>
              </w:rPr>
            </w:pPr>
            <w:r>
              <w:rPr>
                <w:b/>
                <w:bCs/>
                <w:sz w:val="24"/>
                <w:lang w:val="en-US"/>
              </w:rPr>
              <w:t>-uar</w:t>
            </w:r>
          </w:p>
        </w:tc>
        <w:tc>
          <w:tcPr>
            <w:tcW w:w="3686" w:type="dxa"/>
            <w:tcBorders>
              <w:start w:val="single" w:sz="6" w:space="0" w:color="000000"/>
              <w:end w:val="single" w:sz="6" w:space="0" w:color="000000"/>
            </w:tcBorders>
          </w:tcPr>
          <w:p>
            <w:pPr>
              <w:pStyle w:val="Normal1"/>
              <w:rPr>
                <w:sz w:val="24"/>
                <w:lang w:val="en-US"/>
              </w:rPr>
            </w:pPr>
            <w:r>
              <w:rPr>
                <w:sz w:val="24"/>
                <w:lang w:val="en-US"/>
              </w:rPr>
              <w:t>»</w:t>
            </w:r>
          </w:p>
        </w:tc>
        <w:tc>
          <w:tcPr>
            <w:tcW w:w="5953" w:type="dxa"/>
            <w:tcBorders>
              <w:start w:val="single" w:sz="6" w:space="0" w:color="000000"/>
              <w:end w:val="single" w:sz="6" w:space="0" w:color="000000"/>
            </w:tcBorders>
          </w:tcPr>
          <w:p>
            <w:pPr>
              <w:pStyle w:val="Normal1"/>
              <w:rPr>
                <w:sz w:val="24"/>
                <w:lang w:val="en-US"/>
              </w:rPr>
            </w:pPr>
            <w:r>
              <w:rPr>
                <w:sz w:val="24"/>
                <w:lang w:val="en-US"/>
              </w:rPr>
              <w:t>act</w:t>
            </w:r>
            <w:r>
              <w:rPr>
                <w:b/>
                <w:bCs/>
                <w:sz w:val="24"/>
                <w:lang w:val="en-US"/>
              </w:rPr>
              <w:t>uar</w:t>
            </w:r>
            <w:r>
              <w:rPr>
                <w:sz w:val="24"/>
                <w:lang w:val="en-US"/>
              </w:rPr>
              <w:t>, efect</w:t>
            </w:r>
            <w:r>
              <w:rPr>
                <w:b/>
                <w:bCs/>
                <w:sz w:val="24"/>
                <w:lang w:val="en-US"/>
              </w:rPr>
              <w:t>uar</w:t>
            </w:r>
          </w:p>
        </w:tc>
      </w:tr>
      <w:tr>
        <w:trPr>
          <w:trHeight w:val="260" w:hRule="atLeast"/>
        </w:trPr>
        <w:tc>
          <w:tcPr>
            <w:tcW w:w="1134" w:type="dxa"/>
            <w:tcBorders>
              <w:start w:val="single" w:sz="6" w:space="0" w:color="000000"/>
              <w:end w:val="single" w:sz="6" w:space="0" w:color="000000"/>
            </w:tcBorders>
          </w:tcPr>
          <w:p>
            <w:pPr>
              <w:pStyle w:val="Normal1"/>
              <w:rPr>
                <w:b/>
                <w:bCs/>
                <w:sz w:val="24"/>
                <w:lang w:val="en-US"/>
              </w:rPr>
            </w:pPr>
            <w:r>
              <w:rPr>
                <w:b/>
                <w:bCs/>
                <w:sz w:val="24"/>
                <w:lang w:val="en-US"/>
              </w:rPr>
              <w:t>-ificar</w:t>
            </w:r>
          </w:p>
        </w:tc>
        <w:tc>
          <w:tcPr>
            <w:tcW w:w="3686" w:type="dxa"/>
            <w:tcBorders>
              <w:start w:val="single" w:sz="6" w:space="0" w:color="000000"/>
              <w:end w:val="single" w:sz="6" w:space="0" w:color="000000"/>
            </w:tcBorders>
          </w:tcPr>
          <w:p>
            <w:pPr>
              <w:pStyle w:val="Normal1"/>
              <w:rPr>
                <w:sz w:val="24"/>
                <w:lang w:val="en-US"/>
              </w:rPr>
            </w:pPr>
            <w:r>
              <w:rPr>
                <w:sz w:val="24"/>
                <w:lang w:val="en-US"/>
              </w:rPr>
              <w:t xml:space="preserve">» </w:t>
            </w:r>
          </w:p>
        </w:tc>
        <w:tc>
          <w:tcPr>
            <w:tcW w:w="5953" w:type="dxa"/>
            <w:tcBorders>
              <w:start w:val="single" w:sz="6" w:space="0" w:color="000000"/>
              <w:end w:val="single" w:sz="6" w:space="0" w:color="000000"/>
            </w:tcBorders>
          </w:tcPr>
          <w:p>
            <w:pPr>
              <w:pStyle w:val="Normal1"/>
              <w:rPr>
                <w:sz w:val="24"/>
                <w:lang w:val="en-US"/>
              </w:rPr>
            </w:pPr>
            <w:r>
              <w:rPr>
                <w:sz w:val="24"/>
                <w:lang w:val="en-US"/>
              </w:rPr>
              <w:t>intens</w:t>
            </w:r>
            <w:r>
              <w:rPr>
                <w:b/>
                <w:bCs/>
                <w:sz w:val="24"/>
                <w:lang w:val="en-US"/>
              </w:rPr>
              <w:t>ificar</w:t>
            </w:r>
            <w:r>
              <w:rPr>
                <w:sz w:val="24"/>
                <w:lang w:val="en-US"/>
              </w:rPr>
              <w:t>, ton</w:t>
            </w:r>
            <w:r>
              <w:rPr>
                <w:b/>
                <w:bCs/>
                <w:sz w:val="24"/>
                <w:lang w:val="en-US"/>
              </w:rPr>
              <w:t>ificar</w:t>
            </w:r>
          </w:p>
        </w:tc>
      </w:tr>
      <w:tr>
        <w:trPr>
          <w:trHeight w:val="402" w:hRule="atLeast"/>
        </w:trPr>
        <w:tc>
          <w:tcPr>
            <w:tcW w:w="1134" w:type="dxa"/>
            <w:tcBorders>
              <w:start w:val="single" w:sz="6" w:space="0" w:color="000000"/>
              <w:end w:val="single" w:sz="6" w:space="0" w:color="000000"/>
            </w:tcBorders>
          </w:tcPr>
          <w:p>
            <w:pPr>
              <w:pStyle w:val="Normal1"/>
              <w:rPr/>
            </w:pPr>
            <w:r>
              <w:rPr>
                <w:sz w:val="24"/>
                <w:lang w:val="en-US"/>
              </w:rPr>
              <w:t>-</w:t>
            </w:r>
            <w:r>
              <w:rPr>
                <w:b/>
                <w:bCs/>
                <w:sz w:val="24"/>
                <w:lang w:val="en-US"/>
              </w:rPr>
              <w:t xml:space="preserve">izar </w:t>
            </w:r>
          </w:p>
        </w:tc>
        <w:tc>
          <w:tcPr>
            <w:tcW w:w="3686" w:type="dxa"/>
            <w:tcBorders>
              <w:start w:val="single" w:sz="6" w:space="0" w:color="000000"/>
              <w:end w:val="single" w:sz="6" w:space="0" w:color="000000"/>
            </w:tcBorders>
          </w:tcPr>
          <w:p>
            <w:pPr>
              <w:pStyle w:val="Normal1"/>
              <w:rPr>
                <w:sz w:val="24"/>
                <w:lang w:val="en-US"/>
              </w:rPr>
            </w:pPr>
            <w:r>
              <w:rPr>
                <w:sz w:val="24"/>
                <w:lang w:val="en-US"/>
              </w:rPr>
              <w:t xml:space="preserve">» </w:t>
            </w:r>
          </w:p>
        </w:tc>
        <w:tc>
          <w:tcPr>
            <w:tcW w:w="5953" w:type="dxa"/>
            <w:tcBorders>
              <w:start w:val="single" w:sz="6" w:space="0" w:color="000000"/>
              <w:end w:val="single" w:sz="6" w:space="0" w:color="000000"/>
            </w:tcBorders>
          </w:tcPr>
          <w:p>
            <w:pPr>
              <w:pStyle w:val="Normal1"/>
              <w:spacing w:lineRule="auto" w:line="240"/>
              <w:rPr/>
            </w:pPr>
            <w:r>
              <w:rPr>
                <w:sz w:val="24"/>
                <w:lang w:val="en-US"/>
              </w:rPr>
              <w:t>español</w:t>
            </w:r>
            <w:r>
              <w:rPr>
                <w:b/>
                <w:bCs/>
                <w:sz w:val="24"/>
                <w:lang w:val="en-US"/>
              </w:rPr>
              <w:t>izar</w:t>
            </w:r>
            <w:r>
              <w:rPr>
                <w:sz w:val="24"/>
                <w:lang w:val="en-US"/>
              </w:rPr>
              <w:t>, human</w:t>
            </w:r>
            <w:r>
              <w:rPr>
                <w:b/>
                <w:bCs/>
                <w:sz w:val="24"/>
                <w:lang w:val="en-US"/>
              </w:rPr>
              <w:t>izar</w:t>
            </w:r>
            <w:r>
              <w:rPr>
                <w:sz w:val="24"/>
                <w:lang w:val="en-US"/>
              </w:rPr>
              <w:t>, social</w:t>
            </w:r>
            <w:r>
              <w:rPr>
                <w:b/>
                <w:bCs/>
                <w:sz w:val="24"/>
                <w:lang w:val="en-US"/>
              </w:rPr>
              <w:t>izar</w:t>
            </w:r>
            <w:r>
              <w:rPr>
                <w:sz w:val="24"/>
                <w:lang w:val="en-US"/>
              </w:rPr>
              <w:t>, normal</w:t>
            </w:r>
            <w:r>
              <w:rPr>
                <w:b/>
                <w:bCs/>
                <w:sz w:val="24"/>
                <w:lang w:val="en-US"/>
              </w:rPr>
              <w:t>izar</w:t>
            </w:r>
            <w:r>
              <w:rPr>
                <w:sz w:val="24"/>
                <w:lang w:val="en-US"/>
              </w:rPr>
              <w:t xml:space="preserve"> </w:t>
            </w:r>
          </w:p>
          <w:p>
            <w:pPr>
              <w:pStyle w:val="Normal1"/>
              <w:rPr>
                <w:sz w:val="24"/>
                <w:lang w:val="en-US"/>
              </w:rPr>
            </w:pPr>
            <w:r>
              <w:rPr>
                <w:sz w:val="24"/>
                <w:lang w:val="en-US"/>
              </w:rPr>
            </w:r>
          </w:p>
        </w:tc>
      </w:tr>
      <w:tr>
        <w:trPr>
          <w:trHeight w:val="680" w:hRule="atLeast"/>
        </w:trPr>
        <w:tc>
          <w:tcPr>
            <w:tcW w:w="1134" w:type="dxa"/>
            <w:tcBorders>
              <w:start w:val="single" w:sz="6" w:space="0" w:color="000000"/>
              <w:end w:val="single" w:sz="6" w:space="0" w:color="000000"/>
            </w:tcBorders>
          </w:tcPr>
          <w:p>
            <w:pPr>
              <w:pStyle w:val="Normal1"/>
              <w:spacing w:lineRule="auto" w:line="240"/>
              <w:rPr/>
            </w:pPr>
            <w:r>
              <w:rPr>
                <w:b/>
                <w:bCs/>
                <w:sz w:val="24"/>
                <w:lang w:val="en-US"/>
              </w:rPr>
              <w:t>-</w:t>
            </w:r>
            <w:r>
              <w:rPr>
                <w:b/>
                <w:bCs/>
                <w:sz w:val="24"/>
              </w:rPr>
              <w:t>есе</w:t>
            </w:r>
            <w:r>
              <w:rPr>
                <w:b/>
                <w:bCs/>
                <w:sz w:val="24"/>
                <w:lang w:val="en-US"/>
              </w:rPr>
              <w:t>r</w:t>
            </w:r>
          </w:p>
          <w:p>
            <w:pPr>
              <w:pStyle w:val="Normal1"/>
              <w:rPr>
                <w:b/>
                <w:bCs/>
                <w:sz w:val="24"/>
                <w:lang w:val="en-US"/>
              </w:rPr>
            </w:pPr>
            <w:r>
              <w:rPr>
                <w:b/>
                <w:bCs/>
                <w:sz w:val="24"/>
                <w:lang w:val="en-US"/>
              </w:rPr>
            </w:r>
          </w:p>
        </w:tc>
        <w:tc>
          <w:tcPr>
            <w:tcW w:w="3686" w:type="dxa"/>
            <w:tcBorders>
              <w:start w:val="single" w:sz="6" w:space="0" w:color="000000"/>
              <w:end w:val="single" w:sz="6" w:space="0" w:color="000000"/>
            </w:tcBorders>
          </w:tcPr>
          <w:p>
            <w:pPr>
              <w:pStyle w:val="Normal1"/>
              <w:spacing w:lineRule="auto" w:line="240"/>
              <w:rPr>
                <w:sz w:val="24"/>
                <w:lang w:val="en-US"/>
              </w:rPr>
            </w:pPr>
            <w:r>
              <w:rPr>
                <w:sz w:val="24"/>
              </w:rPr>
              <w:t>чаще</w:t>
            </w:r>
            <w:r>
              <w:rPr>
                <w:sz w:val="24"/>
                <w:lang w:val="en-US"/>
              </w:rPr>
              <w:t xml:space="preserve"> </w:t>
            </w:r>
            <w:r>
              <w:rPr>
                <w:sz w:val="24"/>
              </w:rPr>
              <w:t>прилагательное</w:t>
            </w:r>
          </w:p>
          <w:p>
            <w:pPr>
              <w:pStyle w:val="Normal1"/>
              <w:rPr>
                <w:sz w:val="24"/>
                <w:lang w:val="en-US"/>
              </w:rPr>
            </w:pPr>
            <w:r>
              <w:rPr>
                <w:sz w:val="24"/>
                <w:lang w:val="en-US"/>
              </w:rPr>
            </w:r>
          </w:p>
        </w:tc>
        <w:tc>
          <w:tcPr>
            <w:tcW w:w="5953" w:type="dxa"/>
            <w:tcBorders>
              <w:start w:val="single" w:sz="6" w:space="0" w:color="000000"/>
              <w:end w:val="single" w:sz="6" w:space="0" w:color="000000"/>
            </w:tcBorders>
          </w:tcPr>
          <w:p>
            <w:pPr>
              <w:pStyle w:val="Normal1"/>
              <w:spacing w:lineRule="auto" w:line="240"/>
              <w:rPr/>
            </w:pPr>
            <w:r>
              <w:rPr>
                <w:sz w:val="24"/>
                <w:lang w:val="en-US"/>
              </w:rPr>
              <w:t>oscur</w:t>
            </w:r>
            <w:r>
              <w:rPr>
                <w:b/>
                <w:bCs/>
                <w:sz w:val="24"/>
                <w:lang w:val="en-US"/>
              </w:rPr>
              <w:t>ecer</w:t>
            </w:r>
            <w:r>
              <w:rPr>
                <w:sz w:val="24"/>
                <w:lang w:val="en-US"/>
              </w:rPr>
              <w:t>, verd</w:t>
            </w:r>
            <w:r>
              <w:rPr>
                <w:b/>
                <w:bCs/>
                <w:sz w:val="24"/>
                <w:lang w:val="en-US"/>
              </w:rPr>
              <w:t>ecer</w:t>
            </w:r>
            <w:r>
              <w:rPr>
                <w:sz w:val="24"/>
                <w:lang w:val="en-US"/>
              </w:rPr>
              <w:t>, palid</w:t>
            </w:r>
            <w:r>
              <w:rPr>
                <w:b/>
                <w:bCs/>
                <w:sz w:val="24"/>
                <w:lang w:val="en-US"/>
              </w:rPr>
              <w:t>ecer</w:t>
            </w:r>
            <w:r>
              <w:rPr>
                <w:sz w:val="24"/>
                <w:lang w:val="en-US"/>
              </w:rPr>
              <w:t>, favor</w:t>
            </w:r>
            <w:r>
              <w:rPr>
                <w:b/>
                <w:bCs/>
                <w:sz w:val="24"/>
                <w:lang w:val="en-US"/>
              </w:rPr>
              <w:t>ecer</w:t>
            </w:r>
            <w:r>
              <w:rPr>
                <w:sz w:val="24"/>
                <w:lang w:val="en-US"/>
              </w:rPr>
              <w:t>,</w:t>
            </w:r>
          </w:p>
          <w:p>
            <w:pPr>
              <w:pStyle w:val="Normal1"/>
              <w:rPr>
                <w:sz w:val="24"/>
                <w:lang w:val="en-US"/>
              </w:rPr>
            </w:pPr>
            <w:r>
              <w:rPr>
                <w:sz w:val="24"/>
                <w:lang w:val="en-US"/>
              </w:rPr>
              <w:t>blanqu</w:t>
            </w:r>
            <w:r>
              <w:rPr>
                <w:b/>
                <w:bCs/>
                <w:sz w:val="24"/>
                <w:lang w:val="en-US"/>
              </w:rPr>
              <w:t>ecer</w:t>
            </w:r>
            <w:r>
              <w:rPr>
                <w:sz w:val="24"/>
                <w:lang w:val="en-US"/>
              </w:rPr>
              <w:t>, tard</w:t>
            </w:r>
            <w:r>
              <w:rPr>
                <w:b/>
                <w:bCs/>
                <w:sz w:val="24"/>
                <w:lang w:val="en-US"/>
              </w:rPr>
              <w:t>ecer</w:t>
            </w:r>
          </w:p>
        </w:tc>
      </w:tr>
    </w:tbl>
    <w:p>
      <w:pPr>
        <w:pStyle w:val="Normal1"/>
        <w:spacing w:lineRule="auto" w:line="240"/>
        <w:ind w:firstLine="284" w:end="0"/>
        <w:rPr>
          <w:sz w:val="24"/>
          <w:lang w:val="en-US"/>
        </w:rPr>
      </w:pPr>
      <w:r>
        <w:rPr>
          <w:sz w:val="24"/>
          <w:lang w:val="en-US"/>
        </w:rPr>
      </w:r>
    </w:p>
    <w:p>
      <w:pPr>
        <w:pStyle w:val="Heading3"/>
        <w:ind w:hanging="0" w:start="0"/>
        <w:rPr>
          <w:lang w:val="en-US"/>
        </w:rPr>
      </w:pPr>
      <w:bookmarkStart w:id="148" w:name="__RefHeading___Toc1886118"/>
      <w:bookmarkEnd w:id="148"/>
      <w:r>
        <w:rPr>
          <w:lang w:val="en-US"/>
        </w:rPr>
        <w:t xml:space="preserve">II. </w:t>
      </w:r>
      <w:r>
        <w:rPr/>
        <w:t>Префиксация</w:t>
      </w:r>
    </w:p>
    <w:p>
      <w:pPr>
        <w:pStyle w:val="Normal"/>
        <w:rPr>
          <w:lang w:val="en-US"/>
        </w:rPr>
      </w:pPr>
      <w:r>
        <w:rPr>
          <w:lang w:val="en-US"/>
        </w:rPr>
      </w:r>
    </w:p>
    <w:p>
      <w:pPr>
        <w:pStyle w:val="Normal1"/>
        <w:spacing w:lineRule="auto" w:line="240"/>
        <w:ind w:firstLine="284" w:end="0"/>
        <w:rPr>
          <w:sz w:val="24"/>
        </w:rPr>
      </w:pPr>
      <w:r>
        <w:rPr>
          <w:sz w:val="24"/>
        </w:rPr>
        <w:t>Наиболее продуктивные испанские префиксы сходны по своей форме с предлогами *. Таких префиксов двенадцать. Осталь</w:t>
        <w:softHyphen/>
        <w:t>ные приставки, пришедшие в испанский из латинского и греческого языков, не имеют сейчас формального сходства с предлогами. В ис</w:t>
        <w:softHyphen/>
        <w:t>панском языке одни и те же приставки обслуживают различные ча</w:t>
        <w:softHyphen/>
        <w:t>сти речи, не ограничивая свою продуктивность какой-либо одной из них, обычно каждая приставка является продуктивной для суще</w:t>
        <w:softHyphen/>
        <w:t>ствительных, глаголов, прилагательных и некоторых наречий.</w:t>
      </w:r>
    </w:p>
    <w:p>
      <w:pPr>
        <w:pStyle w:val="Normal1"/>
        <w:pBdr>
          <w:top w:val="single" w:sz="4" w:space="1" w:color="000000"/>
        </w:pBdr>
        <w:spacing w:lineRule="auto" w:line="240"/>
        <w:ind w:firstLine="284" w:end="0"/>
        <w:rPr/>
      </w:pPr>
      <w:r>
        <w:rPr/>
        <w:t>* Собственно, это и дало повод испанским грамматистам относить префикса</w:t>
        <w:softHyphen/>
        <w:t>цию к словосложению а не к аффиксальному словопроизводству.</w:t>
      </w:r>
    </w:p>
    <w:p>
      <w:pPr>
        <w:pStyle w:val="Normal1"/>
        <w:pBdr>
          <w:top w:val="single" w:sz="4" w:space="1" w:color="000000"/>
        </w:pBdr>
        <w:spacing w:lineRule="auto" w:line="240"/>
        <w:ind w:firstLine="284" w:end="0"/>
        <w:rPr/>
      </w:pPr>
      <w:r>
        <w:rPr/>
      </w:r>
    </w:p>
    <w:p>
      <w:pPr>
        <w:pStyle w:val="Normal1"/>
        <w:spacing w:lineRule="auto" w:line="240"/>
        <w:ind w:firstLine="284" w:end="0"/>
        <w:rPr>
          <w:sz w:val="24"/>
        </w:rPr>
      </w:pPr>
      <w:r>
        <w:rPr>
          <w:sz w:val="24"/>
        </w:rPr>
        <w:t>Префиксами предложного типа являются:</w:t>
      </w:r>
    </w:p>
    <w:p>
      <w:pPr>
        <w:pStyle w:val="Normal1"/>
        <w:spacing w:lineRule="auto" w:line="240"/>
        <w:ind w:firstLine="284" w:end="0"/>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1985"/>
        <w:gridCol w:w="5103"/>
        <w:gridCol w:w="3685"/>
      </w:tblGrid>
      <w:tr>
        <w:trPr>
          <w:trHeight w:val="440"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Префикс</w:t>
            </w:r>
          </w:p>
          <w:p>
            <w:pPr>
              <w:pStyle w:val="Normal1"/>
              <w:spacing w:lineRule="auto" w:line="24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Сообщаемое префиксом значение</w:t>
            </w:r>
          </w:p>
          <w:p>
            <w:pPr>
              <w:pStyle w:val="Normal1"/>
              <w:spacing w:lineRule="auto" w:line="240"/>
              <w:rPr>
                <w:sz w:val="24"/>
              </w:rPr>
            </w:pPr>
            <w:r>
              <w:rPr>
                <w:sz w:val="24"/>
              </w:rPr>
            </w:r>
          </w:p>
        </w:tc>
        <w:tc>
          <w:tcPr>
            <w:tcW w:w="3685"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Примеры</w:t>
            </w:r>
          </w:p>
          <w:p>
            <w:pPr>
              <w:pStyle w:val="Normal1"/>
              <w:spacing w:lineRule="auto" w:line="240"/>
              <w:rPr>
                <w:sz w:val="24"/>
              </w:rPr>
            </w:pPr>
            <w:r>
              <w:rPr>
                <w:sz w:val="24"/>
              </w:rPr>
            </w:r>
          </w:p>
        </w:tc>
      </w:tr>
      <w:tr>
        <w:trPr>
          <w:trHeight w:val="1358"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ante</w:t>
            </w:r>
            <w:r>
              <w:rPr>
                <w:sz w:val="24"/>
              </w:rPr>
              <w:t>-</w:t>
            </w:r>
          </w:p>
          <w:p>
            <w:pPr>
              <w:pStyle w:val="Normal1"/>
              <w:spacing w:lineRule="auto" w:line="24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Предшествование во времени или пространстве</w:t>
            </w:r>
          </w:p>
          <w:p>
            <w:pPr>
              <w:pStyle w:val="Normal1"/>
              <w:spacing w:lineRule="auto" w:line="240"/>
              <w:rPr>
                <w:sz w:val="24"/>
              </w:rPr>
            </w:pPr>
            <w:r>
              <w:rPr>
                <w:sz w:val="24"/>
              </w:rPr>
            </w:r>
          </w:p>
        </w:tc>
        <w:tc>
          <w:tcPr>
            <w:tcW w:w="36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bCs/>
                <w:sz w:val="24"/>
                <w:lang w:val="en-US"/>
              </w:rPr>
              <w:t>ante</w:t>
            </w:r>
            <w:r>
              <w:rPr>
                <w:sz w:val="24"/>
                <w:lang w:val="en-US"/>
              </w:rPr>
              <w:t xml:space="preserve">sala </w:t>
            </w:r>
          </w:p>
          <w:p>
            <w:pPr>
              <w:pStyle w:val="Normal1"/>
              <w:spacing w:lineRule="auto" w:line="240"/>
              <w:rPr/>
            </w:pPr>
            <w:r>
              <w:rPr>
                <w:b/>
                <w:bCs/>
                <w:sz w:val="24"/>
                <w:lang w:val="en-US"/>
              </w:rPr>
              <w:t>ante</w:t>
            </w:r>
            <w:r>
              <w:rPr>
                <w:sz w:val="24"/>
                <w:lang w:val="en-US"/>
              </w:rPr>
              <w:t xml:space="preserve">diluviano </w:t>
            </w:r>
          </w:p>
          <w:p>
            <w:pPr>
              <w:pStyle w:val="Normal1"/>
              <w:spacing w:lineRule="auto" w:line="240"/>
              <w:rPr/>
            </w:pPr>
            <w:r>
              <w:rPr>
                <w:b/>
                <w:bCs/>
                <w:sz w:val="24"/>
                <w:lang w:val="en-US"/>
              </w:rPr>
              <w:t>ante</w:t>
            </w:r>
            <w:r>
              <w:rPr>
                <w:sz w:val="24"/>
                <w:lang w:val="en-US"/>
              </w:rPr>
              <w:t xml:space="preserve">noche </w:t>
            </w:r>
          </w:p>
          <w:p>
            <w:pPr>
              <w:pStyle w:val="Normal1"/>
              <w:spacing w:lineRule="auto" w:line="240"/>
              <w:rPr/>
            </w:pPr>
            <w:r>
              <w:rPr>
                <w:b/>
                <w:bCs/>
                <w:sz w:val="24"/>
                <w:lang w:val="en-US"/>
              </w:rPr>
              <w:t>ante</w:t>
            </w:r>
            <w:r>
              <w:rPr>
                <w:sz w:val="24"/>
                <w:lang w:val="en-US"/>
              </w:rPr>
              <w:t>pagar</w:t>
            </w:r>
          </w:p>
          <w:p>
            <w:pPr>
              <w:pStyle w:val="Normal1"/>
              <w:spacing w:lineRule="auto" w:line="240"/>
              <w:rPr>
                <w:sz w:val="24"/>
                <w:lang w:val="en-US"/>
              </w:rPr>
            </w:pPr>
            <w:r>
              <w:rPr>
                <w:sz w:val="24"/>
                <w:lang w:val="en-US"/>
              </w:rPr>
            </w:r>
          </w:p>
        </w:tc>
      </w:tr>
      <w:tr>
        <w:trPr>
          <w:trHeight w:val="1515"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con</w:t>
            </w:r>
            <w:r>
              <w:rPr>
                <w:sz w:val="24"/>
              </w:rPr>
              <w:t xml:space="preserve">- (перед </w:t>
            </w:r>
            <w:r>
              <w:rPr>
                <w:b/>
                <w:sz w:val="24"/>
                <w:lang w:val="en-US"/>
              </w:rPr>
              <w:t>b</w:t>
            </w:r>
            <w:r>
              <w:rPr>
                <w:sz w:val="24"/>
              </w:rPr>
              <w:t xml:space="preserve"> и </w:t>
            </w:r>
            <w:r>
              <w:rPr>
                <w:b/>
                <w:sz w:val="24"/>
              </w:rPr>
              <w:t>р</w:t>
            </w:r>
            <w:r>
              <w:rPr>
                <w:sz w:val="24"/>
              </w:rPr>
              <w:t xml:space="preserve"> принимает фор</w:t>
              <w:softHyphen/>
              <w:t xml:space="preserve">му </w:t>
            </w:r>
            <w:r>
              <w:rPr>
                <w:b/>
                <w:sz w:val="24"/>
                <w:lang w:val="en-US"/>
              </w:rPr>
              <w:t>com</w:t>
            </w:r>
            <w:r>
              <w:rPr>
                <w:sz w:val="24"/>
              </w:rPr>
              <w:t xml:space="preserve">-; перед гласными— форму </w:t>
            </w:r>
            <w:r>
              <w:rPr>
                <w:b/>
                <w:sz w:val="24"/>
              </w:rPr>
              <w:t>со</w:t>
            </w:r>
            <w:r>
              <w:rPr>
                <w:sz w:val="24"/>
              </w:rPr>
              <w:t>-)</w:t>
            </w:r>
          </w:p>
          <w:p>
            <w:pPr>
              <w:pStyle w:val="Normal1"/>
              <w:spacing w:lineRule="auto" w:line="24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Соединение, совместное действие, объединение, содружество</w:t>
            </w:r>
          </w:p>
          <w:p>
            <w:pPr>
              <w:pStyle w:val="Normal1"/>
              <w:spacing w:lineRule="auto" w:line="240"/>
              <w:rPr>
                <w:sz w:val="24"/>
              </w:rPr>
            </w:pPr>
            <w:r>
              <w:rPr>
                <w:sz w:val="24"/>
              </w:rPr>
            </w:r>
          </w:p>
        </w:tc>
        <w:tc>
          <w:tcPr>
            <w:tcW w:w="36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bCs/>
                <w:sz w:val="24"/>
                <w:lang w:val="en-US"/>
              </w:rPr>
              <w:t>con</w:t>
            </w:r>
            <w:r>
              <w:rPr>
                <w:sz w:val="24"/>
                <w:lang w:val="en-US"/>
              </w:rPr>
              <w:t xml:space="preserve">socio </w:t>
            </w:r>
          </w:p>
          <w:p>
            <w:pPr>
              <w:pStyle w:val="Normal1"/>
              <w:spacing w:lineRule="auto" w:line="240"/>
              <w:rPr/>
            </w:pPr>
            <w:r>
              <w:rPr>
                <w:b/>
                <w:bCs/>
                <w:sz w:val="24"/>
                <w:lang w:val="en-US"/>
              </w:rPr>
              <w:t>con</w:t>
            </w:r>
            <w:r>
              <w:rPr>
                <w:sz w:val="24"/>
                <w:lang w:val="en-US"/>
              </w:rPr>
              <w:t xml:space="preserve">terraneo </w:t>
            </w:r>
          </w:p>
          <w:p>
            <w:pPr>
              <w:pStyle w:val="Normal1"/>
              <w:spacing w:lineRule="auto" w:line="240"/>
              <w:rPr/>
            </w:pPr>
            <w:r>
              <w:rPr>
                <w:b/>
                <w:bCs/>
                <w:sz w:val="24"/>
                <w:lang w:val="en-US"/>
              </w:rPr>
              <w:t>con</w:t>
            </w:r>
            <w:r>
              <w:rPr>
                <w:sz w:val="24"/>
                <w:lang w:val="en-US"/>
              </w:rPr>
              <w:t xml:space="preserve">venir </w:t>
            </w:r>
          </w:p>
          <w:p>
            <w:pPr>
              <w:pStyle w:val="Normal1"/>
              <w:spacing w:lineRule="auto" w:line="240"/>
              <w:rPr/>
            </w:pPr>
            <w:r>
              <w:rPr>
                <w:b/>
                <w:bCs/>
                <w:sz w:val="24"/>
                <w:lang w:val="en-US"/>
              </w:rPr>
              <w:t>com</w:t>
            </w:r>
            <w:r>
              <w:rPr>
                <w:sz w:val="24"/>
                <w:lang w:val="en-US"/>
              </w:rPr>
              <w:t xml:space="preserve">batiente </w:t>
            </w:r>
          </w:p>
          <w:p>
            <w:pPr>
              <w:pStyle w:val="Normal1"/>
              <w:spacing w:lineRule="auto" w:line="240"/>
              <w:rPr>
                <w:sz w:val="24"/>
              </w:rPr>
            </w:pPr>
            <w:r>
              <w:rPr>
                <w:b/>
                <w:bCs/>
                <w:sz w:val="24"/>
                <w:lang w:val="en-US"/>
              </w:rPr>
              <w:t>co</w:t>
            </w:r>
            <w:r>
              <w:rPr>
                <w:sz w:val="24"/>
                <w:lang w:val="en-US"/>
              </w:rPr>
              <w:t>agente</w:t>
            </w:r>
          </w:p>
          <w:p>
            <w:pPr>
              <w:pStyle w:val="Normal1"/>
              <w:spacing w:lineRule="auto" w:line="240"/>
              <w:rPr>
                <w:sz w:val="24"/>
              </w:rPr>
            </w:pPr>
            <w:r>
              <w:rPr>
                <w:sz w:val="24"/>
              </w:rPr>
            </w:r>
          </w:p>
        </w:tc>
      </w:tr>
      <w:tr>
        <w:trPr>
          <w:trHeight w:val="1031"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contra</w:t>
            </w:r>
            <w:r>
              <w:rPr>
                <w:sz w:val="24"/>
              </w:rPr>
              <w:t>-</w:t>
            </w:r>
          </w:p>
          <w:p>
            <w:pPr>
              <w:pStyle w:val="Normal1"/>
              <w:spacing w:lineRule="auto" w:line="24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Противоположность, противопостав</w:t>
              <w:softHyphen/>
              <w:t>ление, противодействие</w:t>
            </w:r>
          </w:p>
          <w:p>
            <w:pPr>
              <w:pStyle w:val="Normal1"/>
              <w:spacing w:lineRule="auto" w:line="240"/>
              <w:rPr>
                <w:sz w:val="24"/>
              </w:rPr>
            </w:pPr>
            <w:r>
              <w:rPr>
                <w:sz w:val="24"/>
              </w:rPr>
            </w:r>
          </w:p>
        </w:tc>
        <w:tc>
          <w:tcPr>
            <w:tcW w:w="36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bCs/>
                <w:sz w:val="24"/>
                <w:lang w:val="en-US"/>
              </w:rPr>
              <w:t>contra</w:t>
            </w:r>
            <w:r>
              <w:rPr>
                <w:sz w:val="24"/>
                <w:lang w:val="en-US"/>
              </w:rPr>
              <w:t>luz</w:t>
            </w:r>
          </w:p>
          <w:p>
            <w:pPr>
              <w:pStyle w:val="Normal1"/>
              <w:spacing w:lineRule="auto" w:line="240"/>
              <w:rPr/>
            </w:pPr>
            <w:r>
              <w:rPr>
                <w:b/>
                <w:bCs/>
                <w:sz w:val="24"/>
                <w:lang w:val="en-US"/>
              </w:rPr>
              <w:t>contra</w:t>
            </w:r>
            <w:r>
              <w:rPr>
                <w:sz w:val="24"/>
                <w:lang w:val="en-US"/>
              </w:rPr>
              <w:t xml:space="preserve">natural </w:t>
            </w:r>
          </w:p>
          <w:p>
            <w:pPr>
              <w:pStyle w:val="Normal1"/>
              <w:spacing w:lineRule="auto" w:line="240"/>
              <w:rPr/>
            </w:pPr>
            <w:r>
              <w:rPr>
                <w:b/>
                <w:bCs/>
                <w:sz w:val="24"/>
                <w:lang w:val="en-US"/>
              </w:rPr>
              <w:t>contra</w:t>
            </w:r>
            <w:r>
              <w:rPr>
                <w:sz w:val="24"/>
                <w:lang w:val="en-US"/>
              </w:rPr>
              <w:t>poner</w:t>
            </w:r>
          </w:p>
          <w:p>
            <w:pPr>
              <w:pStyle w:val="Normal1"/>
              <w:spacing w:lineRule="auto" w:line="240"/>
              <w:rPr>
                <w:sz w:val="24"/>
                <w:lang w:val="en-US"/>
              </w:rPr>
            </w:pPr>
            <w:r>
              <w:rPr>
                <w:sz w:val="24"/>
                <w:lang w:val="en-US"/>
              </w:rPr>
            </w:r>
          </w:p>
        </w:tc>
      </w:tr>
      <w:tr>
        <w:trPr>
          <w:trHeight w:val="1722"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de</w:t>
            </w:r>
            <w:r>
              <w:rPr>
                <w:sz w:val="24"/>
                <w:lang w:val="en-US"/>
              </w:rPr>
              <w:t>-</w:t>
            </w:r>
          </w:p>
          <w:p>
            <w:pPr>
              <w:pStyle w:val="Normal1"/>
              <w:spacing w:lineRule="auto" w:line="240"/>
              <w:rPr>
                <w:sz w:val="24"/>
                <w:lang w:val="en-US"/>
              </w:rPr>
            </w:pPr>
            <w:r>
              <w:rPr>
                <w:sz w:val="24"/>
                <w:lang w:val="en-US"/>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Отрицание чего-либо, отсутствие каких-либо качеств, противодействие</w:t>
            </w:r>
          </w:p>
          <w:p>
            <w:pPr>
              <w:pStyle w:val="Normal1"/>
              <w:spacing w:lineRule="auto" w:line="240"/>
              <w:rPr>
                <w:sz w:val="24"/>
              </w:rPr>
            </w:pPr>
            <w:r>
              <w:rPr>
                <w:sz w:val="24"/>
              </w:rPr>
            </w:r>
          </w:p>
        </w:tc>
        <w:tc>
          <w:tcPr>
            <w:tcW w:w="36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bCs/>
                <w:sz w:val="24"/>
                <w:lang w:val="en-US"/>
              </w:rPr>
              <w:t>de</w:t>
            </w:r>
            <w:r>
              <w:rPr>
                <w:sz w:val="24"/>
                <w:lang w:val="en-US"/>
              </w:rPr>
              <w:t xml:space="preserve">mérito </w:t>
            </w:r>
          </w:p>
          <w:p>
            <w:pPr>
              <w:pStyle w:val="Normal1"/>
              <w:spacing w:lineRule="auto" w:line="240"/>
              <w:rPr/>
            </w:pPr>
            <w:r>
              <w:rPr>
                <w:b/>
                <w:bCs/>
                <w:sz w:val="24"/>
                <w:lang w:val="en-US"/>
              </w:rPr>
              <w:t>de</w:t>
            </w:r>
            <w:r>
              <w:rPr>
                <w:sz w:val="24"/>
                <w:lang w:val="en-US"/>
              </w:rPr>
              <w:t xml:space="preserve">generación </w:t>
            </w:r>
          </w:p>
          <w:p>
            <w:pPr>
              <w:pStyle w:val="Normal1"/>
              <w:spacing w:lineRule="auto" w:line="240"/>
              <w:rPr/>
            </w:pPr>
            <w:r>
              <w:rPr>
                <w:b/>
                <w:bCs/>
                <w:sz w:val="24"/>
                <w:lang w:val="en-US"/>
              </w:rPr>
              <w:t>de</w:t>
            </w:r>
            <w:r>
              <w:rPr>
                <w:sz w:val="24"/>
                <w:lang w:val="en-US"/>
              </w:rPr>
              <w:t xml:space="preserve">mente </w:t>
            </w:r>
          </w:p>
          <w:p>
            <w:pPr>
              <w:pStyle w:val="Normal1"/>
              <w:spacing w:lineRule="auto" w:line="240"/>
              <w:rPr/>
            </w:pPr>
            <w:r>
              <w:rPr>
                <w:b/>
                <w:bCs/>
                <w:sz w:val="24"/>
                <w:lang w:val="en-US"/>
              </w:rPr>
              <w:t>de</w:t>
            </w:r>
            <w:r>
              <w:rPr>
                <w:sz w:val="24"/>
                <w:lang w:val="en-US"/>
              </w:rPr>
              <w:t xml:space="preserve">moledor </w:t>
            </w:r>
          </w:p>
          <w:p>
            <w:pPr>
              <w:pStyle w:val="Normal1"/>
              <w:spacing w:lineRule="auto" w:line="240"/>
              <w:rPr/>
            </w:pPr>
            <w:r>
              <w:rPr>
                <w:b/>
                <w:bCs/>
                <w:sz w:val="24"/>
                <w:lang w:val="en-US"/>
              </w:rPr>
              <w:t>de</w:t>
            </w:r>
            <w:r>
              <w:rPr>
                <w:sz w:val="24"/>
                <w:lang w:val="en-US"/>
              </w:rPr>
              <w:t>formar</w:t>
            </w:r>
            <w:r>
              <w:rPr>
                <w:sz w:val="24"/>
              </w:rPr>
              <w:t xml:space="preserve"> </w:t>
            </w:r>
          </w:p>
          <w:p>
            <w:pPr>
              <w:pStyle w:val="Normal1"/>
              <w:spacing w:lineRule="auto" w:line="240"/>
              <w:rPr>
                <w:sz w:val="24"/>
              </w:rPr>
            </w:pPr>
            <w:r>
              <w:rPr>
                <w:b/>
                <w:bCs/>
                <w:sz w:val="24"/>
                <w:lang w:val="en-US"/>
              </w:rPr>
              <w:t>de</w:t>
            </w:r>
            <w:r>
              <w:rPr>
                <w:sz w:val="24"/>
                <w:lang w:val="en-US"/>
              </w:rPr>
              <w:t>gradar</w:t>
            </w:r>
          </w:p>
          <w:p>
            <w:pPr>
              <w:pStyle w:val="Normal1"/>
              <w:spacing w:lineRule="auto" w:line="240"/>
              <w:rPr>
                <w:sz w:val="24"/>
              </w:rPr>
            </w:pPr>
            <w:r>
              <w:rPr>
                <w:sz w:val="24"/>
              </w:rPr>
            </w:r>
          </w:p>
        </w:tc>
      </w:tr>
      <w:tr>
        <w:trPr>
          <w:trHeight w:val="1401"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rPr>
              <w:t>е</w:t>
            </w:r>
            <w:r>
              <w:rPr>
                <w:b/>
                <w:sz w:val="24"/>
                <w:lang w:val="en-US"/>
              </w:rPr>
              <w:t>n</w:t>
            </w:r>
            <w:r>
              <w:rPr>
                <w:sz w:val="24"/>
              </w:rPr>
              <w:t xml:space="preserve">- (перед </w:t>
            </w:r>
            <w:r>
              <w:rPr>
                <w:b/>
                <w:sz w:val="24"/>
                <w:lang w:val="en-US"/>
              </w:rPr>
              <w:t>b</w:t>
            </w:r>
            <w:r>
              <w:rPr>
                <w:sz w:val="24"/>
              </w:rPr>
              <w:t xml:space="preserve"> и </w:t>
            </w:r>
            <w:r>
              <w:rPr>
                <w:b/>
                <w:sz w:val="24"/>
              </w:rPr>
              <w:t>р</w:t>
            </w:r>
            <w:r>
              <w:rPr>
                <w:sz w:val="24"/>
              </w:rPr>
              <w:t xml:space="preserve"> принимает форму </w:t>
            </w:r>
            <w:r>
              <w:rPr>
                <w:b/>
                <w:sz w:val="24"/>
              </w:rPr>
              <w:t>е</w:t>
            </w:r>
            <w:r>
              <w:rPr>
                <w:b/>
                <w:sz w:val="24"/>
                <w:lang w:val="en-US"/>
              </w:rPr>
              <w:t>m</w:t>
            </w:r>
            <w:r>
              <w:rPr>
                <w:sz w:val="24"/>
              </w:rPr>
              <w:t>-)</w:t>
            </w:r>
          </w:p>
          <w:p>
            <w:pPr>
              <w:pStyle w:val="Normal1"/>
              <w:spacing w:lineRule="auto" w:line="24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Наиболее распространенное значение: вступать в какое-либо состояние</w:t>
            </w:r>
          </w:p>
          <w:p>
            <w:pPr>
              <w:pStyle w:val="Normal1"/>
              <w:spacing w:lineRule="auto" w:line="240"/>
              <w:rPr>
                <w:sz w:val="24"/>
              </w:rPr>
            </w:pPr>
            <w:r>
              <w:rPr>
                <w:sz w:val="24"/>
              </w:rPr>
            </w:r>
          </w:p>
        </w:tc>
        <w:tc>
          <w:tcPr>
            <w:tcW w:w="36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bCs/>
                <w:sz w:val="24"/>
                <w:lang w:val="en-US"/>
              </w:rPr>
              <w:t>en</w:t>
            </w:r>
            <w:r>
              <w:rPr>
                <w:sz w:val="24"/>
                <w:lang w:val="en-US"/>
              </w:rPr>
              <w:t xml:space="preserve">amoramiento </w:t>
            </w:r>
          </w:p>
          <w:p>
            <w:pPr>
              <w:pStyle w:val="Normal1"/>
              <w:spacing w:lineRule="auto" w:line="240"/>
              <w:rPr/>
            </w:pPr>
            <w:r>
              <w:rPr>
                <w:b/>
                <w:bCs/>
                <w:sz w:val="24"/>
                <w:lang w:val="en-US"/>
              </w:rPr>
              <w:t>en</w:t>
            </w:r>
            <w:r>
              <w:rPr>
                <w:sz w:val="24"/>
                <w:lang w:val="en-US"/>
              </w:rPr>
              <w:t xml:space="preserve">cuademar </w:t>
            </w:r>
          </w:p>
          <w:p>
            <w:pPr>
              <w:pStyle w:val="Normal1"/>
              <w:spacing w:lineRule="auto" w:line="240"/>
              <w:rPr/>
            </w:pPr>
            <w:r>
              <w:rPr>
                <w:b/>
                <w:bCs/>
                <w:sz w:val="24"/>
                <w:lang w:val="en-US"/>
              </w:rPr>
              <w:t>en</w:t>
            </w:r>
            <w:r>
              <w:rPr>
                <w:sz w:val="24"/>
                <w:lang w:val="en-US"/>
              </w:rPr>
              <w:t xml:space="preserve">cadenar </w:t>
            </w:r>
          </w:p>
          <w:p>
            <w:pPr>
              <w:pStyle w:val="Normal1"/>
              <w:spacing w:lineRule="auto" w:line="240"/>
              <w:rPr/>
            </w:pPr>
            <w:r>
              <w:rPr>
                <w:b/>
                <w:bCs/>
                <w:sz w:val="24"/>
                <w:lang w:val="en-US"/>
              </w:rPr>
              <w:t>em</w:t>
            </w:r>
            <w:r>
              <w:rPr>
                <w:sz w:val="24"/>
                <w:lang w:val="en-US"/>
              </w:rPr>
              <w:t xml:space="preserve">pedrar </w:t>
            </w:r>
          </w:p>
          <w:p>
            <w:pPr>
              <w:pStyle w:val="Normal1"/>
              <w:spacing w:lineRule="auto" w:line="240"/>
              <w:rPr>
                <w:sz w:val="24"/>
              </w:rPr>
            </w:pPr>
            <w:r>
              <w:rPr>
                <w:b/>
                <w:bCs/>
                <w:sz w:val="24"/>
                <w:lang w:val="en-US"/>
              </w:rPr>
              <w:t>em</w:t>
            </w:r>
            <w:r>
              <w:rPr>
                <w:sz w:val="24"/>
                <w:lang w:val="en-US"/>
              </w:rPr>
              <w:t>pobrecer</w:t>
            </w:r>
          </w:p>
          <w:p>
            <w:pPr>
              <w:pStyle w:val="Normal1"/>
              <w:spacing w:lineRule="auto" w:line="240"/>
              <w:rPr>
                <w:sz w:val="24"/>
              </w:rPr>
            </w:pPr>
            <w:r>
              <w:rPr>
                <w:sz w:val="24"/>
              </w:rPr>
            </w:r>
          </w:p>
        </w:tc>
      </w:tr>
      <w:tr>
        <w:trPr>
          <w:trHeight w:val="1696"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entre</w:t>
            </w:r>
            <w:r>
              <w:rPr>
                <w:b/>
                <w:sz w:val="24"/>
              </w:rPr>
              <w:t>-</w:t>
            </w:r>
          </w:p>
          <w:p>
            <w:pPr>
              <w:pStyle w:val="Normal1"/>
              <w:spacing w:lineRule="auto" w:line="240"/>
              <w:rPr>
                <w:b/>
                <w:sz w:val="24"/>
              </w:rPr>
            </w:pPr>
            <w:r>
              <w:rPr>
                <w:b/>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Ограничивает или усиливает действие или степень качества; указывает на проме</w:t>
              <w:softHyphen/>
              <w:t>жуточное положение</w:t>
            </w:r>
          </w:p>
          <w:p>
            <w:pPr>
              <w:pStyle w:val="Normal1"/>
              <w:spacing w:lineRule="auto" w:line="240"/>
              <w:rPr>
                <w:sz w:val="24"/>
              </w:rPr>
            </w:pPr>
            <w:r>
              <w:rPr>
                <w:sz w:val="24"/>
              </w:rPr>
            </w:r>
          </w:p>
        </w:tc>
        <w:tc>
          <w:tcPr>
            <w:tcW w:w="36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bCs/>
                <w:sz w:val="24"/>
                <w:lang w:val="en-US"/>
              </w:rPr>
              <w:t>entre</w:t>
            </w:r>
            <w:r>
              <w:rPr>
                <w:sz w:val="24"/>
                <w:lang w:val="en-US"/>
              </w:rPr>
              <w:t xml:space="preserve">vista </w:t>
            </w:r>
          </w:p>
          <w:p>
            <w:pPr>
              <w:pStyle w:val="Normal1"/>
              <w:spacing w:lineRule="auto" w:line="240"/>
              <w:rPr/>
            </w:pPr>
            <w:r>
              <w:rPr>
                <w:b/>
                <w:bCs/>
                <w:sz w:val="24"/>
                <w:lang w:val="en-US"/>
              </w:rPr>
              <w:t>entre</w:t>
            </w:r>
            <w:r>
              <w:rPr>
                <w:sz w:val="24"/>
                <w:lang w:val="en-US"/>
              </w:rPr>
              <w:t xml:space="preserve">acto </w:t>
            </w:r>
          </w:p>
          <w:p>
            <w:pPr>
              <w:pStyle w:val="Normal1"/>
              <w:spacing w:lineRule="auto" w:line="240"/>
              <w:rPr/>
            </w:pPr>
            <w:r>
              <w:rPr>
                <w:b/>
                <w:bCs/>
                <w:sz w:val="24"/>
                <w:lang w:val="en-US"/>
              </w:rPr>
              <w:t>entre</w:t>
            </w:r>
            <w:r>
              <w:rPr>
                <w:sz w:val="24"/>
                <w:lang w:val="en-US"/>
              </w:rPr>
              <w:t xml:space="preserve">cano </w:t>
            </w:r>
          </w:p>
          <w:p>
            <w:pPr>
              <w:pStyle w:val="Normal1"/>
              <w:spacing w:lineRule="auto" w:line="240"/>
              <w:rPr/>
            </w:pPr>
            <w:r>
              <w:rPr>
                <w:b/>
                <w:bCs/>
                <w:sz w:val="24"/>
                <w:lang w:val="en-US"/>
              </w:rPr>
              <w:t>entre</w:t>
            </w:r>
            <w:r>
              <w:rPr>
                <w:sz w:val="24"/>
                <w:lang w:val="en-US"/>
              </w:rPr>
              <w:t xml:space="preserve">tanto </w:t>
            </w:r>
          </w:p>
          <w:p>
            <w:pPr>
              <w:pStyle w:val="Normal1"/>
              <w:spacing w:lineRule="auto" w:line="240"/>
              <w:rPr/>
            </w:pPr>
            <w:r>
              <w:rPr>
                <w:b/>
                <w:bCs/>
                <w:sz w:val="24"/>
                <w:lang w:val="en-US"/>
              </w:rPr>
              <w:t>entre</w:t>
            </w:r>
            <w:r>
              <w:rPr>
                <w:sz w:val="24"/>
                <w:lang w:val="en-US"/>
              </w:rPr>
              <w:t xml:space="preserve">ver </w:t>
            </w:r>
          </w:p>
          <w:p>
            <w:pPr>
              <w:pStyle w:val="Normal1"/>
              <w:spacing w:lineRule="auto" w:line="240"/>
              <w:rPr/>
            </w:pPr>
            <w:r>
              <w:rPr>
                <w:b/>
                <w:bCs/>
                <w:sz w:val="24"/>
                <w:lang w:val="en-US"/>
              </w:rPr>
              <w:t>entre</w:t>
            </w:r>
            <w:r>
              <w:rPr>
                <w:sz w:val="24"/>
                <w:lang w:val="en-US"/>
              </w:rPr>
              <w:t>meter</w:t>
            </w:r>
          </w:p>
          <w:p>
            <w:pPr>
              <w:pStyle w:val="Normal1"/>
              <w:spacing w:lineRule="auto" w:line="240"/>
              <w:rPr>
                <w:sz w:val="24"/>
                <w:lang w:val="en-US"/>
              </w:rPr>
            </w:pPr>
            <w:r>
              <w:rPr>
                <w:sz w:val="24"/>
                <w:lang w:val="en-US"/>
              </w:rPr>
            </w:r>
          </w:p>
        </w:tc>
      </w:tr>
      <w:tr>
        <w:trPr>
          <w:trHeight w:val="949"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rPr>
              <w:t>ра</w:t>
            </w:r>
            <w:r>
              <w:rPr>
                <w:b/>
                <w:sz w:val="24"/>
                <w:lang w:val="en-US"/>
              </w:rPr>
              <w:t>r</w:t>
            </w:r>
            <w:r>
              <w:rPr>
                <w:b/>
                <w:sz w:val="24"/>
              </w:rPr>
              <w:t>а</w:t>
            </w:r>
            <w:r>
              <w:rPr>
                <w:sz w:val="24"/>
                <w:lang w:val="en-US"/>
              </w:rPr>
              <w:t>-</w:t>
            </w:r>
          </w:p>
          <w:p>
            <w:pPr>
              <w:pStyle w:val="Normal1"/>
              <w:spacing w:lineRule="auto" w:line="240"/>
              <w:rPr>
                <w:sz w:val="24"/>
                <w:lang w:val="en-US"/>
              </w:rPr>
            </w:pPr>
            <w:r>
              <w:rPr>
                <w:sz w:val="24"/>
                <w:lang w:val="en-US"/>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Цель, намерение; указание на то, для чего служит вещь, предмет</w:t>
            </w:r>
          </w:p>
          <w:p>
            <w:pPr>
              <w:pStyle w:val="Normal1"/>
              <w:spacing w:lineRule="auto" w:line="240"/>
              <w:rPr>
                <w:sz w:val="24"/>
              </w:rPr>
            </w:pPr>
            <w:r>
              <w:rPr>
                <w:sz w:val="24"/>
              </w:rPr>
            </w:r>
          </w:p>
        </w:tc>
        <w:tc>
          <w:tcPr>
            <w:tcW w:w="36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bCs/>
                <w:sz w:val="24"/>
                <w:lang w:val="en-US"/>
              </w:rPr>
              <w:t>para</w:t>
            </w:r>
            <w:r>
              <w:rPr>
                <w:sz w:val="24"/>
                <w:lang w:val="en-US"/>
              </w:rPr>
              <w:t xml:space="preserve">bién </w:t>
            </w:r>
          </w:p>
          <w:p>
            <w:pPr>
              <w:pStyle w:val="Normal1"/>
              <w:spacing w:lineRule="auto" w:line="240"/>
              <w:rPr/>
            </w:pPr>
            <w:r>
              <w:rPr>
                <w:b/>
                <w:bCs/>
                <w:sz w:val="24"/>
                <w:lang w:val="en-US"/>
              </w:rPr>
              <w:t>para</w:t>
            </w:r>
            <w:r>
              <w:rPr>
                <w:sz w:val="24"/>
                <w:lang w:val="en-US"/>
              </w:rPr>
              <w:t xml:space="preserve">poco </w:t>
            </w:r>
          </w:p>
          <w:p>
            <w:pPr>
              <w:pStyle w:val="Normal1"/>
              <w:spacing w:lineRule="auto" w:line="240"/>
              <w:rPr/>
            </w:pPr>
            <w:r>
              <w:rPr>
                <w:b/>
                <w:bCs/>
                <w:sz w:val="24"/>
                <w:lang w:val="en-US"/>
              </w:rPr>
              <w:t>para</w:t>
            </w:r>
            <w:r>
              <w:rPr>
                <w:sz w:val="24"/>
                <w:lang w:val="en-US"/>
              </w:rPr>
              <w:t>frasear</w:t>
            </w:r>
          </w:p>
          <w:p>
            <w:pPr>
              <w:pStyle w:val="Normal1"/>
              <w:spacing w:lineRule="auto" w:line="240"/>
              <w:rPr>
                <w:sz w:val="24"/>
                <w:lang w:val="en-US"/>
              </w:rPr>
            </w:pPr>
            <w:r>
              <w:rPr>
                <w:sz w:val="24"/>
                <w:lang w:val="en-US"/>
              </w:rPr>
            </w:r>
          </w:p>
        </w:tc>
      </w:tr>
      <w:tr>
        <w:trPr>
          <w:trHeight w:val="996"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rPr>
              <w:t>ро</w:t>
            </w:r>
            <w:r>
              <w:rPr>
                <w:b/>
                <w:sz w:val="24"/>
                <w:lang w:val="en-US"/>
              </w:rPr>
              <w:t>r</w:t>
            </w:r>
            <w:r>
              <w:rPr>
                <w:sz w:val="24"/>
                <w:lang w:val="en-US"/>
              </w:rPr>
              <w:t>-</w:t>
            </w:r>
          </w:p>
          <w:p>
            <w:pPr>
              <w:pStyle w:val="Normal1"/>
              <w:spacing w:lineRule="auto" w:line="240"/>
              <w:rPr>
                <w:sz w:val="24"/>
              </w:rPr>
            </w:pPr>
            <w:r>
              <w:rPr>
                <w:sz w:val="24"/>
              </w:rPr>
              <w:t>(малоупотреби-тельный префикс)</w:t>
            </w:r>
          </w:p>
          <w:p>
            <w:pPr>
              <w:pStyle w:val="Normal1"/>
              <w:spacing w:lineRule="auto" w:line="24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lang w:val="en-US"/>
              </w:rPr>
            </w:pPr>
            <w:r>
              <w:rPr>
                <w:sz w:val="24"/>
              </w:rPr>
              <w:t>Цель</w:t>
            </w:r>
          </w:p>
          <w:p>
            <w:pPr>
              <w:pStyle w:val="Normal1"/>
              <w:spacing w:lineRule="auto" w:line="240"/>
              <w:rPr>
                <w:sz w:val="24"/>
                <w:lang w:val="en-US"/>
              </w:rPr>
            </w:pPr>
            <w:r>
              <w:rPr>
                <w:sz w:val="24"/>
                <w:lang w:val="en-US"/>
              </w:rPr>
            </w:r>
          </w:p>
        </w:tc>
        <w:tc>
          <w:tcPr>
            <w:tcW w:w="36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bCs/>
                <w:sz w:val="24"/>
                <w:lang w:val="en-US"/>
              </w:rPr>
              <w:t>por</w:t>
            </w:r>
            <w:r>
              <w:rPr>
                <w:sz w:val="24"/>
                <w:lang w:val="en-US"/>
              </w:rPr>
              <w:t xml:space="preserve">fiador  </w:t>
            </w:r>
          </w:p>
          <w:p>
            <w:pPr>
              <w:pStyle w:val="Normal1"/>
              <w:spacing w:lineRule="auto" w:line="240"/>
              <w:rPr/>
            </w:pPr>
            <w:r>
              <w:rPr>
                <w:b/>
                <w:bCs/>
                <w:sz w:val="24"/>
                <w:lang w:val="en-US"/>
              </w:rPr>
              <w:t>por</w:t>
            </w:r>
            <w:r>
              <w:rPr>
                <w:sz w:val="24"/>
                <w:lang w:val="en-US"/>
              </w:rPr>
              <w:t xml:space="preserve">menor </w:t>
            </w:r>
          </w:p>
          <w:p>
            <w:pPr>
              <w:pStyle w:val="Normal1"/>
              <w:spacing w:lineRule="auto" w:line="240"/>
              <w:rPr/>
            </w:pPr>
            <w:r>
              <w:rPr>
                <w:b/>
                <w:bCs/>
                <w:sz w:val="24"/>
                <w:lang w:val="en-US"/>
              </w:rPr>
              <w:t>por</w:t>
            </w:r>
            <w:r>
              <w:rPr>
                <w:sz w:val="24"/>
                <w:lang w:val="en-US"/>
              </w:rPr>
              <w:t>fiar</w:t>
            </w:r>
          </w:p>
          <w:p>
            <w:pPr>
              <w:pStyle w:val="Normal1"/>
              <w:spacing w:lineRule="auto" w:line="240"/>
              <w:rPr>
                <w:sz w:val="24"/>
                <w:lang w:val="en-US"/>
              </w:rPr>
            </w:pPr>
            <w:r>
              <w:rPr>
                <w:sz w:val="24"/>
                <w:lang w:val="en-US"/>
              </w:rPr>
            </w:r>
          </w:p>
        </w:tc>
      </w:tr>
      <w:tr>
        <w:trPr>
          <w:trHeight w:val="1166"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sin</w:t>
            </w:r>
            <w:r>
              <w:rPr>
                <w:sz w:val="24"/>
              </w:rPr>
              <w:t>-</w:t>
            </w:r>
          </w:p>
          <w:p>
            <w:pPr>
              <w:pStyle w:val="Normal1"/>
              <w:spacing w:lineRule="auto" w:line="24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Лишение, отсутствие чего-либо</w:t>
            </w:r>
          </w:p>
          <w:p>
            <w:pPr>
              <w:pStyle w:val="Normal1"/>
              <w:spacing w:lineRule="auto" w:line="240"/>
              <w:rPr>
                <w:sz w:val="24"/>
              </w:rPr>
            </w:pPr>
            <w:r>
              <w:rPr>
                <w:sz w:val="24"/>
              </w:rPr>
            </w:r>
          </w:p>
        </w:tc>
        <w:tc>
          <w:tcPr>
            <w:tcW w:w="36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bCs/>
                <w:sz w:val="24"/>
                <w:lang w:val="en-US"/>
              </w:rPr>
              <w:t>sin</w:t>
            </w:r>
            <w:r>
              <w:rPr>
                <w:sz w:val="24"/>
                <w:lang w:val="en-US"/>
              </w:rPr>
              <w:t xml:space="preserve">razón </w:t>
            </w:r>
          </w:p>
          <w:p>
            <w:pPr>
              <w:pStyle w:val="Normal1"/>
              <w:spacing w:lineRule="auto" w:line="240"/>
              <w:rPr/>
            </w:pPr>
            <w:r>
              <w:rPr>
                <w:b/>
                <w:bCs/>
                <w:sz w:val="24"/>
                <w:lang w:val="en-US"/>
              </w:rPr>
              <w:t>sin</w:t>
            </w:r>
            <w:r>
              <w:rPr>
                <w:sz w:val="24"/>
                <w:lang w:val="en-US"/>
              </w:rPr>
              <w:t xml:space="preserve">sabor </w:t>
            </w:r>
          </w:p>
          <w:p>
            <w:pPr>
              <w:pStyle w:val="Normal1"/>
              <w:spacing w:lineRule="auto" w:line="240"/>
              <w:rPr/>
            </w:pPr>
            <w:r>
              <w:rPr>
                <w:b/>
                <w:bCs/>
                <w:sz w:val="24"/>
                <w:lang w:val="en-US"/>
              </w:rPr>
              <w:t>sin</w:t>
            </w:r>
            <w:r>
              <w:rPr>
                <w:sz w:val="24"/>
                <w:lang w:val="en-US"/>
              </w:rPr>
              <w:t xml:space="preserve">número </w:t>
            </w:r>
          </w:p>
          <w:p>
            <w:pPr>
              <w:pStyle w:val="Normal1"/>
              <w:spacing w:lineRule="auto" w:line="240"/>
              <w:rPr/>
            </w:pPr>
            <w:r>
              <w:rPr>
                <w:b/>
                <w:bCs/>
                <w:sz w:val="24"/>
                <w:lang w:val="en-US"/>
              </w:rPr>
              <w:t>sin</w:t>
            </w:r>
            <w:r>
              <w:rPr>
                <w:sz w:val="24"/>
                <w:lang w:val="en-US"/>
              </w:rPr>
              <w:t>verguenza</w:t>
            </w:r>
          </w:p>
          <w:p>
            <w:pPr>
              <w:pStyle w:val="Normal1"/>
              <w:spacing w:lineRule="auto" w:line="240"/>
              <w:rPr>
                <w:sz w:val="24"/>
                <w:lang w:val="en-US"/>
              </w:rPr>
            </w:pPr>
            <w:r>
              <w:rPr>
                <w:sz w:val="24"/>
                <w:lang w:val="en-US"/>
              </w:rPr>
            </w:r>
          </w:p>
        </w:tc>
      </w:tr>
      <w:tr>
        <w:trPr>
          <w:trHeight w:val="260" w:hRule="exact"/>
        </w:trPr>
        <w:tc>
          <w:tcPr>
            <w:tcW w:w="1985" w:type="dxa"/>
            <w:tcBorders>
              <w:top w:val="single" w:sz="6" w:space="0" w:color="000000"/>
              <w:start w:val="single" w:sz="6" w:space="0" w:color="000000"/>
              <w:end w:val="single" w:sz="6" w:space="0" w:color="000000"/>
            </w:tcBorders>
          </w:tcPr>
          <w:p>
            <w:pPr>
              <w:pStyle w:val="Normal1"/>
              <w:spacing w:lineRule="auto" w:line="240"/>
              <w:rPr/>
            </w:pPr>
            <w:r>
              <w:rPr>
                <w:b/>
                <w:sz w:val="24"/>
                <w:lang w:val="en-US"/>
              </w:rPr>
              <w:t>so</w:t>
            </w:r>
            <w:r>
              <w:rPr>
                <w:sz w:val="24"/>
              </w:rPr>
              <w:t>-</w:t>
            </w:r>
          </w:p>
        </w:tc>
        <w:tc>
          <w:tcPr>
            <w:tcW w:w="5103" w:type="dxa"/>
            <w:tcBorders>
              <w:top w:val="single" w:sz="6" w:space="0" w:color="000000"/>
              <w:start w:val="single" w:sz="6" w:space="0" w:color="000000"/>
              <w:end w:val="single" w:sz="6" w:space="0" w:color="000000"/>
            </w:tcBorders>
          </w:tcPr>
          <w:p>
            <w:pPr>
              <w:pStyle w:val="Normal1"/>
              <w:spacing w:lineRule="auto" w:line="240"/>
              <w:rPr>
                <w:sz w:val="24"/>
              </w:rPr>
            </w:pPr>
            <w:r>
              <w:rPr>
                <w:sz w:val="24"/>
              </w:rPr>
              <w:t>Подчинение, зависимость, скрытое</w:t>
            </w:r>
          </w:p>
          <w:p>
            <w:pPr>
              <w:pStyle w:val="Normal1"/>
              <w:spacing w:lineRule="auto" w:line="240"/>
              <w:rPr>
                <w:sz w:val="24"/>
              </w:rPr>
            </w:pPr>
            <w:r>
              <w:rPr>
                <w:sz w:val="24"/>
              </w:rPr>
            </w:r>
          </w:p>
        </w:tc>
        <w:tc>
          <w:tcPr>
            <w:tcW w:w="3685" w:type="dxa"/>
            <w:vMerge w:val="restart"/>
            <w:tcBorders>
              <w:top w:val="single" w:sz="6" w:space="0" w:color="000000"/>
              <w:start w:val="single" w:sz="6" w:space="0" w:color="000000"/>
              <w:end w:val="single" w:sz="6" w:space="0" w:color="000000"/>
            </w:tcBorders>
          </w:tcPr>
          <w:p>
            <w:pPr>
              <w:pStyle w:val="Normal1"/>
              <w:spacing w:lineRule="auto" w:line="240"/>
              <w:rPr/>
            </w:pPr>
            <w:r>
              <w:rPr>
                <w:b/>
                <w:bCs/>
                <w:sz w:val="24"/>
                <w:lang w:val="en-US"/>
              </w:rPr>
              <w:t>so</w:t>
            </w:r>
            <w:r>
              <w:rPr>
                <w:sz w:val="24"/>
                <w:lang w:val="en-US"/>
              </w:rPr>
              <w:t xml:space="preserve">color </w:t>
            </w:r>
          </w:p>
          <w:p>
            <w:pPr>
              <w:pStyle w:val="Normal1"/>
              <w:spacing w:lineRule="auto" w:line="240"/>
              <w:rPr/>
            </w:pPr>
            <w:r>
              <w:rPr>
                <w:b/>
                <w:bCs/>
                <w:sz w:val="24"/>
                <w:lang w:val="en-US"/>
              </w:rPr>
              <w:t>so</w:t>
            </w:r>
            <w:r>
              <w:rPr>
                <w:sz w:val="24"/>
                <w:lang w:val="en-US"/>
              </w:rPr>
              <w:t xml:space="preserve">capa </w:t>
            </w:r>
          </w:p>
          <w:p>
            <w:pPr>
              <w:pStyle w:val="Normal1"/>
              <w:spacing w:lineRule="auto" w:line="240"/>
              <w:rPr/>
            </w:pPr>
            <w:r>
              <w:rPr>
                <w:b/>
                <w:bCs/>
                <w:sz w:val="24"/>
                <w:lang w:val="en-US"/>
              </w:rPr>
              <w:t>so</w:t>
            </w:r>
            <w:r>
              <w:rPr>
                <w:sz w:val="24"/>
                <w:lang w:val="en-US"/>
              </w:rPr>
              <w:t>portable</w:t>
            </w:r>
          </w:p>
          <w:p>
            <w:pPr>
              <w:pStyle w:val="Normal1"/>
              <w:spacing w:lineRule="auto" w:line="240"/>
              <w:rPr/>
            </w:pPr>
            <w:r>
              <w:rPr>
                <w:sz w:val="24"/>
                <w:lang w:val="en-US"/>
              </w:rPr>
              <w:t xml:space="preserve"> </w:t>
            </w:r>
            <w:r>
              <w:rPr>
                <w:b/>
                <w:bCs/>
                <w:sz w:val="24"/>
                <w:lang w:val="en-US"/>
              </w:rPr>
              <w:t>so</w:t>
            </w:r>
            <w:r>
              <w:rPr>
                <w:sz w:val="24"/>
                <w:lang w:val="en-US"/>
              </w:rPr>
              <w:t>correr</w:t>
            </w:r>
          </w:p>
          <w:p>
            <w:pPr>
              <w:pStyle w:val="Normal1"/>
              <w:spacing w:lineRule="auto" w:line="240"/>
              <w:rPr/>
            </w:pPr>
            <w:r>
              <w:rPr>
                <w:b/>
                <w:bCs/>
                <w:sz w:val="24"/>
                <w:lang w:val="en-US"/>
              </w:rPr>
              <w:t>so</w:t>
            </w:r>
            <w:r>
              <w:rPr>
                <w:sz w:val="24"/>
                <w:lang w:val="en-US"/>
              </w:rPr>
              <w:t>cavar</w:t>
            </w:r>
            <w:r>
              <w:rPr>
                <w:sz w:val="24"/>
              </w:rPr>
              <w:t xml:space="preserve"> </w:t>
            </w:r>
          </w:p>
          <w:p>
            <w:pPr>
              <w:pStyle w:val="Normal1"/>
              <w:spacing w:lineRule="auto" w:line="240"/>
              <w:rPr>
                <w:sz w:val="24"/>
              </w:rPr>
            </w:pPr>
            <w:r>
              <w:rPr>
                <w:b/>
                <w:bCs/>
                <w:sz w:val="24"/>
                <w:lang w:val="en-US"/>
              </w:rPr>
              <w:t>so</w:t>
            </w:r>
            <w:r>
              <w:rPr>
                <w:sz w:val="24"/>
                <w:lang w:val="en-US"/>
              </w:rPr>
              <w:t>juzgar</w:t>
            </w:r>
          </w:p>
          <w:p>
            <w:pPr>
              <w:pStyle w:val="Normal1"/>
              <w:rPr>
                <w:sz w:val="24"/>
              </w:rPr>
            </w:pPr>
            <w:r>
              <w:rPr>
                <w:sz w:val="24"/>
              </w:rPr>
            </w:r>
          </w:p>
        </w:tc>
      </w:tr>
      <w:tr>
        <w:trPr>
          <w:trHeight w:val="400" w:hRule="exact"/>
        </w:trPr>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5103" w:type="dxa"/>
            <w:tcBorders>
              <w:start w:val="single" w:sz="6" w:space="0" w:color="000000"/>
              <w:end w:val="single" w:sz="6" w:space="0" w:color="000000"/>
            </w:tcBorders>
          </w:tcPr>
          <w:p>
            <w:pPr>
              <w:pStyle w:val="Normal1"/>
              <w:spacing w:lineRule="auto" w:line="240"/>
              <w:rPr>
                <w:sz w:val="24"/>
              </w:rPr>
            </w:pPr>
            <w:r>
              <w:rPr>
                <w:sz w:val="24"/>
              </w:rPr>
              <w:t>действие, положение внизу</w:t>
            </w:r>
          </w:p>
          <w:p>
            <w:pPr>
              <w:pStyle w:val="Normal1"/>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1023" w:hRule="exact"/>
        </w:trPr>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5103"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2001" w:hRule="exact"/>
        </w:trPr>
        <w:tc>
          <w:tcPr>
            <w:tcW w:w="1985" w:type="dxa"/>
            <w:tcBorders>
              <w:top w:val="single" w:sz="6" w:space="0" w:color="000000"/>
              <w:start w:val="single" w:sz="6" w:space="0" w:color="000000"/>
              <w:end w:val="single" w:sz="6" w:space="0" w:color="000000"/>
            </w:tcBorders>
          </w:tcPr>
          <w:p>
            <w:pPr>
              <w:pStyle w:val="Normal1"/>
              <w:spacing w:lineRule="auto" w:line="240"/>
              <w:rPr/>
            </w:pPr>
            <w:r>
              <w:rPr>
                <w:b/>
                <w:sz w:val="24"/>
                <w:lang w:val="en-US"/>
              </w:rPr>
              <w:t>sobre</w:t>
            </w:r>
            <w:r>
              <w:rPr>
                <w:b/>
                <w:sz w:val="24"/>
              </w:rPr>
              <w:t>-</w:t>
            </w:r>
          </w:p>
          <w:p>
            <w:pPr>
              <w:pStyle w:val="Normal1"/>
              <w:spacing w:lineRule="auto" w:line="240"/>
              <w:rPr>
                <w:b/>
                <w:sz w:val="24"/>
              </w:rPr>
            </w:pPr>
            <w:r>
              <w:rPr>
                <w:b/>
                <w:sz w:val="24"/>
              </w:rPr>
            </w:r>
          </w:p>
        </w:tc>
        <w:tc>
          <w:tcPr>
            <w:tcW w:w="5103" w:type="dxa"/>
            <w:tcBorders>
              <w:top w:val="single" w:sz="6" w:space="0" w:color="000000"/>
              <w:start w:val="single" w:sz="6" w:space="0" w:color="000000"/>
              <w:end w:val="single" w:sz="6" w:space="0" w:color="000000"/>
            </w:tcBorders>
          </w:tcPr>
          <w:p>
            <w:pPr>
              <w:pStyle w:val="Normal1"/>
              <w:spacing w:lineRule="auto" w:line="240"/>
              <w:rPr>
                <w:sz w:val="24"/>
              </w:rPr>
            </w:pPr>
            <w:r>
              <w:rPr>
                <w:sz w:val="24"/>
              </w:rPr>
              <w:t>Усиление действия, высшее качество чего-либо, надбавка, положение поверх чего-либо</w:t>
            </w:r>
          </w:p>
          <w:p>
            <w:pPr>
              <w:pStyle w:val="Normal1"/>
              <w:spacing w:lineRule="auto" w:line="240"/>
              <w:rPr>
                <w:sz w:val="24"/>
              </w:rPr>
            </w:pPr>
            <w:r>
              <w:rPr>
                <w:sz w:val="24"/>
              </w:rPr>
            </w:r>
          </w:p>
        </w:tc>
        <w:tc>
          <w:tcPr>
            <w:tcW w:w="3685" w:type="dxa"/>
            <w:tcBorders>
              <w:top w:val="single" w:sz="6" w:space="0" w:color="000000"/>
              <w:start w:val="single" w:sz="6" w:space="0" w:color="000000"/>
              <w:end w:val="single" w:sz="6" w:space="0" w:color="000000"/>
            </w:tcBorders>
          </w:tcPr>
          <w:p>
            <w:pPr>
              <w:pStyle w:val="Normal1"/>
              <w:spacing w:lineRule="auto" w:line="240"/>
              <w:rPr/>
            </w:pPr>
            <w:r>
              <w:rPr>
                <w:b/>
                <w:bCs/>
                <w:sz w:val="24"/>
                <w:lang w:val="en-US"/>
              </w:rPr>
              <w:t>sobre</w:t>
            </w:r>
            <w:r>
              <w:rPr>
                <w:sz w:val="24"/>
                <w:lang w:val="en-US"/>
              </w:rPr>
              <w:t xml:space="preserve">abundancia </w:t>
            </w:r>
          </w:p>
          <w:p>
            <w:pPr>
              <w:pStyle w:val="Normal1"/>
              <w:spacing w:lineRule="auto" w:line="240"/>
              <w:rPr/>
            </w:pPr>
            <w:r>
              <w:rPr>
                <w:b/>
                <w:bCs/>
                <w:sz w:val="24"/>
                <w:lang w:val="en-US"/>
              </w:rPr>
              <w:t>sobre</w:t>
            </w:r>
            <w:r>
              <w:rPr>
                <w:sz w:val="24"/>
                <w:lang w:val="en-US"/>
              </w:rPr>
              <w:t xml:space="preserve">todo </w:t>
            </w:r>
          </w:p>
          <w:p>
            <w:pPr>
              <w:pStyle w:val="Normal1"/>
              <w:spacing w:lineRule="auto" w:line="240"/>
              <w:rPr/>
            </w:pPr>
            <w:r>
              <w:rPr>
                <w:b/>
                <w:bCs/>
                <w:sz w:val="24"/>
                <w:lang w:val="en-US"/>
              </w:rPr>
              <w:t>sobre</w:t>
            </w:r>
            <w:r>
              <w:rPr>
                <w:sz w:val="24"/>
                <w:lang w:val="en-US"/>
              </w:rPr>
              <w:t xml:space="preserve">agudo </w:t>
            </w:r>
          </w:p>
          <w:p>
            <w:pPr>
              <w:pStyle w:val="Normal1"/>
              <w:spacing w:lineRule="auto" w:line="240"/>
              <w:rPr/>
            </w:pPr>
            <w:r>
              <w:rPr>
                <w:b/>
                <w:bCs/>
                <w:sz w:val="24"/>
                <w:lang w:val="en-US"/>
              </w:rPr>
              <w:t>sobre</w:t>
            </w:r>
            <w:r>
              <w:rPr>
                <w:sz w:val="24"/>
                <w:lang w:val="en-US"/>
              </w:rPr>
              <w:t xml:space="preserve">humano </w:t>
            </w:r>
          </w:p>
          <w:p>
            <w:pPr>
              <w:pStyle w:val="Normal1"/>
              <w:spacing w:lineRule="auto" w:line="240"/>
              <w:rPr/>
            </w:pPr>
            <w:r>
              <w:rPr>
                <w:b/>
                <w:bCs/>
                <w:sz w:val="24"/>
                <w:lang w:val="en-US"/>
              </w:rPr>
              <w:t>sobre</w:t>
            </w:r>
            <w:r>
              <w:rPr>
                <w:sz w:val="24"/>
                <w:lang w:val="en-US"/>
              </w:rPr>
              <w:t>llenar</w:t>
            </w:r>
          </w:p>
          <w:p>
            <w:pPr>
              <w:pStyle w:val="Normal1"/>
              <w:spacing w:lineRule="auto" w:line="240"/>
              <w:rPr/>
            </w:pPr>
            <w:r>
              <w:rPr>
                <w:b/>
                <w:bCs/>
                <w:sz w:val="24"/>
                <w:lang w:val="en-US"/>
              </w:rPr>
              <w:t>so</w:t>
            </w:r>
            <w:r>
              <w:rPr>
                <w:sz w:val="24"/>
                <w:lang w:val="en-US"/>
              </w:rPr>
              <w:t xml:space="preserve">breponer </w:t>
            </w:r>
          </w:p>
          <w:p>
            <w:pPr>
              <w:pStyle w:val="Normal1"/>
              <w:spacing w:lineRule="auto" w:line="240"/>
              <w:rPr/>
            </w:pPr>
            <w:r>
              <w:rPr>
                <w:b/>
                <w:bCs/>
                <w:sz w:val="24"/>
                <w:lang w:val="en-US"/>
              </w:rPr>
              <w:t>so</w:t>
            </w:r>
            <w:r>
              <w:rPr>
                <w:sz w:val="24"/>
                <w:lang w:val="en-US"/>
              </w:rPr>
              <w:t>brevivir</w:t>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tc>
      </w:tr>
      <w:tr>
        <w:trPr>
          <w:trHeight w:val="1914" w:hRule="exact"/>
        </w:trPr>
        <w:tc>
          <w:tcPr>
            <w:tcW w:w="1985" w:type="dxa"/>
            <w:tcBorders>
              <w:top w:val="single" w:sz="6" w:space="0" w:color="000000"/>
              <w:start w:val="single" w:sz="6" w:space="0" w:color="000000"/>
              <w:end w:val="single" w:sz="6" w:space="0" w:color="000000"/>
            </w:tcBorders>
          </w:tcPr>
          <w:p>
            <w:pPr>
              <w:pStyle w:val="Normal1"/>
              <w:spacing w:lineRule="auto" w:line="240"/>
              <w:rPr/>
            </w:pPr>
            <w:r>
              <w:rPr>
                <w:b/>
                <w:sz w:val="24"/>
                <w:lang w:val="en-US"/>
              </w:rPr>
              <w:t>tras</w:t>
            </w:r>
            <w:r>
              <w:rPr>
                <w:sz w:val="24"/>
                <w:lang w:val="en-US"/>
              </w:rPr>
              <w:t>-</w:t>
            </w:r>
          </w:p>
          <w:p>
            <w:pPr>
              <w:pStyle w:val="Normal1"/>
              <w:spacing w:lineRule="auto" w:line="240"/>
              <w:rPr>
                <w:sz w:val="24"/>
                <w:lang w:val="en-US"/>
              </w:rPr>
            </w:pPr>
            <w:r>
              <w:rPr>
                <w:sz w:val="24"/>
                <w:lang w:val="en-US"/>
              </w:rPr>
            </w:r>
          </w:p>
        </w:tc>
        <w:tc>
          <w:tcPr>
            <w:tcW w:w="5103" w:type="dxa"/>
            <w:tcBorders>
              <w:top w:val="single" w:sz="6" w:space="0" w:color="000000"/>
              <w:start w:val="single" w:sz="6" w:space="0" w:color="000000"/>
              <w:end w:val="single" w:sz="6" w:space="0" w:color="000000"/>
            </w:tcBorders>
          </w:tcPr>
          <w:p>
            <w:pPr>
              <w:pStyle w:val="Normal1"/>
              <w:spacing w:lineRule="auto" w:line="240"/>
              <w:rPr>
                <w:sz w:val="24"/>
              </w:rPr>
            </w:pPr>
            <w:r>
              <w:rPr>
                <w:sz w:val="24"/>
              </w:rPr>
              <w:t>Перемена местоположения, перемещение, положение позади чего-либо</w:t>
            </w:r>
          </w:p>
          <w:p>
            <w:pPr>
              <w:pStyle w:val="Normal1"/>
              <w:spacing w:lineRule="auto" w:line="240"/>
              <w:rPr>
                <w:sz w:val="24"/>
              </w:rPr>
            </w:pPr>
            <w:r>
              <w:rPr>
                <w:sz w:val="24"/>
              </w:rPr>
            </w:r>
          </w:p>
        </w:tc>
        <w:tc>
          <w:tcPr>
            <w:tcW w:w="3685" w:type="dxa"/>
            <w:tcBorders>
              <w:top w:val="single" w:sz="6" w:space="0" w:color="000000"/>
              <w:start w:val="single" w:sz="6" w:space="0" w:color="000000"/>
              <w:end w:val="single" w:sz="6" w:space="0" w:color="000000"/>
            </w:tcBorders>
          </w:tcPr>
          <w:p>
            <w:pPr>
              <w:pStyle w:val="Normal1"/>
              <w:spacing w:lineRule="auto" w:line="240"/>
              <w:rPr/>
            </w:pPr>
            <w:r>
              <w:rPr>
                <w:b/>
                <w:bCs/>
                <w:sz w:val="24"/>
                <w:lang w:val="en-US"/>
              </w:rPr>
              <w:t>tras</w:t>
            </w:r>
            <w:r>
              <w:rPr>
                <w:sz w:val="24"/>
                <w:lang w:val="en-US"/>
              </w:rPr>
              <w:t>paso</w:t>
            </w:r>
          </w:p>
          <w:p>
            <w:pPr>
              <w:pStyle w:val="Normal1"/>
              <w:spacing w:lineRule="auto" w:line="240"/>
              <w:rPr/>
            </w:pPr>
            <w:r>
              <w:rPr>
                <w:b/>
                <w:bCs/>
                <w:sz w:val="24"/>
                <w:lang w:val="en-US"/>
              </w:rPr>
              <w:t>tras</w:t>
            </w:r>
            <w:r>
              <w:rPr>
                <w:sz w:val="24"/>
                <w:lang w:val="en-US"/>
              </w:rPr>
              <w:t xml:space="preserve">corral </w:t>
            </w:r>
          </w:p>
          <w:p>
            <w:pPr>
              <w:pStyle w:val="Normal1"/>
              <w:spacing w:lineRule="auto" w:line="240"/>
              <w:rPr/>
            </w:pPr>
            <w:r>
              <w:rPr>
                <w:b/>
                <w:bCs/>
                <w:sz w:val="24"/>
                <w:lang w:val="en-US"/>
              </w:rPr>
              <w:t>tras</w:t>
            </w:r>
            <w:r>
              <w:rPr>
                <w:sz w:val="24"/>
                <w:lang w:val="en-US"/>
              </w:rPr>
              <w:t>cocina</w:t>
            </w:r>
          </w:p>
          <w:p>
            <w:pPr>
              <w:pStyle w:val="Normal1"/>
              <w:spacing w:lineRule="auto" w:line="240"/>
              <w:rPr/>
            </w:pPr>
            <w:r>
              <w:rPr>
                <w:b/>
                <w:bCs/>
                <w:sz w:val="24"/>
                <w:lang w:val="en-US"/>
              </w:rPr>
              <w:t>tras</w:t>
            </w:r>
            <w:r>
              <w:rPr>
                <w:sz w:val="24"/>
                <w:lang w:val="en-US"/>
              </w:rPr>
              <w:t xml:space="preserve">plantable </w:t>
            </w:r>
          </w:p>
          <w:p>
            <w:pPr>
              <w:pStyle w:val="Normal1"/>
              <w:spacing w:lineRule="auto" w:line="240"/>
              <w:rPr/>
            </w:pPr>
            <w:r>
              <w:rPr>
                <w:b/>
                <w:bCs/>
                <w:sz w:val="24"/>
                <w:lang w:val="en-US"/>
              </w:rPr>
              <w:t>tras</w:t>
            </w:r>
            <w:r>
              <w:rPr>
                <w:sz w:val="24"/>
                <w:lang w:val="en-US"/>
              </w:rPr>
              <w:t>manana</w:t>
            </w:r>
            <w:r>
              <w:rPr>
                <w:sz w:val="24"/>
              </w:rPr>
              <w:t xml:space="preserve"> </w:t>
            </w:r>
          </w:p>
          <w:p>
            <w:pPr>
              <w:pStyle w:val="Normal1"/>
              <w:spacing w:lineRule="auto" w:line="240"/>
              <w:rPr>
                <w:sz w:val="24"/>
              </w:rPr>
            </w:pPr>
            <w:r>
              <w:rPr>
                <w:b/>
                <w:bCs/>
                <w:sz w:val="24"/>
                <w:lang w:val="en-US"/>
              </w:rPr>
              <w:t>tras</w:t>
            </w:r>
            <w:r>
              <w:rPr>
                <w:sz w:val="24"/>
                <w:lang w:val="en-US"/>
              </w:rPr>
              <w:t>ladar</w:t>
            </w:r>
          </w:p>
          <w:p>
            <w:pPr>
              <w:pStyle w:val="Normal1"/>
              <w:spacing w:lineRule="auto" w:line="240"/>
              <w:rPr>
                <w:sz w:val="24"/>
              </w:rPr>
            </w:pPr>
            <w:r>
              <w:rPr>
                <w:b/>
                <w:bCs/>
                <w:sz w:val="24"/>
                <w:lang w:val="en-US"/>
              </w:rPr>
              <w:t>tras</w:t>
            </w:r>
            <w:r>
              <w:rPr>
                <w:sz w:val="24"/>
                <w:lang w:val="en-US"/>
              </w:rPr>
              <w:t>pasar</w:t>
            </w:r>
          </w:p>
          <w:p>
            <w:pPr>
              <w:pStyle w:val="Normal1"/>
              <w:spacing w:lineRule="auto" w:line="240"/>
              <w:rPr>
                <w:sz w:val="24"/>
              </w:rPr>
            </w:pPr>
            <w:r>
              <w:rPr>
                <w:sz w:val="24"/>
              </w:rPr>
            </w:r>
          </w:p>
          <w:p>
            <w:pPr>
              <w:pStyle w:val="Normal1"/>
              <w:spacing w:lineRule="auto" w:line="240"/>
              <w:rPr>
                <w:sz w:val="24"/>
              </w:rPr>
            </w:pPr>
            <w:r>
              <w:rPr>
                <w:sz w:val="24"/>
              </w:rPr>
            </w:r>
          </w:p>
        </w:tc>
      </w:tr>
      <w:tr>
        <w:trPr>
          <w:trHeight w:val="280" w:hRule="exact"/>
        </w:trPr>
        <w:tc>
          <w:tcPr>
            <w:tcW w:w="1985" w:type="dxa"/>
            <w:tcBorders>
              <w:start w:val="single" w:sz="6" w:space="0" w:color="000000"/>
              <w:bottom w:val="single" w:sz="4" w:space="0" w:color="000000"/>
              <w:end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5103" w:type="dxa"/>
            <w:tcBorders>
              <w:start w:val="single" w:sz="6" w:space="0" w:color="000000"/>
              <w:bottom w:val="single" w:sz="6" w:space="0" w:color="000000"/>
              <w:end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c>
          <w:tcPr>
            <w:tcW w:w="3685" w:type="dxa"/>
            <w:tcBorders>
              <w:start w:val="single" w:sz="6" w:space="0" w:color="000000"/>
              <w:bottom w:val="single" w:sz="6" w:space="0" w:color="000000"/>
              <w:end w:val="single" w:sz="6" w:space="0" w:color="000000"/>
            </w:tcBorders>
          </w:tcPr>
          <w:p>
            <w:pPr>
              <w:pStyle w:val="Normal1"/>
              <w:snapToGrid w:val="false"/>
              <w:spacing w:lineRule="auto" w:line="240"/>
              <w:ind w:firstLine="284" w:end="0"/>
              <w:rPr>
                <w:sz w:val="24"/>
              </w:rPr>
            </w:pPr>
            <w:r>
              <w:rPr>
                <w:sz w:val="24"/>
              </w:rPr>
            </w:r>
          </w:p>
          <w:p>
            <w:pPr>
              <w:pStyle w:val="Normal1"/>
              <w:spacing w:lineRule="auto" w:line="240"/>
              <w:ind w:firstLine="284" w:end="0"/>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Среди сравнительно большого количества префиксов другого вида следует отметить:</w:t>
      </w:r>
    </w:p>
    <w:p>
      <w:pPr>
        <w:pStyle w:val="Normal1"/>
        <w:spacing w:lineRule="auto" w:line="240"/>
        <w:ind w:firstLine="284" w:end="0"/>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1985"/>
        <w:gridCol w:w="5103"/>
        <w:gridCol w:w="3685"/>
      </w:tblGrid>
      <w:tr>
        <w:trPr>
          <w:trHeight w:val="400"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Префикс</w:t>
            </w:r>
          </w:p>
          <w:p>
            <w:pPr>
              <w:pStyle w:val="Normal1"/>
              <w:spacing w:lineRule="auto" w:line="24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Сообщаемое префиксом значение</w:t>
            </w:r>
          </w:p>
          <w:p>
            <w:pPr>
              <w:pStyle w:val="Normal1"/>
              <w:spacing w:lineRule="auto" w:line="240"/>
              <w:rPr>
                <w:sz w:val="24"/>
              </w:rPr>
            </w:pPr>
            <w:r>
              <w:rPr>
                <w:sz w:val="24"/>
              </w:rPr>
            </w:r>
          </w:p>
        </w:tc>
        <w:tc>
          <w:tcPr>
            <w:tcW w:w="3685" w:type="dxa"/>
            <w:tcBorders>
              <w:top w:val="single" w:sz="4"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Примеры</w:t>
            </w:r>
          </w:p>
          <w:p>
            <w:pPr>
              <w:pStyle w:val="Normal1"/>
              <w:spacing w:lineRule="auto" w:line="240"/>
              <w:rPr>
                <w:sz w:val="24"/>
              </w:rPr>
            </w:pPr>
            <w:r>
              <w:rPr>
                <w:sz w:val="24"/>
              </w:rPr>
            </w:r>
          </w:p>
        </w:tc>
      </w:tr>
      <w:tr>
        <w:trPr>
          <w:trHeight w:val="1059" w:hRule="exact"/>
        </w:trPr>
        <w:tc>
          <w:tcPr>
            <w:tcW w:w="1985" w:type="dxa"/>
            <w:tcBorders>
              <w:top w:val="single" w:sz="6" w:space="0" w:color="000000"/>
              <w:start w:val="single" w:sz="6" w:space="0" w:color="000000"/>
              <w:end w:val="single" w:sz="6" w:space="0" w:color="000000"/>
            </w:tcBorders>
          </w:tcPr>
          <w:p>
            <w:pPr>
              <w:pStyle w:val="Normal1"/>
              <w:spacing w:lineRule="auto" w:line="240"/>
              <w:rPr>
                <w:sz w:val="24"/>
              </w:rPr>
            </w:pPr>
            <w:r>
              <w:rPr>
                <w:sz w:val="24"/>
              </w:rPr>
              <w:t>-</w:t>
            </w:r>
            <w:r>
              <w:rPr>
                <w:b/>
                <w:sz w:val="24"/>
              </w:rPr>
              <w:t>а</w:t>
            </w:r>
            <w:r>
              <w:rPr>
                <w:sz w:val="24"/>
              </w:rPr>
              <w:t>-(перед гласной прини</w:t>
              <w:softHyphen/>
              <w:t xml:space="preserve">мает форму </w:t>
            </w:r>
            <w:r>
              <w:rPr>
                <w:b/>
                <w:sz w:val="24"/>
                <w:lang w:val="en-US"/>
              </w:rPr>
              <w:t>an</w:t>
            </w:r>
            <w:r>
              <w:rPr>
                <w:b/>
                <w:sz w:val="24"/>
              </w:rPr>
              <w:t>-)</w:t>
            </w:r>
          </w:p>
          <w:p>
            <w:pPr>
              <w:pStyle w:val="Normal1"/>
              <w:spacing w:lineRule="auto" w:line="240"/>
              <w:rPr>
                <w:sz w:val="24"/>
              </w:rPr>
            </w:pPr>
            <w:r>
              <w:rPr>
                <w:sz w:val="24"/>
              </w:rPr>
            </w:r>
          </w:p>
        </w:tc>
        <w:tc>
          <w:tcPr>
            <w:tcW w:w="5103" w:type="dxa"/>
            <w:vMerge w:val="restart"/>
            <w:tcBorders>
              <w:top w:val="single" w:sz="6" w:space="0" w:color="000000"/>
              <w:start w:val="single" w:sz="6" w:space="0" w:color="000000"/>
              <w:end w:val="single" w:sz="6" w:space="0" w:color="000000"/>
            </w:tcBorders>
          </w:tcPr>
          <w:p>
            <w:pPr>
              <w:pStyle w:val="Normal1"/>
              <w:spacing w:lineRule="auto" w:line="240"/>
              <w:rPr>
                <w:sz w:val="24"/>
              </w:rPr>
            </w:pPr>
            <w:r>
              <w:rPr>
                <w:sz w:val="24"/>
              </w:rPr>
              <w:t>Противопоставление, приспособление к чему-либо, приобретение какого-либо качества, приближение, происхождение, результат</w:t>
            </w:r>
          </w:p>
          <w:p>
            <w:pPr>
              <w:pStyle w:val="Normal1"/>
              <w:rPr>
                <w:sz w:val="24"/>
              </w:rPr>
            </w:pPr>
            <w:r>
              <w:rPr>
                <w:sz w:val="24"/>
              </w:rPr>
            </w:r>
          </w:p>
        </w:tc>
        <w:tc>
          <w:tcPr>
            <w:tcW w:w="3685" w:type="dxa"/>
            <w:vMerge w:val="restart"/>
            <w:tcBorders>
              <w:top w:val="single" w:sz="6" w:space="0" w:color="000000"/>
              <w:start w:val="single" w:sz="6" w:space="0" w:color="000000"/>
              <w:end w:val="single" w:sz="6" w:space="0" w:color="000000"/>
            </w:tcBorders>
          </w:tcPr>
          <w:p>
            <w:pPr>
              <w:pStyle w:val="Normal1"/>
              <w:spacing w:lineRule="auto" w:line="240"/>
              <w:rPr/>
            </w:pPr>
            <w:r>
              <w:rPr>
                <w:b/>
                <w:bCs/>
                <w:sz w:val="24"/>
                <w:lang w:val="en-US"/>
              </w:rPr>
              <w:t>a</w:t>
            </w:r>
            <w:r>
              <w:rPr>
                <w:sz w:val="24"/>
                <w:lang w:val="en-US"/>
              </w:rPr>
              <w:t xml:space="preserve">flojamiento </w:t>
            </w:r>
          </w:p>
          <w:p>
            <w:pPr>
              <w:pStyle w:val="Normal1"/>
              <w:spacing w:lineRule="auto" w:line="240"/>
              <w:rPr/>
            </w:pPr>
            <w:r>
              <w:rPr>
                <w:b/>
                <w:bCs/>
                <w:sz w:val="24"/>
                <w:lang w:val="en-US"/>
              </w:rPr>
              <w:t>a</w:t>
            </w:r>
            <w:r>
              <w:rPr>
                <w:sz w:val="24"/>
                <w:lang w:val="en-US"/>
              </w:rPr>
              <w:t xml:space="preserve">nonimo </w:t>
            </w:r>
          </w:p>
          <w:p>
            <w:pPr>
              <w:pStyle w:val="Normal1"/>
              <w:spacing w:lineRule="auto" w:line="240"/>
              <w:rPr/>
            </w:pPr>
            <w:r>
              <w:rPr>
                <w:b/>
                <w:bCs/>
                <w:sz w:val="24"/>
                <w:lang w:val="en-US"/>
              </w:rPr>
              <w:t>a</w:t>
            </w:r>
            <w:r>
              <w:rPr>
                <w:sz w:val="24"/>
                <w:lang w:val="en-US"/>
              </w:rPr>
              <w:t xml:space="preserve">condicionado </w:t>
            </w:r>
          </w:p>
          <w:p>
            <w:pPr>
              <w:pStyle w:val="Normal1"/>
              <w:spacing w:lineRule="auto" w:line="240"/>
              <w:rPr/>
            </w:pPr>
            <w:r>
              <w:rPr>
                <w:b/>
                <w:bCs/>
                <w:sz w:val="24"/>
                <w:lang w:val="en-US"/>
              </w:rPr>
              <w:t>a</w:t>
            </w:r>
            <w:r>
              <w:rPr>
                <w:sz w:val="24"/>
                <w:lang w:val="en-US"/>
              </w:rPr>
              <w:t xml:space="preserve">brumador </w:t>
            </w:r>
          </w:p>
          <w:p>
            <w:pPr>
              <w:pStyle w:val="Normal1"/>
              <w:spacing w:lineRule="auto" w:line="240"/>
              <w:rPr/>
            </w:pPr>
            <w:r>
              <w:rPr>
                <w:b/>
                <w:bCs/>
                <w:sz w:val="24"/>
                <w:lang w:val="en-US"/>
              </w:rPr>
              <w:t>a</w:t>
            </w:r>
            <w:r>
              <w:rPr>
                <w:sz w:val="24"/>
                <w:lang w:val="en-US"/>
              </w:rPr>
              <w:t xml:space="preserve">fuera </w:t>
            </w:r>
          </w:p>
          <w:p>
            <w:pPr>
              <w:pStyle w:val="Normal1"/>
              <w:spacing w:lineRule="auto" w:line="240"/>
              <w:rPr/>
            </w:pPr>
            <w:r>
              <w:rPr>
                <w:b/>
                <w:bCs/>
                <w:sz w:val="24"/>
                <w:lang w:val="en-US"/>
              </w:rPr>
              <w:t>a</w:t>
            </w:r>
            <w:r>
              <w:rPr>
                <w:sz w:val="24"/>
                <w:lang w:val="en-US"/>
              </w:rPr>
              <w:t xml:space="preserve">frontar </w:t>
            </w:r>
          </w:p>
          <w:p>
            <w:pPr>
              <w:pStyle w:val="Normal1"/>
              <w:spacing w:lineRule="auto" w:line="240"/>
              <w:rPr/>
            </w:pPr>
            <w:r>
              <w:rPr>
                <w:b/>
                <w:bCs/>
                <w:sz w:val="24"/>
                <w:lang w:val="en-US"/>
              </w:rPr>
              <w:t>a</w:t>
            </w:r>
            <w:r>
              <w:rPr>
                <w:sz w:val="24"/>
                <w:lang w:val="en-US"/>
              </w:rPr>
              <w:t>traer</w:t>
            </w:r>
          </w:p>
          <w:p>
            <w:pPr>
              <w:pStyle w:val="Normal1"/>
              <w:spacing w:lineRule="auto" w:line="240"/>
              <w:rPr/>
            </w:pPr>
            <w:r>
              <w:rPr>
                <w:b/>
                <w:bCs/>
                <w:sz w:val="24"/>
                <w:lang w:val="en-US"/>
              </w:rPr>
              <w:t>a</w:t>
            </w:r>
            <w:r>
              <w:rPr>
                <w:sz w:val="24"/>
                <w:lang w:val="en-US"/>
              </w:rPr>
              <w:t xml:space="preserve">clamar </w:t>
            </w:r>
          </w:p>
          <w:p>
            <w:pPr>
              <w:pStyle w:val="Normal1"/>
              <w:spacing w:lineRule="auto" w:line="240"/>
              <w:rPr>
                <w:sz w:val="24"/>
              </w:rPr>
            </w:pPr>
            <w:r>
              <w:rPr>
                <w:b/>
                <w:bCs/>
                <w:sz w:val="24"/>
                <w:lang w:val="en-US"/>
              </w:rPr>
              <w:t>a</w:t>
            </w:r>
            <w:r>
              <w:rPr>
                <w:sz w:val="24"/>
                <w:lang w:val="en-US"/>
              </w:rPr>
              <w:t>clarar</w:t>
            </w:r>
          </w:p>
          <w:p>
            <w:pPr>
              <w:pStyle w:val="Normal1"/>
              <w:rPr>
                <w:sz w:val="24"/>
              </w:rPr>
            </w:pPr>
            <w:r>
              <w:rPr>
                <w:sz w:val="24"/>
              </w:rPr>
            </w:r>
          </w:p>
        </w:tc>
      </w:tr>
      <w:tr>
        <w:trPr>
          <w:trHeight w:val="1495" w:hRule="exact"/>
        </w:trPr>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5103"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380" w:hRule="exact"/>
        </w:trPr>
        <w:tc>
          <w:tcPr>
            <w:tcW w:w="1985" w:type="dxa"/>
            <w:tcBorders>
              <w:top w:val="single" w:sz="6" w:space="0" w:color="000000"/>
              <w:start w:val="single" w:sz="6" w:space="0" w:color="000000"/>
              <w:end w:val="single" w:sz="6" w:space="0" w:color="000000"/>
            </w:tcBorders>
          </w:tcPr>
          <w:p>
            <w:pPr>
              <w:pStyle w:val="Normal1"/>
              <w:spacing w:lineRule="auto" w:line="240"/>
              <w:rPr/>
            </w:pPr>
            <w:r>
              <w:rPr>
                <w:b/>
                <w:sz w:val="24"/>
                <w:lang w:val="en-US"/>
              </w:rPr>
              <w:t>ab</w:t>
            </w:r>
            <w:r>
              <w:rPr>
                <w:sz w:val="24"/>
              </w:rPr>
              <w:t>-</w:t>
            </w:r>
          </w:p>
          <w:p>
            <w:pPr>
              <w:pStyle w:val="Normal1"/>
              <w:spacing w:lineRule="auto" w:line="240"/>
              <w:rPr>
                <w:sz w:val="24"/>
              </w:rPr>
            </w:pPr>
            <w:r>
              <w:rPr>
                <w:sz w:val="24"/>
              </w:rPr>
            </w:r>
          </w:p>
        </w:tc>
        <w:tc>
          <w:tcPr>
            <w:tcW w:w="5103" w:type="dxa"/>
            <w:tcBorders>
              <w:top w:val="single" w:sz="6" w:space="0" w:color="000000"/>
              <w:start w:val="single" w:sz="6" w:space="0" w:color="000000"/>
              <w:end w:val="single" w:sz="6" w:space="0" w:color="000000"/>
            </w:tcBorders>
          </w:tcPr>
          <w:p>
            <w:pPr>
              <w:pStyle w:val="Normal1"/>
              <w:spacing w:lineRule="auto" w:line="240"/>
              <w:rPr>
                <w:sz w:val="24"/>
              </w:rPr>
            </w:pPr>
            <w:r>
              <w:rPr>
                <w:sz w:val="24"/>
              </w:rPr>
              <w:t>Отделение, отмена, отвлечение</w:t>
            </w:r>
          </w:p>
          <w:p>
            <w:pPr>
              <w:pStyle w:val="Normal1"/>
              <w:spacing w:lineRule="auto" w:line="240"/>
              <w:rPr>
                <w:sz w:val="24"/>
              </w:rPr>
            </w:pPr>
            <w:r>
              <w:rPr>
                <w:sz w:val="24"/>
              </w:rPr>
            </w:r>
          </w:p>
        </w:tc>
        <w:tc>
          <w:tcPr>
            <w:tcW w:w="3685" w:type="dxa"/>
            <w:vMerge w:val="restart"/>
            <w:tcBorders>
              <w:top w:val="single" w:sz="6" w:space="0" w:color="000000"/>
              <w:start w:val="single" w:sz="6" w:space="0" w:color="000000"/>
              <w:end w:val="single" w:sz="6" w:space="0" w:color="000000"/>
            </w:tcBorders>
          </w:tcPr>
          <w:p>
            <w:pPr>
              <w:pStyle w:val="Normal1"/>
              <w:spacing w:lineRule="auto" w:line="240"/>
              <w:rPr/>
            </w:pPr>
            <w:r>
              <w:rPr>
                <w:b/>
                <w:bCs/>
                <w:sz w:val="24"/>
                <w:lang w:val="en-US"/>
              </w:rPr>
              <w:t>ab</w:t>
            </w:r>
            <w:r>
              <w:rPr>
                <w:sz w:val="24"/>
                <w:lang w:val="en-US"/>
              </w:rPr>
              <w:t xml:space="preserve">solución </w:t>
            </w:r>
          </w:p>
          <w:p>
            <w:pPr>
              <w:pStyle w:val="Normal1"/>
              <w:spacing w:lineRule="auto" w:line="240"/>
              <w:rPr/>
            </w:pPr>
            <w:r>
              <w:rPr>
                <w:b/>
                <w:bCs/>
                <w:sz w:val="24"/>
                <w:lang w:val="en-US"/>
              </w:rPr>
              <w:t>ab</w:t>
            </w:r>
            <w:r>
              <w:rPr>
                <w:sz w:val="24"/>
                <w:lang w:val="en-US"/>
              </w:rPr>
              <w:t>stracción</w:t>
            </w:r>
          </w:p>
          <w:p>
            <w:pPr>
              <w:pStyle w:val="Normal1"/>
              <w:spacing w:lineRule="auto" w:line="240"/>
              <w:rPr/>
            </w:pPr>
            <w:r>
              <w:rPr>
                <w:b/>
                <w:bCs/>
                <w:sz w:val="24"/>
                <w:lang w:val="en-US"/>
              </w:rPr>
              <w:t>ab</w:t>
            </w:r>
            <w:r>
              <w:rPr>
                <w:sz w:val="24"/>
                <w:lang w:val="en-US"/>
              </w:rPr>
              <w:t>usive</w:t>
            </w:r>
            <w:r>
              <w:rPr>
                <w:b/>
                <w:bCs/>
                <w:sz w:val="24"/>
                <w:lang w:val="en-US"/>
              </w:rPr>
              <w:t xml:space="preserve"> </w:t>
            </w:r>
          </w:p>
          <w:p>
            <w:pPr>
              <w:pStyle w:val="Normal1"/>
              <w:spacing w:lineRule="auto" w:line="240"/>
              <w:rPr/>
            </w:pPr>
            <w:r>
              <w:rPr>
                <w:b/>
                <w:bCs/>
                <w:sz w:val="24"/>
                <w:lang w:val="en-US"/>
              </w:rPr>
              <w:t>ab</w:t>
            </w:r>
            <w:r>
              <w:rPr>
                <w:sz w:val="24"/>
                <w:lang w:val="en-US"/>
              </w:rPr>
              <w:t xml:space="preserve">rogar </w:t>
            </w:r>
          </w:p>
          <w:p>
            <w:pPr>
              <w:pStyle w:val="Normal1"/>
              <w:spacing w:lineRule="auto" w:line="240"/>
              <w:rPr/>
            </w:pPr>
            <w:r>
              <w:rPr>
                <w:b/>
                <w:bCs/>
                <w:sz w:val="24"/>
                <w:lang w:val="en-US"/>
              </w:rPr>
              <w:t>ab</w:t>
            </w:r>
            <w:r>
              <w:rPr>
                <w:sz w:val="24"/>
                <w:lang w:val="en-US"/>
              </w:rPr>
              <w:t>straer</w:t>
            </w:r>
          </w:p>
          <w:p>
            <w:pPr>
              <w:pStyle w:val="Normal1"/>
              <w:rPr>
                <w:sz w:val="24"/>
                <w:lang w:val="en-US"/>
              </w:rPr>
            </w:pPr>
            <w:r>
              <w:rPr>
                <w:sz w:val="24"/>
                <w:lang w:val="en-US"/>
              </w:rPr>
            </w:r>
          </w:p>
        </w:tc>
      </w:tr>
      <w:tr>
        <w:trPr>
          <w:trHeight w:val="200" w:hRule="exact"/>
        </w:trPr>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239" w:hRule="exact"/>
        </w:trPr>
        <w:tc>
          <w:tcPr>
            <w:tcW w:w="1985" w:type="dxa"/>
            <w:tcBorders>
              <w:start w:val="single" w:sz="6" w:space="0" w:color="000000"/>
              <w:end w:val="single" w:sz="6" w:space="0" w:color="000000"/>
            </w:tcBorders>
          </w:tcPr>
          <w:p>
            <w:pPr>
              <w:pStyle w:val="Normal1"/>
              <w:spacing w:lineRule="auto" w:line="240"/>
              <w:rPr/>
            </w:pPr>
            <w:r>
              <w:rPr>
                <w:b/>
                <w:sz w:val="24"/>
                <w:lang w:val="en-US"/>
              </w:rPr>
              <w:t>abs</w:t>
            </w:r>
            <w:r>
              <w:rPr>
                <w:sz w:val="24"/>
                <w:lang w:val="en-US"/>
              </w:rPr>
              <w:t>-</w:t>
            </w:r>
          </w:p>
          <w:p>
            <w:pPr>
              <w:pStyle w:val="Normal1"/>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734" w:hRule="exact"/>
        </w:trPr>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5103"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r>
      <w:tr>
        <w:trPr>
          <w:trHeight w:val="260" w:hRule="exact"/>
        </w:trPr>
        <w:tc>
          <w:tcPr>
            <w:tcW w:w="1985" w:type="dxa"/>
            <w:tcBorders>
              <w:top w:val="single" w:sz="6" w:space="0" w:color="000000"/>
              <w:start w:val="single" w:sz="6" w:space="0" w:color="000000"/>
              <w:end w:val="single" w:sz="6" w:space="0" w:color="000000"/>
            </w:tcBorders>
          </w:tcPr>
          <w:p>
            <w:pPr>
              <w:pStyle w:val="Normal1"/>
              <w:spacing w:lineRule="auto" w:line="240"/>
              <w:rPr/>
            </w:pPr>
            <w:r>
              <w:rPr>
                <w:b/>
                <w:sz w:val="24"/>
                <w:lang w:val="en-US"/>
              </w:rPr>
              <w:t>ad</w:t>
            </w:r>
            <w:r>
              <w:rPr>
                <w:sz w:val="24"/>
                <w:lang w:val="en-US"/>
              </w:rPr>
              <w:t>-</w:t>
            </w:r>
          </w:p>
          <w:p>
            <w:pPr>
              <w:pStyle w:val="Normal1"/>
              <w:spacing w:lineRule="auto" w:line="240"/>
              <w:rPr>
                <w:sz w:val="24"/>
                <w:lang w:val="en-US"/>
              </w:rPr>
            </w:pPr>
            <w:r>
              <w:rPr>
                <w:sz w:val="24"/>
                <w:lang w:val="en-US"/>
              </w:rPr>
            </w:r>
          </w:p>
        </w:tc>
        <w:tc>
          <w:tcPr>
            <w:tcW w:w="5103" w:type="dxa"/>
            <w:vMerge w:val="restart"/>
            <w:tcBorders>
              <w:top w:val="single" w:sz="6" w:space="0" w:color="000000"/>
              <w:start w:val="single" w:sz="6" w:space="0" w:color="000000"/>
              <w:end w:val="single" w:sz="6" w:space="0" w:color="000000"/>
            </w:tcBorders>
          </w:tcPr>
          <w:p>
            <w:pPr>
              <w:pStyle w:val="Normal1"/>
              <w:spacing w:lineRule="auto" w:line="240"/>
              <w:rPr>
                <w:sz w:val="24"/>
              </w:rPr>
            </w:pPr>
            <w:r>
              <w:rPr>
                <w:sz w:val="24"/>
              </w:rPr>
              <w:t>Приближение, присоединение, приоб</w:t>
              <w:softHyphen/>
              <w:t>ретение какого-либо качества</w:t>
            </w:r>
          </w:p>
          <w:p>
            <w:pPr>
              <w:pStyle w:val="Normal1"/>
              <w:rPr>
                <w:sz w:val="24"/>
              </w:rPr>
            </w:pPr>
            <w:r>
              <w:rPr>
                <w:sz w:val="24"/>
              </w:rPr>
            </w:r>
          </w:p>
        </w:tc>
        <w:tc>
          <w:tcPr>
            <w:tcW w:w="3685" w:type="dxa"/>
            <w:vMerge w:val="restart"/>
            <w:tcBorders>
              <w:top w:val="single" w:sz="6" w:space="0" w:color="000000"/>
              <w:start w:val="single" w:sz="6" w:space="0" w:color="000000"/>
              <w:end w:val="single" w:sz="6" w:space="0" w:color="000000"/>
            </w:tcBorders>
          </w:tcPr>
          <w:p>
            <w:pPr>
              <w:pStyle w:val="Normal1"/>
              <w:spacing w:lineRule="auto" w:line="240"/>
              <w:rPr/>
            </w:pPr>
            <w:r>
              <w:rPr>
                <w:b/>
                <w:bCs/>
                <w:sz w:val="24"/>
                <w:lang w:val="en-US"/>
              </w:rPr>
              <w:t>ad</w:t>
            </w:r>
            <w:r>
              <w:rPr>
                <w:sz w:val="24"/>
                <w:lang w:val="en-US"/>
              </w:rPr>
              <w:t>verbio</w:t>
            </w:r>
          </w:p>
          <w:p>
            <w:pPr>
              <w:pStyle w:val="Normal1"/>
              <w:spacing w:lineRule="auto" w:line="240"/>
              <w:rPr/>
            </w:pPr>
            <w:r>
              <w:rPr>
                <w:b/>
                <w:bCs/>
                <w:sz w:val="24"/>
                <w:lang w:val="en-US"/>
              </w:rPr>
              <w:t>ad</w:t>
            </w:r>
            <w:r>
              <w:rPr>
                <w:sz w:val="24"/>
                <w:lang w:val="en-US"/>
              </w:rPr>
              <w:t>herencia</w:t>
            </w:r>
          </w:p>
          <w:p>
            <w:pPr>
              <w:pStyle w:val="Normal1"/>
              <w:spacing w:lineRule="auto" w:line="240"/>
              <w:rPr/>
            </w:pPr>
            <w:r>
              <w:rPr>
                <w:b/>
                <w:bCs/>
                <w:sz w:val="24"/>
                <w:lang w:val="en-US"/>
              </w:rPr>
              <w:t>ad</w:t>
            </w:r>
            <w:r>
              <w:rPr>
                <w:sz w:val="24"/>
                <w:lang w:val="en-US"/>
              </w:rPr>
              <w:t>venidero</w:t>
            </w:r>
          </w:p>
          <w:p>
            <w:pPr>
              <w:pStyle w:val="Normal1"/>
              <w:spacing w:lineRule="auto" w:line="240"/>
              <w:rPr/>
            </w:pPr>
            <w:r>
              <w:rPr>
                <w:b/>
                <w:bCs/>
                <w:sz w:val="24"/>
                <w:lang w:val="en-US"/>
              </w:rPr>
              <w:t>ad</w:t>
            </w:r>
            <w:r>
              <w:rPr>
                <w:sz w:val="24"/>
                <w:lang w:val="en-US"/>
              </w:rPr>
              <w:t>yacente</w:t>
            </w:r>
          </w:p>
          <w:p>
            <w:pPr>
              <w:pStyle w:val="Normal1"/>
              <w:rPr>
                <w:sz w:val="24"/>
                <w:lang w:val="en-US"/>
              </w:rPr>
            </w:pPr>
            <w:r>
              <w:rPr>
                <w:sz w:val="24"/>
                <w:lang w:val="en-US"/>
              </w:rPr>
            </w:r>
          </w:p>
        </w:tc>
      </w:tr>
      <w:tr>
        <w:trPr>
          <w:trHeight w:val="319" w:hRule="exact"/>
        </w:trPr>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200" w:hRule="exact"/>
        </w:trPr>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345" w:hRule="exact"/>
        </w:trPr>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r>
      <w:tr>
        <w:trPr>
          <w:trHeight w:val="260" w:hRule="exact"/>
        </w:trPr>
        <w:tc>
          <w:tcPr>
            <w:tcW w:w="1985" w:type="dxa"/>
            <w:tcBorders>
              <w:top w:val="single" w:sz="6" w:space="0" w:color="000000"/>
              <w:start w:val="single" w:sz="6" w:space="0" w:color="000000"/>
              <w:end w:val="single" w:sz="6" w:space="0" w:color="000000"/>
            </w:tcBorders>
          </w:tcPr>
          <w:p>
            <w:pPr>
              <w:pStyle w:val="Normal1"/>
              <w:spacing w:lineRule="auto" w:line="240"/>
              <w:rPr/>
            </w:pPr>
            <w:r>
              <w:rPr>
                <w:b/>
                <w:sz w:val="24"/>
                <w:lang w:val="en-US"/>
              </w:rPr>
              <w:t>anti</w:t>
            </w:r>
            <w:r>
              <w:rPr>
                <w:sz w:val="24"/>
              </w:rPr>
              <w:t>-</w:t>
            </w:r>
          </w:p>
          <w:p>
            <w:pPr>
              <w:pStyle w:val="Normal1"/>
              <w:spacing w:lineRule="auto" w:line="240"/>
              <w:rPr>
                <w:sz w:val="24"/>
              </w:rPr>
            </w:pPr>
            <w:r>
              <w:rPr>
                <w:sz w:val="24"/>
              </w:rPr>
            </w:r>
          </w:p>
        </w:tc>
        <w:tc>
          <w:tcPr>
            <w:tcW w:w="5103" w:type="dxa"/>
            <w:tcBorders>
              <w:top w:val="single" w:sz="6" w:space="0" w:color="000000"/>
              <w:start w:val="single" w:sz="6" w:space="0" w:color="000000"/>
              <w:end w:val="single" w:sz="6" w:space="0" w:color="000000"/>
            </w:tcBorders>
          </w:tcPr>
          <w:p>
            <w:pPr>
              <w:pStyle w:val="Normal1"/>
              <w:spacing w:lineRule="auto" w:line="240"/>
              <w:rPr>
                <w:sz w:val="24"/>
              </w:rPr>
            </w:pPr>
            <w:r>
              <w:rPr>
                <w:sz w:val="24"/>
              </w:rPr>
              <w:t>Противопоставление, противоположность</w:t>
            </w:r>
          </w:p>
          <w:p>
            <w:pPr>
              <w:pStyle w:val="Normal1"/>
              <w:spacing w:lineRule="auto" w:line="240"/>
              <w:rPr>
                <w:sz w:val="24"/>
              </w:rPr>
            </w:pPr>
            <w:r>
              <w:rPr>
                <w:sz w:val="24"/>
              </w:rPr>
            </w:r>
          </w:p>
          <w:p>
            <w:pPr>
              <w:pStyle w:val="Normal1"/>
              <w:spacing w:lineRule="auto" w:line="240"/>
              <w:rPr>
                <w:sz w:val="24"/>
              </w:rPr>
            </w:pPr>
            <w:r>
              <w:rPr>
                <w:sz w:val="24"/>
              </w:rPr>
            </w:r>
          </w:p>
        </w:tc>
        <w:tc>
          <w:tcPr>
            <w:tcW w:w="3685" w:type="dxa"/>
            <w:vMerge w:val="restart"/>
            <w:tcBorders>
              <w:top w:val="single" w:sz="6" w:space="0" w:color="000000"/>
              <w:start w:val="single" w:sz="6" w:space="0" w:color="000000"/>
              <w:end w:val="single" w:sz="6" w:space="0" w:color="000000"/>
            </w:tcBorders>
          </w:tcPr>
          <w:p>
            <w:pPr>
              <w:pStyle w:val="Normal1"/>
              <w:spacing w:lineRule="auto" w:line="240"/>
              <w:rPr>
                <w:sz w:val="24"/>
              </w:rPr>
            </w:pPr>
            <w:r>
              <w:rPr>
                <w:b/>
                <w:bCs/>
                <w:sz w:val="24"/>
                <w:lang w:val="en-US"/>
              </w:rPr>
              <w:t>anti</w:t>
            </w:r>
            <w:r>
              <w:rPr>
                <w:sz w:val="24"/>
                <w:lang w:val="en-US"/>
              </w:rPr>
              <w:t>fascista</w:t>
            </w:r>
          </w:p>
          <w:p>
            <w:pPr>
              <w:pStyle w:val="Normal1"/>
              <w:spacing w:lineRule="auto" w:line="240"/>
              <w:rPr/>
            </w:pPr>
            <w:r>
              <w:rPr>
                <w:b/>
                <w:bCs/>
                <w:sz w:val="24"/>
                <w:lang w:val="en-US"/>
              </w:rPr>
              <w:t>anti</w:t>
            </w:r>
            <w:r>
              <w:rPr>
                <w:sz w:val="24"/>
                <w:lang w:val="en-US"/>
              </w:rPr>
              <w:t>faz</w:t>
            </w:r>
          </w:p>
          <w:p>
            <w:pPr>
              <w:pStyle w:val="Normal1"/>
              <w:spacing w:lineRule="auto" w:line="240"/>
              <w:rPr/>
            </w:pPr>
            <w:r>
              <w:rPr>
                <w:b/>
                <w:bCs/>
                <w:sz w:val="24"/>
                <w:lang w:val="en-US"/>
              </w:rPr>
              <w:t>anti</w:t>
            </w:r>
            <w:r>
              <w:rPr>
                <w:sz w:val="24"/>
                <w:lang w:val="en-US"/>
              </w:rPr>
              <w:t>aereo</w:t>
            </w:r>
          </w:p>
          <w:p>
            <w:pPr>
              <w:pStyle w:val="Normal1"/>
              <w:spacing w:lineRule="auto" w:line="240"/>
              <w:rPr/>
            </w:pPr>
            <w:r>
              <w:rPr>
                <w:b/>
                <w:bCs/>
                <w:sz w:val="24"/>
                <w:lang w:val="en-US"/>
              </w:rPr>
              <w:t>anti</w:t>
            </w:r>
            <w:r>
              <w:rPr>
                <w:sz w:val="24"/>
                <w:lang w:val="en-US"/>
              </w:rPr>
              <w:t>higiénico</w:t>
            </w:r>
          </w:p>
          <w:p>
            <w:pPr>
              <w:pStyle w:val="Normal1"/>
              <w:rPr>
                <w:sz w:val="24"/>
                <w:lang w:val="en-US"/>
              </w:rPr>
            </w:pPr>
            <w:r>
              <w:rPr>
                <w:sz w:val="24"/>
                <w:lang w:val="en-US"/>
              </w:rPr>
            </w:r>
          </w:p>
        </w:tc>
      </w:tr>
      <w:tr>
        <w:trPr>
          <w:trHeight w:val="220" w:hRule="exact"/>
        </w:trPr>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200" w:hRule="exact"/>
        </w:trPr>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lang w:val="en-US"/>
              </w:rPr>
            </w:pPr>
            <w:r>
              <w:rPr>
                <w:sz w:val="24"/>
                <w:lang w:val="en-US"/>
              </w:rPr>
            </w:r>
          </w:p>
        </w:tc>
      </w:tr>
      <w:tr>
        <w:trPr>
          <w:trHeight w:val="443" w:hRule="exact"/>
        </w:trPr>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r>
      <w:tr>
        <w:trPr>
          <w:trHeight w:val="260" w:hRule="exact"/>
        </w:trPr>
        <w:tc>
          <w:tcPr>
            <w:tcW w:w="1985" w:type="dxa"/>
            <w:tcBorders>
              <w:top w:val="single" w:sz="6" w:space="0" w:color="000000"/>
              <w:start w:val="single" w:sz="6" w:space="0" w:color="000000"/>
              <w:end w:val="single" w:sz="6" w:space="0" w:color="000000"/>
            </w:tcBorders>
          </w:tcPr>
          <w:p>
            <w:pPr>
              <w:pStyle w:val="Normal1"/>
              <w:spacing w:lineRule="auto" w:line="240"/>
              <w:rPr/>
            </w:pPr>
            <w:r>
              <w:rPr>
                <w:b/>
                <w:sz w:val="24"/>
                <w:lang w:val="en-US"/>
              </w:rPr>
              <w:t>des</w:t>
            </w:r>
            <w:r>
              <w:rPr>
                <w:sz w:val="24"/>
                <w:lang w:val="en-US"/>
              </w:rPr>
              <w:t>-</w:t>
            </w:r>
          </w:p>
          <w:p>
            <w:pPr>
              <w:pStyle w:val="Normal1"/>
              <w:spacing w:lineRule="auto" w:line="240"/>
              <w:rPr>
                <w:sz w:val="24"/>
                <w:lang w:val="en-US"/>
              </w:rPr>
            </w:pPr>
            <w:r>
              <w:rPr>
                <w:sz w:val="24"/>
                <w:lang w:val="en-US"/>
              </w:rPr>
            </w:r>
          </w:p>
        </w:tc>
        <w:tc>
          <w:tcPr>
            <w:tcW w:w="5103" w:type="dxa"/>
            <w:tcBorders>
              <w:top w:val="single" w:sz="6" w:space="0" w:color="000000"/>
              <w:start w:val="single" w:sz="6" w:space="0" w:color="000000"/>
              <w:end w:val="single" w:sz="6" w:space="0" w:color="000000"/>
            </w:tcBorders>
          </w:tcPr>
          <w:p>
            <w:pPr>
              <w:pStyle w:val="Normal1"/>
              <w:spacing w:lineRule="auto" w:line="240"/>
              <w:rPr>
                <w:sz w:val="24"/>
              </w:rPr>
            </w:pPr>
            <w:r>
              <w:rPr>
                <w:sz w:val="24"/>
              </w:rPr>
              <w:t>Несоответствие, противоположность,</w:t>
            </w:r>
          </w:p>
          <w:p>
            <w:pPr>
              <w:pStyle w:val="Normal1"/>
              <w:spacing w:lineRule="auto" w:line="240"/>
              <w:rPr>
                <w:sz w:val="24"/>
              </w:rPr>
            </w:pPr>
            <w:r>
              <w:rPr>
                <w:sz w:val="24"/>
              </w:rPr>
            </w:r>
          </w:p>
        </w:tc>
        <w:tc>
          <w:tcPr>
            <w:tcW w:w="3685" w:type="dxa"/>
            <w:vMerge w:val="restart"/>
            <w:tcBorders>
              <w:top w:val="single" w:sz="6" w:space="0" w:color="000000"/>
              <w:start w:val="single" w:sz="6" w:space="0" w:color="000000"/>
              <w:end w:val="single" w:sz="6" w:space="0" w:color="000000"/>
            </w:tcBorders>
          </w:tcPr>
          <w:p>
            <w:pPr>
              <w:pStyle w:val="Normal1"/>
              <w:spacing w:lineRule="auto" w:line="240"/>
              <w:rPr>
                <w:sz w:val="24"/>
              </w:rPr>
            </w:pPr>
            <w:r>
              <w:rPr>
                <w:b/>
                <w:bCs/>
                <w:sz w:val="24"/>
                <w:lang w:val="en-US"/>
              </w:rPr>
              <w:t>des</w:t>
            </w:r>
            <w:r>
              <w:rPr>
                <w:sz w:val="24"/>
                <w:lang w:val="en-US"/>
              </w:rPr>
              <w:t>comodidad</w:t>
            </w:r>
          </w:p>
          <w:p>
            <w:pPr>
              <w:pStyle w:val="Normal1"/>
              <w:spacing w:lineRule="auto" w:line="240"/>
              <w:rPr>
                <w:sz w:val="24"/>
              </w:rPr>
            </w:pPr>
            <w:r>
              <w:rPr>
                <w:b/>
                <w:bCs/>
                <w:sz w:val="24"/>
                <w:lang w:val="en-US"/>
              </w:rPr>
              <w:t>des</w:t>
            </w:r>
            <w:r>
              <w:rPr>
                <w:sz w:val="24"/>
                <w:lang w:val="en-US"/>
              </w:rPr>
              <w:t>camino</w:t>
            </w:r>
          </w:p>
          <w:p>
            <w:pPr>
              <w:pStyle w:val="Normal1"/>
              <w:spacing w:lineRule="auto" w:line="240"/>
              <w:rPr/>
            </w:pPr>
            <w:r>
              <w:rPr>
                <w:b/>
                <w:bCs/>
                <w:sz w:val="24"/>
                <w:lang w:val="en-US"/>
              </w:rPr>
              <w:t>dis</w:t>
            </w:r>
            <w:r>
              <w:rPr>
                <w:sz w:val="24"/>
                <w:lang w:val="en-US"/>
              </w:rPr>
              <w:t>culpa</w:t>
            </w:r>
          </w:p>
          <w:p>
            <w:pPr>
              <w:pStyle w:val="Normal1"/>
              <w:spacing w:lineRule="auto" w:line="240"/>
              <w:rPr/>
            </w:pPr>
            <w:r>
              <w:rPr>
                <w:b/>
                <w:bCs/>
                <w:sz w:val="24"/>
                <w:lang w:val="en-US"/>
              </w:rPr>
              <w:t>di</w:t>
            </w:r>
            <w:r>
              <w:rPr>
                <w:sz w:val="24"/>
                <w:lang w:val="en-US"/>
              </w:rPr>
              <w:t>vulgacion</w:t>
            </w:r>
          </w:p>
          <w:p>
            <w:pPr>
              <w:pStyle w:val="Normal1"/>
              <w:spacing w:lineRule="auto" w:line="240"/>
              <w:rPr/>
            </w:pPr>
            <w:r>
              <w:rPr>
                <w:b/>
                <w:bCs/>
                <w:sz w:val="24"/>
                <w:lang w:val="en-US"/>
              </w:rPr>
              <w:t>dis</w:t>
            </w:r>
            <w:r>
              <w:rPr>
                <w:sz w:val="24"/>
                <w:lang w:val="en-US"/>
              </w:rPr>
              <w:t>favor</w:t>
            </w:r>
          </w:p>
          <w:p>
            <w:pPr>
              <w:pStyle w:val="Normal1"/>
              <w:spacing w:lineRule="auto" w:line="240"/>
              <w:rPr/>
            </w:pPr>
            <w:r>
              <w:rPr>
                <w:b/>
                <w:bCs/>
                <w:sz w:val="24"/>
                <w:lang w:val="en-US"/>
              </w:rPr>
              <w:t>des</w:t>
            </w:r>
            <w:r>
              <w:rPr>
                <w:sz w:val="24"/>
                <w:lang w:val="en-US"/>
              </w:rPr>
              <w:t>lenguado</w:t>
            </w:r>
          </w:p>
          <w:p>
            <w:pPr>
              <w:pStyle w:val="Normal1"/>
              <w:spacing w:lineRule="auto" w:line="240"/>
              <w:rPr/>
            </w:pPr>
            <w:r>
              <w:rPr>
                <w:b/>
                <w:bCs/>
                <w:sz w:val="24"/>
                <w:lang w:val="en-US"/>
              </w:rPr>
              <w:t>dis</w:t>
            </w:r>
            <w:r>
              <w:rPr>
                <w:sz w:val="24"/>
                <w:lang w:val="en-US"/>
              </w:rPr>
              <w:t>conforme</w:t>
            </w:r>
          </w:p>
          <w:p>
            <w:pPr>
              <w:pStyle w:val="Normal1"/>
              <w:spacing w:lineRule="auto" w:line="240"/>
              <w:rPr/>
            </w:pPr>
            <w:r>
              <w:rPr>
                <w:b/>
                <w:bCs/>
                <w:sz w:val="24"/>
                <w:lang w:val="en-US"/>
              </w:rPr>
              <w:t>des</w:t>
            </w:r>
            <w:r>
              <w:rPr>
                <w:sz w:val="24"/>
                <w:lang w:val="en-US"/>
              </w:rPr>
              <w:t>hacer</w:t>
            </w:r>
          </w:p>
          <w:p>
            <w:pPr>
              <w:pStyle w:val="Normal1"/>
              <w:spacing w:lineRule="auto" w:line="240"/>
              <w:rPr/>
            </w:pPr>
            <w:r>
              <w:rPr>
                <w:b/>
                <w:bCs/>
                <w:sz w:val="24"/>
                <w:lang w:val="en-US"/>
              </w:rPr>
              <w:t>di</w:t>
            </w:r>
            <w:r>
              <w:rPr>
                <w:sz w:val="24"/>
                <w:lang w:val="en-US"/>
              </w:rPr>
              <w:t>straer</w:t>
            </w:r>
          </w:p>
          <w:p>
            <w:pPr>
              <w:pStyle w:val="Normal1"/>
              <w:spacing w:lineRule="auto" w:line="240"/>
              <w:rPr/>
            </w:pPr>
            <w:r>
              <w:rPr>
                <w:b/>
                <w:bCs/>
                <w:sz w:val="24"/>
                <w:lang w:val="en-US"/>
              </w:rPr>
              <w:t>dis</w:t>
            </w:r>
            <w:r>
              <w:rPr>
                <w:sz w:val="24"/>
                <w:lang w:val="en-US"/>
              </w:rPr>
              <w:t>convenir</w:t>
            </w:r>
          </w:p>
          <w:p>
            <w:pPr>
              <w:pStyle w:val="Normal1"/>
              <w:spacing w:lineRule="auto" w:line="240"/>
              <w:rPr>
                <w:sz w:val="24"/>
              </w:rPr>
            </w:pPr>
            <w:r>
              <w:rPr>
                <w:b/>
                <w:bCs/>
                <w:sz w:val="24"/>
                <w:lang w:val="en-US"/>
              </w:rPr>
              <w:t>dis</w:t>
            </w:r>
            <w:r>
              <w:rPr>
                <w:sz w:val="24"/>
                <w:lang w:val="en-US"/>
              </w:rPr>
              <w:t>entir</w:t>
            </w:r>
          </w:p>
          <w:p>
            <w:pPr>
              <w:pStyle w:val="Normal1"/>
              <w:rPr>
                <w:sz w:val="24"/>
              </w:rPr>
            </w:pPr>
            <w:r>
              <w:rPr>
                <w:sz w:val="24"/>
              </w:rPr>
            </w:r>
          </w:p>
        </w:tc>
      </w:tr>
      <w:tr>
        <w:trPr>
          <w:trHeight w:val="331" w:hRule="exact"/>
        </w:trPr>
        <w:tc>
          <w:tcPr>
            <w:tcW w:w="1985" w:type="dxa"/>
            <w:tcBorders>
              <w:start w:val="single" w:sz="6" w:space="0" w:color="000000"/>
              <w:end w:val="single" w:sz="6" w:space="0" w:color="000000"/>
            </w:tcBorders>
          </w:tcPr>
          <w:p>
            <w:pPr>
              <w:pStyle w:val="Normal1"/>
              <w:spacing w:lineRule="auto" w:line="240"/>
              <w:rPr/>
            </w:pPr>
            <w:r>
              <w:rPr>
                <w:b/>
                <w:sz w:val="24"/>
                <w:lang w:val="en-US"/>
              </w:rPr>
              <w:t>dis</w:t>
            </w:r>
            <w:r>
              <w:rPr>
                <w:sz w:val="24"/>
              </w:rPr>
              <w:t>-</w:t>
            </w:r>
          </w:p>
          <w:p>
            <w:pPr>
              <w:pStyle w:val="Normal1"/>
              <w:spacing w:lineRule="auto" w:line="240"/>
              <w:rPr>
                <w:sz w:val="24"/>
              </w:rPr>
            </w:pPr>
            <w:r>
              <w:rPr>
                <w:sz w:val="24"/>
              </w:rPr>
            </w:r>
          </w:p>
        </w:tc>
        <w:tc>
          <w:tcPr>
            <w:tcW w:w="5103" w:type="dxa"/>
            <w:tcBorders>
              <w:start w:val="single" w:sz="6" w:space="0" w:color="000000"/>
              <w:end w:val="single" w:sz="6" w:space="0" w:color="000000"/>
            </w:tcBorders>
          </w:tcPr>
          <w:p>
            <w:pPr>
              <w:pStyle w:val="Normal1"/>
              <w:spacing w:lineRule="auto" w:line="240"/>
              <w:rPr>
                <w:sz w:val="24"/>
              </w:rPr>
            </w:pPr>
            <w:r>
              <w:rPr>
                <w:sz w:val="24"/>
              </w:rPr>
              <w:t>противоречие; расширение сферы действия</w:t>
            </w:r>
          </w:p>
          <w:p>
            <w:pPr>
              <w:pStyle w:val="Normal1"/>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240" w:hRule="exact"/>
        </w:trPr>
        <w:tc>
          <w:tcPr>
            <w:tcW w:w="1985" w:type="dxa"/>
            <w:tcBorders>
              <w:start w:val="single" w:sz="6" w:space="0" w:color="000000"/>
              <w:end w:val="single" w:sz="6" w:space="0" w:color="000000"/>
            </w:tcBorders>
          </w:tcPr>
          <w:p>
            <w:pPr>
              <w:pStyle w:val="Normal1"/>
              <w:spacing w:lineRule="auto" w:line="240"/>
              <w:rPr/>
            </w:pPr>
            <w:r>
              <w:rPr>
                <w:b/>
                <w:sz w:val="24"/>
                <w:lang w:val="en-US"/>
              </w:rPr>
              <w:t>di</w:t>
            </w:r>
            <w:r>
              <w:rPr>
                <w:sz w:val="24"/>
              </w:rPr>
              <w:t>-</w:t>
            </w:r>
          </w:p>
          <w:p>
            <w:pPr>
              <w:pStyle w:val="Normal1"/>
              <w:spacing w:lineRule="auto" w:line="240"/>
              <w:rPr>
                <w:sz w:val="24"/>
              </w:rPr>
            </w:pPr>
            <w:r>
              <w:rPr>
                <w:sz w:val="24"/>
              </w:rPr>
            </w:r>
          </w:p>
        </w:tc>
        <w:tc>
          <w:tcPr>
            <w:tcW w:w="5103"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200" w:hRule="exact"/>
        </w:trPr>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5103"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180" w:hRule="exact"/>
        </w:trPr>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5103"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220" w:hRule="exact"/>
        </w:trPr>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5103"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180" w:hRule="exact"/>
        </w:trPr>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5103"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200" w:hRule="exact"/>
        </w:trPr>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5103"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200" w:hRule="exact"/>
        </w:trPr>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5103"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200" w:hRule="exact"/>
        </w:trPr>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5103"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781" w:hRule="exact"/>
        </w:trPr>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5103"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r>
      <w:tr>
        <w:trPr>
          <w:trHeight w:val="260" w:hRule="exact"/>
        </w:trPr>
        <w:tc>
          <w:tcPr>
            <w:tcW w:w="1985" w:type="dxa"/>
            <w:tcBorders>
              <w:top w:val="single" w:sz="6" w:space="0" w:color="000000"/>
              <w:start w:val="single" w:sz="6" w:space="0" w:color="000000"/>
              <w:end w:val="single" w:sz="6" w:space="0" w:color="000000"/>
            </w:tcBorders>
          </w:tcPr>
          <w:p>
            <w:pPr>
              <w:pStyle w:val="Normal1"/>
              <w:spacing w:lineRule="auto" w:line="240"/>
              <w:rPr/>
            </w:pPr>
            <w:r>
              <w:rPr>
                <w:b/>
                <w:sz w:val="24"/>
                <w:lang w:val="en-US"/>
              </w:rPr>
              <w:t>ex</w:t>
            </w:r>
            <w:r>
              <w:rPr>
                <w:sz w:val="24"/>
              </w:rPr>
              <w:t>-</w:t>
            </w:r>
          </w:p>
          <w:p>
            <w:pPr>
              <w:pStyle w:val="Normal1"/>
              <w:spacing w:lineRule="auto" w:line="240"/>
              <w:rPr>
                <w:sz w:val="24"/>
              </w:rPr>
            </w:pPr>
            <w:r>
              <w:rPr>
                <w:sz w:val="24"/>
              </w:rPr>
            </w:r>
          </w:p>
        </w:tc>
        <w:tc>
          <w:tcPr>
            <w:tcW w:w="5103" w:type="dxa"/>
            <w:tcBorders>
              <w:top w:val="single" w:sz="6" w:space="0" w:color="000000"/>
              <w:start w:val="single" w:sz="6" w:space="0" w:color="000000"/>
              <w:end w:val="single" w:sz="6" w:space="0" w:color="000000"/>
            </w:tcBorders>
          </w:tcPr>
          <w:p>
            <w:pPr>
              <w:pStyle w:val="Normal1"/>
              <w:spacing w:lineRule="auto" w:line="240"/>
              <w:rPr>
                <w:sz w:val="24"/>
              </w:rPr>
            </w:pPr>
            <w:r>
              <w:rPr>
                <w:sz w:val="24"/>
              </w:rPr>
              <w:t>Помещение вне данного пространства</w:t>
            </w:r>
          </w:p>
          <w:p>
            <w:pPr>
              <w:pStyle w:val="Normal1"/>
              <w:spacing w:lineRule="auto" w:line="240"/>
              <w:rPr>
                <w:sz w:val="24"/>
              </w:rPr>
            </w:pPr>
            <w:r>
              <w:rPr>
                <w:sz w:val="24"/>
              </w:rPr>
            </w:r>
          </w:p>
        </w:tc>
        <w:tc>
          <w:tcPr>
            <w:tcW w:w="3685" w:type="dxa"/>
            <w:tcBorders>
              <w:top w:val="single" w:sz="6" w:space="0" w:color="000000"/>
              <w:start w:val="single" w:sz="6" w:space="0" w:color="000000"/>
              <w:end w:val="single" w:sz="6" w:space="0" w:color="000000"/>
            </w:tcBorders>
          </w:tcPr>
          <w:p>
            <w:pPr>
              <w:pStyle w:val="Normal1"/>
              <w:spacing w:lineRule="auto" w:line="240"/>
              <w:rPr>
                <w:sz w:val="24"/>
              </w:rPr>
            </w:pPr>
            <w:r>
              <w:rPr>
                <w:b/>
                <w:bCs/>
                <w:sz w:val="24"/>
                <w:lang w:val="en-US"/>
              </w:rPr>
              <w:t>ex</w:t>
            </w:r>
            <w:r>
              <w:rPr>
                <w:sz w:val="24"/>
                <w:lang w:val="en-US"/>
              </w:rPr>
              <w:t>tensión</w:t>
            </w:r>
          </w:p>
          <w:p>
            <w:pPr>
              <w:pStyle w:val="Normal1"/>
              <w:spacing w:lineRule="auto" w:line="240"/>
              <w:rPr>
                <w:sz w:val="24"/>
              </w:rPr>
            </w:pPr>
            <w:r>
              <w:rPr>
                <w:sz w:val="24"/>
              </w:rPr>
            </w:r>
          </w:p>
        </w:tc>
      </w:tr>
      <w:tr>
        <w:trPr>
          <w:trHeight w:val="701" w:hRule="exact"/>
        </w:trPr>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5103" w:type="dxa"/>
            <w:tcBorders>
              <w:start w:val="single" w:sz="6" w:space="0" w:color="000000"/>
              <w:end w:val="single" w:sz="6" w:space="0" w:color="000000"/>
            </w:tcBorders>
          </w:tcPr>
          <w:p>
            <w:pPr>
              <w:pStyle w:val="Normal1"/>
              <w:spacing w:lineRule="auto" w:line="240"/>
              <w:rPr>
                <w:sz w:val="24"/>
              </w:rPr>
            </w:pPr>
            <w:r>
              <w:rPr>
                <w:sz w:val="24"/>
              </w:rPr>
              <w:t>или времени, освобождение от чего-либо, бывшее занятие, должность</w:t>
            </w:r>
          </w:p>
          <w:p>
            <w:pPr>
              <w:pStyle w:val="Normal1"/>
              <w:spacing w:lineRule="auto" w:line="240"/>
              <w:rPr>
                <w:sz w:val="24"/>
              </w:rPr>
            </w:pPr>
            <w:r>
              <w:rPr>
                <w:sz w:val="24"/>
              </w:rPr>
            </w:r>
          </w:p>
        </w:tc>
        <w:tc>
          <w:tcPr>
            <w:tcW w:w="3685" w:type="dxa"/>
            <w:tcBorders>
              <w:start w:val="single" w:sz="6" w:space="0" w:color="000000"/>
              <w:end w:val="single" w:sz="6" w:space="0" w:color="000000"/>
            </w:tcBorders>
          </w:tcPr>
          <w:p>
            <w:pPr>
              <w:pStyle w:val="Normal1"/>
              <w:spacing w:lineRule="auto" w:line="240"/>
              <w:rPr/>
            </w:pPr>
            <w:r>
              <w:rPr>
                <w:b/>
                <w:bCs/>
                <w:sz w:val="24"/>
                <w:lang w:val="en-US"/>
              </w:rPr>
              <w:t>ex</w:t>
            </w:r>
            <w:r>
              <w:rPr>
                <w:sz w:val="24"/>
                <w:lang w:val="en-US"/>
              </w:rPr>
              <w:t xml:space="preserve">culpación </w:t>
            </w:r>
          </w:p>
          <w:p>
            <w:pPr>
              <w:pStyle w:val="Normal1"/>
              <w:spacing w:lineRule="auto" w:line="240"/>
              <w:rPr/>
            </w:pPr>
            <w:r>
              <w:rPr>
                <w:b/>
                <w:bCs/>
                <w:sz w:val="24"/>
                <w:lang w:val="en-US"/>
              </w:rPr>
              <w:t>ex</w:t>
            </w:r>
            <w:r>
              <w:rPr>
                <w:sz w:val="24"/>
                <w:lang w:val="en-US"/>
              </w:rPr>
              <w:t>temporáneo</w:t>
            </w:r>
          </w:p>
          <w:p>
            <w:pPr>
              <w:pStyle w:val="Normal1"/>
              <w:spacing w:lineRule="auto" w:line="240"/>
              <w:rPr>
                <w:sz w:val="24"/>
                <w:lang w:val="en-US"/>
              </w:rPr>
            </w:pPr>
            <w:r>
              <w:rPr>
                <w:sz w:val="24"/>
                <w:lang w:val="en-US"/>
              </w:rPr>
            </w:r>
          </w:p>
        </w:tc>
      </w:tr>
      <w:tr>
        <w:trPr>
          <w:trHeight w:val="180" w:hRule="exact"/>
        </w:trPr>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vMerge w:val="restart"/>
            <w:tcBorders>
              <w:start w:val="single" w:sz="6" w:space="0" w:color="000000"/>
              <w:end w:val="single" w:sz="6" w:space="0" w:color="000000"/>
            </w:tcBorders>
          </w:tcPr>
          <w:p>
            <w:pPr>
              <w:pStyle w:val="Normal1"/>
              <w:spacing w:lineRule="auto" w:line="240"/>
              <w:rPr/>
            </w:pPr>
            <w:r>
              <w:rPr>
                <w:b/>
                <w:bCs/>
                <w:sz w:val="24"/>
                <w:lang w:val="en-US"/>
              </w:rPr>
              <w:t>ex</w:t>
            </w:r>
            <w:r>
              <w:rPr>
                <w:sz w:val="24"/>
                <w:lang w:val="en-US"/>
              </w:rPr>
              <w:t>hibir</w:t>
            </w:r>
          </w:p>
          <w:p>
            <w:pPr>
              <w:pStyle w:val="Normal1"/>
              <w:spacing w:lineRule="auto" w:line="240"/>
              <w:rPr/>
            </w:pPr>
            <w:r>
              <w:rPr>
                <w:b/>
                <w:bCs/>
                <w:sz w:val="24"/>
                <w:lang w:val="en-US"/>
              </w:rPr>
              <w:t>ex</w:t>
            </w:r>
            <w:r>
              <w:rPr>
                <w:sz w:val="24"/>
                <w:lang w:val="en-US"/>
              </w:rPr>
              <w:t>carcelar</w:t>
            </w:r>
          </w:p>
          <w:p>
            <w:pPr>
              <w:pStyle w:val="Normal1"/>
              <w:spacing w:lineRule="auto" w:line="240"/>
              <w:rPr/>
            </w:pPr>
            <w:r>
              <w:rPr>
                <w:b/>
                <w:bCs/>
                <w:sz w:val="24"/>
                <w:lang w:val="en-US"/>
              </w:rPr>
              <w:t>ex</w:t>
            </w:r>
            <w:r>
              <w:rPr>
                <w:sz w:val="24"/>
                <w:lang w:val="en-US"/>
              </w:rPr>
              <w:t>propiar</w:t>
            </w:r>
          </w:p>
          <w:p>
            <w:pPr>
              <w:pStyle w:val="Normal1"/>
              <w:spacing w:lineRule="auto" w:line="240"/>
              <w:rPr/>
            </w:pPr>
            <w:r>
              <w:rPr>
                <w:b/>
                <w:bCs/>
                <w:sz w:val="24"/>
                <w:lang w:val="en-US"/>
              </w:rPr>
              <w:t>ex</w:t>
            </w:r>
            <w:r>
              <w:rPr>
                <w:sz w:val="24"/>
                <w:lang w:val="en-US"/>
              </w:rPr>
              <w:t>campeón</w:t>
            </w:r>
          </w:p>
          <w:p>
            <w:pPr>
              <w:pStyle w:val="Normal1"/>
              <w:rPr>
                <w:sz w:val="24"/>
                <w:lang w:val="en-US"/>
              </w:rPr>
            </w:pPr>
            <w:r>
              <w:rPr>
                <w:sz w:val="24"/>
                <w:lang w:val="en-US"/>
              </w:rPr>
            </w:r>
          </w:p>
        </w:tc>
      </w:tr>
      <w:tr>
        <w:trPr>
          <w:trHeight w:val="220" w:hRule="exact"/>
        </w:trPr>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vMerge w:val="continue"/>
            <w:tcBorders>
              <w:start w:val="single" w:sz="6" w:space="0" w:color="000000"/>
              <w:end w:val="single" w:sz="6" w:space="0" w:color="000000"/>
            </w:tcBorders>
          </w:tcPr>
          <w:p>
            <w:pPr>
              <w:pStyle w:val="Normal1"/>
              <w:snapToGrid w:val="false"/>
              <w:ind w:firstLine="284" w:end="0"/>
              <w:rPr>
                <w:sz w:val="24"/>
                <w:lang w:val="en-US"/>
              </w:rPr>
            </w:pPr>
            <w:r>
              <w:rPr>
                <w:sz w:val="24"/>
                <w:lang w:val="en-US"/>
              </w:rPr>
            </w:r>
          </w:p>
        </w:tc>
      </w:tr>
      <w:tr>
        <w:trPr>
          <w:trHeight w:val="220" w:hRule="exact"/>
        </w:trPr>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vMerge w:val="continue"/>
            <w:tcBorders>
              <w:start w:val="single" w:sz="6" w:space="0" w:color="000000"/>
              <w:end w:val="single" w:sz="6" w:space="0" w:color="000000"/>
            </w:tcBorders>
          </w:tcPr>
          <w:p>
            <w:pPr>
              <w:pStyle w:val="Normal1"/>
              <w:snapToGrid w:val="false"/>
              <w:ind w:firstLine="284" w:end="0"/>
              <w:rPr>
                <w:sz w:val="24"/>
                <w:lang w:val="en-US"/>
              </w:rPr>
            </w:pPr>
            <w:r>
              <w:rPr>
                <w:sz w:val="24"/>
                <w:lang w:val="en-US"/>
              </w:rPr>
            </w:r>
          </w:p>
        </w:tc>
      </w:tr>
      <w:tr>
        <w:trPr>
          <w:trHeight w:val="507" w:hRule="exact"/>
        </w:trPr>
        <w:tc>
          <w:tcPr>
            <w:tcW w:w="1985" w:type="dxa"/>
            <w:tcBorders>
              <w:start w:val="single" w:sz="6" w:space="0" w:color="000000"/>
              <w:bottom w:val="single" w:sz="6" w:space="0" w:color="000000"/>
              <w:end w:val="single" w:sz="6" w:space="0" w:color="000000"/>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c>
          <w:tcPr>
            <w:tcW w:w="5103" w:type="dxa"/>
            <w:tcBorders>
              <w:start w:val="single" w:sz="6" w:space="0" w:color="000000"/>
              <w:bottom w:val="single" w:sz="6" w:space="0" w:color="000000"/>
              <w:end w:val="single" w:sz="6" w:space="0" w:color="000000"/>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c>
          <w:tcPr>
            <w:tcW w:w="3685" w:type="dxa"/>
            <w:vMerge w:val="continue"/>
            <w:tcBorders>
              <w:start w:val="single" w:sz="6" w:space="0" w:color="000000"/>
              <w:end w:val="single" w:sz="6" w:space="0" w:color="000000"/>
            </w:tcBorders>
          </w:tcPr>
          <w:p>
            <w:pPr>
              <w:pStyle w:val="Normal1"/>
              <w:snapToGrid w:val="false"/>
              <w:spacing w:lineRule="auto" w:line="240"/>
              <w:ind w:firstLine="284" w:end="0"/>
              <w:rPr>
                <w:sz w:val="24"/>
                <w:lang w:val="en-US"/>
              </w:rPr>
            </w:pPr>
            <w:r>
              <w:rPr>
                <w:sz w:val="24"/>
                <w:lang w:val="en-US"/>
              </w:rPr>
            </w:r>
          </w:p>
        </w:tc>
      </w:tr>
      <w:tr>
        <w:trPr>
          <w:trHeight w:val="260" w:hRule="exact"/>
        </w:trPr>
        <w:tc>
          <w:tcPr>
            <w:tcW w:w="1985" w:type="dxa"/>
            <w:tcBorders>
              <w:top w:val="single" w:sz="6" w:space="0" w:color="000000"/>
              <w:start w:val="single" w:sz="4" w:space="0" w:color="000000"/>
              <w:end w:val="single" w:sz="6" w:space="0" w:color="000000"/>
            </w:tcBorders>
          </w:tcPr>
          <w:p>
            <w:pPr>
              <w:pStyle w:val="Normal1"/>
              <w:spacing w:lineRule="auto" w:line="240"/>
              <w:rPr>
                <w:b/>
                <w:sz w:val="24"/>
                <w:lang w:val="en-US"/>
              </w:rPr>
            </w:pPr>
            <w:r>
              <w:rPr>
                <w:b/>
                <w:sz w:val="24"/>
                <w:lang w:val="en-US"/>
              </w:rPr>
              <w:t>extra-</w:t>
            </w:r>
          </w:p>
          <w:p>
            <w:pPr>
              <w:pStyle w:val="Normal1"/>
              <w:spacing w:lineRule="auto" w:line="240"/>
              <w:rPr>
                <w:b/>
                <w:sz w:val="24"/>
                <w:lang w:val="en-US"/>
              </w:rPr>
            </w:pPr>
            <w:r>
              <w:rPr>
                <w:b/>
                <w:sz w:val="24"/>
                <w:lang w:val="en-US"/>
              </w:rPr>
            </w:r>
          </w:p>
        </w:tc>
        <w:tc>
          <w:tcPr>
            <w:tcW w:w="5103" w:type="dxa"/>
            <w:tcBorders>
              <w:top w:val="single" w:sz="6" w:space="0" w:color="000000"/>
              <w:start w:val="single" w:sz="6" w:space="0" w:color="000000"/>
              <w:end w:val="single" w:sz="6" w:space="0" w:color="000000"/>
            </w:tcBorders>
          </w:tcPr>
          <w:p>
            <w:pPr>
              <w:pStyle w:val="Normal1"/>
              <w:spacing w:lineRule="auto" w:line="240"/>
              <w:rPr>
                <w:sz w:val="24"/>
              </w:rPr>
            </w:pPr>
            <w:r>
              <w:rPr>
                <w:sz w:val="24"/>
              </w:rPr>
              <w:t>Высшая степень чего-либо: положение</w:t>
            </w:r>
          </w:p>
          <w:p>
            <w:pPr>
              <w:pStyle w:val="Normal1"/>
              <w:spacing w:lineRule="auto" w:line="240"/>
              <w:rPr>
                <w:sz w:val="24"/>
              </w:rPr>
            </w:pPr>
            <w:r>
              <w:rPr>
                <w:sz w:val="24"/>
              </w:rPr>
            </w:r>
          </w:p>
        </w:tc>
        <w:tc>
          <w:tcPr>
            <w:tcW w:w="3685" w:type="dxa"/>
            <w:tcBorders>
              <w:top w:val="single" w:sz="6" w:space="0" w:color="000000"/>
              <w:start w:val="single" w:sz="6" w:space="0" w:color="000000"/>
              <w:end w:val="single" w:sz="6" w:space="0" w:color="000000"/>
            </w:tcBorders>
          </w:tcPr>
          <w:p>
            <w:pPr>
              <w:pStyle w:val="Normal1"/>
              <w:spacing w:lineRule="auto" w:line="240"/>
              <w:rPr>
                <w:sz w:val="24"/>
              </w:rPr>
            </w:pPr>
            <w:r>
              <w:rPr>
                <w:b/>
                <w:bCs/>
                <w:sz w:val="24"/>
                <w:lang w:val="en-US"/>
              </w:rPr>
              <w:t>extra</w:t>
            </w:r>
            <w:r>
              <w:rPr>
                <w:sz w:val="24"/>
                <w:lang w:val="en-US"/>
              </w:rPr>
              <w:t>vagancia</w:t>
            </w:r>
          </w:p>
          <w:p>
            <w:pPr>
              <w:pStyle w:val="Normal1"/>
              <w:spacing w:lineRule="auto" w:line="240"/>
              <w:rPr>
                <w:sz w:val="24"/>
              </w:rPr>
            </w:pPr>
            <w:r>
              <w:rPr>
                <w:sz w:val="24"/>
              </w:rPr>
            </w:r>
          </w:p>
        </w:tc>
      </w:tr>
      <w:tr>
        <w:trPr>
          <w:trHeight w:val="240" w:hRule="exact"/>
        </w:trPr>
        <w:tc>
          <w:tcPr>
            <w:tcW w:w="1985" w:type="dxa"/>
            <w:tcBorders>
              <w:start w:val="single" w:sz="4"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5103" w:type="dxa"/>
            <w:tcBorders>
              <w:start w:val="single" w:sz="6" w:space="0" w:color="000000"/>
              <w:end w:val="single" w:sz="6" w:space="0" w:color="000000"/>
            </w:tcBorders>
          </w:tcPr>
          <w:p>
            <w:pPr>
              <w:pStyle w:val="Normal1"/>
              <w:spacing w:lineRule="auto" w:line="240"/>
              <w:rPr>
                <w:sz w:val="24"/>
              </w:rPr>
            </w:pPr>
            <w:r>
              <w:rPr>
                <w:sz w:val="24"/>
              </w:rPr>
              <w:t>вне какого-либо места</w:t>
            </w:r>
          </w:p>
          <w:p>
            <w:pPr>
              <w:pStyle w:val="Normal1"/>
              <w:spacing w:lineRule="auto" w:line="240"/>
              <w:rPr>
                <w:sz w:val="24"/>
              </w:rPr>
            </w:pPr>
            <w:r>
              <w:rPr>
                <w:sz w:val="24"/>
              </w:rPr>
            </w:r>
          </w:p>
        </w:tc>
        <w:tc>
          <w:tcPr>
            <w:tcW w:w="3685" w:type="dxa"/>
            <w:tcBorders>
              <w:start w:val="single" w:sz="6" w:space="0" w:color="000000"/>
              <w:end w:val="single" w:sz="6" w:space="0" w:color="000000"/>
            </w:tcBorders>
          </w:tcPr>
          <w:p>
            <w:pPr>
              <w:pStyle w:val="Normal1"/>
              <w:spacing w:lineRule="auto" w:line="240"/>
              <w:rPr/>
            </w:pPr>
            <w:r>
              <w:rPr>
                <w:b/>
                <w:bCs/>
                <w:sz w:val="24"/>
                <w:lang w:val="en-US"/>
              </w:rPr>
              <w:t>extra</w:t>
            </w:r>
            <w:r>
              <w:rPr>
                <w:sz w:val="24"/>
                <w:lang w:val="en-US"/>
              </w:rPr>
              <w:t>ordinario</w:t>
            </w:r>
          </w:p>
          <w:p>
            <w:pPr>
              <w:pStyle w:val="Normal1"/>
              <w:spacing w:lineRule="auto" w:line="240"/>
              <w:rPr>
                <w:sz w:val="24"/>
                <w:lang w:val="en-US"/>
              </w:rPr>
            </w:pPr>
            <w:r>
              <w:rPr>
                <w:sz w:val="24"/>
                <w:lang w:val="en-US"/>
              </w:rPr>
            </w:r>
          </w:p>
        </w:tc>
      </w:tr>
      <w:tr>
        <w:trPr>
          <w:trHeight w:val="200" w:hRule="exact"/>
        </w:trPr>
        <w:tc>
          <w:tcPr>
            <w:tcW w:w="1985" w:type="dxa"/>
            <w:tcBorders>
              <w:start w:val="single" w:sz="4"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tcBorders>
              <w:start w:val="single" w:sz="6" w:space="0" w:color="000000"/>
              <w:end w:val="single" w:sz="6" w:space="0" w:color="000000"/>
            </w:tcBorders>
          </w:tcPr>
          <w:p>
            <w:pPr>
              <w:pStyle w:val="Normal1"/>
              <w:spacing w:lineRule="auto" w:line="240"/>
              <w:rPr/>
            </w:pPr>
            <w:r>
              <w:rPr>
                <w:b/>
                <w:bCs/>
                <w:sz w:val="24"/>
                <w:lang w:val="en-US"/>
              </w:rPr>
              <w:t>extra</w:t>
            </w:r>
            <w:r>
              <w:rPr>
                <w:sz w:val="24"/>
                <w:lang w:val="en-US"/>
              </w:rPr>
              <w:t>numerario</w:t>
            </w:r>
          </w:p>
          <w:p>
            <w:pPr>
              <w:pStyle w:val="Normal1"/>
              <w:spacing w:lineRule="auto" w:line="240"/>
              <w:rPr>
                <w:sz w:val="24"/>
                <w:lang w:val="en-US"/>
              </w:rPr>
            </w:pPr>
            <w:r>
              <w:rPr>
                <w:sz w:val="24"/>
                <w:lang w:val="en-US"/>
              </w:rPr>
            </w:r>
          </w:p>
        </w:tc>
      </w:tr>
      <w:tr>
        <w:trPr>
          <w:trHeight w:val="200" w:hRule="exact"/>
        </w:trPr>
        <w:tc>
          <w:tcPr>
            <w:tcW w:w="1985" w:type="dxa"/>
            <w:tcBorders>
              <w:start w:val="single" w:sz="4"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tcBorders>
              <w:start w:val="single" w:sz="6" w:space="0" w:color="000000"/>
              <w:end w:val="single" w:sz="6" w:space="0" w:color="000000"/>
            </w:tcBorders>
          </w:tcPr>
          <w:p>
            <w:pPr>
              <w:pStyle w:val="Normal1"/>
              <w:spacing w:lineRule="auto" w:line="240"/>
              <w:rPr/>
            </w:pPr>
            <w:r>
              <w:rPr>
                <w:b/>
                <w:bCs/>
                <w:sz w:val="24"/>
                <w:lang w:val="en-US"/>
              </w:rPr>
              <w:t>extra</w:t>
            </w:r>
            <w:r>
              <w:rPr>
                <w:sz w:val="24"/>
                <w:lang w:val="en-US"/>
              </w:rPr>
              <w:t>muros</w:t>
            </w:r>
          </w:p>
          <w:p>
            <w:pPr>
              <w:pStyle w:val="Normal1"/>
              <w:spacing w:lineRule="auto" w:line="240"/>
              <w:rPr>
                <w:sz w:val="24"/>
                <w:lang w:val="en-US"/>
              </w:rPr>
            </w:pPr>
            <w:r>
              <w:rPr>
                <w:sz w:val="24"/>
                <w:lang w:val="en-US"/>
              </w:rPr>
            </w:r>
          </w:p>
        </w:tc>
      </w:tr>
      <w:tr>
        <w:trPr>
          <w:trHeight w:val="200" w:hRule="exact"/>
        </w:trPr>
        <w:tc>
          <w:tcPr>
            <w:tcW w:w="1985" w:type="dxa"/>
            <w:tcBorders>
              <w:start w:val="single" w:sz="4"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tcBorders>
              <w:start w:val="single" w:sz="6" w:space="0" w:color="000000"/>
              <w:end w:val="single" w:sz="6" w:space="0" w:color="000000"/>
            </w:tcBorders>
          </w:tcPr>
          <w:p>
            <w:pPr>
              <w:pStyle w:val="Normal1"/>
              <w:spacing w:lineRule="auto" w:line="240"/>
              <w:rPr/>
            </w:pPr>
            <w:r>
              <w:rPr>
                <w:b/>
                <w:bCs/>
                <w:sz w:val="24"/>
                <w:lang w:val="en-US"/>
              </w:rPr>
              <w:t>extra</w:t>
            </w:r>
            <w:r>
              <w:rPr>
                <w:sz w:val="24"/>
                <w:lang w:val="en-US"/>
              </w:rPr>
              <w:t>viar</w:t>
            </w:r>
          </w:p>
          <w:p>
            <w:pPr>
              <w:pStyle w:val="Normal1"/>
              <w:spacing w:lineRule="auto" w:line="240"/>
              <w:rPr>
                <w:sz w:val="24"/>
                <w:lang w:val="en-US"/>
              </w:rPr>
            </w:pPr>
            <w:r>
              <w:rPr>
                <w:sz w:val="24"/>
                <w:lang w:val="en-US"/>
              </w:rPr>
            </w:r>
          </w:p>
        </w:tc>
      </w:tr>
      <w:tr>
        <w:trPr>
          <w:trHeight w:val="220" w:hRule="exact"/>
        </w:trPr>
        <w:tc>
          <w:tcPr>
            <w:tcW w:w="1985" w:type="dxa"/>
            <w:tcBorders>
              <w:start w:val="single" w:sz="4"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tcBorders>
              <w:start w:val="single" w:sz="6" w:space="0" w:color="000000"/>
              <w:bottom w:val="single" w:sz="6" w:space="0" w:color="000000"/>
              <w:end w:val="single" w:sz="6" w:space="0" w:color="000000"/>
            </w:tcBorders>
          </w:tcPr>
          <w:p>
            <w:pPr>
              <w:pStyle w:val="Normal1"/>
              <w:spacing w:lineRule="auto" w:line="240"/>
              <w:rPr/>
            </w:pPr>
            <w:r>
              <w:rPr>
                <w:b/>
                <w:bCs/>
                <w:sz w:val="24"/>
                <w:lang w:val="en-US"/>
              </w:rPr>
              <w:t>extra</w:t>
            </w:r>
            <w:r>
              <w:rPr>
                <w:sz w:val="24"/>
                <w:lang w:val="en-US"/>
              </w:rPr>
              <w:t>limitarse</w:t>
            </w:r>
          </w:p>
          <w:p>
            <w:pPr>
              <w:pStyle w:val="Normal1"/>
              <w:spacing w:lineRule="auto" w:line="240"/>
              <w:rPr>
                <w:sz w:val="24"/>
                <w:lang w:val="en-US"/>
              </w:rPr>
            </w:pPr>
            <w:r>
              <w:rPr>
                <w:sz w:val="24"/>
                <w:lang w:val="en-US"/>
              </w:rPr>
            </w:r>
          </w:p>
        </w:tc>
      </w:tr>
      <w:tr>
        <w:trPr>
          <w:trHeight w:val="240" w:hRule="exact"/>
        </w:trPr>
        <w:tc>
          <w:tcPr>
            <w:tcW w:w="1985" w:type="dxa"/>
            <w:vMerge w:val="restart"/>
            <w:tcBorders>
              <w:top w:val="single" w:sz="6" w:space="0" w:color="000000"/>
              <w:start w:val="single" w:sz="4" w:space="0" w:color="000000"/>
              <w:end w:val="single" w:sz="6" w:space="0" w:color="000000"/>
            </w:tcBorders>
          </w:tcPr>
          <w:p>
            <w:pPr>
              <w:pStyle w:val="Normal1"/>
              <w:spacing w:lineRule="auto" w:line="240"/>
              <w:rPr>
                <w:sz w:val="24"/>
                <w:lang w:val="en-US"/>
              </w:rPr>
            </w:pPr>
            <w:r>
              <w:rPr>
                <w:sz w:val="24"/>
                <w:lang w:val="en-US"/>
              </w:rPr>
              <w:t xml:space="preserve"> </w:t>
            </w:r>
            <w:r>
              <w:rPr>
                <w:b/>
                <w:sz w:val="24"/>
                <w:lang w:val="en-US"/>
              </w:rPr>
              <w:t>in</w:t>
            </w:r>
            <w:r>
              <w:rPr>
                <w:sz w:val="24"/>
                <w:lang w:val="en-US"/>
              </w:rPr>
              <w:t>- (</w:t>
            </w:r>
            <w:r>
              <w:rPr>
                <w:sz w:val="24"/>
              </w:rPr>
              <w:t>перед</w:t>
            </w:r>
            <w:r>
              <w:rPr>
                <w:sz w:val="24"/>
                <w:lang w:val="en-US"/>
              </w:rPr>
              <w:t xml:space="preserve"> </w:t>
            </w:r>
            <w:r>
              <w:rPr>
                <w:b/>
                <w:sz w:val="24"/>
                <w:lang w:val="en-US"/>
              </w:rPr>
              <w:t>b</w:t>
            </w:r>
            <w:r>
              <w:rPr>
                <w:sz w:val="24"/>
                <w:lang w:val="en-US"/>
              </w:rPr>
              <w:t xml:space="preserve"> </w:t>
            </w:r>
            <w:r>
              <w:rPr>
                <w:sz w:val="24"/>
              </w:rPr>
              <w:t>и</w:t>
            </w:r>
            <w:r>
              <w:rPr>
                <w:sz w:val="24"/>
                <w:lang w:val="en-US"/>
              </w:rPr>
              <w:t xml:space="preserve"> </w:t>
            </w:r>
            <w:r>
              <w:rPr>
                <w:b/>
                <w:sz w:val="24"/>
              </w:rPr>
              <w:t>р</w:t>
            </w:r>
          </w:p>
          <w:p>
            <w:pPr>
              <w:pStyle w:val="Normal1"/>
              <w:spacing w:lineRule="auto" w:line="240"/>
              <w:rPr>
                <w:sz w:val="24"/>
              </w:rPr>
            </w:pPr>
            <w:r>
              <w:rPr>
                <w:sz w:val="24"/>
              </w:rPr>
              <w:t>Принимает форму</w:t>
            </w:r>
          </w:p>
          <w:p>
            <w:pPr>
              <w:pStyle w:val="Normal1"/>
              <w:spacing w:lineRule="auto" w:line="240"/>
              <w:rPr/>
            </w:pPr>
            <w:r>
              <w:rPr>
                <w:b/>
                <w:sz w:val="24"/>
                <w:lang w:val="en-US"/>
              </w:rPr>
              <w:t>im</w:t>
            </w:r>
            <w:r>
              <w:rPr>
                <w:sz w:val="24"/>
              </w:rPr>
              <w:t xml:space="preserve">-, перед </w:t>
            </w:r>
            <w:r>
              <w:rPr>
                <w:b/>
                <w:sz w:val="24"/>
              </w:rPr>
              <w:t>I</w:t>
            </w:r>
            <w:r>
              <w:rPr>
                <w:sz w:val="24"/>
              </w:rPr>
              <w:t xml:space="preserve"> — </w:t>
            </w:r>
            <w:r>
              <w:rPr>
                <w:b/>
                <w:sz w:val="24"/>
                <w:lang w:val="en-US"/>
              </w:rPr>
              <w:t>i</w:t>
            </w:r>
            <w:r>
              <w:rPr>
                <w:sz w:val="24"/>
              </w:rPr>
              <w:t>-,</w:t>
            </w:r>
          </w:p>
          <w:p>
            <w:pPr>
              <w:pStyle w:val="Normal1"/>
              <w:spacing w:lineRule="auto" w:line="240"/>
              <w:rPr/>
            </w:pPr>
            <w:r>
              <w:rPr>
                <w:sz w:val="24"/>
              </w:rPr>
              <w:t xml:space="preserve">перед </w:t>
            </w:r>
            <w:r>
              <w:rPr>
                <w:b/>
                <w:sz w:val="24"/>
                <w:lang w:val="en-US"/>
              </w:rPr>
              <w:t>r</w:t>
            </w:r>
            <w:r>
              <w:rPr>
                <w:sz w:val="24"/>
              </w:rPr>
              <w:t>—</w:t>
            </w:r>
            <w:r>
              <w:rPr>
                <w:b/>
                <w:sz w:val="24"/>
                <w:lang w:val="en-US"/>
              </w:rPr>
              <w:t>ir</w:t>
            </w:r>
            <w:r>
              <w:rPr>
                <w:sz w:val="24"/>
              </w:rPr>
              <w:t>-)</w:t>
            </w:r>
          </w:p>
          <w:p>
            <w:pPr>
              <w:pStyle w:val="Normal1"/>
              <w:rPr>
                <w:sz w:val="24"/>
              </w:rPr>
            </w:pPr>
            <w:r>
              <w:rPr>
                <w:sz w:val="24"/>
              </w:rPr>
            </w:r>
          </w:p>
        </w:tc>
        <w:tc>
          <w:tcPr>
            <w:tcW w:w="5103" w:type="dxa"/>
            <w:vMerge w:val="restart"/>
            <w:tcBorders>
              <w:top w:val="single" w:sz="6" w:space="0" w:color="000000"/>
              <w:start w:val="single" w:sz="6" w:space="0" w:color="000000"/>
              <w:end w:val="single" w:sz="6" w:space="0" w:color="000000"/>
            </w:tcBorders>
          </w:tcPr>
          <w:p>
            <w:pPr>
              <w:pStyle w:val="Normal1"/>
              <w:spacing w:lineRule="auto" w:line="240"/>
              <w:rPr>
                <w:sz w:val="24"/>
              </w:rPr>
            </w:pPr>
            <w:r>
              <w:rPr>
                <w:sz w:val="24"/>
              </w:rPr>
              <w:t>Отрицание, противопоставление, ограничение, лишение чего-либо</w:t>
            </w:r>
          </w:p>
          <w:p>
            <w:pPr>
              <w:pStyle w:val="Normal1"/>
              <w:rPr>
                <w:sz w:val="24"/>
              </w:rPr>
            </w:pPr>
            <w:r>
              <w:rPr>
                <w:sz w:val="24"/>
              </w:rPr>
            </w:r>
          </w:p>
        </w:tc>
        <w:tc>
          <w:tcPr>
            <w:tcW w:w="3685" w:type="dxa"/>
            <w:vMerge w:val="restart"/>
            <w:tcBorders>
              <w:top w:val="single" w:sz="6" w:space="0" w:color="000000"/>
              <w:start w:val="single" w:sz="6" w:space="0" w:color="000000"/>
              <w:end w:val="single" w:sz="6" w:space="0" w:color="000000"/>
            </w:tcBorders>
          </w:tcPr>
          <w:p>
            <w:pPr>
              <w:pStyle w:val="Normal1"/>
              <w:spacing w:lineRule="auto" w:line="240"/>
              <w:rPr/>
            </w:pPr>
            <w:r>
              <w:rPr>
                <w:b/>
                <w:bCs/>
                <w:sz w:val="24"/>
                <w:lang w:val="en-US"/>
              </w:rPr>
              <w:t>in</w:t>
            </w:r>
            <w:r>
              <w:rPr>
                <w:sz w:val="24"/>
                <w:lang w:val="en-US"/>
              </w:rPr>
              <w:t>comodidad</w:t>
            </w:r>
          </w:p>
          <w:p>
            <w:pPr>
              <w:pStyle w:val="Normal1"/>
              <w:spacing w:lineRule="auto" w:line="240"/>
              <w:rPr/>
            </w:pPr>
            <w:r>
              <w:rPr>
                <w:b/>
                <w:bCs/>
                <w:sz w:val="24"/>
                <w:lang w:val="en-US"/>
              </w:rPr>
              <w:t>im</w:t>
            </w:r>
            <w:r>
              <w:rPr>
                <w:sz w:val="24"/>
                <w:lang w:val="en-US"/>
              </w:rPr>
              <w:t>berbe</w:t>
            </w:r>
          </w:p>
          <w:p>
            <w:pPr>
              <w:pStyle w:val="Normal1"/>
              <w:spacing w:lineRule="auto" w:line="240"/>
              <w:rPr/>
            </w:pPr>
            <w:r>
              <w:rPr>
                <w:b/>
                <w:bCs/>
                <w:sz w:val="24"/>
                <w:lang w:val="en-US"/>
              </w:rPr>
              <w:t>i</w:t>
            </w:r>
            <w:r>
              <w:rPr>
                <w:sz w:val="24"/>
                <w:lang w:val="en-US"/>
              </w:rPr>
              <w:t xml:space="preserve">legalidad </w:t>
            </w:r>
          </w:p>
          <w:p>
            <w:pPr>
              <w:pStyle w:val="Normal1"/>
              <w:spacing w:lineRule="auto" w:line="240"/>
              <w:rPr/>
            </w:pPr>
            <w:r>
              <w:rPr>
                <w:b/>
                <w:bCs/>
                <w:sz w:val="24"/>
                <w:lang w:val="en-US"/>
              </w:rPr>
              <w:t>i</w:t>
            </w:r>
            <w:r>
              <w:rPr>
                <w:sz w:val="24"/>
                <w:lang w:val="en-US"/>
              </w:rPr>
              <w:t>limitado</w:t>
            </w:r>
          </w:p>
          <w:p>
            <w:pPr>
              <w:pStyle w:val="Normal1"/>
              <w:spacing w:lineRule="auto" w:line="240"/>
              <w:rPr/>
            </w:pPr>
            <w:r>
              <w:rPr>
                <w:b/>
                <w:bCs/>
                <w:sz w:val="24"/>
                <w:lang w:val="en-US"/>
              </w:rPr>
              <w:t>in</w:t>
            </w:r>
            <w:r>
              <w:rPr>
                <w:sz w:val="24"/>
                <w:lang w:val="en-US"/>
              </w:rPr>
              <w:t>capaz</w:t>
            </w:r>
          </w:p>
          <w:p>
            <w:pPr>
              <w:pStyle w:val="Normal1"/>
              <w:spacing w:lineRule="auto" w:line="240"/>
              <w:rPr/>
            </w:pPr>
            <w:r>
              <w:rPr>
                <w:b/>
                <w:bCs/>
                <w:sz w:val="24"/>
                <w:lang w:val="en-US"/>
              </w:rPr>
              <w:t>ir</w:t>
            </w:r>
            <w:r>
              <w:rPr>
                <w:sz w:val="24"/>
                <w:lang w:val="en-US"/>
              </w:rPr>
              <w:t>regular</w:t>
            </w:r>
          </w:p>
          <w:p>
            <w:pPr>
              <w:pStyle w:val="Normal1"/>
              <w:spacing w:lineRule="auto" w:line="240"/>
              <w:rPr/>
            </w:pPr>
            <w:r>
              <w:rPr>
                <w:b/>
                <w:bCs/>
                <w:sz w:val="24"/>
                <w:lang w:val="en-US"/>
              </w:rPr>
              <w:t>im</w:t>
            </w:r>
            <w:r>
              <w:rPr>
                <w:sz w:val="24"/>
                <w:lang w:val="en-US"/>
              </w:rPr>
              <w:t>borrable</w:t>
            </w:r>
          </w:p>
          <w:p>
            <w:pPr>
              <w:pStyle w:val="Normal1"/>
              <w:spacing w:lineRule="auto" w:line="240"/>
              <w:rPr/>
            </w:pPr>
            <w:r>
              <w:rPr>
                <w:b/>
                <w:bCs/>
                <w:sz w:val="24"/>
                <w:lang w:val="en-US"/>
              </w:rPr>
              <w:t>in</w:t>
            </w:r>
            <w:r>
              <w:rPr>
                <w:sz w:val="24"/>
                <w:lang w:val="en-US"/>
              </w:rPr>
              <w:t>culpar</w:t>
            </w:r>
          </w:p>
          <w:p>
            <w:pPr>
              <w:pStyle w:val="Normal1"/>
              <w:spacing w:lineRule="auto" w:line="240"/>
              <w:rPr>
                <w:sz w:val="24"/>
              </w:rPr>
            </w:pPr>
            <w:r>
              <w:rPr>
                <w:b/>
                <w:bCs/>
                <w:sz w:val="24"/>
                <w:lang w:val="en-US"/>
              </w:rPr>
              <w:t>i</w:t>
            </w:r>
            <w:r>
              <w:rPr>
                <w:sz w:val="24"/>
                <w:lang w:val="en-US"/>
              </w:rPr>
              <w:t>legitimar</w:t>
            </w:r>
          </w:p>
          <w:p>
            <w:pPr>
              <w:pStyle w:val="Normal1"/>
              <w:rPr>
                <w:sz w:val="24"/>
              </w:rPr>
            </w:pPr>
            <w:r>
              <w:rPr>
                <w:sz w:val="24"/>
              </w:rPr>
            </w:r>
          </w:p>
        </w:tc>
      </w:tr>
      <w:tr>
        <w:trPr>
          <w:trHeight w:val="410" w:hRule="exact"/>
        </w:trPr>
        <w:tc>
          <w:tcPr>
            <w:tcW w:w="1985" w:type="dxa"/>
            <w:vMerge w:val="continue"/>
            <w:tcBorders>
              <w:top w:val="single" w:sz="6" w:space="0" w:color="000000"/>
              <w:start w:val="single" w:sz="4" w:space="0" w:color="000000"/>
              <w:end w:val="single" w:sz="6" w:space="0" w:color="000000"/>
            </w:tcBorders>
          </w:tcPr>
          <w:p>
            <w:pPr>
              <w:pStyle w:val="Normal1"/>
              <w:snapToGrid w:val="false"/>
              <w:rPr>
                <w:sz w:val="24"/>
              </w:rPr>
            </w:pPr>
            <w:r>
              <w:rPr>
                <w:sz w:val="24"/>
              </w:rPr>
            </w:r>
          </w:p>
        </w:tc>
        <w:tc>
          <w:tcPr>
            <w:tcW w:w="5103"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781" w:hRule="exact"/>
        </w:trPr>
        <w:tc>
          <w:tcPr>
            <w:tcW w:w="1985" w:type="dxa"/>
            <w:vMerge w:val="continue"/>
            <w:tcBorders>
              <w:top w:val="single" w:sz="6" w:space="0" w:color="000000"/>
              <w:start w:val="single" w:sz="4" w:space="0" w:color="000000"/>
              <w:end w:val="single" w:sz="6" w:space="0" w:color="000000"/>
            </w:tcBorders>
          </w:tcPr>
          <w:p>
            <w:pPr>
              <w:pStyle w:val="Normal1"/>
              <w:snapToGrid w:val="false"/>
              <w:spacing w:lineRule="auto" w:line="240"/>
              <w:rPr>
                <w:sz w:val="24"/>
              </w:rPr>
            </w:pPr>
            <w:r>
              <w:rPr>
                <w:sz w:val="24"/>
              </w:rPr>
            </w:r>
          </w:p>
        </w:tc>
        <w:tc>
          <w:tcPr>
            <w:tcW w:w="5103"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240" w:hRule="exact"/>
        </w:trPr>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5103"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220" w:hRule="exact"/>
        </w:trPr>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tc>
        <w:tc>
          <w:tcPr>
            <w:tcW w:w="5103"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140" w:hRule="exact"/>
        </w:trPr>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tc>
        <w:tc>
          <w:tcPr>
            <w:tcW w:w="5103"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240" w:hRule="exact"/>
        </w:trPr>
        <w:tc>
          <w:tcPr>
            <w:tcW w:w="1985" w:type="dxa"/>
            <w:tcBorders>
              <w:start w:val="single" w:sz="6" w:space="0" w:color="000000"/>
              <w:end w:val="single" w:sz="6" w:space="0" w:color="000000"/>
            </w:tcBorders>
          </w:tcPr>
          <w:p>
            <w:pPr>
              <w:pStyle w:val="Normal1"/>
              <w:snapToGrid w:val="false"/>
              <w:spacing w:lineRule="auto" w:line="240"/>
              <w:rPr>
                <w:sz w:val="24"/>
              </w:rPr>
            </w:pPr>
            <w:r>
              <w:rPr>
                <w:sz w:val="24"/>
              </w:rPr>
            </w:r>
          </w:p>
        </w:tc>
        <w:tc>
          <w:tcPr>
            <w:tcW w:w="5103" w:type="dxa"/>
            <w:tcBorders>
              <w:start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rPr>
                <w:sz w:val="24"/>
              </w:rPr>
            </w:pPr>
            <w:r>
              <w:rPr>
                <w:sz w:val="24"/>
              </w:rPr>
            </w:r>
          </w:p>
        </w:tc>
      </w:tr>
      <w:tr>
        <w:trPr>
          <w:trHeight w:val="240" w:hRule="exact"/>
        </w:trPr>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5103" w:type="dxa"/>
            <w:tcBorders>
              <w:start w:val="single" w:sz="6" w:space="0" w:color="000000"/>
              <w:bottom w:val="single" w:sz="6" w:space="0" w:color="000000"/>
              <w:end w:val="single" w:sz="6" w:space="0" w:color="000000"/>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685"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rPr>
            </w:pPr>
            <w:r>
              <w:rPr>
                <w:sz w:val="24"/>
              </w:rPr>
            </w:r>
          </w:p>
        </w:tc>
      </w:tr>
      <w:tr>
        <w:trPr>
          <w:trHeight w:val="620" w:hRule="exact"/>
        </w:trPr>
        <w:tc>
          <w:tcPr>
            <w:tcW w:w="1985" w:type="dxa"/>
            <w:tcBorders>
              <w:top w:val="single" w:sz="6" w:space="0" w:color="000000"/>
              <w:start w:val="single" w:sz="6" w:space="0" w:color="000000"/>
              <w:end w:val="single" w:sz="6" w:space="0" w:color="000000"/>
            </w:tcBorders>
          </w:tcPr>
          <w:p>
            <w:pPr>
              <w:pStyle w:val="Normal1"/>
              <w:spacing w:lineRule="auto" w:line="240"/>
              <w:rPr/>
            </w:pPr>
            <w:r>
              <w:rPr>
                <w:b/>
                <w:sz w:val="24"/>
                <w:lang w:val="en-US"/>
              </w:rPr>
              <w:t>inter</w:t>
            </w:r>
            <w:r>
              <w:rPr>
                <w:sz w:val="24"/>
              </w:rPr>
              <w:t>-</w:t>
            </w:r>
          </w:p>
          <w:p>
            <w:pPr>
              <w:pStyle w:val="Normal1"/>
              <w:spacing w:lineRule="auto" w:line="240"/>
              <w:rPr>
                <w:sz w:val="24"/>
              </w:rPr>
            </w:pPr>
            <w:r>
              <w:rPr>
                <w:sz w:val="24"/>
              </w:rPr>
            </w:r>
          </w:p>
          <w:p>
            <w:pPr>
              <w:pStyle w:val="Normal1"/>
              <w:spacing w:lineRule="auto" w:line="240"/>
              <w:rPr>
                <w:sz w:val="24"/>
              </w:rPr>
            </w:pPr>
            <w:r>
              <w:rPr>
                <w:sz w:val="24"/>
              </w:rPr>
            </w:r>
          </w:p>
        </w:tc>
        <w:tc>
          <w:tcPr>
            <w:tcW w:w="5103" w:type="dxa"/>
            <w:tcBorders>
              <w:top w:val="single" w:sz="6" w:space="0" w:color="000000"/>
              <w:start w:val="single" w:sz="6" w:space="0" w:color="000000"/>
              <w:end w:val="single" w:sz="6" w:space="0" w:color="000000"/>
            </w:tcBorders>
          </w:tcPr>
          <w:p>
            <w:pPr>
              <w:pStyle w:val="Normal1"/>
              <w:spacing w:lineRule="auto" w:line="240"/>
              <w:rPr>
                <w:sz w:val="24"/>
              </w:rPr>
            </w:pPr>
            <w:r>
              <w:rPr>
                <w:sz w:val="24"/>
              </w:rPr>
              <w:t xml:space="preserve">Положение между чем-либо, взаимодействие, вмешательство </w:t>
            </w:r>
          </w:p>
          <w:p>
            <w:pPr>
              <w:pStyle w:val="Normal1"/>
              <w:spacing w:lineRule="auto" w:line="240"/>
              <w:rPr>
                <w:sz w:val="24"/>
              </w:rPr>
            </w:pPr>
            <w:r>
              <w:rPr>
                <w:sz w:val="24"/>
              </w:rPr>
            </w:r>
          </w:p>
        </w:tc>
        <w:tc>
          <w:tcPr>
            <w:tcW w:w="3685" w:type="dxa"/>
            <w:vMerge w:val="restart"/>
            <w:tcBorders>
              <w:top w:val="single" w:sz="6" w:space="0" w:color="000000"/>
              <w:start w:val="single" w:sz="6" w:space="0" w:color="000000"/>
              <w:end w:val="single" w:sz="6" w:space="0" w:color="000000"/>
            </w:tcBorders>
          </w:tcPr>
          <w:p>
            <w:pPr>
              <w:pStyle w:val="Normal1"/>
              <w:spacing w:lineRule="auto" w:line="240"/>
              <w:rPr/>
            </w:pPr>
            <w:r>
              <w:rPr>
                <w:b/>
                <w:bCs/>
                <w:sz w:val="24"/>
                <w:lang w:val="en-US"/>
              </w:rPr>
              <w:t>inter</w:t>
            </w:r>
            <w:r>
              <w:rPr>
                <w:sz w:val="24"/>
                <w:lang w:val="en-US"/>
              </w:rPr>
              <w:t xml:space="preserve">camblo </w:t>
            </w:r>
          </w:p>
          <w:p>
            <w:pPr>
              <w:pStyle w:val="Normal1"/>
              <w:spacing w:lineRule="auto" w:line="240"/>
              <w:rPr/>
            </w:pPr>
            <w:r>
              <w:rPr>
                <w:b/>
                <w:bCs/>
                <w:sz w:val="24"/>
                <w:lang w:val="en-US"/>
              </w:rPr>
              <w:t>inter</w:t>
            </w:r>
            <w:r>
              <w:rPr>
                <w:sz w:val="24"/>
                <w:lang w:val="en-US"/>
              </w:rPr>
              <w:t xml:space="preserve">nacional </w:t>
            </w:r>
          </w:p>
          <w:p>
            <w:pPr>
              <w:pStyle w:val="Normal1"/>
              <w:spacing w:lineRule="auto" w:line="240"/>
              <w:rPr/>
            </w:pPr>
            <w:r>
              <w:rPr>
                <w:b/>
                <w:bCs/>
                <w:sz w:val="24"/>
                <w:lang w:val="en-US"/>
              </w:rPr>
              <w:t>inter</w:t>
            </w:r>
            <w:r>
              <w:rPr>
                <w:sz w:val="24"/>
                <w:lang w:val="en-US"/>
              </w:rPr>
              <w:t>calar</w:t>
            </w:r>
          </w:p>
          <w:p>
            <w:pPr>
              <w:pStyle w:val="Normal1"/>
              <w:spacing w:lineRule="auto" w:line="240"/>
              <w:rPr/>
            </w:pPr>
            <w:r>
              <w:rPr>
                <w:b/>
                <w:bCs/>
                <w:sz w:val="24"/>
                <w:lang w:val="en-US"/>
              </w:rPr>
              <w:t>inter</w:t>
            </w:r>
            <w:r>
              <w:rPr>
                <w:sz w:val="24"/>
                <w:lang w:val="en-US"/>
              </w:rPr>
              <w:t>venir</w:t>
            </w:r>
          </w:p>
          <w:p>
            <w:pPr>
              <w:pStyle w:val="Normal1"/>
              <w:spacing w:lineRule="auto" w:line="240"/>
              <w:rPr>
                <w:sz w:val="24"/>
                <w:lang w:val="en-US"/>
              </w:rPr>
            </w:pPr>
            <w:r>
              <w:rPr>
                <w:sz w:val="24"/>
                <w:lang w:val="en-US"/>
              </w:rPr>
            </w:r>
          </w:p>
        </w:tc>
      </w:tr>
      <w:tr>
        <w:trPr>
          <w:trHeight w:val="525" w:hRule="exact"/>
        </w:trPr>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r>
      <w:tr>
        <w:trPr>
          <w:trHeight w:val="598" w:hRule="exact"/>
        </w:trPr>
        <w:tc>
          <w:tcPr>
            <w:tcW w:w="1985" w:type="dxa"/>
            <w:tcBorders>
              <w:top w:val="single" w:sz="6" w:space="0" w:color="000000"/>
              <w:start w:val="single" w:sz="6" w:space="0" w:color="000000"/>
              <w:end w:val="single" w:sz="6" w:space="0" w:color="000000"/>
            </w:tcBorders>
          </w:tcPr>
          <w:p>
            <w:pPr>
              <w:pStyle w:val="Normal1"/>
              <w:spacing w:lineRule="auto" w:line="240"/>
              <w:rPr>
                <w:b/>
                <w:sz w:val="24"/>
              </w:rPr>
            </w:pPr>
            <w:r>
              <w:rPr>
                <w:b/>
                <w:sz w:val="24"/>
              </w:rPr>
              <w:t>o-</w:t>
            </w:r>
          </w:p>
          <w:p>
            <w:pPr>
              <w:pStyle w:val="Normal1"/>
              <w:spacing w:lineRule="auto" w:line="240"/>
              <w:rPr>
                <w:b/>
                <w:sz w:val="24"/>
              </w:rPr>
            </w:pPr>
            <w:r>
              <w:rPr>
                <w:b/>
                <w:sz w:val="24"/>
              </w:rPr>
            </w:r>
          </w:p>
        </w:tc>
        <w:tc>
          <w:tcPr>
            <w:tcW w:w="5103" w:type="dxa"/>
            <w:tcBorders>
              <w:top w:val="single" w:sz="6" w:space="0" w:color="000000"/>
              <w:start w:val="single" w:sz="6" w:space="0" w:color="000000"/>
              <w:end w:val="single" w:sz="6" w:space="0" w:color="000000"/>
            </w:tcBorders>
          </w:tcPr>
          <w:p>
            <w:pPr>
              <w:pStyle w:val="Normal1"/>
              <w:spacing w:lineRule="auto" w:line="240"/>
              <w:rPr>
                <w:sz w:val="24"/>
              </w:rPr>
            </w:pPr>
            <w:r>
              <w:rPr>
                <w:sz w:val="24"/>
              </w:rPr>
              <w:t xml:space="preserve">Противопоставление, принуждение </w:t>
            </w:r>
          </w:p>
          <w:p>
            <w:pPr>
              <w:pStyle w:val="Normal1"/>
              <w:spacing w:lineRule="auto" w:line="240"/>
              <w:rPr>
                <w:sz w:val="24"/>
              </w:rPr>
            </w:pPr>
            <w:r>
              <w:rPr>
                <w:sz w:val="24"/>
              </w:rPr>
            </w:r>
          </w:p>
        </w:tc>
        <w:tc>
          <w:tcPr>
            <w:tcW w:w="3685" w:type="dxa"/>
            <w:vMerge w:val="restart"/>
            <w:tcBorders>
              <w:top w:val="single" w:sz="6" w:space="0" w:color="000000"/>
              <w:start w:val="single" w:sz="6" w:space="0" w:color="000000"/>
              <w:end w:val="single" w:sz="6" w:space="0" w:color="000000"/>
            </w:tcBorders>
          </w:tcPr>
          <w:p>
            <w:pPr>
              <w:pStyle w:val="Normal1"/>
              <w:spacing w:lineRule="auto" w:line="240"/>
              <w:rPr/>
            </w:pPr>
            <w:r>
              <w:rPr>
                <w:b/>
                <w:bCs/>
                <w:sz w:val="24"/>
                <w:lang w:val="en-US"/>
              </w:rPr>
              <w:t>o</w:t>
            </w:r>
            <w:r>
              <w:rPr>
                <w:sz w:val="24"/>
                <w:lang w:val="en-US"/>
              </w:rPr>
              <w:t>presor</w:t>
            </w:r>
            <w:r>
              <w:rPr>
                <w:sz w:val="24"/>
              </w:rPr>
              <w:t xml:space="preserve"> </w:t>
            </w:r>
          </w:p>
          <w:p>
            <w:pPr>
              <w:pStyle w:val="Normal1"/>
              <w:spacing w:lineRule="auto" w:line="240"/>
              <w:rPr/>
            </w:pPr>
            <w:r>
              <w:rPr>
                <w:b/>
                <w:bCs/>
                <w:sz w:val="24"/>
                <w:lang w:val="en-US"/>
              </w:rPr>
              <w:t>o</w:t>
            </w:r>
            <w:r>
              <w:rPr>
                <w:sz w:val="24"/>
                <w:lang w:val="en-US"/>
              </w:rPr>
              <w:t>puesto</w:t>
            </w:r>
          </w:p>
          <w:p>
            <w:pPr>
              <w:pStyle w:val="Normal1"/>
              <w:spacing w:lineRule="auto" w:line="240"/>
              <w:rPr/>
            </w:pPr>
            <w:r>
              <w:rPr>
                <w:b/>
                <w:bCs/>
                <w:sz w:val="24"/>
                <w:lang w:val="en-US"/>
              </w:rPr>
              <w:t>o</w:t>
            </w:r>
            <w:r>
              <w:rPr>
                <w:sz w:val="24"/>
                <w:lang w:val="en-US"/>
              </w:rPr>
              <w:t>primir</w:t>
            </w:r>
          </w:p>
          <w:p>
            <w:pPr>
              <w:pStyle w:val="Normal1"/>
              <w:rPr>
                <w:sz w:val="24"/>
                <w:lang w:val="en-US"/>
              </w:rPr>
            </w:pPr>
            <w:r>
              <w:rPr>
                <w:sz w:val="24"/>
                <w:lang w:val="en-US"/>
              </w:rPr>
            </w:r>
          </w:p>
        </w:tc>
      </w:tr>
      <w:tr>
        <w:trPr>
          <w:trHeight w:val="280" w:hRule="exact"/>
        </w:trPr>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tc>
        <w:tc>
          <w:tcPr>
            <w:tcW w:w="3685"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r>
      <w:tr>
        <w:trPr>
          <w:trHeight w:val="994"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rPr>
                <w:b/>
                <w:sz w:val="24"/>
                <w:lang w:val="en-US"/>
              </w:rPr>
            </w:pPr>
            <w:r>
              <w:rPr>
                <w:b/>
                <w:sz w:val="24"/>
                <w:lang w:val="en-US"/>
              </w:rPr>
              <w:t>pos-</w:t>
            </w:r>
          </w:p>
          <w:p>
            <w:pPr>
              <w:pStyle w:val="Normal1"/>
              <w:spacing w:lineRule="auto" w:line="240"/>
              <w:rPr/>
            </w:pPr>
            <w:r>
              <w:rPr>
                <w:b/>
                <w:sz w:val="24"/>
                <w:lang w:val="en-US"/>
              </w:rPr>
              <w:t>post</w:t>
            </w:r>
            <w:r>
              <w:rPr>
                <w:b/>
                <w:sz w:val="24"/>
              </w:rPr>
              <w:t>-</w:t>
            </w:r>
          </w:p>
          <w:p>
            <w:pPr>
              <w:pStyle w:val="Normal1"/>
              <w:spacing w:lineRule="auto" w:line="240"/>
              <w:rPr>
                <w:b/>
                <w:sz w:val="24"/>
              </w:rPr>
            </w:pPr>
            <w:r>
              <w:rPr>
                <w:b/>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Положение в пространстве или во времени после чего-либо, следование</w:t>
            </w:r>
          </w:p>
          <w:p>
            <w:pPr>
              <w:pStyle w:val="Normal1"/>
              <w:spacing w:lineRule="auto" w:line="240"/>
              <w:rPr>
                <w:sz w:val="24"/>
              </w:rPr>
            </w:pPr>
            <w:r>
              <w:rPr>
                <w:sz w:val="24"/>
              </w:rPr>
            </w:r>
          </w:p>
        </w:tc>
        <w:tc>
          <w:tcPr>
            <w:tcW w:w="36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bCs/>
                <w:sz w:val="24"/>
                <w:lang w:val="en-US"/>
              </w:rPr>
              <w:t>pos</w:t>
            </w:r>
            <w:r>
              <w:rPr>
                <w:sz w:val="24"/>
                <w:lang w:val="en-US"/>
              </w:rPr>
              <w:t xml:space="preserve">data </w:t>
            </w:r>
          </w:p>
          <w:p>
            <w:pPr>
              <w:pStyle w:val="Normal1"/>
              <w:spacing w:lineRule="auto" w:line="240"/>
              <w:rPr/>
            </w:pPr>
            <w:r>
              <w:rPr>
                <w:b/>
                <w:bCs/>
                <w:sz w:val="24"/>
                <w:lang w:val="en-US"/>
              </w:rPr>
              <w:t>pos</w:t>
            </w:r>
            <w:r>
              <w:rPr>
                <w:sz w:val="24"/>
                <w:lang w:val="en-US"/>
              </w:rPr>
              <w:t xml:space="preserve">poner </w:t>
            </w:r>
          </w:p>
          <w:p>
            <w:pPr>
              <w:pStyle w:val="Normal1"/>
              <w:spacing w:lineRule="auto" w:line="240"/>
              <w:rPr/>
            </w:pPr>
            <w:r>
              <w:rPr>
                <w:b/>
                <w:bCs/>
                <w:sz w:val="24"/>
                <w:lang w:val="en-US"/>
              </w:rPr>
              <w:t>post</w:t>
            </w:r>
            <w:r>
              <w:rPr>
                <w:sz w:val="24"/>
                <w:lang w:val="en-US"/>
              </w:rPr>
              <w:t>guerra</w:t>
            </w:r>
          </w:p>
          <w:p>
            <w:pPr>
              <w:pStyle w:val="Normal1"/>
              <w:spacing w:lineRule="auto" w:line="240"/>
              <w:rPr>
                <w:sz w:val="24"/>
                <w:lang w:val="en-US"/>
              </w:rPr>
            </w:pPr>
            <w:r>
              <w:rPr>
                <w:sz w:val="24"/>
                <w:lang w:val="en-US"/>
              </w:rPr>
            </w:r>
          </w:p>
        </w:tc>
      </w:tr>
      <w:tr>
        <w:trPr>
          <w:trHeight w:val="860" w:hRule="exact"/>
        </w:trPr>
        <w:tc>
          <w:tcPr>
            <w:tcW w:w="1985" w:type="dxa"/>
            <w:tcBorders>
              <w:top w:val="single" w:sz="6" w:space="0" w:color="000000"/>
              <w:start w:val="single" w:sz="6" w:space="0" w:color="000000"/>
              <w:end w:val="single" w:sz="6" w:space="0" w:color="000000"/>
            </w:tcBorders>
          </w:tcPr>
          <w:p>
            <w:pPr>
              <w:pStyle w:val="Normal1"/>
              <w:spacing w:lineRule="auto" w:line="240"/>
              <w:rPr>
                <w:b/>
                <w:sz w:val="24"/>
                <w:lang w:val="en-US"/>
              </w:rPr>
            </w:pPr>
            <w:r>
              <w:rPr>
                <w:b/>
                <w:sz w:val="24"/>
                <w:lang w:val="en-US"/>
              </w:rPr>
              <w:t>pre-</w:t>
            </w:r>
          </w:p>
          <w:p>
            <w:pPr>
              <w:pStyle w:val="Normal1"/>
              <w:spacing w:lineRule="auto" w:line="240"/>
              <w:rPr>
                <w:b/>
                <w:sz w:val="24"/>
                <w:lang w:val="en-US"/>
              </w:rPr>
            </w:pPr>
            <w:r>
              <w:rPr>
                <w:b/>
                <w:sz w:val="24"/>
                <w:lang w:val="en-US"/>
              </w:rPr>
            </w:r>
          </w:p>
        </w:tc>
        <w:tc>
          <w:tcPr>
            <w:tcW w:w="5103" w:type="dxa"/>
            <w:tcBorders>
              <w:top w:val="single" w:sz="6" w:space="0" w:color="000000"/>
              <w:start w:val="single" w:sz="6" w:space="0" w:color="000000"/>
              <w:end w:val="single" w:sz="6" w:space="0" w:color="000000"/>
            </w:tcBorders>
          </w:tcPr>
          <w:p>
            <w:pPr>
              <w:pStyle w:val="Normal1"/>
              <w:spacing w:lineRule="auto" w:line="240"/>
              <w:rPr>
                <w:sz w:val="24"/>
              </w:rPr>
            </w:pPr>
            <w:r>
              <w:rPr>
                <w:sz w:val="24"/>
              </w:rPr>
              <w:t>Предшествование, превосходство, преимущество</w:t>
            </w:r>
          </w:p>
          <w:p>
            <w:pPr>
              <w:pStyle w:val="Normal1"/>
              <w:spacing w:lineRule="auto" w:line="240"/>
              <w:rPr>
                <w:sz w:val="24"/>
              </w:rPr>
            </w:pPr>
            <w:r>
              <w:rPr>
                <w:sz w:val="24"/>
              </w:rPr>
            </w:r>
          </w:p>
        </w:tc>
        <w:tc>
          <w:tcPr>
            <w:tcW w:w="3685" w:type="dxa"/>
            <w:vMerge w:val="restart"/>
            <w:tcBorders>
              <w:top w:val="single" w:sz="6" w:space="0" w:color="000000"/>
              <w:start w:val="single" w:sz="6" w:space="0" w:color="000000"/>
              <w:end w:val="single" w:sz="6" w:space="0" w:color="000000"/>
            </w:tcBorders>
          </w:tcPr>
          <w:p>
            <w:pPr>
              <w:pStyle w:val="Normal1"/>
              <w:spacing w:lineRule="auto" w:line="240"/>
              <w:rPr/>
            </w:pPr>
            <w:r>
              <w:rPr>
                <w:b/>
                <w:bCs/>
                <w:sz w:val="24"/>
                <w:lang w:val="en-US"/>
              </w:rPr>
              <w:t>pre</w:t>
            </w:r>
            <w:r>
              <w:rPr>
                <w:sz w:val="24"/>
                <w:lang w:val="en-US"/>
              </w:rPr>
              <w:t>sentimiento</w:t>
            </w:r>
            <w:r>
              <w:rPr>
                <w:sz w:val="24"/>
              </w:rPr>
              <w:t xml:space="preserve"> </w:t>
            </w:r>
          </w:p>
          <w:p>
            <w:pPr>
              <w:pStyle w:val="Normal1"/>
              <w:spacing w:lineRule="auto" w:line="240"/>
              <w:rPr/>
            </w:pPr>
            <w:r>
              <w:rPr>
                <w:b/>
                <w:bCs/>
                <w:sz w:val="24"/>
                <w:lang w:val="en-US"/>
              </w:rPr>
              <w:t>pre</w:t>
            </w:r>
            <w:r>
              <w:rPr>
                <w:sz w:val="24"/>
                <w:lang w:val="en-US"/>
              </w:rPr>
              <w:t xml:space="preserve">dominación </w:t>
            </w:r>
          </w:p>
          <w:p>
            <w:pPr>
              <w:pStyle w:val="Normal1"/>
              <w:spacing w:lineRule="auto" w:line="240"/>
              <w:rPr/>
            </w:pPr>
            <w:r>
              <w:rPr>
                <w:b/>
                <w:bCs/>
                <w:sz w:val="24"/>
                <w:lang w:val="en-US"/>
              </w:rPr>
              <w:t>pre</w:t>
            </w:r>
            <w:r>
              <w:rPr>
                <w:sz w:val="24"/>
                <w:lang w:val="en-US"/>
              </w:rPr>
              <w:t xml:space="preserve">historia </w:t>
            </w:r>
          </w:p>
          <w:p>
            <w:pPr>
              <w:pStyle w:val="Normal1"/>
              <w:spacing w:lineRule="auto" w:line="240"/>
              <w:rPr/>
            </w:pPr>
            <w:r>
              <w:rPr>
                <w:b/>
                <w:bCs/>
                <w:sz w:val="24"/>
                <w:lang w:val="en-US"/>
              </w:rPr>
              <w:t>pre</w:t>
            </w:r>
            <w:r>
              <w:rPr>
                <w:sz w:val="24"/>
                <w:lang w:val="en-US"/>
              </w:rPr>
              <w:t>claro</w:t>
            </w:r>
          </w:p>
          <w:p>
            <w:pPr>
              <w:pStyle w:val="Normal1"/>
              <w:spacing w:lineRule="auto" w:line="240"/>
              <w:rPr/>
            </w:pPr>
            <w:r>
              <w:rPr>
                <w:b/>
                <w:bCs/>
                <w:sz w:val="24"/>
                <w:lang w:val="en-US"/>
              </w:rPr>
              <w:t>pre</w:t>
            </w:r>
            <w:r>
              <w:rPr>
                <w:sz w:val="24"/>
                <w:lang w:val="en-US"/>
              </w:rPr>
              <w:t>visor</w:t>
            </w:r>
          </w:p>
          <w:p>
            <w:pPr>
              <w:pStyle w:val="Normal1"/>
              <w:spacing w:lineRule="auto" w:line="240"/>
              <w:rPr/>
            </w:pPr>
            <w:r>
              <w:rPr>
                <w:b/>
                <w:bCs/>
                <w:sz w:val="24"/>
                <w:lang w:val="en-US"/>
              </w:rPr>
              <w:t>pre</w:t>
            </w:r>
            <w:r>
              <w:rPr>
                <w:sz w:val="24"/>
                <w:lang w:val="en-US"/>
              </w:rPr>
              <w:t xml:space="preserve">decir </w:t>
            </w:r>
          </w:p>
          <w:p>
            <w:pPr>
              <w:pStyle w:val="Normal1"/>
              <w:spacing w:lineRule="auto" w:line="240"/>
              <w:rPr/>
            </w:pPr>
            <w:r>
              <w:rPr>
                <w:b/>
                <w:bCs/>
                <w:sz w:val="24"/>
                <w:lang w:val="en-US"/>
              </w:rPr>
              <w:t>pre</w:t>
            </w:r>
            <w:r>
              <w:rPr>
                <w:sz w:val="24"/>
                <w:lang w:val="en-US"/>
              </w:rPr>
              <w:t>fijar</w:t>
            </w:r>
          </w:p>
          <w:p>
            <w:pPr>
              <w:pStyle w:val="Normal1"/>
              <w:rPr>
                <w:sz w:val="24"/>
                <w:lang w:val="en-US"/>
              </w:rPr>
            </w:pPr>
            <w:r>
              <w:rPr>
                <w:sz w:val="24"/>
                <w:lang w:val="en-US"/>
              </w:rPr>
            </w:r>
          </w:p>
        </w:tc>
      </w:tr>
      <w:tr>
        <w:trPr>
          <w:trHeight w:val="1068" w:hRule="exact"/>
        </w:trPr>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vMerge w:val="continue"/>
            <w:tcBorders>
              <w:top w:val="single" w:sz="6" w:space="0" w:color="000000"/>
              <w:start w:val="single" w:sz="6" w:space="0" w:color="000000"/>
              <w:end w:val="single" w:sz="6" w:space="0" w:color="000000"/>
            </w:tcBorders>
          </w:tcPr>
          <w:p>
            <w:pPr>
              <w:pStyle w:val="Normal1"/>
              <w:snapToGrid w:val="false"/>
              <w:spacing w:lineRule="auto" w:line="240"/>
              <w:rPr>
                <w:sz w:val="24"/>
                <w:lang w:val="en-US"/>
              </w:rPr>
            </w:pPr>
            <w:r>
              <w:rPr>
                <w:sz w:val="24"/>
                <w:lang w:val="en-US"/>
              </w:rPr>
            </w:r>
          </w:p>
        </w:tc>
      </w:tr>
      <w:tr>
        <w:trPr>
          <w:trHeight w:val="831" w:hRule="exact"/>
        </w:trPr>
        <w:tc>
          <w:tcPr>
            <w:tcW w:w="1985" w:type="dxa"/>
            <w:tcBorders>
              <w:top w:val="single" w:sz="6" w:space="0" w:color="000000"/>
              <w:start w:val="single" w:sz="6" w:space="0" w:color="000000"/>
              <w:end w:val="single" w:sz="6" w:space="0" w:color="000000"/>
            </w:tcBorders>
          </w:tcPr>
          <w:p>
            <w:pPr>
              <w:pStyle w:val="Normal1"/>
              <w:spacing w:lineRule="auto" w:line="240"/>
              <w:rPr>
                <w:b/>
                <w:sz w:val="24"/>
                <w:lang w:val="en-US"/>
              </w:rPr>
            </w:pPr>
            <w:r>
              <w:rPr>
                <w:b/>
                <w:sz w:val="24"/>
                <w:lang w:val="en-US"/>
              </w:rPr>
              <w:t>pro-</w:t>
            </w:r>
          </w:p>
          <w:p>
            <w:pPr>
              <w:pStyle w:val="Normal1"/>
              <w:spacing w:lineRule="auto" w:line="240"/>
              <w:rPr>
                <w:b/>
                <w:sz w:val="24"/>
                <w:lang w:val="en-US"/>
              </w:rPr>
            </w:pPr>
            <w:r>
              <w:rPr>
                <w:b/>
                <w:sz w:val="24"/>
                <w:lang w:val="en-US"/>
              </w:rPr>
            </w:r>
          </w:p>
        </w:tc>
        <w:tc>
          <w:tcPr>
            <w:tcW w:w="5103" w:type="dxa"/>
            <w:tcBorders>
              <w:top w:val="single" w:sz="6" w:space="0" w:color="000000"/>
              <w:start w:val="single" w:sz="6" w:space="0" w:color="000000"/>
              <w:end w:val="single" w:sz="6" w:space="0" w:color="000000"/>
            </w:tcBorders>
          </w:tcPr>
          <w:p>
            <w:pPr>
              <w:pStyle w:val="Normal1"/>
              <w:spacing w:lineRule="auto" w:line="240"/>
              <w:rPr>
                <w:sz w:val="24"/>
              </w:rPr>
            </w:pPr>
            <w:r>
              <w:rPr>
                <w:sz w:val="24"/>
              </w:rPr>
              <w:t>Замещение, побуждение к чему-либо, соответствие чему-либо</w:t>
            </w:r>
          </w:p>
          <w:p>
            <w:pPr>
              <w:pStyle w:val="Normal1"/>
              <w:spacing w:lineRule="auto" w:line="240"/>
              <w:rPr>
                <w:sz w:val="24"/>
              </w:rPr>
            </w:pPr>
            <w:r>
              <w:rPr>
                <w:sz w:val="24"/>
              </w:rPr>
            </w:r>
          </w:p>
        </w:tc>
        <w:tc>
          <w:tcPr>
            <w:tcW w:w="3685" w:type="dxa"/>
            <w:tcBorders>
              <w:top w:val="single" w:sz="6" w:space="0" w:color="000000"/>
              <w:start w:val="single" w:sz="6" w:space="0" w:color="000000"/>
              <w:end w:val="single" w:sz="6" w:space="0" w:color="000000"/>
            </w:tcBorders>
          </w:tcPr>
          <w:p>
            <w:pPr>
              <w:pStyle w:val="Normal1"/>
              <w:spacing w:lineRule="auto" w:line="240"/>
              <w:rPr/>
            </w:pPr>
            <w:r>
              <w:rPr>
                <w:b/>
                <w:bCs/>
                <w:sz w:val="24"/>
                <w:lang w:val="en-US"/>
              </w:rPr>
              <w:t>pro</w:t>
            </w:r>
            <w:r>
              <w:rPr>
                <w:sz w:val="24"/>
                <w:lang w:val="en-US"/>
              </w:rPr>
              <w:t xml:space="preserve">nombre </w:t>
            </w:r>
          </w:p>
          <w:p>
            <w:pPr>
              <w:pStyle w:val="Normal1"/>
              <w:spacing w:lineRule="auto" w:line="240"/>
              <w:rPr/>
            </w:pPr>
            <w:r>
              <w:rPr>
                <w:b/>
                <w:bCs/>
                <w:sz w:val="24"/>
                <w:lang w:val="en-US"/>
              </w:rPr>
              <w:t>pro</w:t>
            </w:r>
            <w:r>
              <w:rPr>
                <w:sz w:val="24"/>
                <w:lang w:val="en-US"/>
              </w:rPr>
              <w:t xml:space="preserve">verbial </w:t>
            </w:r>
          </w:p>
          <w:p>
            <w:pPr>
              <w:pStyle w:val="Normal1"/>
              <w:spacing w:lineRule="auto" w:line="240"/>
              <w:rPr/>
            </w:pPr>
            <w:r>
              <w:rPr>
                <w:b/>
                <w:bCs/>
                <w:sz w:val="24"/>
                <w:lang w:val="en-US"/>
              </w:rPr>
              <w:t>pro</w:t>
            </w:r>
            <w:r>
              <w:rPr>
                <w:sz w:val="24"/>
                <w:lang w:val="en-US"/>
              </w:rPr>
              <w:t>clamar</w:t>
            </w:r>
          </w:p>
          <w:p>
            <w:pPr>
              <w:pStyle w:val="Normal1"/>
              <w:spacing w:lineRule="auto" w:line="240"/>
              <w:rPr>
                <w:sz w:val="24"/>
                <w:lang w:val="en-US"/>
              </w:rPr>
            </w:pPr>
            <w:r>
              <w:rPr>
                <w:sz w:val="24"/>
                <w:lang w:val="en-US"/>
              </w:rPr>
            </w:r>
          </w:p>
        </w:tc>
      </w:tr>
      <w:tr>
        <w:trPr>
          <w:trHeight w:val="280" w:hRule="exact"/>
        </w:trPr>
        <w:tc>
          <w:tcPr>
            <w:tcW w:w="1985" w:type="dxa"/>
            <w:tcBorders>
              <w:start w:val="single" w:sz="6" w:space="0" w:color="000000"/>
              <w:bottom w:val="single" w:sz="6" w:space="0" w:color="000000"/>
              <w:end w:val="single" w:sz="6" w:space="0" w:color="000000"/>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c>
          <w:tcPr>
            <w:tcW w:w="5103" w:type="dxa"/>
            <w:tcBorders>
              <w:start w:val="single" w:sz="6" w:space="0" w:color="000000"/>
              <w:bottom w:val="single" w:sz="6" w:space="0" w:color="000000"/>
              <w:end w:val="single" w:sz="6" w:space="0" w:color="000000"/>
            </w:tcBorders>
          </w:tcPr>
          <w:p>
            <w:pPr>
              <w:pStyle w:val="Normal1"/>
              <w:snapToGrid w:val="false"/>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tc>
        <w:tc>
          <w:tcPr>
            <w:tcW w:w="3685" w:type="dxa"/>
            <w:tcBorders>
              <w:start w:val="single" w:sz="6" w:space="0" w:color="000000"/>
              <w:bottom w:val="single" w:sz="6" w:space="0" w:color="000000"/>
              <w:end w:val="single" w:sz="6" w:space="0" w:color="000000"/>
            </w:tcBorders>
          </w:tcPr>
          <w:p>
            <w:pPr>
              <w:pStyle w:val="Normal1"/>
              <w:spacing w:lineRule="auto" w:line="240"/>
              <w:rPr/>
            </w:pPr>
            <w:r>
              <w:rPr>
                <w:b/>
                <w:bCs/>
                <w:sz w:val="24"/>
                <w:lang w:val="en-US"/>
              </w:rPr>
              <w:t>pro</w:t>
            </w:r>
            <w:r>
              <w:rPr>
                <w:sz w:val="24"/>
                <w:lang w:val="en-US"/>
              </w:rPr>
              <w:t>mover</w:t>
            </w:r>
          </w:p>
          <w:p>
            <w:pPr>
              <w:pStyle w:val="Normal1"/>
              <w:spacing w:lineRule="auto" w:line="240"/>
              <w:rPr>
                <w:sz w:val="24"/>
                <w:lang w:val="en-US"/>
              </w:rPr>
            </w:pPr>
            <w:r>
              <w:rPr>
                <w:sz w:val="24"/>
                <w:lang w:val="en-US"/>
              </w:rPr>
            </w:r>
          </w:p>
        </w:tc>
      </w:tr>
      <w:tr>
        <w:trPr>
          <w:trHeight w:val="861" w:hRule="exact"/>
        </w:trPr>
        <w:tc>
          <w:tcPr>
            <w:tcW w:w="1985" w:type="dxa"/>
            <w:tcBorders>
              <w:top w:val="single" w:sz="6" w:space="0" w:color="000000"/>
              <w:start w:val="single" w:sz="6" w:space="0" w:color="000000"/>
              <w:end w:val="single" w:sz="6" w:space="0" w:color="000000"/>
            </w:tcBorders>
          </w:tcPr>
          <w:p>
            <w:pPr>
              <w:pStyle w:val="Normal1"/>
              <w:spacing w:lineRule="auto" w:line="240"/>
              <w:rPr/>
            </w:pPr>
            <w:r>
              <w:rPr>
                <w:b/>
                <w:sz w:val="24"/>
                <w:lang w:val="en-US"/>
              </w:rPr>
              <w:t>re</w:t>
            </w:r>
            <w:r>
              <w:rPr>
                <w:b/>
                <w:sz w:val="24"/>
              </w:rPr>
              <w:t>-</w:t>
            </w:r>
          </w:p>
          <w:p>
            <w:pPr>
              <w:pStyle w:val="Normal1"/>
              <w:spacing w:lineRule="auto" w:line="240"/>
              <w:rPr>
                <w:b/>
                <w:sz w:val="24"/>
              </w:rPr>
            </w:pPr>
            <w:r>
              <w:rPr>
                <w:b/>
                <w:sz w:val="24"/>
              </w:rPr>
            </w:r>
          </w:p>
        </w:tc>
        <w:tc>
          <w:tcPr>
            <w:tcW w:w="5103" w:type="dxa"/>
            <w:tcBorders>
              <w:top w:val="single" w:sz="6" w:space="0" w:color="000000"/>
              <w:start w:val="single" w:sz="6" w:space="0" w:color="000000"/>
              <w:end w:val="single" w:sz="6" w:space="0" w:color="000000"/>
            </w:tcBorders>
          </w:tcPr>
          <w:p>
            <w:pPr>
              <w:pStyle w:val="Normal1"/>
              <w:spacing w:lineRule="auto" w:line="240"/>
              <w:rPr>
                <w:sz w:val="24"/>
              </w:rPr>
            </w:pPr>
            <w:r>
              <w:rPr>
                <w:sz w:val="24"/>
              </w:rPr>
              <w:t>Повторность, многократность, усиление качества чего-либо</w:t>
            </w:r>
          </w:p>
          <w:p>
            <w:pPr>
              <w:pStyle w:val="Normal1"/>
              <w:spacing w:lineRule="auto" w:line="240"/>
              <w:rPr>
                <w:sz w:val="24"/>
              </w:rPr>
            </w:pPr>
            <w:r>
              <w:rPr>
                <w:sz w:val="24"/>
              </w:rPr>
            </w:r>
          </w:p>
        </w:tc>
        <w:tc>
          <w:tcPr>
            <w:tcW w:w="3685" w:type="dxa"/>
            <w:tcBorders>
              <w:top w:val="single" w:sz="6" w:space="0" w:color="000000"/>
              <w:start w:val="single" w:sz="6" w:space="0" w:color="000000"/>
              <w:end w:val="single" w:sz="6" w:space="0" w:color="000000"/>
            </w:tcBorders>
          </w:tcPr>
          <w:p>
            <w:pPr>
              <w:pStyle w:val="Normal1"/>
              <w:spacing w:lineRule="auto" w:line="240"/>
              <w:rPr/>
            </w:pPr>
            <w:r>
              <w:rPr>
                <w:b/>
                <w:bCs/>
                <w:sz w:val="24"/>
                <w:lang w:val="en-US"/>
              </w:rPr>
              <w:t>rev</w:t>
            </w:r>
            <w:r>
              <w:rPr>
                <w:sz w:val="24"/>
                <w:lang w:val="en-US"/>
              </w:rPr>
              <w:t xml:space="preserve">uelo </w:t>
            </w:r>
          </w:p>
          <w:p>
            <w:pPr>
              <w:pStyle w:val="Normal1"/>
              <w:spacing w:lineRule="auto" w:line="240"/>
              <w:rPr/>
            </w:pPr>
            <w:r>
              <w:rPr>
                <w:b/>
                <w:bCs/>
                <w:sz w:val="24"/>
                <w:lang w:val="en-US"/>
              </w:rPr>
              <w:t>re</w:t>
            </w:r>
            <w:r>
              <w:rPr>
                <w:sz w:val="24"/>
                <w:lang w:val="en-US"/>
              </w:rPr>
              <w:t xml:space="preserve">pliegue </w:t>
            </w:r>
          </w:p>
          <w:p>
            <w:pPr>
              <w:pStyle w:val="Normal1"/>
              <w:spacing w:lineRule="auto" w:line="240"/>
              <w:rPr/>
            </w:pPr>
            <w:r>
              <w:rPr>
                <w:b/>
                <w:bCs/>
                <w:sz w:val="24"/>
                <w:lang w:val="en-US"/>
              </w:rPr>
              <w:t>re</w:t>
            </w:r>
            <w:r>
              <w:rPr>
                <w:sz w:val="24"/>
                <w:lang w:val="en-US"/>
              </w:rPr>
              <w:t>luciente</w:t>
            </w:r>
          </w:p>
          <w:p>
            <w:pPr>
              <w:pStyle w:val="Normal1"/>
              <w:spacing w:lineRule="auto" w:line="240"/>
              <w:rPr>
                <w:sz w:val="24"/>
                <w:lang w:val="en-US"/>
              </w:rPr>
            </w:pPr>
            <w:r>
              <w:rPr>
                <w:sz w:val="24"/>
                <w:lang w:val="en-US"/>
              </w:rPr>
            </w:r>
          </w:p>
        </w:tc>
      </w:tr>
      <w:tr>
        <w:trPr>
          <w:trHeight w:val="220" w:hRule="exact"/>
        </w:trPr>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tcBorders>
              <w:start w:val="single" w:sz="6" w:space="0" w:color="000000"/>
              <w:end w:val="single" w:sz="6" w:space="0" w:color="000000"/>
            </w:tcBorders>
          </w:tcPr>
          <w:p>
            <w:pPr>
              <w:pStyle w:val="Normal1"/>
              <w:spacing w:lineRule="auto" w:line="240"/>
              <w:rPr/>
            </w:pPr>
            <w:r>
              <w:rPr>
                <w:b/>
                <w:bCs/>
                <w:sz w:val="24"/>
                <w:lang w:val="en-US"/>
              </w:rPr>
              <w:t>re</w:t>
            </w:r>
            <w:r>
              <w:rPr>
                <w:sz w:val="24"/>
                <w:lang w:val="en-US"/>
              </w:rPr>
              <w:t>salado</w:t>
            </w:r>
          </w:p>
          <w:p>
            <w:pPr>
              <w:pStyle w:val="Normal1"/>
              <w:spacing w:lineRule="auto" w:line="240"/>
              <w:rPr>
                <w:sz w:val="24"/>
                <w:lang w:val="en-US"/>
              </w:rPr>
            </w:pPr>
            <w:r>
              <w:rPr>
                <w:sz w:val="24"/>
                <w:lang w:val="en-US"/>
              </w:rPr>
            </w:r>
          </w:p>
        </w:tc>
      </w:tr>
      <w:tr>
        <w:trPr>
          <w:trHeight w:val="220" w:hRule="exact"/>
        </w:trPr>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tcBorders>
              <w:start w:val="single" w:sz="6" w:space="0" w:color="000000"/>
              <w:end w:val="single" w:sz="6" w:space="0" w:color="000000"/>
            </w:tcBorders>
          </w:tcPr>
          <w:p>
            <w:pPr>
              <w:pStyle w:val="Normal1"/>
              <w:spacing w:lineRule="auto" w:line="240"/>
              <w:rPr/>
            </w:pPr>
            <w:r>
              <w:rPr>
                <w:b/>
                <w:bCs/>
                <w:sz w:val="24"/>
                <w:lang w:val="en-US"/>
              </w:rPr>
              <w:t>re</w:t>
            </w:r>
            <w:r>
              <w:rPr>
                <w:sz w:val="24"/>
                <w:lang w:val="en-US"/>
              </w:rPr>
              <w:t>hacer</w:t>
            </w:r>
          </w:p>
          <w:p>
            <w:pPr>
              <w:pStyle w:val="Normal1"/>
              <w:spacing w:lineRule="auto" w:line="240"/>
              <w:rPr>
                <w:sz w:val="24"/>
                <w:lang w:val="en-US"/>
              </w:rPr>
            </w:pPr>
            <w:r>
              <w:rPr>
                <w:sz w:val="24"/>
                <w:lang w:val="en-US"/>
              </w:rPr>
            </w:r>
          </w:p>
        </w:tc>
      </w:tr>
      <w:tr>
        <w:trPr>
          <w:trHeight w:val="520" w:hRule="exact"/>
        </w:trPr>
        <w:tc>
          <w:tcPr>
            <w:tcW w:w="1985"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tcBorders>
              <w:start w:val="single" w:sz="6" w:space="0" w:color="000000"/>
              <w:bottom w:val="single" w:sz="6" w:space="0" w:color="000000"/>
              <w:end w:val="single" w:sz="6" w:space="0" w:color="000000"/>
            </w:tcBorders>
          </w:tcPr>
          <w:p>
            <w:pPr>
              <w:pStyle w:val="Normal1"/>
              <w:spacing w:lineRule="auto" w:line="240"/>
              <w:rPr/>
            </w:pPr>
            <w:r>
              <w:rPr>
                <w:b/>
                <w:bCs/>
                <w:sz w:val="24"/>
                <w:lang w:val="en-US"/>
              </w:rPr>
              <w:t>re</w:t>
            </w:r>
            <w:r>
              <w:rPr>
                <w:sz w:val="24"/>
                <w:lang w:val="en-US"/>
              </w:rPr>
              <w:t xml:space="preserve">novar </w:t>
            </w:r>
          </w:p>
          <w:p>
            <w:pPr>
              <w:pStyle w:val="Normal1"/>
              <w:spacing w:lineRule="auto" w:line="240"/>
              <w:rPr/>
            </w:pPr>
            <w:r>
              <w:rPr>
                <w:b/>
                <w:bCs/>
                <w:sz w:val="24"/>
                <w:lang w:val="en-US"/>
              </w:rPr>
              <w:t>re</w:t>
            </w:r>
            <w:r>
              <w:rPr>
                <w:sz w:val="24"/>
                <w:lang w:val="en-US"/>
              </w:rPr>
              <w:t>querer</w:t>
            </w:r>
          </w:p>
          <w:p>
            <w:pPr>
              <w:pStyle w:val="Normal1"/>
              <w:spacing w:lineRule="auto" w:line="240"/>
              <w:rPr>
                <w:sz w:val="24"/>
                <w:lang w:val="en-US"/>
              </w:rPr>
            </w:pPr>
            <w:r>
              <w:rPr>
                <w:sz w:val="24"/>
                <w:lang w:val="en-US"/>
              </w:rPr>
            </w:r>
          </w:p>
        </w:tc>
      </w:tr>
      <w:tr>
        <w:trPr>
          <w:trHeight w:val="885"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res</w:t>
            </w:r>
            <w:r>
              <w:rPr>
                <w:sz w:val="24"/>
                <w:lang w:val="en-US"/>
              </w:rPr>
              <w:t>-</w:t>
            </w:r>
          </w:p>
          <w:p>
            <w:pPr>
              <w:pStyle w:val="Normal1"/>
              <w:spacing w:lineRule="auto" w:line="240"/>
              <w:rPr>
                <w:sz w:val="24"/>
                <w:lang w:val="en-US"/>
              </w:rPr>
            </w:pPr>
            <w:r>
              <w:rPr>
                <w:sz w:val="24"/>
                <w:lang w:val="en-US"/>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Усиление или ослабление качества</w:t>
            </w:r>
          </w:p>
          <w:p>
            <w:pPr>
              <w:pStyle w:val="Normal1"/>
              <w:spacing w:lineRule="auto" w:line="240"/>
              <w:rPr>
                <w:sz w:val="24"/>
              </w:rPr>
            </w:pPr>
            <w:r>
              <w:rPr>
                <w:sz w:val="24"/>
              </w:rPr>
            </w:r>
          </w:p>
        </w:tc>
        <w:tc>
          <w:tcPr>
            <w:tcW w:w="36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bCs/>
                <w:sz w:val="24"/>
                <w:lang w:val="en-US"/>
              </w:rPr>
              <w:t>res</w:t>
            </w:r>
            <w:r>
              <w:rPr>
                <w:sz w:val="24"/>
                <w:lang w:val="en-US"/>
              </w:rPr>
              <w:t xml:space="preserve">guardo </w:t>
            </w:r>
          </w:p>
          <w:p>
            <w:pPr>
              <w:pStyle w:val="Normal1"/>
              <w:spacing w:lineRule="auto" w:line="240"/>
              <w:rPr/>
            </w:pPr>
            <w:r>
              <w:rPr>
                <w:b/>
                <w:bCs/>
                <w:sz w:val="24"/>
                <w:lang w:val="en-US"/>
              </w:rPr>
              <w:t>res</w:t>
            </w:r>
            <w:r>
              <w:rPr>
                <w:sz w:val="24"/>
                <w:lang w:val="en-US"/>
              </w:rPr>
              <w:t xml:space="preserve">quemar </w:t>
            </w:r>
          </w:p>
          <w:p>
            <w:pPr>
              <w:pStyle w:val="Normal1"/>
              <w:spacing w:lineRule="auto" w:line="240"/>
              <w:rPr/>
            </w:pPr>
            <w:r>
              <w:rPr>
                <w:b/>
                <w:bCs/>
                <w:sz w:val="24"/>
                <w:lang w:val="en-US"/>
              </w:rPr>
              <w:t>res</w:t>
            </w:r>
            <w:r>
              <w:rPr>
                <w:sz w:val="24"/>
                <w:lang w:val="en-US"/>
              </w:rPr>
              <w:t>friar</w:t>
            </w:r>
          </w:p>
          <w:p>
            <w:pPr>
              <w:pStyle w:val="Normal1"/>
              <w:spacing w:lineRule="auto" w:line="240"/>
              <w:rPr>
                <w:sz w:val="24"/>
                <w:lang w:val="en-US"/>
              </w:rPr>
            </w:pPr>
            <w:r>
              <w:rPr>
                <w:sz w:val="24"/>
                <w:lang w:val="en-US"/>
              </w:rPr>
            </w:r>
          </w:p>
        </w:tc>
      </w:tr>
      <w:tr>
        <w:trPr>
          <w:trHeight w:val="856" w:hRule="exact"/>
        </w:trPr>
        <w:tc>
          <w:tcPr>
            <w:tcW w:w="1985" w:type="dxa"/>
            <w:tcBorders>
              <w:top w:val="single" w:sz="6" w:space="0" w:color="000000"/>
              <w:start w:val="single" w:sz="6" w:space="0" w:color="000000"/>
              <w:end w:val="single" w:sz="6" w:space="0" w:color="000000"/>
            </w:tcBorders>
          </w:tcPr>
          <w:p>
            <w:pPr>
              <w:pStyle w:val="Normal1"/>
              <w:spacing w:lineRule="auto" w:line="240"/>
              <w:rPr>
                <w:b/>
                <w:sz w:val="24"/>
                <w:lang w:val="en-US"/>
              </w:rPr>
            </w:pPr>
            <w:r>
              <w:rPr>
                <w:b/>
                <w:sz w:val="24"/>
                <w:lang w:val="en-US"/>
              </w:rPr>
              <w:t>sub-</w:t>
            </w:r>
          </w:p>
          <w:p>
            <w:pPr>
              <w:pStyle w:val="Normal1"/>
              <w:spacing w:lineRule="auto" w:line="240"/>
              <w:rPr/>
            </w:pPr>
            <w:r>
              <w:rPr>
                <w:b/>
                <w:sz w:val="24"/>
                <w:lang w:val="en-US"/>
              </w:rPr>
              <w:t>sus</w:t>
            </w:r>
            <w:r>
              <w:rPr>
                <w:sz w:val="24"/>
              </w:rPr>
              <w:t>-</w:t>
            </w:r>
          </w:p>
          <w:p>
            <w:pPr>
              <w:pStyle w:val="Normal1"/>
              <w:spacing w:lineRule="auto" w:line="240"/>
              <w:rPr>
                <w:sz w:val="24"/>
              </w:rPr>
            </w:pPr>
            <w:r>
              <w:rPr>
                <w:sz w:val="24"/>
              </w:rPr>
            </w:r>
          </w:p>
        </w:tc>
        <w:tc>
          <w:tcPr>
            <w:tcW w:w="5103" w:type="dxa"/>
            <w:tcBorders>
              <w:top w:val="single" w:sz="6" w:space="0" w:color="000000"/>
              <w:start w:val="single" w:sz="6" w:space="0" w:color="000000"/>
              <w:end w:val="single" w:sz="6" w:space="0" w:color="000000"/>
            </w:tcBorders>
          </w:tcPr>
          <w:p>
            <w:pPr>
              <w:pStyle w:val="Normal1"/>
              <w:spacing w:lineRule="auto" w:line="240"/>
              <w:rPr>
                <w:sz w:val="24"/>
              </w:rPr>
            </w:pPr>
            <w:r>
              <w:rPr>
                <w:sz w:val="24"/>
              </w:rPr>
              <w:t>Положение под чем-либо, подчинение, слабая степень какого-либо качества</w:t>
            </w:r>
          </w:p>
          <w:p>
            <w:pPr>
              <w:pStyle w:val="Normal1"/>
              <w:spacing w:lineRule="auto" w:line="240"/>
              <w:rPr>
                <w:sz w:val="24"/>
              </w:rPr>
            </w:pPr>
            <w:r>
              <w:rPr>
                <w:sz w:val="24"/>
              </w:rPr>
            </w:r>
          </w:p>
        </w:tc>
        <w:tc>
          <w:tcPr>
            <w:tcW w:w="3685" w:type="dxa"/>
            <w:tcBorders>
              <w:top w:val="single" w:sz="6" w:space="0" w:color="000000"/>
              <w:start w:val="single" w:sz="6" w:space="0" w:color="000000"/>
              <w:end w:val="single" w:sz="6" w:space="0" w:color="000000"/>
            </w:tcBorders>
          </w:tcPr>
          <w:p>
            <w:pPr>
              <w:pStyle w:val="Normal1"/>
              <w:spacing w:lineRule="auto" w:line="240"/>
              <w:rPr/>
            </w:pPr>
            <w:r>
              <w:rPr>
                <w:b/>
                <w:bCs/>
                <w:sz w:val="24"/>
                <w:lang w:val="en-US"/>
              </w:rPr>
              <w:t>sub</w:t>
            </w:r>
            <w:r>
              <w:rPr>
                <w:sz w:val="24"/>
                <w:lang w:val="en-US"/>
              </w:rPr>
              <w:t xml:space="preserve">urblo </w:t>
            </w:r>
          </w:p>
          <w:p>
            <w:pPr>
              <w:pStyle w:val="Normal1"/>
              <w:spacing w:lineRule="auto" w:line="240"/>
              <w:rPr/>
            </w:pPr>
            <w:r>
              <w:rPr>
                <w:b/>
                <w:bCs/>
                <w:sz w:val="24"/>
                <w:lang w:val="en-US"/>
              </w:rPr>
              <w:t>sub</w:t>
            </w:r>
            <w:r>
              <w:rPr>
                <w:sz w:val="24"/>
                <w:lang w:val="en-US"/>
              </w:rPr>
              <w:t xml:space="preserve">director </w:t>
            </w:r>
          </w:p>
          <w:p>
            <w:pPr>
              <w:pStyle w:val="Normal1"/>
              <w:spacing w:lineRule="auto" w:line="240"/>
              <w:rPr/>
            </w:pPr>
            <w:r>
              <w:rPr>
                <w:b/>
                <w:bCs/>
                <w:sz w:val="24"/>
                <w:lang w:val="en-US"/>
              </w:rPr>
              <w:t>sub</w:t>
            </w:r>
            <w:r>
              <w:rPr>
                <w:sz w:val="24"/>
                <w:lang w:val="en-US"/>
              </w:rPr>
              <w:t>terráneo</w:t>
            </w:r>
          </w:p>
          <w:p>
            <w:pPr>
              <w:pStyle w:val="Normal1"/>
              <w:spacing w:lineRule="auto" w:line="240"/>
              <w:rPr>
                <w:sz w:val="24"/>
                <w:lang w:val="en-US"/>
              </w:rPr>
            </w:pPr>
            <w:r>
              <w:rPr>
                <w:sz w:val="24"/>
                <w:lang w:val="en-US"/>
              </w:rPr>
            </w:r>
          </w:p>
        </w:tc>
      </w:tr>
      <w:tr>
        <w:trPr>
          <w:trHeight w:val="824" w:hRule="exact"/>
        </w:trPr>
        <w:tc>
          <w:tcPr>
            <w:tcW w:w="1985" w:type="dxa"/>
            <w:tcBorders>
              <w:start w:val="single" w:sz="6" w:space="0" w:color="000000"/>
              <w:end w:val="single" w:sz="6" w:space="0" w:color="000000"/>
            </w:tcBorders>
          </w:tcPr>
          <w:p>
            <w:pPr>
              <w:pStyle w:val="Normal1"/>
              <w:spacing w:lineRule="auto" w:line="240"/>
              <w:rPr/>
            </w:pPr>
            <w:r>
              <w:rPr>
                <w:b/>
                <w:sz w:val="24"/>
                <w:lang w:val="en-US"/>
              </w:rPr>
              <w:t>son</w:t>
            </w:r>
            <w:r>
              <w:rPr>
                <w:sz w:val="24"/>
                <w:lang w:val="en-US"/>
              </w:rPr>
              <w:t>-</w:t>
            </w:r>
          </w:p>
          <w:p>
            <w:pPr>
              <w:pStyle w:val="Normal1"/>
              <w:spacing w:lineRule="auto" w:line="240"/>
              <w:rPr>
                <w:sz w:val="24"/>
                <w:lang w:val="en-US"/>
              </w:rPr>
            </w:pPr>
            <w:r>
              <w:rPr>
                <w:sz w:val="24"/>
                <w:lang w:val="en-US"/>
              </w:rPr>
            </w:r>
          </w:p>
        </w:tc>
        <w:tc>
          <w:tcPr>
            <w:tcW w:w="510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tcBorders>
              <w:start w:val="single" w:sz="6" w:space="0" w:color="000000"/>
              <w:end w:val="single" w:sz="6" w:space="0" w:color="000000"/>
            </w:tcBorders>
          </w:tcPr>
          <w:p>
            <w:pPr>
              <w:pStyle w:val="Normal1"/>
              <w:spacing w:lineRule="auto" w:line="240"/>
              <w:rPr/>
            </w:pPr>
            <w:r>
              <w:rPr>
                <w:b/>
                <w:bCs/>
                <w:sz w:val="24"/>
                <w:lang w:val="en-US"/>
              </w:rPr>
              <w:t>sub</w:t>
            </w:r>
            <w:r>
              <w:rPr>
                <w:sz w:val="24"/>
                <w:lang w:val="en-US"/>
              </w:rPr>
              <w:t>yugar</w:t>
            </w:r>
          </w:p>
          <w:p>
            <w:pPr>
              <w:pStyle w:val="Normal1"/>
              <w:spacing w:lineRule="auto" w:line="240"/>
              <w:rPr/>
            </w:pPr>
            <w:r>
              <w:rPr>
                <w:b/>
                <w:bCs/>
                <w:sz w:val="24"/>
                <w:lang w:val="en-US"/>
              </w:rPr>
              <w:t>son</w:t>
            </w:r>
            <w:r>
              <w:rPr>
                <w:sz w:val="24"/>
                <w:lang w:val="en-US"/>
              </w:rPr>
              <w:t>rojo</w:t>
            </w:r>
          </w:p>
          <w:p>
            <w:pPr>
              <w:pStyle w:val="Normal1"/>
              <w:spacing w:lineRule="auto" w:line="240"/>
              <w:rPr/>
            </w:pPr>
            <w:r>
              <w:rPr>
                <w:b/>
                <w:bCs/>
                <w:sz w:val="24"/>
                <w:lang w:val="en-US"/>
              </w:rPr>
              <w:t>son</w:t>
            </w:r>
            <w:r>
              <w:rPr>
                <w:sz w:val="24"/>
                <w:lang w:val="en-US"/>
              </w:rPr>
              <w:t>rosado</w:t>
            </w:r>
          </w:p>
          <w:p>
            <w:pPr>
              <w:pStyle w:val="Normal1"/>
              <w:spacing w:lineRule="auto" w:line="240"/>
              <w:rPr>
                <w:sz w:val="24"/>
                <w:lang w:val="en-US"/>
              </w:rPr>
            </w:pPr>
            <w:r>
              <w:rPr>
                <w:sz w:val="24"/>
                <w:lang w:val="en-US"/>
              </w:rPr>
            </w:r>
          </w:p>
        </w:tc>
      </w:tr>
      <w:tr>
        <w:trPr>
          <w:trHeight w:val="302" w:hRule="exact"/>
        </w:trPr>
        <w:tc>
          <w:tcPr>
            <w:tcW w:w="1985"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tcBorders>
              <w:start w:val="single" w:sz="6" w:space="0" w:color="000000"/>
              <w:end w:val="single" w:sz="6" w:space="0" w:color="000000"/>
            </w:tcBorders>
          </w:tcPr>
          <w:p>
            <w:pPr>
              <w:pStyle w:val="Normal1"/>
              <w:spacing w:lineRule="auto" w:line="240"/>
              <w:rPr/>
            </w:pPr>
            <w:r>
              <w:rPr>
                <w:b/>
                <w:bCs/>
                <w:sz w:val="24"/>
                <w:lang w:val="en-US"/>
              </w:rPr>
              <w:t>son</w:t>
            </w:r>
            <w:r>
              <w:rPr>
                <w:sz w:val="24"/>
                <w:lang w:val="en-US"/>
              </w:rPr>
              <w:t>reír</w:t>
            </w:r>
          </w:p>
          <w:p>
            <w:pPr>
              <w:pStyle w:val="Normal1"/>
              <w:spacing w:lineRule="auto" w:line="240"/>
              <w:rPr>
                <w:sz w:val="24"/>
                <w:lang w:val="en-US"/>
              </w:rPr>
            </w:pPr>
            <w:r>
              <w:rPr>
                <w:sz w:val="24"/>
                <w:lang w:val="en-US"/>
              </w:rPr>
            </w:r>
          </w:p>
        </w:tc>
      </w:tr>
      <w:tr>
        <w:trPr>
          <w:trHeight w:val="320" w:hRule="exact"/>
        </w:trPr>
        <w:tc>
          <w:tcPr>
            <w:tcW w:w="1985" w:type="dxa"/>
            <w:tcBorders>
              <w:start w:val="single" w:sz="6" w:space="0" w:color="000000"/>
              <w:bottom w:val="single" w:sz="4"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5103" w:type="dxa"/>
            <w:tcBorders>
              <w:start w:val="single" w:sz="6" w:space="0" w:color="000000"/>
              <w:bottom w:val="single" w:sz="6" w:space="0" w:color="000000"/>
              <w:end w:val="single" w:sz="6" w:space="0" w:color="000000"/>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c>
          <w:tcPr>
            <w:tcW w:w="3685" w:type="dxa"/>
            <w:tcBorders>
              <w:start w:val="single" w:sz="6" w:space="0" w:color="000000"/>
              <w:bottom w:val="single" w:sz="6" w:space="0" w:color="000000"/>
              <w:end w:val="single" w:sz="6" w:space="0" w:color="000000"/>
            </w:tcBorders>
          </w:tcPr>
          <w:p>
            <w:pPr>
              <w:pStyle w:val="Normal1"/>
              <w:spacing w:lineRule="auto" w:line="240"/>
              <w:rPr>
                <w:sz w:val="24"/>
              </w:rPr>
            </w:pPr>
            <w:r>
              <w:rPr>
                <w:b/>
                <w:bCs/>
                <w:sz w:val="24"/>
                <w:lang w:val="en-US"/>
              </w:rPr>
              <w:t>sus</w:t>
            </w:r>
            <w:r>
              <w:rPr>
                <w:sz w:val="24"/>
                <w:lang w:val="en-US"/>
              </w:rPr>
              <w:t>pender</w:t>
            </w:r>
          </w:p>
          <w:p>
            <w:pPr>
              <w:pStyle w:val="Normal1"/>
              <w:spacing w:lineRule="auto" w:line="240"/>
              <w:rPr>
                <w:sz w:val="24"/>
              </w:rPr>
            </w:pPr>
            <w:r>
              <w:rPr>
                <w:sz w:val="24"/>
              </w:rPr>
            </w:r>
          </w:p>
        </w:tc>
      </w:tr>
      <w:tr>
        <w:trPr>
          <w:trHeight w:val="1402"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sin</w:t>
            </w:r>
            <w:r>
              <w:rPr>
                <w:sz w:val="24"/>
              </w:rPr>
              <w:t>- (</w:t>
            </w:r>
            <w:r>
              <w:rPr>
                <w:sz w:val="24"/>
                <w:lang w:val="en-US"/>
              </w:rPr>
              <w:t>He</w:t>
            </w:r>
            <w:r>
              <w:rPr>
                <w:sz w:val="24"/>
              </w:rPr>
              <w:t xml:space="preserve"> путать с предложным префиксом </w:t>
            </w:r>
            <w:r>
              <w:rPr>
                <w:b/>
                <w:sz w:val="24"/>
                <w:lang w:val="en-US"/>
              </w:rPr>
              <w:t>sin</w:t>
            </w:r>
            <w:r>
              <w:rPr>
                <w:sz w:val="24"/>
              </w:rPr>
              <w:t>-)</w:t>
            </w:r>
          </w:p>
          <w:p>
            <w:pPr>
              <w:pStyle w:val="Normal1"/>
              <w:spacing w:lineRule="auto" w:line="24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Соединение,единство, одновременность</w:t>
            </w:r>
          </w:p>
          <w:p>
            <w:pPr>
              <w:pStyle w:val="Normal1"/>
              <w:spacing w:lineRule="auto" w:line="240"/>
              <w:rPr>
                <w:sz w:val="24"/>
              </w:rPr>
            </w:pPr>
            <w:r>
              <w:rPr>
                <w:sz w:val="24"/>
              </w:rPr>
            </w:r>
          </w:p>
        </w:tc>
        <w:tc>
          <w:tcPr>
            <w:tcW w:w="36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bCs/>
                <w:sz w:val="24"/>
                <w:lang w:val="en-US"/>
              </w:rPr>
              <w:t>sin</w:t>
            </w:r>
            <w:r>
              <w:rPr>
                <w:sz w:val="24"/>
                <w:lang w:val="en-US"/>
              </w:rPr>
              <w:t>cronismo</w:t>
            </w:r>
            <w:r>
              <w:rPr>
                <w:sz w:val="24"/>
              </w:rPr>
              <w:t xml:space="preserve"> </w:t>
            </w:r>
          </w:p>
          <w:p>
            <w:pPr>
              <w:pStyle w:val="Normal1"/>
              <w:spacing w:lineRule="auto" w:line="240"/>
              <w:rPr/>
            </w:pPr>
            <w:r>
              <w:rPr>
                <w:b/>
                <w:bCs/>
                <w:sz w:val="24"/>
                <w:lang w:val="en-US"/>
              </w:rPr>
              <w:t>sin</w:t>
            </w:r>
            <w:r>
              <w:rPr>
                <w:sz w:val="24"/>
                <w:lang w:val="en-US"/>
              </w:rPr>
              <w:t xml:space="preserve">fónico </w:t>
            </w:r>
          </w:p>
          <w:p>
            <w:pPr>
              <w:pStyle w:val="Normal1"/>
              <w:spacing w:lineRule="auto" w:line="240"/>
              <w:rPr/>
            </w:pPr>
            <w:r>
              <w:rPr>
                <w:b/>
                <w:bCs/>
                <w:sz w:val="24"/>
                <w:lang w:val="en-US"/>
              </w:rPr>
              <w:t>sin</w:t>
            </w:r>
            <w:r>
              <w:rPr>
                <w:sz w:val="24"/>
                <w:lang w:val="en-US"/>
              </w:rPr>
              <w:t xml:space="preserve">tético </w:t>
            </w:r>
          </w:p>
          <w:p>
            <w:pPr>
              <w:pStyle w:val="Normal1"/>
              <w:spacing w:lineRule="auto" w:line="240"/>
              <w:rPr/>
            </w:pPr>
            <w:r>
              <w:rPr>
                <w:b/>
                <w:bCs/>
                <w:sz w:val="24"/>
                <w:lang w:val="en-US"/>
              </w:rPr>
              <w:t>sin</w:t>
            </w:r>
            <w:r>
              <w:rPr>
                <w:sz w:val="24"/>
                <w:lang w:val="en-US"/>
              </w:rPr>
              <w:t xml:space="preserve">cronizar </w:t>
            </w:r>
          </w:p>
          <w:p>
            <w:pPr>
              <w:pStyle w:val="Normal1"/>
              <w:spacing w:lineRule="auto" w:line="240"/>
              <w:rPr/>
            </w:pPr>
            <w:r>
              <w:rPr>
                <w:b/>
                <w:bCs/>
                <w:sz w:val="24"/>
                <w:lang w:val="en-US"/>
              </w:rPr>
              <w:t>sin</w:t>
            </w:r>
            <w:r>
              <w:rPr>
                <w:sz w:val="24"/>
                <w:lang w:val="en-US"/>
              </w:rPr>
              <w:t>tetizar</w:t>
            </w:r>
          </w:p>
          <w:p>
            <w:pPr>
              <w:pStyle w:val="Normal1"/>
              <w:spacing w:lineRule="auto" w:line="240"/>
              <w:rPr>
                <w:sz w:val="24"/>
                <w:lang w:val="en-US"/>
              </w:rPr>
            </w:pPr>
            <w:r>
              <w:rPr>
                <w:sz w:val="24"/>
                <w:lang w:val="en-US"/>
              </w:rPr>
            </w:r>
          </w:p>
        </w:tc>
      </w:tr>
      <w:tr>
        <w:trPr>
          <w:trHeight w:val="1533"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sz w:val="24"/>
                <w:lang w:val="en-US"/>
              </w:rPr>
              <w:t>trans</w:t>
            </w:r>
            <w:r>
              <w:rPr>
                <w:sz w:val="24"/>
              </w:rPr>
              <w:t xml:space="preserve">- (то же, что и </w:t>
            </w:r>
            <w:r>
              <w:rPr>
                <w:b/>
                <w:sz w:val="24"/>
                <w:lang w:val="en-US"/>
              </w:rPr>
              <w:t>tras</w:t>
            </w:r>
            <w:r>
              <w:rPr>
                <w:sz w:val="24"/>
              </w:rPr>
              <w:t>-)</w:t>
            </w:r>
          </w:p>
          <w:p>
            <w:pPr>
              <w:pStyle w:val="Normal1"/>
              <w:spacing w:lineRule="auto" w:line="24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rPr>
                <w:sz w:val="24"/>
              </w:rPr>
            </w:pPr>
            <w:r>
              <w:rPr>
                <w:sz w:val="24"/>
              </w:rPr>
              <w:t>Перемещение, положение позади чего-либо, преобразование</w:t>
            </w:r>
          </w:p>
          <w:p>
            <w:pPr>
              <w:pStyle w:val="Normal1"/>
              <w:spacing w:lineRule="auto" w:line="240"/>
              <w:rPr>
                <w:sz w:val="24"/>
              </w:rPr>
            </w:pPr>
            <w:r>
              <w:rPr>
                <w:sz w:val="24"/>
              </w:rPr>
            </w:r>
          </w:p>
        </w:tc>
        <w:tc>
          <w:tcPr>
            <w:tcW w:w="3685" w:type="dxa"/>
            <w:tcBorders>
              <w:top w:val="single" w:sz="6" w:space="0" w:color="000000"/>
              <w:start w:val="single" w:sz="6" w:space="0" w:color="000000"/>
              <w:bottom w:val="single" w:sz="6" w:space="0" w:color="000000"/>
              <w:end w:val="single" w:sz="6" w:space="0" w:color="000000"/>
            </w:tcBorders>
          </w:tcPr>
          <w:p>
            <w:pPr>
              <w:pStyle w:val="Normal1"/>
              <w:spacing w:lineRule="auto" w:line="240"/>
              <w:rPr/>
            </w:pPr>
            <w:r>
              <w:rPr>
                <w:b/>
                <w:bCs/>
                <w:sz w:val="24"/>
                <w:lang w:val="en-US"/>
              </w:rPr>
              <w:t>trans</w:t>
            </w:r>
            <w:r>
              <w:rPr>
                <w:sz w:val="24"/>
                <w:lang w:val="en-US"/>
              </w:rPr>
              <w:t xml:space="preserve">formación </w:t>
            </w:r>
          </w:p>
          <w:p>
            <w:pPr>
              <w:pStyle w:val="Normal1"/>
              <w:spacing w:lineRule="auto" w:line="240"/>
              <w:rPr/>
            </w:pPr>
            <w:r>
              <w:rPr>
                <w:b/>
                <w:bCs/>
                <w:sz w:val="24"/>
                <w:lang w:val="en-US"/>
              </w:rPr>
              <w:t>trans</w:t>
            </w:r>
            <w:r>
              <w:rPr>
                <w:sz w:val="24"/>
                <w:lang w:val="en-US"/>
              </w:rPr>
              <w:t xml:space="preserve">bordo </w:t>
            </w:r>
          </w:p>
          <w:p>
            <w:pPr>
              <w:pStyle w:val="Normal1"/>
              <w:spacing w:lineRule="auto" w:line="240"/>
              <w:rPr/>
            </w:pPr>
            <w:r>
              <w:rPr>
                <w:b/>
                <w:bCs/>
                <w:sz w:val="24"/>
                <w:lang w:val="en-US"/>
              </w:rPr>
              <w:t>trans</w:t>
            </w:r>
            <w:r>
              <w:rPr>
                <w:sz w:val="24"/>
                <w:lang w:val="en-US"/>
              </w:rPr>
              <w:t xml:space="preserve">atlántico </w:t>
            </w:r>
          </w:p>
          <w:p>
            <w:pPr>
              <w:pStyle w:val="Normal1"/>
              <w:spacing w:lineRule="auto" w:line="240"/>
              <w:rPr/>
            </w:pPr>
            <w:r>
              <w:rPr>
                <w:b/>
                <w:bCs/>
                <w:sz w:val="24"/>
                <w:lang w:val="en-US"/>
              </w:rPr>
              <w:t>trans</w:t>
            </w:r>
            <w:r>
              <w:rPr>
                <w:sz w:val="24"/>
                <w:lang w:val="en-US"/>
              </w:rPr>
              <w:t xml:space="preserve">figurar </w:t>
            </w:r>
          </w:p>
          <w:p>
            <w:pPr>
              <w:pStyle w:val="Normal1"/>
              <w:spacing w:lineRule="auto" w:line="240"/>
              <w:rPr>
                <w:sz w:val="24"/>
              </w:rPr>
            </w:pPr>
            <w:r>
              <w:rPr>
                <w:b/>
                <w:bCs/>
                <w:sz w:val="24"/>
                <w:lang w:val="en-US"/>
              </w:rPr>
              <w:t>trans</w:t>
            </w:r>
            <w:r>
              <w:rPr>
                <w:sz w:val="24"/>
                <w:lang w:val="en-US"/>
              </w:rPr>
              <w:t>bordar</w:t>
            </w:r>
          </w:p>
          <w:p>
            <w:pPr>
              <w:pStyle w:val="Normal1"/>
              <w:spacing w:lineRule="auto" w:line="240"/>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В современном испанском языке активизировалось словообразо</w:t>
        <w:softHyphen/>
        <w:t xml:space="preserve">вание с помощью так называемых препозитивных элементов (префиксоидов) </w:t>
      </w:r>
      <w:r>
        <w:rPr>
          <w:b/>
          <w:sz w:val="22"/>
          <w:lang w:val="en-US"/>
        </w:rPr>
        <w:t>tele</w:t>
      </w:r>
      <w:r>
        <w:rPr>
          <w:b/>
          <w:sz w:val="22"/>
        </w:rPr>
        <w:t xml:space="preserve">, </w:t>
      </w:r>
      <w:r>
        <w:rPr>
          <w:b/>
          <w:sz w:val="22"/>
          <w:lang w:val="en-US"/>
        </w:rPr>
        <w:t>v</w:t>
      </w:r>
      <w:r>
        <w:rPr>
          <w:b/>
          <w:sz w:val="22"/>
        </w:rPr>
        <w:t>í</w:t>
      </w:r>
      <w:r>
        <w:rPr>
          <w:b/>
          <w:sz w:val="22"/>
          <w:lang w:val="en-US"/>
        </w:rPr>
        <w:t>deo</w:t>
      </w:r>
      <w:r>
        <w:rPr>
          <w:b/>
          <w:sz w:val="22"/>
        </w:rPr>
        <w:t xml:space="preserve">, </w:t>
      </w:r>
      <w:r>
        <w:rPr>
          <w:b/>
          <w:sz w:val="22"/>
          <w:lang w:val="en-US"/>
        </w:rPr>
        <w:t>mini</w:t>
      </w:r>
      <w:r>
        <w:rPr>
          <w:b/>
          <w:sz w:val="22"/>
        </w:rPr>
        <w:t xml:space="preserve">, </w:t>
      </w:r>
      <w:r>
        <w:rPr>
          <w:b/>
          <w:sz w:val="22"/>
          <w:lang w:val="en-US"/>
        </w:rPr>
        <w:t>multi</w:t>
      </w:r>
      <w:r>
        <w:rPr>
          <w:b/>
          <w:sz w:val="22"/>
        </w:rPr>
        <w:t xml:space="preserve">, </w:t>
      </w:r>
      <w:r>
        <w:rPr>
          <w:b/>
          <w:sz w:val="22"/>
          <w:lang w:val="en-US"/>
        </w:rPr>
        <w:t>macro</w:t>
      </w:r>
      <w:r>
        <w:rPr>
          <w:sz w:val="22"/>
        </w:rPr>
        <w:t xml:space="preserve"> и др. Век научно-технической революции стимулировал стремительное вхождение в язык слов с указанными префиксоидами, например:</w:t>
      </w:r>
    </w:p>
    <w:p>
      <w:pPr>
        <w:pStyle w:val="Normal1"/>
        <w:spacing w:lineRule="auto" w:line="240"/>
        <w:ind w:firstLine="284" w:end="0"/>
        <w:rPr>
          <w:sz w:val="22"/>
          <w:lang w:val="en-US"/>
        </w:rPr>
      </w:pPr>
      <w:r>
        <w:rPr>
          <w:sz w:val="22"/>
          <w:lang w:val="en-US"/>
        </w:rPr>
        <w:t>telefilm, telepuente, telereportaje, telenovela, telecentro, videocinta, videofrecuencia, videoteléfono, minitelevisor, minicine, minibolsa, microinformática, microordenador, multifuncional, macroempresa, etc.</w:t>
      </w:r>
    </w:p>
    <w:p>
      <w:pPr>
        <w:pStyle w:val="Normal1"/>
        <w:spacing w:lineRule="auto" w:line="240"/>
        <w:ind w:firstLine="284" w:end="0"/>
        <w:rPr>
          <w:sz w:val="24"/>
          <w:lang w:val="en-US"/>
        </w:rPr>
      </w:pPr>
      <w:r>
        <w:rPr>
          <w:sz w:val="24"/>
          <w:lang w:val="en-US"/>
        </w:rPr>
      </w:r>
    </w:p>
    <w:p>
      <w:pPr>
        <w:pStyle w:val="Heading3"/>
        <w:ind w:hanging="0" w:start="0"/>
        <w:rPr/>
      </w:pPr>
      <w:bookmarkStart w:id="149" w:name="__RefHeading___Toc1886119"/>
      <w:bookmarkEnd w:id="149"/>
      <w:r>
        <w:rPr/>
        <w:t>§ 98. Словосложение</w:t>
      </w:r>
    </w:p>
    <w:p>
      <w:pPr>
        <w:pStyle w:val="Normal1"/>
        <w:spacing w:lineRule="auto" w:line="240"/>
        <w:ind w:firstLine="284" w:end="0"/>
        <w:rPr>
          <w:sz w:val="24"/>
        </w:rPr>
      </w:pPr>
      <w:r>
        <w:rPr>
          <w:sz w:val="24"/>
        </w:rPr>
      </w:r>
    </w:p>
    <w:p>
      <w:pPr>
        <w:pStyle w:val="Normal1"/>
        <w:spacing w:lineRule="auto" w:line="240"/>
        <w:ind w:firstLine="284" w:end="0"/>
        <w:rPr/>
      </w:pPr>
      <w:r>
        <w:rPr>
          <w:sz w:val="24"/>
        </w:rPr>
        <w:t>В словосложении могут участвовать различные части речи. Со</w:t>
        <w:softHyphen/>
        <w:t xml:space="preserve">четание основ в испанском языке происходит </w:t>
      </w:r>
      <w:r>
        <w:rPr>
          <w:spacing w:val="20"/>
          <w:sz w:val="24"/>
        </w:rPr>
        <w:t>тремя</w:t>
      </w:r>
      <w:r>
        <w:rPr>
          <w:sz w:val="24"/>
        </w:rPr>
        <w:t xml:space="preserve"> способами:</w:t>
      </w:r>
    </w:p>
    <w:p>
      <w:pPr>
        <w:pStyle w:val="Normal1"/>
        <w:spacing w:lineRule="auto" w:line="240"/>
        <w:ind w:firstLine="284" w:end="0"/>
        <w:rPr>
          <w:sz w:val="24"/>
        </w:rPr>
      </w:pPr>
      <w:r>
        <w:rPr>
          <w:sz w:val="24"/>
        </w:rPr>
        <w:t>1. Слова, образующие сложное слово, не изменяются:</w:t>
      </w:r>
    </w:p>
    <w:p>
      <w:pPr>
        <w:pStyle w:val="Normal1"/>
        <w:spacing w:lineRule="auto" w:line="240"/>
        <w:ind w:firstLine="284" w:start="709" w:end="0"/>
        <w:rPr>
          <w:sz w:val="24"/>
        </w:rPr>
      </w:pPr>
      <w:r>
        <w:rPr>
          <w:sz w:val="24"/>
        </w:rPr>
      </w:r>
    </w:p>
    <w:p>
      <w:pPr>
        <w:pStyle w:val="Normal1"/>
        <w:spacing w:lineRule="auto" w:line="240"/>
        <w:ind w:firstLine="284" w:start="709" w:end="0"/>
        <w:rPr/>
      </w:pPr>
      <w:r>
        <w:rPr>
          <w:sz w:val="24"/>
          <w:lang w:val="en-US"/>
        </w:rPr>
        <w:t xml:space="preserve">sordo + mudo = sordomudo — </w:t>
      </w:r>
      <w:r>
        <w:rPr>
          <w:sz w:val="24"/>
        </w:rPr>
        <w:t>глухонемой</w:t>
      </w:r>
      <w:r>
        <w:rPr>
          <w:sz w:val="24"/>
          <w:lang w:val="en-US"/>
        </w:rPr>
        <w:t xml:space="preserve"> </w:t>
      </w:r>
    </w:p>
    <w:p>
      <w:pPr>
        <w:pStyle w:val="Normal1"/>
        <w:spacing w:lineRule="auto" w:line="240"/>
        <w:ind w:firstLine="284" w:start="709" w:end="0"/>
        <w:rPr>
          <w:sz w:val="24"/>
          <w:lang w:val="en-US"/>
        </w:rPr>
      </w:pPr>
      <w:r>
        <w:rPr>
          <w:sz w:val="24"/>
          <w:lang w:val="en-US"/>
        </w:rPr>
        <w:t xml:space="preserve">madre + selva = madreselva — </w:t>
      </w:r>
      <w:r>
        <w:rPr>
          <w:sz w:val="24"/>
        </w:rPr>
        <w:t>жимолость</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2. Первое слово теряет конечную гласную, если вторая основа начинается тоже с гласной:</w:t>
      </w:r>
    </w:p>
    <w:p>
      <w:pPr>
        <w:pStyle w:val="Normal1"/>
        <w:spacing w:lineRule="auto" w:line="240"/>
        <w:ind w:firstLine="284" w:end="0"/>
        <w:rPr>
          <w:sz w:val="24"/>
        </w:rPr>
      </w:pPr>
      <w:r>
        <w:rPr>
          <w:sz w:val="24"/>
        </w:rPr>
        <w:t xml:space="preserve">       </w:t>
      </w:r>
    </w:p>
    <w:p>
      <w:pPr>
        <w:pStyle w:val="Normal1"/>
        <w:spacing w:lineRule="auto" w:line="240"/>
        <w:ind w:firstLine="993" w:end="0"/>
        <w:rPr>
          <w:sz w:val="24"/>
          <w:lang w:val="en-US"/>
        </w:rPr>
      </w:pPr>
      <w:r>
        <w:rPr>
          <w:sz w:val="24"/>
        </w:rPr>
        <w:t xml:space="preserve">  </w:t>
      </w:r>
      <w:r>
        <w:rPr>
          <w:sz w:val="24"/>
          <w:lang w:val="en-US"/>
        </w:rPr>
        <w:t xml:space="preserve">tela + araña = telaraña — </w:t>
      </w:r>
      <w:r>
        <w:rPr>
          <w:sz w:val="24"/>
        </w:rPr>
        <w:t>паутина</w:t>
      </w:r>
    </w:p>
    <w:p>
      <w:pPr>
        <w:pStyle w:val="Normal1"/>
        <w:spacing w:lineRule="auto" w:line="240"/>
        <w:ind w:firstLine="284" w:end="0"/>
        <w:rPr>
          <w:sz w:val="24"/>
          <w:lang w:val="en-US"/>
        </w:rPr>
      </w:pPr>
      <w:r>
        <w:rPr>
          <w:sz w:val="24"/>
          <w:lang w:val="en-US"/>
        </w:rPr>
        <w:t xml:space="preserve"> </w:t>
      </w:r>
    </w:p>
    <w:p>
      <w:pPr>
        <w:pStyle w:val="Normal1"/>
        <w:spacing w:lineRule="auto" w:line="240"/>
        <w:ind w:firstLine="284" w:end="0"/>
        <w:rPr/>
      </w:pPr>
      <w:r>
        <w:rPr>
          <w:sz w:val="24"/>
        </w:rPr>
        <w:t xml:space="preserve">3. Последняя буква первой основы заменяется на </w:t>
      </w:r>
      <w:r>
        <w:rPr>
          <w:b/>
          <w:sz w:val="24"/>
        </w:rPr>
        <w:t>i</w:t>
      </w:r>
      <w:r>
        <w:rPr>
          <w:sz w:val="24"/>
        </w:rPr>
        <w:t xml:space="preserve"> (в таких случаях часто первый компонент оканчивается на гласную, а второй начинается с согласной):</w:t>
      </w:r>
    </w:p>
    <w:p>
      <w:pPr>
        <w:pStyle w:val="Normal1"/>
        <w:spacing w:lineRule="auto" w:line="240"/>
        <w:ind w:firstLine="284" w:start="709" w:end="0"/>
        <w:rPr>
          <w:sz w:val="24"/>
        </w:rPr>
      </w:pPr>
      <w:r>
        <w:rPr>
          <w:sz w:val="24"/>
        </w:rPr>
        <w:t xml:space="preserve">         </w:t>
      </w:r>
    </w:p>
    <w:p>
      <w:pPr>
        <w:pStyle w:val="Normal1"/>
        <w:spacing w:lineRule="auto" w:line="240"/>
        <w:ind w:firstLine="425" w:start="709" w:end="0"/>
        <w:rPr/>
      </w:pPr>
      <w:r>
        <w:rPr>
          <w:sz w:val="24"/>
          <w:lang w:val="en-US"/>
        </w:rPr>
        <w:t>verde + negro = verd</w:t>
      </w:r>
      <w:r>
        <w:rPr>
          <w:b/>
          <w:bCs/>
          <w:sz w:val="24"/>
          <w:lang w:val="en-US"/>
        </w:rPr>
        <w:t>i</w:t>
      </w:r>
      <w:r>
        <w:rPr>
          <w:sz w:val="24"/>
          <w:lang w:val="en-US"/>
        </w:rPr>
        <w:t xml:space="preserve">negro — </w:t>
      </w:r>
      <w:r>
        <w:rPr>
          <w:sz w:val="24"/>
        </w:rPr>
        <w:t>темно</w:t>
      </w:r>
      <w:r>
        <w:rPr>
          <w:sz w:val="24"/>
          <w:lang w:val="en-US"/>
        </w:rPr>
        <w:t>-</w:t>
      </w:r>
      <w:r>
        <w:rPr>
          <w:sz w:val="24"/>
        </w:rPr>
        <w:t>зеленый</w:t>
      </w:r>
      <w:r>
        <w:rPr>
          <w:sz w:val="24"/>
          <w:lang w:val="en-US"/>
        </w:rPr>
        <w:t xml:space="preserve"> </w:t>
      </w:r>
    </w:p>
    <w:p>
      <w:pPr>
        <w:pStyle w:val="Normal1"/>
        <w:spacing w:lineRule="auto" w:line="240"/>
        <w:ind w:firstLine="425" w:start="709" w:end="0"/>
        <w:rPr>
          <w:sz w:val="24"/>
          <w:lang w:val="en-US"/>
        </w:rPr>
      </w:pPr>
      <w:r>
        <w:rPr>
          <w:sz w:val="24"/>
          <w:lang w:val="en-US"/>
        </w:rPr>
        <w:t>pelo + corto = pel</w:t>
      </w:r>
      <w:r>
        <w:rPr>
          <w:b/>
          <w:bCs/>
          <w:sz w:val="24"/>
          <w:lang w:val="en-US"/>
        </w:rPr>
        <w:t>i</w:t>
      </w:r>
      <w:r>
        <w:rPr>
          <w:sz w:val="24"/>
          <w:lang w:val="en-US"/>
        </w:rPr>
        <w:t xml:space="preserve">corto — </w:t>
      </w:r>
      <w:r>
        <w:rPr>
          <w:sz w:val="24"/>
        </w:rPr>
        <w:t>короткошерстный</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 </w:t>
      </w:r>
      <w:r>
        <w:rPr>
          <w:sz w:val="24"/>
        </w:rPr>
        <w:t>Образование сложных слов, состоящих из двух компонентов (основ), происходит по следующим схемам:</w:t>
      </w:r>
    </w:p>
    <w:p>
      <w:pPr>
        <w:pStyle w:val="Normal1"/>
        <w:spacing w:lineRule="auto" w:line="240"/>
        <w:ind w:firstLine="284" w:end="0"/>
        <w:rPr>
          <w:sz w:val="24"/>
        </w:rPr>
      </w:pPr>
      <w:r>
        <w:rPr>
          <w:sz w:val="24"/>
        </w:rPr>
        <w:t xml:space="preserve">а) Существительное + существительное </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carro</w:t>
      </w:r>
      <w:r>
        <w:rPr>
          <w:sz w:val="24"/>
        </w:rPr>
        <w:t xml:space="preserve"> + </w:t>
      </w:r>
      <w:r>
        <w:rPr>
          <w:sz w:val="24"/>
          <w:lang w:val="en-US"/>
        </w:rPr>
        <w:t>coche</w:t>
      </w:r>
      <w:r>
        <w:rPr>
          <w:sz w:val="24"/>
        </w:rPr>
        <w:t xml:space="preserve"> = </w:t>
      </w:r>
      <w:r>
        <w:rPr>
          <w:sz w:val="24"/>
          <w:lang w:val="en-US"/>
        </w:rPr>
        <w:t>camcoche</w:t>
      </w:r>
      <w:r>
        <w:rPr>
          <w:sz w:val="24"/>
        </w:rPr>
        <w:t xml:space="preserve"> </w:t>
      </w:r>
    </w:p>
    <w:p>
      <w:pPr>
        <w:pStyle w:val="Normal1"/>
        <w:spacing w:lineRule="auto" w:line="240"/>
        <w:ind w:firstLine="284" w:end="0"/>
        <w:rPr>
          <w:sz w:val="24"/>
        </w:rPr>
      </w:pPr>
      <w:r>
        <w:rPr>
          <w:sz w:val="24"/>
          <w:lang w:val="en-US"/>
        </w:rPr>
        <w:t>madre</w:t>
      </w:r>
      <w:r>
        <w:rPr>
          <w:sz w:val="24"/>
        </w:rPr>
        <w:t xml:space="preserve"> + </w:t>
      </w:r>
      <w:r>
        <w:rPr>
          <w:sz w:val="24"/>
          <w:lang w:val="en-US"/>
        </w:rPr>
        <w:t>perla</w:t>
      </w:r>
      <w:r>
        <w:rPr>
          <w:sz w:val="24"/>
        </w:rPr>
        <w:t xml:space="preserve"> = </w:t>
      </w:r>
      <w:r>
        <w:rPr>
          <w:sz w:val="24"/>
          <w:lang w:val="en-US"/>
        </w:rPr>
        <w:t>madreperla</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б) Прилагательное + прилагательное </w:t>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t xml:space="preserve">claro + oscuro = claroscuro </w:t>
      </w:r>
    </w:p>
    <w:p>
      <w:pPr>
        <w:pStyle w:val="Normal1"/>
        <w:spacing w:lineRule="auto" w:line="240"/>
        <w:ind w:firstLine="284" w:end="0"/>
        <w:rPr>
          <w:sz w:val="24"/>
          <w:lang w:val="en-US"/>
        </w:rPr>
      </w:pPr>
      <w:r>
        <w:rPr>
          <w:sz w:val="24"/>
          <w:lang w:val="en-US"/>
        </w:rPr>
        <w:t>agre + duice = agriduice</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 xml:space="preserve">в) Существительное + прилагательное </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boca</w:t>
      </w:r>
      <w:r>
        <w:rPr>
          <w:sz w:val="24"/>
        </w:rPr>
        <w:t xml:space="preserve"> + </w:t>
      </w:r>
      <w:r>
        <w:rPr>
          <w:sz w:val="24"/>
          <w:lang w:val="en-US"/>
        </w:rPr>
        <w:t>seco</w:t>
      </w:r>
      <w:r>
        <w:rPr>
          <w:sz w:val="24"/>
        </w:rPr>
        <w:t xml:space="preserve"> = </w:t>
      </w:r>
      <w:r>
        <w:rPr>
          <w:sz w:val="24"/>
          <w:lang w:val="en-US"/>
        </w:rPr>
        <w:t>boquiseco</w:t>
      </w:r>
      <w:r>
        <w:rPr>
          <w:sz w:val="24"/>
        </w:rPr>
        <w:t xml:space="preserve"> </w:t>
      </w:r>
    </w:p>
    <w:p>
      <w:pPr>
        <w:pStyle w:val="Normal1"/>
        <w:spacing w:lineRule="auto" w:line="240"/>
        <w:ind w:firstLine="284" w:end="0"/>
        <w:rPr>
          <w:sz w:val="24"/>
          <w:lang w:val="en-US"/>
        </w:rPr>
      </w:pPr>
      <w:r>
        <w:rPr>
          <w:sz w:val="24"/>
          <w:lang w:val="en-US"/>
        </w:rPr>
        <w:t xml:space="preserve">vino + agre = vinagre </w:t>
      </w:r>
    </w:p>
    <w:p>
      <w:pPr>
        <w:pStyle w:val="Normal1"/>
        <w:spacing w:lineRule="auto" w:line="240"/>
        <w:ind w:firstLine="284" w:end="0"/>
        <w:rPr>
          <w:sz w:val="24"/>
          <w:lang w:val="en-US"/>
        </w:rPr>
      </w:pPr>
      <w:r>
        <w:rPr>
          <w:sz w:val="24"/>
          <w:lang w:val="en-US"/>
        </w:rPr>
        <w:t>tío + vivo = tiovivo</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г) Прилагательное + существительное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salvo</w:t>
      </w:r>
      <w:r>
        <w:rPr>
          <w:sz w:val="24"/>
        </w:rPr>
        <w:t xml:space="preserve"> + </w:t>
      </w:r>
      <w:r>
        <w:rPr>
          <w:sz w:val="24"/>
          <w:lang w:val="en-US"/>
        </w:rPr>
        <w:t>conducto</w:t>
      </w:r>
      <w:r>
        <w:rPr>
          <w:sz w:val="24"/>
        </w:rPr>
        <w:t xml:space="preserve"> = </w:t>
      </w:r>
      <w:r>
        <w:rPr>
          <w:sz w:val="24"/>
          <w:lang w:val="en-US"/>
        </w:rPr>
        <w:t>salvoconducto</w:t>
      </w:r>
      <w:r>
        <w:rPr>
          <w:sz w:val="24"/>
        </w:rPr>
        <w:t xml:space="preserve"> </w:t>
      </w:r>
    </w:p>
    <w:p>
      <w:pPr>
        <w:pStyle w:val="Normal1"/>
        <w:spacing w:lineRule="auto" w:line="240"/>
        <w:ind w:firstLine="284" w:end="0"/>
        <w:rPr>
          <w:sz w:val="24"/>
          <w:lang w:val="en-US"/>
        </w:rPr>
      </w:pPr>
      <w:r>
        <w:rPr>
          <w:sz w:val="24"/>
          <w:lang w:val="en-US"/>
        </w:rPr>
        <w:t>media + noche=medianoche</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д</w:t>
      </w:r>
      <w:r>
        <w:rPr>
          <w:sz w:val="24"/>
          <w:lang w:val="en-US"/>
        </w:rPr>
        <w:t xml:space="preserve">) </w:t>
      </w:r>
      <w:r>
        <w:rPr>
          <w:sz w:val="24"/>
        </w:rPr>
        <w:t>Глагол</w:t>
      </w:r>
      <w:r>
        <w:rPr>
          <w:sz w:val="24"/>
          <w:lang w:val="en-US"/>
        </w:rPr>
        <w:t xml:space="preserve"> + </w:t>
      </w:r>
      <w:r>
        <w:rPr>
          <w:sz w:val="24"/>
        </w:rPr>
        <w:t>глагол</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t>gana + pierde = ganapierde</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t xml:space="preserve">e) </w:t>
      </w:r>
      <w:r>
        <w:rPr>
          <w:sz w:val="24"/>
        </w:rPr>
        <w:t>Глагол</w:t>
      </w:r>
      <w:r>
        <w:rPr>
          <w:sz w:val="24"/>
          <w:lang w:val="en-US"/>
        </w:rPr>
        <w:t xml:space="preserve"> + </w:t>
      </w:r>
      <w:r>
        <w:rPr>
          <w:sz w:val="24"/>
        </w:rPr>
        <w:t>существительное</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t xml:space="preserve">casca + nueces = cascanueces </w:t>
      </w:r>
    </w:p>
    <w:p>
      <w:pPr>
        <w:pStyle w:val="Normal1"/>
        <w:spacing w:lineRule="auto" w:line="240"/>
        <w:ind w:firstLine="284" w:end="0"/>
        <w:rPr>
          <w:sz w:val="24"/>
          <w:lang w:val="en-US"/>
        </w:rPr>
      </w:pPr>
      <w:r>
        <w:rPr>
          <w:sz w:val="24"/>
          <w:lang w:val="en-US"/>
        </w:rPr>
        <w:t xml:space="preserve">limpia + botas = limpiabotas </w:t>
      </w:r>
    </w:p>
    <w:p>
      <w:pPr>
        <w:pStyle w:val="Normal1"/>
        <w:spacing w:lineRule="auto" w:line="240"/>
        <w:ind w:firstLine="284" w:end="0"/>
        <w:rPr>
          <w:sz w:val="24"/>
          <w:lang w:val="en-US"/>
        </w:rPr>
      </w:pPr>
      <w:r>
        <w:rPr>
          <w:sz w:val="24"/>
          <w:lang w:val="en-US"/>
        </w:rPr>
        <w:t>rasca + cielos = rascacielos</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rPr>
        <w:t>ж</w:t>
      </w:r>
      <w:r>
        <w:rPr>
          <w:sz w:val="24"/>
          <w:lang w:val="en-US"/>
        </w:rPr>
        <w:t xml:space="preserve">) </w:t>
      </w:r>
      <w:r>
        <w:rPr>
          <w:sz w:val="24"/>
        </w:rPr>
        <w:t>Местоимение</w:t>
      </w:r>
      <w:r>
        <w:rPr>
          <w:sz w:val="24"/>
          <w:lang w:val="en-US"/>
        </w:rPr>
        <w:t xml:space="preserve"> + </w:t>
      </w:r>
      <w:r>
        <w:rPr>
          <w:sz w:val="24"/>
        </w:rPr>
        <w:t>глагол</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lang w:val="en-US"/>
        </w:rPr>
        <w:t>cual</w:t>
      </w:r>
      <w:r>
        <w:rPr>
          <w:sz w:val="24"/>
        </w:rPr>
        <w:t xml:space="preserve"> + </w:t>
      </w:r>
      <w:r>
        <w:rPr>
          <w:sz w:val="24"/>
          <w:lang w:val="en-US"/>
        </w:rPr>
        <w:t>quiera</w:t>
      </w:r>
      <w:r>
        <w:rPr>
          <w:sz w:val="24"/>
        </w:rPr>
        <w:t xml:space="preserve"> = </w:t>
      </w:r>
      <w:r>
        <w:rPr>
          <w:sz w:val="24"/>
          <w:lang w:val="en-US"/>
        </w:rPr>
        <w:t>cualquiera</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з) Наречие + прилагательное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lang w:val="en-US"/>
        </w:rPr>
        <w:t>mal</w:t>
      </w:r>
      <w:r>
        <w:rPr>
          <w:sz w:val="24"/>
        </w:rPr>
        <w:t xml:space="preserve"> + </w:t>
      </w:r>
      <w:r>
        <w:rPr>
          <w:sz w:val="24"/>
          <w:lang w:val="en-US"/>
        </w:rPr>
        <w:t>contento</w:t>
      </w:r>
      <w:r>
        <w:rPr>
          <w:sz w:val="24"/>
        </w:rPr>
        <w:t xml:space="preserve"> = </w:t>
      </w:r>
      <w:r>
        <w:rPr>
          <w:sz w:val="24"/>
          <w:lang w:val="en-US"/>
        </w:rPr>
        <w:t>malcontento</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Перечисленные случаи не охватывают всего многообразия словос</w:t>
        <w:softHyphen/>
        <w:t>ложения в испанском языке. Достаточно сказать, что есть сложные слова, состоящие из трех глаголов, союза и местоимения, например:</w:t>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rPr>
        <w:t>со</w:t>
      </w:r>
      <w:r>
        <w:rPr>
          <w:sz w:val="24"/>
          <w:lang w:val="en-US"/>
        </w:rPr>
        <w:t>rr</w:t>
      </w:r>
      <w:r>
        <w:rPr>
          <w:sz w:val="24"/>
        </w:rPr>
        <w:t>е</w:t>
      </w:r>
      <w:r>
        <w:rPr>
          <w:sz w:val="24"/>
          <w:lang w:val="en-US"/>
        </w:rPr>
        <w:t xml:space="preserve"> + ve+ </w:t>
      </w:r>
      <w:r>
        <w:rPr>
          <w:sz w:val="24"/>
        </w:rPr>
        <w:t>у</w:t>
      </w:r>
      <w:r>
        <w:rPr>
          <w:sz w:val="24"/>
          <w:lang w:val="en-US"/>
        </w:rPr>
        <w:t xml:space="preserve"> (i) + di + le = correveidile — </w:t>
      </w:r>
      <w:r>
        <w:rPr>
          <w:sz w:val="24"/>
        </w:rPr>
        <w:t>сплетник</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rPr>
        <w:t>Примечания</w:t>
      </w:r>
      <w:r>
        <w:rPr>
          <w:sz w:val="22"/>
        </w:rPr>
        <w:t>. 1. Видимо, следует отнести к особому виду словосложения свое</w:t>
        <w:softHyphen/>
        <w:t>образный синтаксический способ образования лексических единиц, который мож</w:t>
        <w:softHyphen/>
        <w:t xml:space="preserve">но было бы назвать «именным соположением». Такие устойчивые лексические единицы образуются по единой формальной модели </w:t>
      </w:r>
      <w:r>
        <w:rPr>
          <w:i/>
          <w:iCs/>
          <w:sz w:val="22"/>
        </w:rPr>
        <w:t>существительное + суще</w:t>
        <w:softHyphen/>
        <w:t>ствительное</w:t>
      </w:r>
      <w:r>
        <w:rPr>
          <w:sz w:val="22"/>
        </w:rPr>
        <w:t xml:space="preserve"> и единой семантико-грамматической схеме </w:t>
      </w:r>
      <w:r>
        <w:rPr>
          <w:i/>
          <w:iCs/>
          <w:sz w:val="22"/>
        </w:rPr>
        <w:t>определяемое + опреде</w:t>
        <w:softHyphen/>
        <w:t>ляющее</w:t>
      </w:r>
      <w:r>
        <w:rPr>
          <w:sz w:val="22"/>
        </w:rPr>
        <w:t>. В испанском языке этот способ не нов, и такие словосочетания обычно описываются во фразеологии. К 50-м годам нашего столетия число соположенных наименований возросло. Сейчас их насчитывается значительное количество, осо</w:t>
        <w:softHyphen/>
        <w:t>бенно в научно-технической терминологии. Приведем несколько примеров «имен</w:t>
        <w:softHyphen/>
        <w:t>ного соположения»:</w:t>
      </w:r>
    </w:p>
    <w:p>
      <w:pPr>
        <w:pStyle w:val="Normal1"/>
        <w:spacing w:lineRule="auto" w:line="240"/>
        <w:ind w:firstLine="284" w:end="0"/>
        <w:rPr/>
      </w:pPr>
      <w:r>
        <w:rPr>
          <w:sz w:val="22"/>
          <w:lang w:val="en-US"/>
        </w:rPr>
        <w:t>tren</w:t>
      </w:r>
      <w:r>
        <w:rPr>
          <w:sz w:val="22"/>
        </w:rPr>
        <w:t xml:space="preserve"> </w:t>
      </w:r>
      <w:r>
        <w:rPr>
          <w:sz w:val="22"/>
          <w:lang w:val="en-US"/>
        </w:rPr>
        <w:t>correo</w:t>
      </w:r>
      <w:r>
        <w:rPr>
          <w:sz w:val="22"/>
        </w:rPr>
        <w:t xml:space="preserve"> (почтовый поезд), </w:t>
      </w:r>
      <w:r>
        <w:rPr>
          <w:sz w:val="22"/>
          <w:lang w:val="en-US"/>
        </w:rPr>
        <w:t>coche</w:t>
      </w:r>
      <w:r>
        <w:rPr>
          <w:sz w:val="22"/>
        </w:rPr>
        <w:t xml:space="preserve"> </w:t>
      </w:r>
      <w:r>
        <w:rPr>
          <w:sz w:val="22"/>
          <w:lang w:val="en-US"/>
        </w:rPr>
        <w:t>cama</w:t>
      </w:r>
      <w:r>
        <w:rPr>
          <w:sz w:val="22"/>
        </w:rPr>
        <w:t xml:space="preserve"> (спальный вагон), </w:t>
      </w:r>
      <w:r>
        <w:rPr>
          <w:sz w:val="22"/>
          <w:lang w:val="en-US"/>
        </w:rPr>
        <w:t>arco</w:t>
      </w:r>
      <w:r>
        <w:rPr>
          <w:sz w:val="22"/>
        </w:rPr>
        <w:t xml:space="preserve"> </w:t>
      </w:r>
      <w:r>
        <w:rPr>
          <w:sz w:val="22"/>
          <w:lang w:val="en-US"/>
        </w:rPr>
        <w:t>iris</w:t>
      </w:r>
      <w:r>
        <w:rPr>
          <w:sz w:val="22"/>
        </w:rPr>
        <w:t xml:space="preserve"> (радуга), </w:t>
      </w:r>
      <w:r>
        <w:rPr>
          <w:sz w:val="22"/>
          <w:lang w:val="en-US"/>
        </w:rPr>
        <w:t>papel</w:t>
      </w:r>
      <w:r>
        <w:rPr>
          <w:sz w:val="22"/>
        </w:rPr>
        <w:t xml:space="preserve"> </w:t>
      </w:r>
      <w:r>
        <w:rPr>
          <w:sz w:val="22"/>
          <w:lang w:val="en-US"/>
        </w:rPr>
        <w:t>piedra</w:t>
      </w:r>
      <w:r>
        <w:rPr>
          <w:sz w:val="22"/>
        </w:rPr>
        <w:t xml:space="preserve"> (папье-маше), </w:t>
      </w:r>
      <w:r>
        <w:rPr>
          <w:sz w:val="22"/>
          <w:lang w:val="en-US"/>
        </w:rPr>
        <w:t>buque</w:t>
      </w:r>
      <w:r>
        <w:rPr>
          <w:sz w:val="22"/>
        </w:rPr>
        <w:t xml:space="preserve"> </w:t>
      </w:r>
      <w:r>
        <w:rPr>
          <w:sz w:val="22"/>
          <w:lang w:val="en-US"/>
        </w:rPr>
        <w:t>escuela</w:t>
      </w:r>
      <w:r>
        <w:rPr>
          <w:sz w:val="22"/>
        </w:rPr>
        <w:t xml:space="preserve"> (учебное судно), </w:t>
      </w:r>
      <w:r>
        <w:rPr>
          <w:sz w:val="22"/>
          <w:lang w:val="en-US"/>
        </w:rPr>
        <w:t>ni</w:t>
      </w:r>
      <w:r>
        <w:rPr>
          <w:sz w:val="22"/>
        </w:rPr>
        <w:t>ñ</w:t>
      </w:r>
      <w:r>
        <w:rPr>
          <w:sz w:val="22"/>
          <w:lang w:val="en-US"/>
        </w:rPr>
        <w:t>o</w:t>
      </w:r>
      <w:r>
        <w:rPr>
          <w:sz w:val="22"/>
        </w:rPr>
        <w:t xml:space="preserve"> </w:t>
      </w:r>
      <w:r>
        <w:rPr>
          <w:sz w:val="22"/>
          <w:lang w:val="en-US"/>
        </w:rPr>
        <w:t>prodigio</w:t>
      </w:r>
      <w:r>
        <w:rPr>
          <w:sz w:val="22"/>
        </w:rPr>
        <w:t xml:space="preserve"> (вундер</w:t>
        <w:softHyphen/>
        <w:t xml:space="preserve">кинд), </w:t>
      </w:r>
      <w:r>
        <w:rPr>
          <w:sz w:val="22"/>
          <w:lang w:val="en-US"/>
        </w:rPr>
        <w:t>cine</w:t>
      </w:r>
      <w:r>
        <w:rPr>
          <w:sz w:val="22"/>
        </w:rPr>
        <w:t xml:space="preserve"> </w:t>
      </w:r>
      <w:r>
        <w:rPr>
          <w:sz w:val="22"/>
          <w:lang w:val="en-US"/>
        </w:rPr>
        <w:t>club</w:t>
      </w:r>
      <w:r>
        <w:rPr>
          <w:sz w:val="22"/>
        </w:rPr>
        <w:t xml:space="preserve"> (киноклуб), аñо </w:t>
      </w:r>
      <w:r>
        <w:rPr>
          <w:sz w:val="22"/>
          <w:lang w:val="en-US"/>
        </w:rPr>
        <w:t>luz</w:t>
      </w:r>
      <w:r>
        <w:rPr>
          <w:sz w:val="22"/>
        </w:rPr>
        <w:t xml:space="preserve"> (световой год), </w:t>
      </w:r>
      <w:r>
        <w:rPr>
          <w:sz w:val="22"/>
          <w:lang w:val="en-US"/>
        </w:rPr>
        <w:t>hockey</w:t>
      </w:r>
      <w:r>
        <w:rPr>
          <w:sz w:val="22"/>
        </w:rPr>
        <w:t xml:space="preserve"> </w:t>
      </w:r>
      <w:r>
        <w:rPr>
          <w:sz w:val="22"/>
          <w:lang w:val="en-US"/>
        </w:rPr>
        <w:t>hierba</w:t>
      </w:r>
      <w:r>
        <w:rPr>
          <w:sz w:val="22"/>
        </w:rPr>
        <w:t xml:space="preserve"> (хоккей на траве) и т.п.</w:t>
      </w:r>
    </w:p>
    <w:p>
      <w:pPr>
        <w:pStyle w:val="Normal1"/>
        <w:spacing w:lineRule="auto" w:line="240"/>
        <w:ind w:firstLine="284" w:end="0"/>
        <w:rPr>
          <w:sz w:val="22"/>
        </w:rPr>
      </w:pPr>
      <w:r>
        <w:rPr>
          <w:sz w:val="22"/>
        </w:rPr>
        <w:t>2. Некоторые сложные слова, находящиеся в процессе формирования, не пред</w:t>
        <w:softHyphen/>
        <w:t>ставляют собой неразрывного единства и образуют множественное число, изменяя</w:t>
      </w:r>
    </w:p>
    <w:p>
      <w:pPr>
        <w:pStyle w:val="Normal1"/>
        <w:spacing w:lineRule="auto" w:line="240"/>
        <w:ind w:firstLine="284" w:end="0"/>
        <w:rPr/>
      </w:pPr>
      <w:r>
        <w:rPr>
          <w:spacing w:val="20"/>
          <w:sz w:val="22"/>
        </w:rPr>
        <w:t>обе</w:t>
      </w:r>
      <w:r>
        <w:rPr>
          <w:sz w:val="22"/>
          <w:lang w:val="en-US"/>
        </w:rPr>
        <w:t xml:space="preserve"> </w:t>
      </w:r>
      <w:r>
        <w:rPr>
          <w:sz w:val="22"/>
        </w:rPr>
        <w:t>основы</w:t>
      </w:r>
      <w:r>
        <w:rPr>
          <w:sz w:val="22"/>
          <w:lang w:val="en-US"/>
        </w:rPr>
        <w:t>:</w:t>
      </w:r>
    </w:p>
    <w:p>
      <w:pPr>
        <w:pStyle w:val="Normal1"/>
        <w:spacing w:lineRule="auto" w:line="240"/>
        <w:ind w:firstLine="284" w:end="0"/>
        <w:rPr>
          <w:sz w:val="22"/>
          <w:lang w:val="en-US"/>
        </w:rPr>
      </w:pPr>
      <w:r>
        <w:rPr>
          <w:sz w:val="22"/>
          <w:lang w:val="en-US"/>
        </w:rPr>
      </w:r>
    </w:p>
    <w:tbl>
      <w:tblPr>
        <w:tblW w:w="4423" w:type="dxa"/>
        <w:jc w:val="start"/>
        <w:tblInd w:w="221" w:type="dxa"/>
        <w:tblLayout w:type="fixed"/>
        <w:tblCellMar>
          <w:top w:w="0" w:type="dxa"/>
          <w:start w:w="108" w:type="dxa"/>
          <w:bottom w:w="0" w:type="dxa"/>
          <w:end w:w="108" w:type="dxa"/>
        </w:tblCellMar>
      </w:tblPr>
      <w:tblGrid>
        <w:gridCol w:w="2155"/>
        <w:gridCol w:w="2268"/>
      </w:tblGrid>
      <w:tr>
        <w:trPr>
          <w:trHeight w:val="1080" w:hRule="atLeast"/>
        </w:trPr>
        <w:tc>
          <w:tcPr>
            <w:tcW w:w="2155" w:type="dxa"/>
            <w:tcBorders/>
          </w:tcPr>
          <w:p>
            <w:pPr>
              <w:pStyle w:val="Normal1"/>
              <w:spacing w:lineRule="auto" w:line="240"/>
              <w:ind w:firstLine="284" w:end="0"/>
              <w:rPr>
                <w:sz w:val="22"/>
                <w:lang w:val="en-US"/>
              </w:rPr>
            </w:pPr>
            <w:r>
              <w:rPr>
                <w:sz w:val="22"/>
                <w:lang w:val="en-US"/>
              </w:rPr>
              <w:t>mediacaña</w:t>
            </w:r>
          </w:p>
          <w:p>
            <w:pPr>
              <w:pStyle w:val="Normal1"/>
              <w:spacing w:lineRule="auto" w:line="240"/>
              <w:ind w:firstLine="284" w:end="0"/>
              <w:rPr>
                <w:sz w:val="22"/>
                <w:lang w:val="en-US"/>
              </w:rPr>
            </w:pPr>
            <w:r>
              <w:rPr>
                <w:sz w:val="22"/>
                <w:lang w:val="en-US"/>
              </w:rPr>
              <w:t>casaquinta</w:t>
            </w:r>
          </w:p>
          <w:p>
            <w:pPr>
              <w:pStyle w:val="Normal1"/>
              <w:spacing w:lineRule="auto" w:line="240"/>
              <w:ind w:firstLine="284" w:end="0"/>
              <w:rPr>
                <w:sz w:val="22"/>
                <w:lang w:val="en-US"/>
              </w:rPr>
            </w:pPr>
            <w:r>
              <w:rPr>
                <w:sz w:val="22"/>
                <w:lang w:val="en-US"/>
              </w:rPr>
              <w:t>falsarienda</w:t>
            </w:r>
          </w:p>
          <w:p>
            <w:pPr>
              <w:pStyle w:val="Normal1"/>
              <w:rPr>
                <w:sz w:val="22"/>
                <w:lang w:val="en-US"/>
              </w:rPr>
            </w:pPr>
            <w:r>
              <w:rPr>
                <w:sz w:val="22"/>
                <w:lang w:val="en-US"/>
              </w:rPr>
            </w:r>
          </w:p>
        </w:tc>
        <w:tc>
          <w:tcPr>
            <w:tcW w:w="2268" w:type="dxa"/>
            <w:tcBorders/>
          </w:tcPr>
          <w:p>
            <w:pPr>
              <w:pStyle w:val="Normal1"/>
              <w:spacing w:lineRule="auto" w:line="240"/>
              <w:rPr>
                <w:sz w:val="22"/>
                <w:lang w:val="en-US"/>
              </w:rPr>
            </w:pPr>
            <w:r>
              <w:rPr>
                <w:sz w:val="22"/>
                <w:lang w:val="en-US"/>
              </w:rPr>
              <w:t xml:space="preserve">— </w:t>
            </w:r>
            <w:r>
              <w:rPr>
                <w:sz w:val="22"/>
                <w:lang w:val="en-US"/>
              </w:rPr>
              <w:t xml:space="preserve">mediascanas </w:t>
            </w:r>
          </w:p>
          <w:p>
            <w:pPr>
              <w:pStyle w:val="Normal1"/>
              <w:spacing w:lineRule="auto" w:line="240"/>
              <w:rPr>
                <w:sz w:val="22"/>
                <w:lang w:val="en-US"/>
              </w:rPr>
            </w:pPr>
            <w:r>
              <w:rPr>
                <w:sz w:val="22"/>
                <w:lang w:val="en-US"/>
              </w:rPr>
              <w:t xml:space="preserve">— </w:t>
            </w:r>
            <w:r>
              <w:rPr>
                <w:sz w:val="22"/>
                <w:lang w:val="en-US"/>
              </w:rPr>
              <w:t xml:space="preserve">casasquintas </w:t>
            </w:r>
          </w:p>
          <w:p>
            <w:pPr>
              <w:pStyle w:val="Normal1"/>
              <w:spacing w:lineRule="auto" w:line="240"/>
              <w:rPr/>
            </w:pPr>
            <w:r>
              <w:rPr>
                <w:sz w:val="22"/>
                <w:lang w:val="en-US"/>
              </w:rPr>
              <w:t xml:space="preserve">— </w:t>
            </w:r>
            <w:r>
              <w:rPr>
                <w:sz w:val="22"/>
                <w:lang w:val="en-US"/>
              </w:rPr>
              <w:t xml:space="preserve">falsasriendas </w:t>
            </w:r>
            <w:r>
              <w:rPr>
                <w:sz w:val="22"/>
              </w:rPr>
              <w:t>и</w:t>
            </w:r>
            <w:r>
              <w:rPr>
                <w:sz w:val="22"/>
                <w:lang w:val="en-US"/>
              </w:rPr>
              <w:t xml:space="preserve"> </w:t>
            </w:r>
            <w:r>
              <w:rPr>
                <w:sz w:val="22"/>
              </w:rPr>
              <w:t>т</w:t>
            </w:r>
            <w:r>
              <w:rPr>
                <w:sz w:val="22"/>
                <w:lang w:val="en-US"/>
              </w:rPr>
              <w:t>.</w:t>
            </w:r>
            <w:r>
              <w:rPr>
                <w:sz w:val="22"/>
              </w:rPr>
              <w:t>п</w:t>
            </w:r>
            <w:r>
              <w:rPr>
                <w:sz w:val="22"/>
                <w:lang w:val="en-US"/>
              </w:rPr>
              <w:t>.</w:t>
            </w:r>
          </w:p>
          <w:p>
            <w:pPr>
              <w:pStyle w:val="Normal1"/>
              <w:rPr>
                <w:sz w:val="22"/>
                <w:lang w:val="en-US"/>
              </w:rPr>
            </w:pPr>
            <w:r>
              <w:rPr>
                <w:sz w:val="22"/>
                <w:lang w:val="en-US"/>
              </w:rPr>
            </w:r>
          </w:p>
        </w:tc>
      </w:tr>
    </w:tbl>
    <w:p>
      <w:pPr>
        <w:pStyle w:val="Normal1"/>
        <w:spacing w:lineRule="auto" w:line="240"/>
        <w:ind w:firstLine="284" w:end="0"/>
        <w:rPr>
          <w:sz w:val="22"/>
        </w:rPr>
      </w:pPr>
      <w:r>
        <w:rPr>
          <w:sz w:val="22"/>
        </w:rPr>
        <w:t>3. Два употребительных сложных слова при образовании множественного чис</w:t>
        <w:softHyphen/>
        <w:t>ла меняют окончание только у первого компонента:</w:t>
      </w:r>
    </w:p>
    <w:p>
      <w:pPr>
        <w:pStyle w:val="Normal1"/>
        <w:spacing w:lineRule="auto" w:line="240"/>
        <w:ind w:firstLine="284" w:end="0"/>
        <w:rPr>
          <w:sz w:val="22"/>
        </w:rPr>
      </w:pPr>
      <w:r>
        <w:rPr>
          <w:sz w:val="22"/>
        </w:rPr>
      </w:r>
    </w:p>
    <w:tbl>
      <w:tblPr>
        <w:tblW w:w="4383" w:type="dxa"/>
        <w:jc w:val="start"/>
        <w:tblInd w:w="261" w:type="dxa"/>
        <w:tblLayout w:type="fixed"/>
        <w:tblCellMar>
          <w:top w:w="0" w:type="dxa"/>
          <w:start w:w="108" w:type="dxa"/>
          <w:bottom w:w="0" w:type="dxa"/>
          <w:end w:w="108" w:type="dxa"/>
        </w:tblCellMar>
      </w:tblPr>
      <w:tblGrid>
        <w:gridCol w:w="2115"/>
        <w:gridCol w:w="2268"/>
      </w:tblGrid>
      <w:tr>
        <w:trPr>
          <w:trHeight w:val="780" w:hRule="atLeast"/>
        </w:trPr>
        <w:tc>
          <w:tcPr>
            <w:tcW w:w="2115" w:type="dxa"/>
            <w:tcBorders/>
          </w:tcPr>
          <w:p>
            <w:pPr>
              <w:pStyle w:val="Normal1"/>
              <w:spacing w:lineRule="auto" w:line="240"/>
              <w:ind w:firstLine="284" w:end="0"/>
              <w:rPr>
                <w:sz w:val="22"/>
                <w:lang w:val="en-US"/>
              </w:rPr>
            </w:pPr>
            <w:r>
              <w:rPr>
                <w:sz w:val="22"/>
                <w:lang w:val="en-US"/>
              </w:rPr>
              <w:t>cualquiera</w:t>
            </w:r>
          </w:p>
          <w:p>
            <w:pPr>
              <w:pStyle w:val="Normal1"/>
              <w:spacing w:lineRule="auto" w:line="240"/>
              <w:ind w:firstLine="284" w:end="0"/>
              <w:rPr>
                <w:sz w:val="22"/>
                <w:lang w:val="en-US"/>
              </w:rPr>
            </w:pPr>
            <w:r>
              <w:rPr>
                <w:sz w:val="22"/>
                <w:lang w:val="en-US"/>
              </w:rPr>
              <w:t>quienquiera</w:t>
            </w:r>
          </w:p>
          <w:p>
            <w:pPr>
              <w:pStyle w:val="Normal1"/>
              <w:rPr>
                <w:sz w:val="22"/>
                <w:lang w:val="en-US"/>
              </w:rPr>
            </w:pPr>
            <w:r>
              <w:rPr>
                <w:sz w:val="22"/>
                <w:lang w:val="en-US"/>
              </w:rPr>
            </w:r>
          </w:p>
        </w:tc>
        <w:tc>
          <w:tcPr>
            <w:tcW w:w="2268" w:type="dxa"/>
            <w:tcBorders/>
          </w:tcPr>
          <w:p>
            <w:pPr>
              <w:pStyle w:val="Normal1"/>
              <w:spacing w:lineRule="auto" w:line="240"/>
              <w:rPr>
                <w:sz w:val="22"/>
                <w:lang w:val="en-US"/>
              </w:rPr>
            </w:pPr>
            <w:r>
              <w:rPr>
                <w:sz w:val="22"/>
                <w:lang w:val="en-US"/>
              </w:rPr>
              <w:t xml:space="preserve">— </w:t>
            </w:r>
            <w:r>
              <w:rPr>
                <w:sz w:val="22"/>
                <w:lang w:val="en-US"/>
              </w:rPr>
              <w:t xml:space="preserve">cualesquiera </w:t>
            </w:r>
          </w:p>
          <w:p>
            <w:pPr>
              <w:pStyle w:val="Normal1"/>
              <w:spacing w:lineRule="auto" w:line="240"/>
              <w:rPr>
                <w:sz w:val="22"/>
                <w:lang w:val="en-US"/>
              </w:rPr>
            </w:pPr>
            <w:r>
              <w:rPr>
                <w:sz w:val="22"/>
                <w:lang w:val="en-US"/>
              </w:rPr>
              <w:t xml:space="preserve">— </w:t>
            </w:r>
            <w:r>
              <w:rPr>
                <w:sz w:val="22"/>
                <w:lang w:val="en-US"/>
              </w:rPr>
              <w:t>quienesquiera</w:t>
            </w:r>
          </w:p>
          <w:p>
            <w:pPr>
              <w:pStyle w:val="Normal1"/>
              <w:rPr>
                <w:sz w:val="22"/>
                <w:lang w:val="en-US"/>
              </w:rPr>
            </w:pPr>
            <w:r>
              <w:rPr>
                <w:sz w:val="22"/>
                <w:lang w:val="en-US"/>
              </w:rPr>
            </w:r>
          </w:p>
        </w:tc>
      </w:tr>
    </w:tbl>
    <w:p>
      <w:pPr>
        <w:pStyle w:val="Normal1"/>
        <w:spacing w:lineRule="auto" w:line="240"/>
        <w:ind w:firstLine="284" w:end="0"/>
        <w:rPr>
          <w:sz w:val="22"/>
        </w:rPr>
      </w:pPr>
      <w:r>
        <w:rPr>
          <w:sz w:val="22"/>
        </w:rPr>
        <w:t>Подобным способом образуют множественное число и лексические единицы, созданные путем соположения:</w:t>
      </w:r>
    </w:p>
    <w:p>
      <w:pPr>
        <w:pStyle w:val="Normal1"/>
        <w:spacing w:lineRule="auto" w:line="240"/>
        <w:ind w:firstLine="284" w:end="0"/>
        <w:rPr>
          <w:sz w:val="22"/>
        </w:rPr>
      </w:pPr>
      <w:r>
        <w:rPr>
          <w:sz w:val="22"/>
        </w:rPr>
      </w:r>
    </w:p>
    <w:tbl>
      <w:tblPr>
        <w:tblW w:w="4323" w:type="dxa"/>
        <w:jc w:val="start"/>
        <w:tblInd w:w="321" w:type="dxa"/>
        <w:tblLayout w:type="fixed"/>
        <w:tblCellMar>
          <w:top w:w="0" w:type="dxa"/>
          <w:start w:w="108" w:type="dxa"/>
          <w:bottom w:w="0" w:type="dxa"/>
          <w:end w:w="108" w:type="dxa"/>
        </w:tblCellMar>
      </w:tblPr>
      <w:tblGrid>
        <w:gridCol w:w="2055"/>
        <w:gridCol w:w="2268"/>
      </w:tblGrid>
      <w:tr>
        <w:trPr>
          <w:trHeight w:val="980" w:hRule="atLeast"/>
        </w:trPr>
        <w:tc>
          <w:tcPr>
            <w:tcW w:w="2055" w:type="dxa"/>
            <w:tcBorders/>
          </w:tcPr>
          <w:p>
            <w:pPr>
              <w:pStyle w:val="Normal1"/>
              <w:spacing w:lineRule="auto" w:line="240"/>
              <w:ind w:firstLine="284" w:end="0"/>
              <w:rPr>
                <w:sz w:val="22"/>
                <w:lang w:val="en-US"/>
              </w:rPr>
            </w:pPr>
            <w:r>
              <w:rPr>
                <w:sz w:val="22"/>
                <w:lang w:val="en-US"/>
              </w:rPr>
              <w:t>coche cama</w:t>
            </w:r>
          </w:p>
          <w:p>
            <w:pPr>
              <w:pStyle w:val="Normal1"/>
              <w:spacing w:lineRule="auto" w:line="240"/>
              <w:ind w:firstLine="284" w:end="0"/>
              <w:rPr>
                <w:sz w:val="22"/>
                <w:lang w:val="en-US"/>
              </w:rPr>
            </w:pPr>
            <w:r>
              <w:rPr>
                <w:sz w:val="22"/>
                <w:lang w:val="en-US"/>
              </w:rPr>
              <w:t>tren correo</w:t>
            </w:r>
          </w:p>
          <w:p>
            <w:pPr>
              <w:pStyle w:val="Normal1"/>
              <w:ind w:firstLine="284" w:end="0"/>
              <w:rPr>
                <w:sz w:val="22"/>
                <w:lang w:val="en-US"/>
              </w:rPr>
            </w:pPr>
            <w:r>
              <w:rPr>
                <w:sz w:val="22"/>
                <w:lang w:val="en-US"/>
              </w:rPr>
              <w:t>año luz</w:t>
            </w:r>
          </w:p>
        </w:tc>
        <w:tc>
          <w:tcPr>
            <w:tcW w:w="2268" w:type="dxa"/>
            <w:tcBorders/>
          </w:tcPr>
          <w:p>
            <w:pPr>
              <w:pStyle w:val="Normal1"/>
              <w:spacing w:lineRule="auto" w:line="240"/>
              <w:rPr>
                <w:sz w:val="22"/>
                <w:lang w:val="en-US"/>
              </w:rPr>
            </w:pPr>
            <w:r>
              <w:rPr>
                <w:sz w:val="22"/>
                <w:lang w:val="en-US"/>
              </w:rPr>
              <w:t xml:space="preserve">— </w:t>
            </w:r>
            <w:r>
              <w:rPr>
                <w:sz w:val="22"/>
                <w:lang w:val="en-US"/>
              </w:rPr>
              <w:t xml:space="preserve">coches cama </w:t>
            </w:r>
          </w:p>
          <w:p>
            <w:pPr>
              <w:pStyle w:val="Normal1"/>
              <w:spacing w:lineRule="auto" w:line="240"/>
              <w:rPr>
                <w:sz w:val="22"/>
                <w:lang w:val="en-US"/>
              </w:rPr>
            </w:pPr>
            <w:r>
              <w:rPr>
                <w:sz w:val="22"/>
                <w:lang w:val="en-US"/>
              </w:rPr>
              <w:t xml:space="preserve">— </w:t>
            </w:r>
            <w:r>
              <w:rPr>
                <w:sz w:val="22"/>
                <w:lang w:val="en-US"/>
              </w:rPr>
              <w:t xml:space="preserve">trenes correo </w:t>
            </w:r>
          </w:p>
          <w:p>
            <w:pPr>
              <w:pStyle w:val="Normal1"/>
              <w:rPr>
                <w:sz w:val="22"/>
                <w:lang w:val="en-US"/>
              </w:rPr>
            </w:pPr>
            <w:r>
              <w:rPr>
                <w:sz w:val="22"/>
                <w:lang w:val="en-US"/>
              </w:rPr>
              <w:t xml:space="preserve">— </w:t>
            </w:r>
            <w:r>
              <w:rPr>
                <w:sz w:val="22"/>
                <w:lang w:val="en-US"/>
              </w:rPr>
              <w:t>años luz, etc.</w:t>
            </w:r>
          </w:p>
        </w:tc>
      </w:tr>
    </w:tbl>
    <w:p>
      <w:pPr>
        <w:pStyle w:val="Normal1"/>
        <w:spacing w:lineRule="auto" w:line="240"/>
        <w:ind w:firstLine="284" w:end="0"/>
        <w:rPr>
          <w:sz w:val="22"/>
        </w:rPr>
      </w:pPr>
      <w:r>
        <w:rPr>
          <w:sz w:val="22"/>
        </w:rPr>
        <w:t xml:space="preserve">. </w:t>
      </w:r>
    </w:p>
    <w:p>
      <w:pPr>
        <w:pStyle w:val="Normal1"/>
        <w:spacing w:lineRule="auto" w:line="240"/>
        <w:ind w:firstLine="284" w:end="0"/>
        <w:rPr/>
      </w:pPr>
      <w:r>
        <w:rPr>
          <w:sz w:val="22"/>
        </w:rPr>
        <w:t xml:space="preserve">4. </w:t>
      </w:r>
      <w:r>
        <w:rPr>
          <w:sz w:val="22"/>
          <w:lang w:val="en-US"/>
        </w:rPr>
        <w:t>He</w:t>
      </w:r>
      <w:r>
        <w:rPr>
          <w:sz w:val="22"/>
        </w:rPr>
        <w:t xml:space="preserve"> следует пугать именное соположение со сходным употреблением модели </w:t>
      </w:r>
      <w:r>
        <w:rPr>
          <w:i/>
          <w:iCs/>
          <w:sz w:val="22"/>
        </w:rPr>
        <w:t>существительное + cуществительное</w:t>
      </w:r>
      <w:r>
        <w:rPr>
          <w:sz w:val="22"/>
        </w:rPr>
        <w:t>, в которой второй компонент выступает в функции, характерной для прилагательного: он определяет качество предмета, на</w:t>
        <w:softHyphen/>
        <w:t>званного первым существительным. Обычно этот компонент обозначает цвет предметов или материал, из которого они изготовлены:</w:t>
      </w:r>
    </w:p>
    <w:p>
      <w:pPr>
        <w:pStyle w:val="Normal1"/>
        <w:spacing w:lineRule="auto" w:line="240"/>
        <w:ind w:firstLine="284" w:end="0"/>
        <w:rPr>
          <w:sz w:val="22"/>
        </w:rPr>
      </w:pPr>
      <w:r>
        <w:rPr>
          <w:sz w:val="22"/>
        </w:rPr>
      </w:r>
    </w:p>
    <w:tbl>
      <w:tblPr>
        <w:tblW w:w="4687" w:type="dxa"/>
        <w:jc w:val="start"/>
        <w:tblInd w:w="241" w:type="dxa"/>
        <w:tblLayout w:type="fixed"/>
        <w:tblCellMar>
          <w:top w:w="0" w:type="dxa"/>
          <w:start w:w="108" w:type="dxa"/>
          <w:bottom w:w="0" w:type="dxa"/>
          <w:end w:w="108" w:type="dxa"/>
        </w:tblCellMar>
      </w:tblPr>
      <w:tblGrid>
        <w:gridCol w:w="2135"/>
        <w:gridCol w:w="2552"/>
      </w:tblGrid>
      <w:tr>
        <w:trPr>
          <w:trHeight w:val="940" w:hRule="atLeast"/>
        </w:trPr>
        <w:tc>
          <w:tcPr>
            <w:tcW w:w="2135" w:type="dxa"/>
            <w:tcBorders/>
          </w:tcPr>
          <w:p>
            <w:pPr>
              <w:pStyle w:val="Normal1"/>
              <w:spacing w:lineRule="auto" w:line="240"/>
              <w:ind w:firstLine="284" w:end="0"/>
              <w:rPr>
                <w:sz w:val="22"/>
                <w:lang w:val="en-US"/>
              </w:rPr>
            </w:pPr>
            <w:r>
              <w:rPr>
                <w:sz w:val="22"/>
                <w:lang w:val="en-US"/>
              </w:rPr>
              <w:t>vestido violeta</w:t>
            </w:r>
          </w:p>
          <w:p>
            <w:pPr>
              <w:pStyle w:val="Normal1"/>
              <w:spacing w:lineRule="auto" w:line="240"/>
              <w:ind w:firstLine="284" w:end="0"/>
              <w:rPr>
                <w:sz w:val="22"/>
                <w:lang w:val="en-US"/>
              </w:rPr>
            </w:pPr>
            <w:r>
              <w:rPr>
                <w:sz w:val="22"/>
                <w:lang w:val="en-US"/>
              </w:rPr>
              <w:t>tela café</w:t>
            </w:r>
          </w:p>
          <w:p>
            <w:pPr>
              <w:pStyle w:val="Normal1"/>
              <w:spacing w:lineRule="auto" w:line="240"/>
              <w:ind w:firstLine="284" w:end="0"/>
              <w:rPr>
                <w:sz w:val="22"/>
              </w:rPr>
            </w:pPr>
            <w:r>
              <w:rPr>
                <w:sz w:val="22"/>
                <w:lang w:val="en-US"/>
              </w:rPr>
              <w:t>traje</w:t>
            </w:r>
            <w:r>
              <w:rPr>
                <w:sz w:val="22"/>
              </w:rPr>
              <w:t xml:space="preserve"> </w:t>
            </w:r>
            <w:r>
              <w:rPr>
                <w:sz w:val="22"/>
                <w:lang w:val="en-US"/>
              </w:rPr>
              <w:t>nil</w:t>
            </w:r>
            <w:r>
              <w:rPr>
                <w:sz w:val="22"/>
              </w:rPr>
              <w:t>ó</w:t>
            </w:r>
            <w:r>
              <w:rPr>
                <w:sz w:val="22"/>
                <w:lang w:val="en-US"/>
              </w:rPr>
              <w:t>n</w:t>
            </w:r>
          </w:p>
          <w:p>
            <w:pPr>
              <w:pStyle w:val="Normal1"/>
              <w:ind w:firstLine="284" w:end="0"/>
              <w:rPr>
                <w:sz w:val="22"/>
              </w:rPr>
            </w:pPr>
            <w:r>
              <w:rPr>
                <w:sz w:val="22"/>
              </w:rPr>
              <w:t xml:space="preserve"> </w:t>
            </w:r>
          </w:p>
        </w:tc>
        <w:tc>
          <w:tcPr>
            <w:tcW w:w="2552" w:type="dxa"/>
            <w:tcBorders/>
          </w:tcPr>
          <w:p>
            <w:pPr>
              <w:pStyle w:val="Normal1"/>
              <w:spacing w:lineRule="auto" w:line="240"/>
              <w:rPr>
                <w:sz w:val="22"/>
              </w:rPr>
            </w:pPr>
            <w:r>
              <w:rPr>
                <w:sz w:val="22"/>
              </w:rPr>
              <w:t xml:space="preserve">— </w:t>
            </w:r>
            <w:r>
              <w:rPr>
                <w:sz w:val="22"/>
              </w:rPr>
              <w:t>платье цвета фиалки</w:t>
            </w:r>
          </w:p>
          <w:p>
            <w:pPr>
              <w:pStyle w:val="Normal1"/>
              <w:spacing w:lineRule="auto" w:line="240"/>
              <w:rPr>
                <w:sz w:val="22"/>
              </w:rPr>
            </w:pPr>
            <w:r>
              <w:rPr>
                <w:sz w:val="22"/>
              </w:rPr>
              <w:t xml:space="preserve">— </w:t>
            </w:r>
            <w:r>
              <w:rPr>
                <w:sz w:val="22"/>
              </w:rPr>
              <w:t xml:space="preserve">ткань цвета кофе </w:t>
            </w:r>
          </w:p>
          <w:p>
            <w:pPr>
              <w:pStyle w:val="Normal1"/>
              <w:spacing w:lineRule="auto" w:line="240"/>
              <w:rPr>
                <w:sz w:val="22"/>
              </w:rPr>
            </w:pPr>
            <w:r>
              <w:rPr>
                <w:sz w:val="22"/>
              </w:rPr>
              <w:t xml:space="preserve">— </w:t>
            </w:r>
            <w:r>
              <w:rPr>
                <w:sz w:val="22"/>
              </w:rPr>
              <w:t>нейлоновый костюм</w:t>
            </w:r>
          </w:p>
          <w:p>
            <w:pPr>
              <w:pStyle w:val="Normal1"/>
              <w:rPr>
                <w:sz w:val="22"/>
              </w:rPr>
            </w:pPr>
            <w:r>
              <w:rPr>
                <w:sz w:val="22"/>
              </w:rPr>
            </w:r>
          </w:p>
        </w:tc>
      </w:tr>
    </w:tbl>
    <w:p>
      <w:pPr>
        <w:pStyle w:val="Normal1"/>
        <w:tabs>
          <w:tab w:val="clear" w:pos="720"/>
          <w:tab w:val="left" w:pos="9356" w:leader="none"/>
        </w:tabs>
        <w:spacing w:lineRule="auto" w:line="240"/>
        <w:ind w:firstLine="284" w:end="0"/>
        <w:rPr/>
      </w:pPr>
      <w:r>
        <w:rPr>
          <w:sz w:val="22"/>
        </w:rPr>
        <w:t xml:space="preserve">  </w:t>
      </w:r>
      <w:r>
        <w:rPr>
          <w:sz w:val="22"/>
        </w:rPr>
        <w:t xml:space="preserve">Такое употребление возникло под влиянием сочетаний типа </w:t>
      </w:r>
      <w:r>
        <w:rPr>
          <w:b/>
          <w:bCs/>
          <w:sz w:val="22"/>
          <w:lang w:val="en-US"/>
        </w:rPr>
        <w:t>color</w:t>
      </w:r>
      <w:r>
        <w:rPr>
          <w:b/>
          <w:bCs/>
          <w:sz w:val="22"/>
        </w:rPr>
        <w:t xml:space="preserve"> </w:t>
      </w:r>
      <w:r>
        <w:rPr>
          <w:b/>
          <w:bCs/>
          <w:sz w:val="22"/>
          <w:lang w:val="en-US"/>
        </w:rPr>
        <w:t>rosa</w:t>
      </w:r>
      <w:r>
        <w:rPr>
          <w:sz w:val="22"/>
        </w:rPr>
        <w:t xml:space="preserve">, </w:t>
      </w:r>
      <w:r>
        <w:rPr>
          <w:b/>
          <w:bCs/>
          <w:sz w:val="22"/>
          <w:lang w:val="en-US"/>
        </w:rPr>
        <w:t>color</w:t>
      </w:r>
      <w:r>
        <w:rPr>
          <w:b/>
          <w:bCs/>
          <w:sz w:val="22"/>
        </w:rPr>
        <w:t xml:space="preserve"> </w:t>
      </w:r>
      <w:r>
        <w:rPr>
          <w:b/>
          <w:bCs/>
          <w:sz w:val="22"/>
          <w:lang w:val="en-US"/>
        </w:rPr>
        <w:t>lim</w:t>
      </w:r>
      <w:r>
        <w:rPr>
          <w:b/>
          <w:bCs/>
          <w:sz w:val="22"/>
        </w:rPr>
        <w:t>ó</w:t>
      </w:r>
      <w:r>
        <w:rPr>
          <w:b/>
          <w:bCs/>
          <w:sz w:val="22"/>
          <w:lang w:val="en-US"/>
        </w:rPr>
        <w:t>n</w:t>
      </w:r>
      <w:r>
        <w:rPr>
          <w:sz w:val="22"/>
        </w:rPr>
        <w:t xml:space="preserve">, </w:t>
      </w:r>
      <w:r>
        <w:rPr>
          <w:b/>
          <w:bCs/>
          <w:sz w:val="22"/>
          <w:lang w:val="en-US"/>
        </w:rPr>
        <w:t>color</w:t>
      </w:r>
      <w:r>
        <w:rPr>
          <w:b/>
          <w:bCs/>
          <w:sz w:val="22"/>
        </w:rPr>
        <w:t xml:space="preserve"> </w:t>
      </w:r>
      <w:r>
        <w:rPr>
          <w:b/>
          <w:bCs/>
          <w:sz w:val="22"/>
          <w:lang w:val="en-US"/>
        </w:rPr>
        <w:t>naranja</w:t>
      </w:r>
      <w:r>
        <w:rPr>
          <w:sz w:val="22"/>
        </w:rPr>
        <w:t xml:space="preserve">, которые реализуются в оборотах </w:t>
      </w:r>
      <w:r>
        <w:rPr>
          <w:b/>
          <w:bCs/>
          <w:sz w:val="22"/>
          <w:lang w:val="en-US"/>
        </w:rPr>
        <w:t>vestido</w:t>
      </w:r>
      <w:r>
        <w:rPr>
          <w:b/>
          <w:bCs/>
          <w:sz w:val="22"/>
        </w:rPr>
        <w:t xml:space="preserve"> </w:t>
      </w:r>
      <w:r>
        <w:rPr>
          <w:b/>
          <w:bCs/>
          <w:sz w:val="22"/>
          <w:lang w:val="en-US"/>
        </w:rPr>
        <w:t>de</w:t>
      </w:r>
      <w:r>
        <w:rPr>
          <w:b/>
          <w:bCs/>
          <w:sz w:val="22"/>
        </w:rPr>
        <w:t xml:space="preserve"> </w:t>
      </w:r>
      <w:r>
        <w:rPr>
          <w:b/>
          <w:bCs/>
          <w:sz w:val="22"/>
          <w:lang w:val="en-US"/>
        </w:rPr>
        <w:t>color</w:t>
      </w:r>
      <w:r>
        <w:rPr>
          <w:b/>
          <w:bCs/>
          <w:sz w:val="22"/>
        </w:rPr>
        <w:t xml:space="preserve"> </w:t>
      </w:r>
      <w:r>
        <w:rPr>
          <w:b/>
          <w:bCs/>
          <w:sz w:val="22"/>
          <w:lang w:val="en-US"/>
        </w:rPr>
        <w:t>rosa</w:t>
      </w:r>
      <w:r>
        <w:rPr>
          <w:sz w:val="22"/>
        </w:rPr>
        <w:t xml:space="preserve">, </w:t>
      </w:r>
      <w:r>
        <w:rPr>
          <w:b/>
          <w:bCs/>
          <w:sz w:val="22"/>
          <w:lang w:val="en-US"/>
        </w:rPr>
        <w:t>traje</w:t>
      </w:r>
      <w:r>
        <w:rPr>
          <w:b/>
          <w:bCs/>
          <w:sz w:val="22"/>
        </w:rPr>
        <w:t xml:space="preserve"> </w:t>
      </w:r>
      <w:r>
        <w:rPr>
          <w:b/>
          <w:bCs/>
          <w:sz w:val="22"/>
          <w:lang w:val="en-US"/>
        </w:rPr>
        <w:t>de</w:t>
      </w:r>
      <w:r>
        <w:rPr>
          <w:b/>
          <w:bCs/>
          <w:sz w:val="22"/>
        </w:rPr>
        <w:t xml:space="preserve"> </w:t>
      </w:r>
      <w:r>
        <w:rPr>
          <w:b/>
          <w:bCs/>
          <w:sz w:val="22"/>
          <w:lang w:val="en-US"/>
        </w:rPr>
        <w:t>color</w:t>
      </w:r>
      <w:r>
        <w:rPr>
          <w:b/>
          <w:bCs/>
          <w:sz w:val="22"/>
        </w:rPr>
        <w:t xml:space="preserve"> </w:t>
      </w:r>
      <w:r>
        <w:rPr>
          <w:b/>
          <w:bCs/>
          <w:sz w:val="22"/>
          <w:lang w:val="en-US"/>
        </w:rPr>
        <w:t>cafe</w:t>
      </w:r>
      <w:r>
        <w:rPr>
          <w:b/>
          <w:bCs/>
          <w:sz w:val="22"/>
        </w:rPr>
        <w:t xml:space="preserve"> </w:t>
      </w:r>
      <w:r>
        <w:rPr>
          <w:b/>
          <w:bCs/>
          <w:sz w:val="22"/>
          <w:lang w:val="en-US"/>
        </w:rPr>
        <w:t>tostado</w:t>
      </w:r>
      <w:r>
        <w:rPr>
          <w:sz w:val="22"/>
        </w:rPr>
        <w:t xml:space="preserve"> и др. Благодаря эллипсису возникли опрощенные сочетания </w:t>
      </w:r>
      <w:r>
        <w:rPr>
          <w:sz w:val="22"/>
          <w:lang w:val="en-US"/>
        </w:rPr>
        <w:t>vestido</w:t>
      </w:r>
      <w:r>
        <w:rPr>
          <w:sz w:val="22"/>
        </w:rPr>
        <w:t xml:space="preserve"> </w:t>
      </w:r>
      <w:r>
        <w:rPr>
          <w:sz w:val="22"/>
          <w:lang w:val="en-US"/>
        </w:rPr>
        <w:t>rosa</w:t>
      </w:r>
      <w:r>
        <w:rPr>
          <w:sz w:val="22"/>
        </w:rPr>
        <w:t xml:space="preserve">, </w:t>
      </w:r>
      <w:r>
        <w:rPr>
          <w:sz w:val="22"/>
          <w:lang w:val="en-US"/>
        </w:rPr>
        <w:t>traje</w:t>
      </w:r>
      <w:r>
        <w:rPr>
          <w:sz w:val="22"/>
        </w:rPr>
        <w:t xml:space="preserve"> </w:t>
      </w:r>
      <w:r>
        <w:rPr>
          <w:sz w:val="22"/>
          <w:lang w:val="en-US"/>
        </w:rPr>
        <w:t>caf</w:t>
      </w:r>
      <w:r>
        <w:rPr>
          <w:sz w:val="22"/>
        </w:rPr>
        <w:t xml:space="preserve">é </w:t>
      </w:r>
      <w:r>
        <w:rPr>
          <w:sz w:val="22"/>
          <w:lang w:val="en-US"/>
        </w:rPr>
        <w:t>tostado</w:t>
      </w:r>
      <w:r>
        <w:rPr>
          <w:sz w:val="22"/>
        </w:rPr>
        <w:t xml:space="preserve"> и др., характерные для разговорной речи.</w:t>
      </w:r>
    </w:p>
    <w:p>
      <w:pPr>
        <w:pStyle w:val="FR5"/>
        <w:ind w:firstLine="284" w:end="0"/>
        <w:jc w:val="both"/>
        <w:rPr>
          <w:rFonts w:ascii="Times New Roman" w:hAnsi="Times New Roman" w:cs="Times New Roman"/>
          <w:sz w:val="24"/>
        </w:rPr>
      </w:pPr>
      <w:r>
        <w:rPr>
          <w:rFonts w:cs="Times New Roman" w:ascii="Times New Roman" w:hAnsi="Times New Roman"/>
          <w:sz w:val="24"/>
        </w:rPr>
        <w:t xml:space="preserve">                                                                      </w:t>
      </w:r>
    </w:p>
    <w:p>
      <w:pPr>
        <w:pStyle w:val="Normal1"/>
        <w:spacing w:lineRule="auto" w:line="240"/>
        <w:ind w:firstLine="284" w:end="0"/>
        <w:rPr/>
      </w:pPr>
      <w:r>
        <w:rPr>
          <w:sz w:val="24"/>
        </w:rPr>
        <w:t xml:space="preserve"> </w:t>
      </w:r>
      <w:r>
        <w:rPr>
          <w:sz w:val="24"/>
        </w:rPr>
        <w:t>Необходимо подчеркнуть, что в испанском языке кроме указан</w:t>
        <w:softHyphen/>
        <w:t xml:space="preserve">ных основных типов словообразования (суффиксация, префиксация, </w:t>
      </w:r>
      <w:r>
        <w:rPr>
          <w:sz w:val="24"/>
          <w:lang w:val="en-US"/>
        </w:rPr>
        <w:t>c</w:t>
      </w:r>
      <w:r>
        <w:rPr>
          <w:sz w:val="24"/>
        </w:rPr>
        <w:t>ловосложение) существуют другие способы словопроизводства, например, смешанная аффиксация (словообразование с помощью префиксов и суффиксов одновременно), конверсия (переход слова из одной части речи в другую), семантическое словопроизводство когда первая лексическая единица возникает благодаря изменению значения слова), аббревиация (образование слов на основе различ</w:t>
        <w:softHyphen/>
        <w:t>ных видов сокращений простого или сложного слова, а также слож</w:t>
        <w:softHyphen/>
        <w:t>носокращенных слов) и др.</w:t>
      </w:r>
    </w:p>
    <w:p>
      <w:pPr>
        <w:pStyle w:val="Normal1"/>
        <w:spacing w:lineRule="auto" w:line="240"/>
        <w:ind w:firstLine="284" w:end="0"/>
        <w:rPr>
          <w:sz w:val="24"/>
        </w:rPr>
      </w:pPr>
      <w:r>
        <w:rPr>
          <w:sz w:val="24"/>
        </w:rPr>
      </w:r>
    </w:p>
    <w:p>
      <w:pPr>
        <w:pStyle w:val="Heading2"/>
        <w:ind w:hanging="0" w:start="0"/>
        <w:rPr>
          <w:lang w:val="en-US"/>
        </w:rPr>
      </w:pPr>
      <w:bookmarkStart w:id="150" w:name="__RefHeading___Toc1886120"/>
      <w:bookmarkEnd w:id="150"/>
      <w:r>
        <w:rPr/>
        <w:t>СИНТАКСИС</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pPr>
      <w:r>
        <w:rPr/>
        <w:t>Terminologia</w:t>
      </w:r>
    </w:p>
    <w:tbl>
      <w:tblPr>
        <w:tblW w:w="8222" w:type="dxa"/>
        <w:jc w:val="start"/>
        <w:tblInd w:w="40" w:type="dxa"/>
        <w:tblLayout w:type="fixed"/>
        <w:tblCellMar>
          <w:top w:w="0" w:type="dxa"/>
          <w:start w:w="40" w:type="dxa"/>
          <w:bottom w:w="0" w:type="dxa"/>
          <w:end w:w="40" w:type="dxa"/>
        </w:tblCellMar>
      </w:tblPr>
      <w:tblGrid>
        <w:gridCol w:w="4253"/>
        <w:gridCol w:w="3969"/>
      </w:tblGrid>
      <w:tr>
        <w:trPr>
          <w:trHeight w:val="300" w:hRule="exact"/>
        </w:trPr>
        <w:tc>
          <w:tcPr>
            <w:tcW w:w="4253" w:type="dxa"/>
            <w:tcBorders/>
          </w:tcPr>
          <w:p>
            <w:pPr>
              <w:pStyle w:val="Normal1"/>
              <w:spacing w:lineRule="auto" w:line="240"/>
              <w:ind w:firstLine="284" w:end="0"/>
              <w:rPr>
                <w:b/>
                <w:lang w:val="en-US"/>
              </w:rPr>
            </w:pPr>
            <w:r>
              <w:rPr>
                <w:b/>
                <w:lang w:val="en-US"/>
              </w:rPr>
              <w:t>Sintaxis</w:t>
            </w:r>
          </w:p>
          <w:p>
            <w:pPr>
              <w:pStyle w:val="Normal1"/>
              <w:spacing w:lineRule="auto" w:line="240"/>
              <w:ind w:firstLine="284" w:end="0"/>
              <w:rPr>
                <w:b/>
                <w:lang w:val="en-US"/>
              </w:rPr>
            </w:pPr>
            <w:r>
              <w:rPr>
                <w:b/>
                <w:lang w:val="en-US"/>
              </w:rPr>
            </w:r>
          </w:p>
        </w:tc>
        <w:tc>
          <w:tcPr>
            <w:tcW w:w="3969" w:type="dxa"/>
            <w:tcBorders/>
          </w:tcPr>
          <w:p>
            <w:pPr>
              <w:pStyle w:val="Normal1"/>
              <w:spacing w:lineRule="auto" w:line="240"/>
              <w:rPr>
                <w:lang w:val="en-US"/>
              </w:rPr>
            </w:pPr>
            <w:r>
              <w:rPr>
                <w:lang w:val="en-US"/>
              </w:rPr>
              <w:t xml:space="preserve">— </w:t>
            </w:r>
            <w:r>
              <w:rPr/>
              <w:t>синтаксис</w:t>
            </w:r>
          </w:p>
          <w:p>
            <w:pPr>
              <w:pStyle w:val="Normal1"/>
              <w:spacing w:lineRule="auto" w:line="240"/>
              <w:ind w:firstLine="284" w:end="0"/>
              <w:rPr>
                <w:lang w:val="en-US"/>
              </w:rPr>
            </w:pPr>
            <w:r>
              <w:rPr>
                <w:lang w:val="en-US"/>
              </w:rPr>
            </w:r>
          </w:p>
        </w:tc>
      </w:tr>
      <w:tr>
        <w:trPr>
          <w:trHeight w:val="220" w:hRule="exact"/>
        </w:trPr>
        <w:tc>
          <w:tcPr>
            <w:tcW w:w="4253" w:type="dxa"/>
            <w:tcBorders/>
          </w:tcPr>
          <w:p>
            <w:pPr>
              <w:pStyle w:val="Normal1"/>
              <w:spacing w:lineRule="auto" w:line="240"/>
              <w:ind w:firstLine="284" w:end="0"/>
              <w:rPr>
                <w:b/>
                <w:lang w:val="en-US"/>
              </w:rPr>
            </w:pPr>
            <w:r>
              <w:rPr>
                <w:b/>
                <w:lang w:val="en-US"/>
              </w:rPr>
              <w:t>Oración</w:t>
            </w:r>
          </w:p>
          <w:p>
            <w:pPr>
              <w:pStyle w:val="Normal1"/>
              <w:spacing w:lineRule="auto" w:line="240"/>
              <w:ind w:firstLine="284" w:end="0"/>
              <w:rPr>
                <w:b/>
                <w:lang w:val="en-US"/>
              </w:rPr>
            </w:pPr>
            <w:r>
              <w:rPr>
                <w:b/>
                <w:lang w:val="en-US"/>
              </w:rPr>
            </w:r>
          </w:p>
        </w:tc>
        <w:tc>
          <w:tcPr>
            <w:tcW w:w="3969" w:type="dxa"/>
            <w:tcBorders/>
          </w:tcPr>
          <w:p>
            <w:pPr>
              <w:pStyle w:val="Normal1"/>
              <w:spacing w:lineRule="auto" w:line="240"/>
              <w:rPr>
                <w:lang w:val="en-US"/>
              </w:rPr>
            </w:pPr>
            <w:r>
              <w:rPr>
                <w:lang w:val="en-US"/>
              </w:rPr>
              <w:t xml:space="preserve">— </w:t>
            </w:r>
            <w:r>
              <w:rPr/>
              <w:t>предложение</w:t>
            </w:r>
          </w:p>
          <w:p>
            <w:pPr>
              <w:pStyle w:val="Normal1"/>
              <w:spacing w:lineRule="auto" w:line="240"/>
              <w:ind w:firstLine="284" w:end="0"/>
              <w:rPr>
                <w:lang w:val="en-US"/>
              </w:rPr>
            </w:pPr>
            <w:r>
              <w:rPr>
                <w:lang w:val="en-US"/>
              </w:rPr>
            </w:r>
          </w:p>
        </w:tc>
      </w:tr>
      <w:tr>
        <w:trPr>
          <w:trHeight w:val="260" w:hRule="exact"/>
        </w:trPr>
        <w:tc>
          <w:tcPr>
            <w:tcW w:w="4253" w:type="dxa"/>
            <w:tcBorders/>
          </w:tcPr>
          <w:p>
            <w:pPr>
              <w:pStyle w:val="Normal1"/>
              <w:spacing w:lineRule="auto" w:line="240"/>
              <w:ind w:firstLine="284" w:end="0"/>
              <w:rPr>
                <w:b/>
                <w:lang w:val="en-US"/>
              </w:rPr>
            </w:pPr>
            <w:r>
              <w:rPr>
                <w:b/>
                <w:lang w:val="en-US"/>
              </w:rPr>
              <w:t>Partes (miembros, términos) de la</w:t>
            </w:r>
          </w:p>
          <w:p>
            <w:pPr>
              <w:pStyle w:val="Normal1"/>
              <w:spacing w:lineRule="auto" w:line="240"/>
              <w:ind w:firstLine="284" w:end="0"/>
              <w:rPr>
                <w:b/>
                <w:lang w:val="en-US"/>
              </w:rPr>
            </w:pPr>
            <w:r>
              <w:rPr>
                <w:b/>
                <w:lang w:val="en-US"/>
              </w:rPr>
            </w:r>
          </w:p>
        </w:tc>
        <w:tc>
          <w:tcPr>
            <w:tcW w:w="3969" w:type="dxa"/>
            <w:tcBorders/>
          </w:tcPr>
          <w:p>
            <w:pPr>
              <w:pStyle w:val="Normal1"/>
              <w:spacing w:lineRule="auto" w:line="240"/>
              <w:rPr/>
            </w:pPr>
            <w:r>
              <w:rPr/>
              <w:t xml:space="preserve">— </w:t>
            </w:r>
            <w:r>
              <w:rPr/>
              <w:t>члены предложения</w:t>
            </w:r>
          </w:p>
          <w:p>
            <w:pPr>
              <w:pStyle w:val="Normal1"/>
              <w:spacing w:lineRule="auto" w:line="240"/>
              <w:ind w:firstLine="284" w:end="0"/>
              <w:rPr/>
            </w:pPr>
            <w:r>
              <w:rPr/>
            </w:r>
          </w:p>
        </w:tc>
      </w:tr>
      <w:tr>
        <w:trPr>
          <w:trHeight w:val="356" w:hRule="exact"/>
        </w:trPr>
        <w:tc>
          <w:tcPr>
            <w:tcW w:w="4253" w:type="dxa"/>
            <w:tcBorders/>
          </w:tcPr>
          <w:p>
            <w:pPr>
              <w:pStyle w:val="Normal1"/>
              <w:spacing w:lineRule="auto" w:line="240"/>
              <w:ind w:firstLine="527" w:end="0"/>
              <w:rPr>
                <w:b/>
              </w:rPr>
            </w:pPr>
            <w:r>
              <w:rPr>
                <w:b/>
                <w:lang w:val="en-US"/>
              </w:rPr>
              <w:t>oraci</w:t>
            </w:r>
            <w:r>
              <w:rPr>
                <w:b/>
              </w:rPr>
              <w:t>ó</w:t>
            </w:r>
            <w:r>
              <w:rPr>
                <w:b/>
                <w:lang w:val="en-US"/>
              </w:rPr>
              <w:t>n</w:t>
            </w:r>
          </w:p>
          <w:p>
            <w:pPr>
              <w:pStyle w:val="Normal1"/>
              <w:spacing w:lineRule="auto" w:line="240"/>
              <w:ind w:firstLine="284" w:end="0"/>
              <w:rPr>
                <w:b/>
              </w:rPr>
            </w:pPr>
            <w:r>
              <w:rPr>
                <w:b/>
              </w:rPr>
            </w:r>
          </w:p>
        </w:tc>
        <w:tc>
          <w:tcPr>
            <w:tcW w:w="3969" w:type="dxa"/>
            <w:tcBorders/>
          </w:tcPr>
          <w:p>
            <w:pPr>
              <w:pStyle w:val="Normal1"/>
              <w:snapToGrid w:val="false"/>
              <w:spacing w:lineRule="auto" w:line="240"/>
              <w:ind w:firstLine="284" w:end="0"/>
              <w:rPr>
                <w:b/>
              </w:rPr>
            </w:pPr>
            <w:r>
              <w:rPr>
                <w:b/>
              </w:rPr>
            </w:r>
          </w:p>
          <w:p>
            <w:pPr>
              <w:pStyle w:val="Normal1"/>
              <w:spacing w:lineRule="auto" w:line="240"/>
              <w:ind w:firstLine="284" w:end="0"/>
              <w:rPr/>
            </w:pPr>
            <w:r>
              <w:rPr/>
            </w:r>
          </w:p>
        </w:tc>
      </w:tr>
      <w:tr>
        <w:trPr>
          <w:trHeight w:val="275" w:hRule="exact"/>
        </w:trPr>
        <w:tc>
          <w:tcPr>
            <w:tcW w:w="4253" w:type="dxa"/>
            <w:tcBorders/>
          </w:tcPr>
          <w:p>
            <w:pPr>
              <w:pStyle w:val="Normal1"/>
              <w:spacing w:lineRule="auto" w:line="240"/>
              <w:ind w:firstLine="284" w:end="0"/>
              <w:rPr>
                <w:b/>
              </w:rPr>
            </w:pPr>
            <w:r>
              <w:rPr>
                <w:b/>
                <w:lang w:val="en-US"/>
              </w:rPr>
              <w:t>Partes</w:t>
            </w:r>
            <w:r>
              <w:rPr>
                <w:b/>
              </w:rPr>
              <w:t xml:space="preserve"> </w:t>
            </w:r>
            <w:r>
              <w:rPr>
                <w:b/>
                <w:lang w:val="en-US"/>
              </w:rPr>
              <w:t>esenciales</w:t>
            </w:r>
          </w:p>
          <w:p>
            <w:pPr>
              <w:pStyle w:val="Normal1"/>
              <w:spacing w:lineRule="auto" w:line="240"/>
              <w:ind w:firstLine="284" w:end="0"/>
              <w:rPr>
                <w:b/>
              </w:rPr>
            </w:pPr>
            <w:r>
              <w:rPr>
                <w:b/>
              </w:rPr>
            </w:r>
          </w:p>
        </w:tc>
        <w:tc>
          <w:tcPr>
            <w:tcW w:w="3969" w:type="dxa"/>
            <w:tcBorders/>
          </w:tcPr>
          <w:p>
            <w:pPr>
              <w:pStyle w:val="Normal1"/>
              <w:spacing w:lineRule="auto" w:line="240"/>
              <w:rPr/>
            </w:pPr>
            <w:r>
              <w:rPr/>
              <w:t xml:space="preserve">— </w:t>
            </w:r>
            <w:r>
              <w:rPr/>
              <w:t>главные члены</w:t>
            </w:r>
          </w:p>
          <w:p>
            <w:pPr>
              <w:pStyle w:val="Normal1"/>
              <w:spacing w:lineRule="auto" w:line="240"/>
              <w:ind w:firstLine="284" w:end="0"/>
              <w:rPr/>
            </w:pPr>
            <w:r>
              <w:rPr/>
            </w:r>
          </w:p>
        </w:tc>
      </w:tr>
      <w:tr>
        <w:trPr>
          <w:trHeight w:val="280" w:hRule="exact"/>
        </w:trPr>
        <w:tc>
          <w:tcPr>
            <w:tcW w:w="4253" w:type="dxa"/>
            <w:tcBorders/>
          </w:tcPr>
          <w:p>
            <w:pPr>
              <w:pStyle w:val="Normal1"/>
              <w:spacing w:lineRule="auto" w:line="240"/>
              <w:ind w:firstLine="284" w:end="0"/>
              <w:rPr>
                <w:b/>
                <w:lang w:val="en-US"/>
              </w:rPr>
            </w:pPr>
            <w:r>
              <w:rPr>
                <w:b/>
                <w:lang w:val="en-US"/>
              </w:rPr>
              <w:t>Partes accidentales</w:t>
            </w:r>
          </w:p>
          <w:p>
            <w:pPr>
              <w:pStyle w:val="Normal1"/>
              <w:spacing w:lineRule="auto" w:line="240"/>
              <w:ind w:firstLine="284" w:end="0"/>
              <w:rPr>
                <w:b/>
                <w:lang w:val="en-US"/>
              </w:rPr>
            </w:pPr>
            <w:r>
              <w:rPr>
                <w:b/>
                <w:lang w:val="en-US"/>
              </w:rPr>
            </w:r>
          </w:p>
        </w:tc>
        <w:tc>
          <w:tcPr>
            <w:tcW w:w="3969" w:type="dxa"/>
            <w:tcBorders/>
          </w:tcPr>
          <w:p>
            <w:pPr>
              <w:pStyle w:val="Normal1"/>
              <w:spacing w:lineRule="auto" w:line="240"/>
              <w:rPr>
                <w:lang w:val="en-US"/>
              </w:rPr>
            </w:pPr>
            <w:r>
              <w:rPr>
                <w:lang w:val="en-US"/>
              </w:rPr>
              <w:t xml:space="preserve">— </w:t>
            </w:r>
            <w:r>
              <w:rPr/>
              <w:t>второстепенные</w:t>
            </w:r>
            <w:r>
              <w:rPr>
                <w:lang w:val="en-US"/>
              </w:rPr>
              <w:t xml:space="preserve"> </w:t>
            </w:r>
            <w:r>
              <w:rPr/>
              <w:t>члены</w:t>
            </w:r>
          </w:p>
          <w:p>
            <w:pPr>
              <w:pStyle w:val="Normal1"/>
              <w:spacing w:lineRule="auto" w:line="240"/>
              <w:ind w:firstLine="284" w:end="0"/>
              <w:rPr>
                <w:lang w:val="en-US"/>
              </w:rPr>
            </w:pPr>
            <w:r>
              <w:rPr>
                <w:lang w:val="en-US"/>
              </w:rPr>
            </w:r>
          </w:p>
        </w:tc>
      </w:tr>
      <w:tr>
        <w:trPr>
          <w:trHeight w:val="283" w:hRule="exact"/>
        </w:trPr>
        <w:tc>
          <w:tcPr>
            <w:tcW w:w="4253" w:type="dxa"/>
            <w:tcBorders/>
          </w:tcPr>
          <w:p>
            <w:pPr>
              <w:pStyle w:val="Normal1"/>
              <w:spacing w:lineRule="auto" w:line="240"/>
              <w:ind w:firstLine="284" w:end="0"/>
              <w:rPr>
                <w:b/>
                <w:lang w:val="en-US"/>
              </w:rPr>
            </w:pPr>
            <w:r>
              <w:rPr>
                <w:b/>
                <w:lang w:val="en-US"/>
              </w:rPr>
              <w:t>Sujeto</w:t>
            </w:r>
          </w:p>
          <w:p>
            <w:pPr>
              <w:pStyle w:val="Normal1"/>
              <w:spacing w:lineRule="auto" w:line="240"/>
              <w:ind w:firstLine="284" w:end="0"/>
              <w:rPr>
                <w:b/>
                <w:lang w:val="en-US"/>
              </w:rPr>
            </w:pPr>
            <w:r>
              <w:rPr>
                <w:b/>
                <w:lang w:val="en-US"/>
              </w:rPr>
            </w:r>
          </w:p>
        </w:tc>
        <w:tc>
          <w:tcPr>
            <w:tcW w:w="3969" w:type="dxa"/>
            <w:tcBorders/>
          </w:tcPr>
          <w:p>
            <w:pPr>
              <w:pStyle w:val="Normal1"/>
              <w:spacing w:lineRule="auto" w:line="240"/>
              <w:rPr>
                <w:lang w:val="en-US"/>
              </w:rPr>
            </w:pPr>
            <w:r>
              <w:rPr>
                <w:lang w:val="en-US"/>
              </w:rPr>
              <w:t xml:space="preserve">— </w:t>
            </w:r>
            <w:r>
              <w:rPr/>
              <w:t>подлежащее</w:t>
            </w:r>
          </w:p>
          <w:p>
            <w:pPr>
              <w:pStyle w:val="Normal1"/>
              <w:spacing w:lineRule="auto" w:line="240"/>
              <w:ind w:firstLine="284" w:end="0"/>
              <w:rPr>
                <w:lang w:val="en-US"/>
              </w:rPr>
            </w:pPr>
            <w:r>
              <w:rPr>
                <w:lang w:val="en-US"/>
              </w:rPr>
            </w:r>
          </w:p>
        </w:tc>
      </w:tr>
      <w:tr>
        <w:trPr>
          <w:trHeight w:val="288" w:hRule="exact"/>
        </w:trPr>
        <w:tc>
          <w:tcPr>
            <w:tcW w:w="4253" w:type="dxa"/>
            <w:tcBorders/>
          </w:tcPr>
          <w:p>
            <w:pPr>
              <w:pStyle w:val="Normal1"/>
              <w:spacing w:lineRule="auto" w:line="240"/>
              <w:ind w:firstLine="284" w:end="0"/>
              <w:rPr>
                <w:b/>
                <w:lang w:val="en-US"/>
              </w:rPr>
            </w:pPr>
            <w:r>
              <w:rPr>
                <w:b/>
                <w:lang w:val="en-US"/>
              </w:rPr>
              <w:t>Predicado</w:t>
            </w:r>
          </w:p>
          <w:p>
            <w:pPr>
              <w:pStyle w:val="Normal1"/>
              <w:spacing w:lineRule="auto" w:line="240"/>
              <w:ind w:firstLine="284" w:end="0"/>
              <w:rPr>
                <w:b/>
                <w:lang w:val="en-US"/>
              </w:rPr>
            </w:pPr>
            <w:r>
              <w:rPr>
                <w:b/>
                <w:lang w:val="en-US"/>
              </w:rPr>
            </w:r>
          </w:p>
        </w:tc>
        <w:tc>
          <w:tcPr>
            <w:tcW w:w="3969" w:type="dxa"/>
            <w:tcBorders/>
          </w:tcPr>
          <w:p>
            <w:pPr>
              <w:pStyle w:val="Normal1"/>
              <w:spacing w:lineRule="auto" w:line="240"/>
              <w:rPr>
                <w:lang w:val="en-US"/>
              </w:rPr>
            </w:pPr>
            <w:r>
              <w:rPr>
                <w:lang w:val="en-US"/>
              </w:rPr>
              <w:t xml:space="preserve">— </w:t>
            </w:r>
            <w:r>
              <w:rPr/>
              <w:t>сказуемое</w:t>
            </w:r>
          </w:p>
          <w:p>
            <w:pPr>
              <w:pStyle w:val="Normal1"/>
              <w:spacing w:lineRule="auto" w:line="240"/>
              <w:ind w:firstLine="284" w:end="0"/>
              <w:rPr>
                <w:lang w:val="en-US"/>
              </w:rPr>
            </w:pPr>
            <w:r>
              <w:rPr>
                <w:lang w:val="en-US"/>
              </w:rPr>
            </w:r>
          </w:p>
        </w:tc>
      </w:tr>
      <w:tr>
        <w:trPr>
          <w:trHeight w:val="277" w:hRule="exact"/>
        </w:trPr>
        <w:tc>
          <w:tcPr>
            <w:tcW w:w="4253" w:type="dxa"/>
            <w:tcBorders/>
          </w:tcPr>
          <w:p>
            <w:pPr>
              <w:pStyle w:val="Normal1"/>
              <w:spacing w:lineRule="auto" w:line="240"/>
              <w:ind w:firstLine="669" w:end="0"/>
              <w:rPr>
                <w:b/>
                <w:lang w:val="en-US"/>
              </w:rPr>
            </w:pPr>
            <w:r>
              <w:rPr>
                <w:b/>
                <w:lang w:val="en-US"/>
              </w:rPr>
              <w:t>»    verbal</w:t>
            </w:r>
          </w:p>
          <w:p>
            <w:pPr>
              <w:pStyle w:val="Normal1"/>
              <w:spacing w:lineRule="auto" w:line="240"/>
              <w:ind w:firstLine="669" w:end="0"/>
              <w:rPr>
                <w:b/>
                <w:lang w:val="en-US"/>
              </w:rPr>
            </w:pPr>
            <w:r>
              <w:rPr>
                <w:b/>
                <w:lang w:val="en-US"/>
              </w:rPr>
            </w:r>
          </w:p>
        </w:tc>
        <w:tc>
          <w:tcPr>
            <w:tcW w:w="3969" w:type="dxa"/>
            <w:tcBorders/>
          </w:tcPr>
          <w:p>
            <w:pPr>
              <w:pStyle w:val="Normal1"/>
              <w:spacing w:lineRule="auto" w:line="240"/>
              <w:rPr/>
            </w:pPr>
            <w:r>
              <w:rPr/>
              <w:t xml:space="preserve">— </w:t>
            </w:r>
            <w:r>
              <w:rPr/>
              <w:t>глагольное сказуемое .</w:t>
            </w:r>
          </w:p>
          <w:p>
            <w:pPr>
              <w:pStyle w:val="Normal1"/>
              <w:spacing w:lineRule="auto" w:line="240"/>
              <w:ind w:firstLine="284" w:end="0"/>
              <w:rPr/>
            </w:pPr>
            <w:r>
              <w:rPr/>
            </w:r>
          </w:p>
        </w:tc>
      </w:tr>
      <w:tr>
        <w:trPr>
          <w:trHeight w:val="220" w:hRule="exact"/>
        </w:trPr>
        <w:tc>
          <w:tcPr>
            <w:tcW w:w="4253" w:type="dxa"/>
            <w:tcBorders/>
          </w:tcPr>
          <w:p>
            <w:pPr>
              <w:pStyle w:val="Normal1"/>
              <w:spacing w:lineRule="auto" w:line="240"/>
              <w:ind w:firstLine="669" w:end="0"/>
              <w:rPr>
                <w:b/>
              </w:rPr>
            </w:pPr>
            <w:r>
              <w:rPr>
                <w:b/>
              </w:rPr>
              <w:t xml:space="preserve">»    </w:t>
            </w:r>
            <w:r>
              <w:rPr>
                <w:b/>
                <w:lang w:val="en-US"/>
              </w:rPr>
              <w:t>nominal</w:t>
            </w:r>
          </w:p>
          <w:p>
            <w:pPr>
              <w:pStyle w:val="Normal1"/>
              <w:spacing w:lineRule="auto" w:line="240"/>
              <w:ind w:firstLine="669" w:end="0"/>
              <w:rPr>
                <w:b/>
              </w:rPr>
            </w:pPr>
            <w:r>
              <w:rPr>
                <w:b/>
              </w:rPr>
            </w:r>
          </w:p>
        </w:tc>
        <w:tc>
          <w:tcPr>
            <w:tcW w:w="3969" w:type="dxa"/>
            <w:tcBorders/>
          </w:tcPr>
          <w:p>
            <w:pPr>
              <w:pStyle w:val="Normal1"/>
              <w:spacing w:lineRule="auto" w:line="240"/>
              <w:rPr/>
            </w:pPr>
            <w:r>
              <w:rPr/>
              <w:t xml:space="preserve">— </w:t>
            </w:r>
            <w:r>
              <w:rPr/>
              <w:t>именное сказуемое</w:t>
            </w:r>
          </w:p>
          <w:p>
            <w:pPr>
              <w:pStyle w:val="Normal1"/>
              <w:spacing w:lineRule="auto" w:line="240"/>
              <w:ind w:firstLine="284" w:end="0"/>
              <w:rPr/>
            </w:pPr>
            <w:r>
              <w:rPr/>
            </w:r>
          </w:p>
        </w:tc>
      </w:tr>
      <w:tr>
        <w:trPr>
          <w:trHeight w:val="327" w:hRule="exact"/>
        </w:trPr>
        <w:tc>
          <w:tcPr>
            <w:tcW w:w="4253" w:type="dxa"/>
            <w:tcBorders/>
          </w:tcPr>
          <w:p>
            <w:pPr>
              <w:pStyle w:val="Normal1"/>
              <w:spacing w:lineRule="auto" w:line="240"/>
              <w:ind w:firstLine="669" w:end="0"/>
              <w:rPr>
                <w:b/>
              </w:rPr>
            </w:pPr>
            <w:r>
              <w:rPr>
                <w:b/>
              </w:rPr>
              <w:t xml:space="preserve">»    </w:t>
            </w:r>
            <w:r>
              <w:rPr>
                <w:b/>
                <w:lang w:val="en-US"/>
              </w:rPr>
              <w:t>simple</w:t>
            </w:r>
          </w:p>
          <w:p>
            <w:pPr>
              <w:pStyle w:val="Normal1"/>
              <w:spacing w:lineRule="auto" w:line="240"/>
              <w:ind w:firstLine="669" w:end="0"/>
              <w:rPr>
                <w:b/>
              </w:rPr>
            </w:pPr>
            <w:r>
              <w:rPr>
                <w:b/>
              </w:rPr>
            </w:r>
          </w:p>
        </w:tc>
        <w:tc>
          <w:tcPr>
            <w:tcW w:w="3969" w:type="dxa"/>
            <w:tcBorders/>
          </w:tcPr>
          <w:p>
            <w:pPr>
              <w:pStyle w:val="Normal1"/>
              <w:spacing w:lineRule="auto" w:line="240"/>
              <w:rPr/>
            </w:pPr>
            <w:r>
              <w:rPr/>
              <w:t xml:space="preserve">— </w:t>
            </w:r>
            <w:r>
              <w:rPr/>
              <w:t>простое сказуемое</w:t>
            </w:r>
          </w:p>
          <w:p>
            <w:pPr>
              <w:pStyle w:val="Normal1"/>
              <w:spacing w:lineRule="auto" w:line="240"/>
              <w:ind w:firstLine="284" w:end="0"/>
              <w:rPr/>
            </w:pPr>
            <w:r>
              <w:rPr/>
            </w:r>
          </w:p>
        </w:tc>
      </w:tr>
      <w:tr>
        <w:trPr>
          <w:trHeight w:val="290" w:hRule="exact"/>
        </w:trPr>
        <w:tc>
          <w:tcPr>
            <w:tcW w:w="4253" w:type="dxa"/>
            <w:tcBorders/>
          </w:tcPr>
          <w:p>
            <w:pPr>
              <w:pStyle w:val="Normal1"/>
              <w:spacing w:lineRule="auto" w:line="240"/>
              <w:ind w:firstLine="669" w:end="0"/>
              <w:rPr>
                <w:b/>
              </w:rPr>
            </w:pPr>
            <w:r>
              <w:rPr>
                <w:b/>
              </w:rPr>
              <w:t xml:space="preserve">»    </w:t>
            </w:r>
            <w:r>
              <w:rPr>
                <w:b/>
                <w:lang w:val="en-US"/>
              </w:rPr>
              <w:t>compuesto</w:t>
            </w:r>
          </w:p>
          <w:p>
            <w:pPr>
              <w:pStyle w:val="Normal1"/>
              <w:spacing w:lineRule="auto" w:line="240"/>
              <w:ind w:firstLine="669" w:end="0"/>
              <w:rPr>
                <w:b/>
              </w:rPr>
            </w:pPr>
            <w:r>
              <w:rPr>
                <w:b/>
              </w:rPr>
            </w:r>
          </w:p>
        </w:tc>
        <w:tc>
          <w:tcPr>
            <w:tcW w:w="3969" w:type="dxa"/>
            <w:tcBorders/>
          </w:tcPr>
          <w:p>
            <w:pPr>
              <w:pStyle w:val="Normal1"/>
              <w:spacing w:lineRule="auto" w:line="240"/>
              <w:rPr/>
            </w:pPr>
            <w:r>
              <w:rPr/>
              <w:t xml:space="preserve">— </w:t>
            </w:r>
            <w:r>
              <w:rPr/>
              <w:t>сложное сказуемое</w:t>
            </w:r>
          </w:p>
          <w:p>
            <w:pPr>
              <w:pStyle w:val="Normal1"/>
              <w:spacing w:lineRule="auto" w:line="240"/>
              <w:ind w:firstLine="284" w:end="0"/>
              <w:rPr/>
            </w:pPr>
            <w:r>
              <w:rPr/>
            </w:r>
          </w:p>
        </w:tc>
      </w:tr>
      <w:tr>
        <w:trPr>
          <w:trHeight w:val="290" w:hRule="exact"/>
        </w:trPr>
        <w:tc>
          <w:tcPr>
            <w:tcW w:w="4253" w:type="dxa"/>
            <w:tcBorders/>
          </w:tcPr>
          <w:p>
            <w:pPr>
              <w:pStyle w:val="Normal1"/>
              <w:spacing w:lineRule="auto" w:line="240"/>
              <w:ind w:firstLine="284" w:end="0"/>
              <w:rPr>
                <w:b/>
              </w:rPr>
            </w:pPr>
            <w:r>
              <w:rPr>
                <w:b/>
                <w:lang w:val="en-US"/>
              </w:rPr>
              <w:t>Parte</w:t>
            </w:r>
            <w:r>
              <w:rPr>
                <w:b/>
              </w:rPr>
              <w:t xml:space="preserve"> </w:t>
            </w:r>
            <w:r>
              <w:rPr>
                <w:b/>
                <w:lang w:val="en-US"/>
              </w:rPr>
              <w:t>nominal</w:t>
            </w:r>
          </w:p>
          <w:p>
            <w:pPr>
              <w:pStyle w:val="Normal1"/>
              <w:spacing w:lineRule="auto" w:line="240"/>
              <w:ind w:firstLine="284" w:end="0"/>
              <w:rPr>
                <w:b/>
              </w:rPr>
            </w:pPr>
            <w:r>
              <w:rPr>
                <w:b/>
              </w:rPr>
            </w:r>
          </w:p>
        </w:tc>
        <w:tc>
          <w:tcPr>
            <w:tcW w:w="3969" w:type="dxa"/>
            <w:tcBorders/>
          </w:tcPr>
          <w:p>
            <w:pPr>
              <w:pStyle w:val="Normal1"/>
              <w:spacing w:lineRule="auto" w:line="240"/>
              <w:rPr/>
            </w:pPr>
            <w:r>
              <w:rPr/>
              <w:t xml:space="preserve">— </w:t>
            </w:r>
            <w:r>
              <w:rPr/>
              <w:t>именная часть</w:t>
            </w:r>
          </w:p>
          <w:p>
            <w:pPr>
              <w:pStyle w:val="Normal1"/>
              <w:spacing w:lineRule="auto" w:line="240"/>
              <w:ind w:firstLine="284" w:end="0"/>
              <w:rPr/>
            </w:pPr>
            <w:r>
              <w:rPr/>
            </w:r>
          </w:p>
        </w:tc>
      </w:tr>
      <w:tr>
        <w:trPr>
          <w:trHeight w:val="329" w:hRule="exact"/>
        </w:trPr>
        <w:tc>
          <w:tcPr>
            <w:tcW w:w="4253" w:type="dxa"/>
            <w:tcBorders/>
          </w:tcPr>
          <w:p>
            <w:pPr>
              <w:pStyle w:val="Normal1"/>
              <w:spacing w:lineRule="auto" w:line="240"/>
              <w:ind w:firstLine="284" w:end="0"/>
              <w:rPr>
                <w:b/>
              </w:rPr>
            </w:pPr>
            <w:r>
              <w:rPr>
                <w:b/>
                <w:lang w:val="en-US"/>
              </w:rPr>
              <w:t>C</w:t>
            </w:r>
            <w:r>
              <w:rPr>
                <w:b/>
              </w:rPr>
              <w:t>ó</w:t>
            </w:r>
            <w:r>
              <w:rPr>
                <w:b/>
                <w:lang w:val="en-US"/>
              </w:rPr>
              <w:t>pula</w:t>
            </w:r>
          </w:p>
          <w:p>
            <w:pPr>
              <w:pStyle w:val="Normal1"/>
              <w:spacing w:lineRule="auto" w:line="240"/>
              <w:ind w:firstLine="284" w:end="0"/>
              <w:rPr>
                <w:b/>
              </w:rPr>
            </w:pPr>
            <w:r>
              <w:rPr>
                <w:b/>
              </w:rPr>
            </w:r>
          </w:p>
        </w:tc>
        <w:tc>
          <w:tcPr>
            <w:tcW w:w="3969" w:type="dxa"/>
            <w:tcBorders/>
          </w:tcPr>
          <w:p>
            <w:pPr>
              <w:pStyle w:val="Normal1"/>
              <w:spacing w:lineRule="auto" w:line="240"/>
              <w:rPr/>
            </w:pPr>
            <w:r>
              <w:rPr/>
              <w:t xml:space="preserve">— </w:t>
            </w:r>
            <w:r>
              <w:rPr/>
              <w:t>связка</w:t>
            </w:r>
          </w:p>
          <w:p>
            <w:pPr>
              <w:pStyle w:val="Normal1"/>
              <w:spacing w:lineRule="auto" w:line="240"/>
              <w:ind w:firstLine="284" w:end="0"/>
              <w:rPr/>
            </w:pPr>
            <w:r>
              <w:rPr/>
            </w:r>
          </w:p>
        </w:tc>
      </w:tr>
      <w:tr>
        <w:trPr>
          <w:trHeight w:val="326" w:hRule="exact"/>
        </w:trPr>
        <w:tc>
          <w:tcPr>
            <w:tcW w:w="4253" w:type="dxa"/>
            <w:tcBorders/>
          </w:tcPr>
          <w:p>
            <w:pPr>
              <w:pStyle w:val="Normal1"/>
              <w:spacing w:lineRule="auto" w:line="240"/>
              <w:ind w:firstLine="284" w:end="0"/>
              <w:rPr>
                <w:b/>
              </w:rPr>
            </w:pPr>
            <w:r>
              <w:rPr>
                <w:b/>
                <w:lang w:val="en-US"/>
              </w:rPr>
              <w:t>Complemento</w:t>
            </w:r>
          </w:p>
          <w:p>
            <w:pPr>
              <w:pStyle w:val="Normal1"/>
              <w:spacing w:lineRule="auto" w:line="240"/>
              <w:ind w:firstLine="284" w:end="0"/>
              <w:rPr>
                <w:b/>
              </w:rPr>
            </w:pPr>
            <w:r>
              <w:rPr>
                <w:b/>
              </w:rPr>
            </w:r>
          </w:p>
        </w:tc>
        <w:tc>
          <w:tcPr>
            <w:tcW w:w="3969" w:type="dxa"/>
            <w:tcBorders/>
          </w:tcPr>
          <w:p>
            <w:pPr>
              <w:pStyle w:val="Normal1"/>
              <w:spacing w:lineRule="auto" w:line="240"/>
              <w:rPr/>
            </w:pPr>
            <w:r>
              <w:rPr/>
              <w:t xml:space="preserve">— </w:t>
            </w:r>
            <w:r>
              <w:rPr/>
              <w:t>дополнение</w:t>
            </w:r>
          </w:p>
          <w:p>
            <w:pPr>
              <w:pStyle w:val="Normal1"/>
              <w:spacing w:lineRule="auto" w:line="240"/>
              <w:ind w:firstLine="284" w:end="0"/>
              <w:rPr/>
            </w:pPr>
            <w:r>
              <w:rPr/>
            </w:r>
          </w:p>
        </w:tc>
      </w:tr>
      <w:tr>
        <w:trPr>
          <w:trHeight w:val="287" w:hRule="exact"/>
        </w:trPr>
        <w:tc>
          <w:tcPr>
            <w:tcW w:w="4253" w:type="dxa"/>
            <w:tcBorders/>
          </w:tcPr>
          <w:p>
            <w:pPr>
              <w:pStyle w:val="Normal1"/>
              <w:spacing w:lineRule="auto" w:line="240"/>
              <w:ind w:firstLine="669" w:end="0"/>
              <w:rPr>
                <w:b/>
              </w:rPr>
            </w:pPr>
            <w:r>
              <w:rPr>
                <w:b/>
              </w:rPr>
              <w:t xml:space="preserve">»    </w:t>
            </w:r>
            <w:r>
              <w:rPr>
                <w:b/>
                <w:lang w:val="en-US"/>
              </w:rPr>
              <w:t>directo</w:t>
            </w:r>
          </w:p>
          <w:p>
            <w:pPr>
              <w:pStyle w:val="Normal1"/>
              <w:spacing w:lineRule="auto" w:line="240"/>
              <w:ind w:firstLine="669" w:end="0"/>
              <w:rPr>
                <w:b/>
              </w:rPr>
            </w:pPr>
            <w:r>
              <w:rPr>
                <w:b/>
              </w:rPr>
            </w:r>
          </w:p>
        </w:tc>
        <w:tc>
          <w:tcPr>
            <w:tcW w:w="3969" w:type="dxa"/>
            <w:tcBorders/>
          </w:tcPr>
          <w:p>
            <w:pPr>
              <w:pStyle w:val="Normal1"/>
              <w:spacing w:lineRule="auto" w:line="240"/>
              <w:rPr/>
            </w:pPr>
            <w:r>
              <w:rPr/>
              <w:t xml:space="preserve">— </w:t>
            </w:r>
            <w:r>
              <w:rPr/>
              <w:t>прямое дополнение</w:t>
            </w:r>
          </w:p>
          <w:p>
            <w:pPr>
              <w:pStyle w:val="Normal1"/>
              <w:spacing w:lineRule="auto" w:line="240"/>
              <w:ind w:firstLine="284" w:end="0"/>
              <w:rPr/>
            </w:pPr>
            <w:r>
              <w:rPr/>
            </w:r>
          </w:p>
        </w:tc>
      </w:tr>
      <w:tr>
        <w:trPr>
          <w:trHeight w:val="278" w:hRule="exact"/>
        </w:trPr>
        <w:tc>
          <w:tcPr>
            <w:tcW w:w="4253" w:type="dxa"/>
            <w:tcBorders/>
          </w:tcPr>
          <w:p>
            <w:pPr>
              <w:pStyle w:val="Normal1"/>
              <w:spacing w:lineRule="auto" w:line="240"/>
              <w:ind w:firstLine="669" w:end="0"/>
              <w:rPr>
                <w:b/>
              </w:rPr>
            </w:pPr>
            <w:r>
              <w:rPr>
                <w:b/>
              </w:rPr>
              <w:t xml:space="preserve">»    </w:t>
            </w:r>
            <w:r>
              <w:rPr>
                <w:b/>
                <w:lang w:val="en-US"/>
              </w:rPr>
              <w:t>indirecto</w:t>
            </w:r>
          </w:p>
          <w:p>
            <w:pPr>
              <w:pStyle w:val="Normal1"/>
              <w:spacing w:lineRule="auto" w:line="240"/>
              <w:ind w:firstLine="669" w:end="0"/>
              <w:rPr>
                <w:b/>
              </w:rPr>
            </w:pPr>
            <w:r>
              <w:rPr>
                <w:b/>
              </w:rPr>
            </w:r>
          </w:p>
        </w:tc>
        <w:tc>
          <w:tcPr>
            <w:tcW w:w="3969" w:type="dxa"/>
            <w:tcBorders/>
          </w:tcPr>
          <w:p>
            <w:pPr>
              <w:pStyle w:val="Normal1"/>
              <w:spacing w:lineRule="auto" w:line="240"/>
              <w:rPr/>
            </w:pPr>
            <w:r>
              <w:rPr/>
              <w:t xml:space="preserve">— </w:t>
            </w:r>
            <w:r>
              <w:rPr/>
              <w:t>косвенное дополнение</w:t>
            </w:r>
          </w:p>
          <w:p>
            <w:pPr>
              <w:pStyle w:val="Normal1"/>
              <w:spacing w:lineRule="auto" w:line="240"/>
              <w:ind w:firstLine="284" w:end="0"/>
              <w:rPr/>
            </w:pPr>
            <w:r>
              <w:rPr/>
            </w:r>
          </w:p>
        </w:tc>
      </w:tr>
      <w:tr>
        <w:trPr>
          <w:trHeight w:val="281" w:hRule="exact"/>
        </w:trPr>
        <w:tc>
          <w:tcPr>
            <w:tcW w:w="4253" w:type="dxa"/>
            <w:tcBorders/>
          </w:tcPr>
          <w:p>
            <w:pPr>
              <w:pStyle w:val="Normal1"/>
              <w:spacing w:lineRule="auto" w:line="240"/>
              <w:ind w:firstLine="669" w:end="0"/>
              <w:rPr>
                <w:b/>
              </w:rPr>
            </w:pPr>
            <w:r>
              <w:rPr>
                <w:b/>
              </w:rPr>
              <w:t xml:space="preserve">»    </w:t>
            </w:r>
            <w:r>
              <w:rPr>
                <w:b/>
                <w:lang w:val="en-US"/>
              </w:rPr>
              <w:t>circunstancial</w:t>
            </w:r>
          </w:p>
          <w:p>
            <w:pPr>
              <w:pStyle w:val="Normal1"/>
              <w:spacing w:lineRule="auto" w:line="240"/>
              <w:ind w:firstLine="669" w:end="0"/>
              <w:rPr>
                <w:b/>
              </w:rPr>
            </w:pPr>
            <w:r>
              <w:rPr>
                <w:b/>
              </w:rPr>
            </w:r>
          </w:p>
        </w:tc>
        <w:tc>
          <w:tcPr>
            <w:tcW w:w="3969" w:type="dxa"/>
            <w:tcBorders/>
          </w:tcPr>
          <w:p>
            <w:pPr>
              <w:pStyle w:val="Normal1"/>
              <w:spacing w:lineRule="auto" w:line="240"/>
              <w:rPr/>
            </w:pPr>
            <w:r>
              <w:rPr/>
              <w:t xml:space="preserve">— </w:t>
            </w:r>
            <w:r>
              <w:rPr/>
              <w:t>обстоятельство</w:t>
            </w:r>
          </w:p>
        </w:tc>
      </w:tr>
      <w:tr>
        <w:trPr>
          <w:trHeight w:val="272" w:hRule="exact"/>
        </w:trPr>
        <w:tc>
          <w:tcPr>
            <w:tcW w:w="4253" w:type="dxa"/>
            <w:tcBorders/>
          </w:tcPr>
          <w:p>
            <w:pPr>
              <w:pStyle w:val="Normal1"/>
              <w:spacing w:lineRule="auto" w:line="240"/>
              <w:ind w:firstLine="669" w:end="0"/>
              <w:rPr>
                <w:b/>
              </w:rPr>
            </w:pPr>
            <w:r>
              <w:rPr>
                <w:b/>
              </w:rPr>
              <w:t xml:space="preserve">»    </w:t>
            </w:r>
            <w:r>
              <w:rPr>
                <w:b/>
                <w:lang w:val="en-US"/>
              </w:rPr>
              <w:t>niodificador</w:t>
            </w:r>
          </w:p>
          <w:p>
            <w:pPr>
              <w:pStyle w:val="Normal1"/>
              <w:spacing w:lineRule="auto" w:line="240"/>
              <w:ind w:firstLine="669" w:end="0"/>
              <w:rPr>
                <w:b/>
              </w:rPr>
            </w:pPr>
            <w:r>
              <w:rPr>
                <w:b/>
              </w:rPr>
            </w:r>
          </w:p>
        </w:tc>
        <w:tc>
          <w:tcPr>
            <w:tcW w:w="3969" w:type="dxa"/>
            <w:tcBorders/>
          </w:tcPr>
          <w:p>
            <w:pPr>
              <w:pStyle w:val="Normal1"/>
              <w:spacing w:lineRule="auto" w:line="240"/>
              <w:rPr/>
            </w:pPr>
            <w:r>
              <w:rPr/>
              <w:t xml:space="preserve">— </w:t>
            </w:r>
            <w:r>
              <w:rPr/>
              <w:t>определение</w:t>
            </w:r>
          </w:p>
          <w:p>
            <w:pPr>
              <w:pStyle w:val="Normal1"/>
              <w:spacing w:lineRule="auto" w:line="240"/>
              <w:ind w:firstLine="284" w:end="0"/>
              <w:rPr/>
            </w:pPr>
            <w:r>
              <w:rPr/>
            </w:r>
          </w:p>
        </w:tc>
      </w:tr>
      <w:tr>
        <w:trPr>
          <w:trHeight w:val="275" w:hRule="exact"/>
        </w:trPr>
        <w:tc>
          <w:tcPr>
            <w:tcW w:w="4253" w:type="dxa"/>
            <w:tcBorders/>
          </w:tcPr>
          <w:p>
            <w:pPr>
              <w:pStyle w:val="Normal1"/>
              <w:spacing w:lineRule="auto" w:line="240"/>
              <w:ind w:firstLine="284" w:end="0"/>
              <w:rPr>
                <w:b/>
              </w:rPr>
            </w:pPr>
            <w:r>
              <w:rPr>
                <w:b/>
                <w:lang w:val="en-US"/>
              </w:rPr>
              <w:t>Aposici</w:t>
            </w:r>
            <w:r>
              <w:rPr>
                <w:b/>
              </w:rPr>
              <w:t>ó</w:t>
            </w:r>
            <w:r>
              <w:rPr>
                <w:b/>
                <w:lang w:val="en-US"/>
              </w:rPr>
              <w:t>n</w:t>
            </w:r>
          </w:p>
          <w:p>
            <w:pPr>
              <w:pStyle w:val="Normal1"/>
              <w:spacing w:lineRule="auto" w:line="240"/>
              <w:ind w:firstLine="284" w:end="0"/>
              <w:rPr>
                <w:b/>
              </w:rPr>
            </w:pPr>
            <w:r>
              <w:rPr>
                <w:b/>
              </w:rPr>
            </w:r>
          </w:p>
        </w:tc>
        <w:tc>
          <w:tcPr>
            <w:tcW w:w="3969" w:type="dxa"/>
            <w:tcBorders/>
          </w:tcPr>
          <w:p>
            <w:pPr>
              <w:pStyle w:val="Normal1"/>
              <w:spacing w:lineRule="auto" w:line="240"/>
              <w:rPr/>
            </w:pPr>
            <w:r>
              <w:rPr/>
              <w:t xml:space="preserve">— </w:t>
            </w:r>
            <w:r>
              <w:rPr/>
              <w:t>приложение</w:t>
            </w:r>
          </w:p>
          <w:p>
            <w:pPr>
              <w:pStyle w:val="Normal1"/>
              <w:spacing w:lineRule="auto" w:line="240"/>
              <w:ind w:firstLine="284" w:end="0"/>
              <w:rPr/>
            </w:pPr>
            <w:r>
              <w:rPr/>
            </w:r>
          </w:p>
        </w:tc>
      </w:tr>
      <w:tr>
        <w:trPr>
          <w:trHeight w:val="293" w:hRule="exact"/>
        </w:trPr>
        <w:tc>
          <w:tcPr>
            <w:tcW w:w="4253" w:type="dxa"/>
            <w:tcBorders/>
          </w:tcPr>
          <w:p>
            <w:pPr>
              <w:pStyle w:val="Normal1"/>
              <w:spacing w:lineRule="auto" w:line="240"/>
              <w:ind w:firstLine="284" w:end="0"/>
              <w:rPr>
                <w:b/>
                <w:lang w:val="en-US"/>
              </w:rPr>
            </w:pPr>
            <w:r>
              <w:rPr>
                <w:b/>
                <w:lang w:val="en-US"/>
              </w:rPr>
              <w:t>Concordancia</w:t>
            </w:r>
          </w:p>
          <w:p>
            <w:pPr>
              <w:pStyle w:val="Normal1"/>
              <w:spacing w:lineRule="auto" w:line="240"/>
              <w:ind w:firstLine="284" w:end="0"/>
              <w:rPr>
                <w:b/>
                <w:lang w:val="en-US"/>
              </w:rPr>
            </w:pPr>
            <w:r>
              <w:rPr>
                <w:b/>
                <w:lang w:val="en-US"/>
              </w:rPr>
            </w:r>
          </w:p>
        </w:tc>
        <w:tc>
          <w:tcPr>
            <w:tcW w:w="3969" w:type="dxa"/>
            <w:tcBorders/>
          </w:tcPr>
          <w:p>
            <w:pPr>
              <w:pStyle w:val="Normal1"/>
              <w:spacing w:lineRule="auto" w:line="240"/>
              <w:rPr>
                <w:lang w:val="en-US"/>
              </w:rPr>
            </w:pPr>
            <w:r>
              <w:rPr>
                <w:lang w:val="en-US"/>
              </w:rPr>
              <w:t xml:space="preserve">— </w:t>
            </w:r>
            <w:r>
              <w:rPr/>
              <w:t>согласование</w:t>
            </w:r>
          </w:p>
          <w:p>
            <w:pPr>
              <w:pStyle w:val="Normal1"/>
              <w:spacing w:lineRule="auto" w:line="240"/>
              <w:ind w:firstLine="284" w:end="0"/>
              <w:rPr>
                <w:lang w:val="en-US"/>
              </w:rPr>
            </w:pPr>
            <w:r>
              <w:rPr>
                <w:lang w:val="en-US"/>
              </w:rPr>
            </w:r>
          </w:p>
        </w:tc>
      </w:tr>
      <w:tr>
        <w:trPr>
          <w:trHeight w:val="283" w:hRule="exact"/>
        </w:trPr>
        <w:tc>
          <w:tcPr>
            <w:tcW w:w="4253" w:type="dxa"/>
            <w:tcBorders/>
          </w:tcPr>
          <w:p>
            <w:pPr>
              <w:pStyle w:val="Normal1"/>
              <w:spacing w:lineRule="auto" w:line="240"/>
              <w:ind w:firstLine="284" w:end="0"/>
              <w:rPr>
                <w:b/>
                <w:lang w:val="en-US"/>
              </w:rPr>
            </w:pPr>
            <w:r>
              <w:rPr>
                <w:b/>
                <w:lang w:val="en-US"/>
              </w:rPr>
              <w:t>Orden de palabras</w:t>
            </w:r>
          </w:p>
          <w:p>
            <w:pPr>
              <w:pStyle w:val="Normal1"/>
              <w:spacing w:lineRule="auto" w:line="240"/>
              <w:ind w:firstLine="284" w:end="0"/>
              <w:rPr>
                <w:b/>
                <w:lang w:val="en-US"/>
              </w:rPr>
            </w:pPr>
            <w:r>
              <w:rPr>
                <w:b/>
                <w:lang w:val="en-US"/>
              </w:rPr>
            </w:r>
          </w:p>
        </w:tc>
        <w:tc>
          <w:tcPr>
            <w:tcW w:w="3969" w:type="dxa"/>
            <w:tcBorders/>
          </w:tcPr>
          <w:p>
            <w:pPr>
              <w:pStyle w:val="Normal1"/>
              <w:spacing w:lineRule="auto" w:line="240"/>
              <w:rPr/>
            </w:pPr>
            <w:r>
              <w:rPr/>
              <w:t xml:space="preserve">— </w:t>
            </w:r>
            <w:r>
              <w:rPr/>
              <w:t>порядок слов</w:t>
            </w:r>
          </w:p>
        </w:tc>
      </w:tr>
      <w:tr>
        <w:trPr>
          <w:trHeight w:val="288" w:hRule="exact"/>
        </w:trPr>
        <w:tc>
          <w:tcPr>
            <w:tcW w:w="4253" w:type="dxa"/>
            <w:tcBorders/>
          </w:tcPr>
          <w:p>
            <w:pPr>
              <w:pStyle w:val="Normal1"/>
              <w:spacing w:lineRule="auto" w:line="240"/>
              <w:ind w:firstLine="284" w:end="0"/>
              <w:rPr>
                <w:b/>
              </w:rPr>
            </w:pPr>
            <w:r>
              <w:rPr>
                <w:b/>
                <w:lang w:val="en-US"/>
              </w:rPr>
              <w:t>Oraci</w:t>
            </w:r>
            <w:r>
              <w:rPr>
                <w:b/>
              </w:rPr>
              <w:t>ó</w:t>
            </w:r>
            <w:r>
              <w:rPr>
                <w:b/>
                <w:lang w:val="en-US"/>
              </w:rPr>
              <w:t>n</w:t>
            </w:r>
            <w:r>
              <w:rPr>
                <w:b/>
              </w:rPr>
              <w:t xml:space="preserve"> </w:t>
            </w:r>
            <w:r>
              <w:rPr>
                <w:b/>
                <w:lang w:val="en-US"/>
              </w:rPr>
              <w:t>aseverativa</w:t>
            </w:r>
          </w:p>
          <w:p>
            <w:pPr>
              <w:pStyle w:val="Normal1"/>
              <w:spacing w:lineRule="auto" w:line="240"/>
              <w:ind w:firstLine="284" w:end="0"/>
              <w:rPr>
                <w:b/>
              </w:rPr>
            </w:pPr>
            <w:r>
              <w:rPr>
                <w:b/>
              </w:rPr>
            </w:r>
          </w:p>
        </w:tc>
        <w:tc>
          <w:tcPr>
            <w:tcW w:w="3969" w:type="dxa"/>
            <w:tcBorders/>
          </w:tcPr>
          <w:p>
            <w:pPr>
              <w:pStyle w:val="Normal1"/>
              <w:spacing w:lineRule="auto" w:line="240"/>
              <w:jc w:val="start"/>
              <w:rPr/>
            </w:pPr>
            <w:r>
              <w:rPr/>
              <w:t xml:space="preserve">— </w:t>
            </w:r>
            <w:r>
              <w:rPr/>
              <w:t>повествовательное предложение</w:t>
            </w:r>
          </w:p>
          <w:p>
            <w:pPr>
              <w:pStyle w:val="Normal1"/>
              <w:spacing w:lineRule="auto" w:line="240"/>
              <w:ind w:firstLine="284" w:end="0"/>
              <w:rPr/>
            </w:pPr>
            <w:r>
              <w:rPr/>
            </w:r>
          </w:p>
        </w:tc>
      </w:tr>
      <w:tr>
        <w:trPr>
          <w:trHeight w:val="277" w:hRule="exact"/>
        </w:trPr>
        <w:tc>
          <w:tcPr>
            <w:tcW w:w="4253" w:type="dxa"/>
            <w:tcBorders/>
          </w:tcPr>
          <w:p>
            <w:pPr>
              <w:pStyle w:val="Normal1"/>
              <w:spacing w:lineRule="auto" w:line="240"/>
              <w:ind w:firstLine="669" w:end="0"/>
              <w:rPr>
                <w:b/>
              </w:rPr>
            </w:pPr>
            <w:r>
              <w:rPr>
                <w:b/>
                <w:lang w:val="en-US"/>
              </w:rPr>
              <w:t>interrogativa</w:t>
            </w:r>
          </w:p>
          <w:p>
            <w:pPr>
              <w:pStyle w:val="Normal1"/>
              <w:spacing w:lineRule="auto" w:line="240"/>
              <w:ind w:firstLine="669" w:end="0"/>
              <w:rPr>
                <w:b/>
              </w:rPr>
            </w:pPr>
            <w:r>
              <w:rPr>
                <w:b/>
              </w:rPr>
            </w:r>
          </w:p>
        </w:tc>
        <w:tc>
          <w:tcPr>
            <w:tcW w:w="3969" w:type="dxa"/>
            <w:tcBorders/>
          </w:tcPr>
          <w:p>
            <w:pPr>
              <w:pStyle w:val="Normal1"/>
              <w:spacing w:lineRule="auto" w:line="240"/>
              <w:jc w:val="start"/>
              <w:rPr/>
            </w:pPr>
            <w:r>
              <w:rPr/>
              <w:t xml:space="preserve">— </w:t>
            </w:r>
            <w:r>
              <w:rPr/>
              <w:t>вопросительное предложение</w:t>
            </w:r>
          </w:p>
          <w:p>
            <w:pPr>
              <w:pStyle w:val="Normal1"/>
              <w:spacing w:lineRule="auto" w:line="240"/>
              <w:ind w:firstLine="284" w:end="0"/>
              <w:rPr/>
            </w:pPr>
            <w:r>
              <w:rPr/>
            </w:r>
          </w:p>
        </w:tc>
      </w:tr>
      <w:tr>
        <w:trPr>
          <w:trHeight w:val="281" w:hRule="exact"/>
        </w:trPr>
        <w:tc>
          <w:tcPr>
            <w:tcW w:w="4253" w:type="dxa"/>
            <w:tcBorders/>
          </w:tcPr>
          <w:p>
            <w:pPr>
              <w:pStyle w:val="Normal1"/>
              <w:spacing w:lineRule="auto" w:line="240"/>
              <w:ind w:firstLine="669" w:end="0"/>
              <w:rPr/>
            </w:pPr>
            <w:r>
              <w:rPr>
                <w:b/>
                <w:lang w:val="en-US"/>
              </w:rPr>
              <w:t>exhortativa</w:t>
            </w:r>
            <w:r>
              <w:rPr>
                <w:b/>
              </w:rPr>
              <w:t xml:space="preserve"> (</w:t>
            </w:r>
            <w:r>
              <w:rPr>
                <w:b/>
                <w:lang w:val="en-US"/>
              </w:rPr>
              <w:t>imperativa</w:t>
            </w:r>
            <w:r>
              <w:rPr>
                <w:b/>
              </w:rPr>
              <w:t>)</w:t>
            </w:r>
          </w:p>
          <w:p>
            <w:pPr>
              <w:pStyle w:val="Normal1"/>
              <w:spacing w:lineRule="auto" w:line="240"/>
              <w:ind w:firstLine="669" w:end="0"/>
              <w:rPr>
                <w:b/>
              </w:rPr>
            </w:pPr>
            <w:r>
              <w:rPr>
                <w:b/>
              </w:rPr>
            </w:r>
          </w:p>
        </w:tc>
        <w:tc>
          <w:tcPr>
            <w:tcW w:w="3969" w:type="dxa"/>
            <w:tcBorders/>
          </w:tcPr>
          <w:p>
            <w:pPr>
              <w:pStyle w:val="Normal1"/>
              <w:spacing w:lineRule="auto" w:line="240"/>
              <w:jc w:val="start"/>
              <w:rPr/>
            </w:pPr>
            <w:r>
              <w:rPr/>
              <w:t xml:space="preserve">— </w:t>
            </w:r>
            <w:r>
              <w:rPr/>
              <w:t>побудительное предложение</w:t>
            </w:r>
          </w:p>
          <w:p>
            <w:pPr>
              <w:pStyle w:val="Normal1"/>
              <w:spacing w:lineRule="auto" w:line="240"/>
              <w:ind w:firstLine="284" w:end="0"/>
              <w:rPr/>
            </w:pPr>
            <w:r>
              <w:rPr/>
            </w:r>
          </w:p>
        </w:tc>
      </w:tr>
      <w:tr>
        <w:trPr>
          <w:trHeight w:val="285" w:hRule="exact"/>
        </w:trPr>
        <w:tc>
          <w:tcPr>
            <w:tcW w:w="4253" w:type="dxa"/>
            <w:tcBorders/>
          </w:tcPr>
          <w:p>
            <w:pPr>
              <w:pStyle w:val="Normal1"/>
              <w:spacing w:lineRule="auto" w:line="240"/>
              <w:ind w:firstLine="669" w:end="0"/>
              <w:rPr/>
            </w:pPr>
            <w:r>
              <w:rPr>
                <w:b/>
                <w:lang w:val="en-US"/>
              </w:rPr>
              <w:t>admirativa</w:t>
            </w:r>
            <w:r>
              <w:rPr>
                <w:b/>
              </w:rPr>
              <w:t xml:space="preserve"> (</w:t>
            </w:r>
            <w:r>
              <w:rPr>
                <w:b/>
                <w:lang w:val="en-US"/>
              </w:rPr>
              <w:t>exclamativa</w:t>
            </w:r>
            <w:r>
              <w:rPr>
                <w:b/>
              </w:rPr>
              <w:t>)</w:t>
            </w:r>
          </w:p>
          <w:p>
            <w:pPr>
              <w:pStyle w:val="Normal1"/>
              <w:spacing w:lineRule="auto" w:line="240"/>
              <w:ind w:firstLine="669" w:end="0"/>
              <w:rPr>
                <w:b/>
              </w:rPr>
            </w:pPr>
            <w:r>
              <w:rPr>
                <w:b/>
              </w:rPr>
            </w:r>
          </w:p>
        </w:tc>
        <w:tc>
          <w:tcPr>
            <w:tcW w:w="3969" w:type="dxa"/>
            <w:tcBorders/>
          </w:tcPr>
          <w:p>
            <w:pPr>
              <w:pStyle w:val="Normal1"/>
              <w:spacing w:lineRule="auto" w:line="240"/>
              <w:jc w:val="start"/>
              <w:rPr/>
            </w:pPr>
            <w:r>
              <w:rPr/>
              <w:t xml:space="preserve">— </w:t>
            </w:r>
            <w:r>
              <w:rPr/>
              <w:t>восклицательное предложение</w:t>
            </w:r>
          </w:p>
          <w:p>
            <w:pPr>
              <w:pStyle w:val="Normal1"/>
              <w:spacing w:lineRule="auto" w:line="240"/>
              <w:ind w:firstLine="284" w:end="0"/>
              <w:rPr/>
            </w:pPr>
            <w:r>
              <w:rPr/>
            </w:r>
          </w:p>
        </w:tc>
      </w:tr>
      <w:tr>
        <w:trPr>
          <w:trHeight w:val="289" w:hRule="exact"/>
        </w:trPr>
        <w:tc>
          <w:tcPr>
            <w:tcW w:w="4253" w:type="dxa"/>
            <w:tcBorders/>
          </w:tcPr>
          <w:p>
            <w:pPr>
              <w:pStyle w:val="Normal1"/>
              <w:spacing w:lineRule="auto" w:line="240"/>
              <w:ind w:firstLine="284" w:end="0"/>
              <w:rPr>
                <w:b/>
                <w:spacing w:val="20"/>
              </w:rPr>
            </w:pPr>
            <w:r>
              <w:rPr>
                <w:b/>
                <w:spacing w:val="20"/>
                <w:lang w:val="en-US"/>
              </w:rPr>
              <w:t>Oraci</w:t>
            </w:r>
            <w:r>
              <w:rPr>
                <w:b/>
                <w:spacing w:val="20"/>
              </w:rPr>
              <w:t>ó</w:t>
            </w:r>
            <w:r>
              <w:rPr>
                <w:b/>
                <w:spacing w:val="20"/>
                <w:lang w:val="en-US"/>
              </w:rPr>
              <w:t>n</w:t>
            </w:r>
            <w:r>
              <w:rPr>
                <w:b/>
                <w:spacing w:val="20"/>
              </w:rPr>
              <w:t xml:space="preserve"> </w:t>
            </w:r>
            <w:r>
              <w:rPr>
                <w:b/>
                <w:spacing w:val="20"/>
                <w:lang w:val="en-US"/>
              </w:rPr>
              <w:t>simple</w:t>
            </w:r>
          </w:p>
          <w:p>
            <w:pPr>
              <w:pStyle w:val="Normal1"/>
              <w:spacing w:lineRule="auto" w:line="240"/>
              <w:ind w:firstLine="284" w:end="0"/>
              <w:rPr>
                <w:b/>
                <w:spacing w:val="20"/>
              </w:rPr>
            </w:pPr>
            <w:r>
              <w:rPr>
                <w:b/>
                <w:spacing w:val="20"/>
              </w:rPr>
            </w:r>
          </w:p>
        </w:tc>
        <w:tc>
          <w:tcPr>
            <w:tcW w:w="3969" w:type="dxa"/>
            <w:tcBorders/>
          </w:tcPr>
          <w:p>
            <w:pPr>
              <w:pStyle w:val="Normal1"/>
              <w:spacing w:lineRule="auto" w:line="240"/>
              <w:rPr/>
            </w:pPr>
            <w:r>
              <w:rPr/>
              <w:t xml:space="preserve">— </w:t>
            </w:r>
            <w:r>
              <w:rPr/>
              <w:t>простое предложение</w:t>
            </w:r>
          </w:p>
          <w:p>
            <w:pPr>
              <w:pStyle w:val="Normal1"/>
              <w:spacing w:lineRule="auto" w:line="240"/>
              <w:ind w:firstLine="284" w:end="0"/>
              <w:rPr/>
            </w:pPr>
            <w:r>
              <w:rPr/>
            </w:r>
          </w:p>
        </w:tc>
      </w:tr>
      <w:tr>
        <w:trPr>
          <w:trHeight w:val="293" w:hRule="exact"/>
        </w:trPr>
        <w:tc>
          <w:tcPr>
            <w:tcW w:w="4253" w:type="dxa"/>
            <w:tcBorders/>
          </w:tcPr>
          <w:p>
            <w:pPr>
              <w:pStyle w:val="Normal1"/>
              <w:spacing w:lineRule="auto" w:line="240"/>
              <w:ind w:firstLine="284" w:end="0"/>
              <w:rPr/>
            </w:pPr>
            <w:r>
              <w:rPr>
                <w:b/>
                <w:lang w:val="en-US"/>
              </w:rPr>
              <w:t>Oracion de dos partes (términos)</w:t>
            </w:r>
          </w:p>
          <w:p>
            <w:pPr>
              <w:pStyle w:val="Normal1"/>
              <w:spacing w:lineRule="auto" w:line="240"/>
              <w:ind w:firstLine="284" w:end="0"/>
              <w:rPr>
                <w:b/>
                <w:lang w:val="en-US"/>
              </w:rPr>
            </w:pPr>
            <w:r>
              <w:rPr>
                <w:b/>
                <w:lang w:val="en-US"/>
              </w:rPr>
            </w:r>
          </w:p>
        </w:tc>
        <w:tc>
          <w:tcPr>
            <w:tcW w:w="3969" w:type="dxa"/>
            <w:tcBorders/>
          </w:tcPr>
          <w:p>
            <w:pPr>
              <w:pStyle w:val="Normal1"/>
              <w:spacing w:lineRule="auto" w:line="240"/>
              <w:jc w:val="start"/>
              <w:rPr>
                <w:lang w:val="en-US"/>
              </w:rPr>
            </w:pPr>
            <w:r>
              <w:rPr>
                <w:lang w:val="en-US"/>
              </w:rPr>
              <w:t xml:space="preserve">— </w:t>
            </w:r>
            <w:r>
              <w:rPr/>
              <w:t>двусоставное</w:t>
            </w:r>
            <w:r>
              <w:rPr>
                <w:lang w:val="en-US"/>
              </w:rPr>
              <w:t xml:space="preserve"> </w:t>
            </w:r>
            <w:r>
              <w:rPr/>
              <w:t>предложение</w:t>
            </w:r>
          </w:p>
          <w:p>
            <w:pPr>
              <w:pStyle w:val="Normal1"/>
              <w:spacing w:lineRule="auto" w:line="240"/>
              <w:ind w:firstLine="284" w:end="0"/>
              <w:rPr>
                <w:lang w:val="en-US"/>
              </w:rPr>
            </w:pPr>
            <w:r>
              <w:rPr>
                <w:lang w:val="en-US"/>
              </w:rPr>
            </w:r>
          </w:p>
        </w:tc>
      </w:tr>
      <w:tr>
        <w:trPr>
          <w:trHeight w:val="270" w:hRule="exact"/>
        </w:trPr>
        <w:tc>
          <w:tcPr>
            <w:tcW w:w="4253" w:type="dxa"/>
            <w:tcBorders/>
          </w:tcPr>
          <w:p>
            <w:pPr>
              <w:pStyle w:val="Normal1"/>
              <w:spacing w:lineRule="auto" w:line="240"/>
              <w:ind w:firstLine="669" w:end="0"/>
              <w:rPr>
                <w:b/>
                <w:lang w:val="en-US"/>
              </w:rPr>
            </w:pPr>
            <w:r>
              <w:rPr>
                <w:b/>
                <w:lang w:val="en-US"/>
              </w:rPr>
              <w:t>esenciales</w:t>
            </w:r>
          </w:p>
          <w:p>
            <w:pPr>
              <w:pStyle w:val="Normal1"/>
              <w:spacing w:lineRule="auto" w:line="240"/>
              <w:ind w:firstLine="669" w:end="0"/>
              <w:rPr>
                <w:b/>
                <w:lang w:val="en-US"/>
              </w:rPr>
            </w:pPr>
            <w:r>
              <w:rPr>
                <w:b/>
                <w:lang w:val="en-US"/>
              </w:rPr>
            </w:r>
          </w:p>
        </w:tc>
        <w:tc>
          <w:tcPr>
            <w:tcW w:w="3969" w:type="dxa"/>
            <w:tcBorders/>
          </w:tcPr>
          <w:p>
            <w:pPr>
              <w:pStyle w:val="Normal1"/>
              <w:snapToGrid w:val="false"/>
              <w:spacing w:lineRule="auto" w:line="240"/>
              <w:ind w:firstLine="284" w:end="0"/>
              <w:rPr>
                <w:b/>
                <w:lang w:val="en-US"/>
              </w:rPr>
            </w:pPr>
            <w:r>
              <w:rPr>
                <w:b/>
                <w:lang w:val="en-US"/>
              </w:rPr>
            </w:r>
          </w:p>
          <w:p>
            <w:pPr>
              <w:pStyle w:val="Normal1"/>
              <w:spacing w:lineRule="auto" w:line="240"/>
              <w:ind w:firstLine="284" w:end="0"/>
              <w:rPr>
                <w:lang w:val="en-US"/>
              </w:rPr>
            </w:pPr>
            <w:r>
              <w:rPr>
                <w:lang w:val="en-US"/>
              </w:rPr>
            </w:r>
          </w:p>
        </w:tc>
      </w:tr>
      <w:tr>
        <w:trPr>
          <w:trHeight w:val="240" w:hRule="exact"/>
        </w:trPr>
        <w:tc>
          <w:tcPr>
            <w:tcW w:w="4253" w:type="dxa"/>
            <w:tcBorders/>
          </w:tcPr>
          <w:p>
            <w:pPr>
              <w:pStyle w:val="Normal1"/>
              <w:spacing w:lineRule="auto" w:line="240"/>
              <w:ind w:firstLine="669" w:end="0"/>
              <w:rPr>
                <w:b/>
                <w:lang w:val="en-US"/>
              </w:rPr>
            </w:pPr>
            <w:r>
              <w:rPr>
                <w:b/>
                <w:lang w:val="en-US"/>
              </w:rPr>
              <w:t>de una parte (un término)</w:t>
            </w:r>
          </w:p>
          <w:p>
            <w:pPr>
              <w:pStyle w:val="Normal1"/>
              <w:spacing w:lineRule="auto" w:line="240"/>
              <w:ind w:firstLine="669" w:end="0"/>
              <w:rPr>
                <w:b/>
                <w:lang w:val="en-US"/>
              </w:rPr>
            </w:pPr>
            <w:r>
              <w:rPr>
                <w:b/>
                <w:lang w:val="en-US"/>
              </w:rPr>
            </w:r>
          </w:p>
        </w:tc>
        <w:tc>
          <w:tcPr>
            <w:tcW w:w="3969" w:type="dxa"/>
            <w:tcBorders/>
          </w:tcPr>
          <w:p>
            <w:pPr>
              <w:pStyle w:val="Normal1"/>
              <w:spacing w:lineRule="auto" w:line="240"/>
              <w:jc w:val="start"/>
              <w:rPr/>
            </w:pPr>
            <w:r>
              <w:rPr/>
              <w:t xml:space="preserve">— </w:t>
            </w:r>
            <w:r>
              <w:rPr/>
              <w:t>односоставное предложение</w:t>
            </w:r>
          </w:p>
          <w:p>
            <w:pPr>
              <w:pStyle w:val="Normal1"/>
              <w:spacing w:lineRule="auto" w:line="240"/>
              <w:ind w:firstLine="284" w:end="0"/>
              <w:rPr/>
            </w:pPr>
            <w:r>
              <w:rPr/>
            </w:r>
          </w:p>
        </w:tc>
      </w:tr>
      <w:tr>
        <w:trPr>
          <w:trHeight w:val="333" w:hRule="exact"/>
        </w:trPr>
        <w:tc>
          <w:tcPr>
            <w:tcW w:w="4253" w:type="dxa"/>
            <w:tcBorders/>
          </w:tcPr>
          <w:p>
            <w:pPr>
              <w:pStyle w:val="Normal1"/>
              <w:spacing w:lineRule="auto" w:line="240"/>
              <w:ind w:firstLine="669" w:end="0"/>
              <w:rPr>
                <w:b/>
              </w:rPr>
            </w:pPr>
            <w:r>
              <w:rPr>
                <w:b/>
                <w:lang w:val="en-US"/>
              </w:rPr>
              <w:t>esencial</w:t>
            </w:r>
          </w:p>
          <w:p>
            <w:pPr>
              <w:pStyle w:val="Normal1"/>
              <w:spacing w:lineRule="auto" w:line="240"/>
              <w:ind w:firstLine="669" w:end="0"/>
              <w:rPr>
                <w:b/>
              </w:rPr>
            </w:pPr>
            <w:r>
              <w:rPr>
                <w:b/>
              </w:rPr>
            </w:r>
          </w:p>
        </w:tc>
        <w:tc>
          <w:tcPr>
            <w:tcW w:w="3969" w:type="dxa"/>
            <w:tcBorders/>
          </w:tcPr>
          <w:p>
            <w:pPr>
              <w:pStyle w:val="Normal1"/>
              <w:snapToGrid w:val="false"/>
              <w:spacing w:lineRule="auto" w:line="240"/>
              <w:ind w:firstLine="284" w:end="0"/>
              <w:rPr>
                <w:b/>
              </w:rPr>
            </w:pPr>
            <w:r>
              <w:rPr>
                <w:b/>
              </w:rPr>
            </w:r>
          </w:p>
          <w:p>
            <w:pPr>
              <w:pStyle w:val="Normal1"/>
              <w:spacing w:lineRule="auto" w:line="240"/>
              <w:ind w:firstLine="284" w:end="0"/>
              <w:rPr/>
            </w:pPr>
            <w:r>
              <w:rPr/>
            </w:r>
          </w:p>
        </w:tc>
      </w:tr>
      <w:tr>
        <w:trPr>
          <w:trHeight w:val="240" w:hRule="exact"/>
        </w:trPr>
        <w:tc>
          <w:tcPr>
            <w:tcW w:w="4253" w:type="dxa"/>
            <w:tcBorders/>
          </w:tcPr>
          <w:p>
            <w:pPr>
              <w:pStyle w:val="Normal1"/>
              <w:spacing w:lineRule="auto" w:line="240"/>
              <w:ind w:firstLine="669" w:end="0"/>
              <w:rPr>
                <w:b/>
              </w:rPr>
            </w:pPr>
            <w:r>
              <w:rPr>
                <w:b/>
                <w:lang w:val="en-US"/>
              </w:rPr>
              <w:t>sin</w:t>
            </w:r>
            <w:r>
              <w:rPr>
                <w:b/>
              </w:rPr>
              <w:t xml:space="preserve"> </w:t>
            </w:r>
            <w:r>
              <w:rPr>
                <w:b/>
                <w:lang w:val="en-US"/>
              </w:rPr>
              <w:t>complementos</w:t>
            </w:r>
          </w:p>
          <w:p>
            <w:pPr>
              <w:pStyle w:val="Normal1"/>
              <w:spacing w:lineRule="auto" w:line="240"/>
              <w:ind w:firstLine="669" w:end="0"/>
              <w:rPr>
                <w:b/>
              </w:rPr>
            </w:pPr>
            <w:r>
              <w:rPr>
                <w:b/>
              </w:rPr>
            </w:r>
          </w:p>
        </w:tc>
        <w:tc>
          <w:tcPr>
            <w:tcW w:w="3969" w:type="dxa"/>
            <w:tcBorders/>
          </w:tcPr>
          <w:p>
            <w:pPr>
              <w:pStyle w:val="Normal1"/>
              <w:spacing w:lineRule="auto" w:line="240"/>
              <w:jc w:val="start"/>
              <w:rPr/>
            </w:pPr>
            <w:r>
              <w:rPr/>
              <w:t xml:space="preserve">— </w:t>
            </w:r>
            <w:r>
              <w:rPr/>
              <w:t>нераспространенное предложение</w:t>
            </w:r>
          </w:p>
          <w:p>
            <w:pPr>
              <w:pStyle w:val="Normal1"/>
              <w:spacing w:lineRule="auto" w:line="240"/>
              <w:ind w:firstLine="284" w:end="0"/>
              <w:jc w:val="start"/>
              <w:rPr/>
            </w:pPr>
            <w:r>
              <w:rPr/>
            </w:r>
          </w:p>
        </w:tc>
      </w:tr>
      <w:tr>
        <w:trPr>
          <w:trHeight w:val="327" w:hRule="exact"/>
        </w:trPr>
        <w:tc>
          <w:tcPr>
            <w:tcW w:w="4253" w:type="dxa"/>
            <w:tcBorders/>
          </w:tcPr>
          <w:p>
            <w:pPr>
              <w:pStyle w:val="Normal1"/>
              <w:spacing w:lineRule="auto" w:line="240"/>
              <w:ind w:firstLine="669" w:end="0"/>
              <w:rPr>
                <w:b/>
              </w:rPr>
            </w:pPr>
            <w:r>
              <w:rPr>
                <w:b/>
                <w:lang w:val="en-US"/>
              </w:rPr>
              <w:t>con</w:t>
            </w:r>
            <w:r>
              <w:rPr>
                <w:b/>
              </w:rPr>
              <w:t xml:space="preserve"> </w:t>
            </w:r>
            <w:r>
              <w:rPr>
                <w:b/>
                <w:lang w:val="en-US"/>
              </w:rPr>
              <w:t>complementos</w:t>
            </w:r>
          </w:p>
          <w:p>
            <w:pPr>
              <w:pStyle w:val="Normal1"/>
              <w:spacing w:lineRule="auto" w:line="240"/>
              <w:ind w:firstLine="669" w:end="0"/>
              <w:rPr>
                <w:b/>
              </w:rPr>
            </w:pPr>
            <w:r>
              <w:rPr>
                <w:b/>
              </w:rPr>
            </w:r>
          </w:p>
        </w:tc>
        <w:tc>
          <w:tcPr>
            <w:tcW w:w="3969" w:type="dxa"/>
            <w:tcBorders/>
          </w:tcPr>
          <w:p>
            <w:pPr>
              <w:pStyle w:val="Normal1"/>
              <w:spacing w:lineRule="auto" w:line="240"/>
              <w:jc w:val="start"/>
              <w:rPr/>
            </w:pPr>
            <w:r>
              <w:rPr/>
              <w:t xml:space="preserve">— </w:t>
            </w:r>
            <w:r>
              <w:rPr/>
              <w:t>распространенное предложение</w:t>
            </w:r>
          </w:p>
          <w:p>
            <w:pPr>
              <w:pStyle w:val="Normal1"/>
              <w:spacing w:lineRule="auto" w:line="240"/>
              <w:ind w:firstLine="284" w:end="0"/>
              <w:jc w:val="start"/>
              <w:rPr/>
            </w:pPr>
            <w:r>
              <w:rPr/>
            </w:r>
          </w:p>
        </w:tc>
      </w:tr>
      <w:tr>
        <w:trPr>
          <w:trHeight w:val="275" w:hRule="exact"/>
        </w:trPr>
        <w:tc>
          <w:tcPr>
            <w:tcW w:w="4253" w:type="dxa"/>
            <w:tcBorders/>
          </w:tcPr>
          <w:p>
            <w:pPr>
              <w:pStyle w:val="Normal1"/>
              <w:spacing w:lineRule="auto" w:line="240"/>
              <w:ind w:firstLine="669" w:end="0"/>
              <w:rPr>
                <w:b/>
                <w:lang w:val="en-US"/>
              </w:rPr>
            </w:pPr>
            <w:r>
              <w:rPr>
                <w:b/>
                <w:lang w:val="en-US"/>
              </w:rPr>
              <w:t>personal</w:t>
            </w:r>
          </w:p>
          <w:p>
            <w:pPr>
              <w:pStyle w:val="Normal1"/>
              <w:spacing w:lineRule="auto" w:line="240"/>
              <w:ind w:firstLine="669" w:end="0"/>
              <w:rPr>
                <w:b/>
                <w:lang w:val="en-US"/>
              </w:rPr>
            </w:pPr>
            <w:r>
              <w:rPr>
                <w:b/>
                <w:lang w:val="en-US"/>
              </w:rPr>
            </w:r>
          </w:p>
        </w:tc>
        <w:tc>
          <w:tcPr>
            <w:tcW w:w="3969" w:type="dxa"/>
            <w:tcBorders/>
          </w:tcPr>
          <w:p>
            <w:pPr>
              <w:pStyle w:val="Normal1"/>
              <w:spacing w:lineRule="auto" w:line="240"/>
              <w:jc w:val="start"/>
              <w:rPr>
                <w:lang w:val="en-US"/>
              </w:rPr>
            </w:pPr>
            <w:r>
              <w:rPr>
                <w:lang w:val="en-US"/>
              </w:rPr>
              <w:t xml:space="preserve">— </w:t>
            </w:r>
            <w:r>
              <w:rPr/>
              <w:t>личное</w:t>
            </w:r>
            <w:r>
              <w:rPr>
                <w:lang w:val="en-US"/>
              </w:rPr>
              <w:t xml:space="preserve"> </w:t>
            </w:r>
            <w:r>
              <w:rPr/>
              <w:t>предложение</w:t>
            </w:r>
          </w:p>
          <w:p>
            <w:pPr>
              <w:pStyle w:val="Normal1"/>
              <w:spacing w:lineRule="auto" w:line="240"/>
              <w:ind w:firstLine="284" w:end="0"/>
              <w:jc w:val="start"/>
              <w:rPr>
                <w:lang w:val="en-US"/>
              </w:rPr>
            </w:pPr>
            <w:r>
              <w:rPr>
                <w:lang w:val="en-US"/>
              </w:rPr>
            </w:r>
          </w:p>
        </w:tc>
      </w:tr>
      <w:tr>
        <w:trPr>
          <w:trHeight w:val="240" w:hRule="exact"/>
        </w:trPr>
        <w:tc>
          <w:tcPr>
            <w:tcW w:w="4253" w:type="dxa"/>
            <w:tcBorders/>
          </w:tcPr>
          <w:p>
            <w:pPr>
              <w:pStyle w:val="Normal1"/>
              <w:spacing w:lineRule="auto" w:line="240"/>
              <w:ind w:firstLine="284" w:end="0"/>
              <w:rPr>
                <w:b/>
                <w:lang w:val="en-US"/>
              </w:rPr>
            </w:pPr>
            <w:r>
              <w:rPr>
                <w:b/>
                <w:lang w:val="en-US"/>
              </w:rPr>
              <w:t>Oracion unipersonal * (impersonal)</w:t>
            </w:r>
          </w:p>
          <w:p>
            <w:pPr>
              <w:pStyle w:val="Normal1"/>
              <w:spacing w:lineRule="auto" w:line="240"/>
              <w:ind w:firstLine="284" w:end="0"/>
              <w:rPr>
                <w:b/>
                <w:lang w:val="en-US"/>
              </w:rPr>
            </w:pPr>
            <w:r>
              <w:rPr>
                <w:b/>
                <w:lang w:val="en-US"/>
              </w:rPr>
            </w:r>
          </w:p>
        </w:tc>
        <w:tc>
          <w:tcPr>
            <w:tcW w:w="3969" w:type="dxa"/>
            <w:tcBorders/>
          </w:tcPr>
          <w:p>
            <w:pPr>
              <w:pStyle w:val="Normal1"/>
              <w:spacing w:lineRule="auto" w:line="240"/>
              <w:jc w:val="start"/>
              <w:rPr/>
            </w:pPr>
            <w:r>
              <w:rPr/>
              <w:t xml:space="preserve">— </w:t>
            </w:r>
            <w:r>
              <w:rPr/>
              <w:t>неопределенно-личное предложение</w:t>
            </w:r>
          </w:p>
          <w:p>
            <w:pPr>
              <w:pStyle w:val="Normal1"/>
              <w:spacing w:lineRule="auto" w:line="240"/>
              <w:ind w:firstLine="284" w:end="0"/>
              <w:jc w:val="start"/>
              <w:rPr/>
            </w:pPr>
            <w:r>
              <w:rPr/>
            </w:r>
          </w:p>
        </w:tc>
      </w:tr>
      <w:tr>
        <w:trPr>
          <w:trHeight w:val="326" w:hRule="exact"/>
        </w:trPr>
        <w:tc>
          <w:tcPr>
            <w:tcW w:w="4253" w:type="dxa"/>
            <w:tcBorders/>
          </w:tcPr>
          <w:p>
            <w:pPr>
              <w:pStyle w:val="Normal1"/>
              <w:spacing w:lineRule="auto" w:line="240"/>
              <w:ind w:firstLine="669" w:end="0"/>
              <w:rPr/>
            </w:pPr>
            <w:r>
              <w:rPr>
                <w:b/>
              </w:rPr>
              <w:t xml:space="preserve">»    </w:t>
            </w:r>
            <w:r>
              <w:rPr>
                <w:b/>
                <w:lang w:val="en-US"/>
              </w:rPr>
              <w:t>impersonal</w:t>
            </w:r>
            <w:r>
              <w:rPr>
                <w:b/>
              </w:rPr>
              <w:t xml:space="preserve"> (</w:t>
            </w:r>
            <w:r>
              <w:rPr>
                <w:b/>
                <w:lang w:val="en-US"/>
              </w:rPr>
              <w:t>unipersonal</w:t>
            </w:r>
            <w:r>
              <w:rPr>
                <w:b/>
              </w:rPr>
              <w:t>)</w:t>
            </w:r>
          </w:p>
          <w:p>
            <w:pPr>
              <w:pStyle w:val="Normal1"/>
              <w:spacing w:lineRule="auto" w:line="240"/>
              <w:ind w:firstLine="669" w:end="0"/>
              <w:rPr>
                <w:b/>
              </w:rPr>
            </w:pPr>
            <w:r>
              <w:rPr>
                <w:b/>
              </w:rPr>
            </w:r>
          </w:p>
        </w:tc>
        <w:tc>
          <w:tcPr>
            <w:tcW w:w="3969" w:type="dxa"/>
            <w:tcBorders/>
          </w:tcPr>
          <w:p>
            <w:pPr>
              <w:pStyle w:val="Normal1"/>
              <w:spacing w:lineRule="auto" w:line="240"/>
              <w:rPr/>
            </w:pPr>
            <w:r>
              <w:rPr/>
              <w:t xml:space="preserve">— </w:t>
            </w:r>
            <w:r>
              <w:rPr/>
              <w:t>безличное предложение</w:t>
            </w:r>
          </w:p>
          <w:p>
            <w:pPr>
              <w:pStyle w:val="Normal1"/>
              <w:spacing w:lineRule="auto" w:line="240"/>
              <w:ind w:firstLine="284" w:end="0"/>
              <w:rPr/>
            </w:pPr>
            <w:r>
              <w:rPr/>
            </w:r>
          </w:p>
        </w:tc>
      </w:tr>
      <w:tr>
        <w:trPr>
          <w:trHeight w:val="287" w:hRule="exact"/>
        </w:trPr>
        <w:tc>
          <w:tcPr>
            <w:tcW w:w="4253" w:type="dxa"/>
            <w:tcBorders/>
          </w:tcPr>
          <w:p>
            <w:pPr>
              <w:pStyle w:val="Normal1"/>
              <w:spacing w:lineRule="auto" w:line="240"/>
              <w:ind w:firstLine="669" w:end="0"/>
              <w:rPr>
                <w:b/>
              </w:rPr>
            </w:pPr>
            <w:r>
              <w:rPr>
                <w:b/>
              </w:rPr>
              <w:t xml:space="preserve">»    </w:t>
            </w:r>
            <w:r>
              <w:rPr>
                <w:b/>
                <w:lang w:val="en-US"/>
              </w:rPr>
              <w:t>nominativa</w:t>
            </w:r>
          </w:p>
          <w:p>
            <w:pPr>
              <w:pStyle w:val="Normal1"/>
              <w:spacing w:lineRule="auto" w:line="240"/>
              <w:ind w:firstLine="669" w:end="0"/>
              <w:rPr>
                <w:b/>
              </w:rPr>
            </w:pPr>
            <w:r>
              <w:rPr>
                <w:b/>
              </w:rPr>
            </w:r>
          </w:p>
        </w:tc>
        <w:tc>
          <w:tcPr>
            <w:tcW w:w="3969" w:type="dxa"/>
            <w:tcBorders/>
          </w:tcPr>
          <w:p>
            <w:pPr>
              <w:pStyle w:val="Normal1"/>
              <w:spacing w:lineRule="auto" w:line="240"/>
              <w:rPr/>
            </w:pPr>
            <w:r>
              <w:rPr/>
              <w:t xml:space="preserve">— </w:t>
            </w:r>
            <w:r>
              <w:rPr/>
              <w:t>назывное предложение</w:t>
            </w:r>
          </w:p>
          <w:p>
            <w:pPr>
              <w:pStyle w:val="Normal1"/>
              <w:spacing w:lineRule="auto" w:line="240"/>
              <w:ind w:firstLine="284" w:end="0"/>
              <w:rPr/>
            </w:pPr>
            <w:r>
              <w:rPr/>
            </w:r>
          </w:p>
        </w:tc>
      </w:tr>
      <w:tr>
        <w:trPr>
          <w:trHeight w:val="292" w:hRule="exact"/>
        </w:trPr>
        <w:tc>
          <w:tcPr>
            <w:tcW w:w="4253" w:type="dxa"/>
            <w:tcBorders/>
          </w:tcPr>
          <w:p>
            <w:pPr>
              <w:pStyle w:val="Normal1"/>
              <w:spacing w:lineRule="auto" w:line="240"/>
              <w:ind w:firstLine="669" w:end="0"/>
              <w:rPr>
                <w:b/>
              </w:rPr>
            </w:pPr>
            <w:r>
              <w:rPr>
                <w:b/>
              </w:rPr>
              <w:t xml:space="preserve">»    </w:t>
            </w:r>
            <w:r>
              <w:rPr>
                <w:b/>
                <w:lang w:val="en-US"/>
              </w:rPr>
              <w:t>incompleta</w:t>
            </w:r>
          </w:p>
          <w:p>
            <w:pPr>
              <w:pStyle w:val="Normal1"/>
              <w:spacing w:lineRule="auto" w:line="240"/>
              <w:ind w:firstLine="669" w:end="0"/>
              <w:rPr>
                <w:b/>
              </w:rPr>
            </w:pPr>
            <w:r>
              <w:rPr>
                <w:b/>
              </w:rPr>
            </w:r>
          </w:p>
        </w:tc>
        <w:tc>
          <w:tcPr>
            <w:tcW w:w="3969" w:type="dxa"/>
            <w:tcBorders/>
          </w:tcPr>
          <w:p>
            <w:pPr>
              <w:pStyle w:val="Normal1"/>
              <w:spacing w:lineRule="auto" w:line="240"/>
              <w:rPr/>
            </w:pPr>
            <w:r>
              <w:rPr/>
              <w:t xml:space="preserve">— </w:t>
            </w:r>
            <w:r>
              <w:rPr/>
              <w:t>неполное предложение</w:t>
            </w:r>
          </w:p>
          <w:p>
            <w:pPr>
              <w:pStyle w:val="Normal1"/>
              <w:spacing w:lineRule="auto" w:line="240"/>
              <w:ind w:firstLine="284" w:end="0"/>
              <w:rPr/>
            </w:pPr>
            <w:r>
              <w:rPr/>
            </w:r>
          </w:p>
        </w:tc>
      </w:tr>
      <w:tr>
        <w:trPr>
          <w:trHeight w:val="268" w:hRule="exact"/>
        </w:trPr>
        <w:tc>
          <w:tcPr>
            <w:tcW w:w="4253" w:type="dxa"/>
            <w:tcBorders/>
          </w:tcPr>
          <w:p>
            <w:pPr>
              <w:pStyle w:val="Normal1"/>
              <w:spacing w:lineRule="auto" w:line="240"/>
              <w:ind w:firstLine="284" w:end="0"/>
              <w:rPr>
                <w:b/>
                <w:spacing w:val="20"/>
              </w:rPr>
            </w:pPr>
            <w:r>
              <w:rPr>
                <w:b/>
                <w:spacing w:val="20"/>
                <w:lang w:val="en-US"/>
              </w:rPr>
              <w:t>Oraci</w:t>
            </w:r>
            <w:r>
              <w:rPr>
                <w:b/>
                <w:spacing w:val="20"/>
              </w:rPr>
              <w:t>ó</w:t>
            </w:r>
            <w:r>
              <w:rPr>
                <w:b/>
                <w:spacing w:val="20"/>
                <w:lang w:val="en-US"/>
              </w:rPr>
              <w:t>n</w:t>
            </w:r>
            <w:r>
              <w:rPr>
                <w:b/>
                <w:spacing w:val="20"/>
              </w:rPr>
              <w:t xml:space="preserve"> </w:t>
            </w:r>
            <w:r>
              <w:rPr>
                <w:b/>
                <w:spacing w:val="20"/>
                <w:lang w:val="en-US"/>
              </w:rPr>
              <w:t>compuesta</w:t>
            </w:r>
          </w:p>
          <w:p>
            <w:pPr>
              <w:pStyle w:val="Normal1"/>
              <w:spacing w:lineRule="auto" w:line="240"/>
              <w:ind w:firstLine="284" w:end="0"/>
              <w:rPr>
                <w:b/>
                <w:spacing w:val="20"/>
              </w:rPr>
            </w:pPr>
            <w:r>
              <w:rPr>
                <w:b/>
                <w:spacing w:val="20"/>
              </w:rPr>
            </w:r>
          </w:p>
        </w:tc>
        <w:tc>
          <w:tcPr>
            <w:tcW w:w="3969" w:type="dxa"/>
            <w:tcBorders/>
          </w:tcPr>
          <w:p>
            <w:pPr>
              <w:pStyle w:val="Normal1"/>
              <w:spacing w:lineRule="auto" w:line="240"/>
              <w:rPr/>
            </w:pPr>
            <w:r>
              <w:rPr/>
              <w:t xml:space="preserve">— </w:t>
            </w:r>
            <w:r>
              <w:rPr/>
              <w:t>сложное предложение</w:t>
            </w:r>
          </w:p>
          <w:p>
            <w:pPr>
              <w:pStyle w:val="Normal1"/>
              <w:spacing w:lineRule="auto" w:line="240"/>
              <w:ind w:firstLine="284" w:end="0"/>
              <w:rPr/>
            </w:pPr>
            <w:r>
              <w:rPr/>
            </w:r>
          </w:p>
        </w:tc>
      </w:tr>
      <w:tr>
        <w:trPr>
          <w:trHeight w:val="286" w:hRule="exact"/>
        </w:trPr>
        <w:tc>
          <w:tcPr>
            <w:tcW w:w="4253" w:type="dxa"/>
            <w:tcBorders/>
          </w:tcPr>
          <w:p>
            <w:pPr>
              <w:pStyle w:val="Normal1"/>
              <w:spacing w:lineRule="auto" w:line="240"/>
              <w:ind w:firstLine="284" w:end="0"/>
              <w:rPr>
                <w:b/>
              </w:rPr>
            </w:pPr>
            <w:r>
              <w:rPr>
                <w:b/>
                <w:lang w:val="en-US"/>
              </w:rPr>
              <w:t>Coordinaci</w:t>
            </w:r>
            <w:r>
              <w:rPr>
                <w:b/>
              </w:rPr>
              <w:t>ó</w:t>
            </w:r>
            <w:r>
              <w:rPr>
                <w:b/>
                <w:lang w:val="en-US"/>
              </w:rPr>
              <w:t>n</w:t>
            </w:r>
          </w:p>
          <w:p>
            <w:pPr>
              <w:pStyle w:val="Normal1"/>
              <w:spacing w:lineRule="auto" w:line="240"/>
              <w:ind w:firstLine="284" w:end="0"/>
              <w:rPr>
                <w:b/>
              </w:rPr>
            </w:pPr>
            <w:r>
              <w:rPr>
                <w:b/>
              </w:rPr>
            </w:r>
          </w:p>
        </w:tc>
        <w:tc>
          <w:tcPr>
            <w:tcW w:w="3969" w:type="dxa"/>
            <w:tcBorders/>
          </w:tcPr>
          <w:p>
            <w:pPr>
              <w:pStyle w:val="Normal1"/>
              <w:spacing w:lineRule="auto" w:line="240"/>
              <w:rPr/>
            </w:pPr>
            <w:r>
              <w:rPr/>
              <w:t xml:space="preserve">— </w:t>
            </w:r>
            <w:r>
              <w:rPr/>
              <w:t>сочинение</w:t>
            </w:r>
          </w:p>
          <w:p>
            <w:pPr>
              <w:pStyle w:val="Normal1"/>
              <w:spacing w:lineRule="auto" w:line="240"/>
              <w:ind w:firstLine="284" w:end="0"/>
              <w:rPr/>
            </w:pPr>
            <w:r>
              <w:rPr/>
            </w:r>
          </w:p>
        </w:tc>
      </w:tr>
      <w:tr>
        <w:trPr>
          <w:trHeight w:val="289" w:hRule="exact"/>
        </w:trPr>
        <w:tc>
          <w:tcPr>
            <w:tcW w:w="4253" w:type="dxa"/>
            <w:tcBorders/>
          </w:tcPr>
          <w:p>
            <w:pPr>
              <w:pStyle w:val="Normal1"/>
              <w:spacing w:lineRule="auto" w:line="240"/>
              <w:ind w:firstLine="284" w:end="0"/>
              <w:rPr>
                <w:b/>
                <w:lang w:val="en-US"/>
              </w:rPr>
            </w:pPr>
            <w:r>
              <w:rPr>
                <w:b/>
                <w:lang w:val="en-US"/>
              </w:rPr>
              <w:t>Subordinación</w:t>
            </w:r>
          </w:p>
          <w:p>
            <w:pPr>
              <w:pStyle w:val="Normal1"/>
              <w:spacing w:lineRule="auto" w:line="240"/>
              <w:ind w:firstLine="284" w:end="0"/>
              <w:rPr>
                <w:b/>
                <w:lang w:val="en-US"/>
              </w:rPr>
            </w:pPr>
            <w:r>
              <w:rPr>
                <w:b/>
                <w:lang w:val="en-US"/>
              </w:rPr>
            </w:r>
          </w:p>
        </w:tc>
        <w:tc>
          <w:tcPr>
            <w:tcW w:w="3969" w:type="dxa"/>
            <w:tcBorders/>
          </w:tcPr>
          <w:p>
            <w:pPr>
              <w:pStyle w:val="Normal1"/>
              <w:spacing w:lineRule="auto" w:line="240"/>
              <w:rPr>
                <w:lang w:val="en-US"/>
              </w:rPr>
            </w:pPr>
            <w:r>
              <w:rPr>
                <w:lang w:val="en-US"/>
              </w:rPr>
              <w:t xml:space="preserve">— </w:t>
            </w:r>
            <w:r>
              <w:rPr/>
              <w:t>подчинение</w:t>
            </w:r>
          </w:p>
          <w:p>
            <w:pPr>
              <w:pStyle w:val="Normal1"/>
              <w:spacing w:lineRule="auto" w:line="240"/>
              <w:ind w:firstLine="284" w:end="0"/>
              <w:rPr>
                <w:lang w:val="en-US"/>
              </w:rPr>
            </w:pPr>
            <w:r>
              <w:rPr>
                <w:lang w:val="en-US"/>
              </w:rPr>
            </w:r>
          </w:p>
        </w:tc>
      </w:tr>
      <w:tr>
        <w:trPr>
          <w:trHeight w:val="240" w:hRule="exact"/>
        </w:trPr>
        <w:tc>
          <w:tcPr>
            <w:tcW w:w="4253" w:type="dxa"/>
            <w:tcBorders/>
          </w:tcPr>
          <w:p>
            <w:pPr>
              <w:pStyle w:val="Normal1"/>
              <w:spacing w:lineRule="auto" w:line="240"/>
              <w:ind w:firstLine="284" w:end="0"/>
              <w:rPr>
                <w:b/>
                <w:lang w:val="en-US"/>
              </w:rPr>
            </w:pPr>
            <w:r>
              <w:rPr>
                <w:b/>
                <w:lang w:val="en-US"/>
              </w:rPr>
              <w:t>Oración compuesta coordinada</w:t>
            </w:r>
          </w:p>
          <w:p>
            <w:pPr>
              <w:pStyle w:val="Normal1"/>
              <w:spacing w:lineRule="auto" w:line="240"/>
              <w:ind w:firstLine="284" w:end="0"/>
              <w:rPr>
                <w:b/>
                <w:lang w:val="en-US"/>
              </w:rPr>
            </w:pPr>
            <w:r>
              <w:rPr>
                <w:b/>
                <w:lang w:val="en-US"/>
              </w:rPr>
            </w:r>
          </w:p>
        </w:tc>
        <w:tc>
          <w:tcPr>
            <w:tcW w:w="3969" w:type="dxa"/>
            <w:tcBorders/>
          </w:tcPr>
          <w:p>
            <w:pPr>
              <w:pStyle w:val="Normal1"/>
              <w:spacing w:lineRule="auto" w:line="240"/>
              <w:jc w:val="start"/>
              <w:rPr/>
            </w:pPr>
            <w:r>
              <w:rPr/>
              <w:t xml:space="preserve">— </w:t>
            </w:r>
            <w:r>
              <w:rPr/>
              <w:t>сложносочиненное предложение</w:t>
            </w:r>
          </w:p>
          <w:p>
            <w:pPr>
              <w:pStyle w:val="Normal1"/>
              <w:spacing w:lineRule="auto" w:line="240"/>
              <w:ind w:firstLine="284" w:end="0"/>
              <w:rPr/>
            </w:pPr>
            <w:r>
              <w:rPr/>
            </w:r>
          </w:p>
        </w:tc>
      </w:tr>
      <w:tr>
        <w:trPr>
          <w:trHeight w:val="339" w:hRule="exact"/>
        </w:trPr>
        <w:tc>
          <w:tcPr>
            <w:tcW w:w="4253" w:type="dxa"/>
            <w:tcBorders/>
          </w:tcPr>
          <w:p>
            <w:pPr>
              <w:pStyle w:val="Normal1"/>
              <w:spacing w:lineRule="auto" w:line="240"/>
              <w:ind w:firstLine="284" w:end="0"/>
              <w:rPr>
                <w:b/>
              </w:rPr>
            </w:pPr>
            <w:r>
              <w:rPr>
                <w:b/>
                <w:lang w:val="en-US"/>
              </w:rPr>
              <w:t>Coordinaci</w:t>
            </w:r>
            <w:r>
              <w:rPr>
                <w:b/>
              </w:rPr>
              <w:t>ó</w:t>
            </w:r>
            <w:r>
              <w:rPr>
                <w:b/>
                <w:lang w:val="en-US"/>
              </w:rPr>
              <w:t>n</w:t>
            </w:r>
            <w:r>
              <w:rPr>
                <w:b/>
              </w:rPr>
              <w:t xml:space="preserve"> </w:t>
            </w:r>
            <w:r>
              <w:rPr>
                <w:b/>
                <w:lang w:val="en-US"/>
              </w:rPr>
              <w:t>conjuntiva</w:t>
            </w:r>
          </w:p>
          <w:p>
            <w:pPr>
              <w:pStyle w:val="Normal1"/>
              <w:spacing w:lineRule="auto" w:line="240"/>
              <w:ind w:firstLine="284" w:end="0"/>
              <w:rPr>
                <w:b/>
              </w:rPr>
            </w:pPr>
            <w:r>
              <w:rPr>
                <w:b/>
              </w:rPr>
            </w:r>
          </w:p>
        </w:tc>
        <w:tc>
          <w:tcPr>
            <w:tcW w:w="3969" w:type="dxa"/>
            <w:tcBorders/>
          </w:tcPr>
          <w:p>
            <w:pPr>
              <w:pStyle w:val="Normal1"/>
              <w:spacing w:lineRule="auto" w:line="240"/>
              <w:rPr/>
            </w:pPr>
            <w:r>
              <w:rPr/>
              <w:t xml:space="preserve">— </w:t>
            </w:r>
            <w:r>
              <w:rPr/>
              <w:t>союзное сочинение</w:t>
            </w:r>
          </w:p>
          <w:p>
            <w:pPr>
              <w:pStyle w:val="Normal1"/>
              <w:spacing w:lineRule="auto" w:line="240"/>
              <w:ind w:firstLine="284" w:end="0"/>
              <w:rPr/>
            </w:pPr>
            <w:r>
              <w:rPr/>
            </w:r>
          </w:p>
        </w:tc>
      </w:tr>
      <w:tr>
        <w:trPr>
          <w:trHeight w:val="273" w:hRule="exact"/>
        </w:trPr>
        <w:tc>
          <w:tcPr>
            <w:tcW w:w="4253" w:type="dxa"/>
            <w:tcBorders/>
          </w:tcPr>
          <w:p>
            <w:pPr>
              <w:pStyle w:val="Normal1"/>
              <w:spacing w:lineRule="auto" w:line="240"/>
              <w:ind w:firstLine="669" w:end="0"/>
              <w:rPr>
                <w:b/>
              </w:rPr>
            </w:pPr>
            <w:r>
              <w:rPr>
                <w:b/>
              </w:rPr>
              <w:t xml:space="preserve">»    </w:t>
            </w:r>
            <w:r>
              <w:rPr>
                <w:b/>
                <w:lang w:val="en-US"/>
              </w:rPr>
              <w:t>yuxtapuesta</w:t>
            </w:r>
          </w:p>
          <w:p>
            <w:pPr>
              <w:pStyle w:val="Normal1"/>
              <w:spacing w:lineRule="auto" w:line="240"/>
              <w:ind w:firstLine="669" w:end="0"/>
              <w:rPr>
                <w:b/>
              </w:rPr>
            </w:pPr>
            <w:r>
              <w:rPr>
                <w:b/>
              </w:rPr>
            </w:r>
          </w:p>
        </w:tc>
        <w:tc>
          <w:tcPr>
            <w:tcW w:w="3969" w:type="dxa"/>
            <w:tcBorders/>
          </w:tcPr>
          <w:p>
            <w:pPr>
              <w:pStyle w:val="Normal1"/>
              <w:spacing w:lineRule="auto" w:line="240"/>
              <w:rPr/>
            </w:pPr>
            <w:r>
              <w:rPr/>
              <w:t xml:space="preserve">— </w:t>
            </w:r>
            <w:r>
              <w:rPr/>
              <w:t>бессоюзное сочинение</w:t>
            </w:r>
          </w:p>
          <w:p>
            <w:pPr>
              <w:pStyle w:val="Normal1"/>
              <w:spacing w:lineRule="auto" w:line="240"/>
              <w:ind w:firstLine="284" w:end="0"/>
              <w:rPr/>
            </w:pPr>
            <w:r>
              <w:rPr/>
            </w:r>
          </w:p>
        </w:tc>
      </w:tr>
      <w:tr>
        <w:trPr>
          <w:trHeight w:val="278" w:hRule="exact"/>
        </w:trPr>
        <w:tc>
          <w:tcPr>
            <w:tcW w:w="4253" w:type="dxa"/>
            <w:tcBorders/>
          </w:tcPr>
          <w:p>
            <w:pPr>
              <w:pStyle w:val="Normal1"/>
              <w:spacing w:lineRule="auto" w:line="240"/>
              <w:ind w:firstLine="669" w:end="0"/>
              <w:rPr>
                <w:b/>
              </w:rPr>
            </w:pPr>
            <w:r>
              <w:rPr>
                <w:b/>
              </w:rPr>
              <w:t xml:space="preserve">»    </w:t>
            </w:r>
            <w:r>
              <w:rPr>
                <w:b/>
                <w:lang w:val="en-US"/>
              </w:rPr>
              <w:t>copulativa</w:t>
            </w:r>
          </w:p>
          <w:p>
            <w:pPr>
              <w:pStyle w:val="Normal1"/>
              <w:spacing w:lineRule="auto" w:line="240"/>
              <w:ind w:firstLine="669" w:end="0"/>
              <w:rPr>
                <w:b/>
              </w:rPr>
            </w:pPr>
            <w:r>
              <w:rPr>
                <w:b/>
              </w:rPr>
            </w:r>
          </w:p>
        </w:tc>
        <w:tc>
          <w:tcPr>
            <w:tcW w:w="3969" w:type="dxa"/>
            <w:tcBorders/>
          </w:tcPr>
          <w:p>
            <w:pPr>
              <w:pStyle w:val="Normal1"/>
              <w:spacing w:lineRule="auto" w:line="240"/>
              <w:jc w:val="start"/>
              <w:rPr/>
            </w:pPr>
            <w:r>
              <w:rPr/>
              <w:t xml:space="preserve">— </w:t>
            </w:r>
            <w:r>
              <w:rPr/>
              <w:t>соединительное сочинение</w:t>
            </w:r>
          </w:p>
          <w:p>
            <w:pPr>
              <w:pStyle w:val="Normal1"/>
              <w:spacing w:lineRule="auto" w:line="240"/>
              <w:ind w:firstLine="284" w:end="0"/>
              <w:jc w:val="start"/>
              <w:rPr/>
            </w:pPr>
            <w:r>
              <w:rPr/>
            </w:r>
          </w:p>
        </w:tc>
      </w:tr>
      <w:tr>
        <w:trPr>
          <w:trHeight w:val="281" w:hRule="exact"/>
        </w:trPr>
        <w:tc>
          <w:tcPr>
            <w:tcW w:w="4253" w:type="dxa"/>
            <w:tcBorders/>
          </w:tcPr>
          <w:p>
            <w:pPr>
              <w:pStyle w:val="Normal1"/>
              <w:spacing w:lineRule="auto" w:line="240"/>
              <w:ind w:firstLine="669" w:end="0"/>
              <w:rPr>
                <w:b/>
              </w:rPr>
            </w:pPr>
            <w:r>
              <w:rPr>
                <w:b/>
              </w:rPr>
              <w:t xml:space="preserve">»    </w:t>
            </w:r>
            <w:r>
              <w:rPr>
                <w:b/>
                <w:lang w:val="en-US"/>
              </w:rPr>
              <w:t>disyuntiva</w:t>
            </w:r>
          </w:p>
          <w:p>
            <w:pPr>
              <w:pStyle w:val="Normal1"/>
              <w:spacing w:lineRule="auto" w:line="240"/>
              <w:ind w:firstLine="669" w:end="0"/>
              <w:rPr>
                <w:b/>
              </w:rPr>
            </w:pPr>
            <w:r>
              <w:rPr>
                <w:b/>
              </w:rPr>
            </w:r>
          </w:p>
        </w:tc>
        <w:tc>
          <w:tcPr>
            <w:tcW w:w="3969" w:type="dxa"/>
            <w:tcBorders/>
          </w:tcPr>
          <w:p>
            <w:pPr>
              <w:pStyle w:val="Normal1"/>
              <w:spacing w:lineRule="auto" w:line="240"/>
              <w:jc w:val="start"/>
              <w:rPr/>
            </w:pPr>
            <w:r>
              <w:rPr/>
              <w:t xml:space="preserve">— </w:t>
            </w:r>
            <w:r>
              <w:rPr/>
              <w:t>разделительное сочинение</w:t>
            </w:r>
          </w:p>
          <w:p>
            <w:pPr>
              <w:pStyle w:val="Normal1"/>
              <w:spacing w:lineRule="auto" w:line="240"/>
              <w:ind w:firstLine="284" w:end="0"/>
              <w:jc w:val="start"/>
              <w:rPr/>
            </w:pPr>
            <w:r>
              <w:rPr/>
            </w:r>
          </w:p>
        </w:tc>
      </w:tr>
      <w:tr>
        <w:trPr>
          <w:trHeight w:val="286" w:hRule="exact"/>
        </w:trPr>
        <w:tc>
          <w:tcPr>
            <w:tcW w:w="4253" w:type="dxa"/>
            <w:tcBorders/>
          </w:tcPr>
          <w:p>
            <w:pPr>
              <w:pStyle w:val="Normal1"/>
              <w:spacing w:lineRule="auto" w:line="240"/>
              <w:ind w:firstLine="669" w:end="0"/>
              <w:rPr>
                <w:b/>
              </w:rPr>
            </w:pPr>
            <w:r>
              <w:rPr>
                <w:b/>
              </w:rPr>
              <w:t xml:space="preserve">»    </w:t>
            </w:r>
            <w:r>
              <w:rPr>
                <w:b/>
                <w:lang w:val="en-US"/>
              </w:rPr>
              <w:t>adversativa</w:t>
            </w:r>
          </w:p>
          <w:p>
            <w:pPr>
              <w:pStyle w:val="Normal1"/>
              <w:spacing w:lineRule="auto" w:line="240"/>
              <w:ind w:firstLine="669" w:end="0"/>
              <w:rPr>
                <w:b/>
              </w:rPr>
            </w:pPr>
            <w:r>
              <w:rPr>
                <w:b/>
              </w:rPr>
            </w:r>
          </w:p>
        </w:tc>
        <w:tc>
          <w:tcPr>
            <w:tcW w:w="3969" w:type="dxa"/>
            <w:tcBorders/>
          </w:tcPr>
          <w:p>
            <w:pPr>
              <w:pStyle w:val="Normal1"/>
              <w:spacing w:lineRule="auto" w:line="240"/>
              <w:jc w:val="start"/>
              <w:rPr/>
            </w:pPr>
            <w:r>
              <w:rPr/>
              <w:t xml:space="preserve">— </w:t>
            </w:r>
            <w:r>
              <w:rPr/>
              <w:t>противительное сочинение</w:t>
            </w:r>
          </w:p>
          <w:p>
            <w:pPr>
              <w:pStyle w:val="Normal1"/>
              <w:spacing w:lineRule="auto" w:line="240"/>
              <w:ind w:firstLine="284" w:end="0"/>
              <w:jc w:val="start"/>
              <w:rPr/>
            </w:pPr>
            <w:r>
              <w:rPr/>
            </w:r>
          </w:p>
        </w:tc>
      </w:tr>
      <w:tr>
        <w:trPr>
          <w:trHeight w:val="220" w:hRule="exact"/>
        </w:trPr>
        <w:tc>
          <w:tcPr>
            <w:tcW w:w="4253" w:type="dxa"/>
            <w:tcBorders/>
          </w:tcPr>
          <w:p>
            <w:pPr>
              <w:pStyle w:val="Normal1"/>
              <w:spacing w:lineRule="auto" w:line="240"/>
              <w:ind w:firstLine="284" w:end="0"/>
              <w:rPr>
                <w:b/>
              </w:rPr>
            </w:pPr>
            <w:r>
              <w:rPr>
                <w:b/>
                <w:lang w:val="en-US"/>
              </w:rPr>
              <w:t>Oraci</w:t>
            </w:r>
            <w:r>
              <w:rPr>
                <w:b/>
              </w:rPr>
              <w:t>ó</w:t>
            </w:r>
            <w:r>
              <w:rPr>
                <w:b/>
                <w:lang w:val="en-US"/>
              </w:rPr>
              <w:t>n</w:t>
            </w:r>
            <w:r>
              <w:rPr>
                <w:b/>
              </w:rPr>
              <w:t xml:space="preserve"> </w:t>
            </w:r>
            <w:r>
              <w:rPr>
                <w:b/>
                <w:lang w:val="en-US"/>
              </w:rPr>
              <w:t>compuesta</w:t>
            </w:r>
            <w:r>
              <w:rPr>
                <w:b/>
              </w:rPr>
              <w:t xml:space="preserve"> </w:t>
            </w:r>
            <w:r>
              <w:rPr>
                <w:b/>
                <w:lang w:val="en-US"/>
              </w:rPr>
              <w:t>subordinada</w:t>
            </w:r>
          </w:p>
          <w:p>
            <w:pPr>
              <w:pStyle w:val="Normal1"/>
              <w:spacing w:lineRule="auto" w:line="240"/>
              <w:ind w:firstLine="284" w:end="0"/>
              <w:rPr>
                <w:b/>
              </w:rPr>
            </w:pPr>
            <w:r>
              <w:rPr>
                <w:b/>
              </w:rPr>
            </w:r>
          </w:p>
        </w:tc>
        <w:tc>
          <w:tcPr>
            <w:tcW w:w="3969" w:type="dxa"/>
            <w:tcBorders/>
          </w:tcPr>
          <w:p>
            <w:pPr>
              <w:pStyle w:val="Normal1"/>
              <w:spacing w:lineRule="auto" w:line="240"/>
              <w:jc w:val="start"/>
              <w:rPr/>
            </w:pPr>
            <w:r>
              <w:rPr/>
              <w:t xml:space="preserve">— </w:t>
            </w:r>
            <w:r>
              <w:rPr/>
              <w:t>сложноподчиненное предложение</w:t>
            </w:r>
          </w:p>
          <w:p>
            <w:pPr>
              <w:pStyle w:val="Normal1"/>
              <w:spacing w:lineRule="auto" w:line="240"/>
              <w:ind w:firstLine="284" w:end="0"/>
              <w:jc w:val="start"/>
              <w:rPr/>
            </w:pPr>
            <w:r>
              <w:rPr/>
            </w:r>
          </w:p>
        </w:tc>
      </w:tr>
      <w:tr>
        <w:trPr>
          <w:trHeight w:val="321" w:hRule="exact"/>
        </w:trPr>
        <w:tc>
          <w:tcPr>
            <w:tcW w:w="4253" w:type="dxa"/>
            <w:tcBorders/>
          </w:tcPr>
          <w:p>
            <w:pPr>
              <w:pStyle w:val="Normal1"/>
              <w:spacing w:lineRule="auto" w:line="240"/>
              <w:ind w:firstLine="669" w:end="0"/>
              <w:rPr>
                <w:b/>
              </w:rPr>
            </w:pPr>
            <w:r>
              <w:rPr>
                <w:b/>
              </w:rPr>
              <w:t xml:space="preserve">»    </w:t>
            </w:r>
            <w:r>
              <w:rPr>
                <w:b/>
                <w:lang w:val="en-US"/>
              </w:rPr>
              <w:t>principal</w:t>
            </w:r>
          </w:p>
          <w:p>
            <w:pPr>
              <w:pStyle w:val="Normal1"/>
              <w:spacing w:lineRule="auto" w:line="240"/>
              <w:ind w:firstLine="669" w:end="0"/>
              <w:rPr>
                <w:b/>
              </w:rPr>
            </w:pPr>
            <w:r>
              <w:rPr>
                <w:b/>
              </w:rPr>
            </w:r>
          </w:p>
        </w:tc>
        <w:tc>
          <w:tcPr>
            <w:tcW w:w="3969" w:type="dxa"/>
            <w:tcBorders/>
          </w:tcPr>
          <w:p>
            <w:pPr>
              <w:pStyle w:val="Normal1"/>
              <w:spacing w:lineRule="auto" w:line="240"/>
              <w:jc w:val="start"/>
              <w:rPr/>
            </w:pPr>
            <w:r>
              <w:rPr/>
              <w:t xml:space="preserve">— </w:t>
            </w:r>
            <w:r>
              <w:rPr/>
              <w:t>главное предложение</w:t>
            </w:r>
          </w:p>
          <w:p>
            <w:pPr>
              <w:pStyle w:val="Normal1"/>
              <w:spacing w:lineRule="auto" w:line="240"/>
              <w:ind w:firstLine="284" w:end="0"/>
              <w:jc w:val="start"/>
              <w:rPr/>
            </w:pPr>
            <w:r>
              <w:rPr/>
            </w:r>
          </w:p>
        </w:tc>
      </w:tr>
      <w:tr>
        <w:trPr>
          <w:trHeight w:val="283" w:hRule="exact"/>
        </w:trPr>
        <w:tc>
          <w:tcPr>
            <w:tcW w:w="4253" w:type="dxa"/>
            <w:tcBorders/>
          </w:tcPr>
          <w:p>
            <w:pPr>
              <w:pStyle w:val="Normal1"/>
              <w:spacing w:lineRule="auto" w:line="240"/>
              <w:ind w:firstLine="669" w:end="0"/>
              <w:rPr>
                <w:b/>
              </w:rPr>
            </w:pPr>
            <w:r>
              <w:rPr>
                <w:b/>
              </w:rPr>
              <w:t xml:space="preserve">»    </w:t>
            </w:r>
            <w:r>
              <w:rPr>
                <w:b/>
                <w:lang w:val="en-US"/>
              </w:rPr>
              <w:t>subordinada</w:t>
            </w:r>
          </w:p>
          <w:p>
            <w:pPr>
              <w:pStyle w:val="Normal1"/>
              <w:spacing w:lineRule="auto" w:line="240"/>
              <w:ind w:firstLine="669" w:end="0"/>
              <w:rPr>
                <w:b/>
              </w:rPr>
            </w:pPr>
            <w:r>
              <w:rPr>
                <w:b/>
              </w:rPr>
            </w:r>
          </w:p>
        </w:tc>
        <w:tc>
          <w:tcPr>
            <w:tcW w:w="3969" w:type="dxa"/>
            <w:tcBorders/>
          </w:tcPr>
          <w:p>
            <w:pPr>
              <w:pStyle w:val="Normal1"/>
              <w:spacing w:lineRule="auto" w:line="240"/>
              <w:jc w:val="start"/>
              <w:rPr/>
            </w:pPr>
            <w:r>
              <w:rPr/>
              <w:t xml:space="preserve">— </w:t>
            </w:r>
            <w:r>
              <w:rPr/>
              <w:t>придаточное предложение</w:t>
            </w:r>
          </w:p>
          <w:p>
            <w:pPr>
              <w:pStyle w:val="Normal1"/>
              <w:spacing w:lineRule="auto" w:line="240"/>
              <w:ind w:firstLine="284" w:end="0"/>
              <w:jc w:val="start"/>
              <w:rPr/>
            </w:pPr>
            <w:r>
              <w:rPr/>
            </w:r>
          </w:p>
        </w:tc>
      </w:tr>
      <w:tr>
        <w:trPr>
          <w:trHeight w:val="287" w:hRule="exact"/>
        </w:trPr>
        <w:tc>
          <w:tcPr>
            <w:tcW w:w="4253" w:type="dxa"/>
            <w:tcBorders/>
          </w:tcPr>
          <w:p>
            <w:pPr>
              <w:pStyle w:val="Normal1"/>
              <w:spacing w:lineRule="auto" w:line="240"/>
              <w:ind w:firstLine="669" w:end="0"/>
              <w:rPr>
                <w:b/>
              </w:rPr>
            </w:pPr>
            <w:r>
              <w:rPr>
                <w:b/>
              </w:rPr>
              <w:t xml:space="preserve">»    »    </w:t>
            </w:r>
            <w:r>
              <w:rPr>
                <w:b/>
                <w:lang w:val="en-US"/>
              </w:rPr>
              <w:t>sujetiva</w:t>
            </w:r>
          </w:p>
          <w:p>
            <w:pPr>
              <w:pStyle w:val="Normal1"/>
              <w:spacing w:lineRule="auto" w:line="240"/>
              <w:ind w:firstLine="669" w:end="0"/>
              <w:rPr>
                <w:b/>
              </w:rPr>
            </w:pPr>
            <w:r>
              <w:rPr>
                <w:b/>
              </w:rPr>
            </w:r>
          </w:p>
        </w:tc>
        <w:tc>
          <w:tcPr>
            <w:tcW w:w="3969" w:type="dxa"/>
            <w:tcBorders/>
          </w:tcPr>
          <w:p>
            <w:pPr>
              <w:pStyle w:val="Normal1"/>
              <w:spacing w:lineRule="auto" w:line="240"/>
              <w:jc w:val="start"/>
              <w:rPr/>
            </w:pPr>
            <w:r>
              <w:rPr/>
              <w:t xml:space="preserve">— </w:t>
            </w:r>
            <w:r>
              <w:rPr/>
              <w:t>придаточное подлежащное</w:t>
            </w:r>
          </w:p>
          <w:p>
            <w:pPr>
              <w:pStyle w:val="Normal1"/>
              <w:spacing w:lineRule="auto" w:line="240"/>
              <w:ind w:firstLine="284" w:end="0"/>
              <w:jc w:val="start"/>
              <w:rPr/>
            </w:pPr>
            <w:r>
              <w:rPr/>
            </w:r>
          </w:p>
        </w:tc>
      </w:tr>
      <w:tr>
        <w:trPr>
          <w:trHeight w:val="291" w:hRule="exact"/>
        </w:trPr>
        <w:tc>
          <w:tcPr>
            <w:tcW w:w="4253" w:type="dxa"/>
            <w:tcBorders/>
          </w:tcPr>
          <w:p>
            <w:pPr>
              <w:pStyle w:val="Normal1"/>
              <w:spacing w:lineRule="auto" w:line="240"/>
              <w:ind w:firstLine="669" w:end="0"/>
              <w:rPr>
                <w:b/>
                <w:lang w:val="en-US"/>
              </w:rPr>
            </w:pPr>
            <w:r>
              <w:rPr>
                <w:b/>
                <w:lang w:val="en-US"/>
              </w:rPr>
              <w:t>»    »    predicativa</w:t>
            </w:r>
          </w:p>
          <w:p>
            <w:pPr>
              <w:pStyle w:val="Normal1"/>
              <w:spacing w:lineRule="auto" w:line="240"/>
              <w:ind w:firstLine="669" w:end="0"/>
              <w:rPr>
                <w:b/>
                <w:lang w:val="en-US"/>
              </w:rPr>
            </w:pPr>
            <w:r>
              <w:rPr>
                <w:b/>
                <w:lang w:val="en-US"/>
              </w:rPr>
            </w:r>
          </w:p>
        </w:tc>
        <w:tc>
          <w:tcPr>
            <w:tcW w:w="3969" w:type="dxa"/>
            <w:tcBorders/>
          </w:tcPr>
          <w:p>
            <w:pPr>
              <w:pStyle w:val="Normal1"/>
              <w:spacing w:lineRule="auto" w:line="240"/>
              <w:jc w:val="start"/>
              <w:rPr>
                <w:lang w:val="en-US"/>
              </w:rPr>
            </w:pPr>
            <w:r>
              <w:rPr>
                <w:lang w:val="en-US"/>
              </w:rPr>
              <w:t xml:space="preserve">— </w:t>
            </w:r>
            <w:r>
              <w:rPr/>
              <w:t>придаточное</w:t>
            </w:r>
            <w:r>
              <w:rPr>
                <w:lang w:val="en-US"/>
              </w:rPr>
              <w:t xml:space="preserve"> </w:t>
            </w:r>
            <w:r>
              <w:rPr/>
              <w:t>сказуемное</w:t>
            </w:r>
          </w:p>
          <w:p>
            <w:pPr>
              <w:pStyle w:val="Normal1"/>
              <w:spacing w:lineRule="auto" w:line="240"/>
              <w:ind w:firstLine="284" w:end="0"/>
              <w:jc w:val="start"/>
              <w:rPr>
                <w:lang w:val="en-US"/>
              </w:rPr>
            </w:pPr>
            <w:r>
              <w:rPr>
                <w:lang w:val="en-US"/>
              </w:rPr>
            </w:r>
          </w:p>
        </w:tc>
      </w:tr>
      <w:tr>
        <w:trPr>
          <w:trHeight w:val="282" w:hRule="exact"/>
        </w:trPr>
        <w:tc>
          <w:tcPr>
            <w:tcW w:w="4253" w:type="dxa"/>
            <w:tcBorders/>
          </w:tcPr>
          <w:p>
            <w:pPr>
              <w:pStyle w:val="Normal1"/>
              <w:spacing w:lineRule="auto" w:line="240"/>
              <w:ind w:firstLine="669" w:end="0"/>
              <w:rPr>
                <w:b/>
                <w:lang w:val="en-US"/>
              </w:rPr>
            </w:pPr>
            <w:r>
              <w:rPr>
                <w:b/>
                <w:lang w:val="en-US"/>
              </w:rPr>
              <w:t>»    »    complementaria</w:t>
            </w:r>
          </w:p>
          <w:p>
            <w:pPr>
              <w:pStyle w:val="Normal1"/>
              <w:spacing w:lineRule="auto" w:line="240"/>
              <w:ind w:firstLine="669" w:end="0"/>
              <w:rPr>
                <w:b/>
                <w:lang w:val="en-US"/>
              </w:rPr>
            </w:pPr>
            <w:r>
              <w:rPr>
                <w:b/>
                <w:lang w:val="en-US"/>
              </w:rPr>
            </w:r>
          </w:p>
        </w:tc>
        <w:tc>
          <w:tcPr>
            <w:tcW w:w="3969" w:type="dxa"/>
            <w:tcBorders/>
          </w:tcPr>
          <w:p>
            <w:pPr>
              <w:pStyle w:val="Normal1"/>
              <w:spacing w:lineRule="auto" w:line="240"/>
              <w:jc w:val="start"/>
              <w:rPr/>
            </w:pPr>
            <w:r>
              <w:rPr/>
              <w:t xml:space="preserve">— </w:t>
            </w:r>
            <w:r>
              <w:rPr/>
              <w:t>придаточное в функции прямого</w:t>
            </w:r>
          </w:p>
          <w:p>
            <w:pPr>
              <w:pStyle w:val="Normal1"/>
              <w:spacing w:lineRule="auto" w:line="240"/>
              <w:ind w:firstLine="284" w:end="0"/>
              <w:jc w:val="start"/>
              <w:rPr/>
            </w:pPr>
            <w:r>
              <w:rPr/>
            </w:r>
          </w:p>
        </w:tc>
      </w:tr>
      <w:tr>
        <w:trPr>
          <w:trHeight w:val="271" w:hRule="exact"/>
        </w:trPr>
        <w:tc>
          <w:tcPr>
            <w:tcW w:w="4253" w:type="dxa"/>
            <w:tcBorders/>
          </w:tcPr>
          <w:p>
            <w:pPr>
              <w:pStyle w:val="Normal1"/>
              <w:spacing w:lineRule="auto" w:line="240"/>
              <w:ind w:firstLine="284" w:end="0"/>
              <w:rPr>
                <w:b/>
              </w:rPr>
            </w:pPr>
            <w:r>
              <w:rPr>
                <w:b/>
              </w:rPr>
              <w:t xml:space="preserve">                  </w:t>
            </w:r>
            <w:r>
              <w:rPr>
                <w:b/>
                <w:lang w:val="en-US"/>
              </w:rPr>
              <w:t>directa</w:t>
            </w:r>
          </w:p>
          <w:p>
            <w:pPr>
              <w:pStyle w:val="Normal1"/>
              <w:spacing w:lineRule="auto" w:line="240"/>
              <w:ind w:firstLine="284" w:end="0"/>
              <w:rPr>
                <w:b/>
              </w:rPr>
            </w:pPr>
            <w:r>
              <w:rPr>
                <w:b/>
              </w:rPr>
            </w:r>
          </w:p>
        </w:tc>
        <w:tc>
          <w:tcPr>
            <w:tcW w:w="3969" w:type="dxa"/>
            <w:tcBorders/>
          </w:tcPr>
          <w:p>
            <w:pPr>
              <w:pStyle w:val="Normal1"/>
              <w:spacing w:lineRule="auto" w:line="240"/>
              <w:ind w:firstLine="243" w:end="0"/>
              <w:jc w:val="start"/>
              <w:rPr/>
            </w:pPr>
            <w:r>
              <w:rPr/>
              <w:t xml:space="preserve"> </w:t>
            </w:r>
            <w:r>
              <w:rPr/>
              <w:t>дополнения</w:t>
            </w:r>
          </w:p>
          <w:p>
            <w:pPr>
              <w:pStyle w:val="Normal1"/>
              <w:spacing w:lineRule="auto" w:line="240"/>
              <w:ind w:firstLine="284" w:end="0"/>
              <w:jc w:val="start"/>
              <w:rPr/>
            </w:pPr>
            <w:r>
              <w:rPr/>
            </w:r>
          </w:p>
        </w:tc>
      </w:tr>
      <w:tr>
        <w:trPr>
          <w:trHeight w:val="289" w:hRule="exact"/>
        </w:trPr>
        <w:tc>
          <w:tcPr>
            <w:tcW w:w="4253" w:type="dxa"/>
            <w:tcBorders/>
          </w:tcPr>
          <w:p>
            <w:pPr>
              <w:pStyle w:val="Normal1"/>
              <w:spacing w:lineRule="auto" w:line="240"/>
              <w:ind w:firstLine="669" w:end="0"/>
              <w:rPr>
                <w:b/>
              </w:rPr>
            </w:pPr>
            <w:r>
              <w:rPr>
                <w:b/>
              </w:rPr>
              <w:t xml:space="preserve">»    »    </w:t>
            </w:r>
            <w:r>
              <w:rPr>
                <w:b/>
                <w:lang w:val="en-US"/>
              </w:rPr>
              <w:t>complementaria</w:t>
            </w:r>
          </w:p>
          <w:p>
            <w:pPr>
              <w:pStyle w:val="Normal1"/>
              <w:spacing w:lineRule="auto" w:line="240"/>
              <w:ind w:firstLine="284" w:end="0"/>
              <w:rPr>
                <w:b/>
              </w:rPr>
            </w:pPr>
            <w:r>
              <w:rPr>
                <w:b/>
              </w:rPr>
            </w:r>
          </w:p>
        </w:tc>
        <w:tc>
          <w:tcPr>
            <w:tcW w:w="3969" w:type="dxa"/>
            <w:tcBorders/>
          </w:tcPr>
          <w:p>
            <w:pPr>
              <w:pStyle w:val="Normal1"/>
              <w:spacing w:lineRule="auto" w:line="240"/>
              <w:jc w:val="start"/>
              <w:rPr/>
            </w:pPr>
            <w:r>
              <w:rPr/>
              <w:t xml:space="preserve">— </w:t>
            </w:r>
            <w:r>
              <w:rPr/>
              <w:t>придаточное в функции косвенного</w:t>
            </w:r>
          </w:p>
          <w:p>
            <w:pPr>
              <w:pStyle w:val="Normal1"/>
              <w:spacing w:lineRule="auto" w:line="240"/>
              <w:ind w:firstLine="284" w:end="0"/>
              <w:jc w:val="start"/>
              <w:rPr/>
            </w:pPr>
            <w:r>
              <w:rPr/>
            </w:r>
          </w:p>
        </w:tc>
      </w:tr>
      <w:tr>
        <w:trPr>
          <w:trHeight w:val="280" w:hRule="exact"/>
        </w:trPr>
        <w:tc>
          <w:tcPr>
            <w:tcW w:w="4253" w:type="dxa"/>
            <w:tcBorders/>
          </w:tcPr>
          <w:p>
            <w:pPr>
              <w:pStyle w:val="Normal1"/>
              <w:spacing w:lineRule="auto" w:line="240"/>
              <w:ind w:firstLine="284" w:end="0"/>
              <w:rPr>
                <w:b/>
              </w:rPr>
            </w:pPr>
            <w:r>
              <w:rPr>
                <w:b/>
              </w:rPr>
              <w:t xml:space="preserve">                  </w:t>
            </w:r>
            <w:r>
              <w:rPr>
                <w:b/>
                <w:lang w:val="en-US"/>
              </w:rPr>
              <w:t>indirecta</w:t>
            </w:r>
          </w:p>
          <w:p>
            <w:pPr>
              <w:pStyle w:val="Normal1"/>
              <w:spacing w:lineRule="auto" w:line="240"/>
              <w:ind w:firstLine="284" w:end="0"/>
              <w:rPr>
                <w:b/>
              </w:rPr>
            </w:pPr>
            <w:r>
              <w:rPr>
                <w:b/>
              </w:rPr>
            </w:r>
          </w:p>
        </w:tc>
        <w:tc>
          <w:tcPr>
            <w:tcW w:w="3969" w:type="dxa"/>
            <w:tcBorders/>
          </w:tcPr>
          <w:p>
            <w:pPr>
              <w:pStyle w:val="Normal1"/>
              <w:spacing w:lineRule="auto" w:line="240"/>
              <w:ind w:firstLine="284" w:end="0"/>
              <w:jc w:val="start"/>
              <w:rPr/>
            </w:pPr>
            <w:r>
              <w:rPr/>
              <w:t>дополнения</w:t>
            </w:r>
          </w:p>
          <w:p>
            <w:pPr>
              <w:pStyle w:val="Normal1"/>
              <w:spacing w:lineRule="auto" w:line="240"/>
              <w:ind w:firstLine="284" w:end="0"/>
              <w:jc w:val="start"/>
              <w:rPr/>
            </w:pPr>
            <w:r>
              <w:rPr/>
            </w:r>
          </w:p>
        </w:tc>
      </w:tr>
      <w:tr>
        <w:trPr>
          <w:trHeight w:val="284" w:hRule="exact"/>
        </w:trPr>
        <w:tc>
          <w:tcPr>
            <w:tcW w:w="4253" w:type="dxa"/>
            <w:tcBorders/>
          </w:tcPr>
          <w:p>
            <w:pPr>
              <w:pStyle w:val="Normal1"/>
              <w:spacing w:lineRule="auto" w:line="240"/>
              <w:ind w:firstLine="669" w:end="0"/>
              <w:rPr>
                <w:b/>
              </w:rPr>
            </w:pPr>
            <w:r>
              <w:rPr>
                <w:b/>
              </w:rPr>
              <w:t xml:space="preserve">»    »    </w:t>
            </w:r>
            <w:r>
              <w:rPr>
                <w:b/>
                <w:lang w:val="en-US"/>
              </w:rPr>
              <w:t>adjetiva</w:t>
            </w:r>
          </w:p>
          <w:p>
            <w:pPr>
              <w:pStyle w:val="Normal1"/>
              <w:spacing w:lineRule="auto" w:line="240"/>
              <w:ind w:firstLine="669" w:end="0"/>
              <w:rPr>
                <w:b/>
              </w:rPr>
            </w:pPr>
            <w:r>
              <w:rPr>
                <w:b/>
              </w:rPr>
            </w:r>
          </w:p>
        </w:tc>
        <w:tc>
          <w:tcPr>
            <w:tcW w:w="3969" w:type="dxa"/>
            <w:tcBorders/>
          </w:tcPr>
          <w:p>
            <w:pPr>
              <w:pStyle w:val="Normal1"/>
              <w:spacing w:lineRule="auto" w:line="240"/>
              <w:jc w:val="start"/>
              <w:rPr/>
            </w:pPr>
            <w:r>
              <w:rPr/>
              <w:t xml:space="preserve">— </w:t>
            </w:r>
            <w:r>
              <w:rPr/>
              <w:t>придаточное определительное</w:t>
            </w:r>
          </w:p>
          <w:p>
            <w:pPr>
              <w:pStyle w:val="Normal1"/>
              <w:spacing w:lineRule="auto" w:line="240"/>
              <w:ind w:firstLine="284" w:end="0"/>
              <w:jc w:val="start"/>
              <w:rPr/>
            </w:pPr>
            <w:r>
              <w:rPr/>
            </w:r>
          </w:p>
        </w:tc>
      </w:tr>
      <w:tr>
        <w:trPr>
          <w:trHeight w:val="287" w:hRule="exact"/>
        </w:trPr>
        <w:tc>
          <w:tcPr>
            <w:tcW w:w="4253" w:type="dxa"/>
            <w:tcBorders/>
          </w:tcPr>
          <w:p>
            <w:pPr>
              <w:pStyle w:val="Normal1"/>
              <w:spacing w:lineRule="auto" w:line="240"/>
              <w:ind w:firstLine="669" w:end="0"/>
              <w:rPr>
                <w:b/>
              </w:rPr>
            </w:pPr>
            <w:r>
              <w:rPr>
                <w:b/>
              </w:rPr>
              <w:t xml:space="preserve">»    »    </w:t>
            </w:r>
            <w:r>
              <w:rPr>
                <w:b/>
                <w:lang w:val="en-US"/>
              </w:rPr>
              <w:t>especificativa</w:t>
            </w:r>
          </w:p>
          <w:p>
            <w:pPr>
              <w:pStyle w:val="Normal1"/>
              <w:spacing w:lineRule="auto" w:line="240"/>
              <w:ind w:firstLine="669" w:end="0"/>
              <w:rPr>
                <w:b/>
              </w:rPr>
            </w:pPr>
            <w:r>
              <w:rPr>
                <w:b/>
              </w:rPr>
            </w:r>
          </w:p>
        </w:tc>
        <w:tc>
          <w:tcPr>
            <w:tcW w:w="3969" w:type="dxa"/>
            <w:tcBorders/>
          </w:tcPr>
          <w:p>
            <w:pPr>
              <w:pStyle w:val="Normal1"/>
              <w:spacing w:lineRule="auto" w:line="240"/>
              <w:jc w:val="start"/>
              <w:rPr/>
            </w:pPr>
            <w:r>
              <w:rPr/>
              <w:t xml:space="preserve">— </w:t>
            </w:r>
            <w:r>
              <w:rPr/>
              <w:t>придаточное ограничительное .</w:t>
            </w:r>
          </w:p>
          <w:p>
            <w:pPr>
              <w:pStyle w:val="Normal1"/>
              <w:spacing w:lineRule="auto" w:line="240"/>
              <w:ind w:firstLine="284" w:end="0"/>
              <w:jc w:val="start"/>
              <w:rPr/>
            </w:pPr>
            <w:r>
              <w:rPr/>
            </w:r>
          </w:p>
        </w:tc>
      </w:tr>
      <w:tr>
        <w:trPr>
          <w:trHeight w:val="264" w:hRule="exact"/>
        </w:trPr>
        <w:tc>
          <w:tcPr>
            <w:tcW w:w="4253" w:type="dxa"/>
            <w:tcBorders/>
          </w:tcPr>
          <w:p>
            <w:pPr>
              <w:pStyle w:val="Normal1"/>
              <w:spacing w:lineRule="auto" w:line="240"/>
              <w:ind w:firstLine="284" w:end="0"/>
              <w:rPr/>
            </w:pPr>
            <w:r>
              <w:rPr>
                <w:b/>
              </w:rPr>
              <w:t xml:space="preserve">                  </w:t>
            </w:r>
            <w:r>
              <w:rPr>
                <w:b/>
                <w:lang w:val="en-US"/>
              </w:rPr>
              <w:t>(determinativa)</w:t>
            </w:r>
          </w:p>
          <w:p>
            <w:pPr>
              <w:pStyle w:val="Normal1"/>
              <w:spacing w:lineRule="auto" w:line="240"/>
              <w:ind w:firstLine="284" w:end="0"/>
              <w:rPr>
                <w:b/>
                <w:lang w:val="en-US"/>
              </w:rPr>
            </w:pPr>
            <w:r>
              <w:rPr>
                <w:b/>
                <w:lang w:val="en-US"/>
              </w:rPr>
            </w:r>
          </w:p>
        </w:tc>
        <w:tc>
          <w:tcPr>
            <w:tcW w:w="3969" w:type="dxa"/>
            <w:tcBorders/>
          </w:tcPr>
          <w:p>
            <w:pPr>
              <w:pStyle w:val="Normal1"/>
              <w:snapToGrid w:val="false"/>
              <w:spacing w:lineRule="auto" w:line="240"/>
              <w:ind w:firstLine="284" w:end="0"/>
              <w:jc w:val="start"/>
              <w:rPr>
                <w:b/>
                <w:lang w:val="en-US"/>
              </w:rPr>
            </w:pPr>
            <w:r>
              <w:rPr>
                <w:b/>
                <w:lang w:val="en-US"/>
              </w:rPr>
            </w:r>
          </w:p>
          <w:p>
            <w:pPr>
              <w:pStyle w:val="Normal1"/>
              <w:spacing w:lineRule="auto" w:line="240"/>
              <w:ind w:firstLine="284" w:end="0"/>
              <w:jc w:val="start"/>
              <w:rPr>
                <w:lang w:val="en-US"/>
              </w:rPr>
            </w:pPr>
            <w:r>
              <w:rPr>
                <w:lang w:val="en-US"/>
              </w:rPr>
            </w:r>
          </w:p>
        </w:tc>
      </w:tr>
      <w:tr>
        <w:trPr>
          <w:trHeight w:val="281" w:hRule="exact"/>
        </w:trPr>
        <w:tc>
          <w:tcPr>
            <w:tcW w:w="4253" w:type="dxa"/>
            <w:tcBorders/>
          </w:tcPr>
          <w:p>
            <w:pPr>
              <w:pStyle w:val="Normal1"/>
              <w:spacing w:lineRule="auto" w:line="240"/>
              <w:ind w:firstLine="669" w:end="0"/>
              <w:rPr>
                <w:b/>
                <w:lang w:val="en-US"/>
              </w:rPr>
            </w:pPr>
            <w:r>
              <w:rPr>
                <w:b/>
                <w:lang w:val="en-US"/>
              </w:rPr>
              <w:t>»    »    explicativa</w:t>
            </w:r>
          </w:p>
          <w:p>
            <w:pPr>
              <w:pStyle w:val="Normal1"/>
              <w:spacing w:lineRule="auto" w:line="240"/>
              <w:ind w:firstLine="284" w:end="0"/>
              <w:rPr>
                <w:b/>
                <w:lang w:val="en-US"/>
              </w:rPr>
            </w:pPr>
            <w:r>
              <w:rPr>
                <w:b/>
                <w:lang w:val="en-US"/>
              </w:rPr>
            </w:r>
          </w:p>
        </w:tc>
        <w:tc>
          <w:tcPr>
            <w:tcW w:w="3969" w:type="dxa"/>
            <w:tcBorders/>
          </w:tcPr>
          <w:p>
            <w:pPr>
              <w:pStyle w:val="Normal1"/>
              <w:spacing w:lineRule="auto" w:line="240"/>
              <w:jc w:val="start"/>
              <w:rPr>
                <w:lang w:val="en-US"/>
              </w:rPr>
            </w:pPr>
            <w:r>
              <w:rPr>
                <w:lang w:val="en-US"/>
              </w:rPr>
              <w:t xml:space="preserve">— </w:t>
            </w:r>
            <w:r>
              <w:rPr/>
              <w:t>придаточное</w:t>
            </w:r>
            <w:r>
              <w:rPr>
                <w:lang w:val="en-US"/>
              </w:rPr>
              <w:t xml:space="preserve"> </w:t>
            </w:r>
            <w:r>
              <w:rPr/>
              <w:t>объяснительное</w:t>
            </w:r>
          </w:p>
          <w:p>
            <w:pPr>
              <w:pStyle w:val="Normal1"/>
              <w:spacing w:lineRule="auto" w:line="240"/>
              <w:ind w:firstLine="284" w:end="0"/>
              <w:jc w:val="start"/>
              <w:rPr>
                <w:lang w:val="en-US"/>
              </w:rPr>
            </w:pPr>
            <w:r>
              <w:rPr>
                <w:lang w:val="en-US"/>
              </w:rPr>
            </w:r>
          </w:p>
        </w:tc>
      </w:tr>
      <w:tr>
        <w:trPr>
          <w:trHeight w:val="285" w:hRule="exact"/>
        </w:trPr>
        <w:tc>
          <w:tcPr>
            <w:tcW w:w="4253" w:type="dxa"/>
            <w:tcBorders/>
          </w:tcPr>
          <w:p>
            <w:pPr>
              <w:pStyle w:val="Normal1"/>
              <w:spacing w:lineRule="auto" w:line="240"/>
              <w:ind w:firstLine="284" w:end="0"/>
              <w:rPr/>
            </w:pPr>
            <w:r>
              <w:rPr>
                <w:b/>
                <w:lang w:val="en-US"/>
              </w:rPr>
              <w:t xml:space="preserve">                  </w:t>
            </w:r>
            <w:r>
              <w:rPr>
                <w:b/>
                <w:lang w:val="en-US"/>
              </w:rPr>
              <w:t>(calificativa)</w:t>
            </w:r>
          </w:p>
          <w:p>
            <w:pPr>
              <w:pStyle w:val="Normal1"/>
              <w:spacing w:lineRule="auto" w:line="240"/>
              <w:ind w:firstLine="284" w:end="0"/>
              <w:rPr>
                <w:b/>
                <w:lang w:val="en-US"/>
              </w:rPr>
            </w:pPr>
            <w:r>
              <w:rPr>
                <w:b/>
                <w:lang w:val="en-US"/>
              </w:rPr>
            </w:r>
          </w:p>
        </w:tc>
        <w:tc>
          <w:tcPr>
            <w:tcW w:w="3969" w:type="dxa"/>
            <w:tcBorders/>
          </w:tcPr>
          <w:p>
            <w:pPr>
              <w:pStyle w:val="Normal1"/>
              <w:snapToGrid w:val="false"/>
              <w:spacing w:lineRule="auto" w:line="240"/>
              <w:ind w:firstLine="284" w:end="0"/>
              <w:jc w:val="start"/>
              <w:rPr>
                <w:b/>
                <w:lang w:val="en-US"/>
              </w:rPr>
            </w:pPr>
            <w:r>
              <w:rPr>
                <w:b/>
                <w:lang w:val="en-US"/>
              </w:rPr>
            </w:r>
          </w:p>
        </w:tc>
      </w:tr>
      <w:tr>
        <w:trPr>
          <w:trHeight w:val="275" w:hRule="exact"/>
        </w:trPr>
        <w:tc>
          <w:tcPr>
            <w:tcW w:w="4253" w:type="dxa"/>
            <w:tcBorders/>
          </w:tcPr>
          <w:p>
            <w:pPr>
              <w:pStyle w:val="Normal1"/>
              <w:spacing w:lineRule="auto" w:line="240"/>
              <w:ind w:firstLine="669" w:end="0"/>
              <w:rPr>
                <w:b/>
              </w:rPr>
            </w:pPr>
            <w:r>
              <w:rPr>
                <w:b/>
              </w:rPr>
              <w:t xml:space="preserve">»    »    </w:t>
            </w:r>
            <w:r>
              <w:rPr>
                <w:b/>
                <w:lang w:val="en-US"/>
              </w:rPr>
              <w:t>circunstancial</w:t>
            </w:r>
          </w:p>
          <w:p>
            <w:pPr>
              <w:pStyle w:val="Normal1"/>
              <w:spacing w:lineRule="auto" w:line="240"/>
              <w:ind w:firstLine="669" w:end="0"/>
              <w:rPr>
                <w:b/>
              </w:rPr>
            </w:pPr>
            <w:r>
              <w:rPr>
                <w:b/>
              </w:rPr>
            </w:r>
          </w:p>
        </w:tc>
        <w:tc>
          <w:tcPr>
            <w:tcW w:w="3969" w:type="dxa"/>
            <w:tcBorders/>
          </w:tcPr>
          <w:p>
            <w:pPr>
              <w:pStyle w:val="Normal1"/>
              <w:spacing w:lineRule="auto" w:line="240"/>
              <w:jc w:val="start"/>
              <w:rPr/>
            </w:pPr>
            <w:r>
              <w:rPr/>
              <w:t xml:space="preserve">— </w:t>
            </w:r>
            <w:r>
              <w:rPr/>
              <w:t>придаточное обстоятельственное</w:t>
            </w:r>
          </w:p>
          <w:p>
            <w:pPr>
              <w:pStyle w:val="Normal1"/>
              <w:spacing w:lineRule="auto" w:line="240"/>
              <w:ind w:firstLine="284" w:end="0"/>
              <w:jc w:val="start"/>
              <w:rPr/>
            </w:pPr>
            <w:r>
              <w:rPr/>
            </w:r>
          </w:p>
        </w:tc>
      </w:tr>
      <w:tr>
        <w:trPr>
          <w:trHeight w:val="293" w:hRule="exact"/>
        </w:trPr>
        <w:tc>
          <w:tcPr>
            <w:tcW w:w="4253" w:type="dxa"/>
            <w:tcBorders/>
          </w:tcPr>
          <w:p>
            <w:pPr>
              <w:pStyle w:val="Normal1"/>
              <w:spacing w:lineRule="auto" w:line="240"/>
              <w:ind w:firstLine="669" w:end="0"/>
              <w:rPr>
                <w:b/>
              </w:rPr>
            </w:pPr>
            <w:r>
              <w:rPr>
                <w:b/>
              </w:rPr>
              <w:t xml:space="preserve">»    »    </w:t>
            </w:r>
            <w:r>
              <w:rPr>
                <w:b/>
                <w:lang w:val="en-US"/>
              </w:rPr>
              <w:t>circunstancial</w:t>
            </w:r>
            <w:r>
              <w:rPr>
                <w:b/>
              </w:rPr>
              <w:t xml:space="preserve"> </w:t>
            </w:r>
            <w:r>
              <w:rPr>
                <w:b/>
                <w:lang w:val="en-US"/>
              </w:rPr>
              <w:t>de</w:t>
            </w:r>
          </w:p>
          <w:p>
            <w:pPr>
              <w:pStyle w:val="Normal1"/>
              <w:spacing w:lineRule="auto" w:line="240"/>
              <w:ind w:firstLine="669" w:end="0"/>
              <w:rPr>
                <w:b/>
              </w:rPr>
            </w:pPr>
            <w:r>
              <w:rPr>
                <w:b/>
              </w:rPr>
            </w:r>
          </w:p>
        </w:tc>
        <w:tc>
          <w:tcPr>
            <w:tcW w:w="3969" w:type="dxa"/>
            <w:tcBorders/>
          </w:tcPr>
          <w:p>
            <w:pPr>
              <w:pStyle w:val="Normal1"/>
              <w:spacing w:lineRule="auto" w:line="240"/>
              <w:jc w:val="start"/>
              <w:rPr/>
            </w:pPr>
            <w:r>
              <w:rPr/>
              <w:t xml:space="preserve">— </w:t>
            </w:r>
            <w:r>
              <w:rPr/>
              <w:t>придаточное обстоятельства места</w:t>
            </w:r>
          </w:p>
          <w:p>
            <w:pPr>
              <w:pStyle w:val="Normal1"/>
              <w:spacing w:lineRule="auto" w:line="240"/>
              <w:ind w:firstLine="284" w:end="0"/>
              <w:jc w:val="start"/>
              <w:rPr/>
            </w:pPr>
            <w:r>
              <w:rPr/>
            </w:r>
          </w:p>
        </w:tc>
      </w:tr>
      <w:tr>
        <w:trPr>
          <w:trHeight w:val="269" w:hRule="exact"/>
        </w:trPr>
        <w:tc>
          <w:tcPr>
            <w:tcW w:w="4253" w:type="dxa"/>
            <w:tcBorders/>
          </w:tcPr>
          <w:p>
            <w:pPr>
              <w:pStyle w:val="Normal1"/>
              <w:spacing w:lineRule="auto" w:line="240"/>
              <w:ind w:firstLine="284" w:end="0"/>
              <w:rPr>
                <w:b/>
              </w:rPr>
            </w:pPr>
            <w:r>
              <w:rPr>
                <w:b/>
              </w:rPr>
              <w:t xml:space="preserve">                  </w:t>
            </w:r>
            <w:r>
              <w:rPr>
                <w:b/>
                <w:lang w:val="en-US"/>
              </w:rPr>
              <w:t>lugar</w:t>
            </w:r>
          </w:p>
          <w:p>
            <w:pPr>
              <w:pStyle w:val="Normal1"/>
              <w:spacing w:lineRule="auto" w:line="240"/>
              <w:ind w:firstLine="284" w:end="0"/>
              <w:rPr>
                <w:b/>
              </w:rPr>
            </w:pPr>
            <w:r>
              <w:rPr>
                <w:b/>
              </w:rPr>
            </w:r>
          </w:p>
        </w:tc>
        <w:tc>
          <w:tcPr>
            <w:tcW w:w="3969" w:type="dxa"/>
            <w:tcBorders/>
          </w:tcPr>
          <w:p>
            <w:pPr>
              <w:pStyle w:val="Normal1"/>
              <w:snapToGrid w:val="false"/>
              <w:spacing w:lineRule="auto" w:line="240"/>
              <w:ind w:firstLine="284" w:end="0"/>
              <w:jc w:val="start"/>
              <w:rPr>
                <w:b/>
              </w:rPr>
            </w:pPr>
            <w:r>
              <w:rPr>
                <w:b/>
              </w:rPr>
            </w:r>
          </w:p>
          <w:p>
            <w:pPr>
              <w:pStyle w:val="Normal1"/>
              <w:spacing w:lineRule="auto" w:line="240"/>
              <w:ind w:firstLine="284" w:end="0"/>
              <w:jc w:val="start"/>
              <w:rPr/>
            </w:pPr>
            <w:r>
              <w:rPr/>
            </w:r>
          </w:p>
        </w:tc>
      </w:tr>
      <w:tr>
        <w:trPr>
          <w:trHeight w:val="287" w:hRule="exact"/>
        </w:trPr>
        <w:tc>
          <w:tcPr>
            <w:tcW w:w="4253" w:type="dxa"/>
            <w:tcBorders/>
          </w:tcPr>
          <w:p>
            <w:pPr>
              <w:pStyle w:val="Normal1"/>
              <w:spacing w:lineRule="auto" w:line="240"/>
              <w:ind w:firstLine="669" w:end="0"/>
              <w:rPr>
                <w:b/>
              </w:rPr>
            </w:pPr>
            <w:r>
              <w:rPr>
                <w:b/>
              </w:rPr>
              <w:t xml:space="preserve">»    »    </w:t>
            </w:r>
            <w:r>
              <w:rPr>
                <w:b/>
                <w:lang w:val="en-US"/>
              </w:rPr>
              <w:t>circunstancial</w:t>
            </w:r>
            <w:r>
              <w:rPr>
                <w:b/>
              </w:rPr>
              <w:t xml:space="preserve"> </w:t>
            </w:r>
            <w:r>
              <w:rPr>
                <w:b/>
                <w:lang w:val="en-US"/>
              </w:rPr>
              <w:t>de</w:t>
            </w:r>
          </w:p>
          <w:p>
            <w:pPr>
              <w:pStyle w:val="Normal1"/>
              <w:spacing w:lineRule="auto" w:line="240"/>
              <w:ind w:firstLine="284" w:end="0"/>
              <w:rPr>
                <w:b/>
              </w:rPr>
            </w:pPr>
            <w:r>
              <w:rPr>
                <w:b/>
              </w:rPr>
            </w:r>
          </w:p>
        </w:tc>
        <w:tc>
          <w:tcPr>
            <w:tcW w:w="3969" w:type="dxa"/>
            <w:tcBorders/>
          </w:tcPr>
          <w:p>
            <w:pPr>
              <w:pStyle w:val="Normal1"/>
              <w:spacing w:lineRule="auto" w:line="240"/>
              <w:jc w:val="start"/>
              <w:rPr/>
            </w:pPr>
            <w:r>
              <w:rPr/>
              <w:t xml:space="preserve">— </w:t>
            </w:r>
            <w:r>
              <w:rPr/>
              <w:t>придаточное обстоятельства</w:t>
            </w:r>
          </w:p>
          <w:p>
            <w:pPr>
              <w:pStyle w:val="Normal1"/>
              <w:spacing w:lineRule="auto" w:line="240"/>
              <w:ind w:firstLine="284" w:end="0"/>
              <w:jc w:val="start"/>
              <w:rPr/>
            </w:pPr>
            <w:r>
              <w:rPr/>
            </w:r>
          </w:p>
        </w:tc>
      </w:tr>
      <w:tr>
        <w:trPr>
          <w:trHeight w:val="377" w:hRule="exact"/>
        </w:trPr>
        <w:tc>
          <w:tcPr>
            <w:tcW w:w="4253" w:type="dxa"/>
            <w:tcBorders/>
          </w:tcPr>
          <w:p>
            <w:pPr>
              <w:pStyle w:val="Normal1"/>
              <w:spacing w:lineRule="auto" w:line="240"/>
              <w:ind w:firstLine="284" w:end="0"/>
              <w:rPr/>
            </w:pPr>
            <w:r>
              <w:rPr>
                <w:b/>
              </w:rPr>
              <w:t xml:space="preserve">                  </w:t>
            </w:r>
            <w:r>
              <w:rPr>
                <w:b/>
                <w:lang w:val="en-US"/>
              </w:rPr>
              <w:t>tiempo</w:t>
            </w:r>
          </w:p>
          <w:p>
            <w:pPr>
              <w:pStyle w:val="Normal1"/>
              <w:spacing w:lineRule="auto" w:line="240"/>
              <w:ind w:firstLine="284" w:end="0"/>
              <w:rPr>
                <w:b/>
                <w:lang w:val="en-US"/>
              </w:rPr>
            </w:pPr>
            <w:r>
              <w:rPr>
                <w:b/>
                <w:lang w:val="en-US"/>
              </w:rPr>
            </w:r>
          </w:p>
        </w:tc>
        <w:tc>
          <w:tcPr>
            <w:tcW w:w="3969" w:type="dxa"/>
            <w:tcBorders/>
          </w:tcPr>
          <w:p>
            <w:pPr>
              <w:pStyle w:val="Normal1"/>
              <w:spacing w:lineRule="auto" w:line="240"/>
              <w:ind w:firstLine="284" w:end="0"/>
              <w:jc w:val="start"/>
              <w:rPr>
                <w:lang w:val="en-US"/>
              </w:rPr>
            </w:pPr>
            <w:r>
              <w:rPr/>
              <w:t>времени</w:t>
            </w:r>
          </w:p>
          <w:p>
            <w:pPr>
              <w:pStyle w:val="Normal1"/>
              <w:spacing w:lineRule="auto" w:line="240"/>
              <w:ind w:firstLine="284" w:end="0"/>
              <w:jc w:val="start"/>
              <w:rPr>
                <w:lang w:val="en-US"/>
              </w:rPr>
            </w:pPr>
            <w:r>
              <w:rPr>
                <w:lang w:val="en-US"/>
              </w:rPr>
            </w:r>
          </w:p>
        </w:tc>
      </w:tr>
      <w:tr>
        <w:trPr>
          <w:trHeight w:val="220" w:hRule="exact"/>
        </w:trPr>
        <w:tc>
          <w:tcPr>
            <w:tcW w:w="4253" w:type="dxa"/>
            <w:tcBorders/>
          </w:tcPr>
          <w:p>
            <w:pPr>
              <w:pStyle w:val="Normal1"/>
              <w:spacing w:lineRule="auto" w:line="240"/>
              <w:ind w:firstLine="669" w:end="0"/>
              <w:rPr>
                <w:b/>
                <w:lang w:val="en-US"/>
              </w:rPr>
            </w:pPr>
            <w:r>
              <w:rPr>
                <w:b/>
                <w:lang w:val="en-US"/>
              </w:rPr>
              <w:t>»    »    circunstancial de</w:t>
            </w:r>
          </w:p>
          <w:p>
            <w:pPr>
              <w:pStyle w:val="Normal1"/>
              <w:spacing w:lineRule="auto" w:line="240"/>
              <w:ind w:firstLine="284" w:end="0"/>
              <w:rPr>
                <w:b/>
                <w:lang w:val="en-US"/>
              </w:rPr>
            </w:pPr>
            <w:r>
              <w:rPr>
                <w:b/>
                <w:lang w:val="en-US"/>
              </w:rPr>
            </w:r>
          </w:p>
        </w:tc>
        <w:tc>
          <w:tcPr>
            <w:tcW w:w="3969" w:type="dxa"/>
            <w:tcBorders/>
          </w:tcPr>
          <w:p>
            <w:pPr>
              <w:pStyle w:val="Normal1"/>
              <w:spacing w:lineRule="auto" w:line="240"/>
              <w:jc w:val="start"/>
              <w:rPr/>
            </w:pPr>
            <w:r>
              <w:rPr/>
              <w:t xml:space="preserve">— </w:t>
            </w:r>
            <w:r>
              <w:rPr/>
              <w:t>придаточное обстоятельства</w:t>
            </w:r>
          </w:p>
          <w:p>
            <w:pPr>
              <w:pStyle w:val="Normal1"/>
              <w:spacing w:lineRule="auto" w:line="240"/>
              <w:ind w:firstLine="284" w:end="0"/>
              <w:jc w:val="start"/>
              <w:rPr/>
            </w:pPr>
            <w:r>
              <w:rPr/>
            </w:r>
          </w:p>
        </w:tc>
      </w:tr>
      <w:tr>
        <w:trPr>
          <w:trHeight w:val="519" w:hRule="exact"/>
        </w:trPr>
        <w:tc>
          <w:tcPr>
            <w:tcW w:w="4253" w:type="dxa"/>
            <w:tcBorders/>
          </w:tcPr>
          <w:p>
            <w:pPr>
              <w:pStyle w:val="Normal1"/>
              <w:spacing w:lineRule="auto" w:line="240"/>
              <w:ind w:firstLine="284" w:end="0"/>
              <w:rPr>
                <w:b/>
              </w:rPr>
            </w:pPr>
            <w:r>
              <w:rPr>
                <w:b/>
              </w:rPr>
              <w:t xml:space="preserve">                  </w:t>
            </w:r>
            <w:r>
              <w:rPr>
                <w:b/>
                <w:lang w:val="en-US"/>
              </w:rPr>
              <w:t>consecuci</w:t>
            </w:r>
            <w:r>
              <w:rPr>
                <w:b/>
              </w:rPr>
              <w:t>ó</w:t>
            </w:r>
            <w:r>
              <w:rPr>
                <w:b/>
                <w:lang w:val="en-US"/>
              </w:rPr>
              <w:t>n</w:t>
            </w:r>
          </w:p>
          <w:p>
            <w:pPr>
              <w:pStyle w:val="Normal1"/>
              <w:spacing w:lineRule="auto" w:line="240"/>
              <w:ind w:firstLine="284" w:end="0"/>
              <w:rPr/>
            </w:pPr>
            <w:r>
              <w:rPr>
                <w:b/>
              </w:rPr>
              <w:t xml:space="preserve">                  </w:t>
            </w:r>
            <w:r>
              <w:rPr>
                <w:b/>
              </w:rPr>
              <w:t>(</w:t>
            </w:r>
            <w:r>
              <w:rPr>
                <w:b/>
                <w:lang w:val="en-US"/>
              </w:rPr>
              <w:t>consecutiva</w:t>
            </w:r>
            <w:r>
              <w:rPr>
                <w:b/>
              </w:rPr>
              <w:t>)</w:t>
            </w:r>
          </w:p>
        </w:tc>
        <w:tc>
          <w:tcPr>
            <w:tcW w:w="3969" w:type="dxa"/>
            <w:tcBorders/>
          </w:tcPr>
          <w:p>
            <w:pPr>
              <w:pStyle w:val="Normal1"/>
              <w:spacing w:lineRule="auto" w:line="240"/>
              <w:ind w:firstLine="284" w:end="0"/>
              <w:jc w:val="start"/>
              <w:rPr/>
            </w:pPr>
            <w:r>
              <w:rPr/>
              <w:t>следствия</w:t>
            </w:r>
          </w:p>
          <w:p>
            <w:pPr>
              <w:pStyle w:val="Normal1"/>
              <w:spacing w:lineRule="auto" w:line="240"/>
              <w:ind w:firstLine="284" w:end="0"/>
              <w:jc w:val="start"/>
              <w:rPr/>
            </w:pPr>
            <w:r>
              <w:rPr/>
            </w:r>
          </w:p>
        </w:tc>
      </w:tr>
      <w:tr>
        <w:trPr>
          <w:trHeight w:val="220" w:hRule="exact"/>
        </w:trPr>
        <w:tc>
          <w:tcPr>
            <w:tcW w:w="4253" w:type="dxa"/>
            <w:tcBorders/>
          </w:tcPr>
          <w:p>
            <w:pPr>
              <w:pStyle w:val="Normal1"/>
              <w:spacing w:lineRule="auto" w:line="240"/>
              <w:ind w:firstLine="669" w:end="0"/>
              <w:rPr>
                <w:b/>
              </w:rPr>
            </w:pPr>
            <w:r>
              <w:rPr>
                <w:b/>
              </w:rPr>
              <w:t xml:space="preserve">»    »    </w:t>
            </w:r>
            <w:r>
              <w:rPr>
                <w:b/>
                <w:lang w:val="en-US"/>
              </w:rPr>
              <w:t>circunstancial</w:t>
            </w:r>
            <w:r>
              <w:rPr>
                <w:b/>
              </w:rPr>
              <w:t xml:space="preserve"> </w:t>
            </w:r>
            <w:r>
              <w:rPr>
                <w:b/>
                <w:lang w:val="en-US"/>
              </w:rPr>
              <w:t>de</w:t>
            </w:r>
          </w:p>
          <w:p>
            <w:pPr>
              <w:pStyle w:val="Normal1"/>
              <w:spacing w:lineRule="auto" w:line="240"/>
              <w:ind w:firstLine="284" w:end="0"/>
              <w:rPr>
                <w:b/>
              </w:rPr>
            </w:pPr>
            <w:r>
              <w:rPr>
                <w:b/>
              </w:rPr>
            </w:r>
          </w:p>
        </w:tc>
        <w:tc>
          <w:tcPr>
            <w:tcW w:w="3969" w:type="dxa"/>
            <w:tcBorders/>
          </w:tcPr>
          <w:p>
            <w:pPr>
              <w:pStyle w:val="Normal1"/>
              <w:spacing w:lineRule="auto" w:line="240"/>
              <w:jc w:val="start"/>
              <w:rPr/>
            </w:pPr>
            <w:r>
              <w:rPr/>
              <w:t xml:space="preserve">— </w:t>
            </w:r>
            <w:r>
              <w:rPr/>
              <w:t>придаточное обстоятельства</w:t>
            </w:r>
          </w:p>
          <w:p>
            <w:pPr>
              <w:pStyle w:val="Normal1"/>
              <w:spacing w:lineRule="auto" w:line="240"/>
              <w:ind w:firstLine="284" w:end="0"/>
              <w:jc w:val="start"/>
              <w:rPr/>
            </w:pPr>
            <w:r>
              <w:rPr/>
            </w:r>
          </w:p>
        </w:tc>
      </w:tr>
      <w:tr>
        <w:trPr>
          <w:trHeight w:val="260" w:hRule="exact"/>
        </w:trPr>
        <w:tc>
          <w:tcPr>
            <w:tcW w:w="4253" w:type="dxa"/>
            <w:tcBorders/>
          </w:tcPr>
          <w:p>
            <w:pPr>
              <w:pStyle w:val="Normal1"/>
              <w:spacing w:lineRule="auto" w:line="240"/>
              <w:ind w:firstLine="284" w:end="0"/>
              <w:rPr>
                <w:b/>
              </w:rPr>
            </w:pPr>
            <w:r>
              <w:rPr>
                <w:b/>
              </w:rPr>
              <w:t xml:space="preserve">                  </w:t>
            </w:r>
            <w:r>
              <w:rPr>
                <w:b/>
                <w:lang w:val="en-US"/>
              </w:rPr>
              <w:t>modo</w:t>
            </w:r>
          </w:p>
          <w:p>
            <w:pPr>
              <w:pStyle w:val="Normal1"/>
              <w:spacing w:lineRule="auto" w:line="240"/>
              <w:ind w:firstLine="284" w:end="0"/>
              <w:rPr>
                <w:b/>
              </w:rPr>
            </w:pPr>
            <w:r>
              <w:rPr>
                <w:b/>
              </w:rPr>
            </w:r>
          </w:p>
        </w:tc>
        <w:tc>
          <w:tcPr>
            <w:tcW w:w="3969" w:type="dxa"/>
            <w:tcBorders/>
          </w:tcPr>
          <w:p>
            <w:pPr>
              <w:pStyle w:val="Normal1"/>
              <w:spacing w:lineRule="auto" w:line="240"/>
              <w:ind w:firstLine="284" w:end="0"/>
              <w:jc w:val="start"/>
              <w:rPr/>
            </w:pPr>
            <w:r>
              <w:rPr/>
              <w:t>образа действия</w:t>
            </w:r>
          </w:p>
          <w:p>
            <w:pPr>
              <w:pStyle w:val="Normal1"/>
              <w:spacing w:lineRule="auto" w:line="240"/>
              <w:ind w:firstLine="284" w:end="0"/>
              <w:jc w:val="start"/>
              <w:rPr/>
            </w:pPr>
            <w:r>
              <w:rPr/>
            </w:r>
          </w:p>
        </w:tc>
      </w:tr>
    </w:tbl>
    <w:p>
      <w:pPr>
        <w:pStyle w:val="Normal1"/>
        <w:pBdr>
          <w:top w:val="single" w:sz="4" w:space="1" w:color="000000"/>
        </w:pBdr>
        <w:spacing w:lineRule="auto" w:line="240"/>
        <w:ind w:firstLine="284" w:end="0"/>
        <w:rPr/>
      </w:pPr>
      <w:r>
        <w:rPr/>
        <w:t xml:space="preserve">* В зарубежных испанских грамматиках нет четкого различия между неопределенно-личными и безличными предложениями.  Предложения, которые мы называем неопределенно-личными, именуются </w:t>
      </w:r>
      <w:r>
        <w:rPr>
          <w:lang w:val="en-US"/>
        </w:rPr>
        <w:t>impersonales</w:t>
      </w:r>
      <w:r>
        <w:rPr/>
        <w:t xml:space="preserve">, а предложения, считающиеся у нас безличными, соотносятся с термином </w:t>
      </w:r>
      <w:r>
        <w:rPr>
          <w:lang w:val="en-US"/>
        </w:rPr>
        <w:t>unipersonales</w:t>
      </w:r>
      <w:r>
        <w:rPr/>
        <w:t>. Поэтому первым приводится, на наш взгляд, более точный термин, соответствующий отечественной грамматической традиции, а в скобках даетсся название, принятое некоторыми испанскими грамматистами.</w:t>
      </w:r>
    </w:p>
    <w:p>
      <w:pPr>
        <w:pStyle w:val="Normal1"/>
        <w:pBdr>
          <w:top w:val="single" w:sz="4" w:space="1" w:color="000000"/>
        </w:pBdr>
        <w:spacing w:lineRule="auto" w:line="240"/>
        <w:ind w:firstLine="284" w:end="0"/>
        <w:rPr/>
      </w:pPr>
      <w:r>
        <w:rPr/>
      </w:r>
    </w:p>
    <w:tbl>
      <w:tblPr>
        <w:tblW w:w="8554" w:type="dxa"/>
        <w:jc w:val="start"/>
        <w:tblInd w:w="201" w:type="dxa"/>
        <w:tblLayout w:type="fixed"/>
        <w:tblCellMar>
          <w:top w:w="0" w:type="dxa"/>
          <w:start w:w="108" w:type="dxa"/>
          <w:bottom w:w="0" w:type="dxa"/>
          <w:end w:w="108" w:type="dxa"/>
        </w:tblCellMar>
      </w:tblPr>
      <w:tblGrid>
        <w:gridCol w:w="4727"/>
        <w:gridCol w:w="3827"/>
      </w:tblGrid>
      <w:tr>
        <w:trPr>
          <w:trHeight w:val="3900" w:hRule="atLeast"/>
        </w:trPr>
        <w:tc>
          <w:tcPr>
            <w:tcW w:w="4727" w:type="dxa"/>
            <w:tcBorders/>
          </w:tcPr>
          <w:p>
            <w:pPr>
              <w:pStyle w:val="Normal1"/>
              <w:spacing w:lineRule="auto" w:line="240"/>
              <w:ind w:firstLine="284" w:start="-93" w:end="0"/>
              <w:rPr>
                <w:b/>
                <w:bCs/>
                <w:sz w:val="24"/>
                <w:lang w:val="en-US"/>
              </w:rPr>
            </w:pPr>
            <w:r>
              <w:rPr>
                <w:b/>
                <w:bCs/>
                <w:sz w:val="24"/>
                <w:lang w:val="en-US"/>
              </w:rPr>
              <w:t>Oración subordinada circunstancial de</w:t>
            </w:r>
          </w:p>
          <w:p>
            <w:pPr>
              <w:pStyle w:val="Normal1"/>
              <w:spacing w:lineRule="auto" w:line="240"/>
              <w:ind w:firstLine="284" w:start="-93" w:end="0"/>
              <w:rPr>
                <w:b/>
                <w:bCs/>
                <w:sz w:val="24"/>
                <w:lang w:val="en-US"/>
              </w:rPr>
            </w:pPr>
            <w:r>
              <w:rPr>
                <w:b/>
                <w:bCs/>
                <w:sz w:val="24"/>
                <w:lang w:val="en-US"/>
              </w:rPr>
              <w:t xml:space="preserve">                             </w:t>
            </w:r>
            <w:r>
              <w:rPr>
                <w:b/>
                <w:bCs/>
                <w:sz w:val="24"/>
                <w:lang w:val="en-US"/>
              </w:rPr>
              <w:t>comparación</w:t>
            </w:r>
          </w:p>
          <w:p>
            <w:pPr>
              <w:pStyle w:val="Normal1"/>
              <w:spacing w:lineRule="auto" w:line="240"/>
              <w:ind w:firstLine="284" w:start="-93" w:end="0"/>
              <w:rPr>
                <w:b/>
                <w:bCs/>
                <w:sz w:val="24"/>
                <w:lang w:val="en-US"/>
              </w:rPr>
            </w:pPr>
            <w:r>
              <w:rPr>
                <w:b/>
                <w:bCs/>
                <w:sz w:val="24"/>
                <w:lang w:val="en-US"/>
              </w:rPr>
              <w:t xml:space="preserve">                             </w:t>
            </w:r>
            <w:r>
              <w:rPr>
                <w:b/>
                <w:bCs/>
                <w:sz w:val="24"/>
                <w:lang w:val="en-US"/>
              </w:rPr>
              <w:t xml:space="preserve">(comparativa) </w:t>
            </w:r>
          </w:p>
          <w:p>
            <w:pPr>
              <w:pStyle w:val="Normal1"/>
              <w:spacing w:lineRule="auto" w:line="240"/>
              <w:ind w:firstLine="743" w:start="-93" w:end="0"/>
              <w:rPr>
                <w:b/>
                <w:bCs/>
                <w:sz w:val="24"/>
                <w:lang w:val="en-US"/>
              </w:rPr>
            </w:pPr>
            <w:r>
              <w:rPr>
                <w:b/>
                <w:bCs/>
                <w:sz w:val="24"/>
                <w:lang w:val="en-US"/>
              </w:rPr>
              <w:t>»      »    circunstancial de</w:t>
            </w:r>
          </w:p>
          <w:p>
            <w:pPr>
              <w:pStyle w:val="Normal1"/>
              <w:spacing w:lineRule="auto" w:line="240"/>
              <w:ind w:firstLine="743" w:start="-93" w:end="0"/>
              <w:rPr>
                <w:b/>
                <w:bCs/>
                <w:sz w:val="24"/>
                <w:lang w:val="en-US"/>
              </w:rPr>
            </w:pPr>
            <w:r>
              <w:rPr>
                <w:b/>
                <w:bCs/>
                <w:sz w:val="24"/>
                <w:lang w:val="en-US"/>
              </w:rPr>
              <w:t xml:space="preserve">               </w:t>
            </w:r>
            <w:r>
              <w:rPr>
                <w:b/>
                <w:bCs/>
                <w:sz w:val="24"/>
                <w:lang w:val="en-US"/>
              </w:rPr>
              <w:t xml:space="preserve">fin (final) </w:t>
            </w:r>
          </w:p>
          <w:p>
            <w:pPr>
              <w:pStyle w:val="Normal1"/>
              <w:spacing w:lineRule="auto" w:line="240"/>
              <w:ind w:firstLine="743" w:start="-93" w:end="0"/>
              <w:rPr>
                <w:b/>
                <w:bCs/>
                <w:sz w:val="24"/>
                <w:lang w:val="en-US"/>
              </w:rPr>
            </w:pPr>
            <w:r>
              <w:rPr>
                <w:b/>
                <w:bCs/>
                <w:sz w:val="24"/>
                <w:lang w:val="en-US"/>
              </w:rPr>
              <w:t>»      »    circunstancial de</w:t>
            </w:r>
          </w:p>
          <w:p>
            <w:pPr>
              <w:pStyle w:val="Normal1"/>
              <w:spacing w:lineRule="auto" w:line="240"/>
              <w:ind w:firstLine="743" w:start="-93" w:end="0"/>
              <w:rPr>
                <w:b/>
                <w:bCs/>
                <w:sz w:val="24"/>
                <w:lang w:val="en-US"/>
              </w:rPr>
            </w:pPr>
            <w:r>
              <w:rPr>
                <w:b/>
                <w:bCs/>
                <w:sz w:val="24"/>
                <w:lang w:val="en-US"/>
              </w:rPr>
              <w:t xml:space="preserve">               </w:t>
            </w:r>
            <w:r>
              <w:rPr>
                <w:b/>
                <w:bCs/>
                <w:sz w:val="24"/>
                <w:lang w:val="en-US"/>
              </w:rPr>
              <w:t>causa (causal)</w:t>
            </w:r>
          </w:p>
          <w:p>
            <w:pPr>
              <w:pStyle w:val="Normal1"/>
              <w:spacing w:lineRule="auto" w:line="240"/>
              <w:ind w:firstLine="743" w:start="-93" w:end="0"/>
              <w:rPr>
                <w:b/>
                <w:bCs/>
                <w:sz w:val="24"/>
                <w:lang w:val="en-US"/>
              </w:rPr>
            </w:pPr>
            <w:r>
              <w:rPr>
                <w:b/>
                <w:bCs/>
                <w:sz w:val="24"/>
                <w:lang w:val="en-US"/>
              </w:rPr>
              <w:t>»      »    circunstancial de</w:t>
            </w:r>
          </w:p>
          <w:p>
            <w:pPr>
              <w:pStyle w:val="Normal1"/>
              <w:spacing w:lineRule="auto" w:line="240"/>
              <w:ind w:firstLine="743" w:start="-93" w:end="0"/>
              <w:rPr>
                <w:b/>
                <w:bCs/>
                <w:sz w:val="24"/>
                <w:lang w:val="en-US"/>
              </w:rPr>
            </w:pPr>
            <w:r>
              <w:rPr>
                <w:b/>
                <w:bCs/>
                <w:sz w:val="24"/>
                <w:lang w:val="en-US"/>
              </w:rPr>
              <w:t xml:space="preserve">               </w:t>
            </w:r>
            <w:r>
              <w:rPr>
                <w:b/>
                <w:bCs/>
                <w:sz w:val="24"/>
                <w:lang w:val="en-US"/>
              </w:rPr>
              <w:t>concesión</w:t>
            </w:r>
          </w:p>
          <w:p>
            <w:pPr>
              <w:pStyle w:val="Normal1"/>
              <w:spacing w:lineRule="auto" w:line="240"/>
              <w:ind w:firstLine="743" w:start="-93" w:end="0"/>
              <w:rPr>
                <w:b/>
                <w:bCs/>
                <w:sz w:val="24"/>
                <w:lang w:val="en-US"/>
              </w:rPr>
            </w:pPr>
            <w:r>
              <w:rPr>
                <w:b/>
                <w:bCs/>
                <w:sz w:val="24"/>
                <w:lang w:val="en-US"/>
              </w:rPr>
              <w:t xml:space="preserve">               </w:t>
            </w:r>
            <w:r>
              <w:rPr>
                <w:b/>
                <w:bCs/>
                <w:sz w:val="24"/>
                <w:lang w:val="en-US"/>
              </w:rPr>
              <w:t xml:space="preserve">(concesiva)                     </w:t>
            </w:r>
          </w:p>
          <w:p>
            <w:pPr>
              <w:pStyle w:val="Normal1"/>
              <w:spacing w:lineRule="auto" w:line="240"/>
              <w:ind w:firstLine="743" w:start="-93" w:end="0"/>
              <w:rPr>
                <w:b/>
                <w:bCs/>
                <w:sz w:val="24"/>
                <w:lang w:val="en-US"/>
              </w:rPr>
            </w:pPr>
            <w:r>
              <w:rPr>
                <w:b/>
                <w:bCs/>
                <w:sz w:val="24"/>
                <w:lang w:val="en-US"/>
              </w:rPr>
              <w:t>»      »    circunstancial de</w:t>
            </w:r>
          </w:p>
          <w:p>
            <w:pPr>
              <w:pStyle w:val="Normal1"/>
              <w:spacing w:lineRule="auto" w:line="240"/>
              <w:ind w:firstLine="743" w:start="-93" w:end="0"/>
              <w:rPr>
                <w:b/>
                <w:bCs/>
                <w:sz w:val="24"/>
              </w:rPr>
            </w:pPr>
            <w:r>
              <w:rPr>
                <w:b/>
                <w:bCs/>
                <w:sz w:val="24"/>
                <w:lang w:val="en-US"/>
              </w:rPr>
              <w:t xml:space="preserve">               </w:t>
            </w:r>
            <w:r>
              <w:rPr>
                <w:b/>
                <w:bCs/>
                <w:sz w:val="24"/>
                <w:lang w:val="en-US"/>
              </w:rPr>
              <w:t>condici</w:t>
            </w:r>
            <w:r>
              <w:rPr>
                <w:b/>
                <w:bCs/>
                <w:sz w:val="24"/>
              </w:rPr>
              <w:t>ó</w:t>
            </w:r>
            <w:r>
              <w:rPr>
                <w:b/>
                <w:bCs/>
                <w:sz w:val="24"/>
                <w:lang w:val="en-US"/>
              </w:rPr>
              <w:t>n</w:t>
            </w:r>
          </w:p>
          <w:p>
            <w:pPr>
              <w:pStyle w:val="Normal1"/>
              <w:spacing w:lineRule="auto" w:line="240"/>
              <w:ind w:firstLine="743" w:start="-93" w:end="0"/>
              <w:rPr/>
            </w:pPr>
            <w:r>
              <w:rPr>
                <w:b/>
                <w:bCs/>
                <w:sz w:val="24"/>
              </w:rPr>
              <w:t xml:space="preserve">               </w:t>
            </w:r>
            <w:r>
              <w:rPr>
                <w:b/>
                <w:bCs/>
                <w:sz w:val="24"/>
              </w:rPr>
              <w:t>(</w:t>
            </w:r>
            <w:r>
              <w:rPr>
                <w:b/>
                <w:bCs/>
                <w:sz w:val="24"/>
                <w:lang w:val="en-US"/>
              </w:rPr>
              <w:t>condicional</w:t>
            </w:r>
            <w:r>
              <w:rPr>
                <w:b/>
                <w:bCs/>
                <w:sz w:val="24"/>
              </w:rPr>
              <w:t>)</w:t>
            </w:r>
          </w:p>
          <w:p>
            <w:pPr>
              <w:pStyle w:val="Normal1"/>
              <w:ind w:firstLine="284" w:start="-93" w:end="0"/>
              <w:rPr>
                <w:b/>
                <w:bCs/>
                <w:sz w:val="24"/>
              </w:rPr>
            </w:pPr>
            <w:r>
              <w:rPr>
                <w:b/>
                <w:bCs/>
                <w:sz w:val="24"/>
              </w:rPr>
            </w:r>
          </w:p>
        </w:tc>
        <w:tc>
          <w:tcPr>
            <w:tcW w:w="3827" w:type="dxa"/>
            <w:tcBorders/>
          </w:tcPr>
          <w:p>
            <w:pPr>
              <w:pStyle w:val="Normal1"/>
              <w:spacing w:lineRule="auto" w:line="240"/>
              <w:rPr/>
            </w:pPr>
            <w:r>
              <w:rPr>
                <w:sz w:val="24"/>
              </w:rPr>
              <w:t xml:space="preserve">— </w:t>
            </w:r>
            <w:r>
              <w:rPr>
                <w:sz w:val="24"/>
              </w:rPr>
              <w:t xml:space="preserve">придаточное обстоятельства </w:t>
            </w:r>
          </w:p>
          <w:p>
            <w:pPr>
              <w:pStyle w:val="Normal1"/>
              <w:spacing w:lineRule="auto" w:line="240"/>
              <w:ind w:start="401" w:end="0"/>
              <w:rPr>
                <w:sz w:val="24"/>
              </w:rPr>
            </w:pPr>
            <w:r>
              <w:rPr>
                <w:sz w:val="24"/>
              </w:rPr>
              <w:t>сравнения</w:t>
            </w:r>
          </w:p>
          <w:p>
            <w:pPr>
              <w:pStyle w:val="Normal"/>
              <w:rPr>
                <w:sz w:val="24"/>
              </w:rPr>
            </w:pPr>
            <w:r>
              <w:rPr>
                <w:sz w:val="24"/>
              </w:rPr>
            </w:r>
          </w:p>
          <w:p>
            <w:pPr>
              <w:pStyle w:val="Normal1"/>
              <w:spacing w:lineRule="auto" w:line="240"/>
              <w:ind w:hanging="401" w:start="401" w:end="0"/>
              <w:jc w:val="start"/>
              <w:rPr>
                <w:sz w:val="24"/>
              </w:rPr>
            </w:pPr>
            <w:r>
              <w:rPr>
                <w:sz w:val="24"/>
              </w:rPr>
              <w:t xml:space="preserve">— </w:t>
            </w:r>
            <w:r>
              <w:rPr>
                <w:sz w:val="24"/>
              </w:rPr>
              <w:t>придаточное обстоятельства цели</w:t>
            </w:r>
          </w:p>
          <w:p>
            <w:pPr>
              <w:pStyle w:val="Normal"/>
              <w:rPr>
                <w:sz w:val="24"/>
              </w:rPr>
            </w:pPr>
            <w:r>
              <w:rPr>
                <w:sz w:val="24"/>
              </w:rPr>
            </w:r>
          </w:p>
          <w:p>
            <w:pPr>
              <w:pStyle w:val="Normal1"/>
              <w:spacing w:lineRule="auto" w:line="240"/>
              <w:rPr>
                <w:sz w:val="24"/>
              </w:rPr>
            </w:pPr>
            <w:r>
              <w:rPr>
                <w:sz w:val="24"/>
              </w:rPr>
              <w:t xml:space="preserve">— </w:t>
            </w:r>
            <w:r>
              <w:rPr>
                <w:sz w:val="24"/>
              </w:rPr>
              <w:t>придаточное обстоятельства</w:t>
            </w:r>
          </w:p>
          <w:p>
            <w:pPr>
              <w:pStyle w:val="Normal1"/>
              <w:spacing w:lineRule="auto" w:line="240"/>
              <w:ind w:firstLine="401" w:end="0"/>
              <w:rPr>
                <w:sz w:val="24"/>
              </w:rPr>
            </w:pPr>
            <w:r>
              <w:rPr>
                <w:sz w:val="24"/>
              </w:rPr>
              <w:t xml:space="preserve">причины </w:t>
            </w:r>
          </w:p>
          <w:p>
            <w:pPr>
              <w:pStyle w:val="Normal1"/>
              <w:spacing w:lineRule="auto" w:line="240"/>
              <w:rPr>
                <w:sz w:val="24"/>
              </w:rPr>
            </w:pPr>
            <w:r>
              <w:rPr>
                <w:sz w:val="24"/>
              </w:rPr>
              <w:t xml:space="preserve">— </w:t>
            </w:r>
            <w:r>
              <w:rPr>
                <w:sz w:val="24"/>
              </w:rPr>
              <w:t>придаточное обстоятельства</w:t>
            </w:r>
          </w:p>
          <w:p>
            <w:pPr>
              <w:pStyle w:val="Normal1"/>
              <w:spacing w:lineRule="auto" w:line="240"/>
              <w:ind w:firstLine="401" w:end="0"/>
              <w:rPr>
                <w:sz w:val="24"/>
              </w:rPr>
            </w:pPr>
            <w:r>
              <w:rPr>
                <w:sz w:val="24"/>
              </w:rPr>
              <w:t>уступки</w:t>
            </w:r>
          </w:p>
          <w:p>
            <w:pPr>
              <w:pStyle w:val="Normal"/>
              <w:rPr>
                <w:sz w:val="24"/>
              </w:rPr>
            </w:pPr>
            <w:r>
              <w:rPr>
                <w:sz w:val="24"/>
              </w:rPr>
            </w:r>
          </w:p>
          <w:p>
            <w:pPr>
              <w:pStyle w:val="Normal1"/>
              <w:spacing w:lineRule="auto" w:line="240"/>
              <w:rPr>
                <w:sz w:val="24"/>
              </w:rPr>
            </w:pPr>
            <w:r>
              <w:rPr>
                <w:sz w:val="24"/>
              </w:rPr>
              <w:t xml:space="preserve">— </w:t>
            </w:r>
            <w:r>
              <w:rPr>
                <w:sz w:val="24"/>
              </w:rPr>
              <w:t>придаточное обстоятельства</w:t>
            </w:r>
          </w:p>
          <w:p>
            <w:pPr>
              <w:pStyle w:val="Normal1"/>
              <w:spacing w:lineRule="auto" w:line="240"/>
              <w:ind w:firstLine="401" w:end="0"/>
              <w:rPr>
                <w:sz w:val="24"/>
              </w:rPr>
            </w:pPr>
            <w:r>
              <w:rPr>
                <w:sz w:val="24"/>
              </w:rPr>
              <w:t>условия</w:t>
            </w:r>
          </w:p>
          <w:p>
            <w:pPr>
              <w:pStyle w:val="Normal"/>
              <w:rPr>
                <w:sz w:val="24"/>
              </w:rPr>
            </w:pPr>
            <w:r>
              <w:rPr>
                <w:sz w:val="24"/>
              </w:rPr>
            </w:r>
          </w:p>
          <w:p>
            <w:pPr>
              <w:pStyle w:val="Normal1"/>
              <w:rPr>
                <w:sz w:val="24"/>
              </w:rPr>
            </w:pPr>
            <w:r>
              <w:rPr>
                <w:sz w:val="24"/>
              </w:rPr>
            </w:r>
          </w:p>
        </w:tc>
      </w:tr>
    </w:tbl>
    <w:p>
      <w:pPr>
        <w:pStyle w:val="Normal1"/>
        <w:spacing w:lineRule="auto" w:line="240"/>
        <w:ind w:firstLine="284" w:end="0"/>
        <w:rPr>
          <w:sz w:val="24"/>
        </w:rPr>
      </w:pPr>
      <w:r>
        <w:rPr>
          <w:sz w:val="24"/>
        </w:rPr>
        <w:t>Некоторые синтаксические явления были объяснены в разделах, посвященных употреблению частей речи и согласованию глаголь</w:t>
        <w:softHyphen/>
        <w:t>ных времен. Поэтому в настоящем разделе сообщаются лишь те практические сведения из области синтаксиса, о которых не шла речь выше.</w:t>
      </w:r>
    </w:p>
    <w:p>
      <w:pPr>
        <w:pStyle w:val="Normal1"/>
        <w:spacing w:lineRule="auto" w:line="240"/>
        <w:ind w:firstLine="284" w:end="0"/>
        <w:rPr>
          <w:sz w:val="24"/>
        </w:rPr>
      </w:pPr>
      <w:r>
        <w:rPr>
          <w:sz w:val="24"/>
        </w:rPr>
      </w:r>
    </w:p>
    <w:p>
      <w:pPr>
        <w:pStyle w:val="Heading3"/>
        <w:ind w:hanging="0" w:start="0"/>
        <w:rPr/>
      </w:pPr>
      <w:bookmarkStart w:id="151" w:name="__RefHeading___Toc1886121"/>
      <w:bookmarkEnd w:id="151"/>
      <w:r>
        <w:rPr/>
        <w:t>§ 99. Типы предложении</w:t>
      </w:r>
    </w:p>
    <w:p>
      <w:pPr>
        <w:pStyle w:val="Normal1"/>
        <w:spacing w:lineRule="auto" w:line="240"/>
        <w:ind w:firstLine="284" w:end="0"/>
        <w:rPr>
          <w:sz w:val="24"/>
        </w:rPr>
      </w:pPr>
      <w:r>
        <w:rPr>
          <w:sz w:val="24"/>
        </w:rPr>
      </w:r>
    </w:p>
    <w:p>
      <w:pPr>
        <w:pStyle w:val="Normal1"/>
        <w:spacing w:lineRule="auto" w:line="240"/>
        <w:ind w:firstLine="284" w:end="0"/>
        <w:rPr/>
      </w:pPr>
      <w:r>
        <w:rPr>
          <w:sz w:val="24"/>
        </w:rPr>
        <w:t>Одной из основных задач синтаксиса является изучение типов предложений, способов их организации, их построения и особенно</w:t>
        <w:softHyphen/>
        <w:t xml:space="preserve">стей их употребления. По цели высказывания испанские предложения бывают, подобно русским, </w:t>
      </w:r>
      <w:r>
        <w:rPr>
          <w:spacing w:val="20"/>
          <w:sz w:val="24"/>
        </w:rPr>
        <w:t>повествовательными, вопросительными, побудительными и восклицательными.</w:t>
      </w:r>
    </w:p>
    <w:p>
      <w:pPr>
        <w:pStyle w:val="Normal1"/>
        <w:spacing w:lineRule="auto" w:line="240"/>
        <w:ind w:firstLine="284" w:end="0"/>
        <w:rPr/>
      </w:pPr>
      <w:r>
        <w:rPr>
          <w:spacing w:val="20"/>
          <w:sz w:val="24"/>
        </w:rPr>
        <w:t>Повествовательные</w:t>
      </w:r>
      <w:r>
        <w:rPr>
          <w:sz w:val="24"/>
        </w:rPr>
        <w:t xml:space="preserve"> предложения утверждают или отри</w:t>
        <w:softHyphen/>
        <w:t>цают какой-либо реальный или возможный факт действительности или сообщают какое-либо отвлеченное суждение.</w:t>
      </w:r>
    </w:p>
    <w:p>
      <w:pPr>
        <w:pStyle w:val="Normal1"/>
        <w:spacing w:lineRule="auto" w:line="240"/>
        <w:ind w:firstLine="284" w:end="0"/>
        <w:rPr/>
      </w:pPr>
      <w:r>
        <w:rPr>
          <w:sz w:val="24"/>
        </w:rPr>
        <w:t xml:space="preserve">В </w:t>
      </w:r>
      <w:r>
        <w:rPr>
          <w:spacing w:val="20"/>
          <w:sz w:val="24"/>
        </w:rPr>
        <w:t>вопросительных</w:t>
      </w:r>
      <w:r>
        <w:rPr>
          <w:sz w:val="24"/>
        </w:rPr>
        <w:t xml:space="preserve"> предложениях ставится целью что-либо узнать от собеседника, получить от него подтверждение или отрицание высказанной мысли.</w:t>
      </w:r>
    </w:p>
    <w:p>
      <w:pPr>
        <w:pStyle w:val="Normal1"/>
        <w:spacing w:lineRule="auto" w:line="240"/>
        <w:ind w:firstLine="284" w:end="0"/>
        <w:rPr/>
      </w:pPr>
      <w:r>
        <w:rPr>
          <w:spacing w:val="20"/>
          <w:sz w:val="24"/>
        </w:rPr>
        <w:t>Побудительные</w:t>
      </w:r>
      <w:r>
        <w:rPr>
          <w:sz w:val="24"/>
        </w:rPr>
        <w:t xml:space="preserve"> предложения передают волеизъявления, выраженные в форме приказа, просьбы, приглашения, предостере</w:t>
        <w:softHyphen/>
        <w:t>жения и т.п. У наиболее типичных побудительных предложений сказуемое выражено глагольной формой повелительного или сосла</w:t>
        <w:softHyphen/>
        <w:t>гательного наклонений.</w:t>
      </w:r>
    </w:p>
    <w:p>
      <w:pPr>
        <w:pStyle w:val="Normal1"/>
        <w:spacing w:lineRule="auto" w:line="240"/>
        <w:ind w:firstLine="284" w:end="0"/>
        <w:rPr/>
      </w:pPr>
      <w:r>
        <w:rPr>
          <w:spacing w:val="20"/>
          <w:sz w:val="24"/>
        </w:rPr>
        <w:t>Восклицательным</w:t>
      </w:r>
      <w:r>
        <w:rPr>
          <w:sz w:val="24"/>
        </w:rPr>
        <w:t xml:space="preserve"> может стать любое из перечисленных предложений, если высказываемая в нем мысль сопровождается сильным эмоциональным чувством (восторга, удивления, негодова</w:t>
        <w:softHyphen/>
        <w:t>ния и т.п.).</w:t>
      </w:r>
    </w:p>
    <w:p>
      <w:pPr>
        <w:pStyle w:val="Normal1"/>
        <w:spacing w:lineRule="auto" w:line="240"/>
        <w:ind w:firstLine="284" w:end="0"/>
        <w:rPr/>
      </w:pPr>
      <w:r>
        <w:rPr>
          <w:sz w:val="24"/>
        </w:rPr>
        <w:t xml:space="preserve">Как и в русском языке, по своей </w:t>
      </w:r>
      <w:r>
        <w:rPr>
          <w:spacing w:val="20"/>
          <w:sz w:val="24"/>
        </w:rPr>
        <w:t>структуре</w:t>
      </w:r>
      <w:r>
        <w:rPr>
          <w:sz w:val="24"/>
        </w:rPr>
        <w:t xml:space="preserve"> предложения бы</w:t>
        <w:softHyphen/>
        <w:t>вают простые и сложные.</w:t>
      </w:r>
    </w:p>
    <w:p>
      <w:pPr>
        <w:pStyle w:val="Normal1"/>
        <w:spacing w:lineRule="auto" w:line="240"/>
        <w:ind w:firstLine="284" w:end="0"/>
        <w:rPr/>
      </w:pPr>
      <w:r>
        <w:rPr>
          <w:spacing w:val="20"/>
          <w:sz w:val="24"/>
        </w:rPr>
        <w:t>Простое</w:t>
      </w:r>
      <w:r>
        <w:rPr>
          <w:sz w:val="24"/>
        </w:rPr>
        <w:t xml:space="preserve"> предложение состоит из Одного или двух главных членов (подлежащее и сказуемое) и может иметь второстепенные члены предложения (дополнение, определение, обстоятельство).</w:t>
      </w:r>
    </w:p>
    <w:p>
      <w:pPr>
        <w:pStyle w:val="Normal1"/>
        <w:spacing w:lineRule="auto" w:line="240"/>
        <w:ind w:firstLine="284" w:end="0"/>
        <w:rPr/>
      </w:pPr>
      <w:r>
        <w:rPr>
          <w:spacing w:val="20"/>
          <w:sz w:val="24"/>
        </w:rPr>
        <w:t>Сложное</w:t>
      </w:r>
      <w:r>
        <w:rPr>
          <w:sz w:val="24"/>
        </w:rPr>
        <w:t xml:space="preserve"> предложение представляет собой сочетание двух или более связанных между собой простых предложений.</w:t>
      </w:r>
    </w:p>
    <w:p>
      <w:pPr>
        <w:pStyle w:val="Normal1"/>
        <w:spacing w:lineRule="auto" w:line="240"/>
        <w:ind w:firstLine="284" w:end="0"/>
        <w:rPr>
          <w:sz w:val="24"/>
        </w:rPr>
      </w:pPr>
      <w:r>
        <w:rPr>
          <w:sz w:val="24"/>
        </w:rPr>
      </w:r>
    </w:p>
    <w:p>
      <w:pPr>
        <w:pStyle w:val="Heading3"/>
        <w:ind w:hanging="0" w:start="0"/>
        <w:rPr/>
      </w:pPr>
      <w:bookmarkStart w:id="152" w:name="__RefHeading___Toc1886122"/>
      <w:bookmarkEnd w:id="152"/>
      <w:r>
        <w:rPr/>
        <w:t>§ 100. Главные и второстепенные члены предложения</w:t>
      </w:r>
    </w:p>
    <w:p>
      <w:pPr>
        <w:pStyle w:val="Normal1"/>
        <w:spacing w:lineRule="auto" w:line="240"/>
        <w:ind w:firstLine="284" w:end="0"/>
        <w:rPr>
          <w:sz w:val="24"/>
        </w:rPr>
      </w:pPr>
      <w:r>
        <w:rPr>
          <w:sz w:val="24"/>
        </w:rPr>
      </w:r>
    </w:p>
    <w:p>
      <w:pPr>
        <w:pStyle w:val="Normal1"/>
        <w:spacing w:lineRule="auto" w:line="240"/>
        <w:ind w:firstLine="284" w:end="0"/>
        <w:rPr/>
      </w:pPr>
      <w:r>
        <w:rPr>
          <w:spacing w:val="20"/>
          <w:sz w:val="24"/>
        </w:rPr>
        <w:t>Главными</w:t>
      </w:r>
      <w:r>
        <w:rPr>
          <w:sz w:val="24"/>
        </w:rPr>
        <w:t xml:space="preserve"> членами предложения являются </w:t>
      </w:r>
      <w:r>
        <w:rPr>
          <w:spacing w:val="20"/>
          <w:sz w:val="24"/>
        </w:rPr>
        <w:t>подлежащее</w:t>
      </w:r>
      <w:r>
        <w:rPr>
          <w:sz w:val="24"/>
        </w:rPr>
        <w:t xml:space="preserve"> и </w:t>
      </w:r>
      <w:r>
        <w:rPr>
          <w:spacing w:val="20"/>
          <w:sz w:val="24"/>
        </w:rPr>
        <w:t>сказуемое</w:t>
      </w:r>
      <w:r>
        <w:rPr>
          <w:sz w:val="24"/>
        </w:rPr>
        <w:t xml:space="preserve">. Остальные члены предложения — дополнение, определение, обстоятельство — </w:t>
      </w:r>
      <w:r>
        <w:rPr>
          <w:spacing w:val="20"/>
          <w:sz w:val="24"/>
        </w:rPr>
        <w:t>второстепенные</w:t>
      </w:r>
      <w:r>
        <w:rPr>
          <w:sz w:val="24"/>
        </w:rPr>
        <w:t>.</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i/>
          <w:i/>
          <w:sz w:val="24"/>
        </w:rPr>
      </w:pPr>
      <w:r>
        <w:rPr>
          <w:rFonts w:cs="Times New Roman" w:ascii="Times New Roman" w:hAnsi="Times New Roman"/>
          <w:i/>
          <w:sz w:val="24"/>
        </w:rPr>
        <w:t>1. Подлежащее</w:t>
      </w:r>
    </w:p>
    <w:p>
      <w:pPr>
        <w:pStyle w:val="Normal1"/>
        <w:spacing w:lineRule="auto" w:line="240"/>
        <w:ind w:firstLine="284" w:end="0"/>
        <w:rPr>
          <w:sz w:val="24"/>
        </w:rPr>
      </w:pPr>
      <w:r>
        <w:rPr>
          <w:sz w:val="24"/>
        </w:rPr>
        <w:t>Подлежащее может быть выражено следующими частями речи со всеми относящимися к ним словами:</w:t>
      </w:r>
    </w:p>
    <w:p>
      <w:pPr>
        <w:pStyle w:val="Normal1"/>
        <w:spacing w:lineRule="auto" w:line="240"/>
        <w:ind w:firstLine="284" w:end="0"/>
        <w:rPr>
          <w:spacing w:val="20"/>
          <w:sz w:val="24"/>
        </w:rPr>
      </w:pPr>
      <w:r>
        <w:rPr>
          <w:spacing w:val="20"/>
          <w:sz w:val="24"/>
        </w:rPr>
        <w:t>а) существительным:</w:t>
      </w:r>
    </w:p>
    <w:p>
      <w:pPr>
        <w:pStyle w:val="Normal1"/>
        <w:spacing w:lineRule="auto" w:line="240"/>
        <w:ind w:firstLine="284" w:end="0"/>
        <w:rPr>
          <w:i/>
          <w:i/>
          <w:iCs/>
          <w:spacing w:val="20"/>
          <w:sz w:val="24"/>
        </w:rPr>
      </w:pPr>
      <w:r>
        <w:rPr>
          <w:i/>
          <w:iCs/>
          <w:spacing w:val="20"/>
          <w:sz w:val="24"/>
        </w:rPr>
      </w:r>
    </w:p>
    <w:p>
      <w:pPr>
        <w:pStyle w:val="Normal1"/>
        <w:spacing w:lineRule="auto" w:line="240"/>
        <w:ind w:firstLine="284" w:end="0"/>
        <w:rPr/>
      </w:pPr>
      <w:r>
        <w:rPr>
          <w:i/>
          <w:iCs/>
          <w:sz w:val="24"/>
          <w:lang w:val="en-US"/>
        </w:rPr>
        <w:t>El</w:t>
      </w:r>
      <w:r>
        <w:rPr>
          <w:i/>
          <w:iCs/>
          <w:sz w:val="24"/>
        </w:rPr>
        <w:t xml:space="preserve"> </w:t>
      </w:r>
      <w:r>
        <w:rPr>
          <w:i/>
          <w:iCs/>
          <w:sz w:val="24"/>
          <w:lang w:val="en-US"/>
        </w:rPr>
        <w:t>mar</w:t>
      </w:r>
      <w:r>
        <w:rPr>
          <w:sz w:val="24"/>
        </w:rPr>
        <w:t xml:space="preserve"> </w:t>
      </w:r>
      <w:r>
        <w:rPr>
          <w:sz w:val="24"/>
          <w:lang w:val="en-US"/>
        </w:rPr>
        <w:t>se</w:t>
      </w:r>
      <w:r>
        <w:rPr>
          <w:sz w:val="24"/>
        </w:rPr>
        <w:t xml:space="preserve"> </w:t>
      </w:r>
      <w:r>
        <w:rPr>
          <w:sz w:val="24"/>
          <w:lang w:val="en-US"/>
        </w:rPr>
        <w:t>agita</w:t>
      </w:r>
      <w:r>
        <w:rPr>
          <w:sz w:val="24"/>
        </w:rPr>
        <w:t>.</w:t>
      </w:r>
    </w:p>
    <w:p>
      <w:pPr>
        <w:pStyle w:val="Normal1"/>
        <w:spacing w:lineRule="auto" w:line="240"/>
        <w:ind w:firstLine="284" w:end="0"/>
        <w:rPr/>
      </w:pPr>
      <w:r>
        <w:rPr>
          <w:i/>
          <w:iCs/>
          <w:sz w:val="24"/>
          <w:lang w:val="en-US"/>
        </w:rPr>
        <w:t xml:space="preserve">Las vidrieras de los establecimientos repletas de mil objetos de fantasía, de géneros, de cristales; los mismos establecimientos </w:t>
      </w:r>
      <w:r>
        <w:rPr>
          <w:sz w:val="24"/>
          <w:lang w:val="en-US"/>
        </w:rPr>
        <w:t xml:space="preserve">en donde largas filas de luces producían vivísima claridad que se reflejaba en los suelos de blanco </w:t>
      </w:r>
      <w:r>
        <w:rPr>
          <w:sz w:val="24"/>
        </w:rPr>
        <w:t>у</w:t>
      </w:r>
      <w:r>
        <w:rPr>
          <w:sz w:val="24"/>
          <w:lang w:val="en-US"/>
        </w:rPr>
        <w:t xml:space="preserve"> pulido mármol </w:t>
      </w:r>
      <w:r>
        <w:rPr>
          <w:sz w:val="24"/>
        </w:rPr>
        <w:t>у</w:t>
      </w:r>
      <w:r>
        <w:rPr>
          <w:sz w:val="24"/>
          <w:lang w:val="en-US"/>
        </w:rPr>
        <w:t xml:space="preserve"> en los filos dorados de los armatostes  y mostradores, eran admirados detenidamente por nosotros. </w:t>
      </w:r>
      <w:r>
        <w:rPr>
          <w:sz w:val="24"/>
        </w:rPr>
        <w:t>(</w:t>
      </w:r>
      <w:r>
        <w:rPr>
          <w:sz w:val="24"/>
          <w:lang w:val="en-US"/>
        </w:rPr>
        <w:t>R</w:t>
      </w:r>
      <w:r>
        <w:rPr>
          <w:sz w:val="24"/>
        </w:rPr>
        <w:t xml:space="preserve">. </w:t>
      </w:r>
      <w:r>
        <w:rPr>
          <w:sz w:val="24"/>
          <w:lang w:val="en-US"/>
        </w:rPr>
        <w:t>Meza</w:t>
      </w:r>
      <w:r>
        <w:rPr>
          <w:sz w:val="24"/>
        </w:rPr>
        <w:t>)</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rPr>
      </w:pPr>
      <w:r>
        <w:rPr>
          <w:spacing w:val="20"/>
          <w:sz w:val="24"/>
        </w:rPr>
        <w:t xml:space="preserve"> </w:t>
      </w:r>
      <w:r>
        <w:rPr>
          <w:spacing w:val="20"/>
          <w:sz w:val="24"/>
        </w:rPr>
        <w:t>б) местоимением:</w:t>
      </w:r>
    </w:p>
    <w:p>
      <w:pPr>
        <w:pStyle w:val="Normal1"/>
        <w:spacing w:lineRule="auto" w:line="240"/>
        <w:ind w:firstLine="284" w:end="0"/>
        <w:rPr>
          <w:spacing w:val="20"/>
          <w:sz w:val="24"/>
        </w:rPr>
      </w:pPr>
      <w:r>
        <w:rPr>
          <w:spacing w:val="20"/>
          <w:sz w:val="24"/>
        </w:rPr>
      </w:r>
    </w:p>
    <w:p>
      <w:pPr>
        <w:pStyle w:val="Normal1"/>
        <w:spacing w:lineRule="auto" w:line="240"/>
        <w:ind w:firstLine="709" w:end="0"/>
        <w:rPr/>
      </w:pPr>
      <w:r>
        <w:rPr>
          <w:i/>
          <w:iCs/>
          <w:sz w:val="24"/>
          <w:lang w:val="en-US"/>
        </w:rPr>
        <w:t>Yo</w:t>
      </w:r>
      <w:r>
        <w:rPr>
          <w:sz w:val="24"/>
          <w:lang w:val="en-US"/>
        </w:rPr>
        <w:t xml:space="preserve"> iré con él. (A.</w:t>
      </w:r>
      <w:r>
        <w:rPr>
          <w:lang w:val="en-US"/>
        </w:rPr>
        <w:t xml:space="preserve"> </w:t>
      </w:r>
      <w:r>
        <w:rPr>
          <w:sz w:val="24"/>
          <w:lang w:val="en-US"/>
        </w:rPr>
        <w:t>G</w:t>
      </w:r>
      <w:r>
        <w:rPr>
          <w:lang w:val="en-US"/>
        </w:rPr>
        <w:t>ROSSO</w:t>
      </w:r>
      <w:r>
        <w:rPr>
          <w:sz w:val="24"/>
          <w:lang w:val="en-US"/>
        </w:rPr>
        <w:t xml:space="preserve">)   </w:t>
      </w:r>
    </w:p>
    <w:p>
      <w:pPr>
        <w:pStyle w:val="Normal1"/>
        <w:spacing w:lineRule="auto" w:line="240"/>
        <w:ind w:firstLine="709" w:end="0"/>
        <w:rPr/>
      </w:pPr>
      <w:r>
        <w:rPr>
          <w:i/>
          <w:iCs/>
          <w:sz w:val="24"/>
          <w:lang w:val="en-US"/>
        </w:rPr>
        <w:t>Aquello</w:t>
      </w:r>
      <w:r>
        <w:rPr>
          <w:sz w:val="24"/>
          <w:lang w:val="en-US"/>
        </w:rPr>
        <w:t xml:space="preserve"> era vivir. (A.</w:t>
      </w:r>
      <w:r>
        <w:rPr>
          <w:lang w:val="en-US"/>
        </w:rPr>
        <w:t xml:space="preserve"> </w:t>
      </w:r>
      <w:r>
        <w:rPr>
          <w:sz w:val="24"/>
          <w:lang w:val="en-US"/>
        </w:rPr>
        <w:t>G</w:t>
      </w:r>
      <w:r>
        <w:rPr>
          <w:lang w:val="en-US"/>
        </w:rPr>
        <w:t>ROSSO</w:t>
      </w:r>
      <w:r>
        <w:rPr>
          <w:sz w:val="24"/>
          <w:lang w:val="en-US"/>
        </w:rPr>
        <w:t xml:space="preserve">) </w:t>
      </w:r>
    </w:p>
    <w:p>
      <w:pPr>
        <w:pStyle w:val="Normal1"/>
        <w:spacing w:lineRule="auto" w:line="240"/>
        <w:ind w:firstLine="709" w:end="0"/>
        <w:rPr/>
      </w:pPr>
      <w:r>
        <w:rPr>
          <w:i/>
          <w:iCs/>
          <w:sz w:val="24"/>
          <w:lang w:val="en-US"/>
        </w:rPr>
        <w:t>Ese</w:t>
      </w:r>
      <w:r>
        <w:rPr>
          <w:sz w:val="24"/>
          <w:lang w:val="en-US"/>
        </w:rPr>
        <w:t xml:space="preserve"> es su problema. (A. G</w:t>
      </w:r>
      <w:r>
        <w:rPr>
          <w:lang w:val="en-US"/>
        </w:rPr>
        <w:t>ROSSO</w:t>
      </w:r>
      <w:r>
        <w:rPr>
          <w:sz w:val="24"/>
          <w:lang w:val="en-US"/>
        </w:rPr>
        <w:t xml:space="preserve">) </w:t>
      </w:r>
    </w:p>
    <w:p>
      <w:pPr>
        <w:pStyle w:val="Normal1"/>
        <w:spacing w:lineRule="auto" w:line="240"/>
        <w:ind w:firstLine="709" w:end="0"/>
        <w:rPr/>
      </w:pPr>
      <w:r>
        <w:rPr>
          <w:i/>
          <w:iCs/>
          <w:sz w:val="24"/>
          <w:lang w:val="en-US"/>
        </w:rPr>
        <w:t>Todos</w:t>
      </w:r>
      <w:r>
        <w:rPr>
          <w:sz w:val="24"/>
          <w:lang w:val="en-US"/>
        </w:rPr>
        <w:t xml:space="preserve"> callaron. </w:t>
      </w:r>
      <w:r>
        <w:rPr>
          <w:sz w:val="24"/>
        </w:rPr>
        <w:t>(</w:t>
      </w:r>
      <w:r>
        <w:rPr>
          <w:sz w:val="24"/>
          <w:lang w:val="en-US"/>
        </w:rPr>
        <w:t>F</w:t>
      </w:r>
      <w:r>
        <w:rPr>
          <w:sz w:val="24"/>
        </w:rPr>
        <w:t xml:space="preserve">. </w:t>
      </w:r>
      <w:r>
        <w:rPr>
          <w:sz w:val="24"/>
          <w:lang w:val="en-US"/>
        </w:rPr>
        <w:t>C</w:t>
      </w:r>
      <w:r>
        <w:rPr>
          <w:lang w:val="en-US"/>
        </w:rPr>
        <w:t>ABALLERO</w:t>
      </w:r>
      <w:r>
        <w:rPr>
          <w:sz w:val="24"/>
        </w:rPr>
        <w:t>)</w:t>
      </w:r>
    </w:p>
    <w:p>
      <w:pPr>
        <w:pStyle w:val="Normal1"/>
        <w:spacing w:lineRule="auto" w:line="240"/>
        <w:ind w:firstLine="709" w:end="0"/>
        <w:rPr>
          <w:sz w:val="24"/>
        </w:rPr>
      </w:pPr>
      <w:r>
        <w:rPr>
          <w:sz w:val="24"/>
        </w:rPr>
      </w:r>
    </w:p>
    <w:p>
      <w:pPr>
        <w:pStyle w:val="Normal1"/>
        <w:spacing w:lineRule="auto" w:line="240"/>
        <w:ind w:firstLine="284" w:end="0"/>
        <w:rPr/>
      </w:pPr>
      <w:r>
        <w:rPr>
          <w:i/>
          <w:sz w:val="22"/>
        </w:rPr>
        <w:t>Примечание</w:t>
      </w:r>
      <w:r>
        <w:rPr>
          <w:sz w:val="22"/>
        </w:rPr>
        <w:t>. В испанском языке указание на производителя действия (иначе говоря, на подлежащее) содержится в самой глагольной категории лица, которая материализируется в окончании глаголов. Поэтому личные местоимения в роли подлежащего используются в испанском языке гораздо реже, чем в других евро</w:t>
        <w:softHyphen/>
        <w:t>пейских языках. Чаще всего они опускаются. В практических целях можно выделить два вида контекстов, требующих употребления местоимений в функции подлежащего.</w:t>
      </w:r>
    </w:p>
    <w:p>
      <w:pPr>
        <w:pStyle w:val="Normal1"/>
        <w:spacing w:lineRule="auto" w:line="240"/>
        <w:ind w:firstLine="284" w:end="0"/>
        <w:rPr/>
      </w:pPr>
      <w:r>
        <w:rPr>
          <w:b/>
          <w:sz w:val="22"/>
        </w:rPr>
        <w:t>Во-первых</w:t>
      </w:r>
      <w:r>
        <w:rPr>
          <w:sz w:val="22"/>
        </w:rPr>
        <w:t xml:space="preserve">, это </w:t>
      </w:r>
      <w:r>
        <w:rPr>
          <w:spacing w:val="20"/>
          <w:sz w:val="22"/>
        </w:rPr>
        <w:t>формально-обусловленные</w:t>
      </w:r>
      <w:r>
        <w:rPr>
          <w:sz w:val="22"/>
        </w:rPr>
        <w:t xml:space="preserve"> контексты, в которых употребление местоимения предопределено возможностью ошибки в восприятии смысла. Такие контексты могут возникнуть:</w:t>
      </w:r>
    </w:p>
    <w:p>
      <w:pPr>
        <w:pStyle w:val="Normal1"/>
        <w:spacing w:lineRule="auto" w:line="240"/>
        <w:ind w:firstLine="284" w:end="0"/>
        <w:rPr>
          <w:sz w:val="22"/>
        </w:rPr>
      </w:pPr>
      <w:r>
        <w:rPr>
          <w:sz w:val="22"/>
        </w:rPr>
        <w:t xml:space="preserve">— </w:t>
      </w:r>
      <w:r>
        <w:rPr>
          <w:sz w:val="22"/>
        </w:rPr>
        <w:t>когда окончания первого и третьего лица глаголов совпадают:</w:t>
      </w:r>
    </w:p>
    <w:p>
      <w:pPr>
        <w:pStyle w:val="Normal1"/>
        <w:spacing w:lineRule="auto" w:line="240"/>
        <w:ind w:firstLine="284" w:end="0"/>
        <w:rPr>
          <w:b/>
          <w:bCs/>
          <w:sz w:val="22"/>
        </w:rPr>
      </w:pPr>
      <w:r>
        <w:rPr>
          <w:b/>
          <w:bCs/>
          <w:sz w:val="22"/>
        </w:rPr>
      </w:r>
    </w:p>
    <w:p>
      <w:pPr>
        <w:pStyle w:val="Normal1"/>
        <w:spacing w:lineRule="auto" w:line="240"/>
        <w:ind w:firstLine="709" w:end="0"/>
        <w:rPr/>
      </w:pPr>
      <w:r>
        <w:rPr>
          <w:b/>
          <w:bCs/>
          <w:sz w:val="22"/>
          <w:lang w:val="en-US"/>
        </w:rPr>
        <w:t>Yo</w:t>
      </w:r>
      <w:r>
        <w:rPr>
          <w:sz w:val="22"/>
          <w:lang w:val="en-US"/>
        </w:rPr>
        <w:t xml:space="preserve"> te veía desde el claustro de abajo. (V</w:t>
      </w:r>
      <w:r>
        <w:rPr>
          <w:sz w:val="16"/>
          <w:lang w:val="en-US"/>
        </w:rPr>
        <w:t>ÁZQUEZ</w:t>
      </w:r>
      <w:r>
        <w:rPr>
          <w:sz w:val="22"/>
          <w:lang w:val="en-US"/>
        </w:rPr>
        <w:t xml:space="preserve"> M</w:t>
      </w:r>
      <w:r>
        <w:rPr>
          <w:sz w:val="16"/>
          <w:lang w:val="en-US"/>
        </w:rPr>
        <w:t>ONTALBAN</w:t>
      </w:r>
      <w:r>
        <w:rPr>
          <w:sz w:val="22"/>
          <w:lang w:val="en-US"/>
        </w:rPr>
        <w:t>)</w:t>
      </w:r>
    </w:p>
    <w:p>
      <w:pPr>
        <w:pStyle w:val="Normal1"/>
        <w:spacing w:lineRule="auto" w:line="240"/>
        <w:ind w:firstLine="709" w:end="0"/>
        <w:rPr/>
      </w:pPr>
      <w:r>
        <w:rPr>
          <w:b/>
          <w:bCs/>
          <w:sz w:val="22"/>
          <w:lang w:val="en-US"/>
        </w:rPr>
        <w:t>Yo</w:t>
      </w:r>
      <w:r>
        <w:rPr>
          <w:sz w:val="22"/>
          <w:lang w:val="en-US"/>
        </w:rPr>
        <w:t xml:space="preserve"> había estudiado de memoria </w:t>
      </w:r>
      <w:r>
        <w:rPr>
          <w:sz w:val="22"/>
        </w:rPr>
        <w:t>у</w:t>
      </w:r>
      <w:r>
        <w:rPr>
          <w:sz w:val="22"/>
          <w:lang w:val="en-US"/>
        </w:rPr>
        <w:t xml:space="preserve"> sabía decir lo que es una monada según Leibnitz. </w:t>
      </w:r>
      <w:r>
        <w:rPr>
          <w:sz w:val="22"/>
        </w:rPr>
        <w:t>(</w:t>
      </w:r>
      <w:r>
        <w:rPr>
          <w:sz w:val="22"/>
          <w:lang w:val="en-US"/>
        </w:rPr>
        <w:t>V</w:t>
      </w:r>
      <w:r>
        <w:rPr>
          <w:sz w:val="16"/>
        </w:rPr>
        <w:t>Á</w:t>
      </w:r>
      <w:r>
        <w:rPr>
          <w:sz w:val="16"/>
          <w:lang w:val="en-US"/>
        </w:rPr>
        <w:t>ZQUEZ</w:t>
      </w:r>
      <w:r>
        <w:rPr>
          <w:sz w:val="22"/>
        </w:rPr>
        <w:t xml:space="preserve"> </w:t>
      </w:r>
      <w:r>
        <w:rPr>
          <w:sz w:val="22"/>
          <w:lang w:val="en-US"/>
        </w:rPr>
        <w:t>M</w:t>
      </w:r>
      <w:r>
        <w:rPr>
          <w:sz w:val="16"/>
          <w:lang w:val="en-US"/>
        </w:rPr>
        <w:t>ONTALBAN</w:t>
      </w:r>
      <w:r>
        <w:rPr>
          <w:sz w:val="22"/>
        </w:rPr>
        <w:t>)</w:t>
      </w:r>
    </w:p>
    <w:p>
      <w:pPr>
        <w:pStyle w:val="Normal1"/>
        <w:spacing w:lineRule="auto" w:line="240"/>
        <w:ind w:firstLine="284" w:end="0"/>
        <w:rPr>
          <w:sz w:val="22"/>
        </w:rPr>
      </w:pPr>
      <w:r>
        <w:rPr>
          <w:sz w:val="22"/>
        </w:rPr>
      </w:r>
    </w:p>
    <w:p>
      <w:pPr>
        <w:pStyle w:val="Normal1"/>
        <w:spacing w:lineRule="auto" w:line="240"/>
        <w:ind w:firstLine="284" w:end="0"/>
        <w:rPr>
          <w:sz w:val="22"/>
        </w:rPr>
      </w:pPr>
      <w:r>
        <w:rPr>
          <w:sz w:val="22"/>
        </w:rPr>
        <w:t xml:space="preserve">— </w:t>
      </w:r>
      <w:r>
        <w:rPr>
          <w:sz w:val="22"/>
        </w:rPr>
        <w:t>когда глагольные формы третьего лица относятся в одной коммуникативной ситуации к различным лицам:</w:t>
      </w:r>
    </w:p>
    <w:p>
      <w:pPr>
        <w:pStyle w:val="Normal1"/>
        <w:spacing w:lineRule="auto" w:line="240"/>
        <w:ind w:firstLine="709" w:end="0"/>
        <w:rPr/>
      </w:pPr>
      <w:r>
        <w:rPr>
          <w:sz w:val="22"/>
          <w:lang w:val="en-US"/>
        </w:rPr>
        <w:t xml:space="preserve">Susana </w:t>
      </w:r>
      <w:r>
        <w:rPr>
          <w:sz w:val="22"/>
        </w:rPr>
        <w:t>у</w:t>
      </w:r>
      <w:r>
        <w:rPr>
          <w:sz w:val="22"/>
          <w:lang w:val="en-US"/>
        </w:rPr>
        <w:t xml:space="preserve"> Pascual estudian en la Universidad. </w:t>
      </w:r>
      <w:r>
        <w:rPr>
          <w:b/>
          <w:bCs/>
          <w:sz w:val="22"/>
          <w:lang w:val="en-US"/>
        </w:rPr>
        <w:t>Ella</w:t>
      </w:r>
      <w:r>
        <w:rPr>
          <w:sz w:val="22"/>
          <w:lang w:val="en-US"/>
        </w:rPr>
        <w:t xml:space="preserve"> hace Filosofía </w:t>
      </w:r>
      <w:r>
        <w:rPr>
          <w:sz w:val="22"/>
        </w:rPr>
        <w:t>у</w:t>
      </w:r>
      <w:r>
        <w:rPr>
          <w:sz w:val="22"/>
          <w:lang w:val="en-US"/>
        </w:rPr>
        <w:t xml:space="preserve"> </w:t>
      </w:r>
      <w:r>
        <w:rPr>
          <w:b/>
          <w:bCs/>
          <w:sz w:val="22"/>
          <w:lang w:val="en-US"/>
        </w:rPr>
        <w:t>él</w:t>
      </w:r>
      <w:r>
        <w:rPr>
          <w:sz w:val="22"/>
          <w:lang w:val="en-US"/>
        </w:rPr>
        <w:t xml:space="preserve"> económicas. </w:t>
      </w:r>
      <w:r>
        <w:rPr>
          <w:sz w:val="22"/>
        </w:rPr>
        <w:t>(</w:t>
      </w:r>
      <w:r>
        <w:rPr>
          <w:sz w:val="22"/>
          <w:lang w:val="en-US"/>
        </w:rPr>
        <w:t>P</w:t>
      </w:r>
      <w:r>
        <w:rPr>
          <w:sz w:val="16"/>
          <w:lang w:val="en-US"/>
        </w:rPr>
        <w:t>ORTO</w:t>
      </w:r>
      <w:r>
        <w:rPr>
          <w:sz w:val="22"/>
        </w:rPr>
        <w:t xml:space="preserve"> </w:t>
      </w:r>
      <w:r>
        <w:rPr>
          <w:sz w:val="22"/>
          <w:lang w:val="en-US"/>
        </w:rPr>
        <w:t>D</w:t>
      </w:r>
      <w:r>
        <w:rPr>
          <w:sz w:val="16"/>
          <w:lang w:val="en-US"/>
        </w:rPr>
        <w:t>APENA</w:t>
      </w:r>
      <w:r>
        <w:rPr>
          <w:sz w:val="22"/>
        </w:rPr>
        <w:t>)</w:t>
      </w:r>
    </w:p>
    <w:p>
      <w:pPr>
        <w:pStyle w:val="Normal1"/>
        <w:spacing w:lineRule="auto" w:line="240"/>
        <w:ind w:firstLine="284" w:end="0"/>
        <w:rPr>
          <w:sz w:val="22"/>
        </w:rPr>
      </w:pPr>
      <w:r>
        <w:rPr>
          <w:sz w:val="22"/>
        </w:rPr>
        <w:t xml:space="preserve">— </w:t>
      </w:r>
      <w:r>
        <w:rPr>
          <w:sz w:val="22"/>
        </w:rPr>
        <w:t>когда местоимение вместе с наименованиями других лиц входит- в состав общего подлежащего:</w:t>
      </w:r>
    </w:p>
    <w:p>
      <w:pPr>
        <w:pStyle w:val="Normal1"/>
        <w:spacing w:lineRule="auto" w:line="240"/>
        <w:ind w:firstLine="284" w:end="0"/>
        <w:rPr>
          <w:sz w:val="22"/>
        </w:rPr>
      </w:pPr>
      <w:r>
        <w:rPr>
          <w:sz w:val="22"/>
        </w:rPr>
      </w:r>
    </w:p>
    <w:p>
      <w:pPr>
        <w:pStyle w:val="Normal1"/>
        <w:spacing w:lineRule="auto" w:line="240"/>
        <w:ind w:firstLine="709" w:end="0"/>
        <w:rPr/>
      </w:pPr>
      <w:r>
        <w:rPr>
          <w:sz w:val="22"/>
          <w:lang w:val="en-US"/>
        </w:rPr>
        <w:t xml:space="preserve">El doctor </w:t>
      </w:r>
      <w:r>
        <w:rPr>
          <w:sz w:val="22"/>
        </w:rPr>
        <w:t>у</w:t>
      </w:r>
      <w:r>
        <w:rPr>
          <w:sz w:val="22"/>
          <w:lang w:val="en-US"/>
        </w:rPr>
        <w:t xml:space="preserve"> </w:t>
      </w:r>
      <w:r>
        <w:rPr>
          <w:b/>
          <w:bCs/>
          <w:sz w:val="22"/>
        </w:rPr>
        <w:t>уо</w:t>
      </w:r>
      <w:r>
        <w:rPr>
          <w:sz w:val="22"/>
          <w:lang w:val="en-US"/>
        </w:rPr>
        <w:t xml:space="preserve"> nos levantamos. </w:t>
      </w:r>
      <w:r>
        <w:rPr>
          <w:sz w:val="22"/>
        </w:rPr>
        <w:t>(</w:t>
      </w:r>
      <w:r>
        <w:rPr>
          <w:sz w:val="22"/>
          <w:lang w:val="en-US"/>
        </w:rPr>
        <w:t>P</w:t>
      </w:r>
      <w:r>
        <w:rPr>
          <w:sz w:val="16"/>
        </w:rPr>
        <w:t>Í</w:t>
      </w:r>
      <w:r>
        <w:rPr>
          <w:sz w:val="16"/>
          <w:lang w:val="en-US"/>
        </w:rPr>
        <w:t>O</w:t>
      </w:r>
      <w:r>
        <w:rPr>
          <w:sz w:val="22"/>
        </w:rPr>
        <w:t xml:space="preserve"> </w:t>
      </w:r>
      <w:r>
        <w:rPr>
          <w:sz w:val="22"/>
          <w:lang w:val="en-US"/>
        </w:rPr>
        <w:t>B</w:t>
      </w:r>
      <w:r>
        <w:rPr>
          <w:sz w:val="16"/>
          <w:lang w:val="en-US"/>
        </w:rPr>
        <w:t>AROJA</w:t>
      </w:r>
      <w:r>
        <w:rPr>
          <w:sz w:val="22"/>
        </w:rPr>
        <w:t>)</w:t>
      </w:r>
    </w:p>
    <w:p>
      <w:pPr>
        <w:pStyle w:val="Normal1"/>
        <w:spacing w:lineRule="auto" w:line="240"/>
        <w:ind w:firstLine="284" w:end="0"/>
        <w:rPr>
          <w:sz w:val="22"/>
        </w:rPr>
      </w:pPr>
      <w:r>
        <w:rPr>
          <w:sz w:val="22"/>
        </w:rPr>
      </w:r>
    </w:p>
    <w:p>
      <w:pPr>
        <w:pStyle w:val="Normal1"/>
        <w:spacing w:lineRule="auto" w:line="240"/>
        <w:ind w:firstLine="284" w:end="0"/>
        <w:rPr>
          <w:sz w:val="22"/>
        </w:rPr>
      </w:pPr>
      <w:r>
        <w:rPr>
          <w:sz w:val="22"/>
        </w:rPr>
        <w:t xml:space="preserve">— </w:t>
      </w:r>
      <w:r>
        <w:rPr>
          <w:sz w:val="22"/>
        </w:rPr>
        <w:t>когда местоименное подлежащее сопровождается пояснительными словами или фразами:</w:t>
      </w:r>
    </w:p>
    <w:p>
      <w:pPr>
        <w:pStyle w:val="Normal1"/>
        <w:spacing w:lineRule="auto" w:line="240"/>
        <w:ind w:firstLine="284" w:end="0"/>
        <w:rPr>
          <w:sz w:val="22"/>
        </w:rPr>
      </w:pPr>
      <w:r>
        <w:rPr>
          <w:sz w:val="22"/>
        </w:rPr>
      </w:r>
    </w:p>
    <w:p>
      <w:pPr>
        <w:pStyle w:val="Normal1"/>
        <w:spacing w:lineRule="auto" w:line="240"/>
        <w:ind w:firstLine="709" w:end="0"/>
        <w:rPr/>
      </w:pPr>
      <w:r>
        <w:rPr>
          <w:sz w:val="22"/>
          <w:lang w:val="en-US"/>
        </w:rPr>
        <w:t>Yo, la verdad, no estaba muy decidido. (P</w:t>
      </w:r>
      <w:r>
        <w:rPr>
          <w:sz w:val="16"/>
          <w:lang w:val="en-US"/>
        </w:rPr>
        <w:t>ÍO</w:t>
      </w:r>
      <w:r>
        <w:rPr>
          <w:sz w:val="22"/>
          <w:lang w:val="en-US"/>
        </w:rPr>
        <w:t xml:space="preserve"> B</w:t>
      </w:r>
      <w:r>
        <w:rPr>
          <w:sz w:val="16"/>
          <w:lang w:val="en-US"/>
        </w:rPr>
        <w:t>AROJA</w:t>
      </w:r>
      <w:r>
        <w:rPr>
          <w:sz w:val="22"/>
          <w:lang w:val="en-US"/>
        </w:rPr>
        <w:t xml:space="preserve">) </w:t>
      </w:r>
    </w:p>
    <w:p>
      <w:pPr>
        <w:pStyle w:val="Normal1"/>
        <w:spacing w:lineRule="auto" w:line="240"/>
        <w:ind w:firstLine="709" w:end="0"/>
        <w:rPr/>
      </w:pPr>
      <w:r>
        <w:rPr>
          <w:b/>
          <w:bCs/>
          <w:sz w:val="22"/>
          <w:lang w:val="en-US"/>
        </w:rPr>
        <w:t>Nosotros</w:t>
      </w:r>
      <w:r>
        <w:rPr>
          <w:sz w:val="22"/>
          <w:lang w:val="en-US"/>
        </w:rPr>
        <w:t>, marinos viejos, marinos galantes, la celebrábamos de reina. (P</w:t>
      </w:r>
      <w:r>
        <w:rPr>
          <w:sz w:val="16"/>
          <w:lang w:val="en-US"/>
        </w:rPr>
        <w:t>ÍO</w:t>
      </w:r>
      <w:r>
        <w:rPr>
          <w:sz w:val="22"/>
          <w:lang w:val="en-US"/>
        </w:rPr>
        <w:t xml:space="preserve"> B</w:t>
      </w:r>
      <w:r>
        <w:rPr>
          <w:sz w:val="16"/>
          <w:lang w:val="en-US"/>
        </w:rPr>
        <w:t>AROJA</w:t>
      </w:r>
      <w:r>
        <w:rPr>
          <w:sz w:val="22"/>
          <w:lang w:val="en-US"/>
        </w:rPr>
        <w:t>)</w:t>
      </w:r>
    </w:p>
    <w:p>
      <w:pPr>
        <w:pStyle w:val="Normal1"/>
        <w:spacing w:lineRule="auto" w:line="240"/>
        <w:ind w:firstLine="709" w:end="0"/>
        <w:rPr>
          <w:b/>
          <w:sz w:val="22"/>
          <w:lang w:val="en-US"/>
        </w:rPr>
      </w:pPr>
      <w:r>
        <w:rPr>
          <w:b/>
          <w:sz w:val="22"/>
          <w:lang w:val="en-US"/>
        </w:rPr>
      </w:r>
    </w:p>
    <w:p>
      <w:pPr>
        <w:pStyle w:val="Normal1"/>
        <w:spacing w:lineRule="auto" w:line="240"/>
        <w:ind w:firstLine="284" w:end="0"/>
        <w:rPr/>
      </w:pPr>
      <w:r>
        <w:rPr>
          <w:b/>
          <w:sz w:val="22"/>
        </w:rPr>
        <w:t>Во-вторых</w:t>
      </w:r>
      <w:r>
        <w:rPr>
          <w:sz w:val="22"/>
        </w:rPr>
        <w:t xml:space="preserve">, в </w:t>
      </w:r>
      <w:r>
        <w:rPr>
          <w:spacing w:val="20"/>
          <w:sz w:val="22"/>
        </w:rPr>
        <w:t>функционально-обусловленных</w:t>
      </w:r>
      <w:r>
        <w:rPr>
          <w:sz w:val="22"/>
        </w:rPr>
        <w:t xml:space="preserve"> контекстах, когда местоименному подлежащему задается определенная стилистическая функция, связанная с эмоционально-экспрессивным выделением местоимения, с привлече</w:t>
        <w:softHyphen/>
        <w:t>нием внимания к субъекту речи:</w:t>
      </w:r>
    </w:p>
    <w:p>
      <w:pPr>
        <w:pStyle w:val="Normal1"/>
        <w:spacing w:lineRule="auto" w:line="240"/>
        <w:ind w:firstLine="284" w:end="0"/>
        <w:rPr>
          <w:sz w:val="22"/>
        </w:rPr>
      </w:pPr>
      <w:r>
        <w:rPr>
          <w:sz w:val="22"/>
        </w:rPr>
      </w:r>
    </w:p>
    <w:p>
      <w:pPr>
        <w:pStyle w:val="Normal1"/>
        <w:spacing w:lineRule="auto" w:line="240"/>
        <w:ind w:firstLine="709" w:end="0"/>
        <w:rPr/>
      </w:pPr>
      <w:r>
        <w:rPr>
          <w:sz w:val="22"/>
          <w:lang w:val="en-US"/>
        </w:rPr>
        <w:t xml:space="preserve">No irá </w:t>
      </w:r>
      <w:r>
        <w:rPr>
          <w:b/>
          <w:bCs/>
          <w:sz w:val="22"/>
          <w:lang w:val="en-US"/>
        </w:rPr>
        <w:t>usted</w:t>
      </w:r>
      <w:r>
        <w:rPr>
          <w:sz w:val="22"/>
          <w:lang w:val="en-US"/>
        </w:rPr>
        <w:t>, no le dare pasaporte. (P</w:t>
      </w:r>
      <w:r>
        <w:rPr>
          <w:sz w:val="16"/>
          <w:lang w:val="en-US"/>
        </w:rPr>
        <w:t>ÍO</w:t>
      </w:r>
      <w:r>
        <w:rPr>
          <w:sz w:val="22"/>
          <w:lang w:val="en-US"/>
        </w:rPr>
        <w:t xml:space="preserve"> B</w:t>
      </w:r>
      <w:r>
        <w:rPr>
          <w:sz w:val="16"/>
          <w:lang w:val="en-US"/>
        </w:rPr>
        <w:t>AROJA</w:t>
      </w:r>
      <w:r>
        <w:rPr>
          <w:sz w:val="22"/>
          <w:lang w:val="en-US"/>
        </w:rPr>
        <w:t>)</w:t>
      </w:r>
    </w:p>
    <w:p>
      <w:pPr>
        <w:pStyle w:val="Normal1"/>
        <w:spacing w:lineRule="auto" w:line="240"/>
        <w:ind w:firstLine="709" w:end="0"/>
        <w:rPr/>
      </w:pPr>
      <w:r>
        <w:rPr>
          <w:sz w:val="22"/>
          <w:lang w:val="en-US"/>
        </w:rPr>
        <w:t xml:space="preserve">Sí, </w:t>
      </w:r>
      <w:r>
        <w:rPr>
          <w:b/>
          <w:bCs/>
          <w:sz w:val="22"/>
        </w:rPr>
        <w:t>уо</w:t>
      </w:r>
      <w:r>
        <w:rPr>
          <w:sz w:val="22"/>
          <w:lang w:val="en-US"/>
        </w:rPr>
        <w:t xml:space="preserve"> también lo creo — dije </w:t>
      </w:r>
      <w:r>
        <w:rPr>
          <w:sz w:val="22"/>
        </w:rPr>
        <w:t>уо</w:t>
      </w:r>
      <w:r>
        <w:rPr>
          <w:sz w:val="22"/>
          <w:lang w:val="en-US"/>
        </w:rPr>
        <w:t xml:space="preserve">. </w:t>
      </w:r>
      <w:r>
        <w:rPr>
          <w:sz w:val="22"/>
        </w:rPr>
        <w:t>(</w:t>
      </w:r>
      <w:r>
        <w:rPr>
          <w:sz w:val="22"/>
          <w:lang w:val="en-US"/>
        </w:rPr>
        <w:t>P</w:t>
      </w:r>
      <w:r>
        <w:rPr>
          <w:sz w:val="16"/>
        </w:rPr>
        <w:t>Í</w:t>
      </w:r>
      <w:r>
        <w:rPr>
          <w:sz w:val="16"/>
          <w:lang w:val="en-US"/>
        </w:rPr>
        <w:t>O</w:t>
      </w:r>
      <w:r>
        <w:rPr>
          <w:sz w:val="22"/>
        </w:rPr>
        <w:t xml:space="preserve"> </w:t>
      </w:r>
      <w:r>
        <w:rPr>
          <w:sz w:val="22"/>
          <w:lang w:val="en-US"/>
        </w:rPr>
        <w:t>B</w:t>
      </w:r>
      <w:r>
        <w:rPr>
          <w:sz w:val="16"/>
          <w:lang w:val="en-US"/>
        </w:rPr>
        <w:t>AROJA</w:t>
      </w:r>
      <w:r>
        <w:rPr>
          <w:sz w:val="22"/>
        </w:rPr>
        <w:t>)</w:t>
      </w:r>
    </w:p>
    <w:p>
      <w:pPr>
        <w:pStyle w:val="Normal1"/>
        <w:spacing w:lineRule="auto" w:line="240"/>
        <w:ind w:firstLine="284" w:end="0"/>
        <w:rPr>
          <w:sz w:val="24"/>
        </w:rPr>
      </w:pPr>
      <w:r>
        <w:rPr>
          <w:sz w:val="24"/>
        </w:rPr>
      </w:r>
    </w:p>
    <w:p>
      <w:pPr>
        <w:pStyle w:val="Normal1"/>
        <w:spacing w:lineRule="auto" w:line="240"/>
        <w:ind w:firstLine="284" w:end="0"/>
        <w:rPr>
          <w:spacing w:val="20"/>
          <w:sz w:val="24"/>
        </w:rPr>
      </w:pPr>
      <w:r>
        <w:rPr>
          <w:spacing w:val="20"/>
          <w:sz w:val="24"/>
        </w:rPr>
        <w:t>в)  инфинитивом:</w:t>
      </w:r>
    </w:p>
    <w:p>
      <w:pPr>
        <w:pStyle w:val="Normal1"/>
        <w:spacing w:lineRule="auto" w:line="240"/>
        <w:ind w:firstLine="284" w:end="0"/>
        <w:rPr>
          <w:i/>
          <w:i/>
          <w:iCs/>
          <w:spacing w:val="20"/>
          <w:sz w:val="24"/>
        </w:rPr>
      </w:pPr>
      <w:r>
        <w:rPr>
          <w:i/>
          <w:iCs/>
          <w:spacing w:val="20"/>
          <w:sz w:val="24"/>
        </w:rPr>
      </w:r>
    </w:p>
    <w:p>
      <w:pPr>
        <w:pStyle w:val="Normal1"/>
        <w:spacing w:lineRule="auto" w:line="240"/>
        <w:ind w:firstLine="709" w:end="0"/>
        <w:rPr/>
      </w:pPr>
      <w:r>
        <w:rPr>
          <w:i/>
          <w:iCs/>
          <w:sz w:val="24"/>
          <w:lang w:val="en-US"/>
        </w:rPr>
        <w:t>El estudiar</w:t>
      </w:r>
      <w:r>
        <w:rPr>
          <w:sz w:val="24"/>
          <w:lang w:val="en-US"/>
        </w:rPr>
        <w:t xml:space="preserve"> trae la alegría. </w:t>
      </w:r>
    </w:p>
    <w:p>
      <w:pPr>
        <w:pStyle w:val="Normal1"/>
        <w:spacing w:lineRule="auto" w:line="240"/>
        <w:ind w:firstLine="709" w:end="0"/>
        <w:rPr/>
      </w:pPr>
      <w:r>
        <w:rPr>
          <w:i/>
          <w:iCs/>
          <w:sz w:val="24"/>
          <w:lang w:val="en-US"/>
        </w:rPr>
        <w:t xml:space="preserve">El golpear de latas </w:t>
      </w:r>
      <w:r>
        <w:rPr>
          <w:i/>
          <w:iCs/>
          <w:sz w:val="24"/>
        </w:rPr>
        <w:t>у</w:t>
      </w:r>
      <w:r>
        <w:rPr>
          <w:i/>
          <w:iCs/>
          <w:sz w:val="24"/>
          <w:lang w:val="en-US"/>
        </w:rPr>
        <w:t xml:space="preserve"> sonar de fotutos</w:t>
      </w:r>
      <w:r>
        <w:rPr>
          <w:sz w:val="24"/>
          <w:lang w:val="en-US"/>
        </w:rPr>
        <w:t xml:space="preserve"> era ensordecedor. </w:t>
      </w:r>
      <w:r>
        <w:rPr>
          <w:sz w:val="24"/>
        </w:rPr>
        <w:t>(</w:t>
      </w:r>
      <w:r>
        <w:rPr>
          <w:sz w:val="24"/>
          <w:lang w:val="en-US"/>
        </w:rPr>
        <w:t>R</w:t>
      </w:r>
      <w:r>
        <w:rPr>
          <w:sz w:val="24"/>
        </w:rPr>
        <w:t xml:space="preserve">. </w:t>
      </w:r>
      <w:r>
        <w:rPr>
          <w:sz w:val="24"/>
          <w:lang w:val="en-US"/>
        </w:rPr>
        <w:t>M</w:t>
      </w:r>
      <w:r>
        <w:rPr>
          <w:lang w:val="en-US"/>
        </w:rPr>
        <w:t>EZA</w:t>
      </w:r>
      <w:r>
        <w:rPr>
          <w:sz w:val="24"/>
        </w:rPr>
        <w:t>)</w:t>
      </w:r>
    </w:p>
    <w:p>
      <w:pPr>
        <w:pStyle w:val="Normal1"/>
        <w:spacing w:lineRule="auto" w:line="240"/>
        <w:ind w:firstLine="709" w:end="0"/>
        <w:rPr>
          <w:sz w:val="24"/>
        </w:rPr>
      </w:pPr>
      <w:r>
        <w:rPr>
          <w:sz w:val="24"/>
        </w:rPr>
      </w:r>
    </w:p>
    <w:p>
      <w:pPr>
        <w:pStyle w:val="Normal1"/>
        <w:spacing w:lineRule="auto" w:line="240"/>
        <w:ind w:firstLine="284" w:end="0"/>
        <w:rPr>
          <w:sz w:val="24"/>
        </w:rPr>
      </w:pPr>
      <w:r>
        <w:rPr>
          <w:sz w:val="24"/>
        </w:rPr>
        <w:t>г) любым словом или словосочетанием, которые употреблены в значении существительного:</w:t>
      </w:r>
    </w:p>
    <w:p>
      <w:pPr>
        <w:pStyle w:val="Normal1"/>
        <w:spacing w:lineRule="auto" w:line="240"/>
        <w:ind w:firstLine="284" w:end="0"/>
        <w:rPr>
          <w:sz w:val="24"/>
        </w:rPr>
      </w:pPr>
      <w:r>
        <w:rPr>
          <w:sz w:val="24"/>
        </w:rPr>
      </w:r>
    </w:p>
    <w:p>
      <w:pPr>
        <w:pStyle w:val="Normal1"/>
        <w:spacing w:lineRule="auto" w:line="240"/>
        <w:ind w:firstLine="709" w:end="0"/>
        <w:rPr/>
      </w:pPr>
      <w:r>
        <w:rPr>
          <w:i/>
          <w:iCs/>
          <w:sz w:val="24"/>
          <w:lang w:val="en-US"/>
        </w:rPr>
        <w:t xml:space="preserve">Todo lo nuevo </w:t>
      </w:r>
      <w:r>
        <w:rPr>
          <w:i/>
          <w:iCs/>
          <w:sz w:val="24"/>
        </w:rPr>
        <w:t>у</w:t>
      </w:r>
      <w:r>
        <w:rPr>
          <w:i/>
          <w:iCs/>
          <w:sz w:val="24"/>
          <w:lang w:val="en-US"/>
        </w:rPr>
        <w:t xml:space="preserve"> progresivo</w:t>
      </w:r>
      <w:r>
        <w:rPr>
          <w:sz w:val="24"/>
          <w:lang w:val="en-US"/>
        </w:rPr>
        <w:t xml:space="preserve"> es invencible. </w:t>
      </w:r>
    </w:p>
    <w:p>
      <w:pPr>
        <w:pStyle w:val="Normal1"/>
        <w:spacing w:lineRule="auto" w:line="240"/>
        <w:ind w:firstLine="709" w:end="0"/>
        <w:rPr/>
      </w:pPr>
      <w:r>
        <w:rPr>
          <w:i/>
          <w:iCs/>
          <w:sz w:val="24"/>
          <w:lang w:val="en-US"/>
        </w:rPr>
        <w:t>Los recién llegados</w:t>
      </w:r>
      <w:r>
        <w:rPr>
          <w:sz w:val="24"/>
          <w:lang w:val="en-US"/>
        </w:rPr>
        <w:t xml:space="preserve"> eran joyenes. (F. R</w:t>
      </w:r>
      <w:r>
        <w:rPr>
          <w:lang w:val="en-US"/>
        </w:rPr>
        <w:t>IVERO</w:t>
      </w:r>
      <w:r>
        <w:rPr>
          <w:sz w:val="24"/>
          <w:lang w:val="en-US"/>
        </w:rPr>
        <w:t xml:space="preserve">) </w:t>
      </w:r>
    </w:p>
    <w:p>
      <w:pPr>
        <w:pStyle w:val="Normal1"/>
        <w:spacing w:lineRule="auto" w:line="240"/>
        <w:ind w:firstLine="709" w:end="0"/>
        <w:rPr/>
      </w:pPr>
      <w:r>
        <w:rPr>
          <w:i/>
          <w:iCs/>
          <w:sz w:val="24"/>
          <w:lang w:val="en-US"/>
        </w:rPr>
        <w:t>Tu sí</w:t>
      </w:r>
      <w:r>
        <w:rPr>
          <w:sz w:val="24"/>
          <w:lang w:val="en-US"/>
        </w:rPr>
        <w:t xml:space="preserve"> no significa nada.</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 xml:space="preserve">д) целым предложением: </w:t>
      </w:r>
    </w:p>
    <w:p>
      <w:pPr>
        <w:pStyle w:val="Normal1"/>
        <w:spacing w:lineRule="auto" w:line="240"/>
        <w:ind w:firstLine="284" w:end="0"/>
        <w:rPr>
          <w:sz w:val="24"/>
        </w:rPr>
      </w:pPr>
      <w:r>
        <w:rPr>
          <w:sz w:val="24"/>
        </w:rPr>
      </w:r>
    </w:p>
    <w:p>
      <w:pPr>
        <w:pStyle w:val="Normal1"/>
        <w:spacing w:lineRule="auto" w:line="240"/>
        <w:ind w:firstLine="709" w:end="0"/>
        <w:rPr/>
      </w:pPr>
      <w:r>
        <w:rPr>
          <w:i/>
          <w:iCs/>
          <w:sz w:val="24"/>
          <w:lang w:val="en-US"/>
        </w:rPr>
        <w:t>Quien no trabaja</w:t>
      </w:r>
      <w:r>
        <w:rPr>
          <w:sz w:val="24"/>
          <w:lang w:val="en-US"/>
        </w:rPr>
        <w:t xml:space="preserve"> no come. </w:t>
      </w:r>
    </w:p>
    <w:p>
      <w:pPr>
        <w:pStyle w:val="Normal1"/>
        <w:spacing w:lineRule="auto" w:line="240"/>
        <w:ind w:firstLine="709" w:end="0"/>
        <w:rPr/>
      </w:pPr>
      <w:r>
        <w:rPr>
          <w:sz w:val="24"/>
          <w:lang w:val="en-US"/>
        </w:rPr>
        <w:t xml:space="preserve">Es dudoso </w:t>
      </w:r>
      <w:r>
        <w:rPr>
          <w:i/>
          <w:iCs/>
          <w:sz w:val="24"/>
          <w:lang w:val="en-US"/>
        </w:rPr>
        <w:t>que Pedro lo sepa.</w:t>
      </w:r>
    </w:p>
    <w:p>
      <w:pPr>
        <w:pStyle w:val="Normal1"/>
        <w:spacing w:lineRule="auto" w:line="240"/>
        <w:ind w:firstLine="284" w:end="0"/>
        <w:rPr>
          <w:i/>
          <w:i/>
          <w:iCs/>
          <w:sz w:val="24"/>
          <w:lang w:val="en-US"/>
        </w:rPr>
      </w:pPr>
      <w:r>
        <w:rPr>
          <w:i/>
          <w:iCs/>
          <w:sz w:val="24"/>
          <w:lang w:val="en-US"/>
        </w:rPr>
      </w:r>
    </w:p>
    <w:p>
      <w:pPr>
        <w:pStyle w:val="Normal1"/>
        <w:spacing w:lineRule="auto" w:line="240"/>
        <w:ind w:firstLine="284" w:end="0"/>
        <w:jc w:val="center"/>
        <w:rPr>
          <w:i/>
          <w:i/>
          <w:sz w:val="24"/>
        </w:rPr>
      </w:pPr>
      <w:r>
        <w:rPr>
          <w:i/>
          <w:sz w:val="24"/>
        </w:rPr>
        <w:t>2. Сказуемое</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Сказуемое бывает </w:t>
      </w:r>
      <w:r>
        <w:rPr>
          <w:spacing w:val="20"/>
          <w:sz w:val="24"/>
        </w:rPr>
        <w:t>глагольное и именное</w:t>
      </w:r>
      <w:r>
        <w:rPr>
          <w:sz w:val="24"/>
        </w:rPr>
        <w:t>. Глагольные ска</w:t>
        <w:softHyphen/>
        <w:t>зуемые в свою очередь подразделяются на простые и сложные.</w:t>
      </w:r>
    </w:p>
    <w:p>
      <w:pPr>
        <w:pStyle w:val="Normal1"/>
        <w:spacing w:lineRule="auto" w:line="240"/>
        <w:ind w:firstLine="284" w:end="0"/>
        <w:rPr>
          <w:sz w:val="24"/>
        </w:rPr>
      </w:pPr>
      <w:r>
        <w:rPr>
          <w:sz w:val="24"/>
        </w:rPr>
        <w:t>а) Простое глагольное сказуемое может быть выражено любой личной формой глагола, стоящей в любом наклонении и за</w:t>
        <w:softHyphen/>
        <w:t>логе: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Emesto escribe la carta al padre.</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r>
    </w:p>
    <w:tbl>
      <w:tblPr>
        <w:tblW w:w="3553" w:type="dxa"/>
        <w:jc w:val="start"/>
        <w:tblInd w:w="241" w:type="dxa"/>
        <w:tblLayout w:type="fixed"/>
        <w:tblCellMar>
          <w:top w:w="0" w:type="dxa"/>
          <w:start w:w="108" w:type="dxa"/>
          <w:bottom w:w="0" w:type="dxa"/>
          <w:end w:w="108" w:type="dxa"/>
        </w:tblCellMar>
      </w:tblPr>
      <w:tblGrid>
        <w:gridCol w:w="2500"/>
        <w:gridCol w:w="1053"/>
      </w:tblGrid>
      <w:tr>
        <w:trPr>
          <w:trHeight w:val="1811" w:hRule="atLeast"/>
        </w:trPr>
        <w:tc>
          <w:tcPr>
            <w:tcW w:w="2500" w:type="dxa"/>
            <w:tcBorders/>
          </w:tcPr>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t>»    escribirá</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t>»    escribía</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t>»    escribió</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t>»    ha escrito</w:t>
            </w:r>
          </w:p>
          <w:p>
            <w:pPr>
              <w:pStyle w:val="Normal1"/>
              <w:spacing w:lineRule="auto" w:line="240"/>
              <w:ind w:firstLine="284" w:end="0"/>
              <w:rPr>
                <w:sz w:val="24"/>
                <w:lang w:val="en-US"/>
              </w:rPr>
            </w:pPr>
            <w:r>
              <w:rPr>
                <w:sz w:val="24"/>
                <w:lang w:val="en-US"/>
              </w:rPr>
              <w:t>»    había escrito»</w:t>
            </w:r>
          </w:p>
          <w:p>
            <w:pPr>
              <w:pStyle w:val="Normal1"/>
              <w:spacing w:lineRule="auto" w:line="240"/>
              <w:ind w:firstLine="284" w:end="0"/>
              <w:rPr>
                <w:sz w:val="24"/>
                <w:lang w:val="en-US"/>
              </w:rPr>
            </w:pPr>
            <w:r>
              <w:rPr>
                <w:sz w:val="24"/>
                <w:lang w:val="en-US"/>
              </w:rPr>
              <w:t>»    escribiría</w:t>
            </w:r>
          </w:p>
          <w:p>
            <w:pPr>
              <w:pStyle w:val="Normal1"/>
              <w:rPr>
                <w:sz w:val="24"/>
                <w:lang w:val="en-US"/>
              </w:rPr>
            </w:pPr>
            <w:r>
              <w:rPr>
                <w:sz w:val="24"/>
                <w:lang w:val="en-US"/>
              </w:rPr>
            </w:r>
          </w:p>
        </w:tc>
        <w:tc>
          <w:tcPr>
            <w:tcW w:w="1053" w:type="dxa"/>
            <w:tcBorders/>
          </w:tcPr>
          <w:p>
            <w:pPr>
              <w:pStyle w:val="FR4"/>
              <w:jc w:val="both"/>
              <w:rPr>
                <w:rFonts w:ascii="Times New Roman" w:hAnsi="Times New Roman" w:cs="Times New Roman"/>
                <w:sz w:val="24"/>
                <w:lang w:val="en-US"/>
              </w:rPr>
            </w:pPr>
            <w:r>
              <w:rPr>
                <w:rFonts w:cs="Times New Roman" w:ascii="Times New Roman" w:hAnsi="Times New Roman"/>
                <w:sz w:val="24"/>
                <w:lang w:val="en-US"/>
              </w:rPr>
              <w:t>»       »</w:t>
            </w:r>
          </w:p>
          <w:p>
            <w:pPr>
              <w:pStyle w:val="FR4"/>
              <w:jc w:val="both"/>
              <w:rPr>
                <w:rFonts w:ascii="Times New Roman" w:hAnsi="Times New Roman" w:cs="Times New Roman"/>
                <w:sz w:val="24"/>
                <w:lang w:val="en-US"/>
              </w:rPr>
            </w:pPr>
            <w:r>
              <w:rPr>
                <w:rFonts w:cs="Times New Roman" w:ascii="Times New Roman" w:hAnsi="Times New Roman"/>
                <w:sz w:val="24"/>
                <w:lang w:val="en-US"/>
              </w:rPr>
              <w:t>»       »</w:t>
            </w:r>
          </w:p>
          <w:p>
            <w:pPr>
              <w:pStyle w:val="FR4"/>
              <w:jc w:val="both"/>
              <w:rPr>
                <w:rFonts w:ascii="Times New Roman" w:hAnsi="Times New Roman" w:cs="Times New Roman"/>
                <w:sz w:val="24"/>
                <w:lang w:val="en-US"/>
              </w:rPr>
            </w:pPr>
            <w:r>
              <w:rPr>
                <w:rFonts w:cs="Times New Roman" w:ascii="Times New Roman" w:hAnsi="Times New Roman"/>
                <w:sz w:val="24"/>
                <w:lang w:val="en-US"/>
              </w:rPr>
              <w:t>»       »</w:t>
            </w:r>
          </w:p>
          <w:p>
            <w:pPr>
              <w:pStyle w:val="FR4"/>
              <w:jc w:val="both"/>
              <w:rPr>
                <w:rFonts w:ascii="Times New Roman" w:hAnsi="Times New Roman" w:cs="Times New Roman"/>
                <w:sz w:val="24"/>
                <w:lang w:val="en-US"/>
              </w:rPr>
            </w:pPr>
            <w:r>
              <w:rPr>
                <w:rFonts w:cs="Times New Roman" w:ascii="Times New Roman" w:hAnsi="Times New Roman"/>
                <w:sz w:val="24"/>
                <w:lang w:val="en-US"/>
              </w:rPr>
              <w:t>»       »</w:t>
            </w:r>
          </w:p>
          <w:p>
            <w:pPr>
              <w:pStyle w:val="Normal1"/>
              <w:spacing w:lineRule="auto" w:line="240"/>
              <w:rPr>
                <w:sz w:val="24"/>
                <w:lang w:val="en-US"/>
              </w:rPr>
            </w:pPr>
            <w:r>
              <w:rPr>
                <w:sz w:val="24"/>
                <w:lang w:val="en-US"/>
              </w:rPr>
              <w:t>»       »</w:t>
            </w:r>
          </w:p>
          <w:p>
            <w:pPr>
              <w:pStyle w:val="Normal1"/>
              <w:spacing w:lineRule="auto" w:line="240"/>
              <w:rPr>
                <w:sz w:val="24"/>
                <w:lang w:val="en-US"/>
              </w:rPr>
            </w:pPr>
            <w:r>
              <w:rPr>
                <w:sz w:val="24"/>
                <w:lang w:val="en-US"/>
              </w:rPr>
              <w:t>»       »</w:t>
            </w:r>
          </w:p>
          <w:p>
            <w:pPr>
              <w:pStyle w:val="Normal1"/>
              <w:rPr>
                <w:sz w:val="24"/>
                <w:lang w:val="en-US"/>
              </w:rPr>
            </w:pPr>
            <w:r>
              <w:rPr>
                <w:sz w:val="24"/>
                <w:lang w:val="en-US"/>
              </w:rPr>
            </w:r>
          </w:p>
        </w:tc>
      </w:tr>
    </w:tbl>
    <w:p>
      <w:pPr>
        <w:pStyle w:val="Normal1"/>
        <w:spacing w:lineRule="auto" w:line="240"/>
        <w:ind w:firstLine="709" w:end="0"/>
        <w:rPr/>
      </w:pPr>
      <w:r>
        <w:rPr>
          <w:sz w:val="24"/>
          <w:lang w:val="en-US"/>
        </w:rPr>
        <w:t xml:space="preserve">La carta </w:t>
      </w:r>
      <w:r>
        <w:rPr>
          <w:i/>
          <w:iCs/>
          <w:sz w:val="24"/>
          <w:lang w:val="en-US"/>
        </w:rPr>
        <w:t>es escrita</w:t>
      </w:r>
      <w:r>
        <w:rPr>
          <w:sz w:val="24"/>
          <w:lang w:val="en-US"/>
        </w:rPr>
        <w:t xml:space="preserve"> </w:t>
      </w:r>
      <w:r>
        <w:rPr>
          <w:sz w:val="24"/>
        </w:rPr>
        <w:t>ро</w:t>
      </w:r>
      <w:r>
        <w:rPr>
          <w:sz w:val="24"/>
          <w:lang w:val="en-US"/>
        </w:rPr>
        <w:t xml:space="preserve">r Ernesto. </w:t>
      </w:r>
    </w:p>
    <w:p>
      <w:pPr>
        <w:pStyle w:val="Normal1"/>
        <w:spacing w:lineRule="auto" w:line="240"/>
        <w:ind w:firstLine="709" w:end="0"/>
        <w:rPr/>
      </w:pPr>
      <w:r>
        <w:rPr>
          <w:sz w:val="24"/>
          <w:lang w:val="en-US"/>
        </w:rPr>
        <w:t xml:space="preserve">La carta </w:t>
      </w:r>
      <w:r>
        <w:rPr>
          <w:i/>
          <w:iCs/>
          <w:sz w:val="24"/>
          <w:lang w:val="en-US"/>
        </w:rPr>
        <w:t>fu</w:t>
      </w:r>
      <w:r>
        <w:rPr>
          <w:i/>
          <w:iCs/>
          <w:sz w:val="24"/>
        </w:rPr>
        <w:t>е</w:t>
      </w:r>
      <w:r>
        <w:rPr>
          <w:i/>
          <w:iCs/>
          <w:sz w:val="24"/>
          <w:lang w:val="en-US"/>
        </w:rPr>
        <w:t xml:space="preserve"> escrita</w:t>
      </w:r>
      <w:r>
        <w:rPr>
          <w:sz w:val="24"/>
          <w:lang w:val="en-US"/>
        </w:rPr>
        <w:t xml:space="preserve"> por Ernesto.</w:t>
      </w:r>
    </w:p>
    <w:p>
      <w:pPr>
        <w:pStyle w:val="Normal1"/>
        <w:spacing w:lineRule="auto" w:line="240"/>
        <w:ind w:firstLine="709" w:end="0"/>
        <w:rPr/>
      </w:pPr>
      <w:r>
        <w:rPr>
          <w:sz w:val="24"/>
          <w:lang w:val="en-US"/>
        </w:rPr>
        <w:t xml:space="preserve">¡Que </w:t>
      </w:r>
      <w:r>
        <w:rPr>
          <w:i/>
          <w:iCs/>
          <w:sz w:val="24"/>
          <w:lang w:val="en-US"/>
        </w:rPr>
        <w:t>escriba</w:t>
      </w:r>
      <w:r>
        <w:rPr>
          <w:sz w:val="24"/>
          <w:lang w:val="en-US"/>
        </w:rPr>
        <w:t xml:space="preserve"> Emesto la carta! </w:t>
      </w:r>
    </w:p>
    <w:p>
      <w:pPr>
        <w:pStyle w:val="Normal1"/>
        <w:spacing w:lineRule="auto" w:line="240"/>
        <w:ind w:firstLine="709" w:end="0"/>
        <w:rPr/>
      </w:pPr>
      <w:r>
        <w:rPr>
          <w:sz w:val="24"/>
          <w:lang w:val="en-US"/>
        </w:rPr>
        <w:t xml:space="preserve">¡Si </w:t>
      </w:r>
      <w:r>
        <w:rPr>
          <w:i/>
          <w:iCs/>
          <w:sz w:val="24"/>
          <w:lang w:val="en-US"/>
        </w:rPr>
        <w:t>escribiese</w:t>
      </w:r>
      <w:r>
        <w:rPr>
          <w:sz w:val="24"/>
          <w:lang w:val="en-US"/>
        </w:rPr>
        <w:t xml:space="preserve"> Emesto la carta! </w:t>
      </w: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spacing w:lineRule="auto" w:line="240"/>
        <w:ind w:firstLine="709" w:end="0"/>
        <w:rPr>
          <w:spacing w:val="20"/>
          <w:sz w:val="24"/>
          <w:lang w:val="en-US"/>
        </w:rPr>
      </w:pPr>
      <w:r>
        <w:rPr>
          <w:spacing w:val="20"/>
          <w:sz w:val="24"/>
          <w:lang w:val="en-US"/>
        </w:rPr>
      </w:r>
    </w:p>
    <w:p>
      <w:pPr>
        <w:pStyle w:val="Normal1"/>
        <w:spacing w:lineRule="auto" w:line="240"/>
        <w:ind w:firstLine="284" w:end="0"/>
        <w:rPr/>
      </w:pPr>
      <w:r>
        <w:rPr>
          <w:spacing w:val="20"/>
          <w:sz w:val="24"/>
        </w:rPr>
        <w:t>б) Сложное глагольное сказуемое</w:t>
      </w:r>
      <w:r>
        <w:rPr>
          <w:sz w:val="24"/>
        </w:rPr>
        <w:t xml:space="preserve"> может быть выражено любой глагольной конструкцией (см. § 78), которая состоит из лич</w:t>
        <w:softHyphen/>
        <w:t>ной формы глагола и примыкающих к ней инфинитива (с предло</w:t>
        <w:softHyphen/>
        <w:t xml:space="preserve">гом или местоимением </w:t>
      </w:r>
      <w:r>
        <w:rPr>
          <w:b/>
          <w:sz w:val="24"/>
        </w:rPr>
        <w:t>que</w:t>
      </w:r>
      <w:r>
        <w:rPr>
          <w:sz w:val="24"/>
        </w:rPr>
        <w:t xml:space="preserve"> или без них) или герундия.</w:t>
      </w:r>
    </w:p>
    <w:p>
      <w:pPr>
        <w:pStyle w:val="Normal1"/>
        <w:spacing w:lineRule="auto" w:line="240"/>
        <w:ind w:firstLine="284" w:end="0"/>
        <w:rPr>
          <w:sz w:val="24"/>
        </w:rPr>
      </w:pPr>
      <w:r>
        <w:rPr>
          <w:sz w:val="24"/>
        </w:rPr>
        <w:t>Наиболее характерными глаголами, способными образовывать сложное глагольное сказуемое, являются:</w:t>
      </w:r>
    </w:p>
    <w:p>
      <w:pPr>
        <w:pStyle w:val="Normal1"/>
        <w:spacing w:lineRule="auto" w:line="240"/>
        <w:ind w:firstLine="284" w:end="0"/>
        <w:rPr/>
      </w:pPr>
      <w:r>
        <w:rPr>
          <w:sz w:val="24"/>
        </w:rPr>
        <w:t xml:space="preserve">1) глаголы, обозначающие </w:t>
      </w:r>
      <w:r>
        <w:rPr>
          <w:spacing w:val="20"/>
          <w:sz w:val="24"/>
        </w:rPr>
        <w:t>начало</w:t>
      </w:r>
      <w:r>
        <w:rPr>
          <w:sz w:val="24"/>
        </w:rPr>
        <w:t xml:space="preserve"> действия: </w:t>
      </w:r>
      <w:r>
        <w:rPr>
          <w:sz w:val="24"/>
          <w:lang w:val="en-US"/>
        </w:rPr>
        <w:t>comenzar</w:t>
      </w:r>
      <w:r>
        <w:rPr>
          <w:sz w:val="24"/>
        </w:rPr>
        <w:t xml:space="preserve">, </w:t>
      </w:r>
      <w:r>
        <w:rPr>
          <w:sz w:val="24"/>
          <w:lang w:val="en-US"/>
        </w:rPr>
        <w:t>empezar</w:t>
      </w:r>
      <w:r>
        <w:rPr>
          <w:sz w:val="24"/>
        </w:rPr>
        <w:t xml:space="preserve">, </w:t>
      </w:r>
      <w:r>
        <w:rPr>
          <w:sz w:val="24"/>
          <w:lang w:val="en-US"/>
        </w:rPr>
        <w:t>principiar</w:t>
      </w:r>
      <w:r>
        <w:rPr>
          <w:sz w:val="24"/>
        </w:rPr>
        <w:t xml:space="preserve">. Им свойственна конструкция с предлогом </w:t>
      </w:r>
      <w:r>
        <w:rPr>
          <w:b/>
          <w:sz w:val="24"/>
        </w:rPr>
        <w:t>а</w:t>
      </w:r>
      <w:r>
        <w:rPr>
          <w:sz w:val="24"/>
        </w:rPr>
        <w:t>:</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Pronto comenzamos a estudiar la gramática francesa. </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   </w:t>
      </w:r>
      <w:r>
        <w:rPr>
          <w:sz w:val="24"/>
        </w:rPr>
        <w:t xml:space="preserve">2) глаголы, обозначающие </w:t>
      </w:r>
      <w:r>
        <w:rPr>
          <w:spacing w:val="20"/>
          <w:sz w:val="24"/>
        </w:rPr>
        <w:t>конец</w:t>
      </w:r>
      <w:r>
        <w:rPr>
          <w:sz w:val="24"/>
        </w:rPr>
        <w:t xml:space="preserve"> действия: </w:t>
      </w:r>
      <w:r>
        <w:rPr>
          <w:sz w:val="24"/>
          <w:lang w:val="en-US"/>
        </w:rPr>
        <w:t>terminar</w:t>
      </w:r>
      <w:r>
        <w:rPr>
          <w:sz w:val="24"/>
        </w:rPr>
        <w:t xml:space="preserve">, </w:t>
      </w:r>
      <w:r>
        <w:rPr>
          <w:sz w:val="24"/>
          <w:lang w:val="en-US"/>
        </w:rPr>
        <w:t>acabar</w:t>
      </w:r>
      <w:r>
        <w:rPr>
          <w:sz w:val="24"/>
        </w:rPr>
        <w:t xml:space="preserve">,  </w:t>
      </w:r>
      <w:r>
        <w:rPr>
          <w:sz w:val="24"/>
          <w:lang w:val="en-US"/>
        </w:rPr>
        <w:t>cesar</w:t>
      </w:r>
      <w:r>
        <w:rPr>
          <w:sz w:val="24"/>
        </w:rPr>
        <w:t xml:space="preserve">, </w:t>
      </w:r>
      <w:r>
        <w:rPr>
          <w:sz w:val="24"/>
          <w:lang w:val="en-US"/>
        </w:rPr>
        <w:t>dejar</w:t>
      </w:r>
      <w:r>
        <w:rPr>
          <w:sz w:val="24"/>
        </w:rPr>
        <w:t xml:space="preserve"> и др. Они образуют сложное сказуемое при участии  предлога </w:t>
      </w:r>
      <w:r>
        <w:rPr>
          <w:b/>
          <w:sz w:val="24"/>
        </w:rPr>
        <w:t>de</w:t>
      </w:r>
      <w:r>
        <w:rPr>
          <w:sz w:val="24"/>
        </w:rPr>
        <w:t>:</w:t>
      </w:r>
    </w:p>
    <w:p>
      <w:pPr>
        <w:pStyle w:val="Normal1"/>
        <w:spacing w:lineRule="auto" w:line="240"/>
        <w:ind w:firstLine="284" w:end="0"/>
        <w:rPr>
          <w:sz w:val="24"/>
        </w:rPr>
      </w:pPr>
      <w:r>
        <w:rPr>
          <w:sz w:val="24"/>
        </w:rPr>
      </w:r>
    </w:p>
    <w:p>
      <w:pPr>
        <w:pStyle w:val="Normal1"/>
        <w:spacing w:lineRule="auto" w:line="240"/>
        <w:ind w:firstLine="709" w:end="0"/>
        <w:rPr/>
      </w:pPr>
      <w:r>
        <w:rPr>
          <w:i/>
          <w:iCs/>
          <w:sz w:val="24"/>
          <w:lang w:val="en-US"/>
        </w:rPr>
        <w:t>Acabo de traducir</w:t>
      </w:r>
      <w:r>
        <w:rPr>
          <w:sz w:val="24"/>
          <w:lang w:val="en-US"/>
        </w:rPr>
        <w:t xml:space="preserve"> un artículo.</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3) глаголы, выражающие </w:t>
      </w:r>
      <w:r>
        <w:rPr>
          <w:spacing w:val="20"/>
          <w:sz w:val="24"/>
        </w:rPr>
        <w:t>продолжение</w:t>
      </w:r>
      <w:r>
        <w:rPr>
          <w:sz w:val="24"/>
        </w:rPr>
        <w:t xml:space="preserve"> действия: </w:t>
      </w:r>
      <w:r>
        <w:rPr>
          <w:sz w:val="24"/>
          <w:lang w:val="en-US"/>
        </w:rPr>
        <w:t>continuar</w:t>
      </w:r>
      <w:r>
        <w:rPr>
          <w:sz w:val="24"/>
        </w:rPr>
        <w:t xml:space="preserve">, </w:t>
      </w:r>
      <w:r>
        <w:rPr>
          <w:sz w:val="24"/>
          <w:lang w:val="en-US"/>
        </w:rPr>
        <w:t>seguir</w:t>
      </w:r>
      <w:r>
        <w:rPr>
          <w:sz w:val="24"/>
        </w:rPr>
        <w:t xml:space="preserve"> и др. Они употребляются в сочетании с герундием:</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El toro </w:t>
      </w:r>
      <w:r>
        <w:rPr>
          <w:i/>
          <w:iCs/>
          <w:sz w:val="24"/>
          <w:lang w:val="en-US"/>
        </w:rPr>
        <w:t>sigue corriendo</w:t>
      </w:r>
      <w:r>
        <w:rPr>
          <w:sz w:val="24"/>
          <w:lang w:val="en-US"/>
        </w:rPr>
        <w:t xml:space="preserve">. </w:t>
      </w:r>
    </w:p>
    <w:p>
      <w:pPr>
        <w:pStyle w:val="Normal1"/>
        <w:spacing w:lineRule="auto" w:line="240"/>
        <w:ind w:firstLine="709" w:end="0"/>
        <w:rPr/>
      </w:pPr>
      <w:r>
        <w:rPr>
          <w:sz w:val="24"/>
          <w:lang w:val="en-US"/>
        </w:rPr>
        <w:t xml:space="preserve">Unos muchachos </w:t>
      </w:r>
      <w:r>
        <w:rPr>
          <w:i/>
          <w:iCs/>
          <w:sz w:val="24"/>
          <w:lang w:val="en-US"/>
        </w:rPr>
        <w:t>continuaron jugando</w:t>
      </w:r>
      <w:r>
        <w:rPr>
          <w:sz w:val="24"/>
          <w:lang w:val="en-US"/>
        </w:rPr>
        <w:t>.</w:t>
      </w:r>
    </w:p>
    <w:p>
      <w:pPr>
        <w:pStyle w:val="Normal1"/>
        <w:spacing w:lineRule="auto" w:line="240"/>
        <w:ind w:firstLine="709" w:end="0"/>
        <w:rPr>
          <w:sz w:val="24"/>
          <w:lang w:val="en-US"/>
        </w:rPr>
      </w:pPr>
      <w:r>
        <w:rPr>
          <w:sz w:val="24"/>
          <w:lang w:val="en-US"/>
        </w:rPr>
      </w:r>
    </w:p>
    <w:p>
      <w:pPr>
        <w:pStyle w:val="Normal1"/>
        <w:spacing w:lineRule="auto" w:line="240"/>
        <w:ind w:firstLine="284" w:end="0"/>
        <w:rPr/>
      </w:pPr>
      <w:r>
        <w:rPr>
          <w:sz w:val="24"/>
        </w:rPr>
        <w:t xml:space="preserve">Этим не исчерпываются возможные виды сложных глагольных </w:t>
      </w:r>
      <w:r>
        <w:rPr>
          <w:sz w:val="24"/>
          <w:lang w:val="en-US"/>
        </w:rPr>
        <w:t>c</w:t>
      </w:r>
      <w:r>
        <w:rPr>
          <w:sz w:val="24"/>
        </w:rPr>
        <w:t>казуемых. Подробнее о конструкциях, выступающих в названной функции, см. § 78.</w:t>
      </w:r>
    </w:p>
    <w:p>
      <w:pPr>
        <w:pStyle w:val="Normal1"/>
        <w:spacing w:lineRule="auto" w:line="240"/>
        <w:ind w:firstLine="284" w:end="0"/>
        <w:rPr/>
      </w:pPr>
      <w:r>
        <w:rPr>
          <w:sz w:val="24"/>
        </w:rPr>
        <w:t xml:space="preserve"> </w:t>
      </w:r>
      <w:r>
        <w:rPr>
          <w:sz w:val="24"/>
        </w:rPr>
        <w:t xml:space="preserve">в) </w:t>
      </w:r>
      <w:r>
        <w:rPr>
          <w:spacing w:val="20"/>
          <w:sz w:val="24"/>
        </w:rPr>
        <w:t>Именное сказуемое</w:t>
      </w:r>
      <w:r>
        <w:rPr>
          <w:sz w:val="24"/>
        </w:rPr>
        <w:t xml:space="preserve"> состоит из глагола-связки и именной части. В роли </w:t>
      </w:r>
      <w:r>
        <w:rPr>
          <w:spacing w:val="20"/>
          <w:sz w:val="24"/>
        </w:rPr>
        <w:t>связки</w:t>
      </w:r>
      <w:r>
        <w:rPr>
          <w:sz w:val="24"/>
        </w:rPr>
        <w:t xml:space="preserve"> обычно выступает глагол </w:t>
      </w:r>
      <w:r>
        <w:rPr>
          <w:b/>
          <w:sz w:val="24"/>
          <w:lang w:val="en-US"/>
        </w:rPr>
        <w:t>ser</w:t>
      </w:r>
      <w:r>
        <w:rPr>
          <w:sz w:val="24"/>
        </w:rPr>
        <w:t xml:space="preserve">. Кроме него в этой функции могут употребляться глаголы </w:t>
      </w:r>
      <w:r>
        <w:rPr>
          <w:sz w:val="24"/>
          <w:lang w:val="en-US"/>
        </w:rPr>
        <w:t>estar</w:t>
      </w:r>
      <w:r>
        <w:rPr>
          <w:sz w:val="24"/>
        </w:rPr>
        <w:t xml:space="preserve">, </w:t>
      </w:r>
      <w:r>
        <w:rPr>
          <w:sz w:val="24"/>
          <w:lang w:val="en-US"/>
        </w:rPr>
        <w:t>parecer</w:t>
      </w:r>
      <w:r>
        <w:rPr>
          <w:sz w:val="24"/>
        </w:rPr>
        <w:t xml:space="preserve">, </w:t>
      </w:r>
      <w:r>
        <w:rPr>
          <w:sz w:val="24"/>
          <w:lang w:val="en-US"/>
        </w:rPr>
        <w:t>sentirse</w:t>
      </w:r>
      <w:r>
        <w:rPr>
          <w:sz w:val="24"/>
        </w:rPr>
        <w:t xml:space="preserve">, </w:t>
      </w:r>
      <w:r>
        <w:rPr>
          <w:sz w:val="24"/>
          <w:lang w:val="en-US"/>
        </w:rPr>
        <w:t>seguir</w:t>
      </w:r>
      <w:r>
        <w:rPr>
          <w:sz w:val="24"/>
        </w:rPr>
        <w:t xml:space="preserve">, </w:t>
      </w:r>
      <w:r>
        <w:rPr>
          <w:sz w:val="24"/>
          <w:lang w:val="en-US"/>
        </w:rPr>
        <w:t>permanecer</w:t>
      </w:r>
      <w:r>
        <w:rPr>
          <w:sz w:val="24"/>
        </w:rPr>
        <w:t xml:space="preserve">, </w:t>
      </w:r>
      <w:r>
        <w:rPr>
          <w:sz w:val="24"/>
          <w:lang w:val="en-US"/>
        </w:rPr>
        <w:t>quedar</w:t>
      </w:r>
      <w:r>
        <w:rPr>
          <w:sz w:val="24"/>
        </w:rPr>
        <w:t>(</w:t>
      </w:r>
      <w:r>
        <w:rPr>
          <w:sz w:val="24"/>
          <w:lang w:val="en-US"/>
        </w:rPr>
        <w:t>se</w:t>
      </w:r>
      <w:r>
        <w:rPr>
          <w:sz w:val="24"/>
        </w:rPr>
        <w:t>) и др.:</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Inés </w:t>
      </w:r>
      <w:r>
        <w:rPr>
          <w:i/>
          <w:iCs/>
          <w:sz w:val="24"/>
          <w:lang w:val="en-US"/>
        </w:rPr>
        <w:t>es</w:t>
      </w:r>
      <w:r>
        <w:rPr>
          <w:sz w:val="24"/>
          <w:lang w:val="en-US"/>
        </w:rPr>
        <w:t xml:space="preserve"> maestra. </w:t>
      </w:r>
    </w:p>
    <w:p>
      <w:pPr>
        <w:pStyle w:val="Normal1"/>
        <w:spacing w:lineRule="auto" w:line="240"/>
        <w:ind w:firstLine="709" w:end="0"/>
        <w:rPr/>
      </w:pPr>
      <w:r>
        <w:rPr>
          <w:sz w:val="24"/>
          <w:lang w:val="en-US"/>
        </w:rPr>
        <w:t xml:space="preserve">El alumno </w:t>
      </w:r>
      <w:r>
        <w:rPr>
          <w:i/>
          <w:iCs/>
          <w:sz w:val="24"/>
          <w:lang w:val="en-US"/>
        </w:rPr>
        <w:t>parece</w:t>
      </w:r>
      <w:r>
        <w:rPr>
          <w:sz w:val="24"/>
          <w:lang w:val="en-US"/>
        </w:rPr>
        <w:t xml:space="preserve"> distraído.</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В функции </w:t>
      </w:r>
      <w:r>
        <w:rPr>
          <w:spacing w:val="20"/>
          <w:sz w:val="24"/>
        </w:rPr>
        <w:t>именной</w:t>
      </w:r>
      <w:r>
        <w:rPr>
          <w:sz w:val="24"/>
        </w:rPr>
        <w:t xml:space="preserve"> части употребляются:</w:t>
      </w:r>
    </w:p>
    <w:p>
      <w:pPr>
        <w:pStyle w:val="Normal1"/>
        <w:spacing w:lineRule="auto" w:line="240"/>
        <w:ind w:firstLine="284" w:end="0"/>
        <w:rPr/>
      </w:pPr>
      <w:r>
        <w:rPr>
          <w:spacing w:val="20"/>
          <w:sz w:val="24"/>
        </w:rPr>
        <w:t>Существительное</w:t>
      </w:r>
      <w:r>
        <w:rPr>
          <w:sz w:val="24"/>
        </w:rPr>
        <w:t xml:space="preserve"> со всеми относящимися к нему словами:</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Juan es </w:t>
      </w:r>
      <w:r>
        <w:rPr>
          <w:i/>
          <w:iCs/>
          <w:sz w:val="24"/>
          <w:lang w:val="en-US"/>
        </w:rPr>
        <w:t>maestro</w:t>
      </w:r>
      <w:r>
        <w:rPr>
          <w:sz w:val="24"/>
          <w:lang w:val="en-US"/>
        </w:rPr>
        <w:t xml:space="preserve">. </w:t>
      </w:r>
    </w:p>
    <w:p>
      <w:pPr>
        <w:pStyle w:val="Normal1"/>
        <w:spacing w:lineRule="auto" w:line="240"/>
        <w:ind w:firstLine="709" w:end="0"/>
        <w:rPr/>
      </w:pPr>
      <w:r>
        <w:rPr>
          <w:sz w:val="24"/>
          <w:lang w:val="en-US"/>
        </w:rPr>
        <w:t xml:space="preserve">La salud es un </w:t>
      </w:r>
      <w:r>
        <w:rPr>
          <w:i/>
          <w:iCs/>
          <w:sz w:val="24"/>
          <w:lang w:val="en-US"/>
        </w:rPr>
        <w:t>tesoro</w:t>
      </w:r>
      <w:r>
        <w:rPr>
          <w:sz w:val="24"/>
          <w:lang w:val="en-US"/>
        </w:rPr>
        <w:t xml:space="preserve"> </w:t>
      </w:r>
      <w:r>
        <w:rPr>
          <w:i/>
          <w:iCs/>
          <w:sz w:val="24"/>
          <w:lang w:val="en-US"/>
        </w:rPr>
        <w:t>inapreciable</w:t>
      </w:r>
      <w:r>
        <w:rPr>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spacing w:val="20"/>
          <w:sz w:val="24"/>
        </w:rPr>
      </w:pPr>
      <w:r>
        <w:rPr>
          <w:spacing w:val="20"/>
          <w:sz w:val="24"/>
        </w:rPr>
        <w:t>Местоимение:</w:t>
      </w:r>
    </w:p>
    <w:p>
      <w:pPr>
        <w:pStyle w:val="Normal1"/>
        <w:spacing w:lineRule="auto" w:line="240"/>
        <w:ind w:firstLine="284" w:end="0"/>
        <w:rPr>
          <w:spacing w:val="20"/>
          <w:sz w:val="24"/>
        </w:rPr>
      </w:pPr>
      <w:r>
        <w:rPr>
          <w:spacing w:val="20"/>
          <w:sz w:val="24"/>
        </w:rPr>
      </w:r>
    </w:p>
    <w:p>
      <w:pPr>
        <w:pStyle w:val="Normal1"/>
        <w:spacing w:lineRule="auto" w:line="240"/>
        <w:ind w:firstLine="709" w:end="0"/>
        <w:rPr/>
      </w:pPr>
      <w:r>
        <w:rPr>
          <w:sz w:val="24"/>
          <w:lang w:val="en-US"/>
        </w:rPr>
        <w:t>Este</w:t>
      </w:r>
      <w:r>
        <w:rPr>
          <w:sz w:val="24"/>
        </w:rPr>
        <w:t xml:space="preserve"> </w:t>
      </w:r>
      <w:r>
        <w:rPr>
          <w:sz w:val="24"/>
          <w:lang w:val="en-US"/>
        </w:rPr>
        <w:t>es</w:t>
      </w:r>
      <w:r>
        <w:rPr>
          <w:sz w:val="24"/>
        </w:rPr>
        <w:t xml:space="preserve"> </w:t>
      </w:r>
      <w:r>
        <w:rPr>
          <w:i/>
          <w:iCs/>
          <w:sz w:val="24"/>
        </w:rPr>
        <w:t>é</w:t>
      </w:r>
      <w:r>
        <w:rPr>
          <w:i/>
          <w:iCs/>
          <w:sz w:val="24"/>
          <w:lang w:val="en-US"/>
        </w:rPr>
        <w:t>l</w:t>
      </w:r>
      <w:r>
        <w:rPr>
          <w:sz w:val="24"/>
        </w:rPr>
        <w:t xml:space="preserve">. </w:t>
      </w:r>
    </w:p>
    <w:p>
      <w:pPr>
        <w:pStyle w:val="Normal1"/>
        <w:spacing w:lineRule="auto" w:line="240"/>
        <w:ind w:firstLine="709" w:end="0"/>
        <w:rPr/>
      </w:pPr>
      <w:r>
        <w:rPr>
          <w:sz w:val="24"/>
          <w:lang w:val="en-US"/>
        </w:rPr>
        <w:t xml:space="preserve">El culpable fuiste </w:t>
      </w:r>
      <w:r>
        <w:rPr>
          <w:i/>
          <w:iCs/>
          <w:sz w:val="24"/>
          <w:lang w:val="en-US"/>
        </w:rPr>
        <w:t>tú</w:t>
      </w:r>
      <w:r>
        <w:rPr>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rPr>
        <w:t>Прилагательное</w:t>
      </w:r>
      <w:r>
        <w:rPr>
          <w:spacing w:val="20"/>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709" w:end="0"/>
        <w:rPr/>
      </w:pPr>
      <w:r>
        <w:rPr>
          <w:sz w:val="24"/>
          <w:lang w:val="en-US"/>
        </w:rPr>
        <w:t xml:space="preserve">Los chiquillos eran muy </w:t>
      </w:r>
      <w:r>
        <w:rPr>
          <w:i/>
          <w:iCs/>
          <w:sz w:val="24"/>
          <w:lang w:val="en-US"/>
        </w:rPr>
        <w:t>bulliciosos</w:t>
      </w:r>
      <w:r>
        <w:rPr>
          <w:sz w:val="24"/>
          <w:lang w:val="en-US"/>
        </w:rPr>
        <w:t xml:space="preserve">. </w:t>
      </w:r>
    </w:p>
    <w:p>
      <w:pPr>
        <w:pStyle w:val="Normal1"/>
        <w:spacing w:lineRule="auto" w:line="240"/>
        <w:ind w:firstLine="709" w:end="0"/>
        <w:rPr/>
      </w:pPr>
      <w:r>
        <w:rPr>
          <w:sz w:val="24"/>
          <w:lang w:val="en-US"/>
        </w:rPr>
        <w:t xml:space="preserve">Ella me pareció </w:t>
      </w:r>
      <w:r>
        <w:rPr>
          <w:i/>
          <w:iCs/>
          <w:sz w:val="24"/>
          <w:lang w:val="en-US"/>
        </w:rPr>
        <w:t>hermosa</w:t>
      </w:r>
      <w:r>
        <w:rPr>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rPr>
        <w:t>Причастие</w:t>
      </w:r>
      <w:r>
        <w:rPr>
          <w:spacing w:val="20"/>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709" w:end="0"/>
        <w:rPr/>
      </w:pPr>
      <w:r>
        <w:rPr>
          <w:sz w:val="24"/>
          <w:lang w:val="en-US"/>
        </w:rPr>
        <w:t xml:space="preserve">El discurso del delegado resultará </w:t>
      </w:r>
      <w:r>
        <w:rPr>
          <w:i/>
          <w:iCs/>
          <w:sz w:val="24"/>
          <w:lang w:val="en-US"/>
        </w:rPr>
        <w:t>grabado</w:t>
      </w:r>
      <w:r>
        <w:rPr>
          <w:sz w:val="24"/>
          <w:lang w:val="en-US"/>
        </w:rPr>
        <w:t xml:space="preserve">. </w:t>
      </w:r>
    </w:p>
    <w:p>
      <w:pPr>
        <w:pStyle w:val="Normal1"/>
        <w:spacing w:lineRule="auto" w:line="240"/>
        <w:ind w:firstLine="709" w:end="0"/>
        <w:rPr/>
      </w:pPr>
      <w:r>
        <w:rPr>
          <w:sz w:val="24"/>
          <w:lang w:val="en-US"/>
        </w:rPr>
        <w:t xml:space="preserve">El soldado </w:t>
      </w:r>
      <w:r>
        <w:rPr>
          <w:sz w:val="24"/>
        </w:rPr>
        <w:t>сау</w:t>
      </w:r>
      <w:r>
        <w:rPr>
          <w:sz w:val="24"/>
          <w:lang w:val="en-US"/>
        </w:rPr>
        <w:t xml:space="preserve">ó </w:t>
      </w:r>
      <w:r>
        <w:rPr>
          <w:i/>
          <w:iCs/>
          <w:sz w:val="24"/>
          <w:lang w:val="en-US"/>
        </w:rPr>
        <w:t>herido</w:t>
      </w:r>
      <w:r>
        <w:rPr>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rPr>
        <w:t>Числительное</w:t>
      </w:r>
      <w:r>
        <w:rPr>
          <w:spacing w:val="20"/>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709" w:end="0"/>
        <w:rPr/>
      </w:pPr>
      <w:r>
        <w:rPr>
          <w:sz w:val="24"/>
          <w:lang w:val="en-US"/>
        </w:rPr>
        <w:t xml:space="preserve">Nosotros estamos </w:t>
      </w:r>
      <w:r>
        <w:rPr>
          <w:i/>
          <w:iCs/>
          <w:sz w:val="24"/>
          <w:lang w:val="en-US"/>
        </w:rPr>
        <w:t>dos aquí</w:t>
      </w:r>
      <w:r>
        <w:rPr>
          <w:sz w:val="24"/>
          <w:lang w:val="en-US"/>
        </w:rPr>
        <w:t xml:space="preserve">. </w:t>
      </w:r>
    </w:p>
    <w:p>
      <w:pPr>
        <w:pStyle w:val="Normal1"/>
        <w:spacing w:lineRule="auto" w:line="240"/>
        <w:ind w:firstLine="709" w:end="0"/>
        <w:rPr/>
      </w:pPr>
      <w:r>
        <w:rPr>
          <w:sz w:val="24"/>
          <w:lang w:val="en-US"/>
        </w:rPr>
        <w:t xml:space="preserve">Luisa será la </w:t>
      </w:r>
      <w:r>
        <w:rPr>
          <w:i/>
          <w:iCs/>
          <w:sz w:val="24"/>
          <w:lang w:val="en-US"/>
        </w:rPr>
        <w:t>primera</w:t>
      </w:r>
      <w:r>
        <w:rPr>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rPr>
        <w:t>Наречие</w:t>
      </w:r>
      <w:r>
        <w:rPr>
          <w:spacing w:val="20"/>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709" w:end="0"/>
        <w:rPr/>
      </w:pPr>
      <w:r>
        <w:rPr>
          <w:sz w:val="24"/>
          <w:lang w:val="en-US"/>
        </w:rPr>
        <w:t xml:space="preserve">La revolución fue </w:t>
      </w:r>
      <w:r>
        <w:rPr>
          <w:i/>
          <w:iCs/>
          <w:sz w:val="24"/>
          <w:lang w:val="en-US"/>
        </w:rPr>
        <w:t>así</w:t>
      </w:r>
      <w:r>
        <w:rPr>
          <w:sz w:val="24"/>
          <w:lang w:val="en-US"/>
        </w:rPr>
        <w:t xml:space="preserve">. </w:t>
      </w:r>
    </w:p>
    <w:p>
      <w:pPr>
        <w:pStyle w:val="Normal1"/>
        <w:spacing w:lineRule="auto" w:line="240"/>
        <w:ind w:firstLine="709" w:end="0"/>
        <w:rPr>
          <w:sz w:val="24"/>
          <w:lang w:val="en-US"/>
        </w:rPr>
      </w:pPr>
      <w:r>
        <w:rPr>
          <w:sz w:val="24"/>
          <w:lang w:val="en-US"/>
        </w:rPr>
        <w:t xml:space="preserve">Mi familia está </w:t>
      </w:r>
      <w:r>
        <w:rPr>
          <w:i/>
          <w:iCs/>
          <w:sz w:val="24"/>
          <w:lang w:val="en-US"/>
        </w:rPr>
        <w:t>bien</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Ин ф и н и т и в:</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Vivir es </w:t>
      </w:r>
      <w:r>
        <w:rPr>
          <w:i/>
          <w:iCs/>
          <w:sz w:val="24"/>
          <w:lang w:val="en-US"/>
        </w:rPr>
        <w:t>luchar</w:t>
      </w:r>
      <w:r>
        <w:rPr>
          <w:sz w:val="24"/>
          <w:lang w:val="en-US"/>
        </w:rPr>
        <w:t xml:space="preserve">. </w:t>
      </w:r>
    </w:p>
    <w:p>
      <w:pPr>
        <w:pStyle w:val="Normal1"/>
        <w:spacing w:lineRule="auto" w:line="240"/>
        <w:ind w:firstLine="709" w:end="0"/>
        <w:rPr/>
      </w:pPr>
      <w:r>
        <w:rPr>
          <w:sz w:val="24"/>
          <w:lang w:val="en-US"/>
        </w:rPr>
        <w:t xml:space="preserve">Su ocupación preferible era </w:t>
      </w:r>
      <w:r>
        <w:rPr>
          <w:i/>
          <w:iCs/>
          <w:sz w:val="24"/>
          <w:lang w:val="en-US"/>
        </w:rPr>
        <w:t>cantor</w:t>
      </w:r>
      <w:r>
        <w:rPr>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rPr>
        <w:t>Придаточное</w:t>
      </w:r>
      <w:r>
        <w:rPr>
          <w:spacing w:val="20"/>
          <w:sz w:val="24"/>
          <w:lang w:val="en-US"/>
        </w:rPr>
        <w:t xml:space="preserve"> </w:t>
      </w:r>
      <w:r>
        <w:rPr>
          <w:spacing w:val="20"/>
          <w:sz w:val="24"/>
        </w:rPr>
        <w:t>предложение</w:t>
      </w:r>
      <w:r>
        <w:rPr>
          <w:spacing w:val="20"/>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709" w:end="0"/>
        <w:rPr/>
      </w:pPr>
      <w:r>
        <w:rPr>
          <w:sz w:val="24"/>
          <w:lang w:val="en-US"/>
        </w:rPr>
        <w:t xml:space="preserve">Su conducta es </w:t>
      </w:r>
      <w:r>
        <w:rPr>
          <w:i/>
          <w:iCs/>
          <w:sz w:val="24"/>
          <w:lang w:val="en-US"/>
        </w:rPr>
        <w:t>lo que nos molesta.</w:t>
      </w:r>
    </w:p>
    <w:p>
      <w:pPr>
        <w:pStyle w:val="Normal1"/>
        <w:spacing w:lineRule="auto" w:line="240"/>
        <w:ind w:firstLine="284" w:end="0"/>
        <w:rPr>
          <w:i/>
          <w:i/>
          <w:iCs/>
          <w:sz w:val="24"/>
          <w:lang w:val="en-US"/>
        </w:rPr>
      </w:pPr>
      <w:r>
        <w:rPr>
          <w:i/>
          <w:iCs/>
          <w:sz w:val="24"/>
          <w:lang w:val="en-US"/>
        </w:rPr>
      </w:r>
    </w:p>
    <w:p>
      <w:pPr>
        <w:pStyle w:val="Normal1"/>
        <w:spacing w:lineRule="auto" w:line="240"/>
        <w:ind w:firstLine="284" w:end="0"/>
        <w:rPr/>
      </w:pPr>
      <w:r>
        <w:rPr>
          <w:sz w:val="24"/>
        </w:rPr>
        <w:t>В зависимости от того, что характеризует именная часть сказуе</w:t>
        <w:softHyphen/>
        <w:t>мого, подлежащее или прямое дополнение — испанские грамматис</w:t>
        <w:softHyphen/>
        <w:t xml:space="preserve">ты делят именную часть на </w:t>
      </w:r>
      <w:r>
        <w:rPr>
          <w:spacing w:val="20"/>
          <w:sz w:val="24"/>
        </w:rPr>
        <w:t>два</w:t>
      </w:r>
      <w:r>
        <w:rPr>
          <w:sz w:val="24"/>
        </w:rPr>
        <w:t xml:space="preserve"> вида: </w:t>
      </w:r>
      <w:r>
        <w:rPr>
          <w:sz w:val="24"/>
          <w:lang w:val="en-US"/>
        </w:rPr>
        <w:t>atributo</w:t>
      </w:r>
      <w:r>
        <w:rPr>
          <w:sz w:val="24"/>
        </w:rPr>
        <w:t xml:space="preserve"> </w:t>
      </w:r>
      <w:r>
        <w:rPr>
          <w:sz w:val="24"/>
          <w:lang w:val="en-US"/>
        </w:rPr>
        <w:t>sujetivo</w:t>
      </w:r>
      <w:r>
        <w:rPr>
          <w:sz w:val="24"/>
        </w:rPr>
        <w:t xml:space="preserve"> и </w:t>
      </w:r>
      <w:r>
        <w:rPr>
          <w:sz w:val="24"/>
          <w:lang w:val="en-US"/>
        </w:rPr>
        <w:t>atributo</w:t>
      </w:r>
      <w:r>
        <w:rPr>
          <w:sz w:val="24"/>
        </w:rPr>
        <w:t xml:space="preserve"> </w:t>
      </w:r>
      <w:r>
        <w:rPr>
          <w:sz w:val="24"/>
          <w:lang w:val="en-US"/>
        </w:rPr>
        <w:t>objetivo</w:t>
      </w:r>
      <w:r>
        <w:rPr>
          <w:sz w:val="24"/>
        </w:rPr>
        <w:t>.</w:t>
      </w:r>
    </w:p>
    <w:p>
      <w:pPr>
        <w:pStyle w:val="Normal1"/>
        <w:spacing w:lineRule="auto" w:line="240"/>
        <w:ind w:firstLine="284" w:end="0"/>
        <w:rPr/>
      </w:pPr>
      <w:r>
        <w:rPr>
          <w:i/>
          <w:iCs/>
          <w:sz w:val="24"/>
          <w:lang w:val="en-US"/>
        </w:rPr>
        <w:t>Atributo</w:t>
      </w:r>
      <w:r>
        <w:rPr>
          <w:i/>
          <w:iCs/>
          <w:sz w:val="24"/>
        </w:rPr>
        <w:t xml:space="preserve"> </w:t>
      </w:r>
      <w:r>
        <w:rPr>
          <w:i/>
          <w:iCs/>
          <w:sz w:val="24"/>
          <w:lang w:val="en-US"/>
        </w:rPr>
        <w:t>sujetivo</w:t>
      </w:r>
      <w:r>
        <w:rPr>
          <w:sz w:val="24"/>
        </w:rPr>
        <w:t xml:space="preserve"> выражает какое-либо качество, свойственное </w:t>
      </w:r>
      <w:r>
        <w:rPr>
          <w:spacing w:val="20"/>
          <w:sz w:val="24"/>
        </w:rPr>
        <w:t>подлежащему</w:t>
      </w:r>
      <w:r>
        <w:rPr>
          <w:sz w:val="24"/>
        </w:rPr>
        <w:t xml:space="preserve">, и обычно состоит из прилагательного, причастия или существительного (включая все относящиеся к ним слова). Прилагательное и причастие в роли </w:t>
      </w:r>
      <w:r>
        <w:rPr>
          <w:sz w:val="24"/>
          <w:lang w:val="en-US"/>
        </w:rPr>
        <w:t>atributo</w:t>
      </w:r>
      <w:r>
        <w:rPr>
          <w:sz w:val="24"/>
        </w:rPr>
        <w:t xml:space="preserve"> </w:t>
      </w:r>
      <w:r>
        <w:rPr>
          <w:sz w:val="24"/>
          <w:lang w:val="en-US"/>
        </w:rPr>
        <w:t>sujetivo</w:t>
      </w:r>
      <w:r>
        <w:rPr>
          <w:sz w:val="24"/>
        </w:rPr>
        <w:t xml:space="preserve"> согласуются с подлежащим в роде и числе.</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Juan parece </w:t>
      </w:r>
      <w:r>
        <w:rPr>
          <w:i/>
          <w:iCs/>
          <w:sz w:val="24"/>
          <w:lang w:val="en-US"/>
        </w:rPr>
        <w:t>enfermo</w:t>
      </w:r>
      <w:r>
        <w:rPr>
          <w:sz w:val="24"/>
          <w:lang w:val="en-US"/>
        </w:rPr>
        <w:t>.</w:t>
      </w:r>
    </w:p>
    <w:p>
      <w:pPr>
        <w:pStyle w:val="Normal1"/>
        <w:spacing w:lineRule="auto" w:line="240"/>
        <w:ind w:firstLine="709" w:end="0"/>
        <w:rPr/>
      </w:pPr>
      <w:r>
        <w:rPr>
          <w:sz w:val="24"/>
          <w:lang w:val="en-US"/>
        </w:rPr>
        <w:t xml:space="preserve">Las mujeres estaban </w:t>
      </w:r>
      <w:r>
        <w:rPr>
          <w:i/>
          <w:iCs/>
          <w:sz w:val="24"/>
          <w:lang w:val="en-US"/>
        </w:rPr>
        <w:t>muy alarmadas</w:t>
      </w:r>
      <w:r>
        <w:rPr>
          <w:sz w:val="24"/>
          <w:lang w:val="en-US"/>
        </w:rPr>
        <w:t>.</w:t>
      </w:r>
    </w:p>
    <w:p>
      <w:pPr>
        <w:pStyle w:val="Normal1"/>
        <w:spacing w:lineRule="auto" w:line="240"/>
        <w:ind w:firstLine="709" w:end="0"/>
        <w:rPr/>
      </w:pPr>
      <w:r>
        <w:rPr>
          <w:sz w:val="24"/>
          <w:lang w:val="en-US"/>
        </w:rPr>
        <w:t xml:space="preserve">Pedro es </w:t>
      </w:r>
      <w:r>
        <w:rPr>
          <w:i/>
          <w:iCs/>
          <w:sz w:val="24"/>
          <w:lang w:val="en-US"/>
        </w:rPr>
        <w:t>estudiante del cuarto curso</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iCs/>
          <w:sz w:val="24"/>
          <w:lang w:val="en-US"/>
        </w:rPr>
        <w:t>Atributo</w:t>
      </w:r>
      <w:r>
        <w:rPr>
          <w:i/>
          <w:iCs/>
          <w:sz w:val="24"/>
        </w:rPr>
        <w:t xml:space="preserve"> </w:t>
      </w:r>
      <w:r>
        <w:rPr>
          <w:i/>
          <w:iCs/>
          <w:sz w:val="24"/>
          <w:lang w:val="en-US"/>
        </w:rPr>
        <w:t>objetivo</w:t>
      </w:r>
      <w:r>
        <w:rPr>
          <w:sz w:val="24"/>
        </w:rPr>
        <w:t xml:space="preserve"> называет какое-либо качество, присущее прямо</w:t>
        <w:softHyphen/>
        <w:t>му дополнению. Оно также может быть выражено прилагательным, причастием или существительным со всеми относящимися к ним словами. Прилагательное и причастие в этом случае согласуются в роде и числе с прямым дополнением.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La dejamos (a María) </w:t>
      </w:r>
      <w:r>
        <w:rPr>
          <w:i/>
          <w:iCs/>
          <w:sz w:val="24"/>
          <w:lang w:val="en-US"/>
        </w:rPr>
        <w:t>preocupada</w:t>
      </w:r>
      <w:r>
        <w:rPr>
          <w:sz w:val="24"/>
          <w:lang w:val="en-US"/>
        </w:rPr>
        <w:t xml:space="preserve">. </w:t>
      </w:r>
    </w:p>
    <w:p>
      <w:pPr>
        <w:pStyle w:val="Normal1"/>
        <w:spacing w:lineRule="auto" w:line="240"/>
        <w:ind w:firstLine="284" w:end="0"/>
        <w:rPr/>
      </w:pPr>
      <w:r>
        <w:rPr>
          <w:sz w:val="24"/>
          <w:lang w:val="en-US"/>
        </w:rPr>
        <w:t xml:space="preserve">La conferencia ha designado </w:t>
      </w:r>
      <w:r>
        <w:rPr>
          <w:i/>
          <w:iCs/>
          <w:sz w:val="24"/>
          <w:lang w:val="en-US"/>
        </w:rPr>
        <w:t>secretario</w:t>
      </w:r>
      <w:r>
        <w:rPr>
          <w:sz w:val="24"/>
          <w:lang w:val="en-US"/>
        </w:rPr>
        <w:t xml:space="preserve"> a Enrique.</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sz w:val="24"/>
        </w:rPr>
      </w:pPr>
      <w:r>
        <w:rPr>
          <w:i/>
          <w:sz w:val="24"/>
        </w:rPr>
        <w:t>3. Дополнение</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Дополнения являются второстепенными членами предложения. Они называют лица, предметы и явления, на которые направлено действие, или которые возникли в результате действия. В испанс</w:t>
        <w:softHyphen/>
        <w:t xml:space="preserve">ком языке дополнения бывают </w:t>
      </w:r>
      <w:r>
        <w:rPr>
          <w:spacing w:val="20"/>
          <w:sz w:val="24"/>
        </w:rPr>
        <w:t>двух</w:t>
      </w:r>
      <w:r>
        <w:rPr>
          <w:sz w:val="24"/>
        </w:rPr>
        <w:t xml:space="preserve"> видов: </w:t>
      </w:r>
      <w:r>
        <w:rPr>
          <w:spacing w:val="20"/>
          <w:sz w:val="24"/>
        </w:rPr>
        <w:t>прямые и косвенные</w:t>
      </w:r>
      <w:r>
        <w:rPr>
          <w:sz w:val="24"/>
        </w:rPr>
        <w:t>*.</w:t>
      </w:r>
    </w:p>
    <w:p>
      <w:pPr>
        <w:pStyle w:val="Normal1"/>
        <w:pBdr>
          <w:top w:val="single" w:sz="4" w:space="1" w:color="000000"/>
        </w:pBdr>
        <w:spacing w:lineRule="auto" w:line="240"/>
        <w:ind w:firstLine="284" w:end="0"/>
        <w:rPr/>
      </w:pPr>
      <w:r>
        <w:rPr/>
        <w:t>* Испанская академия считает, что в испанском языке кроме указанных двух видов дополнений имеются обстоятельственные дополнения. В настоящем пособии они рассматриваются самостоятельно как обстоятельства.</w:t>
      </w:r>
    </w:p>
    <w:p>
      <w:pPr>
        <w:pStyle w:val="Normal1"/>
        <w:pBdr>
          <w:top w:val="single" w:sz="4" w:space="1" w:color="000000"/>
        </w:pBdr>
        <w:spacing w:lineRule="auto" w:line="240"/>
        <w:ind w:firstLine="284" w:end="0"/>
        <w:rPr/>
      </w:pPr>
      <w:r>
        <w:rPr/>
      </w:r>
    </w:p>
    <w:p>
      <w:pPr>
        <w:pStyle w:val="Normal1"/>
        <w:spacing w:lineRule="auto" w:line="240"/>
        <w:ind w:firstLine="284" w:end="0"/>
        <w:rPr/>
      </w:pPr>
      <w:r>
        <w:rPr>
          <w:sz w:val="24"/>
        </w:rPr>
        <w:t xml:space="preserve">а) </w:t>
      </w:r>
      <w:r>
        <w:rPr>
          <w:spacing w:val="20"/>
          <w:sz w:val="24"/>
        </w:rPr>
        <w:t>Прямые</w:t>
      </w:r>
      <w:r>
        <w:rPr>
          <w:sz w:val="24"/>
        </w:rPr>
        <w:t xml:space="preserve"> дополнения называют объект, на который распро</w:t>
        <w:softHyphen/>
        <w:t>страняется действие, передаваемое глаголом. Прямые дополнения могут употребляться только с переходными глаголами. Если пря</w:t>
        <w:softHyphen/>
        <w:t>мые дополнения указывают на одушевленные существа или оли</w:t>
        <w:softHyphen/>
        <w:t xml:space="preserve">цетворяемые понятия, то, как уже говорилось, они употребляются с предлогом </w:t>
      </w:r>
      <w:r>
        <w:rPr>
          <w:b/>
          <w:sz w:val="24"/>
        </w:rPr>
        <w:t>а</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tractor ara </w:t>
      </w:r>
      <w:r>
        <w:rPr>
          <w:i/>
          <w:iCs/>
          <w:sz w:val="24"/>
          <w:lang w:val="en-US"/>
        </w:rPr>
        <w:t>la tierra</w:t>
      </w:r>
      <w:r>
        <w:rPr>
          <w:sz w:val="24"/>
          <w:lang w:val="en-US"/>
        </w:rPr>
        <w:t>.</w:t>
      </w:r>
    </w:p>
    <w:p>
      <w:pPr>
        <w:pStyle w:val="Normal1"/>
        <w:spacing w:lineRule="auto" w:line="240"/>
        <w:ind w:firstLine="284" w:end="0"/>
        <w:rPr/>
      </w:pPr>
      <w:r>
        <w:rPr>
          <w:sz w:val="24"/>
          <w:lang w:val="en-US"/>
        </w:rPr>
        <w:t xml:space="preserve">Estoy esperando </w:t>
      </w:r>
      <w:r>
        <w:rPr>
          <w:b/>
          <w:bCs/>
          <w:sz w:val="24"/>
          <w:lang w:val="en-US"/>
        </w:rPr>
        <w:t>a</w:t>
      </w:r>
      <w:r>
        <w:rPr>
          <w:sz w:val="24"/>
          <w:lang w:val="en-US"/>
        </w:rPr>
        <w:t xml:space="preserve"> </w:t>
      </w:r>
      <w:r>
        <w:rPr>
          <w:i/>
          <w:iCs/>
          <w:sz w:val="24"/>
          <w:lang w:val="en-US"/>
        </w:rPr>
        <w:t>mi alumno</w:t>
      </w:r>
      <w:r>
        <w:rPr>
          <w:sz w:val="24"/>
          <w:lang w:val="en-US"/>
        </w:rPr>
        <w:t>.</w:t>
      </w:r>
    </w:p>
    <w:p>
      <w:pPr>
        <w:pStyle w:val="Normal1"/>
        <w:spacing w:lineRule="auto" w:line="240"/>
        <w:ind w:firstLine="284" w:end="0"/>
        <w:rPr>
          <w:sz w:val="24"/>
          <w:lang w:val="en-US"/>
        </w:rPr>
      </w:pPr>
      <w:r>
        <w:rPr>
          <w:sz w:val="24"/>
          <w:lang w:val="en-US"/>
        </w:rPr>
        <w:t xml:space="preserve">Y así... ensilló </w:t>
      </w:r>
      <w:r>
        <w:rPr>
          <w:b/>
          <w:bCs/>
          <w:sz w:val="24"/>
          <w:lang w:val="en-US"/>
        </w:rPr>
        <w:t>a</w:t>
      </w:r>
      <w:r>
        <w:rPr>
          <w:sz w:val="24"/>
          <w:lang w:val="en-US"/>
        </w:rPr>
        <w:t xml:space="preserve"> </w:t>
      </w:r>
      <w:r>
        <w:rPr>
          <w:i/>
          <w:iCs/>
          <w:sz w:val="24"/>
          <w:lang w:val="en-US"/>
        </w:rPr>
        <w:t>Rocinante</w:t>
      </w:r>
      <w:r>
        <w:rPr>
          <w:sz w:val="24"/>
          <w:lang w:val="en-US"/>
        </w:rPr>
        <w:t xml:space="preserve"> </w:t>
      </w:r>
      <w:r>
        <w:rPr>
          <w:sz w:val="24"/>
        </w:rPr>
        <w:t>у</w:t>
      </w:r>
    </w:p>
    <w:p>
      <w:pPr>
        <w:pStyle w:val="Normal1"/>
        <w:spacing w:lineRule="auto" w:line="240"/>
        <w:ind w:firstLine="284" w:end="0"/>
        <w:rPr/>
      </w:pPr>
      <w:r>
        <w:rPr>
          <w:sz w:val="24"/>
          <w:lang w:val="en-US"/>
        </w:rPr>
        <w:t xml:space="preserve">enalbardó </w:t>
      </w:r>
      <w:r>
        <w:rPr>
          <w:b/>
          <w:bCs/>
          <w:sz w:val="24"/>
          <w:lang w:val="en-US"/>
        </w:rPr>
        <w:t>al</w:t>
      </w:r>
      <w:r>
        <w:rPr>
          <w:sz w:val="24"/>
          <w:lang w:val="en-US"/>
        </w:rPr>
        <w:t xml:space="preserve"> </w:t>
      </w:r>
      <w:r>
        <w:rPr>
          <w:i/>
          <w:iCs/>
          <w:sz w:val="24"/>
          <w:lang w:val="en-US"/>
        </w:rPr>
        <w:t>jumento</w:t>
      </w:r>
      <w:r>
        <w:rPr>
          <w:sz w:val="24"/>
          <w:lang w:val="en-US"/>
        </w:rPr>
        <w:t xml:space="preserve"> de su</w:t>
      </w:r>
    </w:p>
    <w:p>
      <w:pPr>
        <w:pStyle w:val="Normal1"/>
        <w:spacing w:lineRule="auto" w:line="240"/>
        <w:ind w:firstLine="284" w:end="0"/>
        <w:rPr/>
      </w:pPr>
      <w:r>
        <w:rPr>
          <w:sz w:val="24"/>
          <w:lang w:val="en-US"/>
        </w:rPr>
        <w:t>escudero</w:t>
      </w:r>
      <w:r>
        <w:rPr>
          <w:sz w:val="24"/>
        </w:rPr>
        <w:t>. (</w:t>
      </w:r>
      <w:r>
        <w:rPr>
          <w:sz w:val="24"/>
          <w:lang w:val="en-US"/>
        </w:rPr>
        <w:t>C</w:t>
      </w:r>
      <w:r>
        <w:rPr>
          <w:lang w:val="en-US"/>
        </w:rPr>
        <w:t>ERVANTES</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Предлог </w:t>
      </w:r>
      <w:r>
        <w:rPr>
          <w:b/>
          <w:bCs/>
          <w:sz w:val="24"/>
        </w:rPr>
        <w:t>а</w:t>
      </w:r>
      <w:r>
        <w:rPr>
          <w:sz w:val="24"/>
        </w:rPr>
        <w:t xml:space="preserve"> перед одушевленными существительными (исключая антропонимы) может опускаться, если эти существительные упот</w:t>
        <w:softHyphen/>
        <w:t>ребляются без артикля, с неопределенным артиклем или с количественными определителями (то есть когда объект мыслится не как множество себе подобных, а лишь как часть этого множества):</w:t>
      </w:r>
    </w:p>
    <w:p>
      <w:pPr>
        <w:pStyle w:val="Normal1"/>
        <w:spacing w:lineRule="auto" w:line="240"/>
        <w:ind w:firstLine="284" w:end="0"/>
        <w:rPr/>
      </w:pPr>
      <w:r>
        <w:rPr>
          <w:sz w:val="24"/>
        </w:rPr>
        <w:t>Не</w:t>
      </w:r>
      <w:r>
        <w:rPr>
          <w:sz w:val="24"/>
          <w:lang w:val="en-US"/>
        </w:rPr>
        <w:t xml:space="preserve"> visto un inglés; He visto pocos elefantes en mi vida; Ya han elegido presidente. </w:t>
      </w:r>
      <w:r>
        <w:rPr>
          <w:sz w:val="24"/>
        </w:rPr>
        <w:t>(</w:t>
      </w:r>
      <w:r>
        <w:rPr>
          <w:sz w:val="24"/>
          <w:lang w:val="en-US"/>
        </w:rPr>
        <w:t>M</w:t>
      </w:r>
      <w:r>
        <w:rPr>
          <w:sz w:val="24"/>
        </w:rPr>
        <w:t xml:space="preserve">. </w:t>
      </w:r>
      <w:r>
        <w:rPr>
          <w:sz w:val="24"/>
          <w:lang w:val="en-US"/>
        </w:rPr>
        <w:t>M</w:t>
      </w:r>
      <w:r>
        <w:rPr>
          <w:lang w:val="en-US"/>
        </w:rPr>
        <w:t>OLINER</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Однако, если подобные дополнения имеют при себе различные определители, то предлог можно использовать для индивидуализа</w:t>
        <w:softHyphen/>
        <w:t xml:space="preserve">ции названного предмета. Таким образом возникает вариативность в употреблении предлога </w:t>
      </w:r>
      <w:r>
        <w:rPr>
          <w:b/>
          <w:sz w:val="24"/>
        </w:rPr>
        <w:t>а</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Не</w:t>
      </w:r>
      <w:r>
        <w:rPr>
          <w:sz w:val="24"/>
          <w:lang w:val="en-US"/>
        </w:rPr>
        <w:t xml:space="preserve"> visto un (a un) inglés con sombrero cubano; He visto algunos (a algunos) negros con el pelo liso. </w:t>
      </w:r>
      <w:r>
        <w:rPr>
          <w:sz w:val="24"/>
        </w:rPr>
        <w:t>(</w:t>
      </w:r>
      <w:r>
        <w:rPr>
          <w:sz w:val="24"/>
          <w:lang w:val="en-US"/>
        </w:rPr>
        <w:t>M</w:t>
      </w:r>
      <w:r>
        <w:rPr>
          <w:sz w:val="24"/>
        </w:rPr>
        <w:t xml:space="preserve"> </w:t>
      </w:r>
      <w:r>
        <w:rPr>
          <w:sz w:val="24"/>
          <w:lang w:val="en-US"/>
        </w:rPr>
        <w:t>M</w:t>
      </w:r>
      <w:r>
        <w:rPr>
          <w:lang w:val="en-US"/>
        </w:rPr>
        <w:t>OLINER</w:t>
      </w:r>
      <w:r>
        <w:rPr>
          <w:sz w:val="24"/>
        </w:rPr>
        <w:t>.)</w:t>
      </w:r>
    </w:p>
    <w:p>
      <w:pPr>
        <w:pStyle w:val="Normal1"/>
        <w:spacing w:lineRule="auto" w:line="240"/>
        <w:ind w:firstLine="284" w:end="0"/>
        <w:rPr/>
      </w:pPr>
      <w:r>
        <w:rPr>
          <w:sz w:val="24"/>
        </w:rPr>
        <w:t>Прямое дополнение, выраженное неодушевленным существи</w:t>
        <w:softHyphen/>
        <w:t xml:space="preserve">тельным, может употребляться с предлогом </w:t>
      </w:r>
      <w:r>
        <w:rPr>
          <w:b/>
          <w:bCs/>
          <w:sz w:val="24"/>
        </w:rPr>
        <w:t>а</w:t>
      </w:r>
      <w:r>
        <w:rPr>
          <w:sz w:val="24"/>
        </w:rPr>
        <w:t>, если это существи</w:t>
        <w:softHyphen/>
        <w:t>тельное олицетворяется или сочетается с глаголами, у которых, как правило, прямыми дополнениями бывают названия лиц или живот</w:t>
        <w:softHyphen/>
        <w:t xml:space="preserve">ных: </w:t>
      </w:r>
      <w:r>
        <w:rPr>
          <w:sz w:val="24"/>
          <w:lang w:val="en-US"/>
        </w:rPr>
        <w:t>llamar</w:t>
      </w:r>
      <w:r>
        <w:rPr>
          <w:sz w:val="24"/>
        </w:rPr>
        <w:t xml:space="preserve"> </w:t>
      </w:r>
      <w:r>
        <w:rPr>
          <w:sz w:val="24"/>
          <w:lang w:val="en-US"/>
        </w:rPr>
        <w:t>a</w:t>
      </w:r>
      <w:r>
        <w:rPr>
          <w:sz w:val="24"/>
        </w:rPr>
        <w:t xml:space="preserve"> </w:t>
      </w:r>
      <w:r>
        <w:rPr>
          <w:sz w:val="24"/>
          <w:lang w:val="en-US"/>
        </w:rPr>
        <w:t>la</w:t>
      </w:r>
      <w:r>
        <w:rPr>
          <w:sz w:val="24"/>
        </w:rPr>
        <w:t xml:space="preserve"> </w:t>
      </w:r>
      <w:r>
        <w:rPr>
          <w:sz w:val="24"/>
          <w:lang w:val="en-US"/>
        </w:rPr>
        <w:t>suerte</w:t>
      </w:r>
      <w:r>
        <w:rPr>
          <w:sz w:val="24"/>
        </w:rPr>
        <w:t xml:space="preserve">; </w:t>
      </w:r>
      <w:r>
        <w:rPr>
          <w:sz w:val="24"/>
          <w:lang w:val="en-US"/>
        </w:rPr>
        <w:t>temer</w:t>
      </w:r>
      <w:r>
        <w:rPr>
          <w:sz w:val="24"/>
        </w:rPr>
        <w:t xml:space="preserve"> </w:t>
      </w:r>
      <w:r>
        <w:rPr>
          <w:sz w:val="24"/>
          <w:lang w:val="en-US"/>
        </w:rPr>
        <w:t>a</w:t>
      </w:r>
      <w:r>
        <w:rPr>
          <w:sz w:val="24"/>
        </w:rPr>
        <w:t xml:space="preserve"> </w:t>
      </w:r>
      <w:r>
        <w:rPr>
          <w:sz w:val="24"/>
          <w:lang w:val="en-US"/>
        </w:rPr>
        <w:t>la</w:t>
      </w:r>
      <w:r>
        <w:rPr>
          <w:sz w:val="24"/>
        </w:rPr>
        <w:t xml:space="preserve"> </w:t>
      </w:r>
      <w:r>
        <w:rPr>
          <w:sz w:val="24"/>
          <w:lang w:val="en-US"/>
        </w:rPr>
        <w:t>verdad</w:t>
      </w:r>
      <w:r>
        <w:rPr>
          <w:sz w:val="24"/>
        </w:rPr>
        <w:t xml:space="preserve">; </w:t>
      </w:r>
      <w:r>
        <w:rPr>
          <w:sz w:val="24"/>
          <w:lang w:val="en-US"/>
        </w:rPr>
        <w:t>matar</w:t>
      </w:r>
      <w:r>
        <w:rPr>
          <w:sz w:val="24"/>
        </w:rPr>
        <w:t xml:space="preserve"> </w:t>
      </w:r>
      <w:r>
        <w:rPr>
          <w:sz w:val="24"/>
          <w:lang w:val="en-US"/>
        </w:rPr>
        <w:t>a</w:t>
      </w:r>
      <w:r>
        <w:rPr>
          <w:sz w:val="24"/>
        </w:rPr>
        <w:t xml:space="preserve"> </w:t>
      </w:r>
      <w:r>
        <w:rPr>
          <w:sz w:val="24"/>
          <w:lang w:val="en-US"/>
        </w:rPr>
        <w:t>la</w:t>
      </w:r>
      <w:r>
        <w:rPr>
          <w:sz w:val="24"/>
        </w:rPr>
        <w:t xml:space="preserve"> </w:t>
      </w:r>
      <w:r>
        <w:rPr>
          <w:sz w:val="24"/>
          <w:lang w:val="en-US"/>
        </w:rPr>
        <w:t>envidia</w:t>
      </w:r>
      <w:r>
        <w:rPr>
          <w:sz w:val="24"/>
        </w:rPr>
        <w:t xml:space="preserve">; </w:t>
      </w:r>
      <w:r>
        <w:rPr>
          <w:sz w:val="24"/>
          <w:lang w:val="en-US"/>
        </w:rPr>
        <w:t>respetar</w:t>
      </w:r>
      <w:r>
        <w:rPr>
          <w:sz w:val="24"/>
        </w:rPr>
        <w:t xml:space="preserve"> </w:t>
      </w:r>
      <w:r>
        <w:rPr>
          <w:sz w:val="24"/>
          <w:lang w:val="en-US"/>
        </w:rPr>
        <w:t>a</w:t>
      </w:r>
      <w:r>
        <w:rPr>
          <w:sz w:val="24"/>
        </w:rPr>
        <w:t xml:space="preserve"> </w:t>
      </w:r>
      <w:r>
        <w:rPr>
          <w:sz w:val="24"/>
          <w:lang w:val="en-US"/>
        </w:rPr>
        <w:t>lajusticia</w:t>
      </w:r>
      <w:r>
        <w:rPr>
          <w:sz w:val="24"/>
        </w:rPr>
        <w:t xml:space="preserve">, </w:t>
      </w:r>
      <w:r>
        <w:rPr>
          <w:sz w:val="24"/>
          <w:lang w:val="en-US"/>
        </w:rPr>
        <w:t>etc</w:t>
      </w:r>
      <w:r>
        <w:rPr>
          <w:sz w:val="24"/>
        </w:rPr>
        <w:t>. Подобное использование предлога придает высказы</w:t>
        <w:softHyphen/>
        <w:t>ванию оттенок книжности. В нейтральной разговорной речи пред</w:t>
        <w:softHyphen/>
        <w:t xml:space="preserve">логи в указанных сочетаниях можно опускать: </w:t>
      </w:r>
      <w:r>
        <w:rPr>
          <w:sz w:val="24"/>
          <w:lang w:val="en-US"/>
        </w:rPr>
        <w:t>llamar</w:t>
      </w:r>
      <w:r>
        <w:rPr>
          <w:sz w:val="24"/>
        </w:rPr>
        <w:t xml:space="preserve"> </w:t>
      </w:r>
      <w:r>
        <w:rPr>
          <w:sz w:val="24"/>
          <w:lang w:val="en-US"/>
        </w:rPr>
        <w:t>la</w:t>
      </w:r>
      <w:r>
        <w:rPr>
          <w:sz w:val="24"/>
        </w:rPr>
        <w:t xml:space="preserve"> </w:t>
      </w:r>
      <w:r>
        <w:rPr>
          <w:sz w:val="24"/>
          <w:lang w:val="en-US"/>
        </w:rPr>
        <w:t>suerte</w:t>
      </w:r>
      <w:r>
        <w:rPr>
          <w:sz w:val="24"/>
        </w:rPr>
        <w:t xml:space="preserve">; </w:t>
      </w:r>
      <w:r>
        <w:rPr>
          <w:sz w:val="24"/>
          <w:lang w:val="en-US"/>
        </w:rPr>
        <w:t>temer</w:t>
      </w:r>
      <w:r>
        <w:rPr>
          <w:sz w:val="24"/>
        </w:rPr>
        <w:t xml:space="preserve"> </w:t>
      </w:r>
      <w:r>
        <w:rPr>
          <w:sz w:val="24"/>
          <w:lang w:val="en-US"/>
        </w:rPr>
        <w:t>la</w:t>
      </w:r>
      <w:r>
        <w:rPr>
          <w:sz w:val="24"/>
        </w:rPr>
        <w:t xml:space="preserve"> </w:t>
      </w:r>
      <w:r>
        <w:rPr>
          <w:sz w:val="24"/>
          <w:lang w:val="en-US"/>
        </w:rPr>
        <w:t>verdad</w:t>
      </w:r>
      <w:r>
        <w:rPr>
          <w:sz w:val="24"/>
        </w:rPr>
        <w:t xml:space="preserve">, </w:t>
      </w:r>
      <w:r>
        <w:rPr>
          <w:sz w:val="24"/>
          <w:lang w:val="en-US"/>
        </w:rPr>
        <w:t>etc</w:t>
      </w:r>
      <w:r>
        <w:rPr>
          <w:sz w:val="24"/>
        </w:rPr>
        <w:t>. В разговорной и частично в книжной речи прослежи</w:t>
        <w:softHyphen/>
        <w:t xml:space="preserve">вается отчетливая тенденция к опущению предлога </w:t>
      </w:r>
      <w:r>
        <w:rPr>
          <w:b/>
          <w:sz w:val="24"/>
        </w:rPr>
        <w:t>а</w:t>
      </w:r>
      <w:r>
        <w:rPr>
          <w:sz w:val="24"/>
        </w:rPr>
        <w:t xml:space="preserve"> перед геогра</w:t>
        <w:softHyphen/>
        <w:t xml:space="preserve">фическими названиями. Поэтому фразы: Не </w:t>
      </w:r>
      <w:r>
        <w:rPr>
          <w:sz w:val="24"/>
          <w:lang w:val="en-US"/>
        </w:rPr>
        <w:t>visto</w:t>
      </w:r>
      <w:r>
        <w:rPr>
          <w:sz w:val="24"/>
        </w:rPr>
        <w:t xml:space="preserve"> </w:t>
      </w:r>
      <w:r>
        <w:rPr>
          <w:sz w:val="24"/>
          <w:lang w:val="en-US"/>
        </w:rPr>
        <w:t>M</w:t>
      </w:r>
      <w:r>
        <w:rPr>
          <w:sz w:val="24"/>
        </w:rPr>
        <w:t>á</w:t>
      </w:r>
      <w:r>
        <w:rPr>
          <w:sz w:val="24"/>
          <w:lang w:val="en-US"/>
        </w:rPr>
        <w:t>laga</w:t>
      </w:r>
      <w:r>
        <w:rPr>
          <w:sz w:val="24"/>
        </w:rPr>
        <w:t xml:space="preserve">, </w:t>
      </w:r>
      <w:r>
        <w:rPr>
          <w:sz w:val="24"/>
          <w:lang w:val="en-US"/>
        </w:rPr>
        <w:t>Deseo</w:t>
      </w:r>
      <w:r>
        <w:rPr>
          <w:sz w:val="24"/>
        </w:rPr>
        <w:t xml:space="preserve"> </w:t>
      </w:r>
      <w:r>
        <w:rPr>
          <w:sz w:val="24"/>
          <w:lang w:val="en-US"/>
        </w:rPr>
        <w:t>ver</w:t>
      </w:r>
      <w:r>
        <w:rPr>
          <w:sz w:val="24"/>
        </w:rPr>
        <w:t xml:space="preserve"> </w:t>
      </w:r>
      <w:r>
        <w:rPr>
          <w:sz w:val="24"/>
          <w:lang w:val="en-US"/>
        </w:rPr>
        <w:t>Zaragoza</w:t>
      </w:r>
      <w:r>
        <w:rPr>
          <w:sz w:val="24"/>
        </w:rPr>
        <w:t>, практически нормативны.</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В некоторых предложениях, чтобы избежать двусмысленности, приходится отклоняться от правил и то опускать предлог а перед прямым допол</w:t>
        <w:softHyphen/>
        <w:t>нением, то ставить его:</w:t>
      </w:r>
    </w:p>
    <w:p>
      <w:pPr>
        <w:pStyle w:val="Normal1"/>
        <w:spacing w:lineRule="auto" w:line="240"/>
        <w:ind w:firstLine="284" w:end="0"/>
        <w:rPr>
          <w:sz w:val="22"/>
          <w:lang w:val="en-US"/>
        </w:rPr>
      </w:pPr>
      <w:r>
        <w:rPr>
          <w:sz w:val="22"/>
          <w:lang w:val="en-US"/>
        </w:rPr>
        <w:t>Recemiende usted mi sobrino al administrador.</w:t>
      </w:r>
    </w:p>
    <w:p>
      <w:pPr>
        <w:pStyle w:val="Normal1"/>
        <w:spacing w:lineRule="auto" w:line="240"/>
        <w:ind w:firstLine="284" w:end="0"/>
        <w:rPr/>
      </w:pPr>
      <w:r>
        <w:rPr>
          <w:sz w:val="22"/>
        </w:rPr>
        <w:t xml:space="preserve">Вопреки правилам предлог </w:t>
      </w:r>
      <w:r>
        <w:rPr>
          <w:b/>
          <w:sz w:val="22"/>
        </w:rPr>
        <w:t>а</w:t>
      </w:r>
      <w:r>
        <w:rPr>
          <w:sz w:val="22"/>
        </w:rPr>
        <w:t xml:space="preserve"> опущен перед прямым дополнением </w:t>
      </w:r>
      <w:r>
        <w:rPr>
          <w:sz w:val="22"/>
          <w:lang w:val="en-US"/>
        </w:rPr>
        <w:t>mi</w:t>
      </w:r>
      <w:r>
        <w:rPr>
          <w:sz w:val="22"/>
        </w:rPr>
        <w:t xml:space="preserve"> </w:t>
      </w:r>
      <w:r>
        <w:rPr>
          <w:sz w:val="22"/>
          <w:lang w:val="en-US"/>
        </w:rPr>
        <w:t>sobrino</w:t>
      </w:r>
      <w:r>
        <w:rPr>
          <w:sz w:val="22"/>
        </w:rPr>
        <w:t>, потому что иначе могла возникнуть двусмысленность: то ли племянника нужно ре</w:t>
        <w:softHyphen/>
        <w:t>комендовать администратору, то ли наоборот.</w:t>
      </w:r>
    </w:p>
    <w:p>
      <w:pPr>
        <w:pStyle w:val="Normal1"/>
        <w:spacing w:lineRule="auto" w:line="240"/>
        <w:ind w:firstLine="284" w:end="0"/>
        <w:rPr/>
      </w:pPr>
      <w:r>
        <w:rPr>
          <w:sz w:val="22"/>
          <w:lang w:val="en-US"/>
        </w:rPr>
        <w:t xml:space="preserve">Prefiero Barcelona a Madrid. </w:t>
      </w:r>
      <w:r>
        <w:rPr>
          <w:sz w:val="22"/>
        </w:rPr>
        <w:t xml:space="preserve">Опущен предлог </w:t>
      </w:r>
      <w:r>
        <w:rPr>
          <w:b/>
          <w:sz w:val="22"/>
        </w:rPr>
        <w:t>а</w:t>
      </w:r>
      <w:r>
        <w:rPr>
          <w:sz w:val="22"/>
        </w:rPr>
        <w:t xml:space="preserve"> перед дополнением </w:t>
      </w:r>
      <w:r>
        <w:rPr>
          <w:sz w:val="22"/>
          <w:lang w:val="en-US"/>
        </w:rPr>
        <w:t>Barcelona</w:t>
      </w:r>
      <w:r>
        <w:rPr>
          <w:sz w:val="22"/>
        </w:rPr>
        <w:t>: в противном случае фразу можно было бы толковать двояко.</w:t>
      </w:r>
    </w:p>
    <w:p>
      <w:pPr>
        <w:pStyle w:val="Normal1"/>
        <w:spacing w:lineRule="auto" w:line="240"/>
        <w:ind w:firstLine="284" w:end="0"/>
        <w:rPr/>
      </w:pPr>
      <w:r>
        <w:rPr>
          <w:sz w:val="22"/>
          <w:lang w:val="en-US"/>
        </w:rPr>
        <w:t xml:space="preserve">El deseo ha vencido </w:t>
      </w:r>
      <w:r>
        <w:rPr>
          <w:b/>
          <w:bCs/>
          <w:sz w:val="22"/>
          <w:lang w:val="en-US"/>
        </w:rPr>
        <w:t>a</w:t>
      </w:r>
      <w:r>
        <w:rPr>
          <w:sz w:val="22"/>
          <w:lang w:val="en-US"/>
        </w:rPr>
        <w:t xml:space="preserve"> la pereza. </w:t>
      </w:r>
      <w:r>
        <w:rPr>
          <w:sz w:val="22"/>
        </w:rPr>
        <w:t>(</w:t>
      </w:r>
      <w:r>
        <w:rPr>
          <w:sz w:val="22"/>
          <w:lang w:val="en-US"/>
        </w:rPr>
        <w:t>M</w:t>
      </w:r>
      <w:r>
        <w:rPr>
          <w:sz w:val="22"/>
        </w:rPr>
        <w:t xml:space="preserve">. </w:t>
      </w:r>
      <w:r>
        <w:rPr>
          <w:sz w:val="22"/>
          <w:lang w:val="en-US"/>
        </w:rPr>
        <w:t>Moliner</w:t>
      </w:r>
      <w:r>
        <w:rPr>
          <w:sz w:val="22"/>
        </w:rPr>
        <w:t>) Предлог употреблен для того, что</w:t>
        <w:softHyphen/>
        <w:t>бы не спутать подлежащее с дополнением.</w:t>
      </w:r>
    </w:p>
    <w:p>
      <w:pPr>
        <w:pStyle w:val="Normal1"/>
        <w:spacing w:lineRule="auto" w:line="240"/>
        <w:ind w:firstLine="284" w:end="0"/>
        <w:rPr/>
      </w:pPr>
      <w:r>
        <w:rPr>
          <w:sz w:val="22"/>
          <w:lang w:val="en-US"/>
        </w:rPr>
        <w:t xml:space="preserve">Envío su hijo </w:t>
      </w:r>
      <w:r>
        <w:rPr>
          <w:b/>
          <w:bCs/>
          <w:sz w:val="22"/>
          <w:lang w:val="en-US"/>
        </w:rPr>
        <w:t>a</w:t>
      </w:r>
      <w:r>
        <w:rPr>
          <w:sz w:val="22"/>
          <w:lang w:val="en-US"/>
        </w:rPr>
        <w:t xml:space="preserve"> su padre. </w:t>
      </w:r>
      <w:r>
        <w:rPr>
          <w:sz w:val="22"/>
        </w:rPr>
        <w:t>(</w:t>
      </w:r>
      <w:r>
        <w:rPr>
          <w:sz w:val="22"/>
          <w:lang w:val="en-US"/>
        </w:rPr>
        <w:t>M</w:t>
      </w:r>
      <w:r>
        <w:rPr>
          <w:sz w:val="22"/>
        </w:rPr>
        <w:t xml:space="preserve">. </w:t>
      </w:r>
      <w:r>
        <w:rPr>
          <w:sz w:val="22"/>
          <w:lang w:val="en-US"/>
        </w:rPr>
        <w:t>Moliner</w:t>
      </w:r>
      <w:r>
        <w:rPr>
          <w:sz w:val="22"/>
        </w:rPr>
        <w:t xml:space="preserve">) Предлог опущен перед </w:t>
      </w:r>
      <w:r>
        <w:rPr>
          <w:sz w:val="22"/>
          <w:lang w:val="en-US"/>
        </w:rPr>
        <w:t>su</w:t>
      </w:r>
      <w:r>
        <w:rPr>
          <w:sz w:val="22"/>
        </w:rPr>
        <w:t xml:space="preserve"> </w:t>
      </w:r>
      <w:r>
        <w:rPr>
          <w:sz w:val="22"/>
          <w:lang w:val="en-US"/>
        </w:rPr>
        <w:t>hijo</w:t>
      </w:r>
      <w:r>
        <w:rPr>
          <w:sz w:val="22"/>
        </w:rPr>
        <w:t>, чтобы от</w:t>
        <w:softHyphen/>
        <w:t>личить прямое дополнение от косвенного.</w:t>
      </w:r>
    </w:p>
    <w:p>
      <w:pPr>
        <w:pStyle w:val="Normal1"/>
        <w:spacing w:lineRule="auto" w:line="240"/>
        <w:ind w:firstLine="284" w:end="0"/>
        <w:rPr>
          <w:sz w:val="24"/>
        </w:rPr>
      </w:pPr>
      <w:r>
        <w:rPr>
          <w:sz w:val="24"/>
        </w:rPr>
      </w:r>
    </w:p>
    <w:p>
      <w:pPr>
        <w:pStyle w:val="Normal1"/>
        <w:spacing w:lineRule="auto" w:line="240"/>
        <w:ind w:firstLine="284" w:end="0"/>
        <w:rPr/>
      </w:pPr>
      <w:r>
        <w:rPr>
          <w:sz w:val="24"/>
        </w:rPr>
        <w:t>б) Косвенные дополнения называют объекты, которые не испы</w:t>
        <w:softHyphen/>
        <w:t xml:space="preserve">тывают непосредственно на себе действие, выражаемое глаголом. Косвенные дополнения обычно употребляются с предлогами </w:t>
      </w:r>
      <w:r>
        <w:rPr>
          <w:b/>
          <w:sz w:val="24"/>
        </w:rPr>
        <w:t xml:space="preserve">а, </w:t>
      </w:r>
      <w:r>
        <w:rPr>
          <w:b/>
          <w:sz w:val="24"/>
          <w:lang w:val="en-US"/>
        </w:rPr>
        <w:t>para</w:t>
      </w:r>
      <w:r>
        <w:rPr>
          <w:sz w:val="24"/>
        </w:rPr>
        <w:t xml:space="preserve"> и др.:</w:t>
      </w:r>
    </w:p>
    <w:p>
      <w:pPr>
        <w:pStyle w:val="Normal1"/>
        <w:spacing w:lineRule="auto" w:line="240"/>
        <w:ind w:firstLine="284" w:end="0"/>
        <w:rPr>
          <w:sz w:val="24"/>
        </w:rPr>
      </w:pPr>
      <w:r>
        <w:rPr>
          <w:sz w:val="24"/>
        </w:rPr>
      </w:r>
    </w:p>
    <w:p>
      <w:pPr>
        <w:pStyle w:val="Normal1"/>
        <w:spacing w:lineRule="auto" w:line="240"/>
        <w:ind w:firstLine="709" w:end="0"/>
        <w:rPr/>
      </w:pPr>
      <w:r>
        <w:rPr>
          <w:sz w:val="24"/>
        </w:rPr>
        <w:t>Не</w:t>
      </w:r>
      <w:r>
        <w:rPr>
          <w:sz w:val="24"/>
          <w:lang w:val="en-US"/>
        </w:rPr>
        <w:t xml:space="preserve"> traído varios regalos a mis amigos. </w:t>
      </w:r>
    </w:p>
    <w:p>
      <w:pPr>
        <w:pStyle w:val="Normal1"/>
        <w:spacing w:lineRule="auto" w:line="240"/>
        <w:ind w:firstLine="709" w:end="0"/>
        <w:rPr>
          <w:sz w:val="24"/>
          <w:lang w:val="en-US"/>
        </w:rPr>
      </w:pPr>
      <w:r>
        <w:rPr>
          <w:sz w:val="24"/>
          <w:lang w:val="en-US"/>
        </w:rPr>
        <w:t>La madre hace todo para su hija.</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Прямые и косвенные дополнения могут быть выражены:</w:t>
      </w:r>
    </w:p>
    <w:p>
      <w:pPr>
        <w:pStyle w:val="Normal1"/>
        <w:spacing w:lineRule="auto" w:line="240"/>
        <w:ind w:firstLine="284" w:end="0"/>
        <w:rPr/>
      </w:pPr>
      <w:r>
        <w:rPr>
          <w:spacing w:val="20"/>
          <w:sz w:val="24"/>
        </w:rPr>
        <w:t>Существительным</w:t>
      </w:r>
      <w:r>
        <w:rPr>
          <w:spacing w:val="20"/>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709" w:end="0"/>
        <w:rPr/>
      </w:pPr>
      <w:r>
        <w:rPr>
          <w:sz w:val="24"/>
          <w:lang w:val="en-US"/>
        </w:rPr>
        <w:t xml:space="preserve">A la siguiente noche el sargento continuó </w:t>
      </w:r>
      <w:r>
        <w:rPr>
          <w:i/>
          <w:iCs/>
          <w:sz w:val="24"/>
          <w:lang w:val="en-US"/>
        </w:rPr>
        <w:t>la narracion</w:t>
      </w:r>
      <w:r>
        <w:rPr>
          <w:sz w:val="24"/>
          <w:lang w:val="en-US"/>
        </w:rPr>
        <w:t>.</w:t>
      </w:r>
    </w:p>
    <w:p>
      <w:pPr>
        <w:pStyle w:val="Normal1"/>
        <w:spacing w:lineRule="auto" w:line="240"/>
        <w:ind w:firstLine="709" w:end="0"/>
        <w:rPr/>
      </w:pPr>
      <w:r>
        <w:rPr>
          <w:sz w:val="24"/>
          <w:lang w:val="en-US"/>
        </w:rPr>
        <w:t xml:space="preserve">Al resplandor de un relámpago vi </w:t>
      </w:r>
      <w:r>
        <w:rPr>
          <w:i/>
          <w:iCs/>
          <w:sz w:val="24"/>
          <w:lang w:val="en-US"/>
        </w:rPr>
        <w:t>a un hombre</w:t>
      </w:r>
      <w:r>
        <w:rPr>
          <w:sz w:val="24"/>
          <w:lang w:val="en-US"/>
        </w:rPr>
        <w:t xml:space="preserve"> en el camino.</w:t>
      </w:r>
    </w:p>
    <w:p>
      <w:pPr>
        <w:pStyle w:val="Normal1"/>
        <w:spacing w:lineRule="auto" w:line="240"/>
        <w:ind w:firstLine="709" w:end="0"/>
        <w:rPr>
          <w:sz w:val="24"/>
          <w:lang w:val="en-US"/>
        </w:rPr>
      </w:pPr>
      <w:r>
        <w:rPr>
          <w:sz w:val="24"/>
          <w:lang w:val="en-US"/>
        </w:rPr>
        <w:t xml:space="preserve">Hicimos una visita </w:t>
      </w:r>
      <w:r>
        <w:rPr>
          <w:i/>
          <w:iCs/>
          <w:sz w:val="24"/>
          <w:lang w:val="en-US"/>
        </w:rPr>
        <w:t>al abogado.</w:t>
      </w:r>
    </w:p>
    <w:p>
      <w:pPr>
        <w:pStyle w:val="Normal1"/>
        <w:spacing w:lineRule="auto" w:line="240"/>
        <w:ind w:firstLine="709" w:end="0"/>
        <w:rPr/>
      </w:pPr>
      <w:r>
        <w:rPr>
          <w:sz w:val="24"/>
          <w:lang w:val="en-US"/>
        </w:rPr>
        <w:t>Eugenia ha entregado una</w:t>
      </w:r>
      <w:r>
        <w:rPr>
          <w:i/>
          <w:iCs/>
          <w:sz w:val="24"/>
          <w:lang w:val="en-US"/>
        </w:rPr>
        <w:t xml:space="preserve"> pluma a su maestro.</w:t>
      </w:r>
    </w:p>
    <w:p>
      <w:pPr>
        <w:pStyle w:val="Normal1"/>
        <w:spacing w:lineRule="auto" w:line="240"/>
        <w:ind w:firstLine="284" w:end="0"/>
        <w:rPr>
          <w:i/>
          <w:i/>
          <w:iCs/>
          <w:spacing w:val="20"/>
          <w:sz w:val="24"/>
          <w:lang w:val="en-US"/>
        </w:rPr>
      </w:pPr>
      <w:r>
        <w:rPr>
          <w:i/>
          <w:iCs/>
          <w:spacing w:val="20"/>
          <w:sz w:val="24"/>
          <w:lang w:val="en-US"/>
        </w:rPr>
      </w:r>
    </w:p>
    <w:p>
      <w:pPr>
        <w:pStyle w:val="Normal1"/>
        <w:spacing w:lineRule="auto" w:line="240"/>
        <w:ind w:firstLine="284" w:end="0"/>
        <w:rPr>
          <w:spacing w:val="20"/>
          <w:sz w:val="24"/>
        </w:rPr>
      </w:pPr>
      <w:r>
        <w:rPr>
          <w:spacing w:val="20"/>
          <w:sz w:val="24"/>
        </w:rPr>
        <w:t>Личным местоимением:</w:t>
      </w:r>
    </w:p>
    <w:p>
      <w:pPr>
        <w:pStyle w:val="Normal1"/>
        <w:spacing w:lineRule="auto" w:line="240"/>
        <w:ind w:firstLine="284" w:end="0"/>
        <w:rPr>
          <w:spacing w:val="20"/>
          <w:sz w:val="24"/>
        </w:rPr>
      </w:pPr>
      <w:r>
        <w:rPr>
          <w:spacing w:val="20"/>
          <w:sz w:val="24"/>
        </w:rPr>
      </w:r>
    </w:p>
    <w:p>
      <w:pPr>
        <w:pStyle w:val="Normal1"/>
        <w:spacing w:lineRule="auto" w:line="240"/>
        <w:ind w:firstLine="709" w:end="0"/>
        <w:rPr/>
      </w:pPr>
      <w:r>
        <w:rPr>
          <w:i/>
          <w:iCs/>
          <w:sz w:val="24"/>
          <w:lang w:val="en-US"/>
        </w:rPr>
        <w:t>Lo</w:t>
      </w:r>
      <w:r>
        <w:rPr>
          <w:sz w:val="24"/>
        </w:rPr>
        <w:t xml:space="preserve"> </w:t>
      </w:r>
      <w:r>
        <w:rPr>
          <w:sz w:val="24"/>
          <w:lang w:val="en-US"/>
        </w:rPr>
        <w:t>digo</w:t>
      </w:r>
      <w:r>
        <w:rPr>
          <w:sz w:val="24"/>
        </w:rPr>
        <w:t xml:space="preserve"> </w:t>
      </w:r>
      <w:r>
        <w:rPr>
          <w:sz w:val="24"/>
          <w:lang w:val="en-US"/>
        </w:rPr>
        <w:t>a</w:t>
      </w:r>
      <w:r>
        <w:rPr>
          <w:sz w:val="24"/>
        </w:rPr>
        <w:t xml:space="preserve"> </w:t>
      </w:r>
      <w:r>
        <w:rPr>
          <w:i/>
          <w:iCs/>
          <w:sz w:val="24"/>
          <w:lang w:val="en-US"/>
        </w:rPr>
        <w:t>usted</w:t>
      </w:r>
      <w:r>
        <w:rPr>
          <w:sz w:val="24"/>
        </w:rPr>
        <w:t>.</w:t>
      </w:r>
    </w:p>
    <w:p>
      <w:pPr>
        <w:pStyle w:val="Normal1"/>
        <w:spacing w:lineRule="auto" w:line="240"/>
        <w:ind w:firstLine="709" w:end="0"/>
        <w:rPr/>
      </w:pPr>
      <w:r>
        <w:rPr>
          <w:sz w:val="24"/>
          <w:lang w:val="en-US"/>
        </w:rPr>
        <w:t xml:space="preserve">Cada día puede </w:t>
      </w:r>
      <w:r>
        <w:rPr>
          <w:i/>
          <w:iCs/>
          <w:sz w:val="24"/>
          <w:lang w:val="en-US"/>
        </w:rPr>
        <w:t xml:space="preserve">vérseme </w:t>
      </w:r>
      <w:r>
        <w:rPr>
          <w:sz w:val="24"/>
          <w:lang w:val="en-US"/>
        </w:rPr>
        <w:t>aquí.</w:t>
      </w:r>
    </w:p>
    <w:p>
      <w:pPr>
        <w:pStyle w:val="Normal1"/>
        <w:spacing w:lineRule="auto" w:line="240"/>
        <w:ind w:firstLine="709" w:end="0"/>
        <w:rPr/>
      </w:pPr>
      <w:r>
        <w:rPr>
          <w:sz w:val="24"/>
          <w:lang w:val="en-US"/>
        </w:rPr>
        <w:t xml:space="preserve">Tantas charlas </w:t>
      </w:r>
      <w:r>
        <w:rPr>
          <w:i/>
          <w:iCs/>
          <w:sz w:val="24"/>
          <w:lang w:val="en-US"/>
        </w:rPr>
        <w:t>te</w:t>
      </w:r>
      <w:r>
        <w:rPr>
          <w:sz w:val="24"/>
          <w:lang w:val="en-US"/>
        </w:rPr>
        <w:t xml:space="preserve"> roban el tiempo. </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rPr>
        <w:t>Инфинитивом</w:t>
      </w:r>
      <w:r>
        <w:rPr>
          <w:spacing w:val="20"/>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z w:val="24"/>
          <w:lang w:val="en-US"/>
        </w:rPr>
        <w:t xml:space="preserve">Les pido </w:t>
      </w:r>
      <w:r>
        <w:rPr>
          <w:i/>
          <w:iCs/>
          <w:sz w:val="24"/>
          <w:lang w:val="en-US"/>
        </w:rPr>
        <w:t>hablar</w:t>
      </w:r>
      <w:r>
        <w:rPr>
          <w:sz w:val="24"/>
          <w:lang w:val="en-US"/>
        </w:rPr>
        <w:t xml:space="preserve"> más alto. </w:t>
      </w:r>
    </w:p>
    <w:p>
      <w:pPr>
        <w:pStyle w:val="Normal1"/>
        <w:spacing w:lineRule="auto" w:line="240"/>
        <w:ind w:firstLine="284" w:end="0"/>
        <w:rPr/>
      </w:pPr>
      <w:r>
        <w:rPr>
          <w:sz w:val="24"/>
          <w:lang w:val="en-US"/>
        </w:rPr>
        <w:t xml:space="preserve">Hemos determinado </w:t>
      </w:r>
      <w:r>
        <w:rPr>
          <w:i/>
          <w:iCs/>
          <w:sz w:val="24"/>
          <w:lang w:val="en-US"/>
        </w:rPr>
        <w:t>encontrarnos</w:t>
      </w:r>
      <w:r>
        <w:rPr>
          <w:sz w:val="24"/>
          <w:lang w:val="en-US"/>
        </w:rPr>
        <w:t>.</w:t>
      </w:r>
    </w:p>
    <w:p>
      <w:pPr>
        <w:pStyle w:val="Normal1"/>
        <w:spacing w:lineRule="auto" w:line="240"/>
        <w:ind w:firstLine="284" w:end="0"/>
        <w:rPr/>
      </w:pPr>
      <w:r>
        <w:rPr>
          <w:sz w:val="24"/>
          <w:lang w:val="en-US"/>
        </w:rPr>
        <w:t xml:space="preserve">Pienso </w:t>
      </w:r>
      <w:r>
        <w:rPr>
          <w:i/>
          <w:iCs/>
          <w:sz w:val="24"/>
          <w:lang w:val="en-US"/>
        </w:rPr>
        <w:t>en llegar</w:t>
      </w:r>
      <w:r>
        <w:rPr>
          <w:sz w:val="24"/>
          <w:lang w:val="en-US"/>
        </w:rPr>
        <w:t xml:space="preserve"> más pronto.</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rPr>
        <w:t>Придаточным</w:t>
      </w:r>
      <w:r>
        <w:rPr>
          <w:spacing w:val="20"/>
          <w:sz w:val="24"/>
          <w:lang w:val="en-US"/>
        </w:rPr>
        <w:t xml:space="preserve"> </w:t>
      </w:r>
      <w:r>
        <w:rPr>
          <w:spacing w:val="20"/>
          <w:sz w:val="24"/>
        </w:rPr>
        <w:t>предложением</w:t>
      </w:r>
      <w:r>
        <w:rPr>
          <w:spacing w:val="20"/>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709" w:end="0"/>
        <w:rPr/>
      </w:pPr>
      <w:r>
        <w:rPr>
          <w:sz w:val="24"/>
        </w:rPr>
        <w:t>Те</w:t>
      </w:r>
      <w:r>
        <w:rPr>
          <w:sz w:val="24"/>
          <w:lang w:val="en-US"/>
        </w:rPr>
        <w:t xml:space="preserve"> aseguro </w:t>
      </w:r>
      <w:r>
        <w:rPr>
          <w:i/>
          <w:iCs/>
          <w:sz w:val="24"/>
          <w:lang w:val="en-US"/>
        </w:rPr>
        <w:t>que Ana no sirve para tal papel</w:t>
      </w:r>
      <w:r>
        <w:rPr>
          <w:sz w:val="24"/>
          <w:lang w:val="en-US"/>
        </w:rPr>
        <w:t>.</w:t>
      </w:r>
    </w:p>
    <w:p>
      <w:pPr>
        <w:pStyle w:val="Normal1"/>
        <w:spacing w:lineRule="auto" w:line="240"/>
        <w:ind w:firstLine="709" w:end="0"/>
        <w:rPr/>
      </w:pPr>
      <w:r>
        <w:rPr>
          <w:sz w:val="24"/>
          <w:lang w:val="en-US"/>
        </w:rPr>
        <w:t xml:space="preserve">Felipe pregunta </w:t>
      </w:r>
      <w:r>
        <w:rPr>
          <w:i/>
          <w:iCs/>
          <w:sz w:val="24"/>
          <w:lang w:val="en-US"/>
        </w:rPr>
        <w:t>dónde vive el tío</w:t>
      </w:r>
      <w:r>
        <w:rPr>
          <w:sz w:val="24"/>
          <w:lang w:val="en-US"/>
        </w:rPr>
        <w:t>.</w:t>
      </w:r>
    </w:p>
    <w:p>
      <w:pPr>
        <w:pStyle w:val="Normal1"/>
        <w:spacing w:lineRule="auto" w:line="240"/>
        <w:ind w:firstLine="709" w:end="0"/>
        <w:rPr/>
      </w:pPr>
      <w:r>
        <w:rPr>
          <w:sz w:val="24"/>
          <w:lang w:val="en-US"/>
        </w:rPr>
        <w:t xml:space="preserve">El presidente de la asamblea da informes </w:t>
      </w:r>
      <w:r>
        <w:rPr>
          <w:i/>
          <w:iCs/>
          <w:sz w:val="24"/>
          <w:lang w:val="en-US"/>
        </w:rPr>
        <w:t>a los que están en la sala</w:t>
      </w:r>
      <w:r>
        <w:rPr>
          <w:sz w:val="24"/>
          <w:lang w:val="en-US"/>
        </w:rPr>
        <w:t>.</w:t>
      </w:r>
    </w:p>
    <w:p>
      <w:pPr>
        <w:pStyle w:val="FR4"/>
        <w:ind w:firstLine="709" w:end="0"/>
        <w:jc w:val="both"/>
        <w:rPr>
          <w:rFonts w:ascii="Times New Roman" w:hAnsi="Times New Roman" w:cs="Times New Roman"/>
          <w:sz w:val="24"/>
          <w:lang w:val="en-US"/>
        </w:rPr>
      </w:pPr>
      <w:r>
        <w:rPr>
          <w:rFonts w:cs="Times New Roman" w:ascii="Times New Roman" w:hAnsi="Times New Roman"/>
          <w:sz w:val="24"/>
          <w:lang w:val="en-US"/>
        </w:rPr>
      </w:r>
    </w:p>
    <w:p>
      <w:pPr>
        <w:pStyle w:val="FR4"/>
        <w:ind w:firstLine="284" w:end="0"/>
        <w:jc w:val="center"/>
        <w:rPr>
          <w:rFonts w:ascii="Times New Roman" w:hAnsi="Times New Roman" w:cs="Times New Roman"/>
          <w:i/>
          <w:i/>
          <w:sz w:val="24"/>
        </w:rPr>
      </w:pPr>
      <w:r>
        <w:rPr>
          <w:rFonts w:cs="Times New Roman" w:ascii="Times New Roman" w:hAnsi="Times New Roman"/>
          <w:i/>
          <w:sz w:val="24"/>
        </w:rPr>
        <w:t>4. Обстоятельство</w:t>
      </w:r>
    </w:p>
    <w:p>
      <w:pPr>
        <w:pStyle w:val="Normal1"/>
        <w:spacing w:lineRule="auto" w:line="240"/>
        <w:ind w:firstLine="284" w:end="0"/>
        <w:rPr>
          <w:rFonts w:ascii="Times New Roman" w:hAnsi="Times New Roman" w:cs="Times New Roman"/>
          <w:i/>
          <w:i/>
          <w:sz w:val="24"/>
        </w:rPr>
      </w:pPr>
      <w:r>
        <w:rPr>
          <w:rFonts w:cs="Times New Roman"/>
          <w:i/>
          <w:sz w:val="24"/>
        </w:rPr>
      </w:r>
    </w:p>
    <w:p>
      <w:pPr>
        <w:pStyle w:val="Normal1"/>
        <w:spacing w:lineRule="auto" w:line="240"/>
        <w:ind w:firstLine="284" w:end="0"/>
        <w:rPr>
          <w:sz w:val="24"/>
        </w:rPr>
      </w:pPr>
      <w:r>
        <w:rPr>
          <w:sz w:val="24"/>
        </w:rPr>
        <w:t>Обстоятельства выражают качественную характеристику дей</w:t>
        <w:softHyphen/>
        <w:t>ствия, состояния или признака. Так как обстоятельственные харак</w:t>
        <w:softHyphen/>
        <w:t>теристики очень разнообразны по значению, то среди обстоятельств выделяют ряд групп, а именно:</w:t>
      </w:r>
    </w:p>
    <w:p>
      <w:pPr>
        <w:pStyle w:val="Normal1"/>
        <w:spacing w:lineRule="auto" w:line="240"/>
        <w:ind w:firstLine="284" w:end="0"/>
        <w:rPr/>
      </w:pPr>
      <w:r>
        <w:rPr>
          <w:sz w:val="24"/>
        </w:rPr>
        <w:t xml:space="preserve">а) обстоятельства </w:t>
      </w:r>
      <w:r>
        <w:rPr>
          <w:spacing w:val="20"/>
          <w:sz w:val="24"/>
        </w:rPr>
        <w:t>времени</w:t>
      </w:r>
      <w:r>
        <w:rPr>
          <w:sz w:val="24"/>
        </w:rPr>
        <w:t>, дающие временную характерис</w:t>
        <w:softHyphen/>
        <w:t>тику действия:</w:t>
      </w:r>
    </w:p>
    <w:p>
      <w:pPr>
        <w:pStyle w:val="Normal1"/>
        <w:spacing w:lineRule="auto" w:line="240"/>
        <w:ind w:firstLine="284" w:end="0"/>
        <w:rPr>
          <w:sz w:val="24"/>
        </w:rPr>
      </w:pPr>
      <w:r>
        <w:rPr>
          <w:sz w:val="24"/>
        </w:rPr>
      </w:r>
    </w:p>
    <w:p>
      <w:pPr>
        <w:pStyle w:val="Normal1"/>
        <w:spacing w:lineRule="auto" w:line="240"/>
        <w:ind w:firstLine="709" w:end="0"/>
        <w:rPr/>
      </w:pPr>
      <w:r>
        <w:rPr>
          <w:i/>
          <w:iCs/>
          <w:sz w:val="24"/>
        </w:rPr>
        <w:t>Ма</w:t>
      </w:r>
      <w:r>
        <w:rPr>
          <w:i/>
          <w:iCs/>
          <w:sz w:val="24"/>
          <w:lang w:val="en-US"/>
        </w:rPr>
        <w:t>ñ</w:t>
      </w:r>
      <w:r>
        <w:rPr>
          <w:i/>
          <w:iCs/>
          <w:sz w:val="24"/>
        </w:rPr>
        <w:t>а</w:t>
      </w:r>
      <w:r>
        <w:rPr>
          <w:i/>
          <w:iCs/>
          <w:sz w:val="24"/>
          <w:lang w:val="en-US"/>
        </w:rPr>
        <w:t>n</w:t>
      </w:r>
      <w:r>
        <w:rPr>
          <w:i/>
          <w:iCs/>
          <w:sz w:val="24"/>
        </w:rPr>
        <w:t>а</w:t>
      </w:r>
      <w:r>
        <w:rPr>
          <w:sz w:val="24"/>
          <w:lang w:val="en-US"/>
        </w:rPr>
        <w:t xml:space="preserve"> volveremos. </w:t>
      </w:r>
    </w:p>
    <w:p>
      <w:pPr>
        <w:pStyle w:val="Normal1"/>
        <w:spacing w:lineRule="auto" w:line="240"/>
        <w:ind w:firstLine="709" w:end="0"/>
        <w:rPr/>
      </w:pPr>
      <w:r>
        <w:rPr>
          <w:i/>
          <w:iCs/>
          <w:sz w:val="24"/>
          <w:lang w:val="en-US"/>
        </w:rPr>
        <w:t>Media hora después</w:t>
      </w:r>
      <w:r>
        <w:rPr>
          <w:sz w:val="24"/>
          <w:lang w:val="en-US"/>
        </w:rPr>
        <w:t xml:space="preserve"> empezó el espectáculo.</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б) обстоятельства </w:t>
      </w:r>
      <w:r>
        <w:rPr>
          <w:spacing w:val="20"/>
          <w:sz w:val="24"/>
        </w:rPr>
        <w:t>места</w:t>
      </w:r>
      <w:r>
        <w:rPr>
          <w:sz w:val="24"/>
        </w:rPr>
        <w:t>, указывающие местоположение или обозначающие направление движения:</w:t>
      </w:r>
    </w:p>
    <w:p>
      <w:pPr>
        <w:pStyle w:val="Normal1"/>
        <w:spacing w:lineRule="auto" w:line="240"/>
        <w:ind w:firstLine="284" w:end="0"/>
        <w:rPr>
          <w:sz w:val="24"/>
        </w:rPr>
      </w:pPr>
      <w:r>
        <w:rPr>
          <w:sz w:val="24"/>
        </w:rPr>
      </w:r>
    </w:p>
    <w:p>
      <w:pPr>
        <w:pStyle w:val="Normal1"/>
        <w:spacing w:lineRule="auto" w:line="240"/>
        <w:ind w:firstLine="709" w:end="0"/>
        <w:rPr/>
      </w:pPr>
      <w:r>
        <w:rPr>
          <w:i/>
          <w:iCs/>
          <w:sz w:val="24"/>
          <w:lang w:val="en-US"/>
        </w:rPr>
        <w:t>Aquí se</w:t>
      </w:r>
      <w:r>
        <w:rPr>
          <w:sz w:val="24"/>
          <w:lang w:val="en-US"/>
        </w:rPr>
        <w:t xml:space="preserve"> construye el estadio.</w:t>
      </w:r>
    </w:p>
    <w:p>
      <w:pPr>
        <w:pStyle w:val="Normal1"/>
        <w:spacing w:lineRule="auto" w:line="240"/>
        <w:ind w:firstLine="709" w:end="0"/>
        <w:rPr/>
      </w:pPr>
      <w:r>
        <w:rPr>
          <w:i/>
          <w:iCs/>
          <w:sz w:val="24"/>
          <w:lang w:val="en-US"/>
        </w:rPr>
        <w:t>En Granada</w:t>
      </w:r>
      <w:r>
        <w:rPr>
          <w:sz w:val="24"/>
          <w:lang w:val="en-US"/>
        </w:rPr>
        <w:t xml:space="preserve"> hay muchas curiosidades.</w:t>
      </w:r>
    </w:p>
    <w:p>
      <w:pPr>
        <w:pStyle w:val="Normal1"/>
        <w:spacing w:lineRule="auto" w:line="240"/>
        <w:ind w:firstLine="709" w:end="0"/>
        <w:rPr/>
      </w:pPr>
      <w:r>
        <w:rPr>
          <w:sz w:val="24"/>
          <w:lang w:val="en-US"/>
        </w:rPr>
        <w:t xml:space="preserve">Al amanecer el batallón salió </w:t>
      </w:r>
      <w:r>
        <w:rPr>
          <w:i/>
          <w:iCs/>
          <w:sz w:val="24"/>
          <w:lang w:val="en-US"/>
        </w:rPr>
        <w:t>del pueblo</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в) обстоятельства </w:t>
      </w:r>
      <w:r>
        <w:rPr>
          <w:spacing w:val="20"/>
          <w:sz w:val="24"/>
        </w:rPr>
        <w:t>образа действия</w:t>
      </w:r>
      <w:r>
        <w:rPr>
          <w:sz w:val="24"/>
        </w:rPr>
        <w:t>, выражающие качество действия, состояния, признака или способ совершения действия:</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La actriz interpreta su papel </w:t>
      </w:r>
      <w:r>
        <w:rPr>
          <w:i/>
          <w:iCs/>
          <w:sz w:val="24"/>
          <w:lang w:val="en-US"/>
        </w:rPr>
        <w:t>muy mal.</w:t>
      </w:r>
      <w:r>
        <w:rPr>
          <w:sz w:val="24"/>
          <w:lang w:val="en-US"/>
        </w:rPr>
        <w:t xml:space="preserve"> </w:t>
      </w:r>
    </w:p>
    <w:p>
      <w:pPr>
        <w:pStyle w:val="Normal1"/>
        <w:spacing w:lineRule="auto" w:line="240"/>
        <w:ind w:firstLine="709" w:end="0"/>
        <w:rPr/>
      </w:pPr>
      <w:r>
        <w:rPr>
          <w:i/>
          <w:iCs/>
          <w:sz w:val="24"/>
          <w:lang w:val="en-US"/>
        </w:rPr>
        <w:t>De todo mi corazón</w:t>
      </w:r>
      <w:r>
        <w:rPr>
          <w:sz w:val="24"/>
          <w:lang w:val="en-US"/>
        </w:rPr>
        <w:t xml:space="preserve"> te propongo la ayuda.</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Среди обстоятельств образа действия иногда выделяют в особую группу обстоятельства </w:t>
      </w:r>
      <w:r>
        <w:rPr>
          <w:spacing w:val="20"/>
          <w:sz w:val="24"/>
        </w:rPr>
        <w:t>сравнения</w:t>
      </w:r>
      <w:r>
        <w:rPr>
          <w:sz w:val="24"/>
        </w:rPr>
        <w:t>, характеризующие действие посредством сравнения его с чем-либо:</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709" w:end="0"/>
        <w:jc w:val="both"/>
        <w:rPr/>
      </w:pPr>
      <w:r>
        <w:rPr>
          <w:rFonts w:cs="Times New Roman" w:ascii="Times New Roman" w:hAnsi="Times New Roman"/>
          <w:sz w:val="24"/>
          <w:lang w:val="en-US"/>
        </w:rPr>
        <w:t xml:space="preserve">María canta </w:t>
      </w:r>
      <w:r>
        <w:rPr>
          <w:rFonts w:cs="Times New Roman" w:ascii="Times New Roman" w:hAnsi="Times New Roman"/>
          <w:i/>
          <w:iCs/>
          <w:sz w:val="24"/>
          <w:lang w:val="en-US"/>
        </w:rPr>
        <w:t>como un ruiseñor</w:t>
      </w:r>
      <w:r>
        <w:rPr>
          <w:rFonts w:cs="Times New Roman" w:ascii="Times New Roman" w:hAnsi="Times New Roman"/>
          <w:sz w:val="24"/>
          <w:lang w:val="en-US"/>
        </w:rPr>
        <w:t>.</w:t>
      </w:r>
    </w:p>
    <w:p>
      <w:pPr>
        <w:pStyle w:val="Normal1"/>
        <w:spacing w:lineRule="auto" w:line="240"/>
        <w:ind w:firstLine="284" w:end="0"/>
        <w:rPr>
          <w:rFonts w:ascii="Times New Roman" w:hAnsi="Times New Roman" w:cs="Times New Roman"/>
          <w:sz w:val="24"/>
          <w:lang w:val="en-US"/>
        </w:rPr>
      </w:pPr>
      <w:r>
        <w:rPr>
          <w:rFonts w:cs="Times New Roman"/>
          <w:sz w:val="24"/>
          <w:lang w:val="en-US"/>
        </w:rPr>
      </w:r>
    </w:p>
    <w:p>
      <w:pPr>
        <w:pStyle w:val="Normal1"/>
        <w:spacing w:lineRule="auto" w:line="240"/>
        <w:ind w:firstLine="284" w:end="0"/>
        <w:rPr>
          <w:sz w:val="24"/>
        </w:rPr>
      </w:pPr>
      <w:r>
        <w:rPr>
          <w:sz w:val="24"/>
        </w:rPr>
        <w:t>г) обстоятельства причины, указывающие на причину воз</w:t>
        <w:softHyphen/>
        <w:t>никновения действия или признака:</w:t>
      </w:r>
    </w:p>
    <w:p>
      <w:pPr>
        <w:pStyle w:val="Normal1"/>
        <w:spacing w:lineRule="auto" w:line="240"/>
        <w:ind w:firstLine="284" w:end="0"/>
        <w:rPr>
          <w:sz w:val="24"/>
        </w:rPr>
      </w:pPr>
      <w:r>
        <w:rPr>
          <w:sz w:val="24"/>
        </w:rPr>
      </w:r>
    </w:p>
    <w:p>
      <w:pPr>
        <w:pStyle w:val="Normal1"/>
        <w:spacing w:lineRule="auto" w:line="240"/>
        <w:ind w:firstLine="709" w:end="0"/>
        <w:rPr/>
      </w:pPr>
      <w:r>
        <w:rPr>
          <w:i/>
          <w:iCs/>
          <w:sz w:val="24"/>
          <w:lang w:val="en-US"/>
        </w:rPr>
        <w:t>Con motivo de su cumpleaños</w:t>
      </w:r>
      <w:r>
        <w:rPr>
          <w:sz w:val="24"/>
          <w:lang w:val="en-US"/>
        </w:rPr>
        <w:t xml:space="preserve"> Ie condecoraron. </w:t>
      </w:r>
    </w:p>
    <w:p>
      <w:pPr>
        <w:pStyle w:val="Normal1"/>
        <w:spacing w:lineRule="auto" w:line="240"/>
        <w:ind w:firstLine="709" w:end="0"/>
        <w:rPr/>
      </w:pPr>
      <w:r>
        <w:rPr>
          <w:i/>
          <w:iCs/>
          <w:sz w:val="24"/>
          <w:lang w:val="en-US"/>
        </w:rPr>
        <w:t>Sintiendo gran alegría</w:t>
      </w:r>
      <w:r>
        <w:rPr>
          <w:sz w:val="24"/>
          <w:lang w:val="en-US"/>
        </w:rPr>
        <w:t xml:space="preserve"> no pudo hablar indiferentemente.</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д) обстоятельства </w:t>
      </w:r>
      <w:r>
        <w:rPr>
          <w:spacing w:val="20"/>
          <w:sz w:val="24"/>
        </w:rPr>
        <w:t>цели</w:t>
      </w:r>
      <w:r>
        <w:rPr>
          <w:sz w:val="24"/>
        </w:rPr>
        <w:t>, указывающие цель производимого действия:</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Entreguemos todas nuestras fuerzas a la patria para </w:t>
      </w:r>
      <w:r>
        <w:rPr>
          <w:i/>
          <w:iCs/>
          <w:sz w:val="24"/>
          <w:lang w:val="en-US"/>
        </w:rPr>
        <w:t>la victoria decisiva de nuestra causa</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e</w:t>
      </w:r>
      <w:r>
        <w:rPr>
          <w:sz w:val="24"/>
        </w:rPr>
        <w:t xml:space="preserve">) обстоятельства </w:t>
      </w:r>
      <w:r>
        <w:rPr>
          <w:spacing w:val="20"/>
          <w:sz w:val="24"/>
        </w:rPr>
        <w:t>условия</w:t>
      </w:r>
      <w:r>
        <w:rPr>
          <w:sz w:val="24"/>
        </w:rPr>
        <w:t>, выражающие условие совершения действия:</w:t>
      </w:r>
    </w:p>
    <w:p>
      <w:pPr>
        <w:pStyle w:val="Normal1"/>
        <w:spacing w:lineRule="auto" w:line="240"/>
        <w:ind w:firstLine="284" w:end="0"/>
        <w:rPr>
          <w:sz w:val="24"/>
        </w:rPr>
      </w:pPr>
      <w:r>
        <w:rPr>
          <w:sz w:val="24"/>
        </w:rPr>
      </w:r>
    </w:p>
    <w:p>
      <w:pPr>
        <w:pStyle w:val="Normal1"/>
        <w:spacing w:lineRule="auto" w:line="240"/>
        <w:ind w:firstLine="709" w:end="0"/>
        <w:rPr/>
      </w:pPr>
      <w:r>
        <w:rPr>
          <w:i/>
          <w:iCs/>
          <w:sz w:val="24"/>
          <w:lang w:val="en-US"/>
        </w:rPr>
        <w:t>En caso de ataque</w:t>
      </w:r>
      <w:r>
        <w:rPr>
          <w:sz w:val="24"/>
          <w:lang w:val="en-US"/>
        </w:rPr>
        <w:t xml:space="preserve"> los soldados lucharán hasta la última bala.</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В функции перечисленных обстоятельств могут выступать:</w:t>
      </w:r>
    </w:p>
    <w:p>
      <w:pPr>
        <w:pStyle w:val="Normal1"/>
        <w:spacing w:lineRule="auto" w:line="240"/>
        <w:ind w:firstLine="284" w:end="0"/>
        <w:rPr>
          <w:spacing w:val="20"/>
          <w:sz w:val="24"/>
        </w:rPr>
      </w:pPr>
      <w:r>
        <w:rPr>
          <w:spacing w:val="20"/>
          <w:sz w:val="24"/>
        </w:rPr>
        <w:t>Наречия и наречные обороты:</w:t>
      </w:r>
    </w:p>
    <w:p>
      <w:pPr>
        <w:pStyle w:val="Normal1"/>
        <w:spacing w:lineRule="auto" w:line="240"/>
        <w:ind w:firstLine="284" w:end="0"/>
        <w:rPr>
          <w:spacing w:val="20"/>
          <w:sz w:val="24"/>
        </w:rPr>
      </w:pPr>
      <w:r>
        <w:rPr>
          <w:spacing w:val="20"/>
          <w:sz w:val="24"/>
        </w:rPr>
      </w:r>
    </w:p>
    <w:p>
      <w:pPr>
        <w:pStyle w:val="Normal1"/>
        <w:spacing w:lineRule="auto" w:line="240"/>
        <w:ind w:firstLine="709" w:end="0"/>
        <w:rPr/>
      </w:pPr>
      <w:r>
        <w:rPr>
          <w:sz w:val="24"/>
          <w:lang w:val="en-US"/>
        </w:rPr>
        <w:t xml:space="preserve">Los estudiantes adelantan </w:t>
      </w:r>
      <w:r>
        <w:rPr>
          <w:i/>
          <w:iCs/>
          <w:sz w:val="24"/>
          <w:lang w:val="en-US"/>
        </w:rPr>
        <w:t>mucho</w:t>
      </w:r>
      <w:r>
        <w:rPr>
          <w:sz w:val="24"/>
          <w:lang w:val="en-US"/>
        </w:rPr>
        <w:t xml:space="preserve"> en matemáticas. </w:t>
      </w:r>
    </w:p>
    <w:p>
      <w:pPr>
        <w:pStyle w:val="Normal1"/>
        <w:spacing w:lineRule="auto" w:line="240"/>
        <w:ind w:firstLine="709" w:end="0"/>
        <w:rPr/>
      </w:pPr>
      <w:r>
        <w:rPr>
          <w:sz w:val="24"/>
          <w:lang w:val="en-US"/>
        </w:rPr>
        <w:t xml:space="preserve">Todo lo haces </w:t>
      </w:r>
      <w:r>
        <w:rPr>
          <w:i/>
          <w:iCs/>
          <w:sz w:val="24"/>
          <w:lang w:val="en-US"/>
        </w:rPr>
        <w:t>a tontas</w:t>
      </w:r>
      <w:r>
        <w:rPr>
          <w:sz w:val="24"/>
          <w:lang w:val="en-US"/>
        </w:rPr>
        <w:t xml:space="preserve"> </w:t>
      </w:r>
      <w:r>
        <w:rPr>
          <w:i/>
          <w:iCs/>
          <w:sz w:val="24"/>
        </w:rPr>
        <w:t>у</w:t>
      </w:r>
      <w:r>
        <w:rPr>
          <w:i/>
          <w:iCs/>
          <w:sz w:val="24"/>
          <w:lang w:val="en-US"/>
        </w:rPr>
        <w:t xml:space="preserve"> a locas</w:t>
      </w:r>
      <w:r>
        <w:rPr>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spacing w:val="20"/>
          <w:sz w:val="24"/>
        </w:rPr>
      </w:pPr>
      <w:r>
        <w:rPr>
          <w:spacing w:val="20"/>
          <w:sz w:val="24"/>
        </w:rPr>
        <w:t>Существительные с предлогом:</w:t>
      </w:r>
    </w:p>
    <w:p>
      <w:pPr>
        <w:pStyle w:val="Normal1"/>
        <w:spacing w:lineRule="auto" w:line="240"/>
        <w:ind w:firstLine="284" w:end="0"/>
        <w:rPr>
          <w:spacing w:val="20"/>
          <w:sz w:val="24"/>
        </w:rPr>
      </w:pPr>
      <w:r>
        <w:rPr>
          <w:spacing w:val="20"/>
          <w:sz w:val="24"/>
        </w:rPr>
      </w:r>
    </w:p>
    <w:p>
      <w:pPr>
        <w:pStyle w:val="Normal1"/>
        <w:spacing w:lineRule="auto" w:line="240"/>
        <w:ind w:firstLine="709" w:end="0"/>
        <w:rPr/>
      </w:pPr>
      <w:r>
        <w:rPr>
          <w:sz w:val="24"/>
          <w:lang w:val="en-US"/>
        </w:rPr>
        <w:t xml:space="preserve">Vivimos </w:t>
      </w:r>
      <w:r>
        <w:rPr>
          <w:i/>
          <w:iCs/>
          <w:sz w:val="24"/>
          <w:lang w:val="en-US"/>
        </w:rPr>
        <w:t>en Moscú</w:t>
      </w:r>
      <w:r>
        <w:rPr>
          <w:sz w:val="24"/>
          <w:lang w:val="en-US"/>
        </w:rPr>
        <w:t xml:space="preserve">. </w:t>
      </w:r>
    </w:p>
    <w:p>
      <w:pPr>
        <w:pStyle w:val="Normal1"/>
        <w:spacing w:lineRule="auto" w:line="240"/>
        <w:ind w:firstLine="709" w:end="0"/>
        <w:rPr/>
      </w:pPr>
      <w:r>
        <w:rPr>
          <w:sz w:val="24"/>
          <w:lang w:val="en-US"/>
        </w:rPr>
        <w:t xml:space="preserve">Los niños fueron </w:t>
      </w:r>
      <w:r>
        <w:rPr>
          <w:i/>
          <w:iCs/>
          <w:sz w:val="24"/>
          <w:lang w:val="en-US"/>
        </w:rPr>
        <w:t>al circo consus padres</w:t>
      </w:r>
      <w:r>
        <w:rPr>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rPr>
        <w:t>Неличные формы глаголов</w:t>
      </w:r>
      <w:r>
        <w:rPr>
          <w:sz w:val="24"/>
        </w:rPr>
        <w:t xml:space="preserve"> как самостоятельно, так и в различного вида конструкциях:</w:t>
      </w:r>
    </w:p>
    <w:p>
      <w:pPr>
        <w:pStyle w:val="Normal1"/>
        <w:spacing w:lineRule="auto" w:line="240"/>
        <w:ind w:firstLine="284" w:end="0"/>
        <w:rPr>
          <w:sz w:val="24"/>
        </w:rPr>
      </w:pPr>
      <w:r>
        <w:rPr>
          <w:sz w:val="24"/>
        </w:rPr>
      </w:r>
    </w:p>
    <w:p>
      <w:pPr>
        <w:pStyle w:val="Normal1"/>
        <w:spacing w:lineRule="auto" w:line="240"/>
        <w:ind w:firstLine="709" w:end="0"/>
        <w:rPr/>
      </w:pPr>
      <w:r>
        <w:rPr>
          <w:i/>
          <w:iCs/>
          <w:sz w:val="24"/>
          <w:lang w:val="en-US"/>
        </w:rPr>
        <w:t>Antes de cenar</w:t>
      </w:r>
      <w:r>
        <w:rPr>
          <w:sz w:val="24"/>
          <w:lang w:val="en-US"/>
        </w:rPr>
        <w:t>, fuimos a la tienda.</w:t>
      </w:r>
    </w:p>
    <w:p>
      <w:pPr>
        <w:pStyle w:val="Normal1"/>
        <w:spacing w:lineRule="auto" w:line="240"/>
        <w:ind w:firstLine="709" w:end="0"/>
        <w:rPr/>
      </w:pPr>
      <w:r>
        <w:rPr>
          <w:i/>
          <w:iCs/>
          <w:sz w:val="24"/>
          <w:lang w:val="en-US"/>
        </w:rPr>
        <w:t>Pensando mucho</w:t>
      </w:r>
      <w:r>
        <w:rPr>
          <w:sz w:val="24"/>
          <w:lang w:val="en-US"/>
        </w:rPr>
        <w:t>, podemos resolver el problema.</w:t>
      </w:r>
    </w:p>
    <w:p>
      <w:pPr>
        <w:pStyle w:val="Normal1"/>
        <w:spacing w:lineRule="auto" w:line="240"/>
        <w:ind w:firstLine="709" w:end="0"/>
        <w:rPr/>
      </w:pPr>
      <w:r>
        <w:rPr>
          <w:i/>
          <w:iCs/>
          <w:sz w:val="24"/>
          <w:lang w:val="en-US"/>
        </w:rPr>
        <w:t>Recibido el tetegrama</w:t>
      </w:r>
      <w:r>
        <w:rPr>
          <w:sz w:val="24"/>
          <w:lang w:val="en-US"/>
        </w:rPr>
        <w:t>, te has tranquilizado.</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rPr>
        <w:t>Придаточные</w:t>
      </w:r>
      <w:r>
        <w:rPr>
          <w:spacing w:val="20"/>
          <w:sz w:val="24"/>
          <w:lang w:val="en-US"/>
        </w:rPr>
        <w:t xml:space="preserve"> </w:t>
      </w:r>
      <w:r>
        <w:rPr>
          <w:spacing w:val="20"/>
          <w:sz w:val="24"/>
        </w:rPr>
        <w:t>предложения</w:t>
      </w:r>
      <w:r>
        <w:rPr>
          <w:spacing w:val="20"/>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709" w:end="0"/>
        <w:rPr/>
      </w:pPr>
      <w:r>
        <w:rPr>
          <w:sz w:val="24"/>
          <w:lang w:val="en-US"/>
        </w:rPr>
        <w:t xml:space="preserve">La pareja estaba paseando </w:t>
      </w:r>
      <w:r>
        <w:rPr>
          <w:i/>
          <w:iCs/>
          <w:sz w:val="24"/>
          <w:lang w:val="en-US"/>
        </w:rPr>
        <w:t>por donde le gustaba</w:t>
      </w:r>
      <w:r>
        <w:rPr>
          <w:sz w:val="24"/>
          <w:lang w:val="en-US"/>
        </w:rPr>
        <w:t xml:space="preserve">. </w:t>
      </w:r>
    </w:p>
    <w:p>
      <w:pPr>
        <w:pStyle w:val="Normal1"/>
        <w:spacing w:lineRule="auto" w:line="240"/>
        <w:ind w:firstLine="709" w:end="0"/>
        <w:rPr/>
      </w:pPr>
      <w:r>
        <w:rPr>
          <w:sz w:val="24"/>
          <w:lang w:val="en-US"/>
        </w:rPr>
        <w:t xml:space="preserve">Lo hizo </w:t>
      </w:r>
      <w:r>
        <w:rPr>
          <w:i/>
          <w:iCs/>
          <w:sz w:val="24"/>
          <w:lang w:val="en-US"/>
        </w:rPr>
        <w:t>según lo había prometido</w:t>
      </w:r>
      <w:r>
        <w:rPr>
          <w:sz w:val="24"/>
          <w:lang w:val="en-US"/>
        </w:rPr>
        <w:t xml:space="preserve">. </w:t>
      </w:r>
    </w:p>
    <w:p>
      <w:pPr>
        <w:pStyle w:val="Normal1"/>
        <w:spacing w:lineRule="auto" w:line="240"/>
        <w:ind w:firstLine="709" w:end="0"/>
        <w:rPr/>
      </w:pPr>
      <w:r>
        <w:rPr>
          <w:i/>
          <w:iCs/>
          <w:sz w:val="24"/>
          <w:lang w:val="en-US"/>
        </w:rPr>
        <w:t>Antes que te cases</w:t>
      </w:r>
      <w:r>
        <w:rPr>
          <w:sz w:val="24"/>
          <w:lang w:val="en-US"/>
        </w:rPr>
        <w:t>, mira lo que haces.</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sz w:val="24"/>
        </w:rPr>
      </w:pPr>
      <w:r>
        <w:rPr>
          <w:i/>
          <w:sz w:val="24"/>
        </w:rPr>
        <w:t>5. Определение</w:t>
      </w:r>
    </w:p>
    <w:p>
      <w:pPr>
        <w:pStyle w:val="Normal1"/>
        <w:spacing w:lineRule="auto" w:line="240"/>
        <w:ind w:firstLine="284" w:end="0"/>
        <w:rPr>
          <w:i/>
          <w:i/>
          <w:sz w:val="24"/>
        </w:rPr>
      </w:pPr>
      <w:r>
        <w:rPr>
          <w:i/>
          <w:sz w:val="24"/>
        </w:rPr>
      </w:r>
    </w:p>
    <w:p>
      <w:pPr>
        <w:pStyle w:val="Normal1"/>
        <w:spacing w:lineRule="auto" w:line="240"/>
        <w:ind w:firstLine="284" w:end="0"/>
        <w:rPr>
          <w:sz w:val="24"/>
        </w:rPr>
      </w:pPr>
      <w:r>
        <w:rPr>
          <w:sz w:val="24"/>
        </w:rPr>
        <w:t>Определения характеризуют называемые предметы со стороны их качества, признака или свойства. Определения могут относиться:</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 xml:space="preserve"> </w:t>
      </w:r>
      <w:r>
        <w:rPr>
          <w:sz w:val="24"/>
        </w:rPr>
        <w:t>а) к существительному:</w:t>
      </w:r>
    </w:p>
    <w:p>
      <w:pPr>
        <w:pStyle w:val="Normal1"/>
        <w:spacing w:lineRule="auto" w:line="240"/>
        <w:ind w:firstLine="284" w:end="0"/>
        <w:rPr>
          <w:sz w:val="24"/>
        </w:rPr>
      </w:pPr>
      <w:r>
        <w:rPr>
          <w:sz w:val="24"/>
        </w:rPr>
        <w:t xml:space="preserve"> </w:t>
      </w:r>
    </w:p>
    <w:p>
      <w:pPr>
        <w:pStyle w:val="Normal1"/>
        <w:spacing w:lineRule="auto" w:line="240"/>
        <w:ind w:firstLine="284" w:end="0"/>
        <w:rPr/>
      </w:pPr>
      <w:r>
        <w:rPr>
          <w:sz w:val="24"/>
        </w:rPr>
        <w:t xml:space="preserve">       </w:t>
      </w:r>
      <w:r>
        <w:rPr>
          <w:sz w:val="24"/>
          <w:lang w:val="en-US"/>
        </w:rPr>
        <w:t xml:space="preserve">Las </w:t>
      </w:r>
      <w:r>
        <w:rPr>
          <w:i/>
          <w:iCs/>
          <w:sz w:val="24"/>
          <w:lang w:val="en-US"/>
        </w:rPr>
        <w:t>brillantes</w:t>
      </w:r>
      <w:r>
        <w:rPr>
          <w:sz w:val="24"/>
          <w:lang w:val="en-US"/>
        </w:rPr>
        <w:t xml:space="preserve"> </w:t>
      </w:r>
      <w:r>
        <w:rPr>
          <w:b/>
          <w:bCs/>
          <w:sz w:val="24"/>
          <w:lang w:val="en-US"/>
        </w:rPr>
        <w:t>estrellas</w:t>
      </w:r>
      <w:r>
        <w:rPr>
          <w:sz w:val="24"/>
          <w:lang w:val="en-US"/>
        </w:rPr>
        <w:t xml:space="preserve"> alumbran la </w:t>
      </w:r>
      <w:r>
        <w:rPr>
          <w:b/>
          <w:bCs/>
          <w:sz w:val="24"/>
          <w:lang w:val="en-US"/>
        </w:rPr>
        <w:t>noche</w:t>
      </w:r>
      <w:r>
        <w:rPr>
          <w:sz w:val="24"/>
          <w:lang w:val="en-US"/>
        </w:rPr>
        <w:t xml:space="preserve"> </w:t>
      </w:r>
      <w:r>
        <w:rPr>
          <w:i/>
          <w:iCs/>
          <w:sz w:val="24"/>
          <w:lang w:val="en-US"/>
        </w:rPr>
        <w:t>oscura</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б) к  </w:t>
      </w:r>
      <w:r>
        <w:rPr>
          <w:spacing w:val="20"/>
          <w:sz w:val="24"/>
        </w:rPr>
        <w:t>местоимению</w:t>
      </w:r>
      <w:r>
        <w:rPr>
          <w:sz w:val="24"/>
        </w:rPr>
        <w:t>:</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Reláteme </w:t>
      </w:r>
      <w:r>
        <w:rPr>
          <w:b/>
          <w:bCs/>
          <w:sz w:val="24"/>
          <w:lang w:val="en-US"/>
        </w:rPr>
        <w:t>algo</w:t>
      </w:r>
      <w:r>
        <w:rPr>
          <w:sz w:val="24"/>
          <w:lang w:val="en-US"/>
        </w:rPr>
        <w:t xml:space="preserve"> </w:t>
      </w:r>
      <w:r>
        <w:rPr>
          <w:i/>
          <w:iCs/>
          <w:sz w:val="24"/>
          <w:lang w:val="en-US"/>
        </w:rPr>
        <w:t>interesante</w:t>
      </w:r>
      <w:r>
        <w:rPr>
          <w:sz w:val="24"/>
          <w:lang w:val="en-US"/>
        </w:rPr>
        <w:t xml:space="preserve">. </w:t>
      </w:r>
    </w:p>
    <w:p>
      <w:pPr>
        <w:pStyle w:val="Normal1"/>
        <w:spacing w:lineRule="auto" w:line="240"/>
        <w:ind w:firstLine="709" w:end="0"/>
        <w:rPr/>
      </w:pPr>
      <w:r>
        <w:rPr>
          <w:sz w:val="24"/>
          <w:lang w:val="en-US"/>
        </w:rPr>
        <w:t xml:space="preserve">Aquí no hay </w:t>
      </w:r>
      <w:r>
        <w:rPr>
          <w:b/>
          <w:bCs/>
          <w:sz w:val="24"/>
          <w:lang w:val="en-US"/>
        </w:rPr>
        <w:t>nada</w:t>
      </w:r>
      <w:r>
        <w:rPr>
          <w:sz w:val="24"/>
          <w:lang w:val="en-US"/>
        </w:rPr>
        <w:t xml:space="preserve"> </w:t>
      </w:r>
      <w:r>
        <w:rPr>
          <w:i/>
          <w:iCs/>
          <w:sz w:val="24"/>
          <w:lang w:val="en-US"/>
        </w:rPr>
        <w:t>bueno</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в) к </w:t>
      </w:r>
      <w:r>
        <w:rPr>
          <w:spacing w:val="20"/>
          <w:sz w:val="24"/>
        </w:rPr>
        <w:t>количественному числительному:</w:t>
      </w:r>
    </w:p>
    <w:p>
      <w:pPr>
        <w:pStyle w:val="Normal1"/>
        <w:spacing w:lineRule="auto" w:line="240"/>
        <w:ind w:firstLine="284" w:end="0"/>
        <w:rPr>
          <w:spacing w:val="20"/>
          <w:sz w:val="24"/>
        </w:rPr>
      </w:pPr>
      <w:r>
        <w:rPr>
          <w:spacing w:val="20"/>
          <w:sz w:val="24"/>
        </w:rPr>
      </w:r>
    </w:p>
    <w:p>
      <w:pPr>
        <w:pStyle w:val="Normal1"/>
        <w:spacing w:lineRule="auto" w:line="240"/>
        <w:ind w:firstLine="709" w:end="0"/>
        <w:rPr/>
      </w:pPr>
      <w:r>
        <w:rPr>
          <w:b/>
          <w:bCs/>
          <w:sz w:val="24"/>
          <w:lang w:val="en-US"/>
        </w:rPr>
        <w:t>Hay</w:t>
      </w:r>
      <w:r>
        <w:rPr>
          <w:sz w:val="24"/>
          <w:lang w:val="en-US"/>
        </w:rPr>
        <w:t xml:space="preserve"> cinco peras sobre la mesa: </w:t>
      </w:r>
      <w:r>
        <w:rPr>
          <w:b/>
          <w:bCs/>
          <w:sz w:val="24"/>
          <w:lang w:val="en-US"/>
        </w:rPr>
        <w:t>tres</w:t>
      </w:r>
      <w:r>
        <w:rPr>
          <w:sz w:val="24"/>
          <w:lang w:val="en-US"/>
        </w:rPr>
        <w:t xml:space="preserve"> </w:t>
      </w:r>
      <w:r>
        <w:rPr>
          <w:i/>
          <w:iCs/>
          <w:sz w:val="24"/>
          <w:lang w:val="en-US"/>
        </w:rPr>
        <w:t>buenas</w:t>
      </w:r>
      <w:r>
        <w:rPr>
          <w:sz w:val="24"/>
          <w:lang w:val="en-US"/>
        </w:rPr>
        <w:t xml:space="preserve"> </w:t>
      </w:r>
      <w:r>
        <w:rPr>
          <w:sz w:val="24"/>
        </w:rPr>
        <w:t>у</w:t>
      </w:r>
      <w:r>
        <w:rPr>
          <w:sz w:val="24"/>
          <w:lang w:val="en-US"/>
        </w:rPr>
        <w:t xml:space="preserve"> </w:t>
      </w:r>
      <w:r>
        <w:rPr>
          <w:b/>
          <w:bCs/>
          <w:sz w:val="24"/>
          <w:lang w:val="en-US"/>
        </w:rPr>
        <w:t>dos</w:t>
      </w:r>
      <w:r>
        <w:rPr>
          <w:sz w:val="24"/>
          <w:lang w:val="en-US"/>
        </w:rPr>
        <w:t xml:space="preserve"> </w:t>
      </w:r>
      <w:r>
        <w:rPr>
          <w:i/>
          <w:iCs/>
          <w:sz w:val="24"/>
          <w:lang w:val="en-US"/>
        </w:rPr>
        <w:t>podridas</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г) к любому субстантивированному слову:</w:t>
      </w:r>
    </w:p>
    <w:p>
      <w:pPr>
        <w:pStyle w:val="Normal1"/>
        <w:spacing w:lineRule="auto" w:line="240"/>
        <w:ind w:firstLine="284" w:end="0"/>
        <w:rPr>
          <w:sz w:val="24"/>
        </w:rPr>
      </w:pPr>
      <w:r>
        <w:rPr>
          <w:sz w:val="24"/>
        </w:rPr>
      </w:r>
    </w:p>
    <w:p>
      <w:pPr>
        <w:pStyle w:val="Normal1"/>
        <w:spacing w:lineRule="auto" w:line="240"/>
        <w:ind w:firstLine="709" w:end="0"/>
        <w:rPr/>
      </w:pPr>
      <w:r>
        <w:rPr>
          <w:b/>
          <w:bCs/>
          <w:sz w:val="24"/>
          <w:lang w:val="en-US"/>
        </w:rPr>
        <w:t>El estudiar</w:t>
      </w:r>
      <w:r>
        <w:rPr>
          <w:sz w:val="24"/>
          <w:lang w:val="en-US"/>
        </w:rPr>
        <w:t xml:space="preserve"> </w:t>
      </w:r>
      <w:r>
        <w:rPr>
          <w:i/>
          <w:iCs/>
          <w:sz w:val="24"/>
          <w:lang w:val="en-US"/>
        </w:rPr>
        <w:t>constante</w:t>
      </w:r>
      <w:r>
        <w:rPr>
          <w:sz w:val="24"/>
          <w:lang w:val="en-US"/>
        </w:rPr>
        <w:t xml:space="preserve"> encierra en sí la alegría para el hombre.</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В роли определения могут выступать:</w:t>
      </w:r>
    </w:p>
    <w:p>
      <w:pPr>
        <w:pStyle w:val="Normal1"/>
        <w:spacing w:lineRule="auto" w:line="240"/>
        <w:ind w:firstLine="284" w:end="0"/>
        <w:rPr/>
      </w:pPr>
      <w:r>
        <w:rPr>
          <w:sz w:val="24"/>
        </w:rPr>
        <w:t>Прилагательные</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425" w:start="284" w:end="0"/>
        <w:rPr/>
      </w:pPr>
      <w:r>
        <w:rPr>
          <w:sz w:val="24"/>
          <w:lang w:val="en-US"/>
        </w:rPr>
        <w:t xml:space="preserve">La </w:t>
      </w:r>
      <w:r>
        <w:rPr>
          <w:i/>
          <w:iCs/>
          <w:sz w:val="24"/>
          <w:lang w:val="en-US"/>
        </w:rPr>
        <w:t>blonda</w:t>
      </w:r>
      <w:r>
        <w:rPr>
          <w:sz w:val="24"/>
          <w:lang w:val="en-US"/>
        </w:rPr>
        <w:t xml:space="preserve"> cabellera, los </w:t>
      </w:r>
      <w:r>
        <w:rPr>
          <w:i/>
          <w:iCs/>
          <w:sz w:val="24"/>
          <w:lang w:val="en-US"/>
        </w:rPr>
        <w:t>grandes</w:t>
      </w:r>
      <w:r>
        <w:rPr>
          <w:sz w:val="24"/>
          <w:lang w:val="en-US"/>
        </w:rPr>
        <w:t xml:space="preserve"> ojos </w:t>
      </w:r>
      <w:r>
        <w:rPr>
          <w:i/>
          <w:iCs/>
          <w:sz w:val="24"/>
          <w:lang w:val="en-US"/>
        </w:rPr>
        <w:t>negros</w:t>
      </w:r>
      <w:r>
        <w:rPr>
          <w:sz w:val="24"/>
          <w:lang w:val="en-US"/>
        </w:rPr>
        <w:t xml:space="preserve">, la </w:t>
      </w:r>
      <w:r>
        <w:rPr>
          <w:i/>
          <w:iCs/>
          <w:sz w:val="24"/>
          <w:lang w:val="en-US"/>
        </w:rPr>
        <w:t>graciosa</w:t>
      </w:r>
      <w:r>
        <w:rPr>
          <w:sz w:val="24"/>
          <w:lang w:val="en-US"/>
        </w:rPr>
        <w:t xml:space="preserve"> figura hacen de Carmen una muchacha muy </w:t>
      </w:r>
      <w:r>
        <w:rPr>
          <w:i/>
          <w:iCs/>
          <w:sz w:val="24"/>
          <w:lang w:val="en-US"/>
        </w:rPr>
        <w:t>linda</w:t>
      </w:r>
      <w:r>
        <w:rPr>
          <w:sz w:val="24"/>
          <w:lang w:val="en-US"/>
        </w:rPr>
        <w:t xml:space="preserve">.   </w:t>
      </w:r>
    </w:p>
    <w:p>
      <w:pPr>
        <w:pStyle w:val="Normal1"/>
        <w:spacing w:lineRule="auto" w:line="240"/>
        <w:ind w:start="284" w:end="0"/>
        <w:rPr>
          <w:sz w:val="24"/>
          <w:lang w:val="en-US"/>
        </w:rPr>
      </w:pPr>
      <w:r>
        <w:rPr>
          <w:sz w:val="24"/>
          <w:lang w:val="en-US"/>
        </w:rPr>
      </w:r>
    </w:p>
    <w:p>
      <w:pPr>
        <w:pStyle w:val="Normal1"/>
        <w:spacing w:lineRule="auto" w:line="240"/>
        <w:ind w:start="284" w:end="0"/>
        <w:rPr/>
      </w:pPr>
      <w:r>
        <w:rPr>
          <w:sz w:val="24"/>
        </w:rPr>
        <w:t>Местоимения</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709" w:end="0"/>
        <w:rPr/>
      </w:pPr>
      <w:r>
        <w:rPr>
          <w:sz w:val="24"/>
          <w:lang w:val="en-US"/>
        </w:rPr>
        <w:t xml:space="preserve">En </w:t>
      </w:r>
      <w:r>
        <w:rPr>
          <w:i/>
          <w:iCs/>
          <w:sz w:val="24"/>
          <w:lang w:val="en-US"/>
        </w:rPr>
        <w:t>nuestra</w:t>
      </w:r>
      <w:r>
        <w:rPr>
          <w:sz w:val="24"/>
          <w:lang w:val="en-US"/>
        </w:rPr>
        <w:t xml:space="preserve"> sala las ventanas dan al patio. </w:t>
      </w:r>
    </w:p>
    <w:p>
      <w:pPr>
        <w:pStyle w:val="Normal1"/>
        <w:spacing w:lineRule="auto" w:line="240"/>
        <w:ind w:firstLine="709" w:end="0"/>
        <w:rPr/>
      </w:pPr>
      <w:r>
        <w:rPr>
          <w:i/>
          <w:iCs/>
          <w:sz w:val="24"/>
          <w:lang w:val="en-US"/>
        </w:rPr>
        <w:t>Mis</w:t>
      </w:r>
      <w:r>
        <w:rPr>
          <w:sz w:val="24"/>
          <w:lang w:val="en-US"/>
        </w:rPr>
        <w:t xml:space="preserve"> parientes tardan en llegar. </w:t>
      </w:r>
    </w:p>
    <w:p>
      <w:pPr>
        <w:pStyle w:val="Normal1"/>
        <w:spacing w:lineRule="auto" w:line="240"/>
        <w:ind w:firstLine="709" w:end="0"/>
        <w:rPr/>
      </w:pPr>
      <w:r>
        <w:rPr>
          <w:sz w:val="24"/>
          <w:lang w:val="en-US"/>
        </w:rPr>
        <w:t>¿</w:t>
      </w:r>
      <w:r>
        <w:rPr>
          <w:i/>
          <w:iCs/>
          <w:sz w:val="24"/>
          <w:lang w:val="en-US"/>
        </w:rPr>
        <w:t>Qué</w:t>
      </w:r>
      <w:r>
        <w:rPr>
          <w:sz w:val="24"/>
          <w:lang w:val="en-US"/>
        </w:rPr>
        <w:t xml:space="preserve"> libro es?</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Числительные</w:t>
      </w:r>
      <w:r>
        <w:rPr>
          <w:sz w:val="24"/>
          <w:lang w:val="en-US"/>
        </w:rPr>
        <w:t>:</w:t>
      </w:r>
    </w:p>
    <w:p>
      <w:pPr>
        <w:pStyle w:val="Normal1"/>
        <w:spacing w:lineRule="auto" w:line="240"/>
        <w:ind w:firstLine="709" w:end="0"/>
        <w:rPr>
          <w:sz w:val="24"/>
          <w:lang w:val="en-US"/>
        </w:rPr>
      </w:pPr>
      <w:r>
        <w:rPr>
          <w:sz w:val="24"/>
          <w:lang w:val="en-US"/>
        </w:rPr>
      </w:r>
    </w:p>
    <w:p>
      <w:pPr>
        <w:pStyle w:val="Normal1"/>
        <w:spacing w:lineRule="auto" w:line="240"/>
        <w:ind w:firstLine="709" w:end="0"/>
        <w:rPr/>
      </w:pPr>
      <w:r>
        <w:rPr>
          <w:sz w:val="24"/>
          <w:lang w:val="en-US"/>
        </w:rPr>
        <w:t xml:space="preserve">El equipo ocupa el </w:t>
      </w:r>
      <w:r>
        <w:rPr>
          <w:i/>
          <w:iCs/>
          <w:sz w:val="24"/>
          <w:lang w:val="en-US"/>
        </w:rPr>
        <w:t>segundo</w:t>
      </w:r>
      <w:r>
        <w:rPr>
          <w:sz w:val="24"/>
          <w:lang w:val="en-US"/>
        </w:rPr>
        <w:t xml:space="preserve"> puesto. </w:t>
      </w:r>
    </w:p>
    <w:p>
      <w:pPr>
        <w:pStyle w:val="Normal1"/>
        <w:spacing w:lineRule="auto" w:line="240"/>
        <w:ind w:firstLine="709" w:end="0"/>
        <w:rPr/>
      </w:pPr>
      <w:r>
        <w:rPr>
          <w:sz w:val="24"/>
          <w:lang w:val="en-US"/>
        </w:rPr>
        <w:t xml:space="preserve">Más de </w:t>
      </w:r>
      <w:r>
        <w:rPr>
          <w:i/>
          <w:iCs/>
          <w:sz w:val="24"/>
          <w:lang w:val="en-US"/>
        </w:rPr>
        <w:t>quinientos</w:t>
      </w:r>
      <w:r>
        <w:rPr>
          <w:sz w:val="24"/>
          <w:lang w:val="en-US"/>
        </w:rPr>
        <w:t xml:space="preserve"> libros tengo en mi biblioteca. </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Причастия</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709" w:end="0"/>
        <w:rPr/>
      </w:pPr>
      <w:r>
        <w:rPr>
          <w:sz w:val="24"/>
          <w:lang w:val="en-US"/>
        </w:rPr>
        <w:t xml:space="preserve">El caballo blanco ganó la carrera </w:t>
      </w:r>
      <w:r>
        <w:rPr>
          <w:i/>
          <w:iCs/>
          <w:sz w:val="24"/>
          <w:lang w:val="en-US"/>
        </w:rPr>
        <w:t>disputada</w:t>
      </w:r>
      <w:r>
        <w:rPr>
          <w:sz w:val="24"/>
          <w:lang w:val="en-US"/>
        </w:rPr>
        <w:t xml:space="preserve">. </w:t>
      </w:r>
    </w:p>
    <w:p>
      <w:pPr>
        <w:pStyle w:val="Normal1"/>
        <w:spacing w:lineRule="auto" w:line="240"/>
        <w:ind w:firstLine="709" w:end="0"/>
        <w:rPr/>
      </w:pPr>
      <w:r>
        <w:rPr>
          <w:sz w:val="24"/>
          <w:lang w:val="en-US"/>
        </w:rPr>
        <w:t xml:space="preserve">Los alumnos </w:t>
      </w:r>
      <w:r>
        <w:rPr>
          <w:i/>
          <w:iCs/>
          <w:sz w:val="24"/>
          <w:lang w:val="en-US"/>
        </w:rPr>
        <w:t>aplicados</w:t>
      </w:r>
      <w:r>
        <w:rPr>
          <w:sz w:val="24"/>
          <w:lang w:val="en-US"/>
        </w:rPr>
        <w:t xml:space="preserve"> aprenden bien la lengua castellana.</w:t>
      </w:r>
    </w:p>
    <w:p>
      <w:pPr>
        <w:pStyle w:val="Normal1"/>
        <w:tabs>
          <w:tab w:val="clear" w:pos="720"/>
          <w:tab w:val="left" w:pos="4480" w:leader="none"/>
        </w:tabs>
        <w:spacing w:lineRule="auto" w:line="240"/>
        <w:ind w:firstLine="284" w:end="0"/>
        <w:rPr>
          <w:sz w:val="24"/>
          <w:lang w:val="en-US"/>
        </w:rPr>
      </w:pPr>
      <w:r>
        <w:rPr>
          <w:sz w:val="24"/>
          <w:lang w:val="en-US"/>
        </w:rPr>
      </w:r>
    </w:p>
    <w:p>
      <w:pPr>
        <w:pStyle w:val="Normal1"/>
        <w:tabs>
          <w:tab w:val="clear" w:pos="720"/>
          <w:tab w:val="left" w:pos="4480" w:leader="none"/>
        </w:tabs>
        <w:spacing w:lineRule="auto" w:line="240"/>
        <w:ind w:firstLine="284" w:end="0"/>
        <w:rPr>
          <w:spacing w:val="20"/>
          <w:sz w:val="24"/>
        </w:rPr>
      </w:pPr>
      <w:r>
        <w:rPr>
          <w:spacing w:val="20"/>
          <w:sz w:val="24"/>
        </w:rPr>
        <w:t>Существительные с предлогом:</w:t>
        <w:tab/>
      </w:r>
    </w:p>
    <w:p>
      <w:pPr>
        <w:pStyle w:val="Normal1"/>
        <w:spacing w:lineRule="auto" w:line="240"/>
        <w:ind w:firstLine="284" w:end="0"/>
        <w:rPr>
          <w:spacing w:val="20"/>
          <w:sz w:val="24"/>
        </w:rPr>
      </w:pPr>
      <w:r>
        <w:rPr>
          <w:spacing w:val="20"/>
          <w:sz w:val="24"/>
        </w:rPr>
      </w:r>
    </w:p>
    <w:p>
      <w:pPr>
        <w:pStyle w:val="Normal1"/>
        <w:spacing w:lineRule="auto" w:line="240"/>
        <w:ind w:firstLine="709" w:end="0"/>
        <w:rPr/>
      </w:pPr>
      <w:r>
        <w:rPr>
          <w:sz w:val="24"/>
          <w:lang w:val="en-US"/>
        </w:rPr>
        <w:t xml:space="preserve">Caminábamos por un sendero </w:t>
      </w:r>
      <w:r>
        <w:rPr>
          <w:i/>
          <w:iCs/>
          <w:sz w:val="24"/>
          <w:lang w:val="en-US"/>
        </w:rPr>
        <w:t>de piedra</w:t>
      </w:r>
      <w:r>
        <w:rPr>
          <w:sz w:val="24"/>
          <w:lang w:val="en-US"/>
        </w:rPr>
        <w:t xml:space="preserve">. </w:t>
      </w:r>
    </w:p>
    <w:p>
      <w:pPr>
        <w:pStyle w:val="Normal1"/>
        <w:spacing w:lineRule="auto" w:line="240"/>
        <w:ind w:firstLine="709" w:end="0"/>
        <w:rPr/>
      </w:pPr>
      <w:r>
        <w:rPr>
          <w:sz w:val="24"/>
          <w:lang w:val="en-US"/>
        </w:rPr>
        <w:t xml:space="preserve">Entramos en un pequeño pueblo </w:t>
      </w:r>
      <w:r>
        <w:rPr>
          <w:i/>
          <w:iCs/>
          <w:sz w:val="24"/>
          <w:lang w:val="en-US"/>
        </w:rPr>
        <w:t>sin habitantes</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pacing w:val="20"/>
          <w:sz w:val="24"/>
        </w:rPr>
        <w:t>Любая</w:t>
      </w:r>
      <w:r>
        <w:rPr>
          <w:sz w:val="24"/>
        </w:rPr>
        <w:t xml:space="preserve"> субстантивированная в контексте часть речи:</w:t>
      </w:r>
    </w:p>
    <w:p>
      <w:pPr>
        <w:pStyle w:val="Normal1"/>
        <w:spacing w:lineRule="auto" w:line="240"/>
        <w:ind w:firstLine="709" w:end="0"/>
        <w:rPr>
          <w:sz w:val="24"/>
        </w:rPr>
      </w:pPr>
      <w:r>
        <w:rPr>
          <w:sz w:val="24"/>
        </w:rPr>
      </w:r>
    </w:p>
    <w:p>
      <w:pPr>
        <w:pStyle w:val="Normal1"/>
        <w:spacing w:lineRule="auto" w:line="240"/>
        <w:ind w:firstLine="709" w:end="0"/>
        <w:rPr/>
      </w:pPr>
      <w:r>
        <w:rPr>
          <w:sz w:val="24"/>
          <w:lang w:val="en-US"/>
        </w:rPr>
        <w:t xml:space="preserve">Aquéllas son tierras </w:t>
      </w:r>
      <w:r>
        <w:rPr>
          <w:i/>
          <w:iCs/>
          <w:sz w:val="24"/>
          <w:lang w:val="en-US"/>
        </w:rPr>
        <w:t>por explorar</w:t>
      </w:r>
      <w:r>
        <w:rPr>
          <w:sz w:val="24"/>
          <w:lang w:val="en-US"/>
        </w:rPr>
        <w:t>.</w:t>
      </w:r>
    </w:p>
    <w:p>
      <w:pPr>
        <w:pStyle w:val="Normal1"/>
        <w:spacing w:lineRule="auto" w:line="240"/>
        <w:ind w:firstLine="709" w:end="0"/>
        <w:rPr/>
      </w:pPr>
      <w:r>
        <w:rPr>
          <w:sz w:val="24"/>
          <w:lang w:val="en-US"/>
        </w:rPr>
        <w:t xml:space="preserve">En los periódicos </w:t>
      </w:r>
      <w:r>
        <w:rPr>
          <w:i/>
          <w:iCs/>
          <w:sz w:val="24"/>
          <w:lang w:val="en-US"/>
        </w:rPr>
        <w:t>de hoy</w:t>
      </w:r>
      <w:r>
        <w:rPr>
          <w:sz w:val="24"/>
          <w:lang w:val="en-US"/>
        </w:rPr>
        <w:t xml:space="preserve"> están publicados los documentos de gran importancia.</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Придаточное</w:t>
      </w:r>
      <w:r>
        <w:rPr>
          <w:sz w:val="24"/>
          <w:lang w:val="en-US"/>
        </w:rPr>
        <w:t xml:space="preserve"> </w:t>
      </w:r>
      <w:r>
        <w:rPr>
          <w:sz w:val="24"/>
        </w:rPr>
        <w:t>предложение</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709" w:end="0"/>
        <w:rPr/>
      </w:pPr>
      <w:r>
        <w:rPr>
          <w:sz w:val="24"/>
          <w:lang w:val="en-US"/>
        </w:rPr>
        <w:t xml:space="preserve">Aparecían a lo lejos numerosos grupos </w:t>
      </w:r>
      <w:r>
        <w:rPr>
          <w:i/>
          <w:iCs/>
          <w:sz w:val="24"/>
          <w:lang w:val="en-US"/>
        </w:rPr>
        <w:t>que bajaban a bañarse a la playa</w:t>
      </w:r>
      <w:r>
        <w:rPr>
          <w:sz w:val="24"/>
          <w:lang w:val="en-US"/>
        </w:rPr>
        <w:t>.</w:t>
      </w:r>
    </w:p>
    <w:p>
      <w:pPr>
        <w:pStyle w:val="Normal1"/>
        <w:spacing w:lineRule="auto" w:line="240"/>
        <w:ind w:firstLine="709" w:end="0"/>
        <w:rPr/>
      </w:pPr>
      <w:r>
        <w:rPr>
          <w:sz w:val="24"/>
          <w:lang w:val="en-US"/>
        </w:rPr>
        <w:t xml:space="preserve">Encontré el grabado </w:t>
      </w:r>
      <w:r>
        <w:rPr>
          <w:i/>
          <w:iCs/>
          <w:sz w:val="24"/>
          <w:lang w:val="en-US"/>
        </w:rPr>
        <w:t>que había cautivado la atención de la niña</w:t>
      </w:r>
      <w:r>
        <w:rPr>
          <w:sz w:val="24"/>
          <w:lang w:val="en-US"/>
        </w:rPr>
        <w:t>.</w:t>
      </w:r>
    </w:p>
    <w:p>
      <w:pPr>
        <w:pStyle w:val="Normal1"/>
        <w:tabs>
          <w:tab w:val="clear" w:pos="720"/>
          <w:tab w:val="left" w:pos="3700" w:leader="none"/>
        </w:tabs>
        <w:spacing w:lineRule="auto" w:line="240"/>
        <w:ind w:firstLine="284" w:end="0"/>
        <w:rPr>
          <w:sz w:val="24"/>
          <w:lang w:val="en-US"/>
        </w:rPr>
      </w:pPr>
      <w:r>
        <w:rPr>
          <w:sz w:val="24"/>
          <w:lang w:val="en-US"/>
        </w:rPr>
        <w:tab/>
      </w:r>
    </w:p>
    <w:p>
      <w:pPr>
        <w:pStyle w:val="Normal1"/>
        <w:spacing w:lineRule="auto" w:line="240"/>
        <w:ind w:firstLine="284" w:end="0"/>
        <w:rPr>
          <w:sz w:val="24"/>
        </w:rPr>
      </w:pPr>
      <w:r>
        <w:rPr>
          <w:sz w:val="24"/>
        </w:rPr>
        <w:t>Одной из форм определений являются приложения. Они, как правило, состоят из существительного без предлога и относя</w:t>
        <w:softHyphen/>
        <w:t>щихся к нему слов:</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Juan, </w:t>
      </w:r>
      <w:r>
        <w:rPr>
          <w:i/>
          <w:iCs/>
          <w:sz w:val="24"/>
          <w:lang w:val="en-US"/>
        </w:rPr>
        <w:t>el obrero</w:t>
      </w:r>
      <w:r>
        <w:rPr>
          <w:sz w:val="24"/>
          <w:lang w:val="en-US"/>
        </w:rPr>
        <w:t xml:space="preserve">, tiene buen carácter. </w:t>
      </w:r>
    </w:p>
    <w:p>
      <w:pPr>
        <w:pStyle w:val="Normal1"/>
        <w:spacing w:lineRule="auto" w:line="240"/>
        <w:ind w:firstLine="709" w:end="0"/>
        <w:rPr/>
      </w:pPr>
      <w:r>
        <w:rPr>
          <w:sz w:val="24"/>
          <w:lang w:val="en-US"/>
        </w:rPr>
        <w:t xml:space="preserve">Aquel zapatero vive ahora en Córdoba, </w:t>
      </w:r>
      <w:r>
        <w:rPr>
          <w:i/>
          <w:iCs/>
          <w:sz w:val="24"/>
          <w:lang w:val="en-US"/>
        </w:rPr>
        <w:t>(la) vieja ciudad española</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Приложения, подобно остальным определениям, дают различно</w:t>
        <w:softHyphen/>
        <w:t>го вида характеристику существам, предметам и явлениям и могут относиться к существительным, местоимениям и любым субстан</w:t>
        <w:softHyphen/>
        <w:t>тивированным частям речи. Приложения бывают двух видов: объяснительные и ограничительные.</w:t>
      </w:r>
    </w:p>
    <w:p>
      <w:pPr>
        <w:pStyle w:val="Normal1"/>
        <w:spacing w:lineRule="auto" w:line="240"/>
        <w:ind w:firstLine="284" w:end="0"/>
        <w:rPr/>
      </w:pPr>
      <w:r>
        <w:rPr>
          <w:spacing w:val="20"/>
          <w:sz w:val="24"/>
        </w:rPr>
        <w:t>Объяснительные</w:t>
      </w:r>
      <w:r>
        <w:rPr>
          <w:sz w:val="24"/>
        </w:rPr>
        <w:t xml:space="preserve"> приложения указывают на характерную особенность определяемых существительных, присущую им всегда. Такие приложения могут быть удалены из фразы без нарушения ее смысла: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Buenos Aires, </w:t>
      </w:r>
      <w:r>
        <w:rPr>
          <w:i/>
          <w:iCs/>
          <w:sz w:val="24"/>
          <w:lang w:val="en-US"/>
        </w:rPr>
        <w:t>capital de Argentina</w:t>
      </w:r>
      <w:r>
        <w:rPr>
          <w:sz w:val="24"/>
          <w:lang w:val="en-US"/>
        </w:rPr>
        <w:t xml:space="preserve">, fue fundada en 1536 </w:t>
      </w:r>
      <w:r>
        <w:rPr>
          <w:sz w:val="24"/>
        </w:rPr>
        <w:t>ро</w:t>
      </w:r>
      <w:r>
        <w:rPr>
          <w:sz w:val="24"/>
          <w:lang w:val="en-US"/>
        </w:rPr>
        <w:t>r Pedro de Mendoza.</w:t>
      </w:r>
    </w:p>
    <w:p>
      <w:pPr>
        <w:pStyle w:val="Normal1"/>
        <w:spacing w:lineRule="auto" w:line="240"/>
        <w:ind w:firstLine="284" w:end="0"/>
        <w:rPr/>
      </w:pPr>
      <w:r>
        <w:rPr>
          <w:sz w:val="24"/>
          <w:lang w:val="en-US"/>
        </w:rPr>
        <w:t xml:space="preserve">Cuba, </w:t>
      </w:r>
      <w:r>
        <w:rPr>
          <w:i/>
          <w:iCs/>
          <w:sz w:val="24"/>
          <w:lang w:val="en-US"/>
        </w:rPr>
        <w:t>la peria de las Antillas</w:t>
      </w:r>
      <w:r>
        <w:rPr>
          <w:sz w:val="24"/>
          <w:lang w:val="en-US"/>
        </w:rPr>
        <w:t>, es una isia muy hennosa.</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Объяснительные приложения всегда выделяются на письме за</w:t>
        <w:softHyphen/>
        <w:t>пятыми.</w:t>
      </w:r>
    </w:p>
    <w:p>
      <w:pPr>
        <w:pStyle w:val="Normal1"/>
        <w:spacing w:lineRule="auto" w:line="240"/>
        <w:ind w:firstLine="284" w:end="0"/>
        <w:rPr/>
      </w:pPr>
      <w:r>
        <w:rPr>
          <w:spacing w:val="20"/>
          <w:sz w:val="24"/>
        </w:rPr>
        <w:t>Ограничительные</w:t>
      </w:r>
      <w:r>
        <w:rPr>
          <w:sz w:val="24"/>
        </w:rPr>
        <w:t xml:space="preserve"> приложения встречаются реже и опре</w:t>
        <w:softHyphen/>
        <w:t>деляют существительное, выделяя называемое им существо или предмет из ряда подобных. Поэтому такие приложения опустить без нарушения смысла фразы нельзя. В испанском языке в роли ог</w:t>
        <w:softHyphen/>
        <w:t>раничительных приложений чаще всего выступают имена соб</w:t>
        <w:softHyphen/>
        <w:t>ственные. Запятыми на письме такие приложения не выделяются: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profesor </w:t>
      </w:r>
      <w:r>
        <w:rPr>
          <w:i/>
          <w:iCs/>
          <w:sz w:val="24"/>
          <w:lang w:val="en-US"/>
        </w:rPr>
        <w:t>Martínez</w:t>
      </w:r>
      <w:r>
        <w:rPr>
          <w:sz w:val="24"/>
          <w:lang w:val="en-US"/>
        </w:rPr>
        <w:t xml:space="preserve"> ha publicado un excelente libro.</w:t>
      </w:r>
    </w:p>
    <w:p>
      <w:pPr>
        <w:pStyle w:val="Heading3"/>
        <w:ind w:hanging="0" w:start="0"/>
        <w:rPr>
          <w:sz w:val="24"/>
          <w:lang w:val="en-US"/>
        </w:rPr>
      </w:pPr>
      <w:r>
        <w:rPr>
          <w:sz w:val="24"/>
          <w:lang w:val="en-US"/>
        </w:rPr>
      </w:r>
      <w:bookmarkStart w:id="153" w:name="__RefHeading___Toc1886123"/>
      <w:bookmarkStart w:id="154" w:name="__RefHeading___Toc1886123"/>
    </w:p>
    <w:p>
      <w:pPr>
        <w:pStyle w:val="Heading3"/>
        <w:ind w:hanging="0" w:start="0"/>
        <w:rPr/>
      </w:pPr>
      <w:bookmarkStart w:id="155" w:name="__RefHeading___Toc1886123"/>
      <w:r>
        <w:rPr/>
        <w:t>§ 101. Порядок слов в предложении</w:t>
      </w:r>
      <w:bookmarkEnd w:id="155"/>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испанском языке слова относительно свободно располагаются в предложении. Однако существует некоторый нормативный, обыч</w:t>
        <w:softHyphen/>
        <w:t>ный порядок расстановки членов предложения, который может видоизменяться в речи в зависимости от целей высказывания, стилис</w:t>
        <w:softHyphen/>
        <w:t>тической окраски и т.п.</w:t>
      </w:r>
    </w:p>
    <w:p>
      <w:pPr>
        <w:pStyle w:val="Normal1"/>
        <w:spacing w:lineRule="auto" w:line="240"/>
        <w:ind w:firstLine="284" w:end="0"/>
        <w:rPr/>
      </w:pPr>
      <w:r>
        <w:rPr>
          <w:sz w:val="24"/>
        </w:rPr>
        <w:t xml:space="preserve"> </w:t>
      </w:r>
      <w:r>
        <w:rPr>
          <w:spacing w:val="20"/>
          <w:sz w:val="24"/>
        </w:rPr>
        <w:t>Обычный (иначе: прямой)</w:t>
      </w:r>
      <w:r>
        <w:rPr>
          <w:sz w:val="24"/>
        </w:rPr>
        <w:t xml:space="preserve"> порядок расположения членов повествовательного предложения следующий:</w:t>
      </w:r>
    </w:p>
    <w:p>
      <w:pPr>
        <w:pStyle w:val="Normal1"/>
        <w:spacing w:lineRule="auto" w:line="240"/>
        <w:ind w:firstLine="284" w:end="0"/>
        <w:rPr>
          <w:sz w:val="24"/>
        </w:rPr>
      </w:pPr>
      <w:r>
        <w:rPr>
          <w:sz w:val="24"/>
        </w:rPr>
        <w:t>1. подлежащее со всеми относящимися к нему словами;</w:t>
      </w:r>
    </w:p>
    <w:p>
      <w:pPr>
        <w:pStyle w:val="Normal1"/>
        <w:spacing w:lineRule="auto" w:line="240"/>
        <w:ind w:firstLine="284" w:end="0"/>
        <w:rPr>
          <w:sz w:val="24"/>
        </w:rPr>
      </w:pPr>
      <w:r>
        <w:rPr>
          <w:sz w:val="24"/>
        </w:rPr>
        <w:t>2. сказуемое;.</w:t>
      </w:r>
    </w:p>
    <w:p>
      <w:pPr>
        <w:pStyle w:val="Normal1"/>
        <w:spacing w:lineRule="auto" w:line="240"/>
        <w:ind w:firstLine="284" w:end="0"/>
        <w:rPr>
          <w:sz w:val="24"/>
        </w:rPr>
      </w:pPr>
      <w:r>
        <w:rPr>
          <w:sz w:val="24"/>
        </w:rPr>
        <w:t>3. прямое дополнение;</w:t>
      </w:r>
    </w:p>
    <w:p>
      <w:pPr>
        <w:pStyle w:val="Normal1"/>
        <w:spacing w:lineRule="auto" w:line="240"/>
        <w:ind w:firstLine="284" w:end="0"/>
        <w:rPr>
          <w:sz w:val="24"/>
        </w:rPr>
      </w:pPr>
      <w:r>
        <w:rPr>
          <w:sz w:val="24"/>
        </w:rPr>
        <w:t>4. косвенное дополнение;</w:t>
      </w:r>
    </w:p>
    <w:p>
      <w:pPr>
        <w:pStyle w:val="Normal1"/>
        <w:spacing w:lineRule="auto" w:line="240"/>
        <w:ind w:firstLine="284" w:end="0"/>
        <w:rPr/>
      </w:pPr>
      <w:r>
        <w:rPr>
          <w:sz w:val="24"/>
        </w:rPr>
        <w:t>5. обстоятельство</w:t>
      </w:r>
      <w:r>
        <w:rPr>
          <w:sz w:val="24"/>
          <w:lang w:val="en-US"/>
        </w:rPr>
        <w:t xml:space="preserve"> </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lang w:val="en-US"/>
        </w:rPr>
      </w:pPr>
      <w:r>
        <w:rPr>
          <w:sz w:val="24"/>
        </w:rPr>
        <w:drawing>
          <wp:inline distT="0" distB="0" distL="0" distR="0">
            <wp:extent cx="4178300" cy="877570"/>
            <wp:effectExtent l="0" t="0" r="0" b="0"/>
            <wp:docPr id="3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 descr="" title=""/>
                    <pic:cNvPicPr>
                      <a:picLocks noChangeAspect="1" noChangeArrowheads="1"/>
                    </pic:cNvPicPr>
                  </pic:nvPicPr>
                  <pic:blipFill>
                    <a:blip r:embed="rId39"/>
                    <a:srcRect l="-9" t="-41" r="-9" b="-41"/>
                    <a:stretch>
                      <a:fillRect/>
                    </a:stretch>
                  </pic:blipFill>
                  <pic:spPr bwMode="auto">
                    <a:xfrm>
                      <a:off x="0" y="0"/>
                      <a:ext cx="4178300" cy="87757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Однако в речи подобный порядок слов сохраняется не так уж ча</w:t>
        <w:softHyphen/>
        <w:t>сто. Обстоятельства времени и места могут помещаться в начале предложения; обстоятельства образа действия тяготеют к употреб</w:t>
        <w:softHyphen/>
        <w:t>лению непосредственно перед сказуемым или после него; подлежа</w:t>
        <w:softHyphen/>
        <w:t>щее может стоять после сказуемого и т.п.</w:t>
      </w:r>
    </w:p>
    <w:p>
      <w:pPr>
        <w:pStyle w:val="Normal1"/>
        <w:spacing w:lineRule="auto" w:line="240"/>
        <w:ind w:firstLine="284" w:end="0"/>
        <w:rPr/>
      </w:pPr>
      <w:r>
        <w:rPr>
          <w:sz w:val="24"/>
          <w:lang w:val="en-US"/>
        </w:rPr>
        <w:t xml:space="preserve">En los primeros días del mes de enero..., después de largo tiempo de lenta navegación llegó a la vista del puerto de la Habana el bergantín "Tolosa". </w:t>
      </w:r>
      <w:r>
        <w:rPr>
          <w:sz w:val="24"/>
        </w:rPr>
        <w:t>(</w:t>
      </w:r>
      <w:r>
        <w:rPr>
          <w:sz w:val="24"/>
          <w:lang w:val="en-US"/>
        </w:rPr>
        <w:t>R</w:t>
      </w:r>
      <w:r>
        <w:rPr>
          <w:sz w:val="24"/>
        </w:rPr>
        <w:t xml:space="preserve">. </w:t>
      </w:r>
      <w:r>
        <w:rPr>
          <w:sz w:val="24"/>
          <w:lang w:val="en-US"/>
        </w:rPr>
        <w:t>Meza</w:t>
      </w:r>
      <w:r>
        <w:rPr>
          <w:sz w:val="24"/>
        </w:rPr>
        <w:t>)</w:t>
      </w:r>
    </w:p>
    <w:p>
      <w:pPr>
        <w:pStyle w:val="Normal1"/>
        <w:spacing w:lineRule="auto" w:line="240"/>
        <w:ind w:firstLine="284" w:end="0"/>
        <w:rPr/>
      </w:pPr>
      <w:r>
        <w:rPr>
          <w:sz w:val="24"/>
        </w:rPr>
        <w:t>В вопросительном и побудительном предложениях также наблю</w:t>
        <w:softHyphen/>
        <w:t xml:space="preserve">даются некоторые отступления от прямого порядка слов. В </w:t>
      </w:r>
      <w:r>
        <w:rPr>
          <w:spacing w:val="20"/>
          <w:sz w:val="24"/>
        </w:rPr>
        <w:t>воп</w:t>
        <w:softHyphen/>
        <w:t>росительных</w:t>
      </w:r>
      <w:r>
        <w:rPr>
          <w:sz w:val="24"/>
        </w:rPr>
        <w:t xml:space="preserve"> предложениях подлежащее часто ставится после сказуемого:</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w:t>
      </w:r>
      <w:r>
        <w:rPr>
          <w:sz w:val="24"/>
        </w:rPr>
        <w:t>На</w:t>
      </w:r>
      <w:r>
        <w:rPr>
          <w:sz w:val="24"/>
          <w:lang w:val="en-US"/>
        </w:rPr>
        <w:t xml:space="preserve"> llegado Juan?          </w:t>
      </w:r>
    </w:p>
    <w:p>
      <w:pPr>
        <w:pStyle w:val="Normal1"/>
        <w:spacing w:lineRule="auto" w:line="240"/>
        <w:ind w:firstLine="709" w:end="0"/>
        <w:rPr>
          <w:sz w:val="24"/>
          <w:lang w:val="en-US"/>
        </w:rPr>
      </w:pPr>
      <w:r>
        <w:rPr>
          <w:sz w:val="24"/>
          <w:lang w:val="en-US"/>
        </w:rPr>
        <w:t>¿Está el correo lejos de aquí?</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Если сказуемое именное, то подлежащее (выраженное обычно местоимением) как правило помещается </w:t>
      </w:r>
      <w:r>
        <w:rPr>
          <w:spacing w:val="20"/>
          <w:sz w:val="24"/>
        </w:rPr>
        <w:t>между</w:t>
      </w:r>
      <w:r>
        <w:rPr>
          <w:sz w:val="24"/>
        </w:rPr>
        <w:t xml:space="preserve"> глаголом-связкой и именной частью сказуемого:</w:t>
      </w:r>
    </w:p>
    <w:p>
      <w:pPr>
        <w:pStyle w:val="Normal1"/>
        <w:spacing w:lineRule="auto" w:line="240"/>
        <w:ind w:firstLine="284" w:end="0"/>
        <w:rPr>
          <w:sz w:val="24"/>
        </w:rPr>
      </w:pPr>
      <w:r>
        <w:rPr>
          <w:sz w:val="24"/>
        </w:rPr>
      </w:r>
    </w:p>
    <w:p>
      <w:pPr>
        <w:pStyle w:val="Normal1"/>
        <w:spacing w:lineRule="auto" w:line="240"/>
        <w:ind w:firstLine="709" w:end="0"/>
        <w:rPr>
          <w:sz w:val="24"/>
          <w:lang w:val="en-US"/>
        </w:rPr>
      </w:pPr>
      <w:r>
        <w:rPr>
          <w:sz w:val="24"/>
          <w:lang w:val="en-US"/>
        </w:rPr>
        <w:t xml:space="preserve">¿Es usted ruso? </w:t>
      </w:r>
    </w:p>
    <w:p>
      <w:pPr>
        <w:pStyle w:val="Normal1"/>
        <w:spacing w:lineRule="auto" w:line="240"/>
        <w:ind w:firstLine="709" w:end="0"/>
        <w:rPr>
          <w:sz w:val="24"/>
          <w:lang w:val="en-US"/>
        </w:rPr>
      </w:pPr>
      <w:r>
        <w:rPr>
          <w:sz w:val="24"/>
          <w:lang w:val="en-US"/>
        </w:rPr>
        <w:t>¿Está ella enferma?</w:t>
      </w:r>
    </w:p>
    <w:p>
      <w:pPr>
        <w:pStyle w:val="Normal1"/>
        <w:spacing w:lineRule="auto" w:line="240"/>
        <w:ind w:firstLine="709" w:end="0"/>
        <w:rPr>
          <w:sz w:val="24"/>
          <w:lang w:val="en-US"/>
        </w:rPr>
      </w:pPr>
      <w:r>
        <w:rPr>
          <w:sz w:val="24"/>
          <w:lang w:val="en-US"/>
        </w:rPr>
      </w:r>
    </w:p>
    <w:p>
      <w:pPr>
        <w:pStyle w:val="Normal1"/>
        <w:spacing w:lineRule="auto" w:line="240"/>
        <w:ind w:firstLine="284" w:end="0"/>
        <w:rPr/>
      </w:pPr>
      <w:r>
        <w:rPr>
          <w:sz w:val="24"/>
          <w:lang w:val="en-US"/>
        </w:rPr>
        <w:t xml:space="preserve"> </w:t>
      </w:r>
      <w:r>
        <w:rPr>
          <w:sz w:val="24"/>
        </w:rPr>
        <w:t>Если вопросительное предложение начинается с вопросительно</w:t>
        <w:softHyphen/>
        <w:t>го слова, то это слово предшествует другим членам предложения:</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¿Qué es listed?                                         </w:t>
      </w:r>
    </w:p>
    <w:p>
      <w:pPr>
        <w:pStyle w:val="Normal1"/>
        <w:spacing w:lineRule="auto" w:line="240"/>
        <w:ind w:firstLine="709" w:end="0"/>
        <w:rPr>
          <w:sz w:val="24"/>
          <w:lang w:val="en-US"/>
        </w:rPr>
      </w:pPr>
      <w:r>
        <w:rPr>
          <w:sz w:val="24"/>
          <w:lang w:val="en-US"/>
        </w:rPr>
        <w:t xml:space="preserve">¿En que aula está el profesor?                           </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В </w:t>
      </w:r>
      <w:r>
        <w:rPr>
          <w:spacing w:val="20"/>
          <w:sz w:val="24"/>
        </w:rPr>
        <w:t>побудительном</w:t>
      </w:r>
      <w:r>
        <w:rPr>
          <w:sz w:val="24"/>
        </w:rPr>
        <w:t xml:space="preserve"> предложении, когда сказуемое выраже</w:t>
        <w:softHyphen/>
        <w:t xml:space="preserve">но формой повелительного наклонения, подлежащее также обычйо помещается </w:t>
      </w:r>
      <w:r>
        <w:rPr>
          <w:spacing w:val="20"/>
          <w:sz w:val="24"/>
        </w:rPr>
        <w:t>после</w:t>
      </w:r>
      <w:r>
        <w:rPr>
          <w:sz w:val="24"/>
        </w:rPr>
        <w:t xml:space="preserve"> сказуемого:                          </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Traiga usted su maleta.</w:t>
      </w:r>
    </w:p>
    <w:p>
      <w:pPr>
        <w:pStyle w:val="Normal1"/>
        <w:spacing w:lineRule="auto" w:line="240"/>
        <w:ind w:firstLine="284" w:end="0"/>
        <w:rPr>
          <w:sz w:val="24"/>
          <w:lang w:val="en-US"/>
        </w:rPr>
      </w:pPr>
      <w:r>
        <w:rPr>
          <w:sz w:val="24"/>
          <w:lang w:val="en-US"/>
        </w:rPr>
      </w:r>
    </w:p>
    <w:p>
      <w:pPr>
        <w:pStyle w:val="Heading3"/>
        <w:ind w:hanging="0" w:start="0"/>
        <w:rPr/>
      </w:pPr>
      <w:bookmarkStart w:id="156" w:name="__RefHeading___Toc1886124"/>
      <w:bookmarkEnd w:id="156"/>
      <w:r>
        <w:rPr/>
        <w:t>§ 102. Согласование подлежащего и сказуемого</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Подлежащее </w:t>
      </w:r>
      <w:r>
        <w:rPr>
          <w:spacing w:val="20"/>
          <w:sz w:val="24"/>
        </w:rPr>
        <w:t>всегда</w:t>
      </w:r>
      <w:r>
        <w:rPr>
          <w:sz w:val="24"/>
        </w:rPr>
        <w:t xml:space="preserve"> согласуется со сказуемым в лице и числе:</w:t>
      </w:r>
    </w:p>
    <w:p>
      <w:pPr>
        <w:pStyle w:val="Normal1"/>
        <w:spacing w:lineRule="auto" w:line="240"/>
        <w:ind w:firstLine="284" w:end="0"/>
        <w:rPr>
          <w:sz w:val="24"/>
        </w:rPr>
      </w:pPr>
      <w:r>
        <w:rPr>
          <w:sz w:val="24"/>
        </w:rPr>
      </w:r>
    </w:p>
    <w:p>
      <w:pPr>
        <w:pStyle w:val="Normal1"/>
        <w:spacing w:lineRule="auto" w:line="240"/>
        <w:ind w:firstLine="709" w:end="0"/>
        <w:rPr>
          <w:sz w:val="24"/>
          <w:lang w:val="en-US"/>
        </w:rPr>
      </w:pPr>
      <w:r>
        <w:rPr>
          <w:sz w:val="24"/>
          <w:lang w:val="en-US"/>
        </w:rPr>
        <w:t>Yo hablo. Nosotros hablamos.</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Если сказуемое именное и именная часть выражена прилага</w:t>
        <w:softHyphen/>
        <w:t>тельным или причастием, то эти части речи согласуются с подле</w:t>
        <w:softHyphen/>
        <w:t>жащим еще и в роде:</w:t>
      </w:r>
    </w:p>
    <w:p>
      <w:pPr>
        <w:pStyle w:val="Normal1"/>
        <w:spacing w:lineRule="auto" w:line="240"/>
        <w:ind w:firstLine="284" w:end="0"/>
        <w:rPr>
          <w:sz w:val="24"/>
        </w:rPr>
      </w:pPr>
      <w:r>
        <w:rPr>
          <w:sz w:val="24"/>
        </w:rPr>
      </w:r>
    </w:p>
    <w:p>
      <w:pPr>
        <w:pStyle w:val="Normal1"/>
        <w:spacing w:lineRule="auto" w:line="240"/>
        <w:ind w:firstLine="709" w:end="0"/>
        <w:rPr>
          <w:sz w:val="24"/>
          <w:lang w:val="en-US"/>
        </w:rPr>
      </w:pPr>
      <w:r>
        <w:rPr>
          <w:sz w:val="24"/>
          <w:lang w:val="en-US"/>
        </w:rPr>
        <w:t xml:space="preserve">Juan es bueno. </w:t>
      </w:r>
    </w:p>
    <w:p>
      <w:pPr>
        <w:pStyle w:val="Normal1"/>
        <w:spacing w:lineRule="auto" w:line="240"/>
        <w:ind w:firstLine="709" w:end="0"/>
        <w:rPr>
          <w:sz w:val="24"/>
          <w:lang w:val="en-US"/>
        </w:rPr>
      </w:pPr>
      <w:r>
        <w:rPr>
          <w:sz w:val="24"/>
          <w:lang w:val="en-US"/>
        </w:rPr>
        <w:t>Juana parece cansada.</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Если подлежащее выражено двумя и более словами разного рода, числа и типа, то согласование подлежащего со сказуемым имеет следующие особенности:</w:t>
      </w:r>
    </w:p>
    <w:p>
      <w:pPr>
        <w:pStyle w:val="Normal1"/>
        <w:spacing w:lineRule="auto" w:line="240"/>
        <w:ind w:firstLine="284" w:end="0"/>
        <w:rPr>
          <w:sz w:val="24"/>
        </w:rPr>
      </w:pPr>
      <w:r>
        <w:rPr>
          <w:sz w:val="24"/>
        </w:rPr>
        <w:t>1. Когда подлежащее состоит из двух или более существитель</w:t>
        <w:softHyphen/>
        <w:t>ных, то сказуемое согласуется с ними во множественном числе: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La mesa desvencijada, dos sillas, la cama de madera </w:t>
      </w:r>
      <w:r>
        <w:rPr>
          <w:i/>
          <w:iCs/>
          <w:sz w:val="24"/>
          <w:lang w:val="en-US"/>
        </w:rPr>
        <w:t>eran</w:t>
      </w:r>
      <w:r>
        <w:rPr>
          <w:sz w:val="24"/>
          <w:lang w:val="en-US"/>
        </w:rPr>
        <w:t xml:space="preserve"> toda la ri-queza del viejo uruguayo.</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2. Когда подлежащее состоит из личного местоимения первого лица и существительного или местоимения второго или третьего лица единственного числа, то сказуемое согласуется с ними в пер</w:t>
        <w:softHyphen/>
        <w:t>вом лице множественного числа:</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Mi tío </w:t>
      </w:r>
      <w:r>
        <w:rPr>
          <w:sz w:val="24"/>
        </w:rPr>
        <w:t>у</w:t>
      </w:r>
      <w:r>
        <w:rPr>
          <w:sz w:val="24"/>
          <w:lang w:val="en-US"/>
        </w:rPr>
        <w:t xml:space="preserve"> </w:t>
      </w:r>
      <w:r>
        <w:rPr>
          <w:sz w:val="24"/>
        </w:rPr>
        <w:t>уо</w:t>
      </w:r>
      <w:r>
        <w:rPr>
          <w:sz w:val="24"/>
          <w:lang w:val="en-US"/>
        </w:rPr>
        <w:t xml:space="preserve"> </w:t>
      </w:r>
      <w:r>
        <w:rPr>
          <w:i/>
          <w:iCs/>
          <w:sz w:val="24"/>
          <w:lang w:val="en-US"/>
        </w:rPr>
        <w:t>respiramos</w:t>
      </w:r>
      <w:r>
        <w:rPr>
          <w:sz w:val="24"/>
          <w:lang w:val="en-US"/>
        </w:rPr>
        <w:t xml:space="preserve">. </w:t>
      </w:r>
      <w:r>
        <w:rPr>
          <w:sz w:val="24"/>
        </w:rPr>
        <w:t>(</w:t>
      </w:r>
      <w:r>
        <w:rPr>
          <w:sz w:val="24"/>
          <w:lang w:val="en-US"/>
        </w:rPr>
        <w:t>R</w:t>
      </w:r>
      <w:r>
        <w:rPr>
          <w:sz w:val="24"/>
        </w:rPr>
        <w:t xml:space="preserve">. </w:t>
      </w:r>
      <w:r>
        <w:rPr>
          <w:sz w:val="24"/>
          <w:lang w:val="en-US"/>
        </w:rPr>
        <w:t>M</w:t>
      </w:r>
      <w:r>
        <w:rPr>
          <w:lang w:val="en-US"/>
        </w:rPr>
        <w:t>EZA</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Если подлежащее второго и третьего лица, то сказуемое ставится во втором лице множественного числа:</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Emesto </w:t>
      </w:r>
      <w:r>
        <w:rPr>
          <w:sz w:val="24"/>
        </w:rPr>
        <w:t>у</w:t>
      </w:r>
      <w:r>
        <w:rPr>
          <w:sz w:val="24"/>
          <w:lang w:val="en-US"/>
        </w:rPr>
        <w:t xml:space="preserve"> tú </w:t>
      </w:r>
      <w:r>
        <w:rPr>
          <w:i/>
          <w:iCs/>
          <w:sz w:val="24"/>
          <w:lang w:val="en-US"/>
        </w:rPr>
        <w:t>sois</w:t>
      </w:r>
      <w:r>
        <w:rPr>
          <w:sz w:val="24"/>
          <w:lang w:val="en-US"/>
        </w:rPr>
        <w:t xml:space="preserve"> estudiantes.</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3. Если два подлежащих соединены союзом </w:t>
      </w:r>
      <w:r>
        <w:rPr>
          <w:b/>
          <w:sz w:val="24"/>
        </w:rPr>
        <w:t>у</w:t>
      </w:r>
      <w:r>
        <w:rPr>
          <w:sz w:val="24"/>
        </w:rPr>
        <w:t>, то возникает два согласовательных варианта:</w:t>
      </w:r>
    </w:p>
    <w:p>
      <w:pPr>
        <w:pStyle w:val="Normal1"/>
        <w:spacing w:lineRule="auto" w:line="240"/>
        <w:ind w:firstLine="284" w:end="0"/>
        <w:rPr>
          <w:sz w:val="24"/>
        </w:rPr>
      </w:pPr>
      <w:r>
        <w:rPr>
          <w:sz w:val="24"/>
        </w:rPr>
        <w:t xml:space="preserve">— </w:t>
      </w:r>
      <w:r>
        <w:rPr>
          <w:sz w:val="24"/>
        </w:rPr>
        <w:t>когда объединенные союзом подлежащие мыслятся как некое смысловое единство, то сказуемое можно согласовывать с ними в единственном числе:</w:t>
      </w:r>
    </w:p>
    <w:p>
      <w:pPr>
        <w:pStyle w:val="Normal1"/>
        <w:spacing w:lineRule="auto" w:line="240"/>
        <w:ind w:firstLine="284" w:end="0"/>
        <w:rPr>
          <w:b/>
          <w:bCs/>
          <w:sz w:val="24"/>
        </w:rPr>
      </w:pPr>
      <w:r>
        <w:rPr>
          <w:b/>
          <w:bCs/>
          <w:sz w:val="24"/>
        </w:rPr>
        <w:t xml:space="preserve">   </w:t>
      </w:r>
    </w:p>
    <w:p>
      <w:pPr>
        <w:pStyle w:val="Normal1"/>
        <w:spacing w:lineRule="auto" w:line="240"/>
        <w:ind w:firstLine="709" w:end="0"/>
        <w:rPr/>
      </w:pPr>
      <w:r>
        <w:rPr>
          <w:b/>
          <w:bCs/>
          <w:sz w:val="24"/>
          <w:lang w:val="en-US"/>
        </w:rPr>
        <w:t xml:space="preserve">La compra </w:t>
      </w:r>
      <w:r>
        <w:rPr>
          <w:b/>
          <w:bCs/>
          <w:sz w:val="24"/>
        </w:rPr>
        <w:t>у</w:t>
      </w:r>
      <w:r>
        <w:rPr>
          <w:b/>
          <w:bCs/>
          <w:sz w:val="24"/>
          <w:lang w:val="en-US"/>
        </w:rPr>
        <w:t xml:space="preserve"> venta</w:t>
      </w:r>
      <w:r>
        <w:rPr>
          <w:sz w:val="24"/>
          <w:lang w:val="en-US"/>
        </w:rPr>
        <w:t xml:space="preserve"> de estos objetos </w:t>
      </w:r>
      <w:r>
        <w:rPr>
          <w:i/>
          <w:iCs/>
          <w:sz w:val="24"/>
          <w:lang w:val="en-US"/>
        </w:rPr>
        <w:t>está prohibida</w:t>
      </w:r>
      <w:r>
        <w:rPr>
          <w:sz w:val="24"/>
          <w:lang w:val="en-US"/>
        </w:rPr>
        <w:t>. (M. S</w:t>
      </w:r>
      <w:r>
        <w:rPr>
          <w:lang w:val="en-US"/>
        </w:rPr>
        <w:t>ECO</w:t>
      </w:r>
      <w:r>
        <w:rPr>
          <w:sz w:val="24"/>
          <w:lang w:val="en-US"/>
        </w:rPr>
        <w:t xml:space="preserve">) </w:t>
      </w:r>
    </w:p>
    <w:p>
      <w:pPr>
        <w:pStyle w:val="Normal1"/>
        <w:spacing w:lineRule="auto" w:line="240"/>
        <w:ind w:firstLine="709" w:end="0"/>
        <w:rPr/>
      </w:pPr>
      <w:r>
        <w:rPr>
          <w:b/>
          <w:bCs/>
          <w:sz w:val="24"/>
          <w:lang w:val="en-US"/>
        </w:rPr>
        <w:t xml:space="preserve">El ir </w:t>
      </w:r>
      <w:r>
        <w:rPr>
          <w:b/>
          <w:bCs/>
          <w:sz w:val="24"/>
        </w:rPr>
        <w:t>у</w:t>
      </w:r>
      <w:r>
        <w:rPr>
          <w:b/>
          <w:bCs/>
          <w:sz w:val="24"/>
          <w:lang w:val="en-US"/>
        </w:rPr>
        <w:t xml:space="preserve"> venir</w:t>
      </w:r>
      <w:r>
        <w:rPr>
          <w:sz w:val="24"/>
          <w:lang w:val="en-US"/>
        </w:rPr>
        <w:t xml:space="preserve"> de tanta gente me </w:t>
      </w:r>
      <w:r>
        <w:rPr>
          <w:i/>
          <w:iCs/>
          <w:sz w:val="24"/>
          <w:lang w:val="en-US"/>
        </w:rPr>
        <w:t>extraña</w:t>
      </w:r>
      <w:r>
        <w:rPr>
          <w:sz w:val="24"/>
          <w:lang w:val="en-US"/>
        </w:rPr>
        <w:t xml:space="preserve"> un poco. </w:t>
      </w:r>
    </w:p>
    <w:p>
      <w:pPr>
        <w:pStyle w:val="Normal1"/>
        <w:spacing w:lineRule="auto" w:line="240"/>
        <w:ind w:firstLine="709" w:end="0"/>
        <w:rPr/>
      </w:pPr>
      <w:r>
        <w:rPr>
          <w:b/>
          <w:bCs/>
          <w:sz w:val="24"/>
          <w:lang w:val="en-US"/>
        </w:rPr>
        <w:t xml:space="preserve">El flujo </w:t>
      </w:r>
      <w:r>
        <w:rPr>
          <w:b/>
          <w:bCs/>
          <w:sz w:val="24"/>
        </w:rPr>
        <w:t>у</w:t>
      </w:r>
      <w:r>
        <w:rPr>
          <w:b/>
          <w:bCs/>
          <w:sz w:val="24"/>
          <w:lang w:val="en-US"/>
        </w:rPr>
        <w:t xml:space="preserve"> reflujo</w:t>
      </w:r>
      <w:r>
        <w:rPr>
          <w:sz w:val="24"/>
          <w:lang w:val="en-US"/>
        </w:rPr>
        <w:t xml:space="preserve"> de las olas </w:t>
      </w:r>
      <w:r>
        <w:rPr>
          <w:i/>
          <w:iCs/>
          <w:sz w:val="24"/>
          <w:lang w:val="en-US"/>
        </w:rPr>
        <w:t>encanta</w:t>
      </w:r>
      <w:r>
        <w:rPr>
          <w:sz w:val="24"/>
          <w:lang w:val="en-US"/>
        </w:rPr>
        <w:t xml:space="preserve"> a muchos hombres.</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 xml:space="preserve">— </w:t>
      </w:r>
      <w:r>
        <w:rPr>
          <w:sz w:val="24"/>
        </w:rPr>
        <w:t>однако в подавляющем большинстве случаев согласование производится во множественном числе:</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Pedro </w:t>
      </w:r>
      <w:r>
        <w:rPr>
          <w:sz w:val="24"/>
        </w:rPr>
        <w:t>у</w:t>
      </w:r>
      <w:r>
        <w:rPr>
          <w:sz w:val="24"/>
          <w:lang w:val="en-US"/>
        </w:rPr>
        <w:t xml:space="preserve"> Miguel </w:t>
      </w:r>
      <w:r>
        <w:rPr>
          <w:i/>
          <w:iCs/>
          <w:sz w:val="24"/>
          <w:lang w:val="en-US"/>
        </w:rPr>
        <w:t>cantan</w:t>
      </w:r>
      <w:r>
        <w:rPr>
          <w:sz w:val="24"/>
          <w:lang w:val="en-US"/>
        </w:rPr>
        <w:t xml:space="preserve">. </w:t>
      </w:r>
    </w:p>
    <w:p>
      <w:pPr>
        <w:pStyle w:val="Normal1"/>
        <w:spacing w:lineRule="auto" w:line="240"/>
        <w:ind w:firstLine="709" w:end="0"/>
        <w:rPr/>
      </w:pPr>
      <w:r>
        <w:rPr>
          <w:sz w:val="24"/>
          <w:lang w:val="en-US"/>
        </w:rPr>
        <w:t xml:space="preserve">El calor y la humedad me </w:t>
      </w:r>
      <w:r>
        <w:rPr>
          <w:i/>
          <w:iCs/>
          <w:sz w:val="24"/>
          <w:lang w:val="en-US"/>
        </w:rPr>
        <w:t>abruman.</w:t>
      </w:r>
    </w:p>
    <w:p>
      <w:pPr>
        <w:pStyle w:val="Normal1"/>
        <w:spacing w:lineRule="auto" w:line="240"/>
        <w:ind w:firstLine="284" w:end="0"/>
        <w:rPr>
          <w:i/>
          <w:i/>
          <w:iCs/>
          <w:sz w:val="24"/>
          <w:lang w:val="en-US"/>
        </w:rPr>
      </w:pPr>
      <w:r>
        <w:rPr>
          <w:i/>
          <w:iCs/>
          <w:sz w:val="24"/>
          <w:lang w:val="en-US"/>
        </w:rPr>
      </w:r>
    </w:p>
    <w:p>
      <w:pPr>
        <w:pStyle w:val="Normal1"/>
        <w:spacing w:lineRule="auto" w:line="240"/>
        <w:ind w:firstLine="284" w:end="0"/>
        <w:rPr/>
      </w:pPr>
      <w:r>
        <w:rPr>
          <w:sz w:val="24"/>
        </w:rPr>
        <w:t xml:space="preserve">4. Два или более подлежащих, соединенных союзом </w:t>
      </w:r>
      <w:r>
        <w:rPr>
          <w:b/>
          <w:sz w:val="24"/>
          <w:lang w:val="en-US"/>
        </w:rPr>
        <w:t>ni</w:t>
      </w:r>
      <w:r>
        <w:rPr>
          <w:sz w:val="24"/>
        </w:rPr>
        <w:t xml:space="preserve"> или </w:t>
      </w:r>
      <w:r>
        <w:rPr>
          <w:b/>
          <w:sz w:val="24"/>
        </w:rPr>
        <w:t>о</w:t>
      </w:r>
      <w:r>
        <w:rPr>
          <w:sz w:val="24"/>
        </w:rPr>
        <w:t xml:space="preserve"> употребляются чаще всего со сказуемым во множественном числе:</w:t>
      </w:r>
    </w:p>
    <w:p>
      <w:pPr>
        <w:pStyle w:val="Normal1"/>
        <w:spacing w:lineRule="auto" w:line="240"/>
        <w:ind w:firstLine="284" w:end="0"/>
        <w:rPr>
          <w:sz w:val="24"/>
        </w:rPr>
      </w:pPr>
      <w:r>
        <w:rPr>
          <w:sz w:val="24"/>
        </w:rPr>
      </w:r>
    </w:p>
    <w:p>
      <w:pPr>
        <w:pStyle w:val="Normal1"/>
        <w:spacing w:lineRule="auto" w:line="240"/>
        <w:ind w:firstLine="709" w:end="0"/>
        <w:rPr/>
      </w:pPr>
      <w:r>
        <w:rPr>
          <w:b/>
          <w:bCs/>
          <w:sz w:val="24"/>
          <w:lang w:val="en-US"/>
        </w:rPr>
        <w:t>Ni</w:t>
      </w:r>
      <w:r>
        <w:rPr>
          <w:sz w:val="24"/>
          <w:lang w:val="en-US"/>
        </w:rPr>
        <w:t xml:space="preserve"> tú </w:t>
      </w:r>
      <w:r>
        <w:rPr>
          <w:b/>
          <w:bCs/>
          <w:sz w:val="24"/>
          <w:lang w:val="en-US"/>
        </w:rPr>
        <w:t>ni</w:t>
      </w:r>
      <w:r>
        <w:rPr>
          <w:sz w:val="24"/>
          <w:lang w:val="en-US"/>
        </w:rPr>
        <w:t xml:space="preserve"> </w:t>
      </w:r>
      <w:r>
        <w:rPr>
          <w:sz w:val="24"/>
        </w:rPr>
        <w:t>уо</w:t>
      </w:r>
      <w:r>
        <w:rPr>
          <w:sz w:val="24"/>
          <w:lang w:val="en-US"/>
        </w:rPr>
        <w:t xml:space="preserve"> </w:t>
      </w:r>
      <w:r>
        <w:rPr>
          <w:i/>
          <w:iCs/>
          <w:sz w:val="24"/>
          <w:lang w:val="en-US"/>
        </w:rPr>
        <w:t>somos culpables.</w:t>
      </w:r>
    </w:p>
    <w:p>
      <w:pPr>
        <w:pStyle w:val="Normal1"/>
        <w:spacing w:lineRule="auto" w:line="240"/>
        <w:ind w:firstLine="709" w:end="0"/>
        <w:rPr/>
      </w:pPr>
      <w:r>
        <w:rPr>
          <w:b/>
          <w:bCs/>
          <w:sz w:val="24"/>
          <w:lang w:val="en-US"/>
        </w:rPr>
        <w:t>Ni</w:t>
      </w:r>
      <w:r>
        <w:rPr>
          <w:sz w:val="24"/>
          <w:lang w:val="en-US"/>
        </w:rPr>
        <w:t xml:space="preserve"> el baile </w:t>
      </w:r>
      <w:r>
        <w:rPr>
          <w:b/>
          <w:bCs/>
          <w:sz w:val="24"/>
          <w:lang w:val="en-US"/>
        </w:rPr>
        <w:t>ni</w:t>
      </w:r>
      <w:r>
        <w:rPr>
          <w:sz w:val="24"/>
          <w:lang w:val="en-US"/>
        </w:rPr>
        <w:t xml:space="preserve"> el canto nos </w:t>
      </w:r>
      <w:r>
        <w:rPr>
          <w:i/>
          <w:iCs/>
          <w:sz w:val="24"/>
          <w:lang w:val="en-US"/>
        </w:rPr>
        <w:t>entusiasmaron</w:t>
      </w:r>
      <w:r>
        <w:rPr>
          <w:sz w:val="24"/>
          <w:lang w:val="en-US"/>
        </w:rPr>
        <w:t>.</w:t>
      </w:r>
    </w:p>
    <w:p>
      <w:pPr>
        <w:pStyle w:val="Normal1"/>
        <w:spacing w:lineRule="auto" w:line="240"/>
        <w:ind w:firstLine="709" w:end="0"/>
        <w:rPr/>
      </w:pPr>
      <w:r>
        <w:rPr>
          <w:sz w:val="24"/>
          <w:lang w:val="en-US"/>
        </w:rPr>
        <w:t xml:space="preserve">Tú </w:t>
      </w:r>
      <w:r>
        <w:rPr>
          <w:b/>
          <w:bCs/>
          <w:sz w:val="24"/>
        </w:rPr>
        <w:t>о</w:t>
      </w:r>
      <w:r>
        <w:rPr>
          <w:sz w:val="24"/>
          <w:lang w:val="en-US"/>
        </w:rPr>
        <w:t xml:space="preserve"> </w:t>
      </w:r>
      <w:r>
        <w:rPr>
          <w:sz w:val="24"/>
        </w:rPr>
        <w:t>уо</w:t>
      </w:r>
      <w:r>
        <w:rPr>
          <w:sz w:val="24"/>
          <w:lang w:val="en-US"/>
        </w:rPr>
        <w:t xml:space="preserve"> </w:t>
      </w:r>
      <w:r>
        <w:rPr>
          <w:i/>
          <w:iCs/>
          <w:sz w:val="24"/>
          <w:lang w:val="en-US"/>
        </w:rPr>
        <w:t>iremos</w:t>
      </w:r>
      <w:r>
        <w:rPr>
          <w:sz w:val="24"/>
          <w:lang w:val="en-US"/>
        </w:rPr>
        <w:t xml:space="preserve"> al concierto.</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В подобных предложениях с союзом </w:t>
      </w:r>
      <w:r>
        <w:rPr>
          <w:b/>
          <w:sz w:val="24"/>
        </w:rPr>
        <w:t>ni</w:t>
      </w:r>
      <w:r>
        <w:rPr>
          <w:sz w:val="24"/>
        </w:rPr>
        <w:t xml:space="preserve"> сказуемое может согласо</w:t>
        <w:softHyphen/>
        <w:t>вываться с подлежащим, которое находится ближе к нему:</w:t>
      </w:r>
    </w:p>
    <w:p>
      <w:pPr>
        <w:pStyle w:val="Normal1"/>
        <w:spacing w:lineRule="auto" w:line="240"/>
        <w:ind w:firstLine="284" w:end="0"/>
        <w:rPr>
          <w:sz w:val="24"/>
        </w:rPr>
      </w:pPr>
      <w:r>
        <w:rPr>
          <w:sz w:val="24"/>
        </w:rPr>
      </w:r>
    </w:p>
    <w:p>
      <w:pPr>
        <w:pStyle w:val="Normal1"/>
        <w:spacing w:lineRule="auto" w:line="240"/>
        <w:ind w:firstLine="709" w:end="0"/>
        <w:rPr>
          <w:sz w:val="24"/>
          <w:lang w:val="en-US"/>
        </w:rPr>
      </w:pPr>
      <w:r>
        <w:rPr>
          <w:sz w:val="24"/>
          <w:lang w:val="en-US"/>
        </w:rPr>
        <w:t xml:space="preserve">Ni los obreros ni el ingeniero está (están) aquí. </w:t>
      </w:r>
    </w:p>
    <w:p>
      <w:pPr>
        <w:pStyle w:val="Normal1"/>
        <w:spacing w:lineRule="auto" w:line="240"/>
        <w:ind w:firstLine="709" w:end="0"/>
        <w:rPr/>
      </w:pPr>
      <w:r>
        <w:rPr>
          <w:sz w:val="24"/>
          <w:lang w:val="en-US"/>
        </w:rPr>
        <w:t>Ni el ingeniero ni los obreros están aquí.</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Когда сказуемое помещается перед подлежащими в единствен</w:t>
        <w:softHyphen/>
        <w:t xml:space="preserve">ном числе, соединенными союзом </w:t>
      </w:r>
      <w:r>
        <w:rPr>
          <w:b/>
          <w:sz w:val="24"/>
        </w:rPr>
        <w:t>ni</w:t>
      </w:r>
      <w:r>
        <w:rPr>
          <w:sz w:val="24"/>
        </w:rPr>
        <w:t xml:space="preserve"> или </w:t>
      </w:r>
      <w:r>
        <w:rPr>
          <w:b/>
          <w:sz w:val="24"/>
        </w:rPr>
        <w:t>о</w:t>
      </w:r>
      <w:r>
        <w:rPr>
          <w:sz w:val="24"/>
        </w:rPr>
        <w:t>, оно может иметь форму как единственного, так и множественного числа:</w:t>
      </w:r>
    </w:p>
    <w:p>
      <w:pPr>
        <w:pStyle w:val="Normal1"/>
        <w:spacing w:lineRule="auto" w:line="240"/>
        <w:ind w:firstLine="709" w:end="0"/>
        <w:rPr>
          <w:sz w:val="24"/>
        </w:rPr>
      </w:pPr>
      <w:r>
        <w:rPr>
          <w:sz w:val="24"/>
        </w:rPr>
      </w:r>
    </w:p>
    <w:p>
      <w:pPr>
        <w:pStyle w:val="Normal1"/>
        <w:spacing w:lineRule="auto" w:line="240"/>
        <w:ind w:firstLine="709" w:end="0"/>
        <w:rPr/>
      </w:pPr>
      <w:r>
        <w:rPr>
          <w:sz w:val="24"/>
          <w:lang w:val="en-US"/>
        </w:rPr>
        <w:t xml:space="preserve">No me </w:t>
      </w:r>
      <w:r>
        <w:rPr>
          <w:i/>
          <w:iCs/>
          <w:sz w:val="24"/>
          <w:lang w:val="en-US"/>
        </w:rPr>
        <w:t>gusta (gustan)</w:t>
      </w:r>
      <w:r>
        <w:rPr>
          <w:sz w:val="24"/>
          <w:lang w:val="en-US"/>
        </w:rPr>
        <w:t xml:space="preserve"> ni su novela ni su cuento.</w:t>
      </w:r>
    </w:p>
    <w:p>
      <w:pPr>
        <w:pStyle w:val="Normal1"/>
        <w:spacing w:lineRule="auto" w:line="240"/>
        <w:ind w:firstLine="709" w:end="0"/>
        <w:rPr/>
      </w:pPr>
      <w:r>
        <w:rPr>
          <w:sz w:val="24"/>
          <w:lang w:val="en-US"/>
        </w:rPr>
        <w:t xml:space="preserve">Le </w:t>
      </w:r>
      <w:r>
        <w:rPr>
          <w:i/>
          <w:iCs/>
          <w:sz w:val="24"/>
          <w:lang w:val="en-US"/>
        </w:rPr>
        <w:t>atraía (atraían)</w:t>
      </w:r>
      <w:r>
        <w:rPr>
          <w:sz w:val="24"/>
          <w:lang w:val="en-US"/>
        </w:rPr>
        <w:t xml:space="preserve"> la hermosura de la moza </w:t>
      </w:r>
      <w:r>
        <w:rPr>
          <w:sz w:val="24"/>
        </w:rPr>
        <w:t>о</w:t>
      </w:r>
      <w:r>
        <w:rPr>
          <w:sz w:val="24"/>
          <w:lang w:val="en-US"/>
        </w:rPr>
        <w:t xml:space="preserve"> la amenidad del lugar. </w:t>
      </w:r>
      <w:r>
        <w:rPr>
          <w:sz w:val="24"/>
        </w:rPr>
        <w:t>(</w:t>
      </w:r>
      <w:r>
        <w:rPr>
          <w:sz w:val="24"/>
          <w:lang w:val="en-US"/>
        </w:rPr>
        <w:t>M</w:t>
      </w:r>
      <w:r>
        <w:rPr>
          <w:sz w:val="24"/>
        </w:rPr>
        <w:t>.</w:t>
      </w:r>
      <w:r>
        <w:rPr>
          <w:sz w:val="24"/>
          <w:lang w:val="en-US"/>
        </w:rPr>
        <w:t>S</w:t>
      </w:r>
      <w:r>
        <w:rPr>
          <w:lang w:val="en-US"/>
        </w:rPr>
        <w:t>ECO</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5. При двух или более подлежащих, которые выражены не име</w:t>
        <w:softHyphen/>
        <w:t>ющими противоположного смысла инфинитивами, сказуемое упот</w:t>
        <w:softHyphen/>
        <w:t>ребляется в единственном числе:</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Pensar </w:t>
      </w:r>
      <w:r>
        <w:rPr>
          <w:sz w:val="24"/>
        </w:rPr>
        <w:t>у</w:t>
      </w:r>
      <w:r>
        <w:rPr>
          <w:sz w:val="24"/>
          <w:lang w:val="en-US"/>
        </w:rPr>
        <w:t xml:space="preserve"> trabajar </w:t>
      </w:r>
      <w:r>
        <w:rPr>
          <w:i/>
          <w:iCs/>
          <w:sz w:val="24"/>
          <w:lang w:val="en-US"/>
        </w:rPr>
        <w:t>es</w:t>
      </w:r>
      <w:r>
        <w:rPr>
          <w:sz w:val="24"/>
          <w:lang w:val="en-US"/>
        </w:rPr>
        <w:t xml:space="preserve"> indispensable para el hombre. </w:t>
      </w:r>
    </w:p>
    <w:p>
      <w:pPr>
        <w:pStyle w:val="Normal1"/>
        <w:spacing w:lineRule="auto" w:line="240"/>
        <w:ind w:firstLine="709" w:end="0"/>
        <w:rPr/>
      </w:pPr>
      <w:r>
        <w:rPr>
          <w:sz w:val="24"/>
          <w:lang w:val="en-US"/>
        </w:rPr>
        <w:t xml:space="preserve">Me </w:t>
      </w:r>
      <w:r>
        <w:rPr>
          <w:i/>
          <w:iCs/>
          <w:sz w:val="24"/>
          <w:lang w:val="en-US"/>
        </w:rPr>
        <w:t>gusta</w:t>
      </w:r>
      <w:r>
        <w:rPr>
          <w:sz w:val="24"/>
          <w:lang w:val="en-US"/>
        </w:rPr>
        <w:t xml:space="preserve"> cantar </w:t>
      </w:r>
      <w:r>
        <w:rPr>
          <w:sz w:val="24"/>
        </w:rPr>
        <w:t>у</w:t>
      </w:r>
      <w:r>
        <w:rPr>
          <w:sz w:val="24"/>
          <w:lang w:val="en-US"/>
        </w:rPr>
        <w:t xml:space="preserve"> bailar.</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У составных именных сказуемых именная часть, выраженная прилагательным или причастием, также ставится в единственном числе:</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Hacer gimnasia </w:t>
      </w:r>
      <w:r>
        <w:rPr>
          <w:sz w:val="24"/>
        </w:rPr>
        <w:t>у</w:t>
      </w:r>
      <w:r>
        <w:rPr>
          <w:sz w:val="24"/>
          <w:lang w:val="en-US"/>
        </w:rPr>
        <w:t xml:space="preserve"> ducharse con agua fría </w:t>
      </w:r>
      <w:r>
        <w:rPr>
          <w:i/>
          <w:iCs/>
          <w:sz w:val="24"/>
          <w:lang w:val="en-US"/>
        </w:rPr>
        <w:t>es beneficioso</w:t>
      </w:r>
      <w:r>
        <w:rPr>
          <w:sz w:val="24"/>
          <w:lang w:val="en-US"/>
        </w:rPr>
        <w:t xml:space="preserve"> para la salud. </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 </w:t>
      </w:r>
      <w:r>
        <w:rPr>
          <w:sz w:val="24"/>
        </w:rPr>
        <w:t>6. Если в случае, подобном предыдущему, смысл инфинитивов противопоставляется, то сказуемое следует употребить во множе</w:t>
        <w:softHyphen/>
        <w:t>ственном числе:</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Trabajar mucho </w:t>
      </w:r>
      <w:r>
        <w:rPr>
          <w:sz w:val="24"/>
        </w:rPr>
        <w:t>у</w:t>
      </w:r>
      <w:r>
        <w:rPr>
          <w:sz w:val="24"/>
          <w:lang w:val="en-US"/>
        </w:rPr>
        <w:t xml:space="preserve"> descansar poco </w:t>
      </w:r>
      <w:r>
        <w:rPr>
          <w:i/>
          <w:iCs/>
          <w:sz w:val="24"/>
          <w:lang w:val="en-US"/>
        </w:rPr>
        <w:t>perjudican</w:t>
      </w:r>
      <w:r>
        <w:rPr>
          <w:sz w:val="24"/>
          <w:lang w:val="en-US"/>
        </w:rPr>
        <w:t xml:space="preserve"> la salud.</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7. Когда после двух или более подлежащих идет обобщающее слово, то сказуемое ставится в единственном числе:</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La tierra, el mar, el cielo, las estrellas, toda la naturaleza nos </w:t>
      </w:r>
      <w:r>
        <w:rPr>
          <w:i/>
          <w:iCs/>
          <w:sz w:val="24"/>
          <w:lang w:val="en-US"/>
        </w:rPr>
        <w:t>infunde</w:t>
      </w:r>
      <w:r>
        <w:rPr>
          <w:sz w:val="24"/>
          <w:lang w:val="en-US"/>
        </w:rPr>
        <w:t xml:space="preserve"> la alegría.</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8. С выражениями, подобными </w:t>
      </w:r>
      <w:r>
        <w:rPr>
          <w:b/>
          <w:sz w:val="24"/>
          <w:lang w:val="en-US"/>
        </w:rPr>
        <w:t>esto</w:t>
      </w:r>
      <w:r>
        <w:rPr>
          <w:b/>
          <w:sz w:val="24"/>
        </w:rPr>
        <w:t xml:space="preserve"> у </w:t>
      </w:r>
      <w:r>
        <w:rPr>
          <w:b/>
          <w:sz w:val="24"/>
          <w:lang w:val="en-US"/>
        </w:rPr>
        <w:t>lo</w:t>
      </w:r>
      <w:r>
        <w:rPr>
          <w:b/>
          <w:sz w:val="24"/>
        </w:rPr>
        <w:t xml:space="preserve"> </w:t>
      </w:r>
      <w:r>
        <w:rPr>
          <w:b/>
          <w:sz w:val="24"/>
          <w:lang w:val="en-US"/>
        </w:rPr>
        <w:t>que</w:t>
      </w:r>
      <w:r>
        <w:rPr>
          <w:b/>
          <w:sz w:val="24"/>
        </w:rPr>
        <w:t xml:space="preserve">, </w:t>
      </w:r>
      <w:r>
        <w:rPr>
          <w:b/>
          <w:sz w:val="24"/>
          <w:lang w:val="en-US"/>
        </w:rPr>
        <w:t>ese</w:t>
      </w:r>
      <w:r>
        <w:rPr>
          <w:b/>
          <w:sz w:val="24"/>
        </w:rPr>
        <w:t xml:space="preserve"> </w:t>
      </w:r>
      <w:r>
        <w:rPr>
          <w:b/>
          <w:sz w:val="24"/>
          <w:lang w:val="en-US"/>
        </w:rPr>
        <w:t>si</w:t>
      </w:r>
      <w:r>
        <w:rPr>
          <w:b/>
          <w:sz w:val="24"/>
        </w:rPr>
        <w:t xml:space="preserve"> у </w:t>
      </w:r>
      <w:r>
        <w:rPr>
          <w:b/>
          <w:sz w:val="24"/>
          <w:lang w:val="en-US"/>
        </w:rPr>
        <w:t>ese</w:t>
      </w:r>
      <w:r>
        <w:rPr>
          <w:b/>
          <w:sz w:val="24"/>
        </w:rPr>
        <w:t xml:space="preserve"> </w:t>
      </w:r>
      <w:r>
        <w:rPr>
          <w:b/>
          <w:sz w:val="24"/>
          <w:lang w:val="en-US"/>
        </w:rPr>
        <w:t>no</w:t>
      </w:r>
      <w:r>
        <w:rPr>
          <w:sz w:val="24"/>
        </w:rPr>
        <w:t xml:space="preserve"> в функции подлежащих, сказуемое обычно употребляется в един</w:t>
        <w:softHyphen/>
        <w:t>ственном числе, если оно не указывает на противопоставления:</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Esto </w:t>
      </w:r>
      <w:r>
        <w:rPr>
          <w:sz w:val="24"/>
        </w:rPr>
        <w:t>у</w:t>
      </w:r>
      <w:r>
        <w:rPr>
          <w:sz w:val="24"/>
          <w:lang w:val="en-US"/>
        </w:rPr>
        <w:t xml:space="preserve"> lo que te dije ayer </w:t>
      </w:r>
      <w:r>
        <w:rPr>
          <w:i/>
          <w:iCs/>
          <w:sz w:val="24"/>
          <w:lang w:val="en-US"/>
        </w:rPr>
        <w:t>forma</w:t>
      </w:r>
      <w:r>
        <w:rPr>
          <w:sz w:val="24"/>
          <w:lang w:val="en-US"/>
        </w:rPr>
        <w:t xml:space="preserve"> parte de mi plan.</w:t>
      </w:r>
    </w:p>
    <w:p>
      <w:pPr>
        <w:pStyle w:val="Normal1"/>
        <w:spacing w:lineRule="auto" w:line="240"/>
        <w:ind w:firstLine="709" w:end="0"/>
        <w:rPr/>
      </w:pPr>
      <w:r>
        <w:rPr>
          <w:sz w:val="24"/>
          <w:lang w:val="en-US"/>
        </w:rPr>
        <w:t xml:space="preserve">Ese sí </w:t>
      </w:r>
      <w:r>
        <w:rPr>
          <w:sz w:val="24"/>
        </w:rPr>
        <w:t>у</w:t>
      </w:r>
      <w:r>
        <w:rPr>
          <w:sz w:val="24"/>
          <w:lang w:val="en-US"/>
        </w:rPr>
        <w:t xml:space="preserve"> ese no le </w:t>
      </w:r>
      <w:r>
        <w:rPr>
          <w:i/>
          <w:iCs/>
          <w:sz w:val="24"/>
          <w:lang w:val="en-US"/>
        </w:rPr>
        <w:t>molesta</w:t>
      </w:r>
      <w:r>
        <w:rPr>
          <w:sz w:val="24"/>
          <w:lang w:val="en-US"/>
        </w:rPr>
        <w:t xml:space="preserve"> (a él).</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Ho: Esto </w:t>
      </w:r>
      <w:r>
        <w:rPr>
          <w:sz w:val="24"/>
        </w:rPr>
        <w:t>у</w:t>
      </w:r>
      <w:r>
        <w:rPr>
          <w:sz w:val="24"/>
          <w:lang w:val="en-US"/>
        </w:rPr>
        <w:t xml:space="preserve"> lo que me dijiste ayer se </w:t>
      </w:r>
      <w:r>
        <w:rPr>
          <w:i/>
          <w:iCs/>
          <w:sz w:val="24"/>
          <w:lang w:val="en-US"/>
        </w:rPr>
        <w:t>contradicen</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9. С выражениями </w:t>
      </w:r>
      <w:r>
        <w:rPr>
          <w:b/>
          <w:sz w:val="24"/>
          <w:lang w:val="en-US"/>
        </w:rPr>
        <w:t>yo</w:t>
      </w:r>
      <w:r>
        <w:rPr>
          <w:b/>
          <w:sz w:val="24"/>
        </w:rPr>
        <w:t xml:space="preserve"> </w:t>
      </w:r>
      <w:r>
        <w:rPr>
          <w:b/>
          <w:sz w:val="24"/>
          <w:lang w:val="en-US"/>
        </w:rPr>
        <w:t>soy</w:t>
      </w:r>
      <w:r>
        <w:rPr>
          <w:b/>
          <w:sz w:val="24"/>
        </w:rPr>
        <w:t xml:space="preserve"> </w:t>
      </w:r>
      <w:r>
        <w:rPr>
          <w:b/>
          <w:sz w:val="24"/>
          <w:lang w:val="en-US"/>
        </w:rPr>
        <w:t>el</w:t>
      </w:r>
      <w:r>
        <w:rPr>
          <w:b/>
          <w:sz w:val="24"/>
        </w:rPr>
        <w:t xml:space="preserve"> </w:t>
      </w:r>
      <w:r>
        <w:rPr>
          <w:b/>
          <w:sz w:val="24"/>
          <w:lang w:val="en-US"/>
        </w:rPr>
        <w:t>que</w:t>
      </w:r>
      <w:r>
        <w:rPr>
          <w:b/>
          <w:sz w:val="24"/>
        </w:rPr>
        <w:t xml:space="preserve">, </w:t>
      </w:r>
      <w:r>
        <w:rPr>
          <w:b/>
          <w:sz w:val="24"/>
          <w:lang w:val="en-US"/>
        </w:rPr>
        <w:t>tu</w:t>
      </w:r>
      <w:r>
        <w:rPr>
          <w:b/>
          <w:sz w:val="24"/>
        </w:rPr>
        <w:t xml:space="preserve"> </w:t>
      </w:r>
      <w:r>
        <w:rPr>
          <w:b/>
          <w:sz w:val="24"/>
          <w:lang w:val="en-US"/>
        </w:rPr>
        <w:t>eres</w:t>
      </w:r>
      <w:r>
        <w:rPr>
          <w:b/>
          <w:sz w:val="24"/>
        </w:rPr>
        <w:t xml:space="preserve"> </w:t>
      </w:r>
      <w:r>
        <w:rPr>
          <w:b/>
          <w:sz w:val="24"/>
          <w:lang w:val="en-US"/>
        </w:rPr>
        <w:t>el</w:t>
      </w:r>
      <w:r>
        <w:rPr>
          <w:b/>
          <w:sz w:val="24"/>
        </w:rPr>
        <w:t xml:space="preserve"> </w:t>
      </w:r>
      <w:r>
        <w:rPr>
          <w:b/>
          <w:sz w:val="24"/>
          <w:lang w:val="en-US"/>
        </w:rPr>
        <w:t>que</w:t>
      </w:r>
      <w:r>
        <w:rPr>
          <w:b/>
          <w:sz w:val="24"/>
        </w:rPr>
        <w:t xml:space="preserve">, </w:t>
      </w:r>
      <w:r>
        <w:rPr>
          <w:b/>
          <w:sz w:val="24"/>
          <w:lang w:val="en-US"/>
        </w:rPr>
        <w:t>yo</w:t>
      </w:r>
      <w:r>
        <w:rPr>
          <w:b/>
          <w:sz w:val="24"/>
        </w:rPr>
        <w:t xml:space="preserve"> </w:t>
      </w:r>
      <w:r>
        <w:rPr>
          <w:b/>
          <w:sz w:val="24"/>
          <w:lang w:val="en-US"/>
        </w:rPr>
        <w:t>soy</w:t>
      </w:r>
      <w:r>
        <w:rPr>
          <w:b/>
          <w:sz w:val="24"/>
        </w:rPr>
        <w:t xml:space="preserve"> </w:t>
      </w:r>
      <w:r>
        <w:rPr>
          <w:b/>
          <w:sz w:val="24"/>
          <w:lang w:val="en-US"/>
        </w:rPr>
        <w:t>quien</w:t>
      </w:r>
      <w:r>
        <w:rPr>
          <w:b/>
          <w:sz w:val="24"/>
        </w:rPr>
        <w:t xml:space="preserve">, </w:t>
      </w:r>
      <w:r>
        <w:rPr>
          <w:b/>
          <w:sz w:val="24"/>
          <w:lang w:val="en-US"/>
        </w:rPr>
        <w:t>t</w:t>
      </w:r>
      <w:r>
        <w:rPr>
          <w:b/>
          <w:sz w:val="24"/>
        </w:rPr>
        <w:t xml:space="preserve">ú </w:t>
      </w:r>
      <w:r>
        <w:rPr>
          <w:b/>
          <w:sz w:val="24"/>
          <w:lang w:val="en-US"/>
        </w:rPr>
        <w:t>eres</w:t>
      </w:r>
      <w:r>
        <w:rPr>
          <w:b/>
          <w:sz w:val="24"/>
        </w:rPr>
        <w:t xml:space="preserve"> </w:t>
      </w:r>
      <w:r>
        <w:rPr>
          <w:b/>
          <w:sz w:val="24"/>
          <w:lang w:val="en-US"/>
        </w:rPr>
        <w:t>quien</w:t>
      </w:r>
      <w:r>
        <w:rPr>
          <w:sz w:val="24"/>
        </w:rPr>
        <w:t xml:space="preserve"> глагол употребляется в третьем лице единственного чис</w:t>
        <w:softHyphen/>
        <w:t xml:space="preserve">ла или же в том лице, в каком стоит вспомогательный глагол </w:t>
      </w:r>
      <w:r>
        <w:rPr>
          <w:b/>
          <w:sz w:val="24"/>
          <w:lang w:val="en-US"/>
        </w:rPr>
        <w:t>ser</w:t>
      </w:r>
      <w:r>
        <w:rPr>
          <w:sz w:val="24"/>
        </w:rPr>
        <w:t>:</w:t>
      </w:r>
    </w:p>
    <w:p>
      <w:pPr>
        <w:pStyle w:val="Normal1"/>
        <w:spacing w:lineRule="auto" w:line="240"/>
        <w:ind w:firstLine="284" w:end="0"/>
        <w:rPr>
          <w:sz w:val="24"/>
        </w:rPr>
      </w:pPr>
      <w:r>
        <w:rPr>
          <w:sz w:val="24"/>
        </w:rPr>
      </w:r>
    </w:p>
    <w:p>
      <w:pPr>
        <w:pStyle w:val="Normal1"/>
        <w:spacing w:lineRule="auto" w:line="240"/>
        <w:ind w:firstLine="709" w:end="0"/>
        <w:rPr>
          <w:sz w:val="24"/>
          <w:lang w:val="en-US"/>
        </w:rPr>
      </w:pPr>
      <w:r>
        <w:rPr>
          <w:sz w:val="24"/>
          <w:lang w:val="en-US"/>
        </w:rPr>
        <w:t xml:space="preserve">Yo soy el que lo dice = yo soy el que lo digo. </w:t>
      </w:r>
    </w:p>
    <w:p>
      <w:pPr>
        <w:pStyle w:val="Normal1"/>
        <w:spacing w:lineRule="auto" w:line="240"/>
        <w:ind w:firstLine="709" w:end="0"/>
        <w:rPr>
          <w:sz w:val="24"/>
          <w:lang w:val="en-US"/>
        </w:rPr>
      </w:pPr>
      <w:r>
        <w:rPr>
          <w:sz w:val="24"/>
          <w:lang w:val="en-US"/>
        </w:rPr>
        <w:t xml:space="preserve">Tú eres el que lo dice = tú eres el que lo dices. </w:t>
      </w:r>
    </w:p>
    <w:p>
      <w:pPr>
        <w:pStyle w:val="Normal1"/>
        <w:spacing w:lineRule="auto" w:line="240"/>
        <w:ind w:firstLine="709" w:end="0"/>
        <w:rPr/>
      </w:pPr>
      <w:r>
        <w:rPr>
          <w:sz w:val="24"/>
          <w:lang w:val="en-US"/>
        </w:rPr>
        <w:t xml:space="preserve">Yo soy quien lo dice = yo soy quien lo digo </w:t>
      </w:r>
      <w:r>
        <w:rPr>
          <w:sz w:val="24"/>
        </w:rPr>
        <w:t>и</w:t>
      </w:r>
      <w:r>
        <w:rPr>
          <w:sz w:val="24"/>
          <w:lang w:val="en-US"/>
        </w:rPr>
        <w:t xml:space="preserve"> </w:t>
      </w:r>
      <w:r>
        <w:rPr>
          <w:sz w:val="24"/>
        </w:rPr>
        <w:t>т</w:t>
      </w:r>
      <w:r>
        <w:rPr>
          <w:sz w:val="24"/>
          <w:lang w:val="en-US"/>
        </w:rPr>
        <w:t>.</w:t>
      </w:r>
      <w:r>
        <w:rPr>
          <w:sz w:val="24"/>
        </w:rPr>
        <w:t>п</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10. С выражениями </w:t>
      </w:r>
      <w:r>
        <w:rPr>
          <w:b/>
          <w:sz w:val="24"/>
          <w:lang w:val="en-US"/>
        </w:rPr>
        <w:t>yo</w:t>
      </w:r>
      <w:r>
        <w:rPr>
          <w:b/>
          <w:sz w:val="24"/>
        </w:rPr>
        <w:t xml:space="preserve"> </w:t>
      </w:r>
      <w:r>
        <w:rPr>
          <w:b/>
          <w:sz w:val="24"/>
          <w:lang w:val="en-US"/>
        </w:rPr>
        <w:t>soy</w:t>
      </w:r>
      <w:r>
        <w:rPr>
          <w:b/>
          <w:sz w:val="24"/>
        </w:rPr>
        <w:t xml:space="preserve"> (</w:t>
      </w:r>
      <w:r>
        <w:rPr>
          <w:b/>
          <w:sz w:val="24"/>
          <w:lang w:val="en-US"/>
        </w:rPr>
        <w:t>uno</w:t>
      </w:r>
      <w:r>
        <w:rPr>
          <w:b/>
          <w:sz w:val="24"/>
        </w:rPr>
        <w:t xml:space="preserve">) </w:t>
      </w:r>
      <w:r>
        <w:rPr>
          <w:b/>
          <w:sz w:val="24"/>
          <w:lang w:val="en-US"/>
        </w:rPr>
        <w:t>de</w:t>
      </w:r>
      <w:r>
        <w:rPr>
          <w:b/>
          <w:sz w:val="24"/>
        </w:rPr>
        <w:t xml:space="preserve"> </w:t>
      </w:r>
      <w:r>
        <w:rPr>
          <w:b/>
          <w:sz w:val="24"/>
          <w:lang w:val="en-US"/>
        </w:rPr>
        <w:t>los</w:t>
      </w:r>
      <w:r>
        <w:rPr>
          <w:b/>
          <w:sz w:val="24"/>
        </w:rPr>
        <w:t xml:space="preserve"> </w:t>
      </w:r>
      <w:r>
        <w:rPr>
          <w:b/>
          <w:sz w:val="24"/>
          <w:lang w:val="en-US"/>
        </w:rPr>
        <w:t>que</w:t>
      </w:r>
      <w:r>
        <w:rPr>
          <w:b/>
          <w:sz w:val="24"/>
        </w:rPr>
        <w:t xml:space="preserve">, </w:t>
      </w:r>
      <w:r>
        <w:rPr>
          <w:b/>
          <w:sz w:val="24"/>
          <w:lang w:val="en-US"/>
        </w:rPr>
        <w:t>tu</w:t>
      </w:r>
      <w:r>
        <w:rPr>
          <w:b/>
          <w:sz w:val="24"/>
        </w:rPr>
        <w:t xml:space="preserve"> </w:t>
      </w:r>
      <w:r>
        <w:rPr>
          <w:b/>
          <w:sz w:val="24"/>
          <w:lang w:val="en-US"/>
        </w:rPr>
        <w:t>eres</w:t>
      </w:r>
      <w:r>
        <w:rPr>
          <w:b/>
          <w:sz w:val="24"/>
        </w:rPr>
        <w:t xml:space="preserve"> (</w:t>
      </w:r>
      <w:r>
        <w:rPr>
          <w:b/>
          <w:sz w:val="24"/>
          <w:lang w:val="en-US"/>
        </w:rPr>
        <w:t>uno</w:t>
      </w:r>
      <w:r>
        <w:rPr>
          <w:b/>
          <w:sz w:val="24"/>
        </w:rPr>
        <w:t xml:space="preserve">) </w:t>
      </w:r>
      <w:r>
        <w:rPr>
          <w:b/>
          <w:sz w:val="24"/>
          <w:lang w:val="en-US"/>
        </w:rPr>
        <w:t>de</w:t>
      </w:r>
      <w:r>
        <w:rPr>
          <w:b/>
          <w:sz w:val="24"/>
        </w:rPr>
        <w:t xml:space="preserve"> </w:t>
      </w:r>
      <w:r>
        <w:rPr>
          <w:b/>
          <w:sz w:val="24"/>
          <w:lang w:val="en-US"/>
        </w:rPr>
        <w:t>los</w:t>
      </w:r>
      <w:r>
        <w:rPr>
          <w:b/>
          <w:sz w:val="24"/>
        </w:rPr>
        <w:t xml:space="preserve"> </w:t>
      </w:r>
      <w:r>
        <w:rPr>
          <w:b/>
          <w:sz w:val="24"/>
          <w:lang w:val="en-US"/>
        </w:rPr>
        <w:t>que</w:t>
      </w:r>
      <w:r>
        <w:rPr>
          <w:sz w:val="24"/>
        </w:rPr>
        <w:t xml:space="preserve"> и т.п. глагол следует употреблять в третьем лице множественного числа:</w:t>
      </w:r>
    </w:p>
    <w:p>
      <w:pPr>
        <w:pStyle w:val="Normal1"/>
        <w:spacing w:lineRule="auto" w:line="240"/>
        <w:rPr>
          <w:sz w:val="24"/>
        </w:rPr>
      </w:pPr>
      <w:r>
        <w:rPr>
          <w:sz w:val="24"/>
        </w:rPr>
      </w:r>
    </w:p>
    <w:p>
      <w:pPr>
        <w:pStyle w:val="Normal1"/>
        <w:spacing w:lineRule="auto" w:line="240"/>
        <w:ind w:firstLine="709" w:end="0"/>
        <w:rPr/>
      </w:pPr>
      <w:r>
        <w:rPr>
          <w:sz w:val="24"/>
          <w:lang w:val="en-US"/>
        </w:rPr>
        <w:t xml:space="preserve">Yo soy de los que </w:t>
      </w:r>
      <w:r>
        <w:rPr>
          <w:i/>
          <w:iCs/>
          <w:sz w:val="24"/>
          <w:lang w:val="en-US"/>
        </w:rPr>
        <w:t>dicen</w:t>
      </w:r>
      <w:r>
        <w:rPr>
          <w:sz w:val="24"/>
          <w:lang w:val="en-US"/>
        </w:rPr>
        <w:t>.</w:t>
      </w:r>
    </w:p>
    <w:p>
      <w:pPr>
        <w:pStyle w:val="Normal1"/>
        <w:spacing w:lineRule="auto" w:line="240"/>
        <w:ind w:firstLine="709" w:end="0"/>
        <w:rPr/>
      </w:pPr>
      <w:r>
        <w:rPr>
          <w:sz w:val="24"/>
        </w:rPr>
        <w:t>Т</w:t>
      </w:r>
      <w:r>
        <w:rPr>
          <w:sz w:val="24"/>
          <w:lang w:val="en-US"/>
        </w:rPr>
        <w:t xml:space="preserve">ú eres de los que </w:t>
      </w:r>
      <w:r>
        <w:rPr>
          <w:i/>
          <w:iCs/>
          <w:sz w:val="24"/>
          <w:lang w:val="en-US"/>
        </w:rPr>
        <w:t>dicen</w:t>
      </w:r>
      <w:r>
        <w:rPr>
          <w:sz w:val="24"/>
          <w:lang w:val="en-US"/>
        </w:rPr>
        <w:t>.</w:t>
      </w:r>
    </w:p>
    <w:p>
      <w:pPr>
        <w:pStyle w:val="Normal1"/>
        <w:spacing w:lineRule="auto" w:line="240"/>
        <w:ind w:firstLine="709" w:end="0"/>
        <w:rPr/>
      </w:pPr>
      <w:r>
        <w:rPr>
          <w:sz w:val="24"/>
          <w:lang w:val="en-US"/>
        </w:rPr>
        <w:t xml:space="preserve">Yo soy uno de los que </w:t>
      </w:r>
      <w:r>
        <w:rPr>
          <w:i/>
          <w:iCs/>
          <w:sz w:val="24"/>
          <w:lang w:val="en-US"/>
        </w:rPr>
        <w:t>afirman</w:t>
      </w:r>
      <w:r>
        <w:rPr>
          <w:sz w:val="24"/>
          <w:lang w:val="en-US"/>
        </w:rPr>
        <w:t>.</w:t>
      </w:r>
    </w:p>
    <w:p>
      <w:pPr>
        <w:pStyle w:val="Normal1"/>
        <w:spacing w:lineRule="auto" w:line="240"/>
        <w:ind w:firstLine="709" w:end="0"/>
        <w:rPr/>
      </w:pPr>
      <w:r>
        <w:rPr>
          <w:sz w:val="24"/>
        </w:rPr>
        <w:t>Т</w:t>
      </w:r>
      <w:r>
        <w:rPr>
          <w:sz w:val="24"/>
          <w:lang w:val="en-US"/>
        </w:rPr>
        <w:t xml:space="preserve">ú eres una de las que </w:t>
      </w:r>
      <w:r>
        <w:rPr>
          <w:i/>
          <w:iCs/>
          <w:sz w:val="24"/>
          <w:lang w:val="en-US"/>
        </w:rPr>
        <w:t>afirman</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11. Сказуемое согласуется с подлежащим, выраженным соби</w:t>
        <w:softHyphen/>
        <w:t>рательным именем существительным, следующим образом:</w:t>
      </w:r>
    </w:p>
    <w:p>
      <w:pPr>
        <w:pStyle w:val="Normal1"/>
        <w:spacing w:lineRule="auto" w:line="240"/>
        <w:ind w:firstLine="284" w:end="0"/>
        <w:rPr>
          <w:sz w:val="24"/>
        </w:rPr>
      </w:pPr>
      <w:r>
        <w:rPr>
          <w:sz w:val="24"/>
        </w:rPr>
        <w:t>а) в простом предложении сказуемое согласуется с таким подле</w:t>
        <w:softHyphen/>
        <w:t>жащим в единственном числе:</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La multitud se </w:t>
      </w:r>
      <w:r>
        <w:rPr>
          <w:i/>
          <w:iCs/>
          <w:sz w:val="24"/>
          <w:lang w:val="en-US"/>
        </w:rPr>
        <w:t>agrupó</w:t>
      </w:r>
      <w:r>
        <w:rPr>
          <w:sz w:val="24"/>
          <w:lang w:val="en-US"/>
        </w:rPr>
        <w:t xml:space="preserve"> en la plaza central. </w:t>
      </w:r>
    </w:p>
    <w:p>
      <w:pPr>
        <w:pStyle w:val="Normal1"/>
        <w:spacing w:lineRule="auto" w:line="240"/>
        <w:ind w:firstLine="709" w:end="0"/>
        <w:rPr/>
      </w:pPr>
      <w:r>
        <w:rPr>
          <w:sz w:val="24"/>
          <w:lang w:val="en-US"/>
        </w:rPr>
        <w:t xml:space="preserve">La muchedumbre </w:t>
      </w:r>
      <w:r>
        <w:rPr>
          <w:i/>
          <w:iCs/>
          <w:sz w:val="24"/>
          <w:lang w:val="en-US"/>
        </w:rPr>
        <w:t>estaba</w:t>
      </w:r>
      <w:r>
        <w:rPr>
          <w:sz w:val="24"/>
          <w:lang w:val="en-US"/>
        </w:rPr>
        <w:t xml:space="preserve"> constemada.</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б) если подлежащее, выраженное собирательным существитель</w:t>
        <w:softHyphen/>
        <w:t xml:space="preserve">ным, имеет при себе дополнение, состоящее из предлога </w:t>
      </w:r>
      <w:r>
        <w:rPr>
          <w:b/>
          <w:bCs/>
          <w:sz w:val="24"/>
        </w:rPr>
        <w:t>de</w:t>
      </w:r>
      <w:r>
        <w:rPr>
          <w:sz w:val="24"/>
        </w:rPr>
        <w:t xml:space="preserve"> и суще</w:t>
        <w:softHyphen/>
        <w:t xml:space="preserve">ствительного во множественном числе, то сказуемое </w:t>
      </w:r>
      <w:r>
        <w:rPr>
          <w:b/>
          <w:bCs/>
          <w:sz w:val="24"/>
        </w:rPr>
        <w:t>часто</w:t>
      </w:r>
      <w:r>
        <w:rPr>
          <w:sz w:val="24"/>
        </w:rPr>
        <w:t xml:space="preserve"> согласу</w:t>
        <w:softHyphen/>
        <w:t>ется с таким подлежащим во множественном числе:</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Un grupo de estudiantes </w:t>
      </w:r>
      <w:r>
        <w:rPr>
          <w:i/>
          <w:iCs/>
          <w:sz w:val="24"/>
          <w:lang w:val="en-US"/>
        </w:rPr>
        <w:t>van</w:t>
      </w:r>
      <w:r>
        <w:rPr>
          <w:sz w:val="24"/>
          <w:lang w:val="en-US"/>
        </w:rPr>
        <w:t xml:space="preserve"> (</w:t>
      </w:r>
      <w:r>
        <w:rPr>
          <w:sz w:val="24"/>
        </w:rPr>
        <w:t>или</w:t>
      </w:r>
      <w:r>
        <w:rPr>
          <w:sz w:val="24"/>
          <w:lang w:val="en-US"/>
        </w:rPr>
        <w:t xml:space="preserve"> va) </w:t>
      </w:r>
      <w:r>
        <w:rPr>
          <w:sz w:val="24"/>
        </w:rPr>
        <w:t>ро</w:t>
      </w:r>
      <w:r>
        <w:rPr>
          <w:sz w:val="24"/>
          <w:lang w:val="en-US"/>
        </w:rPr>
        <w:t xml:space="preserve">r la calle. </w:t>
      </w:r>
    </w:p>
    <w:p>
      <w:pPr>
        <w:pStyle w:val="Normal1"/>
        <w:spacing w:lineRule="auto" w:line="240"/>
        <w:ind w:firstLine="709" w:end="0"/>
        <w:rPr/>
      </w:pPr>
      <w:r>
        <w:rPr>
          <w:sz w:val="24"/>
          <w:lang w:val="en-US"/>
        </w:rPr>
        <w:t xml:space="preserve">Un montón de objetos inservibles </w:t>
      </w:r>
      <w:r>
        <w:rPr>
          <w:i/>
          <w:iCs/>
          <w:sz w:val="24"/>
          <w:lang w:val="en-US"/>
        </w:rPr>
        <w:t>llenaban</w:t>
      </w:r>
      <w:r>
        <w:rPr>
          <w:sz w:val="24"/>
          <w:lang w:val="en-US"/>
        </w:rPr>
        <w:t xml:space="preserve"> (</w:t>
      </w:r>
      <w:r>
        <w:rPr>
          <w:sz w:val="24"/>
        </w:rPr>
        <w:t>или</w:t>
      </w:r>
      <w:r>
        <w:rPr>
          <w:sz w:val="24"/>
          <w:lang w:val="en-US"/>
        </w:rPr>
        <w:t xml:space="preserve"> llenaba) todo el local.</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в) в сложном предложении сказуемое второго предложения мо</w:t>
        <w:softHyphen/>
        <w:t>жет ставиться во множественном числе, если это сказуемое по смыслу относится к подлежащему, выраженному собирательным существительным в первом предложении:</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El rebaño se asustó </w:t>
      </w:r>
      <w:r>
        <w:rPr>
          <w:sz w:val="24"/>
        </w:rPr>
        <w:t>у</w:t>
      </w:r>
      <w:r>
        <w:rPr>
          <w:sz w:val="24"/>
          <w:lang w:val="en-US"/>
        </w:rPr>
        <w:t xml:space="preserve"> se </w:t>
      </w:r>
      <w:r>
        <w:rPr>
          <w:i/>
          <w:iCs/>
          <w:sz w:val="24"/>
          <w:lang w:val="en-US"/>
        </w:rPr>
        <w:t>hacinaron</w:t>
      </w:r>
      <w:r>
        <w:rPr>
          <w:sz w:val="24"/>
          <w:lang w:val="en-US"/>
        </w:rPr>
        <w:t xml:space="preserve"> espantados junto al desfiladero.</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г) слова </w:t>
      </w:r>
      <w:r>
        <w:rPr>
          <w:b/>
          <w:sz w:val="24"/>
          <w:lang w:val="en-US"/>
        </w:rPr>
        <w:t>mitad</w:t>
      </w:r>
      <w:r>
        <w:rPr>
          <w:b/>
          <w:sz w:val="24"/>
        </w:rPr>
        <w:t xml:space="preserve">, </w:t>
      </w:r>
      <w:r>
        <w:rPr>
          <w:b/>
          <w:sz w:val="24"/>
          <w:lang w:val="en-US"/>
        </w:rPr>
        <w:t>centenar</w:t>
      </w:r>
      <w:r>
        <w:rPr>
          <w:b/>
          <w:sz w:val="24"/>
        </w:rPr>
        <w:t xml:space="preserve">, </w:t>
      </w:r>
      <w:r>
        <w:rPr>
          <w:b/>
          <w:sz w:val="24"/>
          <w:lang w:val="en-US"/>
        </w:rPr>
        <w:t>tercio</w:t>
      </w:r>
      <w:r>
        <w:rPr>
          <w:b/>
          <w:sz w:val="24"/>
        </w:rPr>
        <w:t xml:space="preserve">, </w:t>
      </w:r>
      <w:r>
        <w:rPr>
          <w:b/>
          <w:sz w:val="24"/>
          <w:lang w:val="en-US"/>
        </w:rPr>
        <w:t>resto</w:t>
      </w:r>
      <w:r>
        <w:rPr>
          <w:b/>
          <w:sz w:val="24"/>
        </w:rPr>
        <w:t xml:space="preserve">, </w:t>
      </w:r>
      <w:r>
        <w:rPr>
          <w:b/>
          <w:sz w:val="24"/>
          <w:lang w:val="en-US"/>
        </w:rPr>
        <w:t>parte</w:t>
      </w:r>
      <w:r>
        <w:rPr>
          <w:sz w:val="24"/>
        </w:rPr>
        <w:t xml:space="preserve"> и т.п. в функции под</w:t>
        <w:softHyphen/>
        <w:t>лежащего согласуются со сказуемым как в единственном, так и во множественном числе:</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De aquellos hombres, una parte </w:t>
      </w:r>
      <w:r>
        <w:rPr>
          <w:i/>
          <w:iCs/>
          <w:sz w:val="24"/>
          <w:lang w:val="en-US"/>
        </w:rPr>
        <w:t>estuvieron</w:t>
      </w:r>
      <w:r>
        <w:rPr>
          <w:sz w:val="24"/>
          <w:lang w:val="en-US"/>
        </w:rPr>
        <w:t xml:space="preserve"> de acuerdo </w:t>
      </w:r>
      <w:r>
        <w:rPr>
          <w:sz w:val="24"/>
        </w:rPr>
        <w:t>у</w:t>
      </w:r>
      <w:r>
        <w:rPr>
          <w:sz w:val="24"/>
          <w:lang w:val="en-US"/>
        </w:rPr>
        <w:t xml:space="preserve"> el resto </w:t>
      </w:r>
      <w:r>
        <w:rPr>
          <w:i/>
          <w:iCs/>
          <w:sz w:val="24"/>
          <w:lang w:val="en-US"/>
        </w:rPr>
        <w:t>se negaron</w:t>
      </w:r>
      <w:r>
        <w:rPr>
          <w:sz w:val="24"/>
          <w:lang w:val="en-US"/>
        </w:rPr>
        <w:t xml:space="preserve"> a aceptar las proposiciones.</w:t>
      </w:r>
    </w:p>
    <w:p>
      <w:pPr>
        <w:pStyle w:val="Normal1"/>
        <w:spacing w:lineRule="auto" w:line="240"/>
        <w:ind w:firstLine="709" w:end="0"/>
        <w:rPr/>
      </w:pPr>
      <w:r>
        <w:rPr>
          <w:sz w:val="24"/>
          <w:lang w:val="en-US"/>
        </w:rPr>
        <w:t xml:space="preserve">De todos aquellos documentos, una porción considerable </w:t>
      </w:r>
      <w:r>
        <w:rPr>
          <w:i/>
          <w:iCs/>
          <w:sz w:val="24"/>
          <w:lang w:val="en-US"/>
        </w:rPr>
        <w:t>carecía</w:t>
      </w:r>
      <w:r>
        <w:rPr>
          <w:sz w:val="24"/>
          <w:lang w:val="en-US"/>
        </w:rPr>
        <w:t xml:space="preserve"> (</w:t>
      </w:r>
      <w:r>
        <w:rPr>
          <w:sz w:val="24"/>
        </w:rPr>
        <w:t>или</w:t>
      </w:r>
      <w:r>
        <w:rPr>
          <w:sz w:val="24"/>
          <w:lang w:val="en-US"/>
        </w:rPr>
        <w:t xml:space="preserve"> </w:t>
      </w:r>
      <w:r>
        <w:rPr>
          <w:i/>
          <w:iCs/>
          <w:sz w:val="24"/>
          <w:lang w:val="en-US"/>
        </w:rPr>
        <w:t>carecían</w:t>
      </w:r>
      <w:r>
        <w:rPr>
          <w:sz w:val="24"/>
          <w:lang w:val="en-US"/>
        </w:rPr>
        <w:t>) de algún valor.</w:t>
      </w:r>
    </w:p>
    <w:p>
      <w:pPr>
        <w:pStyle w:val="Normal1"/>
        <w:spacing w:lineRule="auto" w:line="240"/>
        <w:ind w:firstLine="709" w:end="0"/>
        <w:rPr>
          <w:sz w:val="24"/>
          <w:lang w:val="en-US"/>
        </w:rPr>
      </w:pPr>
      <w:r>
        <w:rPr>
          <w:sz w:val="24"/>
          <w:lang w:val="en-US"/>
        </w:rPr>
      </w:r>
    </w:p>
    <w:p>
      <w:pPr>
        <w:pStyle w:val="Normal1"/>
        <w:spacing w:lineRule="auto" w:line="240"/>
        <w:ind w:firstLine="284" w:end="0"/>
        <w:rPr>
          <w:sz w:val="24"/>
        </w:rPr>
      </w:pPr>
      <w:r>
        <w:rPr>
          <w:sz w:val="24"/>
        </w:rPr>
        <w:t>12. В случаях, подобных приводимым ниже, согласование про</w:t>
        <w:softHyphen/>
        <w:t>исходит по смыслу, и поэтому лицо или число подлежащего и ска</w:t>
        <w:softHyphen/>
        <w:t>зуемого могут не совпадать:</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Los profesores universitorios </w:t>
      </w:r>
      <w:r>
        <w:rPr>
          <w:i/>
          <w:iCs/>
          <w:sz w:val="24"/>
          <w:lang w:val="en-US"/>
        </w:rPr>
        <w:t>llevamos</w:t>
      </w:r>
      <w:r>
        <w:rPr>
          <w:sz w:val="24"/>
          <w:lang w:val="en-US"/>
        </w:rPr>
        <w:t xml:space="preserve"> todos nuestros conocimientos a los estudiantes.</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В этой фразе говорящий включает и себя в понятие </w:t>
      </w:r>
      <w:r>
        <w:rPr>
          <w:sz w:val="24"/>
          <w:lang w:val="en-US"/>
        </w:rPr>
        <w:t>los</w:t>
      </w:r>
      <w:r>
        <w:rPr>
          <w:sz w:val="24"/>
        </w:rPr>
        <w:t xml:space="preserve"> </w:t>
      </w:r>
      <w:r>
        <w:rPr>
          <w:sz w:val="24"/>
          <w:lang w:val="en-US"/>
        </w:rPr>
        <w:t>profesores</w:t>
      </w:r>
      <w:r>
        <w:rPr>
          <w:sz w:val="24"/>
        </w:rPr>
        <w:t xml:space="preserve"> </w:t>
      </w:r>
      <w:r>
        <w:rPr>
          <w:sz w:val="24"/>
          <w:lang w:val="en-US"/>
        </w:rPr>
        <w:t>universitarios</w:t>
      </w:r>
      <w:r>
        <w:rPr>
          <w:sz w:val="24"/>
        </w:rPr>
        <w:t>. При переводе таких предложений на русский язык обыч</w:t>
        <w:softHyphen/>
        <w:t xml:space="preserve">но добавляется местоимение </w:t>
      </w:r>
      <w:r>
        <w:rPr>
          <w:b/>
          <w:sz w:val="24"/>
        </w:rPr>
        <w:t>мы</w:t>
      </w:r>
      <w:r>
        <w:rPr>
          <w:sz w:val="24"/>
        </w:rPr>
        <w:t>, которое становится подлежащим, а испанское подлежащее занимает место приложения: «Мы, универси</w:t>
        <w:softHyphen/>
        <w:t>тетские преподаватели, отдаем все наши знания студентам.».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No</w:t>
      </w:r>
      <w:r>
        <w:rPr>
          <w:sz w:val="24"/>
        </w:rPr>
        <w:t xml:space="preserve"> </w:t>
      </w:r>
      <w:r>
        <w:rPr>
          <w:sz w:val="24"/>
          <w:lang w:val="en-US"/>
        </w:rPr>
        <w:t>te</w:t>
      </w:r>
      <w:r>
        <w:rPr>
          <w:sz w:val="24"/>
        </w:rPr>
        <w:t xml:space="preserve"> </w:t>
      </w:r>
      <w:r>
        <w:rPr>
          <w:sz w:val="24"/>
          <w:lang w:val="en-US"/>
        </w:rPr>
        <w:t>perdonar</w:t>
      </w:r>
      <w:r>
        <w:rPr>
          <w:sz w:val="24"/>
        </w:rPr>
        <w:t>á</w:t>
      </w:r>
      <w:r>
        <w:rPr>
          <w:sz w:val="24"/>
          <w:lang w:val="en-US"/>
        </w:rPr>
        <w:t>n</w:t>
      </w:r>
      <w:r>
        <w:rPr>
          <w:sz w:val="24"/>
        </w:rPr>
        <w:t xml:space="preserve"> </w:t>
      </w:r>
      <w:r>
        <w:rPr>
          <w:sz w:val="24"/>
          <w:lang w:val="en-US"/>
        </w:rPr>
        <w:t>la</w:t>
      </w:r>
      <w:r>
        <w:rPr>
          <w:sz w:val="24"/>
        </w:rPr>
        <w:t xml:space="preserve"> </w:t>
      </w:r>
      <w:r>
        <w:rPr>
          <w:sz w:val="24"/>
          <w:lang w:val="en-US"/>
        </w:rPr>
        <w:t>ofensa</w:t>
      </w:r>
      <w:r>
        <w:rPr>
          <w:sz w:val="24"/>
        </w:rPr>
        <w:t xml:space="preserve">, </w:t>
      </w:r>
      <w:r>
        <w:rPr>
          <w:sz w:val="24"/>
          <w:lang w:val="en-US"/>
        </w:rPr>
        <w:t>si</w:t>
      </w:r>
      <w:r>
        <w:rPr>
          <w:sz w:val="24"/>
        </w:rPr>
        <w:t xml:space="preserve"> </w:t>
      </w:r>
      <w:r>
        <w:rPr>
          <w:i/>
          <w:iCs/>
          <w:sz w:val="24"/>
          <w:lang w:val="en-US"/>
        </w:rPr>
        <w:t>se</w:t>
      </w:r>
      <w:r>
        <w:rPr>
          <w:sz w:val="24"/>
        </w:rPr>
        <w:t xml:space="preserve">                                               Они не простят тебе оскорбления,</w:t>
      </w:r>
    </w:p>
    <w:p>
      <w:pPr>
        <w:pStyle w:val="Normal1"/>
        <w:spacing w:lineRule="auto" w:line="240"/>
        <w:ind w:firstLine="709" w:end="0"/>
        <w:rPr/>
      </w:pPr>
      <w:r>
        <w:rPr>
          <w:i/>
          <w:iCs/>
          <w:sz w:val="24"/>
          <w:lang w:val="en-US"/>
        </w:rPr>
        <w:t>repiten</w:t>
      </w:r>
      <w:r>
        <w:rPr>
          <w:sz w:val="24"/>
        </w:rPr>
        <w:t>.                                                                                     если оскорбления будут повторяться.</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этом случае сказуемое придаточного условного формально должно быть употреблено в том же числе, что и дополнение главного предложения. Однако смысл позволяет употребить его во множественном числе.</w:t>
      </w:r>
    </w:p>
    <w:p>
      <w:pPr>
        <w:pStyle w:val="Normal1"/>
        <w:spacing w:lineRule="auto" w:line="240"/>
        <w:ind w:firstLine="284" w:end="0"/>
        <w:rPr>
          <w:sz w:val="24"/>
        </w:rPr>
      </w:pPr>
      <w:r>
        <w:rPr>
          <w:sz w:val="24"/>
        </w:rPr>
        <w:t xml:space="preserve">   </w:t>
      </w:r>
      <w:r>
        <w:rPr>
          <w:sz w:val="24"/>
        </w:rPr>
        <w:t>13. Глагол-связка составного именного сказуемого иногда согласуется в числе с именной частью сказуемого, а не с подлежащим.</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Algunos de los turistas </w:t>
      </w:r>
      <w:r>
        <w:rPr>
          <w:i/>
          <w:iCs/>
          <w:sz w:val="24"/>
          <w:lang w:val="en-US"/>
        </w:rPr>
        <w:t>era</w:t>
      </w:r>
      <w:r>
        <w:rPr>
          <w:sz w:val="24"/>
          <w:lang w:val="en-US"/>
        </w:rPr>
        <w:t xml:space="preserve"> gente interesante.            </w:t>
      </w:r>
    </w:p>
    <w:p>
      <w:pPr>
        <w:pStyle w:val="Normal1"/>
        <w:spacing w:lineRule="auto" w:line="240"/>
        <w:ind w:firstLine="709" w:end="0"/>
        <w:rPr/>
      </w:pPr>
      <w:r>
        <w:rPr>
          <w:sz w:val="24"/>
          <w:lang w:val="en-US"/>
        </w:rPr>
        <w:t xml:space="preserve">La tripulación del barco </w:t>
      </w:r>
      <w:r>
        <w:rPr>
          <w:i/>
          <w:iCs/>
          <w:sz w:val="24"/>
          <w:lang w:val="en-US"/>
        </w:rPr>
        <w:t>son</w:t>
      </w:r>
      <w:r>
        <w:rPr>
          <w:sz w:val="24"/>
          <w:lang w:val="en-US"/>
        </w:rPr>
        <w:t xml:space="preserve"> marineros jóvenes.</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lang w:val="en-US"/>
        </w:rPr>
        <w:t xml:space="preserve">   </w:t>
      </w:r>
      <w:r>
        <w:rPr>
          <w:i/>
          <w:sz w:val="22"/>
        </w:rPr>
        <w:t>Примечание</w:t>
      </w:r>
      <w:r>
        <w:rPr>
          <w:sz w:val="22"/>
        </w:rPr>
        <w:t xml:space="preserve">. Выражения </w:t>
      </w:r>
      <w:r>
        <w:rPr>
          <w:b/>
          <w:sz w:val="22"/>
          <w:lang w:val="en-US"/>
        </w:rPr>
        <w:t>se</w:t>
      </w:r>
      <w:r>
        <w:rPr>
          <w:b/>
          <w:sz w:val="22"/>
        </w:rPr>
        <w:t xml:space="preserve"> </w:t>
      </w:r>
      <w:r>
        <w:rPr>
          <w:b/>
          <w:sz w:val="22"/>
          <w:lang w:val="en-US"/>
        </w:rPr>
        <w:t>debe</w:t>
      </w:r>
      <w:r>
        <w:rPr>
          <w:b/>
          <w:sz w:val="22"/>
        </w:rPr>
        <w:t xml:space="preserve">, </w:t>
      </w:r>
      <w:r>
        <w:rPr>
          <w:b/>
          <w:sz w:val="22"/>
          <w:lang w:val="en-US"/>
        </w:rPr>
        <w:t>se</w:t>
      </w:r>
      <w:r>
        <w:rPr>
          <w:b/>
          <w:sz w:val="22"/>
        </w:rPr>
        <w:t xml:space="preserve"> </w:t>
      </w:r>
      <w:r>
        <w:rPr>
          <w:b/>
          <w:sz w:val="22"/>
          <w:lang w:val="en-US"/>
        </w:rPr>
        <w:t>suele</w:t>
      </w:r>
      <w:r>
        <w:rPr>
          <w:b/>
          <w:sz w:val="22"/>
        </w:rPr>
        <w:t xml:space="preserve">, </w:t>
      </w:r>
      <w:r>
        <w:rPr>
          <w:b/>
          <w:sz w:val="22"/>
          <w:lang w:val="en-US"/>
        </w:rPr>
        <w:t>se</w:t>
      </w:r>
      <w:r>
        <w:rPr>
          <w:b/>
          <w:sz w:val="22"/>
        </w:rPr>
        <w:t xml:space="preserve"> </w:t>
      </w:r>
      <w:r>
        <w:rPr>
          <w:b/>
          <w:sz w:val="22"/>
          <w:lang w:val="en-US"/>
        </w:rPr>
        <w:t>puede</w:t>
      </w:r>
      <w:r>
        <w:rPr>
          <w:b/>
          <w:sz w:val="22"/>
        </w:rPr>
        <w:t xml:space="preserve">, </w:t>
      </w:r>
      <w:r>
        <w:rPr>
          <w:b/>
          <w:sz w:val="22"/>
          <w:lang w:val="en-US"/>
        </w:rPr>
        <w:t>se</w:t>
      </w:r>
      <w:r>
        <w:rPr>
          <w:b/>
          <w:sz w:val="22"/>
        </w:rPr>
        <w:t xml:space="preserve"> </w:t>
      </w:r>
      <w:r>
        <w:rPr>
          <w:b/>
          <w:sz w:val="22"/>
          <w:lang w:val="en-US"/>
        </w:rPr>
        <w:t>quiere</w:t>
      </w:r>
      <w:r>
        <w:rPr>
          <w:b/>
          <w:sz w:val="22"/>
        </w:rPr>
        <w:t xml:space="preserve">, </w:t>
      </w:r>
      <w:r>
        <w:rPr>
          <w:b/>
          <w:sz w:val="22"/>
          <w:lang w:val="en-US"/>
        </w:rPr>
        <w:t>se</w:t>
      </w:r>
      <w:r>
        <w:rPr>
          <w:b/>
          <w:sz w:val="22"/>
        </w:rPr>
        <w:t xml:space="preserve"> </w:t>
      </w:r>
      <w:r>
        <w:rPr>
          <w:b/>
          <w:sz w:val="22"/>
          <w:lang w:val="en-US"/>
        </w:rPr>
        <w:t>desea</w:t>
      </w:r>
      <w:r>
        <w:rPr>
          <w:b/>
          <w:sz w:val="22"/>
        </w:rPr>
        <w:t xml:space="preserve">, </w:t>
      </w:r>
      <w:r>
        <w:rPr>
          <w:b/>
          <w:sz w:val="22"/>
          <w:lang w:val="en-US"/>
        </w:rPr>
        <w:t>se</w:t>
      </w:r>
      <w:r>
        <w:rPr>
          <w:b/>
          <w:sz w:val="22"/>
        </w:rPr>
        <w:t xml:space="preserve"> </w:t>
      </w:r>
      <w:r>
        <w:rPr>
          <w:b/>
          <w:sz w:val="22"/>
          <w:lang w:val="en-US"/>
        </w:rPr>
        <w:t>piensa</w:t>
      </w:r>
      <w:r>
        <w:rPr>
          <w:b/>
          <w:sz w:val="22"/>
        </w:rPr>
        <w:t xml:space="preserve">, </w:t>
      </w:r>
      <w:r>
        <w:rPr>
          <w:b/>
          <w:sz w:val="22"/>
          <w:lang w:val="en-US"/>
        </w:rPr>
        <w:t>se</w:t>
      </w:r>
      <w:r>
        <w:rPr>
          <w:b/>
          <w:sz w:val="22"/>
        </w:rPr>
        <w:t xml:space="preserve"> </w:t>
      </w:r>
      <w:r>
        <w:rPr>
          <w:b/>
          <w:sz w:val="22"/>
          <w:lang w:val="en-US"/>
        </w:rPr>
        <w:t>proyecta</w:t>
      </w:r>
      <w:r>
        <w:rPr>
          <w:sz w:val="22"/>
        </w:rPr>
        <w:t xml:space="preserve"> и т.п. в составе сложных сказуемых, к которым относятся прямые дополнения во множественном числе, могут употребляться как в единственном, так и во множественном числе:</w:t>
      </w:r>
    </w:p>
    <w:p>
      <w:pPr>
        <w:pStyle w:val="Normal1"/>
        <w:spacing w:lineRule="auto" w:line="240"/>
        <w:ind w:firstLine="709" w:end="0"/>
        <w:rPr>
          <w:sz w:val="22"/>
        </w:rPr>
      </w:pPr>
      <w:r>
        <w:rPr>
          <w:sz w:val="22"/>
        </w:rPr>
      </w:r>
    </w:p>
    <w:p>
      <w:pPr>
        <w:pStyle w:val="Normal1"/>
        <w:spacing w:lineRule="auto" w:line="240"/>
        <w:ind w:firstLine="709" w:end="0"/>
        <w:rPr/>
      </w:pPr>
      <w:r>
        <w:rPr>
          <w:i/>
          <w:iCs/>
          <w:sz w:val="22"/>
          <w:lang w:val="en-US"/>
        </w:rPr>
        <w:t>Se debe (se deben)</w:t>
      </w:r>
      <w:r>
        <w:rPr>
          <w:sz w:val="22"/>
          <w:lang w:val="en-US"/>
        </w:rPr>
        <w:t xml:space="preserve"> realizar las obras de construcción. </w:t>
      </w:r>
    </w:p>
    <w:p>
      <w:pPr>
        <w:pStyle w:val="Normal1"/>
        <w:spacing w:lineRule="auto" w:line="240"/>
        <w:ind w:firstLine="709" w:end="0"/>
        <w:rPr/>
      </w:pPr>
      <w:r>
        <w:rPr>
          <w:i/>
          <w:iCs/>
          <w:sz w:val="22"/>
          <w:lang w:val="en-US"/>
        </w:rPr>
        <w:t>Se suele (se suelen)</w:t>
      </w:r>
      <w:r>
        <w:rPr>
          <w:sz w:val="22"/>
          <w:lang w:val="en-US"/>
        </w:rPr>
        <w:t xml:space="preserve"> criticar las novelas imperfectas. </w:t>
      </w:r>
    </w:p>
    <w:p>
      <w:pPr>
        <w:pStyle w:val="Normal1"/>
        <w:spacing w:lineRule="auto" w:line="240"/>
        <w:ind w:firstLine="709" w:end="0"/>
        <w:rPr/>
      </w:pPr>
      <w:r>
        <w:rPr>
          <w:i/>
          <w:iCs/>
          <w:sz w:val="22"/>
          <w:lang w:val="en-US"/>
        </w:rPr>
        <w:t>Se quiere (se quieren)</w:t>
      </w:r>
      <w:r>
        <w:rPr>
          <w:sz w:val="22"/>
          <w:lang w:val="en-US"/>
        </w:rPr>
        <w:t xml:space="preserve"> conseguir unas concesiones.</w:t>
      </w:r>
    </w:p>
    <w:p>
      <w:pPr>
        <w:pStyle w:val="Normal1"/>
        <w:spacing w:lineRule="auto" w:line="240"/>
        <w:ind w:firstLine="284" w:end="0"/>
        <w:rPr>
          <w:sz w:val="22"/>
          <w:lang w:val="en-US"/>
        </w:rPr>
      </w:pPr>
      <w:r>
        <w:rPr>
          <w:sz w:val="22"/>
          <w:lang w:val="en-US"/>
        </w:rPr>
      </w:r>
    </w:p>
    <w:p>
      <w:pPr>
        <w:pStyle w:val="Normal1"/>
        <w:spacing w:lineRule="auto" w:line="240"/>
        <w:ind w:firstLine="284" w:end="0"/>
        <w:rPr>
          <w:sz w:val="22"/>
        </w:rPr>
      </w:pPr>
      <w:r>
        <w:rPr>
          <w:sz w:val="22"/>
        </w:rPr>
        <w:t>Следует иметь в виду, что при употреблении во множественном числе указан</w:t>
        <w:softHyphen/>
        <w:t>ные выражения теоретически становятся местоименной формой пассивного залога:</w:t>
      </w:r>
    </w:p>
    <w:p>
      <w:pPr>
        <w:pStyle w:val="Normal1"/>
        <w:spacing w:lineRule="auto" w:line="240"/>
        <w:ind w:firstLine="284" w:end="0"/>
        <w:rPr>
          <w:sz w:val="22"/>
          <w:lang w:val="en-US"/>
        </w:rPr>
      </w:pPr>
      <w:r>
        <w:rPr>
          <w:sz w:val="22"/>
          <w:lang w:val="en-US"/>
        </w:rPr>
        <w:t>Se deben realizar las obras de construcción = las obras de construcicon deben realizarse = las obras de construcción deben ser realizadas.</w:t>
      </w:r>
    </w:p>
    <w:p>
      <w:pPr>
        <w:pStyle w:val="Normal1"/>
        <w:spacing w:lineRule="auto" w:line="240"/>
        <w:ind w:firstLine="284" w:end="0"/>
        <w:rPr>
          <w:sz w:val="24"/>
          <w:lang w:val="en-US"/>
        </w:rPr>
      </w:pPr>
      <w:r>
        <w:rPr>
          <w:sz w:val="24"/>
          <w:lang w:val="en-US"/>
        </w:rPr>
      </w:r>
    </w:p>
    <w:p>
      <w:pPr>
        <w:pStyle w:val="Heading3"/>
        <w:ind w:hanging="0" w:start="0"/>
        <w:rPr/>
      </w:pPr>
      <w:r>
        <w:rPr/>
        <w:t>§ 103. Простое предложение и его виды</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t>I</w:t>
      </w:r>
      <w:r>
        <w:rPr>
          <w:b/>
          <w:bCs/>
          <w:sz w:val="24"/>
        </w:rPr>
        <w:t>. Двусоставные и односоставные предложения</w:t>
      </w:r>
    </w:p>
    <w:p>
      <w:pPr>
        <w:pStyle w:val="Normal1"/>
        <w:spacing w:lineRule="auto" w:line="240"/>
        <w:ind w:firstLine="284" w:end="0"/>
        <w:rPr/>
      </w:pPr>
      <w:r>
        <w:rPr>
          <w:sz w:val="24"/>
        </w:rPr>
        <w:t xml:space="preserve">Как и в русском языке, по своему </w:t>
      </w:r>
      <w:r>
        <w:rPr>
          <w:spacing w:val="20"/>
          <w:sz w:val="24"/>
        </w:rPr>
        <w:t>составу</w:t>
      </w:r>
      <w:r>
        <w:rPr>
          <w:sz w:val="24"/>
        </w:rPr>
        <w:t xml:space="preserve"> испанские простые предложения бывают двусоставными и односоставными.</w:t>
      </w:r>
    </w:p>
    <w:p>
      <w:pPr>
        <w:pStyle w:val="Normal1"/>
        <w:spacing w:lineRule="auto" w:line="240"/>
        <w:ind w:firstLine="284" w:end="0"/>
        <w:rPr/>
      </w:pPr>
      <w:r>
        <w:rPr>
          <w:sz w:val="24"/>
        </w:rPr>
        <w:t xml:space="preserve">1. В </w:t>
      </w:r>
      <w:r>
        <w:rPr>
          <w:spacing w:val="20"/>
          <w:sz w:val="24"/>
        </w:rPr>
        <w:t>двусоставном</w:t>
      </w:r>
      <w:r>
        <w:rPr>
          <w:sz w:val="24"/>
        </w:rPr>
        <w:t xml:space="preserve"> предложении имеются оба главных чле</w:t>
        <w:softHyphen/>
        <w:t>на — подлежащее и сказуемое. Уже говорилось, что в состав подле</w:t>
        <w:softHyphen/>
        <w:t>жащего и сказуемого включаются, кроме этих членов предложения, все относящиеся к ним слова.</w:t>
      </w:r>
    </w:p>
    <w:p>
      <w:pPr>
        <w:pStyle w:val="Normal1"/>
        <w:spacing w:lineRule="auto" w:line="240"/>
        <w:ind w:firstLine="284" w:end="0"/>
        <w:rPr/>
      </w:pPr>
      <w:r>
        <w:rPr>
          <w:sz w:val="24"/>
        </w:rPr>
        <w:t xml:space="preserve">2. </w:t>
      </w:r>
      <w:r>
        <w:rPr>
          <w:spacing w:val="20"/>
          <w:sz w:val="24"/>
        </w:rPr>
        <w:t>Односоставные</w:t>
      </w:r>
      <w:r>
        <w:rPr>
          <w:sz w:val="24"/>
        </w:rPr>
        <w:t xml:space="preserve"> предложения содержат только какой-либо один главный член со всеми относящимися к нему словами. У таких фраз нет раздельного выражения для субъекта и предиката. К односоставным предложениям обычно относят безличные, нео</w:t>
        <w:softHyphen/>
        <w:t>пределенно-личные, назывные и другие подобные предложения:</w:t>
      </w:r>
    </w:p>
    <w:p>
      <w:pPr>
        <w:pStyle w:val="Normal1"/>
        <w:spacing w:lineRule="auto" w:line="240"/>
        <w:ind w:firstLine="284" w:end="0"/>
        <w:rPr>
          <w:sz w:val="24"/>
        </w:rPr>
      </w:pPr>
      <w:r>
        <w:rPr>
          <w:sz w:val="24"/>
        </w:rPr>
      </w:r>
    </w:p>
    <w:p>
      <w:pPr>
        <w:pStyle w:val="Normal1"/>
        <w:spacing w:lineRule="auto" w:line="240"/>
        <w:ind w:firstLine="709" w:end="0"/>
        <w:rPr>
          <w:sz w:val="24"/>
          <w:lang w:val="en-US"/>
        </w:rPr>
      </w:pPr>
      <w:r>
        <w:rPr>
          <w:sz w:val="24"/>
          <w:lang w:val="en-US"/>
        </w:rPr>
        <w:t xml:space="preserve">Me comunicaron una noticia muy agradable. </w:t>
      </w:r>
    </w:p>
    <w:p>
      <w:pPr>
        <w:pStyle w:val="Normal1"/>
        <w:spacing w:lineRule="auto" w:line="240"/>
        <w:ind w:firstLine="709" w:end="0"/>
        <w:rPr>
          <w:sz w:val="24"/>
          <w:lang w:val="en-US"/>
        </w:rPr>
      </w:pPr>
      <w:r>
        <w:rPr>
          <w:sz w:val="24"/>
          <w:lang w:val="en-US"/>
        </w:rPr>
        <w:t>Todo el día está lloviendo.</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 xml:space="preserve">Оба предложения содержат только состав сказуемого. </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Otro latigazо </w:t>
      </w:r>
      <w:r>
        <w:rPr>
          <w:sz w:val="24"/>
        </w:rPr>
        <w:t>у</w:t>
      </w:r>
      <w:r>
        <w:rPr>
          <w:sz w:val="24"/>
          <w:lang w:val="en-US"/>
        </w:rPr>
        <w:t xml:space="preserve"> otro. Un dolor continuo, quemante </w:t>
      </w:r>
      <w:r>
        <w:rPr>
          <w:sz w:val="24"/>
        </w:rPr>
        <w:t>у</w:t>
      </w:r>
      <w:r>
        <w:rPr>
          <w:sz w:val="24"/>
          <w:lang w:val="en-US"/>
        </w:rPr>
        <w:t xml:space="preserve"> bárbaro. </w:t>
      </w:r>
      <w:r>
        <w:rPr>
          <w:sz w:val="24"/>
        </w:rPr>
        <w:t>(</w:t>
      </w:r>
      <w:r>
        <w:rPr>
          <w:sz w:val="24"/>
          <w:lang w:val="en-US"/>
        </w:rPr>
        <w:t>J</w:t>
      </w:r>
      <w:r>
        <w:rPr>
          <w:sz w:val="24"/>
        </w:rPr>
        <w:t xml:space="preserve">. </w:t>
      </w:r>
      <w:r>
        <w:rPr>
          <w:sz w:val="24"/>
          <w:lang w:val="en-US"/>
        </w:rPr>
        <w:t>P</w:t>
      </w:r>
      <w:r>
        <w:rPr>
          <w:lang w:val="en-US"/>
        </w:rPr>
        <w:t>UIG</w:t>
      </w:r>
      <w:r>
        <w:rPr>
          <w:sz w:val="24"/>
        </w:rPr>
        <w:t xml:space="preserve">) </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этом отрывке два предложения имеют лишь состав подлежащего.</w:t>
      </w:r>
    </w:p>
    <w:p>
      <w:pPr>
        <w:pStyle w:val="Normal1"/>
        <w:spacing w:lineRule="auto" w:line="240"/>
        <w:ind w:firstLine="284" w:end="0"/>
        <w:rPr>
          <w:sz w:val="24"/>
        </w:rPr>
      </w:pPr>
      <w:r>
        <w:rPr>
          <w:sz w:val="24"/>
        </w:rPr>
      </w:r>
    </w:p>
    <w:p>
      <w:pPr>
        <w:pStyle w:val="Normal1"/>
        <w:spacing w:lineRule="auto" w:line="240"/>
        <w:ind w:firstLine="284" w:end="0"/>
        <w:jc w:val="center"/>
        <w:rPr>
          <w:b/>
          <w:sz w:val="24"/>
        </w:rPr>
      </w:pPr>
      <w:r>
        <w:rPr>
          <w:b/>
          <w:sz w:val="24"/>
        </w:rPr>
        <w:t>II. Распространенные и нераспространенные предложения</w:t>
      </w:r>
    </w:p>
    <w:p>
      <w:pPr>
        <w:pStyle w:val="Normal1"/>
        <w:spacing w:lineRule="auto" w:line="240"/>
        <w:ind w:firstLine="284" w:end="0"/>
        <w:rPr>
          <w:b/>
          <w:sz w:val="24"/>
        </w:rPr>
      </w:pPr>
      <w:r>
        <w:rPr>
          <w:b/>
          <w:sz w:val="24"/>
        </w:rPr>
      </w:r>
    </w:p>
    <w:p>
      <w:pPr>
        <w:pStyle w:val="Normal1"/>
        <w:spacing w:lineRule="auto" w:line="240"/>
        <w:ind w:firstLine="284" w:end="0"/>
        <w:rPr/>
      </w:pPr>
      <w:r>
        <w:rPr>
          <w:sz w:val="24"/>
        </w:rPr>
        <w:t>Если в двусоставном или односоставном предложениях имеются только главные члены и нет никаких относящихся к ним слов, т.е. нет второстепенных членов, то такие предложения называются про</w:t>
        <w:softHyphen/>
        <w:t xml:space="preserve">стыми </w:t>
      </w:r>
      <w:r>
        <w:rPr>
          <w:spacing w:val="20"/>
          <w:sz w:val="24"/>
        </w:rPr>
        <w:t>нераспространенными:</w:t>
      </w:r>
    </w:p>
    <w:p>
      <w:pPr>
        <w:pStyle w:val="Normal1"/>
        <w:spacing w:lineRule="auto" w:line="240"/>
        <w:ind w:firstLine="284" w:end="0"/>
        <w:rPr>
          <w:spacing w:val="20"/>
          <w:sz w:val="24"/>
        </w:rPr>
      </w:pPr>
      <w:r>
        <w:rPr>
          <w:spacing w:val="20"/>
          <w:sz w:val="24"/>
        </w:rPr>
      </w:r>
    </w:p>
    <w:p>
      <w:pPr>
        <w:pStyle w:val="Normal1"/>
        <w:spacing w:lineRule="auto" w:line="240"/>
        <w:ind w:firstLine="709" w:end="0"/>
        <w:rPr>
          <w:sz w:val="24"/>
          <w:lang w:val="en-US"/>
        </w:rPr>
      </w:pPr>
      <w:r>
        <w:rPr>
          <w:sz w:val="24"/>
          <w:lang w:val="en-US"/>
        </w:rPr>
        <w:t>Llueve.</w:t>
      </w:r>
    </w:p>
    <w:p>
      <w:pPr>
        <w:pStyle w:val="Normal1"/>
        <w:spacing w:lineRule="auto" w:line="240"/>
        <w:ind w:firstLine="709" w:end="0"/>
        <w:rPr>
          <w:sz w:val="24"/>
          <w:lang w:val="en-US"/>
        </w:rPr>
      </w:pPr>
      <w:r>
        <w:rPr>
          <w:sz w:val="24"/>
          <w:lang w:val="en-US"/>
        </w:rPr>
        <w:t>Los hombres se bañan.</w:t>
      </w:r>
    </w:p>
    <w:p>
      <w:pPr>
        <w:pStyle w:val="Normal1"/>
        <w:spacing w:lineRule="auto" w:line="240"/>
        <w:ind w:firstLine="709" w:end="0"/>
        <w:rPr>
          <w:sz w:val="24"/>
          <w:lang w:val="en-US"/>
        </w:rPr>
      </w:pPr>
      <w:r>
        <w:rPr>
          <w:sz w:val="24"/>
          <w:lang w:val="en-US"/>
        </w:rPr>
        <w:t>El cuento era interesante.</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Когда в предложениях кроме главных членов есть второстепен</w:t>
        <w:softHyphen/>
        <w:t xml:space="preserve">ные, то такие предложения называют простыми </w:t>
      </w:r>
      <w:r>
        <w:rPr>
          <w:spacing w:val="20"/>
          <w:sz w:val="24"/>
        </w:rPr>
        <w:t>распростра</w:t>
        <w:softHyphen/>
        <w:t>ненными</w:t>
      </w:r>
      <w:r>
        <w:rPr>
          <w:sz w:val="24"/>
        </w:rPr>
        <w:t>:</w:t>
      </w:r>
    </w:p>
    <w:p>
      <w:pPr>
        <w:pStyle w:val="Normal1"/>
        <w:spacing w:lineRule="auto" w:line="240"/>
        <w:ind w:firstLine="284" w:end="0"/>
        <w:rPr>
          <w:sz w:val="24"/>
        </w:rPr>
      </w:pPr>
      <w:r>
        <w:rPr>
          <w:sz w:val="24"/>
        </w:rPr>
      </w:r>
    </w:p>
    <w:p>
      <w:pPr>
        <w:pStyle w:val="Normal1"/>
        <w:spacing w:lineRule="auto" w:line="240"/>
        <w:ind w:firstLine="709" w:end="0"/>
        <w:rPr>
          <w:sz w:val="24"/>
          <w:lang w:val="en-US"/>
        </w:rPr>
      </w:pPr>
      <w:r>
        <w:rPr>
          <w:sz w:val="24"/>
          <w:lang w:val="en-US"/>
        </w:rPr>
        <w:t xml:space="preserve">Está lloviendo hace dos horas seguidas. </w:t>
      </w:r>
    </w:p>
    <w:p>
      <w:pPr>
        <w:pStyle w:val="Normal1"/>
        <w:spacing w:lineRule="auto" w:line="240"/>
        <w:ind w:firstLine="709" w:end="0"/>
        <w:rPr>
          <w:sz w:val="24"/>
          <w:lang w:val="en-US"/>
        </w:rPr>
      </w:pPr>
      <w:r>
        <w:rPr>
          <w:sz w:val="24"/>
          <w:lang w:val="en-US"/>
        </w:rPr>
        <w:t xml:space="preserve">Muchos hombres se bañan en la playa. </w:t>
      </w:r>
    </w:p>
    <w:p>
      <w:pPr>
        <w:pStyle w:val="Normal1"/>
        <w:spacing w:lineRule="auto" w:line="240"/>
        <w:ind w:firstLine="709" w:end="0"/>
        <w:rPr>
          <w:sz w:val="24"/>
          <w:lang w:val="en-US"/>
        </w:rPr>
      </w:pPr>
      <w:r>
        <w:rPr>
          <w:sz w:val="24"/>
          <w:lang w:val="en-US"/>
        </w:rPr>
        <w:t>Su primer cuento era interesante.</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По своей форме и смысловым особенностям среди </w:t>
      </w:r>
      <w:r>
        <w:rPr>
          <w:spacing w:val="20"/>
          <w:sz w:val="24"/>
        </w:rPr>
        <w:t>простых</w:t>
      </w:r>
      <w:r>
        <w:rPr>
          <w:sz w:val="24"/>
        </w:rPr>
        <w:t xml:space="preserve"> предложений выделяются:</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1. Личные предложения</w:t>
      </w:r>
    </w:p>
    <w:p>
      <w:pPr>
        <w:pStyle w:val="Normal1"/>
        <w:spacing w:lineRule="auto" w:line="240"/>
        <w:ind w:firstLine="284" w:end="0"/>
        <w:rPr>
          <w:sz w:val="24"/>
        </w:rPr>
      </w:pPr>
      <w:r>
        <w:rPr>
          <w:sz w:val="24"/>
        </w:rPr>
        <w:t>В отличие от других типов предложений личные предложения имеют подлежащее, которое указывает на определенного про</w:t>
        <w:softHyphen/>
        <w:t>изводителя действия. Субъект действия может быть назван, а мо</w:t>
        <w:softHyphen/>
        <w:t>жет лишь подразумеваться:</w:t>
      </w:r>
    </w:p>
    <w:p>
      <w:pPr>
        <w:pStyle w:val="Normal1"/>
        <w:spacing w:lineRule="auto" w:line="240"/>
        <w:ind w:firstLine="284" w:end="0"/>
        <w:rPr>
          <w:sz w:val="24"/>
        </w:rPr>
      </w:pPr>
      <w:r>
        <w:rPr>
          <w:sz w:val="24"/>
        </w:rPr>
      </w:r>
    </w:p>
    <w:p>
      <w:pPr>
        <w:pStyle w:val="Normal1"/>
        <w:spacing w:lineRule="auto" w:line="240"/>
        <w:ind w:firstLine="709" w:end="0"/>
        <w:rPr/>
      </w:pPr>
      <w:r>
        <w:rPr>
          <w:i/>
          <w:iCs/>
          <w:sz w:val="24"/>
          <w:lang w:val="en-US"/>
        </w:rPr>
        <w:t>La cocinera</w:t>
      </w:r>
      <w:r>
        <w:rPr>
          <w:sz w:val="24"/>
          <w:lang w:val="en-US"/>
        </w:rPr>
        <w:t xml:space="preserve"> prepara la comida. </w:t>
      </w:r>
    </w:p>
    <w:p>
      <w:pPr>
        <w:pStyle w:val="Normal1"/>
        <w:spacing w:lineRule="auto" w:line="240"/>
        <w:ind w:firstLine="709" w:end="0"/>
        <w:rPr/>
      </w:pPr>
      <w:r>
        <w:rPr>
          <w:sz w:val="24"/>
          <w:lang w:val="en-US"/>
        </w:rPr>
        <w:t>Escuchamos una grabacion de Plácido Domingo.</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Личные предложения чаще всего бывают двусоставными, но они могут быть и односоставными:</w:t>
      </w:r>
    </w:p>
    <w:p>
      <w:pPr>
        <w:pStyle w:val="Normal1"/>
        <w:spacing w:lineRule="auto" w:line="240"/>
        <w:ind w:firstLine="284" w:end="0"/>
        <w:rPr>
          <w:sz w:val="24"/>
        </w:rPr>
      </w:pPr>
      <w:r>
        <w:rPr>
          <w:sz w:val="24"/>
        </w:rPr>
      </w:r>
    </w:p>
    <w:p>
      <w:pPr>
        <w:pStyle w:val="Normal1"/>
        <w:spacing w:lineRule="auto" w:line="240"/>
        <w:ind w:firstLine="709" w:end="0"/>
        <w:rPr>
          <w:sz w:val="24"/>
          <w:lang w:val="en-US"/>
        </w:rPr>
      </w:pPr>
      <w:r>
        <w:rPr>
          <w:sz w:val="24"/>
          <w:lang w:val="en-US"/>
        </w:rPr>
        <w:t xml:space="preserve">Trabajamos.                                       </w:t>
      </w:r>
    </w:p>
    <w:p>
      <w:pPr>
        <w:pStyle w:val="Normal1"/>
        <w:spacing w:lineRule="auto" w:line="240"/>
        <w:ind w:firstLine="709" w:end="0"/>
        <w:rPr>
          <w:sz w:val="24"/>
          <w:lang w:val="en-US"/>
        </w:rPr>
      </w:pPr>
      <w:r>
        <w:rPr>
          <w:sz w:val="24"/>
          <w:lang w:val="en-US"/>
        </w:rPr>
        <w:t>Estoy jugando.</w:t>
      </w:r>
    </w:p>
    <w:p>
      <w:pPr>
        <w:pStyle w:val="Normal1"/>
        <w:spacing w:lineRule="auto" w:line="240"/>
        <w:ind w:firstLine="709" w:end="0"/>
        <w:rPr>
          <w:sz w:val="24"/>
          <w:lang w:val="en-US"/>
        </w:rPr>
      </w:pPr>
      <w:r>
        <w:rPr>
          <w:sz w:val="24"/>
          <w:lang w:val="en-US"/>
        </w:rPr>
      </w:r>
    </w:p>
    <w:p>
      <w:pPr>
        <w:pStyle w:val="Normal1"/>
        <w:numPr>
          <w:ilvl w:val="0"/>
          <w:numId w:val="5"/>
        </w:numPr>
        <w:spacing w:lineRule="auto" w:line="240"/>
        <w:jc w:val="center"/>
        <w:rPr>
          <w:i/>
          <w:i/>
          <w:sz w:val="24"/>
        </w:rPr>
      </w:pPr>
      <w:r>
        <w:rPr>
          <w:i/>
          <w:sz w:val="24"/>
        </w:rPr>
        <w:t>Неопределенно-личные предложения</w:t>
      </w:r>
    </w:p>
    <w:p>
      <w:pPr>
        <w:pStyle w:val="Normal1"/>
        <w:spacing w:lineRule="auto" w:line="240"/>
        <w:ind w:firstLine="284" w:end="0"/>
        <w:rPr>
          <w:sz w:val="24"/>
        </w:rPr>
      </w:pPr>
      <w:r>
        <w:rPr>
          <w:sz w:val="24"/>
        </w:rPr>
        <w:t>Неопределенно-личными являются такие односоставные бесподлежащные предложения, в которых главный член (сказуемое) всегда выражен формой третьего лица множественного числа или же местоименной фирмой третьего лица единственного числа и не называет определенного производителя действия (хотя он и существует):</w:t>
      </w:r>
    </w:p>
    <w:p>
      <w:pPr>
        <w:pStyle w:val="Normal1"/>
        <w:spacing w:lineRule="auto" w:line="240"/>
        <w:ind w:firstLine="284" w:end="0"/>
        <w:rPr>
          <w:sz w:val="24"/>
        </w:rPr>
      </w:pPr>
      <w:r>
        <w:rPr>
          <w:sz w:val="24"/>
        </w:rPr>
      </w:r>
    </w:p>
    <w:p>
      <w:pPr>
        <w:pStyle w:val="Normal1"/>
        <w:spacing w:lineRule="auto" w:line="240"/>
        <w:ind w:firstLine="709" w:end="0"/>
        <w:rPr/>
      </w:pPr>
      <w:r>
        <w:rPr>
          <w:sz w:val="24"/>
        </w:rPr>
        <w:t>Ро</w:t>
      </w:r>
      <w:r>
        <w:rPr>
          <w:sz w:val="24"/>
          <w:lang w:val="en-US"/>
        </w:rPr>
        <w:t xml:space="preserve">r la radio </w:t>
      </w:r>
      <w:r>
        <w:rPr>
          <w:i/>
          <w:iCs/>
          <w:sz w:val="24"/>
          <w:lang w:val="en-US"/>
        </w:rPr>
        <w:t>transmiten</w:t>
      </w:r>
      <w:r>
        <w:rPr>
          <w:sz w:val="24"/>
          <w:lang w:val="en-US"/>
        </w:rPr>
        <w:t xml:space="preserve"> la música. </w:t>
      </w:r>
    </w:p>
    <w:p>
      <w:pPr>
        <w:pStyle w:val="Normal1"/>
        <w:spacing w:lineRule="auto" w:line="240"/>
        <w:ind w:firstLine="709" w:end="0"/>
        <w:rPr/>
      </w:pPr>
      <w:r>
        <w:rPr>
          <w:sz w:val="24"/>
          <w:lang w:val="en-US"/>
        </w:rPr>
        <w:t xml:space="preserve">Me </w:t>
      </w:r>
      <w:r>
        <w:rPr>
          <w:i/>
          <w:iCs/>
          <w:sz w:val="24"/>
          <w:lang w:val="en-US"/>
        </w:rPr>
        <w:t>comunicaron</w:t>
      </w:r>
      <w:r>
        <w:rPr>
          <w:sz w:val="24"/>
          <w:lang w:val="en-US"/>
        </w:rPr>
        <w:t xml:space="preserve"> una noticia agradable. </w:t>
      </w:r>
    </w:p>
    <w:p>
      <w:pPr>
        <w:pStyle w:val="Normal1"/>
        <w:spacing w:lineRule="auto" w:line="240"/>
        <w:ind w:firstLine="709" w:end="0"/>
        <w:rPr/>
      </w:pPr>
      <w:r>
        <w:rPr>
          <w:sz w:val="24"/>
          <w:lang w:val="en-US"/>
        </w:rPr>
        <w:t xml:space="preserve">Aquí </w:t>
      </w:r>
      <w:r>
        <w:rPr>
          <w:i/>
          <w:iCs/>
          <w:sz w:val="24"/>
          <w:lang w:val="en-US"/>
        </w:rPr>
        <w:t>se canta</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sz w:val="24"/>
        </w:rPr>
      </w:pPr>
      <w:r>
        <w:rPr>
          <w:i/>
          <w:sz w:val="24"/>
        </w:rPr>
        <w:t>3. Обобщенно-личные предложения</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Обобщенно-личные предложения состоят из сказуемого в тре</w:t>
        <w:softHyphen/>
        <w:t>тьем лице единственного числа, подлежащего, выраженного нео</w:t>
        <w:softHyphen/>
        <w:t xml:space="preserve">пределенными местоимениями </w:t>
      </w:r>
      <w:r>
        <w:rPr>
          <w:b/>
          <w:sz w:val="24"/>
          <w:lang w:val="en-US"/>
        </w:rPr>
        <w:t>uno</w:t>
      </w:r>
      <w:r>
        <w:rPr>
          <w:b/>
          <w:sz w:val="24"/>
        </w:rPr>
        <w:t xml:space="preserve">, </w:t>
      </w:r>
      <w:r>
        <w:rPr>
          <w:b/>
          <w:sz w:val="24"/>
          <w:lang w:val="en-US"/>
        </w:rPr>
        <w:t>cada</w:t>
      </w:r>
      <w:r>
        <w:rPr>
          <w:b/>
          <w:sz w:val="24"/>
        </w:rPr>
        <w:t xml:space="preserve"> </w:t>
      </w:r>
      <w:r>
        <w:rPr>
          <w:b/>
          <w:sz w:val="24"/>
          <w:lang w:val="en-US"/>
        </w:rPr>
        <w:t>uno</w:t>
      </w:r>
      <w:r>
        <w:rPr>
          <w:b/>
          <w:sz w:val="24"/>
        </w:rPr>
        <w:t xml:space="preserve">, </w:t>
      </w:r>
      <w:r>
        <w:rPr>
          <w:b/>
          <w:sz w:val="24"/>
          <w:lang w:val="en-US"/>
        </w:rPr>
        <w:t>cada</w:t>
      </w:r>
      <w:r>
        <w:rPr>
          <w:b/>
          <w:sz w:val="24"/>
        </w:rPr>
        <w:t xml:space="preserve"> </w:t>
      </w:r>
      <w:r>
        <w:rPr>
          <w:b/>
          <w:sz w:val="24"/>
          <w:lang w:val="en-US"/>
        </w:rPr>
        <w:t>cual</w:t>
      </w:r>
      <w:r>
        <w:rPr>
          <w:b/>
          <w:sz w:val="24"/>
        </w:rPr>
        <w:t>,</w:t>
      </w:r>
      <w:r>
        <w:rPr>
          <w:sz w:val="24"/>
        </w:rPr>
        <w:t xml:space="preserve"> и относя</w:t>
        <w:softHyphen/>
        <w:t>щихся к ним слов. Эти предложения обозначают действие, которое в равной степени может быть отнесено к любому лицу. (Следует повторить, что в испанских грамматиках такие предложения назы</w:t>
        <w:softHyphen/>
        <w:t xml:space="preserve">ваются </w:t>
      </w:r>
      <w:r>
        <w:rPr>
          <w:sz w:val="24"/>
          <w:lang w:val="en-US"/>
        </w:rPr>
        <w:t>impersonales</w:t>
      </w:r>
      <w:r>
        <w:rPr>
          <w:sz w:val="24"/>
        </w:rPr>
        <w:t>, т.е. безличные):</w:t>
      </w:r>
    </w:p>
    <w:p>
      <w:pPr>
        <w:pStyle w:val="Normal1"/>
        <w:spacing w:lineRule="auto" w:line="240"/>
        <w:ind w:firstLine="709" w:end="0"/>
        <w:rPr>
          <w:sz w:val="24"/>
        </w:rPr>
      </w:pPr>
      <w:r>
        <w:rPr>
          <w:sz w:val="24"/>
        </w:rPr>
      </w:r>
    </w:p>
    <w:p>
      <w:pPr>
        <w:pStyle w:val="Normal1"/>
        <w:spacing w:lineRule="auto" w:line="240"/>
        <w:ind w:firstLine="709" w:end="0"/>
        <w:rPr/>
      </w:pPr>
      <w:r>
        <w:rPr>
          <w:sz w:val="24"/>
          <w:lang w:val="en-US"/>
        </w:rPr>
        <w:t xml:space="preserve">Para cierta clase de trabajos necesita estar </w:t>
      </w:r>
      <w:r>
        <w:rPr>
          <w:b/>
          <w:bCs/>
          <w:sz w:val="24"/>
          <w:lang w:val="en-US"/>
        </w:rPr>
        <w:t>uno</w:t>
      </w:r>
      <w:r>
        <w:rPr>
          <w:sz w:val="24"/>
          <w:lang w:val="en-US"/>
        </w:rPr>
        <w:t xml:space="preserve"> en calma ... (M</w:t>
      </w:r>
      <w:r>
        <w:rPr>
          <w:lang w:val="en-US"/>
        </w:rPr>
        <w:t>ICRÓS</w:t>
      </w:r>
      <w:r>
        <w:rPr>
          <w:sz w:val="24"/>
          <w:lang w:val="en-US"/>
        </w:rPr>
        <w:t>)</w:t>
      </w:r>
    </w:p>
    <w:p>
      <w:pPr>
        <w:pStyle w:val="Normal1"/>
        <w:spacing w:lineRule="auto" w:line="240"/>
        <w:ind w:firstLine="709" w:end="0"/>
        <w:rPr/>
      </w:pPr>
      <w:r>
        <w:rPr>
          <w:b/>
          <w:sz w:val="24"/>
          <w:lang w:val="en-US"/>
        </w:rPr>
        <w:t>¡Cada uno</w:t>
      </w:r>
      <w:r>
        <w:rPr>
          <w:sz w:val="24"/>
          <w:lang w:val="en-US"/>
        </w:rPr>
        <w:t xml:space="preserve"> tiene sus rarezas! (L. C</w:t>
      </w:r>
      <w:r>
        <w:rPr>
          <w:lang w:val="en-US"/>
        </w:rPr>
        <w:t>ARNES</w:t>
      </w:r>
      <w:r>
        <w:rPr>
          <w:sz w:val="24"/>
          <w:lang w:val="en-US"/>
        </w:rPr>
        <w:t>)</w:t>
      </w:r>
    </w:p>
    <w:p>
      <w:pPr>
        <w:pStyle w:val="Normal1"/>
        <w:spacing w:lineRule="auto" w:line="240"/>
        <w:ind w:firstLine="709" w:end="0"/>
        <w:rPr/>
      </w:pPr>
      <w:r>
        <w:rPr>
          <w:b/>
          <w:sz w:val="24"/>
          <w:lang w:val="en-US"/>
        </w:rPr>
        <w:t>Cada uno</w:t>
      </w:r>
      <w:r>
        <w:rPr>
          <w:sz w:val="24"/>
          <w:lang w:val="en-US"/>
        </w:rPr>
        <w:t xml:space="preserve"> camina su camino. (D. A</w:t>
      </w:r>
      <w:r>
        <w:rPr>
          <w:lang w:val="en-US"/>
        </w:rPr>
        <w:t>LONSO</w:t>
      </w:r>
      <w:r>
        <w:rPr>
          <w:sz w:val="24"/>
          <w:lang w:val="en-US"/>
        </w:rPr>
        <w:t>)</w:t>
      </w:r>
    </w:p>
    <w:p>
      <w:pPr>
        <w:pStyle w:val="Normal1"/>
        <w:spacing w:lineRule="auto" w:line="240"/>
        <w:ind w:firstLine="709" w:end="0"/>
        <w:rPr/>
      </w:pPr>
      <w:r>
        <w:rPr>
          <w:b/>
          <w:sz w:val="24"/>
          <w:lang w:val="en-US"/>
        </w:rPr>
        <w:t>Cada cual</w:t>
      </w:r>
      <w:r>
        <w:rPr>
          <w:sz w:val="24"/>
          <w:lang w:val="en-US"/>
        </w:rPr>
        <w:t xml:space="preserve"> toma su rumbo. </w:t>
      </w:r>
      <w:r>
        <w:rPr>
          <w:sz w:val="24"/>
        </w:rPr>
        <w:t>(</w:t>
      </w:r>
      <w:r>
        <w:rPr>
          <w:sz w:val="24"/>
          <w:lang w:val="en-US"/>
        </w:rPr>
        <w:t>D</w:t>
      </w:r>
      <w:r>
        <w:rPr>
          <w:sz w:val="24"/>
        </w:rPr>
        <w:t xml:space="preserve">. </w:t>
      </w:r>
      <w:r>
        <w:rPr>
          <w:sz w:val="24"/>
          <w:lang w:val="en-US"/>
        </w:rPr>
        <w:t>O</w:t>
      </w:r>
      <w:r>
        <w:rPr>
          <w:lang w:val="en-US"/>
        </w:rPr>
        <w:t>LEMA</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Бесподлежащные обобщенно-личные предложения с глаголом-сказуемым во втором лице единственного числа, столь типичные для русского языка, не являются характерными для языка испанско</w:t>
        <w:softHyphen/>
        <w:t>го, хотя они и встречаются в обыденной речи, в пословицах и фра</w:t>
        <w:softHyphen/>
        <w:t>зеологизмах:</w:t>
      </w:r>
    </w:p>
    <w:p>
      <w:pPr>
        <w:pStyle w:val="Normal1"/>
        <w:spacing w:lineRule="auto" w:line="240"/>
        <w:ind w:firstLine="709" w:end="0"/>
        <w:rPr>
          <w:sz w:val="24"/>
        </w:rPr>
      </w:pPr>
      <w:r>
        <w:rPr>
          <w:sz w:val="24"/>
        </w:rPr>
      </w:r>
    </w:p>
    <w:p>
      <w:pPr>
        <w:pStyle w:val="Normal1"/>
        <w:spacing w:lineRule="auto" w:line="240"/>
        <w:ind w:firstLine="709" w:end="0"/>
        <w:rPr/>
      </w:pPr>
      <w:r>
        <w:rPr>
          <w:sz w:val="24"/>
        </w:rPr>
        <w:t>Ро</w:t>
      </w:r>
      <w:r>
        <w:rPr>
          <w:sz w:val="24"/>
          <w:lang w:val="en-US"/>
        </w:rPr>
        <w:t xml:space="preserve">r mil pesetas </w:t>
      </w:r>
      <w:r>
        <w:rPr>
          <w:i/>
          <w:iCs/>
          <w:sz w:val="24"/>
          <w:lang w:val="en-US"/>
        </w:rPr>
        <w:t>puedes</w:t>
      </w:r>
      <w:r>
        <w:rPr>
          <w:sz w:val="24"/>
          <w:lang w:val="en-US"/>
        </w:rPr>
        <w:t xml:space="preserve"> vivir un dia. </w:t>
      </w:r>
    </w:p>
    <w:p>
      <w:pPr>
        <w:pStyle w:val="Normal1"/>
        <w:spacing w:lineRule="auto" w:line="240"/>
        <w:ind w:firstLine="709" w:end="0"/>
        <w:rPr/>
      </w:pPr>
      <w:r>
        <w:rPr>
          <w:sz w:val="24"/>
          <w:lang w:val="en-US"/>
        </w:rPr>
        <w:t xml:space="preserve">Antes que </w:t>
      </w:r>
      <w:r>
        <w:rPr>
          <w:i/>
          <w:iCs/>
          <w:sz w:val="24"/>
          <w:lang w:val="en-US"/>
        </w:rPr>
        <w:t>te cases</w:t>
      </w:r>
      <w:r>
        <w:rPr>
          <w:sz w:val="24"/>
          <w:lang w:val="en-US"/>
        </w:rPr>
        <w:t xml:space="preserve">, mira lo que haces. </w:t>
      </w:r>
      <w:r>
        <w:rPr>
          <w:sz w:val="24"/>
        </w:rPr>
        <w:t>(</w:t>
      </w:r>
      <w:r>
        <w:rPr>
          <w:i/>
          <w:iCs/>
          <w:sz w:val="24"/>
          <w:lang w:val="en-US"/>
        </w:rPr>
        <w:t>Proverbio</w:t>
      </w:r>
      <w:r>
        <w:rPr>
          <w:sz w:val="24"/>
        </w:rPr>
        <w:t>)</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i/>
          <w:i/>
          <w:sz w:val="24"/>
        </w:rPr>
      </w:pPr>
      <w:r>
        <w:rPr>
          <w:rFonts w:cs="Times New Roman" w:ascii="Times New Roman" w:hAnsi="Times New Roman"/>
          <w:i/>
          <w:sz w:val="24"/>
        </w:rPr>
        <w:t>4. Безличные предложения</w:t>
      </w:r>
    </w:p>
    <w:p>
      <w:pPr>
        <w:pStyle w:val="Normal1"/>
        <w:spacing w:lineRule="auto" w:line="240"/>
        <w:ind w:firstLine="284" w:end="0"/>
        <w:rPr>
          <w:rFonts w:ascii="Times New Roman" w:hAnsi="Times New Roman" w:cs="Times New Roman"/>
          <w:i/>
          <w:i/>
          <w:sz w:val="24"/>
        </w:rPr>
      </w:pPr>
      <w:r>
        <w:rPr>
          <w:rFonts w:cs="Times New Roman"/>
          <w:i/>
          <w:sz w:val="24"/>
        </w:rPr>
      </w:r>
    </w:p>
    <w:p>
      <w:pPr>
        <w:pStyle w:val="Normal1"/>
        <w:spacing w:lineRule="auto" w:line="240"/>
        <w:ind w:firstLine="284" w:end="0"/>
        <w:rPr/>
      </w:pPr>
      <w:r>
        <w:rPr>
          <w:sz w:val="24"/>
        </w:rPr>
        <w:t xml:space="preserve">Безличными называются </w:t>
      </w:r>
      <w:r>
        <w:rPr>
          <w:spacing w:val="20"/>
          <w:sz w:val="24"/>
        </w:rPr>
        <w:t>односоставные бесподлежащные</w:t>
      </w:r>
      <w:r>
        <w:rPr>
          <w:sz w:val="24"/>
        </w:rPr>
        <w:t xml:space="preserve"> предложения, в которых сказуемое выражено либо без</w:t>
        <w:softHyphen/>
        <w:t>личным глаголом (или оборотом), либо личным глаголом в безлич</w:t>
        <w:softHyphen/>
        <w:t>ном значении. Подобные предложения передают процессы или состояния, имеющие место независимо от активного деятеля:</w:t>
      </w:r>
    </w:p>
    <w:p>
      <w:pPr>
        <w:pStyle w:val="Normal1"/>
        <w:spacing w:lineRule="auto" w:line="240"/>
        <w:ind w:firstLine="709" w:end="0"/>
        <w:rPr>
          <w:sz w:val="24"/>
          <w:lang w:val="en-US"/>
        </w:rPr>
      </w:pPr>
      <w:r>
        <w:rPr>
          <w:sz w:val="24"/>
          <w:lang w:val="en-US"/>
        </w:rPr>
        <w:t xml:space="preserve">Nieva. </w:t>
      </w:r>
    </w:p>
    <w:p>
      <w:pPr>
        <w:pStyle w:val="Normal1"/>
        <w:spacing w:lineRule="auto" w:line="240"/>
        <w:ind w:firstLine="709" w:end="0"/>
        <w:rPr/>
      </w:pPr>
      <w:r>
        <w:rPr>
          <w:sz w:val="24"/>
        </w:rPr>
        <w:t>Насе</w:t>
      </w:r>
      <w:r>
        <w:rPr>
          <w:sz w:val="24"/>
          <w:lang w:val="en-US"/>
        </w:rPr>
        <w:t xml:space="preserve"> frío. </w:t>
      </w:r>
    </w:p>
    <w:p>
      <w:pPr>
        <w:pStyle w:val="Normal1"/>
        <w:spacing w:lineRule="auto" w:line="240"/>
        <w:ind w:firstLine="709" w:end="0"/>
        <w:rPr>
          <w:sz w:val="24"/>
          <w:lang w:val="en-US"/>
        </w:rPr>
      </w:pPr>
      <w:r>
        <w:rPr>
          <w:sz w:val="24"/>
          <w:lang w:val="en-US"/>
        </w:rPr>
        <w:t>Empezó a alborear.</w:t>
      </w:r>
    </w:p>
    <w:p>
      <w:pPr>
        <w:pStyle w:val="FR4"/>
        <w:ind w:firstLine="709" w:end="0"/>
        <w:jc w:val="both"/>
        <w:rPr>
          <w:rFonts w:ascii="Times New Roman" w:hAnsi="Times New Roman" w:cs="Times New Roman"/>
          <w:sz w:val="24"/>
          <w:lang w:val="en-US"/>
        </w:rPr>
      </w:pPr>
      <w:r>
        <w:rPr>
          <w:rFonts w:cs="Times New Roman" w:ascii="Times New Roman" w:hAnsi="Times New Roman"/>
          <w:sz w:val="24"/>
          <w:lang w:val="en-US"/>
        </w:rPr>
      </w:r>
    </w:p>
    <w:p>
      <w:pPr>
        <w:pStyle w:val="FR4"/>
        <w:ind w:firstLine="284" w:end="0"/>
        <w:jc w:val="center"/>
        <w:rPr>
          <w:rFonts w:ascii="Times New Roman" w:hAnsi="Times New Roman" w:cs="Times New Roman"/>
          <w:i/>
          <w:i/>
          <w:sz w:val="24"/>
        </w:rPr>
      </w:pPr>
      <w:r>
        <w:rPr>
          <w:rFonts w:cs="Times New Roman" w:ascii="Times New Roman" w:hAnsi="Times New Roman"/>
          <w:i/>
          <w:sz w:val="24"/>
        </w:rPr>
        <w:t>5. Назывные предложения</w:t>
      </w:r>
    </w:p>
    <w:p>
      <w:pPr>
        <w:pStyle w:val="Normal1"/>
        <w:spacing w:lineRule="auto" w:line="240"/>
        <w:ind w:firstLine="284" w:end="0"/>
        <w:rPr>
          <w:rFonts w:ascii="Times New Roman" w:hAnsi="Times New Roman" w:cs="Times New Roman"/>
          <w:i/>
          <w:i/>
          <w:sz w:val="24"/>
        </w:rPr>
      </w:pPr>
      <w:r>
        <w:rPr>
          <w:rFonts w:cs="Times New Roman"/>
          <w:i/>
          <w:sz w:val="24"/>
        </w:rPr>
      </w:r>
    </w:p>
    <w:p>
      <w:pPr>
        <w:pStyle w:val="Normal1"/>
        <w:spacing w:lineRule="auto" w:line="240"/>
        <w:ind w:firstLine="284" w:end="0"/>
        <w:rPr>
          <w:sz w:val="24"/>
        </w:rPr>
      </w:pPr>
      <w:r>
        <w:rPr>
          <w:sz w:val="24"/>
        </w:rPr>
        <w:t>Назывными (иди номинативными) предложениями называются односоставные бессказуемные предложения, указыва</w:t>
        <w:softHyphen/>
        <w:t>ющие на наличие того или иного предмета, явления, факта. Как правило, они состоят из существительного (реже — местоимения или числительного) с относящимися к нему словами:</w:t>
      </w:r>
    </w:p>
    <w:p>
      <w:pPr>
        <w:pStyle w:val="Normal1"/>
        <w:spacing w:lineRule="auto" w:line="240"/>
        <w:ind w:firstLine="709" w:end="0"/>
        <w:rPr/>
      </w:pPr>
      <w:r>
        <w:rPr>
          <w:sz w:val="24"/>
        </w:rPr>
        <w:t>Насе</w:t>
      </w:r>
      <w:r>
        <w:rPr>
          <w:sz w:val="24"/>
          <w:lang w:val="en-US"/>
        </w:rPr>
        <w:t xml:space="preserve"> frío. </w:t>
      </w:r>
      <w:r>
        <w:rPr>
          <w:i/>
          <w:iCs/>
          <w:sz w:val="24"/>
          <w:lang w:val="en-US"/>
        </w:rPr>
        <w:t>Un frío intenso; casi hielo. Impropio de la época</w:t>
      </w:r>
      <w:r>
        <w:rPr>
          <w:sz w:val="24"/>
          <w:lang w:val="en-US"/>
        </w:rPr>
        <w:t xml:space="preserve">. </w:t>
      </w:r>
      <w:r>
        <w:rPr>
          <w:sz w:val="24"/>
        </w:rPr>
        <w:t>(</w:t>
      </w:r>
      <w:r>
        <w:rPr>
          <w:sz w:val="24"/>
          <w:lang w:val="en-US"/>
        </w:rPr>
        <w:t>F</w:t>
      </w:r>
      <w:r>
        <w:rPr>
          <w:sz w:val="24"/>
        </w:rPr>
        <w:t xml:space="preserve">. </w:t>
      </w:r>
      <w:r>
        <w:rPr>
          <w:sz w:val="24"/>
          <w:lang w:val="en-US"/>
        </w:rPr>
        <w:t>R</w:t>
      </w:r>
      <w:r>
        <w:rPr>
          <w:lang w:val="en-US"/>
        </w:rPr>
        <w:t>IVERO</w:t>
      </w:r>
      <w:r>
        <w:rPr>
          <w:sz w:val="24"/>
        </w:rPr>
        <w:t>)</w:t>
      </w:r>
    </w:p>
    <w:p>
      <w:pPr>
        <w:pStyle w:val="Normal1"/>
        <w:spacing w:lineRule="auto" w:line="240"/>
        <w:ind w:firstLine="284" w:end="0"/>
        <w:rPr>
          <w:sz w:val="24"/>
        </w:rPr>
      </w:pPr>
      <w:r>
        <w:rPr>
          <w:sz w:val="24"/>
        </w:rPr>
      </w:r>
    </w:p>
    <w:p>
      <w:pPr>
        <w:pStyle w:val="Normal1"/>
        <w:spacing w:lineRule="auto" w:line="240"/>
        <w:ind w:firstLine="284" w:end="0"/>
        <w:jc w:val="center"/>
        <w:rPr/>
      </w:pPr>
      <w:r>
        <w:rPr>
          <w:b/>
          <w:sz w:val="24"/>
          <w:lang w:val="en-US"/>
        </w:rPr>
        <w:t>III</w:t>
      </w:r>
      <w:r>
        <w:rPr>
          <w:b/>
          <w:sz w:val="24"/>
        </w:rPr>
        <w:t>. Неполные предложения</w:t>
      </w:r>
    </w:p>
    <w:p>
      <w:pPr>
        <w:pStyle w:val="Normal1"/>
        <w:spacing w:lineRule="auto" w:line="240"/>
        <w:ind w:firstLine="284" w:end="0"/>
        <w:rPr>
          <w:b/>
          <w:sz w:val="24"/>
        </w:rPr>
      </w:pPr>
      <w:r>
        <w:rPr>
          <w:b/>
          <w:sz w:val="24"/>
        </w:rPr>
      </w:r>
    </w:p>
    <w:p>
      <w:pPr>
        <w:pStyle w:val="Normal1"/>
        <w:spacing w:lineRule="auto" w:line="240"/>
        <w:ind w:firstLine="284" w:end="0"/>
        <w:rPr>
          <w:sz w:val="24"/>
        </w:rPr>
      </w:pPr>
      <w:r>
        <w:rPr>
          <w:sz w:val="24"/>
        </w:rPr>
        <w:t>Разговорной речи свойственны так называемые неполные пред</w:t>
        <w:softHyphen/>
        <w:t>ложения. Их часто используют в художественной литературе при передаче диалога, эмоциональной авторской речи и т.п. Обычно их рассматривают как предложения; в которых опущены какие-либо главные или второстепенные члены, которые могут быть восстанов</w:t>
        <w:softHyphen/>
        <w:t>лены по контексту:</w:t>
      </w:r>
    </w:p>
    <w:p>
      <w:pPr>
        <w:pStyle w:val="Normal1"/>
        <w:spacing w:lineRule="auto" w:line="240"/>
        <w:ind w:firstLine="709" w:end="0"/>
        <w:rPr>
          <w:sz w:val="24"/>
          <w:lang w:val="en-US"/>
        </w:rPr>
      </w:pPr>
      <w:r>
        <w:rPr>
          <w:sz w:val="24"/>
          <w:lang w:val="en-US"/>
        </w:rPr>
        <w:t xml:space="preserve">— </w:t>
      </w:r>
      <w:r>
        <w:rPr>
          <w:sz w:val="24"/>
          <w:lang w:val="en-US"/>
        </w:rPr>
        <w:t>¿Cómo te llamas?</w:t>
      </w:r>
    </w:p>
    <w:p>
      <w:pPr>
        <w:pStyle w:val="Normal1"/>
        <w:spacing w:lineRule="auto" w:line="240"/>
        <w:ind w:firstLine="709" w:end="0"/>
        <w:rPr/>
      </w:pPr>
      <w:r>
        <w:rPr>
          <w:sz w:val="24"/>
          <w:lang w:val="en-US"/>
        </w:rPr>
        <w:t xml:space="preserve">— </w:t>
      </w:r>
      <w:r>
        <w:rPr>
          <w:i/>
          <w:iCs/>
          <w:sz w:val="24"/>
          <w:lang w:val="en-US"/>
        </w:rPr>
        <w:t>Vilma</w:t>
      </w:r>
      <w:r>
        <w:rPr>
          <w:sz w:val="24"/>
          <w:lang w:val="en-US"/>
        </w:rPr>
        <w:t>.</w:t>
      </w:r>
    </w:p>
    <w:p>
      <w:pPr>
        <w:pStyle w:val="Normal1"/>
        <w:spacing w:lineRule="auto" w:line="240"/>
        <w:ind w:firstLine="709" w:end="0"/>
        <w:rPr>
          <w:sz w:val="24"/>
          <w:lang w:val="en-US"/>
        </w:rPr>
      </w:pPr>
      <w:r>
        <w:rPr>
          <w:sz w:val="24"/>
          <w:lang w:val="en-US"/>
        </w:rPr>
        <w:t xml:space="preserve">— </w:t>
      </w:r>
      <w:r>
        <w:rPr>
          <w:sz w:val="24"/>
          <w:lang w:val="en-US"/>
        </w:rPr>
        <w:t>¿De dónde eres?</w:t>
      </w:r>
    </w:p>
    <w:p>
      <w:pPr>
        <w:pStyle w:val="Normal1"/>
        <w:spacing w:lineRule="auto" w:line="240"/>
        <w:ind w:firstLine="709" w:end="0"/>
        <w:rPr/>
      </w:pPr>
      <w:r>
        <w:rPr>
          <w:sz w:val="24"/>
          <w:lang w:val="en-US"/>
        </w:rPr>
        <w:t xml:space="preserve">— </w:t>
      </w:r>
      <w:r>
        <w:rPr>
          <w:i/>
          <w:iCs/>
          <w:sz w:val="24"/>
          <w:lang w:val="en-US"/>
        </w:rPr>
        <w:t>De Camagüey</w:t>
      </w:r>
      <w:r>
        <w:rPr>
          <w:sz w:val="24"/>
          <w:lang w:val="en-US"/>
        </w:rPr>
        <w:t>.</w:t>
      </w:r>
    </w:p>
    <w:p>
      <w:pPr>
        <w:pStyle w:val="Normal1"/>
        <w:spacing w:lineRule="auto" w:line="240"/>
        <w:ind w:firstLine="709" w:end="0"/>
        <w:rPr>
          <w:sz w:val="24"/>
          <w:lang w:val="en-US"/>
        </w:rPr>
      </w:pPr>
      <w:r>
        <w:rPr>
          <w:sz w:val="24"/>
          <w:lang w:val="en-US"/>
        </w:rPr>
        <w:t xml:space="preserve">— </w:t>
      </w:r>
      <w:r>
        <w:rPr>
          <w:sz w:val="24"/>
          <w:lang w:val="en-US"/>
        </w:rPr>
        <w:t>¿Hace mucho que estás aquí?</w:t>
      </w:r>
    </w:p>
    <w:p>
      <w:pPr>
        <w:pStyle w:val="Normal1"/>
        <w:spacing w:lineRule="auto" w:line="240"/>
        <w:ind w:firstLine="709" w:end="0"/>
        <w:rPr/>
      </w:pPr>
      <w:r>
        <w:rPr>
          <w:sz w:val="24"/>
          <w:lang w:val="en-US"/>
        </w:rPr>
        <w:t xml:space="preserve">— </w:t>
      </w:r>
      <w:r>
        <w:rPr>
          <w:i/>
          <w:iCs/>
          <w:sz w:val="24"/>
          <w:lang w:val="en-US"/>
        </w:rPr>
        <w:t>Un mes</w:t>
      </w:r>
      <w:r>
        <w:rPr>
          <w:sz w:val="24"/>
          <w:lang w:val="en-US"/>
        </w:rPr>
        <w:t>. (D. O</w:t>
      </w:r>
      <w:r>
        <w:rPr>
          <w:lang w:val="en-US"/>
        </w:rPr>
        <w:t>LEMA</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rPr>
        <w:t>Примечание</w:t>
      </w:r>
      <w:r>
        <w:rPr>
          <w:sz w:val="22"/>
        </w:rPr>
        <w:t>. К неполным предложениям не следует относить неоконченные, прерванные фразы:</w:t>
      </w:r>
    </w:p>
    <w:p>
      <w:pPr>
        <w:pStyle w:val="Normal1"/>
        <w:spacing w:lineRule="auto" w:line="240"/>
        <w:ind w:firstLine="284" w:end="0"/>
        <w:rPr>
          <w:sz w:val="22"/>
        </w:rPr>
      </w:pPr>
      <w:r>
        <w:rPr>
          <w:sz w:val="22"/>
        </w:rPr>
      </w:r>
    </w:p>
    <w:p>
      <w:pPr>
        <w:pStyle w:val="Normal1"/>
        <w:spacing w:lineRule="auto" w:line="240"/>
        <w:ind w:firstLine="709" w:end="0"/>
        <w:rPr/>
      </w:pPr>
      <w:r>
        <w:rPr>
          <w:sz w:val="22"/>
          <w:lang w:val="en-US"/>
        </w:rPr>
        <w:t xml:space="preserve">Pues yo amo a esa gente... son cubanos... hijos de obreros... tienen fe. </w:t>
      </w:r>
      <w:r>
        <w:rPr>
          <w:sz w:val="22"/>
        </w:rPr>
        <w:t>(</w:t>
      </w:r>
      <w:r>
        <w:rPr>
          <w:sz w:val="22"/>
          <w:lang w:val="en-US"/>
        </w:rPr>
        <w:t>D</w:t>
      </w:r>
      <w:r>
        <w:rPr>
          <w:sz w:val="22"/>
        </w:rPr>
        <w:t xml:space="preserve">. </w:t>
      </w:r>
      <w:r>
        <w:rPr>
          <w:sz w:val="22"/>
          <w:lang w:val="en-US"/>
        </w:rPr>
        <w:t>O</w:t>
      </w:r>
      <w:r>
        <w:rPr>
          <w:sz w:val="16"/>
          <w:lang w:val="en-US"/>
        </w:rPr>
        <w:t>LEMA</w:t>
      </w:r>
      <w:r>
        <w:rPr>
          <w:sz w:val="22"/>
        </w:rPr>
        <w:t xml:space="preserve">) </w:t>
      </w:r>
    </w:p>
    <w:p>
      <w:pPr>
        <w:pStyle w:val="Normal1"/>
        <w:spacing w:lineRule="auto" w:line="240"/>
        <w:ind w:firstLine="284" w:end="0"/>
        <w:rPr>
          <w:sz w:val="22"/>
        </w:rPr>
      </w:pPr>
      <w:r>
        <w:rPr>
          <w:sz w:val="22"/>
        </w:rPr>
      </w:r>
    </w:p>
    <w:p>
      <w:pPr>
        <w:pStyle w:val="Normal1"/>
        <w:spacing w:lineRule="auto" w:line="240"/>
        <w:ind w:firstLine="284" w:end="0"/>
        <w:rPr>
          <w:sz w:val="22"/>
        </w:rPr>
      </w:pPr>
      <w:r>
        <w:rPr>
          <w:sz w:val="22"/>
        </w:rPr>
        <w:t>В этом отрывке нет неполных предложений.</w:t>
      </w:r>
    </w:p>
    <w:p>
      <w:pPr>
        <w:pStyle w:val="Normal1"/>
        <w:spacing w:lineRule="auto" w:line="240"/>
        <w:ind w:firstLine="284" w:end="0"/>
        <w:rPr>
          <w:sz w:val="24"/>
        </w:rPr>
      </w:pPr>
      <w:r>
        <w:rPr>
          <w:sz w:val="24"/>
        </w:rPr>
      </w:r>
    </w:p>
    <w:p>
      <w:pPr>
        <w:pStyle w:val="Heading3"/>
        <w:ind w:hanging="0" w:start="0"/>
        <w:rPr/>
      </w:pPr>
      <w:bookmarkStart w:id="157" w:name="__RefHeading___Toc1886126"/>
      <w:bookmarkEnd w:id="157"/>
      <w:r>
        <w:rPr/>
        <w:t>§ 104. Сложное предложение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Сложное предложение состоит из двух или нескольких простых предложений, объединенных единством содержания и интонации.</w:t>
      </w:r>
    </w:p>
    <w:p>
      <w:pPr>
        <w:pStyle w:val="Normal1"/>
        <w:spacing w:lineRule="auto" w:line="240"/>
        <w:ind w:firstLine="284" w:end="0"/>
        <w:rPr/>
      </w:pPr>
      <w:r>
        <w:rPr>
          <w:sz w:val="24"/>
        </w:rPr>
        <w:t xml:space="preserve">Сложные предложения делятся на  </w:t>
      </w:r>
      <w:r>
        <w:rPr>
          <w:spacing w:val="20"/>
          <w:sz w:val="24"/>
        </w:rPr>
        <w:t>сложносочиненные</w:t>
      </w:r>
      <w:r>
        <w:rPr>
          <w:sz w:val="24"/>
        </w:rPr>
        <w:t xml:space="preserve"> и  </w:t>
      </w:r>
      <w:r>
        <w:rPr>
          <w:spacing w:val="20"/>
          <w:sz w:val="24"/>
        </w:rPr>
        <w:t>сложноподчиненные</w:t>
      </w:r>
      <w:r>
        <w:rPr>
          <w:sz w:val="24"/>
        </w:rPr>
        <w:t>.</w:t>
      </w:r>
    </w:p>
    <w:p>
      <w:pPr>
        <w:pStyle w:val="Normal1"/>
        <w:spacing w:lineRule="auto" w:line="240"/>
        <w:ind w:firstLine="284" w:end="0"/>
        <w:rPr/>
      </w:pPr>
      <w:r>
        <w:rPr>
          <w:spacing w:val="20"/>
          <w:sz w:val="24"/>
        </w:rPr>
        <w:t>Сложносочиненные</w:t>
      </w:r>
      <w:r>
        <w:rPr>
          <w:sz w:val="24"/>
        </w:rPr>
        <w:t xml:space="preserve"> предложения с помощью сочини</w:t>
        <w:softHyphen/>
        <w:t>тельных союзов объединяют два или более равноправных простых предложения в единое синтаксическое и смысловое целое.</w:t>
      </w:r>
    </w:p>
    <w:p>
      <w:pPr>
        <w:pStyle w:val="Normal1"/>
        <w:spacing w:lineRule="auto" w:line="240"/>
        <w:ind w:firstLine="709" w:end="0"/>
        <w:rPr/>
      </w:pPr>
      <w:r>
        <w:rPr>
          <w:sz w:val="24"/>
          <w:lang w:val="en-US"/>
        </w:rPr>
        <w:t xml:space="preserve">Al día siguiente sopló con fuerza el viento </w:t>
      </w:r>
      <w:r>
        <w:rPr>
          <w:sz w:val="24"/>
        </w:rPr>
        <w:t>у</w:t>
      </w:r>
      <w:r>
        <w:rPr>
          <w:sz w:val="24"/>
          <w:lang w:val="en-US"/>
        </w:rPr>
        <w:t xml:space="preserve"> se encrespó el mar. </w:t>
      </w:r>
    </w:p>
    <w:p>
      <w:pPr>
        <w:pStyle w:val="Normal1"/>
        <w:spacing w:lineRule="auto" w:line="240"/>
        <w:ind w:firstLine="709" w:end="0"/>
        <w:rPr>
          <w:sz w:val="24"/>
          <w:lang w:val="en-US"/>
        </w:rPr>
      </w:pPr>
      <w:r>
        <w:rPr>
          <w:sz w:val="24"/>
          <w:lang w:val="en-US"/>
        </w:rPr>
        <w:t>Carlos sabe redactar bien pero su amigo lo hace mejor.</w:t>
      </w:r>
    </w:p>
    <w:p>
      <w:pPr>
        <w:pStyle w:val="Normal1"/>
        <w:tabs>
          <w:tab w:val="clear" w:pos="720"/>
          <w:tab w:val="left" w:pos="4111" w:leader="none"/>
        </w:tabs>
        <w:spacing w:lineRule="auto" w:line="240"/>
        <w:ind w:firstLine="284" w:end="0"/>
        <w:rPr>
          <w:spacing w:val="20"/>
          <w:sz w:val="24"/>
          <w:lang w:val="en-US"/>
        </w:rPr>
      </w:pPr>
      <w:r>
        <w:rPr>
          <w:spacing w:val="20"/>
          <w:sz w:val="24"/>
          <w:lang w:val="en-US"/>
        </w:rPr>
      </w:r>
    </w:p>
    <w:p>
      <w:pPr>
        <w:pStyle w:val="Normal1"/>
        <w:tabs>
          <w:tab w:val="clear" w:pos="720"/>
          <w:tab w:val="left" w:pos="4111" w:leader="none"/>
        </w:tabs>
        <w:spacing w:lineRule="auto" w:line="240"/>
        <w:ind w:firstLine="284" w:end="0"/>
        <w:rPr/>
      </w:pPr>
      <w:r>
        <w:rPr>
          <w:spacing w:val="20"/>
          <w:sz w:val="24"/>
        </w:rPr>
        <w:t>Сложноподчиненные</w:t>
      </w:r>
      <w:r>
        <w:rPr>
          <w:sz w:val="24"/>
        </w:rPr>
        <w:t xml:space="preserve"> предложения с помощью подчини</w:t>
        <w:softHyphen/>
        <w:t>тельных союзов и союзных слов объединяют два (или более) пред</w:t>
        <w:softHyphen/>
        <w:t>ложения, одно из которых подчиняет по смыслу и синтаксически другое:</w:t>
      </w:r>
    </w:p>
    <w:p>
      <w:pPr>
        <w:pStyle w:val="Normal1"/>
        <w:spacing w:lineRule="auto" w:line="240"/>
        <w:ind w:firstLine="284" w:end="0"/>
        <w:rPr>
          <w:sz w:val="24"/>
        </w:rPr>
      </w:pPr>
      <w:r>
        <w:rPr>
          <w:sz w:val="24"/>
        </w:rPr>
      </w:r>
    </w:p>
    <w:p>
      <w:pPr>
        <w:pStyle w:val="Normal1"/>
        <w:spacing w:lineRule="auto" w:line="240"/>
        <w:ind w:firstLine="709" w:end="0"/>
        <w:rPr>
          <w:sz w:val="24"/>
          <w:lang w:val="en-US"/>
        </w:rPr>
      </w:pPr>
      <w:r>
        <w:rPr>
          <w:sz w:val="24"/>
          <w:lang w:val="en-US"/>
        </w:rPr>
        <w:t xml:space="preserve">Tengo sueño porque el día me dejó cansado. </w:t>
      </w:r>
    </w:p>
    <w:p>
      <w:pPr>
        <w:pStyle w:val="Normal1"/>
        <w:spacing w:lineRule="auto" w:line="240"/>
        <w:ind w:firstLine="709" w:end="0"/>
        <w:rPr>
          <w:sz w:val="24"/>
          <w:lang w:val="en-US"/>
        </w:rPr>
      </w:pPr>
      <w:r>
        <w:rPr>
          <w:sz w:val="24"/>
          <w:lang w:val="en-US"/>
        </w:rPr>
        <w:t>Me han asegurado que estás en comisión de servicio.</w:t>
      </w:r>
    </w:p>
    <w:p>
      <w:pPr>
        <w:pStyle w:val="Normal1"/>
        <w:spacing w:lineRule="auto" w:line="240"/>
        <w:ind w:firstLine="284" w:end="0"/>
        <w:rPr>
          <w:sz w:val="24"/>
          <w:lang w:val="en-US"/>
        </w:rPr>
      </w:pPr>
      <w:r>
        <w:rPr>
          <w:sz w:val="24"/>
          <w:lang w:val="en-US"/>
        </w:rPr>
      </w:r>
    </w:p>
    <w:p>
      <w:pPr>
        <w:pStyle w:val="Normal1"/>
        <w:spacing w:lineRule="auto" w:line="240"/>
        <w:ind w:firstLine="284" w:end="0"/>
        <w:rPr>
          <w:spacing w:val="20"/>
          <w:sz w:val="24"/>
        </w:rPr>
      </w:pPr>
      <w:r>
        <w:rPr>
          <w:sz w:val="24"/>
        </w:rPr>
        <w:t xml:space="preserve">Предложение, подчиняющее другое предложение, называется </w:t>
      </w:r>
      <w:r>
        <w:rPr>
          <w:spacing w:val="20"/>
          <w:sz w:val="24"/>
        </w:rPr>
        <w:t>главным</w:t>
      </w:r>
      <w:r>
        <w:rPr>
          <w:sz w:val="24"/>
        </w:rPr>
        <w:t xml:space="preserve">, а подчиненное — </w:t>
      </w:r>
      <w:r>
        <w:rPr>
          <w:spacing w:val="20"/>
          <w:sz w:val="24"/>
        </w:rPr>
        <w:t>придаточным:</w:t>
      </w:r>
    </w:p>
    <w:p>
      <w:pPr>
        <w:pStyle w:val="Normal1"/>
        <w:spacing w:lineRule="auto" w:line="240"/>
        <w:ind w:firstLine="284" w:end="0"/>
        <w:rPr>
          <w:spacing w:val="20"/>
          <w:sz w:val="24"/>
        </w:rPr>
      </w:pPr>
      <w:r>
        <w:rPr>
          <w:spacing w:val="20"/>
          <w:sz w:val="24"/>
        </w:rPr>
      </w:r>
    </w:p>
    <w:p>
      <w:pPr>
        <w:pStyle w:val="Normal1"/>
        <w:spacing w:lineRule="auto" w:line="240"/>
        <w:ind w:firstLine="284" w:end="0"/>
        <w:jc w:val="center"/>
        <w:rPr>
          <w:sz w:val="24"/>
        </w:rPr>
      </w:pPr>
      <w:r>
        <w:rPr>
          <w:sz w:val="24"/>
        </w:rPr>
        <w:drawing>
          <wp:inline distT="0" distB="0" distL="0" distR="0">
            <wp:extent cx="3514090" cy="1273810"/>
            <wp:effectExtent l="0" t="0" r="0" b="0"/>
            <wp:docPr id="33"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descr="" title=""/>
                    <pic:cNvPicPr>
                      <a:picLocks noChangeAspect="1" noChangeArrowheads="1"/>
                    </pic:cNvPicPr>
                  </pic:nvPicPr>
                  <pic:blipFill>
                    <a:blip r:embed="rId40"/>
                    <a:srcRect l="-10" t="-28" r="-10" b="-28"/>
                    <a:stretch>
                      <a:fillRect/>
                    </a:stretch>
                  </pic:blipFill>
                  <pic:spPr bwMode="auto">
                    <a:xfrm>
                      <a:off x="0" y="0"/>
                      <a:ext cx="3514090" cy="1273810"/>
                    </a:xfrm>
                    <a:prstGeom prst="rect">
                      <a:avLst/>
                    </a:prstGeom>
                  </pic:spPr>
                </pic:pic>
              </a:graphicData>
            </a:graphic>
          </wp:inline>
        </w:drawing>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r>
    </w:p>
    <w:p>
      <w:pPr>
        <w:pStyle w:val="Heading3"/>
        <w:ind w:hanging="0" w:start="0"/>
        <w:rPr/>
      </w:pPr>
      <w:r>
        <w:rPr/>
        <w:t>§ 105. Сложносочиненное предложение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Сложносочиненные предложения образуются двумя способами:</w:t>
      </w:r>
    </w:p>
    <w:p>
      <w:pPr>
        <w:pStyle w:val="Normal1"/>
        <w:spacing w:lineRule="auto" w:line="240"/>
        <w:ind w:firstLine="284" w:end="0"/>
        <w:rPr>
          <w:sz w:val="24"/>
        </w:rPr>
      </w:pPr>
      <w:r>
        <w:rPr>
          <w:sz w:val="24"/>
        </w:rPr>
        <w:t>а) соединением двух или более простых предложений с самосто</w:t>
        <w:softHyphen/>
        <w:t>ятельными подлежащими и сказуемыми:</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El cielo estaba todavía oscuro </w:t>
      </w:r>
      <w:r>
        <w:rPr>
          <w:sz w:val="24"/>
        </w:rPr>
        <w:t>у</w:t>
      </w:r>
      <w:r>
        <w:rPr>
          <w:sz w:val="24"/>
          <w:lang w:val="en-US"/>
        </w:rPr>
        <w:t xml:space="preserve"> los pasajeros se cubrían con frazadas.</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б) соединением двух или более предложений, имеющих общее сказуемое, которое часто сохраняется лишь в первом предложении:</w:t>
      </w:r>
    </w:p>
    <w:p>
      <w:pPr>
        <w:pStyle w:val="Normal1"/>
        <w:spacing w:lineRule="auto" w:line="240"/>
        <w:ind w:firstLine="284" w:end="0"/>
        <w:rPr>
          <w:sz w:val="24"/>
        </w:rPr>
      </w:pPr>
      <w:r>
        <w:rPr>
          <w:sz w:val="24"/>
        </w:rPr>
      </w:r>
    </w:p>
    <w:p>
      <w:pPr>
        <w:pStyle w:val="Normal1"/>
        <w:spacing w:lineRule="auto" w:line="240"/>
        <w:ind w:firstLine="709" w:end="0"/>
        <w:rPr>
          <w:sz w:val="24"/>
          <w:lang w:val="en-US"/>
        </w:rPr>
      </w:pPr>
      <w:r>
        <w:rPr>
          <w:sz w:val="24"/>
          <w:lang w:val="en-US"/>
        </w:rPr>
        <w:t xml:space="preserve">Miguel llegará hoy a las siete y Nicolás mañana a la una. </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Соединение (сочинение) самостоятельных предложений в одно сложносочиненное происходит с помощью </w:t>
      </w:r>
      <w:r>
        <w:rPr>
          <w:spacing w:val="20"/>
          <w:sz w:val="24"/>
        </w:rPr>
        <w:t>союзов</w:t>
      </w:r>
      <w:r>
        <w:rPr>
          <w:sz w:val="24"/>
        </w:rPr>
        <w:t xml:space="preserve"> или </w:t>
      </w:r>
      <w:r>
        <w:rPr>
          <w:spacing w:val="20"/>
          <w:sz w:val="24"/>
        </w:rPr>
        <w:t>бессо</w:t>
        <w:softHyphen/>
        <w:t xml:space="preserve">юзным </w:t>
      </w:r>
      <w:r>
        <w:rPr>
          <w:sz w:val="24"/>
        </w:rPr>
        <w:t>способом. В последнем случае между предложениями ставятся необходимые знаки препинания.</w:t>
      </w:r>
    </w:p>
    <w:p>
      <w:pPr>
        <w:pStyle w:val="Normal1"/>
        <w:spacing w:lineRule="auto" w:line="240"/>
        <w:ind w:firstLine="284" w:end="0"/>
        <w:rPr>
          <w:sz w:val="24"/>
        </w:rPr>
      </w:pPr>
      <w:r>
        <w:rPr>
          <w:sz w:val="24"/>
        </w:rPr>
        <w:t>Объединенные с помощью сочинения предложения не теряют своей самостоятельности, оставаясь относительно равноправными:</w:t>
      </w:r>
    </w:p>
    <w:p>
      <w:pPr>
        <w:pStyle w:val="Normal1"/>
        <w:spacing w:lineRule="auto" w:line="240"/>
        <w:ind w:firstLine="284" w:end="0"/>
        <w:rPr>
          <w:sz w:val="24"/>
        </w:rPr>
      </w:pPr>
      <w:r>
        <w:rPr>
          <w:sz w:val="24"/>
        </w:rPr>
      </w:r>
    </w:p>
    <w:p>
      <w:pPr>
        <w:pStyle w:val="Normal1"/>
        <w:spacing w:lineRule="auto" w:line="240"/>
        <w:ind w:firstLine="709" w:end="0"/>
        <w:rPr>
          <w:sz w:val="24"/>
          <w:lang w:val="en-US"/>
        </w:rPr>
      </w:pPr>
      <w:r>
        <w:rPr>
          <w:sz w:val="24"/>
          <w:lang w:val="en-US"/>
        </w:rPr>
        <w:t xml:space="preserve">El sol blanquea las montañas y la nieve empieza a derretirse. </w:t>
      </w:r>
    </w:p>
    <w:p>
      <w:pPr>
        <w:pStyle w:val="Normal1"/>
        <w:spacing w:lineRule="auto" w:line="240"/>
        <w:ind w:firstLine="709" w:end="0"/>
        <w:rPr/>
      </w:pPr>
      <w:r>
        <w:rPr>
          <w:sz w:val="24"/>
          <w:lang w:val="en-US"/>
        </w:rPr>
        <w:t xml:space="preserve">El lugar estaba animadísimo; la música sonaba </w:t>
      </w:r>
      <w:r>
        <w:rPr>
          <w:sz w:val="24"/>
        </w:rPr>
        <w:t>ро</w:t>
      </w:r>
      <w:r>
        <w:rPr>
          <w:sz w:val="24"/>
          <w:lang w:val="en-US"/>
        </w:rPr>
        <w:t>r todas partes.</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pPr>
      <w:r>
        <w:rPr>
          <w:b/>
          <w:sz w:val="24"/>
          <w:lang w:val="en-US"/>
        </w:rPr>
        <w:t>I</w:t>
      </w:r>
      <w:r>
        <w:rPr>
          <w:b/>
          <w:sz w:val="24"/>
        </w:rPr>
        <w:t>. Союзное сочинение</w:t>
      </w:r>
    </w:p>
    <w:p>
      <w:pPr>
        <w:pStyle w:val="Normal1"/>
        <w:spacing w:lineRule="auto" w:line="240"/>
        <w:ind w:firstLine="284" w:end="0"/>
        <w:rPr>
          <w:b/>
          <w:sz w:val="24"/>
        </w:rPr>
      </w:pPr>
      <w:r>
        <w:rPr>
          <w:b/>
          <w:sz w:val="24"/>
        </w:rPr>
      </w:r>
    </w:p>
    <w:p>
      <w:pPr>
        <w:pStyle w:val="Normal1"/>
        <w:spacing w:lineRule="auto" w:line="240"/>
        <w:ind w:firstLine="284" w:end="0"/>
        <w:rPr>
          <w:sz w:val="24"/>
        </w:rPr>
      </w:pPr>
      <w:r>
        <w:rPr>
          <w:sz w:val="24"/>
        </w:rPr>
        <w:t>Союзное сочинение простых предложений в сложное может быть различных видов в зависимости от типа связи, которая уста</w:t>
        <w:softHyphen/>
        <w:t>навливается союзом, соединяющим предложения.</w:t>
      </w:r>
    </w:p>
    <w:p>
      <w:pPr>
        <w:pStyle w:val="Normal1"/>
        <w:spacing w:lineRule="auto" w:line="240"/>
        <w:ind w:firstLine="284" w:end="0"/>
        <w:rPr>
          <w:sz w:val="24"/>
        </w:rPr>
      </w:pPr>
      <w:r>
        <w:rPr>
          <w:sz w:val="24"/>
        </w:rPr>
      </w:r>
    </w:p>
    <w:p>
      <w:pPr>
        <w:pStyle w:val="Normal1"/>
        <w:numPr>
          <w:ilvl w:val="0"/>
          <w:numId w:val="11"/>
        </w:numPr>
        <w:spacing w:lineRule="auto" w:line="240"/>
        <w:jc w:val="center"/>
        <w:rPr>
          <w:i/>
          <w:i/>
          <w:sz w:val="24"/>
        </w:rPr>
      </w:pPr>
      <w:r>
        <w:rPr>
          <w:i/>
          <w:sz w:val="24"/>
        </w:rPr>
        <w:t>Сочинение соединительное</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Соединительное сочинение является наиболее распространен</w:t>
        <w:softHyphen/>
        <w:t xml:space="preserve">ным видом связи внутри сложносочиненного предложения. Оно осуществляется с помощью соединительных союзов </w:t>
      </w:r>
      <w:r>
        <w:rPr>
          <w:b/>
          <w:sz w:val="24"/>
        </w:rPr>
        <w:t>у</w:t>
      </w:r>
      <w:r>
        <w:rPr>
          <w:sz w:val="24"/>
        </w:rPr>
        <w:t xml:space="preserve"> (</w:t>
      </w:r>
      <w:r>
        <w:rPr>
          <w:b/>
          <w:sz w:val="24"/>
        </w:rPr>
        <w:t>е</w:t>
      </w:r>
      <w:r>
        <w:rPr>
          <w:sz w:val="24"/>
        </w:rPr>
        <w:t xml:space="preserve"> перед </w:t>
      </w:r>
      <w:r>
        <w:rPr>
          <w:b/>
          <w:sz w:val="24"/>
          <w:lang w:val="en-US"/>
        </w:rPr>
        <w:t>i</w:t>
      </w:r>
      <w:r>
        <w:rPr>
          <w:sz w:val="24"/>
        </w:rPr>
        <w:t xml:space="preserve">- и </w:t>
      </w:r>
      <w:r>
        <w:rPr>
          <w:b/>
          <w:sz w:val="24"/>
          <w:lang w:val="en-US"/>
        </w:rPr>
        <w:t>hi</w:t>
      </w:r>
      <w:r>
        <w:rPr>
          <w:sz w:val="24"/>
        </w:rPr>
        <w:t xml:space="preserve">-) и </w:t>
      </w:r>
      <w:r>
        <w:rPr>
          <w:b/>
          <w:sz w:val="24"/>
          <w:lang w:val="en-US"/>
        </w:rPr>
        <w:t>ni</w:t>
      </w:r>
      <w:r>
        <w:rPr>
          <w:sz w:val="24"/>
        </w:rPr>
        <w:t>:</w:t>
      </w:r>
    </w:p>
    <w:p>
      <w:pPr>
        <w:pStyle w:val="Normal1"/>
        <w:spacing w:lineRule="auto" w:line="240"/>
        <w:ind w:firstLine="709" w:end="0"/>
        <w:rPr/>
      </w:pPr>
      <w:r>
        <w:rPr>
          <w:sz w:val="24"/>
          <w:lang w:val="en-US"/>
        </w:rPr>
        <w:t xml:space="preserve">Estoy encantado con el parque nuevo </w:t>
      </w:r>
      <w:r>
        <w:rPr>
          <w:b/>
          <w:bCs/>
          <w:sz w:val="24"/>
          <w:lang w:val="en-US"/>
        </w:rPr>
        <w:t>y</w:t>
      </w:r>
      <w:r>
        <w:rPr>
          <w:sz w:val="24"/>
          <w:lang w:val="en-US"/>
        </w:rPr>
        <w:t xml:space="preserve"> a veces mi esposa y yo paseamos por él un par de horas.</w:t>
      </w:r>
    </w:p>
    <w:p>
      <w:pPr>
        <w:pStyle w:val="Normal1"/>
        <w:spacing w:lineRule="auto" w:line="240"/>
        <w:ind w:firstLine="709" w:end="0"/>
        <w:rPr/>
      </w:pPr>
      <w:r>
        <w:rPr>
          <w:sz w:val="24"/>
          <w:lang w:val="en-US"/>
        </w:rPr>
        <w:t xml:space="preserve">Durante aquel día no cruzó la calle un automovil </w:t>
      </w:r>
      <w:r>
        <w:rPr>
          <w:b/>
          <w:bCs/>
          <w:sz w:val="24"/>
          <w:lang w:val="en-US"/>
        </w:rPr>
        <w:t>ni</w:t>
      </w:r>
      <w:r>
        <w:rPr>
          <w:sz w:val="24"/>
          <w:lang w:val="en-US"/>
        </w:rPr>
        <w:t xml:space="preserve"> salió de la casa ningún hombre.</w:t>
      </w:r>
    </w:p>
    <w:p>
      <w:pPr>
        <w:pStyle w:val="Normal1"/>
        <w:spacing w:lineRule="auto" w:line="240"/>
        <w:ind w:firstLine="709" w:end="0"/>
        <w:rPr/>
      </w:pPr>
      <w:r>
        <w:rPr>
          <w:sz w:val="24"/>
          <w:lang w:val="en-US"/>
        </w:rPr>
        <w:t xml:space="preserve">Ni las razones te sirven, </w:t>
      </w:r>
      <w:r>
        <w:rPr>
          <w:b/>
          <w:bCs/>
          <w:sz w:val="24"/>
          <w:lang w:val="en-US"/>
        </w:rPr>
        <w:t>ni</w:t>
      </w:r>
      <w:r>
        <w:rPr>
          <w:sz w:val="24"/>
          <w:lang w:val="en-US"/>
        </w:rPr>
        <w:t xml:space="preserve"> los consejos te ayudan.</w:t>
      </w:r>
    </w:p>
    <w:p>
      <w:pPr>
        <w:pStyle w:val="Normal1"/>
        <w:spacing w:lineRule="auto" w:line="240"/>
        <w:ind w:firstLine="284" w:end="0"/>
        <w:rPr>
          <w:sz w:val="24"/>
          <w:lang w:val="en-US"/>
        </w:rPr>
      </w:pPr>
      <w:r>
        <w:rPr>
          <w:sz w:val="24"/>
          <w:lang w:val="en-US"/>
        </w:rPr>
      </w:r>
    </w:p>
    <w:p>
      <w:pPr>
        <w:pStyle w:val="Normal1"/>
        <w:numPr>
          <w:ilvl w:val="0"/>
          <w:numId w:val="11"/>
        </w:numPr>
        <w:spacing w:lineRule="auto" w:line="240"/>
        <w:jc w:val="center"/>
        <w:rPr>
          <w:i/>
          <w:i/>
          <w:sz w:val="24"/>
        </w:rPr>
      </w:pPr>
      <w:r>
        <w:rPr>
          <w:i/>
          <w:sz w:val="24"/>
        </w:rPr>
        <w:t>Сочинение разделительное</w:t>
      </w:r>
    </w:p>
    <w:p>
      <w:pPr>
        <w:pStyle w:val="Normal1"/>
        <w:spacing w:lineRule="auto" w:line="240"/>
        <w:rPr>
          <w:i/>
          <w:i/>
          <w:sz w:val="24"/>
        </w:rPr>
      </w:pPr>
      <w:r>
        <w:rPr>
          <w:i/>
          <w:sz w:val="24"/>
        </w:rPr>
      </w:r>
    </w:p>
    <w:p>
      <w:pPr>
        <w:pStyle w:val="Normal1"/>
        <w:spacing w:lineRule="auto" w:line="240"/>
        <w:ind w:firstLine="284" w:end="0"/>
        <w:rPr/>
      </w:pPr>
      <w:r>
        <w:rPr>
          <w:sz w:val="24"/>
        </w:rPr>
        <w:t>Разделительное сочинение осуществляется с помощью раздели</w:t>
        <w:softHyphen/>
        <w:t xml:space="preserve">тельных союзов, наиболее употребительным из которых является </w:t>
      </w:r>
      <w:r>
        <w:rPr>
          <w:b/>
          <w:sz w:val="24"/>
        </w:rPr>
        <w:t xml:space="preserve">о </w:t>
      </w:r>
      <w:r>
        <w:rPr>
          <w:sz w:val="24"/>
        </w:rPr>
        <w:t xml:space="preserve">(и перед </w:t>
      </w:r>
      <w:r>
        <w:rPr>
          <w:b/>
          <w:sz w:val="24"/>
        </w:rPr>
        <w:t>о</w:t>
      </w:r>
      <w:r>
        <w:rPr>
          <w:sz w:val="24"/>
        </w:rPr>
        <w:t xml:space="preserve">- и </w:t>
      </w:r>
      <w:r>
        <w:rPr>
          <w:b/>
          <w:sz w:val="24"/>
          <w:lang w:val="en-US"/>
        </w:rPr>
        <w:t>ho</w:t>
      </w:r>
      <w:r>
        <w:rPr>
          <w:sz w:val="24"/>
        </w:rPr>
        <w:t>-). При разделительном сочинении предложения вы</w:t>
        <w:softHyphen/>
        <w:t>ражают взаимно исключающие друг друга суждения:</w:t>
      </w:r>
    </w:p>
    <w:p>
      <w:pPr>
        <w:pStyle w:val="Normal1"/>
        <w:spacing w:lineRule="auto" w:line="240"/>
        <w:ind w:firstLine="284" w:end="0"/>
        <w:rPr>
          <w:sz w:val="24"/>
        </w:rPr>
      </w:pPr>
      <w:r>
        <w:rPr>
          <w:sz w:val="24"/>
        </w:rPr>
      </w:r>
    </w:p>
    <w:p>
      <w:pPr>
        <w:pStyle w:val="Normal1"/>
        <w:spacing w:lineRule="auto" w:line="240"/>
        <w:ind w:firstLine="709" w:end="0"/>
        <w:rPr/>
      </w:pPr>
      <w:r>
        <w:rPr>
          <w:sz w:val="24"/>
        </w:rPr>
        <w:t>Т</w:t>
      </w:r>
      <w:r>
        <w:rPr>
          <w:sz w:val="24"/>
          <w:lang w:val="en-US"/>
        </w:rPr>
        <w:t xml:space="preserve">ú dirás la verdad </w:t>
      </w:r>
      <w:r>
        <w:rPr>
          <w:b/>
          <w:bCs/>
          <w:sz w:val="24"/>
        </w:rPr>
        <w:t>о</w:t>
      </w:r>
      <w:r>
        <w:rPr>
          <w:sz w:val="24"/>
          <w:lang w:val="en-US"/>
        </w:rPr>
        <w:t xml:space="preserve"> la diré yo. </w:t>
      </w:r>
    </w:p>
    <w:p>
      <w:pPr>
        <w:pStyle w:val="Normal1"/>
        <w:spacing w:lineRule="auto" w:line="240"/>
        <w:ind w:firstLine="709" w:end="0"/>
        <w:rPr/>
      </w:pPr>
      <w:r>
        <w:rPr>
          <w:sz w:val="24"/>
          <w:lang w:val="en-US"/>
        </w:rPr>
        <w:t xml:space="preserve">Ocupen estos asientos </w:t>
      </w:r>
      <w:r>
        <w:rPr>
          <w:sz w:val="24"/>
        </w:rPr>
        <w:t>и</w:t>
      </w:r>
      <w:r>
        <w:rPr>
          <w:sz w:val="24"/>
          <w:lang w:val="en-US"/>
        </w:rPr>
        <w:t xml:space="preserve"> otros hombres los ocuparán.</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Разделительное сочинение производится также повторяющими</w:t>
        <w:softHyphen/>
        <w:t xml:space="preserve">ся союзами: </w:t>
      </w:r>
      <w:r>
        <w:rPr>
          <w:b/>
          <w:sz w:val="24"/>
        </w:rPr>
        <w:t>о</w:t>
      </w:r>
      <w:r>
        <w:rPr>
          <w:b/>
          <w:sz w:val="24"/>
          <w:lang w:val="en-US"/>
        </w:rPr>
        <w:t>r</w:t>
      </w:r>
      <w:r>
        <w:rPr>
          <w:b/>
          <w:sz w:val="24"/>
        </w:rPr>
        <w:t>а ... о</w:t>
      </w:r>
      <w:r>
        <w:rPr>
          <w:b/>
          <w:sz w:val="24"/>
          <w:lang w:val="en-US"/>
        </w:rPr>
        <w:t>r</w:t>
      </w:r>
      <w:r>
        <w:rPr>
          <w:b/>
          <w:sz w:val="24"/>
        </w:rPr>
        <w:t>а</w:t>
      </w:r>
      <w:r>
        <w:rPr>
          <w:sz w:val="24"/>
        </w:rPr>
        <w:t xml:space="preserve"> — то ... то; </w:t>
      </w:r>
      <w:r>
        <w:rPr>
          <w:b/>
          <w:sz w:val="24"/>
        </w:rPr>
        <w:t>уа</w:t>
      </w:r>
      <w:r>
        <w:rPr>
          <w:sz w:val="24"/>
        </w:rPr>
        <w:t xml:space="preserve"> </w:t>
      </w:r>
      <w:r>
        <w:rPr>
          <w:b/>
          <w:sz w:val="24"/>
        </w:rPr>
        <w:t>... уа</w:t>
      </w:r>
      <w:r>
        <w:rPr>
          <w:sz w:val="24"/>
        </w:rPr>
        <w:t xml:space="preserve"> — то ... то; </w:t>
      </w:r>
      <w:r>
        <w:rPr>
          <w:b/>
          <w:sz w:val="24"/>
          <w:lang w:val="en-US"/>
        </w:rPr>
        <w:t>bien</w:t>
      </w:r>
      <w:r>
        <w:rPr>
          <w:b/>
          <w:sz w:val="24"/>
        </w:rPr>
        <w:t xml:space="preserve"> … </w:t>
      </w:r>
      <w:r>
        <w:rPr>
          <w:b/>
          <w:sz w:val="24"/>
          <w:lang w:val="en-US"/>
        </w:rPr>
        <w:t>bien</w:t>
      </w:r>
      <w:r>
        <w:rPr>
          <w:sz w:val="24"/>
        </w:rPr>
        <w:t xml:space="preserve"> — или ... или, то ... то и др.</w:t>
      </w:r>
    </w:p>
    <w:p>
      <w:pPr>
        <w:pStyle w:val="Normal1"/>
        <w:spacing w:lineRule="auto" w:line="240"/>
        <w:ind w:firstLine="284" w:end="0"/>
        <w:rPr>
          <w:sz w:val="24"/>
        </w:rPr>
      </w:pPr>
      <w:r>
        <w:rPr>
          <w:sz w:val="24"/>
        </w:rPr>
      </w:r>
    </w:p>
    <w:p>
      <w:pPr>
        <w:pStyle w:val="Normal1"/>
        <w:spacing w:lineRule="auto" w:line="240"/>
        <w:ind w:firstLine="284" w:end="0"/>
        <w:rPr/>
      </w:pPr>
      <w:r>
        <w:rPr>
          <w:b/>
          <w:bCs/>
          <w:sz w:val="24"/>
        </w:rPr>
        <w:t>О</w:t>
      </w:r>
      <w:r>
        <w:rPr>
          <w:b/>
          <w:bCs/>
          <w:sz w:val="24"/>
          <w:lang w:val="en-US"/>
        </w:rPr>
        <w:t>r</w:t>
      </w:r>
      <w:r>
        <w:rPr>
          <w:b/>
          <w:bCs/>
          <w:sz w:val="24"/>
        </w:rPr>
        <w:t>а</w:t>
      </w:r>
      <w:r>
        <w:rPr>
          <w:sz w:val="24"/>
          <w:lang w:val="en-US"/>
        </w:rPr>
        <w:t xml:space="preserve"> bala la oveja, </w:t>
      </w:r>
      <w:r>
        <w:rPr>
          <w:b/>
          <w:bCs/>
          <w:sz w:val="24"/>
        </w:rPr>
        <w:t>о</w:t>
      </w:r>
      <w:r>
        <w:rPr>
          <w:b/>
          <w:bCs/>
          <w:sz w:val="24"/>
          <w:lang w:val="en-US"/>
        </w:rPr>
        <w:t>r</w:t>
      </w:r>
      <w:r>
        <w:rPr>
          <w:b/>
          <w:bCs/>
          <w:sz w:val="24"/>
        </w:rPr>
        <w:t>а</w:t>
      </w:r>
      <w:r>
        <w:rPr>
          <w:sz w:val="24"/>
          <w:lang w:val="en-US"/>
        </w:rPr>
        <w:t xml:space="preserve"> brama el toro.     </w:t>
      </w:r>
    </w:p>
    <w:p>
      <w:pPr>
        <w:pStyle w:val="Normal1"/>
        <w:spacing w:lineRule="auto" w:line="240"/>
        <w:ind w:firstLine="284" w:end="0"/>
        <w:rPr/>
      </w:pPr>
      <w:r>
        <w:rPr>
          <w:b/>
          <w:bCs/>
          <w:sz w:val="24"/>
          <w:lang w:val="en-US"/>
        </w:rPr>
        <w:t>Ya</w:t>
      </w:r>
      <w:r>
        <w:rPr>
          <w:sz w:val="24"/>
          <w:lang w:val="en-US"/>
        </w:rPr>
        <w:t xml:space="preserve"> estiran la cuerda unos marineros, </w:t>
      </w:r>
      <w:r>
        <w:rPr>
          <w:b/>
          <w:bCs/>
          <w:sz w:val="24"/>
        </w:rPr>
        <w:t>уа</w:t>
      </w:r>
      <w:r>
        <w:rPr>
          <w:sz w:val="24"/>
          <w:lang w:val="en-US"/>
        </w:rPr>
        <w:t xml:space="preserve"> recogen la lona los otros. </w:t>
      </w:r>
    </w:p>
    <w:p>
      <w:pPr>
        <w:pStyle w:val="Normal1"/>
        <w:spacing w:lineRule="auto" w:line="240"/>
        <w:ind w:firstLine="284" w:end="0"/>
        <w:rPr/>
      </w:pPr>
      <w:r>
        <w:rPr>
          <w:b/>
          <w:bCs/>
          <w:sz w:val="24"/>
          <w:lang w:val="en-US"/>
        </w:rPr>
        <w:t>Bien</w:t>
      </w:r>
      <w:r>
        <w:rPr>
          <w:sz w:val="24"/>
          <w:lang w:val="en-US"/>
        </w:rPr>
        <w:t xml:space="preserve"> trataban de olvidar todo, </w:t>
      </w:r>
      <w:r>
        <w:rPr>
          <w:b/>
          <w:bCs/>
          <w:sz w:val="24"/>
          <w:lang w:val="en-US"/>
        </w:rPr>
        <w:t>bien</w:t>
      </w:r>
      <w:r>
        <w:rPr>
          <w:sz w:val="24"/>
          <w:lang w:val="en-US"/>
        </w:rPr>
        <w:t xml:space="preserve"> con irresistible fuerza recordaba Silvestre lo sucedido, </w:t>
      </w:r>
      <w:r>
        <w:rPr>
          <w:b/>
          <w:bCs/>
          <w:sz w:val="24"/>
          <w:lang w:val="en-US"/>
        </w:rPr>
        <w:t>bien</w:t>
      </w:r>
      <w:r>
        <w:rPr>
          <w:sz w:val="24"/>
          <w:lang w:val="en-US"/>
        </w:rPr>
        <w:t xml:space="preserve"> lo hacía Esperanza.</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sz w:val="24"/>
        </w:rPr>
      </w:pPr>
      <w:r>
        <w:rPr>
          <w:i/>
          <w:sz w:val="24"/>
        </w:rPr>
        <w:t>3. Сочинение противительное</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Сочинение, которое выражает противопоставление или же про</w:t>
        <w:softHyphen/>
        <w:t>тивоположные суждения, является противительным. Оно произво</w:t>
        <w:softHyphen/>
        <w:t xml:space="preserve">дится с помощью противительных союзов </w:t>
      </w:r>
      <w:r>
        <w:rPr>
          <w:b/>
          <w:sz w:val="24"/>
          <w:lang w:val="en-US"/>
        </w:rPr>
        <w:t>pero</w:t>
      </w:r>
      <w:r>
        <w:rPr>
          <w:b/>
          <w:sz w:val="24"/>
        </w:rPr>
        <w:t xml:space="preserve">, </w:t>
      </w:r>
      <w:r>
        <w:rPr>
          <w:b/>
          <w:sz w:val="24"/>
          <w:lang w:val="en-US"/>
        </w:rPr>
        <w:t>mas</w:t>
      </w:r>
      <w:r>
        <w:rPr>
          <w:b/>
          <w:sz w:val="24"/>
        </w:rPr>
        <w:t xml:space="preserve">, </w:t>
      </w:r>
      <w:r>
        <w:rPr>
          <w:b/>
          <w:sz w:val="24"/>
          <w:lang w:val="en-US"/>
        </w:rPr>
        <w:t>sino</w:t>
      </w:r>
      <w:r>
        <w:rPr>
          <w:sz w:val="24"/>
        </w:rPr>
        <w:t xml:space="preserve"> и др.:</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Haré todo lo previsto </w:t>
      </w:r>
      <w:r>
        <w:rPr>
          <w:b/>
          <w:bCs/>
          <w:sz w:val="24"/>
          <w:lang w:val="en-US"/>
        </w:rPr>
        <w:t>pero</w:t>
      </w:r>
      <w:r>
        <w:rPr>
          <w:sz w:val="24"/>
          <w:lang w:val="en-US"/>
        </w:rPr>
        <w:t xml:space="preserve"> no olvides mi prevención. </w:t>
      </w:r>
    </w:p>
    <w:p>
      <w:pPr>
        <w:pStyle w:val="Normal1"/>
        <w:spacing w:lineRule="auto" w:line="240"/>
        <w:ind w:firstLine="284" w:end="0"/>
        <w:rPr/>
      </w:pPr>
      <w:r>
        <w:rPr>
          <w:sz w:val="24"/>
          <w:lang w:val="en-US"/>
        </w:rPr>
        <w:t xml:space="preserve">No le reprendieron </w:t>
      </w:r>
      <w:r>
        <w:rPr>
          <w:b/>
          <w:bCs/>
          <w:sz w:val="24"/>
          <w:lang w:val="en-US"/>
        </w:rPr>
        <w:t>mas</w:t>
      </w:r>
      <w:r>
        <w:rPr>
          <w:sz w:val="24"/>
          <w:lang w:val="en-US"/>
        </w:rPr>
        <w:t xml:space="preserve"> el profesor le indicó sus faltas. </w:t>
      </w:r>
    </w:p>
    <w:p>
      <w:pPr>
        <w:pStyle w:val="Normal1"/>
        <w:spacing w:lineRule="auto" w:line="240"/>
        <w:ind w:firstLine="284" w:end="0"/>
        <w:rPr/>
      </w:pPr>
      <w:r>
        <w:rPr>
          <w:sz w:val="24"/>
          <w:lang w:val="en-US"/>
        </w:rPr>
        <w:t xml:space="preserve">No importa nuestro propio triunfo, </w:t>
      </w:r>
      <w:r>
        <w:rPr>
          <w:b/>
          <w:bCs/>
          <w:sz w:val="24"/>
          <w:lang w:val="en-US"/>
        </w:rPr>
        <w:t>sino</w:t>
      </w:r>
      <w:r>
        <w:rPr>
          <w:sz w:val="24"/>
          <w:lang w:val="en-US"/>
        </w:rPr>
        <w:t xml:space="preserve"> la felicidad de nuestra patria. </w:t>
      </w:r>
    </w:p>
    <w:p>
      <w:pPr>
        <w:pStyle w:val="Normal1"/>
        <w:spacing w:lineRule="auto" w:line="240"/>
        <w:rPr>
          <w:sz w:val="24"/>
        </w:rPr>
      </w:pPr>
      <w:r>
        <w:rPr>
          <w:sz w:val="24"/>
        </w:rPr>
        <w:t>(См. также § 90, пункт 3).</w:t>
      </w:r>
    </w:p>
    <w:p>
      <w:pPr>
        <w:pStyle w:val="Normal1"/>
        <w:spacing w:lineRule="auto" w:line="240"/>
        <w:ind w:firstLine="284" w:end="0"/>
        <w:rPr>
          <w:sz w:val="24"/>
        </w:rPr>
      </w:pPr>
      <w:r>
        <w:rPr>
          <w:sz w:val="24"/>
        </w:rPr>
      </w:r>
    </w:p>
    <w:p>
      <w:pPr>
        <w:pStyle w:val="Normal1"/>
        <w:spacing w:lineRule="auto" w:line="240"/>
        <w:ind w:firstLine="284" w:end="0"/>
        <w:jc w:val="center"/>
        <w:rPr>
          <w:b/>
          <w:sz w:val="24"/>
        </w:rPr>
      </w:pPr>
      <w:r>
        <w:rPr>
          <w:b/>
          <w:sz w:val="24"/>
        </w:rPr>
        <w:t>II. Бессоюзное сочинение</w:t>
      </w:r>
    </w:p>
    <w:p>
      <w:pPr>
        <w:pStyle w:val="Normal1"/>
        <w:spacing w:lineRule="auto" w:line="240"/>
        <w:ind w:firstLine="284" w:end="0"/>
        <w:rPr>
          <w:b/>
          <w:sz w:val="24"/>
        </w:rPr>
      </w:pPr>
      <w:r>
        <w:rPr>
          <w:b/>
          <w:sz w:val="24"/>
        </w:rPr>
      </w:r>
    </w:p>
    <w:p>
      <w:pPr>
        <w:pStyle w:val="Normal1"/>
        <w:spacing w:lineRule="auto" w:line="240"/>
        <w:ind w:firstLine="284" w:end="0"/>
        <w:rPr>
          <w:sz w:val="24"/>
        </w:rPr>
      </w:pPr>
      <w:r>
        <w:rPr>
          <w:sz w:val="24"/>
        </w:rPr>
        <w:t>Сложносочиненные предложения могут образовываться и без сочинительных союзов. В этих случаях части предложения объеди</w:t>
        <w:softHyphen/>
        <w:t>няются лишь смысловым и интонационным единством. Для провер</w:t>
        <w:softHyphen/>
        <w:t>ки характера сочинения можно мысленно соединить предложения соответствующими союзами; они подскажут вид сочинительной связи.</w:t>
      </w:r>
    </w:p>
    <w:p>
      <w:pPr>
        <w:pStyle w:val="Normal1"/>
        <w:spacing w:lineRule="auto" w:line="240"/>
        <w:ind w:firstLine="284" w:end="0"/>
        <w:rPr/>
      </w:pPr>
      <w:r>
        <w:rPr>
          <w:sz w:val="24"/>
        </w:rPr>
        <w:t xml:space="preserve">1. Бессоюзное </w:t>
      </w:r>
      <w:r>
        <w:rPr>
          <w:spacing w:val="30"/>
          <w:sz w:val="24"/>
        </w:rPr>
        <w:t>сочинительное</w:t>
      </w:r>
      <w:r>
        <w:rPr>
          <w:sz w:val="24"/>
        </w:rPr>
        <w:t xml:space="preserve"> соединение:</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Durante todo el día cae una espesa nevada; (</w:t>
      </w:r>
      <w:r>
        <w:rPr>
          <w:i/>
          <w:iCs/>
          <w:sz w:val="24"/>
          <w:lang w:val="en-US"/>
        </w:rPr>
        <w:t>y</w:t>
      </w:r>
      <w:r>
        <w:rPr>
          <w:sz w:val="24"/>
          <w:lang w:val="en-US"/>
        </w:rPr>
        <w:t>) la inmensa llanura se hace blanca.</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2. Бессоюзное </w:t>
      </w:r>
      <w:r>
        <w:rPr>
          <w:spacing w:val="32"/>
          <w:sz w:val="24"/>
        </w:rPr>
        <w:t>противительное</w:t>
      </w:r>
      <w:r>
        <w:rPr>
          <w:sz w:val="24"/>
        </w:rPr>
        <w:t xml:space="preserve"> соединение:</w:t>
      </w:r>
    </w:p>
    <w:p>
      <w:pPr>
        <w:pStyle w:val="Normal1"/>
        <w:spacing w:lineRule="auto" w:line="240"/>
        <w:ind w:firstLine="284" w:end="0"/>
        <w:rPr>
          <w:sz w:val="24"/>
        </w:rPr>
      </w:pPr>
      <w:r>
        <w:rPr>
          <w:sz w:val="24"/>
        </w:rPr>
        <w:t xml:space="preserve">  </w:t>
      </w:r>
    </w:p>
    <w:p>
      <w:pPr>
        <w:pStyle w:val="Normal1"/>
        <w:spacing w:lineRule="auto" w:line="240"/>
        <w:ind w:firstLine="709" w:end="0"/>
        <w:rPr/>
      </w:pPr>
      <w:r>
        <w:rPr>
          <w:sz w:val="24"/>
          <w:lang w:val="en-US"/>
        </w:rPr>
        <w:t xml:space="preserve"> </w:t>
      </w:r>
      <w:r>
        <w:rPr>
          <w:sz w:val="24"/>
          <w:lang w:val="en-US"/>
        </w:rPr>
        <w:t>El edificio tiene en su fachada principal dos torres; (</w:t>
      </w:r>
      <w:r>
        <w:rPr>
          <w:i/>
          <w:iCs/>
          <w:sz w:val="24"/>
          <w:lang w:val="en-US"/>
        </w:rPr>
        <w:t>pero</w:t>
      </w:r>
      <w:r>
        <w:rPr>
          <w:sz w:val="24"/>
          <w:lang w:val="en-US"/>
        </w:rPr>
        <w:t>) una está sin terminar.</w:t>
      </w:r>
    </w:p>
    <w:p>
      <w:pPr>
        <w:pStyle w:val="Normal1"/>
        <w:spacing w:lineRule="auto" w:line="240"/>
        <w:ind w:firstLine="284" w:end="0"/>
        <w:rPr>
          <w:sz w:val="24"/>
          <w:lang w:val="en-US"/>
        </w:rPr>
      </w:pPr>
      <w:r>
        <w:rPr>
          <w:sz w:val="24"/>
          <w:lang w:val="en-US"/>
        </w:rPr>
        <w:t xml:space="preserve"> </w:t>
      </w:r>
    </w:p>
    <w:p>
      <w:pPr>
        <w:pStyle w:val="Normal1"/>
        <w:spacing w:lineRule="auto" w:line="240"/>
        <w:ind w:firstLine="284" w:end="0"/>
        <w:rPr/>
      </w:pPr>
      <w:r>
        <w:rPr>
          <w:sz w:val="24"/>
        </w:rPr>
        <w:t xml:space="preserve">3. Прямого соответствия союзному разделительному сочинению нет. Поэтому испанские грамматисты выделяют сходный с разделительным вид связи и называют его  </w:t>
      </w:r>
      <w:r>
        <w:rPr>
          <w:spacing w:val="34"/>
          <w:sz w:val="24"/>
        </w:rPr>
        <w:t>распределительным</w:t>
      </w:r>
      <w:r>
        <w:rPr>
          <w:sz w:val="24"/>
        </w:rPr>
        <w:t xml:space="preserve"> (дистрибутивным) сочинением. Оно всегда бессоюзное, однако в каждой из частей сложносочиненного бессоюзного дистрибутивно</w:t>
        <w:softHyphen/>
        <w:t>го предложения наличествуют слова (чаще всего наречия или местоимения), выражающие противоположный смысл:</w:t>
      </w:r>
    </w:p>
    <w:p>
      <w:pPr>
        <w:pStyle w:val="Normal1"/>
        <w:spacing w:lineRule="auto" w:line="240"/>
        <w:ind w:firstLine="284" w:end="0"/>
        <w:rPr>
          <w:b/>
          <w:sz w:val="24"/>
        </w:rPr>
      </w:pPr>
      <w:r>
        <w:rPr>
          <w:b/>
          <w:sz w:val="24"/>
        </w:rPr>
      </w:r>
    </w:p>
    <w:p>
      <w:pPr>
        <w:pStyle w:val="Normal1"/>
        <w:spacing w:lineRule="auto" w:line="240"/>
        <w:ind w:firstLine="709" w:end="0"/>
        <w:rPr/>
      </w:pPr>
      <w:r>
        <w:rPr>
          <w:b/>
          <w:sz w:val="24"/>
          <w:lang w:val="en-US"/>
        </w:rPr>
        <w:t>uno</w:t>
      </w:r>
      <w:r>
        <w:rPr>
          <w:b/>
          <w:sz w:val="24"/>
        </w:rPr>
        <w:t xml:space="preserve"> ... </w:t>
      </w:r>
      <w:r>
        <w:rPr>
          <w:b/>
          <w:sz w:val="24"/>
          <w:lang w:val="en-US"/>
        </w:rPr>
        <w:t>otro</w:t>
      </w:r>
      <w:r>
        <w:rPr>
          <w:sz w:val="24"/>
        </w:rPr>
        <w:t xml:space="preserve"> — один ... другой; </w:t>
      </w:r>
      <w:r>
        <w:rPr>
          <w:b/>
          <w:sz w:val="24"/>
          <w:lang w:val="en-US"/>
        </w:rPr>
        <w:t>aqu</w:t>
      </w:r>
      <w:r>
        <w:rPr>
          <w:b/>
          <w:sz w:val="24"/>
        </w:rPr>
        <w:t xml:space="preserve">í... </w:t>
      </w:r>
      <w:r>
        <w:rPr>
          <w:b/>
          <w:sz w:val="24"/>
          <w:lang w:val="en-US"/>
        </w:rPr>
        <w:t>all</w:t>
      </w:r>
      <w:r>
        <w:rPr>
          <w:b/>
          <w:sz w:val="24"/>
        </w:rPr>
        <w:t xml:space="preserve">í </w:t>
      </w:r>
      <w:r>
        <w:rPr>
          <w:sz w:val="24"/>
        </w:rPr>
        <w:t>— здесь ... там;</w:t>
      </w:r>
    </w:p>
    <w:p>
      <w:pPr>
        <w:pStyle w:val="Normal1"/>
        <w:spacing w:lineRule="auto" w:line="240"/>
        <w:ind w:firstLine="709" w:end="0"/>
        <w:rPr/>
      </w:pPr>
      <w:r>
        <w:rPr>
          <w:b/>
          <w:sz w:val="24"/>
        </w:rPr>
        <w:t>се</w:t>
      </w:r>
      <w:r>
        <w:rPr>
          <w:b/>
          <w:sz w:val="24"/>
          <w:lang w:val="en-US"/>
        </w:rPr>
        <w:t>r</w:t>
      </w:r>
      <w:r>
        <w:rPr>
          <w:b/>
          <w:sz w:val="24"/>
        </w:rPr>
        <w:t xml:space="preserve">са ... </w:t>
      </w:r>
      <w:r>
        <w:rPr>
          <w:b/>
          <w:sz w:val="24"/>
          <w:lang w:val="en-US"/>
        </w:rPr>
        <w:t>lejos</w:t>
      </w:r>
      <w:r>
        <w:rPr>
          <w:sz w:val="24"/>
        </w:rPr>
        <w:t xml:space="preserve"> — близко ... далеко и т.п. </w:t>
      </w:r>
    </w:p>
    <w:p>
      <w:pPr>
        <w:pStyle w:val="Normal1"/>
        <w:spacing w:lineRule="auto" w:line="240"/>
        <w:ind w:firstLine="284" w:end="0"/>
        <w:rPr>
          <w:sz w:val="24"/>
        </w:rPr>
      </w:pPr>
      <w:r>
        <w:rPr>
          <w:sz w:val="24"/>
        </w:rPr>
      </w:r>
    </w:p>
    <w:p>
      <w:pPr>
        <w:pStyle w:val="Normal1"/>
        <w:spacing w:lineRule="auto" w:line="240"/>
        <w:ind w:firstLine="709" w:end="0"/>
        <w:rPr/>
      </w:pPr>
      <w:r>
        <w:rPr>
          <w:i/>
          <w:iCs/>
          <w:sz w:val="24"/>
          <w:lang w:val="en-US"/>
        </w:rPr>
        <w:t>Unos</w:t>
      </w:r>
      <w:r>
        <w:rPr>
          <w:sz w:val="24"/>
          <w:lang w:val="en-US"/>
        </w:rPr>
        <w:t xml:space="preserve"> marchan lentos, pausados; </w:t>
      </w:r>
      <w:r>
        <w:rPr>
          <w:i/>
          <w:iCs/>
          <w:sz w:val="24"/>
          <w:lang w:val="en-US"/>
        </w:rPr>
        <w:t>otros</w:t>
      </w:r>
      <w:r>
        <w:rPr>
          <w:sz w:val="24"/>
          <w:lang w:val="en-US"/>
        </w:rPr>
        <w:t xml:space="preserve"> pasan rápidos. </w:t>
      </w:r>
    </w:p>
    <w:p>
      <w:pPr>
        <w:pStyle w:val="Normal1"/>
        <w:spacing w:lineRule="auto" w:line="240"/>
        <w:ind w:firstLine="709" w:end="0"/>
        <w:rPr/>
      </w:pPr>
      <w:r>
        <w:rPr>
          <w:i/>
          <w:iCs/>
          <w:sz w:val="24"/>
          <w:lang w:val="en-US"/>
        </w:rPr>
        <w:t>Aquí</w:t>
      </w:r>
      <w:r>
        <w:rPr>
          <w:sz w:val="24"/>
          <w:lang w:val="en-US"/>
        </w:rPr>
        <w:t xml:space="preserve"> se ve un arroyuelo, </w:t>
      </w:r>
      <w:r>
        <w:rPr>
          <w:i/>
          <w:iCs/>
          <w:sz w:val="24"/>
          <w:lang w:val="en-US"/>
        </w:rPr>
        <w:t>allí brilla</w:t>
      </w:r>
      <w:r>
        <w:rPr>
          <w:sz w:val="24"/>
          <w:lang w:val="en-US"/>
        </w:rPr>
        <w:t xml:space="preserve"> un lago transparente. </w:t>
      </w:r>
    </w:p>
    <w:p>
      <w:pPr>
        <w:pStyle w:val="Normal1"/>
        <w:spacing w:lineRule="auto" w:line="240"/>
        <w:ind w:firstLine="709" w:end="0"/>
        <w:rPr/>
      </w:pPr>
      <w:r>
        <w:rPr>
          <w:i/>
          <w:iCs/>
          <w:sz w:val="24"/>
          <w:lang w:val="en-US"/>
        </w:rPr>
        <w:t>Unos</w:t>
      </w:r>
      <w:r>
        <w:rPr>
          <w:sz w:val="24"/>
          <w:lang w:val="en-US"/>
        </w:rPr>
        <w:t xml:space="preserve"> bailan, </w:t>
      </w:r>
      <w:r>
        <w:rPr>
          <w:i/>
          <w:iCs/>
          <w:sz w:val="24"/>
          <w:lang w:val="en-US"/>
        </w:rPr>
        <w:t>otros</w:t>
      </w:r>
      <w:r>
        <w:rPr>
          <w:sz w:val="24"/>
          <w:lang w:val="en-US"/>
        </w:rPr>
        <w:t xml:space="preserve"> miran.</w:t>
      </w:r>
    </w:p>
    <w:p>
      <w:pPr>
        <w:pStyle w:val="Normal1"/>
        <w:spacing w:lineRule="auto" w:line="240"/>
        <w:ind w:firstLine="284" w:end="0"/>
        <w:rPr>
          <w:sz w:val="24"/>
          <w:lang w:val="en-US"/>
        </w:rPr>
      </w:pPr>
      <w:r>
        <w:rPr>
          <w:sz w:val="24"/>
          <w:lang w:val="en-US"/>
        </w:rPr>
      </w:r>
    </w:p>
    <w:p>
      <w:pPr>
        <w:pStyle w:val="Heading3"/>
        <w:ind w:hanging="0" w:start="0"/>
        <w:rPr/>
      </w:pPr>
      <w:r>
        <w:rPr/>
        <w:t>§ 106. Сложноподчиненное предложение</w:t>
      </w:r>
    </w:p>
    <w:p>
      <w:pPr>
        <w:pStyle w:val="Normal1"/>
        <w:spacing w:lineRule="auto" w:line="240"/>
        <w:ind w:firstLine="284" w:end="0"/>
        <w:rPr>
          <w:sz w:val="24"/>
        </w:rPr>
      </w:pPr>
      <w:r>
        <w:rPr>
          <w:sz w:val="24"/>
        </w:rPr>
      </w:r>
    </w:p>
    <w:p>
      <w:pPr>
        <w:pStyle w:val="Normal1"/>
        <w:spacing w:lineRule="auto" w:line="240"/>
        <w:ind w:firstLine="284" w:end="0"/>
        <w:rPr/>
      </w:pPr>
      <w:r>
        <w:rPr>
          <w:sz w:val="24"/>
        </w:rPr>
        <w:t>Сложноподчиненные предложения состоят из двух и более пред</w:t>
        <w:softHyphen/>
        <w:t>ложений, из которых одно подчинено другому. Связь между такими предложениями осуществляется с помощью союзов или относи</w:t>
        <w:softHyphen/>
        <w:t>тельных (союзных) слов, в роли которых обычно выступают отно</w:t>
        <w:softHyphen/>
        <w:t>сительные местоимения и наречия. Кроме этих важнейших средств связи между частями сложного предложения, связующие функции выполняются и другими средствами: интонацией, опущением со</w:t>
        <w:softHyphen/>
        <w:t>юзов и некоторыми иными формальными способами. Как и в рус</w:t>
        <w:softHyphen/>
        <w:t xml:space="preserve">ском языке, предложение, подчиняющее себе другое, называется </w:t>
      </w:r>
      <w:r>
        <w:rPr>
          <w:spacing w:val="20"/>
          <w:sz w:val="24"/>
        </w:rPr>
        <w:t>главным</w:t>
      </w:r>
      <w:r>
        <w:rPr>
          <w:sz w:val="24"/>
        </w:rPr>
        <w:t xml:space="preserve">, подчиненное предложение — </w:t>
      </w:r>
      <w:r>
        <w:rPr>
          <w:spacing w:val="20"/>
          <w:sz w:val="24"/>
        </w:rPr>
        <w:t>придаточным</w:t>
      </w:r>
      <w:r>
        <w:rPr>
          <w:sz w:val="24"/>
        </w:rPr>
        <w:t>. При</w:t>
        <w:softHyphen/>
        <w:t>даточное предложение может относиться:</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а) к одному из членов главного предложения:</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Vimos junto a la mesa a un </w:t>
      </w:r>
      <w:r>
        <w:rPr>
          <w:b/>
          <w:bCs/>
          <w:sz w:val="24"/>
          <w:lang w:val="en-US"/>
        </w:rPr>
        <w:t>hombre</w:t>
      </w:r>
      <w:r>
        <w:rPr>
          <w:sz w:val="24"/>
          <w:lang w:val="en-US"/>
        </w:rPr>
        <w:t xml:space="preserve"> </w:t>
      </w:r>
      <w:r>
        <w:rPr>
          <w:i/>
          <w:iCs/>
          <w:sz w:val="24"/>
          <w:lang w:val="en-US"/>
        </w:rPr>
        <w:t>que no representaba</w:t>
      </w:r>
      <w:r>
        <w:rPr>
          <w:sz w:val="24"/>
          <w:lang w:val="en-US"/>
        </w:rPr>
        <w:t xml:space="preserve"> </w:t>
      </w:r>
      <w:r>
        <w:rPr>
          <w:i/>
          <w:iCs/>
          <w:sz w:val="24"/>
          <w:lang w:val="en-US"/>
        </w:rPr>
        <w:t>más de treinta años</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б) к группе слов главного предложения:</w:t>
      </w:r>
    </w:p>
    <w:p>
      <w:pPr>
        <w:pStyle w:val="Normal1"/>
        <w:spacing w:lineRule="auto" w:line="240"/>
        <w:ind w:firstLine="284" w:end="0"/>
        <w:rPr>
          <w:sz w:val="24"/>
        </w:rPr>
      </w:pPr>
      <w:r>
        <w:rPr>
          <w:sz w:val="24"/>
        </w:rPr>
      </w:r>
    </w:p>
    <w:p>
      <w:pPr>
        <w:pStyle w:val="Normal1"/>
        <w:spacing w:lineRule="auto" w:line="240"/>
        <w:ind w:firstLine="425" w:start="284" w:end="0"/>
        <w:rPr/>
      </w:pPr>
      <w:r>
        <w:rPr>
          <w:sz w:val="24"/>
          <w:lang w:val="en-US"/>
        </w:rPr>
        <w:t xml:space="preserve">Estuve aquí </w:t>
      </w:r>
      <w:r>
        <w:rPr>
          <w:b/>
          <w:bCs/>
          <w:sz w:val="24"/>
          <w:lang w:val="en-US"/>
        </w:rPr>
        <w:t>en el día del aniversario de la revolución</w:t>
      </w:r>
      <w:r>
        <w:rPr>
          <w:sz w:val="24"/>
          <w:lang w:val="en-US"/>
        </w:rPr>
        <w:t xml:space="preserve"> </w:t>
      </w:r>
      <w:r>
        <w:rPr>
          <w:i/>
          <w:iCs/>
          <w:sz w:val="24"/>
          <w:lang w:val="en-US"/>
        </w:rPr>
        <w:t>cuando los dos guerrilleros se encontraron después de</w:t>
      </w:r>
      <w:r>
        <w:rPr>
          <w:sz w:val="24"/>
          <w:lang w:val="en-US"/>
        </w:rPr>
        <w:t xml:space="preserve"> </w:t>
      </w:r>
      <w:r>
        <w:rPr>
          <w:i/>
          <w:iCs/>
          <w:sz w:val="24"/>
          <w:lang w:val="en-US"/>
        </w:rPr>
        <w:t>larga, separación.</w:t>
      </w:r>
    </w:p>
    <w:p>
      <w:pPr>
        <w:pStyle w:val="Normal1"/>
        <w:spacing w:lineRule="auto" w:line="240"/>
        <w:ind w:firstLine="284" w:end="0"/>
        <w:rPr>
          <w:i/>
          <w:i/>
          <w:iCs/>
          <w:sz w:val="24"/>
          <w:lang w:val="en-US"/>
        </w:rPr>
      </w:pPr>
      <w:r>
        <w:rPr>
          <w:i/>
          <w:iCs/>
          <w:sz w:val="24"/>
          <w:lang w:val="en-US"/>
        </w:rPr>
      </w:r>
    </w:p>
    <w:p>
      <w:pPr>
        <w:pStyle w:val="Normal1"/>
        <w:spacing w:lineRule="auto" w:line="240"/>
        <w:ind w:firstLine="284" w:end="0"/>
        <w:rPr>
          <w:sz w:val="24"/>
        </w:rPr>
      </w:pPr>
      <w:r>
        <w:rPr>
          <w:sz w:val="24"/>
        </w:rPr>
        <w:t>в) ко всему главному предложению:</w:t>
      </w:r>
    </w:p>
    <w:p>
      <w:pPr>
        <w:pStyle w:val="Normal1"/>
        <w:spacing w:lineRule="auto" w:line="240"/>
        <w:ind w:firstLine="284" w:end="0"/>
        <w:rPr>
          <w:sz w:val="24"/>
        </w:rPr>
      </w:pPr>
      <w:r>
        <w:rPr>
          <w:sz w:val="24"/>
        </w:rPr>
      </w:r>
    </w:p>
    <w:p>
      <w:pPr>
        <w:pStyle w:val="Normal1"/>
        <w:spacing w:lineRule="auto" w:line="240"/>
        <w:ind w:firstLine="709" w:end="0"/>
        <w:rPr/>
      </w:pPr>
      <w:r>
        <w:rPr>
          <w:b/>
          <w:bCs/>
          <w:sz w:val="24"/>
          <w:lang w:val="en-US"/>
        </w:rPr>
        <w:t>Salí a la calle</w:t>
      </w:r>
      <w:r>
        <w:rPr>
          <w:sz w:val="24"/>
          <w:lang w:val="en-US"/>
        </w:rPr>
        <w:t>, cuando cesó la lluvia.</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Придаточные предложения могут выполнять по отношению к главному функции, подобные главному или второстепенному члену предложений. Например, в предложении: </w:t>
      </w:r>
      <w:r>
        <w:rPr>
          <w:sz w:val="24"/>
          <w:lang w:val="en-US"/>
        </w:rPr>
        <w:t>Nos</w:t>
      </w:r>
      <w:r>
        <w:rPr>
          <w:sz w:val="24"/>
        </w:rPr>
        <w:t xml:space="preserve"> </w:t>
      </w:r>
      <w:r>
        <w:rPr>
          <w:sz w:val="24"/>
          <w:lang w:val="en-US"/>
        </w:rPr>
        <w:t>informaron</w:t>
      </w:r>
      <w:r>
        <w:rPr>
          <w:sz w:val="24"/>
        </w:rPr>
        <w:t xml:space="preserve"> </w:t>
      </w:r>
      <w:r>
        <w:rPr>
          <w:i/>
          <w:iCs/>
          <w:sz w:val="24"/>
          <w:lang w:val="en-US"/>
        </w:rPr>
        <w:t>que</w:t>
      </w:r>
      <w:r>
        <w:rPr>
          <w:i/>
          <w:iCs/>
          <w:sz w:val="24"/>
        </w:rPr>
        <w:t xml:space="preserve"> </w:t>
      </w:r>
      <w:r>
        <w:rPr>
          <w:i/>
          <w:iCs/>
          <w:sz w:val="24"/>
          <w:lang w:val="en-US"/>
        </w:rPr>
        <w:t>el</w:t>
      </w:r>
      <w:r>
        <w:rPr>
          <w:i/>
          <w:iCs/>
          <w:sz w:val="24"/>
        </w:rPr>
        <w:t xml:space="preserve"> </w:t>
      </w:r>
      <w:r>
        <w:rPr>
          <w:i/>
          <w:iCs/>
          <w:sz w:val="24"/>
          <w:lang w:val="en-US"/>
        </w:rPr>
        <w:t>representante</w:t>
      </w:r>
      <w:r>
        <w:rPr>
          <w:i/>
          <w:iCs/>
          <w:sz w:val="24"/>
        </w:rPr>
        <w:t xml:space="preserve"> </w:t>
      </w:r>
      <w:r>
        <w:rPr>
          <w:i/>
          <w:iCs/>
          <w:sz w:val="24"/>
          <w:lang w:val="en-US"/>
        </w:rPr>
        <w:t>de</w:t>
      </w:r>
      <w:r>
        <w:rPr>
          <w:i/>
          <w:iCs/>
          <w:sz w:val="24"/>
        </w:rPr>
        <w:t xml:space="preserve"> </w:t>
      </w:r>
      <w:r>
        <w:rPr>
          <w:i/>
          <w:iCs/>
          <w:sz w:val="24"/>
          <w:lang w:val="en-US"/>
        </w:rPr>
        <w:t>los</w:t>
      </w:r>
      <w:r>
        <w:rPr>
          <w:i/>
          <w:iCs/>
          <w:sz w:val="24"/>
        </w:rPr>
        <w:t xml:space="preserve"> </w:t>
      </w:r>
      <w:r>
        <w:rPr>
          <w:i/>
          <w:iCs/>
          <w:sz w:val="24"/>
          <w:lang w:val="en-US"/>
        </w:rPr>
        <w:t>sindicatos</w:t>
      </w:r>
      <w:r>
        <w:rPr>
          <w:i/>
          <w:iCs/>
          <w:sz w:val="24"/>
        </w:rPr>
        <w:t xml:space="preserve"> </w:t>
      </w:r>
      <w:r>
        <w:rPr>
          <w:i/>
          <w:iCs/>
          <w:sz w:val="24"/>
          <w:lang w:val="en-US"/>
        </w:rPr>
        <w:t>hab</w:t>
      </w:r>
      <w:r>
        <w:rPr>
          <w:i/>
          <w:iCs/>
          <w:sz w:val="24"/>
        </w:rPr>
        <w:t>í</w:t>
      </w:r>
      <w:r>
        <w:rPr>
          <w:i/>
          <w:iCs/>
          <w:sz w:val="24"/>
          <w:lang w:val="en-US"/>
        </w:rPr>
        <w:t>a</w:t>
      </w:r>
      <w:r>
        <w:rPr>
          <w:i/>
          <w:iCs/>
          <w:sz w:val="24"/>
        </w:rPr>
        <w:t xml:space="preserve"> </w:t>
      </w:r>
      <w:r>
        <w:rPr>
          <w:i/>
          <w:iCs/>
          <w:sz w:val="24"/>
          <w:lang w:val="en-US"/>
        </w:rPr>
        <w:t>llegado</w:t>
      </w:r>
      <w:r>
        <w:rPr>
          <w:sz w:val="24"/>
        </w:rPr>
        <w:t xml:space="preserve"> — придаточное предло</w:t>
        <w:softHyphen/>
        <w:t>жение выполняет функцию прямого дополнения. В предложении:</w:t>
      </w:r>
    </w:p>
    <w:p>
      <w:pPr>
        <w:pStyle w:val="Normal1"/>
        <w:spacing w:lineRule="auto" w:line="240"/>
        <w:ind w:firstLine="284" w:end="0"/>
        <w:rPr>
          <w:sz w:val="24"/>
        </w:rPr>
      </w:pPr>
      <w:r>
        <w:rPr>
          <w:sz w:val="24"/>
        </w:rPr>
      </w:r>
    </w:p>
    <w:p>
      <w:pPr>
        <w:pStyle w:val="Normal1"/>
        <w:spacing w:lineRule="auto" w:line="240"/>
        <w:rPr/>
      </w:pPr>
      <w:r>
        <w:rPr>
          <w:sz w:val="24"/>
          <w:lang w:val="en-US"/>
        </w:rPr>
        <w:t>El</w:t>
      </w:r>
      <w:r>
        <w:rPr>
          <w:sz w:val="24"/>
        </w:rPr>
        <w:t xml:space="preserve"> </w:t>
      </w:r>
      <w:r>
        <w:rPr>
          <w:sz w:val="24"/>
          <w:lang w:val="en-US"/>
        </w:rPr>
        <w:t>muchacho</w:t>
      </w:r>
      <w:r>
        <w:rPr>
          <w:sz w:val="24"/>
        </w:rPr>
        <w:t xml:space="preserve"> </w:t>
      </w:r>
      <w:r>
        <w:rPr>
          <w:sz w:val="24"/>
          <w:lang w:val="en-US"/>
        </w:rPr>
        <w:t>se</w:t>
      </w:r>
      <w:r>
        <w:rPr>
          <w:sz w:val="24"/>
        </w:rPr>
        <w:t xml:space="preserve"> </w:t>
      </w:r>
      <w:r>
        <w:rPr>
          <w:sz w:val="24"/>
          <w:lang w:val="en-US"/>
        </w:rPr>
        <w:t>alej</w:t>
      </w:r>
      <w:r>
        <w:rPr>
          <w:sz w:val="24"/>
        </w:rPr>
        <w:t xml:space="preserve">ó </w:t>
      </w:r>
      <w:r>
        <w:rPr>
          <w:sz w:val="24"/>
          <w:lang w:val="en-US"/>
        </w:rPr>
        <w:t>de</w:t>
      </w:r>
      <w:r>
        <w:rPr>
          <w:sz w:val="24"/>
        </w:rPr>
        <w:t xml:space="preserve"> </w:t>
      </w:r>
      <w:r>
        <w:rPr>
          <w:sz w:val="24"/>
          <w:lang w:val="en-US"/>
        </w:rPr>
        <w:t>la</w:t>
      </w:r>
      <w:r>
        <w:rPr>
          <w:sz w:val="24"/>
        </w:rPr>
        <w:t xml:space="preserve"> </w:t>
      </w:r>
      <w:r>
        <w:rPr>
          <w:sz w:val="24"/>
          <w:lang w:val="en-US"/>
        </w:rPr>
        <w:t>senda</w:t>
      </w:r>
      <w:r>
        <w:rPr>
          <w:sz w:val="24"/>
        </w:rPr>
        <w:t xml:space="preserve"> </w:t>
      </w:r>
      <w:r>
        <w:rPr>
          <w:i/>
          <w:iCs/>
          <w:sz w:val="24"/>
          <w:lang w:val="en-US"/>
        </w:rPr>
        <w:t>que</w:t>
      </w:r>
      <w:r>
        <w:rPr>
          <w:i/>
          <w:iCs/>
          <w:sz w:val="24"/>
        </w:rPr>
        <w:t xml:space="preserve"> </w:t>
      </w:r>
      <w:r>
        <w:rPr>
          <w:i/>
          <w:iCs/>
          <w:sz w:val="24"/>
          <w:lang w:val="en-US"/>
        </w:rPr>
        <w:t>llevaba</w:t>
      </w:r>
      <w:r>
        <w:rPr>
          <w:i/>
          <w:iCs/>
          <w:sz w:val="24"/>
        </w:rPr>
        <w:t xml:space="preserve"> </w:t>
      </w:r>
      <w:r>
        <w:rPr>
          <w:i/>
          <w:iCs/>
          <w:sz w:val="24"/>
          <w:lang w:val="en-US"/>
        </w:rPr>
        <w:t>a</w:t>
      </w:r>
      <w:r>
        <w:rPr>
          <w:i/>
          <w:iCs/>
          <w:sz w:val="24"/>
        </w:rPr>
        <w:t xml:space="preserve"> </w:t>
      </w:r>
      <w:r>
        <w:rPr>
          <w:i/>
          <w:iCs/>
          <w:sz w:val="24"/>
          <w:lang w:val="en-US"/>
        </w:rPr>
        <w:t>su</w:t>
      </w:r>
      <w:r>
        <w:rPr>
          <w:i/>
          <w:iCs/>
          <w:sz w:val="24"/>
        </w:rPr>
        <w:t xml:space="preserve"> </w:t>
      </w:r>
      <w:r>
        <w:rPr>
          <w:i/>
          <w:iCs/>
          <w:sz w:val="24"/>
          <w:lang w:val="en-US"/>
        </w:rPr>
        <w:t>casa</w:t>
      </w:r>
      <w:r>
        <w:rPr>
          <w:sz w:val="24"/>
        </w:rPr>
        <w:t xml:space="preserve"> — роль опреде</w:t>
        <w:softHyphen/>
        <w:t xml:space="preserve">ления. В предложении: </w:t>
      </w:r>
      <w:r>
        <w:rPr>
          <w:sz w:val="24"/>
          <w:lang w:val="en-US"/>
        </w:rPr>
        <w:t>Prefiero</w:t>
      </w:r>
      <w:r>
        <w:rPr>
          <w:sz w:val="24"/>
        </w:rPr>
        <w:t xml:space="preserve"> </w:t>
      </w:r>
      <w:r>
        <w:rPr>
          <w:sz w:val="24"/>
          <w:lang w:val="en-US"/>
        </w:rPr>
        <w:t>descansar</w:t>
      </w:r>
      <w:r>
        <w:rPr>
          <w:sz w:val="24"/>
        </w:rPr>
        <w:t xml:space="preserve"> </w:t>
      </w:r>
      <w:r>
        <w:rPr>
          <w:i/>
          <w:iCs/>
          <w:sz w:val="24"/>
          <w:lang w:val="en-US"/>
        </w:rPr>
        <w:t>donde</w:t>
      </w:r>
      <w:r>
        <w:rPr>
          <w:i/>
          <w:iCs/>
          <w:sz w:val="24"/>
        </w:rPr>
        <w:t xml:space="preserve"> </w:t>
      </w:r>
      <w:r>
        <w:rPr>
          <w:i/>
          <w:iCs/>
          <w:sz w:val="24"/>
          <w:lang w:val="en-US"/>
        </w:rPr>
        <w:t>no</w:t>
      </w:r>
      <w:r>
        <w:rPr>
          <w:i/>
          <w:iCs/>
          <w:sz w:val="24"/>
        </w:rPr>
        <w:t xml:space="preserve"> </w:t>
      </w:r>
      <w:r>
        <w:rPr>
          <w:i/>
          <w:iCs/>
          <w:sz w:val="24"/>
          <w:lang w:val="en-US"/>
        </w:rPr>
        <w:t>haya</w:t>
      </w:r>
      <w:r>
        <w:rPr>
          <w:i/>
          <w:iCs/>
          <w:sz w:val="24"/>
        </w:rPr>
        <w:t xml:space="preserve"> </w:t>
      </w:r>
      <w:r>
        <w:rPr>
          <w:i/>
          <w:iCs/>
          <w:sz w:val="24"/>
          <w:lang w:val="en-US"/>
        </w:rPr>
        <w:t>ruido</w:t>
      </w:r>
      <w:r>
        <w:rPr>
          <w:sz w:val="24"/>
        </w:rPr>
        <w:t xml:space="preserve"> — функцию обстоятельства и т.п.</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Придаточное предложение по отношению к главному может за</w:t>
        <w:softHyphen/>
        <w:t>нимать различное положение:</w:t>
      </w:r>
    </w:p>
    <w:p>
      <w:pPr>
        <w:pStyle w:val="Normal1"/>
        <w:spacing w:lineRule="auto" w:line="240"/>
        <w:ind w:firstLine="284" w:end="0"/>
        <w:rPr/>
      </w:pPr>
      <w:r>
        <w:rPr>
          <w:spacing w:val="20"/>
          <w:sz w:val="24"/>
        </w:rPr>
        <w:t>После</w:t>
      </w:r>
      <w:r>
        <w:rPr>
          <w:sz w:val="24"/>
        </w:rPr>
        <w:t xml:space="preserve"> главного предложения:</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A veces </w:t>
      </w:r>
      <w:r>
        <w:rPr>
          <w:sz w:val="24"/>
        </w:rPr>
        <w:t>ро</w:t>
      </w:r>
      <w:r>
        <w:rPr>
          <w:sz w:val="24"/>
          <w:lang w:val="en-US"/>
        </w:rPr>
        <w:t xml:space="preserve">r la tarde voy al café </w:t>
      </w:r>
      <w:r>
        <w:rPr>
          <w:i/>
          <w:iCs/>
          <w:sz w:val="24"/>
          <w:lang w:val="en-US"/>
        </w:rPr>
        <w:t>donde charlo con mis amigos</w:t>
      </w:r>
      <w:r>
        <w:rPr>
          <w:sz w:val="24"/>
          <w:lang w:val="en-US"/>
        </w:rPr>
        <w:t xml:space="preserve">. </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Перед главным предложением:</w:t>
      </w:r>
    </w:p>
    <w:p>
      <w:pPr>
        <w:pStyle w:val="Normal1"/>
        <w:spacing w:lineRule="auto" w:line="240"/>
        <w:ind w:firstLine="284" w:end="0"/>
        <w:rPr>
          <w:sz w:val="24"/>
        </w:rPr>
      </w:pPr>
      <w:r>
        <w:rPr>
          <w:sz w:val="24"/>
        </w:rPr>
      </w:r>
    </w:p>
    <w:p>
      <w:pPr>
        <w:pStyle w:val="Normal1"/>
        <w:spacing w:lineRule="auto" w:line="240"/>
        <w:ind w:firstLine="709" w:end="0"/>
        <w:rPr/>
      </w:pPr>
      <w:r>
        <w:rPr>
          <w:i/>
          <w:iCs/>
          <w:sz w:val="24"/>
          <w:lang w:val="en-US"/>
        </w:rPr>
        <w:t>Cuando hace mal tiempo</w:t>
      </w:r>
      <w:r>
        <w:rPr>
          <w:sz w:val="24"/>
          <w:lang w:val="en-US"/>
        </w:rPr>
        <w:t xml:space="preserve">, me quedo en casa. </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pacing w:val="20"/>
          <w:sz w:val="24"/>
        </w:rPr>
        <w:t>Между</w:t>
      </w:r>
      <w:r>
        <w:rPr>
          <w:sz w:val="24"/>
        </w:rPr>
        <w:t xml:space="preserve"> членами главного предложения:</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El cuarto </w:t>
      </w:r>
      <w:r>
        <w:rPr>
          <w:i/>
          <w:iCs/>
          <w:sz w:val="24"/>
          <w:lang w:val="en-US"/>
        </w:rPr>
        <w:t>que habita Rómulo</w:t>
      </w:r>
      <w:r>
        <w:rPr>
          <w:sz w:val="24"/>
          <w:lang w:val="en-US"/>
        </w:rPr>
        <w:t xml:space="preserve"> es amplio </w:t>
      </w:r>
      <w:r>
        <w:rPr>
          <w:sz w:val="24"/>
        </w:rPr>
        <w:t>у</w:t>
      </w:r>
      <w:r>
        <w:rPr>
          <w:sz w:val="24"/>
          <w:lang w:val="en-US"/>
        </w:rPr>
        <w:t xml:space="preserve"> limpio.</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В зависимости от синтаксической функции придаточного пред</w:t>
        <w:softHyphen/>
        <w:t xml:space="preserve">ложения по отношению к главному выделяются </w:t>
      </w:r>
      <w:r>
        <w:rPr>
          <w:spacing w:val="20"/>
          <w:sz w:val="24"/>
        </w:rPr>
        <w:t>пять</w:t>
      </w:r>
      <w:r>
        <w:rPr>
          <w:sz w:val="24"/>
        </w:rPr>
        <w:t xml:space="preserve"> основных типов придаточных предложений: подлежащные, сказуемные, дополнительные, определительные и обстоятельственные.</w:t>
      </w:r>
    </w:p>
    <w:p>
      <w:pPr>
        <w:pStyle w:val="Normal1"/>
        <w:spacing w:lineRule="auto" w:line="240"/>
        <w:ind w:firstLine="284" w:end="0"/>
        <w:rPr>
          <w:sz w:val="24"/>
        </w:rPr>
      </w:pPr>
      <w:r>
        <w:rPr>
          <w:sz w:val="24"/>
        </w:rPr>
      </w:r>
    </w:p>
    <w:p>
      <w:pPr>
        <w:pStyle w:val="Normal1"/>
        <w:spacing w:lineRule="auto" w:line="240"/>
        <w:ind w:firstLine="284" w:end="0"/>
        <w:jc w:val="center"/>
        <w:rPr>
          <w:b/>
          <w:sz w:val="24"/>
        </w:rPr>
      </w:pPr>
      <w:r>
        <w:rPr>
          <w:b/>
          <w:sz w:val="24"/>
        </w:rPr>
        <w:t>I. Придаточные подлежащные предложения</w:t>
      </w:r>
    </w:p>
    <w:p>
      <w:pPr>
        <w:pStyle w:val="Normal1"/>
        <w:spacing w:lineRule="auto" w:line="240"/>
        <w:ind w:firstLine="284" w:end="0"/>
        <w:rPr>
          <w:b/>
          <w:sz w:val="24"/>
        </w:rPr>
      </w:pPr>
      <w:r>
        <w:rPr>
          <w:b/>
          <w:sz w:val="24"/>
        </w:rPr>
      </w:r>
    </w:p>
    <w:p>
      <w:pPr>
        <w:pStyle w:val="Normal1"/>
        <w:spacing w:lineRule="auto" w:line="240"/>
        <w:ind w:firstLine="284" w:end="0"/>
        <w:rPr/>
      </w:pPr>
      <w:r>
        <w:rPr>
          <w:sz w:val="24"/>
        </w:rPr>
        <w:t xml:space="preserve">Придаточные подлежащные предложения выполняют функцию подлежащего, отсутствующего в главном предложении. Они вводятся относительными местоимениями </w:t>
      </w:r>
      <w:r>
        <w:rPr>
          <w:b/>
          <w:sz w:val="24"/>
          <w:lang w:val="en-US"/>
        </w:rPr>
        <w:t>que</w:t>
      </w:r>
      <w:r>
        <w:rPr>
          <w:b/>
          <w:sz w:val="24"/>
        </w:rPr>
        <w:t xml:space="preserve">, </w:t>
      </w:r>
      <w:r>
        <w:rPr>
          <w:b/>
          <w:sz w:val="24"/>
          <w:lang w:val="en-US"/>
        </w:rPr>
        <w:t>quien</w:t>
      </w:r>
      <w:r>
        <w:rPr>
          <w:sz w:val="24"/>
        </w:rPr>
        <w:t xml:space="preserve"> (</w:t>
      </w:r>
      <w:r>
        <w:rPr>
          <w:sz w:val="24"/>
          <w:lang w:val="en-US"/>
        </w:rPr>
        <w:t>quienes</w:t>
      </w:r>
      <w:r>
        <w:rPr>
          <w:sz w:val="24"/>
        </w:rPr>
        <w:t xml:space="preserve">), </w:t>
      </w:r>
      <w:r>
        <w:rPr>
          <w:b/>
          <w:sz w:val="24"/>
          <w:lang w:val="en-US"/>
        </w:rPr>
        <w:t>el</w:t>
      </w:r>
      <w:r>
        <w:rPr>
          <w:sz w:val="24"/>
        </w:rPr>
        <w:t xml:space="preserve"> (</w:t>
      </w:r>
      <w:r>
        <w:rPr>
          <w:sz w:val="24"/>
          <w:lang w:val="en-US"/>
        </w:rPr>
        <w:t>la</w:t>
      </w:r>
      <w:r>
        <w:rPr>
          <w:sz w:val="24"/>
        </w:rPr>
        <w:t xml:space="preserve">, </w:t>
      </w:r>
      <w:r>
        <w:rPr>
          <w:sz w:val="24"/>
          <w:lang w:val="en-US"/>
        </w:rPr>
        <w:t>los</w:t>
      </w:r>
      <w:r>
        <w:rPr>
          <w:sz w:val="24"/>
        </w:rPr>
        <w:t xml:space="preserve">, </w:t>
      </w:r>
      <w:r>
        <w:rPr>
          <w:sz w:val="24"/>
          <w:lang w:val="en-US"/>
        </w:rPr>
        <w:t>las</w:t>
      </w:r>
      <w:r>
        <w:rPr>
          <w:sz w:val="24"/>
        </w:rPr>
        <w:t xml:space="preserve">) </w:t>
      </w:r>
      <w:r>
        <w:rPr>
          <w:b/>
          <w:sz w:val="24"/>
          <w:lang w:val="en-US"/>
        </w:rPr>
        <w:t>que</w:t>
      </w:r>
      <w:r>
        <w:rPr>
          <w:b/>
          <w:sz w:val="24"/>
        </w:rPr>
        <w:t xml:space="preserve">, </w:t>
      </w:r>
      <w:r>
        <w:rPr>
          <w:b/>
          <w:sz w:val="24"/>
          <w:lang w:val="en-US"/>
        </w:rPr>
        <w:t>lo</w:t>
      </w:r>
      <w:r>
        <w:rPr>
          <w:b/>
          <w:sz w:val="24"/>
        </w:rPr>
        <w:t xml:space="preserve"> </w:t>
      </w:r>
      <w:r>
        <w:rPr>
          <w:b/>
          <w:sz w:val="24"/>
          <w:lang w:val="en-US"/>
        </w:rPr>
        <w:t>que</w:t>
      </w:r>
      <w:r>
        <w:rPr>
          <w:sz w:val="24"/>
        </w:rPr>
        <w:t>:</w:t>
      </w:r>
    </w:p>
    <w:p>
      <w:pPr>
        <w:pStyle w:val="Normal1"/>
        <w:spacing w:lineRule="auto" w:line="240"/>
        <w:ind w:firstLine="284" w:end="0"/>
        <w:rPr>
          <w:sz w:val="24"/>
        </w:rPr>
      </w:pPr>
      <w:r>
        <w:rPr>
          <w:sz w:val="24"/>
        </w:rPr>
      </w:r>
    </w:p>
    <w:p>
      <w:pPr>
        <w:pStyle w:val="Normal1"/>
        <w:spacing w:lineRule="auto" w:line="240"/>
        <w:ind w:firstLine="709" w:end="0"/>
        <w:rPr/>
      </w:pPr>
      <w:r>
        <w:rPr>
          <w:i/>
          <w:iCs/>
          <w:sz w:val="24"/>
          <w:lang w:val="en-US"/>
        </w:rPr>
        <w:t>Quien te regaló el libro</w:t>
      </w:r>
      <w:r>
        <w:rPr>
          <w:sz w:val="24"/>
          <w:lang w:val="en-US"/>
        </w:rPr>
        <w:t xml:space="preserve"> trabaja en el Ministerio de Relaciones Exteriores.</w:t>
      </w:r>
    </w:p>
    <w:p>
      <w:pPr>
        <w:pStyle w:val="Normal1"/>
        <w:spacing w:lineRule="auto" w:line="240"/>
        <w:ind w:firstLine="709" w:end="0"/>
        <w:rPr/>
      </w:pPr>
      <w:r>
        <w:rPr>
          <w:sz w:val="24"/>
          <w:lang w:val="en-US"/>
        </w:rPr>
        <w:t xml:space="preserve">Me agrada </w:t>
      </w:r>
      <w:r>
        <w:rPr>
          <w:i/>
          <w:iCs/>
          <w:sz w:val="24"/>
          <w:lang w:val="en-US"/>
        </w:rPr>
        <w:t>que estes satisfecho</w:t>
      </w:r>
      <w:r>
        <w:rPr>
          <w:sz w:val="24"/>
          <w:lang w:val="en-US"/>
        </w:rPr>
        <w:t>.</w:t>
      </w:r>
    </w:p>
    <w:p>
      <w:pPr>
        <w:pStyle w:val="Normal1"/>
        <w:spacing w:lineRule="auto" w:line="240"/>
        <w:ind w:firstLine="709" w:end="0"/>
        <w:rPr/>
      </w:pPr>
      <w:r>
        <w:rPr>
          <w:sz w:val="24"/>
          <w:lang w:val="en-US"/>
        </w:rPr>
        <w:t xml:space="preserve">Fue muy provechoso </w:t>
      </w:r>
      <w:r>
        <w:rPr>
          <w:i/>
          <w:iCs/>
          <w:sz w:val="24"/>
          <w:lang w:val="en-US"/>
        </w:rPr>
        <w:t>lo que decía el maestro</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pacing w:val="20"/>
          <w:sz w:val="24"/>
        </w:rPr>
        <w:t>Сказуемыми</w:t>
      </w:r>
      <w:r>
        <w:rPr>
          <w:sz w:val="24"/>
        </w:rPr>
        <w:t xml:space="preserve"> в главных предложениях, где отсутствуют под</w:t>
        <w:softHyphen/>
        <w:t>лежащие, обычно бывают:</w:t>
      </w:r>
    </w:p>
    <w:p>
      <w:pPr>
        <w:pStyle w:val="Normal1"/>
        <w:spacing w:lineRule="auto" w:line="240"/>
        <w:ind w:firstLine="284" w:end="0"/>
        <w:rPr/>
      </w:pPr>
      <w:r>
        <w:rPr>
          <w:sz w:val="24"/>
        </w:rPr>
        <w:t xml:space="preserve">а) </w:t>
      </w:r>
      <w:r>
        <w:rPr>
          <w:spacing w:val="20"/>
          <w:sz w:val="24"/>
        </w:rPr>
        <w:t>безличные обороты</w:t>
      </w:r>
      <w:r>
        <w:rPr>
          <w:sz w:val="24"/>
        </w:rPr>
        <w:t xml:space="preserve">, выражающие волеизъявление, чувства человека и образ действия: </w:t>
      </w:r>
      <w:r>
        <w:rPr>
          <w:sz w:val="24"/>
          <w:lang w:val="en-US"/>
        </w:rPr>
        <w:t>es</w:t>
      </w:r>
      <w:r>
        <w:rPr>
          <w:sz w:val="24"/>
        </w:rPr>
        <w:t xml:space="preserve"> </w:t>
      </w:r>
      <w:r>
        <w:rPr>
          <w:sz w:val="24"/>
          <w:lang w:val="en-US"/>
        </w:rPr>
        <w:t>necesario</w:t>
      </w:r>
      <w:r>
        <w:rPr>
          <w:sz w:val="24"/>
        </w:rPr>
        <w:t xml:space="preserve">, </w:t>
      </w:r>
      <w:r>
        <w:rPr>
          <w:sz w:val="24"/>
          <w:lang w:val="en-US"/>
        </w:rPr>
        <w:t>es</w:t>
      </w:r>
      <w:r>
        <w:rPr>
          <w:sz w:val="24"/>
        </w:rPr>
        <w:t xml:space="preserve"> </w:t>
      </w:r>
      <w:r>
        <w:rPr>
          <w:sz w:val="24"/>
          <w:lang w:val="en-US"/>
        </w:rPr>
        <w:t>menester</w:t>
      </w:r>
      <w:r>
        <w:rPr>
          <w:sz w:val="24"/>
        </w:rPr>
        <w:t xml:space="preserve">, </w:t>
      </w:r>
      <w:r>
        <w:rPr>
          <w:sz w:val="24"/>
          <w:lang w:val="en-US"/>
        </w:rPr>
        <w:t>es</w:t>
      </w:r>
      <w:r>
        <w:rPr>
          <w:sz w:val="24"/>
        </w:rPr>
        <w:t xml:space="preserve"> </w:t>
      </w:r>
      <w:r>
        <w:rPr>
          <w:sz w:val="24"/>
          <w:lang w:val="en-US"/>
        </w:rPr>
        <w:t>extra</w:t>
      </w:r>
      <w:r>
        <w:rPr>
          <w:sz w:val="24"/>
        </w:rPr>
        <w:t>ñ</w:t>
      </w:r>
      <w:r>
        <w:rPr>
          <w:sz w:val="24"/>
          <w:lang w:val="en-US"/>
        </w:rPr>
        <w:t>o</w:t>
      </w:r>
      <w:r>
        <w:rPr>
          <w:sz w:val="24"/>
        </w:rPr>
        <w:t xml:space="preserve">, </w:t>
      </w:r>
      <w:r>
        <w:rPr>
          <w:sz w:val="24"/>
          <w:lang w:val="en-US"/>
        </w:rPr>
        <w:t>es</w:t>
      </w:r>
      <w:r>
        <w:rPr>
          <w:sz w:val="24"/>
        </w:rPr>
        <w:t xml:space="preserve"> </w:t>
      </w:r>
      <w:r>
        <w:rPr>
          <w:sz w:val="24"/>
          <w:lang w:val="en-US"/>
        </w:rPr>
        <w:t>agradable</w:t>
      </w:r>
      <w:r>
        <w:rPr>
          <w:sz w:val="24"/>
        </w:rPr>
        <w:t xml:space="preserve">, </w:t>
      </w:r>
      <w:r>
        <w:rPr>
          <w:sz w:val="24"/>
          <w:lang w:val="en-US"/>
        </w:rPr>
        <w:t>es</w:t>
      </w:r>
      <w:r>
        <w:rPr>
          <w:sz w:val="24"/>
        </w:rPr>
        <w:t xml:space="preserve"> ú</w:t>
      </w:r>
      <w:r>
        <w:rPr>
          <w:sz w:val="24"/>
          <w:lang w:val="en-US"/>
        </w:rPr>
        <w:t>til</w:t>
      </w:r>
      <w:r>
        <w:rPr>
          <w:sz w:val="24"/>
        </w:rPr>
        <w:t xml:space="preserve">, </w:t>
      </w:r>
      <w:r>
        <w:rPr>
          <w:sz w:val="24"/>
          <w:lang w:val="en-US"/>
        </w:rPr>
        <w:t>es</w:t>
      </w:r>
      <w:r>
        <w:rPr>
          <w:sz w:val="24"/>
        </w:rPr>
        <w:t xml:space="preserve"> </w:t>
      </w:r>
      <w:r>
        <w:rPr>
          <w:sz w:val="24"/>
          <w:lang w:val="en-US"/>
        </w:rPr>
        <w:t>c</w:t>
      </w:r>
      <w:r>
        <w:rPr>
          <w:sz w:val="24"/>
        </w:rPr>
        <w:t>ó</w:t>
      </w:r>
      <w:r>
        <w:rPr>
          <w:sz w:val="24"/>
          <w:lang w:val="en-US"/>
        </w:rPr>
        <w:t>modo</w:t>
      </w:r>
      <w:r>
        <w:rPr>
          <w:sz w:val="24"/>
        </w:rPr>
        <w:t xml:space="preserve"> и т.п.</w:t>
      </w:r>
    </w:p>
    <w:p>
      <w:pPr>
        <w:pStyle w:val="Normal1"/>
        <w:spacing w:lineRule="auto" w:line="240"/>
        <w:ind w:firstLine="284" w:end="0"/>
        <w:rPr>
          <w:sz w:val="24"/>
        </w:rPr>
      </w:pPr>
      <w:r>
        <w:rPr>
          <w:sz w:val="24"/>
        </w:rPr>
      </w:r>
    </w:p>
    <w:p>
      <w:pPr>
        <w:pStyle w:val="Normal1"/>
        <w:spacing w:lineRule="auto" w:line="240"/>
        <w:ind w:firstLine="709" w:end="0"/>
        <w:rPr/>
      </w:pPr>
      <w:r>
        <w:rPr>
          <w:i/>
          <w:iCs/>
          <w:sz w:val="24"/>
          <w:lang w:val="en-US"/>
        </w:rPr>
        <w:t>Era preferible</w:t>
      </w:r>
      <w:r>
        <w:rPr>
          <w:sz w:val="24"/>
          <w:lang w:val="en-US"/>
        </w:rPr>
        <w:t xml:space="preserve"> que toda la familia regresara lo más pronto posible.</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б) </w:t>
      </w:r>
      <w:r>
        <w:rPr>
          <w:spacing w:val="20"/>
          <w:sz w:val="24"/>
        </w:rPr>
        <w:t>глаголы</w:t>
      </w:r>
      <w:r>
        <w:rPr>
          <w:sz w:val="24"/>
        </w:rPr>
        <w:t>, употребляемые в безличной форме:</w:t>
      </w:r>
    </w:p>
    <w:p>
      <w:pPr>
        <w:pStyle w:val="Normal1"/>
        <w:spacing w:lineRule="auto" w:line="240"/>
        <w:ind w:firstLine="709" w:end="0"/>
        <w:rPr>
          <w:sz w:val="24"/>
        </w:rPr>
      </w:pPr>
      <w:r>
        <w:rPr>
          <w:sz w:val="24"/>
        </w:rPr>
      </w:r>
    </w:p>
    <w:p>
      <w:pPr>
        <w:pStyle w:val="Normal1"/>
        <w:spacing w:lineRule="auto" w:line="240"/>
        <w:ind w:firstLine="709" w:end="0"/>
        <w:rPr/>
      </w:pPr>
      <w:r>
        <w:rPr>
          <w:i/>
          <w:iCs/>
          <w:sz w:val="24"/>
          <w:lang w:val="en-US"/>
        </w:rPr>
        <w:t>Se piensa</w:t>
      </w:r>
      <w:r>
        <w:rPr>
          <w:sz w:val="24"/>
          <w:lang w:val="en-US"/>
        </w:rPr>
        <w:t xml:space="preserve"> que usted no ha tenido posibilidad de encontrarla.</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lang w:val="en-US"/>
        </w:rPr>
        <w:t xml:space="preserve">  </w:t>
      </w:r>
      <w:r>
        <w:rPr>
          <w:i/>
          <w:sz w:val="22"/>
        </w:rPr>
        <w:t>Примечание.</w:t>
      </w:r>
      <w:r>
        <w:rPr>
          <w:sz w:val="22"/>
        </w:rPr>
        <w:t xml:space="preserve"> Если придаточное подлежащное предложение вводится место</w:t>
        <w:softHyphen/>
        <w:t>имениями quien, е1 que и т.п., то сказуемым главного предложения может быть  любой глагол:</w:t>
      </w:r>
    </w:p>
    <w:p>
      <w:pPr>
        <w:pStyle w:val="Normal1"/>
        <w:spacing w:lineRule="auto" w:line="240"/>
        <w:ind w:firstLine="709" w:end="0"/>
        <w:rPr/>
      </w:pPr>
      <w:r>
        <w:rPr>
          <w:sz w:val="22"/>
        </w:rPr>
        <w:t xml:space="preserve"> </w:t>
      </w:r>
      <w:r>
        <w:rPr>
          <w:sz w:val="22"/>
          <w:lang w:val="en-US"/>
        </w:rPr>
        <w:t>Los que han visitado (a) Cuba pueden relatar mucho.</w:t>
      </w:r>
    </w:p>
    <w:p>
      <w:pPr>
        <w:pStyle w:val="Normal1"/>
        <w:spacing w:lineRule="auto" w:line="240"/>
        <w:ind w:firstLine="284" w:end="0"/>
        <w:rPr>
          <w:sz w:val="22"/>
          <w:lang w:val="en-US"/>
        </w:rPr>
      </w:pPr>
      <w:r>
        <w:rPr>
          <w:sz w:val="22"/>
          <w:lang w:val="en-US"/>
        </w:rPr>
      </w:r>
    </w:p>
    <w:p>
      <w:pPr>
        <w:pStyle w:val="Normal1"/>
        <w:spacing w:lineRule="auto" w:line="240"/>
        <w:ind w:firstLine="284" w:end="0"/>
        <w:jc w:val="center"/>
        <w:rPr>
          <w:b/>
          <w:sz w:val="24"/>
        </w:rPr>
      </w:pPr>
      <w:r>
        <w:rPr>
          <w:b/>
          <w:sz w:val="24"/>
        </w:rPr>
        <w:t>II. Придаточные сказуемные предложения</w:t>
      </w:r>
    </w:p>
    <w:p>
      <w:pPr>
        <w:pStyle w:val="Normal1"/>
        <w:spacing w:lineRule="auto" w:line="240"/>
        <w:ind w:firstLine="284" w:end="0"/>
        <w:rPr>
          <w:b/>
          <w:sz w:val="24"/>
        </w:rPr>
      </w:pPr>
      <w:r>
        <w:rPr>
          <w:b/>
          <w:sz w:val="24"/>
        </w:rPr>
      </w:r>
    </w:p>
    <w:p>
      <w:pPr>
        <w:pStyle w:val="Normal1"/>
        <w:spacing w:lineRule="auto" w:line="240"/>
        <w:ind w:firstLine="284" w:end="0"/>
        <w:rPr/>
      </w:pPr>
      <w:r>
        <w:rPr>
          <w:sz w:val="24"/>
        </w:rPr>
        <w:t>В испанском языке придаточные сказуемные предложения явля</w:t>
        <w:softHyphen/>
        <w:t xml:space="preserve">ются лишь </w:t>
      </w:r>
      <w:r>
        <w:rPr>
          <w:spacing w:val="20"/>
          <w:sz w:val="24"/>
        </w:rPr>
        <w:t>именной</w:t>
      </w:r>
      <w:r>
        <w:rPr>
          <w:sz w:val="24"/>
        </w:rPr>
        <w:t xml:space="preserve"> частью составного сказуемого, которая рас</w:t>
        <w:softHyphen/>
        <w:t xml:space="preserve">крывает конкретное значение подлежащего главного предложения. В роли связки, как обычно, используется глагол </w:t>
      </w:r>
      <w:r>
        <w:rPr>
          <w:b/>
          <w:sz w:val="24"/>
          <w:lang w:val="en-US"/>
        </w:rPr>
        <w:t>ser</w:t>
      </w:r>
      <w:r>
        <w:rPr>
          <w:sz w:val="24"/>
        </w:rPr>
        <w:t xml:space="preserve">; роль союзов выполняют: </w:t>
      </w:r>
      <w:r>
        <w:rPr>
          <w:b/>
          <w:sz w:val="24"/>
          <w:lang w:val="en-US"/>
        </w:rPr>
        <w:t>que</w:t>
      </w:r>
      <w:r>
        <w:rPr>
          <w:b/>
          <w:sz w:val="24"/>
        </w:rPr>
        <w:t xml:space="preserve">, </w:t>
      </w:r>
      <w:r>
        <w:rPr>
          <w:b/>
          <w:sz w:val="24"/>
          <w:lang w:val="en-US"/>
        </w:rPr>
        <w:t>quien</w:t>
      </w:r>
      <w:r>
        <w:rPr>
          <w:sz w:val="24"/>
        </w:rPr>
        <w:t xml:space="preserve"> (</w:t>
      </w:r>
      <w:r>
        <w:rPr>
          <w:sz w:val="24"/>
          <w:lang w:val="en-US"/>
        </w:rPr>
        <w:t>quienes</w:t>
      </w:r>
      <w:r>
        <w:rPr>
          <w:sz w:val="24"/>
        </w:rPr>
        <w:t xml:space="preserve">), </w:t>
      </w:r>
      <w:r>
        <w:rPr>
          <w:b/>
          <w:sz w:val="24"/>
          <w:lang w:val="en-US"/>
        </w:rPr>
        <w:t>el</w:t>
      </w:r>
      <w:r>
        <w:rPr>
          <w:sz w:val="24"/>
        </w:rPr>
        <w:t xml:space="preserve"> (</w:t>
      </w:r>
      <w:r>
        <w:rPr>
          <w:sz w:val="24"/>
          <w:lang w:val="en-US"/>
        </w:rPr>
        <w:t>la</w:t>
      </w:r>
      <w:r>
        <w:rPr>
          <w:sz w:val="24"/>
        </w:rPr>
        <w:t xml:space="preserve">, </w:t>
      </w:r>
      <w:r>
        <w:rPr>
          <w:sz w:val="24"/>
          <w:lang w:val="en-US"/>
        </w:rPr>
        <w:t>los</w:t>
      </w:r>
      <w:r>
        <w:rPr>
          <w:sz w:val="24"/>
        </w:rPr>
        <w:t xml:space="preserve">, </w:t>
      </w:r>
      <w:r>
        <w:rPr>
          <w:sz w:val="24"/>
          <w:lang w:val="en-US"/>
        </w:rPr>
        <w:t>las</w:t>
      </w:r>
      <w:r>
        <w:rPr>
          <w:sz w:val="24"/>
        </w:rPr>
        <w:t xml:space="preserve">) </w:t>
      </w:r>
      <w:r>
        <w:rPr>
          <w:b/>
          <w:sz w:val="24"/>
          <w:lang w:val="en-US"/>
        </w:rPr>
        <w:t>que</w:t>
      </w:r>
      <w:r>
        <w:rPr>
          <w:sz w:val="24"/>
        </w:rPr>
        <w:t xml:space="preserve"> и др.:</w:t>
      </w:r>
    </w:p>
    <w:p>
      <w:pPr>
        <w:pStyle w:val="Normal1"/>
        <w:spacing w:lineRule="auto" w:line="240"/>
        <w:ind w:firstLine="709" w:end="0"/>
        <w:rPr>
          <w:sz w:val="24"/>
        </w:rPr>
      </w:pPr>
      <w:r>
        <w:rPr>
          <w:sz w:val="24"/>
        </w:rPr>
      </w:r>
    </w:p>
    <w:p>
      <w:pPr>
        <w:pStyle w:val="Normal1"/>
        <w:spacing w:lineRule="auto" w:line="240"/>
        <w:ind w:firstLine="709" w:end="0"/>
        <w:rPr/>
      </w:pPr>
      <w:r>
        <w:rPr>
          <w:sz w:val="24"/>
          <w:lang w:val="en-US"/>
        </w:rPr>
        <w:t xml:space="preserve">Ellos son </w:t>
      </w:r>
      <w:r>
        <w:rPr>
          <w:i/>
          <w:iCs/>
          <w:sz w:val="24"/>
          <w:lang w:val="en-US"/>
        </w:rPr>
        <w:t>los que</w:t>
      </w:r>
      <w:r>
        <w:rPr>
          <w:sz w:val="24"/>
          <w:lang w:val="en-US"/>
        </w:rPr>
        <w:t xml:space="preserve"> </w:t>
      </w:r>
      <w:r>
        <w:rPr>
          <w:i/>
          <w:iCs/>
          <w:sz w:val="24"/>
          <w:lang w:val="en-US"/>
        </w:rPr>
        <w:t>la han visto</w:t>
      </w:r>
      <w:r>
        <w:rPr>
          <w:sz w:val="24"/>
          <w:lang w:val="en-US"/>
        </w:rPr>
        <w:t xml:space="preserve">. </w:t>
      </w:r>
    </w:p>
    <w:p>
      <w:pPr>
        <w:pStyle w:val="Normal1"/>
        <w:spacing w:lineRule="auto" w:line="240"/>
        <w:ind w:firstLine="709" w:end="0"/>
        <w:rPr>
          <w:sz w:val="24"/>
          <w:lang w:val="en-US"/>
        </w:rPr>
      </w:pPr>
      <w:r>
        <w:rPr>
          <w:sz w:val="24"/>
          <w:lang w:val="en-US"/>
        </w:rPr>
        <w:t xml:space="preserve">El año pasado mi viaje fue </w:t>
      </w:r>
      <w:r>
        <w:rPr>
          <w:i/>
          <w:iCs/>
          <w:sz w:val="24"/>
          <w:lang w:val="en-US"/>
        </w:rPr>
        <w:t>el que habías hecho tú.</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pPr>
      <w:r>
        <w:rPr>
          <w:b/>
          <w:sz w:val="24"/>
          <w:lang w:val="en-US"/>
        </w:rPr>
        <w:t>III</w:t>
      </w:r>
      <w:r>
        <w:rPr>
          <w:b/>
          <w:sz w:val="24"/>
        </w:rPr>
        <w:t>. Придаточные дополнительные предложения</w:t>
      </w:r>
    </w:p>
    <w:p>
      <w:pPr>
        <w:pStyle w:val="Normal1"/>
        <w:spacing w:lineRule="auto" w:line="240"/>
        <w:ind w:firstLine="284" w:end="0"/>
        <w:rPr>
          <w:b/>
          <w:sz w:val="24"/>
        </w:rPr>
      </w:pPr>
      <w:r>
        <w:rPr>
          <w:b/>
          <w:sz w:val="24"/>
        </w:rPr>
      </w:r>
    </w:p>
    <w:p>
      <w:pPr>
        <w:pStyle w:val="Normal1"/>
        <w:spacing w:lineRule="auto" w:line="240"/>
        <w:ind w:firstLine="284" w:end="0"/>
        <w:rPr/>
      </w:pPr>
      <w:r>
        <w:rPr>
          <w:sz w:val="24"/>
        </w:rPr>
        <w:t xml:space="preserve">Придаточные этого типа служат для дополнения какого-либо члена главного предложения. Они вводятся относительным союзом </w:t>
      </w:r>
      <w:r>
        <w:rPr>
          <w:b/>
          <w:sz w:val="24"/>
        </w:rPr>
        <w:t>que</w:t>
      </w:r>
      <w:r>
        <w:rPr>
          <w:sz w:val="24"/>
        </w:rPr>
        <w:t xml:space="preserve">, а также местоимениями или наречиями </w:t>
      </w:r>
      <w:r>
        <w:rPr>
          <w:b/>
          <w:sz w:val="24"/>
          <w:lang w:val="en-US"/>
        </w:rPr>
        <w:t>quien</w:t>
      </w:r>
      <w:r>
        <w:rPr>
          <w:sz w:val="24"/>
        </w:rPr>
        <w:t xml:space="preserve"> (</w:t>
      </w:r>
      <w:r>
        <w:rPr>
          <w:sz w:val="24"/>
          <w:lang w:val="en-US"/>
        </w:rPr>
        <w:t>quienes</w:t>
      </w:r>
      <w:r>
        <w:rPr>
          <w:sz w:val="24"/>
        </w:rPr>
        <w:t xml:space="preserve">), </w:t>
      </w:r>
      <w:r>
        <w:rPr>
          <w:b/>
          <w:sz w:val="24"/>
          <w:lang w:val="en-US"/>
        </w:rPr>
        <w:t>cual</w:t>
      </w:r>
      <w:r>
        <w:rPr>
          <w:b/>
          <w:sz w:val="24"/>
        </w:rPr>
        <w:t xml:space="preserve"> </w:t>
      </w:r>
      <w:r>
        <w:rPr>
          <w:sz w:val="24"/>
        </w:rPr>
        <w:t>(</w:t>
      </w:r>
      <w:r>
        <w:rPr>
          <w:sz w:val="24"/>
          <w:lang w:val="en-US"/>
        </w:rPr>
        <w:t>cuales</w:t>
      </w:r>
      <w:r>
        <w:rPr>
          <w:sz w:val="24"/>
        </w:rPr>
        <w:t xml:space="preserve">), </w:t>
      </w:r>
      <w:r>
        <w:rPr>
          <w:b/>
          <w:sz w:val="24"/>
          <w:lang w:val="en-US"/>
        </w:rPr>
        <w:t>cuando</w:t>
      </w:r>
      <w:r>
        <w:rPr>
          <w:sz w:val="24"/>
        </w:rPr>
        <w:t xml:space="preserve"> и некоторыми другими, выполняющими функ</w:t>
        <w:softHyphen/>
        <w:t>ции союзов. По своей синтаксической роли они могут соот</w:t>
        <w:softHyphen/>
        <w:t>ветствовать:</w:t>
      </w:r>
    </w:p>
    <w:p>
      <w:pPr>
        <w:pStyle w:val="Normal1"/>
        <w:spacing w:lineRule="auto" w:line="240"/>
        <w:ind w:firstLine="284" w:end="0"/>
        <w:rPr>
          <w:sz w:val="24"/>
        </w:rPr>
      </w:pPr>
      <w:r>
        <w:rPr>
          <w:sz w:val="24"/>
        </w:rPr>
        <w:t>1. прямым дополнениям к сказуемым или другим членам пред</w:t>
        <w:softHyphen/>
        <w:t>ложения, которые выражены неличными формами глаголов:</w:t>
      </w:r>
    </w:p>
    <w:p>
      <w:pPr>
        <w:pStyle w:val="Normal1"/>
        <w:spacing w:lineRule="auto" w:line="240"/>
        <w:ind w:firstLine="284" w:end="0"/>
        <w:rPr>
          <w:sz w:val="24"/>
        </w:rPr>
      </w:pPr>
      <w:r>
        <w:rPr>
          <w:sz w:val="24"/>
        </w:rPr>
      </w:r>
    </w:p>
    <w:p>
      <w:pPr>
        <w:pStyle w:val="Normal1"/>
        <w:spacing w:lineRule="auto" w:line="240"/>
        <w:ind w:firstLine="283" w:start="426" w:end="0"/>
        <w:rPr/>
      </w:pPr>
      <w:r>
        <w:rPr>
          <w:sz w:val="24"/>
          <w:lang w:val="en-US"/>
        </w:rPr>
        <w:t xml:space="preserve">Femando me aseguró </w:t>
      </w:r>
      <w:r>
        <w:rPr>
          <w:i/>
          <w:iCs/>
          <w:sz w:val="24"/>
          <w:lang w:val="en-US"/>
        </w:rPr>
        <w:t>que no servía para tal papel</w:t>
      </w:r>
      <w:r>
        <w:rPr>
          <w:sz w:val="24"/>
          <w:lang w:val="en-US"/>
        </w:rPr>
        <w:t xml:space="preserve">. </w:t>
      </w:r>
    </w:p>
    <w:p>
      <w:pPr>
        <w:pStyle w:val="Normal1"/>
        <w:spacing w:lineRule="auto" w:line="240"/>
        <w:ind w:firstLine="283" w:start="426" w:end="0"/>
        <w:rPr/>
      </w:pPr>
      <w:r>
        <w:rPr>
          <w:sz w:val="24"/>
          <w:lang w:val="en-US"/>
        </w:rPr>
        <w:t xml:space="preserve">Al explicarme </w:t>
      </w:r>
      <w:r>
        <w:rPr>
          <w:i/>
          <w:iCs/>
          <w:sz w:val="24"/>
          <w:lang w:val="en-US"/>
        </w:rPr>
        <w:t>donde puedo leer sobre este fenómeno estilistico</w:t>
      </w:r>
      <w:r>
        <w:rPr>
          <w:sz w:val="24"/>
          <w:lang w:val="en-US"/>
        </w:rPr>
        <w:t>, el profesor sigue la lección.</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2. косвенным дополнениям к сказуемым или другим членам предложения, которые выражены неличными формами глаголов:</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La enfermera dió las medicinas a </w:t>
      </w:r>
      <w:r>
        <w:rPr>
          <w:i/>
          <w:iCs/>
          <w:sz w:val="24"/>
          <w:lang w:val="en-US"/>
        </w:rPr>
        <w:t>quienes las necesitaban</w:t>
      </w:r>
      <w:r>
        <w:rPr>
          <w:sz w:val="24"/>
          <w:lang w:val="en-US"/>
        </w:rPr>
        <w:t xml:space="preserve">. </w:t>
      </w:r>
    </w:p>
    <w:p>
      <w:pPr>
        <w:pStyle w:val="Normal1"/>
        <w:spacing w:lineRule="auto" w:line="240"/>
        <w:ind w:firstLine="709" w:end="0"/>
        <w:rPr/>
      </w:pPr>
      <w:r>
        <w:rPr>
          <w:sz w:val="24"/>
          <w:lang w:val="en-US"/>
        </w:rPr>
        <w:t xml:space="preserve">Entregando el premio </w:t>
      </w:r>
      <w:r>
        <w:rPr>
          <w:i/>
          <w:iCs/>
          <w:sz w:val="24"/>
          <w:lang w:val="en-US"/>
        </w:rPr>
        <w:t>a quien lo había merecido</w:t>
      </w:r>
      <w:r>
        <w:rPr>
          <w:sz w:val="24"/>
          <w:lang w:val="en-US"/>
        </w:rPr>
        <w:t>, el director pronuncióun pequeño discurso.</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3. косвенным дополнениям к существительным или прилага</w:t>
        <w:softHyphen/>
        <w:t xml:space="preserve">тельным, входящим в состав главного предложения. В этом случае придаточные дополнительные расширяют смысл названных слов и вводятся в речь с помощью сочетания </w:t>
      </w:r>
      <w:r>
        <w:rPr>
          <w:b/>
          <w:bCs/>
          <w:sz w:val="24"/>
          <w:lang w:val="en-US"/>
        </w:rPr>
        <w:t>de</w:t>
      </w:r>
      <w:r>
        <w:rPr>
          <w:b/>
          <w:bCs/>
          <w:sz w:val="24"/>
        </w:rPr>
        <w:t xml:space="preserve"> </w:t>
      </w:r>
      <w:r>
        <w:rPr>
          <w:b/>
          <w:bCs/>
          <w:sz w:val="24"/>
          <w:lang w:val="en-US"/>
        </w:rPr>
        <w:t>que</w:t>
      </w:r>
      <w:r>
        <w:rPr>
          <w:sz w:val="24"/>
        </w:rPr>
        <w:t>, выполняющего функ</w:t>
        <w:softHyphen/>
        <w:t>ции союза:</w:t>
      </w:r>
    </w:p>
    <w:p>
      <w:pPr>
        <w:pStyle w:val="Normal1"/>
        <w:spacing w:lineRule="auto" w:line="240"/>
        <w:ind w:firstLine="284" w:end="0"/>
        <w:rPr>
          <w:sz w:val="24"/>
        </w:rPr>
      </w:pPr>
      <w:r>
        <w:rPr>
          <w:sz w:val="24"/>
        </w:rPr>
      </w:r>
    </w:p>
    <w:p>
      <w:pPr>
        <w:pStyle w:val="Normal1"/>
        <w:spacing w:lineRule="auto" w:line="240"/>
        <w:ind w:firstLine="709" w:end="0"/>
        <w:rPr/>
      </w:pPr>
      <w:r>
        <w:rPr>
          <w:sz w:val="24"/>
          <w:lang w:val="en-US"/>
        </w:rPr>
        <w:t xml:space="preserve">El médico tiene la seguridad </w:t>
      </w:r>
      <w:r>
        <w:rPr>
          <w:i/>
          <w:iCs/>
          <w:sz w:val="24"/>
          <w:lang w:val="en-US"/>
        </w:rPr>
        <w:t>de que mi madre mejorará</w:t>
      </w:r>
      <w:r>
        <w:rPr>
          <w:sz w:val="24"/>
          <w:lang w:val="en-US"/>
        </w:rPr>
        <w:t>.</w:t>
      </w:r>
    </w:p>
    <w:p>
      <w:pPr>
        <w:pStyle w:val="Normal1"/>
        <w:spacing w:lineRule="auto" w:line="240"/>
        <w:ind w:firstLine="709" w:end="0"/>
        <w:rPr/>
      </w:pPr>
      <w:r>
        <w:rPr>
          <w:sz w:val="24"/>
          <w:lang w:val="en-US"/>
        </w:rPr>
        <w:t xml:space="preserve">Estoy seguro </w:t>
      </w:r>
      <w:r>
        <w:rPr>
          <w:i/>
          <w:iCs/>
          <w:sz w:val="24"/>
          <w:lang w:val="en-US"/>
        </w:rPr>
        <w:t>de que no vendrás</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rPr>
        <w:t>Примечания</w:t>
      </w:r>
      <w:r>
        <w:rPr>
          <w:sz w:val="22"/>
        </w:rPr>
        <w:t>: 1. Чтобы не ошибиться в определении и употреблении данного вида предложений, необходимо помнить, что они имеют следующие отличия от сходных придаточных определительных (см. пункт IV):</w:t>
      </w:r>
    </w:p>
    <w:p>
      <w:pPr>
        <w:pStyle w:val="Normal1"/>
        <w:spacing w:lineRule="auto" w:line="240"/>
        <w:ind w:firstLine="284" w:end="0"/>
        <w:rPr/>
      </w:pPr>
      <w:r>
        <w:rPr>
          <w:sz w:val="22"/>
        </w:rPr>
        <w:t xml:space="preserve"> </w:t>
      </w:r>
      <w:r>
        <w:rPr>
          <w:sz w:val="22"/>
        </w:rPr>
        <w:t xml:space="preserve">В придаточных </w:t>
      </w:r>
      <w:r>
        <w:rPr>
          <w:spacing w:val="20"/>
          <w:sz w:val="22"/>
        </w:rPr>
        <w:t>дополнительных</w:t>
      </w:r>
      <w:r>
        <w:rPr>
          <w:sz w:val="22"/>
        </w:rPr>
        <w:t xml:space="preserve"> подобного типа слово </w:t>
      </w:r>
      <w:r>
        <w:rPr>
          <w:b/>
          <w:sz w:val="22"/>
        </w:rPr>
        <w:t>que</w:t>
      </w:r>
      <w:r>
        <w:rPr>
          <w:sz w:val="22"/>
        </w:rPr>
        <w:t xml:space="preserve"> не замеща</w:t>
        <w:softHyphen/>
        <w:t xml:space="preserve">ет существительное, с которым оно связано, не является членом придаточного предложения, а выполняет функции союза, обязательно сочетаясь с предлогом </w:t>
      </w:r>
      <w:r>
        <w:rPr>
          <w:b/>
          <w:sz w:val="22"/>
        </w:rPr>
        <w:t>de</w:t>
      </w:r>
      <w:r>
        <w:rPr>
          <w:sz w:val="22"/>
        </w:rPr>
        <w:t>:</w:t>
      </w:r>
    </w:p>
    <w:p>
      <w:pPr>
        <w:pStyle w:val="Normal1"/>
        <w:spacing w:lineRule="auto" w:line="240"/>
        <w:ind w:firstLine="284" w:end="0"/>
        <w:rPr/>
      </w:pPr>
      <w:r>
        <w:rPr>
          <w:sz w:val="22"/>
          <w:lang w:val="en-US"/>
        </w:rPr>
        <w:t>Fuimos</w:t>
      </w:r>
      <w:r>
        <w:rPr>
          <w:sz w:val="22"/>
        </w:rPr>
        <w:t xml:space="preserve"> </w:t>
      </w:r>
      <w:r>
        <w:rPr>
          <w:sz w:val="22"/>
          <w:lang w:val="en-US"/>
        </w:rPr>
        <w:t>sorprendidos</w:t>
      </w:r>
      <w:r>
        <w:rPr>
          <w:sz w:val="22"/>
        </w:rPr>
        <w:t xml:space="preserve"> </w:t>
      </w:r>
      <w:r>
        <w:rPr>
          <w:sz w:val="22"/>
          <w:lang w:val="en-US"/>
        </w:rPr>
        <w:t>con</w:t>
      </w:r>
      <w:r>
        <w:rPr>
          <w:sz w:val="22"/>
        </w:rPr>
        <w:t xml:space="preserve"> </w:t>
      </w:r>
      <w:r>
        <w:rPr>
          <w:sz w:val="22"/>
          <w:lang w:val="en-US"/>
        </w:rPr>
        <w:t>la</w:t>
      </w:r>
      <w:r>
        <w:rPr>
          <w:sz w:val="22"/>
        </w:rPr>
        <w:t xml:space="preserve"> </w:t>
      </w:r>
      <w:r>
        <w:rPr>
          <w:sz w:val="22"/>
          <w:lang w:val="en-US"/>
        </w:rPr>
        <w:t>noticia</w:t>
      </w:r>
      <w:r>
        <w:rPr>
          <w:sz w:val="22"/>
        </w:rPr>
        <w:t xml:space="preserve"> </w:t>
      </w:r>
      <w:r>
        <w:rPr>
          <w:i/>
          <w:iCs/>
          <w:sz w:val="22"/>
          <w:lang w:val="en-US"/>
        </w:rPr>
        <w:t>de</w:t>
      </w:r>
      <w:r>
        <w:rPr>
          <w:i/>
          <w:iCs/>
          <w:sz w:val="22"/>
        </w:rPr>
        <w:t xml:space="preserve"> </w:t>
      </w:r>
      <w:r>
        <w:rPr>
          <w:i/>
          <w:iCs/>
          <w:sz w:val="22"/>
          <w:lang w:val="en-US"/>
        </w:rPr>
        <w:t>que</w:t>
      </w:r>
      <w:r>
        <w:rPr>
          <w:sz w:val="22"/>
        </w:rPr>
        <w:t xml:space="preserve">                                      Мы были удивлены известием о том, </w:t>
      </w:r>
    </w:p>
    <w:p>
      <w:pPr>
        <w:pStyle w:val="Normal1"/>
        <w:spacing w:lineRule="auto" w:line="240"/>
        <w:ind w:firstLine="709" w:end="0"/>
        <w:rPr/>
      </w:pPr>
      <w:r>
        <w:rPr>
          <w:sz w:val="22"/>
          <w:lang w:val="en-US"/>
        </w:rPr>
        <w:t>la</w:t>
      </w:r>
      <w:r>
        <w:rPr>
          <w:sz w:val="22"/>
        </w:rPr>
        <w:t xml:space="preserve"> </w:t>
      </w:r>
      <w:r>
        <w:rPr>
          <w:sz w:val="22"/>
          <w:lang w:val="en-US"/>
        </w:rPr>
        <w:t>competici</w:t>
      </w:r>
      <w:r>
        <w:rPr>
          <w:sz w:val="22"/>
        </w:rPr>
        <w:t>ó</w:t>
      </w:r>
      <w:r>
        <w:rPr>
          <w:sz w:val="22"/>
          <w:lang w:val="en-US"/>
        </w:rPr>
        <w:t>n</w:t>
      </w:r>
      <w:r>
        <w:rPr>
          <w:sz w:val="22"/>
        </w:rPr>
        <w:t xml:space="preserve"> </w:t>
      </w:r>
      <w:r>
        <w:rPr>
          <w:sz w:val="22"/>
          <w:lang w:val="en-US"/>
        </w:rPr>
        <w:t>deportiva</w:t>
      </w:r>
      <w:r>
        <w:rPr>
          <w:sz w:val="22"/>
        </w:rPr>
        <w:t xml:space="preserve"> </w:t>
      </w:r>
      <w:r>
        <w:rPr>
          <w:sz w:val="22"/>
          <w:lang w:val="en-US"/>
        </w:rPr>
        <w:t>no</w:t>
      </w:r>
      <w:r>
        <w:rPr>
          <w:sz w:val="22"/>
        </w:rPr>
        <w:t xml:space="preserve"> </w:t>
      </w:r>
      <w:r>
        <w:rPr>
          <w:sz w:val="22"/>
          <w:lang w:val="en-US"/>
        </w:rPr>
        <w:t>tendr</w:t>
      </w:r>
      <w:r>
        <w:rPr>
          <w:sz w:val="22"/>
        </w:rPr>
        <w:t>í</w:t>
      </w:r>
      <w:r>
        <w:rPr>
          <w:sz w:val="22"/>
          <w:lang w:val="en-US"/>
        </w:rPr>
        <w:t>a</w:t>
      </w:r>
      <w:r>
        <w:rPr>
          <w:sz w:val="22"/>
        </w:rPr>
        <w:t xml:space="preserve">                                                 что спортивное соревнование не </w:t>
      </w:r>
    </w:p>
    <w:p>
      <w:pPr>
        <w:pStyle w:val="Normal1"/>
        <w:spacing w:lineRule="auto" w:line="240"/>
        <w:ind w:firstLine="709" w:end="0"/>
        <w:rPr/>
      </w:pPr>
      <w:r>
        <w:rPr>
          <w:sz w:val="22"/>
          <w:lang w:val="en-US"/>
        </w:rPr>
        <w:t>lugar</w:t>
      </w:r>
      <w:r>
        <w:rPr>
          <w:sz w:val="22"/>
        </w:rPr>
        <w:t>.                                                                                                 состоится.</w:t>
      </w:r>
    </w:p>
    <w:p>
      <w:pPr>
        <w:pStyle w:val="Normal1"/>
        <w:spacing w:lineRule="auto" w:line="240"/>
        <w:ind w:firstLine="284" w:end="0"/>
        <w:rPr/>
      </w:pPr>
      <w:r>
        <w:rPr>
          <w:sz w:val="22"/>
        </w:rPr>
        <w:t xml:space="preserve">В придаточных определительных слово </w:t>
      </w:r>
      <w:r>
        <w:rPr>
          <w:b/>
          <w:bCs/>
          <w:sz w:val="22"/>
          <w:lang w:val="en-US"/>
        </w:rPr>
        <w:t>que</w:t>
      </w:r>
      <w:r>
        <w:rPr>
          <w:sz w:val="22"/>
        </w:rPr>
        <w:t xml:space="preserve"> не только выполняет функции со</w:t>
        <w:softHyphen/>
        <w:t>юза, но и замещает существительное, к которому относится (т.е. является в прида</w:t>
        <w:softHyphen/>
        <w:t>точном предложении подлежащим или дополнением):</w:t>
      </w:r>
    </w:p>
    <w:p>
      <w:pPr>
        <w:pStyle w:val="Normal1"/>
        <w:spacing w:lineRule="auto" w:line="240"/>
        <w:ind w:firstLine="284" w:end="0"/>
        <w:rPr/>
      </w:pPr>
      <w:r>
        <w:rPr>
          <w:sz w:val="22"/>
          <w:lang w:val="en-US"/>
        </w:rPr>
        <w:t>Fuimos</w:t>
      </w:r>
      <w:r>
        <w:rPr>
          <w:sz w:val="22"/>
        </w:rPr>
        <w:t xml:space="preserve"> </w:t>
      </w:r>
      <w:r>
        <w:rPr>
          <w:sz w:val="22"/>
          <w:lang w:val="en-US"/>
        </w:rPr>
        <w:t>sorprendidos</w:t>
      </w:r>
      <w:r>
        <w:rPr>
          <w:sz w:val="22"/>
        </w:rPr>
        <w:t xml:space="preserve"> </w:t>
      </w:r>
      <w:r>
        <w:rPr>
          <w:sz w:val="22"/>
          <w:lang w:val="en-US"/>
        </w:rPr>
        <w:t>con</w:t>
      </w:r>
      <w:r>
        <w:rPr>
          <w:sz w:val="22"/>
        </w:rPr>
        <w:t xml:space="preserve"> </w:t>
      </w:r>
      <w:r>
        <w:rPr>
          <w:sz w:val="22"/>
          <w:lang w:val="en-US"/>
        </w:rPr>
        <w:t>la</w:t>
      </w:r>
      <w:r>
        <w:rPr>
          <w:sz w:val="22"/>
        </w:rPr>
        <w:t xml:space="preserve"> </w:t>
      </w:r>
      <w:r>
        <w:rPr>
          <w:sz w:val="22"/>
          <w:lang w:val="en-US"/>
        </w:rPr>
        <w:t>noticia</w:t>
      </w:r>
      <w:r>
        <w:rPr>
          <w:sz w:val="22"/>
        </w:rPr>
        <w:t xml:space="preserve"> </w:t>
      </w:r>
      <w:r>
        <w:rPr>
          <w:i/>
          <w:iCs/>
          <w:sz w:val="22"/>
          <w:lang w:val="en-US"/>
        </w:rPr>
        <w:t>que</w:t>
      </w:r>
      <w:r>
        <w:rPr>
          <w:sz w:val="22"/>
        </w:rPr>
        <w:t xml:space="preserve">                                            Мы былиудивлены известием, которое </w:t>
      </w:r>
    </w:p>
    <w:p>
      <w:pPr>
        <w:pStyle w:val="Normal1"/>
        <w:spacing w:lineRule="auto" w:line="240"/>
        <w:ind w:firstLine="709" w:end="0"/>
        <w:rPr/>
      </w:pPr>
      <w:r>
        <w:rPr>
          <w:sz w:val="22"/>
          <w:lang w:val="en-US"/>
        </w:rPr>
        <w:t>lleg</w:t>
      </w:r>
      <w:r>
        <w:rPr>
          <w:sz w:val="22"/>
        </w:rPr>
        <w:t xml:space="preserve">ó </w:t>
      </w:r>
      <w:r>
        <w:rPr>
          <w:sz w:val="22"/>
          <w:lang w:val="en-US"/>
        </w:rPr>
        <w:t>de</w:t>
      </w:r>
      <w:r>
        <w:rPr>
          <w:sz w:val="22"/>
        </w:rPr>
        <w:t xml:space="preserve"> </w:t>
      </w:r>
      <w:r>
        <w:rPr>
          <w:sz w:val="22"/>
          <w:lang w:val="en-US"/>
        </w:rPr>
        <w:t>Venezuela</w:t>
      </w:r>
      <w:r>
        <w:rPr>
          <w:sz w:val="22"/>
        </w:rPr>
        <w:t>,                                                                            пришло из Венесуэлы.</w:t>
      </w:r>
    </w:p>
    <w:p>
      <w:pPr>
        <w:pStyle w:val="Normal1"/>
        <w:spacing w:lineRule="auto" w:line="240"/>
        <w:ind w:firstLine="284" w:end="0"/>
        <w:rPr/>
      </w:pPr>
      <w:r>
        <w:rPr>
          <w:sz w:val="22"/>
        </w:rPr>
        <w:t>2. Придаточные в функции косвенных дополнений к существительным и при</w:t>
        <w:softHyphen/>
        <w:t>лагательным не следует путать с придаточными в роли прямых дополнений. Пос</w:t>
        <w:softHyphen/>
        <w:t xml:space="preserve">ледние относятся к глаголу в личной форме или неличным глагольным формам, а не к существительным или прилагательным. Поэтому </w:t>
      </w:r>
      <w:r>
        <w:rPr>
          <w:spacing w:val="20"/>
          <w:sz w:val="22"/>
        </w:rPr>
        <w:t>нельзя</w:t>
      </w:r>
      <w:r>
        <w:rPr>
          <w:sz w:val="22"/>
        </w:rPr>
        <w:t xml:space="preserve"> сказать: </w:t>
      </w:r>
      <w:r>
        <w:rPr>
          <w:sz w:val="22"/>
          <w:lang w:val="en-US"/>
        </w:rPr>
        <w:t>Nunca</w:t>
      </w:r>
      <w:r>
        <w:rPr>
          <w:sz w:val="22"/>
        </w:rPr>
        <w:t xml:space="preserve"> </w:t>
      </w:r>
      <w:r>
        <w:rPr>
          <w:sz w:val="22"/>
          <w:lang w:val="en-US"/>
        </w:rPr>
        <w:t>pens</w:t>
      </w:r>
      <w:r>
        <w:rPr>
          <w:sz w:val="22"/>
        </w:rPr>
        <w:t xml:space="preserve">é </w:t>
      </w:r>
      <w:r>
        <w:rPr>
          <w:b/>
          <w:bCs/>
          <w:sz w:val="22"/>
          <w:lang w:val="en-US"/>
        </w:rPr>
        <w:t>de</w:t>
      </w:r>
      <w:r>
        <w:rPr>
          <w:sz w:val="22"/>
        </w:rPr>
        <w:t xml:space="preserve"> (или </w:t>
      </w:r>
      <w:r>
        <w:rPr>
          <w:b/>
          <w:bCs/>
          <w:sz w:val="22"/>
          <w:lang w:val="en-US"/>
        </w:rPr>
        <w:t>en</w:t>
      </w:r>
      <w:r>
        <w:rPr>
          <w:sz w:val="22"/>
        </w:rPr>
        <w:t xml:space="preserve">) </w:t>
      </w:r>
      <w:r>
        <w:rPr>
          <w:sz w:val="22"/>
          <w:lang w:val="en-US"/>
        </w:rPr>
        <w:t>que</w:t>
      </w:r>
      <w:r>
        <w:rPr>
          <w:sz w:val="22"/>
        </w:rPr>
        <w:t xml:space="preserve"> </w:t>
      </w:r>
      <w:r>
        <w:rPr>
          <w:sz w:val="22"/>
          <w:lang w:val="en-US"/>
        </w:rPr>
        <w:t>pudiera</w:t>
      </w:r>
      <w:r>
        <w:rPr>
          <w:sz w:val="22"/>
        </w:rPr>
        <w:t xml:space="preserve"> </w:t>
      </w:r>
      <w:r>
        <w:rPr>
          <w:sz w:val="22"/>
          <w:lang w:val="en-US"/>
        </w:rPr>
        <w:t>ser</w:t>
      </w:r>
      <w:r>
        <w:rPr>
          <w:sz w:val="22"/>
        </w:rPr>
        <w:t xml:space="preserve"> </w:t>
      </w:r>
      <w:r>
        <w:rPr>
          <w:sz w:val="22"/>
          <w:lang w:val="en-US"/>
        </w:rPr>
        <w:t>tan</w:t>
      </w:r>
      <w:r>
        <w:rPr>
          <w:sz w:val="22"/>
        </w:rPr>
        <w:t xml:space="preserve"> </w:t>
      </w:r>
      <w:r>
        <w:rPr>
          <w:sz w:val="22"/>
          <w:lang w:val="en-US"/>
        </w:rPr>
        <w:t>dichoso</w:t>
      </w:r>
      <w:r>
        <w:rPr>
          <w:sz w:val="22"/>
        </w:rPr>
        <w:t xml:space="preserve">. В этом примере </w:t>
      </w:r>
      <w:r>
        <w:rPr>
          <w:spacing w:val="20"/>
          <w:sz w:val="22"/>
        </w:rPr>
        <w:t>не должны</w:t>
      </w:r>
      <w:r>
        <w:rPr>
          <w:sz w:val="22"/>
        </w:rPr>
        <w:t xml:space="preserve"> употребляться </w:t>
      </w:r>
      <w:r>
        <w:rPr>
          <w:b/>
          <w:bCs/>
          <w:sz w:val="22"/>
        </w:rPr>
        <w:t>de</w:t>
      </w:r>
      <w:r>
        <w:rPr>
          <w:sz w:val="22"/>
        </w:rPr>
        <w:t xml:space="preserve"> или </w:t>
      </w:r>
      <w:r>
        <w:rPr>
          <w:b/>
          <w:bCs/>
          <w:sz w:val="22"/>
          <w:lang w:val="en-US"/>
        </w:rPr>
        <w:t>en</w:t>
      </w:r>
      <w:r>
        <w:rPr>
          <w:sz w:val="22"/>
        </w:rPr>
        <w:t>, так как придаточное предложение выполняет функцию прямого дополнения. Поэтому нужно говорить:</w:t>
      </w:r>
    </w:p>
    <w:p>
      <w:pPr>
        <w:pStyle w:val="Normal1"/>
        <w:spacing w:lineRule="auto" w:line="240"/>
        <w:ind w:firstLine="284" w:end="0"/>
        <w:rPr/>
      </w:pPr>
      <w:r>
        <w:rPr>
          <w:sz w:val="22"/>
          <w:lang w:val="en-US"/>
        </w:rPr>
        <w:t xml:space="preserve">Nunca pensé </w:t>
      </w:r>
      <w:r>
        <w:rPr>
          <w:b/>
          <w:bCs/>
          <w:sz w:val="22"/>
          <w:lang w:val="en-US"/>
        </w:rPr>
        <w:t>que</w:t>
      </w:r>
      <w:r>
        <w:rPr>
          <w:sz w:val="22"/>
          <w:lang w:val="en-US"/>
        </w:rPr>
        <w:t xml:space="preserve"> pudiera ser tan dichoso.</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sz w:val="24"/>
        </w:rPr>
      </w:pPr>
      <w:r>
        <w:rPr>
          <w:b/>
          <w:sz w:val="24"/>
        </w:rPr>
        <w:t>Косвенная речь</w:t>
      </w:r>
    </w:p>
    <w:p>
      <w:pPr>
        <w:pStyle w:val="Normal1"/>
        <w:spacing w:lineRule="auto" w:line="240"/>
        <w:ind w:firstLine="284" w:end="0"/>
        <w:rPr>
          <w:b/>
          <w:sz w:val="24"/>
        </w:rPr>
      </w:pPr>
      <w:r>
        <w:rPr>
          <w:b/>
          <w:sz w:val="24"/>
        </w:rPr>
      </w:r>
    </w:p>
    <w:p>
      <w:pPr>
        <w:pStyle w:val="Normal1"/>
        <w:spacing w:lineRule="auto" w:line="240"/>
        <w:ind w:firstLine="284" w:end="0"/>
        <w:rPr/>
      </w:pPr>
      <w:r>
        <w:rPr>
          <w:sz w:val="24"/>
        </w:rPr>
        <w:t>Косвенная речь представляет собой воспроизведение прямой речи в форме придаточного предложения. В образующемся сложно</w:t>
        <w:softHyphen/>
        <w:t>подчиненном предложении главное предложение содержит автор</w:t>
        <w:softHyphen/>
        <w:t>скую речь, а содержание чужой речи передается придаточным допол</w:t>
        <w:softHyphen/>
        <w:t>нительным предложением. При переводе прямой речи в косвенную необходимо придерживаться определенных правил.</w:t>
      </w:r>
    </w:p>
    <w:p>
      <w:pPr>
        <w:pStyle w:val="Normal1"/>
        <w:spacing w:lineRule="auto" w:line="240"/>
        <w:ind w:firstLine="284" w:end="0"/>
        <w:rPr/>
      </w:pPr>
      <w:r>
        <w:rPr>
          <w:sz w:val="24"/>
        </w:rPr>
        <w:t xml:space="preserve">.  1. Косвенная речь вводится с помощью переходных глаголов, выражающих </w:t>
      </w:r>
      <w:r>
        <w:rPr>
          <w:spacing w:val="20"/>
          <w:sz w:val="24"/>
        </w:rPr>
        <w:t>высказывание</w:t>
      </w:r>
      <w:r>
        <w:rPr>
          <w:sz w:val="24"/>
        </w:rPr>
        <w:t xml:space="preserve"> (</w:t>
      </w:r>
      <w:r>
        <w:rPr>
          <w:sz w:val="24"/>
          <w:lang w:val="en-US"/>
        </w:rPr>
        <w:t>decir</w:t>
      </w:r>
      <w:r>
        <w:rPr>
          <w:sz w:val="24"/>
        </w:rPr>
        <w:t xml:space="preserve">, </w:t>
      </w:r>
      <w:r>
        <w:rPr>
          <w:sz w:val="24"/>
          <w:lang w:val="en-US"/>
        </w:rPr>
        <w:t>relatar</w:t>
      </w:r>
      <w:r>
        <w:rPr>
          <w:sz w:val="24"/>
        </w:rPr>
        <w:t xml:space="preserve">, </w:t>
      </w:r>
      <w:r>
        <w:rPr>
          <w:sz w:val="24"/>
          <w:lang w:val="en-US"/>
        </w:rPr>
        <w:t>agregar</w:t>
      </w:r>
      <w:r>
        <w:rPr>
          <w:sz w:val="24"/>
        </w:rPr>
        <w:t xml:space="preserve">, </w:t>
      </w:r>
      <w:r>
        <w:rPr>
          <w:sz w:val="24"/>
          <w:lang w:val="en-US"/>
        </w:rPr>
        <w:t>replicar</w:t>
      </w:r>
      <w:r>
        <w:rPr>
          <w:sz w:val="24"/>
        </w:rPr>
        <w:t xml:space="preserve">, </w:t>
      </w:r>
      <w:r>
        <w:rPr>
          <w:sz w:val="24"/>
          <w:lang w:val="en-US"/>
        </w:rPr>
        <w:t>lindicar</w:t>
      </w:r>
      <w:r>
        <w:rPr>
          <w:sz w:val="24"/>
        </w:rPr>
        <w:t xml:space="preserve">, </w:t>
      </w:r>
      <w:r>
        <w:rPr>
          <w:sz w:val="24"/>
          <w:lang w:val="en-US"/>
        </w:rPr>
        <w:t>manifestar</w:t>
      </w:r>
      <w:r>
        <w:rPr>
          <w:sz w:val="24"/>
        </w:rPr>
        <w:t xml:space="preserve">, </w:t>
      </w:r>
      <w:r>
        <w:rPr>
          <w:sz w:val="24"/>
          <w:lang w:val="en-US"/>
        </w:rPr>
        <w:t>comunicar</w:t>
      </w:r>
      <w:r>
        <w:rPr>
          <w:sz w:val="24"/>
        </w:rPr>
        <w:t xml:space="preserve">, </w:t>
      </w:r>
      <w:r>
        <w:rPr>
          <w:sz w:val="24"/>
          <w:lang w:val="en-US"/>
        </w:rPr>
        <w:t>explicar</w:t>
      </w:r>
      <w:r>
        <w:rPr>
          <w:sz w:val="24"/>
        </w:rPr>
        <w:t xml:space="preserve">, </w:t>
      </w:r>
      <w:r>
        <w:rPr>
          <w:sz w:val="24"/>
          <w:lang w:val="en-US"/>
        </w:rPr>
        <w:t>gritar</w:t>
      </w:r>
      <w:r>
        <w:rPr>
          <w:sz w:val="24"/>
        </w:rPr>
        <w:t xml:space="preserve">, </w:t>
      </w:r>
      <w:r>
        <w:rPr>
          <w:sz w:val="24"/>
          <w:lang w:val="en-US"/>
        </w:rPr>
        <w:t>exclamar</w:t>
      </w:r>
      <w:r>
        <w:rPr>
          <w:sz w:val="24"/>
        </w:rPr>
        <w:t xml:space="preserve">, </w:t>
      </w:r>
      <w:r>
        <w:rPr>
          <w:sz w:val="24"/>
          <w:lang w:val="en-US"/>
        </w:rPr>
        <w:t>preguntar</w:t>
      </w:r>
      <w:r>
        <w:rPr>
          <w:sz w:val="24"/>
        </w:rPr>
        <w:t xml:space="preserve">, </w:t>
      </w:r>
      <w:r>
        <w:rPr>
          <w:sz w:val="24"/>
          <w:lang w:val="en-US"/>
        </w:rPr>
        <w:t>interrogar</w:t>
      </w:r>
      <w:r>
        <w:rPr>
          <w:sz w:val="24"/>
        </w:rPr>
        <w:t xml:space="preserve">, </w:t>
      </w:r>
      <w:r>
        <w:rPr>
          <w:sz w:val="24"/>
          <w:lang w:val="en-US"/>
        </w:rPr>
        <w:t>contestar</w:t>
      </w:r>
      <w:r>
        <w:rPr>
          <w:sz w:val="24"/>
        </w:rPr>
        <w:t xml:space="preserve">, </w:t>
      </w:r>
      <w:r>
        <w:rPr>
          <w:sz w:val="24"/>
          <w:lang w:val="en-US"/>
        </w:rPr>
        <w:t>responder</w:t>
      </w:r>
      <w:r>
        <w:rPr>
          <w:sz w:val="24"/>
        </w:rPr>
        <w:t xml:space="preserve"> и т.п.), </w:t>
      </w:r>
      <w:r>
        <w:rPr>
          <w:spacing w:val="20"/>
          <w:sz w:val="24"/>
        </w:rPr>
        <w:t>повеление</w:t>
      </w:r>
      <w:r>
        <w:rPr>
          <w:sz w:val="24"/>
        </w:rPr>
        <w:t xml:space="preserve"> или </w:t>
      </w:r>
      <w:r>
        <w:rPr>
          <w:spacing w:val="20"/>
          <w:sz w:val="24"/>
        </w:rPr>
        <w:t>просьбу</w:t>
      </w:r>
      <w:r>
        <w:rPr>
          <w:sz w:val="24"/>
        </w:rPr>
        <w:t xml:space="preserve"> (</w:t>
      </w:r>
      <w:r>
        <w:rPr>
          <w:sz w:val="24"/>
          <w:lang w:val="en-US"/>
        </w:rPr>
        <w:t>mandar</w:t>
      </w:r>
      <w:r>
        <w:rPr>
          <w:sz w:val="24"/>
        </w:rPr>
        <w:t xml:space="preserve">, </w:t>
      </w:r>
      <w:r>
        <w:rPr>
          <w:sz w:val="24"/>
          <w:lang w:val="en-US"/>
        </w:rPr>
        <w:t>ordenar</w:t>
      </w:r>
      <w:r>
        <w:rPr>
          <w:sz w:val="24"/>
        </w:rPr>
        <w:t xml:space="preserve">, </w:t>
      </w:r>
      <w:r>
        <w:rPr>
          <w:sz w:val="24"/>
          <w:lang w:val="en-US"/>
        </w:rPr>
        <w:t>pedir</w:t>
      </w:r>
      <w:r>
        <w:rPr>
          <w:sz w:val="24"/>
        </w:rPr>
        <w:t xml:space="preserve">, </w:t>
      </w:r>
      <w:r>
        <w:rPr>
          <w:sz w:val="24"/>
          <w:lang w:val="en-US"/>
        </w:rPr>
        <w:t>rogar</w:t>
      </w:r>
      <w:r>
        <w:rPr>
          <w:sz w:val="24"/>
        </w:rPr>
        <w:t xml:space="preserve"> и т.п.), </w:t>
      </w:r>
      <w:r>
        <w:rPr>
          <w:spacing w:val="20"/>
          <w:sz w:val="24"/>
        </w:rPr>
        <w:t>мнение</w:t>
      </w:r>
      <w:r>
        <w:rPr>
          <w:sz w:val="24"/>
        </w:rPr>
        <w:t xml:space="preserve">, </w:t>
      </w:r>
      <w:r>
        <w:rPr>
          <w:spacing w:val="20"/>
          <w:sz w:val="24"/>
        </w:rPr>
        <w:t>суждение</w:t>
      </w:r>
      <w:r>
        <w:rPr>
          <w:sz w:val="24"/>
        </w:rPr>
        <w:t xml:space="preserve"> и т.д. (</w:t>
      </w:r>
      <w:r>
        <w:rPr>
          <w:sz w:val="24"/>
          <w:lang w:val="en-US"/>
        </w:rPr>
        <w:t>pensar</w:t>
      </w:r>
      <w:r>
        <w:rPr>
          <w:sz w:val="24"/>
        </w:rPr>
        <w:t xml:space="preserve">, </w:t>
      </w:r>
      <w:r>
        <w:rPr>
          <w:sz w:val="24"/>
          <w:lang w:val="en-US"/>
        </w:rPr>
        <w:t>saber</w:t>
      </w:r>
      <w:r>
        <w:rPr>
          <w:sz w:val="24"/>
        </w:rPr>
        <w:t xml:space="preserve">, </w:t>
      </w:r>
      <w:r>
        <w:rPr>
          <w:sz w:val="24"/>
          <w:lang w:val="en-US"/>
        </w:rPr>
        <w:t>comprender</w:t>
      </w:r>
      <w:r>
        <w:rPr>
          <w:sz w:val="24"/>
        </w:rPr>
        <w:t xml:space="preserve">, </w:t>
      </w:r>
      <w:r>
        <w:rPr>
          <w:sz w:val="24"/>
          <w:lang w:val="en-US"/>
        </w:rPr>
        <w:t>creer</w:t>
      </w:r>
      <w:r>
        <w:rPr>
          <w:sz w:val="24"/>
        </w:rPr>
        <w:t xml:space="preserve">, </w:t>
      </w:r>
      <w:r>
        <w:rPr>
          <w:sz w:val="24"/>
          <w:lang w:val="en-US"/>
        </w:rPr>
        <w:t>discurrir</w:t>
      </w:r>
      <w:r>
        <w:rPr>
          <w:sz w:val="24"/>
        </w:rPr>
        <w:t xml:space="preserve">, </w:t>
      </w:r>
      <w:r>
        <w:rPr>
          <w:sz w:val="24"/>
          <w:lang w:val="en-US"/>
        </w:rPr>
        <w:t>adivinar</w:t>
      </w:r>
      <w:r>
        <w:rPr>
          <w:sz w:val="24"/>
        </w:rPr>
        <w:t xml:space="preserve"> и т.п.).</w:t>
      </w:r>
    </w:p>
    <w:p>
      <w:pPr>
        <w:pStyle w:val="Normal1"/>
        <w:spacing w:lineRule="auto" w:line="240"/>
        <w:ind w:firstLine="284" w:end="0"/>
        <w:rPr/>
      </w:pPr>
      <w:r>
        <w:rPr>
          <w:sz w:val="24"/>
        </w:rPr>
        <w:t xml:space="preserve"> </w:t>
      </w:r>
      <w:r>
        <w:rPr>
          <w:sz w:val="24"/>
        </w:rPr>
        <w:t>2. Уже говорилось, что прямая речь, переходя в косвенную, Превращается в придаточное дополнительное предложение. В за</w:t>
        <w:softHyphen/>
        <w:t>висимости от типа предложения в прямой речи (повествовательное, вопросительное, побудительное или восклицательное) пере</w:t>
        <w:softHyphen/>
        <w:t xml:space="preserve">вод в косвенную речь будет осуществляться с помощью союзов </w:t>
      </w:r>
      <w:r>
        <w:rPr>
          <w:b/>
          <w:sz w:val="24"/>
          <w:lang w:val="en-US"/>
        </w:rPr>
        <w:t>qu</w:t>
      </w:r>
      <w:r>
        <w:rPr>
          <w:b/>
          <w:sz w:val="24"/>
        </w:rPr>
        <w:t>е</w:t>
      </w:r>
      <w:r>
        <w:rPr>
          <w:sz w:val="24"/>
        </w:rPr>
        <w:t xml:space="preserve"> (что, чтобы), </w:t>
      </w:r>
      <w:r>
        <w:rPr>
          <w:b/>
          <w:sz w:val="24"/>
          <w:lang w:val="en-US"/>
        </w:rPr>
        <w:t>si</w:t>
      </w:r>
      <w:r>
        <w:rPr>
          <w:sz w:val="24"/>
        </w:rPr>
        <w:t xml:space="preserve"> (ли) или местоимений и наречий, выполняющих функции союзов (подробнее об этом см. ниже):</w:t>
      </w:r>
    </w:p>
    <w:p>
      <w:pPr>
        <w:pStyle w:val="Normal1"/>
        <w:spacing w:lineRule="auto" w:line="240"/>
        <w:ind w:firstLine="284" w:end="0"/>
        <w:rPr>
          <w:spacing w:val="30"/>
          <w:sz w:val="24"/>
        </w:rPr>
      </w:pPr>
      <w:r>
        <w:rPr>
          <w:spacing w:val="30"/>
          <w:sz w:val="24"/>
        </w:rPr>
      </w:r>
    </w:p>
    <w:tbl>
      <w:tblPr>
        <w:tblW w:w="9486" w:type="dxa"/>
        <w:jc w:val="start"/>
        <w:tblInd w:w="261" w:type="dxa"/>
        <w:tblLayout w:type="fixed"/>
        <w:tblCellMar>
          <w:top w:w="0" w:type="dxa"/>
          <w:start w:w="108" w:type="dxa"/>
          <w:bottom w:w="0" w:type="dxa"/>
          <w:end w:w="108" w:type="dxa"/>
        </w:tblCellMar>
      </w:tblPr>
      <w:tblGrid>
        <w:gridCol w:w="4809"/>
        <w:gridCol w:w="4677"/>
      </w:tblGrid>
      <w:tr>
        <w:trPr>
          <w:trHeight w:val="1520" w:hRule="atLeast"/>
        </w:trPr>
        <w:tc>
          <w:tcPr>
            <w:tcW w:w="4809" w:type="dxa"/>
            <w:tcBorders/>
          </w:tcPr>
          <w:p>
            <w:pPr>
              <w:pStyle w:val="Normal1"/>
              <w:spacing w:lineRule="auto" w:line="240"/>
              <w:ind w:firstLine="284" w:end="0"/>
              <w:rPr>
                <w:spacing w:val="30"/>
                <w:sz w:val="24"/>
              </w:rPr>
            </w:pPr>
            <w:r>
              <w:rPr>
                <w:spacing w:val="30"/>
                <w:sz w:val="24"/>
              </w:rPr>
              <w:t>Прямая речь</w:t>
            </w:r>
          </w:p>
          <w:p>
            <w:pPr>
              <w:pStyle w:val="Normal1"/>
              <w:spacing w:lineRule="auto" w:line="240"/>
              <w:ind w:firstLine="284" w:end="0"/>
              <w:rPr/>
            </w:pPr>
            <w:r>
              <w:rPr>
                <w:sz w:val="24"/>
                <w:lang w:val="en-US"/>
              </w:rPr>
              <w:t>Magda</w:t>
            </w:r>
            <w:r>
              <w:rPr>
                <w:sz w:val="24"/>
              </w:rPr>
              <w:t xml:space="preserve"> </w:t>
            </w:r>
            <w:r>
              <w:rPr>
                <w:sz w:val="24"/>
                <w:lang w:val="en-US"/>
              </w:rPr>
              <w:t>espera</w:t>
            </w:r>
            <w:r>
              <w:rPr>
                <w:sz w:val="24"/>
              </w:rPr>
              <w:t xml:space="preserve"> </w:t>
            </w:r>
            <w:r>
              <w:rPr>
                <w:sz w:val="24"/>
                <w:lang w:val="en-US"/>
              </w:rPr>
              <w:t>un</w:t>
            </w:r>
            <w:r>
              <w:rPr>
                <w:sz w:val="24"/>
              </w:rPr>
              <w:t xml:space="preserve"> росо у </w:t>
            </w:r>
            <w:r>
              <w:rPr>
                <w:sz w:val="24"/>
                <w:lang w:val="en-US"/>
              </w:rPr>
              <w:t>dice</w:t>
            </w:r>
            <w:r>
              <w:rPr>
                <w:sz w:val="24"/>
              </w:rPr>
              <w:t>:</w:t>
            </w:r>
          </w:p>
          <w:p>
            <w:pPr>
              <w:pStyle w:val="Normal1"/>
              <w:spacing w:lineRule="auto" w:line="240"/>
              <w:ind w:firstLine="284" w:end="0"/>
              <w:rPr>
                <w:sz w:val="24"/>
                <w:lang w:val="en-US"/>
              </w:rPr>
            </w:pPr>
            <w:r>
              <w:rPr>
                <w:sz w:val="24"/>
                <w:lang w:val="en-US"/>
              </w:rPr>
              <w:t xml:space="preserve">—  </w:t>
            </w:r>
            <w:r>
              <w:rPr>
                <w:sz w:val="24"/>
                <w:lang w:val="en-US"/>
              </w:rPr>
              <w:t>Enrique queria llegar pronto.</w:t>
            </w:r>
          </w:p>
          <w:p>
            <w:pPr>
              <w:pStyle w:val="Normal1"/>
              <w:spacing w:lineRule="auto" w:line="240"/>
              <w:ind w:firstLine="284" w:end="0"/>
              <w:rPr>
                <w:sz w:val="24"/>
                <w:lang w:val="en-US"/>
              </w:rPr>
            </w:pPr>
            <w:r>
              <w:rPr>
                <w:sz w:val="24"/>
                <w:lang w:val="en-US"/>
              </w:rPr>
              <w:t>La enfermera explica:</w:t>
            </w:r>
          </w:p>
          <w:p>
            <w:pPr>
              <w:pStyle w:val="Normal1"/>
              <w:tabs>
                <w:tab w:val="clear" w:pos="720"/>
                <w:tab w:val="left" w:pos="3708" w:leader="none"/>
              </w:tabs>
              <w:ind w:firstLine="284" w:end="0"/>
              <w:rPr>
                <w:spacing w:val="30"/>
                <w:sz w:val="24"/>
                <w:lang w:val="en-US"/>
              </w:rPr>
            </w:pPr>
            <w:r>
              <w:rPr>
                <w:sz w:val="24"/>
                <w:lang w:val="en-US"/>
              </w:rPr>
              <w:t xml:space="preserve">— </w:t>
            </w:r>
            <w:r>
              <w:rPr>
                <w:sz w:val="24"/>
                <w:lang w:val="en-US"/>
              </w:rPr>
              <w:t>El médico está ocupado.</w:t>
            </w:r>
          </w:p>
        </w:tc>
        <w:tc>
          <w:tcPr>
            <w:tcW w:w="4677" w:type="dxa"/>
            <w:tcBorders/>
          </w:tcPr>
          <w:p>
            <w:pPr>
              <w:pStyle w:val="Normal1"/>
              <w:spacing w:lineRule="auto" w:line="240"/>
              <w:ind w:start="652" w:end="0"/>
              <w:rPr/>
            </w:pPr>
            <w:r>
              <w:rPr>
                <w:spacing w:val="30"/>
                <w:sz w:val="24"/>
              </w:rPr>
              <w:t>Косвенная</w:t>
            </w:r>
            <w:r>
              <w:rPr>
                <w:spacing w:val="30"/>
                <w:sz w:val="24"/>
                <w:lang w:val="en-US"/>
              </w:rPr>
              <w:t xml:space="preserve"> </w:t>
            </w:r>
            <w:r>
              <w:rPr>
                <w:spacing w:val="30"/>
                <w:sz w:val="24"/>
              </w:rPr>
              <w:t>речь</w:t>
            </w:r>
            <w:r>
              <w:rPr>
                <w:spacing w:val="30"/>
                <w:sz w:val="24"/>
                <w:lang w:val="en-US"/>
              </w:rPr>
              <w:t xml:space="preserve"> </w:t>
            </w:r>
          </w:p>
          <w:p>
            <w:pPr>
              <w:pStyle w:val="Normal1"/>
              <w:spacing w:lineRule="auto" w:line="240"/>
              <w:rPr/>
            </w:pPr>
            <w:r>
              <w:rPr>
                <w:sz w:val="24"/>
                <w:lang w:val="en-US"/>
              </w:rPr>
              <w:t xml:space="preserve">Magda espera un poco </w:t>
            </w:r>
            <w:r>
              <w:rPr>
                <w:sz w:val="24"/>
              </w:rPr>
              <w:t>у</w:t>
            </w:r>
            <w:r>
              <w:rPr>
                <w:sz w:val="24"/>
                <w:lang w:val="en-US"/>
              </w:rPr>
              <w:t xml:space="preserve"> dice </w:t>
            </w:r>
            <w:r>
              <w:rPr>
                <w:i/>
                <w:iCs/>
                <w:sz w:val="24"/>
                <w:lang w:val="en-US"/>
              </w:rPr>
              <w:t>que</w:t>
            </w:r>
          </w:p>
          <w:p>
            <w:pPr>
              <w:pStyle w:val="Normal1"/>
              <w:spacing w:lineRule="auto" w:line="240"/>
              <w:ind w:firstLine="317" w:end="0"/>
              <w:rPr>
                <w:i/>
                <w:i/>
                <w:iCs/>
                <w:sz w:val="24"/>
                <w:lang w:val="en-US"/>
              </w:rPr>
            </w:pPr>
            <w:r>
              <w:rPr>
                <w:i/>
                <w:iCs/>
                <w:sz w:val="24"/>
                <w:lang w:val="en-US"/>
              </w:rPr>
              <w:t xml:space="preserve">Enrique queria llegar pronto. </w:t>
            </w:r>
          </w:p>
          <w:p>
            <w:pPr>
              <w:pStyle w:val="Normal1"/>
              <w:spacing w:lineRule="auto" w:line="240"/>
              <w:rPr/>
            </w:pPr>
            <w:r>
              <w:rPr>
                <w:sz w:val="24"/>
                <w:lang w:val="en-US"/>
              </w:rPr>
              <w:t xml:space="preserve">La enfermera explica que el </w:t>
            </w:r>
            <w:r>
              <w:rPr>
                <w:i/>
                <w:iCs/>
                <w:sz w:val="24"/>
                <w:lang w:val="en-US"/>
              </w:rPr>
              <w:t>médico</w:t>
            </w:r>
          </w:p>
          <w:p>
            <w:pPr>
              <w:pStyle w:val="Normal1"/>
              <w:ind w:firstLine="317" w:end="0"/>
              <w:rPr>
                <w:spacing w:val="30"/>
                <w:sz w:val="24"/>
              </w:rPr>
            </w:pPr>
            <w:r>
              <w:rPr>
                <w:i/>
                <w:iCs/>
                <w:sz w:val="24"/>
                <w:lang w:val="en-US"/>
              </w:rPr>
              <w:t>est</w:t>
            </w:r>
            <w:r>
              <w:rPr>
                <w:i/>
                <w:iCs/>
                <w:sz w:val="24"/>
              </w:rPr>
              <w:t xml:space="preserve">á </w:t>
            </w:r>
            <w:r>
              <w:rPr>
                <w:i/>
                <w:iCs/>
                <w:sz w:val="24"/>
                <w:lang w:val="en-US"/>
              </w:rPr>
              <w:t>ocupado</w:t>
            </w:r>
            <w:r>
              <w:rPr>
                <w:i/>
                <w:iCs/>
                <w:sz w:val="24"/>
              </w:rPr>
              <w:t>.</w:t>
            </w:r>
          </w:p>
        </w:tc>
      </w:tr>
    </w:tbl>
    <w:p>
      <w:pPr>
        <w:pStyle w:val="Normal1"/>
        <w:spacing w:lineRule="auto" w:line="240"/>
        <w:ind w:firstLine="284" w:end="0"/>
        <w:rPr>
          <w:sz w:val="24"/>
        </w:rPr>
      </w:pPr>
      <w:r>
        <w:rPr>
          <w:sz w:val="24"/>
        </w:rPr>
      </w:r>
    </w:p>
    <w:p>
      <w:pPr>
        <w:pStyle w:val="Normal1"/>
        <w:spacing w:lineRule="auto" w:line="240"/>
        <w:ind w:firstLine="284" w:end="0"/>
        <w:rPr>
          <w:sz w:val="24"/>
        </w:rPr>
      </w:pPr>
      <w:r>
        <w:rPr>
          <w:sz w:val="24"/>
        </w:rPr>
        <w:t>3. В косвенной речи может меняться лицо говорящего, что влечет за собой изменение личных и притяжательных местоимений, а также соответствующих личных форм глаголов. В этой связи мож</w:t>
        <w:softHyphen/>
        <w:t>но указать лишь на следующие наиболее характерные случаи:</w:t>
      </w:r>
    </w:p>
    <w:p>
      <w:pPr>
        <w:pStyle w:val="Normal1"/>
        <w:spacing w:lineRule="auto" w:line="240"/>
        <w:ind w:firstLine="284" w:end="0"/>
        <w:rPr>
          <w:sz w:val="24"/>
        </w:rPr>
      </w:pPr>
      <w:r>
        <w:rPr>
          <w:sz w:val="24"/>
        </w:rPr>
        <w:t>а) если при переходе прямой речи в косвенную лицо, которое го</w:t>
        <w:softHyphen/>
        <w:t>ворит, не меняется, и оно сообщает какие-либо факты о себе самом, то в придаточном предложении личные и притяжательные место</w:t>
        <w:softHyphen/>
        <w:t>имения, а также глагол, согласуются в лице и числе с подлежащим главного предложения. (Если речь шла от 1-го лица единственного или множественного числа, то названные местоимения и лицо гла</w:t>
        <w:softHyphen/>
        <w:t>гола не изменяются):</w:t>
      </w:r>
    </w:p>
    <w:p>
      <w:pPr>
        <w:pStyle w:val="Normal1"/>
        <w:spacing w:lineRule="auto" w:line="240"/>
        <w:ind w:firstLine="284" w:end="0"/>
        <w:jc w:val="center"/>
        <w:rPr>
          <w:spacing w:val="34"/>
          <w:sz w:val="24"/>
          <w:lang w:val="en-US"/>
        </w:rPr>
      </w:pPr>
      <w:r>
        <w:rPr>
          <w:spacing w:val="34"/>
          <w:sz w:val="24"/>
        </w:rPr>
        <w:t>Прямая</w:t>
      </w:r>
      <w:r>
        <w:rPr>
          <w:spacing w:val="34"/>
          <w:sz w:val="24"/>
          <w:lang w:val="en-US"/>
        </w:rPr>
        <w:t xml:space="preserve"> </w:t>
      </w:r>
      <w:r>
        <w:rPr>
          <w:spacing w:val="34"/>
          <w:sz w:val="24"/>
        </w:rPr>
        <w:t>речь</w:t>
      </w:r>
    </w:p>
    <w:p>
      <w:pPr>
        <w:pStyle w:val="Normal1"/>
        <w:spacing w:lineRule="auto" w:line="240"/>
        <w:ind w:firstLine="284" w:end="0"/>
        <w:rPr>
          <w:sz w:val="24"/>
          <w:lang w:val="en-US"/>
        </w:rPr>
      </w:pPr>
      <w:r>
        <w:rPr>
          <w:sz w:val="24"/>
          <w:lang w:val="en-US"/>
        </w:rPr>
        <w:t xml:space="preserve">Yo digo: — Mañana escribiré la carta a mi madre. </w:t>
      </w:r>
    </w:p>
    <w:p>
      <w:pPr>
        <w:pStyle w:val="Normal1"/>
        <w:spacing w:lineRule="auto" w:line="240"/>
        <w:ind w:firstLine="284" w:end="0"/>
        <w:rPr>
          <w:sz w:val="24"/>
          <w:lang w:val="en-US"/>
        </w:rPr>
      </w:pPr>
      <w:r>
        <w:rPr>
          <w:sz w:val="24"/>
          <w:lang w:val="en-US"/>
        </w:rPr>
        <w:t>Tú dices: —  »      »       »        »</w:t>
      </w:r>
    </w:p>
    <w:p>
      <w:pPr>
        <w:pStyle w:val="Normal1"/>
        <w:spacing w:lineRule="auto" w:line="240"/>
        <w:ind w:firstLine="284" w:end="0"/>
        <w:rPr/>
      </w:pPr>
      <w:r>
        <w:rPr>
          <w:sz w:val="24"/>
          <w:lang w:val="en-US"/>
        </w:rPr>
        <w:t xml:space="preserve">El dice:—    »      ».       »        » </w:t>
      </w:r>
    </w:p>
    <w:p>
      <w:pPr>
        <w:pStyle w:val="Normal1"/>
        <w:spacing w:lineRule="auto" w:line="240"/>
        <w:ind w:firstLine="284" w:end="0"/>
        <w:rPr>
          <w:sz w:val="24"/>
          <w:lang w:val="en-US"/>
        </w:rPr>
      </w:pPr>
      <w:r>
        <w:rPr>
          <w:sz w:val="24"/>
          <w:lang w:val="en-US"/>
        </w:rPr>
        <w:t>Nosotros decimos: — Mañana escribiremos la carta a nuestra madre.</w:t>
      </w:r>
    </w:p>
    <w:p>
      <w:pPr>
        <w:pStyle w:val="Normal1"/>
        <w:spacing w:lineRule="auto" w:line="240"/>
        <w:ind w:firstLine="284" w:end="0"/>
        <w:rPr>
          <w:sz w:val="24"/>
          <w:lang w:val="en-US"/>
        </w:rPr>
      </w:pPr>
      <w:r>
        <w:rPr>
          <w:sz w:val="24"/>
          <w:lang w:val="en-US"/>
        </w:rPr>
        <w:t xml:space="preserve">Vosotros decís:—       »         »        »       »      » </w:t>
      </w:r>
    </w:p>
    <w:p>
      <w:pPr>
        <w:pStyle w:val="Normal1"/>
        <w:spacing w:lineRule="auto" w:line="240"/>
        <w:ind w:firstLine="284" w:end="0"/>
        <w:rPr>
          <w:sz w:val="24"/>
          <w:lang w:val="en-US"/>
        </w:rPr>
      </w:pPr>
      <w:r>
        <w:rPr>
          <w:sz w:val="24"/>
          <w:lang w:val="en-US"/>
        </w:rPr>
        <w:t>Ellos dicen:—          »         »        »       »      »</w:t>
      </w:r>
    </w:p>
    <w:p>
      <w:pPr>
        <w:pStyle w:val="Normal1"/>
        <w:spacing w:lineRule="auto" w:line="240"/>
        <w:ind w:firstLine="284" w:end="0"/>
        <w:jc w:val="center"/>
        <w:rPr>
          <w:spacing w:val="32"/>
          <w:sz w:val="24"/>
          <w:lang w:val="en-US"/>
        </w:rPr>
      </w:pPr>
      <w:r>
        <w:rPr>
          <w:spacing w:val="32"/>
          <w:sz w:val="24"/>
        </w:rPr>
        <w:t>Косвенная</w:t>
      </w:r>
      <w:r>
        <w:rPr>
          <w:spacing w:val="32"/>
          <w:sz w:val="24"/>
          <w:lang w:val="en-US"/>
        </w:rPr>
        <w:t xml:space="preserve"> </w:t>
      </w:r>
      <w:r>
        <w:rPr>
          <w:spacing w:val="32"/>
          <w:sz w:val="24"/>
        </w:rPr>
        <w:t>речь</w:t>
      </w:r>
    </w:p>
    <w:p>
      <w:pPr>
        <w:pStyle w:val="Normal1"/>
        <w:spacing w:lineRule="auto" w:line="240"/>
        <w:ind w:firstLine="284" w:end="0"/>
        <w:rPr>
          <w:spacing w:val="32"/>
          <w:sz w:val="24"/>
          <w:lang w:val="en-US"/>
        </w:rPr>
      </w:pPr>
      <w:r>
        <w:rPr>
          <w:spacing w:val="32"/>
          <w:sz w:val="24"/>
          <w:lang w:val="en-US"/>
        </w:rPr>
      </w:r>
    </w:p>
    <w:p>
      <w:pPr>
        <w:pStyle w:val="Normal1"/>
        <w:spacing w:lineRule="auto" w:line="240"/>
        <w:ind w:firstLine="284" w:end="0"/>
        <w:rPr/>
      </w:pPr>
      <w:r>
        <w:rPr>
          <w:sz w:val="24"/>
          <w:lang w:val="en-US"/>
        </w:rPr>
        <w:t xml:space="preserve">Yo digo que mañana </w:t>
      </w:r>
      <w:r>
        <w:rPr>
          <w:i/>
          <w:iCs/>
          <w:sz w:val="24"/>
          <w:lang w:val="en-US"/>
        </w:rPr>
        <w:t>escribiré</w:t>
      </w:r>
      <w:r>
        <w:rPr>
          <w:sz w:val="24"/>
          <w:lang w:val="en-US"/>
        </w:rPr>
        <w:t xml:space="preserve"> la carta a mi madre. </w:t>
      </w:r>
    </w:p>
    <w:p>
      <w:pPr>
        <w:pStyle w:val="Normal1"/>
        <w:spacing w:lineRule="auto" w:line="240"/>
        <w:ind w:firstLine="284" w:end="0"/>
        <w:rPr/>
      </w:pPr>
      <w:r>
        <w:rPr>
          <w:sz w:val="24"/>
        </w:rPr>
        <w:t>Т</w:t>
      </w:r>
      <w:r>
        <w:rPr>
          <w:sz w:val="24"/>
          <w:lang w:val="en-US"/>
        </w:rPr>
        <w:t xml:space="preserve">ú dices que mañana </w:t>
      </w:r>
      <w:r>
        <w:rPr>
          <w:i/>
          <w:iCs/>
          <w:sz w:val="24"/>
          <w:lang w:val="en-US"/>
        </w:rPr>
        <w:t>escribirás</w:t>
      </w:r>
      <w:r>
        <w:rPr>
          <w:sz w:val="24"/>
          <w:lang w:val="en-US"/>
        </w:rPr>
        <w:t xml:space="preserve"> la carta a tu madre. </w:t>
      </w:r>
    </w:p>
    <w:p>
      <w:pPr>
        <w:pStyle w:val="Normal1"/>
        <w:spacing w:lineRule="auto" w:line="240"/>
        <w:ind w:firstLine="284" w:end="0"/>
        <w:rPr/>
      </w:pPr>
      <w:r>
        <w:rPr>
          <w:sz w:val="24"/>
          <w:lang w:val="en-US"/>
        </w:rPr>
        <w:t xml:space="preserve">El dice que mañana </w:t>
      </w:r>
      <w:r>
        <w:rPr>
          <w:i/>
          <w:iCs/>
          <w:sz w:val="24"/>
          <w:lang w:val="en-US"/>
        </w:rPr>
        <w:t>escribirá</w:t>
      </w:r>
      <w:r>
        <w:rPr>
          <w:sz w:val="24"/>
          <w:lang w:val="en-US"/>
        </w:rPr>
        <w:t xml:space="preserve"> la carta a su madre. </w:t>
      </w:r>
    </w:p>
    <w:p>
      <w:pPr>
        <w:pStyle w:val="Normal1"/>
        <w:spacing w:lineRule="auto" w:line="240"/>
        <w:ind w:firstLine="284" w:end="0"/>
        <w:rPr/>
      </w:pPr>
      <w:r>
        <w:rPr>
          <w:sz w:val="24"/>
          <w:lang w:val="en-US"/>
        </w:rPr>
        <w:t xml:space="preserve">Nosotros decimos que mañana </w:t>
      </w:r>
      <w:r>
        <w:rPr>
          <w:i/>
          <w:iCs/>
          <w:sz w:val="24"/>
          <w:lang w:val="en-US"/>
        </w:rPr>
        <w:t>escribiremos</w:t>
      </w:r>
      <w:r>
        <w:rPr>
          <w:sz w:val="24"/>
          <w:lang w:val="en-US"/>
        </w:rPr>
        <w:t xml:space="preserve"> la carta a nuestra madre. </w:t>
      </w:r>
    </w:p>
    <w:p>
      <w:pPr>
        <w:pStyle w:val="Normal1"/>
        <w:spacing w:lineRule="auto" w:line="240"/>
        <w:ind w:firstLine="284" w:end="0"/>
        <w:rPr/>
      </w:pPr>
      <w:r>
        <w:rPr>
          <w:sz w:val="24"/>
          <w:lang w:val="en-US"/>
        </w:rPr>
        <w:t xml:space="preserve">Vosotros decís que mañana </w:t>
      </w:r>
      <w:r>
        <w:rPr>
          <w:i/>
          <w:iCs/>
          <w:sz w:val="24"/>
          <w:lang w:val="en-US"/>
        </w:rPr>
        <w:t>escribiréis</w:t>
      </w:r>
      <w:r>
        <w:rPr>
          <w:sz w:val="24"/>
          <w:lang w:val="en-US"/>
        </w:rPr>
        <w:t xml:space="preserve"> la carta a vuestra madre. </w:t>
      </w:r>
    </w:p>
    <w:p>
      <w:pPr>
        <w:pStyle w:val="Normal1"/>
        <w:spacing w:lineRule="auto" w:line="240"/>
        <w:ind w:firstLine="284" w:end="0"/>
        <w:rPr/>
      </w:pPr>
      <w:r>
        <w:rPr>
          <w:sz w:val="24"/>
          <w:lang w:val="en-US"/>
        </w:rPr>
        <w:t xml:space="preserve">Ellos dicen que mañana </w:t>
      </w:r>
      <w:r>
        <w:rPr>
          <w:i/>
          <w:iCs/>
          <w:sz w:val="24"/>
          <w:lang w:val="en-US"/>
        </w:rPr>
        <w:t>escribirán</w:t>
      </w:r>
      <w:r>
        <w:rPr>
          <w:sz w:val="24"/>
          <w:lang w:val="en-US"/>
        </w:rPr>
        <w:t xml:space="preserve"> la carta a su madre. </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б) если при переходе прямой речи в косвенную лицо, которое го</w:t>
        <w:softHyphen/>
        <w:t>ворит, не меняется, но оно сообщает факты не о себе, а о ком-либо другом, то в придаточном предложении лица местоимений и глаго</w:t>
        <w:softHyphen/>
        <w:t>лов остаются прежними:</w:t>
      </w:r>
    </w:p>
    <w:p>
      <w:pPr>
        <w:pStyle w:val="Normal1"/>
        <w:spacing w:lineRule="auto" w:line="240"/>
        <w:ind w:firstLine="284" w:end="0"/>
        <w:jc w:val="center"/>
        <w:rPr>
          <w:spacing w:val="32"/>
          <w:sz w:val="24"/>
        </w:rPr>
      </w:pPr>
      <w:r>
        <w:rPr>
          <w:spacing w:val="32"/>
          <w:sz w:val="24"/>
        </w:rPr>
        <w:t>Прямая речь</w:t>
      </w:r>
    </w:p>
    <w:p>
      <w:pPr>
        <w:pStyle w:val="Normal1"/>
        <w:spacing w:lineRule="auto" w:line="240"/>
        <w:ind w:firstLine="284" w:end="0"/>
        <w:rPr>
          <w:spacing w:val="32"/>
          <w:sz w:val="24"/>
        </w:rPr>
      </w:pPr>
      <w:r>
        <w:rPr>
          <w:spacing w:val="32"/>
          <w:sz w:val="24"/>
        </w:rPr>
      </w:r>
    </w:p>
    <w:p>
      <w:pPr>
        <w:pStyle w:val="Normal1"/>
        <w:spacing w:lineRule="auto" w:line="240"/>
        <w:ind w:firstLine="284" w:end="0"/>
        <w:rPr/>
      </w:pPr>
      <w:r>
        <w:rPr>
          <w:sz w:val="24"/>
          <w:lang w:val="en-US"/>
        </w:rPr>
        <w:t>Yo</w:t>
      </w:r>
      <w:r>
        <w:rPr>
          <w:sz w:val="24"/>
        </w:rPr>
        <w:t xml:space="preserve"> </w:t>
      </w:r>
      <w:r>
        <w:rPr>
          <w:sz w:val="24"/>
          <w:lang w:val="en-US"/>
        </w:rPr>
        <w:t>digo</w:t>
      </w:r>
      <w:r>
        <w:rPr>
          <w:sz w:val="24"/>
        </w:rPr>
        <w:t xml:space="preserve">: — </w:t>
      </w:r>
      <w:r>
        <w:rPr>
          <w:sz w:val="24"/>
          <w:lang w:val="en-US"/>
        </w:rPr>
        <w:t>Ma</w:t>
      </w:r>
      <w:r>
        <w:rPr>
          <w:sz w:val="24"/>
        </w:rPr>
        <w:t>ñ</w:t>
      </w:r>
      <w:r>
        <w:rPr>
          <w:sz w:val="24"/>
          <w:lang w:val="en-US"/>
        </w:rPr>
        <w:t>ana</w:t>
      </w:r>
      <w:r>
        <w:rPr>
          <w:sz w:val="24"/>
        </w:rPr>
        <w:t xml:space="preserve"> </w:t>
      </w:r>
      <w:r>
        <w:rPr>
          <w:sz w:val="24"/>
          <w:lang w:val="en-US"/>
        </w:rPr>
        <w:t>t</w:t>
      </w:r>
      <w:r>
        <w:rPr>
          <w:sz w:val="24"/>
        </w:rPr>
        <w:t>ú (é</w:t>
      </w:r>
      <w:r>
        <w:rPr>
          <w:sz w:val="24"/>
          <w:lang w:val="en-US"/>
        </w:rPr>
        <w:t>l</w:t>
      </w:r>
      <w:r>
        <w:rPr>
          <w:sz w:val="24"/>
        </w:rPr>
        <w:t xml:space="preserve">, </w:t>
      </w:r>
      <w:r>
        <w:rPr>
          <w:sz w:val="24"/>
          <w:lang w:val="en-US"/>
        </w:rPr>
        <w:t>ella</w:t>
      </w:r>
      <w:r>
        <w:rPr>
          <w:sz w:val="24"/>
        </w:rPr>
        <w:t xml:space="preserve">, </w:t>
      </w:r>
      <w:r>
        <w:rPr>
          <w:sz w:val="24"/>
          <w:lang w:val="en-US"/>
        </w:rPr>
        <w:t>usted</w:t>
      </w:r>
      <w:r>
        <w:rPr>
          <w:sz w:val="24"/>
        </w:rPr>
        <w:t xml:space="preserve">, </w:t>
      </w:r>
      <w:r>
        <w:rPr>
          <w:sz w:val="24"/>
          <w:lang w:val="en-US"/>
        </w:rPr>
        <w:t>nosotros</w:t>
      </w:r>
      <w:r>
        <w:rPr>
          <w:sz w:val="24"/>
        </w:rPr>
        <w:t xml:space="preserve">, </w:t>
      </w:r>
      <w:r>
        <w:rPr>
          <w:sz w:val="24"/>
          <w:lang w:val="en-US"/>
        </w:rPr>
        <w:t>vosotros</w:t>
      </w:r>
      <w:r>
        <w:rPr>
          <w:sz w:val="24"/>
        </w:rPr>
        <w:t xml:space="preserve">, </w:t>
      </w:r>
      <w:r>
        <w:rPr>
          <w:sz w:val="24"/>
          <w:lang w:val="en-US"/>
        </w:rPr>
        <w:t>ellos</w:t>
      </w:r>
      <w:r>
        <w:rPr>
          <w:sz w:val="24"/>
        </w:rPr>
        <w:t xml:space="preserve">, </w:t>
      </w:r>
      <w:r>
        <w:rPr>
          <w:sz w:val="24"/>
          <w:lang w:val="en-US"/>
        </w:rPr>
        <w:t>ellas</w:t>
      </w:r>
      <w:r>
        <w:rPr>
          <w:sz w:val="24"/>
        </w:rPr>
        <w:t xml:space="preserve">, </w:t>
      </w:r>
      <w:r>
        <w:rPr>
          <w:sz w:val="24"/>
          <w:lang w:val="en-US"/>
        </w:rPr>
        <w:t>ustedes</w:t>
      </w:r>
      <w:r>
        <w:rPr>
          <w:sz w:val="24"/>
        </w:rPr>
        <w:t xml:space="preserve">) </w:t>
      </w:r>
      <w:r>
        <w:rPr>
          <w:sz w:val="24"/>
          <w:lang w:val="en-US"/>
        </w:rPr>
        <w:t>escribir</w:t>
      </w:r>
      <w:r>
        <w:rPr>
          <w:sz w:val="24"/>
        </w:rPr>
        <w:t>á</w:t>
      </w:r>
      <w:r>
        <w:rPr>
          <w:sz w:val="24"/>
          <w:lang w:val="en-US"/>
        </w:rPr>
        <w:t>s</w:t>
      </w:r>
      <w:r>
        <w:rPr>
          <w:sz w:val="24"/>
        </w:rPr>
        <w:t xml:space="preserve"> (</w:t>
      </w:r>
      <w:r>
        <w:rPr>
          <w:sz w:val="24"/>
          <w:lang w:val="en-US"/>
        </w:rPr>
        <w:t>escribir</w:t>
      </w:r>
      <w:r>
        <w:rPr>
          <w:sz w:val="24"/>
        </w:rPr>
        <w:t xml:space="preserve">á, </w:t>
      </w:r>
    </w:p>
    <w:p>
      <w:pPr>
        <w:pStyle w:val="Normal1"/>
        <w:spacing w:lineRule="auto" w:line="240"/>
        <w:ind w:firstLine="284" w:end="0"/>
        <w:rPr/>
      </w:pPr>
      <w:r>
        <w:rPr>
          <w:sz w:val="24"/>
        </w:rPr>
        <w:t xml:space="preserve">                    </w:t>
      </w:r>
      <w:r>
        <w:rPr>
          <w:sz w:val="24"/>
          <w:lang w:val="en-US"/>
        </w:rPr>
        <w:t>escribiremos, escribireis, escribirán) la carta a tu (su, nuestra, vuestra, su) madre.</w:t>
      </w:r>
    </w:p>
    <w:p>
      <w:pPr>
        <w:pStyle w:val="Normal1"/>
        <w:spacing w:lineRule="auto" w:line="240"/>
        <w:ind w:firstLine="284" w:end="0"/>
        <w:rPr/>
      </w:pPr>
      <w:r>
        <w:rPr>
          <w:sz w:val="24"/>
          <w:lang w:val="en-US"/>
        </w:rPr>
        <w:t xml:space="preserve">Tú dices: — Mañana él (tú, ella, usted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escribirá (escribirás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la carta a su (tu </w:t>
      </w:r>
      <w:r>
        <w:rPr>
          <w:sz w:val="24"/>
        </w:rPr>
        <w:t>и</w:t>
      </w:r>
      <w:r>
        <w:rPr>
          <w:sz w:val="24"/>
          <w:lang w:val="en-US"/>
        </w:rPr>
        <w:t xml:space="preserve"> </w:t>
      </w:r>
      <w:r>
        <w:rPr>
          <w:sz w:val="24"/>
        </w:rPr>
        <w:t>т</w:t>
      </w:r>
      <w:r>
        <w:rPr>
          <w:sz w:val="24"/>
          <w:lang w:val="en-US"/>
        </w:rPr>
        <w:t>.</w:t>
      </w:r>
      <w:r>
        <w:rPr>
          <w:sz w:val="24"/>
        </w:rPr>
        <w:t>д</w:t>
      </w:r>
      <w:r>
        <w:rPr>
          <w:sz w:val="24"/>
          <w:lang w:val="en-US"/>
        </w:rPr>
        <w:t>.) madre.</w:t>
      </w:r>
    </w:p>
    <w:p>
      <w:pPr>
        <w:pStyle w:val="Normal1"/>
        <w:spacing w:lineRule="auto" w:line="240"/>
        <w:ind w:firstLine="284" w:end="0"/>
        <w:jc w:val="center"/>
        <w:rPr>
          <w:spacing w:val="34"/>
          <w:sz w:val="24"/>
          <w:lang w:val="en-US"/>
        </w:rPr>
      </w:pPr>
      <w:r>
        <w:rPr>
          <w:spacing w:val="34"/>
          <w:sz w:val="24"/>
          <w:lang w:val="en-US"/>
        </w:rPr>
      </w:r>
    </w:p>
    <w:p>
      <w:pPr>
        <w:pStyle w:val="Normal1"/>
        <w:spacing w:lineRule="auto" w:line="240"/>
        <w:ind w:firstLine="284" w:end="0"/>
        <w:jc w:val="center"/>
        <w:rPr>
          <w:spacing w:val="34"/>
          <w:sz w:val="24"/>
          <w:lang w:val="en-US"/>
        </w:rPr>
      </w:pPr>
      <w:r>
        <w:rPr>
          <w:spacing w:val="34"/>
          <w:sz w:val="24"/>
        </w:rPr>
        <w:t>Косвенная</w:t>
      </w:r>
      <w:r>
        <w:rPr>
          <w:spacing w:val="34"/>
          <w:sz w:val="24"/>
          <w:lang w:val="en-US"/>
        </w:rPr>
        <w:t xml:space="preserve"> </w:t>
      </w:r>
      <w:r>
        <w:rPr>
          <w:spacing w:val="34"/>
          <w:sz w:val="24"/>
        </w:rPr>
        <w:t>речь</w:t>
      </w:r>
    </w:p>
    <w:p>
      <w:pPr>
        <w:pStyle w:val="Normal1"/>
        <w:spacing w:lineRule="auto" w:line="240"/>
        <w:ind w:firstLine="284" w:end="0"/>
        <w:rPr>
          <w:spacing w:val="34"/>
          <w:sz w:val="24"/>
          <w:lang w:val="en-US"/>
        </w:rPr>
      </w:pPr>
      <w:r>
        <w:rPr>
          <w:spacing w:val="34"/>
          <w:sz w:val="24"/>
          <w:lang w:val="en-US"/>
        </w:rPr>
      </w:r>
    </w:p>
    <w:p>
      <w:pPr>
        <w:pStyle w:val="Normal1"/>
        <w:spacing w:lineRule="auto" w:line="240"/>
        <w:ind w:firstLine="284" w:end="0"/>
        <w:rPr/>
      </w:pPr>
      <w:r>
        <w:rPr>
          <w:sz w:val="24"/>
          <w:lang w:val="en-US"/>
        </w:rPr>
        <w:t xml:space="preserve">Yo digo que mañana tú (él, ella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escribirás (escribirá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la carta a tu (su </w:t>
      </w:r>
      <w:r>
        <w:rPr>
          <w:sz w:val="24"/>
        </w:rPr>
        <w:t>и</w:t>
      </w:r>
      <w:r>
        <w:rPr>
          <w:sz w:val="24"/>
          <w:lang w:val="en-US"/>
        </w:rPr>
        <w:t xml:space="preserve"> </w:t>
      </w:r>
      <w:r>
        <w:rPr>
          <w:sz w:val="24"/>
        </w:rPr>
        <w:t>т</w:t>
      </w:r>
      <w:r>
        <w:rPr>
          <w:sz w:val="24"/>
          <w:lang w:val="en-US"/>
        </w:rPr>
        <w:t>.</w:t>
      </w:r>
      <w:r>
        <w:rPr>
          <w:sz w:val="24"/>
        </w:rPr>
        <w:t>д</w:t>
      </w:r>
      <w:r>
        <w:rPr>
          <w:sz w:val="24"/>
          <w:lang w:val="en-US"/>
        </w:rPr>
        <w:t>.) madre.</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в) если косвенная речь вводится от 3-его лица, то в придаточном предложении первое и второе лицо личных и притяжательных место</w:t>
        <w:softHyphen/>
        <w:t xml:space="preserve">имений и соответствующих глаголов меняются на третье лицо (местоимение 3-го лица usted также меняется на </w:t>
      </w:r>
      <w:r>
        <w:rPr>
          <w:b/>
          <w:bCs/>
          <w:sz w:val="24"/>
        </w:rPr>
        <w:t>él</w:t>
      </w:r>
      <w:r>
        <w:rPr>
          <w:sz w:val="24"/>
        </w:rPr>
        <w:t xml:space="preserve"> или </w:t>
      </w:r>
      <w:r>
        <w:rPr>
          <w:b/>
          <w:bCs/>
          <w:sz w:val="24"/>
          <w:lang w:val="en-US"/>
        </w:rPr>
        <w:t>ella</w:t>
      </w:r>
      <w:r>
        <w:rPr>
          <w:sz w:val="24"/>
        </w:rPr>
        <w:t xml:space="preserve">, </w:t>
      </w:r>
      <w:r>
        <w:rPr>
          <w:sz w:val="24"/>
          <w:lang w:val="en-US"/>
        </w:rPr>
        <w:t>a</w:t>
      </w:r>
      <w:r>
        <w:rPr>
          <w:sz w:val="24"/>
        </w:rPr>
        <w:t xml:space="preserve"> </w:t>
      </w:r>
      <w:r>
        <w:rPr>
          <w:b/>
          <w:bCs/>
          <w:sz w:val="24"/>
          <w:lang w:val="en-US"/>
        </w:rPr>
        <w:t>ustedes</w:t>
      </w:r>
      <w:r>
        <w:rPr>
          <w:sz w:val="24"/>
        </w:rPr>
        <w:t xml:space="preserve"> на </w:t>
      </w:r>
      <w:r>
        <w:rPr>
          <w:b/>
          <w:bCs/>
          <w:sz w:val="24"/>
        </w:rPr>
        <w:t>ellos</w:t>
      </w:r>
      <w:r>
        <w:rPr>
          <w:sz w:val="24"/>
        </w:rPr>
        <w:t xml:space="preserve"> или </w:t>
      </w:r>
      <w:r>
        <w:rPr>
          <w:b/>
          <w:bCs/>
          <w:sz w:val="24"/>
        </w:rPr>
        <w:t>ellas</w:t>
      </w:r>
      <w:r>
        <w:rPr>
          <w:sz w:val="24"/>
        </w:rPr>
        <w:t>):</w:t>
      </w:r>
    </w:p>
    <w:p>
      <w:pPr>
        <w:pStyle w:val="Normal1"/>
        <w:spacing w:lineRule="auto" w:line="240"/>
        <w:ind w:firstLine="284" w:end="0"/>
        <w:jc w:val="center"/>
        <w:rPr>
          <w:spacing w:val="32"/>
          <w:sz w:val="24"/>
        </w:rPr>
      </w:pPr>
      <w:r>
        <w:rPr>
          <w:spacing w:val="32"/>
          <w:sz w:val="24"/>
        </w:rPr>
      </w:r>
    </w:p>
    <w:p>
      <w:pPr>
        <w:pStyle w:val="Normal1"/>
        <w:spacing w:lineRule="auto" w:line="240"/>
        <w:ind w:firstLine="284" w:end="0"/>
        <w:jc w:val="center"/>
        <w:rPr>
          <w:spacing w:val="32"/>
          <w:sz w:val="24"/>
        </w:rPr>
      </w:pPr>
      <w:r>
        <w:rPr>
          <w:spacing w:val="32"/>
          <w:sz w:val="24"/>
        </w:rPr>
        <w:t>Прямая ре ч ь</w:t>
      </w:r>
    </w:p>
    <w:p>
      <w:pPr>
        <w:pStyle w:val="Normal1"/>
        <w:spacing w:lineRule="auto" w:line="240"/>
        <w:ind w:firstLine="284" w:end="0"/>
        <w:rPr>
          <w:spacing w:val="32"/>
          <w:sz w:val="24"/>
        </w:rPr>
      </w:pPr>
      <w:r>
        <w:rPr>
          <w:spacing w:val="32"/>
          <w:sz w:val="24"/>
        </w:rPr>
      </w:r>
    </w:p>
    <w:p>
      <w:pPr>
        <w:pStyle w:val="Normal1"/>
        <w:spacing w:lineRule="auto" w:line="240"/>
        <w:ind w:firstLine="284" w:end="0"/>
        <w:rPr>
          <w:sz w:val="24"/>
          <w:lang w:val="en-US"/>
        </w:rPr>
      </w:pPr>
      <w:r>
        <w:rPr>
          <w:sz w:val="24"/>
          <w:lang w:val="en-US"/>
        </w:rPr>
        <w:t>Yo digo: — Mañana escribiré la carta a mi madre.</w:t>
      </w:r>
    </w:p>
    <w:p>
      <w:pPr>
        <w:pStyle w:val="Normal1"/>
        <w:spacing w:lineRule="auto" w:line="240"/>
        <w:ind w:firstLine="284" w:end="0"/>
        <w:rPr/>
      </w:pPr>
      <w:r>
        <w:rPr>
          <w:sz w:val="24"/>
        </w:rPr>
        <w:t>Т</w:t>
      </w:r>
      <w:r>
        <w:rPr>
          <w:sz w:val="24"/>
          <w:lang w:val="en-US"/>
        </w:rPr>
        <w:t>ú dices: —   »      »       »        »</w:t>
      </w:r>
    </w:p>
    <w:p>
      <w:pPr>
        <w:pStyle w:val="Normal1"/>
        <w:spacing w:lineRule="auto" w:line="240"/>
        <w:ind w:firstLine="284" w:end="0"/>
        <w:rPr>
          <w:sz w:val="24"/>
          <w:lang w:val="en-US"/>
        </w:rPr>
      </w:pPr>
      <w:r>
        <w:rPr>
          <w:sz w:val="24"/>
          <w:lang w:val="en-US"/>
        </w:rPr>
        <w:t>El dice: —    »       »       »         »</w:t>
      </w:r>
    </w:p>
    <w:p>
      <w:pPr>
        <w:pStyle w:val="Normal1"/>
        <w:spacing w:lineRule="auto" w:line="240"/>
        <w:ind w:firstLine="284" w:end="0"/>
        <w:jc w:val="center"/>
        <w:rPr>
          <w:spacing w:val="28"/>
          <w:sz w:val="24"/>
          <w:lang w:val="en-US"/>
        </w:rPr>
      </w:pPr>
      <w:r>
        <w:rPr>
          <w:spacing w:val="28"/>
          <w:sz w:val="24"/>
        </w:rPr>
        <w:t>Косвенная</w:t>
      </w:r>
      <w:r>
        <w:rPr>
          <w:spacing w:val="28"/>
          <w:sz w:val="24"/>
          <w:lang w:val="en-US"/>
        </w:rPr>
        <w:t xml:space="preserve"> </w:t>
      </w:r>
      <w:r>
        <w:rPr>
          <w:spacing w:val="28"/>
          <w:sz w:val="24"/>
        </w:rPr>
        <w:t>речь</w:t>
      </w:r>
    </w:p>
    <w:p>
      <w:pPr>
        <w:pStyle w:val="Normal1"/>
        <w:spacing w:lineRule="auto" w:line="240"/>
        <w:ind w:firstLine="284" w:end="0"/>
        <w:rPr>
          <w:spacing w:val="28"/>
          <w:sz w:val="24"/>
          <w:lang w:val="en-US"/>
        </w:rPr>
      </w:pPr>
      <w:r>
        <w:rPr>
          <w:spacing w:val="28"/>
          <w:sz w:val="24"/>
          <w:lang w:val="en-US"/>
        </w:rPr>
      </w:r>
    </w:p>
    <w:p>
      <w:pPr>
        <w:pStyle w:val="Normal1"/>
        <w:spacing w:lineRule="auto" w:line="240"/>
        <w:ind w:firstLine="284" w:end="0"/>
        <w:rPr/>
      </w:pPr>
      <w:r>
        <w:rPr>
          <w:sz w:val="24"/>
          <w:lang w:val="en-US"/>
        </w:rPr>
        <w:t xml:space="preserve">El dice que mañana </w:t>
      </w:r>
      <w:r>
        <w:rPr>
          <w:i/>
          <w:iCs/>
          <w:sz w:val="24"/>
          <w:lang w:val="en-US"/>
        </w:rPr>
        <w:t xml:space="preserve">escribirá </w:t>
      </w:r>
      <w:r>
        <w:rPr>
          <w:sz w:val="24"/>
          <w:lang w:val="en-US"/>
        </w:rPr>
        <w:t>la carta a su madre.</w:t>
      </w:r>
    </w:p>
    <w:p>
      <w:pPr>
        <w:pStyle w:val="Normal1"/>
        <w:spacing w:lineRule="auto" w:line="240"/>
        <w:ind w:firstLine="284" w:end="0"/>
        <w:jc w:val="center"/>
        <w:rPr>
          <w:sz w:val="24"/>
          <w:lang w:val="en-US"/>
        </w:rPr>
      </w:pPr>
      <w:r>
        <w:rPr>
          <w:sz w:val="24"/>
          <w:lang w:val="en-US"/>
        </w:rPr>
      </w:r>
    </w:p>
    <w:p>
      <w:pPr>
        <w:pStyle w:val="Normal1"/>
        <w:spacing w:lineRule="auto" w:line="240"/>
        <w:ind w:firstLine="284" w:end="0"/>
        <w:jc w:val="center"/>
        <w:rPr>
          <w:spacing w:val="20"/>
          <w:sz w:val="24"/>
          <w:lang w:val="en-US"/>
        </w:rPr>
      </w:pPr>
      <w:r>
        <w:rPr>
          <w:spacing w:val="20"/>
          <w:sz w:val="24"/>
        </w:rPr>
        <w:t>Прямая</w:t>
      </w:r>
      <w:r>
        <w:rPr>
          <w:spacing w:val="20"/>
          <w:sz w:val="24"/>
          <w:lang w:val="en-US"/>
        </w:rPr>
        <w:t xml:space="preserve"> </w:t>
      </w:r>
      <w:r>
        <w:rPr>
          <w:spacing w:val="20"/>
          <w:sz w:val="24"/>
        </w:rPr>
        <w:t>речь</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z w:val="24"/>
          <w:lang w:val="en-US"/>
        </w:rPr>
        <w:t xml:space="preserve">Nosotros decimos: —Mañana escribiremos la carta a nuestra madre. </w:t>
      </w:r>
    </w:p>
    <w:p>
      <w:pPr>
        <w:pStyle w:val="Normal1"/>
        <w:spacing w:lineRule="auto" w:line="240"/>
        <w:ind w:firstLine="284" w:end="0"/>
        <w:rPr>
          <w:sz w:val="24"/>
          <w:lang w:val="en-US"/>
        </w:rPr>
      </w:pPr>
      <w:r>
        <w:rPr>
          <w:sz w:val="24"/>
          <w:lang w:val="en-US"/>
        </w:rPr>
        <w:t xml:space="preserve">Vosotros decis: —      »        »     »        » </w:t>
      </w:r>
    </w:p>
    <w:p>
      <w:pPr>
        <w:pStyle w:val="Normal1"/>
        <w:spacing w:lineRule="auto" w:line="240"/>
        <w:ind w:firstLine="284" w:end="0"/>
        <w:rPr>
          <w:sz w:val="24"/>
          <w:lang w:val="en-US"/>
        </w:rPr>
      </w:pPr>
      <w:r>
        <w:rPr>
          <w:sz w:val="24"/>
          <w:lang w:val="en-US"/>
        </w:rPr>
        <w:t>Ellos dicen:—         »        »     »        »</w:t>
      </w:r>
    </w:p>
    <w:p>
      <w:pPr>
        <w:pStyle w:val="Normal1"/>
        <w:spacing w:lineRule="auto" w:line="240"/>
        <w:ind w:firstLine="284" w:end="0"/>
        <w:jc w:val="center"/>
        <w:rPr>
          <w:spacing w:val="20"/>
          <w:sz w:val="24"/>
          <w:lang w:val="en-US"/>
        </w:rPr>
      </w:pPr>
      <w:r>
        <w:rPr>
          <w:spacing w:val="20"/>
          <w:sz w:val="24"/>
        </w:rPr>
        <w:t>Косвенная</w:t>
      </w:r>
      <w:r>
        <w:rPr>
          <w:spacing w:val="20"/>
          <w:sz w:val="24"/>
          <w:lang w:val="en-US"/>
        </w:rPr>
        <w:t xml:space="preserve"> </w:t>
      </w:r>
      <w:r>
        <w:rPr>
          <w:spacing w:val="20"/>
          <w:sz w:val="24"/>
        </w:rPr>
        <w:t>речь</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z w:val="24"/>
          <w:lang w:val="en-US"/>
        </w:rPr>
        <w:t xml:space="preserve">Ellos dicen que mañana </w:t>
      </w:r>
      <w:r>
        <w:rPr>
          <w:i/>
          <w:iCs/>
          <w:sz w:val="24"/>
          <w:lang w:val="en-US"/>
        </w:rPr>
        <w:t>escribirán</w:t>
      </w:r>
      <w:r>
        <w:rPr>
          <w:sz w:val="24"/>
          <w:lang w:val="en-US"/>
        </w:rPr>
        <w:t xml:space="preserve"> la carta a su madre.</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г) когда авторская речь шла от первого лица и вводила чью-либо прямую речь, обращенную во втором лице к автору, то при переходе прямой речи в косвенную местоимения второго лица заменяются мес</w:t>
        <w:softHyphen/>
        <w:t>тоимениями первого, если в главном предложении сохранено 1 лицо:</w:t>
      </w:r>
    </w:p>
    <w:p>
      <w:pPr>
        <w:pStyle w:val="Normal1"/>
        <w:spacing w:lineRule="auto" w:line="240"/>
        <w:ind w:firstLine="284" w:end="0"/>
        <w:rPr>
          <w:spacing w:val="34"/>
          <w:sz w:val="24"/>
        </w:rPr>
      </w:pPr>
      <w:r>
        <w:rPr>
          <w:spacing w:val="34"/>
          <w:sz w:val="24"/>
        </w:rPr>
      </w:r>
    </w:p>
    <w:tbl>
      <w:tblPr>
        <w:tblW w:w="9360" w:type="dxa"/>
        <w:jc w:val="start"/>
        <w:tblInd w:w="361" w:type="dxa"/>
        <w:tblLayout w:type="fixed"/>
        <w:tblCellMar>
          <w:top w:w="0" w:type="dxa"/>
          <w:start w:w="108" w:type="dxa"/>
          <w:bottom w:w="0" w:type="dxa"/>
          <w:end w:w="108" w:type="dxa"/>
        </w:tblCellMar>
      </w:tblPr>
      <w:tblGrid>
        <w:gridCol w:w="4040"/>
        <w:gridCol w:w="5320"/>
      </w:tblGrid>
      <w:tr>
        <w:trPr>
          <w:trHeight w:val="1720" w:hRule="atLeast"/>
        </w:trPr>
        <w:tc>
          <w:tcPr>
            <w:tcW w:w="4040" w:type="dxa"/>
            <w:tcBorders/>
          </w:tcPr>
          <w:p>
            <w:pPr>
              <w:pStyle w:val="Normal1"/>
              <w:spacing w:lineRule="auto" w:line="240"/>
              <w:ind w:firstLine="284" w:end="0"/>
              <w:rPr>
                <w:spacing w:val="34"/>
                <w:sz w:val="24"/>
                <w:lang w:val="en-US"/>
              </w:rPr>
            </w:pPr>
            <w:r>
              <w:rPr>
                <w:spacing w:val="34"/>
                <w:sz w:val="24"/>
              </w:rPr>
              <w:t>Прямая</w:t>
            </w:r>
            <w:r>
              <w:rPr>
                <w:spacing w:val="34"/>
                <w:sz w:val="24"/>
                <w:lang w:val="en-US"/>
              </w:rPr>
              <w:t xml:space="preserve"> </w:t>
            </w:r>
            <w:r>
              <w:rPr>
                <w:spacing w:val="34"/>
                <w:sz w:val="24"/>
              </w:rPr>
              <w:t>речь</w:t>
            </w:r>
          </w:p>
          <w:p>
            <w:pPr>
              <w:pStyle w:val="Normal1"/>
              <w:spacing w:lineRule="auto" w:line="240"/>
              <w:rPr>
                <w:sz w:val="24"/>
                <w:lang w:val="en-US"/>
              </w:rPr>
            </w:pPr>
            <w:r>
              <w:rPr>
                <w:sz w:val="24"/>
                <w:lang w:val="en-US"/>
              </w:rPr>
              <w:t>Me acerco a Juan quien me dice con</w:t>
            </w:r>
          </w:p>
          <w:p>
            <w:pPr>
              <w:pStyle w:val="Normal1"/>
              <w:spacing w:lineRule="auto" w:line="240"/>
              <w:ind w:firstLine="284" w:end="0"/>
              <w:rPr/>
            </w:pPr>
            <w:r>
              <w:rPr>
                <w:sz w:val="24"/>
                <w:lang w:val="en-US"/>
              </w:rPr>
              <w:t>inquietud:</w:t>
            </w:r>
          </w:p>
          <w:p>
            <w:pPr>
              <w:pStyle w:val="Normal1"/>
              <w:spacing w:lineRule="auto" w:line="240"/>
              <w:rPr>
                <w:sz w:val="24"/>
                <w:lang w:val="en-US"/>
              </w:rPr>
            </w:pPr>
            <w:r>
              <w:rPr>
                <w:sz w:val="24"/>
                <w:lang w:val="en-US"/>
              </w:rPr>
              <w:t xml:space="preserve">— </w:t>
            </w:r>
            <w:r>
              <w:rPr>
                <w:sz w:val="24"/>
                <w:lang w:val="en-US"/>
              </w:rPr>
              <w:t>Debo comunicar</w:t>
            </w:r>
            <w:r>
              <w:rPr>
                <w:b/>
                <w:bCs/>
                <w:sz w:val="24"/>
                <w:lang w:val="en-US"/>
              </w:rPr>
              <w:t>te</w:t>
            </w:r>
            <w:r>
              <w:rPr>
                <w:sz w:val="24"/>
                <w:lang w:val="en-US"/>
              </w:rPr>
              <w:t xml:space="preserve"> algo de </w:t>
            </w:r>
            <w:r>
              <w:rPr>
                <w:b/>
                <w:bCs/>
                <w:sz w:val="24"/>
                <w:lang w:val="en-US"/>
              </w:rPr>
              <w:t>tu</w:t>
            </w:r>
          </w:p>
          <w:p>
            <w:pPr>
              <w:pStyle w:val="Normal1"/>
              <w:spacing w:lineRule="auto" w:line="240"/>
              <w:ind w:firstLine="284" w:end="0"/>
              <w:rPr>
                <w:sz w:val="24"/>
                <w:lang w:val="en-US"/>
              </w:rPr>
            </w:pPr>
            <w:r>
              <w:rPr>
                <w:sz w:val="24"/>
                <w:lang w:val="en-US"/>
              </w:rPr>
              <w:t xml:space="preserve">   </w:t>
            </w:r>
            <w:r>
              <w:rPr>
                <w:sz w:val="24"/>
                <w:lang w:val="en-US"/>
              </w:rPr>
              <w:t>hermana.</w:t>
            </w:r>
          </w:p>
          <w:p>
            <w:pPr>
              <w:pStyle w:val="Normal1"/>
              <w:rPr>
                <w:spacing w:val="34"/>
                <w:sz w:val="24"/>
                <w:lang w:val="en-US"/>
              </w:rPr>
            </w:pPr>
            <w:r>
              <w:rPr>
                <w:spacing w:val="34"/>
                <w:sz w:val="24"/>
                <w:lang w:val="en-US"/>
              </w:rPr>
            </w:r>
          </w:p>
        </w:tc>
        <w:tc>
          <w:tcPr>
            <w:tcW w:w="5320" w:type="dxa"/>
            <w:tcBorders/>
          </w:tcPr>
          <w:p>
            <w:pPr>
              <w:pStyle w:val="Normal1"/>
              <w:spacing w:lineRule="auto" w:line="240"/>
              <w:ind w:start="272" w:end="0"/>
              <w:rPr/>
            </w:pPr>
            <w:r>
              <w:rPr>
                <w:spacing w:val="34"/>
                <w:sz w:val="24"/>
              </w:rPr>
              <w:t>Косвенная</w:t>
            </w:r>
            <w:r>
              <w:rPr>
                <w:spacing w:val="34"/>
                <w:sz w:val="24"/>
                <w:lang w:val="en-US"/>
              </w:rPr>
              <w:t xml:space="preserve"> </w:t>
            </w:r>
            <w:r>
              <w:rPr>
                <w:spacing w:val="34"/>
                <w:sz w:val="24"/>
              </w:rPr>
              <w:t>речь</w:t>
            </w:r>
            <w:r>
              <w:rPr>
                <w:spacing w:val="34"/>
                <w:sz w:val="24"/>
                <w:lang w:val="en-US"/>
              </w:rPr>
              <w:t xml:space="preserve"> </w:t>
            </w:r>
          </w:p>
          <w:p>
            <w:pPr>
              <w:pStyle w:val="Normal1"/>
              <w:spacing w:lineRule="auto" w:line="240"/>
              <w:rPr>
                <w:sz w:val="24"/>
                <w:lang w:val="en-US"/>
              </w:rPr>
            </w:pPr>
            <w:r>
              <w:rPr>
                <w:sz w:val="24"/>
                <w:lang w:val="en-US"/>
              </w:rPr>
              <w:t xml:space="preserve">Me acerco a Juan quien me dice con </w:t>
            </w:r>
          </w:p>
          <w:p>
            <w:pPr>
              <w:pStyle w:val="Normal1"/>
              <w:spacing w:lineRule="auto" w:line="240"/>
              <w:ind w:start="272" w:end="0"/>
              <w:rPr>
                <w:sz w:val="24"/>
                <w:lang w:val="en-US"/>
              </w:rPr>
            </w:pPr>
            <w:r>
              <w:rPr>
                <w:sz w:val="24"/>
                <w:lang w:val="en-US"/>
              </w:rPr>
              <w:t>inquietud que debe comunicar</w:t>
            </w:r>
            <w:r>
              <w:rPr>
                <w:b/>
                <w:bCs/>
                <w:sz w:val="24"/>
                <w:lang w:val="en-US"/>
              </w:rPr>
              <w:t>me</w:t>
            </w:r>
          </w:p>
          <w:p>
            <w:pPr>
              <w:pStyle w:val="Normal1"/>
              <w:spacing w:lineRule="auto" w:line="240"/>
              <w:rPr/>
            </w:pPr>
            <w:r>
              <w:rPr>
                <w:sz w:val="24"/>
                <w:lang w:val="en-US"/>
              </w:rPr>
              <w:t xml:space="preserve">     </w:t>
            </w:r>
            <w:r>
              <w:rPr>
                <w:sz w:val="24"/>
                <w:lang w:val="en-US"/>
              </w:rPr>
              <w:t xml:space="preserve">algo de </w:t>
            </w:r>
            <w:r>
              <w:rPr>
                <w:b/>
                <w:bCs/>
                <w:sz w:val="24"/>
                <w:lang w:val="en-US"/>
              </w:rPr>
              <w:t>mi</w:t>
            </w:r>
            <w:r>
              <w:rPr>
                <w:sz w:val="24"/>
                <w:lang w:val="en-US"/>
              </w:rPr>
              <w:t xml:space="preserve"> hermana.</w:t>
            </w:r>
          </w:p>
          <w:p>
            <w:pPr>
              <w:pStyle w:val="Normal1"/>
              <w:rPr>
                <w:spacing w:val="34"/>
                <w:sz w:val="24"/>
                <w:lang w:val="en-US"/>
              </w:rPr>
            </w:pPr>
            <w:r>
              <w:rPr>
                <w:spacing w:val="34"/>
                <w:sz w:val="24"/>
                <w:lang w:val="en-US"/>
              </w:rPr>
            </w:r>
          </w:p>
        </w:tc>
      </w:tr>
    </w:tbl>
    <w:p>
      <w:pPr>
        <w:pStyle w:val="Normal1"/>
        <w:spacing w:lineRule="auto" w:line="240"/>
        <w:ind w:firstLine="284" w:end="0"/>
        <w:rPr/>
      </w:pPr>
      <w:r>
        <w:rPr>
          <w:sz w:val="24"/>
        </w:rPr>
        <w:t xml:space="preserve">4. Уже говорилось, что тип предложения в прямой речи влияет на </w:t>
      </w:r>
      <w:r>
        <w:rPr>
          <w:sz w:val="24"/>
          <w:lang w:val="en-US"/>
        </w:rPr>
        <w:t>c</w:t>
      </w:r>
      <w:r>
        <w:rPr>
          <w:sz w:val="24"/>
        </w:rPr>
        <w:t xml:space="preserve">пособ связи главного и придаточного предложений в косвенной речи. </w:t>
      </w:r>
    </w:p>
    <w:p>
      <w:pPr>
        <w:pStyle w:val="Normal1"/>
        <w:spacing w:lineRule="auto" w:line="240"/>
        <w:rPr/>
      </w:pPr>
      <w:r>
        <w:rPr>
          <w:sz w:val="24"/>
        </w:rPr>
        <w:t xml:space="preserve">   </w:t>
      </w:r>
      <w:r>
        <w:rPr>
          <w:sz w:val="24"/>
        </w:rPr>
        <w:t xml:space="preserve">а) Если в косвенную речь переходит повествовательное предложение, то оно вводится союзом </w:t>
      </w:r>
      <w:r>
        <w:rPr>
          <w:b/>
          <w:sz w:val="24"/>
        </w:rPr>
        <w:t>que</w:t>
      </w:r>
      <w:r>
        <w:rPr>
          <w:sz w:val="24"/>
        </w:rPr>
        <w:t xml:space="preserve"> (что), порядок слов не меняется, производятся только изменения, о которых говорится в пункте 3 данного параграфа:</w:t>
      </w:r>
    </w:p>
    <w:p>
      <w:pPr>
        <w:pStyle w:val="Normal1"/>
        <w:spacing w:lineRule="auto" w:line="240"/>
        <w:ind w:firstLine="284" w:end="0"/>
        <w:rPr>
          <w:spacing w:val="30"/>
          <w:sz w:val="24"/>
        </w:rPr>
      </w:pPr>
      <w:r>
        <w:rPr>
          <w:spacing w:val="30"/>
          <w:sz w:val="24"/>
        </w:rPr>
      </w:r>
    </w:p>
    <w:tbl>
      <w:tblPr>
        <w:tblW w:w="8798" w:type="dxa"/>
        <w:jc w:val="start"/>
        <w:tblInd w:w="241" w:type="dxa"/>
        <w:tblLayout w:type="fixed"/>
        <w:tblCellMar>
          <w:top w:w="0" w:type="dxa"/>
          <w:start w:w="108" w:type="dxa"/>
          <w:bottom w:w="0" w:type="dxa"/>
          <w:end w:w="108" w:type="dxa"/>
        </w:tblCellMar>
      </w:tblPr>
      <w:tblGrid>
        <w:gridCol w:w="3980"/>
        <w:gridCol w:w="4818"/>
      </w:tblGrid>
      <w:tr>
        <w:trPr>
          <w:trHeight w:val="1920" w:hRule="atLeast"/>
        </w:trPr>
        <w:tc>
          <w:tcPr>
            <w:tcW w:w="3980" w:type="dxa"/>
            <w:tcBorders/>
          </w:tcPr>
          <w:p>
            <w:pPr>
              <w:pStyle w:val="Normal1"/>
              <w:spacing w:lineRule="auto" w:line="240"/>
              <w:ind w:firstLine="284" w:end="0"/>
              <w:rPr>
                <w:spacing w:val="30"/>
                <w:sz w:val="24"/>
                <w:lang w:val="en-US"/>
              </w:rPr>
            </w:pPr>
            <w:r>
              <w:rPr>
                <w:spacing w:val="30"/>
                <w:sz w:val="24"/>
              </w:rPr>
              <w:t>Прямая</w:t>
            </w:r>
            <w:r>
              <w:rPr>
                <w:spacing w:val="30"/>
                <w:sz w:val="24"/>
                <w:lang w:val="en-US"/>
              </w:rPr>
              <w:t xml:space="preserve"> </w:t>
            </w:r>
            <w:r>
              <w:rPr>
                <w:spacing w:val="30"/>
                <w:sz w:val="24"/>
              </w:rPr>
              <w:t>речь</w:t>
            </w:r>
          </w:p>
          <w:p>
            <w:pPr>
              <w:pStyle w:val="Normal1"/>
              <w:spacing w:lineRule="auto" w:line="240"/>
              <w:rPr/>
            </w:pPr>
            <w:r>
              <w:rPr>
                <w:sz w:val="24"/>
                <w:lang w:val="en-US"/>
              </w:rPr>
              <w:t>Antonio dice: — Los chicos pronto</w:t>
            </w:r>
          </w:p>
          <w:p>
            <w:pPr>
              <w:pStyle w:val="Normal1"/>
              <w:spacing w:lineRule="auto" w:line="240"/>
              <w:ind w:firstLine="284" w:end="0"/>
              <w:rPr>
                <w:sz w:val="24"/>
                <w:lang w:val="en-US"/>
              </w:rPr>
            </w:pPr>
            <w:r>
              <w:rPr>
                <w:sz w:val="24"/>
                <w:lang w:val="en-US"/>
              </w:rPr>
              <w:t>volverán.</w:t>
            </w:r>
          </w:p>
          <w:p>
            <w:pPr>
              <w:pStyle w:val="Normal1"/>
              <w:spacing w:lineRule="auto" w:line="240"/>
              <w:rPr>
                <w:sz w:val="24"/>
                <w:lang w:val="en-US"/>
              </w:rPr>
            </w:pPr>
            <w:r>
              <w:rPr>
                <w:sz w:val="24"/>
                <w:lang w:val="en-US"/>
              </w:rPr>
              <w:t>Eugenia replica: — No quiero</w:t>
            </w:r>
          </w:p>
          <w:p>
            <w:pPr>
              <w:pStyle w:val="Normal1"/>
              <w:spacing w:lineRule="auto" w:line="240"/>
              <w:ind w:firstLine="284" w:end="0"/>
              <w:rPr/>
            </w:pPr>
            <w:r>
              <w:rPr>
                <w:sz w:val="24"/>
                <w:lang w:val="en-US"/>
              </w:rPr>
              <w:t xml:space="preserve">molestarte más </w:t>
            </w:r>
            <w:r>
              <w:rPr>
                <w:sz w:val="24"/>
              </w:rPr>
              <w:t>у</w:t>
            </w:r>
            <w:r>
              <w:rPr>
                <w:sz w:val="24"/>
                <w:lang w:val="en-US"/>
              </w:rPr>
              <w:t xml:space="preserve"> me voy a casa</w:t>
            </w:r>
          </w:p>
          <w:p>
            <w:pPr>
              <w:pStyle w:val="Normal1"/>
              <w:ind w:firstLine="284" w:end="0"/>
              <w:rPr>
                <w:spacing w:val="30"/>
                <w:sz w:val="24"/>
                <w:lang w:val="en-US"/>
              </w:rPr>
            </w:pPr>
            <w:r>
              <w:rPr>
                <w:sz w:val="24"/>
                <w:lang w:val="en-US"/>
              </w:rPr>
              <w:t>donde me espera mi amiga.</w:t>
            </w:r>
          </w:p>
        </w:tc>
        <w:tc>
          <w:tcPr>
            <w:tcW w:w="4818" w:type="dxa"/>
            <w:tcBorders/>
          </w:tcPr>
          <w:p>
            <w:pPr>
              <w:pStyle w:val="Normal1"/>
              <w:spacing w:lineRule="auto" w:line="240"/>
              <w:ind w:start="552" w:end="0"/>
              <w:rPr>
                <w:spacing w:val="30"/>
                <w:sz w:val="24"/>
                <w:lang w:val="en-US"/>
              </w:rPr>
            </w:pPr>
            <w:r>
              <w:rPr>
                <w:spacing w:val="30"/>
                <w:sz w:val="24"/>
              </w:rPr>
              <w:t>Косвенная</w:t>
            </w:r>
            <w:r>
              <w:rPr>
                <w:spacing w:val="30"/>
                <w:sz w:val="24"/>
                <w:lang w:val="en-US"/>
              </w:rPr>
              <w:t xml:space="preserve"> </w:t>
            </w:r>
            <w:r>
              <w:rPr>
                <w:spacing w:val="30"/>
                <w:sz w:val="24"/>
              </w:rPr>
              <w:t>речь</w:t>
            </w:r>
          </w:p>
          <w:p>
            <w:pPr>
              <w:pStyle w:val="Normal1"/>
              <w:spacing w:lineRule="auto" w:line="240"/>
              <w:rPr/>
            </w:pPr>
            <w:r>
              <w:rPr>
                <w:sz w:val="24"/>
                <w:lang w:val="en-US"/>
              </w:rPr>
              <w:t xml:space="preserve">Antonio dice </w:t>
            </w:r>
            <w:r>
              <w:rPr>
                <w:b/>
                <w:bCs/>
                <w:sz w:val="24"/>
                <w:lang w:val="en-US"/>
              </w:rPr>
              <w:t>que</w:t>
            </w:r>
            <w:r>
              <w:rPr>
                <w:sz w:val="24"/>
                <w:lang w:val="en-US"/>
              </w:rPr>
              <w:t xml:space="preserve"> los chicos pronto </w:t>
            </w:r>
          </w:p>
          <w:p>
            <w:pPr>
              <w:pStyle w:val="Normal1"/>
              <w:spacing w:lineRule="auto" w:line="240"/>
              <w:ind w:start="315" w:end="0"/>
              <w:rPr>
                <w:sz w:val="24"/>
                <w:lang w:val="en-US"/>
              </w:rPr>
            </w:pPr>
            <w:r>
              <w:rPr>
                <w:sz w:val="24"/>
                <w:lang w:val="en-US"/>
              </w:rPr>
              <w:t xml:space="preserve">volverán.         </w:t>
            </w:r>
          </w:p>
          <w:p>
            <w:pPr>
              <w:pStyle w:val="Normal1"/>
              <w:spacing w:lineRule="auto" w:line="240"/>
              <w:rPr/>
            </w:pPr>
            <w:r>
              <w:rPr>
                <w:sz w:val="24"/>
                <w:lang w:val="en-US"/>
              </w:rPr>
              <w:t xml:space="preserve">Eugenia replica </w:t>
            </w:r>
            <w:r>
              <w:rPr>
                <w:b/>
                <w:bCs/>
                <w:sz w:val="24"/>
                <w:lang w:val="en-US"/>
              </w:rPr>
              <w:t>que</w:t>
            </w:r>
            <w:r>
              <w:rPr>
                <w:sz w:val="24"/>
                <w:lang w:val="en-US"/>
              </w:rPr>
              <w:t xml:space="preserve"> no quiere mo-</w:t>
            </w:r>
          </w:p>
          <w:p>
            <w:pPr>
              <w:pStyle w:val="Normal1"/>
              <w:spacing w:lineRule="auto" w:line="240"/>
              <w:ind w:firstLine="315" w:end="0"/>
              <w:rPr/>
            </w:pPr>
            <w:r>
              <w:rPr>
                <w:sz w:val="24"/>
                <w:lang w:val="en-US"/>
              </w:rPr>
              <w:t xml:space="preserve">lestarle más </w:t>
            </w:r>
            <w:r>
              <w:rPr>
                <w:sz w:val="24"/>
              </w:rPr>
              <w:t>у</w:t>
            </w:r>
            <w:r>
              <w:rPr>
                <w:sz w:val="24"/>
                <w:lang w:val="en-US"/>
              </w:rPr>
              <w:t xml:space="preserve"> </w:t>
            </w:r>
            <w:r>
              <w:rPr>
                <w:i/>
                <w:iCs/>
                <w:sz w:val="24"/>
                <w:lang w:val="en-US"/>
              </w:rPr>
              <w:t>se va</w:t>
            </w:r>
            <w:r>
              <w:rPr>
                <w:sz w:val="24"/>
                <w:lang w:val="en-US"/>
              </w:rPr>
              <w:t xml:space="preserve"> a casa don-</w:t>
            </w:r>
          </w:p>
          <w:p>
            <w:pPr>
              <w:pStyle w:val="Normal1"/>
              <w:ind w:firstLine="315" w:end="0"/>
              <w:rPr>
                <w:spacing w:val="30"/>
                <w:sz w:val="24"/>
                <w:lang w:val="en-US"/>
              </w:rPr>
            </w:pPr>
            <w:r>
              <w:rPr>
                <w:sz w:val="24"/>
                <w:lang w:val="en-US"/>
              </w:rPr>
              <w:t xml:space="preserve">de </w:t>
            </w:r>
            <w:r>
              <w:rPr>
                <w:i/>
                <w:iCs/>
                <w:sz w:val="24"/>
                <w:lang w:val="en-US"/>
              </w:rPr>
              <w:t>la</w:t>
            </w:r>
            <w:r>
              <w:rPr>
                <w:sz w:val="24"/>
                <w:lang w:val="en-US"/>
              </w:rPr>
              <w:t xml:space="preserve"> espera </w:t>
            </w:r>
            <w:r>
              <w:rPr>
                <w:i/>
                <w:iCs/>
                <w:sz w:val="24"/>
                <w:lang w:val="en-US"/>
              </w:rPr>
              <w:t>su</w:t>
            </w:r>
            <w:r>
              <w:rPr>
                <w:sz w:val="24"/>
                <w:lang w:val="en-US"/>
              </w:rPr>
              <w:t xml:space="preserve"> amiga.</w:t>
            </w:r>
          </w:p>
        </w:tc>
      </w:tr>
    </w:tbl>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б) Если в косвенную речь переходит </w:t>
      </w:r>
      <w:r>
        <w:rPr>
          <w:spacing w:val="28"/>
          <w:sz w:val="24"/>
        </w:rPr>
        <w:t>побудительное</w:t>
      </w:r>
      <w:r>
        <w:rPr>
          <w:sz w:val="24"/>
        </w:rPr>
        <w:t xml:space="preserve"> пред</w:t>
        <w:softHyphen/>
        <w:t>ложение, то оно вводится союзом que и приобретает прямой поря</w:t>
        <w:softHyphen/>
        <w:t>док слов (т.е. подлежащее помещается перед сказуемым, а не после него, как в побудительном предложении); в придаточном предложе</w:t>
        <w:softHyphen/>
        <w:t>нии производятся изменения, описанные в пункте 3, а сказуемое придаточного предложения используется в соответствующих фор</w:t>
        <w:softHyphen/>
        <w:t>мах сослагательного наклонения:</w:t>
      </w:r>
    </w:p>
    <w:p>
      <w:pPr>
        <w:pStyle w:val="Normal1"/>
        <w:spacing w:lineRule="auto" w:line="240"/>
        <w:ind w:firstLine="284" w:end="0"/>
        <w:rPr>
          <w:spacing w:val="30"/>
          <w:sz w:val="24"/>
        </w:rPr>
      </w:pPr>
      <w:r>
        <w:rPr>
          <w:spacing w:val="30"/>
          <w:sz w:val="24"/>
        </w:rPr>
      </w:r>
    </w:p>
    <w:tbl>
      <w:tblPr>
        <w:tblW w:w="9180" w:type="dxa"/>
        <w:jc w:val="start"/>
        <w:tblInd w:w="321" w:type="dxa"/>
        <w:tblLayout w:type="fixed"/>
        <w:tblCellMar>
          <w:top w:w="0" w:type="dxa"/>
          <w:start w:w="108" w:type="dxa"/>
          <w:bottom w:w="0" w:type="dxa"/>
          <w:end w:w="108" w:type="dxa"/>
        </w:tblCellMar>
      </w:tblPr>
      <w:tblGrid>
        <w:gridCol w:w="3920"/>
        <w:gridCol w:w="5260"/>
      </w:tblGrid>
      <w:tr>
        <w:trPr>
          <w:trHeight w:val="1880" w:hRule="atLeast"/>
        </w:trPr>
        <w:tc>
          <w:tcPr>
            <w:tcW w:w="3920" w:type="dxa"/>
            <w:tcBorders/>
          </w:tcPr>
          <w:p>
            <w:pPr>
              <w:pStyle w:val="Normal1"/>
              <w:spacing w:lineRule="auto" w:line="240"/>
              <w:ind w:firstLine="284" w:end="0"/>
              <w:rPr>
                <w:spacing w:val="30"/>
                <w:sz w:val="24"/>
                <w:lang w:val="en-US"/>
              </w:rPr>
            </w:pPr>
            <w:r>
              <w:rPr>
                <w:spacing w:val="30"/>
                <w:sz w:val="24"/>
              </w:rPr>
              <w:t>Прямая</w:t>
            </w:r>
            <w:r>
              <w:rPr>
                <w:spacing w:val="30"/>
                <w:sz w:val="24"/>
                <w:lang w:val="en-US"/>
              </w:rPr>
              <w:t xml:space="preserve"> </w:t>
            </w:r>
            <w:r>
              <w:rPr>
                <w:spacing w:val="30"/>
                <w:sz w:val="24"/>
              </w:rPr>
              <w:t>речь</w:t>
            </w:r>
          </w:p>
          <w:p>
            <w:pPr>
              <w:pStyle w:val="Normal1"/>
              <w:spacing w:lineRule="auto" w:line="240"/>
              <w:rPr/>
            </w:pPr>
            <w:r>
              <w:rPr>
                <w:sz w:val="24"/>
                <w:lang w:val="en-US"/>
              </w:rPr>
              <w:t xml:space="preserve">Al pasar </w:t>
            </w:r>
            <w:r>
              <w:rPr>
                <w:sz w:val="24"/>
              </w:rPr>
              <w:t>ро</w:t>
            </w:r>
            <w:r>
              <w:rPr>
                <w:sz w:val="24"/>
                <w:lang w:val="en-US"/>
              </w:rPr>
              <w:t>r delante de él, el profe-</w:t>
            </w:r>
          </w:p>
          <w:p>
            <w:pPr>
              <w:pStyle w:val="Normal1"/>
              <w:spacing w:lineRule="auto" w:line="240"/>
              <w:ind w:firstLine="284" w:end="0"/>
              <w:rPr/>
            </w:pPr>
            <w:r>
              <w:rPr>
                <w:sz w:val="24"/>
                <w:lang w:val="en-US"/>
              </w:rPr>
              <w:t>sor le dice: — Ponga listed el li-</w:t>
            </w:r>
          </w:p>
          <w:p>
            <w:pPr>
              <w:pStyle w:val="Normal1"/>
              <w:spacing w:lineRule="auto" w:line="240"/>
              <w:ind w:firstLine="284" w:end="0"/>
              <w:rPr>
                <w:sz w:val="24"/>
                <w:lang w:val="en-US"/>
              </w:rPr>
            </w:pPr>
            <w:r>
              <w:rPr>
                <w:sz w:val="24"/>
                <w:lang w:val="en-US"/>
              </w:rPr>
              <w:t>bro.</w:t>
            </w:r>
          </w:p>
          <w:p>
            <w:pPr>
              <w:pStyle w:val="Normal1"/>
              <w:spacing w:lineRule="auto" w:line="240"/>
              <w:rPr>
                <w:sz w:val="24"/>
                <w:lang w:val="en-US"/>
              </w:rPr>
            </w:pPr>
            <w:r>
              <w:rPr>
                <w:sz w:val="24"/>
                <w:lang w:val="en-US"/>
              </w:rPr>
              <w:t>La madre me pide: — Alcanza</w:t>
            </w:r>
          </w:p>
          <w:p>
            <w:pPr>
              <w:pStyle w:val="Normal1"/>
              <w:ind w:firstLine="284" w:end="0"/>
              <w:rPr>
                <w:spacing w:val="30"/>
                <w:sz w:val="24"/>
              </w:rPr>
            </w:pPr>
            <w:r>
              <w:rPr>
                <w:sz w:val="24"/>
                <w:lang w:val="en-US"/>
              </w:rPr>
              <w:t>aquellos</w:t>
            </w:r>
            <w:r>
              <w:rPr>
                <w:sz w:val="24"/>
              </w:rPr>
              <w:t xml:space="preserve"> </w:t>
            </w:r>
            <w:r>
              <w:rPr>
                <w:sz w:val="24"/>
                <w:lang w:val="en-US"/>
              </w:rPr>
              <w:t>platos</w:t>
            </w:r>
            <w:r>
              <w:rPr>
                <w:sz w:val="24"/>
              </w:rPr>
              <w:t>.</w:t>
            </w:r>
          </w:p>
        </w:tc>
        <w:tc>
          <w:tcPr>
            <w:tcW w:w="5260" w:type="dxa"/>
            <w:tcBorders/>
          </w:tcPr>
          <w:p>
            <w:pPr>
              <w:pStyle w:val="Normal1"/>
              <w:spacing w:lineRule="auto" w:line="240"/>
              <w:ind w:start="432" w:end="0"/>
              <w:rPr>
                <w:spacing w:val="30"/>
                <w:sz w:val="24"/>
              </w:rPr>
            </w:pPr>
            <w:r>
              <w:rPr>
                <w:spacing w:val="30"/>
                <w:sz w:val="24"/>
              </w:rPr>
              <w:t>Косвенная речь</w:t>
            </w:r>
          </w:p>
          <w:p>
            <w:pPr>
              <w:pStyle w:val="Normal1"/>
              <w:spacing w:lineRule="auto" w:line="240"/>
              <w:ind w:start="72" w:end="0"/>
              <w:rPr/>
            </w:pPr>
            <w:r>
              <w:rPr>
                <w:sz w:val="24"/>
                <w:lang w:val="en-US"/>
              </w:rPr>
              <w:t xml:space="preserve">Al pasar </w:t>
            </w:r>
            <w:r>
              <w:rPr>
                <w:sz w:val="24"/>
              </w:rPr>
              <w:t>ро</w:t>
            </w:r>
            <w:r>
              <w:rPr>
                <w:sz w:val="24"/>
                <w:lang w:val="en-US"/>
              </w:rPr>
              <w:t>r delante de él el profe-</w:t>
            </w:r>
          </w:p>
          <w:p>
            <w:pPr>
              <w:pStyle w:val="Normal1"/>
              <w:spacing w:lineRule="auto" w:line="240"/>
              <w:ind w:start="372" w:end="0"/>
              <w:rPr/>
            </w:pPr>
            <w:r>
              <w:rPr>
                <w:sz w:val="24"/>
                <w:lang w:val="en-US"/>
              </w:rPr>
              <w:t xml:space="preserve">sor le dice que (él) </w:t>
            </w:r>
            <w:r>
              <w:rPr>
                <w:i/>
                <w:iCs/>
                <w:sz w:val="24"/>
                <w:lang w:val="en-US"/>
              </w:rPr>
              <w:t>ponga</w:t>
            </w:r>
            <w:r>
              <w:rPr>
                <w:sz w:val="24"/>
                <w:lang w:val="en-US"/>
              </w:rPr>
              <w:t xml:space="preserve"> el libro.</w:t>
            </w:r>
          </w:p>
          <w:p>
            <w:pPr>
              <w:pStyle w:val="Normal1"/>
              <w:spacing w:lineRule="auto" w:line="240"/>
              <w:ind w:start="352" w:end="0"/>
              <w:rPr>
                <w:sz w:val="24"/>
                <w:lang w:val="en-US"/>
              </w:rPr>
            </w:pPr>
            <w:r>
              <w:rPr>
                <w:sz w:val="24"/>
                <w:lang w:val="en-US"/>
              </w:rPr>
            </w:r>
          </w:p>
          <w:p>
            <w:pPr>
              <w:pStyle w:val="Normal1"/>
              <w:spacing w:lineRule="auto" w:line="240"/>
              <w:rPr>
                <w:sz w:val="24"/>
                <w:lang w:val="en-US"/>
              </w:rPr>
            </w:pPr>
            <w:r>
              <w:rPr>
                <w:sz w:val="24"/>
                <w:lang w:val="en-US"/>
              </w:rPr>
              <w:t xml:space="preserve">La madre me pide que (yo) </w:t>
            </w:r>
            <w:r>
              <w:rPr>
                <w:i/>
                <w:iCs/>
                <w:sz w:val="24"/>
                <w:lang w:val="en-US"/>
              </w:rPr>
              <w:t>alcance</w:t>
            </w:r>
          </w:p>
          <w:p>
            <w:pPr>
              <w:pStyle w:val="Normal1"/>
              <w:ind w:start="512" w:end="0"/>
              <w:rPr>
                <w:spacing w:val="30"/>
                <w:sz w:val="24"/>
              </w:rPr>
            </w:pPr>
            <w:r>
              <w:rPr>
                <w:sz w:val="24"/>
                <w:lang w:val="en-US"/>
              </w:rPr>
              <w:t>aquellos</w:t>
            </w:r>
            <w:r>
              <w:rPr>
                <w:sz w:val="24"/>
              </w:rPr>
              <w:t xml:space="preserve"> </w:t>
            </w:r>
            <w:r>
              <w:rPr>
                <w:sz w:val="24"/>
                <w:lang w:val="en-US"/>
              </w:rPr>
              <w:t>platos</w:t>
            </w:r>
            <w:r>
              <w:rPr>
                <w:sz w:val="24"/>
              </w:rPr>
              <w:t xml:space="preserve">. </w:t>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Когда необходимо перевести в косвенную речь </w:t>
      </w:r>
      <w:r>
        <w:rPr>
          <w:spacing w:val="20"/>
          <w:sz w:val="24"/>
        </w:rPr>
        <w:t>вопроси</w:t>
        <w:softHyphen/>
        <w:t>тельное</w:t>
      </w:r>
      <w:r>
        <w:rPr>
          <w:sz w:val="24"/>
        </w:rPr>
        <w:t xml:space="preserve"> предложение, то возможны два варианта, которые за</w:t>
        <w:softHyphen/>
        <w:t>висят от того, как начинается предложение — с вопросительного слова или без него:</w:t>
      </w:r>
    </w:p>
    <w:p>
      <w:pPr>
        <w:pStyle w:val="Normal1"/>
        <w:spacing w:lineRule="auto" w:line="240"/>
        <w:ind w:firstLine="284" w:end="0"/>
        <w:rPr/>
      </w:pPr>
      <w:r>
        <w:rPr>
          <w:sz w:val="24"/>
        </w:rPr>
        <w:t xml:space="preserve">1) если вопросительное предложение употребляется </w:t>
      </w:r>
      <w:r>
        <w:rPr>
          <w:spacing w:val="20"/>
          <w:sz w:val="24"/>
        </w:rPr>
        <w:t>без</w:t>
      </w:r>
      <w:r>
        <w:rPr>
          <w:sz w:val="24"/>
        </w:rPr>
        <w:t xml:space="preserve"> вопро</w:t>
        <w:softHyphen/>
        <w:t>сительного слова (а это происходит в тех случаях, когда вопрос ка</w:t>
        <w:softHyphen/>
        <w:t xml:space="preserve">сается всего предложения в целом, т.е. задается так называемый общий       </w:t>
      </w:r>
      <w:r>
        <w:rPr>
          <w:spacing w:val="20"/>
          <w:sz w:val="24"/>
        </w:rPr>
        <w:t>вопрос</w:t>
      </w:r>
      <w:r>
        <w:rPr>
          <w:sz w:val="24"/>
        </w:rPr>
        <w:t xml:space="preserve"> — </w:t>
      </w:r>
      <w:r>
        <w:rPr>
          <w:sz w:val="24"/>
          <w:lang w:val="en-US"/>
        </w:rPr>
        <w:t>pregunta</w:t>
      </w:r>
      <w:r>
        <w:rPr>
          <w:sz w:val="24"/>
        </w:rPr>
        <w:t xml:space="preserve"> </w:t>
      </w:r>
      <w:r>
        <w:rPr>
          <w:sz w:val="24"/>
          <w:lang w:val="en-US"/>
        </w:rPr>
        <w:t>general</w:t>
      </w:r>
      <w:r>
        <w:rPr>
          <w:sz w:val="24"/>
        </w:rPr>
        <w:t xml:space="preserve">, — на который отвечают либо утверждением </w:t>
      </w:r>
      <w:r>
        <w:rPr>
          <w:b/>
          <w:sz w:val="24"/>
          <w:lang w:val="en-US"/>
        </w:rPr>
        <w:t>si</w:t>
      </w:r>
      <w:r>
        <w:rPr>
          <w:sz w:val="24"/>
        </w:rPr>
        <w:t xml:space="preserve">, либо отрицанием — </w:t>
      </w:r>
      <w:r>
        <w:rPr>
          <w:b/>
          <w:sz w:val="24"/>
          <w:lang w:val="en-US"/>
        </w:rPr>
        <w:t>n</w:t>
      </w:r>
      <w:r>
        <w:rPr>
          <w:b/>
          <w:sz w:val="24"/>
        </w:rPr>
        <w:t>о</w:t>
      </w:r>
      <w:r>
        <w:rPr>
          <w:sz w:val="24"/>
        </w:rPr>
        <w:t>), то такое предложе</w:t>
        <w:softHyphen/>
        <w:t xml:space="preserve">ние вводится в косвенную речь с помощью союза </w:t>
      </w:r>
      <w:r>
        <w:rPr>
          <w:b/>
          <w:sz w:val="24"/>
        </w:rPr>
        <w:t xml:space="preserve">si </w:t>
      </w:r>
      <w:r>
        <w:rPr>
          <w:sz w:val="24"/>
        </w:rPr>
        <w:t>(ли).</w:t>
      </w:r>
    </w:p>
    <w:p>
      <w:pPr>
        <w:pStyle w:val="Normal1"/>
        <w:spacing w:lineRule="auto" w:line="240"/>
        <w:ind w:firstLine="284" w:end="0"/>
        <w:rPr>
          <w:sz w:val="24"/>
        </w:rPr>
      </w:pPr>
      <w:r>
        <w:rPr>
          <w:sz w:val="24"/>
        </w:rPr>
        <w:t>Порядок слов вопросительного предложения может оставаться прежним или же становиться прямым. Кроме того, при переходе в косвенную речь производятся изменения, указанные в пункте 3:</w:t>
      </w:r>
    </w:p>
    <w:p>
      <w:pPr>
        <w:pStyle w:val="Normal1"/>
        <w:spacing w:lineRule="auto" w:line="240"/>
        <w:ind w:firstLine="284" w:end="0"/>
        <w:rPr>
          <w:spacing w:val="30"/>
          <w:sz w:val="24"/>
        </w:rPr>
      </w:pPr>
      <w:r>
        <w:rPr>
          <w:spacing w:val="30"/>
          <w:sz w:val="24"/>
        </w:rPr>
      </w:r>
    </w:p>
    <w:tbl>
      <w:tblPr>
        <w:tblW w:w="9820" w:type="dxa"/>
        <w:jc w:val="start"/>
        <w:tblInd w:w="281" w:type="dxa"/>
        <w:tblLayout w:type="fixed"/>
        <w:tblCellMar>
          <w:top w:w="0" w:type="dxa"/>
          <w:start w:w="108" w:type="dxa"/>
          <w:bottom w:w="0" w:type="dxa"/>
          <w:end w:w="108" w:type="dxa"/>
        </w:tblCellMar>
      </w:tblPr>
      <w:tblGrid>
        <w:gridCol w:w="3938"/>
        <w:gridCol w:w="5882"/>
      </w:tblGrid>
      <w:tr>
        <w:trPr>
          <w:trHeight w:val="1460" w:hRule="atLeast"/>
        </w:trPr>
        <w:tc>
          <w:tcPr>
            <w:tcW w:w="3938" w:type="dxa"/>
            <w:tcBorders/>
          </w:tcPr>
          <w:p>
            <w:pPr>
              <w:pStyle w:val="Normal1"/>
              <w:spacing w:lineRule="auto" w:line="240"/>
              <w:ind w:firstLine="284" w:end="0"/>
              <w:rPr>
                <w:spacing w:val="30"/>
                <w:sz w:val="24"/>
                <w:lang w:val="en-US"/>
              </w:rPr>
            </w:pPr>
            <w:r>
              <w:rPr>
                <w:spacing w:val="30"/>
                <w:sz w:val="24"/>
              </w:rPr>
              <w:t>Прямая</w:t>
            </w:r>
            <w:r>
              <w:rPr>
                <w:spacing w:val="30"/>
                <w:sz w:val="24"/>
                <w:lang w:val="en-US"/>
              </w:rPr>
              <w:t xml:space="preserve"> </w:t>
            </w:r>
            <w:r>
              <w:rPr>
                <w:spacing w:val="30"/>
                <w:sz w:val="24"/>
              </w:rPr>
              <w:t>речь</w:t>
            </w:r>
          </w:p>
          <w:p>
            <w:pPr>
              <w:pStyle w:val="Normal1"/>
              <w:spacing w:lineRule="auto" w:line="240"/>
              <w:rPr>
                <w:sz w:val="24"/>
                <w:lang w:val="en-US"/>
              </w:rPr>
            </w:pPr>
            <w:r>
              <w:rPr>
                <w:sz w:val="24"/>
                <w:lang w:val="en-US"/>
              </w:rPr>
              <w:t>Pérez pregunta a su amigo:</w:t>
            </w:r>
          </w:p>
          <w:p>
            <w:pPr>
              <w:pStyle w:val="Normal1"/>
              <w:spacing w:lineRule="auto" w:line="240"/>
              <w:ind w:firstLine="284" w:end="0"/>
              <w:rPr>
                <w:sz w:val="24"/>
                <w:lang w:val="en-US"/>
              </w:rPr>
            </w:pPr>
            <w:r>
              <w:rPr>
                <w:sz w:val="24"/>
                <w:lang w:val="en-US"/>
              </w:rPr>
              <w:t>—</w:t>
            </w:r>
            <w:r>
              <w:rPr>
                <w:sz w:val="24"/>
                <w:lang w:val="en-US"/>
              </w:rPr>
              <w:t>¿Vendrá mañana Luisa?</w:t>
            </w:r>
          </w:p>
          <w:p>
            <w:pPr>
              <w:pStyle w:val="Normal1"/>
              <w:spacing w:lineRule="auto" w:line="240"/>
              <w:rPr/>
            </w:pPr>
            <w:r>
              <w:rPr>
                <w:sz w:val="24"/>
                <w:lang w:val="en-US"/>
              </w:rPr>
              <w:t>Yo pregunto a Rosa: — ¿Quiere</w:t>
            </w:r>
          </w:p>
          <w:p>
            <w:pPr>
              <w:pStyle w:val="Normal1"/>
              <w:spacing w:lineRule="auto" w:line="240"/>
              <w:ind w:firstLine="284" w:end="0"/>
              <w:rPr>
                <w:sz w:val="24"/>
                <w:lang w:val="en-US"/>
              </w:rPr>
            </w:pPr>
            <w:r>
              <w:rPr>
                <w:sz w:val="24"/>
                <w:lang w:val="en-US"/>
              </w:rPr>
              <w:t>usted un clavel?</w:t>
            </w:r>
          </w:p>
          <w:p>
            <w:pPr>
              <w:pStyle w:val="Normal1"/>
              <w:rPr>
                <w:spacing w:val="30"/>
                <w:sz w:val="24"/>
                <w:lang w:val="en-US"/>
              </w:rPr>
            </w:pPr>
            <w:r>
              <w:rPr>
                <w:spacing w:val="30"/>
                <w:sz w:val="24"/>
                <w:lang w:val="en-US"/>
              </w:rPr>
            </w:r>
          </w:p>
        </w:tc>
        <w:tc>
          <w:tcPr>
            <w:tcW w:w="5882" w:type="dxa"/>
            <w:tcBorders/>
          </w:tcPr>
          <w:p>
            <w:pPr>
              <w:pStyle w:val="Normal1"/>
              <w:spacing w:lineRule="auto" w:line="240"/>
              <w:ind w:start="412" w:end="0"/>
              <w:rPr/>
            </w:pPr>
            <w:r>
              <w:rPr>
                <w:spacing w:val="30"/>
                <w:sz w:val="24"/>
              </w:rPr>
              <w:t>Косвенная</w:t>
            </w:r>
            <w:r>
              <w:rPr>
                <w:spacing w:val="30"/>
                <w:sz w:val="24"/>
                <w:lang w:val="en-US"/>
              </w:rPr>
              <w:t xml:space="preserve"> </w:t>
            </w:r>
            <w:r>
              <w:rPr>
                <w:spacing w:val="30"/>
                <w:sz w:val="24"/>
              </w:rPr>
              <w:t>речь</w:t>
            </w:r>
            <w:r>
              <w:rPr>
                <w:spacing w:val="30"/>
                <w:sz w:val="24"/>
                <w:lang w:val="en-US"/>
              </w:rPr>
              <w:t xml:space="preserve"> </w:t>
            </w:r>
          </w:p>
          <w:p>
            <w:pPr>
              <w:pStyle w:val="Normal1"/>
              <w:spacing w:lineRule="auto" w:line="240"/>
              <w:rPr/>
            </w:pPr>
            <w:r>
              <w:rPr>
                <w:sz w:val="24"/>
                <w:lang w:val="en-US"/>
              </w:rPr>
              <w:t xml:space="preserve">Pérez pregunta a su amigo </w:t>
            </w:r>
            <w:r>
              <w:rPr>
                <w:b/>
                <w:bCs/>
                <w:sz w:val="24"/>
                <w:lang w:val="en-US"/>
              </w:rPr>
              <w:t>si</w:t>
            </w:r>
            <w:r>
              <w:rPr>
                <w:sz w:val="24"/>
                <w:lang w:val="en-US"/>
              </w:rPr>
              <w:t xml:space="preserve"> ven-</w:t>
            </w:r>
          </w:p>
          <w:p>
            <w:pPr>
              <w:pStyle w:val="Normal1"/>
              <w:spacing w:lineRule="auto" w:line="240"/>
              <w:ind w:firstLine="317" w:end="0"/>
              <w:rPr>
                <w:sz w:val="24"/>
                <w:lang w:val="en-US"/>
              </w:rPr>
            </w:pPr>
            <w:r>
              <w:rPr>
                <w:sz w:val="24"/>
                <w:lang w:val="en-US"/>
              </w:rPr>
              <w:t>drá mañana Luisa.</w:t>
            </w:r>
          </w:p>
          <w:p>
            <w:pPr>
              <w:pStyle w:val="Normal1"/>
              <w:spacing w:lineRule="auto" w:line="240"/>
              <w:rPr>
                <w:sz w:val="24"/>
                <w:lang w:val="en-US"/>
              </w:rPr>
            </w:pPr>
            <w:r>
              <w:rPr>
                <w:sz w:val="24"/>
                <w:lang w:val="en-US"/>
              </w:rPr>
              <w:t xml:space="preserve">Yo pregunto a Rosa si(ella) quiere </w:t>
            </w:r>
          </w:p>
          <w:p>
            <w:pPr>
              <w:pStyle w:val="Normal1"/>
              <w:spacing w:lineRule="auto" w:line="240"/>
              <w:ind w:firstLine="317" w:end="0"/>
              <w:rPr/>
            </w:pPr>
            <w:r>
              <w:rPr>
                <w:sz w:val="24"/>
                <w:lang w:val="en-US"/>
              </w:rPr>
              <w:t>un</w:t>
            </w:r>
            <w:r>
              <w:rPr>
                <w:sz w:val="24"/>
              </w:rPr>
              <w:t xml:space="preserve"> </w:t>
            </w:r>
            <w:r>
              <w:rPr>
                <w:sz w:val="24"/>
                <w:lang w:val="en-US"/>
              </w:rPr>
              <w:t>clavel</w:t>
            </w:r>
            <w:r>
              <w:rPr>
                <w:sz w:val="24"/>
              </w:rPr>
              <w:t>.</w:t>
            </w:r>
          </w:p>
          <w:p>
            <w:pPr>
              <w:pStyle w:val="Normal1"/>
              <w:rPr>
                <w:spacing w:val="30"/>
                <w:sz w:val="24"/>
              </w:rPr>
            </w:pPr>
            <w:r>
              <w:rPr>
                <w:spacing w:val="30"/>
                <w:sz w:val="24"/>
              </w:rPr>
            </w:r>
          </w:p>
        </w:tc>
      </w:tr>
    </w:tbl>
    <w:p>
      <w:pPr>
        <w:pStyle w:val="Normal1"/>
        <w:spacing w:lineRule="auto" w:line="240"/>
        <w:ind w:firstLine="284" w:end="0"/>
        <w:rPr/>
      </w:pPr>
      <w:r>
        <w:rPr>
          <w:i/>
        </w:rPr>
        <w:t>Примечание</w:t>
      </w:r>
      <w:r>
        <w:rPr/>
        <w:t>. На ранних этапах развития испанского языка подобные вопроси</w:t>
        <w:softHyphen/>
        <w:t xml:space="preserve">тельные предложения включались в косвенную речь с помощью союза </w:t>
      </w:r>
      <w:r>
        <w:rPr>
          <w:b/>
          <w:bCs/>
        </w:rPr>
        <w:t>que</w:t>
      </w:r>
      <w:r>
        <w:rPr/>
        <w:t>, упот</w:t>
        <w:softHyphen/>
        <w:t xml:space="preserve">реблявшегося вместе с </w:t>
      </w:r>
      <w:r>
        <w:rPr>
          <w:b/>
          <w:lang w:val="en-US"/>
        </w:rPr>
        <w:t>si</w:t>
      </w:r>
      <w:r>
        <w:rPr/>
        <w:t xml:space="preserve">: </w:t>
      </w:r>
      <w:r>
        <w:rPr>
          <w:lang w:val="en-US"/>
        </w:rPr>
        <w:t>Margarita</w:t>
      </w:r>
      <w:r>
        <w:rPr/>
        <w:t xml:space="preserve"> </w:t>
      </w:r>
      <w:r>
        <w:rPr>
          <w:lang w:val="en-US"/>
        </w:rPr>
        <w:t>pregunta</w:t>
      </w:r>
      <w:r>
        <w:rPr/>
        <w:t xml:space="preserve"> </w:t>
      </w:r>
      <w:r>
        <w:rPr>
          <w:lang w:val="en-US"/>
        </w:rPr>
        <w:t>que</w:t>
      </w:r>
      <w:r>
        <w:rPr/>
        <w:t xml:space="preserve"> </w:t>
      </w:r>
      <w:r>
        <w:rPr>
          <w:lang w:val="en-US"/>
        </w:rPr>
        <w:t>si</w:t>
      </w:r>
      <w:r>
        <w:rPr/>
        <w:t xml:space="preserve"> </w:t>
      </w:r>
      <w:r>
        <w:rPr>
          <w:lang w:val="en-US"/>
        </w:rPr>
        <w:t>vamos</w:t>
      </w:r>
      <w:r>
        <w:rPr/>
        <w:t xml:space="preserve"> </w:t>
      </w:r>
      <w:r>
        <w:rPr>
          <w:lang w:val="en-US"/>
        </w:rPr>
        <w:t>a</w:t>
      </w:r>
      <w:r>
        <w:rPr/>
        <w:t xml:space="preserve"> </w:t>
      </w:r>
      <w:r>
        <w:rPr>
          <w:lang w:val="en-US"/>
        </w:rPr>
        <w:t>esperarle</w:t>
      </w:r>
      <w:r>
        <w:rPr/>
        <w:t xml:space="preserve"> </w:t>
      </w:r>
      <w:r>
        <w:rPr>
          <w:lang w:val="en-US"/>
        </w:rPr>
        <w:t>m</w:t>
      </w:r>
      <w:r>
        <w:rPr/>
        <w:t>á</w:t>
      </w:r>
      <w:r>
        <w:rPr>
          <w:lang w:val="en-US"/>
        </w:rPr>
        <w:t>s</w:t>
      </w:r>
      <w:r>
        <w:rPr/>
        <w:t>. В совре</w:t>
        <w:softHyphen/>
        <w:t xml:space="preserve">менном языке союз </w:t>
      </w:r>
      <w:r>
        <w:rPr>
          <w:b/>
        </w:rPr>
        <w:t>que</w:t>
      </w:r>
      <w:r>
        <w:rPr/>
        <w:t xml:space="preserve"> обычно опускается, однако совместное употребление этих двух союзов вполне допустимо.</w:t>
      </w:r>
    </w:p>
    <w:p>
      <w:pPr>
        <w:pStyle w:val="Normal1"/>
        <w:spacing w:lineRule="auto" w:line="240"/>
        <w:ind w:firstLine="284" w:end="0"/>
        <w:rPr>
          <w:lang w:val="en-US"/>
        </w:rPr>
      </w:pPr>
      <w:r>
        <w:rPr>
          <w:lang w:val="en-US"/>
        </w:rPr>
      </w:r>
    </w:p>
    <w:p>
      <w:pPr>
        <w:pStyle w:val="Normal1"/>
        <w:spacing w:lineRule="auto" w:line="240"/>
        <w:ind w:firstLine="284" w:end="0"/>
        <w:rPr/>
      </w:pPr>
      <w:r>
        <w:rPr>
          <w:sz w:val="24"/>
        </w:rPr>
        <w:t>2) если вопросительное предложение начинается с вопроситель</w:t>
        <w:softHyphen/>
        <w:t xml:space="preserve">ного слова (а это происходит в тех случаях, когда вопрос касается одного из членов предложения, т.е. задается так называемый </w:t>
      </w:r>
      <w:r>
        <w:rPr>
          <w:spacing w:val="20"/>
          <w:sz w:val="24"/>
        </w:rPr>
        <w:t>час</w:t>
        <w:softHyphen/>
        <w:t>тичный</w:t>
      </w:r>
      <w:r>
        <w:rPr>
          <w:sz w:val="24"/>
        </w:rPr>
        <w:t xml:space="preserve"> </w:t>
      </w:r>
      <w:r>
        <w:rPr>
          <w:spacing w:val="20"/>
          <w:sz w:val="24"/>
        </w:rPr>
        <w:t>вопрос</w:t>
      </w:r>
      <w:r>
        <w:rPr>
          <w:sz w:val="24"/>
        </w:rPr>
        <w:t xml:space="preserve"> — </w:t>
      </w:r>
      <w:r>
        <w:rPr>
          <w:sz w:val="24"/>
          <w:lang w:val="en-US"/>
        </w:rPr>
        <w:t>pregunta</w:t>
      </w:r>
      <w:r>
        <w:rPr>
          <w:sz w:val="24"/>
        </w:rPr>
        <w:t xml:space="preserve"> </w:t>
      </w:r>
      <w:r>
        <w:rPr>
          <w:sz w:val="24"/>
          <w:lang w:val="en-US"/>
        </w:rPr>
        <w:t>parcial</w:t>
      </w:r>
      <w:r>
        <w:rPr>
          <w:sz w:val="24"/>
        </w:rPr>
        <w:t>), то такое предложение вво</w:t>
        <w:softHyphen/>
        <w:t xml:space="preserve">дится в косвенную речь с помощью самих вопросительных слов, входящих в него. Знак </w:t>
      </w:r>
      <w:r>
        <w:rPr>
          <w:sz w:val="24"/>
          <w:lang w:val="en-US"/>
        </w:rPr>
        <w:t>acento</w:t>
      </w:r>
      <w:r>
        <w:rPr>
          <w:sz w:val="24"/>
        </w:rPr>
        <w:t xml:space="preserve"> над вопросительными словами </w:t>
      </w:r>
      <w:r>
        <w:rPr>
          <w:spacing w:val="20"/>
          <w:sz w:val="24"/>
        </w:rPr>
        <w:t>со</w:t>
        <w:softHyphen/>
        <w:t>храняется</w:t>
      </w:r>
      <w:r>
        <w:rPr>
          <w:sz w:val="24"/>
        </w:rPr>
        <w:t>. Порядок слов остается прежний: происходят лишь изменения, перечисленные в пункте 3:</w:t>
      </w:r>
    </w:p>
    <w:p>
      <w:pPr>
        <w:pStyle w:val="Normal1"/>
        <w:spacing w:lineRule="auto" w:line="240"/>
        <w:ind w:firstLine="284" w:end="0"/>
        <w:rPr>
          <w:spacing w:val="30"/>
          <w:sz w:val="24"/>
        </w:rPr>
      </w:pPr>
      <w:r>
        <w:rPr>
          <w:spacing w:val="30"/>
          <w:sz w:val="24"/>
        </w:rPr>
      </w:r>
    </w:p>
    <w:p>
      <w:pPr>
        <w:pStyle w:val="Normal1"/>
        <w:spacing w:lineRule="auto" w:line="240"/>
        <w:ind w:firstLine="284" w:end="0"/>
        <w:rPr>
          <w:spacing w:val="30"/>
          <w:sz w:val="24"/>
        </w:rPr>
      </w:pPr>
      <w:r>
        <w:rPr>
          <w:spacing w:val="30"/>
          <w:sz w:val="24"/>
        </w:rPr>
      </w:r>
    </w:p>
    <w:tbl>
      <w:tblPr>
        <w:tblW w:w="9420" w:type="dxa"/>
        <w:jc w:val="start"/>
        <w:tblInd w:w="301" w:type="dxa"/>
        <w:tblLayout w:type="fixed"/>
        <w:tblCellMar>
          <w:top w:w="0" w:type="dxa"/>
          <w:start w:w="108" w:type="dxa"/>
          <w:bottom w:w="0" w:type="dxa"/>
          <w:end w:w="108" w:type="dxa"/>
        </w:tblCellMar>
      </w:tblPr>
      <w:tblGrid>
        <w:gridCol w:w="3960"/>
        <w:gridCol w:w="5460"/>
      </w:tblGrid>
      <w:tr>
        <w:trPr>
          <w:trHeight w:val="2020" w:hRule="atLeast"/>
        </w:trPr>
        <w:tc>
          <w:tcPr>
            <w:tcW w:w="3960" w:type="dxa"/>
            <w:tcBorders/>
          </w:tcPr>
          <w:p>
            <w:pPr>
              <w:pStyle w:val="Normal1"/>
              <w:spacing w:lineRule="auto" w:line="240"/>
              <w:ind w:firstLine="284" w:end="0"/>
              <w:rPr>
                <w:spacing w:val="30"/>
                <w:sz w:val="24"/>
                <w:lang w:val="en-US"/>
              </w:rPr>
            </w:pPr>
            <w:r>
              <w:rPr>
                <w:spacing w:val="30"/>
                <w:sz w:val="24"/>
              </w:rPr>
              <w:t>Прямая</w:t>
            </w:r>
            <w:r>
              <w:rPr>
                <w:spacing w:val="30"/>
                <w:sz w:val="24"/>
                <w:lang w:val="en-US"/>
              </w:rPr>
              <w:t xml:space="preserve"> </w:t>
            </w:r>
            <w:r>
              <w:rPr>
                <w:spacing w:val="30"/>
                <w:sz w:val="24"/>
              </w:rPr>
              <w:t>речь</w:t>
            </w:r>
          </w:p>
          <w:p>
            <w:pPr>
              <w:pStyle w:val="Normal1"/>
              <w:spacing w:lineRule="auto" w:line="240"/>
              <w:rPr>
                <w:sz w:val="24"/>
                <w:lang w:val="en-US"/>
              </w:rPr>
            </w:pPr>
            <w:r>
              <w:rPr>
                <w:sz w:val="24"/>
                <w:lang w:val="en-US"/>
              </w:rPr>
              <w:t>La mujer pregunta a su marido:</w:t>
            </w:r>
          </w:p>
          <w:p>
            <w:pPr>
              <w:pStyle w:val="Normal1"/>
              <w:spacing w:lineRule="auto" w:line="240"/>
              <w:ind w:firstLine="284" w:end="0"/>
              <w:rPr>
                <w:sz w:val="24"/>
                <w:lang w:val="en-US"/>
              </w:rPr>
            </w:pPr>
            <w:r>
              <w:rPr>
                <w:sz w:val="24"/>
                <w:lang w:val="en-US"/>
              </w:rPr>
              <w:t xml:space="preserve">— </w:t>
            </w:r>
            <w:r>
              <w:rPr>
                <w:sz w:val="24"/>
                <w:lang w:val="en-US"/>
              </w:rPr>
              <w:t>¿Cuál era el apellido de tu</w:t>
            </w:r>
          </w:p>
          <w:p>
            <w:pPr>
              <w:pStyle w:val="Normal1"/>
              <w:spacing w:lineRule="auto" w:line="240"/>
              <w:ind w:firstLine="284" w:end="0"/>
              <w:rPr/>
            </w:pPr>
            <w:r>
              <w:rPr>
                <w:sz w:val="24"/>
                <w:lang w:val="en-US"/>
              </w:rPr>
              <w:t xml:space="preserve">compañero?  </w:t>
            </w:r>
          </w:p>
          <w:p>
            <w:pPr>
              <w:pStyle w:val="Normal1"/>
              <w:spacing w:lineRule="auto" w:line="240"/>
              <w:rPr>
                <w:sz w:val="24"/>
                <w:lang w:val="en-US"/>
              </w:rPr>
            </w:pPr>
            <w:r>
              <w:rPr>
                <w:sz w:val="24"/>
                <w:lang w:val="en-US"/>
              </w:rPr>
              <w:t xml:space="preserve">— </w:t>
            </w:r>
            <w:r>
              <w:rPr>
                <w:sz w:val="24"/>
                <w:lang w:val="en-US"/>
              </w:rPr>
              <w:t>¿Cuándo llega el padre? — pre-</w:t>
            </w:r>
          </w:p>
          <w:p>
            <w:pPr>
              <w:pStyle w:val="Normal1"/>
              <w:spacing w:lineRule="auto" w:line="240"/>
              <w:ind w:firstLine="284" w:end="0"/>
              <w:rPr>
                <w:sz w:val="24"/>
                <w:lang w:val="en-US"/>
              </w:rPr>
            </w:pPr>
            <w:r>
              <w:rPr>
                <w:sz w:val="24"/>
                <w:lang w:val="en-US"/>
              </w:rPr>
              <w:t>gunta el campesino.</w:t>
            </w:r>
          </w:p>
          <w:p>
            <w:pPr>
              <w:pStyle w:val="Normal1"/>
              <w:rPr>
                <w:spacing w:val="30"/>
                <w:sz w:val="24"/>
                <w:lang w:val="en-US"/>
              </w:rPr>
            </w:pPr>
            <w:r>
              <w:rPr>
                <w:spacing w:val="30"/>
                <w:sz w:val="24"/>
                <w:lang w:val="en-US"/>
              </w:rPr>
            </w:r>
          </w:p>
        </w:tc>
        <w:tc>
          <w:tcPr>
            <w:tcW w:w="5460" w:type="dxa"/>
            <w:tcBorders/>
          </w:tcPr>
          <w:p>
            <w:pPr>
              <w:pStyle w:val="Normal1"/>
              <w:spacing w:lineRule="auto" w:line="240"/>
              <w:ind w:start="112" w:end="0"/>
              <w:rPr/>
            </w:pPr>
            <w:r>
              <w:rPr>
                <w:spacing w:val="30"/>
                <w:sz w:val="24"/>
              </w:rPr>
              <w:t>Косв</w:t>
            </w:r>
            <w:r>
              <w:rPr>
                <w:spacing w:val="30"/>
                <w:sz w:val="24"/>
                <w:lang w:val="en-US"/>
              </w:rPr>
              <w:t>e</w:t>
            </w:r>
            <w:r>
              <w:rPr>
                <w:spacing w:val="30"/>
                <w:sz w:val="24"/>
              </w:rPr>
              <w:t>нная</w:t>
            </w:r>
            <w:r>
              <w:rPr>
                <w:spacing w:val="30"/>
                <w:sz w:val="24"/>
                <w:lang w:val="en-US"/>
              </w:rPr>
              <w:t xml:space="preserve"> </w:t>
            </w:r>
            <w:r>
              <w:rPr>
                <w:spacing w:val="30"/>
                <w:sz w:val="24"/>
              </w:rPr>
              <w:t>речь</w:t>
            </w:r>
            <w:r>
              <w:rPr>
                <w:spacing w:val="30"/>
                <w:sz w:val="24"/>
                <w:lang w:val="en-US"/>
              </w:rPr>
              <w:t xml:space="preserve"> </w:t>
            </w:r>
          </w:p>
          <w:p>
            <w:pPr>
              <w:pStyle w:val="Normal1"/>
              <w:spacing w:lineRule="auto" w:line="240"/>
              <w:rPr>
                <w:sz w:val="24"/>
                <w:lang w:val="en-US"/>
              </w:rPr>
            </w:pPr>
            <w:r>
              <w:rPr>
                <w:sz w:val="24"/>
                <w:lang w:val="en-US"/>
              </w:rPr>
              <w:t xml:space="preserve">La mujer pregunta a su marido </w:t>
            </w:r>
            <w:r>
              <w:rPr>
                <w:i/>
                <w:iCs/>
                <w:sz w:val="24"/>
                <w:lang w:val="en-US"/>
              </w:rPr>
              <w:t>cuál</w:t>
            </w:r>
          </w:p>
          <w:p>
            <w:pPr>
              <w:pStyle w:val="Normal1"/>
              <w:spacing w:lineRule="auto" w:line="240"/>
              <w:ind w:firstLine="275" w:end="0"/>
              <w:rPr>
                <w:sz w:val="24"/>
                <w:lang w:val="en-US"/>
              </w:rPr>
            </w:pPr>
            <w:r>
              <w:rPr>
                <w:sz w:val="24"/>
                <w:lang w:val="en-US"/>
              </w:rPr>
              <w:t xml:space="preserve">era el apellido de su compañero. </w:t>
            </w:r>
          </w:p>
          <w:p>
            <w:pPr>
              <w:pStyle w:val="Normal"/>
              <w:rPr>
                <w:spacing w:val="30"/>
                <w:sz w:val="24"/>
                <w:lang w:val="en-US"/>
              </w:rPr>
            </w:pPr>
            <w:r>
              <w:rPr>
                <w:spacing w:val="30"/>
                <w:sz w:val="24"/>
                <w:lang w:val="en-US"/>
              </w:rPr>
            </w:r>
          </w:p>
          <w:p>
            <w:pPr>
              <w:pStyle w:val="Normal1"/>
              <w:spacing w:lineRule="auto" w:line="240"/>
              <w:rPr/>
            </w:pPr>
            <w:r>
              <w:rPr>
                <w:sz w:val="24"/>
                <w:lang w:val="en-US"/>
              </w:rPr>
              <w:t xml:space="preserve">El campesino pregunta </w:t>
            </w:r>
            <w:r>
              <w:rPr>
                <w:i/>
                <w:iCs/>
                <w:sz w:val="24"/>
                <w:lang w:val="en-US"/>
              </w:rPr>
              <w:t>cuándo</w:t>
            </w:r>
            <w:r>
              <w:rPr>
                <w:sz w:val="24"/>
                <w:lang w:val="en-US"/>
              </w:rPr>
              <w:t xml:space="preserve"> lle-</w:t>
            </w:r>
          </w:p>
          <w:p>
            <w:pPr>
              <w:pStyle w:val="Normal1"/>
              <w:spacing w:lineRule="auto" w:line="240"/>
              <w:ind w:firstLine="275" w:end="0"/>
              <w:rPr>
                <w:sz w:val="24"/>
                <w:lang w:val="en-US"/>
              </w:rPr>
            </w:pPr>
            <w:r>
              <w:rPr>
                <w:sz w:val="24"/>
                <w:lang w:val="en-US"/>
              </w:rPr>
              <w:t>ga el padre.</w:t>
            </w:r>
          </w:p>
          <w:p>
            <w:pPr>
              <w:pStyle w:val="Normal1"/>
              <w:rPr>
                <w:spacing w:val="30"/>
                <w:sz w:val="24"/>
                <w:lang w:val="en-US"/>
              </w:rPr>
            </w:pPr>
            <w:r>
              <w:rPr>
                <w:spacing w:val="30"/>
                <w:sz w:val="24"/>
                <w:lang w:val="en-US"/>
              </w:rPr>
            </w:r>
          </w:p>
        </w:tc>
      </w:tr>
    </w:tbl>
    <w:p>
      <w:pPr>
        <w:pStyle w:val="Normal1"/>
        <w:spacing w:lineRule="auto" w:line="240"/>
        <w:ind w:firstLine="284" w:end="0"/>
        <w:rPr/>
      </w:pPr>
      <w:r>
        <w:rPr>
          <w:sz w:val="24"/>
        </w:rPr>
        <w:t xml:space="preserve">г) При переходе в косвенную речь </w:t>
      </w:r>
      <w:r>
        <w:rPr>
          <w:spacing w:val="20"/>
          <w:sz w:val="24"/>
        </w:rPr>
        <w:t>восклицательного</w:t>
      </w:r>
      <w:r>
        <w:rPr>
          <w:sz w:val="24"/>
        </w:rPr>
        <w:t xml:space="preserve"> предложения возможны три случая:</w:t>
      </w:r>
    </w:p>
    <w:p>
      <w:pPr>
        <w:pStyle w:val="Normal1"/>
        <w:spacing w:lineRule="auto" w:line="240"/>
        <w:ind w:firstLine="284" w:end="0"/>
        <w:rPr>
          <w:sz w:val="24"/>
        </w:rPr>
      </w:pPr>
      <w:r>
        <w:rPr>
          <w:sz w:val="24"/>
        </w:rPr>
        <w:t>1) если в восклицательном предложении отсутствует вос</w:t>
        <w:softHyphen/>
        <w:t>клицательное местоимение-прилагательное или наречие, то переход  такого предложения в косвенную речь происходит по правилам,  свойственным повествовательным предложениям (см. пункт 4 а):</w:t>
      </w:r>
    </w:p>
    <w:p>
      <w:pPr>
        <w:pStyle w:val="Normal1"/>
        <w:spacing w:lineRule="auto" w:line="240"/>
        <w:ind w:firstLine="284" w:end="0"/>
        <w:rPr>
          <w:spacing w:val="34"/>
          <w:sz w:val="24"/>
        </w:rPr>
      </w:pPr>
      <w:r>
        <w:rPr>
          <w:spacing w:val="34"/>
          <w:sz w:val="24"/>
        </w:rPr>
      </w:r>
    </w:p>
    <w:tbl>
      <w:tblPr>
        <w:tblW w:w="9386" w:type="dxa"/>
        <w:jc w:val="start"/>
        <w:tblInd w:w="361" w:type="dxa"/>
        <w:tblLayout w:type="fixed"/>
        <w:tblCellMar>
          <w:top w:w="0" w:type="dxa"/>
          <w:start w:w="108" w:type="dxa"/>
          <w:bottom w:w="0" w:type="dxa"/>
          <w:end w:w="108" w:type="dxa"/>
        </w:tblCellMar>
      </w:tblPr>
      <w:tblGrid>
        <w:gridCol w:w="3900"/>
        <w:gridCol w:w="5486"/>
      </w:tblGrid>
      <w:tr>
        <w:trPr>
          <w:trHeight w:val="862" w:hRule="atLeast"/>
        </w:trPr>
        <w:tc>
          <w:tcPr>
            <w:tcW w:w="3900" w:type="dxa"/>
            <w:tcBorders/>
          </w:tcPr>
          <w:p>
            <w:pPr>
              <w:pStyle w:val="Normal1"/>
              <w:spacing w:lineRule="auto" w:line="240"/>
              <w:ind w:firstLine="284" w:end="0"/>
              <w:rPr>
                <w:spacing w:val="34"/>
                <w:sz w:val="24"/>
                <w:lang w:val="en-US"/>
              </w:rPr>
            </w:pPr>
            <w:r>
              <w:rPr>
                <w:spacing w:val="34"/>
                <w:sz w:val="24"/>
              </w:rPr>
              <w:t xml:space="preserve">       </w:t>
            </w:r>
            <w:r>
              <w:rPr>
                <w:spacing w:val="34"/>
                <w:sz w:val="24"/>
              </w:rPr>
              <w:t>Прямая</w:t>
            </w:r>
            <w:r>
              <w:rPr>
                <w:spacing w:val="34"/>
                <w:sz w:val="24"/>
                <w:lang w:val="en-US"/>
              </w:rPr>
              <w:t xml:space="preserve"> </w:t>
            </w:r>
            <w:r>
              <w:rPr>
                <w:spacing w:val="34"/>
                <w:sz w:val="24"/>
              </w:rPr>
              <w:t>речь</w:t>
            </w:r>
          </w:p>
          <w:p>
            <w:pPr>
              <w:pStyle w:val="Normal1"/>
              <w:spacing w:lineRule="auto" w:line="240"/>
              <w:rPr>
                <w:sz w:val="24"/>
                <w:lang w:val="en-US"/>
              </w:rPr>
            </w:pPr>
            <w:r>
              <w:rPr>
                <w:sz w:val="24"/>
                <w:lang w:val="en-US"/>
              </w:rPr>
              <w:t>El  soldado grita: — ¡Viva la revo-</w:t>
            </w:r>
          </w:p>
          <w:p>
            <w:pPr>
              <w:pStyle w:val="Normal1"/>
              <w:spacing w:lineRule="auto" w:line="240"/>
              <w:ind w:firstLine="284" w:end="0"/>
              <w:rPr>
                <w:sz w:val="24"/>
                <w:lang w:val="en-US"/>
              </w:rPr>
            </w:pPr>
            <w:r>
              <w:rPr>
                <w:sz w:val="24"/>
                <w:lang w:val="en-US"/>
              </w:rPr>
              <w:t xml:space="preserve"> </w:t>
            </w:r>
            <w:r>
              <w:rPr>
                <w:sz w:val="24"/>
                <w:lang w:val="en-US"/>
              </w:rPr>
              <w:t>lución!</w:t>
            </w:r>
          </w:p>
          <w:p>
            <w:pPr>
              <w:pStyle w:val="Normal1"/>
              <w:rPr>
                <w:spacing w:val="34"/>
                <w:sz w:val="24"/>
                <w:lang w:val="en-US"/>
              </w:rPr>
            </w:pPr>
            <w:r>
              <w:rPr>
                <w:spacing w:val="34"/>
                <w:sz w:val="24"/>
                <w:lang w:val="en-US"/>
              </w:rPr>
            </w:r>
          </w:p>
        </w:tc>
        <w:tc>
          <w:tcPr>
            <w:tcW w:w="5486" w:type="dxa"/>
            <w:tcBorders/>
          </w:tcPr>
          <w:p>
            <w:pPr>
              <w:pStyle w:val="Normal1"/>
              <w:spacing w:lineRule="auto" w:line="240"/>
              <w:ind w:start="332" w:end="0"/>
              <w:rPr/>
            </w:pPr>
            <w:r>
              <w:rPr>
                <w:spacing w:val="34"/>
                <w:sz w:val="24"/>
              </w:rPr>
              <w:t>Косвенная</w:t>
            </w:r>
            <w:r>
              <w:rPr>
                <w:spacing w:val="34"/>
                <w:sz w:val="24"/>
                <w:lang w:val="en-US"/>
              </w:rPr>
              <w:t xml:space="preserve"> </w:t>
            </w:r>
            <w:r>
              <w:rPr>
                <w:spacing w:val="34"/>
                <w:sz w:val="24"/>
              </w:rPr>
              <w:t>речь</w:t>
            </w:r>
            <w:r>
              <w:rPr>
                <w:spacing w:val="34"/>
                <w:sz w:val="24"/>
                <w:lang w:val="en-US"/>
              </w:rPr>
              <w:t xml:space="preserve"> </w:t>
            </w:r>
          </w:p>
          <w:p>
            <w:pPr>
              <w:pStyle w:val="Normal1"/>
              <w:spacing w:lineRule="auto" w:line="240"/>
              <w:rPr>
                <w:sz w:val="24"/>
                <w:lang w:val="en-US"/>
              </w:rPr>
            </w:pPr>
            <w:r>
              <w:rPr>
                <w:sz w:val="24"/>
                <w:lang w:val="en-US"/>
              </w:rPr>
              <w:t>El soldado grita que viva la revo-</w:t>
            </w:r>
          </w:p>
          <w:p>
            <w:pPr>
              <w:pStyle w:val="Normal1"/>
              <w:spacing w:lineRule="auto" w:line="240"/>
              <w:ind w:firstLine="275" w:end="0"/>
              <w:rPr/>
            </w:pPr>
            <w:r>
              <w:rPr>
                <w:sz w:val="24"/>
                <w:lang w:val="en-US"/>
              </w:rPr>
              <w:t>luci</w:t>
            </w:r>
            <w:r>
              <w:rPr>
                <w:sz w:val="24"/>
              </w:rPr>
              <w:t>ó</w:t>
            </w:r>
            <w:r>
              <w:rPr>
                <w:sz w:val="24"/>
                <w:lang w:val="en-US"/>
              </w:rPr>
              <w:t>n</w:t>
            </w:r>
            <w:r>
              <w:rPr>
                <w:sz w:val="24"/>
              </w:rPr>
              <w:t>.</w:t>
            </w:r>
          </w:p>
          <w:p>
            <w:pPr>
              <w:pStyle w:val="Normal1"/>
              <w:rPr>
                <w:spacing w:val="34"/>
                <w:sz w:val="24"/>
              </w:rPr>
            </w:pPr>
            <w:r>
              <w:rPr>
                <w:spacing w:val="34"/>
                <w:sz w:val="24"/>
              </w:rPr>
            </w:r>
          </w:p>
        </w:tc>
      </w:tr>
    </w:tbl>
    <w:p>
      <w:pPr>
        <w:pStyle w:val="Normal1"/>
        <w:spacing w:lineRule="auto" w:line="240"/>
        <w:ind w:firstLine="284" w:end="0"/>
        <w:rPr/>
      </w:pPr>
      <w:r>
        <w:rPr>
          <w:sz w:val="24"/>
        </w:rPr>
        <w:t xml:space="preserve"> </w:t>
      </w:r>
      <w:r>
        <w:rPr>
          <w:sz w:val="24"/>
        </w:rPr>
        <w:t xml:space="preserve">2) если восклицательное предложение </w:t>
      </w:r>
      <w:r>
        <w:rPr>
          <w:spacing w:val="20"/>
          <w:sz w:val="24"/>
        </w:rPr>
        <w:t>начинается</w:t>
      </w:r>
      <w:r>
        <w:rPr>
          <w:sz w:val="24"/>
        </w:rPr>
        <w:t xml:space="preserve"> с воскли</w:t>
        <w:softHyphen/>
        <w:t xml:space="preserve">цательного местоимения-прилагательного или наречия, то такое предложение переводится в косвенную речь по тем же правилам, что и вопросительное предложение, содержащее вопросительное </w:t>
      </w:r>
      <w:r>
        <w:rPr>
          <w:sz w:val="24"/>
          <w:lang w:val="en-US"/>
        </w:rPr>
        <w:t>c</w:t>
      </w:r>
      <w:r>
        <w:rPr/>
        <w:t>лово (см. пункт 4 в):</w:t>
      </w:r>
    </w:p>
    <w:tbl>
      <w:tblPr>
        <w:tblW w:w="9446" w:type="dxa"/>
        <w:jc w:val="start"/>
        <w:tblInd w:w="301" w:type="dxa"/>
        <w:tblLayout w:type="fixed"/>
        <w:tblCellMar>
          <w:top w:w="0" w:type="dxa"/>
          <w:start w:w="108" w:type="dxa"/>
          <w:bottom w:w="0" w:type="dxa"/>
          <w:end w:w="108" w:type="dxa"/>
        </w:tblCellMar>
      </w:tblPr>
      <w:tblGrid>
        <w:gridCol w:w="3940"/>
        <w:gridCol w:w="5506"/>
      </w:tblGrid>
      <w:tr>
        <w:trPr>
          <w:trHeight w:val="1146" w:hRule="atLeast"/>
        </w:trPr>
        <w:tc>
          <w:tcPr>
            <w:tcW w:w="3940" w:type="dxa"/>
            <w:tcBorders/>
          </w:tcPr>
          <w:p>
            <w:pPr>
              <w:pStyle w:val="Normal1"/>
              <w:snapToGrid w:val="false"/>
              <w:spacing w:lineRule="auto" w:line="240"/>
              <w:ind w:firstLine="284" w:end="0"/>
              <w:rPr>
                <w:spacing w:val="28"/>
                <w:sz w:val="24"/>
              </w:rPr>
            </w:pPr>
            <w:r>
              <w:rPr>
                <w:spacing w:val="28"/>
                <w:sz w:val="24"/>
              </w:rPr>
            </w:r>
          </w:p>
          <w:p>
            <w:pPr>
              <w:pStyle w:val="Normal1"/>
              <w:spacing w:lineRule="auto" w:line="240"/>
              <w:ind w:firstLine="284" w:end="0"/>
              <w:rPr>
                <w:spacing w:val="28"/>
                <w:sz w:val="24"/>
                <w:lang w:val="en-US"/>
              </w:rPr>
            </w:pPr>
            <w:r>
              <w:rPr>
                <w:spacing w:val="28"/>
                <w:sz w:val="24"/>
              </w:rPr>
              <w:t>Прямая</w:t>
            </w:r>
            <w:r>
              <w:rPr>
                <w:spacing w:val="28"/>
                <w:sz w:val="24"/>
                <w:lang w:val="en-US"/>
              </w:rPr>
              <w:t xml:space="preserve"> </w:t>
            </w:r>
            <w:r>
              <w:rPr>
                <w:spacing w:val="28"/>
                <w:sz w:val="24"/>
              </w:rPr>
              <w:t>речь</w:t>
            </w:r>
          </w:p>
          <w:p>
            <w:pPr>
              <w:pStyle w:val="Normal1"/>
              <w:spacing w:lineRule="auto" w:line="240"/>
              <w:rPr/>
            </w:pPr>
            <w:r>
              <w:rPr>
                <w:sz w:val="24"/>
                <w:lang w:val="en-US"/>
              </w:rPr>
              <w:t xml:space="preserve">Cristina se incorpora </w:t>
            </w:r>
            <w:r>
              <w:rPr>
                <w:sz w:val="24"/>
              </w:rPr>
              <w:t>у</w:t>
            </w:r>
            <w:r>
              <w:rPr>
                <w:sz w:val="24"/>
                <w:lang w:val="en-US"/>
              </w:rPr>
              <w:t xml:space="preserve"> exclama:</w:t>
            </w:r>
          </w:p>
          <w:p>
            <w:pPr>
              <w:pStyle w:val="Normal1"/>
              <w:spacing w:lineRule="auto" w:line="240"/>
              <w:ind w:firstLine="284" w:end="0"/>
              <w:rPr>
                <w:sz w:val="24"/>
                <w:lang w:val="en-US"/>
              </w:rPr>
            </w:pPr>
            <w:r>
              <w:rPr>
                <w:sz w:val="24"/>
                <w:lang w:val="en-US"/>
              </w:rPr>
              <w:t xml:space="preserve">— </w:t>
            </w:r>
            <w:r>
              <w:rPr>
                <w:sz w:val="24"/>
                <w:lang w:val="en-US"/>
              </w:rPr>
              <w:t>¡Cuánta gente va!</w:t>
            </w:r>
          </w:p>
          <w:p>
            <w:pPr>
              <w:pStyle w:val="Normal1"/>
              <w:spacing w:lineRule="auto" w:line="240"/>
              <w:ind w:firstLine="284" w:end="0"/>
              <w:rPr>
                <w:sz w:val="24"/>
                <w:lang w:val="en-US"/>
              </w:rPr>
            </w:pPr>
            <w:r>
              <w:rPr>
                <w:sz w:val="24"/>
                <w:lang w:val="en-US"/>
              </w:rPr>
            </w:r>
          </w:p>
          <w:p>
            <w:pPr>
              <w:pStyle w:val="Normal1"/>
              <w:ind w:firstLine="284" w:end="0"/>
              <w:rPr>
                <w:spacing w:val="28"/>
                <w:sz w:val="24"/>
                <w:lang w:val="en-US"/>
              </w:rPr>
            </w:pPr>
            <w:r>
              <w:rPr>
                <w:spacing w:val="28"/>
                <w:sz w:val="24"/>
                <w:lang w:val="en-US"/>
              </w:rPr>
            </w:r>
          </w:p>
        </w:tc>
        <w:tc>
          <w:tcPr>
            <w:tcW w:w="5506" w:type="dxa"/>
            <w:tcBorders/>
          </w:tcPr>
          <w:p>
            <w:pPr>
              <w:pStyle w:val="Normal"/>
              <w:snapToGrid w:val="false"/>
              <w:rPr>
                <w:spacing w:val="28"/>
                <w:sz w:val="24"/>
                <w:lang w:val="en-US"/>
              </w:rPr>
            </w:pPr>
            <w:r>
              <w:rPr>
                <w:spacing w:val="28"/>
                <w:sz w:val="24"/>
                <w:lang w:val="en-US"/>
              </w:rPr>
            </w:r>
          </w:p>
          <w:p>
            <w:pPr>
              <w:pStyle w:val="Normal1"/>
              <w:spacing w:lineRule="auto" w:line="240"/>
              <w:ind w:start="132" w:end="0"/>
              <w:rPr/>
            </w:pPr>
            <w:r>
              <w:rPr>
                <w:spacing w:val="28"/>
                <w:sz w:val="24"/>
              </w:rPr>
              <w:t>Косвенная</w:t>
            </w:r>
            <w:r>
              <w:rPr>
                <w:spacing w:val="28"/>
                <w:sz w:val="24"/>
                <w:lang w:val="en-US"/>
              </w:rPr>
              <w:t xml:space="preserve"> </w:t>
            </w:r>
            <w:r>
              <w:rPr>
                <w:spacing w:val="28"/>
                <w:sz w:val="24"/>
              </w:rPr>
              <w:t>речь</w:t>
            </w:r>
            <w:r>
              <w:rPr>
                <w:spacing w:val="28"/>
                <w:sz w:val="24"/>
                <w:lang w:val="en-US"/>
              </w:rPr>
              <w:t xml:space="preserve"> </w:t>
            </w:r>
          </w:p>
          <w:p>
            <w:pPr>
              <w:pStyle w:val="Normal1"/>
              <w:spacing w:lineRule="auto" w:line="240"/>
              <w:rPr/>
            </w:pPr>
            <w:r>
              <w:rPr>
                <w:sz w:val="24"/>
                <w:lang w:val="en-US"/>
              </w:rPr>
              <w:t xml:space="preserve">Cristina se incorpora </w:t>
            </w:r>
            <w:r>
              <w:rPr>
                <w:sz w:val="24"/>
              </w:rPr>
              <w:t>у</w:t>
            </w:r>
            <w:r>
              <w:rPr>
                <w:sz w:val="24"/>
                <w:lang w:val="en-US"/>
              </w:rPr>
              <w:t xml:space="preserve"> exclama</w:t>
            </w:r>
          </w:p>
          <w:p>
            <w:pPr>
              <w:pStyle w:val="Normal1"/>
              <w:spacing w:lineRule="auto" w:line="240"/>
              <w:ind w:firstLine="295" w:end="0"/>
              <w:rPr>
                <w:sz w:val="24"/>
                <w:lang w:val="en-US"/>
              </w:rPr>
            </w:pPr>
            <w:r>
              <w:rPr>
                <w:sz w:val="24"/>
                <w:lang w:val="en-US"/>
              </w:rPr>
              <w:t>cuánta gente va.</w:t>
            </w:r>
          </w:p>
          <w:p>
            <w:pPr>
              <w:pStyle w:val="Normal"/>
              <w:rPr>
                <w:spacing w:val="28"/>
                <w:sz w:val="24"/>
                <w:lang w:val="en-US"/>
              </w:rPr>
            </w:pPr>
            <w:r>
              <w:rPr>
                <w:spacing w:val="28"/>
                <w:sz w:val="24"/>
                <w:lang w:val="en-US"/>
              </w:rPr>
            </w:r>
          </w:p>
          <w:p>
            <w:pPr>
              <w:pStyle w:val="Normal1"/>
              <w:rPr>
                <w:spacing w:val="28"/>
                <w:sz w:val="24"/>
                <w:lang w:val="en-US"/>
              </w:rPr>
            </w:pPr>
            <w:r>
              <w:rPr>
                <w:spacing w:val="28"/>
                <w:sz w:val="24"/>
                <w:lang w:val="en-US"/>
              </w:rPr>
            </w:r>
          </w:p>
        </w:tc>
      </w:tr>
    </w:tbl>
    <w:p>
      <w:pPr>
        <w:pStyle w:val="Normal1"/>
        <w:spacing w:lineRule="auto" w:line="240"/>
        <w:ind w:firstLine="284" w:end="0"/>
        <w:rPr>
          <w:sz w:val="24"/>
        </w:rPr>
      </w:pPr>
      <w:r>
        <w:rPr>
          <w:sz w:val="24"/>
        </w:rPr>
        <w:t>3) если восклицательные предложения выражают побуждение, то в косвенную речь они переводятся так же, как и побудительные предложения (см. пункт 4 б):</w:t>
      </w:r>
    </w:p>
    <w:p>
      <w:pPr>
        <w:pStyle w:val="Normal1"/>
        <w:spacing w:lineRule="auto" w:line="240"/>
        <w:ind w:firstLine="284" w:end="0"/>
        <w:rPr>
          <w:spacing w:val="20"/>
          <w:sz w:val="24"/>
        </w:rPr>
      </w:pPr>
      <w:r>
        <w:rPr>
          <w:spacing w:val="20"/>
          <w:sz w:val="24"/>
        </w:rPr>
      </w:r>
    </w:p>
    <w:tbl>
      <w:tblPr>
        <w:tblW w:w="9305" w:type="dxa"/>
        <w:jc w:val="start"/>
        <w:tblInd w:w="301" w:type="dxa"/>
        <w:tblLayout w:type="fixed"/>
        <w:tblCellMar>
          <w:top w:w="0" w:type="dxa"/>
          <w:start w:w="108" w:type="dxa"/>
          <w:bottom w:w="0" w:type="dxa"/>
          <w:end w:w="108" w:type="dxa"/>
        </w:tblCellMar>
      </w:tblPr>
      <w:tblGrid>
        <w:gridCol w:w="3960"/>
        <w:gridCol w:w="5345"/>
      </w:tblGrid>
      <w:tr>
        <w:trPr>
          <w:trHeight w:val="1120" w:hRule="atLeast"/>
        </w:trPr>
        <w:tc>
          <w:tcPr>
            <w:tcW w:w="3960" w:type="dxa"/>
            <w:tcBorders/>
          </w:tcPr>
          <w:p>
            <w:pPr>
              <w:pStyle w:val="Normal1"/>
              <w:spacing w:lineRule="auto" w:line="240"/>
              <w:ind w:firstLine="284" w:end="0"/>
              <w:rPr>
                <w:spacing w:val="20"/>
                <w:sz w:val="24"/>
                <w:lang w:val="en-US"/>
              </w:rPr>
            </w:pPr>
            <w:r>
              <w:rPr>
                <w:spacing w:val="20"/>
                <w:sz w:val="24"/>
              </w:rPr>
              <w:t>Прямая</w:t>
            </w:r>
            <w:r>
              <w:rPr>
                <w:spacing w:val="20"/>
                <w:sz w:val="24"/>
                <w:lang w:val="en-US"/>
              </w:rPr>
              <w:t xml:space="preserve"> </w:t>
            </w:r>
            <w:r>
              <w:rPr>
                <w:spacing w:val="20"/>
                <w:sz w:val="24"/>
              </w:rPr>
              <w:t>речь</w:t>
            </w:r>
          </w:p>
          <w:p>
            <w:pPr>
              <w:pStyle w:val="Normal1"/>
              <w:spacing w:lineRule="auto" w:line="240"/>
              <w:rPr>
                <w:sz w:val="24"/>
                <w:lang w:val="en-US"/>
              </w:rPr>
            </w:pPr>
            <w:r>
              <w:rPr>
                <w:sz w:val="24"/>
                <w:lang w:val="en-US"/>
              </w:rPr>
              <w:t>—</w:t>
            </w:r>
            <w:r>
              <w:rPr>
                <w:sz w:val="24"/>
                <w:lang w:val="en-US"/>
              </w:rPr>
              <w:t>¡Espéreme un momento!—pide</w:t>
            </w:r>
          </w:p>
          <w:p>
            <w:pPr>
              <w:pStyle w:val="Normal1"/>
              <w:spacing w:lineRule="auto" w:line="240"/>
              <w:ind w:firstLine="284" w:end="0"/>
              <w:rPr>
                <w:sz w:val="24"/>
              </w:rPr>
            </w:pPr>
            <w:r>
              <w:rPr>
                <w:sz w:val="24"/>
                <w:lang w:val="en-US"/>
              </w:rPr>
              <w:t>el</w:t>
            </w:r>
            <w:r>
              <w:rPr>
                <w:sz w:val="24"/>
              </w:rPr>
              <w:t xml:space="preserve"> </w:t>
            </w:r>
            <w:r>
              <w:rPr>
                <w:sz w:val="24"/>
                <w:lang w:val="en-US"/>
              </w:rPr>
              <w:t>taxista</w:t>
            </w:r>
          </w:p>
          <w:p>
            <w:pPr>
              <w:pStyle w:val="Normal1"/>
              <w:rPr>
                <w:spacing w:val="20"/>
                <w:sz w:val="24"/>
              </w:rPr>
            </w:pPr>
            <w:r>
              <w:rPr>
                <w:spacing w:val="20"/>
                <w:sz w:val="24"/>
              </w:rPr>
            </w:r>
          </w:p>
        </w:tc>
        <w:tc>
          <w:tcPr>
            <w:tcW w:w="5345" w:type="dxa"/>
            <w:tcBorders/>
          </w:tcPr>
          <w:p>
            <w:pPr>
              <w:pStyle w:val="Normal1"/>
              <w:spacing w:lineRule="auto" w:line="240"/>
              <w:ind w:start="1452" w:end="0"/>
              <w:rPr>
                <w:spacing w:val="20"/>
                <w:sz w:val="24"/>
              </w:rPr>
            </w:pPr>
            <w:r>
              <w:rPr>
                <w:spacing w:val="20"/>
                <w:sz w:val="24"/>
              </w:rPr>
              <w:t>Косвенная речь</w:t>
            </w:r>
          </w:p>
          <w:p>
            <w:pPr>
              <w:pStyle w:val="Normal1"/>
              <w:spacing w:lineRule="auto" w:line="240"/>
              <w:rPr/>
            </w:pPr>
            <w:r>
              <w:rPr>
                <w:sz w:val="24"/>
                <w:lang w:val="en-US"/>
              </w:rPr>
              <w:t>El taxista pide que le espere un</w:t>
            </w:r>
          </w:p>
          <w:p>
            <w:pPr>
              <w:pStyle w:val="Normal1"/>
              <w:spacing w:lineRule="auto" w:line="240"/>
              <w:ind w:firstLine="275" w:end="0"/>
              <w:rPr>
                <w:sz w:val="24"/>
              </w:rPr>
            </w:pPr>
            <w:r>
              <w:rPr>
                <w:sz w:val="24"/>
                <w:lang w:val="en-US"/>
              </w:rPr>
              <w:t>momento</w:t>
            </w:r>
          </w:p>
          <w:p>
            <w:pPr>
              <w:pStyle w:val="Normal1"/>
              <w:rPr>
                <w:spacing w:val="20"/>
                <w:sz w:val="24"/>
              </w:rPr>
            </w:pPr>
            <w:r>
              <w:rPr>
                <w:spacing w:val="20"/>
                <w:sz w:val="24"/>
              </w:rPr>
            </w:r>
          </w:p>
        </w:tc>
      </w:tr>
    </w:tbl>
    <w:p>
      <w:pPr>
        <w:pStyle w:val="Normal1"/>
        <w:spacing w:lineRule="auto" w:line="240"/>
        <w:ind w:firstLine="284" w:end="0"/>
        <w:rPr>
          <w:sz w:val="24"/>
        </w:rPr>
      </w:pPr>
      <w:r>
        <w:rPr>
          <w:sz w:val="24"/>
        </w:rPr>
        <w:t>5. Так как при переходе прямой речи в косвенную образуется сложноподчиненное предложение, употребление глагольных вре</w:t>
        <w:softHyphen/>
        <w:t>мен в придаточном будет зависеть от времени сказуемого главного предложения и подчиняться общим правилам согласования времен (см, § 76).</w:t>
      </w:r>
    </w:p>
    <w:p>
      <w:pPr>
        <w:pStyle w:val="Normal1"/>
        <w:spacing w:lineRule="auto" w:line="240"/>
        <w:ind w:firstLine="284" w:end="0"/>
        <w:rPr>
          <w:sz w:val="24"/>
        </w:rPr>
      </w:pPr>
      <w:r>
        <w:rPr>
          <w:sz w:val="24"/>
        </w:rPr>
        <w:t>В этой связи можно предложить два практических совета, позво</w:t>
        <w:softHyphen/>
        <w:t>ляющих избежать ошибок в употреблении временных глагольных форм:</w:t>
      </w:r>
    </w:p>
    <w:p>
      <w:pPr>
        <w:pStyle w:val="Normal1"/>
        <w:spacing w:lineRule="auto" w:line="240"/>
        <w:ind w:firstLine="284" w:end="0"/>
        <w:rPr/>
      </w:pPr>
      <w:r>
        <w:rPr>
          <w:sz w:val="24"/>
        </w:rPr>
        <w:t xml:space="preserve">а) когда сказуемое главного предложения, вводящего косвенную речь, выражено </w:t>
      </w:r>
      <w:r>
        <w:rPr>
          <w:sz w:val="24"/>
          <w:lang w:val="en-US"/>
        </w:rPr>
        <w:t>presente</w:t>
      </w:r>
      <w:r>
        <w:rPr>
          <w:sz w:val="24"/>
        </w:rPr>
        <w:t xml:space="preserve">, </w:t>
      </w:r>
      <w:r>
        <w:rPr>
          <w:sz w:val="24"/>
          <w:lang w:val="en-US"/>
        </w:rPr>
        <w:t>pret</w:t>
      </w:r>
      <w:r>
        <w:rPr>
          <w:sz w:val="24"/>
        </w:rPr>
        <w:t>é</w:t>
      </w:r>
      <w:r>
        <w:rPr>
          <w:sz w:val="24"/>
          <w:lang w:val="en-US"/>
        </w:rPr>
        <w:t>rito</w:t>
      </w:r>
      <w:r>
        <w:rPr>
          <w:sz w:val="24"/>
        </w:rPr>
        <w:t xml:space="preserve"> </w:t>
      </w:r>
      <w:r>
        <w:rPr>
          <w:sz w:val="24"/>
          <w:lang w:val="en-US"/>
        </w:rPr>
        <w:t>perfecto</w:t>
      </w:r>
      <w:r>
        <w:rPr>
          <w:sz w:val="24"/>
        </w:rPr>
        <w:t xml:space="preserve"> или </w:t>
      </w:r>
      <w:r>
        <w:rPr>
          <w:sz w:val="24"/>
          <w:lang w:val="en-US"/>
        </w:rPr>
        <w:t>futuro</w:t>
      </w:r>
      <w:r>
        <w:rPr>
          <w:sz w:val="24"/>
        </w:rPr>
        <w:t xml:space="preserve"> </w:t>
      </w:r>
      <w:r>
        <w:rPr>
          <w:sz w:val="24"/>
          <w:lang w:val="en-US"/>
        </w:rPr>
        <w:t>imperfecto</w:t>
      </w:r>
      <w:r>
        <w:rPr>
          <w:sz w:val="24"/>
        </w:rPr>
        <w:t xml:space="preserve"> </w:t>
      </w:r>
      <w:r>
        <w:rPr>
          <w:sz w:val="24"/>
          <w:lang w:val="en-US"/>
        </w:rPr>
        <w:t>de</w:t>
      </w:r>
      <w:r>
        <w:rPr>
          <w:sz w:val="24"/>
        </w:rPr>
        <w:t xml:space="preserve"> </w:t>
      </w:r>
      <w:r>
        <w:rPr>
          <w:sz w:val="24"/>
          <w:lang w:val="en-US"/>
        </w:rPr>
        <w:t>indicativo</w:t>
      </w:r>
      <w:r>
        <w:rPr>
          <w:sz w:val="24"/>
        </w:rPr>
        <w:t>, то времена и наклонения глаголов придаточного предло</w:t>
        <w:softHyphen/>
        <w:t xml:space="preserve">жения остаются те же, что и в прямой речи (за исключением форм 2-го лица </w:t>
      </w:r>
      <w:r>
        <w:rPr>
          <w:sz w:val="24"/>
          <w:lang w:val="en-US"/>
        </w:rPr>
        <w:t>imperativo</w:t>
      </w:r>
      <w:r>
        <w:rPr>
          <w:sz w:val="24"/>
        </w:rPr>
        <w:t xml:space="preserve">, заменяемых формами </w:t>
      </w:r>
      <w:r>
        <w:rPr>
          <w:sz w:val="24"/>
          <w:lang w:val="en-US"/>
        </w:rPr>
        <w:t>subjuntivo</w:t>
      </w:r>
      <w:r>
        <w:rPr>
          <w:sz w:val="24"/>
        </w:rPr>
        <w:t>):</w:t>
      </w:r>
    </w:p>
    <w:p>
      <w:pPr>
        <w:pStyle w:val="Normal1"/>
        <w:spacing w:lineRule="auto" w:line="240"/>
        <w:ind w:firstLine="284" w:end="0"/>
        <w:rPr>
          <w:spacing w:val="34"/>
          <w:sz w:val="24"/>
        </w:rPr>
      </w:pPr>
      <w:r>
        <w:rPr>
          <w:spacing w:val="34"/>
          <w:sz w:val="24"/>
        </w:rPr>
      </w:r>
    </w:p>
    <w:tbl>
      <w:tblPr>
        <w:tblW w:w="10000" w:type="dxa"/>
        <w:jc w:val="start"/>
        <w:tblInd w:w="261" w:type="dxa"/>
        <w:tblLayout w:type="fixed"/>
        <w:tblCellMar>
          <w:top w:w="0" w:type="dxa"/>
          <w:start w:w="108" w:type="dxa"/>
          <w:bottom w:w="0" w:type="dxa"/>
          <w:end w:w="108" w:type="dxa"/>
        </w:tblCellMar>
      </w:tblPr>
      <w:tblGrid>
        <w:gridCol w:w="4667"/>
        <w:gridCol w:w="5333"/>
      </w:tblGrid>
      <w:tr>
        <w:trPr>
          <w:trHeight w:val="100" w:hRule="atLeast"/>
        </w:trPr>
        <w:tc>
          <w:tcPr>
            <w:tcW w:w="4667" w:type="dxa"/>
            <w:tcBorders/>
          </w:tcPr>
          <w:p>
            <w:pPr>
              <w:pStyle w:val="Normal1"/>
              <w:spacing w:lineRule="auto" w:line="240"/>
              <w:ind w:firstLine="284" w:end="0"/>
              <w:rPr>
                <w:spacing w:val="34"/>
                <w:sz w:val="24"/>
                <w:lang w:val="en-US"/>
              </w:rPr>
            </w:pPr>
            <w:r>
              <w:rPr>
                <w:spacing w:val="34"/>
                <w:sz w:val="24"/>
              </w:rPr>
              <w:t>Прямая</w:t>
            </w:r>
            <w:r>
              <w:rPr>
                <w:spacing w:val="34"/>
                <w:sz w:val="24"/>
                <w:lang w:val="en-US"/>
              </w:rPr>
              <w:t xml:space="preserve"> </w:t>
            </w:r>
            <w:r>
              <w:rPr>
                <w:spacing w:val="34"/>
                <w:sz w:val="24"/>
              </w:rPr>
              <w:t>речь</w:t>
            </w:r>
          </w:p>
          <w:p>
            <w:pPr>
              <w:pStyle w:val="Normal1"/>
              <w:spacing w:lineRule="auto" w:line="240"/>
              <w:rPr/>
            </w:pPr>
            <w:r>
              <w:rPr>
                <w:sz w:val="24"/>
                <w:lang w:val="en-US"/>
              </w:rPr>
              <w:t xml:space="preserve">Ciro </w:t>
            </w:r>
            <w:r>
              <w:rPr>
                <w:b/>
                <w:bCs/>
                <w:sz w:val="24"/>
                <w:lang w:val="en-US"/>
              </w:rPr>
              <w:t>cuenta</w:t>
            </w:r>
            <w:r>
              <w:rPr>
                <w:sz w:val="24"/>
                <w:lang w:val="en-US"/>
              </w:rPr>
              <w:t xml:space="preserve"> muy animadamente: —</w:t>
            </w:r>
          </w:p>
          <w:p>
            <w:pPr>
              <w:pStyle w:val="Normal1"/>
              <w:spacing w:lineRule="auto" w:line="240"/>
              <w:ind w:firstLine="284" w:end="0"/>
              <w:rPr/>
            </w:pPr>
            <w:r>
              <w:rPr>
                <w:sz w:val="24"/>
                <w:lang w:val="en-US"/>
              </w:rPr>
              <w:t xml:space="preserve">Gabriela </w:t>
            </w:r>
            <w:r>
              <w:rPr>
                <w:i/>
                <w:iCs/>
                <w:sz w:val="24"/>
                <w:lang w:val="en-US"/>
              </w:rPr>
              <w:t>se</w:t>
            </w:r>
            <w:r>
              <w:rPr>
                <w:sz w:val="24"/>
                <w:lang w:val="en-US"/>
              </w:rPr>
              <w:t xml:space="preserve"> </w:t>
            </w:r>
            <w:r>
              <w:rPr>
                <w:i/>
                <w:iCs/>
                <w:sz w:val="24"/>
                <w:lang w:val="en-US"/>
              </w:rPr>
              <w:t>inclinó</w:t>
            </w:r>
            <w:r>
              <w:rPr>
                <w:sz w:val="24"/>
                <w:lang w:val="en-US"/>
              </w:rPr>
              <w:t xml:space="preserve"> sobre el li-</w:t>
            </w:r>
          </w:p>
          <w:p>
            <w:pPr>
              <w:pStyle w:val="Normal1"/>
              <w:spacing w:lineRule="auto" w:line="240"/>
              <w:ind w:firstLine="284" w:end="0"/>
              <w:rPr/>
            </w:pPr>
            <w:r>
              <w:rPr>
                <w:sz w:val="24"/>
                <w:lang w:val="en-US"/>
              </w:rPr>
              <w:t xml:space="preserve">bro,.pero </w:t>
            </w:r>
            <w:r>
              <w:rPr>
                <w:i/>
                <w:iCs/>
                <w:sz w:val="24"/>
                <w:lang w:val="en-US"/>
              </w:rPr>
              <w:t xml:space="preserve">volvió </w:t>
            </w:r>
            <w:r>
              <w:rPr>
                <w:sz w:val="24"/>
                <w:lang w:val="en-US"/>
              </w:rPr>
              <w:t>a alzar la plu-</w:t>
            </w:r>
          </w:p>
          <w:p>
            <w:pPr>
              <w:pStyle w:val="Normal1"/>
              <w:spacing w:lineRule="auto" w:line="240"/>
              <w:ind w:firstLine="284" w:end="0"/>
              <w:rPr/>
            </w:pPr>
            <w:r>
              <w:rPr>
                <w:sz w:val="24"/>
                <w:lang w:val="en-US"/>
              </w:rPr>
              <w:t xml:space="preserve">ma </w:t>
            </w:r>
            <w:r>
              <w:rPr>
                <w:sz w:val="24"/>
              </w:rPr>
              <w:t>у</w:t>
            </w:r>
            <w:r>
              <w:rPr>
                <w:sz w:val="24"/>
                <w:lang w:val="en-US"/>
              </w:rPr>
              <w:t xml:space="preserve"> </w:t>
            </w:r>
            <w:r>
              <w:rPr>
                <w:i/>
                <w:iCs/>
                <w:sz w:val="24"/>
                <w:lang w:val="en-US"/>
              </w:rPr>
              <w:t>preguntó</w:t>
            </w:r>
            <w:r>
              <w:rPr>
                <w:sz w:val="24"/>
                <w:lang w:val="en-US"/>
              </w:rPr>
              <w:t xml:space="preserve"> algo a su vecina.</w:t>
            </w:r>
          </w:p>
          <w:p>
            <w:pPr>
              <w:pStyle w:val="Normal1"/>
              <w:spacing w:lineRule="auto" w:line="240"/>
              <w:rPr>
                <w:sz w:val="24"/>
                <w:lang w:val="en-US"/>
              </w:rPr>
            </w:pPr>
            <w:r>
              <w:rPr>
                <w:sz w:val="24"/>
                <w:lang w:val="en-US"/>
              </w:rPr>
              <w:t xml:space="preserve">— </w:t>
            </w:r>
            <w:r>
              <w:rPr>
                <w:sz w:val="24"/>
                <w:lang w:val="en-US"/>
              </w:rPr>
              <w:t xml:space="preserve">Yo sé qué te </w:t>
            </w:r>
            <w:r>
              <w:rPr>
                <w:i/>
                <w:iCs/>
                <w:sz w:val="24"/>
                <w:lang w:val="en-US"/>
              </w:rPr>
              <w:t>habrás</w:t>
            </w:r>
            <w:r>
              <w:rPr>
                <w:sz w:val="24"/>
                <w:lang w:val="en-US"/>
              </w:rPr>
              <w:t xml:space="preserve"> figurado, </w:t>
            </w:r>
            <w:r>
              <w:rPr>
                <w:sz w:val="24"/>
              </w:rPr>
              <w:t>у</w:t>
            </w:r>
          </w:p>
          <w:p>
            <w:pPr>
              <w:pStyle w:val="Normal1"/>
              <w:spacing w:lineRule="auto" w:line="240"/>
              <w:ind w:firstLine="284" w:end="0"/>
              <w:rPr>
                <w:sz w:val="24"/>
                <w:lang w:val="en-US"/>
              </w:rPr>
            </w:pPr>
            <w:r>
              <w:rPr>
                <w:sz w:val="24"/>
                <w:lang w:val="en-US"/>
              </w:rPr>
              <w:t>p</w:t>
            </w:r>
            <w:r>
              <w:rPr>
                <w:sz w:val="24"/>
              </w:rPr>
              <w:t>о</w:t>
            </w:r>
            <w:r>
              <w:rPr>
                <w:sz w:val="24"/>
                <w:lang w:val="en-US"/>
              </w:rPr>
              <w:t xml:space="preserve">r qué </w:t>
            </w:r>
            <w:r>
              <w:rPr>
                <w:i/>
                <w:iCs/>
                <w:sz w:val="24"/>
                <w:lang w:val="en-US"/>
              </w:rPr>
              <w:t>vienes a</w:t>
            </w:r>
            <w:r>
              <w:rPr>
                <w:sz w:val="24"/>
                <w:lang w:val="en-US"/>
              </w:rPr>
              <w:t xml:space="preserve"> </w:t>
            </w:r>
            <w:r>
              <w:rPr>
                <w:i/>
                <w:iCs/>
                <w:sz w:val="24"/>
                <w:lang w:val="en-US"/>
              </w:rPr>
              <w:t>proponer</w:t>
            </w:r>
            <w:r>
              <w:rPr>
                <w:b/>
                <w:bCs/>
                <w:i/>
                <w:iCs/>
                <w:sz w:val="24"/>
                <w:lang w:val="en-US"/>
              </w:rPr>
              <w:t>me</w:t>
            </w:r>
          </w:p>
          <w:p>
            <w:pPr>
              <w:pStyle w:val="Normal1"/>
              <w:spacing w:lineRule="auto" w:line="240"/>
              <w:ind w:firstLine="284" w:end="0"/>
              <w:rPr/>
            </w:pPr>
            <w:r>
              <w:rPr>
                <w:sz w:val="24"/>
                <w:lang w:val="en-US"/>
              </w:rPr>
              <w:t xml:space="preserve">— </w:t>
            </w:r>
            <w:r>
              <w:rPr>
                <w:b/>
                <w:bCs/>
                <w:sz w:val="24"/>
                <w:lang w:val="en-US"/>
              </w:rPr>
              <w:t>exclama</w:t>
            </w:r>
            <w:r>
              <w:rPr>
                <w:sz w:val="24"/>
                <w:lang w:val="en-US"/>
              </w:rPr>
              <w:t xml:space="preserve"> Carmen.</w:t>
            </w:r>
          </w:p>
          <w:p>
            <w:pPr>
              <w:pStyle w:val="Normal1"/>
              <w:spacing w:lineRule="auto" w:line="240"/>
              <w:rPr/>
            </w:pPr>
            <w:r>
              <w:rPr>
                <w:sz w:val="24"/>
                <w:lang w:val="en-US"/>
              </w:rPr>
              <w:t xml:space="preserve">— </w:t>
            </w:r>
            <w:r>
              <w:rPr>
                <w:sz w:val="24"/>
                <w:lang w:val="en-US"/>
              </w:rPr>
              <w:t xml:space="preserve">Lindor, </w:t>
            </w:r>
            <w:r>
              <w:rPr>
                <w:i/>
                <w:iCs/>
                <w:sz w:val="24"/>
                <w:lang w:val="en-US"/>
              </w:rPr>
              <w:t>llama</w:t>
            </w:r>
            <w:r>
              <w:rPr>
                <w:sz w:val="24"/>
                <w:lang w:val="en-US"/>
              </w:rPr>
              <w:t xml:space="preserve"> por teléfono a la</w:t>
            </w:r>
          </w:p>
          <w:p>
            <w:pPr>
              <w:pStyle w:val="Normal1"/>
              <w:spacing w:lineRule="auto" w:line="240"/>
              <w:ind w:firstLine="284" w:end="0"/>
              <w:rPr/>
            </w:pPr>
            <w:r>
              <w:rPr>
                <w:sz w:val="24"/>
                <w:lang w:val="en-US"/>
              </w:rPr>
              <w:t xml:space="preserve">estación </w:t>
            </w:r>
            <w:r>
              <w:rPr>
                <w:sz w:val="24"/>
              </w:rPr>
              <w:t>у</w:t>
            </w:r>
            <w:r>
              <w:rPr>
                <w:sz w:val="24"/>
                <w:lang w:val="en-US"/>
              </w:rPr>
              <w:t xml:space="preserve"> usted, María, vaya a</w:t>
            </w:r>
          </w:p>
          <w:p>
            <w:pPr>
              <w:pStyle w:val="Normal1"/>
              <w:spacing w:lineRule="auto" w:line="240"/>
              <w:ind w:firstLine="284" w:end="0"/>
              <w:rPr/>
            </w:pPr>
            <w:r>
              <w:rPr>
                <w:sz w:val="24"/>
                <w:lang w:val="en-US"/>
              </w:rPr>
              <w:t xml:space="preserve">la cantina — </w:t>
            </w:r>
            <w:r>
              <w:rPr>
                <w:b/>
                <w:bCs/>
                <w:sz w:val="24"/>
                <w:lang w:val="en-US"/>
              </w:rPr>
              <w:t>dice</w:t>
            </w:r>
            <w:r>
              <w:rPr>
                <w:sz w:val="24"/>
                <w:lang w:val="en-US"/>
              </w:rPr>
              <w:t xml:space="preserve"> alguien.</w:t>
            </w:r>
          </w:p>
          <w:p>
            <w:pPr>
              <w:pStyle w:val="Normal1"/>
              <w:rPr>
                <w:spacing w:val="34"/>
                <w:sz w:val="24"/>
                <w:lang w:val="en-US"/>
              </w:rPr>
            </w:pPr>
            <w:r>
              <w:rPr>
                <w:spacing w:val="34"/>
                <w:sz w:val="24"/>
                <w:lang w:val="en-US"/>
              </w:rPr>
            </w:r>
          </w:p>
        </w:tc>
        <w:tc>
          <w:tcPr>
            <w:tcW w:w="5333" w:type="dxa"/>
            <w:tcBorders/>
          </w:tcPr>
          <w:p>
            <w:pPr>
              <w:pStyle w:val="Normal1"/>
              <w:spacing w:lineRule="auto" w:line="240"/>
              <w:ind w:start="872" w:end="0"/>
              <w:rPr/>
            </w:pPr>
            <w:r>
              <w:rPr>
                <w:spacing w:val="34"/>
                <w:sz w:val="24"/>
              </w:rPr>
              <w:t>Косвенная</w:t>
            </w:r>
            <w:r>
              <w:rPr>
                <w:spacing w:val="34"/>
                <w:sz w:val="24"/>
                <w:lang w:val="en-US"/>
              </w:rPr>
              <w:t xml:space="preserve"> </w:t>
            </w:r>
            <w:r>
              <w:rPr>
                <w:spacing w:val="34"/>
                <w:sz w:val="24"/>
              </w:rPr>
              <w:t>речь</w:t>
            </w:r>
            <w:r>
              <w:rPr>
                <w:spacing w:val="34"/>
                <w:sz w:val="24"/>
                <w:lang w:val="en-US"/>
              </w:rPr>
              <w:t xml:space="preserve"> </w:t>
            </w:r>
          </w:p>
          <w:p>
            <w:pPr>
              <w:pStyle w:val="Normal1"/>
              <w:spacing w:lineRule="auto" w:line="240"/>
              <w:rPr/>
            </w:pPr>
            <w:r>
              <w:rPr>
                <w:sz w:val="24"/>
                <w:lang w:val="en-US"/>
              </w:rPr>
              <w:t xml:space="preserve">Ciro </w:t>
            </w:r>
            <w:r>
              <w:rPr>
                <w:b/>
                <w:bCs/>
                <w:sz w:val="24"/>
                <w:lang w:val="en-US"/>
              </w:rPr>
              <w:t>cuenta</w:t>
            </w:r>
            <w:r>
              <w:rPr>
                <w:sz w:val="24"/>
                <w:lang w:val="en-US"/>
              </w:rPr>
              <w:t xml:space="preserve"> muy animadamente que </w:t>
            </w:r>
          </w:p>
          <w:p>
            <w:pPr>
              <w:pStyle w:val="Normal1"/>
              <w:spacing w:lineRule="auto" w:line="240"/>
              <w:ind w:firstLine="317" w:end="0"/>
              <w:rPr/>
            </w:pPr>
            <w:r>
              <w:rPr>
                <w:sz w:val="24"/>
                <w:lang w:val="en-US"/>
              </w:rPr>
              <w:t xml:space="preserve">Gabriela </w:t>
            </w:r>
            <w:r>
              <w:rPr>
                <w:i/>
                <w:iCs/>
                <w:sz w:val="24"/>
                <w:lang w:val="en-US"/>
              </w:rPr>
              <w:t>se</w:t>
            </w:r>
            <w:r>
              <w:rPr>
                <w:sz w:val="24"/>
                <w:lang w:val="en-US"/>
              </w:rPr>
              <w:t xml:space="preserve"> </w:t>
            </w:r>
            <w:r>
              <w:rPr>
                <w:i/>
                <w:iCs/>
                <w:sz w:val="24"/>
                <w:lang w:val="en-US"/>
              </w:rPr>
              <w:t>inclinó</w:t>
            </w:r>
            <w:r>
              <w:rPr>
                <w:sz w:val="24"/>
                <w:lang w:val="en-US"/>
              </w:rPr>
              <w:t xml:space="preserve"> sobre el li-</w:t>
            </w:r>
          </w:p>
          <w:p>
            <w:pPr>
              <w:pStyle w:val="Normal1"/>
              <w:spacing w:lineRule="auto" w:line="240"/>
              <w:ind w:firstLine="317" w:end="0"/>
              <w:rPr/>
            </w:pPr>
            <w:r>
              <w:rPr>
                <w:sz w:val="24"/>
                <w:lang w:val="en-US"/>
              </w:rPr>
              <w:t xml:space="preserve">bro, pero </w:t>
            </w:r>
            <w:r>
              <w:rPr>
                <w:i/>
                <w:iCs/>
                <w:sz w:val="24"/>
                <w:lang w:val="en-US"/>
              </w:rPr>
              <w:t xml:space="preserve">volvió </w:t>
            </w:r>
            <w:r>
              <w:rPr>
                <w:sz w:val="24"/>
                <w:lang w:val="en-US"/>
              </w:rPr>
              <w:t>a alzar la plu-</w:t>
            </w:r>
          </w:p>
          <w:p>
            <w:pPr>
              <w:pStyle w:val="Normal1"/>
              <w:spacing w:lineRule="auto" w:line="240"/>
              <w:ind w:firstLine="317" w:end="0"/>
              <w:rPr/>
            </w:pPr>
            <w:r>
              <w:rPr>
                <w:sz w:val="24"/>
                <w:lang w:val="en-US"/>
              </w:rPr>
              <w:t>m</w:t>
            </w:r>
            <w:r>
              <w:rPr>
                <w:sz w:val="24"/>
              </w:rPr>
              <w:t>а</w:t>
            </w:r>
            <w:r>
              <w:rPr>
                <w:sz w:val="24"/>
                <w:lang w:val="en-US"/>
              </w:rPr>
              <w:t xml:space="preserve"> </w:t>
            </w:r>
            <w:r>
              <w:rPr>
                <w:sz w:val="24"/>
              </w:rPr>
              <w:t>у</w:t>
            </w:r>
            <w:r>
              <w:rPr>
                <w:sz w:val="24"/>
                <w:lang w:val="en-US"/>
              </w:rPr>
              <w:t xml:space="preserve"> </w:t>
            </w:r>
            <w:r>
              <w:rPr>
                <w:i/>
                <w:iCs/>
                <w:sz w:val="24"/>
                <w:lang w:val="en-US"/>
              </w:rPr>
              <w:t>preguntó</w:t>
            </w:r>
            <w:r>
              <w:rPr>
                <w:sz w:val="24"/>
                <w:lang w:val="en-US"/>
              </w:rPr>
              <w:t>algo a su vecina.</w:t>
            </w:r>
          </w:p>
          <w:p>
            <w:pPr>
              <w:pStyle w:val="Normal1"/>
              <w:spacing w:lineRule="auto" w:line="240"/>
              <w:rPr/>
            </w:pPr>
            <w:r>
              <w:rPr>
                <w:sz w:val="24"/>
                <w:lang w:val="en-US"/>
              </w:rPr>
              <w:t xml:space="preserve">Carmen </w:t>
            </w:r>
            <w:r>
              <w:rPr>
                <w:b/>
                <w:bCs/>
                <w:sz w:val="24"/>
                <w:lang w:val="en-US"/>
              </w:rPr>
              <w:t>exclama</w:t>
            </w:r>
            <w:r>
              <w:rPr>
                <w:sz w:val="24"/>
                <w:lang w:val="en-US"/>
              </w:rPr>
              <w:t xml:space="preserve"> que ella </w:t>
            </w:r>
            <w:r>
              <w:rPr>
                <w:i/>
                <w:iCs/>
                <w:sz w:val="24"/>
                <w:lang w:val="en-US"/>
              </w:rPr>
              <w:t>sabe</w:t>
            </w:r>
            <w:r>
              <w:rPr>
                <w:sz w:val="24"/>
                <w:lang w:val="en-US"/>
              </w:rPr>
              <w:t xml:space="preserve"> qué </w:t>
            </w:r>
          </w:p>
          <w:p>
            <w:pPr>
              <w:pStyle w:val="Normal1"/>
              <w:spacing w:lineRule="auto" w:line="240"/>
              <w:ind w:firstLine="317" w:end="0"/>
              <w:rPr/>
            </w:pPr>
            <w:r>
              <w:rPr>
                <w:sz w:val="24"/>
                <w:lang w:val="en-US"/>
              </w:rPr>
              <w:t xml:space="preserve">se </w:t>
            </w:r>
            <w:r>
              <w:rPr>
                <w:i/>
                <w:iCs/>
                <w:sz w:val="24"/>
                <w:lang w:val="en-US"/>
              </w:rPr>
              <w:t>habrá figurado</w:t>
            </w:r>
            <w:r>
              <w:rPr>
                <w:sz w:val="24"/>
                <w:lang w:val="en-US"/>
              </w:rPr>
              <w:t xml:space="preserve"> (él) </w:t>
            </w:r>
            <w:r>
              <w:rPr>
                <w:sz w:val="24"/>
              </w:rPr>
              <w:t>у</w:t>
            </w:r>
            <w:r>
              <w:rPr>
                <w:sz w:val="24"/>
                <w:lang w:val="en-US"/>
              </w:rPr>
              <w:t xml:space="preserve"> por qué estas cosas</w:t>
            </w:r>
          </w:p>
          <w:p>
            <w:pPr>
              <w:pStyle w:val="Normal1"/>
              <w:spacing w:lineRule="auto" w:line="240"/>
              <w:ind w:firstLine="317" w:end="0"/>
              <w:rPr/>
            </w:pPr>
            <w:r>
              <w:rPr>
                <w:i/>
                <w:iCs/>
                <w:sz w:val="24"/>
                <w:lang w:val="en-US"/>
              </w:rPr>
              <w:t>viene a proponer</w:t>
            </w:r>
            <w:r>
              <w:rPr>
                <w:b/>
                <w:bCs/>
                <w:i/>
                <w:iCs/>
                <w:sz w:val="24"/>
                <w:lang w:val="en-US"/>
              </w:rPr>
              <w:t>le</w:t>
            </w:r>
            <w:r>
              <w:rPr>
                <w:sz w:val="24"/>
                <w:lang w:val="en-US"/>
              </w:rPr>
              <w:t xml:space="preserve"> estas cosas.</w:t>
            </w:r>
          </w:p>
          <w:p>
            <w:pPr>
              <w:pStyle w:val="Normal1"/>
              <w:spacing w:lineRule="auto" w:line="240"/>
              <w:rPr/>
            </w:pPr>
            <w:r>
              <w:rPr>
                <w:sz w:val="24"/>
                <w:lang w:val="en-US"/>
              </w:rPr>
              <w:t xml:space="preserve">Alguien </w:t>
            </w:r>
            <w:r>
              <w:rPr>
                <w:b/>
                <w:bCs/>
                <w:sz w:val="24"/>
                <w:lang w:val="en-US"/>
              </w:rPr>
              <w:t>dice</w:t>
            </w:r>
            <w:r>
              <w:rPr>
                <w:sz w:val="24"/>
                <w:lang w:val="en-US"/>
              </w:rPr>
              <w:t xml:space="preserve"> que Lindor </w:t>
            </w:r>
            <w:r>
              <w:rPr>
                <w:i/>
                <w:iCs/>
                <w:sz w:val="24"/>
                <w:lang w:val="en-US"/>
              </w:rPr>
              <w:t>ll</w:t>
            </w:r>
            <w:r>
              <w:rPr>
                <w:i/>
                <w:iCs/>
                <w:sz w:val="24"/>
              </w:rPr>
              <w:t>а</w:t>
            </w:r>
            <w:r>
              <w:rPr>
                <w:i/>
                <w:iCs/>
                <w:sz w:val="24"/>
                <w:lang w:val="en-US"/>
              </w:rPr>
              <w:t>m</w:t>
            </w:r>
            <w:r>
              <w:rPr>
                <w:i/>
                <w:iCs/>
                <w:sz w:val="24"/>
              </w:rPr>
              <w:t>е</w:t>
            </w:r>
            <w:r>
              <w:rPr>
                <w:sz w:val="24"/>
                <w:lang w:val="en-US"/>
              </w:rPr>
              <w:t xml:space="preserve"> </w:t>
            </w:r>
            <w:r>
              <w:rPr>
                <w:sz w:val="24"/>
              </w:rPr>
              <w:t>ро</w:t>
            </w:r>
            <w:r>
              <w:rPr>
                <w:sz w:val="24"/>
                <w:lang w:val="en-US"/>
              </w:rPr>
              <w:t xml:space="preserve">r </w:t>
            </w:r>
          </w:p>
          <w:p>
            <w:pPr>
              <w:pStyle w:val="Normal1"/>
              <w:spacing w:lineRule="auto" w:line="240"/>
              <w:ind w:firstLine="317" w:end="0"/>
              <w:rPr/>
            </w:pPr>
            <w:r>
              <w:rPr>
                <w:sz w:val="24"/>
                <w:lang w:val="en-US"/>
              </w:rPr>
              <w:t xml:space="preserve">teléfono a la estación </w:t>
            </w:r>
            <w:r>
              <w:rPr>
                <w:sz w:val="24"/>
              </w:rPr>
              <w:t>у</w:t>
            </w:r>
            <w:r>
              <w:rPr>
                <w:sz w:val="24"/>
                <w:lang w:val="en-US"/>
              </w:rPr>
              <w:t xml:space="preserve"> María </w:t>
            </w:r>
          </w:p>
          <w:p>
            <w:pPr>
              <w:pStyle w:val="Normal1"/>
              <w:spacing w:lineRule="auto" w:line="240"/>
              <w:ind w:firstLine="317" w:end="0"/>
              <w:rPr/>
            </w:pPr>
            <w:r>
              <w:rPr>
                <w:i/>
                <w:iCs/>
                <w:sz w:val="24"/>
                <w:lang w:val="en-US"/>
              </w:rPr>
              <w:t>vaya</w:t>
            </w:r>
            <w:r>
              <w:rPr>
                <w:sz w:val="24"/>
                <w:lang w:val="en-US"/>
              </w:rPr>
              <w:t xml:space="preserve"> a la cantina.</w:t>
            </w:r>
          </w:p>
          <w:p>
            <w:pPr>
              <w:pStyle w:val="Normal1"/>
              <w:rPr>
                <w:spacing w:val="34"/>
                <w:sz w:val="24"/>
                <w:lang w:val="en-US"/>
              </w:rPr>
            </w:pPr>
            <w:r>
              <w:rPr>
                <w:spacing w:val="34"/>
                <w:sz w:val="24"/>
                <w:lang w:val="en-US"/>
              </w:rPr>
            </w:r>
          </w:p>
        </w:tc>
      </w:tr>
    </w:tbl>
    <w:p>
      <w:pPr>
        <w:pStyle w:val="Normal1"/>
        <w:spacing w:lineRule="auto" w:line="240"/>
        <w:ind w:firstLine="284" w:end="0"/>
        <w:rPr/>
      </w:pPr>
      <w:r>
        <w:rPr>
          <w:sz w:val="24"/>
        </w:rPr>
        <w:t>б) когда сказуемое главного предложения, вводящего косвенную речь, стоит в одном из прошедших времен изъявительного наклоне</w:t>
        <w:softHyphen/>
        <w:t xml:space="preserve">ния — </w:t>
      </w:r>
      <w:r>
        <w:rPr>
          <w:sz w:val="24"/>
          <w:lang w:val="en-US"/>
        </w:rPr>
        <w:t>pret</w:t>
      </w:r>
      <w:r>
        <w:rPr>
          <w:sz w:val="24"/>
        </w:rPr>
        <w:t>é</w:t>
      </w:r>
      <w:r>
        <w:rPr>
          <w:sz w:val="24"/>
          <w:lang w:val="en-US"/>
        </w:rPr>
        <w:t>rito</w:t>
      </w:r>
      <w:r>
        <w:rPr>
          <w:sz w:val="24"/>
        </w:rPr>
        <w:t xml:space="preserve"> </w:t>
      </w:r>
      <w:r>
        <w:rPr>
          <w:sz w:val="24"/>
          <w:lang w:val="en-US"/>
        </w:rPr>
        <w:t>indefinido</w:t>
      </w:r>
      <w:r>
        <w:rPr>
          <w:sz w:val="24"/>
        </w:rPr>
        <w:t xml:space="preserve">, </w:t>
      </w:r>
      <w:r>
        <w:rPr>
          <w:sz w:val="24"/>
          <w:lang w:val="en-US"/>
        </w:rPr>
        <w:t>pret</w:t>
      </w:r>
      <w:r>
        <w:rPr>
          <w:sz w:val="24"/>
        </w:rPr>
        <w:t>é</w:t>
      </w:r>
      <w:r>
        <w:rPr>
          <w:sz w:val="24"/>
          <w:lang w:val="en-US"/>
        </w:rPr>
        <w:t>rito</w:t>
      </w:r>
      <w:r>
        <w:rPr>
          <w:sz w:val="24"/>
        </w:rPr>
        <w:t xml:space="preserve"> </w:t>
      </w:r>
      <w:r>
        <w:rPr>
          <w:sz w:val="24"/>
          <w:lang w:val="en-US"/>
        </w:rPr>
        <w:t>imperfecto</w:t>
      </w:r>
      <w:r>
        <w:rPr>
          <w:sz w:val="24"/>
        </w:rPr>
        <w:t xml:space="preserve">, </w:t>
      </w:r>
      <w:r>
        <w:rPr>
          <w:sz w:val="24"/>
          <w:lang w:val="en-US"/>
        </w:rPr>
        <w:t>pret</w:t>
      </w:r>
      <w:r>
        <w:rPr>
          <w:sz w:val="24"/>
        </w:rPr>
        <w:t>é</w:t>
      </w:r>
      <w:r>
        <w:rPr>
          <w:sz w:val="24"/>
          <w:lang w:val="en-US"/>
        </w:rPr>
        <w:t>rito</w:t>
      </w:r>
      <w:r>
        <w:rPr>
          <w:sz w:val="24"/>
        </w:rPr>
        <w:t xml:space="preserve"> </w:t>
      </w:r>
      <w:r>
        <w:rPr>
          <w:sz w:val="24"/>
          <w:lang w:val="en-US"/>
        </w:rPr>
        <w:t>pluscuamperfecto</w:t>
      </w:r>
      <w:r>
        <w:rPr>
          <w:sz w:val="24"/>
        </w:rPr>
        <w:t>, то, согласно правилам согласования, в прямой речи при пере</w:t>
        <w:softHyphen/>
        <w:t>воде ее в косвенную все настоящие времена должны заменяться на прошедшие, а все будущие — на соответствующие формы условного наклонения (о соответствии временных форм см. ниже):</w:t>
      </w:r>
    </w:p>
    <w:p>
      <w:pPr>
        <w:pStyle w:val="Normal1"/>
        <w:spacing w:lineRule="auto" w:line="240"/>
        <w:ind w:firstLine="284" w:end="0"/>
        <w:rPr>
          <w:spacing w:val="34"/>
          <w:sz w:val="24"/>
        </w:rPr>
      </w:pPr>
      <w:r>
        <w:rPr>
          <w:spacing w:val="34"/>
          <w:sz w:val="24"/>
        </w:rPr>
      </w:r>
    </w:p>
    <w:tbl>
      <w:tblPr>
        <w:tblW w:w="10240" w:type="dxa"/>
        <w:jc w:val="start"/>
        <w:tblInd w:w="221" w:type="dxa"/>
        <w:tblLayout w:type="fixed"/>
        <w:tblCellMar>
          <w:top w:w="0" w:type="dxa"/>
          <w:start w:w="108" w:type="dxa"/>
          <w:bottom w:w="0" w:type="dxa"/>
          <w:end w:w="108" w:type="dxa"/>
        </w:tblCellMar>
      </w:tblPr>
      <w:tblGrid>
        <w:gridCol w:w="4100"/>
        <w:gridCol w:w="6140"/>
      </w:tblGrid>
      <w:tr>
        <w:trPr>
          <w:trHeight w:val="3900" w:hRule="atLeast"/>
        </w:trPr>
        <w:tc>
          <w:tcPr>
            <w:tcW w:w="4100" w:type="dxa"/>
            <w:tcBorders/>
          </w:tcPr>
          <w:p>
            <w:pPr>
              <w:pStyle w:val="Normal1"/>
              <w:spacing w:lineRule="auto" w:line="240"/>
              <w:ind w:firstLine="284" w:end="0"/>
              <w:rPr>
                <w:spacing w:val="34"/>
                <w:sz w:val="24"/>
                <w:lang w:val="en-US"/>
              </w:rPr>
            </w:pPr>
            <w:r>
              <w:rPr>
                <w:spacing w:val="34"/>
                <w:sz w:val="24"/>
              </w:rPr>
              <w:t>Прямая</w:t>
            </w:r>
            <w:r>
              <w:rPr>
                <w:spacing w:val="34"/>
                <w:sz w:val="24"/>
                <w:lang w:val="en-US"/>
              </w:rPr>
              <w:t xml:space="preserve"> </w:t>
            </w:r>
            <w:r>
              <w:rPr>
                <w:spacing w:val="34"/>
                <w:sz w:val="24"/>
              </w:rPr>
              <w:t>речь</w:t>
            </w:r>
          </w:p>
          <w:p>
            <w:pPr>
              <w:pStyle w:val="Normal1"/>
              <w:spacing w:lineRule="auto" w:line="240"/>
              <w:rPr/>
            </w:pPr>
            <w:r>
              <w:rPr>
                <w:sz w:val="24"/>
                <w:lang w:val="en-US"/>
              </w:rPr>
              <w:t xml:space="preserve">— </w:t>
            </w:r>
            <w:r>
              <w:rPr>
                <w:sz w:val="24"/>
                <w:lang w:val="en-US"/>
              </w:rPr>
              <w:t xml:space="preserve">No te </w:t>
            </w:r>
            <w:r>
              <w:rPr>
                <w:i/>
                <w:iCs/>
                <w:sz w:val="24"/>
                <w:lang w:val="en-US"/>
              </w:rPr>
              <w:t>preocupes</w:t>
            </w:r>
            <w:r>
              <w:rPr>
                <w:sz w:val="24"/>
                <w:lang w:val="en-US"/>
              </w:rPr>
              <w:t xml:space="preserve"> por nada por-</w:t>
            </w:r>
          </w:p>
          <w:p>
            <w:pPr>
              <w:pStyle w:val="Normal1"/>
              <w:spacing w:lineRule="auto" w:line="240"/>
              <w:ind w:firstLine="284" w:end="0"/>
              <w:rPr/>
            </w:pPr>
            <w:r>
              <w:rPr>
                <w:sz w:val="24"/>
                <w:lang w:val="en-US"/>
              </w:rPr>
              <w:t xml:space="preserve">que </w:t>
            </w:r>
            <w:r>
              <w:rPr>
                <w:i/>
                <w:iCs/>
                <w:sz w:val="24"/>
                <w:lang w:val="en-US"/>
              </w:rPr>
              <w:t>sé</w:t>
            </w:r>
            <w:r>
              <w:rPr>
                <w:sz w:val="24"/>
                <w:lang w:val="en-US"/>
              </w:rPr>
              <w:t xml:space="preserve"> como </w:t>
            </w:r>
            <w:r>
              <w:rPr>
                <w:i/>
                <w:iCs/>
                <w:sz w:val="24"/>
                <w:lang w:val="en-US"/>
              </w:rPr>
              <w:t>se arreglan</w:t>
            </w:r>
            <w:r>
              <w:rPr>
                <w:sz w:val="24"/>
                <w:lang w:val="en-US"/>
              </w:rPr>
              <w:t xml:space="preserve"> los</w:t>
            </w:r>
          </w:p>
          <w:p>
            <w:pPr>
              <w:pStyle w:val="Normal1"/>
              <w:spacing w:lineRule="auto" w:line="240"/>
              <w:ind w:firstLine="284" w:end="0"/>
              <w:rPr/>
            </w:pPr>
            <w:r>
              <w:rPr>
                <w:sz w:val="24"/>
                <w:lang w:val="en-US"/>
              </w:rPr>
              <w:t xml:space="preserve">asuntos </w:t>
            </w:r>
            <w:r>
              <w:rPr>
                <w:sz w:val="24"/>
              </w:rPr>
              <w:t>у</w:t>
            </w:r>
            <w:r>
              <w:rPr>
                <w:sz w:val="24"/>
                <w:lang w:val="en-US"/>
              </w:rPr>
              <w:t xml:space="preserve"> </w:t>
            </w:r>
            <w:r>
              <w:rPr>
                <w:i/>
                <w:iCs/>
                <w:sz w:val="24"/>
                <w:lang w:val="en-US"/>
              </w:rPr>
              <w:t>haré</w:t>
            </w:r>
            <w:r>
              <w:rPr>
                <w:sz w:val="24"/>
                <w:lang w:val="en-US"/>
              </w:rPr>
              <w:t xml:space="preserve"> todo — pedía</w:t>
            </w:r>
          </w:p>
          <w:p>
            <w:pPr>
              <w:pStyle w:val="Normal1"/>
              <w:spacing w:lineRule="auto" w:line="240"/>
              <w:ind w:firstLine="284" w:end="0"/>
              <w:rPr>
                <w:sz w:val="24"/>
                <w:lang w:val="en-US"/>
              </w:rPr>
            </w:pPr>
            <w:r>
              <w:rPr>
                <w:sz w:val="24"/>
                <w:lang w:val="en-US"/>
              </w:rPr>
              <w:t>Roberto a su amigo.</w:t>
            </w:r>
          </w:p>
          <w:p>
            <w:pPr>
              <w:pStyle w:val="Normal1"/>
              <w:spacing w:lineRule="auto" w:line="240"/>
              <w:rPr/>
            </w:pPr>
            <w:r>
              <w:rPr>
                <w:sz w:val="24"/>
                <w:lang w:val="en-US"/>
              </w:rPr>
              <w:t xml:space="preserve">— </w:t>
            </w:r>
            <w:r>
              <w:rPr>
                <w:sz w:val="24"/>
                <w:lang w:val="en-US"/>
              </w:rPr>
              <w:t xml:space="preserve">Mi vida </w:t>
            </w:r>
            <w:r>
              <w:rPr>
                <w:i/>
                <w:iCs/>
                <w:sz w:val="24"/>
                <w:lang w:val="en-US"/>
              </w:rPr>
              <w:t>comienza</w:t>
            </w:r>
            <w:r>
              <w:rPr>
                <w:sz w:val="24"/>
                <w:lang w:val="en-US"/>
              </w:rPr>
              <w:t xml:space="preserve"> todos los días</w:t>
            </w:r>
          </w:p>
          <w:p>
            <w:pPr>
              <w:pStyle w:val="Normal1"/>
              <w:spacing w:lineRule="auto" w:line="240"/>
              <w:ind w:firstLine="284" w:end="0"/>
              <w:rPr/>
            </w:pPr>
            <w:r>
              <w:rPr>
                <w:sz w:val="24"/>
                <w:lang w:val="en-US"/>
              </w:rPr>
              <w:t xml:space="preserve">... </w:t>
            </w:r>
            <w:r>
              <w:rPr>
                <w:sz w:val="24"/>
              </w:rPr>
              <w:t>у</w:t>
            </w:r>
            <w:r>
              <w:rPr>
                <w:sz w:val="24"/>
                <w:lang w:val="en-US"/>
              </w:rPr>
              <w:t xml:space="preserve"> nunca tengo el recuerdo de</w:t>
            </w:r>
          </w:p>
          <w:p>
            <w:pPr>
              <w:pStyle w:val="Normal1"/>
              <w:spacing w:lineRule="auto" w:line="240"/>
              <w:ind w:firstLine="284" w:end="0"/>
              <w:rPr/>
            </w:pPr>
            <w:r>
              <w:rPr>
                <w:sz w:val="24"/>
                <w:lang w:val="en-US"/>
              </w:rPr>
              <w:t xml:space="preserve">lo que </w:t>
            </w:r>
            <w:r>
              <w:rPr>
                <w:i/>
                <w:iCs/>
                <w:sz w:val="24"/>
                <w:lang w:val="en-US"/>
              </w:rPr>
              <w:t>pasó</w:t>
            </w:r>
            <w:r>
              <w:rPr>
                <w:sz w:val="24"/>
                <w:lang w:val="en-US"/>
              </w:rPr>
              <w:t xml:space="preserve"> antes — </w:t>
            </w:r>
            <w:r>
              <w:rPr>
                <w:b/>
                <w:bCs/>
                <w:sz w:val="24"/>
                <w:lang w:val="en-US"/>
              </w:rPr>
              <w:t>dijo</w:t>
            </w:r>
            <w:r>
              <w:rPr>
                <w:sz w:val="24"/>
                <w:lang w:val="en-US"/>
              </w:rPr>
              <w:t xml:space="preserve"> el in-</w:t>
            </w:r>
          </w:p>
          <w:p>
            <w:pPr>
              <w:pStyle w:val="Normal1"/>
              <w:spacing w:lineRule="auto" w:line="240"/>
              <w:ind w:firstLine="284" w:end="0"/>
              <w:rPr/>
            </w:pPr>
            <w:r>
              <w:rPr>
                <w:sz w:val="24"/>
                <w:lang w:val="en-US"/>
              </w:rPr>
              <w:t>dio.(C. F</w:t>
            </w:r>
            <w:r>
              <w:rPr>
                <w:lang w:val="en-US"/>
              </w:rPr>
              <w:t>UENTES</w:t>
            </w:r>
            <w:r>
              <w:rPr>
                <w:sz w:val="24"/>
                <w:lang w:val="en-US"/>
              </w:rPr>
              <w:t>)</w:t>
            </w:r>
          </w:p>
          <w:p>
            <w:pPr>
              <w:pStyle w:val="Normal1"/>
              <w:spacing w:lineRule="auto" w:line="240"/>
              <w:rPr>
                <w:sz w:val="24"/>
                <w:lang w:val="en-US"/>
              </w:rPr>
            </w:pPr>
            <w:r>
              <w:rPr>
                <w:sz w:val="24"/>
                <w:lang w:val="en-US"/>
              </w:rPr>
              <w:t xml:space="preserve">— </w:t>
            </w:r>
            <w:r>
              <w:rPr>
                <w:sz w:val="24"/>
                <w:lang w:val="en-US"/>
              </w:rPr>
              <w:t xml:space="preserve">¡Qué lástima que este pavo </w:t>
            </w:r>
            <w:r>
              <w:rPr>
                <w:i/>
                <w:iCs/>
                <w:sz w:val="24"/>
                <w:lang w:val="en-US"/>
              </w:rPr>
              <w:t>no</w:t>
            </w:r>
          </w:p>
          <w:p>
            <w:pPr>
              <w:pStyle w:val="Normal1"/>
              <w:spacing w:lineRule="auto" w:line="240"/>
              <w:ind w:firstLine="284" w:end="0"/>
              <w:rPr/>
            </w:pPr>
            <w:r>
              <w:rPr>
                <w:i/>
                <w:iCs/>
                <w:sz w:val="24"/>
                <w:lang w:val="en-US"/>
              </w:rPr>
              <w:t>haya estado</w:t>
            </w:r>
            <w:r>
              <w:rPr>
                <w:sz w:val="24"/>
                <w:lang w:val="en-US"/>
              </w:rPr>
              <w:t xml:space="preserve"> media hora más al</w:t>
            </w:r>
          </w:p>
          <w:p>
            <w:pPr>
              <w:pStyle w:val="Normal1"/>
              <w:spacing w:lineRule="auto" w:line="240"/>
              <w:ind w:firstLine="284" w:end="0"/>
              <w:rPr/>
            </w:pPr>
            <w:r>
              <w:rPr>
                <w:sz w:val="24"/>
                <w:lang w:val="en-US"/>
              </w:rPr>
              <w:t xml:space="preserve">fuego! — </w:t>
            </w:r>
            <w:r>
              <w:rPr>
                <w:b/>
                <w:bCs/>
                <w:sz w:val="24"/>
                <w:lang w:val="en-US"/>
              </w:rPr>
              <w:t>exclamó</w:t>
            </w:r>
            <w:r>
              <w:rPr>
                <w:sz w:val="24"/>
                <w:lang w:val="en-US"/>
              </w:rPr>
              <w:t xml:space="preserve"> uno de los</w:t>
            </w:r>
          </w:p>
          <w:p>
            <w:pPr>
              <w:pStyle w:val="Normal1"/>
              <w:spacing w:lineRule="auto" w:line="240"/>
              <w:ind w:firstLine="284" w:end="0"/>
              <w:rPr/>
            </w:pPr>
            <w:r>
              <w:rPr>
                <w:sz w:val="24"/>
                <w:lang w:val="en-US"/>
              </w:rPr>
              <w:t xml:space="preserve">hombres. (J. </w:t>
            </w:r>
            <w:r>
              <w:rPr>
                <w:lang w:val="en-US"/>
              </w:rPr>
              <w:t>DE</w:t>
            </w:r>
            <w:r>
              <w:rPr>
                <w:sz w:val="24"/>
                <w:lang w:val="en-US"/>
              </w:rPr>
              <w:t xml:space="preserve"> L</w:t>
            </w:r>
            <w:r>
              <w:rPr>
                <w:lang w:val="en-US"/>
              </w:rPr>
              <w:t>ARRA</w:t>
            </w:r>
            <w:r>
              <w:rPr>
                <w:sz w:val="24"/>
                <w:lang w:val="en-US"/>
              </w:rPr>
              <w:t>)</w:t>
            </w:r>
          </w:p>
          <w:p>
            <w:pPr>
              <w:pStyle w:val="Normal1"/>
              <w:rPr>
                <w:spacing w:val="34"/>
                <w:sz w:val="24"/>
                <w:lang w:val="en-US"/>
              </w:rPr>
            </w:pPr>
            <w:r>
              <w:rPr>
                <w:spacing w:val="34"/>
                <w:sz w:val="24"/>
                <w:lang w:val="en-US"/>
              </w:rPr>
            </w:r>
          </w:p>
        </w:tc>
        <w:tc>
          <w:tcPr>
            <w:tcW w:w="6140" w:type="dxa"/>
            <w:tcBorders/>
          </w:tcPr>
          <w:p>
            <w:pPr>
              <w:pStyle w:val="Normal1"/>
              <w:spacing w:lineRule="auto" w:line="240"/>
              <w:ind w:start="592" w:end="0"/>
              <w:rPr>
                <w:spacing w:val="34"/>
                <w:sz w:val="24"/>
                <w:lang w:val="en-US"/>
              </w:rPr>
            </w:pPr>
            <w:r>
              <w:rPr>
                <w:spacing w:val="34"/>
                <w:sz w:val="24"/>
              </w:rPr>
              <w:t>Косвенная</w:t>
            </w:r>
            <w:r>
              <w:rPr>
                <w:spacing w:val="34"/>
                <w:sz w:val="24"/>
                <w:lang w:val="en-US"/>
              </w:rPr>
              <w:t xml:space="preserve"> </w:t>
            </w:r>
            <w:r>
              <w:rPr>
                <w:spacing w:val="34"/>
                <w:sz w:val="24"/>
              </w:rPr>
              <w:t>речь</w:t>
            </w:r>
          </w:p>
          <w:p>
            <w:pPr>
              <w:pStyle w:val="Normal1"/>
              <w:spacing w:lineRule="auto" w:line="240"/>
              <w:rPr/>
            </w:pPr>
            <w:r>
              <w:rPr>
                <w:sz w:val="24"/>
                <w:lang w:val="en-US"/>
              </w:rPr>
              <w:t xml:space="preserve">Roberto </w:t>
            </w:r>
            <w:r>
              <w:rPr>
                <w:b/>
                <w:bCs/>
                <w:sz w:val="24"/>
                <w:lang w:val="en-US"/>
              </w:rPr>
              <w:t>pedía</w:t>
            </w:r>
            <w:r>
              <w:rPr>
                <w:sz w:val="24"/>
                <w:lang w:val="en-US"/>
              </w:rPr>
              <w:t xml:space="preserve"> a su amigo que no </w:t>
            </w:r>
          </w:p>
          <w:p>
            <w:pPr>
              <w:pStyle w:val="Normal1"/>
              <w:spacing w:lineRule="auto" w:line="240"/>
              <w:ind w:firstLine="357" w:end="0"/>
              <w:rPr/>
            </w:pPr>
            <w:r>
              <w:rPr>
                <w:sz w:val="24"/>
                <w:lang w:val="en-US"/>
              </w:rPr>
              <w:t xml:space="preserve">se </w:t>
            </w:r>
            <w:r>
              <w:rPr>
                <w:i/>
                <w:iCs/>
                <w:sz w:val="24"/>
                <w:lang w:val="en-US"/>
              </w:rPr>
              <w:t>preocupase</w:t>
            </w:r>
            <w:r>
              <w:rPr>
                <w:sz w:val="24"/>
                <w:lang w:val="en-US"/>
              </w:rPr>
              <w:t xml:space="preserve"> por nada porque </w:t>
            </w:r>
          </w:p>
          <w:p>
            <w:pPr>
              <w:pStyle w:val="Normal1"/>
              <w:spacing w:lineRule="auto" w:line="240"/>
              <w:ind w:firstLine="357" w:end="0"/>
              <w:rPr/>
            </w:pPr>
            <w:r>
              <w:rPr>
                <w:sz w:val="24"/>
                <w:lang w:val="en-US"/>
              </w:rPr>
              <w:t xml:space="preserve">él </w:t>
            </w:r>
            <w:r>
              <w:rPr>
                <w:i/>
                <w:iCs/>
                <w:sz w:val="24"/>
                <w:lang w:val="en-US"/>
              </w:rPr>
              <w:t>sabia</w:t>
            </w:r>
            <w:r>
              <w:rPr>
                <w:sz w:val="24"/>
                <w:lang w:val="en-US"/>
              </w:rPr>
              <w:t xml:space="preserve"> como </w:t>
            </w:r>
            <w:r>
              <w:rPr>
                <w:i/>
                <w:iCs/>
                <w:sz w:val="24"/>
                <w:lang w:val="en-US"/>
              </w:rPr>
              <w:t>se arreglaban</w:t>
            </w:r>
            <w:r>
              <w:rPr>
                <w:sz w:val="24"/>
                <w:lang w:val="en-US"/>
              </w:rPr>
              <w:t xml:space="preserve"> los </w:t>
            </w:r>
          </w:p>
          <w:p>
            <w:pPr>
              <w:pStyle w:val="Normal1"/>
              <w:spacing w:lineRule="auto" w:line="240"/>
              <w:ind w:firstLine="357" w:end="0"/>
              <w:rPr/>
            </w:pPr>
            <w:r>
              <w:rPr>
                <w:sz w:val="24"/>
                <w:lang w:val="en-US"/>
              </w:rPr>
              <w:t xml:space="preserve">asuntos </w:t>
            </w:r>
            <w:r>
              <w:rPr>
                <w:sz w:val="24"/>
              </w:rPr>
              <w:t>у</w:t>
            </w:r>
            <w:r>
              <w:rPr>
                <w:sz w:val="24"/>
                <w:lang w:val="en-US"/>
              </w:rPr>
              <w:t xml:space="preserve"> </w:t>
            </w:r>
            <w:r>
              <w:rPr>
                <w:i/>
                <w:iCs/>
                <w:sz w:val="24"/>
                <w:lang w:val="en-US"/>
              </w:rPr>
              <w:t>haría</w:t>
            </w:r>
            <w:r>
              <w:rPr>
                <w:sz w:val="24"/>
                <w:lang w:val="en-US"/>
              </w:rPr>
              <w:t xml:space="preserve"> todo.</w:t>
            </w:r>
          </w:p>
          <w:p>
            <w:pPr>
              <w:pStyle w:val="Normal1"/>
              <w:spacing w:lineRule="auto" w:line="240"/>
              <w:rPr/>
            </w:pPr>
            <w:r>
              <w:rPr>
                <w:sz w:val="24"/>
                <w:lang w:val="en-US"/>
              </w:rPr>
              <w:t xml:space="preserve">El indio </w:t>
            </w:r>
            <w:r>
              <w:rPr>
                <w:b/>
                <w:bCs/>
                <w:sz w:val="24"/>
                <w:lang w:val="en-US"/>
              </w:rPr>
              <w:t>dijo</w:t>
            </w:r>
            <w:r>
              <w:rPr>
                <w:sz w:val="24"/>
                <w:lang w:val="en-US"/>
              </w:rPr>
              <w:t xml:space="preserve"> que su vida </w:t>
            </w:r>
            <w:r>
              <w:rPr>
                <w:i/>
                <w:iCs/>
                <w:sz w:val="24"/>
                <w:lang w:val="en-US"/>
              </w:rPr>
              <w:t>comen-</w:t>
            </w:r>
          </w:p>
          <w:p>
            <w:pPr>
              <w:pStyle w:val="Normal1"/>
              <w:spacing w:lineRule="auto" w:line="240"/>
              <w:ind w:firstLine="357" w:end="0"/>
              <w:rPr/>
            </w:pPr>
            <w:r>
              <w:rPr>
                <w:i/>
                <w:iCs/>
                <w:sz w:val="24"/>
                <w:lang w:val="en-US"/>
              </w:rPr>
              <w:t xml:space="preserve">zaba </w:t>
            </w:r>
            <w:r>
              <w:rPr>
                <w:sz w:val="24"/>
                <w:lang w:val="en-US"/>
              </w:rPr>
              <w:t xml:space="preserve">todos los días </w:t>
            </w:r>
            <w:r>
              <w:rPr>
                <w:sz w:val="24"/>
              </w:rPr>
              <w:t>у</w:t>
            </w:r>
            <w:r>
              <w:rPr>
                <w:sz w:val="24"/>
                <w:lang w:val="en-US"/>
              </w:rPr>
              <w:t xml:space="preserve"> él nunca </w:t>
            </w:r>
          </w:p>
          <w:p>
            <w:pPr>
              <w:pStyle w:val="Normal1"/>
              <w:spacing w:lineRule="auto" w:line="240"/>
              <w:ind w:firstLine="357" w:end="0"/>
              <w:rPr/>
            </w:pPr>
            <w:r>
              <w:rPr>
                <w:i/>
                <w:iCs/>
                <w:sz w:val="24"/>
                <w:lang w:val="en-US"/>
              </w:rPr>
              <w:t>tenía</w:t>
            </w:r>
            <w:r>
              <w:rPr>
                <w:sz w:val="24"/>
                <w:lang w:val="en-US"/>
              </w:rPr>
              <w:t xml:space="preserve"> el recuerdo de lo que </w:t>
            </w:r>
            <w:r>
              <w:rPr>
                <w:i/>
                <w:iCs/>
                <w:sz w:val="24"/>
                <w:lang w:val="en-US"/>
              </w:rPr>
              <w:t>ha</w:t>
            </w:r>
            <w:r>
              <w:rPr>
                <w:sz w:val="24"/>
                <w:lang w:val="en-US"/>
              </w:rPr>
              <w:t>-</w:t>
            </w:r>
          </w:p>
          <w:p>
            <w:pPr>
              <w:pStyle w:val="Normal1"/>
              <w:spacing w:lineRule="auto" w:line="240"/>
              <w:ind w:firstLine="357" w:end="0"/>
              <w:rPr/>
            </w:pPr>
            <w:r>
              <w:rPr>
                <w:sz w:val="24"/>
                <w:lang w:val="en-US"/>
              </w:rPr>
              <w:t xml:space="preserve">bía </w:t>
            </w:r>
            <w:r>
              <w:rPr>
                <w:i/>
                <w:iCs/>
                <w:sz w:val="24"/>
                <w:lang w:val="en-US"/>
              </w:rPr>
              <w:t>pasado</w:t>
            </w:r>
            <w:r>
              <w:rPr>
                <w:sz w:val="24"/>
                <w:lang w:val="en-US"/>
              </w:rPr>
              <w:t xml:space="preserve"> antes.</w:t>
            </w:r>
          </w:p>
          <w:p>
            <w:pPr>
              <w:pStyle w:val="Normal1"/>
              <w:spacing w:lineRule="auto" w:line="240"/>
              <w:rPr/>
            </w:pPr>
            <w:r>
              <w:rPr>
                <w:sz w:val="24"/>
                <w:lang w:val="en-US"/>
              </w:rPr>
              <w:t xml:space="preserve">Uno de los hombres </w:t>
            </w:r>
            <w:r>
              <w:rPr>
                <w:b/>
                <w:bCs/>
                <w:sz w:val="24"/>
                <w:lang w:val="en-US"/>
              </w:rPr>
              <w:t>exclamó</w:t>
            </w:r>
            <w:r>
              <w:rPr>
                <w:sz w:val="24"/>
                <w:lang w:val="en-US"/>
              </w:rPr>
              <w:t xml:space="preserve"> qué </w:t>
            </w:r>
          </w:p>
          <w:p>
            <w:pPr>
              <w:pStyle w:val="Normal1"/>
              <w:spacing w:lineRule="auto" w:line="240"/>
              <w:ind w:firstLine="357" w:end="0"/>
              <w:rPr/>
            </w:pPr>
            <w:r>
              <w:rPr>
                <w:sz w:val="24"/>
                <w:lang w:val="en-US"/>
              </w:rPr>
              <w:t xml:space="preserve">lástima era que aquel pavo </w:t>
            </w:r>
            <w:r>
              <w:rPr>
                <w:i/>
                <w:iCs/>
                <w:sz w:val="24"/>
                <w:lang w:val="en-US"/>
              </w:rPr>
              <w:t>no</w:t>
            </w:r>
            <w:r>
              <w:rPr>
                <w:sz w:val="24"/>
                <w:lang w:val="en-US"/>
              </w:rPr>
              <w:t xml:space="preserve"> </w:t>
            </w:r>
          </w:p>
          <w:p>
            <w:pPr>
              <w:pStyle w:val="Normal1"/>
              <w:spacing w:lineRule="auto" w:line="240"/>
              <w:ind w:firstLine="357" w:end="0"/>
              <w:rPr/>
            </w:pPr>
            <w:r>
              <w:rPr>
                <w:i/>
                <w:iCs/>
                <w:sz w:val="24"/>
                <w:lang w:val="en-US"/>
              </w:rPr>
              <w:t xml:space="preserve">hubiese estado </w:t>
            </w:r>
            <w:r>
              <w:rPr>
                <w:sz w:val="24"/>
                <w:lang w:val="en-US"/>
              </w:rPr>
              <w:t xml:space="preserve">media hora más </w:t>
            </w:r>
          </w:p>
          <w:p>
            <w:pPr>
              <w:pStyle w:val="Normal1"/>
              <w:spacing w:lineRule="auto" w:line="240"/>
              <w:ind w:firstLine="357" w:end="0"/>
              <w:rPr/>
            </w:pPr>
            <w:r>
              <w:rPr>
                <w:sz w:val="24"/>
                <w:lang w:val="en-US"/>
              </w:rPr>
              <w:t>al</w:t>
            </w:r>
            <w:r>
              <w:rPr>
                <w:sz w:val="24"/>
              </w:rPr>
              <w:t xml:space="preserve"> </w:t>
            </w:r>
            <w:r>
              <w:rPr>
                <w:sz w:val="24"/>
                <w:lang w:val="en-US"/>
              </w:rPr>
              <w:t>fuego</w:t>
            </w:r>
            <w:r>
              <w:rPr>
                <w:sz w:val="24"/>
              </w:rPr>
              <w:t>.</w:t>
            </w:r>
          </w:p>
          <w:p>
            <w:pPr>
              <w:pStyle w:val="Normal1"/>
              <w:rPr>
                <w:spacing w:val="34"/>
                <w:sz w:val="24"/>
              </w:rPr>
            </w:pPr>
            <w:r>
              <w:rPr>
                <w:spacing w:val="34"/>
                <w:sz w:val="24"/>
              </w:rPr>
            </w:r>
          </w:p>
        </w:tc>
      </w:tr>
    </w:tbl>
    <w:p>
      <w:pPr>
        <w:pStyle w:val="Normal1"/>
        <w:spacing w:lineRule="auto" w:line="240"/>
        <w:ind w:firstLine="284" w:end="0"/>
        <w:rPr>
          <w:sz w:val="24"/>
        </w:rPr>
      </w:pPr>
      <w:r>
        <w:rPr>
          <w:sz w:val="24"/>
        </w:rPr>
        <w:t>При переводе прямой речи в план прошедшего косвенной речи обычно наблюдается (на основе правил согласования времен) сле</w:t>
        <w:softHyphen/>
        <w:t>дующее соотношение временных форм:</w:t>
      </w:r>
    </w:p>
    <w:p>
      <w:pPr>
        <w:pStyle w:val="Normal1"/>
        <w:spacing w:lineRule="auto" w:line="240"/>
        <w:ind w:firstLine="284" w:end="0"/>
        <w:rPr>
          <w:spacing w:val="20"/>
          <w:sz w:val="24"/>
        </w:rPr>
      </w:pPr>
      <w:r>
        <w:rPr>
          <w:spacing w:val="20"/>
          <w:sz w:val="24"/>
        </w:rPr>
      </w:r>
    </w:p>
    <w:tbl>
      <w:tblPr>
        <w:tblW w:w="10680" w:type="dxa"/>
        <w:jc w:val="start"/>
        <w:tblInd w:w="221" w:type="dxa"/>
        <w:tblLayout w:type="fixed"/>
        <w:tblCellMar>
          <w:top w:w="0" w:type="dxa"/>
          <w:start w:w="108" w:type="dxa"/>
          <w:bottom w:w="0" w:type="dxa"/>
          <w:end w:w="108" w:type="dxa"/>
        </w:tblCellMar>
      </w:tblPr>
      <w:tblGrid>
        <w:gridCol w:w="4140"/>
        <w:gridCol w:w="6540"/>
      </w:tblGrid>
      <w:tr>
        <w:trPr>
          <w:trHeight w:val="3520" w:hRule="atLeast"/>
        </w:trPr>
        <w:tc>
          <w:tcPr>
            <w:tcW w:w="4140" w:type="dxa"/>
            <w:tcBorders/>
          </w:tcPr>
          <w:p>
            <w:pPr>
              <w:pStyle w:val="Normal1"/>
              <w:spacing w:lineRule="auto" w:line="240"/>
              <w:ind w:firstLine="284" w:end="0"/>
              <w:rPr>
                <w:spacing w:val="20"/>
                <w:sz w:val="24"/>
                <w:lang w:val="en-US"/>
              </w:rPr>
            </w:pPr>
            <w:r>
              <w:rPr>
                <w:spacing w:val="20"/>
                <w:sz w:val="24"/>
              </w:rPr>
              <w:t>Прямая</w:t>
            </w:r>
            <w:r>
              <w:rPr>
                <w:spacing w:val="20"/>
                <w:sz w:val="24"/>
                <w:lang w:val="en-US"/>
              </w:rPr>
              <w:t xml:space="preserve"> </w:t>
            </w:r>
            <w:r>
              <w:rPr>
                <w:spacing w:val="20"/>
                <w:sz w:val="24"/>
              </w:rPr>
              <w:t>речь</w:t>
            </w:r>
          </w:p>
          <w:p>
            <w:pPr>
              <w:pStyle w:val="Normal1"/>
              <w:spacing w:lineRule="auto" w:line="240"/>
              <w:ind w:firstLine="284" w:end="0"/>
              <w:rPr>
                <w:sz w:val="24"/>
                <w:lang w:val="en-US"/>
              </w:rPr>
            </w:pPr>
            <w:r>
              <w:rPr>
                <w:sz w:val="24"/>
                <w:lang w:val="en-US"/>
              </w:rPr>
              <w:t>presente de indicativo</w:t>
            </w:r>
          </w:p>
          <w:p>
            <w:pPr>
              <w:pStyle w:val="Normal1"/>
              <w:spacing w:lineRule="auto" w:line="240"/>
              <w:ind w:firstLine="284" w:end="0"/>
              <w:rPr>
                <w:sz w:val="24"/>
                <w:lang w:val="en-US"/>
              </w:rPr>
            </w:pPr>
            <w:r>
              <w:rPr>
                <w:sz w:val="24"/>
                <w:lang w:val="en-US"/>
              </w:rPr>
              <w:t>imperfecto de indicativo</w:t>
            </w:r>
          </w:p>
          <w:p>
            <w:pPr>
              <w:pStyle w:val="Normal1"/>
              <w:spacing w:lineRule="auto" w:line="240"/>
              <w:ind w:firstLine="284" w:end="0"/>
              <w:rPr>
                <w:sz w:val="24"/>
                <w:lang w:val="en-US"/>
              </w:rPr>
            </w:pPr>
            <w:r>
              <w:rPr>
                <w:sz w:val="24"/>
                <w:lang w:val="en-US"/>
              </w:rPr>
              <w:t>futuro de indicativo</w:t>
            </w:r>
          </w:p>
          <w:p>
            <w:pPr>
              <w:pStyle w:val="Normal1"/>
              <w:spacing w:lineRule="auto" w:line="240"/>
              <w:ind w:firstLine="284" w:end="0"/>
              <w:rPr>
                <w:sz w:val="24"/>
                <w:lang w:val="en-US"/>
              </w:rPr>
            </w:pPr>
            <w:r>
              <w:rPr>
                <w:sz w:val="24"/>
                <w:lang w:val="en-US"/>
              </w:rPr>
              <w:t>pretérito indefinido de indicativo</w:t>
            </w:r>
          </w:p>
          <w:p>
            <w:pPr>
              <w:pStyle w:val="Normal1"/>
              <w:spacing w:lineRule="auto" w:line="240"/>
              <w:ind w:firstLine="284" w:end="0"/>
              <w:rPr/>
            </w:pPr>
            <w:r>
              <w:rPr>
                <w:sz w:val="24"/>
                <w:lang w:val="en-US"/>
              </w:rPr>
              <w:t>pretérito perfecto de indicativo</w:t>
            </w:r>
          </w:p>
          <w:p>
            <w:pPr>
              <w:pStyle w:val="Normal1"/>
              <w:spacing w:lineRule="auto" w:line="240"/>
              <w:ind w:firstLine="284" w:end="0"/>
              <w:rPr>
                <w:sz w:val="24"/>
                <w:lang w:val="en-US"/>
              </w:rPr>
            </w:pPr>
            <w:r>
              <w:rPr>
                <w:sz w:val="24"/>
                <w:lang w:val="en-US"/>
              </w:rPr>
              <w:t>pluscuamperfecto de indicativo</w:t>
            </w:r>
          </w:p>
          <w:p>
            <w:pPr>
              <w:pStyle w:val="Normal1"/>
              <w:spacing w:lineRule="auto" w:line="240"/>
              <w:ind w:firstLine="284" w:end="0"/>
              <w:rPr>
                <w:sz w:val="24"/>
                <w:lang w:val="en-US"/>
              </w:rPr>
            </w:pPr>
            <w:r>
              <w:rPr>
                <w:sz w:val="24"/>
                <w:lang w:val="en-US"/>
              </w:rPr>
              <w:t>futuro perfecto de indicativo</w:t>
            </w:r>
          </w:p>
          <w:p>
            <w:pPr>
              <w:pStyle w:val="Normal1"/>
              <w:spacing w:lineRule="auto" w:line="240"/>
              <w:ind w:firstLine="284" w:end="0"/>
              <w:rPr>
                <w:sz w:val="24"/>
                <w:lang w:val="en-US"/>
              </w:rPr>
            </w:pPr>
            <w:r>
              <w:rPr>
                <w:sz w:val="24"/>
                <w:lang w:val="en-US"/>
              </w:rPr>
              <w:t>condicional</w:t>
            </w:r>
          </w:p>
          <w:p>
            <w:pPr>
              <w:pStyle w:val="Normal1"/>
              <w:spacing w:lineRule="auto" w:line="240"/>
              <w:ind w:firstLine="284" w:end="0"/>
              <w:rPr>
                <w:sz w:val="24"/>
                <w:lang w:val="en-US"/>
              </w:rPr>
            </w:pPr>
            <w:r>
              <w:rPr>
                <w:sz w:val="24"/>
                <w:lang w:val="en-US"/>
              </w:rPr>
              <w:t>icondicional perfecto</w:t>
            </w:r>
          </w:p>
          <w:p>
            <w:pPr>
              <w:pStyle w:val="Normal1"/>
              <w:spacing w:lineRule="auto" w:line="240"/>
              <w:ind w:firstLine="284" w:end="0"/>
              <w:rPr>
                <w:sz w:val="24"/>
                <w:lang w:val="en-US"/>
              </w:rPr>
            </w:pPr>
            <w:r>
              <w:rPr>
                <w:sz w:val="24"/>
                <w:lang w:val="en-US"/>
              </w:rPr>
              <w:t>imperativo</w:t>
            </w:r>
          </w:p>
          <w:p>
            <w:pPr>
              <w:pStyle w:val="Normal1"/>
              <w:spacing w:lineRule="auto" w:line="240"/>
              <w:ind w:firstLine="284" w:end="0"/>
              <w:rPr>
                <w:sz w:val="24"/>
                <w:lang w:val="en-US"/>
              </w:rPr>
            </w:pPr>
            <w:r>
              <w:rPr>
                <w:sz w:val="24"/>
                <w:lang w:val="en-US"/>
              </w:rPr>
            </w:r>
          </w:p>
          <w:p>
            <w:pPr>
              <w:pStyle w:val="Normal1"/>
              <w:ind w:firstLine="284" w:end="0"/>
              <w:rPr>
                <w:spacing w:val="20"/>
                <w:sz w:val="24"/>
                <w:lang w:val="en-US"/>
              </w:rPr>
            </w:pPr>
            <w:r>
              <w:rPr>
                <w:spacing w:val="20"/>
                <w:sz w:val="24"/>
                <w:lang w:val="en-US"/>
              </w:rPr>
            </w:r>
          </w:p>
        </w:tc>
        <w:tc>
          <w:tcPr>
            <w:tcW w:w="6540" w:type="dxa"/>
            <w:tcBorders/>
          </w:tcPr>
          <w:p>
            <w:pPr>
              <w:pStyle w:val="Normal1"/>
              <w:spacing w:lineRule="auto" w:line="240"/>
              <w:ind w:start="1032" w:end="0"/>
              <w:rPr/>
            </w:pPr>
            <w:r>
              <w:rPr>
                <w:spacing w:val="20"/>
                <w:sz w:val="24"/>
              </w:rPr>
              <w:t>Косвенная</w:t>
            </w:r>
            <w:r>
              <w:rPr>
                <w:spacing w:val="20"/>
                <w:sz w:val="24"/>
                <w:lang w:val="en-US"/>
              </w:rPr>
              <w:t xml:space="preserve"> </w:t>
            </w:r>
            <w:r>
              <w:rPr>
                <w:spacing w:val="20"/>
                <w:sz w:val="24"/>
              </w:rPr>
              <w:t>речь</w:t>
            </w:r>
            <w:r>
              <w:rPr>
                <w:spacing w:val="20"/>
                <w:sz w:val="24"/>
                <w:lang w:val="en-US"/>
              </w:rPr>
              <w:t xml:space="preserve"> </w:t>
            </w:r>
          </w:p>
          <w:p>
            <w:pPr>
              <w:pStyle w:val="Normal1"/>
              <w:spacing w:lineRule="auto" w:line="240"/>
              <w:rPr>
                <w:sz w:val="24"/>
                <w:lang w:val="en-US"/>
              </w:rPr>
            </w:pPr>
            <w:r>
              <w:rPr>
                <w:sz w:val="24"/>
                <w:lang w:val="en-US"/>
              </w:rPr>
              <w:t xml:space="preserve">imperfecto de indicativo </w:t>
            </w:r>
          </w:p>
          <w:p>
            <w:pPr>
              <w:pStyle w:val="Normal1"/>
              <w:spacing w:lineRule="auto" w:line="240"/>
              <w:rPr>
                <w:sz w:val="24"/>
                <w:lang w:val="en-US"/>
              </w:rPr>
            </w:pPr>
            <w:r>
              <w:rPr>
                <w:sz w:val="24"/>
                <w:lang w:val="en-US"/>
              </w:rPr>
              <w:t xml:space="preserve">imperfecto de indicativo </w:t>
            </w:r>
          </w:p>
          <w:p>
            <w:pPr>
              <w:pStyle w:val="Normal1"/>
              <w:spacing w:lineRule="auto" w:line="240"/>
              <w:rPr>
                <w:sz w:val="24"/>
                <w:lang w:val="en-US"/>
              </w:rPr>
            </w:pPr>
            <w:r>
              <w:rPr>
                <w:sz w:val="24"/>
                <w:lang w:val="en-US"/>
              </w:rPr>
              <w:t xml:space="preserve">condicional </w:t>
            </w:r>
          </w:p>
          <w:p>
            <w:pPr>
              <w:pStyle w:val="Normal1"/>
              <w:spacing w:lineRule="auto" w:line="240"/>
              <w:rPr>
                <w:sz w:val="24"/>
                <w:lang w:val="en-US"/>
              </w:rPr>
            </w:pPr>
            <w:r>
              <w:rPr>
                <w:sz w:val="24"/>
                <w:lang w:val="en-US"/>
              </w:rPr>
              <w:t xml:space="preserve">pluscuamperfecto de indicativo </w:t>
            </w:r>
          </w:p>
          <w:p>
            <w:pPr>
              <w:pStyle w:val="Normal1"/>
              <w:spacing w:lineRule="auto" w:line="240"/>
              <w:rPr/>
            </w:pPr>
            <w:r>
              <w:rPr>
                <w:sz w:val="24"/>
                <w:lang w:val="en-US"/>
              </w:rPr>
              <w:t xml:space="preserve">pluscuamperfecto de indicativo </w:t>
            </w:r>
          </w:p>
          <w:p>
            <w:pPr>
              <w:pStyle w:val="Normal1"/>
              <w:spacing w:lineRule="auto" w:line="240"/>
              <w:rPr>
                <w:sz w:val="24"/>
                <w:lang w:val="en-US"/>
              </w:rPr>
            </w:pPr>
            <w:r>
              <w:rPr>
                <w:sz w:val="24"/>
                <w:lang w:val="en-US"/>
              </w:rPr>
              <w:t xml:space="preserve">pluscuamperfecto de indicativo </w:t>
            </w:r>
          </w:p>
          <w:p>
            <w:pPr>
              <w:pStyle w:val="Normal1"/>
              <w:spacing w:lineRule="auto" w:line="240"/>
              <w:rPr>
                <w:sz w:val="24"/>
                <w:lang w:val="en-US"/>
              </w:rPr>
            </w:pPr>
            <w:r>
              <w:rPr>
                <w:sz w:val="24"/>
                <w:lang w:val="en-US"/>
              </w:rPr>
              <w:t>condicional perfecto</w:t>
            </w:r>
          </w:p>
          <w:p>
            <w:pPr>
              <w:pStyle w:val="Normal1"/>
              <w:spacing w:lineRule="auto" w:line="240"/>
              <w:rPr>
                <w:sz w:val="24"/>
                <w:lang w:val="en-US"/>
              </w:rPr>
            </w:pPr>
            <w:r>
              <w:rPr>
                <w:sz w:val="24"/>
                <w:lang w:val="en-US"/>
              </w:rPr>
              <w:t xml:space="preserve">condicional </w:t>
            </w:r>
          </w:p>
          <w:p>
            <w:pPr>
              <w:pStyle w:val="Normal1"/>
              <w:spacing w:lineRule="auto" w:line="240"/>
              <w:rPr>
                <w:sz w:val="24"/>
                <w:lang w:val="en-US"/>
              </w:rPr>
            </w:pPr>
            <w:r>
              <w:rPr>
                <w:sz w:val="24"/>
                <w:lang w:val="en-US"/>
              </w:rPr>
              <w:t xml:space="preserve">condicional perfecto </w:t>
            </w:r>
          </w:p>
          <w:p>
            <w:pPr>
              <w:pStyle w:val="Normal1"/>
              <w:spacing w:lineRule="auto" w:line="240"/>
              <w:rPr>
                <w:sz w:val="24"/>
                <w:lang w:val="en-US"/>
              </w:rPr>
            </w:pPr>
            <w:r>
              <w:rPr>
                <w:sz w:val="24"/>
                <w:lang w:val="en-US"/>
              </w:rPr>
              <w:t>imperfecto de subjuntivo</w:t>
            </w:r>
          </w:p>
          <w:p>
            <w:pPr>
              <w:pStyle w:val="Normal"/>
              <w:rPr>
                <w:spacing w:val="20"/>
                <w:sz w:val="24"/>
                <w:lang w:val="en-US"/>
              </w:rPr>
            </w:pPr>
            <w:r>
              <w:rPr>
                <w:spacing w:val="20"/>
                <w:sz w:val="24"/>
                <w:lang w:val="en-US"/>
              </w:rPr>
            </w:r>
          </w:p>
          <w:p>
            <w:pPr>
              <w:pStyle w:val="Normal1"/>
              <w:rPr>
                <w:spacing w:val="20"/>
                <w:sz w:val="24"/>
                <w:lang w:val="en-US"/>
              </w:rPr>
            </w:pPr>
            <w:r>
              <w:rPr>
                <w:spacing w:val="20"/>
                <w:sz w:val="24"/>
                <w:lang w:val="en-US"/>
              </w:rPr>
            </w:r>
          </w:p>
        </w:tc>
      </w:tr>
    </w:tbl>
    <w:p>
      <w:pPr>
        <w:pStyle w:val="Normal1"/>
        <w:spacing w:lineRule="auto" w:line="240"/>
        <w:ind w:firstLine="284" w:end="0"/>
        <w:rPr/>
      </w:pPr>
      <w:r>
        <w:rPr>
          <w:sz w:val="24"/>
        </w:rPr>
        <w:t xml:space="preserve">6. </w:t>
      </w:r>
      <w:r>
        <w:rPr>
          <w:sz w:val="24"/>
          <w:lang w:val="en-US"/>
        </w:rPr>
        <w:t>He</w:t>
      </w:r>
      <w:r>
        <w:rPr>
          <w:sz w:val="24"/>
        </w:rPr>
        <w:t xml:space="preserve"> следует забывать, что косвенная речь чаще всего не передает дословно чужого высказывания и не сохраняет все особенности его формы; она скорее </w:t>
      </w:r>
      <w:r>
        <w:rPr>
          <w:spacing w:val="20"/>
          <w:sz w:val="24"/>
        </w:rPr>
        <w:t>пересказывает</w:t>
      </w:r>
      <w:r>
        <w:rPr>
          <w:sz w:val="24"/>
        </w:rPr>
        <w:t xml:space="preserve"> содержание чужой речи. Поэтому при переводе прямой речи в косвенную опускаются слова и выражения, передающие эмоциональные и экспрессивные оттенки, — междометия, вводные слова, восклицания и т.п. Опускаются также обращения и некоторые вводные предложения.</w:t>
      </w:r>
    </w:p>
    <w:p>
      <w:pPr>
        <w:pStyle w:val="Normal1"/>
        <w:spacing w:lineRule="auto" w:line="240"/>
        <w:ind w:firstLine="284" w:end="0"/>
        <w:rPr>
          <w:sz w:val="24"/>
        </w:rPr>
      </w:pPr>
      <w:r>
        <w:rPr>
          <w:sz w:val="24"/>
        </w:rPr>
        <w:t xml:space="preserve"> </w:t>
      </w:r>
      <w:r>
        <w:rPr>
          <w:sz w:val="24"/>
        </w:rPr>
        <w:t>7. В современной разговорной речи, а также в языке прессы осбенно в некоторых странах Латинской Америки) наблюдаются отклонения от строгих правил согласования времен при переводе прямой речи в косвенную. Вот несколько примеров таких «нару</w:t>
        <w:softHyphen/>
        <w:t>шений»:</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jefe de la delegación cubana </w:t>
      </w:r>
      <w:r>
        <w:rPr>
          <w:b/>
          <w:bCs/>
          <w:sz w:val="24"/>
          <w:lang w:val="en-US"/>
        </w:rPr>
        <w:t>indicó</w:t>
      </w:r>
      <w:r>
        <w:rPr>
          <w:sz w:val="24"/>
          <w:lang w:val="en-US"/>
        </w:rPr>
        <w:t xml:space="preserve"> que el respeto a las personas en condiciones de detención... </w:t>
      </w:r>
      <w:r>
        <w:rPr>
          <w:i/>
          <w:iCs/>
          <w:sz w:val="24"/>
          <w:lang w:val="en-US"/>
        </w:rPr>
        <w:t>está</w:t>
      </w:r>
      <w:r>
        <w:rPr>
          <w:sz w:val="24"/>
          <w:lang w:val="en-US"/>
        </w:rPr>
        <w:t xml:space="preserve"> </w:t>
      </w:r>
      <w:r>
        <w:rPr>
          <w:i/>
          <w:iCs/>
          <w:sz w:val="24"/>
          <w:lang w:val="en-US"/>
        </w:rPr>
        <w:t>plasmado</w:t>
      </w:r>
      <w:r>
        <w:rPr>
          <w:sz w:val="24"/>
          <w:lang w:val="en-US"/>
        </w:rPr>
        <w:t xml:space="preserve"> con claridad meridiana en los textos legales </w:t>
      </w:r>
      <w:r>
        <w:rPr>
          <w:sz w:val="24"/>
        </w:rPr>
        <w:t>у</w:t>
      </w:r>
      <w:r>
        <w:rPr>
          <w:sz w:val="24"/>
          <w:lang w:val="en-US"/>
        </w:rPr>
        <w:t xml:space="preserve"> </w:t>
      </w:r>
      <w:r>
        <w:rPr>
          <w:i/>
          <w:iCs/>
          <w:sz w:val="24"/>
          <w:lang w:val="en-US"/>
        </w:rPr>
        <w:t>ha sido</w:t>
      </w:r>
      <w:r>
        <w:rPr>
          <w:sz w:val="24"/>
          <w:lang w:val="en-US"/>
        </w:rPr>
        <w:t xml:space="preserve"> práctica diaria en su país... («Granma», 8.03.87)</w:t>
      </w:r>
    </w:p>
    <w:p>
      <w:pPr>
        <w:pStyle w:val="Normal1"/>
        <w:spacing w:lineRule="auto" w:line="240"/>
        <w:ind w:firstLine="284" w:end="0"/>
        <w:rPr/>
      </w:pPr>
      <w:r>
        <w:rPr>
          <w:sz w:val="24"/>
          <w:lang w:val="en-US"/>
        </w:rPr>
        <w:t xml:space="preserve">(El director) explicó que en la película sólo </w:t>
      </w:r>
      <w:r>
        <w:rPr>
          <w:i/>
          <w:iCs/>
          <w:sz w:val="24"/>
          <w:lang w:val="en-US"/>
        </w:rPr>
        <w:t>toma</w:t>
      </w:r>
      <w:r>
        <w:rPr>
          <w:sz w:val="24"/>
          <w:lang w:val="en-US"/>
        </w:rPr>
        <w:t xml:space="preserve"> parte un actor profesional... </w:t>
      </w:r>
      <w:r>
        <w:rPr>
          <w:sz w:val="24"/>
        </w:rPr>
        <w:t>у</w:t>
      </w:r>
      <w:r>
        <w:rPr>
          <w:sz w:val="24"/>
          <w:lang w:val="en-US"/>
        </w:rPr>
        <w:t xml:space="preserve"> el restó son aficionados... Al abordar el tema de la cinematografía en Burkina Faso el director señaló que es un cine joven en lo que </w:t>
      </w:r>
      <w:r>
        <w:rPr>
          <w:i/>
          <w:iCs/>
          <w:sz w:val="24"/>
          <w:lang w:val="en-US"/>
        </w:rPr>
        <w:t>toca</w:t>
      </w:r>
      <w:r>
        <w:rPr>
          <w:sz w:val="24"/>
          <w:lang w:val="en-US"/>
        </w:rPr>
        <w:t xml:space="preserve"> a la producción, pues desde 1973... hasta hoy </w:t>
      </w:r>
      <w:r>
        <w:rPr>
          <w:i/>
          <w:iCs/>
          <w:sz w:val="24"/>
          <w:lang w:val="en-US"/>
        </w:rPr>
        <w:t>se ha realizado</w:t>
      </w:r>
      <w:r>
        <w:rPr>
          <w:sz w:val="24"/>
          <w:lang w:val="en-US"/>
        </w:rPr>
        <w:t xml:space="preserve"> sólo seis largometrajes. (Idem)</w:t>
      </w:r>
    </w:p>
    <w:p>
      <w:pPr>
        <w:sectPr>
          <w:footerReference w:type="default" r:id="rId41"/>
          <w:footerReference w:type="first" r:id="rId42"/>
          <w:type w:val="nextPage"/>
          <w:pgSz w:w="11906" w:h="16838"/>
          <w:pgMar w:left="567" w:right="567" w:gutter="0" w:header="0" w:top="567" w:footer="720" w:bottom="776"/>
          <w:pgNumType w:fmt="decimal"/>
          <w:formProt w:val="false"/>
          <w:textDirection w:val="lrTb"/>
          <w:docGrid w:type="default" w:linePitch="360" w:charSpace="0"/>
        </w:sectPr>
        <w:pStyle w:val="Normal1"/>
        <w:spacing w:lineRule="auto" w:line="240"/>
        <w:ind w:firstLine="284" w:end="0"/>
        <w:rPr/>
      </w:pPr>
      <w:r>
        <w:rPr>
          <w:sz w:val="24"/>
          <w:lang w:val="en-US"/>
        </w:rPr>
        <w:t xml:space="preserve">Al profundizar en esa reflexión... </w:t>
      </w:r>
      <w:r>
        <w:rPr>
          <w:b/>
          <w:bCs/>
          <w:sz w:val="24"/>
          <w:lang w:val="en-US"/>
        </w:rPr>
        <w:t>agregó</w:t>
      </w:r>
      <w:r>
        <w:rPr>
          <w:sz w:val="24"/>
          <w:lang w:val="en-US"/>
        </w:rPr>
        <w:t xml:space="preserve"> que el cauce </w:t>
      </w:r>
      <w:r>
        <w:rPr>
          <w:i/>
          <w:iCs/>
          <w:sz w:val="24"/>
          <w:lang w:val="en-US"/>
        </w:rPr>
        <w:t>será</w:t>
      </w:r>
      <w:r>
        <w:rPr>
          <w:sz w:val="24"/>
          <w:lang w:val="en-US"/>
        </w:rPr>
        <w:t xml:space="preserve"> más vertiginoso cuanto más cantidad de agua </w:t>
      </w:r>
      <w:r>
        <w:rPr>
          <w:i/>
          <w:iCs/>
          <w:sz w:val="24"/>
          <w:lang w:val="en-US"/>
        </w:rPr>
        <w:t>lleve</w:t>
      </w:r>
      <w:r>
        <w:rPr>
          <w:sz w:val="24"/>
          <w:lang w:val="en-US"/>
        </w:rPr>
        <w:t xml:space="preserve">. </w:t>
      </w:r>
      <w:r>
        <w:rPr>
          <w:sz w:val="24"/>
        </w:rPr>
        <w:t>(</w:t>
      </w:r>
      <w:r>
        <w:rPr>
          <w:sz w:val="24"/>
          <w:lang w:val="en-US"/>
        </w:rPr>
        <w:t>I</w:t>
      </w:r>
      <w:r>
        <w:rPr>
          <w:lang w:val="en-US"/>
        </w:rPr>
        <w:t>DEM</w:t>
      </w:r>
      <w:r>
        <w:rPr>
          <w:sz w:val="24"/>
        </w:rPr>
        <w:t>)</w:t>
      </w:r>
    </w:p>
    <w:p>
      <w:pPr>
        <w:pStyle w:val="Normal1"/>
        <w:spacing w:lineRule="auto" w:line="240"/>
        <w:ind w:firstLine="284" w:end="0"/>
        <w:rPr/>
      </w:pPr>
      <w:r>
        <w:rPr>
          <w:sz w:val="24"/>
        </w:rPr>
        <w:t xml:space="preserve">Иногда подобное употребление перфекта (se </w:t>
      </w:r>
      <w:r>
        <w:rPr>
          <w:sz w:val="24"/>
          <w:lang w:val="en-US"/>
        </w:rPr>
        <w:t>ha</w:t>
      </w:r>
      <w:r>
        <w:rPr>
          <w:sz w:val="24"/>
        </w:rPr>
        <w:t xml:space="preserve"> </w:t>
      </w:r>
      <w:r>
        <w:rPr>
          <w:sz w:val="24"/>
          <w:lang w:val="en-US"/>
        </w:rPr>
        <w:t>realizado</w:t>
      </w:r>
      <w:r>
        <w:rPr>
          <w:sz w:val="24"/>
        </w:rPr>
        <w:t>) рас</w:t>
        <w:softHyphen/>
        <w:t xml:space="preserve">сматривают как реализацию его частного плюсквамперфектного значения. Не вдаваясь в теоретические рассуждения, отметим, что в контексте нормативной грамматики все выделенные индикативные употребления </w:t>
      </w:r>
      <w:r>
        <w:rPr>
          <w:sz w:val="24"/>
          <w:lang w:val="en-US"/>
        </w:rPr>
        <w:t>presente</w:t>
      </w:r>
      <w:r>
        <w:rPr>
          <w:sz w:val="24"/>
        </w:rPr>
        <w:t xml:space="preserve">, </w:t>
      </w:r>
      <w:r>
        <w:rPr>
          <w:sz w:val="24"/>
          <w:lang w:val="en-US"/>
        </w:rPr>
        <w:t>futuro</w:t>
      </w:r>
      <w:r>
        <w:rPr>
          <w:sz w:val="24"/>
        </w:rPr>
        <w:t xml:space="preserve"> и </w:t>
      </w:r>
      <w:r>
        <w:rPr>
          <w:sz w:val="24"/>
          <w:lang w:val="en-US"/>
        </w:rPr>
        <w:t>perfecto</w:t>
      </w:r>
      <w:r>
        <w:rPr>
          <w:sz w:val="24"/>
        </w:rPr>
        <w:t xml:space="preserve"> являются отклонением от правил согласования.</w:t>
      </w:r>
    </w:p>
    <w:p>
      <w:pPr>
        <w:pStyle w:val="Normal1"/>
        <w:spacing w:lineRule="auto" w:line="240"/>
        <w:ind w:firstLine="284" w:end="0"/>
        <w:rPr/>
      </w:pPr>
      <w:r>
        <w:rPr>
          <w:sz w:val="24"/>
        </w:rPr>
        <w:t>В настоящее время, видимо, целесообразно различать собствен</w:t>
        <w:softHyphen/>
        <w:t>но-косвенную речь (</w:t>
      </w:r>
      <w:r>
        <w:rPr>
          <w:sz w:val="24"/>
          <w:lang w:val="en-US"/>
        </w:rPr>
        <w:t>estilo</w:t>
      </w:r>
      <w:r>
        <w:rPr>
          <w:sz w:val="24"/>
        </w:rPr>
        <w:t xml:space="preserve"> </w:t>
      </w:r>
      <w:r>
        <w:rPr>
          <w:sz w:val="24"/>
          <w:lang w:val="en-US"/>
        </w:rPr>
        <w:t>indirecto</w:t>
      </w:r>
      <w:r>
        <w:rPr>
          <w:sz w:val="24"/>
        </w:rPr>
        <w:t xml:space="preserve"> </w:t>
      </w:r>
      <w:r>
        <w:rPr>
          <w:sz w:val="24"/>
          <w:lang w:val="en-US"/>
        </w:rPr>
        <w:t>puro</w:t>
      </w:r>
      <w:r>
        <w:rPr>
          <w:sz w:val="24"/>
        </w:rPr>
        <w:t>), или традиционную форму косвенной речи и «псевдокосвенную речь» (</w:t>
      </w:r>
      <w:r>
        <w:rPr>
          <w:sz w:val="24"/>
          <w:lang w:val="en-US"/>
        </w:rPr>
        <w:t>estilo</w:t>
      </w:r>
      <w:r>
        <w:rPr>
          <w:sz w:val="24"/>
        </w:rPr>
        <w:t xml:space="preserve"> </w:t>
      </w:r>
      <w:r>
        <w:rPr>
          <w:sz w:val="24"/>
          <w:lang w:val="en-US"/>
        </w:rPr>
        <w:t>pseudoindirecto</w:t>
      </w:r>
      <w:r>
        <w:rPr>
          <w:sz w:val="24"/>
        </w:rPr>
        <w:t>), или независимую форму косвенной речи.</w:t>
      </w:r>
    </w:p>
    <w:p>
      <w:pPr>
        <w:pStyle w:val="Normal1"/>
        <w:spacing w:lineRule="auto" w:line="240"/>
        <w:ind w:firstLine="284" w:end="0"/>
        <w:rPr>
          <w:sz w:val="24"/>
        </w:rPr>
      </w:pPr>
      <w:r>
        <w:rPr>
          <w:sz w:val="24"/>
        </w:rPr>
        <w:t>В «псевдокосвенной речи» нарушаются традиционные правила согласования времен и прямая речь воспроизводится почти до</w:t>
        <w:softHyphen/>
        <w:t>словно.</w:t>
      </w:r>
    </w:p>
    <w:p>
      <w:pPr>
        <w:pStyle w:val="Normal1"/>
        <w:spacing w:lineRule="auto" w:line="240"/>
        <w:ind w:firstLine="284" w:end="0"/>
        <w:rPr>
          <w:sz w:val="24"/>
        </w:rPr>
      </w:pPr>
      <w:r>
        <w:rPr>
          <w:sz w:val="24"/>
        </w:rPr>
      </w:r>
    </w:p>
    <w:p>
      <w:pPr>
        <w:pStyle w:val="Normal1"/>
        <w:spacing w:lineRule="auto" w:line="240"/>
        <w:ind w:firstLine="284" w:end="0"/>
        <w:jc w:val="center"/>
        <w:rPr>
          <w:b/>
          <w:sz w:val="24"/>
        </w:rPr>
      </w:pPr>
      <w:r>
        <w:rPr>
          <w:b/>
          <w:sz w:val="24"/>
        </w:rPr>
        <w:t>IV. Придаточные определительные предложения</w:t>
      </w:r>
    </w:p>
    <w:p>
      <w:pPr>
        <w:pStyle w:val="Normal1"/>
        <w:spacing w:lineRule="auto" w:line="240"/>
        <w:ind w:firstLine="284" w:end="0"/>
        <w:rPr>
          <w:b/>
          <w:sz w:val="24"/>
        </w:rPr>
      </w:pPr>
      <w:r>
        <w:rPr>
          <w:b/>
          <w:sz w:val="24"/>
        </w:rPr>
      </w:r>
    </w:p>
    <w:p>
      <w:pPr>
        <w:pStyle w:val="Normal1"/>
        <w:spacing w:lineRule="auto" w:line="240"/>
        <w:ind w:firstLine="284" w:end="0"/>
        <w:rPr/>
      </w:pPr>
      <w:r>
        <w:rPr>
          <w:sz w:val="24"/>
        </w:rPr>
        <w:t>Придаточные определительные предложения относятся к членам главного предложения, выраженным существительным или место</w:t>
        <w:softHyphen/>
        <w:t xml:space="preserve">имением, и указывают на их характеристику, признак и т.п. Они вводятся относительными местоимениями </w:t>
      </w:r>
      <w:r>
        <w:rPr>
          <w:b/>
          <w:sz w:val="24"/>
          <w:lang w:val="en-US"/>
        </w:rPr>
        <w:t>que</w:t>
      </w:r>
      <w:r>
        <w:rPr>
          <w:b/>
          <w:sz w:val="24"/>
        </w:rPr>
        <w:t xml:space="preserve">, </w:t>
      </w:r>
      <w:r>
        <w:rPr>
          <w:b/>
          <w:sz w:val="24"/>
          <w:lang w:val="en-US"/>
        </w:rPr>
        <w:t>quien</w:t>
      </w:r>
      <w:r>
        <w:rPr>
          <w:sz w:val="24"/>
        </w:rPr>
        <w:t xml:space="preserve"> (</w:t>
      </w:r>
      <w:r>
        <w:rPr>
          <w:sz w:val="24"/>
          <w:lang w:val="en-US"/>
        </w:rPr>
        <w:t>quienes</w:t>
      </w:r>
      <w:r>
        <w:rPr>
          <w:sz w:val="24"/>
        </w:rPr>
        <w:t xml:space="preserve">), </w:t>
      </w:r>
      <w:r>
        <w:rPr>
          <w:b/>
          <w:sz w:val="24"/>
          <w:lang w:val="en-US"/>
        </w:rPr>
        <w:t>el</w:t>
      </w:r>
      <w:r>
        <w:rPr>
          <w:sz w:val="24"/>
        </w:rPr>
        <w:t xml:space="preserve"> (</w:t>
      </w:r>
      <w:r>
        <w:rPr>
          <w:sz w:val="24"/>
          <w:lang w:val="en-US"/>
        </w:rPr>
        <w:t>la</w:t>
      </w:r>
      <w:r>
        <w:rPr>
          <w:sz w:val="24"/>
        </w:rPr>
        <w:t xml:space="preserve">, </w:t>
      </w:r>
      <w:r>
        <w:rPr>
          <w:sz w:val="24"/>
          <w:lang w:val="en-US"/>
        </w:rPr>
        <w:t>los</w:t>
      </w:r>
      <w:r>
        <w:rPr>
          <w:sz w:val="24"/>
        </w:rPr>
        <w:t xml:space="preserve">, </w:t>
      </w:r>
      <w:r>
        <w:rPr>
          <w:sz w:val="24"/>
          <w:lang w:val="en-US"/>
        </w:rPr>
        <w:t>las</w:t>
      </w:r>
      <w:r>
        <w:rPr>
          <w:sz w:val="24"/>
        </w:rPr>
        <w:t xml:space="preserve">) </w:t>
      </w:r>
      <w:r>
        <w:rPr>
          <w:b/>
          <w:sz w:val="24"/>
          <w:lang w:val="en-US"/>
        </w:rPr>
        <w:t>que</w:t>
      </w:r>
      <w:r>
        <w:rPr>
          <w:b/>
          <w:sz w:val="24"/>
        </w:rPr>
        <w:t xml:space="preserve">, </w:t>
      </w:r>
      <w:r>
        <w:rPr>
          <w:b/>
          <w:sz w:val="24"/>
          <w:lang w:val="en-US"/>
        </w:rPr>
        <w:t>el</w:t>
      </w:r>
      <w:r>
        <w:rPr>
          <w:sz w:val="24"/>
        </w:rPr>
        <w:t xml:space="preserve"> (</w:t>
      </w:r>
      <w:r>
        <w:rPr>
          <w:sz w:val="24"/>
          <w:lang w:val="en-US"/>
        </w:rPr>
        <w:t>la</w:t>
      </w:r>
      <w:r>
        <w:rPr>
          <w:sz w:val="24"/>
        </w:rPr>
        <w:t xml:space="preserve">, </w:t>
      </w:r>
      <w:r>
        <w:rPr>
          <w:sz w:val="24"/>
          <w:lang w:val="en-US"/>
        </w:rPr>
        <w:t>los</w:t>
      </w:r>
      <w:r>
        <w:rPr>
          <w:sz w:val="24"/>
        </w:rPr>
        <w:t xml:space="preserve">, </w:t>
      </w:r>
      <w:r>
        <w:rPr>
          <w:sz w:val="24"/>
          <w:lang w:val="en-US"/>
        </w:rPr>
        <w:t>las</w:t>
      </w:r>
      <w:r>
        <w:rPr>
          <w:sz w:val="24"/>
        </w:rPr>
        <w:t xml:space="preserve">) </w:t>
      </w:r>
      <w:r>
        <w:rPr>
          <w:b/>
          <w:sz w:val="24"/>
          <w:lang w:val="en-US"/>
        </w:rPr>
        <w:t>cual</w:t>
      </w:r>
      <w:r>
        <w:rPr>
          <w:sz w:val="24"/>
        </w:rPr>
        <w:t xml:space="preserve"> (</w:t>
      </w:r>
      <w:r>
        <w:rPr>
          <w:sz w:val="24"/>
          <w:lang w:val="en-US"/>
        </w:rPr>
        <w:t>cuales</w:t>
      </w:r>
      <w:r>
        <w:rPr>
          <w:sz w:val="24"/>
        </w:rPr>
        <w:t xml:space="preserve">), </w:t>
      </w:r>
      <w:r>
        <w:rPr>
          <w:b/>
          <w:sz w:val="24"/>
          <w:lang w:val="en-US"/>
        </w:rPr>
        <w:t>cuanto</w:t>
      </w:r>
      <w:r>
        <w:rPr>
          <w:sz w:val="24"/>
        </w:rPr>
        <w:t xml:space="preserve"> (-</w:t>
      </w:r>
      <w:r>
        <w:rPr>
          <w:sz w:val="24"/>
          <w:lang w:val="en-US"/>
        </w:rPr>
        <w:t>a</w:t>
      </w:r>
      <w:r>
        <w:rPr>
          <w:sz w:val="24"/>
        </w:rPr>
        <w:t>, -</w:t>
      </w:r>
      <w:r>
        <w:rPr>
          <w:sz w:val="24"/>
          <w:lang w:val="en-US"/>
        </w:rPr>
        <w:t>os</w:t>
      </w:r>
      <w:r>
        <w:rPr>
          <w:sz w:val="24"/>
        </w:rPr>
        <w:t>, -</w:t>
      </w:r>
      <w:r>
        <w:rPr>
          <w:sz w:val="24"/>
          <w:lang w:val="en-US"/>
        </w:rPr>
        <w:t>as</w:t>
      </w:r>
      <w:r>
        <w:rPr>
          <w:sz w:val="24"/>
        </w:rPr>
        <w:t xml:space="preserve">), </w:t>
      </w:r>
      <w:r>
        <w:rPr>
          <w:b/>
          <w:sz w:val="24"/>
          <w:lang w:val="en-US"/>
        </w:rPr>
        <w:t>cuyo</w:t>
      </w:r>
      <w:r>
        <w:rPr>
          <w:sz w:val="24"/>
        </w:rPr>
        <w:t xml:space="preserve"> (-</w:t>
      </w:r>
      <w:r>
        <w:rPr>
          <w:sz w:val="24"/>
          <w:lang w:val="en-US"/>
        </w:rPr>
        <w:t>a</w:t>
      </w:r>
      <w:r>
        <w:rPr>
          <w:sz w:val="24"/>
        </w:rPr>
        <w:t>, -</w:t>
      </w:r>
      <w:r>
        <w:rPr>
          <w:sz w:val="24"/>
          <w:lang w:val="en-US"/>
        </w:rPr>
        <w:t>os</w:t>
      </w:r>
      <w:r>
        <w:rPr>
          <w:sz w:val="24"/>
        </w:rPr>
        <w:t>, -</w:t>
      </w:r>
      <w:r>
        <w:rPr>
          <w:sz w:val="24"/>
          <w:lang w:val="en-US"/>
        </w:rPr>
        <w:t>as</w:t>
      </w:r>
      <w:r>
        <w:rPr>
          <w:sz w:val="24"/>
        </w:rPr>
        <w:t xml:space="preserve">) и др., и союзными словами </w:t>
      </w:r>
      <w:r>
        <w:rPr>
          <w:b/>
          <w:sz w:val="24"/>
          <w:lang w:val="en-US"/>
        </w:rPr>
        <w:t>cuando</w:t>
      </w:r>
      <w:r>
        <w:rPr>
          <w:sz w:val="24"/>
        </w:rPr>
        <w:t xml:space="preserve">, </w:t>
      </w:r>
      <w:r>
        <w:rPr>
          <w:b/>
          <w:sz w:val="24"/>
          <w:lang w:val="en-US"/>
        </w:rPr>
        <w:t>donde</w:t>
      </w:r>
      <w:r>
        <w:rPr>
          <w:sz w:val="24"/>
        </w:rPr>
        <w:t xml:space="preserve"> и др., которые выполняют функции союзов и обычно являются одновременно членами придаточных предложений:</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Ambos viajeros contemplaban la húmeda llanura </w:t>
      </w:r>
      <w:r>
        <w:rPr>
          <w:b/>
          <w:bCs/>
          <w:sz w:val="24"/>
          <w:lang w:val="en-US"/>
        </w:rPr>
        <w:t>que</w:t>
      </w:r>
      <w:r>
        <w:rPr>
          <w:sz w:val="24"/>
          <w:lang w:val="en-US"/>
        </w:rPr>
        <w:t xml:space="preserve"> </w:t>
      </w:r>
      <w:r>
        <w:rPr>
          <w:i/>
          <w:iCs/>
          <w:sz w:val="24"/>
          <w:lang w:val="en-US"/>
        </w:rPr>
        <w:t>se extendía a sus pies</w:t>
      </w:r>
      <w:r>
        <w:rPr>
          <w:sz w:val="24"/>
          <w:lang w:val="en-US"/>
        </w:rPr>
        <w:t>.</w:t>
      </w:r>
    </w:p>
    <w:p>
      <w:pPr>
        <w:pStyle w:val="Normal1"/>
        <w:spacing w:lineRule="auto" w:line="240"/>
        <w:ind w:firstLine="284" w:end="0"/>
        <w:rPr/>
      </w:pPr>
      <w:r>
        <w:rPr>
          <w:sz w:val="24"/>
          <w:lang w:val="en-US"/>
        </w:rPr>
        <w:t xml:space="preserve">La cantina </w:t>
      </w:r>
      <w:r>
        <w:rPr>
          <w:b/>
          <w:bCs/>
          <w:sz w:val="24"/>
          <w:lang w:val="en-US"/>
        </w:rPr>
        <w:t>donde</w:t>
      </w:r>
      <w:r>
        <w:rPr>
          <w:sz w:val="24"/>
          <w:lang w:val="en-US"/>
        </w:rPr>
        <w:t xml:space="preserve"> </w:t>
      </w:r>
      <w:r>
        <w:rPr>
          <w:i/>
          <w:iCs/>
          <w:sz w:val="24"/>
          <w:lang w:val="en-US"/>
        </w:rPr>
        <w:t>hemos tomado refresco</w:t>
      </w:r>
      <w:r>
        <w:rPr>
          <w:sz w:val="24"/>
          <w:lang w:val="en-US"/>
        </w:rPr>
        <w:t xml:space="preserve"> está situada en un sitio muy hermoso.</w:t>
      </w:r>
    </w:p>
    <w:p>
      <w:pPr>
        <w:pStyle w:val="Normal1"/>
        <w:spacing w:lineRule="auto" w:line="240"/>
        <w:ind w:firstLine="284" w:end="0"/>
        <w:rPr/>
      </w:pPr>
      <w:r>
        <w:rPr>
          <w:sz w:val="24"/>
          <w:lang w:val="en-US"/>
        </w:rPr>
        <w:t xml:space="preserve">Nos sentamos bajo un árbol </w:t>
      </w:r>
      <w:r>
        <w:rPr>
          <w:b/>
          <w:bCs/>
          <w:sz w:val="24"/>
          <w:lang w:val="en-US"/>
        </w:rPr>
        <w:t>cuyas</w:t>
      </w:r>
      <w:r>
        <w:rPr>
          <w:sz w:val="24"/>
          <w:lang w:val="en-US"/>
        </w:rPr>
        <w:t xml:space="preserve"> </w:t>
      </w:r>
      <w:r>
        <w:rPr>
          <w:i/>
          <w:iCs/>
          <w:sz w:val="24"/>
          <w:lang w:val="en-US"/>
        </w:rPr>
        <w:t>ramas nos defendían del sol</w:t>
      </w:r>
      <w:r>
        <w:rPr>
          <w:sz w:val="24"/>
          <w:lang w:val="en-US"/>
        </w:rPr>
        <w:t xml:space="preserve">. </w:t>
      </w:r>
    </w:p>
    <w:p>
      <w:pPr>
        <w:pStyle w:val="Normal1"/>
        <w:spacing w:lineRule="auto" w:line="240"/>
        <w:ind w:firstLine="284" w:end="0"/>
        <w:rPr/>
      </w:pPr>
      <w:r>
        <w:rPr>
          <w:sz w:val="24"/>
          <w:lang w:val="en-US"/>
        </w:rPr>
        <w:t xml:space="preserve">Detrás se extendía un jardín, </w:t>
      </w:r>
      <w:r>
        <w:rPr>
          <w:i/>
          <w:iCs/>
          <w:sz w:val="24"/>
          <w:lang w:val="en-US"/>
        </w:rPr>
        <w:t>en</w:t>
      </w:r>
      <w:r>
        <w:rPr>
          <w:sz w:val="24"/>
          <w:lang w:val="en-US"/>
        </w:rPr>
        <w:t xml:space="preserve"> </w:t>
      </w:r>
      <w:r>
        <w:rPr>
          <w:b/>
          <w:bCs/>
          <w:sz w:val="24"/>
          <w:lang w:val="en-US"/>
        </w:rPr>
        <w:t>el cual</w:t>
      </w:r>
      <w:r>
        <w:rPr>
          <w:sz w:val="24"/>
          <w:lang w:val="en-US"/>
        </w:rPr>
        <w:t xml:space="preserve"> </w:t>
      </w:r>
      <w:r>
        <w:rPr>
          <w:i/>
          <w:iCs/>
          <w:sz w:val="24"/>
          <w:lang w:val="en-US"/>
        </w:rPr>
        <w:t>crecian muchas plantas</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Существительное, характеризуемое придаточным определи</w:t>
        <w:softHyphen/>
        <w:t>тельным, может являться в главном предложении любым его членом:</w:t>
      </w:r>
    </w:p>
    <w:p>
      <w:pPr>
        <w:pStyle w:val="Normal1"/>
        <w:spacing w:lineRule="auto" w:line="240"/>
        <w:ind w:firstLine="284" w:end="0"/>
        <w:rPr>
          <w:sz w:val="24"/>
        </w:rPr>
      </w:pPr>
      <w:r>
        <w:rPr>
          <w:sz w:val="24"/>
        </w:rPr>
      </w:r>
    </w:p>
    <w:p>
      <w:pPr>
        <w:pStyle w:val="Normal1"/>
        <w:spacing w:lineRule="auto" w:line="240"/>
        <w:ind w:firstLine="284" w:end="0"/>
        <w:rPr/>
      </w:pPr>
      <w:r>
        <w:rPr>
          <w:spacing w:val="20"/>
          <w:sz w:val="24"/>
        </w:rPr>
        <w:t>подлежащим</w:t>
      </w:r>
      <w:r>
        <w:rPr>
          <w:sz w:val="24"/>
          <w:lang w:val="en-US"/>
        </w:rPr>
        <w:t xml:space="preserve"> — El </w:t>
      </w:r>
      <w:r>
        <w:rPr>
          <w:b/>
          <w:bCs/>
          <w:sz w:val="24"/>
          <w:lang w:val="en-US"/>
        </w:rPr>
        <w:t>hombre</w:t>
      </w:r>
      <w:r>
        <w:rPr>
          <w:sz w:val="24"/>
          <w:lang w:val="en-US"/>
        </w:rPr>
        <w:t xml:space="preserve"> </w:t>
      </w:r>
      <w:r>
        <w:rPr>
          <w:i/>
          <w:iCs/>
          <w:sz w:val="24"/>
          <w:lang w:val="en-US"/>
        </w:rPr>
        <w:t>que medita antes de hablar</w:t>
      </w:r>
      <w:r>
        <w:rPr>
          <w:sz w:val="24"/>
          <w:lang w:val="en-US"/>
        </w:rPr>
        <w:t xml:space="preserve"> no se arrepentirá de sus palabras;</w:t>
      </w:r>
    </w:p>
    <w:p>
      <w:pPr>
        <w:pStyle w:val="Normal1"/>
        <w:spacing w:lineRule="auto" w:line="240"/>
        <w:ind w:firstLine="284" w:end="0"/>
        <w:rPr/>
      </w:pPr>
      <w:r>
        <w:rPr>
          <w:spacing w:val="20"/>
          <w:sz w:val="24"/>
        </w:rPr>
        <w:t>именной</w:t>
      </w:r>
      <w:r>
        <w:rPr>
          <w:spacing w:val="20"/>
          <w:sz w:val="24"/>
          <w:lang w:val="en-US"/>
        </w:rPr>
        <w:t xml:space="preserve"> </w:t>
      </w:r>
      <w:r>
        <w:rPr>
          <w:spacing w:val="20"/>
          <w:sz w:val="24"/>
        </w:rPr>
        <w:t>частью</w:t>
      </w:r>
      <w:r>
        <w:rPr>
          <w:spacing w:val="20"/>
          <w:sz w:val="24"/>
          <w:lang w:val="en-US"/>
        </w:rPr>
        <w:t xml:space="preserve"> </w:t>
      </w:r>
      <w:r>
        <w:rPr>
          <w:spacing w:val="20"/>
          <w:sz w:val="24"/>
        </w:rPr>
        <w:t>сказуемого</w:t>
      </w:r>
      <w:r>
        <w:rPr>
          <w:spacing w:val="20"/>
          <w:sz w:val="24"/>
          <w:lang w:val="en-US"/>
        </w:rPr>
        <w:t xml:space="preserve"> </w:t>
      </w:r>
      <w:r>
        <w:rPr>
          <w:sz w:val="24"/>
          <w:lang w:val="en-US"/>
        </w:rPr>
        <w:t xml:space="preserve">— Mi vecino era </w:t>
      </w:r>
      <w:r>
        <w:rPr>
          <w:b/>
          <w:bCs/>
          <w:sz w:val="24"/>
          <w:lang w:val="en-US"/>
        </w:rPr>
        <w:t>un anciano</w:t>
      </w:r>
      <w:r>
        <w:rPr>
          <w:sz w:val="24"/>
          <w:lang w:val="en-US"/>
        </w:rPr>
        <w:t xml:space="preserve"> </w:t>
      </w:r>
      <w:r>
        <w:rPr>
          <w:i/>
          <w:iCs/>
          <w:sz w:val="24"/>
          <w:lang w:val="en-US"/>
        </w:rPr>
        <w:t>cuyo nombre no recuerdo</w:t>
      </w:r>
      <w:r>
        <w:rPr>
          <w:sz w:val="24"/>
          <w:lang w:val="en-US"/>
        </w:rPr>
        <w:t>;</w:t>
      </w:r>
    </w:p>
    <w:p>
      <w:pPr>
        <w:pStyle w:val="Normal1"/>
        <w:spacing w:lineRule="auto" w:line="240"/>
        <w:ind w:firstLine="284" w:end="0"/>
        <w:rPr/>
      </w:pPr>
      <w:r>
        <w:rPr>
          <w:spacing w:val="20"/>
          <w:sz w:val="24"/>
        </w:rPr>
        <w:t>прямым</w:t>
      </w:r>
      <w:r>
        <w:rPr>
          <w:spacing w:val="20"/>
          <w:sz w:val="24"/>
          <w:lang w:val="en-US"/>
        </w:rPr>
        <w:t xml:space="preserve"> </w:t>
      </w:r>
      <w:r>
        <w:rPr>
          <w:spacing w:val="20"/>
          <w:sz w:val="24"/>
        </w:rPr>
        <w:t>дополнением</w:t>
      </w:r>
      <w:r>
        <w:rPr>
          <w:sz w:val="24"/>
          <w:lang w:val="en-US"/>
        </w:rPr>
        <w:t xml:space="preserve"> — Recogí </w:t>
      </w:r>
      <w:r>
        <w:rPr>
          <w:b/>
          <w:bCs/>
          <w:sz w:val="24"/>
          <w:lang w:val="en-US"/>
        </w:rPr>
        <w:t>las naranjas</w:t>
      </w:r>
      <w:r>
        <w:rPr>
          <w:sz w:val="24"/>
          <w:lang w:val="en-US"/>
        </w:rPr>
        <w:t xml:space="preserve"> </w:t>
      </w:r>
      <w:r>
        <w:rPr>
          <w:i/>
          <w:iCs/>
          <w:sz w:val="24"/>
          <w:lang w:val="en-US"/>
        </w:rPr>
        <w:t>que el viento había hecho caer de los árboles</w:t>
      </w:r>
      <w:r>
        <w:rPr>
          <w:sz w:val="24"/>
          <w:lang w:val="en-US"/>
        </w:rPr>
        <w:t>;</w:t>
      </w:r>
    </w:p>
    <w:p>
      <w:pPr>
        <w:pStyle w:val="Normal1"/>
        <w:spacing w:lineRule="auto" w:line="240"/>
        <w:ind w:firstLine="284" w:end="0"/>
        <w:rPr/>
      </w:pPr>
      <w:r>
        <w:rPr>
          <w:spacing w:val="20"/>
          <w:sz w:val="24"/>
        </w:rPr>
        <w:t>косвенным</w:t>
      </w:r>
      <w:r>
        <w:rPr>
          <w:spacing w:val="20"/>
          <w:sz w:val="24"/>
          <w:lang w:val="en-US"/>
        </w:rPr>
        <w:t xml:space="preserve"> </w:t>
      </w:r>
      <w:r>
        <w:rPr>
          <w:spacing w:val="20"/>
          <w:sz w:val="24"/>
        </w:rPr>
        <w:t>дополнением</w:t>
      </w:r>
      <w:r>
        <w:rPr>
          <w:sz w:val="24"/>
          <w:lang w:val="en-US"/>
        </w:rPr>
        <w:t xml:space="preserve"> — Los obreros ayudaron a </w:t>
      </w:r>
      <w:r>
        <w:rPr>
          <w:b/>
          <w:bCs/>
          <w:sz w:val="24"/>
          <w:lang w:val="en-US"/>
        </w:rPr>
        <w:t>sus compañeros</w:t>
      </w:r>
      <w:r>
        <w:rPr>
          <w:sz w:val="24"/>
          <w:lang w:val="en-US"/>
        </w:rPr>
        <w:t xml:space="preserve"> </w:t>
      </w:r>
      <w:r>
        <w:rPr>
          <w:i/>
          <w:iCs/>
          <w:sz w:val="24"/>
          <w:lang w:val="en-US"/>
        </w:rPr>
        <w:t>que trabajaban en la misma empresa</w:t>
      </w:r>
      <w:r>
        <w:rPr>
          <w:sz w:val="24"/>
          <w:lang w:val="en-US"/>
        </w:rPr>
        <w:t>;</w:t>
      </w:r>
    </w:p>
    <w:p>
      <w:pPr>
        <w:pStyle w:val="Normal1"/>
        <w:spacing w:lineRule="auto" w:line="240"/>
        <w:ind w:firstLine="284" w:end="0"/>
        <w:rPr/>
      </w:pPr>
      <w:r>
        <w:rPr>
          <w:spacing w:val="20"/>
          <w:sz w:val="24"/>
        </w:rPr>
        <w:t>косвенным</w:t>
      </w:r>
      <w:r>
        <w:rPr>
          <w:spacing w:val="20"/>
          <w:sz w:val="24"/>
          <w:lang w:val="en-US"/>
        </w:rPr>
        <w:t xml:space="preserve"> </w:t>
      </w:r>
      <w:r>
        <w:rPr>
          <w:spacing w:val="20"/>
          <w:sz w:val="24"/>
        </w:rPr>
        <w:t>дополнением</w:t>
      </w:r>
      <w:r>
        <w:rPr>
          <w:spacing w:val="20"/>
          <w:sz w:val="24"/>
          <w:lang w:val="en-US"/>
        </w:rPr>
        <w:t xml:space="preserve"> </w:t>
      </w:r>
      <w:r>
        <w:rPr>
          <w:spacing w:val="20"/>
          <w:sz w:val="24"/>
        </w:rPr>
        <w:t>к</w:t>
      </w:r>
      <w:r>
        <w:rPr>
          <w:spacing w:val="20"/>
          <w:sz w:val="24"/>
          <w:lang w:val="en-US"/>
        </w:rPr>
        <w:t xml:space="preserve"> </w:t>
      </w:r>
      <w:r>
        <w:rPr>
          <w:spacing w:val="20"/>
          <w:sz w:val="24"/>
        </w:rPr>
        <w:t>существительному</w:t>
      </w:r>
      <w:r>
        <w:rPr>
          <w:spacing w:val="20"/>
          <w:sz w:val="24"/>
          <w:lang w:val="en-US"/>
        </w:rPr>
        <w:t xml:space="preserve"> </w:t>
      </w:r>
      <w:r>
        <w:rPr>
          <w:sz w:val="24"/>
          <w:lang w:val="en-US"/>
        </w:rPr>
        <w:t xml:space="preserve">— Rompí el brazo del </w:t>
      </w:r>
      <w:r>
        <w:rPr>
          <w:b/>
          <w:bCs/>
          <w:sz w:val="24"/>
          <w:lang w:val="en-US"/>
        </w:rPr>
        <w:t>sillón</w:t>
      </w:r>
      <w:r>
        <w:rPr>
          <w:sz w:val="24"/>
          <w:lang w:val="en-US"/>
        </w:rPr>
        <w:t xml:space="preserve"> </w:t>
      </w:r>
      <w:r>
        <w:rPr>
          <w:i/>
          <w:iCs/>
          <w:sz w:val="24"/>
          <w:lang w:val="en-US"/>
        </w:rPr>
        <w:t>que estaba en mi cuarto</w:t>
      </w:r>
      <w:r>
        <w:rPr>
          <w:sz w:val="24"/>
          <w:lang w:val="en-US"/>
        </w:rPr>
        <w:t>;</w:t>
      </w:r>
    </w:p>
    <w:p>
      <w:pPr>
        <w:pStyle w:val="Normal1"/>
        <w:spacing w:lineRule="auto" w:line="240"/>
        <w:ind w:firstLine="284" w:end="0"/>
        <w:rPr/>
      </w:pPr>
      <w:r>
        <w:rPr>
          <w:spacing w:val="20"/>
          <w:sz w:val="24"/>
        </w:rPr>
        <w:t>обстоятельством</w:t>
      </w:r>
      <w:r>
        <w:rPr>
          <w:sz w:val="24"/>
          <w:lang w:val="en-US"/>
        </w:rPr>
        <w:t xml:space="preserve"> — El camino nos llevó hasta </w:t>
      </w:r>
      <w:r>
        <w:rPr>
          <w:b/>
          <w:bCs/>
          <w:sz w:val="24"/>
          <w:lang w:val="en-US"/>
        </w:rPr>
        <w:t>una casita</w:t>
      </w:r>
      <w:r>
        <w:rPr>
          <w:sz w:val="24"/>
          <w:lang w:val="en-US"/>
        </w:rPr>
        <w:t xml:space="preserve"> </w:t>
      </w:r>
      <w:r>
        <w:rPr>
          <w:i/>
          <w:iCs/>
          <w:sz w:val="24"/>
          <w:lang w:val="en-US"/>
        </w:rPr>
        <w:t>donde no había nadie</w:t>
      </w:r>
      <w:r>
        <w:rPr>
          <w:sz w:val="24"/>
          <w:lang w:val="en-US"/>
        </w:rPr>
        <w:t>;</w:t>
      </w:r>
    </w:p>
    <w:p>
      <w:pPr>
        <w:pStyle w:val="Normal1"/>
        <w:spacing w:lineRule="auto" w:line="240"/>
        <w:ind w:firstLine="284" w:end="0"/>
        <w:rPr/>
      </w:pPr>
      <w:r>
        <w:rPr>
          <w:spacing w:val="20"/>
          <w:sz w:val="24"/>
        </w:rPr>
        <w:t>приложением</w:t>
      </w:r>
      <w:r>
        <w:rPr>
          <w:sz w:val="24"/>
          <w:lang w:val="en-US"/>
        </w:rPr>
        <w:t xml:space="preserve"> — Ivanov, </w:t>
      </w:r>
      <w:r>
        <w:rPr>
          <w:b/>
          <w:bCs/>
          <w:sz w:val="24"/>
          <w:lang w:val="en-US"/>
        </w:rPr>
        <w:t xml:space="preserve">un aviador </w:t>
      </w:r>
      <w:r>
        <w:rPr>
          <w:i/>
          <w:iCs/>
          <w:sz w:val="24"/>
          <w:lang w:val="en-US"/>
        </w:rPr>
        <w:t>que derribó cinco aviones durante la segunda guerra mundial</w:t>
      </w:r>
      <w:r>
        <w:rPr>
          <w:sz w:val="24"/>
          <w:lang w:val="en-US"/>
        </w:rPr>
        <w:t>, vive en nuestra casa.</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Однако это не значит, что относительные местоимения и наре</w:t>
        <w:softHyphen/>
        <w:t>чия, которые замещают в придаточных предложениях существи</w:t>
        <w:softHyphen/>
        <w:t>тельные, входящие в состав главных, должны выполнять те же функции, что и эти существительные. Здесь могут быть как случаи совпадения, так и несоответствия. Сравните следующие при</w:t>
        <w:softHyphen/>
        <w:t>меры:</w:t>
      </w:r>
    </w:p>
    <w:p>
      <w:pPr>
        <w:pStyle w:val="Normal1"/>
        <w:spacing w:lineRule="auto" w:line="240"/>
        <w:ind w:firstLine="284" w:end="0"/>
        <w:rPr>
          <w:sz w:val="24"/>
        </w:rPr>
      </w:pPr>
      <w:r>
        <w:rPr>
          <w:sz w:val="24"/>
        </w:rPr>
      </w:r>
    </w:p>
    <w:p>
      <w:pPr>
        <w:pStyle w:val="Normal1"/>
        <w:spacing w:lineRule="auto" w:line="240"/>
        <w:ind w:firstLine="284" w:end="0"/>
        <w:jc w:val="center"/>
        <w:rPr>
          <w:sz w:val="24"/>
          <w:lang w:val="en-US"/>
        </w:rPr>
      </w:pPr>
      <w:r>
        <w:rPr>
          <w:sz w:val="24"/>
        </w:rPr>
        <w:drawing>
          <wp:inline distT="0" distB="0" distL="0" distR="0">
            <wp:extent cx="4004945" cy="1368425"/>
            <wp:effectExtent l="0" t="0" r="0" b="0"/>
            <wp:docPr id="34"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7" descr="" title=""/>
                    <pic:cNvPicPr>
                      <a:picLocks noChangeAspect="1" noChangeArrowheads="1"/>
                    </pic:cNvPicPr>
                  </pic:nvPicPr>
                  <pic:blipFill>
                    <a:blip r:embed="rId43"/>
                    <a:srcRect l="-9" t="-26" r="-9" b="-26"/>
                    <a:stretch>
                      <a:fillRect/>
                    </a:stretch>
                  </pic:blipFill>
                  <pic:spPr bwMode="auto">
                    <a:xfrm>
                      <a:off x="0" y="0"/>
                      <a:ext cx="4004945" cy="1368425"/>
                    </a:xfrm>
                    <a:prstGeom prst="rect">
                      <a:avLst/>
                    </a:prstGeom>
                  </pic:spPr>
                </pic:pic>
              </a:graphicData>
            </a:graphic>
          </wp:inline>
        </w:drawing>
      </w:r>
    </w:p>
    <w:p>
      <w:pPr>
        <w:pStyle w:val="Normal1"/>
        <w:spacing w:lineRule="auto" w:line="240"/>
        <w:ind w:firstLine="284" w:end="0"/>
        <w:rPr>
          <w:sz w:val="24"/>
        </w:rPr>
      </w:pPr>
      <w:r>
        <w:rPr>
          <w:sz w:val="24"/>
        </w:rPr>
        <w:t>В этих предложениях синтаксические функции существительно</w:t>
        <w:softHyphen/>
        <w:t>го и замещающего его местоимения совпадали. Примерами несовпадения функций являются:</w:t>
      </w:r>
    </w:p>
    <w:p>
      <w:pPr>
        <w:pStyle w:val="Normal1"/>
        <w:spacing w:lineRule="auto" w:line="240"/>
        <w:ind w:firstLine="284" w:end="0"/>
        <w:jc w:val="center"/>
        <w:rPr>
          <w:sz w:val="24"/>
        </w:rPr>
      </w:pPr>
      <w:r>
        <w:rPr>
          <w:sz w:val="24"/>
        </w:rPr>
        <w:drawing>
          <wp:inline distT="0" distB="0" distL="0" distR="0">
            <wp:extent cx="4120515" cy="2413635"/>
            <wp:effectExtent l="0" t="0" r="0" b="0"/>
            <wp:docPr id="35"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8" descr="" title=""/>
                    <pic:cNvPicPr>
                      <a:picLocks noChangeAspect="1" noChangeArrowheads="1"/>
                    </pic:cNvPicPr>
                  </pic:nvPicPr>
                  <pic:blipFill>
                    <a:blip r:embed="rId44"/>
                    <a:srcRect l="-9" t="-15" r="-9" b="-15"/>
                    <a:stretch>
                      <a:fillRect/>
                    </a:stretch>
                  </pic:blipFill>
                  <pic:spPr bwMode="auto">
                    <a:xfrm>
                      <a:off x="0" y="0"/>
                      <a:ext cx="4120515" cy="2413635"/>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Испанские грамматисты, исходя из семантических особенностей определительных придаточных предложений, разделяют эти после</w:t>
        <w:softHyphen/>
        <w:t>дние на  д в а   разряда.</w:t>
      </w:r>
    </w:p>
    <w:p>
      <w:pPr>
        <w:pStyle w:val="Normal1"/>
        <w:spacing w:lineRule="auto" w:line="240"/>
        <w:ind w:firstLine="284" w:end="0"/>
        <w:rPr/>
      </w:pPr>
      <w:r>
        <w:rPr>
          <w:sz w:val="24"/>
        </w:rPr>
        <w:t xml:space="preserve">1. </w:t>
      </w:r>
      <w:r>
        <w:rPr>
          <w:spacing w:val="28"/>
          <w:sz w:val="24"/>
        </w:rPr>
        <w:t>Объяснительные или пояснительные</w:t>
      </w:r>
      <w:r>
        <w:rPr>
          <w:sz w:val="24"/>
        </w:rPr>
        <w:t xml:space="preserve"> придаточ</w:t>
        <w:softHyphen/>
        <w:t>ные предложения (</w:t>
      </w:r>
      <w:r>
        <w:rPr>
          <w:sz w:val="24"/>
          <w:lang w:val="en-US"/>
        </w:rPr>
        <w:t>oraciones</w:t>
      </w:r>
      <w:r>
        <w:rPr>
          <w:sz w:val="24"/>
        </w:rPr>
        <w:t xml:space="preserve"> </w:t>
      </w:r>
      <w:r>
        <w:rPr>
          <w:sz w:val="24"/>
          <w:lang w:val="en-US"/>
        </w:rPr>
        <w:t>explicativas</w:t>
      </w:r>
      <w:r>
        <w:rPr>
          <w:sz w:val="24"/>
        </w:rPr>
        <w:t xml:space="preserve"> о </w:t>
      </w:r>
      <w:r>
        <w:rPr>
          <w:sz w:val="24"/>
          <w:lang w:val="en-US"/>
        </w:rPr>
        <w:t>incidentales</w:t>
      </w:r>
      <w:r>
        <w:rPr>
          <w:sz w:val="24"/>
        </w:rPr>
        <w:t>). Они относят</w:t>
        <w:softHyphen/>
        <w:t>ся к какому-либо слову главного предложения и указывают на каче</w:t>
        <w:softHyphen/>
        <w:t xml:space="preserve">ство, признак или обстоятельство, которые свойственны вообще или в данный момент объекту мысли, названному этим словом. В предложении: </w:t>
      </w:r>
      <w:r>
        <w:rPr>
          <w:sz w:val="24"/>
          <w:lang w:val="en-US"/>
        </w:rPr>
        <w:t>Miguel</w:t>
      </w:r>
      <w:r>
        <w:rPr>
          <w:sz w:val="24"/>
        </w:rPr>
        <w:t xml:space="preserve">, </w:t>
      </w:r>
      <w:r>
        <w:rPr>
          <w:i/>
          <w:iCs/>
          <w:sz w:val="24"/>
          <w:lang w:val="en-US"/>
        </w:rPr>
        <w:t>que</w:t>
      </w:r>
      <w:r>
        <w:rPr>
          <w:i/>
          <w:iCs/>
          <w:sz w:val="24"/>
        </w:rPr>
        <w:t xml:space="preserve"> </w:t>
      </w:r>
      <w:r>
        <w:rPr>
          <w:i/>
          <w:iCs/>
          <w:sz w:val="24"/>
          <w:lang w:val="en-US"/>
        </w:rPr>
        <w:t>es</w:t>
      </w:r>
      <w:r>
        <w:rPr>
          <w:i/>
          <w:iCs/>
          <w:sz w:val="24"/>
        </w:rPr>
        <w:t xml:space="preserve"> </w:t>
      </w:r>
      <w:r>
        <w:rPr>
          <w:i/>
          <w:iCs/>
          <w:sz w:val="24"/>
          <w:lang w:val="en-US"/>
        </w:rPr>
        <w:t>muy</w:t>
      </w:r>
      <w:r>
        <w:rPr>
          <w:i/>
          <w:iCs/>
          <w:sz w:val="24"/>
        </w:rPr>
        <w:t xml:space="preserve"> </w:t>
      </w:r>
      <w:r>
        <w:rPr>
          <w:i/>
          <w:iCs/>
          <w:sz w:val="24"/>
          <w:lang w:val="en-US"/>
        </w:rPr>
        <w:t>estudioso</w:t>
      </w:r>
      <w:r>
        <w:rPr>
          <w:sz w:val="24"/>
        </w:rPr>
        <w:t xml:space="preserve">, </w:t>
      </w:r>
      <w:r>
        <w:rPr>
          <w:sz w:val="24"/>
          <w:lang w:val="en-US"/>
        </w:rPr>
        <w:t>saca</w:t>
      </w:r>
      <w:r>
        <w:rPr>
          <w:sz w:val="24"/>
        </w:rPr>
        <w:t xml:space="preserve"> </w:t>
      </w:r>
      <w:r>
        <w:rPr>
          <w:sz w:val="24"/>
          <w:lang w:val="en-US"/>
        </w:rPr>
        <w:t>buenas</w:t>
      </w:r>
      <w:r>
        <w:rPr>
          <w:sz w:val="24"/>
        </w:rPr>
        <w:t xml:space="preserve"> </w:t>
      </w:r>
      <w:r>
        <w:rPr>
          <w:sz w:val="24"/>
          <w:lang w:val="en-US"/>
        </w:rPr>
        <w:t>notas</w:t>
      </w:r>
      <w:r>
        <w:rPr>
          <w:sz w:val="24"/>
        </w:rPr>
        <w:t xml:space="preserve"> </w:t>
      </w:r>
      <w:r>
        <w:rPr>
          <w:sz w:val="24"/>
          <w:lang w:val="en-US"/>
        </w:rPr>
        <w:t>en</w:t>
      </w:r>
      <w:r>
        <w:rPr>
          <w:sz w:val="24"/>
        </w:rPr>
        <w:t xml:space="preserve"> </w:t>
      </w:r>
      <w:r>
        <w:rPr>
          <w:sz w:val="24"/>
          <w:lang w:val="en-US"/>
        </w:rPr>
        <w:t>los</w:t>
      </w:r>
      <w:r>
        <w:rPr>
          <w:sz w:val="24"/>
        </w:rPr>
        <w:t xml:space="preserve"> </w:t>
      </w:r>
      <w:r>
        <w:rPr>
          <w:sz w:val="24"/>
          <w:lang w:val="en-US"/>
        </w:rPr>
        <w:t>ex</w:t>
      </w:r>
      <w:r>
        <w:rPr>
          <w:sz w:val="24"/>
        </w:rPr>
        <w:t>á</w:t>
      </w:r>
      <w:r>
        <w:rPr>
          <w:sz w:val="24"/>
          <w:lang w:val="en-US"/>
        </w:rPr>
        <w:t>menes</w:t>
      </w:r>
      <w:r>
        <w:rPr>
          <w:sz w:val="24"/>
        </w:rPr>
        <w:t xml:space="preserve"> — объяснительное придаточное всего лишь указывает на личные качества Мигеля, характеризует его.</w:t>
      </w:r>
    </w:p>
    <w:p>
      <w:pPr>
        <w:pStyle w:val="Normal1"/>
        <w:spacing w:lineRule="auto" w:line="240"/>
        <w:ind w:firstLine="284" w:end="0"/>
        <w:rPr/>
      </w:pPr>
      <w:r>
        <w:rPr>
          <w:spacing w:val="30"/>
          <w:sz w:val="24"/>
        </w:rPr>
        <w:t>2. Ограничительные или уточнительные</w:t>
      </w:r>
      <w:r>
        <w:rPr>
          <w:sz w:val="24"/>
        </w:rPr>
        <w:t xml:space="preserve"> придаточ</w:t>
        <w:softHyphen/>
        <w:t>ные предложения (</w:t>
      </w:r>
      <w:r>
        <w:rPr>
          <w:sz w:val="24"/>
          <w:lang w:val="en-US"/>
        </w:rPr>
        <w:t>oraciones</w:t>
      </w:r>
      <w:r>
        <w:rPr>
          <w:sz w:val="24"/>
        </w:rPr>
        <w:t xml:space="preserve"> </w:t>
      </w:r>
      <w:r>
        <w:rPr>
          <w:sz w:val="24"/>
          <w:lang w:val="en-US"/>
        </w:rPr>
        <w:t>determinativas</w:t>
      </w:r>
      <w:r>
        <w:rPr>
          <w:sz w:val="24"/>
        </w:rPr>
        <w:t xml:space="preserve"> о </w:t>
      </w:r>
      <w:r>
        <w:rPr>
          <w:sz w:val="24"/>
          <w:lang w:val="en-US"/>
        </w:rPr>
        <w:t>especificativas</w:t>
      </w:r>
      <w:r>
        <w:rPr>
          <w:sz w:val="24"/>
        </w:rPr>
        <w:t>). Они также относятся к какому-либо члену главного предложения, уточняя или ограничивая объем выражаемого им содержания. В предложе</w:t>
        <w:softHyphen/>
        <w:t xml:space="preserve">нии: </w:t>
      </w:r>
      <w:r>
        <w:rPr>
          <w:sz w:val="24"/>
          <w:lang w:val="en-US"/>
        </w:rPr>
        <w:t>Todos</w:t>
      </w:r>
      <w:r>
        <w:rPr>
          <w:sz w:val="24"/>
        </w:rPr>
        <w:t xml:space="preserve"> </w:t>
      </w:r>
      <w:r>
        <w:rPr>
          <w:sz w:val="24"/>
          <w:lang w:val="en-US"/>
        </w:rPr>
        <w:t>los</w:t>
      </w:r>
      <w:r>
        <w:rPr>
          <w:sz w:val="24"/>
        </w:rPr>
        <w:t xml:space="preserve"> á</w:t>
      </w:r>
      <w:r>
        <w:rPr>
          <w:sz w:val="24"/>
          <w:lang w:val="en-US"/>
        </w:rPr>
        <w:t>rboles</w:t>
      </w:r>
      <w:r>
        <w:rPr>
          <w:sz w:val="24"/>
        </w:rPr>
        <w:t xml:space="preserve"> </w:t>
      </w:r>
      <w:r>
        <w:rPr>
          <w:i/>
          <w:iCs/>
          <w:sz w:val="24"/>
          <w:lang w:val="en-US"/>
        </w:rPr>
        <w:t>que</w:t>
      </w:r>
      <w:r>
        <w:rPr>
          <w:sz w:val="24"/>
        </w:rPr>
        <w:t xml:space="preserve"> </w:t>
      </w:r>
      <w:r>
        <w:rPr>
          <w:i/>
          <w:iCs/>
          <w:sz w:val="24"/>
          <w:lang w:val="en-US"/>
        </w:rPr>
        <w:t>Muguel</w:t>
      </w:r>
      <w:r>
        <w:rPr>
          <w:i/>
          <w:iCs/>
          <w:sz w:val="24"/>
        </w:rPr>
        <w:t xml:space="preserve"> </w:t>
      </w:r>
      <w:r>
        <w:rPr>
          <w:i/>
          <w:iCs/>
          <w:sz w:val="24"/>
          <w:lang w:val="en-US"/>
        </w:rPr>
        <w:t>ha</w:t>
      </w:r>
      <w:r>
        <w:rPr>
          <w:i/>
          <w:iCs/>
          <w:sz w:val="24"/>
        </w:rPr>
        <w:t xml:space="preserve"> </w:t>
      </w:r>
      <w:r>
        <w:rPr>
          <w:i/>
          <w:iCs/>
          <w:sz w:val="24"/>
          <w:lang w:val="en-US"/>
        </w:rPr>
        <w:t>visto</w:t>
      </w:r>
      <w:r>
        <w:rPr>
          <w:i/>
          <w:iCs/>
          <w:sz w:val="24"/>
        </w:rPr>
        <w:t xml:space="preserve"> </w:t>
      </w:r>
      <w:r>
        <w:rPr>
          <w:i/>
          <w:iCs/>
          <w:sz w:val="24"/>
          <w:lang w:val="en-US"/>
        </w:rPr>
        <w:t>alli</w:t>
      </w:r>
      <w:r>
        <w:rPr>
          <w:sz w:val="24"/>
        </w:rPr>
        <w:t xml:space="preserve"> </w:t>
      </w:r>
      <w:r>
        <w:rPr>
          <w:sz w:val="24"/>
          <w:lang w:val="en-US"/>
        </w:rPr>
        <w:t>son</w:t>
      </w:r>
      <w:r>
        <w:rPr>
          <w:sz w:val="24"/>
        </w:rPr>
        <w:t xml:space="preserve"> </w:t>
      </w:r>
      <w:r>
        <w:rPr>
          <w:sz w:val="24"/>
          <w:lang w:val="en-US"/>
        </w:rPr>
        <w:t>altos</w:t>
      </w:r>
      <w:r>
        <w:rPr>
          <w:sz w:val="24"/>
        </w:rPr>
        <w:t>. — придаточ</w:t>
        <w:softHyphen/>
        <w:t>ное определяет слово á</w:t>
      </w:r>
      <w:r>
        <w:rPr>
          <w:sz w:val="24"/>
          <w:lang w:val="en-US"/>
        </w:rPr>
        <w:t>rboles</w:t>
      </w:r>
      <w:r>
        <w:rPr>
          <w:sz w:val="24"/>
        </w:rPr>
        <w:t xml:space="preserve"> и уточняет его содержание, поясняя, что речь идет лишь о тех деревьях, которые Мигель видел, а не о всех. Такие придаточные предложения обычно указывают на какой-то не</w:t>
        <w:softHyphen/>
        <w:t>характерный признак определяемого существительного выделяя тем самым предметы, существа или явления из ряда им подобных.</w:t>
      </w:r>
    </w:p>
    <w:p>
      <w:pPr>
        <w:pStyle w:val="Normal1"/>
        <w:spacing w:lineRule="auto" w:line="240"/>
        <w:ind w:firstLine="284" w:end="0"/>
        <w:rPr>
          <w:sz w:val="24"/>
        </w:rPr>
      </w:pPr>
      <w:r>
        <w:rPr>
          <w:sz w:val="24"/>
        </w:rPr>
        <w:t>Можно дать практические советы, помогающие различать оба вида придаточных определительных.</w:t>
      </w:r>
    </w:p>
    <w:p>
      <w:pPr>
        <w:pStyle w:val="Normal1"/>
        <w:spacing w:lineRule="auto" w:line="240"/>
        <w:ind w:firstLine="284" w:end="0"/>
        <w:rPr>
          <w:sz w:val="24"/>
        </w:rPr>
      </w:pPr>
      <w:r>
        <w:rPr>
          <w:sz w:val="24"/>
        </w:rPr>
        <w:t>Семантическая связь между ограничительным (уточнительным) предложением и определяемым словом гораздо более тесная чем та, которая устанавливается между объяснительным предложением и определяемой лексической единицей.</w:t>
      </w:r>
    </w:p>
    <w:p>
      <w:pPr>
        <w:pStyle w:val="Normal1"/>
        <w:spacing w:lineRule="auto" w:line="240"/>
        <w:ind w:firstLine="284" w:end="0"/>
        <w:rPr/>
      </w:pPr>
      <w:r>
        <w:rPr>
          <w:sz w:val="24"/>
        </w:rPr>
        <w:t xml:space="preserve">В речи </w:t>
      </w:r>
      <w:r>
        <w:rPr>
          <w:spacing w:val="20"/>
          <w:sz w:val="24"/>
        </w:rPr>
        <w:t>объяснительные</w:t>
      </w:r>
      <w:r>
        <w:rPr>
          <w:sz w:val="24"/>
        </w:rPr>
        <w:t xml:space="preserve"> предложения выделяются неболь</w:t>
        <w:softHyphen/>
        <w:t xml:space="preserve">шой паузацией, а на письме запятыми; </w:t>
      </w:r>
      <w:r>
        <w:rPr>
          <w:spacing w:val="20"/>
          <w:sz w:val="24"/>
        </w:rPr>
        <w:t>ограничительные</w:t>
      </w:r>
      <w:r>
        <w:rPr>
          <w:sz w:val="24"/>
        </w:rPr>
        <w:t xml:space="preserve"> предложения запятыми не выделяются:</w:t>
      </w:r>
    </w:p>
    <w:p>
      <w:pPr>
        <w:pStyle w:val="Normal1"/>
        <w:spacing w:lineRule="auto" w:line="240"/>
        <w:ind w:firstLine="284" w:end="0"/>
        <w:rPr>
          <w:sz w:val="24"/>
        </w:rPr>
      </w:pPr>
      <w:r>
        <w:rPr>
          <w:sz w:val="24"/>
        </w:rPr>
      </w:r>
    </w:p>
    <w:tbl>
      <w:tblPr>
        <w:tblW w:w="9040" w:type="dxa"/>
        <w:jc w:val="start"/>
        <w:tblInd w:w="241" w:type="dxa"/>
        <w:tblLayout w:type="fixed"/>
        <w:tblCellMar>
          <w:top w:w="0" w:type="dxa"/>
          <w:start w:w="108" w:type="dxa"/>
          <w:bottom w:w="0" w:type="dxa"/>
          <w:end w:w="108" w:type="dxa"/>
        </w:tblCellMar>
      </w:tblPr>
      <w:tblGrid>
        <w:gridCol w:w="3820"/>
        <w:gridCol w:w="5220"/>
      </w:tblGrid>
      <w:tr>
        <w:trPr>
          <w:trHeight w:val="1420" w:hRule="atLeast"/>
        </w:trPr>
        <w:tc>
          <w:tcPr>
            <w:tcW w:w="3820" w:type="dxa"/>
            <w:tcBorders/>
          </w:tcPr>
          <w:p>
            <w:pPr>
              <w:pStyle w:val="Normal1"/>
              <w:spacing w:lineRule="auto" w:line="240"/>
              <w:rPr/>
            </w:pPr>
            <w:r>
              <w:rPr>
                <w:sz w:val="24"/>
                <w:lang w:val="en-US"/>
              </w:rPr>
              <w:t xml:space="preserve">Goya, </w:t>
            </w:r>
            <w:r>
              <w:rPr>
                <w:i/>
                <w:iCs/>
                <w:sz w:val="24"/>
                <w:lang w:val="en-US"/>
              </w:rPr>
              <w:t>que fue un pintor genial</w:t>
            </w:r>
            <w:r>
              <w:rPr>
                <w:sz w:val="24"/>
                <w:lang w:val="en-US"/>
              </w:rPr>
              <w:t>,</w:t>
            </w:r>
          </w:p>
          <w:p>
            <w:pPr>
              <w:pStyle w:val="Normal1"/>
              <w:spacing w:lineRule="auto" w:line="240"/>
              <w:ind w:firstLine="284" w:end="0"/>
              <w:rPr>
                <w:sz w:val="24"/>
                <w:lang w:val="en-US"/>
              </w:rPr>
            </w:pPr>
            <w:r>
              <w:rPr>
                <w:sz w:val="24"/>
                <w:lang w:val="en-US"/>
              </w:rPr>
              <w:t>nació en Fuendetodos.</w:t>
            </w:r>
          </w:p>
          <w:p>
            <w:pPr>
              <w:pStyle w:val="Normal1"/>
              <w:spacing w:lineRule="auto" w:line="240"/>
              <w:rPr/>
            </w:pPr>
            <w:r>
              <w:rPr>
                <w:sz w:val="24"/>
                <w:lang w:val="en-US"/>
              </w:rPr>
              <w:t xml:space="preserve">Las ventanas </w:t>
            </w:r>
            <w:r>
              <w:rPr>
                <w:i/>
                <w:iCs/>
                <w:sz w:val="24"/>
                <w:lang w:val="en-US"/>
              </w:rPr>
              <w:t>que dan al patio</w:t>
            </w:r>
            <w:r>
              <w:rPr>
                <w:sz w:val="24"/>
                <w:lang w:val="en-US"/>
              </w:rPr>
              <w:t xml:space="preserve"> se</w:t>
            </w:r>
          </w:p>
          <w:p>
            <w:pPr>
              <w:pStyle w:val="Normal1"/>
              <w:spacing w:lineRule="auto" w:line="240"/>
              <w:ind w:firstLine="284" w:end="0"/>
              <w:rPr>
                <w:sz w:val="24"/>
                <w:lang w:val="en-US"/>
              </w:rPr>
            </w:pPr>
            <w:r>
              <w:rPr>
                <w:sz w:val="24"/>
                <w:lang w:val="en-US"/>
              </w:rPr>
              <w:t>parecen al ojo de buey.</w:t>
            </w:r>
          </w:p>
          <w:p>
            <w:pPr>
              <w:pStyle w:val="Normal1"/>
              <w:rPr>
                <w:sz w:val="24"/>
                <w:lang w:val="en-US"/>
              </w:rPr>
            </w:pPr>
            <w:r>
              <w:rPr>
                <w:sz w:val="24"/>
                <w:lang w:val="en-US"/>
              </w:rPr>
            </w:r>
          </w:p>
        </w:tc>
        <w:tc>
          <w:tcPr>
            <w:tcW w:w="5220" w:type="dxa"/>
            <w:tcBorders/>
          </w:tcPr>
          <w:p>
            <w:pPr>
              <w:pStyle w:val="Normal1"/>
              <w:spacing w:lineRule="auto" w:line="240"/>
              <w:rPr>
                <w:sz w:val="24"/>
              </w:rPr>
            </w:pPr>
            <w:r>
              <w:rPr>
                <w:sz w:val="24"/>
              </w:rPr>
              <w:t>Гойя, который был гениальным</w:t>
            </w:r>
          </w:p>
          <w:p>
            <w:pPr>
              <w:pStyle w:val="Normal1"/>
              <w:spacing w:lineRule="auto" w:line="240"/>
              <w:ind w:firstLine="334" w:end="0"/>
              <w:rPr>
                <w:sz w:val="24"/>
              </w:rPr>
            </w:pPr>
            <w:r>
              <w:rPr>
                <w:sz w:val="24"/>
              </w:rPr>
              <w:t xml:space="preserve">художником, родился в Фуэндетодос. </w:t>
            </w:r>
          </w:p>
          <w:p>
            <w:pPr>
              <w:pStyle w:val="Normal1"/>
              <w:spacing w:lineRule="auto" w:line="240"/>
              <w:rPr>
                <w:sz w:val="24"/>
              </w:rPr>
            </w:pPr>
            <w:r>
              <w:rPr>
                <w:sz w:val="24"/>
              </w:rPr>
              <w:t>Окна, которые выходят во двор,</w:t>
            </w:r>
          </w:p>
          <w:p>
            <w:pPr>
              <w:pStyle w:val="Normal1"/>
              <w:spacing w:lineRule="auto" w:line="240"/>
              <w:ind w:firstLine="334" w:end="0"/>
              <w:rPr>
                <w:sz w:val="24"/>
              </w:rPr>
            </w:pPr>
            <w:r>
              <w:rPr>
                <w:sz w:val="24"/>
              </w:rPr>
              <w:t>похожи на иллюминаторы.</w:t>
            </w:r>
          </w:p>
          <w:p>
            <w:pPr>
              <w:pStyle w:val="Normal1"/>
              <w:rPr>
                <w:sz w:val="24"/>
              </w:rPr>
            </w:pPr>
            <w:r>
              <w:rPr>
                <w:sz w:val="24"/>
              </w:rPr>
            </w:r>
          </w:p>
        </w:tc>
      </w:tr>
    </w:tbl>
    <w:p>
      <w:pPr>
        <w:pStyle w:val="Normal1"/>
        <w:spacing w:lineRule="auto" w:line="240"/>
        <w:ind w:firstLine="284" w:end="0"/>
        <w:rPr/>
      </w:pPr>
      <w:r>
        <w:rPr>
          <w:sz w:val="24"/>
        </w:rPr>
        <w:t xml:space="preserve">Если придаточное предложение является </w:t>
      </w:r>
      <w:r>
        <w:rPr>
          <w:spacing w:val="20"/>
          <w:sz w:val="24"/>
        </w:rPr>
        <w:t>объяснительным</w:t>
      </w:r>
      <w:r>
        <w:rPr>
          <w:sz w:val="24"/>
        </w:rPr>
        <w:t>, то оно может быть изъято из сложноподчиненного предложе</w:t>
        <w:softHyphen/>
        <w:t xml:space="preserve">ния без серьезного искажения смысла главного предложения. Во фразе </w:t>
      </w:r>
      <w:r>
        <w:rPr>
          <w:sz w:val="24"/>
          <w:lang w:val="en-US"/>
        </w:rPr>
        <w:t>Goya</w:t>
      </w:r>
      <w:r>
        <w:rPr>
          <w:sz w:val="24"/>
        </w:rPr>
        <w:t xml:space="preserve">, </w:t>
      </w:r>
      <w:r>
        <w:rPr>
          <w:sz w:val="24"/>
          <w:lang w:val="en-US"/>
        </w:rPr>
        <w:t>que</w:t>
      </w:r>
      <w:r>
        <w:rPr>
          <w:sz w:val="24"/>
        </w:rPr>
        <w:t xml:space="preserve"> </w:t>
      </w:r>
      <w:r>
        <w:rPr>
          <w:sz w:val="24"/>
          <w:lang w:val="en-US"/>
        </w:rPr>
        <w:t>fue</w:t>
      </w:r>
      <w:r>
        <w:rPr>
          <w:sz w:val="24"/>
        </w:rPr>
        <w:t xml:space="preserve"> </w:t>
      </w:r>
      <w:r>
        <w:rPr>
          <w:sz w:val="24"/>
          <w:lang w:val="en-US"/>
        </w:rPr>
        <w:t>un</w:t>
      </w:r>
      <w:r>
        <w:rPr>
          <w:sz w:val="24"/>
        </w:rPr>
        <w:t xml:space="preserve"> </w:t>
      </w:r>
      <w:r>
        <w:rPr>
          <w:sz w:val="24"/>
          <w:lang w:val="en-US"/>
        </w:rPr>
        <w:t>pintor</w:t>
      </w:r>
      <w:r>
        <w:rPr>
          <w:sz w:val="24"/>
        </w:rPr>
        <w:t xml:space="preserve"> </w:t>
      </w:r>
      <w:r>
        <w:rPr>
          <w:sz w:val="24"/>
          <w:lang w:val="en-US"/>
        </w:rPr>
        <w:t>genial</w:t>
      </w:r>
      <w:r>
        <w:rPr>
          <w:sz w:val="24"/>
        </w:rPr>
        <w:t xml:space="preserve">, </w:t>
      </w:r>
      <w:r>
        <w:rPr>
          <w:sz w:val="24"/>
          <w:lang w:val="en-US"/>
        </w:rPr>
        <w:t>naci</w:t>
      </w:r>
      <w:r>
        <w:rPr>
          <w:sz w:val="24"/>
        </w:rPr>
        <w:t xml:space="preserve">ó </w:t>
      </w:r>
      <w:r>
        <w:rPr>
          <w:sz w:val="24"/>
          <w:lang w:val="en-US"/>
        </w:rPr>
        <w:t>en</w:t>
      </w:r>
      <w:r>
        <w:rPr>
          <w:sz w:val="24"/>
        </w:rPr>
        <w:t xml:space="preserve"> </w:t>
      </w:r>
      <w:r>
        <w:rPr>
          <w:sz w:val="24"/>
          <w:lang w:val="en-US"/>
        </w:rPr>
        <w:t>Fuendetodos</w:t>
      </w:r>
      <w:r>
        <w:rPr>
          <w:sz w:val="24"/>
        </w:rPr>
        <w:t xml:space="preserve"> можно снять придаточное, и основной смысл главного предложения не ис</w:t>
        <w:softHyphen/>
        <w:t>казится, так как и без того известно, что Гойя был гениальным ху</w:t>
        <w:softHyphen/>
        <w:t>дожником, а сообщение — и это главное, о месте его рождения со</w:t>
        <w:softHyphen/>
        <w:t xml:space="preserve">хранится. В придаточных </w:t>
      </w:r>
      <w:r>
        <w:rPr>
          <w:spacing w:val="20"/>
          <w:sz w:val="24"/>
        </w:rPr>
        <w:t>ограничительных</w:t>
      </w:r>
      <w:r>
        <w:rPr>
          <w:sz w:val="24"/>
        </w:rPr>
        <w:t xml:space="preserve"> такого изъятия произвести нельзя без серьезного искажения смысла главного пред</w:t>
        <w:softHyphen/>
        <w:t>ложения.</w:t>
      </w:r>
    </w:p>
    <w:p>
      <w:pPr>
        <w:pStyle w:val="Normal1"/>
        <w:spacing w:lineRule="auto" w:line="240"/>
        <w:ind w:firstLine="284" w:end="0"/>
        <w:rPr>
          <w:sz w:val="24"/>
        </w:rPr>
      </w:pPr>
      <w:r>
        <w:rPr>
          <w:sz w:val="24"/>
        </w:rPr>
        <w:t xml:space="preserve">В </w:t>
      </w:r>
      <w:r>
        <w:rPr>
          <w:spacing w:val="20"/>
          <w:sz w:val="24"/>
        </w:rPr>
        <w:t>объяснительных</w:t>
      </w:r>
      <w:r>
        <w:rPr>
          <w:sz w:val="24"/>
        </w:rPr>
        <w:t>, предложениях относительное место</w:t>
        <w:softHyphen/>
        <w:t xml:space="preserve">имение </w:t>
      </w:r>
      <w:r>
        <w:rPr>
          <w:b/>
          <w:sz w:val="24"/>
        </w:rPr>
        <w:t>que</w:t>
      </w:r>
      <w:r>
        <w:rPr>
          <w:sz w:val="24"/>
        </w:rPr>
        <w:t xml:space="preserve"> обычно может быть заменено на синонимичную форму например, местоимения </w:t>
      </w:r>
      <w:r>
        <w:rPr>
          <w:b/>
          <w:sz w:val="24"/>
          <w:lang w:val="en-US"/>
        </w:rPr>
        <w:t>cual</w:t>
      </w:r>
      <w:r>
        <w:rPr>
          <w:b/>
          <w:sz w:val="24"/>
        </w:rPr>
        <w:t>:</w:t>
      </w:r>
    </w:p>
    <w:p>
      <w:pPr>
        <w:pStyle w:val="Normal1"/>
        <w:spacing w:lineRule="auto" w:line="240"/>
        <w:ind w:firstLine="284" w:end="0"/>
        <w:rPr>
          <w:sz w:val="24"/>
        </w:rPr>
      </w:pPr>
      <w:r>
        <w:rPr>
          <w:sz w:val="24"/>
        </w:rPr>
      </w:r>
    </w:p>
    <w:tbl>
      <w:tblPr>
        <w:tblW w:w="10080" w:type="dxa"/>
        <w:jc w:val="start"/>
        <w:tblInd w:w="201" w:type="dxa"/>
        <w:tblLayout w:type="fixed"/>
        <w:tblCellMar>
          <w:top w:w="0" w:type="dxa"/>
          <w:start w:w="108" w:type="dxa"/>
          <w:bottom w:w="0" w:type="dxa"/>
          <w:end w:w="108" w:type="dxa"/>
        </w:tblCellMar>
      </w:tblPr>
      <w:tblGrid>
        <w:gridCol w:w="4260"/>
        <w:gridCol w:w="5820"/>
      </w:tblGrid>
      <w:tr>
        <w:trPr>
          <w:trHeight w:val="1000" w:hRule="atLeast"/>
        </w:trPr>
        <w:tc>
          <w:tcPr>
            <w:tcW w:w="4260" w:type="dxa"/>
            <w:tcBorders/>
          </w:tcPr>
          <w:p>
            <w:pPr>
              <w:pStyle w:val="Normal1"/>
              <w:spacing w:lineRule="auto" w:line="240"/>
              <w:rPr/>
            </w:pPr>
            <w:r>
              <w:rPr>
                <w:sz w:val="24"/>
                <w:lang w:val="en-US"/>
              </w:rPr>
              <w:t>Los muchachos</w:t>
            </w:r>
            <w:r>
              <w:rPr>
                <w:b/>
                <w:bCs/>
                <w:sz w:val="24"/>
                <w:lang w:val="en-US"/>
              </w:rPr>
              <w:t>, que (= los cuales)</w:t>
            </w:r>
          </w:p>
          <w:p>
            <w:pPr>
              <w:pStyle w:val="Normal1"/>
              <w:spacing w:lineRule="auto" w:line="240"/>
              <w:ind w:firstLine="284" w:start="-93" w:end="0"/>
              <w:rPr>
                <w:sz w:val="24"/>
                <w:lang w:val="en-US"/>
              </w:rPr>
            </w:pPr>
            <w:r>
              <w:rPr>
                <w:sz w:val="24"/>
                <w:lang w:val="en-US"/>
              </w:rPr>
              <w:t>son muy aficionados al fútbol,</w:t>
            </w:r>
          </w:p>
          <w:p>
            <w:pPr>
              <w:pStyle w:val="Normal1"/>
              <w:ind w:firstLine="284" w:start="-93" w:end="0"/>
              <w:rPr>
                <w:sz w:val="24"/>
                <w:lang w:val="en-US"/>
              </w:rPr>
            </w:pPr>
            <w:r>
              <w:rPr>
                <w:sz w:val="24"/>
                <w:lang w:val="en-US"/>
              </w:rPr>
              <w:t>saben todas las noticias futbolísticas.</w:t>
            </w:r>
          </w:p>
        </w:tc>
        <w:tc>
          <w:tcPr>
            <w:tcW w:w="5820" w:type="dxa"/>
            <w:tcBorders/>
          </w:tcPr>
          <w:p>
            <w:pPr>
              <w:pStyle w:val="Normal1"/>
              <w:spacing w:lineRule="auto" w:line="240"/>
              <w:rPr>
                <w:sz w:val="24"/>
              </w:rPr>
            </w:pPr>
            <w:r>
              <w:rPr>
                <w:sz w:val="24"/>
              </w:rPr>
              <w:t xml:space="preserve">Юноши, которые очень любят </w:t>
            </w:r>
          </w:p>
          <w:p>
            <w:pPr>
              <w:pStyle w:val="Normal1"/>
              <w:spacing w:lineRule="auto" w:line="240"/>
              <w:ind w:firstLine="359" w:end="0"/>
              <w:rPr>
                <w:sz w:val="24"/>
              </w:rPr>
            </w:pPr>
            <w:r>
              <w:rPr>
                <w:sz w:val="24"/>
              </w:rPr>
              <w:t>футбол, знают все футбольные новости.</w:t>
            </w:r>
          </w:p>
          <w:p>
            <w:pPr>
              <w:pStyle w:val="Normal1"/>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В  </w:t>
      </w:r>
      <w:r>
        <w:rPr>
          <w:spacing w:val="20"/>
          <w:sz w:val="24"/>
        </w:rPr>
        <w:t>ограничительных</w:t>
      </w:r>
      <w:r>
        <w:rPr>
          <w:sz w:val="24"/>
        </w:rPr>
        <w:t xml:space="preserve"> предложениях подобную замену про</w:t>
        <w:softHyphen/>
        <w:t xml:space="preserve">извести нельзя. При изъятии из фразы </w:t>
      </w:r>
      <w:r>
        <w:rPr>
          <w:sz w:val="24"/>
          <w:lang w:val="en-US"/>
        </w:rPr>
        <w:t>Todos</w:t>
      </w:r>
      <w:r>
        <w:rPr>
          <w:sz w:val="24"/>
        </w:rPr>
        <w:t xml:space="preserve"> </w:t>
      </w:r>
      <w:r>
        <w:rPr>
          <w:sz w:val="24"/>
          <w:lang w:val="en-US"/>
        </w:rPr>
        <w:t>los</w:t>
      </w:r>
      <w:r>
        <w:rPr>
          <w:sz w:val="24"/>
        </w:rPr>
        <w:t xml:space="preserve"> á</w:t>
      </w:r>
      <w:r>
        <w:rPr>
          <w:sz w:val="24"/>
          <w:lang w:val="en-US"/>
        </w:rPr>
        <w:t>rboles</w:t>
      </w:r>
      <w:r>
        <w:rPr>
          <w:sz w:val="24"/>
        </w:rPr>
        <w:t xml:space="preserve"> </w:t>
      </w:r>
      <w:r>
        <w:rPr>
          <w:sz w:val="24"/>
          <w:lang w:val="en-US"/>
        </w:rPr>
        <w:t>que</w:t>
      </w:r>
      <w:r>
        <w:rPr>
          <w:sz w:val="24"/>
        </w:rPr>
        <w:t xml:space="preserve"> </w:t>
      </w:r>
      <w:r>
        <w:rPr>
          <w:sz w:val="24"/>
          <w:lang w:val="en-US"/>
        </w:rPr>
        <w:t>Miguel</w:t>
      </w:r>
      <w:r>
        <w:rPr>
          <w:sz w:val="24"/>
        </w:rPr>
        <w:t xml:space="preserve"> </w:t>
      </w:r>
      <w:r>
        <w:rPr>
          <w:sz w:val="24"/>
          <w:lang w:val="en-US"/>
        </w:rPr>
        <w:t>ha</w:t>
      </w:r>
      <w:r>
        <w:rPr>
          <w:sz w:val="24"/>
        </w:rPr>
        <w:t xml:space="preserve"> </w:t>
      </w:r>
      <w:r>
        <w:rPr>
          <w:sz w:val="24"/>
          <w:lang w:val="en-US"/>
        </w:rPr>
        <w:t>visto</w:t>
      </w:r>
      <w:r>
        <w:rPr>
          <w:sz w:val="24"/>
        </w:rPr>
        <w:t xml:space="preserve"> </w:t>
      </w:r>
      <w:r>
        <w:rPr>
          <w:sz w:val="24"/>
          <w:lang w:val="en-US"/>
        </w:rPr>
        <w:t>all</w:t>
      </w:r>
      <w:r>
        <w:rPr>
          <w:sz w:val="24"/>
        </w:rPr>
        <w:t xml:space="preserve">í </w:t>
      </w:r>
      <w:r>
        <w:rPr>
          <w:sz w:val="24"/>
          <w:lang w:val="en-US"/>
        </w:rPr>
        <w:t>son</w:t>
      </w:r>
      <w:r>
        <w:rPr>
          <w:sz w:val="24"/>
        </w:rPr>
        <w:t xml:space="preserve"> </w:t>
      </w:r>
      <w:r>
        <w:rPr>
          <w:sz w:val="24"/>
          <w:lang w:val="en-US"/>
        </w:rPr>
        <w:t>altos</w:t>
      </w:r>
      <w:r>
        <w:rPr>
          <w:sz w:val="24"/>
        </w:rPr>
        <w:t xml:space="preserve"> придаточного предложения возникает ложное суждение: </w:t>
      </w:r>
      <w:r>
        <w:rPr>
          <w:sz w:val="24"/>
          <w:lang w:val="en-US"/>
        </w:rPr>
        <w:t>Todos</w:t>
      </w:r>
      <w:r>
        <w:rPr>
          <w:sz w:val="24"/>
        </w:rPr>
        <w:t xml:space="preserve"> </w:t>
      </w:r>
      <w:r>
        <w:rPr>
          <w:sz w:val="24"/>
          <w:lang w:val="en-US"/>
        </w:rPr>
        <w:t>los</w:t>
      </w:r>
      <w:r>
        <w:rPr>
          <w:sz w:val="24"/>
        </w:rPr>
        <w:t xml:space="preserve"> á</w:t>
      </w:r>
      <w:r>
        <w:rPr>
          <w:sz w:val="24"/>
          <w:lang w:val="en-US"/>
        </w:rPr>
        <w:t>rboles</w:t>
      </w:r>
      <w:r>
        <w:rPr>
          <w:sz w:val="24"/>
        </w:rPr>
        <w:t xml:space="preserve"> </w:t>
      </w:r>
      <w:r>
        <w:rPr>
          <w:sz w:val="24"/>
          <w:lang w:val="en-US"/>
        </w:rPr>
        <w:t>son</w:t>
      </w:r>
      <w:r>
        <w:rPr>
          <w:sz w:val="24"/>
        </w:rPr>
        <w:t xml:space="preserve"> </w:t>
      </w:r>
      <w:r>
        <w:rPr>
          <w:sz w:val="24"/>
          <w:lang w:val="en-US"/>
        </w:rPr>
        <w:t>altos</w:t>
      </w:r>
      <w:r>
        <w:rPr>
          <w:sz w:val="24"/>
        </w:rPr>
        <w:t>.</w:t>
      </w:r>
    </w:p>
    <w:p>
      <w:pPr>
        <w:pStyle w:val="Normal1"/>
        <w:spacing w:lineRule="auto" w:line="240"/>
        <w:ind w:firstLine="284" w:end="0"/>
        <w:rPr>
          <w:sz w:val="24"/>
        </w:rPr>
      </w:pPr>
      <w:r>
        <w:rPr>
          <w:sz w:val="24"/>
        </w:rPr>
        <w:t>Следует подчеркнуть, что иногда в речи одно и то же предложе</w:t>
        <w:softHyphen/>
        <w:t>ние может быть (в зависимости от намерений говорящего) либо объяснительным, либо ограничительным. Различие будет выра</w:t>
        <w:softHyphen/>
        <w:t>жаться интонацией, а на  письме — пунктуацией:</w:t>
      </w:r>
    </w:p>
    <w:p>
      <w:pPr>
        <w:pStyle w:val="Normal1"/>
        <w:spacing w:lineRule="auto" w:line="240"/>
        <w:ind w:firstLine="284" w:end="0"/>
        <w:rPr/>
      </w:pPr>
      <w:r>
        <w:rPr>
          <w:sz w:val="24"/>
          <w:lang w:val="en-US"/>
        </w:rPr>
        <w:t xml:space="preserve">Leo las lecciones, </w:t>
      </w:r>
      <w:r>
        <w:rPr>
          <w:i/>
          <w:iCs/>
          <w:sz w:val="24"/>
          <w:lang w:val="en-US"/>
        </w:rPr>
        <w:t>que</w:t>
      </w:r>
      <w:r>
        <w:rPr>
          <w:sz w:val="24"/>
          <w:lang w:val="en-US"/>
        </w:rPr>
        <w:t xml:space="preserve"> </w:t>
      </w:r>
      <w:r>
        <w:rPr>
          <w:i/>
          <w:iCs/>
          <w:sz w:val="24"/>
          <w:lang w:val="en-US"/>
        </w:rPr>
        <w:t>son fáciles</w:t>
      </w:r>
      <w:r>
        <w:rPr>
          <w:sz w:val="24"/>
          <w:lang w:val="en-US"/>
        </w:rPr>
        <w:t xml:space="preserve">. </w:t>
      </w:r>
      <w:r>
        <w:rPr>
          <w:sz w:val="24"/>
        </w:rPr>
        <w:t>В этой фразе объяснительное придаточное. Говорящий хочет сказать, что он читает уроки и все они легкие.</w:t>
      </w:r>
    </w:p>
    <w:p>
      <w:pPr>
        <w:pStyle w:val="Normal1"/>
        <w:spacing w:lineRule="auto" w:line="240"/>
        <w:ind w:firstLine="284" w:end="0"/>
        <w:rPr/>
      </w:pPr>
      <w:r>
        <w:rPr>
          <w:sz w:val="24"/>
          <w:lang w:val="en-US"/>
        </w:rPr>
        <w:t xml:space="preserve">Leo las lecciones </w:t>
      </w:r>
      <w:r>
        <w:rPr>
          <w:i/>
          <w:iCs/>
          <w:sz w:val="24"/>
          <w:lang w:val="en-US"/>
        </w:rPr>
        <w:t>que son fáciles</w:t>
      </w:r>
      <w:r>
        <w:rPr>
          <w:sz w:val="24"/>
          <w:lang w:val="en-US"/>
        </w:rPr>
        <w:t xml:space="preserve">. </w:t>
      </w:r>
      <w:r>
        <w:rPr>
          <w:sz w:val="24"/>
        </w:rPr>
        <w:t>Здесь придаточное ограничитель</w:t>
        <w:softHyphen/>
        <w:t>ное. Говорящий сообщает, что он читает только те уроки, которые легкие.</w:t>
      </w:r>
    </w:p>
    <w:p>
      <w:pPr>
        <w:pStyle w:val="Normal1"/>
        <w:spacing w:lineRule="auto" w:line="240"/>
        <w:ind w:firstLine="284" w:end="0"/>
        <w:rPr>
          <w:sz w:val="24"/>
        </w:rPr>
      </w:pPr>
      <w:r>
        <w:rPr>
          <w:sz w:val="24"/>
        </w:rPr>
      </w:r>
    </w:p>
    <w:p>
      <w:pPr>
        <w:pStyle w:val="Normal1"/>
        <w:spacing w:lineRule="auto" w:line="240"/>
        <w:ind w:firstLine="284" w:end="0"/>
        <w:jc w:val="center"/>
        <w:rPr>
          <w:b/>
          <w:sz w:val="24"/>
        </w:rPr>
      </w:pPr>
      <w:r>
        <w:rPr>
          <w:b/>
          <w:sz w:val="24"/>
        </w:rPr>
        <w:t>V. Придаточные обстоятельственные предложения</w:t>
      </w:r>
    </w:p>
    <w:p>
      <w:pPr>
        <w:pStyle w:val="Normal1"/>
        <w:spacing w:lineRule="auto" w:line="240"/>
        <w:ind w:firstLine="284" w:end="0"/>
        <w:rPr>
          <w:b/>
          <w:sz w:val="24"/>
        </w:rPr>
      </w:pPr>
      <w:r>
        <w:rPr>
          <w:b/>
          <w:sz w:val="24"/>
        </w:rPr>
      </w:r>
    </w:p>
    <w:p>
      <w:pPr>
        <w:pStyle w:val="Normal1"/>
        <w:spacing w:lineRule="auto" w:line="240"/>
        <w:ind w:firstLine="284" w:end="0"/>
        <w:rPr>
          <w:sz w:val="24"/>
        </w:rPr>
      </w:pPr>
      <w:r>
        <w:rPr>
          <w:sz w:val="24"/>
        </w:rPr>
        <w:t>Придаточные обстоятельственные предложения, подобно наречиям, раскрывают обстоятельства или характер совершаемого действия. Они могут выражать различные виды обстоятельств: места, времени, обра</w:t>
        <w:softHyphen/>
        <w:t>за действия, сравнения, уступки, условия, следствия, причины, цели.</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1. Придаточные предложения обстоятельства места</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В придаточных предложениях обстоятельства места содержится указание на место или </w:t>
      </w:r>
      <w:r>
        <w:rPr>
          <w:spacing w:val="20"/>
          <w:sz w:val="24"/>
        </w:rPr>
        <w:t xml:space="preserve">направление </w:t>
      </w:r>
      <w:r>
        <w:rPr>
          <w:sz w:val="24"/>
        </w:rPr>
        <w:t>действия. Придаточ</w:t>
        <w:softHyphen/>
        <w:t xml:space="preserve">ные предложения этого типа присоединяются к главному относительным словом </w:t>
      </w:r>
      <w:r>
        <w:rPr>
          <w:b/>
          <w:bCs/>
          <w:sz w:val="24"/>
          <w:lang w:val="en-US"/>
        </w:rPr>
        <w:t>donde</w:t>
      </w:r>
      <w:r>
        <w:rPr>
          <w:sz w:val="24"/>
        </w:rPr>
        <w:t xml:space="preserve"> с предлогом или без него:</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Comeremos </w:t>
      </w:r>
      <w:r>
        <w:rPr>
          <w:i/>
          <w:iCs/>
          <w:sz w:val="24"/>
          <w:lang w:val="en-US"/>
        </w:rPr>
        <w:t>donde</w:t>
      </w:r>
      <w:r>
        <w:rPr>
          <w:sz w:val="24"/>
          <w:lang w:val="en-US"/>
        </w:rPr>
        <w:t xml:space="preserve"> hemos comido antes.</w:t>
      </w:r>
    </w:p>
    <w:p>
      <w:pPr>
        <w:pStyle w:val="Normal1"/>
        <w:spacing w:lineRule="auto" w:line="240"/>
        <w:ind w:firstLine="284" w:end="0"/>
        <w:rPr/>
      </w:pPr>
      <w:r>
        <w:rPr>
          <w:sz w:val="24"/>
          <w:lang w:val="en-US"/>
        </w:rPr>
        <w:t xml:space="preserve">Los niños iban </w:t>
      </w:r>
      <w:r>
        <w:rPr>
          <w:b/>
          <w:bCs/>
          <w:sz w:val="24"/>
          <w:lang w:val="en-US"/>
        </w:rPr>
        <w:t>a</w:t>
      </w:r>
      <w:r>
        <w:rPr>
          <w:sz w:val="24"/>
          <w:lang w:val="en-US"/>
        </w:rPr>
        <w:t xml:space="preserve"> </w:t>
      </w:r>
      <w:r>
        <w:rPr>
          <w:i/>
          <w:iCs/>
          <w:sz w:val="24"/>
          <w:lang w:val="en-US"/>
        </w:rPr>
        <w:t>donde</w:t>
      </w:r>
      <w:r>
        <w:rPr>
          <w:sz w:val="24"/>
          <w:lang w:val="en-US"/>
        </w:rPr>
        <w:t xml:space="preserve"> yo estaba.</w:t>
      </w:r>
    </w:p>
    <w:p>
      <w:pPr>
        <w:pStyle w:val="Normal1"/>
        <w:spacing w:lineRule="auto" w:line="240"/>
        <w:ind w:firstLine="284" w:end="0"/>
        <w:rPr/>
      </w:pPr>
      <w:r>
        <w:rPr>
          <w:sz w:val="24"/>
          <w:lang w:val="en-US"/>
        </w:rPr>
        <w:t xml:space="preserve">Ha venido </w:t>
      </w:r>
      <w:r>
        <w:rPr>
          <w:b/>
          <w:bCs/>
          <w:sz w:val="24"/>
          <w:lang w:val="en-US"/>
        </w:rPr>
        <w:t>de</w:t>
      </w:r>
      <w:r>
        <w:rPr>
          <w:sz w:val="24"/>
          <w:lang w:val="en-US"/>
        </w:rPr>
        <w:t xml:space="preserve"> </w:t>
      </w:r>
      <w:r>
        <w:rPr>
          <w:i/>
          <w:iCs/>
          <w:sz w:val="24"/>
          <w:lang w:val="en-US"/>
        </w:rPr>
        <w:t>donde</w:t>
      </w:r>
      <w:r>
        <w:rPr>
          <w:sz w:val="24"/>
          <w:lang w:val="en-US"/>
        </w:rPr>
        <w:t xml:space="preserve"> tú sabes.</w:t>
      </w:r>
    </w:p>
    <w:p>
      <w:pPr>
        <w:pStyle w:val="Normal1"/>
        <w:spacing w:lineRule="auto" w:line="240"/>
        <w:ind w:firstLine="284" w:end="0"/>
        <w:rPr/>
      </w:pPr>
      <w:r>
        <w:rPr>
          <w:sz w:val="24"/>
          <w:lang w:val="en-US"/>
        </w:rPr>
        <w:t xml:space="preserve">Pasaremos </w:t>
      </w:r>
      <w:r>
        <w:rPr>
          <w:b/>
          <w:bCs/>
          <w:sz w:val="24"/>
          <w:lang w:val="en-US"/>
        </w:rPr>
        <w:t>por</w:t>
      </w:r>
      <w:r>
        <w:rPr>
          <w:sz w:val="24"/>
          <w:lang w:val="en-US"/>
        </w:rPr>
        <w:t xml:space="preserve"> </w:t>
      </w:r>
      <w:r>
        <w:rPr>
          <w:i/>
          <w:iCs/>
          <w:sz w:val="24"/>
          <w:lang w:val="en-US"/>
        </w:rPr>
        <w:t>donde</w:t>
      </w:r>
      <w:r>
        <w:rPr>
          <w:sz w:val="24"/>
          <w:lang w:val="en-US"/>
        </w:rPr>
        <w:t xml:space="preserve"> tú quieras. </w:t>
      </w:r>
    </w:p>
    <w:p>
      <w:pPr>
        <w:pStyle w:val="Normal1"/>
        <w:spacing w:lineRule="auto" w:line="240"/>
        <w:ind w:firstLine="284" w:end="0"/>
        <w:rPr/>
      </w:pPr>
      <w:r>
        <w:rPr>
          <w:sz w:val="24"/>
          <w:lang w:val="en-US"/>
        </w:rPr>
        <w:t xml:space="preserve">Salieron </w:t>
      </w:r>
      <w:r>
        <w:rPr>
          <w:b/>
          <w:bCs/>
          <w:sz w:val="24"/>
          <w:lang w:val="en-US"/>
        </w:rPr>
        <w:t>hacia</w:t>
      </w:r>
      <w:r>
        <w:rPr>
          <w:sz w:val="24"/>
          <w:lang w:val="en-US"/>
        </w:rPr>
        <w:t xml:space="preserve"> </w:t>
      </w:r>
      <w:r>
        <w:rPr>
          <w:i/>
          <w:iCs/>
          <w:sz w:val="24"/>
          <w:lang w:val="en-US"/>
        </w:rPr>
        <w:t>donde</w:t>
      </w:r>
      <w:r>
        <w:rPr>
          <w:sz w:val="24"/>
          <w:lang w:val="en-US"/>
        </w:rPr>
        <w:t xml:space="preserve"> les dije.</w:t>
      </w:r>
    </w:p>
    <w:p>
      <w:pPr>
        <w:pStyle w:val="Normal1"/>
        <w:spacing w:lineRule="auto" w:line="240"/>
        <w:ind w:firstLine="284" w:end="0"/>
        <w:rPr/>
      </w:pPr>
      <w:r>
        <w:rPr>
          <w:sz w:val="24"/>
          <w:lang w:val="en-US"/>
        </w:rPr>
        <w:t xml:space="preserve">Hizo el ejercido </w:t>
      </w:r>
      <w:r>
        <w:rPr>
          <w:b/>
          <w:bCs/>
          <w:sz w:val="24"/>
          <w:lang w:val="en-US"/>
        </w:rPr>
        <w:t>desde</w:t>
      </w:r>
      <w:r>
        <w:rPr>
          <w:sz w:val="24"/>
          <w:lang w:val="en-US"/>
        </w:rPr>
        <w:t xml:space="preserve"> </w:t>
      </w:r>
      <w:r>
        <w:rPr>
          <w:i/>
          <w:iCs/>
          <w:sz w:val="24"/>
          <w:lang w:val="en-US"/>
        </w:rPr>
        <w:t>donde</w:t>
      </w:r>
      <w:r>
        <w:rPr>
          <w:sz w:val="24"/>
          <w:lang w:val="en-US"/>
        </w:rPr>
        <w:t xml:space="preserve"> le había indicado.</w:t>
      </w:r>
    </w:p>
    <w:p>
      <w:pPr>
        <w:pStyle w:val="Normal1"/>
        <w:spacing w:lineRule="auto" w:line="240"/>
        <w:ind w:firstLine="284" w:end="0"/>
        <w:rPr/>
      </w:pPr>
      <w:r>
        <w:rPr>
          <w:sz w:val="24"/>
          <w:lang w:val="en-US"/>
        </w:rPr>
        <w:t xml:space="preserve">Iremos </w:t>
      </w:r>
      <w:r>
        <w:rPr>
          <w:b/>
          <w:bCs/>
          <w:sz w:val="24"/>
          <w:lang w:val="en-US"/>
        </w:rPr>
        <w:t>hasta</w:t>
      </w:r>
      <w:r>
        <w:rPr>
          <w:sz w:val="24"/>
          <w:lang w:val="en-US"/>
        </w:rPr>
        <w:t xml:space="preserve"> </w:t>
      </w:r>
      <w:r>
        <w:rPr>
          <w:i/>
          <w:iCs/>
          <w:sz w:val="24"/>
          <w:lang w:val="en-US"/>
        </w:rPr>
        <w:t>donde</w:t>
      </w:r>
      <w:r>
        <w:rPr>
          <w:sz w:val="24"/>
          <w:lang w:val="en-US"/>
        </w:rPr>
        <w:t xml:space="preserve"> nos ordenen.</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rPr>
        <w:t>Примечания</w:t>
      </w:r>
      <w:r>
        <w:rPr>
          <w:sz w:val="22"/>
        </w:rPr>
        <w:t>: 1. Необходимо отличать придаточные обстоятельственные пред</w:t>
        <w:softHyphen/>
        <w:t xml:space="preserve">ложения с наречием </w:t>
      </w:r>
      <w:r>
        <w:rPr>
          <w:b/>
          <w:bCs/>
          <w:sz w:val="22"/>
        </w:rPr>
        <w:t>donde</w:t>
      </w:r>
      <w:r>
        <w:rPr>
          <w:sz w:val="22"/>
        </w:rPr>
        <w:t xml:space="preserve"> от придаточных определительных и дополнительных, которые присоединяются к главному тем же союзным словом.</w:t>
      </w:r>
    </w:p>
    <w:p>
      <w:pPr>
        <w:pStyle w:val="Normal1"/>
        <w:spacing w:lineRule="auto" w:line="240"/>
        <w:ind w:firstLine="284" w:end="0"/>
        <w:rPr/>
      </w:pPr>
      <w:r>
        <w:rPr>
          <w:sz w:val="22"/>
        </w:rPr>
        <w:t xml:space="preserve">Придаточное </w:t>
      </w:r>
      <w:r>
        <w:rPr>
          <w:spacing w:val="20"/>
          <w:sz w:val="22"/>
        </w:rPr>
        <w:t>обстоятельственное</w:t>
      </w:r>
      <w:r>
        <w:rPr>
          <w:sz w:val="22"/>
        </w:rPr>
        <w:t xml:space="preserve"> предложение характеризует </w:t>
      </w:r>
      <w:r>
        <w:rPr>
          <w:spacing w:val="20"/>
          <w:sz w:val="22"/>
        </w:rPr>
        <w:t>ска</w:t>
        <w:softHyphen/>
        <w:t>зуемое</w:t>
      </w:r>
      <w:r>
        <w:rPr>
          <w:sz w:val="22"/>
        </w:rPr>
        <w:t xml:space="preserve"> главного предложения:</w:t>
      </w:r>
    </w:p>
    <w:p>
      <w:pPr>
        <w:pStyle w:val="Normal1"/>
        <w:spacing w:lineRule="auto" w:line="240"/>
        <w:ind w:firstLine="284" w:end="0"/>
        <w:rPr>
          <w:sz w:val="22"/>
        </w:rPr>
      </w:pPr>
      <w:r>
        <w:rPr>
          <w:sz w:val="22"/>
        </w:rPr>
      </w:r>
    </w:p>
    <w:p>
      <w:pPr>
        <w:pStyle w:val="Normal1"/>
        <w:spacing w:lineRule="auto" w:line="240"/>
        <w:ind w:firstLine="284" w:end="0"/>
        <w:rPr/>
      </w:pPr>
      <w:r>
        <w:rPr>
          <w:b/>
          <w:bCs/>
          <w:sz w:val="22"/>
          <w:lang w:val="en-US"/>
        </w:rPr>
        <w:t>Estoy</w:t>
      </w:r>
      <w:r>
        <w:rPr>
          <w:sz w:val="22"/>
          <w:lang w:val="en-US"/>
        </w:rPr>
        <w:t xml:space="preserve"> </w:t>
      </w:r>
      <w:r>
        <w:rPr>
          <w:i/>
          <w:iCs/>
          <w:sz w:val="22"/>
          <w:lang w:val="en-US"/>
        </w:rPr>
        <w:t>donde</w:t>
      </w:r>
      <w:r>
        <w:rPr>
          <w:sz w:val="22"/>
          <w:lang w:val="en-US"/>
        </w:rPr>
        <w:t xml:space="preserve"> prefiero estar.</w:t>
      </w:r>
    </w:p>
    <w:p>
      <w:pPr>
        <w:pStyle w:val="Normal1"/>
        <w:spacing w:lineRule="auto" w:line="240"/>
        <w:ind w:firstLine="284" w:end="0"/>
        <w:rPr>
          <w:sz w:val="22"/>
          <w:lang w:val="en-US"/>
        </w:rPr>
      </w:pPr>
      <w:r>
        <w:rPr>
          <w:sz w:val="22"/>
          <w:lang w:val="en-US"/>
        </w:rPr>
      </w:r>
    </w:p>
    <w:p>
      <w:pPr>
        <w:pStyle w:val="Normal1"/>
        <w:spacing w:lineRule="auto" w:line="240"/>
        <w:ind w:firstLine="284" w:end="0"/>
        <w:rPr/>
      </w:pPr>
      <w:r>
        <w:rPr>
          <w:sz w:val="22"/>
        </w:rPr>
        <w:t xml:space="preserve">Придаточное </w:t>
      </w:r>
      <w:r>
        <w:rPr>
          <w:spacing w:val="20"/>
          <w:sz w:val="22"/>
        </w:rPr>
        <w:t>определительное</w:t>
      </w:r>
      <w:r>
        <w:rPr>
          <w:sz w:val="22"/>
        </w:rPr>
        <w:t xml:space="preserve"> предложение относится к </w:t>
      </w:r>
      <w:r>
        <w:rPr>
          <w:spacing w:val="20"/>
          <w:sz w:val="22"/>
        </w:rPr>
        <w:t>существи</w:t>
        <w:softHyphen/>
        <w:t>тельному</w:t>
      </w:r>
      <w:r>
        <w:rPr>
          <w:sz w:val="22"/>
        </w:rPr>
        <w:t xml:space="preserve"> или </w:t>
      </w:r>
      <w:r>
        <w:rPr>
          <w:spacing w:val="20"/>
          <w:sz w:val="22"/>
        </w:rPr>
        <w:t>местоимению</w:t>
      </w:r>
      <w:r>
        <w:rPr>
          <w:sz w:val="22"/>
        </w:rPr>
        <w:t xml:space="preserve">, которые имеются в главном предложении и обязательно предшествуют наречию </w:t>
      </w:r>
      <w:r>
        <w:rPr>
          <w:b/>
          <w:bCs/>
          <w:sz w:val="22"/>
        </w:rPr>
        <w:t>donde</w:t>
      </w:r>
      <w:r>
        <w:rPr>
          <w:sz w:val="22"/>
        </w:rPr>
        <w:t>:</w:t>
      </w:r>
    </w:p>
    <w:p>
      <w:pPr>
        <w:pStyle w:val="Normal1"/>
        <w:spacing w:lineRule="auto" w:line="240"/>
        <w:ind w:firstLine="284" w:end="0"/>
        <w:rPr>
          <w:sz w:val="22"/>
        </w:rPr>
      </w:pPr>
      <w:r>
        <w:rPr>
          <w:sz w:val="22"/>
        </w:rPr>
      </w:r>
    </w:p>
    <w:p>
      <w:pPr>
        <w:pStyle w:val="Normal1"/>
        <w:spacing w:lineRule="auto" w:line="240"/>
        <w:ind w:firstLine="284" w:end="0"/>
        <w:rPr/>
      </w:pPr>
      <w:r>
        <w:rPr>
          <w:sz w:val="22"/>
        </w:rPr>
        <w:t>Не</w:t>
      </w:r>
      <w:r>
        <w:rPr>
          <w:sz w:val="22"/>
          <w:lang w:val="en-US"/>
        </w:rPr>
        <w:t xml:space="preserve"> entrado en la </w:t>
      </w:r>
      <w:r>
        <w:rPr>
          <w:b/>
          <w:bCs/>
          <w:sz w:val="22"/>
          <w:lang w:val="en-US"/>
        </w:rPr>
        <w:t>habitación</w:t>
      </w:r>
      <w:r>
        <w:rPr>
          <w:sz w:val="22"/>
          <w:lang w:val="en-US"/>
        </w:rPr>
        <w:t xml:space="preserve"> </w:t>
      </w:r>
      <w:r>
        <w:rPr>
          <w:i/>
          <w:iCs/>
          <w:sz w:val="22"/>
          <w:lang w:val="en-US"/>
        </w:rPr>
        <w:t>donde</w:t>
      </w:r>
      <w:r>
        <w:rPr>
          <w:sz w:val="22"/>
          <w:lang w:val="en-US"/>
        </w:rPr>
        <w:t xml:space="preserve"> me esperan dos compañeros.</w:t>
      </w:r>
    </w:p>
    <w:p>
      <w:pPr>
        <w:pStyle w:val="Normal1"/>
        <w:spacing w:lineRule="auto" w:line="240"/>
        <w:ind w:firstLine="284" w:end="0"/>
        <w:rPr>
          <w:sz w:val="22"/>
          <w:lang w:val="en-US"/>
        </w:rPr>
      </w:pPr>
      <w:r>
        <w:rPr>
          <w:sz w:val="22"/>
          <w:lang w:val="en-US"/>
        </w:rPr>
      </w:r>
    </w:p>
    <w:p>
      <w:pPr>
        <w:pStyle w:val="Normal1"/>
        <w:spacing w:lineRule="auto" w:line="240"/>
        <w:ind w:firstLine="284" w:end="0"/>
        <w:rPr/>
      </w:pPr>
      <w:r>
        <w:rPr>
          <w:sz w:val="22"/>
        </w:rPr>
        <w:t xml:space="preserve">В определительных придаточных </w:t>
      </w:r>
      <w:r>
        <w:rPr>
          <w:sz w:val="22"/>
          <w:lang w:val="en-US"/>
        </w:rPr>
        <w:t>donde</w:t>
      </w:r>
      <w:r>
        <w:rPr>
          <w:sz w:val="22"/>
        </w:rPr>
        <w:t xml:space="preserve"> можно заменить местоимениями que и </w:t>
      </w:r>
      <w:r>
        <w:rPr>
          <w:sz w:val="22"/>
          <w:lang w:val="en-US"/>
        </w:rPr>
        <w:t>cual</w:t>
      </w:r>
      <w:r>
        <w:rPr>
          <w:sz w:val="22"/>
        </w:rPr>
        <w:t>:</w:t>
      </w:r>
    </w:p>
    <w:p>
      <w:pPr>
        <w:pStyle w:val="Normal1"/>
        <w:spacing w:lineRule="auto" w:line="240"/>
        <w:ind w:firstLine="284" w:end="0"/>
        <w:rPr>
          <w:sz w:val="22"/>
        </w:rPr>
      </w:pPr>
      <w:r>
        <w:rPr>
          <w:sz w:val="22"/>
        </w:rPr>
      </w:r>
    </w:p>
    <w:p>
      <w:pPr>
        <w:pStyle w:val="Normal1"/>
        <w:spacing w:lineRule="auto" w:line="240"/>
        <w:ind w:firstLine="284" w:end="0"/>
        <w:rPr/>
      </w:pPr>
      <w:r>
        <w:rPr>
          <w:sz w:val="22"/>
        </w:rPr>
        <w:t>Не</w:t>
      </w:r>
      <w:r>
        <w:rPr>
          <w:sz w:val="22"/>
          <w:lang w:val="en-US"/>
        </w:rPr>
        <w:t xml:space="preserve"> entrado en la habitación </w:t>
      </w:r>
      <w:r>
        <w:rPr>
          <w:i/>
          <w:iCs/>
          <w:sz w:val="22"/>
          <w:lang w:val="en-US"/>
        </w:rPr>
        <w:t>en que (en la cual)</w:t>
      </w:r>
      <w:r>
        <w:rPr>
          <w:sz w:val="22"/>
          <w:lang w:val="en-US"/>
        </w:rPr>
        <w:t xml:space="preserve"> me esperan dos companeros.</w:t>
      </w:r>
    </w:p>
    <w:p>
      <w:pPr>
        <w:pStyle w:val="Normal1"/>
        <w:spacing w:lineRule="auto" w:line="240"/>
        <w:ind w:firstLine="284" w:end="0"/>
        <w:rPr>
          <w:sz w:val="22"/>
          <w:lang w:val="en-US"/>
        </w:rPr>
      </w:pPr>
      <w:r>
        <w:rPr>
          <w:sz w:val="22"/>
          <w:lang w:val="en-US"/>
        </w:rPr>
      </w:r>
    </w:p>
    <w:p>
      <w:pPr>
        <w:pStyle w:val="Normal1"/>
        <w:spacing w:lineRule="auto" w:line="240"/>
        <w:ind w:firstLine="284" w:end="0"/>
        <w:rPr>
          <w:sz w:val="22"/>
        </w:rPr>
      </w:pPr>
      <w:r>
        <w:rPr>
          <w:sz w:val="22"/>
        </w:rPr>
        <w:t>Придаточные дополнительные выполняют в таких случаях функции прямого д о п о л н е н и я при переходных глаголах:</w:t>
      </w:r>
    </w:p>
    <w:p>
      <w:pPr>
        <w:pStyle w:val="Normal1"/>
        <w:spacing w:lineRule="auto" w:line="240"/>
        <w:ind w:firstLine="284" w:end="0"/>
        <w:rPr>
          <w:sz w:val="22"/>
        </w:rPr>
      </w:pPr>
      <w:r>
        <w:rPr>
          <w:sz w:val="22"/>
        </w:rPr>
      </w:r>
    </w:p>
    <w:p>
      <w:pPr>
        <w:pStyle w:val="Normal1"/>
        <w:spacing w:lineRule="auto" w:line="240"/>
        <w:ind w:firstLine="284" w:end="0"/>
        <w:rPr/>
      </w:pPr>
      <w:r>
        <w:rPr>
          <w:sz w:val="22"/>
          <w:lang w:val="en-US"/>
        </w:rPr>
        <w:t xml:space="preserve">Ignoro </w:t>
      </w:r>
      <w:r>
        <w:rPr>
          <w:i/>
          <w:iCs/>
          <w:sz w:val="22"/>
          <w:lang w:val="en-US"/>
        </w:rPr>
        <w:t>dónde vive el profesor</w:t>
      </w:r>
      <w:r>
        <w:rPr>
          <w:sz w:val="22"/>
          <w:lang w:val="en-US"/>
        </w:rPr>
        <w:t>.</w:t>
      </w:r>
    </w:p>
    <w:p>
      <w:pPr>
        <w:pStyle w:val="Normal1"/>
        <w:spacing w:lineRule="auto" w:line="240"/>
        <w:ind w:firstLine="284" w:end="0"/>
        <w:rPr>
          <w:sz w:val="22"/>
          <w:lang w:val="en-US"/>
        </w:rPr>
      </w:pPr>
      <w:r>
        <w:rPr>
          <w:sz w:val="22"/>
          <w:lang w:val="en-US"/>
        </w:rPr>
      </w:r>
    </w:p>
    <w:p>
      <w:pPr>
        <w:pStyle w:val="Normal1"/>
        <w:spacing w:lineRule="auto" w:line="240"/>
        <w:ind w:firstLine="284" w:end="0"/>
        <w:rPr/>
      </w:pPr>
      <w:r>
        <w:rPr>
          <w:sz w:val="22"/>
        </w:rPr>
        <w:t>Во избежание ошибок в определении типа предложения над упомянутым на</w:t>
        <w:softHyphen/>
        <w:t xml:space="preserve">речием в придаточных дополнительных ставится знак </w:t>
      </w:r>
      <w:r>
        <w:rPr>
          <w:sz w:val="22"/>
          <w:lang w:val="en-US"/>
        </w:rPr>
        <w:t>acento</w:t>
      </w:r>
      <w:r>
        <w:rPr>
          <w:sz w:val="22"/>
        </w:rPr>
        <w:t>:</w:t>
      </w:r>
    </w:p>
    <w:p>
      <w:pPr>
        <w:pStyle w:val="Normal1"/>
        <w:spacing w:lineRule="auto" w:line="240"/>
        <w:ind w:firstLine="284" w:end="0"/>
        <w:rPr>
          <w:sz w:val="22"/>
        </w:rPr>
      </w:pPr>
      <w:r>
        <w:rPr>
          <w:sz w:val="22"/>
        </w:rPr>
      </w:r>
    </w:p>
    <w:p>
      <w:pPr>
        <w:pStyle w:val="Normal1"/>
        <w:spacing w:lineRule="auto" w:line="240"/>
        <w:ind w:firstLine="284" w:end="0"/>
        <w:rPr/>
      </w:pPr>
      <w:r>
        <w:rPr>
          <w:sz w:val="22"/>
          <w:lang w:val="en-US"/>
        </w:rPr>
        <w:t xml:space="preserve">Sabemos </w:t>
      </w:r>
      <w:r>
        <w:rPr>
          <w:i/>
          <w:iCs/>
          <w:sz w:val="22"/>
          <w:lang w:val="en-US"/>
        </w:rPr>
        <w:t>dónde</w:t>
      </w:r>
      <w:r>
        <w:rPr>
          <w:sz w:val="22"/>
          <w:lang w:val="en-US"/>
        </w:rPr>
        <w:t xml:space="preserve"> estamos.</w:t>
      </w:r>
    </w:p>
    <w:p>
      <w:pPr>
        <w:pStyle w:val="Normal1"/>
        <w:spacing w:lineRule="auto" w:line="240"/>
        <w:ind w:firstLine="284" w:end="0"/>
        <w:rPr/>
      </w:pPr>
      <w:r>
        <w:rPr>
          <w:sz w:val="22"/>
          <w:lang w:val="en-US"/>
        </w:rPr>
        <w:t xml:space="preserve">No puedo recordar en </w:t>
      </w:r>
      <w:r>
        <w:rPr>
          <w:i/>
          <w:iCs/>
          <w:sz w:val="22"/>
          <w:lang w:val="en-US"/>
        </w:rPr>
        <w:t>dónde</w:t>
      </w:r>
      <w:r>
        <w:rPr>
          <w:sz w:val="22"/>
          <w:lang w:val="en-US"/>
        </w:rPr>
        <w:t xml:space="preserve"> estuvieron estos hombres aquel día.</w:t>
      </w:r>
    </w:p>
    <w:p>
      <w:pPr>
        <w:pStyle w:val="Normal1"/>
        <w:spacing w:lineRule="auto" w:line="240"/>
        <w:ind w:firstLine="284" w:end="0"/>
        <w:rPr>
          <w:sz w:val="22"/>
          <w:lang w:val="en-US"/>
        </w:rPr>
      </w:pPr>
      <w:r>
        <w:rPr>
          <w:sz w:val="22"/>
          <w:lang w:val="en-US"/>
        </w:rPr>
      </w:r>
    </w:p>
    <w:p>
      <w:pPr>
        <w:pStyle w:val="Normal1"/>
        <w:spacing w:lineRule="auto" w:line="240"/>
        <w:ind w:firstLine="284" w:end="0"/>
        <w:rPr/>
      </w:pPr>
      <w:r>
        <w:rPr>
          <w:sz w:val="22"/>
        </w:rPr>
        <w:t xml:space="preserve">2. Наречие </w:t>
      </w:r>
      <w:r>
        <w:rPr>
          <w:b/>
          <w:bCs/>
          <w:sz w:val="22"/>
          <w:lang w:val="en-US"/>
        </w:rPr>
        <w:t>donde</w:t>
      </w:r>
      <w:r>
        <w:rPr>
          <w:sz w:val="22"/>
        </w:rPr>
        <w:t xml:space="preserve"> с предлогом </w:t>
      </w:r>
      <w:r>
        <w:rPr>
          <w:b/>
          <w:bCs/>
          <w:sz w:val="22"/>
        </w:rPr>
        <w:t xml:space="preserve">а </w:t>
      </w:r>
      <w:r>
        <w:rPr>
          <w:sz w:val="22"/>
        </w:rPr>
        <w:t>имеет двойное написание: раздельное, если оно вводит обстоятельственное придаточное предложение:</w:t>
      </w:r>
    </w:p>
    <w:p>
      <w:pPr>
        <w:pStyle w:val="Normal1"/>
        <w:spacing w:lineRule="auto" w:line="240"/>
        <w:ind w:firstLine="284" w:end="0"/>
        <w:rPr>
          <w:sz w:val="22"/>
        </w:rPr>
      </w:pPr>
      <w:r>
        <w:rPr>
          <w:sz w:val="22"/>
        </w:rPr>
      </w:r>
    </w:p>
    <w:p>
      <w:pPr>
        <w:pStyle w:val="Normal1"/>
        <w:spacing w:lineRule="auto" w:line="240"/>
        <w:ind w:firstLine="284" w:end="0"/>
        <w:rPr/>
      </w:pPr>
      <w:r>
        <w:rPr>
          <w:sz w:val="22"/>
          <w:lang w:val="en-US"/>
        </w:rPr>
        <w:t xml:space="preserve">Prefiero ir a </w:t>
      </w:r>
      <w:r>
        <w:rPr>
          <w:i/>
          <w:iCs/>
          <w:sz w:val="22"/>
          <w:lang w:val="en-US"/>
        </w:rPr>
        <w:t>donde</w:t>
      </w:r>
      <w:r>
        <w:rPr>
          <w:sz w:val="22"/>
          <w:lang w:val="en-US"/>
        </w:rPr>
        <w:t xml:space="preserve"> tú vas.</w:t>
      </w:r>
    </w:p>
    <w:p>
      <w:pPr>
        <w:pStyle w:val="Normal1"/>
        <w:spacing w:lineRule="auto" w:line="240"/>
        <w:ind w:firstLine="284" w:end="0"/>
        <w:rPr>
          <w:sz w:val="22"/>
          <w:lang w:val="en-US"/>
        </w:rPr>
      </w:pPr>
      <w:r>
        <w:rPr>
          <w:sz w:val="22"/>
          <w:lang w:val="en-US"/>
        </w:rPr>
      </w:r>
    </w:p>
    <w:p>
      <w:pPr>
        <w:pStyle w:val="Normal1"/>
        <w:spacing w:lineRule="auto" w:line="240"/>
        <w:ind w:firstLine="284" w:end="0"/>
        <w:rPr>
          <w:sz w:val="22"/>
        </w:rPr>
      </w:pPr>
      <w:r>
        <w:rPr>
          <w:sz w:val="22"/>
        </w:rPr>
        <w:t>и слитное в придаточных определительных и во всех вопросительных предло</w:t>
        <w:softHyphen/>
        <w:t>жениях:</w:t>
      </w:r>
    </w:p>
    <w:p>
      <w:pPr>
        <w:pStyle w:val="Normal1"/>
        <w:spacing w:lineRule="auto" w:line="240"/>
        <w:ind w:firstLine="284" w:end="0"/>
        <w:rPr>
          <w:sz w:val="22"/>
        </w:rPr>
      </w:pPr>
      <w:r>
        <w:rPr>
          <w:sz w:val="22"/>
        </w:rPr>
      </w:r>
    </w:p>
    <w:p>
      <w:pPr>
        <w:pStyle w:val="Normal1"/>
        <w:spacing w:lineRule="auto" w:line="240"/>
        <w:ind w:firstLine="284" w:end="0"/>
        <w:rPr/>
      </w:pPr>
      <w:r>
        <w:rPr>
          <w:sz w:val="22"/>
          <w:lang w:val="en-US"/>
        </w:rPr>
        <w:t xml:space="preserve">Aquél era el lugar </w:t>
      </w:r>
      <w:r>
        <w:rPr>
          <w:i/>
          <w:iCs/>
          <w:sz w:val="22"/>
          <w:lang w:val="en-US"/>
        </w:rPr>
        <w:t>adonde</w:t>
      </w:r>
      <w:r>
        <w:rPr>
          <w:sz w:val="22"/>
          <w:lang w:val="en-US"/>
        </w:rPr>
        <w:t xml:space="preserve"> nos encaminabamos;</w:t>
      </w:r>
    </w:p>
    <w:p>
      <w:pPr>
        <w:pStyle w:val="Normal1"/>
        <w:spacing w:lineRule="auto" w:line="240"/>
        <w:ind w:firstLine="284" w:end="0"/>
        <w:rPr/>
      </w:pPr>
      <w:r>
        <w:rPr>
          <w:sz w:val="24"/>
          <w:lang w:val="en-US"/>
        </w:rPr>
        <w:t>¿</w:t>
      </w:r>
      <w:r>
        <w:rPr>
          <w:i/>
          <w:iCs/>
          <w:sz w:val="22"/>
          <w:lang w:val="en-US"/>
        </w:rPr>
        <w:t>Adonde</w:t>
      </w:r>
      <w:r>
        <w:rPr>
          <w:sz w:val="22"/>
          <w:lang w:val="en-US"/>
        </w:rPr>
        <w:t xml:space="preserve"> iremos mañana?</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sz w:val="24"/>
        </w:rPr>
      </w:pPr>
      <w:r>
        <w:rPr>
          <w:b/>
          <w:sz w:val="24"/>
        </w:rPr>
        <w:t>2. Придаточные предложения обстоятельства времени</w:t>
      </w:r>
    </w:p>
    <w:p>
      <w:pPr>
        <w:pStyle w:val="Normal1"/>
        <w:spacing w:lineRule="auto" w:line="240"/>
        <w:ind w:firstLine="284" w:end="0"/>
        <w:rPr>
          <w:b/>
          <w:sz w:val="24"/>
        </w:rPr>
      </w:pPr>
      <w:r>
        <w:rPr>
          <w:b/>
          <w:sz w:val="24"/>
        </w:rPr>
      </w:r>
    </w:p>
    <w:p>
      <w:pPr>
        <w:pStyle w:val="Normal1"/>
        <w:spacing w:lineRule="auto" w:line="240"/>
        <w:ind w:firstLine="284" w:end="0"/>
        <w:rPr/>
      </w:pPr>
      <w:r>
        <w:rPr>
          <w:sz w:val="24"/>
        </w:rPr>
        <w:t>Придаточные предложения обстоятельства времени указывают на различные временные отношения между действием главно</w:t>
        <w:softHyphen/>
        <w:t>го предложения и придаточного. Временные отношения включают в себя прежде всего понятие об одновременности и разновременно</w:t>
        <w:softHyphen/>
        <w:t xml:space="preserve">сти действия. Эти придаточные предложения присоединяются к главному с помощью наречий или же союзных оборотов: </w:t>
      </w:r>
      <w:r>
        <w:rPr>
          <w:b/>
          <w:sz w:val="24"/>
          <w:lang w:val="en-US"/>
        </w:rPr>
        <w:t>cuando</w:t>
      </w:r>
      <w:r>
        <w:rPr>
          <w:b/>
          <w:sz w:val="24"/>
        </w:rPr>
        <w:t xml:space="preserve">, </w:t>
      </w:r>
      <w:r>
        <w:rPr>
          <w:b/>
          <w:sz w:val="24"/>
          <w:lang w:val="en-US"/>
        </w:rPr>
        <w:t>mientras</w:t>
      </w:r>
      <w:r>
        <w:rPr>
          <w:b/>
          <w:sz w:val="24"/>
        </w:rPr>
        <w:t xml:space="preserve">, </w:t>
      </w:r>
      <w:r>
        <w:rPr>
          <w:b/>
          <w:sz w:val="24"/>
          <w:lang w:val="en-US"/>
        </w:rPr>
        <w:t>apenas</w:t>
      </w:r>
      <w:r>
        <w:rPr>
          <w:b/>
          <w:sz w:val="24"/>
        </w:rPr>
        <w:t xml:space="preserve">, </w:t>
      </w:r>
      <w:r>
        <w:rPr>
          <w:b/>
          <w:sz w:val="24"/>
          <w:lang w:val="en-US"/>
        </w:rPr>
        <w:t>en</w:t>
      </w:r>
      <w:r>
        <w:rPr>
          <w:b/>
          <w:sz w:val="24"/>
        </w:rPr>
        <w:t xml:space="preserve"> </w:t>
      </w:r>
      <w:r>
        <w:rPr>
          <w:b/>
          <w:sz w:val="24"/>
          <w:lang w:val="en-US"/>
        </w:rPr>
        <w:t>cuanto</w:t>
      </w:r>
      <w:r>
        <w:rPr>
          <w:b/>
          <w:sz w:val="24"/>
        </w:rPr>
        <w:t xml:space="preserve">, </w:t>
      </w:r>
      <w:r>
        <w:rPr>
          <w:b/>
          <w:sz w:val="24"/>
          <w:lang w:val="en-US"/>
        </w:rPr>
        <w:t>as</w:t>
      </w:r>
      <w:r>
        <w:rPr>
          <w:b/>
          <w:sz w:val="24"/>
        </w:rPr>
        <w:t xml:space="preserve">í </w:t>
      </w:r>
      <w:r>
        <w:rPr>
          <w:b/>
          <w:sz w:val="24"/>
          <w:lang w:val="en-US"/>
        </w:rPr>
        <w:t>que</w:t>
      </w:r>
      <w:r>
        <w:rPr>
          <w:b/>
          <w:sz w:val="24"/>
        </w:rPr>
        <w:t xml:space="preserve">, </w:t>
      </w:r>
      <w:r>
        <w:rPr>
          <w:b/>
          <w:sz w:val="24"/>
          <w:lang w:val="en-US"/>
        </w:rPr>
        <w:t>ahora</w:t>
      </w:r>
      <w:r>
        <w:rPr>
          <w:b/>
          <w:sz w:val="24"/>
        </w:rPr>
        <w:t xml:space="preserve"> </w:t>
      </w:r>
      <w:r>
        <w:rPr>
          <w:b/>
          <w:sz w:val="24"/>
          <w:lang w:val="en-US"/>
        </w:rPr>
        <w:t>que</w:t>
      </w:r>
      <w:r>
        <w:rPr>
          <w:b/>
          <w:sz w:val="24"/>
        </w:rPr>
        <w:t xml:space="preserve">, </w:t>
      </w:r>
      <w:r>
        <w:rPr>
          <w:b/>
          <w:sz w:val="24"/>
          <w:lang w:val="en-US"/>
        </w:rPr>
        <w:t>luego</w:t>
      </w:r>
      <w:r>
        <w:rPr>
          <w:b/>
          <w:sz w:val="24"/>
        </w:rPr>
        <w:t xml:space="preserve"> </w:t>
      </w:r>
      <w:r>
        <w:rPr>
          <w:b/>
          <w:sz w:val="24"/>
          <w:lang w:val="en-US"/>
        </w:rPr>
        <w:t>que</w:t>
      </w:r>
      <w:r>
        <w:rPr>
          <w:b/>
          <w:sz w:val="24"/>
        </w:rPr>
        <w:t xml:space="preserve">, </w:t>
      </w:r>
      <w:r>
        <w:rPr>
          <w:b/>
          <w:sz w:val="24"/>
          <w:lang w:val="en-US"/>
        </w:rPr>
        <w:t>antes</w:t>
      </w:r>
      <w:r>
        <w:rPr>
          <w:b/>
          <w:sz w:val="24"/>
        </w:rPr>
        <w:t xml:space="preserve"> </w:t>
      </w:r>
      <w:r>
        <w:rPr>
          <w:b/>
          <w:sz w:val="24"/>
          <w:lang w:val="en-US"/>
        </w:rPr>
        <w:t>de</w:t>
      </w:r>
      <w:r>
        <w:rPr>
          <w:b/>
          <w:sz w:val="24"/>
        </w:rPr>
        <w:t xml:space="preserve"> </w:t>
      </w:r>
      <w:r>
        <w:rPr>
          <w:b/>
          <w:sz w:val="24"/>
          <w:lang w:val="en-US"/>
        </w:rPr>
        <w:t>que</w:t>
      </w:r>
      <w:r>
        <w:rPr>
          <w:b/>
          <w:sz w:val="24"/>
        </w:rPr>
        <w:t xml:space="preserve">, </w:t>
      </w:r>
      <w:r>
        <w:rPr>
          <w:b/>
          <w:sz w:val="24"/>
          <w:lang w:val="en-US"/>
        </w:rPr>
        <w:t>hasta</w:t>
      </w:r>
      <w:r>
        <w:rPr>
          <w:b/>
          <w:sz w:val="24"/>
        </w:rPr>
        <w:t xml:space="preserve"> </w:t>
      </w:r>
      <w:r>
        <w:rPr>
          <w:b/>
          <w:sz w:val="24"/>
          <w:lang w:val="en-US"/>
        </w:rPr>
        <w:t>que</w:t>
      </w:r>
      <w:r>
        <w:rPr>
          <w:b/>
          <w:sz w:val="24"/>
        </w:rPr>
        <w:t xml:space="preserve"> </w:t>
      </w:r>
      <w:r>
        <w:rPr>
          <w:sz w:val="24"/>
        </w:rPr>
        <w:t>и т.д.</w:t>
      </w:r>
    </w:p>
    <w:p>
      <w:pPr>
        <w:pStyle w:val="Normal1"/>
        <w:spacing w:lineRule="auto" w:line="240"/>
        <w:ind w:firstLine="284" w:end="0"/>
        <w:rPr>
          <w:sz w:val="24"/>
        </w:rPr>
      </w:pPr>
      <w:r>
        <w:rPr>
          <w:sz w:val="24"/>
        </w:rPr>
      </w:r>
    </w:p>
    <w:p>
      <w:pPr>
        <w:pStyle w:val="Normal1"/>
        <w:spacing w:lineRule="auto" w:line="240"/>
        <w:ind w:firstLine="284" w:end="0"/>
        <w:rPr/>
      </w:pPr>
      <w:r>
        <w:rPr>
          <w:b/>
          <w:bCs/>
          <w:sz w:val="24"/>
          <w:lang w:val="en-US"/>
        </w:rPr>
        <w:t>Cuando</w:t>
      </w:r>
      <w:r>
        <w:rPr>
          <w:sz w:val="24"/>
          <w:lang w:val="en-US"/>
        </w:rPr>
        <w:t xml:space="preserve"> </w:t>
      </w:r>
      <w:r>
        <w:rPr>
          <w:i/>
          <w:iCs/>
          <w:sz w:val="24"/>
          <w:lang w:val="en-US"/>
        </w:rPr>
        <w:t>termino mis tareas del día</w:t>
      </w:r>
      <w:r>
        <w:rPr>
          <w:sz w:val="24"/>
          <w:lang w:val="en-US"/>
        </w:rPr>
        <w:t xml:space="preserve">, salgo a pasear. </w:t>
      </w:r>
    </w:p>
    <w:p>
      <w:pPr>
        <w:pStyle w:val="Normal1"/>
        <w:spacing w:lineRule="auto" w:line="240"/>
        <w:ind w:firstLine="284" w:end="0"/>
        <w:rPr/>
      </w:pPr>
      <w:r>
        <w:rPr>
          <w:b/>
          <w:bCs/>
          <w:sz w:val="24"/>
          <w:lang w:val="en-US"/>
        </w:rPr>
        <w:t>Así que</w:t>
      </w:r>
      <w:r>
        <w:rPr>
          <w:sz w:val="24"/>
          <w:lang w:val="en-US"/>
        </w:rPr>
        <w:t xml:space="preserve"> </w:t>
      </w:r>
      <w:r>
        <w:rPr>
          <w:i/>
          <w:iCs/>
          <w:sz w:val="24"/>
          <w:lang w:val="en-US"/>
        </w:rPr>
        <w:t>llegaron a Leningrado</w:t>
      </w:r>
      <w:r>
        <w:rPr>
          <w:sz w:val="24"/>
          <w:lang w:val="en-US"/>
        </w:rPr>
        <w:t xml:space="preserve">, fueron a visitar a sus parientes. </w:t>
      </w:r>
    </w:p>
    <w:p>
      <w:pPr>
        <w:pStyle w:val="Normal1"/>
        <w:spacing w:lineRule="auto" w:line="240"/>
        <w:ind w:firstLine="284" w:end="0"/>
        <w:rPr/>
      </w:pPr>
      <w:r>
        <w:rPr>
          <w:sz w:val="24"/>
          <w:lang w:val="en-US"/>
        </w:rPr>
        <w:t xml:space="preserve">Saldremos de la casa de campo </w:t>
      </w:r>
      <w:r>
        <w:rPr>
          <w:b/>
          <w:bCs/>
          <w:sz w:val="24"/>
          <w:lang w:val="en-US"/>
        </w:rPr>
        <w:t>en cuanto</w:t>
      </w:r>
      <w:r>
        <w:rPr>
          <w:sz w:val="24"/>
          <w:lang w:val="en-US"/>
        </w:rPr>
        <w:t xml:space="preserve"> </w:t>
      </w:r>
      <w:r>
        <w:rPr>
          <w:i/>
          <w:iCs/>
          <w:sz w:val="24"/>
          <w:lang w:val="en-US"/>
        </w:rPr>
        <w:t>amanezca</w:t>
      </w:r>
      <w:r>
        <w:rPr>
          <w:sz w:val="24"/>
          <w:lang w:val="en-US"/>
        </w:rPr>
        <w:t xml:space="preserve">. </w:t>
      </w:r>
    </w:p>
    <w:p>
      <w:pPr>
        <w:pStyle w:val="Normal1"/>
        <w:spacing w:lineRule="auto" w:line="240"/>
        <w:ind w:firstLine="284" w:end="0"/>
        <w:rPr/>
      </w:pPr>
      <w:r>
        <w:rPr>
          <w:b/>
          <w:bCs/>
          <w:sz w:val="24"/>
          <w:lang w:val="en-US"/>
        </w:rPr>
        <w:t>Ahora que</w:t>
      </w:r>
      <w:r>
        <w:rPr>
          <w:sz w:val="24"/>
          <w:lang w:val="en-US"/>
        </w:rPr>
        <w:t xml:space="preserve"> </w:t>
      </w:r>
      <w:r>
        <w:rPr>
          <w:i/>
          <w:iCs/>
          <w:sz w:val="24"/>
          <w:lang w:val="en-US"/>
        </w:rPr>
        <w:t>lo sé</w:t>
      </w:r>
      <w:r>
        <w:rPr>
          <w:sz w:val="24"/>
          <w:lang w:val="en-US"/>
        </w:rPr>
        <w:t xml:space="preserve">, te lo explico. </w:t>
      </w:r>
    </w:p>
    <w:p>
      <w:pPr>
        <w:pStyle w:val="Normal1"/>
        <w:spacing w:lineRule="auto" w:line="240"/>
        <w:ind w:firstLine="284" w:end="0"/>
        <w:rPr/>
      </w:pPr>
      <w:r>
        <w:rPr>
          <w:b/>
          <w:bCs/>
          <w:sz w:val="24"/>
          <w:lang w:val="en-US"/>
        </w:rPr>
        <w:t>Mientras</w:t>
      </w:r>
      <w:r>
        <w:rPr>
          <w:sz w:val="24"/>
          <w:lang w:val="en-US"/>
        </w:rPr>
        <w:t xml:space="preserve"> </w:t>
      </w:r>
      <w:r>
        <w:rPr>
          <w:i/>
          <w:iCs/>
          <w:sz w:val="24"/>
          <w:lang w:val="en-US"/>
        </w:rPr>
        <w:t>subía la escalera</w:t>
      </w:r>
      <w:r>
        <w:rPr>
          <w:sz w:val="24"/>
          <w:lang w:val="en-US"/>
        </w:rPr>
        <w:t xml:space="preserve">, su esperanza aumentaba. </w:t>
      </w:r>
    </w:p>
    <w:p>
      <w:pPr>
        <w:pStyle w:val="Normal1"/>
        <w:spacing w:lineRule="auto" w:line="240"/>
        <w:ind w:firstLine="284" w:end="0"/>
        <w:rPr>
          <w:sz w:val="24"/>
          <w:lang w:val="en-US"/>
        </w:rPr>
      </w:pPr>
      <w:r>
        <w:rPr>
          <w:sz w:val="24"/>
          <w:lang w:val="en-US"/>
        </w:rPr>
        <w:t xml:space="preserve">Esperare en el muelle hasta que llegue el buque. </w:t>
      </w:r>
    </w:p>
    <w:p>
      <w:pPr>
        <w:pStyle w:val="Normal1"/>
        <w:spacing w:lineRule="auto" w:line="240"/>
        <w:ind w:firstLine="284" w:end="0"/>
        <w:rPr/>
      </w:pPr>
      <w:r>
        <w:rPr>
          <w:b/>
          <w:bCs/>
          <w:sz w:val="24"/>
          <w:lang w:val="en-US"/>
        </w:rPr>
        <w:t>Desde que</w:t>
      </w:r>
      <w:r>
        <w:rPr>
          <w:sz w:val="24"/>
          <w:lang w:val="en-US"/>
        </w:rPr>
        <w:t xml:space="preserve"> </w:t>
      </w:r>
      <w:r>
        <w:rPr>
          <w:i/>
          <w:iCs/>
          <w:sz w:val="24"/>
          <w:lang w:val="en-US"/>
        </w:rPr>
        <w:t>hice el primer viaje turístico</w:t>
      </w:r>
      <w:r>
        <w:rPr>
          <w:sz w:val="24"/>
          <w:lang w:val="en-US"/>
        </w:rPr>
        <w:t>, cada año paso viajando mis vacaciones.</w:t>
      </w:r>
    </w:p>
    <w:p>
      <w:pPr>
        <w:pStyle w:val="Normal1"/>
        <w:spacing w:lineRule="auto" w:line="240"/>
        <w:ind w:firstLine="284" w:end="0"/>
        <w:rPr/>
      </w:pPr>
      <w:r>
        <w:rPr>
          <w:b/>
          <w:bCs/>
          <w:sz w:val="24"/>
          <w:lang w:val="en-US"/>
        </w:rPr>
        <w:t>Antes que</w:t>
      </w:r>
      <w:r>
        <w:rPr>
          <w:sz w:val="24"/>
          <w:lang w:val="en-US"/>
        </w:rPr>
        <w:t xml:space="preserve"> </w:t>
      </w:r>
      <w:r>
        <w:rPr>
          <w:i/>
          <w:iCs/>
          <w:sz w:val="24"/>
          <w:lang w:val="en-US"/>
        </w:rPr>
        <w:t>regresen los padres</w:t>
      </w:r>
      <w:r>
        <w:rPr>
          <w:sz w:val="24"/>
          <w:lang w:val="en-US"/>
        </w:rPr>
        <w:t>, ya habremos terminado los ejercicios.</w:t>
      </w:r>
    </w:p>
    <w:p>
      <w:pPr>
        <w:pStyle w:val="Normal1"/>
        <w:spacing w:lineRule="auto" w:line="240"/>
        <w:ind w:firstLine="284" w:end="0"/>
        <w:rPr/>
      </w:pPr>
      <w:r>
        <w:rPr>
          <w:b/>
          <w:bCs/>
          <w:sz w:val="24"/>
          <w:lang w:val="en-US"/>
        </w:rPr>
        <w:t>Así que</w:t>
      </w:r>
      <w:r>
        <w:rPr>
          <w:sz w:val="24"/>
          <w:lang w:val="en-US"/>
        </w:rPr>
        <w:t xml:space="preserve"> </w:t>
      </w:r>
      <w:r>
        <w:rPr>
          <w:i/>
          <w:iCs/>
          <w:sz w:val="24"/>
          <w:lang w:val="en-US"/>
        </w:rPr>
        <w:t>reciba tu aviso</w:t>
      </w:r>
      <w:r>
        <w:rPr>
          <w:sz w:val="24"/>
          <w:lang w:val="en-US"/>
        </w:rPr>
        <w:t>, realizaré el viaje.</w:t>
      </w:r>
    </w:p>
    <w:p>
      <w:pPr>
        <w:pStyle w:val="Normal1"/>
        <w:spacing w:lineRule="auto" w:line="240"/>
        <w:ind w:firstLine="284" w:end="0"/>
        <w:rPr/>
      </w:pPr>
      <w:r>
        <w:rPr>
          <w:sz w:val="24"/>
          <w:lang w:val="en-US"/>
        </w:rPr>
        <w:t xml:space="preserve">Iré a la tienda </w:t>
      </w:r>
      <w:r>
        <w:rPr>
          <w:b/>
          <w:bCs/>
          <w:sz w:val="24"/>
          <w:lang w:val="en-US"/>
        </w:rPr>
        <w:t>en tanto</w:t>
      </w:r>
      <w:r>
        <w:rPr>
          <w:sz w:val="24"/>
          <w:lang w:val="en-US"/>
        </w:rPr>
        <w:t xml:space="preserve"> </w:t>
      </w:r>
      <w:r>
        <w:rPr>
          <w:i/>
          <w:iCs/>
          <w:sz w:val="24"/>
          <w:lang w:val="en-US"/>
        </w:rPr>
        <w:t>que tú escribes la carta</w:t>
      </w:r>
      <w:r>
        <w:rPr>
          <w:sz w:val="24"/>
          <w:lang w:val="en-US"/>
        </w:rPr>
        <w:t>.</w:t>
      </w:r>
    </w:p>
    <w:p>
      <w:pPr>
        <w:pStyle w:val="Normal1"/>
        <w:spacing w:lineRule="auto" w:line="240"/>
        <w:ind w:firstLine="284" w:end="0"/>
        <w:rPr/>
      </w:pPr>
      <w:r>
        <w:rPr>
          <w:b/>
          <w:bCs/>
          <w:sz w:val="24"/>
          <w:lang w:val="en-US"/>
        </w:rPr>
        <w:t>Después que</w:t>
      </w:r>
      <w:r>
        <w:rPr>
          <w:sz w:val="24"/>
          <w:lang w:val="en-US"/>
        </w:rPr>
        <w:t xml:space="preserve"> </w:t>
      </w:r>
      <w:r>
        <w:rPr>
          <w:i/>
          <w:iCs/>
          <w:sz w:val="24"/>
          <w:lang w:val="en-US"/>
        </w:rPr>
        <w:t>cumplas tus deberes</w:t>
      </w:r>
      <w:r>
        <w:rPr>
          <w:sz w:val="24"/>
          <w:lang w:val="en-US"/>
        </w:rPr>
        <w:t>, puedes ir al cine.</w:t>
      </w:r>
    </w:p>
    <w:p>
      <w:pPr>
        <w:pStyle w:val="Normal1"/>
        <w:spacing w:lineRule="auto" w:line="240"/>
        <w:ind w:firstLine="284" w:end="0"/>
        <w:rPr/>
      </w:pPr>
      <w:r>
        <w:rPr>
          <w:b/>
          <w:bCs/>
          <w:sz w:val="24"/>
          <w:lang w:val="en-US"/>
        </w:rPr>
        <w:t>Luego que</w:t>
      </w:r>
      <w:r>
        <w:rPr>
          <w:sz w:val="24"/>
          <w:lang w:val="en-US"/>
        </w:rPr>
        <w:t xml:space="preserve"> nos vio, salió precipitadamente de la habitación. </w:t>
      </w:r>
    </w:p>
    <w:p>
      <w:pPr>
        <w:pStyle w:val="Normal1"/>
        <w:spacing w:lineRule="auto" w:line="240"/>
        <w:ind w:firstLine="284" w:end="0"/>
        <w:rPr/>
      </w:pPr>
      <w:r>
        <w:rPr>
          <w:b/>
          <w:bCs/>
          <w:sz w:val="24"/>
          <w:lang w:val="en-US"/>
        </w:rPr>
        <w:t>No bien</w:t>
      </w:r>
      <w:r>
        <w:rPr>
          <w:sz w:val="24"/>
          <w:lang w:val="en-US"/>
        </w:rPr>
        <w:t xml:space="preserve"> </w:t>
      </w:r>
      <w:r>
        <w:rPr>
          <w:i/>
          <w:iCs/>
          <w:sz w:val="24"/>
          <w:lang w:val="en-US"/>
        </w:rPr>
        <w:t>hubimos entrado en la habitación</w:t>
      </w:r>
      <w:r>
        <w:rPr>
          <w:sz w:val="24"/>
          <w:lang w:val="en-US"/>
        </w:rPr>
        <w:t>, nos encontramos con nuestros amigos.</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rPr>
        <w:t>Примечание</w:t>
      </w:r>
      <w:r>
        <w:rPr/>
        <w:t xml:space="preserve">. Не следует путать придаточные предложения обстоятельства времени, вводимые наречием </w:t>
      </w:r>
      <w:r>
        <w:rPr>
          <w:b/>
          <w:bCs/>
          <w:lang w:val="en-US"/>
        </w:rPr>
        <w:t>cuando</w:t>
      </w:r>
      <w:r>
        <w:rPr/>
        <w:t>, с придаточными дополнительными предло</w:t>
        <w:softHyphen/>
        <w:t xml:space="preserve">жениями, начинающимися тем же словом. В таких </w:t>
      </w:r>
      <w:r>
        <w:rPr>
          <w:spacing w:val="20"/>
        </w:rPr>
        <w:t>дополнительных</w:t>
      </w:r>
      <w:r>
        <w:rPr/>
        <w:t xml:space="preserve"> предложени</w:t>
        <w:softHyphen/>
        <w:t xml:space="preserve">ях наречие </w:t>
      </w:r>
      <w:r>
        <w:rPr>
          <w:b/>
          <w:bCs/>
          <w:lang w:val="en-US"/>
        </w:rPr>
        <w:t>cuando</w:t>
      </w:r>
      <w:r>
        <w:rPr/>
        <w:t xml:space="preserve"> обычно пишется со знаком </w:t>
      </w:r>
      <w:r>
        <w:rPr>
          <w:b/>
          <w:bCs/>
          <w:lang w:val="en-US"/>
        </w:rPr>
        <w:t>acehto</w:t>
      </w:r>
      <w:r>
        <w:rPr/>
        <w:t>:</w:t>
      </w:r>
    </w:p>
    <w:p>
      <w:pPr>
        <w:pStyle w:val="Normal1"/>
        <w:spacing w:lineRule="auto" w:line="240"/>
        <w:ind w:firstLine="284" w:end="0"/>
        <w:rPr/>
      </w:pPr>
      <w:r>
        <w:rPr/>
      </w:r>
    </w:p>
    <w:p>
      <w:pPr>
        <w:pStyle w:val="Normal1"/>
        <w:spacing w:lineRule="auto" w:line="240"/>
        <w:ind w:firstLine="284" w:end="0"/>
        <w:rPr>
          <w:sz w:val="24"/>
          <w:lang w:val="en-US"/>
        </w:rPr>
      </w:pPr>
      <w:r>
        <w:rPr>
          <w:sz w:val="24"/>
          <w:lang w:val="en-US"/>
        </w:rPr>
        <w:t xml:space="preserve">No se cuándo empiezan las vacaciones.      </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sz w:val="24"/>
        </w:rPr>
      </w:pPr>
      <w:r>
        <w:rPr>
          <w:i/>
          <w:sz w:val="24"/>
        </w:rPr>
        <w:t>3.Придаточные предложения обстоятельства образа действия</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Придаточные предложения названного вида указывают на </w:t>
      </w:r>
      <w:r>
        <w:rPr>
          <w:spacing w:val="26"/>
          <w:sz w:val="24"/>
        </w:rPr>
        <w:t>характер</w:t>
      </w:r>
      <w:r>
        <w:rPr>
          <w:sz w:val="24"/>
        </w:rPr>
        <w:t xml:space="preserve"> действия, способ его осуществления. Придаточные образа действия присоединяются к главному предложению с помощью со</w:t>
        <w:softHyphen/>
        <w:t xml:space="preserve">юзов и союзных оборотов: </w:t>
      </w:r>
      <w:r>
        <w:rPr>
          <w:b/>
          <w:sz w:val="24"/>
          <w:lang w:val="en-US"/>
        </w:rPr>
        <w:t>como</w:t>
      </w:r>
      <w:r>
        <w:rPr>
          <w:b/>
          <w:sz w:val="24"/>
        </w:rPr>
        <w:t xml:space="preserve">, </w:t>
      </w:r>
      <w:r>
        <w:rPr>
          <w:b/>
          <w:sz w:val="24"/>
          <w:lang w:val="en-US"/>
        </w:rPr>
        <w:t>seg</w:t>
      </w:r>
      <w:r>
        <w:rPr>
          <w:b/>
          <w:sz w:val="24"/>
        </w:rPr>
        <w:t>ú</w:t>
      </w:r>
      <w:r>
        <w:rPr>
          <w:b/>
          <w:sz w:val="24"/>
          <w:lang w:val="en-US"/>
        </w:rPr>
        <w:t>n</w:t>
      </w:r>
      <w:r>
        <w:rPr>
          <w:b/>
          <w:sz w:val="24"/>
        </w:rPr>
        <w:t xml:space="preserve">, </w:t>
      </w:r>
      <w:r>
        <w:rPr>
          <w:b/>
          <w:sz w:val="24"/>
          <w:lang w:val="en-US"/>
        </w:rPr>
        <w:t>seg</w:t>
      </w:r>
      <w:r>
        <w:rPr>
          <w:b/>
          <w:sz w:val="24"/>
        </w:rPr>
        <w:t>ú</w:t>
      </w:r>
      <w:r>
        <w:rPr>
          <w:b/>
          <w:sz w:val="24"/>
          <w:lang w:val="en-US"/>
        </w:rPr>
        <w:t>n</w:t>
      </w:r>
      <w:r>
        <w:rPr>
          <w:b/>
          <w:sz w:val="24"/>
        </w:rPr>
        <w:t xml:space="preserve"> </w:t>
      </w:r>
      <w:r>
        <w:rPr>
          <w:b/>
          <w:sz w:val="24"/>
          <w:lang w:val="en-US"/>
        </w:rPr>
        <w:t>que</w:t>
      </w:r>
      <w:r>
        <w:rPr>
          <w:b/>
          <w:sz w:val="24"/>
        </w:rPr>
        <w:t xml:space="preserve">, </w:t>
      </w:r>
      <w:r>
        <w:rPr>
          <w:b/>
          <w:sz w:val="24"/>
          <w:lang w:val="en-US"/>
        </w:rPr>
        <w:t>conforms</w:t>
      </w:r>
      <w:r>
        <w:rPr>
          <w:b/>
          <w:sz w:val="24"/>
        </w:rPr>
        <w:t xml:space="preserve">, </w:t>
      </w:r>
      <w:r>
        <w:rPr>
          <w:b/>
          <w:sz w:val="24"/>
          <w:lang w:val="en-US"/>
        </w:rPr>
        <w:t>de</w:t>
      </w:r>
      <w:r>
        <w:rPr>
          <w:b/>
          <w:sz w:val="24"/>
        </w:rPr>
        <w:t xml:space="preserve"> </w:t>
      </w:r>
      <w:r>
        <w:rPr>
          <w:b/>
          <w:sz w:val="24"/>
          <w:lang w:val="en-US"/>
        </w:rPr>
        <w:t>manera</w:t>
      </w:r>
      <w:r>
        <w:rPr>
          <w:b/>
          <w:sz w:val="24"/>
        </w:rPr>
        <w:t xml:space="preserve"> </w:t>
      </w:r>
      <w:r>
        <w:rPr>
          <w:b/>
          <w:sz w:val="24"/>
          <w:lang w:val="en-US"/>
        </w:rPr>
        <w:t>que</w:t>
      </w:r>
      <w:r>
        <w:rPr>
          <w:sz w:val="24"/>
        </w:rPr>
        <w:t xml:space="preserve"> и др.:</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Hiciste el trabajo como </w:t>
      </w:r>
      <w:r>
        <w:rPr>
          <w:i/>
          <w:iCs/>
          <w:sz w:val="24"/>
          <w:lang w:val="en-US"/>
        </w:rPr>
        <w:t>te habían indicado</w:t>
      </w:r>
      <w:r>
        <w:rPr>
          <w:sz w:val="24"/>
          <w:lang w:val="en-US"/>
        </w:rPr>
        <w:t xml:space="preserve">. </w:t>
      </w:r>
    </w:p>
    <w:p>
      <w:pPr>
        <w:pStyle w:val="Normal1"/>
        <w:spacing w:lineRule="auto" w:line="240"/>
        <w:ind w:firstLine="284" w:end="0"/>
        <w:rPr/>
      </w:pPr>
      <w:r>
        <w:rPr>
          <w:sz w:val="24"/>
        </w:rPr>
        <w:t>Те</w:t>
      </w:r>
      <w:r>
        <w:rPr>
          <w:sz w:val="24"/>
          <w:lang w:val="en-US"/>
        </w:rPr>
        <w:t xml:space="preserve"> lo cuento como </w:t>
      </w:r>
      <w:r>
        <w:rPr>
          <w:i/>
          <w:iCs/>
          <w:sz w:val="24"/>
          <w:lang w:val="en-US"/>
        </w:rPr>
        <w:t>me lo contaron</w:t>
      </w:r>
      <w:r>
        <w:rPr>
          <w:sz w:val="24"/>
          <w:lang w:val="en-US"/>
        </w:rPr>
        <w:t xml:space="preserve">. </w:t>
      </w:r>
    </w:p>
    <w:p>
      <w:pPr>
        <w:pStyle w:val="Normal1"/>
        <w:spacing w:lineRule="auto" w:line="240"/>
        <w:ind w:firstLine="284" w:end="0"/>
        <w:rPr/>
      </w:pPr>
      <w:r>
        <w:rPr>
          <w:sz w:val="24"/>
          <w:lang w:val="en-US"/>
        </w:rPr>
        <w:t xml:space="preserve">Lo prepararemos </w:t>
      </w:r>
      <w:r>
        <w:rPr>
          <w:b/>
          <w:bCs/>
          <w:sz w:val="24"/>
          <w:lang w:val="en-US"/>
        </w:rPr>
        <w:t>conforme</w:t>
      </w:r>
      <w:r>
        <w:rPr>
          <w:sz w:val="24"/>
          <w:lang w:val="en-US"/>
        </w:rPr>
        <w:t xml:space="preserve"> nos lo </w:t>
      </w:r>
      <w:r>
        <w:rPr>
          <w:i/>
          <w:iCs/>
          <w:sz w:val="24"/>
          <w:lang w:val="en-US"/>
        </w:rPr>
        <w:t>han dicho</w:t>
      </w:r>
      <w:r>
        <w:rPr>
          <w:sz w:val="24"/>
          <w:lang w:val="en-US"/>
        </w:rPr>
        <w:t xml:space="preserve">. </w:t>
      </w:r>
    </w:p>
    <w:p>
      <w:pPr>
        <w:pStyle w:val="Normal1"/>
        <w:spacing w:lineRule="auto" w:line="240"/>
        <w:ind w:firstLine="284" w:end="0"/>
        <w:rPr/>
      </w:pPr>
      <w:r>
        <w:rPr>
          <w:sz w:val="24"/>
          <w:lang w:val="en-US"/>
        </w:rPr>
        <w:t xml:space="preserve">Firmo el documento según </w:t>
      </w:r>
      <w:r>
        <w:rPr>
          <w:i/>
          <w:iCs/>
          <w:sz w:val="24"/>
          <w:lang w:val="en-US"/>
        </w:rPr>
        <w:t>dispone la ley</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rPr>
        <w:t>Примечание</w:t>
      </w:r>
      <w:r>
        <w:rPr>
          <w:sz w:val="22"/>
        </w:rPr>
        <w:t xml:space="preserve">. Придаточные предложения образа действия с союзным словом </w:t>
      </w:r>
      <w:r>
        <w:rPr>
          <w:b/>
          <w:sz w:val="22"/>
        </w:rPr>
        <w:t>como</w:t>
      </w:r>
      <w:r>
        <w:rPr>
          <w:sz w:val="22"/>
        </w:rPr>
        <w:t xml:space="preserve"> имеют некоторое формальное сходство с придаточными дополнительными предложениями, вводимыми тем же словом. В подобных дополнительных предложениях como обычно пишется со знаком </w:t>
      </w:r>
      <w:r>
        <w:rPr>
          <w:sz w:val="22"/>
          <w:lang w:val="en-US"/>
        </w:rPr>
        <w:t>acento</w:t>
      </w:r>
      <w:r>
        <w:rPr>
          <w:sz w:val="22"/>
        </w:rPr>
        <w:t>.</w:t>
      </w:r>
    </w:p>
    <w:p>
      <w:pPr>
        <w:pStyle w:val="Normal1"/>
        <w:spacing w:lineRule="auto" w:line="240"/>
        <w:ind w:firstLine="284" w:end="0"/>
        <w:rPr/>
      </w:pPr>
      <w:r>
        <w:rPr>
          <w:sz w:val="22"/>
          <w:lang w:val="en-US"/>
        </w:rPr>
        <w:t xml:space="preserve">Ella no sabe ahora </w:t>
      </w:r>
      <w:r>
        <w:rPr>
          <w:i/>
          <w:iCs/>
          <w:sz w:val="22"/>
          <w:lang w:val="en-US"/>
        </w:rPr>
        <w:t>cómo</w:t>
      </w:r>
      <w:r>
        <w:rPr>
          <w:sz w:val="22"/>
          <w:lang w:val="en-US"/>
        </w:rPr>
        <w:t xml:space="preserve"> sigue el enfermo.</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sz w:val="24"/>
        </w:rPr>
      </w:pPr>
      <w:r>
        <w:rPr>
          <w:i/>
          <w:sz w:val="24"/>
        </w:rPr>
        <w:t>4. Придаточные предложения обстоятельства сравнения</w:t>
      </w:r>
    </w:p>
    <w:p>
      <w:pPr>
        <w:pStyle w:val="Normal1"/>
        <w:spacing w:lineRule="auto" w:line="240"/>
        <w:ind w:firstLine="284" w:end="0"/>
        <w:rPr>
          <w:i/>
          <w:i/>
          <w:sz w:val="24"/>
        </w:rPr>
      </w:pPr>
      <w:r>
        <w:rPr>
          <w:i/>
          <w:sz w:val="24"/>
        </w:rPr>
      </w:r>
    </w:p>
    <w:p>
      <w:pPr>
        <w:pStyle w:val="Normal1"/>
        <w:spacing w:lineRule="auto" w:line="240"/>
        <w:ind w:firstLine="284" w:end="0"/>
        <w:rPr>
          <w:sz w:val="24"/>
        </w:rPr>
      </w:pPr>
      <w:r>
        <w:rPr>
          <w:sz w:val="24"/>
        </w:rPr>
        <w:t xml:space="preserve">Придаточные предложения данного типа поясняют с помощью сравнения то, о чем говорится в главном предложении. В качестве союзов употребляются: </w:t>
      </w:r>
      <w:r>
        <w:rPr>
          <w:b/>
          <w:sz w:val="24"/>
          <w:lang w:val="en-US"/>
        </w:rPr>
        <w:t>como</w:t>
      </w:r>
      <w:r>
        <w:rPr>
          <w:b/>
          <w:sz w:val="24"/>
        </w:rPr>
        <w:t xml:space="preserve">, </w:t>
      </w:r>
      <w:r>
        <w:rPr>
          <w:b/>
          <w:sz w:val="24"/>
          <w:lang w:val="en-US"/>
        </w:rPr>
        <w:t>como</w:t>
      </w:r>
      <w:r>
        <w:rPr>
          <w:b/>
          <w:sz w:val="24"/>
        </w:rPr>
        <w:t xml:space="preserve"> </w:t>
      </w:r>
      <w:r>
        <w:rPr>
          <w:b/>
          <w:sz w:val="24"/>
          <w:lang w:val="en-US"/>
        </w:rPr>
        <w:t>si</w:t>
      </w:r>
      <w:r>
        <w:rPr>
          <w:b/>
          <w:sz w:val="24"/>
        </w:rPr>
        <w:t xml:space="preserve">, </w:t>
      </w:r>
      <w:r>
        <w:rPr>
          <w:b/>
          <w:sz w:val="24"/>
          <w:lang w:val="en-US"/>
        </w:rPr>
        <w:t>as</w:t>
      </w:r>
      <w:r>
        <w:rPr>
          <w:b/>
          <w:sz w:val="24"/>
        </w:rPr>
        <w:t xml:space="preserve">í </w:t>
      </w:r>
      <w:r>
        <w:rPr>
          <w:b/>
          <w:sz w:val="24"/>
          <w:lang w:val="en-US"/>
        </w:rPr>
        <w:t>como</w:t>
      </w:r>
      <w:r>
        <w:rPr>
          <w:b/>
          <w:sz w:val="24"/>
        </w:rPr>
        <w:t xml:space="preserve">, </w:t>
      </w:r>
      <w:r>
        <w:rPr>
          <w:b/>
          <w:sz w:val="24"/>
          <w:lang w:val="en-US"/>
        </w:rPr>
        <w:t>que</w:t>
      </w:r>
      <w:r>
        <w:rPr>
          <w:b/>
          <w:sz w:val="24"/>
        </w:rPr>
        <w:t xml:space="preserve">, </w:t>
      </w:r>
      <w:r>
        <w:rPr>
          <w:b/>
          <w:sz w:val="24"/>
          <w:lang w:val="en-US"/>
        </w:rPr>
        <w:t>cual</w:t>
      </w:r>
      <w:r>
        <w:rPr>
          <w:b/>
          <w:sz w:val="24"/>
        </w:rPr>
        <w:t xml:space="preserve"> (</w:t>
      </w:r>
      <w:r>
        <w:rPr>
          <w:b/>
          <w:sz w:val="24"/>
          <w:lang w:val="en-US"/>
        </w:rPr>
        <w:t>es</w:t>
      </w:r>
      <w:r>
        <w:rPr>
          <w:b/>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Cada soldado se defendió del ataque, </w:t>
      </w:r>
      <w:r>
        <w:rPr>
          <w:b/>
          <w:bCs/>
          <w:sz w:val="24"/>
          <w:lang w:val="en-US"/>
        </w:rPr>
        <w:t>como</w:t>
      </w:r>
      <w:r>
        <w:rPr>
          <w:sz w:val="24"/>
          <w:lang w:val="en-US"/>
        </w:rPr>
        <w:t xml:space="preserve"> </w:t>
      </w:r>
      <w:r>
        <w:rPr>
          <w:i/>
          <w:iCs/>
          <w:sz w:val="24"/>
          <w:lang w:val="en-US"/>
        </w:rPr>
        <w:t>se defiende un león de sus enemigos</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Испанские грамматисты подразделяют придаточные предложе</w:t>
        <w:softHyphen/>
        <w:t xml:space="preserve">ния обстоятельства сравнения как бы на   </w:t>
      </w:r>
      <w:r>
        <w:rPr>
          <w:spacing w:val="20"/>
          <w:sz w:val="24"/>
        </w:rPr>
        <w:t xml:space="preserve">два </w:t>
      </w:r>
      <w:r>
        <w:rPr>
          <w:sz w:val="24"/>
        </w:rPr>
        <w:t xml:space="preserve"> разряда:</w:t>
      </w:r>
    </w:p>
    <w:p>
      <w:pPr>
        <w:pStyle w:val="Normal1"/>
        <w:spacing w:lineRule="auto" w:line="240"/>
        <w:ind w:firstLine="284" w:end="0"/>
        <w:rPr>
          <w:sz w:val="24"/>
        </w:rPr>
      </w:pPr>
      <w:r>
        <w:rPr>
          <w:sz w:val="24"/>
        </w:rPr>
        <w:t>а) предложения, в которых сравнивается качество действия, т.е. его характер, способ и т.п. и которые сближаются тем самым с при</w:t>
        <w:softHyphen/>
        <w:t>даточным обстоятельства образа действия: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La muchacha quisiera huir como </w:t>
      </w:r>
      <w:r>
        <w:rPr>
          <w:i/>
          <w:iCs/>
          <w:sz w:val="24"/>
          <w:lang w:val="en-US"/>
        </w:rPr>
        <w:t>huye un pajarito a la llegada del gavilán.</w:t>
      </w:r>
    </w:p>
    <w:p>
      <w:pPr>
        <w:pStyle w:val="Normal1"/>
        <w:spacing w:lineRule="auto" w:line="240"/>
        <w:ind w:firstLine="284" w:end="0"/>
        <w:rPr>
          <w:i/>
          <w:i/>
          <w:iCs/>
          <w:sz w:val="24"/>
          <w:lang w:val="en-US"/>
        </w:rPr>
      </w:pPr>
      <w:r>
        <w:rPr>
          <w:i/>
          <w:iCs/>
          <w:sz w:val="24"/>
          <w:lang w:val="en-US"/>
        </w:rPr>
      </w:r>
    </w:p>
    <w:p>
      <w:pPr>
        <w:pStyle w:val="Normal1"/>
        <w:spacing w:lineRule="auto" w:line="240"/>
        <w:ind w:firstLine="284" w:end="0"/>
        <w:rPr>
          <w:sz w:val="24"/>
        </w:rPr>
      </w:pPr>
      <w:r>
        <w:rPr>
          <w:sz w:val="24"/>
        </w:rPr>
        <w:t>б) предложения, в которых дается сравнение, указывающее на степень качества, интенсивности или на численность и величину чего-либо:</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cielo era tan despejado </w:t>
      </w:r>
      <w:r>
        <w:rPr>
          <w:i/>
          <w:iCs/>
          <w:sz w:val="24"/>
          <w:lang w:val="en-US"/>
        </w:rPr>
        <w:t>como pueden ser claras las aguas cristalinas de algún lago en las montañas.</w:t>
      </w:r>
    </w:p>
    <w:p>
      <w:pPr>
        <w:pStyle w:val="Normal1"/>
        <w:spacing w:lineRule="auto" w:line="240"/>
        <w:ind w:firstLine="284" w:end="0"/>
        <w:rPr>
          <w:i/>
          <w:i/>
          <w:iCs/>
          <w:sz w:val="24"/>
          <w:lang w:val="en-US"/>
        </w:rPr>
      </w:pPr>
      <w:r>
        <w:rPr>
          <w:i/>
          <w:iCs/>
          <w:sz w:val="24"/>
          <w:lang w:val="en-US"/>
        </w:rPr>
      </w:r>
    </w:p>
    <w:p>
      <w:pPr>
        <w:pStyle w:val="Normal1"/>
        <w:spacing w:lineRule="auto" w:line="240"/>
        <w:ind w:firstLine="284" w:end="0"/>
        <w:rPr>
          <w:sz w:val="24"/>
        </w:rPr>
      </w:pPr>
      <w:r>
        <w:rPr>
          <w:sz w:val="24"/>
        </w:rPr>
        <w:t>Чаще всего сравнение осуществляется с помощью сравнитель</w:t>
        <w:softHyphen/>
        <w:t>ных оборотов, один компонент которых находится в главном пред</w:t>
        <w:softHyphen/>
        <w:t>ложении, а второй в придаточном.</w:t>
      </w:r>
    </w:p>
    <w:p>
      <w:pPr>
        <w:pStyle w:val="Normal1"/>
        <w:spacing w:lineRule="auto" w:line="240"/>
        <w:ind w:firstLine="284" w:end="0"/>
        <w:rPr>
          <w:sz w:val="24"/>
        </w:rPr>
      </w:pPr>
      <w:r>
        <w:rPr>
          <w:sz w:val="24"/>
        </w:rPr>
        <w:t>В сложноподчиненных предложениях с придаточными обстоя</w:t>
        <w:softHyphen/>
        <w:t>тельства сравнения, в которых сравниваются качественные призна</w:t>
        <w:softHyphen/>
        <w:t>ки, наиболее употребительными являются обороты:</w:t>
      </w:r>
    </w:p>
    <w:p>
      <w:pPr>
        <w:pStyle w:val="Normal1"/>
        <w:spacing w:lineRule="auto" w:line="240"/>
        <w:ind w:firstLine="284" w:start="1276" w:end="0"/>
        <w:rPr>
          <w:b/>
          <w:sz w:val="24"/>
        </w:rPr>
      </w:pPr>
      <w:r>
        <w:rPr>
          <w:b/>
          <w:sz w:val="24"/>
        </w:rPr>
      </w:r>
    </w:p>
    <w:p>
      <w:pPr>
        <w:pStyle w:val="Normal1"/>
        <w:spacing w:lineRule="auto" w:line="240"/>
        <w:ind w:firstLine="284" w:start="1276" w:end="0"/>
        <w:rPr>
          <w:b/>
          <w:sz w:val="24"/>
          <w:lang w:val="en-US"/>
        </w:rPr>
      </w:pPr>
      <w:r>
        <w:rPr>
          <w:b/>
          <w:sz w:val="24"/>
          <w:lang w:val="en-US"/>
        </w:rPr>
        <w:t xml:space="preserve">así...como                 así... cual(es) </w:t>
      </w:r>
    </w:p>
    <w:p>
      <w:pPr>
        <w:pStyle w:val="Normal1"/>
        <w:spacing w:lineRule="auto" w:line="240"/>
        <w:ind w:firstLine="284" w:start="1276" w:end="0"/>
        <w:rPr>
          <w:b/>
          <w:sz w:val="24"/>
          <w:lang w:val="en-US"/>
        </w:rPr>
      </w:pPr>
      <w:r>
        <w:rPr>
          <w:b/>
          <w:sz w:val="24"/>
          <w:lang w:val="en-US"/>
        </w:rPr>
        <w:t>tal(es)... como          tal(es)... cual(es)</w:t>
      </w:r>
    </w:p>
    <w:p>
      <w:pPr>
        <w:pStyle w:val="Normal1"/>
        <w:spacing w:lineRule="auto" w:line="240"/>
        <w:ind w:firstLine="284" w:end="0"/>
        <w:rPr>
          <w:b/>
          <w:sz w:val="24"/>
          <w:lang w:val="en-US"/>
        </w:rPr>
      </w:pPr>
      <w:r>
        <w:rPr>
          <w:b/>
          <w:sz w:val="24"/>
          <w:lang w:val="en-US"/>
        </w:rPr>
      </w:r>
    </w:p>
    <w:p>
      <w:pPr>
        <w:pStyle w:val="Normal1"/>
        <w:spacing w:lineRule="auto" w:line="240"/>
        <w:ind w:firstLine="284" w:end="0"/>
        <w:rPr/>
      </w:pPr>
      <w:r>
        <w:rPr>
          <w:i/>
          <w:iCs/>
          <w:sz w:val="24"/>
          <w:lang w:val="en-US"/>
        </w:rPr>
        <w:t>Así se</w:t>
      </w:r>
      <w:r>
        <w:rPr>
          <w:sz w:val="24"/>
          <w:lang w:val="en-US"/>
        </w:rPr>
        <w:t xml:space="preserve"> comportan los niños </w:t>
      </w:r>
      <w:r>
        <w:rPr>
          <w:i/>
          <w:iCs/>
          <w:sz w:val="24"/>
          <w:lang w:val="en-US"/>
        </w:rPr>
        <w:t>como</w:t>
      </w:r>
      <w:r>
        <w:rPr>
          <w:sz w:val="24"/>
          <w:lang w:val="en-US"/>
        </w:rPr>
        <w:t xml:space="preserve"> lo hacen los mayores. </w:t>
      </w:r>
    </w:p>
    <w:p>
      <w:pPr>
        <w:pStyle w:val="Normal1"/>
        <w:spacing w:lineRule="auto" w:line="240"/>
        <w:ind w:firstLine="284" w:end="0"/>
        <w:rPr/>
      </w:pPr>
      <w:r>
        <w:rPr>
          <w:i/>
          <w:iCs/>
          <w:sz w:val="24"/>
          <w:lang w:val="en-US"/>
        </w:rPr>
        <w:t>Tales</w:t>
      </w:r>
      <w:r>
        <w:rPr>
          <w:sz w:val="24"/>
          <w:lang w:val="en-US"/>
        </w:rPr>
        <w:t xml:space="preserve"> serán mis acciones </w:t>
      </w:r>
      <w:r>
        <w:rPr>
          <w:i/>
          <w:iCs/>
          <w:sz w:val="24"/>
          <w:lang w:val="en-US"/>
        </w:rPr>
        <w:t>cuales</w:t>
      </w:r>
      <w:r>
        <w:rPr>
          <w:sz w:val="24"/>
          <w:lang w:val="en-US"/>
        </w:rPr>
        <w:t xml:space="preserve"> son sus intenciones.</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При сравнении  </w:t>
      </w:r>
      <w:r>
        <w:rPr>
          <w:spacing w:val="20"/>
          <w:sz w:val="24"/>
        </w:rPr>
        <w:t>количественных</w:t>
      </w:r>
      <w:r>
        <w:rPr>
          <w:sz w:val="24"/>
        </w:rPr>
        <w:t xml:space="preserve"> признаков употребитель</w:t>
        <w:softHyphen/>
        <w:t>ны обороты:</w:t>
      </w:r>
    </w:p>
    <w:p>
      <w:pPr>
        <w:pStyle w:val="Normal1"/>
        <w:spacing w:lineRule="auto" w:line="240"/>
        <w:ind w:firstLine="284" w:end="0"/>
        <w:rPr>
          <w:sz w:val="24"/>
        </w:rPr>
      </w:pPr>
      <w:r>
        <w:rPr>
          <w:sz w:val="24"/>
        </w:rPr>
      </w:r>
    </w:p>
    <w:p>
      <w:pPr>
        <w:pStyle w:val="Normal1"/>
        <w:spacing w:lineRule="auto" w:line="240"/>
        <w:ind w:firstLine="284" w:end="0"/>
        <w:jc w:val="center"/>
        <w:rPr>
          <w:sz w:val="24"/>
        </w:rPr>
      </w:pPr>
      <w:r>
        <w:rPr>
          <w:sz w:val="24"/>
        </w:rPr>
        <w:drawing>
          <wp:inline distT="0" distB="0" distL="0" distR="0">
            <wp:extent cx="4203065" cy="1663700"/>
            <wp:effectExtent l="0" t="0" r="0" b="0"/>
            <wp:docPr id="36"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 title=""/>
                    <pic:cNvPicPr>
                      <a:picLocks noChangeAspect="1" noChangeArrowheads="1"/>
                    </pic:cNvPicPr>
                  </pic:nvPicPr>
                  <pic:blipFill>
                    <a:blip r:embed="rId45"/>
                    <a:srcRect l="-9" t="-22" r="-9" b="-22"/>
                    <a:stretch>
                      <a:fillRect/>
                    </a:stretch>
                  </pic:blipFill>
                  <pic:spPr bwMode="auto">
                    <a:xfrm>
                      <a:off x="0" y="0"/>
                      <a:ext cx="4203065" cy="166370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Те</w:t>
      </w:r>
      <w:r>
        <w:rPr>
          <w:sz w:val="24"/>
          <w:lang w:val="en-US"/>
        </w:rPr>
        <w:t xml:space="preserve"> di tantas corbatas </w:t>
      </w:r>
      <w:r>
        <w:rPr>
          <w:i/>
          <w:iCs/>
          <w:sz w:val="24"/>
          <w:lang w:val="en-US"/>
        </w:rPr>
        <w:t>como</w:t>
      </w:r>
      <w:r>
        <w:rPr>
          <w:sz w:val="24"/>
          <w:lang w:val="en-US"/>
        </w:rPr>
        <w:t xml:space="preserve"> tenía. </w:t>
      </w:r>
    </w:p>
    <w:p>
      <w:pPr>
        <w:pStyle w:val="Normal1"/>
        <w:spacing w:lineRule="auto" w:line="240"/>
        <w:ind w:firstLine="284" w:end="0"/>
        <w:rPr/>
      </w:pPr>
      <w:r>
        <w:rPr>
          <w:sz w:val="24"/>
          <w:lang w:val="en-US"/>
        </w:rPr>
        <w:t xml:space="preserve">Rodolfo habla </w:t>
      </w:r>
      <w:r>
        <w:rPr>
          <w:i/>
          <w:iCs/>
          <w:sz w:val="24"/>
          <w:lang w:val="en-US"/>
        </w:rPr>
        <w:t>mejor que</w:t>
      </w:r>
      <w:r>
        <w:rPr>
          <w:sz w:val="24"/>
          <w:lang w:val="en-US"/>
        </w:rPr>
        <w:t xml:space="preserve"> escribe. </w:t>
      </w:r>
    </w:p>
    <w:p>
      <w:pPr>
        <w:pStyle w:val="Normal1"/>
        <w:spacing w:lineRule="auto" w:line="240"/>
        <w:ind w:firstLine="284" w:end="0"/>
        <w:rPr/>
      </w:pPr>
      <w:r>
        <w:rPr>
          <w:sz w:val="24"/>
          <w:lang w:val="en-US"/>
        </w:rPr>
        <w:t xml:space="preserve">Pedro trabaja </w:t>
      </w:r>
      <w:r>
        <w:rPr>
          <w:i/>
          <w:iCs/>
          <w:sz w:val="24"/>
          <w:lang w:val="en-US"/>
        </w:rPr>
        <w:t>menos que</w:t>
      </w:r>
      <w:r>
        <w:rPr>
          <w:sz w:val="24"/>
          <w:lang w:val="en-US"/>
        </w:rPr>
        <w:t xml:space="preserve"> Juan.</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sz w:val="24"/>
        </w:rPr>
      </w:pPr>
      <w:r>
        <w:rPr>
          <w:i/>
          <w:sz w:val="24"/>
        </w:rPr>
        <w:t>5. Придаточные предложения обстоятельства следствия</w:t>
      </w:r>
    </w:p>
    <w:p>
      <w:pPr>
        <w:pStyle w:val="Normal1"/>
        <w:spacing w:lineRule="auto" w:line="240"/>
        <w:ind w:firstLine="284" w:end="0"/>
        <w:rPr>
          <w:i/>
          <w:i/>
          <w:sz w:val="24"/>
        </w:rPr>
      </w:pPr>
      <w:r>
        <w:rPr>
          <w:i/>
          <w:sz w:val="24"/>
        </w:rPr>
      </w:r>
    </w:p>
    <w:p>
      <w:pPr>
        <w:pStyle w:val="Normal1"/>
        <w:spacing w:lineRule="auto" w:line="240"/>
        <w:ind w:firstLine="284" w:end="0"/>
        <w:rPr>
          <w:sz w:val="24"/>
        </w:rPr>
      </w:pPr>
      <w:r>
        <w:rPr>
          <w:sz w:val="24"/>
        </w:rPr>
        <w:t>В придаточных предложениях следствия сообщается факт, кото</w:t>
        <w:softHyphen/>
        <w:t>рый является результатом, следствием того, о чем говорится в глав</w:t>
        <w:softHyphen/>
        <w:t>ном предложении.</w:t>
      </w:r>
    </w:p>
    <w:p>
      <w:pPr>
        <w:pStyle w:val="Normal1"/>
        <w:spacing w:lineRule="auto" w:line="240"/>
        <w:ind w:firstLine="284" w:end="0"/>
        <w:rPr/>
      </w:pPr>
      <w:r>
        <w:rPr>
          <w:sz w:val="24"/>
        </w:rPr>
        <w:t xml:space="preserve">Они вводятся союзным словом </w:t>
      </w:r>
      <w:r>
        <w:rPr>
          <w:b/>
          <w:sz w:val="24"/>
          <w:lang w:val="en-US"/>
        </w:rPr>
        <w:t>que</w:t>
      </w:r>
      <w:r>
        <w:rPr>
          <w:sz w:val="24"/>
        </w:rPr>
        <w:t>, которому предшествуют на</w:t>
        <w:softHyphen/>
        <w:t xml:space="preserve">ходящиеся в главном предложении слова и обороты: </w:t>
      </w:r>
      <w:r>
        <w:rPr>
          <w:b/>
          <w:sz w:val="24"/>
          <w:lang w:val="en-US"/>
        </w:rPr>
        <w:t>tanto</w:t>
      </w:r>
      <w:r>
        <w:rPr>
          <w:b/>
          <w:sz w:val="24"/>
        </w:rPr>
        <w:t xml:space="preserve">, </w:t>
      </w:r>
      <w:r>
        <w:rPr>
          <w:b/>
          <w:sz w:val="24"/>
          <w:lang w:val="en-US"/>
        </w:rPr>
        <w:t>tan</w:t>
      </w:r>
      <w:r>
        <w:rPr>
          <w:b/>
          <w:sz w:val="24"/>
        </w:rPr>
        <w:t xml:space="preserve">, </w:t>
      </w:r>
      <w:r>
        <w:rPr>
          <w:b/>
          <w:sz w:val="24"/>
          <w:lang w:val="en-US"/>
        </w:rPr>
        <w:t>tal</w:t>
      </w:r>
      <w:r>
        <w:rPr>
          <w:b/>
          <w:sz w:val="24"/>
        </w:rPr>
        <w:t xml:space="preserve">, </w:t>
      </w:r>
      <w:r>
        <w:rPr>
          <w:b/>
          <w:sz w:val="24"/>
          <w:lang w:val="en-US"/>
        </w:rPr>
        <w:t>as</w:t>
      </w:r>
      <w:r>
        <w:rPr>
          <w:b/>
          <w:sz w:val="24"/>
        </w:rPr>
        <w:t xml:space="preserve">í, </w:t>
      </w:r>
      <w:r>
        <w:rPr>
          <w:b/>
          <w:sz w:val="24"/>
          <w:lang w:val="en-US"/>
        </w:rPr>
        <w:t>de</w:t>
      </w:r>
      <w:r>
        <w:rPr>
          <w:b/>
          <w:sz w:val="24"/>
        </w:rPr>
        <w:t xml:space="preserve"> </w:t>
      </w:r>
      <w:r>
        <w:rPr>
          <w:b/>
          <w:sz w:val="24"/>
          <w:lang w:val="en-US"/>
        </w:rPr>
        <w:t>modo</w:t>
      </w:r>
      <w:r>
        <w:rPr>
          <w:b/>
          <w:sz w:val="24"/>
        </w:rPr>
        <w:t xml:space="preserve"> </w:t>
      </w:r>
      <w:r>
        <w:rPr>
          <w:b/>
          <w:sz w:val="24"/>
          <w:lang w:val="en-US"/>
        </w:rPr>
        <w:t>tal</w:t>
      </w:r>
      <w:r>
        <w:rPr>
          <w:b/>
          <w:sz w:val="24"/>
        </w:rPr>
        <w:t xml:space="preserve">, </w:t>
      </w:r>
      <w:r>
        <w:rPr>
          <w:b/>
          <w:sz w:val="24"/>
          <w:lang w:val="en-US"/>
        </w:rPr>
        <w:t>de</w:t>
      </w:r>
      <w:r>
        <w:rPr>
          <w:b/>
          <w:sz w:val="24"/>
        </w:rPr>
        <w:t xml:space="preserve"> </w:t>
      </w:r>
      <w:r>
        <w:rPr>
          <w:b/>
          <w:sz w:val="24"/>
          <w:lang w:val="en-US"/>
        </w:rPr>
        <w:t>tal</w:t>
      </w:r>
      <w:r>
        <w:rPr>
          <w:b/>
          <w:sz w:val="24"/>
        </w:rPr>
        <w:t xml:space="preserve"> </w:t>
      </w:r>
      <w:r>
        <w:rPr>
          <w:b/>
          <w:sz w:val="24"/>
          <w:lang w:val="en-US"/>
        </w:rPr>
        <w:t>modo</w:t>
      </w:r>
      <w:r>
        <w:rPr>
          <w:b/>
          <w:sz w:val="24"/>
        </w:rPr>
        <w:t xml:space="preserve">, </w:t>
      </w:r>
      <w:r>
        <w:rPr>
          <w:b/>
          <w:sz w:val="24"/>
          <w:lang w:val="en-US"/>
        </w:rPr>
        <w:t>de</w:t>
      </w:r>
      <w:r>
        <w:rPr>
          <w:b/>
          <w:sz w:val="24"/>
        </w:rPr>
        <w:t xml:space="preserve"> </w:t>
      </w:r>
      <w:r>
        <w:rPr>
          <w:b/>
          <w:sz w:val="24"/>
          <w:lang w:val="en-US"/>
        </w:rPr>
        <w:t>tal</w:t>
      </w:r>
      <w:r>
        <w:rPr>
          <w:b/>
          <w:sz w:val="24"/>
        </w:rPr>
        <w:t xml:space="preserve"> </w:t>
      </w:r>
      <w:r>
        <w:rPr>
          <w:b/>
          <w:sz w:val="24"/>
          <w:lang w:val="en-US"/>
        </w:rPr>
        <w:t>manera</w:t>
      </w:r>
      <w:r>
        <w:rPr>
          <w:b/>
          <w:sz w:val="24"/>
        </w:rPr>
        <w:t xml:space="preserve">, </w:t>
      </w:r>
      <w:r>
        <w:rPr>
          <w:b/>
          <w:sz w:val="24"/>
          <w:lang w:val="en-US"/>
        </w:rPr>
        <w:t>de</w:t>
      </w:r>
      <w:r>
        <w:rPr>
          <w:b/>
          <w:sz w:val="24"/>
        </w:rPr>
        <w:t xml:space="preserve"> </w:t>
      </w:r>
      <w:r>
        <w:rPr>
          <w:b/>
          <w:sz w:val="24"/>
          <w:lang w:val="en-US"/>
        </w:rPr>
        <w:t>tal</w:t>
      </w:r>
      <w:r>
        <w:rPr>
          <w:b/>
          <w:sz w:val="24"/>
        </w:rPr>
        <w:t xml:space="preserve"> </w:t>
      </w:r>
      <w:r>
        <w:rPr>
          <w:b/>
          <w:sz w:val="24"/>
          <w:lang w:val="en-US"/>
        </w:rPr>
        <w:t>suerte</w:t>
      </w:r>
      <w:r>
        <w:rPr>
          <w:b/>
          <w:sz w:val="24"/>
        </w:rPr>
        <w:t xml:space="preserve">, </w:t>
      </w:r>
      <w:r>
        <w:rPr>
          <w:b/>
          <w:sz w:val="24"/>
          <w:lang w:val="en-US"/>
        </w:rPr>
        <w:t>en</w:t>
      </w:r>
      <w:r>
        <w:rPr>
          <w:b/>
          <w:sz w:val="24"/>
        </w:rPr>
        <w:t xml:space="preserve"> </w:t>
      </w:r>
      <w:r>
        <w:rPr>
          <w:b/>
          <w:sz w:val="24"/>
          <w:lang w:val="en-US"/>
        </w:rPr>
        <w:t>grado</w:t>
      </w:r>
      <w:r>
        <w:rPr>
          <w:b/>
          <w:sz w:val="24"/>
        </w:rPr>
        <w:t xml:space="preserve"> </w:t>
      </w:r>
      <w:r>
        <w:rPr>
          <w:b/>
          <w:sz w:val="24"/>
          <w:lang w:val="en-US"/>
        </w:rPr>
        <w:t>tal</w:t>
      </w:r>
      <w:r>
        <w:rPr>
          <w:b/>
          <w:sz w:val="24"/>
        </w:rPr>
        <w:t>:</w:t>
      </w:r>
    </w:p>
    <w:p>
      <w:pPr>
        <w:pStyle w:val="Normal1"/>
        <w:spacing w:lineRule="auto" w:line="240"/>
        <w:ind w:firstLine="284" w:end="0"/>
        <w:rPr>
          <w:b/>
          <w:sz w:val="24"/>
        </w:rPr>
      </w:pPr>
      <w:r>
        <w:rPr>
          <w:b/>
          <w:sz w:val="24"/>
        </w:rPr>
      </w:r>
    </w:p>
    <w:p>
      <w:pPr>
        <w:pStyle w:val="Normal1"/>
        <w:spacing w:lineRule="auto" w:line="240"/>
        <w:ind w:firstLine="284" w:end="0"/>
        <w:rPr/>
      </w:pPr>
      <w:r>
        <w:rPr>
          <w:sz w:val="24"/>
          <w:lang w:val="en-US"/>
        </w:rPr>
        <w:t xml:space="preserve">Mi hermano menor vino </w:t>
      </w:r>
      <w:r>
        <w:rPr>
          <w:b/>
          <w:bCs/>
          <w:sz w:val="24"/>
          <w:lang w:val="en-US"/>
        </w:rPr>
        <w:t>tan</w:t>
      </w:r>
      <w:r>
        <w:rPr>
          <w:sz w:val="24"/>
          <w:lang w:val="en-US"/>
        </w:rPr>
        <w:t xml:space="preserve"> cansado </w:t>
      </w:r>
      <w:r>
        <w:rPr>
          <w:b/>
          <w:bCs/>
          <w:sz w:val="24"/>
          <w:lang w:val="en-US"/>
        </w:rPr>
        <w:t>que</w:t>
      </w:r>
      <w:r>
        <w:rPr>
          <w:sz w:val="24"/>
          <w:lang w:val="en-US"/>
        </w:rPr>
        <w:t xml:space="preserve"> </w:t>
      </w:r>
      <w:r>
        <w:rPr>
          <w:i/>
          <w:iCs/>
          <w:sz w:val="24"/>
          <w:lang w:val="en-US"/>
        </w:rPr>
        <w:t>desistió del viaje</w:t>
      </w:r>
      <w:r>
        <w:rPr>
          <w:sz w:val="24"/>
          <w:lang w:val="en-US"/>
        </w:rPr>
        <w:t>.</w:t>
      </w:r>
    </w:p>
    <w:p>
      <w:pPr>
        <w:pStyle w:val="Normal1"/>
        <w:spacing w:lineRule="auto" w:line="240"/>
        <w:ind w:firstLine="284" w:end="0"/>
        <w:rPr/>
      </w:pPr>
      <w:r>
        <w:rPr>
          <w:sz w:val="24"/>
          <w:lang w:val="en-US"/>
        </w:rPr>
        <w:t xml:space="preserve">El puente vacilaba </w:t>
      </w:r>
      <w:r>
        <w:rPr>
          <w:b/>
          <w:bCs/>
          <w:sz w:val="24"/>
          <w:lang w:val="en-US"/>
        </w:rPr>
        <w:t>de tal modo</w:t>
      </w:r>
      <w:r>
        <w:rPr>
          <w:sz w:val="24"/>
          <w:lang w:val="en-US"/>
        </w:rPr>
        <w:t xml:space="preserve"> bajo sus pies, </w:t>
      </w:r>
      <w:r>
        <w:rPr>
          <w:b/>
          <w:bCs/>
          <w:sz w:val="24"/>
          <w:lang w:val="en-US"/>
        </w:rPr>
        <w:t>que</w:t>
      </w:r>
      <w:r>
        <w:rPr>
          <w:sz w:val="24"/>
          <w:lang w:val="en-US"/>
        </w:rPr>
        <w:t xml:space="preserve"> </w:t>
      </w:r>
      <w:r>
        <w:rPr>
          <w:i/>
          <w:iCs/>
          <w:sz w:val="24"/>
          <w:lang w:val="en-US"/>
        </w:rPr>
        <w:t>el viajero se veía forzado a caminar hacienda eses</w:t>
      </w:r>
      <w:r>
        <w:rPr>
          <w:sz w:val="24"/>
          <w:lang w:val="en-US"/>
        </w:rPr>
        <w:t>.</w:t>
      </w:r>
    </w:p>
    <w:p>
      <w:pPr>
        <w:pStyle w:val="Normal1"/>
        <w:spacing w:lineRule="auto" w:line="240"/>
        <w:ind w:firstLine="284" w:end="0"/>
        <w:rPr/>
      </w:pPr>
      <w:r>
        <w:rPr>
          <w:sz w:val="24"/>
          <w:lang w:val="en-US"/>
        </w:rPr>
        <w:t xml:space="preserve">Reía con </w:t>
      </w:r>
      <w:r>
        <w:rPr>
          <w:b/>
          <w:bCs/>
          <w:sz w:val="24"/>
          <w:lang w:val="en-US"/>
        </w:rPr>
        <w:t>tanta</w:t>
      </w:r>
      <w:r>
        <w:rPr>
          <w:sz w:val="24"/>
          <w:lang w:val="en-US"/>
        </w:rPr>
        <w:t xml:space="preserve"> alegría </w:t>
      </w:r>
      <w:r>
        <w:rPr>
          <w:b/>
          <w:bCs/>
          <w:sz w:val="24"/>
          <w:lang w:val="en-US"/>
        </w:rPr>
        <w:t>que</w:t>
      </w:r>
      <w:r>
        <w:rPr>
          <w:sz w:val="24"/>
          <w:lang w:val="en-US"/>
        </w:rPr>
        <w:t xml:space="preserve"> nos </w:t>
      </w:r>
      <w:r>
        <w:rPr>
          <w:i/>
          <w:iCs/>
          <w:sz w:val="24"/>
          <w:lang w:val="en-US"/>
        </w:rPr>
        <w:t>contagiaba</w:t>
      </w:r>
      <w:r>
        <w:rPr>
          <w:sz w:val="24"/>
          <w:lang w:val="en-US"/>
        </w:rPr>
        <w:t>.</w:t>
      </w:r>
    </w:p>
    <w:p>
      <w:pPr>
        <w:pStyle w:val="Normal1"/>
        <w:spacing w:lineRule="auto" w:line="240"/>
        <w:ind w:firstLine="284" w:end="0"/>
        <w:rPr/>
      </w:pPr>
      <w:r>
        <w:rPr>
          <w:sz w:val="24"/>
          <w:lang w:val="en-US"/>
        </w:rPr>
        <w:t xml:space="preserve">Aquello me desanimó de tal suerte, que </w:t>
      </w:r>
      <w:r>
        <w:rPr>
          <w:i/>
          <w:iCs/>
          <w:sz w:val="24"/>
          <w:lang w:val="en-US"/>
        </w:rPr>
        <w:t>estuve a punto de no volver a escribir la carta</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Содержание главного предложения, определяющего содержание придаточного следствия, может иметь значение:</w:t>
      </w:r>
    </w:p>
    <w:p>
      <w:pPr>
        <w:pStyle w:val="Normal1"/>
        <w:spacing w:lineRule="auto" w:line="240"/>
        <w:ind w:firstLine="284" w:end="0"/>
        <w:rPr/>
      </w:pPr>
      <w:r>
        <w:rPr>
          <w:sz w:val="24"/>
        </w:rPr>
        <w:t>Качества</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El actor representó </w:t>
      </w:r>
      <w:r>
        <w:rPr>
          <w:b/>
          <w:bCs/>
          <w:sz w:val="24"/>
          <w:lang w:val="en-US"/>
        </w:rPr>
        <w:t>tan bien</w:t>
      </w:r>
      <w:r>
        <w:rPr>
          <w:sz w:val="24"/>
          <w:lang w:val="en-US"/>
        </w:rPr>
        <w:t xml:space="preserve"> su papel </w:t>
      </w:r>
      <w:r>
        <w:rPr>
          <w:i/>
          <w:iCs/>
          <w:sz w:val="24"/>
          <w:lang w:val="en-US"/>
        </w:rPr>
        <w:t>que</w:t>
      </w:r>
      <w:r>
        <w:rPr>
          <w:sz w:val="24"/>
          <w:lang w:val="en-US"/>
        </w:rPr>
        <w:t xml:space="preserve"> todos le aplaudieron. </w:t>
      </w:r>
    </w:p>
    <w:p>
      <w:pPr>
        <w:pStyle w:val="Normal1"/>
        <w:spacing w:lineRule="auto" w:line="240"/>
        <w:ind w:firstLine="284" w:end="0"/>
        <w:rPr/>
      </w:pPr>
      <w:r>
        <w:rPr>
          <w:sz w:val="24"/>
          <w:lang w:val="en-US"/>
        </w:rPr>
        <w:t xml:space="preserve">Estabas </w:t>
      </w:r>
      <w:r>
        <w:rPr>
          <w:b/>
          <w:bCs/>
          <w:sz w:val="24"/>
          <w:lang w:val="en-US"/>
        </w:rPr>
        <w:t>tan preocupado</w:t>
      </w:r>
      <w:r>
        <w:rPr>
          <w:sz w:val="24"/>
          <w:lang w:val="en-US"/>
        </w:rPr>
        <w:t xml:space="preserve"> </w:t>
      </w:r>
      <w:r>
        <w:rPr>
          <w:i/>
          <w:iCs/>
          <w:sz w:val="24"/>
          <w:lang w:val="en-US"/>
        </w:rPr>
        <w:t>que</w:t>
      </w:r>
      <w:r>
        <w:rPr>
          <w:sz w:val="24"/>
          <w:lang w:val="en-US"/>
        </w:rPr>
        <w:t xml:space="preserve"> no quisiste escucharme.</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Количества</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Juan comió </w:t>
      </w:r>
      <w:r>
        <w:rPr>
          <w:b/>
          <w:bCs/>
          <w:sz w:val="24"/>
          <w:lang w:val="en-US"/>
        </w:rPr>
        <w:t>tanto</w:t>
      </w:r>
      <w:r>
        <w:rPr>
          <w:sz w:val="24"/>
          <w:lang w:val="en-US"/>
        </w:rPr>
        <w:t xml:space="preserve"> que se enfermó. </w:t>
      </w:r>
    </w:p>
    <w:p>
      <w:pPr>
        <w:pStyle w:val="Normal1"/>
        <w:spacing w:lineRule="auto" w:line="240"/>
        <w:ind w:firstLine="284" w:end="0"/>
        <w:rPr/>
      </w:pPr>
      <w:r>
        <w:rPr>
          <w:sz w:val="24"/>
          <w:lang w:val="en-US"/>
        </w:rPr>
        <w:t xml:space="preserve">Le dimos tantas pruebas </w:t>
      </w:r>
      <w:r>
        <w:rPr>
          <w:i/>
          <w:iCs/>
          <w:sz w:val="24"/>
          <w:lang w:val="en-US"/>
        </w:rPr>
        <w:t>que</w:t>
      </w:r>
      <w:r>
        <w:rPr>
          <w:sz w:val="24"/>
          <w:lang w:val="en-US"/>
        </w:rPr>
        <w:t xml:space="preserve"> tuvo que convencerse.</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rPr>
        <w:t>Примечание</w:t>
      </w:r>
      <w:r>
        <w:rPr>
          <w:sz w:val="22"/>
        </w:rPr>
        <w:t>. Не следует путать придаточные предложения обстоятельства следствия со сложносочиненными предложениями, выражающими следствие:</w:t>
      </w:r>
    </w:p>
    <w:p>
      <w:pPr>
        <w:pStyle w:val="Normal1"/>
        <w:spacing w:lineRule="auto" w:line="240"/>
        <w:ind w:firstLine="284" w:end="0"/>
        <w:rPr>
          <w:sz w:val="22"/>
        </w:rPr>
      </w:pPr>
      <w:r>
        <w:rPr>
          <w:sz w:val="22"/>
        </w:rPr>
      </w:r>
    </w:p>
    <w:p>
      <w:pPr>
        <w:pStyle w:val="Normal1"/>
        <w:spacing w:lineRule="auto" w:line="240"/>
        <w:ind w:firstLine="284" w:end="0"/>
        <w:rPr/>
      </w:pPr>
      <w:r>
        <w:rPr>
          <w:sz w:val="22"/>
          <w:lang w:val="en-US"/>
        </w:rPr>
        <w:t xml:space="preserve">Luis es estudioso, </w:t>
      </w:r>
      <w:r>
        <w:rPr>
          <w:sz w:val="22"/>
        </w:rPr>
        <w:t>ро</w:t>
      </w:r>
      <w:r>
        <w:rPr>
          <w:sz w:val="22"/>
          <w:lang w:val="en-US"/>
        </w:rPr>
        <w:t>r consiguiente, le concederán el premio.</w:t>
      </w:r>
    </w:p>
    <w:p>
      <w:pPr>
        <w:pStyle w:val="Normal1"/>
        <w:spacing w:lineRule="auto" w:line="240"/>
        <w:ind w:firstLine="284" w:end="0"/>
        <w:rPr>
          <w:sz w:val="22"/>
          <w:lang w:val="en-US"/>
        </w:rPr>
      </w:pPr>
      <w:r>
        <w:rPr>
          <w:sz w:val="22"/>
          <w:lang w:val="en-US"/>
        </w:rPr>
      </w:r>
    </w:p>
    <w:p>
      <w:pPr>
        <w:pStyle w:val="Normal1"/>
        <w:spacing w:lineRule="auto" w:line="240"/>
        <w:ind w:firstLine="284" w:end="0"/>
        <w:rPr>
          <w:sz w:val="22"/>
        </w:rPr>
      </w:pPr>
      <w:r>
        <w:rPr>
          <w:sz w:val="22"/>
        </w:rPr>
        <w:t xml:space="preserve">Это предложение сложносочиненное, хотя вторая часть его — </w:t>
      </w:r>
      <w:r>
        <w:rPr>
          <w:sz w:val="22"/>
          <w:lang w:val="en-US"/>
        </w:rPr>
        <w:t>le</w:t>
      </w:r>
      <w:r>
        <w:rPr>
          <w:sz w:val="22"/>
        </w:rPr>
        <w:t xml:space="preserve"> </w:t>
      </w:r>
      <w:r>
        <w:rPr>
          <w:sz w:val="22"/>
          <w:lang w:val="en-US"/>
        </w:rPr>
        <w:t>conceder</w:t>
      </w:r>
      <w:r>
        <w:rPr>
          <w:sz w:val="22"/>
        </w:rPr>
        <w:t>á</w:t>
      </w:r>
      <w:r>
        <w:rPr>
          <w:sz w:val="22"/>
          <w:lang w:val="en-US"/>
        </w:rPr>
        <w:t>n</w:t>
      </w:r>
      <w:r>
        <w:rPr>
          <w:sz w:val="22"/>
        </w:rPr>
        <w:t xml:space="preserve"> </w:t>
      </w:r>
      <w:r>
        <w:rPr>
          <w:sz w:val="22"/>
          <w:lang w:val="en-US"/>
        </w:rPr>
        <w:t>el</w:t>
      </w:r>
      <w:r>
        <w:rPr>
          <w:sz w:val="22"/>
        </w:rPr>
        <w:t xml:space="preserve"> </w:t>
      </w:r>
      <w:r>
        <w:rPr>
          <w:sz w:val="22"/>
          <w:lang w:val="en-US"/>
        </w:rPr>
        <w:t>premio</w:t>
      </w:r>
      <w:r>
        <w:rPr>
          <w:sz w:val="22"/>
        </w:rPr>
        <w:t xml:space="preserve"> — выражает следствие того, о чем говорится в первом простом предложе</w:t>
        <w:softHyphen/>
        <w:t>нии. Подобные простые предложения образуют сложносочиненное с помощью со</w:t>
        <w:softHyphen/>
        <w:t xml:space="preserve">чинительных союзов и союзных оборотов: </w:t>
      </w:r>
      <w:r>
        <w:rPr>
          <w:b/>
          <w:sz w:val="22"/>
          <w:lang w:val="en-US"/>
        </w:rPr>
        <w:t>luego</w:t>
      </w:r>
      <w:r>
        <w:rPr>
          <w:b/>
          <w:sz w:val="22"/>
        </w:rPr>
        <w:t xml:space="preserve">, </w:t>
      </w:r>
      <w:r>
        <w:rPr>
          <w:b/>
          <w:sz w:val="22"/>
          <w:lang w:val="en-US"/>
        </w:rPr>
        <w:t>pues</w:t>
      </w:r>
      <w:r>
        <w:rPr>
          <w:b/>
          <w:sz w:val="22"/>
        </w:rPr>
        <w:t xml:space="preserve">, </w:t>
      </w:r>
      <w:r>
        <w:rPr>
          <w:b/>
          <w:sz w:val="22"/>
          <w:lang w:val="en-US"/>
        </w:rPr>
        <w:t>conque</w:t>
      </w:r>
      <w:r>
        <w:rPr>
          <w:b/>
          <w:sz w:val="22"/>
        </w:rPr>
        <w:t xml:space="preserve">, роr </w:t>
      </w:r>
      <w:r>
        <w:rPr>
          <w:b/>
          <w:sz w:val="22"/>
          <w:lang w:val="en-US"/>
        </w:rPr>
        <w:t>consiguiente</w:t>
      </w:r>
      <w:r>
        <w:rPr>
          <w:b/>
          <w:sz w:val="22"/>
        </w:rPr>
        <w:t xml:space="preserve">, </w:t>
      </w:r>
      <w:r>
        <w:rPr>
          <w:b/>
          <w:sz w:val="22"/>
          <w:lang w:val="en-US"/>
        </w:rPr>
        <w:t>ahora</w:t>
      </w:r>
      <w:r>
        <w:rPr>
          <w:b/>
          <w:sz w:val="22"/>
        </w:rPr>
        <w:t xml:space="preserve"> </w:t>
      </w:r>
      <w:r>
        <w:rPr>
          <w:b/>
          <w:sz w:val="22"/>
          <w:lang w:val="en-US"/>
        </w:rPr>
        <w:t>bien</w:t>
      </w:r>
      <w:r>
        <w:rPr>
          <w:b/>
          <w:sz w:val="22"/>
        </w:rPr>
        <w:t xml:space="preserve"> </w:t>
      </w:r>
      <w:r>
        <w:rPr>
          <w:sz w:val="22"/>
        </w:rPr>
        <w:t xml:space="preserve">и др. Иногда им предшествует союз </w:t>
      </w:r>
      <w:r>
        <w:rPr>
          <w:b/>
          <w:sz w:val="22"/>
        </w:rPr>
        <w:t>у:</w:t>
      </w:r>
    </w:p>
    <w:p>
      <w:pPr>
        <w:pStyle w:val="Normal1"/>
        <w:spacing w:lineRule="auto" w:line="240"/>
        <w:ind w:firstLine="284" w:end="0"/>
        <w:rPr/>
      </w:pPr>
      <w:r>
        <w:rPr>
          <w:sz w:val="22"/>
          <w:lang w:val="en-US"/>
        </w:rPr>
        <w:t xml:space="preserve">El profesor fue muy elocuente, </w:t>
      </w:r>
      <w:r>
        <w:rPr>
          <w:sz w:val="22"/>
        </w:rPr>
        <w:t>у</w:t>
      </w:r>
      <w:r>
        <w:rPr>
          <w:sz w:val="22"/>
          <w:lang w:val="en-US"/>
        </w:rPr>
        <w:t xml:space="preserve"> </w:t>
      </w:r>
      <w:r>
        <w:rPr>
          <w:i/>
          <w:iCs/>
          <w:sz w:val="22"/>
        </w:rPr>
        <w:t>ро</w:t>
      </w:r>
      <w:r>
        <w:rPr>
          <w:i/>
          <w:iCs/>
          <w:sz w:val="22"/>
          <w:lang w:val="en-US"/>
        </w:rPr>
        <w:t>r consiguiente</w:t>
      </w:r>
      <w:r>
        <w:rPr>
          <w:sz w:val="22"/>
          <w:lang w:val="en-US"/>
        </w:rPr>
        <w:t xml:space="preserve">, le escuchaban con sumo interés. </w:t>
      </w:r>
    </w:p>
    <w:p>
      <w:pPr>
        <w:pStyle w:val="Normal1"/>
        <w:spacing w:lineRule="auto" w:line="240"/>
        <w:ind w:firstLine="284" w:end="0"/>
        <w:rPr>
          <w:sz w:val="22"/>
        </w:rPr>
      </w:pPr>
      <w:r>
        <w:rPr>
          <w:sz w:val="22"/>
        </w:rPr>
        <w:t>Чтобы не ошибиться в определении таких сложносочиненных предложений и сходных с ними придаточных следствия, можно пользоваться еще одним практи</w:t>
        <w:softHyphen/>
        <w:t>ческим правилом: в сложносочиненных предложениях союз или союзный оборот могут быть опущены без изменения смысла обоих простых предложений:</w:t>
      </w:r>
    </w:p>
    <w:p>
      <w:pPr>
        <w:pStyle w:val="Normal1"/>
        <w:spacing w:lineRule="auto" w:line="240"/>
        <w:ind w:firstLine="284" w:end="0"/>
        <w:rPr/>
      </w:pPr>
      <w:r>
        <w:rPr>
          <w:sz w:val="22"/>
          <w:lang w:val="en-US"/>
        </w:rPr>
        <w:t xml:space="preserve">Luis es estudioso, </w:t>
      </w:r>
      <w:r>
        <w:rPr>
          <w:sz w:val="22"/>
        </w:rPr>
        <w:t>ро</w:t>
      </w:r>
      <w:r>
        <w:rPr>
          <w:sz w:val="22"/>
          <w:lang w:val="en-US"/>
        </w:rPr>
        <w:t>r consiguiente, le concederán el premio. = Luis es estudioso: le concederán el premio.</w:t>
      </w:r>
    </w:p>
    <w:p>
      <w:pPr>
        <w:pStyle w:val="Normal1"/>
        <w:spacing w:lineRule="auto" w:line="240"/>
        <w:ind w:firstLine="284" w:end="0"/>
        <w:rPr/>
      </w:pPr>
      <w:r>
        <w:rPr>
          <w:sz w:val="22"/>
        </w:rPr>
        <w:t xml:space="preserve">Возможность опущения </w:t>
      </w:r>
      <w:r>
        <w:rPr>
          <w:b/>
          <w:bCs/>
          <w:sz w:val="22"/>
          <w:lang w:val="en-US"/>
        </w:rPr>
        <w:t>que</w:t>
      </w:r>
      <w:r>
        <w:rPr>
          <w:sz w:val="22"/>
        </w:rPr>
        <w:t xml:space="preserve"> в придаточных предложениях обстоятельства следствия </w:t>
      </w:r>
      <w:r>
        <w:rPr>
          <w:spacing w:val="20"/>
          <w:sz w:val="22"/>
        </w:rPr>
        <w:t>исключается</w:t>
      </w:r>
      <w:r>
        <w:rPr>
          <w:sz w:val="22"/>
        </w:rPr>
        <w:t>, т.к. это приведет к искажению смысла предложения.</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6. Придаточные предложения обстоятельства цели</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Придаточные предложения, которые указывают </w:t>
      </w:r>
      <w:r>
        <w:rPr>
          <w:spacing w:val="20"/>
          <w:sz w:val="24"/>
        </w:rPr>
        <w:t>цель</w:t>
      </w:r>
      <w:r>
        <w:rPr>
          <w:sz w:val="24"/>
        </w:rPr>
        <w:t xml:space="preserve"> или </w:t>
      </w:r>
      <w:r>
        <w:rPr>
          <w:spacing w:val="20"/>
          <w:sz w:val="24"/>
        </w:rPr>
        <w:t>назначение</w:t>
      </w:r>
      <w:r>
        <w:rPr>
          <w:sz w:val="24"/>
        </w:rPr>
        <w:t xml:space="preserve"> того, о чем говорится в главном предложении, называ</w:t>
        <w:softHyphen/>
        <w:t xml:space="preserve">ются придаточными цели. Они вводятся союзными оборотами: </w:t>
      </w:r>
      <w:r>
        <w:rPr>
          <w:b/>
          <w:sz w:val="24"/>
          <w:lang w:val="en-US"/>
        </w:rPr>
        <w:t>para</w:t>
      </w:r>
      <w:r>
        <w:rPr>
          <w:b/>
          <w:sz w:val="24"/>
        </w:rPr>
        <w:t xml:space="preserve"> </w:t>
      </w:r>
      <w:r>
        <w:rPr>
          <w:b/>
          <w:sz w:val="24"/>
          <w:lang w:val="en-US"/>
        </w:rPr>
        <w:t>que</w:t>
      </w:r>
      <w:r>
        <w:rPr>
          <w:b/>
          <w:sz w:val="24"/>
        </w:rPr>
        <w:t xml:space="preserve">, </w:t>
      </w:r>
      <w:r>
        <w:rPr>
          <w:b/>
          <w:sz w:val="24"/>
          <w:lang w:val="en-US"/>
        </w:rPr>
        <w:t>a</w:t>
      </w:r>
      <w:r>
        <w:rPr>
          <w:b/>
          <w:sz w:val="24"/>
        </w:rPr>
        <w:t xml:space="preserve"> </w:t>
      </w:r>
      <w:r>
        <w:rPr>
          <w:b/>
          <w:sz w:val="24"/>
          <w:lang w:val="en-US"/>
        </w:rPr>
        <w:t>que</w:t>
      </w:r>
      <w:r>
        <w:rPr>
          <w:b/>
          <w:sz w:val="24"/>
        </w:rPr>
        <w:t xml:space="preserve">, </w:t>
      </w:r>
      <w:r>
        <w:rPr>
          <w:b/>
          <w:sz w:val="24"/>
          <w:lang w:val="en-US"/>
        </w:rPr>
        <w:t>a</w:t>
      </w:r>
      <w:r>
        <w:rPr>
          <w:b/>
          <w:sz w:val="24"/>
        </w:rPr>
        <w:t xml:space="preserve"> </w:t>
      </w:r>
      <w:r>
        <w:rPr>
          <w:b/>
          <w:sz w:val="24"/>
          <w:lang w:val="en-US"/>
        </w:rPr>
        <w:t>fin</w:t>
      </w:r>
      <w:r>
        <w:rPr>
          <w:b/>
          <w:sz w:val="24"/>
        </w:rPr>
        <w:t xml:space="preserve"> </w:t>
      </w:r>
      <w:r>
        <w:rPr>
          <w:b/>
          <w:sz w:val="24"/>
          <w:lang w:val="en-US"/>
        </w:rPr>
        <w:t>de</w:t>
      </w:r>
      <w:r>
        <w:rPr>
          <w:b/>
          <w:sz w:val="24"/>
        </w:rPr>
        <w:t xml:space="preserve"> </w:t>
      </w:r>
      <w:r>
        <w:rPr>
          <w:b/>
          <w:sz w:val="24"/>
          <w:lang w:val="en-US"/>
        </w:rPr>
        <w:t>que</w:t>
      </w:r>
      <w:r>
        <w:rPr>
          <w:sz w:val="24"/>
        </w:rPr>
        <w:t xml:space="preserve"> и др., которые, как известно, требуют употребления в придаточном предложении сослагательного накло</w:t>
        <w:softHyphen/>
        <w:t>нения: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La lengua existe </w:t>
      </w:r>
      <w:r>
        <w:rPr>
          <w:b/>
          <w:bCs/>
          <w:sz w:val="24"/>
          <w:lang w:val="en-US"/>
        </w:rPr>
        <w:t>para que</w:t>
      </w:r>
      <w:r>
        <w:rPr>
          <w:sz w:val="24"/>
          <w:lang w:val="en-US"/>
        </w:rPr>
        <w:t xml:space="preserve"> </w:t>
      </w:r>
      <w:r>
        <w:rPr>
          <w:i/>
          <w:iCs/>
          <w:sz w:val="24"/>
          <w:lang w:val="en-US"/>
        </w:rPr>
        <w:t>todos los hombres puedan comunicarse</w:t>
      </w:r>
      <w:r>
        <w:rPr>
          <w:sz w:val="24"/>
          <w:lang w:val="en-US"/>
        </w:rPr>
        <w:t>.</w:t>
      </w:r>
    </w:p>
    <w:p>
      <w:pPr>
        <w:pStyle w:val="Normal1"/>
        <w:spacing w:lineRule="auto" w:line="240"/>
        <w:ind w:firstLine="284" w:end="0"/>
        <w:rPr/>
      </w:pPr>
      <w:r>
        <w:rPr>
          <w:sz w:val="24"/>
          <w:lang w:val="en-US"/>
        </w:rPr>
        <w:t xml:space="preserve">Nosotros debemos desarrollar cada vez más nuestra economia </w:t>
      </w:r>
      <w:r>
        <w:rPr>
          <w:sz w:val="24"/>
        </w:rPr>
        <w:t>у</w:t>
      </w:r>
      <w:r>
        <w:rPr>
          <w:sz w:val="24"/>
          <w:lang w:val="en-US"/>
        </w:rPr>
        <w:t xml:space="preserve"> cultura a </w:t>
      </w:r>
      <w:r>
        <w:rPr>
          <w:b/>
          <w:bCs/>
          <w:sz w:val="24"/>
          <w:lang w:val="en-US"/>
        </w:rPr>
        <w:t>fin de que</w:t>
      </w:r>
      <w:r>
        <w:rPr>
          <w:sz w:val="24"/>
          <w:lang w:val="en-US"/>
        </w:rPr>
        <w:t xml:space="preserve"> </w:t>
      </w:r>
      <w:r>
        <w:rPr>
          <w:i/>
          <w:iCs/>
          <w:sz w:val="24"/>
          <w:lang w:val="en-US"/>
        </w:rPr>
        <w:t>todos los pueblos vivan</w:t>
      </w:r>
      <w:r>
        <w:rPr>
          <w:sz w:val="24"/>
          <w:lang w:val="en-US"/>
        </w:rPr>
        <w:t xml:space="preserve"> </w:t>
      </w:r>
      <w:r>
        <w:rPr>
          <w:i/>
          <w:iCs/>
          <w:sz w:val="24"/>
          <w:lang w:val="en-US"/>
        </w:rPr>
        <w:t xml:space="preserve">en paz  </w:t>
      </w:r>
      <w:r>
        <w:rPr>
          <w:i/>
          <w:iCs/>
          <w:sz w:val="24"/>
        </w:rPr>
        <w:t>у</w:t>
      </w:r>
      <w:r>
        <w:rPr>
          <w:i/>
          <w:iCs/>
          <w:sz w:val="24"/>
          <w:lang w:val="en-US"/>
        </w:rPr>
        <w:t xml:space="preserve"> amistad.</w:t>
      </w:r>
    </w:p>
    <w:p>
      <w:pPr>
        <w:pStyle w:val="Normal1"/>
        <w:spacing w:lineRule="auto" w:line="240"/>
        <w:ind w:firstLine="284" w:end="0"/>
        <w:rPr/>
      </w:pPr>
      <w:r>
        <w:rPr>
          <w:b/>
          <w:bCs/>
          <w:sz w:val="24"/>
          <w:lang w:val="en-US"/>
        </w:rPr>
        <w:t>Para que</w:t>
      </w:r>
      <w:r>
        <w:rPr>
          <w:sz w:val="24"/>
          <w:lang w:val="en-US"/>
        </w:rPr>
        <w:t xml:space="preserve"> </w:t>
      </w:r>
      <w:r>
        <w:rPr>
          <w:i/>
          <w:iCs/>
          <w:sz w:val="24"/>
          <w:lang w:val="en-US"/>
        </w:rPr>
        <w:t>sean aclaradas las causas de lo sucedido</w:t>
      </w:r>
      <w:r>
        <w:rPr>
          <w:sz w:val="24"/>
          <w:lang w:val="en-US"/>
        </w:rPr>
        <w:t>, estoy obligado a explicar los motivos de mi propia conducta.</w:t>
      </w:r>
    </w:p>
    <w:p>
      <w:pPr>
        <w:pStyle w:val="Normal1"/>
        <w:spacing w:lineRule="auto" w:line="240"/>
        <w:ind w:firstLine="284" w:end="0"/>
        <w:rPr/>
      </w:pPr>
      <w:r>
        <w:rPr>
          <w:sz w:val="24"/>
          <w:lang w:val="en-US"/>
        </w:rPr>
        <w:t xml:space="preserve">Raúl vino a que </w:t>
      </w:r>
      <w:r>
        <w:rPr>
          <w:i/>
          <w:iCs/>
          <w:sz w:val="24"/>
          <w:lang w:val="en-US"/>
        </w:rPr>
        <w:t>le explicaras tu disgusto</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sz w:val="22"/>
        </w:rPr>
      </w:pPr>
      <w:r>
        <w:rPr>
          <w:i/>
          <w:sz w:val="22"/>
        </w:rPr>
        <w:t>Примечание</w:t>
      </w:r>
      <w:r>
        <w:rPr>
          <w:sz w:val="22"/>
        </w:rPr>
        <w:t>. Не следует смешивать с придаточными предложениями обстоя</w:t>
        <w:softHyphen/>
        <w:t>тельства цели придаточные предложения в функции прямого дополнения и. подле</w:t>
        <w:softHyphen/>
        <w:t xml:space="preserve">жащего:                                      </w:t>
      </w:r>
    </w:p>
    <w:p>
      <w:pPr>
        <w:pStyle w:val="Normal1"/>
        <w:spacing w:lineRule="auto" w:line="240"/>
        <w:ind w:firstLine="284" w:end="0"/>
        <w:rPr/>
      </w:pPr>
      <w:r>
        <w:rPr>
          <w:sz w:val="22"/>
          <w:lang w:val="en-US"/>
        </w:rPr>
        <w:t>D</w:t>
      </w:r>
      <w:r>
        <w:rPr>
          <w:sz w:val="22"/>
        </w:rPr>
        <w:t>í</w:t>
      </w:r>
      <w:r>
        <w:rPr>
          <w:sz w:val="22"/>
          <w:lang w:val="en-US"/>
        </w:rPr>
        <w:t>gale</w:t>
      </w:r>
      <w:r>
        <w:rPr>
          <w:sz w:val="22"/>
        </w:rPr>
        <w:t xml:space="preserve"> </w:t>
      </w:r>
      <w:r>
        <w:rPr>
          <w:i/>
          <w:iCs/>
          <w:sz w:val="22"/>
          <w:lang w:val="en-US"/>
        </w:rPr>
        <w:t>gue</w:t>
      </w:r>
      <w:r>
        <w:rPr>
          <w:i/>
          <w:iCs/>
          <w:sz w:val="22"/>
        </w:rPr>
        <w:t xml:space="preserve"> </w:t>
      </w:r>
      <w:r>
        <w:rPr>
          <w:i/>
          <w:iCs/>
          <w:sz w:val="22"/>
          <w:lang w:val="en-US"/>
        </w:rPr>
        <w:t>venga</w:t>
      </w:r>
      <w:r>
        <w:rPr>
          <w:sz w:val="22"/>
        </w:rPr>
        <w:t xml:space="preserve"> (придаточное дополнительное).</w:t>
      </w:r>
    </w:p>
    <w:p>
      <w:pPr>
        <w:pStyle w:val="Normal1"/>
        <w:spacing w:lineRule="auto" w:line="240"/>
        <w:ind w:firstLine="284" w:end="0"/>
        <w:rPr/>
      </w:pPr>
      <w:r>
        <w:rPr>
          <w:sz w:val="22"/>
          <w:lang w:val="en-US"/>
        </w:rPr>
        <w:t xml:space="preserve">Es necesario </w:t>
      </w:r>
      <w:r>
        <w:rPr>
          <w:i/>
          <w:iCs/>
          <w:sz w:val="22"/>
          <w:lang w:val="en-US"/>
        </w:rPr>
        <w:t>que todos los ejercicios sean hechos</w:t>
      </w:r>
      <w:r>
        <w:rPr>
          <w:sz w:val="22"/>
          <w:lang w:val="en-US"/>
        </w:rPr>
        <w:t xml:space="preserve"> (</w:t>
      </w:r>
      <w:r>
        <w:rPr>
          <w:sz w:val="22"/>
        </w:rPr>
        <w:t>придаточное</w:t>
      </w:r>
      <w:r>
        <w:rPr>
          <w:sz w:val="22"/>
          <w:lang w:val="en-US"/>
        </w:rPr>
        <w:t xml:space="preserve"> </w:t>
      </w:r>
      <w:r>
        <w:rPr>
          <w:sz w:val="22"/>
        </w:rPr>
        <w:t>подлежащное</w:t>
      </w:r>
      <w:r>
        <w:rPr>
          <w:sz w:val="22"/>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sz w:val="24"/>
        </w:rPr>
      </w:pPr>
      <w:r>
        <w:rPr>
          <w:i/>
          <w:sz w:val="24"/>
        </w:rPr>
        <w:t>7. Придаточные предложения обстоятельства причины</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Придаточные предложения обстоятельства причины указывают на причину или дают обоснование того, о чем говорится в главном предложении. Они вводятся союзами и союзными оборо</w:t>
        <w:softHyphen/>
        <w:t xml:space="preserve">тами: </w:t>
      </w:r>
      <w:r>
        <w:rPr>
          <w:b/>
          <w:sz w:val="24"/>
          <w:lang w:val="en-US"/>
        </w:rPr>
        <w:t>porque</w:t>
      </w:r>
      <w:r>
        <w:rPr>
          <w:b/>
          <w:sz w:val="24"/>
        </w:rPr>
        <w:t xml:space="preserve">, </w:t>
      </w:r>
      <w:r>
        <w:rPr>
          <w:b/>
          <w:sz w:val="24"/>
          <w:lang w:val="en-US"/>
        </w:rPr>
        <w:t>ya</w:t>
      </w:r>
      <w:r>
        <w:rPr>
          <w:b/>
          <w:sz w:val="24"/>
        </w:rPr>
        <w:t xml:space="preserve"> </w:t>
      </w:r>
      <w:r>
        <w:rPr>
          <w:b/>
          <w:sz w:val="24"/>
          <w:lang w:val="en-US"/>
        </w:rPr>
        <w:t>que</w:t>
      </w:r>
      <w:r>
        <w:rPr>
          <w:b/>
          <w:sz w:val="24"/>
        </w:rPr>
        <w:t xml:space="preserve">, </w:t>
      </w:r>
      <w:r>
        <w:rPr>
          <w:b/>
          <w:sz w:val="24"/>
          <w:lang w:val="en-US"/>
        </w:rPr>
        <w:t>como</w:t>
      </w:r>
      <w:r>
        <w:rPr>
          <w:b/>
          <w:sz w:val="24"/>
        </w:rPr>
        <w:t xml:space="preserve"> </w:t>
      </w:r>
      <w:r>
        <w:rPr>
          <w:sz w:val="24"/>
        </w:rPr>
        <w:t>и др.:</w:t>
      </w:r>
    </w:p>
    <w:p>
      <w:pPr>
        <w:pStyle w:val="Normal1"/>
        <w:spacing w:lineRule="auto" w:line="240"/>
        <w:ind w:firstLine="284" w:end="0"/>
        <w:rPr/>
      </w:pPr>
      <w:r>
        <w:rPr>
          <w:sz w:val="24"/>
          <w:lang w:val="en-US"/>
        </w:rPr>
        <w:t xml:space="preserve">Llegué tarde </w:t>
      </w:r>
      <w:r>
        <w:rPr>
          <w:b/>
          <w:bCs/>
          <w:sz w:val="24"/>
          <w:lang w:val="en-US"/>
        </w:rPr>
        <w:t>porque</w:t>
      </w:r>
      <w:r>
        <w:rPr>
          <w:sz w:val="24"/>
          <w:lang w:val="en-US"/>
        </w:rPr>
        <w:t xml:space="preserve"> </w:t>
      </w:r>
      <w:r>
        <w:rPr>
          <w:i/>
          <w:iCs/>
          <w:sz w:val="24"/>
          <w:lang w:val="en-US"/>
        </w:rPr>
        <w:t>no tenía gasolina para mi automóvil.</w:t>
      </w:r>
    </w:p>
    <w:p>
      <w:pPr>
        <w:pStyle w:val="Normal1"/>
        <w:spacing w:lineRule="auto" w:line="240"/>
        <w:ind w:firstLine="284" w:end="0"/>
        <w:rPr/>
      </w:pPr>
      <w:r>
        <w:rPr>
          <w:sz w:val="24"/>
          <w:lang w:val="en-US"/>
        </w:rPr>
        <w:t xml:space="preserve">Piensas así, </w:t>
      </w:r>
      <w:r>
        <w:rPr>
          <w:b/>
          <w:bCs/>
          <w:sz w:val="24"/>
          <w:lang w:val="en-US"/>
        </w:rPr>
        <w:t>ya que</w:t>
      </w:r>
      <w:r>
        <w:rPr>
          <w:sz w:val="24"/>
          <w:lang w:val="en-US"/>
        </w:rPr>
        <w:t xml:space="preserve"> </w:t>
      </w:r>
      <w:r>
        <w:rPr>
          <w:i/>
          <w:iCs/>
          <w:sz w:val="24"/>
          <w:lang w:val="en-US"/>
        </w:rPr>
        <w:t>eres muy joven</w:t>
      </w:r>
      <w:r>
        <w:rPr>
          <w:sz w:val="24"/>
          <w:lang w:val="en-US"/>
        </w:rPr>
        <w:t>.</w:t>
      </w:r>
    </w:p>
    <w:p>
      <w:pPr>
        <w:pStyle w:val="Normal1"/>
        <w:spacing w:lineRule="auto" w:line="240"/>
        <w:ind w:firstLine="284" w:end="0"/>
        <w:rPr/>
      </w:pPr>
      <w:r>
        <w:rPr>
          <w:b/>
          <w:bCs/>
          <w:sz w:val="24"/>
          <w:lang w:val="en-US"/>
        </w:rPr>
        <w:t>Como</w:t>
      </w:r>
      <w:r>
        <w:rPr>
          <w:sz w:val="24"/>
          <w:lang w:val="en-US"/>
        </w:rPr>
        <w:t xml:space="preserve"> </w:t>
      </w:r>
      <w:r>
        <w:rPr>
          <w:i/>
          <w:iCs/>
          <w:sz w:val="24"/>
          <w:lang w:val="en-US"/>
        </w:rPr>
        <w:t>no me avisaron</w:t>
      </w:r>
      <w:r>
        <w:rPr>
          <w:sz w:val="24"/>
          <w:lang w:val="en-US"/>
        </w:rPr>
        <w:t>, no ire al instituto.</w:t>
      </w:r>
    </w:p>
    <w:p>
      <w:pPr>
        <w:pStyle w:val="Normal1"/>
        <w:spacing w:lineRule="auto" w:line="240"/>
        <w:ind w:firstLine="284" w:end="0"/>
        <w:rPr/>
      </w:pPr>
      <w:r>
        <w:rPr>
          <w:b/>
          <w:bCs/>
          <w:sz w:val="24"/>
          <w:lang w:val="en-US"/>
        </w:rPr>
        <w:t>Como</w:t>
      </w:r>
      <w:r>
        <w:rPr>
          <w:sz w:val="24"/>
          <w:lang w:val="en-US"/>
        </w:rPr>
        <w:t xml:space="preserve"> </w:t>
      </w:r>
      <w:r>
        <w:rPr>
          <w:i/>
          <w:iCs/>
          <w:sz w:val="24"/>
          <w:lang w:val="en-US"/>
        </w:rPr>
        <w:t>que comprendo</w:t>
      </w:r>
      <w:r>
        <w:rPr>
          <w:sz w:val="24"/>
          <w:lang w:val="en-US"/>
        </w:rPr>
        <w:t xml:space="preserve"> </w:t>
      </w:r>
      <w:r>
        <w:rPr>
          <w:i/>
          <w:iCs/>
          <w:sz w:val="24"/>
          <w:lang w:val="en-US"/>
        </w:rPr>
        <w:t>tu mala situacion</w:t>
      </w:r>
      <w:r>
        <w:rPr>
          <w:sz w:val="24"/>
          <w:lang w:val="en-US"/>
        </w:rPr>
        <w:t>, te ayudo.</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sz w:val="24"/>
        </w:rPr>
      </w:pPr>
      <w:r>
        <w:rPr>
          <w:i/>
          <w:sz w:val="24"/>
        </w:rPr>
        <w:t>8. Придаточные уступительные предложения</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Придаточное уступительное предложение сообщает факт, несмот</w:t>
        <w:softHyphen/>
        <w:t xml:space="preserve">ря на существование которого осуществляется то, о чем говорится в главном предложении. Роль союзов в уступительных придаточных предложениях выполняют: </w:t>
      </w:r>
      <w:r>
        <w:rPr>
          <w:b/>
          <w:bCs/>
          <w:sz w:val="24"/>
          <w:lang w:val="en-US"/>
        </w:rPr>
        <w:t>aunque</w:t>
      </w:r>
      <w:r>
        <w:rPr>
          <w:b/>
          <w:bCs/>
          <w:sz w:val="24"/>
        </w:rPr>
        <w:t xml:space="preserve">, </w:t>
      </w:r>
      <w:r>
        <w:rPr>
          <w:b/>
          <w:bCs/>
          <w:sz w:val="24"/>
          <w:lang w:val="en-US"/>
        </w:rPr>
        <w:t>a</w:t>
      </w:r>
      <w:r>
        <w:rPr>
          <w:b/>
          <w:bCs/>
          <w:sz w:val="24"/>
        </w:rPr>
        <w:t xml:space="preserve"> </w:t>
      </w:r>
      <w:r>
        <w:rPr>
          <w:b/>
          <w:bCs/>
          <w:sz w:val="24"/>
          <w:lang w:val="en-US"/>
        </w:rPr>
        <w:t>pesar</w:t>
      </w:r>
      <w:r>
        <w:rPr>
          <w:b/>
          <w:bCs/>
          <w:sz w:val="24"/>
        </w:rPr>
        <w:t xml:space="preserve"> </w:t>
      </w:r>
      <w:r>
        <w:rPr>
          <w:b/>
          <w:bCs/>
          <w:sz w:val="24"/>
          <w:lang w:val="en-US"/>
        </w:rPr>
        <w:t>de</w:t>
      </w:r>
      <w:r>
        <w:rPr>
          <w:b/>
          <w:bCs/>
          <w:sz w:val="24"/>
        </w:rPr>
        <w:t xml:space="preserve"> </w:t>
      </w:r>
      <w:r>
        <w:rPr>
          <w:b/>
          <w:bCs/>
          <w:sz w:val="24"/>
          <w:lang w:val="en-US"/>
        </w:rPr>
        <w:t>que</w:t>
      </w:r>
      <w:r>
        <w:rPr>
          <w:b/>
          <w:bCs/>
          <w:sz w:val="24"/>
        </w:rPr>
        <w:t xml:space="preserve">, </w:t>
      </w:r>
      <w:r>
        <w:rPr>
          <w:b/>
          <w:bCs/>
          <w:sz w:val="24"/>
          <w:lang w:val="en-US"/>
        </w:rPr>
        <w:t>siquiera</w:t>
      </w:r>
      <w:r>
        <w:rPr>
          <w:b/>
          <w:bCs/>
          <w:sz w:val="24"/>
        </w:rPr>
        <w:t xml:space="preserve">, </w:t>
      </w:r>
      <w:r>
        <w:rPr>
          <w:b/>
          <w:bCs/>
          <w:sz w:val="24"/>
          <w:lang w:val="en-US"/>
        </w:rPr>
        <w:t>aun</w:t>
      </w:r>
      <w:r>
        <w:rPr>
          <w:b/>
          <w:bCs/>
          <w:sz w:val="24"/>
        </w:rPr>
        <w:t xml:space="preserve"> </w:t>
      </w:r>
      <w:r>
        <w:rPr>
          <w:b/>
          <w:bCs/>
          <w:sz w:val="24"/>
          <w:lang w:val="en-US"/>
        </w:rPr>
        <w:t>cuando</w:t>
      </w:r>
      <w:r>
        <w:rPr>
          <w:b/>
          <w:bCs/>
          <w:sz w:val="24"/>
        </w:rPr>
        <w:t>, así</w:t>
      </w:r>
      <w:r>
        <w:rPr>
          <w:sz w:val="24"/>
        </w:rPr>
        <w:t xml:space="preserve"> и др.:</w:t>
      </w:r>
    </w:p>
    <w:p>
      <w:pPr>
        <w:pStyle w:val="Normal1"/>
        <w:spacing w:lineRule="auto" w:line="240"/>
        <w:ind w:firstLine="284" w:end="0"/>
        <w:rPr>
          <w:sz w:val="24"/>
        </w:rPr>
      </w:pPr>
      <w:r>
        <w:rPr>
          <w:sz w:val="24"/>
        </w:rPr>
        <w:t xml:space="preserve">  </w:t>
      </w:r>
    </w:p>
    <w:p>
      <w:pPr>
        <w:pStyle w:val="Normal1"/>
        <w:spacing w:lineRule="auto" w:line="240"/>
        <w:ind w:firstLine="284" w:end="0"/>
        <w:rPr/>
      </w:pPr>
      <w:r>
        <w:rPr>
          <w:sz w:val="24"/>
        </w:rPr>
        <w:t xml:space="preserve">   </w:t>
      </w:r>
      <w:r>
        <w:rPr>
          <w:b/>
          <w:bCs/>
          <w:sz w:val="24"/>
          <w:lang w:val="en-US"/>
        </w:rPr>
        <w:t>Aunque</w:t>
      </w:r>
      <w:r>
        <w:rPr>
          <w:sz w:val="24"/>
          <w:lang w:val="en-US"/>
        </w:rPr>
        <w:t xml:space="preserve"> </w:t>
      </w:r>
      <w:r>
        <w:rPr>
          <w:i/>
          <w:iCs/>
          <w:sz w:val="24"/>
          <w:lang w:val="en-US"/>
        </w:rPr>
        <w:t>tus palabras halagan mi amor propio</w:t>
      </w:r>
      <w:r>
        <w:rPr>
          <w:sz w:val="24"/>
          <w:lang w:val="en-US"/>
        </w:rPr>
        <w:t>, no me envanezco  por ello.</w:t>
      </w:r>
    </w:p>
    <w:p>
      <w:pPr>
        <w:pStyle w:val="Normal1"/>
        <w:spacing w:lineRule="auto" w:line="240"/>
        <w:ind w:firstLine="284" w:end="0"/>
        <w:rPr/>
      </w:pPr>
      <w:r>
        <w:rPr>
          <w:sz w:val="24"/>
          <w:lang w:val="en-US"/>
        </w:rPr>
        <w:t xml:space="preserve">   </w:t>
      </w:r>
      <w:r>
        <w:rPr>
          <w:sz w:val="24"/>
          <w:lang w:val="en-US"/>
        </w:rPr>
        <w:t xml:space="preserve">Nuestra intencion es luchar por la patria, </w:t>
      </w:r>
      <w:r>
        <w:rPr>
          <w:b/>
          <w:bCs/>
          <w:sz w:val="24"/>
          <w:lang w:val="en-US"/>
        </w:rPr>
        <w:t>así</w:t>
      </w:r>
      <w:r>
        <w:rPr>
          <w:sz w:val="24"/>
          <w:lang w:val="en-US"/>
        </w:rPr>
        <w:t xml:space="preserve"> </w:t>
      </w:r>
      <w:r>
        <w:rPr>
          <w:i/>
          <w:iCs/>
          <w:sz w:val="24"/>
          <w:lang w:val="en-US"/>
        </w:rPr>
        <w:t>nos cueste la vida</w:t>
      </w:r>
      <w:r>
        <w:rPr>
          <w:sz w:val="24"/>
          <w:lang w:val="en-US"/>
        </w:rPr>
        <w:t>.</w:t>
      </w:r>
    </w:p>
    <w:p>
      <w:pPr>
        <w:pStyle w:val="Normal1"/>
        <w:spacing w:lineRule="auto" w:line="240"/>
        <w:ind w:firstLine="284" w:end="0"/>
        <w:rPr/>
      </w:pPr>
      <w:r>
        <w:rPr>
          <w:sz w:val="24"/>
          <w:lang w:val="en-US"/>
        </w:rPr>
        <w:t xml:space="preserve">   </w:t>
      </w:r>
      <w:r>
        <w:rPr>
          <w:sz w:val="24"/>
          <w:lang w:val="en-US"/>
        </w:rPr>
        <w:t xml:space="preserve">Se notaba su mal humor </w:t>
      </w:r>
      <w:r>
        <w:rPr>
          <w:b/>
          <w:bCs/>
          <w:sz w:val="24"/>
          <w:lang w:val="en-US"/>
        </w:rPr>
        <w:t>por más que</w:t>
      </w:r>
      <w:r>
        <w:rPr>
          <w:sz w:val="24"/>
          <w:lang w:val="en-US"/>
        </w:rPr>
        <w:t xml:space="preserve"> lo </w:t>
      </w:r>
      <w:r>
        <w:rPr>
          <w:i/>
          <w:iCs/>
          <w:sz w:val="24"/>
          <w:lang w:val="en-US"/>
        </w:rPr>
        <w:t>disimulaba</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4"/>
          <w:lang w:val="en-US"/>
        </w:rPr>
        <w:t xml:space="preserve">    </w:t>
      </w:r>
      <w:r>
        <w:rPr>
          <w:i/>
          <w:sz w:val="24"/>
        </w:rPr>
        <w:t>Примечание</w:t>
      </w:r>
      <w:r>
        <w:rPr>
          <w:sz w:val="24"/>
        </w:rPr>
        <w:t>. Необходимо отличать придаточные уступительные от сложносочиненных противительных предложений</w:t>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t xml:space="preserve">Hace mal tiempo, aunque iré al cine. </w:t>
      </w:r>
    </w:p>
    <w:p>
      <w:pPr>
        <w:pStyle w:val="Normal1"/>
        <w:spacing w:lineRule="auto" w:line="240"/>
        <w:ind w:firstLine="284" w:end="0"/>
        <w:rPr>
          <w:sz w:val="24"/>
          <w:lang w:val="en-US"/>
        </w:rPr>
      </w:pPr>
      <w:r>
        <w:rPr>
          <w:sz w:val="24"/>
          <w:lang w:val="en-US"/>
        </w:rPr>
        <w:t>Me duele la cabeza, aunque asistiré al concierto.</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Оба предложения являются сложносочиненными с противительной связью. В предложениях </w:t>
      </w:r>
      <w:r>
        <w:rPr>
          <w:sz w:val="24"/>
          <w:lang w:val="en-US"/>
        </w:rPr>
        <w:t>aunque</w:t>
      </w:r>
      <w:r>
        <w:rPr>
          <w:sz w:val="24"/>
        </w:rPr>
        <w:t xml:space="preserve"> </w:t>
      </w:r>
      <w:r>
        <w:rPr>
          <w:sz w:val="24"/>
          <w:lang w:val="en-US"/>
        </w:rPr>
        <w:t>ir</w:t>
      </w:r>
      <w:r>
        <w:rPr>
          <w:sz w:val="24"/>
        </w:rPr>
        <w:t xml:space="preserve">é </w:t>
      </w:r>
      <w:r>
        <w:rPr>
          <w:sz w:val="24"/>
          <w:lang w:val="en-US"/>
        </w:rPr>
        <w:t>al</w:t>
      </w:r>
      <w:r>
        <w:rPr>
          <w:sz w:val="24"/>
        </w:rPr>
        <w:t xml:space="preserve"> </w:t>
      </w:r>
      <w:r>
        <w:rPr>
          <w:sz w:val="24"/>
          <w:lang w:val="en-US"/>
        </w:rPr>
        <w:t>cine</w:t>
      </w:r>
      <w:r>
        <w:rPr>
          <w:sz w:val="24"/>
        </w:rPr>
        <w:t xml:space="preserve"> и </w:t>
      </w:r>
      <w:r>
        <w:rPr>
          <w:sz w:val="24"/>
          <w:lang w:val="en-US"/>
        </w:rPr>
        <w:t>aunque</w:t>
      </w:r>
      <w:r>
        <w:rPr>
          <w:sz w:val="24"/>
        </w:rPr>
        <w:t xml:space="preserve"> </w:t>
      </w:r>
      <w:r>
        <w:rPr>
          <w:sz w:val="24"/>
          <w:lang w:val="en-US"/>
        </w:rPr>
        <w:t>asistir</w:t>
      </w:r>
      <w:r>
        <w:rPr>
          <w:sz w:val="24"/>
        </w:rPr>
        <w:t xml:space="preserve">é </w:t>
      </w:r>
      <w:r>
        <w:rPr>
          <w:sz w:val="24"/>
          <w:lang w:val="en-US"/>
        </w:rPr>
        <w:t>al</w:t>
      </w:r>
      <w:r>
        <w:rPr>
          <w:sz w:val="24"/>
        </w:rPr>
        <w:t xml:space="preserve"> </w:t>
      </w:r>
      <w:r>
        <w:rPr>
          <w:sz w:val="24"/>
          <w:lang w:val="en-US"/>
        </w:rPr>
        <w:t>concierto</w:t>
      </w:r>
      <w:r>
        <w:rPr>
          <w:sz w:val="24"/>
        </w:rPr>
        <w:t xml:space="preserve"> союз </w:t>
      </w:r>
      <w:r>
        <w:rPr>
          <w:b/>
          <w:sz w:val="24"/>
          <w:lang w:val="en-US"/>
        </w:rPr>
        <w:t>aunque</w:t>
      </w:r>
      <w:r>
        <w:rPr>
          <w:sz w:val="24"/>
        </w:rPr>
        <w:t xml:space="preserve"> (рав</w:t>
        <w:softHyphen/>
        <w:t xml:space="preserve">но как и смысл самих предложений) имеет противительный характер и может быть заменен синонимичным ему противительным союзом </w:t>
      </w:r>
      <w:r>
        <w:rPr>
          <w:b/>
          <w:sz w:val="24"/>
        </w:rPr>
        <w:t>ре</w:t>
      </w:r>
      <w:r>
        <w:rPr>
          <w:b/>
          <w:sz w:val="24"/>
          <w:lang w:val="en-US"/>
        </w:rPr>
        <w:t>ro</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Hace mal tiempo, </w:t>
      </w:r>
      <w:r>
        <w:rPr>
          <w:i/>
          <w:iCs/>
          <w:sz w:val="24"/>
        </w:rPr>
        <w:t>ре</w:t>
      </w:r>
      <w:r>
        <w:rPr>
          <w:i/>
          <w:iCs/>
          <w:sz w:val="24"/>
          <w:lang w:val="en-US"/>
        </w:rPr>
        <w:t>ro</w:t>
      </w:r>
      <w:r>
        <w:rPr>
          <w:sz w:val="24"/>
          <w:lang w:val="en-US"/>
        </w:rPr>
        <w:t xml:space="preserve"> iré al cine. </w:t>
      </w:r>
    </w:p>
    <w:p>
      <w:pPr>
        <w:pStyle w:val="Normal1"/>
        <w:spacing w:lineRule="auto" w:line="240"/>
        <w:ind w:firstLine="284" w:end="0"/>
        <w:rPr/>
      </w:pPr>
      <w:r>
        <w:rPr>
          <w:sz w:val="24"/>
          <w:lang w:val="en-US"/>
        </w:rPr>
        <w:t xml:space="preserve">Me duele la cabeza, </w:t>
      </w:r>
      <w:r>
        <w:rPr>
          <w:i/>
          <w:iCs/>
          <w:sz w:val="24"/>
          <w:lang w:val="en-US"/>
        </w:rPr>
        <w:t>pero</w:t>
      </w:r>
      <w:r>
        <w:rPr>
          <w:sz w:val="24"/>
          <w:lang w:val="en-US"/>
        </w:rPr>
        <w:t xml:space="preserve"> asistire al concierto.</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Придаточные уступительные не имеют противительного смысла; они содер</w:t>
        <w:softHyphen/>
        <w:t>жат лишь противоречие тому, о чем говорится в главном предложении и что неза</w:t>
        <w:softHyphen/>
        <w:t>висимо от этого противоречия было или будет выполнено. В придаточных уступи</w:t>
        <w:softHyphen/>
        <w:t xml:space="preserve">тельных союз </w:t>
      </w:r>
      <w:r>
        <w:rPr>
          <w:b/>
          <w:sz w:val="24"/>
          <w:lang w:val="en-US"/>
        </w:rPr>
        <w:t>aunque</w:t>
      </w:r>
      <w:r>
        <w:rPr>
          <w:sz w:val="24"/>
        </w:rPr>
        <w:t xml:space="preserve">    </w:t>
      </w:r>
      <w:r>
        <w:rPr>
          <w:spacing w:val="36"/>
          <w:sz w:val="24"/>
        </w:rPr>
        <w:t xml:space="preserve">не может быть  </w:t>
      </w:r>
      <w:r>
        <w:rPr>
          <w:sz w:val="24"/>
        </w:rPr>
        <w:t xml:space="preserve"> заменен союзом </w:t>
      </w:r>
      <w:r>
        <w:rPr>
          <w:b/>
          <w:sz w:val="24"/>
        </w:rPr>
        <w:t>pero</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i/>
          <w:iCs/>
          <w:sz w:val="24"/>
        </w:rPr>
        <w:t>А</w:t>
      </w:r>
      <w:r>
        <w:rPr>
          <w:i/>
          <w:iCs/>
          <w:sz w:val="24"/>
          <w:lang w:val="en-US"/>
        </w:rPr>
        <w:t>unque</w:t>
      </w:r>
      <w:r>
        <w:rPr>
          <w:sz w:val="24"/>
          <w:lang w:val="en-US"/>
        </w:rPr>
        <w:t xml:space="preserve"> hase mal tiempo, iré al cine. </w:t>
      </w:r>
    </w:p>
    <w:p>
      <w:pPr>
        <w:pStyle w:val="Normal1"/>
        <w:spacing w:lineRule="auto" w:line="240"/>
        <w:ind w:firstLine="284" w:end="0"/>
        <w:rPr/>
      </w:pPr>
      <w:r>
        <w:rPr>
          <w:i/>
          <w:iCs/>
          <w:sz w:val="24"/>
          <w:lang w:val="en-US"/>
        </w:rPr>
        <w:t>Aunque</w:t>
      </w:r>
      <w:r>
        <w:rPr>
          <w:sz w:val="24"/>
          <w:lang w:val="en-US"/>
        </w:rPr>
        <w:t xml:space="preserve"> me duele lacabeza, asistiré al concierto.</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sz w:val="24"/>
        </w:rPr>
      </w:pPr>
      <w:r>
        <w:rPr>
          <w:i/>
          <w:sz w:val="24"/>
        </w:rPr>
        <w:t>9. Придаточные условные предложения</w:t>
      </w:r>
    </w:p>
    <w:p>
      <w:pPr>
        <w:pStyle w:val="Normal1"/>
        <w:spacing w:lineRule="auto" w:line="240"/>
        <w:ind w:firstLine="284" w:end="0"/>
        <w:rPr>
          <w:i/>
          <w:i/>
          <w:sz w:val="24"/>
        </w:rPr>
      </w:pPr>
      <w:r>
        <w:rPr>
          <w:i/>
          <w:sz w:val="24"/>
        </w:rPr>
      </w:r>
    </w:p>
    <w:p>
      <w:pPr>
        <w:pStyle w:val="Normal1"/>
        <w:spacing w:lineRule="auto" w:line="240"/>
        <w:ind w:firstLine="284" w:end="0"/>
        <w:rPr>
          <w:sz w:val="24"/>
        </w:rPr>
      </w:pPr>
      <w:r>
        <w:rPr>
          <w:sz w:val="24"/>
        </w:rPr>
        <w:t>Условные придаточные предложения содержат указание на усло</w:t>
        <w:softHyphen/>
        <w:t>вие, при котором могло или может происходить то, о чем сообщает</w:t>
        <w:softHyphen/>
        <w:t>ся в главном предложении.</w:t>
      </w:r>
    </w:p>
    <w:p>
      <w:pPr>
        <w:pStyle w:val="Normal1"/>
        <w:spacing w:lineRule="auto" w:line="240"/>
        <w:ind w:firstLine="284" w:end="0"/>
        <w:rPr/>
      </w:pPr>
      <w:r>
        <w:rPr>
          <w:sz w:val="24"/>
        </w:rPr>
        <w:t xml:space="preserve">Условные предложения вводятся обычно союзом </w:t>
      </w:r>
      <w:r>
        <w:rPr>
          <w:b/>
          <w:sz w:val="24"/>
          <w:lang w:val="en-US"/>
        </w:rPr>
        <w:t>si</w:t>
      </w:r>
      <w:r>
        <w:rPr>
          <w:sz w:val="24"/>
        </w:rPr>
        <w:t xml:space="preserve"> (</w:t>
      </w:r>
      <w:r>
        <w:rPr>
          <w:i/>
          <w:iCs/>
          <w:sz w:val="24"/>
        </w:rPr>
        <w:t>если</w:t>
      </w:r>
      <w:r>
        <w:rPr>
          <w:sz w:val="24"/>
        </w:rPr>
        <w:t xml:space="preserve"> или </w:t>
      </w:r>
      <w:r>
        <w:rPr>
          <w:i/>
          <w:iCs/>
          <w:sz w:val="24"/>
        </w:rPr>
        <w:t>если бы</w:t>
      </w:r>
      <w:r>
        <w:rPr>
          <w:sz w:val="24"/>
        </w:rPr>
        <w:t>) и часто помещаются перед главным предложением:</w:t>
      </w:r>
    </w:p>
    <w:p>
      <w:pPr>
        <w:pStyle w:val="Normal1"/>
        <w:spacing w:lineRule="auto" w:line="240"/>
        <w:ind w:firstLine="284" w:end="0"/>
        <w:rPr>
          <w:sz w:val="24"/>
        </w:rPr>
      </w:pPr>
      <w:r>
        <w:rPr>
          <w:sz w:val="24"/>
        </w:rPr>
      </w:r>
    </w:p>
    <w:tbl>
      <w:tblPr>
        <w:tblW w:w="9812" w:type="dxa"/>
        <w:jc w:val="start"/>
        <w:tblInd w:w="361" w:type="dxa"/>
        <w:tblLayout w:type="fixed"/>
        <w:tblCellMar>
          <w:top w:w="0" w:type="dxa"/>
          <w:start w:w="108" w:type="dxa"/>
          <w:bottom w:w="0" w:type="dxa"/>
          <w:end w:w="108" w:type="dxa"/>
        </w:tblCellMar>
      </w:tblPr>
      <w:tblGrid>
        <w:gridCol w:w="4567"/>
        <w:gridCol w:w="5245"/>
      </w:tblGrid>
      <w:tr>
        <w:trPr>
          <w:trHeight w:val="1360" w:hRule="atLeast"/>
        </w:trPr>
        <w:tc>
          <w:tcPr>
            <w:tcW w:w="4567" w:type="dxa"/>
            <w:tcBorders/>
          </w:tcPr>
          <w:p>
            <w:pPr>
              <w:pStyle w:val="Normal1"/>
              <w:spacing w:lineRule="auto" w:line="240"/>
              <w:rPr/>
            </w:pPr>
            <w:r>
              <w:rPr>
                <w:b/>
                <w:bCs/>
                <w:sz w:val="24"/>
                <w:lang w:val="en-US"/>
              </w:rPr>
              <w:t>Si</w:t>
            </w:r>
            <w:r>
              <w:rPr>
                <w:sz w:val="24"/>
                <w:lang w:val="en-US"/>
              </w:rPr>
              <w:t xml:space="preserve"> </w:t>
            </w:r>
            <w:r>
              <w:rPr>
                <w:i/>
                <w:iCs/>
                <w:sz w:val="24"/>
                <w:lang w:val="en-US"/>
              </w:rPr>
              <w:t>viene usted en primavera</w:t>
            </w:r>
            <w:r>
              <w:rPr>
                <w:sz w:val="24"/>
                <w:lang w:val="en-US"/>
              </w:rPr>
              <w:t>, aquí</w:t>
            </w:r>
          </w:p>
          <w:p>
            <w:pPr>
              <w:pStyle w:val="Normal1"/>
              <w:spacing w:lineRule="auto" w:line="240"/>
              <w:ind w:firstLine="284" w:end="0"/>
              <w:rPr/>
            </w:pPr>
            <w:r>
              <w:rPr>
                <w:sz w:val="24"/>
                <w:lang w:val="en-US"/>
              </w:rPr>
              <w:t>me encontrará. (B</w:t>
            </w:r>
            <w:r>
              <w:rPr>
                <w:lang w:val="en-US"/>
              </w:rPr>
              <w:t>lASCO</w:t>
            </w:r>
            <w:r>
              <w:rPr>
                <w:sz w:val="24"/>
                <w:lang w:val="en-US"/>
              </w:rPr>
              <w:t xml:space="preserve"> I</w:t>
            </w:r>
            <w:r>
              <w:rPr>
                <w:lang w:val="en-US"/>
              </w:rPr>
              <w:t>BANEZ</w:t>
            </w:r>
            <w:r>
              <w:rPr>
                <w:sz w:val="24"/>
                <w:lang w:val="en-US"/>
              </w:rPr>
              <w:t>)</w:t>
            </w:r>
          </w:p>
          <w:p>
            <w:pPr>
              <w:pStyle w:val="Normal1"/>
              <w:spacing w:lineRule="auto" w:line="240"/>
              <w:rPr/>
            </w:pPr>
            <w:r>
              <w:rPr>
                <w:b/>
                <w:bCs/>
                <w:sz w:val="24"/>
                <w:lang w:val="en-US"/>
              </w:rPr>
              <w:t>Si</w:t>
            </w:r>
            <w:r>
              <w:rPr>
                <w:sz w:val="24"/>
                <w:lang w:val="en-US"/>
              </w:rPr>
              <w:t xml:space="preserve"> </w:t>
            </w:r>
            <w:r>
              <w:rPr>
                <w:i/>
                <w:iCs/>
                <w:sz w:val="24"/>
                <w:lang w:val="en-US"/>
              </w:rPr>
              <w:t>yo tuviera un arma,</w:t>
            </w:r>
            <w:r>
              <w:rPr>
                <w:sz w:val="24"/>
                <w:lang w:val="en-US"/>
              </w:rPr>
              <w:t xml:space="preserve"> estaría </w:t>
            </w:r>
            <w:r>
              <w:rPr>
                <w:sz w:val="24"/>
              </w:rPr>
              <w:t>ре</w:t>
            </w:r>
            <w:r>
              <w:rPr>
                <w:sz w:val="24"/>
                <w:lang w:val="en-US"/>
              </w:rPr>
              <w:t>-</w:t>
            </w:r>
          </w:p>
          <w:p>
            <w:pPr>
              <w:pStyle w:val="Normal1"/>
              <w:spacing w:lineRule="auto" w:line="240"/>
              <w:ind w:firstLine="284" w:end="0"/>
              <w:rPr/>
            </w:pPr>
            <w:r>
              <w:rPr>
                <w:sz w:val="24"/>
                <w:lang w:val="en-US"/>
              </w:rPr>
              <w:t>leando. (</w:t>
            </w:r>
            <w:r>
              <w:rPr>
                <w:sz w:val="24"/>
              </w:rPr>
              <w:t>С</w:t>
            </w:r>
            <w:r>
              <w:rPr>
                <w:sz w:val="24"/>
                <w:lang w:val="en-US"/>
              </w:rPr>
              <w:t>. L</w:t>
            </w:r>
            <w:r>
              <w:rPr>
                <w:lang w:val="en-US"/>
              </w:rPr>
              <w:t>EANTE</w:t>
            </w:r>
            <w:r>
              <w:rPr>
                <w:sz w:val="24"/>
                <w:lang w:val="en-US"/>
              </w:rPr>
              <w:t>)</w:t>
            </w:r>
          </w:p>
          <w:p>
            <w:pPr>
              <w:pStyle w:val="Normal1"/>
              <w:rPr>
                <w:sz w:val="24"/>
                <w:lang w:val="en-US"/>
              </w:rPr>
            </w:pPr>
            <w:r>
              <w:rPr>
                <w:sz w:val="24"/>
                <w:lang w:val="en-US"/>
              </w:rPr>
            </w:r>
          </w:p>
        </w:tc>
        <w:tc>
          <w:tcPr>
            <w:tcW w:w="5245" w:type="dxa"/>
            <w:tcBorders/>
          </w:tcPr>
          <w:p>
            <w:pPr>
              <w:pStyle w:val="Normal1"/>
              <w:spacing w:lineRule="auto" w:line="240"/>
              <w:rPr>
                <w:sz w:val="24"/>
              </w:rPr>
            </w:pPr>
            <w:r>
              <w:rPr>
                <w:sz w:val="24"/>
              </w:rPr>
              <w:t>Если вы приедете весной, то</w:t>
            </w:r>
          </w:p>
          <w:p>
            <w:pPr>
              <w:pStyle w:val="Normal1"/>
              <w:spacing w:lineRule="auto" w:line="240"/>
              <w:ind w:start="232" w:end="0"/>
              <w:rPr>
                <w:sz w:val="24"/>
              </w:rPr>
            </w:pPr>
            <w:r>
              <w:rPr>
                <w:sz w:val="24"/>
              </w:rPr>
              <w:t xml:space="preserve">найдете меня здесь. </w:t>
            </w:r>
          </w:p>
          <w:p>
            <w:pPr>
              <w:pStyle w:val="Normal1"/>
              <w:spacing w:lineRule="auto" w:line="240"/>
              <w:rPr>
                <w:sz w:val="24"/>
              </w:rPr>
            </w:pPr>
            <w:r>
              <w:rPr>
                <w:sz w:val="24"/>
              </w:rPr>
              <w:t>Если бы у меня было оружие, я</w:t>
            </w:r>
          </w:p>
          <w:p>
            <w:pPr>
              <w:pStyle w:val="Normal1"/>
              <w:spacing w:lineRule="auto" w:line="240"/>
              <w:ind w:start="272" w:end="0"/>
              <w:rPr>
                <w:sz w:val="24"/>
              </w:rPr>
            </w:pPr>
            <w:r>
              <w:rPr>
                <w:sz w:val="24"/>
              </w:rPr>
              <w:t xml:space="preserve">бы сражался.       </w:t>
            </w:r>
          </w:p>
          <w:p>
            <w:pPr>
              <w:pStyle w:val="Normal1"/>
              <w:rPr>
                <w:sz w:val="24"/>
              </w:rPr>
            </w:pPr>
            <w:r>
              <w:rPr>
                <w:sz w:val="24"/>
              </w:rPr>
            </w:r>
          </w:p>
        </w:tc>
      </w:tr>
    </w:tbl>
    <w:p>
      <w:pPr>
        <w:pStyle w:val="Normal1"/>
        <w:spacing w:lineRule="auto" w:line="240"/>
        <w:ind w:firstLine="284" w:end="0"/>
        <w:rPr/>
      </w:pPr>
      <w:r>
        <w:rPr>
          <w:sz w:val="24"/>
        </w:rPr>
        <w:t>В зависимости от отношения к сообщаемому факту и времени предполагаемого действия, условные предложения делятся в испан</w:t>
        <w:softHyphen/>
        <w:t xml:space="preserve">ском языке на три типа: </w:t>
      </w:r>
      <w:r>
        <w:rPr>
          <w:spacing w:val="30"/>
          <w:sz w:val="24"/>
        </w:rPr>
        <w:t>условные реальные, предположительные и нереальные.</w:t>
      </w:r>
    </w:p>
    <w:p>
      <w:pPr>
        <w:pStyle w:val="Normal1"/>
        <w:spacing w:lineRule="auto" w:line="240"/>
        <w:ind w:firstLine="284" w:end="0"/>
        <w:rPr>
          <w:sz w:val="24"/>
        </w:rPr>
      </w:pPr>
      <w:r>
        <w:rPr>
          <w:sz w:val="24"/>
        </w:rPr>
        <w:t>а) Условные предложения  п е р в о г о  типа выражают усло</w:t>
        <w:softHyphen/>
        <w:t>вие, которое говорящему представляется реальным, выполнимым в будущем или настоящем времени, а иногда и в прошедшем:</w:t>
      </w:r>
    </w:p>
    <w:p>
      <w:pPr>
        <w:pStyle w:val="Normal1"/>
        <w:spacing w:lineRule="auto" w:line="240"/>
        <w:ind w:firstLine="284" w:end="0"/>
        <w:rPr>
          <w:sz w:val="24"/>
        </w:rPr>
      </w:pPr>
      <w:r>
        <w:rPr>
          <w:sz w:val="24"/>
        </w:rPr>
      </w:r>
    </w:p>
    <w:tbl>
      <w:tblPr>
        <w:tblW w:w="9800" w:type="dxa"/>
        <w:jc w:val="start"/>
        <w:tblInd w:w="301" w:type="dxa"/>
        <w:tblLayout w:type="fixed"/>
        <w:tblCellMar>
          <w:top w:w="0" w:type="dxa"/>
          <w:start w:w="108" w:type="dxa"/>
          <w:bottom w:w="0" w:type="dxa"/>
          <w:end w:w="108" w:type="dxa"/>
        </w:tblCellMar>
      </w:tblPr>
      <w:tblGrid>
        <w:gridCol w:w="4627"/>
        <w:gridCol w:w="5173"/>
      </w:tblGrid>
      <w:tr>
        <w:trPr>
          <w:trHeight w:val="100" w:hRule="atLeast"/>
        </w:trPr>
        <w:tc>
          <w:tcPr>
            <w:tcW w:w="4627" w:type="dxa"/>
            <w:tcBorders/>
          </w:tcPr>
          <w:p>
            <w:pPr>
              <w:pStyle w:val="Normal1"/>
              <w:spacing w:lineRule="auto" w:line="240"/>
              <w:rPr/>
            </w:pPr>
            <w:r>
              <w:rPr>
                <w:i/>
                <w:iCs/>
                <w:sz w:val="24"/>
                <w:lang w:val="en-US"/>
              </w:rPr>
              <w:t>Si estudias</w:t>
            </w:r>
            <w:r>
              <w:rPr>
                <w:sz w:val="24"/>
                <w:lang w:val="en-US"/>
              </w:rPr>
              <w:t xml:space="preserve"> bien, alcanzarás mucho.</w:t>
            </w:r>
          </w:p>
          <w:p>
            <w:pPr>
              <w:pStyle w:val="Normal1"/>
              <w:spacing w:lineRule="auto" w:line="240"/>
              <w:rPr>
                <w:sz w:val="24"/>
                <w:lang w:val="en-US"/>
              </w:rPr>
            </w:pPr>
            <w:r>
              <w:rPr>
                <w:sz w:val="24"/>
                <w:lang w:val="en-US"/>
              </w:rPr>
            </w:r>
          </w:p>
          <w:p>
            <w:pPr>
              <w:pStyle w:val="Normal1"/>
              <w:spacing w:lineRule="auto" w:line="240"/>
              <w:rPr/>
            </w:pPr>
            <w:r>
              <w:rPr>
                <w:i/>
                <w:iCs/>
                <w:sz w:val="24"/>
                <w:lang w:val="en-US"/>
              </w:rPr>
              <w:t>Si almuerzas fuerte</w:t>
            </w:r>
            <w:r>
              <w:rPr>
                <w:sz w:val="24"/>
                <w:lang w:val="en-US"/>
              </w:rPr>
              <w:t>... se te quitará</w:t>
            </w:r>
          </w:p>
          <w:p>
            <w:pPr>
              <w:pStyle w:val="Normal1"/>
              <w:spacing w:lineRule="auto" w:line="240"/>
              <w:ind w:firstLine="284" w:end="0"/>
              <w:rPr/>
            </w:pPr>
            <w:r>
              <w:rPr>
                <w:sz w:val="24"/>
                <w:lang w:val="en-US"/>
              </w:rPr>
              <w:t xml:space="preserve">la gana de comer. </w:t>
            </w:r>
            <w:r>
              <w:rPr>
                <w:sz w:val="24"/>
              </w:rPr>
              <w:t>(</w:t>
            </w:r>
            <w:r>
              <w:rPr>
                <w:sz w:val="24"/>
                <w:lang w:val="en-US"/>
              </w:rPr>
              <w:t>P</w:t>
            </w:r>
            <w:r>
              <w:rPr/>
              <w:t>É</w:t>
            </w:r>
            <w:r>
              <w:rPr>
                <w:lang w:val="en-US"/>
              </w:rPr>
              <w:t>REZ</w:t>
            </w:r>
            <w:r>
              <w:rPr>
                <w:sz w:val="24"/>
              </w:rPr>
              <w:t xml:space="preserve"> </w:t>
            </w:r>
            <w:r>
              <w:rPr>
                <w:sz w:val="24"/>
                <w:lang w:val="en-US"/>
              </w:rPr>
              <w:t>G</w:t>
            </w:r>
            <w:r>
              <w:rPr>
                <w:lang w:val="en-US"/>
              </w:rPr>
              <w:t>ALD</w:t>
            </w:r>
            <w:r>
              <w:rPr/>
              <w:t>Ó</w:t>
            </w:r>
            <w:r>
              <w:rPr>
                <w:lang w:val="en-US"/>
              </w:rPr>
              <w:t>S</w:t>
            </w:r>
            <w:r>
              <w:rPr>
                <w:sz w:val="24"/>
              </w:rPr>
              <w:t>)</w:t>
            </w:r>
          </w:p>
          <w:p>
            <w:pPr>
              <w:pStyle w:val="Normal1"/>
              <w:rPr>
                <w:i/>
                <w:i/>
                <w:iCs/>
                <w:sz w:val="24"/>
              </w:rPr>
            </w:pPr>
            <w:r>
              <w:rPr>
                <w:i/>
                <w:iCs/>
                <w:sz w:val="24"/>
              </w:rPr>
            </w:r>
          </w:p>
        </w:tc>
        <w:tc>
          <w:tcPr>
            <w:tcW w:w="5173" w:type="dxa"/>
            <w:tcBorders/>
          </w:tcPr>
          <w:p>
            <w:pPr>
              <w:pStyle w:val="Normal1"/>
              <w:spacing w:lineRule="auto" w:line="240"/>
              <w:ind w:hanging="317" w:start="317" w:end="0"/>
              <w:rPr>
                <w:sz w:val="24"/>
              </w:rPr>
            </w:pPr>
            <w:r>
              <w:rPr>
                <w:sz w:val="24"/>
              </w:rPr>
              <w:t>Если ты будешь хорошо учить</w:t>
              <w:softHyphen/>
              <w:t>ся, достигнешь         многого.</w:t>
            </w:r>
          </w:p>
          <w:p>
            <w:pPr>
              <w:pStyle w:val="Normal1"/>
              <w:spacing w:lineRule="auto" w:line="240"/>
              <w:ind w:hanging="317" w:start="317" w:end="0"/>
              <w:rPr>
                <w:sz w:val="24"/>
              </w:rPr>
            </w:pPr>
            <w:r>
              <w:rPr>
                <w:sz w:val="24"/>
              </w:rPr>
              <w:t>Если ты плотно позавтракаешь, то тебе не захочется обедать.</w:t>
            </w:r>
          </w:p>
          <w:p>
            <w:pPr>
              <w:pStyle w:val="Normal1"/>
              <w:rPr>
                <w:i/>
                <w:i/>
                <w:iCs/>
                <w:sz w:val="24"/>
              </w:rPr>
            </w:pPr>
            <w:r>
              <w:rPr>
                <w:i/>
                <w:iCs/>
                <w:sz w:val="24"/>
              </w:rPr>
            </w:r>
          </w:p>
        </w:tc>
      </w:tr>
    </w:tbl>
    <w:p>
      <w:pPr>
        <w:pStyle w:val="Normal1"/>
        <w:spacing w:lineRule="auto" w:line="240"/>
        <w:ind w:firstLine="284" w:end="0"/>
        <w:rPr/>
      </w:pPr>
      <w:r>
        <w:rPr>
          <w:sz w:val="24"/>
        </w:rPr>
        <w:t>Употребление времен глаголов главного и придаточного пред</w:t>
        <w:softHyphen/>
        <w:t>ложения в этом, как и в последующих случаях, подчиняется осо</w:t>
        <w:softHyphen/>
        <w:t xml:space="preserve">бым правилам согласования. В обеих частях сложноподчиненных предложений первого типа обычно употребляются времена </w:t>
      </w:r>
      <w:r>
        <w:rPr>
          <w:spacing w:val="20"/>
          <w:sz w:val="24"/>
        </w:rPr>
        <w:t>изъя</w:t>
        <w:softHyphen/>
        <w:t>вительного</w:t>
      </w:r>
      <w:r>
        <w:rPr>
          <w:sz w:val="24"/>
        </w:rPr>
        <w:t xml:space="preserve"> наклонения: в условном предложении глагол не может иметь форм будущего времени: они заменяются формами настоящего времени, если передаваемое действие относится к бу</w:t>
        <w:softHyphen/>
        <w:t>дущему.</w:t>
      </w:r>
    </w:p>
    <w:p>
      <w:pPr>
        <w:pStyle w:val="Normal1"/>
        <w:spacing w:lineRule="auto" w:line="240"/>
        <w:ind w:firstLine="284" w:end="0"/>
        <w:rPr/>
      </w:pPr>
      <w:r>
        <w:rPr>
          <w:sz w:val="24"/>
        </w:rPr>
        <w:t xml:space="preserve">В главном предложении чаще других используются формы </w:t>
      </w:r>
      <w:r>
        <w:rPr>
          <w:sz w:val="24"/>
          <w:lang w:val="en-US"/>
        </w:rPr>
        <w:t>futuro</w:t>
      </w:r>
      <w:r>
        <w:rPr>
          <w:sz w:val="24"/>
        </w:rPr>
        <w:t xml:space="preserve"> </w:t>
      </w:r>
      <w:r>
        <w:rPr>
          <w:sz w:val="24"/>
          <w:lang w:val="en-US"/>
        </w:rPr>
        <w:t>de</w:t>
      </w:r>
      <w:r>
        <w:rPr>
          <w:sz w:val="24"/>
        </w:rPr>
        <w:t xml:space="preserve"> </w:t>
      </w:r>
      <w:r>
        <w:rPr>
          <w:sz w:val="24"/>
          <w:lang w:val="en-US"/>
        </w:rPr>
        <w:t>indicativo</w:t>
      </w:r>
      <w:r>
        <w:rPr>
          <w:sz w:val="24"/>
        </w:rPr>
        <w:t xml:space="preserve">, </w:t>
      </w:r>
      <w:r>
        <w:rPr>
          <w:sz w:val="24"/>
          <w:lang w:val="en-US"/>
        </w:rPr>
        <w:t>presente</w:t>
      </w:r>
      <w:r>
        <w:rPr>
          <w:sz w:val="24"/>
        </w:rPr>
        <w:t xml:space="preserve"> </w:t>
      </w:r>
      <w:r>
        <w:rPr>
          <w:sz w:val="24"/>
          <w:lang w:val="en-US"/>
        </w:rPr>
        <w:t>de</w:t>
      </w:r>
      <w:r>
        <w:rPr>
          <w:sz w:val="24"/>
        </w:rPr>
        <w:t xml:space="preserve"> </w:t>
      </w:r>
      <w:r>
        <w:rPr>
          <w:sz w:val="24"/>
          <w:lang w:val="en-US"/>
        </w:rPr>
        <w:t>indicativo</w:t>
      </w:r>
      <w:r>
        <w:rPr>
          <w:sz w:val="24"/>
        </w:rPr>
        <w:t xml:space="preserve"> и </w:t>
      </w:r>
      <w:r>
        <w:rPr>
          <w:sz w:val="24"/>
          <w:lang w:val="en-US"/>
        </w:rPr>
        <w:t>imperativo</w:t>
      </w:r>
      <w:r>
        <w:rPr>
          <w:sz w:val="24"/>
        </w:rPr>
        <w:t xml:space="preserve">. Союз </w:t>
      </w:r>
      <w:r>
        <w:rPr>
          <w:b/>
          <w:sz w:val="24"/>
          <w:lang w:val="en-US"/>
        </w:rPr>
        <w:t>si</w:t>
      </w:r>
      <w:r>
        <w:rPr>
          <w:sz w:val="24"/>
        </w:rPr>
        <w:t xml:space="preserve"> во всех предложениях первого типа переводится как </w:t>
      </w:r>
      <w:r>
        <w:rPr>
          <w:i/>
          <w:iCs/>
          <w:sz w:val="24"/>
        </w:rPr>
        <w:t>если</w:t>
      </w:r>
      <w:r>
        <w:rPr>
          <w:sz w:val="24"/>
        </w:rPr>
        <w:t xml:space="preserve"> и никогда союзом </w:t>
      </w:r>
      <w:r>
        <w:rPr>
          <w:i/>
          <w:iCs/>
          <w:sz w:val="24"/>
        </w:rPr>
        <w:t>если бы</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Si </w:t>
      </w:r>
      <w:r>
        <w:rPr>
          <w:i/>
          <w:iCs/>
          <w:sz w:val="24"/>
          <w:lang w:val="en-US"/>
        </w:rPr>
        <w:t>estudias</w:t>
      </w:r>
      <w:r>
        <w:rPr>
          <w:sz w:val="24"/>
          <w:lang w:val="en-US"/>
        </w:rPr>
        <w:t xml:space="preserve"> mucho, </w:t>
      </w:r>
      <w:r>
        <w:rPr>
          <w:b/>
          <w:bCs/>
          <w:sz w:val="24"/>
          <w:lang w:val="en-US"/>
        </w:rPr>
        <w:t>sacarás</w:t>
      </w:r>
      <w:r>
        <w:rPr>
          <w:sz w:val="24"/>
          <w:lang w:val="en-US"/>
        </w:rPr>
        <w:t xml:space="preserve"> buenas notas.</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Эта фраза имеет двойной смысл: «если ты будешь заниматься много, то получишь хорошие оценки»; или «если ты занимаешься много, то получишь хорошие оценки».</w:t>
      </w:r>
    </w:p>
    <w:tbl>
      <w:tblPr>
        <w:tblW w:w="9506" w:type="dxa"/>
        <w:jc w:val="start"/>
        <w:tblInd w:w="241" w:type="dxa"/>
        <w:tblLayout w:type="fixed"/>
        <w:tblCellMar>
          <w:top w:w="0" w:type="dxa"/>
          <w:start w:w="108" w:type="dxa"/>
          <w:bottom w:w="0" w:type="dxa"/>
          <w:end w:w="108" w:type="dxa"/>
        </w:tblCellMar>
      </w:tblPr>
      <w:tblGrid>
        <w:gridCol w:w="4687"/>
        <w:gridCol w:w="4819"/>
      </w:tblGrid>
      <w:tr>
        <w:trPr>
          <w:trHeight w:val="2840" w:hRule="atLeast"/>
        </w:trPr>
        <w:tc>
          <w:tcPr>
            <w:tcW w:w="4687" w:type="dxa"/>
            <w:tcBorders/>
          </w:tcPr>
          <w:p>
            <w:pPr>
              <w:pStyle w:val="Normal1"/>
              <w:snapToGrid w:val="false"/>
              <w:spacing w:lineRule="auto" w:line="240"/>
              <w:ind w:firstLine="284" w:end="0"/>
              <w:rPr>
                <w:sz w:val="24"/>
              </w:rPr>
            </w:pPr>
            <w:r>
              <w:rPr>
                <w:sz w:val="24"/>
              </w:rPr>
            </w:r>
          </w:p>
          <w:p>
            <w:pPr>
              <w:pStyle w:val="Normal1"/>
              <w:spacing w:lineRule="auto" w:line="240"/>
              <w:rPr/>
            </w:pPr>
            <w:r>
              <w:rPr>
                <w:sz w:val="24"/>
                <w:lang w:val="en-US"/>
              </w:rPr>
              <w:t xml:space="preserve">Si </w:t>
            </w:r>
            <w:r>
              <w:rPr>
                <w:i/>
                <w:iCs/>
                <w:sz w:val="24"/>
                <w:lang w:val="en-US"/>
              </w:rPr>
              <w:t>estudias</w:t>
            </w:r>
            <w:r>
              <w:rPr>
                <w:sz w:val="24"/>
                <w:lang w:val="en-US"/>
              </w:rPr>
              <w:t xml:space="preserve"> mucho, </w:t>
            </w:r>
            <w:r>
              <w:rPr>
                <w:b/>
                <w:bCs/>
                <w:sz w:val="24"/>
                <w:lang w:val="en-US"/>
              </w:rPr>
              <w:t>sacas</w:t>
            </w:r>
            <w:r>
              <w:rPr>
                <w:sz w:val="24"/>
                <w:lang w:val="en-US"/>
              </w:rPr>
              <w:t xml:space="preserve"> buenas</w:t>
            </w:r>
          </w:p>
          <w:p>
            <w:pPr>
              <w:pStyle w:val="Normal1"/>
              <w:spacing w:lineRule="auto" w:line="240"/>
              <w:ind w:firstLine="284" w:end="0"/>
              <w:rPr>
                <w:sz w:val="24"/>
                <w:lang w:val="en-US"/>
              </w:rPr>
            </w:pPr>
            <w:r>
              <w:rPr>
                <w:sz w:val="24"/>
                <w:lang w:val="en-US"/>
              </w:rPr>
              <w:t>notas.</w:t>
            </w:r>
          </w:p>
          <w:p>
            <w:pPr>
              <w:pStyle w:val="Normal1"/>
              <w:spacing w:lineRule="auto" w:line="240"/>
              <w:rPr/>
            </w:pPr>
            <w:r>
              <w:rPr>
                <w:sz w:val="24"/>
                <w:lang w:val="en-US"/>
              </w:rPr>
              <w:t xml:space="preserve">Saca buenas notas, si las </w:t>
            </w:r>
            <w:r>
              <w:rPr>
                <w:i/>
                <w:iCs/>
                <w:sz w:val="24"/>
                <w:lang w:val="en-US"/>
              </w:rPr>
              <w:t>mereces</w:t>
            </w:r>
            <w:r>
              <w:rPr>
                <w:sz w:val="24"/>
                <w:lang w:val="en-US"/>
              </w:rPr>
              <w:t>.</w:t>
            </w:r>
          </w:p>
          <w:p>
            <w:pPr>
              <w:pStyle w:val="Normal1"/>
              <w:spacing w:lineRule="auto" w:line="240"/>
              <w:rPr>
                <w:sz w:val="24"/>
                <w:lang w:val="en-US"/>
              </w:rPr>
            </w:pPr>
            <w:r>
              <w:rPr>
                <w:sz w:val="24"/>
                <w:lang w:val="en-US"/>
              </w:rPr>
            </w:r>
          </w:p>
          <w:p>
            <w:pPr>
              <w:pStyle w:val="Normal1"/>
              <w:spacing w:lineRule="auto" w:line="240"/>
              <w:rPr/>
            </w:pPr>
            <w:r>
              <w:rPr>
                <w:sz w:val="24"/>
                <w:lang w:val="en-US"/>
              </w:rPr>
              <w:t xml:space="preserve">Si  </w:t>
            </w:r>
            <w:r>
              <w:rPr>
                <w:i/>
                <w:iCs/>
                <w:sz w:val="24"/>
                <w:lang w:val="en-US"/>
              </w:rPr>
              <w:t>llueve</w:t>
            </w:r>
            <w:r>
              <w:rPr>
                <w:sz w:val="24"/>
                <w:lang w:val="en-US"/>
              </w:rPr>
              <w:t xml:space="preserve">, no </w:t>
            </w:r>
            <w:r>
              <w:rPr>
                <w:b/>
                <w:bCs/>
                <w:sz w:val="24"/>
                <w:lang w:val="en-US"/>
              </w:rPr>
              <w:t>viene</w:t>
            </w:r>
            <w:r>
              <w:rPr>
                <w:sz w:val="24"/>
                <w:lang w:val="en-US"/>
              </w:rPr>
              <w:t xml:space="preserve"> Flor... Y si </w:t>
            </w:r>
            <w:r>
              <w:rPr>
                <w:i/>
                <w:iCs/>
                <w:sz w:val="24"/>
                <w:lang w:val="en-US"/>
              </w:rPr>
              <w:t>no</w:t>
            </w:r>
          </w:p>
          <w:p>
            <w:pPr>
              <w:pStyle w:val="Normal1"/>
              <w:spacing w:lineRule="auto" w:line="240"/>
              <w:ind w:firstLine="284" w:end="0"/>
              <w:rPr/>
            </w:pPr>
            <w:r>
              <w:rPr>
                <w:i/>
                <w:iCs/>
                <w:sz w:val="24"/>
                <w:lang w:val="en-US"/>
              </w:rPr>
              <w:t>viene</w:t>
            </w:r>
            <w:r>
              <w:rPr>
                <w:sz w:val="24"/>
                <w:lang w:val="en-US"/>
              </w:rPr>
              <w:t xml:space="preserve"> hoy, </w:t>
            </w:r>
            <w:r>
              <w:rPr>
                <w:b/>
                <w:bCs/>
                <w:sz w:val="24"/>
                <w:lang w:val="en-US"/>
              </w:rPr>
              <w:t>no vendrá nunca</w:t>
            </w:r>
            <w:r>
              <w:rPr>
                <w:sz w:val="24"/>
                <w:lang w:val="en-US"/>
              </w:rPr>
              <w:t>.</w:t>
            </w:r>
          </w:p>
          <w:p>
            <w:pPr>
              <w:pStyle w:val="Normal1"/>
              <w:spacing w:lineRule="auto" w:line="240"/>
              <w:ind w:firstLine="284" w:end="0"/>
              <w:rPr/>
            </w:pPr>
            <w:r>
              <w:rPr>
                <w:sz w:val="24"/>
                <w:lang w:val="en-US"/>
              </w:rPr>
              <w:t>(C</w:t>
            </w:r>
            <w:r>
              <w:rPr>
                <w:lang w:val="en-US"/>
              </w:rPr>
              <w:t>HANGMARÍN</w:t>
            </w:r>
            <w:r>
              <w:rPr>
                <w:sz w:val="24"/>
                <w:lang w:val="en-US"/>
              </w:rPr>
              <w:t>)</w:t>
            </w:r>
          </w:p>
          <w:p>
            <w:pPr>
              <w:pStyle w:val="Normal1"/>
              <w:spacing w:lineRule="auto" w:line="240"/>
              <w:rPr/>
            </w:pPr>
            <w:r>
              <w:rPr>
                <w:sz w:val="24"/>
                <w:lang w:val="en-US"/>
              </w:rPr>
              <w:t xml:space="preserve">Si </w:t>
            </w:r>
            <w:r>
              <w:rPr>
                <w:sz w:val="24"/>
              </w:rPr>
              <w:t>те</w:t>
            </w:r>
            <w:r>
              <w:rPr>
                <w:sz w:val="24"/>
                <w:lang w:val="en-US"/>
              </w:rPr>
              <w:t xml:space="preserve"> quieres todavía, marchate.</w:t>
            </w:r>
          </w:p>
          <w:p>
            <w:pPr>
              <w:pStyle w:val="Normal1"/>
              <w:spacing w:lineRule="auto" w:line="240"/>
              <w:ind w:firstLine="284" w:end="0"/>
              <w:rPr/>
            </w:pPr>
            <w:r>
              <w:rPr>
                <w:sz w:val="24"/>
              </w:rPr>
              <w:t>(</w:t>
            </w:r>
            <w:r>
              <w:rPr>
                <w:sz w:val="24"/>
                <w:lang w:val="en-US"/>
              </w:rPr>
              <w:t>P</w:t>
            </w:r>
            <w:r>
              <w:rPr/>
              <w:t>É</w:t>
            </w:r>
            <w:r>
              <w:rPr>
                <w:lang w:val="en-US"/>
              </w:rPr>
              <w:t>REZ</w:t>
            </w:r>
            <w:r>
              <w:rPr>
                <w:sz w:val="24"/>
              </w:rPr>
              <w:t xml:space="preserve"> </w:t>
            </w:r>
            <w:r>
              <w:rPr>
                <w:sz w:val="24"/>
                <w:lang w:val="en-US"/>
              </w:rPr>
              <w:t>G</w:t>
            </w:r>
            <w:r>
              <w:rPr>
                <w:lang w:val="en-US"/>
              </w:rPr>
              <w:t>ALD</w:t>
            </w:r>
            <w:r>
              <w:rPr/>
              <w:t>Ó</w:t>
            </w:r>
            <w:r>
              <w:rPr>
                <w:lang w:val="en-US"/>
              </w:rPr>
              <w:t>S</w:t>
            </w:r>
            <w:r>
              <w:rPr>
                <w:sz w:val="24"/>
              </w:rPr>
              <w:t xml:space="preserve">)                   </w:t>
            </w:r>
          </w:p>
          <w:p>
            <w:pPr>
              <w:pStyle w:val="Normal1"/>
              <w:ind w:firstLine="284" w:end="0"/>
              <w:rPr>
                <w:sz w:val="24"/>
              </w:rPr>
            </w:pPr>
            <w:r>
              <w:rPr>
                <w:sz w:val="24"/>
              </w:rPr>
            </w:r>
          </w:p>
        </w:tc>
        <w:tc>
          <w:tcPr>
            <w:tcW w:w="4819" w:type="dxa"/>
            <w:tcBorders/>
          </w:tcPr>
          <w:p>
            <w:pPr>
              <w:pStyle w:val="Normal"/>
              <w:snapToGrid w:val="false"/>
              <w:rPr>
                <w:sz w:val="24"/>
              </w:rPr>
            </w:pPr>
            <w:r>
              <w:rPr>
                <w:sz w:val="24"/>
              </w:rPr>
            </w:r>
          </w:p>
          <w:p>
            <w:pPr>
              <w:pStyle w:val="Normal1"/>
              <w:spacing w:lineRule="auto" w:line="240"/>
              <w:rPr/>
            </w:pPr>
            <w:r>
              <w:rPr>
                <w:b/>
                <w:bCs/>
                <w:sz w:val="24"/>
              </w:rPr>
              <w:t>Если</w:t>
            </w:r>
            <w:r>
              <w:rPr>
                <w:sz w:val="24"/>
              </w:rPr>
              <w:t xml:space="preserve"> ты занимаешься много, ты</w:t>
            </w:r>
          </w:p>
          <w:p>
            <w:pPr>
              <w:pStyle w:val="Normal1"/>
              <w:spacing w:lineRule="auto" w:line="240"/>
              <w:ind w:firstLine="354" w:end="0"/>
              <w:rPr>
                <w:sz w:val="24"/>
              </w:rPr>
            </w:pPr>
            <w:r>
              <w:rPr>
                <w:sz w:val="24"/>
              </w:rPr>
              <w:t xml:space="preserve">получаешь хорошие оценки. </w:t>
            </w:r>
          </w:p>
          <w:p>
            <w:pPr>
              <w:pStyle w:val="Normal1"/>
              <w:spacing w:lineRule="auto" w:line="240"/>
              <w:rPr>
                <w:sz w:val="24"/>
              </w:rPr>
            </w:pPr>
            <w:r>
              <w:rPr>
                <w:sz w:val="24"/>
              </w:rPr>
              <w:t xml:space="preserve">Получай хорошие оценки, </w:t>
            </w:r>
            <w:r>
              <w:rPr>
                <w:b/>
                <w:bCs/>
                <w:sz w:val="24"/>
              </w:rPr>
              <w:t>если</w:t>
            </w:r>
          </w:p>
          <w:p>
            <w:pPr>
              <w:pStyle w:val="Normal"/>
              <w:ind w:firstLine="354" w:end="0"/>
              <w:rPr>
                <w:sz w:val="24"/>
              </w:rPr>
            </w:pPr>
            <w:r>
              <w:rPr>
                <w:sz w:val="24"/>
              </w:rPr>
              <w:t>ты их заслуживаешь.</w:t>
            </w:r>
          </w:p>
          <w:p>
            <w:pPr>
              <w:pStyle w:val="Normal1"/>
              <w:spacing w:lineRule="auto" w:line="240"/>
              <w:rPr/>
            </w:pPr>
            <w:r>
              <w:rPr>
                <w:b/>
                <w:bCs/>
                <w:sz w:val="24"/>
              </w:rPr>
              <w:t>Если</w:t>
            </w:r>
            <w:r>
              <w:rPr>
                <w:sz w:val="24"/>
              </w:rPr>
              <w:t xml:space="preserve"> пойдет дождь, то Флор не</w:t>
            </w:r>
          </w:p>
          <w:p>
            <w:pPr>
              <w:pStyle w:val="Normal1"/>
              <w:spacing w:lineRule="auto" w:line="240"/>
              <w:ind w:firstLine="354" w:end="0"/>
              <w:rPr>
                <w:sz w:val="24"/>
              </w:rPr>
            </w:pPr>
            <w:r>
              <w:rPr>
                <w:sz w:val="24"/>
              </w:rPr>
              <w:t>придет... А если она не придет</w:t>
            </w:r>
          </w:p>
          <w:p>
            <w:pPr>
              <w:pStyle w:val="Normal1"/>
              <w:spacing w:lineRule="auto" w:line="240"/>
              <w:ind w:firstLine="354" w:end="0"/>
              <w:rPr>
                <w:sz w:val="24"/>
              </w:rPr>
            </w:pPr>
            <w:r>
              <w:rPr>
                <w:sz w:val="24"/>
              </w:rPr>
              <w:t>сегодня,  то не придет ни</w:t>
              <w:softHyphen/>
              <w:t xml:space="preserve">когда. </w:t>
            </w:r>
          </w:p>
          <w:p>
            <w:pPr>
              <w:pStyle w:val="Normal1"/>
              <w:spacing w:lineRule="auto" w:line="240"/>
              <w:rPr/>
            </w:pPr>
            <w:r>
              <w:rPr>
                <w:b/>
                <w:bCs/>
                <w:sz w:val="24"/>
              </w:rPr>
              <w:t>Если</w:t>
            </w:r>
            <w:r>
              <w:rPr>
                <w:sz w:val="24"/>
              </w:rPr>
              <w:t xml:space="preserve"> ты меня еще любишь, уходи.</w:t>
            </w:r>
          </w:p>
          <w:p>
            <w:pPr>
              <w:pStyle w:val="Normal"/>
              <w:rPr>
                <w:sz w:val="24"/>
              </w:rPr>
            </w:pPr>
            <w:r>
              <w:rPr>
                <w:sz w:val="24"/>
              </w:rPr>
            </w:r>
          </w:p>
          <w:p>
            <w:pPr>
              <w:pStyle w:val="Normal1"/>
              <w:rPr>
                <w:sz w:val="24"/>
              </w:rPr>
            </w:pPr>
            <w:r>
              <w:rPr>
                <w:sz w:val="24"/>
              </w:rPr>
            </w:r>
          </w:p>
        </w:tc>
      </w:tr>
    </w:tbl>
    <w:p>
      <w:pPr>
        <w:pStyle w:val="Normal1"/>
        <w:spacing w:lineRule="auto" w:line="240"/>
        <w:ind w:firstLine="284" w:end="0"/>
        <w:rPr/>
      </w:pPr>
      <w:r>
        <w:rPr>
          <w:sz w:val="24"/>
        </w:rPr>
        <w:t>Уже говорилось, что условные предложения первого типа могут передавать (хотя и не так часто) действие, относящееся к прошло</w:t>
        <w:softHyphen/>
        <w:t>му. Это происходит при одном непременном условии: названное действие всегда рассматривается как реальное, выполнимое. В ус</w:t>
        <w:softHyphen/>
        <w:t>ловном предложении теоретически могут употребляться все про</w:t>
        <w:softHyphen/>
        <w:t>шедшие времена изъявительного наклонения, за исключе</w:t>
        <w:softHyphen/>
        <w:t xml:space="preserve">нием </w:t>
      </w:r>
      <w:r>
        <w:rPr>
          <w:sz w:val="24"/>
          <w:lang w:val="en-US"/>
        </w:rPr>
        <w:t>preterite</w:t>
      </w:r>
      <w:r>
        <w:rPr>
          <w:sz w:val="24"/>
        </w:rPr>
        <w:t xml:space="preserve"> </w:t>
      </w:r>
      <w:r>
        <w:rPr>
          <w:sz w:val="24"/>
          <w:lang w:val="en-US"/>
        </w:rPr>
        <w:t>anterior</w:t>
      </w:r>
      <w:r>
        <w:rPr>
          <w:sz w:val="24"/>
        </w:rPr>
        <w:t>:</w:t>
      </w:r>
    </w:p>
    <w:p>
      <w:pPr>
        <w:pStyle w:val="Normal1"/>
        <w:spacing w:lineRule="auto" w:line="240"/>
        <w:ind w:firstLine="284" w:end="0"/>
        <w:rPr>
          <w:sz w:val="24"/>
        </w:rPr>
      </w:pPr>
      <w:r>
        <w:rPr>
          <w:sz w:val="24"/>
        </w:rPr>
      </w:r>
    </w:p>
    <w:tbl>
      <w:tblPr>
        <w:tblW w:w="9446" w:type="dxa"/>
        <w:jc w:val="start"/>
        <w:tblInd w:w="301" w:type="dxa"/>
        <w:tblLayout w:type="fixed"/>
        <w:tblCellMar>
          <w:top w:w="0" w:type="dxa"/>
          <w:start w:w="108" w:type="dxa"/>
          <w:bottom w:w="0" w:type="dxa"/>
          <w:end w:w="108" w:type="dxa"/>
        </w:tblCellMar>
      </w:tblPr>
      <w:tblGrid>
        <w:gridCol w:w="4627"/>
        <w:gridCol w:w="4819"/>
      </w:tblGrid>
      <w:tr>
        <w:trPr>
          <w:trHeight w:val="2120" w:hRule="atLeast"/>
        </w:trPr>
        <w:tc>
          <w:tcPr>
            <w:tcW w:w="4627" w:type="dxa"/>
            <w:tcBorders/>
          </w:tcPr>
          <w:p>
            <w:pPr>
              <w:pStyle w:val="Normal1"/>
              <w:spacing w:lineRule="auto" w:line="240"/>
              <w:rPr/>
            </w:pPr>
            <w:r>
              <w:rPr>
                <w:sz w:val="24"/>
                <w:lang w:val="en-US"/>
              </w:rPr>
              <w:t xml:space="preserve">Si hoy </w:t>
            </w:r>
            <w:r>
              <w:rPr>
                <w:b/>
                <w:bCs/>
                <w:sz w:val="24"/>
                <w:lang w:val="en-US"/>
              </w:rPr>
              <w:t>has estudiado</w:t>
            </w:r>
            <w:r>
              <w:rPr>
                <w:sz w:val="24"/>
                <w:lang w:val="en-US"/>
              </w:rPr>
              <w:t xml:space="preserve"> mucho, </w:t>
            </w:r>
            <w:r>
              <w:rPr>
                <w:i/>
                <w:iCs/>
                <w:sz w:val="24"/>
                <w:lang w:val="en-US"/>
              </w:rPr>
              <w:t>sa</w:t>
            </w:r>
            <w:r>
              <w:rPr>
                <w:sz w:val="24"/>
                <w:lang w:val="en-US"/>
              </w:rPr>
              <w:t>-</w:t>
            </w:r>
          </w:p>
          <w:p>
            <w:pPr>
              <w:pStyle w:val="Normal1"/>
              <w:spacing w:lineRule="auto" w:line="240"/>
              <w:ind w:firstLine="284" w:end="0"/>
              <w:rPr/>
            </w:pPr>
            <w:r>
              <w:rPr>
                <w:i/>
                <w:iCs/>
                <w:sz w:val="24"/>
                <w:lang w:val="en-US"/>
              </w:rPr>
              <w:t>carás</w:t>
            </w:r>
            <w:r>
              <w:rPr>
                <w:sz w:val="24"/>
                <w:lang w:val="en-US"/>
              </w:rPr>
              <w:t xml:space="preserve"> buena nota.</w:t>
            </w:r>
          </w:p>
          <w:p>
            <w:pPr>
              <w:pStyle w:val="Normal1"/>
              <w:spacing w:lineRule="auto" w:line="240"/>
              <w:rPr/>
            </w:pPr>
            <w:r>
              <w:rPr>
                <w:sz w:val="24"/>
                <w:lang w:val="en-US"/>
              </w:rPr>
              <w:t xml:space="preserve">Si </w:t>
            </w:r>
            <w:r>
              <w:rPr>
                <w:b/>
                <w:bCs/>
                <w:sz w:val="24"/>
                <w:lang w:val="en-US"/>
              </w:rPr>
              <w:t>estudiabas</w:t>
            </w:r>
            <w:r>
              <w:rPr>
                <w:sz w:val="24"/>
                <w:lang w:val="en-US"/>
              </w:rPr>
              <w:t xml:space="preserve"> mucho en aquel en-</w:t>
            </w:r>
          </w:p>
          <w:p>
            <w:pPr>
              <w:pStyle w:val="Normal1"/>
              <w:spacing w:lineRule="auto" w:line="240"/>
              <w:ind w:firstLine="284" w:end="0"/>
              <w:rPr/>
            </w:pPr>
            <w:r>
              <w:rPr>
                <w:sz w:val="24"/>
                <w:lang w:val="en-US"/>
              </w:rPr>
              <w:t>tonces,</w:t>
            </w:r>
            <w:r>
              <w:rPr>
                <w:i/>
                <w:iCs/>
                <w:sz w:val="24"/>
                <w:lang w:val="en-US"/>
              </w:rPr>
              <w:t>sacabas</w:t>
            </w:r>
            <w:r>
              <w:rPr>
                <w:sz w:val="24"/>
                <w:lang w:val="en-US"/>
              </w:rPr>
              <w:t xml:space="preserve"> buenas notas.</w:t>
            </w:r>
          </w:p>
          <w:p>
            <w:pPr>
              <w:pStyle w:val="Normal1"/>
              <w:spacing w:lineRule="auto" w:line="240"/>
              <w:rPr/>
            </w:pPr>
            <w:r>
              <w:rPr>
                <w:sz w:val="24"/>
                <w:lang w:val="en-US"/>
              </w:rPr>
              <w:t xml:space="preserve">Si alguna culpa </w:t>
            </w:r>
            <w:r>
              <w:rPr>
                <w:b/>
                <w:bCs/>
                <w:sz w:val="24"/>
                <w:lang w:val="en-US"/>
              </w:rPr>
              <w:t>podía</w:t>
            </w:r>
            <w:r>
              <w:rPr>
                <w:sz w:val="24"/>
                <w:lang w:val="en-US"/>
              </w:rPr>
              <w:t xml:space="preserve"> correspon-</w:t>
            </w:r>
          </w:p>
          <w:p>
            <w:pPr>
              <w:pStyle w:val="Normal1"/>
              <w:spacing w:lineRule="auto" w:line="240"/>
              <w:ind w:firstLine="284" w:end="0"/>
              <w:rPr/>
            </w:pPr>
            <w:r>
              <w:rPr>
                <w:sz w:val="24"/>
                <w:lang w:val="en-US"/>
              </w:rPr>
              <w:t xml:space="preserve">derme..., </w:t>
            </w:r>
            <w:r>
              <w:rPr>
                <w:i/>
                <w:iCs/>
                <w:sz w:val="24"/>
                <w:lang w:val="en-US"/>
              </w:rPr>
              <w:t>era</w:t>
            </w:r>
            <w:r>
              <w:rPr>
                <w:sz w:val="24"/>
                <w:lang w:val="en-US"/>
              </w:rPr>
              <w:t xml:space="preserve"> la de no haber sido</w:t>
            </w:r>
          </w:p>
          <w:p>
            <w:pPr>
              <w:pStyle w:val="Normal1"/>
              <w:ind w:firstLine="284" w:end="0"/>
              <w:rPr/>
            </w:pPr>
            <w:r>
              <w:rPr>
                <w:sz w:val="24"/>
                <w:lang w:val="en-US"/>
              </w:rPr>
              <w:t xml:space="preserve">severo con ella. </w:t>
            </w:r>
            <w:r>
              <w:rPr>
                <w:sz w:val="24"/>
              </w:rPr>
              <w:t>(</w:t>
            </w:r>
            <w:r>
              <w:rPr>
                <w:sz w:val="24"/>
                <w:lang w:val="en-US"/>
              </w:rPr>
              <w:t>C</w:t>
            </w:r>
            <w:r>
              <w:rPr>
                <w:lang w:val="en-US"/>
              </w:rPr>
              <w:t>HANGMAR</w:t>
            </w:r>
            <w:r>
              <w:rPr/>
              <w:t>Í</w:t>
            </w:r>
            <w:r>
              <w:rPr>
                <w:lang w:val="en-US"/>
              </w:rPr>
              <w:t>N</w:t>
            </w:r>
            <w:r>
              <w:rPr>
                <w:sz w:val="24"/>
              </w:rPr>
              <w:t>)</w:t>
            </w:r>
          </w:p>
        </w:tc>
        <w:tc>
          <w:tcPr>
            <w:tcW w:w="4819" w:type="dxa"/>
            <w:tcBorders/>
          </w:tcPr>
          <w:p>
            <w:pPr>
              <w:pStyle w:val="Normal1"/>
              <w:spacing w:lineRule="auto" w:line="240"/>
              <w:rPr/>
            </w:pPr>
            <w:r>
              <w:rPr>
                <w:sz w:val="24"/>
              </w:rPr>
              <w:t>Если ты сегодня занимался мног</w:t>
            </w:r>
            <w:r>
              <w:rPr>
                <w:sz w:val="24"/>
                <w:lang w:val="en-US"/>
              </w:rPr>
              <w:t>o</w:t>
            </w:r>
            <w:r>
              <w:rPr>
                <w:sz w:val="24"/>
              </w:rPr>
              <w:t>,</w:t>
            </w:r>
          </w:p>
          <w:p>
            <w:pPr>
              <w:pStyle w:val="Normal1"/>
              <w:spacing w:lineRule="auto" w:line="240"/>
              <w:ind w:firstLine="63" w:start="312" w:end="0"/>
              <w:rPr>
                <w:sz w:val="24"/>
              </w:rPr>
            </w:pPr>
            <w:r>
              <w:rPr>
                <w:sz w:val="24"/>
              </w:rPr>
              <w:t>то получишь хорошую оценку.</w:t>
            </w:r>
          </w:p>
          <w:p>
            <w:pPr>
              <w:pStyle w:val="Normal1"/>
              <w:spacing w:lineRule="auto" w:line="240"/>
              <w:rPr>
                <w:sz w:val="24"/>
              </w:rPr>
            </w:pPr>
            <w:r>
              <w:rPr>
                <w:sz w:val="24"/>
              </w:rPr>
              <w:t xml:space="preserve">Если в те времена ты занимался </w:t>
            </w:r>
          </w:p>
          <w:p>
            <w:pPr>
              <w:pStyle w:val="Normal1"/>
              <w:spacing w:lineRule="auto" w:line="240"/>
              <w:ind w:start="392" w:end="0"/>
              <w:rPr>
                <w:sz w:val="24"/>
              </w:rPr>
            </w:pPr>
            <w:r>
              <w:rPr>
                <w:sz w:val="24"/>
              </w:rPr>
              <w:t>много, то ты получал хорошие оценки.</w:t>
            </w:r>
          </w:p>
          <w:p>
            <w:pPr>
              <w:pStyle w:val="Normal1"/>
              <w:spacing w:lineRule="auto" w:line="240"/>
              <w:rPr>
                <w:sz w:val="24"/>
              </w:rPr>
            </w:pPr>
            <w:r>
              <w:rPr>
                <w:sz w:val="24"/>
              </w:rPr>
              <w:t xml:space="preserve">Если я в чем-то и был виноват, </w:t>
            </w:r>
          </w:p>
          <w:p>
            <w:pPr>
              <w:pStyle w:val="Normal1"/>
              <w:spacing w:lineRule="auto" w:line="240"/>
              <w:ind w:start="452" w:end="0"/>
              <w:rPr>
                <w:sz w:val="24"/>
              </w:rPr>
            </w:pPr>
            <w:r>
              <w:rPr>
                <w:sz w:val="24"/>
              </w:rPr>
              <w:t xml:space="preserve">то только в том, что я не был </w:t>
            </w:r>
          </w:p>
          <w:p>
            <w:pPr>
              <w:pStyle w:val="Normal1"/>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В предложениях </w:t>
      </w:r>
      <w:r>
        <w:rPr>
          <w:spacing w:val="30"/>
          <w:sz w:val="24"/>
        </w:rPr>
        <w:t>второго типа</w:t>
      </w:r>
      <w:r>
        <w:rPr>
          <w:sz w:val="24"/>
        </w:rPr>
        <w:t xml:space="preserve"> условие представляется говорящему как </w:t>
      </w:r>
      <w:r>
        <w:rPr>
          <w:spacing w:val="20"/>
          <w:sz w:val="24"/>
        </w:rPr>
        <w:t>возможное</w:t>
      </w:r>
      <w:r>
        <w:rPr>
          <w:sz w:val="24"/>
        </w:rPr>
        <w:t xml:space="preserve">, желаемое, предполагаемое, когда действие относится к будущему, и </w:t>
      </w:r>
      <w:r>
        <w:rPr>
          <w:spacing w:val="20"/>
          <w:sz w:val="24"/>
        </w:rPr>
        <w:t>нереальное</w:t>
      </w:r>
      <w:r>
        <w:rPr>
          <w:sz w:val="24"/>
        </w:rPr>
        <w:t>, когда действие относится к настоящему времени:</w:t>
      </w:r>
    </w:p>
    <w:p>
      <w:pPr>
        <w:pStyle w:val="Normal1"/>
        <w:spacing w:lineRule="auto" w:line="240"/>
        <w:ind w:firstLine="284" w:end="0"/>
        <w:rPr>
          <w:sz w:val="24"/>
        </w:rPr>
      </w:pPr>
      <w:r>
        <w:rPr>
          <w:sz w:val="24"/>
        </w:rPr>
      </w:r>
    </w:p>
    <w:tbl>
      <w:tblPr>
        <w:tblW w:w="9546" w:type="dxa"/>
        <w:jc w:val="start"/>
        <w:tblInd w:w="201" w:type="dxa"/>
        <w:tblLayout w:type="fixed"/>
        <w:tblCellMar>
          <w:top w:w="0" w:type="dxa"/>
          <w:start w:w="108" w:type="dxa"/>
          <w:bottom w:w="0" w:type="dxa"/>
          <w:end w:w="108" w:type="dxa"/>
        </w:tblCellMar>
      </w:tblPr>
      <w:tblGrid>
        <w:gridCol w:w="4727"/>
        <w:gridCol w:w="4819"/>
      </w:tblGrid>
      <w:tr>
        <w:trPr>
          <w:trHeight w:val="1640" w:hRule="atLeast"/>
        </w:trPr>
        <w:tc>
          <w:tcPr>
            <w:tcW w:w="4727" w:type="dxa"/>
            <w:tcBorders/>
          </w:tcPr>
          <w:p>
            <w:pPr>
              <w:pStyle w:val="Normal1"/>
              <w:spacing w:lineRule="auto" w:line="240"/>
              <w:rPr/>
            </w:pPr>
            <w:r>
              <w:rPr>
                <w:sz w:val="24"/>
                <w:lang w:val="en-US"/>
              </w:rPr>
              <w:t xml:space="preserve">Si </w:t>
            </w:r>
            <w:r>
              <w:rPr>
                <w:b/>
                <w:bCs/>
                <w:sz w:val="24"/>
                <w:lang w:val="en-US"/>
              </w:rPr>
              <w:t>estudiases</w:t>
            </w:r>
            <w:r>
              <w:rPr>
                <w:sz w:val="24"/>
                <w:lang w:val="en-US"/>
              </w:rPr>
              <w:t xml:space="preserve"> (</w:t>
            </w:r>
            <w:r>
              <w:rPr>
                <w:b/>
                <w:bCs/>
                <w:sz w:val="24"/>
                <w:lang w:val="en-US"/>
              </w:rPr>
              <w:t>estudiaras</w:t>
            </w:r>
            <w:r>
              <w:rPr>
                <w:sz w:val="24"/>
                <w:lang w:val="en-US"/>
              </w:rPr>
              <w:t xml:space="preserve">) bien,  </w:t>
            </w:r>
            <w:r>
              <w:rPr>
                <w:i/>
                <w:iCs/>
                <w:sz w:val="24"/>
                <w:lang w:val="en-US"/>
              </w:rPr>
              <w:t>al</w:t>
            </w:r>
            <w:r>
              <w:rPr>
                <w:sz w:val="24"/>
                <w:lang w:val="en-US"/>
              </w:rPr>
              <w:t>-</w:t>
            </w:r>
          </w:p>
          <w:p>
            <w:pPr>
              <w:pStyle w:val="Normal1"/>
              <w:spacing w:lineRule="auto" w:line="240"/>
              <w:ind w:firstLine="284" w:start="-93" w:end="0"/>
              <w:rPr/>
            </w:pPr>
            <w:r>
              <w:rPr>
                <w:i/>
                <w:iCs/>
                <w:sz w:val="24"/>
                <w:lang w:val="en-US"/>
              </w:rPr>
              <w:t>canzarías</w:t>
            </w:r>
            <w:r>
              <w:rPr>
                <w:sz w:val="24"/>
                <w:lang w:val="en-US"/>
              </w:rPr>
              <w:t xml:space="preserve"> mucho.</w:t>
            </w:r>
          </w:p>
          <w:p>
            <w:pPr>
              <w:pStyle w:val="Normal1"/>
              <w:spacing w:lineRule="auto" w:line="240"/>
              <w:rPr/>
            </w:pPr>
            <w:r>
              <w:rPr>
                <w:sz w:val="24"/>
                <w:lang w:val="en-US"/>
              </w:rPr>
              <w:t xml:space="preserve">Si </w:t>
            </w:r>
            <w:r>
              <w:rPr>
                <w:b/>
                <w:bCs/>
                <w:sz w:val="24"/>
                <w:lang w:val="en-US"/>
              </w:rPr>
              <w:t>estuviera</w:t>
            </w:r>
            <w:r>
              <w:rPr>
                <w:sz w:val="24"/>
                <w:lang w:val="en-US"/>
              </w:rPr>
              <w:t xml:space="preserve"> aquí mucho tiempo.</w:t>
            </w:r>
          </w:p>
          <w:p>
            <w:pPr>
              <w:pStyle w:val="Normal1"/>
              <w:spacing w:lineRule="auto" w:line="240"/>
              <w:ind w:firstLine="284" w:start="-93" w:end="0"/>
              <w:rPr/>
            </w:pPr>
            <w:r>
              <w:rPr>
                <w:i/>
                <w:iCs/>
                <w:sz w:val="24"/>
                <w:lang w:val="en-US"/>
              </w:rPr>
              <w:t>acabaríamos</w:t>
            </w:r>
            <w:r>
              <w:rPr>
                <w:sz w:val="24"/>
                <w:lang w:val="en-US"/>
              </w:rPr>
              <w:t xml:space="preserve"> </w:t>
            </w:r>
            <w:r>
              <w:rPr>
                <w:sz w:val="24"/>
              </w:rPr>
              <w:t>ро</w:t>
            </w:r>
            <w:r>
              <w:rPr>
                <w:sz w:val="24"/>
                <w:lang w:val="en-US"/>
              </w:rPr>
              <w:t xml:space="preserve">r reñir </w:t>
            </w:r>
            <w:r>
              <w:rPr>
                <w:sz w:val="24"/>
              </w:rPr>
              <w:t>у</w:t>
            </w:r>
            <w:r>
              <w:rPr>
                <w:sz w:val="24"/>
                <w:lang w:val="en-US"/>
              </w:rPr>
              <w:t xml:space="preserve"> pegar-</w:t>
            </w:r>
          </w:p>
          <w:p>
            <w:pPr>
              <w:pStyle w:val="Normal1"/>
              <w:spacing w:lineRule="auto" w:line="240"/>
              <w:ind w:firstLine="284" w:start="-93" w:end="0"/>
              <w:rPr/>
            </w:pPr>
            <w:r>
              <w:rPr>
                <w:sz w:val="24"/>
                <w:lang w:val="en-US"/>
              </w:rPr>
              <w:t>nos. (B</w:t>
            </w:r>
            <w:r>
              <w:rPr>
                <w:lang w:val="en-US"/>
              </w:rPr>
              <w:t>LASCO</w:t>
            </w:r>
            <w:r>
              <w:rPr>
                <w:sz w:val="24"/>
                <w:lang w:val="en-US"/>
              </w:rPr>
              <w:t xml:space="preserve"> I</w:t>
            </w:r>
            <w:r>
              <w:rPr>
                <w:lang w:val="en-US"/>
              </w:rPr>
              <w:t>BANEZ</w:t>
            </w:r>
            <w:r>
              <w:rPr>
                <w:sz w:val="24"/>
                <w:lang w:val="en-US"/>
              </w:rPr>
              <w:t>)</w:t>
            </w:r>
          </w:p>
          <w:p>
            <w:pPr>
              <w:pStyle w:val="Normal1"/>
              <w:rPr>
                <w:sz w:val="24"/>
                <w:lang w:val="en-US"/>
              </w:rPr>
            </w:pPr>
            <w:r>
              <w:rPr>
                <w:sz w:val="24"/>
                <w:lang w:val="en-US"/>
              </w:rPr>
            </w:r>
          </w:p>
        </w:tc>
        <w:tc>
          <w:tcPr>
            <w:tcW w:w="4819" w:type="dxa"/>
            <w:tcBorders/>
          </w:tcPr>
          <w:p>
            <w:pPr>
              <w:pStyle w:val="Normal1"/>
              <w:spacing w:lineRule="auto" w:line="240"/>
              <w:rPr>
                <w:sz w:val="24"/>
              </w:rPr>
            </w:pPr>
            <w:r>
              <w:rPr>
                <w:sz w:val="24"/>
              </w:rPr>
              <w:t>Если бы ты учился хорошо, то</w:t>
            </w:r>
          </w:p>
          <w:p>
            <w:pPr>
              <w:pStyle w:val="Normal1"/>
              <w:spacing w:lineRule="auto" w:line="240"/>
              <w:ind w:start="259" w:end="0"/>
              <w:rPr>
                <w:sz w:val="24"/>
              </w:rPr>
            </w:pPr>
            <w:r>
              <w:rPr>
                <w:sz w:val="24"/>
              </w:rPr>
              <w:t xml:space="preserve">достиг бы многого. </w:t>
            </w:r>
          </w:p>
          <w:p>
            <w:pPr>
              <w:pStyle w:val="Normal1"/>
              <w:spacing w:lineRule="auto" w:line="240"/>
              <w:rPr>
                <w:sz w:val="24"/>
              </w:rPr>
            </w:pPr>
            <w:r>
              <w:rPr>
                <w:sz w:val="24"/>
              </w:rPr>
              <w:t>Если бы я здесь осталась надолго,</w:t>
            </w:r>
          </w:p>
          <w:p>
            <w:pPr>
              <w:pStyle w:val="Normal1"/>
              <w:spacing w:lineRule="auto" w:line="240"/>
              <w:ind w:firstLine="259" w:end="0"/>
              <w:rPr>
                <w:sz w:val="24"/>
              </w:rPr>
            </w:pPr>
            <w:r>
              <w:rPr>
                <w:sz w:val="24"/>
              </w:rPr>
              <w:t>мы кончили бы тем, что</w:t>
            </w:r>
          </w:p>
          <w:p>
            <w:pPr>
              <w:pStyle w:val="Normal1"/>
              <w:spacing w:lineRule="auto" w:line="240"/>
              <w:ind w:firstLine="259" w:end="0"/>
              <w:rPr>
                <w:sz w:val="24"/>
              </w:rPr>
            </w:pPr>
            <w:r>
              <w:rPr>
                <w:sz w:val="24"/>
              </w:rPr>
              <w:t>разругались бы и поссорились.</w:t>
            </w:r>
          </w:p>
          <w:p>
            <w:pPr>
              <w:pStyle w:val="Normal1"/>
              <w:rPr>
                <w:sz w:val="24"/>
              </w:rPr>
            </w:pPr>
            <w:r>
              <w:rPr>
                <w:sz w:val="24"/>
              </w:rPr>
            </w:r>
          </w:p>
        </w:tc>
      </w:tr>
    </w:tbl>
    <w:p>
      <w:pPr>
        <w:pStyle w:val="Normal1"/>
        <w:spacing w:lineRule="auto" w:line="240"/>
        <w:ind w:firstLine="284" w:end="0"/>
        <w:rPr/>
      </w:pPr>
      <w:r>
        <w:rPr>
          <w:sz w:val="24"/>
        </w:rPr>
        <w:t xml:space="preserve">В условном предложении второго типа всегда используется одна из форм </w:t>
      </w:r>
      <w:r>
        <w:rPr>
          <w:sz w:val="24"/>
          <w:lang w:val="en-US"/>
        </w:rPr>
        <w:t>pret</w:t>
      </w:r>
      <w:r>
        <w:rPr>
          <w:sz w:val="24"/>
        </w:rPr>
        <w:t>é</w:t>
      </w:r>
      <w:r>
        <w:rPr>
          <w:sz w:val="24"/>
          <w:lang w:val="en-US"/>
        </w:rPr>
        <w:t>rito</w:t>
      </w:r>
      <w:r>
        <w:rPr>
          <w:sz w:val="24"/>
        </w:rPr>
        <w:t xml:space="preserve"> </w:t>
      </w:r>
      <w:r>
        <w:rPr>
          <w:sz w:val="24"/>
          <w:lang w:val="en-US"/>
        </w:rPr>
        <w:t>imperfecto</w:t>
      </w:r>
      <w:r>
        <w:rPr>
          <w:sz w:val="24"/>
        </w:rPr>
        <w:t xml:space="preserve"> </w:t>
      </w:r>
      <w:r>
        <w:rPr>
          <w:sz w:val="24"/>
          <w:lang w:val="en-US"/>
        </w:rPr>
        <w:t>de</w:t>
      </w:r>
      <w:r>
        <w:rPr>
          <w:sz w:val="24"/>
        </w:rPr>
        <w:t xml:space="preserve"> </w:t>
      </w:r>
      <w:r>
        <w:rPr>
          <w:sz w:val="24"/>
          <w:lang w:val="en-US"/>
        </w:rPr>
        <w:t>subjuntivo</w:t>
      </w:r>
      <w:r>
        <w:rPr>
          <w:sz w:val="24"/>
        </w:rPr>
        <w:t xml:space="preserve">, а в главном употребляется </w:t>
      </w:r>
      <w:r>
        <w:rPr>
          <w:sz w:val="24"/>
          <w:lang w:val="en-US"/>
        </w:rPr>
        <w:t>potencial</w:t>
      </w:r>
      <w:r>
        <w:rPr>
          <w:sz w:val="24"/>
        </w:rPr>
        <w:t xml:space="preserve"> </w:t>
      </w:r>
      <w:r>
        <w:rPr>
          <w:sz w:val="24"/>
          <w:lang w:val="en-US"/>
        </w:rPr>
        <w:t>imperfecto</w:t>
      </w:r>
      <w:r>
        <w:rPr>
          <w:sz w:val="24"/>
        </w:rPr>
        <w:t xml:space="preserve">. Союз </w:t>
      </w:r>
      <w:r>
        <w:rPr>
          <w:b/>
          <w:sz w:val="24"/>
          <w:lang w:val="en-US"/>
        </w:rPr>
        <w:t>si</w:t>
      </w:r>
      <w:r>
        <w:rPr>
          <w:sz w:val="24"/>
        </w:rPr>
        <w:t xml:space="preserve"> переводится на русский язык союзом </w:t>
      </w:r>
      <w:r>
        <w:rPr>
          <w:i/>
          <w:sz w:val="24"/>
        </w:rPr>
        <w:t>если бы:</w:t>
      </w:r>
    </w:p>
    <w:p>
      <w:pPr>
        <w:pStyle w:val="Normal1"/>
        <w:spacing w:lineRule="auto" w:line="240"/>
        <w:ind w:firstLine="284" w:end="0"/>
        <w:rPr>
          <w:i/>
          <w:i/>
          <w:sz w:val="24"/>
        </w:rPr>
      </w:pPr>
      <w:r>
        <w:rPr>
          <w:i/>
          <w:sz w:val="24"/>
        </w:rPr>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bl>
      <w:tblPr>
        <w:tblW w:w="9900" w:type="dxa"/>
        <w:jc w:val="start"/>
        <w:tblInd w:w="301" w:type="dxa"/>
        <w:tblLayout w:type="fixed"/>
        <w:tblCellMar>
          <w:top w:w="0" w:type="dxa"/>
          <w:start w:w="108" w:type="dxa"/>
          <w:bottom w:w="0" w:type="dxa"/>
          <w:end w:w="108" w:type="dxa"/>
        </w:tblCellMar>
      </w:tblPr>
      <w:tblGrid>
        <w:gridCol w:w="4627"/>
        <w:gridCol w:w="5273"/>
      </w:tblGrid>
      <w:tr>
        <w:trPr>
          <w:trHeight w:val="1180" w:hRule="atLeast"/>
        </w:trPr>
        <w:tc>
          <w:tcPr>
            <w:tcW w:w="4627" w:type="dxa"/>
            <w:tcBorders/>
          </w:tcPr>
          <w:p>
            <w:pPr>
              <w:pStyle w:val="Normal1"/>
              <w:spacing w:lineRule="auto" w:line="240"/>
              <w:rPr/>
            </w:pPr>
            <w:r>
              <w:rPr>
                <w:i/>
                <w:iCs/>
                <w:sz w:val="24"/>
                <w:lang w:val="en-US"/>
              </w:rPr>
              <w:t>Saldríamos</w:t>
            </w:r>
            <w:r>
              <w:rPr>
                <w:sz w:val="24"/>
                <w:lang w:val="en-US"/>
              </w:rPr>
              <w:t xml:space="preserve"> de casa, </w:t>
            </w:r>
            <w:r>
              <w:rPr>
                <w:b/>
                <w:bCs/>
                <w:sz w:val="24"/>
                <w:lang w:val="en-US"/>
              </w:rPr>
              <w:t>si</w:t>
            </w:r>
            <w:r>
              <w:rPr>
                <w:sz w:val="24"/>
                <w:lang w:val="en-US"/>
              </w:rPr>
              <w:t xml:space="preserve"> no </w:t>
            </w:r>
            <w:r>
              <w:rPr>
                <w:b/>
                <w:bCs/>
                <w:sz w:val="24"/>
                <w:lang w:val="en-US"/>
              </w:rPr>
              <w:t>lloviese</w:t>
            </w:r>
            <w:r>
              <w:rPr>
                <w:sz w:val="24"/>
                <w:lang w:val="en-US"/>
              </w:rPr>
              <w:t>.</w:t>
            </w:r>
          </w:p>
          <w:p>
            <w:pPr>
              <w:pStyle w:val="Normal1"/>
              <w:spacing w:lineRule="auto" w:line="240"/>
              <w:ind w:hanging="266" w:start="266" w:end="0"/>
              <w:rPr/>
            </w:pPr>
            <w:r>
              <w:rPr>
                <w:b/>
                <w:bCs/>
                <w:sz w:val="24"/>
                <w:lang w:val="en-US"/>
              </w:rPr>
              <w:t>Si</w:t>
            </w:r>
            <w:r>
              <w:rPr>
                <w:sz w:val="24"/>
                <w:lang w:val="en-US"/>
              </w:rPr>
              <w:t xml:space="preserve"> </w:t>
            </w:r>
            <w:r>
              <w:rPr>
                <w:b/>
                <w:bCs/>
                <w:sz w:val="24"/>
                <w:lang w:val="en-US"/>
              </w:rPr>
              <w:t>tuvieran</w:t>
            </w:r>
            <w:r>
              <w:rPr>
                <w:sz w:val="24"/>
                <w:lang w:val="en-US"/>
              </w:rPr>
              <w:t xml:space="preserve"> la posibilidad de visitarme, les </w:t>
            </w:r>
            <w:r>
              <w:rPr>
                <w:i/>
                <w:iCs/>
                <w:sz w:val="24"/>
                <w:lang w:val="en-US"/>
              </w:rPr>
              <w:t>explicaría</w:t>
            </w:r>
            <w:r>
              <w:rPr>
                <w:sz w:val="24"/>
                <w:lang w:val="en-US"/>
              </w:rPr>
              <w:t xml:space="preserve"> todo.</w:t>
            </w:r>
          </w:p>
          <w:p>
            <w:pPr>
              <w:pStyle w:val="Normal1"/>
              <w:rPr>
                <w:i/>
                <w:i/>
                <w:iCs/>
                <w:sz w:val="24"/>
                <w:lang w:val="en-US"/>
              </w:rPr>
            </w:pPr>
            <w:r>
              <w:rPr>
                <w:i/>
                <w:iCs/>
                <w:sz w:val="24"/>
                <w:lang w:val="en-US"/>
              </w:rPr>
            </w:r>
          </w:p>
        </w:tc>
        <w:tc>
          <w:tcPr>
            <w:tcW w:w="5273" w:type="dxa"/>
            <w:tcBorders/>
          </w:tcPr>
          <w:p>
            <w:pPr>
              <w:pStyle w:val="Normal1"/>
              <w:spacing w:lineRule="auto" w:line="240"/>
              <w:rPr/>
            </w:pPr>
            <w:r>
              <w:rPr>
                <w:sz w:val="24"/>
              </w:rPr>
              <w:t xml:space="preserve">Мы бы вышли из дома, </w:t>
            </w:r>
            <w:r>
              <w:rPr>
                <w:b/>
                <w:bCs/>
                <w:sz w:val="24"/>
              </w:rPr>
              <w:t>если бы</w:t>
            </w:r>
            <w:r>
              <w:rPr>
                <w:sz w:val="24"/>
              </w:rPr>
              <w:t xml:space="preserve"> не шел дождь. </w:t>
            </w:r>
          </w:p>
          <w:p>
            <w:pPr>
              <w:pStyle w:val="Normal1"/>
              <w:spacing w:lineRule="auto" w:line="240"/>
              <w:rPr/>
            </w:pPr>
            <w:r>
              <w:rPr>
                <w:b/>
                <w:bCs/>
                <w:sz w:val="24"/>
              </w:rPr>
              <w:t>Если бы</w:t>
            </w:r>
            <w:r>
              <w:rPr>
                <w:sz w:val="24"/>
              </w:rPr>
              <w:t xml:space="preserve"> они имели возможность</w:t>
            </w:r>
          </w:p>
          <w:p>
            <w:pPr>
              <w:pStyle w:val="Normal1"/>
              <w:spacing w:lineRule="auto" w:line="240"/>
              <w:ind w:start="272" w:end="0"/>
              <w:rPr>
                <w:sz w:val="24"/>
              </w:rPr>
            </w:pPr>
            <w:r>
              <w:rPr>
                <w:sz w:val="24"/>
              </w:rPr>
              <w:t>посетить меня, я бы им объяснил все.</w:t>
            </w:r>
          </w:p>
          <w:p>
            <w:pPr>
              <w:pStyle w:val="Normal1"/>
              <w:rPr>
                <w:i/>
                <w:i/>
                <w:iCs/>
                <w:sz w:val="24"/>
              </w:rPr>
            </w:pPr>
            <w:r>
              <w:rPr>
                <w:i/>
                <w:iCs/>
                <w:sz w:val="24"/>
              </w:rPr>
            </w:r>
          </w:p>
        </w:tc>
      </w:tr>
    </w:tbl>
    <w:p>
      <w:pPr>
        <w:pStyle w:val="Normal1"/>
        <w:spacing w:lineRule="auto" w:line="240"/>
        <w:ind w:firstLine="284" w:end="0"/>
        <w:rPr/>
      </w:pPr>
      <w:r>
        <w:rPr>
          <w:sz w:val="24"/>
        </w:rPr>
        <w:t xml:space="preserve">Формы </w:t>
      </w:r>
      <w:r>
        <w:rPr>
          <w:sz w:val="24"/>
          <w:lang w:val="en-US"/>
        </w:rPr>
        <w:t>potencial</w:t>
      </w:r>
      <w:r>
        <w:rPr>
          <w:sz w:val="24"/>
        </w:rPr>
        <w:t xml:space="preserve"> </w:t>
      </w:r>
      <w:r>
        <w:rPr>
          <w:sz w:val="24"/>
          <w:lang w:val="en-US"/>
        </w:rPr>
        <w:t>imperfecto</w:t>
      </w:r>
      <w:r>
        <w:rPr>
          <w:sz w:val="24"/>
        </w:rPr>
        <w:t xml:space="preserve"> сравнительно часто заменяются в главном предложении формами на -</w:t>
      </w:r>
      <w:r>
        <w:rPr>
          <w:b/>
          <w:sz w:val="24"/>
          <w:lang w:val="en-US"/>
        </w:rPr>
        <w:t>r</w:t>
      </w:r>
      <w:r>
        <w:rPr>
          <w:b/>
          <w:sz w:val="24"/>
        </w:rPr>
        <w:t>а</w:t>
      </w:r>
      <w:r>
        <w:rPr>
          <w:sz w:val="24"/>
        </w:rPr>
        <w:t xml:space="preserve"> </w:t>
      </w:r>
      <w:r>
        <w:rPr>
          <w:sz w:val="24"/>
          <w:lang w:val="en-US"/>
        </w:rPr>
        <w:t>preterito</w:t>
      </w:r>
      <w:r>
        <w:rPr>
          <w:sz w:val="24"/>
        </w:rPr>
        <w:t xml:space="preserve"> </w:t>
      </w:r>
      <w:r>
        <w:rPr>
          <w:sz w:val="24"/>
          <w:lang w:val="en-US"/>
        </w:rPr>
        <w:t>imperfecto</w:t>
      </w:r>
      <w:r>
        <w:rPr>
          <w:sz w:val="24"/>
        </w:rPr>
        <w:t xml:space="preserve"> </w:t>
      </w:r>
      <w:r>
        <w:rPr>
          <w:sz w:val="24"/>
          <w:lang w:val="en-US"/>
        </w:rPr>
        <w:t>de</w:t>
      </w:r>
      <w:r>
        <w:rPr>
          <w:sz w:val="24"/>
        </w:rPr>
        <w:t xml:space="preserve"> </w:t>
      </w:r>
      <w:r>
        <w:rPr>
          <w:sz w:val="24"/>
          <w:lang w:val="en-US"/>
        </w:rPr>
        <w:t>subjun</w:t>
      </w:r>
      <w:r>
        <w:rPr>
          <w:sz w:val="24"/>
        </w:rPr>
        <w:softHyphen/>
      </w:r>
      <w:r>
        <w:rPr>
          <w:sz w:val="24"/>
          <w:lang w:val="en-US"/>
        </w:rPr>
        <w:t>tivo</w:t>
      </w:r>
      <w:r>
        <w:rPr>
          <w:sz w:val="24"/>
        </w:rPr>
        <w:t>. Такая замена считается сейчас нормативной:</w:t>
      </w:r>
    </w:p>
    <w:p>
      <w:pPr>
        <w:pStyle w:val="Normal1"/>
        <w:spacing w:lineRule="auto" w:line="240"/>
        <w:ind w:firstLine="709" w:end="0"/>
        <w:rPr/>
      </w:pPr>
      <w:r>
        <w:rPr>
          <w:sz w:val="24"/>
          <w:lang w:val="en-US"/>
        </w:rPr>
        <w:t xml:space="preserve">Si tuvieran la posibilidad de visitarme,   les </w:t>
      </w:r>
      <w:r>
        <w:rPr>
          <w:i/>
          <w:iCs/>
          <w:sz w:val="24"/>
          <w:lang w:val="en-US"/>
        </w:rPr>
        <w:t>explicara</w:t>
      </w:r>
      <w:r>
        <w:rPr>
          <w:sz w:val="24"/>
          <w:lang w:val="en-US"/>
        </w:rPr>
        <w:t xml:space="preserve"> (</w:t>
      </w:r>
      <w:r>
        <w:rPr>
          <w:sz w:val="24"/>
        </w:rPr>
        <w:t>вместо</w:t>
      </w:r>
      <w:r>
        <w:rPr>
          <w:sz w:val="24"/>
          <w:lang w:val="en-US"/>
        </w:rPr>
        <w:t xml:space="preserve"> expli</w:t>
        <w:softHyphen/>
        <w:t xml:space="preserve">caría) todo. </w:t>
      </w:r>
    </w:p>
    <w:p>
      <w:pPr>
        <w:pStyle w:val="Normal1"/>
        <w:spacing w:lineRule="auto" w:line="240"/>
        <w:ind w:firstLine="284" w:end="0"/>
        <w:rPr>
          <w:sz w:val="24"/>
          <w:lang w:val="en-US"/>
        </w:rPr>
      </w:pPr>
      <w:r>
        <w:rPr>
          <w:sz w:val="24"/>
          <w:lang w:val="en-US"/>
        </w:rPr>
      </w:r>
    </w:p>
    <w:tbl>
      <w:tblPr>
        <w:tblW w:w="10073" w:type="dxa"/>
        <w:jc w:val="start"/>
        <w:tblInd w:w="241" w:type="dxa"/>
        <w:tblLayout w:type="fixed"/>
        <w:tblCellMar>
          <w:top w:w="0" w:type="dxa"/>
          <w:start w:w="108" w:type="dxa"/>
          <w:bottom w:w="0" w:type="dxa"/>
          <w:end w:w="108" w:type="dxa"/>
        </w:tblCellMar>
      </w:tblPr>
      <w:tblGrid>
        <w:gridCol w:w="4687"/>
        <w:gridCol w:w="5386"/>
      </w:tblGrid>
      <w:tr>
        <w:trPr>
          <w:trHeight w:val="1540" w:hRule="atLeast"/>
        </w:trPr>
        <w:tc>
          <w:tcPr>
            <w:tcW w:w="4687" w:type="dxa"/>
            <w:tcBorders/>
          </w:tcPr>
          <w:p>
            <w:pPr>
              <w:pStyle w:val="Normal1"/>
              <w:spacing w:lineRule="auto" w:line="240"/>
              <w:rPr/>
            </w:pPr>
            <w:r>
              <w:rPr>
                <w:sz w:val="24"/>
                <w:lang w:val="en-US"/>
              </w:rPr>
              <w:t xml:space="preserve">Lo </w:t>
            </w:r>
            <w:r>
              <w:rPr>
                <w:i/>
                <w:iCs/>
                <w:sz w:val="24"/>
                <w:lang w:val="en-US"/>
              </w:rPr>
              <w:t>dijera</w:t>
            </w:r>
            <w:r>
              <w:rPr>
                <w:sz w:val="24"/>
                <w:lang w:val="en-US"/>
              </w:rPr>
              <w:t xml:space="preserve"> si les viese.</w:t>
            </w:r>
          </w:p>
          <w:p>
            <w:pPr>
              <w:pStyle w:val="Normal1"/>
              <w:spacing w:lineRule="auto" w:line="240"/>
              <w:rPr/>
            </w:pPr>
            <w:r>
              <w:rPr>
                <w:sz w:val="24"/>
                <w:lang w:val="en-US"/>
              </w:rPr>
              <w:t xml:space="preserve">Si yo </w:t>
            </w:r>
            <w:r>
              <w:rPr>
                <w:b/>
                <w:bCs/>
                <w:sz w:val="24"/>
                <w:lang w:val="en-US"/>
              </w:rPr>
              <w:t>estuviese</w:t>
            </w:r>
            <w:r>
              <w:rPr>
                <w:sz w:val="24"/>
                <w:lang w:val="en-US"/>
              </w:rPr>
              <w:t xml:space="preserve"> en el pellejo de Fe-</w:t>
            </w:r>
          </w:p>
          <w:p>
            <w:pPr>
              <w:pStyle w:val="Normal1"/>
              <w:spacing w:lineRule="auto" w:line="240"/>
              <w:ind w:firstLine="284" w:end="0"/>
              <w:rPr/>
            </w:pPr>
            <w:r>
              <w:rPr>
                <w:sz w:val="24"/>
                <w:lang w:val="en-US"/>
              </w:rPr>
              <w:t xml:space="preserve">lipe..., le </w:t>
            </w:r>
            <w:r>
              <w:rPr>
                <w:i/>
                <w:iCs/>
                <w:sz w:val="24"/>
                <w:lang w:val="en-US"/>
              </w:rPr>
              <w:t>diera</w:t>
            </w:r>
            <w:r>
              <w:rPr>
                <w:sz w:val="24"/>
                <w:lang w:val="en-US"/>
              </w:rPr>
              <w:t xml:space="preserve"> un recado a Don</w:t>
            </w:r>
          </w:p>
          <w:p>
            <w:pPr>
              <w:pStyle w:val="Normal1"/>
              <w:spacing w:lineRule="auto" w:line="240"/>
              <w:ind w:firstLine="284" w:end="0"/>
              <w:rPr/>
            </w:pPr>
            <w:r>
              <w:rPr>
                <w:sz w:val="24"/>
                <w:lang w:val="en-US"/>
              </w:rPr>
              <w:t>Pedro.(P</w:t>
            </w:r>
            <w:r>
              <w:rPr>
                <w:lang w:val="en-US"/>
              </w:rPr>
              <w:t>ADRO</w:t>
            </w:r>
            <w:r>
              <w:rPr>
                <w:sz w:val="24"/>
                <w:lang w:val="en-US"/>
              </w:rPr>
              <w:t xml:space="preserve"> B</w:t>
            </w:r>
            <w:r>
              <w:rPr>
                <w:lang w:val="en-US"/>
              </w:rPr>
              <w:t>AZAN</w:t>
            </w:r>
            <w:r>
              <w:rPr>
                <w:sz w:val="24"/>
                <w:lang w:val="en-US"/>
              </w:rPr>
              <w:t>)</w:t>
            </w:r>
          </w:p>
          <w:p>
            <w:pPr>
              <w:pStyle w:val="Normal1"/>
              <w:rPr>
                <w:sz w:val="24"/>
                <w:lang w:val="en-US"/>
              </w:rPr>
            </w:pPr>
            <w:r>
              <w:rPr>
                <w:sz w:val="24"/>
                <w:lang w:val="en-US"/>
              </w:rPr>
            </w:r>
          </w:p>
        </w:tc>
        <w:tc>
          <w:tcPr>
            <w:tcW w:w="5386" w:type="dxa"/>
            <w:tcBorders/>
          </w:tcPr>
          <w:p>
            <w:pPr>
              <w:pStyle w:val="Normal1"/>
              <w:spacing w:lineRule="auto" w:line="240"/>
              <w:rPr>
                <w:sz w:val="24"/>
              </w:rPr>
            </w:pPr>
            <w:r>
              <w:rPr>
                <w:sz w:val="24"/>
              </w:rPr>
              <w:t>Я бы сказал это, если бы их увидел.</w:t>
            </w:r>
          </w:p>
          <w:p>
            <w:pPr>
              <w:pStyle w:val="Normal1"/>
              <w:spacing w:lineRule="auto" w:line="240"/>
              <w:rPr>
                <w:sz w:val="24"/>
              </w:rPr>
            </w:pPr>
            <w:r>
              <w:rPr>
                <w:sz w:val="24"/>
              </w:rPr>
              <w:t>Если бы я был на месте (буквально: в шкуре)</w:t>
            </w:r>
          </w:p>
          <w:p>
            <w:pPr>
              <w:pStyle w:val="Normal1"/>
              <w:spacing w:lineRule="auto" w:line="240"/>
              <w:ind w:start="252" w:end="0"/>
              <w:rPr>
                <w:sz w:val="24"/>
              </w:rPr>
            </w:pPr>
            <w:r>
              <w:rPr>
                <w:sz w:val="24"/>
              </w:rPr>
              <w:t>Филиппа, ...я бы</w:t>
            </w:r>
          </w:p>
          <w:p>
            <w:pPr>
              <w:pStyle w:val="Normal1"/>
              <w:spacing w:lineRule="auto" w:line="240"/>
              <w:rPr>
                <w:sz w:val="24"/>
              </w:rPr>
            </w:pPr>
            <w:r>
              <w:rPr>
                <w:sz w:val="24"/>
              </w:rPr>
              <w:t xml:space="preserve">     </w:t>
            </w:r>
            <w:r>
              <w:rPr>
                <w:sz w:val="24"/>
              </w:rPr>
              <w:t>преподнес дону Педро пода</w:t>
              <w:softHyphen/>
              <w:t>рок.</w:t>
            </w:r>
          </w:p>
          <w:p>
            <w:pPr>
              <w:pStyle w:val="Normal1"/>
              <w:rPr>
                <w:sz w:val="24"/>
              </w:rPr>
            </w:pPr>
            <w:r>
              <w:rPr>
                <w:sz w:val="24"/>
              </w:rPr>
            </w:r>
          </w:p>
        </w:tc>
      </w:tr>
    </w:tbl>
    <w:p>
      <w:pPr>
        <w:pStyle w:val="Normal1"/>
        <w:spacing w:lineRule="auto" w:line="240"/>
        <w:ind w:firstLine="284" w:end="0"/>
        <w:rPr/>
      </w:pPr>
      <w:r>
        <w:rPr>
          <w:sz w:val="24"/>
        </w:rPr>
        <w:t xml:space="preserve">В разговорной речи возможна замена рассматриваемых форм на </w:t>
      </w:r>
      <w:r>
        <w:rPr>
          <w:sz w:val="24"/>
          <w:lang w:val="en-US"/>
        </w:rPr>
        <w:t>imperfecto</w:t>
      </w:r>
      <w:r>
        <w:rPr>
          <w:sz w:val="24"/>
        </w:rPr>
        <w:t xml:space="preserve"> </w:t>
      </w:r>
      <w:r>
        <w:rPr>
          <w:sz w:val="24"/>
          <w:lang w:val="en-US"/>
        </w:rPr>
        <w:t>de</w:t>
      </w:r>
      <w:r>
        <w:rPr>
          <w:sz w:val="24"/>
        </w:rPr>
        <w:t xml:space="preserve"> </w:t>
      </w:r>
      <w:r>
        <w:rPr>
          <w:sz w:val="24"/>
          <w:lang w:val="en-US"/>
        </w:rPr>
        <w:t>indicativ</w:t>
      </w:r>
      <w:r>
        <w:rPr>
          <w:sz w:val="24"/>
        </w:rPr>
        <w:t>о:</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Si lo viese, se lo decía.                                                </w:t>
      </w:r>
      <w:r>
        <w:rPr>
          <w:sz w:val="24"/>
        </w:rPr>
        <w:t>Если бы я это видел, то сказал бы ему об этом.</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В условных предложениях третьего типа сообщаемый факт должен был бы иметь место в прошлом, а факт, выражаемый глав</w:t>
        <w:softHyphen/>
        <w:t>ным предложением — в прошлом или настоящем; но ни условие, ни обуславливаемое не были осуществлены и потому они представ</w:t>
        <w:softHyphen/>
        <w:t>ляются говорящему нереальными:</w:t>
      </w:r>
    </w:p>
    <w:p>
      <w:pPr>
        <w:pStyle w:val="Normal1"/>
        <w:spacing w:lineRule="auto" w:line="240"/>
        <w:ind w:firstLine="284" w:end="0"/>
        <w:rPr>
          <w:sz w:val="24"/>
        </w:rPr>
      </w:pPr>
      <w:r>
        <w:rPr>
          <w:sz w:val="24"/>
        </w:rPr>
      </w:r>
    </w:p>
    <w:tbl>
      <w:tblPr>
        <w:tblW w:w="9400" w:type="dxa"/>
        <w:jc w:val="start"/>
        <w:tblInd w:w="261" w:type="dxa"/>
        <w:tblLayout w:type="fixed"/>
        <w:tblCellMar>
          <w:top w:w="0" w:type="dxa"/>
          <w:start w:w="108" w:type="dxa"/>
          <w:bottom w:w="0" w:type="dxa"/>
          <w:end w:w="108" w:type="dxa"/>
        </w:tblCellMar>
      </w:tblPr>
      <w:tblGrid>
        <w:gridCol w:w="4667"/>
        <w:gridCol w:w="4733"/>
      </w:tblGrid>
      <w:tr>
        <w:trPr>
          <w:trHeight w:val="2340" w:hRule="atLeast"/>
        </w:trPr>
        <w:tc>
          <w:tcPr>
            <w:tcW w:w="4667" w:type="dxa"/>
            <w:tcBorders/>
          </w:tcPr>
          <w:p>
            <w:pPr>
              <w:pStyle w:val="Normal1"/>
              <w:spacing w:lineRule="auto" w:line="240"/>
              <w:ind w:hanging="306" w:start="306" w:end="0"/>
              <w:rPr>
                <w:sz w:val="24"/>
                <w:lang w:val="en-US"/>
              </w:rPr>
            </w:pPr>
            <w:r>
              <w:rPr>
                <w:sz w:val="24"/>
                <w:lang w:val="en-US"/>
              </w:rPr>
              <w:t xml:space="preserve">Si el año pasado </w:t>
            </w:r>
            <w:r>
              <w:rPr>
                <w:b/>
                <w:bCs/>
                <w:sz w:val="24"/>
                <w:lang w:val="en-US"/>
              </w:rPr>
              <w:t>hubieses</w:t>
            </w:r>
            <w:r>
              <w:rPr>
                <w:sz w:val="24"/>
                <w:lang w:val="en-US"/>
              </w:rPr>
              <w:t xml:space="preserve"> (</w:t>
            </w:r>
            <w:r>
              <w:rPr>
                <w:b/>
                <w:bCs/>
                <w:sz w:val="24"/>
                <w:lang w:val="en-US"/>
              </w:rPr>
              <w:t>hubieras</w:t>
            </w:r>
            <w:r>
              <w:rPr>
                <w:sz w:val="24"/>
                <w:lang w:val="en-US"/>
              </w:rPr>
              <w:t xml:space="preserve">) </w:t>
            </w:r>
            <w:r>
              <w:rPr>
                <w:b/>
                <w:bCs/>
                <w:sz w:val="24"/>
                <w:lang w:val="en-US"/>
              </w:rPr>
              <w:t>estudiado</w:t>
            </w:r>
            <w:r>
              <w:rPr>
                <w:sz w:val="24"/>
                <w:lang w:val="en-US"/>
              </w:rPr>
              <w:t xml:space="preserve"> bien, </w:t>
            </w:r>
            <w:r>
              <w:rPr>
                <w:i/>
                <w:iCs/>
                <w:sz w:val="24"/>
                <w:lang w:val="en-US"/>
              </w:rPr>
              <w:t>habrías</w:t>
            </w:r>
          </w:p>
          <w:p>
            <w:pPr>
              <w:pStyle w:val="Normal1"/>
              <w:spacing w:lineRule="auto" w:line="240"/>
              <w:ind w:firstLine="284" w:end="0"/>
              <w:rPr/>
            </w:pPr>
            <w:r>
              <w:rPr>
                <w:i/>
                <w:iCs/>
                <w:sz w:val="24"/>
                <w:lang w:val="en-US"/>
              </w:rPr>
              <w:t>alcanzádo</w:t>
            </w:r>
            <w:r>
              <w:rPr>
                <w:sz w:val="24"/>
                <w:lang w:val="en-US"/>
              </w:rPr>
              <w:t xml:space="preserve"> mucho.</w:t>
            </w:r>
          </w:p>
          <w:p>
            <w:pPr>
              <w:pStyle w:val="Normal1"/>
              <w:spacing w:lineRule="auto" w:line="240"/>
              <w:rPr/>
            </w:pPr>
            <w:r>
              <w:rPr>
                <w:sz w:val="24"/>
                <w:lang w:val="en-US"/>
              </w:rPr>
              <w:t xml:space="preserve">Si </w:t>
            </w:r>
            <w:r>
              <w:rPr>
                <w:b/>
                <w:bCs/>
                <w:sz w:val="24"/>
                <w:lang w:val="en-US"/>
              </w:rPr>
              <w:t>hubiera sabido</w:t>
            </w:r>
            <w:r>
              <w:rPr>
                <w:sz w:val="24"/>
                <w:lang w:val="en-US"/>
              </w:rPr>
              <w:t xml:space="preserve"> antes que us-</w:t>
            </w:r>
          </w:p>
          <w:p>
            <w:pPr>
              <w:pStyle w:val="Normal1"/>
              <w:spacing w:lineRule="auto" w:line="240"/>
              <w:ind w:firstLine="284" w:end="0"/>
              <w:rPr/>
            </w:pPr>
            <w:r>
              <w:rPr>
                <w:sz w:val="24"/>
                <w:lang w:val="en-US"/>
              </w:rPr>
              <w:t xml:space="preserve">ted era de los Núñez..., </w:t>
            </w:r>
            <w:r>
              <w:rPr>
                <w:b/>
                <w:bCs/>
                <w:sz w:val="24"/>
                <w:lang w:val="en-US"/>
              </w:rPr>
              <w:t>no</w:t>
            </w:r>
            <w:r>
              <w:rPr>
                <w:sz w:val="24"/>
                <w:lang w:val="en-US"/>
              </w:rPr>
              <w:t xml:space="preserve"> </w:t>
            </w:r>
            <w:r>
              <w:rPr>
                <w:i/>
                <w:iCs/>
                <w:sz w:val="24"/>
                <w:lang w:val="en-US"/>
              </w:rPr>
              <w:t>ha</w:t>
            </w:r>
            <w:r>
              <w:rPr>
                <w:sz w:val="24"/>
                <w:lang w:val="en-US"/>
              </w:rPr>
              <w:t>-</w:t>
            </w:r>
          </w:p>
          <w:p>
            <w:pPr>
              <w:pStyle w:val="Normal1"/>
              <w:spacing w:lineRule="auto" w:line="240"/>
              <w:ind w:firstLine="284" w:end="0"/>
              <w:rPr/>
            </w:pPr>
            <w:r>
              <w:rPr>
                <w:i/>
                <w:iCs/>
                <w:sz w:val="24"/>
                <w:lang w:val="en-US"/>
              </w:rPr>
              <w:t>bría</w:t>
            </w:r>
            <w:r>
              <w:rPr>
                <w:sz w:val="24"/>
                <w:lang w:val="en-US"/>
              </w:rPr>
              <w:t xml:space="preserve"> </w:t>
            </w:r>
            <w:r>
              <w:rPr>
                <w:i/>
                <w:iCs/>
                <w:sz w:val="24"/>
                <w:lang w:val="en-US"/>
              </w:rPr>
              <w:t>tenido</w:t>
            </w:r>
            <w:r>
              <w:rPr>
                <w:sz w:val="24"/>
                <w:lang w:val="en-US"/>
              </w:rPr>
              <w:t xml:space="preserve"> motivos de queja.</w:t>
            </w:r>
          </w:p>
          <w:p>
            <w:pPr>
              <w:pStyle w:val="Normal1"/>
              <w:spacing w:lineRule="auto" w:line="240"/>
              <w:ind w:firstLine="284" w:end="0"/>
              <w:rPr/>
            </w:pPr>
            <w:r>
              <w:rPr>
                <w:sz w:val="24"/>
              </w:rPr>
              <w:t xml:space="preserve">(А. </w:t>
            </w:r>
            <w:r>
              <w:rPr>
                <w:sz w:val="24"/>
                <w:lang w:val="en-US"/>
              </w:rPr>
              <w:t>G</w:t>
            </w:r>
            <w:r>
              <w:rPr>
                <w:lang w:val="en-US"/>
              </w:rPr>
              <w:t>RAVINA</w:t>
            </w:r>
            <w:r>
              <w:rPr>
                <w:sz w:val="24"/>
              </w:rPr>
              <w:t xml:space="preserve">)                     </w:t>
            </w:r>
          </w:p>
          <w:p>
            <w:pPr>
              <w:pStyle w:val="Normal1"/>
              <w:ind w:firstLine="284" w:end="0"/>
              <w:rPr>
                <w:sz w:val="24"/>
              </w:rPr>
            </w:pPr>
            <w:r>
              <w:rPr>
                <w:sz w:val="24"/>
              </w:rPr>
            </w:r>
          </w:p>
        </w:tc>
        <w:tc>
          <w:tcPr>
            <w:tcW w:w="4733" w:type="dxa"/>
            <w:tcBorders/>
          </w:tcPr>
          <w:p>
            <w:pPr>
              <w:pStyle w:val="Normal1"/>
              <w:spacing w:lineRule="auto" w:line="240"/>
              <w:rPr>
                <w:sz w:val="24"/>
              </w:rPr>
            </w:pPr>
            <w:r>
              <w:rPr>
                <w:sz w:val="24"/>
              </w:rPr>
              <w:t>Если бы в прошлом году ты хорошо</w:t>
            </w:r>
          </w:p>
          <w:p>
            <w:pPr>
              <w:pStyle w:val="Normal1"/>
              <w:spacing w:lineRule="auto" w:line="240"/>
              <w:ind w:start="317" w:end="0"/>
              <w:rPr>
                <w:sz w:val="24"/>
              </w:rPr>
            </w:pPr>
            <w:r>
              <w:rPr>
                <w:sz w:val="24"/>
              </w:rPr>
              <w:t xml:space="preserve">учился, то уже достиг </w:t>
            </w:r>
          </w:p>
          <w:p>
            <w:pPr>
              <w:pStyle w:val="Normal1"/>
              <w:spacing w:lineRule="auto" w:line="240"/>
              <w:ind w:start="317" w:end="0"/>
              <w:rPr>
                <w:sz w:val="24"/>
              </w:rPr>
            </w:pPr>
            <w:r>
              <w:rPr>
                <w:sz w:val="24"/>
              </w:rPr>
              <w:t>бы многого.</w:t>
            </w:r>
          </w:p>
          <w:p>
            <w:pPr>
              <w:pStyle w:val="Normal1"/>
              <w:spacing w:lineRule="auto" w:line="240"/>
              <w:rPr>
                <w:sz w:val="24"/>
              </w:rPr>
            </w:pPr>
            <w:r>
              <w:rPr>
                <w:sz w:val="24"/>
              </w:rPr>
              <w:t xml:space="preserve">Если бы я раньше знал, что вы </w:t>
            </w:r>
          </w:p>
          <w:p>
            <w:pPr>
              <w:pStyle w:val="Normal1"/>
              <w:spacing w:lineRule="auto" w:line="240"/>
              <w:ind w:firstLine="317" w:end="0"/>
              <w:rPr>
                <w:sz w:val="24"/>
              </w:rPr>
            </w:pPr>
            <w:r>
              <w:rPr>
                <w:sz w:val="24"/>
              </w:rPr>
              <w:t xml:space="preserve">из семьи Нуньеса..., то у меня </w:t>
            </w:r>
          </w:p>
          <w:p>
            <w:pPr>
              <w:pStyle w:val="Normal1"/>
              <w:spacing w:lineRule="auto" w:line="240"/>
              <w:ind w:firstLine="317" w:end="0"/>
              <w:rPr>
                <w:sz w:val="24"/>
              </w:rPr>
            </w:pPr>
            <w:r>
              <w:rPr>
                <w:sz w:val="24"/>
              </w:rPr>
              <w:t>не было бы повода для жалобы.</w:t>
            </w:r>
          </w:p>
          <w:p>
            <w:pPr>
              <w:pStyle w:val="Normal"/>
              <w:ind w:firstLine="317" w:end="0"/>
              <w:rPr>
                <w:sz w:val="24"/>
              </w:rPr>
            </w:pPr>
            <w:r>
              <w:rPr>
                <w:sz w:val="24"/>
              </w:rPr>
            </w:r>
          </w:p>
          <w:p>
            <w:pPr>
              <w:pStyle w:val="Normal1"/>
              <w:rPr>
                <w:sz w:val="24"/>
              </w:rPr>
            </w:pPr>
            <w:r>
              <w:rPr>
                <w:sz w:val="24"/>
              </w:rPr>
            </w:r>
          </w:p>
        </w:tc>
      </w:tr>
    </w:tbl>
    <w:p>
      <w:pPr>
        <w:pStyle w:val="Normal1"/>
        <w:spacing w:lineRule="auto" w:line="240"/>
        <w:ind w:firstLine="284" w:end="0"/>
        <w:rPr/>
      </w:pPr>
      <w:r>
        <w:rPr>
          <w:sz w:val="24"/>
        </w:rPr>
        <w:t xml:space="preserve">В условном предложении третьего типа глагол всегда находится в </w:t>
      </w:r>
      <w:r>
        <w:rPr>
          <w:sz w:val="24"/>
          <w:lang w:val="en-US"/>
        </w:rPr>
        <w:t>preterito</w:t>
      </w:r>
      <w:r>
        <w:rPr>
          <w:sz w:val="24"/>
        </w:rPr>
        <w:t xml:space="preserve"> </w:t>
      </w:r>
      <w:r>
        <w:rPr>
          <w:sz w:val="24"/>
          <w:lang w:val="en-US"/>
        </w:rPr>
        <w:t>pluscuamperfecto</w:t>
      </w:r>
      <w:r>
        <w:rPr>
          <w:sz w:val="24"/>
        </w:rPr>
        <w:t xml:space="preserve"> </w:t>
      </w:r>
      <w:r>
        <w:rPr>
          <w:sz w:val="24"/>
          <w:lang w:val="en-US"/>
        </w:rPr>
        <w:t>de</w:t>
      </w:r>
      <w:r>
        <w:rPr>
          <w:sz w:val="24"/>
        </w:rPr>
        <w:t xml:space="preserve"> </w:t>
      </w:r>
      <w:r>
        <w:rPr>
          <w:sz w:val="24"/>
          <w:lang w:val="en-US"/>
        </w:rPr>
        <w:t>subjuntivo</w:t>
      </w:r>
      <w:r>
        <w:rPr>
          <w:sz w:val="24"/>
        </w:rPr>
        <w:t>; сказуемое главного предло</w:t>
        <w:softHyphen/>
        <w:t xml:space="preserve">жения употребляется в </w:t>
      </w:r>
      <w:r>
        <w:rPr>
          <w:sz w:val="24"/>
          <w:lang w:val="en-US"/>
        </w:rPr>
        <w:t>potencial</w:t>
      </w:r>
      <w:r>
        <w:rPr>
          <w:sz w:val="24"/>
        </w:rPr>
        <w:t xml:space="preserve"> </w:t>
      </w:r>
      <w:r>
        <w:rPr>
          <w:sz w:val="24"/>
          <w:lang w:val="en-US"/>
        </w:rPr>
        <w:t>perfecto</w:t>
      </w:r>
      <w:r>
        <w:rPr>
          <w:sz w:val="24"/>
        </w:rPr>
        <w:t xml:space="preserve">, если выражаемое действие относится к прошлому, или в </w:t>
      </w:r>
      <w:r>
        <w:rPr>
          <w:sz w:val="24"/>
          <w:lang w:val="en-US"/>
        </w:rPr>
        <w:t>potencial</w:t>
      </w:r>
      <w:r>
        <w:rPr>
          <w:sz w:val="24"/>
        </w:rPr>
        <w:t xml:space="preserve"> </w:t>
      </w:r>
      <w:r>
        <w:rPr>
          <w:sz w:val="24"/>
          <w:lang w:val="en-US"/>
        </w:rPr>
        <w:t>imperfecto</w:t>
      </w:r>
      <w:r>
        <w:rPr>
          <w:sz w:val="24"/>
        </w:rPr>
        <w:t xml:space="preserve">, если действие связано с настоящим. Союз </w:t>
      </w:r>
      <w:r>
        <w:rPr>
          <w:b/>
          <w:sz w:val="24"/>
        </w:rPr>
        <w:t xml:space="preserve">si </w:t>
      </w:r>
      <w:r>
        <w:rPr>
          <w:sz w:val="24"/>
        </w:rPr>
        <w:t>переводится как если бы:</w:t>
      </w:r>
    </w:p>
    <w:p>
      <w:pPr>
        <w:pStyle w:val="Normal1"/>
        <w:spacing w:lineRule="auto" w:line="240"/>
        <w:ind w:firstLine="284" w:end="0"/>
        <w:rPr>
          <w:sz w:val="24"/>
        </w:rPr>
      </w:pPr>
      <w:r>
        <w:rPr>
          <w:sz w:val="24"/>
        </w:rPr>
      </w:r>
    </w:p>
    <w:tbl>
      <w:tblPr>
        <w:tblW w:w="8859" w:type="dxa"/>
        <w:jc w:val="start"/>
        <w:tblInd w:w="321" w:type="dxa"/>
        <w:tblLayout w:type="fixed"/>
        <w:tblCellMar>
          <w:top w:w="0" w:type="dxa"/>
          <w:start w:w="108" w:type="dxa"/>
          <w:bottom w:w="0" w:type="dxa"/>
          <w:end w:w="108" w:type="dxa"/>
        </w:tblCellMar>
      </w:tblPr>
      <w:tblGrid>
        <w:gridCol w:w="4607"/>
        <w:gridCol w:w="4252"/>
      </w:tblGrid>
      <w:tr>
        <w:trPr>
          <w:trHeight w:val="1000" w:hRule="atLeast"/>
        </w:trPr>
        <w:tc>
          <w:tcPr>
            <w:tcW w:w="4607" w:type="dxa"/>
            <w:tcBorders/>
          </w:tcPr>
          <w:p>
            <w:pPr>
              <w:pStyle w:val="Normal1"/>
              <w:spacing w:lineRule="auto" w:line="240"/>
              <w:rPr/>
            </w:pPr>
            <w:r>
              <w:rPr>
                <w:sz w:val="24"/>
                <w:lang w:val="en-US"/>
              </w:rPr>
              <w:t xml:space="preserve">Si </w:t>
            </w:r>
            <w:r>
              <w:rPr>
                <w:b/>
                <w:bCs/>
                <w:sz w:val="24"/>
                <w:lang w:val="en-US"/>
              </w:rPr>
              <w:t>hubiéramos</w:t>
            </w:r>
            <w:r>
              <w:rPr>
                <w:sz w:val="24"/>
                <w:lang w:val="en-US"/>
              </w:rPr>
              <w:t xml:space="preserve"> </w:t>
            </w:r>
            <w:r>
              <w:rPr>
                <w:b/>
                <w:bCs/>
                <w:sz w:val="24"/>
                <w:lang w:val="en-US"/>
              </w:rPr>
              <w:t>tenido</w:t>
            </w:r>
            <w:r>
              <w:rPr>
                <w:sz w:val="24"/>
                <w:lang w:val="en-US"/>
              </w:rPr>
              <w:t xml:space="preserve"> mejores ar-</w:t>
            </w:r>
          </w:p>
          <w:p>
            <w:pPr>
              <w:pStyle w:val="Normal1"/>
              <w:spacing w:lineRule="auto" w:line="240"/>
              <w:ind w:firstLine="284" w:end="0"/>
              <w:rPr/>
            </w:pPr>
            <w:r>
              <w:rPr>
                <w:sz w:val="24"/>
                <w:lang w:val="en-US"/>
              </w:rPr>
              <w:t xml:space="preserve">mas </w:t>
            </w:r>
            <w:r>
              <w:rPr>
                <w:i/>
                <w:iCs/>
                <w:sz w:val="24"/>
                <w:lang w:val="en-US"/>
              </w:rPr>
              <w:t>habríamos</w:t>
            </w:r>
            <w:r>
              <w:rPr>
                <w:sz w:val="24"/>
                <w:lang w:val="en-US"/>
              </w:rPr>
              <w:t xml:space="preserve"> </w:t>
            </w:r>
            <w:r>
              <w:rPr>
                <w:i/>
                <w:iCs/>
                <w:sz w:val="24"/>
                <w:lang w:val="en-US"/>
              </w:rPr>
              <w:t>hecho</w:t>
            </w:r>
            <w:r>
              <w:rPr>
                <w:sz w:val="24"/>
                <w:lang w:val="en-US"/>
              </w:rPr>
              <w:t xml:space="preserve"> algo más</w:t>
            </w:r>
          </w:p>
          <w:p>
            <w:pPr>
              <w:pStyle w:val="Normal1"/>
              <w:ind w:firstLine="284" w:end="0"/>
              <w:rPr/>
            </w:pPr>
            <w:r>
              <w:rPr>
                <w:sz w:val="24"/>
                <w:lang w:val="en-US"/>
              </w:rPr>
              <w:t>que contenerlo. (</w:t>
            </w:r>
            <w:r>
              <w:rPr>
                <w:sz w:val="24"/>
              </w:rPr>
              <w:t>С</w:t>
            </w:r>
            <w:r>
              <w:rPr>
                <w:sz w:val="24"/>
                <w:lang w:val="en-US"/>
              </w:rPr>
              <w:t>. L</w:t>
            </w:r>
            <w:r>
              <w:rPr>
                <w:lang w:val="en-US"/>
              </w:rPr>
              <w:t>EANTE</w:t>
            </w:r>
            <w:r>
              <w:rPr>
                <w:sz w:val="24"/>
                <w:lang w:val="en-US"/>
              </w:rPr>
              <w:t>)</w:t>
            </w:r>
          </w:p>
        </w:tc>
        <w:tc>
          <w:tcPr>
            <w:tcW w:w="4252" w:type="dxa"/>
            <w:tcBorders/>
          </w:tcPr>
          <w:p>
            <w:pPr>
              <w:pStyle w:val="Normal1"/>
              <w:spacing w:lineRule="auto" w:line="240"/>
              <w:rPr/>
            </w:pPr>
            <w:r>
              <w:rPr>
                <w:b/>
                <w:bCs/>
                <w:sz w:val="24"/>
              </w:rPr>
              <w:t>Если бы</w:t>
            </w:r>
            <w:r>
              <w:rPr>
                <w:sz w:val="24"/>
              </w:rPr>
              <w:t xml:space="preserve"> у нас оружие было лучше,</w:t>
            </w:r>
          </w:p>
          <w:p>
            <w:pPr>
              <w:pStyle w:val="Normal1"/>
              <w:spacing w:lineRule="auto" w:line="240"/>
              <w:ind w:firstLine="295" w:end="0"/>
              <w:rPr>
                <w:sz w:val="24"/>
              </w:rPr>
            </w:pPr>
            <w:r>
              <w:rPr>
                <w:sz w:val="24"/>
              </w:rPr>
              <w:t>мы бы сделали нечто большее,</w:t>
            </w:r>
          </w:p>
          <w:p>
            <w:pPr>
              <w:pStyle w:val="Normal1"/>
              <w:ind w:firstLine="295" w:end="0"/>
              <w:rPr>
                <w:sz w:val="24"/>
              </w:rPr>
            </w:pPr>
            <w:r>
              <w:rPr>
                <w:sz w:val="24"/>
              </w:rPr>
              <w:t>чем остановить (врага).</w:t>
            </w:r>
          </w:p>
        </w:tc>
      </w:tr>
    </w:tbl>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приведенном примере действие главного и придаточного пред</w:t>
        <w:softHyphen/>
        <w:t>ложений нереально и относится к прошлому.</w:t>
      </w:r>
    </w:p>
    <w:p>
      <w:pPr>
        <w:pStyle w:val="Normal1"/>
        <w:spacing w:lineRule="auto" w:line="240"/>
        <w:ind w:firstLine="284" w:end="0"/>
        <w:rPr>
          <w:sz w:val="24"/>
        </w:rPr>
      </w:pPr>
      <w:r>
        <w:rPr>
          <w:sz w:val="24"/>
        </w:rPr>
      </w:r>
    </w:p>
    <w:tbl>
      <w:tblPr>
        <w:tblW w:w="9526" w:type="dxa"/>
        <w:jc w:val="start"/>
        <w:tblInd w:w="221" w:type="dxa"/>
        <w:tblLayout w:type="fixed"/>
        <w:tblCellMar>
          <w:top w:w="0" w:type="dxa"/>
          <w:start w:w="108" w:type="dxa"/>
          <w:bottom w:w="0" w:type="dxa"/>
          <w:end w:w="108" w:type="dxa"/>
        </w:tblCellMar>
      </w:tblPr>
      <w:tblGrid>
        <w:gridCol w:w="4707"/>
        <w:gridCol w:w="4819"/>
      </w:tblGrid>
      <w:tr>
        <w:trPr>
          <w:trHeight w:val="1160" w:hRule="atLeast"/>
        </w:trPr>
        <w:tc>
          <w:tcPr>
            <w:tcW w:w="4707" w:type="dxa"/>
            <w:tcBorders/>
          </w:tcPr>
          <w:p>
            <w:pPr>
              <w:pStyle w:val="Normal1"/>
              <w:spacing w:lineRule="auto" w:line="240"/>
              <w:rPr/>
            </w:pPr>
            <w:r>
              <w:rPr>
                <w:sz w:val="24"/>
                <w:lang w:val="en-US"/>
              </w:rPr>
              <w:t xml:space="preserve">Si yo no </w:t>
            </w:r>
            <w:r>
              <w:rPr>
                <w:b/>
                <w:bCs/>
                <w:sz w:val="24"/>
                <w:lang w:val="en-US"/>
              </w:rPr>
              <w:t>hubiera venido</w:t>
            </w:r>
            <w:r>
              <w:rPr>
                <w:sz w:val="24"/>
                <w:lang w:val="en-US"/>
              </w:rPr>
              <w:t>... usté</w:t>
            </w:r>
          </w:p>
          <w:p>
            <w:pPr>
              <w:pStyle w:val="Normal1"/>
              <w:spacing w:lineRule="auto" w:line="240"/>
              <w:ind w:firstLine="284" w:end="0"/>
              <w:rPr/>
            </w:pPr>
            <w:r>
              <w:rPr>
                <w:sz w:val="24"/>
                <w:lang w:val="en-US"/>
              </w:rPr>
              <w:t xml:space="preserve"> </w:t>
            </w:r>
            <w:r>
              <w:rPr>
                <w:sz w:val="24"/>
                <w:lang w:val="en-US"/>
              </w:rPr>
              <w:t xml:space="preserve">(= usted) no </w:t>
            </w:r>
            <w:r>
              <w:rPr>
                <w:i/>
                <w:iCs/>
                <w:sz w:val="24"/>
                <w:lang w:val="en-US"/>
              </w:rPr>
              <w:t>tendría</w:t>
            </w:r>
            <w:r>
              <w:rPr>
                <w:sz w:val="24"/>
                <w:lang w:val="en-US"/>
              </w:rPr>
              <w:t xml:space="preserve"> tantos moti-</w:t>
            </w:r>
          </w:p>
          <w:p>
            <w:pPr>
              <w:pStyle w:val="Normal1"/>
              <w:spacing w:lineRule="auto" w:line="240"/>
              <w:ind w:firstLine="284" w:end="0"/>
              <w:rPr/>
            </w:pPr>
            <w:r>
              <w:rPr>
                <w:sz w:val="24"/>
                <w:lang w:val="en-US"/>
              </w:rPr>
              <w:t xml:space="preserve">vos para estar asi. </w:t>
            </w:r>
            <w:r>
              <w:rPr>
                <w:sz w:val="24"/>
              </w:rPr>
              <w:t>(</w:t>
            </w:r>
            <w:r>
              <w:rPr>
                <w:sz w:val="24"/>
                <w:lang w:val="en-US"/>
              </w:rPr>
              <w:t>A</w:t>
            </w:r>
            <w:r>
              <w:rPr>
                <w:sz w:val="24"/>
              </w:rPr>
              <w:t xml:space="preserve">. </w:t>
            </w:r>
            <w:r>
              <w:rPr>
                <w:sz w:val="24"/>
                <w:lang w:val="en-US"/>
              </w:rPr>
              <w:t>G</w:t>
            </w:r>
            <w:r>
              <w:rPr/>
              <w:t>RAVINA</w:t>
            </w:r>
            <w:r>
              <w:rPr>
                <w:sz w:val="24"/>
              </w:rPr>
              <w:t>)</w:t>
            </w:r>
          </w:p>
          <w:p>
            <w:pPr>
              <w:pStyle w:val="Normal1"/>
              <w:rPr>
                <w:sz w:val="24"/>
              </w:rPr>
            </w:pPr>
            <w:r>
              <w:rPr>
                <w:sz w:val="24"/>
              </w:rPr>
            </w:r>
          </w:p>
        </w:tc>
        <w:tc>
          <w:tcPr>
            <w:tcW w:w="4819" w:type="dxa"/>
            <w:tcBorders/>
          </w:tcPr>
          <w:p>
            <w:pPr>
              <w:pStyle w:val="Normal1"/>
              <w:spacing w:lineRule="auto" w:line="240"/>
              <w:rPr>
                <w:sz w:val="24"/>
              </w:rPr>
            </w:pPr>
            <w:r>
              <w:rPr>
                <w:sz w:val="24"/>
              </w:rPr>
              <w:t>Если бы я не пришел, у вас не</w:t>
            </w:r>
          </w:p>
          <w:p>
            <w:pPr>
              <w:pStyle w:val="Normal1"/>
              <w:spacing w:lineRule="auto" w:line="240"/>
              <w:ind w:firstLine="357" w:end="0"/>
              <w:rPr>
                <w:sz w:val="24"/>
              </w:rPr>
            </w:pPr>
            <w:r>
              <w:rPr>
                <w:sz w:val="24"/>
              </w:rPr>
              <w:t xml:space="preserve">было бы сейчас оснований </w:t>
            </w:r>
          </w:p>
          <w:p>
            <w:pPr>
              <w:pStyle w:val="Normal1"/>
              <w:spacing w:lineRule="auto" w:line="240"/>
              <w:ind w:firstLine="357" w:end="0"/>
              <w:rPr>
                <w:sz w:val="24"/>
              </w:rPr>
            </w:pPr>
            <w:r>
              <w:rPr>
                <w:sz w:val="24"/>
              </w:rPr>
              <w:t>пребывать в таком состоянии.</w:t>
            </w:r>
          </w:p>
          <w:p>
            <w:pPr>
              <w:pStyle w:val="Normal1"/>
              <w:rPr>
                <w:sz w:val="24"/>
              </w:rPr>
            </w:pPr>
            <w:r>
              <w:rPr>
                <w:sz w:val="24"/>
              </w:rPr>
            </w:r>
          </w:p>
        </w:tc>
      </w:tr>
    </w:tbl>
    <w:p>
      <w:pPr>
        <w:pStyle w:val="Normal1"/>
        <w:spacing w:lineRule="auto" w:line="240"/>
        <w:ind w:firstLine="284" w:end="0"/>
        <w:rPr/>
      </w:pPr>
      <w:r>
        <w:rPr>
          <w:sz w:val="24"/>
        </w:rPr>
        <w:t>Действие обоих предложений нереальное, но в главном предло</w:t>
        <w:softHyphen/>
        <w:t xml:space="preserve">жении оно относится к настоящему моменту, поэтому сказуемое употреблено в </w:t>
      </w:r>
      <w:r>
        <w:rPr>
          <w:sz w:val="24"/>
          <w:lang w:val="en-US"/>
        </w:rPr>
        <w:t>potencial</w:t>
      </w:r>
      <w:r>
        <w:rPr>
          <w:sz w:val="24"/>
        </w:rPr>
        <w:t xml:space="preserve"> </w:t>
      </w:r>
      <w:r>
        <w:rPr>
          <w:sz w:val="24"/>
          <w:lang w:val="en-US"/>
        </w:rPr>
        <w:t>imperfecto</w:t>
      </w:r>
      <w:r>
        <w:rPr>
          <w:sz w:val="24"/>
        </w:rPr>
        <w:t>.</w:t>
      </w:r>
    </w:p>
    <w:p>
      <w:pPr>
        <w:pStyle w:val="Normal1"/>
        <w:spacing w:lineRule="auto" w:line="240"/>
        <w:ind w:firstLine="284" w:end="0"/>
        <w:rPr/>
      </w:pPr>
      <w:r>
        <w:rPr>
          <w:sz w:val="24"/>
        </w:rPr>
        <w:t xml:space="preserve">В главном предложении вместо форм </w:t>
      </w:r>
      <w:r>
        <w:rPr>
          <w:sz w:val="24"/>
          <w:lang w:val="en-US"/>
        </w:rPr>
        <w:t>potencial</w:t>
      </w:r>
      <w:r>
        <w:rPr>
          <w:sz w:val="24"/>
        </w:rPr>
        <w:t xml:space="preserve"> могут употреб</w:t>
        <w:softHyphen/>
        <w:t>ляться формы на -</w:t>
      </w:r>
      <w:r>
        <w:rPr>
          <w:b/>
          <w:sz w:val="24"/>
          <w:lang w:val="en-US"/>
        </w:rPr>
        <w:t>r</w:t>
      </w:r>
      <w:r>
        <w:rPr>
          <w:b/>
          <w:sz w:val="24"/>
        </w:rPr>
        <w:t>а</w:t>
      </w:r>
      <w:r>
        <w:rPr>
          <w:sz w:val="24"/>
        </w:rPr>
        <w:t xml:space="preserve"> </w:t>
      </w:r>
      <w:r>
        <w:rPr>
          <w:sz w:val="24"/>
          <w:lang w:val="en-US"/>
        </w:rPr>
        <w:t>pluscuamperfecto</w:t>
      </w:r>
      <w:r>
        <w:rPr>
          <w:sz w:val="24"/>
        </w:rPr>
        <w:t xml:space="preserve"> и </w:t>
      </w:r>
      <w:r>
        <w:rPr>
          <w:sz w:val="24"/>
          <w:lang w:val="en-US"/>
        </w:rPr>
        <w:t>imperfecto</w:t>
      </w:r>
      <w:r>
        <w:rPr>
          <w:sz w:val="24"/>
        </w:rPr>
        <w:t xml:space="preserve"> </w:t>
      </w:r>
      <w:r>
        <w:rPr>
          <w:sz w:val="24"/>
          <w:lang w:val="en-US"/>
        </w:rPr>
        <w:t>de</w:t>
      </w:r>
      <w:r>
        <w:rPr>
          <w:sz w:val="24"/>
        </w:rPr>
        <w:t xml:space="preserve"> </w:t>
      </w:r>
      <w:r>
        <w:rPr>
          <w:sz w:val="24"/>
          <w:lang w:val="en-US"/>
        </w:rPr>
        <w:t>subjuntivo</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r>
    </w:p>
    <w:tbl>
      <w:tblPr>
        <w:tblW w:w="9223" w:type="dxa"/>
        <w:jc w:val="start"/>
        <w:tblInd w:w="241" w:type="dxa"/>
        <w:tblLayout w:type="fixed"/>
        <w:tblCellMar>
          <w:top w:w="0" w:type="dxa"/>
          <w:start w:w="108" w:type="dxa"/>
          <w:bottom w:w="0" w:type="dxa"/>
          <w:end w:w="108" w:type="dxa"/>
        </w:tblCellMar>
      </w:tblPr>
      <w:tblGrid>
        <w:gridCol w:w="4687"/>
        <w:gridCol w:w="4536"/>
      </w:tblGrid>
      <w:tr>
        <w:trPr>
          <w:trHeight w:val="1420" w:hRule="atLeast"/>
        </w:trPr>
        <w:tc>
          <w:tcPr>
            <w:tcW w:w="4687" w:type="dxa"/>
            <w:tcBorders/>
          </w:tcPr>
          <w:p>
            <w:pPr>
              <w:pStyle w:val="Normal1"/>
              <w:spacing w:lineRule="auto" w:line="240"/>
              <w:ind w:hanging="283" w:start="326" w:end="0"/>
              <w:jc w:val="start"/>
              <w:rPr/>
            </w:pPr>
            <w:r>
              <w:rPr>
                <w:sz w:val="24"/>
                <w:lang w:val="en-US"/>
              </w:rPr>
              <w:t xml:space="preserve">Si un niño de diez años nos hubieraprometido en aquellos momentos su protección la hubiéramos aceptado sin vacilar. </w:t>
            </w:r>
            <w:r>
              <w:rPr>
                <w:sz w:val="24"/>
              </w:rPr>
              <w:t>(</w:t>
            </w:r>
            <w:r>
              <w:rPr>
                <w:sz w:val="24"/>
                <w:lang w:val="en-US"/>
              </w:rPr>
              <w:t>R</w:t>
            </w:r>
            <w:r>
              <w:rPr>
                <w:sz w:val="24"/>
              </w:rPr>
              <w:t xml:space="preserve">. </w:t>
            </w:r>
            <w:r>
              <w:rPr>
                <w:sz w:val="24"/>
                <w:lang w:val="en-US"/>
              </w:rPr>
              <w:t>M</w:t>
            </w:r>
            <w:r>
              <w:rPr>
                <w:lang w:val="en-US"/>
              </w:rPr>
              <w:t>EZA</w:t>
            </w:r>
            <w:r>
              <w:rPr>
                <w:sz w:val="24"/>
              </w:rPr>
              <w:t>)</w:t>
            </w:r>
          </w:p>
          <w:p>
            <w:pPr>
              <w:pStyle w:val="Normal1"/>
              <w:jc w:val="start"/>
              <w:rPr>
                <w:sz w:val="24"/>
              </w:rPr>
            </w:pPr>
            <w:r>
              <w:rPr>
                <w:sz w:val="24"/>
              </w:rPr>
            </w:r>
          </w:p>
        </w:tc>
        <w:tc>
          <w:tcPr>
            <w:tcW w:w="4536" w:type="dxa"/>
            <w:tcBorders/>
          </w:tcPr>
          <w:p>
            <w:pPr>
              <w:pStyle w:val="Normal1"/>
              <w:spacing w:lineRule="auto" w:line="240"/>
              <w:rPr>
                <w:sz w:val="24"/>
              </w:rPr>
            </w:pPr>
            <w:r>
              <w:rPr>
                <w:sz w:val="24"/>
              </w:rPr>
              <w:t>Если бы в тот момент десятилетний</w:t>
            </w:r>
          </w:p>
          <w:p>
            <w:pPr>
              <w:pStyle w:val="Normal1"/>
              <w:spacing w:lineRule="auto" w:line="240"/>
              <w:ind w:firstLine="318" w:end="0"/>
              <w:rPr>
                <w:sz w:val="24"/>
              </w:rPr>
            </w:pPr>
            <w:r>
              <w:rPr>
                <w:sz w:val="24"/>
              </w:rPr>
              <w:t xml:space="preserve">ребенок предложил нам </w:t>
            </w:r>
          </w:p>
          <w:p>
            <w:pPr>
              <w:pStyle w:val="Normal1"/>
              <w:spacing w:lineRule="auto" w:line="240"/>
              <w:ind w:firstLine="318" w:end="0"/>
              <w:rPr>
                <w:sz w:val="24"/>
              </w:rPr>
            </w:pPr>
            <w:r>
              <w:rPr>
                <w:sz w:val="24"/>
              </w:rPr>
              <w:t>свою помощь, мы бы приняли</w:t>
            </w:r>
          </w:p>
          <w:p>
            <w:pPr>
              <w:pStyle w:val="Normal1"/>
              <w:spacing w:lineRule="auto" w:line="240"/>
              <w:ind w:firstLine="318" w:end="0"/>
              <w:rPr>
                <w:sz w:val="24"/>
              </w:rPr>
            </w:pPr>
            <w:r>
              <w:rPr>
                <w:sz w:val="24"/>
              </w:rPr>
              <w:t>ее без колебаний.</w:t>
            </w:r>
          </w:p>
          <w:p>
            <w:pPr>
              <w:pStyle w:val="Normal1"/>
              <w:rPr>
                <w:sz w:val="24"/>
              </w:rPr>
            </w:pPr>
            <w:r>
              <w:rPr>
                <w:sz w:val="24"/>
              </w:rPr>
            </w:r>
          </w:p>
        </w:tc>
      </w:tr>
    </w:tbl>
    <w:p>
      <w:pPr>
        <w:pStyle w:val="Normal1"/>
        <w:spacing w:lineRule="auto" w:line="240"/>
        <w:ind w:firstLine="284" w:end="0"/>
        <w:rPr/>
      </w:pPr>
      <w:r>
        <w:rPr>
          <w:i/>
        </w:rPr>
        <w:t>Примечание</w:t>
      </w:r>
      <w:r>
        <w:rPr/>
        <w:t>. 1. Следует отметить, что возможны некоторые комбинации в опи</w:t>
        <w:softHyphen/>
        <w:t xml:space="preserve">сываемом типе условных предложений (эти комбинации иногда относят к особому, </w:t>
      </w:r>
      <w:r>
        <w:rPr>
          <w:spacing w:val="26"/>
        </w:rPr>
        <w:t>смешанному</w:t>
      </w:r>
      <w:r>
        <w:rPr/>
        <w:t>, типу). Например, в главном предложении выражена нереаль</w:t>
        <w:softHyphen/>
        <w:t>ность в прошлом, а в другой части — вневременное условие:</w:t>
      </w:r>
    </w:p>
    <w:p>
      <w:pPr>
        <w:pStyle w:val="Normal1"/>
        <w:spacing w:lineRule="auto" w:line="240"/>
        <w:ind w:firstLine="284" w:end="0"/>
        <w:rPr/>
      </w:pPr>
      <w:r>
        <w:rPr/>
      </w:r>
    </w:p>
    <w:tbl>
      <w:tblPr>
        <w:tblW w:w="9840" w:type="dxa"/>
        <w:jc w:val="start"/>
        <w:tblInd w:w="241" w:type="dxa"/>
        <w:tblLayout w:type="fixed"/>
        <w:tblCellMar>
          <w:top w:w="0" w:type="dxa"/>
          <w:start w:w="108" w:type="dxa"/>
          <w:bottom w:w="0" w:type="dxa"/>
          <w:end w:w="108" w:type="dxa"/>
        </w:tblCellMar>
      </w:tblPr>
      <w:tblGrid>
        <w:gridCol w:w="4687"/>
        <w:gridCol w:w="5153"/>
      </w:tblGrid>
      <w:tr>
        <w:trPr>
          <w:trHeight w:val="980" w:hRule="atLeast"/>
        </w:trPr>
        <w:tc>
          <w:tcPr>
            <w:tcW w:w="4687" w:type="dxa"/>
            <w:tcBorders/>
          </w:tcPr>
          <w:p>
            <w:pPr>
              <w:pStyle w:val="Normal1"/>
              <w:spacing w:lineRule="auto" w:line="240"/>
              <w:rPr/>
            </w:pPr>
            <w:r>
              <w:rPr>
                <w:lang w:val="en-US"/>
              </w:rPr>
              <w:t xml:space="preserve">Si tuvieras interés </w:t>
            </w:r>
            <w:r>
              <w:rPr/>
              <w:t>ро</w:t>
            </w:r>
            <w:r>
              <w:rPr>
                <w:lang w:val="en-US"/>
              </w:rPr>
              <w:t>r la pintura no ha-</w:t>
            </w:r>
          </w:p>
          <w:p>
            <w:pPr>
              <w:pStyle w:val="Normal1"/>
              <w:spacing w:lineRule="auto" w:line="240"/>
              <w:ind w:firstLine="284" w:end="0"/>
              <w:rPr>
                <w:lang w:val="en-US"/>
              </w:rPr>
            </w:pPr>
            <w:r>
              <w:rPr>
                <w:lang w:val="en-US"/>
              </w:rPr>
              <w:t>brías dejado de visitar el Museo del</w:t>
            </w:r>
          </w:p>
          <w:p>
            <w:pPr>
              <w:pStyle w:val="Normal1"/>
              <w:ind w:firstLine="284" w:end="0"/>
              <w:rPr/>
            </w:pPr>
            <w:r>
              <w:rPr>
                <w:lang w:val="en-US"/>
              </w:rPr>
              <w:t>Prado</w:t>
            </w:r>
            <w:r>
              <w:rPr/>
              <w:t xml:space="preserve">.                                   </w:t>
            </w:r>
          </w:p>
        </w:tc>
        <w:tc>
          <w:tcPr>
            <w:tcW w:w="5153" w:type="dxa"/>
            <w:tcBorders/>
          </w:tcPr>
          <w:p>
            <w:pPr>
              <w:pStyle w:val="Normal1"/>
              <w:spacing w:lineRule="auto" w:line="240"/>
              <w:rPr/>
            </w:pPr>
            <w:r>
              <w:rPr/>
              <w:t>Если бы тебя интересовала живопись,</w:t>
            </w:r>
          </w:p>
          <w:p>
            <w:pPr>
              <w:pStyle w:val="Normal1"/>
              <w:spacing w:lineRule="auto" w:line="240"/>
              <w:ind w:start="292" w:end="0"/>
              <w:rPr/>
            </w:pPr>
            <w:r>
              <w:rPr/>
              <w:t>ты непременно посетил бы музей Прадо.</w:t>
            </w:r>
          </w:p>
          <w:p>
            <w:pPr>
              <w:pStyle w:val="Normal1"/>
              <w:rPr/>
            </w:pPr>
            <w:r>
              <w:rPr/>
            </w:r>
          </w:p>
        </w:tc>
      </w:tr>
    </w:tbl>
    <w:p>
      <w:pPr>
        <w:pStyle w:val="Normal1"/>
        <w:spacing w:lineRule="auto" w:line="240"/>
        <w:ind w:firstLine="284" w:end="0"/>
        <w:rPr/>
      </w:pPr>
      <w:r>
        <w:rPr/>
      </w:r>
    </w:p>
    <w:p>
      <w:pPr>
        <w:pStyle w:val="Normal1"/>
        <w:spacing w:lineRule="auto" w:line="240"/>
        <w:ind w:firstLine="284" w:end="0"/>
        <w:rPr/>
      </w:pPr>
      <w:r>
        <w:rPr/>
        <w:t xml:space="preserve">2. В синонимичном союзу </w:t>
      </w:r>
      <w:r>
        <w:rPr>
          <w:b/>
          <w:bCs/>
          <w:lang w:val="en-US"/>
        </w:rPr>
        <w:t>si</w:t>
      </w:r>
      <w:r>
        <w:rPr/>
        <w:t xml:space="preserve"> значении иногда употребляются союзы других ти</w:t>
        <w:softHyphen/>
        <w:t xml:space="preserve">пов: </w:t>
      </w:r>
      <w:r>
        <w:rPr>
          <w:b/>
        </w:rPr>
        <w:t>со</w:t>
      </w:r>
      <w:r>
        <w:rPr>
          <w:b/>
          <w:lang w:val="en-US"/>
        </w:rPr>
        <w:t>m</w:t>
      </w:r>
      <w:r>
        <w:rPr>
          <w:b/>
        </w:rPr>
        <w:t>о</w:t>
      </w:r>
      <w:r>
        <w:rPr/>
        <w:t xml:space="preserve"> — если; </w:t>
      </w:r>
      <w:r>
        <w:rPr>
          <w:b/>
          <w:lang w:val="en-US"/>
        </w:rPr>
        <w:t>cuando</w:t>
      </w:r>
      <w:r>
        <w:rPr/>
        <w:t xml:space="preserve"> — как только, если; </w:t>
      </w:r>
      <w:r>
        <w:rPr>
          <w:b/>
          <w:lang w:val="en-US"/>
        </w:rPr>
        <w:t>con</w:t>
      </w:r>
      <w:r>
        <w:rPr>
          <w:b/>
        </w:rPr>
        <w:t xml:space="preserve"> </w:t>
      </w:r>
      <w:r>
        <w:rPr>
          <w:b/>
          <w:lang w:val="en-US"/>
        </w:rPr>
        <w:t>tal</w:t>
      </w:r>
      <w:r>
        <w:rPr>
          <w:b/>
        </w:rPr>
        <w:t xml:space="preserve"> </w:t>
      </w:r>
      <w:r>
        <w:rPr>
          <w:b/>
          <w:lang w:val="en-US"/>
        </w:rPr>
        <w:t>que</w:t>
      </w:r>
      <w:r>
        <w:rPr/>
        <w:t xml:space="preserve"> — если только, лишь бы; </w:t>
      </w:r>
      <w:r>
        <w:rPr>
          <w:b/>
          <w:lang w:val="en-US"/>
        </w:rPr>
        <w:t>con</w:t>
      </w:r>
      <w:r>
        <w:rPr>
          <w:b/>
        </w:rPr>
        <w:t xml:space="preserve"> </w:t>
      </w:r>
      <w:r>
        <w:rPr>
          <w:b/>
          <w:lang w:val="en-US"/>
        </w:rPr>
        <w:t>que</w:t>
      </w:r>
      <w:r>
        <w:rPr/>
        <w:t xml:space="preserve"> — лишь бы, если; </w:t>
      </w:r>
      <w:r>
        <w:rPr>
          <w:b/>
          <w:lang w:val="en-US"/>
        </w:rPr>
        <w:t>en</w:t>
      </w:r>
      <w:r>
        <w:rPr>
          <w:b/>
        </w:rPr>
        <w:t xml:space="preserve"> </w:t>
      </w:r>
      <w:r>
        <w:rPr>
          <w:b/>
          <w:lang w:val="en-US"/>
        </w:rPr>
        <w:t>caso</w:t>
      </w:r>
      <w:r>
        <w:rPr>
          <w:b/>
        </w:rPr>
        <w:t xml:space="preserve"> </w:t>
      </w:r>
      <w:r>
        <w:rPr>
          <w:b/>
          <w:lang w:val="en-US"/>
        </w:rPr>
        <w:t>que</w:t>
      </w:r>
      <w:r>
        <w:rPr/>
        <w:t xml:space="preserve"> — в случае, если и др.:</w:t>
      </w:r>
    </w:p>
    <w:p>
      <w:pPr>
        <w:pStyle w:val="Normal1"/>
        <w:spacing w:lineRule="auto" w:line="240"/>
        <w:ind w:firstLine="284" w:end="0"/>
        <w:rPr/>
      </w:pPr>
      <w:r>
        <w:rPr/>
      </w:r>
    </w:p>
    <w:tbl>
      <w:tblPr>
        <w:tblW w:w="10180" w:type="dxa"/>
        <w:jc w:val="start"/>
        <w:tblInd w:w="321" w:type="dxa"/>
        <w:tblLayout w:type="fixed"/>
        <w:tblCellMar>
          <w:top w:w="0" w:type="dxa"/>
          <w:start w:w="108" w:type="dxa"/>
          <w:bottom w:w="0" w:type="dxa"/>
          <w:end w:w="108" w:type="dxa"/>
        </w:tblCellMar>
      </w:tblPr>
      <w:tblGrid>
        <w:gridCol w:w="4600"/>
        <w:gridCol w:w="5580"/>
      </w:tblGrid>
      <w:tr>
        <w:trPr>
          <w:trHeight w:val="1040" w:hRule="atLeast"/>
        </w:trPr>
        <w:tc>
          <w:tcPr>
            <w:tcW w:w="4600" w:type="dxa"/>
            <w:tcBorders/>
          </w:tcPr>
          <w:p>
            <w:pPr>
              <w:pStyle w:val="Normal1"/>
              <w:spacing w:lineRule="auto" w:line="240"/>
              <w:rPr/>
            </w:pPr>
            <w:r>
              <w:rPr>
                <w:i/>
                <w:iCs/>
              </w:rPr>
              <w:t>Со</w:t>
            </w:r>
            <w:r>
              <w:rPr>
                <w:i/>
                <w:iCs/>
                <w:lang w:val="en-US"/>
              </w:rPr>
              <w:t>m</w:t>
            </w:r>
            <w:r>
              <w:rPr>
                <w:i/>
                <w:iCs/>
              </w:rPr>
              <w:t>о</w:t>
            </w:r>
            <w:r>
              <w:rPr>
                <w:lang w:val="en-US"/>
              </w:rPr>
              <w:t xml:space="preserve"> te lo comuniquen, dime.</w:t>
            </w:r>
          </w:p>
          <w:p>
            <w:pPr>
              <w:pStyle w:val="Normal1"/>
              <w:spacing w:lineRule="auto" w:line="240"/>
              <w:rPr/>
            </w:pPr>
            <w:r>
              <w:rPr>
                <w:i/>
                <w:iCs/>
                <w:lang w:val="en-US"/>
              </w:rPr>
              <w:t>Con</w:t>
            </w:r>
            <w:r>
              <w:rPr>
                <w:lang w:val="en-US"/>
              </w:rPr>
              <w:t xml:space="preserve"> </w:t>
            </w:r>
            <w:r>
              <w:rPr>
                <w:i/>
                <w:iCs/>
                <w:lang w:val="en-US"/>
              </w:rPr>
              <w:t>que</w:t>
            </w:r>
            <w:r>
              <w:rPr>
                <w:lang w:val="en-US"/>
              </w:rPr>
              <w:t xml:space="preserve"> me dieseri dos libros, estaria muy</w:t>
            </w:r>
          </w:p>
          <w:p>
            <w:pPr>
              <w:pStyle w:val="Normal1"/>
              <w:ind w:firstLine="284" w:end="0"/>
              <w:rPr/>
            </w:pPr>
            <w:r>
              <w:rPr>
                <w:lang w:val="en-US"/>
              </w:rPr>
              <w:t>contento</w:t>
            </w:r>
            <w:r>
              <w:rPr/>
              <w:t>.</w:t>
            </w:r>
          </w:p>
        </w:tc>
        <w:tc>
          <w:tcPr>
            <w:tcW w:w="5580" w:type="dxa"/>
            <w:tcBorders/>
          </w:tcPr>
          <w:p>
            <w:pPr>
              <w:pStyle w:val="Normal1"/>
              <w:spacing w:lineRule="auto" w:line="240"/>
              <w:rPr/>
            </w:pPr>
            <w:r>
              <w:rPr/>
              <w:t>Как только (если) тебе об этом сообщат, скажи мне.</w:t>
            </w:r>
          </w:p>
          <w:p>
            <w:pPr>
              <w:pStyle w:val="Normal1"/>
              <w:spacing w:lineRule="auto" w:line="240"/>
              <w:rPr/>
            </w:pPr>
            <w:r>
              <w:rPr/>
              <w:t xml:space="preserve">Если бы мне дали две книги, я был бы </w:t>
            </w:r>
          </w:p>
          <w:p>
            <w:pPr>
              <w:pStyle w:val="Normal1"/>
              <w:ind w:start="252" w:end="0"/>
              <w:rPr/>
            </w:pPr>
            <w:r>
              <w:rPr/>
              <w:t>очень доволен.</w:t>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Следует отметить, что в этих случаях в придаточном использу</w:t>
        <w:softHyphen/>
        <w:t>ются субхунтивные формы, которые оказываются семантически эк</w:t>
        <w:softHyphen/>
        <w:t xml:space="preserve">вивалентными формам индикатива: </w:t>
      </w:r>
      <w:r>
        <w:rPr>
          <w:i/>
          <w:iCs/>
          <w:sz w:val="24"/>
        </w:rPr>
        <w:t>Со</w:t>
      </w:r>
      <w:r>
        <w:rPr>
          <w:i/>
          <w:iCs/>
          <w:sz w:val="24"/>
          <w:lang w:val="en-US"/>
        </w:rPr>
        <w:t>m</w:t>
      </w:r>
      <w:r>
        <w:rPr>
          <w:i/>
          <w:iCs/>
          <w:sz w:val="24"/>
        </w:rPr>
        <w:t xml:space="preserve">о </w:t>
      </w:r>
      <w:r>
        <w:rPr>
          <w:i/>
          <w:iCs/>
          <w:sz w:val="24"/>
          <w:lang w:val="en-US"/>
        </w:rPr>
        <w:t>tardes</w:t>
      </w:r>
      <w:r>
        <w:rPr>
          <w:sz w:val="24"/>
        </w:rPr>
        <w:t xml:space="preserve"> (= </w:t>
      </w:r>
      <w:r>
        <w:rPr>
          <w:sz w:val="24"/>
          <w:lang w:val="en-US"/>
        </w:rPr>
        <w:t>si</w:t>
      </w:r>
      <w:r>
        <w:rPr>
          <w:sz w:val="24"/>
        </w:rPr>
        <w:t xml:space="preserve"> </w:t>
      </w:r>
      <w:r>
        <w:rPr>
          <w:sz w:val="24"/>
          <w:lang w:val="en-US"/>
        </w:rPr>
        <w:t>tardas</w:t>
      </w:r>
      <w:r>
        <w:rPr>
          <w:sz w:val="24"/>
        </w:rPr>
        <w:t xml:space="preserve">), </w:t>
      </w:r>
      <w:r>
        <w:rPr>
          <w:sz w:val="24"/>
          <w:lang w:val="en-US"/>
        </w:rPr>
        <w:t>nos</w:t>
      </w:r>
      <w:r>
        <w:rPr>
          <w:sz w:val="24"/>
        </w:rPr>
        <w:t xml:space="preserve"> </w:t>
      </w:r>
      <w:r>
        <w:rPr>
          <w:sz w:val="24"/>
          <w:lang w:val="en-US"/>
        </w:rPr>
        <w:t>iremos</w:t>
      </w:r>
      <w:r>
        <w:rPr>
          <w:sz w:val="24"/>
        </w:rPr>
        <w:t>.</w:t>
      </w:r>
    </w:p>
    <w:p>
      <w:pPr>
        <w:pStyle w:val="Normal1"/>
        <w:spacing w:lineRule="auto" w:line="240"/>
        <w:ind w:firstLine="284" w:end="0"/>
        <w:rPr>
          <w:sz w:val="24"/>
        </w:rPr>
      </w:pPr>
      <w:r>
        <w:rPr>
          <w:sz w:val="24"/>
        </w:rPr>
      </w:r>
    </w:p>
    <w:p>
      <w:pPr>
        <w:pStyle w:val="Heading1"/>
        <w:ind w:hanging="0" w:start="0"/>
        <w:rPr/>
      </w:pPr>
      <w:bookmarkStart w:id="158" w:name="__RefHeading___Toc1886129"/>
      <w:bookmarkEnd w:id="158"/>
      <w:r>
        <w:rPr/>
        <w:t>ОРФОГРАФИЯ</w:t>
      </w:r>
    </w:p>
    <w:p>
      <w:pPr>
        <w:pStyle w:val="Normal1"/>
        <w:spacing w:lineRule="auto" w:line="240"/>
        <w:ind w:firstLine="284" w:end="0"/>
        <w:rPr>
          <w:sz w:val="24"/>
        </w:rPr>
      </w:pPr>
      <w:r>
        <w:rPr>
          <w:sz w:val="24"/>
        </w:rPr>
      </w:r>
    </w:p>
    <w:p>
      <w:pPr>
        <w:pStyle w:val="Heading3"/>
        <w:ind w:hanging="0" w:start="0"/>
        <w:rPr/>
      </w:pPr>
      <w:bookmarkStart w:id="159" w:name="__RefHeading___Toc1886130"/>
      <w:bookmarkEnd w:id="159"/>
      <w:r>
        <w:rPr/>
        <w:t>§ 107. Правописание согласных</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испанском языке некоторые согласные, имеющие одинаковое звучание, изображаются разными буквами. Это создает определен</w:t>
        <w:softHyphen/>
        <w:t>ные орфографические трудности. Поэтому в данном разделе будут перечислены основные правила нормативного употребления испан</w:t>
        <w:softHyphen/>
        <w:t>ских согласных.</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 xml:space="preserve">1. Употребление буквы </w:t>
      </w:r>
      <w:r>
        <w:rPr>
          <w:b/>
          <w:i/>
          <w:sz w:val="24"/>
          <w:lang w:val="en-US"/>
        </w:rPr>
        <w:t>b</w:t>
      </w:r>
    </w:p>
    <w:p>
      <w:pPr>
        <w:pStyle w:val="Normal1"/>
        <w:numPr>
          <w:ilvl w:val="0"/>
          <w:numId w:val="10"/>
        </w:numPr>
        <w:spacing w:lineRule="auto" w:line="240"/>
        <w:rPr>
          <w:sz w:val="24"/>
        </w:rPr>
      </w:pPr>
      <w:r>
        <w:rPr>
          <w:sz w:val="24"/>
        </w:rPr>
        <w:t xml:space="preserve">Буква </w:t>
      </w:r>
      <w:r>
        <w:rPr>
          <w:b/>
          <w:sz w:val="24"/>
        </w:rPr>
        <w:t>b</w:t>
      </w:r>
      <w:r>
        <w:rPr>
          <w:sz w:val="24"/>
        </w:rPr>
        <w:t xml:space="preserve"> пишется в следующих случаях:</w:t>
      </w:r>
    </w:p>
    <w:p>
      <w:pPr>
        <w:pStyle w:val="Normal1"/>
        <w:spacing w:lineRule="auto" w:line="240"/>
        <w:ind w:firstLine="284" w:end="0"/>
        <w:rPr/>
      </w:pPr>
      <w:r>
        <w:rPr>
          <w:sz w:val="24"/>
        </w:rPr>
        <w:t xml:space="preserve">а) во всех слогах, состоящих из </w:t>
      </w:r>
      <w:r>
        <w:rPr>
          <w:b/>
          <w:sz w:val="24"/>
          <w:lang w:val="en-US"/>
        </w:rPr>
        <w:t>bl</w:t>
      </w:r>
      <w:r>
        <w:rPr>
          <w:sz w:val="24"/>
        </w:rPr>
        <w:t xml:space="preserve"> или </w:t>
      </w:r>
      <w:r>
        <w:rPr>
          <w:b/>
          <w:sz w:val="24"/>
          <w:lang w:val="en-US"/>
        </w:rPr>
        <w:t>br</w:t>
      </w:r>
      <w:r>
        <w:rPr>
          <w:sz w:val="24"/>
        </w:rPr>
        <w:t xml:space="preserve"> + любая гласная: </w:t>
      </w:r>
      <w:r>
        <w:rPr>
          <w:sz w:val="24"/>
          <w:lang w:val="en-US"/>
        </w:rPr>
        <w:t>hombre</w:t>
      </w:r>
      <w:r>
        <w:rPr>
          <w:sz w:val="24"/>
        </w:rPr>
        <w:t xml:space="preserve">, </w:t>
      </w:r>
      <w:r>
        <w:rPr>
          <w:sz w:val="24"/>
          <w:lang w:val="en-US"/>
        </w:rPr>
        <w:t>nombre</w:t>
      </w:r>
      <w:r>
        <w:rPr>
          <w:sz w:val="24"/>
        </w:rPr>
        <w:t xml:space="preserve">, </w:t>
      </w:r>
      <w:r>
        <w:rPr>
          <w:sz w:val="24"/>
          <w:lang w:val="en-US"/>
        </w:rPr>
        <w:t>blanco</w:t>
      </w:r>
      <w:r>
        <w:rPr>
          <w:sz w:val="24"/>
        </w:rPr>
        <w:t xml:space="preserve">, </w:t>
      </w:r>
      <w:r>
        <w:rPr>
          <w:sz w:val="24"/>
          <w:lang w:val="en-US"/>
        </w:rPr>
        <w:t>blancura</w:t>
      </w:r>
      <w:r>
        <w:rPr>
          <w:sz w:val="24"/>
        </w:rPr>
        <w:t xml:space="preserve">, </w:t>
      </w:r>
      <w:r>
        <w:rPr>
          <w:sz w:val="24"/>
          <w:lang w:val="en-US"/>
        </w:rPr>
        <w:t>bruma</w:t>
      </w:r>
      <w:r>
        <w:rPr>
          <w:sz w:val="24"/>
        </w:rPr>
        <w:t xml:space="preserve">, </w:t>
      </w:r>
      <w:r>
        <w:rPr>
          <w:sz w:val="24"/>
          <w:lang w:val="en-US"/>
        </w:rPr>
        <w:t>broma</w:t>
      </w:r>
      <w:r>
        <w:rPr>
          <w:sz w:val="24"/>
        </w:rPr>
        <w:t xml:space="preserve"> и т.д.</w:t>
      </w:r>
    </w:p>
    <w:p>
      <w:pPr>
        <w:pStyle w:val="Normal1"/>
        <w:spacing w:lineRule="auto" w:line="240"/>
        <w:ind w:firstLine="284" w:end="0"/>
        <w:rPr/>
      </w:pPr>
      <w:r>
        <w:rPr>
          <w:spacing w:val="30"/>
          <w:sz w:val="24"/>
        </w:rPr>
        <w:t>Исключение:</w:t>
      </w:r>
      <w:r>
        <w:rPr>
          <w:sz w:val="24"/>
        </w:rPr>
        <w:t xml:space="preserve"> иностранные слова, употребляемые в испанс</w:t>
        <w:softHyphen/>
        <w:t xml:space="preserve">ком языке, не подчиняются указанному правилу: </w:t>
      </w:r>
      <w:r>
        <w:rPr>
          <w:sz w:val="24"/>
          <w:lang w:val="en-US"/>
        </w:rPr>
        <w:t>Havre</w:t>
      </w:r>
      <w:r>
        <w:rPr>
          <w:sz w:val="24"/>
        </w:rPr>
        <w:t xml:space="preserve">, </w:t>
      </w:r>
      <w:r>
        <w:rPr>
          <w:sz w:val="24"/>
          <w:lang w:val="en-US"/>
        </w:rPr>
        <w:t>Louvre</w:t>
      </w:r>
      <w:r>
        <w:rPr>
          <w:sz w:val="24"/>
        </w:rPr>
        <w:t xml:space="preserve">, </w:t>
      </w:r>
      <w:r>
        <w:rPr>
          <w:sz w:val="24"/>
          <w:lang w:val="en-US"/>
        </w:rPr>
        <w:t>Chevrolet</w:t>
      </w:r>
      <w:r>
        <w:rPr>
          <w:sz w:val="24"/>
        </w:rPr>
        <w:t xml:space="preserve"> и т.д.;</w:t>
      </w:r>
    </w:p>
    <w:p>
      <w:pPr>
        <w:pStyle w:val="Normal1"/>
        <w:spacing w:lineRule="auto" w:line="240"/>
        <w:ind w:firstLine="284" w:end="0"/>
        <w:rPr/>
      </w:pPr>
      <w:r>
        <w:rPr>
          <w:sz w:val="24"/>
        </w:rPr>
        <w:t xml:space="preserve">б) после </w:t>
      </w:r>
      <w:r>
        <w:rPr>
          <w:b/>
          <w:sz w:val="24"/>
          <w:lang w:val="en-US"/>
        </w:rPr>
        <w:t>m</w:t>
      </w:r>
      <w:r>
        <w:rPr>
          <w:sz w:val="24"/>
        </w:rPr>
        <w:t xml:space="preserve"> (если слог кончается на эту букву): </w:t>
      </w:r>
      <w:r>
        <w:rPr>
          <w:sz w:val="24"/>
          <w:lang w:val="en-US"/>
        </w:rPr>
        <w:t>ambiente</w:t>
      </w:r>
      <w:r>
        <w:rPr>
          <w:sz w:val="24"/>
        </w:rPr>
        <w:t xml:space="preserve">, </w:t>
      </w:r>
      <w:r>
        <w:rPr>
          <w:sz w:val="24"/>
          <w:lang w:val="en-US"/>
        </w:rPr>
        <w:t>bomba</w:t>
      </w:r>
      <w:r>
        <w:rPr>
          <w:sz w:val="24"/>
        </w:rPr>
        <w:t xml:space="preserve">, </w:t>
      </w:r>
      <w:r>
        <w:rPr>
          <w:sz w:val="24"/>
          <w:lang w:val="en-US"/>
        </w:rPr>
        <w:t>cambiar</w:t>
      </w:r>
      <w:r>
        <w:rPr>
          <w:sz w:val="24"/>
        </w:rPr>
        <w:t xml:space="preserve">, </w:t>
      </w:r>
      <w:r>
        <w:rPr>
          <w:sz w:val="24"/>
          <w:lang w:val="en-US"/>
        </w:rPr>
        <w:t>rumba</w:t>
      </w:r>
      <w:r>
        <w:rPr>
          <w:sz w:val="24"/>
        </w:rPr>
        <w:t xml:space="preserve">, </w:t>
      </w:r>
      <w:r>
        <w:rPr>
          <w:sz w:val="24"/>
          <w:lang w:val="en-US"/>
        </w:rPr>
        <w:t>zamba</w:t>
      </w:r>
      <w:r>
        <w:rPr>
          <w:sz w:val="24"/>
        </w:rPr>
        <w:t xml:space="preserve">, </w:t>
      </w:r>
      <w:r>
        <w:rPr>
          <w:sz w:val="24"/>
          <w:lang w:val="en-US"/>
        </w:rPr>
        <w:t>zambullir</w:t>
      </w:r>
      <w:r>
        <w:rPr>
          <w:sz w:val="24"/>
        </w:rPr>
        <w:t xml:space="preserve"> и т.д.:</w:t>
      </w:r>
    </w:p>
    <w:p>
      <w:pPr>
        <w:pStyle w:val="Normal1"/>
        <w:spacing w:lineRule="auto" w:line="240"/>
        <w:ind w:firstLine="284" w:end="0"/>
        <w:rPr/>
      </w:pPr>
      <w:r>
        <w:rPr>
          <w:sz w:val="24"/>
        </w:rPr>
        <w:t xml:space="preserve">в) перед </w:t>
      </w:r>
      <w:r>
        <w:rPr>
          <w:b/>
          <w:sz w:val="24"/>
          <w:lang w:val="en-US"/>
        </w:rPr>
        <w:t>u</w:t>
      </w:r>
      <w:r>
        <w:rPr>
          <w:sz w:val="24"/>
        </w:rPr>
        <w:t xml:space="preserve">: </w:t>
      </w:r>
      <w:r>
        <w:rPr>
          <w:sz w:val="24"/>
          <w:lang w:val="en-US"/>
        </w:rPr>
        <w:t>abuelo</w:t>
      </w:r>
      <w:r>
        <w:rPr>
          <w:sz w:val="24"/>
        </w:rPr>
        <w:t xml:space="preserve">, </w:t>
      </w:r>
      <w:r>
        <w:rPr>
          <w:sz w:val="24"/>
          <w:lang w:val="en-US"/>
        </w:rPr>
        <w:t>abusar</w:t>
      </w:r>
      <w:r>
        <w:rPr>
          <w:sz w:val="24"/>
        </w:rPr>
        <w:t xml:space="preserve">, </w:t>
      </w:r>
      <w:r>
        <w:rPr>
          <w:sz w:val="24"/>
          <w:lang w:val="en-US"/>
        </w:rPr>
        <w:t>bueno</w:t>
      </w:r>
      <w:r>
        <w:rPr>
          <w:sz w:val="24"/>
        </w:rPr>
        <w:t xml:space="preserve">, </w:t>
      </w:r>
      <w:r>
        <w:rPr>
          <w:sz w:val="24"/>
          <w:lang w:val="en-US"/>
        </w:rPr>
        <w:t>burro</w:t>
      </w:r>
      <w:r>
        <w:rPr>
          <w:sz w:val="24"/>
        </w:rPr>
        <w:t xml:space="preserve">, </w:t>
      </w:r>
      <w:r>
        <w:rPr>
          <w:sz w:val="24"/>
          <w:lang w:val="en-US"/>
        </w:rPr>
        <w:t>buque</w:t>
      </w:r>
      <w:r>
        <w:rPr>
          <w:sz w:val="24"/>
        </w:rPr>
        <w:t xml:space="preserve">, </w:t>
      </w:r>
      <w:r>
        <w:rPr>
          <w:sz w:val="24"/>
          <w:lang w:val="en-US"/>
        </w:rPr>
        <w:t>bufanda</w:t>
      </w:r>
      <w:r>
        <w:rPr>
          <w:sz w:val="24"/>
        </w:rPr>
        <w:t xml:space="preserve">, </w:t>
      </w:r>
      <w:r>
        <w:rPr>
          <w:sz w:val="24"/>
          <w:lang w:val="en-US"/>
        </w:rPr>
        <w:t>dibujo</w:t>
      </w:r>
      <w:r>
        <w:rPr>
          <w:sz w:val="24"/>
        </w:rPr>
        <w:t xml:space="preserve">, </w:t>
      </w:r>
      <w:r>
        <w:rPr>
          <w:sz w:val="24"/>
          <w:lang w:val="en-US"/>
        </w:rPr>
        <w:t>mand</w:t>
      </w:r>
      <w:r>
        <w:rPr>
          <w:sz w:val="24"/>
        </w:rPr>
        <w:t>í</w:t>
      </w:r>
      <w:r>
        <w:rPr>
          <w:sz w:val="24"/>
          <w:lang w:val="en-US"/>
        </w:rPr>
        <w:t>bula</w:t>
      </w:r>
      <w:r>
        <w:rPr>
          <w:sz w:val="24"/>
        </w:rPr>
        <w:t xml:space="preserve"> и т.д.</w:t>
      </w:r>
    </w:p>
    <w:p>
      <w:pPr>
        <w:pStyle w:val="Normal1"/>
        <w:spacing w:lineRule="auto" w:line="240"/>
        <w:ind w:firstLine="284" w:end="0"/>
        <w:rPr/>
      </w:pPr>
      <w:r>
        <w:rPr>
          <w:sz w:val="24"/>
        </w:rPr>
        <w:t xml:space="preserve">Исключение: </w:t>
      </w:r>
      <w:r>
        <w:rPr>
          <w:sz w:val="24"/>
          <w:lang w:val="en-US"/>
        </w:rPr>
        <w:t>vuestro</w:t>
      </w:r>
      <w:r>
        <w:rPr>
          <w:sz w:val="24"/>
        </w:rPr>
        <w:t xml:space="preserve">, </w:t>
      </w:r>
      <w:r>
        <w:rPr>
          <w:sz w:val="24"/>
          <w:lang w:val="en-US"/>
        </w:rPr>
        <w:t>vuecencia</w:t>
      </w:r>
      <w:r>
        <w:rPr>
          <w:sz w:val="24"/>
        </w:rPr>
        <w:t xml:space="preserve">, </w:t>
      </w:r>
      <w:r>
        <w:rPr>
          <w:sz w:val="24"/>
          <w:lang w:val="en-US"/>
        </w:rPr>
        <w:t>vueico</w:t>
      </w:r>
      <w:r>
        <w:rPr>
          <w:sz w:val="24"/>
        </w:rPr>
        <w:t xml:space="preserve">, </w:t>
      </w:r>
      <w:r>
        <w:rPr>
          <w:sz w:val="24"/>
          <w:lang w:val="en-US"/>
        </w:rPr>
        <w:t>vuelo</w:t>
      </w:r>
      <w:r>
        <w:rPr>
          <w:sz w:val="24"/>
        </w:rPr>
        <w:t xml:space="preserve">, </w:t>
      </w:r>
      <w:r>
        <w:rPr>
          <w:sz w:val="24"/>
          <w:lang w:val="en-US"/>
        </w:rPr>
        <w:t>vuelta</w:t>
      </w:r>
      <w:r>
        <w:rPr>
          <w:sz w:val="24"/>
        </w:rPr>
        <w:t xml:space="preserve">, </w:t>
      </w:r>
      <w:r>
        <w:rPr>
          <w:sz w:val="24"/>
          <w:lang w:val="en-US"/>
        </w:rPr>
        <w:t>vulgar</w:t>
      </w:r>
      <w:r>
        <w:rPr>
          <w:sz w:val="24"/>
        </w:rPr>
        <w:t xml:space="preserve">, </w:t>
      </w:r>
      <w:r>
        <w:rPr>
          <w:sz w:val="24"/>
          <w:lang w:val="en-US"/>
        </w:rPr>
        <w:t>vulcanizar</w:t>
      </w:r>
      <w:r>
        <w:rPr>
          <w:sz w:val="24"/>
        </w:rPr>
        <w:t xml:space="preserve">, </w:t>
      </w:r>
      <w:r>
        <w:rPr>
          <w:sz w:val="24"/>
          <w:lang w:val="en-US"/>
        </w:rPr>
        <w:t>vulnerable</w:t>
      </w:r>
      <w:r>
        <w:rPr>
          <w:sz w:val="24"/>
        </w:rPr>
        <w:t xml:space="preserve">, </w:t>
      </w:r>
      <w:r>
        <w:rPr>
          <w:sz w:val="24"/>
          <w:lang w:val="en-US"/>
        </w:rPr>
        <w:t>p</w:t>
      </w:r>
      <w:r>
        <w:rPr>
          <w:sz w:val="24"/>
        </w:rPr>
        <w:t>á</w:t>
      </w:r>
      <w:r>
        <w:rPr>
          <w:sz w:val="24"/>
          <w:lang w:val="en-US"/>
        </w:rPr>
        <w:t>rvulo</w:t>
      </w:r>
      <w:r>
        <w:rPr>
          <w:sz w:val="24"/>
        </w:rPr>
        <w:t xml:space="preserve">, </w:t>
      </w:r>
      <w:r>
        <w:rPr>
          <w:sz w:val="24"/>
          <w:lang w:val="en-US"/>
        </w:rPr>
        <w:t>avutarda</w:t>
      </w:r>
      <w:r>
        <w:rPr>
          <w:sz w:val="24"/>
        </w:rPr>
        <w:t xml:space="preserve">, </w:t>
      </w:r>
      <w:r>
        <w:rPr>
          <w:sz w:val="24"/>
          <w:lang w:val="en-US"/>
        </w:rPr>
        <w:t>bravura</w:t>
      </w:r>
      <w:r>
        <w:rPr>
          <w:sz w:val="24"/>
        </w:rPr>
        <w:t xml:space="preserve">, </w:t>
      </w:r>
      <w:r>
        <w:rPr>
          <w:sz w:val="24"/>
          <w:lang w:val="en-US"/>
        </w:rPr>
        <w:t>convulse</w:t>
      </w:r>
      <w:r>
        <w:rPr>
          <w:sz w:val="24"/>
        </w:rPr>
        <w:t xml:space="preserve">, </w:t>
      </w:r>
      <w:r>
        <w:rPr>
          <w:sz w:val="24"/>
          <w:lang w:val="en-US"/>
        </w:rPr>
        <w:t>revuelto</w:t>
      </w:r>
      <w:r>
        <w:rPr>
          <w:sz w:val="24"/>
        </w:rPr>
        <w:t xml:space="preserve">, </w:t>
      </w:r>
      <w:r>
        <w:rPr>
          <w:sz w:val="24"/>
          <w:lang w:val="en-US"/>
        </w:rPr>
        <w:t>pavura</w:t>
      </w:r>
      <w:r>
        <w:rPr>
          <w:sz w:val="24"/>
        </w:rPr>
        <w:t xml:space="preserve"> и некоторые производные от этих слов;</w:t>
      </w:r>
    </w:p>
    <w:p>
      <w:pPr>
        <w:pStyle w:val="Normal1"/>
        <w:spacing w:lineRule="auto" w:line="240"/>
        <w:ind w:firstLine="284" w:end="0"/>
        <w:rPr/>
      </w:pPr>
      <w:r>
        <w:rPr>
          <w:sz w:val="24"/>
        </w:rPr>
        <w:t xml:space="preserve">г) перед </w:t>
      </w:r>
      <w:r>
        <w:rPr>
          <w:b/>
          <w:sz w:val="24"/>
          <w:lang w:val="en-US"/>
        </w:rPr>
        <w:t>v</w:t>
      </w:r>
      <w:r>
        <w:rPr>
          <w:sz w:val="24"/>
        </w:rPr>
        <w:t xml:space="preserve"> (следует помнить, что если имеются два соседствую</w:t>
        <w:softHyphen/>
        <w:t xml:space="preserve">щих звука [b], то первый из них передается буквой </w:t>
      </w:r>
      <w:r>
        <w:rPr>
          <w:b/>
          <w:sz w:val="24"/>
          <w:lang w:val="en-US"/>
        </w:rPr>
        <w:t>b</w:t>
      </w:r>
      <w:r>
        <w:rPr>
          <w:sz w:val="24"/>
        </w:rPr>
        <w:t xml:space="preserve">): </w:t>
      </w:r>
      <w:r>
        <w:rPr>
          <w:sz w:val="24"/>
          <w:lang w:val="en-US"/>
        </w:rPr>
        <w:t>subversivo</w:t>
      </w:r>
      <w:r>
        <w:rPr>
          <w:sz w:val="24"/>
        </w:rPr>
        <w:t xml:space="preserve">, </w:t>
      </w:r>
      <w:r>
        <w:rPr>
          <w:sz w:val="24"/>
          <w:lang w:val="en-US"/>
        </w:rPr>
        <w:t>obvio</w:t>
      </w:r>
      <w:r>
        <w:rPr>
          <w:sz w:val="24"/>
        </w:rPr>
        <w:t xml:space="preserve"> и т.д.;</w:t>
      </w:r>
    </w:p>
    <w:p>
      <w:pPr>
        <w:pStyle w:val="Normal1"/>
        <w:spacing w:lineRule="auto" w:line="240"/>
        <w:ind w:firstLine="284" w:end="0"/>
        <w:rPr/>
      </w:pPr>
      <w:r>
        <w:rPr>
          <w:sz w:val="24"/>
        </w:rPr>
        <w:t>д) в словах, имеющих в конце слоги -</w:t>
      </w:r>
      <w:r>
        <w:rPr>
          <w:b/>
          <w:sz w:val="24"/>
          <w:lang w:val="en-US"/>
        </w:rPr>
        <w:t>bilidad</w:t>
      </w:r>
      <w:r>
        <w:rPr>
          <w:b/>
          <w:sz w:val="24"/>
        </w:rPr>
        <w:t>, -</w:t>
      </w:r>
      <w:r>
        <w:rPr>
          <w:b/>
          <w:sz w:val="24"/>
          <w:lang w:val="en-US"/>
        </w:rPr>
        <w:t>bundo</w:t>
      </w:r>
      <w:r>
        <w:rPr>
          <w:b/>
          <w:sz w:val="24"/>
        </w:rPr>
        <w:t>(</w:t>
      </w:r>
      <w:r>
        <w:rPr>
          <w:b/>
          <w:sz w:val="24"/>
          <w:lang w:val="en-US"/>
        </w:rPr>
        <w:t>a</w:t>
      </w:r>
      <w:r>
        <w:rPr>
          <w:b/>
          <w:sz w:val="24"/>
        </w:rPr>
        <w:t>):</w:t>
      </w:r>
      <w:r>
        <w:rPr>
          <w:sz w:val="24"/>
        </w:rPr>
        <w:t xml:space="preserve"> </w:t>
      </w:r>
      <w:r>
        <w:rPr>
          <w:sz w:val="24"/>
          <w:lang w:val="en-US"/>
        </w:rPr>
        <w:t>amabilidad</w:t>
      </w:r>
      <w:r>
        <w:rPr>
          <w:sz w:val="24"/>
        </w:rPr>
        <w:t xml:space="preserve">, </w:t>
      </w:r>
      <w:r>
        <w:rPr>
          <w:sz w:val="24"/>
          <w:lang w:val="en-US"/>
        </w:rPr>
        <w:t>vagabundo</w:t>
      </w:r>
      <w:r>
        <w:rPr>
          <w:sz w:val="24"/>
        </w:rPr>
        <w:t>(</w:t>
      </w:r>
      <w:r>
        <w:rPr>
          <w:sz w:val="24"/>
          <w:lang w:val="en-US"/>
        </w:rPr>
        <w:t>a</w:t>
      </w:r>
      <w:r>
        <w:rPr>
          <w:sz w:val="24"/>
        </w:rPr>
        <w:t xml:space="preserve">), </w:t>
      </w:r>
      <w:r>
        <w:rPr>
          <w:sz w:val="24"/>
          <w:lang w:val="en-US"/>
        </w:rPr>
        <w:t>nauseabundo</w:t>
      </w:r>
      <w:r>
        <w:rPr>
          <w:sz w:val="24"/>
        </w:rPr>
        <w:t>(</w:t>
      </w:r>
      <w:r>
        <w:rPr>
          <w:sz w:val="24"/>
          <w:lang w:val="en-US"/>
        </w:rPr>
        <w:t>a</w:t>
      </w:r>
      <w:r>
        <w:rPr>
          <w:sz w:val="24"/>
        </w:rPr>
        <w:t>) и т.д.;</w:t>
      </w:r>
    </w:p>
    <w:p>
      <w:pPr>
        <w:pStyle w:val="Normal1"/>
        <w:spacing w:lineRule="auto" w:line="240"/>
        <w:ind w:firstLine="284" w:end="0"/>
        <w:rPr/>
      </w:pPr>
      <w:r>
        <w:rPr>
          <w:sz w:val="24"/>
          <w:lang w:val="en-US"/>
        </w:rPr>
        <w:t>e</w:t>
      </w:r>
      <w:r>
        <w:rPr>
          <w:sz w:val="24"/>
        </w:rPr>
        <w:t>) в глаголах, оканчивающихся на -</w:t>
      </w:r>
      <w:r>
        <w:rPr>
          <w:b/>
          <w:sz w:val="24"/>
          <w:lang w:val="en-US"/>
        </w:rPr>
        <w:t>bir</w:t>
      </w:r>
      <w:r>
        <w:rPr>
          <w:b/>
          <w:sz w:val="24"/>
        </w:rPr>
        <w:t>, -</w:t>
      </w:r>
      <w:r>
        <w:rPr>
          <w:b/>
          <w:sz w:val="24"/>
          <w:lang w:val="en-US"/>
        </w:rPr>
        <w:t>b</w:t>
      </w:r>
      <w:r>
        <w:rPr>
          <w:b/>
          <w:sz w:val="24"/>
        </w:rPr>
        <w:t>е</w:t>
      </w:r>
      <w:r>
        <w:rPr>
          <w:b/>
          <w:sz w:val="24"/>
          <w:lang w:val="en-US"/>
        </w:rPr>
        <w:t>r</w:t>
      </w:r>
      <w:r>
        <w:rPr>
          <w:sz w:val="24"/>
        </w:rPr>
        <w:t xml:space="preserve">: </w:t>
      </w:r>
      <w:r>
        <w:rPr>
          <w:sz w:val="24"/>
          <w:lang w:val="en-US"/>
        </w:rPr>
        <w:t>recibir</w:t>
      </w:r>
      <w:r>
        <w:rPr>
          <w:sz w:val="24"/>
        </w:rPr>
        <w:t xml:space="preserve">, </w:t>
      </w:r>
      <w:r>
        <w:rPr>
          <w:sz w:val="24"/>
          <w:lang w:val="en-US"/>
        </w:rPr>
        <w:t>prohibir</w:t>
      </w:r>
      <w:r>
        <w:rPr>
          <w:sz w:val="24"/>
        </w:rPr>
        <w:t xml:space="preserve">, </w:t>
      </w:r>
      <w:r>
        <w:rPr>
          <w:sz w:val="24"/>
          <w:lang w:val="en-US"/>
        </w:rPr>
        <w:t>deber</w:t>
      </w:r>
      <w:r>
        <w:rPr>
          <w:sz w:val="24"/>
        </w:rPr>
        <w:t xml:space="preserve">, </w:t>
      </w:r>
      <w:r>
        <w:rPr>
          <w:sz w:val="24"/>
          <w:lang w:val="en-US"/>
        </w:rPr>
        <w:t>caber</w:t>
      </w:r>
      <w:r>
        <w:rPr>
          <w:sz w:val="24"/>
        </w:rPr>
        <w:t xml:space="preserve"> и т.д.;</w:t>
      </w:r>
    </w:p>
    <w:p>
      <w:pPr>
        <w:pStyle w:val="Normal1"/>
        <w:spacing w:lineRule="auto" w:line="240"/>
        <w:ind w:firstLine="284" w:end="0"/>
        <w:rPr/>
      </w:pPr>
      <w:r>
        <w:rPr>
          <w:sz w:val="24"/>
        </w:rPr>
        <w:t xml:space="preserve">Исключение: </w:t>
      </w:r>
      <w:r>
        <w:rPr>
          <w:sz w:val="24"/>
          <w:lang w:val="en-US"/>
        </w:rPr>
        <w:t>hervir</w:t>
      </w:r>
      <w:r>
        <w:rPr>
          <w:sz w:val="24"/>
        </w:rPr>
        <w:t xml:space="preserve">, </w:t>
      </w:r>
      <w:r>
        <w:rPr>
          <w:sz w:val="24"/>
          <w:lang w:val="en-US"/>
        </w:rPr>
        <w:t>servir</w:t>
      </w:r>
      <w:r>
        <w:rPr>
          <w:sz w:val="24"/>
        </w:rPr>
        <w:t xml:space="preserve">, </w:t>
      </w:r>
      <w:r>
        <w:rPr>
          <w:sz w:val="24"/>
          <w:lang w:val="en-US"/>
        </w:rPr>
        <w:t>vivir</w:t>
      </w:r>
      <w:r>
        <w:rPr>
          <w:sz w:val="24"/>
        </w:rPr>
        <w:t xml:space="preserve">, </w:t>
      </w:r>
      <w:r>
        <w:rPr>
          <w:sz w:val="24"/>
          <w:lang w:val="en-US"/>
        </w:rPr>
        <w:t>precaver</w:t>
      </w:r>
      <w:r>
        <w:rPr>
          <w:sz w:val="24"/>
        </w:rPr>
        <w:t xml:space="preserve"> и их производные;</w:t>
      </w:r>
    </w:p>
    <w:p>
      <w:pPr>
        <w:pStyle w:val="Normal1"/>
        <w:spacing w:lineRule="auto" w:line="240"/>
        <w:ind w:firstLine="284" w:end="0"/>
        <w:rPr/>
      </w:pPr>
      <w:r>
        <w:rPr>
          <w:sz w:val="24"/>
        </w:rPr>
        <w:t xml:space="preserve">ж) в окончаниях </w:t>
      </w:r>
      <w:r>
        <w:rPr>
          <w:sz w:val="24"/>
          <w:lang w:val="en-US"/>
        </w:rPr>
        <w:t>pret</w:t>
      </w:r>
      <w:r>
        <w:rPr>
          <w:sz w:val="24"/>
        </w:rPr>
        <w:t>é</w:t>
      </w:r>
      <w:r>
        <w:rPr>
          <w:sz w:val="24"/>
          <w:lang w:val="en-US"/>
        </w:rPr>
        <w:t>rito</w:t>
      </w:r>
      <w:r>
        <w:rPr>
          <w:sz w:val="24"/>
        </w:rPr>
        <w:t xml:space="preserve"> </w:t>
      </w:r>
      <w:r>
        <w:rPr>
          <w:sz w:val="24"/>
          <w:lang w:val="en-US"/>
        </w:rPr>
        <w:t>imperfecto</w:t>
      </w:r>
      <w:r>
        <w:rPr>
          <w:sz w:val="24"/>
        </w:rPr>
        <w:t xml:space="preserve"> глаголов первого спряжения, а также глагола </w:t>
      </w:r>
      <w:r>
        <w:rPr>
          <w:b/>
          <w:sz w:val="24"/>
          <w:lang w:val="en-US"/>
        </w:rPr>
        <w:t>ir</w:t>
      </w:r>
      <w:r>
        <w:rPr>
          <w:sz w:val="24"/>
        </w:rPr>
        <w:t xml:space="preserve">: </w:t>
      </w:r>
      <w:r>
        <w:rPr>
          <w:sz w:val="24"/>
          <w:lang w:val="en-US"/>
        </w:rPr>
        <w:t>luchaba</w:t>
      </w:r>
      <w:r>
        <w:rPr>
          <w:sz w:val="24"/>
        </w:rPr>
        <w:t xml:space="preserve">, </w:t>
      </w:r>
      <w:r>
        <w:rPr>
          <w:sz w:val="24"/>
          <w:lang w:val="en-US"/>
        </w:rPr>
        <w:t>luchabas</w:t>
      </w:r>
      <w:r>
        <w:rPr>
          <w:sz w:val="24"/>
        </w:rPr>
        <w:t xml:space="preserve"> и т.д.; </w:t>
      </w:r>
      <w:r>
        <w:rPr>
          <w:sz w:val="24"/>
          <w:lang w:val="en-US"/>
        </w:rPr>
        <w:t>iba</w:t>
      </w:r>
      <w:r>
        <w:rPr>
          <w:sz w:val="24"/>
        </w:rPr>
        <w:t xml:space="preserve">, </w:t>
      </w:r>
      <w:r>
        <w:rPr>
          <w:sz w:val="24"/>
          <w:lang w:val="en-US"/>
        </w:rPr>
        <w:t>ibas</w:t>
      </w:r>
      <w:r>
        <w:rPr>
          <w:sz w:val="24"/>
        </w:rPr>
        <w:t xml:space="preserve"> и т.д.;</w:t>
      </w:r>
    </w:p>
    <w:p>
      <w:pPr>
        <w:pStyle w:val="Normal1"/>
        <w:spacing w:lineRule="auto" w:line="240"/>
        <w:ind w:firstLine="284" w:end="0"/>
        <w:rPr/>
      </w:pPr>
      <w:r>
        <w:rPr>
          <w:sz w:val="24"/>
        </w:rPr>
        <w:t>з</w:t>
      </w:r>
      <w:r>
        <w:rPr>
          <w:sz w:val="24"/>
          <w:lang w:val="en-US"/>
        </w:rPr>
        <w:t xml:space="preserve">) </w:t>
      </w:r>
      <w:r>
        <w:rPr>
          <w:sz w:val="24"/>
        </w:rPr>
        <w:t>в</w:t>
      </w:r>
      <w:r>
        <w:rPr>
          <w:sz w:val="24"/>
          <w:lang w:val="en-US"/>
        </w:rPr>
        <w:t xml:space="preserve"> </w:t>
      </w:r>
      <w:r>
        <w:rPr>
          <w:sz w:val="24"/>
        </w:rPr>
        <w:t>приставках</w:t>
      </w:r>
      <w:r>
        <w:rPr>
          <w:sz w:val="24"/>
          <w:lang w:val="en-US"/>
        </w:rPr>
        <w:t xml:space="preserve"> </w:t>
      </w:r>
      <w:r>
        <w:rPr>
          <w:b/>
          <w:bCs/>
          <w:sz w:val="24"/>
          <w:lang w:val="en-US"/>
        </w:rPr>
        <w:t>ab-, abs-, ob-, sub-, subs</w:t>
      </w:r>
      <w:r>
        <w:rPr>
          <w:sz w:val="24"/>
          <w:lang w:val="en-US"/>
        </w:rPr>
        <w:t>-: abnegado, abstraerse, obstruir, subterráneo, substraer;</w:t>
      </w:r>
    </w:p>
    <w:p>
      <w:pPr>
        <w:pStyle w:val="Normal1"/>
        <w:spacing w:lineRule="auto" w:line="240"/>
        <w:ind w:firstLine="284" w:end="0"/>
        <w:rPr/>
      </w:pPr>
      <w:r>
        <w:rPr>
          <w:sz w:val="24"/>
        </w:rPr>
        <w:t>и</w:t>
      </w:r>
      <w:r>
        <w:rPr>
          <w:sz w:val="24"/>
          <w:lang w:val="en-US"/>
        </w:rPr>
        <w:t xml:space="preserve">) </w:t>
      </w:r>
      <w:r>
        <w:rPr>
          <w:sz w:val="24"/>
        </w:rPr>
        <w:t>в</w:t>
      </w:r>
      <w:r>
        <w:rPr>
          <w:sz w:val="24"/>
          <w:lang w:val="en-US"/>
        </w:rPr>
        <w:t xml:space="preserve"> </w:t>
      </w:r>
      <w:r>
        <w:rPr>
          <w:sz w:val="24"/>
        </w:rPr>
        <w:t>словах</w:t>
      </w:r>
      <w:r>
        <w:rPr>
          <w:sz w:val="24"/>
          <w:lang w:val="en-US"/>
        </w:rPr>
        <w:t xml:space="preserve">, </w:t>
      </w:r>
      <w:r>
        <w:rPr>
          <w:sz w:val="24"/>
        </w:rPr>
        <w:t>начинающихся</w:t>
      </w:r>
      <w:r>
        <w:rPr>
          <w:sz w:val="24"/>
          <w:lang w:val="en-US"/>
        </w:rPr>
        <w:t xml:space="preserve"> </w:t>
      </w:r>
      <w:r>
        <w:rPr>
          <w:sz w:val="24"/>
        </w:rPr>
        <w:t>с</w:t>
      </w:r>
      <w:r>
        <w:rPr>
          <w:sz w:val="24"/>
          <w:lang w:val="en-US"/>
        </w:rPr>
        <w:t xml:space="preserve"> </w:t>
      </w:r>
      <w:r>
        <w:rPr>
          <w:b/>
          <w:sz w:val="24"/>
          <w:lang w:val="en-US"/>
        </w:rPr>
        <w:t xml:space="preserve">bar-, bat-, boch-, bod-, bof-, bog-, bon-, bot-, bene-, beni-, bibi-, bien-: </w:t>
      </w:r>
      <w:r>
        <w:rPr>
          <w:bCs/>
          <w:sz w:val="24"/>
          <w:lang w:val="en-US"/>
        </w:rPr>
        <w:t>barco, batir, bochornoso, boda, bofetón, boga, bonito, botar, benévolo, benigno, biblioteca, bienestar</w:t>
      </w:r>
      <w:r>
        <w:rPr>
          <w:sz w:val="24"/>
          <w:lang w:val="en-US"/>
        </w:rPr>
        <w:t xml:space="preserve">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         </w:t>
      </w:r>
    </w:p>
    <w:p>
      <w:pPr>
        <w:pStyle w:val="Normal1"/>
        <w:spacing w:lineRule="auto" w:line="240"/>
        <w:ind w:firstLine="284" w:end="0"/>
        <w:rPr/>
      </w:pPr>
      <w:r>
        <w:rPr>
          <w:spacing w:val="20"/>
          <w:sz w:val="24"/>
        </w:rPr>
        <w:t>Исключение</w:t>
      </w:r>
      <w:r>
        <w:rPr>
          <w:sz w:val="24"/>
        </w:rPr>
        <w:t xml:space="preserve">: </w:t>
      </w:r>
      <w:r>
        <w:rPr>
          <w:sz w:val="24"/>
          <w:lang w:val="en-US"/>
        </w:rPr>
        <w:t>vara</w:t>
      </w:r>
      <w:r>
        <w:rPr>
          <w:sz w:val="24"/>
        </w:rPr>
        <w:t xml:space="preserve">, </w:t>
      </w:r>
      <w:r>
        <w:rPr>
          <w:sz w:val="24"/>
          <w:lang w:val="en-US"/>
        </w:rPr>
        <w:t>varga</w:t>
      </w:r>
      <w:r>
        <w:rPr>
          <w:sz w:val="24"/>
        </w:rPr>
        <w:t xml:space="preserve">, </w:t>
      </w:r>
      <w:r>
        <w:rPr>
          <w:sz w:val="24"/>
          <w:lang w:val="en-US"/>
        </w:rPr>
        <w:t>vario</w:t>
      </w:r>
      <w:r>
        <w:rPr>
          <w:sz w:val="24"/>
        </w:rPr>
        <w:t xml:space="preserve">, </w:t>
      </w:r>
      <w:r>
        <w:rPr>
          <w:sz w:val="24"/>
          <w:lang w:val="en-US"/>
        </w:rPr>
        <w:t>var</w:t>
      </w:r>
      <w:r>
        <w:rPr>
          <w:sz w:val="24"/>
        </w:rPr>
        <w:t>ó</w:t>
      </w:r>
      <w:r>
        <w:rPr>
          <w:sz w:val="24"/>
          <w:lang w:val="en-US"/>
        </w:rPr>
        <w:t>n</w:t>
      </w:r>
      <w:r>
        <w:rPr>
          <w:sz w:val="24"/>
        </w:rPr>
        <w:t xml:space="preserve"> и их производные.</w:t>
      </w:r>
    </w:p>
    <w:p>
      <w:pPr>
        <w:pStyle w:val="Normal1"/>
        <w:spacing w:lineRule="auto" w:line="240"/>
        <w:ind w:firstLine="284" w:end="0"/>
        <w:rPr/>
      </w:pPr>
      <w:r>
        <w:rPr>
          <w:sz w:val="24"/>
          <w:lang w:val="en-US"/>
        </w:rPr>
        <w:t>Vate</w:t>
      </w:r>
      <w:r>
        <w:rPr>
          <w:sz w:val="24"/>
        </w:rPr>
        <w:t xml:space="preserve">, </w:t>
      </w:r>
      <w:r>
        <w:rPr>
          <w:sz w:val="24"/>
          <w:lang w:val="en-US"/>
        </w:rPr>
        <w:t>vatio</w:t>
      </w:r>
      <w:r>
        <w:rPr>
          <w:sz w:val="24"/>
        </w:rPr>
        <w:t xml:space="preserve"> и их производные.</w:t>
      </w:r>
    </w:p>
    <w:p>
      <w:pPr>
        <w:pStyle w:val="Normal1"/>
        <w:spacing w:lineRule="auto" w:line="240"/>
        <w:ind w:firstLine="284" w:end="0"/>
        <w:rPr/>
      </w:pPr>
      <w:r>
        <w:rPr>
          <w:sz w:val="24"/>
          <w:lang w:val="en-US"/>
        </w:rPr>
        <w:t>Voto</w:t>
      </w:r>
      <w:r>
        <w:rPr>
          <w:sz w:val="24"/>
        </w:rPr>
        <w:t xml:space="preserve"> и его производные. </w:t>
      </w:r>
    </w:p>
    <w:p>
      <w:pPr>
        <w:pStyle w:val="Normal1"/>
        <w:spacing w:lineRule="auto" w:line="240"/>
        <w:ind w:firstLine="284" w:end="0"/>
        <w:rPr/>
      </w:pPr>
      <w:r>
        <w:rPr>
          <w:sz w:val="24"/>
          <w:lang w:val="en-US"/>
        </w:rPr>
        <w:t>Vea</w:t>
      </w:r>
      <w:r>
        <w:rPr>
          <w:sz w:val="24"/>
        </w:rPr>
        <w:t xml:space="preserve">, </w:t>
      </w:r>
      <w:r>
        <w:rPr>
          <w:sz w:val="24"/>
          <w:lang w:val="en-US"/>
        </w:rPr>
        <w:t>veas</w:t>
      </w:r>
      <w:r>
        <w:rPr>
          <w:sz w:val="24"/>
        </w:rPr>
        <w:t xml:space="preserve"> и т.д.;                                   </w:t>
      </w:r>
    </w:p>
    <w:p>
      <w:pPr>
        <w:pStyle w:val="Normal1"/>
        <w:spacing w:lineRule="auto" w:line="240"/>
        <w:ind w:firstLine="284" w:end="0"/>
        <w:rPr/>
      </w:pPr>
      <w:r>
        <w:rPr>
          <w:sz w:val="24"/>
        </w:rPr>
        <w:t xml:space="preserve">к) в словах, начинающихся со слогов </w:t>
      </w:r>
      <w:r>
        <w:rPr>
          <w:b/>
          <w:sz w:val="24"/>
        </w:rPr>
        <w:t>с</w:t>
      </w:r>
      <w:r>
        <w:rPr>
          <w:b/>
          <w:sz w:val="24"/>
          <w:lang w:val="en-US"/>
        </w:rPr>
        <w:t>u</w:t>
      </w:r>
      <w:r>
        <w:rPr>
          <w:b/>
          <w:sz w:val="24"/>
        </w:rPr>
        <w:t xml:space="preserve">-, се-, </w:t>
      </w:r>
      <w:r>
        <w:rPr>
          <w:b/>
          <w:sz w:val="24"/>
          <w:lang w:val="en-US"/>
        </w:rPr>
        <w:t>r</w:t>
      </w:r>
      <w:r>
        <w:rPr>
          <w:b/>
          <w:sz w:val="24"/>
        </w:rPr>
        <w:t xml:space="preserve">а-, rо-, </w:t>
      </w:r>
      <w:r>
        <w:rPr>
          <w:b/>
          <w:sz w:val="24"/>
          <w:lang w:val="en-US"/>
        </w:rPr>
        <w:t>ru</w:t>
      </w:r>
      <w:r>
        <w:rPr>
          <w:b/>
          <w:sz w:val="24"/>
        </w:rPr>
        <w:t xml:space="preserve">-, </w:t>
      </w:r>
      <w:r>
        <w:rPr>
          <w:b/>
          <w:sz w:val="24"/>
          <w:lang w:val="en-US"/>
        </w:rPr>
        <w:t>sa</w:t>
      </w:r>
      <w:r>
        <w:rPr>
          <w:b/>
          <w:sz w:val="24"/>
        </w:rPr>
        <w:t xml:space="preserve">-, </w:t>
      </w:r>
      <w:r>
        <w:rPr>
          <w:b/>
          <w:sz w:val="24"/>
          <w:lang w:val="en-US"/>
        </w:rPr>
        <w:t>so</w:t>
      </w:r>
      <w:r>
        <w:rPr>
          <w:b/>
          <w:sz w:val="24"/>
        </w:rPr>
        <w:t xml:space="preserve">-, </w:t>
      </w:r>
      <w:r>
        <w:rPr>
          <w:b/>
          <w:sz w:val="24"/>
          <w:lang w:val="en-US"/>
        </w:rPr>
        <w:t>su</w:t>
      </w:r>
      <w:r>
        <w:rPr>
          <w:b/>
          <w:sz w:val="24"/>
        </w:rPr>
        <w:t xml:space="preserve">-, </w:t>
      </w:r>
      <w:r>
        <w:rPr>
          <w:b/>
          <w:sz w:val="24"/>
          <w:lang w:val="en-US"/>
        </w:rPr>
        <w:t>ta</w:t>
      </w:r>
      <w:r>
        <w:rPr>
          <w:b/>
          <w:sz w:val="24"/>
        </w:rPr>
        <w:t xml:space="preserve">-, </w:t>
      </w:r>
      <w:r>
        <w:rPr>
          <w:b/>
          <w:sz w:val="24"/>
          <w:lang w:val="en-US"/>
        </w:rPr>
        <w:t>ti</w:t>
      </w:r>
      <w:r>
        <w:rPr>
          <w:b/>
          <w:sz w:val="24"/>
        </w:rPr>
        <w:t xml:space="preserve">-, </w:t>
      </w:r>
      <w:r>
        <w:rPr>
          <w:b/>
          <w:sz w:val="24"/>
          <w:lang w:val="en-US"/>
        </w:rPr>
        <w:t>tur</w:t>
      </w:r>
      <w:r>
        <w:rPr>
          <w:sz w:val="24"/>
        </w:rPr>
        <w:t xml:space="preserve">-: </w:t>
      </w:r>
      <w:r>
        <w:rPr>
          <w:sz w:val="24"/>
          <w:lang w:val="en-US"/>
        </w:rPr>
        <w:t>Cuba</w:t>
      </w:r>
      <w:r>
        <w:rPr>
          <w:sz w:val="24"/>
        </w:rPr>
        <w:t xml:space="preserve">, </w:t>
      </w:r>
      <w:r>
        <w:rPr>
          <w:sz w:val="24"/>
          <w:lang w:val="en-US"/>
        </w:rPr>
        <w:t>cebo</w:t>
      </w:r>
      <w:r>
        <w:rPr>
          <w:sz w:val="24"/>
        </w:rPr>
        <w:t xml:space="preserve">, </w:t>
      </w:r>
      <w:r>
        <w:rPr>
          <w:sz w:val="24"/>
          <w:lang w:val="en-US"/>
        </w:rPr>
        <w:t>rabo</w:t>
      </w:r>
      <w:r>
        <w:rPr>
          <w:sz w:val="24"/>
        </w:rPr>
        <w:t xml:space="preserve">, </w:t>
      </w:r>
      <w:r>
        <w:rPr>
          <w:sz w:val="24"/>
          <w:lang w:val="en-US"/>
        </w:rPr>
        <w:t>robo</w:t>
      </w:r>
      <w:r>
        <w:rPr>
          <w:sz w:val="24"/>
        </w:rPr>
        <w:t xml:space="preserve">, </w:t>
      </w:r>
      <w:r>
        <w:rPr>
          <w:sz w:val="24"/>
          <w:lang w:val="en-US"/>
        </w:rPr>
        <w:t>rubio</w:t>
      </w:r>
      <w:r>
        <w:rPr>
          <w:sz w:val="24"/>
        </w:rPr>
        <w:t xml:space="preserve">, </w:t>
      </w:r>
      <w:r>
        <w:rPr>
          <w:sz w:val="24"/>
          <w:lang w:val="en-US"/>
        </w:rPr>
        <w:t>s</w:t>
      </w:r>
      <w:r>
        <w:rPr>
          <w:sz w:val="24"/>
        </w:rPr>
        <w:t>á</w:t>
      </w:r>
      <w:r>
        <w:rPr>
          <w:sz w:val="24"/>
          <w:lang w:val="en-US"/>
        </w:rPr>
        <w:t>bado</w:t>
      </w:r>
      <w:r>
        <w:rPr>
          <w:sz w:val="24"/>
        </w:rPr>
        <w:t xml:space="preserve">, </w:t>
      </w:r>
      <w:r>
        <w:rPr>
          <w:sz w:val="24"/>
          <w:lang w:val="en-US"/>
        </w:rPr>
        <w:t>soberano</w:t>
      </w:r>
      <w:r>
        <w:rPr>
          <w:sz w:val="24"/>
        </w:rPr>
        <w:t xml:space="preserve">, </w:t>
      </w:r>
      <w:r>
        <w:rPr>
          <w:sz w:val="24"/>
          <w:lang w:val="en-US"/>
        </w:rPr>
        <w:t>s</w:t>
      </w:r>
      <w:r>
        <w:rPr>
          <w:sz w:val="24"/>
        </w:rPr>
        <w:t>ú</w:t>
      </w:r>
      <w:r>
        <w:rPr>
          <w:sz w:val="24"/>
          <w:lang w:val="en-US"/>
        </w:rPr>
        <w:t>bito</w:t>
      </w:r>
      <w:r>
        <w:rPr>
          <w:sz w:val="24"/>
        </w:rPr>
        <w:t xml:space="preserve">, </w:t>
      </w:r>
      <w:r>
        <w:rPr>
          <w:sz w:val="24"/>
          <w:lang w:val="en-US"/>
        </w:rPr>
        <w:t>tabaco</w:t>
      </w:r>
      <w:r>
        <w:rPr>
          <w:sz w:val="24"/>
        </w:rPr>
        <w:t xml:space="preserve">, </w:t>
      </w:r>
      <w:r>
        <w:rPr>
          <w:sz w:val="24"/>
          <w:lang w:val="en-US"/>
        </w:rPr>
        <w:t>tibio</w:t>
      </w:r>
      <w:r>
        <w:rPr>
          <w:sz w:val="24"/>
        </w:rPr>
        <w:t xml:space="preserve">, </w:t>
      </w:r>
      <w:r>
        <w:rPr>
          <w:sz w:val="24"/>
          <w:lang w:val="en-US"/>
        </w:rPr>
        <w:t>turbio</w:t>
      </w:r>
      <w:r>
        <w:rPr>
          <w:sz w:val="24"/>
        </w:rPr>
        <w:t>.</w:t>
      </w:r>
    </w:p>
    <w:p>
      <w:pPr>
        <w:pStyle w:val="Normal1"/>
        <w:spacing w:lineRule="auto" w:line="240"/>
        <w:ind w:firstLine="284" w:end="0"/>
        <w:rPr/>
      </w:pPr>
      <w:r>
        <w:rPr>
          <w:spacing w:val="20"/>
          <w:sz w:val="24"/>
        </w:rPr>
        <w:t>Исключение</w:t>
      </w:r>
      <w:r>
        <w:rPr>
          <w:sz w:val="24"/>
          <w:lang w:val="en-US"/>
        </w:rPr>
        <w:t>: savia, soviet, soviítico, sovjós, sotavento.</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rPr>
        <w:t>Примечание</w:t>
      </w:r>
      <w:r>
        <w:rPr>
          <w:sz w:val="22"/>
        </w:rPr>
        <w:t xml:space="preserve">. Если слово начинается со слога, включающего кроме указанных двух букв еще одну или несколько согласных, то оно пишется с </w:t>
      </w:r>
      <w:r>
        <w:rPr>
          <w:sz w:val="22"/>
          <w:lang w:val="en-US"/>
        </w:rPr>
        <w:t>v</w:t>
      </w:r>
      <w:r>
        <w:rPr>
          <w:sz w:val="22"/>
        </w:rPr>
        <w:t xml:space="preserve">. Например: </w:t>
      </w:r>
      <w:r>
        <w:rPr>
          <w:sz w:val="22"/>
          <w:lang w:val="en-US"/>
        </w:rPr>
        <w:t>curva</w:t>
      </w:r>
      <w:r>
        <w:rPr>
          <w:sz w:val="22"/>
        </w:rPr>
        <w:t xml:space="preserve">, </w:t>
      </w:r>
      <w:r>
        <w:rPr>
          <w:sz w:val="22"/>
          <w:lang w:val="en-US"/>
        </w:rPr>
        <w:t>cultivo</w:t>
      </w:r>
      <w:r>
        <w:rPr>
          <w:sz w:val="22"/>
        </w:rPr>
        <w:t xml:space="preserve">, </w:t>
      </w:r>
      <w:r>
        <w:rPr>
          <w:sz w:val="22"/>
          <w:lang w:val="en-US"/>
        </w:rPr>
        <w:t>solvente</w:t>
      </w:r>
      <w:r>
        <w:rPr>
          <w:sz w:val="22"/>
        </w:rPr>
        <w:t xml:space="preserve">, </w:t>
      </w:r>
      <w:r>
        <w:rPr>
          <w:sz w:val="22"/>
          <w:lang w:val="en-US"/>
        </w:rPr>
        <w:t>suave</w:t>
      </w:r>
      <w:r>
        <w:rPr>
          <w:sz w:val="22"/>
        </w:rPr>
        <w:t xml:space="preserve">, </w:t>
      </w:r>
      <w:r>
        <w:rPr>
          <w:sz w:val="22"/>
          <w:lang w:val="en-US"/>
        </w:rPr>
        <w:t>cueva</w:t>
      </w:r>
      <w:r>
        <w:rPr>
          <w:sz w:val="22"/>
        </w:rPr>
        <w:t xml:space="preserve"> и т.д.</w:t>
      </w:r>
    </w:p>
    <w:p>
      <w:pPr>
        <w:pStyle w:val="Normal1"/>
        <w:spacing w:lineRule="auto" w:line="240"/>
        <w:ind w:firstLine="284" w:end="0"/>
        <w:rPr>
          <w:sz w:val="24"/>
        </w:rPr>
      </w:pPr>
      <w:r>
        <w:rPr>
          <w:sz w:val="24"/>
        </w:rPr>
      </w:r>
    </w:p>
    <w:p>
      <w:pPr>
        <w:pStyle w:val="Normal1"/>
        <w:spacing w:lineRule="auto" w:line="240"/>
        <w:ind w:firstLine="284" w:end="0"/>
        <w:jc w:val="center"/>
        <w:rPr/>
      </w:pPr>
      <w:r>
        <w:rPr>
          <w:i/>
          <w:sz w:val="24"/>
        </w:rPr>
        <w:t xml:space="preserve">2. Употребление буквы </w:t>
      </w:r>
      <w:r>
        <w:rPr>
          <w:b/>
          <w:i/>
          <w:sz w:val="24"/>
        </w:rPr>
        <w:t>v</w:t>
      </w:r>
    </w:p>
    <w:p>
      <w:pPr>
        <w:pStyle w:val="Normal1"/>
        <w:spacing w:lineRule="auto" w:line="240"/>
        <w:ind w:firstLine="284" w:end="0"/>
        <w:rPr>
          <w:b/>
          <w:i/>
          <w:i/>
          <w:sz w:val="24"/>
        </w:rPr>
      </w:pPr>
      <w:r>
        <w:rPr>
          <w:b/>
          <w:i/>
          <w:sz w:val="24"/>
        </w:rPr>
      </w:r>
    </w:p>
    <w:p>
      <w:pPr>
        <w:pStyle w:val="Normal1"/>
        <w:spacing w:lineRule="auto" w:line="240"/>
        <w:ind w:firstLine="284" w:end="0"/>
        <w:rPr/>
      </w:pPr>
      <w:r>
        <w:rPr>
          <w:sz w:val="24"/>
        </w:rPr>
        <w:t xml:space="preserve">Прежде, чем перечислять случаи употребления в словах буквы </w:t>
      </w:r>
      <w:r>
        <w:rPr>
          <w:b/>
          <w:bCs/>
          <w:sz w:val="24"/>
        </w:rPr>
        <w:t>v</w:t>
      </w:r>
      <w:r>
        <w:rPr>
          <w:sz w:val="24"/>
        </w:rPr>
        <w:t xml:space="preserve">, следует отметить, что </w:t>
      </w:r>
      <w:r>
        <w:rPr>
          <w:b/>
          <w:sz w:val="24"/>
        </w:rPr>
        <w:t>v</w:t>
      </w:r>
      <w:r>
        <w:rPr>
          <w:sz w:val="24"/>
        </w:rPr>
        <w:t>, как правило, не употребляется в следую</w:t>
        <w:softHyphen/>
        <w:t xml:space="preserve">щих положениях: перед согласной, после </w:t>
      </w:r>
      <w:r>
        <w:rPr>
          <w:b/>
          <w:sz w:val="24"/>
          <w:lang w:val="en-US"/>
        </w:rPr>
        <w:t>m</w:t>
      </w:r>
      <w:r>
        <w:rPr>
          <w:sz w:val="24"/>
        </w:rPr>
        <w:t>, в конце слога, в конце слова.</w:t>
      </w:r>
    </w:p>
    <w:p>
      <w:pPr>
        <w:pStyle w:val="Normal1"/>
        <w:spacing w:lineRule="auto" w:line="240"/>
        <w:ind w:firstLine="284" w:end="0"/>
        <w:rPr/>
      </w:pPr>
      <w:r>
        <w:rPr>
          <w:sz w:val="24"/>
        </w:rPr>
        <w:t xml:space="preserve">Буква </w:t>
      </w:r>
      <w:r>
        <w:rPr>
          <w:b/>
          <w:bCs/>
          <w:sz w:val="24"/>
        </w:rPr>
        <w:t>v</w:t>
      </w:r>
      <w:r>
        <w:rPr>
          <w:sz w:val="24"/>
        </w:rPr>
        <w:t xml:space="preserve"> пишется в следующих случаях:</w:t>
      </w:r>
    </w:p>
    <w:p>
      <w:pPr>
        <w:pStyle w:val="Normal1"/>
        <w:spacing w:lineRule="auto" w:line="240"/>
        <w:ind w:firstLine="284" w:end="0"/>
        <w:rPr/>
      </w:pPr>
      <w:r>
        <w:rPr>
          <w:sz w:val="24"/>
        </w:rPr>
        <w:t>а</w:t>
      </w:r>
      <w:r>
        <w:rPr>
          <w:sz w:val="24"/>
          <w:lang w:val="en-US"/>
        </w:rPr>
        <w:t xml:space="preserve">) </w:t>
      </w:r>
      <w:r>
        <w:rPr>
          <w:sz w:val="24"/>
        </w:rPr>
        <w:t>после</w:t>
      </w:r>
      <w:r>
        <w:rPr>
          <w:sz w:val="24"/>
          <w:lang w:val="en-US"/>
        </w:rPr>
        <w:t xml:space="preserve"> </w:t>
      </w:r>
      <w:r>
        <w:rPr>
          <w:b/>
          <w:sz w:val="24"/>
          <w:lang w:val="en-US"/>
        </w:rPr>
        <w:t>b, d</w:t>
      </w:r>
      <w:r>
        <w:rPr>
          <w:sz w:val="24"/>
          <w:lang w:val="en-US"/>
        </w:rPr>
        <w:t xml:space="preserve"> </w:t>
      </w:r>
      <w:r>
        <w:rPr>
          <w:sz w:val="24"/>
        </w:rPr>
        <w:t>и</w:t>
      </w:r>
      <w:r>
        <w:rPr>
          <w:sz w:val="24"/>
          <w:lang w:val="en-US"/>
        </w:rPr>
        <w:t xml:space="preserve"> </w:t>
      </w:r>
      <w:r>
        <w:rPr>
          <w:b/>
          <w:sz w:val="24"/>
          <w:lang w:val="en-US"/>
        </w:rPr>
        <w:t>n</w:t>
      </w:r>
      <w:r>
        <w:rPr>
          <w:sz w:val="24"/>
          <w:lang w:val="en-US"/>
        </w:rPr>
        <w:t xml:space="preserve">: obvio, adverbio, invierno </w:t>
      </w: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spacing w:lineRule="auto" w:line="240"/>
        <w:ind w:firstLine="284" w:end="0"/>
        <w:rPr/>
      </w:pPr>
      <w:r>
        <w:rPr>
          <w:sz w:val="24"/>
        </w:rPr>
        <w:t>б</w:t>
      </w:r>
      <w:r>
        <w:rPr>
          <w:sz w:val="24"/>
          <w:lang w:val="en-US"/>
        </w:rPr>
        <w:t xml:space="preserve">) </w:t>
      </w:r>
      <w:r>
        <w:rPr>
          <w:sz w:val="24"/>
        </w:rPr>
        <w:t>после</w:t>
      </w:r>
      <w:r>
        <w:rPr>
          <w:sz w:val="24"/>
          <w:lang w:val="en-US"/>
        </w:rPr>
        <w:t xml:space="preserve"> </w:t>
      </w:r>
      <w:r>
        <w:rPr>
          <w:sz w:val="24"/>
        </w:rPr>
        <w:t>слогов</w:t>
      </w:r>
      <w:r>
        <w:rPr>
          <w:sz w:val="24"/>
          <w:lang w:val="en-US"/>
        </w:rPr>
        <w:t xml:space="preserve"> </w:t>
      </w:r>
      <w:r>
        <w:rPr>
          <w:b/>
          <w:bCs/>
          <w:sz w:val="24"/>
          <w:lang w:val="en-US"/>
        </w:rPr>
        <w:t>pro-, pre-, pri-, di-, sal</w:t>
      </w:r>
      <w:r>
        <w:rPr>
          <w:sz w:val="24"/>
          <w:lang w:val="en-US"/>
        </w:rPr>
        <w:t>-: provecho, provisión, previo, previsor, privilegio, privado, dividir, diverse, salva, salvaje.</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pacing w:val="20"/>
          <w:sz w:val="24"/>
        </w:rPr>
        <w:t>Исключение</w:t>
      </w:r>
      <w:r>
        <w:rPr>
          <w:sz w:val="24"/>
        </w:rPr>
        <w:t xml:space="preserve">: </w:t>
      </w:r>
      <w:r>
        <w:rPr>
          <w:sz w:val="24"/>
          <w:lang w:val="en-US"/>
        </w:rPr>
        <w:t>probar</w:t>
      </w:r>
      <w:r>
        <w:rPr>
          <w:sz w:val="24"/>
        </w:rPr>
        <w:t xml:space="preserve">, </w:t>
      </w:r>
      <w:r>
        <w:rPr>
          <w:sz w:val="24"/>
          <w:lang w:val="en-US"/>
        </w:rPr>
        <w:t>probeta</w:t>
      </w:r>
      <w:r>
        <w:rPr>
          <w:sz w:val="24"/>
        </w:rPr>
        <w:t xml:space="preserve">, </w:t>
      </w:r>
      <w:r>
        <w:rPr>
          <w:sz w:val="24"/>
          <w:lang w:val="en-US"/>
        </w:rPr>
        <w:t>probo</w:t>
      </w:r>
      <w:r>
        <w:rPr>
          <w:sz w:val="24"/>
        </w:rPr>
        <w:t xml:space="preserve">, </w:t>
      </w:r>
      <w:r>
        <w:rPr>
          <w:sz w:val="24"/>
          <w:lang w:val="en-US"/>
        </w:rPr>
        <w:t>preboste</w:t>
      </w:r>
      <w:r>
        <w:rPr>
          <w:sz w:val="24"/>
        </w:rPr>
        <w:t xml:space="preserve"> и их производные;</w:t>
      </w:r>
    </w:p>
    <w:p>
      <w:pPr>
        <w:pStyle w:val="Normal1"/>
        <w:spacing w:lineRule="auto" w:line="240"/>
        <w:ind w:firstLine="284" w:end="0"/>
        <w:rPr>
          <w:sz w:val="24"/>
        </w:rPr>
      </w:pPr>
      <w:r>
        <w:rPr>
          <w:sz w:val="24"/>
        </w:rPr>
      </w:r>
    </w:p>
    <w:p>
      <w:pPr>
        <w:pStyle w:val="Normal1"/>
        <w:spacing w:lineRule="auto" w:line="240"/>
        <w:ind w:firstLine="284" w:end="0"/>
        <w:rPr/>
      </w:pPr>
      <w:r>
        <w:rPr>
          <w:sz w:val="24"/>
        </w:rPr>
        <w:t>в) в прилагательных и числительных, оканчивающихся на -</w:t>
      </w:r>
      <w:r>
        <w:rPr>
          <w:b/>
          <w:sz w:val="24"/>
          <w:lang w:val="en-US"/>
        </w:rPr>
        <w:t>avo</w:t>
      </w:r>
      <w:r>
        <w:rPr>
          <w:b/>
          <w:sz w:val="24"/>
        </w:rPr>
        <w:t>(</w:t>
      </w:r>
      <w:r>
        <w:rPr>
          <w:b/>
          <w:sz w:val="24"/>
          <w:lang w:val="en-US"/>
        </w:rPr>
        <w:t>a</w:t>
      </w:r>
      <w:r>
        <w:rPr>
          <w:b/>
          <w:sz w:val="24"/>
        </w:rPr>
        <w:t>), -</w:t>
      </w:r>
      <w:r>
        <w:rPr>
          <w:b/>
          <w:sz w:val="24"/>
          <w:lang w:val="en-US"/>
        </w:rPr>
        <w:t>ave</w:t>
      </w:r>
      <w:r>
        <w:rPr>
          <w:b/>
          <w:sz w:val="24"/>
        </w:rPr>
        <w:t>, -</w:t>
      </w:r>
      <w:r>
        <w:rPr>
          <w:b/>
          <w:sz w:val="24"/>
          <w:lang w:val="en-US"/>
        </w:rPr>
        <w:t>evo</w:t>
      </w:r>
      <w:r>
        <w:rPr>
          <w:b/>
          <w:sz w:val="24"/>
        </w:rPr>
        <w:t>(</w:t>
      </w:r>
      <w:r>
        <w:rPr>
          <w:b/>
          <w:sz w:val="24"/>
          <w:lang w:val="en-US"/>
        </w:rPr>
        <w:t>a</w:t>
      </w:r>
      <w:r>
        <w:rPr>
          <w:b/>
          <w:sz w:val="24"/>
        </w:rPr>
        <w:t>), -</w:t>
      </w:r>
      <w:r>
        <w:rPr>
          <w:b/>
          <w:sz w:val="24"/>
          <w:lang w:val="en-US"/>
        </w:rPr>
        <w:t>eve</w:t>
      </w:r>
      <w:r>
        <w:rPr>
          <w:b/>
          <w:sz w:val="24"/>
        </w:rPr>
        <w:t>, -</w:t>
      </w:r>
      <w:r>
        <w:rPr>
          <w:b/>
          <w:sz w:val="24"/>
          <w:lang w:val="en-US"/>
        </w:rPr>
        <w:t>ivo</w:t>
      </w:r>
      <w:r>
        <w:rPr>
          <w:b/>
          <w:sz w:val="24"/>
        </w:rPr>
        <w:t>(</w:t>
      </w:r>
      <w:r>
        <w:rPr>
          <w:b/>
          <w:sz w:val="24"/>
          <w:lang w:val="en-US"/>
        </w:rPr>
        <w:t>a</w:t>
      </w:r>
      <w:r>
        <w:rPr>
          <w:b/>
          <w:sz w:val="24"/>
        </w:rPr>
        <w:t>):</w:t>
      </w:r>
      <w:r>
        <w:rPr>
          <w:sz w:val="24"/>
        </w:rPr>
        <w:t xml:space="preserve"> </w:t>
      </w:r>
      <w:r>
        <w:rPr>
          <w:sz w:val="24"/>
          <w:lang w:val="en-US"/>
        </w:rPr>
        <w:t>onceavo</w:t>
      </w:r>
      <w:r>
        <w:rPr>
          <w:sz w:val="24"/>
        </w:rPr>
        <w:t>(</w:t>
      </w:r>
      <w:r>
        <w:rPr>
          <w:sz w:val="24"/>
          <w:lang w:val="en-US"/>
        </w:rPr>
        <w:t>a</w:t>
      </w:r>
      <w:r>
        <w:rPr>
          <w:sz w:val="24"/>
        </w:rPr>
        <w:t xml:space="preserve">), </w:t>
      </w:r>
      <w:r>
        <w:rPr>
          <w:sz w:val="24"/>
          <w:lang w:val="en-US"/>
        </w:rPr>
        <w:t>suave</w:t>
      </w:r>
      <w:r>
        <w:rPr>
          <w:sz w:val="24"/>
        </w:rPr>
        <w:t xml:space="preserve">, </w:t>
      </w:r>
      <w:r>
        <w:rPr>
          <w:sz w:val="24"/>
          <w:lang w:val="en-US"/>
        </w:rPr>
        <w:t>nuevo</w:t>
      </w:r>
      <w:r>
        <w:rPr>
          <w:sz w:val="24"/>
        </w:rPr>
        <w:t>(</w:t>
      </w:r>
      <w:r>
        <w:rPr>
          <w:sz w:val="24"/>
          <w:lang w:val="en-US"/>
        </w:rPr>
        <w:t>a</w:t>
      </w:r>
      <w:r>
        <w:rPr>
          <w:sz w:val="24"/>
        </w:rPr>
        <w:t xml:space="preserve">), </w:t>
      </w:r>
      <w:r>
        <w:rPr>
          <w:sz w:val="24"/>
          <w:lang w:val="en-US"/>
        </w:rPr>
        <w:t>breve</w:t>
      </w:r>
      <w:r>
        <w:rPr>
          <w:sz w:val="24"/>
        </w:rPr>
        <w:t xml:space="preserve">, </w:t>
      </w:r>
      <w:r>
        <w:rPr>
          <w:sz w:val="24"/>
          <w:lang w:val="en-US"/>
        </w:rPr>
        <w:t>activo</w:t>
      </w:r>
      <w:r>
        <w:rPr>
          <w:sz w:val="24"/>
        </w:rPr>
        <w:t>(</w:t>
      </w:r>
      <w:r>
        <w:rPr>
          <w:sz w:val="24"/>
          <w:lang w:val="en-US"/>
        </w:rPr>
        <w:t>a</w:t>
      </w:r>
      <w:r>
        <w:rPr>
          <w:sz w:val="24"/>
        </w:rPr>
        <w:t>).</w:t>
      </w:r>
    </w:p>
    <w:p>
      <w:pPr>
        <w:pStyle w:val="Normal1"/>
        <w:spacing w:lineRule="auto" w:line="240"/>
        <w:ind w:firstLine="284" w:end="0"/>
        <w:rPr/>
      </w:pPr>
      <w:r>
        <w:rPr>
          <w:spacing w:val="20"/>
          <w:sz w:val="24"/>
        </w:rPr>
        <w:t>Исключение</w:t>
      </w:r>
      <w:r>
        <w:rPr>
          <w:sz w:val="24"/>
        </w:rPr>
        <w:t xml:space="preserve">: </w:t>
      </w:r>
      <w:r>
        <w:rPr>
          <w:b/>
          <w:bCs/>
          <w:sz w:val="24"/>
        </w:rPr>
        <w:t>á</w:t>
      </w:r>
      <w:r>
        <w:rPr>
          <w:b/>
          <w:bCs/>
          <w:sz w:val="24"/>
          <w:lang w:val="en-US"/>
        </w:rPr>
        <w:t>rabe</w:t>
      </w:r>
      <w:r>
        <w:rPr>
          <w:sz w:val="24"/>
        </w:rPr>
        <w:t xml:space="preserve"> и производные от этого слова, </w:t>
      </w:r>
      <w:r>
        <w:rPr>
          <w:b/>
          <w:bCs/>
          <w:sz w:val="24"/>
          <w:lang w:val="en-US"/>
        </w:rPr>
        <w:t>monos</w:t>
      </w:r>
      <w:r>
        <w:rPr>
          <w:b/>
          <w:bCs/>
          <w:sz w:val="24"/>
        </w:rPr>
        <w:t>í</w:t>
      </w:r>
      <w:r>
        <w:rPr>
          <w:b/>
          <w:bCs/>
          <w:sz w:val="24"/>
          <w:lang w:val="en-US"/>
        </w:rPr>
        <w:t>labo</w:t>
      </w:r>
      <w:r>
        <w:rPr>
          <w:sz w:val="24"/>
        </w:rPr>
        <w:t xml:space="preserve"> и некоторые другие.</w:t>
      </w:r>
    </w:p>
    <w:p>
      <w:pPr>
        <w:pStyle w:val="Normal1"/>
        <w:spacing w:lineRule="auto" w:line="240"/>
        <w:ind w:firstLine="284" w:end="0"/>
        <w:rPr>
          <w:sz w:val="24"/>
        </w:rPr>
      </w:pPr>
      <w:r>
        <w:rPr>
          <w:sz w:val="24"/>
        </w:rPr>
      </w:r>
    </w:p>
    <w:p>
      <w:pPr>
        <w:pStyle w:val="Normal1"/>
        <w:spacing w:lineRule="auto" w:line="240"/>
        <w:ind w:firstLine="284" w:end="0"/>
        <w:rPr/>
      </w:pPr>
      <w:r>
        <w:rPr>
          <w:i/>
          <w:sz w:val="24"/>
        </w:rPr>
        <w:t>Примечание</w:t>
      </w:r>
      <w:r>
        <w:rPr>
          <w:sz w:val="24"/>
        </w:rPr>
        <w:t>. Не нужно забывать, что это правило не касается других частей речи, у которых в конце слова могут появляться сходные с окончаниями прилага</w:t>
        <w:softHyphen/>
        <w:t xml:space="preserve">тельных cлоги. Например: </w:t>
      </w:r>
      <w:r>
        <w:rPr>
          <w:sz w:val="24"/>
          <w:lang w:val="en-US"/>
        </w:rPr>
        <w:t>escribo</w:t>
      </w:r>
      <w:r>
        <w:rPr>
          <w:sz w:val="24"/>
        </w:rPr>
        <w:t xml:space="preserve">, </w:t>
      </w:r>
      <w:r>
        <w:rPr>
          <w:sz w:val="24"/>
          <w:lang w:val="en-US"/>
        </w:rPr>
        <w:t>haba</w:t>
      </w:r>
      <w:r>
        <w:rPr>
          <w:sz w:val="24"/>
        </w:rPr>
        <w:t xml:space="preserve">, </w:t>
      </w:r>
      <w:r>
        <w:rPr>
          <w:sz w:val="24"/>
          <w:lang w:val="en-US"/>
        </w:rPr>
        <w:t>cabo</w:t>
      </w:r>
      <w:r>
        <w:rPr>
          <w:sz w:val="24"/>
        </w:rPr>
        <w:t xml:space="preserve">, </w:t>
      </w:r>
      <w:r>
        <w:rPr>
          <w:sz w:val="24"/>
          <w:lang w:val="en-US"/>
        </w:rPr>
        <w:t>nabo</w:t>
      </w:r>
      <w:r>
        <w:rPr>
          <w:sz w:val="24"/>
        </w:rPr>
        <w:t xml:space="preserve">, </w:t>
      </w:r>
      <w:r>
        <w:rPr>
          <w:sz w:val="24"/>
          <w:lang w:val="en-US"/>
        </w:rPr>
        <w:t>rabo</w:t>
      </w:r>
      <w:r>
        <w:rPr>
          <w:sz w:val="24"/>
        </w:rPr>
        <w:t xml:space="preserve">, </w:t>
      </w:r>
      <w:r>
        <w:rPr>
          <w:sz w:val="24"/>
          <w:lang w:val="en-US"/>
        </w:rPr>
        <w:t>recibo</w:t>
      </w:r>
      <w:r>
        <w:rPr>
          <w:sz w:val="24"/>
        </w:rPr>
        <w:t xml:space="preserve">, </w:t>
      </w:r>
      <w:r>
        <w:rPr>
          <w:sz w:val="24"/>
          <w:lang w:val="en-US"/>
        </w:rPr>
        <w:t>arriba</w:t>
      </w:r>
      <w:r>
        <w:rPr>
          <w:sz w:val="24"/>
        </w:rPr>
        <w:t xml:space="preserve"> и т.д.</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г) в словах, имеющих в конце слоги </w:t>
      </w:r>
      <w:r>
        <w:rPr>
          <w:b/>
          <w:bCs/>
          <w:sz w:val="24"/>
        </w:rPr>
        <w:t>-í</w:t>
      </w:r>
      <w:r>
        <w:rPr>
          <w:b/>
          <w:bCs/>
          <w:sz w:val="24"/>
          <w:lang w:val="en-US"/>
        </w:rPr>
        <w:t>voro</w:t>
      </w:r>
      <w:r>
        <w:rPr>
          <w:b/>
          <w:bCs/>
          <w:sz w:val="24"/>
        </w:rPr>
        <w:t>, -í</w:t>
      </w:r>
      <w:r>
        <w:rPr>
          <w:b/>
          <w:bCs/>
          <w:sz w:val="24"/>
          <w:lang w:val="en-US"/>
        </w:rPr>
        <w:t>vora</w:t>
      </w:r>
      <w:r>
        <w:rPr>
          <w:b/>
          <w:bCs/>
          <w:sz w:val="24"/>
        </w:rPr>
        <w:t>, -</w:t>
      </w:r>
      <w:r>
        <w:rPr>
          <w:b/>
          <w:bCs/>
          <w:sz w:val="24"/>
          <w:lang w:val="en-US"/>
        </w:rPr>
        <w:t>viro</w:t>
      </w:r>
      <w:r>
        <w:rPr>
          <w:b/>
          <w:bCs/>
          <w:sz w:val="24"/>
        </w:rPr>
        <w:t>, -</w:t>
      </w:r>
      <w:r>
        <w:rPr>
          <w:b/>
          <w:bCs/>
          <w:sz w:val="24"/>
          <w:lang w:val="en-US"/>
        </w:rPr>
        <w:t>vira</w:t>
      </w:r>
      <w:r>
        <w:rPr>
          <w:b/>
          <w:bCs/>
          <w:sz w:val="24"/>
        </w:rPr>
        <w:t xml:space="preserve">: </w:t>
      </w:r>
      <w:r>
        <w:rPr>
          <w:b/>
          <w:bCs/>
          <w:sz w:val="24"/>
          <w:lang w:val="en-US"/>
        </w:rPr>
        <w:t>carn</w:t>
      </w:r>
      <w:r>
        <w:rPr>
          <w:b/>
          <w:bCs/>
          <w:sz w:val="24"/>
        </w:rPr>
        <w:t>í</w:t>
      </w:r>
      <w:r>
        <w:rPr>
          <w:b/>
          <w:bCs/>
          <w:sz w:val="24"/>
          <w:lang w:val="en-US"/>
        </w:rPr>
        <w:t>voro</w:t>
      </w:r>
      <w:r>
        <w:rPr>
          <w:sz w:val="24"/>
        </w:rPr>
        <w:t xml:space="preserve">, </w:t>
      </w:r>
      <w:r>
        <w:rPr>
          <w:sz w:val="24"/>
          <w:lang w:val="en-US"/>
        </w:rPr>
        <w:t>Elvira</w:t>
      </w:r>
      <w:r>
        <w:rPr>
          <w:sz w:val="24"/>
        </w:rPr>
        <w:t xml:space="preserve"> и т.д.</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И с кл ю ч е н и е: </w:t>
      </w:r>
      <w:r>
        <w:rPr>
          <w:sz w:val="24"/>
          <w:lang w:val="en-US"/>
        </w:rPr>
        <w:t>v</w:t>
      </w:r>
      <w:r>
        <w:rPr>
          <w:sz w:val="24"/>
        </w:rPr>
        <w:t>í</w:t>
      </w:r>
      <w:r>
        <w:rPr>
          <w:sz w:val="24"/>
          <w:lang w:val="en-US"/>
        </w:rPr>
        <w:t>bora</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д) в слогах -</w:t>
      </w:r>
      <w:r>
        <w:rPr>
          <w:b/>
          <w:sz w:val="24"/>
          <w:lang w:val="en-US"/>
        </w:rPr>
        <w:t>servar</w:t>
      </w:r>
      <w:r>
        <w:rPr>
          <w:sz w:val="24"/>
        </w:rPr>
        <w:t xml:space="preserve">, если ими оканчиваются глаголы: </w:t>
      </w:r>
      <w:r>
        <w:rPr>
          <w:sz w:val="24"/>
          <w:lang w:val="en-US"/>
        </w:rPr>
        <w:t>conservar</w:t>
      </w:r>
      <w:r>
        <w:rPr>
          <w:sz w:val="24"/>
        </w:rPr>
        <w:t xml:space="preserve">, </w:t>
      </w:r>
      <w:r>
        <w:rPr>
          <w:sz w:val="24"/>
          <w:lang w:val="en-US"/>
        </w:rPr>
        <w:t>preservar</w:t>
      </w:r>
      <w:r>
        <w:rPr>
          <w:sz w:val="24"/>
        </w:rPr>
        <w:t xml:space="preserve"> и т.д.</w:t>
      </w:r>
    </w:p>
    <w:p>
      <w:pPr>
        <w:pStyle w:val="Normal1"/>
        <w:spacing w:lineRule="auto" w:line="240"/>
        <w:ind w:firstLine="284" w:end="0"/>
        <w:rPr/>
      </w:pPr>
      <w:r>
        <w:rPr>
          <w:sz w:val="24"/>
        </w:rPr>
        <w:t xml:space="preserve">е) в словах, начинающихся со слогов: </w:t>
      </w:r>
      <w:r>
        <w:rPr>
          <w:b/>
          <w:bCs/>
          <w:sz w:val="24"/>
          <w:lang w:val="en-US"/>
        </w:rPr>
        <w:t>eva</w:t>
      </w:r>
      <w:r>
        <w:rPr>
          <w:b/>
          <w:bCs/>
          <w:sz w:val="24"/>
        </w:rPr>
        <w:t xml:space="preserve">-, </w:t>
      </w:r>
      <w:r>
        <w:rPr>
          <w:b/>
          <w:bCs/>
          <w:sz w:val="24"/>
          <w:lang w:val="en-US"/>
        </w:rPr>
        <w:t>eve</w:t>
      </w:r>
      <w:r>
        <w:rPr>
          <w:b/>
          <w:bCs/>
          <w:sz w:val="24"/>
        </w:rPr>
        <w:t xml:space="preserve">-, </w:t>
      </w:r>
      <w:r>
        <w:rPr>
          <w:b/>
          <w:bCs/>
          <w:sz w:val="24"/>
          <w:lang w:val="en-US"/>
        </w:rPr>
        <w:t>evi</w:t>
      </w:r>
      <w:r>
        <w:rPr>
          <w:b/>
          <w:bCs/>
          <w:sz w:val="24"/>
        </w:rPr>
        <w:t xml:space="preserve">-, </w:t>
      </w:r>
      <w:r>
        <w:rPr>
          <w:b/>
          <w:bCs/>
          <w:sz w:val="24"/>
          <w:lang w:val="en-US"/>
        </w:rPr>
        <w:t>evo</w:t>
      </w:r>
      <w:r>
        <w:rPr>
          <w:b/>
          <w:bCs/>
          <w:sz w:val="24"/>
        </w:rPr>
        <w:t xml:space="preserve">-, </w:t>
      </w:r>
      <w:r>
        <w:rPr>
          <w:b/>
          <w:bCs/>
          <w:sz w:val="24"/>
          <w:lang w:val="en-US"/>
        </w:rPr>
        <w:t>vice</w:t>
      </w:r>
      <w:r>
        <w:rPr>
          <w:b/>
          <w:bCs/>
          <w:sz w:val="24"/>
        </w:rPr>
        <w:t xml:space="preserve">-, </w:t>
      </w:r>
      <w:r>
        <w:rPr>
          <w:b/>
          <w:bCs/>
          <w:sz w:val="24"/>
          <w:lang w:val="en-US"/>
        </w:rPr>
        <w:t>villa</w:t>
      </w:r>
      <w:r>
        <w:rPr>
          <w:b/>
          <w:bCs/>
          <w:sz w:val="24"/>
        </w:rPr>
        <w:t>-</w:t>
      </w:r>
      <w:r>
        <w:rPr>
          <w:sz w:val="24"/>
        </w:rPr>
        <w:t xml:space="preserve">: </w:t>
      </w:r>
      <w:r>
        <w:rPr>
          <w:sz w:val="24"/>
          <w:lang w:val="en-US"/>
        </w:rPr>
        <w:t>evaluar</w:t>
      </w:r>
      <w:r>
        <w:rPr>
          <w:sz w:val="24"/>
        </w:rPr>
        <w:t xml:space="preserve">, </w:t>
      </w:r>
      <w:r>
        <w:rPr>
          <w:sz w:val="24"/>
          <w:lang w:val="en-US"/>
        </w:rPr>
        <w:t>eventual</w:t>
      </w:r>
      <w:r>
        <w:rPr>
          <w:sz w:val="24"/>
        </w:rPr>
        <w:t xml:space="preserve">, </w:t>
      </w:r>
      <w:r>
        <w:rPr>
          <w:sz w:val="24"/>
          <w:lang w:val="en-US"/>
        </w:rPr>
        <w:t>evitar</w:t>
      </w:r>
      <w:r>
        <w:rPr>
          <w:sz w:val="24"/>
        </w:rPr>
        <w:t xml:space="preserve">, </w:t>
      </w:r>
      <w:r>
        <w:rPr>
          <w:sz w:val="24"/>
          <w:lang w:val="en-US"/>
        </w:rPr>
        <w:t>evocar</w:t>
      </w:r>
      <w:r>
        <w:rPr>
          <w:sz w:val="24"/>
        </w:rPr>
        <w:t xml:space="preserve">, </w:t>
      </w:r>
      <w:r>
        <w:rPr>
          <w:sz w:val="24"/>
          <w:lang w:val="en-US"/>
        </w:rPr>
        <w:t>viceversa</w:t>
      </w:r>
      <w:r>
        <w:rPr>
          <w:sz w:val="24"/>
        </w:rPr>
        <w:t xml:space="preserve">, </w:t>
      </w:r>
      <w:r>
        <w:rPr>
          <w:sz w:val="24"/>
          <w:lang w:val="en-US"/>
        </w:rPr>
        <w:t>villan</w:t>
      </w:r>
      <w:r>
        <w:rPr>
          <w:sz w:val="24"/>
        </w:rPr>
        <w:t>í</w:t>
      </w:r>
      <w:r>
        <w:rPr>
          <w:sz w:val="24"/>
          <w:lang w:val="en-US"/>
        </w:rPr>
        <w:t>a</w:t>
      </w:r>
      <w:r>
        <w:rPr>
          <w:sz w:val="24"/>
        </w:rPr>
        <w:t>.</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Исключение</w:t>
      </w:r>
      <w:r>
        <w:rPr>
          <w:sz w:val="24"/>
          <w:lang w:val="en-US"/>
        </w:rPr>
        <w:t>: ebano, ebanista, ebenáceo, ebionista, ebonita, eborario, bíceps, bicerra, billar.</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ж</w:t>
      </w:r>
      <w:r>
        <w:rPr>
          <w:sz w:val="24"/>
          <w:lang w:val="en-US"/>
        </w:rPr>
        <w:t xml:space="preserve">) </w:t>
      </w:r>
      <w:r>
        <w:rPr>
          <w:sz w:val="24"/>
        </w:rPr>
        <w:t>в</w:t>
      </w:r>
      <w:r>
        <w:rPr>
          <w:sz w:val="24"/>
          <w:lang w:val="en-US"/>
        </w:rPr>
        <w:t xml:space="preserve"> </w:t>
      </w:r>
      <w:r>
        <w:rPr>
          <w:sz w:val="24"/>
        </w:rPr>
        <w:t>словах</w:t>
      </w:r>
      <w:r>
        <w:rPr>
          <w:sz w:val="24"/>
          <w:lang w:val="en-US"/>
        </w:rPr>
        <w:t xml:space="preserve">, </w:t>
      </w:r>
      <w:r>
        <w:rPr>
          <w:sz w:val="24"/>
        </w:rPr>
        <w:t>которые</w:t>
      </w:r>
      <w:r>
        <w:rPr>
          <w:sz w:val="24"/>
          <w:lang w:val="en-US"/>
        </w:rPr>
        <w:t xml:space="preserve"> </w:t>
      </w:r>
      <w:r>
        <w:rPr>
          <w:sz w:val="24"/>
        </w:rPr>
        <w:t>начинаются</w:t>
      </w:r>
      <w:r>
        <w:rPr>
          <w:sz w:val="24"/>
          <w:lang w:val="en-US"/>
        </w:rPr>
        <w:t xml:space="preserve"> </w:t>
      </w:r>
      <w:r>
        <w:rPr>
          <w:sz w:val="24"/>
        </w:rPr>
        <w:t>с</w:t>
      </w:r>
      <w:r>
        <w:rPr>
          <w:sz w:val="24"/>
          <w:lang w:val="en-US"/>
        </w:rPr>
        <w:t xml:space="preserve"> </w:t>
      </w:r>
      <w:r>
        <w:rPr>
          <w:sz w:val="24"/>
        </w:rPr>
        <w:t>букв</w:t>
      </w:r>
      <w:r>
        <w:rPr>
          <w:sz w:val="24"/>
          <w:lang w:val="en-US"/>
        </w:rPr>
        <w:t xml:space="preserve"> </w:t>
      </w:r>
      <w:r>
        <w:rPr>
          <w:b/>
          <w:sz w:val="24"/>
          <w:lang w:val="en-US"/>
        </w:rPr>
        <w:t>ll</w:t>
      </w:r>
      <w:r>
        <w:rPr>
          <w:sz w:val="24"/>
          <w:lang w:val="en-US"/>
        </w:rPr>
        <w:t xml:space="preserve"> </w:t>
      </w:r>
      <w:r>
        <w:rPr>
          <w:sz w:val="24"/>
        </w:rPr>
        <w:t>или</w:t>
      </w:r>
      <w:r>
        <w:rPr>
          <w:sz w:val="24"/>
          <w:lang w:val="en-US"/>
        </w:rPr>
        <w:t xml:space="preserve"> </w:t>
      </w:r>
      <w:r>
        <w:rPr>
          <w:b/>
          <w:sz w:val="24"/>
          <w:lang w:val="en-US"/>
        </w:rPr>
        <w:t>n</w:t>
      </w:r>
      <w:r>
        <w:rPr>
          <w:sz w:val="24"/>
          <w:lang w:val="en-US"/>
        </w:rPr>
        <w:t xml:space="preserve">, </w:t>
      </w:r>
      <w:r>
        <w:rPr>
          <w:sz w:val="24"/>
        </w:rPr>
        <w:t>а</w:t>
      </w:r>
      <w:r>
        <w:rPr>
          <w:sz w:val="24"/>
          <w:lang w:val="en-US"/>
        </w:rPr>
        <w:t xml:space="preserve"> </w:t>
      </w:r>
      <w:r>
        <w:rPr>
          <w:sz w:val="24"/>
        </w:rPr>
        <w:t>также</w:t>
      </w:r>
      <w:r>
        <w:rPr>
          <w:sz w:val="24"/>
          <w:lang w:val="en-US"/>
        </w:rPr>
        <w:t xml:space="preserve"> </w:t>
      </w:r>
      <w:r>
        <w:rPr>
          <w:sz w:val="24"/>
        </w:rPr>
        <w:t>со</w:t>
      </w:r>
      <w:r>
        <w:rPr>
          <w:sz w:val="24"/>
          <w:lang w:val="en-US"/>
        </w:rPr>
        <w:t xml:space="preserve"> </w:t>
      </w:r>
      <w:r>
        <w:rPr>
          <w:sz w:val="24"/>
        </w:rPr>
        <w:t>сло</w:t>
      </w:r>
      <w:r>
        <w:rPr>
          <w:sz w:val="24"/>
          <w:lang w:val="en-US"/>
        </w:rPr>
        <w:softHyphen/>
      </w:r>
      <w:r>
        <w:rPr>
          <w:sz w:val="24"/>
        </w:rPr>
        <w:t>гов</w:t>
      </w:r>
      <w:r>
        <w:rPr>
          <w:sz w:val="24"/>
          <w:lang w:val="en-US"/>
        </w:rPr>
        <w:t xml:space="preserve"> </w:t>
      </w:r>
      <w:r>
        <w:rPr>
          <w:b/>
          <w:sz w:val="24"/>
          <w:lang w:val="en-US"/>
        </w:rPr>
        <w:t>cur-, cla-, pol-, pri-, sel-, sol</w:t>
      </w:r>
      <w:r>
        <w:rPr>
          <w:sz w:val="24"/>
          <w:lang w:val="en-US"/>
        </w:rPr>
        <w:t xml:space="preserve">-: llave, llover, nave, novio, curva, clave, polvo, privado, selva, solvencia </w:t>
      </w:r>
      <w:r>
        <w:rPr>
          <w:sz w:val="24"/>
        </w:rPr>
        <w:t>и</w:t>
      </w:r>
      <w:r>
        <w:rPr>
          <w:sz w:val="24"/>
          <w:lang w:val="en-US"/>
        </w:rPr>
        <w:t xml:space="preserve"> </w:t>
      </w:r>
      <w:r>
        <w:rPr>
          <w:sz w:val="24"/>
        </w:rPr>
        <w:t>т</w:t>
      </w:r>
      <w:r>
        <w:rPr>
          <w:sz w:val="24"/>
          <w:lang w:val="en-US"/>
        </w:rPr>
        <w:t>.</w:t>
      </w:r>
      <w:r>
        <w:rPr>
          <w:sz w:val="24"/>
        </w:rPr>
        <w:t>п</w:t>
      </w:r>
      <w:r>
        <w:rPr>
          <w:sz w:val="24"/>
          <w:lang w:val="en-US"/>
        </w:rPr>
        <w:t>.</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rPr>
        <w:t>Исключение</w:t>
      </w:r>
      <w:r>
        <w:rPr>
          <w:sz w:val="24"/>
          <w:lang w:val="en-US"/>
        </w:rPr>
        <w:t>: naba, nabal, nabina, nabiza, nabo, nebulosa, nube, nubil, polisilabo.</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з</w:t>
      </w:r>
      <w:r>
        <w:rPr>
          <w:sz w:val="24"/>
          <w:lang w:val="en-US"/>
        </w:rPr>
        <w:t xml:space="preserve">) </w:t>
      </w:r>
      <w:r>
        <w:rPr>
          <w:sz w:val="24"/>
        </w:rPr>
        <w:t>в</w:t>
      </w:r>
      <w:r>
        <w:rPr>
          <w:sz w:val="24"/>
          <w:lang w:val="en-US"/>
        </w:rPr>
        <w:t xml:space="preserve"> </w:t>
      </w:r>
      <w:r>
        <w:rPr>
          <w:sz w:val="24"/>
        </w:rPr>
        <w:t>глаголах</w:t>
      </w:r>
      <w:r>
        <w:rPr>
          <w:sz w:val="24"/>
          <w:lang w:val="en-US"/>
        </w:rPr>
        <w:t xml:space="preserve"> </w:t>
      </w:r>
      <w:r>
        <w:rPr>
          <w:b/>
          <w:sz w:val="24"/>
          <w:lang w:val="en-US"/>
        </w:rPr>
        <w:t>andar, estar, tener</w:t>
      </w:r>
      <w:r>
        <w:rPr>
          <w:sz w:val="24"/>
          <w:lang w:val="en-US"/>
        </w:rPr>
        <w:t xml:space="preserve">, </w:t>
      </w:r>
      <w:r>
        <w:rPr>
          <w:sz w:val="24"/>
        </w:rPr>
        <w:t>если</w:t>
      </w:r>
      <w:r>
        <w:rPr>
          <w:sz w:val="24"/>
          <w:lang w:val="en-US"/>
        </w:rPr>
        <w:t xml:space="preserve"> </w:t>
      </w:r>
      <w:r>
        <w:rPr>
          <w:sz w:val="24"/>
        </w:rPr>
        <w:t>они</w:t>
      </w:r>
      <w:r>
        <w:rPr>
          <w:sz w:val="24"/>
          <w:lang w:val="en-US"/>
        </w:rPr>
        <w:t xml:space="preserve"> </w:t>
      </w:r>
      <w:r>
        <w:rPr>
          <w:sz w:val="24"/>
        </w:rPr>
        <w:t>стоят</w:t>
      </w:r>
      <w:r>
        <w:rPr>
          <w:sz w:val="24"/>
          <w:lang w:val="en-US"/>
        </w:rPr>
        <w:t xml:space="preserve"> </w:t>
      </w:r>
      <w:r>
        <w:rPr>
          <w:sz w:val="24"/>
        </w:rPr>
        <w:t>в</w:t>
      </w:r>
      <w:r>
        <w:rPr>
          <w:sz w:val="24"/>
          <w:lang w:val="en-US"/>
        </w:rPr>
        <w:t xml:space="preserve"> pretérito indefinido </w:t>
      </w:r>
      <w:r>
        <w:rPr>
          <w:sz w:val="24"/>
        </w:rPr>
        <w:t>изъявительного</w:t>
      </w:r>
      <w:r>
        <w:rPr>
          <w:sz w:val="24"/>
          <w:lang w:val="en-US"/>
        </w:rPr>
        <w:t xml:space="preserve"> </w:t>
      </w:r>
      <w:r>
        <w:rPr>
          <w:sz w:val="24"/>
        </w:rPr>
        <w:t>наклонения</w:t>
      </w:r>
      <w:r>
        <w:rPr>
          <w:sz w:val="24"/>
          <w:lang w:val="en-US"/>
        </w:rPr>
        <w:t xml:space="preserve"> </w:t>
      </w:r>
      <w:r>
        <w:rPr>
          <w:sz w:val="24"/>
        </w:rPr>
        <w:t>или</w:t>
      </w:r>
      <w:r>
        <w:rPr>
          <w:sz w:val="24"/>
          <w:lang w:val="en-US"/>
        </w:rPr>
        <w:t xml:space="preserve"> </w:t>
      </w:r>
      <w:r>
        <w:rPr>
          <w:sz w:val="24"/>
        </w:rPr>
        <w:t>в</w:t>
      </w:r>
      <w:r>
        <w:rPr>
          <w:sz w:val="24"/>
          <w:lang w:val="en-US"/>
        </w:rPr>
        <w:t xml:space="preserve"> pretérito imperfecto </w:t>
      </w:r>
      <w:r>
        <w:rPr>
          <w:sz w:val="24"/>
        </w:rPr>
        <w:t>и</w:t>
      </w:r>
      <w:r>
        <w:rPr>
          <w:sz w:val="24"/>
          <w:lang w:val="en-US"/>
        </w:rPr>
        <w:t xml:space="preserve"> futuro imperfecto </w:t>
      </w:r>
      <w:r>
        <w:rPr>
          <w:sz w:val="24"/>
        </w:rPr>
        <w:t>сослагательного</w:t>
      </w:r>
      <w:r>
        <w:rPr>
          <w:sz w:val="24"/>
          <w:lang w:val="en-US"/>
        </w:rPr>
        <w:t xml:space="preserve"> </w:t>
      </w:r>
      <w:r>
        <w:rPr>
          <w:sz w:val="24"/>
        </w:rPr>
        <w:t>наклонения</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rPr>
        <w:t>Примечание</w:t>
      </w:r>
      <w:r>
        <w:rPr>
          <w:sz w:val="22"/>
        </w:rPr>
        <w:t xml:space="preserve">. Приведенные правила не являются всеобъемлющими. Имеется большое количество не поддающихся систематизации случаев написания буквы </w:t>
      </w:r>
      <w:r>
        <w:rPr>
          <w:b/>
          <w:sz w:val="22"/>
        </w:rPr>
        <w:t>v</w:t>
      </w:r>
      <w:r>
        <w:rPr>
          <w:sz w:val="22"/>
        </w:rPr>
        <w:t xml:space="preserve"> в различных словах.</w:t>
      </w:r>
    </w:p>
    <w:p>
      <w:pPr>
        <w:pStyle w:val="Normal1"/>
        <w:spacing w:lineRule="auto" w:line="240"/>
        <w:ind w:firstLine="284" w:end="0"/>
        <w:rPr>
          <w:sz w:val="24"/>
        </w:rPr>
      </w:pPr>
      <w:r>
        <w:rPr>
          <w:sz w:val="24"/>
        </w:rPr>
      </w:r>
    </w:p>
    <w:p>
      <w:pPr>
        <w:pStyle w:val="FR4"/>
        <w:ind w:firstLine="284" w:end="0"/>
        <w:jc w:val="center"/>
        <w:rPr>
          <w:rFonts w:ascii="Times New Roman" w:hAnsi="Times New Roman" w:cs="Times New Roman"/>
          <w:i/>
          <w:i/>
          <w:sz w:val="24"/>
        </w:rPr>
      </w:pPr>
      <w:r>
        <w:rPr>
          <w:rFonts w:cs="Times New Roman" w:ascii="Times New Roman" w:hAnsi="Times New Roman"/>
          <w:i/>
          <w:sz w:val="24"/>
        </w:rPr>
        <w:t xml:space="preserve">3. Слова, различающиеся буквами </w:t>
      </w:r>
      <w:r>
        <w:rPr>
          <w:rFonts w:cs="Times New Roman" w:ascii="Times New Roman" w:hAnsi="Times New Roman"/>
          <w:b/>
          <w:i/>
          <w:sz w:val="24"/>
        </w:rPr>
        <w:t>b</w:t>
      </w:r>
      <w:r>
        <w:rPr>
          <w:rFonts w:cs="Times New Roman" w:ascii="Times New Roman" w:hAnsi="Times New Roman"/>
          <w:i/>
          <w:sz w:val="24"/>
        </w:rPr>
        <w:t xml:space="preserve"> и </w:t>
      </w:r>
      <w:r>
        <w:rPr>
          <w:rFonts w:cs="Times New Roman" w:ascii="Times New Roman" w:hAnsi="Times New Roman"/>
          <w:b/>
          <w:i/>
          <w:sz w:val="24"/>
        </w:rPr>
        <w:t>v</w:t>
      </w:r>
    </w:p>
    <w:p>
      <w:pPr>
        <w:pStyle w:val="Normal1"/>
        <w:spacing w:lineRule="auto" w:line="240"/>
        <w:ind w:firstLine="284" w:end="0"/>
        <w:rPr/>
      </w:pPr>
      <w:r>
        <w:rPr>
          <w:sz w:val="24"/>
        </w:rPr>
        <w:t xml:space="preserve">Многие слова, отличающиеся в написании лишь буквами </w:t>
      </w:r>
      <w:r>
        <w:rPr>
          <w:b/>
          <w:bCs/>
          <w:sz w:val="24"/>
        </w:rPr>
        <w:t>b</w:t>
      </w:r>
      <w:r>
        <w:rPr>
          <w:sz w:val="24"/>
        </w:rPr>
        <w:t xml:space="preserve"> или </w:t>
      </w:r>
      <w:r>
        <w:rPr>
          <w:b/>
          <w:bCs/>
          <w:sz w:val="24"/>
        </w:rPr>
        <w:t>v</w:t>
      </w:r>
      <w:r>
        <w:rPr>
          <w:sz w:val="24"/>
        </w:rPr>
        <w:t xml:space="preserve">, имеют </w:t>
      </w:r>
      <w:r>
        <w:rPr>
          <w:spacing w:val="20"/>
          <w:sz w:val="24"/>
        </w:rPr>
        <w:t>разное</w:t>
      </w:r>
      <w:r>
        <w:rPr>
          <w:sz w:val="24"/>
        </w:rPr>
        <w:t xml:space="preserve"> значение:</w:t>
      </w:r>
    </w:p>
    <w:p>
      <w:pPr>
        <w:pStyle w:val="Normal1"/>
        <w:spacing w:lineRule="auto" w:line="240"/>
        <w:ind w:firstLine="284" w:end="0"/>
        <w:rPr>
          <w:sz w:val="24"/>
        </w:rPr>
      </w:pPr>
      <w:r>
        <w:rPr>
          <w:sz w:val="24"/>
        </w:rPr>
      </w:r>
    </w:p>
    <w:tbl>
      <w:tblPr>
        <w:tblW w:w="9498" w:type="dxa"/>
        <w:jc w:val="start"/>
        <w:tblInd w:w="40" w:type="dxa"/>
        <w:tblLayout w:type="fixed"/>
        <w:tblCellMar>
          <w:top w:w="0" w:type="dxa"/>
          <w:start w:w="40" w:type="dxa"/>
          <w:bottom w:w="0" w:type="dxa"/>
          <w:end w:w="40" w:type="dxa"/>
        </w:tblCellMar>
      </w:tblPr>
      <w:tblGrid>
        <w:gridCol w:w="1843"/>
        <w:gridCol w:w="2552"/>
        <w:gridCol w:w="1842"/>
        <w:gridCol w:w="3261"/>
      </w:tblGrid>
      <w:tr>
        <w:trPr>
          <w:trHeight w:val="280" w:hRule="exact"/>
        </w:trPr>
        <w:tc>
          <w:tcPr>
            <w:tcW w:w="1843" w:type="dxa"/>
            <w:tcBorders/>
          </w:tcPr>
          <w:p>
            <w:pPr>
              <w:pStyle w:val="Normal1"/>
              <w:spacing w:lineRule="auto" w:line="240"/>
              <w:rPr>
                <w:sz w:val="24"/>
              </w:rPr>
            </w:pPr>
            <w:r>
              <w:rPr>
                <w:sz w:val="24"/>
              </w:rPr>
              <w:t>bаса</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брезентовый верх</w:t>
            </w:r>
          </w:p>
          <w:p>
            <w:pPr>
              <w:pStyle w:val="Normal1"/>
              <w:spacing w:lineRule="auto" w:line="240"/>
              <w:rPr>
                <w:sz w:val="24"/>
              </w:rPr>
            </w:pPr>
            <w:r>
              <w:rPr>
                <w:sz w:val="24"/>
              </w:rPr>
            </w:r>
          </w:p>
        </w:tc>
        <w:tc>
          <w:tcPr>
            <w:tcW w:w="1842" w:type="dxa"/>
            <w:tcBorders/>
          </w:tcPr>
          <w:p>
            <w:pPr>
              <w:pStyle w:val="Normal1"/>
              <w:spacing w:lineRule="auto" w:line="240"/>
              <w:rPr>
                <w:sz w:val="24"/>
              </w:rPr>
            </w:pPr>
            <w:r>
              <w:rPr>
                <w:sz w:val="24"/>
                <w:lang w:val="en-US"/>
              </w:rPr>
              <w:t>vaca</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корова</w:t>
            </w:r>
          </w:p>
          <w:p>
            <w:pPr>
              <w:pStyle w:val="Normal1"/>
              <w:spacing w:lineRule="auto" w:line="240"/>
              <w:rPr>
                <w:sz w:val="24"/>
              </w:rPr>
            </w:pPr>
            <w:r>
              <w:rPr>
                <w:sz w:val="24"/>
              </w:rPr>
            </w:r>
          </w:p>
        </w:tc>
      </w:tr>
      <w:tr>
        <w:trPr>
          <w:trHeight w:val="292" w:hRule="exact"/>
        </w:trPr>
        <w:tc>
          <w:tcPr>
            <w:tcW w:w="9498" w:type="dxa"/>
            <w:gridSpan w:val="4"/>
            <w:tcBorders/>
          </w:tcPr>
          <w:p>
            <w:pPr>
              <w:pStyle w:val="Normal1"/>
              <w:spacing w:lineRule="auto" w:line="240"/>
              <w:rPr>
                <w:sz w:val="24"/>
              </w:rPr>
            </w:pPr>
            <w:r>
              <w:rPr>
                <w:sz w:val="24"/>
              </w:rPr>
              <w:t xml:space="preserve">                                   </w:t>
            </w:r>
            <w:r>
              <w:rPr>
                <w:sz w:val="24"/>
              </w:rPr>
              <w:t>машины, повозки</w:t>
            </w:r>
          </w:p>
          <w:p>
            <w:pPr>
              <w:pStyle w:val="Normal1"/>
              <w:spacing w:lineRule="auto" w:line="240"/>
              <w:rPr>
                <w:sz w:val="24"/>
              </w:rPr>
            </w:pPr>
            <w:r>
              <w:rPr>
                <w:sz w:val="24"/>
              </w:rPr>
            </w:r>
          </w:p>
        </w:tc>
      </w:tr>
      <w:tr>
        <w:trPr>
          <w:trHeight w:val="280" w:hRule="exact"/>
        </w:trPr>
        <w:tc>
          <w:tcPr>
            <w:tcW w:w="1843" w:type="dxa"/>
            <w:tcBorders/>
          </w:tcPr>
          <w:p>
            <w:pPr>
              <w:pStyle w:val="Normal1"/>
              <w:spacing w:lineRule="auto" w:line="240"/>
              <w:rPr>
                <w:sz w:val="24"/>
              </w:rPr>
            </w:pPr>
            <w:r>
              <w:rPr>
                <w:sz w:val="24"/>
                <w:lang w:val="en-US"/>
              </w:rPr>
              <w:t>bacante</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вакханка</w:t>
            </w:r>
          </w:p>
          <w:p>
            <w:pPr>
              <w:pStyle w:val="Normal1"/>
              <w:spacing w:lineRule="auto" w:line="240"/>
              <w:rPr>
                <w:sz w:val="24"/>
              </w:rPr>
            </w:pPr>
            <w:r>
              <w:rPr>
                <w:sz w:val="24"/>
              </w:rPr>
            </w:r>
          </w:p>
        </w:tc>
        <w:tc>
          <w:tcPr>
            <w:tcW w:w="1842" w:type="dxa"/>
            <w:tcBorders/>
          </w:tcPr>
          <w:p>
            <w:pPr>
              <w:pStyle w:val="Normal1"/>
              <w:spacing w:lineRule="auto" w:line="240"/>
              <w:rPr>
                <w:sz w:val="24"/>
              </w:rPr>
            </w:pPr>
            <w:r>
              <w:rPr>
                <w:sz w:val="24"/>
                <w:lang w:val="en-US"/>
              </w:rPr>
              <w:t>vacante</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свободный,</w:t>
            </w:r>
          </w:p>
          <w:p>
            <w:pPr>
              <w:pStyle w:val="Normal1"/>
              <w:spacing w:lineRule="auto" w:line="240"/>
              <w:rPr>
                <w:sz w:val="24"/>
              </w:rPr>
            </w:pPr>
            <w:r>
              <w:rPr>
                <w:sz w:val="24"/>
              </w:rPr>
            </w:r>
          </w:p>
        </w:tc>
      </w:tr>
      <w:tr>
        <w:trPr>
          <w:trHeight w:val="200" w:hRule="exact"/>
        </w:trPr>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55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вакантный</w:t>
            </w:r>
          </w:p>
          <w:p>
            <w:pPr>
              <w:pStyle w:val="Normal1"/>
              <w:spacing w:lineRule="auto" w:line="240"/>
              <w:rPr>
                <w:sz w:val="24"/>
              </w:rPr>
            </w:pPr>
            <w:r>
              <w:rPr>
                <w:sz w:val="24"/>
              </w:rPr>
            </w:r>
          </w:p>
        </w:tc>
      </w:tr>
      <w:tr>
        <w:trPr>
          <w:trHeight w:val="280" w:hRule="exact"/>
        </w:trPr>
        <w:tc>
          <w:tcPr>
            <w:tcW w:w="1843" w:type="dxa"/>
            <w:tcBorders/>
          </w:tcPr>
          <w:p>
            <w:pPr>
              <w:pStyle w:val="Normal1"/>
              <w:spacing w:lineRule="auto" w:line="240"/>
              <w:rPr>
                <w:sz w:val="24"/>
              </w:rPr>
            </w:pPr>
            <w:r>
              <w:rPr>
                <w:sz w:val="24"/>
                <w:lang w:val="en-US"/>
              </w:rPr>
              <w:t>bacilo</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бацилла</w:t>
            </w:r>
          </w:p>
          <w:p>
            <w:pPr>
              <w:pStyle w:val="Normal1"/>
              <w:spacing w:lineRule="auto" w:line="240"/>
              <w:rPr>
                <w:sz w:val="24"/>
              </w:rPr>
            </w:pPr>
            <w:r>
              <w:rPr>
                <w:sz w:val="24"/>
              </w:rPr>
            </w:r>
          </w:p>
        </w:tc>
        <w:tc>
          <w:tcPr>
            <w:tcW w:w="1842" w:type="dxa"/>
            <w:tcBorders/>
          </w:tcPr>
          <w:p>
            <w:pPr>
              <w:pStyle w:val="Normal1"/>
              <w:spacing w:lineRule="auto" w:line="240"/>
              <w:rPr>
                <w:sz w:val="24"/>
              </w:rPr>
            </w:pPr>
            <w:r>
              <w:rPr>
                <w:sz w:val="24"/>
                <w:lang w:val="en-US"/>
              </w:rPr>
              <w:t>vacilo</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форма глагола</w:t>
            </w:r>
          </w:p>
          <w:p>
            <w:pPr>
              <w:pStyle w:val="Normal1"/>
              <w:spacing w:lineRule="auto" w:line="240"/>
              <w:rPr>
                <w:sz w:val="24"/>
              </w:rPr>
            </w:pPr>
            <w:r>
              <w:rPr>
                <w:sz w:val="24"/>
              </w:rPr>
            </w:r>
          </w:p>
        </w:tc>
      </w:tr>
      <w:tr>
        <w:trPr>
          <w:trHeight w:val="220" w:hRule="exact"/>
        </w:trPr>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55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lang w:val="en-US"/>
              </w:rPr>
              <w:t>vacilar</w:t>
            </w:r>
          </w:p>
          <w:p>
            <w:pPr>
              <w:pStyle w:val="Normal1"/>
              <w:spacing w:lineRule="auto" w:line="240"/>
              <w:rPr>
                <w:sz w:val="24"/>
              </w:rPr>
            </w:pPr>
            <w:r>
              <w:rPr>
                <w:sz w:val="24"/>
              </w:rPr>
            </w:r>
          </w:p>
        </w:tc>
      </w:tr>
      <w:tr>
        <w:trPr>
          <w:trHeight w:val="300" w:hRule="exact"/>
        </w:trPr>
        <w:tc>
          <w:tcPr>
            <w:tcW w:w="1843" w:type="dxa"/>
            <w:tcBorders/>
          </w:tcPr>
          <w:p>
            <w:pPr>
              <w:pStyle w:val="Normal1"/>
              <w:spacing w:lineRule="auto" w:line="240"/>
              <w:rPr>
                <w:sz w:val="24"/>
              </w:rPr>
            </w:pPr>
            <w:r>
              <w:rPr>
                <w:sz w:val="24"/>
                <w:lang w:val="en-US"/>
              </w:rPr>
              <w:t>baga</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веревка, ремень для</w:t>
            </w:r>
          </w:p>
          <w:p>
            <w:pPr>
              <w:pStyle w:val="Normal1"/>
              <w:spacing w:lineRule="auto" w:line="240"/>
              <w:rPr>
                <w:sz w:val="24"/>
              </w:rPr>
            </w:pPr>
            <w:r>
              <w:rPr>
                <w:sz w:val="24"/>
              </w:rPr>
            </w:r>
          </w:p>
        </w:tc>
        <w:tc>
          <w:tcPr>
            <w:tcW w:w="1842" w:type="dxa"/>
            <w:tcBorders/>
          </w:tcPr>
          <w:p>
            <w:pPr>
              <w:pStyle w:val="Normal1"/>
              <w:spacing w:lineRule="auto" w:line="240"/>
              <w:rPr>
                <w:sz w:val="24"/>
              </w:rPr>
            </w:pPr>
            <w:r>
              <w:rPr>
                <w:sz w:val="24"/>
                <w:lang w:val="en-US"/>
              </w:rPr>
              <w:t>vaga</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форма глагола</w:t>
            </w:r>
          </w:p>
          <w:p>
            <w:pPr>
              <w:pStyle w:val="Normal1"/>
              <w:spacing w:lineRule="auto" w:line="240"/>
              <w:rPr>
                <w:sz w:val="24"/>
              </w:rPr>
            </w:pPr>
            <w:r>
              <w:rPr>
                <w:sz w:val="24"/>
              </w:rPr>
            </w:r>
          </w:p>
        </w:tc>
      </w:tr>
      <w:tr>
        <w:trPr>
          <w:trHeight w:val="220" w:hRule="exact"/>
        </w:trPr>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крепления</w:t>
            </w:r>
          </w:p>
          <w:p>
            <w:pPr>
              <w:pStyle w:val="Normal1"/>
              <w:spacing w:lineRule="auto" w:line="240"/>
              <w:rPr>
                <w:sz w:val="24"/>
              </w:rPr>
            </w:pPr>
            <w:r>
              <w:rPr>
                <w:sz w:val="24"/>
              </w:rPr>
            </w:r>
          </w:p>
        </w:tc>
        <w:tc>
          <w:tcPr>
            <w:tcW w:w="184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lang w:val="en-US"/>
              </w:rPr>
              <w:t>vagar</w:t>
            </w:r>
          </w:p>
          <w:p>
            <w:pPr>
              <w:pStyle w:val="Normal1"/>
              <w:spacing w:lineRule="auto" w:line="240"/>
              <w:rPr>
                <w:sz w:val="24"/>
              </w:rPr>
            </w:pPr>
            <w:r>
              <w:rPr>
                <w:sz w:val="24"/>
              </w:rPr>
            </w:r>
          </w:p>
        </w:tc>
      </w:tr>
      <w:tr>
        <w:trPr>
          <w:trHeight w:val="240" w:hRule="exact"/>
        </w:trPr>
        <w:tc>
          <w:tcPr>
            <w:tcW w:w="1843" w:type="dxa"/>
            <w:tcBorders/>
          </w:tcPr>
          <w:p>
            <w:pPr>
              <w:pStyle w:val="Normal1"/>
              <w:spacing w:lineRule="auto" w:line="240"/>
              <w:rPr>
                <w:sz w:val="24"/>
              </w:rPr>
            </w:pPr>
            <w:r>
              <w:rPr>
                <w:sz w:val="24"/>
                <w:lang w:val="en-US"/>
              </w:rPr>
              <w:t>balido</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блеяние</w:t>
            </w:r>
          </w:p>
          <w:p>
            <w:pPr>
              <w:pStyle w:val="Normal1"/>
              <w:spacing w:lineRule="auto" w:line="240"/>
              <w:rPr>
                <w:sz w:val="24"/>
              </w:rPr>
            </w:pPr>
            <w:r>
              <w:rPr>
                <w:sz w:val="24"/>
              </w:rPr>
            </w:r>
          </w:p>
        </w:tc>
        <w:tc>
          <w:tcPr>
            <w:tcW w:w="1842" w:type="dxa"/>
            <w:tcBorders/>
          </w:tcPr>
          <w:p>
            <w:pPr>
              <w:pStyle w:val="Normal1"/>
              <w:spacing w:lineRule="auto" w:line="240"/>
              <w:rPr>
                <w:sz w:val="24"/>
              </w:rPr>
            </w:pPr>
            <w:r>
              <w:rPr>
                <w:sz w:val="24"/>
                <w:lang w:val="en-US"/>
              </w:rPr>
              <w:t>valido</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любимец, фаворит</w:t>
            </w:r>
          </w:p>
          <w:p>
            <w:pPr>
              <w:pStyle w:val="Normal1"/>
              <w:spacing w:lineRule="auto" w:line="240"/>
              <w:rPr>
                <w:sz w:val="24"/>
              </w:rPr>
            </w:pPr>
            <w:r>
              <w:rPr>
                <w:sz w:val="24"/>
              </w:rPr>
            </w:r>
          </w:p>
        </w:tc>
      </w:tr>
      <w:tr>
        <w:trPr>
          <w:trHeight w:val="260" w:hRule="exact"/>
        </w:trPr>
        <w:tc>
          <w:tcPr>
            <w:tcW w:w="1843" w:type="dxa"/>
            <w:tcBorders/>
          </w:tcPr>
          <w:p>
            <w:pPr>
              <w:pStyle w:val="Normal1"/>
              <w:spacing w:lineRule="auto" w:line="240"/>
              <w:rPr>
                <w:sz w:val="24"/>
              </w:rPr>
            </w:pPr>
            <w:r>
              <w:rPr>
                <w:sz w:val="24"/>
                <w:lang w:val="en-US"/>
              </w:rPr>
              <w:t>bario</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барий</w:t>
            </w:r>
          </w:p>
          <w:p>
            <w:pPr>
              <w:pStyle w:val="Normal1"/>
              <w:spacing w:lineRule="auto" w:line="240"/>
              <w:rPr>
                <w:sz w:val="24"/>
              </w:rPr>
            </w:pPr>
            <w:r>
              <w:rPr>
                <w:sz w:val="24"/>
              </w:rPr>
            </w:r>
          </w:p>
        </w:tc>
        <w:tc>
          <w:tcPr>
            <w:tcW w:w="1842" w:type="dxa"/>
            <w:tcBorders/>
          </w:tcPr>
          <w:p>
            <w:pPr>
              <w:pStyle w:val="Normal1"/>
              <w:spacing w:lineRule="auto" w:line="240"/>
              <w:rPr>
                <w:sz w:val="24"/>
              </w:rPr>
            </w:pPr>
            <w:r>
              <w:rPr>
                <w:sz w:val="24"/>
                <w:lang w:val="en-US"/>
              </w:rPr>
              <w:t>vario</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различный, непостоянный</w:t>
            </w:r>
          </w:p>
          <w:p>
            <w:pPr>
              <w:pStyle w:val="Normal1"/>
              <w:spacing w:lineRule="auto" w:line="240"/>
              <w:rPr>
                <w:sz w:val="24"/>
              </w:rPr>
            </w:pPr>
            <w:r>
              <w:rPr>
                <w:sz w:val="24"/>
              </w:rPr>
            </w:r>
          </w:p>
          <w:p>
            <w:pPr>
              <w:pStyle w:val="Normal1"/>
              <w:spacing w:lineRule="auto" w:line="240"/>
              <w:rPr>
                <w:sz w:val="24"/>
              </w:rPr>
            </w:pPr>
            <w:r>
              <w:rPr>
                <w:sz w:val="24"/>
              </w:rPr>
            </w:r>
          </w:p>
        </w:tc>
      </w:tr>
      <w:tr>
        <w:trPr>
          <w:trHeight w:val="300" w:hRule="exact"/>
        </w:trPr>
        <w:tc>
          <w:tcPr>
            <w:tcW w:w="1843" w:type="dxa"/>
            <w:tcBorders/>
          </w:tcPr>
          <w:p>
            <w:pPr>
              <w:pStyle w:val="Normal1"/>
              <w:spacing w:lineRule="auto" w:line="240"/>
              <w:rPr>
                <w:sz w:val="24"/>
              </w:rPr>
            </w:pPr>
            <w:r>
              <w:rPr>
                <w:sz w:val="24"/>
                <w:lang w:val="en-US"/>
              </w:rPr>
              <w:t>bar</w:t>
            </w:r>
            <w:r>
              <w:rPr>
                <w:sz w:val="24"/>
              </w:rPr>
              <w:t>ó</w:t>
            </w:r>
            <w:r>
              <w:rPr>
                <w:sz w:val="24"/>
                <w:lang w:val="en-US"/>
              </w:rPr>
              <w:t>n</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барон</w:t>
            </w:r>
          </w:p>
          <w:p>
            <w:pPr>
              <w:pStyle w:val="Normal1"/>
              <w:spacing w:lineRule="auto" w:line="240"/>
              <w:rPr>
                <w:sz w:val="24"/>
              </w:rPr>
            </w:pPr>
            <w:r>
              <w:rPr>
                <w:sz w:val="24"/>
              </w:rPr>
            </w:r>
          </w:p>
        </w:tc>
        <w:tc>
          <w:tcPr>
            <w:tcW w:w="1842" w:type="dxa"/>
            <w:tcBorders/>
          </w:tcPr>
          <w:p>
            <w:pPr>
              <w:pStyle w:val="Normal1"/>
              <w:spacing w:lineRule="auto" w:line="240"/>
              <w:rPr>
                <w:sz w:val="24"/>
              </w:rPr>
            </w:pPr>
            <w:r>
              <w:rPr>
                <w:sz w:val="24"/>
                <w:lang w:val="en-US"/>
              </w:rPr>
              <w:t>var</w:t>
            </w:r>
            <w:r>
              <w:rPr>
                <w:sz w:val="24"/>
              </w:rPr>
              <w:t>ó</w:t>
            </w:r>
            <w:r>
              <w:rPr>
                <w:sz w:val="24"/>
                <w:lang w:val="en-US"/>
              </w:rPr>
              <w:t>n</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мужчина;</w:t>
            </w:r>
          </w:p>
          <w:p>
            <w:pPr>
              <w:pStyle w:val="Normal1"/>
              <w:spacing w:lineRule="auto" w:line="240"/>
              <w:rPr>
                <w:sz w:val="24"/>
              </w:rPr>
            </w:pPr>
            <w:r>
              <w:rPr>
                <w:sz w:val="24"/>
              </w:rPr>
            </w:r>
          </w:p>
        </w:tc>
      </w:tr>
      <w:tr>
        <w:trPr>
          <w:trHeight w:val="402" w:hRule="exact"/>
        </w:trPr>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55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уважаемый человек</w:t>
            </w:r>
          </w:p>
          <w:p>
            <w:pPr>
              <w:pStyle w:val="Normal1"/>
              <w:spacing w:lineRule="auto" w:line="240"/>
              <w:rPr>
                <w:sz w:val="24"/>
              </w:rPr>
            </w:pPr>
            <w:r>
              <w:rPr>
                <w:sz w:val="24"/>
              </w:rPr>
            </w:r>
          </w:p>
        </w:tc>
      </w:tr>
      <w:tr>
        <w:trPr>
          <w:trHeight w:val="300" w:hRule="exact"/>
        </w:trPr>
        <w:tc>
          <w:tcPr>
            <w:tcW w:w="1843" w:type="dxa"/>
            <w:tcBorders/>
          </w:tcPr>
          <w:p>
            <w:pPr>
              <w:pStyle w:val="Normal1"/>
              <w:spacing w:lineRule="auto" w:line="240"/>
              <w:rPr>
                <w:sz w:val="24"/>
              </w:rPr>
            </w:pPr>
            <w:r>
              <w:rPr>
                <w:sz w:val="24"/>
                <w:lang w:val="en-US"/>
              </w:rPr>
              <w:t>basca</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тоска, упадок духа,</w:t>
            </w:r>
          </w:p>
          <w:p>
            <w:pPr>
              <w:pStyle w:val="Normal1"/>
              <w:spacing w:lineRule="auto" w:line="240"/>
              <w:rPr>
                <w:sz w:val="24"/>
              </w:rPr>
            </w:pPr>
            <w:r>
              <w:rPr>
                <w:sz w:val="24"/>
              </w:rPr>
            </w:r>
          </w:p>
        </w:tc>
        <w:tc>
          <w:tcPr>
            <w:tcW w:w="1842" w:type="dxa"/>
            <w:tcBorders/>
          </w:tcPr>
          <w:p>
            <w:pPr>
              <w:pStyle w:val="Normal1"/>
              <w:spacing w:lineRule="auto" w:line="240"/>
              <w:rPr/>
            </w:pPr>
            <w:r>
              <w:rPr>
                <w:sz w:val="24"/>
                <w:lang w:val="en-US"/>
              </w:rPr>
              <w:t>vasca</w:t>
            </w:r>
            <w:r>
              <w:rPr>
                <w:sz w:val="24"/>
              </w:rPr>
              <w:t xml:space="preserve"> </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басконка</w:t>
            </w:r>
          </w:p>
          <w:p>
            <w:pPr>
              <w:pStyle w:val="Normal1"/>
              <w:spacing w:lineRule="auto" w:line="240"/>
              <w:rPr>
                <w:sz w:val="24"/>
              </w:rPr>
            </w:pPr>
            <w:r>
              <w:rPr>
                <w:sz w:val="24"/>
              </w:rPr>
            </w:r>
          </w:p>
        </w:tc>
      </w:tr>
      <w:tr>
        <w:trPr>
          <w:trHeight w:val="260" w:hRule="exact"/>
        </w:trPr>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тошнота (в перенос-</w:t>
            </w:r>
          </w:p>
          <w:p>
            <w:pPr>
              <w:pStyle w:val="Normal1"/>
              <w:spacing w:lineRule="auto" w:line="240"/>
              <w:rPr>
                <w:sz w:val="24"/>
              </w:rPr>
            </w:pPr>
            <w:r>
              <w:rPr>
                <w:sz w:val="24"/>
              </w:rPr>
            </w:r>
          </w:p>
        </w:tc>
        <w:tc>
          <w:tcPr>
            <w:tcW w:w="184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1"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20" w:hRule="exact"/>
        </w:trPr>
        <w:tc>
          <w:tcPr>
            <w:tcW w:w="9498" w:type="dxa"/>
            <w:gridSpan w:val="4"/>
            <w:tcBorders/>
          </w:tcPr>
          <w:p>
            <w:pPr>
              <w:pStyle w:val="Normal1"/>
              <w:spacing w:lineRule="auto" w:line="240"/>
              <w:rPr>
                <w:sz w:val="24"/>
              </w:rPr>
            </w:pPr>
            <w:r>
              <w:rPr>
                <w:sz w:val="24"/>
              </w:rPr>
              <w:t xml:space="preserve">                                   </w:t>
            </w:r>
            <w:r>
              <w:rPr>
                <w:sz w:val="24"/>
              </w:rPr>
              <w:t>ном значении:</w:t>
            </w:r>
          </w:p>
          <w:p>
            <w:pPr>
              <w:pStyle w:val="Normal1"/>
              <w:spacing w:lineRule="auto" w:line="240"/>
              <w:rPr>
                <w:sz w:val="24"/>
              </w:rPr>
            </w:pPr>
            <w:r>
              <w:rPr>
                <w:sz w:val="24"/>
              </w:rPr>
            </w:r>
          </w:p>
        </w:tc>
      </w:tr>
      <w:tr>
        <w:trPr>
          <w:trHeight w:val="260" w:hRule="exact"/>
        </w:trPr>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приступ гнева)</w:t>
            </w:r>
          </w:p>
          <w:p>
            <w:pPr>
              <w:pStyle w:val="Normal1"/>
              <w:spacing w:lineRule="auto" w:line="240"/>
              <w:rPr>
                <w:sz w:val="24"/>
              </w:rPr>
            </w:pPr>
            <w:r>
              <w:rPr>
                <w:sz w:val="24"/>
              </w:rPr>
            </w:r>
          </w:p>
        </w:tc>
        <w:tc>
          <w:tcPr>
            <w:tcW w:w="184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1"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20" w:hRule="exact"/>
        </w:trPr>
        <w:tc>
          <w:tcPr>
            <w:tcW w:w="1843" w:type="dxa"/>
            <w:tcBorders/>
          </w:tcPr>
          <w:p>
            <w:pPr>
              <w:pStyle w:val="Normal1"/>
              <w:spacing w:lineRule="auto" w:line="240"/>
              <w:rPr>
                <w:sz w:val="24"/>
              </w:rPr>
            </w:pPr>
            <w:r>
              <w:rPr>
                <w:sz w:val="24"/>
                <w:lang w:val="en-US"/>
              </w:rPr>
              <w:t>basto</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грубый,</w:t>
            </w:r>
          </w:p>
          <w:p>
            <w:pPr>
              <w:pStyle w:val="Normal1"/>
              <w:spacing w:lineRule="auto" w:line="240"/>
              <w:rPr>
                <w:sz w:val="24"/>
              </w:rPr>
            </w:pPr>
            <w:r>
              <w:rPr>
                <w:sz w:val="24"/>
              </w:rPr>
            </w:r>
          </w:p>
        </w:tc>
        <w:tc>
          <w:tcPr>
            <w:tcW w:w="1842" w:type="dxa"/>
            <w:tcBorders/>
          </w:tcPr>
          <w:p>
            <w:pPr>
              <w:pStyle w:val="Normal1"/>
              <w:spacing w:lineRule="auto" w:line="240"/>
              <w:rPr/>
            </w:pPr>
            <w:r>
              <w:rPr>
                <w:sz w:val="24"/>
                <w:lang w:val="en-US"/>
              </w:rPr>
              <w:t>vasto</w:t>
            </w:r>
            <w:r>
              <w:rPr>
                <w:sz w:val="24"/>
              </w:rPr>
              <w:t xml:space="preserve"> </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обширный,</w:t>
            </w:r>
          </w:p>
          <w:p>
            <w:pPr>
              <w:pStyle w:val="Normal1"/>
              <w:spacing w:lineRule="auto" w:line="240"/>
              <w:rPr>
                <w:sz w:val="24"/>
              </w:rPr>
            </w:pPr>
            <w:r>
              <w:rPr>
                <w:sz w:val="24"/>
              </w:rPr>
            </w:r>
          </w:p>
        </w:tc>
      </w:tr>
      <w:tr>
        <w:trPr>
          <w:trHeight w:val="240" w:hRule="exact"/>
        </w:trPr>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неотесанный</w:t>
            </w:r>
          </w:p>
          <w:p>
            <w:pPr>
              <w:pStyle w:val="Normal1"/>
              <w:spacing w:lineRule="auto" w:line="240"/>
              <w:rPr>
                <w:sz w:val="24"/>
              </w:rPr>
            </w:pPr>
            <w:r>
              <w:rPr>
                <w:sz w:val="24"/>
              </w:rPr>
            </w:r>
          </w:p>
        </w:tc>
        <w:tc>
          <w:tcPr>
            <w:tcW w:w="184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просторный</w:t>
            </w:r>
          </w:p>
          <w:p>
            <w:pPr>
              <w:pStyle w:val="Normal1"/>
              <w:spacing w:lineRule="auto" w:line="240"/>
              <w:rPr>
                <w:sz w:val="24"/>
              </w:rPr>
            </w:pPr>
            <w:r>
              <w:rPr>
                <w:sz w:val="24"/>
              </w:rPr>
            </w:r>
          </w:p>
        </w:tc>
      </w:tr>
      <w:tr>
        <w:trPr>
          <w:trHeight w:val="280" w:hRule="exact"/>
        </w:trPr>
        <w:tc>
          <w:tcPr>
            <w:tcW w:w="1843" w:type="dxa"/>
            <w:tcBorders/>
          </w:tcPr>
          <w:p>
            <w:pPr>
              <w:pStyle w:val="Normal1"/>
              <w:spacing w:lineRule="auto" w:line="240"/>
              <w:rPr>
                <w:sz w:val="24"/>
              </w:rPr>
            </w:pPr>
            <w:r>
              <w:rPr>
                <w:sz w:val="24"/>
                <w:lang w:val="en-US"/>
              </w:rPr>
              <w:t>baya</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ягода, стручок</w:t>
            </w:r>
          </w:p>
          <w:p>
            <w:pPr>
              <w:pStyle w:val="Normal1"/>
              <w:spacing w:lineRule="auto" w:line="240"/>
              <w:rPr>
                <w:sz w:val="24"/>
              </w:rPr>
            </w:pPr>
            <w:r>
              <w:rPr>
                <w:sz w:val="24"/>
              </w:rPr>
            </w:r>
          </w:p>
        </w:tc>
        <w:tc>
          <w:tcPr>
            <w:tcW w:w="1842" w:type="dxa"/>
            <w:tcBorders/>
          </w:tcPr>
          <w:p>
            <w:pPr>
              <w:pStyle w:val="Normal1"/>
              <w:spacing w:lineRule="auto" w:line="240"/>
              <w:rPr/>
            </w:pPr>
            <w:r>
              <w:rPr>
                <w:sz w:val="24"/>
                <w:lang w:val="en-US"/>
              </w:rPr>
              <w:t>vaya</w:t>
            </w:r>
            <w:r>
              <w:rPr>
                <w:sz w:val="24"/>
              </w:rPr>
              <w:t xml:space="preserve"> </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 xml:space="preserve">форма глагола </w:t>
            </w:r>
            <w:r>
              <w:rPr>
                <w:sz w:val="24"/>
                <w:lang w:val="en-US"/>
              </w:rPr>
              <w:t>ir</w:t>
            </w:r>
          </w:p>
          <w:p>
            <w:pPr>
              <w:pStyle w:val="Normal1"/>
              <w:spacing w:lineRule="auto" w:line="240"/>
              <w:rPr>
                <w:sz w:val="24"/>
              </w:rPr>
            </w:pPr>
            <w:r>
              <w:rPr>
                <w:sz w:val="24"/>
              </w:rPr>
            </w:r>
          </w:p>
        </w:tc>
      </w:tr>
      <w:tr>
        <w:trPr>
          <w:trHeight w:val="260" w:hRule="exact"/>
        </w:trPr>
        <w:tc>
          <w:tcPr>
            <w:tcW w:w="1843" w:type="dxa"/>
            <w:tcBorders/>
          </w:tcPr>
          <w:p>
            <w:pPr>
              <w:pStyle w:val="Normal1"/>
              <w:spacing w:lineRule="auto" w:line="240"/>
              <w:rPr>
                <w:sz w:val="24"/>
              </w:rPr>
            </w:pPr>
            <w:r>
              <w:rPr>
                <w:sz w:val="24"/>
                <w:lang w:val="en-US"/>
              </w:rPr>
              <w:t>bello</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красивый,</w:t>
            </w:r>
          </w:p>
          <w:p>
            <w:pPr>
              <w:pStyle w:val="Normal1"/>
              <w:spacing w:lineRule="auto" w:line="240"/>
              <w:rPr>
                <w:sz w:val="24"/>
              </w:rPr>
            </w:pPr>
            <w:r>
              <w:rPr>
                <w:sz w:val="24"/>
              </w:rPr>
            </w:r>
          </w:p>
        </w:tc>
        <w:tc>
          <w:tcPr>
            <w:tcW w:w="1842" w:type="dxa"/>
            <w:tcBorders/>
          </w:tcPr>
          <w:p>
            <w:pPr>
              <w:pStyle w:val="Normal1"/>
              <w:spacing w:lineRule="auto" w:line="240"/>
              <w:rPr/>
            </w:pPr>
            <w:r>
              <w:rPr>
                <w:sz w:val="24"/>
                <w:lang w:val="en-US"/>
              </w:rPr>
              <w:t>vello</w:t>
            </w:r>
            <w:r>
              <w:rPr>
                <w:sz w:val="24"/>
              </w:rPr>
              <w:t xml:space="preserve"> </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волосы, пушок</w:t>
            </w:r>
          </w:p>
          <w:p>
            <w:pPr>
              <w:pStyle w:val="Normal1"/>
              <w:spacing w:lineRule="auto" w:line="240"/>
              <w:rPr>
                <w:sz w:val="24"/>
              </w:rPr>
            </w:pPr>
            <w:r>
              <w:rPr>
                <w:sz w:val="24"/>
              </w:rPr>
            </w:r>
          </w:p>
        </w:tc>
      </w:tr>
      <w:tr>
        <w:trPr>
          <w:trHeight w:val="240" w:hRule="exact"/>
        </w:trPr>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прекрасный</w:t>
            </w:r>
          </w:p>
          <w:p>
            <w:pPr>
              <w:pStyle w:val="Normal1"/>
              <w:spacing w:lineRule="auto" w:line="240"/>
              <w:rPr>
                <w:sz w:val="24"/>
              </w:rPr>
            </w:pPr>
            <w:r>
              <w:rPr>
                <w:sz w:val="24"/>
              </w:rPr>
            </w:r>
          </w:p>
        </w:tc>
        <w:tc>
          <w:tcPr>
            <w:tcW w:w="184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1"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80" w:hRule="exact"/>
        </w:trPr>
        <w:tc>
          <w:tcPr>
            <w:tcW w:w="1843" w:type="dxa"/>
            <w:tcBorders/>
          </w:tcPr>
          <w:p>
            <w:pPr>
              <w:pStyle w:val="Normal1"/>
              <w:spacing w:lineRule="auto" w:line="240"/>
              <w:rPr>
                <w:sz w:val="24"/>
              </w:rPr>
            </w:pPr>
            <w:r>
              <w:rPr>
                <w:sz w:val="24"/>
                <w:lang w:val="en-US"/>
              </w:rPr>
              <w:t>bienes</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имущество,</w:t>
            </w:r>
          </w:p>
          <w:p>
            <w:pPr>
              <w:pStyle w:val="Normal1"/>
              <w:spacing w:lineRule="auto" w:line="240"/>
              <w:rPr>
                <w:sz w:val="24"/>
              </w:rPr>
            </w:pPr>
            <w:r>
              <w:rPr>
                <w:sz w:val="24"/>
              </w:rPr>
            </w:r>
          </w:p>
        </w:tc>
        <w:tc>
          <w:tcPr>
            <w:tcW w:w="1842" w:type="dxa"/>
            <w:tcBorders/>
          </w:tcPr>
          <w:p>
            <w:pPr>
              <w:pStyle w:val="Normal1"/>
              <w:spacing w:lineRule="auto" w:line="240"/>
              <w:rPr/>
            </w:pPr>
            <w:r>
              <w:rPr>
                <w:sz w:val="24"/>
                <w:lang w:val="en-US"/>
              </w:rPr>
              <w:t>vienes</w:t>
            </w:r>
            <w:r>
              <w:rPr>
                <w:sz w:val="24"/>
              </w:rPr>
              <w:t xml:space="preserve"> </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 xml:space="preserve">форма глагола </w:t>
            </w:r>
            <w:r>
              <w:rPr>
                <w:sz w:val="24"/>
                <w:lang w:val="en-US"/>
              </w:rPr>
              <w:t>venir</w:t>
            </w:r>
          </w:p>
          <w:p>
            <w:pPr>
              <w:pStyle w:val="Normal1"/>
              <w:spacing w:lineRule="auto" w:line="240"/>
              <w:rPr>
                <w:sz w:val="24"/>
              </w:rPr>
            </w:pPr>
            <w:r>
              <w:rPr>
                <w:sz w:val="24"/>
              </w:rPr>
            </w:r>
          </w:p>
        </w:tc>
      </w:tr>
      <w:tr>
        <w:trPr>
          <w:trHeight w:val="374" w:hRule="exact"/>
        </w:trPr>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состояние</w:t>
            </w:r>
          </w:p>
          <w:p>
            <w:pPr>
              <w:pStyle w:val="Normal1"/>
              <w:spacing w:lineRule="auto" w:line="240"/>
              <w:rPr>
                <w:sz w:val="24"/>
              </w:rPr>
            </w:pPr>
            <w:r>
              <w:rPr>
                <w:sz w:val="24"/>
              </w:rPr>
            </w:r>
          </w:p>
        </w:tc>
        <w:tc>
          <w:tcPr>
            <w:tcW w:w="184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1"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60" w:hRule="exact"/>
        </w:trPr>
        <w:tc>
          <w:tcPr>
            <w:tcW w:w="1843" w:type="dxa"/>
            <w:tcBorders/>
          </w:tcPr>
          <w:p>
            <w:pPr>
              <w:pStyle w:val="Normal1"/>
              <w:spacing w:lineRule="auto" w:line="240"/>
              <w:rPr>
                <w:sz w:val="24"/>
              </w:rPr>
            </w:pPr>
            <w:r>
              <w:rPr>
                <w:sz w:val="24"/>
                <w:lang w:val="en-US"/>
              </w:rPr>
              <w:t>billa</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карамболь</w:t>
            </w:r>
          </w:p>
          <w:p>
            <w:pPr>
              <w:pStyle w:val="Normal1"/>
              <w:spacing w:lineRule="auto" w:line="240"/>
              <w:rPr>
                <w:sz w:val="24"/>
              </w:rPr>
            </w:pPr>
            <w:r>
              <w:rPr>
                <w:sz w:val="24"/>
              </w:rPr>
            </w:r>
          </w:p>
        </w:tc>
        <w:tc>
          <w:tcPr>
            <w:tcW w:w="1842" w:type="dxa"/>
            <w:tcBorders/>
          </w:tcPr>
          <w:p>
            <w:pPr>
              <w:pStyle w:val="Normal1"/>
              <w:spacing w:lineRule="auto" w:line="240"/>
              <w:rPr/>
            </w:pPr>
            <w:r>
              <w:rPr>
                <w:sz w:val="24"/>
                <w:lang w:val="en-US"/>
              </w:rPr>
              <w:t>villa</w:t>
            </w:r>
            <w:r>
              <w:rPr>
                <w:sz w:val="24"/>
              </w:rPr>
              <w:t xml:space="preserve"> </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поселок, вилла, дача</w:t>
            </w:r>
          </w:p>
          <w:p>
            <w:pPr>
              <w:pStyle w:val="Normal1"/>
              <w:spacing w:lineRule="auto" w:line="240"/>
              <w:rPr>
                <w:sz w:val="24"/>
              </w:rPr>
            </w:pPr>
            <w:r>
              <w:rPr>
                <w:sz w:val="24"/>
              </w:rPr>
            </w:r>
          </w:p>
        </w:tc>
      </w:tr>
      <w:tr>
        <w:trPr>
          <w:trHeight w:val="240" w:hRule="exact"/>
        </w:trPr>
        <w:tc>
          <w:tcPr>
            <w:tcW w:w="1843" w:type="dxa"/>
            <w:tcBorders/>
          </w:tcPr>
          <w:p>
            <w:pPr>
              <w:pStyle w:val="Normal1"/>
              <w:spacing w:lineRule="auto" w:line="240"/>
              <w:rPr>
                <w:sz w:val="24"/>
              </w:rPr>
            </w:pPr>
            <w:r>
              <w:rPr>
                <w:sz w:val="24"/>
                <w:lang w:val="en-US"/>
              </w:rPr>
              <w:t>bobina</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катушка</w:t>
            </w:r>
          </w:p>
          <w:p>
            <w:pPr>
              <w:pStyle w:val="Normal1"/>
              <w:spacing w:lineRule="auto" w:line="240"/>
              <w:rPr>
                <w:sz w:val="24"/>
              </w:rPr>
            </w:pPr>
            <w:r>
              <w:rPr>
                <w:sz w:val="24"/>
              </w:rPr>
            </w:r>
          </w:p>
        </w:tc>
        <w:tc>
          <w:tcPr>
            <w:tcW w:w="1842" w:type="dxa"/>
            <w:tcBorders/>
          </w:tcPr>
          <w:p>
            <w:pPr>
              <w:pStyle w:val="Normal1"/>
              <w:spacing w:lineRule="auto" w:line="240"/>
              <w:rPr/>
            </w:pPr>
            <w:r>
              <w:rPr>
                <w:sz w:val="24"/>
                <w:lang w:val="en-US"/>
              </w:rPr>
              <w:t>bovina</w:t>
            </w:r>
            <w:r>
              <w:rPr>
                <w:sz w:val="24"/>
              </w:rPr>
              <w:t xml:space="preserve"> </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бычья"</w:t>
            </w:r>
          </w:p>
          <w:p>
            <w:pPr>
              <w:pStyle w:val="Normal1"/>
              <w:spacing w:lineRule="auto" w:line="240"/>
              <w:rPr>
                <w:sz w:val="24"/>
              </w:rPr>
            </w:pPr>
            <w:r>
              <w:rPr>
                <w:sz w:val="24"/>
              </w:rPr>
            </w:r>
          </w:p>
        </w:tc>
      </w:tr>
      <w:tr>
        <w:trPr>
          <w:trHeight w:val="240" w:hRule="exact"/>
        </w:trPr>
        <w:tc>
          <w:tcPr>
            <w:tcW w:w="1843" w:type="dxa"/>
            <w:tcBorders/>
          </w:tcPr>
          <w:p>
            <w:pPr>
              <w:pStyle w:val="Normal1"/>
              <w:spacing w:lineRule="auto" w:line="240"/>
              <w:rPr>
                <w:sz w:val="24"/>
                <w:lang w:val="en-US"/>
              </w:rPr>
            </w:pPr>
            <w:r>
              <w:rPr>
                <w:sz w:val="24"/>
                <w:lang w:val="en-US"/>
              </w:rPr>
              <w:t>bocal</w:t>
            </w:r>
          </w:p>
          <w:p>
            <w:pPr>
              <w:pStyle w:val="Normal1"/>
              <w:spacing w:lineRule="auto" w:line="240"/>
              <w:rPr>
                <w:sz w:val="24"/>
                <w:lang w:val="en-US"/>
              </w:rPr>
            </w:pPr>
            <w:r>
              <w:rPr>
                <w:sz w:val="24"/>
                <w:lang w:val="en-US"/>
              </w:rPr>
            </w:r>
          </w:p>
        </w:tc>
        <w:tc>
          <w:tcPr>
            <w:tcW w:w="2552" w:type="dxa"/>
            <w:tcBorders/>
          </w:tcPr>
          <w:p>
            <w:pPr>
              <w:pStyle w:val="Normal1"/>
              <w:spacing w:lineRule="auto" w:line="240"/>
              <w:rPr>
                <w:sz w:val="24"/>
                <w:lang w:val="en-US"/>
              </w:rPr>
            </w:pPr>
            <w:r>
              <w:rPr>
                <w:sz w:val="24"/>
                <w:lang w:val="en-US"/>
              </w:rPr>
              <w:t xml:space="preserve">— </w:t>
            </w:r>
            <w:r>
              <w:rPr>
                <w:sz w:val="24"/>
              </w:rPr>
              <w:t>кувшин</w:t>
            </w:r>
            <w:r>
              <w:rPr>
                <w:sz w:val="24"/>
                <w:lang w:val="en-US"/>
              </w:rPr>
              <w:t xml:space="preserve">; </w:t>
            </w:r>
            <w:r>
              <w:rPr>
                <w:sz w:val="24"/>
              </w:rPr>
              <w:t>шлюз</w:t>
            </w:r>
          </w:p>
          <w:p>
            <w:pPr>
              <w:pStyle w:val="Normal1"/>
              <w:spacing w:lineRule="auto" w:line="240"/>
              <w:rPr>
                <w:sz w:val="24"/>
                <w:lang w:val="en-US"/>
              </w:rPr>
            </w:pPr>
            <w:r>
              <w:rPr>
                <w:sz w:val="24"/>
                <w:lang w:val="en-US"/>
              </w:rPr>
            </w:r>
          </w:p>
        </w:tc>
        <w:tc>
          <w:tcPr>
            <w:tcW w:w="1842" w:type="dxa"/>
            <w:tcBorders/>
          </w:tcPr>
          <w:p>
            <w:pPr>
              <w:pStyle w:val="Normal1"/>
              <w:spacing w:lineRule="auto" w:line="240"/>
              <w:rPr>
                <w:sz w:val="24"/>
                <w:lang w:val="en-US"/>
              </w:rPr>
            </w:pPr>
            <w:r>
              <w:rPr>
                <w:sz w:val="24"/>
                <w:lang w:val="en-US"/>
              </w:rPr>
              <w:t xml:space="preserve">vocal </w:t>
            </w:r>
          </w:p>
          <w:p>
            <w:pPr>
              <w:pStyle w:val="Normal1"/>
              <w:spacing w:lineRule="auto" w:line="240"/>
              <w:rPr>
                <w:sz w:val="24"/>
                <w:lang w:val="en-US"/>
              </w:rPr>
            </w:pPr>
            <w:r>
              <w:rPr>
                <w:sz w:val="24"/>
                <w:lang w:val="en-US"/>
              </w:rPr>
            </w:r>
          </w:p>
        </w:tc>
        <w:tc>
          <w:tcPr>
            <w:tcW w:w="3261" w:type="dxa"/>
            <w:tcBorders/>
          </w:tcPr>
          <w:p>
            <w:pPr>
              <w:pStyle w:val="Normal1"/>
              <w:spacing w:lineRule="auto" w:line="240"/>
              <w:jc w:val="start"/>
              <w:rPr>
                <w:sz w:val="24"/>
              </w:rPr>
            </w:pPr>
            <w:r>
              <w:rPr>
                <w:sz w:val="24"/>
              </w:rPr>
              <w:t xml:space="preserve">— </w:t>
            </w:r>
            <w:r>
              <w:rPr>
                <w:sz w:val="24"/>
              </w:rPr>
              <w:t>гласный звук, гласная буква</w:t>
            </w:r>
          </w:p>
          <w:p>
            <w:pPr>
              <w:pStyle w:val="Normal1"/>
              <w:spacing w:lineRule="auto" w:line="240"/>
              <w:rPr>
                <w:sz w:val="24"/>
              </w:rPr>
            </w:pPr>
            <w:r>
              <w:rPr>
                <w:sz w:val="24"/>
              </w:rPr>
            </w:r>
          </w:p>
          <w:p>
            <w:pPr>
              <w:pStyle w:val="Normal1"/>
              <w:spacing w:lineRule="auto" w:line="240"/>
              <w:rPr>
                <w:sz w:val="24"/>
              </w:rPr>
            </w:pPr>
            <w:r>
              <w:rPr>
                <w:sz w:val="24"/>
              </w:rPr>
            </w:r>
          </w:p>
        </w:tc>
      </w:tr>
      <w:tr>
        <w:trPr>
          <w:trHeight w:val="200" w:hRule="exact"/>
        </w:trPr>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55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1" w:type="dxa"/>
            <w:tcBorders/>
          </w:tcPr>
          <w:p>
            <w:pPr>
              <w:pStyle w:val="Normal1"/>
              <w:snapToGrid w:val="false"/>
              <w:spacing w:lineRule="auto" w:line="240"/>
              <w:rPr>
                <w:sz w:val="24"/>
              </w:rPr>
            </w:pPr>
            <w:r>
              <w:rPr>
                <w:sz w:val="24"/>
              </w:rPr>
            </w:r>
          </w:p>
        </w:tc>
      </w:tr>
      <w:tr>
        <w:trPr>
          <w:trHeight w:val="320" w:hRule="exact"/>
        </w:trPr>
        <w:tc>
          <w:tcPr>
            <w:tcW w:w="1843" w:type="dxa"/>
            <w:tcBorders/>
          </w:tcPr>
          <w:p>
            <w:pPr>
              <w:pStyle w:val="Normal1"/>
              <w:spacing w:lineRule="auto" w:line="240"/>
              <w:rPr>
                <w:sz w:val="24"/>
              </w:rPr>
            </w:pPr>
            <w:r>
              <w:rPr>
                <w:sz w:val="24"/>
                <w:lang w:val="en-US"/>
              </w:rPr>
              <w:t>bolado</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сахарное печенье</w:t>
            </w:r>
          </w:p>
          <w:p>
            <w:pPr>
              <w:pStyle w:val="Normal1"/>
              <w:spacing w:lineRule="auto" w:line="240"/>
              <w:rPr>
                <w:sz w:val="24"/>
              </w:rPr>
            </w:pPr>
            <w:r>
              <w:rPr>
                <w:sz w:val="24"/>
              </w:rPr>
            </w:r>
          </w:p>
        </w:tc>
        <w:tc>
          <w:tcPr>
            <w:tcW w:w="1842" w:type="dxa"/>
            <w:tcBorders/>
          </w:tcPr>
          <w:p>
            <w:pPr>
              <w:pStyle w:val="Normal1"/>
              <w:spacing w:lineRule="auto" w:line="240"/>
              <w:rPr/>
            </w:pPr>
            <w:r>
              <w:rPr>
                <w:sz w:val="24"/>
                <w:lang w:val="en-US"/>
              </w:rPr>
              <w:t>volado</w:t>
            </w:r>
            <w:r>
              <w:rPr>
                <w:sz w:val="24"/>
              </w:rPr>
              <w:t xml:space="preserve"> </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 xml:space="preserve">причастие от </w:t>
            </w:r>
            <w:r>
              <w:rPr>
                <w:sz w:val="24"/>
                <w:lang w:val="en-US"/>
              </w:rPr>
              <w:t>volar</w:t>
            </w:r>
          </w:p>
          <w:p>
            <w:pPr>
              <w:pStyle w:val="Normal1"/>
              <w:spacing w:lineRule="auto" w:line="240"/>
              <w:rPr>
                <w:sz w:val="24"/>
              </w:rPr>
            </w:pPr>
            <w:r>
              <w:rPr>
                <w:sz w:val="24"/>
              </w:rPr>
            </w:r>
          </w:p>
        </w:tc>
      </w:tr>
      <w:tr>
        <w:trPr>
          <w:trHeight w:val="220" w:hRule="exact"/>
        </w:trPr>
        <w:tc>
          <w:tcPr>
            <w:tcW w:w="1843" w:type="dxa"/>
            <w:tcBorders/>
          </w:tcPr>
          <w:p>
            <w:pPr>
              <w:pStyle w:val="Normal1"/>
              <w:spacing w:lineRule="auto" w:line="240"/>
              <w:rPr>
                <w:sz w:val="24"/>
              </w:rPr>
            </w:pPr>
            <w:r>
              <w:rPr>
                <w:sz w:val="24"/>
                <w:lang w:val="en-US"/>
              </w:rPr>
              <w:t>botar</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подскакивать</w:t>
            </w:r>
          </w:p>
          <w:p>
            <w:pPr>
              <w:pStyle w:val="Normal1"/>
              <w:spacing w:lineRule="auto" w:line="240"/>
              <w:rPr>
                <w:sz w:val="24"/>
              </w:rPr>
            </w:pPr>
            <w:r>
              <w:rPr>
                <w:sz w:val="24"/>
              </w:rPr>
            </w:r>
          </w:p>
        </w:tc>
        <w:tc>
          <w:tcPr>
            <w:tcW w:w="1842" w:type="dxa"/>
            <w:tcBorders/>
          </w:tcPr>
          <w:p>
            <w:pPr>
              <w:pStyle w:val="Normal1"/>
              <w:spacing w:lineRule="auto" w:line="240"/>
              <w:rPr/>
            </w:pPr>
            <w:r>
              <w:rPr>
                <w:sz w:val="24"/>
                <w:lang w:val="en-US"/>
              </w:rPr>
              <w:t>votar</w:t>
            </w:r>
            <w:r>
              <w:rPr>
                <w:sz w:val="24"/>
              </w:rPr>
              <w:t xml:space="preserve"> </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голосовать</w:t>
            </w:r>
          </w:p>
          <w:p>
            <w:pPr>
              <w:pStyle w:val="Normal1"/>
              <w:spacing w:lineRule="auto" w:line="240"/>
              <w:rPr>
                <w:sz w:val="24"/>
              </w:rPr>
            </w:pPr>
            <w:r>
              <w:rPr>
                <w:sz w:val="24"/>
              </w:rPr>
            </w:r>
          </w:p>
        </w:tc>
      </w:tr>
      <w:tr>
        <w:trPr>
          <w:trHeight w:val="260" w:hRule="exact"/>
        </w:trPr>
        <w:tc>
          <w:tcPr>
            <w:tcW w:w="1843" w:type="dxa"/>
            <w:tcBorders/>
          </w:tcPr>
          <w:p>
            <w:pPr>
              <w:pStyle w:val="Normal1"/>
              <w:spacing w:lineRule="auto" w:line="240"/>
              <w:rPr>
                <w:sz w:val="24"/>
              </w:rPr>
            </w:pPr>
            <w:r>
              <w:rPr>
                <w:sz w:val="24"/>
                <w:lang w:val="en-US"/>
              </w:rPr>
              <w:t>bote</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лодка, шлюпка</w:t>
            </w:r>
          </w:p>
          <w:p>
            <w:pPr>
              <w:pStyle w:val="Normal1"/>
              <w:spacing w:lineRule="auto" w:line="240"/>
              <w:rPr>
                <w:sz w:val="24"/>
              </w:rPr>
            </w:pPr>
            <w:r>
              <w:rPr>
                <w:sz w:val="24"/>
              </w:rPr>
            </w:r>
          </w:p>
        </w:tc>
        <w:tc>
          <w:tcPr>
            <w:tcW w:w="1842" w:type="dxa"/>
            <w:tcBorders/>
          </w:tcPr>
          <w:p>
            <w:pPr>
              <w:pStyle w:val="Normal1"/>
              <w:spacing w:lineRule="auto" w:line="240"/>
              <w:rPr/>
            </w:pPr>
            <w:r>
              <w:rPr>
                <w:sz w:val="24"/>
                <w:lang w:val="en-US"/>
              </w:rPr>
              <w:t>vote</w:t>
            </w:r>
            <w:r>
              <w:rPr>
                <w:sz w:val="24"/>
              </w:rPr>
              <w:t xml:space="preserve"> </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форма глагола votar</w:t>
            </w:r>
          </w:p>
          <w:p>
            <w:pPr>
              <w:pStyle w:val="Normal1"/>
              <w:spacing w:lineRule="auto" w:line="240"/>
              <w:rPr>
                <w:sz w:val="24"/>
              </w:rPr>
            </w:pPr>
            <w:r>
              <w:rPr>
                <w:sz w:val="24"/>
              </w:rPr>
            </w:r>
          </w:p>
        </w:tc>
      </w:tr>
      <w:tr>
        <w:trPr>
          <w:trHeight w:val="260" w:hRule="exact"/>
        </w:trPr>
        <w:tc>
          <w:tcPr>
            <w:tcW w:w="1843" w:type="dxa"/>
            <w:tcBorders/>
          </w:tcPr>
          <w:p>
            <w:pPr>
              <w:pStyle w:val="Normal1"/>
              <w:spacing w:lineRule="auto" w:line="240"/>
              <w:rPr>
                <w:sz w:val="24"/>
              </w:rPr>
            </w:pPr>
            <w:r>
              <w:rPr>
                <w:sz w:val="24"/>
                <w:lang w:val="en-US"/>
              </w:rPr>
              <w:t>cabo</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конец; мыс;</w:t>
            </w:r>
          </w:p>
          <w:p>
            <w:pPr>
              <w:pStyle w:val="Normal1"/>
              <w:spacing w:lineRule="auto" w:line="240"/>
              <w:rPr>
                <w:sz w:val="24"/>
              </w:rPr>
            </w:pPr>
            <w:r>
              <w:rPr>
                <w:sz w:val="24"/>
              </w:rPr>
            </w:r>
          </w:p>
        </w:tc>
        <w:tc>
          <w:tcPr>
            <w:tcW w:w="1842" w:type="dxa"/>
            <w:tcBorders/>
          </w:tcPr>
          <w:p>
            <w:pPr>
              <w:pStyle w:val="Normal1"/>
              <w:spacing w:lineRule="auto" w:line="240"/>
              <w:rPr/>
            </w:pPr>
            <w:r>
              <w:rPr>
                <w:sz w:val="24"/>
                <w:lang w:val="en-US"/>
              </w:rPr>
              <w:t>cavo</w:t>
            </w:r>
            <w:r>
              <w:rPr>
                <w:sz w:val="24"/>
              </w:rPr>
              <w:t xml:space="preserve"> </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форма глагола</w:t>
            </w:r>
          </w:p>
          <w:p>
            <w:pPr>
              <w:pStyle w:val="Normal1"/>
              <w:spacing w:lineRule="auto" w:line="240"/>
              <w:rPr>
                <w:sz w:val="24"/>
              </w:rPr>
            </w:pPr>
            <w:r>
              <w:rPr>
                <w:sz w:val="24"/>
              </w:rPr>
            </w:r>
          </w:p>
        </w:tc>
      </w:tr>
      <w:tr>
        <w:trPr>
          <w:trHeight w:val="240" w:hRule="exact"/>
        </w:trPr>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ефрейтор</w:t>
            </w:r>
          </w:p>
          <w:p>
            <w:pPr>
              <w:pStyle w:val="Normal1"/>
              <w:spacing w:lineRule="auto" w:line="240"/>
              <w:rPr>
                <w:sz w:val="24"/>
              </w:rPr>
            </w:pPr>
            <w:r>
              <w:rPr>
                <w:sz w:val="24"/>
              </w:rPr>
            </w:r>
          </w:p>
        </w:tc>
        <w:tc>
          <w:tcPr>
            <w:tcW w:w="184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1" w:type="dxa"/>
            <w:tcBorders/>
          </w:tcPr>
          <w:p>
            <w:pPr>
              <w:pStyle w:val="Normal1"/>
              <w:spacing w:lineRule="auto" w:line="240"/>
              <w:rPr/>
            </w:pPr>
            <w:r>
              <w:rPr>
                <w:sz w:val="24"/>
              </w:rPr>
              <w:t xml:space="preserve">      </w:t>
            </w:r>
            <w:r>
              <w:rPr>
                <w:sz w:val="24"/>
                <w:lang w:val="en-US"/>
              </w:rPr>
              <w:t>cavar</w:t>
            </w:r>
          </w:p>
          <w:p>
            <w:pPr>
              <w:pStyle w:val="Normal1"/>
              <w:spacing w:lineRule="auto" w:line="240"/>
              <w:rPr>
                <w:sz w:val="24"/>
                <w:lang w:val="en-US"/>
              </w:rPr>
            </w:pPr>
            <w:r>
              <w:rPr>
                <w:sz w:val="24"/>
                <w:lang w:val="en-US"/>
              </w:rPr>
            </w:r>
          </w:p>
        </w:tc>
      </w:tr>
      <w:tr>
        <w:trPr>
          <w:trHeight w:val="240" w:hRule="exact"/>
        </w:trPr>
        <w:tc>
          <w:tcPr>
            <w:tcW w:w="1843" w:type="dxa"/>
            <w:tcBorders/>
          </w:tcPr>
          <w:p>
            <w:pPr>
              <w:pStyle w:val="Normal1"/>
              <w:spacing w:lineRule="auto" w:line="240"/>
              <w:rPr>
                <w:sz w:val="24"/>
                <w:lang w:val="en-US"/>
              </w:rPr>
            </w:pPr>
            <w:r>
              <w:rPr>
                <w:sz w:val="24"/>
                <w:lang w:val="en-US"/>
              </w:rPr>
              <w:t>corbeta</w:t>
            </w:r>
          </w:p>
          <w:p>
            <w:pPr>
              <w:pStyle w:val="Normal1"/>
              <w:spacing w:lineRule="auto" w:line="240"/>
              <w:rPr>
                <w:sz w:val="24"/>
                <w:lang w:val="en-US"/>
              </w:rPr>
            </w:pPr>
            <w:r>
              <w:rPr>
                <w:sz w:val="24"/>
                <w:lang w:val="en-US"/>
              </w:rPr>
            </w:r>
          </w:p>
        </w:tc>
        <w:tc>
          <w:tcPr>
            <w:tcW w:w="2552" w:type="dxa"/>
            <w:tcBorders/>
          </w:tcPr>
          <w:p>
            <w:pPr>
              <w:pStyle w:val="Normal1"/>
              <w:spacing w:lineRule="auto" w:line="240"/>
              <w:rPr>
                <w:sz w:val="24"/>
                <w:lang w:val="en-US"/>
              </w:rPr>
            </w:pPr>
            <w:r>
              <w:rPr>
                <w:sz w:val="24"/>
                <w:lang w:val="en-US"/>
              </w:rPr>
              <w:t xml:space="preserve">— </w:t>
            </w:r>
            <w:r>
              <w:rPr>
                <w:sz w:val="24"/>
              </w:rPr>
              <w:t>корвет</w:t>
            </w:r>
          </w:p>
          <w:p>
            <w:pPr>
              <w:pStyle w:val="Normal1"/>
              <w:spacing w:lineRule="auto" w:line="240"/>
              <w:rPr>
                <w:sz w:val="24"/>
                <w:lang w:val="en-US"/>
              </w:rPr>
            </w:pPr>
            <w:r>
              <w:rPr>
                <w:sz w:val="24"/>
                <w:lang w:val="en-US"/>
              </w:rPr>
            </w:r>
          </w:p>
        </w:tc>
        <w:tc>
          <w:tcPr>
            <w:tcW w:w="1842" w:type="dxa"/>
            <w:tcBorders/>
          </w:tcPr>
          <w:p>
            <w:pPr>
              <w:pStyle w:val="Normal1"/>
              <w:spacing w:lineRule="auto" w:line="240"/>
              <w:rPr>
                <w:sz w:val="24"/>
                <w:lang w:val="en-US"/>
              </w:rPr>
            </w:pPr>
            <w:r>
              <w:rPr>
                <w:sz w:val="24"/>
                <w:lang w:val="en-US"/>
              </w:rPr>
              <w:t xml:space="preserve">corveta </w:t>
            </w:r>
          </w:p>
          <w:p>
            <w:pPr>
              <w:pStyle w:val="Normal1"/>
              <w:spacing w:lineRule="auto" w:line="240"/>
              <w:rPr>
                <w:sz w:val="24"/>
                <w:lang w:val="en-US"/>
              </w:rPr>
            </w:pPr>
            <w:r>
              <w:rPr>
                <w:sz w:val="24"/>
                <w:lang w:val="en-US"/>
              </w:rPr>
            </w:r>
          </w:p>
        </w:tc>
        <w:tc>
          <w:tcPr>
            <w:tcW w:w="3261" w:type="dxa"/>
            <w:tcBorders/>
          </w:tcPr>
          <w:p>
            <w:pPr>
              <w:pStyle w:val="Normal1"/>
              <w:spacing w:lineRule="auto" w:line="240"/>
              <w:rPr>
                <w:sz w:val="24"/>
              </w:rPr>
            </w:pPr>
            <w:r>
              <w:rPr>
                <w:sz w:val="24"/>
              </w:rPr>
              <w:t xml:space="preserve">— </w:t>
            </w:r>
            <w:r>
              <w:rPr>
                <w:sz w:val="24"/>
              </w:rPr>
              <w:t>курбет</w:t>
            </w:r>
          </w:p>
          <w:p>
            <w:pPr>
              <w:pStyle w:val="Normal1"/>
              <w:spacing w:lineRule="auto" w:line="240"/>
              <w:rPr>
                <w:sz w:val="24"/>
              </w:rPr>
            </w:pPr>
            <w:r>
              <w:rPr>
                <w:sz w:val="24"/>
              </w:rPr>
            </w:r>
          </w:p>
        </w:tc>
      </w:tr>
      <w:tr>
        <w:trPr>
          <w:trHeight w:val="220" w:hRule="exact"/>
        </w:trPr>
        <w:tc>
          <w:tcPr>
            <w:tcW w:w="1843" w:type="dxa"/>
            <w:tcBorders/>
          </w:tcPr>
          <w:p>
            <w:pPr>
              <w:pStyle w:val="Normal1"/>
              <w:spacing w:lineRule="auto" w:line="240"/>
              <w:rPr>
                <w:sz w:val="24"/>
              </w:rPr>
            </w:pPr>
            <w:r>
              <w:rPr>
                <w:sz w:val="24"/>
                <w:lang w:val="en-US"/>
              </w:rPr>
              <w:t>estiba</w:t>
            </w:r>
          </w:p>
          <w:p>
            <w:pPr>
              <w:pStyle w:val="Normal1"/>
              <w:spacing w:lineRule="auto" w:line="240"/>
              <w:rPr>
                <w:sz w:val="24"/>
              </w:rPr>
            </w:pPr>
            <w:r>
              <w:rPr>
                <w:sz w:val="24"/>
              </w:rPr>
            </w:r>
          </w:p>
        </w:tc>
        <w:tc>
          <w:tcPr>
            <w:tcW w:w="2552" w:type="dxa"/>
            <w:tcBorders/>
          </w:tcPr>
          <w:p>
            <w:pPr>
              <w:pStyle w:val="Normal1"/>
              <w:spacing w:lineRule="auto" w:line="240"/>
              <w:jc w:val="start"/>
              <w:rPr>
                <w:sz w:val="24"/>
              </w:rPr>
            </w:pPr>
            <w:r>
              <w:rPr>
                <w:sz w:val="24"/>
              </w:rPr>
              <w:t xml:space="preserve">— </w:t>
            </w:r>
            <w:r>
              <w:rPr>
                <w:sz w:val="24"/>
              </w:rPr>
              <w:t>балласт, груз в трюме</w:t>
            </w:r>
          </w:p>
          <w:p>
            <w:pPr>
              <w:pStyle w:val="Normal1"/>
              <w:spacing w:lineRule="auto" w:line="240"/>
              <w:rPr>
                <w:sz w:val="24"/>
              </w:rPr>
            </w:pPr>
            <w:r>
              <w:rPr>
                <w:sz w:val="24"/>
              </w:rPr>
            </w:r>
          </w:p>
        </w:tc>
        <w:tc>
          <w:tcPr>
            <w:tcW w:w="1842" w:type="dxa"/>
            <w:tcBorders/>
          </w:tcPr>
          <w:p>
            <w:pPr>
              <w:pStyle w:val="Normal1"/>
              <w:spacing w:lineRule="auto" w:line="240"/>
              <w:rPr/>
            </w:pPr>
            <w:r>
              <w:rPr>
                <w:sz w:val="24"/>
                <w:lang w:val="en-US"/>
              </w:rPr>
              <w:t>estiva</w:t>
            </w:r>
            <w:r>
              <w:rPr>
                <w:sz w:val="24"/>
              </w:rPr>
              <w:t xml:space="preserve"> </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летняя</w:t>
            </w:r>
          </w:p>
          <w:p>
            <w:pPr>
              <w:pStyle w:val="Normal1"/>
              <w:spacing w:lineRule="auto" w:line="240"/>
              <w:rPr>
                <w:sz w:val="24"/>
              </w:rPr>
            </w:pPr>
            <w:r>
              <w:rPr>
                <w:sz w:val="24"/>
              </w:rPr>
            </w:r>
          </w:p>
        </w:tc>
      </w:tr>
      <w:tr>
        <w:trPr>
          <w:trHeight w:val="311" w:hRule="exact"/>
        </w:trPr>
        <w:tc>
          <w:tcPr>
            <w:tcW w:w="1843" w:type="dxa"/>
            <w:tcBorders/>
          </w:tcPr>
          <w:p>
            <w:pPr>
              <w:pStyle w:val="Normal1"/>
              <w:spacing w:lineRule="auto" w:line="240"/>
              <w:rPr>
                <w:sz w:val="24"/>
              </w:rPr>
            </w:pPr>
            <w:r>
              <w:rPr>
                <w:sz w:val="24"/>
                <w:lang w:val="en-US"/>
              </w:rPr>
              <w:t>grabar</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 xml:space="preserve">гравировать, </w:t>
              <w:softHyphen/>
            </w:r>
          </w:p>
          <w:p>
            <w:pPr>
              <w:pStyle w:val="Normal1"/>
              <w:spacing w:lineRule="auto" w:line="240"/>
              <w:rPr>
                <w:sz w:val="24"/>
              </w:rPr>
            </w:pPr>
            <w:r>
              <w:rPr>
                <w:sz w:val="24"/>
              </w:rPr>
            </w:r>
          </w:p>
        </w:tc>
        <w:tc>
          <w:tcPr>
            <w:tcW w:w="1842" w:type="dxa"/>
            <w:tcBorders/>
          </w:tcPr>
          <w:p>
            <w:pPr>
              <w:pStyle w:val="Normal1"/>
              <w:spacing w:lineRule="auto" w:line="240"/>
              <w:rPr/>
            </w:pPr>
            <w:r>
              <w:rPr>
                <w:sz w:val="24"/>
                <w:lang w:val="en-US"/>
              </w:rPr>
              <w:t>gravar</w:t>
            </w:r>
            <w:r>
              <w:rPr>
                <w:sz w:val="24"/>
              </w:rPr>
              <w:t xml:space="preserve"> </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обременять</w:t>
            </w:r>
          </w:p>
          <w:p>
            <w:pPr>
              <w:pStyle w:val="Normal1"/>
              <w:spacing w:lineRule="auto" w:line="240"/>
              <w:rPr>
                <w:sz w:val="24"/>
              </w:rPr>
            </w:pPr>
            <w:r>
              <w:rPr>
                <w:sz w:val="24"/>
              </w:rPr>
            </w:r>
          </w:p>
        </w:tc>
      </w:tr>
      <w:tr>
        <w:trPr>
          <w:trHeight w:val="557" w:hRule="exact"/>
        </w:trPr>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552" w:type="dxa"/>
            <w:tcBorders/>
          </w:tcPr>
          <w:p>
            <w:pPr>
              <w:pStyle w:val="Normal1"/>
              <w:spacing w:lineRule="auto" w:line="240"/>
              <w:ind w:start="244" w:end="0"/>
              <w:rPr>
                <w:sz w:val="24"/>
              </w:rPr>
            </w:pPr>
            <w:r>
              <w:rPr>
                <w:sz w:val="24"/>
              </w:rPr>
              <w:t>запоминать,   записывать</w:t>
            </w:r>
          </w:p>
          <w:p>
            <w:pPr>
              <w:pStyle w:val="Normal1"/>
              <w:spacing w:lineRule="auto" w:line="240"/>
              <w:rPr>
                <w:sz w:val="24"/>
              </w:rPr>
            </w:pPr>
            <w:r>
              <w:rPr>
                <w:sz w:val="24"/>
              </w:rPr>
            </w:r>
          </w:p>
        </w:tc>
        <w:tc>
          <w:tcPr>
            <w:tcW w:w="184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1"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424" w:hRule="exact"/>
        </w:trPr>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552" w:type="dxa"/>
            <w:tcBorders/>
          </w:tcPr>
          <w:p>
            <w:pPr>
              <w:pStyle w:val="Normal1"/>
              <w:spacing w:lineRule="auto" w:line="240"/>
              <w:ind w:firstLine="244" w:end="0"/>
              <w:rPr>
                <w:sz w:val="24"/>
              </w:rPr>
            </w:pPr>
            <w:r>
              <w:rPr>
                <w:sz w:val="24"/>
              </w:rPr>
              <w:t>на пленку</w:t>
            </w:r>
          </w:p>
          <w:p>
            <w:pPr>
              <w:pStyle w:val="Normal1"/>
              <w:spacing w:lineRule="auto" w:line="240"/>
              <w:rPr>
                <w:sz w:val="24"/>
              </w:rPr>
            </w:pPr>
            <w:r>
              <w:rPr>
                <w:sz w:val="24"/>
              </w:rPr>
            </w:r>
          </w:p>
        </w:tc>
        <w:tc>
          <w:tcPr>
            <w:tcW w:w="184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1"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40" w:hRule="exact"/>
        </w:trPr>
        <w:tc>
          <w:tcPr>
            <w:tcW w:w="1843" w:type="dxa"/>
            <w:tcBorders/>
          </w:tcPr>
          <w:p>
            <w:pPr>
              <w:pStyle w:val="Normal1"/>
              <w:spacing w:lineRule="auto" w:line="240"/>
              <w:rPr/>
            </w:pPr>
            <w:r>
              <w:rPr>
                <w:sz w:val="24"/>
                <w:lang w:val="en-US"/>
              </w:rPr>
              <w:t>hi</w:t>
            </w:r>
            <w:r>
              <w:rPr>
                <w:sz w:val="24"/>
              </w:rPr>
              <w:t>е</w:t>
            </w:r>
            <w:r>
              <w:rPr>
                <w:sz w:val="24"/>
                <w:lang w:val="en-US"/>
              </w:rPr>
              <w:t>rb</w:t>
            </w:r>
            <w:r>
              <w:rPr>
                <w:sz w:val="24"/>
              </w:rPr>
              <w:t>а</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трава</w:t>
            </w:r>
          </w:p>
          <w:p>
            <w:pPr>
              <w:pStyle w:val="Normal1"/>
              <w:spacing w:lineRule="auto" w:line="240"/>
              <w:rPr>
                <w:sz w:val="24"/>
              </w:rPr>
            </w:pPr>
            <w:r>
              <w:rPr>
                <w:sz w:val="24"/>
              </w:rPr>
            </w:r>
          </w:p>
        </w:tc>
        <w:tc>
          <w:tcPr>
            <w:tcW w:w="1842" w:type="dxa"/>
            <w:tcBorders/>
          </w:tcPr>
          <w:p>
            <w:pPr>
              <w:pStyle w:val="Normal1"/>
              <w:spacing w:lineRule="auto" w:line="240"/>
              <w:rPr/>
            </w:pPr>
            <w:r>
              <w:rPr>
                <w:sz w:val="24"/>
                <w:lang w:val="en-US"/>
              </w:rPr>
              <w:t>hierva</w:t>
            </w:r>
            <w:r>
              <w:rPr>
                <w:sz w:val="24"/>
              </w:rPr>
              <w:t xml:space="preserve"> </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 xml:space="preserve">форма глагола </w:t>
            </w:r>
            <w:r>
              <w:rPr>
                <w:sz w:val="24"/>
                <w:lang w:val="en-US"/>
              </w:rPr>
              <w:t>hervir</w:t>
            </w:r>
          </w:p>
          <w:p>
            <w:pPr>
              <w:pStyle w:val="Normal1"/>
              <w:spacing w:lineRule="auto" w:line="240"/>
              <w:rPr>
                <w:sz w:val="24"/>
              </w:rPr>
            </w:pPr>
            <w:r>
              <w:rPr>
                <w:sz w:val="24"/>
              </w:rPr>
            </w:r>
          </w:p>
        </w:tc>
      </w:tr>
      <w:tr>
        <w:trPr>
          <w:trHeight w:val="220" w:hRule="exact"/>
        </w:trPr>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55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1"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80" w:hRule="exact"/>
        </w:trPr>
        <w:tc>
          <w:tcPr>
            <w:tcW w:w="1843" w:type="dxa"/>
            <w:tcBorders/>
          </w:tcPr>
          <w:p>
            <w:pPr>
              <w:pStyle w:val="Normal1"/>
              <w:spacing w:lineRule="auto" w:line="240"/>
              <w:rPr>
                <w:sz w:val="24"/>
              </w:rPr>
            </w:pPr>
            <w:r>
              <w:rPr>
                <w:sz w:val="24"/>
                <w:lang w:val="en-US"/>
              </w:rPr>
              <w:t>rebelarse</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поднимать мятеж</w:t>
            </w:r>
          </w:p>
          <w:p>
            <w:pPr>
              <w:pStyle w:val="Normal1"/>
              <w:spacing w:lineRule="auto" w:line="240"/>
              <w:rPr>
                <w:sz w:val="24"/>
              </w:rPr>
            </w:pPr>
            <w:r>
              <w:rPr>
                <w:sz w:val="24"/>
              </w:rPr>
            </w:r>
          </w:p>
        </w:tc>
        <w:tc>
          <w:tcPr>
            <w:tcW w:w="1842" w:type="dxa"/>
            <w:tcBorders/>
          </w:tcPr>
          <w:p>
            <w:pPr>
              <w:pStyle w:val="Normal1"/>
              <w:spacing w:lineRule="auto" w:line="240"/>
              <w:rPr/>
            </w:pPr>
            <w:r>
              <w:rPr>
                <w:sz w:val="24"/>
                <w:lang w:val="en-US"/>
              </w:rPr>
              <w:t>revelarse</w:t>
            </w:r>
            <w:r>
              <w:rPr>
                <w:sz w:val="24"/>
              </w:rPr>
              <w:t xml:space="preserve"> </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w:t>
            </w:r>
            <w:r>
              <w:rPr>
                <w:sz w:val="24"/>
              </w:rPr>
              <w:t>раскрываться,</w:t>
            </w:r>
          </w:p>
          <w:p>
            <w:pPr>
              <w:pStyle w:val="Normal1"/>
              <w:spacing w:lineRule="auto" w:line="240"/>
              <w:rPr>
                <w:sz w:val="24"/>
              </w:rPr>
            </w:pPr>
            <w:r>
              <w:rPr>
                <w:sz w:val="24"/>
              </w:rPr>
            </w:r>
          </w:p>
        </w:tc>
      </w:tr>
      <w:tr>
        <w:trPr>
          <w:trHeight w:val="240" w:hRule="exact"/>
        </w:trPr>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255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2"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обнаруживаться</w:t>
            </w:r>
          </w:p>
          <w:p>
            <w:pPr>
              <w:pStyle w:val="Normal1"/>
              <w:spacing w:lineRule="auto" w:line="240"/>
              <w:rPr>
                <w:sz w:val="24"/>
              </w:rPr>
            </w:pPr>
            <w:r>
              <w:rPr>
                <w:sz w:val="24"/>
              </w:rPr>
            </w:r>
          </w:p>
        </w:tc>
      </w:tr>
      <w:tr>
        <w:trPr>
          <w:trHeight w:val="585" w:hRule="exact"/>
        </w:trPr>
        <w:tc>
          <w:tcPr>
            <w:tcW w:w="1843" w:type="dxa"/>
            <w:tcBorders/>
          </w:tcPr>
          <w:p>
            <w:pPr>
              <w:pStyle w:val="Normal1"/>
              <w:spacing w:lineRule="auto" w:line="240"/>
              <w:rPr>
                <w:sz w:val="24"/>
              </w:rPr>
            </w:pPr>
            <w:r>
              <w:rPr>
                <w:sz w:val="24"/>
                <w:lang w:val="en-US"/>
              </w:rPr>
              <w:t>recabar</w:t>
            </w:r>
          </w:p>
          <w:p>
            <w:pPr>
              <w:pStyle w:val="Normal1"/>
              <w:spacing w:lineRule="auto" w:line="240"/>
              <w:rPr>
                <w:sz w:val="24"/>
              </w:rPr>
            </w:pPr>
            <w:r>
              <w:rPr>
                <w:sz w:val="24"/>
              </w:rPr>
            </w:r>
          </w:p>
        </w:tc>
        <w:tc>
          <w:tcPr>
            <w:tcW w:w="2552" w:type="dxa"/>
            <w:tcBorders/>
          </w:tcPr>
          <w:p>
            <w:pPr>
              <w:pStyle w:val="Normal1"/>
              <w:spacing w:lineRule="auto" w:line="240"/>
              <w:ind w:hanging="244" w:start="244" w:end="0"/>
              <w:jc w:val="start"/>
              <w:rPr>
                <w:sz w:val="24"/>
              </w:rPr>
            </w:pPr>
            <w:r>
              <w:rPr>
                <w:sz w:val="24"/>
              </w:rPr>
              <w:t xml:space="preserve">— </w:t>
            </w:r>
            <w:r>
              <w:rPr>
                <w:sz w:val="24"/>
              </w:rPr>
              <w:t>добиваться, получать</w:t>
            </w:r>
          </w:p>
          <w:p>
            <w:pPr>
              <w:pStyle w:val="Normal1"/>
              <w:spacing w:lineRule="auto" w:line="240"/>
              <w:rPr>
                <w:sz w:val="24"/>
              </w:rPr>
            </w:pPr>
            <w:r>
              <w:rPr>
                <w:sz w:val="24"/>
              </w:rPr>
            </w:r>
          </w:p>
        </w:tc>
        <w:tc>
          <w:tcPr>
            <w:tcW w:w="1842" w:type="dxa"/>
            <w:tcBorders/>
          </w:tcPr>
          <w:p>
            <w:pPr>
              <w:pStyle w:val="Normal1"/>
              <w:spacing w:lineRule="auto" w:line="240"/>
              <w:rPr/>
            </w:pPr>
            <w:r>
              <w:rPr>
                <w:sz w:val="24"/>
                <w:lang w:val="en-US"/>
              </w:rPr>
              <w:t>recavar</w:t>
            </w:r>
            <w:r>
              <w:rPr>
                <w:sz w:val="24"/>
              </w:rPr>
              <w:t xml:space="preserve"> </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перекапывать</w:t>
            </w:r>
          </w:p>
          <w:p>
            <w:pPr>
              <w:pStyle w:val="Normal1"/>
              <w:spacing w:lineRule="auto" w:line="240"/>
              <w:rPr>
                <w:sz w:val="24"/>
              </w:rPr>
            </w:pPr>
            <w:r>
              <w:rPr>
                <w:sz w:val="24"/>
              </w:rPr>
            </w:r>
          </w:p>
        </w:tc>
      </w:tr>
      <w:tr>
        <w:trPr>
          <w:trHeight w:val="407" w:hRule="exact"/>
        </w:trPr>
        <w:tc>
          <w:tcPr>
            <w:tcW w:w="1843" w:type="dxa"/>
            <w:tcBorders/>
          </w:tcPr>
          <w:p>
            <w:pPr>
              <w:pStyle w:val="Normal1"/>
              <w:spacing w:lineRule="auto" w:line="240"/>
              <w:rPr>
                <w:sz w:val="24"/>
              </w:rPr>
            </w:pPr>
            <w:r>
              <w:rPr>
                <w:sz w:val="24"/>
                <w:lang w:val="en-US"/>
              </w:rPr>
              <w:t>sabia</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ученая; мудрая</w:t>
            </w:r>
          </w:p>
          <w:p>
            <w:pPr>
              <w:pStyle w:val="Normal1"/>
              <w:spacing w:lineRule="auto" w:line="240"/>
              <w:rPr>
                <w:sz w:val="24"/>
              </w:rPr>
            </w:pPr>
            <w:r>
              <w:rPr>
                <w:sz w:val="24"/>
              </w:rPr>
            </w:r>
          </w:p>
        </w:tc>
        <w:tc>
          <w:tcPr>
            <w:tcW w:w="1842" w:type="dxa"/>
            <w:tcBorders/>
          </w:tcPr>
          <w:p>
            <w:pPr>
              <w:pStyle w:val="Normal1"/>
              <w:spacing w:lineRule="auto" w:line="240"/>
              <w:rPr/>
            </w:pPr>
            <w:r>
              <w:rPr>
                <w:sz w:val="24"/>
                <w:lang w:val="en-US"/>
              </w:rPr>
              <w:t>savia</w:t>
            </w:r>
            <w:r>
              <w:rPr>
                <w:sz w:val="24"/>
              </w:rPr>
              <w:t xml:space="preserve"> </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сок</w:t>
            </w:r>
          </w:p>
          <w:p>
            <w:pPr>
              <w:pStyle w:val="Normal1"/>
              <w:spacing w:lineRule="auto" w:line="240"/>
              <w:rPr>
                <w:sz w:val="24"/>
              </w:rPr>
            </w:pPr>
            <w:r>
              <w:rPr>
                <w:sz w:val="24"/>
              </w:rPr>
            </w:r>
          </w:p>
        </w:tc>
      </w:tr>
      <w:tr>
        <w:trPr>
          <w:trHeight w:val="594" w:hRule="exact"/>
        </w:trPr>
        <w:tc>
          <w:tcPr>
            <w:tcW w:w="1843" w:type="dxa"/>
            <w:tcBorders/>
          </w:tcPr>
          <w:p>
            <w:pPr>
              <w:pStyle w:val="Normal1"/>
              <w:spacing w:lineRule="auto" w:line="240"/>
              <w:rPr>
                <w:sz w:val="24"/>
              </w:rPr>
            </w:pPr>
            <w:r>
              <w:rPr>
                <w:sz w:val="24"/>
                <w:lang w:val="en-US"/>
              </w:rPr>
              <w:t>tubo</w:t>
            </w:r>
          </w:p>
          <w:p>
            <w:pPr>
              <w:pStyle w:val="Normal1"/>
              <w:spacing w:lineRule="auto" w:line="240"/>
              <w:rPr>
                <w:sz w:val="24"/>
              </w:rPr>
            </w:pPr>
            <w:r>
              <w:rPr>
                <w:sz w:val="24"/>
              </w:rPr>
            </w:r>
          </w:p>
        </w:tc>
        <w:tc>
          <w:tcPr>
            <w:tcW w:w="2552" w:type="dxa"/>
            <w:tcBorders/>
          </w:tcPr>
          <w:p>
            <w:pPr>
              <w:pStyle w:val="Normal1"/>
              <w:spacing w:lineRule="auto" w:line="240"/>
              <w:rPr>
                <w:sz w:val="24"/>
              </w:rPr>
            </w:pPr>
            <w:r>
              <w:rPr>
                <w:sz w:val="24"/>
              </w:rPr>
              <w:t xml:space="preserve">— </w:t>
            </w:r>
            <w:r>
              <w:rPr>
                <w:sz w:val="24"/>
              </w:rPr>
              <w:t>труба, трубка, канал</w:t>
            </w:r>
          </w:p>
          <w:p>
            <w:pPr>
              <w:pStyle w:val="Normal1"/>
              <w:spacing w:lineRule="auto" w:line="240"/>
              <w:rPr>
                <w:sz w:val="24"/>
              </w:rPr>
            </w:pPr>
            <w:r>
              <w:rPr>
                <w:sz w:val="24"/>
              </w:rPr>
            </w:r>
          </w:p>
        </w:tc>
        <w:tc>
          <w:tcPr>
            <w:tcW w:w="1842" w:type="dxa"/>
            <w:tcBorders/>
          </w:tcPr>
          <w:p>
            <w:pPr>
              <w:pStyle w:val="Normal1"/>
              <w:spacing w:lineRule="auto" w:line="240"/>
              <w:rPr/>
            </w:pPr>
            <w:r>
              <w:rPr>
                <w:sz w:val="24"/>
                <w:lang w:val="en-US"/>
              </w:rPr>
              <w:t>tuvo</w:t>
            </w:r>
            <w:r>
              <w:rPr>
                <w:sz w:val="24"/>
              </w:rPr>
              <w:t xml:space="preserve"> </w:t>
            </w:r>
          </w:p>
          <w:p>
            <w:pPr>
              <w:pStyle w:val="Normal1"/>
              <w:spacing w:lineRule="auto" w:line="240"/>
              <w:rPr>
                <w:sz w:val="24"/>
              </w:rPr>
            </w:pPr>
            <w:r>
              <w:rPr>
                <w:sz w:val="24"/>
              </w:rPr>
            </w:r>
          </w:p>
        </w:tc>
        <w:tc>
          <w:tcPr>
            <w:tcW w:w="3261" w:type="dxa"/>
            <w:tcBorders/>
          </w:tcPr>
          <w:p>
            <w:pPr>
              <w:pStyle w:val="Normal1"/>
              <w:spacing w:lineRule="auto" w:line="240"/>
              <w:rPr>
                <w:sz w:val="24"/>
              </w:rPr>
            </w:pPr>
            <w:r>
              <w:rPr>
                <w:sz w:val="24"/>
              </w:rPr>
              <w:t xml:space="preserve">— </w:t>
            </w:r>
            <w:r>
              <w:rPr>
                <w:sz w:val="24"/>
              </w:rPr>
              <w:t xml:space="preserve">форма глагола </w:t>
            </w:r>
            <w:r>
              <w:rPr>
                <w:sz w:val="24"/>
                <w:lang w:val="en-US"/>
              </w:rPr>
              <w:t>tener</w:t>
            </w:r>
          </w:p>
          <w:p>
            <w:pPr>
              <w:pStyle w:val="Normal1"/>
              <w:spacing w:lineRule="auto" w:line="240"/>
              <w:rPr>
                <w:sz w:val="24"/>
              </w:rPr>
            </w:pPr>
            <w:r>
              <w:rPr>
                <w:sz w:val="24"/>
              </w:rPr>
            </w:r>
          </w:p>
        </w:tc>
      </w:tr>
    </w:tbl>
    <w:p>
      <w:pPr>
        <w:pStyle w:val="Normal1"/>
        <w:spacing w:lineRule="auto" w:line="240"/>
        <w:ind w:firstLine="284" w:end="0"/>
        <w:jc w:val="center"/>
        <w:rPr>
          <w:b/>
          <w:i/>
          <w:i/>
          <w:sz w:val="24"/>
        </w:rPr>
      </w:pPr>
      <w:r>
        <w:rPr>
          <w:i/>
          <w:sz w:val="24"/>
        </w:rPr>
        <w:t xml:space="preserve">4. Употребление букв </w:t>
      </w:r>
      <w:r>
        <w:rPr>
          <w:b/>
          <w:i/>
          <w:sz w:val="24"/>
        </w:rPr>
        <w:t xml:space="preserve">с, z, </w:t>
      </w:r>
      <w:r>
        <w:rPr>
          <w:b/>
          <w:i/>
          <w:sz w:val="24"/>
          <w:lang w:val="en-US"/>
        </w:rPr>
        <w:t>k</w:t>
      </w:r>
      <w:r>
        <w:rPr>
          <w:i/>
          <w:sz w:val="24"/>
        </w:rPr>
        <w:t xml:space="preserve"> </w:t>
      </w:r>
      <w:r>
        <w:rPr>
          <w:i/>
          <w:sz w:val="24"/>
          <w:lang w:val="en-US"/>
        </w:rPr>
        <w:t>u</w:t>
      </w:r>
      <w:r>
        <w:rPr>
          <w:i/>
          <w:sz w:val="24"/>
        </w:rPr>
        <w:t xml:space="preserve"> </w:t>
      </w:r>
      <w:r>
        <w:rPr>
          <w:b/>
          <w:i/>
          <w:sz w:val="24"/>
          <w:lang w:val="en-US"/>
        </w:rPr>
        <w:t>q</w:t>
      </w:r>
    </w:p>
    <w:p>
      <w:pPr>
        <w:pStyle w:val="Normal1"/>
        <w:spacing w:lineRule="auto" w:line="240"/>
        <w:ind w:firstLine="284" w:end="0"/>
        <w:rPr>
          <w:b/>
          <w:i/>
          <w:i/>
          <w:sz w:val="24"/>
        </w:rPr>
      </w:pPr>
      <w:r>
        <w:rPr>
          <w:b/>
          <w:i/>
          <w:sz w:val="24"/>
        </w:rPr>
      </w:r>
    </w:p>
    <w:p>
      <w:pPr>
        <w:pStyle w:val="Normal1"/>
        <w:spacing w:lineRule="auto" w:line="240"/>
        <w:ind w:firstLine="284" w:end="0"/>
        <w:rPr/>
      </w:pPr>
      <w:r>
        <w:rPr>
          <w:sz w:val="24"/>
        </w:rPr>
        <w:t xml:space="preserve">Буква </w:t>
      </w:r>
      <w:r>
        <w:rPr>
          <w:b/>
          <w:sz w:val="24"/>
        </w:rPr>
        <w:t>с</w:t>
      </w:r>
      <w:r>
        <w:rPr>
          <w:sz w:val="24"/>
        </w:rPr>
        <w:t xml:space="preserve"> может изображать два звука [k] и [θ]. Эти же звуки пе</w:t>
        <w:softHyphen/>
        <w:t xml:space="preserve">редаются, соответственно, буквами </w:t>
      </w:r>
      <w:r>
        <w:rPr>
          <w:b/>
          <w:sz w:val="24"/>
        </w:rPr>
        <w:t>k</w:t>
      </w:r>
      <w:r>
        <w:rPr>
          <w:sz w:val="24"/>
        </w:rPr>
        <w:t xml:space="preserve"> и </w:t>
      </w:r>
      <w:r>
        <w:rPr>
          <w:b/>
          <w:sz w:val="24"/>
          <w:lang w:val="en-US"/>
        </w:rPr>
        <w:t>z</w:t>
      </w:r>
      <w:r>
        <w:rPr>
          <w:sz w:val="24"/>
        </w:rPr>
        <w:t xml:space="preserve">. Кроме того, буква </w:t>
      </w:r>
      <w:r>
        <w:rPr>
          <w:b/>
          <w:sz w:val="24"/>
        </w:rPr>
        <w:t>q</w:t>
      </w:r>
      <w:r>
        <w:rPr>
          <w:sz w:val="24"/>
        </w:rPr>
        <w:t xml:space="preserve"> в со</w:t>
        <w:softHyphen/>
        <w:t xml:space="preserve">четании с </w:t>
      </w:r>
      <w:r>
        <w:rPr>
          <w:b/>
          <w:sz w:val="24"/>
        </w:rPr>
        <w:t>u</w:t>
      </w:r>
      <w:r>
        <w:rPr>
          <w:sz w:val="24"/>
        </w:rPr>
        <w:t xml:space="preserve"> читается как [k]. Чтобы не ошибиться в написании, не</w:t>
        <w:softHyphen/>
        <w:t>обходимо помнить следующие правила:</w:t>
      </w:r>
    </w:p>
    <w:p>
      <w:pPr>
        <w:pStyle w:val="Normal1"/>
        <w:spacing w:lineRule="auto" w:line="240"/>
        <w:ind w:firstLine="284" w:end="0"/>
        <w:rPr/>
      </w:pPr>
      <w:r>
        <w:rPr>
          <w:sz w:val="24"/>
        </w:rPr>
        <w:t xml:space="preserve">а) буква с для передачи звука [θ] пишется только перед буквами </w:t>
      </w:r>
      <w:r>
        <w:rPr>
          <w:b/>
          <w:sz w:val="24"/>
          <w:lang w:val="en-US"/>
        </w:rPr>
        <w:t>i</w:t>
      </w:r>
      <w:r>
        <w:rPr>
          <w:b/>
          <w:sz w:val="24"/>
        </w:rPr>
        <w:t xml:space="preserve">, </w:t>
      </w:r>
      <w:r>
        <w:rPr>
          <w:b/>
          <w:sz w:val="24"/>
          <w:lang w:val="en-US"/>
        </w:rPr>
        <w:t>e</w:t>
      </w:r>
      <w:r>
        <w:rPr>
          <w:sz w:val="24"/>
        </w:rPr>
        <w:t xml:space="preserve">. В остальных случаях необходимо писать букву </w:t>
      </w:r>
      <w:r>
        <w:rPr>
          <w:b/>
          <w:bCs/>
          <w:sz w:val="24"/>
        </w:rPr>
        <w:t>z</w:t>
      </w:r>
      <w:r>
        <w:rPr>
          <w:sz w:val="24"/>
        </w:rPr>
        <w:t xml:space="preserve">. Например: </w:t>
      </w:r>
      <w:r>
        <w:rPr>
          <w:sz w:val="24"/>
          <w:lang w:val="en-US"/>
        </w:rPr>
        <w:t>cerveza</w:t>
      </w:r>
      <w:r>
        <w:rPr>
          <w:sz w:val="24"/>
        </w:rPr>
        <w:t xml:space="preserve">, </w:t>
      </w:r>
      <w:r>
        <w:rPr>
          <w:sz w:val="24"/>
          <w:lang w:val="en-US"/>
        </w:rPr>
        <w:t>ceniza</w:t>
      </w:r>
      <w:r>
        <w:rPr>
          <w:sz w:val="24"/>
        </w:rPr>
        <w:t xml:space="preserve">, </w:t>
      </w:r>
      <w:r>
        <w:rPr>
          <w:sz w:val="24"/>
          <w:lang w:val="en-US"/>
        </w:rPr>
        <w:t>ciervo</w:t>
      </w:r>
      <w:r>
        <w:rPr>
          <w:sz w:val="24"/>
        </w:rPr>
        <w:t xml:space="preserve">, </w:t>
      </w:r>
      <w:r>
        <w:rPr>
          <w:sz w:val="24"/>
          <w:lang w:val="en-US"/>
        </w:rPr>
        <w:t>cerrar</w:t>
      </w:r>
      <w:r>
        <w:rPr>
          <w:sz w:val="24"/>
        </w:rPr>
        <w:t xml:space="preserve">, </w:t>
      </w:r>
      <w:r>
        <w:rPr>
          <w:sz w:val="24"/>
          <w:lang w:val="en-US"/>
        </w:rPr>
        <w:t>zozobra</w:t>
      </w:r>
      <w:r>
        <w:rPr>
          <w:sz w:val="24"/>
        </w:rPr>
        <w:t xml:space="preserve">, </w:t>
      </w:r>
      <w:r>
        <w:rPr>
          <w:sz w:val="24"/>
          <w:lang w:val="en-US"/>
        </w:rPr>
        <w:t>zanja</w:t>
      </w:r>
      <w:r>
        <w:rPr>
          <w:sz w:val="24"/>
        </w:rPr>
        <w:t xml:space="preserve">, </w:t>
      </w:r>
      <w:r>
        <w:rPr>
          <w:sz w:val="24"/>
          <w:lang w:val="en-US"/>
        </w:rPr>
        <w:t>hacer</w:t>
      </w:r>
      <w:r>
        <w:rPr>
          <w:sz w:val="24"/>
        </w:rPr>
        <w:t xml:space="preserve">, </w:t>
      </w:r>
      <w:r>
        <w:rPr>
          <w:sz w:val="24"/>
          <w:lang w:val="en-US"/>
        </w:rPr>
        <w:t>haza</w:t>
      </w:r>
      <w:r>
        <w:rPr>
          <w:sz w:val="24"/>
        </w:rPr>
        <w:t>ñ</w:t>
      </w:r>
      <w:r>
        <w:rPr>
          <w:sz w:val="24"/>
          <w:lang w:val="en-US"/>
        </w:rPr>
        <w:t>a</w:t>
      </w:r>
      <w:r>
        <w:rPr>
          <w:sz w:val="24"/>
        </w:rPr>
        <w:t>.</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Исключение</w:t>
      </w:r>
      <w:r>
        <w:rPr>
          <w:sz w:val="24"/>
        </w:rPr>
        <w:t xml:space="preserve">: некоторые существительные (чаще всего имена собственные) не подчиняются указанному правилу: </w:t>
      </w:r>
      <w:r>
        <w:rPr>
          <w:sz w:val="24"/>
          <w:lang w:val="en-US"/>
        </w:rPr>
        <w:t>Zea</w:t>
      </w:r>
      <w:r>
        <w:rPr>
          <w:sz w:val="24"/>
        </w:rPr>
        <w:t xml:space="preserve">, </w:t>
      </w:r>
      <w:r>
        <w:rPr>
          <w:sz w:val="24"/>
          <w:lang w:val="en-US"/>
        </w:rPr>
        <w:t>Herzegovina</w:t>
      </w:r>
      <w:r>
        <w:rPr>
          <w:sz w:val="24"/>
        </w:rPr>
        <w:t xml:space="preserve">, </w:t>
      </w:r>
      <w:r>
        <w:rPr>
          <w:sz w:val="24"/>
          <w:lang w:val="en-US"/>
        </w:rPr>
        <w:t>Leipzig</w:t>
      </w:r>
      <w:r>
        <w:rPr>
          <w:sz w:val="24"/>
        </w:rPr>
        <w:t xml:space="preserve">, </w:t>
      </w:r>
      <w:r>
        <w:rPr>
          <w:sz w:val="24"/>
          <w:lang w:val="en-US"/>
        </w:rPr>
        <w:t>Zanz</w:t>
      </w:r>
      <w:r>
        <w:rPr>
          <w:sz w:val="24"/>
        </w:rPr>
        <w:t>í</w:t>
      </w:r>
      <w:r>
        <w:rPr>
          <w:sz w:val="24"/>
          <w:lang w:val="en-US"/>
        </w:rPr>
        <w:t>bar</w:t>
      </w:r>
      <w:r>
        <w:rPr>
          <w:sz w:val="24"/>
        </w:rPr>
        <w:t xml:space="preserve">, </w:t>
      </w:r>
      <w:r>
        <w:rPr>
          <w:sz w:val="24"/>
          <w:lang w:val="en-US"/>
        </w:rPr>
        <w:t>zigzag</w:t>
      </w:r>
      <w:r>
        <w:rPr>
          <w:sz w:val="24"/>
        </w:rPr>
        <w:t xml:space="preserve">, </w:t>
      </w:r>
      <w:r>
        <w:rPr>
          <w:sz w:val="24"/>
          <w:lang w:val="en-US"/>
        </w:rPr>
        <w:t>zipizape</w:t>
      </w:r>
      <w:r>
        <w:rPr>
          <w:sz w:val="24"/>
        </w:rPr>
        <w:t xml:space="preserve"> и др.</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Примечания</w:t>
      </w:r>
      <w:r>
        <w:rPr>
          <w:sz w:val="22"/>
        </w:rPr>
        <w:t>: 1. У глаголов первого спряжения, оканчивающихся на -</w:t>
      </w:r>
      <w:r>
        <w:rPr>
          <w:b/>
          <w:sz w:val="22"/>
          <w:lang w:val="en-US"/>
        </w:rPr>
        <w:t>zar</w:t>
      </w:r>
      <w:r>
        <w:rPr>
          <w:sz w:val="22"/>
        </w:rPr>
        <w:t xml:space="preserve">, буква </w:t>
      </w:r>
      <w:r>
        <w:rPr>
          <w:b/>
          <w:sz w:val="22"/>
        </w:rPr>
        <w:t>z</w:t>
      </w:r>
      <w:r>
        <w:rPr>
          <w:sz w:val="22"/>
        </w:rPr>
        <w:t xml:space="preserve"> заменяется буквой </w:t>
      </w:r>
      <w:r>
        <w:rPr>
          <w:b/>
          <w:sz w:val="22"/>
        </w:rPr>
        <w:t>с</w:t>
      </w:r>
      <w:r>
        <w:rPr>
          <w:sz w:val="22"/>
        </w:rPr>
        <w:t xml:space="preserve"> перед </w:t>
      </w:r>
      <w:r>
        <w:rPr>
          <w:b/>
          <w:sz w:val="22"/>
        </w:rPr>
        <w:t>е</w:t>
      </w:r>
      <w:r>
        <w:rPr>
          <w:sz w:val="22"/>
        </w:rPr>
        <w:t xml:space="preserve"> (т.е. в 1 лице единственного числа </w:t>
      </w:r>
      <w:r>
        <w:rPr>
          <w:sz w:val="22"/>
          <w:lang w:val="en-US"/>
        </w:rPr>
        <w:t>pret</w:t>
      </w:r>
      <w:r>
        <w:rPr>
          <w:sz w:val="22"/>
        </w:rPr>
        <w:t>é</w:t>
      </w:r>
      <w:r>
        <w:rPr>
          <w:sz w:val="22"/>
          <w:lang w:val="en-US"/>
        </w:rPr>
        <w:t>rito</w:t>
      </w:r>
      <w:r>
        <w:rPr>
          <w:sz w:val="22"/>
        </w:rPr>
        <w:t xml:space="preserve"> </w:t>
      </w:r>
      <w:r>
        <w:rPr>
          <w:sz w:val="22"/>
          <w:lang w:val="en-US"/>
        </w:rPr>
        <w:t>indefinido</w:t>
      </w:r>
      <w:r>
        <w:rPr>
          <w:sz w:val="22"/>
        </w:rPr>
        <w:t xml:space="preserve"> </w:t>
      </w:r>
      <w:r>
        <w:rPr>
          <w:sz w:val="22"/>
          <w:lang w:val="en-US"/>
        </w:rPr>
        <w:t>de</w:t>
      </w:r>
      <w:r>
        <w:rPr>
          <w:sz w:val="22"/>
        </w:rPr>
        <w:t xml:space="preserve"> </w:t>
      </w:r>
      <w:r>
        <w:rPr>
          <w:sz w:val="22"/>
          <w:lang w:val="en-US"/>
        </w:rPr>
        <w:t>indicativo</w:t>
      </w:r>
      <w:r>
        <w:rPr>
          <w:sz w:val="22"/>
        </w:rPr>
        <w:t xml:space="preserve"> и во всех лицах </w:t>
      </w:r>
      <w:r>
        <w:rPr>
          <w:sz w:val="22"/>
          <w:lang w:val="en-US"/>
        </w:rPr>
        <w:t>presente</w:t>
      </w:r>
      <w:r>
        <w:rPr>
          <w:sz w:val="22"/>
        </w:rPr>
        <w:t xml:space="preserve"> </w:t>
      </w:r>
      <w:r>
        <w:rPr>
          <w:sz w:val="22"/>
          <w:lang w:val="en-US"/>
        </w:rPr>
        <w:t>de</w:t>
      </w:r>
      <w:r>
        <w:rPr>
          <w:sz w:val="22"/>
        </w:rPr>
        <w:t xml:space="preserve"> </w:t>
      </w:r>
      <w:r>
        <w:rPr>
          <w:sz w:val="22"/>
          <w:lang w:val="en-US"/>
        </w:rPr>
        <w:t>subjuntivo</w:t>
      </w:r>
      <w:r>
        <w:rPr>
          <w:sz w:val="22"/>
        </w:rPr>
        <w:t xml:space="preserve">) </w:t>
      </w:r>
      <w:r>
        <w:rPr>
          <w:sz w:val="22"/>
          <w:lang w:val="en-US"/>
        </w:rPr>
        <w:t>realizar</w:t>
      </w:r>
      <w:r>
        <w:rPr>
          <w:sz w:val="22"/>
        </w:rPr>
        <w:t xml:space="preserve">, </w:t>
      </w:r>
      <w:r>
        <w:rPr>
          <w:sz w:val="22"/>
          <w:lang w:val="en-US"/>
        </w:rPr>
        <w:t>realic</w:t>
      </w:r>
      <w:r>
        <w:rPr>
          <w:sz w:val="22"/>
        </w:rPr>
        <w:t xml:space="preserve">é, </w:t>
      </w:r>
      <w:r>
        <w:rPr>
          <w:sz w:val="22"/>
          <w:lang w:val="en-US"/>
        </w:rPr>
        <w:t>realice</w:t>
      </w:r>
      <w:r>
        <w:rPr>
          <w:sz w:val="22"/>
        </w:rPr>
        <w:t xml:space="preserve">, </w:t>
      </w:r>
      <w:r>
        <w:rPr>
          <w:sz w:val="22"/>
          <w:lang w:val="en-US"/>
        </w:rPr>
        <w:t>realices</w:t>
      </w:r>
      <w:r>
        <w:rPr>
          <w:sz w:val="22"/>
        </w:rPr>
        <w:t xml:space="preserve"> и т.д. (</w:t>
      </w:r>
      <w:r>
        <w:rPr>
          <w:sz w:val="22"/>
          <w:lang w:val="en-US"/>
        </w:rPr>
        <w:t>cm</w:t>
      </w:r>
      <w:r>
        <w:rPr>
          <w:sz w:val="22"/>
        </w:rPr>
        <w:t>. § 59)</w:t>
      </w:r>
    </w:p>
    <w:p>
      <w:pPr>
        <w:pStyle w:val="Normal1"/>
        <w:spacing w:lineRule="auto" w:line="240"/>
        <w:ind w:firstLine="284" w:end="0"/>
        <w:rPr/>
      </w:pPr>
      <w:r>
        <w:rPr>
          <w:sz w:val="22"/>
        </w:rPr>
        <w:t xml:space="preserve">2. У существительных и прилагательных, оканчивающихся в единственном числе на </w:t>
      </w:r>
      <w:r>
        <w:rPr>
          <w:b/>
          <w:bCs/>
          <w:sz w:val="22"/>
        </w:rPr>
        <w:t>-z</w:t>
      </w:r>
      <w:r>
        <w:rPr>
          <w:sz w:val="22"/>
        </w:rPr>
        <w:t xml:space="preserve">, эта, буква заменяется во множественном числе (т.е. перед е) на </w:t>
      </w:r>
      <w:r>
        <w:rPr>
          <w:b/>
          <w:bCs/>
          <w:sz w:val="22"/>
        </w:rPr>
        <w:t>-с</w:t>
      </w:r>
      <w:r>
        <w:rPr>
          <w:sz w:val="22"/>
        </w:rPr>
        <w:t xml:space="preserve">: </w:t>
      </w:r>
      <w:r>
        <w:rPr>
          <w:sz w:val="22"/>
          <w:lang w:val="en-US"/>
        </w:rPr>
        <w:t>audaz</w:t>
      </w:r>
      <w:r>
        <w:rPr>
          <w:sz w:val="22"/>
        </w:rPr>
        <w:t xml:space="preserve"> — </w:t>
      </w:r>
      <w:r>
        <w:rPr>
          <w:sz w:val="22"/>
          <w:lang w:val="en-US"/>
        </w:rPr>
        <w:t>audaces</w:t>
      </w:r>
      <w:r>
        <w:rPr>
          <w:sz w:val="22"/>
        </w:rPr>
        <w:t xml:space="preserve">, </w:t>
      </w:r>
      <w:r>
        <w:rPr>
          <w:sz w:val="22"/>
          <w:lang w:val="en-US"/>
        </w:rPr>
        <w:t>codorniz</w:t>
      </w:r>
      <w:r>
        <w:rPr>
          <w:sz w:val="22"/>
        </w:rPr>
        <w:t xml:space="preserve"> — </w:t>
      </w:r>
      <w:r>
        <w:rPr>
          <w:sz w:val="22"/>
          <w:lang w:val="en-US"/>
        </w:rPr>
        <w:t>codornices</w:t>
      </w:r>
      <w:r>
        <w:rPr>
          <w:sz w:val="22"/>
        </w:rPr>
        <w:t>.</w:t>
      </w:r>
    </w:p>
    <w:p>
      <w:pPr>
        <w:pStyle w:val="Normal1"/>
        <w:spacing w:lineRule="auto" w:line="240"/>
        <w:ind w:firstLine="284" w:end="0"/>
        <w:rPr/>
      </w:pPr>
      <w:r>
        <w:rPr>
          <w:sz w:val="22"/>
        </w:rPr>
        <w:t xml:space="preserve">3. У глаголов второго и третьего спряжения, оканчивающихся на </w:t>
      </w:r>
      <w:r>
        <w:rPr>
          <w:b/>
          <w:bCs/>
          <w:sz w:val="22"/>
        </w:rPr>
        <w:t>-</w:t>
      </w:r>
      <w:r>
        <w:rPr>
          <w:b/>
          <w:bCs/>
          <w:sz w:val="22"/>
          <w:lang w:val="en-US"/>
        </w:rPr>
        <w:t>cer</w:t>
      </w:r>
      <w:r>
        <w:rPr>
          <w:b/>
          <w:bCs/>
          <w:sz w:val="22"/>
        </w:rPr>
        <w:t>, -</w:t>
      </w:r>
      <w:r>
        <w:rPr>
          <w:b/>
          <w:bCs/>
          <w:sz w:val="22"/>
          <w:lang w:val="en-US"/>
        </w:rPr>
        <w:t>cir</w:t>
      </w:r>
      <w:r>
        <w:rPr>
          <w:b/>
          <w:bCs/>
          <w:sz w:val="22"/>
        </w:rPr>
        <w:t>,</w:t>
      </w:r>
      <w:r>
        <w:rPr>
          <w:sz w:val="22"/>
        </w:rPr>
        <w:t xml:space="preserve"> буква с заменяется на </w:t>
      </w:r>
      <w:r>
        <w:rPr>
          <w:b/>
          <w:bCs/>
          <w:sz w:val="22"/>
        </w:rPr>
        <w:t>z</w:t>
      </w:r>
      <w:r>
        <w:rPr>
          <w:sz w:val="22"/>
        </w:rPr>
        <w:t xml:space="preserve"> в 1 лице единственного числа </w:t>
      </w:r>
      <w:r>
        <w:rPr>
          <w:sz w:val="22"/>
          <w:lang w:val="en-US"/>
        </w:rPr>
        <w:t>presente</w:t>
      </w:r>
      <w:r>
        <w:rPr>
          <w:sz w:val="22"/>
        </w:rPr>
        <w:t xml:space="preserve"> </w:t>
      </w:r>
      <w:r>
        <w:rPr>
          <w:sz w:val="22"/>
          <w:lang w:val="en-US"/>
        </w:rPr>
        <w:t>de</w:t>
      </w:r>
      <w:r>
        <w:rPr>
          <w:sz w:val="22"/>
        </w:rPr>
        <w:t xml:space="preserve"> </w:t>
      </w:r>
      <w:r>
        <w:rPr>
          <w:sz w:val="22"/>
          <w:lang w:val="en-US"/>
        </w:rPr>
        <w:t>indicativo</w:t>
      </w:r>
      <w:r>
        <w:rPr>
          <w:sz w:val="22"/>
        </w:rPr>
        <w:t xml:space="preserve"> и во всех лицах </w:t>
      </w:r>
      <w:r>
        <w:rPr>
          <w:sz w:val="22"/>
          <w:lang w:val="en-US"/>
        </w:rPr>
        <w:t>presente</w:t>
      </w:r>
      <w:r>
        <w:rPr>
          <w:sz w:val="22"/>
        </w:rPr>
        <w:t xml:space="preserve"> </w:t>
      </w:r>
      <w:r>
        <w:rPr>
          <w:sz w:val="22"/>
          <w:lang w:val="en-US"/>
        </w:rPr>
        <w:t>de</w:t>
      </w:r>
      <w:r>
        <w:rPr>
          <w:sz w:val="22"/>
        </w:rPr>
        <w:t xml:space="preserve"> </w:t>
      </w:r>
      <w:r>
        <w:rPr>
          <w:sz w:val="22"/>
          <w:lang w:val="en-US"/>
        </w:rPr>
        <w:t>subjuntivo</w:t>
      </w:r>
      <w:r>
        <w:rPr>
          <w:sz w:val="22"/>
        </w:rPr>
        <w:t xml:space="preserve"> (т.е. перед </w:t>
      </w:r>
      <w:r>
        <w:rPr>
          <w:b/>
          <w:bCs/>
          <w:sz w:val="22"/>
        </w:rPr>
        <w:t>а</w:t>
      </w:r>
      <w:r>
        <w:rPr>
          <w:sz w:val="22"/>
        </w:rPr>
        <w:t xml:space="preserve"> и </w:t>
      </w:r>
      <w:r>
        <w:rPr>
          <w:b/>
          <w:bCs/>
          <w:sz w:val="22"/>
        </w:rPr>
        <w:t>о</w:t>
      </w:r>
      <w:r>
        <w:rPr>
          <w:sz w:val="22"/>
        </w:rPr>
        <w:t xml:space="preserve">): </w:t>
      </w:r>
      <w:r>
        <w:rPr>
          <w:sz w:val="22"/>
          <w:lang w:val="en-US"/>
        </w:rPr>
        <w:t>vencer</w:t>
      </w:r>
      <w:r>
        <w:rPr>
          <w:sz w:val="22"/>
        </w:rPr>
        <w:t xml:space="preserve"> — </w:t>
      </w:r>
      <w:r>
        <w:rPr>
          <w:sz w:val="22"/>
          <w:lang w:val="en-US"/>
        </w:rPr>
        <w:t>venzo</w:t>
      </w:r>
      <w:r>
        <w:rPr>
          <w:sz w:val="22"/>
        </w:rPr>
        <w:t xml:space="preserve">, </w:t>
      </w:r>
      <w:r>
        <w:rPr>
          <w:sz w:val="22"/>
          <w:lang w:val="en-US"/>
        </w:rPr>
        <w:t>venza</w:t>
      </w:r>
      <w:r>
        <w:rPr>
          <w:sz w:val="22"/>
        </w:rPr>
        <w:t xml:space="preserve">, </w:t>
      </w:r>
      <w:r>
        <w:rPr>
          <w:sz w:val="22"/>
          <w:lang w:val="en-US"/>
        </w:rPr>
        <w:t>venzas</w:t>
      </w:r>
      <w:r>
        <w:rPr>
          <w:sz w:val="22"/>
        </w:rPr>
        <w:t xml:space="preserve">; </w:t>
      </w:r>
      <w:r>
        <w:rPr>
          <w:sz w:val="22"/>
          <w:lang w:val="en-US"/>
        </w:rPr>
        <w:t>esparcir</w:t>
      </w:r>
      <w:r>
        <w:rPr>
          <w:sz w:val="22"/>
        </w:rPr>
        <w:t xml:space="preserve"> — </w:t>
      </w:r>
      <w:r>
        <w:rPr>
          <w:sz w:val="22"/>
          <w:lang w:val="en-US"/>
        </w:rPr>
        <w:t>esparzo</w:t>
      </w:r>
      <w:r>
        <w:rPr>
          <w:sz w:val="22"/>
        </w:rPr>
        <w:t xml:space="preserve">; </w:t>
      </w:r>
      <w:r>
        <w:rPr>
          <w:sz w:val="22"/>
          <w:lang w:val="en-US"/>
        </w:rPr>
        <w:t>esparzas</w:t>
      </w:r>
      <w:r>
        <w:rPr>
          <w:sz w:val="22"/>
        </w:rPr>
        <w:t xml:space="preserve"> и т.д. (см § 59).</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буква </w:t>
      </w:r>
      <w:r>
        <w:rPr>
          <w:b/>
          <w:sz w:val="24"/>
        </w:rPr>
        <w:t>с</w:t>
      </w:r>
      <w:r>
        <w:rPr>
          <w:sz w:val="24"/>
        </w:rPr>
        <w:t xml:space="preserve">, если она не стоит перед </w:t>
      </w:r>
      <w:r>
        <w:rPr>
          <w:b/>
          <w:sz w:val="24"/>
        </w:rPr>
        <w:t>i</w:t>
      </w:r>
      <w:r>
        <w:rPr>
          <w:sz w:val="24"/>
        </w:rPr>
        <w:t xml:space="preserve"> и </w:t>
      </w:r>
      <w:r>
        <w:rPr>
          <w:b/>
          <w:sz w:val="24"/>
        </w:rPr>
        <w:t>е</w:t>
      </w:r>
      <w:r>
        <w:rPr>
          <w:sz w:val="24"/>
        </w:rPr>
        <w:t xml:space="preserve">, всегда передает звук [k]. Для передачи этого звука перед буквами </w:t>
      </w:r>
      <w:r>
        <w:rPr>
          <w:b/>
          <w:bCs/>
          <w:sz w:val="24"/>
        </w:rPr>
        <w:t>i</w:t>
      </w:r>
      <w:r>
        <w:rPr>
          <w:sz w:val="24"/>
        </w:rPr>
        <w:t xml:space="preserve"> и </w:t>
      </w:r>
      <w:r>
        <w:rPr>
          <w:b/>
          <w:bCs/>
          <w:sz w:val="24"/>
        </w:rPr>
        <w:t>с</w:t>
      </w:r>
      <w:r>
        <w:rPr>
          <w:sz w:val="24"/>
        </w:rPr>
        <w:t xml:space="preserve"> необходимо писать </w:t>
      </w:r>
      <w:r>
        <w:rPr>
          <w:b/>
          <w:sz w:val="24"/>
        </w:rPr>
        <w:t>q</w:t>
      </w:r>
      <w:r>
        <w:rPr>
          <w:sz w:val="24"/>
        </w:rPr>
        <w:t xml:space="preserve"> вместе с немым </w:t>
      </w:r>
      <w:r>
        <w:rPr>
          <w:b/>
          <w:sz w:val="24"/>
          <w:lang w:val="en-US"/>
        </w:rPr>
        <w:t>u</w:t>
      </w:r>
      <w:r>
        <w:rPr>
          <w:b/>
          <w:sz w:val="24"/>
        </w:rPr>
        <w:t xml:space="preserve"> (</w:t>
      </w:r>
      <w:r>
        <w:rPr>
          <w:b/>
          <w:sz w:val="24"/>
          <w:lang w:val="en-US"/>
        </w:rPr>
        <w:t>qu</w:t>
      </w:r>
      <w:r>
        <w:rPr>
          <w:sz w:val="24"/>
        </w:rPr>
        <w:t xml:space="preserve">): </w:t>
      </w:r>
      <w:r>
        <w:rPr>
          <w:sz w:val="24"/>
          <w:lang w:val="en-US"/>
        </w:rPr>
        <w:t>cocodrilo</w:t>
      </w:r>
      <w:r>
        <w:rPr>
          <w:sz w:val="24"/>
        </w:rPr>
        <w:t xml:space="preserve">, </w:t>
      </w:r>
      <w:r>
        <w:rPr>
          <w:sz w:val="24"/>
          <w:lang w:val="en-US"/>
        </w:rPr>
        <w:t>castizo</w:t>
      </w:r>
      <w:r>
        <w:rPr>
          <w:sz w:val="24"/>
        </w:rPr>
        <w:t xml:space="preserve">, </w:t>
      </w:r>
      <w:r>
        <w:rPr>
          <w:sz w:val="24"/>
          <w:lang w:val="en-US"/>
        </w:rPr>
        <w:t>coqueta</w:t>
      </w:r>
      <w:r>
        <w:rPr>
          <w:sz w:val="24"/>
        </w:rPr>
        <w:t xml:space="preserve">, </w:t>
      </w:r>
      <w:r>
        <w:rPr>
          <w:sz w:val="24"/>
          <w:lang w:val="en-US"/>
        </w:rPr>
        <w:t>coque</w:t>
      </w:r>
      <w:r>
        <w:rPr>
          <w:sz w:val="24"/>
        </w:rPr>
        <w:t xml:space="preserve">, </w:t>
      </w:r>
      <w:r>
        <w:rPr>
          <w:sz w:val="24"/>
          <w:lang w:val="en-US"/>
        </w:rPr>
        <w:t>cerquito</w:t>
      </w:r>
      <w:r>
        <w:rPr>
          <w:sz w:val="24"/>
        </w:rPr>
        <w:t xml:space="preserve">, </w:t>
      </w:r>
      <w:r>
        <w:rPr>
          <w:sz w:val="24"/>
          <w:lang w:val="en-US"/>
        </w:rPr>
        <w:t>coraza</w:t>
      </w:r>
      <w:r>
        <w:rPr>
          <w:sz w:val="24"/>
        </w:rPr>
        <w:t xml:space="preserve">, </w:t>
      </w:r>
      <w:r>
        <w:rPr>
          <w:sz w:val="24"/>
          <w:lang w:val="en-US"/>
        </w:rPr>
        <w:t>quitar</w:t>
      </w:r>
      <w:r>
        <w:rPr>
          <w:sz w:val="24"/>
        </w:rPr>
        <w:t xml:space="preserve">, </w:t>
      </w:r>
      <w:r>
        <w:rPr>
          <w:sz w:val="24"/>
          <w:lang w:val="en-US"/>
        </w:rPr>
        <w:t>quiz</w:t>
      </w:r>
      <w:r>
        <w:rPr>
          <w:sz w:val="24"/>
        </w:rPr>
        <w:t>á</w:t>
      </w:r>
      <w:r>
        <w:rPr>
          <w:sz w:val="24"/>
          <w:lang w:val="en-US"/>
        </w:rPr>
        <w:t>s</w:t>
      </w:r>
      <w:r>
        <w:rPr>
          <w:sz w:val="24"/>
        </w:rPr>
        <w:t xml:space="preserve">, </w:t>
      </w:r>
      <w:r>
        <w:rPr>
          <w:sz w:val="24"/>
          <w:lang w:val="en-US"/>
        </w:rPr>
        <w:t>quincuagena</w:t>
      </w:r>
      <w:r>
        <w:rPr>
          <w:sz w:val="24"/>
        </w:rPr>
        <w:t xml:space="preserve">, </w:t>
      </w:r>
      <w:r>
        <w:rPr>
          <w:sz w:val="24"/>
          <w:lang w:val="en-US"/>
        </w:rPr>
        <w:t>quince</w:t>
      </w:r>
      <w:r>
        <w:rPr>
          <w:sz w:val="24"/>
        </w:rPr>
        <w:t>;</w:t>
      </w:r>
    </w:p>
    <w:p>
      <w:pPr>
        <w:pStyle w:val="Normal1"/>
        <w:spacing w:lineRule="auto" w:line="240"/>
        <w:ind w:firstLine="284" w:end="0"/>
        <w:rPr/>
      </w:pPr>
      <w:r>
        <w:rPr>
          <w:sz w:val="24"/>
        </w:rPr>
        <w:t xml:space="preserve">в) буква </w:t>
      </w:r>
      <w:r>
        <w:rPr>
          <w:b/>
          <w:sz w:val="24"/>
          <w:lang w:val="en-US"/>
        </w:rPr>
        <w:t>k</w:t>
      </w:r>
      <w:r>
        <w:rPr/>
        <w:t xml:space="preserve"> обычно пишется в заимствованных и иностранных словах. Наиболее употребительными из них являются:</w:t>
      </w:r>
    </w:p>
    <w:tbl>
      <w:tblPr>
        <w:tblW w:w="9214" w:type="dxa"/>
        <w:jc w:val="start"/>
        <w:tblInd w:w="40" w:type="dxa"/>
        <w:tblLayout w:type="fixed"/>
        <w:tblCellMar>
          <w:top w:w="0" w:type="dxa"/>
          <w:start w:w="40" w:type="dxa"/>
          <w:bottom w:w="0" w:type="dxa"/>
          <w:end w:w="40" w:type="dxa"/>
        </w:tblCellMar>
      </w:tblPr>
      <w:tblGrid>
        <w:gridCol w:w="1843"/>
        <w:gridCol w:w="2693"/>
        <w:gridCol w:w="2268"/>
        <w:gridCol w:w="2410"/>
      </w:tblGrid>
      <w:tr>
        <w:trPr>
          <w:trHeight w:val="260" w:hRule="exact"/>
        </w:trPr>
        <w:tc>
          <w:tcPr>
            <w:tcW w:w="1843" w:type="dxa"/>
            <w:tcBorders/>
          </w:tcPr>
          <w:p>
            <w:pPr>
              <w:pStyle w:val="Normal1"/>
              <w:spacing w:lineRule="auto" w:line="240"/>
              <w:ind w:firstLine="102" w:end="0"/>
              <w:rPr>
                <w:sz w:val="24"/>
              </w:rPr>
            </w:pPr>
            <w:r>
              <w:rPr>
                <w:sz w:val="24"/>
                <w:lang w:val="en-US"/>
              </w:rPr>
              <w:t>kaki</w:t>
            </w:r>
          </w:p>
          <w:p>
            <w:pPr>
              <w:pStyle w:val="Normal1"/>
              <w:spacing w:lineRule="auto" w:line="240"/>
              <w:ind w:firstLine="102" w:end="0"/>
              <w:rPr>
                <w:sz w:val="24"/>
              </w:rPr>
            </w:pPr>
            <w:r>
              <w:rPr>
                <w:sz w:val="24"/>
              </w:rPr>
            </w:r>
          </w:p>
        </w:tc>
        <w:tc>
          <w:tcPr>
            <w:tcW w:w="2693" w:type="dxa"/>
            <w:tcBorders/>
          </w:tcPr>
          <w:p>
            <w:pPr>
              <w:pStyle w:val="Normal1"/>
              <w:spacing w:lineRule="auto" w:line="240"/>
              <w:ind w:firstLine="102" w:end="0"/>
              <w:rPr>
                <w:sz w:val="24"/>
              </w:rPr>
            </w:pPr>
            <w:r>
              <w:rPr>
                <w:sz w:val="24"/>
              </w:rPr>
              <w:t xml:space="preserve">— </w:t>
            </w:r>
            <w:r>
              <w:rPr>
                <w:sz w:val="24"/>
              </w:rPr>
              <w:t>хаки; хурма</w:t>
            </w:r>
          </w:p>
          <w:p>
            <w:pPr>
              <w:pStyle w:val="Normal1"/>
              <w:spacing w:lineRule="auto" w:line="240"/>
              <w:ind w:firstLine="102" w:end="0"/>
              <w:rPr>
                <w:sz w:val="24"/>
              </w:rPr>
            </w:pPr>
            <w:r>
              <w:rPr>
                <w:sz w:val="24"/>
              </w:rPr>
            </w:r>
          </w:p>
        </w:tc>
        <w:tc>
          <w:tcPr>
            <w:tcW w:w="2268" w:type="dxa"/>
            <w:tcBorders/>
          </w:tcPr>
          <w:p>
            <w:pPr>
              <w:pStyle w:val="Normal1"/>
              <w:spacing w:lineRule="auto" w:line="240"/>
              <w:ind w:firstLine="102" w:end="0"/>
              <w:rPr>
                <w:sz w:val="24"/>
              </w:rPr>
            </w:pPr>
            <w:r>
              <w:rPr>
                <w:sz w:val="24"/>
                <w:lang w:val="en-US"/>
              </w:rPr>
              <w:t>koljosiano</w:t>
            </w:r>
          </w:p>
          <w:p>
            <w:pPr>
              <w:pStyle w:val="Normal1"/>
              <w:spacing w:lineRule="auto" w:line="240"/>
              <w:ind w:firstLine="102" w:end="0"/>
              <w:rPr>
                <w:sz w:val="24"/>
              </w:rPr>
            </w:pPr>
            <w:r>
              <w:rPr>
                <w:sz w:val="24"/>
              </w:rPr>
            </w:r>
          </w:p>
        </w:tc>
        <w:tc>
          <w:tcPr>
            <w:tcW w:w="2410" w:type="dxa"/>
            <w:tcBorders/>
          </w:tcPr>
          <w:p>
            <w:pPr>
              <w:pStyle w:val="Normal1"/>
              <w:spacing w:lineRule="auto" w:line="240"/>
              <w:ind w:firstLine="102" w:end="0"/>
              <w:rPr>
                <w:sz w:val="24"/>
              </w:rPr>
            </w:pPr>
            <w:r>
              <w:rPr>
                <w:sz w:val="24"/>
              </w:rPr>
              <w:t xml:space="preserve">— </w:t>
            </w:r>
            <w:r>
              <w:rPr>
                <w:sz w:val="24"/>
              </w:rPr>
              <w:t>колхозник</w:t>
            </w:r>
          </w:p>
          <w:p>
            <w:pPr>
              <w:pStyle w:val="Normal1"/>
              <w:spacing w:lineRule="auto" w:line="240"/>
              <w:ind w:firstLine="102" w:end="0"/>
              <w:rPr>
                <w:sz w:val="24"/>
              </w:rPr>
            </w:pPr>
            <w:r>
              <w:rPr>
                <w:sz w:val="24"/>
              </w:rPr>
            </w:r>
          </w:p>
        </w:tc>
      </w:tr>
      <w:tr>
        <w:trPr>
          <w:trHeight w:val="220" w:hRule="exact"/>
        </w:trPr>
        <w:tc>
          <w:tcPr>
            <w:tcW w:w="1843" w:type="dxa"/>
            <w:tcBorders/>
          </w:tcPr>
          <w:p>
            <w:pPr>
              <w:pStyle w:val="Normal1"/>
              <w:spacing w:lineRule="auto" w:line="240"/>
              <w:ind w:firstLine="102" w:end="0"/>
              <w:rPr>
                <w:sz w:val="24"/>
              </w:rPr>
            </w:pPr>
            <w:r>
              <w:rPr>
                <w:sz w:val="24"/>
                <w:lang w:val="en-US"/>
              </w:rPr>
              <w:t>kantiano</w:t>
            </w:r>
          </w:p>
          <w:p>
            <w:pPr>
              <w:pStyle w:val="Normal1"/>
              <w:spacing w:lineRule="auto" w:line="240"/>
              <w:ind w:firstLine="102" w:end="0"/>
              <w:rPr>
                <w:sz w:val="24"/>
              </w:rPr>
            </w:pPr>
            <w:r>
              <w:rPr>
                <w:sz w:val="24"/>
              </w:rPr>
            </w:r>
          </w:p>
        </w:tc>
        <w:tc>
          <w:tcPr>
            <w:tcW w:w="2693" w:type="dxa"/>
            <w:tcBorders/>
          </w:tcPr>
          <w:p>
            <w:pPr>
              <w:pStyle w:val="Normal1"/>
              <w:spacing w:lineRule="auto" w:line="240"/>
              <w:ind w:firstLine="102" w:end="0"/>
              <w:rPr>
                <w:sz w:val="24"/>
              </w:rPr>
            </w:pPr>
            <w:r>
              <w:rPr>
                <w:sz w:val="24"/>
              </w:rPr>
              <w:t xml:space="preserve">— </w:t>
            </w:r>
            <w:r>
              <w:rPr>
                <w:sz w:val="24"/>
              </w:rPr>
              <w:t>кантианский</w:t>
            </w:r>
          </w:p>
          <w:p>
            <w:pPr>
              <w:pStyle w:val="Normal1"/>
              <w:spacing w:lineRule="auto" w:line="240"/>
              <w:ind w:firstLine="102" w:end="0"/>
              <w:rPr>
                <w:sz w:val="24"/>
              </w:rPr>
            </w:pPr>
            <w:r>
              <w:rPr>
                <w:sz w:val="24"/>
              </w:rPr>
            </w:r>
          </w:p>
        </w:tc>
        <w:tc>
          <w:tcPr>
            <w:tcW w:w="2268" w:type="dxa"/>
            <w:tcBorders/>
          </w:tcPr>
          <w:p>
            <w:pPr>
              <w:pStyle w:val="Normal1"/>
              <w:spacing w:lineRule="auto" w:line="240"/>
              <w:ind w:firstLine="102" w:end="0"/>
              <w:rPr>
                <w:sz w:val="24"/>
              </w:rPr>
            </w:pPr>
            <w:r>
              <w:rPr>
                <w:sz w:val="24"/>
                <w:lang w:val="en-US"/>
              </w:rPr>
              <w:t>komsomol</w:t>
            </w:r>
          </w:p>
          <w:p>
            <w:pPr>
              <w:pStyle w:val="Normal1"/>
              <w:spacing w:lineRule="auto" w:line="240"/>
              <w:ind w:firstLine="102" w:end="0"/>
              <w:rPr>
                <w:sz w:val="24"/>
              </w:rPr>
            </w:pPr>
            <w:r>
              <w:rPr>
                <w:sz w:val="24"/>
              </w:rPr>
            </w:r>
          </w:p>
        </w:tc>
        <w:tc>
          <w:tcPr>
            <w:tcW w:w="2410" w:type="dxa"/>
            <w:tcBorders/>
          </w:tcPr>
          <w:p>
            <w:pPr>
              <w:pStyle w:val="Normal1"/>
              <w:spacing w:lineRule="auto" w:line="240"/>
              <w:ind w:firstLine="102" w:end="0"/>
              <w:rPr>
                <w:sz w:val="24"/>
              </w:rPr>
            </w:pPr>
            <w:r>
              <w:rPr>
                <w:sz w:val="24"/>
              </w:rPr>
              <w:t xml:space="preserve">— </w:t>
            </w:r>
            <w:r>
              <w:rPr>
                <w:sz w:val="24"/>
              </w:rPr>
              <w:t>комсомол</w:t>
            </w:r>
          </w:p>
          <w:p>
            <w:pPr>
              <w:pStyle w:val="Normal1"/>
              <w:spacing w:lineRule="auto" w:line="240"/>
              <w:ind w:firstLine="102" w:end="0"/>
              <w:rPr>
                <w:sz w:val="24"/>
              </w:rPr>
            </w:pPr>
            <w:r>
              <w:rPr>
                <w:sz w:val="24"/>
              </w:rPr>
            </w:r>
          </w:p>
        </w:tc>
      </w:tr>
      <w:tr>
        <w:trPr>
          <w:trHeight w:val="260" w:hRule="exact"/>
        </w:trPr>
        <w:tc>
          <w:tcPr>
            <w:tcW w:w="1843" w:type="dxa"/>
            <w:tcBorders/>
          </w:tcPr>
          <w:p>
            <w:pPr>
              <w:pStyle w:val="Normal1"/>
              <w:spacing w:lineRule="auto" w:line="240"/>
              <w:ind w:firstLine="102" w:end="0"/>
              <w:rPr>
                <w:sz w:val="24"/>
              </w:rPr>
            </w:pPr>
            <w:r>
              <w:rPr>
                <w:sz w:val="24"/>
                <w:lang w:val="en-US"/>
              </w:rPr>
              <w:t>k</w:t>
            </w:r>
            <w:r>
              <w:rPr>
                <w:sz w:val="24"/>
              </w:rPr>
              <w:t>é</w:t>
            </w:r>
            <w:r>
              <w:rPr>
                <w:sz w:val="24"/>
                <w:lang w:val="en-US"/>
              </w:rPr>
              <w:t>fir</w:t>
            </w:r>
          </w:p>
          <w:p>
            <w:pPr>
              <w:pStyle w:val="Normal1"/>
              <w:spacing w:lineRule="auto" w:line="240"/>
              <w:ind w:firstLine="102" w:end="0"/>
              <w:rPr>
                <w:sz w:val="24"/>
              </w:rPr>
            </w:pPr>
            <w:r>
              <w:rPr>
                <w:sz w:val="24"/>
              </w:rPr>
            </w:r>
          </w:p>
        </w:tc>
        <w:tc>
          <w:tcPr>
            <w:tcW w:w="2693" w:type="dxa"/>
            <w:tcBorders/>
          </w:tcPr>
          <w:p>
            <w:pPr>
              <w:pStyle w:val="Normal1"/>
              <w:spacing w:lineRule="auto" w:line="240"/>
              <w:ind w:firstLine="102" w:end="0"/>
              <w:rPr>
                <w:sz w:val="24"/>
              </w:rPr>
            </w:pPr>
            <w:r>
              <w:rPr>
                <w:sz w:val="24"/>
              </w:rPr>
              <w:t xml:space="preserve">— </w:t>
            </w:r>
            <w:r>
              <w:rPr>
                <w:sz w:val="24"/>
              </w:rPr>
              <w:t>кефир</w:t>
            </w:r>
          </w:p>
          <w:p>
            <w:pPr>
              <w:pStyle w:val="Normal1"/>
              <w:spacing w:lineRule="auto" w:line="240"/>
              <w:ind w:firstLine="102" w:end="0"/>
              <w:rPr>
                <w:sz w:val="24"/>
              </w:rPr>
            </w:pPr>
            <w:r>
              <w:rPr>
                <w:sz w:val="24"/>
              </w:rPr>
            </w:r>
          </w:p>
        </w:tc>
        <w:tc>
          <w:tcPr>
            <w:tcW w:w="2268" w:type="dxa"/>
            <w:tcBorders/>
          </w:tcPr>
          <w:p>
            <w:pPr>
              <w:pStyle w:val="Normal1"/>
              <w:spacing w:lineRule="auto" w:line="240"/>
              <w:ind w:firstLine="102" w:end="0"/>
              <w:rPr>
                <w:sz w:val="24"/>
              </w:rPr>
            </w:pPr>
            <w:r>
              <w:rPr>
                <w:sz w:val="24"/>
                <w:lang w:val="en-US"/>
              </w:rPr>
              <w:t>k</w:t>
            </w:r>
            <w:r>
              <w:rPr>
                <w:sz w:val="24"/>
              </w:rPr>
              <w:t>ó</w:t>
            </w:r>
            <w:r>
              <w:rPr>
                <w:sz w:val="24"/>
                <w:lang w:val="en-US"/>
              </w:rPr>
              <w:t>pek</w:t>
            </w:r>
          </w:p>
          <w:p>
            <w:pPr>
              <w:pStyle w:val="Normal1"/>
              <w:spacing w:lineRule="auto" w:line="240"/>
              <w:ind w:firstLine="102" w:end="0"/>
              <w:rPr>
                <w:sz w:val="24"/>
              </w:rPr>
            </w:pPr>
            <w:r>
              <w:rPr>
                <w:sz w:val="24"/>
              </w:rPr>
            </w:r>
          </w:p>
        </w:tc>
        <w:tc>
          <w:tcPr>
            <w:tcW w:w="2410" w:type="dxa"/>
            <w:tcBorders/>
          </w:tcPr>
          <w:p>
            <w:pPr>
              <w:pStyle w:val="Normal1"/>
              <w:spacing w:lineRule="auto" w:line="240"/>
              <w:ind w:firstLine="102" w:end="0"/>
              <w:rPr>
                <w:sz w:val="24"/>
              </w:rPr>
            </w:pPr>
            <w:r>
              <w:rPr>
                <w:sz w:val="24"/>
              </w:rPr>
              <w:t xml:space="preserve">— </w:t>
            </w:r>
            <w:r>
              <w:rPr>
                <w:sz w:val="24"/>
              </w:rPr>
              <w:t>копейка</w:t>
            </w:r>
          </w:p>
          <w:p>
            <w:pPr>
              <w:pStyle w:val="Normal1"/>
              <w:spacing w:lineRule="auto" w:line="240"/>
              <w:ind w:firstLine="102" w:end="0"/>
              <w:rPr>
                <w:sz w:val="24"/>
              </w:rPr>
            </w:pPr>
            <w:r>
              <w:rPr>
                <w:sz w:val="24"/>
              </w:rPr>
            </w:r>
          </w:p>
        </w:tc>
      </w:tr>
      <w:tr>
        <w:trPr>
          <w:trHeight w:val="240" w:hRule="exact"/>
        </w:trPr>
        <w:tc>
          <w:tcPr>
            <w:tcW w:w="1843" w:type="dxa"/>
            <w:tcBorders/>
          </w:tcPr>
          <w:p>
            <w:pPr>
              <w:pStyle w:val="Normal1"/>
              <w:spacing w:lineRule="auto" w:line="240"/>
              <w:ind w:firstLine="102" w:end="0"/>
              <w:rPr>
                <w:sz w:val="24"/>
              </w:rPr>
            </w:pPr>
            <w:r>
              <w:rPr>
                <w:sz w:val="24"/>
                <w:lang w:val="en-US"/>
              </w:rPr>
              <w:t>keros</w:t>
            </w:r>
            <w:r>
              <w:rPr>
                <w:sz w:val="24"/>
              </w:rPr>
              <w:t>é</w:t>
            </w:r>
            <w:r>
              <w:rPr>
                <w:sz w:val="24"/>
                <w:lang w:val="en-US"/>
              </w:rPr>
              <w:t>n</w:t>
            </w:r>
          </w:p>
          <w:p>
            <w:pPr>
              <w:pStyle w:val="Normal1"/>
              <w:spacing w:lineRule="auto" w:line="240"/>
              <w:ind w:firstLine="102" w:end="0"/>
              <w:rPr>
                <w:sz w:val="24"/>
              </w:rPr>
            </w:pPr>
            <w:r>
              <w:rPr>
                <w:sz w:val="24"/>
              </w:rPr>
            </w:r>
          </w:p>
        </w:tc>
        <w:tc>
          <w:tcPr>
            <w:tcW w:w="2693" w:type="dxa"/>
            <w:tcBorders/>
          </w:tcPr>
          <w:p>
            <w:pPr>
              <w:pStyle w:val="Normal1"/>
              <w:spacing w:lineRule="auto" w:line="240"/>
              <w:ind w:firstLine="102" w:end="0"/>
              <w:rPr>
                <w:sz w:val="24"/>
              </w:rPr>
            </w:pPr>
            <w:r>
              <w:rPr>
                <w:sz w:val="24"/>
              </w:rPr>
              <w:t xml:space="preserve">— </w:t>
            </w:r>
            <w:r>
              <w:rPr>
                <w:sz w:val="24"/>
              </w:rPr>
              <w:t>керосин</w:t>
            </w:r>
          </w:p>
          <w:p>
            <w:pPr>
              <w:pStyle w:val="Normal1"/>
              <w:spacing w:lineRule="auto" w:line="240"/>
              <w:ind w:firstLine="102" w:end="0"/>
              <w:rPr>
                <w:sz w:val="24"/>
              </w:rPr>
            </w:pPr>
            <w:r>
              <w:rPr>
                <w:sz w:val="24"/>
              </w:rPr>
            </w:r>
          </w:p>
        </w:tc>
        <w:tc>
          <w:tcPr>
            <w:tcW w:w="2268" w:type="dxa"/>
            <w:tcBorders/>
          </w:tcPr>
          <w:p>
            <w:pPr>
              <w:pStyle w:val="Normal1"/>
              <w:spacing w:lineRule="auto" w:line="240"/>
              <w:ind w:firstLine="102" w:end="0"/>
              <w:rPr>
                <w:sz w:val="24"/>
              </w:rPr>
            </w:pPr>
            <w:r>
              <w:rPr>
                <w:sz w:val="24"/>
                <w:lang w:val="en-US"/>
              </w:rPr>
              <w:t>Kremlin</w:t>
            </w:r>
          </w:p>
          <w:p>
            <w:pPr>
              <w:pStyle w:val="Normal1"/>
              <w:spacing w:lineRule="auto" w:line="240"/>
              <w:ind w:firstLine="102" w:end="0"/>
              <w:rPr>
                <w:sz w:val="24"/>
              </w:rPr>
            </w:pPr>
            <w:r>
              <w:rPr>
                <w:sz w:val="24"/>
              </w:rPr>
            </w:r>
          </w:p>
        </w:tc>
        <w:tc>
          <w:tcPr>
            <w:tcW w:w="2410" w:type="dxa"/>
            <w:tcBorders/>
          </w:tcPr>
          <w:p>
            <w:pPr>
              <w:pStyle w:val="Normal1"/>
              <w:spacing w:lineRule="auto" w:line="240"/>
              <w:ind w:firstLine="102" w:end="0"/>
              <w:rPr>
                <w:sz w:val="24"/>
              </w:rPr>
            </w:pPr>
            <w:r>
              <w:rPr>
                <w:sz w:val="24"/>
              </w:rPr>
              <w:t xml:space="preserve">— </w:t>
            </w:r>
            <w:r>
              <w:rPr>
                <w:sz w:val="24"/>
              </w:rPr>
              <w:t>Кремль</w:t>
            </w:r>
          </w:p>
          <w:p>
            <w:pPr>
              <w:pStyle w:val="Normal1"/>
              <w:spacing w:lineRule="auto" w:line="240"/>
              <w:ind w:firstLine="102" w:end="0"/>
              <w:rPr>
                <w:sz w:val="24"/>
              </w:rPr>
            </w:pPr>
            <w:r>
              <w:rPr>
                <w:sz w:val="24"/>
              </w:rPr>
            </w:r>
          </w:p>
        </w:tc>
      </w:tr>
      <w:tr>
        <w:trPr>
          <w:trHeight w:val="260" w:hRule="exact"/>
        </w:trPr>
        <w:tc>
          <w:tcPr>
            <w:tcW w:w="1843" w:type="dxa"/>
            <w:tcBorders/>
          </w:tcPr>
          <w:p>
            <w:pPr>
              <w:pStyle w:val="Normal1"/>
              <w:spacing w:lineRule="auto" w:line="240"/>
              <w:ind w:firstLine="102" w:end="0"/>
              <w:rPr>
                <w:sz w:val="24"/>
              </w:rPr>
            </w:pPr>
            <w:r>
              <w:rPr>
                <w:sz w:val="24"/>
                <w:lang w:val="en-US"/>
              </w:rPr>
              <w:t>kilo</w:t>
            </w:r>
          </w:p>
          <w:p>
            <w:pPr>
              <w:pStyle w:val="Normal1"/>
              <w:spacing w:lineRule="auto" w:line="240"/>
              <w:ind w:firstLine="102" w:end="0"/>
              <w:rPr>
                <w:sz w:val="24"/>
              </w:rPr>
            </w:pPr>
            <w:r>
              <w:rPr>
                <w:sz w:val="24"/>
              </w:rPr>
            </w:r>
          </w:p>
        </w:tc>
        <w:tc>
          <w:tcPr>
            <w:tcW w:w="2693" w:type="dxa"/>
            <w:tcBorders/>
          </w:tcPr>
          <w:p>
            <w:pPr>
              <w:pStyle w:val="Normal1"/>
              <w:spacing w:lineRule="auto" w:line="240"/>
              <w:ind w:firstLine="102" w:end="0"/>
              <w:rPr>
                <w:sz w:val="24"/>
              </w:rPr>
            </w:pPr>
            <w:r>
              <w:rPr>
                <w:sz w:val="24"/>
              </w:rPr>
              <w:t xml:space="preserve">— </w:t>
            </w:r>
            <w:r>
              <w:rPr>
                <w:sz w:val="24"/>
              </w:rPr>
              <w:t>кило</w:t>
            </w:r>
          </w:p>
          <w:p>
            <w:pPr>
              <w:pStyle w:val="Normal1"/>
              <w:spacing w:lineRule="auto" w:line="240"/>
              <w:ind w:firstLine="102" w:end="0"/>
              <w:rPr>
                <w:sz w:val="24"/>
              </w:rPr>
            </w:pPr>
            <w:r>
              <w:rPr>
                <w:sz w:val="24"/>
              </w:rPr>
            </w:r>
          </w:p>
        </w:tc>
        <w:tc>
          <w:tcPr>
            <w:tcW w:w="2268" w:type="dxa"/>
            <w:tcBorders/>
          </w:tcPr>
          <w:p>
            <w:pPr>
              <w:pStyle w:val="Normal1"/>
              <w:spacing w:lineRule="auto" w:line="240"/>
              <w:ind w:firstLine="102" w:end="0"/>
              <w:rPr>
                <w:sz w:val="24"/>
              </w:rPr>
            </w:pPr>
            <w:r>
              <w:rPr>
                <w:sz w:val="24"/>
                <w:lang w:val="en-US"/>
              </w:rPr>
              <w:t>kurdo</w:t>
            </w:r>
          </w:p>
          <w:p>
            <w:pPr>
              <w:pStyle w:val="Normal1"/>
              <w:spacing w:lineRule="auto" w:line="240"/>
              <w:ind w:firstLine="102" w:end="0"/>
              <w:rPr>
                <w:sz w:val="24"/>
              </w:rPr>
            </w:pPr>
            <w:r>
              <w:rPr>
                <w:sz w:val="24"/>
              </w:rPr>
            </w:r>
          </w:p>
        </w:tc>
        <w:tc>
          <w:tcPr>
            <w:tcW w:w="2410" w:type="dxa"/>
            <w:tcBorders/>
          </w:tcPr>
          <w:p>
            <w:pPr>
              <w:pStyle w:val="Normal1"/>
              <w:spacing w:lineRule="auto" w:line="240"/>
              <w:ind w:firstLine="102" w:end="0"/>
              <w:rPr>
                <w:sz w:val="24"/>
              </w:rPr>
            </w:pPr>
            <w:r>
              <w:rPr>
                <w:sz w:val="24"/>
              </w:rPr>
              <w:t xml:space="preserve">— </w:t>
            </w:r>
            <w:r>
              <w:rPr>
                <w:sz w:val="24"/>
              </w:rPr>
              <w:t>курд</w:t>
            </w:r>
          </w:p>
          <w:p>
            <w:pPr>
              <w:pStyle w:val="Normal1"/>
              <w:spacing w:lineRule="auto" w:line="240"/>
              <w:ind w:firstLine="102" w:end="0"/>
              <w:rPr>
                <w:sz w:val="24"/>
              </w:rPr>
            </w:pPr>
            <w:r>
              <w:rPr>
                <w:sz w:val="24"/>
              </w:rPr>
            </w:r>
          </w:p>
        </w:tc>
      </w:tr>
      <w:tr>
        <w:trPr>
          <w:trHeight w:val="240" w:hRule="exact"/>
        </w:trPr>
        <w:tc>
          <w:tcPr>
            <w:tcW w:w="1843" w:type="dxa"/>
            <w:tcBorders/>
          </w:tcPr>
          <w:p>
            <w:pPr>
              <w:pStyle w:val="Normal1"/>
              <w:spacing w:lineRule="auto" w:line="240"/>
              <w:ind w:firstLine="102" w:end="0"/>
              <w:rPr>
                <w:sz w:val="24"/>
              </w:rPr>
            </w:pPr>
            <w:r>
              <w:rPr>
                <w:sz w:val="24"/>
                <w:lang w:val="en-US"/>
              </w:rPr>
              <w:t>kilogramo</w:t>
            </w:r>
          </w:p>
          <w:p>
            <w:pPr>
              <w:pStyle w:val="Normal1"/>
              <w:spacing w:lineRule="auto" w:line="240"/>
              <w:ind w:firstLine="102" w:end="0"/>
              <w:rPr>
                <w:sz w:val="24"/>
              </w:rPr>
            </w:pPr>
            <w:r>
              <w:rPr>
                <w:sz w:val="24"/>
              </w:rPr>
            </w:r>
          </w:p>
        </w:tc>
        <w:tc>
          <w:tcPr>
            <w:tcW w:w="2693" w:type="dxa"/>
            <w:tcBorders/>
          </w:tcPr>
          <w:p>
            <w:pPr>
              <w:pStyle w:val="Normal1"/>
              <w:spacing w:lineRule="auto" w:line="240"/>
              <w:ind w:firstLine="102" w:end="0"/>
              <w:rPr>
                <w:sz w:val="24"/>
              </w:rPr>
            </w:pPr>
            <w:r>
              <w:rPr>
                <w:sz w:val="24"/>
              </w:rPr>
              <w:t xml:space="preserve">— </w:t>
            </w:r>
            <w:r>
              <w:rPr>
                <w:sz w:val="24"/>
              </w:rPr>
              <w:t>килограмм</w:t>
            </w:r>
          </w:p>
          <w:p>
            <w:pPr>
              <w:pStyle w:val="Normal1"/>
              <w:spacing w:lineRule="auto" w:line="240"/>
              <w:ind w:firstLine="102" w:end="0"/>
              <w:rPr>
                <w:sz w:val="24"/>
              </w:rPr>
            </w:pPr>
            <w:r>
              <w:rPr>
                <w:sz w:val="24"/>
              </w:rPr>
            </w:r>
          </w:p>
        </w:tc>
        <w:tc>
          <w:tcPr>
            <w:tcW w:w="2268" w:type="dxa"/>
            <w:tcBorders/>
          </w:tcPr>
          <w:p>
            <w:pPr>
              <w:pStyle w:val="Normal1"/>
              <w:spacing w:lineRule="auto" w:line="240"/>
              <w:ind w:firstLine="102" w:end="0"/>
              <w:rPr>
                <w:sz w:val="24"/>
              </w:rPr>
            </w:pPr>
            <w:r>
              <w:rPr>
                <w:sz w:val="24"/>
                <w:lang w:val="en-US"/>
              </w:rPr>
              <w:t>jockey</w:t>
            </w:r>
          </w:p>
          <w:p>
            <w:pPr>
              <w:pStyle w:val="Normal1"/>
              <w:spacing w:lineRule="auto" w:line="240"/>
              <w:ind w:firstLine="102" w:end="0"/>
              <w:rPr>
                <w:sz w:val="24"/>
              </w:rPr>
            </w:pPr>
            <w:r>
              <w:rPr>
                <w:sz w:val="24"/>
              </w:rPr>
            </w:r>
          </w:p>
        </w:tc>
        <w:tc>
          <w:tcPr>
            <w:tcW w:w="2410" w:type="dxa"/>
            <w:tcBorders/>
          </w:tcPr>
          <w:p>
            <w:pPr>
              <w:pStyle w:val="Normal1"/>
              <w:spacing w:lineRule="auto" w:line="240"/>
              <w:ind w:firstLine="102" w:end="0"/>
              <w:rPr>
                <w:sz w:val="24"/>
              </w:rPr>
            </w:pPr>
            <w:r>
              <w:rPr>
                <w:sz w:val="24"/>
              </w:rPr>
              <w:t xml:space="preserve">— </w:t>
            </w:r>
            <w:r>
              <w:rPr>
                <w:sz w:val="24"/>
              </w:rPr>
              <w:t>жокей</w:t>
            </w:r>
          </w:p>
          <w:p>
            <w:pPr>
              <w:pStyle w:val="Normal1"/>
              <w:spacing w:lineRule="auto" w:line="240"/>
              <w:ind w:firstLine="102" w:end="0"/>
              <w:rPr>
                <w:sz w:val="24"/>
              </w:rPr>
            </w:pPr>
            <w:r>
              <w:rPr>
                <w:sz w:val="24"/>
              </w:rPr>
            </w:r>
          </w:p>
        </w:tc>
      </w:tr>
      <w:tr>
        <w:trPr>
          <w:trHeight w:val="240" w:hRule="exact"/>
        </w:trPr>
        <w:tc>
          <w:tcPr>
            <w:tcW w:w="1843" w:type="dxa"/>
            <w:tcBorders/>
          </w:tcPr>
          <w:p>
            <w:pPr>
              <w:pStyle w:val="Normal1"/>
              <w:spacing w:lineRule="auto" w:line="240"/>
              <w:ind w:firstLine="102" w:end="0"/>
              <w:rPr>
                <w:sz w:val="24"/>
              </w:rPr>
            </w:pPr>
            <w:r>
              <w:rPr>
                <w:sz w:val="24"/>
                <w:lang w:val="en-US"/>
              </w:rPr>
              <w:t>kil</w:t>
            </w:r>
            <w:r>
              <w:rPr>
                <w:sz w:val="24"/>
              </w:rPr>
              <w:t>ó</w:t>
            </w:r>
            <w:r>
              <w:rPr>
                <w:sz w:val="24"/>
                <w:lang w:val="en-US"/>
              </w:rPr>
              <w:t>metre</w:t>
            </w:r>
          </w:p>
          <w:p>
            <w:pPr>
              <w:pStyle w:val="Normal1"/>
              <w:spacing w:lineRule="auto" w:line="240"/>
              <w:ind w:firstLine="102" w:end="0"/>
              <w:rPr>
                <w:sz w:val="24"/>
              </w:rPr>
            </w:pPr>
            <w:r>
              <w:rPr>
                <w:sz w:val="24"/>
              </w:rPr>
            </w:r>
          </w:p>
        </w:tc>
        <w:tc>
          <w:tcPr>
            <w:tcW w:w="2693" w:type="dxa"/>
            <w:tcBorders/>
          </w:tcPr>
          <w:p>
            <w:pPr>
              <w:pStyle w:val="Normal1"/>
              <w:spacing w:lineRule="auto" w:line="240"/>
              <w:ind w:firstLine="102" w:end="0"/>
              <w:rPr>
                <w:sz w:val="24"/>
              </w:rPr>
            </w:pPr>
            <w:r>
              <w:rPr>
                <w:sz w:val="24"/>
              </w:rPr>
              <w:t xml:space="preserve">— </w:t>
            </w:r>
            <w:r>
              <w:rPr>
                <w:sz w:val="24"/>
              </w:rPr>
              <w:t>километр</w:t>
            </w:r>
          </w:p>
          <w:p>
            <w:pPr>
              <w:pStyle w:val="Normal1"/>
              <w:spacing w:lineRule="auto" w:line="240"/>
              <w:ind w:firstLine="102" w:end="0"/>
              <w:rPr>
                <w:sz w:val="24"/>
              </w:rPr>
            </w:pPr>
            <w:r>
              <w:rPr>
                <w:sz w:val="24"/>
              </w:rPr>
            </w:r>
          </w:p>
        </w:tc>
        <w:tc>
          <w:tcPr>
            <w:tcW w:w="2268" w:type="dxa"/>
            <w:tcBorders/>
          </w:tcPr>
          <w:p>
            <w:pPr>
              <w:pStyle w:val="Normal1"/>
              <w:spacing w:lineRule="auto" w:line="240"/>
              <w:ind w:firstLine="102" w:end="0"/>
              <w:rPr>
                <w:sz w:val="24"/>
              </w:rPr>
            </w:pPr>
            <w:r>
              <w:rPr>
                <w:sz w:val="24"/>
                <w:lang w:val="en-US"/>
              </w:rPr>
              <w:t>cok</w:t>
            </w:r>
          </w:p>
          <w:p>
            <w:pPr>
              <w:pStyle w:val="Normal1"/>
              <w:spacing w:lineRule="auto" w:line="240"/>
              <w:ind w:firstLine="102" w:end="0"/>
              <w:rPr>
                <w:sz w:val="24"/>
              </w:rPr>
            </w:pPr>
            <w:r>
              <w:rPr>
                <w:sz w:val="24"/>
              </w:rPr>
            </w:r>
          </w:p>
        </w:tc>
        <w:tc>
          <w:tcPr>
            <w:tcW w:w="2410" w:type="dxa"/>
            <w:tcBorders/>
          </w:tcPr>
          <w:p>
            <w:pPr>
              <w:pStyle w:val="Normal1"/>
              <w:spacing w:lineRule="auto" w:line="240"/>
              <w:ind w:firstLine="102" w:end="0"/>
              <w:rPr>
                <w:sz w:val="24"/>
              </w:rPr>
            </w:pPr>
            <w:r>
              <w:rPr>
                <w:sz w:val="24"/>
              </w:rPr>
              <w:t xml:space="preserve">— </w:t>
            </w:r>
            <w:r>
              <w:rPr>
                <w:sz w:val="24"/>
              </w:rPr>
              <w:t>кок</w:t>
            </w:r>
          </w:p>
          <w:p>
            <w:pPr>
              <w:pStyle w:val="Normal1"/>
              <w:spacing w:lineRule="auto" w:line="240"/>
              <w:ind w:firstLine="102" w:end="0"/>
              <w:rPr>
                <w:sz w:val="24"/>
              </w:rPr>
            </w:pPr>
            <w:r>
              <w:rPr>
                <w:sz w:val="24"/>
              </w:rPr>
            </w:r>
          </w:p>
        </w:tc>
      </w:tr>
      <w:tr>
        <w:trPr>
          <w:trHeight w:val="240" w:hRule="exact"/>
        </w:trPr>
        <w:tc>
          <w:tcPr>
            <w:tcW w:w="1843" w:type="dxa"/>
            <w:tcBorders/>
          </w:tcPr>
          <w:p>
            <w:pPr>
              <w:pStyle w:val="Normal1"/>
              <w:spacing w:lineRule="auto" w:line="240"/>
              <w:ind w:firstLine="102" w:end="0"/>
              <w:rPr>
                <w:sz w:val="24"/>
              </w:rPr>
            </w:pPr>
            <w:r>
              <w:rPr>
                <w:sz w:val="24"/>
                <w:lang w:val="en-US"/>
              </w:rPr>
              <w:t>kiosco</w:t>
            </w:r>
          </w:p>
          <w:p>
            <w:pPr>
              <w:pStyle w:val="Normal1"/>
              <w:spacing w:lineRule="auto" w:line="240"/>
              <w:ind w:firstLine="102" w:end="0"/>
              <w:rPr>
                <w:sz w:val="24"/>
              </w:rPr>
            </w:pPr>
            <w:r>
              <w:rPr>
                <w:sz w:val="24"/>
              </w:rPr>
            </w:r>
          </w:p>
        </w:tc>
        <w:tc>
          <w:tcPr>
            <w:tcW w:w="2693" w:type="dxa"/>
            <w:tcBorders/>
          </w:tcPr>
          <w:p>
            <w:pPr>
              <w:pStyle w:val="Normal1"/>
              <w:spacing w:lineRule="auto" w:line="240"/>
              <w:ind w:firstLine="102" w:end="0"/>
              <w:rPr>
                <w:sz w:val="24"/>
              </w:rPr>
            </w:pPr>
            <w:r>
              <w:rPr>
                <w:sz w:val="24"/>
              </w:rPr>
              <w:t xml:space="preserve">— </w:t>
            </w:r>
            <w:r>
              <w:rPr>
                <w:sz w:val="24"/>
              </w:rPr>
              <w:t>киоск</w:t>
            </w:r>
          </w:p>
          <w:p>
            <w:pPr>
              <w:pStyle w:val="Normal1"/>
              <w:spacing w:lineRule="auto" w:line="240"/>
              <w:ind w:firstLine="102" w:end="0"/>
              <w:rPr>
                <w:sz w:val="24"/>
              </w:rPr>
            </w:pPr>
            <w:r>
              <w:rPr>
                <w:sz w:val="24"/>
              </w:rPr>
            </w:r>
          </w:p>
        </w:tc>
        <w:tc>
          <w:tcPr>
            <w:tcW w:w="2268" w:type="dxa"/>
            <w:tcBorders/>
          </w:tcPr>
          <w:p>
            <w:pPr>
              <w:pStyle w:val="Normal1"/>
              <w:spacing w:lineRule="auto" w:line="240"/>
              <w:ind w:firstLine="102" w:end="0"/>
              <w:rPr>
                <w:sz w:val="24"/>
              </w:rPr>
            </w:pPr>
            <w:r>
              <w:rPr>
                <w:sz w:val="24"/>
                <w:lang w:val="en-US"/>
              </w:rPr>
              <w:t>Bangkok</w:t>
            </w:r>
          </w:p>
          <w:p>
            <w:pPr>
              <w:pStyle w:val="Normal1"/>
              <w:spacing w:lineRule="auto" w:line="240"/>
              <w:ind w:firstLine="102" w:end="0"/>
              <w:rPr>
                <w:sz w:val="24"/>
              </w:rPr>
            </w:pPr>
            <w:r>
              <w:rPr>
                <w:sz w:val="24"/>
              </w:rPr>
            </w:r>
          </w:p>
        </w:tc>
        <w:tc>
          <w:tcPr>
            <w:tcW w:w="2410" w:type="dxa"/>
            <w:tcBorders/>
          </w:tcPr>
          <w:p>
            <w:pPr>
              <w:pStyle w:val="Normal1"/>
              <w:spacing w:lineRule="auto" w:line="240"/>
              <w:ind w:firstLine="102" w:end="0"/>
              <w:rPr>
                <w:sz w:val="24"/>
              </w:rPr>
            </w:pPr>
            <w:r>
              <w:rPr>
                <w:sz w:val="24"/>
              </w:rPr>
              <w:t xml:space="preserve">— </w:t>
            </w:r>
            <w:r>
              <w:rPr>
                <w:sz w:val="24"/>
              </w:rPr>
              <w:t>Бангкок</w:t>
            </w:r>
          </w:p>
          <w:p>
            <w:pPr>
              <w:pStyle w:val="Normal1"/>
              <w:spacing w:lineRule="auto" w:line="240"/>
              <w:ind w:firstLine="102" w:end="0"/>
              <w:rPr>
                <w:sz w:val="24"/>
              </w:rPr>
            </w:pPr>
            <w:r>
              <w:rPr>
                <w:sz w:val="24"/>
              </w:rPr>
            </w:r>
          </w:p>
        </w:tc>
      </w:tr>
      <w:tr>
        <w:trPr>
          <w:trHeight w:val="280" w:hRule="exact"/>
        </w:trPr>
        <w:tc>
          <w:tcPr>
            <w:tcW w:w="1843" w:type="dxa"/>
            <w:tcBorders/>
          </w:tcPr>
          <w:p>
            <w:pPr>
              <w:pStyle w:val="Normal1"/>
              <w:spacing w:lineRule="auto" w:line="240"/>
              <w:ind w:firstLine="102" w:end="0"/>
              <w:rPr>
                <w:sz w:val="24"/>
              </w:rPr>
            </w:pPr>
            <w:r>
              <w:rPr>
                <w:sz w:val="24"/>
                <w:lang w:val="en-US"/>
              </w:rPr>
              <w:t>kolj</w:t>
            </w:r>
            <w:r>
              <w:rPr>
                <w:sz w:val="24"/>
              </w:rPr>
              <w:t>ó</w:t>
            </w:r>
            <w:r>
              <w:rPr>
                <w:sz w:val="24"/>
                <w:lang w:val="en-US"/>
              </w:rPr>
              <w:t>s</w:t>
            </w:r>
          </w:p>
          <w:p>
            <w:pPr>
              <w:pStyle w:val="Normal1"/>
              <w:spacing w:lineRule="auto" w:line="240"/>
              <w:ind w:firstLine="102" w:end="0"/>
              <w:rPr>
                <w:sz w:val="24"/>
              </w:rPr>
            </w:pPr>
            <w:r>
              <w:rPr>
                <w:sz w:val="24"/>
              </w:rPr>
            </w:r>
          </w:p>
        </w:tc>
        <w:tc>
          <w:tcPr>
            <w:tcW w:w="2693" w:type="dxa"/>
            <w:tcBorders/>
          </w:tcPr>
          <w:p>
            <w:pPr>
              <w:pStyle w:val="Normal1"/>
              <w:spacing w:lineRule="auto" w:line="240"/>
              <w:ind w:firstLine="102" w:end="0"/>
              <w:rPr>
                <w:sz w:val="24"/>
              </w:rPr>
            </w:pPr>
            <w:r>
              <w:rPr>
                <w:sz w:val="24"/>
              </w:rPr>
              <w:t xml:space="preserve">— </w:t>
            </w:r>
            <w:r>
              <w:rPr>
                <w:sz w:val="24"/>
              </w:rPr>
              <w:t>колхоз</w:t>
            </w:r>
          </w:p>
          <w:p>
            <w:pPr>
              <w:pStyle w:val="Normal1"/>
              <w:spacing w:lineRule="auto" w:line="240"/>
              <w:ind w:firstLine="102" w:end="0"/>
              <w:rPr>
                <w:sz w:val="24"/>
              </w:rPr>
            </w:pPr>
            <w:r>
              <w:rPr>
                <w:sz w:val="24"/>
              </w:rPr>
            </w:r>
          </w:p>
        </w:tc>
        <w:tc>
          <w:tcPr>
            <w:tcW w:w="2268" w:type="dxa"/>
            <w:tcBorders/>
          </w:tcPr>
          <w:p>
            <w:pPr>
              <w:pStyle w:val="Normal1"/>
              <w:spacing w:lineRule="auto" w:line="240"/>
              <w:ind w:firstLine="102" w:end="0"/>
              <w:rPr>
                <w:sz w:val="24"/>
              </w:rPr>
            </w:pPr>
            <w:r>
              <w:rPr>
                <w:sz w:val="24"/>
                <w:lang w:val="en-US"/>
              </w:rPr>
              <w:t>Nueva</w:t>
            </w:r>
            <w:r>
              <w:rPr>
                <w:sz w:val="24"/>
              </w:rPr>
              <w:t xml:space="preserve"> </w:t>
            </w:r>
            <w:r>
              <w:rPr>
                <w:sz w:val="24"/>
                <w:lang w:val="en-US"/>
              </w:rPr>
              <w:t>York</w:t>
            </w:r>
          </w:p>
          <w:p>
            <w:pPr>
              <w:pStyle w:val="Normal1"/>
              <w:spacing w:lineRule="auto" w:line="240"/>
              <w:ind w:firstLine="102" w:end="0"/>
              <w:rPr>
                <w:sz w:val="24"/>
              </w:rPr>
            </w:pPr>
            <w:r>
              <w:rPr>
                <w:sz w:val="24"/>
              </w:rPr>
            </w:r>
          </w:p>
        </w:tc>
        <w:tc>
          <w:tcPr>
            <w:tcW w:w="2410" w:type="dxa"/>
            <w:tcBorders/>
          </w:tcPr>
          <w:p>
            <w:pPr>
              <w:pStyle w:val="Normal1"/>
              <w:spacing w:lineRule="auto" w:line="240"/>
              <w:ind w:firstLine="102" w:end="0"/>
              <w:rPr>
                <w:sz w:val="24"/>
              </w:rPr>
            </w:pPr>
            <w:r>
              <w:rPr>
                <w:sz w:val="24"/>
              </w:rPr>
              <w:t xml:space="preserve">— </w:t>
            </w:r>
            <w:r>
              <w:rPr>
                <w:sz w:val="24"/>
              </w:rPr>
              <w:t>Нью-Йорк</w:t>
            </w:r>
          </w:p>
          <w:p>
            <w:pPr>
              <w:pStyle w:val="Normal1"/>
              <w:spacing w:lineRule="auto" w:line="240"/>
              <w:ind w:firstLine="102" w:end="0"/>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Примечания</w:t>
      </w:r>
      <w:r>
        <w:rPr>
          <w:sz w:val="22"/>
        </w:rPr>
        <w:t xml:space="preserve">: 1. Согласно последним правилам орфографии, утвержденным Испанской академией, </w:t>
      </w:r>
      <w:r>
        <w:rPr>
          <w:spacing w:val="20"/>
          <w:sz w:val="22"/>
        </w:rPr>
        <w:t>двойное</w:t>
      </w:r>
      <w:r>
        <w:rPr>
          <w:sz w:val="22"/>
        </w:rPr>
        <w:t xml:space="preserve"> написание (с </w:t>
      </w:r>
      <w:r>
        <w:rPr>
          <w:b/>
          <w:sz w:val="22"/>
        </w:rPr>
        <w:t>k</w:t>
      </w:r>
      <w:r>
        <w:rPr>
          <w:sz w:val="22"/>
        </w:rPr>
        <w:t xml:space="preserve"> и </w:t>
      </w:r>
      <w:r>
        <w:rPr>
          <w:b/>
          <w:sz w:val="22"/>
        </w:rPr>
        <w:t>qu</w:t>
      </w:r>
      <w:r>
        <w:rPr>
          <w:sz w:val="22"/>
        </w:rPr>
        <w:t xml:space="preserve">) имеют следующие слова: </w:t>
      </w:r>
      <w:r>
        <w:rPr>
          <w:sz w:val="22"/>
          <w:lang w:val="en-US"/>
        </w:rPr>
        <w:t>curdo</w:t>
      </w:r>
      <w:r>
        <w:rPr>
          <w:sz w:val="22"/>
        </w:rPr>
        <w:t xml:space="preserve">, </w:t>
      </w:r>
      <w:r>
        <w:rPr>
          <w:sz w:val="22"/>
          <w:lang w:val="en-US"/>
        </w:rPr>
        <w:t>quilo</w:t>
      </w:r>
      <w:r>
        <w:rPr>
          <w:sz w:val="22"/>
        </w:rPr>
        <w:t xml:space="preserve">, </w:t>
      </w:r>
      <w:r>
        <w:rPr>
          <w:sz w:val="22"/>
          <w:lang w:val="en-US"/>
        </w:rPr>
        <w:t>quilogramo</w:t>
      </w:r>
      <w:r>
        <w:rPr>
          <w:sz w:val="22"/>
        </w:rPr>
        <w:t xml:space="preserve">, </w:t>
      </w:r>
      <w:r>
        <w:rPr>
          <w:sz w:val="22"/>
          <w:lang w:val="en-US"/>
        </w:rPr>
        <w:t>quil</w:t>
      </w:r>
      <w:r>
        <w:rPr>
          <w:sz w:val="22"/>
        </w:rPr>
        <w:t>ó</w:t>
      </w:r>
      <w:r>
        <w:rPr>
          <w:sz w:val="22"/>
          <w:lang w:val="en-US"/>
        </w:rPr>
        <w:t>metro</w:t>
      </w:r>
      <w:r>
        <w:rPr>
          <w:sz w:val="22"/>
        </w:rPr>
        <w:t xml:space="preserve">, </w:t>
      </w:r>
      <w:r>
        <w:rPr>
          <w:sz w:val="22"/>
          <w:lang w:val="en-US"/>
        </w:rPr>
        <w:t>quiosco</w:t>
      </w:r>
      <w:r>
        <w:rPr>
          <w:sz w:val="22"/>
        </w:rPr>
        <w:t xml:space="preserve"> и др. Такие слова, как </w:t>
      </w:r>
      <w:r>
        <w:rPr>
          <w:sz w:val="22"/>
          <w:lang w:val="en-US"/>
        </w:rPr>
        <w:t>calidoscopio</w:t>
      </w:r>
      <w:r>
        <w:rPr>
          <w:sz w:val="22"/>
        </w:rPr>
        <w:t xml:space="preserve">, </w:t>
      </w:r>
      <w:r>
        <w:rPr>
          <w:sz w:val="22"/>
          <w:lang w:val="en-US"/>
        </w:rPr>
        <w:t>faquir</w:t>
      </w:r>
      <w:r>
        <w:rPr>
          <w:sz w:val="22"/>
        </w:rPr>
        <w:t xml:space="preserve">, </w:t>
      </w:r>
      <w:r>
        <w:rPr>
          <w:sz w:val="22"/>
          <w:lang w:val="en-US"/>
        </w:rPr>
        <w:t>mazurca</w:t>
      </w:r>
      <w:r>
        <w:rPr>
          <w:sz w:val="22"/>
        </w:rPr>
        <w:t xml:space="preserve">, </w:t>
      </w:r>
      <w:r>
        <w:rPr>
          <w:sz w:val="22"/>
          <w:lang w:val="en-US"/>
        </w:rPr>
        <w:t>n</w:t>
      </w:r>
      <w:r>
        <w:rPr>
          <w:sz w:val="22"/>
        </w:rPr>
        <w:t>í</w:t>
      </w:r>
      <w:r>
        <w:rPr>
          <w:sz w:val="22"/>
          <w:lang w:val="en-US"/>
        </w:rPr>
        <w:t>quel</w:t>
      </w:r>
      <w:r>
        <w:rPr>
          <w:sz w:val="22"/>
        </w:rPr>
        <w:t xml:space="preserve">, </w:t>
      </w:r>
      <w:r>
        <w:rPr>
          <w:sz w:val="22"/>
          <w:lang w:val="en-US"/>
        </w:rPr>
        <w:t>poica</w:t>
      </w:r>
      <w:r>
        <w:rPr>
          <w:sz w:val="22"/>
        </w:rPr>
        <w:t xml:space="preserve">, </w:t>
      </w:r>
      <w:r>
        <w:rPr>
          <w:sz w:val="22"/>
          <w:lang w:val="en-US"/>
        </w:rPr>
        <w:t>quepis</w:t>
      </w:r>
      <w:r>
        <w:rPr>
          <w:sz w:val="22"/>
        </w:rPr>
        <w:t xml:space="preserve">, </w:t>
      </w:r>
      <w:r>
        <w:rPr>
          <w:sz w:val="22"/>
          <w:lang w:val="en-US"/>
        </w:rPr>
        <w:t>valquiria</w:t>
      </w:r>
      <w:r>
        <w:rPr>
          <w:sz w:val="22"/>
        </w:rPr>
        <w:t xml:space="preserve">, </w:t>
      </w:r>
      <w:r>
        <w:rPr>
          <w:sz w:val="22"/>
          <w:lang w:val="en-US"/>
        </w:rPr>
        <w:t>yanqui</w:t>
      </w:r>
      <w:r>
        <w:rPr>
          <w:sz w:val="22"/>
        </w:rPr>
        <w:t xml:space="preserve"> и некоторые другие, ранее имевшие </w:t>
      </w:r>
      <w:r>
        <w:rPr>
          <w:b/>
          <w:bCs/>
          <w:sz w:val="22"/>
        </w:rPr>
        <w:t>k</w:t>
      </w:r>
      <w:r>
        <w:rPr>
          <w:sz w:val="22"/>
        </w:rPr>
        <w:t xml:space="preserve">, теперь должны писаться с </w:t>
      </w:r>
      <w:r>
        <w:rPr>
          <w:b/>
          <w:sz w:val="22"/>
        </w:rPr>
        <w:t>qu</w:t>
      </w:r>
      <w:r>
        <w:rPr>
          <w:sz w:val="22"/>
        </w:rPr>
        <w:t xml:space="preserve"> или </w:t>
      </w:r>
      <w:r>
        <w:rPr>
          <w:b/>
          <w:sz w:val="22"/>
        </w:rPr>
        <w:t>с</w:t>
      </w:r>
      <w:r>
        <w:rPr>
          <w:sz w:val="22"/>
        </w:rPr>
        <w:t>.</w:t>
      </w:r>
    </w:p>
    <w:p>
      <w:pPr>
        <w:pStyle w:val="Normal1"/>
        <w:spacing w:lineRule="auto" w:line="240"/>
        <w:ind w:firstLine="284" w:end="0"/>
        <w:rPr/>
      </w:pPr>
      <w:r>
        <w:rPr>
          <w:sz w:val="22"/>
        </w:rPr>
        <w:t>2. У глаголов первого спряжения, оканчивающихся на -</w:t>
      </w:r>
      <w:r>
        <w:rPr>
          <w:b/>
          <w:sz w:val="22"/>
          <w:lang w:val="en-US"/>
        </w:rPr>
        <w:t>car</w:t>
      </w:r>
      <w:r>
        <w:rPr>
          <w:sz w:val="22"/>
        </w:rPr>
        <w:t xml:space="preserve">, буква с заменяется на </w:t>
      </w:r>
      <w:r>
        <w:rPr>
          <w:b/>
          <w:sz w:val="22"/>
        </w:rPr>
        <w:t>qu</w:t>
      </w:r>
      <w:r>
        <w:rPr>
          <w:sz w:val="22"/>
        </w:rPr>
        <w:t xml:space="preserve"> перед </w:t>
      </w:r>
      <w:r>
        <w:rPr>
          <w:b/>
          <w:bCs/>
          <w:sz w:val="22"/>
        </w:rPr>
        <w:t>е</w:t>
      </w:r>
      <w:r>
        <w:rPr>
          <w:sz w:val="22"/>
        </w:rPr>
        <w:t xml:space="preserve"> (т.е. в первом лице единственного числа </w:t>
      </w:r>
      <w:r>
        <w:rPr>
          <w:sz w:val="22"/>
          <w:lang w:val="en-US"/>
        </w:rPr>
        <w:t>pret</w:t>
      </w:r>
      <w:r>
        <w:rPr>
          <w:sz w:val="22"/>
        </w:rPr>
        <w:t>é</w:t>
      </w:r>
      <w:r>
        <w:rPr>
          <w:sz w:val="22"/>
          <w:lang w:val="en-US"/>
        </w:rPr>
        <w:t>rito</w:t>
      </w:r>
      <w:r>
        <w:rPr>
          <w:sz w:val="22"/>
        </w:rPr>
        <w:t xml:space="preserve"> </w:t>
      </w:r>
      <w:r>
        <w:rPr>
          <w:sz w:val="22"/>
          <w:lang w:val="en-US"/>
        </w:rPr>
        <w:t>indefinido</w:t>
      </w:r>
      <w:r>
        <w:rPr>
          <w:sz w:val="22"/>
        </w:rPr>
        <w:t xml:space="preserve"> и во всех лицах </w:t>
      </w:r>
      <w:r>
        <w:rPr>
          <w:sz w:val="22"/>
          <w:lang w:val="en-US"/>
        </w:rPr>
        <w:t>presente</w:t>
      </w:r>
      <w:r>
        <w:rPr>
          <w:sz w:val="22"/>
        </w:rPr>
        <w:t xml:space="preserve"> </w:t>
      </w:r>
      <w:r>
        <w:rPr>
          <w:sz w:val="22"/>
          <w:lang w:val="en-US"/>
        </w:rPr>
        <w:t>de</w:t>
      </w:r>
      <w:r>
        <w:rPr>
          <w:sz w:val="22"/>
        </w:rPr>
        <w:t xml:space="preserve"> </w:t>
      </w:r>
      <w:r>
        <w:rPr>
          <w:sz w:val="22"/>
          <w:lang w:val="en-US"/>
        </w:rPr>
        <w:t>subjuntivo</w:t>
      </w:r>
      <w:r>
        <w:rPr>
          <w:sz w:val="22"/>
        </w:rPr>
        <w:t xml:space="preserve">): </w:t>
      </w:r>
      <w:r>
        <w:rPr>
          <w:sz w:val="22"/>
          <w:lang w:val="en-US"/>
        </w:rPr>
        <w:t>comunicar</w:t>
      </w:r>
      <w:r>
        <w:rPr>
          <w:sz w:val="22"/>
        </w:rPr>
        <w:t xml:space="preserve"> — </w:t>
      </w:r>
      <w:r>
        <w:rPr>
          <w:sz w:val="22"/>
          <w:lang w:val="en-US"/>
        </w:rPr>
        <w:t>comuniqu</w:t>
      </w:r>
      <w:r>
        <w:rPr>
          <w:sz w:val="22"/>
        </w:rPr>
        <w:t xml:space="preserve">é, </w:t>
      </w:r>
      <w:r>
        <w:rPr>
          <w:sz w:val="22"/>
          <w:lang w:val="en-US"/>
        </w:rPr>
        <w:t>comunique</w:t>
      </w:r>
      <w:r>
        <w:rPr>
          <w:sz w:val="22"/>
        </w:rPr>
        <w:t xml:space="preserve">, </w:t>
      </w:r>
      <w:r>
        <w:rPr>
          <w:sz w:val="22"/>
          <w:lang w:val="en-US"/>
        </w:rPr>
        <w:t>comuniques</w:t>
      </w:r>
      <w:r>
        <w:rPr>
          <w:sz w:val="22"/>
        </w:rPr>
        <w:t xml:space="preserve"> и т.д. (</w:t>
      </w:r>
      <w:r>
        <w:rPr>
          <w:sz w:val="22"/>
          <w:lang w:val="en-US"/>
        </w:rPr>
        <w:t>cm</w:t>
      </w:r>
      <w:r>
        <w:rPr>
          <w:sz w:val="22"/>
        </w:rPr>
        <w:t>. § 59).</w:t>
      </w:r>
    </w:p>
    <w:p>
      <w:pPr>
        <w:pStyle w:val="Normal1"/>
        <w:spacing w:lineRule="auto" w:line="240"/>
        <w:ind w:firstLine="284" w:end="0"/>
        <w:rPr/>
      </w:pPr>
      <w:r>
        <w:rPr>
          <w:sz w:val="22"/>
        </w:rPr>
        <w:t>3. Глаголы третьего спряжения на -</w:t>
      </w:r>
      <w:r>
        <w:rPr>
          <w:b/>
          <w:sz w:val="22"/>
          <w:lang w:val="en-US"/>
        </w:rPr>
        <w:t>quir</w:t>
      </w:r>
      <w:r>
        <w:rPr>
          <w:sz w:val="22"/>
        </w:rPr>
        <w:t xml:space="preserve"> также меняют </w:t>
      </w:r>
      <w:r>
        <w:rPr>
          <w:b/>
          <w:sz w:val="22"/>
          <w:lang w:val="en-US"/>
        </w:rPr>
        <w:t>qu</w:t>
      </w:r>
      <w:r>
        <w:rPr>
          <w:sz w:val="22"/>
        </w:rPr>
        <w:t xml:space="preserve"> на </w:t>
      </w:r>
      <w:r>
        <w:rPr>
          <w:b/>
          <w:sz w:val="22"/>
        </w:rPr>
        <w:t>с</w:t>
      </w:r>
      <w:r>
        <w:rPr>
          <w:sz w:val="22"/>
        </w:rPr>
        <w:t xml:space="preserve"> в первом лице </w:t>
      </w:r>
      <w:r>
        <w:rPr>
          <w:sz w:val="22"/>
          <w:lang w:val="en-US"/>
        </w:rPr>
        <w:t>presente</w:t>
      </w:r>
      <w:r>
        <w:rPr>
          <w:sz w:val="22"/>
        </w:rPr>
        <w:t xml:space="preserve"> </w:t>
      </w:r>
      <w:r>
        <w:rPr>
          <w:sz w:val="22"/>
          <w:lang w:val="en-US"/>
        </w:rPr>
        <w:t>de</w:t>
      </w:r>
      <w:r>
        <w:rPr>
          <w:sz w:val="22"/>
        </w:rPr>
        <w:t xml:space="preserve"> </w:t>
      </w:r>
      <w:r>
        <w:rPr>
          <w:sz w:val="22"/>
          <w:lang w:val="en-US"/>
        </w:rPr>
        <w:t>indicativo</w:t>
      </w:r>
      <w:r>
        <w:rPr>
          <w:sz w:val="22"/>
        </w:rPr>
        <w:t xml:space="preserve"> и во всех лицах </w:t>
      </w:r>
      <w:r>
        <w:rPr>
          <w:sz w:val="22"/>
          <w:lang w:val="en-US"/>
        </w:rPr>
        <w:t>presente</w:t>
      </w:r>
      <w:r>
        <w:rPr>
          <w:sz w:val="22"/>
        </w:rPr>
        <w:t xml:space="preserve"> </w:t>
      </w:r>
      <w:r>
        <w:rPr>
          <w:sz w:val="22"/>
          <w:lang w:val="en-US"/>
        </w:rPr>
        <w:t>de</w:t>
      </w:r>
      <w:r>
        <w:rPr>
          <w:sz w:val="22"/>
        </w:rPr>
        <w:t xml:space="preserve"> </w:t>
      </w:r>
      <w:r>
        <w:rPr>
          <w:sz w:val="22"/>
          <w:lang w:val="en-US"/>
        </w:rPr>
        <w:t>subjuntivo</w:t>
      </w:r>
      <w:r>
        <w:rPr>
          <w:sz w:val="22"/>
        </w:rPr>
        <w:t xml:space="preserve"> (т.е. перед </w:t>
      </w:r>
      <w:r>
        <w:rPr>
          <w:b/>
          <w:bCs/>
          <w:sz w:val="22"/>
        </w:rPr>
        <w:t>о</w:t>
      </w:r>
      <w:r>
        <w:rPr>
          <w:sz w:val="22"/>
        </w:rPr>
        <w:t xml:space="preserve"> и </w:t>
      </w:r>
      <w:r>
        <w:rPr>
          <w:b/>
          <w:bCs/>
          <w:sz w:val="22"/>
        </w:rPr>
        <w:t>а</w:t>
      </w:r>
      <w:r>
        <w:rPr>
          <w:sz w:val="22"/>
        </w:rPr>
        <w:t xml:space="preserve">); </w:t>
      </w:r>
      <w:r>
        <w:rPr>
          <w:sz w:val="22"/>
          <w:lang w:val="en-US"/>
        </w:rPr>
        <w:t>delinquir</w:t>
      </w:r>
      <w:r>
        <w:rPr>
          <w:sz w:val="22"/>
        </w:rPr>
        <w:t xml:space="preserve"> — </w:t>
      </w:r>
      <w:r>
        <w:rPr>
          <w:sz w:val="22"/>
          <w:lang w:val="en-US"/>
        </w:rPr>
        <w:t>delinco</w:t>
      </w:r>
      <w:r>
        <w:rPr>
          <w:sz w:val="22"/>
        </w:rPr>
        <w:t xml:space="preserve">; </w:t>
      </w:r>
      <w:r>
        <w:rPr>
          <w:sz w:val="22"/>
          <w:lang w:val="en-US"/>
        </w:rPr>
        <w:t>delinca</w:t>
      </w:r>
      <w:r>
        <w:rPr>
          <w:sz w:val="22"/>
        </w:rPr>
        <w:t xml:space="preserve">, </w:t>
      </w:r>
      <w:r>
        <w:rPr>
          <w:sz w:val="22"/>
          <w:lang w:val="en-US"/>
        </w:rPr>
        <w:t>delincas</w:t>
      </w:r>
      <w:r>
        <w:rPr>
          <w:sz w:val="22"/>
        </w:rPr>
        <w:t xml:space="preserve"> и т.д. (см. § 59).</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 xml:space="preserve">5. Употребление букв </w:t>
      </w:r>
      <w:r>
        <w:rPr>
          <w:b/>
          <w:i/>
          <w:sz w:val="24"/>
          <w:lang w:val="en-US"/>
        </w:rPr>
        <w:t>g</w:t>
      </w:r>
      <w:r>
        <w:rPr>
          <w:i/>
          <w:sz w:val="24"/>
        </w:rPr>
        <w:t xml:space="preserve"> и </w:t>
      </w:r>
      <w:r>
        <w:rPr>
          <w:b/>
          <w:i/>
          <w:sz w:val="24"/>
          <w:lang w:val="en-US"/>
        </w:rPr>
        <w:t>j</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Буква </w:t>
      </w:r>
      <w:r>
        <w:rPr>
          <w:b/>
          <w:sz w:val="24"/>
        </w:rPr>
        <w:t xml:space="preserve">g </w:t>
      </w:r>
      <w:r>
        <w:rPr>
          <w:sz w:val="24"/>
        </w:rPr>
        <w:t>может передавать на письме два звука: [х] перед буква</w:t>
        <w:softHyphen/>
        <w:t xml:space="preserve">ми </w:t>
      </w:r>
      <w:r>
        <w:rPr>
          <w:b/>
          <w:sz w:val="24"/>
        </w:rPr>
        <w:t>е</w:t>
      </w:r>
      <w:r>
        <w:rPr>
          <w:sz w:val="24"/>
        </w:rPr>
        <w:t xml:space="preserve"> и </w:t>
      </w:r>
      <w:r>
        <w:rPr>
          <w:b/>
          <w:sz w:val="24"/>
          <w:lang w:val="en-US"/>
        </w:rPr>
        <w:t>i</w:t>
      </w:r>
      <w:r>
        <w:rPr>
          <w:sz w:val="24"/>
        </w:rPr>
        <w:t xml:space="preserve">, а в остальных случаях [g]. Первый звук передается также буквой </w:t>
      </w:r>
      <w:r>
        <w:rPr>
          <w:b/>
          <w:sz w:val="24"/>
        </w:rPr>
        <w:t>j</w:t>
      </w:r>
      <w:r>
        <w:rPr>
          <w:sz w:val="24"/>
        </w:rPr>
        <w:t>. В связи с этим возникает ряд орфографических трудно</w:t>
        <w:softHyphen/>
        <w:t>стей. Чтобы избежать ошибок необходимо помнить следующие практические правила:</w:t>
      </w:r>
    </w:p>
    <w:p>
      <w:pPr>
        <w:pStyle w:val="Normal1"/>
        <w:spacing w:lineRule="auto" w:line="240"/>
        <w:ind w:firstLine="284" w:end="0"/>
        <w:rPr/>
      </w:pPr>
      <w:r>
        <w:rPr>
          <w:sz w:val="24"/>
        </w:rPr>
        <w:t xml:space="preserve">Буква </w:t>
      </w:r>
      <w:r>
        <w:rPr>
          <w:b/>
          <w:sz w:val="24"/>
        </w:rPr>
        <w:t>g</w:t>
      </w:r>
      <w:r>
        <w:rPr>
          <w:sz w:val="24"/>
        </w:rPr>
        <w:t xml:space="preserve"> пишется:</w:t>
      </w:r>
    </w:p>
    <w:p>
      <w:pPr>
        <w:pStyle w:val="Normal1"/>
        <w:spacing w:lineRule="auto" w:line="240"/>
        <w:ind w:firstLine="284" w:end="0"/>
        <w:rPr/>
      </w:pPr>
      <w:r>
        <w:rPr>
          <w:sz w:val="24"/>
        </w:rPr>
        <w:t xml:space="preserve">а) в слогах </w:t>
      </w:r>
      <w:r>
        <w:rPr>
          <w:b/>
          <w:sz w:val="24"/>
          <w:lang w:val="en-US"/>
        </w:rPr>
        <w:t>geo</w:t>
      </w:r>
      <w:r>
        <w:rPr>
          <w:b/>
          <w:sz w:val="24"/>
        </w:rPr>
        <w:t xml:space="preserve">-, </w:t>
      </w:r>
      <w:r>
        <w:rPr>
          <w:b/>
          <w:sz w:val="24"/>
          <w:lang w:val="en-US"/>
        </w:rPr>
        <w:t>gen</w:t>
      </w:r>
      <w:r>
        <w:rPr>
          <w:b/>
          <w:sz w:val="24"/>
        </w:rPr>
        <w:t xml:space="preserve">-, </w:t>
      </w:r>
      <w:r>
        <w:rPr>
          <w:b/>
          <w:sz w:val="24"/>
          <w:lang w:val="en-US"/>
        </w:rPr>
        <w:t>ges</w:t>
      </w:r>
      <w:r>
        <w:rPr>
          <w:b/>
          <w:sz w:val="24"/>
        </w:rPr>
        <w:t xml:space="preserve">-, </w:t>
      </w:r>
      <w:r>
        <w:rPr>
          <w:b/>
          <w:sz w:val="24"/>
          <w:lang w:val="en-US"/>
        </w:rPr>
        <w:t>legi</w:t>
      </w:r>
      <w:r>
        <w:rPr>
          <w:sz w:val="24"/>
        </w:rPr>
        <w:t xml:space="preserve">-, если ими начинаются слова: </w:t>
      </w:r>
      <w:r>
        <w:rPr>
          <w:sz w:val="24"/>
          <w:lang w:val="en-US"/>
        </w:rPr>
        <w:t>ge</w:t>
      </w:r>
      <w:r>
        <w:rPr>
          <w:sz w:val="24"/>
        </w:rPr>
        <w:t>ó</w:t>
      </w:r>
      <w:r>
        <w:rPr>
          <w:sz w:val="24"/>
          <w:lang w:val="en-US"/>
        </w:rPr>
        <w:t>grafo</w:t>
      </w:r>
      <w:r>
        <w:rPr>
          <w:sz w:val="24"/>
        </w:rPr>
        <w:t xml:space="preserve">, </w:t>
      </w:r>
      <w:r>
        <w:rPr>
          <w:sz w:val="24"/>
          <w:lang w:val="en-US"/>
        </w:rPr>
        <w:t>genero</w:t>
      </w:r>
      <w:r>
        <w:rPr>
          <w:sz w:val="24"/>
        </w:rPr>
        <w:t xml:space="preserve">, </w:t>
      </w:r>
      <w:r>
        <w:rPr>
          <w:sz w:val="24"/>
          <w:lang w:val="en-US"/>
        </w:rPr>
        <w:t>legi</w:t>
      </w:r>
      <w:r>
        <w:rPr>
          <w:sz w:val="24"/>
        </w:rPr>
        <w:t>ó</w:t>
      </w:r>
      <w:r>
        <w:rPr>
          <w:sz w:val="24"/>
          <w:lang w:val="en-US"/>
        </w:rPr>
        <w:t>n</w:t>
      </w:r>
      <w:r>
        <w:rPr>
          <w:sz w:val="24"/>
        </w:rPr>
        <w:t xml:space="preserve">, </w:t>
      </w:r>
      <w:r>
        <w:rPr>
          <w:sz w:val="24"/>
          <w:lang w:val="en-US"/>
        </w:rPr>
        <w:t>gesticular</w:t>
      </w:r>
      <w:r>
        <w:rPr>
          <w:sz w:val="24"/>
        </w:rPr>
        <w:t>.</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Исключение</w:t>
      </w:r>
      <w:r>
        <w:rPr>
          <w:sz w:val="24"/>
        </w:rPr>
        <w:t xml:space="preserve">: </w:t>
      </w:r>
      <w:r>
        <w:rPr>
          <w:sz w:val="24"/>
          <w:lang w:val="en-US"/>
        </w:rPr>
        <w:t>lejitos</w:t>
      </w:r>
      <w:r>
        <w:rPr>
          <w:sz w:val="24"/>
        </w:rPr>
        <w:t xml:space="preserve">, </w:t>
      </w:r>
      <w:r>
        <w:rPr>
          <w:sz w:val="24"/>
          <w:lang w:val="en-US"/>
        </w:rPr>
        <w:t>jenable</w:t>
      </w:r>
      <w:r>
        <w:rPr>
          <w:sz w:val="24"/>
        </w:rPr>
        <w:t xml:space="preserve"> и др.;</w:t>
      </w:r>
    </w:p>
    <w:p>
      <w:pPr>
        <w:pStyle w:val="Normal1"/>
        <w:spacing w:lineRule="auto" w:line="240"/>
        <w:ind w:firstLine="284" w:end="0"/>
        <w:rPr>
          <w:sz w:val="24"/>
        </w:rPr>
      </w:pPr>
      <w:r>
        <w:rPr>
          <w:sz w:val="24"/>
        </w:rPr>
      </w:r>
    </w:p>
    <w:p>
      <w:pPr>
        <w:pStyle w:val="Normal1"/>
        <w:spacing w:lineRule="auto" w:line="240"/>
        <w:ind w:start="284" w:end="0"/>
        <w:rPr/>
      </w:pPr>
      <w:r>
        <w:rPr>
          <w:sz w:val="24"/>
        </w:rPr>
        <w:t xml:space="preserve">б) перед </w:t>
      </w:r>
      <w:r>
        <w:rPr>
          <w:b/>
          <w:sz w:val="24"/>
        </w:rPr>
        <w:t>е</w:t>
      </w:r>
      <w:r>
        <w:rPr>
          <w:sz w:val="24"/>
        </w:rPr>
        <w:t xml:space="preserve"> и </w:t>
      </w:r>
      <w:r>
        <w:rPr>
          <w:b/>
          <w:sz w:val="24"/>
        </w:rPr>
        <w:t>i</w:t>
      </w:r>
      <w:r>
        <w:rPr>
          <w:sz w:val="24"/>
        </w:rPr>
        <w:t xml:space="preserve"> в словах, начинающихся со слогов </w:t>
      </w:r>
      <w:r>
        <w:rPr>
          <w:b/>
          <w:sz w:val="24"/>
          <w:lang w:val="en-US"/>
        </w:rPr>
        <w:t>an</w:t>
      </w:r>
      <w:r>
        <w:rPr>
          <w:b/>
          <w:sz w:val="24"/>
        </w:rPr>
        <w:t xml:space="preserve">-, </w:t>
      </w:r>
      <w:r>
        <w:rPr>
          <w:b/>
          <w:sz w:val="24"/>
          <w:lang w:val="en-US"/>
        </w:rPr>
        <w:t>ar</w:t>
      </w:r>
      <w:r>
        <w:rPr>
          <w:b/>
          <w:sz w:val="24"/>
        </w:rPr>
        <w:t xml:space="preserve">-, </w:t>
      </w:r>
      <w:r>
        <w:rPr>
          <w:b/>
          <w:sz w:val="24"/>
          <w:lang w:val="en-US"/>
        </w:rPr>
        <w:t>fl</w:t>
      </w:r>
      <w:r>
        <w:rPr>
          <w:b/>
          <w:sz w:val="24"/>
        </w:rPr>
        <w:t xml:space="preserve">а-, </w:t>
      </w:r>
      <w:r>
        <w:rPr>
          <w:b/>
          <w:sz w:val="24"/>
          <w:lang w:val="en-US"/>
        </w:rPr>
        <w:t>lon</w:t>
      </w:r>
      <w:r>
        <w:rPr>
          <w:sz w:val="24"/>
        </w:rPr>
        <w:t xml:space="preserve">-: </w:t>
      </w:r>
      <w:r>
        <w:rPr>
          <w:sz w:val="24"/>
          <w:lang w:val="en-US"/>
        </w:rPr>
        <w:t>angina</w:t>
      </w:r>
      <w:r>
        <w:rPr>
          <w:sz w:val="24"/>
        </w:rPr>
        <w:t xml:space="preserve">, </w:t>
      </w:r>
      <w:r>
        <w:rPr>
          <w:sz w:val="24"/>
          <w:lang w:val="en-US"/>
        </w:rPr>
        <w:t>argentino</w:t>
      </w:r>
      <w:r>
        <w:rPr>
          <w:sz w:val="24"/>
        </w:rPr>
        <w:t xml:space="preserve">, </w:t>
      </w:r>
      <w:r>
        <w:rPr>
          <w:sz w:val="24"/>
          <w:lang w:val="en-US"/>
        </w:rPr>
        <w:t>flagelar</w:t>
      </w:r>
      <w:r>
        <w:rPr>
          <w:sz w:val="24"/>
        </w:rPr>
        <w:t xml:space="preserve">, </w:t>
      </w:r>
      <w:r>
        <w:rPr>
          <w:sz w:val="24"/>
          <w:lang w:val="en-US"/>
        </w:rPr>
        <w:t>longitud</w:t>
      </w:r>
      <w:r>
        <w:rPr>
          <w:sz w:val="24"/>
        </w:rPr>
        <w:t xml:space="preserve">.      </w:t>
      </w:r>
    </w:p>
    <w:p>
      <w:pPr>
        <w:pStyle w:val="Normal1"/>
        <w:spacing w:lineRule="auto" w:line="240"/>
        <w:ind w:start="284" w:end="0"/>
        <w:rPr>
          <w:sz w:val="24"/>
        </w:rPr>
      </w:pPr>
      <w:r>
        <w:rPr>
          <w:sz w:val="24"/>
        </w:rPr>
      </w:r>
    </w:p>
    <w:p>
      <w:pPr>
        <w:pStyle w:val="Normal1"/>
        <w:spacing w:lineRule="auto" w:line="240"/>
        <w:ind w:start="284" w:end="0"/>
        <w:rPr/>
      </w:pPr>
      <w:r>
        <w:rPr>
          <w:spacing w:val="20"/>
          <w:sz w:val="24"/>
        </w:rPr>
        <w:t>Исключение</w:t>
      </w:r>
      <w:r>
        <w:rPr>
          <w:sz w:val="24"/>
        </w:rPr>
        <w:t xml:space="preserve">: </w:t>
      </w:r>
      <w:r>
        <w:rPr>
          <w:sz w:val="24"/>
          <w:lang w:val="en-US"/>
        </w:rPr>
        <w:t>anjear</w:t>
      </w:r>
      <w:r>
        <w:rPr>
          <w:sz w:val="24"/>
        </w:rPr>
        <w:t xml:space="preserve">, </w:t>
      </w:r>
      <w:r>
        <w:rPr>
          <w:sz w:val="24"/>
          <w:lang w:val="en-US"/>
        </w:rPr>
        <w:t>lonja</w:t>
      </w:r>
      <w:r>
        <w:rPr>
          <w:sz w:val="24"/>
        </w:rPr>
        <w:t xml:space="preserve"> и др.;</w:t>
      </w:r>
    </w:p>
    <w:p>
      <w:pPr>
        <w:pStyle w:val="Normal1"/>
        <w:spacing w:lineRule="auto" w:line="240"/>
        <w:ind w:firstLine="284" w:end="0"/>
        <w:rPr>
          <w:sz w:val="24"/>
        </w:rPr>
      </w:pPr>
      <w:r>
        <w:rPr>
          <w:sz w:val="24"/>
        </w:rPr>
      </w:r>
    </w:p>
    <w:p>
      <w:pPr>
        <w:pStyle w:val="Normal1"/>
        <w:spacing w:lineRule="auto" w:line="240"/>
        <w:ind w:firstLine="284" w:end="0"/>
        <w:rPr/>
      </w:pPr>
      <w:r>
        <w:rPr>
          <w:sz w:val="24"/>
        </w:rPr>
        <w:t>в</w:t>
      </w:r>
      <w:r>
        <w:rPr>
          <w:sz w:val="24"/>
          <w:lang w:val="en-US"/>
        </w:rPr>
        <w:t xml:space="preserve">) </w:t>
      </w:r>
      <w:r>
        <w:rPr>
          <w:sz w:val="24"/>
        </w:rPr>
        <w:t>в</w:t>
      </w:r>
      <w:r>
        <w:rPr>
          <w:sz w:val="24"/>
          <w:lang w:val="en-US"/>
        </w:rPr>
        <w:t xml:space="preserve"> </w:t>
      </w:r>
      <w:r>
        <w:rPr>
          <w:sz w:val="24"/>
        </w:rPr>
        <w:t>следующих</w:t>
      </w:r>
      <w:r>
        <w:rPr>
          <w:sz w:val="24"/>
          <w:lang w:val="en-US"/>
        </w:rPr>
        <w:t xml:space="preserve"> </w:t>
      </w:r>
      <w:r>
        <w:rPr>
          <w:sz w:val="24"/>
        </w:rPr>
        <w:t>конечных</w:t>
      </w:r>
      <w:r>
        <w:rPr>
          <w:sz w:val="24"/>
          <w:lang w:val="en-US"/>
        </w:rPr>
        <w:t xml:space="preserve"> </w:t>
      </w:r>
      <w:r>
        <w:rPr>
          <w:sz w:val="24"/>
        </w:rPr>
        <w:t>слогах</w:t>
      </w:r>
      <w:r>
        <w:rPr>
          <w:sz w:val="24"/>
          <w:lang w:val="en-US"/>
        </w:rPr>
        <w:t xml:space="preserve">: </w:t>
      </w:r>
      <w:r>
        <w:rPr>
          <w:b/>
          <w:sz w:val="24"/>
          <w:lang w:val="en-US"/>
        </w:rPr>
        <w:t xml:space="preserve">-gen, -genio, -gente, -gencia, -gestión, -gésimo(a), -géneo(a), -gía, -gio, -gión, -giente, -gible, -gioso(a), -ginoso(a): </w:t>
      </w:r>
      <w:r>
        <w:rPr>
          <w:sz w:val="24"/>
          <w:lang w:val="en-US"/>
        </w:rPr>
        <w:t>margen, ingenio, agente, regencia, congestión, vigesimo(a), homogéneo(a); geología, colegio, región, rugiente, tangible, religioso(a), vertiginoso(a).</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pacing w:val="20"/>
          <w:sz w:val="24"/>
        </w:rPr>
        <w:t>Исключение</w:t>
      </w:r>
      <w:r>
        <w:rPr>
          <w:sz w:val="24"/>
          <w:lang w:val="en-US"/>
        </w:rPr>
        <w:t xml:space="preserve">: herejía, bujía, apoplejía, lejía </w:t>
      </w:r>
      <w:r>
        <w:rPr>
          <w:sz w:val="24"/>
        </w:rPr>
        <w:t>и</w:t>
      </w:r>
      <w:r>
        <w:rPr>
          <w:sz w:val="24"/>
          <w:lang w:val="en-US"/>
        </w:rPr>
        <w:t xml:space="preserve"> </w:t>
      </w:r>
      <w:r>
        <w:rPr>
          <w:sz w:val="24"/>
        </w:rPr>
        <w:t>др</w:t>
      </w:r>
      <w:r>
        <w:rPr>
          <w:sz w:val="24"/>
          <w:lang w:val="en-US"/>
        </w:rPr>
        <w:t>.;</w:t>
      </w:r>
    </w:p>
    <w:p>
      <w:pPr>
        <w:pStyle w:val="Normal1"/>
        <w:spacing w:lineRule="auto" w:line="240"/>
        <w:ind w:firstLine="284" w:end="0"/>
        <w:rPr/>
      </w:pPr>
      <w:r>
        <w:rPr>
          <w:sz w:val="24"/>
        </w:rPr>
        <w:t>г) в слогах -</w:t>
      </w:r>
      <w:r>
        <w:rPr>
          <w:b/>
          <w:sz w:val="24"/>
          <w:lang w:val="en-US"/>
        </w:rPr>
        <w:t>ger</w:t>
      </w:r>
      <w:r>
        <w:rPr>
          <w:b/>
          <w:sz w:val="24"/>
        </w:rPr>
        <w:t>, -</w:t>
      </w:r>
      <w:r>
        <w:rPr>
          <w:b/>
          <w:sz w:val="24"/>
          <w:lang w:val="en-US"/>
        </w:rPr>
        <w:t>gir</w:t>
      </w:r>
      <w:r>
        <w:rPr>
          <w:b/>
          <w:sz w:val="24"/>
        </w:rPr>
        <w:t>, -</w:t>
      </w:r>
      <w:r>
        <w:rPr>
          <w:b/>
          <w:sz w:val="24"/>
          <w:lang w:val="en-US"/>
        </w:rPr>
        <w:t>giar</w:t>
      </w:r>
      <w:r>
        <w:rPr>
          <w:sz w:val="24"/>
        </w:rPr>
        <w:t xml:space="preserve">, когда они стоят в конце глаголов: </w:t>
      </w:r>
      <w:r>
        <w:rPr>
          <w:sz w:val="24"/>
          <w:lang w:val="en-US"/>
        </w:rPr>
        <w:t>coger</w:t>
      </w:r>
      <w:r>
        <w:rPr>
          <w:sz w:val="24"/>
        </w:rPr>
        <w:t xml:space="preserve">, </w:t>
      </w:r>
      <w:r>
        <w:rPr>
          <w:sz w:val="24"/>
          <w:lang w:val="en-US"/>
        </w:rPr>
        <w:t>fingir</w:t>
      </w:r>
      <w:r>
        <w:rPr>
          <w:sz w:val="24"/>
        </w:rPr>
        <w:t xml:space="preserve">, </w:t>
      </w:r>
      <w:r>
        <w:rPr>
          <w:sz w:val="24"/>
          <w:lang w:val="en-US"/>
        </w:rPr>
        <w:t>presagiar</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pacing w:val="20"/>
          <w:sz w:val="24"/>
        </w:rPr>
        <w:t>Исключение</w:t>
      </w:r>
      <w:r>
        <w:rPr>
          <w:sz w:val="24"/>
          <w:lang w:val="en-US"/>
        </w:rPr>
        <w:t>: tejer, crujir, brujir, enlejiar.</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rPr>
        <w:t>Примечания</w:t>
      </w:r>
      <w:r>
        <w:rPr>
          <w:sz w:val="22"/>
        </w:rPr>
        <w:t xml:space="preserve">: 1. Буква </w:t>
      </w:r>
      <w:r>
        <w:rPr>
          <w:b/>
          <w:sz w:val="22"/>
          <w:lang w:val="en-US"/>
        </w:rPr>
        <w:t>g</w:t>
      </w:r>
      <w:r>
        <w:rPr>
          <w:sz w:val="22"/>
        </w:rPr>
        <w:t xml:space="preserve"> может читаться как звук [g] и перед звуками </w:t>
      </w:r>
      <w:r>
        <w:rPr>
          <w:b/>
          <w:sz w:val="22"/>
        </w:rPr>
        <w:t>i, е,</w:t>
      </w:r>
      <w:r>
        <w:rPr>
          <w:sz w:val="22"/>
        </w:rPr>
        <w:t xml:space="preserve"> но для эт</w:t>
      </w:r>
      <w:r>
        <w:rPr>
          <w:sz w:val="22"/>
          <w:lang w:val="en-US"/>
        </w:rPr>
        <w:t>o</w:t>
      </w:r>
      <w:r>
        <w:rPr>
          <w:sz w:val="22"/>
        </w:rPr>
        <w:t xml:space="preserve">го на письме необходимо после буквы </w:t>
      </w:r>
      <w:r>
        <w:rPr>
          <w:b/>
          <w:bCs/>
          <w:sz w:val="22"/>
        </w:rPr>
        <w:t>g</w:t>
      </w:r>
      <w:r>
        <w:rPr>
          <w:sz w:val="22"/>
        </w:rPr>
        <w:t xml:space="preserve"> ставить </w:t>
      </w:r>
      <w:r>
        <w:rPr>
          <w:b/>
          <w:bCs/>
          <w:sz w:val="22"/>
          <w:lang w:val="en-US"/>
        </w:rPr>
        <w:t>u</w:t>
      </w:r>
      <w:r>
        <w:rPr>
          <w:sz w:val="22"/>
        </w:rPr>
        <w:t xml:space="preserve">, которая в сочетании </w:t>
      </w:r>
      <w:r>
        <w:rPr>
          <w:sz w:val="22"/>
          <w:lang w:val="en-US"/>
        </w:rPr>
        <w:t>gu</w:t>
      </w:r>
      <w:r>
        <w:rPr>
          <w:sz w:val="22"/>
        </w:rPr>
        <w:t xml:space="preserve"> не произносится. Например</w:t>
      </w:r>
      <w:r>
        <w:rPr>
          <w:sz w:val="22"/>
          <w:lang w:val="en-US"/>
        </w:rPr>
        <w:t>: guerra, guión, guirnalda, guitarra.</w:t>
      </w:r>
    </w:p>
    <w:p>
      <w:pPr>
        <w:pStyle w:val="Normal1"/>
        <w:spacing w:lineRule="auto" w:line="240"/>
        <w:ind w:firstLine="284" w:end="0"/>
        <w:rPr/>
      </w:pPr>
      <w:r>
        <w:rPr>
          <w:sz w:val="22"/>
        </w:rPr>
        <w:t xml:space="preserve">Когда в сочетаниях </w:t>
      </w:r>
      <w:r>
        <w:rPr>
          <w:b/>
          <w:sz w:val="22"/>
          <w:lang w:val="en-US"/>
        </w:rPr>
        <w:t>gue</w:t>
      </w:r>
      <w:r>
        <w:rPr>
          <w:b/>
          <w:sz w:val="22"/>
        </w:rPr>
        <w:t xml:space="preserve">, </w:t>
      </w:r>
      <w:r>
        <w:rPr>
          <w:b/>
          <w:sz w:val="22"/>
          <w:lang w:val="en-US"/>
        </w:rPr>
        <w:t>gui</w:t>
      </w:r>
      <w:r>
        <w:rPr>
          <w:sz w:val="22"/>
        </w:rPr>
        <w:t xml:space="preserve"> буква </w:t>
      </w:r>
      <w:r>
        <w:rPr>
          <w:b/>
          <w:bCs/>
          <w:sz w:val="22"/>
          <w:lang w:val="en-US"/>
        </w:rPr>
        <w:t>u</w:t>
      </w:r>
      <w:r>
        <w:rPr>
          <w:sz w:val="22"/>
        </w:rPr>
        <w:t xml:space="preserve"> должна читаться, то над ней ставится тре</w:t>
        <w:softHyphen/>
        <w:t xml:space="preserve">ма (двоеточие над буквой) </w:t>
      </w:r>
      <w:r>
        <w:rPr>
          <w:b/>
          <w:bCs/>
          <w:sz w:val="22"/>
        </w:rPr>
        <w:t>ü</w:t>
      </w:r>
      <w:r>
        <w:rPr>
          <w:sz w:val="22"/>
        </w:rPr>
        <w:t xml:space="preserve">: </w:t>
      </w:r>
      <w:r>
        <w:rPr>
          <w:sz w:val="22"/>
          <w:lang w:val="en-US"/>
        </w:rPr>
        <w:t>ping</w:t>
      </w:r>
      <w:r>
        <w:rPr>
          <w:sz w:val="22"/>
        </w:rPr>
        <w:t>ü</w:t>
      </w:r>
      <w:r>
        <w:rPr>
          <w:sz w:val="22"/>
          <w:lang w:val="en-US"/>
        </w:rPr>
        <w:t>ino</w:t>
      </w:r>
      <w:r>
        <w:rPr>
          <w:sz w:val="22"/>
        </w:rPr>
        <w:t xml:space="preserve">, </w:t>
      </w:r>
      <w:r>
        <w:rPr>
          <w:sz w:val="22"/>
          <w:lang w:val="en-US"/>
        </w:rPr>
        <w:t>cig</w:t>
      </w:r>
      <w:r>
        <w:rPr>
          <w:sz w:val="22"/>
        </w:rPr>
        <w:t>ü</w:t>
      </w:r>
      <w:r>
        <w:rPr>
          <w:sz w:val="22"/>
          <w:lang w:val="en-US"/>
        </w:rPr>
        <w:t>e</w:t>
      </w:r>
      <w:r>
        <w:rPr>
          <w:sz w:val="22"/>
        </w:rPr>
        <w:t>ñ</w:t>
      </w:r>
      <w:r>
        <w:rPr>
          <w:sz w:val="22"/>
          <w:lang w:val="en-US"/>
        </w:rPr>
        <w:t>a</w:t>
      </w:r>
      <w:r>
        <w:rPr>
          <w:sz w:val="22"/>
        </w:rPr>
        <w:t>.</w:t>
      </w:r>
    </w:p>
    <w:p>
      <w:pPr>
        <w:pStyle w:val="Normal1"/>
        <w:spacing w:lineRule="auto" w:line="240"/>
        <w:ind w:firstLine="284" w:end="0"/>
        <w:rPr/>
      </w:pPr>
      <w:r>
        <w:rPr>
          <w:sz w:val="22"/>
        </w:rPr>
        <w:t>В связи с этим глаголы, оканчивающиеся в инфинитиве на -</w:t>
      </w:r>
      <w:r>
        <w:rPr>
          <w:b/>
          <w:sz w:val="22"/>
          <w:lang w:val="en-US"/>
        </w:rPr>
        <w:t>gar</w:t>
      </w:r>
      <w:r>
        <w:rPr>
          <w:sz w:val="22"/>
        </w:rPr>
        <w:t xml:space="preserve">, приобретают в первом лице </w:t>
      </w:r>
      <w:r>
        <w:rPr>
          <w:sz w:val="22"/>
          <w:lang w:val="en-US"/>
        </w:rPr>
        <w:t>pret</w:t>
      </w:r>
      <w:r>
        <w:rPr>
          <w:sz w:val="22"/>
        </w:rPr>
        <w:t>é</w:t>
      </w:r>
      <w:r>
        <w:rPr>
          <w:sz w:val="22"/>
          <w:lang w:val="en-US"/>
        </w:rPr>
        <w:t>rito</w:t>
      </w:r>
      <w:r>
        <w:rPr>
          <w:sz w:val="22"/>
        </w:rPr>
        <w:t xml:space="preserve"> </w:t>
      </w:r>
      <w:r>
        <w:rPr>
          <w:sz w:val="22"/>
          <w:lang w:val="en-US"/>
        </w:rPr>
        <w:t>indefinido</w:t>
      </w:r>
      <w:r>
        <w:rPr>
          <w:sz w:val="22"/>
        </w:rPr>
        <w:t xml:space="preserve"> </w:t>
      </w:r>
      <w:r>
        <w:rPr>
          <w:sz w:val="22"/>
          <w:lang w:val="en-US"/>
        </w:rPr>
        <w:t>de</w:t>
      </w:r>
      <w:r>
        <w:rPr>
          <w:sz w:val="22"/>
        </w:rPr>
        <w:t xml:space="preserve"> </w:t>
      </w:r>
      <w:r>
        <w:rPr>
          <w:sz w:val="22"/>
          <w:lang w:val="en-US"/>
        </w:rPr>
        <w:t>indicativo</w:t>
      </w:r>
      <w:r>
        <w:rPr>
          <w:sz w:val="22"/>
        </w:rPr>
        <w:t xml:space="preserve"> и во всех лицах </w:t>
      </w:r>
      <w:r>
        <w:rPr>
          <w:sz w:val="22"/>
          <w:lang w:val="en-US"/>
        </w:rPr>
        <w:t>presente</w:t>
      </w:r>
      <w:r>
        <w:rPr>
          <w:sz w:val="22"/>
        </w:rPr>
        <w:t xml:space="preserve"> </w:t>
      </w:r>
      <w:r>
        <w:rPr>
          <w:sz w:val="22"/>
          <w:lang w:val="en-US"/>
        </w:rPr>
        <w:t>de</w:t>
      </w:r>
      <w:r>
        <w:rPr>
          <w:sz w:val="22"/>
        </w:rPr>
        <w:t xml:space="preserve"> </w:t>
      </w:r>
      <w:r>
        <w:rPr>
          <w:sz w:val="22"/>
          <w:lang w:val="en-US"/>
        </w:rPr>
        <w:t>subjuntivo</w:t>
      </w:r>
      <w:r>
        <w:rPr>
          <w:sz w:val="22"/>
        </w:rPr>
        <w:t xml:space="preserve"> (т.е. перед </w:t>
      </w:r>
      <w:r>
        <w:rPr>
          <w:b/>
          <w:bCs/>
          <w:sz w:val="22"/>
        </w:rPr>
        <w:t>е</w:t>
      </w:r>
      <w:r>
        <w:rPr>
          <w:sz w:val="22"/>
        </w:rPr>
        <w:t xml:space="preserve">) букву </w:t>
      </w:r>
      <w:r>
        <w:rPr>
          <w:b/>
          <w:bCs/>
          <w:sz w:val="22"/>
          <w:lang w:val="en-US"/>
        </w:rPr>
        <w:t>u</w:t>
      </w:r>
      <w:r>
        <w:rPr>
          <w:sz w:val="22"/>
        </w:rPr>
        <w:t xml:space="preserve">: </w:t>
      </w:r>
      <w:r>
        <w:rPr>
          <w:sz w:val="22"/>
          <w:lang w:val="en-US"/>
        </w:rPr>
        <w:t>tragar</w:t>
      </w:r>
      <w:r>
        <w:rPr>
          <w:sz w:val="22"/>
        </w:rPr>
        <w:t xml:space="preserve"> — </w:t>
      </w:r>
      <w:r>
        <w:rPr>
          <w:sz w:val="22"/>
          <w:lang w:val="en-US"/>
        </w:rPr>
        <w:t>trague</w:t>
      </w:r>
      <w:r>
        <w:rPr>
          <w:sz w:val="22"/>
        </w:rPr>
        <w:t xml:space="preserve">; </w:t>
      </w:r>
      <w:r>
        <w:rPr>
          <w:sz w:val="22"/>
          <w:lang w:val="en-US"/>
        </w:rPr>
        <w:t>tragu</w:t>
      </w:r>
      <w:r>
        <w:rPr>
          <w:sz w:val="22"/>
        </w:rPr>
        <w:t xml:space="preserve">é, </w:t>
      </w:r>
      <w:r>
        <w:rPr>
          <w:sz w:val="22"/>
          <w:lang w:val="en-US"/>
        </w:rPr>
        <w:t>tragues</w:t>
      </w:r>
      <w:r>
        <w:rPr>
          <w:sz w:val="22"/>
        </w:rPr>
        <w:t xml:space="preserve"> и т.д.</w:t>
      </w:r>
    </w:p>
    <w:p>
      <w:pPr>
        <w:pStyle w:val="Normal1"/>
        <w:spacing w:lineRule="auto" w:line="240"/>
        <w:ind w:firstLine="284" w:end="0"/>
        <w:rPr/>
      </w:pPr>
      <w:r>
        <w:rPr>
          <w:sz w:val="22"/>
        </w:rPr>
        <w:t>У глаголов на -</w:t>
      </w:r>
      <w:r>
        <w:rPr>
          <w:b/>
          <w:sz w:val="22"/>
          <w:lang w:val="en-US"/>
        </w:rPr>
        <w:t>guar</w:t>
      </w:r>
      <w:r>
        <w:rPr>
          <w:sz w:val="22"/>
        </w:rPr>
        <w:t xml:space="preserve"> в тех же лицах и временах (т.е. тоже перед </w:t>
      </w:r>
      <w:r>
        <w:rPr>
          <w:b/>
          <w:bCs/>
          <w:sz w:val="22"/>
        </w:rPr>
        <w:t>е</w:t>
      </w:r>
      <w:r>
        <w:rPr>
          <w:sz w:val="22"/>
        </w:rPr>
        <w:t xml:space="preserve">) над </w:t>
      </w:r>
      <w:r>
        <w:rPr>
          <w:b/>
          <w:bCs/>
          <w:sz w:val="22"/>
        </w:rPr>
        <w:t>u</w:t>
      </w:r>
      <w:r>
        <w:rPr>
          <w:sz w:val="22"/>
        </w:rPr>
        <w:t xml:space="preserve"> ста</w:t>
        <w:softHyphen/>
        <w:t xml:space="preserve">вятся точки: </w:t>
      </w:r>
      <w:r>
        <w:rPr>
          <w:sz w:val="22"/>
          <w:lang w:val="en-US"/>
        </w:rPr>
        <w:t>apaciguar</w:t>
      </w:r>
      <w:r>
        <w:rPr>
          <w:sz w:val="22"/>
        </w:rPr>
        <w:t xml:space="preserve"> — </w:t>
      </w:r>
      <w:r>
        <w:rPr>
          <w:sz w:val="22"/>
          <w:lang w:val="en-US"/>
        </w:rPr>
        <w:t>apacig</w:t>
      </w:r>
      <w:r>
        <w:rPr>
          <w:sz w:val="22"/>
        </w:rPr>
        <w:t xml:space="preserve">üé, </w:t>
      </w:r>
      <w:r>
        <w:rPr>
          <w:sz w:val="22"/>
          <w:lang w:val="en-US"/>
        </w:rPr>
        <w:t>apacig</w:t>
      </w:r>
      <w:r>
        <w:rPr>
          <w:sz w:val="22"/>
        </w:rPr>
        <w:t>ü</w:t>
      </w:r>
      <w:r>
        <w:rPr>
          <w:sz w:val="22"/>
          <w:lang w:val="en-US"/>
        </w:rPr>
        <w:t>e</w:t>
      </w:r>
      <w:r>
        <w:rPr>
          <w:sz w:val="22"/>
        </w:rPr>
        <w:t xml:space="preserve">, </w:t>
      </w:r>
      <w:r>
        <w:rPr>
          <w:sz w:val="22"/>
          <w:lang w:val="en-US"/>
        </w:rPr>
        <w:t>apacig</w:t>
      </w:r>
      <w:r>
        <w:rPr>
          <w:sz w:val="22"/>
        </w:rPr>
        <w:t>ü</w:t>
      </w:r>
      <w:r>
        <w:rPr>
          <w:sz w:val="22"/>
          <w:lang w:val="en-US"/>
        </w:rPr>
        <w:t>es</w:t>
      </w:r>
      <w:r>
        <w:rPr>
          <w:sz w:val="22"/>
        </w:rPr>
        <w:t xml:space="preserve"> и т.д.</w:t>
      </w:r>
    </w:p>
    <w:p>
      <w:pPr>
        <w:pStyle w:val="Normal1"/>
        <w:spacing w:lineRule="auto" w:line="240"/>
        <w:ind w:firstLine="284" w:end="0"/>
        <w:rPr/>
      </w:pPr>
      <w:r>
        <w:rPr>
          <w:sz w:val="22"/>
        </w:rPr>
        <w:t xml:space="preserve"> </w:t>
      </w:r>
      <w:r>
        <w:rPr>
          <w:sz w:val="22"/>
        </w:rPr>
        <w:t>У глаголов на -</w:t>
      </w:r>
      <w:r>
        <w:rPr>
          <w:b/>
          <w:sz w:val="22"/>
          <w:lang w:val="en-US"/>
        </w:rPr>
        <w:t>guir</w:t>
      </w:r>
      <w:r>
        <w:rPr>
          <w:sz w:val="22"/>
        </w:rPr>
        <w:t xml:space="preserve">, наоборот, буква </w:t>
      </w:r>
      <w:r>
        <w:rPr>
          <w:b/>
          <w:sz w:val="22"/>
        </w:rPr>
        <w:t>u</w:t>
      </w:r>
      <w:r>
        <w:rPr>
          <w:sz w:val="22"/>
        </w:rPr>
        <w:t xml:space="preserve"> исчезает в первом лице настоящего вре</w:t>
        <w:softHyphen/>
        <w:t xml:space="preserve">мени и во всех лицах </w:t>
      </w:r>
      <w:r>
        <w:rPr>
          <w:sz w:val="22"/>
          <w:lang w:val="en-US"/>
        </w:rPr>
        <w:t>presente</w:t>
      </w:r>
      <w:r>
        <w:rPr>
          <w:sz w:val="22"/>
        </w:rPr>
        <w:t xml:space="preserve"> </w:t>
      </w:r>
      <w:r>
        <w:rPr>
          <w:sz w:val="22"/>
          <w:lang w:val="en-US"/>
        </w:rPr>
        <w:t>de</w:t>
      </w:r>
      <w:r>
        <w:rPr>
          <w:sz w:val="22"/>
        </w:rPr>
        <w:t xml:space="preserve"> </w:t>
      </w:r>
      <w:r>
        <w:rPr>
          <w:sz w:val="22"/>
          <w:lang w:val="en-US"/>
        </w:rPr>
        <w:t>subjuntivo</w:t>
      </w:r>
      <w:r>
        <w:rPr>
          <w:sz w:val="22"/>
        </w:rPr>
        <w:t xml:space="preserve"> (т.е. перед </w:t>
      </w:r>
      <w:r>
        <w:rPr>
          <w:b/>
          <w:bCs/>
          <w:sz w:val="22"/>
        </w:rPr>
        <w:t>о</w:t>
      </w:r>
      <w:r>
        <w:rPr>
          <w:sz w:val="22"/>
        </w:rPr>
        <w:t xml:space="preserve"> и </w:t>
      </w:r>
      <w:r>
        <w:rPr>
          <w:b/>
          <w:bCs/>
          <w:sz w:val="22"/>
          <w:lang w:val="en-US"/>
        </w:rPr>
        <w:t>a</w:t>
      </w:r>
      <w:r>
        <w:rPr>
          <w:sz w:val="22"/>
        </w:rPr>
        <w:t xml:space="preserve">) </w:t>
      </w:r>
      <w:r>
        <w:rPr>
          <w:sz w:val="22"/>
          <w:lang w:val="en-US"/>
        </w:rPr>
        <w:t>distinguir</w:t>
      </w:r>
      <w:r>
        <w:rPr>
          <w:sz w:val="22"/>
        </w:rPr>
        <w:t xml:space="preserve"> — </w:t>
      </w:r>
      <w:r>
        <w:rPr>
          <w:sz w:val="22"/>
          <w:lang w:val="en-US"/>
        </w:rPr>
        <w:t>distingo</w:t>
      </w:r>
      <w:r>
        <w:rPr>
          <w:sz w:val="22"/>
        </w:rPr>
        <w:t xml:space="preserve">; </w:t>
      </w:r>
      <w:r>
        <w:rPr>
          <w:sz w:val="22"/>
          <w:lang w:val="en-US"/>
        </w:rPr>
        <w:t>distinga</w:t>
      </w:r>
      <w:r>
        <w:rPr>
          <w:sz w:val="22"/>
        </w:rPr>
        <w:t xml:space="preserve">, </w:t>
      </w:r>
      <w:r>
        <w:rPr>
          <w:sz w:val="22"/>
          <w:lang w:val="en-US"/>
        </w:rPr>
        <w:t>distingas</w:t>
      </w:r>
      <w:r>
        <w:rPr>
          <w:sz w:val="22"/>
        </w:rPr>
        <w:t xml:space="preserve"> и т.д. (см. § 59)</w:t>
      </w:r>
    </w:p>
    <w:p>
      <w:pPr>
        <w:pStyle w:val="Normal1"/>
        <w:spacing w:lineRule="auto" w:line="240"/>
        <w:ind w:firstLine="284" w:end="0"/>
        <w:rPr/>
      </w:pPr>
      <w:r>
        <w:rPr>
          <w:sz w:val="22"/>
        </w:rPr>
        <w:t>2. Глаголы, оканчивающиеся на -</w:t>
      </w:r>
      <w:r>
        <w:rPr>
          <w:b/>
          <w:sz w:val="22"/>
        </w:rPr>
        <w:t>ger</w:t>
      </w:r>
      <w:r>
        <w:rPr>
          <w:sz w:val="22"/>
        </w:rPr>
        <w:t xml:space="preserve">, меняют букву </w:t>
      </w:r>
      <w:r>
        <w:rPr>
          <w:b/>
          <w:sz w:val="22"/>
        </w:rPr>
        <w:t>g</w:t>
      </w:r>
      <w:r>
        <w:rPr>
          <w:sz w:val="22"/>
        </w:rPr>
        <w:t xml:space="preserve"> на </w:t>
      </w:r>
      <w:r>
        <w:rPr>
          <w:b/>
          <w:sz w:val="22"/>
        </w:rPr>
        <w:t>j</w:t>
      </w:r>
      <w:r>
        <w:rPr>
          <w:sz w:val="22"/>
        </w:rPr>
        <w:t xml:space="preserve"> перед </w:t>
      </w:r>
      <w:r>
        <w:rPr>
          <w:b/>
          <w:sz w:val="22"/>
        </w:rPr>
        <w:t>о</w:t>
      </w:r>
      <w:r>
        <w:rPr>
          <w:sz w:val="22"/>
        </w:rPr>
        <w:t xml:space="preserve"> и </w:t>
      </w:r>
      <w:r>
        <w:rPr>
          <w:b/>
          <w:sz w:val="22"/>
        </w:rPr>
        <w:t>а</w:t>
      </w:r>
      <w:r>
        <w:rPr>
          <w:sz w:val="22"/>
        </w:rPr>
        <w:t>, т.е. в пер</w:t>
        <w:softHyphen/>
        <w:t xml:space="preserve">вом лице </w:t>
      </w:r>
      <w:r>
        <w:rPr>
          <w:sz w:val="22"/>
          <w:lang w:val="en-US"/>
        </w:rPr>
        <w:t>presente</w:t>
      </w:r>
      <w:r>
        <w:rPr>
          <w:sz w:val="22"/>
        </w:rPr>
        <w:t xml:space="preserve"> </w:t>
      </w:r>
      <w:r>
        <w:rPr>
          <w:sz w:val="22"/>
          <w:lang w:val="en-US"/>
        </w:rPr>
        <w:t>de</w:t>
      </w:r>
      <w:r>
        <w:rPr>
          <w:sz w:val="22"/>
        </w:rPr>
        <w:t xml:space="preserve"> </w:t>
      </w:r>
      <w:r>
        <w:rPr>
          <w:sz w:val="22"/>
          <w:lang w:val="en-US"/>
        </w:rPr>
        <w:t>indicativo</w:t>
      </w:r>
      <w:r>
        <w:rPr>
          <w:sz w:val="22"/>
        </w:rPr>
        <w:t xml:space="preserve"> и во всех лицах </w:t>
      </w:r>
      <w:r>
        <w:rPr>
          <w:sz w:val="22"/>
          <w:lang w:val="en-US"/>
        </w:rPr>
        <w:t>presente</w:t>
      </w:r>
      <w:r>
        <w:rPr>
          <w:sz w:val="22"/>
        </w:rPr>
        <w:t xml:space="preserve"> </w:t>
      </w:r>
      <w:r>
        <w:rPr>
          <w:sz w:val="22"/>
          <w:lang w:val="en-US"/>
        </w:rPr>
        <w:t>de</w:t>
      </w:r>
      <w:r>
        <w:rPr>
          <w:sz w:val="22"/>
        </w:rPr>
        <w:t xml:space="preserve"> </w:t>
      </w:r>
      <w:r>
        <w:rPr>
          <w:sz w:val="22"/>
          <w:lang w:val="en-US"/>
        </w:rPr>
        <w:t>subjuntivo</w:t>
      </w:r>
      <w:r>
        <w:rPr>
          <w:sz w:val="22"/>
        </w:rPr>
        <w:t xml:space="preserve">: </w:t>
      </w:r>
      <w:r>
        <w:rPr>
          <w:sz w:val="22"/>
          <w:lang w:val="en-US"/>
        </w:rPr>
        <w:t>proteger</w:t>
      </w:r>
      <w:r>
        <w:rPr>
          <w:sz w:val="22"/>
        </w:rPr>
        <w:t xml:space="preserve">— </w:t>
      </w:r>
      <w:r>
        <w:rPr>
          <w:sz w:val="22"/>
          <w:lang w:val="en-US"/>
        </w:rPr>
        <w:t>protejo</w:t>
      </w:r>
      <w:r>
        <w:rPr>
          <w:sz w:val="22"/>
        </w:rPr>
        <w:t xml:space="preserve">; </w:t>
      </w:r>
      <w:r>
        <w:rPr>
          <w:sz w:val="22"/>
          <w:lang w:val="en-US"/>
        </w:rPr>
        <w:t>proteja</w:t>
      </w:r>
      <w:r>
        <w:rPr>
          <w:sz w:val="22"/>
        </w:rPr>
        <w:t xml:space="preserve">, </w:t>
      </w:r>
      <w:r>
        <w:rPr>
          <w:sz w:val="22"/>
          <w:lang w:val="en-US"/>
        </w:rPr>
        <w:t>protejas</w:t>
      </w:r>
      <w:r>
        <w:rPr>
          <w:sz w:val="22"/>
        </w:rPr>
        <w:t xml:space="preserve"> и т.д. (см. § 59)</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Буква </w:t>
      </w:r>
      <w:r>
        <w:rPr>
          <w:b/>
          <w:sz w:val="24"/>
        </w:rPr>
        <w:t>j</w:t>
      </w:r>
      <w:r>
        <w:rPr>
          <w:sz w:val="24"/>
        </w:rPr>
        <w:t xml:space="preserve"> пишется:</w:t>
      </w:r>
    </w:p>
    <w:p>
      <w:pPr>
        <w:pStyle w:val="Normal1"/>
        <w:spacing w:lineRule="auto" w:line="240"/>
        <w:ind w:firstLine="284" w:end="0"/>
        <w:rPr/>
      </w:pPr>
      <w:r>
        <w:rPr>
          <w:sz w:val="24"/>
        </w:rPr>
        <w:t xml:space="preserve">а) в слогах </w:t>
      </w:r>
      <w:r>
        <w:rPr>
          <w:b/>
          <w:sz w:val="24"/>
          <w:lang w:val="en-US"/>
        </w:rPr>
        <w:t>eje</w:t>
      </w:r>
      <w:r>
        <w:rPr>
          <w:sz w:val="24"/>
        </w:rPr>
        <w:t xml:space="preserve">-, если ими начинается слово: </w:t>
      </w:r>
      <w:r>
        <w:rPr>
          <w:sz w:val="24"/>
          <w:lang w:val="en-US"/>
        </w:rPr>
        <w:t>ejecutar</w:t>
      </w:r>
      <w:r>
        <w:rPr>
          <w:sz w:val="24"/>
        </w:rPr>
        <w:t xml:space="preserve">, </w:t>
      </w:r>
      <w:r>
        <w:rPr>
          <w:sz w:val="24"/>
          <w:lang w:val="en-US"/>
        </w:rPr>
        <w:t>ejercicio</w:t>
      </w:r>
      <w:r>
        <w:rPr>
          <w:sz w:val="24"/>
        </w:rPr>
        <w:t xml:space="preserve"> и т.д.;</w:t>
      </w:r>
    </w:p>
    <w:p>
      <w:pPr>
        <w:pStyle w:val="Normal1"/>
        <w:spacing w:lineRule="auto" w:line="240"/>
        <w:ind w:firstLine="284" w:end="0"/>
        <w:rPr/>
      </w:pPr>
      <w:r>
        <w:rPr>
          <w:sz w:val="24"/>
        </w:rPr>
        <w:t>б) в слогах -</w:t>
      </w:r>
      <w:r>
        <w:rPr>
          <w:b/>
          <w:sz w:val="24"/>
          <w:lang w:val="en-US"/>
        </w:rPr>
        <w:t>jeo</w:t>
      </w:r>
      <w:r>
        <w:rPr>
          <w:b/>
          <w:sz w:val="24"/>
        </w:rPr>
        <w:t>, -</w:t>
      </w:r>
      <w:r>
        <w:rPr>
          <w:b/>
          <w:sz w:val="24"/>
          <w:lang w:val="en-US"/>
        </w:rPr>
        <w:t>jero</w:t>
      </w:r>
      <w:r>
        <w:rPr>
          <w:b/>
          <w:sz w:val="24"/>
        </w:rPr>
        <w:t>(</w:t>
      </w:r>
      <w:r>
        <w:rPr>
          <w:b/>
          <w:sz w:val="24"/>
          <w:lang w:val="en-US"/>
        </w:rPr>
        <w:t>a</w:t>
      </w:r>
      <w:r>
        <w:rPr>
          <w:b/>
          <w:sz w:val="24"/>
        </w:rPr>
        <w:t>), -</w:t>
      </w:r>
      <w:r>
        <w:rPr>
          <w:b/>
          <w:sz w:val="24"/>
          <w:lang w:val="en-US"/>
        </w:rPr>
        <w:t>jea</w:t>
      </w:r>
      <w:r>
        <w:rPr>
          <w:b/>
          <w:sz w:val="24"/>
        </w:rPr>
        <w:t>, -</w:t>
      </w:r>
      <w:r>
        <w:rPr>
          <w:b/>
          <w:sz w:val="24"/>
          <w:lang w:val="en-US"/>
        </w:rPr>
        <w:t>jer</w:t>
      </w:r>
      <w:r>
        <w:rPr>
          <w:b/>
          <w:sz w:val="24"/>
        </w:rPr>
        <w:t>í</w:t>
      </w:r>
      <w:r>
        <w:rPr>
          <w:b/>
          <w:sz w:val="24"/>
          <w:lang w:val="en-US"/>
        </w:rPr>
        <w:t>a</w:t>
      </w:r>
      <w:r>
        <w:rPr>
          <w:b/>
          <w:sz w:val="24"/>
        </w:rPr>
        <w:t>, -</w:t>
      </w:r>
      <w:r>
        <w:rPr>
          <w:b/>
          <w:sz w:val="24"/>
          <w:lang w:val="en-US"/>
        </w:rPr>
        <w:t>je</w:t>
      </w:r>
      <w:r>
        <w:rPr>
          <w:sz w:val="24"/>
        </w:rPr>
        <w:t xml:space="preserve">, если ими кончаются слова: </w:t>
      </w:r>
      <w:r>
        <w:rPr>
          <w:sz w:val="24"/>
          <w:lang w:val="en-US"/>
        </w:rPr>
        <w:t>ojeo</w:t>
      </w:r>
      <w:r>
        <w:rPr>
          <w:sz w:val="24"/>
        </w:rPr>
        <w:t xml:space="preserve">, </w:t>
      </w:r>
      <w:r>
        <w:rPr>
          <w:sz w:val="24"/>
          <w:lang w:val="en-US"/>
        </w:rPr>
        <w:t>extranjero</w:t>
      </w:r>
      <w:r>
        <w:rPr>
          <w:sz w:val="24"/>
        </w:rPr>
        <w:t>(</w:t>
      </w:r>
      <w:r>
        <w:rPr>
          <w:sz w:val="24"/>
          <w:lang w:val="en-US"/>
        </w:rPr>
        <w:t>a</w:t>
      </w:r>
      <w:r>
        <w:rPr>
          <w:sz w:val="24"/>
        </w:rPr>
        <w:t xml:space="preserve">), </w:t>
      </w:r>
      <w:r>
        <w:rPr>
          <w:sz w:val="24"/>
          <w:lang w:val="en-US"/>
        </w:rPr>
        <w:t>relojer</w:t>
      </w:r>
      <w:r>
        <w:rPr>
          <w:sz w:val="24"/>
        </w:rPr>
        <w:t>í</w:t>
      </w:r>
      <w:r>
        <w:rPr>
          <w:sz w:val="24"/>
          <w:lang w:val="en-US"/>
        </w:rPr>
        <w:t>a</w:t>
      </w:r>
      <w:r>
        <w:rPr>
          <w:sz w:val="24"/>
        </w:rPr>
        <w:t xml:space="preserve">, </w:t>
      </w:r>
      <w:r>
        <w:rPr>
          <w:sz w:val="24"/>
          <w:lang w:val="en-US"/>
        </w:rPr>
        <w:t>traje</w:t>
      </w:r>
      <w:r>
        <w:rPr>
          <w:sz w:val="24"/>
        </w:rPr>
        <w:t xml:space="preserve">, </w:t>
      </w:r>
      <w:r>
        <w:rPr>
          <w:sz w:val="24"/>
          <w:lang w:val="en-US"/>
        </w:rPr>
        <w:t>plumaje</w:t>
      </w:r>
      <w:r>
        <w:rPr>
          <w:sz w:val="24"/>
        </w:rPr>
        <w:t>.</w:t>
      </w:r>
    </w:p>
    <w:p>
      <w:pPr>
        <w:pStyle w:val="Normal1"/>
        <w:spacing w:lineRule="auto" w:line="240"/>
        <w:ind w:firstLine="284" w:end="0"/>
        <w:rPr>
          <w:spacing w:val="20"/>
          <w:sz w:val="24"/>
        </w:rPr>
      </w:pPr>
      <w:r>
        <w:rPr>
          <w:spacing w:val="20"/>
          <w:sz w:val="24"/>
        </w:rPr>
        <w:t xml:space="preserve"> </w:t>
      </w:r>
    </w:p>
    <w:p>
      <w:pPr>
        <w:pStyle w:val="Normal1"/>
        <w:spacing w:lineRule="auto" w:line="240"/>
        <w:ind w:firstLine="284" w:end="0"/>
        <w:rPr/>
      </w:pPr>
      <w:r>
        <w:rPr>
          <w:spacing w:val="20"/>
          <w:sz w:val="24"/>
        </w:rPr>
        <w:t>Исключение</w:t>
      </w:r>
      <w:r>
        <w:rPr>
          <w:sz w:val="24"/>
          <w:lang w:val="en-US"/>
        </w:rPr>
        <w:t xml:space="preserve">: apogeo, perigeo, ambage, falange, esfinge, ligero </w:t>
      </w:r>
      <w:r>
        <w:rPr>
          <w:sz w:val="24"/>
        </w:rPr>
        <w:t>и</w:t>
      </w:r>
      <w:r>
        <w:rPr>
          <w:sz w:val="24"/>
          <w:lang w:val="en-US"/>
        </w:rPr>
        <w:t xml:space="preserve"> </w:t>
      </w:r>
      <w:r>
        <w:rPr>
          <w:sz w:val="24"/>
        </w:rPr>
        <w:t>др</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в) в слогах -</w:t>
      </w:r>
      <w:r>
        <w:rPr>
          <w:b/>
          <w:sz w:val="24"/>
          <w:lang w:val="en-US"/>
        </w:rPr>
        <w:t>jear</w:t>
      </w:r>
      <w:r>
        <w:rPr>
          <w:sz w:val="24"/>
        </w:rPr>
        <w:t xml:space="preserve">, когда ими оканчиваются глаголы: </w:t>
      </w:r>
      <w:r>
        <w:rPr>
          <w:sz w:val="24"/>
          <w:lang w:val="en-US"/>
        </w:rPr>
        <w:t>granjear</w:t>
      </w:r>
      <w:r>
        <w:rPr>
          <w:sz w:val="24"/>
        </w:rPr>
        <w:t xml:space="preserve">, </w:t>
      </w:r>
      <w:r>
        <w:rPr>
          <w:sz w:val="24"/>
          <w:lang w:val="en-US"/>
        </w:rPr>
        <w:t>forcejear</w:t>
      </w:r>
      <w:r>
        <w:rPr>
          <w:sz w:val="24"/>
        </w:rPr>
        <w:t xml:space="preserve"> и т.п.;</w:t>
      </w:r>
    </w:p>
    <w:p>
      <w:pPr>
        <w:pStyle w:val="Normal1"/>
        <w:spacing w:lineRule="auto" w:line="240"/>
        <w:ind w:firstLine="284" w:end="0"/>
        <w:rPr/>
      </w:pPr>
      <w:r>
        <w:rPr>
          <w:sz w:val="24"/>
        </w:rPr>
        <w:t xml:space="preserve">г) в некоторых отклоняющихся глаголах и их производных при спряжении в </w:t>
      </w:r>
      <w:r>
        <w:rPr>
          <w:sz w:val="24"/>
          <w:lang w:val="en-US"/>
        </w:rPr>
        <w:t>preterito</w:t>
      </w:r>
      <w:r>
        <w:rPr>
          <w:sz w:val="24"/>
        </w:rPr>
        <w:t xml:space="preserve"> </w:t>
      </w:r>
      <w:r>
        <w:rPr>
          <w:sz w:val="24"/>
          <w:lang w:val="en-US"/>
        </w:rPr>
        <w:t>indefinido</w:t>
      </w:r>
      <w:r>
        <w:rPr>
          <w:sz w:val="24"/>
        </w:rPr>
        <w:t xml:space="preserve"> </w:t>
      </w:r>
      <w:r>
        <w:rPr>
          <w:sz w:val="24"/>
          <w:lang w:val="en-US"/>
        </w:rPr>
        <w:t>de</w:t>
      </w:r>
      <w:r>
        <w:rPr>
          <w:sz w:val="24"/>
        </w:rPr>
        <w:t xml:space="preserve"> </w:t>
      </w:r>
      <w:r>
        <w:rPr>
          <w:sz w:val="24"/>
          <w:lang w:val="en-US"/>
        </w:rPr>
        <w:t>indicatvio</w:t>
      </w:r>
      <w:r>
        <w:rPr>
          <w:sz w:val="24"/>
        </w:rPr>
        <w:t xml:space="preserve"> и </w:t>
      </w:r>
      <w:r>
        <w:rPr>
          <w:sz w:val="24"/>
          <w:lang w:val="en-US"/>
        </w:rPr>
        <w:t>imperfecto</w:t>
      </w:r>
      <w:r>
        <w:rPr>
          <w:sz w:val="24"/>
        </w:rPr>
        <w:t xml:space="preserve"> </w:t>
      </w:r>
      <w:r>
        <w:rPr>
          <w:sz w:val="24"/>
          <w:lang w:val="en-US"/>
        </w:rPr>
        <w:t>de</w:t>
      </w:r>
      <w:r>
        <w:rPr>
          <w:sz w:val="24"/>
        </w:rPr>
        <w:t xml:space="preserve"> </w:t>
      </w:r>
      <w:r>
        <w:rPr>
          <w:sz w:val="24"/>
          <w:lang w:val="en-US"/>
        </w:rPr>
        <w:t>subjuntivo</w:t>
      </w:r>
      <w:r>
        <w:rPr>
          <w:sz w:val="24"/>
        </w:rPr>
        <w:t xml:space="preserve">: </w:t>
      </w:r>
      <w:r>
        <w:rPr>
          <w:sz w:val="24"/>
          <w:lang w:val="en-US"/>
        </w:rPr>
        <w:t>decir</w:t>
      </w:r>
      <w:r>
        <w:rPr>
          <w:sz w:val="24"/>
        </w:rPr>
        <w:t xml:space="preserve"> — </w:t>
      </w:r>
      <w:r>
        <w:rPr>
          <w:sz w:val="24"/>
          <w:lang w:val="en-US"/>
        </w:rPr>
        <w:t>dije</w:t>
      </w:r>
      <w:r>
        <w:rPr>
          <w:sz w:val="24"/>
        </w:rPr>
        <w:t xml:space="preserve">, </w:t>
      </w:r>
      <w:r>
        <w:rPr>
          <w:sz w:val="24"/>
          <w:lang w:val="en-US"/>
        </w:rPr>
        <w:t>dijiste</w:t>
      </w:r>
      <w:r>
        <w:rPr>
          <w:sz w:val="24"/>
        </w:rPr>
        <w:t xml:space="preserve">; </w:t>
      </w:r>
      <w:r>
        <w:rPr>
          <w:sz w:val="24"/>
          <w:lang w:val="en-US"/>
        </w:rPr>
        <w:t>dijera</w:t>
      </w:r>
      <w:r>
        <w:rPr>
          <w:sz w:val="24"/>
        </w:rPr>
        <w:t xml:space="preserve"> (</w:t>
      </w:r>
      <w:r>
        <w:rPr>
          <w:sz w:val="24"/>
          <w:lang w:val="en-US"/>
        </w:rPr>
        <w:t>dijese</w:t>
      </w:r>
      <w:r>
        <w:rPr>
          <w:sz w:val="24"/>
        </w:rPr>
        <w:t>) и т.д.</w:t>
      </w:r>
    </w:p>
    <w:p>
      <w:pPr>
        <w:pStyle w:val="Normal1"/>
        <w:spacing w:lineRule="auto" w:line="240"/>
        <w:ind w:firstLine="284" w:end="0"/>
        <w:rPr/>
      </w:pPr>
      <w:r>
        <w:rPr>
          <w:sz w:val="24"/>
        </w:rPr>
        <w:t xml:space="preserve">К таким глаголам относятся: </w:t>
      </w:r>
      <w:r>
        <w:rPr>
          <w:b/>
          <w:bCs/>
          <w:sz w:val="24"/>
          <w:lang w:val="en-US"/>
        </w:rPr>
        <w:t>decir</w:t>
      </w:r>
      <w:r>
        <w:rPr>
          <w:b/>
          <w:bCs/>
          <w:sz w:val="24"/>
        </w:rPr>
        <w:t xml:space="preserve">, </w:t>
      </w:r>
      <w:r>
        <w:rPr>
          <w:b/>
          <w:bCs/>
          <w:sz w:val="24"/>
          <w:lang w:val="en-US"/>
        </w:rPr>
        <w:t>aducir</w:t>
      </w:r>
      <w:r>
        <w:rPr>
          <w:b/>
          <w:bCs/>
          <w:sz w:val="24"/>
        </w:rPr>
        <w:t xml:space="preserve">, </w:t>
      </w:r>
      <w:r>
        <w:rPr>
          <w:b/>
          <w:bCs/>
          <w:sz w:val="24"/>
          <w:lang w:val="en-US"/>
        </w:rPr>
        <w:t>conducir</w:t>
      </w:r>
      <w:r>
        <w:rPr>
          <w:b/>
          <w:bCs/>
          <w:sz w:val="24"/>
        </w:rPr>
        <w:t xml:space="preserve">, </w:t>
      </w:r>
      <w:r>
        <w:rPr>
          <w:b/>
          <w:bCs/>
          <w:sz w:val="24"/>
          <w:lang w:val="en-US"/>
        </w:rPr>
        <w:t>producir</w:t>
      </w:r>
      <w:r>
        <w:rPr>
          <w:sz w:val="24"/>
        </w:rPr>
        <w:t xml:space="preserve"> (и другие глаголы, оканчивающиеся на -</w:t>
      </w:r>
      <w:r>
        <w:rPr>
          <w:b/>
          <w:bCs/>
          <w:sz w:val="24"/>
          <w:lang w:val="en-US"/>
        </w:rPr>
        <w:t>ducir</w:t>
      </w:r>
      <w:r>
        <w:rPr>
          <w:sz w:val="24"/>
        </w:rPr>
        <w:t xml:space="preserve">), </w:t>
      </w:r>
      <w:r>
        <w:rPr>
          <w:b/>
          <w:bCs/>
          <w:sz w:val="24"/>
          <w:lang w:val="en-US"/>
        </w:rPr>
        <w:t>traer</w:t>
      </w:r>
      <w:r>
        <w:rPr>
          <w:sz w:val="24"/>
        </w:rPr>
        <w:t xml:space="preserve"> и их произ</w:t>
        <w:softHyphen/>
        <w:t>водные.</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i/>
          <w:i/>
          <w:sz w:val="24"/>
        </w:rPr>
      </w:pPr>
      <w:r>
        <w:rPr>
          <w:rFonts w:cs="Times New Roman" w:ascii="Times New Roman" w:hAnsi="Times New Roman"/>
          <w:i/>
          <w:sz w:val="24"/>
        </w:rPr>
        <w:t xml:space="preserve">6. Употребление буквы </w:t>
      </w:r>
      <w:r>
        <w:rPr>
          <w:rFonts w:cs="Times New Roman" w:ascii="Times New Roman" w:hAnsi="Times New Roman"/>
          <w:b/>
          <w:i/>
          <w:sz w:val="24"/>
        </w:rPr>
        <w:t>h</w:t>
      </w:r>
    </w:p>
    <w:p>
      <w:pPr>
        <w:pStyle w:val="Normal1"/>
        <w:spacing w:lineRule="auto" w:line="240"/>
        <w:ind w:firstLine="284" w:end="0"/>
        <w:rPr>
          <w:rFonts w:ascii="Times New Roman" w:hAnsi="Times New Roman" w:cs="Times New Roman"/>
          <w:i/>
          <w:i/>
          <w:sz w:val="24"/>
        </w:rPr>
      </w:pPr>
      <w:r>
        <w:rPr>
          <w:rFonts w:cs="Times New Roman"/>
          <w:i/>
          <w:sz w:val="24"/>
        </w:rPr>
      </w:r>
    </w:p>
    <w:p>
      <w:pPr>
        <w:pStyle w:val="Normal1"/>
        <w:spacing w:lineRule="auto" w:line="240"/>
        <w:ind w:firstLine="284" w:end="0"/>
        <w:rPr/>
      </w:pPr>
      <w:r>
        <w:rPr>
          <w:sz w:val="24"/>
        </w:rPr>
        <w:t xml:space="preserve">Буква </w:t>
      </w:r>
      <w:r>
        <w:rPr>
          <w:b/>
          <w:sz w:val="24"/>
          <w:lang w:val="en-US"/>
        </w:rPr>
        <w:t>h</w:t>
      </w:r>
      <w:r>
        <w:rPr>
          <w:sz w:val="24"/>
        </w:rPr>
        <w:t xml:space="preserve"> не читается, и это создает трудности в правописании слогов с </w:t>
      </w:r>
      <w:r>
        <w:rPr>
          <w:b/>
          <w:sz w:val="24"/>
        </w:rPr>
        <w:t>h</w:t>
      </w:r>
      <w:r>
        <w:rPr>
          <w:sz w:val="24"/>
        </w:rPr>
        <w:t xml:space="preserve">. Буква </w:t>
      </w:r>
      <w:r>
        <w:rPr>
          <w:b/>
          <w:sz w:val="24"/>
        </w:rPr>
        <w:t>h</w:t>
      </w:r>
      <w:r>
        <w:rPr>
          <w:sz w:val="24"/>
        </w:rPr>
        <w:t xml:space="preserve"> может предшествовать любой гласной, но она никогда не ставится перед согласной.</w:t>
      </w:r>
    </w:p>
    <w:p>
      <w:pPr>
        <w:pStyle w:val="Normal1"/>
        <w:spacing w:lineRule="auto" w:line="240"/>
        <w:ind w:firstLine="284" w:end="0"/>
        <w:rPr>
          <w:sz w:val="24"/>
        </w:rPr>
      </w:pPr>
      <w:r>
        <w:rPr>
          <w:sz w:val="24"/>
        </w:rPr>
        <w:t>Н пишется в следующих случаях:</w:t>
      </w:r>
    </w:p>
    <w:p>
      <w:pPr>
        <w:pStyle w:val="Normal1"/>
        <w:spacing w:lineRule="auto" w:line="240"/>
        <w:ind w:firstLine="284" w:end="0"/>
        <w:rPr/>
      </w:pPr>
      <w:r>
        <w:rPr>
          <w:sz w:val="24"/>
        </w:rPr>
        <w:t xml:space="preserve">а) в начале слов перед такими буквенными сочетаниями, как </w:t>
      </w:r>
      <w:r>
        <w:rPr>
          <w:b/>
          <w:sz w:val="24"/>
          <w:lang w:val="en-US"/>
        </w:rPr>
        <w:t>ia</w:t>
      </w:r>
      <w:r>
        <w:rPr>
          <w:b/>
          <w:sz w:val="24"/>
        </w:rPr>
        <w:t xml:space="preserve">, </w:t>
      </w:r>
      <w:r>
        <w:rPr>
          <w:b/>
          <w:sz w:val="24"/>
          <w:lang w:val="en-US"/>
        </w:rPr>
        <w:t>ie</w:t>
      </w:r>
      <w:r>
        <w:rPr>
          <w:b/>
          <w:sz w:val="24"/>
        </w:rPr>
        <w:t xml:space="preserve">, </w:t>
      </w:r>
      <w:r>
        <w:rPr>
          <w:b/>
          <w:sz w:val="24"/>
          <w:lang w:val="en-US"/>
        </w:rPr>
        <w:t>idr</w:t>
      </w:r>
      <w:r>
        <w:rPr>
          <w:b/>
          <w:sz w:val="24"/>
        </w:rPr>
        <w:t xml:space="preserve">, </w:t>
      </w:r>
      <w:r>
        <w:rPr>
          <w:b/>
          <w:sz w:val="24"/>
          <w:lang w:val="en-US"/>
        </w:rPr>
        <w:t>ip</w:t>
      </w:r>
      <w:r>
        <w:rPr>
          <w:b/>
          <w:sz w:val="24"/>
        </w:rPr>
        <w:t xml:space="preserve">, </w:t>
      </w:r>
      <w:r>
        <w:rPr>
          <w:b/>
          <w:sz w:val="24"/>
          <w:lang w:val="en-US"/>
        </w:rPr>
        <w:t>ue</w:t>
      </w:r>
      <w:r>
        <w:rPr>
          <w:b/>
          <w:sz w:val="24"/>
        </w:rPr>
        <w:t xml:space="preserve">, </w:t>
      </w:r>
      <w:r>
        <w:rPr>
          <w:b/>
          <w:sz w:val="24"/>
          <w:lang w:val="en-US"/>
        </w:rPr>
        <w:t>ui</w:t>
      </w:r>
      <w:r>
        <w:rPr>
          <w:b/>
          <w:sz w:val="24"/>
        </w:rPr>
        <w:t xml:space="preserve">, </w:t>
      </w:r>
      <w:r>
        <w:rPr>
          <w:b/>
          <w:sz w:val="24"/>
          <w:lang w:val="en-US"/>
        </w:rPr>
        <w:t>olg</w:t>
      </w:r>
      <w:r>
        <w:rPr>
          <w:b/>
          <w:sz w:val="24"/>
        </w:rPr>
        <w:t xml:space="preserve">, </w:t>
      </w:r>
      <w:r>
        <w:rPr>
          <w:b/>
          <w:sz w:val="24"/>
          <w:lang w:val="en-US"/>
        </w:rPr>
        <w:t>orr</w:t>
      </w:r>
      <w:r>
        <w:rPr>
          <w:b/>
          <w:sz w:val="24"/>
        </w:rPr>
        <w:t xml:space="preserve">, </w:t>
      </w:r>
      <w:r>
        <w:rPr>
          <w:b/>
          <w:sz w:val="24"/>
          <w:lang w:val="en-US"/>
        </w:rPr>
        <w:t>erm</w:t>
      </w:r>
      <w:r>
        <w:rPr>
          <w:b/>
          <w:sz w:val="24"/>
        </w:rPr>
        <w:t>, -</w:t>
      </w:r>
      <w:r>
        <w:rPr>
          <w:b/>
          <w:sz w:val="24"/>
          <w:lang w:val="en-US"/>
        </w:rPr>
        <w:t>ern</w:t>
      </w:r>
      <w:r>
        <w:rPr>
          <w:sz w:val="24"/>
        </w:rPr>
        <w:t xml:space="preserve">: </w:t>
      </w:r>
      <w:r>
        <w:rPr>
          <w:sz w:val="24"/>
          <w:lang w:val="en-US"/>
        </w:rPr>
        <w:t>hiato</w:t>
      </w:r>
      <w:r>
        <w:rPr>
          <w:sz w:val="24"/>
        </w:rPr>
        <w:t xml:space="preserve">, </w:t>
      </w:r>
      <w:r>
        <w:rPr>
          <w:sz w:val="24"/>
          <w:lang w:val="en-US"/>
        </w:rPr>
        <w:t>hierro</w:t>
      </w:r>
      <w:r>
        <w:rPr>
          <w:sz w:val="24"/>
        </w:rPr>
        <w:t xml:space="preserve">, </w:t>
      </w:r>
      <w:r>
        <w:rPr>
          <w:sz w:val="24"/>
          <w:lang w:val="en-US"/>
        </w:rPr>
        <w:t>hidr</w:t>
      </w:r>
      <w:r>
        <w:rPr>
          <w:sz w:val="24"/>
        </w:rPr>
        <w:t>ó</w:t>
      </w:r>
      <w:r>
        <w:rPr>
          <w:sz w:val="24"/>
          <w:lang w:val="en-US"/>
        </w:rPr>
        <w:t>geno</w:t>
      </w:r>
      <w:r>
        <w:rPr>
          <w:sz w:val="24"/>
        </w:rPr>
        <w:t xml:space="preserve">, </w:t>
      </w:r>
      <w:r>
        <w:rPr>
          <w:sz w:val="24"/>
          <w:lang w:val="en-US"/>
        </w:rPr>
        <w:t>h</w:t>
      </w:r>
      <w:r>
        <w:rPr>
          <w:sz w:val="24"/>
        </w:rPr>
        <w:t>í</w:t>
      </w:r>
      <w:r>
        <w:rPr>
          <w:sz w:val="24"/>
          <w:lang w:val="en-US"/>
        </w:rPr>
        <w:t>pico</w:t>
      </w:r>
      <w:r>
        <w:rPr>
          <w:sz w:val="24"/>
        </w:rPr>
        <w:t xml:space="preserve">, </w:t>
      </w:r>
      <w:r>
        <w:rPr>
          <w:sz w:val="24"/>
          <w:lang w:val="en-US"/>
        </w:rPr>
        <w:t>huelga</w:t>
      </w:r>
      <w:r>
        <w:rPr>
          <w:sz w:val="24"/>
        </w:rPr>
        <w:t xml:space="preserve">, </w:t>
      </w:r>
      <w:r>
        <w:rPr>
          <w:sz w:val="24"/>
          <w:lang w:val="en-US"/>
        </w:rPr>
        <w:t>huir</w:t>
      </w:r>
      <w:r>
        <w:rPr>
          <w:sz w:val="24"/>
        </w:rPr>
        <w:t xml:space="preserve">, </w:t>
      </w:r>
      <w:r>
        <w:rPr>
          <w:sz w:val="24"/>
          <w:lang w:val="en-US"/>
        </w:rPr>
        <w:t>holgaz</w:t>
      </w:r>
      <w:r>
        <w:rPr>
          <w:sz w:val="24"/>
        </w:rPr>
        <w:t>á</w:t>
      </w:r>
      <w:r>
        <w:rPr>
          <w:sz w:val="24"/>
          <w:lang w:val="en-US"/>
        </w:rPr>
        <w:t>n</w:t>
      </w:r>
      <w:r>
        <w:rPr>
          <w:sz w:val="24"/>
        </w:rPr>
        <w:t xml:space="preserve">, </w:t>
      </w:r>
      <w:r>
        <w:rPr>
          <w:sz w:val="24"/>
          <w:lang w:val="en-US"/>
        </w:rPr>
        <w:t>horror</w:t>
      </w:r>
      <w:r>
        <w:rPr>
          <w:sz w:val="24"/>
        </w:rPr>
        <w:t xml:space="preserve">, </w:t>
      </w:r>
      <w:r>
        <w:rPr>
          <w:sz w:val="24"/>
          <w:lang w:val="en-US"/>
        </w:rPr>
        <w:t>hermano</w:t>
      </w:r>
      <w:r>
        <w:rPr>
          <w:sz w:val="24"/>
        </w:rPr>
        <w:t xml:space="preserve">, </w:t>
      </w:r>
      <w:r>
        <w:rPr>
          <w:sz w:val="24"/>
          <w:lang w:val="en-US"/>
        </w:rPr>
        <w:t>hernia</w:t>
      </w:r>
      <w:r>
        <w:rPr>
          <w:sz w:val="24"/>
        </w:rPr>
        <w:t>.</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Исключение</w:t>
      </w:r>
      <w:r>
        <w:rPr>
          <w:sz w:val="24"/>
        </w:rPr>
        <w:t xml:space="preserve">: </w:t>
      </w:r>
      <w:r>
        <w:rPr>
          <w:sz w:val="24"/>
          <w:lang w:val="en-US"/>
        </w:rPr>
        <w:t>ermita</w:t>
      </w:r>
      <w:r>
        <w:rPr>
          <w:sz w:val="24"/>
        </w:rPr>
        <w:t xml:space="preserve">, </w:t>
      </w:r>
      <w:r>
        <w:rPr>
          <w:sz w:val="24"/>
          <w:lang w:val="en-US"/>
        </w:rPr>
        <w:t>ermitaco</w:t>
      </w:r>
      <w:r>
        <w:rPr>
          <w:sz w:val="24"/>
        </w:rPr>
        <w:t xml:space="preserve">, </w:t>
      </w:r>
      <w:r>
        <w:rPr>
          <w:sz w:val="24"/>
          <w:lang w:val="en-US"/>
        </w:rPr>
        <w:t>Emesto</w:t>
      </w:r>
      <w:r>
        <w:rPr>
          <w:sz w:val="24"/>
        </w:rPr>
        <w:t xml:space="preserve"> и др.</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Интересно, что некоторые слова с </w:t>
      </w:r>
      <w:r>
        <w:rPr>
          <w:b/>
          <w:sz w:val="22"/>
        </w:rPr>
        <w:t>h</w:t>
      </w:r>
      <w:r>
        <w:rPr>
          <w:sz w:val="22"/>
        </w:rPr>
        <w:t xml:space="preserve"> имеют тот же корень, что и слова, пишущиеся без </w:t>
      </w:r>
      <w:r>
        <w:rPr>
          <w:b/>
          <w:bCs/>
          <w:sz w:val="22"/>
        </w:rPr>
        <w:t>h</w:t>
      </w:r>
      <w:r>
        <w:rPr>
          <w:sz w:val="22"/>
        </w:rPr>
        <w:t xml:space="preserve"> и без начального дифтонга:</w:t>
      </w:r>
    </w:p>
    <w:p>
      <w:pPr>
        <w:pStyle w:val="Normal1"/>
        <w:spacing w:lineRule="auto" w:line="240"/>
        <w:ind w:firstLine="284" w:end="0"/>
        <w:rPr/>
      </w:pPr>
      <w:r>
        <w:rPr>
          <w:sz w:val="22"/>
          <w:lang w:val="en-US"/>
        </w:rPr>
        <w:t xml:space="preserve">huérfano        </w:t>
      </w:r>
      <w:r>
        <w:rPr>
          <w:sz w:val="22"/>
        </w:rPr>
        <w:t>но</w:t>
      </w:r>
      <w:r>
        <w:rPr>
          <w:sz w:val="22"/>
          <w:lang w:val="en-US"/>
        </w:rPr>
        <w:t xml:space="preserve">:     orfandad, orfanato </w:t>
      </w:r>
    </w:p>
    <w:p>
      <w:pPr>
        <w:pStyle w:val="Normal1"/>
        <w:spacing w:lineRule="auto" w:line="240"/>
        <w:ind w:firstLine="284" w:end="0"/>
        <w:rPr>
          <w:sz w:val="22"/>
          <w:lang w:val="en-US"/>
        </w:rPr>
      </w:pPr>
      <w:r>
        <w:rPr>
          <w:sz w:val="22"/>
          <w:lang w:val="en-US"/>
        </w:rPr>
        <w:t xml:space="preserve">huevo             »       ovillo, óvalo, oval </w:t>
      </w:r>
    </w:p>
    <w:p>
      <w:pPr>
        <w:pStyle w:val="Normal1"/>
        <w:spacing w:lineRule="auto" w:line="240"/>
        <w:ind w:firstLine="284" w:end="0"/>
        <w:rPr>
          <w:sz w:val="22"/>
          <w:lang w:val="en-US"/>
        </w:rPr>
      </w:pPr>
      <w:r>
        <w:rPr>
          <w:sz w:val="22"/>
          <w:lang w:val="en-US"/>
        </w:rPr>
        <w:t>hueso             »        osario, óseo, osamenta</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б</w:t>
      </w:r>
      <w:r>
        <w:rPr>
          <w:sz w:val="24"/>
          <w:lang w:val="en-US"/>
        </w:rPr>
        <w:t xml:space="preserve">) </w:t>
      </w:r>
      <w:r>
        <w:rPr>
          <w:sz w:val="24"/>
        </w:rPr>
        <w:t>в</w:t>
      </w:r>
      <w:r>
        <w:rPr>
          <w:sz w:val="24"/>
          <w:lang w:val="en-US"/>
        </w:rPr>
        <w:t xml:space="preserve"> </w:t>
      </w:r>
      <w:r>
        <w:rPr>
          <w:sz w:val="24"/>
        </w:rPr>
        <w:t>таких</w:t>
      </w:r>
      <w:r>
        <w:rPr>
          <w:sz w:val="24"/>
          <w:lang w:val="en-US"/>
        </w:rPr>
        <w:t xml:space="preserve"> </w:t>
      </w:r>
      <w:r>
        <w:rPr>
          <w:sz w:val="24"/>
        </w:rPr>
        <w:t>употребительных</w:t>
      </w:r>
      <w:r>
        <w:rPr>
          <w:sz w:val="24"/>
          <w:lang w:val="en-US"/>
        </w:rPr>
        <w:t xml:space="preserve"> </w:t>
      </w:r>
      <w:r>
        <w:rPr>
          <w:sz w:val="24"/>
        </w:rPr>
        <w:t>глаголах</w:t>
      </w:r>
      <w:r>
        <w:rPr>
          <w:sz w:val="24"/>
          <w:lang w:val="en-US"/>
        </w:rPr>
        <w:t xml:space="preserve">, </w:t>
      </w:r>
      <w:r>
        <w:rPr>
          <w:sz w:val="24"/>
        </w:rPr>
        <w:t>как</w:t>
      </w:r>
      <w:r>
        <w:rPr>
          <w:sz w:val="24"/>
          <w:lang w:val="en-US"/>
        </w:rPr>
        <w:t xml:space="preserve"> </w:t>
      </w:r>
      <w:r>
        <w:rPr>
          <w:b/>
          <w:sz w:val="24"/>
          <w:lang w:val="en-US"/>
        </w:rPr>
        <w:t>haber, h</w:t>
      </w:r>
      <w:r>
        <w:rPr>
          <w:b/>
          <w:sz w:val="24"/>
        </w:rPr>
        <w:t>а</w:t>
      </w:r>
      <w:r>
        <w:rPr>
          <w:b/>
          <w:sz w:val="24"/>
          <w:lang w:val="en-US"/>
        </w:rPr>
        <w:t>bl</w:t>
      </w:r>
      <w:r>
        <w:rPr>
          <w:b/>
          <w:sz w:val="24"/>
        </w:rPr>
        <w:t>а</w:t>
      </w:r>
      <w:r>
        <w:rPr>
          <w:b/>
          <w:sz w:val="24"/>
          <w:lang w:val="en-US"/>
        </w:rPr>
        <w:t>r, hacer, habitar, hallar, honrar, hartar, herir</w:t>
      </w:r>
      <w:r>
        <w:rPr>
          <w:sz w:val="24"/>
          <w:lang w:val="en-US"/>
        </w:rPr>
        <w:t xml:space="preserve"> </w:t>
      </w:r>
      <w:r>
        <w:rPr>
          <w:sz w:val="24"/>
        </w:rPr>
        <w:t>и</w:t>
      </w:r>
      <w:r>
        <w:rPr>
          <w:sz w:val="24"/>
          <w:lang w:val="en-US"/>
        </w:rPr>
        <w:t xml:space="preserve"> </w:t>
      </w:r>
      <w:r>
        <w:rPr>
          <w:sz w:val="24"/>
        </w:rPr>
        <w:t>др</w:t>
      </w:r>
      <w:r>
        <w:rPr>
          <w:sz w:val="24"/>
          <w:lang w:val="en-US"/>
        </w:rPr>
        <w:t>.;</w:t>
      </w:r>
    </w:p>
    <w:p>
      <w:pPr>
        <w:pStyle w:val="Normal1"/>
        <w:spacing w:lineRule="auto" w:line="240"/>
        <w:ind w:firstLine="284" w:end="0"/>
        <w:rPr/>
      </w:pPr>
      <w:r>
        <w:rPr>
          <w:sz w:val="24"/>
        </w:rPr>
        <w:t xml:space="preserve">в) после гласных в междометиях,например: </w:t>
      </w:r>
      <w:r>
        <w:rPr>
          <w:b/>
          <w:sz w:val="24"/>
        </w:rPr>
        <w:t>¡</w:t>
      </w:r>
      <w:r>
        <w:rPr>
          <w:b/>
          <w:sz w:val="24"/>
          <w:lang w:val="en-US"/>
        </w:rPr>
        <w:t>ah</w:t>
      </w:r>
      <w:r>
        <w:rPr>
          <w:b/>
          <w:sz w:val="24"/>
        </w:rPr>
        <w:t>!, ¡</w:t>
      </w:r>
      <w:r>
        <w:rPr>
          <w:b/>
          <w:sz w:val="24"/>
          <w:lang w:val="en-US"/>
        </w:rPr>
        <w:t>oh</w:t>
      </w:r>
      <w:r>
        <w:rPr>
          <w:b/>
          <w:sz w:val="24"/>
        </w:rPr>
        <w:t>!, ¡</w:t>
      </w:r>
      <w:r>
        <w:rPr>
          <w:b/>
          <w:sz w:val="24"/>
          <w:lang w:val="en-US"/>
        </w:rPr>
        <w:t>eh</w:t>
      </w:r>
      <w:r>
        <w:rPr>
          <w:b/>
          <w:sz w:val="24"/>
        </w:rPr>
        <w:t>!, ¡</w:t>
      </w:r>
      <w:r>
        <w:rPr>
          <w:b/>
          <w:sz w:val="24"/>
          <w:lang w:val="en-US"/>
        </w:rPr>
        <w:t>bah</w:t>
      </w:r>
      <w:r>
        <w:rPr>
          <w:b/>
          <w:sz w:val="24"/>
        </w:rPr>
        <w:t>!</w:t>
      </w:r>
    </w:p>
    <w:p>
      <w:pPr>
        <w:pStyle w:val="Normal1"/>
        <w:spacing w:lineRule="auto" w:line="240"/>
        <w:ind w:firstLine="284" w:end="0"/>
        <w:rPr>
          <w:b/>
          <w:sz w:val="24"/>
        </w:rPr>
      </w:pPr>
      <w:r>
        <w:rPr>
          <w:b/>
          <w:sz w:val="24"/>
        </w:rPr>
      </w:r>
    </w:p>
    <w:p>
      <w:pPr>
        <w:pStyle w:val="Normal1"/>
        <w:spacing w:lineRule="auto" w:line="240"/>
        <w:ind w:firstLine="284" w:end="0"/>
        <w:jc w:val="center"/>
        <w:rPr>
          <w:i/>
          <w:i/>
          <w:iCs/>
          <w:sz w:val="24"/>
        </w:rPr>
      </w:pPr>
      <w:r>
        <w:rPr>
          <w:i/>
          <w:iCs/>
          <w:sz w:val="24"/>
        </w:rPr>
        <w:t xml:space="preserve">7. Слова разчличаюшиеся наличием или отсутствием </w:t>
      </w:r>
      <w:r>
        <w:rPr>
          <w:b/>
          <w:bCs/>
          <w:i/>
          <w:iCs/>
          <w:sz w:val="24"/>
          <w:lang w:val="en-US"/>
        </w:rPr>
        <w:t>h</w:t>
      </w:r>
    </w:p>
    <w:tbl>
      <w:tblPr>
        <w:tblW w:w="9781" w:type="dxa"/>
        <w:jc w:val="start"/>
        <w:tblInd w:w="40" w:type="dxa"/>
        <w:tblLayout w:type="fixed"/>
        <w:tblCellMar>
          <w:top w:w="0" w:type="dxa"/>
          <w:start w:w="40" w:type="dxa"/>
          <w:bottom w:w="0" w:type="dxa"/>
          <w:end w:w="40" w:type="dxa"/>
        </w:tblCellMar>
      </w:tblPr>
      <w:tblGrid>
        <w:gridCol w:w="1560"/>
        <w:gridCol w:w="3260"/>
        <w:gridCol w:w="1701"/>
        <w:gridCol w:w="3260"/>
      </w:tblGrid>
      <w:tr>
        <w:trPr>
          <w:trHeight w:val="260" w:hRule="exact"/>
        </w:trPr>
        <w:tc>
          <w:tcPr>
            <w:tcW w:w="1560" w:type="dxa"/>
            <w:tcBorders/>
          </w:tcPr>
          <w:p>
            <w:pPr>
              <w:pStyle w:val="Normal1"/>
              <w:spacing w:lineRule="auto" w:line="240"/>
              <w:rPr>
                <w:sz w:val="24"/>
              </w:rPr>
            </w:pPr>
            <w:r>
              <w:rPr>
                <w:sz w:val="24"/>
                <w:lang w:val="en-US"/>
              </w:rPr>
              <w:t>ablando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форма глагола</w:t>
            </w:r>
          </w:p>
          <w:p>
            <w:pPr>
              <w:pStyle w:val="Normal1"/>
              <w:spacing w:lineRule="auto" w:line="240"/>
              <w:rPr>
                <w:sz w:val="24"/>
              </w:rPr>
            </w:pPr>
            <w:r>
              <w:rPr>
                <w:sz w:val="24"/>
              </w:rPr>
            </w:r>
          </w:p>
        </w:tc>
        <w:tc>
          <w:tcPr>
            <w:tcW w:w="1701" w:type="dxa"/>
            <w:tcBorders/>
          </w:tcPr>
          <w:p>
            <w:pPr>
              <w:pStyle w:val="Normal1"/>
              <w:spacing w:lineRule="auto" w:line="240"/>
              <w:rPr>
                <w:sz w:val="24"/>
              </w:rPr>
            </w:pPr>
            <w:r>
              <w:rPr>
                <w:sz w:val="24"/>
                <w:lang w:val="en-US"/>
              </w:rPr>
              <w:t>hablando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герундий от глагола</w:t>
            </w:r>
          </w:p>
          <w:p>
            <w:pPr>
              <w:pStyle w:val="Normal1"/>
              <w:spacing w:lineRule="auto" w:line="240"/>
              <w:rPr>
                <w:sz w:val="24"/>
              </w:rPr>
            </w:pPr>
            <w:r>
              <w:rPr>
                <w:sz w:val="24"/>
              </w:rPr>
            </w:r>
          </w:p>
        </w:tc>
      </w:tr>
      <w:tr>
        <w:trPr>
          <w:trHeight w:val="220" w:hRule="exact"/>
        </w:trPr>
        <w:tc>
          <w:tcPr>
            <w:tcW w:w="1560"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tcBorders/>
          </w:tcPr>
          <w:p>
            <w:pPr>
              <w:pStyle w:val="Normal1"/>
              <w:spacing w:lineRule="auto" w:line="240"/>
              <w:ind w:start="385" w:end="0"/>
              <w:rPr>
                <w:sz w:val="24"/>
              </w:rPr>
            </w:pPr>
            <w:r>
              <w:rPr>
                <w:sz w:val="24"/>
                <w:lang w:val="en-US"/>
              </w:rPr>
              <w:t>ablandar</w:t>
            </w:r>
          </w:p>
          <w:p>
            <w:pPr>
              <w:pStyle w:val="Normal1"/>
              <w:spacing w:lineRule="auto" w:line="240"/>
              <w:rPr>
                <w:sz w:val="24"/>
              </w:rPr>
            </w:pPr>
            <w:r>
              <w:rPr>
                <w:sz w:val="24"/>
              </w:rPr>
            </w:r>
          </w:p>
        </w:tc>
        <w:tc>
          <w:tcPr>
            <w:tcW w:w="1701"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tcBorders/>
          </w:tcPr>
          <w:p>
            <w:pPr>
              <w:pStyle w:val="Normal1"/>
              <w:spacing w:lineRule="auto" w:line="240"/>
              <w:ind w:start="243" w:end="0"/>
              <w:rPr>
                <w:sz w:val="24"/>
              </w:rPr>
            </w:pPr>
            <w:r>
              <w:rPr>
                <w:sz w:val="24"/>
                <w:lang w:val="en-US"/>
              </w:rPr>
              <w:t>hablar</w:t>
            </w:r>
          </w:p>
          <w:p>
            <w:pPr>
              <w:pStyle w:val="Normal1"/>
              <w:spacing w:lineRule="auto" w:line="240"/>
              <w:rPr>
                <w:sz w:val="24"/>
              </w:rPr>
            </w:pPr>
            <w:r>
              <w:rPr>
                <w:sz w:val="24"/>
              </w:rPr>
            </w:r>
          </w:p>
        </w:tc>
      </w:tr>
      <w:tr>
        <w:trPr>
          <w:trHeight w:val="280" w:hRule="exact"/>
        </w:trPr>
        <w:tc>
          <w:tcPr>
            <w:tcW w:w="1560" w:type="dxa"/>
            <w:tcBorders/>
          </w:tcPr>
          <w:p>
            <w:pPr>
              <w:pStyle w:val="Normal1"/>
              <w:spacing w:lineRule="auto" w:line="240"/>
              <w:rPr>
                <w:sz w:val="24"/>
              </w:rPr>
            </w:pPr>
            <w:r>
              <w:rPr>
                <w:sz w:val="24"/>
                <w:lang w:val="en-US"/>
              </w:rPr>
              <w:t>abr</w:t>
            </w:r>
            <w:r>
              <w:rPr>
                <w:sz w:val="24"/>
              </w:rPr>
              <w:t>í</w:t>
            </w:r>
            <w:r>
              <w:rPr>
                <w:sz w:val="24"/>
                <w:lang w:val="en-US"/>
              </w:rPr>
              <w:t>a</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 xml:space="preserve">форма глагола </w:t>
            </w:r>
            <w:r>
              <w:rPr>
                <w:sz w:val="24"/>
                <w:lang w:val="en-US"/>
              </w:rPr>
              <w:t>abrir</w:t>
            </w:r>
          </w:p>
          <w:p>
            <w:pPr>
              <w:pStyle w:val="Normal1"/>
              <w:spacing w:lineRule="auto" w:line="240"/>
              <w:rPr>
                <w:sz w:val="24"/>
              </w:rPr>
            </w:pPr>
            <w:r>
              <w:rPr>
                <w:sz w:val="24"/>
              </w:rPr>
            </w:r>
          </w:p>
        </w:tc>
        <w:tc>
          <w:tcPr>
            <w:tcW w:w="1701" w:type="dxa"/>
            <w:tcBorders/>
          </w:tcPr>
          <w:p>
            <w:pPr>
              <w:pStyle w:val="Normal1"/>
              <w:spacing w:lineRule="auto" w:line="240"/>
              <w:rPr>
                <w:sz w:val="24"/>
              </w:rPr>
            </w:pPr>
            <w:r>
              <w:rPr>
                <w:sz w:val="24"/>
                <w:lang w:val="en-US"/>
              </w:rPr>
              <w:t>habr</w:t>
            </w:r>
            <w:r>
              <w:rPr>
                <w:sz w:val="24"/>
              </w:rPr>
              <w:t>í</w:t>
            </w:r>
            <w:r>
              <w:rPr>
                <w:sz w:val="24"/>
                <w:lang w:val="en-US"/>
              </w:rPr>
              <w:t>a</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 xml:space="preserve">форма глагола </w:t>
            </w:r>
            <w:r>
              <w:rPr>
                <w:sz w:val="24"/>
                <w:lang w:val="en-US"/>
              </w:rPr>
              <w:t>haber</w:t>
            </w:r>
          </w:p>
          <w:p>
            <w:pPr>
              <w:pStyle w:val="Normal1"/>
              <w:spacing w:lineRule="auto" w:line="240"/>
              <w:rPr>
                <w:sz w:val="24"/>
              </w:rPr>
            </w:pPr>
            <w:r>
              <w:rPr>
                <w:sz w:val="24"/>
              </w:rPr>
            </w:r>
          </w:p>
        </w:tc>
      </w:tr>
      <w:tr>
        <w:trPr>
          <w:trHeight w:val="240" w:hRule="exact"/>
        </w:trPr>
        <w:tc>
          <w:tcPr>
            <w:tcW w:w="1560" w:type="dxa"/>
            <w:tcBorders/>
          </w:tcPr>
          <w:p>
            <w:pPr>
              <w:pStyle w:val="Normal1"/>
              <w:spacing w:lineRule="auto" w:line="240"/>
              <w:rPr>
                <w:sz w:val="24"/>
              </w:rPr>
            </w:pPr>
            <w:r>
              <w:rPr>
                <w:sz w:val="24"/>
                <w:lang w:val="en-US"/>
              </w:rPr>
              <w:t>ala</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крыло</w:t>
            </w:r>
          </w:p>
          <w:p>
            <w:pPr>
              <w:pStyle w:val="Normal1"/>
              <w:spacing w:lineRule="auto" w:line="240"/>
              <w:rPr>
                <w:sz w:val="24"/>
              </w:rPr>
            </w:pPr>
            <w:r>
              <w:rPr>
                <w:sz w:val="24"/>
              </w:rPr>
            </w:r>
          </w:p>
        </w:tc>
        <w:tc>
          <w:tcPr>
            <w:tcW w:w="1701" w:type="dxa"/>
            <w:tcBorders/>
          </w:tcPr>
          <w:p>
            <w:pPr>
              <w:pStyle w:val="Normal1"/>
              <w:spacing w:lineRule="auto" w:line="240"/>
              <w:rPr/>
            </w:pPr>
            <w:r>
              <w:rPr>
                <w:sz w:val="24"/>
              </w:rPr>
              <w:t>¡</w:t>
            </w:r>
            <w:r>
              <w:rPr>
                <w:sz w:val="24"/>
                <w:lang w:val="en-US"/>
              </w:rPr>
              <w:t>hala</w:t>
            </w:r>
            <w:r>
              <w:rPr>
                <w:sz w:val="24"/>
              </w:rPr>
              <w:t>!</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междометие</w:t>
            </w:r>
          </w:p>
          <w:p>
            <w:pPr>
              <w:pStyle w:val="Normal1"/>
              <w:spacing w:lineRule="auto" w:line="240"/>
              <w:rPr>
                <w:sz w:val="24"/>
              </w:rPr>
            </w:pPr>
            <w:r>
              <w:rPr>
                <w:sz w:val="24"/>
              </w:rPr>
            </w:r>
          </w:p>
        </w:tc>
      </w:tr>
      <w:tr>
        <w:trPr>
          <w:trHeight w:val="240" w:hRule="exact"/>
        </w:trPr>
        <w:tc>
          <w:tcPr>
            <w:tcW w:w="1560" w:type="dxa"/>
            <w:tcBorders/>
          </w:tcPr>
          <w:p>
            <w:pPr>
              <w:pStyle w:val="Normal1"/>
              <w:spacing w:lineRule="auto" w:line="240"/>
              <w:rPr>
                <w:sz w:val="24"/>
              </w:rPr>
            </w:pPr>
            <w:r>
              <w:rPr>
                <w:sz w:val="24"/>
                <w:lang w:val="en-US"/>
              </w:rPr>
              <w:t>amo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хозяин, владелец</w:t>
            </w:r>
          </w:p>
          <w:p>
            <w:pPr>
              <w:pStyle w:val="Normal1"/>
              <w:spacing w:lineRule="auto" w:line="240"/>
              <w:rPr>
                <w:sz w:val="24"/>
              </w:rPr>
            </w:pPr>
            <w:r>
              <w:rPr>
                <w:sz w:val="24"/>
              </w:rPr>
            </w:r>
          </w:p>
        </w:tc>
        <w:tc>
          <w:tcPr>
            <w:tcW w:w="1701" w:type="dxa"/>
            <w:tcBorders/>
          </w:tcPr>
          <w:p>
            <w:pPr>
              <w:pStyle w:val="Normal1"/>
              <w:spacing w:lineRule="auto" w:line="240"/>
              <w:rPr>
                <w:sz w:val="24"/>
              </w:rPr>
            </w:pPr>
            <w:r>
              <w:rPr>
                <w:sz w:val="24"/>
                <w:lang w:val="en-US"/>
              </w:rPr>
              <w:t>hamo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рыболовный крючок</w:t>
            </w:r>
          </w:p>
          <w:p>
            <w:pPr>
              <w:pStyle w:val="Normal1"/>
              <w:spacing w:lineRule="auto" w:line="240"/>
              <w:rPr>
                <w:sz w:val="24"/>
              </w:rPr>
            </w:pPr>
            <w:r>
              <w:rPr>
                <w:sz w:val="24"/>
              </w:rPr>
            </w:r>
          </w:p>
        </w:tc>
      </w:tr>
      <w:tr>
        <w:trPr>
          <w:trHeight w:val="260" w:hRule="exact"/>
        </w:trPr>
        <w:tc>
          <w:tcPr>
            <w:tcW w:w="1560" w:type="dxa"/>
            <w:tcBorders/>
          </w:tcPr>
          <w:p>
            <w:pPr>
              <w:pStyle w:val="Normal1"/>
              <w:spacing w:lineRule="auto" w:line="240"/>
              <w:rPr>
                <w:sz w:val="24"/>
              </w:rPr>
            </w:pPr>
            <w:r>
              <w:rPr>
                <w:sz w:val="24"/>
                <w:lang w:val="en-US"/>
              </w:rPr>
              <w:t>ar</w:t>
            </w:r>
            <w:r>
              <w:rPr>
                <w:sz w:val="24"/>
              </w:rPr>
              <w:t>á</w:t>
            </w:r>
            <w:r>
              <w:rPr>
                <w:sz w:val="24"/>
                <w:lang w:val="en-US"/>
              </w:rPr>
              <w:t>n</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 xml:space="preserve">терновник </w:t>
            </w:r>
          </w:p>
          <w:p>
            <w:pPr>
              <w:pStyle w:val="Normal1"/>
              <w:spacing w:lineRule="auto" w:line="240"/>
              <w:rPr>
                <w:sz w:val="24"/>
              </w:rPr>
            </w:pPr>
            <w:r>
              <w:rPr>
                <w:sz w:val="24"/>
              </w:rPr>
            </w:r>
          </w:p>
        </w:tc>
        <w:tc>
          <w:tcPr>
            <w:tcW w:w="1701" w:type="dxa"/>
            <w:tcBorders/>
          </w:tcPr>
          <w:p>
            <w:pPr>
              <w:pStyle w:val="Normal1"/>
              <w:spacing w:lineRule="auto" w:line="240"/>
              <w:rPr>
                <w:sz w:val="24"/>
              </w:rPr>
            </w:pPr>
            <w:r>
              <w:rPr>
                <w:sz w:val="24"/>
                <w:lang w:val="en-US"/>
              </w:rPr>
              <w:t>har</w:t>
            </w:r>
            <w:r>
              <w:rPr>
                <w:sz w:val="24"/>
              </w:rPr>
              <w:t>á</w:t>
            </w:r>
            <w:r>
              <w:rPr>
                <w:sz w:val="24"/>
                <w:lang w:val="en-US"/>
              </w:rPr>
              <w:t>n</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 xml:space="preserve">форма глагола </w:t>
            </w:r>
            <w:r>
              <w:rPr>
                <w:sz w:val="24"/>
                <w:lang w:val="en-US"/>
              </w:rPr>
              <w:t>hacer</w:t>
            </w:r>
          </w:p>
          <w:p>
            <w:pPr>
              <w:pStyle w:val="Normal1"/>
              <w:spacing w:lineRule="auto" w:line="240"/>
              <w:rPr>
                <w:sz w:val="24"/>
              </w:rPr>
            </w:pPr>
            <w:r>
              <w:rPr>
                <w:sz w:val="24"/>
              </w:rPr>
            </w:r>
          </w:p>
        </w:tc>
      </w:tr>
      <w:tr>
        <w:trPr>
          <w:trHeight w:val="260" w:hRule="exact"/>
        </w:trPr>
        <w:tc>
          <w:tcPr>
            <w:tcW w:w="1560" w:type="dxa"/>
            <w:tcBorders/>
          </w:tcPr>
          <w:p>
            <w:pPr>
              <w:pStyle w:val="Normal1"/>
              <w:spacing w:lineRule="auto" w:line="240"/>
              <w:rPr>
                <w:sz w:val="24"/>
              </w:rPr>
            </w:pPr>
            <w:r>
              <w:rPr>
                <w:sz w:val="24"/>
                <w:lang w:val="en-US"/>
              </w:rPr>
              <w:t>are</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форма глагола аrаr</w:t>
            </w:r>
          </w:p>
          <w:p>
            <w:pPr>
              <w:pStyle w:val="Normal1"/>
              <w:spacing w:lineRule="auto" w:line="240"/>
              <w:rPr>
                <w:sz w:val="24"/>
              </w:rPr>
            </w:pPr>
            <w:r>
              <w:rPr>
                <w:sz w:val="24"/>
              </w:rPr>
            </w:r>
          </w:p>
        </w:tc>
        <w:tc>
          <w:tcPr>
            <w:tcW w:w="1701" w:type="dxa"/>
            <w:tcBorders/>
          </w:tcPr>
          <w:p>
            <w:pPr>
              <w:pStyle w:val="Normal1"/>
              <w:spacing w:lineRule="auto" w:line="240"/>
              <w:rPr/>
            </w:pPr>
            <w:r>
              <w:rPr>
                <w:sz w:val="24"/>
                <w:lang w:val="en-US"/>
              </w:rPr>
              <w:t>har</w:t>
            </w:r>
            <w:r>
              <w:rPr>
                <w:sz w:val="24"/>
              </w:rPr>
              <w:t>é</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форма глагола hacer</w:t>
            </w:r>
          </w:p>
          <w:p>
            <w:pPr>
              <w:pStyle w:val="Normal1"/>
              <w:spacing w:lineRule="auto" w:line="240"/>
              <w:rPr>
                <w:sz w:val="24"/>
              </w:rPr>
            </w:pPr>
            <w:r>
              <w:rPr>
                <w:sz w:val="24"/>
              </w:rPr>
            </w:r>
          </w:p>
        </w:tc>
      </w:tr>
      <w:tr>
        <w:trPr>
          <w:trHeight w:val="260" w:hRule="exact"/>
        </w:trPr>
        <w:tc>
          <w:tcPr>
            <w:tcW w:w="1560" w:type="dxa"/>
            <w:tcBorders/>
          </w:tcPr>
          <w:p>
            <w:pPr>
              <w:pStyle w:val="Normal1"/>
              <w:spacing w:lineRule="auto" w:line="240"/>
              <w:rPr>
                <w:sz w:val="24"/>
              </w:rPr>
            </w:pPr>
            <w:r>
              <w:rPr>
                <w:sz w:val="24"/>
                <w:lang w:val="en-US"/>
              </w:rPr>
              <w:t>arte</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искусство</w:t>
            </w:r>
          </w:p>
          <w:p>
            <w:pPr>
              <w:pStyle w:val="Normal1"/>
              <w:spacing w:lineRule="auto" w:line="240"/>
              <w:rPr>
                <w:sz w:val="24"/>
              </w:rPr>
            </w:pPr>
            <w:r>
              <w:rPr>
                <w:sz w:val="24"/>
              </w:rPr>
            </w:r>
          </w:p>
        </w:tc>
        <w:tc>
          <w:tcPr>
            <w:tcW w:w="1701" w:type="dxa"/>
            <w:tcBorders/>
          </w:tcPr>
          <w:p>
            <w:pPr>
              <w:pStyle w:val="Normal1"/>
              <w:spacing w:lineRule="auto" w:line="240"/>
              <w:rPr>
                <w:sz w:val="24"/>
              </w:rPr>
            </w:pPr>
            <w:r>
              <w:rPr>
                <w:sz w:val="24"/>
                <w:lang w:val="en-US"/>
              </w:rPr>
              <w:t>harte</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 xml:space="preserve">форма глагола </w:t>
            </w:r>
            <w:r>
              <w:rPr>
                <w:sz w:val="24"/>
                <w:lang w:val="en-US"/>
              </w:rPr>
              <w:t>hartar</w:t>
            </w:r>
          </w:p>
          <w:p>
            <w:pPr>
              <w:pStyle w:val="Normal1"/>
              <w:spacing w:lineRule="auto" w:line="240"/>
              <w:rPr>
                <w:sz w:val="24"/>
              </w:rPr>
            </w:pPr>
            <w:r>
              <w:rPr>
                <w:sz w:val="24"/>
              </w:rPr>
            </w:r>
          </w:p>
        </w:tc>
      </w:tr>
      <w:tr>
        <w:trPr>
          <w:trHeight w:val="260" w:hRule="exact"/>
        </w:trPr>
        <w:tc>
          <w:tcPr>
            <w:tcW w:w="1560" w:type="dxa"/>
            <w:tcBorders/>
          </w:tcPr>
          <w:p>
            <w:pPr>
              <w:pStyle w:val="Normal1"/>
              <w:spacing w:lineRule="auto" w:line="240"/>
              <w:rPr>
                <w:sz w:val="24"/>
              </w:rPr>
            </w:pPr>
            <w:r>
              <w:rPr>
                <w:sz w:val="24"/>
                <w:lang w:val="en-US"/>
              </w:rPr>
              <w:t>asta</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рог; копье</w:t>
            </w:r>
          </w:p>
          <w:p>
            <w:pPr>
              <w:pStyle w:val="Normal1"/>
              <w:spacing w:lineRule="auto" w:line="240"/>
              <w:rPr>
                <w:sz w:val="24"/>
              </w:rPr>
            </w:pPr>
            <w:r>
              <w:rPr>
                <w:sz w:val="24"/>
              </w:rPr>
            </w:r>
          </w:p>
        </w:tc>
        <w:tc>
          <w:tcPr>
            <w:tcW w:w="1701" w:type="dxa"/>
            <w:tcBorders/>
          </w:tcPr>
          <w:p>
            <w:pPr>
              <w:pStyle w:val="Normal1"/>
              <w:spacing w:lineRule="auto" w:line="240"/>
              <w:rPr>
                <w:sz w:val="24"/>
              </w:rPr>
            </w:pPr>
            <w:r>
              <w:rPr>
                <w:sz w:val="24"/>
                <w:lang w:val="en-US"/>
              </w:rPr>
              <w:t>hasta</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предлог (до)</w:t>
            </w:r>
          </w:p>
          <w:p>
            <w:pPr>
              <w:pStyle w:val="Normal1"/>
              <w:spacing w:lineRule="auto" w:line="240"/>
              <w:rPr>
                <w:sz w:val="24"/>
              </w:rPr>
            </w:pPr>
            <w:r>
              <w:rPr>
                <w:sz w:val="24"/>
              </w:rPr>
            </w:r>
          </w:p>
        </w:tc>
      </w:tr>
      <w:tr>
        <w:trPr>
          <w:trHeight w:val="240" w:hRule="exact"/>
        </w:trPr>
        <w:tc>
          <w:tcPr>
            <w:tcW w:w="1560" w:type="dxa"/>
            <w:tcBorders/>
          </w:tcPr>
          <w:p>
            <w:pPr>
              <w:pStyle w:val="Normal1"/>
              <w:spacing w:lineRule="auto" w:line="240"/>
              <w:rPr>
                <w:sz w:val="24"/>
              </w:rPr>
            </w:pPr>
            <w:r>
              <w:rPr>
                <w:sz w:val="24"/>
                <w:lang w:val="en-US"/>
              </w:rPr>
              <w:t>ato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 xml:space="preserve">форма глагола </w:t>
            </w:r>
            <w:r>
              <w:rPr>
                <w:sz w:val="24"/>
                <w:lang w:val="en-US"/>
              </w:rPr>
              <w:t>atar</w:t>
            </w:r>
          </w:p>
          <w:p>
            <w:pPr>
              <w:pStyle w:val="Normal1"/>
              <w:spacing w:lineRule="auto" w:line="240"/>
              <w:rPr>
                <w:sz w:val="24"/>
              </w:rPr>
            </w:pPr>
            <w:r>
              <w:rPr>
                <w:sz w:val="24"/>
              </w:rPr>
            </w:r>
          </w:p>
        </w:tc>
        <w:tc>
          <w:tcPr>
            <w:tcW w:w="1701" w:type="dxa"/>
            <w:tcBorders/>
          </w:tcPr>
          <w:p>
            <w:pPr>
              <w:pStyle w:val="Normal1"/>
              <w:spacing w:lineRule="auto" w:line="240"/>
              <w:rPr>
                <w:sz w:val="24"/>
              </w:rPr>
            </w:pPr>
            <w:r>
              <w:rPr>
                <w:sz w:val="24"/>
                <w:lang w:val="en-US"/>
              </w:rPr>
              <w:t>hato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стадо</w:t>
            </w:r>
          </w:p>
          <w:p>
            <w:pPr>
              <w:pStyle w:val="Normal1"/>
              <w:spacing w:lineRule="auto" w:line="240"/>
              <w:rPr>
                <w:sz w:val="24"/>
              </w:rPr>
            </w:pPr>
            <w:r>
              <w:rPr>
                <w:sz w:val="24"/>
              </w:rPr>
            </w:r>
          </w:p>
        </w:tc>
      </w:tr>
      <w:tr>
        <w:trPr>
          <w:trHeight w:val="240" w:hRule="exact"/>
        </w:trPr>
        <w:tc>
          <w:tcPr>
            <w:tcW w:w="1560" w:type="dxa"/>
            <w:tcBorders/>
          </w:tcPr>
          <w:p>
            <w:pPr>
              <w:pStyle w:val="Normal1"/>
              <w:spacing w:lineRule="auto" w:line="240"/>
              <w:rPr>
                <w:sz w:val="24"/>
              </w:rPr>
            </w:pPr>
            <w:r>
              <w:rPr>
                <w:sz w:val="24"/>
                <w:lang w:val="en-US"/>
              </w:rPr>
              <w:t>desecho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отбросы; презрение</w:t>
            </w:r>
          </w:p>
          <w:p>
            <w:pPr>
              <w:pStyle w:val="Normal1"/>
              <w:spacing w:lineRule="auto" w:line="240"/>
              <w:rPr>
                <w:sz w:val="24"/>
              </w:rPr>
            </w:pPr>
            <w:r>
              <w:rPr>
                <w:sz w:val="24"/>
              </w:rPr>
            </w:r>
          </w:p>
        </w:tc>
        <w:tc>
          <w:tcPr>
            <w:tcW w:w="1701" w:type="dxa"/>
            <w:tcBorders/>
          </w:tcPr>
          <w:p>
            <w:pPr>
              <w:pStyle w:val="Normal1"/>
              <w:spacing w:lineRule="auto" w:line="240"/>
              <w:rPr>
                <w:sz w:val="24"/>
              </w:rPr>
            </w:pPr>
            <w:r>
              <w:rPr>
                <w:sz w:val="24"/>
                <w:lang w:val="en-US"/>
              </w:rPr>
              <w:t>deshecho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причастие</w:t>
            </w:r>
          </w:p>
          <w:p>
            <w:pPr>
              <w:pStyle w:val="Normal1"/>
              <w:spacing w:lineRule="auto" w:line="240"/>
              <w:rPr>
                <w:sz w:val="24"/>
              </w:rPr>
            </w:pPr>
            <w:r>
              <w:rPr>
                <w:sz w:val="24"/>
              </w:rPr>
            </w:r>
          </w:p>
        </w:tc>
      </w:tr>
      <w:tr>
        <w:trPr>
          <w:trHeight w:val="220" w:hRule="exact"/>
        </w:trPr>
        <w:tc>
          <w:tcPr>
            <w:tcW w:w="1560"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701"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tcBorders/>
          </w:tcPr>
          <w:p>
            <w:pPr>
              <w:pStyle w:val="Normal1"/>
              <w:spacing w:lineRule="auto" w:line="240"/>
              <w:ind w:firstLine="385" w:end="0"/>
              <w:rPr>
                <w:sz w:val="24"/>
              </w:rPr>
            </w:pPr>
            <w:r>
              <w:rPr>
                <w:sz w:val="24"/>
              </w:rPr>
              <w:t xml:space="preserve">от глагола </w:t>
            </w:r>
            <w:r>
              <w:rPr>
                <w:sz w:val="24"/>
                <w:lang w:val="en-US"/>
              </w:rPr>
              <w:t>deshacer</w:t>
            </w:r>
          </w:p>
          <w:p>
            <w:pPr>
              <w:pStyle w:val="Normal1"/>
              <w:spacing w:lineRule="auto" w:line="240"/>
              <w:rPr>
                <w:sz w:val="24"/>
              </w:rPr>
            </w:pPr>
            <w:r>
              <w:rPr>
                <w:sz w:val="24"/>
              </w:rPr>
            </w:r>
          </w:p>
        </w:tc>
      </w:tr>
      <w:tr>
        <w:trPr>
          <w:trHeight w:val="300" w:hRule="exact"/>
        </w:trPr>
        <w:tc>
          <w:tcPr>
            <w:tcW w:w="1560" w:type="dxa"/>
            <w:tcBorders/>
          </w:tcPr>
          <w:p>
            <w:pPr>
              <w:pStyle w:val="Normal1"/>
              <w:spacing w:lineRule="auto" w:line="240"/>
              <w:rPr>
                <w:sz w:val="24"/>
              </w:rPr>
            </w:pPr>
            <w:r>
              <w:rPr>
                <w:sz w:val="24"/>
                <w:lang w:val="en-US"/>
              </w:rPr>
              <w:t>echa</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 xml:space="preserve">форма глагола </w:t>
            </w:r>
            <w:r>
              <w:rPr>
                <w:sz w:val="24"/>
                <w:lang w:val="en-US"/>
              </w:rPr>
              <w:t>echar</w:t>
            </w:r>
          </w:p>
          <w:p>
            <w:pPr>
              <w:pStyle w:val="Normal1"/>
              <w:spacing w:lineRule="auto" w:line="240"/>
              <w:rPr>
                <w:sz w:val="24"/>
              </w:rPr>
            </w:pPr>
            <w:r>
              <w:rPr>
                <w:sz w:val="24"/>
              </w:rPr>
            </w:r>
          </w:p>
        </w:tc>
        <w:tc>
          <w:tcPr>
            <w:tcW w:w="1701" w:type="dxa"/>
            <w:tcBorders/>
          </w:tcPr>
          <w:p>
            <w:pPr>
              <w:pStyle w:val="Normal1"/>
              <w:spacing w:lineRule="auto" w:line="240"/>
              <w:rPr>
                <w:sz w:val="24"/>
              </w:rPr>
            </w:pPr>
            <w:r>
              <w:rPr>
                <w:sz w:val="24"/>
                <w:lang w:val="en-US"/>
              </w:rPr>
              <w:t>hecha</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сделанная, выполненная</w:t>
            </w:r>
          </w:p>
          <w:p>
            <w:pPr>
              <w:pStyle w:val="Normal1"/>
              <w:spacing w:lineRule="auto" w:line="240"/>
              <w:rPr>
                <w:sz w:val="24"/>
              </w:rPr>
            </w:pPr>
            <w:r>
              <w:rPr>
                <w:sz w:val="24"/>
              </w:rPr>
            </w:r>
          </w:p>
          <w:p>
            <w:pPr>
              <w:pStyle w:val="Normal1"/>
              <w:spacing w:lineRule="auto" w:line="240"/>
              <w:rPr>
                <w:sz w:val="24"/>
              </w:rPr>
            </w:pPr>
            <w:r>
              <w:rPr>
                <w:sz w:val="24"/>
              </w:rPr>
            </w:r>
          </w:p>
        </w:tc>
      </w:tr>
      <w:tr>
        <w:trPr>
          <w:trHeight w:val="90" w:hRule="exact"/>
        </w:trPr>
        <w:tc>
          <w:tcPr>
            <w:tcW w:w="1560"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701"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tcBorders/>
          </w:tcPr>
          <w:p>
            <w:pPr>
              <w:pStyle w:val="Normal1"/>
              <w:snapToGrid w:val="false"/>
              <w:spacing w:lineRule="auto" w:line="240"/>
              <w:rPr>
                <w:sz w:val="24"/>
              </w:rPr>
            </w:pPr>
            <w:r>
              <w:rPr>
                <w:sz w:val="24"/>
              </w:rPr>
            </w:r>
          </w:p>
        </w:tc>
      </w:tr>
      <w:tr>
        <w:trPr>
          <w:trHeight w:val="320" w:hRule="exact"/>
        </w:trPr>
        <w:tc>
          <w:tcPr>
            <w:tcW w:w="1560" w:type="dxa"/>
            <w:tcBorders/>
          </w:tcPr>
          <w:p>
            <w:pPr>
              <w:pStyle w:val="Normal1"/>
              <w:spacing w:lineRule="auto" w:line="240"/>
              <w:rPr>
                <w:sz w:val="24"/>
              </w:rPr>
            </w:pPr>
            <w:r>
              <w:rPr>
                <w:sz w:val="24"/>
                <w:lang w:val="en-US"/>
              </w:rPr>
              <w:t>echo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форма глагола echar</w:t>
            </w:r>
          </w:p>
          <w:p>
            <w:pPr>
              <w:pStyle w:val="Normal1"/>
              <w:spacing w:lineRule="auto" w:line="240"/>
              <w:rPr>
                <w:sz w:val="24"/>
              </w:rPr>
            </w:pPr>
            <w:r>
              <w:rPr>
                <w:sz w:val="24"/>
              </w:rPr>
            </w:r>
          </w:p>
        </w:tc>
        <w:tc>
          <w:tcPr>
            <w:tcW w:w="1701" w:type="dxa"/>
            <w:tcBorders/>
          </w:tcPr>
          <w:p>
            <w:pPr>
              <w:pStyle w:val="Normal1"/>
              <w:spacing w:lineRule="auto" w:line="240"/>
              <w:rPr>
                <w:sz w:val="24"/>
              </w:rPr>
            </w:pPr>
            <w:r>
              <w:rPr>
                <w:sz w:val="24"/>
                <w:lang w:val="en-US"/>
              </w:rPr>
              <w:t>hecho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факт, событие</w:t>
            </w:r>
          </w:p>
          <w:p>
            <w:pPr>
              <w:pStyle w:val="Normal1"/>
              <w:spacing w:lineRule="auto" w:line="240"/>
              <w:rPr>
                <w:sz w:val="24"/>
              </w:rPr>
            </w:pPr>
            <w:r>
              <w:rPr>
                <w:sz w:val="24"/>
              </w:rPr>
            </w:r>
          </w:p>
        </w:tc>
      </w:tr>
      <w:tr>
        <w:trPr>
          <w:trHeight w:val="260" w:hRule="exact"/>
        </w:trPr>
        <w:tc>
          <w:tcPr>
            <w:tcW w:w="1560" w:type="dxa"/>
            <w:tcBorders/>
          </w:tcPr>
          <w:p>
            <w:pPr>
              <w:pStyle w:val="Normal1"/>
              <w:spacing w:lineRule="auto" w:line="240"/>
              <w:rPr>
                <w:sz w:val="24"/>
              </w:rPr>
            </w:pPr>
            <w:r>
              <w:rPr>
                <w:sz w:val="24"/>
                <w:lang w:val="en-US"/>
              </w:rPr>
              <w:t>errar</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ошибаться,</w:t>
            </w:r>
          </w:p>
          <w:p>
            <w:pPr>
              <w:pStyle w:val="Normal1"/>
              <w:spacing w:lineRule="auto" w:line="240"/>
              <w:rPr>
                <w:sz w:val="24"/>
              </w:rPr>
            </w:pPr>
            <w:r>
              <w:rPr>
                <w:sz w:val="24"/>
              </w:rPr>
            </w:r>
          </w:p>
        </w:tc>
        <w:tc>
          <w:tcPr>
            <w:tcW w:w="1701" w:type="dxa"/>
            <w:tcBorders/>
          </w:tcPr>
          <w:p>
            <w:pPr>
              <w:pStyle w:val="Normal1"/>
              <w:spacing w:lineRule="auto" w:line="240"/>
              <w:rPr>
                <w:sz w:val="24"/>
              </w:rPr>
            </w:pPr>
            <w:r>
              <w:rPr>
                <w:sz w:val="24"/>
                <w:lang w:val="en-US"/>
              </w:rPr>
              <w:t>herrar</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подковывать</w:t>
            </w:r>
          </w:p>
          <w:p>
            <w:pPr>
              <w:pStyle w:val="Normal1"/>
              <w:spacing w:lineRule="auto" w:line="240"/>
              <w:rPr>
                <w:sz w:val="24"/>
              </w:rPr>
            </w:pPr>
            <w:r>
              <w:rPr>
                <w:sz w:val="24"/>
              </w:rPr>
            </w:r>
          </w:p>
        </w:tc>
      </w:tr>
      <w:tr>
        <w:trPr>
          <w:trHeight w:val="240" w:hRule="exact"/>
        </w:trPr>
        <w:tc>
          <w:tcPr>
            <w:tcW w:w="1560"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tcBorders/>
          </w:tcPr>
          <w:p>
            <w:pPr>
              <w:pStyle w:val="Normal1"/>
              <w:spacing w:lineRule="auto" w:line="240"/>
              <w:ind w:firstLine="385" w:end="0"/>
              <w:rPr>
                <w:sz w:val="24"/>
              </w:rPr>
            </w:pPr>
            <w:r>
              <w:rPr>
                <w:sz w:val="24"/>
              </w:rPr>
              <w:t>заблуждаться</w:t>
            </w:r>
          </w:p>
          <w:p>
            <w:pPr>
              <w:pStyle w:val="Normal1"/>
              <w:spacing w:lineRule="auto" w:line="240"/>
              <w:rPr>
                <w:sz w:val="24"/>
              </w:rPr>
            </w:pPr>
            <w:r>
              <w:rPr>
                <w:sz w:val="24"/>
              </w:rPr>
            </w:r>
          </w:p>
        </w:tc>
        <w:tc>
          <w:tcPr>
            <w:tcW w:w="1701"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40" w:hRule="exact"/>
        </w:trPr>
        <w:tc>
          <w:tcPr>
            <w:tcW w:w="1560" w:type="dxa"/>
            <w:tcBorders/>
          </w:tcPr>
          <w:p>
            <w:pPr>
              <w:pStyle w:val="Normal1"/>
              <w:spacing w:lineRule="auto" w:line="240"/>
              <w:rPr>
                <w:sz w:val="24"/>
              </w:rPr>
            </w:pPr>
            <w:r>
              <w:rPr>
                <w:sz w:val="24"/>
                <w:lang w:val="en-US"/>
              </w:rPr>
              <w:t>ola</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волна</w:t>
            </w:r>
          </w:p>
          <w:p>
            <w:pPr>
              <w:pStyle w:val="Normal1"/>
              <w:spacing w:lineRule="auto" w:line="240"/>
              <w:rPr>
                <w:sz w:val="24"/>
              </w:rPr>
            </w:pPr>
            <w:r>
              <w:rPr>
                <w:sz w:val="24"/>
              </w:rPr>
            </w:r>
          </w:p>
        </w:tc>
        <w:tc>
          <w:tcPr>
            <w:tcW w:w="1701" w:type="dxa"/>
            <w:tcBorders/>
          </w:tcPr>
          <w:p>
            <w:pPr>
              <w:pStyle w:val="Normal1"/>
              <w:spacing w:lineRule="auto" w:line="240"/>
              <w:rPr/>
            </w:pPr>
            <w:r>
              <w:rPr>
                <w:sz w:val="24"/>
              </w:rPr>
              <w:t>¡</w:t>
            </w:r>
            <w:r>
              <w:rPr>
                <w:sz w:val="24"/>
                <w:lang w:val="en-US"/>
              </w:rPr>
              <w:t>hola</w:t>
            </w:r>
            <w:r>
              <w:rPr>
                <w:sz w:val="24"/>
              </w:rPr>
              <w:t>!</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междометие</w:t>
            </w:r>
          </w:p>
          <w:p>
            <w:pPr>
              <w:pStyle w:val="Normal1"/>
              <w:spacing w:lineRule="auto" w:line="240"/>
              <w:rPr>
                <w:sz w:val="24"/>
              </w:rPr>
            </w:pPr>
            <w:r>
              <w:rPr>
                <w:sz w:val="24"/>
              </w:rPr>
            </w:r>
          </w:p>
        </w:tc>
      </w:tr>
      <w:tr>
        <w:trPr>
          <w:trHeight w:val="260" w:hRule="exact"/>
        </w:trPr>
        <w:tc>
          <w:tcPr>
            <w:tcW w:w="1560" w:type="dxa"/>
            <w:tcBorders/>
          </w:tcPr>
          <w:p>
            <w:pPr>
              <w:pStyle w:val="Normal1"/>
              <w:spacing w:lineRule="auto" w:line="240"/>
              <w:rPr>
                <w:sz w:val="24"/>
              </w:rPr>
            </w:pPr>
            <w:r>
              <w:rPr>
                <w:sz w:val="24"/>
                <w:lang w:val="en-US"/>
              </w:rPr>
              <w:t>ora</w:t>
            </w:r>
          </w:p>
          <w:p>
            <w:pPr>
              <w:pStyle w:val="Normal1"/>
              <w:spacing w:lineRule="auto" w:line="240"/>
              <w:rPr>
                <w:sz w:val="24"/>
              </w:rPr>
            </w:pPr>
            <w:r>
              <w:rPr>
                <w:sz w:val="24"/>
              </w:rPr>
            </w:r>
          </w:p>
        </w:tc>
        <w:tc>
          <w:tcPr>
            <w:tcW w:w="3260" w:type="dxa"/>
            <w:tcBorders/>
          </w:tcPr>
          <w:p>
            <w:pPr>
              <w:pStyle w:val="Normal1"/>
              <w:spacing w:lineRule="auto" w:line="240"/>
              <w:rPr/>
            </w:pPr>
            <w:r>
              <w:rPr>
                <w:sz w:val="24"/>
              </w:rPr>
              <w:t xml:space="preserve">— </w:t>
            </w:r>
            <w:r>
              <w:rPr>
                <w:sz w:val="24"/>
              </w:rPr>
              <w:t>форма глагола о</w:t>
            </w:r>
            <w:r>
              <w:rPr>
                <w:sz w:val="24"/>
                <w:lang w:val="en-US"/>
              </w:rPr>
              <w:t>r</w:t>
            </w:r>
            <w:r>
              <w:rPr>
                <w:sz w:val="24"/>
              </w:rPr>
              <w:t>а</w:t>
            </w:r>
            <w:r>
              <w:rPr>
                <w:sz w:val="24"/>
                <w:lang w:val="en-US"/>
              </w:rPr>
              <w:t>r</w:t>
            </w:r>
            <w:r>
              <w:rPr>
                <w:sz w:val="24"/>
              </w:rPr>
              <w:t>,</w:t>
            </w:r>
          </w:p>
          <w:p>
            <w:pPr>
              <w:pStyle w:val="Normal1"/>
              <w:spacing w:lineRule="auto" w:line="240"/>
              <w:rPr>
                <w:sz w:val="24"/>
              </w:rPr>
            </w:pPr>
            <w:r>
              <w:rPr>
                <w:sz w:val="24"/>
              </w:rPr>
            </w:r>
          </w:p>
        </w:tc>
        <w:tc>
          <w:tcPr>
            <w:tcW w:w="1701" w:type="dxa"/>
            <w:tcBorders/>
          </w:tcPr>
          <w:p>
            <w:pPr>
              <w:pStyle w:val="Normal1"/>
              <w:spacing w:lineRule="auto" w:line="240"/>
              <w:rPr>
                <w:sz w:val="24"/>
              </w:rPr>
            </w:pPr>
            <w:r>
              <w:rPr>
                <w:sz w:val="24"/>
                <w:lang w:val="en-US"/>
              </w:rPr>
              <w:t>hora</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час</w:t>
            </w:r>
          </w:p>
          <w:p>
            <w:pPr>
              <w:pStyle w:val="Normal1"/>
              <w:spacing w:lineRule="auto" w:line="240"/>
              <w:rPr>
                <w:sz w:val="24"/>
              </w:rPr>
            </w:pPr>
            <w:r>
              <w:rPr>
                <w:sz w:val="24"/>
              </w:rPr>
            </w:r>
          </w:p>
        </w:tc>
      </w:tr>
      <w:tr>
        <w:trPr>
          <w:trHeight w:val="240" w:hRule="exact"/>
        </w:trPr>
        <w:tc>
          <w:tcPr>
            <w:tcW w:w="1560"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tcBorders/>
          </w:tcPr>
          <w:p>
            <w:pPr>
              <w:pStyle w:val="Normal1"/>
              <w:spacing w:lineRule="auto" w:line="240"/>
              <w:ind w:firstLine="385" w:end="0"/>
              <w:rPr>
                <w:sz w:val="24"/>
              </w:rPr>
            </w:pPr>
            <w:r>
              <w:rPr>
                <w:sz w:val="24"/>
              </w:rPr>
              <w:t>или (разд. союз)</w:t>
            </w:r>
          </w:p>
          <w:p>
            <w:pPr>
              <w:pStyle w:val="Normal1"/>
              <w:spacing w:lineRule="auto" w:line="240"/>
              <w:rPr>
                <w:sz w:val="24"/>
              </w:rPr>
            </w:pPr>
            <w:r>
              <w:rPr>
                <w:sz w:val="24"/>
              </w:rPr>
            </w:r>
          </w:p>
        </w:tc>
        <w:tc>
          <w:tcPr>
            <w:tcW w:w="1701"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40" w:hRule="exact"/>
        </w:trPr>
        <w:tc>
          <w:tcPr>
            <w:tcW w:w="1560" w:type="dxa"/>
            <w:tcBorders/>
          </w:tcPr>
          <w:p>
            <w:pPr>
              <w:pStyle w:val="Normal1"/>
              <w:spacing w:lineRule="auto" w:line="240"/>
              <w:rPr>
                <w:sz w:val="24"/>
              </w:rPr>
            </w:pPr>
            <w:r>
              <w:rPr>
                <w:sz w:val="24"/>
                <w:lang w:val="en-US"/>
              </w:rPr>
              <w:t>uno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числительное (один)</w:t>
            </w:r>
          </w:p>
          <w:p>
            <w:pPr>
              <w:pStyle w:val="Normal1"/>
              <w:spacing w:lineRule="auto" w:line="240"/>
              <w:rPr>
                <w:sz w:val="24"/>
              </w:rPr>
            </w:pPr>
            <w:r>
              <w:rPr>
                <w:sz w:val="24"/>
              </w:rPr>
            </w:r>
          </w:p>
        </w:tc>
        <w:tc>
          <w:tcPr>
            <w:tcW w:w="1701" w:type="dxa"/>
            <w:tcBorders/>
          </w:tcPr>
          <w:p>
            <w:pPr>
              <w:pStyle w:val="Normal1"/>
              <w:spacing w:lineRule="auto" w:line="240"/>
              <w:rPr>
                <w:sz w:val="24"/>
              </w:rPr>
            </w:pPr>
            <w:r>
              <w:rPr>
                <w:sz w:val="24"/>
                <w:lang w:val="en-US"/>
              </w:rPr>
              <w:t>huno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гунн</w:t>
            </w:r>
          </w:p>
          <w:p>
            <w:pPr>
              <w:pStyle w:val="Normal1"/>
              <w:spacing w:lineRule="auto" w:line="240"/>
              <w:rPr>
                <w:sz w:val="24"/>
              </w:rPr>
            </w:pPr>
            <w:r>
              <w:rPr>
                <w:sz w:val="24"/>
              </w:rPr>
            </w:r>
          </w:p>
        </w:tc>
      </w:tr>
      <w:tr>
        <w:trPr>
          <w:trHeight w:val="300" w:hRule="exact"/>
        </w:trPr>
        <w:tc>
          <w:tcPr>
            <w:tcW w:w="1560" w:type="dxa"/>
            <w:tcBorders/>
          </w:tcPr>
          <w:p>
            <w:pPr>
              <w:pStyle w:val="Normal1"/>
              <w:spacing w:lineRule="auto" w:line="240"/>
              <w:rPr>
                <w:sz w:val="24"/>
              </w:rPr>
            </w:pPr>
            <w:r>
              <w:rPr>
                <w:sz w:val="24"/>
                <w:lang w:val="en-US"/>
              </w:rPr>
              <w:t>uso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употребление, применение</w:t>
            </w:r>
          </w:p>
          <w:p>
            <w:pPr>
              <w:pStyle w:val="Normal1"/>
              <w:spacing w:lineRule="auto" w:line="240"/>
              <w:rPr>
                <w:sz w:val="24"/>
              </w:rPr>
            </w:pPr>
            <w:r>
              <w:rPr>
                <w:sz w:val="24"/>
              </w:rPr>
            </w:r>
          </w:p>
        </w:tc>
        <w:tc>
          <w:tcPr>
            <w:tcW w:w="1701" w:type="dxa"/>
            <w:tcBorders/>
          </w:tcPr>
          <w:p>
            <w:pPr>
              <w:pStyle w:val="Normal1"/>
              <w:spacing w:lineRule="auto" w:line="240"/>
              <w:rPr>
                <w:sz w:val="24"/>
              </w:rPr>
            </w:pPr>
            <w:r>
              <w:rPr>
                <w:sz w:val="24"/>
                <w:lang w:val="en-US"/>
              </w:rPr>
              <w:t>huso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веретено</w:t>
            </w:r>
          </w:p>
          <w:p>
            <w:pPr>
              <w:pStyle w:val="Normal1"/>
              <w:spacing w:lineRule="auto" w:line="240"/>
              <w:rPr>
                <w:sz w:val="24"/>
              </w:rPr>
            </w:pPr>
            <w:r>
              <w:rPr>
                <w:sz w:val="24"/>
              </w:rPr>
            </w:r>
          </w:p>
        </w:tc>
      </w:tr>
      <w:tr>
        <w:trPr>
          <w:trHeight w:val="437" w:hRule="exact"/>
        </w:trPr>
        <w:tc>
          <w:tcPr>
            <w:tcW w:w="1560"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p>
          <w:p>
            <w:pPr>
              <w:pStyle w:val="Normal1"/>
              <w:spacing w:lineRule="auto" w:line="240"/>
              <w:rPr>
                <w:sz w:val="24"/>
              </w:rPr>
            </w:pPr>
            <w:r>
              <w:rPr>
                <w:sz w:val="24"/>
              </w:rPr>
            </w:r>
          </w:p>
        </w:tc>
        <w:tc>
          <w:tcPr>
            <w:tcW w:w="1701"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bl>
    <w:p>
      <w:pPr>
        <w:pStyle w:val="Normal1"/>
        <w:spacing w:lineRule="auto" w:line="240"/>
        <w:ind w:firstLine="284" w:end="0"/>
        <w:jc w:val="center"/>
        <w:rPr>
          <w:i/>
          <w:i/>
          <w:sz w:val="24"/>
        </w:rPr>
      </w:pPr>
      <w:r>
        <w:rPr>
          <w:i/>
          <w:sz w:val="24"/>
        </w:rPr>
        <w:t xml:space="preserve">8. Употребление буквы </w:t>
      </w:r>
      <w:r>
        <w:rPr>
          <w:b/>
          <w:i/>
          <w:sz w:val="24"/>
        </w:rPr>
        <w:t>у</w:t>
      </w:r>
    </w:p>
    <w:p>
      <w:pPr>
        <w:pStyle w:val="Normal1"/>
        <w:spacing w:lineRule="auto" w:line="240"/>
        <w:ind w:firstLine="284" w:end="0"/>
        <w:rPr/>
      </w:pPr>
      <w:r>
        <w:rPr>
          <w:sz w:val="24"/>
        </w:rPr>
        <w:t xml:space="preserve">Буква </w:t>
      </w:r>
      <w:r>
        <w:rPr>
          <w:b/>
          <w:sz w:val="24"/>
        </w:rPr>
        <w:t>у</w:t>
      </w:r>
      <w:r>
        <w:rPr>
          <w:sz w:val="24"/>
        </w:rPr>
        <w:t xml:space="preserve"> всегда безударная. Она, как правило, не ставится перед согласной. Буква </w:t>
      </w:r>
      <w:r>
        <w:rPr>
          <w:b/>
          <w:sz w:val="24"/>
        </w:rPr>
        <w:t>у</w:t>
      </w:r>
      <w:r>
        <w:rPr>
          <w:sz w:val="24"/>
        </w:rPr>
        <w:t xml:space="preserve"> пишется:</w:t>
      </w:r>
    </w:p>
    <w:p>
      <w:pPr>
        <w:pStyle w:val="Normal1"/>
        <w:spacing w:lineRule="auto" w:line="240"/>
        <w:ind w:firstLine="284" w:end="0"/>
        <w:rPr/>
      </w:pPr>
      <w:r>
        <w:rPr>
          <w:sz w:val="24"/>
        </w:rPr>
        <w:t xml:space="preserve">а) между двумя гласными: </w:t>
      </w:r>
      <w:r>
        <w:rPr>
          <w:sz w:val="24"/>
          <w:lang w:val="en-US"/>
        </w:rPr>
        <w:t>rayo</w:t>
      </w:r>
      <w:r>
        <w:rPr>
          <w:sz w:val="24"/>
        </w:rPr>
        <w:t xml:space="preserve">, </w:t>
      </w:r>
      <w:r>
        <w:rPr>
          <w:sz w:val="24"/>
          <w:lang w:val="en-US"/>
        </w:rPr>
        <w:t>bayoneta</w:t>
      </w:r>
      <w:r>
        <w:rPr>
          <w:sz w:val="24"/>
        </w:rPr>
        <w:t xml:space="preserve">, </w:t>
      </w:r>
      <w:r>
        <w:rPr>
          <w:sz w:val="24"/>
          <w:lang w:val="en-US"/>
        </w:rPr>
        <w:t>ayer</w:t>
      </w:r>
      <w:r>
        <w:rPr>
          <w:sz w:val="24"/>
        </w:rPr>
        <w:t xml:space="preserve"> и т.д.</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Если звук [</w:t>
      </w:r>
      <w:r>
        <w:rPr>
          <w:sz w:val="22"/>
          <w:lang w:val="en-US"/>
        </w:rPr>
        <w:t>i</w:t>
      </w:r>
      <w:r>
        <w:rPr>
          <w:sz w:val="22"/>
        </w:rPr>
        <w:t>] между гласными ударный, то он передается на пись</w:t>
        <w:softHyphen/>
        <w:t xml:space="preserve">ме буквой </w:t>
      </w:r>
      <w:r>
        <w:rPr>
          <w:sz w:val="22"/>
          <w:lang w:val="en-US"/>
        </w:rPr>
        <w:t>i</w:t>
      </w:r>
      <w:r>
        <w:rPr>
          <w:sz w:val="22"/>
        </w:rPr>
        <w:t xml:space="preserve">: </w:t>
      </w:r>
      <w:r>
        <w:rPr>
          <w:sz w:val="22"/>
          <w:lang w:val="en-US"/>
        </w:rPr>
        <w:t>leia</w:t>
      </w:r>
      <w:r>
        <w:rPr>
          <w:sz w:val="22"/>
        </w:rPr>
        <w:t xml:space="preserve">, </w:t>
      </w:r>
      <w:r>
        <w:rPr>
          <w:sz w:val="22"/>
          <w:lang w:val="en-US"/>
        </w:rPr>
        <w:t>tiuia</w:t>
      </w:r>
      <w:r>
        <w:rPr>
          <w:sz w:val="22"/>
        </w:rPr>
        <w:t xml:space="preserve"> и т.д.         </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б) в начале слова в сочетаниях </w:t>
      </w:r>
      <w:r>
        <w:rPr>
          <w:b/>
          <w:bCs/>
          <w:sz w:val="24"/>
        </w:rPr>
        <w:t>у</w:t>
      </w:r>
      <w:r>
        <w:rPr>
          <w:sz w:val="24"/>
        </w:rPr>
        <w:t xml:space="preserve"> + гласная: </w:t>
      </w:r>
      <w:r>
        <w:rPr>
          <w:sz w:val="24"/>
          <w:lang w:val="en-US"/>
        </w:rPr>
        <w:t>yugo</w:t>
      </w:r>
      <w:r>
        <w:rPr>
          <w:sz w:val="24"/>
        </w:rPr>
        <w:t xml:space="preserve">, </w:t>
      </w:r>
      <w:r>
        <w:rPr>
          <w:sz w:val="24"/>
          <w:lang w:val="en-US"/>
        </w:rPr>
        <w:t>yegua</w:t>
      </w:r>
      <w:r>
        <w:rPr>
          <w:sz w:val="24"/>
        </w:rPr>
        <w:t xml:space="preserve">, </w:t>
      </w:r>
      <w:r>
        <w:rPr>
          <w:sz w:val="24"/>
          <w:lang w:val="en-US"/>
        </w:rPr>
        <w:t>yodo</w:t>
      </w:r>
      <w:r>
        <w:rPr>
          <w:sz w:val="24"/>
        </w:rPr>
        <w:t xml:space="preserve">, </w:t>
      </w:r>
      <w:r>
        <w:rPr>
          <w:sz w:val="24"/>
          <w:lang w:val="en-US"/>
        </w:rPr>
        <w:t>yate</w:t>
      </w:r>
      <w:r>
        <w:rPr>
          <w:sz w:val="24"/>
        </w:rPr>
        <w:t xml:space="preserve">, </w:t>
      </w:r>
      <w:r>
        <w:rPr>
          <w:sz w:val="24"/>
          <w:lang w:val="en-US"/>
        </w:rPr>
        <w:t>yo</w:t>
      </w:r>
      <w:r>
        <w:rPr>
          <w:sz w:val="24"/>
        </w:rPr>
        <w:t xml:space="preserve">, </w:t>
      </w:r>
      <w:r>
        <w:rPr>
          <w:sz w:val="24"/>
          <w:lang w:val="en-US"/>
        </w:rPr>
        <w:t>yacer</w:t>
      </w:r>
      <w:r>
        <w:rPr>
          <w:sz w:val="24"/>
        </w:rPr>
        <w:t>.</w:t>
      </w:r>
    </w:p>
    <w:p>
      <w:pPr>
        <w:pStyle w:val="Normal1"/>
        <w:spacing w:lineRule="auto" w:line="240"/>
        <w:ind w:firstLine="284" w:end="0"/>
        <w:rPr/>
      </w:pPr>
      <w:r>
        <w:rPr>
          <w:sz w:val="24"/>
        </w:rPr>
        <w:t xml:space="preserve">И с к л ю ч е н и е: </w:t>
      </w:r>
      <w:r>
        <w:rPr>
          <w:sz w:val="24"/>
          <w:lang w:val="en-US"/>
        </w:rPr>
        <w:t>ion</w:t>
      </w:r>
      <w:r>
        <w:rPr>
          <w:sz w:val="24"/>
        </w:rPr>
        <w:t xml:space="preserve">, </w:t>
      </w:r>
      <w:r>
        <w:rPr>
          <w:sz w:val="24"/>
          <w:lang w:val="en-US"/>
        </w:rPr>
        <w:t>iota</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Примечания:</w:t>
      </w:r>
      <w:r>
        <w:rPr>
          <w:sz w:val="22"/>
        </w:rPr>
        <w:t xml:space="preserve"> 1. Если вторая буква от начала слова согласная, то пишется </w:t>
      </w:r>
      <w:r>
        <w:rPr>
          <w:b/>
          <w:bCs/>
          <w:sz w:val="22"/>
        </w:rPr>
        <w:t>i</w:t>
      </w:r>
      <w:r>
        <w:rPr>
          <w:sz w:val="22"/>
        </w:rPr>
        <w:t xml:space="preserve">: </w:t>
      </w:r>
      <w:r>
        <w:rPr>
          <w:sz w:val="22"/>
          <w:lang w:val="en-US"/>
        </w:rPr>
        <w:t>ingl</w:t>
      </w:r>
      <w:r>
        <w:rPr>
          <w:sz w:val="22"/>
        </w:rPr>
        <w:t>é</w:t>
      </w:r>
      <w:r>
        <w:rPr>
          <w:sz w:val="22"/>
          <w:lang w:val="en-US"/>
        </w:rPr>
        <w:t>s</w:t>
      </w:r>
      <w:r>
        <w:rPr>
          <w:sz w:val="22"/>
        </w:rPr>
        <w:t xml:space="preserve">, </w:t>
      </w:r>
      <w:r>
        <w:rPr>
          <w:sz w:val="22"/>
          <w:lang w:val="en-US"/>
        </w:rPr>
        <w:t>imagen</w:t>
      </w:r>
      <w:r>
        <w:rPr>
          <w:sz w:val="22"/>
        </w:rPr>
        <w:t xml:space="preserve"> и т.д.</w:t>
      </w:r>
    </w:p>
    <w:p>
      <w:pPr>
        <w:pStyle w:val="Normal1"/>
        <w:spacing w:lineRule="auto" w:line="240"/>
        <w:ind w:firstLine="284" w:end="0"/>
        <w:rPr/>
      </w:pPr>
      <w:r>
        <w:rPr>
          <w:sz w:val="22"/>
        </w:rPr>
        <w:t xml:space="preserve">2. Указанное правило не касается слов, начинающихся с </w:t>
      </w:r>
      <w:r>
        <w:rPr>
          <w:b/>
          <w:bCs/>
          <w:sz w:val="22"/>
          <w:lang w:val="en-US"/>
        </w:rPr>
        <w:t>h</w:t>
      </w:r>
      <w:r>
        <w:rPr>
          <w:sz w:val="22"/>
        </w:rPr>
        <w:t xml:space="preserve">; </w:t>
      </w:r>
      <w:r>
        <w:rPr>
          <w:sz w:val="22"/>
          <w:lang w:val="en-US"/>
        </w:rPr>
        <w:t>hierro</w:t>
      </w:r>
      <w:r>
        <w:rPr>
          <w:sz w:val="22"/>
        </w:rPr>
        <w:t xml:space="preserve">, </w:t>
      </w:r>
      <w:r>
        <w:rPr>
          <w:sz w:val="22"/>
          <w:lang w:val="en-US"/>
        </w:rPr>
        <w:t>hierba</w:t>
      </w:r>
      <w:r>
        <w:rPr>
          <w:sz w:val="22"/>
        </w:rPr>
        <w:t xml:space="preserve"> и т.п.</w:t>
      </w:r>
    </w:p>
    <w:p>
      <w:pPr>
        <w:pStyle w:val="Normal1"/>
        <w:spacing w:lineRule="auto" w:line="240"/>
        <w:ind w:firstLine="284" w:end="0"/>
        <w:rPr>
          <w:sz w:val="22"/>
        </w:rPr>
      </w:pPr>
      <w:r>
        <w:rPr>
          <w:sz w:val="22"/>
        </w:rPr>
      </w:r>
    </w:p>
    <w:p>
      <w:pPr>
        <w:pStyle w:val="Normal1"/>
        <w:spacing w:lineRule="auto" w:line="240"/>
        <w:ind w:firstLine="284" w:end="0"/>
        <w:rPr/>
      </w:pPr>
      <w:r>
        <w:rPr>
          <w:sz w:val="24"/>
        </w:rPr>
        <w:t xml:space="preserve">в) в конце слова, если перед </w:t>
      </w:r>
      <w:r>
        <w:rPr>
          <w:b/>
          <w:bCs/>
          <w:sz w:val="24"/>
        </w:rPr>
        <w:t>у</w:t>
      </w:r>
      <w:r>
        <w:rPr>
          <w:sz w:val="24"/>
        </w:rPr>
        <w:t xml:space="preserve"> стоит гласная (т.е. гласная + </w:t>
      </w:r>
      <w:r>
        <w:rPr>
          <w:b/>
          <w:bCs/>
          <w:sz w:val="24"/>
        </w:rPr>
        <w:t>у</w:t>
      </w:r>
      <w:r>
        <w:rPr>
          <w:sz w:val="24"/>
        </w:rPr>
        <w:t xml:space="preserve">): </w:t>
      </w:r>
      <w:r>
        <w:rPr>
          <w:sz w:val="24"/>
          <w:lang w:val="en-US"/>
        </w:rPr>
        <w:t>hoy</w:t>
      </w:r>
      <w:r>
        <w:rPr>
          <w:sz w:val="24"/>
        </w:rPr>
        <w:t xml:space="preserve">, </w:t>
      </w:r>
      <w:r>
        <w:rPr>
          <w:sz w:val="24"/>
          <w:lang w:val="en-US"/>
        </w:rPr>
        <w:t>doy</w:t>
      </w:r>
      <w:r>
        <w:rPr>
          <w:sz w:val="24"/>
        </w:rPr>
        <w:t xml:space="preserve">, </w:t>
      </w:r>
      <w:r>
        <w:rPr>
          <w:sz w:val="24"/>
          <w:lang w:val="en-US"/>
        </w:rPr>
        <w:t>estoy</w:t>
      </w:r>
      <w:r>
        <w:rPr>
          <w:sz w:val="24"/>
        </w:rPr>
        <w:t xml:space="preserve">, </w:t>
      </w:r>
      <w:r>
        <w:rPr>
          <w:sz w:val="24"/>
          <w:lang w:val="en-US"/>
        </w:rPr>
        <w:t>convoy</w:t>
      </w:r>
      <w:r>
        <w:rPr>
          <w:sz w:val="24"/>
        </w:rPr>
        <w:t xml:space="preserve">, </w:t>
      </w:r>
      <w:r>
        <w:rPr>
          <w:sz w:val="24"/>
          <w:lang w:val="en-US"/>
        </w:rPr>
        <w:t>ley</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Примечания</w:t>
      </w:r>
      <w:r>
        <w:rPr>
          <w:sz w:val="22"/>
        </w:rPr>
        <w:t xml:space="preserve">: 1. Когда на конечный звук [i] падает ударение, то пишется буква </w:t>
      </w:r>
      <w:r>
        <w:rPr>
          <w:b/>
          <w:bCs/>
          <w:sz w:val="22"/>
          <w:lang w:val="en-US"/>
        </w:rPr>
        <w:t>i</w:t>
      </w:r>
      <w:r>
        <w:rPr>
          <w:sz w:val="22"/>
        </w:rPr>
        <w:t xml:space="preserve">: </w:t>
      </w:r>
      <w:r>
        <w:rPr>
          <w:sz w:val="22"/>
          <w:lang w:val="en-US"/>
        </w:rPr>
        <w:t>le</w:t>
      </w:r>
      <w:r>
        <w:rPr>
          <w:sz w:val="22"/>
        </w:rPr>
        <w:t xml:space="preserve">í, </w:t>
      </w:r>
      <w:r>
        <w:rPr>
          <w:sz w:val="22"/>
          <w:lang w:val="en-US"/>
        </w:rPr>
        <w:t>fui</w:t>
      </w:r>
      <w:r>
        <w:rPr>
          <w:sz w:val="22"/>
        </w:rPr>
        <w:t xml:space="preserve"> и т.п.</w:t>
      </w:r>
    </w:p>
    <w:p>
      <w:pPr>
        <w:pStyle w:val="Normal1"/>
        <w:spacing w:lineRule="auto" w:line="240"/>
        <w:ind w:firstLine="284" w:end="0"/>
        <w:rPr/>
      </w:pPr>
      <w:r>
        <w:rPr>
          <w:sz w:val="22"/>
        </w:rPr>
        <w:t xml:space="preserve">2. Если в конце слова звуку [i] предшествует согласный, то пишется буква </w:t>
      </w:r>
      <w:r>
        <w:rPr>
          <w:b/>
          <w:bCs/>
          <w:sz w:val="22"/>
        </w:rPr>
        <w:t>i</w:t>
      </w:r>
      <w:r>
        <w:rPr>
          <w:sz w:val="22"/>
        </w:rPr>
        <w:t xml:space="preserve">: </w:t>
      </w:r>
      <w:r>
        <w:rPr>
          <w:sz w:val="22"/>
          <w:lang w:val="en-US"/>
        </w:rPr>
        <w:t>hip</w:t>
      </w:r>
      <w:r>
        <w:rPr>
          <w:sz w:val="22"/>
        </w:rPr>
        <w:t>ó</w:t>
      </w:r>
      <w:r>
        <w:rPr>
          <w:sz w:val="22"/>
          <w:lang w:val="en-US"/>
        </w:rPr>
        <w:t>tesi</w:t>
      </w:r>
      <w:r>
        <w:rPr>
          <w:sz w:val="22"/>
        </w:rPr>
        <w:t xml:space="preserve">, </w:t>
      </w:r>
      <w:r>
        <w:rPr>
          <w:sz w:val="22"/>
          <w:lang w:val="en-US"/>
        </w:rPr>
        <w:t>balad</w:t>
      </w:r>
      <w:r>
        <w:rPr>
          <w:sz w:val="22"/>
        </w:rPr>
        <w:t xml:space="preserve">í, </w:t>
      </w:r>
      <w:r>
        <w:rPr>
          <w:sz w:val="22"/>
          <w:lang w:val="en-US"/>
        </w:rPr>
        <w:t>Gorki</w:t>
      </w:r>
      <w:r>
        <w:rPr>
          <w:sz w:val="22"/>
        </w:rPr>
        <w:t xml:space="preserve">, </w:t>
      </w:r>
      <w:r>
        <w:rPr>
          <w:sz w:val="22"/>
          <w:lang w:val="en-US"/>
        </w:rPr>
        <w:t>Mayakovski</w:t>
      </w:r>
      <w:r>
        <w:rPr>
          <w:sz w:val="22"/>
        </w:rPr>
        <w:t xml:space="preserve"> и т.п. </w:t>
      </w:r>
    </w:p>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 xml:space="preserve">9. Употребление букв </w:t>
      </w:r>
      <w:r>
        <w:rPr>
          <w:b/>
          <w:i/>
          <w:sz w:val="24"/>
          <w:lang w:val="en-US"/>
        </w:rPr>
        <w:t>m</w:t>
      </w:r>
      <w:r>
        <w:rPr>
          <w:i/>
          <w:sz w:val="24"/>
        </w:rPr>
        <w:t xml:space="preserve"> и </w:t>
      </w:r>
      <w:r>
        <w:rPr>
          <w:b/>
          <w:i/>
          <w:sz w:val="24"/>
          <w:lang w:val="en-US"/>
        </w:rPr>
        <w:t>n</w:t>
      </w:r>
    </w:p>
    <w:p>
      <w:pPr>
        <w:pStyle w:val="Normal1"/>
        <w:spacing w:lineRule="auto" w:line="240"/>
        <w:ind w:firstLine="284" w:end="0"/>
        <w:rPr/>
      </w:pPr>
      <w:r>
        <w:rPr>
          <w:b/>
          <w:sz w:val="24"/>
        </w:rPr>
        <w:t>М</w:t>
      </w:r>
      <w:r>
        <w:rPr>
          <w:sz w:val="24"/>
        </w:rPr>
        <w:t xml:space="preserve"> и </w:t>
      </w:r>
      <w:r>
        <w:rPr>
          <w:b/>
          <w:sz w:val="24"/>
          <w:lang w:val="en-US"/>
        </w:rPr>
        <w:t>n</w:t>
      </w:r>
      <w:r>
        <w:rPr>
          <w:sz w:val="24"/>
        </w:rPr>
        <w:t xml:space="preserve"> произносятся одинаково или сходно перед некоторыми со</w:t>
        <w:softHyphen/>
        <w:t>гласными. Поэтому необходимо помнить:</w:t>
      </w:r>
    </w:p>
    <w:p>
      <w:pPr>
        <w:pStyle w:val="Normal1"/>
        <w:spacing w:lineRule="auto" w:line="240"/>
        <w:ind w:firstLine="284" w:end="0"/>
        <w:rPr/>
      </w:pPr>
      <w:r>
        <w:rPr>
          <w:sz w:val="24"/>
        </w:rPr>
        <w:t xml:space="preserve">а) перед </w:t>
      </w:r>
      <w:r>
        <w:rPr>
          <w:b/>
          <w:bCs/>
          <w:sz w:val="24"/>
          <w:lang w:val="en-US"/>
        </w:rPr>
        <w:t>b</w:t>
      </w:r>
      <w:r>
        <w:rPr>
          <w:sz w:val="24"/>
        </w:rPr>
        <w:t xml:space="preserve">, </w:t>
      </w:r>
      <w:r>
        <w:rPr>
          <w:b/>
          <w:bCs/>
          <w:sz w:val="24"/>
        </w:rPr>
        <w:t>р</w:t>
      </w:r>
      <w:r>
        <w:rPr>
          <w:sz w:val="24"/>
        </w:rPr>
        <w:t xml:space="preserve">, а иногда перед </w:t>
      </w:r>
      <w:r>
        <w:rPr>
          <w:b/>
          <w:bCs/>
          <w:sz w:val="24"/>
        </w:rPr>
        <w:t>n</w:t>
      </w:r>
      <w:r>
        <w:rPr>
          <w:sz w:val="24"/>
        </w:rPr>
        <w:t xml:space="preserve">, пишется </w:t>
      </w:r>
      <w:r>
        <w:rPr>
          <w:b/>
          <w:bCs/>
          <w:sz w:val="24"/>
          <w:lang w:val="en-US"/>
        </w:rPr>
        <w:t>m</w:t>
      </w:r>
      <w:r>
        <w:rPr>
          <w:sz w:val="24"/>
        </w:rPr>
        <w:t xml:space="preserve">: </w:t>
      </w:r>
      <w:r>
        <w:rPr>
          <w:sz w:val="24"/>
          <w:lang w:val="en-US"/>
        </w:rPr>
        <w:t>ambiente</w:t>
      </w:r>
      <w:r>
        <w:rPr>
          <w:sz w:val="24"/>
        </w:rPr>
        <w:t xml:space="preserve">, </w:t>
      </w:r>
      <w:r>
        <w:rPr>
          <w:sz w:val="24"/>
          <w:lang w:val="en-US"/>
        </w:rPr>
        <w:t>amplitud</w:t>
      </w:r>
      <w:r>
        <w:rPr>
          <w:sz w:val="24"/>
        </w:rPr>
        <w:t xml:space="preserve">, </w:t>
      </w:r>
      <w:r>
        <w:rPr>
          <w:sz w:val="24"/>
          <w:lang w:val="en-US"/>
        </w:rPr>
        <w:t>himno</w:t>
      </w:r>
      <w:r>
        <w:rPr>
          <w:sz w:val="24"/>
        </w:rPr>
        <w:t xml:space="preserve">, </w:t>
      </w:r>
      <w:r>
        <w:rPr>
          <w:sz w:val="24"/>
          <w:lang w:val="en-US"/>
        </w:rPr>
        <w:t>alumno</w:t>
      </w:r>
      <w:r>
        <w:rPr>
          <w:sz w:val="24"/>
        </w:rPr>
        <w:t>;</w:t>
      </w:r>
    </w:p>
    <w:p>
      <w:pPr>
        <w:pStyle w:val="Normal1"/>
        <w:spacing w:lineRule="auto" w:line="240"/>
        <w:ind w:firstLine="284" w:end="0"/>
        <w:rPr/>
      </w:pPr>
      <w:r>
        <w:rPr>
          <w:sz w:val="24"/>
        </w:rPr>
        <w:t>б</w:t>
      </w:r>
      <w:r>
        <w:rPr>
          <w:sz w:val="24"/>
          <w:lang w:val="en-US"/>
        </w:rPr>
        <w:t xml:space="preserve">) </w:t>
      </w:r>
      <w:r>
        <w:rPr>
          <w:sz w:val="24"/>
        </w:rPr>
        <w:t>перед</w:t>
      </w:r>
      <w:r>
        <w:rPr>
          <w:sz w:val="24"/>
          <w:lang w:val="en-US"/>
        </w:rPr>
        <w:t xml:space="preserve"> </w:t>
      </w:r>
      <w:r>
        <w:rPr>
          <w:b/>
          <w:bCs/>
          <w:sz w:val="24"/>
          <w:lang w:val="en-US"/>
        </w:rPr>
        <w:t>f, v, n, m</w:t>
      </w:r>
      <w:r>
        <w:rPr>
          <w:sz w:val="24"/>
          <w:lang w:val="en-US"/>
        </w:rPr>
        <w:t xml:space="preserve"> </w:t>
      </w:r>
      <w:r>
        <w:rPr>
          <w:sz w:val="24"/>
        </w:rPr>
        <w:t>пишется</w:t>
      </w:r>
      <w:r>
        <w:rPr>
          <w:sz w:val="24"/>
          <w:lang w:val="en-US"/>
        </w:rPr>
        <w:t xml:space="preserve"> </w:t>
      </w:r>
      <w:r>
        <w:rPr>
          <w:b/>
          <w:bCs/>
          <w:sz w:val="24"/>
          <w:lang w:val="en-US"/>
        </w:rPr>
        <w:t>n</w:t>
      </w:r>
      <w:r>
        <w:rPr>
          <w:sz w:val="24"/>
          <w:lang w:val="en-US"/>
        </w:rPr>
        <w:t>: infantería, infancia, envidia, invierno, inmenso, innecesario, innegable.</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i/>
          <w:i/>
          <w:sz w:val="24"/>
        </w:rPr>
      </w:pPr>
      <w:r>
        <w:rPr>
          <w:i/>
          <w:sz w:val="24"/>
        </w:rPr>
        <w:t xml:space="preserve">10. Употребление букв </w:t>
      </w:r>
      <w:r>
        <w:rPr>
          <w:b/>
          <w:i/>
          <w:sz w:val="24"/>
          <w:lang w:val="en-US"/>
        </w:rPr>
        <w:t>rr</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Двойное </w:t>
      </w:r>
      <w:r>
        <w:rPr>
          <w:b/>
          <w:sz w:val="24"/>
          <w:lang w:val="en-US"/>
        </w:rPr>
        <w:t>r</w:t>
      </w:r>
      <w:r>
        <w:rPr>
          <w:sz w:val="24"/>
        </w:rPr>
        <w:t xml:space="preserve"> (т.е. </w:t>
      </w:r>
      <w:r>
        <w:rPr>
          <w:b/>
          <w:sz w:val="24"/>
        </w:rPr>
        <w:t>rr</w:t>
      </w:r>
      <w:r>
        <w:rPr>
          <w:sz w:val="24"/>
        </w:rPr>
        <w:t>) не пишется в начале ив конце слов.</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11. Слова, различающиеся буквами </w:t>
      </w:r>
      <w:r>
        <w:rPr>
          <w:b/>
          <w:sz w:val="24"/>
          <w:lang w:val="en-US"/>
        </w:rPr>
        <w:t>r</w:t>
      </w:r>
      <w:r>
        <w:rPr>
          <w:sz w:val="24"/>
        </w:rPr>
        <w:t xml:space="preserve"> и </w:t>
      </w:r>
      <w:r>
        <w:rPr>
          <w:b/>
          <w:sz w:val="24"/>
        </w:rPr>
        <w:t>rr</w:t>
      </w:r>
    </w:p>
    <w:p>
      <w:pPr>
        <w:pStyle w:val="Normal1"/>
        <w:spacing w:lineRule="auto" w:line="240"/>
        <w:ind w:firstLine="284" w:end="0"/>
        <w:rPr>
          <w:b/>
          <w:sz w:val="24"/>
        </w:rPr>
      </w:pPr>
      <w:r>
        <w:rPr>
          <w:b/>
          <w:sz w:val="24"/>
        </w:rPr>
      </w:r>
    </w:p>
    <w:tbl>
      <w:tblPr>
        <w:tblW w:w="10348" w:type="dxa"/>
        <w:jc w:val="start"/>
        <w:tblInd w:w="40" w:type="dxa"/>
        <w:tblLayout w:type="fixed"/>
        <w:tblCellMar>
          <w:top w:w="0" w:type="dxa"/>
          <w:start w:w="40" w:type="dxa"/>
          <w:bottom w:w="0" w:type="dxa"/>
          <w:end w:w="40" w:type="dxa"/>
        </w:tblCellMar>
      </w:tblPr>
      <w:tblGrid>
        <w:gridCol w:w="2120"/>
        <w:gridCol w:w="7"/>
        <w:gridCol w:w="3260"/>
        <w:gridCol w:w="1843"/>
        <w:gridCol w:w="3118"/>
      </w:tblGrid>
      <w:tr>
        <w:trPr>
          <w:trHeight w:val="320" w:hRule="exact"/>
        </w:trPr>
        <w:tc>
          <w:tcPr>
            <w:tcW w:w="2127" w:type="dxa"/>
            <w:gridSpan w:val="2"/>
            <w:tcBorders/>
          </w:tcPr>
          <w:p>
            <w:pPr>
              <w:pStyle w:val="Normal1"/>
              <w:spacing w:lineRule="auto" w:line="240"/>
              <w:rPr>
                <w:sz w:val="24"/>
              </w:rPr>
            </w:pPr>
            <w:r>
              <w:rPr>
                <w:sz w:val="24"/>
                <w:lang w:val="en-US"/>
              </w:rPr>
              <w:t>ahora</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сейчас, теперь</w:t>
            </w:r>
          </w:p>
          <w:p>
            <w:pPr>
              <w:pStyle w:val="Normal1"/>
              <w:spacing w:lineRule="auto" w:line="240"/>
              <w:rPr>
                <w:sz w:val="24"/>
              </w:rPr>
            </w:pPr>
            <w:r>
              <w:rPr>
                <w:sz w:val="24"/>
              </w:rPr>
            </w:r>
          </w:p>
        </w:tc>
        <w:tc>
          <w:tcPr>
            <w:tcW w:w="1843" w:type="dxa"/>
            <w:tcBorders/>
          </w:tcPr>
          <w:p>
            <w:pPr>
              <w:pStyle w:val="Normal1"/>
              <w:spacing w:lineRule="auto" w:line="240"/>
              <w:rPr>
                <w:sz w:val="24"/>
              </w:rPr>
            </w:pPr>
            <w:r>
              <w:rPr>
                <w:sz w:val="24"/>
                <w:lang w:val="en-US"/>
              </w:rPr>
              <w:t>ahorra</w:t>
            </w:r>
          </w:p>
          <w:p>
            <w:pPr>
              <w:pStyle w:val="Normal1"/>
              <w:spacing w:lineRule="auto" w:line="240"/>
              <w:rPr>
                <w:sz w:val="24"/>
              </w:rPr>
            </w:pPr>
            <w:r>
              <w:rPr>
                <w:sz w:val="24"/>
              </w:rPr>
            </w:r>
          </w:p>
        </w:tc>
        <w:tc>
          <w:tcPr>
            <w:tcW w:w="3118" w:type="dxa"/>
            <w:tcBorders/>
          </w:tcPr>
          <w:p>
            <w:pPr>
              <w:pStyle w:val="Normal1"/>
              <w:spacing w:lineRule="auto" w:line="240"/>
              <w:rPr>
                <w:sz w:val="24"/>
              </w:rPr>
            </w:pPr>
            <w:r>
              <w:rPr>
                <w:sz w:val="24"/>
              </w:rPr>
              <w:t xml:space="preserve">— </w:t>
            </w:r>
            <w:r>
              <w:rPr>
                <w:sz w:val="24"/>
              </w:rPr>
              <w:t xml:space="preserve">форма глагола </w:t>
            </w:r>
            <w:r>
              <w:rPr>
                <w:sz w:val="24"/>
                <w:lang w:val="en-US"/>
              </w:rPr>
              <w:t>ahorrar</w:t>
            </w:r>
          </w:p>
          <w:p>
            <w:pPr>
              <w:pStyle w:val="Normal1"/>
              <w:spacing w:lineRule="auto" w:line="240"/>
              <w:rPr>
                <w:sz w:val="24"/>
              </w:rPr>
            </w:pPr>
            <w:r>
              <w:rPr>
                <w:sz w:val="24"/>
              </w:rPr>
            </w:r>
          </w:p>
          <w:p>
            <w:pPr>
              <w:pStyle w:val="Normal1"/>
              <w:spacing w:lineRule="auto" w:line="240"/>
              <w:rPr>
                <w:sz w:val="24"/>
              </w:rPr>
            </w:pPr>
            <w:r>
              <w:rPr>
                <w:sz w:val="24"/>
              </w:rPr>
            </w:r>
          </w:p>
        </w:tc>
      </w:tr>
      <w:tr>
        <w:trPr>
          <w:trHeight w:val="90" w:hRule="exact"/>
        </w:trPr>
        <w:tc>
          <w:tcPr>
            <w:tcW w:w="2127" w:type="dxa"/>
            <w:gridSpan w:val="2"/>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118" w:type="dxa"/>
            <w:tcBorders/>
          </w:tcPr>
          <w:p>
            <w:pPr>
              <w:pStyle w:val="Normal1"/>
              <w:snapToGrid w:val="false"/>
              <w:spacing w:lineRule="auto" w:line="240"/>
              <w:rPr>
                <w:sz w:val="24"/>
              </w:rPr>
            </w:pPr>
            <w:r>
              <w:rPr>
                <w:sz w:val="24"/>
              </w:rPr>
            </w:r>
          </w:p>
        </w:tc>
      </w:tr>
      <w:tr>
        <w:trPr>
          <w:trHeight w:val="340" w:hRule="exact"/>
        </w:trPr>
        <w:tc>
          <w:tcPr>
            <w:tcW w:w="2127" w:type="dxa"/>
            <w:gridSpan w:val="2"/>
            <w:tcBorders/>
          </w:tcPr>
          <w:p>
            <w:pPr>
              <w:pStyle w:val="Normal1"/>
              <w:spacing w:lineRule="auto" w:line="240"/>
              <w:rPr>
                <w:sz w:val="24"/>
              </w:rPr>
            </w:pPr>
            <w:r>
              <w:rPr>
                <w:sz w:val="24"/>
                <w:lang w:val="en-US"/>
              </w:rPr>
              <w:t>bario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барий</w:t>
            </w:r>
          </w:p>
          <w:p>
            <w:pPr>
              <w:pStyle w:val="Normal1"/>
              <w:spacing w:lineRule="auto" w:line="240"/>
              <w:rPr>
                <w:sz w:val="24"/>
              </w:rPr>
            </w:pPr>
            <w:r>
              <w:rPr>
                <w:sz w:val="24"/>
              </w:rPr>
            </w:r>
          </w:p>
        </w:tc>
        <w:tc>
          <w:tcPr>
            <w:tcW w:w="1843" w:type="dxa"/>
            <w:tcBorders/>
          </w:tcPr>
          <w:p>
            <w:pPr>
              <w:pStyle w:val="Normal1"/>
              <w:spacing w:lineRule="auto" w:line="240"/>
              <w:rPr>
                <w:sz w:val="24"/>
              </w:rPr>
            </w:pPr>
            <w:r>
              <w:rPr>
                <w:sz w:val="24"/>
                <w:lang w:val="en-US"/>
              </w:rPr>
              <w:t>barrio</w:t>
            </w:r>
          </w:p>
          <w:p>
            <w:pPr>
              <w:pStyle w:val="Normal1"/>
              <w:spacing w:lineRule="auto" w:line="240"/>
              <w:rPr>
                <w:sz w:val="24"/>
              </w:rPr>
            </w:pPr>
            <w:r>
              <w:rPr>
                <w:sz w:val="24"/>
              </w:rPr>
            </w:r>
          </w:p>
        </w:tc>
        <w:tc>
          <w:tcPr>
            <w:tcW w:w="3118" w:type="dxa"/>
            <w:tcBorders/>
          </w:tcPr>
          <w:p>
            <w:pPr>
              <w:pStyle w:val="Normal1"/>
              <w:spacing w:lineRule="auto" w:line="240"/>
              <w:rPr>
                <w:sz w:val="24"/>
              </w:rPr>
            </w:pPr>
            <w:r>
              <w:rPr>
                <w:sz w:val="24"/>
              </w:rPr>
              <w:t xml:space="preserve">— </w:t>
            </w:r>
            <w:r>
              <w:rPr>
                <w:sz w:val="24"/>
              </w:rPr>
              <w:t>городской квартал,</w:t>
            </w:r>
          </w:p>
          <w:p>
            <w:pPr>
              <w:pStyle w:val="Normal1"/>
              <w:spacing w:lineRule="auto" w:line="240"/>
              <w:rPr>
                <w:sz w:val="24"/>
              </w:rPr>
            </w:pPr>
            <w:r>
              <w:rPr>
                <w:sz w:val="24"/>
              </w:rPr>
            </w:r>
          </w:p>
        </w:tc>
      </w:tr>
      <w:tr>
        <w:trPr>
          <w:trHeight w:val="200" w:hRule="exact"/>
        </w:trPr>
        <w:tc>
          <w:tcPr>
            <w:tcW w:w="2127" w:type="dxa"/>
            <w:gridSpan w:val="2"/>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118" w:type="dxa"/>
            <w:tcBorders/>
          </w:tcPr>
          <w:p>
            <w:pPr>
              <w:pStyle w:val="Normal1"/>
              <w:spacing w:lineRule="auto" w:line="240"/>
              <w:ind w:firstLine="385" w:end="0"/>
              <w:rPr>
                <w:sz w:val="24"/>
              </w:rPr>
            </w:pPr>
            <w:r>
              <w:rPr>
                <w:sz w:val="24"/>
              </w:rPr>
              <w:t>предместье</w:t>
            </w:r>
          </w:p>
          <w:p>
            <w:pPr>
              <w:pStyle w:val="Normal1"/>
              <w:spacing w:lineRule="auto" w:line="240"/>
              <w:rPr>
                <w:sz w:val="24"/>
              </w:rPr>
            </w:pPr>
            <w:r>
              <w:rPr>
                <w:sz w:val="24"/>
              </w:rPr>
            </w:r>
          </w:p>
        </w:tc>
      </w:tr>
      <w:tr>
        <w:trPr>
          <w:trHeight w:val="260" w:hRule="exact"/>
        </w:trPr>
        <w:tc>
          <w:tcPr>
            <w:tcW w:w="2127" w:type="dxa"/>
            <w:gridSpan w:val="2"/>
            <w:tcBorders/>
          </w:tcPr>
          <w:p>
            <w:pPr>
              <w:pStyle w:val="Normal1"/>
              <w:spacing w:lineRule="auto" w:line="240"/>
              <w:rPr>
                <w:sz w:val="24"/>
              </w:rPr>
            </w:pPr>
            <w:r>
              <w:rPr>
                <w:sz w:val="24"/>
                <w:lang w:val="en-US"/>
              </w:rPr>
              <w:t>careta</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маска, противогаз</w:t>
            </w:r>
          </w:p>
          <w:p>
            <w:pPr>
              <w:pStyle w:val="Normal1"/>
              <w:spacing w:lineRule="auto" w:line="240"/>
              <w:rPr>
                <w:sz w:val="24"/>
              </w:rPr>
            </w:pPr>
            <w:r>
              <w:rPr>
                <w:sz w:val="24"/>
              </w:rPr>
            </w:r>
          </w:p>
        </w:tc>
        <w:tc>
          <w:tcPr>
            <w:tcW w:w="1843" w:type="dxa"/>
            <w:tcBorders/>
          </w:tcPr>
          <w:p>
            <w:pPr>
              <w:pStyle w:val="Normal1"/>
              <w:spacing w:lineRule="auto" w:line="240"/>
              <w:rPr>
                <w:sz w:val="24"/>
              </w:rPr>
            </w:pPr>
            <w:r>
              <w:rPr>
                <w:sz w:val="24"/>
                <w:lang w:val="en-US"/>
              </w:rPr>
              <w:t>carreta</w:t>
            </w:r>
          </w:p>
          <w:p>
            <w:pPr>
              <w:pStyle w:val="Normal1"/>
              <w:spacing w:lineRule="auto" w:line="240"/>
              <w:rPr>
                <w:sz w:val="24"/>
              </w:rPr>
            </w:pPr>
            <w:r>
              <w:rPr>
                <w:sz w:val="24"/>
              </w:rPr>
            </w:r>
          </w:p>
        </w:tc>
        <w:tc>
          <w:tcPr>
            <w:tcW w:w="3118" w:type="dxa"/>
            <w:tcBorders/>
          </w:tcPr>
          <w:p>
            <w:pPr>
              <w:pStyle w:val="Normal1"/>
              <w:spacing w:lineRule="auto" w:line="240"/>
              <w:rPr>
                <w:sz w:val="24"/>
              </w:rPr>
            </w:pPr>
            <w:r>
              <w:rPr>
                <w:sz w:val="24"/>
              </w:rPr>
              <w:t xml:space="preserve">— </w:t>
            </w:r>
            <w:r>
              <w:rPr>
                <w:sz w:val="24"/>
              </w:rPr>
              <w:t>повозка, телега</w:t>
            </w:r>
          </w:p>
          <w:p>
            <w:pPr>
              <w:pStyle w:val="Normal1"/>
              <w:spacing w:lineRule="auto" w:line="240"/>
              <w:rPr>
                <w:sz w:val="24"/>
              </w:rPr>
            </w:pPr>
            <w:r>
              <w:rPr>
                <w:sz w:val="24"/>
              </w:rPr>
            </w:r>
          </w:p>
        </w:tc>
      </w:tr>
      <w:tr>
        <w:trPr>
          <w:trHeight w:val="260" w:hRule="exact"/>
        </w:trPr>
        <w:tc>
          <w:tcPr>
            <w:tcW w:w="2127" w:type="dxa"/>
            <w:gridSpan w:val="2"/>
            <w:tcBorders/>
          </w:tcPr>
          <w:p>
            <w:pPr>
              <w:pStyle w:val="Normal1"/>
              <w:spacing w:lineRule="auto" w:line="240"/>
              <w:rPr>
                <w:sz w:val="24"/>
              </w:rPr>
            </w:pPr>
            <w:r>
              <w:rPr>
                <w:sz w:val="24"/>
              </w:rPr>
              <w:t>саrо</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дорогой, дорого стоящий</w:t>
            </w:r>
          </w:p>
          <w:p>
            <w:pPr>
              <w:pStyle w:val="Normal1"/>
              <w:spacing w:lineRule="auto" w:line="240"/>
              <w:rPr>
                <w:sz w:val="24"/>
              </w:rPr>
            </w:pPr>
            <w:r>
              <w:rPr>
                <w:sz w:val="24"/>
              </w:rPr>
            </w:r>
          </w:p>
          <w:p>
            <w:pPr>
              <w:pStyle w:val="Normal1"/>
              <w:spacing w:lineRule="auto" w:line="240"/>
              <w:rPr>
                <w:sz w:val="24"/>
              </w:rPr>
            </w:pPr>
            <w:r>
              <w:rPr>
                <w:sz w:val="24"/>
              </w:rPr>
            </w:r>
          </w:p>
        </w:tc>
        <w:tc>
          <w:tcPr>
            <w:tcW w:w="1843" w:type="dxa"/>
            <w:tcBorders/>
          </w:tcPr>
          <w:p>
            <w:pPr>
              <w:pStyle w:val="Normal1"/>
              <w:spacing w:lineRule="auto" w:line="240"/>
              <w:rPr>
                <w:sz w:val="24"/>
              </w:rPr>
            </w:pPr>
            <w:r>
              <w:rPr>
                <w:sz w:val="24"/>
              </w:rPr>
              <w:t>саrrо</w:t>
            </w:r>
          </w:p>
          <w:p>
            <w:pPr>
              <w:pStyle w:val="Normal1"/>
              <w:spacing w:lineRule="auto" w:line="240"/>
              <w:rPr>
                <w:sz w:val="24"/>
              </w:rPr>
            </w:pPr>
            <w:r>
              <w:rPr>
                <w:sz w:val="24"/>
              </w:rPr>
            </w:r>
          </w:p>
        </w:tc>
        <w:tc>
          <w:tcPr>
            <w:tcW w:w="3118" w:type="dxa"/>
            <w:tcBorders/>
          </w:tcPr>
          <w:p>
            <w:pPr>
              <w:pStyle w:val="Normal1"/>
              <w:spacing w:lineRule="auto" w:line="240"/>
              <w:rPr>
                <w:sz w:val="24"/>
              </w:rPr>
            </w:pPr>
            <w:r>
              <w:rPr>
                <w:sz w:val="24"/>
              </w:rPr>
              <w:t xml:space="preserve">— </w:t>
            </w:r>
            <w:r>
              <w:rPr>
                <w:sz w:val="24"/>
              </w:rPr>
              <w:t>грузовик, двуколка</w:t>
            </w:r>
          </w:p>
          <w:p>
            <w:pPr>
              <w:pStyle w:val="Normal1"/>
              <w:spacing w:lineRule="auto" w:line="240"/>
              <w:rPr>
                <w:sz w:val="24"/>
              </w:rPr>
            </w:pPr>
            <w:r>
              <w:rPr>
                <w:sz w:val="24"/>
              </w:rPr>
            </w:r>
          </w:p>
        </w:tc>
      </w:tr>
      <w:tr>
        <w:trPr>
          <w:trHeight w:val="90" w:hRule="exact"/>
        </w:trPr>
        <w:tc>
          <w:tcPr>
            <w:tcW w:w="2127" w:type="dxa"/>
            <w:gridSpan w:val="2"/>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tcBorders/>
          </w:tcPr>
          <w:p>
            <w:pPr>
              <w:pStyle w:val="Normal1"/>
              <w:snapToGrid w:val="false"/>
              <w:spacing w:lineRule="auto" w:line="240"/>
              <w:rPr>
                <w:sz w:val="24"/>
              </w:rPr>
            </w:pPr>
            <w:r>
              <w:rPr>
                <w:sz w:val="24"/>
              </w:rPr>
            </w:r>
          </w:p>
        </w:tc>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118"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60" w:hRule="exact"/>
        </w:trPr>
        <w:tc>
          <w:tcPr>
            <w:tcW w:w="2127" w:type="dxa"/>
            <w:gridSpan w:val="2"/>
            <w:tcBorders/>
          </w:tcPr>
          <w:p>
            <w:pPr>
              <w:pStyle w:val="Normal1"/>
              <w:spacing w:lineRule="auto" w:line="240"/>
              <w:rPr>
                <w:sz w:val="24"/>
              </w:rPr>
            </w:pPr>
            <w:r>
              <w:rPr>
                <w:sz w:val="24"/>
              </w:rPr>
              <w:t>сеrо</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 xml:space="preserve">нуль </w:t>
            </w:r>
          </w:p>
          <w:p>
            <w:pPr>
              <w:pStyle w:val="Normal1"/>
              <w:spacing w:lineRule="auto" w:line="240"/>
              <w:rPr>
                <w:sz w:val="24"/>
              </w:rPr>
            </w:pPr>
            <w:r>
              <w:rPr>
                <w:sz w:val="24"/>
              </w:rPr>
            </w:r>
          </w:p>
        </w:tc>
        <w:tc>
          <w:tcPr>
            <w:tcW w:w="1843" w:type="dxa"/>
            <w:tcBorders/>
          </w:tcPr>
          <w:p>
            <w:pPr>
              <w:pStyle w:val="Normal1"/>
              <w:spacing w:lineRule="auto" w:line="240"/>
              <w:rPr>
                <w:sz w:val="24"/>
                <w:lang w:val="en-US"/>
              </w:rPr>
            </w:pPr>
            <w:r>
              <w:rPr>
                <w:sz w:val="24"/>
                <w:lang w:val="en-US"/>
              </w:rPr>
              <w:t>cerro</w:t>
            </w:r>
          </w:p>
          <w:p>
            <w:pPr>
              <w:pStyle w:val="Normal1"/>
              <w:spacing w:lineRule="auto" w:line="240"/>
              <w:rPr>
                <w:sz w:val="24"/>
                <w:lang w:val="en-US"/>
              </w:rPr>
            </w:pPr>
            <w:r>
              <w:rPr>
                <w:sz w:val="24"/>
                <w:lang w:val="en-US"/>
              </w:rPr>
            </w:r>
          </w:p>
        </w:tc>
        <w:tc>
          <w:tcPr>
            <w:tcW w:w="3118" w:type="dxa"/>
            <w:tcBorders/>
          </w:tcPr>
          <w:p>
            <w:pPr>
              <w:pStyle w:val="Normal1"/>
              <w:spacing w:lineRule="auto" w:line="240"/>
              <w:rPr>
                <w:sz w:val="24"/>
                <w:lang w:val="en-US"/>
              </w:rPr>
            </w:pPr>
            <w:r>
              <w:rPr>
                <w:sz w:val="24"/>
                <w:lang w:val="en-US"/>
              </w:rPr>
              <w:t xml:space="preserve">— </w:t>
            </w:r>
            <w:r>
              <w:rPr>
                <w:sz w:val="24"/>
              </w:rPr>
              <w:t>холм</w:t>
            </w:r>
            <w:r>
              <w:rPr>
                <w:sz w:val="24"/>
                <w:lang w:val="en-US"/>
              </w:rPr>
              <w:t xml:space="preserve">, </w:t>
            </w:r>
            <w:r>
              <w:rPr>
                <w:sz w:val="24"/>
              </w:rPr>
              <w:t>гора</w:t>
            </w:r>
          </w:p>
          <w:p>
            <w:pPr>
              <w:pStyle w:val="Normal1"/>
              <w:spacing w:lineRule="auto" w:line="240"/>
              <w:rPr>
                <w:sz w:val="24"/>
                <w:lang w:val="en-US"/>
              </w:rPr>
            </w:pPr>
            <w:r>
              <w:rPr>
                <w:sz w:val="24"/>
                <w:lang w:val="en-US"/>
              </w:rPr>
            </w:r>
          </w:p>
        </w:tc>
      </w:tr>
      <w:tr>
        <w:trPr>
          <w:trHeight w:val="280" w:hRule="exact"/>
        </w:trPr>
        <w:tc>
          <w:tcPr>
            <w:tcW w:w="2127" w:type="dxa"/>
            <w:gridSpan w:val="2"/>
            <w:tcBorders/>
          </w:tcPr>
          <w:p>
            <w:pPr>
              <w:pStyle w:val="Normal1"/>
              <w:spacing w:lineRule="auto" w:line="240"/>
              <w:rPr>
                <w:sz w:val="24"/>
                <w:lang w:val="en-US"/>
              </w:rPr>
            </w:pPr>
            <w:r>
              <w:rPr>
                <w:sz w:val="24"/>
                <w:lang w:val="en-US"/>
              </w:rPr>
              <w:t>coral</w:t>
            </w:r>
          </w:p>
          <w:p>
            <w:pPr>
              <w:pStyle w:val="Normal1"/>
              <w:spacing w:lineRule="auto" w:line="240"/>
              <w:rPr>
                <w:sz w:val="24"/>
                <w:lang w:val="en-US"/>
              </w:rPr>
            </w:pPr>
            <w:r>
              <w:rPr>
                <w:sz w:val="24"/>
                <w:lang w:val="en-US"/>
              </w:rPr>
            </w:r>
          </w:p>
        </w:tc>
        <w:tc>
          <w:tcPr>
            <w:tcW w:w="3260" w:type="dxa"/>
            <w:tcBorders/>
          </w:tcPr>
          <w:p>
            <w:pPr>
              <w:pStyle w:val="Normal1"/>
              <w:spacing w:lineRule="auto" w:line="240"/>
              <w:rPr>
                <w:sz w:val="24"/>
              </w:rPr>
            </w:pPr>
            <w:r>
              <w:rPr>
                <w:sz w:val="24"/>
              </w:rPr>
              <w:t xml:space="preserve">— </w:t>
            </w:r>
            <w:r>
              <w:rPr>
                <w:sz w:val="24"/>
              </w:rPr>
              <w:t>коралл</w:t>
            </w:r>
          </w:p>
          <w:p>
            <w:pPr>
              <w:pStyle w:val="Normal1"/>
              <w:spacing w:lineRule="auto" w:line="240"/>
              <w:rPr>
                <w:sz w:val="24"/>
              </w:rPr>
            </w:pPr>
            <w:r>
              <w:rPr>
                <w:sz w:val="24"/>
              </w:rPr>
            </w:r>
          </w:p>
        </w:tc>
        <w:tc>
          <w:tcPr>
            <w:tcW w:w="1843" w:type="dxa"/>
            <w:tcBorders/>
          </w:tcPr>
          <w:p>
            <w:pPr>
              <w:pStyle w:val="Normal1"/>
              <w:spacing w:lineRule="auto" w:line="240"/>
              <w:rPr>
                <w:sz w:val="24"/>
              </w:rPr>
            </w:pPr>
            <w:r>
              <w:rPr>
                <w:sz w:val="24"/>
                <w:lang w:val="en-US"/>
              </w:rPr>
              <w:t>corral</w:t>
            </w:r>
          </w:p>
          <w:p>
            <w:pPr>
              <w:pStyle w:val="Normal1"/>
              <w:spacing w:lineRule="auto" w:line="240"/>
              <w:rPr>
                <w:sz w:val="24"/>
              </w:rPr>
            </w:pPr>
            <w:r>
              <w:rPr>
                <w:sz w:val="24"/>
              </w:rPr>
            </w:r>
          </w:p>
        </w:tc>
        <w:tc>
          <w:tcPr>
            <w:tcW w:w="3118" w:type="dxa"/>
            <w:tcBorders/>
          </w:tcPr>
          <w:p>
            <w:pPr>
              <w:pStyle w:val="Normal1"/>
              <w:spacing w:lineRule="auto" w:line="240"/>
              <w:rPr>
                <w:sz w:val="24"/>
              </w:rPr>
            </w:pPr>
            <w:r>
              <w:rPr>
                <w:sz w:val="24"/>
              </w:rPr>
              <w:t xml:space="preserve">— </w:t>
            </w:r>
            <w:r>
              <w:rPr>
                <w:sz w:val="24"/>
              </w:rPr>
              <w:t>корраль,загон</w:t>
            </w:r>
          </w:p>
          <w:p>
            <w:pPr>
              <w:pStyle w:val="Normal1"/>
              <w:spacing w:lineRule="auto" w:line="240"/>
              <w:rPr>
                <w:sz w:val="24"/>
              </w:rPr>
            </w:pPr>
            <w:r>
              <w:rPr>
                <w:sz w:val="24"/>
              </w:rPr>
            </w:r>
          </w:p>
        </w:tc>
      </w:tr>
      <w:tr>
        <w:trPr>
          <w:trHeight w:val="240" w:hRule="exact"/>
        </w:trPr>
        <w:tc>
          <w:tcPr>
            <w:tcW w:w="2127" w:type="dxa"/>
            <w:gridSpan w:val="2"/>
            <w:tcBorders/>
          </w:tcPr>
          <w:p>
            <w:pPr>
              <w:pStyle w:val="Normal1"/>
              <w:spacing w:lineRule="auto" w:line="240"/>
              <w:rPr>
                <w:sz w:val="24"/>
              </w:rPr>
            </w:pPr>
            <w:r>
              <w:rPr>
                <w:sz w:val="24"/>
                <w:lang w:val="en-US"/>
              </w:rPr>
              <w:t>coro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хор</w:t>
            </w:r>
          </w:p>
          <w:p>
            <w:pPr>
              <w:pStyle w:val="Normal1"/>
              <w:spacing w:lineRule="auto" w:line="240"/>
              <w:rPr>
                <w:sz w:val="24"/>
              </w:rPr>
            </w:pPr>
            <w:r>
              <w:rPr>
                <w:sz w:val="24"/>
              </w:rPr>
            </w:r>
          </w:p>
        </w:tc>
        <w:tc>
          <w:tcPr>
            <w:tcW w:w="1843" w:type="dxa"/>
            <w:tcBorders/>
          </w:tcPr>
          <w:p>
            <w:pPr>
              <w:pStyle w:val="Normal1"/>
              <w:spacing w:lineRule="auto" w:line="240"/>
              <w:rPr>
                <w:sz w:val="24"/>
              </w:rPr>
            </w:pPr>
            <w:r>
              <w:rPr>
                <w:sz w:val="24"/>
                <w:lang w:val="en-US"/>
              </w:rPr>
              <w:t>corro</w:t>
            </w:r>
          </w:p>
          <w:p>
            <w:pPr>
              <w:pStyle w:val="Normal1"/>
              <w:spacing w:lineRule="auto" w:line="240"/>
              <w:rPr>
                <w:sz w:val="24"/>
              </w:rPr>
            </w:pPr>
            <w:r>
              <w:rPr>
                <w:sz w:val="24"/>
              </w:rPr>
            </w:r>
          </w:p>
        </w:tc>
        <w:tc>
          <w:tcPr>
            <w:tcW w:w="3118" w:type="dxa"/>
            <w:tcBorders/>
          </w:tcPr>
          <w:p>
            <w:pPr>
              <w:pStyle w:val="Normal1"/>
              <w:spacing w:lineRule="auto" w:line="240"/>
              <w:rPr>
                <w:sz w:val="24"/>
              </w:rPr>
            </w:pPr>
            <w:r>
              <w:rPr>
                <w:sz w:val="24"/>
              </w:rPr>
              <w:t xml:space="preserve">— </w:t>
            </w:r>
            <w:r>
              <w:rPr>
                <w:sz w:val="24"/>
              </w:rPr>
              <w:t>кружок, собрание</w:t>
            </w:r>
          </w:p>
          <w:p>
            <w:pPr>
              <w:pStyle w:val="Normal1"/>
              <w:spacing w:lineRule="auto" w:line="240"/>
              <w:rPr>
                <w:sz w:val="24"/>
              </w:rPr>
            </w:pPr>
            <w:r>
              <w:rPr>
                <w:sz w:val="24"/>
              </w:rPr>
            </w:r>
          </w:p>
        </w:tc>
      </w:tr>
      <w:tr>
        <w:trPr>
          <w:trHeight w:val="240" w:hRule="exact"/>
        </w:trPr>
        <w:tc>
          <w:tcPr>
            <w:tcW w:w="2127" w:type="dxa"/>
            <w:gridSpan w:val="2"/>
            <w:tcBorders/>
          </w:tcPr>
          <w:p>
            <w:pPr>
              <w:pStyle w:val="Normal1"/>
              <w:spacing w:lineRule="auto" w:line="240"/>
              <w:rPr>
                <w:sz w:val="24"/>
              </w:rPr>
            </w:pPr>
            <w:r>
              <w:rPr>
                <w:sz w:val="24"/>
                <w:lang w:val="en-US"/>
              </w:rPr>
              <w:t>enterar</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сообщать, осведомлять</w:t>
            </w:r>
          </w:p>
          <w:p>
            <w:pPr>
              <w:pStyle w:val="Normal1"/>
              <w:spacing w:lineRule="auto" w:line="240"/>
              <w:rPr>
                <w:sz w:val="24"/>
              </w:rPr>
            </w:pPr>
            <w:r>
              <w:rPr>
                <w:sz w:val="24"/>
              </w:rPr>
            </w:r>
          </w:p>
        </w:tc>
        <w:tc>
          <w:tcPr>
            <w:tcW w:w="1843" w:type="dxa"/>
            <w:tcBorders/>
          </w:tcPr>
          <w:p>
            <w:pPr>
              <w:pStyle w:val="Normal1"/>
              <w:spacing w:lineRule="auto" w:line="240"/>
              <w:rPr>
                <w:sz w:val="24"/>
              </w:rPr>
            </w:pPr>
            <w:r>
              <w:rPr>
                <w:sz w:val="24"/>
                <w:lang w:val="en-US"/>
              </w:rPr>
              <w:t>enterrar</w:t>
            </w:r>
          </w:p>
          <w:p>
            <w:pPr>
              <w:pStyle w:val="Normal1"/>
              <w:spacing w:lineRule="auto" w:line="240"/>
              <w:rPr>
                <w:sz w:val="24"/>
              </w:rPr>
            </w:pPr>
            <w:r>
              <w:rPr>
                <w:sz w:val="24"/>
              </w:rPr>
            </w:r>
          </w:p>
        </w:tc>
        <w:tc>
          <w:tcPr>
            <w:tcW w:w="3118" w:type="dxa"/>
            <w:tcBorders/>
          </w:tcPr>
          <w:p>
            <w:pPr>
              <w:pStyle w:val="Normal1"/>
              <w:spacing w:lineRule="auto" w:line="240"/>
              <w:rPr>
                <w:sz w:val="24"/>
              </w:rPr>
            </w:pPr>
            <w:r>
              <w:rPr>
                <w:sz w:val="24"/>
              </w:rPr>
              <w:t xml:space="preserve">— </w:t>
            </w:r>
            <w:r>
              <w:rPr>
                <w:sz w:val="24"/>
              </w:rPr>
              <w:t>хоронить</w:t>
            </w:r>
          </w:p>
          <w:p>
            <w:pPr>
              <w:pStyle w:val="Normal1"/>
              <w:spacing w:lineRule="auto" w:line="240"/>
              <w:rPr>
                <w:sz w:val="24"/>
              </w:rPr>
            </w:pPr>
            <w:r>
              <w:rPr>
                <w:sz w:val="24"/>
              </w:rPr>
            </w:r>
          </w:p>
        </w:tc>
      </w:tr>
      <w:tr>
        <w:trPr>
          <w:trHeight w:val="240" w:hRule="exact"/>
        </w:trPr>
        <w:tc>
          <w:tcPr>
            <w:tcW w:w="2127" w:type="dxa"/>
            <w:gridSpan w:val="2"/>
            <w:tcBorders/>
          </w:tcPr>
          <w:p>
            <w:pPr>
              <w:pStyle w:val="Normal1"/>
              <w:spacing w:lineRule="auto" w:line="240"/>
              <w:rPr>
                <w:sz w:val="24"/>
              </w:rPr>
            </w:pPr>
            <w:r>
              <w:rPr>
                <w:sz w:val="24"/>
                <w:lang w:val="en-US"/>
              </w:rPr>
              <w:t>foro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форум</w:t>
            </w:r>
          </w:p>
          <w:p>
            <w:pPr>
              <w:pStyle w:val="Normal1"/>
              <w:spacing w:lineRule="auto" w:line="240"/>
              <w:rPr>
                <w:sz w:val="24"/>
              </w:rPr>
            </w:pPr>
            <w:r>
              <w:rPr>
                <w:sz w:val="24"/>
              </w:rPr>
            </w:r>
          </w:p>
        </w:tc>
        <w:tc>
          <w:tcPr>
            <w:tcW w:w="1843" w:type="dxa"/>
            <w:tcBorders/>
          </w:tcPr>
          <w:p>
            <w:pPr>
              <w:pStyle w:val="Normal1"/>
              <w:spacing w:lineRule="auto" w:line="240"/>
              <w:rPr>
                <w:sz w:val="24"/>
              </w:rPr>
            </w:pPr>
            <w:r>
              <w:rPr>
                <w:sz w:val="24"/>
                <w:lang w:val="en-US"/>
              </w:rPr>
              <w:t>forro</w:t>
            </w:r>
          </w:p>
          <w:p>
            <w:pPr>
              <w:pStyle w:val="Normal1"/>
              <w:spacing w:lineRule="auto" w:line="240"/>
              <w:rPr>
                <w:sz w:val="24"/>
              </w:rPr>
            </w:pPr>
            <w:r>
              <w:rPr>
                <w:sz w:val="24"/>
              </w:rPr>
            </w:r>
          </w:p>
        </w:tc>
        <w:tc>
          <w:tcPr>
            <w:tcW w:w="3118" w:type="dxa"/>
            <w:tcBorders/>
          </w:tcPr>
          <w:p>
            <w:pPr>
              <w:pStyle w:val="Normal1"/>
              <w:spacing w:lineRule="auto" w:line="240"/>
              <w:rPr>
                <w:sz w:val="24"/>
              </w:rPr>
            </w:pPr>
            <w:r>
              <w:rPr>
                <w:sz w:val="24"/>
              </w:rPr>
              <w:t xml:space="preserve">— </w:t>
            </w:r>
            <w:r>
              <w:rPr>
                <w:sz w:val="24"/>
              </w:rPr>
              <w:t>подкладка, чехол</w:t>
            </w:r>
          </w:p>
          <w:p>
            <w:pPr>
              <w:pStyle w:val="Normal1"/>
              <w:spacing w:lineRule="auto" w:line="240"/>
              <w:rPr>
                <w:sz w:val="24"/>
              </w:rPr>
            </w:pPr>
            <w:r>
              <w:rPr>
                <w:sz w:val="24"/>
              </w:rPr>
            </w:r>
          </w:p>
        </w:tc>
      </w:tr>
      <w:tr>
        <w:trPr>
          <w:trHeight w:val="280" w:hRule="exact"/>
        </w:trPr>
        <w:tc>
          <w:tcPr>
            <w:tcW w:w="2127" w:type="dxa"/>
            <w:gridSpan w:val="2"/>
            <w:tcBorders/>
          </w:tcPr>
          <w:p>
            <w:pPr>
              <w:pStyle w:val="Normal1"/>
              <w:spacing w:lineRule="auto" w:line="240"/>
              <w:rPr>
                <w:sz w:val="24"/>
              </w:rPr>
            </w:pPr>
            <w:r>
              <w:rPr>
                <w:sz w:val="24"/>
                <w:lang w:val="en-US"/>
              </w:rPr>
              <w:t>moral</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мораль, моральный</w:t>
            </w:r>
          </w:p>
          <w:p>
            <w:pPr>
              <w:pStyle w:val="Normal1"/>
              <w:spacing w:lineRule="auto" w:line="240"/>
              <w:rPr>
                <w:sz w:val="24"/>
              </w:rPr>
            </w:pPr>
            <w:r>
              <w:rPr>
                <w:sz w:val="24"/>
              </w:rPr>
            </w:r>
          </w:p>
        </w:tc>
        <w:tc>
          <w:tcPr>
            <w:tcW w:w="1843" w:type="dxa"/>
            <w:tcBorders/>
          </w:tcPr>
          <w:p>
            <w:pPr>
              <w:pStyle w:val="Normal1"/>
              <w:spacing w:lineRule="auto" w:line="240"/>
              <w:rPr>
                <w:sz w:val="24"/>
              </w:rPr>
            </w:pPr>
            <w:r>
              <w:rPr>
                <w:sz w:val="24"/>
                <w:lang w:val="en-US"/>
              </w:rPr>
              <w:t>morral</w:t>
            </w:r>
          </w:p>
          <w:p>
            <w:pPr>
              <w:pStyle w:val="Normal1"/>
              <w:spacing w:lineRule="auto" w:line="240"/>
              <w:rPr>
                <w:sz w:val="24"/>
              </w:rPr>
            </w:pPr>
            <w:r>
              <w:rPr>
                <w:sz w:val="24"/>
              </w:rPr>
            </w:r>
          </w:p>
        </w:tc>
        <w:tc>
          <w:tcPr>
            <w:tcW w:w="3118" w:type="dxa"/>
            <w:tcBorders/>
          </w:tcPr>
          <w:p>
            <w:pPr>
              <w:pStyle w:val="Normal1"/>
              <w:spacing w:lineRule="auto" w:line="240"/>
              <w:rPr>
                <w:sz w:val="24"/>
              </w:rPr>
            </w:pPr>
            <w:r>
              <w:rPr>
                <w:sz w:val="24"/>
              </w:rPr>
              <w:t xml:space="preserve">— </w:t>
            </w:r>
            <w:r>
              <w:rPr>
                <w:sz w:val="24"/>
              </w:rPr>
              <w:t>рюкзак, ранец</w:t>
            </w:r>
          </w:p>
          <w:p>
            <w:pPr>
              <w:pStyle w:val="Normal1"/>
              <w:spacing w:lineRule="auto" w:line="240"/>
              <w:rPr>
                <w:sz w:val="24"/>
              </w:rPr>
            </w:pPr>
            <w:r>
              <w:rPr>
                <w:sz w:val="24"/>
              </w:rPr>
            </w:r>
          </w:p>
        </w:tc>
      </w:tr>
      <w:tr>
        <w:trPr>
          <w:trHeight w:val="326" w:hRule="exact"/>
        </w:trPr>
        <w:tc>
          <w:tcPr>
            <w:tcW w:w="2127" w:type="dxa"/>
            <w:gridSpan w:val="2"/>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tcBorders/>
          </w:tcPr>
          <w:p>
            <w:pPr>
              <w:pStyle w:val="Normal1"/>
              <w:spacing w:lineRule="auto" w:line="240"/>
              <w:ind w:firstLine="385" w:end="0"/>
              <w:rPr>
                <w:sz w:val="24"/>
              </w:rPr>
            </w:pPr>
            <w:r>
              <w:rPr>
                <w:sz w:val="24"/>
              </w:rPr>
              <w:t>дух, моральный</w:t>
            </w:r>
          </w:p>
          <w:p>
            <w:pPr>
              <w:pStyle w:val="Normal1"/>
              <w:spacing w:lineRule="auto" w:line="240"/>
              <w:rPr>
                <w:sz w:val="24"/>
              </w:rPr>
            </w:pPr>
            <w:r>
              <w:rPr>
                <w:sz w:val="24"/>
              </w:rPr>
            </w:r>
          </w:p>
        </w:tc>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118"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r>
        <w:trPr>
          <w:trHeight w:val="280" w:hRule="exact"/>
        </w:trPr>
        <w:tc>
          <w:tcPr>
            <w:tcW w:w="2127" w:type="dxa"/>
            <w:gridSpan w:val="2"/>
            <w:tcBorders/>
          </w:tcPr>
          <w:p>
            <w:pPr>
              <w:pStyle w:val="Normal1"/>
              <w:spacing w:lineRule="auto" w:line="240"/>
              <w:rPr>
                <w:sz w:val="24"/>
              </w:rPr>
            </w:pPr>
            <w:r>
              <w:rPr>
                <w:sz w:val="24"/>
                <w:lang w:val="en-US"/>
              </w:rPr>
              <w:t>para</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предлог (для)</w:t>
            </w:r>
          </w:p>
          <w:p>
            <w:pPr>
              <w:pStyle w:val="Normal1"/>
              <w:spacing w:lineRule="auto" w:line="240"/>
              <w:rPr>
                <w:sz w:val="24"/>
              </w:rPr>
            </w:pPr>
            <w:r>
              <w:rPr>
                <w:sz w:val="24"/>
              </w:rPr>
            </w:r>
          </w:p>
        </w:tc>
        <w:tc>
          <w:tcPr>
            <w:tcW w:w="1843" w:type="dxa"/>
            <w:tcBorders/>
          </w:tcPr>
          <w:p>
            <w:pPr>
              <w:pStyle w:val="Normal1"/>
              <w:spacing w:lineRule="auto" w:line="240"/>
              <w:rPr>
                <w:sz w:val="24"/>
              </w:rPr>
            </w:pPr>
            <w:r>
              <w:rPr>
                <w:sz w:val="24"/>
                <w:lang w:val="en-US"/>
              </w:rPr>
              <w:t>parra</w:t>
            </w:r>
          </w:p>
          <w:p>
            <w:pPr>
              <w:pStyle w:val="Normal1"/>
              <w:spacing w:lineRule="auto" w:line="240"/>
              <w:rPr>
                <w:sz w:val="24"/>
              </w:rPr>
            </w:pPr>
            <w:r>
              <w:rPr>
                <w:sz w:val="24"/>
              </w:rPr>
            </w:r>
          </w:p>
        </w:tc>
        <w:tc>
          <w:tcPr>
            <w:tcW w:w="3118" w:type="dxa"/>
            <w:tcBorders/>
          </w:tcPr>
          <w:p>
            <w:pPr>
              <w:pStyle w:val="Normal1"/>
              <w:spacing w:lineRule="auto" w:line="240"/>
              <w:rPr>
                <w:sz w:val="24"/>
              </w:rPr>
            </w:pPr>
            <w:r>
              <w:rPr>
                <w:sz w:val="24"/>
              </w:rPr>
              <w:t xml:space="preserve">— </w:t>
            </w:r>
            <w:r>
              <w:rPr>
                <w:sz w:val="24"/>
              </w:rPr>
              <w:t>виноградная лоза</w:t>
            </w:r>
          </w:p>
          <w:p>
            <w:pPr>
              <w:pStyle w:val="Normal1"/>
              <w:spacing w:lineRule="auto" w:line="240"/>
              <w:rPr>
                <w:sz w:val="24"/>
              </w:rPr>
            </w:pPr>
            <w:r>
              <w:rPr>
                <w:sz w:val="24"/>
              </w:rPr>
            </w:r>
          </w:p>
        </w:tc>
      </w:tr>
      <w:tr>
        <w:trPr>
          <w:trHeight w:val="240" w:hRule="exact"/>
        </w:trPr>
        <w:tc>
          <w:tcPr>
            <w:tcW w:w="2127" w:type="dxa"/>
            <w:gridSpan w:val="2"/>
            <w:tcBorders/>
          </w:tcPr>
          <w:p>
            <w:pPr>
              <w:pStyle w:val="Normal1"/>
              <w:spacing w:lineRule="auto" w:line="240"/>
              <w:rPr>
                <w:sz w:val="24"/>
              </w:rPr>
            </w:pPr>
            <w:r>
              <w:rPr>
                <w:sz w:val="24"/>
                <w:lang w:val="en-US"/>
              </w:rPr>
              <w:t>pera</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груша</w:t>
            </w:r>
          </w:p>
          <w:p>
            <w:pPr>
              <w:pStyle w:val="Normal1"/>
              <w:spacing w:lineRule="auto" w:line="240"/>
              <w:rPr>
                <w:sz w:val="24"/>
              </w:rPr>
            </w:pPr>
            <w:r>
              <w:rPr>
                <w:sz w:val="24"/>
              </w:rPr>
            </w:r>
          </w:p>
        </w:tc>
        <w:tc>
          <w:tcPr>
            <w:tcW w:w="1843" w:type="dxa"/>
            <w:tcBorders/>
          </w:tcPr>
          <w:p>
            <w:pPr>
              <w:pStyle w:val="Normal1"/>
              <w:spacing w:lineRule="auto" w:line="240"/>
              <w:rPr>
                <w:sz w:val="24"/>
              </w:rPr>
            </w:pPr>
            <w:r>
              <w:rPr>
                <w:sz w:val="24"/>
                <w:lang w:val="en-US"/>
              </w:rPr>
              <w:t>perra</w:t>
            </w:r>
          </w:p>
          <w:p>
            <w:pPr>
              <w:pStyle w:val="Normal1"/>
              <w:spacing w:lineRule="auto" w:line="240"/>
              <w:rPr>
                <w:sz w:val="24"/>
              </w:rPr>
            </w:pPr>
            <w:r>
              <w:rPr>
                <w:sz w:val="24"/>
              </w:rPr>
            </w:r>
          </w:p>
        </w:tc>
        <w:tc>
          <w:tcPr>
            <w:tcW w:w="3118" w:type="dxa"/>
            <w:tcBorders/>
          </w:tcPr>
          <w:p>
            <w:pPr>
              <w:pStyle w:val="Normal1"/>
              <w:spacing w:lineRule="auto" w:line="240"/>
              <w:rPr>
                <w:sz w:val="24"/>
              </w:rPr>
            </w:pPr>
            <w:r>
              <w:rPr>
                <w:sz w:val="24"/>
              </w:rPr>
              <w:t xml:space="preserve">— </w:t>
            </w:r>
            <w:r>
              <w:rPr>
                <w:sz w:val="24"/>
              </w:rPr>
              <w:t>собака  (сука)</w:t>
            </w:r>
          </w:p>
          <w:p>
            <w:pPr>
              <w:pStyle w:val="Normal1"/>
              <w:spacing w:lineRule="auto" w:line="240"/>
              <w:rPr>
                <w:sz w:val="24"/>
              </w:rPr>
            </w:pPr>
            <w:r>
              <w:rPr>
                <w:sz w:val="24"/>
              </w:rPr>
            </w:r>
          </w:p>
        </w:tc>
      </w:tr>
      <w:tr>
        <w:trPr>
          <w:trHeight w:val="240" w:hRule="exact"/>
        </w:trPr>
        <w:tc>
          <w:tcPr>
            <w:tcW w:w="2127" w:type="dxa"/>
            <w:gridSpan w:val="2"/>
            <w:tcBorders/>
          </w:tcPr>
          <w:p>
            <w:pPr>
              <w:pStyle w:val="Normal1"/>
              <w:spacing w:lineRule="auto" w:line="240"/>
              <w:rPr>
                <w:sz w:val="24"/>
              </w:rPr>
            </w:pPr>
            <w:r>
              <w:rPr>
                <w:sz w:val="24"/>
                <w:lang w:val="en-US"/>
              </w:rPr>
              <w:t>perito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знаток, эксперт</w:t>
            </w:r>
          </w:p>
          <w:p>
            <w:pPr>
              <w:pStyle w:val="Normal1"/>
              <w:spacing w:lineRule="auto" w:line="240"/>
              <w:rPr>
                <w:sz w:val="24"/>
              </w:rPr>
            </w:pPr>
            <w:r>
              <w:rPr>
                <w:sz w:val="24"/>
              </w:rPr>
            </w:r>
          </w:p>
        </w:tc>
        <w:tc>
          <w:tcPr>
            <w:tcW w:w="1843" w:type="dxa"/>
            <w:tcBorders/>
          </w:tcPr>
          <w:p>
            <w:pPr>
              <w:pStyle w:val="Normal1"/>
              <w:spacing w:lineRule="auto" w:line="240"/>
              <w:rPr>
                <w:sz w:val="24"/>
              </w:rPr>
            </w:pPr>
            <w:r>
              <w:rPr>
                <w:sz w:val="24"/>
                <w:lang w:val="en-US"/>
              </w:rPr>
              <w:t>perrito</w:t>
            </w:r>
          </w:p>
          <w:p>
            <w:pPr>
              <w:pStyle w:val="Normal1"/>
              <w:spacing w:lineRule="auto" w:line="240"/>
              <w:rPr>
                <w:sz w:val="24"/>
              </w:rPr>
            </w:pPr>
            <w:r>
              <w:rPr>
                <w:sz w:val="24"/>
              </w:rPr>
            </w:r>
          </w:p>
        </w:tc>
        <w:tc>
          <w:tcPr>
            <w:tcW w:w="3118" w:type="dxa"/>
            <w:tcBorders/>
          </w:tcPr>
          <w:p>
            <w:pPr>
              <w:pStyle w:val="Normal1"/>
              <w:spacing w:lineRule="auto" w:line="240"/>
              <w:rPr>
                <w:sz w:val="24"/>
              </w:rPr>
            </w:pPr>
            <w:r>
              <w:rPr>
                <w:sz w:val="24"/>
              </w:rPr>
              <w:t xml:space="preserve">— </w:t>
            </w:r>
            <w:r>
              <w:rPr>
                <w:sz w:val="24"/>
              </w:rPr>
              <w:t>собачка, собачонка</w:t>
            </w:r>
          </w:p>
          <w:p>
            <w:pPr>
              <w:pStyle w:val="Normal1"/>
              <w:spacing w:lineRule="auto" w:line="240"/>
              <w:rPr>
                <w:sz w:val="24"/>
              </w:rPr>
            </w:pPr>
            <w:r>
              <w:rPr>
                <w:sz w:val="24"/>
              </w:rPr>
            </w:r>
          </w:p>
        </w:tc>
      </w:tr>
      <w:tr>
        <w:trPr>
          <w:trHeight w:val="260" w:hRule="exact"/>
        </w:trPr>
        <w:tc>
          <w:tcPr>
            <w:tcW w:w="2127" w:type="dxa"/>
            <w:gridSpan w:val="2"/>
            <w:tcBorders/>
          </w:tcPr>
          <w:p>
            <w:pPr>
              <w:pStyle w:val="Normal1"/>
              <w:spacing w:lineRule="auto" w:line="240"/>
              <w:rPr>
                <w:sz w:val="24"/>
              </w:rPr>
            </w:pPr>
            <w:r>
              <w:rPr>
                <w:sz w:val="24"/>
                <w:lang w:val="en-US"/>
              </w:rPr>
              <w:t>pero</w:t>
            </w:r>
          </w:p>
          <w:p>
            <w:pPr>
              <w:pStyle w:val="Normal1"/>
              <w:spacing w:lineRule="auto" w:line="240"/>
              <w:rPr>
                <w:sz w:val="24"/>
              </w:rPr>
            </w:pPr>
            <w:r>
              <w:rPr>
                <w:sz w:val="24"/>
              </w:rPr>
            </w:r>
          </w:p>
        </w:tc>
        <w:tc>
          <w:tcPr>
            <w:tcW w:w="3260" w:type="dxa"/>
            <w:tcBorders/>
          </w:tcPr>
          <w:p>
            <w:pPr>
              <w:pStyle w:val="Normal1"/>
              <w:spacing w:lineRule="auto" w:line="240"/>
              <w:rPr>
                <w:sz w:val="24"/>
              </w:rPr>
            </w:pPr>
            <w:r>
              <w:rPr>
                <w:sz w:val="24"/>
              </w:rPr>
              <w:t xml:space="preserve">— </w:t>
            </w:r>
            <w:r>
              <w:rPr>
                <w:sz w:val="24"/>
              </w:rPr>
              <w:t>союз (но)</w:t>
            </w:r>
          </w:p>
          <w:p>
            <w:pPr>
              <w:pStyle w:val="Normal1"/>
              <w:spacing w:lineRule="auto" w:line="240"/>
              <w:rPr>
                <w:sz w:val="24"/>
              </w:rPr>
            </w:pPr>
            <w:r>
              <w:rPr>
                <w:sz w:val="24"/>
              </w:rPr>
            </w:r>
          </w:p>
        </w:tc>
        <w:tc>
          <w:tcPr>
            <w:tcW w:w="1843" w:type="dxa"/>
            <w:tcBorders/>
          </w:tcPr>
          <w:p>
            <w:pPr>
              <w:pStyle w:val="Normal1"/>
              <w:spacing w:lineRule="auto" w:line="240"/>
              <w:rPr>
                <w:sz w:val="24"/>
              </w:rPr>
            </w:pPr>
            <w:r>
              <w:rPr>
                <w:sz w:val="24"/>
                <w:lang w:val="en-US"/>
              </w:rPr>
              <w:t>perro</w:t>
            </w:r>
          </w:p>
          <w:p>
            <w:pPr>
              <w:pStyle w:val="Normal1"/>
              <w:spacing w:lineRule="auto" w:line="240"/>
              <w:rPr>
                <w:sz w:val="24"/>
              </w:rPr>
            </w:pPr>
            <w:r>
              <w:rPr>
                <w:sz w:val="24"/>
              </w:rPr>
            </w:r>
          </w:p>
        </w:tc>
        <w:tc>
          <w:tcPr>
            <w:tcW w:w="3118" w:type="dxa"/>
            <w:tcBorders/>
          </w:tcPr>
          <w:p>
            <w:pPr>
              <w:pStyle w:val="Normal1"/>
              <w:spacing w:lineRule="auto" w:line="240"/>
              <w:rPr>
                <w:sz w:val="24"/>
              </w:rPr>
            </w:pPr>
            <w:r>
              <w:rPr>
                <w:sz w:val="24"/>
              </w:rPr>
              <w:t xml:space="preserve">— </w:t>
            </w:r>
            <w:r>
              <w:rPr>
                <w:sz w:val="24"/>
              </w:rPr>
              <w:t>собака (кобель), пес</w:t>
            </w:r>
          </w:p>
          <w:p>
            <w:pPr>
              <w:pStyle w:val="Normal1"/>
              <w:spacing w:lineRule="auto" w:line="240"/>
              <w:rPr>
                <w:sz w:val="24"/>
              </w:rPr>
            </w:pPr>
            <w:r>
              <w:rPr>
                <w:sz w:val="24"/>
              </w:rPr>
            </w:r>
          </w:p>
        </w:tc>
      </w:tr>
      <w:tr>
        <w:trPr>
          <w:trHeight w:val="240" w:hRule="exact"/>
        </w:trPr>
        <w:tc>
          <w:tcPr>
            <w:tcW w:w="2120" w:type="dxa"/>
            <w:tcBorders/>
          </w:tcPr>
          <w:p>
            <w:pPr>
              <w:pStyle w:val="Normal1"/>
              <w:spacing w:lineRule="auto" w:line="240"/>
              <w:rPr>
                <w:sz w:val="24"/>
              </w:rPr>
            </w:pPr>
            <w:r>
              <w:rPr>
                <w:sz w:val="24"/>
                <w:lang w:val="en-US"/>
              </w:rPr>
              <w:t>torero</w:t>
            </w:r>
          </w:p>
          <w:p>
            <w:pPr>
              <w:pStyle w:val="Normal1"/>
              <w:spacing w:lineRule="auto" w:line="240"/>
              <w:rPr>
                <w:sz w:val="24"/>
              </w:rPr>
            </w:pPr>
            <w:r>
              <w:rPr>
                <w:sz w:val="24"/>
              </w:rPr>
            </w:r>
          </w:p>
        </w:tc>
        <w:tc>
          <w:tcPr>
            <w:tcW w:w="3267" w:type="dxa"/>
            <w:gridSpan w:val="2"/>
            <w:tcBorders/>
          </w:tcPr>
          <w:p>
            <w:pPr>
              <w:pStyle w:val="Normal1"/>
              <w:spacing w:lineRule="auto" w:line="240"/>
              <w:rPr>
                <w:sz w:val="24"/>
              </w:rPr>
            </w:pPr>
            <w:r>
              <w:rPr>
                <w:sz w:val="24"/>
              </w:rPr>
              <w:t xml:space="preserve">— </w:t>
            </w:r>
            <w:r>
              <w:rPr>
                <w:sz w:val="24"/>
              </w:rPr>
              <w:t>тореро, участник</w:t>
            </w:r>
          </w:p>
          <w:p>
            <w:pPr>
              <w:pStyle w:val="Normal1"/>
              <w:spacing w:lineRule="auto" w:line="240"/>
              <w:rPr>
                <w:sz w:val="24"/>
              </w:rPr>
            </w:pPr>
            <w:r>
              <w:rPr>
                <w:sz w:val="24"/>
              </w:rPr>
            </w:r>
          </w:p>
        </w:tc>
        <w:tc>
          <w:tcPr>
            <w:tcW w:w="1843" w:type="dxa"/>
            <w:tcBorders/>
          </w:tcPr>
          <w:p>
            <w:pPr>
              <w:pStyle w:val="Normal1"/>
              <w:spacing w:lineRule="auto" w:line="240"/>
              <w:rPr>
                <w:sz w:val="24"/>
              </w:rPr>
            </w:pPr>
            <w:r>
              <w:rPr>
                <w:sz w:val="24"/>
                <w:lang w:val="en-US"/>
              </w:rPr>
              <w:t>torrero</w:t>
            </w:r>
          </w:p>
          <w:p>
            <w:pPr>
              <w:pStyle w:val="Normal1"/>
              <w:spacing w:lineRule="auto" w:line="240"/>
              <w:rPr>
                <w:sz w:val="24"/>
              </w:rPr>
            </w:pPr>
            <w:r>
              <w:rPr>
                <w:sz w:val="24"/>
              </w:rPr>
            </w:r>
          </w:p>
        </w:tc>
        <w:tc>
          <w:tcPr>
            <w:tcW w:w="3118" w:type="dxa"/>
            <w:tcBorders/>
          </w:tcPr>
          <w:p>
            <w:pPr>
              <w:pStyle w:val="Normal1"/>
              <w:spacing w:lineRule="auto" w:line="240"/>
              <w:rPr>
                <w:sz w:val="24"/>
              </w:rPr>
            </w:pPr>
            <w:r>
              <w:rPr>
                <w:sz w:val="24"/>
              </w:rPr>
              <w:t xml:space="preserve">— </w:t>
            </w:r>
            <w:r>
              <w:rPr>
                <w:sz w:val="24"/>
              </w:rPr>
              <w:t>смотритель маяка</w:t>
            </w:r>
          </w:p>
          <w:p>
            <w:pPr>
              <w:pStyle w:val="Normal1"/>
              <w:spacing w:lineRule="auto" w:line="240"/>
              <w:rPr>
                <w:sz w:val="24"/>
              </w:rPr>
            </w:pPr>
            <w:r>
              <w:rPr>
                <w:sz w:val="24"/>
              </w:rPr>
            </w:r>
          </w:p>
        </w:tc>
      </w:tr>
      <w:tr>
        <w:trPr>
          <w:trHeight w:val="419" w:hRule="exact"/>
        </w:trPr>
        <w:tc>
          <w:tcPr>
            <w:tcW w:w="2127" w:type="dxa"/>
            <w:gridSpan w:val="2"/>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260" w:type="dxa"/>
            <w:tcBorders/>
          </w:tcPr>
          <w:p>
            <w:pPr>
              <w:pStyle w:val="Normal1"/>
              <w:spacing w:lineRule="auto" w:line="240"/>
              <w:ind w:firstLine="385" w:end="0"/>
              <w:rPr>
                <w:sz w:val="24"/>
              </w:rPr>
            </w:pPr>
            <w:r>
              <w:rPr>
                <w:sz w:val="24"/>
              </w:rPr>
              <w:t>боя быков</w:t>
            </w:r>
          </w:p>
          <w:p>
            <w:pPr>
              <w:pStyle w:val="Normal1"/>
              <w:spacing w:lineRule="auto" w:line="240"/>
              <w:rPr>
                <w:sz w:val="24"/>
              </w:rPr>
            </w:pPr>
            <w:r>
              <w:rPr>
                <w:sz w:val="24"/>
              </w:rPr>
            </w:r>
          </w:p>
        </w:tc>
        <w:tc>
          <w:tcPr>
            <w:tcW w:w="1843"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c>
          <w:tcPr>
            <w:tcW w:w="3118" w:type="dxa"/>
            <w:tcBorders/>
          </w:tcPr>
          <w:p>
            <w:pPr>
              <w:pStyle w:val="Normal1"/>
              <w:snapToGrid w:val="false"/>
              <w:spacing w:lineRule="auto" w:line="240"/>
              <w:rPr>
                <w:sz w:val="24"/>
              </w:rPr>
            </w:pPr>
            <w:r>
              <w:rPr>
                <w:sz w:val="24"/>
              </w:rPr>
            </w:r>
          </w:p>
          <w:p>
            <w:pPr>
              <w:pStyle w:val="Normal1"/>
              <w:spacing w:lineRule="auto" w:line="240"/>
              <w:rPr>
                <w:sz w:val="24"/>
              </w:rPr>
            </w:pPr>
            <w:r>
              <w:rPr>
                <w:sz w:val="24"/>
              </w:rPr>
            </w:r>
          </w:p>
        </w:tc>
      </w:tr>
    </w:tbl>
    <w:p>
      <w:pPr>
        <w:pStyle w:val="Normal1"/>
        <w:spacing w:lineRule="auto" w:line="240"/>
        <w:ind w:firstLine="284" w:end="0"/>
        <w:rPr>
          <w:sz w:val="24"/>
        </w:rPr>
      </w:pPr>
      <w:r>
        <w:rPr>
          <w:sz w:val="24"/>
        </w:rPr>
      </w:r>
    </w:p>
    <w:p>
      <w:pPr>
        <w:pStyle w:val="Normal1"/>
        <w:spacing w:lineRule="auto" w:line="240"/>
        <w:ind w:firstLine="284" w:end="0"/>
        <w:jc w:val="center"/>
        <w:rPr>
          <w:i/>
          <w:i/>
          <w:sz w:val="24"/>
        </w:rPr>
      </w:pPr>
      <w:r>
        <w:rPr>
          <w:i/>
          <w:sz w:val="24"/>
        </w:rPr>
        <w:t xml:space="preserve">12. Употребление буквы </w:t>
      </w:r>
      <w:r>
        <w:rPr>
          <w:b/>
          <w:i/>
          <w:sz w:val="24"/>
        </w:rPr>
        <w:t>х</w:t>
      </w:r>
    </w:p>
    <w:p>
      <w:pPr>
        <w:pStyle w:val="Normal1"/>
        <w:spacing w:lineRule="auto" w:line="240"/>
        <w:ind w:firstLine="284" w:end="0"/>
        <w:rPr>
          <w:i/>
          <w:i/>
          <w:sz w:val="24"/>
        </w:rPr>
      </w:pPr>
      <w:r>
        <w:rPr>
          <w:i/>
          <w:sz w:val="24"/>
        </w:rPr>
      </w:r>
    </w:p>
    <w:p>
      <w:pPr>
        <w:pStyle w:val="Normal1"/>
        <w:spacing w:lineRule="auto" w:line="240"/>
        <w:ind w:firstLine="284" w:end="0"/>
        <w:rPr/>
      </w:pPr>
      <w:r>
        <w:rPr>
          <w:sz w:val="24"/>
        </w:rPr>
        <w:t xml:space="preserve">Правила употребления буквы </w:t>
      </w:r>
      <w:r>
        <w:rPr>
          <w:b/>
          <w:sz w:val="24"/>
        </w:rPr>
        <w:t>х</w:t>
      </w:r>
      <w:r>
        <w:rPr>
          <w:sz w:val="24"/>
        </w:rPr>
        <w:t xml:space="preserve"> установить трудно. Можно дать лишь два практических совета:</w:t>
      </w:r>
    </w:p>
    <w:p>
      <w:pPr>
        <w:pStyle w:val="Normal1"/>
        <w:spacing w:lineRule="auto" w:line="240"/>
        <w:ind w:firstLine="284" w:end="0"/>
        <w:rPr/>
      </w:pPr>
      <w:r>
        <w:rPr>
          <w:sz w:val="24"/>
        </w:rPr>
        <w:t xml:space="preserve">а) </w:t>
      </w:r>
      <w:r>
        <w:rPr>
          <w:b/>
          <w:sz w:val="24"/>
        </w:rPr>
        <w:t>х</w:t>
      </w:r>
      <w:r>
        <w:rPr>
          <w:sz w:val="24"/>
        </w:rPr>
        <w:t xml:space="preserve"> пишется перед буквосочетаниями </w:t>
      </w:r>
      <w:r>
        <w:rPr>
          <w:b/>
          <w:sz w:val="24"/>
        </w:rPr>
        <w:t>р</w:t>
      </w:r>
      <w:r>
        <w:rPr>
          <w:b/>
          <w:sz w:val="24"/>
          <w:lang w:val="en-US"/>
        </w:rPr>
        <w:t>l</w:t>
      </w:r>
      <w:r>
        <w:rPr>
          <w:b/>
          <w:sz w:val="24"/>
        </w:rPr>
        <w:t>, р</w:t>
      </w:r>
      <w:r>
        <w:rPr>
          <w:b/>
          <w:sz w:val="24"/>
          <w:lang w:val="en-US"/>
        </w:rPr>
        <w:t>r</w:t>
      </w:r>
      <w:r>
        <w:rPr>
          <w:sz w:val="24"/>
        </w:rPr>
        <w:t xml:space="preserve"> + гласная: </w:t>
      </w:r>
      <w:r>
        <w:rPr>
          <w:sz w:val="24"/>
          <w:lang w:val="en-US"/>
        </w:rPr>
        <w:t>expresi</w:t>
      </w:r>
      <w:r>
        <w:rPr>
          <w:sz w:val="24"/>
        </w:rPr>
        <w:t>ó</w:t>
      </w:r>
      <w:r>
        <w:rPr>
          <w:sz w:val="24"/>
          <w:lang w:val="en-US"/>
        </w:rPr>
        <w:t>n</w:t>
      </w:r>
      <w:r>
        <w:rPr>
          <w:sz w:val="24"/>
        </w:rPr>
        <w:t xml:space="preserve">, </w:t>
      </w:r>
      <w:r>
        <w:rPr>
          <w:sz w:val="24"/>
          <w:lang w:val="en-US"/>
        </w:rPr>
        <w:t>expl</w:t>
      </w:r>
      <w:r>
        <w:rPr>
          <w:sz w:val="24"/>
        </w:rPr>
        <w:t>í</w:t>
      </w:r>
      <w:r>
        <w:rPr>
          <w:sz w:val="24"/>
          <w:lang w:val="en-US"/>
        </w:rPr>
        <w:t>cito</w:t>
      </w:r>
      <w:r>
        <w:rPr>
          <w:sz w:val="24"/>
        </w:rPr>
        <w:t xml:space="preserve">, </w:t>
      </w:r>
      <w:r>
        <w:rPr>
          <w:sz w:val="24"/>
          <w:lang w:val="en-US"/>
        </w:rPr>
        <w:t>explorar</w:t>
      </w:r>
      <w:r>
        <w:rPr>
          <w:sz w:val="24"/>
        </w:rPr>
        <w:t xml:space="preserve">, </w:t>
      </w:r>
      <w:r>
        <w:rPr>
          <w:sz w:val="24"/>
          <w:lang w:val="en-US"/>
        </w:rPr>
        <w:t>exprimir</w:t>
      </w:r>
      <w:r>
        <w:rPr>
          <w:sz w:val="24"/>
        </w:rPr>
        <w:t xml:space="preserve">, </w:t>
      </w:r>
      <w:r>
        <w:rPr>
          <w:sz w:val="24"/>
          <w:lang w:val="en-US"/>
        </w:rPr>
        <w:t>expropiar</w:t>
      </w:r>
      <w:r>
        <w:rPr>
          <w:sz w:val="24"/>
        </w:rPr>
        <w:t xml:space="preserve"> и т.д.</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rPr>
        <w:t>Исключение</w:t>
      </w:r>
      <w:r>
        <w:rPr>
          <w:sz w:val="24"/>
        </w:rPr>
        <w:t xml:space="preserve">: </w:t>
      </w:r>
      <w:r>
        <w:rPr>
          <w:sz w:val="24"/>
          <w:lang w:val="en-US"/>
        </w:rPr>
        <w:t>espl</w:t>
      </w:r>
      <w:r>
        <w:rPr>
          <w:sz w:val="24"/>
        </w:rPr>
        <w:t>í</w:t>
      </w:r>
      <w:r>
        <w:rPr>
          <w:sz w:val="24"/>
          <w:lang w:val="en-US"/>
        </w:rPr>
        <w:t>n</w:t>
      </w:r>
      <w:r>
        <w:rPr>
          <w:sz w:val="24"/>
        </w:rPr>
        <w:t xml:space="preserve">, </w:t>
      </w:r>
      <w:r>
        <w:rPr>
          <w:sz w:val="24"/>
          <w:lang w:val="en-US"/>
        </w:rPr>
        <w:t>espliego</w:t>
      </w:r>
      <w:r>
        <w:rPr>
          <w:sz w:val="24"/>
        </w:rPr>
        <w:t xml:space="preserve">, </w:t>
      </w:r>
      <w:r>
        <w:rPr>
          <w:sz w:val="24"/>
          <w:lang w:val="en-US"/>
        </w:rPr>
        <w:t>esplendor</w:t>
      </w:r>
      <w:r>
        <w:rPr>
          <w:sz w:val="24"/>
        </w:rPr>
        <w:t xml:space="preserve"> и их производные;</w:t>
      </w:r>
    </w:p>
    <w:p>
      <w:pPr>
        <w:pStyle w:val="Normal1"/>
        <w:spacing w:lineRule="auto" w:line="240"/>
        <w:ind w:firstLine="284" w:end="0"/>
        <w:rPr>
          <w:sz w:val="24"/>
        </w:rPr>
      </w:pPr>
      <w:r>
        <w:rPr>
          <w:sz w:val="24"/>
        </w:rPr>
      </w:r>
    </w:p>
    <w:p>
      <w:pPr>
        <w:pStyle w:val="Normal1"/>
        <w:spacing w:lineRule="auto" w:line="240"/>
        <w:ind w:firstLine="284" w:end="0"/>
        <w:rPr/>
      </w:pPr>
      <w:r>
        <w:rPr>
          <w:sz w:val="24"/>
        </w:rPr>
        <w:t>б</w:t>
      </w:r>
      <w:r>
        <w:rPr>
          <w:sz w:val="24"/>
          <w:lang w:val="en-US"/>
        </w:rPr>
        <w:t xml:space="preserve">) </w:t>
      </w:r>
      <w:r>
        <w:rPr>
          <w:b/>
          <w:sz w:val="24"/>
        </w:rPr>
        <w:t>х</w:t>
      </w:r>
      <w:r>
        <w:rPr>
          <w:sz w:val="24"/>
          <w:lang w:val="en-US"/>
        </w:rPr>
        <w:t xml:space="preserve"> </w:t>
      </w:r>
      <w:r>
        <w:rPr>
          <w:sz w:val="24"/>
        </w:rPr>
        <w:t>пишется</w:t>
      </w:r>
      <w:r>
        <w:rPr>
          <w:sz w:val="24"/>
          <w:lang w:val="en-US"/>
        </w:rPr>
        <w:t xml:space="preserve"> </w:t>
      </w:r>
      <w:r>
        <w:rPr>
          <w:sz w:val="24"/>
        </w:rPr>
        <w:t>в</w:t>
      </w:r>
      <w:r>
        <w:rPr>
          <w:sz w:val="24"/>
          <w:lang w:val="en-US"/>
        </w:rPr>
        <w:t xml:space="preserve"> </w:t>
      </w:r>
      <w:r>
        <w:rPr>
          <w:sz w:val="24"/>
        </w:rPr>
        <w:t>приставках</w:t>
      </w:r>
      <w:r>
        <w:rPr>
          <w:sz w:val="24"/>
          <w:lang w:val="en-US"/>
        </w:rPr>
        <w:t xml:space="preserve"> </w:t>
      </w:r>
      <w:r>
        <w:rPr>
          <w:b/>
          <w:sz w:val="24"/>
        </w:rPr>
        <w:t>ех</w:t>
      </w:r>
      <w:r>
        <w:rPr>
          <w:b/>
          <w:sz w:val="24"/>
          <w:lang w:val="en-US"/>
        </w:rPr>
        <w:t xml:space="preserve">- </w:t>
      </w:r>
      <w:r>
        <w:rPr>
          <w:b/>
          <w:sz w:val="24"/>
        </w:rPr>
        <w:t>и</w:t>
      </w:r>
      <w:r>
        <w:rPr>
          <w:b/>
          <w:sz w:val="24"/>
          <w:lang w:val="en-US"/>
        </w:rPr>
        <w:t xml:space="preserve"> extra</w:t>
      </w:r>
      <w:r>
        <w:rPr>
          <w:sz w:val="24"/>
          <w:lang w:val="en-US"/>
        </w:rPr>
        <w:t>-: extreme, expulsar, extraor-diriario, extravagancia.</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i/>
          <w:i/>
          <w:iCs/>
          <w:sz w:val="24"/>
        </w:rPr>
      </w:pPr>
      <w:r>
        <w:rPr>
          <w:i/>
          <w:iCs/>
          <w:sz w:val="24"/>
        </w:rPr>
        <w:t xml:space="preserve">13. Слова, различающиеся буквами </w:t>
      </w:r>
      <w:r>
        <w:rPr>
          <w:b/>
          <w:i/>
          <w:iCs/>
          <w:sz w:val="24"/>
        </w:rPr>
        <w:t>х</w:t>
      </w:r>
      <w:r>
        <w:rPr>
          <w:i/>
          <w:iCs/>
          <w:sz w:val="24"/>
        </w:rPr>
        <w:t xml:space="preserve"> и </w:t>
      </w:r>
      <w:r>
        <w:rPr>
          <w:b/>
          <w:i/>
          <w:iCs/>
          <w:sz w:val="24"/>
          <w:lang w:val="en-US"/>
        </w:rPr>
        <w:t>s</w:t>
      </w:r>
    </w:p>
    <w:p>
      <w:pPr>
        <w:pStyle w:val="Normal1"/>
        <w:spacing w:lineRule="auto" w:line="240"/>
        <w:ind w:firstLine="284" w:end="0"/>
        <w:rPr>
          <w:b/>
          <w:i/>
          <w:i/>
          <w:iCs/>
          <w:sz w:val="24"/>
        </w:rPr>
      </w:pPr>
      <w:r>
        <w:rPr>
          <w:b/>
          <w:i/>
          <w:iCs/>
          <w:sz w:val="24"/>
        </w:rPr>
      </w:r>
    </w:p>
    <w:p>
      <w:pPr>
        <w:pStyle w:val="Normal1"/>
        <w:spacing w:lineRule="auto" w:line="240"/>
        <w:ind w:firstLine="284" w:end="0"/>
        <w:rPr/>
      </w:pPr>
      <w:r>
        <w:rPr/>
        <w:t>В приведенном ниже списке учтены лишь наиболее употреби</w:t>
        <w:softHyphen/>
        <w:t>тельные слова:</w:t>
      </w:r>
    </w:p>
    <w:tbl>
      <w:tblPr>
        <w:tblW w:w="9923" w:type="dxa"/>
        <w:jc w:val="start"/>
        <w:tblInd w:w="40" w:type="dxa"/>
        <w:tblLayout w:type="fixed"/>
        <w:tblCellMar>
          <w:top w:w="0" w:type="dxa"/>
          <w:start w:w="40" w:type="dxa"/>
          <w:bottom w:w="0" w:type="dxa"/>
          <w:end w:w="40" w:type="dxa"/>
        </w:tblCellMar>
      </w:tblPr>
      <w:tblGrid>
        <w:gridCol w:w="1985"/>
        <w:gridCol w:w="3118"/>
        <w:gridCol w:w="1843"/>
        <w:gridCol w:w="2977"/>
      </w:tblGrid>
      <w:tr>
        <w:trPr>
          <w:trHeight w:val="500" w:hRule="exact"/>
        </w:trPr>
        <w:tc>
          <w:tcPr>
            <w:tcW w:w="1985" w:type="dxa"/>
            <w:tcBorders/>
          </w:tcPr>
          <w:p>
            <w:pPr>
              <w:pStyle w:val="Normal1"/>
              <w:spacing w:lineRule="auto" w:line="240"/>
              <w:rPr>
                <w:sz w:val="24"/>
              </w:rPr>
            </w:pPr>
            <w:r>
              <w:rPr>
                <w:sz w:val="24"/>
                <w:lang w:val="en-US"/>
              </w:rPr>
              <w:t>esclusa</w:t>
            </w:r>
          </w:p>
          <w:p>
            <w:pPr>
              <w:pStyle w:val="Normal1"/>
              <w:spacing w:lineRule="auto" w:line="240"/>
              <w:rPr>
                <w:sz w:val="24"/>
              </w:rPr>
            </w:pPr>
            <w:r>
              <w:rPr>
                <w:sz w:val="24"/>
              </w:rPr>
            </w:r>
          </w:p>
        </w:tc>
        <w:tc>
          <w:tcPr>
            <w:tcW w:w="3118" w:type="dxa"/>
            <w:tcBorders/>
          </w:tcPr>
          <w:p>
            <w:pPr>
              <w:pStyle w:val="Normal1"/>
              <w:spacing w:lineRule="auto" w:line="240"/>
              <w:rPr>
                <w:sz w:val="24"/>
              </w:rPr>
            </w:pPr>
            <w:r>
              <w:rPr>
                <w:sz w:val="24"/>
              </w:rPr>
              <w:t>—</w:t>
            </w:r>
            <w:r>
              <w:rPr>
                <w:sz w:val="24"/>
              </w:rPr>
              <w:t>шлюз</w:t>
            </w:r>
          </w:p>
          <w:p>
            <w:pPr>
              <w:pStyle w:val="Normal1"/>
              <w:spacing w:lineRule="auto" w:line="240"/>
              <w:rPr>
                <w:sz w:val="24"/>
              </w:rPr>
            </w:pPr>
            <w:r>
              <w:rPr>
                <w:sz w:val="24"/>
              </w:rPr>
            </w:r>
          </w:p>
        </w:tc>
        <w:tc>
          <w:tcPr>
            <w:tcW w:w="1843" w:type="dxa"/>
            <w:tcBorders/>
          </w:tcPr>
          <w:p>
            <w:pPr>
              <w:pStyle w:val="Normal1"/>
              <w:spacing w:lineRule="auto" w:line="240"/>
              <w:rPr/>
            </w:pPr>
            <w:r>
              <w:rPr>
                <w:sz w:val="24"/>
                <w:lang w:val="en-US"/>
              </w:rPr>
              <w:t>exclusa</w:t>
            </w:r>
            <w:r>
              <w:rPr>
                <w:sz w:val="24"/>
              </w:rPr>
              <w:t xml:space="preserve"> </w:t>
            </w:r>
          </w:p>
          <w:p>
            <w:pPr>
              <w:pStyle w:val="Normal1"/>
              <w:spacing w:lineRule="auto" w:line="240"/>
              <w:rPr>
                <w:sz w:val="24"/>
              </w:rPr>
            </w:pPr>
            <w:r>
              <w:rPr>
                <w:sz w:val="24"/>
              </w:rPr>
            </w:r>
          </w:p>
        </w:tc>
        <w:tc>
          <w:tcPr>
            <w:tcW w:w="2977" w:type="dxa"/>
            <w:tcBorders/>
          </w:tcPr>
          <w:p>
            <w:pPr>
              <w:pStyle w:val="Normal1"/>
              <w:spacing w:lineRule="auto" w:line="240"/>
              <w:ind w:hanging="527" w:start="527" w:end="0"/>
              <w:rPr>
                <w:sz w:val="24"/>
              </w:rPr>
            </w:pPr>
            <w:r>
              <w:rPr>
                <w:sz w:val="24"/>
              </w:rPr>
              <w:t xml:space="preserve">— </w:t>
            </w:r>
            <w:r>
              <w:rPr>
                <w:sz w:val="24"/>
              </w:rPr>
              <w:t xml:space="preserve">форма причастия от </w:t>
            </w:r>
            <w:r>
              <w:rPr>
                <w:sz w:val="24"/>
                <w:lang w:val="en-US"/>
              </w:rPr>
              <w:t>excluir</w:t>
            </w:r>
          </w:p>
          <w:p>
            <w:pPr>
              <w:pStyle w:val="Normal1"/>
              <w:spacing w:lineRule="auto" w:line="240"/>
              <w:rPr>
                <w:sz w:val="24"/>
              </w:rPr>
            </w:pPr>
            <w:r>
              <w:rPr>
                <w:sz w:val="24"/>
              </w:rPr>
            </w:r>
          </w:p>
        </w:tc>
      </w:tr>
      <w:tr>
        <w:trPr>
          <w:trHeight w:val="1312" w:hRule="exact"/>
        </w:trPr>
        <w:tc>
          <w:tcPr>
            <w:tcW w:w="1985" w:type="dxa"/>
            <w:tcBorders/>
          </w:tcPr>
          <w:p>
            <w:pPr>
              <w:pStyle w:val="Normal1"/>
              <w:spacing w:lineRule="auto" w:line="240"/>
              <w:rPr/>
            </w:pPr>
            <w:r>
              <w:rPr>
                <w:sz w:val="24"/>
                <w:lang w:val="en-US"/>
              </w:rPr>
              <w:t>espiar</w:t>
            </w:r>
            <w:r>
              <w:rPr>
                <w:sz w:val="24"/>
              </w:rPr>
              <w:t xml:space="preserve"> </w:t>
            </w:r>
          </w:p>
          <w:p>
            <w:pPr>
              <w:pStyle w:val="Normal1"/>
              <w:spacing w:lineRule="auto" w:line="240"/>
              <w:rPr>
                <w:sz w:val="24"/>
              </w:rPr>
            </w:pPr>
            <w:r>
              <w:rPr>
                <w:sz w:val="24"/>
              </w:rPr>
            </w:r>
          </w:p>
          <w:p>
            <w:pPr>
              <w:pStyle w:val="Normal1"/>
              <w:spacing w:lineRule="auto" w:line="240"/>
              <w:rPr>
                <w:sz w:val="24"/>
              </w:rPr>
            </w:pPr>
            <w:r>
              <w:rPr>
                <w:sz w:val="24"/>
                <w:lang w:val="en-US"/>
              </w:rPr>
              <w:t>espirar</w:t>
            </w:r>
          </w:p>
          <w:p>
            <w:pPr>
              <w:pStyle w:val="Normal1"/>
              <w:spacing w:lineRule="auto" w:line="240"/>
              <w:rPr>
                <w:sz w:val="24"/>
              </w:rPr>
            </w:pPr>
            <w:r>
              <w:rPr>
                <w:sz w:val="24"/>
              </w:rPr>
            </w:r>
          </w:p>
        </w:tc>
        <w:tc>
          <w:tcPr>
            <w:tcW w:w="3118" w:type="dxa"/>
            <w:tcBorders/>
          </w:tcPr>
          <w:p>
            <w:pPr>
              <w:pStyle w:val="Normal1"/>
              <w:spacing w:lineRule="auto" w:line="240"/>
              <w:rPr>
                <w:sz w:val="24"/>
              </w:rPr>
            </w:pPr>
            <w:r>
              <w:rPr>
                <w:sz w:val="24"/>
              </w:rPr>
              <w:t>—</w:t>
            </w:r>
            <w:r>
              <w:rPr>
                <w:sz w:val="24"/>
              </w:rPr>
              <w:t xml:space="preserve">выслеживать, шпионить </w:t>
            </w:r>
          </w:p>
          <w:p>
            <w:pPr>
              <w:pStyle w:val="Normal1"/>
              <w:spacing w:lineRule="auto" w:line="240"/>
              <w:rPr>
                <w:sz w:val="24"/>
              </w:rPr>
            </w:pPr>
            <w:r>
              <w:rPr>
                <w:sz w:val="24"/>
              </w:rPr>
            </w:r>
          </w:p>
          <w:p>
            <w:pPr>
              <w:pStyle w:val="Normal1"/>
              <w:spacing w:lineRule="auto" w:line="240"/>
              <w:rPr>
                <w:sz w:val="24"/>
              </w:rPr>
            </w:pPr>
            <w:r>
              <w:rPr>
                <w:sz w:val="24"/>
              </w:rPr>
              <w:t xml:space="preserve">— </w:t>
            </w:r>
            <w:r>
              <w:rPr>
                <w:sz w:val="24"/>
              </w:rPr>
              <w:t>выдыхать, ободрить</w:t>
            </w:r>
          </w:p>
          <w:p>
            <w:pPr>
              <w:pStyle w:val="Normal1"/>
              <w:spacing w:lineRule="auto" w:line="240"/>
              <w:rPr>
                <w:sz w:val="24"/>
              </w:rPr>
            </w:pPr>
            <w:r>
              <w:rPr>
                <w:sz w:val="24"/>
              </w:rPr>
            </w:r>
          </w:p>
        </w:tc>
        <w:tc>
          <w:tcPr>
            <w:tcW w:w="1843" w:type="dxa"/>
            <w:tcBorders/>
          </w:tcPr>
          <w:p>
            <w:pPr>
              <w:pStyle w:val="Normal1"/>
              <w:spacing w:lineRule="auto" w:line="240"/>
              <w:rPr/>
            </w:pPr>
            <w:r>
              <w:rPr>
                <w:sz w:val="24"/>
                <w:lang w:val="en-US"/>
              </w:rPr>
              <w:t>expiar</w:t>
            </w:r>
            <w:r>
              <w:rPr>
                <w:sz w:val="24"/>
              </w:rPr>
              <w:t xml:space="preserve"> </w:t>
            </w:r>
          </w:p>
          <w:p>
            <w:pPr>
              <w:pStyle w:val="Normal1"/>
              <w:spacing w:lineRule="auto" w:line="240"/>
              <w:rPr>
                <w:sz w:val="24"/>
              </w:rPr>
            </w:pPr>
            <w:r>
              <w:rPr>
                <w:sz w:val="24"/>
              </w:rPr>
            </w:r>
          </w:p>
          <w:p>
            <w:pPr>
              <w:pStyle w:val="Normal1"/>
              <w:spacing w:lineRule="auto" w:line="240"/>
              <w:rPr/>
            </w:pPr>
            <w:r>
              <w:rPr>
                <w:sz w:val="24"/>
                <w:lang w:val="en-US"/>
              </w:rPr>
              <w:t>expirar</w:t>
            </w:r>
            <w:r>
              <w:rPr>
                <w:sz w:val="24"/>
              </w:rPr>
              <w:t xml:space="preserve"> </w:t>
            </w:r>
          </w:p>
          <w:p>
            <w:pPr>
              <w:pStyle w:val="Normal1"/>
              <w:spacing w:lineRule="auto" w:line="240"/>
              <w:rPr>
                <w:sz w:val="24"/>
              </w:rPr>
            </w:pPr>
            <w:r>
              <w:rPr>
                <w:sz w:val="24"/>
              </w:rPr>
            </w:r>
          </w:p>
        </w:tc>
        <w:tc>
          <w:tcPr>
            <w:tcW w:w="2977" w:type="dxa"/>
            <w:tcBorders/>
          </w:tcPr>
          <w:p>
            <w:pPr>
              <w:pStyle w:val="Normal1"/>
              <w:spacing w:lineRule="auto" w:line="240"/>
              <w:ind w:hanging="527" w:start="527" w:end="0"/>
              <w:rPr>
                <w:sz w:val="24"/>
              </w:rPr>
            </w:pPr>
            <w:r>
              <w:rPr>
                <w:sz w:val="24"/>
              </w:rPr>
              <w:t xml:space="preserve">— </w:t>
            </w:r>
            <w:r>
              <w:rPr>
                <w:sz w:val="24"/>
              </w:rPr>
              <w:t xml:space="preserve">искупать, заглаживать (вину) </w:t>
            </w:r>
          </w:p>
          <w:p>
            <w:pPr>
              <w:pStyle w:val="Normal1"/>
              <w:spacing w:lineRule="auto" w:line="240"/>
              <w:ind w:hanging="527" w:start="527" w:end="0"/>
              <w:rPr>
                <w:sz w:val="24"/>
              </w:rPr>
            </w:pPr>
            <w:r>
              <w:rPr>
                <w:sz w:val="24"/>
              </w:rPr>
              <w:t xml:space="preserve">— </w:t>
            </w:r>
            <w:r>
              <w:rPr>
                <w:sz w:val="24"/>
              </w:rPr>
              <w:t>истекать (о сроке), скончаться</w:t>
            </w:r>
          </w:p>
          <w:p>
            <w:pPr>
              <w:pStyle w:val="Normal1"/>
              <w:spacing w:lineRule="auto" w:line="240"/>
              <w:rPr>
                <w:sz w:val="24"/>
              </w:rPr>
            </w:pPr>
            <w:r>
              <w:rPr>
                <w:sz w:val="24"/>
              </w:rPr>
            </w:r>
          </w:p>
        </w:tc>
      </w:tr>
      <w:tr>
        <w:trPr>
          <w:trHeight w:val="520" w:hRule="exact"/>
        </w:trPr>
        <w:tc>
          <w:tcPr>
            <w:tcW w:w="1985" w:type="dxa"/>
            <w:tcBorders/>
          </w:tcPr>
          <w:p>
            <w:pPr>
              <w:pStyle w:val="Normal1"/>
              <w:spacing w:lineRule="auto" w:line="240"/>
              <w:rPr>
                <w:sz w:val="24"/>
              </w:rPr>
            </w:pPr>
            <w:r>
              <w:rPr>
                <w:sz w:val="24"/>
                <w:lang w:val="en-US"/>
              </w:rPr>
              <w:t>est</w:t>
            </w:r>
            <w:r>
              <w:rPr>
                <w:sz w:val="24"/>
              </w:rPr>
              <w:t>á</w:t>
            </w:r>
            <w:r>
              <w:rPr>
                <w:sz w:val="24"/>
                <w:lang w:val="en-US"/>
              </w:rPr>
              <w:t>tica</w:t>
            </w:r>
          </w:p>
          <w:p>
            <w:pPr>
              <w:pStyle w:val="Normal1"/>
              <w:spacing w:lineRule="auto" w:line="240"/>
              <w:rPr>
                <w:sz w:val="24"/>
              </w:rPr>
            </w:pPr>
            <w:r>
              <w:rPr>
                <w:sz w:val="24"/>
              </w:rPr>
            </w:r>
          </w:p>
        </w:tc>
        <w:tc>
          <w:tcPr>
            <w:tcW w:w="3118" w:type="dxa"/>
            <w:tcBorders/>
          </w:tcPr>
          <w:p>
            <w:pPr>
              <w:pStyle w:val="Normal1"/>
              <w:spacing w:lineRule="auto" w:line="240"/>
              <w:rPr>
                <w:sz w:val="24"/>
              </w:rPr>
            </w:pPr>
            <w:r>
              <w:rPr>
                <w:sz w:val="24"/>
              </w:rPr>
              <w:t xml:space="preserve">— </w:t>
            </w:r>
            <w:r>
              <w:rPr>
                <w:sz w:val="24"/>
              </w:rPr>
              <w:t>статика</w:t>
            </w:r>
          </w:p>
          <w:p>
            <w:pPr>
              <w:pStyle w:val="Normal1"/>
              <w:spacing w:lineRule="auto" w:line="240"/>
              <w:rPr>
                <w:sz w:val="24"/>
              </w:rPr>
            </w:pPr>
            <w:r>
              <w:rPr>
                <w:sz w:val="24"/>
              </w:rPr>
            </w:r>
          </w:p>
        </w:tc>
        <w:tc>
          <w:tcPr>
            <w:tcW w:w="1843" w:type="dxa"/>
            <w:tcBorders/>
          </w:tcPr>
          <w:p>
            <w:pPr>
              <w:pStyle w:val="Normal1"/>
              <w:spacing w:lineRule="auto" w:line="240"/>
              <w:rPr/>
            </w:pPr>
            <w:r>
              <w:rPr>
                <w:sz w:val="24"/>
                <w:lang w:val="en-US"/>
              </w:rPr>
              <w:t>ext</w:t>
            </w:r>
            <w:r>
              <w:rPr>
                <w:sz w:val="24"/>
              </w:rPr>
              <w:t>á</w:t>
            </w:r>
            <w:r>
              <w:rPr>
                <w:sz w:val="24"/>
                <w:lang w:val="en-US"/>
              </w:rPr>
              <w:t>tica</w:t>
            </w:r>
            <w:r>
              <w:rPr>
                <w:sz w:val="24"/>
              </w:rPr>
              <w:t xml:space="preserve"> </w:t>
            </w:r>
          </w:p>
          <w:p>
            <w:pPr>
              <w:pStyle w:val="Normal1"/>
              <w:spacing w:lineRule="auto" w:line="240"/>
              <w:rPr>
                <w:sz w:val="24"/>
              </w:rPr>
            </w:pPr>
            <w:r>
              <w:rPr>
                <w:sz w:val="24"/>
              </w:rPr>
            </w:r>
          </w:p>
        </w:tc>
        <w:tc>
          <w:tcPr>
            <w:tcW w:w="2977" w:type="dxa"/>
            <w:tcBorders/>
          </w:tcPr>
          <w:p>
            <w:pPr>
              <w:pStyle w:val="Normal1"/>
              <w:spacing w:lineRule="auto" w:line="240"/>
              <w:ind w:hanging="527" w:start="527" w:end="0"/>
              <w:rPr>
                <w:sz w:val="24"/>
              </w:rPr>
            </w:pPr>
            <w:r>
              <w:rPr>
                <w:sz w:val="24"/>
              </w:rPr>
              <w:t xml:space="preserve">— </w:t>
            </w:r>
            <w:r>
              <w:rPr>
                <w:sz w:val="24"/>
              </w:rPr>
              <w:t>восхищенная, полная экстаза</w:t>
            </w:r>
          </w:p>
          <w:p>
            <w:pPr>
              <w:pStyle w:val="Normal1"/>
              <w:spacing w:lineRule="auto" w:line="240"/>
              <w:rPr>
                <w:sz w:val="24"/>
              </w:rPr>
            </w:pPr>
            <w:r>
              <w:rPr>
                <w:sz w:val="24"/>
              </w:rPr>
            </w:r>
          </w:p>
        </w:tc>
      </w:tr>
      <w:tr>
        <w:trPr>
          <w:trHeight w:val="280" w:hRule="exact"/>
        </w:trPr>
        <w:tc>
          <w:tcPr>
            <w:tcW w:w="1985" w:type="dxa"/>
            <w:tcBorders/>
          </w:tcPr>
          <w:p>
            <w:pPr>
              <w:pStyle w:val="Normal1"/>
              <w:spacing w:lineRule="auto" w:line="240"/>
              <w:rPr>
                <w:sz w:val="24"/>
              </w:rPr>
            </w:pPr>
            <w:r>
              <w:rPr>
                <w:sz w:val="24"/>
                <w:lang w:val="en-US"/>
              </w:rPr>
              <w:t>testo</w:t>
            </w:r>
          </w:p>
          <w:p>
            <w:pPr>
              <w:pStyle w:val="Normal1"/>
              <w:spacing w:lineRule="auto" w:line="240"/>
              <w:rPr>
                <w:sz w:val="24"/>
              </w:rPr>
            </w:pPr>
            <w:r>
              <w:rPr>
                <w:sz w:val="24"/>
              </w:rPr>
            </w:r>
          </w:p>
        </w:tc>
        <w:tc>
          <w:tcPr>
            <w:tcW w:w="3118" w:type="dxa"/>
            <w:tcBorders/>
          </w:tcPr>
          <w:p>
            <w:pPr>
              <w:pStyle w:val="Normal1"/>
              <w:spacing w:lineRule="auto" w:line="240"/>
              <w:rPr>
                <w:sz w:val="24"/>
              </w:rPr>
            </w:pPr>
            <w:r>
              <w:rPr>
                <w:sz w:val="24"/>
              </w:rPr>
              <w:t xml:space="preserve">— </w:t>
            </w:r>
            <w:r>
              <w:rPr>
                <w:sz w:val="24"/>
              </w:rPr>
              <w:t xml:space="preserve">форма глагола </w:t>
            </w:r>
            <w:r>
              <w:rPr>
                <w:sz w:val="24"/>
                <w:lang w:val="en-US"/>
              </w:rPr>
              <w:t>testar</w:t>
            </w:r>
          </w:p>
          <w:p>
            <w:pPr>
              <w:pStyle w:val="Normal1"/>
              <w:spacing w:lineRule="auto" w:line="240"/>
              <w:rPr>
                <w:sz w:val="24"/>
              </w:rPr>
            </w:pPr>
            <w:r>
              <w:rPr>
                <w:sz w:val="24"/>
              </w:rPr>
            </w:r>
          </w:p>
        </w:tc>
        <w:tc>
          <w:tcPr>
            <w:tcW w:w="1843" w:type="dxa"/>
            <w:tcBorders/>
          </w:tcPr>
          <w:p>
            <w:pPr>
              <w:pStyle w:val="Normal1"/>
              <w:spacing w:lineRule="auto" w:line="240"/>
              <w:rPr>
                <w:sz w:val="24"/>
              </w:rPr>
            </w:pPr>
            <w:r>
              <w:rPr>
                <w:sz w:val="24"/>
                <w:lang w:val="en-US"/>
              </w:rPr>
              <w:t>texto</w:t>
            </w:r>
          </w:p>
          <w:p>
            <w:pPr>
              <w:pStyle w:val="Normal1"/>
              <w:spacing w:lineRule="auto" w:line="240"/>
              <w:rPr>
                <w:sz w:val="24"/>
              </w:rPr>
            </w:pPr>
            <w:r>
              <w:rPr>
                <w:sz w:val="24"/>
              </w:rPr>
            </w:r>
          </w:p>
        </w:tc>
        <w:tc>
          <w:tcPr>
            <w:tcW w:w="2977" w:type="dxa"/>
            <w:tcBorders/>
          </w:tcPr>
          <w:p>
            <w:pPr>
              <w:pStyle w:val="Normal1"/>
              <w:spacing w:lineRule="auto" w:line="240"/>
              <w:rPr>
                <w:sz w:val="24"/>
              </w:rPr>
            </w:pPr>
            <w:r>
              <w:rPr>
                <w:sz w:val="24"/>
              </w:rPr>
              <w:t xml:space="preserve">—     </w:t>
            </w:r>
            <w:r>
              <w:rPr>
                <w:sz w:val="24"/>
              </w:rPr>
              <w:t>текст</w:t>
            </w:r>
          </w:p>
          <w:p>
            <w:pPr>
              <w:pStyle w:val="Normal1"/>
              <w:spacing w:lineRule="auto" w:line="240"/>
              <w:rPr>
                <w:sz w:val="24"/>
              </w:rPr>
            </w:pPr>
            <w:r>
              <w:rPr>
                <w:sz w:val="24"/>
              </w:rPr>
            </w:r>
          </w:p>
        </w:tc>
      </w:tr>
    </w:tbl>
    <w:p>
      <w:pPr>
        <w:pStyle w:val="Normal1"/>
        <w:spacing w:lineRule="auto" w:line="240"/>
        <w:ind w:firstLine="284" w:end="0"/>
        <w:rPr>
          <w:sz w:val="24"/>
        </w:rPr>
      </w:pPr>
      <w:r>
        <w:rPr>
          <w:sz w:val="24"/>
        </w:rPr>
      </w:r>
    </w:p>
    <w:p>
      <w:pPr>
        <w:pStyle w:val="Heading3"/>
        <w:ind w:hanging="0" w:start="0"/>
        <w:rPr/>
      </w:pPr>
      <w:bookmarkStart w:id="160" w:name="__RefHeading___Toc1886131"/>
      <w:bookmarkEnd w:id="160"/>
      <w:r>
        <w:rPr/>
        <w:t xml:space="preserve">§ 108. Употребление </w:t>
      </w:r>
      <w:r>
        <w:rPr>
          <w:lang w:val="en-US"/>
        </w:rPr>
        <w:t>acento</w:t>
      </w:r>
    </w:p>
    <w:p>
      <w:pPr>
        <w:pStyle w:val="Normal1"/>
        <w:spacing w:lineRule="auto" w:line="240"/>
        <w:ind w:firstLine="284" w:end="0"/>
        <w:rPr>
          <w:sz w:val="24"/>
        </w:rPr>
      </w:pPr>
      <w:r>
        <w:rPr>
          <w:sz w:val="24"/>
        </w:rPr>
      </w:r>
    </w:p>
    <w:p>
      <w:pPr>
        <w:pStyle w:val="Normal1"/>
        <w:spacing w:lineRule="auto" w:line="240"/>
        <w:ind w:firstLine="284" w:end="0"/>
        <w:rPr/>
      </w:pPr>
      <w:r>
        <w:rPr>
          <w:sz w:val="24"/>
        </w:rPr>
        <w:t>Знак ударения (</w:t>
      </w:r>
      <w:r>
        <w:rPr>
          <w:sz w:val="24"/>
          <w:lang w:val="en-US"/>
        </w:rPr>
        <w:t>acento</w:t>
      </w:r>
      <w:r>
        <w:rPr>
          <w:sz w:val="24"/>
        </w:rPr>
        <w:t xml:space="preserve">) в испанском языке имеет два значения: </w:t>
      </w:r>
      <w:r>
        <w:rPr>
          <w:spacing w:val="20"/>
          <w:sz w:val="24"/>
        </w:rPr>
        <w:t>смыслоразличительное и тоническое</w:t>
      </w:r>
      <w:r>
        <w:rPr>
          <w:sz w:val="24"/>
        </w:rPr>
        <w:t xml:space="preserve"> (иначе орфог</w:t>
        <w:softHyphen/>
        <w:t>рафическое).</w:t>
      </w:r>
    </w:p>
    <w:p>
      <w:pPr>
        <w:pStyle w:val="Normal1"/>
        <w:spacing w:lineRule="auto" w:line="240"/>
        <w:ind w:firstLine="284" w:end="0"/>
        <w:rPr/>
      </w:pPr>
      <w:r>
        <w:rPr>
          <w:sz w:val="24"/>
        </w:rPr>
        <w:t xml:space="preserve">В смыслоразличительном значении </w:t>
      </w:r>
      <w:r>
        <w:rPr>
          <w:sz w:val="24"/>
          <w:lang w:val="en-US"/>
        </w:rPr>
        <w:t>acento</w:t>
      </w:r>
      <w:r>
        <w:rPr>
          <w:sz w:val="24"/>
        </w:rPr>
        <w:t xml:space="preserve"> ставится лишь для того, чтобы различить два одинаковых по звучанию слова (омони</w:t>
        <w:softHyphen/>
        <w:t>ма), имеющих разное значение:</w:t>
      </w:r>
    </w:p>
    <w:p>
      <w:pPr>
        <w:pStyle w:val="Normal1"/>
        <w:spacing w:lineRule="auto" w:line="240"/>
        <w:ind w:firstLine="284" w:end="0"/>
        <w:rPr/>
      </w:pPr>
      <w:r>
        <w:rPr>
          <w:b/>
          <w:bCs/>
          <w:sz w:val="24"/>
        </w:rPr>
        <w:t>е</w:t>
      </w:r>
      <w:r>
        <w:rPr>
          <w:b/>
          <w:bCs/>
          <w:sz w:val="24"/>
          <w:lang w:val="en-US"/>
        </w:rPr>
        <w:t>l</w:t>
      </w:r>
      <w:r>
        <w:rPr>
          <w:sz w:val="24"/>
        </w:rPr>
        <w:t xml:space="preserve"> — определенный артикль      </w:t>
      </w:r>
      <w:r>
        <w:rPr>
          <w:b/>
          <w:bCs/>
          <w:sz w:val="24"/>
        </w:rPr>
        <w:t>él</w:t>
      </w:r>
      <w:r>
        <w:rPr>
          <w:sz w:val="24"/>
        </w:rPr>
        <w:t xml:space="preserve">      — местоимение (он)</w:t>
      </w:r>
    </w:p>
    <w:p>
      <w:pPr>
        <w:pStyle w:val="Normal1"/>
        <w:spacing w:lineRule="auto" w:line="240"/>
        <w:ind w:firstLine="284" w:end="0"/>
        <w:rPr>
          <w:sz w:val="24"/>
        </w:rPr>
      </w:pPr>
      <w:r>
        <w:rPr>
          <w:sz w:val="24"/>
        </w:rPr>
        <w:t xml:space="preserve">         </w:t>
      </w:r>
      <w:r>
        <w:rPr>
          <w:sz w:val="24"/>
        </w:rPr>
        <w:t>мужского рода</w:t>
      </w:r>
    </w:p>
    <w:p>
      <w:pPr>
        <w:pStyle w:val="Normal1"/>
        <w:spacing w:lineRule="auto" w:line="240"/>
        <w:ind w:firstLine="284" w:end="0"/>
        <w:rPr>
          <w:sz w:val="24"/>
        </w:rPr>
      </w:pPr>
      <w:r>
        <w:rPr>
          <w:sz w:val="24"/>
        </w:rPr>
        <w:t xml:space="preserve">         </w:t>
      </w:r>
      <w:r>
        <w:rPr>
          <w:sz w:val="24"/>
        </w:rPr>
        <w:t xml:space="preserve">единственного числа. </w:t>
      </w:r>
    </w:p>
    <w:p>
      <w:pPr>
        <w:pStyle w:val="Normal1"/>
        <w:spacing w:lineRule="auto" w:line="240"/>
        <w:ind w:firstLine="284" w:end="0"/>
        <w:rPr/>
      </w:pPr>
      <w:r>
        <w:rPr>
          <w:b/>
          <w:bCs/>
          <w:sz w:val="24"/>
          <w:lang w:val="en-US"/>
        </w:rPr>
        <w:t>tu</w:t>
      </w:r>
      <w:r>
        <w:rPr>
          <w:sz w:val="24"/>
        </w:rPr>
        <w:t xml:space="preserve"> — твой,-ая, -ое                         </w:t>
      </w:r>
      <w:r>
        <w:rPr>
          <w:b/>
          <w:bCs/>
          <w:sz w:val="24"/>
        </w:rPr>
        <w:t>tú</w:t>
      </w:r>
      <w:r>
        <w:rPr>
          <w:sz w:val="24"/>
        </w:rPr>
        <w:t xml:space="preserve">      — ты</w:t>
      </w:r>
    </w:p>
    <w:p>
      <w:pPr>
        <w:pStyle w:val="Normal1"/>
        <w:spacing w:lineRule="auto" w:line="240"/>
        <w:ind w:firstLine="284" w:end="0"/>
        <w:rPr/>
      </w:pPr>
      <w:r>
        <w:rPr>
          <w:sz w:val="24"/>
        </w:rPr>
        <w:t xml:space="preserve">Во втором значении </w:t>
      </w:r>
      <w:r>
        <w:rPr>
          <w:sz w:val="24"/>
          <w:lang w:val="en-US"/>
        </w:rPr>
        <w:t>acento</w:t>
      </w:r>
      <w:r>
        <w:rPr>
          <w:sz w:val="24"/>
        </w:rPr>
        <w:t xml:space="preserve"> указывает на ударную гласную, кото</w:t>
        <w:softHyphen/>
        <w:t>рая, подчиняясь общим правилам ударения, не являлась бы удар</w:t>
        <w:softHyphen/>
        <w:t xml:space="preserve">ной, если бы над ней не было </w:t>
      </w:r>
      <w:r>
        <w:rPr>
          <w:sz w:val="24"/>
          <w:lang w:val="en-US"/>
        </w:rPr>
        <w:t>acento</w:t>
      </w:r>
      <w:r>
        <w:rPr>
          <w:sz w:val="24"/>
        </w:rPr>
        <w:t xml:space="preserve">: </w:t>
      </w:r>
      <w:r>
        <w:rPr>
          <w:sz w:val="24"/>
          <w:lang w:val="en-US"/>
        </w:rPr>
        <w:t>s</w:t>
      </w:r>
      <w:r>
        <w:rPr>
          <w:sz w:val="24"/>
        </w:rPr>
        <w:t>í</w:t>
      </w:r>
      <w:r>
        <w:rPr>
          <w:sz w:val="24"/>
          <w:lang w:val="en-US"/>
        </w:rPr>
        <w:t>laba</w:t>
      </w:r>
      <w:r>
        <w:rPr>
          <w:sz w:val="24"/>
        </w:rPr>
        <w:t xml:space="preserve">, </w:t>
      </w:r>
      <w:r>
        <w:rPr>
          <w:sz w:val="24"/>
          <w:lang w:val="en-US"/>
        </w:rPr>
        <w:t>contar</w:t>
      </w:r>
      <w:r>
        <w:rPr>
          <w:sz w:val="24"/>
        </w:rPr>
        <w:t xml:space="preserve">á, </w:t>
      </w:r>
      <w:r>
        <w:rPr>
          <w:sz w:val="24"/>
          <w:lang w:val="en-US"/>
        </w:rPr>
        <w:t>car</w:t>
      </w:r>
      <w:r>
        <w:rPr>
          <w:sz w:val="24"/>
        </w:rPr>
        <w:t>á</w:t>
      </w:r>
      <w:r>
        <w:rPr>
          <w:sz w:val="24"/>
          <w:lang w:val="en-US"/>
        </w:rPr>
        <w:t>cter</w:t>
      </w:r>
      <w:r>
        <w:rPr>
          <w:sz w:val="24"/>
        </w:rPr>
        <w:t xml:space="preserve">, </w:t>
      </w:r>
      <w:r>
        <w:rPr>
          <w:sz w:val="24"/>
          <w:lang w:val="en-US"/>
        </w:rPr>
        <w:t>poesia</w:t>
      </w:r>
      <w:r>
        <w:rPr>
          <w:sz w:val="24"/>
        </w:rPr>
        <w:t>.</w:t>
      </w:r>
    </w:p>
    <w:p>
      <w:pPr>
        <w:pStyle w:val="Normal1"/>
        <w:spacing w:lineRule="auto" w:line="240"/>
        <w:ind w:firstLine="284" w:end="0"/>
        <w:rPr/>
      </w:pPr>
      <w:r>
        <w:rPr>
          <w:sz w:val="24"/>
        </w:rPr>
        <w:t>1. Чтобы не ошибиться в постановке знака ударения в смыс</w:t>
        <w:softHyphen/>
        <w:t xml:space="preserve">лоразличительном значении необходимо знать следующие пары слов, в каждой из которых одно слово пишется с </w:t>
      </w:r>
      <w:r>
        <w:rPr>
          <w:sz w:val="24"/>
          <w:lang w:val="en-US"/>
        </w:rPr>
        <w:t>acento</w:t>
      </w:r>
      <w:r>
        <w:rPr>
          <w:sz w:val="24"/>
        </w:rPr>
        <w:t>, а дру</w:t>
        <w:softHyphen/>
        <w:t>гое без него:</w:t>
      </w:r>
    </w:p>
    <w:p>
      <w:pPr>
        <w:pStyle w:val="Normal1"/>
        <w:spacing w:lineRule="auto" w:line="240"/>
        <w:ind w:firstLine="284" w:end="0"/>
        <w:rPr>
          <w:b/>
          <w:bCs/>
          <w:sz w:val="24"/>
        </w:rPr>
      </w:pPr>
      <w:r>
        <w:rPr>
          <w:b/>
          <w:bCs/>
          <w:sz w:val="24"/>
        </w:rPr>
      </w:r>
    </w:p>
    <w:tbl>
      <w:tblPr>
        <w:tblW w:w="10773" w:type="dxa"/>
        <w:jc w:val="start"/>
        <w:tblInd w:w="108" w:type="dxa"/>
        <w:tblLayout w:type="fixed"/>
        <w:tblCellMar>
          <w:top w:w="0" w:type="dxa"/>
          <w:start w:w="108" w:type="dxa"/>
          <w:bottom w:w="0" w:type="dxa"/>
          <w:end w:w="108" w:type="dxa"/>
        </w:tblCellMar>
      </w:tblPr>
      <w:tblGrid>
        <w:gridCol w:w="4962"/>
        <w:gridCol w:w="5711"/>
        <w:gridCol w:w="100"/>
      </w:tblGrid>
      <w:tr>
        <w:trPr>
          <w:trHeight w:val="780" w:hRule="atLeast"/>
        </w:trPr>
        <w:tc>
          <w:tcPr>
            <w:tcW w:w="4962" w:type="dxa"/>
            <w:tcBorders/>
          </w:tcPr>
          <w:p>
            <w:pPr>
              <w:pStyle w:val="Normal1"/>
              <w:spacing w:lineRule="auto" w:line="240"/>
              <w:rPr/>
            </w:pPr>
            <w:r>
              <w:rPr>
                <w:b/>
                <w:bCs/>
                <w:sz w:val="24"/>
                <w:lang w:val="en-US"/>
              </w:rPr>
              <w:t>dé</w:t>
            </w:r>
            <w:r>
              <w:rPr>
                <w:sz w:val="24"/>
                <w:lang w:val="en-US"/>
              </w:rPr>
              <w:t xml:space="preserve"> — 1-</w:t>
            </w:r>
            <w:r>
              <w:rPr>
                <w:sz w:val="24"/>
              </w:rPr>
              <w:t>е</w:t>
            </w:r>
            <w:r>
              <w:rPr>
                <w:sz w:val="24"/>
                <w:lang w:val="en-US"/>
              </w:rPr>
              <w:t xml:space="preserve"> </w:t>
            </w:r>
            <w:r>
              <w:rPr>
                <w:sz w:val="24"/>
              </w:rPr>
              <w:t>и</w:t>
            </w:r>
            <w:r>
              <w:rPr>
                <w:sz w:val="24"/>
                <w:lang w:val="en-US"/>
              </w:rPr>
              <w:t xml:space="preserve"> 3-</w:t>
            </w:r>
            <w:r>
              <w:rPr>
                <w:sz w:val="24"/>
              </w:rPr>
              <w:t>е</w:t>
            </w:r>
            <w:r>
              <w:rPr>
                <w:sz w:val="24"/>
                <w:lang w:val="en-US"/>
              </w:rPr>
              <w:t xml:space="preserve"> </w:t>
            </w:r>
            <w:r>
              <w:rPr>
                <w:sz w:val="24"/>
              </w:rPr>
              <w:t>лица</w:t>
            </w:r>
            <w:r>
              <w:rPr>
                <w:sz w:val="24"/>
                <w:lang w:val="en-US"/>
              </w:rPr>
              <w:t xml:space="preserve"> presente de</w:t>
            </w:r>
          </w:p>
          <w:p>
            <w:pPr>
              <w:pStyle w:val="Normal1"/>
              <w:spacing w:lineRule="auto" w:line="240"/>
              <w:ind w:firstLine="284" w:end="0"/>
              <w:rPr/>
            </w:pPr>
            <w:r>
              <w:rPr>
                <w:sz w:val="24"/>
                <w:lang w:val="en-US"/>
              </w:rPr>
              <w:t xml:space="preserve">      </w:t>
            </w:r>
            <w:r>
              <w:rPr>
                <w:sz w:val="24"/>
                <w:lang w:val="en-US"/>
              </w:rPr>
              <w:t>subjuntivo</w:t>
            </w:r>
            <w:r>
              <w:rPr>
                <w:sz w:val="24"/>
              </w:rPr>
              <w:t xml:space="preserve"> и 3-е лицо </w:t>
            </w:r>
          </w:p>
          <w:p>
            <w:pPr>
              <w:pStyle w:val="Normal1"/>
              <w:ind w:firstLine="284" w:end="0"/>
              <w:rPr>
                <w:b/>
                <w:bCs/>
                <w:sz w:val="24"/>
                <w:lang w:val="en-US"/>
              </w:rPr>
            </w:pPr>
            <w:r>
              <w:rPr>
                <w:sz w:val="24"/>
              </w:rPr>
              <w:t xml:space="preserve">      </w:t>
            </w:r>
            <w:r>
              <w:rPr>
                <w:sz w:val="24"/>
                <w:lang w:val="en-US"/>
              </w:rPr>
              <w:t xml:space="preserve">imperative </w:t>
            </w:r>
            <w:r>
              <w:rPr>
                <w:sz w:val="24"/>
              </w:rPr>
              <w:t>от</w:t>
            </w:r>
            <w:r>
              <w:rPr>
                <w:sz w:val="24"/>
                <w:lang w:val="en-US"/>
              </w:rPr>
              <w:t xml:space="preserve"> </w:t>
            </w:r>
            <w:r>
              <w:rPr>
                <w:sz w:val="24"/>
              </w:rPr>
              <w:t>глагола</w:t>
            </w:r>
            <w:r>
              <w:rPr>
                <w:sz w:val="24"/>
                <w:lang w:val="en-US"/>
              </w:rPr>
              <w:t xml:space="preserve"> dar.</w:t>
            </w:r>
          </w:p>
        </w:tc>
        <w:tc>
          <w:tcPr>
            <w:tcW w:w="5711" w:type="dxa"/>
            <w:tcBorders/>
          </w:tcPr>
          <w:p>
            <w:pPr>
              <w:pStyle w:val="Normal1"/>
              <w:spacing w:lineRule="auto" w:line="240"/>
              <w:rPr/>
            </w:pPr>
            <w:r>
              <w:rPr>
                <w:b/>
                <w:bCs/>
                <w:sz w:val="24"/>
                <w:lang w:val="en-US"/>
              </w:rPr>
              <w:t>de</w:t>
            </w:r>
            <w:r>
              <w:rPr>
                <w:sz w:val="24"/>
                <w:lang w:val="en-US"/>
              </w:rPr>
              <w:t xml:space="preserve"> — </w:t>
            </w:r>
            <w:r>
              <w:rPr>
                <w:sz w:val="24"/>
              </w:rPr>
              <w:t>предлог</w:t>
            </w:r>
            <w:r>
              <w:rPr>
                <w:sz w:val="24"/>
                <w:lang w:val="en-US"/>
              </w:rPr>
              <w:t xml:space="preserve"> </w:t>
            </w:r>
          </w:p>
          <w:p>
            <w:pPr>
              <w:pStyle w:val="Normal"/>
              <w:ind w:firstLine="549" w:end="0"/>
              <w:rPr>
                <w:b/>
                <w:bCs/>
                <w:sz w:val="24"/>
                <w:lang w:val="en-US"/>
              </w:rPr>
            </w:pPr>
            <w:r>
              <w:rPr>
                <w:b/>
                <w:bCs/>
                <w:sz w:val="24"/>
                <w:lang w:val="en-US"/>
              </w:rPr>
            </w:r>
          </w:p>
          <w:p>
            <w:pPr>
              <w:pStyle w:val="Normal1"/>
              <w:rPr>
                <w:b/>
                <w:bCs/>
                <w:sz w:val="24"/>
                <w:lang w:val="en-US"/>
              </w:rPr>
            </w:pPr>
            <w:r>
              <w:rPr>
                <w:b/>
                <w:bCs/>
                <w:sz w:val="24"/>
                <w:lang w:val="en-US"/>
              </w:rPr>
            </w:r>
          </w:p>
        </w:tc>
        <w:tc>
          <w:tcPr>
            <w:tcW w:w="100" w:type="dxa"/>
            <w:tcBorders/>
            <w:tcMar>
              <w:start w:w="0" w:type="dxa"/>
              <w:end w:w="0" w:type="dxa"/>
            </w:tcMar>
          </w:tcPr>
          <w:p>
            <w:pPr>
              <w:pStyle w:val="Normal"/>
              <w:snapToGrid w:val="false"/>
              <w:rPr>
                <w:b/>
                <w:bCs/>
                <w:sz w:val="24"/>
                <w:lang w:val="en-US"/>
              </w:rPr>
            </w:pPr>
            <w:r>
              <w:rPr>
                <w:b/>
                <w:bCs/>
                <w:sz w:val="24"/>
                <w:lang w:val="en-US"/>
              </w:rPr>
            </w:r>
          </w:p>
        </w:tc>
      </w:tr>
      <w:tr>
        <w:trPr>
          <w:trHeight w:val="1040" w:hRule="atLeast"/>
        </w:trPr>
        <w:tc>
          <w:tcPr>
            <w:tcW w:w="4962" w:type="dxa"/>
            <w:tcBorders/>
          </w:tcPr>
          <w:p>
            <w:pPr>
              <w:pStyle w:val="Normal1"/>
              <w:spacing w:lineRule="auto" w:line="240"/>
              <w:rPr/>
            </w:pPr>
            <w:r>
              <w:rPr>
                <w:sz w:val="24"/>
                <w:lang w:val="en-US"/>
              </w:rPr>
              <w:t xml:space="preserve">Quiero que Juan me </w:t>
            </w:r>
            <w:r>
              <w:rPr>
                <w:i/>
                <w:iCs/>
                <w:sz w:val="24"/>
                <w:lang w:val="en-US"/>
              </w:rPr>
              <w:t>dé</w:t>
            </w:r>
            <w:r>
              <w:rPr>
                <w:sz w:val="24"/>
                <w:lang w:val="en-US"/>
              </w:rPr>
              <w:t xml:space="preserve"> su  consejo.</w:t>
            </w:r>
          </w:p>
          <w:p>
            <w:pPr>
              <w:pStyle w:val="Normal1"/>
              <w:spacing w:lineRule="auto" w:line="240"/>
              <w:rPr/>
            </w:pPr>
            <w:r>
              <w:rPr>
                <w:i/>
                <w:iCs/>
                <w:sz w:val="24"/>
                <w:lang w:val="en-US"/>
              </w:rPr>
              <w:t>Dé</w:t>
            </w:r>
            <w:r>
              <w:rPr>
                <w:sz w:val="24"/>
                <w:lang w:val="en-US"/>
              </w:rPr>
              <w:t xml:space="preserve"> usted porconcluido el asunto.</w:t>
            </w:r>
          </w:p>
          <w:p>
            <w:pPr>
              <w:pStyle w:val="Normal1"/>
              <w:rPr>
                <w:b/>
                <w:bCs/>
                <w:sz w:val="24"/>
                <w:lang w:val="en-US"/>
              </w:rPr>
            </w:pPr>
            <w:r>
              <w:rPr>
                <w:b/>
                <w:bCs/>
                <w:sz w:val="24"/>
                <w:lang w:val="en-US"/>
              </w:rPr>
            </w:r>
          </w:p>
        </w:tc>
        <w:tc>
          <w:tcPr>
            <w:tcW w:w="5711" w:type="dxa"/>
            <w:tcBorders/>
          </w:tcPr>
          <w:p>
            <w:pPr>
              <w:pStyle w:val="Normal1"/>
              <w:spacing w:lineRule="auto" w:line="240"/>
              <w:rPr/>
            </w:pPr>
            <w:r>
              <w:rPr>
                <w:sz w:val="24"/>
                <w:lang w:val="en-US"/>
              </w:rPr>
              <w:t xml:space="preserve">Tomo la bufanda </w:t>
            </w:r>
            <w:r>
              <w:rPr>
                <w:i/>
                <w:iCs/>
                <w:sz w:val="24"/>
                <w:lang w:val="en-US"/>
              </w:rPr>
              <w:t>de</w:t>
            </w:r>
            <w:r>
              <w:rPr>
                <w:sz w:val="24"/>
                <w:lang w:val="en-US"/>
              </w:rPr>
              <w:t xml:space="preserve"> mi hermano. </w:t>
            </w:r>
          </w:p>
          <w:p>
            <w:pPr>
              <w:pStyle w:val="Normal1"/>
              <w:spacing w:lineRule="auto" w:line="240"/>
              <w:rPr/>
            </w:pPr>
            <w:r>
              <w:rPr>
                <w:sz w:val="24"/>
                <w:lang w:val="en-US"/>
              </w:rPr>
              <w:t xml:space="preserve">Vienes </w:t>
            </w:r>
            <w:r>
              <w:rPr>
                <w:i/>
                <w:iCs/>
                <w:sz w:val="24"/>
                <w:lang w:val="en-US"/>
              </w:rPr>
              <w:t>de</w:t>
            </w:r>
            <w:r>
              <w:rPr>
                <w:sz w:val="24"/>
                <w:lang w:val="en-US"/>
              </w:rPr>
              <w:t xml:space="preserve"> tu casa.</w:t>
            </w:r>
          </w:p>
          <w:p>
            <w:pPr>
              <w:pStyle w:val="Normal1"/>
              <w:rPr>
                <w:b/>
                <w:bCs/>
                <w:sz w:val="24"/>
                <w:lang w:val="en-US"/>
              </w:rPr>
            </w:pPr>
            <w:r>
              <w:rPr>
                <w:b/>
                <w:bCs/>
                <w:sz w:val="24"/>
                <w:lang w:val="en-US"/>
              </w:rPr>
            </w:r>
          </w:p>
        </w:tc>
        <w:tc>
          <w:tcPr>
            <w:tcW w:w="100" w:type="dxa"/>
            <w:tcBorders/>
            <w:tcMar>
              <w:start w:w="0" w:type="dxa"/>
              <w:end w:w="0" w:type="dxa"/>
            </w:tcMar>
          </w:tcPr>
          <w:p>
            <w:pPr>
              <w:pStyle w:val="Normal"/>
              <w:snapToGrid w:val="false"/>
              <w:rPr>
                <w:b/>
                <w:bCs/>
                <w:sz w:val="24"/>
                <w:lang w:val="en-US"/>
              </w:rPr>
            </w:pPr>
            <w:r>
              <w:rPr>
                <w:b/>
                <w:bCs/>
                <w:sz w:val="24"/>
                <w:lang w:val="en-US"/>
              </w:rPr>
            </w:r>
          </w:p>
        </w:tc>
      </w:tr>
      <w:tr>
        <w:trPr>
          <w:trHeight w:val="820" w:hRule="atLeast"/>
        </w:trPr>
        <w:tc>
          <w:tcPr>
            <w:tcW w:w="4962" w:type="dxa"/>
            <w:tcBorders/>
          </w:tcPr>
          <w:p>
            <w:pPr>
              <w:pStyle w:val="Normal1"/>
              <w:spacing w:lineRule="auto" w:line="240"/>
              <w:rPr/>
            </w:pPr>
            <w:r>
              <w:rPr>
                <w:b/>
                <w:bCs/>
                <w:sz w:val="24"/>
              </w:rPr>
              <w:t>é</w:t>
            </w:r>
            <w:r>
              <w:rPr>
                <w:b/>
                <w:bCs/>
                <w:sz w:val="24"/>
                <w:lang w:val="en-US"/>
              </w:rPr>
              <w:t>l</w:t>
            </w:r>
            <w:r>
              <w:rPr>
                <w:sz w:val="24"/>
              </w:rPr>
              <w:t xml:space="preserve"> — местоимение 3-го лица</w:t>
            </w:r>
          </w:p>
          <w:p>
            <w:pPr>
              <w:pStyle w:val="Normal1"/>
              <w:spacing w:lineRule="auto" w:line="240"/>
              <w:ind w:firstLine="601" w:end="0"/>
              <w:rPr>
                <w:sz w:val="24"/>
              </w:rPr>
            </w:pPr>
            <w:r>
              <w:rPr>
                <w:sz w:val="24"/>
              </w:rPr>
              <w:t>мужского рода</w:t>
            </w:r>
          </w:p>
          <w:p>
            <w:pPr>
              <w:pStyle w:val="Normal1"/>
              <w:ind w:firstLine="601" w:end="0"/>
              <w:rPr>
                <w:b/>
                <w:bCs/>
                <w:sz w:val="24"/>
              </w:rPr>
            </w:pPr>
            <w:r>
              <w:rPr>
                <w:sz w:val="24"/>
              </w:rPr>
              <w:t>единственного числа</w:t>
            </w:r>
          </w:p>
        </w:tc>
        <w:tc>
          <w:tcPr>
            <w:tcW w:w="5811" w:type="dxa"/>
            <w:gridSpan w:val="2"/>
            <w:tcBorders/>
          </w:tcPr>
          <w:p>
            <w:pPr>
              <w:pStyle w:val="Normal1"/>
              <w:spacing w:lineRule="auto" w:line="240"/>
              <w:rPr/>
            </w:pPr>
            <w:r>
              <w:rPr>
                <w:b/>
                <w:bCs/>
                <w:sz w:val="24"/>
                <w:lang w:val="en-US"/>
              </w:rPr>
              <w:t>el</w:t>
            </w:r>
            <w:r>
              <w:rPr>
                <w:b/>
                <w:bCs/>
                <w:sz w:val="24"/>
              </w:rPr>
              <w:t xml:space="preserve"> </w:t>
            </w:r>
            <w:r>
              <w:rPr>
                <w:sz w:val="24"/>
              </w:rPr>
              <w:t xml:space="preserve">— определенный артикль ... </w:t>
            </w:r>
          </w:p>
          <w:p>
            <w:pPr>
              <w:pStyle w:val="Normal1"/>
              <w:spacing w:lineRule="auto" w:line="240"/>
              <w:ind w:start="592" w:end="0"/>
              <w:rPr>
                <w:sz w:val="24"/>
              </w:rPr>
            </w:pPr>
            <w:r>
              <w:rPr>
                <w:sz w:val="24"/>
              </w:rPr>
              <w:t>мужского рода</w:t>
            </w:r>
          </w:p>
          <w:p>
            <w:pPr>
              <w:pStyle w:val="Normal1"/>
              <w:ind w:start="592" w:end="0"/>
              <w:rPr>
                <w:b/>
                <w:bCs/>
                <w:sz w:val="24"/>
              </w:rPr>
            </w:pPr>
            <w:r>
              <w:rPr>
                <w:sz w:val="24"/>
              </w:rPr>
              <w:t>единственного числа</w:t>
            </w:r>
          </w:p>
        </w:tc>
      </w:tr>
      <w:tr>
        <w:trPr>
          <w:trHeight w:val="560" w:hRule="atLeast"/>
        </w:trPr>
        <w:tc>
          <w:tcPr>
            <w:tcW w:w="4962" w:type="dxa"/>
            <w:tcBorders/>
          </w:tcPr>
          <w:p>
            <w:pPr>
              <w:pStyle w:val="Normal1"/>
              <w:spacing w:lineRule="auto" w:line="240"/>
              <w:rPr/>
            </w:pPr>
            <w:r>
              <w:rPr>
                <w:sz w:val="24"/>
                <w:lang w:val="en-US"/>
              </w:rPr>
              <w:t xml:space="preserve">Habló </w:t>
            </w:r>
            <w:r>
              <w:rPr>
                <w:i/>
                <w:iCs/>
                <w:sz w:val="24"/>
                <w:lang w:val="en-US"/>
              </w:rPr>
              <w:t>él</w:t>
            </w:r>
            <w:r>
              <w:rPr>
                <w:sz w:val="24"/>
                <w:lang w:val="en-US"/>
              </w:rPr>
              <w:t xml:space="preserve"> después de un acceso de</w:t>
            </w:r>
          </w:p>
          <w:p>
            <w:pPr>
              <w:pStyle w:val="Normal1"/>
              <w:rPr>
                <w:sz w:val="24"/>
                <w:lang w:val="en-US"/>
              </w:rPr>
            </w:pPr>
            <w:r>
              <w:rPr>
                <w:sz w:val="24"/>
                <w:lang w:val="en-US"/>
              </w:rPr>
              <w:t xml:space="preserve">tos. </w:t>
            </w:r>
          </w:p>
          <w:p>
            <w:pPr>
              <w:pStyle w:val="Normal1"/>
              <w:rPr>
                <w:b/>
                <w:bCs/>
                <w:sz w:val="24"/>
                <w:lang w:val="en-US"/>
              </w:rPr>
            </w:pPr>
            <w:r>
              <w:rPr>
                <w:sz w:val="24"/>
                <w:lang w:val="en-US"/>
              </w:rPr>
              <w:t>Al ver el lago se dirigieron hacia él.</w:t>
            </w:r>
          </w:p>
        </w:tc>
        <w:tc>
          <w:tcPr>
            <w:tcW w:w="5811" w:type="dxa"/>
            <w:gridSpan w:val="2"/>
            <w:tcBorders/>
          </w:tcPr>
          <w:p>
            <w:pPr>
              <w:pStyle w:val="Normal1"/>
              <w:spacing w:lineRule="auto" w:line="240"/>
              <w:rPr/>
            </w:pPr>
            <w:r>
              <w:rPr>
                <w:i/>
                <w:iCs/>
                <w:sz w:val="24"/>
                <w:lang w:val="en-US"/>
              </w:rPr>
              <w:t>El</w:t>
            </w:r>
            <w:r>
              <w:rPr>
                <w:sz w:val="24"/>
                <w:lang w:val="en-US"/>
              </w:rPr>
              <w:t xml:space="preserve"> hombre es un ser racional.</w:t>
            </w:r>
          </w:p>
          <w:p>
            <w:pPr>
              <w:pStyle w:val="Normal1"/>
              <w:rPr>
                <w:b/>
                <w:bCs/>
                <w:sz w:val="24"/>
                <w:lang w:val="en-US"/>
              </w:rPr>
            </w:pPr>
            <w:r>
              <w:rPr>
                <w:b/>
                <w:bCs/>
                <w:sz w:val="24"/>
                <w:lang w:val="en-US"/>
              </w:rPr>
            </w:r>
          </w:p>
        </w:tc>
      </w:tr>
      <w:tr>
        <w:trPr>
          <w:trHeight w:val="320" w:hRule="atLeast"/>
        </w:trPr>
        <w:tc>
          <w:tcPr>
            <w:tcW w:w="4962" w:type="dxa"/>
            <w:tcBorders/>
          </w:tcPr>
          <w:p>
            <w:pPr>
              <w:pStyle w:val="Normal1"/>
              <w:rPr/>
            </w:pPr>
            <w:r>
              <w:rPr>
                <w:b/>
                <w:bCs/>
                <w:sz w:val="24"/>
                <w:lang w:val="en-US"/>
              </w:rPr>
              <w:t>m</w:t>
            </w:r>
            <w:r>
              <w:rPr>
                <w:b/>
                <w:bCs/>
                <w:sz w:val="24"/>
              </w:rPr>
              <w:t>á</w:t>
            </w:r>
            <w:r>
              <w:rPr>
                <w:b/>
                <w:bCs/>
                <w:sz w:val="24"/>
                <w:lang w:val="en-US"/>
              </w:rPr>
              <w:t>s</w:t>
            </w:r>
            <w:r>
              <w:rPr>
                <w:sz w:val="24"/>
              </w:rPr>
              <w:t xml:space="preserve"> — наречие (более)</w:t>
            </w:r>
          </w:p>
        </w:tc>
        <w:tc>
          <w:tcPr>
            <w:tcW w:w="5811" w:type="dxa"/>
            <w:gridSpan w:val="2"/>
            <w:tcBorders/>
          </w:tcPr>
          <w:p>
            <w:pPr>
              <w:pStyle w:val="Normal1"/>
              <w:rPr>
                <w:i/>
                <w:i/>
                <w:iCs/>
                <w:sz w:val="24"/>
              </w:rPr>
            </w:pPr>
            <w:r>
              <w:rPr>
                <w:b/>
                <w:bCs/>
                <w:sz w:val="24"/>
                <w:lang w:val="en-US"/>
              </w:rPr>
              <w:t>mas</w:t>
            </w:r>
            <w:r>
              <w:rPr>
                <w:sz w:val="24"/>
              </w:rPr>
              <w:t xml:space="preserve"> — союз (но)</w:t>
            </w:r>
          </w:p>
        </w:tc>
      </w:tr>
      <w:tr>
        <w:trPr>
          <w:trHeight w:val="560" w:hRule="atLeast"/>
        </w:trPr>
        <w:tc>
          <w:tcPr>
            <w:tcW w:w="4962" w:type="dxa"/>
            <w:tcBorders/>
          </w:tcPr>
          <w:p>
            <w:pPr>
              <w:pStyle w:val="Normal1"/>
              <w:spacing w:lineRule="auto" w:line="240"/>
              <w:rPr/>
            </w:pPr>
            <w:r>
              <w:rPr>
                <w:i/>
                <w:iCs/>
                <w:sz w:val="24"/>
                <w:lang w:val="en-US"/>
              </w:rPr>
              <w:t>Más</w:t>
            </w:r>
            <w:r>
              <w:rPr>
                <w:sz w:val="24"/>
                <w:lang w:val="en-US"/>
              </w:rPr>
              <w:t xml:space="preserve"> vale tarde que nunca.</w:t>
            </w:r>
          </w:p>
          <w:p>
            <w:pPr>
              <w:pStyle w:val="Normal1"/>
              <w:rPr>
                <w:b/>
                <w:bCs/>
                <w:sz w:val="24"/>
                <w:lang w:val="en-US"/>
              </w:rPr>
            </w:pPr>
            <w:r>
              <w:rPr>
                <w:sz w:val="24"/>
                <w:lang w:val="en-US"/>
              </w:rPr>
              <w:t xml:space="preserve">Tienes que ser </w:t>
            </w:r>
            <w:r>
              <w:rPr>
                <w:i/>
                <w:iCs/>
                <w:sz w:val="24"/>
                <w:lang w:val="en-US"/>
              </w:rPr>
              <w:t>más</w:t>
            </w:r>
            <w:r>
              <w:rPr>
                <w:sz w:val="24"/>
                <w:lang w:val="en-US"/>
              </w:rPr>
              <w:t xml:space="preserve"> prudente.</w:t>
            </w:r>
          </w:p>
        </w:tc>
        <w:tc>
          <w:tcPr>
            <w:tcW w:w="5811" w:type="dxa"/>
            <w:gridSpan w:val="2"/>
            <w:tcBorders/>
          </w:tcPr>
          <w:p>
            <w:pPr>
              <w:pStyle w:val="Normal1"/>
              <w:spacing w:lineRule="auto" w:line="240"/>
              <w:rPr/>
            </w:pPr>
            <w:r>
              <w:rPr>
                <w:sz w:val="24"/>
                <w:lang w:val="en-US"/>
              </w:rPr>
              <w:t xml:space="preserve">La esperamos toda la mañana, </w:t>
            </w:r>
            <w:r>
              <w:rPr>
                <w:i/>
                <w:iCs/>
                <w:sz w:val="24"/>
                <w:lang w:val="en-US"/>
              </w:rPr>
              <w:t>mas</w:t>
            </w:r>
            <w:r>
              <w:rPr>
                <w:sz w:val="24"/>
                <w:lang w:val="en-US"/>
              </w:rPr>
              <w:t xml:space="preserve"> </w:t>
            </w:r>
          </w:p>
          <w:p>
            <w:pPr>
              <w:pStyle w:val="Normal1"/>
              <w:rPr>
                <w:b/>
                <w:bCs/>
                <w:sz w:val="24"/>
              </w:rPr>
            </w:pPr>
            <w:r>
              <w:rPr>
                <w:sz w:val="24"/>
                <w:lang w:val="en-US"/>
              </w:rPr>
              <w:t>en</w:t>
            </w:r>
            <w:r>
              <w:rPr>
                <w:sz w:val="24"/>
              </w:rPr>
              <w:t xml:space="preserve"> </w:t>
            </w:r>
            <w:r>
              <w:rPr>
                <w:sz w:val="24"/>
                <w:lang w:val="en-US"/>
              </w:rPr>
              <w:t>vano</w:t>
            </w:r>
            <w:r>
              <w:rPr>
                <w:sz w:val="24"/>
              </w:rPr>
              <w:t>.</w:t>
            </w:r>
          </w:p>
        </w:tc>
      </w:tr>
      <w:tr>
        <w:trPr>
          <w:trHeight w:val="1020" w:hRule="atLeast"/>
        </w:trPr>
        <w:tc>
          <w:tcPr>
            <w:tcW w:w="4962" w:type="dxa"/>
            <w:tcBorders/>
          </w:tcPr>
          <w:p>
            <w:pPr>
              <w:pStyle w:val="Normal1"/>
              <w:spacing w:lineRule="auto" w:line="240"/>
              <w:rPr/>
            </w:pPr>
            <w:r>
              <w:rPr>
                <w:b/>
                <w:bCs/>
                <w:sz w:val="24"/>
                <w:lang w:val="en-US"/>
              </w:rPr>
              <w:t>m</w:t>
            </w:r>
            <w:r>
              <w:rPr>
                <w:b/>
                <w:bCs/>
                <w:sz w:val="24"/>
              </w:rPr>
              <w:t xml:space="preserve">í </w:t>
            </w:r>
            <w:r>
              <w:rPr>
                <w:sz w:val="24"/>
              </w:rPr>
              <w:t>— личное местоимение 1-го</w:t>
            </w:r>
          </w:p>
          <w:p>
            <w:pPr>
              <w:pStyle w:val="Normal1"/>
              <w:spacing w:lineRule="auto" w:line="240"/>
              <w:ind w:firstLine="601" w:end="0"/>
              <w:rPr>
                <w:sz w:val="24"/>
              </w:rPr>
            </w:pPr>
            <w:r>
              <w:rPr>
                <w:sz w:val="24"/>
              </w:rPr>
              <w:t>лица единственного числа</w:t>
            </w:r>
          </w:p>
          <w:p>
            <w:pPr>
              <w:pStyle w:val="Normal1"/>
              <w:spacing w:lineRule="auto" w:line="240"/>
              <w:ind w:firstLine="601" w:end="0"/>
              <w:rPr>
                <w:sz w:val="24"/>
              </w:rPr>
            </w:pPr>
            <w:r>
              <w:rPr>
                <w:sz w:val="24"/>
              </w:rPr>
              <w:t xml:space="preserve">в функции предложного </w:t>
            </w:r>
          </w:p>
          <w:p>
            <w:pPr>
              <w:pStyle w:val="Normal1"/>
              <w:ind w:firstLine="601" w:end="0"/>
              <w:rPr>
                <w:i/>
                <w:i/>
                <w:iCs/>
                <w:sz w:val="24"/>
              </w:rPr>
            </w:pPr>
            <w:r>
              <w:rPr>
                <w:sz w:val="24"/>
              </w:rPr>
              <w:t xml:space="preserve">дополнения           </w:t>
            </w:r>
          </w:p>
        </w:tc>
        <w:tc>
          <w:tcPr>
            <w:tcW w:w="5811" w:type="dxa"/>
            <w:gridSpan w:val="2"/>
            <w:tcBorders/>
          </w:tcPr>
          <w:p>
            <w:pPr>
              <w:pStyle w:val="Normal1"/>
              <w:spacing w:lineRule="auto" w:line="240"/>
              <w:rPr/>
            </w:pPr>
            <w:r>
              <w:rPr>
                <w:b/>
                <w:bCs/>
                <w:sz w:val="24"/>
                <w:lang w:val="en-US"/>
              </w:rPr>
              <w:t>mi</w:t>
            </w:r>
            <w:r>
              <w:rPr>
                <w:b/>
                <w:bCs/>
                <w:sz w:val="24"/>
              </w:rPr>
              <w:t xml:space="preserve"> </w:t>
            </w:r>
            <w:r>
              <w:rPr>
                <w:sz w:val="24"/>
              </w:rPr>
              <w:t>— притяжательное</w:t>
            </w:r>
          </w:p>
          <w:p>
            <w:pPr>
              <w:pStyle w:val="Normal1"/>
              <w:spacing w:lineRule="auto" w:line="240"/>
              <w:ind w:firstLine="681" w:end="0"/>
              <w:rPr>
                <w:sz w:val="24"/>
              </w:rPr>
            </w:pPr>
            <w:r>
              <w:rPr>
                <w:sz w:val="24"/>
              </w:rPr>
              <w:t>местоимение 1-го лица единственного числа</w:t>
            </w:r>
          </w:p>
          <w:p>
            <w:pPr>
              <w:pStyle w:val="Normal"/>
              <w:rPr>
                <w:b/>
                <w:bCs/>
                <w:sz w:val="24"/>
              </w:rPr>
            </w:pPr>
            <w:r>
              <w:rPr>
                <w:b/>
                <w:bCs/>
                <w:sz w:val="24"/>
              </w:rPr>
            </w:r>
          </w:p>
          <w:p>
            <w:pPr>
              <w:pStyle w:val="Normal1"/>
              <w:rPr>
                <w:b/>
                <w:bCs/>
                <w:sz w:val="24"/>
              </w:rPr>
            </w:pPr>
            <w:r>
              <w:rPr>
                <w:b/>
                <w:bCs/>
                <w:sz w:val="24"/>
              </w:rPr>
            </w:r>
          </w:p>
        </w:tc>
      </w:tr>
      <w:tr>
        <w:trPr>
          <w:trHeight w:val="220" w:hRule="atLeast"/>
        </w:trPr>
        <w:tc>
          <w:tcPr>
            <w:tcW w:w="4962" w:type="dxa"/>
            <w:tcBorders/>
          </w:tcPr>
          <w:p>
            <w:pPr>
              <w:pStyle w:val="Normal1"/>
              <w:rPr>
                <w:b/>
                <w:bCs/>
                <w:sz w:val="24"/>
                <w:lang w:val="en-US"/>
              </w:rPr>
            </w:pPr>
            <w:r>
              <w:rPr>
                <w:sz w:val="24"/>
                <w:lang w:val="en-US"/>
              </w:rPr>
              <w:t xml:space="preserve">Lo hizo </w:t>
            </w:r>
            <w:r>
              <w:rPr>
                <w:sz w:val="24"/>
              </w:rPr>
              <w:t>ро</w:t>
            </w:r>
            <w:r>
              <w:rPr>
                <w:sz w:val="24"/>
                <w:lang w:val="en-US"/>
              </w:rPr>
              <w:t xml:space="preserve">r </w:t>
            </w:r>
            <w:r>
              <w:rPr>
                <w:i/>
                <w:iCs/>
                <w:sz w:val="24"/>
                <w:lang w:val="en-US"/>
              </w:rPr>
              <w:t>mí</w:t>
            </w:r>
            <w:r>
              <w:rPr>
                <w:sz w:val="24"/>
                <w:lang w:val="en-US"/>
              </w:rPr>
              <w:t>.</w:t>
            </w:r>
          </w:p>
        </w:tc>
        <w:tc>
          <w:tcPr>
            <w:tcW w:w="5811" w:type="dxa"/>
            <w:gridSpan w:val="2"/>
            <w:tcBorders/>
          </w:tcPr>
          <w:p>
            <w:pPr>
              <w:pStyle w:val="Normal1"/>
              <w:rPr>
                <w:b/>
                <w:bCs/>
                <w:sz w:val="24"/>
                <w:lang w:val="en-US"/>
              </w:rPr>
            </w:pPr>
            <w:r>
              <w:rPr>
                <w:i/>
                <w:iCs/>
                <w:sz w:val="24"/>
                <w:lang w:val="en-US"/>
              </w:rPr>
              <w:t>Mi</w:t>
            </w:r>
            <w:r>
              <w:rPr>
                <w:sz w:val="24"/>
                <w:lang w:val="en-US"/>
              </w:rPr>
              <w:t xml:space="preserve"> pluma esta sobre el pupitre.</w:t>
            </w:r>
          </w:p>
        </w:tc>
      </w:tr>
      <w:tr>
        <w:trPr>
          <w:trHeight w:val="1120" w:hRule="atLeast"/>
        </w:trPr>
        <w:tc>
          <w:tcPr>
            <w:tcW w:w="4962" w:type="dxa"/>
            <w:tcBorders/>
          </w:tcPr>
          <w:p>
            <w:pPr>
              <w:pStyle w:val="Normal1"/>
              <w:spacing w:lineRule="auto" w:line="240"/>
              <w:rPr/>
            </w:pPr>
            <w:r>
              <w:rPr>
                <w:b/>
                <w:bCs/>
                <w:sz w:val="24"/>
                <w:lang w:val="en-US"/>
              </w:rPr>
              <w:t>s</w:t>
            </w:r>
            <w:r>
              <w:rPr>
                <w:b/>
                <w:bCs/>
                <w:sz w:val="24"/>
              </w:rPr>
              <w:t>é</w:t>
            </w:r>
            <w:r>
              <w:rPr>
                <w:sz w:val="24"/>
              </w:rPr>
              <w:t xml:space="preserve"> — 1-е лицо единственного</w:t>
            </w:r>
          </w:p>
          <w:p>
            <w:pPr>
              <w:pStyle w:val="Normal1"/>
              <w:spacing w:lineRule="auto" w:line="240"/>
              <w:ind w:firstLine="601" w:end="0"/>
              <w:rPr/>
            </w:pPr>
            <w:r>
              <w:rPr>
                <w:sz w:val="24"/>
              </w:rPr>
              <w:t>числа</w:t>
            </w:r>
            <w:r>
              <w:rPr>
                <w:sz w:val="24"/>
                <w:lang w:val="en-US"/>
              </w:rPr>
              <w:t xml:space="preserve"> presente de indicativo</w:t>
            </w:r>
          </w:p>
          <w:p>
            <w:pPr>
              <w:pStyle w:val="Normal1"/>
              <w:ind w:start="601" w:end="0"/>
              <w:rPr>
                <w:sz w:val="24"/>
              </w:rPr>
            </w:pPr>
            <w:r>
              <w:rPr>
                <w:sz w:val="24"/>
              </w:rPr>
              <w:t xml:space="preserve">глагола </w:t>
            </w:r>
            <w:r>
              <w:rPr>
                <w:sz w:val="24"/>
                <w:lang w:val="en-US"/>
              </w:rPr>
              <w:t>saber</w:t>
            </w:r>
            <w:r>
              <w:rPr>
                <w:sz w:val="24"/>
              </w:rPr>
              <w:t xml:space="preserve"> и форма 2-го лица   </w:t>
            </w:r>
            <w:r>
              <w:rPr>
                <w:sz w:val="24"/>
                <w:lang w:val="en-US"/>
              </w:rPr>
              <w:t>imperative</w:t>
            </w:r>
            <w:r>
              <w:rPr>
                <w:sz w:val="24"/>
              </w:rPr>
              <w:t xml:space="preserve"> глагола </w:t>
            </w:r>
            <w:r>
              <w:rPr>
                <w:sz w:val="24"/>
                <w:lang w:val="en-US"/>
              </w:rPr>
              <w:t>ser</w:t>
            </w:r>
          </w:p>
        </w:tc>
        <w:tc>
          <w:tcPr>
            <w:tcW w:w="5811" w:type="dxa"/>
            <w:gridSpan w:val="2"/>
            <w:tcBorders/>
          </w:tcPr>
          <w:p>
            <w:pPr>
              <w:pStyle w:val="Normal1"/>
              <w:spacing w:lineRule="auto" w:line="240"/>
              <w:rPr/>
            </w:pPr>
            <w:r>
              <w:rPr>
                <w:b/>
                <w:bCs/>
                <w:sz w:val="24"/>
                <w:lang w:val="en-US"/>
              </w:rPr>
              <w:t>se</w:t>
            </w:r>
            <w:r>
              <w:rPr>
                <w:sz w:val="24"/>
              </w:rPr>
              <w:t xml:space="preserve"> — возвратное местоимение; </w:t>
            </w:r>
          </w:p>
          <w:p>
            <w:pPr>
              <w:pStyle w:val="Normal"/>
              <w:rPr>
                <w:b/>
                <w:bCs/>
                <w:sz w:val="24"/>
              </w:rPr>
            </w:pPr>
            <w:r>
              <w:rPr>
                <w:b/>
                <w:bCs/>
                <w:sz w:val="24"/>
              </w:rPr>
            </w:r>
          </w:p>
          <w:p>
            <w:pPr>
              <w:pStyle w:val="Normal"/>
              <w:rPr>
                <w:b/>
                <w:bCs/>
                <w:sz w:val="24"/>
              </w:rPr>
            </w:pPr>
            <w:r>
              <w:rPr>
                <w:b/>
                <w:bCs/>
                <w:sz w:val="24"/>
              </w:rPr>
            </w:r>
          </w:p>
          <w:p>
            <w:pPr>
              <w:pStyle w:val="Normal1"/>
              <w:rPr>
                <w:b/>
                <w:bCs/>
                <w:i/>
                <w:i/>
                <w:iCs/>
                <w:sz w:val="24"/>
              </w:rPr>
            </w:pPr>
            <w:r>
              <w:rPr>
                <w:b/>
                <w:bCs/>
                <w:i/>
                <w:iCs/>
                <w:sz w:val="24"/>
              </w:rPr>
            </w:r>
          </w:p>
        </w:tc>
      </w:tr>
      <w:tr>
        <w:trPr>
          <w:trHeight w:val="540" w:hRule="atLeast"/>
        </w:trPr>
        <w:tc>
          <w:tcPr>
            <w:tcW w:w="4962" w:type="dxa"/>
            <w:tcBorders/>
          </w:tcPr>
          <w:p>
            <w:pPr>
              <w:pStyle w:val="Normal1"/>
              <w:spacing w:lineRule="auto" w:line="240"/>
              <w:rPr/>
            </w:pPr>
            <w:r>
              <w:rPr>
                <w:sz w:val="24"/>
                <w:lang w:val="en-US"/>
              </w:rPr>
              <w:t xml:space="preserve">No </w:t>
            </w:r>
            <w:r>
              <w:rPr>
                <w:i/>
                <w:iCs/>
                <w:sz w:val="24"/>
                <w:lang w:val="en-US"/>
              </w:rPr>
              <w:t>sé</w:t>
            </w:r>
            <w:r>
              <w:rPr>
                <w:sz w:val="24"/>
                <w:lang w:val="en-US"/>
              </w:rPr>
              <w:t xml:space="preserve"> si ban venigo.</w:t>
            </w:r>
          </w:p>
          <w:p>
            <w:pPr>
              <w:pStyle w:val="Normal1"/>
              <w:rPr>
                <w:b/>
                <w:bCs/>
                <w:sz w:val="24"/>
                <w:lang w:val="en-US"/>
              </w:rPr>
            </w:pPr>
            <w:r>
              <w:rPr>
                <w:i/>
                <w:iCs/>
                <w:sz w:val="24"/>
                <w:lang w:val="en-US"/>
              </w:rPr>
              <w:t>Sé</w:t>
            </w:r>
            <w:r>
              <w:rPr>
                <w:sz w:val="24"/>
                <w:lang w:val="en-US"/>
              </w:rPr>
              <w:t xml:space="preserve"> prudente, amigo.</w:t>
            </w:r>
          </w:p>
        </w:tc>
        <w:tc>
          <w:tcPr>
            <w:tcW w:w="5811" w:type="dxa"/>
            <w:gridSpan w:val="2"/>
            <w:tcBorders/>
          </w:tcPr>
          <w:p>
            <w:pPr>
              <w:pStyle w:val="Normal1"/>
              <w:spacing w:lineRule="auto" w:line="240"/>
              <w:rPr/>
            </w:pPr>
            <w:r>
              <w:rPr>
                <w:i/>
                <w:iCs/>
                <w:sz w:val="24"/>
                <w:lang w:val="en-US"/>
              </w:rPr>
              <w:t>Se</w:t>
            </w:r>
            <w:r>
              <w:rPr>
                <w:sz w:val="24"/>
                <w:lang w:val="en-US"/>
              </w:rPr>
              <w:t xml:space="preserve"> dice que algo ha pasado. </w:t>
            </w:r>
          </w:p>
          <w:p>
            <w:pPr>
              <w:pStyle w:val="Normal1"/>
              <w:rPr>
                <w:b/>
                <w:bCs/>
                <w:sz w:val="24"/>
                <w:lang w:val="en-US"/>
              </w:rPr>
            </w:pPr>
            <w:r>
              <w:rPr>
                <w:i/>
                <w:iCs/>
                <w:sz w:val="24"/>
                <w:lang w:val="en-US"/>
              </w:rPr>
              <w:t>Se</w:t>
            </w:r>
            <w:r>
              <w:rPr>
                <w:sz w:val="24"/>
                <w:lang w:val="en-US"/>
              </w:rPr>
              <w:t xml:space="preserve"> vistio en un santiamén. </w:t>
            </w:r>
          </w:p>
        </w:tc>
      </w:tr>
      <w:tr>
        <w:trPr>
          <w:trHeight w:val="780" w:hRule="atLeast"/>
        </w:trPr>
        <w:tc>
          <w:tcPr>
            <w:tcW w:w="4962" w:type="dxa"/>
            <w:tcBorders/>
          </w:tcPr>
          <w:p>
            <w:pPr>
              <w:pStyle w:val="Normal1"/>
              <w:spacing w:lineRule="auto" w:line="240"/>
              <w:rPr/>
            </w:pPr>
            <w:r>
              <w:rPr>
                <w:b/>
                <w:bCs/>
                <w:sz w:val="24"/>
                <w:lang w:val="en-US"/>
              </w:rPr>
              <w:t>s</w:t>
            </w:r>
            <w:r>
              <w:rPr>
                <w:b/>
                <w:bCs/>
                <w:sz w:val="24"/>
              </w:rPr>
              <w:t>í</w:t>
            </w:r>
            <w:r>
              <w:rPr>
                <w:sz w:val="24"/>
              </w:rPr>
              <w:t xml:space="preserve"> — утвердительная частица</w:t>
            </w:r>
          </w:p>
          <w:p>
            <w:pPr>
              <w:pStyle w:val="Normal1"/>
              <w:spacing w:lineRule="auto" w:line="240"/>
              <w:ind w:firstLine="459" w:end="0"/>
              <w:rPr>
                <w:sz w:val="24"/>
              </w:rPr>
            </w:pPr>
            <w:r>
              <w:rPr>
                <w:sz w:val="24"/>
              </w:rPr>
              <w:t xml:space="preserve">(да) и предложная форма               </w:t>
            </w:r>
          </w:p>
          <w:p>
            <w:pPr>
              <w:pStyle w:val="Normal1"/>
              <w:ind w:firstLine="459" w:end="0"/>
              <w:rPr>
                <w:sz w:val="24"/>
              </w:rPr>
            </w:pPr>
            <w:r>
              <w:rPr>
                <w:sz w:val="24"/>
              </w:rPr>
              <w:t>возвратного местоимения</w:t>
            </w:r>
          </w:p>
        </w:tc>
        <w:tc>
          <w:tcPr>
            <w:tcW w:w="5811" w:type="dxa"/>
            <w:gridSpan w:val="2"/>
            <w:tcBorders/>
          </w:tcPr>
          <w:p>
            <w:pPr>
              <w:pStyle w:val="Normal1"/>
              <w:spacing w:lineRule="auto" w:line="240"/>
              <w:rPr/>
            </w:pPr>
            <w:r>
              <w:rPr>
                <w:b/>
                <w:bCs/>
                <w:sz w:val="24"/>
                <w:lang w:val="en-US"/>
              </w:rPr>
              <w:t>si</w:t>
            </w:r>
            <w:r>
              <w:rPr>
                <w:sz w:val="24"/>
              </w:rPr>
              <w:t xml:space="preserve"> — союз</w:t>
            </w:r>
          </w:p>
          <w:p>
            <w:pPr>
              <w:pStyle w:val="Normal"/>
              <w:rPr>
                <w:b/>
                <w:bCs/>
                <w:sz w:val="24"/>
              </w:rPr>
            </w:pPr>
            <w:r>
              <w:rPr>
                <w:b/>
                <w:bCs/>
                <w:sz w:val="24"/>
              </w:rPr>
            </w:r>
          </w:p>
          <w:p>
            <w:pPr>
              <w:pStyle w:val="Normal1"/>
              <w:rPr>
                <w:b/>
                <w:bCs/>
                <w:i/>
                <w:i/>
                <w:iCs/>
                <w:sz w:val="24"/>
              </w:rPr>
            </w:pPr>
            <w:r>
              <w:rPr>
                <w:b/>
                <w:bCs/>
                <w:i/>
                <w:iCs/>
                <w:sz w:val="24"/>
              </w:rPr>
            </w:r>
          </w:p>
        </w:tc>
      </w:tr>
      <w:tr>
        <w:trPr>
          <w:trHeight w:val="620" w:hRule="atLeast"/>
        </w:trPr>
        <w:tc>
          <w:tcPr>
            <w:tcW w:w="4962" w:type="dxa"/>
            <w:tcBorders/>
          </w:tcPr>
          <w:p>
            <w:pPr>
              <w:pStyle w:val="Normal1"/>
              <w:spacing w:lineRule="auto" w:line="240"/>
              <w:rPr>
                <w:sz w:val="24"/>
                <w:lang w:val="en-US"/>
              </w:rPr>
            </w:pPr>
            <w:r>
              <w:rPr>
                <w:sz w:val="24"/>
                <w:lang w:val="en-US"/>
              </w:rPr>
              <w:t>—</w:t>
            </w:r>
            <w:r>
              <w:rPr>
                <w:sz w:val="24"/>
                <w:lang w:val="en-US"/>
              </w:rPr>
              <w:t>¿Lo quieres?</w:t>
            </w:r>
          </w:p>
          <w:p>
            <w:pPr>
              <w:pStyle w:val="Normal1"/>
              <w:rPr>
                <w:b/>
                <w:bCs/>
                <w:sz w:val="24"/>
                <w:lang w:val="en-US"/>
              </w:rPr>
            </w:pPr>
            <w:r>
              <w:rPr>
                <w:sz w:val="24"/>
                <w:lang w:val="en-US"/>
              </w:rPr>
              <w:t>—</w:t>
            </w:r>
            <w:r>
              <w:rPr>
                <w:i/>
                <w:iCs/>
                <w:sz w:val="24"/>
                <w:lang w:val="en-US"/>
              </w:rPr>
              <w:t>Sí</w:t>
            </w:r>
            <w:r>
              <w:rPr>
                <w:sz w:val="24"/>
                <w:lang w:val="en-US"/>
              </w:rPr>
              <w:t>.</w:t>
            </w:r>
          </w:p>
        </w:tc>
        <w:tc>
          <w:tcPr>
            <w:tcW w:w="5811" w:type="dxa"/>
            <w:gridSpan w:val="2"/>
            <w:tcBorders/>
          </w:tcPr>
          <w:p>
            <w:pPr>
              <w:pStyle w:val="Normal1"/>
              <w:spacing w:lineRule="auto" w:line="240"/>
              <w:rPr/>
            </w:pPr>
            <w:r>
              <w:rPr>
                <w:i/>
                <w:iCs/>
                <w:sz w:val="24"/>
                <w:lang w:val="en-US"/>
              </w:rPr>
              <w:t>Si</w:t>
            </w:r>
            <w:r>
              <w:rPr>
                <w:sz w:val="24"/>
                <w:lang w:val="en-US"/>
              </w:rPr>
              <w:t xml:space="preserve"> te quedas, me alegraré.</w:t>
            </w:r>
          </w:p>
          <w:p>
            <w:pPr>
              <w:pStyle w:val="Normal1"/>
              <w:rPr>
                <w:b/>
                <w:bCs/>
                <w:sz w:val="24"/>
                <w:lang w:val="en-US"/>
              </w:rPr>
            </w:pPr>
            <w:r>
              <w:rPr>
                <w:sz w:val="24"/>
                <w:lang w:val="en-US"/>
              </w:rPr>
              <w:t xml:space="preserve">No recuerdo </w:t>
            </w:r>
            <w:r>
              <w:rPr>
                <w:i/>
                <w:iCs/>
                <w:sz w:val="24"/>
                <w:lang w:val="en-US"/>
              </w:rPr>
              <w:t>si</w:t>
            </w:r>
            <w:r>
              <w:rPr>
                <w:sz w:val="24"/>
                <w:lang w:val="en-US"/>
              </w:rPr>
              <w:t xml:space="preserve"> se lo di a María. </w:t>
            </w:r>
          </w:p>
        </w:tc>
      </w:tr>
      <w:tr>
        <w:trPr>
          <w:trHeight w:val="440" w:hRule="atLeast"/>
        </w:trPr>
        <w:tc>
          <w:tcPr>
            <w:tcW w:w="4962" w:type="dxa"/>
            <w:tcBorders/>
          </w:tcPr>
          <w:p>
            <w:pPr>
              <w:pStyle w:val="Normal1"/>
              <w:rPr>
                <w:sz w:val="24"/>
                <w:lang w:val="en-US"/>
              </w:rPr>
            </w:pPr>
            <w:r>
              <w:rPr>
                <w:sz w:val="24"/>
                <w:lang w:val="en-US"/>
              </w:rPr>
              <w:t xml:space="preserve">Pedro volvio en </w:t>
            </w:r>
            <w:r>
              <w:rPr>
                <w:i/>
                <w:iCs/>
                <w:sz w:val="24"/>
                <w:lang w:val="en-US"/>
              </w:rPr>
              <w:t>sí</w:t>
            </w:r>
          </w:p>
        </w:tc>
        <w:tc>
          <w:tcPr>
            <w:tcW w:w="5811" w:type="dxa"/>
            <w:gridSpan w:val="2"/>
            <w:tcBorders/>
          </w:tcPr>
          <w:p>
            <w:pPr>
              <w:pStyle w:val="Normal1"/>
              <w:snapToGrid w:val="false"/>
              <w:rPr>
                <w:i/>
                <w:i/>
                <w:iCs/>
                <w:sz w:val="24"/>
                <w:lang w:val="en-US"/>
              </w:rPr>
            </w:pPr>
            <w:r>
              <w:rPr>
                <w:i/>
                <w:iCs/>
                <w:sz w:val="24"/>
                <w:lang w:val="en-US"/>
              </w:rPr>
            </w:r>
          </w:p>
        </w:tc>
      </w:tr>
    </w:tbl>
    <w:p>
      <w:pPr>
        <w:pStyle w:val="Normal1"/>
        <w:spacing w:lineRule="auto" w:line="240"/>
        <w:ind w:firstLine="284" w:end="0"/>
        <w:rPr>
          <w:sz w:val="24"/>
          <w:lang w:val="en-US"/>
        </w:rPr>
      </w:pPr>
      <w:r>
        <w:rPr>
          <w:sz w:val="24"/>
          <w:lang w:val="en-US"/>
        </w:rPr>
      </w:r>
    </w:p>
    <w:tbl>
      <w:tblPr>
        <w:tblW w:w="10773" w:type="dxa"/>
        <w:jc w:val="start"/>
        <w:tblInd w:w="40" w:type="dxa"/>
        <w:tblLayout w:type="fixed"/>
        <w:tblCellMar>
          <w:top w:w="0" w:type="dxa"/>
          <w:start w:w="40" w:type="dxa"/>
          <w:bottom w:w="0" w:type="dxa"/>
          <w:end w:w="40" w:type="dxa"/>
        </w:tblCellMar>
      </w:tblPr>
      <w:tblGrid>
        <w:gridCol w:w="4962"/>
        <w:gridCol w:w="5811"/>
      </w:tblGrid>
      <w:tr>
        <w:trPr>
          <w:trHeight w:val="600" w:hRule="exact"/>
        </w:trPr>
        <w:tc>
          <w:tcPr>
            <w:tcW w:w="4962" w:type="dxa"/>
            <w:tcBorders/>
          </w:tcPr>
          <w:p>
            <w:pPr>
              <w:pStyle w:val="Normal1"/>
              <w:spacing w:lineRule="auto" w:line="240"/>
              <w:jc w:val="start"/>
              <w:rPr/>
            </w:pPr>
            <w:r>
              <w:rPr>
                <w:b/>
                <w:bCs/>
                <w:sz w:val="24"/>
                <w:lang w:val="en-US"/>
              </w:rPr>
              <w:t>s</w:t>
            </w:r>
            <w:r>
              <w:rPr>
                <w:b/>
                <w:bCs/>
                <w:sz w:val="24"/>
              </w:rPr>
              <w:t>ó</w:t>
            </w:r>
            <w:r>
              <w:rPr>
                <w:b/>
                <w:bCs/>
                <w:sz w:val="24"/>
                <w:lang w:val="en-US"/>
              </w:rPr>
              <w:t>lo</w:t>
            </w:r>
            <w:r>
              <w:rPr>
                <w:sz w:val="24"/>
              </w:rPr>
              <w:t>, — наречие (только)</w:t>
            </w:r>
          </w:p>
          <w:p>
            <w:pPr>
              <w:pStyle w:val="Normal1"/>
              <w:spacing w:lineRule="auto" w:line="240"/>
              <w:rPr>
                <w:sz w:val="24"/>
              </w:rPr>
            </w:pPr>
            <w:r>
              <w:rPr>
                <w:sz w:val="24"/>
              </w:rPr>
            </w:r>
          </w:p>
        </w:tc>
        <w:tc>
          <w:tcPr>
            <w:tcW w:w="5811" w:type="dxa"/>
            <w:tcBorders/>
          </w:tcPr>
          <w:p>
            <w:pPr>
              <w:pStyle w:val="Normal1"/>
              <w:spacing w:lineRule="auto" w:line="240"/>
              <w:jc w:val="start"/>
              <w:rPr/>
            </w:pPr>
            <w:r>
              <w:rPr>
                <w:b/>
                <w:bCs/>
                <w:sz w:val="24"/>
                <w:lang w:val="en-US"/>
              </w:rPr>
              <w:t>solo</w:t>
            </w:r>
            <w:r>
              <w:rPr>
                <w:sz w:val="24"/>
              </w:rPr>
              <w:t xml:space="preserve"> — прилагательное (единственный, одинокий)</w:t>
            </w:r>
          </w:p>
          <w:p>
            <w:pPr>
              <w:pStyle w:val="Normal1"/>
              <w:spacing w:lineRule="auto" w:line="240"/>
              <w:rPr>
                <w:sz w:val="24"/>
              </w:rPr>
            </w:pPr>
            <w:r>
              <w:rPr>
                <w:sz w:val="24"/>
              </w:rPr>
            </w:r>
          </w:p>
        </w:tc>
      </w:tr>
      <w:tr>
        <w:trPr>
          <w:trHeight w:val="560" w:hRule="exact"/>
        </w:trPr>
        <w:tc>
          <w:tcPr>
            <w:tcW w:w="4962" w:type="dxa"/>
            <w:tcBorders/>
          </w:tcPr>
          <w:p>
            <w:pPr>
              <w:pStyle w:val="Normal1"/>
              <w:spacing w:lineRule="auto" w:line="240"/>
              <w:rPr/>
            </w:pPr>
            <w:r>
              <w:rPr>
                <w:i/>
                <w:iCs/>
                <w:sz w:val="24"/>
                <w:lang w:val="en-US"/>
              </w:rPr>
              <w:t>Sólo</w:t>
            </w:r>
            <w:r>
              <w:rPr>
                <w:sz w:val="24"/>
                <w:lang w:val="en-US"/>
              </w:rPr>
              <w:t xml:space="preserve"> ellos saben hacerlo bien.</w:t>
            </w:r>
          </w:p>
          <w:p>
            <w:pPr>
              <w:pStyle w:val="Normal1"/>
              <w:spacing w:lineRule="auto" w:line="240"/>
              <w:rPr>
                <w:sz w:val="24"/>
                <w:lang w:val="en-US"/>
              </w:rPr>
            </w:pPr>
            <w:r>
              <w:rPr>
                <w:sz w:val="24"/>
                <w:lang w:val="en-US"/>
              </w:rPr>
            </w:r>
          </w:p>
        </w:tc>
        <w:tc>
          <w:tcPr>
            <w:tcW w:w="5811" w:type="dxa"/>
            <w:tcBorders/>
          </w:tcPr>
          <w:p>
            <w:pPr>
              <w:pStyle w:val="Normal1"/>
              <w:spacing w:lineRule="auto" w:line="240"/>
              <w:rPr/>
            </w:pPr>
            <w:r>
              <w:rPr>
                <w:sz w:val="24"/>
                <w:lang w:val="en-US"/>
              </w:rPr>
              <w:t xml:space="preserve">Una </w:t>
            </w:r>
            <w:r>
              <w:rPr>
                <w:i/>
                <w:iCs/>
                <w:sz w:val="24"/>
                <w:lang w:val="en-US"/>
              </w:rPr>
              <w:t>sola</w:t>
            </w:r>
            <w:r>
              <w:rPr>
                <w:sz w:val="24"/>
                <w:lang w:val="en-US"/>
              </w:rPr>
              <w:t xml:space="preserve"> cosa le interesaba. </w:t>
            </w:r>
          </w:p>
          <w:p>
            <w:pPr>
              <w:pStyle w:val="Normal1"/>
              <w:spacing w:lineRule="auto" w:line="240"/>
              <w:rPr/>
            </w:pPr>
            <w:r>
              <w:rPr>
                <w:sz w:val="24"/>
                <w:lang w:val="en-US"/>
              </w:rPr>
              <w:t xml:space="preserve">Se sentía tan </w:t>
            </w:r>
            <w:r>
              <w:rPr>
                <w:i/>
                <w:iCs/>
                <w:sz w:val="24"/>
                <w:lang w:val="en-US"/>
              </w:rPr>
              <w:t>solo</w:t>
            </w:r>
            <w:r>
              <w:rPr>
                <w:sz w:val="24"/>
                <w:lang w:val="en-US"/>
              </w:rPr>
              <w:t>.</w:t>
            </w:r>
          </w:p>
          <w:p>
            <w:pPr>
              <w:pStyle w:val="Normal1"/>
              <w:spacing w:lineRule="auto" w:line="240"/>
              <w:rPr>
                <w:sz w:val="24"/>
                <w:lang w:val="en-US"/>
              </w:rPr>
            </w:pPr>
            <w:r>
              <w:rPr>
                <w:sz w:val="24"/>
                <w:lang w:val="en-US"/>
              </w:rPr>
            </w:r>
          </w:p>
        </w:tc>
      </w:tr>
      <w:tr>
        <w:trPr>
          <w:trHeight w:val="731" w:hRule="atLeast"/>
        </w:trPr>
        <w:tc>
          <w:tcPr>
            <w:tcW w:w="4962" w:type="dxa"/>
            <w:tcBorders/>
          </w:tcPr>
          <w:p>
            <w:pPr>
              <w:pStyle w:val="Normal1"/>
              <w:spacing w:lineRule="auto" w:line="240"/>
              <w:rPr/>
            </w:pPr>
            <w:r>
              <w:rPr>
                <w:b/>
                <w:bCs/>
                <w:sz w:val="24"/>
                <w:lang w:val="en-US"/>
              </w:rPr>
              <w:t>t</w:t>
            </w:r>
            <w:r>
              <w:rPr>
                <w:b/>
                <w:bCs/>
                <w:sz w:val="24"/>
              </w:rPr>
              <w:t>é</w:t>
            </w:r>
            <w:r>
              <w:rPr>
                <w:sz w:val="24"/>
              </w:rPr>
              <w:t xml:space="preserve"> — существительное (чай)</w:t>
            </w:r>
          </w:p>
          <w:p>
            <w:pPr>
              <w:pStyle w:val="Normal1"/>
              <w:spacing w:lineRule="auto" w:line="240"/>
              <w:rPr>
                <w:sz w:val="24"/>
              </w:rPr>
            </w:pPr>
            <w:r>
              <w:rPr>
                <w:sz w:val="24"/>
              </w:rPr>
            </w:r>
          </w:p>
          <w:p>
            <w:pPr>
              <w:pStyle w:val="Normal1"/>
              <w:rPr>
                <w:sz w:val="24"/>
              </w:rPr>
            </w:pPr>
            <w:r>
              <w:rPr>
                <w:sz w:val="24"/>
              </w:rPr>
            </w:r>
          </w:p>
        </w:tc>
        <w:tc>
          <w:tcPr>
            <w:tcW w:w="5811" w:type="dxa"/>
            <w:tcBorders/>
          </w:tcPr>
          <w:p>
            <w:pPr>
              <w:pStyle w:val="Normal1"/>
              <w:spacing w:lineRule="auto" w:line="240"/>
              <w:jc w:val="start"/>
              <w:rPr/>
            </w:pPr>
            <w:r>
              <w:rPr>
                <w:b/>
                <w:bCs/>
                <w:sz w:val="24"/>
                <w:lang w:val="en-US"/>
              </w:rPr>
              <w:t>te</w:t>
            </w:r>
            <w:r>
              <w:rPr>
                <w:sz w:val="24"/>
              </w:rPr>
              <w:t xml:space="preserve"> — личное местоимение 2-го лица единственного числа в функции прямого и косвенного дополнений</w:t>
            </w:r>
          </w:p>
          <w:p>
            <w:pPr>
              <w:pStyle w:val="Normal1"/>
              <w:rPr>
                <w:sz w:val="24"/>
              </w:rPr>
            </w:pPr>
            <w:r>
              <w:rPr>
                <w:sz w:val="24"/>
              </w:rPr>
            </w:r>
          </w:p>
        </w:tc>
      </w:tr>
      <w:tr>
        <w:trPr>
          <w:trHeight w:val="620" w:hRule="exact"/>
        </w:trPr>
        <w:tc>
          <w:tcPr>
            <w:tcW w:w="4962" w:type="dxa"/>
            <w:tcBorders/>
          </w:tcPr>
          <w:p>
            <w:pPr>
              <w:pStyle w:val="Normal1"/>
              <w:spacing w:lineRule="auto" w:line="240"/>
              <w:jc w:val="start"/>
              <w:rPr/>
            </w:pPr>
            <w:r>
              <w:rPr>
                <w:sz w:val="24"/>
                <w:lang w:val="en-US"/>
              </w:rPr>
              <w:t xml:space="preserve">En dertos paises existe la costumbre de tomar el </w:t>
            </w:r>
            <w:r>
              <w:rPr>
                <w:i/>
                <w:iCs/>
                <w:sz w:val="24"/>
                <w:lang w:val="en-US"/>
              </w:rPr>
              <w:t>té</w:t>
            </w:r>
            <w:r>
              <w:rPr>
                <w:sz w:val="24"/>
                <w:lang w:val="en-US"/>
              </w:rPr>
              <w:t>.</w:t>
            </w:r>
          </w:p>
          <w:p>
            <w:pPr>
              <w:pStyle w:val="Normal1"/>
              <w:spacing w:lineRule="auto" w:line="240"/>
              <w:rPr>
                <w:sz w:val="24"/>
                <w:lang w:val="en-US"/>
              </w:rPr>
            </w:pPr>
            <w:r>
              <w:rPr>
                <w:sz w:val="24"/>
                <w:lang w:val="en-US"/>
              </w:rPr>
            </w:r>
          </w:p>
        </w:tc>
        <w:tc>
          <w:tcPr>
            <w:tcW w:w="5811" w:type="dxa"/>
            <w:tcBorders/>
          </w:tcPr>
          <w:p>
            <w:pPr>
              <w:pStyle w:val="Normal1"/>
              <w:spacing w:lineRule="auto" w:line="240"/>
              <w:rPr/>
            </w:pPr>
            <w:r>
              <w:rPr>
                <w:sz w:val="24"/>
                <w:lang w:val="en-US"/>
              </w:rPr>
              <w:t xml:space="preserve">Cada día </w:t>
            </w:r>
            <w:r>
              <w:rPr>
                <w:i/>
                <w:iCs/>
                <w:sz w:val="24"/>
                <w:lang w:val="en-US"/>
              </w:rPr>
              <w:t>te</w:t>
            </w:r>
            <w:r>
              <w:rPr>
                <w:sz w:val="24"/>
                <w:lang w:val="en-US"/>
              </w:rPr>
              <w:t xml:space="preserve"> yeo. </w:t>
            </w:r>
          </w:p>
          <w:p>
            <w:pPr>
              <w:pStyle w:val="Normal1"/>
              <w:spacing w:lineRule="auto" w:line="240"/>
              <w:rPr/>
            </w:pPr>
            <w:r>
              <w:rPr>
                <w:i/>
                <w:iCs/>
                <w:sz w:val="24"/>
              </w:rPr>
              <w:t>Те</w:t>
            </w:r>
            <w:r>
              <w:rPr>
                <w:sz w:val="24"/>
                <w:lang w:val="en-US"/>
              </w:rPr>
              <w:t xml:space="preserve"> lo damos como recompensa.</w:t>
            </w:r>
          </w:p>
          <w:p>
            <w:pPr>
              <w:pStyle w:val="Normal1"/>
              <w:spacing w:lineRule="auto" w:line="240"/>
              <w:rPr>
                <w:sz w:val="24"/>
                <w:lang w:val="en-US"/>
              </w:rPr>
            </w:pPr>
            <w:r>
              <w:rPr>
                <w:sz w:val="24"/>
                <w:lang w:val="en-US"/>
              </w:rPr>
            </w:r>
          </w:p>
        </w:tc>
      </w:tr>
      <w:tr>
        <w:trPr>
          <w:trHeight w:val="260" w:hRule="exact"/>
        </w:trPr>
        <w:tc>
          <w:tcPr>
            <w:tcW w:w="4962" w:type="dxa"/>
            <w:tcBorders/>
          </w:tcPr>
          <w:p>
            <w:pPr>
              <w:pStyle w:val="Normal1"/>
              <w:spacing w:lineRule="auto" w:line="240"/>
              <w:rPr/>
            </w:pPr>
            <w:r>
              <w:rPr>
                <w:sz w:val="24"/>
                <w:lang w:val="en-US"/>
              </w:rPr>
              <w:t xml:space="preserve">El </w:t>
            </w:r>
            <w:r>
              <w:rPr>
                <w:i/>
                <w:iCs/>
                <w:sz w:val="24"/>
                <w:lang w:val="en-US"/>
              </w:rPr>
              <w:t>té</w:t>
            </w:r>
            <w:r>
              <w:rPr>
                <w:sz w:val="24"/>
                <w:lang w:val="en-US"/>
              </w:rPr>
              <w:t xml:space="preserve"> es un arbusto.</w:t>
            </w:r>
          </w:p>
          <w:p>
            <w:pPr>
              <w:pStyle w:val="Normal1"/>
              <w:spacing w:lineRule="auto" w:line="240"/>
              <w:rPr>
                <w:sz w:val="24"/>
                <w:lang w:val="en-US"/>
              </w:rPr>
            </w:pPr>
            <w:r>
              <w:rPr>
                <w:sz w:val="24"/>
                <w:lang w:val="en-US"/>
              </w:rPr>
            </w:r>
          </w:p>
        </w:tc>
        <w:tc>
          <w:tcPr>
            <w:tcW w:w="5811" w:type="dxa"/>
            <w:tcBorders/>
          </w:tcPr>
          <w:p>
            <w:pPr>
              <w:pStyle w:val="Normal1"/>
              <w:snapToGrid w:val="false"/>
              <w:spacing w:lineRule="auto" w:line="240"/>
              <w:rPr>
                <w:sz w:val="24"/>
                <w:lang w:val="en-US"/>
              </w:rPr>
            </w:pPr>
            <w:r>
              <w:rPr>
                <w:sz w:val="24"/>
                <w:lang w:val="en-US"/>
              </w:rPr>
            </w:r>
          </w:p>
          <w:p>
            <w:pPr>
              <w:pStyle w:val="Normal1"/>
              <w:spacing w:lineRule="auto" w:line="240"/>
              <w:rPr>
                <w:sz w:val="24"/>
                <w:lang w:val="en-US"/>
              </w:rPr>
            </w:pPr>
            <w:r>
              <w:rPr>
                <w:sz w:val="24"/>
                <w:lang w:val="en-US"/>
              </w:rPr>
            </w:r>
          </w:p>
        </w:tc>
      </w:tr>
      <w:tr>
        <w:trPr>
          <w:trHeight w:val="800" w:hRule="exact"/>
        </w:trPr>
        <w:tc>
          <w:tcPr>
            <w:tcW w:w="4962" w:type="dxa"/>
            <w:tcBorders/>
          </w:tcPr>
          <w:p>
            <w:pPr>
              <w:pStyle w:val="Normal1"/>
              <w:spacing w:lineRule="auto" w:line="240"/>
              <w:rPr/>
            </w:pPr>
            <w:r>
              <w:rPr>
                <w:b/>
                <w:bCs/>
                <w:sz w:val="24"/>
                <w:lang w:val="en-US"/>
              </w:rPr>
              <w:t>t</w:t>
            </w:r>
            <w:r>
              <w:rPr>
                <w:b/>
                <w:bCs/>
                <w:sz w:val="24"/>
              </w:rPr>
              <w:t>ú</w:t>
            </w:r>
            <w:r>
              <w:rPr>
                <w:sz w:val="24"/>
              </w:rPr>
              <w:t xml:space="preserve"> — личное местоимение 2-го лица единственного числа</w:t>
            </w:r>
          </w:p>
          <w:p>
            <w:pPr>
              <w:pStyle w:val="Normal1"/>
              <w:spacing w:lineRule="auto" w:line="240"/>
              <w:rPr>
                <w:sz w:val="24"/>
              </w:rPr>
            </w:pPr>
            <w:r>
              <w:rPr>
                <w:sz w:val="24"/>
              </w:rPr>
            </w:r>
          </w:p>
        </w:tc>
        <w:tc>
          <w:tcPr>
            <w:tcW w:w="5811" w:type="dxa"/>
            <w:tcBorders/>
          </w:tcPr>
          <w:p>
            <w:pPr>
              <w:pStyle w:val="Normal1"/>
              <w:spacing w:lineRule="auto" w:line="240"/>
              <w:jc w:val="start"/>
              <w:rPr/>
            </w:pPr>
            <w:r>
              <w:rPr>
                <w:b/>
                <w:bCs/>
                <w:sz w:val="24"/>
                <w:lang w:val="en-US"/>
              </w:rPr>
              <w:t>tu</w:t>
            </w:r>
            <w:r>
              <w:rPr>
                <w:sz w:val="24"/>
              </w:rPr>
              <w:t xml:space="preserve"> — притяжательное местоимение 2-го лица единственного числа</w:t>
            </w:r>
          </w:p>
          <w:p>
            <w:pPr>
              <w:pStyle w:val="Normal1"/>
              <w:spacing w:lineRule="auto" w:line="240"/>
              <w:rPr>
                <w:sz w:val="24"/>
              </w:rPr>
            </w:pPr>
            <w:r>
              <w:rPr>
                <w:sz w:val="24"/>
              </w:rPr>
            </w:r>
          </w:p>
        </w:tc>
      </w:tr>
      <w:tr>
        <w:trPr>
          <w:trHeight w:val="440" w:hRule="exact"/>
        </w:trPr>
        <w:tc>
          <w:tcPr>
            <w:tcW w:w="4962" w:type="dxa"/>
            <w:tcBorders/>
          </w:tcPr>
          <w:p>
            <w:pPr>
              <w:pStyle w:val="Normal1"/>
              <w:spacing w:lineRule="auto" w:line="240"/>
              <w:jc w:val="start"/>
              <w:rPr/>
            </w:pPr>
            <w:r>
              <w:rPr>
                <w:sz w:val="24"/>
              </w:rPr>
              <w:t>Т</w:t>
            </w:r>
            <w:r>
              <w:rPr>
                <w:sz w:val="24"/>
                <w:lang w:val="en-US"/>
              </w:rPr>
              <w:t xml:space="preserve">ú, sólo </w:t>
            </w:r>
            <w:r>
              <w:rPr>
                <w:i/>
                <w:iCs/>
                <w:sz w:val="24"/>
                <w:lang w:val="en-US"/>
              </w:rPr>
              <w:t>tú</w:t>
            </w:r>
            <w:r>
              <w:rPr>
                <w:sz w:val="24"/>
                <w:lang w:val="en-US"/>
              </w:rPr>
              <w:t xml:space="preserve"> puedes ayudarme.</w:t>
            </w:r>
          </w:p>
          <w:p>
            <w:pPr>
              <w:pStyle w:val="Normal1"/>
              <w:spacing w:lineRule="auto" w:line="240"/>
              <w:rPr>
                <w:sz w:val="24"/>
                <w:lang w:val="en-US"/>
              </w:rPr>
            </w:pPr>
            <w:r>
              <w:rPr>
                <w:sz w:val="24"/>
                <w:lang w:val="en-US"/>
              </w:rPr>
            </w:r>
          </w:p>
        </w:tc>
        <w:tc>
          <w:tcPr>
            <w:tcW w:w="5811" w:type="dxa"/>
            <w:tcBorders/>
          </w:tcPr>
          <w:p>
            <w:pPr>
              <w:pStyle w:val="Normal1"/>
              <w:spacing w:lineRule="auto" w:line="240"/>
              <w:rPr/>
            </w:pPr>
            <w:r>
              <w:rPr>
                <w:i/>
                <w:iCs/>
                <w:sz w:val="24"/>
                <w:lang w:val="en-US"/>
              </w:rPr>
              <w:t>Tu</w:t>
            </w:r>
            <w:r>
              <w:rPr>
                <w:sz w:val="24"/>
                <w:lang w:val="en-US"/>
              </w:rPr>
              <w:t xml:space="preserve"> corbata no me gusta, .</w:t>
            </w:r>
          </w:p>
          <w:p>
            <w:pPr>
              <w:pStyle w:val="Normal1"/>
              <w:spacing w:lineRule="auto" w:line="240"/>
              <w:rPr>
                <w:sz w:val="24"/>
                <w:lang w:val="en-US"/>
              </w:rPr>
            </w:pPr>
            <w:r>
              <w:rPr>
                <w:sz w:val="24"/>
                <w:lang w:val="en-US"/>
              </w:rPr>
            </w:r>
          </w:p>
        </w:tc>
      </w:tr>
      <w:tr>
        <w:trPr>
          <w:trHeight w:val="660" w:hRule="exact"/>
        </w:trPr>
        <w:tc>
          <w:tcPr>
            <w:tcW w:w="4962" w:type="dxa"/>
            <w:tcBorders/>
          </w:tcPr>
          <w:p>
            <w:pPr>
              <w:pStyle w:val="Normal1"/>
              <w:spacing w:lineRule="auto" w:line="240"/>
              <w:jc w:val="center"/>
              <w:rPr>
                <w:i/>
                <w:i/>
                <w:iCs/>
                <w:sz w:val="24"/>
              </w:rPr>
            </w:pPr>
            <w:r>
              <w:rPr>
                <w:i/>
                <w:iCs/>
                <w:sz w:val="24"/>
              </w:rPr>
              <w:t>Указательные местоимения-существительные</w:t>
            </w:r>
          </w:p>
          <w:p>
            <w:pPr>
              <w:pStyle w:val="Normal1"/>
              <w:spacing w:lineRule="auto" w:line="240"/>
              <w:rPr>
                <w:i/>
                <w:i/>
                <w:iCs/>
                <w:sz w:val="24"/>
              </w:rPr>
            </w:pPr>
            <w:r>
              <w:rPr>
                <w:i/>
                <w:iCs/>
                <w:sz w:val="24"/>
              </w:rPr>
            </w:r>
          </w:p>
        </w:tc>
        <w:tc>
          <w:tcPr>
            <w:tcW w:w="5811" w:type="dxa"/>
            <w:tcBorders/>
          </w:tcPr>
          <w:p>
            <w:pPr>
              <w:pStyle w:val="Normal1"/>
              <w:spacing w:lineRule="auto" w:line="240"/>
              <w:jc w:val="center"/>
              <w:rPr>
                <w:i/>
                <w:i/>
                <w:iCs/>
                <w:sz w:val="24"/>
              </w:rPr>
            </w:pPr>
            <w:r>
              <w:rPr>
                <w:i/>
                <w:iCs/>
                <w:sz w:val="24"/>
              </w:rPr>
              <w:t>Указательные местоимения-</w:t>
            </w:r>
          </w:p>
          <w:p>
            <w:pPr>
              <w:pStyle w:val="Normal1"/>
              <w:spacing w:lineRule="auto" w:line="240"/>
              <w:jc w:val="center"/>
              <w:rPr>
                <w:i/>
                <w:i/>
                <w:iCs/>
                <w:sz w:val="24"/>
              </w:rPr>
            </w:pPr>
            <w:r>
              <w:rPr>
                <w:i/>
                <w:iCs/>
                <w:sz w:val="24"/>
              </w:rPr>
              <w:t>прилагательные</w:t>
            </w:r>
          </w:p>
          <w:p>
            <w:pPr>
              <w:pStyle w:val="Normal1"/>
              <w:spacing w:lineRule="auto" w:line="240"/>
              <w:rPr>
                <w:i/>
                <w:i/>
                <w:iCs/>
                <w:sz w:val="24"/>
              </w:rPr>
            </w:pPr>
            <w:r>
              <w:rPr>
                <w:i/>
                <w:iCs/>
                <w:sz w:val="24"/>
              </w:rPr>
            </w:r>
          </w:p>
        </w:tc>
      </w:tr>
      <w:tr>
        <w:trPr>
          <w:trHeight w:val="1859" w:hRule="exact"/>
        </w:trPr>
        <w:tc>
          <w:tcPr>
            <w:tcW w:w="4962" w:type="dxa"/>
            <w:tcBorders/>
          </w:tcPr>
          <w:p>
            <w:pPr>
              <w:pStyle w:val="Normal1"/>
              <w:spacing w:lineRule="auto" w:line="240"/>
              <w:rPr/>
            </w:pPr>
            <w:r>
              <w:rPr>
                <w:b/>
                <w:bCs/>
                <w:sz w:val="24"/>
              </w:rPr>
              <w:t>é</w:t>
            </w:r>
            <w:r>
              <w:rPr>
                <w:b/>
                <w:bCs/>
                <w:sz w:val="24"/>
                <w:lang w:val="en-US"/>
              </w:rPr>
              <w:t>ste</w:t>
            </w:r>
            <w:r>
              <w:rPr>
                <w:b/>
                <w:bCs/>
                <w:sz w:val="24"/>
              </w:rPr>
              <w:t>, ésta</w:t>
            </w:r>
            <w:r>
              <w:rPr>
                <w:sz w:val="24"/>
              </w:rPr>
              <w:t xml:space="preserve"> и т.д. </w:t>
            </w:r>
          </w:p>
          <w:p>
            <w:pPr>
              <w:pStyle w:val="Normal1"/>
              <w:spacing w:lineRule="auto" w:line="240"/>
              <w:rPr/>
            </w:pPr>
            <w:r>
              <w:rPr>
                <w:b/>
                <w:bCs/>
                <w:sz w:val="24"/>
              </w:rPr>
              <w:t>é</w:t>
            </w:r>
            <w:r>
              <w:rPr>
                <w:b/>
                <w:bCs/>
                <w:sz w:val="24"/>
                <w:lang w:val="en-US"/>
              </w:rPr>
              <w:t>se</w:t>
            </w:r>
            <w:r>
              <w:rPr>
                <w:b/>
                <w:bCs/>
                <w:sz w:val="24"/>
              </w:rPr>
              <w:t>, é</w:t>
            </w:r>
            <w:r>
              <w:rPr>
                <w:b/>
                <w:bCs/>
                <w:sz w:val="24"/>
                <w:lang w:val="en-US"/>
              </w:rPr>
              <w:t>sa</w:t>
            </w:r>
            <w:r>
              <w:rPr>
                <w:sz w:val="24"/>
              </w:rPr>
              <w:t xml:space="preserve"> и т.д. </w:t>
            </w:r>
          </w:p>
          <w:p>
            <w:pPr>
              <w:pStyle w:val="Normal1"/>
              <w:spacing w:lineRule="auto" w:line="240"/>
              <w:rPr/>
            </w:pPr>
            <w:r>
              <w:rPr>
                <w:b/>
                <w:bCs/>
                <w:sz w:val="24"/>
                <w:lang w:val="en-US"/>
              </w:rPr>
              <w:t>aqu</w:t>
            </w:r>
            <w:r>
              <w:rPr>
                <w:b/>
                <w:bCs/>
                <w:sz w:val="24"/>
              </w:rPr>
              <w:t>é</w:t>
            </w:r>
            <w:r>
              <w:rPr>
                <w:b/>
                <w:bCs/>
                <w:sz w:val="24"/>
                <w:lang w:val="en-US"/>
              </w:rPr>
              <w:t>l</w:t>
            </w:r>
            <w:r>
              <w:rPr>
                <w:b/>
                <w:bCs/>
                <w:sz w:val="24"/>
              </w:rPr>
              <w:t xml:space="preserve">, </w:t>
            </w:r>
            <w:r>
              <w:rPr>
                <w:b/>
                <w:bCs/>
                <w:sz w:val="24"/>
                <w:lang w:val="en-US"/>
              </w:rPr>
              <w:t>aqu</w:t>
            </w:r>
            <w:r>
              <w:rPr>
                <w:b/>
                <w:bCs/>
                <w:sz w:val="24"/>
              </w:rPr>
              <w:t>é</w:t>
            </w:r>
            <w:r>
              <w:rPr>
                <w:b/>
                <w:bCs/>
                <w:sz w:val="24"/>
                <w:lang w:val="en-US"/>
              </w:rPr>
              <w:t>lla</w:t>
            </w:r>
            <w:r>
              <w:rPr>
                <w:sz w:val="24"/>
              </w:rPr>
              <w:t xml:space="preserve"> и т.д.</w:t>
            </w:r>
          </w:p>
          <w:p>
            <w:pPr>
              <w:pStyle w:val="Normal1"/>
              <w:spacing w:lineRule="auto" w:line="240"/>
              <w:jc w:val="start"/>
              <w:rPr/>
            </w:pPr>
            <w:r>
              <w:rPr>
                <w:sz w:val="24"/>
                <w:lang w:val="en-US"/>
              </w:rPr>
              <w:t xml:space="preserve">Fueron </w:t>
            </w:r>
            <w:r>
              <w:rPr>
                <w:i/>
                <w:iCs/>
                <w:sz w:val="24"/>
                <w:lang w:val="en-US"/>
              </w:rPr>
              <w:t>aquéllos</w:t>
            </w:r>
            <w:r>
              <w:rPr>
                <w:sz w:val="24"/>
                <w:lang w:val="en-US"/>
              </w:rPr>
              <w:t xml:space="preserve"> unos dias de alegria extraordinaria.</w:t>
            </w:r>
          </w:p>
          <w:p>
            <w:pPr>
              <w:pStyle w:val="Normal1"/>
              <w:spacing w:lineRule="auto" w:line="240"/>
              <w:rPr>
                <w:sz w:val="24"/>
                <w:lang w:val="en-US"/>
              </w:rPr>
            </w:pPr>
            <w:r>
              <w:rPr>
                <w:sz w:val="24"/>
                <w:lang w:val="en-US"/>
              </w:rPr>
            </w:r>
          </w:p>
        </w:tc>
        <w:tc>
          <w:tcPr>
            <w:tcW w:w="5811" w:type="dxa"/>
            <w:tcBorders/>
          </w:tcPr>
          <w:p>
            <w:pPr>
              <w:pStyle w:val="Normal1"/>
              <w:spacing w:lineRule="auto" w:line="240"/>
              <w:rPr/>
            </w:pPr>
            <w:r>
              <w:rPr>
                <w:b/>
                <w:bCs/>
                <w:sz w:val="24"/>
                <w:lang w:val="en-US"/>
              </w:rPr>
              <w:t>este, esta</w:t>
            </w:r>
            <w:r>
              <w:rPr>
                <w:sz w:val="24"/>
                <w:lang w:val="en-US"/>
              </w:rPr>
              <w:t xml:space="preserve">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w:t>
            </w:r>
          </w:p>
          <w:p>
            <w:pPr>
              <w:pStyle w:val="Normal1"/>
              <w:spacing w:lineRule="auto" w:line="240"/>
              <w:rPr/>
            </w:pPr>
            <w:r>
              <w:rPr>
                <w:b/>
                <w:bCs/>
                <w:sz w:val="24"/>
                <w:lang w:val="en-US"/>
              </w:rPr>
              <w:t>ese, esa</w:t>
            </w:r>
            <w:r>
              <w:rPr>
                <w:sz w:val="24"/>
                <w:lang w:val="en-US"/>
              </w:rPr>
              <w:t xml:space="preserve"> </w:t>
            </w:r>
            <w:r>
              <w:rPr>
                <w:sz w:val="24"/>
              </w:rPr>
              <w:t>и</w:t>
            </w:r>
            <w:r>
              <w:rPr>
                <w:sz w:val="24"/>
                <w:lang w:val="en-US"/>
              </w:rPr>
              <w:t xml:space="preserve"> </w:t>
            </w:r>
            <w:r>
              <w:rPr>
                <w:sz w:val="24"/>
              </w:rPr>
              <w:t>т</w:t>
            </w:r>
            <w:r>
              <w:rPr>
                <w:sz w:val="24"/>
                <w:lang w:val="en-US"/>
              </w:rPr>
              <w:t>.</w:t>
            </w:r>
            <w:r>
              <w:rPr>
                <w:sz w:val="24"/>
              </w:rPr>
              <w:t>д</w:t>
            </w:r>
            <w:r>
              <w:rPr>
                <w:sz w:val="24"/>
                <w:lang w:val="en-US"/>
              </w:rPr>
              <w:t xml:space="preserve">. </w:t>
            </w:r>
          </w:p>
          <w:p>
            <w:pPr>
              <w:pStyle w:val="Normal1"/>
              <w:spacing w:lineRule="auto" w:line="240"/>
              <w:rPr/>
            </w:pPr>
            <w:r>
              <w:rPr>
                <w:b/>
                <w:bCs/>
                <w:sz w:val="24"/>
                <w:lang w:val="en-US"/>
              </w:rPr>
              <w:t>aquel, aquella</w:t>
            </w:r>
            <w:r>
              <w:rPr>
                <w:sz w:val="24"/>
                <w:lang w:val="en-US"/>
              </w:rPr>
              <w:t xml:space="preserve"> </w:t>
            </w:r>
            <w:r>
              <w:rPr>
                <w:sz w:val="24"/>
              </w:rPr>
              <w:t>и</w:t>
            </w:r>
            <w:r>
              <w:rPr>
                <w:sz w:val="24"/>
                <w:lang w:val="en-US"/>
              </w:rPr>
              <w:t xml:space="preserve"> </w:t>
            </w:r>
            <w:r>
              <w:rPr>
                <w:sz w:val="24"/>
              </w:rPr>
              <w:t>т</w:t>
            </w:r>
            <w:r>
              <w:rPr>
                <w:sz w:val="24"/>
                <w:lang w:val="en-US"/>
              </w:rPr>
              <w:t>.</w:t>
            </w:r>
            <w:r>
              <w:rPr>
                <w:sz w:val="24"/>
              </w:rPr>
              <w:t>д</w:t>
            </w:r>
            <w:r>
              <w:rPr>
                <w:sz w:val="24"/>
                <w:lang w:val="en-US"/>
              </w:rPr>
              <w:t>.</w:t>
            </w:r>
          </w:p>
          <w:p>
            <w:pPr>
              <w:pStyle w:val="Normal1"/>
              <w:spacing w:lineRule="auto" w:line="240"/>
              <w:rPr/>
            </w:pPr>
            <w:r>
              <w:rPr>
                <w:i/>
                <w:iCs/>
                <w:sz w:val="24"/>
                <w:lang w:val="en-US"/>
              </w:rPr>
              <w:t>Aquellas</w:t>
            </w:r>
            <w:r>
              <w:rPr>
                <w:sz w:val="24"/>
                <w:lang w:val="en-US"/>
              </w:rPr>
              <w:t xml:space="preserve"> peras eran deliciosas</w:t>
            </w:r>
          </w:p>
          <w:p>
            <w:pPr>
              <w:pStyle w:val="Normal1"/>
              <w:spacing w:lineRule="auto" w:line="240"/>
              <w:rPr>
                <w:sz w:val="24"/>
                <w:lang w:val="en-US"/>
              </w:rPr>
            </w:pPr>
            <w:r>
              <w:rPr>
                <w:sz w:val="24"/>
                <w:lang w:val="en-US"/>
              </w:rPr>
            </w:r>
          </w:p>
        </w:tc>
      </w:tr>
    </w:tbl>
    <w:p>
      <w:pPr>
        <w:pStyle w:val="Normal1"/>
        <w:spacing w:lineRule="auto" w:line="240"/>
        <w:ind w:firstLine="284" w:end="0"/>
        <w:rPr/>
      </w:pPr>
      <w:r>
        <w:rPr>
          <w:i/>
          <w:sz w:val="22"/>
        </w:rPr>
        <w:t>Примечания</w:t>
      </w:r>
      <w:r>
        <w:rPr>
          <w:sz w:val="22"/>
        </w:rPr>
        <w:t xml:space="preserve">: 1. Указательные местоимения-существительные </w:t>
      </w:r>
      <w:r>
        <w:rPr>
          <w:b/>
          <w:bCs/>
          <w:sz w:val="22"/>
          <w:lang w:val="en-US"/>
        </w:rPr>
        <w:t>aquello</w:t>
      </w:r>
      <w:r>
        <w:rPr>
          <w:b/>
          <w:bCs/>
          <w:sz w:val="22"/>
        </w:rPr>
        <w:t xml:space="preserve">, </w:t>
      </w:r>
      <w:r>
        <w:rPr>
          <w:b/>
          <w:bCs/>
          <w:sz w:val="22"/>
          <w:lang w:val="en-US"/>
        </w:rPr>
        <w:t>eso</w:t>
      </w:r>
      <w:r>
        <w:rPr>
          <w:b/>
          <w:bCs/>
          <w:sz w:val="22"/>
        </w:rPr>
        <w:t xml:space="preserve"> </w:t>
      </w:r>
      <w:r>
        <w:rPr>
          <w:sz w:val="22"/>
        </w:rPr>
        <w:t>и</w:t>
      </w:r>
      <w:r>
        <w:rPr>
          <w:b/>
          <w:bCs/>
          <w:sz w:val="22"/>
        </w:rPr>
        <w:t xml:space="preserve"> </w:t>
      </w:r>
      <w:r>
        <w:rPr>
          <w:b/>
          <w:bCs/>
          <w:sz w:val="22"/>
          <w:lang w:val="en-US"/>
        </w:rPr>
        <w:t>esto</w:t>
      </w:r>
      <w:r>
        <w:rPr>
          <w:sz w:val="22"/>
        </w:rPr>
        <w:t xml:space="preserve"> пишутся без асе</w:t>
      </w:r>
      <w:r>
        <w:rPr>
          <w:sz w:val="22"/>
          <w:lang w:val="en-US"/>
        </w:rPr>
        <w:t>nt</w:t>
      </w:r>
      <w:r>
        <w:rPr>
          <w:sz w:val="22"/>
        </w:rPr>
        <w:t xml:space="preserve">о: </w:t>
      </w:r>
      <w:r>
        <w:rPr>
          <w:b/>
          <w:bCs/>
          <w:sz w:val="22"/>
          <w:lang w:val="en-US"/>
        </w:rPr>
        <w:t>Esto</w:t>
      </w:r>
      <w:r>
        <w:rPr>
          <w:sz w:val="22"/>
        </w:rPr>
        <w:t xml:space="preserve"> </w:t>
      </w:r>
      <w:r>
        <w:rPr>
          <w:sz w:val="22"/>
          <w:lang w:val="en-US"/>
        </w:rPr>
        <w:t>vale</w:t>
      </w:r>
      <w:r>
        <w:rPr>
          <w:sz w:val="22"/>
        </w:rPr>
        <w:t xml:space="preserve"> </w:t>
      </w:r>
      <w:r>
        <w:rPr>
          <w:sz w:val="22"/>
          <w:lang w:val="en-US"/>
        </w:rPr>
        <w:t>m</w:t>
      </w:r>
      <w:r>
        <w:rPr>
          <w:sz w:val="22"/>
        </w:rPr>
        <w:t>á</w:t>
      </w:r>
      <w:r>
        <w:rPr>
          <w:sz w:val="22"/>
          <w:lang w:val="en-US"/>
        </w:rPr>
        <w:t>s</w:t>
      </w:r>
      <w:r>
        <w:rPr>
          <w:sz w:val="22"/>
        </w:rPr>
        <w:t xml:space="preserve"> </w:t>
      </w:r>
      <w:r>
        <w:rPr>
          <w:sz w:val="22"/>
          <w:lang w:val="en-US"/>
        </w:rPr>
        <w:t>que</w:t>
      </w:r>
      <w:r>
        <w:rPr>
          <w:sz w:val="22"/>
        </w:rPr>
        <w:t xml:space="preserve"> </w:t>
      </w:r>
      <w:r>
        <w:rPr>
          <w:i/>
          <w:iCs/>
          <w:sz w:val="22"/>
          <w:lang w:val="en-US"/>
        </w:rPr>
        <w:t>aquello</w:t>
      </w:r>
      <w:r>
        <w:rPr>
          <w:sz w:val="22"/>
        </w:rPr>
        <w:t xml:space="preserve">.                         </w:t>
      </w:r>
    </w:p>
    <w:p>
      <w:pPr>
        <w:pStyle w:val="Normal1"/>
        <w:spacing w:lineRule="auto" w:line="240"/>
        <w:ind w:firstLine="284" w:end="0"/>
        <w:rPr/>
      </w:pPr>
      <w:r>
        <w:rPr>
          <w:sz w:val="22"/>
        </w:rPr>
        <w:t xml:space="preserve">2. Указательные местоимения-существительные </w:t>
      </w:r>
      <w:r>
        <w:rPr>
          <w:b/>
          <w:bCs/>
          <w:sz w:val="22"/>
          <w:lang w:val="en-US"/>
        </w:rPr>
        <w:t>aqu</w:t>
      </w:r>
      <w:r>
        <w:rPr>
          <w:b/>
          <w:bCs/>
          <w:sz w:val="22"/>
        </w:rPr>
        <w:t>é</w:t>
      </w:r>
      <w:r>
        <w:rPr>
          <w:b/>
          <w:bCs/>
          <w:sz w:val="22"/>
          <w:lang w:val="en-US"/>
        </w:rPr>
        <w:t>l</w:t>
      </w:r>
      <w:r>
        <w:rPr>
          <w:b/>
          <w:bCs/>
          <w:sz w:val="22"/>
        </w:rPr>
        <w:t xml:space="preserve">, </w:t>
      </w:r>
      <w:r>
        <w:rPr>
          <w:b/>
          <w:bCs/>
          <w:sz w:val="22"/>
          <w:lang w:val="en-US"/>
        </w:rPr>
        <w:t>aqu</w:t>
      </w:r>
      <w:r>
        <w:rPr>
          <w:b/>
          <w:bCs/>
          <w:sz w:val="22"/>
        </w:rPr>
        <w:t>é</w:t>
      </w:r>
      <w:r>
        <w:rPr>
          <w:b/>
          <w:bCs/>
          <w:sz w:val="22"/>
          <w:lang w:val="en-US"/>
        </w:rPr>
        <w:t>lla</w:t>
      </w:r>
      <w:r>
        <w:rPr>
          <w:sz w:val="22"/>
        </w:rPr>
        <w:t xml:space="preserve"> и т.д. в сочета</w:t>
        <w:softHyphen/>
        <w:t xml:space="preserve">нии с </w:t>
      </w:r>
      <w:r>
        <w:rPr>
          <w:b/>
          <w:bCs/>
          <w:sz w:val="22"/>
        </w:rPr>
        <w:t>que</w:t>
      </w:r>
      <w:r>
        <w:rPr>
          <w:sz w:val="22"/>
        </w:rPr>
        <w:t xml:space="preserve"> и </w:t>
      </w:r>
      <w:r>
        <w:rPr>
          <w:b/>
          <w:bCs/>
          <w:sz w:val="22"/>
          <w:lang w:val="en-US"/>
        </w:rPr>
        <w:t>quien</w:t>
      </w:r>
      <w:r>
        <w:rPr>
          <w:sz w:val="22"/>
        </w:rPr>
        <w:t xml:space="preserve"> пишутся без </w:t>
      </w:r>
      <w:r>
        <w:rPr>
          <w:sz w:val="22"/>
          <w:lang w:val="en-US"/>
        </w:rPr>
        <w:t>acento</w:t>
      </w:r>
      <w:r>
        <w:rPr>
          <w:sz w:val="22"/>
        </w:rPr>
        <w:t>:</w:t>
      </w:r>
    </w:p>
    <w:p>
      <w:pPr>
        <w:pStyle w:val="Normal1"/>
        <w:spacing w:lineRule="auto" w:line="240"/>
        <w:ind w:firstLine="284" w:end="0"/>
        <w:rPr/>
      </w:pPr>
      <w:r>
        <w:rPr>
          <w:sz w:val="22"/>
          <w:lang w:val="en-US"/>
        </w:rPr>
        <w:t xml:space="preserve">Luis prefiere </w:t>
      </w:r>
      <w:r>
        <w:rPr>
          <w:i/>
          <w:iCs/>
          <w:sz w:val="22"/>
          <w:lang w:val="en-US"/>
        </w:rPr>
        <w:t>aquel que</w:t>
      </w:r>
      <w:r>
        <w:rPr>
          <w:sz w:val="22"/>
          <w:lang w:val="en-US"/>
        </w:rPr>
        <w:t xml:space="preserve"> le dice la verdad. El profesor premia a </w:t>
      </w:r>
      <w:r>
        <w:rPr>
          <w:i/>
          <w:iCs/>
          <w:sz w:val="22"/>
          <w:lang w:val="en-US"/>
        </w:rPr>
        <w:t>aquellos a quien</w:t>
      </w:r>
      <w:r>
        <w:rPr>
          <w:sz w:val="22"/>
          <w:lang w:val="en-US"/>
        </w:rPr>
        <w:t xml:space="preserve"> (</w:t>
      </w:r>
      <w:r>
        <w:rPr>
          <w:sz w:val="22"/>
        </w:rPr>
        <w:t>или</w:t>
      </w:r>
      <w:r>
        <w:rPr>
          <w:sz w:val="22"/>
          <w:lang w:val="en-US"/>
        </w:rPr>
        <w:t xml:space="preserve"> a </w:t>
      </w:r>
      <w:r>
        <w:rPr>
          <w:i/>
          <w:iCs/>
          <w:sz w:val="22"/>
          <w:lang w:val="en-US"/>
        </w:rPr>
        <w:t>quienes</w:t>
      </w:r>
      <w:r>
        <w:rPr>
          <w:sz w:val="22"/>
          <w:lang w:val="en-US"/>
        </w:rPr>
        <w:t>) no tiehe nada que reprochar.</w:t>
      </w:r>
    </w:p>
    <w:p>
      <w:pPr>
        <w:pStyle w:val="Normal1"/>
        <w:spacing w:lineRule="auto" w:line="240"/>
        <w:ind w:firstLine="284" w:end="0"/>
        <w:rPr>
          <w:sz w:val="22"/>
          <w:lang w:val="en-US"/>
        </w:rPr>
      </w:pPr>
      <w:r>
        <w:rPr>
          <w:sz w:val="22"/>
          <w:lang w:val="en-US"/>
        </w:rPr>
      </w:r>
    </w:p>
    <w:tbl>
      <w:tblPr>
        <w:tblW w:w="7655" w:type="dxa"/>
        <w:jc w:val="start"/>
        <w:tblInd w:w="40" w:type="dxa"/>
        <w:tblLayout w:type="fixed"/>
        <w:tblCellMar>
          <w:top w:w="0" w:type="dxa"/>
          <w:start w:w="40" w:type="dxa"/>
          <w:bottom w:w="0" w:type="dxa"/>
          <w:end w:w="40" w:type="dxa"/>
        </w:tblCellMar>
      </w:tblPr>
      <w:tblGrid>
        <w:gridCol w:w="3969"/>
        <w:gridCol w:w="3686"/>
      </w:tblGrid>
      <w:tr>
        <w:trPr>
          <w:trHeight w:val="2133" w:hRule="exact"/>
        </w:trPr>
        <w:tc>
          <w:tcPr>
            <w:tcW w:w="3969" w:type="dxa"/>
            <w:tcBorders/>
          </w:tcPr>
          <w:p>
            <w:pPr>
              <w:pStyle w:val="Normal1"/>
              <w:spacing w:lineRule="auto" w:line="240"/>
              <w:rPr/>
            </w:pPr>
            <w:r>
              <w:rPr>
                <w:sz w:val="24"/>
              </w:rPr>
              <w:t>Наречия</w:t>
            </w:r>
            <w:r>
              <w:rPr>
                <w:sz w:val="24"/>
                <w:lang w:val="en-US"/>
              </w:rPr>
              <w:t xml:space="preserve"> </w:t>
            </w:r>
            <w:r>
              <w:rPr>
                <w:b/>
                <w:bCs/>
                <w:sz w:val="24"/>
                <w:lang w:val="en-US"/>
              </w:rPr>
              <w:t xml:space="preserve">¿dónde?, ¿adónde? </w:t>
            </w:r>
            <w:r>
              <w:rPr>
                <w:b/>
                <w:bCs/>
                <w:sz w:val="24"/>
              </w:rPr>
              <w:t>¿</w:t>
            </w:r>
            <w:r>
              <w:rPr>
                <w:b/>
                <w:bCs/>
                <w:sz w:val="24"/>
                <w:lang w:val="en-US"/>
              </w:rPr>
              <w:t>cu</w:t>
            </w:r>
            <w:r>
              <w:rPr>
                <w:b/>
                <w:bCs/>
                <w:sz w:val="24"/>
              </w:rPr>
              <w:t>á</w:t>
            </w:r>
            <w:r>
              <w:rPr>
                <w:b/>
                <w:bCs/>
                <w:sz w:val="24"/>
                <w:lang w:val="en-US"/>
              </w:rPr>
              <w:t>ndo</w:t>
            </w:r>
            <w:r>
              <w:rPr>
                <w:b/>
                <w:bCs/>
                <w:sz w:val="24"/>
              </w:rPr>
              <w:t>?</w:t>
            </w:r>
            <w:r>
              <w:rPr>
                <w:sz w:val="24"/>
              </w:rPr>
              <w:t xml:space="preserve"> </w:t>
            </w:r>
            <w:r>
              <w:rPr>
                <w:i/>
                <w:iCs/>
                <w:sz w:val="24"/>
              </w:rPr>
              <w:t>в вопросительных предложениях и в косвенной речи, передающей вопрос</w:t>
            </w:r>
          </w:p>
          <w:p>
            <w:pPr>
              <w:pStyle w:val="Normal1"/>
              <w:spacing w:lineRule="auto" w:line="240"/>
              <w:rPr/>
            </w:pPr>
            <w:r>
              <w:rPr>
                <w:sz w:val="24"/>
                <w:lang w:val="en-US"/>
              </w:rPr>
              <w:t xml:space="preserve">¿ </w:t>
            </w:r>
            <w:r>
              <w:rPr>
                <w:i/>
                <w:iCs/>
                <w:sz w:val="24"/>
                <w:lang w:val="en-US"/>
              </w:rPr>
              <w:t>Dónde</w:t>
            </w:r>
            <w:r>
              <w:rPr>
                <w:sz w:val="24"/>
                <w:lang w:val="en-US"/>
              </w:rPr>
              <w:t xml:space="preserve"> has puesto tu sombrero? Pregúuntale </w:t>
            </w:r>
            <w:r>
              <w:rPr>
                <w:i/>
                <w:iCs/>
                <w:sz w:val="24"/>
                <w:lang w:val="en-US"/>
              </w:rPr>
              <w:t>donde</w:t>
            </w:r>
            <w:r>
              <w:rPr>
                <w:sz w:val="24"/>
                <w:lang w:val="en-US"/>
              </w:rPr>
              <w:t xml:space="preserve"> está su padre.</w:t>
            </w:r>
          </w:p>
          <w:p>
            <w:pPr>
              <w:pStyle w:val="Normal1"/>
              <w:spacing w:lineRule="auto" w:line="240"/>
              <w:rPr>
                <w:sz w:val="24"/>
                <w:lang w:val="en-US"/>
              </w:rPr>
            </w:pPr>
            <w:r>
              <w:rPr>
                <w:sz w:val="24"/>
                <w:lang w:val="en-US"/>
              </w:rPr>
            </w:r>
          </w:p>
        </w:tc>
        <w:tc>
          <w:tcPr>
            <w:tcW w:w="3686" w:type="dxa"/>
            <w:tcBorders/>
          </w:tcPr>
          <w:p>
            <w:pPr>
              <w:pStyle w:val="Normal1"/>
              <w:spacing w:lineRule="auto" w:line="240"/>
              <w:jc w:val="center"/>
              <w:rPr>
                <w:i/>
                <w:i/>
                <w:sz w:val="24"/>
              </w:rPr>
            </w:pPr>
            <w:r>
              <w:rPr>
                <w:i/>
                <w:sz w:val="24"/>
              </w:rPr>
              <w:t xml:space="preserve">Те же наречия в повествовательных </w:t>
            </w:r>
          </w:p>
          <w:p>
            <w:pPr>
              <w:pStyle w:val="Normal1"/>
              <w:spacing w:lineRule="auto" w:line="240"/>
              <w:jc w:val="center"/>
              <w:rPr>
                <w:i/>
                <w:i/>
                <w:sz w:val="24"/>
                <w:lang w:val="en-US"/>
              </w:rPr>
            </w:pPr>
            <w:r>
              <w:rPr>
                <w:i/>
                <w:sz w:val="24"/>
              </w:rPr>
              <w:t>предложениях</w:t>
            </w:r>
          </w:p>
          <w:p>
            <w:pPr>
              <w:pStyle w:val="Normal1"/>
              <w:spacing w:lineRule="auto" w:line="240"/>
              <w:rPr>
                <w:i/>
                <w:i/>
                <w:sz w:val="24"/>
                <w:lang w:val="en-US"/>
              </w:rPr>
            </w:pPr>
            <w:r>
              <w:rPr>
                <w:i/>
                <w:sz w:val="24"/>
                <w:lang w:val="en-US"/>
              </w:rPr>
            </w:r>
          </w:p>
          <w:p>
            <w:pPr>
              <w:pStyle w:val="Normal1"/>
              <w:spacing w:lineRule="auto" w:line="240"/>
              <w:rPr>
                <w:sz w:val="24"/>
                <w:lang w:val="en-US"/>
              </w:rPr>
            </w:pPr>
            <w:r>
              <w:rPr>
                <w:sz w:val="24"/>
                <w:lang w:val="en-US"/>
              </w:rPr>
              <w:t>Tu padre siempre está donde hace falta.</w:t>
            </w:r>
          </w:p>
          <w:p>
            <w:pPr>
              <w:pStyle w:val="Normal1"/>
              <w:spacing w:lineRule="auto" w:line="240"/>
              <w:rPr>
                <w:sz w:val="24"/>
                <w:lang w:val="en-US"/>
              </w:rPr>
            </w:pPr>
            <w:r>
              <w:rPr>
                <w:sz w:val="24"/>
                <w:lang w:val="en-US"/>
              </w:rPr>
            </w:r>
          </w:p>
        </w:tc>
      </w:tr>
      <w:tr>
        <w:trPr>
          <w:trHeight w:val="1360" w:hRule="exact"/>
        </w:trPr>
        <w:tc>
          <w:tcPr>
            <w:tcW w:w="3969" w:type="dxa"/>
            <w:tcBorders/>
          </w:tcPr>
          <w:p>
            <w:pPr>
              <w:pStyle w:val="Normal1"/>
              <w:spacing w:lineRule="auto" w:line="240"/>
              <w:jc w:val="center"/>
              <w:rPr/>
            </w:pPr>
            <w:r>
              <w:rPr>
                <w:i/>
                <w:iCs/>
                <w:sz w:val="24"/>
              </w:rPr>
              <w:t>Вопросительные местоимения</w:t>
            </w:r>
            <w:r>
              <w:rPr>
                <w:sz w:val="24"/>
              </w:rPr>
              <w:t xml:space="preserve"> </w:t>
            </w:r>
            <w:r>
              <w:rPr>
                <w:b/>
                <w:bCs/>
                <w:sz w:val="24"/>
              </w:rPr>
              <w:t>¿</w:t>
            </w:r>
            <w:r>
              <w:rPr>
                <w:b/>
                <w:bCs/>
                <w:sz w:val="24"/>
                <w:lang w:val="en-US"/>
              </w:rPr>
              <w:t>qu</w:t>
            </w:r>
            <w:r>
              <w:rPr>
                <w:b/>
                <w:bCs/>
                <w:sz w:val="24"/>
              </w:rPr>
              <w:t>é?, ¿</w:t>
            </w:r>
            <w:r>
              <w:rPr>
                <w:b/>
                <w:bCs/>
                <w:sz w:val="24"/>
                <w:lang w:val="en-US"/>
              </w:rPr>
              <w:t>qui</w:t>
            </w:r>
            <w:r>
              <w:rPr>
                <w:b/>
                <w:bCs/>
                <w:sz w:val="24"/>
              </w:rPr>
              <w:t>é</w:t>
            </w:r>
            <w:r>
              <w:rPr>
                <w:b/>
                <w:bCs/>
                <w:sz w:val="24"/>
                <w:lang w:val="en-US"/>
              </w:rPr>
              <w:t>n</w:t>
            </w:r>
            <w:r>
              <w:rPr>
                <w:b/>
                <w:bCs/>
                <w:sz w:val="24"/>
              </w:rPr>
              <w:t xml:space="preserve">? </w:t>
            </w:r>
            <w:r>
              <w:rPr>
                <w:sz w:val="24"/>
              </w:rPr>
              <w:t>и т.д.</w:t>
            </w:r>
          </w:p>
          <w:p>
            <w:pPr>
              <w:pStyle w:val="Normal1"/>
              <w:spacing w:lineRule="auto" w:line="240"/>
              <w:rPr/>
            </w:pPr>
            <w:r>
              <w:rPr>
                <w:sz w:val="24"/>
                <w:lang w:val="en-US"/>
              </w:rPr>
              <w:t>¿</w:t>
            </w:r>
            <w:r>
              <w:rPr>
                <w:i/>
                <w:iCs/>
                <w:sz w:val="24"/>
                <w:lang w:val="en-US"/>
              </w:rPr>
              <w:t>Qué</w:t>
            </w:r>
            <w:r>
              <w:rPr>
                <w:sz w:val="24"/>
                <w:lang w:val="en-US"/>
              </w:rPr>
              <w:t xml:space="preserve"> desea usted?</w:t>
            </w:r>
          </w:p>
          <w:p>
            <w:pPr>
              <w:pStyle w:val="Normal1"/>
              <w:spacing w:lineRule="auto" w:line="240"/>
              <w:rPr/>
            </w:pPr>
            <w:r>
              <w:rPr>
                <w:sz w:val="24"/>
                <w:lang w:val="en-US"/>
              </w:rPr>
              <w:t>¿</w:t>
            </w:r>
            <w:r>
              <w:rPr>
                <w:i/>
                <w:iCs/>
                <w:sz w:val="24"/>
                <w:lang w:val="en-US"/>
              </w:rPr>
              <w:t>Cuál</w:t>
            </w:r>
            <w:r>
              <w:rPr>
                <w:sz w:val="24"/>
                <w:lang w:val="en-US"/>
              </w:rPr>
              <w:t xml:space="preserve"> te gusta más?</w:t>
            </w:r>
          </w:p>
          <w:p>
            <w:pPr>
              <w:pStyle w:val="Normal1"/>
              <w:spacing w:lineRule="auto" w:line="240"/>
              <w:rPr>
                <w:sz w:val="24"/>
                <w:lang w:val="en-US"/>
              </w:rPr>
            </w:pPr>
            <w:r>
              <w:rPr>
                <w:sz w:val="24"/>
                <w:lang w:val="en-US"/>
              </w:rPr>
            </w:r>
          </w:p>
        </w:tc>
        <w:tc>
          <w:tcPr>
            <w:tcW w:w="3686" w:type="dxa"/>
            <w:tcBorders/>
          </w:tcPr>
          <w:p>
            <w:pPr>
              <w:pStyle w:val="Normal1"/>
              <w:spacing w:lineRule="auto" w:line="240"/>
              <w:jc w:val="center"/>
              <w:rPr/>
            </w:pPr>
            <w:r>
              <w:rPr>
                <w:i/>
                <w:iCs/>
                <w:sz w:val="24"/>
              </w:rPr>
              <w:t>Относительные местоимения</w:t>
            </w:r>
            <w:r>
              <w:rPr>
                <w:sz w:val="24"/>
              </w:rPr>
              <w:t xml:space="preserve"> </w:t>
            </w:r>
            <w:r>
              <w:rPr>
                <w:b/>
                <w:bCs/>
                <w:sz w:val="24"/>
                <w:lang w:val="en-US"/>
              </w:rPr>
              <w:t>que</w:t>
            </w:r>
            <w:r>
              <w:rPr>
                <w:b/>
                <w:bCs/>
                <w:sz w:val="24"/>
              </w:rPr>
              <w:t xml:space="preserve">, </w:t>
            </w:r>
            <w:r>
              <w:rPr>
                <w:b/>
                <w:bCs/>
                <w:sz w:val="24"/>
                <w:lang w:val="en-US"/>
              </w:rPr>
              <w:t>quien</w:t>
            </w:r>
            <w:r>
              <w:rPr>
                <w:sz w:val="24"/>
              </w:rPr>
              <w:t xml:space="preserve"> и т.д.</w:t>
            </w:r>
          </w:p>
          <w:p>
            <w:pPr>
              <w:pStyle w:val="Normal1"/>
              <w:spacing w:lineRule="auto" w:line="240"/>
              <w:rPr/>
            </w:pPr>
            <w:r>
              <w:rPr>
                <w:sz w:val="24"/>
                <w:lang w:val="en-US"/>
              </w:rPr>
              <w:t xml:space="preserve">El estudiante </w:t>
            </w:r>
            <w:r>
              <w:rPr>
                <w:i/>
                <w:iCs/>
                <w:sz w:val="24"/>
                <w:lang w:val="en-US"/>
              </w:rPr>
              <w:t>que</w:t>
            </w:r>
            <w:r>
              <w:rPr>
                <w:sz w:val="24"/>
                <w:lang w:val="en-US"/>
              </w:rPr>
              <w:t xml:space="preserve"> está leyendo es cubano. Cada </w:t>
            </w:r>
            <w:r>
              <w:rPr>
                <w:i/>
                <w:iCs/>
                <w:sz w:val="24"/>
                <w:lang w:val="en-US"/>
              </w:rPr>
              <w:t>cual</w:t>
            </w:r>
            <w:r>
              <w:rPr>
                <w:sz w:val="24"/>
                <w:lang w:val="en-US"/>
              </w:rPr>
              <w:t xml:space="preserve"> hace lo que puede.</w:t>
            </w:r>
          </w:p>
          <w:p>
            <w:pPr>
              <w:pStyle w:val="Normal1"/>
              <w:spacing w:lineRule="auto" w:line="240"/>
              <w:rPr>
                <w:sz w:val="24"/>
                <w:lang w:val="en-US"/>
              </w:rPr>
            </w:pPr>
            <w:r>
              <w:rPr>
                <w:sz w:val="24"/>
                <w:lang w:val="en-US"/>
              </w:rPr>
            </w:r>
          </w:p>
        </w:tc>
      </w:tr>
    </w:tbl>
    <w:p>
      <w:pPr>
        <w:pStyle w:val="Normal1"/>
        <w:spacing w:lineRule="auto" w:line="240"/>
        <w:ind w:firstLine="284" w:end="0"/>
        <w:rPr/>
      </w:pPr>
      <w:r>
        <w:rPr>
          <w:i/>
          <w:sz w:val="22"/>
        </w:rPr>
        <w:t>Примечания</w:t>
      </w:r>
      <w:r>
        <w:rPr>
          <w:sz w:val="22"/>
        </w:rPr>
        <w:t xml:space="preserve">: </w:t>
      </w:r>
      <w:r>
        <w:rPr>
          <w:sz w:val="22"/>
          <w:lang w:val="en-US"/>
        </w:rPr>
        <w:t>l</w:t>
      </w:r>
      <w:r>
        <w:rPr>
          <w:sz w:val="22"/>
        </w:rPr>
        <w:t xml:space="preserve">. Союз </w:t>
      </w:r>
      <w:r>
        <w:rPr>
          <w:b/>
          <w:sz w:val="22"/>
        </w:rPr>
        <w:t>о</w:t>
      </w:r>
      <w:r>
        <w:rPr>
          <w:sz w:val="22"/>
        </w:rPr>
        <w:t xml:space="preserve"> часто пишется с </w:t>
      </w:r>
      <w:r>
        <w:rPr>
          <w:sz w:val="22"/>
          <w:lang w:val="en-US"/>
        </w:rPr>
        <w:t>acento</w:t>
      </w:r>
      <w:r>
        <w:rPr>
          <w:sz w:val="22"/>
        </w:rPr>
        <w:t xml:space="preserve">, когда он стоит после цифры или между цифрами (это делается, чтобы не спутать союз </w:t>
      </w:r>
      <w:r>
        <w:rPr>
          <w:b/>
          <w:bCs/>
          <w:sz w:val="22"/>
        </w:rPr>
        <w:t>о</w:t>
      </w:r>
      <w:r>
        <w:rPr>
          <w:sz w:val="22"/>
        </w:rPr>
        <w:t xml:space="preserve"> с нулем): </w:t>
      </w:r>
      <w:r>
        <w:rPr>
          <w:sz w:val="22"/>
          <w:lang w:val="en-US"/>
        </w:rPr>
        <w:t>El</w:t>
      </w:r>
      <w:r>
        <w:rPr>
          <w:sz w:val="22"/>
        </w:rPr>
        <w:t xml:space="preserve"> </w:t>
      </w:r>
      <w:r>
        <w:rPr>
          <w:sz w:val="22"/>
          <w:lang w:val="en-US"/>
        </w:rPr>
        <w:t>per</w:t>
      </w:r>
      <w:r>
        <w:rPr>
          <w:sz w:val="22"/>
        </w:rPr>
        <w:t>í</w:t>
      </w:r>
      <w:r>
        <w:rPr>
          <w:sz w:val="22"/>
          <w:lang w:val="en-US"/>
        </w:rPr>
        <w:t>odo</w:t>
      </w:r>
      <w:r>
        <w:rPr>
          <w:sz w:val="22"/>
        </w:rPr>
        <w:t xml:space="preserve"> </w:t>
      </w:r>
      <w:r>
        <w:rPr>
          <w:sz w:val="22"/>
          <w:lang w:val="en-US"/>
        </w:rPr>
        <w:t>de</w:t>
      </w:r>
      <w:r>
        <w:rPr>
          <w:sz w:val="22"/>
        </w:rPr>
        <w:t xml:space="preserve"> </w:t>
      </w:r>
      <w:r>
        <w:rPr>
          <w:sz w:val="22"/>
          <w:lang w:val="en-US"/>
        </w:rPr>
        <w:t>estudios</w:t>
      </w:r>
      <w:r>
        <w:rPr>
          <w:sz w:val="22"/>
        </w:rPr>
        <w:t xml:space="preserve"> </w:t>
      </w:r>
      <w:r>
        <w:rPr>
          <w:sz w:val="22"/>
          <w:lang w:val="en-US"/>
        </w:rPr>
        <w:t>dura</w:t>
      </w:r>
      <w:r>
        <w:rPr>
          <w:sz w:val="22"/>
        </w:rPr>
        <w:t xml:space="preserve"> </w:t>
      </w:r>
      <w:r>
        <w:rPr>
          <w:sz w:val="22"/>
          <w:lang w:val="en-US"/>
        </w:rPr>
        <w:t>hasta</w:t>
      </w:r>
      <w:r>
        <w:rPr>
          <w:sz w:val="22"/>
        </w:rPr>
        <w:t xml:space="preserve"> 4 ó </w:t>
      </w:r>
      <w:r>
        <w:rPr>
          <w:sz w:val="22"/>
          <w:lang w:val="en-US"/>
        </w:rPr>
        <w:t>mas</w:t>
      </w:r>
      <w:r>
        <w:rPr>
          <w:sz w:val="22"/>
        </w:rPr>
        <w:t xml:space="preserve"> </w:t>
      </w:r>
      <w:r>
        <w:rPr>
          <w:sz w:val="22"/>
          <w:lang w:val="en-US"/>
        </w:rPr>
        <w:t>a</w:t>
      </w:r>
      <w:r>
        <w:rPr>
          <w:sz w:val="22"/>
        </w:rPr>
        <w:t>ñ</w:t>
      </w:r>
      <w:r>
        <w:rPr>
          <w:sz w:val="22"/>
          <w:lang w:val="en-US"/>
        </w:rPr>
        <w:t>os</w:t>
      </w:r>
      <w:r>
        <w:rPr>
          <w:sz w:val="22"/>
        </w:rPr>
        <w:t xml:space="preserve">. </w:t>
      </w:r>
      <w:r>
        <w:rPr>
          <w:sz w:val="22"/>
          <w:lang w:val="en-US"/>
        </w:rPr>
        <w:t>El concentrado se mezcia con 30 ó 40 litres de agua.</w:t>
      </w:r>
    </w:p>
    <w:p>
      <w:pPr>
        <w:pStyle w:val="Normal1"/>
        <w:spacing w:lineRule="auto" w:line="240"/>
        <w:ind w:firstLine="284" w:end="0"/>
        <w:rPr>
          <w:sz w:val="24"/>
          <w:lang w:val="en-US"/>
        </w:rPr>
      </w:pPr>
      <w:r>
        <w:rPr>
          <w:sz w:val="22"/>
          <w:lang w:val="en-US"/>
        </w:rPr>
        <w:t xml:space="preserve">2. </w:t>
      </w:r>
      <w:r>
        <w:rPr>
          <w:sz w:val="22"/>
        </w:rPr>
        <w:t>Глагольные</w:t>
      </w:r>
      <w:r>
        <w:rPr>
          <w:sz w:val="22"/>
          <w:lang w:val="en-US"/>
        </w:rPr>
        <w:t xml:space="preserve"> </w:t>
      </w:r>
      <w:r>
        <w:rPr>
          <w:sz w:val="22"/>
        </w:rPr>
        <w:t>формы</w:t>
      </w:r>
      <w:r>
        <w:rPr>
          <w:sz w:val="22"/>
          <w:lang w:val="en-US"/>
        </w:rPr>
        <w:t xml:space="preserve"> </w:t>
      </w:r>
      <w:r>
        <w:rPr>
          <w:b/>
          <w:bCs/>
          <w:sz w:val="22"/>
          <w:lang w:val="en-US"/>
        </w:rPr>
        <w:t>da, di, dio</w:t>
      </w:r>
      <w:r>
        <w:rPr>
          <w:sz w:val="22"/>
          <w:lang w:val="en-US"/>
        </w:rPr>
        <w:t xml:space="preserve"> (</w:t>
      </w:r>
      <w:r>
        <w:rPr>
          <w:sz w:val="22"/>
        </w:rPr>
        <w:t>от</w:t>
      </w:r>
      <w:r>
        <w:rPr>
          <w:sz w:val="22"/>
          <w:lang w:val="en-US"/>
        </w:rPr>
        <w:t xml:space="preserve"> </w:t>
      </w:r>
      <w:r>
        <w:rPr>
          <w:b/>
          <w:bCs/>
          <w:sz w:val="22"/>
          <w:lang w:val="en-US"/>
        </w:rPr>
        <w:t>dar</w:t>
      </w:r>
      <w:r>
        <w:rPr>
          <w:sz w:val="22"/>
          <w:lang w:val="en-US"/>
        </w:rPr>
        <w:t xml:space="preserve">), </w:t>
      </w:r>
      <w:r>
        <w:rPr>
          <w:b/>
          <w:bCs/>
          <w:sz w:val="22"/>
          <w:lang w:val="en-US"/>
        </w:rPr>
        <w:t>di</w:t>
      </w:r>
      <w:r>
        <w:rPr>
          <w:sz w:val="22"/>
          <w:lang w:val="en-US"/>
        </w:rPr>
        <w:t xml:space="preserve"> (</w:t>
      </w:r>
      <w:r>
        <w:rPr>
          <w:sz w:val="22"/>
        </w:rPr>
        <w:t>от</w:t>
      </w:r>
      <w:r>
        <w:rPr>
          <w:sz w:val="22"/>
          <w:lang w:val="en-US"/>
        </w:rPr>
        <w:t xml:space="preserve"> </w:t>
      </w:r>
      <w:r>
        <w:rPr>
          <w:b/>
          <w:bCs/>
          <w:sz w:val="22"/>
          <w:lang w:val="en-US"/>
        </w:rPr>
        <w:t>decir</w:t>
      </w:r>
      <w:r>
        <w:rPr>
          <w:sz w:val="22"/>
          <w:lang w:val="en-US"/>
        </w:rPr>
        <w:t xml:space="preserve">), </w:t>
      </w:r>
      <w:r>
        <w:rPr>
          <w:b/>
          <w:bCs/>
          <w:sz w:val="22"/>
          <w:lang w:val="en-US"/>
        </w:rPr>
        <w:t>va, ve</w:t>
      </w:r>
      <w:r>
        <w:rPr>
          <w:sz w:val="22"/>
          <w:lang w:val="en-US"/>
        </w:rPr>
        <w:t xml:space="preserve"> (</w:t>
      </w:r>
      <w:r>
        <w:rPr>
          <w:sz w:val="22"/>
        </w:rPr>
        <w:t>от</w:t>
      </w:r>
      <w:r>
        <w:rPr>
          <w:sz w:val="22"/>
          <w:lang w:val="en-US"/>
        </w:rPr>
        <w:t xml:space="preserve"> </w:t>
      </w:r>
      <w:r>
        <w:rPr>
          <w:b/>
          <w:bCs/>
          <w:sz w:val="22"/>
          <w:lang w:val="en-US"/>
        </w:rPr>
        <w:t>ir</w:t>
      </w:r>
      <w:r>
        <w:rPr>
          <w:sz w:val="22"/>
          <w:lang w:val="en-US"/>
        </w:rPr>
        <w:t xml:space="preserve">), </w:t>
      </w:r>
      <w:r>
        <w:rPr>
          <w:b/>
          <w:bCs/>
          <w:sz w:val="22"/>
          <w:lang w:val="en-US"/>
        </w:rPr>
        <w:t>ve, vi, vio</w:t>
      </w:r>
      <w:r>
        <w:rPr>
          <w:sz w:val="22"/>
          <w:lang w:val="en-US"/>
        </w:rPr>
        <w:t xml:space="preserve"> (oт </w:t>
      </w:r>
      <w:r>
        <w:rPr>
          <w:b/>
          <w:bCs/>
          <w:sz w:val="22"/>
          <w:lang w:val="en-US"/>
        </w:rPr>
        <w:t>ver</w:t>
      </w:r>
      <w:r>
        <w:rPr>
          <w:sz w:val="22"/>
          <w:lang w:val="en-US"/>
        </w:rPr>
        <w:t xml:space="preserve">), </w:t>
      </w:r>
      <w:r>
        <w:rPr>
          <w:b/>
          <w:bCs/>
          <w:sz w:val="22"/>
          <w:lang w:val="en-US"/>
        </w:rPr>
        <w:t>fue, fui</w:t>
      </w:r>
      <w:r>
        <w:rPr>
          <w:sz w:val="22"/>
          <w:lang w:val="en-US"/>
        </w:rPr>
        <w:t xml:space="preserve"> (</w:t>
      </w:r>
      <w:r>
        <w:rPr>
          <w:sz w:val="22"/>
        </w:rPr>
        <w:t>от</w:t>
      </w:r>
      <w:r>
        <w:rPr>
          <w:sz w:val="22"/>
          <w:lang w:val="en-US"/>
        </w:rPr>
        <w:t xml:space="preserve"> </w:t>
      </w:r>
      <w:r>
        <w:rPr>
          <w:b/>
          <w:bCs/>
          <w:sz w:val="22"/>
          <w:lang w:val="en-US"/>
        </w:rPr>
        <w:t>ir</w:t>
      </w:r>
      <w:r>
        <w:rPr>
          <w:sz w:val="22"/>
          <w:lang w:val="en-US"/>
        </w:rPr>
        <w:t xml:space="preserve"> </w:t>
      </w:r>
      <w:r>
        <w:rPr>
          <w:sz w:val="22"/>
        </w:rPr>
        <w:t>и</w:t>
      </w:r>
      <w:r>
        <w:rPr>
          <w:sz w:val="22"/>
          <w:lang w:val="en-US"/>
        </w:rPr>
        <w:t xml:space="preserve"> </w:t>
      </w:r>
      <w:r>
        <w:rPr>
          <w:b/>
          <w:bCs/>
          <w:sz w:val="22"/>
          <w:lang w:val="en-US"/>
        </w:rPr>
        <w:t>ser</w:t>
      </w:r>
      <w:r>
        <w:rPr>
          <w:sz w:val="22"/>
          <w:lang w:val="en-US"/>
        </w:rPr>
        <w:t xml:space="preserve">) </w:t>
      </w:r>
      <w:r>
        <w:rPr>
          <w:sz w:val="22"/>
        </w:rPr>
        <w:t>и</w:t>
      </w:r>
      <w:r>
        <w:rPr>
          <w:sz w:val="22"/>
          <w:lang w:val="en-US"/>
        </w:rPr>
        <w:t xml:space="preserve"> </w:t>
      </w:r>
      <w:r>
        <w:rPr>
          <w:sz w:val="22"/>
        </w:rPr>
        <w:t>т</w:t>
      </w:r>
      <w:r>
        <w:rPr>
          <w:sz w:val="22"/>
          <w:lang w:val="en-US"/>
        </w:rPr>
        <w:t>.</w:t>
      </w:r>
      <w:r>
        <w:rPr>
          <w:sz w:val="22"/>
        </w:rPr>
        <w:t>п</w:t>
      </w:r>
      <w:r>
        <w:rPr>
          <w:sz w:val="22"/>
          <w:lang w:val="en-US"/>
        </w:rPr>
        <w:t xml:space="preserve">. </w:t>
      </w:r>
      <w:r>
        <w:rPr>
          <w:sz w:val="22"/>
        </w:rPr>
        <w:t>согласно</w:t>
      </w:r>
      <w:r>
        <w:rPr>
          <w:sz w:val="22"/>
          <w:lang w:val="en-US"/>
        </w:rPr>
        <w:t xml:space="preserve"> </w:t>
      </w:r>
      <w:r>
        <w:rPr>
          <w:sz w:val="22"/>
        </w:rPr>
        <w:t>новым</w:t>
      </w:r>
      <w:r>
        <w:rPr>
          <w:sz w:val="22"/>
          <w:lang w:val="en-US"/>
        </w:rPr>
        <w:t xml:space="preserve"> </w:t>
      </w:r>
      <w:r>
        <w:rPr>
          <w:sz w:val="22"/>
        </w:rPr>
        <w:t>правилам</w:t>
      </w:r>
      <w:r>
        <w:rPr>
          <w:sz w:val="22"/>
          <w:lang w:val="en-US"/>
        </w:rPr>
        <w:t xml:space="preserve"> </w:t>
      </w:r>
      <w:r>
        <w:rPr>
          <w:sz w:val="22"/>
        </w:rPr>
        <w:t>орфографии</w:t>
      </w:r>
      <w:r>
        <w:rPr>
          <w:sz w:val="22"/>
          <w:lang w:val="en-US"/>
        </w:rPr>
        <w:t xml:space="preserve"> </w:t>
      </w:r>
      <w:r>
        <w:rPr>
          <w:sz w:val="22"/>
        </w:rPr>
        <w:t>пишутся</w:t>
      </w:r>
      <w:r>
        <w:rPr>
          <w:sz w:val="22"/>
          <w:lang w:val="en-US"/>
        </w:rPr>
        <w:t xml:space="preserve"> </w:t>
      </w:r>
      <w:r>
        <w:rPr>
          <w:sz w:val="22"/>
        </w:rPr>
        <w:t>без</w:t>
      </w:r>
      <w:r>
        <w:rPr>
          <w:sz w:val="22"/>
          <w:lang w:val="en-US"/>
        </w:rPr>
        <w:t xml:space="preserve"> acento. </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2. Употребление </w:t>
      </w:r>
      <w:r>
        <w:rPr>
          <w:sz w:val="24"/>
          <w:lang w:val="en-US"/>
        </w:rPr>
        <w:t>acento</w:t>
      </w:r>
      <w:r>
        <w:rPr>
          <w:sz w:val="24"/>
        </w:rPr>
        <w:t xml:space="preserve"> в </w:t>
      </w:r>
      <w:r>
        <w:rPr>
          <w:spacing w:val="20"/>
          <w:sz w:val="24"/>
        </w:rPr>
        <w:t>тоническом</w:t>
      </w:r>
      <w:r>
        <w:rPr>
          <w:sz w:val="24"/>
        </w:rPr>
        <w:t xml:space="preserve"> (орфографическом) значении связано с происхождением слов и не подчиняется в совре</w:t>
        <w:softHyphen/>
        <w:t xml:space="preserve">менном языке каким-либо особым правилам. Чтобы не ошибиться в написании слов, имеющих такое </w:t>
      </w:r>
      <w:r>
        <w:rPr>
          <w:sz w:val="24"/>
          <w:lang w:val="en-US"/>
        </w:rPr>
        <w:t>acento</w:t>
      </w:r>
      <w:r>
        <w:rPr>
          <w:sz w:val="24"/>
        </w:rPr>
        <w:t>, нужно запомнить и пра</w:t>
        <w:softHyphen/>
        <w:t>вильно произносить эти слова и их формы.</w:t>
      </w:r>
    </w:p>
    <w:p>
      <w:pPr>
        <w:pStyle w:val="Normal1"/>
        <w:spacing w:lineRule="auto" w:line="240"/>
        <w:ind w:firstLine="284" w:end="0"/>
        <w:rPr/>
      </w:pPr>
      <w:r>
        <w:rPr>
          <w:sz w:val="24"/>
        </w:rPr>
        <w:t xml:space="preserve">Наконец, следует упомянуть о написании </w:t>
      </w:r>
      <w:r>
        <w:rPr>
          <w:sz w:val="24"/>
          <w:lang w:val="en-US"/>
        </w:rPr>
        <w:t>acento</w:t>
      </w:r>
      <w:r>
        <w:rPr>
          <w:sz w:val="24"/>
        </w:rPr>
        <w:t xml:space="preserve"> в тех случаях, когда к слову присоединяется другое слово или форма.</w:t>
      </w:r>
    </w:p>
    <w:p>
      <w:pPr>
        <w:pStyle w:val="Normal1"/>
        <w:spacing w:lineRule="auto" w:line="240"/>
        <w:ind w:firstLine="284" w:end="0"/>
        <w:rPr/>
      </w:pPr>
      <w:r>
        <w:rPr>
          <w:sz w:val="24"/>
        </w:rPr>
        <w:t xml:space="preserve">а) Когда к личной или неличной форме глагола присоединяется местоимение (или местоимения), нужно сохранять произношение глагольной формы без изменений ив необходимых случаях ставить </w:t>
      </w:r>
      <w:r>
        <w:rPr>
          <w:sz w:val="24"/>
          <w:lang w:val="en-US"/>
        </w:rPr>
        <w:t>acento</w:t>
      </w:r>
      <w:r>
        <w:rPr>
          <w:sz w:val="24"/>
        </w:rPr>
        <w:t xml:space="preserve">: </w:t>
      </w:r>
      <w:r>
        <w:rPr>
          <w:sz w:val="24"/>
          <w:lang w:val="en-US"/>
        </w:rPr>
        <w:t>acerc</w:t>
      </w:r>
      <w:r>
        <w:rPr>
          <w:sz w:val="24"/>
        </w:rPr>
        <w:t>á</w:t>
      </w:r>
      <w:r>
        <w:rPr>
          <w:sz w:val="24"/>
          <w:lang w:val="en-US"/>
        </w:rPr>
        <w:t>ronse</w:t>
      </w:r>
      <w:r>
        <w:rPr>
          <w:sz w:val="24"/>
        </w:rPr>
        <w:t xml:space="preserve">, </w:t>
      </w:r>
      <w:r>
        <w:rPr>
          <w:sz w:val="24"/>
          <w:lang w:val="en-US"/>
        </w:rPr>
        <w:t>m</w:t>
      </w:r>
      <w:r>
        <w:rPr>
          <w:sz w:val="24"/>
        </w:rPr>
        <w:t>í</w:t>
      </w:r>
      <w:r>
        <w:rPr>
          <w:sz w:val="24"/>
          <w:lang w:val="en-US"/>
        </w:rPr>
        <w:t>ralo</w:t>
      </w:r>
      <w:r>
        <w:rPr>
          <w:sz w:val="24"/>
        </w:rPr>
        <w:t xml:space="preserve">, </w:t>
      </w:r>
      <w:r>
        <w:rPr>
          <w:sz w:val="24"/>
          <w:lang w:val="en-US"/>
        </w:rPr>
        <w:t>s</w:t>
      </w:r>
      <w:r>
        <w:rPr>
          <w:sz w:val="24"/>
        </w:rPr>
        <w:t>á</w:t>
      </w:r>
      <w:r>
        <w:rPr>
          <w:sz w:val="24"/>
          <w:lang w:val="en-US"/>
        </w:rPr>
        <w:t>catelos</w:t>
      </w:r>
      <w:r>
        <w:rPr>
          <w:sz w:val="24"/>
        </w:rPr>
        <w:t xml:space="preserve">, </w:t>
      </w:r>
      <w:r>
        <w:rPr>
          <w:sz w:val="24"/>
          <w:lang w:val="en-US"/>
        </w:rPr>
        <w:t>d</w:t>
      </w:r>
      <w:r>
        <w:rPr>
          <w:sz w:val="24"/>
        </w:rPr>
        <w:t>á</w:t>
      </w:r>
      <w:r>
        <w:rPr>
          <w:sz w:val="24"/>
          <w:lang w:val="en-US"/>
        </w:rPr>
        <w:t>rmelo</w:t>
      </w:r>
      <w:r>
        <w:rPr>
          <w:sz w:val="24"/>
        </w:rPr>
        <w:t xml:space="preserve"> (но: </w:t>
      </w:r>
      <w:r>
        <w:rPr>
          <w:sz w:val="24"/>
          <w:lang w:val="en-US"/>
        </w:rPr>
        <w:t>darme</w:t>
      </w:r>
      <w:r>
        <w:rPr>
          <w:sz w:val="24"/>
        </w:rPr>
        <w:t xml:space="preserve">), </w:t>
      </w:r>
      <w:r>
        <w:rPr>
          <w:sz w:val="24"/>
          <w:lang w:val="en-US"/>
        </w:rPr>
        <w:t>cont</w:t>
      </w:r>
      <w:r>
        <w:rPr>
          <w:sz w:val="24"/>
        </w:rPr>
        <w:t>á</w:t>
      </w:r>
      <w:r>
        <w:rPr>
          <w:sz w:val="24"/>
          <w:lang w:val="en-US"/>
        </w:rPr>
        <w:t>ndoselo</w:t>
      </w:r>
      <w:r>
        <w:rPr>
          <w:sz w:val="24"/>
        </w:rPr>
        <w:t xml:space="preserve"> и т.п.</w:t>
      </w:r>
    </w:p>
    <w:p>
      <w:pPr>
        <w:pStyle w:val="Normal1"/>
        <w:spacing w:lineRule="auto" w:line="240"/>
        <w:ind w:firstLine="284" w:end="0"/>
        <w:rPr/>
      </w:pPr>
      <w:r>
        <w:rPr>
          <w:sz w:val="24"/>
        </w:rPr>
        <w:t xml:space="preserve">б) Когда от прилагательного, имеющего </w:t>
      </w:r>
      <w:r>
        <w:rPr>
          <w:sz w:val="24"/>
          <w:lang w:val="en-US"/>
        </w:rPr>
        <w:t>acento</w:t>
      </w:r>
      <w:r>
        <w:rPr>
          <w:sz w:val="24"/>
        </w:rPr>
        <w:t>, образовано наре</w:t>
        <w:softHyphen/>
        <w:t>чие на -</w:t>
      </w:r>
      <w:r>
        <w:rPr>
          <w:b/>
          <w:sz w:val="24"/>
          <w:lang w:val="en-US"/>
        </w:rPr>
        <w:t>mente</w:t>
      </w:r>
      <w:r>
        <w:rPr>
          <w:sz w:val="24"/>
        </w:rPr>
        <w:t xml:space="preserve">, то знак ударения над прилагательным сохраняется: </w:t>
      </w:r>
      <w:r>
        <w:rPr>
          <w:sz w:val="24"/>
          <w:lang w:val="en-US"/>
        </w:rPr>
        <w:t>f</w:t>
      </w:r>
      <w:r>
        <w:rPr>
          <w:sz w:val="24"/>
        </w:rPr>
        <w:t>á</w:t>
      </w:r>
      <w:r>
        <w:rPr>
          <w:sz w:val="24"/>
          <w:lang w:val="en-US"/>
        </w:rPr>
        <w:t>cumente</w:t>
      </w:r>
      <w:r>
        <w:rPr>
          <w:sz w:val="24"/>
        </w:rPr>
        <w:t xml:space="preserve">, </w:t>
      </w:r>
      <w:r>
        <w:rPr>
          <w:sz w:val="24"/>
          <w:lang w:val="en-US"/>
        </w:rPr>
        <w:t>magn</w:t>
      </w:r>
      <w:r>
        <w:rPr>
          <w:sz w:val="24"/>
        </w:rPr>
        <w:t>á</w:t>
      </w:r>
      <w:r>
        <w:rPr>
          <w:sz w:val="24"/>
          <w:lang w:val="en-US"/>
        </w:rPr>
        <w:t>nimamente</w:t>
      </w:r>
      <w:r>
        <w:rPr>
          <w:sz w:val="24"/>
        </w:rPr>
        <w:t xml:space="preserve"> и т.п.</w:t>
      </w:r>
    </w:p>
    <w:p>
      <w:pPr>
        <w:pStyle w:val="Normal1"/>
        <w:spacing w:lineRule="auto" w:line="240"/>
        <w:ind w:firstLine="284" w:end="0"/>
        <w:rPr/>
      </w:pPr>
      <w:r>
        <w:rPr>
          <w:sz w:val="24"/>
        </w:rPr>
        <w:t xml:space="preserve">в) Если два слова, имеющие </w:t>
      </w:r>
      <w:r>
        <w:rPr>
          <w:sz w:val="24"/>
          <w:lang w:val="en-US"/>
        </w:rPr>
        <w:t>acento</w:t>
      </w:r>
      <w:r>
        <w:rPr>
          <w:sz w:val="24"/>
        </w:rPr>
        <w:t>, соединены м</w:t>
      </w:r>
      <w:r>
        <w:rPr>
          <w:sz w:val="24"/>
          <w:lang w:val="en-US"/>
        </w:rPr>
        <w:t>e</w:t>
      </w:r>
      <w:r>
        <w:rPr>
          <w:sz w:val="24"/>
        </w:rPr>
        <w:t>жду собой де</w:t>
        <w:softHyphen/>
        <w:t xml:space="preserve">фисом, то оба они сохраняют знак ударения: </w:t>
      </w:r>
      <w:r>
        <w:rPr>
          <w:sz w:val="24"/>
          <w:lang w:val="en-US"/>
        </w:rPr>
        <w:t>f</w:t>
      </w:r>
      <w:r>
        <w:rPr>
          <w:sz w:val="24"/>
        </w:rPr>
        <w:t>í</w:t>
      </w:r>
      <w:r>
        <w:rPr>
          <w:sz w:val="24"/>
          <w:lang w:val="en-US"/>
        </w:rPr>
        <w:t>sico</w:t>
      </w:r>
      <w:r>
        <w:rPr>
          <w:sz w:val="24"/>
        </w:rPr>
        <w:t>-</w:t>
      </w:r>
      <w:r>
        <w:rPr>
          <w:sz w:val="24"/>
          <w:lang w:val="en-US"/>
        </w:rPr>
        <w:t>qu</w:t>
      </w:r>
      <w:r>
        <w:rPr>
          <w:sz w:val="24"/>
        </w:rPr>
        <w:t>í</w:t>
      </w:r>
      <w:r>
        <w:rPr>
          <w:sz w:val="24"/>
          <w:lang w:val="en-US"/>
        </w:rPr>
        <w:t>mico</w:t>
      </w:r>
      <w:r>
        <w:rPr>
          <w:sz w:val="24"/>
        </w:rPr>
        <w:t xml:space="preserve"> (физико-химический) и т.п.</w:t>
      </w:r>
    </w:p>
    <w:p>
      <w:pPr>
        <w:pStyle w:val="Normal1"/>
        <w:spacing w:lineRule="auto" w:line="240"/>
        <w:ind w:firstLine="284" w:end="0"/>
        <w:rPr>
          <w:sz w:val="24"/>
        </w:rPr>
      </w:pPr>
      <w:r>
        <w:rPr>
          <w:sz w:val="24"/>
        </w:rPr>
        <w:t>г) Когда сложное слово образовано из двух слов, то знак ударе</w:t>
        <w:softHyphen/>
        <w:t>ния над первым элементом сложного слова не сохраняется:</w:t>
      </w:r>
    </w:p>
    <w:p>
      <w:pPr>
        <w:pStyle w:val="Normal1"/>
        <w:spacing w:lineRule="auto" w:line="240"/>
        <w:ind w:firstLine="284" w:end="0"/>
        <w:rPr/>
      </w:pPr>
      <w:r>
        <w:rPr>
          <w:sz w:val="24"/>
          <w:lang w:val="en-US"/>
        </w:rPr>
        <w:t xml:space="preserve">decimotercero, decimosexto, decimoséptimo, rioplatense </w:t>
      </w:r>
      <w:r>
        <w:rPr>
          <w:sz w:val="24"/>
        </w:rPr>
        <w:t>и</w:t>
      </w:r>
      <w:r>
        <w:rPr>
          <w:sz w:val="24"/>
          <w:lang w:val="en-US"/>
        </w:rPr>
        <w:t xml:space="preserve"> </w:t>
      </w:r>
      <w:r>
        <w:rPr>
          <w:sz w:val="24"/>
        </w:rPr>
        <w:t>т</w:t>
      </w:r>
      <w:r>
        <w:rPr>
          <w:sz w:val="24"/>
          <w:lang w:val="en-US"/>
        </w:rPr>
        <w:t>.</w:t>
      </w:r>
      <w:r>
        <w:rPr>
          <w:sz w:val="24"/>
        </w:rPr>
        <w:t>п</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rPr>
        <w:t>Примечание</w:t>
      </w:r>
      <w:r>
        <w:rPr/>
        <w:t>. Согласно новым нормам орфографии являются одинаково пра</w:t>
        <w:softHyphen/>
        <w:t xml:space="preserve">вильными две формы ударения в следующих словах: </w:t>
      </w:r>
    </w:p>
    <w:p>
      <w:pPr>
        <w:pStyle w:val="Normal1"/>
        <w:spacing w:lineRule="auto" w:line="240"/>
        <w:ind w:firstLine="284" w:end="0"/>
        <w:rPr/>
      </w:pPr>
      <w:r>
        <w:rPr/>
      </w:r>
    </w:p>
    <w:tbl>
      <w:tblPr>
        <w:tblW w:w="2864" w:type="dxa"/>
        <w:jc w:val="start"/>
        <w:tblInd w:w="221" w:type="dxa"/>
        <w:tblLayout w:type="fixed"/>
        <w:tblCellMar>
          <w:top w:w="0" w:type="dxa"/>
          <w:start w:w="108" w:type="dxa"/>
          <w:bottom w:w="0" w:type="dxa"/>
          <w:end w:w="108" w:type="dxa"/>
        </w:tblCellMar>
      </w:tblPr>
      <w:tblGrid>
        <w:gridCol w:w="1420"/>
        <w:gridCol w:w="1444"/>
      </w:tblGrid>
      <w:tr>
        <w:trPr>
          <w:trHeight w:val="1092" w:hRule="atLeast"/>
        </w:trPr>
        <w:tc>
          <w:tcPr>
            <w:tcW w:w="1420" w:type="dxa"/>
            <w:tcBorders/>
          </w:tcPr>
          <w:p>
            <w:pPr>
              <w:pStyle w:val="Normal1"/>
              <w:spacing w:lineRule="auto" w:line="240"/>
              <w:rPr>
                <w:lang w:val="en-US"/>
              </w:rPr>
            </w:pPr>
            <w:r>
              <w:rPr>
                <w:lang w:val="en-US"/>
              </w:rPr>
              <w:t>período</w:t>
            </w:r>
          </w:p>
          <w:p>
            <w:pPr>
              <w:pStyle w:val="Normal1"/>
              <w:spacing w:lineRule="auto" w:line="240"/>
              <w:rPr>
                <w:lang w:val="en-US"/>
              </w:rPr>
            </w:pPr>
            <w:r>
              <w:rPr>
                <w:lang w:val="en-US"/>
              </w:rPr>
              <w:t>alvéolo</w:t>
            </w:r>
          </w:p>
          <w:p>
            <w:pPr>
              <w:pStyle w:val="Normal1"/>
              <w:spacing w:lineRule="auto" w:line="240"/>
              <w:rPr>
                <w:lang w:val="en-US"/>
              </w:rPr>
            </w:pPr>
            <w:r>
              <w:rPr>
                <w:lang w:val="en-US"/>
              </w:rPr>
              <w:t>cardíaco</w:t>
            </w:r>
          </w:p>
          <w:p>
            <w:pPr>
              <w:pStyle w:val="Normal1"/>
              <w:spacing w:lineRule="auto" w:line="240"/>
              <w:rPr/>
            </w:pPr>
            <w:r>
              <w:rPr>
                <w:lang w:val="en-US"/>
              </w:rPr>
              <w:t>r</w:t>
            </w:r>
            <w:r>
              <w:rPr/>
              <w:t>а</w:t>
            </w:r>
            <w:r>
              <w:rPr>
                <w:lang w:val="en-US"/>
              </w:rPr>
              <w:t>íl</w:t>
            </w:r>
          </w:p>
          <w:p>
            <w:pPr>
              <w:pStyle w:val="Normal1"/>
              <w:rPr>
                <w:lang w:val="en-US"/>
              </w:rPr>
            </w:pPr>
            <w:r>
              <w:rPr>
                <w:lang w:val="en-US"/>
              </w:rPr>
            </w:r>
          </w:p>
        </w:tc>
        <w:tc>
          <w:tcPr>
            <w:tcW w:w="1444" w:type="dxa"/>
            <w:tcBorders/>
          </w:tcPr>
          <w:p>
            <w:pPr>
              <w:pStyle w:val="Normal1"/>
              <w:spacing w:lineRule="auto" w:line="240"/>
              <w:rPr>
                <w:lang w:val="en-US"/>
              </w:rPr>
            </w:pPr>
            <w:r>
              <w:rPr>
                <w:lang w:val="en-US"/>
              </w:rPr>
              <w:t xml:space="preserve">— </w:t>
            </w:r>
            <w:r>
              <w:rPr>
                <w:lang w:val="en-US"/>
              </w:rPr>
              <w:t xml:space="preserve">periodo </w:t>
            </w:r>
          </w:p>
          <w:p>
            <w:pPr>
              <w:pStyle w:val="Normal1"/>
              <w:spacing w:lineRule="auto" w:line="240"/>
              <w:rPr>
                <w:lang w:val="en-US"/>
              </w:rPr>
            </w:pPr>
            <w:r>
              <w:rPr>
                <w:lang w:val="en-US"/>
              </w:rPr>
              <w:t xml:space="preserve">— </w:t>
            </w:r>
            <w:r>
              <w:rPr>
                <w:lang w:val="en-US"/>
              </w:rPr>
              <w:t xml:space="preserve">alveolo </w:t>
            </w:r>
          </w:p>
          <w:p>
            <w:pPr>
              <w:pStyle w:val="Normal1"/>
              <w:spacing w:lineRule="auto" w:line="240"/>
              <w:rPr>
                <w:lang w:val="en-US"/>
              </w:rPr>
            </w:pPr>
            <w:r>
              <w:rPr>
                <w:lang w:val="en-US"/>
              </w:rPr>
              <w:t xml:space="preserve">— </w:t>
            </w:r>
            <w:r>
              <w:rPr>
                <w:lang w:val="en-US"/>
              </w:rPr>
              <w:t xml:space="preserve">cardiaco </w:t>
            </w:r>
          </w:p>
          <w:p>
            <w:pPr>
              <w:pStyle w:val="Normal1"/>
              <w:spacing w:lineRule="auto" w:line="240"/>
              <w:rPr/>
            </w:pPr>
            <w:r>
              <w:rPr>
                <w:lang w:val="en-US"/>
              </w:rPr>
              <w:t xml:space="preserve">— </w:t>
            </w:r>
            <w:r>
              <w:rPr>
                <w:lang w:val="en-US"/>
              </w:rPr>
              <w:t xml:space="preserve">rail </w:t>
            </w:r>
            <w:r>
              <w:rPr/>
              <w:t>и</w:t>
            </w:r>
            <w:r>
              <w:rPr>
                <w:lang w:val="en-US"/>
              </w:rPr>
              <w:t xml:space="preserve"> </w:t>
            </w:r>
            <w:r>
              <w:rPr/>
              <w:t>др</w:t>
            </w:r>
            <w:r>
              <w:rPr>
                <w:lang w:val="en-US"/>
              </w:rPr>
              <w:t>.</w:t>
            </w:r>
          </w:p>
          <w:p>
            <w:pPr>
              <w:pStyle w:val="Normal1"/>
              <w:rPr>
                <w:lang w:val="en-US"/>
              </w:rPr>
            </w:pPr>
            <w:r>
              <w:rPr>
                <w:lang w:val="en-US"/>
              </w:rPr>
            </w:r>
          </w:p>
        </w:tc>
      </w:tr>
    </w:tbl>
    <w:p>
      <w:pPr>
        <w:pStyle w:val="Heading3"/>
        <w:ind w:hanging="0" w:start="0"/>
        <w:rPr>
          <w:lang w:val="en-US"/>
        </w:rPr>
      </w:pPr>
      <w:r>
        <w:rPr>
          <w:lang w:val="en-US"/>
        </w:rPr>
      </w:r>
      <w:bookmarkStart w:id="161" w:name="__RefHeading___Toc1886132"/>
      <w:bookmarkStart w:id="162" w:name="__RefHeading___Toc1886132"/>
    </w:p>
    <w:p>
      <w:pPr>
        <w:pStyle w:val="Heading3"/>
        <w:ind w:hanging="0" w:start="0"/>
        <w:rPr>
          <w:lang w:val="en-US"/>
        </w:rPr>
      </w:pPr>
      <w:r>
        <w:rPr>
          <w:lang w:val="en-US"/>
        </w:rPr>
      </w:r>
    </w:p>
    <w:p>
      <w:pPr>
        <w:pStyle w:val="Heading3"/>
        <w:ind w:hanging="0" w:start="0"/>
        <w:rPr/>
      </w:pPr>
      <w:bookmarkStart w:id="163" w:name="__RefHeading___Toc1886132"/>
      <w:r>
        <w:rPr/>
        <w:t>§ 109. Прописные буквы</w:t>
      </w:r>
      <w:bookmarkEnd w:id="163"/>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испанском языке правила употребления прописных букв  в ос</w:t>
        <w:softHyphen/>
        <w:t>новном совпадают с соответствующими правилами русского языка. Немногие особенности, свойственные правописанию испанских прописных букв, сводятся к следующим правилам:</w:t>
      </w:r>
    </w:p>
    <w:p>
      <w:pPr>
        <w:pStyle w:val="Normal1"/>
        <w:spacing w:lineRule="auto" w:line="240"/>
        <w:ind w:firstLine="284" w:end="0"/>
        <w:rPr>
          <w:sz w:val="24"/>
        </w:rPr>
      </w:pPr>
      <w:r>
        <w:rPr>
          <w:sz w:val="24"/>
        </w:rPr>
        <w:t>1. В отличие от русского языка во многих названиях все полнозначные слова пишутся с большой буквы:</w:t>
      </w:r>
    </w:p>
    <w:p>
      <w:pPr>
        <w:pStyle w:val="Normal1"/>
        <w:spacing w:lineRule="auto" w:line="240"/>
        <w:ind w:firstLine="284" w:end="0"/>
        <w:rPr/>
      </w:pPr>
      <w:r>
        <w:rPr>
          <w:sz w:val="24"/>
        </w:rPr>
        <w:t>а) в названиях министерств, государственных учреждений, раз</w:t>
        <w:softHyphen/>
        <w:t xml:space="preserve">личных обществ, объединений и т.п.: </w:t>
      </w:r>
      <w:r>
        <w:rPr>
          <w:sz w:val="24"/>
          <w:lang w:val="en-US"/>
        </w:rPr>
        <w:t>El</w:t>
      </w:r>
      <w:r>
        <w:rPr>
          <w:sz w:val="24"/>
        </w:rPr>
        <w:t xml:space="preserve"> </w:t>
      </w:r>
      <w:r>
        <w:rPr>
          <w:sz w:val="24"/>
          <w:lang w:val="en-US"/>
        </w:rPr>
        <w:t>Tribunal</w:t>
      </w:r>
      <w:r>
        <w:rPr>
          <w:sz w:val="24"/>
        </w:rPr>
        <w:t xml:space="preserve"> </w:t>
      </w:r>
      <w:r>
        <w:rPr>
          <w:sz w:val="24"/>
          <w:lang w:val="en-US"/>
        </w:rPr>
        <w:t>Supremo</w:t>
      </w:r>
      <w:r>
        <w:rPr>
          <w:sz w:val="24"/>
        </w:rPr>
        <w:t xml:space="preserve">; </w:t>
      </w:r>
      <w:r>
        <w:rPr>
          <w:sz w:val="24"/>
          <w:lang w:val="en-US"/>
        </w:rPr>
        <w:t>el</w:t>
      </w:r>
      <w:r>
        <w:rPr>
          <w:sz w:val="24"/>
        </w:rPr>
        <w:t xml:space="preserve"> </w:t>
      </w:r>
      <w:r>
        <w:rPr>
          <w:sz w:val="24"/>
          <w:lang w:val="en-US"/>
        </w:rPr>
        <w:t>Instituto</w:t>
      </w:r>
      <w:r>
        <w:rPr>
          <w:sz w:val="24"/>
        </w:rPr>
        <w:t xml:space="preserve"> </w:t>
      </w:r>
      <w:r>
        <w:rPr>
          <w:sz w:val="24"/>
          <w:lang w:val="en-US"/>
        </w:rPr>
        <w:t>de</w:t>
      </w:r>
      <w:r>
        <w:rPr>
          <w:sz w:val="24"/>
        </w:rPr>
        <w:t xml:space="preserve"> </w:t>
      </w:r>
      <w:r>
        <w:rPr>
          <w:sz w:val="24"/>
          <w:lang w:val="en-US"/>
        </w:rPr>
        <w:t>Segunda</w:t>
      </w:r>
      <w:r>
        <w:rPr>
          <w:sz w:val="24"/>
        </w:rPr>
        <w:t xml:space="preserve"> </w:t>
      </w:r>
      <w:r>
        <w:rPr>
          <w:sz w:val="24"/>
          <w:lang w:val="en-US"/>
        </w:rPr>
        <w:t>Ense</w:t>
      </w:r>
      <w:r>
        <w:rPr>
          <w:sz w:val="24"/>
        </w:rPr>
        <w:t>ñ</w:t>
      </w:r>
      <w:r>
        <w:rPr>
          <w:sz w:val="24"/>
          <w:lang w:val="en-US"/>
        </w:rPr>
        <w:t>anza</w:t>
      </w:r>
      <w:r>
        <w:rPr>
          <w:sz w:val="24"/>
        </w:rPr>
        <w:t xml:space="preserve"> </w:t>
      </w:r>
      <w:r>
        <w:rPr>
          <w:sz w:val="24"/>
          <w:lang w:val="en-US"/>
        </w:rPr>
        <w:t>de</w:t>
      </w:r>
      <w:r>
        <w:rPr>
          <w:sz w:val="24"/>
        </w:rPr>
        <w:t xml:space="preserve"> </w:t>
      </w:r>
      <w:r>
        <w:rPr>
          <w:sz w:val="24"/>
          <w:lang w:val="en-US"/>
        </w:rPr>
        <w:t>Camag</w:t>
      </w:r>
      <w:r>
        <w:rPr>
          <w:sz w:val="24"/>
        </w:rPr>
        <w:t>ü</w:t>
      </w:r>
      <w:r>
        <w:rPr>
          <w:sz w:val="24"/>
          <w:lang w:val="en-US"/>
        </w:rPr>
        <w:t>ey</w:t>
      </w:r>
      <w:r>
        <w:rPr>
          <w:sz w:val="24"/>
        </w:rPr>
        <w:t xml:space="preserve">; </w:t>
      </w:r>
      <w:r>
        <w:rPr>
          <w:sz w:val="24"/>
          <w:lang w:val="en-US"/>
        </w:rPr>
        <w:t>la</w:t>
      </w:r>
      <w:r>
        <w:rPr>
          <w:sz w:val="24"/>
        </w:rPr>
        <w:t xml:space="preserve"> </w:t>
      </w:r>
      <w:r>
        <w:rPr>
          <w:sz w:val="24"/>
          <w:lang w:val="en-US"/>
        </w:rPr>
        <w:t>Compa</w:t>
      </w:r>
      <w:r>
        <w:rPr>
          <w:sz w:val="24"/>
        </w:rPr>
        <w:t>ñí</w:t>
      </w:r>
      <w:r>
        <w:rPr>
          <w:sz w:val="24"/>
          <w:lang w:val="en-US"/>
        </w:rPr>
        <w:t>a</w:t>
      </w:r>
      <w:r>
        <w:rPr>
          <w:sz w:val="24"/>
        </w:rPr>
        <w:t xml:space="preserve"> </w:t>
      </w:r>
      <w:r>
        <w:rPr>
          <w:sz w:val="24"/>
          <w:lang w:val="en-US"/>
        </w:rPr>
        <w:t>General</w:t>
      </w:r>
      <w:r>
        <w:rPr>
          <w:sz w:val="24"/>
        </w:rPr>
        <w:t xml:space="preserve"> </w:t>
      </w:r>
      <w:r>
        <w:rPr>
          <w:sz w:val="24"/>
          <w:lang w:val="en-US"/>
        </w:rPr>
        <w:t>de</w:t>
      </w:r>
      <w:r>
        <w:rPr>
          <w:sz w:val="24"/>
        </w:rPr>
        <w:t xml:space="preserve"> </w:t>
      </w:r>
      <w:r>
        <w:rPr>
          <w:sz w:val="24"/>
          <w:lang w:val="en-US"/>
        </w:rPr>
        <w:t>Asfalto</w:t>
      </w:r>
      <w:r>
        <w:rPr>
          <w:sz w:val="24"/>
        </w:rPr>
        <w:t xml:space="preserve">; </w:t>
      </w:r>
      <w:r>
        <w:rPr>
          <w:sz w:val="24"/>
          <w:lang w:val="en-US"/>
        </w:rPr>
        <w:t>el</w:t>
      </w:r>
      <w:r>
        <w:rPr>
          <w:sz w:val="24"/>
        </w:rPr>
        <w:t xml:space="preserve"> </w:t>
      </w:r>
      <w:r>
        <w:rPr>
          <w:sz w:val="24"/>
          <w:lang w:val="en-US"/>
        </w:rPr>
        <w:t>Sindicato</w:t>
      </w:r>
      <w:r>
        <w:rPr>
          <w:sz w:val="24"/>
        </w:rPr>
        <w:t xml:space="preserve"> </w:t>
      </w:r>
      <w:r>
        <w:rPr>
          <w:sz w:val="24"/>
          <w:lang w:val="en-US"/>
        </w:rPr>
        <w:t>Nacional</w:t>
      </w:r>
      <w:r>
        <w:rPr>
          <w:sz w:val="24"/>
        </w:rPr>
        <w:t xml:space="preserve"> </w:t>
      </w:r>
      <w:r>
        <w:rPr>
          <w:sz w:val="24"/>
          <w:lang w:val="en-US"/>
        </w:rPr>
        <w:t>de</w:t>
      </w:r>
      <w:r>
        <w:rPr>
          <w:sz w:val="24"/>
        </w:rPr>
        <w:t xml:space="preserve"> </w:t>
      </w:r>
      <w:r>
        <w:rPr>
          <w:sz w:val="24"/>
          <w:lang w:val="en-US"/>
        </w:rPr>
        <w:t>Trabajadores</w:t>
      </w:r>
      <w:r>
        <w:rPr>
          <w:sz w:val="24"/>
        </w:rPr>
        <w:t xml:space="preserve"> </w:t>
      </w:r>
      <w:r>
        <w:rPr>
          <w:sz w:val="24"/>
          <w:lang w:val="en-US"/>
        </w:rPr>
        <w:t>Azucareros</w:t>
      </w:r>
      <w:r>
        <w:rPr>
          <w:sz w:val="24"/>
        </w:rPr>
        <w:t xml:space="preserve">; </w:t>
      </w:r>
      <w:r>
        <w:rPr>
          <w:sz w:val="24"/>
          <w:lang w:val="en-US"/>
        </w:rPr>
        <w:t>el</w:t>
      </w:r>
      <w:r>
        <w:rPr>
          <w:sz w:val="24"/>
        </w:rPr>
        <w:t xml:space="preserve"> </w:t>
      </w:r>
      <w:r>
        <w:rPr>
          <w:sz w:val="24"/>
          <w:lang w:val="en-US"/>
        </w:rPr>
        <w:t>Ministerio</w:t>
      </w:r>
      <w:r>
        <w:rPr>
          <w:sz w:val="24"/>
        </w:rPr>
        <w:t xml:space="preserve"> </w:t>
      </w:r>
      <w:r>
        <w:rPr>
          <w:sz w:val="24"/>
          <w:lang w:val="en-US"/>
        </w:rPr>
        <w:t>de</w:t>
      </w:r>
      <w:r>
        <w:rPr>
          <w:sz w:val="24"/>
        </w:rPr>
        <w:t xml:space="preserve"> </w:t>
      </w:r>
      <w:r>
        <w:rPr>
          <w:sz w:val="24"/>
          <w:lang w:val="en-US"/>
        </w:rPr>
        <w:t>Trabajo</w:t>
      </w:r>
      <w:r>
        <w:rPr>
          <w:sz w:val="24"/>
        </w:rPr>
        <w:t>;</w:t>
      </w:r>
    </w:p>
    <w:p>
      <w:pPr>
        <w:pStyle w:val="Normal1"/>
        <w:spacing w:lineRule="auto" w:line="240"/>
        <w:ind w:firstLine="284" w:end="0"/>
        <w:rPr/>
      </w:pPr>
      <w:r>
        <w:rPr>
          <w:sz w:val="24"/>
        </w:rPr>
        <w:t xml:space="preserve">б) в официальных названиях политических партий: </w:t>
      </w:r>
      <w:r>
        <w:rPr>
          <w:sz w:val="24"/>
          <w:lang w:val="en-US"/>
        </w:rPr>
        <w:t>el</w:t>
      </w:r>
      <w:r>
        <w:rPr>
          <w:sz w:val="24"/>
        </w:rPr>
        <w:t xml:space="preserve"> </w:t>
      </w:r>
      <w:r>
        <w:rPr>
          <w:sz w:val="24"/>
          <w:lang w:val="en-US"/>
        </w:rPr>
        <w:t>Partido</w:t>
      </w:r>
      <w:r>
        <w:rPr>
          <w:sz w:val="24"/>
        </w:rPr>
        <w:t xml:space="preserve"> </w:t>
      </w:r>
      <w:r>
        <w:rPr>
          <w:sz w:val="24"/>
          <w:lang w:val="en-US"/>
        </w:rPr>
        <w:t>Comunista</w:t>
      </w:r>
      <w:r>
        <w:rPr>
          <w:sz w:val="24"/>
        </w:rPr>
        <w:t xml:space="preserve"> </w:t>
      </w:r>
      <w:r>
        <w:rPr>
          <w:sz w:val="24"/>
          <w:lang w:val="en-US"/>
        </w:rPr>
        <w:t>de</w:t>
      </w:r>
      <w:r>
        <w:rPr>
          <w:sz w:val="24"/>
        </w:rPr>
        <w:t xml:space="preserve"> </w:t>
      </w:r>
      <w:r>
        <w:rPr>
          <w:sz w:val="24"/>
          <w:lang w:val="en-US"/>
        </w:rPr>
        <w:t>Espa</w:t>
      </w:r>
      <w:r>
        <w:rPr>
          <w:sz w:val="24"/>
        </w:rPr>
        <w:t>ñ</w:t>
      </w:r>
      <w:r>
        <w:rPr>
          <w:sz w:val="24"/>
          <w:lang w:val="en-US"/>
        </w:rPr>
        <w:t>a</w:t>
      </w:r>
      <w:r>
        <w:rPr>
          <w:sz w:val="24"/>
        </w:rPr>
        <w:t xml:space="preserve">; </w:t>
      </w:r>
      <w:r>
        <w:rPr>
          <w:sz w:val="24"/>
          <w:lang w:val="en-US"/>
        </w:rPr>
        <w:t>el</w:t>
      </w:r>
      <w:r>
        <w:rPr>
          <w:sz w:val="24"/>
        </w:rPr>
        <w:t xml:space="preserve"> </w:t>
      </w:r>
      <w:r>
        <w:rPr>
          <w:sz w:val="24"/>
          <w:lang w:val="en-US"/>
        </w:rPr>
        <w:t>Partido</w:t>
      </w:r>
      <w:r>
        <w:rPr>
          <w:sz w:val="24"/>
        </w:rPr>
        <w:t xml:space="preserve"> </w:t>
      </w:r>
      <w:r>
        <w:rPr>
          <w:sz w:val="24"/>
          <w:lang w:val="en-US"/>
        </w:rPr>
        <w:t>Obrero</w:t>
      </w:r>
      <w:r>
        <w:rPr>
          <w:sz w:val="24"/>
        </w:rPr>
        <w:t xml:space="preserve"> </w:t>
      </w:r>
      <w:r>
        <w:rPr>
          <w:sz w:val="24"/>
          <w:lang w:val="en-US"/>
        </w:rPr>
        <w:t>Socialdem</w:t>
      </w:r>
      <w:r>
        <w:rPr>
          <w:sz w:val="24"/>
        </w:rPr>
        <w:t>ó</w:t>
      </w:r>
      <w:r>
        <w:rPr>
          <w:sz w:val="24"/>
          <w:lang w:val="en-US"/>
        </w:rPr>
        <w:t>crata</w:t>
      </w:r>
      <w:r>
        <w:rPr>
          <w:sz w:val="24"/>
        </w:rPr>
        <w:t xml:space="preserve"> </w:t>
      </w:r>
      <w:r>
        <w:rPr>
          <w:sz w:val="24"/>
          <w:lang w:val="en-US"/>
        </w:rPr>
        <w:t>de</w:t>
      </w:r>
      <w:r>
        <w:rPr>
          <w:sz w:val="24"/>
        </w:rPr>
        <w:t xml:space="preserve"> </w:t>
      </w:r>
      <w:r>
        <w:rPr>
          <w:sz w:val="24"/>
          <w:lang w:val="en-US"/>
        </w:rPr>
        <w:t>Rusia</w:t>
      </w:r>
      <w:r>
        <w:rPr>
          <w:sz w:val="24"/>
        </w:rPr>
        <w:t>;</w:t>
      </w:r>
    </w:p>
    <w:p>
      <w:pPr>
        <w:pStyle w:val="Normal1"/>
        <w:spacing w:lineRule="auto" w:line="240"/>
        <w:ind w:firstLine="284" w:end="0"/>
        <w:rPr/>
      </w:pPr>
      <w:r>
        <w:rPr>
          <w:sz w:val="24"/>
        </w:rPr>
        <w:t xml:space="preserve">в) в названиях праздников, памятных исторических дат: </w:t>
      </w:r>
      <w:r>
        <w:rPr>
          <w:sz w:val="24"/>
          <w:lang w:val="en-US"/>
        </w:rPr>
        <w:t>la</w:t>
      </w:r>
      <w:r>
        <w:rPr>
          <w:sz w:val="24"/>
        </w:rPr>
        <w:t xml:space="preserve"> </w:t>
      </w:r>
      <w:r>
        <w:rPr>
          <w:sz w:val="24"/>
          <w:lang w:val="en-US"/>
        </w:rPr>
        <w:t>Se</w:t>
      </w:r>
      <w:r>
        <w:rPr>
          <w:sz w:val="24"/>
        </w:rPr>
        <w:softHyphen/>
      </w:r>
      <w:r>
        <w:rPr>
          <w:sz w:val="24"/>
          <w:lang w:val="en-US"/>
        </w:rPr>
        <w:t>gunda</w:t>
      </w:r>
      <w:r>
        <w:rPr>
          <w:sz w:val="24"/>
        </w:rPr>
        <w:t xml:space="preserve"> </w:t>
      </w:r>
      <w:r>
        <w:rPr>
          <w:sz w:val="24"/>
          <w:lang w:val="en-US"/>
        </w:rPr>
        <w:t>Guerra</w:t>
      </w:r>
      <w:r>
        <w:rPr>
          <w:sz w:val="24"/>
        </w:rPr>
        <w:t xml:space="preserve"> </w:t>
      </w:r>
      <w:r>
        <w:rPr>
          <w:sz w:val="24"/>
          <w:lang w:val="en-US"/>
        </w:rPr>
        <w:t>Mundial</w:t>
      </w:r>
      <w:r>
        <w:rPr>
          <w:sz w:val="24"/>
        </w:rPr>
        <w:t xml:space="preserve">; </w:t>
      </w:r>
      <w:r>
        <w:rPr>
          <w:sz w:val="24"/>
          <w:lang w:val="en-US"/>
        </w:rPr>
        <w:t>la</w:t>
      </w:r>
      <w:r>
        <w:rPr>
          <w:sz w:val="24"/>
        </w:rPr>
        <w:t xml:space="preserve"> </w:t>
      </w:r>
      <w:r>
        <w:rPr>
          <w:sz w:val="24"/>
          <w:lang w:val="en-US"/>
        </w:rPr>
        <w:t>Gran</w:t>
      </w:r>
      <w:r>
        <w:rPr>
          <w:sz w:val="24"/>
        </w:rPr>
        <w:t xml:space="preserve"> </w:t>
      </w:r>
      <w:r>
        <w:rPr>
          <w:sz w:val="24"/>
          <w:lang w:val="en-US"/>
        </w:rPr>
        <w:t>Guerra</w:t>
      </w:r>
      <w:r>
        <w:rPr>
          <w:sz w:val="24"/>
        </w:rPr>
        <w:t xml:space="preserve"> </w:t>
      </w:r>
      <w:r>
        <w:rPr>
          <w:sz w:val="24"/>
          <w:lang w:val="en-US"/>
        </w:rPr>
        <w:t>Patria</w:t>
      </w:r>
      <w:r>
        <w:rPr>
          <w:sz w:val="24"/>
        </w:rPr>
        <w:t xml:space="preserve">; </w:t>
      </w:r>
      <w:r>
        <w:rPr>
          <w:sz w:val="24"/>
          <w:lang w:val="en-US"/>
        </w:rPr>
        <w:t>la</w:t>
      </w:r>
      <w:r>
        <w:rPr>
          <w:sz w:val="24"/>
        </w:rPr>
        <w:t xml:space="preserve"> </w:t>
      </w:r>
      <w:r>
        <w:rPr>
          <w:sz w:val="24"/>
          <w:lang w:val="en-US"/>
        </w:rPr>
        <w:t>Jornada</w:t>
      </w:r>
      <w:r>
        <w:rPr>
          <w:sz w:val="24"/>
        </w:rPr>
        <w:t xml:space="preserve"> </w:t>
      </w:r>
      <w:r>
        <w:rPr>
          <w:sz w:val="24"/>
          <w:lang w:val="en-US"/>
        </w:rPr>
        <w:t>Intemacional</w:t>
      </w:r>
      <w:r>
        <w:rPr>
          <w:sz w:val="24"/>
        </w:rPr>
        <w:t xml:space="preserve"> </w:t>
      </w:r>
      <w:r>
        <w:rPr>
          <w:sz w:val="24"/>
          <w:lang w:val="en-US"/>
        </w:rPr>
        <w:t>de</w:t>
      </w:r>
      <w:r>
        <w:rPr>
          <w:sz w:val="24"/>
        </w:rPr>
        <w:t xml:space="preserve"> </w:t>
      </w:r>
      <w:r>
        <w:rPr>
          <w:sz w:val="24"/>
          <w:lang w:val="en-US"/>
        </w:rPr>
        <w:t>la</w:t>
      </w:r>
      <w:r>
        <w:rPr>
          <w:sz w:val="24"/>
        </w:rPr>
        <w:t xml:space="preserve"> </w:t>
      </w:r>
      <w:r>
        <w:rPr>
          <w:sz w:val="24"/>
          <w:lang w:val="en-US"/>
        </w:rPr>
        <w:t>Mujer</w:t>
      </w:r>
      <w:r>
        <w:rPr>
          <w:sz w:val="24"/>
        </w:rPr>
        <w:t xml:space="preserve">; </w:t>
      </w:r>
      <w:r>
        <w:rPr>
          <w:sz w:val="24"/>
          <w:lang w:val="en-US"/>
        </w:rPr>
        <w:t>el</w:t>
      </w:r>
      <w:r>
        <w:rPr>
          <w:sz w:val="24"/>
        </w:rPr>
        <w:t xml:space="preserve"> </w:t>
      </w:r>
      <w:r>
        <w:rPr>
          <w:sz w:val="24"/>
          <w:lang w:val="en-US"/>
        </w:rPr>
        <w:t>D</w:t>
      </w:r>
      <w:r>
        <w:rPr>
          <w:sz w:val="24"/>
        </w:rPr>
        <w:t>í</w:t>
      </w:r>
      <w:r>
        <w:rPr>
          <w:sz w:val="24"/>
          <w:lang w:val="en-US"/>
        </w:rPr>
        <w:t>a</w:t>
      </w:r>
      <w:r>
        <w:rPr>
          <w:sz w:val="24"/>
        </w:rPr>
        <w:t xml:space="preserve"> </w:t>
      </w:r>
      <w:r>
        <w:rPr>
          <w:sz w:val="24"/>
          <w:lang w:val="en-US"/>
        </w:rPr>
        <w:t>de</w:t>
      </w:r>
      <w:r>
        <w:rPr>
          <w:sz w:val="24"/>
        </w:rPr>
        <w:t xml:space="preserve"> </w:t>
      </w:r>
      <w:r>
        <w:rPr>
          <w:sz w:val="24"/>
          <w:lang w:val="en-US"/>
        </w:rPr>
        <w:t>la</w:t>
      </w:r>
      <w:r>
        <w:rPr>
          <w:sz w:val="24"/>
        </w:rPr>
        <w:t xml:space="preserve"> </w:t>
      </w:r>
      <w:r>
        <w:rPr>
          <w:sz w:val="24"/>
          <w:lang w:val="en-US"/>
        </w:rPr>
        <w:t>Hispanidad</w:t>
      </w:r>
      <w:r>
        <w:rPr>
          <w:sz w:val="24"/>
        </w:rPr>
        <w:t xml:space="preserve">; </w:t>
      </w:r>
      <w:r>
        <w:rPr>
          <w:sz w:val="24"/>
          <w:lang w:val="en-US"/>
        </w:rPr>
        <w:t>el</w:t>
      </w:r>
      <w:r>
        <w:rPr>
          <w:sz w:val="24"/>
        </w:rPr>
        <w:t xml:space="preserve"> </w:t>
      </w:r>
      <w:r>
        <w:rPr>
          <w:sz w:val="24"/>
          <w:lang w:val="en-US"/>
        </w:rPr>
        <w:t>D</w:t>
      </w:r>
      <w:r>
        <w:rPr>
          <w:sz w:val="24"/>
        </w:rPr>
        <w:t>í</w:t>
      </w:r>
      <w:r>
        <w:rPr>
          <w:sz w:val="24"/>
          <w:lang w:val="en-US"/>
        </w:rPr>
        <w:t>a</w:t>
      </w:r>
      <w:r>
        <w:rPr>
          <w:sz w:val="24"/>
        </w:rPr>
        <w:t xml:space="preserve"> </w:t>
      </w:r>
      <w:r>
        <w:rPr>
          <w:sz w:val="24"/>
          <w:lang w:val="en-US"/>
        </w:rPr>
        <w:t>de</w:t>
      </w:r>
      <w:r>
        <w:rPr>
          <w:sz w:val="24"/>
        </w:rPr>
        <w:t xml:space="preserve"> </w:t>
      </w:r>
      <w:r>
        <w:rPr>
          <w:sz w:val="24"/>
          <w:lang w:val="en-US"/>
        </w:rPr>
        <w:t>la</w:t>
      </w:r>
      <w:r>
        <w:rPr>
          <w:sz w:val="24"/>
        </w:rPr>
        <w:t xml:space="preserve"> </w:t>
      </w:r>
      <w:r>
        <w:rPr>
          <w:sz w:val="24"/>
          <w:lang w:val="en-US"/>
        </w:rPr>
        <w:t>Victoria</w:t>
      </w:r>
      <w:r>
        <w:rPr>
          <w:sz w:val="24"/>
        </w:rPr>
        <w:t>;</w:t>
      </w:r>
    </w:p>
    <w:p>
      <w:pPr>
        <w:pStyle w:val="Normal1"/>
        <w:spacing w:lineRule="auto" w:line="240"/>
        <w:ind w:firstLine="284" w:end="0"/>
        <w:rPr/>
      </w:pPr>
      <w:r>
        <w:rPr>
          <w:sz w:val="24"/>
        </w:rPr>
        <w:t>г</w:t>
      </w:r>
      <w:r>
        <w:rPr>
          <w:sz w:val="24"/>
          <w:lang w:val="en-US"/>
        </w:rPr>
        <w:t xml:space="preserve">) </w:t>
      </w:r>
      <w:r>
        <w:rPr>
          <w:sz w:val="24"/>
        </w:rPr>
        <w:t>в</w:t>
      </w:r>
      <w:r>
        <w:rPr>
          <w:sz w:val="24"/>
          <w:lang w:val="en-US"/>
        </w:rPr>
        <w:t xml:space="preserve"> </w:t>
      </w:r>
      <w:r>
        <w:rPr>
          <w:sz w:val="24"/>
        </w:rPr>
        <w:t>названиях</w:t>
      </w:r>
      <w:r>
        <w:rPr>
          <w:sz w:val="24"/>
          <w:lang w:val="en-US"/>
        </w:rPr>
        <w:t xml:space="preserve"> </w:t>
      </w:r>
      <w:r>
        <w:rPr>
          <w:sz w:val="24"/>
        </w:rPr>
        <w:t>книг</w:t>
      </w:r>
      <w:r>
        <w:rPr>
          <w:sz w:val="24"/>
          <w:lang w:val="en-US"/>
        </w:rPr>
        <w:t>: "Sin Novedades en el Frente"; "Fronteras al Viento".</w:t>
      </w:r>
    </w:p>
    <w:p>
      <w:pPr>
        <w:pStyle w:val="Normal1"/>
        <w:spacing w:lineRule="auto" w:line="240"/>
        <w:ind w:firstLine="284" w:end="0"/>
        <w:rPr>
          <w:sz w:val="24"/>
        </w:rPr>
      </w:pPr>
      <w:r>
        <w:rPr>
          <w:sz w:val="24"/>
        </w:rPr>
        <w:t>2. С большой буквы пишутся звания официальных и должност</w:t>
        <w:softHyphen/>
        <w:t xml:space="preserve">ных лиц, а также титулы, когда они употребляются вместо имен собственных: </w:t>
      </w:r>
    </w:p>
    <w:p>
      <w:pPr>
        <w:pStyle w:val="Normal1"/>
        <w:spacing w:lineRule="auto" w:line="240"/>
        <w:ind w:firstLine="284" w:end="0"/>
        <w:rPr/>
      </w:pPr>
      <w:r>
        <w:rPr>
          <w:sz w:val="24"/>
          <w:lang w:val="en-US"/>
        </w:rPr>
        <w:t xml:space="preserve">Ayer el Ministro de Comercio Exterior de Cuba partió </w:t>
      </w:r>
      <w:r>
        <w:rPr>
          <w:sz w:val="24"/>
        </w:rPr>
        <w:t>ро</w:t>
      </w:r>
      <w:r>
        <w:rPr>
          <w:sz w:val="24"/>
          <w:lang w:val="en-US"/>
        </w:rPr>
        <w:t>r vía aérea para Praga.</w:t>
      </w:r>
    </w:p>
    <w:p>
      <w:pPr>
        <w:pStyle w:val="Normal1"/>
        <w:spacing w:lineRule="auto" w:line="240"/>
        <w:ind w:firstLine="284" w:end="0"/>
        <w:rPr/>
      </w:pPr>
      <w:r>
        <w:rPr>
          <w:sz w:val="24"/>
          <w:lang w:val="en-US"/>
        </w:rPr>
        <w:t>El Presidente pronunciara el discurso de clausura en el congreso.</w:t>
      </w:r>
    </w:p>
    <w:p>
      <w:pPr>
        <w:pStyle w:val="Normal1"/>
        <w:spacing w:lineRule="auto" w:line="240"/>
        <w:ind w:firstLine="284" w:end="0"/>
        <w:rPr>
          <w:sz w:val="24"/>
        </w:rPr>
      </w:pPr>
      <w:r>
        <w:rPr>
          <w:sz w:val="24"/>
        </w:rPr>
        <w:t>Если же одновременно называются имена собственные офици</w:t>
        <w:softHyphen/>
        <w:t>альных лиц, то звания могут писаться уже со строчной буквы, хотя этой возможностью часто пренебрегают: звания и титулы, даже если они сопровождают имена собственные, пишутся с прописной буквы.</w:t>
      </w:r>
    </w:p>
    <w:p>
      <w:pPr>
        <w:pStyle w:val="Normal1"/>
        <w:spacing w:lineRule="auto" w:line="240"/>
        <w:ind w:firstLine="284" w:end="0"/>
        <w:rPr/>
      </w:pPr>
      <w:r>
        <w:rPr>
          <w:sz w:val="24"/>
        </w:rPr>
        <w:t>3. Если названия газет и книг начинаются с артикля, то не толь</w:t>
        <w:softHyphen/>
        <w:t>ко полнозначные слова, но и артикль пишутся с большой буквы: "</w:t>
      </w:r>
      <w:r>
        <w:rPr>
          <w:sz w:val="24"/>
          <w:lang w:val="en-US"/>
        </w:rPr>
        <w:t>La</w:t>
      </w:r>
      <w:r>
        <w:rPr>
          <w:sz w:val="24"/>
        </w:rPr>
        <w:t xml:space="preserve"> </w:t>
      </w:r>
      <w:r>
        <w:rPr>
          <w:sz w:val="24"/>
          <w:lang w:val="en-US"/>
        </w:rPr>
        <w:t>Vanguardia</w:t>
      </w:r>
      <w:r>
        <w:rPr>
          <w:sz w:val="24"/>
        </w:rPr>
        <w:t>"; "</w:t>
      </w:r>
      <w:r>
        <w:rPr>
          <w:sz w:val="24"/>
          <w:lang w:val="en-US"/>
        </w:rPr>
        <w:t>El</w:t>
      </w:r>
      <w:r>
        <w:rPr>
          <w:sz w:val="24"/>
        </w:rPr>
        <w:t xml:space="preserve"> </w:t>
      </w:r>
      <w:r>
        <w:rPr>
          <w:sz w:val="24"/>
          <w:lang w:val="en-US"/>
        </w:rPr>
        <w:t>Popular</w:t>
      </w:r>
      <w:r>
        <w:rPr>
          <w:sz w:val="24"/>
        </w:rPr>
        <w:t>"; "</w:t>
      </w:r>
      <w:r>
        <w:rPr>
          <w:sz w:val="24"/>
          <w:lang w:val="en-US"/>
        </w:rPr>
        <w:t>Los</w:t>
      </w:r>
      <w:r>
        <w:rPr>
          <w:sz w:val="24"/>
        </w:rPr>
        <w:t xml:space="preserve"> </w:t>
      </w:r>
      <w:r>
        <w:rPr>
          <w:sz w:val="24"/>
          <w:lang w:val="en-US"/>
        </w:rPr>
        <w:t>Tres</w:t>
      </w:r>
      <w:r>
        <w:rPr>
          <w:sz w:val="24"/>
        </w:rPr>
        <w:t xml:space="preserve"> </w:t>
      </w:r>
      <w:r>
        <w:rPr>
          <w:sz w:val="24"/>
          <w:lang w:val="en-US"/>
        </w:rPr>
        <w:t>Mosqueteros</w:t>
      </w:r>
      <w:r>
        <w:rPr>
          <w:sz w:val="24"/>
        </w:rPr>
        <w:t>".</w:t>
      </w:r>
    </w:p>
    <w:p>
      <w:pPr>
        <w:pStyle w:val="Normal1"/>
        <w:spacing w:lineRule="auto" w:line="240"/>
        <w:ind w:firstLine="284" w:end="0"/>
        <w:rPr>
          <w:sz w:val="24"/>
        </w:rPr>
      </w:pPr>
      <w:r>
        <w:rPr>
          <w:sz w:val="24"/>
        </w:rPr>
      </w:r>
    </w:p>
    <w:p>
      <w:pPr>
        <w:pStyle w:val="Heading3"/>
        <w:ind w:hanging="0" w:start="0"/>
        <w:rPr/>
      </w:pPr>
      <w:bookmarkStart w:id="164" w:name="__RefHeading___Toc1886133"/>
      <w:bookmarkEnd w:id="164"/>
      <w:r>
        <w:rPr/>
        <w:t>§ 110. Правила переносов</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испанском языке, также как и в русском, можно оставлять в конце строки и переносить на другую только целые слоги, а не части их. Кроме этого основного правила переноса необходимо по</w:t>
        <w:softHyphen/>
        <w:t>мнить следующее:</w:t>
      </w:r>
    </w:p>
    <w:p>
      <w:pPr>
        <w:pStyle w:val="Normal1"/>
        <w:spacing w:lineRule="auto" w:line="240"/>
        <w:ind w:firstLine="284" w:end="0"/>
        <w:rPr/>
      </w:pPr>
      <w:r>
        <w:rPr>
          <w:sz w:val="24"/>
        </w:rPr>
        <w:t>1. дифтонги и трифтонги (т.е. сочетания слабых и сильных глас</w:t>
        <w:softHyphen/>
        <w:t xml:space="preserve">ных типа: </w:t>
      </w:r>
      <w:r>
        <w:rPr>
          <w:sz w:val="24"/>
          <w:lang w:val="en-US"/>
        </w:rPr>
        <w:t>io</w:t>
      </w:r>
      <w:r>
        <w:rPr>
          <w:sz w:val="24"/>
        </w:rPr>
        <w:t xml:space="preserve">, </w:t>
      </w:r>
      <w:r>
        <w:rPr>
          <w:sz w:val="24"/>
          <w:lang w:val="en-US"/>
        </w:rPr>
        <w:t>uee</w:t>
      </w:r>
      <w:r>
        <w:rPr>
          <w:sz w:val="24"/>
        </w:rPr>
        <w:t xml:space="preserve">, </w:t>
      </w:r>
      <w:r>
        <w:rPr>
          <w:sz w:val="24"/>
          <w:lang w:val="en-US"/>
        </w:rPr>
        <w:t>ai</w:t>
      </w:r>
      <w:r>
        <w:rPr>
          <w:sz w:val="24"/>
        </w:rPr>
        <w:t xml:space="preserve">, </w:t>
      </w:r>
      <w:r>
        <w:rPr>
          <w:sz w:val="24"/>
          <w:lang w:val="en-US"/>
        </w:rPr>
        <w:t>iai</w:t>
      </w:r>
      <w:r>
        <w:rPr>
          <w:sz w:val="24"/>
        </w:rPr>
        <w:t xml:space="preserve"> и т.п.) образуют один слог. Поэтому, напри</w:t>
        <w:softHyphen/>
        <w:t xml:space="preserve">мер, слово </w:t>
      </w:r>
      <w:r>
        <w:rPr>
          <w:sz w:val="24"/>
          <w:lang w:val="en-US"/>
        </w:rPr>
        <w:t>Camaguey</w:t>
      </w:r>
      <w:r>
        <w:rPr>
          <w:sz w:val="24"/>
        </w:rPr>
        <w:t xml:space="preserve"> трехсложное (</w:t>
      </w:r>
      <w:r>
        <w:rPr>
          <w:sz w:val="24"/>
          <w:lang w:val="en-US"/>
        </w:rPr>
        <w:t>Ca</w:t>
      </w:r>
      <w:r>
        <w:rPr>
          <w:sz w:val="24"/>
        </w:rPr>
        <w:t>-</w:t>
      </w:r>
      <w:r>
        <w:rPr>
          <w:sz w:val="24"/>
          <w:lang w:val="en-US"/>
        </w:rPr>
        <w:t>ma</w:t>
      </w:r>
      <w:r>
        <w:rPr>
          <w:sz w:val="24"/>
        </w:rPr>
        <w:t>-</w:t>
      </w:r>
      <w:r>
        <w:rPr>
          <w:sz w:val="24"/>
          <w:lang w:val="en-US"/>
        </w:rPr>
        <w:t>guey</w:t>
      </w:r>
      <w:r>
        <w:rPr>
          <w:sz w:val="24"/>
        </w:rPr>
        <w:t xml:space="preserve">) и переноситься может либо как Ca-ma-guey, либо </w:t>
      </w:r>
      <w:r>
        <w:rPr>
          <w:sz w:val="24"/>
          <w:lang w:val="en-US"/>
        </w:rPr>
        <w:t>Cama</w:t>
      </w:r>
      <w:r>
        <w:rPr>
          <w:sz w:val="24"/>
        </w:rPr>
        <w:t>-</w:t>
      </w:r>
      <w:r>
        <w:rPr>
          <w:sz w:val="24"/>
          <w:lang w:val="en-US"/>
        </w:rPr>
        <w:t>guey</w:t>
      </w:r>
      <w:r>
        <w:rPr>
          <w:sz w:val="24"/>
        </w:rPr>
        <w:t xml:space="preserve">. Слово </w:t>
      </w:r>
      <w:r>
        <w:rPr>
          <w:sz w:val="24"/>
          <w:lang w:val="en-US"/>
        </w:rPr>
        <w:t>buey</w:t>
      </w:r>
      <w:r>
        <w:rPr>
          <w:sz w:val="24"/>
        </w:rPr>
        <w:t xml:space="preserve"> односложное и поэтому не переносится. Двусложными являются слова: </w:t>
      </w:r>
      <w:r>
        <w:rPr>
          <w:sz w:val="24"/>
          <w:lang w:val="en-US"/>
        </w:rPr>
        <w:t>r</w:t>
      </w:r>
      <w:r>
        <w:rPr>
          <w:sz w:val="24"/>
        </w:rPr>
        <w:t xml:space="preserve">е-cio, </w:t>
      </w:r>
      <w:r>
        <w:rPr>
          <w:sz w:val="24"/>
          <w:lang w:val="en-US"/>
        </w:rPr>
        <w:t>viu</w:t>
      </w:r>
      <w:r>
        <w:rPr>
          <w:sz w:val="24"/>
        </w:rPr>
        <w:t>-</w:t>
      </w:r>
      <w:r>
        <w:rPr>
          <w:sz w:val="24"/>
          <w:lang w:val="en-US"/>
        </w:rPr>
        <w:t>do</w:t>
      </w:r>
      <w:r>
        <w:rPr>
          <w:sz w:val="24"/>
        </w:rPr>
        <w:t xml:space="preserve">, </w:t>
      </w:r>
      <w:r>
        <w:rPr>
          <w:sz w:val="24"/>
          <w:lang w:val="en-US"/>
        </w:rPr>
        <w:t>dia</w:t>
      </w:r>
      <w:r>
        <w:rPr>
          <w:sz w:val="24"/>
        </w:rPr>
        <w:t>-</w:t>
      </w:r>
      <w:r>
        <w:rPr>
          <w:sz w:val="24"/>
          <w:lang w:val="en-US"/>
        </w:rPr>
        <w:t>blo</w:t>
      </w:r>
      <w:r>
        <w:rPr>
          <w:sz w:val="24"/>
        </w:rPr>
        <w:t xml:space="preserve">, </w:t>
      </w:r>
      <w:r>
        <w:rPr>
          <w:sz w:val="24"/>
          <w:lang w:val="en-US"/>
        </w:rPr>
        <w:t>feu</w:t>
      </w:r>
      <w:r>
        <w:rPr>
          <w:sz w:val="24"/>
        </w:rPr>
        <w:t>-</w:t>
      </w:r>
      <w:r>
        <w:rPr>
          <w:sz w:val="24"/>
          <w:lang w:val="en-US"/>
        </w:rPr>
        <w:t>do</w:t>
      </w:r>
      <w:r>
        <w:rPr>
          <w:sz w:val="24"/>
        </w:rPr>
        <w:t xml:space="preserve"> и т.п.</w:t>
      </w:r>
    </w:p>
    <w:p>
      <w:pPr>
        <w:pStyle w:val="Normal1"/>
        <w:spacing w:lineRule="auto" w:line="240"/>
        <w:ind w:firstLine="284" w:end="0"/>
        <w:rPr>
          <w:sz w:val="24"/>
        </w:rPr>
      </w:pPr>
      <w:r>
        <w:rPr>
          <w:sz w:val="24"/>
        </w:rPr>
      </w:r>
    </w:p>
    <w:p>
      <w:pPr>
        <w:pStyle w:val="Normal1"/>
        <w:spacing w:lineRule="auto" w:line="240"/>
        <w:ind w:firstLine="284" w:end="0"/>
        <w:rPr/>
      </w:pPr>
      <w:r>
        <w:rPr>
          <w:i/>
        </w:rPr>
        <w:t>Примечания</w:t>
      </w:r>
      <w:r>
        <w:rPr/>
        <w:t xml:space="preserve">: 1. В сложных словах, подобных </w:t>
      </w:r>
      <w:r>
        <w:rPr>
          <w:lang w:val="en-US"/>
        </w:rPr>
        <w:t>veintiocho</w:t>
      </w:r>
      <w:r>
        <w:rPr/>
        <w:t xml:space="preserve">, а также в простых словах с приставками, типа </w:t>
      </w:r>
      <w:r>
        <w:rPr>
          <w:lang w:val="en-US"/>
        </w:rPr>
        <w:t>reunir</w:t>
      </w:r>
      <w:r>
        <w:rPr/>
        <w:t>, несмотря на образование дифтонгов на стыке двух корней или приставки и корня, гласные дифтонгов могут разделяться при пе</w:t>
        <w:softHyphen/>
        <w:t xml:space="preserve">реносе: </w:t>
      </w:r>
      <w:r>
        <w:rPr>
          <w:lang w:val="en-US"/>
        </w:rPr>
        <w:t>veinti</w:t>
      </w:r>
      <w:r>
        <w:rPr/>
        <w:t>-</w:t>
      </w:r>
      <w:r>
        <w:rPr>
          <w:lang w:val="en-US"/>
        </w:rPr>
        <w:t>ocho</w:t>
      </w:r>
      <w:r>
        <w:rPr/>
        <w:t xml:space="preserve">, </w:t>
      </w:r>
      <w:r>
        <w:rPr>
          <w:lang w:val="en-US"/>
        </w:rPr>
        <w:t>re</w:t>
      </w:r>
      <w:r>
        <w:rPr/>
        <w:t>-</w:t>
      </w:r>
      <w:r>
        <w:rPr>
          <w:lang w:val="en-US"/>
        </w:rPr>
        <w:t>unir</w:t>
      </w:r>
      <w:r>
        <w:rPr/>
        <w:t>.</w:t>
      </w:r>
    </w:p>
    <w:p>
      <w:pPr>
        <w:pStyle w:val="Normal1"/>
        <w:spacing w:lineRule="auto" w:line="240"/>
        <w:ind w:firstLine="284" w:end="0"/>
        <w:rPr/>
      </w:pPr>
      <w:r>
        <w:rPr/>
        <w:t>2. В испанском языке есть сложные слова, в которых первый коренной глас</w:t>
        <w:softHyphen/>
        <w:t xml:space="preserve">ный второго компонента слабый, но стоит под ударением и потому не образует с предыдущим сильным гласным дифтонга, например: </w:t>
      </w:r>
      <w:r>
        <w:rPr>
          <w:lang w:val="en-US"/>
        </w:rPr>
        <w:t>pisa</w:t>
      </w:r>
      <w:r>
        <w:rPr/>
        <w:t>ú</w:t>
      </w:r>
      <w:r>
        <w:rPr>
          <w:lang w:val="en-US"/>
        </w:rPr>
        <w:t>vas</w:t>
      </w:r>
      <w:r>
        <w:rPr/>
        <w:t xml:space="preserve">. При переносе две смежные гласные разделяются, и знак ударения снимается: </w:t>
      </w:r>
      <w:r>
        <w:rPr>
          <w:lang w:val="en-US"/>
        </w:rPr>
        <w:t>pisa</w:t>
      </w:r>
      <w:r>
        <w:rPr/>
        <w:t>-</w:t>
      </w:r>
      <w:r>
        <w:rPr>
          <w:lang w:val="en-US"/>
        </w:rPr>
        <w:t>uvas</w:t>
      </w:r>
      <w:r>
        <w:rPr/>
        <w:t>.</w:t>
      </w:r>
    </w:p>
    <w:p>
      <w:pPr>
        <w:pStyle w:val="Normal1"/>
        <w:spacing w:lineRule="auto" w:line="240"/>
        <w:ind w:firstLine="284" w:end="0"/>
        <w:rPr>
          <w:sz w:val="24"/>
        </w:rPr>
      </w:pPr>
      <w:r>
        <w:rPr>
          <w:sz w:val="24"/>
        </w:rPr>
      </w:r>
    </w:p>
    <w:p>
      <w:pPr>
        <w:pStyle w:val="Normal1"/>
        <w:spacing w:lineRule="auto" w:line="240"/>
        <w:ind w:firstLine="284" w:end="0"/>
        <w:rPr/>
      </w:pPr>
      <w:r>
        <w:rPr>
          <w:sz w:val="24"/>
        </w:rPr>
        <w:t xml:space="preserve">2. если слово кончается или начинается слогом, состоящим из одной гласной, то ее нельзя оставлять одну ни в конце строки, ни переносить в начало следующей. Так перенос </w:t>
      </w:r>
      <w:r>
        <w:rPr>
          <w:sz w:val="24"/>
          <w:lang w:val="en-US"/>
        </w:rPr>
        <w:t>a</w:t>
      </w:r>
      <w:r>
        <w:rPr>
          <w:sz w:val="24"/>
        </w:rPr>
        <w:t>-</w:t>
      </w:r>
      <w:r>
        <w:rPr>
          <w:sz w:val="24"/>
          <w:lang w:val="en-US"/>
        </w:rPr>
        <w:t>mores</w:t>
      </w:r>
      <w:r>
        <w:rPr>
          <w:sz w:val="24"/>
        </w:rPr>
        <w:t xml:space="preserve"> или </w:t>
      </w:r>
      <w:r>
        <w:rPr>
          <w:sz w:val="24"/>
          <w:lang w:val="en-US"/>
        </w:rPr>
        <w:t>emple</w:t>
      </w:r>
      <w:r>
        <w:rPr>
          <w:sz w:val="24"/>
        </w:rPr>
        <w:t>-</w:t>
      </w:r>
      <w:r>
        <w:rPr>
          <w:sz w:val="24"/>
          <w:lang w:val="en-US"/>
        </w:rPr>
        <w:t>o</w:t>
      </w:r>
      <w:r>
        <w:rPr>
          <w:sz w:val="24"/>
        </w:rPr>
        <w:t xml:space="preserve"> будет неправильным. Нужно перенести: </w:t>
      </w:r>
      <w:r>
        <w:rPr>
          <w:sz w:val="24"/>
          <w:lang w:val="en-US"/>
        </w:rPr>
        <w:t>amo</w:t>
      </w:r>
      <w:r>
        <w:rPr>
          <w:sz w:val="24"/>
        </w:rPr>
        <w:t>-</w:t>
      </w:r>
      <w:r>
        <w:rPr>
          <w:sz w:val="24"/>
          <w:lang w:val="en-US"/>
        </w:rPr>
        <w:t>res</w:t>
      </w:r>
      <w:r>
        <w:rPr>
          <w:sz w:val="24"/>
        </w:rPr>
        <w:t xml:space="preserve">, </w:t>
      </w:r>
      <w:r>
        <w:rPr>
          <w:sz w:val="24"/>
          <w:lang w:val="en-US"/>
        </w:rPr>
        <w:t>em</w:t>
      </w:r>
      <w:r>
        <w:rPr>
          <w:sz w:val="24"/>
        </w:rPr>
        <w:t>-</w:t>
      </w:r>
      <w:r>
        <w:rPr>
          <w:sz w:val="24"/>
          <w:lang w:val="en-US"/>
        </w:rPr>
        <w:t>pleo</w:t>
      </w:r>
      <w:r>
        <w:rPr>
          <w:sz w:val="24"/>
        </w:rPr>
        <w:t>;</w:t>
      </w:r>
    </w:p>
    <w:p>
      <w:pPr>
        <w:pStyle w:val="Normal1"/>
        <w:spacing w:lineRule="auto" w:line="240"/>
        <w:ind w:firstLine="284" w:end="0"/>
        <w:rPr/>
      </w:pPr>
      <w:r>
        <w:rPr>
          <w:sz w:val="24"/>
        </w:rPr>
        <w:t>3. слова с приставками делятся на слоги подобно непроизвод</w:t>
        <w:softHyphen/>
        <w:t xml:space="preserve">ным словам, без учета наличия приставки. Поэтому в испанском языке одинаково правильным будет перенести слово </w:t>
      </w:r>
      <w:r>
        <w:rPr>
          <w:sz w:val="24"/>
          <w:lang w:val="en-US"/>
        </w:rPr>
        <w:t>desamparar</w:t>
      </w:r>
      <w:r>
        <w:rPr>
          <w:sz w:val="24"/>
        </w:rPr>
        <w:t xml:space="preserve"> как </w:t>
      </w:r>
      <w:r>
        <w:rPr>
          <w:sz w:val="24"/>
          <w:lang w:val="en-US"/>
        </w:rPr>
        <w:t>des</w:t>
      </w:r>
      <w:r>
        <w:rPr>
          <w:sz w:val="24"/>
        </w:rPr>
        <w:t>-</w:t>
      </w:r>
      <w:r>
        <w:rPr>
          <w:sz w:val="24"/>
          <w:lang w:val="en-US"/>
        </w:rPr>
        <w:t>amparar</w:t>
      </w:r>
      <w:r>
        <w:rPr>
          <w:sz w:val="24"/>
        </w:rPr>
        <w:t xml:space="preserve"> или </w:t>
      </w:r>
      <w:r>
        <w:rPr>
          <w:sz w:val="24"/>
          <w:lang w:val="en-US"/>
        </w:rPr>
        <w:t>de</w:t>
      </w:r>
      <w:r>
        <w:rPr>
          <w:sz w:val="24"/>
        </w:rPr>
        <w:t>-</w:t>
      </w:r>
      <w:r>
        <w:rPr>
          <w:sz w:val="24"/>
          <w:lang w:val="en-US"/>
        </w:rPr>
        <w:t>samparar</w:t>
      </w:r>
      <w:r>
        <w:rPr>
          <w:sz w:val="24"/>
        </w:rPr>
        <w:t xml:space="preserve"> (поскольку оно может делиться на сло</w:t>
        <w:softHyphen/>
        <w:t xml:space="preserve">ги и как </w:t>
      </w:r>
      <w:r>
        <w:rPr>
          <w:sz w:val="24"/>
          <w:lang w:val="en-US"/>
        </w:rPr>
        <w:t>des</w:t>
      </w:r>
      <w:r>
        <w:rPr>
          <w:sz w:val="24"/>
        </w:rPr>
        <w:t>-</w:t>
      </w:r>
      <w:r>
        <w:rPr>
          <w:sz w:val="24"/>
          <w:lang w:val="en-US"/>
        </w:rPr>
        <w:t>am</w:t>
      </w:r>
      <w:r>
        <w:rPr>
          <w:sz w:val="24"/>
        </w:rPr>
        <w:t>-</w:t>
      </w:r>
      <w:r>
        <w:rPr>
          <w:sz w:val="24"/>
          <w:lang w:val="en-US"/>
        </w:rPr>
        <w:t>pa</w:t>
      </w:r>
      <w:r>
        <w:rPr>
          <w:sz w:val="24"/>
        </w:rPr>
        <w:t>-</w:t>
      </w:r>
      <w:r>
        <w:rPr>
          <w:sz w:val="24"/>
          <w:lang w:val="en-US"/>
        </w:rPr>
        <w:t>rar</w:t>
      </w:r>
      <w:r>
        <w:rPr>
          <w:sz w:val="24"/>
        </w:rPr>
        <w:t xml:space="preserve">, и как </w:t>
      </w:r>
      <w:r>
        <w:rPr>
          <w:sz w:val="24"/>
          <w:lang w:val="en-US"/>
        </w:rPr>
        <w:t>de</w:t>
      </w:r>
      <w:r>
        <w:rPr>
          <w:sz w:val="24"/>
        </w:rPr>
        <w:t>-</w:t>
      </w:r>
      <w:r>
        <w:rPr>
          <w:sz w:val="24"/>
          <w:lang w:val="en-US"/>
        </w:rPr>
        <w:t>sam</w:t>
      </w:r>
      <w:r>
        <w:rPr>
          <w:sz w:val="24"/>
        </w:rPr>
        <w:t>-</w:t>
      </w:r>
      <w:r>
        <w:rPr>
          <w:sz w:val="24"/>
          <w:lang w:val="en-US"/>
        </w:rPr>
        <w:t>pa</w:t>
      </w:r>
      <w:r>
        <w:rPr>
          <w:sz w:val="24"/>
        </w:rPr>
        <w:t>-</w:t>
      </w:r>
      <w:r>
        <w:rPr>
          <w:sz w:val="24"/>
          <w:lang w:val="en-US"/>
        </w:rPr>
        <w:t>rar</w:t>
      </w:r>
      <w:r>
        <w:rPr>
          <w:sz w:val="24"/>
        </w:rPr>
        <w:t xml:space="preserve">). Аналогичное явление происходит и со словами </w:t>
      </w:r>
      <w:r>
        <w:rPr>
          <w:sz w:val="24"/>
          <w:lang w:val="en-US"/>
        </w:rPr>
        <w:t>nosotros</w:t>
      </w:r>
      <w:r>
        <w:rPr>
          <w:sz w:val="24"/>
        </w:rPr>
        <w:t xml:space="preserve">: </w:t>
      </w:r>
      <w:r>
        <w:rPr>
          <w:sz w:val="24"/>
          <w:lang w:val="en-US"/>
        </w:rPr>
        <w:t>nos</w:t>
      </w:r>
      <w:r>
        <w:rPr>
          <w:sz w:val="24"/>
        </w:rPr>
        <w:t>-</w:t>
      </w:r>
      <w:r>
        <w:rPr>
          <w:sz w:val="24"/>
          <w:lang w:val="en-US"/>
        </w:rPr>
        <w:t>otros</w:t>
      </w:r>
      <w:r>
        <w:rPr>
          <w:sz w:val="24"/>
        </w:rPr>
        <w:t xml:space="preserve">, </w:t>
      </w:r>
      <w:r>
        <w:rPr>
          <w:sz w:val="24"/>
          <w:lang w:val="en-US"/>
        </w:rPr>
        <w:t>no</w:t>
      </w:r>
      <w:r>
        <w:rPr>
          <w:sz w:val="24"/>
        </w:rPr>
        <w:t>-</w:t>
      </w:r>
      <w:r>
        <w:rPr>
          <w:sz w:val="24"/>
          <w:lang w:val="en-US"/>
        </w:rPr>
        <w:t>sotros</w:t>
      </w:r>
      <w:r>
        <w:rPr>
          <w:sz w:val="24"/>
        </w:rPr>
        <w:t xml:space="preserve">; </w:t>
      </w:r>
      <w:r>
        <w:rPr>
          <w:sz w:val="24"/>
          <w:lang w:val="en-US"/>
        </w:rPr>
        <w:t>transatlantico</w:t>
      </w:r>
      <w:r>
        <w:rPr>
          <w:sz w:val="24"/>
        </w:rPr>
        <w:t xml:space="preserve">: </w:t>
      </w:r>
      <w:r>
        <w:rPr>
          <w:sz w:val="24"/>
          <w:lang w:val="en-US"/>
        </w:rPr>
        <w:t>trans</w:t>
      </w:r>
      <w:r>
        <w:rPr>
          <w:sz w:val="24"/>
        </w:rPr>
        <w:t>-</w:t>
      </w:r>
      <w:r>
        <w:rPr>
          <w:sz w:val="24"/>
          <w:lang w:val="en-US"/>
        </w:rPr>
        <w:t>atlantico</w:t>
      </w:r>
      <w:r>
        <w:rPr>
          <w:sz w:val="24"/>
        </w:rPr>
        <w:t xml:space="preserve">, </w:t>
      </w:r>
      <w:r>
        <w:rPr>
          <w:sz w:val="24"/>
          <w:lang w:val="en-US"/>
        </w:rPr>
        <w:t>tran</w:t>
      </w:r>
      <w:r>
        <w:rPr>
          <w:sz w:val="24"/>
        </w:rPr>
        <w:t>-</w:t>
      </w:r>
      <w:r>
        <w:rPr>
          <w:sz w:val="24"/>
          <w:lang w:val="en-US"/>
        </w:rPr>
        <w:t>satlantico</w:t>
      </w:r>
      <w:r>
        <w:rPr>
          <w:sz w:val="24"/>
        </w:rPr>
        <w:t xml:space="preserve"> и т.п.;</w:t>
      </w:r>
    </w:p>
    <w:p>
      <w:pPr>
        <w:pStyle w:val="Normal1"/>
        <w:spacing w:lineRule="auto" w:line="240"/>
        <w:ind w:firstLine="284" w:end="0"/>
        <w:rPr/>
      </w:pPr>
      <w:r>
        <w:rPr>
          <w:sz w:val="24"/>
        </w:rPr>
        <w:t xml:space="preserve">4. двойные буквы </w:t>
      </w:r>
      <w:r>
        <w:rPr>
          <w:sz w:val="24"/>
          <w:lang w:val="en-US"/>
        </w:rPr>
        <w:t>ch</w:t>
      </w:r>
      <w:r>
        <w:rPr>
          <w:sz w:val="24"/>
        </w:rPr>
        <w:t xml:space="preserve">, </w:t>
      </w:r>
      <w:r>
        <w:rPr>
          <w:sz w:val="24"/>
          <w:lang w:val="en-US"/>
        </w:rPr>
        <w:t>ll</w:t>
      </w:r>
      <w:r>
        <w:rPr>
          <w:sz w:val="24"/>
        </w:rPr>
        <w:t xml:space="preserve"> и </w:t>
      </w:r>
      <w:r>
        <w:rPr>
          <w:sz w:val="24"/>
          <w:lang w:val="en-US"/>
        </w:rPr>
        <w:t>rr</w:t>
      </w:r>
      <w:r>
        <w:rPr>
          <w:sz w:val="24"/>
        </w:rPr>
        <w:t xml:space="preserve"> при переносе никогда не разделяют</w:t>
        <w:softHyphen/>
        <w:t xml:space="preserve">ся: </w:t>
      </w:r>
      <w:r>
        <w:rPr>
          <w:sz w:val="24"/>
          <w:lang w:val="en-US"/>
        </w:rPr>
        <w:t>mu</w:t>
      </w:r>
      <w:r>
        <w:rPr>
          <w:sz w:val="24"/>
        </w:rPr>
        <w:t>-</w:t>
      </w:r>
      <w:r>
        <w:rPr>
          <w:sz w:val="24"/>
          <w:lang w:val="en-US"/>
        </w:rPr>
        <w:t>cha</w:t>
      </w:r>
      <w:r>
        <w:rPr>
          <w:sz w:val="24"/>
        </w:rPr>
        <w:t>-</w:t>
      </w:r>
      <w:r>
        <w:rPr>
          <w:sz w:val="24"/>
          <w:lang w:val="en-US"/>
        </w:rPr>
        <w:t>cho</w:t>
      </w:r>
      <w:r>
        <w:rPr>
          <w:sz w:val="24"/>
        </w:rPr>
        <w:t xml:space="preserve">, </w:t>
      </w:r>
      <w:r>
        <w:rPr>
          <w:sz w:val="24"/>
          <w:lang w:val="en-US"/>
        </w:rPr>
        <w:t>gue</w:t>
      </w:r>
      <w:r>
        <w:rPr>
          <w:sz w:val="24"/>
        </w:rPr>
        <w:t>-</w:t>
      </w:r>
      <w:r>
        <w:rPr>
          <w:sz w:val="24"/>
          <w:lang w:val="en-US"/>
        </w:rPr>
        <w:t>rri</w:t>
      </w:r>
      <w:r>
        <w:rPr>
          <w:sz w:val="24"/>
        </w:rPr>
        <w:t>-</w:t>
      </w:r>
      <w:r>
        <w:rPr>
          <w:sz w:val="24"/>
          <w:lang w:val="en-US"/>
        </w:rPr>
        <w:t>lle</w:t>
      </w:r>
      <w:r>
        <w:rPr>
          <w:sz w:val="24"/>
        </w:rPr>
        <w:t>-</w:t>
      </w:r>
      <w:r>
        <w:rPr>
          <w:sz w:val="24"/>
          <w:lang w:val="en-US"/>
        </w:rPr>
        <w:t>ro</w:t>
      </w:r>
      <w:r>
        <w:rPr>
          <w:sz w:val="24"/>
        </w:rPr>
        <w:t xml:space="preserve">, </w:t>
      </w:r>
      <w:r>
        <w:rPr>
          <w:sz w:val="24"/>
          <w:lang w:val="en-US"/>
        </w:rPr>
        <w:t>ca</w:t>
      </w:r>
      <w:r>
        <w:rPr>
          <w:sz w:val="24"/>
        </w:rPr>
        <w:t>-</w:t>
      </w:r>
      <w:r>
        <w:rPr>
          <w:sz w:val="24"/>
          <w:lang w:val="en-US"/>
        </w:rPr>
        <w:t>rre</w:t>
      </w:r>
      <w:r>
        <w:rPr>
          <w:sz w:val="24"/>
        </w:rPr>
        <w:t>-</w:t>
      </w:r>
      <w:r>
        <w:rPr>
          <w:sz w:val="24"/>
          <w:lang w:val="en-US"/>
        </w:rPr>
        <w:t>te</w:t>
      </w:r>
      <w:r>
        <w:rPr>
          <w:sz w:val="24"/>
        </w:rPr>
        <w:t>-</w:t>
      </w:r>
      <w:r>
        <w:rPr>
          <w:sz w:val="24"/>
          <w:lang w:val="en-US"/>
        </w:rPr>
        <w:t>ra</w:t>
      </w:r>
      <w:r>
        <w:rPr>
          <w:sz w:val="24"/>
        </w:rPr>
        <w:t xml:space="preserve"> и т.п.;</w:t>
      </w:r>
    </w:p>
    <w:p>
      <w:pPr>
        <w:pStyle w:val="Normal1"/>
        <w:spacing w:lineRule="auto" w:line="240"/>
        <w:ind w:firstLine="284" w:end="0"/>
        <w:rPr/>
      </w:pPr>
      <w:r>
        <w:rPr>
          <w:sz w:val="24"/>
        </w:rPr>
        <w:t xml:space="preserve">5. следует избегать переноса сокращений любого типа: </w:t>
      </w:r>
      <w:r>
        <w:rPr>
          <w:sz w:val="24"/>
          <w:lang w:val="en-US"/>
        </w:rPr>
        <w:t>UNESCO</w:t>
      </w:r>
      <w:r>
        <w:rPr>
          <w:sz w:val="24"/>
        </w:rPr>
        <w:t xml:space="preserve">, </w:t>
      </w:r>
      <w:r>
        <w:rPr>
          <w:sz w:val="24"/>
          <w:lang w:val="en-US"/>
        </w:rPr>
        <w:t>ONU</w:t>
      </w:r>
      <w:r>
        <w:rPr>
          <w:sz w:val="24"/>
        </w:rPr>
        <w:t xml:space="preserve"> и т.п.;</w:t>
      </w:r>
    </w:p>
    <w:p>
      <w:pPr>
        <w:pStyle w:val="Normal1"/>
        <w:spacing w:lineRule="auto" w:line="240"/>
        <w:ind w:firstLine="284" w:end="0"/>
        <w:rPr/>
      </w:pPr>
      <w:r>
        <w:rPr>
          <w:sz w:val="24"/>
        </w:rPr>
        <w:t>6. строгие правила предписывают не разбивать при переносе со</w:t>
        <w:softHyphen/>
        <w:t xml:space="preserve">четания согласных </w:t>
      </w:r>
      <w:r>
        <w:rPr>
          <w:b/>
          <w:bCs/>
          <w:sz w:val="24"/>
        </w:rPr>
        <w:t>р</w:t>
      </w:r>
      <w:r>
        <w:rPr>
          <w:b/>
          <w:bCs/>
          <w:sz w:val="24"/>
          <w:lang w:val="en-US"/>
        </w:rPr>
        <w:t>r</w:t>
      </w:r>
      <w:r>
        <w:rPr>
          <w:b/>
          <w:bCs/>
          <w:sz w:val="24"/>
        </w:rPr>
        <w:t xml:space="preserve">, </w:t>
      </w:r>
      <w:r>
        <w:rPr>
          <w:b/>
          <w:bCs/>
          <w:sz w:val="24"/>
          <w:lang w:val="en-US"/>
        </w:rPr>
        <w:t>pi</w:t>
      </w:r>
      <w:r>
        <w:rPr>
          <w:b/>
          <w:bCs/>
          <w:sz w:val="24"/>
        </w:rPr>
        <w:t xml:space="preserve">, </w:t>
      </w:r>
      <w:r>
        <w:rPr>
          <w:b/>
          <w:bCs/>
          <w:sz w:val="24"/>
          <w:lang w:val="en-US"/>
        </w:rPr>
        <w:t>br</w:t>
      </w:r>
      <w:r>
        <w:rPr>
          <w:b/>
          <w:bCs/>
          <w:sz w:val="24"/>
        </w:rPr>
        <w:t xml:space="preserve">, </w:t>
      </w:r>
      <w:r>
        <w:rPr>
          <w:b/>
          <w:bCs/>
          <w:sz w:val="24"/>
          <w:lang w:val="en-US"/>
        </w:rPr>
        <w:t>bl</w:t>
      </w:r>
      <w:r>
        <w:rPr>
          <w:b/>
          <w:bCs/>
          <w:sz w:val="24"/>
        </w:rPr>
        <w:t xml:space="preserve">, </w:t>
      </w:r>
      <w:r>
        <w:rPr>
          <w:b/>
          <w:bCs/>
          <w:sz w:val="24"/>
          <w:lang w:val="en-US"/>
        </w:rPr>
        <w:t>fr</w:t>
      </w:r>
      <w:r>
        <w:rPr>
          <w:b/>
          <w:bCs/>
          <w:sz w:val="24"/>
        </w:rPr>
        <w:t xml:space="preserve">, </w:t>
      </w:r>
      <w:r>
        <w:rPr>
          <w:b/>
          <w:bCs/>
          <w:sz w:val="24"/>
          <w:lang w:val="en-US"/>
        </w:rPr>
        <w:t>fl</w:t>
      </w:r>
      <w:r>
        <w:rPr>
          <w:b/>
          <w:bCs/>
          <w:sz w:val="24"/>
        </w:rPr>
        <w:t xml:space="preserve">, </w:t>
      </w:r>
      <w:r>
        <w:rPr>
          <w:b/>
          <w:bCs/>
          <w:sz w:val="24"/>
          <w:lang w:val="en-US"/>
        </w:rPr>
        <w:t>tr</w:t>
      </w:r>
      <w:r>
        <w:rPr>
          <w:b/>
          <w:bCs/>
          <w:sz w:val="24"/>
        </w:rPr>
        <w:t xml:space="preserve">, </w:t>
      </w:r>
      <w:r>
        <w:rPr>
          <w:b/>
          <w:bCs/>
          <w:sz w:val="24"/>
          <w:lang w:val="en-US"/>
        </w:rPr>
        <w:t>dr</w:t>
      </w:r>
      <w:r>
        <w:rPr>
          <w:b/>
          <w:bCs/>
          <w:sz w:val="24"/>
        </w:rPr>
        <w:t xml:space="preserve">, </w:t>
      </w:r>
      <w:r>
        <w:rPr>
          <w:b/>
          <w:bCs/>
          <w:sz w:val="24"/>
          <w:lang w:val="en-US"/>
        </w:rPr>
        <w:t>cr</w:t>
      </w:r>
      <w:r>
        <w:rPr>
          <w:b/>
          <w:bCs/>
          <w:sz w:val="24"/>
        </w:rPr>
        <w:t xml:space="preserve">, </w:t>
      </w:r>
      <w:r>
        <w:rPr>
          <w:b/>
          <w:bCs/>
          <w:sz w:val="24"/>
          <w:lang w:val="en-US"/>
        </w:rPr>
        <w:t>cl</w:t>
      </w:r>
      <w:r>
        <w:rPr>
          <w:b/>
          <w:bCs/>
          <w:sz w:val="24"/>
        </w:rPr>
        <w:t xml:space="preserve">, </w:t>
      </w:r>
      <w:r>
        <w:rPr>
          <w:b/>
          <w:bCs/>
          <w:sz w:val="24"/>
          <w:lang w:val="en-US"/>
        </w:rPr>
        <w:t>gr</w:t>
      </w:r>
      <w:r>
        <w:rPr>
          <w:b/>
          <w:bCs/>
          <w:sz w:val="24"/>
        </w:rPr>
        <w:t xml:space="preserve">, </w:t>
      </w:r>
      <w:r>
        <w:rPr>
          <w:b/>
          <w:bCs/>
          <w:sz w:val="24"/>
          <w:lang w:val="en-US"/>
        </w:rPr>
        <w:t>gl</w:t>
      </w:r>
      <w:r>
        <w:rPr>
          <w:sz w:val="24"/>
        </w:rPr>
        <w:t xml:space="preserve">, которые с последующей гласной образуют единый слог: </w:t>
      </w:r>
      <w:r>
        <w:rPr>
          <w:sz w:val="24"/>
          <w:lang w:val="en-US"/>
        </w:rPr>
        <w:t>re</w:t>
      </w:r>
      <w:r>
        <w:rPr>
          <w:sz w:val="24"/>
        </w:rPr>
        <w:t>-</w:t>
      </w:r>
      <w:r>
        <w:rPr>
          <w:sz w:val="24"/>
          <w:lang w:val="en-US"/>
        </w:rPr>
        <w:t>pro</w:t>
      </w:r>
      <w:r>
        <w:rPr>
          <w:sz w:val="24"/>
        </w:rPr>
        <w:t>-</w:t>
      </w:r>
      <w:r>
        <w:rPr>
          <w:sz w:val="24"/>
          <w:lang w:val="en-US"/>
        </w:rPr>
        <w:t>che</w:t>
      </w:r>
      <w:r>
        <w:rPr>
          <w:sz w:val="24"/>
        </w:rPr>
        <w:t xml:space="preserve">, </w:t>
      </w:r>
      <w:r>
        <w:rPr>
          <w:sz w:val="24"/>
          <w:lang w:val="en-US"/>
        </w:rPr>
        <w:t>ex</w:t>
      </w:r>
      <w:r>
        <w:rPr>
          <w:sz w:val="24"/>
        </w:rPr>
        <w:t>-</w:t>
      </w:r>
      <w:r>
        <w:rPr>
          <w:sz w:val="24"/>
          <w:lang w:val="en-US"/>
        </w:rPr>
        <w:t>cla</w:t>
      </w:r>
      <w:r>
        <w:rPr>
          <w:sz w:val="24"/>
        </w:rPr>
        <w:t>-</w:t>
      </w:r>
      <w:r>
        <w:rPr>
          <w:sz w:val="24"/>
          <w:lang w:val="en-US"/>
        </w:rPr>
        <w:t>mar</w:t>
      </w:r>
      <w:r>
        <w:rPr>
          <w:sz w:val="24"/>
        </w:rPr>
        <w:t xml:space="preserve">, </w:t>
      </w:r>
      <w:r>
        <w:rPr>
          <w:sz w:val="24"/>
          <w:lang w:val="en-US"/>
        </w:rPr>
        <w:t>r</w:t>
      </w:r>
      <w:r>
        <w:rPr>
          <w:sz w:val="24"/>
        </w:rPr>
        <w:t>о-ble;</w:t>
      </w:r>
    </w:p>
    <w:p>
      <w:pPr>
        <w:pStyle w:val="Normal1"/>
        <w:spacing w:lineRule="auto" w:line="240"/>
        <w:ind w:firstLine="284" w:end="0"/>
        <w:rPr/>
      </w:pPr>
      <w:r>
        <w:rPr>
          <w:sz w:val="24"/>
        </w:rPr>
        <w:t>7. в иностранных словах слогоделение следует производить, ру</w:t>
        <w:softHyphen/>
        <w:t>ководствуясь правилами языка, из которого взято слово. Например</w:t>
      </w:r>
      <w:r>
        <w:rPr>
          <w:sz w:val="24"/>
          <w:lang w:val="en-US"/>
        </w:rPr>
        <w:t>, Shake-speare (</w:t>
      </w:r>
      <w:r>
        <w:rPr>
          <w:sz w:val="24"/>
        </w:rPr>
        <w:t>а</w:t>
      </w:r>
      <w:r>
        <w:rPr>
          <w:sz w:val="24"/>
          <w:lang w:val="en-US"/>
        </w:rPr>
        <w:t xml:space="preserve"> </w:t>
      </w:r>
      <w:r>
        <w:rPr>
          <w:sz w:val="24"/>
        </w:rPr>
        <w:t>не</w:t>
      </w:r>
      <w:r>
        <w:rPr>
          <w:sz w:val="24"/>
          <w:lang w:val="en-US"/>
        </w:rPr>
        <w:t>: Sha-kes-pe-(a)-re), Schil-ler (</w:t>
      </w:r>
      <w:r>
        <w:rPr>
          <w:sz w:val="24"/>
        </w:rPr>
        <w:t>а</w:t>
      </w:r>
      <w:r>
        <w:rPr>
          <w:sz w:val="24"/>
          <w:lang w:val="en-US"/>
        </w:rPr>
        <w:t xml:space="preserve"> </w:t>
      </w:r>
      <w:r>
        <w:rPr>
          <w:sz w:val="24"/>
        </w:rPr>
        <w:t>не</w:t>
      </w:r>
      <w:r>
        <w:rPr>
          <w:sz w:val="24"/>
          <w:lang w:val="en-US"/>
        </w:rPr>
        <w:t>: Schi-ller).</w:t>
      </w:r>
    </w:p>
    <w:p>
      <w:pPr>
        <w:pStyle w:val="Normal1"/>
        <w:spacing w:lineRule="auto" w:line="240"/>
        <w:ind w:firstLine="284" w:end="0"/>
        <w:rPr>
          <w:sz w:val="24"/>
          <w:lang w:val="en-US"/>
        </w:rPr>
      </w:pPr>
      <w:r>
        <w:rPr>
          <w:sz w:val="24"/>
          <w:lang w:val="en-US"/>
        </w:rPr>
      </w:r>
    </w:p>
    <w:p>
      <w:pPr>
        <w:pStyle w:val="Heading1"/>
        <w:ind w:hanging="0" w:start="0"/>
        <w:rPr>
          <w:lang w:val="en-US"/>
        </w:rPr>
      </w:pPr>
      <w:bookmarkStart w:id="165" w:name="__RefHeading___Toc1886134"/>
      <w:bookmarkEnd w:id="165"/>
      <w:r>
        <w:rPr/>
        <w:t>ПУНКТУАЦИЯ</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i/>
          <w:i/>
          <w:sz w:val="24"/>
          <w:lang w:val="en-US"/>
        </w:rPr>
      </w:pPr>
      <w:r>
        <w:rPr>
          <w:b/>
          <w:i/>
          <w:sz w:val="24"/>
          <w:lang w:val="en-US"/>
        </w:rPr>
        <w:t>Terminologia</w:t>
      </w:r>
    </w:p>
    <w:p>
      <w:pPr>
        <w:pStyle w:val="Normal1"/>
        <w:spacing w:lineRule="auto" w:line="240"/>
        <w:ind w:firstLine="284" w:end="0"/>
        <w:rPr>
          <w:b/>
          <w:i/>
          <w:i/>
          <w:sz w:val="24"/>
          <w:lang w:val="en-US"/>
        </w:rPr>
      </w:pPr>
      <w:r>
        <w:rPr>
          <w:b/>
          <w:i/>
          <w:sz w:val="24"/>
          <w:lang w:val="en-US"/>
        </w:rPr>
      </w:r>
    </w:p>
    <w:tbl>
      <w:tblPr>
        <w:tblW w:w="6663" w:type="dxa"/>
        <w:jc w:val="start"/>
        <w:tblInd w:w="40" w:type="dxa"/>
        <w:tblLayout w:type="fixed"/>
        <w:tblCellMar>
          <w:top w:w="0" w:type="dxa"/>
          <w:start w:w="40" w:type="dxa"/>
          <w:bottom w:w="0" w:type="dxa"/>
          <w:end w:w="40" w:type="dxa"/>
        </w:tblCellMar>
      </w:tblPr>
      <w:tblGrid>
        <w:gridCol w:w="3119"/>
        <w:gridCol w:w="3544"/>
      </w:tblGrid>
      <w:tr>
        <w:trPr>
          <w:trHeight w:val="323" w:hRule="exact"/>
        </w:trPr>
        <w:tc>
          <w:tcPr>
            <w:tcW w:w="3119" w:type="dxa"/>
            <w:tcBorders/>
          </w:tcPr>
          <w:p>
            <w:pPr>
              <w:pStyle w:val="Normal1"/>
              <w:spacing w:lineRule="auto" w:line="240"/>
              <w:ind w:firstLine="284" w:end="0"/>
              <w:rPr>
                <w:b/>
                <w:bCs/>
                <w:lang w:val="en-US"/>
              </w:rPr>
            </w:pPr>
            <w:r>
              <w:rPr>
                <w:b/>
                <w:bCs/>
                <w:lang w:val="en-US"/>
              </w:rPr>
              <w:t>Puntuación</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lang w:val="en-US"/>
              </w:rPr>
            </w:pPr>
            <w:r>
              <w:rPr>
                <w:lang w:val="en-US"/>
              </w:rPr>
              <w:t xml:space="preserve">— </w:t>
            </w:r>
            <w:r>
              <w:rPr/>
              <w:t>пунктуация</w:t>
            </w:r>
          </w:p>
          <w:p>
            <w:pPr>
              <w:pStyle w:val="Normal1"/>
              <w:spacing w:lineRule="auto" w:line="240"/>
              <w:ind w:firstLine="284" w:end="0"/>
              <w:rPr>
                <w:lang w:val="en-US"/>
              </w:rPr>
            </w:pPr>
            <w:r>
              <w:rPr>
                <w:lang w:val="en-US"/>
              </w:rPr>
            </w:r>
          </w:p>
        </w:tc>
      </w:tr>
      <w:tr>
        <w:trPr>
          <w:trHeight w:val="414" w:hRule="exact"/>
        </w:trPr>
        <w:tc>
          <w:tcPr>
            <w:tcW w:w="3119" w:type="dxa"/>
            <w:tcBorders/>
          </w:tcPr>
          <w:p>
            <w:pPr>
              <w:pStyle w:val="Normal1"/>
              <w:spacing w:lineRule="auto" w:line="240"/>
              <w:ind w:firstLine="284" w:end="0"/>
              <w:rPr>
                <w:b/>
                <w:bCs/>
                <w:lang w:val="en-US"/>
              </w:rPr>
            </w:pPr>
            <w:r>
              <w:rPr>
                <w:b/>
                <w:bCs/>
                <w:lang w:val="en-US"/>
              </w:rPr>
              <w:t>Signo de puntuación</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lang w:val="en-US"/>
              </w:rPr>
            </w:pPr>
            <w:r>
              <w:rPr>
                <w:lang w:val="en-US"/>
              </w:rPr>
              <w:t xml:space="preserve">— </w:t>
            </w:r>
            <w:r>
              <w:rPr/>
              <w:t>знак</w:t>
            </w:r>
            <w:r>
              <w:rPr>
                <w:lang w:val="en-US"/>
              </w:rPr>
              <w:t xml:space="preserve"> </w:t>
            </w:r>
            <w:r>
              <w:rPr/>
              <w:t>препинания</w:t>
            </w:r>
          </w:p>
          <w:p>
            <w:pPr>
              <w:pStyle w:val="Normal1"/>
              <w:spacing w:lineRule="auto" w:line="240"/>
              <w:ind w:firstLine="284" w:end="0"/>
              <w:rPr>
                <w:lang w:val="en-US"/>
              </w:rPr>
            </w:pPr>
            <w:r>
              <w:rPr>
                <w:lang w:val="en-US"/>
              </w:rPr>
            </w:r>
          </w:p>
        </w:tc>
      </w:tr>
      <w:tr>
        <w:trPr>
          <w:trHeight w:val="277" w:hRule="exact"/>
        </w:trPr>
        <w:tc>
          <w:tcPr>
            <w:tcW w:w="3119" w:type="dxa"/>
            <w:tcBorders/>
          </w:tcPr>
          <w:p>
            <w:pPr>
              <w:pStyle w:val="Normal1"/>
              <w:spacing w:lineRule="auto" w:line="240"/>
              <w:ind w:firstLine="284" w:end="0"/>
              <w:rPr>
                <w:b/>
                <w:bCs/>
                <w:lang w:val="en-US"/>
              </w:rPr>
            </w:pPr>
            <w:r>
              <w:rPr>
                <w:b/>
                <w:bCs/>
                <w:lang w:val="en-US"/>
              </w:rPr>
              <w:t>Punto final</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lang w:val="en-US"/>
              </w:rPr>
            </w:pPr>
            <w:r>
              <w:rPr>
                <w:lang w:val="en-US"/>
              </w:rPr>
              <w:t xml:space="preserve">— </w:t>
            </w:r>
            <w:r>
              <w:rPr/>
              <w:t>точка</w:t>
            </w:r>
          </w:p>
          <w:p>
            <w:pPr>
              <w:pStyle w:val="Normal1"/>
              <w:spacing w:lineRule="auto" w:line="240"/>
              <w:ind w:firstLine="284" w:end="0"/>
              <w:rPr>
                <w:lang w:val="en-US"/>
              </w:rPr>
            </w:pPr>
            <w:r>
              <w:rPr>
                <w:lang w:val="en-US"/>
              </w:rPr>
            </w:r>
          </w:p>
        </w:tc>
      </w:tr>
      <w:tr>
        <w:trPr>
          <w:trHeight w:val="282" w:hRule="exact"/>
        </w:trPr>
        <w:tc>
          <w:tcPr>
            <w:tcW w:w="3119" w:type="dxa"/>
            <w:tcBorders/>
          </w:tcPr>
          <w:p>
            <w:pPr>
              <w:pStyle w:val="Normal1"/>
              <w:spacing w:lineRule="auto" w:line="240"/>
              <w:ind w:firstLine="284" w:end="0"/>
              <w:rPr>
                <w:b/>
                <w:bCs/>
                <w:lang w:val="en-US"/>
              </w:rPr>
            </w:pPr>
            <w:r>
              <w:rPr>
                <w:b/>
                <w:bCs/>
                <w:lang w:val="en-US"/>
              </w:rPr>
              <w:t>Dos puntos</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lang w:val="en-US"/>
              </w:rPr>
            </w:pPr>
            <w:r>
              <w:rPr>
                <w:lang w:val="en-US"/>
              </w:rPr>
              <w:t xml:space="preserve">— </w:t>
            </w:r>
            <w:r>
              <w:rPr/>
              <w:t>двоеточие</w:t>
            </w:r>
          </w:p>
          <w:p>
            <w:pPr>
              <w:pStyle w:val="Normal1"/>
              <w:spacing w:lineRule="auto" w:line="240"/>
              <w:ind w:firstLine="284" w:end="0"/>
              <w:rPr>
                <w:lang w:val="en-US"/>
              </w:rPr>
            </w:pPr>
            <w:r>
              <w:rPr>
                <w:lang w:val="en-US"/>
              </w:rPr>
            </w:r>
          </w:p>
        </w:tc>
      </w:tr>
      <w:tr>
        <w:trPr>
          <w:trHeight w:val="271" w:hRule="exact"/>
        </w:trPr>
        <w:tc>
          <w:tcPr>
            <w:tcW w:w="3119" w:type="dxa"/>
            <w:tcBorders/>
          </w:tcPr>
          <w:p>
            <w:pPr>
              <w:pStyle w:val="Normal1"/>
              <w:spacing w:lineRule="auto" w:line="240"/>
              <w:ind w:firstLine="284" w:end="0"/>
              <w:rPr>
                <w:b/>
                <w:bCs/>
                <w:lang w:val="en-US"/>
              </w:rPr>
            </w:pPr>
            <w:r>
              <w:rPr>
                <w:b/>
                <w:bCs/>
                <w:lang w:val="en-US"/>
              </w:rPr>
              <w:t>Puntos suspensivos</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lang w:val="en-US"/>
              </w:rPr>
            </w:pPr>
            <w:r>
              <w:rPr>
                <w:lang w:val="en-US"/>
              </w:rPr>
              <w:t xml:space="preserve">— </w:t>
            </w:r>
            <w:r>
              <w:rPr/>
              <w:t>многоточие</w:t>
            </w:r>
          </w:p>
          <w:p>
            <w:pPr>
              <w:pStyle w:val="Normal1"/>
              <w:spacing w:lineRule="auto" w:line="240"/>
              <w:ind w:firstLine="284" w:end="0"/>
              <w:rPr>
                <w:lang w:val="en-US"/>
              </w:rPr>
            </w:pPr>
            <w:r>
              <w:rPr>
                <w:lang w:val="en-US"/>
              </w:rPr>
            </w:r>
          </w:p>
        </w:tc>
      </w:tr>
      <w:tr>
        <w:trPr>
          <w:trHeight w:val="304" w:hRule="exact"/>
        </w:trPr>
        <w:tc>
          <w:tcPr>
            <w:tcW w:w="3119" w:type="dxa"/>
            <w:tcBorders/>
          </w:tcPr>
          <w:p>
            <w:pPr>
              <w:pStyle w:val="Normal1"/>
              <w:spacing w:lineRule="auto" w:line="240"/>
              <w:ind w:firstLine="284" w:end="0"/>
              <w:rPr>
                <w:b/>
                <w:bCs/>
              </w:rPr>
            </w:pPr>
            <w:r>
              <w:rPr>
                <w:b/>
                <w:bCs/>
                <w:lang w:val="en-US"/>
              </w:rPr>
              <w:t>Coma</w:t>
            </w:r>
          </w:p>
          <w:p>
            <w:pPr>
              <w:pStyle w:val="Normal1"/>
              <w:spacing w:lineRule="auto" w:line="240"/>
              <w:ind w:firstLine="284" w:end="0"/>
              <w:rPr>
                <w:b/>
                <w:bCs/>
              </w:rPr>
            </w:pPr>
            <w:r>
              <w:rPr>
                <w:b/>
                <w:bCs/>
              </w:rPr>
            </w:r>
          </w:p>
        </w:tc>
        <w:tc>
          <w:tcPr>
            <w:tcW w:w="3544" w:type="dxa"/>
            <w:tcBorders/>
          </w:tcPr>
          <w:p>
            <w:pPr>
              <w:pStyle w:val="Normal1"/>
              <w:spacing w:lineRule="auto" w:line="240"/>
              <w:ind w:firstLine="284" w:end="0"/>
              <w:rPr/>
            </w:pPr>
            <w:r>
              <w:rPr/>
              <w:t xml:space="preserve">— </w:t>
            </w:r>
            <w:r>
              <w:rPr/>
              <w:t>запятая</w:t>
            </w:r>
          </w:p>
          <w:p>
            <w:pPr>
              <w:pStyle w:val="Normal1"/>
              <w:spacing w:lineRule="auto" w:line="240"/>
              <w:ind w:firstLine="284" w:end="0"/>
              <w:rPr/>
            </w:pPr>
            <w:r>
              <w:rPr/>
            </w:r>
          </w:p>
        </w:tc>
      </w:tr>
      <w:tr>
        <w:trPr>
          <w:trHeight w:val="290" w:hRule="exact"/>
        </w:trPr>
        <w:tc>
          <w:tcPr>
            <w:tcW w:w="3119" w:type="dxa"/>
            <w:tcBorders/>
          </w:tcPr>
          <w:p>
            <w:pPr>
              <w:pStyle w:val="Normal1"/>
              <w:spacing w:lineRule="auto" w:line="240"/>
              <w:ind w:firstLine="284" w:end="0"/>
              <w:rPr>
                <w:b/>
                <w:bCs/>
              </w:rPr>
            </w:pPr>
            <w:r>
              <w:rPr>
                <w:b/>
                <w:bCs/>
                <w:lang w:val="en-US"/>
              </w:rPr>
              <w:t>Punto</w:t>
            </w:r>
            <w:r>
              <w:rPr>
                <w:b/>
                <w:bCs/>
              </w:rPr>
              <w:t xml:space="preserve"> у </w:t>
            </w:r>
            <w:r>
              <w:rPr>
                <w:b/>
                <w:bCs/>
                <w:lang w:val="en-US"/>
              </w:rPr>
              <w:t>coma</w:t>
            </w:r>
          </w:p>
          <w:p>
            <w:pPr>
              <w:pStyle w:val="Normal1"/>
              <w:spacing w:lineRule="auto" w:line="240"/>
              <w:ind w:firstLine="284" w:end="0"/>
              <w:rPr>
                <w:b/>
                <w:bCs/>
              </w:rPr>
            </w:pPr>
            <w:r>
              <w:rPr>
                <w:b/>
                <w:bCs/>
              </w:rPr>
            </w:r>
          </w:p>
        </w:tc>
        <w:tc>
          <w:tcPr>
            <w:tcW w:w="3544" w:type="dxa"/>
            <w:tcBorders/>
          </w:tcPr>
          <w:p>
            <w:pPr>
              <w:pStyle w:val="Normal1"/>
              <w:spacing w:lineRule="auto" w:line="240"/>
              <w:ind w:firstLine="284" w:end="0"/>
              <w:rPr/>
            </w:pPr>
            <w:r>
              <w:rPr/>
              <w:t xml:space="preserve">— </w:t>
            </w:r>
            <w:r>
              <w:rPr/>
              <w:t>точка с запятой</w:t>
            </w:r>
          </w:p>
          <w:p>
            <w:pPr>
              <w:pStyle w:val="Normal1"/>
              <w:spacing w:lineRule="auto" w:line="240"/>
              <w:ind w:firstLine="284" w:end="0"/>
              <w:rPr/>
            </w:pPr>
            <w:r>
              <w:rPr/>
            </w:r>
          </w:p>
        </w:tc>
      </w:tr>
      <w:tr>
        <w:trPr>
          <w:trHeight w:val="280" w:hRule="exact"/>
        </w:trPr>
        <w:tc>
          <w:tcPr>
            <w:tcW w:w="3119" w:type="dxa"/>
            <w:tcBorders/>
          </w:tcPr>
          <w:p>
            <w:pPr>
              <w:pStyle w:val="Normal1"/>
              <w:spacing w:lineRule="auto" w:line="240"/>
              <w:ind w:firstLine="284" w:end="0"/>
              <w:rPr>
                <w:b/>
                <w:bCs/>
              </w:rPr>
            </w:pPr>
            <w:r>
              <w:rPr>
                <w:b/>
                <w:bCs/>
                <w:lang w:val="en-US"/>
              </w:rPr>
              <w:t>Par</w:t>
            </w:r>
            <w:r>
              <w:rPr>
                <w:b/>
                <w:bCs/>
              </w:rPr>
              <w:t>é</w:t>
            </w:r>
            <w:r>
              <w:rPr>
                <w:b/>
                <w:bCs/>
                <w:lang w:val="en-US"/>
              </w:rPr>
              <w:t>ntesis</w:t>
            </w:r>
          </w:p>
          <w:p>
            <w:pPr>
              <w:pStyle w:val="Normal1"/>
              <w:spacing w:lineRule="auto" w:line="240"/>
              <w:ind w:firstLine="284" w:end="0"/>
              <w:rPr>
                <w:b/>
                <w:bCs/>
              </w:rPr>
            </w:pPr>
            <w:r>
              <w:rPr>
                <w:b/>
                <w:bCs/>
              </w:rPr>
            </w:r>
          </w:p>
        </w:tc>
        <w:tc>
          <w:tcPr>
            <w:tcW w:w="3544" w:type="dxa"/>
            <w:tcBorders/>
          </w:tcPr>
          <w:p>
            <w:pPr>
              <w:pStyle w:val="Normal1"/>
              <w:spacing w:lineRule="auto" w:line="240"/>
              <w:ind w:firstLine="284" w:end="0"/>
              <w:rPr/>
            </w:pPr>
            <w:r>
              <w:rPr/>
              <w:t xml:space="preserve">— </w:t>
            </w:r>
            <w:r>
              <w:rPr/>
              <w:t>скобки</w:t>
            </w:r>
          </w:p>
          <w:p>
            <w:pPr>
              <w:pStyle w:val="Normal1"/>
              <w:spacing w:lineRule="auto" w:line="240"/>
              <w:ind w:firstLine="284" w:end="0"/>
              <w:rPr/>
            </w:pPr>
            <w:r>
              <w:rPr/>
            </w:r>
          </w:p>
        </w:tc>
      </w:tr>
      <w:tr>
        <w:trPr>
          <w:trHeight w:val="270" w:hRule="exact"/>
        </w:trPr>
        <w:tc>
          <w:tcPr>
            <w:tcW w:w="3119" w:type="dxa"/>
            <w:tcBorders/>
          </w:tcPr>
          <w:p>
            <w:pPr>
              <w:pStyle w:val="Normal1"/>
              <w:spacing w:lineRule="auto" w:line="240"/>
              <w:ind w:firstLine="284" w:end="0"/>
              <w:rPr>
                <w:b/>
                <w:bCs/>
              </w:rPr>
            </w:pPr>
            <w:r>
              <w:rPr>
                <w:b/>
                <w:bCs/>
                <w:lang w:val="en-US"/>
              </w:rPr>
              <w:t>Comillas</w:t>
            </w:r>
          </w:p>
          <w:p>
            <w:pPr>
              <w:pStyle w:val="Normal1"/>
              <w:spacing w:lineRule="auto" w:line="240"/>
              <w:ind w:firstLine="284" w:end="0"/>
              <w:rPr>
                <w:b/>
                <w:bCs/>
              </w:rPr>
            </w:pPr>
            <w:r>
              <w:rPr>
                <w:b/>
                <w:bCs/>
              </w:rPr>
            </w:r>
          </w:p>
        </w:tc>
        <w:tc>
          <w:tcPr>
            <w:tcW w:w="3544" w:type="dxa"/>
            <w:tcBorders/>
          </w:tcPr>
          <w:p>
            <w:pPr>
              <w:pStyle w:val="Normal1"/>
              <w:spacing w:lineRule="auto" w:line="240"/>
              <w:ind w:firstLine="284" w:end="0"/>
              <w:rPr/>
            </w:pPr>
            <w:r>
              <w:rPr/>
              <w:t xml:space="preserve">— </w:t>
            </w:r>
            <w:r>
              <w:rPr/>
              <w:t>кавычки</w:t>
            </w:r>
          </w:p>
          <w:p>
            <w:pPr>
              <w:pStyle w:val="Normal1"/>
              <w:spacing w:lineRule="auto" w:line="240"/>
              <w:ind w:firstLine="284" w:end="0"/>
              <w:rPr/>
            </w:pPr>
            <w:r>
              <w:rPr/>
            </w:r>
          </w:p>
        </w:tc>
      </w:tr>
      <w:tr>
        <w:trPr>
          <w:trHeight w:val="225" w:hRule="exact"/>
        </w:trPr>
        <w:tc>
          <w:tcPr>
            <w:tcW w:w="3119" w:type="dxa"/>
            <w:tcBorders/>
          </w:tcPr>
          <w:p>
            <w:pPr>
              <w:pStyle w:val="Normal1"/>
              <w:spacing w:lineRule="auto" w:line="240"/>
              <w:ind w:firstLine="284" w:end="0"/>
              <w:rPr>
                <w:b/>
                <w:bCs/>
                <w:lang w:val="en-US"/>
              </w:rPr>
            </w:pPr>
            <w:r>
              <w:rPr>
                <w:b/>
                <w:bCs/>
                <w:lang w:val="en-US"/>
              </w:rPr>
              <w:t>Signo de interrogación</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lang w:val="en-US"/>
              </w:rPr>
            </w:pPr>
            <w:r>
              <w:rPr>
                <w:lang w:val="en-US"/>
              </w:rPr>
              <w:t xml:space="preserve">— </w:t>
            </w:r>
            <w:r>
              <w:rPr/>
              <w:t>вопросительный</w:t>
            </w:r>
            <w:r>
              <w:rPr>
                <w:lang w:val="en-US"/>
              </w:rPr>
              <w:t xml:space="preserve"> </w:t>
            </w:r>
            <w:r>
              <w:rPr/>
              <w:t>знак</w:t>
            </w:r>
          </w:p>
          <w:p>
            <w:pPr>
              <w:pStyle w:val="Normal1"/>
              <w:spacing w:lineRule="auto" w:line="240"/>
              <w:ind w:firstLine="284" w:end="0"/>
              <w:rPr>
                <w:lang w:val="en-US"/>
              </w:rPr>
            </w:pPr>
            <w:r>
              <w:rPr>
                <w:lang w:val="en-US"/>
              </w:rPr>
            </w:r>
          </w:p>
        </w:tc>
      </w:tr>
      <w:tr>
        <w:trPr>
          <w:trHeight w:val="617" w:hRule="exact"/>
        </w:trPr>
        <w:tc>
          <w:tcPr>
            <w:tcW w:w="3119" w:type="dxa"/>
            <w:tcBorders/>
          </w:tcPr>
          <w:p>
            <w:pPr>
              <w:pStyle w:val="Normal1"/>
              <w:spacing w:lineRule="auto" w:line="240"/>
              <w:ind w:firstLine="284" w:end="0"/>
              <w:rPr>
                <w:b/>
                <w:bCs/>
                <w:lang w:val="en-US"/>
              </w:rPr>
            </w:pPr>
            <w:r>
              <w:rPr>
                <w:b/>
                <w:bCs/>
                <w:lang w:val="en-US"/>
              </w:rPr>
              <w:t>Punto de interrogación</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lang w:val="en-US"/>
              </w:rPr>
            </w:pPr>
            <w:r>
              <w:rPr>
                <w:lang w:val="en-US"/>
              </w:rPr>
              <w:t xml:space="preserve">— </w:t>
            </w:r>
            <w:r>
              <w:rPr>
                <w:lang w:val="en-US"/>
              </w:rPr>
              <w:t>» »</w:t>
            </w:r>
          </w:p>
          <w:p>
            <w:pPr>
              <w:pStyle w:val="Normal1"/>
              <w:spacing w:lineRule="auto" w:line="240"/>
              <w:ind w:firstLine="284" w:end="0"/>
              <w:rPr>
                <w:lang w:val="en-US"/>
              </w:rPr>
            </w:pPr>
            <w:r>
              <w:rPr>
                <w:lang w:val="en-US"/>
              </w:rPr>
            </w:r>
          </w:p>
        </w:tc>
      </w:tr>
      <w:tr>
        <w:trPr>
          <w:trHeight w:val="281" w:hRule="exact"/>
        </w:trPr>
        <w:tc>
          <w:tcPr>
            <w:tcW w:w="3119" w:type="dxa"/>
            <w:tcBorders/>
          </w:tcPr>
          <w:p>
            <w:pPr>
              <w:pStyle w:val="Normal1"/>
              <w:spacing w:lineRule="auto" w:line="240"/>
              <w:ind w:firstLine="284" w:end="0"/>
              <w:rPr/>
            </w:pPr>
            <w:r>
              <w:rPr>
                <w:b/>
                <w:bCs/>
                <w:lang w:val="en-US"/>
              </w:rPr>
              <w:t>Interrogante (</w:t>
            </w:r>
            <w:r>
              <w:rPr>
                <w:b/>
                <w:bCs/>
                <w:i/>
                <w:iCs/>
                <w:lang w:val="en-US"/>
              </w:rPr>
              <w:t>m</w:t>
            </w:r>
            <w:r>
              <w:rPr>
                <w:b/>
                <w:bCs/>
                <w:lang w:val="en-US"/>
              </w:rPr>
              <w:t>)</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lang w:val="en-US"/>
              </w:rPr>
            </w:pPr>
            <w:r>
              <w:rPr>
                <w:lang w:val="en-US"/>
              </w:rPr>
              <w:t xml:space="preserve">— </w:t>
            </w:r>
            <w:r>
              <w:rPr>
                <w:lang w:val="en-US"/>
              </w:rPr>
              <w:t>» »</w:t>
            </w:r>
          </w:p>
          <w:p>
            <w:pPr>
              <w:pStyle w:val="Normal1"/>
              <w:spacing w:lineRule="auto" w:line="240"/>
              <w:ind w:firstLine="284" w:end="0"/>
              <w:rPr>
                <w:lang w:val="en-US"/>
              </w:rPr>
            </w:pPr>
            <w:r>
              <w:rPr>
                <w:lang w:val="en-US"/>
              </w:rPr>
            </w:r>
          </w:p>
        </w:tc>
      </w:tr>
      <w:tr>
        <w:trPr>
          <w:trHeight w:val="285" w:hRule="exact"/>
        </w:trPr>
        <w:tc>
          <w:tcPr>
            <w:tcW w:w="3119" w:type="dxa"/>
            <w:tcBorders/>
          </w:tcPr>
          <w:p>
            <w:pPr>
              <w:pStyle w:val="Normal1"/>
              <w:spacing w:lineRule="auto" w:line="240"/>
              <w:ind w:firstLine="284" w:end="0"/>
              <w:rPr/>
            </w:pPr>
            <w:r>
              <w:rPr>
                <w:b/>
                <w:bCs/>
                <w:lang w:val="en-US"/>
              </w:rPr>
              <w:t>Interrogacion (</w:t>
            </w:r>
            <w:r>
              <w:rPr>
                <w:b/>
                <w:bCs/>
                <w:i/>
                <w:iCs/>
                <w:lang w:val="en-US"/>
              </w:rPr>
              <w:t>f</w:t>
            </w:r>
            <w:r>
              <w:rPr>
                <w:b/>
                <w:bCs/>
                <w:lang w:val="en-US"/>
              </w:rPr>
              <w:t>)</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lang w:val="en-US"/>
              </w:rPr>
            </w:pPr>
            <w:r>
              <w:rPr>
                <w:lang w:val="en-US"/>
              </w:rPr>
              <w:t xml:space="preserve">— </w:t>
            </w:r>
            <w:r>
              <w:rPr>
                <w:lang w:val="en-US"/>
              </w:rPr>
              <w:t>» »</w:t>
            </w:r>
          </w:p>
          <w:p>
            <w:pPr>
              <w:pStyle w:val="Normal1"/>
              <w:spacing w:lineRule="auto" w:line="240"/>
              <w:ind w:firstLine="284" w:end="0"/>
              <w:rPr>
                <w:lang w:val="en-US"/>
              </w:rPr>
            </w:pPr>
            <w:r>
              <w:rPr>
                <w:lang w:val="en-US"/>
              </w:rPr>
            </w:r>
          </w:p>
        </w:tc>
      </w:tr>
      <w:tr>
        <w:trPr>
          <w:trHeight w:val="289" w:hRule="exact"/>
        </w:trPr>
        <w:tc>
          <w:tcPr>
            <w:tcW w:w="3119" w:type="dxa"/>
            <w:tcBorders/>
          </w:tcPr>
          <w:p>
            <w:pPr>
              <w:pStyle w:val="Normal1"/>
              <w:spacing w:lineRule="auto" w:line="240"/>
              <w:ind w:firstLine="284" w:end="0"/>
              <w:rPr>
                <w:b/>
                <w:bCs/>
                <w:lang w:val="en-US"/>
              </w:rPr>
            </w:pPr>
            <w:r>
              <w:rPr>
                <w:b/>
                <w:bCs/>
                <w:lang w:val="en-US"/>
              </w:rPr>
              <w:t>Punto (signo) de admiracion</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lang w:val="en-US"/>
              </w:rPr>
            </w:pPr>
            <w:r>
              <w:rPr>
                <w:lang w:val="en-US"/>
              </w:rPr>
              <w:t xml:space="preserve">— </w:t>
            </w:r>
            <w:r>
              <w:rPr/>
              <w:t>восклицательный</w:t>
            </w:r>
            <w:r>
              <w:rPr>
                <w:lang w:val="en-US"/>
              </w:rPr>
              <w:t xml:space="preserve"> </w:t>
            </w:r>
            <w:r>
              <w:rPr/>
              <w:t>знак</w:t>
            </w:r>
          </w:p>
          <w:p>
            <w:pPr>
              <w:pStyle w:val="Normal1"/>
              <w:spacing w:lineRule="auto" w:line="240"/>
              <w:ind w:firstLine="284" w:end="0"/>
              <w:rPr>
                <w:lang w:val="en-US"/>
              </w:rPr>
            </w:pPr>
            <w:r>
              <w:rPr>
                <w:lang w:val="en-US"/>
              </w:rPr>
            </w:r>
          </w:p>
        </w:tc>
      </w:tr>
      <w:tr>
        <w:trPr>
          <w:trHeight w:val="293" w:hRule="exact"/>
        </w:trPr>
        <w:tc>
          <w:tcPr>
            <w:tcW w:w="3119" w:type="dxa"/>
            <w:tcBorders/>
          </w:tcPr>
          <w:p>
            <w:pPr>
              <w:pStyle w:val="Normal1"/>
              <w:spacing w:lineRule="auto" w:line="240"/>
              <w:ind w:firstLine="284" w:end="0"/>
              <w:rPr/>
            </w:pPr>
            <w:r>
              <w:rPr>
                <w:b/>
                <w:bCs/>
                <w:lang w:val="en-US"/>
              </w:rPr>
              <w:t>Punto (signo) de exclamacion</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lang w:val="en-US"/>
              </w:rPr>
            </w:pPr>
            <w:r>
              <w:rPr>
                <w:lang w:val="en-US"/>
              </w:rPr>
              <w:t xml:space="preserve">— </w:t>
            </w:r>
            <w:r>
              <w:rPr>
                <w:lang w:val="en-US"/>
              </w:rPr>
              <w:t>» »</w:t>
            </w:r>
          </w:p>
          <w:p>
            <w:pPr>
              <w:pStyle w:val="Normal1"/>
              <w:spacing w:lineRule="auto" w:line="240"/>
              <w:ind w:firstLine="284" w:end="0"/>
              <w:rPr>
                <w:lang w:val="en-US"/>
              </w:rPr>
            </w:pPr>
            <w:r>
              <w:rPr>
                <w:lang w:val="en-US"/>
              </w:rPr>
            </w:r>
          </w:p>
        </w:tc>
      </w:tr>
      <w:tr>
        <w:trPr>
          <w:trHeight w:val="269" w:hRule="exact"/>
        </w:trPr>
        <w:tc>
          <w:tcPr>
            <w:tcW w:w="3119" w:type="dxa"/>
            <w:tcBorders/>
          </w:tcPr>
          <w:p>
            <w:pPr>
              <w:pStyle w:val="Normal1"/>
              <w:spacing w:lineRule="auto" w:line="240"/>
              <w:ind w:firstLine="284" w:end="0"/>
              <w:rPr>
                <w:b/>
                <w:bCs/>
                <w:lang w:val="en-US"/>
              </w:rPr>
            </w:pPr>
            <w:r>
              <w:rPr>
                <w:b/>
                <w:bCs/>
                <w:lang w:val="en-US"/>
              </w:rPr>
              <w:t>Guión (m)</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lang w:val="en-US"/>
              </w:rPr>
            </w:pPr>
            <w:r>
              <w:rPr>
                <w:lang w:val="en-US"/>
              </w:rPr>
              <w:t xml:space="preserve">— </w:t>
            </w:r>
            <w:r>
              <w:rPr/>
              <w:t>дефис</w:t>
            </w:r>
          </w:p>
          <w:p>
            <w:pPr>
              <w:pStyle w:val="Normal1"/>
              <w:spacing w:lineRule="auto" w:line="240"/>
              <w:ind w:firstLine="284" w:end="0"/>
              <w:rPr>
                <w:lang w:val="en-US"/>
              </w:rPr>
            </w:pPr>
            <w:r>
              <w:rPr>
                <w:lang w:val="en-US"/>
              </w:rPr>
            </w:r>
          </w:p>
        </w:tc>
      </w:tr>
      <w:tr>
        <w:trPr>
          <w:trHeight w:val="301" w:hRule="exact"/>
        </w:trPr>
        <w:tc>
          <w:tcPr>
            <w:tcW w:w="3119" w:type="dxa"/>
            <w:tcBorders/>
          </w:tcPr>
          <w:p>
            <w:pPr>
              <w:pStyle w:val="Normal1"/>
              <w:spacing w:lineRule="auto" w:line="240"/>
              <w:ind w:firstLine="284" w:end="0"/>
              <w:rPr>
                <w:b/>
                <w:bCs/>
                <w:lang w:val="en-US"/>
              </w:rPr>
            </w:pPr>
            <w:r>
              <w:rPr>
                <w:b/>
                <w:bCs/>
                <w:lang w:val="en-US"/>
              </w:rPr>
              <w:t>Guión menor</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lang w:val="en-US"/>
              </w:rPr>
            </w:pPr>
            <w:r>
              <w:rPr>
                <w:lang w:val="en-US"/>
              </w:rPr>
              <w:t xml:space="preserve">— </w:t>
            </w:r>
            <w:r>
              <w:rPr>
                <w:lang w:val="en-US"/>
              </w:rPr>
              <w:t>»</w:t>
            </w:r>
          </w:p>
          <w:p>
            <w:pPr>
              <w:pStyle w:val="Normal1"/>
              <w:spacing w:lineRule="auto" w:line="240"/>
              <w:ind w:firstLine="284" w:end="0"/>
              <w:rPr>
                <w:lang w:val="en-US"/>
              </w:rPr>
            </w:pPr>
            <w:r>
              <w:rPr>
                <w:lang w:val="en-US"/>
              </w:rPr>
            </w:r>
          </w:p>
        </w:tc>
      </w:tr>
      <w:tr>
        <w:trPr>
          <w:trHeight w:val="376" w:hRule="exact"/>
        </w:trPr>
        <w:tc>
          <w:tcPr>
            <w:tcW w:w="3119" w:type="dxa"/>
            <w:tcBorders/>
          </w:tcPr>
          <w:p>
            <w:pPr>
              <w:pStyle w:val="Normal1"/>
              <w:spacing w:lineRule="auto" w:line="240"/>
              <w:ind w:firstLine="284" w:end="0"/>
              <w:rPr>
                <w:b/>
                <w:bCs/>
                <w:lang w:val="en-US"/>
              </w:rPr>
            </w:pPr>
            <w:r>
              <w:rPr>
                <w:b/>
                <w:bCs/>
                <w:lang w:val="en-US"/>
              </w:rPr>
              <w:t>Guión mayor</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lang w:val="en-US"/>
              </w:rPr>
            </w:pPr>
            <w:r>
              <w:rPr>
                <w:lang w:val="en-US"/>
              </w:rPr>
              <w:t xml:space="preserve">— </w:t>
            </w:r>
            <w:r>
              <w:rPr/>
              <w:t>тире</w:t>
            </w:r>
          </w:p>
          <w:p>
            <w:pPr>
              <w:pStyle w:val="Normal1"/>
              <w:spacing w:lineRule="auto" w:line="240"/>
              <w:ind w:firstLine="284" w:end="0"/>
              <w:rPr>
                <w:lang w:val="en-US"/>
              </w:rPr>
            </w:pPr>
            <w:r>
              <w:rPr>
                <w:lang w:val="en-US"/>
              </w:rPr>
            </w:r>
          </w:p>
        </w:tc>
      </w:tr>
      <w:tr>
        <w:trPr>
          <w:trHeight w:val="326" w:hRule="exact"/>
        </w:trPr>
        <w:tc>
          <w:tcPr>
            <w:tcW w:w="3119" w:type="dxa"/>
            <w:tcBorders/>
          </w:tcPr>
          <w:p>
            <w:pPr>
              <w:pStyle w:val="Normal1"/>
              <w:spacing w:lineRule="auto" w:line="240"/>
              <w:ind w:firstLine="284" w:end="0"/>
              <w:rPr>
                <w:b/>
                <w:bCs/>
                <w:lang w:val="en-US"/>
              </w:rPr>
            </w:pPr>
            <w:r>
              <w:rPr>
                <w:b/>
                <w:bCs/>
                <w:lang w:val="en-US"/>
              </w:rPr>
              <w:t>Raya</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lang w:val="en-US"/>
              </w:rPr>
            </w:pPr>
            <w:r>
              <w:rPr>
                <w:lang w:val="en-US"/>
              </w:rPr>
              <w:t xml:space="preserve">— </w:t>
            </w:r>
            <w:r>
              <w:rPr>
                <w:lang w:val="en-US"/>
              </w:rPr>
              <w:t>»</w:t>
            </w:r>
          </w:p>
          <w:p>
            <w:pPr>
              <w:pStyle w:val="Normal1"/>
              <w:spacing w:lineRule="auto" w:line="240"/>
              <w:ind w:firstLine="284" w:end="0"/>
              <w:rPr>
                <w:lang w:val="en-US"/>
              </w:rPr>
            </w:pPr>
            <w:r>
              <w:rPr>
                <w:lang w:val="en-US"/>
              </w:rPr>
            </w:r>
          </w:p>
        </w:tc>
      </w:tr>
      <w:tr>
        <w:trPr>
          <w:trHeight w:val="273" w:hRule="exact"/>
        </w:trPr>
        <w:tc>
          <w:tcPr>
            <w:tcW w:w="3119" w:type="dxa"/>
            <w:tcBorders/>
          </w:tcPr>
          <w:p>
            <w:pPr>
              <w:pStyle w:val="Normal1"/>
              <w:spacing w:lineRule="auto" w:line="240"/>
              <w:ind w:firstLine="284" w:end="0"/>
              <w:rPr>
                <w:b/>
                <w:bCs/>
                <w:lang w:val="en-US"/>
              </w:rPr>
            </w:pPr>
            <w:r>
              <w:rPr>
                <w:b/>
                <w:bCs/>
                <w:lang w:val="en-US"/>
              </w:rPr>
              <w:t>Apóstrofo</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lang w:val="en-US"/>
              </w:rPr>
            </w:pPr>
            <w:r>
              <w:rPr>
                <w:lang w:val="en-US"/>
              </w:rPr>
              <w:t xml:space="preserve">— </w:t>
            </w:r>
            <w:r>
              <w:rPr/>
              <w:t>апостроф</w:t>
            </w:r>
          </w:p>
          <w:p>
            <w:pPr>
              <w:pStyle w:val="Normal1"/>
              <w:spacing w:lineRule="auto" w:line="240"/>
              <w:ind w:firstLine="284" w:end="0"/>
              <w:rPr>
                <w:lang w:val="en-US"/>
              </w:rPr>
            </w:pPr>
            <w:r>
              <w:rPr>
                <w:lang w:val="en-US"/>
              </w:rPr>
            </w:r>
          </w:p>
        </w:tc>
      </w:tr>
      <w:tr>
        <w:trPr>
          <w:trHeight w:val="278" w:hRule="exact"/>
        </w:trPr>
        <w:tc>
          <w:tcPr>
            <w:tcW w:w="3119" w:type="dxa"/>
            <w:tcBorders/>
          </w:tcPr>
          <w:p>
            <w:pPr>
              <w:pStyle w:val="Normal1"/>
              <w:spacing w:lineRule="auto" w:line="240"/>
              <w:ind w:firstLine="284" w:end="0"/>
              <w:rPr>
                <w:b/>
                <w:bCs/>
                <w:lang w:val="en-US"/>
              </w:rPr>
            </w:pPr>
            <w:r>
              <w:rPr>
                <w:b/>
                <w:bCs/>
                <w:lang w:val="en-US"/>
              </w:rPr>
              <w:t>Párrafo</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lang w:val="en-US"/>
              </w:rPr>
            </w:pPr>
            <w:r>
              <w:rPr>
                <w:lang w:val="en-US"/>
              </w:rPr>
              <w:t xml:space="preserve">— </w:t>
            </w:r>
            <w:r>
              <w:rPr/>
              <w:t>абзац</w:t>
            </w:r>
            <w:r>
              <w:rPr>
                <w:lang w:val="en-US"/>
              </w:rPr>
              <w:t xml:space="preserve">, </w:t>
            </w:r>
            <w:r>
              <w:rPr/>
              <w:t>параграф</w:t>
            </w:r>
          </w:p>
          <w:p>
            <w:pPr>
              <w:pStyle w:val="Normal1"/>
              <w:spacing w:lineRule="auto" w:line="240"/>
              <w:ind w:firstLine="284" w:end="0"/>
              <w:rPr>
                <w:lang w:val="en-US"/>
              </w:rPr>
            </w:pPr>
            <w:r>
              <w:rPr>
                <w:lang w:val="en-US"/>
              </w:rPr>
            </w:r>
          </w:p>
        </w:tc>
      </w:tr>
      <w:tr>
        <w:trPr>
          <w:trHeight w:val="281" w:hRule="exact"/>
        </w:trPr>
        <w:tc>
          <w:tcPr>
            <w:tcW w:w="3119" w:type="dxa"/>
            <w:tcBorders/>
          </w:tcPr>
          <w:p>
            <w:pPr>
              <w:pStyle w:val="Normal1"/>
              <w:spacing w:lineRule="auto" w:line="240"/>
              <w:ind w:firstLine="284" w:end="0"/>
              <w:rPr>
                <w:b/>
                <w:bCs/>
              </w:rPr>
            </w:pPr>
            <w:r>
              <w:rPr>
                <w:b/>
                <w:bCs/>
                <w:lang w:val="en-US"/>
              </w:rPr>
              <w:t>Sangr</w:t>
            </w:r>
            <w:r>
              <w:rPr>
                <w:b/>
                <w:bCs/>
              </w:rPr>
              <w:t>í</w:t>
            </w:r>
            <w:r>
              <w:rPr>
                <w:b/>
                <w:bCs/>
                <w:lang w:val="en-US"/>
              </w:rPr>
              <w:t>a</w:t>
            </w:r>
          </w:p>
          <w:p>
            <w:pPr>
              <w:pStyle w:val="Normal1"/>
              <w:spacing w:lineRule="auto" w:line="240"/>
              <w:ind w:firstLine="284" w:end="0"/>
              <w:rPr>
                <w:b/>
                <w:bCs/>
              </w:rPr>
            </w:pPr>
            <w:r>
              <w:rPr>
                <w:b/>
                <w:bCs/>
              </w:rPr>
            </w:r>
          </w:p>
        </w:tc>
        <w:tc>
          <w:tcPr>
            <w:tcW w:w="3544" w:type="dxa"/>
            <w:tcBorders/>
          </w:tcPr>
          <w:p>
            <w:pPr>
              <w:pStyle w:val="Normal1"/>
              <w:spacing w:lineRule="auto" w:line="240"/>
              <w:ind w:firstLine="284" w:end="0"/>
              <w:rPr/>
            </w:pPr>
            <w:r>
              <w:rPr/>
              <w:t xml:space="preserve">— </w:t>
            </w:r>
            <w:r>
              <w:rPr/>
              <w:t>красная строка, абзац</w:t>
            </w:r>
          </w:p>
          <w:p>
            <w:pPr>
              <w:pStyle w:val="Normal1"/>
              <w:spacing w:lineRule="auto" w:line="240"/>
              <w:ind w:firstLine="284" w:end="0"/>
              <w:rPr/>
            </w:pPr>
            <w:r>
              <w:rPr/>
            </w:r>
          </w:p>
        </w:tc>
      </w:tr>
      <w:tr>
        <w:trPr>
          <w:trHeight w:val="214" w:hRule="exact"/>
        </w:trPr>
        <w:tc>
          <w:tcPr>
            <w:tcW w:w="3119" w:type="dxa"/>
            <w:tcBorders/>
          </w:tcPr>
          <w:p>
            <w:pPr>
              <w:pStyle w:val="Normal1"/>
              <w:spacing w:lineRule="auto" w:line="240"/>
              <w:ind w:firstLine="284" w:end="0"/>
              <w:rPr>
                <w:b/>
                <w:bCs/>
              </w:rPr>
            </w:pPr>
            <w:r>
              <w:rPr>
                <w:b/>
                <w:bCs/>
                <w:lang w:val="en-US"/>
              </w:rPr>
              <w:t>Rengl</w:t>
            </w:r>
            <w:r>
              <w:rPr>
                <w:b/>
                <w:bCs/>
              </w:rPr>
              <w:t>ó</w:t>
            </w:r>
            <w:r>
              <w:rPr>
                <w:b/>
                <w:bCs/>
                <w:lang w:val="en-US"/>
              </w:rPr>
              <w:t>n</w:t>
            </w:r>
          </w:p>
          <w:p>
            <w:pPr>
              <w:pStyle w:val="Normal1"/>
              <w:spacing w:lineRule="auto" w:line="240"/>
              <w:ind w:firstLine="284" w:end="0"/>
              <w:rPr>
                <w:b/>
                <w:bCs/>
              </w:rPr>
            </w:pPr>
            <w:r>
              <w:rPr>
                <w:b/>
                <w:bCs/>
              </w:rPr>
            </w:r>
          </w:p>
        </w:tc>
        <w:tc>
          <w:tcPr>
            <w:tcW w:w="3544" w:type="dxa"/>
            <w:tcBorders/>
          </w:tcPr>
          <w:p>
            <w:pPr>
              <w:pStyle w:val="Normal1"/>
              <w:spacing w:lineRule="auto" w:line="240"/>
              <w:ind w:firstLine="284" w:end="0"/>
              <w:rPr/>
            </w:pPr>
            <w:r>
              <w:rPr/>
              <w:t xml:space="preserve">— </w:t>
            </w:r>
            <w:r>
              <w:rPr/>
              <w:t>строка</w:t>
            </w:r>
          </w:p>
          <w:p>
            <w:pPr>
              <w:pStyle w:val="Normal1"/>
              <w:spacing w:lineRule="auto" w:line="240"/>
              <w:ind w:firstLine="284" w:end="0"/>
              <w:rPr/>
            </w:pPr>
            <w:r>
              <w:rPr/>
            </w:r>
          </w:p>
        </w:tc>
      </w:tr>
      <w:tr>
        <w:trPr>
          <w:trHeight w:val="266" w:hRule="exact"/>
        </w:trPr>
        <w:tc>
          <w:tcPr>
            <w:tcW w:w="3119" w:type="dxa"/>
            <w:tcBorders/>
          </w:tcPr>
          <w:p>
            <w:pPr>
              <w:pStyle w:val="Normal1"/>
              <w:spacing w:lineRule="auto" w:line="240"/>
              <w:ind w:firstLine="284" w:end="0"/>
              <w:jc w:val="start"/>
              <w:rPr>
                <w:b/>
                <w:bCs/>
              </w:rPr>
            </w:pPr>
            <w:r>
              <w:rPr>
                <w:b/>
                <w:bCs/>
                <w:lang w:val="en-US"/>
              </w:rPr>
              <w:t>Per</w:t>
            </w:r>
            <w:r>
              <w:rPr>
                <w:b/>
                <w:bCs/>
              </w:rPr>
              <w:t>í</w:t>
            </w:r>
            <w:r>
              <w:rPr>
                <w:b/>
                <w:bCs/>
                <w:lang w:val="en-US"/>
              </w:rPr>
              <w:t>odo</w:t>
            </w:r>
          </w:p>
          <w:p>
            <w:pPr>
              <w:pStyle w:val="Normal1"/>
              <w:spacing w:lineRule="auto" w:line="240"/>
              <w:ind w:firstLine="284" w:end="0"/>
              <w:rPr>
                <w:b/>
                <w:bCs/>
              </w:rPr>
            </w:pPr>
            <w:r>
              <w:rPr>
                <w:b/>
                <w:bCs/>
              </w:rPr>
            </w:r>
          </w:p>
        </w:tc>
        <w:tc>
          <w:tcPr>
            <w:tcW w:w="3544" w:type="dxa"/>
            <w:tcBorders/>
          </w:tcPr>
          <w:p>
            <w:pPr>
              <w:pStyle w:val="Normal1"/>
              <w:spacing w:lineRule="auto" w:line="240"/>
              <w:ind w:firstLine="284" w:end="0"/>
              <w:rPr/>
            </w:pPr>
            <w:r>
              <w:rPr/>
              <w:t xml:space="preserve">— </w:t>
            </w:r>
            <w:r>
              <w:rPr/>
              <w:t>период</w:t>
            </w:r>
          </w:p>
          <w:p>
            <w:pPr>
              <w:pStyle w:val="Normal1"/>
              <w:spacing w:lineRule="auto" w:line="240"/>
              <w:ind w:firstLine="284" w:end="0"/>
              <w:rPr/>
            </w:pPr>
            <w:r>
              <w:rPr/>
            </w:r>
          </w:p>
        </w:tc>
      </w:tr>
      <w:tr>
        <w:trPr>
          <w:trHeight w:val="283" w:hRule="exact"/>
        </w:trPr>
        <w:tc>
          <w:tcPr>
            <w:tcW w:w="3119" w:type="dxa"/>
            <w:tcBorders/>
          </w:tcPr>
          <w:p>
            <w:pPr>
              <w:pStyle w:val="Normal1"/>
              <w:spacing w:lineRule="auto" w:line="240"/>
              <w:ind w:firstLine="284" w:end="0"/>
              <w:rPr>
                <w:b/>
                <w:bCs/>
                <w:lang w:val="en-US"/>
              </w:rPr>
            </w:pPr>
            <w:r>
              <w:rPr>
                <w:b/>
                <w:bCs/>
                <w:lang w:val="en-US"/>
              </w:rPr>
              <w:t>Las palabras incidentales</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lang w:val="en-US"/>
              </w:rPr>
            </w:pPr>
            <w:r>
              <w:rPr>
                <w:lang w:val="en-US"/>
              </w:rPr>
              <w:t xml:space="preserve">— </w:t>
            </w:r>
            <w:r>
              <w:rPr/>
              <w:t>вводные</w:t>
            </w:r>
            <w:r>
              <w:rPr>
                <w:lang w:val="en-US"/>
              </w:rPr>
              <w:t xml:space="preserve"> </w:t>
            </w:r>
            <w:r>
              <w:rPr/>
              <w:t>слова</w:t>
            </w:r>
          </w:p>
          <w:p>
            <w:pPr>
              <w:pStyle w:val="Normal1"/>
              <w:spacing w:lineRule="auto" w:line="240"/>
              <w:ind w:firstLine="284" w:end="0"/>
              <w:rPr>
                <w:lang w:val="en-US"/>
              </w:rPr>
            </w:pPr>
            <w:r>
              <w:rPr>
                <w:lang w:val="en-US"/>
              </w:rPr>
            </w:r>
          </w:p>
        </w:tc>
      </w:tr>
      <w:tr>
        <w:trPr>
          <w:trHeight w:val="565" w:hRule="exact"/>
        </w:trPr>
        <w:tc>
          <w:tcPr>
            <w:tcW w:w="3119" w:type="dxa"/>
            <w:tcBorders/>
          </w:tcPr>
          <w:p>
            <w:pPr>
              <w:pStyle w:val="Normal1"/>
              <w:spacing w:lineRule="auto" w:line="240"/>
              <w:ind w:hanging="102" w:start="386" w:end="0"/>
              <w:jc w:val="start"/>
              <w:rPr>
                <w:b/>
                <w:bCs/>
                <w:lang w:val="en-US"/>
              </w:rPr>
            </w:pPr>
            <w:r>
              <w:rPr>
                <w:b/>
                <w:bCs/>
                <w:lang w:val="en-US"/>
              </w:rPr>
              <w:t>Las oraciones      intercaladas(incidentales)</w:t>
            </w:r>
          </w:p>
          <w:p>
            <w:pPr>
              <w:pStyle w:val="Normal1"/>
              <w:spacing w:lineRule="auto" w:line="240"/>
              <w:ind w:firstLine="284" w:end="0"/>
              <w:rPr>
                <w:b/>
                <w:bCs/>
                <w:lang w:val="en-US"/>
              </w:rPr>
            </w:pPr>
            <w:r>
              <w:rPr>
                <w:b/>
                <w:bCs/>
                <w:lang w:val="en-US"/>
              </w:rPr>
            </w:r>
          </w:p>
        </w:tc>
        <w:tc>
          <w:tcPr>
            <w:tcW w:w="3544" w:type="dxa"/>
            <w:tcBorders/>
          </w:tcPr>
          <w:p>
            <w:pPr>
              <w:pStyle w:val="Normal1"/>
              <w:spacing w:lineRule="auto" w:line="240"/>
              <w:ind w:firstLine="284" w:end="0"/>
              <w:rPr/>
            </w:pPr>
            <w:r>
              <w:rPr/>
              <w:t xml:space="preserve">— </w:t>
            </w:r>
            <w:r>
              <w:rPr/>
              <w:t>вводные предложения</w:t>
            </w:r>
          </w:p>
          <w:p>
            <w:pPr>
              <w:pStyle w:val="Normal1"/>
              <w:spacing w:lineRule="auto" w:line="240"/>
              <w:ind w:firstLine="284" w:end="0"/>
              <w:rPr/>
            </w:pPr>
            <w:r>
              <w:rPr/>
            </w:r>
          </w:p>
        </w:tc>
      </w:tr>
      <w:tr>
        <w:trPr>
          <w:trHeight w:val="369" w:hRule="exact"/>
        </w:trPr>
        <w:tc>
          <w:tcPr>
            <w:tcW w:w="3119" w:type="dxa"/>
            <w:tcBorders/>
          </w:tcPr>
          <w:p>
            <w:pPr>
              <w:pStyle w:val="Normal1"/>
              <w:spacing w:lineRule="auto" w:line="240"/>
              <w:ind w:firstLine="284" w:end="0"/>
              <w:rPr>
                <w:b/>
                <w:bCs/>
              </w:rPr>
            </w:pPr>
            <w:r>
              <w:rPr>
                <w:b/>
                <w:bCs/>
                <w:lang w:val="en-US"/>
              </w:rPr>
              <w:t>Vocativo</w:t>
            </w:r>
          </w:p>
          <w:p>
            <w:pPr>
              <w:pStyle w:val="Normal1"/>
              <w:spacing w:lineRule="auto" w:line="240"/>
              <w:ind w:firstLine="284" w:end="0"/>
              <w:rPr>
                <w:b/>
                <w:bCs/>
              </w:rPr>
            </w:pPr>
            <w:r>
              <w:rPr>
                <w:b/>
                <w:bCs/>
              </w:rPr>
            </w:r>
          </w:p>
        </w:tc>
        <w:tc>
          <w:tcPr>
            <w:tcW w:w="3544" w:type="dxa"/>
            <w:tcBorders/>
          </w:tcPr>
          <w:p>
            <w:pPr>
              <w:pStyle w:val="Normal1"/>
              <w:spacing w:lineRule="auto" w:line="240"/>
              <w:ind w:firstLine="284" w:end="0"/>
              <w:rPr/>
            </w:pPr>
            <w:r>
              <w:rPr/>
              <w:t xml:space="preserve">— </w:t>
            </w:r>
            <w:r>
              <w:rPr/>
              <w:t>обращение</w:t>
            </w:r>
          </w:p>
          <w:p>
            <w:pPr>
              <w:pStyle w:val="Normal1"/>
              <w:spacing w:lineRule="auto" w:line="240"/>
              <w:ind w:firstLine="284" w:end="0"/>
              <w:rPr/>
            </w:pPr>
            <w:r>
              <w:rPr/>
            </w:r>
          </w:p>
        </w:tc>
      </w:tr>
      <w:tr>
        <w:trPr>
          <w:trHeight w:val="391" w:hRule="exact"/>
        </w:trPr>
        <w:tc>
          <w:tcPr>
            <w:tcW w:w="3119" w:type="dxa"/>
            <w:tcBorders/>
          </w:tcPr>
          <w:p>
            <w:pPr>
              <w:pStyle w:val="Normal1"/>
              <w:spacing w:lineRule="auto" w:line="240"/>
              <w:ind w:firstLine="284" w:end="0"/>
              <w:rPr>
                <w:b/>
                <w:bCs/>
              </w:rPr>
            </w:pPr>
            <w:r>
              <w:rPr>
                <w:b/>
                <w:bCs/>
                <w:lang w:val="en-US"/>
              </w:rPr>
              <w:t>Aposici</w:t>
            </w:r>
            <w:r>
              <w:rPr>
                <w:b/>
                <w:bCs/>
              </w:rPr>
              <w:t>ó</w:t>
            </w:r>
            <w:r>
              <w:rPr>
                <w:b/>
                <w:bCs/>
                <w:lang w:val="en-US"/>
              </w:rPr>
              <w:t>n</w:t>
            </w:r>
          </w:p>
          <w:p>
            <w:pPr>
              <w:pStyle w:val="Normal1"/>
              <w:spacing w:lineRule="auto" w:line="240"/>
              <w:ind w:firstLine="284" w:end="0"/>
              <w:rPr>
                <w:b/>
                <w:bCs/>
              </w:rPr>
            </w:pPr>
            <w:r>
              <w:rPr>
                <w:b/>
                <w:bCs/>
              </w:rPr>
            </w:r>
          </w:p>
        </w:tc>
        <w:tc>
          <w:tcPr>
            <w:tcW w:w="3544" w:type="dxa"/>
            <w:tcBorders/>
          </w:tcPr>
          <w:p>
            <w:pPr>
              <w:pStyle w:val="Normal1"/>
              <w:spacing w:lineRule="auto" w:line="240"/>
              <w:ind w:firstLine="284" w:end="0"/>
              <w:rPr/>
            </w:pPr>
            <w:r>
              <w:rPr/>
              <w:t xml:space="preserve">— </w:t>
            </w:r>
            <w:r>
              <w:rPr/>
              <w:t>приложение</w:t>
            </w:r>
          </w:p>
          <w:p>
            <w:pPr>
              <w:pStyle w:val="Normal1"/>
              <w:spacing w:lineRule="auto" w:line="240"/>
              <w:ind w:firstLine="284" w:end="0"/>
              <w:rPr/>
            </w:pPr>
            <w:r>
              <w:rPr/>
            </w:r>
          </w:p>
        </w:tc>
      </w:tr>
      <w:tr>
        <w:trPr>
          <w:trHeight w:val="335" w:hRule="exact"/>
        </w:trPr>
        <w:tc>
          <w:tcPr>
            <w:tcW w:w="3119" w:type="dxa"/>
            <w:tcBorders/>
          </w:tcPr>
          <w:p>
            <w:pPr>
              <w:pStyle w:val="Normal1"/>
              <w:spacing w:lineRule="auto" w:line="240"/>
              <w:ind w:firstLine="284" w:end="0"/>
              <w:rPr>
                <w:b/>
                <w:bCs/>
              </w:rPr>
            </w:pPr>
            <w:r>
              <w:rPr>
                <w:b/>
                <w:bCs/>
                <w:lang w:val="en-US"/>
              </w:rPr>
              <w:t>Enumeraci</w:t>
            </w:r>
            <w:r>
              <w:rPr>
                <w:b/>
                <w:bCs/>
              </w:rPr>
              <w:t>ó</w:t>
            </w:r>
            <w:r>
              <w:rPr>
                <w:b/>
                <w:bCs/>
                <w:lang w:val="en-US"/>
              </w:rPr>
              <w:t>n</w:t>
            </w:r>
          </w:p>
          <w:p>
            <w:pPr>
              <w:pStyle w:val="Normal1"/>
              <w:spacing w:lineRule="auto" w:line="240"/>
              <w:ind w:firstLine="284" w:end="0"/>
              <w:rPr>
                <w:b/>
                <w:bCs/>
              </w:rPr>
            </w:pPr>
            <w:r>
              <w:rPr>
                <w:b/>
                <w:bCs/>
              </w:rPr>
            </w:r>
          </w:p>
        </w:tc>
        <w:tc>
          <w:tcPr>
            <w:tcW w:w="3544" w:type="dxa"/>
            <w:tcBorders/>
          </w:tcPr>
          <w:p>
            <w:pPr>
              <w:pStyle w:val="Normal1"/>
              <w:spacing w:lineRule="auto" w:line="240"/>
              <w:ind w:firstLine="284" w:end="0"/>
              <w:rPr/>
            </w:pPr>
            <w:r>
              <w:rPr/>
              <w:t xml:space="preserve">— </w:t>
            </w:r>
            <w:r>
              <w:rPr/>
              <w:t>перечисление</w:t>
            </w:r>
          </w:p>
          <w:p>
            <w:pPr>
              <w:pStyle w:val="Normal1"/>
              <w:spacing w:lineRule="auto" w:line="240"/>
              <w:ind w:firstLine="284" w:end="0"/>
              <w:rPr/>
            </w:pPr>
            <w:r>
              <w:rPr/>
            </w:r>
          </w:p>
        </w:tc>
      </w:tr>
      <w:tr>
        <w:trPr>
          <w:trHeight w:val="284" w:hRule="exact"/>
        </w:trPr>
        <w:tc>
          <w:tcPr>
            <w:tcW w:w="3119" w:type="dxa"/>
            <w:tcBorders/>
          </w:tcPr>
          <w:p>
            <w:pPr>
              <w:pStyle w:val="Normal1"/>
              <w:spacing w:lineRule="auto" w:line="240"/>
              <w:ind w:firstLine="284" w:end="0"/>
              <w:rPr>
                <w:b/>
                <w:bCs/>
              </w:rPr>
            </w:pPr>
            <w:r>
              <w:rPr>
                <w:b/>
                <w:bCs/>
                <w:lang w:val="en-US"/>
              </w:rPr>
              <w:t>Inversi</w:t>
            </w:r>
            <w:r>
              <w:rPr>
                <w:b/>
                <w:bCs/>
              </w:rPr>
              <w:t>ó</w:t>
            </w:r>
            <w:r>
              <w:rPr>
                <w:b/>
                <w:bCs/>
                <w:lang w:val="en-US"/>
              </w:rPr>
              <w:t>n</w:t>
            </w:r>
          </w:p>
          <w:p>
            <w:pPr>
              <w:pStyle w:val="Normal1"/>
              <w:spacing w:lineRule="auto" w:line="240"/>
              <w:ind w:firstLine="284" w:end="0"/>
              <w:rPr>
                <w:b/>
                <w:bCs/>
              </w:rPr>
            </w:pPr>
            <w:r>
              <w:rPr>
                <w:b/>
                <w:bCs/>
              </w:rPr>
            </w:r>
          </w:p>
        </w:tc>
        <w:tc>
          <w:tcPr>
            <w:tcW w:w="3544" w:type="dxa"/>
            <w:tcBorders/>
          </w:tcPr>
          <w:p>
            <w:pPr>
              <w:pStyle w:val="Normal1"/>
              <w:spacing w:lineRule="auto" w:line="240"/>
              <w:ind w:firstLine="284" w:end="0"/>
              <w:rPr/>
            </w:pPr>
            <w:r>
              <w:rPr/>
              <w:t xml:space="preserve">— </w:t>
            </w:r>
            <w:r>
              <w:rPr/>
              <w:t>инверсия</w:t>
            </w:r>
          </w:p>
          <w:p>
            <w:pPr>
              <w:pStyle w:val="Normal1"/>
              <w:spacing w:lineRule="auto" w:line="240"/>
              <w:ind w:firstLine="284" w:end="0"/>
              <w:rPr/>
            </w:pPr>
            <w:r>
              <w:rPr/>
            </w:r>
          </w:p>
        </w:tc>
      </w:tr>
    </w:tbl>
    <w:p>
      <w:pPr>
        <w:pStyle w:val="Normal1"/>
        <w:spacing w:lineRule="auto" w:line="240"/>
        <w:ind w:firstLine="284" w:end="0"/>
        <w:rPr>
          <w:sz w:val="24"/>
        </w:rPr>
      </w:pPr>
      <w:r>
        <w:rPr>
          <w:sz w:val="24"/>
        </w:rPr>
      </w:r>
    </w:p>
    <w:p>
      <w:pPr>
        <w:pStyle w:val="Normal1"/>
        <w:spacing w:lineRule="auto" w:line="240"/>
        <w:ind w:firstLine="284" w:end="0"/>
        <w:rPr/>
      </w:pPr>
      <w:r>
        <w:rPr>
          <w:sz w:val="24"/>
        </w:rPr>
        <w:t>В испанском языке имеются те же знаки препинания, что и в русском. Однако в отличие от русского языка вопросительный и восклицательный знаки ставятся не только в конце предложения, но и в начале (в перевернутом виде): ¿</w:t>
      </w:r>
      <w:r>
        <w:rPr>
          <w:sz w:val="24"/>
          <w:lang w:val="en-US"/>
        </w:rPr>
        <w:t>Que</w:t>
      </w:r>
      <w:r>
        <w:rPr>
          <w:sz w:val="24"/>
        </w:rPr>
        <w:t xml:space="preserve"> </w:t>
      </w:r>
      <w:r>
        <w:rPr>
          <w:sz w:val="24"/>
          <w:lang w:val="en-US"/>
        </w:rPr>
        <w:t>es</w:t>
      </w:r>
      <w:r>
        <w:rPr>
          <w:sz w:val="24"/>
        </w:rPr>
        <w:t xml:space="preserve"> </w:t>
      </w:r>
      <w:r>
        <w:rPr>
          <w:sz w:val="24"/>
          <w:lang w:val="en-US"/>
        </w:rPr>
        <w:t>Juan</w:t>
      </w:r>
      <w:r>
        <w:rPr>
          <w:sz w:val="24"/>
        </w:rPr>
        <w:t xml:space="preserve">? </w:t>
      </w:r>
      <w:r>
        <w:rPr>
          <w:sz w:val="24"/>
          <w:lang w:val="en-US"/>
        </w:rPr>
        <w:t>¡Viva la libertad!</w:t>
      </w:r>
    </w:p>
    <w:p>
      <w:pPr>
        <w:pStyle w:val="Normal1"/>
        <w:spacing w:lineRule="auto" w:line="240"/>
        <w:ind w:firstLine="284" w:end="0"/>
        <w:rPr>
          <w:sz w:val="24"/>
        </w:rPr>
      </w:pPr>
      <w:r>
        <w:rPr>
          <w:sz w:val="24"/>
        </w:rPr>
        <w:t>Ниже перечисляются правила расстановки знаков препинания.</w:t>
      </w:r>
    </w:p>
    <w:p>
      <w:pPr>
        <w:pStyle w:val="Normal1"/>
        <w:spacing w:lineRule="auto" w:line="240"/>
        <w:ind w:firstLine="284" w:end="0"/>
        <w:rPr>
          <w:sz w:val="24"/>
        </w:rPr>
      </w:pPr>
      <w:r>
        <w:rPr>
          <w:sz w:val="24"/>
        </w:rPr>
      </w:r>
    </w:p>
    <w:p>
      <w:pPr>
        <w:pStyle w:val="Heading3"/>
        <w:ind w:hanging="0" w:start="0"/>
        <w:rPr/>
      </w:pPr>
      <w:bookmarkStart w:id="166" w:name="__RefHeading___Toc1886135"/>
      <w:bookmarkEnd w:id="166"/>
      <w:r>
        <w:rPr/>
        <w:t>§ 111. Употребление точки</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Точка ставится в конце любого законченного повествовательного предложения:</w:t>
      </w:r>
    </w:p>
    <w:p>
      <w:pPr>
        <w:pStyle w:val="Normal1"/>
        <w:spacing w:lineRule="auto" w:line="240"/>
        <w:ind w:firstLine="284" w:end="0"/>
        <w:rPr/>
      </w:pPr>
      <w:r>
        <w:rPr>
          <w:sz w:val="24"/>
          <w:lang w:val="en-US"/>
        </w:rPr>
        <w:t xml:space="preserve">Antes de cruzar la calle me llamaron. Era Andrés. Se acercó aprisa. Tomó aliento. Estaba demacrado. Su frente, sudorosa, más arrugada. </w:t>
      </w:r>
      <w:r>
        <w:rPr>
          <w:sz w:val="24"/>
        </w:rPr>
        <w:t>(</w:t>
      </w:r>
      <w:r>
        <w:rPr>
          <w:sz w:val="24"/>
          <w:lang w:val="en-US"/>
        </w:rPr>
        <w:t>R</w:t>
      </w:r>
      <w:r>
        <w:rPr>
          <w:sz w:val="24"/>
        </w:rPr>
        <w:t xml:space="preserve"> </w:t>
      </w:r>
      <w:r>
        <w:rPr>
          <w:sz w:val="24"/>
          <w:lang w:val="en-US"/>
        </w:rPr>
        <w:t>Rivero</w:t>
      </w:r>
      <w:r>
        <w:rPr>
          <w:sz w:val="24"/>
        </w:rPr>
        <w:t>)</w:t>
      </w:r>
    </w:p>
    <w:p>
      <w:pPr>
        <w:pStyle w:val="Normal1"/>
        <w:spacing w:lineRule="auto" w:line="240"/>
        <w:ind w:firstLine="284" w:end="0"/>
        <w:rPr>
          <w:sz w:val="24"/>
        </w:rPr>
      </w:pPr>
      <w:r>
        <w:rPr>
          <w:sz w:val="24"/>
        </w:rPr>
      </w:r>
    </w:p>
    <w:p>
      <w:pPr>
        <w:pStyle w:val="Heading3"/>
        <w:ind w:hanging="0" w:start="0"/>
        <w:rPr/>
      </w:pPr>
      <w:bookmarkStart w:id="167" w:name="__RefHeading___Toc1886136"/>
      <w:bookmarkEnd w:id="167"/>
      <w:r>
        <w:rPr/>
        <w:t>§ 112. Употребление вопросительного знака</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1. Вопросительный знак ставится в начале и в конце вопроси</w:t>
        <w:softHyphen/>
        <w:t>тельного предложения любого типа:</w:t>
      </w:r>
    </w:p>
    <w:p>
      <w:pPr>
        <w:pStyle w:val="Normal1"/>
        <w:spacing w:lineRule="auto" w:line="240"/>
        <w:ind w:firstLine="284" w:end="0"/>
        <w:rPr>
          <w:sz w:val="24"/>
          <w:lang w:val="en-US"/>
        </w:rPr>
      </w:pPr>
      <w:r>
        <w:rPr>
          <w:sz w:val="24"/>
          <w:lang w:val="en-US"/>
        </w:rPr>
        <w:t xml:space="preserve">— </w:t>
      </w:r>
      <w:r>
        <w:rPr>
          <w:sz w:val="24"/>
          <w:lang w:val="en-US"/>
        </w:rPr>
        <w:t>Ahora dime ¿que hago? ¿Voy a jugarme treinta años así como así? ¿A la suerte de un guajiro? (A. Estorino)</w:t>
      </w:r>
    </w:p>
    <w:p>
      <w:pPr>
        <w:pStyle w:val="Normal1"/>
        <w:spacing w:lineRule="auto" w:line="240"/>
        <w:ind w:firstLine="284" w:end="0"/>
        <w:rPr/>
      </w:pPr>
      <w:r>
        <w:rPr>
          <w:sz w:val="24"/>
          <w:lang w:val="en-US"/>
        </w:rPr>
        <w:t xml:space="preserve">— </w:t>
      </w:r>
      <w:r>
        <w:rPr>
          <w:sz w:val="24"/>
          <w:lang w:val="en-US"/>
        </w:rPr>
        <w:t>Me quedaré aquí un momento — ¿y tú?</w:t>
      </w:r>
    </w:p>
    <w:p>
      <w:pPr>
        <w:pStyle w:val="Normal1"/>
        <w:spacing w:lineRule="auto" w:line="240"/>
        <w:ind w:firstLine="284" w:end="0"/>
        <w:rPr/>
      </w:pPr>
      <w:r>
        <w:rPr>
          <w:sz w:val="24"/>
          <w:lang w:val="en-US"/>
        </w:rPr>
        <w:t>—</w:t>
      </w:r>
      <w:r>
        <w:rPr>
          <w:sz w:val="24"/>
          <w:lang w:val="en-US"/>
        </w:rPr>
        <w:t>También me quedo. (J. G</w:t>
      </w:r>
      <w:r>
        <w:rPr>
          <w:lang w:val="en-US"/>
        </w:rPr>
        <w:t>OYTISOLO</w:t>
      </w:r>
      <w:r>
        <w:rPr>
          <w:sz w:val="24"/>
          <w:lang w:val="en-US"/>
        </w:rPr>
        <w:t>)</w:t>
      </w:r>
    </w:p>
    <w:p>
      <w:pPr>
        <w:pStyle w:val="Normal1"/>
        <w:spacing w:lineRule="auto" w:line="240"/>
        <w:ind w:firstLine="284" w:end="0"/>
        <w:rPr>
          <w:sz w:val="24"/>
          <w:lang w:val="en-US"/>
        </w:rPr>
      </w:pPr>
      <w:r>
        <w:rPr>
          <w:sz w:val="24"/>
          <w:lang w:val="en-US"/>
        </w:rPr>
        <w:t xml:space="preserve">— </w:t>
      </w:r>
      <w:r>
        <w:rPr>
          <w:sz w:val="24"/>
          <w:lang w:val="en-US"/>
        </w:rPr>
        <w:t>Jorge ha vivido también en París — dijo Celia.</w:t>
      </w:r>
    </w:p>
    <w:p>
      <w:pPr>
        <w:pStyle w:val="Normal1"/>
        <w:spacing w:lineRule="auto" w:line="240"/>
        <w:ind w:firstLine="284" w:end="0"/>
        <w:rPr/>
      </w:pPr>
      <w:r>
        <w:rPr>
          <w:sz w:val="24"/>
          <w:lang w:val="en-US"/>
        </w:rPr>
        <w:t xml:space="preserve">— </w:t>
      </w:r>
      <w:r>
        <w:rPr>
          <w:sz w:val="24"/>
          <w:lang w:val="en-US"/>
        </w:rPr>
        <w:t>¿Sí? (J. G</w:t>
      </w:r>
      <w:r>
        <w:rPr>
          <w:lang w:val="en-US"/>
        </w:rPr>
        <w:t>OYTISOLO</w:t>
      </w:r>
      <w:r>
        <w:rPr>
          <w:sz w:val="24"/>
          <w:lang w:val="en-US"/>
        </w:rPr>
        <w:t>)</w:t>
      </w:r>
    </w:p>
    <w:p>
      <w:pPr>
        <w:pStyle w:val="Normal1"/>
        <w:spacing w:lineRule="auto" w:line="240"/>
        <w:ind w:firstLine="284" w:end="0"/>
        <w:rPr>
          <w:sz w:val="24"/>
        </w:rPr>
      </w:pPr>
      <w:r>
        <w:rPr>
          <w:sz w:val="24"/>
        </w:rPr>
        <w:t>Когда вопросительное предложение с вопросительным словом не начинается непосредственно с него, то начальный знак вопроса мо</w:t>
        <w:softHyphen/>
        <w:t>жет ставиться перед вопросительным словом: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Jorge, ¿cuántas horas llevamos ya de camino? </w:t>
      </w:r>
      <w:r>
        <w:rPr>
          <w:sz w:val="24"/>
        </w:rPr>
        <w:t>(</w:t>
      </w:r>
      <w:r>
        <w:rPr>
          <w:sz w:val="24"/>
          <w:lang w:val="en-US"/>
        </w:rPr>
        <w:t>D</w:t>
      </w:r>
      <w:r>
        <w:rPr>
          <w:sz w:val="24"/>
        </w:rPr>
        <w:t xml:space="preserve">. </w:t>
      </w:r>
      <w:r>
        <w:rPr>
          <w:sz w:val="24"/>
          <w:lang w:val="en-US"/>
        </w:rPr>
        <w:t>O</w:t>
      </w:r>
      <w:r>
        <w:rPr>
          <w:lang w:val="en-US"/>
        </w:rPr>
        <w:t>LEMA</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Если подряд перечисляются несколько коротких вопросительных фраз, то с большой буквы начинается только первая фраза: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w:t>
      </w:r>
      <w:r>
        <w:rPr>
          <w:sz w:val="24"/>
        </w:rPr>
        <w:t>На</w:t>
      </w:r>
      <w:r>
        <w:rPr>
          <w:sz w:val="24"/>
          <w:lang w:val="en-US"/>
        </w:rPr>
        <w:t xml:space="preserve"> salido a la calle? ¿está en la escalera? ¿en el portal? </w:t>
      </w:r>
      <w:r>
        <w:rPr>
          <w:sz w:val="24"/>
        </w:rPr>
        <w:t>¿</w:t>
      </w:r>
      <w:r>
        <w:rPr>
          <w:sz w:val="24"/>
          <w:lang w:val="en-US"/>
        </w:rPr>
        <w:t>en</w:t>
      </w:r>
      <w:r>
        <w:rPr>
          <w:sz w:val="24"/>
        </w:rPr>
        <w:t xml:space="preserve"> </w:t>
      </w:r>
      <w:r>
        <w:rPr>
          <w:sz w:val="24"/>
          <w:lang w:val="en-US"/>
        </w:rPr>
        <w:t>donde</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2. Если в повествовательное предложение включается слово или группа слов, объединяемых вопросительной интонацией, то эти слова пишутся со строчной буквы и выделяются вопросительными знаками:</w:t>
      </w:r>
    </w:p>
    <w:p>
      <w:pPr>
        <w:pStyle w:val="Normal1"/>
        <w:spacing w:lineRule="auto" w:line="240"/>
        <w:ind w:firstLine="284" w:end="0"/>
        <w:rPr>
          <w:sz w:val="24"/>
          <w:lang w:val="en-US"/>
        </w:rPr>
      </w:pPr>
      <w:r>
        <w:rPr>
          <w:sz w:val="24"/>
          <w:lang w:val="en-US"/>
        </w:rPr>
        <w:t xml:space="preserve">Ernsto supo que aquel tiempo vendría, pero ¿cuando? </w:t>
      </w:r>
    </w:p>
    <w:p>
      <w:pPr>
        <w:pStyle w:val="Normal1"/>
        <w:spacing w:lineRule="auto" w:line="240"/>
        <w:ind w:firstLine="284" w:end="0"/>
        <w:rPr/>
      </w:pPr>
      <w:r>
        <w:rPr>
          <w:sz w:val="24"/>
          <w:lang w:val="en-US"/>
        </w:rPr>
        <w:t xml:space="preserve">Se veían algunas casuchas pequeñas </w:t>
      </w:r>
      <w:r>
        <w:rPr>
          <w:sz w:val="24"/>
        </w:rPr>
        <w:t>у</w:t>
      </w:r>
      <w:r>
        <w:rPr>
          <w:sz w:val="24"/>
          <w:lang w:val="en-US"/>
        </w:rPr>
        <w:t xml:space="preserve"> ¿eso se llamaba una ciudad?</w:t>
      </w:r>
    </w:p>
    <w:p>
      <w:pPr>
        <w:pStyle w:val="Normal1"/>
        <w:spacing w:lineRule="auto" w:line="240"/>
        <w:ind w:firstLine="284" w:end="0"/>
        <w:rPr>
          <w:sz w:val="24"/>
        </w:rPr>
      </w:pPr>
      <w:r>
        <w:rPr>
          <w:sz w:val="24"/>
        </w:rPr>
        <w:t>3. В испанском языке возможно употребление в начале предло</w:t>
        <w:softHyphen/>
        <w:t>жения вопросительного знака, а в конце того же предложения вос</w:t>
        <w:softHyphen/>
        <w:t>клицательного или наоборот. Это происходит в тех случаях, когда интонации придается одновременно вопросительный и восклица</w:t>
        <w:softHyphen/>
        <w:t>тельный характер:</w:t>
      </w:r>
    </w:p>
    <w:p>
      <w:pPr>
        <w:pStyle w:val="Normal1"/>
        <w:spacing w:lineRule="auto" w:line="240"/>
        <w:ind w:firstLine="284" w:end="0"/>
        <w:rPr>
          <w:sz w:val="24"/>
          <w:lang w:val="en-US"/>
        </w:rPr>
      </w:pPr>
      <w:r>
        <w:rPr>
          <w:sz w:val="24"/>
          <w:lang w:val="en-US"/>
        </w:rPr>
        <w:t xml:space="preserve">¿De dónde vienes, ingrato! </w:t>
      </w:r>
    </w:p>
    <w:p>
      <w:pPr>
        <w:pStyle w:val="Normal1"/>
        <w:spacing w:lineRule="auto" w:line="240"/>
        <w:ind w:firstLine="284" w:end="0"/>
        <w:rPr>
          <w:sz w:val="24"/>
          <w:lang w:val="en-US"/>
        </w:rPr>
      </w:pPr>
      <w:r>
        <w:rPr>
          <w:sz w:val="24"/>
          <w:lang w:val="en-US"/>
        </w:rPr>
        <w:t xml:space="preserve">¿Por qué te riñen, hombre! </w:t>
      </w:r>
    </w:p>
    <w:p>
      <w:pPr>
        <w:pStyle w:val="Normal1"/>
        <w:spacing w:lineRule="auto" w:line="240"/>
        <w:ind w:firstLine="284" w:end="0"/>
        <w:rPr/>
      </w:pPr>
      <w:r>
        <w:rPr>
          <w:sz w:val="24"/>
          <w:lang w:val="en-US"/>
        </w:rPr>
        <w:t xml:space="preserve">¿Después de tanto trabajar, ¿no habrá recompensa para mí? </w:t>
      </w:r>
      <w:r>
        <w:rPr>
          <w:sz w:val="24"/>
        </w:rPr>
        <w:t>(</w:t>
      </w:r>
      <w:r>
        <w:rPr>
          <w:sz w:val="24"/>
          <w:lang w:val="en-US"/>
        </w:rPr>
        <w:t>F</w:t>
      </w:r>
      <w:r>
        <w:rPr>
          <w:sz w:val="24"/>
        </w:rPr>
        <w:t xml:space="preserve">. </w:t>
      </w:r>
      <w:r>
        <w:rPr>
          <w:sz w:val="24"/>
          <w:lang w:val="en-US"/>
        </w:rPr>
        <w:t>S</w:t>
      </w:r>
      <w:r>
        <w:rPr>
          <w:lang w:val="en-US"/>
        </w:rPr>
        <w:t>ANTANO</w:t>
      </w:r>
      <w:r>
        <w:rPr>
          <w:sz w:val="24"/>
        </w:rPr>
        <w:t>)</w:t>
      </w:r>
    </w:p>
    <w:p>
      <w:pPr>
        <w:pStyle w:val="Normal1"/>
        <w:spacing w:lineRule="auto" w:line="240"/>
        <w:ind w:firstLine="284" w:end="0"/>
        <w:rPr>
          <w:sz w:val="24"/>
        </w:rPr>
      </w:pPr>
      <w:r>
        <w:rPr>
          <w:sz w:val="24"/>
        </w:rPr>
      </w:r>
    </w:p>
    <w:p>
      <w:pPr>
        <w:pStyle w:val="Heading3"/>
        <w:ind w:hanging="0" w:start="0"/>
        <w:rPr/>
      </w:pPr>
      <w:bookmarkStart w:id="168" w:name="__RefHeading___Toc1886137"/>
      <w:bookmarkEnd w:id="168"/>
      <w:r>
        <w:rPr/>
        <w:t>§ 113. Употребление восклицательного знака</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1. Восклицательный знак ставится в начале и в конце восклица</w:t>
        <w:softHyphen/>
        <w:t>тельного предложения любого типа:</w:t>
      </w:r>
    </w:p>
    <w:p>
      <w:pPr>
        <w:pStyle w:val="Normal1"/>
        <w:spacing w:lineRule="auto" w:line="240"/>
        <w:ind w:firstLine="284" w:end="0"/>
        <w:rPr>
          <w:sz w:val="24"/>
          <w:lang w:val="en-US"/>
        </w:rPr>
      </w:pPr>
      <w:r>
        <w:rPr>
          <w:sz w:val="24"/>
          <w:lang w:val="en-US"/>
        </w:rPr>
        <w:t>¡Cuánta dicha!</w:t>
      </w:r>
    </w:p>
    <w:p>
      <w:pPr>
        <w:pStyle w:val="Normal1"/>
        <w:spacing w:lineRule="auto" w:line="240"/>
        <w:ind w:firstLine="284" w:end="0"/>
        <w:rPr>
          <w:sz w:val="24"/>
          <w:lang w:val="en-US"/>
        </w:rPr>
      </w:pPr>
      <w:r>
        <w:rPr>
          <w:sz w:val="24"/>
          <w:lang w:val="en-US"/>
        </w:rPr>
        <w:t>¡Hombre!</w:t>
      </w:r>
    </w:p>
    <w:p>
      <w:pPr>
        <w:pStyle w:val="Normal1"/>
        <w:spacing w:lineRule="auto" w:line="240"/>
        <w:ind w:firstLine="284" w:end="0"/>
        <w:rPr/>
      </w:pPr>
      <w:r>
        <w:rPr>
          <w:sz w:val="24"/>
          <w:lang w:val="en-US"/>
        </w:rPr>
        <w:t>¡</w:t>
      </w:r>
      <w:r>
        <w:rPr>
          <w:sz w:val="24"/>
        </w:rPr>
        <w:t>А</w:t>
      </w:r>
      <w:r>
        <w:rPr>
          <w:sz w:val="24"/>
          <w:lang w:val="en-US"/>
        </w:rPr>
        <w:t xml:space="preserve">1 arma! ¡al arma! ¡mueran los carlistas! (J. </w:t>
      </w:r>
      <w:r>
        <w:rPr>
          <w:lang w:val="en-US"/>
        </w:rPr>
        <w:t>DE</w:t>
      </w:r>
      <w:r>
        <w:rPr>
          <w:sz w:val="24"/>
          <w:lang w:val="en-US"/>
        </w:rPr>
        <w:t xml:space="preserve"> E</w:t>
      </w:r>
      <w:r>
        <w:rPr>
          <w:lang w:val="en-US"/>
        </w:rPr>
        <w:t>SPRONCEDA</w:t>
      </w:r>
      <w:r>
        <w:rPr>
          <w:sz w:val="24"/>
          <w:lang w:val="en-US"/>
        </w:rPr>
        <w:t>)</w:t>
      </w:r>
    </w:p>
    <w:p>
      <w:pPr>
        <w:pStyle w:val="Normal1"/>
        <w:spacing w:lineRule="auto" w:line="240"/>
        <w:ind w:firstLine="284" w:end="0"/>
        <w:rPr/>
      </w:pPr>
      <w:r>
        <w:rPr>
          <w:sz w:val="24"/>
          <w:lang w:val="en-US"/>
        </w:rPr>
        <w:t xml:space="preserve">¿Hay más desgracias? ¡Santo cielo! ¡Sí, las hay para mí, infeliz! (J. </w:t>
      </w:r>
      <w:r>
        <w:rPr>
          <w:lang w:val="en-US"/>
        </w:rPr>
        <w:t>DE</w:t>
      </w:r>
      <w:r>
        <w:rPr>
          <w:sz w:val="24"/>
          <w:lang w:val="en-US"/>
        </w:rPr>
        <w:t xml:space="preserve"> L</w:t>
      </w:r>
      <w:r>
        <w:rPr>
          <w:lang w:val="en-US"/>
        </w:rPr>
        <w:t>ARRA</w:t>
      </w:r>
      <w:r>
        <w:rPr>
          <w:sz w:val="24"/>
          <w:lang w:val="en-US"/>
        </w:rPr>
        <w:t>)</w:t>
      </w:r>
    </w:p>
    <w:p>
      <w:pPr>
        <w:pStyle w:val="Normal1"/>
        <w:spacing w:lineRule="auto" w:line="240"/>
        <w:ind w:firstLine="284" w:end="0"/>
        <w:rPr>
          <w:sz w:val="24"/>
        </w:rPr>
      </w:pPr>
      <w:r>
        <w:rPr>
          <w:sz w:val="24"/>
        </w:rPr>
        <w:t>2. Восклицательными знаками выделяются произносимые с вос</w:t>
        <w:softHyphen/>
        <w:t>клицательной интонацией слова и группы слов, которые включают</w:t>
        <w:softHyphen/>
        <w:t>ся в состав предложений:</w:t>
      </w:r>
    </w:p>
    <w:p>
      <w:pPr>
        <w:pStyle w:val="Normal1"/>
        <w:spacing w:lineRule="auto" w:line="240"/>
        <w:ind w:firstLine="284" w:end="0"/>
        <w:rPr>
          <w:sz w:val="24"/>
          <w:lang w:val="en-US"/>
        </w:rPr>
      </w:pPr>
      <w:r>
        <w:rPr>
          <w:sz w:val="24"/>
          <w:lang w:val="en-US"/>
        </w:rPr>
        <w:t>Juan se fue al teatro, pero ¡qué estupidez! no había tomado consigo las entradas.</w:t>
      </w:r>
    </w:p>
    <w:p>
      <w:pPr>
        <w:pStyle w:val="Normal1"/>
        <w:spacing w:lineRule="auto" w:line="240"/>
        <w:ind w:firstLine="284" w:end="0"/>
        <w:rPr>
          <w:sz w:val="24"/>
          <w:lang w:val="en-US"/>
        </w:rPr>
      </w:pPr>
      <w:r>
        <w:rPr>
          <w:sz w:val="24"/>
          <w:lang w:val="en-US"/>
        </w:rPr>
      </w:r>
    </w:p>
    <w:p>
      <w:pPr>
        <w:pStyle w:val="Heading3"/>
        <w:ind w:hanging="0" w:start="0"/>
        <w:rPr/>
      </w:pPr>
      <w:bookmarkStart w:id="169" w:name="__RefHeading___Toc1886138"/>
      <w:bookmarkEnd w:id="169"/>
      <w:r>
        <w:rPr/>
        <w:t>§ 114. Употребление запятой</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Ниже будут приведены наиболее характерные случаи употребле</w:t>
        <w:softHyphen/>
        <w:t>ния запятой.</w:t>
      </w:r>
    </w:p>
    <w:p>
      <w:pPr>
        <w:pStyle w:val="Normal1"/>
        <w:spacing w:lineRule="auto" w:line="240"/>
        <w:ind w:firstLine="284" w:end="0"/>
        <w:rPr/>
      </w:pPr>
      <w:r>
        <w:rPr>
          <w:sz w:val="24"/>
        </w:rPr>
        <w:t xml:space="preserve">1. Запятая ставится при   </w:t>
      </w:r>
      <w:r>
        <w:rPr>
          <w:spacing w:val="20"/>
          <w:sz w:val="24"/>
        </w:rPr>
        <w:t>перечислении</w:t>
      </w:r>
      <w:r>
        <w:rPr>
          <w:sz w:val="24"/>
        </w:rPr>
        <w:t xml:space="preserve">  между однородны</w:t>
        <w:softHyphen/>
        <w:t xml:space="preserve">ми членами предложения, если они не соединены союзами: </w:t>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t xml:space="preserve">Las uvas, las manzanas, las peras </w:t>
      </w:r>
      <w:r>
        <w:rPr>
          <w:sz w:val="24"/>
        </w:rPr>
        <w:t>у</w:t>
      </w:r>
      <w:r>
        <w:rPr>
          <w:sz w:val="24"/>
          <w:lang w:val="en-US"/>
        </w:rPr>
        <w:t xml:space="preserve"> los melocotones son frutas muy sabrosas.</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Как и в русском языке, между двумя однородными членами, со</w:t>
        <w:softHyphen/>
        <w:t>единенными союзом, запятая не ставится:</w:t>
      </w:r>
    </w:p>
    <w:p>
      <w:pPr>
        <w:pStyle w:val="Normal1"/>
        <w:spacing w:lineRule="auto" w:line="240"/>
        <w:ind w:firstLine="284" w:end="0"/>
        <w:rPr/>
      </w:pPr>
      <w:r>
        <w:rPr>
          <w:sz w:val="24"/>
          <w:lang w:val="en-US"/>
        </w:rPr>
        <w:t xml:space="preserve">Era un mancebo galán, de blancas manos </w:t>
      </w:r>
      <w:r>
        <w:rPr>
          <w:sz w:val="24"/>
        </w:rPr>
        <w:t>у</w:t>
      </w:r>
      <w:r>
        <w:rPr>
          <w:sz w:val="24"/>
          <w:lang w:val="en-US"/>
        </w:rPr>
        <w:t xml:space="preserve"> rizos cabellos, de voz meliflua </w:t>
      </w:r>
      <w:r>
        <w:rPr>
          <w:sz w:val="24"/>
        </w:rPr>
        <w:t>у</w:t>
      </w:r>
      <w:r>
        <w:rPr>
          <w:sz w:val="24"/>
          <w:lang w:val="en-US"/>
        </w:rPr>
        <w:t xml:space="preserve"> de muy dulces palabras. </w:t>
      </w:r>
      <w:r>
        <w:rPr>
          <w:sz w:val="24"/>
        </w:rPr>
        <w:t>(С</w:t>
      </w:r>
      <w:r>
        <w:rPr>
          <w:lang w:val="en-US"/>
        </w:rPr>
        <w:t>ERVANTES</w:t>
      </w:r>
      <w:r>
        <w:rPr>
          <w:sz w:val="24"/>
        </w:rPr>
        <w:t>)</w:t>
      </w:r>
    </w:p>
    <w:p>
      <w:pPr>
        <w:pStyle w:val="Normal1"/>
        <w:spacing w:lineRule="auto" w:line="240"/>
        <w:ind w:firstLine="284" w:end="0"/>
        <w:rPr/>
      </w:pPr>
      <w:r>
        <w:rPr>
          <w:sz w:val="24"/>
        </w:rPr>
        <w:t xml:space="preserve">Если же </w:t>
      </w:r>
      <w:r>
        <w:rPr>
          <w:spacing w:val="20"/>
          <w:sz w:val="24"/>
        </w:rPr>
        <w:t>три</w:t>
      </w:r>
      <w:r>
        <w:rPr>
          <w:sz w:val="24"/>
        </w:rPr>
        <w:t xml:space="preserve"> слова или более соединяются одинаковыми со</w:t>
        <w:softHyphen/>
        <w:t>юзами, то между этими словами запятая ставится:</w:t>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t xml:space="preserve">Ni debo, ni puedo, ni quiero hacerio. </w:t>
      </w:r>
    </w:p>
    <w:p>
      <w:pPr>
        <w:pStyle w:val="Normal1"/>
        <w:spacing w:lineRule="auto" w:line="240"/>
        <w:ind w:firstLine="284" w:end="0"/>
        <w:rPr/>
      </w:pPr>
      <w:r>
        <w:rPr>
          <w:sz w:val="24"/>
          <w:lang w:val="en-US"/>
        </w:rPr>
        <w:t xml:space="preserve">El hombre lloraha, </w:t>
      </w:r>
      <w:r>
        <w:rPr>
          <w:sz w:val="24"/>
        </w:rPr>
        <w:t>у</w:t>
      </w:r>
      <w:r>
        <w:rPr>
          <w:sz w:val="24"/>
          <w:lang w:val="en-US"/>
        </w:rPr>
        <w:t xml:space="preserve"> reía, </w:t>
      </w:r>
      <w:r>
        <w:rPr>
          <w:sz w:val="24"/>
        </w:rPr>
        <w:t>у</w:t>
      </w:r>
      <w:r>
        <w:rPr>
          <w:sz w:val="24"/>
          <w:lang w:val="en-US"/>
        </w:rPr>
        <w:t xml:space="preserve"> gritaba, todo al mismo tiempo.</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2. Запятой выделяются обращения со всеми относящимися к ним словами (если они есть), независимо от того, стоят ли они в начале, середине или в конце предложения:</w:t>
      </w:r>
    </w:p>
    <w:p>
      <w:pPr>
        <w:pStyle w:val="Normal1"/>
        <w:spacing w:lineRule="auto" w:line="240"/>
        <w:ind w:firstLine="284" w:end="0"/>
        <w:rPr>
          <w:i/>
          <w:i/>
          <w:iCs/>
          <w:sz w:val="24"/>
        </w:rPr>
      </w:pPr>
      <w:r>
        <w:rPr>
          <w:i/>
          <w:iCs/>
          <w:sz w:val="24"/>
        </w:rPr>
      </w:r>
    </w:p>
    <w:p>
      <w:pPr>
        <w:pStyle w:val="Normal1"/>
        <w:spacing w:lineRule="auto" w:line="240"/>
        <w:ind w:firstLine="284" w:end="0"/>
        <w:rPr/>
      </w:pPr>
      <w:r>
        <w:rPr>
          <w:i/>
          <w:iCs/>
          <w:sz w:val="24"/>
          <w:lang w:val="en-US"/>
        </w:rPr>
        <w:t>Pedro</w:t>
      </w:r>
      <w:r>
        <w:rPr>
          <w:sz w:val="24"/>
          <w:lang w:val="en-US"/>
        </w:rPr>
        <w:t>, no puedo negarte la verdad.</w:t>
      </w:r>
    </w:p>
    <w:p>
      <w:pPr>
        <w:pStyle w:val="Normal1"/>
        <w:spacing w:lineRule="auto" w:line="240"/>
        <w:ind w:firstLine="284" w:end="0"/>
        <w:rPr/>
      </w:pPr>
      <w:r>
        <w:rPr>
          <w:sz w:val="24"/>
          <w:lang w:val="en-US"/>
        </w:rPr>
        <w:t xml:space="preserve">Oiga usted, </w:t>
      </w:r>
      <w:r>
        <w:rPr>
          <w:i/>
          <w:iCs/>
          <w:sz w:val="24"/>
          <w:lang w:val="en-US"/>
        </w:rPr>
        <w:t>señor mío</w:t>
      </w:r>
      <w:r>
        <w:rPr>
          <w:sz w:val="24"/>
          <w:lang w:val="en-US"/>
        </w:rPr>
        <w:t>, me parece que ho hay razón para faltarme. (P</w:t>
      </w:r>
      <w:r>
        <w:rPr>
          <w:lang w:val="en-US"/>
        </w:rPr>
        <w:t>ALACIO</w:t>
      </w:r>
      <w:r>
        <w:rPr>
          <w:sz w:val="24"/>
          <w:lang w:val="en-US"/>
        </w:rPr>
        <w:t xml:space="preserve"> V</w:t>
      </w:r>
      <w:r>
        <w:rPr>
          <w:lang w:val="en-US"/>
        </w:rPr>
        <w:t>ALDÉS</w:t>
      </w:r>
      <w:r>
        <w:rPr>
          <w:sz w:val="24"/>
          <w:lang w:val="en-US"/>
        </w:rPr>
        <w:t>)</w:t>
      </w:r>
    </w:p>
    <w:p>
      <w:pPr>
        <w:pStyle w:val="Normal1"/>
        <w:spacing w:lineRule="auto" w:line="240"/>
        <w:ind w:firstLine="284" w:end="0"/>
        <w:rPr/>
      </w:pPr>
      <w:r>
        <w:rPr>
          <w:sz w:val="24"/>
          <w:lang w:val="en-US"/>
        </w:rPr>
        <w:t xml:space="preserve">Estoy a las órdenes de usted, </w:t>
      </w:r>
      <w:r>
        <w:rPr>
          <w:i/>
          <w:iCs/>
          <w:sz w:val="24"/>
          <w:lang w:val="en-US"/>
        </w:rPr>
        <w:t>señor alcalde</w:t>
      </w:r>
      <w:r>
        <w:rPr>
          <w:sz w:val="24"/>
          <w:lang w:val="en-US"/>
        </w:rPr>
        <w:t>. (B</w:t>
      </w:r>
      <w:r>
        <w:rPr>
          <w:lang w:val="en-US"/>
        </w:rPr>
        <w:t>RETON</w:t>
      </w:r>
      <w:r>
        <w:rPr>
          <w:sz w:val="24"/>
          <w:lang w:val="en-US"/>
        </w:rPr>
        <w:t xml:space="preserve"> </w:t>
      </w:r>
      <w:r>
        <w:rPr>
          <w:lang w:val="en-US"/>
        </w:rPr>
        <w:t>DE LOS</w:t>
      </w:r>
      <w:r>
        <w:rPr>
          <w:sz w:val="24"/>
          <w:lang w:val="en-US"/>
        </w:rPr>
        <w:t xml:space="preserve"> H</w:t>
      </w:r>
      <w:r>
        <w:rPr>
          <w:lang w:val="en-US"/>
        </w:rPr>
        <w:t>ERREROS</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3. </w:t>
      </w:r>
      <w:r>
        <w:rPr>
          <w:spacing w:val="34"/>
          <w:sz w:val="24"/>
        </w:rPr>
        <w:t>Приложения</w:t>
      </w:r>
      <w:r>
        <w:rPr>
          <w:sz w:val="24"/>
        </w:rPr>
        <w:t xml:space="preserve"> также выделяются запятой:</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Con todos </w:t>
      </w:r>
      <w:r>
        <w:rPr>
          <w:sz w:val="24"/>
        </w:rPr>
        <w:t>у</w:t>
      </w:r>
      <w:r>
        <w:rPr>
          <w:sz w:val="24"/>
          <w:lang w:val="en-US"/>
        </w:rPr>
        <w:t xml:space="preserve"> para todos — dijo Martí, </w:t>
      </w:r>
      <w:r>
        <w:rPr>
          <w:i/>
          <w:iCs/>
          <w:sz w:val="24"/>
          <w:lang w:val="en-US"/>
        </w:rPr>
        <w:t>el Apostol de la Revolución Cubana</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4. </w:t>
      </w:r>
      <w:r>
        <w:rPr>
          <w:sz w:val="24"/>
        </w:rPr>
        <w:t>Запятыми</w:t>
      </w:r>
      <w:r>
        <w:rPr>
          <w:sz w:val="24"/>
          <w:lang w:val="en-US"/>
        </w:rPr>
        <w:t xml:space="preserve"> </w:t>
      </w:r>
      <w:r>
        <w:rPr>
          <w:sz w:val="24"/>
        </w:rPr>
        <w:t>обычно</w:t>
      </w:r>
      <w:r>
        <w:rPr>
          <w:sz w:val="24"/>
          <w:lang w:val="en-US"/>
        </w:rPr>
        <w:t xml:space="preserve"> </w:t>
      </w:r>
      <w:r>
        <w:rPr>
          <w:sz w:val="24"/>
        </w:rPr>
        <w:t>обособляются</w:t>
      </w:r>
      <w:r>
        <w:rPr>
          <w:sz w:val="24"/>
          <w:lang w:val="en-US"/>
        </w:rPr>
        <w:t xml:space="preserve"> </w:t>
      </w:r>
      <w:r>
        <w:rPr>
          <w:sz w:val="24"/>
        </w:rPr>
        <w:t>вводные</w:t>
      </w:r>
      <w:r>
        <w:rPr>
          <w:sz w:val="24"/>
          <w:lang w:val="en-US"/>
        </w:rPr>
        <w:t xml:space="preserve"> </w:t>
      </w:r>
      <w:r>
        <w:rPr>
          <w:sz w:val="24"/>
        </w:rPr>
        <w:t>слова</w:t>
      </w:r>
      <w:r>
        <w:rPr>
          <w:sz w:val="24"/>
          <w:lang w:val="en-US"/>
        </w:rPr>
        <w:t xml:space="preserve"> </w:t>
      </w:r>
      <w:r>
        <w:rPr>
          <w:sz w:val="24"/>
        </w:rPr>
        <w:t>и</w:t>
      </w:r>
      <w:r>
        <w:rPr>
          <w:sz w:val="24"/>
          <w:lang w:val="en-US"/>
        </w:rPr>
        <w:t xml:space="preserve"> </w:t>
      </w:r>
      <w:r>
        <w:rPr>
          <w:sz w:val="24"/>
        </w:rPr>
        <w:t>обороты</w:t>
      </w:r>
      <w:r>
        <w:rPr>
          <w:sz w:val="24"/>
          <w:lang w:val="en-US"/>
        </w:rPr>
        <w:t xml:space="preserve">, </w:t>
      </w:r>
      <w:r>
        <w:rPr>
          <w:sz w:val="24"/>
        </w:rPr>
        <w:t>наиболее</w:t>
      </w:r>
      <w:r>
        <w:rPr>
          <w:sz w:val="24"/>
          <w:lang w:val="en-US"/>
        </w:rPr>
        <w:t xml:space="preserve"> </w:t>
      </w:r>
      <w:r>
        <w:rPr>
          <w:sz w:val="24"/>
        </w:rPr>
        <w:t>употребительными</w:t>
      </w:r>
      <w:r>
        <w:rPr>
          <w:sz w:val="24"/>
          <w:lang w:val="en-US"/>
        </w:rPr>
        <w:t xml:space="preserve"> </w:t>
      </w:r>
      <w:r>
        <w:rPr>
          <w:sz w:val="24"/>
        </w:rPr>
        <w:t>из</w:t>
      </w:r>
      <w:r>
        <w:rPr>
          <w:sz w:val="24"/>
          <w:lang w:val="en-US"/>
        </w:rPr>
        <w:t xml:space="preserve"> </w:t>
      </w:r>
      <w:r>
        <w:rPr>
          <w:sz w:val="24"/>
        </w:rPr>
        <w:t>которых</w:t>
      </w:r>
      <w:r>
        <w:rPr>
          <w:sz w:val="24"/>
          <w:lang w:val="en-US"/>
        </w:rPr>
        <w:t xml:space="preserve"> </w:t>
      </w:r>
      <w:r>
        <w:rPr>
          <w:sz w:val="24"/>
        </w:rPr>
        <w:t>являются</w:t>
      </w:r>
      <w:r>
        <w:rPr>
          <w:sz w:val="24"/>
          <w:lang w:val="en-US"/>
        </w:rPr>
        <w:t xml:space="preserve">: además, ahora bien, a pesar de, de consecuente, efectivamente, en consecuencia, en efecto, en fin, en resumen, finalmente, no obstante, por el contrario, por lo demás, por descontado, por otra parte, por supuesto, por último, pues bien, sin embargo </w:t>
      </w:r>
      <w:r>
        <w:rPr>
          <w:sz w:val="24"/>
        </w:rPr>
        <w:t>и</w:t>
      </w:r>
      <w:r>
        <w:rPr>
          <w:sz w:val="24"/>
          <w:lang w:val="en-US"/>
        </w:rPr>
        <w:t xml:space="preserve"> </w:t>
      </w:r>
      <w:r>
        <w:rPr>
          <w:sz w:val="24"/>
        </w:rPr>
        <w:t>т</w:t>
      </w:r>
      <w:r>
        <w:rPr>
          <w:sz w:val="24"/>
          <w:lang w:val="en-US"/>
        </w:rPr>
        <w:t>.</w:t>
      </w:r>
      <w:r>
        <w:rPr>
          <w:sz w:val="24"/>
        </w:rPr>
        <w:t>п</w:t>
      </w:r>
      <w:r>
        <w:rPr>
          <w:sz w:val="24"/>
          <w:lang w:val="en-US"/>
        </w:rPr>
        <w:t>.</w:t>
      </w:r>
    </w:p>
    <w:p>
      <w:pPr>
        <w:pStyle w:val="Normal1"/>
        <w:spacing w:lineRule="auto" w:line="240"/>
        <w:ind w:firstLine="284" w:end="0"/>
        <w:rPr/>
      </w:pPr>
      <w:r>
        <w:rPr>
          <w:sz w:val="24"/>
          <w:lang w:val="en-US"/>
        </w:rPr>
        <w:t xml:space="preserve">Además de lo dicho, debemos añadir que Paco tenía un carácter muy pacífico. A </w:t>
      </w:r>
      <w:r>
        <w:rPr>
          <w:i/>
          <w:iCs/>
          <w:sz w:val="24"/>
          <w:lang w:val="en-US"/>
        </w:rPr>
        <w:t>pesar de sus defectos</w:t>
      </w:r>
      <w:r>
        <w:rPr>
          <w:sz w:val="24"/>
          <w:lang w:val="en-US"/>
        </w:rPr>
        <w:t>, era querido por todos.</w:t>
      </w:r>
    </w:p>
    <w:p>
      <w:pPr>
        <w:pStyle w:val="Normal1"/>
        <w:spacing w:lineRule="auto" w:line="240"/>
        <w:ind w:firstLine="284" w:end="0"/>
        <w:rPr/>
      </w:pPr>
      <w:r>
        <w:rPr>
          <w:sz w:val="24"/>
          <w:lang w:val="en-US"/>
        </w:rPr>
        <w:t xml:space="preserve">Enrique estaba dotado, </w:t>
      </w:r>
      <w:r>
        <w:rPr>
          <w:i/>
          <w:iCs/>
          <w:sz w:val="24"/>
          <w:lang w:val="en-US"/>
        </w:rPr>
        <w:t>según se dice en el mundo</w:t>
      </w:r>
      <w:r>
        <w:rPr>
          <w:sz w:val="24"/>
          <w:lang w:val="en-US"/>
        </w:rPr>
        <w:t xml:space="preserve">, de más elevadas miras, de más brillantes cualidades... </w:t>
      </w:r>
      <w:r>
        <w:rPr>
          <w:sz w:val="24"/>
        </w:rPr>
        <w:t>(</w:t>
      </w:r>
      <w:r>
        <w:rPr>
          <w:sz w:val="24"/>
          <w:lang w:val="en-US"/>
        </w:rPr>
        <w:t>M</w:t>
      </w:r>
      <w:r>
        <w:rPr>
          <w:lang w:val="en-US"/>
        </w:rPr>
        <w:t>ESONERO</w:t>
      </w:r>
      <w:r>
        <w:rPr>
          <w:sz w:val="24"/>
        </w:rPr>
        <w:t xml:space="preserve"> </w:t>
      </w:r>
      <w:r>
        <w:rPr>
          <w:sz w:val="24"/>
          <w:lang w:val="en-US"/>
        </w:rPr>
        <w:t>R</w:t>
      </w:r>
      <w:r>
        <w:rPr>
          <w:lang w:val="en-US"/>
        </w:rPr>
        <w:t>OMANOS</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Вводные слова выделяются запятой, даже если они сопровожда</w:t>
        <w:softHyphen/>
        <w:t>ются вопросительными или восклицательными знаками: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Tienes que estarte quieto, ¿</w:t>
      </w:r>
      <w:r>
        <w:rPr>
          <w:i/>
          <w:iCs/>
          <w:sz w:val="24"/>
          <w:lang w:val="en-US"/>
        </w:rPr>
        <w:t>lo oyes bien</w:t>
      </w:r>
      <w:r>
        <w:rPr>
          <w:sz w:val="24"/>
          <w:lang w:val="en-US"/>
        </w:rPr>
        <w:t>?, porque hay enfermos en la casa.</w:t>
      </w:r>
    </w:p>
    <w:p>
      <w:pPr>
        <w:pStyle w:val="Normal1"/>
        <w:spacing w:lineRule="auto" w:line="240"/>
        <w:ind w:firstLine="284" w:end="0"/>
        <w:rPr/>
      </w:pPr>
      <w:r>
        <w:rPr>
          <w:sz w:val="24"/>
          <w:lang w:val="en-US"/>
        </w:rPr>
        <w:t>Y de este modo, ¡</w:t>
      </w:r>
      <w:r>
        <w:rPr>
          <w:i/>
          <w:iCs/>
          <w:sz w:val="24"/>
          <w:lang w:val="en-US"/>
        </w:rPr>
        <w:t>sabes</w:t>
      </w:r>
      <w:r>
        <w:rPr>
          <w:sz w:val="24"/>
          <w:lang w:val="en-US"/>
        </w:rPr>
        <w:t>!, podemos conseguir todo.</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5. Запятые ставятся при </w:t>
      </w:r>
      <w:r>
        <w:rPr>
          <w:spacing w:val="20"/>
          <w:sz w:val="24"/>
        </w:rPr>
        <w:t>обособлении</w:t>
      </w:r>
      <w:r>
        <w:rPr>
          <w:sz w:val="24"/>
        </w:rPr>
        <w:t xml:space="preserve"> абсолютных герундиальных, инфинитивных и причастных оборотов.</w:t>
      </w:r>
    </w:p>
    <w:p>
      <w:pPr>
        <w:pStyle w:val="Normal1"/>
        <w:spacing w:lineRule="auto" w:line="240"/>
        <w:ind w:firstLine="284" w:end="0"/>
        <w:rPr>
          <w:sz w:val="24"/>
        </w:rPr>
      </w:pPr>
      <w:r>
        <w:rPr>
          <w:sz w:val="24"/>
        </w:rPr>
        <w:t>Связные конструкции с инфинитивом и герундием также выде</w:t>
        <w:softHyphen/>
        <w:t>ляются запятыми.</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Viéndome desmontado</w:t>
      </w:r>
      <w:r>
        <w:rPr>
          <w:sz w:val="24"/>
          <w:lang w:val="en-US"/>
        </w:rPr>
        <w:t>, me dirigí a buscar un puesto entre las escoltas de la artillería. (P</w:t>
      </w:r>
      <w:r>
        <w:rPr>
          <w:lang w:val="en-US"/>
        </w:rPr>
        <w:t>ÉREZ</w:t>
      </w:r>
      <w:r>
        <w:rPr>
          <w:sz w:val="24"/>
          <w:lang w:val="en-US"/>
        </w:rPr>
        <w:t xml:space="preserve"> G</w:t>
      </w:r>
      <w:r>
        <w:rPr>
          <w:lang w:val="en-US"/>
        </w:rPr>
        <w:t>ALDÓS</w:t>
      </w:r>
      <w:r>
        <w:rPr>
          <w:sz w:val="24"/>
          <w:lang w:val="en-US"/>
        </w:rPr>
        <w:t>)</w:t>
      </w:r>
    </w:p>
    <w:p>
      <w:pPr>
        <w:pStyle w:val="Normal1"/>
        <w:spacing w:lineRule="auto" w:line="240"/>
        <w:ind w:firstLine="284" w:end="0"/>
        <w:rPr/>
      </w:pPr>
      <w:r>
        <w:rPr>
          <w:i/>
          <w:iCs/>
          <w:sz w:val="24"/>
          <w:lang w:val="en-US"/>
        </w:rPr>
        <w:t>Al dar los primeros pasos</w:t>
      </w:r>
      <w:r>
        <w:rPr>
          <w:sz w:val="24"/>
          <w:lang w:val="en-US"/>
        </w:rPr>
        <w:t>, advertí el extraordinario decaimiento de mis fuerzas fisicas. (P</w:t>
      </w:r>
      <w:r>
        <w:rPr>
          <w:lang w:val="en-US"/>
        </w:rPr>
        <w:t>ÉREZ</w:t>
      </w:r>
      <w:r>
        <w:rPr>
          <w:sz w:val="24"/>
          <w:lang w:val="en-US"/>
        </w:rPr>
        <w:t xml:space="preserve"> G</w:t>
      </w:r>
      <w:r>
        <w:rPr>
          <w:lang w:val="en-US"/>
        </w:rPr>
        <w:t>ALDÓS</w:t>
      </w:r>
      <w:r>
        <w:rPr>
          <w:sz w:val="24"/>
          <w:lang w:val="en-US"/>
        </w:rPr>
        <w:t>)</w:t>
      </w:r>
    </w:p>
    <w:p>
      <w:pPr>
        <w:pStyle w:val="Normal1"/>
        <w:spacing w:lineRule="auto" w:line="240"/>
        <w:ind w:firstLine="284" w:end="0"/>
        <w:rPr/>
      </w:pPr>
      <w:r>
        <w:rPr>
          <w:sz w:val="24"/>
          <w:lang w:val="en-US"/>
        </w:rPr>
        <w:t xml:space="preserve">Los franceses se retiraron, </w:t>
      </w:r>
      <w:r>
        <w:rPr>
          <w:i/>
          <w:iCs/>
          <w:sz w:val="24"/>
          <w:lang w:val="en-US"/>
        </w:rPr>
        <w:t xml:space="preserve">dejándose perseguir </w:t>
      </w:r>
      <w:r>
        <w:rPr>
          <w:i/>
          <w:iCs/>
          <w:sz w:val="24"/>
        </w:rPr>
        <w:t>у</w:t>
      </w:r>
      <w:r>
        <w:rPr>
          <w:i/>
          <w:iCs/>
          <w:sz w:val="24"/>
          <w:lang w:val="en-US"/>
        </w:rPr>
        <w:t xml:space="preserve"> desposicionar por la infantería </w:t>
      </w:r>
      <w:r>
        <w:rPr>
          <w:i/>
          <w:iCs/>
          <w:sz w:val="24"/>
        </w:rPr>
        <w:t>у</w:t>
      </w:r>
      <w:r>
        <w:rPr>
          <w:i/>
          <w:iCs/>
          <w:sz w:val="24"/>
          <w:lang w:val="en-US"/>
        </w:rPr>
        <w:t xml:space="preserve"> caballos de nuestra derecha</w:t>
      </w:r>
      <w:r>
        <w:rPr>
          <w:sz w:val="24"/>
          <w:lang w:val="en-US"/>
        </w:rPr>
        <w:t xml:space="preserve">. </w:t>
      </w:r>
      <w:r>
        <w:rPr>
          <w:sz w:val="24"/>
        </w:rPr>
        <w:t>(</w:t>
      </w:r>
      <w:r>
        <w:rPr>
          <w:sz w:val="24"/>
          <w:lang w:val="en-US"/>
        </w:rPr>
        <w:t>P</w:t>
      </w:r>
      <w:r>
        <w:rPr/>
        <w:t>É</w:t>
      </w:r>
      <w:r>
        <w:rPr>
          <w:lang w:val="en-US"/>
        </w:rPr>
        <w:t>REZ</w:t>
      </w:r>
      <w:r>
        <w:rPr>
          <w:sz w:val="24"/>
        </w:rPr>
        <w:t xml:space="preserve"> </w:t>
      </w:r>
      <w:r>
        <w:rPr>
          <w:sz w:val="24"/>
          <w:lang w:val="en-US"/>
        </w:rPr>
        <w:t>G</w:t>
      </w:r>
      <w:r>
        <w:rPr>
          <w:lang w:val="en-US"/>
        </w:rPr>
        <w:t>ALD</w:t>
      </w:r>
      <w:r>
        <w:rPr/>
        <w:t>Ó</w:t>
      </w:r>
      <w:r>
        <w:rPr>
          <w:lang w:val="en-US"/>
        </w:rPr>
        <w:t>S</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Связный оборот с причастием обособляется запятыми только в том случае, если говорящий уточняет им свое высказывание, вкла</w:t>
        <w:softHyphen/>
        <w:t>дывая в оборот пояснительный смысл:</w:t>
      </w:r>
    </w:p>
    <w:p>
      <w:pPr>
        <w:pStyle w:val="Normal1"/>
        <w:spacing w:lineRule="auto" w:line="240"/>
        <w:ind w:firstLine="284" w:end="0"/>
        <w:rPr>
          <w:i/>
          <w:i/>
          <w:iCs/>
          <w:sz w:val="24"/>
        </w:rPr>
      </w:pPr>
      <w:r>
        <w:rPr>
          <w:i/>
          <w:iCs/>
          <w:sz w:val="24"/>
        </w:rPr>
      </w:r>
    </w:p>
    <w:p>
      <w:pPr>
        <w:pStyle w:val="Normal1"/>
        <w:spacing w:lineRule="auto" w:line="240"/>
        <w:ind w:firstLine="284" w:end="0"/>
        <w:rPr/>
      </w:pPr>
      <w:r>
        <w:rPr>
          <w:i/>
          <w:iCs/>
          <w:sz w:val="24"/>
          <w:lang w:val="en-US"/>
        </w:rPr>
        <w:t>Sorprendido el toro</w:t>
      </w:r>
      <w:r>
        <w:rPr>
          <w:sz w:val="24"/>
          <w:lang w:val="en-US"/>
        </w:rPr>
        <w:t xml:space="preserve">, se revolvió furioso, </w:t>
      </w:r>
      <w:r>
        <w:rPr>
          <w:sz w:val="24"/>
        </w:rPr>
        <w:t>у</w:t>
      </w:r>
      <w:r>
        <w:rPr>
          <w:sz w:val="24"/>
          <w:lang w:val="en-US"/>
        </w:rPr>
        <w:t xml:space="preserve"> se precipitó contra su adversario. (F. C</w:t>
      </w:r>
      <w:r>
        <w:rPr>
          <w:lang w:val="en-US"/>
        </w:rPr>
        <w:t>ABALLERO</w:t>
      </w:r>
      <w:r>
        <w:rPr>
          <w:sz w:val="24"/>
          <w:lang w:val="en-US"/>
        </w:rPr>
        <w:t>)</w:t>
      </w:r>
    </w:p>
    <w:p>
      <w:pPr>
        <w:pStyle w:val="Normal1"/>
        <w:spacing w:lineRule="auto" w:line="240"/>
        <w:ind w:firstLine="284" w:end="0"/>
        <w:rPr/>
      </w:pPr>
      <w:r>
        <w:rPr>
          <w:sz w:val="24"/>
          <w:lang w:val="en-US"/>
        </w:rPr>
        <w:t xml:space="preserve">Le dolían las manos, </w:t>
      </w:r>
      <w:r>
        <w:rPr>
          <w:i/>
          <w:iCs/>
          <w:sz w:val="24"/>
          <w:lang w:val="en-US"/>
        </w:rPr>
        <w:t>abrasadas por el cañón del arma</w:t>
      </w:r>
      <w:r>
        <w:rPr>
          <w:sz w:val="24"/>
          <w:lang w:val="en-US"/>
        </w:rPr>
        <w:t xml:space="preserve">. </w:t>
      </w:r>
      <w:r>
        <w:rPr>
          <w:sz w:val="24"/>
        </w:rPr>
        <w:t>(</w:t>
      </w:r>
      <w:r>
        <w:rPr>
          <w:sz w:val="24"/>
          <w:lang w:val="en-US"/>
        </w:rPr>
        <w:t>N</w:t>
      </w:r>
      <w:r>
        <w:rPr>
          <w:sz w:val="24"/>
        </w:rPr>
        <w:t xml:space="preserve">. </w:t>
      </w:r>
      <w:r>
        <w:rPr>
          <w:sz w:val="24"/>
          <w:lang w:val="en-US"/>
        </w:rPr>
        <w:t>B</w:t>
      </w:r>
      <w:r>
        <w:rPr>
          <w:lang w:val="en-US"/>
        </w:rPr>
        <w:t>ENAVIDES</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6. В некоторых случаях обособленные прилагательные и причастия также выделяются запятыми: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Reforzáronse también los enemigos, y desplegando nueva línea con gente de reserva, avanzaron a la bayoneta, </w:t>
      </w:r>
      <w:r>
        <w:rPr>
          <w:i/>
          <w:iCs/>
          <w:sz w:val="24"/>
          <w:lang w:val="en-US"/>
        </w:rPr>
        <w:t>pujantes, aterradores, irresis-tibles</w:t>
      </w:r>
      <w:r>
        <w:rPr>
          <w:sz w:val="24"/>
          <w:lang w:val="en-US"/>
        </w:rPr>
        <w:t xml:space="preserve">. </w:t>
      </w:r>
      <w:r>
        <w:rPr>
          <w:sz w:val="24"/>
        </w:rPr>
        <w:t>(</w:t>
      </w:r>
      <w:r>
        <w:rPr>
          <w:sz w:val="24"/>
          <w:lang w:val="en-US"/>
        </w:rPr>
        <w:t>P</w:t>
      </w:r>
      <w:r>
        <w:rPr/>
        <w:t>É</w:t>
      </w:r>
      <w:r>
        <w:rPr>
          <w:lang w:val="en-US"/>
        </w:rPr>
        <w:t>REZ</w:t>
      </w:r>
      <w:r>
        <w:rPr>
          <w:sz w:val="24"/>
        </w:rPr>
        <w:t xml:space="preserve"> </w:t>
      </w:r>
      <w:r>
        <w:rPr>
          <w:sz w:val="24"/>
          <w:lang w:val="en-US"/>
        </w:rPr>
        <w:t>G</w:t>
      </w:r>
      <w:r>
        <w:rPr>
          <w:lang w:val="en-US"/>
        </w:rPr>
        <w:t>ALD</w:t>
      </w:r>
      <w:r>
        <w:rPr/>
        <w:t>Ó</w:t>
      </w:r>
      <w:r>
        <w:rPr>
          <w:lang w:val="en-US"/>
        </w:rPr>
        <w:t>S</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7. Запятая ставится для разделения бессоюзных сложносо</w:t>
        <w:softHyphen/>
        <w:t>чиненных предложений:</w:t>
      </w:r>
    </w:p>
    <w:p>
      <w:pPr>
        <w:pStyle w:val="Normal1"/>
        <w:spacing w:lineRule="auto" w:line="240"/>
        <w:ind w:firstLine="284" w:end="0"/>
        <w:rPr>
          <w:sz w:val="24"/>
          <w:lang w:val="en-US"/>
        </w:rPr>
      </w:pPr>
      <w:r>
        <w:rPr>
          <w:sz w:val="24"/>
          <w:lang w:val="en-US"/>
        </w:rPr>
        <w:t>La luna en el mar riela.</w:t>
      </w:r>
    </w:p>
    <w:p>
      <w:pPr>
        <w:pStyle w:val="Normal1"/>
        <w:spacing w:lineRule="auto" w:line="240"/>
        <w:ind w:firstLine="284" w:end="0"/>
        <w:rPr>
          <w:sz w:val="24"/>
          <w:lang w:val="en-US"/>
        </w:rPr>
      </w:pPr>
      <w:r>
        <w:rPr>
          <w:sz w:val="24"/>
          <w:lang w:val="en-US"/>
        </w:rPr>
        <w:t>En la lona gime el viento,</w:t>
      </w:r>
    </w:p>
    <w:p>
      <w:pPr>
        <w:pStyle w:val="Normal1"/>
        <w:spacing w:lineRule="auto" w:line="240"/>
        <w:ind w:firstLine="284" w:end="0"/>
        <w:rPr>
          <w:sz w:val="24"/>
          <w:lang w:val="en-US"/>
        </w:rPr>
      </w:pPr>
      <w:r>
        <w:rPr>
          <w:sz w:val="24"/>
          <w:lang w:val="en-US"/>
        </w:rPr>
        <w:t>Y alza en blando movimiento</w:t>
      </w:r>
    </w:p>
    <w:p>
      <w:pPr>
        <w:pStyle w:val="Normal1"/>
        <w:spacing w:lineRule="auto" w:line="240"/>
        <w:ind w:firstLine="284" w:end="0"/>
        <w:rPr/>
      </w:pPr>
      <w:r>
        <w:rPr>
          <w:sz w:val="24"/>
          <w:lang w:val="en-US"/>
        </w:rPr>
        <w:t xml:space="preserve">Olas de plata y azul, (j. </w:t>
      </w:r>
      <w:r>
        <w:rPr>
          <w:lang w:val="en-US"/>
        </w:rPr>
        <w:t>DE</w:t>
      </w:r>
      <w:r>
        <w:rPr>
          <w:sz w:val="24"/>
          <w:lang w:val="en-US"/>
        </w:rPr>
        <w:t xml:space="preserve"> E</w:t>
      </w:r>
      <w:r>
        <w:rPr>
          <w:lang w:val="en-US"/>
        </w:rPr>
        <w:t>SPRONCEDA</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8.В </w:t>
      </w:r>
      <w:r>
        <w:rPr>
          <w:spacing w:val="20"/>
          <w:sz w:val="24"/>
        </w:rPr>
        <w:t>сложносочиненных</w:t>
      </w:r>
      <w:r>
        <w:rPr>
          <w:sz w:val="24"/>
        </w:rPr>
        <w:t xml:space="preserve"> предложениях, соединенных со</w:t>
        <w:softHyphen/>
        <w:t>юзами, запятая может опускаться или же ставиться перед союзом. В испанской грамматике не установлено на этот счет точных пра</w:t>
        <w:softHyphen/>
        <w:t xml:space="preserve">вил. Грамматисты рекомендуют ставить запятую перед союзами у, о, </w:t>
      </w:r>
      <w:r>
        <w:rPr>
          <w:sz w:val="24"/>
          <w:lang w:val="en-US"/>
        </w:rPr>
        <w:t>ni</w:t>
      </w:r>
      <w:r>
        <w:rPr>
          <w:sz w:val="24"/>
        </w:rPr>
        <w:t xml:space="preserve">, </w:t>
      </w:r>
      <w:r>
        <w:rPr>
          <w:sz w:val="24"/>
          <w:lang w:val="en-US"/>
        </w:rPr>
        <w:t>pero</w:t>
      </w:r>
      <w:r>
        <w:rPr>
          <w:sz w:val="24"/>
        </w:rPr>
        <w:t xml:space="preserve">, </w:t>
      </w:r>
      <w:r>
        <w:rPr>
          <w:sz w:val="24"/>
          <w:lang w:val="en-US"/>
        </w:rPr>
        <w:t>mas</w:t>
      </w:r>
      <w:r>
        <w:rPr>
          <w:sz w:val="24"/>
        </w:rPr>
        <w:t>, если самостоятельные предложения тесно не связа</w:t>
        <w:softHyphen/>
        <w:t>ны по смыслу, или же если они достаточно распространенные:</w:t>
      </w:r>
    </w:p>
    <w:p>
      <w:pPr>
        <w:pStyle w:val="Normal1"/>
        <w:spacing w:lineRule="auto" w:line="240"/>
        <w:ind w:firstLine="284" w:end="0"/>
        <w:rPr>
          <w:sz w:val="24"/>
        </w:rPr>
      </w:pPr>
      <w:r>
        <w:rPr>
          <w:sz w:val="24"/>
        </w:rPr>
        <w:t xml:space="preserve"> </w:t>
      </w:r>
    </w:p>
    <w:p>
      <w:pPr>
        <w:pStyle w:val="Normal1"/>
        <w:spacing w:lineRule="auto" w:line="240"/>
        <w:rPr/>
      </w:pPr>
      <w:r>
        <w:rPr>
          <w:sz w:val="24"/>
        </w:rPr>
        <w:t xml:space="preserve">     </w:t>
      </w:r>
      <w:r>
        <w:rPr>
          <w:sz w:val="24"/>
          <w:lang w:val="en-US"/>
        </w:rPr>
        <w:t>Los zapatos estaban en el suelo y la camisa colgaba del respaldar de la silla. (E. D</w:t>
      </w:r>
      <w:r>
        <w:rPr>
          <w:lang w:val="en-US"/>
        </w:rPr>
        <w:t>ESNOES</w:t>
      </w:r>
      <w:r>
        <w:rPr>
          <w:sz w:val="24"/>
          <w:lang w:val="en-US"/>
        </w:rPr>
        <w:t>)</w:t>
      </w:r>
    </w:p>
    <w:p>
      <w:pPr>
        <w:pStyle w:val="Normal1"/>
        <w:spacing w:lineRule="auto" w:line="240"/>
        <w:ind w:firstLine="284" w:end="0"/>
        <w:rPr/>
      </w:pPr>
      <w:r>
        <w:rPr>
          <w:sz w:val="24"/>
          <w:lang w:val="en-US"/>
        </w:rPr>
        <w:t xml:space="preserve">Ponía especial empeño en cumplir debidamente sus obligaciones, y ello no le resultaba difícil. </w:t>
      </w:r>
      <w:r>
        <w:rPr>
          <w:sz w:val="24"/>
        </w:rPr>
        <w:t>(</w:t>
      </w:r>
      <w:r>
        <w:rPr>
          <w:sz w:val="24"/>
          <w:lang w:val="en-US"/>
        </w:rPr>
        <w:t>J</w:t>
      </w:r>
      <w:r>
        <w:rPr>
          <w:sz w:val="24"/>
        </w:rPr>
        <w:t xml:space="preserve">. </w:t>
      </w:r>
      <w:r>
        <w:rPr>
          <w:sz w:val="24"/>
          <w:lang w:val="en-US"/>
        </w:rPr>
        <w:t>F</w:t>
      </w:r>
      <w:r>
        <w:rPr>
          <w:lang w:val="en-US"/>
        </w:rPr>
        <w:t>LORIANI</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9. В сложноподчиненных предложениях придаточные предложе</w:t>
        <w:softHyphen/>
        <w:t>ния обычно выделяются запятыми:</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Cuando se vio a solas con su madre</w:t>
      </w:r>
      <w:r>
        <w:rPr>
          <w:sz w:val="24"/>
          <w:lang w:val="en-US"/>
        </w:rPr>
        <w:t>, no pudo contenerse más y le abrió el corazón. (J. V</w:t>
      </w:r>
      <w:r>
        <w:rPr>
          <w:lang w:val="en-US"/>
        </w:rPr>
        <w:t>ALERA</w:t>
      </w:r>
      <w:r>
        <w:rPr>
          <w:sz w:val="24"/>
          <w:lang w:val="en-US"/>
        </w:rPr>
        <w:t>)</w:t>
      </w:r>
    </w:p>
    <w:p>
      <w:pPr>
        <w:pStyle w:val="Normal1"/>
        <w:spacing w:lineRule="auto" w:line="240"/>
        <w:ind w:firstLine="284" w:end="0"/>
        <w:rPr/>
      </w:pPr>
      <w:r>
        <w:rPr>
          <w:sz w:val="24"/>
          <w:lang w:val="en-US"/>
        </w:rPr>
        <w:t xml:space="preserve">Pero aquel animal no seguía, </w:t>
      </w:r>
      <w:r>
        <w:rPr>
          <w:i/>
          <w:iCs/>
          <w:sz w:val="24"/>
          <w:lang w:val="en-US"/>
        </w:rPr>
        <w:t>como lo hacen comúnmente los de su especie</w:t>
      </w:r>
      <w:r>
        <w:rPr>
          <w:sz w:val="24"/>
          <w:lang w:val="en-US"/>
        </w:rPr>
        <w:t xml:space="preserve">, el empuje que les da su furioso impetu. </w:t>
      </w:r>
      <w:r>
        <w:rPr>
          <w:sz w:val="24"/>
        </w:rPr>
        <w:t>(</w:t>
      </w:r>
      <w:r>
        <w:rPr>
          <w:sz w:val="24"/>
          <w:lang w:val="en-US"/>
        </w:rPr>
        <w:t>F</w:t>
      </w:r>
      <w:r>
        <w:rPr>
          <w:sz w:val="24"/>
        </w:rPr>
        <w:t xml:space="preserve">. </w:t>
      </w:r>
      <w:r>
        <w:rPr>
          <w:sz w:val="24"/>
          <w:lang w:val="en-US"/>
        </w:rPr>
        <w:t>C</w:t>
      </w:r>
      <w:r>
        <w:rPr>
          <w:lang w:val="en-US"/>
        </w:rPr>
        <w:t>ABALLERO</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rPr>
        <w:t>Если придаточному обстоятельственному предложению предше</w:t>
        <w:softHyphen/>
        <w:t xml:space="preserve">ствует союз </w:t>
      </w:r>
      <w:r>
        <w:rPr>
          <w:b/>
          <w:sz w:val="24"/>
        </w:rPr>
        <w:t>у</w:t>
      </w:r>
      <w:r>
        <w:rPr>
          <w:sz w:val="24"/>
        </w:rPr>
        <w:t xml:space="preserve">, то запятая ставится </w:t>
      </w:r>
      <w:r>
        <w:rPr>
          <w:spacing w:val="32"/>
          <w:sz w:val="24"/>
        </w:rPr>
        <w:t>перед</w:t>
      </w:r>
      <w:r>
        <w:rPr>
          <w:sz w:val="24"/>
        </w:rPr>
        <w:t xml:space="preserve"> ним:</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Esperé unos minutos, </w:t>
      </w:r>
      <w:r>
        <w:rPr>
          <w:sz w:val="24"/>
        </w:rPr>
        <w:t>у</w:t>
      </w:r>
      <w:r>
        <w:rPr>
          <w:sz w:val="24"/>
          <w:lang w:val="en-US"/>
        </w:rPr>
        <w:t xml:space="preserve"> cuando tuve la certeza de que se había ido, abrí la ventana y escudriñé el jardín. </w:t>
      </w:r>
      <w:r>
        <w:rPr>
          <w:sz w:val="24"/>
        </w:rPr>
        <w:t>(</w:t>
      </w:r>
      <w:r>
        <w:rPr>
          <w:sz w:val="24"/>
          <w:lang w:val="en-US"/>
        </w:rPr>
        <w:t>J</w:t>
      </w:r>
      <w:r>
        <w:rPr>
          <w:sz w:val="24"/>
        </w:rPr>
        <w:t xml:space="preserve">. </w:t>
      </w:r>
      <w:r>
        <w:rPr>
          <w:sz w:val="24"/>
          <w:lang w:val="en-US"/>
        </w:rPr>
        <w:t>G</w:t>
      </w:r>
      <w:r>
        <w:rPr>
          <w:lang w:val="en-US"/>
        </w:rPr>
        <w:t>OYTISOLO</w:t>
      </w:r>
      <w:r>
        <w:rPr>
          <w:sz w:val="24"/>
        </w:rPr>
        <w:t>)</w:t>
      </w:r>
    </w:p>
    <w:p>
      <w:pPr>
        <w:pStyle w:val="Normal1"/>
        <w:spacing w:lineRule="auto" w:line="240"/>
        <w:ind w:firstLine="284" w:end="0"/>
        <w:rPr/>
      </w:pPr>
      <w:r>
        <w:rPr>
          <w:sz w:val="24"/>
        </w:rPr>
        <w:t xml:space="preserve">Однако </w:t>
      </w:r>
      <w:r>
        <w:rPr>
          <w:spacing w:val="20"/>
          <w:sz w:val="24"/>
        </w:rPr>
        <w:t>дополнительные и определительные</w:t>
      </w:r>
      <w:r>
        <w:rPr>
          <w:sz w:val="24"/>
        </w:rPr>
        <w:t xml:space="preserve"> </w:t>
      </w:r>
      <w:r>
        <w:rPr>
          <w:spacing w:val="20"/>
          <w:sz w:val="24"/>
        </w:rPr>
        <w:t>ог</w:t>
        <w:softHyphen/>
        <w:t>раничительные</w:t>
      </w:r>
      <w:r>
        <w:rPr>
          <w:sz w:val="24"/>
        </w:rPr>
        <w:t xml:space="preserve"> придаточные предложения (</w:t>
      </w:r>
      <w:r>
        <w:rPr>
          <w:sz w:val="24"/>
          <w:lang w:val="en-US"/>
        </w:rPr>
        <w:t>oraciones</w:t>
      </w:r>
      <w:r>
        <w:rPr>
          <w:sz w:val="24"/>
        </w:rPr>
        <w:t xml:space="preserve"> </w:t>
      </w:r>
      <w:r>
        <w:rPr>
          <w:sz w:val="24"/>
          <w:lang w:val="en-US"/>
        </w:rPr>
        <w:t>espe</w:t>
      </w:r>
      <w:r>
        <w:rPr>
          <w:sz w:val="24"/>
        </w:rPr>
        <w:t>-</w:t>
      </w:r>
      <w:r>
        <w:rPr>
          <w:sz w:val="24"/>
          <w:lang w:val="en-US"/>
        </w:rPr>
        <w:t>cificativas</w:t>
      </w:r>
      <w:r>
        <w:rPr>
          <w:sz w:val="24"/>
        </w:rPr>
        <w:t>), в отличие от правил пунктуации в русском языке, запя</w:t>
        <w:softHyphen/>
        <w:t>тыми не выделяются: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Mi madre en una é</w:t>
      </w:r>
      <w:r>
        <w:rPr>
          <w:sz w:val="24"/>
        </w:rPr>
        <w:t>роса</w:t>
      </w:r>
      <w:r>
        <w:rPr>
          <w:sz w:val="24"/>
          <w:lang w:val="en-US"/>
        </w:rPr>
        <w:t xml:space="preserve"> no queria que yo anduviera contigo... Tú no sabes </w:t>
      </w:r>
      <w:r>
        <w:rPr>
          <w:i/>
          <w:iCs/>
          <w:sz w:val="24"/>
          <w:lang w:val="en-US"/>
        </w:rPr>
        <w:t>cómo los odio</w:t>
      </w:r>
      <w:r>
        <w:rPr>
          <w:sz w:val="24"/>
          <w:lang w:val="en-US"/>
        </w:rPr>
        <w:t>, Sebastiano. (E. D</w:t>
      </w:r>
      <w:r>
        <w:rPr>
          <w:lang w:val="en-US"/>
        </w:rPr>
        <w:t>ESNOES</w:t>
      </w:r>
      <w:r>
        <w:rPr>
          <w:sz w:val="24"/>
          <w:lang w:val="en-US"/>
        </w:rPr>
        <w:t>)</w:t>
      </w:r>
    </w:p>
    <w:p>
      <w:pPr>
        <w:pStyle w:val="Normal1"/>
        <w:spacing w:lineRule="auto" w:line="240"/>
        <w:ind w:firstLine="284" w:end="0"/>
        <w:rPr/>
      </w:pPr>
      <w:r>
        <w:rPr>
          <w:sz w:val="24"/>
          <w:lang w:val="en-US"/>
        </w:rPr>
        <w:t xml:space="preserve">Yo conozco la gente </w:t>
      </w:r>
      <w:r>
        <w:rPr>
          <w:i/>
          <w:iCs/>
          <w:sz w:val="24"/>
          <w:lang w:val="en-US"/>
        </w:rPr>
        <w:t>que hizo dinero allí</w:t>
      </w:r>
      <w:r>
        <w:rPr>
          <w:sz w:val="24"/>
          <w:lang w:val="en-US"/>
        </w:rPr>
        <w:t xml:space="preserve">. </w:t>
      </w:r>
      <w:r>
        <w:rPr>
          <w:sz w:val="24"/>
        </w:rPr>
        <w:t>(</w:t>
      </w:r>
      <w:r>
        <w:rPr>
          <w:sz w:val="24"/>
          <w:lang w:val="en-US"/>
        </w:rPr>
        <w:t>J</w:t>
      </w:r>
      <w:r>
        <w:rPr>
          <w:sz w:val="24"/>
        </w:rPr>
        <w:t>.</w:t>
      </w:r>
      <w:r>
        <w:rPr>
          <w:sz w:val="24"/>
          <w:lang w:val="en-US"/>
        </w:rPr>
        <w:t>F</w:t>
      </w:r>
      <w:r>
        <w:rPr>
          <w:lang w:val="en-US"/>
        </w:rPr>
        <w:t>ARIAS</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Запятыми выделяются некоторые инверсированные части слож</w:t>
        <w:softHyphen/>
        <w:t>ноподчиненных предложений:</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Que saldrá el vapor hoy</w:t>
      </w:r>
      <w:r>
        <w:rPr>
          <w:sz w:val="24"/>
          <w:lang w:val="en-US"/>
        </w:rPr>
        <w:t>, dice el periódico (Ho: Dice el periódico que saldrá el vapor hoy).</w:t>
      </w:r>
    </w:p>
    <w:p>
      <w:pPr>
        <w:pStyle w:val="Normal1"/>
        <w:spacing w:lineRule="auto" w:line="240"/>
        <w:ind w:firstLine="284" w:end="0"/>
        <w:rPr>
          <w:sz w:val="24"/>
          <w:lang w:val="en-US"/>
        </w:rPr>
      </w:pPr>
      <w:r>
        <w:rPr>
          <w:sz w:val="24"/>
          <w:lang w:val="en-US"/>
        </w:rPr>
      </w:r>
    </w:p>
    <w:p>
      <w:pPr>
        <w:pStyle w:val="Heading3"/>
        <w:ind w:hanging="0" w:start="0"/>
        <w:rPr/>
      </w:pPr>
      <w:bookmarkStart w:id="170" w:name="__RefHeading___Toc1886139"/>
      <w:bookmarkEnd w:id="170"/>
      <w:r>
        <w:rPr/>
        <w:t>§ 115. Употребление точки с запятой</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Точка с запятой обычно ставится в следующих случаях:</w:t>
      </w:r>
    </w:p>
    <w:p>
      <w:pPr>
        <w:pStyle w:val="Normal1"/>
        <w:spacing w:lineRule="auto" w:line="240"/>
        <w:ind w:firstLine="284" w:end="0"/>
        <w:rPr/>
      </w:pPr>
      <w:r>
        <w:rPr>
          <w:sz w:val="24"/>
        </w:rPr>
        <w:t xml:space="preserve">1. перед или после распространенных предложений, если они вводятся противительными союзами </w:t>
      </w:r>
      <w:r>
        <w:rPr>
          <w:b/>
          <w:sz w:val="24"/>
          <w:lang w:val="en-US"/>
        </w:rPr>
        <w:t>mas</w:t>
      </w:r>
      <w:r>
        <w:rPr>
          <w:b/>
          <w:sz w:val="24"/>
        </w:rPr>
        <w:t xml:space="preserve">, </w:t>
      </w:r>
      <w:r>
        <w:rPr>
          <w:b/>
          <w:sz w:val="24"/>
          <w:lang w:val="en-US"/>
        </w:rPr>
        <w:t>pero</w:t>
      </w:r>
      <w:r>
        <w:rPr>
          <w:b/>
          <w:sz w:val="24"/>
        </w:rPr>
        <w:t xml:space="preserve">, </w:t>
      </w:r>
      <w:r>
        <w:rPr>
          <w:b/>
          <w:sz w:val="24"/>
          <w:lang w:val="en-US"/>
        </w:rPr>
        <w:t>aunque</w:t>
      </w:r>
      <w:r>
        <w:rPr>
          <w:b/>
          <w:sz w:val="24"/>
        </w:rPr>
        <w:t xml:space="preserve">, </w:t>
      </w:r>
      <w:r>
        <w:rPr>
          <w:b/>
          <w:sz w:val="24"/>
          <w:lang w:val="en-US"/>
        </w:rPr>
        <w:t>sin</w:t>
      </w:r>
      <w:r>
        <w:rPr>
          <w:b/>
          <w:sz w:val="24"/>
        </w:rPr>
        <w:t xml:space="preserve"> </w:t>
      </w:r>
      <w:r>
        <w:rPr>
          <w:b/>
          <w:sz w:val="24"/>
          <w:lang w:val="en-US"/>
        </w:rPr>
        <w:t>embargo</w:t>
      </w:r>
      <w:r>
        <w:rPr>
          <w:b/>
          <w:sz w:val="24"/>
        </w:rPr>
        <w:t xml:space="preserve">, </w:t>
      </w:r>
      <w:r>
        <w:rPr>
          <w:b/>
          <w:sz w:val="24"/>
          <w:lang w:val="en-US"/>
        </w:rPr>
        <w:t>no</w:t>
      </w:r>
      <w:r>
        <w:rPr>
          <w:b/>
          <w:sz w:val="24"/>
        </w:rPr>
        <w:t xml:space="preserve"> </w:t>
      </w:r>
      <w:r>
        <w:rPr>
          <w:b/>
          <w:sz w:val="24"/>
          <w:lang w:val="en-US"/>
        </w:rPr>
        <w:t>obstante</w:t>
      </w:r>
      <w:r>
        <w:rPr>
          <w:b/>
          <w:sz w:val="24"/>
        </w:rPr>
        <w:t xml:space="preserve"> </w:t>
      </w:r>
      <w:r>
        <w:rPr>
          <w:bCs/>
          <w:sz w:val="24"/>
        </w:rPr>
        <w:t>и т.д.</w:t>
      </w:r>
      <w:r>
        <w:rPr>
          <w:b/>
          <w:sz w:val="24"/>
        </w:rPr>
        <w:t>:</w:t>
      </w:r>
    </w:p>
    <w:p>
      <w:pPr>
        <w:pStyle w:val="Normal1"/>
        <w:spacing w:lineRule="auto" w:line="240"/>
        <w:ind w:firstLine="284" w:end="0"/>
        <w:rPr>
          <w:b/>
          <w:sz w:val="24"/>
        </w:rPr>
      </w:pPr>
      <w:r>
        <w:rPr>
          <w:b/>
          <w:sz w:val="24"/>
        </w:rPr>
      </w:r>
    </w:p>
    <w:p>
      <w:pPr>
        <w:pStyle w:val="Normal1"/>
        <w:spacing w:lineRule="auto" w:line="240"/>
        <w:ind w:firstLine="284" w:end="0"/>
        <w:rPr/>
      </w:pPr>
      <w:r>
        <w:rPr>
          <w:sz w:val="24"/>
          <w:lang w:val="en-US"/>
        </w:rPr>
        <w:t xml:space="preserve">Antonio se hizo la cama y después intentó leer una novela de Máximo Gorki; </w:t>
      </w:r>
      <w:r>
        <w:rPr>
          <w:i/>
          <w:iCs/>
          <w:sz w:val="24"/>
          <w:lang w:val="en-US"/>
        </w:rPr>
        <w:t>pero</w:t>
      </w:r>
      <w:r>
        <w:rPr>
          <w:sz w:val="24"/>
          <w:lang w:val="en-US"/>
        </w:rPr>
        <w:t xml:space="preserve"> las oscilaciones de la luz hacían que le bailaran las letras en los ojos. (A</w:t>
      </w:r>
      <w:r>
        <w:rPr>
          <w:lang w:val="en-US"/>
        </w:rPr>
        <w:t>NDRÉS</w:t>
      </w:r>
      <w:r>
        <w:rPr>
          <w:sz w:val="24"/>
          <w:lang w:val="en-US"/>
        </w:rPr>
        <w:t xml:space="preserve"> C</w:t>
      </w:r>
      <w:r>
        <w:rPr>
          <w:lang w:val="en-US"/>
        </w:rPr>
        <w:t xml:space="preserve">ARRANQUE DE   </w:t>
      </w:r>
      <w:r>
        <w:rPr>
          <w:sz w:val="24"/>
          <w:lang w:val="en-US"/>
        </w:rPr>
        <w:t>R</w:t>
      </w:r>
      <w:r>
        <w:rPr>
          <w:lang w:val="en-US"/>
        </w:rPr>
        <w:t>ÍOS</w:t>
      </w:r>
      <w:r>
        <w:rPr>
          <w:sz w:val="24"/>
          <w:lang w:val="en-US"/>
        </w:rPr>
        <w:t>)</w:t>
      </w:r>
    </w:p>
    <w:p>
      <w:pPr>
        <w:pStyle w:val="Normal1"/>
        <w:spacing w:lineRule="auto" w:line="240"/>
        <w:ind w:firstLine="284" w:end="0"/>
        <w:rPr/>
      </w:pPr>
      <w:r>
        <w:rPr>
          <w:sz w:val="24"/>
          <w:lang w:val="en-US"/>
        </w:rPr>
        <w:t xml:space="preserve">Pero mi tío llegó a envanecerse al notar con cuánta admiración se observaba; </w:t>
      </w:r>
      <w:r>
        <w:rPr>
          <w:i/>
          <w:iCs/>
          <w:sz w:val="24"/>
          <w:lang w:val="en-US"/>
        </w:rPr>
        <w:t>pero</w:t>
      </w:r>
      <w:r>
        <w:rPr>
          <w:sz w:val="24"/>
          <w:lang w:val="en-US"/>
        </w:rPr>
        <w:t xml:space="preserve"> yo bien claro comprendí que era de burla. </w:t>
      </w:r>
      <w:r>
        <w:rPr>
          <w:sz w:val="24"/>
        </w:rPr>
        <w:t>(</w:t>
      </w:r>
      <w:r>
        <w:rPr>
          <w:sz w:val="24"/>
          <w:lang w:val="en-US"/>
        </w:rPr>
        <w:t>R</w:t>
      </w:r>
      <w:r>
        <w:rPr>
          <w:sz w:val="24"/>
        </w:rPr>
        <w:t xml:space="preserve">. </w:t>
      </w:r>
      <w:r>
        <w:rPr>
          <w:sz w:val="24"/>
          <w:lang w:val="en-US"/>
        </w:rPr>
        <w:t>Meza</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2. в бессоюзных сложносочиненных предложениях между фра</w:t>
        <w:softHyphen/>
        <w:t>зами, если они значительно распространены:</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Correteaban </w:t>
      </w:r>
      <w:r>
        <w:rPr>
          <w:sz w:val="24"/>
        </w:rPr>
        <w:t>у</w:t>
      </w:r>
      <w:r>
        <w:rPr>
          <w:sz w:val="24"/>
          <w:lang w:val="en-US"/>
        </w:rPr>
        <w:t xml:space="preserve"> </w:t>
      </w:r>
      <w:r>
        <w:rPr>
          <w:sz w:val="24"/>
        </w:rPr>
        <w:t>а</w:t>
      </w:r>
      <w:r>
        <w:rPr>
          <w:sz w:val="24"/>
          <w:lang w:val="en-US"/>
        </w:rPr>
        <w:t xml:space="preserve"> </w:t>
      </w:r>
      <w:r>
        <w:rPr>
          <w:sz w:val="24"/>
        </w:rPr>
        <w:t>ро</w:t>
      </w:r>
      <w:r>
        <w:rPr>
          <w:sz w:val="24"/>
          <w:lang w:val="en-US"/>
        </w:rPr>
        <w:t>r todas partes reses señeras, tratando de salirse del cerco que estrechaban los caballos; se engrillaban, aquí y allá, los toros bravos, ganosos de arremeter; pero las atropelladas se hacían irresistibles por mementos... (R. G</w:t>
      </w:r>
      <w:r>
        <w:rPr>
          <w:lang w:val="en-US"/>
        </w:rPr>
        <w:t>ALLEGOS</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Un clamoreo ensordecedor llenaba el ámbito de la llanura; los mugidos de las vacas que llamaban a sus becerros extraviados y los balidos lastimeros de ellos, buscándolas por entre la barahunda; los bramidos de los padrotes que habían perdido el gobierno de sus rebaños y el cabildeo con que éstos les contestaban; el entrechocar de los cuernos, los crugidos de los recios costillares, la griteria de los vaqueros enronquecidos. </w:t>
      </w:r>
      <w:r>
        <w:rPr>
          <w:sz w:val="24"/>
        </w:rPr>
        <w:t>(</w:t>
      </w:r>
      <w:r>
        <w:rPr>
          <w:sz w:val="24"/>
          <w:lang w:val="en-US"/>
        </w:rPr>
        <w:t>R</w:t>
      </w:r>
      <w:r>
        <w:rPr>
          <w:sz w:val="24"/>
        </w:rPr>
        <w:t xml:space="preserve">. </w:t>
      </w:r>
      <w:r>
        <w:rPr>
          <w:sz w:val="24"/>
          <w:lang w:val="en-US"/>
        </w:rPr>
        <w:t>G</w:t>
      </w:r>
      <w:r>
        <w:rPr>
          <w:lang w:val="en-US"/>
        </w:rPr>
        <w:t>ALLEGOS</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3. в бессоюзных сложносочиненных предложениях между фра</w:t>
        <w:softHyphen/>
        <w:t>зами, если каждая из них передает разнородные по смыслу выска</w:t>
        <w:softHyphen/>
        <w:t>зывания: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Las casitas de pescadores se alineaban, blanqueadas con cal; había barcas varadas en la arena, </w:t>
      </w:r>
      <w:r>
        <w:rPr>
          <w:sz w:val="24"/>
        </w:rPr>
        <w:t>у</w:t>
      </w:r>
      <w:r>
        <w:rPr>
          <w:sz w:val="24"/>
          <w:lang w:val="en-US"/>
        </w:rPr>
        <w:t xml:space="preserve"> los rapaces corrían entre los toldos </w:t>
      </w:r>
      <w:r>
        <w:rPr>
          <w:sz w:val="24"/>
        </w:rPr>
        <w:t>у</w:t>
      </w:r>
      <w:r>
        <w:rPr>
          <w:sz w:val="24"/>
          <w:lang w:val="en-US"/>
        </w:rPr>
        <w:t xml:space="preserve"> guachapeaban por la orilla. (J. G</w:t>
      </w:r>
      <w:r>
        <w:rPr>
          <w:lang w:val="en-US"/>
        </w:rPr>
        <w:t>OYTISOLO</w:t>
      </w:r>
      <w:r>
        <w:rPr>
          <w:sz w:val="24"/>
          <w:lang w:val="en-US"/>
        </w:rPr>
        <w:t>)</w:t>
      </w:r>
    </w:p>
    <w:p>
      <w:pPr>
        <w:pStyle w:val="Normal1"/>
        <w:spacing w:lineRule="auto" w:line="240"/>
        <w:ind w:firstLine="284" w:end="0"/>
        <w:rPr/>
      </w:pPr>
      <w:r>
        <w:rPr>
          <w:sz w:val="24"/>
          <w:lang w:val="en-US"/>
        </w:rPr>
        <w:t xml:space="preserve">Han pasado dos días; el rey se encuentra en su cámara más hosco </w:t>
      </w:r>
      <w:r>
        <w:rPr>
          <w:sz w:val="24"/>
        </w:rPr>
        <w:t>у</w:t>
      </w:r>
      <w:r>
        <w:rPr>
          <w:sz w:val="24"/>
          <w:lang w:val="en-US"/>
        </w:rPr>
        <w:t xml:space="preserve"> torvo que nunca. </w:t>
      </w:r>
      <w:r>
        <w:rPr>
          <w:sz w:val="24"/>
        </w:rPr>
        <w:t>(</w:t>
      </w:r>
      <w:r>
        <w:rPr>
          <w:sz w:val="24"/>
          <w:lang w:val="en-US"/>
        </w:rPr>
        <w:t>B</w:t>
      </w:r>
      <w:r>
        <w:rPr>
          <w:sz w:val="24"/>
        </w:rPr>
        <w:t xml:space="preserve">. </w:t>
      </w:r>
      <w:r>
        <w:rPr>
          <w:sz w:val="24"/>
          <w:lang w:val="en-US"/>
        </w:rPr>
        <w:t>L</w:t>
      </w:r>
      <w:r>
        <w:rPr>
          <w:lang w:val="en-US"/>
        </w:rPr>
        <w:t>ILLO</w:t>
      </w:r>
      <w:r>
        <w:rPr>
          <w:sz w:val="24"/>
        </w:rPr>
        <w:t>)</w:t>
      </w:r>
    </w:p>
    <w:p>
      <w:pPr>
        <w:pStyle w:val="Normal1"/>
        <w:spacing w:lineRule="auto" w:line="240"/>
        <w:ind w:firstLine="284" w:end="0"/>
        <w:rPr>
          <w:sz w:val="24"/>
        </w:rPr>
      </w:pPr>
      <w:r>
        <w:rPr>
          <w:sz w:val="24"/>
        </w:rPr>
      </w:r>
    </w:p>
    <w:p>
      <w:pPr>
        <w:pStyle w:val="Heading3"/>
        <w:ind w:hanging="0" w:start="0"/>
        <w:rPr/>
      </w:pPr>
      <w:bookmarkStart w:id="171" w:name="__RefHeading___Toc1886140"/>
      <w:bookmarkEnd w:id="171"/>
      <w:r>
        <w:rPr/>
        <w:t>§ 116. Употребление двоеточия</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Двоеточие ставится в следующих случаях:</w:t>
      </w:r>
    </w:p>
    <w:p>
      <w:pPr>
        <w:pStyle w:val="Normal1"/>
        <w:spacing w:lineRule="auto" w:line="240"/>
        <w:ind w:firstLine="284" w:end="0"/>
        <w:rPr>
          <w:sz w:val="24"/>
        </w:rPr>
      </w:pPr>
      <w:r>
        <w:rPr>
          <w:sz w:val="24"/>
        </w:rPr>
        <w:t>1. после обобщающего слова, если за ним следуют однородные члены предложения: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Venían </w:t>
      </w:r>
      <w:r>
        <w:rPr>
          <w:i/>
          <w:iCs/>
          <w:sz w:val="24"/>
          <w:lang w:val="en-US"/>
        </w:rPr>
        <w:t>todos</w:t>
      </w:r>
      <w:r>
        <w:rPr>
          <w:sz w:val="24"/>
          <w:lang w:val="en-US"/>
        </w:rPr>
        <w:t>: Balta, Roman, Laura, la americana rubia... (J. G</w:t>
      </w:r>
      <w:r>
        <w:rPr>
          <w:lang w:val="en-US"/>
        </w:rPr>
        <w:t>OYTISOLO</w:t>
      </w:r>
      <w:r>
        <w:rPr>
          <w:sz w:val="24"/>
          <w:lang w:val="en-US"/>
        </w:rPr>
        <w:t xml:space="preserve">) </w:t>
      </w:r>
    </w:p>
    <w:p>
      <w:pPr>
        <w:pStyle w:val="Normal1"/>
        <w:spacing w:lineRule="auto" w:line="240"/>
        <w:ind w:firstLine="284" w:end="0"/>
        <w:rPr/>
      </w:pPr>
      <w:r>
        <w:rPr>
          <w:sz w:val="24"/>
          <w:lang w:val="en-US"/>
        </w:rPr>
        <w:t xml:space="preserve">Sus subordinados llegaban a una </w:t>
      </w:r>
      <w:r>
        <w:rPr>
          <w:i/>
          <w:iCs/>
          <w:sz w:val="24"/>
          <w:lang w:val="en-US"/>
        </w:rPr>
        <w:t>decena</w:t>
      </w:r>
      <w:r>
        <w:rPr>
          <w:sz w:val="24"/>
          <w:lang w:val="en-US"/>
        </w:rPr>
        <w:t xml:space="preserve">: cuatro hombres </w:t>
      </w:r>
      <w:r>
        <w:rPr>
          <w:sz w:val="24"/>
        </w:rPr>
        <w:t>у</w:t>
      </w:r>
      <w:r>
        <w:rPr>
          <w:sz w:val="24"/>
          <w:lang w:val="en-US"/>
        </w:rPr>
        <w:t xml:space="preserve"> ocho gatos. </w:t>
      </w:r>
      <w:r>
        <w:rPr>
          <w:sz w:val="24"/>
        </w:rPr>
        <w:t>(</w:t>
      </w:r>
      <w:r>
        <w:rPr>
          <w:sz w:val="24"/>
          <w:lang w:val="en-US"/>
        </w:rPr>
        <w:t>R</w:t>
      </w:r>
      <w:r>
        <w:rPr>
          <w:sz w:val="24"/>
        </w:rPr>
        <w:t xml:space="preserve">. </w:t>
      </w:r>
      <w:r>
        <w:rPr>
          <w:sz w:val="24"/>
          <w:lang w:val="en-US"/>
        </w:rPr>
        <w:t>M</w:t>
      </w:r>
      <w:r>
        <w:rPr>
          <w:lang w:val="en-US"/>
        </w:rPr>
        <w:t>EZA</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2. в сложносочиненных бессоюзных предложениях перед пред</w:t>
        <w:softHyphen/>
        <w:t>ложением, которое разъясняет или дополняет смысл предыдущего:</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escribiente, obedeciendo, salió </w:t>
      </w:r>
      <w:r>
        <w:rPr>
          <w:sz w:val="24"/>
        </w:rPr>
        <w:t>у</w:t>
      </w:r>
      <w:r>
        <w:rPr>
          <w:sz w:val="24"/>
          <w:lang w:val="en-US"/>
        </w:rPr>
        <w:t xml:space="preserve"> </w:t>
      </w:r>
      <w:r>
        <w:rPr>
          <w:sz w:val="24"/>
        </w:rPr>
        <w:t>а</w:t>
      </w:r>
      <w:r>
        <w:rPr>
          <w:sz w:val="24"/>
          <w:lang w:val="en-US"/>
        </w:rPr>
        <w:t xml:space="preserve"> </w:t>
      </w:r>
      <w:r>
        <w:rPr>
          <w:sz w:val="24"/>
        </w:rPr>
        <w:t>росо</w:t>
      </w:r>
      <w:r>
        <w:rPr>
          <w:sz w:val="24"/>
          <w:lang w:val="en-US"/>
        </w:rPr>
        <w:t xml:space="preserve"> volvió acompañado de un señor algo calvo, grueso </w:t>
      </w:r>
      <w:r>
        <w:rPr>
          <w:sz w:val="24"/>
        </w:rPr>
        <w:t>у</w:t>
      </w:r>
      <w:r>
        <w:rPr>
          <w:sz w:val="24"/>
          <w:lang w:val="en-US"/>
        </w:rPr>
        <w:t xml:space="preserve"> muy canoso: era el oficial. (R. Meza)</w:t>
      </w:r>
    </w:p>
    <w:p>
      <w:pPr>
        <w:pStyle w:val="Normal1"/>
        <w:spacing w:lineRule="auto" w:line="240"/>
        <w:ind w:firstLine="284" w:end="0"/>
        <w:rPr>
          <w:sz w:val="24"/>
          <w:lang w:val="en-US"/>
        </w:rPr>
      </w:pPr>
      <w:r>
        <w:rPr>
          <w:sz w:val="24"/>
          <w:lang w:val="en-US"/>
        </w:rPr>
        <w:t>Hombres, mujeres vuelan al combate;</w:t>
      </w:r>
    </w:p>
    <w:p>
      <w:pPr>
        <w:pStyle w:val="Normal1"/>
        <w:spacing w:lineRule="auto" w:line="240"/>
        <w:ind w:firstLine="284" w:end="0"/>
        <w:rPr>
          <w:sz w:val="24"/>
          <w:lang w:val="en-US"/>
        </w:rPr>
      </w:pPr>
      <w:r>
        <w:rPr>
          <w:sz w:val="24"/>
          <w:lang w:val="en-US"/>
        </w:rPr>
        <w:t>El volcán de sus iras estalló:</w:t>
      </w:r>
    </w:p>
    <w:p>
      <w:pPr>
        <w:pStyle w:val="Normal1"/>
        <w:spacing w:lineRule="auto" w:line="240"/>
        <w:ind w:firstLine="284" w:end="0"/>
        <w:rPr>
          <w:sz w:val="24"/>
          <w:lang w:val="en-US"/>
        </w:rPr>
      </w:pPr>
      <w:r>
        <w:rPr>
          <w:sz w:val="24"/>
          <w:lang w:val="en-US"/>
        </w:rPr>
        <w:t xml:space="preserve">Sin armas van; pero en sus pechos late </w:t>
      </w:r>
    </w:p>
    <w:p>
      <w:pPr>
        <w:pStyle w:val="Normal1"/>
        <w:spacing w:lineRule="auto" w:line="240"/>
        <w:ind w:firstLine="284" w:end="0"/>
        <w:rPr/>
      </w:pPr>
      <w:r>
        <w:rPr>
          <w:sz w:val="24"/>
          <w:lang w:val="en-US"/>
        </w:rPr>
        <w:t xml:space="preserve">Un corazón colérico español. (J. </w:t>
      </w:r>
      <w:r>
        <w:rPr>
          <w:lang w:val="en-US"/>
        </w:rPr>
        <w:t xml:space="preserve">DE </w:t>
      </w:r>
      <w:r>
        <w:rPr>
          <w:sz w:val="24"/>
          <w:lang w:val="en-US"/>
        </w:rPr>
        <w:t>E</w:t>
      </w:r>
      <w:r>
        <w:rPr>
          <w:lang w:val="en-US"/>
        </w:rPr>
        <w:t>SPRONCEDA</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3. </w:t>
      </w:r>
      <w:r>
        <w:rPr>
          <w:sz w:val="24"/>
        </w:rPr>
        <w:t>после</w:t>
      </w:r>
      <w:r>
        <w:rPr>
          <w:sz w:val="24"/>
          <w:lang w:val="en-US"/>
        </w:rPr>
        <w:t xml:space="preserve"> </w:t>
      </w:r>
      <w:r>
        <w:rPr>
          <w:sz w:val="24"/>
        </w:rPr>
        <w:t>оборотов</w:t>
      </w:r>
      <w:r>
        <w:rPr>
          <w:sz w:val="24"/>
          <w:lang w:val="en-US"/>
        </w:rPr>
        <w:t xml:space="preserve"> </w:t>
      </w:r>
      <w:r>
        <w:rPr>
          <w:sz w:val="24"/>
        </w:rPr>
        <w:t>типа</w:t>
      </w:r>
      <w:r>
        <w:rPr>
          <w:sz w:val="24"/>
          <w:lang w:val="en-US"/>
        </w:rPr>
        <w:t xml:space="preserve">: </w:t>
      </w:r>
      <w:r>
        <w:rPr>
          <w:b/>
          <w:sz w:val="24"/>
          <w:lang w:val="en-US"/>
        </w:rPr>
        <w:t>a saber, como sigue, por ejempio, verbigracia</w:t>
      </w:r>
      <w:r>
        <w:rPr>
          <w:sz w:val="24"/>
          <w:lang w:val="en-US"/>
        </w:rPr>
        <w:t xml:space="preserve"> </w:t>
      </w:r>
      <w:r>
        <w:rPr>
          <w:sz w:val="24"/>
        </w:rPr>
        <w:t>и</w:t>
      </w:r>
      <w:r>
        <w:rPr>
          <w:sz w:val="24"/>
          <w:lang w:val="en-US"/>
        </w:rPr>
        <w:t xml:space="preserve"> </w:t>
      </w:r>
      <w:r>
        <w:rPr>
          <w:sz w:val="24"/>
        </w:rPr>
        <w:t>т</w:t>
      </w:r>
      <w:r>
        <w:rPr>
          <w:sz w:val="24"/>
          <w:lang w:val="en-US"/>
        </w:rPr>
        <w:t>.</w:t>
      </w:r>
      <w:r>
        <w:rPr>
          <w:sz w:val="24"/>
        </w:rPr>
        <w:t>п</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lang w:val="en-US"/>
        </w:rPr>
        <w:t xml:space="preserve">Los animales se dividen en seis clases, </w:t>
      </w:r>
      <w:r>
        <w:rPr>
          <w:i/>
          <w:iCs/>
          <w:sz w:val="24"/>
          <w:lang w:val="en-US"/>
        </w:rPr>
        <w:t>a saber</w:t>
      </w:r>
      <w:r>
        <w:rPr>
          <w:sz w:val="24"/>
          <w:lang w:val="en-US"/>
        </w:rPr>
        <w:t>: cuadrúpedos, peces, aves, etc.</w:t>
      </w:r>
    </w:p>
    <w:p>
      <w:pPr>
        <w:pStyle w:val="Normal1"/>
        <w:spacing w:lineRule="auto" w:line="240"/>
        <w:ind w:firstLine="284" w:end="0"/>
        <w:rPr/>
      </w:pPr>
      <w:r>
        <w:rPr>
          <w:sz w:val="24"/>
          <w:lang w:val="en-US"/>
        </w:rPr>
        <w:t xml:space="preserve">La posibilidad </w:t>
      </w:r>
      <w:r>
        <w:rPr>
          <w:sz w:val="24"/>
        </w:rPr>
        <w:t>у</w:t>
      </w:r>
      <w:r>
        <w:rPr>
          <w:sz w:val="24"/>
          <w:lang w:val="en-US"/>
        </w:rPr>
        <w:t xml:space="preserve"> la probabilidad en el pasado </w:t>
      </w:r>
      <w:r>
        <w:rPr>
          <w:sz w:val="24"/>
        </w:rPr>
        <w:t>о</w:t>
      </w:r>
      <w:r>
        <w:rPr>
          <w:sz w:val="24"/>
          <w:lang w:val="en-US"/>
        </w:rPr>
        <w:t xml:space="preserve"> en el future se expresan por medio del futuro hipotético, </w:t>
      </w:r>
      <w:r>
        <w:rPr>
          <w:i/>
          <w:iCs/>
          <w:sz w:val="24"/>
          <w:lang w:val="en-US"/>
        </w:rPr>
        <w:t>por</w:t>
      </w:r>
      <w:r>
        <w:rPr>
          <w:sz w:val="24"/>
          <w:lang w:val="en-US"/>
        </w:rPr>
        <w:t xml:space="preserve"> </w:t>
      </w:r>
      <w:r>
        <w:rPr>
          <w:i/>
          <w:iCs/>
          <w:sz w:val="24"/>
          <w:lang w:val="en-US"/>
        </w:rPr>
        <w:t>ejempio</w:t>
      </w:r>
      <w:r>
        <w:rPr>
          <w:sz w:val="24"/>
          <w:lang w:val="en-US"/>
        </w:rPr>
        <w:t>: serían las siete... (G</w:t>
      </w:r>
      <w:r>
        <w:rPr>
          <w:lang w:val="en-US"/>
        </w:rPr>
        <w:t xml:space="preserve">ILI Y </w:t>
      </w:r>
      <w:r>
        <w:rPr>
          <w:sz w:val="24"/>
          <w:lang w:val="en-US"/>
        </w:rPr>
        <w:t>G</w:t>
      </w:r>
      <w:r>
        <w:rPr>
          <w:lang w:val="en-US"/>
        </w:rPr>
        <w:t>AYA</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 xml:space="preserve">4. в постановлениях, резолюциях, законах после слов </w:t>
      </w:r>
      <w:r>
        <w:rPr>
          <w:b/>
          <w:bCs/>
          <w:sz w:val="24"/>
          <w:lang w:val="en-US"/>
        </w:rPr>
        <w:t>considerando</w:t>
      </w:r>
      <w:r>
        <w:rPr>
          <w:b/>
          <w:bCs/>
          <w:sz w:val="24"/>
        </w:rPr>
        <w:t xml:space="preserve">, </w:t>
      </w:r>
      <w:r>
        <w:rPr>
          <w:b/>
          <w:bCs/>
          <w:sz w:val="24"/>
          <w:lang w:val="en-US"/>
        </w:rPr>
        <w:t>resultando</w:t>
      </w:r>
      <w:r>
        <w:rPr>
          <w:b/>
          <w:bCs/>
          <w:sz w:val="24"/>
        </w:rPr>
        <w:t xml:space="preserve">, </w:t>
      </w:r>
      <w:r>
        <w:rPr>
          <w:b/>
          <w:bCs/>
          <w:sz w:val="24"/>
          <w:lang w:val="en-US"/>
        </w:rPr>
        <w:t>resuelto</w:t>
      </w:r>
      <w:r>
        <w:rPr>
          <w:sz w:val="24"/>
        </w:rPr>
        <w:t xml:space="preserve"> и т.п.:</w:t>
      </w:r>
    </w:p>
    <w:p>
      <w:pPr>
        <w:pStyle w:val="Normal1"/>
        <w:spacing w:lineRule="auto" w:line="240"/>
        <w:ind w:firstLine="284" w:end="0"/>
        <w:rPr/>
      </w:pPr>
      <w:r>
        <w:rPr>
          <w:i/>
          <w:iCs/>
          <w:sz w:val="24"/>
          <w:lang w:val="en-US"/>
        </w:rPr>
        <w:t>Considerando</w:t>
      </w:r>
      <w:r>
        <w:rPr>
          <w:sz w:val="24"/>
          <w:lang w:val="en-US"/>
        </w:rPr>
        <w:t>: Que el artículo 193 del reglamento establece... Osvaldo Dorticós Torrado, Presidente de la Republica de Cuba, Hago Saber:... ("Noticias de Hoy")</w:t>
      </w:r>
    </w:p>
    <w:p>
      <w:pPr>
        <w:pStyle w:val="Normal1"/>
        <w:spacing w:lineRule="auto" w:line="240"/>
        <w:ind w:firstLine="284" w:end="0"/>
        <w:rPr>
          <w:sz w:val="24"/>
        </w:rPr>
      </w:pPr>
      <w:r>
        <w:rPr>
          <w:sz w:val="24"/>
        </w:rPr>
        <w:t>5. в письмах после обращения:</w:t>
      </w:r>
    </w:p>
    <w:p>
      <w:pPr>
        <w:pStyle w:val="Normal1"/>
        <w:spacing w:lineRule="auto" w:line="240"/>
        <w:ind w:firstLine="284" w:end="0"/>
        <w:rPr>
          <w:sz w:val="24"/>
          <w:lang w:val="en-US"/>
        </w:rPr>
      </w:pPr>
      <w:r>
        <w:rPr>
          <w:sz w:val="24"/>
          <w:lang w:val="en-US"/>
        </w:rPr>
        <w:t>Muy señor mío: He recibido su carta...</w:t>
      </w:r>
    </w:p>
    <w:p>
      <w:pPr>
        <w:pStyle w:val="Normal1"/>
        <w:spacing w:lineRule="auto" w:line="240"/>
        <w:ind w:firstLine="284" w:end="0"/>
        <w:rPr/>
      </w:pPr>
      <w:r>
        <w:rPr>
          <w:sz w:val="24"/>
          <w:lang w:val="en-US"/>
        </w:rPr>
        <w:t xml:space="preserve">Querido tío y venerado maestro: Hace cuatro días que llegué con toda felicidad a este lugar de mi nacimiento... </w:t>
      </w:r>
      <w:r>
        <w:rPr>
          <w:sz w:val="24"/>
        </w:rPr>
        <w:t>(</w:t>
      </w:r>
      <w:r>
        <w:rPr>
          <w:sz w:val="24"/>
          <w:lang w:val="en-US"/>
        </w:rPr>
        <w:t>J</w:t>
      </w:r>
      <w:r>
        <w:rPr>
          <w:sz w:val="24"/>
        </w:rPr>
        <w:t xml:space="preserve">. </w:t>
      </w:r>
      <w:r>
        <w:rPr>
          <w:sz w:val="24"/>
          <w:lang w:val="en-US"/>
        </w:rPr>
        <w:t>V</w:t>
      </w:r>
      <w:r>
        <w:rPr>
          <w:lang w:val="en-US"/>
        </w:rPr>
        <w:t>ALERA</w:t>
      </w:r>
      <w:r>
        <w:rPr>
          <w:sz w:val="24"/>
        </w:rPr>
        <w:t>)</w:t>
      </w:r>
    </w:p>
    <w:p>
      <w:pPr>
        <w:pStyle w:val="Normal1"/>
        <w:spacing w:lineRule="auto" w:line="240"/>
        <w:ind w:firstLine="284" w:end="0"/>
        <w:rPr>
          <w:sz w:val="24"/>
        </w:rPr>
      </w:pPr>
      <w:r>
        <w:rPr>
          <w:sz w:val="24"/>
        </w:rPr>
        <w:t>6. после слов, вводящих прямую речь:</w:t>
      </w:r>
    </w:p>
    <w:p>
      <w:pPr>
        <w:pStyle w:val="Normal1"/>
        <w:spacing w:lineRule="auto" w:line="240"/>
        <w:ind w:firstLine="284" w:end="0"/>
        <w:rPr>
          <w:sz w:val="24"/>
          <w:lang w:val="en-US"/>
        </w:rPr>
      </w:pPr>
      <w:r>
        <w:rPr>
          <w:sz w:val="24"/>
          <w:lang w:val="en-US"/>
        </w:rPr>
        <w:t>Su voz fue un susurro:</w:t>
      </w:r>
    </w:p>
    <w:p>
      <w:pPr>
        <w:pStyle w:val="Normal1"/>
        <w:spacing w:lineRule="auto" w:line="240"/>
        <w:ind w:firstLine="284" w:end="0"/>
        <w:rPr/>
      </w:pPr>
      <w:r>
        <w:rPr>
          <w:sz w:val="24"/>
          <w:lang w:val="en-US"/>
        </w:rPr>
        <w:t>—</w:t>
      </w:r>
      <w:r>
        <w:rPr>
          <w:sz w:val="24"/>
          <w:lang w:val="en-US"/>
        </w:rPr>
        <w:t>Sí, mi hijo.Sí, para ti.(D.B</w:t>
      </w:r>
      <w:r>
        <w:rPr>
          <w:lang w:val="en-US"/>
        </w:rPr>
        <w:t>ELMAR</w:t>
      </w:r>
      <w:r>
        <w:rPr>
          <w:sz w:val="24"/>
          <w:lang w:val="en-US"/>
        </w:rPr>
        <w:t>)</w:t>
      </w:r>
    </w:p>
    <w:p>
      <w:pPr>
        <w:pStyle w:val="Normal1"/>
        <w:spacing w:lineRule="auto" w:line="240"/>
        <w:ind w:firstLine="284" w:end="0"/>
        <w:rPr>
          <w:sz w:val="24"/>
          <w:lang w:val="en-US"/>
        </w:rPr>
      </w:pPr>
      <w:r>
        <w:rPr>
          <w:sz w:val="24"/>
          <w:lang w:val="en-US"/>
        </w:rPr>
      </w:r>
    </w:p>
    <w:p>
      <w:pPr>
        <w:pStyle w:val="Heading3"/>
        <w:ind w:hanging="0" w:start="0"/>
        <w:rPr/>
      </w:pPr>
      <w:bookmarkStart w:id="172" w:name="__RefHeading___Toc1886141"/>
      <w:bookmarkEnd w:id="172"/>
      <w:r>
        <w:rPr/>
        <w:t>§ 117. Употребление многоточия</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Многоточие ставится:</w:t>
      </w:r>
    </w:p>
    <w:p>
      <w:pPr>
        <w:pStyle w:val="Normal1"/>
        <w:spacing w:lineRule="auto" w:line="240"/>
        <w:ind w:firstLine="284" w:end="0"/>
        <w:rPr>
          <w:sz w:val="24"/>
        </w:rPr>
      </w:pPr>
      <w:r>
        <w:rPr>
          <w:sz w:val="24"/>
        </w:rPr>
        <w:t>1. после незаконченной фразы или между отдельными членами (или частями) предложения в тех случаях, когда необходимо указать на то, что взволнованность говорящего, обрыв в логическом развитии мысли и т.п. не позволяют закончить начатого высказы</w:t>
        <w:softHyphen/>
        <w:t>вания без значительных пауз:</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 Aquí lo tienes... Tómalo... </w:t>
      </w:r>
      <w:r>
        <w:rPr>
          <w:sz w:val="24"/>
        </w:rPr>
        <w:t>Те</w:t>
      </w:r>
      <w:r>
        <w:rPr>
          <w:sz w:val="24"/>
          <w:lang w:val="en-US"/>
        </w:rPr>
        <w:t xml:space="preserve"> lo regalo... Tuyo es... de balde, enteramente de balde... (A. A</w:t>
      </w:r>
      <w:r>
        <w:rPr>
          <w:lang w:val="en-US"/>
        </w:rPr>
        <w:t>LARCON</w:t>
      </w:r>
      <w:r>
        <w:rPr>
          <w:sz w:val="24"/>
          <w:lang w:val="en-US"/>
        </w:rPr>
        <w:t>)</w:t>
      </w:r>
    </w:p>
    <w:p>
      <w:pPr>
        <w:pStyle w:val="Normal1"/>
        <w:spacing w:lineRule="auto" w:line="240"/>
        <w:ind w:firstLine="284" w:end="0"/>
        <w:rPr/>
      </w:pPr>
      <w:r>
        <w:rPr>
          <w:sz w:val="24"/>
          <w:lang w:val="en-US"/>
        </w:rPr>
        <w:t xml:space="preserve">¡Magnífico!... ¡Se la ha lucido usted, señor conde!... ¡amigo, lo felicito!... ¡pues no sabía yo que poseía usted esa maravillosa facilidad de palabra! </w:t>
      </w:r>
      <w:r>
        <w:rPr>
          <w:sz w:val="24"/>
        </w:rPr>
        <w:t>(</w:t>
      </w:r>
      <w:r>
        <w:rPr>
          <w:sz w:val="24"/>
          <w:lang w:val="en-US"/>
        </w:rPr>
        <w:t>R</w:t>
      </w:r>
      <w:r>
        <w:rPr>
          <w:sz w:val="24"/>
        </w:rPr>
        <w:t xml:space="preserve">. </w:t>
      </w:r>
      <w:r>
        <w:rPr>
          <w:sz w:val="24"/>
          <w:lang w:val="en-US"/>
        </w:rPr>
        <w:t>M</w:t>
      </w:r>
      <w:r>
        <w:rPr>
          <w:lang w:val="en-US"/>
        </w:rPr>
        <w:t>EZA</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2. в цитатах, если они приводятся с пропуском или не с начала предложения:.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Como respuesta a las observaciones hechas a nuestro corresponsal, éste nos dice lo siguiente: "...y también las conquistas logradas por los deportistas en los últimos años muestran la gran fuerza del deporte en el mundo..."              </w:t>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i/>
          <w:sz w:val="22"/>
        </w:rPr>
        <w:t>Примечание.</w:t>
      </w:r>
      <w:r>
        <w:rPr>
          <w:sz w:val="22"/>
        </w:rPr>
        <w:t xml:space="preserve"> В испанском языке, в отличие от русского, после восклицательно</w:t>
        <w:softHyphen/>
        <w:t>го и вопросительного знаков многоточие сохраняется полностью.</w:t>
      </w:r>
    </w:p>
    <w:p>
      <w:pPr>
        <w:pStyle w:val="Normal1"/>
        <w:spacing w:lineRule="auto" w:line="240"/>
        <w:ind w:firstLine="284" w:end="0"/>
        <w:rPr>
          <w:sz w:val="24"/>
        </w:rPr>
      </w:pPr>
      <w:r>
        <w:rPr>
          <w:sz w:val="24"/>
        </w:rPr>
      </w:r>
    </w:p>
    <w:p>
      <w:pPr>
        <w:pStyle w:val="Heading3"/>
        <w:ind w:hanging="0" w:start="0"/>
        <w:rPr/>
      </w:pPr>
      <w:bookmarkStart w:id="173" w:name="__RefHeading___Toc1886142"/>
      <w:bookmarkEnd w:id="173"/>
      <w:r>
        <w:rPr/>
        <w:t>§ 118. Употребление скобок</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1. В скобки заключаются слова, фразы, вводные предложения, цифры, даты и т.п., которые поясняют или дополняют смысл ос</w:t>
        <w:softHyphen/>
        <w:t>новного предложения или его частей, не входя с ними в прямые синтаксические связи:</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Cuando el tren mixto descendiente número 65 (no es precise nombrar la línea) se detuvo en la pequeña estación..., casi todos los viajeros de segunda </w:t>
      </w:r>
      <w:r>
        <w:rPr>
          <w:sz w:val="24"/>
        </w:rPr>
        <w:t>у</w:t>
      </w:r>
      <w:r>
        <w:rPr>
          <w:sz w:val="24"/>
          <w:lang w:val="en-US"/>
        </w:rPr>
        <w:t xml:space="preserve"> primera clase se quedaron durmiendo ... </w:t>
      </w:r>
      <w:r>
        <w:rPr>
          <w:sz w:val="24"/>
        </w:rPr>
        <w:t>(</w:t>
      </w:r>
      <w:r>
        <w:rPr>
          <w:sz w:val="24"/>
          <w:lang w:val="en-US"/>
        </w:rPr>
        <w:t>P</w:t>
      </w:r>
      <w:r>
        <w:rPr/>
        <w:t>É</w:t>
      </w:r>
      <w:r>
        <w:rPr>
          <w:lang w:val="en-US"/>
        </w:rPr>
        <w:t>REZ</w:t>
      </w:r>
      <w:r>
        <w:rPr>
          <w:sz w:val="24"/>
        </w:rPr>
        <w:t xml:space="preserve"> </w:t>
      </w:r>
      <w:r>
        <w:rPr>
          <w:sz w:val="24"/>
          <w:lang w:val="en-US"/>
        </w:rPr>
        <w:t>G</w:t>
      </w:r>
      <w:r>
        <w:rPr>
          <w:lang w:val="en-US"/>
        </w:rPr>
        <w:t>ALD</w:t>
      </w:r>
      <w:r>
        <w:rPr/>
        <w:t>Ó</w:t>
      </w:r>
      <w:r>
        <w:rPr>
          <w:lang w:val="en-US"/>
        </w:rPr>
        <w:t>S</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2. В драматургических произведениях скобками выделяются ав</w:t>
        <w:softHyphen/>
        <w:t>торские ремарки:</w:t>
      </w:r>
    </w:p>
    <w:p>
      <w:pPr>
        <w:pStyle w:val="Normal1"/>
        <w:spacing w:lineRule="auto" w:line="240"/>
        <w:ind w:firstLine="284" w:end="0"/>
        <w:rPr>
          <w:sz w:val="24"/>
        </w:rPr>
      </w:pPr>
      <w:r>
        <w:rPr>
          <w:sz w:val="24"/>
        </w:rPr>
      </w:r>
    </w:p>
    <w:p>
      <w:pPr>
        <w:pStyle w:val="Normal1"/>
        <w:spacing w:lineRule="auto" w:line="240"/>
        <w:ind w:firstLine="284" w:end="0"/>
        <w:rPr/>
      </w:pPr>
      <w:r>
        <w:rPr>
          <w:i/>
          <w:iCs/>
          <w:sz w:val="24"/>
          <w:lang w:val="en-US"/>
        </w:rPr>
        <w:t>Celia</w:t>
      </w:r>
      <w:r>
        <w:rPr>
          <w:sz w:val="24"/>
          <w:lang w:val="en-US"/>
        </w:rPr>
        <w:t xml:space="preserve"> (Al teléfoho). — Oficina del Director... Habia usted con su secretaria... El señor Director no ha llegado. No debe tardar. La cita de us</w:t>
        <w:softHyphen/>
        <w:t xml:space="preserve">ted es para la una </w:t>
      </w:r>
      <w:r>
        <w:rPr>
          <w:sz w:val="24"/>
        </w:rPr>
        <w:t>у</w:t>
      </w:r>
      <w:r>
        <w:rPr>
          <w:sz w:val="24"/>
          <w:lang w:val="en-US"/>
        </w:rPr>
        <w:t xml:space="preserve"> cuarto — </w:t>
      </w:r>
      <w:r>
        <w:rPr>
          <w:sz w:val="24"/>
        </w:rPr>
        <w:t>у</w:t>
      </w:r>
      <w:r>
        <w:rPr>
          <w:sz w:val="24"/>
          <w:lang w:val="en-US"/>
        </w:rPr>
        <w:t xml:space="preserve"> falta un cuarto para la una. Sí para ser-virle. (Cuelga. El teléfono suena inmediatamente). Oficina del Director... </w:t>
      </w:r>
      <w:r>
        <w:rPr>
          <w:sz w:val="24"/>
        </w:rPr>
        <w:t>(</w:t>
      </w:r>
      <w:r>
        <w:rPr>
          <w:sz w:val="24"/>
          <w:lang w:val="en-US"/>
        </w:rPr>
        <w:t>S</w:t>
      </w:r>
      <w:r>
        <w:rPr>
          <w:sz w:val="24"/>
        </w:rPr>
        <w:t>.</w:t>
      </w:r>
      <w:r>
        <w:rPr>
          <w:sz w:val="24"/>
          <w:lang w:val="en-US"/>
        </w:rPr>
        <w:t>N</w:t>
      </w:r>
      <w:r>
        <w:rPr>
          <w:lang w:val="en-US"/>
        </w:rPr>
        <w:t>OVO</w:t>
      </w:r>
      <w:r>
        <w:rPr>
          <w:sz w:val="24"/>
        </w:rPr>
        <w:t>)</w:t>
      </w:r>
    </w:p>
    <w:p>
      <w:pPr>
        <w:pStyle w:val="Normal1"/>
        <w:spacing w:lineRule="auto" w:line="240"/>
        <w:ind w:firstLine="284" w:end="0"/>
        <w:rPr>
          <w:sz w:val="24"/>
        </w:rPr>
      </w:pPr>
      <w:r>
        <w:rPr>
          <w:sz w:val="24"/>
        </w:rPr>
      </w:r>
    </w:p>
    <w:p>
      <w:pPr>
        <w:pStyle w:val="Heading3"/>
        <w:ind w:hanging="0" w:start="0"/>
        <w:rPr/>
      </w:pPr>
      <w:bookmarkStart w:id="174" w:name="__RefHeading___Toc1886143"/>
      <w:bookmarkEnd w:id="174"/>
      <w:r>
        <w:rPr/>
        <w:t>§ 119. Употребление кавычек</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В кавычки заключаются:</w:t>
      </w:r>
    </w:p>
    <w:p>
      <w:pPr>
        <w:pStyle w:val="Normal1"/>
        <w:spacing w:lineRule="auto" w:line="240"/>
        <w:ind w:firstLine="284" w:end="0"/>
        <w:rPr>
          <w:sz w:val="24"/>
        </w:rPr>
      </w:pPr>
      <w:r>
        <w:rPr>
          <w:sz w:val="24"/>
        </w:rPr>
        <w:t>1. цитируемые слова, предложения и высказывания любого автора:</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A Fidel le pertenecen las palabras "La historia me absolverá".</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2. названия книг, газет, журналов, статей и т.п.:</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Sentado ante la mesa del amplio vestíbule, el Rulo lee "La Voz". </w:t>
      </w:r>
      <w:r>
        <w:rPr>
          <w:sz w:val="24"/>
        </w:rPr>
        <w:t>(</w:t>
      </w:r>
      <w:r>
        <w:rPr>
          <w:sz w:val="24"/>
          <w:lang w:val="en-US"/>
        </w:rPr>
        <w:t>R</w:t>
      </w:r>
      <w:r>
        <w:rPr>
          <w:sz w:val="24"/>
        </w:rPr>
        <w:t xml:space="preserve">. </w:t>
      </w:r>
      <w:r>
        <w:rPr>
          <w:sz w:val="24"/>
          <w:lang w:val="en-US"/>
        </w:rPr>
        <w:t>L</w:t>
      </w:r>
      <w:r>
        <w:rPr>
          <w:lang w:val="en-US"/>
        </w:rPr>
        <w:t>ARRA</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3. слова и выражения, употребляемые автором в особом значе</w:t>
        <w:softHyphen/>
        <w:t>нии, жаргонные слова, варваризмы, архаизмы и т.п.:</w:t>
      </w:r>
    </w:p>
    <w:p>
      <w:pPr>
        <w:pStyle w:val="Normal1"/>
        <w:spacing w:lineRule="auto" w:line="240"/>
        <w:ind w:firstLine="284" w:end="0"/>
        <w:rPr/>
      </w:pPr>
      <w:r>
        <w:rPr>
          <w:sz w:val="24"/>
          <w:lang w:val="en-US"/>
        </w:rPr>
        <w:t>Allí se albergaban los vagos crónicos, los borrachos, los llamados "crotos". (R. L</w:t>
      </w:r>
      <w:r>
        <w:rPr>
          <w:lang w:val="en-US"/>
        </w:rPr>
        <w:t>ARRA</w:t>
      </w:r>
      <w:r>
        <w:rPr>
          <w:sz w:val="24"/>
          <w:lang w:val="en-US"/>
        </w:rPr>
        <w:t>)</w:t>
      </w:r>
    </w:p>
    <w:p>
      <w:pPr>
        <w:pStyle w:val="Normal1"/>
        <w:spacing w:lineRule="auto" w:line="240"/>
        <w:ind w:firstLine="284" w:end="0"/>
        <w:rPr/>
      </w:pPr>
      <w:r>
        <w:rPr>
          <w:sz w:val="24"/>
          <w:lang w:val="en-US"/>
        </w:rPr>
        <w:t xml:space="preserve">Apenas se introducian los tachos, se abalanzaba la tropilla de mugrientos a disputarse la "tumba". </w:t>
      </w:r>
      <w:r>
        <w:rPr>
          <w:sz w:val="24"/>
        </w:rPr>
        <w:t>(</w:t>
      </w:r>
      <w:r>
        <w:rPr>
          <w:sz w:val="24"/>
          <w:lang w:val="en-US"/>
        </w:rPr>
        <w:t>R</w:t>
      </w:r>
      <w:r>
        <w:rPr>
          <w:sz w:val="24"/>
        </w:rPr>
        <w:t xml:space="preserve">. </w:t>
      </w:r>
      <w:r>
        <w:rPr>
          <w:sz w:val="24"/>
          <w:lang w:val="en-US"/>
        </w:rPr>
        <w:t>L</w:t>
      </w:r>
      <w:r>
        <w:rPr>
          <w:lang w:val="en-US"/>
        </w:rPr>
        <w:t>ARRA</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В испанской печати кавычки типа «» неупотребительны.</w:t>
      </w:r>
    </w:p>
    <w:p>
      <w:pPr>
        <w:pStyle w:val="Normal1"/>
        <w:spacing w:lineRule="auto" w:line="240"/>
        <w:ind w:firstLine="284" w:end="0"/>
        <w:rPr>
          <w:sz w:val="24"/>
        </w:rPr>
      </w:pPr>
      <w:r>
        <w:rPr>
          <w:sz w:val="24"/>
        </w:rPr>
      </w:r>
    </w:p>
    <w:p>
      <w:pPr>
        <w:pStyle w:val="Heading3"/>
        <w:ind w:hanging="0" w:start="0"/>
        <w:rPr/>
      </w:pPr>
      <w:bookmarkStart w:id="175" w:name="__RefHeading___Toc1886144"/>
      <w:bookmarkEnd w:id="175"/>
      <w:r>
        <w:rPr/>
        <w:t>§ 120. Употребление тире</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Тире ставится в следующих случаях:</w:t>
      </w:r>
    </w:p>
    <w:p>
      <w:pPr>
        <w:pStyle w:val="Normal1"/>
        <w:spacing w:lineRule="auto" w:line="240"/>
        <w:ind w:firstLine="284" w:end="0"/>
        <w:rPr>
          <w:sz w:val="24"/>
        </w:rPr>
      </w:pPr>
      <w:r>
        <w:rPr>
          <w:sz w:val="24"/>
        </w:rPr>
        <w:t>1. при передаче прямой речи:</w:t>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t>Sonreí, apretándome el vientre:</w:t>
      </w:r>
    </w:p>
    <w:p>
      <w:pPr>
        <w:pStyle w:val="Normal1"/>
        <w:spacing w:lineRule="auto" w:line="240"/>
        <w:ind w:firstLine="284" w:end="0"/>
        <w:rPr/>
      </w:pPr>
      <w:r>
        <w:rPr>
          <w:sz w:val="24"/>
          <w:lang w:val="en-US"/>
        </w:rPr>
        <w:t xml:space="preserve">— </w:t>
      </w:r>
      <w:r>
        <w:rPr>
          <w:sz w:val="24"/>
          <w:lang w:val="en-US"/>
        </w:rPr>
        <w:t xml:space="preserve">Bueno, bueno. Ya llegaremos al boliche. </w:t>
      </w:r>
      <w:r>
        <w:rPr>
          <w:sz w:val="24"/>
        </w:rPr>
        <w:t>(</w:t>
      </w:r>
      <w:r>
        <w:rPr>
          <w:sz w:val="24"/>
          <w:lang w:val="en-US"/>
        </w:rPr>
        <w:t>D</w:t>
      </w:r>
      <w:r>
        <w:rPr>
          <w:sz w:val="24"/>
        </w:rPr>
        <w:t xml:space="preserve">. </w:t>
      </w:r>
      <w:r>
        <w:rPr>
          <w:sz w:val="24"/>
          <w:lang w:val="en-US"/>
        </w:rPr>
        <w:t>Belmar</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2. для выделения вводных предложений и слов, уточняющих или дополняющих основной смысл высказывания (употребление, сходное с постановкой скобок):</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Los cubanos — hasta ahora parias en su patria — tienen un porvenir halagüeño </w:t>
      </w:r>
      <w:r>
        <w:rPr>
          <w:sz w:val="24"/>
        </w:rPr>
        <w:t>у</w:t>
      </w:r>
      <w:r>
        <w:rPr>
          <w:sz w:val="24"/>
          <w:lang w:val="en-US"/>
        </w:rPr>
        <w:t xml:space="preserve"> sobre todo los campesinos </w:t>
      </w:r>
      <w:r>
        <w:rPr>
          <w:sz w:val="24"/>
        </w:rPr>
        <w:t>у</w:t>
      </w:r>
      <w:r>
        <w:rPr>
          <w:sz w:val="24"/>
          <w:lang w:val="en-US"/>
        </w:rPr>
        <w:t xml:space="preserve"> obreros podran disfrutar también de los beneficios que esta ubérrima tierra produce. </w:t>
      </w:r>
      <w:r>
        <w:rPr>
          <w:sz w:val="24"/>
        </w:rPr>
        <w:t>(</w:t>
      </w:r>
      <w:r>
        <w:rPr>
          <w:sz w:val="24"/>
          <w:lang w:val="en-US"/>
        </w:rPr>
        <w:t>F</w:t>
      </w:r>
      <w:r>
        <w:rPr>
          <w:sz w:val="24"/>
        </w:rPr>
        <w:t xml:space="preserve">. </w:t>
      </w:r>
      <w:r>
        <w:rPr>
          <w:sz w:val="24"/>
          <w:lang w:val="en-US"/>
        </w:rPr>
        <w:t>F</w:t>
      </w:r>
      <w:r>
        <w:rPr>
          <w:lang w:val="en-US"/>
        </w:rPr>
        <w:t>IGUEROA</w:t>
      </w:r>
      <w:r>
        <w:rPr>
          <w:sz w:val="24"/>
        </w:rPr>
        <w:t>)</w:t>
      </w:r>
    </w:p>
    <w:p>
      <w:pPr>
        <w:pStyle w:val="Normal1"/>
        <w:spacing w:lineRule="auto" w:line="240"/>
        <w:ind w:firstLine="284" w:end="0"/>
        <w:rPr>
          <w:sz w:val="24"/>
        </w:rPr>
      </w:pPr>
      <w:r>
        <w:rPr>
          <w:sz w:val="24"/>
        </w:rPr>
      </w:r>
    </w:p>
    <w:p>
      <w:pPr>
        <w:pStyle w:val="Heading3"/>
        <w:ind w:hanging="0" w:start="0"/>
        <w:rPr/>
      </w:pPr>
      <w:bookmarkStart w:id="176" w:name="__RefHeading___Toc1886145"/>
      <w:bookmarkEnd w:id="176"/>
      <w:r>
        <w:rPr/>
        <w:t>§ 121. Знаки препинания при передаче прямой речи</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Расстановка знаков препинания при воспроизведении прямой речи подчиняется следующим правилам:</w:t>
      </w:r>
    </w:p>
    <w:p>
      <w:pPr>
        <w:pStyle w:val="Normal1"/>
        <w:spacing w:lineRule="auto" w:line="240"/>
        <w:ind w:firstLine="284" w:end="0"/>
        <w:rPr>
          <w:sz w:val="24"/>
        </w:rPr>
      </w:pPr>
      <w:r>
        <w:rPr>
          <w:sz w:val="24"/>
        </w:rPr>
        <w:t>1. При передаче диалога реплика, каждого из говорящих начина</w:t>
        <w:softHyphen/>
        <w:t>ется с тире:</w:t>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t xml:space="preserve">— </w:t>
      </w:r>
      <w:r>
        <w:rPr>
          <w:sz w:val="24"/>
          <w:lang w:val="en-US"/>
        </w:rPr>
        <w:t>No se ría así... ¡No enseñe esos horribles dientones!</w:t>
      </w:r>
    </w:p>
    <w:p>
      <w:pPr>
        <w:pStyle w:val="Normal1"/>
        <w:spacing w:lineRule="auto" w:line="240"/>
        <w:ind w:firstLine="284" w:end="0"/>
        <w:rPr>
          <w:sz w:val="24"/>
          <w:lang w:val="en-US"/>
        </w:rPr>
      </w:pPr>
      <w:r>
        <w:rPr>
          <w:sz w:val="24"/>
          <w:lang w:val="en-US"/>
        </w:rPr>
        <w:t xml:space="preserve">— </w:t>
      </w:r>
      <w:r>
        <w:rPr>
          <w:sz w:val="24"/>
          <w:lang w:val="en-US"/>
        </w:rPr>
        <w:t>Ven, Salucita. Ya sabes que te aprecio. Nadie se atrevería a decirme las barrabasadas que tú... Hace noches le veo.</w:t>
      </w:r>
    </w:p>
    <w:p>
      <w:pPr>
        <w:pStyle w:val="Normal1"/>
        <w:spacing w:lineRule="auto" w:line="240"/>
        <w:ind w:firstLine="284" w:end="0"/>
        <w:rPr>
          <w:sz w:val="24"/>
          <w:lang w:val="en-US"/>
        </w:rPr>
      </w:pPr>
      <w:r>
        <w:rPr>
          <w:sz w:val="24"/>
          <w:lang w:val="en-US"/>
        </w:rPr>
        <w:t xml:space="preserve">— </w:t>
      </w:r>
      <w:r>
        <w:rPr>
          <w:sz w:val="24"/>
          <w:lang w:val="en-US"/>
        </w:rPr>
        <w:t>¿A quién?</w:t>
      </w:r>
    </w:p>
    <w:p>
      <w:pPr>
        <w:pStyle w:val="Normal1"/>
        <w:spacing w:lineRule="auto" w:line="240"/>
        <w:ind w:firstLine="284" w:end="0"/>
        <w:rPr>
          <w:sz w:val="24"/>
          <w:lang w:val="en-US"/>
        </w:rPr>
      </w:pPr>
      <w:r>
        <w:rPr>
          <w:sz w:val="24"/>
          <w:lang w:val="en-US"/>
        </w:rPr>
        <w:t xml:space="preserve">— </w:t>
      </w:r>
      <w:r>
        <w:rPr>
          <w:sz w:val="24"/>
          <w:lang w:val="en-US"/>
        </w:rPr>
        <w:t>A él.</w:t>
      </w:r>
    </w:p>
    <w:p>
      <w:pPr>
        <w:pStyle w:val="Normal1"/>
        <w:spacing w:lineRule="auto" w:line="240"/>
        <w:ind w:firstLine="284" w:end="0"/>
        <w:rPr>
          <w:sz w:val="24"/>
          <w:lang w:val="en-US"/>
        </w:rPr>
      </w:pPr>
      <w:r>
        <w:rPr>
          <w:sz w:val="24"/>
          <w:lang w:val="en-US"/>
        </w:rPr>
        <w:t xml:space="preserve">— </w:t>
      </w:r>
      <w:r>
        <w:rPr>
          <w:sz w:val="24"/>
          <w:lang w:val="en-US"/>
        </w:rPr>
        <w:t>¿A Manuel Caballero? ¿Estandp bebido?</w:t>
      </w:r>
    </w:p>
    <w:p>
      <w:pPr>
        <w:pStyle w:val="Normal1"/>
        <w:spacing w:lineRule="auto" w:line="240"/>
        <w:ind w:firstLine="284" w:end="0"/>
        <w:rPr/>
      </w:pPr>
      <w:r>
        <w:rPr>
          <w:sz w:val="24"/>
          <w:lang w:val="en-US"/>
        </w:rPr>
        <w:t xml:space="preserve">— </w:t>
      </w:r>
      <w:r>
        <w:rPr>
          <w:sz w:val="24"/>
          <w:lang w:val="en-US"/>
        </w:rPr>
        <w:t xml:space="preserve">No, estando fresco. </w:t>
      </w:r>
      <w:r>
        <w:rPr>
          <w:sz w:val="24"/>
        </w:rPr>
        <w:t>(</w:t>
      </w:r>
      <w:r>
        <w:rPr>
          <w:sz w:val="24"/>
          <w:lang w:val="en-US"/>
        </w:rPr>
        <w:t>L</w:t>
      </w:r>
      <w:r>
        <w:rPr>
          <w:sz w:val="24"/>
        </w:rPr>
        <w:t xml:space="preserve">. </w:t>
      </w:r>
      <w:r>
        <w:rPr>
          <w:sz w:val="24"/>
          <w:lang w:val="en-US"/>
        </w:rPr>
        <w:t>C</w:t>
      </w:r>
      <w:r>
        <w:rPr>
          <w:lang w:val="en-US"/>
        </w:rPr>
        <w:t>ARNES</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2. Прямая речь, вводимая в текст, заключается в кавычки и пе</w:t>
        <w:softHyphen/>
        <w:t>ред нею ставится двоеточие: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 otro </w:t>
      </w:r>
      <w:r>
        <w:rPr>
          <w:sz w:val="24"/>
        </w:rPr>
        <w:t>а</w:t>
      </w:r>
      <w:r>
        <w:rPr>
          <w:sz w:val="24"/>
          <w:lang w:val="en-US"/>
        </w:rPr>
        <w:t xml:space="preserve">firmó con la cabeza: "Sí, sí". Y repentinamente se puso serio. Me miró con algo de angustia: "¿Pero usted ha navegado alguna vez?" Y razonando quizá consigo mismo, pero en voz alta, le escuché: "Tiene más cara de viejo atorrante que de lobo de mar". </w:t>
      </w:r>
      <w:r>
        <w:rPr>
          <w:sz w:val="24"/>
        </w:rPr>
        <w:t>(В. C</w:t>
      </w:r>
      <w:r>
        <w:rPr/>
        <w:t>OPDON</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3. Если слова автора идут перед прямой речью, то после них ста</w:t>
        <w:softHyphen/>
        <w:t>вится двоеточие, а прямая речь начинается с абзаца и тире: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Ella lo advirtió, </w:t>
      </w:r>
      <w:r>
        <w:rPr>
          <w:sz w:val="24"/>
        </w:rPr>
        <w:t>у</w:t>
      </w:r>
      <w:r>
        <w:rPr>
          <w:sz w:val="24"/>
          <w:lang w:val="en-US"/>
        </w:rPr>
        <w:t xml:space="preserve"> reclinando la cabeza sobre su hombro, interrogó:</w:t>
      </w:r>
    </w:p>
    <w:p>
      <w:pPr>
        <w:pStyle w:val="Normal1"/>
        <w:numPr>
          <w:ilvl w:val="0"/>
          <w:numId w:val="8"/>
        </w:numPr>
        <w:tabs>
          <w:tab w:val="clear" w:pos="720"/>
          <w:tab w:val="left" w:pos="0" w:leader="none"/>
        </w:tabs>
        <w:spacing w:lineRule="auto" w:line="240"/>
        <w:ind w:firstLine="284" w:start="0" w:end="0"/>
        <w:rPr>
          <w:sz w:val="24"/>
          <w:lang w:val="en-US"/>
        </w:rPr>
      </w:pPr>
      <w:r>
        <w:rPr>
          <w:sz w:val="24"/>
          <w:lang w:val="en-US"/>
        </w:rPr>
        <w:t>¿Qué te pasa? (J. F</w:t>
      </w:r>
      <w:r>
        <w:rPr>
          <w:lang w:val="en-US"/>
        </w:rPr>
        <w:t>LORIANI</w:t>
      </w:r>
      <w:r>
        <w:rPr>
          <w:sz w:val="24"/>
          <w:lang w:val="en-US"/>
        </w:rPr>
        <w:t>)</w:t>
      </w:r>
    </w:p>
    <w:p>
      <w:pPr>
        <w:pStyle w:val="Normal1"/>
        <w:spacing w:lineRule="auto" w:line="240"/>
        <w:rPr>
          <w:sz w:val="24"/>
          <w:lang w:val="en-US"/>
        </w:rPr>
      </w:pPr>
      <w:r>
        <w:rPr>
          <w:sz w:val="24"/>
          <w:lang w:val="en-US"/>
        </w:rPr>
        <w:t xml:space="preserve">     — </w:t>
      </w:r>
      <w:r>
        <w:rPr>
          <w:sz w:val="24"/>
          <w:lang w:val="en-US"/>
        </w:rPr>
        <w:t>Alfonso murmuró:</w:t>
      </w:r>
    </w:p>
    <w:p>
      <w:pPr>
        <w:pStyle w:val="Normal1"/>
        <w:spacing w:lineRule="auto" w:line="240"/>
        <w:ind w:firstLine="284" w:end="0"/>
        <w:rPr/>
      </w:pPr>
      <w:r>
        <w:rPr>
          <w:sz w:val="24"/>
          <w:lang w:val="en-US"/>
        </w:rPr>
        <w:t xml:space="preserve">— </w:t>
      </w:r>
      <w:r>
        <w:rPr>
          <w:sz w:val="24"/>
          <w:lang w:val="en-US"/>
        </w:rPr>
        <w:t xml:space="preserve">La ira en el pulso. Se equivocó el viejo. </w:t>
      </w:r>
      <w:r>
        <w:rPr>
          <w:sz w:val="24"/>
        </w:rPr>
        <w:t>(</w:t>
      </w:r>
      <w:r>
        <w:rPr>
          <w:sz w:val="24"/>
          <w:lang w:val="en-US"/>
        </w:rPr>
        <w:t>R</w:t>
      </w:r>
      <w:r>
        <w:rPr>
          <w:sz w:val="24"/>
        </w:rPr>
        <w:t xml:space="preserve">. </w:t>
      </w:r>
      <w:r>
        <w:rPr>
          <w:sz w:val="24"/>
          <w:lang w:val="en-US"/>
        </w:rPr>
        <w:t>G</w:t>
      </w:r>
      <w:r>
        <w:rPr>
          <w:lang w:val="en-US"/>
        </w:rPr>
        <w:t>ALLEGOS</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4. Если прямая речь, представляющая собой повествовательное предложение, идет перед словами автора, то она выделяется знаком тире:</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 </w:t>
      </w:r>
      <w:r>
        <w:rPr>
          <w:sz w:val="24"/>
          <w:lang w:val="en-US"/>
        </w:rPr>
        <w:t xml:space="preserve">Bastante, señor — respondió uno de ellos respetuosamente </w:t>
      </w:r>
      <w:r>
        <w:rPr>
          <w:sz w:val="24"/>
        </w:rPr>
        <w:t>у</w:t>
      </w:r>
      <w:r>
        <w:rPr>
          <w:sz w:val="24"/>
          <w:lang w:val="en-US"/>
        </w:rPr>
        <w:t xml:space="preserve"> con mirada denotadora del agradecimiento. </w:t>
      </w:r>
      <w:r>
        <w:rPr>
          <w:sz w:val="24"/>
        </w:rPr>
        <w:t>(</w:t>
      </w:r>
      <w:r>
        <w:rPr>
          <w:sz w:val="24"/>
          <w:lang w:val="en-US"/>
        </w:rPr>
        <w:t>J</w:t>
      </w:r>
      <w:r>
        <w:rPr>
          <w:sz w:val="24"/>
        </w:rPr>
        <w:t xml:space="preserve">. </w:t>
      </w:r>
      <w:r>
        <w:rPr>
          <w:sz w:val="24"/>
          <w:lang w:val="en-US"/>
        </w:rPr>
        <w:t>A</w:t>
      </w:r>
      <w:r>
        <w:rPr>
          <w:lang w:val="en-US"/>
        </w:rPr>
        <w:t>CEVEDO</w:t>
      </w:r>
      <w:r>
        <w:rPr>
          <w:sz w:val="24"/>
        </w:rPr>
        <w:t>)</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t>Если прямая речь заканчивается вопросом или восклицанием, то после первого и перед вторым тире ставятся соответствующие знаки; если в конце прямой речи стоит многоточие, то тире следует за ним. Авторская речь начинается со строчной буквы:</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 </w:t>
      </w:r>
      <w:r>
        <w:rPr>
          <w:sz w:val="24"/>
          <w:lang w:val="en-US"/>
        </w:rPr>
        <w:t>¿Sabes una cosa, Lindor? — murmuró quedamente para no despertar a las criaturas. (J.F</w:t>
      </w:r>
      <w:r>
        <w:rPr>
          <w:lang w:val="en-US"/>
        </w:rPr>
        <w:t>LORIANI</w:t>
      </w:r>
      <w:r>
        <w:rPr>
          <w:sz w:val="24"/>
          <w:lang w:val="en-US"/>
        </w:rPr>
        <w:t>)</w:t>
      </w:r>
    </w:p>
    <w:p>
      <w:pPr>
        <w:pStyle w:val="Normal1"/>
        <w:spacing w:lineRule="auto" w:line="240"/>
        <w:ind w:firstLine="284" w:end="0"/>
        <w:rPr/>
      </w:pPr>
      <w:r>
        <w:rPr>
          <w:sz w:val="24"/>
          <w:lang w:val="en-US"/>
        </w:rPr>
        <w:t xml:space="preserve">— </w:t>
      </w:r>
      <w:r>
        <w:rPr>
          <w:sz w:val="24"/>
          <w:lang w:val="en-US"/>
        </w:rPr>
        <w:t>¡Derribar la puerta! — propuso una mujer. (A. A</w:t>
      </w:r>
      <w:r>
        <w:rPr>
          <w:lang w:val="en-US"/>
        </w:rPr>
        <w:t>LARCÓN</w:t>
      </w:r>
      <w:r>
        <w:rPr>
          <w:sz w:val="24"/>
          <w:lang w:val="en-US"/>
        </w:rPr>
        <w:t>)</w:t>
      </w:r>
    </w:p>
    <w:p>
      <w:pPr>
        <w:pStyle w:val="Normal1"/>
        <w:spacing w:lineRule="auto" w:line="240"/>
        <w:ind w:firstLine="284" w:end="0"/>
        <w:rPr/>
      </w:pPr>
      <w:r>
        <w:rPr>
          <w:sz w:val="24"/>
          <w:lang w:val="en-US"/>
        </w:rPr>
        <w:t xml:space="preserve">— </w:t>
      </w:r>
      <w:r>
        <w:rPr>
          <w:sz w:val="24"/>
          <w:lang w:val="en-US"/>
        </w:rPr>
        <w:t>Nadie nos ha visto... — observó una mujer (A. A</w:t>
      </w:r>
      <w:r>
        <w:rPr>
          <w:lang w:val="en-US"/>
        </w:rPr>
        <w:t>LARCÓN</w:t>
      </w:r>
      <w:r>
        <w:rPr>
          <w:sz w:val="24"/>
          <w:lang w:val="en-US"/>
        </w:rPr>
        <w:t>)</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rPr>
      </w:pPr>
      <w:r>
        <w:rPr>
          <w:sz w:val="24"/>
        </w:rPr>
        <w:t>5. Если авторская речь находится в середине прямой речи, те она с двух сторон выделяется знаками тире. В конце ее после тире ставится либо точка, либо запятая:</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 xml:space="preserve">— </w:t>
      </w:r>
      <w:r>
        <w:rPr>
          <w:sz w:val="24"/>
          <w:lang w:val="en-US"/>
        </w:rPr>
        <w:t>Hicimos bien, viejo — dijo la mujer suavemente — . Tiene razór él: hay que defender la paz. (J. F</w:t>
      </w:r>
      <w:r>
        <w:rPr>
          <w:lang w:val="en-US"/>
        </w:rPr>
        <w:t>LORIANI</w:t>
      </w:r>
      <w:r>
        <w:rPr>
          <w:sz w:val="24"/>
          <w:lang w:val="en-US"/>
        </w:rPr>
        <w:t>)</w:t>
      </w:r>
    </w:p>
    <w:p>
      <w:pPr>
        <w:pStyle w:val="Normal1"/>
        <w:spacing w:lineRule="auto" w:line="240"/>
        <w:ind w:firstLine="284" w:end="0"/>
        <w:rPr/>
      </w:pPr>
      <w:r>
        <w:rPr>
          <w:sz w:val="24"/>
          <w:lang w:val="en-US"/>
        </w:rPr>
        <w:t xml:space="preserve">— </w:t>
      </w:r>
      <w:r>
        <w:rPr>
          <w:sz w:val="24"/>
          <w:lang w:val="en-US"/>
        </w:rPr>
        <w:t xml:space="preserve">Yo... — dijo el interrogado, trepándose en la silla </w:t>
      </w:r>
      <w:r>
        <w:rPr>
          <w:sz w:val="24"/>
        </w:rPr>
        <w:t>у</w:t>
      </w:r>
      <w:r>
        <w:rPr>
          <w:sz w:val="24"/>
          <w:lang w:val="en-US"/>
        </w:rPr>
        <w:t xml:space="preserve"> retorciéndose el  bigote con petulancia — , yo... habré matado... personalmente... con mi espada... (A. A</w:t>
      </w:r>
      <w:r>
        <w:rPr>
          <w:lang w:val="en-US"/>
        </w:rPr>
        <w:t>LARCÓN</w:t>
      </w:r>
      <w:r>
        <w:rPr>
          <w:sz w:val="24"/>
          <w:lang w:val="en-US"/>
        </w:rPr>
        <w:t>)</w:t>
      </w:r>
    </w:p>
    <w:p>
      <w:pPr>
        <w:pStyle w:val="Normal1"/>
        <w:spacing w:lineRule="auto" w:line="240"/>
        <w:ind w:firstLine="284" w:end="0"/>
        <w:rPr>
          <w:sz w:val="24"/>
        </w:rPr>
      </w:pPr>
      <w:r>
        <w:rPr>
          <w:sz w:val="24"/>
          <w:lang w:val="en-US"/>
        </w:rPr>
        <w:t xml:space="preserve">— </w:t>
      </w:r>
      <w:r>
        <w:rPr>
          <w:sz w:val="24"/>
          <w:lang w:val="en-US"/>
        </w:rPr>
        <w:t>¿P</w:t>
      </w:r>
      <w:r>
        <w:rPr>
          <w:sz w:val="24"/>
        </w:rPr>
        <w:t>о</w:t>
      </w:r>
      <w:r>
        <w:rPr>
          <w:sz w:val="24"/>
          <w:lang w:val="en-US"/>
        </w:rPr>
        <w:t xml:space="preserve">r dónde se sale? — dijo el viajero con impaciencia — . Vamos, vamonos de aquí, señor..: ¿Cómo se llama usted? </w:t>
      </w:r>
      <w:r>
        <w:rPr>
          <w:sz w:val="24"/>
        </w:rPr>
        <w:t>(</w:t>
      </w:r>
      <w:r>
        <w:rPr>
          <w:sz w:val="24"/>
          <w:lang w:val="en-US"/>
        </w:rPr>
        <w:t>P</w:t>
      </w:r>
      <w:r>
        <w:rPr/>
        <w:t>É</w:t>
      </w:r>
      <w:r>
        <w:rPr>
          <w:lang w:val="en-US"/>
        </w:rPr>
        <w:t>REZ</w:t>
      </w:r>
      <w:r>
        <w:rPr>
          <w:sz w:val="24"/>
        </w:rPr>
        <w:t xml:space="preserve"> </w:t>
      </w:r>
      <w:r>
        <w:rPr>
          <w:sz w:val="24"/>
          <w:lang w:val="en-US"/>
        </w:rPr>
        <w:t>G</w:t>
      </w:r>
      <w:r>
        <w:rPr>
          <w:lang w:val="en-US"/>
        </w:rPr>
        <w:t>ALD</w:t>
      </w:r>
      <w:r>
        <w:rPr/>
        <w:t>Ó</w:t>
      </w:r>
      <w:r>
        <w:rPr>
          <w:lang w:val="en-US"/>
        </w:rPr>
        <w:t>S</w:t>
      </w:r>
      <w:r>
        <w:rPr/>
        <w:t>)</w:t>
      </w:r>
    </w:p>
    <w:p>
      <w:pPr>
        <w:pStyle w:val="Normal1"/>
        <w:spacing w:lineRule="auto" w:line="240"/>
        <w:ind w:firstLine="284" w:end="0"/>
        <w:rPr>
          <w:sz w:val="24"/>
        </w:rPr>
      </w:pPr>
      <w:r>
        <w:rPr>
          <w:sz w:val="24"/>
        </w:rPr>
        <w:t>6. Прямая речь в драматургических произведениях вводится по</w:t>
        <w:softHyphen/>
        <w:t>сле названия действующего лица как без знака тире, так и с ним:</w:t>
      </w:r>
    </w:p>
    <w:p>
      <w:pPr>
        <w:pStyle w:val="Normal1"/>
        <w:spacing w:lineRule="auto" w:line="240"/>
        <w:ind w:firstLine="284" w:end="0"/>
        <w:rPr/>
      </w:pPr>
      <w:r>
        <w:rPr>
          <w:i/>
          <w:sz w:val="24"/>
          <w:lang w:val="en-US"/>
        </w:rPr>
        <w:t>Vendedor.</w:t>
      </w:r>
      <w:r>
        <w:rPr>
          <w:sz w:val="24"/>
          <w:lang w:val="en-US"/>
        </w:rPr>
        <w:t xml:space="preserve"> — Venga, señora mía,</w:t>
      </w:r>
    </w:p>
    <w:p>
      <w:pPr>
        <w:pStyle w:val="Normal1"/>
        <w:spacing w:lineRule="auto" w:line="240"/>
        <w:ind w:firstLine="284" w:end="0"/>
        <w:rPr/>
      </w:pPr>
      <w:r>
        <w:rPr>
          <w:sz w:val="24"/>
          <w:lang w:val="en-US"/>
        </w:rPr>
        <w:t xml:space="preserve">                      </w:t>
      </w:r>
      <w:r>
        <w:rPr>
          <w:sz w:val="24"/>
          <w:lang w:val="en-US"/>
        </w:rPr>
        <w:t>Venga aquí. (G. P</w:t>
      </w:r>
      <w:r>
        <w:rPr>
          <w:lang w:val="en-US"/>
        </w:rPr>
        <w:t>ARRADO</w:t>
      </w:r>
      <w:r>
        <w:rPr>
          <w:sz w:val="24"/>
          <w:lang w:val="en-US"/>
        </w:rPr>
        <w:t xml:space="preserve">) </w:t>
      </w:r>
    </w:p>
    <w:p>
      <w:pPr>
        <w:pStyle w:val="Normal1"/>
        <w:spacing w:lineRule="auto" w:line="240"/>
        <w:ind w:firstLine="284" w:end="0"/>
        <w:rPr/>
      </w:pPr>
      <w:r>
        <w:rPr>
          <w:i/>
          <w:sz w:val="24"/>
          <w:lang w:val="en-US"/>
        </w:rPr>
        <w:t>Sol</w:t>
      </w:r>
      <w:r>
        <w:rPr>
          <w:sz w:val="24"/>
          <w:lang w:val="en-US"/>
        </w:rPr>
        <w:t>. ¿Oué te pasa? ¡Estás demudado! (</w:t>
      </w:r>
      <w:r>
        <w:rPr>
          <w:sz w:val="24"/>
        </w:rPr>
        <w:t>А</w:t>
      </w:r>
      <w:r>
        <w:rPr>
          <w:sz w:val="24"/>
          <w:lang w:val="en-US"/>
        </w:rPr>
        <w:t xml:space="preserve">. </w:t>
      </w:r>
      <w:r>
        <w:rPr>
          <w:sz w:val="24"/>
        </w:rPr>
        <w:t>В</w:t>
      </w:r>
      <w:r>
        <w:rPr>
          <w:lang w:val="en-US"/>
        </w:rPr>
        <w:t>ARALT</w:t>
      </w:r>
      <w:r>
        <w:rPr>
          <w:sz w:val="24"/>
          <w:lang w:val="en-US"/>
        </w:rPr>
        <w:t>)</w:t>
      </w:r>
    </w:p>
    <w:p>
      <w:pPr>
        <w:pStyle w:val="Normal1"/>
        <w:spacing w:lineRule="auto" w:line="240"/>
        <w:ind w:firstLine="284" w:end="0"/>
        <w:rPr>
          <w:sz w:val="24"/>
          <w:lang w:val="en-US"/>
        </w:rPr>
      </w:pPr>
      <w:r>
        <w:rPr>
          <w:sz w:val="24"/>
          <w:lang w:val="en-US"/>
        </w:rPr>
      </w:r>
    </w:p>
    <w:p>
      <w:pPr>
        <w:pStyle w:val="Heading1"/>
        <w:ind w:hanging="0" w:start="0"/>
        <w:rPr/>
      </w:pPr>
      <w:bookmarkStart w:id="177" w:name="__RefHeading___Toc1886146"/>
      <w:bookmarkEnd w:id="177"/>
      <w:r>
        <w:rPr/>
        <w:t>ПРИЛОЖЕНИЕ</w:t>
      </w:r>
    </w:p>
    <w:p>
      <w:pPr>
        <w:pStyle w:val="Normal1"/>
        <w:spacing w:lineRule="auto" w:line="240"/>
        <w:ind w:firstLine="284" w:end="0"/>
        <w:rPr>
          <w:sz w:val="24"/>
        </w:rPr>
      </w:pPr>
      <w:r>
        <w:rPr>
          <w:sz w:val="24"/>
        </w:rPr>
      </w:r>
    </w:p>
    <w:p>
      <w:pPr>
        <w:pStyle w:val="Heading2"/>
        <w:ind w:hanging="0" w:start="0"/>
        <w:rPr/>
      </w:pPr>
      <w:bookmarkStart w:id="178" w:name="__RefHeading___Toc1886147"/>
      <w:bookmarkEnd w:id="178"/>
      <w:r>
        <w:rPr/>
        <w:t>1.Глаголы индивидуального спряжения</w:t>
      </w:r>
    </w:p>
    <w:p>
      <w:pPr>
        <w:pStyle w:val="Normal"/>
        <w:rPr/>
      </w:pPr>
      <w:r>
        <w:rPr/>
      </w:r>
    </w:p>
    <w:p>
      <w:pPr>
        <w:pStyle w:val="Normal1"/>
        <w:spacing w:lineRule="auto" w:line="240"/>
        <w:ind w:firstLine="284" w:end="0"/>
        <w:jc w:val="center"/>
        <w:rPr/>
      </w:pPr>
      <w:r>
        <w:rPr>
          <w:b/>
          <w:sz w:val="24"/>
          <w:lang w:val="en-US"/>
        </w:rPr>
        <w:t>Haber</w:t>
      </w:r>
      <w:r>
        <w:rPr>
          <w:sz w:val="24"/>
        </w:rPr>
        <w:t xml:space="preserve"> </w:t>
      </w:r>
      <w:r>
        <w:rPr>
          <w:i/>
          <w:sz w:val="24"/>
        </w:rPr>
        <w:t>(вспомогательный глагол)</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he, has, ha, hemos, habéis, han</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993" w:end="0"/>
        <w:rPr/>
      </w:pPr>
      <w:r>
        <w:rPr>
          <w:i/>
          <w:iCs/>
          <w:sz w:val="24"/>
          <w:lang w:val="en-US"/>
        </w:rPr>
        <w:t>Pretérito indefinido</w:t>
      </w:r>
      <w:r>
        <w:rPr>
          <w:sz w:val="24"/>
          <w:lang w:val="en-US"/>
        </w:rPr>
        <w:t xml:space="preserve"> — hube, hubiste, hubo, hubimos, hubisteis, hubieron</w:t>
      </w:r>
    </w:p>
    <w:p>
      <w:pPr>
        <w:pStyle w:val="Normal1"/>
        <w:spacing w:lineRule="auto" w:line="240"/>
        <w:ind w:firstLine="993" w:end="0"/>
        <w:rPr/>
      </w:pPr>
      <w:r>
        <w:rPr>
          <w:i/>
          <w:iCs/>
          <w:sz w:val="24"/>
          <w:lang w:val="en-US"/>
        </w:rPr>
        <w:t xml:space="preserve">Futuro imperfecto </w:t>
      </w:r>
      <w:r>
        <w:rPr>
          <w:sz w:val="24"/>
          <w:lang w:val="en-US"/>
        </w:rPr>
        <w:t>— habré, habrás, habrá, habremos, habréis, habrán</w:t>
      </w:r>
    </w:p>
    <w:p>
      <w:pPr>
        <w:pStyle w:val="Normal1"/>
        <w:spacing w:lineRule="auto" w:line="240"/>
        <w:ind w:firstLine="284" w:end="0"/>
        <w:rPr>
          <w:sz w:val="24"/>
          <w:lang w:val="en-US"/>
        </w:rPr>
      </w:pPr>
      <w:r>
        <w:rPr>
          <w:sz w:val="24"/>
          <w:lang w:val="en-US"/>
        </w:rPr>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haya, hayas, haya, hayamos, hayáis, hayan </w:t>
      </w:r>
    </w:p>
    <w:p>
      <w:pPr>
        <w:pStyle w:val="Normal1"/>
        <w:spacing w:lineRule="auto" w:line="240"/>
        <w:ind w:firstLine="993" w:end="0"/>
        <w:rPr>
          <w:i/>
          <w:i/>
          <w:iCs/>
          <w:sz w:val="24"/>
          <w:lang w:val="en-US"/>
        </w:rPr>
      </w:pPr>
      <w:r>
        <w:rPr>
          <w:i/>
          <w:iCs/>
          <w:sz w:val="24"/>
          <w:lang w:val="en-US"/>
        </w:rPr>
        <w:t>Pretérito imperfecto</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r</w:t>
      </w:r>
      <w:r>
        <w:rPr>
          <w:b/>
          <w:bCs/>
          <w:sz w:val="24"/>
        </w:rPr>
        <w:t>а</w:t>
      </w:r>
      <w:r>
        <w:rPr>
          <w:sz w:val="24"/>
          <w:lang w:val="en-US"/>
        </w:rPr>
        <w:t xml:space="preserve">: hubiera, hubieras, hubiera, hubiéramos, hubierais, hubieran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hubiese, hubieses, hubiese, hubiésemos, hubieseis, hubiesen</w:t>
      </w:r>
    </w:p>
    <w:p>
      <w:pPr>
        <w:pStyle w:val="Normal1"/>
        <w:spacing w:lineRule="auto" w:line="240"/>
        <w:ind w:firstLine="993" w:end="0"/>
        <w:rPr/>
      </w:pPr>
      <w:r>
        <w:rPr>
          <w:i/>
          <w:iCs/>
          <w:sz w:val="24"/>
          <w:lang w:val="en-US"/>
        </w:rPr>
        <w:t>Futuro imperfecto</w:t>
      </w:r>
      <w:r>
        <w:rPr>
          <w:sz w:val="24"/>
          <w:lang w:val="en-US"/>
        </w:rPr>
        <w:t xml:space="preserve"> — hubiere, hubieres, hubiere, hubieremos, hubiereis, hubieren</w:t>
      </w:r>
    </w:p>
    <w:p>
      <w:pPr>
        <w:pStyle w:val="Normal1"/>
        <w:spacing w:lineRule="auto" w:line="240"/>
        <w:rPr>
          <w:spacing w:val="20"/>
          <w:sz w:val="24"/>
          <w:lang w:val="en-US"/>
        </w:rPr>
      </w:pPr>
      <w:r>
        <w:rPr>
          <w:spacing w:val="20"/>
          <w:sz w:val="24"/>
          <w:lang w:val="en-US"/>
        </w:rPr>
      </w:r>
    </w:p>
    <w:p>
      <w:pPr>
        <w:pStyle w:val="Normal1"/>
        <w:spacing w:lineRule="auto" w:line="240"/>
        <w:rPr/>
      </w:pPr>
      <w:r>
        <w:rPr>
          <w:spacing w:val="20"/>
          <w:sz w:val="24"/>
          <w:lang w:val="en-US"/>
        </w:rPr>
        <w:t>Modo potencial</w:t>
      </w:r>
      <w:r>
        <w:rPr>
          <w:sz w:val="24"/>
          <w:lang w:val="en-US"/>
        </w:rPr>
        <w:t xml:space="preserve"> — habría, habrías, habría, habnamos, habríais, habrían</w:t>
      </w:r>
    </w:p>
    <w:p>
      <w:pPr>
        <w:pStyle w:val="Normal1"/>
        <w:spacing w:lineRule="auto" w:line="240"/>
        <w:rPr>
          <w:spacing w:val="20"/>
          <w:sz w:val="24"/>
          <w:lang w:val="en-US"/>
        </w:rPr>
      </w:pPr>
      <w:r>
        <w:rPr>
          <w:spacing w:val="20"/>
          <w:sz w:val="24"/>
          <w:lang w:val="en-US"/>
        </w:rPr>
      </w:r>
    </w:p>
    <w:p>
      <w:pPr>
        <w:pStyle w:val="Normal1"/>
        <w:spacing w:lineRule="auto" w:line="240"/>
        <w:rPr/>
      </w:pPr>
      <w:r>
        <w:rPr>
          <w:spacing w:val="20"/>
          <w:sz w:val="24"/>
          <w:lang w:val="en-US"/>
        </w:rPr>
        <w:t>Modo imperativo</w:t>
      </w:r>
      <w:r>
        <w:rPr>
          <w:sz w:val="24"/>
          <w:lang w:val="en-US"/>
        </w:rPr>
        <w:t xml:space="preserve"> — he, haya, hayamos, habed, hayan </w:t>
      </w:r>
    </w:p>
    <w:p>
      <w:pPr>
        <w:pStyle w:val="Normal1"/>
        <w:spacing w:lineRule="auto" w:line="240"/>
        <w:ind w:firstLine="993" w:end="0"/>
        <w:rPr/>
      </w:pPr>
      <w:r>
        <w:rPr>
          <w:i/>
          <w:iCs/>
          <w:sz w:val="24"/>
          <w:lang w:val="en-US"/>
        </w:rPr>
        <w:t>Participio</w:t>
      </w:r>
      <w:r>
        <w:rPr>
          <w:sz w:val="24"/>
        </w:rPr>
        <w:t xml:space="preserve"> — по общему правилу </w:t>
      </w:r>
    </w:p>
    <w:p>
      <w:pPr>
        <w:pStyle w:val="Normal1"/>
        <w:spacing w:lineRule="auto" w:line="240"/>
        <w:ind w:firstLine="993" w:end="0"/>
        <w:rPr/>
      </w:pPr>
      <w:r>
        <w:rPr>
          <w:i/>
          <w:iCs/>
          <w:sz w:val="24"/>
          <w:lang w:val="en-US"/>
        </w:rPr>
        <w:t>Gerundio</w:t>
      </w:r>
      <w:r>
        <w:rPr>
          <w:sz w:val="24"/>
        </w:rPr>
        <w:t xml:space="preserve"> — по общему правилу</w:t>
      </w:r>
    </w:p>
    <w:p>
      <w:pPr>
        <w:pStyle w:val="Normal1"/>
        <w:spacing w:lineRule="auto" w:line="240"/>
        <w:ind w:firstLine="284" w:end="0"/>
        <w:rPr>
          <w:sz w:val="24"/>
        </w:rPr>
      </w:pPr>
      <w:r>
        <w:rPr>
          <w:sz w:val="24"/>
        </w:rPr>
      </w:r>
    </w:p>
    <w:p>
      <w:pPr>
        <w:sectPr>
          <w:footerReference w:type="default" r:id="rId46"/>
          <w:footerReference w:type="first" r:id="rId47"/>
          <w:type w:val="nextPage"/>
          <w:pgSz w:w="11906" w:h="16838"/>
          <w:pgMar w:left="567" w:right="567" w:gutter="0" w:header="0" w:top="567" w:footer="720" w:bottom="776"/>
          <w:pgNumType w:fmt="decimal"/>
          <w:formProt w:val="false"/>
          <w:textDirection w:val="lrTb"/>
          <w:docGrid w:type="default" w:linePitch="360" w:charSpace="0"/>
        </w:sectPr>
        <w:pStyle w:val="Normal1"/>
        <w:spacing w:lineRule="auto" w:line="240"/>
        <w:ind w:firstLine="284" w:end="0"/>
        <w:rPr/>
      </w:pPr>
      <w:r>
        <w:rPr>
          <w:i/>
          <w:sz w:val="22"/>
        </w:rPr>
        <w:t>Примечание</w:t>
      </w:r>
      <w:r>
        <w:rPr>
          <w:sz w:val="22"/>
        </w:rPr>
        <w:t xml:space="preserve">. Глагол </w:t>
      </w:r>
      <w:r>
        <w:rPr>
          <w:b/>
          <w:sz w:val="22"/>
          <w:lang w:val="en-US"/>
        </w:rPr>
        <w:t>haber</w:t>
      </w:r>
      <w:r>
        <w:rPr>
          <w:sz w:val="22"/>
        </w:rPr>
        <w:t xml:space="preserve"> реализует свою прежнюю семантику "иметься" лишь в особой безличной форме настоящего времени </w:t>
      </w:r>
      <w:r>
        <w:rPr>
          <w:b/>
          <w:sz w:val="22"/>
          <w:lang w:val="en-US"/>
        </w:rPr>
        <w:t>hay</w:t>
      </w:r>
      <w:r>
        <w:rPr>
          <w:sz w:val="22"/>
        </w:rPr>
        <w:t xml:space="preserve"> и соответствующих ей безличных формах других времен (см. § 65).</w:t>
      </w:r>
    </w:p>
    <w:p>
      <w:pPr>
        <w:pStyle w:val="Normal1"/>
        <w:spacing w:lineRule="auto" w:line="240"/>
        <w:ind w:firstLine="284" w:end="0"/>
        <w:jc w:val="center"/>
        <w:rPr/>
      </w:pPr>
      <w:r>
        <w:rPr>
          <w:b/>
          <w:sz w:val="24"/>
          <w:lang w:val="en-US"/>
        </w:rPr>
        <w:t>Ser</w:t>
      </w:r>
      <w:r>
        <w:rPr>
          <w:sz w:val="24"/>
        </w:rPr>
        <w:t xml:space="preserve"> — быть </w:t>
      </w:r>
      <w:r>
        <w:rPr>
          <w:i/>
          <w:sz w:val="24"/>
        </w:rPr>
        <w:t>(вспомогательный глагол)</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soy, eres, es, somos, sois, son </w:t>
      </w:r>
    </w:p>
    <w:p>
      <w:pPr>
        <w:pStyle w:val="Normal1"/>
        <w:spacing w:lineRule="auto" w:line="240"/>
        <w:ind w:firstLine="993" w:end="0"/>
        <w:rPr/>
      </w:pPr>
      <w:r>
        <w:rPr>
          <w:i/>
          <w:iCs/>
          <w:sz w:val="24"/>
          <w:lang w:val="en-US"/>
        </w:rPr>
        <w:t>Pretérito imperfecto</w:t>
      </w:r>
      <w:r>
        <w:rPr>
          <w:sz w:val="24"/>
          <w:lang w:val="en-US"/>
        </w:rPr>
        <w:t xml:space="preserve"> — era, eras, era, éramos, erais, eran </w:t>
      </w:r>
    </w:p>
    <w:p>
      <w:pPr>
        <w:pStyle w:val="Normal1"/>
        <w:spacing w:lineRule="auto" w:line="240"/>
        <w:ind w:firstLine="993" w:end="0"/>
        <w:rPr/>
      </w:pPr>
      <w:r>
        <w:rPr>
          <w:i/>
          <w:iCs/>
          <w:sz w:val="24"/>
          <w:lang w:val="en-US"/>
        </w:rPr>
        <w:t>Pretérito indefinito</w:t>
      </w:r>
      <w:r>
        <w:rPr>
          <w:sz w:val="24"/>
          <w:lang w:val="en-US"/>
        </w:rPr>
        <w:t xml:space="preserve"> — fui, fuiste, fue, fuimos, fuisteis, fueron </w:t>
      </w:r>
    </w:p>
    <w:p>
      <w:pPr>
        <w:pStyle w:val="Normal1"/>
        <w:spacing w:lineRule="auto" w:line="240"/>
        <w:ind w:firstLine="993" w:end="0"/>
        <w:rPr>
          <w:sz w:val="24"/>
          <w:lang w:val="en-US"/>
        </w:rPr>
      </w:pPr>
      <w:r>
        <w:rPr>
          <w:i/>
          <w:iCs/>
          <w:sz w:val="24"/>
          <w:lang w:val="en-US"/>
        </w:rPr>
        <w:t>Futuro imperfecto</w:t>
      </w:r>
      <w:r>
        <w:rPr>
          <w:sz w:val="24"/>
          <w:lang w:val="en-US"/>
        </w:rPr>
        <w:t xml:space="preserve"> — no </w:t>
      </w:r>
      <w:r>
        <w:rPr>
          <w:sz w:val="24"/>
        </w:rPr>
        <w:t>общему</w:t>
      </w:r>
      <w:r>
        <w:rPr>
          <w:sz w:val="24"/>
          <w:lang w:val="en-US"/>
        </w:rPr>
        <w:t xml:space="preserve"> </w:t>
      </w:r>
      <w:r>
        <w:rPr>
          <w:sz w:val="24"/>
        </w:rPr>
        <w:t>правилу</w:t>
      </w:r>
    </w:p>
    <w:p>
      <w:pPr>
        <w:pStyle w:val="Normal1"/>
        <w:spacing w:lineRule="auto" w:line="240"/>
        <w:ind w:firstLine="284" w:end="0"/>
        <w:rPr>
          <w:sz w:val="24"/>
          <w:lang w:val="en-US"/>
        </w:rPr>
      </w:pPr>
      <w:r>
        <w:rPr>
          <w:sz w:val="24"/>
          <w:lang w:val="en-US"/>
        </w:rPr>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sea, seas, sea, seamos, seáis, sean</w:t>
      </w:r>
    </w:p>
    <w:p>
      <w:pPr>
        <w:pStyle w:val="Normal1"/>
        <w:spacing w:lineRule="auto" w:line="240"/>
        <w:ind w:firstLine="993" w:end="0"/>
        <w:rPr>
          <w:i/>
          <w:i/>
          <w:iCs/>
          <w:sz w:val="24"/>
          <w:lang w:val="en-US"/>
        </w:rPr>
      </w:pPr>
      <w:r>
        <w:rPr>
          <w:i/>
          <w:iCs/>
          <w:sz w:val="24"/>
          <w:lang w:val="en-US"/>
        </w:rPr>
        <w:t>Pretérito imperfecto</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r</w:t>
      </w:r>
      <w:r>
        <w:rPr>
          <w:b/>
          <w:bCs/>
          <w:sz w:val="24"/>
        </w:rPr>
        <w:t>а</w:t>
      </w:r>
      <w:r>
        <w:rPr>
          <w:sz w:val="24"/>
          <w:lang w:val="en-US"/>
        </w:rPr>
        <w:t xml:space="preserve">: fuera, fueras, fuera, fuéramos, fuerais, fueran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fuese, fueses, fuese, fuésemos, fueseis, fuesen</w:t>
      </w:r>
    </w:p>
    <w:p>
      <w:pPr>
        <w:pStyle w:val="Normal1"/>
        <w:spacing w:lineRule="auto" w:line="240"/>
        <w:ind w:firstLine="993" w:end="0"/>
        <w:rPr/>
      </w:pPr>
      <w:r>
        <w:rPr>
          <w:i/>
          <w:iCs/>
          <w:sz w:val="24"/>
          <w:lang w:val="en-US"/>
        </w:rPr>
        <w:t>Futuro imperfecto</w:t>
      </w:r>
      <w:r>
        <w:rPr>
          <w:sz w:val="24"/>
          <w:lang w:val="en-US"/>
        </w:rPr>
        <w:t xml:space="preserve"> — fuere, fueres, fuere, fuéremos, fuereis, fueren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w:t>
      </w:r>
      <w:r>
        <w:rPr>
          <w:spacing w:val="20"/>
          <w:sz w:val="24"/>
        </w:rPr>
        <w:t xml:space="preserve"> </w:t>
      </w:r>
      <w:r>
        <w:rPr>
          <w:spacing w:val="20"/>
          <w:sz w:val="24"/>
          <w:lang w:val="en-US"/>
        </w:rPr>
        <w:t>potencial</w:t>
      </w:r>
      <w:r>
        <w:rPr>
          <w:spacing w:val="20"/>
          <w:sz w:val="24"/>
        </w:rPr>
        <w:t xml:space="preserve"> </w:t>
      </w:r>
      <w:r>
        <w:rPr>
          <w:sz w:val="24"/>
        </w:rPr>
        <w:t>—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lang w:val="en-US"/>
        </w:rPr>
        <w:t>Modo imperativo</w:t>
      </w:r>
      <w:r>
        <w:rPr>
          <w:sz w:val="24"/>
          <w:lang w:val="en-US"/>
        </w:rPr>
        <w:t xml:space="preserve"> — sé, sea, seamos, sed, sean </w:t>
      </w:r>
    </w:p>
    <w:p>
      <w:pPr>
        <w:pStyle w:val="Normal1"/>
        <w:spacing w:lineRule="auto" w:line="240"/>
        <w:ind w:firstLine="993" w:end="0"/>
        <w:rPr/>
      </w:pPr>
      <w:r>
        <w:rPr>
          <w:i/>
          <w:iCs/>
          <w:sz w:val="24"/>
          <w:lang w:val="en-US"/>
        </w:rPr>
        <w:t>Participio</w:t>
      </w:r>
      <w:r>
        <w:rPr>
          <w:sz w:val="24"/>
        </w:rPr>
        <w:t xml:space="preserve"> — по общему правилу </w:t>
      </w:r>
    </w:p>
    <w:p>
      <w:pPr>
        <w:pStyle w:val="Normal1"/>
        <w:spacing w:lineRule="auto" w:line="240"/>
        <w:ind w:firstLine="993" w:end="0"/>
        <w:rPr/>
      </w:pPr>
      <w:r>
        <w:rPr>
          <w:i/>
          <w:iCs/>
          <w:sz w:val="24"/>
          <w:lang w:val="en-US"/>
        </w:rPr>
        <w:t>Gerundio</w:t>
      </w:r>
      <w:r>
        <w:rPr>
          <w:sz w:val="24"/>
        </w:rPr>
        <w:t xml:space="preserve"> — по общему правилу</w:t>
      </w:r>
    </w:p>
    <w:p>
      <w:pPr>
        <w:pStyle w:val="Normal1"/>
        <w:spacing w:lineRule="auto" w:line="240"/>
        <w:ind w:firstLine="284" w:end="0"/>
        <w:rPr>
          <w:sz w:val="24"/>
        </w:rPr>
      </w:pPr>
      <w:r>
        <w:rPr>
          <w:sz w:val="24"/>
        </w:rPr>
      </w:r>
    </w:p>
    <w:p>
      <w:pPr>
        <w:pStyle w:val="Normal1"/>
        <w:spacing w:lineRule="auto" w:line="240"/>
        <w:ind w:firstLine="284" w:end="0"/>
        <w:jc w:val="center"/>
        <w:rPr/>
      </w:pPr>
      <w:r>
        <w:rPr>
          <w:b/>
          <w:sz w:val="24"/>
          <w:lang w:val="en-US"/>
        </w:rPr>
        <w:t>Estar</w:t>
      </w:r>
      <w:r>
        <w:rPr>
          <w:sz w:val="24"/>
        </w:rPr>
        <w:t xml:space="preserve"> — находиться </w:t>
      </w:r>
      <w:r>
        <w:rPr>
          <w:i/>
          <w:sz w:val="24"/>
        </w:rPr>
        <w:t>(вспомогательный глагол)</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estoy, estás, está, estamos, estáis, están</w:t>
      </w:r>
    </w:p>
    <w:p>
      <w:pPr>
        <w:pStyle w:val="Normal1"/>
        <w:spacing w:lineRule="auto" w:line="240"/>
        <w:ind w:firstLine="993" w:end="0"/>
        <w:rPr/>
      </w:pPr>
      <w:r>
        <w:rPr>
          <w:i/>
          <w:iCs/>
          <w:sz w:val="24"/>
          <w:lang w:val="en-US"/>
        </w:rPr>
        <w:t>Pretérito imperfecto</w:t>
      </w:r>
      <w:r>
        <w:rPr>
          <w:sz w:val="24"/>
          <w:lang w:val="en-US"/>
        </w:rPr>
        <w:t xml:space="preserve"> — no </w:t>
      </w:r>
      <w:r>
        <w:rPr>
          <w:sz w:val="24"/>
        </w:rPr>
        <w:t>общему</w:t>
      </w:r>
      <w:r>
        <w:rPr>
          <w:sz w:val="24"/>
          <w:lang w:val="en-US"/>
        </w:rPr>
        <w:t xml:space="preserve"> </w:t>
      </w:r>
      <w:r>
        <w:rPr>
          <w:sz w:val="24"/>
        </w:rPr>
        <w:t>правилу</w:t>
      </w:r>
      <w:r>
        <w:rPr>
          <w:sz w:val="24"/>
          <w:lang w:val="en-US"/>
        </w:rPr>
        <w:t xml:space="preserve"> </w:t>
      </w:r>
    </w:p>
    <w:p>
      <w:pPr>
        <w:pStyle w:val="Normal1"/>
        <w:spacing w:lineRule="auto" w:line="240"/>
        <w:ind w:firstLine="993" w:end="0"/>
        <w:rPr/>
      </w:pPr>
      <w:r>
        <w:rPr>
          <w:i/>
          <w:iCs/>
          <w:sz w:val="24"/>
          <w:lang w:val="en-US"/>
        </w:rPr>
        <w:t>Pretérito indefinido</w:t>
      </w:r>
      <w:r>
        <w:rPr>
          <w:sz w:val="24"/>
          <w:lang w:val="en-US"/>
        </w:rPr>
        <w:t xml:space="preserve"> — estuve, estuviste, estuvo, estuvimos, estuvisteis, estuvieron </w:t>
      </w:r>
    </w:p>
    <w:p>
      <w:pPr>
        <w:pStyle w:val="Normal1"/>
        <w:spacing w:lineRule="auto" w:line="240"/>
        <w:ind w:firstLine="993" w:end="0"/>
        <w:rPr>
          <w:sz w:val="24"/>
          <w:lang w:val="en-US"/>
        </w:rPr>
      </w:pPr>
      <w:r>
        <w:rPr>
          <w:i/>
          <w:iCs/>
          <w:sz w:val="24"/>
          <w:lang w:val="en-US"/>
        </w:rPr>
        <w:t>Future imperfecto</w:t>
      </w:r>
      <w:r>
        <w:rPr>
          <w:sz w:val="24"/>
          <w:lang w:val="en-US"/>
        </w:rPr>
        <w:t xml:space="preserve"> — no </w:t>
      </w:r>
      <w:r>
        <w:rPr>
          <w:sz w:val="24"/>
        </w:rPr>
        <w:t>общему</w:t>
      </w:r>
      <w:r>
        <w:rPr>
          <w:sz w:val="24"/>
          <w:lang w:val="en-US"/>
        </w:rPr>
        <w:t xml:space="preserve"> </w:t>
      </w:r>
      <w:r>
        <w:rPr>
          <w:sz w:val="24"/>
        </w:rPr>
        <w:t>правилу</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w:t>
      </w:r>
      <w:r>
        <w:rPr>
          <w:spacing w:val="20"/>
          <w:sz w:val="24"/>
        </w:rPr>
        <w:t>о</w:t>
      </w:r>
      <w:r>
        <w:rPr>
          <w:spacing w:val="20"/>
          <w:sz w:val="24"/>
          <w:lang w:val="en-US"/>
        </w:rPr>
        <w:t xml:space="preserve"> subjuntivo</w:t>
      </w:r>
    </w:p>
    <w:p>
      <w:pPr>
        <w:pStyle w:val="Normal1"/>
        <w:spacing w:lineRule="auto" w:line="240"/>
        <w:ind w:firstLine="993" w:end="0"/>
        <w:rPr/>
      </w:pPr>
      <w:r>
        <w:rPr>
          <w:i/>
          <w:iCs/>
          <w:sz w:val="24"/>
          <w:lang w:val="en-US"/>
        </w:rPr>
        <w:t>Presente</w:t>
      </w:r>
      <w:r>
        <w:rPr>
          <w:sz w:val="24"/>
          <w:lang w:val="en-US"/>
        </w:rPr>
        <w:t xml:space="preserve"> — esté, estés, esté, estemos, estéis, estén</w:t>
      </w:r>
    </w:p>
    <w:p>
      <w:pPr>
        <w:pStyle w:val="Normal1"/>
        <w:spacing w:lineRule="auto" w:line="240"/>
        <w:ind w:firstLine="993" w:end="0"/>
        <w:rPr>
          <w:i/>
          <w:i/>
          <w:iCs/>
          <w:sz w:val="24"/>
          <w:lang w:val="en-US"/>
        </w:rPr>
      </w:pPr>
      <w:r>
        <w:rPr>
          <w:i/>
          <w:iCs/>
          <w:sz w:val="24"/>
          <w:lang w:val="en-US"/>
        </w:rPr>
        <w:t>Pretérito imperfecto</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r</w:t>
      </w:r>
      <w:r>
        <w:rPr>
          <w:b/>
          <w:bCs/>
          <w:sz w:val="24"/>
        </w:rPr>
        <w:t>а</w:t>
      </w:r>
      <w:r>
        <w:rPr>
          <w:sz w:val="24"/>
          <w:lang w:val="en-US"/>
        </w:rPr>
        <w:t xml:space="preserve">: estuviera, estuvieras, estuviera, estuviéramos, estuvierais, estuvieran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xml:space="preserve">: estuviese, estuvieses, estuviese, estuviésemos, estuvieseis, estuviesen </w:t>
      </w:r>
    </w:p>
    <w:p>
      <w:pPr>
        <w:pStyle w:val="Normal1"/>
        <w:spacing w:lineRule="auto" w:line="240"/>
        <w:ind w:firstLine="993" w:end="0"/>
        <w:rPr/>
      </w:pPr>
      <w:r>
        <w:rPr>
          <w:i/>
          <w:iCs/>
          <w:sz w:val="24"/>
          <w:lang w:val="en-US"/>
        </w:rPr>
        <w:t>Futuro imperfecto</w:t>
      </w:r>
      <w:r>
        <w:rPr>
          <w:sz w:val="24"/>
          <w:lang w:val="en-US"/>
        </w:rPr>
        <w:t xml:space="preserve"> — estuviere, estuvieres, estuviere, estuviéremos, estuviereis, estuvieren </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w:t>
      </w:r>
      <w:r>
        <w:rPr>
          <w:spacing w:val="20"/>
          <w:sz w:val="24"/>
        </w:rPr>
        <w:t xml:space="preserve"> </w:t>
      </w:r>
      <w:r>
        <w:rPr>
          <w:spacing w:val="20"/>
          <w:sz w:val="24"/>
          <w:lang w:val="en-US"/>
        </w:rPr>
        <w:t>potencial</w:t>
      </w:r>
      <w:r>
        <w:rPr>
          <w:sz w:val="24"/>
        </w:rPr>
        <w:t xml:space="preserve"> —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lang w:val="en-US"/>
        </w:rPr>
        <w:t>Modo imperativo</w:t>
      </w:r>
      <w:r>
        <w:rPr>
          <w:sz w:val="24"/>
          <w:lang w:val="en-US"/>
        </w:rPr>
        <w:t xml:space="preserve"> — está, esté, estemos, estad, estén </w:t>
      </w:r>
    </w:p>
    <w:p>
      <w:pPr>
        <w:pStyle w:val="Normal1"/>
        <w:spacing w:lineRule="auto" w:line="240"/>
        <w:ind w:firstLine="993" w:end="0"/>
        <w:rPr/>
      </w:pPr>
      <w:r>
        <w:rPr>
          <w:i/>
          <w:iCs/>
          <w:sz w:val="24"/>
          <w:lang w:val="en-US"/>
        </w:rPr>
        <w:t>Participio</w:t>
      </w:r>
      <w:r>
        <w:rPr>
          <w:sz w:val="24"/>
        </w:rPr>
        <w:t xml:space="preserve"> — </w:t>
      </w:r>
      <w:r>
        <w:rPr>
          <w:sz w:val="24"/>
          <w:lang w:val="en-US"/>
        </w:rPr>
        <w:t>no</w:t>
      </w:r>
      <w:r>
        <w:rPr>
          <w:sz w:val="24"/>
        </w:rPr>
        <w:t xml:space="preserve"> общему правилу </w:t>
      </w:r>
    </w:p>
    <w:p>
      <w:pPr>
        <w:pStyle w:val="Normal1"/>
        <w:spacing w:lineRule="auto" w:line="240"/>
        <w:ind w:firstLine="993" w:end="0"/>
        <w:rPr/>
      </w:pPr>
      <w:r>
        <w:rPr>
          <w:i/>
          <w:iCs/>
          <w:sz w:val="24"/>
          <w:lang w:val="en-US"/>
        </w:rPr>
        <w:t>Gerundio</w:t>
      </w:r>
      <w:r>
        <w:rPr>
          <w:sz w:val="24"/>
        </w:rPr>
        <w:t xml:space="preserve"> — </w:t>
      </w:r>
      <w:r>
        <w:rPr>
          <w:sz w:val="24"/>
          <w:lang w:val="en-US"/>
        </w:rPr>
        <w:t>no</w:t>
      </w:r>
      <w:r>
        <w:rPr>
          <w:sz w:val="24"/>
        </w:rPr>
        <w:t xml:space="preserve"> общему правилу</w:t>
      </w:r>
    </w:p>
    <w:p>
      <w:pPr>
        <w:pStyle w:val="Normal1"/>
        <w:spacing w:lineRule="auto" w:line="240"/>
        <w:ind w:firstLine="284" w:end="0"/>
        <w:rPr>
          <w:sz w:val="24"/>
        </w:rPr>
      </w:pPr>
      <w:r>
        <w:rPr>
          <w:sz w:val="24"/>
        </w:rPr>
      </w:r>
    </w:p>
    <w:p>
      <w:pPr>
        <w:pStyle w:val="Normal1"/>
        <w:spacing w:lineRule="auto" w:line="240"/>
        <w:ind w:firstLine="284" w:end="0"/>
        <w:jc w:val="center"/>
        <w:rPr>
          <w:sz w:val="24"/>
          <w:lang w:val="en-US"/>
        </w:rPr>
      </w:pPr>
      <w:r>
        <w:rPr>
          <w:b/>
          <w:sz w:val="24"/>
          <w:lang w:val="en-US"/>
        </w:rPr>
        <w:t>Andar</w:t>
      </w:r>
      <w:r>
        <w:rPr>
          <w:sz w:val="24"/>
          <w:lang w:val="en-US"/>
        </w:rPr>
        <w:t xml:space="preserve"> — </w:t>
      </w:r>
      <w:r>
        <w:rPr>
          <w:sz w:val="24"/>
        </w:rPr>
        <w:t>ходить</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sz w:val="24"/>
          <w:lang w:val="en-US"/>
        </w:rPr>
      </w:pPr>
      <w:r>
        <w:rPr>
          <w:i/>
          <w:iCs/>
          <w:sz w:val="24"/>
          <w:lang w:val="en-US"/>
        </w:rPr>
        <w:t>Presente</w:t>
      </w:r>
      <w:r>
        <w:rPr>
          <w:sz w:val="24"/>
          <w:lang w:val="en-US"/>
        </w:rPr>
        <w:t xml:space="preserve"> — no </w:t>
      </w:r>
      <w:r>
        <w:rPr>
          <w:sz w:val="24"/>
        </w:rPr>
        <w:t>общему</w:t>
      </w:r>
      <w:r>
        <w:rPr>
          <w:sz w:val="24"/>
          <w:lang w:val="en-US"/>
        </w:rPr>
        <w:t xml:space="preserve"> </w:t>
      </w:r>
      <w:r>
        <w:rPr>
          <w:sz w:val="24"/>
        </w:rPr>
        <w:t>правилу</w:t>
      </w:r>
    </w:p>
    <w:p>
      <w:pPr>
        <w:pStyle w:val="Normal1"/>
        <w:spacing w:lineRule="auto" w:line="240"/>
        <w:ind w:firstLine="993" w:end="0"/>
        <w:rPr>
          <w:sz w:val="24"/>
          <w:lang w:val="en-US"/>
        </w:rPr>
      </w:pPr>
      <w:r>
        <w:rPr>
          <w:i/>
          <w:iCs/>
          <w:sz w:val="24"/>
          <w:lang w:val="en-US"/>
        </w:rPr>
        <w:t>Pretérito imperfecto</w:t>
      </w:r>
      <w:r>
        <w:rPr>
          <w:sz w:val="24"/>
          <w:lang w:val="en-US"/>
        </w:rPr>
        <w:t xml:space="preserve"> — no </w:t>
      </w:r>
      <w:r>
        <w:rPr>
          <w:sz w:val="24"/>
        </w:rPr>
        <w:t>общему</w:t>
      </w:r>
      <w:r>
        <w:rPr>
          <w:sz w:val="24"/>
          <w:lang w:val="en-US"/>
        </w:rPr>
        <w:t xml:space="preserve"> </w:t>
      </w:r>
      <w:r>
        <w:rPr>
          <w:sz w:val="24"/>
        </w:rPr>
        <w:t>правилу</w:t>
      </w:r>
    </w:p>
    <w:p>
      <w:pPr>
        <w:pStyle w:val="Normal1"/>
        <w:spacing w:lineRule="auto" w:line="240"/>
        <w:ind w:firstLine="993" w:end="0"/>
        <w:rPr/>
      </w:pPr>
      <w:r>
        <w:rPr>
          <w:i/>
          <w:iCs/>
          <w:sz w:val="24"/>
          <w:lang w:val="en-US"/>
        </w:rPr>
        <w:t>Pretérito indefinido</w:t>
      </w:r>
      <w:r>
        <w:rPr>
          <w:sz w:val="24"/>
          <w:lang w:val="en-US"/>
        </w:rPr>
        <w:t xml:space="preserve"> — anduve, anduviste, anduvo, anduvimos, anduvisteis, anduvieron </w:t>
      </w:r>
    </w:p>
    <w:p>
      <w:pPr>
        <w:pStyle w:val="Normal1"/>
        <w:spacing w:lineRule="auto" w:line="240"/>
        <w:ind w:firstLine="993" w:end="0"/>
        <w:rPr/>
      </w:pPr>
      <w:r>
        <w:rPr>
          <w:i/>
          <w:iCs/>
          <w:sz w:val="24"/>
          <w:lang w:val="en-US"/>
        </w:rPr>
        <w:t>Futuro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rPr>
      </w:pPr>
      <w:r>
        <w:rPr>
          <w:spacing w:val="20"/>
          <w:sz w:val="24"/>
          <w:lang w:val="en-US"/>
        </w:rPr>
        <w:t>Modo</w:t>
      </w:r>
      <w:r>
        <w:rPr>
          <w:spacing w:val="20"/>
          <w:sz w:val="24"/>
        </w:rPr>
        <w:t xml:space="preserve"> </w:t>
      </w:r>
      <w:r>
        <w:rPr>
          <w:spacing w:val="20"/>
          <w:sz w:val="24"/>
          <w:lang w:val="en-US"/>
        </w:rPr>
        <w:t>subjuntivo</w:t>
      </w:r>
    </w:p>
    <w:p>
      <w:pPr>
        <w:pStyle w:val="Normal1"/>
        <w:spacing w:lineRule="auto" w:line="240"/>
        <w:ind w:firstLine="993" w:end="0"/>
        <w:rPr/>
      </w:pPr>
      <w:r>
        <w:rPr>
          <w:i/>
          <w:iCs/>
          <w:sz w:val="24"/>
          <w:lang w:val="en-US"/>
        </w:rPr>
        <w:t>Presente</w:t>
      </w:r>
      <w:r>
        <w:rPr>
          <w:sz w:val="24"/>
        </w:rPr>
        <w:t xml:space="preserve"> — по общему правилу </w:t>
      </w:r>
    </w:p>
    <w:p>
      <w:pPr>
        <w:pStyle w:val="Normal1"/>
        <w:spacing w:lineRule="auto" w:line="240"/>
        <w:ind w:firstLine="993" w:end="0"/>
        <w:rPr>
          <w:i/>
          <w:i/>
          <w:iCs/>
          <w:sz w:val="24"/>
          <w:lang w:val="en-US"/>
        </w:rPr>
      </w:pPr>
      <w:r>
        <w:rPr>
          <w:i/>
          <w:iCs/>
          <w:sz w:val="24"/>
          <w:lang w:val="en-US"/>
        </w:rPr>
        <w:t>Pretérito imperfecto</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r</w:t>
      </w:r>
      <w:r>
        <w:rPr>
          <w:b/>
          <w:bCs/>
          <w:sz w:val="24"/>
        </w:rPr>
        <w:t>а</w:t>
      </w:r>
      <w:r>
        <w:rPr>
          <w:sz w:val="24"/>
          <w:lang w:val="en-US"/>
        </w:rPr>
        <w:t xml:space="preserve">: anduviera, anduvieras, anduviera, anduviéramos, anduvierais, anduvreran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anduviese, anduvieses, anduviese, anduviésemos, anduvieseis, anduviesen</w:t>
      </w:r>
    </w:p>
    <w:p>
      <w:pPr>
        <w:pStyle w:val="Normal1"/>
        <w:spacing w:lineRule="auto" w:line="240"/>
        <w:ind w:firstLine="993" w:end="0"/>
        <w:rPr/>
      </w:pPr>
      <w:r>
        <w:rPr>
          <w:i/>
          <w:iCs/>
          <w:sz w:val="24"/>
          <w:lang w:val="en-US"/>
        </w:rPr>
        <w:t>Futuro imperfecto</w:t>
      </w:r>
      <w:r>
        <w:rPr>
          <w:sz w:val="24"/>
          <w:lang w:val="en-US"/>
        </w:rPr>
        <w:t xml:space="preserve"> — anduviere, anduvieres, anduviere, anduviéremos, anduviereis, anduvieren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w:t>
      </w:r>
      <w:r>
        <w:rPr>
          <w:spacing w:val="20"/>
          <w:sz w:val="24"/>
        </w:rPr>
        <w:t xml:space="preserve"> </w:t>
      </w:r>
      <w:r>
        <w:rPr>
          <w:spacing w:val="20"/>
          <w:sz w:val="24"/>
          <w:lang w:val="en-US"/>
        </w:rPr>
        <w:t>potencial</w:t>
      </w:r>
      <w:r>
        <w:rPr>
          <w:sz w:val="24"/>
        </w:rPr>
        <w:t xml:space="preserve"> —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lang w:val="en-US"/>
        </w:rPr>
        <w:t>Modo</w:t>
      </w:r>
      <w:r>
        <w:rPr>
          <w:spacing w:val="20"/>
          <w:sz w:val="24"/>
        </w:rPr>
        <w:t xml:space="preserve"> </w:t>
      </w:r>
      <w:r>
        <w:rPr>
          <w:spacing w:val="20"/>
          <w:sz w:val="24"/>
          <w:lang w:val="en-US"/>
        </w:rPr>
        <w:t>imperativo</w:t>
      </w:r>
      <w:r>
        <w:rPr>
          <w:sz w:val="24"/>
        </w:rPr>
        <w:t xml:space="preserve"> — по общему правилу </w:t>
      </w:r>
    </w:p>
    <w:p>
      <w:pPr>
        <w:pStyle w:val="Normal1"/>
        <w:spacing w:lineRule="auto" w:line="240"/>
        <w:ind w:firstLine="993" w:end="0"/>
        <w:rPr/>
      </w:pPr>
      <w:r>
        <w:rPr>
          <w:i/>
          <w:iCs/>
          <w:sz w:val="24"/>
          <w:lang w:val="en-US"/>
        </w:rPr>
        <w:t>Participio</w:t>
      </w:r>
      <w:r>
        <w:rPr>
          <w:sz w:val="24"/>
        </w:rPr>
        <w:t xml:space="preserve"> — по общему правилу </w:t>
      </w:r>
    </w:p>
    <w:p>
      <w:pPr>
        <w:pStyle w:val="Normal1"/>
        <w:spacing w:lineRule="auto" w:line="240"/>
        <w:ind w:firstLine="993" w:end="0"/>
        <w:rPr/>
      </w:pPr>
      <w:r>
        <w:rPr>
          <w:i/>
          <w:iCs/>
          <w:sz w:val="24"/>
          <w:lang w:val="en-US"/>
        </w:rPr>
        <w:t>Gerundio</w:t>
      </w:r>
      <w:r>
        <w:rPr>
          <w:sz w:val="24"/>
        </w:rPr>
        <w:t xml:space="preserve"> — по общему правилу</w:t>
      </w:r>
    </w:p>
    <w:p>
      <w:pPr>
        <w:pStyle w:val="Normal1"/>
        <w:spacing w:lineRule="auto" w:line="240"/>
        <w:ind w:firstLine="284" w:end="0"/>
        <w:rPr>
          <w:sz w:val="24"/>
        </w:rPr>
      </w:pPr>
      <w:r>
        <w:rPr>
          <w:sz w:val="24"/>
        </w:rPr>
      </w:r>
    </w:p>
    <w:p>
      <w:pPr>
        <w:pStyle w:val="Normal1"/>
        <w:spacing w:lineRule="auto" w:line="240"/>
        <w:ind w:firstLine="284" w:end="0"/>
        <w:jc w:val="center"/>
        <w:rPr>
          <w:sz w:val="24"/>
          <w:lang w:val="en-US"/>
        </w:rPr>
      </w:pPr>
      <w:r>
        <w:rPr>
          <w:b/>
          <w:sz w:val="24"/>
          <w:lang w:val="en-US"/>
        </w:rPr>
        <w:t>Asir</w:t>
      </w:r>
      <w:r>
        <w:rPr>
          <w:sz w:val="24"/>
          <w:lang w:val="en-US"/>
        </w:rPr>
        <w:t xml:space="preserve"> — </w:t>
      </w:r>
      <w:r>
        <w:rPr>
          <w:sz w:val="24"/>
        </w:rPr>
        <w:t>хватать</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asgo, ases, ase, asimos, asís, asen </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 по общему правилу </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indefinido</w:t>
      </w:r>
      <w:r>
        <w:rPr>
          <w:sz w:val="24"/>
        </w:rPr>
        <w:t xml:space="preserve"> — по общему правилу </w:t>
      </w:r>
    </w:p>
    <w:p>
      <w:pPr>
        <w:pStyle w:val="Normal1"/>
        <w:spacing w:lineRule="auto" w:line="240"/>
        <w:ind w:firstLine="993" w:end="0"/>
        <w:rPr>
          <w:sz w:val="24"/>
          <w:lang w:val="en-US"/>
        </w:rPr>
      </w:pPr>
      <w:r>
        <w:rPr>
          <w:i/>
          <w:iCs/>
          <w:sz w:val="24"/>
          <w:lang w:val="en-US"/>
        </w:rPr>
        <w:t>Futuro imperfecto</w:t>
      </w:r>
      <w:r>
        <w:rPr>
          <w:sz w:val="24"/>
          <w:lang w:val="en-US"/>
        </w:rPr>
        <w:t xml:space="preserve"> — no </w:t>
      </w:r>
      <w:r>
        <w:rPr>
          <w:sz w:val="24"/>
        </w:rPr>
        <w:t>общему</w:t>
      </w:r>
      <w:r>
        <w:rPr>
          <w:sz w:val="24"/>
          <w:lang w:val="en-US"/>
        </w:rPr>
        <w:t xml:space="preserve"> </w:t>
      </w:r>
      <w:r>
        <w:rPr>
          <w:sz w:val="24"/>
        </w:rPr>
        <w:t>правилу</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asga, asgas, asga, asgamos, asgáis, asgan </w:t>
      </w:r>
    </w:p>
    <w:p>
      <w:pPr>
        <w:pStyle w:val="Normal1"/>
        <w:spacing w:lineRule="auto" w:line="240"/>
        <w:ind w:firstLine="993" w:end="0"/>
        <w:rPr/>
      </w:pPr>
      <w:r>
        <w:rPr>
          <w:i/>
          <w:iCs/>
          <w:sz w:val="24"/>
          <w:lang w:val="en-US"/>
        </w:rPr>
        <w:t>Pretérito imperfecto</w:t>
      </w:r>
      <w:r>
        <w:rPr>
          <w:sz w:val="24"/>
          <w:lang w:val="en-US"/>
        </w:rPr>
        <w:t xml:space="preserve"> — no </w:t>
      </w:r>
      <w:r>
        <w:rPr>
          <w:sz w:val="24"/>
        </w:rPr>
        <w:t>общему</w:t>
      </w:r>
      <w:r>
        <w:rPr>
          <w:sz w:val="24"/>
          <w:lang w:val="en-US"/>
        </w:rPr>
        <w:t xml:space="preserve"> </w:t>
      </w:r>
      <w:r>
        <w:rPr>
          <w:sz w:val="24"/>
        </w:rPr>
        <w:t>правилу</w:t>
      </w:r>
      <w:r>
        <w:rPr>
          <w:sz w:val="24"/>
          <w:lang w:val="en-US"/>
        </w:rPr>
        <w:t xml:space="preserve"> </w:t>
      </w:r>
    </w:p>
    <w:p>
      <w:pPr>
        <w:pStyle w:val="Normal1"/>
        <w:spacing w:lineRule="auto" w:line="240"/>
        <w:ind w:firstLine="993" w:end="0"/>
        <w:rPr>
          <w:sz w:val="24"/>
          <w:lang w:val="en-US"/>
        </w:rPr>
      </w:pPr>
      <w:r>
        <w:rPr>
          <w:i/>
          <w:iCs/>
          <w:sz w:val="24"/>
          <w:lang w:val="en-US"/>
        </w:rPr>
        <w:t>Futuro imperfecto</w:t>
      </w:r>
      <w:r>
        <w:rPr>
          <w:sz w:val="24"/>
          <w:lang w:val="en-US"/>
        </w:rPr>
        <w:t xml:space="preserve"> — no </w:t>
      </w:r>
      <w:r>
        <w:rPr>
          <w:sz w:val="24"/>
        </w:rPr>
        <w:t>общему</w:t>
      </w:r>
      <w:r>
        <w:rPr>
          <w:sz w:val="24"/>
          <w:lang w:val="en-US"/>
        </w:rPr>
        <w:t xml:space="preserve"> </w:t>
      </w:r>
      <w:r>
        <w:rPr>
          <w:sz w:val="24"/>
        </w:rPr>
        <w:t>правилу</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w:t>
      </w:r>
      <w:r>
        <w:rPr>
          <w:spacing w:val="20"/>
          <w:sz w:val="24"/>
        </w:rPr>
        <w:t xml:space="preserve"> </w:t>
      </w:r>
      <w:r>
        <w:rPr>
          <w:spacing w:val="20"/>
          <w:sz w:val="24"/>
          <w:lang w:val="en-US"/>
        </w:rPr>
        <w:t>potencial</w:t>
      </w:r>
      <w:r>
        <w:rPr>
          <w:sz w:val="24"/>
        </w:rPr>
        <w:t>—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lang w:val="en-US"/>
        </w:rPr>
        <w:t>Modo imperativo</w:t>
      </w:r>
      <w:r>
        <w:rPr>
          <w:sz w:val="24"/>
          <w:lang w:val="en-US"/>
        </w:rPr>
        <w:t xml:space="preserve"> — ase, asga, asgamos, asid, asgan </w:t>
      </w:r>
    </w:p>
    <w:p>
      <w:pPr>
        <w:pStyle w:val="Normal1"/>
        <w:spacing w:lineRule="auto" w:line="240"/>
        <w:ind w:firstLine="993" w:end="0"/>
        <w:rPr/>
      </w:pPr>
      <w:r>
        <w:rPr>
          <w:i/>
          <w:iCs/>
          <w:sz w:val="24"/>
          <w:lang w:val="en-US"/>
        </w:rPr>
        <w:t>Participio</w:t>
      </w:r>
      <w:r>
        <w:rPr>
          <w:sz w:val="24"/>
        </w:rPr>
        <w:t xml:space="preserve"> — по общему правилу </w:t>
      </w:r>
    </w:p>
    <w:p>
      <w:pPr>
        <w:pStyle w:val="Normal1"/>
        <w:spacing w:lineRule="auto" w:line="240"/>
        <w:ind w:firstLine="993" w:end="0"/>
        <w:rPr/>
      </w:pPr>
      <w:r>
        <w:rPr>
          <w:i/>
          <w:iCs/>
          <w:sz w:val="24"/>
          <w:lang w:val="en-US"/>
        </w:rPr>
        <w:t>Gerundio</w:t>
      </w:r>
      <w:r>
        <w:rPr>
          <w:sz w:val="24"/>
        </w:rPr>
        <w:t xml:space="preserve"> — </w:t>
      </w:r>
      <w:r>
        <w:rPr>
          <w:sz w:val="24"/>
          <w:lang w:val="en-US"/>
        </w:rPr>
        <w:t>no</w:t>
      </w:r>
      <w:r>
        <w:rPr>
          <w:sz w:val="24"/>
        </w:rPr>
        <w:t xml:space="preserve"> общему правилу</w:t>
      </w:r>
    </w:p>
    <w:p>
      <w:pPr>
        <w:pStyle w:val="Normal1"/>
        <w:spacing w:lineRule="auto" w:line="240"/>
        <w:ind w:firstLine="993" w:end="0"/>
        <w:rPr>
          <w:sz w:val="24"/>
        </w:rPr>
      </w:pPr>
      <w:r>
        <w:rPr>
          <w:sz w:val="24"/>
        </w:rPr>
      </w:r>
    </w:p>
    <w:p>
      <w:pPr>
        <w:pStyle w:val="Normal1"/>
        <w:spacing w:lineRule="auto" w:line="240"/>
        <w:ind w:firstLine="284" w:end="0"/>
        <w:jc w:val="center"/>
        <w:rPr>
          <w:sz w:val="24"/>
          <w:lang w:val="en-US"/>
        </w:rPr>
      </w:pPr>
      <w:r>
        <w:rPr>
          <w:b/>
          <w:sz w:val="24"/>
          <w:lang w:val="en-US"/>
        </w:rPr>
        <w:t>Caber</w:t>
      </w:r>
      <w:r>
        <w:rPr>
          <w:sz w:val="24"/>
          <w:lang w:val="en-US"/>
        </w:rPr>
        <w:t xml:space="preserve"> — </w:t>
      </w:r>
      <w:r>
        <w:rPr>
          <w:sz w:val="24"/>
        </w:rPr>
        <w:t>вмещать</w:t>
      </w:r>
    </w:p>
    <w:p>
      <w:pPr>
        <w:pStyle w:val="Normal1"/>
        <w:spacing w:lineRule="auto" w:line="240"/>
        <w:ind w:firstLine="284" w:end="0"/>
        <w:rPr>
          <w:sz w:val="24"/>
          <w:lang w:val="en-US"/>
        </w:rPr>
      </w:pPr>
      <w:r>
        <w:rPr>
          <w:sz w:val="24"/>
          <w:lang w:val="en-US"/>
        </w:rPr>
        <w:t>Modo indicativo</w:t>
      </w:r>
    </w:p>
    <w:p>
      <w:pPr>
        <w:pStyle w:val="Normal1"/>
        <w:spacing w:lineRule="auto" w:line="240"/>
        <w:ind w:firstLine="993" w:end="0"/>
        <w:rPr/>
      </w:pPr>
      <w:r>
        <w:rPr>
          <w:i/>
          <w:iCs/>
          <w:sz w:val="24"/>
          <w:lang w:val="en-US"/>
        </w:rPr>
        <w:t>Presente</w:t>
      </w:r>
      <w:r>
        <w:rPr>
          <w:sz w:val="24"/>
          <w:lang w:val="en-US"/>
        </w:rPr>
        <w:t xml:space="preserve"> — quepo, cabes, cabe, cabemos, cabéis, caben</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993" w:end="0"/>
        <w:rPr/>
      </w:pPr>
      <w:r>
        <w:rPr>
          <w:i/>
          <w:iCs/>
          <w:sz w:val="24"/>
          <w:lang w:val="en-US"/>
        </w:rPr>
        <w:t>Pretérito indefinido</w:t>
      </w:r>
      <w:r>
        <w:rPr>
          <w:sz w:val="24"/>
          <w:lang w:val="en-US"/>
        </w:rPr>
        <w:t xml:space="preserve"> — cupe, cupiste, cupo, cupimos, cupisteis, cupieron </w:t>
      </w:r>
    </w:p>
    <w:p>
      <w:pPr>
        <w:pStyle w:val="Normal1"/>
        <w:spacing w:lineRule="auto" w:line="240"/>
        <w:ind w:firstLine="993" w:end="0"/>
        <w:rPr/>
      </w:pPr>
      <w:r>
        <w:rPr>
          <w:i/>
          <w:iCs/>
          <w:sz w:val="24"/>
          <w:lang w:val="en-US"/>
        </w:rPr>
        <w:t>Futuro imperfecto</w:t>
      </w:r>
      <w:r>
        <w:rPr>
          <w:sz w:val="24"/>
          <w:lang w:val="en-US"/>
        </w:rPr>
        <w:t xml:space="preserve"> — cabré, cabrás, cabra, cabremos, cabréis, cabrán</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t>Modo subjuntivo</w:t>
      </w:r>
    </w:p>
    <w:p>
      <w:pPr>
        <w:pStyle w:val="Normal1"/>
        <w:spacing w:lineRule="auto" w:line="240"/>
        <w:ind w:firstLine="993" w:end="0"/>
        <w:rPr/>
      </w:pPr>
      <w:r>
        <w:rPr>
          <w:i/>
          <w:iCs/>
          <w:sz w:val="24"/>
          <w:lang w:val="en-US"/>
        </w:rPr>
        <w:t>Presente</w:t>
      </w:r>
      <w:r>
        <w:rPr>
          <w:sz w:val="24"/>
          <w:lang w:val="en-US"/>
        </w:rPr>
        <w:t xml:space="preserve"> — quepa, quepas, quepa, quepamos, quepais, quepan </w:t>
      </w:r>
    </w:p>
    <w:p>
      <w:pPr>
        <w:pStyle w:val="Normal1"/>
        <w:spacing w:lineRule="auto" w:line="240"/>
        <w:ind w:firstLine="993" w:end="0"/>
        <w:rPr>
          <w:sz w:val="24"/>
          <w:lang w:val="en-US"/>
        </w:rPr>
      </w:pPr>
      <w:r>
        <w:rPr>
          <w:i/>
          <w:iCs/>
          <w:sz w:val="24"/>
          <w:lang w:val="en-US"/>
        </w:rPr>
        <w:t>Pretérito</w:t>
      </w:r>
      <w:r>
        <w:rPr>
          <w:sz w:val="24"/>
          <w:lang w:val="en-US"/>
        </w:rPr>
        <w:t xml:space="preserve"> </w:t>
      </w:r>
      <w:r>
        <w:rPr>
          <w:i/>
          <w:iCs/>
          <w:sz w:val="24"/>
          <w:lang w:val="en-US"/>
        </w:rPr>
        <w:t>imperfecto</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-r</w:t>
      </w:r>
      <w:r>
        <w:rPr>
          <w:sz w:val="24"/>
        </w:rPr>
        <w:t>а</w:t>
      </w:r>
      <w:r>
        <w:rPr>
          <w:sz w:val="24"/>
          <w:lang w:val="en-US"/>
        </w:rPr>
        <w:t xml:space="preserve">: cupiera, cupieras, cupiera, cupiéramos, cupierais, cupieran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-se: cupiese, cupieses, cupiese, cupiésemos, cupieseis, cupiesen </w:t>
      </w:r>
    </w:p>
    <w:p>
      <w:pPr>
        <w:pStyle w:val="Normal1"/>
        <w:spacing w:lineRule="auto" w:line="240"/>
        <w:ind w:firstLine="993" w:end="0"/>
        <w:rPr/>
      </w:pPr>
      <w:r>
        <w:rPr>
          <w:i/>
          <w:iCs/>
          <w:sz w:val="24"/>
          <w:lang w:val="en-US"/>
        </w:rPr>
        <w:t>Futuro imperfecto</w:t>
      </w:r>
      <w:r>
        <w:rPr>
          <w:sz w:val="24"/>
          <w:lang w:val="en-US"/>
        </w:rPr>
        <w:t xml:space="preserve"> — cupiere, cupieres, cupiere, cupiéremos, cupiereis, cupieren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potencial</w:t>
      </w:r>
      <w:r>
        <w:rPr>
          <w:sz w:val="24"/>
          <w:lang w:val="en-US"/>
        </w:rPr>
        <w:t xml:space="preserve"> — cabría, cabrías, cabría, cabriamos, cabriais, cabrían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imperativo</w:t>
      </w:r>
      <w:r>
        <w:rPr>
          <w:sz w:val="24"/>
          <w:lang w:val="en-US"/>
        </w:rPr>
        <w:t xml:space="preserve"> — cabe, quepa, quepamos, cabed; quepan </w:t>
      </w:r>
    </w:p>
    <w:p>
      <w:pPr>
        <w:pStyle w:val="Normal1"/>
        <w:spacing w:lineRule="auto" w:line="240"/>
        <w:ind w:firstLine="993" w:end="0"/>
        <w:rPr/>
      </w:pPr>
      <w:r>
        <w:rPr>
          <w:i/>
          <w:iCs/>
          <w:sz w:val="24"/>
          <w:lang w:val="en-US"/>
        </w:rPr>
        <w:t>Participio</w:t>
      </w:r>
      <w:r>
        <w:rPr>
          <w:sz w:val="24"/>
        </w:rPr>
        <w:t xml:space="preserve"> — по общему правилу </w:t>
      </w:r>
    </w:p>
    <w:p>
      <w:pPr>
        <w:pStyle w:val="Normal1"/>
        <w:spacing w:lineRule="auto" w:line="240"/>
        <w:ind w:firstLine="993" w:end="0"/>
        <w:rPr/>
      </w:pPr>
      <w:r>
        <w:rPr>
          <w:i/>
          <w:iCs/>
          <w:sz w:val="24"/>
          <w:lang w:val="en-US"/>
        </w:rPr>
        <w:t>Gerundio</w:t>
      </w:r>
      <w:r>
        <w:rPr>
          <w:sz w:val="24"/>
        </w:rPr>
        <w:t xml:space="preserve"> — по общему правилу</w:t>
      </w:r>
    </w:p>
    <w:p>
      <w:pPr>
        <w:pStyle w:val="Normal1"/>
        <w:spacing w:lineRule="auto" w:line="240"/>
        <w:ind w:firstLine="284" w:end="0"/>
        <w:rPr>
          <w:sz w:val="24"/>
        </w:rPr>
      </w:pPr>
      <w:r>
        <w:rPr>
          <w:sz w:val="24"/>
        </w:rPr>
      </w:r>
    </w:p>
    <w:p>
      <w:pPr>
        <w:pStyle w:val="Normal1"/>
        <w:spacing w:lineRule="auto" w:line="240"/>
        <w:ind w:firstLine="284" w:end="0"/>
        <w:jc w:val="center"/>
        <w:rPr>
          <w:sz w:val="24"/>
          <w:lang w:val="en-US"/>
        </w:rPr>
      </w:pPr>
      <w:r>
        <w:rPr>
          <w:b/>
          <w:sz w:val="24"/>
          <w:lang w:val="en-US"/>
        </w:rPr>
        <w:t>Caer</w:t>
      </w:r>
      <w:r>
        <w:rPr>
          <w:sz w:val="24"/>
          <w:lang w:val="en-US"/>
        </w:rPr>
        <w:t xml:space="preserve"> — </w:t>
      </w:r>
      <w:r>
        <w:rPr>
          <w:sz w:val="24"/>
        </w:rPr>
        <w:t>падать</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caigo, caes, cae, caemos, caéis, caen </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hanging="283" w:start="1276"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indefinido</w:t>
      </w:r>
      <w:r>
        <w:rPr>
          <w:sz w:val="24"/>
        </w:rPr>
        <w:t xml:space="preserve"> — по общему правилу (в 3 лице ед. и мн. числа происходит орфографическое изменение </w:t>
      </w:r>
      <w:r>
        <w:rPr>
          <w:sz w:val="24"/>
          <w:lang w:val="en-US"/>
        </w:rPr>
        <w:t>i</w:t>
      </w:r>
      <w:r>
        <w:rPr>
          <w:sz w:val="24"/>
        </w:rPr>
        <w:t xml:space="preserve"> → у: ó сауе</w:t>
      </w:r>
      <w:r>
        <w:rPr>
          <w:sz w:val="24"/>
          <w:lang w:val="en-US"/>
        </w:rPr>
        <w:t>r</w:t>
      </w:r>
      <w:r>
        <w:rPr>
          <w:sz w:val="24"/>
        </w:rPr>
        <w:t>о</w:t>
      </w:r>
      <w:r>
        <w:rPr>
          <w:sz w:val="24"/>
          <w:lang w:val="en-US"/>
        </w:rPr>
        <w:t>n</w:t>
      </w:r>
      <w:r>
        <w:rPr>
          <w:sz w:val="24"/>
        </w:rPr>
        <w:t xml:space="preserve">) </w:t>
      </w:r>
    </w:p>
    <w:p>
      <w:pPr>
        <w:pStyle w:val="Normal1"/>
        <w:spacing w:lineRule="auto" w:line="240"/>
        <w:ind w:firstLine="993" w:end="0"/>
        <w:rPr/>
      </w:pPr>
      <w:r>
        <w:rPr>
          <w:i/>
          <w:iCs/>
          <w:sz w:val="24"/>
          <w:lang w:val="en-US"/>
        </w:rPr>
        <w:t>Futuro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caiga, caigas, caiga, caigamos, caigáis, caigan </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 (происходит орфографическое изменение </w:t>
      </w:r>
      <w:r>
        <w:rPr>
          <w:sz w:val="24"/>
          <w:lang w:val="en-US"/>
        </w:rPr>
        <w:t>i</w:t>
      </w:r>
      <w:r>
        <w:rPr>
          <w:sz w:val="24"/>
        </w:rPr>
        <w:t>→</w:t>
      </w:r>
      <w:r>
        <w:rPr>
          <w:sz w:val="24"/>
          <w:lang w:val="en-US"/>
        </w:rPr>
        <w:t>y</w:t>
      </w:r>
      <w:r>
        <w:rPr>
          <w:sz w:val="24"/>
        </w:rPr>
        <w:t xml:space="preserve">) </w:t>
      </w:r>
    </w:p>
    <w:p>
      <w:pPr>
        <w:pStyle w:val="Normal1"/>
        <w:spacing w:lineRule="auto" w:line="240"/>
        <w:ind w:firstLine="1560" w:end="0"/>
        <w:rPr>
          <w:sz w:val="24"/>
        </w:rPr>
      </w:pPr>
      <w:r>
        <w:rPr>
          <w:sz w:val="24"/>
        </w:rPr>
        <w:t>формы на -</w:t>
      </w:r>
      <w:r>
        <w:rPr>
          <w:b/>
          <w:bCs/>
          <w:sz w:val="24"/>
          <w:lang w:val="en-US"/>
        </w:rPr>
        <w:t>r</w:t>
      </w:r>
      <w:r>
        <w:rPr>
          <w:b/>
          <w:bCs/>
          <w:sz w:val="24"/>
        </w:rPr>
        <w:t>а</w:t>
      </w:r>
      <w:r>
        <w:rPr>
          <w:sz w:val="24"/>
        </w:rPr>
        <w:t>: сауе</w:t>
      </w:r>
      <w:r>
        <w:rPr>
          <w:sz w:val="24"/>
          <w:lang w:val="en-US"/>
        </w:rPr>
        <w:t>r</w:t>
      </w:r>
      <w:r>
        <w:rPr>
          <w:sz w:val="24"/>
        </w:rPr>
        <w:t xml:space="preserve">а, </w:t>
      </w:r>
      <w:r>
        <w:rPr>
          <w:sz w:val="24"/>
          <w:lang w:val="en-US"/>
        </w:rPr>
        <w:t>cayeras</w:t>
      </w:r>
      <w:r>
        <w:rPr>
          <w:sz w:val="24"/>
        </w:rPr>
        <w:t xml:space="preserve">, </w:t>
      </w:r>
      <w:r>
        <w:rPr>
          <w:sz w:val="24"/>
          <w:lang w:val="en-US"/>
        </w:rPr>
        <w:t>cayera</w:t>
      </w:r>
      <w:r>
        <w:rPr>
          <w:sz w:val="24"/>
        </w:rPr>
        <w:t xml:space="preserve">, </w:t>
      </w:r>
      <w:r>
        <w:rPr>
          <w:sz w:val="24"/>
          <w:lang w:val="en-US"/>
        </w:rPr>
        <w:t>cay</w:t>
      </w:r>
      <w:r>
        <w:rPr>
          <w:sz w:val="24"/>
        </w:rPr>
        <w:t>é</w:t>
      </w:r>
      <w:r>
        <w:rPr>
          <w:sz w:val="24"/>
          <w:lang w:val="en-US"/>
        </w:rPr>
        <w:t>ramos</w:t>
      </w:r>
      <w:r>
        <w:rPr>
          <w:sz w:val="24"/>
        </w:rPr>
        <w:t xml:space="preserve">, </w:t>
      </w:r>
      <w:r>
        <w:rPr>
          <w:sz w:val="24"/>
          <w:lang w:val="en-US"/>
        </w:rPr>
        <w:t>cayerais</w:t>
      </w:r>
      <w:r>
        <w:rPr>
          <w:sz w:val="24"/>
        </w:rPr>
        <w:t xml:space="preserve">, </w:t>
      </w:r>
      <w:r>
        <w:rPr>
          <w:sz w:val="24"/>
          <w:lang w:val="en-US"/>
        </w:rPr>
        <w:t>cayeran</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xml:space="preserve">: cayese, cayeses, cayese, cayésemos, cayeseis, cayesen </w:t>
      </w:r>
    </w:p>
    <w:p>
      <w:pPr>
        <w:pStyle w:val="Normal1"/>
        <w:spacing w:lineRule="auto" w:line="240"/>
        <w:ind w:hanging="141" w:start="1134" w:end="0"/>
        <w:rPr/>
      </w:pPr>
      <w:r>
        <w:rPr>
          <w:i/>
          <w:iCs/>
          <w:sz w:val="24"/>
          <w:lang w:val="en-US"/>
        </w:rPr>
        <w:t>Futuro imperfecto</w:t>
      </w:r>
      <w:r>
        <w:rPr>
          <w:sz w:val="24"/>
          <w:lang w:val="en-US"/>
        </w:rPr>
        <w:t xml:space="preserve"> — (</w:t>
      </w:r>
      <w:r>
        <w:rPr>
          <w:sz w:val="24"/>
        </w:rPr>
        <w:t>происходит</w:t>
      </w:r>
      <w:r>
        <w:rPr>
          <w:sz w:val="24"/>
          <w:lang w:val="en-US"/>
        </w:rPr>
        <w:t xml:space="preserve"> </w:t>
      </w:r>
      <w:r>
        <w:rPr>
          <w:sz w:val="24"/>
        </w:rPr>
        <w:t>орфографическое</w:t>
      </w:r>
      <w:r>
        <w:rPr>
          <w:sz w:val="24"/>
          <w:lang w:val="en-US"/>
        </w:rPr>
        <w:t xml:space="preserve"> </w:t>
      </w:r>
      <w:r>
        <w:rPr>
          <w:sz w:val="24"/>
        </w:rPr>
        <w:t>изменение</w:t>
      </w:r>
      <w:r>
        <w:rPr>
          <w:sz w:val="24"/>
          <w:lang w:val="en-US"/>
        </w:rPr>
        <w:t xml:space="preserve"> i→y) cayere, cayeres, cayere, cayeremos, cayereis, cayeren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w:t>
      </w:r>
      <w:r>
        <w:rPr>
          <w:spacing w:val="20"/>
          <w:sz w:val="24"/>
        </w:rPr>
        <w:t xml:space="preserve"> </w:t>
      </w:r>
      <w:r>
        <w:rPr>
          <w:spacing w:val="20"/>
          <w:sz w:val="24"/>
          <w:lang w:val="en-US"/>
        </w:rPr>
        <w:t>potencial</w:t>
      </w:r>
      <w:r>
        <w:rPr>
          <w:sz w:val="24"/>
        </w:rPr>
        <w:t>—по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lang w:val="en-US"/>
        </w:rPr>
        <w:t>Modo imperativo</w:t>
      </w:r>
      <w:r>
        <w:rPr>
          <w:sz w:val="24"/>
          <w:lang w:val="en-US"/>
        </w:rPr>
        <w:t xml:space="preserve"> — cae, caiga, caigamos, caed, caigan</w:t>
      </w:r>
    </w:p>
    <w:p>
      <w:pPr>
        <w:pStyle w:val="Normal1"/>
        <w:spacing w:lineRule="auto" w:line="240"/>
        <w:ind w:firstLine="993" w:end="0"/>
        <w:rPr/>
      </w:pPr>
      <w:r>
        <w:rPr>
          <w:i/>
          <w:iCs/>
          <w:sz w:val="24"/>
          <w:lang w:val="en-US"/>
        </w:rPr>
        <w:t>Participio</w:t>
      </w:r>
      <w:r>
        <w:rPr>
          <w:sz w:val="24"/>
        </w:rPr>
        <w:t xml:space="preserve"> — по общему правилу (происходит орфографическое изменение i→ í : </w:t>
      </w:r>
      <w:r>
        <w:rPr>
          <w:sz w:val="24"/>
          <w:lang w:val="en-US"/>
        </w:rPr>
        <w:t>ca</w:t>
      </w:r>
      <w:r>
        <w:rPr>
          <w:sz w:val="24"/>
        </w:rPr>
        <w:t>í</w:t>
      </w:r>
      <w:r>
        <w:rPr>
          <w:sz w:val="24"/>
          <w:lang w:val="en-US"/>
        </w:rPr>
        <w:t>do</w:t>
      </w:r>
      <w:r>
        <w:rPr>
          <w:sz w:val="24"/>
        </w:rPr>
        <w:t xml:space="preserve">) </w:t>
      </w:r>
    </w:p>
    <w:p>
      <w:pPr>
        <w:pStyle w:val="Normal1"/>
        <w:spacing w:lineRule="auto" w:line="240"/>
        <w:ind w:firstLine="993" w:end="0"/>
        <w:rPr/>
      </w:pPr>
      <w:r>
        <w:rPr>
          <w:i/>
          <w:iCs/>
          <w:sz w:val="24"/>
          <w:lang w:val="en-US"/>
        </w:rPr>
        <w:t>Gerundio</w:t>
      </w:r>
      <w:r>
        <w:rPr>
          <w:sz w:val="24"/>
        </w:rPr>
        <w:t xml:space="preserve"> — по общему правилу (происходит орфографическое изменение i → у: </w:t>
      </w:r>
      <w:r>
        <w:rPr>
          <w:sz w:val="24"/>
          <w:lang w:val="en-US"/>
        </w:rPr>
        <w:t>cayendo</w:t>
      </w:r>
      <w:r>
        <w:rPr>
          <w:sz w:val="24"/>
        </w:rPr>
        <w:t>)</w:t>
      </w:r>
    </w:p>
    <w:p>
      <w:pPr>
        <w:pStyle w:val="Normal1"/>
        <w:spacing w:lineRule="auto" w:line="240"/>
        <w:ind w:firstLine="284" w:end="0"/>
        <w:rPr>
          <w:sz w:val="24"/>
        </w:rPr>
      </w:pPr>
      <w:r>
        <w:rPr>
          <w:sz w:val="24"/>
        </w:rPr>
      </w:r>
    </w:p>
    <w:p>
      <w:pPr>
        <w:pStyle w:val="Normal1"/>
        <w:spacing w:lineRule="auto" w:line="240"/>
        <w:ind w:firstLine="284" w:end="0"/>
        <w:jc w:val="center"/>
        <w:rPr>
          <w:sz w:val="24"/>
          <w:lang w:val="en-US"/>
        </w:rPr>
      </w:pPr>
      <w:r>
        <w:rPr>
          <w:b/>
          <w:sz w:val="24"/>
          <w:lang w:val="en-US"/>
        </w:rPr>
        <w:t>Dar</w:t>
      </w:r>
      <w:r>
        <w:rPr>
          <w:sz w:val="24"/>
          <w:lang w:val="en-US"/>
        </w:rPr>
        <w:t xml:space="preserve"> — </w:t>
      </w:r>
      <w:r>
        <w:rPr>
          <w:sz w:val="24"/>
        </w:rPr>
        <w:t>давать</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sz w:val="24"/>
          <w:lang w:val="en-US"/>
        </w:rPr>
      </w:pPr>
      <w:r>
        <w:rPr>
          <w:i/>
          <w:iCs/>
          <w:sz w:val="24"/>
          <w:lang w:val="en-US"/>
        </w:rPr>
        <w:t>Presente</w:t>
      </w:r>
      <w:r>
        <w:rPr>
          <w:sz w:val="24"/>
          <w:lang w:val="en-US"/>
        </w:rPr>
        <w:t xml:space="preserve"> — doy, das, da, damos, dais, dan </w:t>
      </w:r>
    </w:p>
    <w:p>
      <w:pPr>
        <w:pStyle w:val="Normal1"/>
        <w:spacing w:lineRule="auto" w:line="240"/>
        <w:ind w:firstLine="993" w:end="0"/>
        <w:rPr/>
      </w:pPr>
      <w:r>
        <w:rPr>
          <w:i/>
          <w:iCs/>
          <w:sz w:val="24"/>
          <w:lang w:val="en-US"/>
        </w:rPr>
        <w:t>Pretérito imperfecto</w:t>
      </w:r>
      <w:r>
        <w:rPr>
          <w:sz w:val="24"/>
          <w:lang w:val="en-US"/>
        </w:rPr>
        <w:t xml:space="preserve"> — no </w:t>
      </w:r>
      <w:r>
        <w:rPr>
          <w:sz w:val="24"/>
        </w:rPr>
        <w:t>общему</w:t>
      </w:r>
      <w:r>
        <w:rPr>
          <w:sz w:val="24"/>
          <w:lang w:val="en-US"/>
        </w:rPr>
        <w:t xml:space="preserve"> </w:t>
      </w:r>
      <w:r>
        <w:rPr>
          <w:sz w:val="24"/>
        </w:rPr>
        <w:t>правилу</w:t>
      </w:r>
      <w:r>
        <w:rPr>
          <w:sz w:val="24"/>
          <w:lang w:val="en-US"/>
        </w:rPr>
        <w:t xml:space="preserve"> </w:t>
      </w:r>
    </w:p>
    <w:p>
      <w:pPr>
        <w:pStyle w:val="Normal1"/>
        <w:spacing w:lineRule="auto" w:line="240"/>
        <w:ind w:firstLine="993" w:end="0"/>
        <w:rPr/>
      </w:pPr>
      <w:r>
        <w:rPr>
          <w:i/>
          <w:iCs/>
          <w:sz w:val="24"/>
          <w:lang w:val="en-US"/>
        </w:rPr>
        <w:t>Pretérito indefinido</w:t>
      </w:r>
      <w:r>
        <w:rPr>
          <w:sz w:val="24"/>
          <w:lang w:val="en-US"/>
        </w:rPr>
        <w:t xml:space="preserve"> — di, diste, dio, dimos, disteis, dieron </w:t>
      </w:r>
    </w:p>
    <w:p>
      <w:pPr>
        <w:pStyle w:val="Normal1"/>
        <w:spacing w:lineRule="auto" w:line="240"/>
        <w:ind w:firstLine="993" w:end="0"/>
        <w:rPr/>
      </w:pPr>
      <w:r>
        <w:rPr>
          <w:i/>
          <w:iCs/>
          <w:sz w:val="24"/>
          <w:lang w:val="en-US"/>
        </w:rPr>
        <w:t>Future</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dé, des, dé, demos, deis, den </w:t>
      </w:r>
    </w:p>
    <w:p>
      <w:pPr>
        <w:pStyle w:val="Normal1"/>
        <w:spacing w:lineRule="auto" w:line="240"/>
        <w:ind w:firstLine="993" w:end="0"/>
        <w:rPr>
          <w:i/>
          <w:i/>
          <w:iCs/>
          <w:sz w:val="24"/>
          <w:lang w:val="en-US"/>
        </w:rPr>
      </w:pPr>
      <w:r>
        <w:rPr>
          <w:i/>
          <w:iCs/>
          <w:sz w:val="24"/>
          <w:lang w:val="en-US"/>
        </w:rPr>
        <w:t>Pretérito imperfecto</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r</w:t>
      </w:r>
      <w:r>
        <w:rPr>
          <w:b/>
          <w:bCs/>
          <w:sz w:val="24"/>
        </w:rPr>
        <w:t>а</w:t>
      </w:r>
      <w:r>
        <w:rPr>
          <w:sz w:val="24"/>
          <w:lang w:val="en-US"/>
        </w:rPr>
        <w:t xml:space="preserve">: diera, dieras, diera, diéramos, dierais, dieran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xml:space="preserve">: diese, dieses, diese, diésemos, dieseis, diesen </w:t>
      </w:r>
    </w:p>
    <w:p>
      <w:pPr>
        <w:pStyle w:val="Normal1"/>
        <w:spacing w:lineRule="auto" w:line="240"/>
        <w:ind w:firstLine="993" w:end="0"/>
        <w:rPr/>
      </w:pPr>
      <w:r>
        <w:rPr>
          <w:i/>
          <w:iCs/>
          <w:sz w:val="24"/>
          <w:lang w:val="en-US"/>
        </w:rPr>
        <w:t>Futuro imperfecto</w:t>
      </w:r>
      <w:r>
        <w:rPr>
          <w:sz w:val="24"/>
          <w:lang w:val="en-US"/>
        </w:rPr>
        <w:t xml:space="preserve"> — diere, dieres, diere, diéremos, diereis, dieren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w:t>
      </w:r>
      <w:r>
        <w:rPr>
          <w:spacing w:val="20"/>
          <w:sz w:val="24"/>
        </w:rPr>
        <w:t xml:space="preserve"> </w:t>
      </w:r>
      <w:r>
        <w:rPr>
          <w:spacing w:val="20"/>
          <w:sz w:val="24"/>
          <w:lang w:val="en-US"/>
        </w:rPr>
        <w:t>potencial</w:t>
      </w:r>
      <w:r>
        <w:rPr>
          <w:sz w:val="24"/>
        </w:rPr>
        <w:t xml:space="preserve"> —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lang w:val="en-US"/>
        </w:rPr>
        <w:t>Modo imperativo</w:t>
      </w:r>
      <w:r>
        <w:rPr>
          <w:sz w:val="24"/>
          <w:lang w:val="en-US"/>
        </w:rPr>
        <w:t xml:space="preserve">—da, dé, demos, dad, den </w:t>
      </w:r>
    </w:p>
    <w:p>
      <w:pPr>
        <w:pStyle w:val="Normal1"/>
        <w:spacing w:lineRule="auto" w:line="240"/>
        <w:ind w:firstLine="993" w:end="0"/>
        <w:rPr/>
      </w:pPr>
      <w:r>
        <w:rPr>
          <w:i/>
          <w:iCs/>
          <w:sz w:val="24"/>
          <w:lang w:val="en-US"/>
        </w:rPr>
        <w:t>Participio</w:t>
      </w:r>
      <w:r>
        <w:rPr>
          <w:sz w:val="24"/>
        </w:rPr>
        <w:t xml:space="preserve"> — по общему правилу </w:t>
      </w:r>
    </w:p>
    <w:p>
      <w:pPr>
        <w:pStyle w:val="Normal1"/>
        <w:spacing w:lineRule="auto" w:line="240"/>
        <w:ind w:firstLine="993" w:end="0"/>
        <w:rPr/>
      </w:pPr>
      <w:r>
        <w:rPr>
          <w:i/>
          <w:iCs/>
          <w:sz w:val="24"/>
          <w:lang w:val="en-US"/>
        </w:rPr>
        <w:t>Gerundio</w:t>
      </w:r>
      <w:r>
        <w:rPr>
          <w:sz w:val="24"/>
        </w:rPr>
        <w:t xml:space="preserve"> — по общему правилу</w:t>
      </w:r>
    </w:p>
    <w:p>
      <w:pPr>
        <w:pStyle w:val="Normal1"/>
        <w:spacing w:lineRule="auto" w:line="240"/>
        <w:ind w:firstLine="284" w:end="0"/>
        <w:rPr>
          <w:sz w:val="24"/>
        </w:rPr>
      </w:pPr>
      <w:r>
        <w:rPr>
          <w:sz w:val="24"/>
        </w:rPr>
      </w:r>
    </w:p>
    <w:p>
      <w:pPr>
        <w:pStyle w:val="Normal1"/>
        <w:spacing w:lineRule="auto" w:line="240"/>
        <w:ind w:firstLine="284" w:end="0"/>
        <w:jc w:val="center"/>
        <w:rPr>
          <w:sz w:val="24"/>
          <w:lang w:val="en-US"/>
        </w:rPr>
      </w:pPr>
      <w:r>
        <w:rPr>
          <w:b/>
          <w:sz w:val="24"/>
          <w:lang w:val="en-US"/>
        </w:rPr>
        <w:t>Decir</w:t>
      </w:r>
      <w:r>
        <w:rPr>
          <w:sz w:val="24"/>
          <w:lang w:val="en-US"/>
        </w:rPr>
        <w:t xml:space="preserve"> — </w:t>
      </w:r>
      <w:r>
        <w:rPr>
          <w:sz w:val="24"/>
        </w:rPr>
        <w:t>сказать</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digo, dices, dice, decimos, decís, dicen</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993" w:end="0"/>
        <w:rPr/>
      </w:pPr>
      <w:r>
        <w:rPr>
          <w:i/>
          <w:iCs/>
          <w:sz w:val="24"/>
          <w:lang w:val="en-US"/>
        </w:rPr>
        <w:t>Pretérito indefinido</w:t>
      </w:r>
      <w:r>
        <w:rPr>
          <w:sz w:val="24"/>
          <w:lang w:val="en-US"/>
        </w:rPr>
        <w:t xml:space="preserve"> — dije, dijiste, dijo, dijimos, dijisteis, dijeron</w:t>
      </w:r>
    </w:p>
    <w:p>
      <w:pPr>
        <w:pStyle w:val="Normal1"/>
        <w:spacing w:lineRule="auto" w:line="240"/>
        <w:ind w:firstLine="993" w:end="0"/>
        <w:rPr/>
      </w:pPr>
      <w:r>
        <w:rPr>
          <w:i/>
          <w:iCs/>
          <w:sz w:val="24"/>
          <w:lang w:val="en-US"/>
        </w:rPr>
        <w:t>Futuro imperfecto</w:t>
      </w:r>
      <w:r>
        <w:rPr>
          <w:sz w:val="24"/>
          <w:lang w:val="en-US"/>
        </w:rPr>
        <w:t xml:space="preserve"> — diré, dirás, dirá, diremos, diréis, dirán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diga, digas, diga, digamos, digáis, digan </w:t>
      </w:r>
    </w:p>
    <w:p>
      <w:pPr>
        <w:pStyle w:val="Normal1"/>
        <w:spacing w:lineRule="auto" w:line="240"/>
        <w:ind w:firstLine="993" w:end="0"/>
        <w:rPr>
          <w:i/>
          <w:i/>
          <w:iCs/>
          <w:sz w:val="24"/>
          <w:lang w:val="en-US"/>
        </w:rPr>
      </w:pPr>
      <w:r>
        <w:rPr>
          <w:i/>
          <w:iCs/>
          <w:sz w:val="24"/>
          <w:lang w:val="en-US"/>
        </w:rPr>
        <w:t>Pretérito imperfecto</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r</w:t>
      </w:r>
      <w:r>
        <w:rPr>
          <w:b/>
          <w:bCs/>
          <w:sz w:val="24"/>
        </w:rPr>
        <w:t>а</w:t>
      </w:r>
      <w:r>
        <w:rPr>
          <w:sz w:val="24"/>
          <w:lang w:val="en-US"/>
        </w:rPr>
        <w:t xml:space="preserve">: dijera, dijeras, dijera, dijéramos, dijerais, dijeran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dijese, dijeses, dijese, dijésemos, dijeseis, dijesen</w:t>
      </w:r>
    </w:p>
    <w:p>
      <w:pPr>
        <w:pStyle w:val="Normal1"/>
        <w:spacing w:lineRule="auto" w:line="240"/>
        <w:ind w:firstLine="993" w:end="0"/>
        <w:rPr/>
      </w:pPr>
      <w:r>
        <w:rPr>
          <w:i/>
          <w:iCs/>
          <w:sz w:val="24"/>
          <w:lang w:val="en-US"/>
        </w:rPr>
        <w:t>Future imperfecto</w:t>
      </w:r>
      <w:r>
        <w:rPr>
          <w:sz w:val="24"/>
          <w:lang w:val="en-US"/>
        </w:rPr>
        <w:t xml:space="preserve"> — dijere, dijeres, dijere, dijéremos, dijereis, dijeren </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potencial</w:t>
      </w:r>
      <w:r>
        <w:rPr>
          <w:sz w:val="24"/>
          <w:lang w:val="en-US"/>
        </w:rPr>
        <w:t xml:space="preserve"> — diría, dirías, diría, diríamos, diríais, dirían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imperativo</w:t>
      </w:r>
      <w:r>
        <w:rPr>
          <w:sz w:val="24"/>
          <w:lang w:val="en-US"/>
        </w:rPr>
        <w:t xml:space="preserve"> — di, diga, digamos, decid, digan </w:t>
      </w:r>
    </w:p>
    <w:p>
      <w:pPr>
        <w:pStyle w:val="Normal1"/>
        <w:spacing w:lineRule="auto" w:line="240"/>
        <w:ind w:firstLine="993" w:end="0"/>
        <w:rPr/>
      </w:pPr>
      <w:r>
        <w:rPr>
          <w:i/>
          <w:iCs/>
          <w:sz w:val="24"/>
          <w:lang w:val="en-US"/>
        </w:rPr>
        <w:t>Participio</w:t>
      </w:r>
      <w:r>
        <w:rPr>
          <w:sz w:val="24"/>
          <w:lang w:val="en-US"/>
        </w:rPr>
        <w:t xml:space="preserve"> — dicho </w:t>
      </w:r>
    </w:p>
    <w:p>
      <w:pPr>
        <w:pStyle w:val="Normal1"/>
        <w:spacing w:lineRule="auto" w:line="240"/>
        <w:ind w:firstLine="993" w:end="0"/>
        <w:rPr/>
      </w:pPr>
      <w:r>
        <w:rPr>
          <w:i/>
          <w:iCs/>
          <w:sz w:val="24"/>
          <w:lang w:val="en-US"/>
        </w:rPr>
        <w:t>Gerundio</w:t>
      </w:r>
      <w:r>
        <w:rPr>
          <w:sz w:val="24"/>
          <w:lang w:val="en-US"/>
        </w:rPr>
        <w:t xml:space="preserve"> — diciendo</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lang w:val="en-US"/>
        </w:rPr>
      </w:pPr>
      <w:r>
        <w:rPr>
          <w:b/>
          <w:sz w:val="24"/>
          <w:lang w:val="en-US"/>
        </w:rPr>
        <w:t>Erguir</w:t>
      </w:r>
      <w:r>
        <w:rPr>
          <w:sz w:val="24"/>
          <w:lang w:val="en-US"/>
        </w:rPr>
        <w:t xml:space="preserve"> — </w:t>
      </w:r>
      <w:r>
        <w:rPr>
          <w:sz w:val="24"/>
        </w:rPr>
        <w:t>поднимать</w:t>
      </w:r>
      <w:r>
        <w:rPr>
          <w:sz w:val="24"/>
          <w:lang w:val="en-US"/>
        </w:rPr>
        <w:t xml:space="preserve">, </w:t>
      </w:r>
      <w:r>
        <w:rPr>
          <w:sz w:val="24"/>
        </w:rPr>
        <w:t>выпрямлять</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irgo (yergo), irgues (yergues), irgue (yergue), erguimos, ergúis, irguen (yerguen) </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—по общему правилу </w:t>
      </w:r>
    </w:p>
    <w:p>
      <w:pPr>
        <w:pStyle w:val="Normal1"/>
        <w:spacing w:lineRule="auto" w:line="240"/>
        <w:ind w:firstLine="993" w:end="0"/>
        <w:rPr/>
      </w:pPr>
      <w:r>
        <w:rPr>
          <w:i/>
          <w:iCs/>
          <w:sz w:val="24"/>
          <w:lang w:val="en-US"/>
        </w:rPr>
        <w:t>Pretérito indefinido</w:t>
      </w:r>
      <w:r>
        <w:rPr>
          <w:sz w:val="24"/>
          <w:lang w:val="en-US"/>
        </w:rPr>
        <w:t xml:space="preserve"> — erguí, erguiste, irguió, erguimos, erguisteis, irguieron </w:t>
      </w:r>
    </w:p>
    <w:p>
      <w:pPr>
        <w:pStyle w:val="Normal1"/>
        <w:spacing w:lineRule="auto" w:line="240"/>
        <w:ind w:firstLine="993" w:end="0"/>
        <w:rPr/>
      </w:pPr>
      <w:r>
        <w:rPr>
          <w:i/>
          <w:iCs/>
          <w:sz w:val="24"/>
          <w:lang w:val="en-US"/>
        </w:rPr>
        <w:t>Futuro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lang w:val="en-US"/>
        </w:rPr>
      </w:pPr>
      <w:r>
        <w:rPr>
          <w:spacing w:val="20"/>
          <w:sz w:val="24"/>
          <w:lang w:val="en-US"/>
        </w:rPr>
        <w:t>Modo subjuntivo                   .</w:t>
      </w:r>
    </w:p>
    <w:p>
      <w:pPr>
        <w:pStyle w:val="Normal1"/>
        <w:spacing w:lineRule="auto" w:line="240"/>
        <w:ind w:hanging="141" w:start="1134" w:end="0"/>
        <w:rPr/>
      </w:pPr>
      <w:r>
        <w:rPr>
          <w:i/>
          <w:iCs/>
          <w:sz w:val="24"/>
          <w:lang w:val="en-US"/>
        </w:rPr>
        <w:t>Presente</w:t>
      </w:r>
      <w:r>
        <w:rPr>
          <w:sz w:val="24"/>
          <w:lang w:val="en-US"/>
        </w:rPr>
        <w:t xml:space="preserve"> — irga (yerga), irgas (yergas), irga (yerga), irgamos (yergamos), irgais (yergais), irgan (yergan)      </w:t>
      </w:r>
    </w:p>
    <w:p>
      <w:pPr>
        <w:pStyle w:val="Normal1"/>
        <w:spacing w:lineRule="auto" w:line="240"/>
        <w:ind w:firstLine="709" w:start="284" w:end="0"/>
        <w:rPr>
          <w:i/>
          <w:i/>
          <w:iCs/>
          <w:sz w:val="24"/>
          <w:lang w:val="en-US"/>
        </w:rPr>
      </w:pPr>
      <w:r>
        <w:rPr>
          <w:i/>
          <w:iCs/>
          <w:sz w:val="24"/>
          <w:lang w:val="en-US"/>
        </w:rPr>
        <w:t>Pretérito imperfecto</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ra</w:t>
      </w:r>
      <w:r>
        <w:rPr>
          <w:sz w:val="24"/>
          <w:lang w:val="en-US"/>
        </w:rPr>
        <w:t xml:space="preserve">: irguiera, irguieras, irguiera, irguiéramos, irguierais, irguieran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irguiese, irguieses, irguiese, irguiésemos, irguieseis, irguiesen</w:t>
      </w:r>
    </w:p>
    <w:p>
      <w:pPr>
        <w:pStyle w:val="Normal1"/>
        <w:spacing w:lineRule="auto" w:line="240"/>
        <w:ind w:firstLine="284" w:end="0"/>
        <w:rPr/>
      </w:pPr>
      <w:r>
        <w:rPr>
          <w:i/>
          <w:iCs/>
          <w:sz w:val="24"/>
          <w:lang w:val="en-US"/>
        </w:rPr>
        <w:t>Futuro imperfecto</w:t>
      </w:r>
      <w:r>
        <w:rPr>
          <w:sz w:val="24"/>
          <w:lang w:val="en-US"/>
        </w:rPr>
        <w:t xml:space="preserve"> — irguiere, irguieres, irguiere, irguiéremos, irguiereis, irguieren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w:t>
      </w:r>
      <w:r>
        <w:rPr>
          <w:spacing w:val="20"/>
          <w:sz w:val="24"/>
        </w:rPr>
        <w:t xml:space="preserve"> </w:t>
      </w:r>
      <w:r>
        <w:rPr>
          <w:spacing w:val="20"/>
          <w:sz w:val="24"/>
          <w:lang w:val="en-US"/>
        </w:rPr>
        <w:t>potencial</w:t>
      </w:r>
      <w:r>
        <w:rPr>
          <w:sz w:val="24"/>
        </w:rPr>
        <w:t>—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lang w:val="en-US"/>
        </w:rPr>
        <w:t>Modo imperativo</w:t>
      </w:r>
      <w:r>
        <w:rPr>
          <w:sz w:val="24"/>
          <w:lang w:val="en-US"/>
        </w:rPr>
        <w:t xml:space="preserve"> — irgue (yergue), irga (yerga), irgamos (yergamos), erguid, irgan (yergan) </w:t>
      </w:r>
    </w:p>
    <w:p>
      <w:pPr>
        <w:pStyle w:val="Normal1"/>
        <w:spacing w:lineRule="auto" w:line="240"/>
        <w:ind w:firstLine="993" w:end="0"/>
        <w:rPr/>
      </w:pPr>
      <w:r>
        <w:rPr>
          <w:i/>
          <w:iCs/>
          <w:sz w:val="24"/>
          <w:lang w:val="en-US"/>
        </w:rPr>
        <w:t>Partlcipio</w:t>
      </w:r>
      <w:r>
        <w:rPr>
          <w:sz w:val="24"/>
        </w:rPr>
        <w:t xml:space="preserve"> — по общему правилу </w:t>
      </w:r>
    </w:p>
    <w:p>
      <w:pPr>
        <w:pStyle w:val="Normal1"/>
        <w:spacing w:lineRule="auto" w:line="240"/>
        <w:ind w:firstLine="993" w:end="0"/>
        <w:rPr/>
      </w:pPr>
      <w:r>
        <w:rPr>
          <w:i/>
          <w:iCs/>
          <w:sz w:val="24"/>
          <w:lang w:val="en-US"/>
        </w:rPr>
        <w:t>Gerundio</w:t>
      </w:r>
      <w:r>
        <w:rPr>
          <w:sz w:val="24"/>
          <w:lang w:val="en-US"/>
        </w:rPr>
        <w:t xml:space="preserve"> — irguiendo</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lang w:val="en-US"/>
        </w:rPr>
      </w:pPr>
      <w:r>
        <w:rPr>
          <w:b/>
          <w:sz w:val="24"/>
          <w:lang w:val="en-US"/>
        </w:rPr>
        <w:t>Hacer</w:t>
      </w:r>
      <w:r>
        <w:rPr>
          <w:sz w:val="24"/>
          <w:lang w:val="en-US"/>
        </w:rPr>
        <w:t xml:space="preserve"> — </w:t>
      </w:r>
      <w:r>
        <w:rPr>
          <w:sz w:val="24"/>
        </w:rPr>
        <w:t>делать</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hago, haces, hace, hacemos, hacéis, hacen</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993" w:end="0"/>
        <w:rPr/>
      </w:pPr>
      <w:r>
        <w:rPr>
          <w:i/>
          <w:iCs/>
          <w:sz w:val="24"/>
          <w:lang w:val="en-US"/>
        </w:rPr>
        <w:t>Pretérito indefinido</w:t>
      </w:r>
      <w:r>
        <w:rPr>
          <w:sz w:val="24"/>
          <w:lang w:val="en-US"/>
        </w:rPr>
        <w:t>— hice, hiciste, hizo, hicimos, hicisteis, hicieron</w:t>
      </w:r>
    </w:p>
    <w:p>
      <w:pPr>
        <w:pStyle w:val="Normal1"/>
        <w:spacing w:lineRule="auto" w:line="240"/>
        <w:ind w:firstLine="993" w:end="0"/>
        <w:rPr/>
      </w:pPr>
      <w:r>
        <w:rPr>
          <w:i/>
          <w:iCs/>
          <w:sz w:val="24"/>
          <w:lang w:val="en-US"/>
        </w:rPr>
        <w:t>Futuro imperfecto</w:t>
      </w:r>
      <w:r>
        <w:rPr>
          <w:sz w:val="24"/>
          <w:lang w:val="en-US"/>
        </w:rPr>
        <w:t xml:space="preserve"> — haré, harás, hará, haremos, haréis, haran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haga, hagas, haga, hagamos, hagáis, hagan</w:t>
      </w:r>
    </w:p>
    <w:p>
      <w:pPr>
        <w:pStyle w:val="Normal1"/>
        <w:spacing w:lineRule="auto" w:line="240"/>
        <w:ind w:firstLine="993" w:end="0"/>
        <w:rPr/>
      </w:pPr>
      <w:r>
        <w:rPr>
          <w:i/>
          <w:iCs/>
          <w:sz w:val="24"/>
          <w:lang w:val="en-US"/>
        </w:rPr>
        <w:t>Pretérito imperfecto</w:t>
      </w:r>
      <w:r>
        <w:rPr>
          <w:sz w:val="24"/>
          <w:lang w:val="en-US"/>
        </w:rPr>
        <w:t xml:space="preserve">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ra</w:t>
      </w:r>
      <w:r>
        <w:rPr>
          <w:sz w:val="24"/>
          <w:lang w:val="en-US"/>
        </w:rPr>
        <w:t xml:space="preserve">: hiciera, hicieras, hiciera, hiciéramos, hicierais, hicieran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hiciese, hicieses, hiciese, hiciésemos, hicieseis, hiciesen</w:t>
      </w:r>
    </w:p>
    <w:p>
      <w:pPr>
        <w:pStyle w:val="Normal1"/>
        <w:spacing w:lineRule="auto" w:line="240"/>
        <w:ind w:firstLine="993" w:end="0"/>
        <w:rPr/>
      </w:pPr>
      <w:r>
        <w:rPr>
          <w:i/>
          <w:iCs/>
          <w:sz w:val="24"/>
          <w:lang w:val="en-US"/>
        </w:rPr>
        <w:t>Futuro imperfecto</w:t>
      </w:r>
      <w:r>
        <w:rPr>
          <w:sz w:val="24"/>
          <w:lang w:val="en-US"/>
        </w:rPr>
        <w:t xml:space="preserve"> — hiciere, hicieres, hiciere, hiciéremos, hiciereis, hicieren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potencial</w:t>
      </w:r>
      <w:r>
        <w:rPr>
          <w:sz w:val="24"/>
          <w:lang w:val="en-US"/>
        </w:rPr>
        <w:t xml:space="preserve"> — haría, harías, haría, haríamos, haríais, harían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imperativo</w:t>
      </w:r>
      <w:r>
        <w:rPr>
          <w:sz w:val="24"/>
          <w:lang w:val="en-US"/>
        </w:rPr>
        <w:t xml:space="preserve"> — haz, haga, hagamos, haced, hagan </w:t>
      </w:r>
    </w:p>
    <w:p>
      <w:pPr>
        <w:pStyle w:val="Normal1"/>
        <w:spacing w:lineRule="auto" w:line="240"/>
        <w:ind w:firstLine="993" w:end="0"/>
        <w:rPr/>
      </w:pPr>
      <w:r>
        <w:rPr>
          <w:i/>
          <w:iCs/>
          <w:sz w:val="24"/>
          <w:lang w:val="en-US"/>
        </w:rPr>
        <w:t>Participio</w:t>
      </w:r>
      <w:r>
        <w:rPr>
          <w:sz w:val="24"/>
          <w:lang w:val="en-US"/>
        </w:rPr>
        <w:t xml:space="preserve"> — hecho </w:t>
      </w:r>
    </w:p>
    <w:p>
      <w:pPr>
        <w:pStyle w:val="Normal1"/>
        <w:spacing w:lineRule="auto" w:line="240"/>
        <w:ind w:firstLine="993" w:end="0"/>
        <w:rPr>
          <w:sz w:val="24"/>
          <w:lang w:val="en-US"/>
        </w:rPr>
      </w:pPr>
      <w:r>
        <w:rPr>
          <w:i/>
          <w:iCs/>
          <w:sz w:val="24"/>
          <w:lang w:val="en-US"/>
        </w:rPr>
        <w:t>Gerundio</w:t>
      </w:r>
      <w:r>
        <w:rPr>
          <w:sz w:val="24"/>
          <w:lang w:val="en-US"/>
        </w:rPr>
        <w:t xml:space="preserve"> — no </w:t>
      </w:r>
      <w:r>
        <w:rPr>
          <w:sz w:val="24"/>
        </w:rPr>
        <w:t>общему</w:t>
      </w:r>
      <w:r>
        <w:rPr>
          <w:sz w:val="24"/>
          <w:lang w:val="en-US"/>
        </w:rPr>
        <w:t xml:space="preserve"> </w:t>
      </w:r>
      <w:r>
        <w:rPr>
          <w:sz w:val="24"/>
        </w:rPr>
        <w:t>правилу</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lang w:val="en-US"/>
        </w:rPr>
      </w:pPr>
      <w:r>
        <w:rPr>
          <w:b/>
          <w:sz w:val="24"/>
          <w:lang w:val="en-US"/>
        </w:rPr>
        <w:t>Ir</w:t>
      </w:r>
      <w:r>
        <w:rPr>
          <w:sz w:val="24"/>
          <w:lang w:val="en-US"/>
        </w:rPr>
        <w:t xml:space="preserve"> — </w:t>
      </w:r>
      <w:r>
        <w:rPr>
          <w:sz w:val="24"/>
        </w:rPr>
        <w:t>идти</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voy, vas, va, vamos, vais, van </w:t>
      </w:r>
    </w:p>
    <w:p>
      <w:pPr>
        <w:pStyle w:val="Normal1"/>
        <w:spacing w:lineRule="auto" w:line="240"/>
        <w:ind w:firstLine="993" w:end="0"/>
        <w:rPr/>
      </w:pPr>
      <w:r>
        <w:rPr>
          <w:i/>
          <w:iCs/>
          <w:sz w:val="24"/>
          <w:lang w:val="en-US"/>
        </w:rPr>
        <w:t>Pretérito imperfecto</w:t>
      </w:r>
      <w:r>
        <w:rPr>
          <w:sz w:val="24"/>
          <w:lang w:val="en-US"/>
        </w:rPr>
        <w:t xml:space="preserve"> — iba, ibas, iba, íbamos, ibais, iban </w:t>
      </w:r>
    </w:p>
    <w:p>
      <w:pPr>
        <w:pStyle w:val="Normal1"/>
        <w:spacing w:lineRule="auto" w:line="240"/>
        <w:ind w:firstLine="993" w:end="0"/>
        <w:rPr/>
      </w:pPr>
      <w:r>
        <w:rPr>
          <w:i/>
          <w:iCs/>
          <w:sz w:val="24"/>
          <w:lang w:val="en-US"/>
        </w:rPr>
        <w:t>Pretérito indefinido</w:t>
      </w:r>
      <w:r>
        <w:rPr>
          <w:sz w:val="24"/>
          <w:lang w:val="en-US"/>
        </w:rPr>
        <w:t xml:space="preserve"> — fui, fuiste, fue, fuimos, fuisteis, fueron </w:t>
      </w:r>
    </w:p>
    <w:p>
      <w:pPr>
        <w:pStyle w:val="Normal1"/>
        <w:spacing w:lineRule="auto" w:line="240"/>
        <w:ind w:firstLine="993" w:end="0"/>
        <w:rPr/>
      </w:pPr>
      <w:r>
        <w:rPr>
          <w:i/>
          <w:iCs/>
          <w:sz w:val="24"/>
          <w:lang w:val="en-US"/>
        </w:rPr>
        <w:t>Futuro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vaya, vayas, vaya, vayamos, vayáis, vayan</w:t>
      </w:r>
    </w:p>
    <w:p>
      <w:pPr>
        <w:pStyle w:val="Normal1"/>
        <w:spacing w:lineRule="auto" w:line="240"/>
        <w:ind w:firstLine="993" w:end="0"/>
        <w:rPr>
          <w:i/>
          <w:i/>
          <w:iCs/>
          <w:sz w:val="24"/>
          <w:lang w:val="en-US"/>
        </w:rPr>
      </w:pPr>
      <w:r>
        <w:rPr>
          <w:i/>
          <w:iCs/>
          <w:sz w:val="24"/>
          <w:lang w:val="en-US"/>
        </w:rPr>
        <w:t>Pretérito imperfecto</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ra</w:t>
      </w:r>
      <w:r>
        <w:rPr>
          <w:sz w:val="24"/>
          <w:lang w:val="en-US"/>
        </w:rPr>
        <w:t xml:space="preserve">: fuera, fueras, fuera, fuéramos, fuerais, fueran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fuese, fueses, fuese, fuésemos, fueseis, fuesen</w:t>
      </w:r>
    </w:p>
    <w:p>
      <w:pPr>
        <w:pStyle w:val="Normal1"/>
        <w:spacing w:lineRule="auto" w:line="240"/>
        <w:ind w:firstLine="993" w:end="0"/>
        <w:rPr/>
      </w:pPr>
      <w:r>
        <w:rPr>
          <w:i/>
          <w:iCs/>
          <w:sz w:val="24"/>
          <w:lang w:val="en-US"/>
        </w:rPr>
        <w:t>Futuro imperfecto</w:t>
      </w:r>
      <w:r>
        <w:rPr>
          <w:sz w:val="24"/>
          <w:lang w:val="en-US"/>
        </w:rPr>
        <w:t xml:space="preserve"> — fuere, fueres, fuere, fuéremos, fuereis, fueren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w:t>
      </w:r>
      <w:r>
        <w:rPr>
          <w:spacing w:val="20"/>
          <w:sz w:val="24"/>
        </w:rPr>
        <w:t xml:space="preserve"> </w:t>
      </w:r>
      <w:r>
        <w:rPr>
          <w:spacing w:val="20"/>
          <w:sz w:val="24"/>
          <w:lang w:val="en-US"/>
        </w:rPr>
        <w:t>potencial</w:t>
      </w:r>
      <w:r>
        <w:rPr>
          <w:sz w:val="24"/>
        </w:rPr>
        <w:t xml:space="preserve"> —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lang w:val="en-US"/>
        </w:rPr>
        <w:t>Modo imperativo</w:t>
      </w:r>
      <w:r>
        <w:rPr>
          <w:sz w:val="24"/>
          <w:lang w:val="en-US"/>
        </w:rPr>
        <w:t xml:space="preserve"> — ve, vaya, vayamos, id, vayan </w:t>
      </w:r>
    </w:p>
    <w:p>
      <w:pPr>
        <w:sectPr>
          <w:footerReference w:type="default" r:id="rId48"/>
          <w:footerReference w:type="first" r:id="rId49"/>
          <w:type w:val="nextPage"/>
          <w:pgSz w:w="11906" w:h="16838"/>
          <w:pgMar w:left="567" w:right="567" w:gutter="0" w:header="0" w:top="567" w:footer="720" w:bottom="776"/>
          <w:pgNumType w:fmt="decimal"/>
          <w:formProt w:val="false"/>
          <w:textDirection w:val="lrTb"/>
          <w:docGrid w:type="default" w:linePitch="360" w:charSpace="0"/>
        </w:sectPr>
        <w:pStyle w:val="Normal1"/>
        <w:spacing w:lineRule="auto" w:line="240"/>
        <w:ind w:firstLine="993" w:end="0"/>
        <w:rPr/>
      </w:pPr>
      <w:r>
        <w:rPr>
          <w:i/>
          <w:iCs/>
          <w:sz w:val="24"/>
          <w:lang w:val="en-US"/>
        </w:rPr>
        <w:t>Participio</w:t>
      </w:r>
      <w:r>
        <w:rPr>
          <w:i/>
          <w:iCs/>
          <w:sz w:val="24"/>
        </w:rPr>
        <w:t xml:space="preserve"> </w:t>
      </w:r>
      <w:r>
        <w:rPr>
          <w:sz w:val="24"/>
        </w:rPr>
        <w:t>— по общему правилу</w:t>
      </w:r>
    </w:p>
    <w:p>
      <w:pPr>
        <w:pStyle w:val="Normal1"/>
        <w:spacing w:lineRule="auto" w:line="240"/>
        <w:ind w:firstLine="993" w:end="0"/>
        <w:rPr/>
      </w:pPr>
      <w:r>
        <w:rPr>
          <w:i/>
          <w:iCs/>
          <w:sz w:val="24"/>
          <w:lang w:val="en-US"/>
        </w:rPr>
        <w:t>Gerundio</w:t>
      </w:r>
      <w:r>
        <w:rPr>
          <w:sz w:val="24"/>
        </w:rPr>
        <w:t xml:space="preserve"> — по общему правилу (происходит орфографическое изменение </w:t>
      </w:r>
      <w:r>
        <w:rPr>
          <w:sz w:val="24"/>
          <w:lang w:val="en-US"/>
        </w:rPr>
        <w:t>i</w:t>
      </w:r>
      <w:r>
        <w:rPr>
          <w:sz w:val="24"/>
        </w:rPr>
        <w:t xml:space="preserve"> → у: </w:t>
      </w:r>
      <w:r>
        <w:rPr>
          <w:sz w:val="24"/>
          <w:lang w:val="en-US"/>
        </w:rPr>
        <w:t>yendo</w:t>
      </w:r>
      <w:r>
        <w:rPr>
          <w:sz w:val="24"/>
        </w:rPr>
        <w:t>)</w:t>
      </w:r>
    </w:p>
    <w:p>
      <w:pPr>
        <w:pStyle w:val="Normal1"/>
        <w:spacing w:lineRule="auto" w:line="240"/>
        <w:ind w:firstLine="993" w:end="0"/>
        <w:rPr>
          <w:sz w:val="24"/>
        </w:rPr>
      </w:pPr>
      <w:r>
        <w:rPr>
          <w:sz w:val="24"/>
        </w:rPr>
      </w:r>
    </w:p>
    <w:p>
      <w:pPr>
        <w:pStyle w:val="Normal1"/>
        <w:spacing w:lineRule="auto" w:line="240"/>
        <w:ind w:firstLine="284" w:end="0"/>
        <w:jc w:val="center"/>
        <w:rPr>
          <w:sz w:val="24"/>
          <w:lang w:val="en-US"/>
        </w:rPr>
      </w:pPr>
      <w:r>
        <w:rPr>
          <w:b/>
          <w:sz w:val="24"/>
          <w:lang w:val="en-US"/>
        </w:rPr>
        <w:t>Oír</w:t>
      </w:r>
      <w:r>
        <w:rPr>
          <w:sz w:val="24"/>
          <w:lang w:val="en-US"/>
        </w:rPr>
        <w:t xml:space="preserve"> — </w:t>
      </w:r>
      <w:r>
        <w:rPr>
          <w:sz w:val="24"/>
        </w:rPr>
        <w:t>слышать</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oigo, oyes, oye, oímos, oís, oyen </w:t>
      </w:r>
    </w:p>
    <w:p>
      <w:pPr>
        <w:pStyle w:val="Normal1"/>
        <w:spacing w:lineRule="auto" w:line="240"/>
        <w:ind w:firstLine="993" w:end="0"/>
        <w:rPr/>
      </w:pPr>
      <w:r>
        <w:rPr>
          <w:i/>
          <w:iCs/>
          <w:sz w:val="24"/>
          <w:lang w:val="en-US"/>
        </w:rPr>
        <w:t>Pretérito imperfecto</w:t>
      </w:r>
      <w:r>
        <w:rPr>
          <w:sz w:val="24"/>
          <w:lang w:val="en-US"/>
        </w:rPr>
        <w:t xml:space="preserve"> — no </w:t>
      </w:r>
      <w:r>
        <w:rPr>
          <w:sz w:val="24"/>
        </w:rPr>
        <w:t>общему</w:t>
      </w:r>
      <w:r>
        <w:rPr>
          <w:sz w:val="24"/>
          <w:lang w:val="en-US"/>
        </w:rPr>
        <w:t xml:space="preserve"> </w:t>
      </w:r>
      <w:r>
        <w:rPr>
          <w:sz w:val="24"/>
        </w:rPr>
        <w:t>правилу</w:t>
      </w:r>
      <w:r>
        <w:rPr>
          <w:sz w:val="24"/>
          <w:lang w:val="en-US"/>
        </w:rPr>
        <w:t xml:space="preserve"> </w:t>
      </w:r>
    </w:p>
    <w:p>
      <w:pPr>
        <w:pStyle w:val="Normal1"/>
        <w:tabs>
          <w:tab w:val="clear" w:pos="720"/>
          <w:tab w:val="left" w:pos="1276" w:leader="none"/>
        </w:tabs>
        <w:spacing w:lineRule="auto" w:line="240"/>
        <w:ind w:hanging="141" w:start="1134" w:end="0"/>
        <w:rPr/>
      </w:pPr>
      <w:r>
        <w:rPr>
          <w:i/>
          <w:iCs/>
          <w:sz w:val="24"/>
          <w:lang w:val="en-US"/>
        </w:rPr>
        <w:t>Pretérito indefinido</w:t>
      </w:r>
      <w:r>
        <w:rPr>
          <w:sz w:val="24"/>
          <w:lang w:val="en-US"/>
        </w:rPr>
        <w:t xml:space="preserve"> — no </w:t>
      </w:r>
      <w:r>
        <w:rPr>
          <w:sz w:val="24"/>
        </w:rPr>
        <w:t>общему</w:t>
      </w:r>
      <w:r>
        <w:rPr>
          <w:sz w:val="24"/>
          <w:lang w:val="en-US"/>
        </w:rPr>
        <w:t xml:space="preserve"> </w:t>
      </w:r>
      <w:r>
        <w:rPr>
          <w:sz w:val="24"/>
        </w:rPr>
        <w:t>правилу</w:t>
      </w:r>
      <w:r>
        <w:rPr>
          <w:sz w:val="24"/>
          <w:lang w:val="en-US"/>
        </w:rPr>
        <w:t xml:space="preserve">. </w:t>
      </w:r>
      <w:r>
        <w:rPr>
          <w:sz w:val="24"/>
        </w:rPr>
        <w:t>(В 3 лицеед. и мн. числа происходит орфографическое изменение i → у: оуó, оуе</w:t>
      </w:r>
      <w:r>
        <w:rPr>
          <w:sz w:val="24"/>
          <w:lang w:val="en-US"/>
        </w:rPr>
        <w:t>r</w:t>
      </w:r>
      <w:r>
        <w:rPr>
          <w:sz w:val="24"/>
        </w:rPr>
        <w:t>о</w:t>
      </w:r>
      <w:r>
        <w:rPr>
          <w:sz w:val="24"/>
          <w:lang w:val="en-US"/>
        </w:rPr>
        <w:t>n</w:t>
      </w:r>
      <w:r>
        <w:rPr>
          <w:sz w:val="24"/>
        </w:rPr>
        <w:t xml:space="preserve">) </w:t>
      </w:r>
    </w:p>
    <w:p>
      <w:pPr>
        <w:pStyle w:val="Normal1"/>
        <w:spacing w:lineRule="auto" w:line="240"/>
        <w:ind w:firstLine="993" w:end="0"/>
        <w:rPr/>
      </w:pPr>
      <w:r>
        <w:rPr>
          <w:i/>
          <w:iCs/>
          <w:sz w:val="24"/>
        </w:rPr>
        <w:t xml:space="preserve">Futuro </w:t>
      </w:r>
      <w:r>
        <w:rPr>
          <w:i/>
          <w:iCs/>
          <w:sz w:val="24"/>
          <w:lang w:val="en-US"/>
        </w:rPr>
        <w:t>imperfecto</w:t>
      </w:r>
      <w:r>
        <w:rPr>
          <w:sz w:val="24"/>
        </w:rPr>
        <w:t xml:space="preserve">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oiga, oigas, oiga, oigamos, oigáis, oigan </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(происходит орфографическое изменение </w:t>
      </w:r>
      <w:r>
        <w:rPr>
          <w:sz w:val="24"/>
          <w:lang w:val="en-US"/>
        </w:rPr>
        <w:t>i</w:t>
      </w:r>
      <w:r>
        <w:rPr>
          <w:sz w:val="24"/>
        </w:rPr>
        <w:t xml:space="preserve"> → у)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r</w:t>
      </w:r>
      <w:r>
        <w:rPr>
          <w:b/>
          <w:bCs/>
          <w:sz w:val="24"/>
        </w:rPr>
        <w:t>а</w:t>
      </w:r>
      <w:r>
        <w:rPr>
          <w:sz w:val="24"/>
          <w:lang w:val="en-US"/>
        </w:rPr>
        <w:t xml:space="preserve">: oyera, oyeras, oyera, oyéramos, oyerais, oyeran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oyese, oyeses, oyese, oyésemos, oyeseis, oyesen</w:t>
      </w:r>
    </w:p>
    <w:p>
      <w:pPr>
        <w:pStyle w:val="Normal1"/>
        <w:spacing w:lineRule="auto" w:line="240"/>
        <w:ind w:hanging="141" w:start="1134" w:end="0"/>
        <w:rPr/>
      </w:pPr>
      <w:r>
        <w:rPr>
          <w:i/>
          <w:iCs/>
          <w:sz w:val="24"/>
          <w:lang w:val="en-US"/>
        </w:rPr>
        <w:t>Futuro imperfecto</w:t>
      </w:r>
      <w:r>
        <w:rPr>
          <w:sz w:val="24"/>
          <w:lang w:val="en-US"/>
        </w:rPr>
        <w:t xml:space="preserve"> — ("</w:t>
      </w:r>
      <w:r>
        <w:rPr>
          <w:sz w:val="24"/>
        </w:rPr>
        <w:t>происходит</w:t>
      </w:r>
      <w:r>
        <w:rPr>
          <w:sz w:val="24"/>
          <w:lang w:val="en-US"/>
        </w:rPr>
        <w:t xml:space="preserve"> </w:t>
      </w:r>
      <w:r>
        <w:rPr>
          <w:sz w:val="24"/>
        </w:rPr>
        <w:t>орфографическое</w:t>
      </w:r>
      <w:r>
        <w:rPr>
          <w:sz w:val="24"/>
          <w:lang w:val="en-US"/>
        </w:rPr>
        <w:t xml:space="preserve"> </w:t>
      </w:r>
      <w:r>
        <w:rPr>
          <w:sz w:val="24"/>
        </w:rPr>
        <w:t>изменение</w:t>
      </w:r>
      <w:r>
        <w:rPr>
          <w:sz w:val="24"/>
          <w:lang w:val="en-US"/>
        </w:rPr>
        <w:t xml:space="preserve"> i → </w:t>
      </w:r>
      <w:r>
        <w:rPr>
          <w:sz w:val="24"/>
        </w:rPr>
        <w:t>у</w:t>
      </w:r>
      <w:r>
        <w:rPr>
          <w:sz w:val="24"/>
          <w:lang w:val="en-US"/>
        </w:rPr>
        <w:t>) oyere, oyeres, oyere, oyéremos, oyereis, oyeren</w:t>
      </w:r>
    </w:p>
    <w:p>
      <w:pPr>
        <w:pStyle w:val="Normal1"/>
        <w:spacing w:lineRule="auto" w:line="240"/>
        <w:ind w:start="993"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w:t>
      </w:r>
      <w:r>
        <w:rPr>
          <w:spacing w:val="20"/>
          <w:sz w:val="24"/>
        </w:rPr>
        <w:t xml:space="preserve"> </w:t>
      </w:r>
      <w:r>
        <w:rPr>
          <w:spacing w:val="20"/>
          <w:sz w:val="24"/>
          <w:lang w:val="en-US"/>
        </w:rPr>
        <w:t>potencial</w:t>
      </w:r>
      <w:r>
        <w:rPr>
          <w:sz w:val="24"/>
        </w:rPr>
        <w:t>—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lang w:val="en-US"/>
        </w:rPr>
        <w:t>Modo imperativo</w:t>
      </w:r>
      <w:r>
        <w:rPr>
          <w:sz w:val="24"/>
          <w:lang w:val="en-US"/>
        </w:rPr>
        <w:t>— oye, oiga, oigamos, oíd, oigan</w:t>
      </w:r>
    </w:p>
    <w:p>
      <w:pPr>
        <w:pStyle w:val="Normal1"/>
        <w:spacing w:lineRule="auto" w:line="240"/>
        <w:ind w:firstLine="993" w:end="0"/>
        <w:rPr/>
      </w:pPr>
      <w:r>
        <w:rPr>
          <w:i/>
          <w:iCs/>
          <w:sz w:val="24"/>
          <w:lang w:val="en-US"/>
        </w:rPr>
        <w:t>Participio</w:t>
      </w:r>
      <w:r>
        <w:rPr>
          <w:sz w:val="24"/>
        </w:rPr>
        <w:t xml:space="preserve"> — по общему правилу (происходит орфографическое изменение </w:t>
      </w:r>
      <w:r>
        <w:rPr>
          <w:sz w:val="24"/>
          <w:lang w:val="en-US"/>
        </w:rPr>
        <w:t>i</w:t>
      </w:r>
      <w:r>
        <w:rPr>
          <w:sz w:val="24"/>
        </w:rPr>
        <w:t xml:space="preserve"> → í: </w:t>
      </w:r>
      <w:r>
        <w:rPr>
          <w:sz w:val="24"/>
          <w:lang w:val="en-US"/>
        </w:rPr>
        <w:t>o</w:t>
      </w:r>
      <w:r>
        <w:rPr>
          <w:sz w:val="24"/>
        </w:rPr>
        <w:t>í</w:t>
      </w:r>
      <w:r>
        <w:rPr>
          <w:sz w:val="24"/>
          <w:lang w:val="en-US"/>
        </w:rPr>
        <w:t>do</w:t>
      </w:r>
      <w:r>
        <w:rPr>
          <w:sz w:val="24"/>
        </w:rPr>
        <w:t xml:space="preserve">) </w:t>
      </w:r>
    </w:p>
    <w:p>
      <w:pPr>
        <w:pStyle w:val="Normal1"/>
        <w:spacing w:lineRule="auto" w:line="240"/>
        <w:ind w:firstLine="993" w:end="0"/>
        <w:rPr/>
      </w:pPr>
      <w:r>
        <w:rPr>
          <w:i/>
          <w:iCs/>
          <w:sz w:val="24"/>
          <w:lang w:val="en-US"/>
        </w:rPr>
        <w:t>Gerundio</w:t>
      </w:r>
      <w:r>
        <w:rPr>
          <w:sz w:val="24"/>
        </w:rPr>
        <w:t xml:space="preserve"> — по общему правилу (происходит орфографическое изменение i →у:</w:t>
      </w:r>
      <w:r>
        <w:rPr>
          <w:sz w:val="24"/>
          <w:lang w:val="en-US"/>
        </w:rPr>
        <w:t>oyendo</w:t>
      </w:r>
      <w:r>
        <w:rPr>
          <w:sz w:val="24"/>
        </w:rPr>
        <w:t>)</w:t>
      </w:r>
    </w:p>
    <w:p>
      <w:pPr>
        <w:pStyle w:val="Normal1"/>
        <w:spacing w:lineRule="auto" w:line="240"/>
        <w:ind w:firstLine="284" w:end="0"/>
        <w:rPr>
          <w:sz w:val="24"/>
        </w:rPr>
      </w:pPr>
      <w:r>
        <w:rPr>
          <w:sz w:val="24"/>
        </w:rPr>
      </w:r>
    </w:p>
    <w:p>
      <w:pPr>
        <w:pStyle w:val="Normal1"/>
        <w:spacing w:lineRule="auto" w:line="240"/>
        <w:ind w:firstLine="284" w:end="0"/>
        <w:jc w:val="center"/>
        <w:rPr>
          <w:sz w:val="24"/>
          <w:lang w:val="en-US"/>
        </w:rPr>
      </w:pPr>
      <w:r>
        <w:rPr>
          <w:b/>
          <w:sz w:val="24"/>
          <w:lang w:val="en-US"/>
        </w:rPr>
        <w:t>Placer</w:t>
      </w:r>
      <w:r>
        <w:rPr>
          <w:sz w:val="24"/>
          <w:lang w:val="en-US"/>
        </w:rPr>
        <w:t xml:space="preserve"> — </w:t>
      </w:r>
      <w:r>
        <w:rPr>
          <w:sz w:val="24"/>
        </w:rPr>
        <w:t>нравиться</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plazco, places, place, placemos, placéis, placen</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993" w:end="0"/>
        <w:rPr/>
      </w:pPr>
      <w:r>
        <w:rPr>
          <w:i/>
          <w:iCs/>
          <w:sz w:val="24"/>
          <w:lang w:val="en-US"/>
        </w:rPr>
        <w:t>Pretérito indefinido</w:t>
      </w:r>
      <w:r>
        <w:rPr>
          <w:sz w:val="24"/>
          <w:lang w:val="en-US"/>
        </w:rPr>
        <w:t xml:space="preserve"> — plací, placiste, plugo (plació), placimos, placisteis, pluguieron (placieron) </w:t>
      </w:r>
    </w:p>
    <w:p>
      <w:pPr>
        <w:pStyle w:val="Normal1"/>
        <w:spacing w:lineRule="auto" w:line="240"/>
        <w:ind w:firstLine="993" w:end="0"/>
        <w:rPr/>
      </w:pPr>
      <w:r>
        <w:rPr>
          <w:i/>
          <w:iCs/>
          <w:sz w:val="24"/>
          <w:lang w:val="en-US"/>
        </w:rPr>
        <w:t>Futuro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plazca, plazcas, plazca (plega, plegue), plazcamos, plazcais, plazcan </w:t>
      </w:r>
    </w:p>
    <w:p>
      <w:pPr>
        <w:pStyle w:val="Normal1"/>
        <w:spacing w:lineRule="auto" w:line="240"/>
        <w:ind w:firstLine="993" w:end="0"/>
        <w:rPr>
          <w:i/>
          <w:i/>
          <w:iCs/>
          <w:sz w:val="24"/>
          <w:lang w:val="en-US"/>
        </w:rPr>
      </w:pPr>
      <w:r>
        <w:rPr>
          <w:i/>
          <w:iCs/>
          <w:sz w:val="24"/>
          <w:lang w:val="en-US"/>
        </w:rPr>
        <w:t>Pretérito imperfecto</w:t>
      </w:r>
    </w:p>
    <w:p>
      <w:pPr>
        <w:pStyle w:val="Normal1"/>
        <w:spacing w:lineRule="auto" w:line="240"/>
        <w:ind w:start="1560" w:end="0"/>
        <w:rPr/>
      </w:pPr>
      <w:r>
        <w:rPr>
          <w:sz w:val="24"/>
        </w:rPr>
        <w:t>формы</w:t>
      </w:r>
      <w:r>
        <w:rPr>
          <w:sz w:val="24"/>
          <w:lang w:val="en-US"/>
        </w:rPr>
        <w:t xml:space="preserve"> </w:t>
      </w:r>
      <w:r>
        <w:rPr>
          <w:sz w:val="24"/>
        </w:rPr>
        <w:t>на</w:t>
      </w:r>
      <w:r>
        <w:rPr>
          <w:sz w:val="24"/>
          <w:lang w:val="en-US"/>
        </w:rPr>
        <w:t xml:space="preserve"> -</w:t>
      </w:r>
      <w:r>
        <w:rPr>
          <w:b/>
          <w:bCs/>
          <w:sz w:val="24"/>
          <w:lang w:val="en-US"/>
        </w:rPr>
        <w:t>r</w:t>
      </w:r>
      <w:r>
        <w:rPr>
          <w:b/>
          <w:bCs/>
          <w:sz w:val="24"/>
        </w:rPr>
        <w:t>а</w:t>
      </w:r>
      <w:r>
        <w:rPr>
          <w:sz w:val="24"/>
          <w:lang w:val="en-US"/>
        </w:rPr>
        <w:t>: placiera, placieras, pluguiera (placiera), placiéramos, placierais, pluguieran (placieran)</w:t>
      </w:r>
    </w:p>
    <w:p>
      <w:pPr>
        <w:pStyle w:val="Normal1"/>
        <w:spacing w:lineRule="auto" w:line="240"/>
        <w:ind w:start="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placiese, placieses, pluguiese (placiese), placiésemos, placieseis, pluguiesen (placiesen)</w:t>
      </w:r>
    </w:p>
    <w:p>
      <w:pPr>
        <w:pStyle w:val="Normal1"/>
        <w:spacing w:lineRule="auto" w:line="240"/>
        <w:ind w:hanging="567" w:start="1560" w:end="0"/>
        <w:rPr/>
      </w:pPr>
      <w:r>
        <w:rPr>
          <w:i/>
          <w:iCs/>
          <w:sz w:val="24"/>
          <w:lang w:val="en-US"/>
        </w:rPr>
        <w:t>Futuro imperfecto</w:t>
      </w:r>
      <w:r>
        <w:rPr>
          <w:sz w:val="24"/>
          <w:lang w:val="en-US"/>
        </w:rPr>
        <w:t xml:space="preserve"> — placiere, placieres, pluguiere (placiere), placiéremos, placiereis, pluguieren (placieren)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w:t>
      </w:r>
      <w:r>
        <w:rPr>
          <w:spacing w:val="20"/>
          <w:sz w:val="24"/>
        </w:rPr>
        <w:t xml:space="preserve"> </w:t>
      </w:r>
      <w:r>
        <w:rPr>
          <w:spacing w:val="20"/>
          <w:sz w:val="24"/>
          <w:lang w:val="en-US"/>
        </w:rPr>
        <w:t>potencial</w:t>
      </w:r>
      <w:r>
        <w:rPr>
          <w:sz w:val="24"/>
        </w:rPr>
        <w:t xml:space="preserve"> —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lang w:val="en-US"/>
        </w:rPr>
        <w:t>Modo imperativo</w:t>
      </w:r>
      <w:r>
        <w:rPr>
          <w:sz w:val="24"/>
          <w:lang w:val="en-US"/>
        </w:rPr>
        <w:t xml:space="preserve"> — place, plazca, plazcamos, placed, plazcan </w:t>
      </w:r>
    </w:p>
    <w:p>
      <w:pPr>
        <w:pStyle w:val="Normal1"/>
        <w:spacing w:lineRule="auto" w:line="240"/>
        <w:ind w:firstLine="993" w:end="0"/>
        <w:rPr/>
      </w:pPr>
      <w:r>
        <w:rPr>
          <w:i/>
          <w:iCs/>
          <w:sz w:val="24"/>
          <w:lang w:val="en-US"/>
        </w:rPr>
        <w:t>Participio</w:t>
      </w:r>
      <w:r>
        <w:rPr>
          <w:i/>
          <w:iCs/>
          <w:sz w:val="24"/>
        </w:rPr>
        <w:t xml:space="preserve"> </w:t>
      </w:r>
      <w:r>
        <w:rPr>
          <w:sz w:val="24"/>
        </w:rPr>
        <w:t xml:space="preserve">— по общему правилу              </w:t>
      </w:r>
    </w:p>
    <w:p>
      <w:pPr>
        <w:pStyle w:val="Normal1"/>
        <w:spacing w:lineRule="auto" w:line="240"/>
        <w:ind w:firstLine="993" w:end="0"/>
        <w:rPr/>
      </w:pPr>
      <w:r>
        <w:rPr>
          <w:i/>
          <w:iCs/>
          <w:sz w:val="24"/>
          <w:lang w:val="en-US"/>
        </w:rPr>
        <w:t>Gerundio</w:t>
      </w:r>
      <w:r>
        <w:rPr>
          <w:sz w:val="24"/>
        </w:rPr>
        <w:t xml:space="preserve"> — по общему правилу</w:t>
      </w:r>
    </w:p>
    <w:p>
      <w:pPr>
        <w:pStyle w:val="Normal1"/>
        <w:spacing w:lineRule="auto" w:line="240"/>
        <w:ind w:firstLine="284" w:end="0"/>
        <w:rPr>
          <w:sz w:val="24"/>
        </w:rPr>
      </w:pPr>
      <w:r>
        <w:rPr>
          <w:sz w:val="24"/>
        </w:rPr>
      </w:r>
    </w:p>
    <w:p>
      <w:pPr>
        <w:pStyle w:val="Normal1"/>
        <w:spacing w:lineRule="auto" w:line="240"/>
        <w:ind w:firstLine="284" w:end="0"/>
        <w:jc w:val="center"/>
        <w:rPr>
          <w:sz w:val="24"/>
          <w:lang w:val="en-US"/>
        </w:rPr>
      </w:pPr>
      <w:r>
        <w:rPr>
          <w:b/>
          <w:sz w:val="24"/>
          <w:lang w:val="en-US"/>
        </w:rPr>
        <w:t>Poder</w:t>
      </w:r>
      <w:r>
        <w:rPr>
          <w:sz w:val="24"/>
          <w:lang w:val="en-US"/>
        </w:rPr>
        <w:t xml:space="preserve"> — </w:t>
      </w:r>
      <w:r>
        <w:rPr>
          <w:sz w:val="24"/>
        </w:rPr>
        <w:t>мочь</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puedo, puedes, puede, podemos, podéis, pueden</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993" w:end="0"/>
        <w:rPr/>
      </w:pPr>
      <w:r>
        <w:rPr>
          <w:i/>
          <w:iCs/>
          <w:sz w:val="24"/>
          <w:lang w:val="en-US"/>
        </w:rPr>
        <w:t>Pretérito indefinido</w:t>
      </w:r>
      <w:r>
        <w:rPr>
          <w:sz w:val="24"/>
          <w:lang w:val="en-US"/>
        </w:rPr>
        <w:t xml:space="preserve"> — pude, pudiste, pudo, pudimos, pudisteis, pudieron </w:t>
      </w:r>
    </w:p>
    <w:p>
      <w:pPr>
        <w:pStyle w:val="Normal1"/>
        <w:spacing w:lineRule="auto" w:line="240"/>
        <w:ind w:firstLine="993" w:end="0"/>
        <w:rPr/>
      </w:pPr>
      <w:r>
        <w:rPr>
          <w:i/>
          <w:iCs/>
          <w:sz w:val="24"/>
          <w:lang w:val="en-US"/>
        </w:rPr>
        <w:t>Futuro imperfecto</w:t>
      </w:r>
      <w:r>
        <w:rPr>
          <w:sz w:val="24"/>
          <w:lang w:val="en-US"/>
        </w:rPr>
        <w:t xml:space="preserve"> — podré, podrás, podrá, podremos, podréis, podrán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pueda, puedas, pueda, podamos, podáis, puedan </w:t>
      </w:r>
    </w:p>
    <w:p>
      <w:pPr>
        <w:pStyle w:val="Normal1"/>
        <w:spacing w:lineRule="auto" w:line="240"/>
        <w:ind w:firstLine="993" w:end="0"/>
        <w:rPr>
          <w:i/>
          <w:i/>
          <w:iCs/>
          <w:sz w:val="24"/>
          <w:lang w:val="en-US"/>
        </w:rPr>
      </w:pPr>
      <w:r>
        <w:rPr>
          <w:i/>
          <w:iCs/>
          <w:sz w:val="24"/>
          <w:lang w:val="en-US"/>
        </w:rPr>
        <w:t>Pretérito imperfecto</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r</w:t>
      </w:r>
      <w:r>
        <w:rPr>
          <w:b/>
          <w:bCs/>
          <w:sz w:val="24"/>
        </w:rPr>
        <w:t>а</w:t>
      </w:r>
      <w:r>
        <w:rPr>
          <w:sz w:val="24"/>
          <w:lang w:val="en-US"/>
        </w:rPr>
        <w:t xml:space="preserve">: pudiera, pudieras, pudiera, pudiéramos, pudierais, pudieran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pudiese, pudieses, pudiese, pudiésemos, pudieseis, pudiesen</w:t>
      </w:r>
    </w:p>
    <w:p>
      <w:pPr>
        <w:pStyle w:val="Normal1"/>
        <w:spacing w:lineRule="auto" w:line="240"/>
        <w:ind w:firstLine="993" w:end="0"/>
        <w:rPr/>
      </w:pPr>
      <w:r>
        <w:rPr>
          <w:i/>
          <w:iCs/>
          <w:sz w:val="24"/>
          <w:lang w:val="en-US"/>
        </w:rPr>
        <w:t>Futuro imperfecto</w:t>
      </w:r>
      <w:r>
        <w:rPr>
          <w:sz w:val="24"/>
          <w:lang w:val="en-US"/>
        </w:rPr>
        <w:t xml:space="preserve"> — pudiere, pudieres, pudiere, pudiéremos, pudiereis, pudieren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potencial</w:t>
      </w:r>
      <w:r>
        <w:rPr>
          <w:sz w:val="24"/>
          <w:lang w:val="en-US"/>
        </w:rPr>
        <w:t xml:space="preserve"> — podría, podrías, podría, podriamos, podríais, podrían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imperativo</w:t>
      </w:r>
      <w:r>
        <w:rPr>
          <w:sz w:val="24"/>
          <w:lang w:val="en-US"/>
        </w:rPr>
        <w:t xml:space="preserve"> — puede, pueda, podamos, poded, puedan </w:t>
      </w:r>
    </w:p>
    <w:p>
      <w:pPr>
        <w:pStyle w:val="Normal1"/>
        <w:spacing w:lineRule="auto" w:line="240"/>
        <w:ind w:firstLine="993" w:end="0"/>
        <w:rPr/>
      </w:pPr>
      <w:r>
        <w:rPr>
          <w:i/>
          <w:iCs/>
          <w:sz w:val="24"/>
          <w:lang w:val="en-US"/>
        </w:rPr>
        <w:t>Participio</w:t>
      </w:r>
      <w:r>
        <w:rPr>
          <w:sz w:val="24"/>
        </w:rPr>
        <w:t xml:space="preserve"> — по общему правилу </w:t>
      </w:r>
    </w:p>
    <w:p>
      <w:pPr>
        <w:pStyle w:val="Normal1"/>
        <w:spacing w:lineRule="auto" w:line="240"/>
        <w:ind w:firstLine="993" w:end="0"/>
        <w:rPr/>
      </w:pPr>
      <w:r>
        <w:rPr>
          <w:i/>
          <w:iCs/>
          <w:sz w:val="24"/>
          <w:lang w:val="en-US"/>
        </w:rPr>
        <w:t>Gerundio</w:t>
      </w:r>
      <w:r>
        <w:rPr>
          <w:sz w:val="24"/>
          <w:lang w:val="en-US"/>
        </w:rPr>
        <w:t xml:space="preserve"> — pudiendo</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lang w:val="en-US"/>
        </w:rPr>
      </w:pPr>
      <w:r>
        <w:rPr>
          <w:b/>
          <w:sz w:val="24"/>
          <w:lang w:val="en-US"/>
        </w:rPr>
        <w:t>Poner</w:t>
      </w:r>
      <w:r>
        <w:rPr>
          <w:sz w:val="24"/>
          <w:lang w:val="en-US"/>
        </w:rPr>
        <w:t xml:space="preserve"> — </w:t>
      </w:r>
      <w:r>
        <w:rPr>
          <w:sz w:val="24"/>
        </w:rPr>
        <w:t>класть</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pongo, pones, pone, ponemos, poneis, ponen </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 по общему правилу </w:t>
      </w:r>
    </w:p>
    <w:p>
      <w:pPr>
        <w:pStyle w:val="Normal1"/>
        <w:spacing w:lineRule="auto" w:line="240"/>
        <w:ind w:firstLine="993" w:end="0"/>
        <w:rPr/>
      </w:pPr>
      <w:r>
        <w:rPr>
          <w:i/>
          <w:iCs/>
          <w:sz w:val="24"/>
          <w:lang w:val="en-US"/>
        </w:rPr>
        <w:t>Pretérito indefinido</w:t>
      </w:r>
      <w:r>
        <w:rPr>
          <w:sz w:val="24"/>
          <w:lang w:val="en-US"/>
        </w:rPr>
        <w:t xml:space="preserve"> — puse, pusiste, puso, pusimos, pusisteis, pusieron </w:t>
      </w:r>
    </w:p>
    <w:p>
      <w:pPr>
        <w:pStyle w:val="Normal1"/>
        <w:spacing w:lineRule="auto" w:line="240"/>
        <w:ind w:firstLine="993" w:end="0"/>
        <w:rPr/>
      </w:pPr>
      <w:r>
        <w:rPr>
          <w:i/>
          <w:iCs/>
          <w:sz w:val="24"/>
          <w:lang w:val="en-US"/>
        </w:rPr>
        <w:t>Futuro imperfecto</w:t>
      </w:r>
      <w:r>
        <w:rPr>
          <w:sz w:val="24"/>
          <w:lang w:val="en-US"/>
        </w:rPr>
        <w:t xml:space="preserve"> — pondré, pondrás, pondrá, pondremos, pondréis, pondrán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ponga, pongas, ponga, pongamos, pongáis; pongan </w:t>
      </w:r>
    </w:p>
    <w:p>
      <w:pPr>
        <w:pStyle w:val="Normal1"/>
        <w:spacing w:lineRule="auto" w:line="240"/>
        <w:ind w:firstLine="993" w:end="0"/>
        <w:rPr>
          <w:i/>
          <w:i/>
          <w:iCs/>
          <w:sz w:val="24"/>
          <w:lang w:val="en-US"/>
        </w:rPr>
      </w:pPr>
      <w:r>
        <w:rPr>
          <w:i/>
          <w:iCs/>
          <w:sz w:val="24"/>
          <w:lang w:val="en-US"/>
        </w:rPr>
        <w:t>Pretérito imperfecto</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r</w:t>
      </w:r>
      <w:r>
        <w:rPr>
          <w:b/>
          <w:bCs/>
          <w:sz w:val="24"/>
        </w:rPr>
        <w:t>а</w:t>
      </w:r>
      <w:r>
        <w:rPr>
          <w:sz w:val="24"/>
          <w:lang w:val="en-US"/>
        </w:rPr>
        <w:t xml:space="preserve">: pusiera, pusieras, pusiera, pusiéramos, pusierais, pusieran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pusiese, pusieses, pusiese, pusiésemos, pusieseis, pusiesen</w:t>
      </w:r>
    </w:p>
    <w:p>
      <w:pPr>
        <w:pStyle w:val="Normal1"/>
        <w:spacing w:lineRule="auto" w:line="240"/>
        <w:ind w:firstLine="993" w:end="0"/>
        <w:rPr/>
      </w:pPr>
      <w:r>
        <w:rPr>
          <w:i/>
          <w:iCs/>
          <w:sz w:val="24"/>
          <w:lang w:val="en-US"/>
        </w:rPr>
        <w:t>Futuro imperfecto</w:t>
      </w:r>
      <w:r>
        <w:rPr>
          <w:sz w:val="24"/>
          <w:lang w:val="en-US"/>
        </w:rPr>
        <w:t xml:space="preserve"> — pusiere, pusieres, pusiere, pusieremos, pusiereis, pusieren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potencial</w:t>
      </w:r>
      <w:r>
        <w:rPr>
          <w:sz w:val="24"/>
          <w:lang w:val="en-US"/>
        </w:rPr>
        <w:t xml:space="preserve"> — pondría, pondrías, pondría, pondríamos, pondríais, pondrían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imperativo</w:t>
      </w:r>
      <w:r>
        <w:rPr>
          <w:sz w:val="24"/>
          <w:lang w:val="en-US"/>
        </w:rPr>
        <w:t xml:space="preserve"> — pon, ponga, pongamos, poned, pongan </w:t>
      </w:r>
    </w:p>
    <w:p>
      <w:pPr>
        <w:pStyle w:val="Normal1"/>
        <w:spacing w:lineRule="auto" w:line="240"/>
        <w:ind w:firstLine="993" w:end="0"/>
        <w:rPr/>
      </w:pPr>
      <w:r>
        <w:rPr>
          <w:i/>
          <w:iCs/>
          <w:sz w:val="24"/>
          <w:lang w:val="en-US"/>
        </w:rPr>
        <w:t>Participio</w:t>
      </w:r>
      <w:r>
        <w:rPr>
          <w:sz w:val="24"/>
          <w:lang w:val="en-US"/>
        </w:rPr>
        <w:t xml:space="preserve"> — puesto                              </w:t>
      </w:r>
    </w:p>
    <w:p>
      <w:pPr>
        <w:pStyle w:val="Normal1"/>
        <w:spacing w:lineRule="auto" w:line="240"/>
        <w:ind w:firstLine="993" w:end="0"/>
        <w:rPr>
          <w:sz w:val="24"/>
          <w:lang w:val="en-US"/>
        </w:rPr>
      </w:pPr>
      <w:r>
        <w:rPr>
          <w:i/>
          <w:iCs/>
          <w:sz w:val="24"/>
          <w:lang w:val="en-US"/>
        </w:rPr>
        <w:t>Gerundio</w:t>
      </w:r>
      <w:r>
        <w:rPr>
          <w:sz w:val="24"/>
          <w:lang w:val="en-US"/>
        </w:rPr>
        <w:t xml:space="preserve"> — </w:t>
      </w:r>
      <w:r>
        <w:rPr>
          <w:sz w:val="24"/>
        </w:rPr>
        <w:t>по</w:t>
      </w:r>
      <w:r>
        <w:rPr>
          <w:sz w:val="24"/>
          <w:lang w:val="en-US"/>
        </w:rPr>
        <w:t xml:space="preserve"> </w:t>
      </w:r>
      <w:r>
        <w:rPr>
          <w:sz w:val="24"/>
        </w:rPr>
        <w:t>общему</w:t>
      </w:r>
      <w:r>
        <w:rPr>
          <w:sz w:val="24"/>
          <w:lang w:val="en-US"/>
        </w:rPr>
        <w:t xml:space="preserve"> </w:t>
      </w:r>
      <w:r>
        <w:rPr>
          <w:sz w:val="24"/>
        </w:rPr>
        <w:t>правилу</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lang w:val="en-US"/>
        </w:rPr>
      </w:pPr>
      <w:r>
        <w:rPr>
          <w:b/>
          <w:sz w:val="24"/>
          <w:lang w:val="en-US"/>
        </w:rPr>
        <w:t>Querer</w:t>
      </w:r>
      <w:r>
        <w:rPr>
          <w:sz w:val="24"/>
          <w:lang w:val="en-US"/>
        </w:rPr>
        <w:t xml:space="preserve"> — </w:t>
      </w:r>
      <w:r>
        <w:rPr>
          <w:sz w:val="24"/>
        </w:rPr>
        <w:t>хотеть</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quiero, quieres, quiere, queremos, queréis, quieren</w:t>
      </w:r>
    </w:p>
    <w:p>
      <w:pPr>
        <w:pStyle w:val="Normal1"/>
        <w:spacing w:lineRule="auto" w:line="240"/>
        <w:ind w:firstLine="993" w:end="0"/>
        <w:rPr>
          <w:sz w:val="24"/>
          <w:lang w:val="en-US"/>
        </w:rPr>
      </w:pPr>
      <w:r>
        <w:rPr>
          <w:i/>
          <w:iCs/>
          <w:sz w:val="24"/>
          <w:lang w:val="en-US"/>
        </w:rPr>
        <w:t xml:space="preserve">Pretérito imperfecto </w:t>
      </w:r>
      <w:r>
        <w:rPr>
          <w:sz w:val="24"/>
          <w:lang w:val="en-US"/>
        </w:rPr>
        <w:t xml:space="preserve">— </w:t>
      </w:r>
      <w:r>
        <w:rPr>
          <w:sz w:val="24"/>
        </w:rPr>
        <w:t>по</w:t>
      </w:r>
      <w:r>
        <w:rPr>
          <w:sz w:val="24"/>
          <w:lang w:val="en-US"/>
        </w:rPr>
        <w:t xml:space="preserve"> o</w:t>
      </w:r>
      <w:r>
        <w:rPr>
          <w:sz w:val="24"/>
        </w:rPr>
        <w:t>бщему</w:t>
      </w:r>
      <w:r>
        <w:rPr>
          <w:sz w:val="24"/>
          <w:lang w:val="en-US"/>
        </w:rPr>
        <w:t xml:space="preserve"> </w:t>
      </w:r>
      <w:r>
        <w:rPr>
          <w:sz w:val="24"/>
        </w:rPr>
        <w:t>правилу</w:t>
      </w:r>
    </w:p>
    <w:p>
      <w:pPr>
        <w:pStyle w:val="Normal1"/>
        <w:spacing w:lineRule="auto" w:line="240"/>
        <w:ind w:firstLine="993" w:end="0"/>
        <w:rPr/>
      </w:pPr>
      <w:r>
        <w:rPr>
          <w:i/>
          <w:iCs/>
          <w:sz w:val="24"/>
          <w:lang w:val="en-US"/>
        </w:rPr>
        <w:t>Pretérito indefinido</w:t>
      </w:r>
      <w:r>
        <w:rPr>
          <w:sz w:val="24"/>
          <w:lang w:val="en-US"/>
        </w:rPr>
        <w:t xml:space="preserve"> — quise, quisiste, quiso, quisimos, quisisteis, quisieron </w:t>
      </w:r>
    </w:p>
    <w:p>
      <w:pPr>
        <w:pStyle w:val="Normal1"/>
        <w:spacing w:lineRule="auto" w:line="240"/>
        <w:ind w:firstLine="993" w:end="0"/>
        <w:rPr/>
      </w:pPr>
      <w:r>
        <w:rPr>
          <w:i/>
          <w:iCs/>
          <w:sz w:val="24"/>
          <w:lang w:val="en-US"/>
        </w:rPr>
        <w:t>Futuro imperfecto</w:t>
      </w:r>
      <w:r>
        <w:rPr>
          <w:sz w:val="24"/>
          <w:lang w:val="en-US"/>
        </w:rPr>
        <w:t xml:space="preserve"> — querré, querrás, querrá, querremos, querréis, querrán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quiera, quieras, quiera, queramos, queráis, quieran </w:t>
      </w:r>
    </w:p>
    <w:p>
      <w:pPr>
        <w:pStyle w:val="Normal1"/>
        <w:spacing w:lineRule="auto" w:line="240"/>
        <w:ind w:firstLine="993" w:end="0"/>
        <w:rPr>
          <w:i/>
          <w:i/>
          <w:iCs/>
          <w:sz w:val="24"/>
          <w:lang w:val="en-US"/>
        </w:rPr>
      </w:pPr>
      <w:r>
        <w:rPr>
          <w:i/>
          <w:iCs/>
          <w:sz w:val="24"/>
          <w:lang w:val="en-US"/>
        </w:rPr>
        <w:t>Pretérito imperfecto</w:t>
      </w:r>
    </w:p>
    <w:p>
      <w:pPr>
        <w:pStyle w:val="Normal1"/>
        <w:tabs>
          <w:tab w:val="clear" w:pos="720"/>
          <w:tab w:val="left" w:pos="1134" w:leader="none"/>
        </w:tabs>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r</w:t>
      </w:r>
      <w:r>
        <w:rPr>
          <w:b/>
          <w:bCs/>
          <w:sz w:val="24"/>
        </w:rPr>
        <w:t>а</w:t>
      </w:r>
      <w:r>
        <w:rPr>
          <w:sz w:val="24"/>
          <w:lang w:val="en-US"/>
        </w:rPr>
        <w:t xml:space="preserve">: quisiera, quisieras, quisiera, quisiéramos, quisierais, quisieran </w:t>
      </w:r>
    </w:p>
    <w:p>
      <w:pPr>
        <w:pStyle w:val="Normal1"/>
        <w:tabs>
          <w:tab w:val="clear" w:pos="720"/>
          <w:tab w:val="left" w:pos="1134" w:leader="none"/>
        </w:tabs>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quisiese, quisieses, quisiese, quisiésemos, quisieseis, quisiesen</w:t>
      </w:r>
    </w:p>
    <w:p>
      <w:pPr>
        <w:pStyle w:val="Normal1"/>
        <w:spacing w:lineRule="auto" w:line="240"/>
        <w:ind w:firstLine="993" w:end="0"/>
        <w:rPr/>
      </w:pPr>
      <w:r>
        <w:rPr>
          <w:i/>
          <w:iCs/>
          <w:sz w:val="24"/>
          <w:lang w:val="en-US"/>
        </w:rPr>
        <w:t>Futuroimperfecto</w:t>
      </w:r>
      <w:r>
        <w:rPr>
          <w:sz w:val="24"/>
          <w:lang w:val="en-US"/>
        </w:rPr>
        <w:t xml:space="preserve"> — quisiere, quisieres, quisiere, quisieremos, quisiereis, quisieren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potencial</w:t>
      </w:r>
      <w:r>
        <w:rPr>
          <w:sz w:val="24"/>
          <w:lang w:val="en-US"/>
        </w:rPr>
        <w:t xml:space="preserve"> — querría, querrías, querría, querríamos, querríais, querrían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imperativo</w:t>
      </w:r>
      <w:r>
        <w:rPr>
          <w:sz w:val="24"/>
          <w:lang w:val="en-US"/>
        </w:rPr>
        <w:t xml:space="preserve"> — quiere, quiera, queramos, quered, quieran </w:t>
      </w:r>
    </w:p>
    <w:p>
      <w:pPr>
        <w:pStyle w:val="Normal1"/>
        <w:spacing w:lineRule="auto" w:line="240"/>
        <w:ind w:firstLine="993" w:end="0"/>
        <w:rPr/>
      </w:pPr>
      <w:r>
        <w:rPr>
          <w:i/>
          <w:iCs/>
          <w:sz w:val="24"/>
          <w:lang w:val="en-US"/>
        </w:rPr>
        <w:t>Participio</w:t>
      </w:r>
      <w:r>
        <w:rPr>
          <w:sz w:val="24"/>
        </w:rPr>
        <w:t xml:space="preserve">—по общему правилу                  </w:t>
      </w:r>
    </w:p>
    <w:p>
      <w:pPr>
        <w:pStyle w:val="Normal1"/>
        <w:spacing w:lineRule="auto" w:line="240"/>
        <w:ind w:firstLine="993" w:end="0"/>
        <w:rPr/>
      </w:pPr>
      <w:r>
        <w:rPr>
          <w:i/>
          <w:iCs/>
          <w:sz w:val="24"/>
          <w:lang w:val="en-US"/>
        </w:rPr>
        <w:t>Gerundio</w:t>
      </w:r>
      <w:r>
        <w:rPr>
          <w:sz w:val="24"/>
        </w:rPr>
        <w:t xml:space="preserve"> — по общему правилу</w:t>
      </w:r>
    </w:p>
    <w:p>
      <w:pPr>
        <w:pStyle w:val="Normal1"/>
        <w:spacing w:lineRule="auto" w:line="240"/>
        <w:ind w:firstLine="284" w:end="0"/>
        <w:rPr>
          <w:sz w:val="24"/>
        </w:rPr>
      </w:pPr>
      <w:r>
        <w:rPr>
          <w:sz w:val="24"/>
        </w:rPr>
      </w:r>
    </w:p>
    <w:p>
      <w:pPr>
        <w:pStyle w:val="Normal1"/>
        <w:spacing w:lineRule="auto" w:line="240"/>
        <w:ind w:firstLine="284" w:end="0"/>
        <w:jc w:val="center"/>
        <w:rPr>
          <w:sz w:val="24"/>
          <w:lang w:val="en-US"/>
        </w:rPr>
      </w:pPr>
      <w:r>
        <w:rPr>
          <w:b/>
          <w:sz w:val="24"/>
          <w:lang w:val="en-US"/>
        </w:rPr>
        <w:t>Saber</w:t>
      </w:r>
      <w:r>
        <w:rPr>
          <w:sz w:val="24"/>
          <w:lang w:val="en-US"/>
        </w:rPr>
        <w:t xml:space="preserve"> — </w:t>
      </w:r>
      <w:r>
        <w:rPr>
          <w:sz w:val="24"/>
        </w:rPr>
        <w:t>знать</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sé, sabes, sabe, sabemos, sabéis, saben</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993" w:end="0"/>
        <w:rPr/>
      </w:pPr>
      <w:r>
        <w:rPr>
          <w:i/>
          <w:iCs/>
          <w:sz w:val="24"/>
          <w:lang w:val="en-US"/>
        </w:rPr>
        <w:t>Pretérito indefinido</w:t>
      </w:r>
      <w:r>
        <w:rPr>
          <w:sz w:val="24"/>
          <w:lang w:val="en-US"/>
        </w:rPr>
        <w:t xml:space="preserve"> — supe, supiste, supo, supimos, supisteis, supieron</w:t>
      </w:r>
    </w:p>
    <w:p>
      <w:pPr>
        <w:pStyle w:val="Normal1"/>
        <w:spacing w:lineRule="auto" w:line="240"/>
        <w:ind w:firstLine="993" w:end="0"/>
        <w:rPr/>
      </w:pPr>
      <w:r>
        <w:rPr>
          <w:i/>
          <w:iCs/>
          <w:sz w:val="24"/>
          <w:lang w:val="en-US"/>
        </w:rPr>
        <w:t>Futuro imperfecto</w:t>
      </w:r>
      <w:r>
        <w:rPr>
          <w:sz w:val="24"/>
          <w:lang w:val="en-US"/>
        </w:rPr>
        <w:t xml:space="preserve"> — sabré, sabrás, sabrá, sabremos, sabréis, sabrán</w:t>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i/>
          <w:i/>
          <w:iCs/>
          <w:spacing w:val="20"/>
          <w:sz w:val="24"/>
          <w:lang w:val="en-US"/>
        </w:rPr>
      </w:pPr>
      <w:r>
        <w:rPr>
          <w:i/>
          <w:iCs/>
          <w:spacing w:val="20"/>
          <w:sz w:val="24"/>
          <w:lang w:val="en-US"/>
        </w:rPr>
      </w:r>
    </w:p>
    <w:p>
      <w:pPr>
        <w:pStyle w:val="Normal1"/>
        <w:spacing w:lineRule="auto" w:line="240"/>
        <w:ind w:firstLine="993" w:end="0"/>
        <w:rPr/>
      </w:pPr>
      <w:r>
        <w:rPr>
          <w:i/>
          <w:iCs/>
          <w:sz w:val="24"/>
          <w:lang w:val="en-US"/>
        </w:rPr>
        <w:t>Presente</w:t>
      </w:r>
      <w:r>
        <w:rPr>
          <w:sz w:val="24"/>
          <w:lang w:val="en-US"/>
        </w:rPr>
        <w:t xml:space="preserve"> — sepa, sepas, sepa, sepamos, sepáis, sepan</w:t>
      </w:r>
    </w:p>
    <w:p>
      <w:pPr>
        <w:pStyle w:val="Normal1"/>
        <w:spacing w:lineRule="auto" w:line="240"/>
        <w:ind w:firstLine="993" w:end="0"/>
        <w:rPr>
          <w:i/>
          <w:i/>
          <w:iCs/>
          <w:sz w:val="24"/>
          <w:lang w:val="en-US"/>
        </w:rPr>
      </w:pPr>
      <w:r>
        <w:rPr>
          <w:i/>
          <w:iCs/>
          <w:sz w:val="24"/>
          <w:lang w:val="en-US"/>
        </w:rPr>
        <w:t>Pretérito imperfecto</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r</w:t>
      </w:r>
      <w:r>
        <w:rPr>
          <w:b/>
          <w:bCs/>
          <w:sz w:val="24"/>
        </w:rPr>
        <w:t>а</w:t>
      </w:r>
      <w:r>
        <w:rPr>
          <w:sz w:val="24"/>
          <w:lang w:val="en-US"/>
        </w:rPr>
        <w:t xml:space="preserve">: supiera, supieras, supiera, supiéramos, supierais, supieran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supiese, supieses, supiese, supiésemos, supieseis, supiesen</w:t>
      </w:r>
    </w:p>
    <w:p>
      <w:pPr>
        <w:pStyle w:val="Normal1"/>
        <w:spacing w:lineRule="auto" w:line="240"/>
        <w:ind w:firstLine="993" w:end="0"/>
        <w:rPr/>
      </w:pPr>
      <w:r>
        <w:rPr>
          <w:i/>
          <w:iCs/>
          <w:sz w:val="24"/>
          <w:lang w:val="en-US"/>
        </w:rPr>
        <w:t>Future imperfecto</w:t>
      </w:r>
      <w:r>
        <w:rPr>
          <w:sz w:val="24"/>
          <w:lang w:val="en-US"/>
        </w:rPr>
        <w:t xml:space="preserve"> — supiere, supieres, supiere, supiéremos, supiereis, supieren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potencial</w:t>
      </w:r>
      <w:r>
        <w:rPr>
          <w:sz w:val="24"/>
          <w:lang w:val="en-US"/>
        </w:rPr>
        <w:t xml:space="preserve"> — sabría, sabrías, sabría, sabríamos, sabríais, sabrían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imperativo</w:t>
      </w:r>
      <w:r>
        <w:rPr>
          <w:sz w:val="24"/>
          <w:lang w:val="en-US"/>
        </w:rPr>
        <w:t xml:space="preserve"> — sabe, sepa, sepamos, sabed, sepan </w:t>
      </w:r>
    </w:p>
    <w:p>
      <w:pPr>
        <w:pStyle w:val="Normal1"/>
        <w:spacing w:lineRule="auto" w:line="240"/>
        <w:ind w:firstLine="993" w:end="0"/>
        <w:rPr/>
      </w:pPr>
      <w:r>
        <w:rPr>
          <w:i/>
          <w:iCs/>
          <w:sz w:val="24"/>
          <w:lang w:val="en-US"/>
        </w:rPr>
        <w:t>Participio</w:t>
      </w:r>
      <w:r>
        <w:rPr>
          <w:sz w:val="24"/>
        </w:rPr>
        <w:t xml:space="preserve"> — по общему правилу </w:t>
      </w:r>
    </w:p>
    <w:p>
      <w:pPr>
        <w:pStyle w:val="Normal1"/>
        <w:spacing w:lineRule="auto" w:line="240"/>
        <w:ind w:firstLine="993" w:end="0"/>
        <w:rPr/>
      </w:pPr>
      <w:r>
        <w:rPr>
          <w:i/>
          <w:iCs/>
          <w:sz w:val="24"/>
          <w:lang w:val="en-US"/>
        </w:rPr>
        <w:t>Gerundio</w:t>
      </w:r>
      <w:r>
        <w:rPr>
          <w:sz w:val="24"/>
        </w:rPr>
        <w:t xml:space="preserve"> —по общему правилу</w:t>
      </w:r>
    </w:p>
    <w:p>
      <w:pPr>
        <w:pStyle w:val="Normal1"/>
        <w:spacing w:lineRule="auto" w:line="240"/>
        <w:ind w:firstLine="993" w:end="0"/>
        <w:rPr>
          <w:sz w:val="24"/>
        </w:rPr>
      </w:pPr>
      <w:r>
        <w:rPr>
          <w:sz w:val="24"/>
        </w:rPr>
      </w:r>
    </w:p>
    <w:p>
      <w:pPr>
        <w:pStyle w:val="Normal1"/>
        <w:spacing w:lineRule="auto" w:line="240"/>
        <w:ind w:firstLine="284" w:end="0"/>
        <w:jc w:val="center"/>
        <w:rPr>
          <w:sz w:val="24"/>
          <w:lang w:val="en-US"/>
        </w:rPr>
      </w:pPr>
      <w:r>
        <w:rPr>
          <w:b/>
          <w:sz w:val="24"/>
          <w:lang w:val="en-US"/>
        </w:rPr>
        <w:t>Salir</w:t>
      </w:r>
      <w:r>
        <w:rPr>
          <w:sz w:val="24"/>
          <w:lang w:val="en-US"/>
        </w:rPr>
        <w:t xml:space="preserve"> — </w:t>
      </w:r>
      <w:r>
        <w:rPr>
          <w:sz w:val="24"/>
        </w:rPr>
        <w:t>выходить</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salgo, sales, sale, salimos, salís, salen</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indefinido</w:t>
      </w:r>
      <w:r>
        <w:rPr>
          <w:sz w:val="24"/>
        </w:rPr>
        <w:t xml:space="preserve"> — по общему правилу</w:t>
      </w:r>
    </w:p>
    <w:p>
      <w:pPr>
        <w:pStyle w:val="Normal1"/>
        <w:spacing w:lineRule="auto" w:line="240"/>
        <w:ind w:firstLine="993" w:end="0"/>
        <w:rPr/>
      </w:pPr>
      <w:r>
        <w:rPr>
          <w:i/>
          <w:iCs/>
          <w:sz w:val="24"/>
          <w:lang w:val="en-US"/>
        </w:rPr>
        <w:t>Futuro imperfecto</w:t>
      </w:r>
      <w:r>
        <w:rPr>
          <w:sz w:val="24"/>
          <w:lang w:val="en-US"/>
        </w:rPr>
        <w:t xml:space="preserve"> — saldré, saldrás, saldrá, saldremos, saldréis, saldrán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salga, salgas, salga, salgamps, salgáis, salgan </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 по общему правилу </w:t>
      </w:r>
    </w:p>
    <w:p>
      <w:pPr>
        <w:pStyle w:val="Normal1"/>
        <w:spacing w:lineRule="auto" w:line="240"/>
        <w:ind w:firstLine="993" w:end="0"/>
        <w:rPr/>
      </w:pPr>
      <w:r>
        <w:rPr>
          <w:i/>
          <w:iCs/>
          <w:sz w:val="24"/>
          <w:lang w:val="en-US"/>
        </w:rPr>
        <w:t>Futuro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lang w:val="en-US"/>
        </w:rPr>
        <w:t>Modo potencial</w:t>
      </w:r>
      <w:r>
        <w:rPr>
          <w:sz w:val="24"/>
          <w:lang w:val="en-US"/>
        </w:rPr>
        <w:t xml:space="preserve"> — saldría, saldrías, saldría, saldríamos, saldríais, saldrían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imperativ</w:t>
      </w:r>
      <w:r>
        <w:rPr>
          <w:spacing w:val="20"/>
          <w:sz w:val="24"/>
        </w:rPr>
        <w:t>о</w:t>
      </w:r>
      <w:r>
        <w:rPr>
          <w:sz w:val="24"/>
          <w:lang w:val="en-US"/>
        </w:rPr>
        <w:t xml:space="preserve"> — sal, saiga, salgamos, salid, salgan </w:t>
      </w:r>
    </w:p>
    <w:p>
      <w:pPr>
        <w:pStyle w:val="Normal1"/>
        <w:spacing w:lineRule="auto" w:line="240"/>
        <w:ind w:firstLine="993" w:end="0"/>
        <w:rPr/>
      </w:pPr>
      <w:r>
        <w:rPr>
          <w:i/>
          <w:iCs/>
          <w:sz w:val="24"/>
          <w:lang w:val="en-US"/>
        </w:rPr>
        <w:t>Participio</w:t>
      </w:r>
      <w:r>
        <w:rPr>
          <w:sz w:val="24"/>
        </w:rPr>
        <w:t xml:space="preserve"> — </w:t>
      </w:r>
      <w:r>
        <w:rPr>
          <w:sz w:val="24"/>
          <w:lang w:val="en-US"/>
        </w:rPr>
        <w:t>no</w:t>
      </w:r>
      <w:r>
        <w:rPr>
          <w:sz w:val="24"/>
        </w:rPr>
        <w:t xml:space="preserve"> общему правилу </w:t>
      </w:r>
    </w:p>
    <w:p>
      <w:pPr>
        <w:pStyle w:val="Normal1"/>
        <w:spacing w:lineRule="auto" w:line="240"/>
        <w:ind w:firstLine="993" w:end="0"/>
        <w:rPr/>
      </w:pPr>
      <w:r>
        <w:rPr>
          <w:i/>
          <w:iCs/>
          <w:sz w:val="24"/>
          <w:lang w:val="en-US"/>
        </w:rPr>
        <w:t>Gerundio</w:t>
      </w:r>
      <w:r>
        <w:rPr>
          <w:sz w:val="24"/>
        </w:rPr>
        <w:t xml:space="preserve"> — по общему правилу</w:t>
      </w:r>
    </w:p>
    <w:p>
      <w:pPr>
        <w:pStyle w:val="Normal1"/>
        <w:spacing w:lineRule="auto" w:line="240"/>
        <w:ind w:firstLine="284" w:end="0"/>
        <w:rPr>
          <w:sz w:val="24"/>
        </w:rPr>
      </w:pPr>
      <w:r>
        <w:rPr>
          <w:sz w:val="24"/>
        </w:rPr>
      </w:r>
    </w:p>
    <w:p>
      <w:pPr>
        <w:pStyle w:val="Normal1"/>
        <w:spacing w:lineRule="auto" w:line="240"/>
        <w:ind w:firstLine="284" w:end="0"/>
        <w:jc w:val="center"/>
        <w:rPr>
          <w:sz w:val="24"/>
          <w:lang w:val="en-US"/>
        </w:rPr>
      </w:pPr>
      <w:r>
        <w:rPr>
          <w:b/>
          <w:sz w:val="24"/>
          <w:lang w:val="en-US"/>
        </w:rPr>
        <w:t>Tener</w:t>
      </w:r>
      <w:r>
        <w:rPr>
          <w:sz w:val="24"/>
          <w:lang w:val="en-US"/>
        </w:rPr>
        <w:t xml:space="preserve"> — </w:t>
      </w:r>
      <w:r>
        <w:rPr>
          <w:sz w:val="24"/>
        </w:rPr>
        <w:t>иметь</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tengo, tienes, tiene, tenemos, teneis, tienen </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i/>
          <w:iCs/>
          <w:sz w:val="24"/>
        </w:rPr>
        <w:t xml:space="preserve"> </w:t>
      </w:r>
      <w:r>
        <w:rPr>
          <w:sz w:val="24"/>
        </w:rPr>
        <w:t xml:space="preserve">— по общему правилу </w:t>
      </w:r>
    </w:p>
    <w:p>
      <w:pPr>
        <w:pStyle w:val="Normal1"/>
        <w:spacing w:lineRule="auto" w:line="240"/>
        <w:ind w:firstLine="993" w:end="0"/>
        <w:rPr/>
      </w:pPr>
      <w:r>
        <w:rPr>
          <w:i/>
          <w:iCs/>
          <w:sz w:val="24"/>
          <w:lang w:val="en-US"/>
        </w:rPr>
        <w:t>Pretérito indefinido</w:t>
      </w:r>
      <w:r>
        <w:rPr>
          <w:sz w:val="24"/>
          <w:lang w:val="en-US"/>
        </w:rPr>
        <w:t xml:space="preserve"> — tuve, tuviste, tuvo, tuvimos, tuvisteis, tuvieron </w:t>
      </w:r>
    </w:p>
    <w:p>
      <w:pPr>
        <w:pStyle w:val="Normal1"/>
        <w:spacing w:lineRule="auto" w:line="240"/>
        <w:ind w:firstLine="993" w:end="0"/>
        <w:rPr/>
      </w:pPr>
      <w:r>
        <w:rPr>
          <w:i/>
          <w:iCs/>
          <w:sz w:val="24"/>
          <w:lang w:val="en-US"/>
        </w:rPr>
        <w:t>Futuro imperfecto</w:t>
      </w:r>
      <w:r>
        <w:rPr>
          <w:sz w:val="24"/>
          <w:lang w:val="en-US"/>
        </w:rPr>
        <w:t xml:space="preserve"> — tendré, tendrás, tendrá, tendremos, tendréis, tendrán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tenga, tengas, tenga, tengamos, tengáis, tengan </w:t>
      </w:r>
    </w:p>
    <w:p>
      <w:pPr>
        <w:pStyle w:val="Normal1"/>
        <w:spacing w:lineRule="auto" w:line="240"/>
        <w:ind w:firstLine="993" w:end="0"/>
        <w:rPr>
          <w:i/>
          <w:i/>
          <w:iCs/>
          <w:sz w:val="24"/>
          <w:lang w:val="en-US"/>
        </w:rPr>
      </w:pPr>
      <w:r>
        <w:rPr>
          <w:i/>
          <w:iCs/>
          <w:sz w:val="24"/>
          <w:lang w:val="en-US"/>
        </w:rPr>
        <w:t>Pretérito Imperfecto</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r</w:t>
      </w:r>
      <w:r>
        <w:rPr>
          <w:b/>
          <w:bCs/>
          <w:sz w:val="24"/>
        </w:rPr>
        <w:t>а</w:t>
      </w:r>
      <w:r>
        <w:rPr>
          <w:sz w:val="24"/>
          <w:lang w:val="en-US"/>
        </w:rPr>
        <w:t xml:space="preserve">: tuviera, tuvieras, tuviera, tuviéramos, tuvierais, tuvieran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tuviese, tuvieses, tuviese, tuviésemos, tuvieseis, tuviesen</w:t>
      </w:r>
    </w:p>
    <w:p>
      <w:pPr>
        <w:pStyle w:val="Normal1"/>
        <w:spacing w:lineRule="auto" w:line="240"/>
        <w:ind w:firstLine="993" w:end="0"/>
        <w:rPr/>
      </w:pPr>
      <w:r>
        <w:rPr>
          <w:i/>
          <w:iCs/>
          <w:sz w:val="24"/>
          <w:lang w:val="en-US"/>
        </w:rPr>
        <w:t>Futuro imperfecto</w:t>
      </w:r>
      <w:r>
        <w:rPr>
          <w:sz w:val="24"/>
          <w:lang w:val="en-US"/>
        </w:rPr>
        <w:t xml:space="preserve"> — tuviere, tuvieres, tuviere, tuviéremos, tuviereis, tuvieren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potencial</w:t>
      </w:r>
      <w:r>
        <w:rPr>
          <w:sz w:val="24"/>
          <w:lang w:val="en-US"/>
        </w:rPr>
        <w:t xml:space="preserve"> — tendría, tendrías, tendría, tendríamos, tendríais, tendrían                                      </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imperativo</w:t>
      </w:r>
      <w:r>
        <w:rPr>
          <w:sz w:val="24"/>
          <w:lang w:val="en-US"/>
        </w:rPr>
        <w:t xml:space="preserve">— ten, tenga, tengamos, tened, tengan </w:t>
      </w:r>
    </w:p>
    <w:p>
      <w:pPr>
        <w:pStyle w:val="Normal1"/>
        <w:spacing w:lineRule="auto" w:line="240"/>
        <w:ind w:firstLine="993" w:end="0"/>
        <w:rPr/>
      </w:pPr>
      <w:r>
        <w:rPr>
          <w:i/>
          <w:iCs/>
          <w:sz w:val="24"/>
          <w:lang w:val="en-US"/>
        </w:rPr>
        <w:t>Participio</w:t>
      </w:r>
      <w:r>
        <w:rPr>
          <w:sz w:val="24"/>
        </w:rPr>
        <w:t xml:space="preserve"> — по общему правилу </w:t>
      </w:r>
    </w:p>
    <w:p>
      <w:pPr>
        <w:pStyle w:val="Normal1"/>
        <w:spacing w:lineRule="auto" w:line="240"/>
        <w:ind w:firstLine="993" w:end="0"/>
        <w:rPr/>
      </w:pPr>
      <w:r>
        <w:rPr>
          <w:i/>
          <w:iCs/>
          <w:sz w:val="24"/>
          <w:lang w:val="en-US"/>
        </w:rPr>
        <w:t>Gerundio</w:t>
      </w:r>
      <w:r>
        <w:rPr>
          <w:sz w:val="24"/>
        </w:rPr>
        <w:t xml:space="preserve"> — </w:t>
      </w:r>
      <w:r>
        <w:rPr>
          <w:sz w:val="24"/>
          <w:lang w:val="en-US"/>
        </w:rPr>
        <w:t>no</w:t>
      </w:r>
      <w:r>
        <w:rPr>
          <w:sz w:val="24"/>
        </w:rPr>
        <w:t xml:space="preserve"> общему правилу</w:t>
      </w:r>
    </w:p>
    <w:p>
      <w:pPr>
        <w:pStyle w:val="Normal1"/>
        <w:spacing w:lineRule="auto" w:line="240"/>
        <w:ind w:firstLine="993" w:end="0"/>
        <w:rPr>
          <w:sz w:val="24"/>
        </w:rPr>
      </w:pPr>
      <w:r>
        <w:rPr>
          <w:sz w:val="24"/>
        </w:rPr>
      </w:r>
    </w:p>
    <w:p>
      <w:pPr>
        <w:pStyle w:val="Normal1"/>
        <w:spacing w:lineRule="auto" w:line="240"/>
        <w:ind w:firstLine="284" w:end="0"/>
        <w:jc w:val="center"/>
        <w:rPr>
          <w:sz w:val="24"/>
          <w:lang w:val="en-US"/>
        </w:rPr>
      </w:pPr>
      <w:r>
        <w:rPr>
          <w:b/>
          <w:sz w:val="24"/>
          <w:lang w:val="en-US"/>
        </w:rPr>
        <w:t>Traer</w:t>
      </w:r>
      <w:r>
        <w:rPr>
          <w:sz w:val="24"/>
          <w:lang w:val="en-US"/>
        </w:rPr>
        <w:t>—</w:t>
      </w:r>
      <w:r>
        <w:rPr>
          <w:sz w:val="24"/>
        </w:rPr>
        <w:t>приносить</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traigo, traes, trae, traemos, traéis, traen</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993" w:end="0"/>
        <w:rPr/>
      </w:pPr>
      <w:r>
        <w:rPr>
          <w:i/>
          <w:iCs/>
          <w:sz w:val="24"/>
          <w:lang w:val="en-US"/>
        </w:rPr>
        <w:t>Pretérito indefinido</w:t>
      </w:r>
      <w:r>
        <w:rPr>
          <w:sz w:val="24"/>
          <w:lang w:val="en-US"/>
        </w:rPr>
        <w:t xml:space="preserve"> — traje, trajiste, trajo, trajimos, trajisteis, trajeron                         </w:t>
      </w:r>
    </w:p>
    <w:p>
      <w:pPr>
        <w:pStyle w:val="Normal1"/>
        <w:spacing w:lineRule="auto" w:line="240"/>
        <w:ind w:firstLine="993" w:end="0"/>
        <w:rPr/>
      </w:pPr>
      <w:r>
        <w:rPr>
          <w:i/>
          <w:iCs/>
          <w:sz w:val="24"/>
          <w:lang w:val="en-US"/>
        </w:rPr>
        <w:t>Futuro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traiga, traigas, traiga, traigamos, traigáis, traigan </w:t>
      </w:r>
    </w:p>
    <w:p>
      <w:pPr>
        <w:pStyle w:val="Normal1"/>
        <w:spacing w:lineRule="auto" w:line="240"/>
        <w:ind w:firstLine="993" w:end="0"/>
        <w:rPr>
          <w:i/>
          <w:i/>
          <w:iCs/>
          <w:sz w:val="24"/>
          <w:lang w:val="en-US"/>
        </w:rPr>
      </w:pPr>
      <w:r>
        <w:rPr>
          <w:i/>
          <w:iCs/>
          <w:sz w:val="24"/>
          <w:lang w:val="en-US"/>
        </w:rPr>
        <w:t>Preterito imperfecto</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r</w:t>
      </w:r>
      <w:r>
        <w:rPr>
          <w:b/>
          <w:bCs/>
          <w:sz w:val="24"/>
        </w:rPr>
        <w:t>а</w:t>
      </w:r>
      <w:r>
        <w:rPr>
          <w:sz w:val="24"/>
          <w:lang w:val="en-US"/>
        </w:rPr>
        <w:t xml:space="preserve">: trajera, trajeras, trajera, trajéramos, trajerais,trajeran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trajese, trajeses, trajese, trajésemos, trajeseis, trajesen</w:t>
      </w:r>
    </w:p>
    <w:p>
      <w:pPr>
        <w:pStyle w:val="Normal1"/>
        <w:spacing w:lineRule="auto" w:line="240"/>
        <w:ind w:firstLine="993" w:end="0"/>
        <w:rPr/>
      </w:pPr>
      <w:r>
        <w:rPr>
          <w:i/>
          <w:iCs/>
          <w:sz w:val="24"/>
          <w:lang w:val="en-US"/>
        </w:rPr>
        <w:t>Future imperfecto</w:t>
      </w:r>
      <w:r>
        <w:rPr>
          <w:sz w:val="24"/>
          <w:lang w:val="en-US"/>
        </w:rPr>
        <w:t xml:space="preserve"> — trajere, trajeres, trajere, trajéremos, trajereis, trajeren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w:t>
      </w:r>
      <w:r>
        <w:rPr>
          <w:spacing w:val="20"/>
          <w:sz w:val="24"/>
        </w:rPr>
        <w:t xml:space="preserve"> </w:t>
      </w:r>
      <w:r>
        <w:rPr>
          <w:spacing w:val="20"/>
          <w:sz w:val="24"/>
          <w:lang w:val="en-US"/>
        </w:rPr>
        <w:t>potencial</w:t>
      </w:r>
      <w:r>
        <w:rPr>
          <w:sz w:val="24"/>
        </w:rPr>
        <w:t xml:space="preserve"> —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lang w:val="en-US"/>
        </w:rPr>
        <w:t>Modo imperativo</w:t>
      </w:r>
      <w:r>
        <w:rPr>
          <w:sz w:val="24"/>
          <w:lang w:val="en-US"/>
        </w:rPr>
        <w:t xml:space="preserve"> — trae, traiga, traigamos, traed, traigan</w:t>
      </w:r>
    </w:p>
    <w:p>
      <w:pPr>
        <w:pStyle w:val="Normal1"/>
        <w:spacing w:lineRule="auto" w:line="240"/>
        <w:ind w:firstLine="993" w:end="0"/>
        <w:rPr/>
      </w:pPr>
      <w:r>
        <w:rPr>
          <w:i/>
          <w:iCs/>
          <w:sz w:val="24"/>
          <w:lang w:val="en-US"/>
        </w:rPr>
        <w:t>Participio</w:t>
      </w:r>
      <w:r>
        <w:rPr>
          <w:sz w:val="24"/>
        </w:rPr>
        <w:t xml:space="preserve"> — </w:t>
      </w:r>
      <w:r>
        <w:rPr>
          <w:sz w:val="24"/>
          <w:lang w:val="en-US"/>
        </w:rPr>
        <w:t>no</w:t>
      </w:r>
      <w:r>
        <w:rPr>
          <w:sz w:val="24"/>
        </w:rPr>
        <w:t xml:space="preserve"> общему правилу (происходит орфографическое изменение </w:t>
      </w:r>
      <w:r>
        <w:rPr>
          <w:sz w:val="24"/>
          <w:lang w:val="en-US"/>
        </w:rPr>
        <w:t>i</w:t>
      </w:r>
      <w:r>
        <w:rPr>
          <w:sz w:val="24"/>
        </w:rPr>
        <w:t xml:space="preserve"> →í : </w:t>
      </w:r>
      <w:r>
        <w:rPr>
          <w:sz w:val="24"/>
          <w:lang w:val="en-US"/>
        </w:rPr>
        <w:t>traido</w:t>
      </w:r>
      <w:r>
        <w:rPr>
          <w:sz w:val="24"/>
        </w:rPr>
        <w:t xml:space="preserve">) </w:t>
      </w:r>
    </w:p>
    <w:p>
      <w:pPr>
        <w:pStyle w:val="Normal1"/>
        <w:spacing w:lineRule="auto" w:line="240"/>
        <w:ind w:firstLine="993" w:end="0"/>
        <w:rPr/>
      </w:pPr>
      <w:r>
        <w:rPr>
          <w:i/>
          <w:iCs/>
          <w:sz w:val="24"/>
          <w:lang w:val="en-US"/>
        </w:rPr>
        <w:t>Gerundio</w:t>
      </w:r>
      <w:r>
        <w:rPr>
          <w:sz w:val="24"/>
        </w:rPr>
        <w:t xml:space="preserve"> — по общему правилу (происходит орфографическое изменение </w:t>
      </w:r>
      <w:r>
        <w:rPr>
          <w:sz w:val="24"/>
          <w:lang w:val="en-US"/>
        </w:rPr>
        <w:t>i</w:t>
      </w:r>
      <w:r>
        <w:rPr>
          <w:sz w:val="24"/>
        </w:rPr>
        <w:t xml:space="preserve"> →у: </w:t>
      </w:r>
      <w:r>
        <w:rPr>
          <w:sz w:val="24"/>
          <w:lang w:val="en-US"/>
        </w:rPr>
        <w:t>trayendo</w:t>
      </w:r>
      <w:r>
        <w:rPr>
          <w:sz w:val="24"/>
        </w:rPr>
        <w:t>)</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sz w:val="24"/>
          <w:lang w:val="en-US"/>
        </w:rPr>
      </w:pPr>
      <w:r>
        <w:rPr>
          <w:rFonts w:cs="Times New Roman" w:ascii="Times New Roman" w:hAnsi="Times New Roman"/>
          <w:b/>
          <w:sz w:val="24"/>
          <w:lang w:val="en-US"/>
        </w:rPr>
        <w:t>Valer</w:t>
      </w:r>
      <w:r>
        <w:rPr>
          <w:rFonts w:cs="Times New Roman" w:ascii="Times New Roman" w:hAnsi="Times New Roman"/>
          <w:sz w:val="24"/>
          <w:lang w:val="en-US"/>
        </w:rPr>
        <w:t xml:space="preserve"> — </w:t>
      </w:r>
      <w:r>
        <w:rPr>
          <w:rFonts w:cs="Times New Roman" w:ascii="Times New Roman" w:hAnsi="Times New Roman"/>
          <w:sz w:val="24"/>
        </w:rPr>
        <w:t>стоить</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valgo, vales, vale, valemos, valéis, valen.</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indefinido</w:t>
      </w:r>
      <w:r>
        <w:rPr>
          <w:sz w:val="24"/>
        </w:rPr>
        <w:t xml:space="preserve"> — по общему правилу</w:t>
      </w:r>
    </w:p>
    <w:p>
      <w:pPr>
        <w:pStyle w:val="Normal1"/>
        <w:spacing w:lineRule="auto" w:line="240"/>
        <w:ind w:firstLine="993" w:end="0"/>
        <w:rPr/>
      </w:pPr>
      <w:r>
        <w:rPr>
          <w:i/>
          <w:iCs/>
          <w:sz w:val="24"/>
          <w:lang w:val="en-US"/>
        </w:rPr>
        <w:t>Futuro imperfecto</w:t>
      </w:r>
      <w:r>
        <w:rPr>
          <w:sz w:val="24"/>
          <w:lang w:val="en-US"/>
        </w:rPr>
        <w:t xml:space="preserve"> — valdré, valdrás, valdrá, valdremos, valdréis, valdrán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valga, valgas, valga, valgamos, valgáis, valgan </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 по общему правилу </w:t>
      </w:r>
    </w:p>
    <w:p>
      <w:pPr>
        <w:pStyle w:val="Normal1"/>
        <w:spacing w:lineRule="auto" w:line="240"/>
        <w:ind w:firstLine="993" w:end="0"/>
        <w:rPr/>
      </w:pPr>
      <w:r>
        <w:rPr>
          <w:i/>
          <w:iCs/>
          <w:sz w:val="24"/>
          <w:lang w:val="en-US"/>
        </w:rPr>
        <w:t>Futuro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lang w:val="en-US"/>
        </w:rPr>
        <w:t>Modo</w:t>
      </w:r>
      <w:r>
        <w:rPr>
          <w:spacing w:val="20"/>
          <w:sz w:val="24"/>
        </w:rPr>
        <w:t xml:space="preserve"> </w:t>
      </w:r>
      <w:r>
        <w:rPr>
          <w:spacing w:val="20"/>
          <w:sz w:val="24"/>
          <w:lang w:val="en-US"/>
        </w:rPr>
        <w:t>p</w:t>
      </w:r>
      <w:r>
        <w:rPr>
          <w:spacing w:val="20"/>
          <w:sz w:val="24"/>
        </w:rPr>
        <w:t>о</w:t>
      </w:r>
      <w:r>
        <w:rPr>
          <w:spacing w:val="20"/>
          <w:sz w:val="24"/>
          <w:lang w:val="en-US"/>
        </w:rPr>
        <w:t>ten</w:t>
      </w:r>
      <w:r>
        <w:rPr>
          <w:spacing w:val="20"/>
          <w:sz w:val="24"/>
        </w:rPr>
        <w:t>с</w:t>
      </w:r>
      <w:r>
        <w:rPr>
          <w:spacing w:val="20"/>
          <w:sz w:val="24"/>
          <w:lang w:val="en-US"/>
        </w:rPr>
        <w:t>ial</w:t>
      </w:r>
      <w:r>
        <w:rPr>
          <w:sz w:val="24"/>
        </w:rPr>
        <w:t xml:space="preserve"> — </w:t>
      </w:r>
      <w:r>
        <w:rPr>
          <w:sz w:val="24"/>
          <w:lang w:val="en-US"/>
        </w:rPr>
        <w:t>valdr</w:t>
      </w:r>
      <w:r>
        <w:rPr>
          <w:sz w:val="24"/>
        </w:rPr>
        <w:t>í</w:t>
      </w:r>
      <w:r>
        <w:rPr>
          <w:sz w:val="24"/>
          <w:lang w:val="en-US"/>
        </w:rPr>
        <w:t>a</w:t>
      </w:r>
      <w:r>
        <w:rPr>
          <w:sz w:val="24"/>
        </w:rPr>
        <w:t xml:space="preserve">, </w:t>
      </w:r>
      <w:r>
        <w:rPr>
          <w:sz w:val="24"/>
          <w:lang w:val="en-US"/>
        </w:rPr>
        <w:t>valdr</w:t>
      </w:r>
      <w:r>
        <w:rPr>
          <w:sz w:val="24"/>
        </w:rPr>
        <w:t>í</w:t>
      </w:r>
      <w:r>
        <w:rPr>
          <w:sz w:val="24"/>
          <w:lang w:val="en-US"/>
        </w:rPr>
        <w:t>as</w:t>
      </w:r>
      <w:r>
        <w:rPr>
          <w:sz w:val="24"/>
        </w:rPr>
        <w:t xml:space="preserve">, </w:t>
      </w:r>
      <w:r>
        <w:rPr>
          <w:sz w:val="24"/>
          <w:lang w:val="en-US"/>
        </w:rPr>
        <w:t>valdr</w:t>
      </w:r>
      <w:r>
        <w:rPr>
          <w:sz w:val="24"/>
        </w:rPr>
        <w:t>í</w:t>
      </w:r>
      <w:r>
        <w:rPr>
          <w:sz w:val="24"/>
          <w:lang w:val="en-US"/>
        </w:rPr>
        <w:t>a</w:t>
      </w:r>
      <w:r>
        <w:rPr>
          <w:sz w:val="24"/>
        </w:rPr>
        <w:t xml:space="preserve">, </w:t>
      </w:r>
      <w:r>
        <w:rPr>
          <w:sz w:val="24"/>
          <w:lang w:val="en-US"/>
        </w:rPr>
        <w:t>valdr</w:t>
      </w:r>
      <w:r>
        <w:rPr>
          <w:sz w:val="24"/>
        </w:rPr>
        <w:t>í</w:t>
      </w:r>
      <w:r>
        <w:rPr>
          <w:sz w:val="24"/>
          <w:lang w:val="en-US"/>
        </w:rPr>
        <w:t>amos</w:t>
      </w:r>
      <w:r>
        <w:rPr>
          <w:sz w:val="24"/>
        </w:rPr>
        <w:t xml:space="preserve">, </w:t>
      </w:r>
      <w:r>
        <w:rPr>
          <w:sz w:val="24"/>
          <w:lang w:val="en-US"/>
        </w:rPr>
        <w:t>valdr</w:t>
      </w:r>
      <w:r>
        <w:rPr>
          <w:sz w:val="24"/>
        </w:rPr>
        <w:t>í</w:t>
      </w:r>
      <w:r>
        <w:rPr>
          <w:sz w:val="24"/>
          <w:lang w:val="en-US"/>
        </w:rPr>
        <w:t>ais</w:t>
      </w:r>
      <w:r>
        <w:rPr>
          <w:sz w:val="24"/>
        </w:rPr>
        <w:t xml:space="preserve">, </w:t>
      </w:r>
      <w:r>
        <w:rPr>
          <w:sz w:val="24"/>
          <w:lang w:val="en-US"/>
        </w:rPr>
        <w:t>valdr</w:t>
      </w:r>
      <w:r>
        <w:rPr>
          <w:sz w:val="24"/>
        </w:rPr>
        <w:t>í</w:t>
      </w:r>
      <w:r>
        <w:rPr>
          <w:sz w:val="24"/>
          <w:lang w:val="en-US"/>
        </w:rPr>
        <w:t>an</w:t>
      </w:r>
      <w:r>
        <w:rPr>
          <w:sz w:val="24"/>
        </w:rPr>
        <w:t xml:space="preserve"> </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lang w:val="en-US"/>
        </w:rPr>
        <w:t>Modo imperativo</w:t>
      </w:r>
      <w:r>
        <w:rPr>
          <w:sz w:val="24"/>
          <w:lang w:val="en-US"/>
        </w:rPr>
        <w:t xml:space="preserve"> — vale (val), valga, valgamos, valed, valgan</w:t>
      </w:r>
    </w:p>
    <w:p>
      <w:pPr>
        <w:pStyle w:val="Normal1"/>
        <w:spacing w:lineRule="auto" w:line="240"/>
        <w:ind w:firstLine="993" w:end="0"/>
        <w:rPr/>
      </w:pPr>
      <w:r>
        <w:rPr>
          <w:b/>
          <w:bCs/>
          <w:i/>
          <w:iCs/>
          <w:sz w:val="24"/>
          <w:lang w:val="en-US"/>
        </w:rPr>
        <w:t>Participio</w:t>
      </w:r>
      <w:r>
        <w:rPr>
          <w:sz w:val="24"/>
        </w:rPr>
        <w:t xml:space="preserve"> —по общему правилу</w:t>
      </w:r>
    </w:p>
    <w:p>
      <w:pPr>
        <w:pStyle w:val="Normal1"/>
        <w:spacing w:lineRule="auto" w:line="240"/>
        <w:ind w:firstLine="993" w:end="0"/>
        <w:rPr/>
      </w:pPr>
      <w:r>
        <w:rPr>
          <w:i/>
          <w:iCs/>
          <w:sz w:val="24"/>
          <w:lang w:val="en-US"/>
        </w:rPr>
        <w:t>Gerundio</w:t>
      </w:r>
      <w:r>
        <w:rPr>
          <w:i/>
          <w:iCs/>
          <w:sz w:val="24"/>
        </w:rPr>
        <w:t xml:space="preserve"> </w:t>
      </w:r>
      <w:r>
        <w:rPr>
          <w:sz w:val="24"/>
        </w:rPr>
        <w:t>— по общему правилу</w:t>
      </w:r>
    </w:p>
    <w:p>
      <w:pPr>
        <w:pStyle w:val="Normal1"/>
        <w:spacing w:lineRule="auto" w:line="240"/>
        <w:ind w:firstLine="284" w:end="0"/>
        <w:rPr>
          <w:sz w:val="24"/>
        </w:rPr>
      </w:pPr>
      <w:r>
        <w:rPr>
          <w:sz w:val="24"/>
        </w:rPr>
      </w:r>
    </w:p>
    <w:p>
      <w:pPr>
        <w:pStyle w:val="Normal1"/>
        <w:spacing w:lineRule="auto" w:line="240"/>
        <w:ind w:firstLine="284" w:end="0"/>
        <w:jc w:val="center"/>
        <w:rPr>
          <w:sz w:val="24"/>
          <w:lang w:val="en-US"/>
        </w:rPr>
      </w:pPr>
      <w:r>
        <w:rPr>
          <w:b/>
          <w:sz w:val="24"/>
          <w:lang w:val="en-US"/>
        </w:rPr>
        <w:t>Venir</w:t>
      </w:r>
      <w:r>
        <w:rPr>
          <w:sz w:val="24"/>
          <w:lang w:val="en-US"/>
        </w:rPr>
        <w:t xml:space="preserve"> — </w:t>
      </w:r>
      <w:r>
        <w:rPr>
          <w:sz w:val="24"/>
        </w:rPr>
        <w:t>приходить</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vengo, vienes, viene, venimos, venís, vienen </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 по общему правилу </w:t>
      </w:r>
    </w:p>
    <w:p>
      <w:pPr>
        <w:pStyle w:val="Normal1"/>
        <w:spacing w:lineRule="auto" w:line="240"/>
        <w:ind w:firstLine="993" w:end="0"/>
        <w:rPr/>
      </w:pPr>
      <w:r>
        <w:rPr>
          <w:i/>
          <w:iCs/>
          <w:sz w:val="24"/>
          <w:lang w:val="en-US"/>
        </w:rPr>
        <w:t>Pretérito indefinido</w:t>
      </w:r>
      <w:r>
        <w:rPr>
          <w:sz w:val="24"/>
          <w:lang w:val="en-US"/>
        </w:rPr>
        <w:t xml:space="preserve"> — vine, viniste, vino, vinimos, vinisteis, vinieron </w:t>
      </w:r>
    </w:p>
    <w:p>
      <w:pPr>
        <w:pStyle w:val="Normal1"/>
        <w:spacing w:lineRule="auto" w:line="240"/>
        <w:ind w:firstLine="993" w:end="0"/>
        <w:rPr/>
      </w:pPr>
      <w:r>
        <w:rPr>
          <w:i/>
          <w:iCs/>
          <w:sz w:val="24"/>
          <w:lang w:val="en-US"/>
        </w:rPr>
        <w:t>Futuro imperfecto</w:t>
      </w:r>
      <w:r>
        <w:rPr>
          <w:sz w:val="24"/>
          <w:lang w:val="en-US"/>
        </w:rPr>
        <w:t xml:space="preserve"> — vendré, vendrás, vendrá, vendremos, vendréis, vendrán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venga, vengas, venga, vengamos, vengais, vengan</w:t>
      </w:r>
    </w:p>
    <w:p>
      <w:pPr>
        <w:pStyle w:val="Normal1"/>
        <w:spacing w:lineRule="auto" w:line="240"/>
        <w:ind w:firstLine="993" w:end="0"/>
        <w:rPr>
          <w:i/>
          <w:i/>
          <w:iCs/>
          <w:sz w:val="24"/>
          <w:lang w:val="en-US"/>
        </w:rPr>
      </w:pPr>
      <w:r>
        <w:rPr>
          <w:i/>
          <w:iCs/>
          <w:sz w:val="24"/>
          <w:lang w:val="en-US"/>
        </w:rPr>
        <w:t>Pretérito imperfecto</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r</w:t>
      </w:r>
      <w:r>
        <w:rPr>
          <w:b/>
          <w:bCs/>
          <w:sz w:val="24"/>
        </w:rPr>
        <w:t>а</w:t>
      </w:r>
      <w:r>
        <w:rPr>
          <w:sz w:val="24"/>
          <w:lang w:val="en-US"/>
        </w:rPr>
        <w:t xml:space="preserve">: viniera, vinieras, viniera, viniéramos, vinierais, vinieran </w:t>
      </w:r>
    </w:p>
    <w:p>
      <w:pPr>
        <w:pStyle w:val="Normal1"/>
        <w:spacing w:lineRule="auto" w:line="240"/>
        <w:ind w:firstLine="1560" w:end="0"/>
        <w:rPr/>
      </w:pPr>
      <w:r>
        <w:rPr>
          <w:sz w:val="24"/>
        </w:rPr>
        <w:t>формы</w:t>
      </w:r>
      <w:r>
        <w:rPr>
          <w:sz w:val="24"/>
          <w:lang w:val="en-US"/>
        </w:rPr>
        <w:t xml:space="preserve"> </w:t>
      </w:r>
      <w:r>
        <w:rPr>
          <w:sz w:val="24"/>
        </w:rPr>
        <w:t>на</w:t>
      </w:r>
      <w:r>
        <w:rPr>
          <w:sz w:val="24"/>
          <w:lang w:val="en-US"/>
        </w:rPr>
        <w:t xml:space="preserve"> -</w:t>
      </w:r>
      <w:r>
        <w:rPr>
          <w:b/>
          <w:bCs/>
          <w:sz w:val="24"/>
          <w:lang w:val="en-US"/>
        </w:rPr>
        <w:t>se</w:t>
      </w:r>
      <w:r>
        <w:rPr>
          <w:sz w:val="24"/>
          <w:lang w:val="en-US"/>
        </w:rPr>
        <w:t xml:space="preserve">: viniese, vinieses, viniese, viniésemos, vinieseis, viniesen </w:t>
      </w:r>
    </w:p>
    <w:p>
      <w:pPr>
        <w:pStyle w:val="Normal1"/>
        <w:spacing w:lineRule="auto" w:line="240"/>
        <w:ind w:firstLine="993" w:end="0"/>
        <w:rPr/>
      </w:pPr>
      <w:r>
        <w:rPr>
          <w:i/>
          <w:iCs/>
          <w:sz w:val="24"/>
          <w:lang w:val="en-US"/>
        </w:rPr>
        <w:t>Futuro imperfecto</w:t>
      </w:r>
      <w:r>
        <w:rPr>
          <w:sz w:val="24"/>
          <w:lang w:val="en-US"/>
        </w:rPr>
        <w:t xml:space="preserve"> — viniere, vinieres, viniere, viniéremos, viniereis, vinieren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potencial</w:t>
      </w:r>
      <w:r>
        <w:rPr>
          <w:sz w:val="24"/>
          <w:lang w:val="en-US"/>
        </w:rPr>
        <w:t xml:space="preserve"> — vendría, vendrías, vendría, vendríamos, vendríais, , vendrían</w:t>
      </w:r>
    </w:p>
    <w:p>
      <w:pPr>
        <w:pStyle w:val="Normal1"/>
        <w:spacing w:lineRule="auto" w:line="240"/>
        <w:ind w:firstLine="284" w:end="0"/>
        <w:rPr>
          <w:spacing w:val="20"/>
          <w:sz w:val="24"/>
          <w:lang w:val="en-US"/>
        </w:rPr>
      </w:pPr>
      <w:r>
        <w:rPr>
          <w:spacing w:val="20"/>
          <w:sz w:val="24"/>
          <w:lang w:val="en-US"/>
        </w:rPr>
      </w:r>
    </w:p>
    <w:p>
      <w:pPr>
        <w:pStyle w:val="Normal1"/>
        <w:spacing w:lineRule="auto" w:line="240"/>
        <w:ind w:firstLine="284" w:end="0"/>
        <w:rPr/>
      </w:pPr>
      <w:r>
        <w:rPr>
          <w:spacing w:val="20"/>
          <w:sz w:val="24"/>
          <w:lang w:val="en-US"/>
        </w:rPr>
        <w:t>Modo imperativo</w:t>
      </w:r>
      <w:r>
        <w:rPr>
          <w:sz w:val="24"/>
          <w:lang w:val="en-US"/>
        </w:rPr>
        <w:t xml:space="preserve"> — ven, venga, vengamos, venid, vengan </w:t>
      </w:r>
    </w:p>
    <w:p>
      <w:pPr>
        <w:pStyle w:val="Normal1"/>
        <w:spacing w:lineRule="auto" w:line="240"/>
        <w:ind w:firstLine="993" w:end="0"/>
        <w:rPr/>
      </w:pPr>
      <w:r>
        <w:rPr>
          <w:i/>
          <w:iCs/>
          <w:sz w:val="24"/>
          <w:lang w:val="en-US"/>
        </w:rPr>
        <w:t>Participio</w:t>
      </w:r>
      <w:r>
        <w:rPr>
          <w:sz w:val="24"/>
        </w:rPr>
        <w:t xml:space="preserve"> — по общему правилу </w:t>
      </w:r>
    </w:p>
    <w:p>
      <w:pPr>
        <w:pStyle w:val="Normal1"/>
        <w:spacing w:lineRule="auto" w:line="240"/>
        <w:ind w:firstLine="993" w:end="0"/>
        <w:rPr/>
      </w:pPr>
      <w:r>
        <w:rPr>
          <w:i/>
          <w:iCs/>
          <w:sz w:val="24"/>
          <w:lang w:val="en-US"/>
        </w:rPr>
        <w:t>Gerundio</w:t>
      </w:r>
      <w:r>
        <w:rPr>
          <w:sz w:val="24"/>
          <w:lang w:val="en-US"/>
        </w:rPr>
        <w:t xml:space="preserve"> — viniendo</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sz w:val="24"/>
          <w:lang w:val="en-US"/>
        </w:rPr>
      </w:pPr>
      <w:r>
        <w:rPr>
          <w:b/>
          <w:sz w:val="24"/>
          <w:lang w:val="en-US"/>
        </w:rPr>
        <w:t>Ver</w:t>
      </w:r>
      <w:r>
        <w:rPr>
          <w:sz w:val="24"/>
          <w:lang w:val="en-US"/>
        </w:rPr>
        <w:t xml:space="preserve"> — </w:t>
      </w:r>
      <w:r>
        <w:rPr>
          <w:sz w:val="24"/>
        </w:rPr>
        <w:t>видеть</w:t>
      </w:r>
    </w:p>
    <w:p>
      <w:pPr>
        <w:pStyle w:val="Normal1"/>
        <w:spacing w:lineRule="auto" w:line="240"/>
        <w:ind w:firstLine="284" w:end="0"/>
        <w:rPr>
          <w:spacing w:val="20"/>
          <w:sz w:val="24"/>
          <w:lang w:val="en-US"/>
        </w:rPr>
      </w:pPr>
      <w:r>
        <w:rPr>
          <w:spacing w:val="20"/>
          <w:sz w:val="24"/>
          <w:lang w:val="en-US"/>
        </w:rPr>
        <w:t>Modo indicativo</w:t>
      </w:r>
    </w:p>
    <w:p>
      <w:pPr>
        <w:pStyle w:val="Normal1"/>
        <w:spacing w:lineRule="auto" w:line="240"/>
        <w:ind w:firstLine="993" w:end="0"/>
        <w:rPr/>
      </w:pPr>
      <w:r>
        <w:rPr>
          <w:i/>
          <w:iCs/>
          <w:sz w:val="24"/>
          <w:lang w:val="en-US"/>
        </w:rPr>
        <w:t>Presente</w:t>
      </w:r>
      <w:r>
        <w:rPr>
          <w:sz w:val="24"/>
          <w:lang w:val="en-US"/>
        </w:rPr>
        <w:t xml:space="preserve"> — vep, ves, ve, vemos, veis, ven</w:t>
      </w:r>
    </w:p>
    <w:p>
      <w:pPr>
        <w:pStyle w:val="Normal1"/>
        <w:spacing w:lineRule="auto" w:line="240"/>
        <w:ind w:firstLine="993" w:end="0"/>
        <w:rPr/>
      </w:pPr>
      <w:r>
        <w:rPr>
          <w:i/>
          <w:iCs/>
          <w:sz w:val="24"/>
          <w:lang w:val="en-US"/>
        </w:rPr>
        <w:t xml:space="preserve">Pretérito imperfecto </w:t>
      </w:r>
      <w:r>
        <w:rPr>
          <w:sz w:val="24"/>
          <w:lang w:val="en-US"/>
        </w:rPr>
        <w:t>— veía, veías, veía, veíamos, veíais, veían</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indefinido</w:t>
      </w:r>
      <w:r>
        <w:rPr>
          <w:sz w:val="24"/>
        </w:rPr>
        <w:t xml:space="preserve"> — по общему правилу</w:t>
      </w:r>
    </w:p>
    <w:p>
      <w:pPr>
        <w:pStyle w:val="Normal1"/>
        <w:spacing w:lineRule="auto" w:line="240"/>
        <w:ind w:firstLine="993" w:end="0"/>
        <w:rPr/>
      </w:pPr>
      <w:r>
        <w:rPr>
          <w:i/>
          <w:iCs/>
          <w:sz w:val="24"/>
          <w:lang w:val="en-US"/>
        </w:rPr>
        <w:t>Futuro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spacing w:val="20"/>
          <w:sz w:val="24"/>
          <w:lang w:val="en-US"/>
        </w:rPr>
      </w:pPr>
      <w:r>
        <w:rPr>
          <w:spacing w:val="20"/>
          <w:sz w:val="24"/>
          <w:lang w:val="en-US"/>
        </w:rPr>
        <w:t>Modo subjuntivo</w:t>
      </w:r>
    </w:p>
    <w:p>
      <w:pPr>
        <w:pStyle w:val="Normal1"/>
        <w:spacing w:lineRule="auto" w:line="240"/>
        <w:ind w:firstLine="993" w:end="0"/>
        <w:rPr/>
      </w:pPr>
      <w:r>
        <w:rPr>
          <w:i/>
          <w:iCs/>
          <w:sz w:val="24"/>
          <w:lang w:val="en-US"/>
        </w:rPr>
        <w:t>Presente</w:t>
      </w:r>
      <w:r>
        <w:rPr>
          <w:sz w:val="24"/>
          <w:lang w:val="en-US"/>
        </w:rPr>
        <w:t xml:space="preserve"> — vea, veas, vea, veamos, veais, vean  </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i/>
          <w:iCs/>
          <w:sz w:val="24"/>
        </w:rPr>
        <w:t xml:space="preserve"> </w:t>
      </w:r>
      <w:r>
        <w:rPr>
          <w:sz w:val="24"/>
        </w:rPr>
        <w:t xml:space="preserve">— по общему правилу  </w:t>
      </w:r>
    </w:p>
    <w:p>
      <w:pPr>
        <w:pStyle w:val="Normal1"/>
        <w:spacing w:lineRule="auto" w:line="240"/>
        <w:ind w:firstLine="993" w:end="0"/>
        <w:rPr/>
      </w:pPr>
      <w:r>
        <w:rPr>
          <w:i/>
          <w:iCs/>
          <w:sz w:val="24"/>
          <w:lang w:val="en-US"/>
        </w:rPr>
        <w:t>Futuro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lang w:val="en-US"/>
        </w:rPr>
        <w:t>Modo</w:t>
      </w:r>
      <w:r>
        <w:rPr>
          <w:spacing w:val="20"/>
          <w:sz w:val="24"/>
        </w:rPr>
        <w:t xml:space="preserve"> </w:t>
      </w:r>
      <w:r>
        <w:rPr>
          <w:spacing w:val="20"/>
          <w:sz w:val="24"/>
          <w:lang w:val="en-US"/>
        </w:rPr>
        <w:t>potencial</w:t>
      </w:r>
      <w:r>
        <w:rPr>
          <w:sz w:val="24"/>
        </w:rPr>
        <w:t xml:space="preserve"> —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lang w:val="en-US"/>
        </w:rPr>
        <w:t xml:space="preserve">Modo imperativo </w:t>
      </w:r>
      <w:r>
        <w:rPr>
          <w:sz w:val="24"/>
          <w:lang w:val="en-US"/>
        </w:rPr>
        <w:t xml:space="preserve">— ve, vea, veamos, ved, vean </w:t>
      </w:r>
    </w:p>
    <w:p>
      <w:pPr>
        <w:pStyle w:val="Normal1"/>
        <w:spacing w:lineRule="auto" w:line="240"/>
        <w:ind w:firstLine="993" w:end="0"/>
        <w:rPr/>
      </w:pPr>
      <w:r>
        <w:rPr>
          <w:i/>
          <w:iCs/>
          <w:sz w:val="24"/>
          <w:lang w:val="en-US"/>
        </w:rPr>
        <w:t>Participio</w:t>
      </w:r>
      <w:r>
        <w:rPr>
          <w:sz w:val="24"/>
          <w:lang w:val="en-US"/>
        </w:rPr>
        <w:t xml:space="preserve"> — visto </w:t>
      </w:r>
    </w:p>
    <w:p>
      <w:pPr>
        <w:pStyle w:val="Normal1"/>
        <w:spacing w:lineRule="auto" w:line="240"/>
        <w:ind w:firstLine="993" w:end="0"/>
        <w:rPr>
          <w:sz w:val="24"/>
          <w:lang w:val="en-US"/>
        </w:rPr>
      </w:pPr>
      <w:r>
        <w:rPr>
          <w:i/>
          <w:iCs/>
          <w:sz w:val="24"/>
          <w:lang w:val="en-US"/>
        </w:rPr>
        <w:t>Gerundio</w:t>
      </w:r>
      <w:r>
        <w:rPr>
          <w:sz w:val="24"/>
          <w:lang w:val="en-US"/>
        </w:rPr>
        <w:t xml:space="preserve"> — </w:t>
      </w:r>
      <w:r>
        <w:rPr>
          <w:sz w:val="24"/>
        </w:rPr>
        <w:t>по</w:t>
      </w:r>
      <w:r>
        <w:rPr>
          <w:sz w:val="24"/>
          <w:lang w:val="en-US"/>
        </w:rPr>
        <w:t xml:space="preserve"> </w:t>
      </w:r>
      <w:r>
        <w:rPr>
          <w:sz w:val="24"/>
        </w:rPr>
        <w:t>общему</w:t>
      </w:r>
      <w:r>
        <w:rPr>
          <w:sz w:val="24"/>
          <w:lang w:val="en-US"/>
        </w:rPr>
        <w:t xml:space="preserve"> </w:t>
      </w:r>
      <w:r>
        <w:rPr>
          <w:sz w:val="24"/>
        </w:rPr>
        <w:t>правилу</w:t>
      </w:r>
    </w:p>
    <w:p>
      <w:pPr>
        <w:pStyle w:val="FR4"/>
        <w:ind w:firstLine="993" w:end="0"/>
        <w:jc w:val="both"/>
        <w:rPr>
          <w:rFonts w:ascii="Times New Roman" w:hAnsi="Times New Roman" w:cs="Times New Roman"/>
          <w:sz w:val="24"/>
          <w:lang w:val="en-US"/>
        </w:rPr>
      </w:pPr>
      <w:r>
        <w:rPr>
          <w:rFonts w:cs="Times New Roman" w:ascii="Times New Roman" w:hAnsi="Times New Roman"/>
          <w:sz w:val="24"/>
          <w:lang w:val="en-US"/>
        </w:rPr>
      </w:r>
    </w:p>
    <w:p>
      <w:pPr>
        <w:pStyle w:val="FR4"/>
        <w:ind w:firstLine="284" w:end="0"/>
        <w:jc w:val="center"/>
        <w:rPr>
          <w:rFonts w:ascii="Times New Roman" w:hAnsi="Times New Roman" w:cs="Times New Roman"/>
          <w:sz w:val="24"/>
          <w:lang w:val="en-US"/>
        </w:rPr>
      </w:pPr>
      <w:r>
        <w:rPr>
          <w:rFonts w:cs="Times New Roman" w:ascii="Times New Roman" w:hAnsi="Times New Roman"/>
          <w:b/>
          <w:sz w:val="24"/>
          <w:lang w:val="en-US"/>
        </w:rPr>
        <w:t xml:space="preserve">Yacer </w:t>
      </w:r>
      <w:r>
        <w:rPr>
          <w:rFonts w:cs="Times New Roman" w:ascii="Times New Roman" w:hAnsi="Times New Roman"/>
          <w:sz w:val="24"/>
          <w:lang w:val="en-US"/>
        </w:rPr>
        <w:t xml:space="preserve">— </w:t>
      </w:r>
      <w:r>
        <w:rPr>
          <w:rFonts w:cs="Times New Roman" w:ascii="Times New Roman" w:hAnsi="Times New Roman"/>
          <w:sz w:val="24"/>
        </w:rPr>
        <w:t>лежать</w:t>
      </w:r>
    </w:p>
    <w:p>
      <w:pPr>
        <w:pStyle w:val="Normal1"/>
        <w:spacing w:lineRule="auto" w:line="240"/>
        <w:ind w:firstLine="284" w:end="0"/>
        <w:rPr>
          <w:spacing w:val="20"/>
          <w:sz w:val="24"/>
          <w:lang w:val="en-US"/>
        </w:rPr>
      </w:pPr>
      <w:r>
        <w:rPr>
          <w:spacing w:val="20"/>
          <w:sz w:val="24"/>
          <w:lang w:val="en-US"/>
        </w:rPr>
        <w:t xml:space="preserve">Modo indicativo            </w:t>
      </w:r>
    </w:p>
    <w:p>
      <w:pPr>
        <w:pStyle w:val="Normal1"/>
        <w:spacing w:lineRule="auto" w:line="240"/>
        <w:ind w:firstLine="993" w:end="0"/>
        <w:rPr/>
      </w:pPr>
      <w:r>
        <w:rPr>
          <w:i/>
          <w:iCs/>
          <w:sz w:val="24"/>
          <w:lang w:val="en-US"/>
        </w:rPr>
        <w:t>Presente</w:t>
      </w:r>
      <w:r>
        <w:rPr>
          <w:sz w:val="24"/>
          <w:lang w:val="en-US"/>
        </w:rPr>
        <w:t xml:space="preserve"> — yazco (yazgo, yago), yaces, yace, yacemos, yacéis, yacen </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 по общему правилу   </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indefinido</w:t>
      </w:r>
      <w:r>
        <w:rPr>
          <w:sz w:val="24"/>
        </w:rPr>
        <w:t xml:space="preserve"> — по общему правилу </w:t>
      </w:r>
    </w:p>
    <w:p>
      <w:pPr>
        <w:pStyle w:val="Normal1"/>
        <w:spacing w:lineRule="auto" w:line="240"/>
        <w:ind w:firstLine="993" w:end="0"/>
        <w:rPr/>
      </w:pPr>
      <w:r>
        <w:rPr>
          <w:i/>
          <w:iCs/>
          <w:sz w:val="24"/>
          <w:lang w:val="en-US"/>
        </w:rPr>
        <w:t>Futuro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284" w:end="0"/>
        <w:rPr>
          <w:spacing w:val="20"/>
          <w:sz w:val="24"/>
        </w:rPr>
      </w:pPr>
      <w:r>
        <w:rPr>
          <w:spacing w:val="20"/>
          <w:sz w:val="24"/>
          <w:lang w:val="en-US"/>
        </w:rPr>
        <w:t>Modo</w:t>
      </w:r>
      <w:r>
        <w:rPr>
          <w:spacing w:val="20"/>
          <w:sz w:val="24"/>
        </w:rPr>
        <w:t xml:space="preserve"> </w:t>
      </w:r>
      <w:r>
        <w:rPr>
          <w:spacing w:val="20"/>
          <w:sz w:val="24"/>
          <w:lang w:val="en-US"/>
        </w:rPr>
        <w:t>subjuntivo</w:t>
      </w:r>
    </w:p>
    <w:p>
      <w:pPr>
        <w:pStyle w:val="Normal1"/>
        <w:tabs>
          <w:tab w:val="clear" w:pos="720"/>
          <w:tab w:val="left" w:pos="1276" w:leader="none"/>
        </w:tabs>
        <w:spacing w:lineRule="auto" w:line="240"/>
        <w:ind w:hanging="141" w:start="1134" w:end="0"/>
        <w:rPr/>
      </w:pPr>
      <w:r>
        <w:rPr>
          <w:i/>
          <w:iCs/>
          <w:sz w:val="24"/>
          <w:lang w:val="en-US"/>
        </w:rPr>
        <w:t>Presente</w:t>
      </w:r>
      <w:r>
        <w:rPr>
          <w:sz w:val="24"/>
        </w:rPr>
        <w:t xml:space="preserve"> — </w:t>
      </w:r>
      <w:r>
        <w:rPr>
          <w:sz w:val="24"/>
          <w:lang w:val="en-US"/>
        </w:rPr>
        <w:t>yazca</w:t>
      </w:r>
      <w:r>
        <w:rPr>
          <w:sz w:val="24"/>
        </w:rPr>
        <w:t xml:space="preserve"> (</w:t>
      </w:r>
      <w:r>
        <w:rPr>
          <w:sz w:val="24"/>
          <w:lang w:val="en-US"/>
        </w:rPr>
        <w:t>yazga</w:t>
      </w:r>
      <w:r>
        <w:rPr>
          <w:sz w:val="24"/>
        </w:rPr>
        <w:t xml:space="preserve">, </w:t>
      </w:r>
      <w:r>
        <w:rPr>
          <w:sz w:val="24"/>
          <w:lang w:val="en-US"/>
        </w:rPr>
        <w:t>yaga</w:t>
      </w:r>
      <w:r>
        <w:rPr>
          <w:sz w:val="24"/>
        </w:rPr>
        <w:t xml:space="preserve">), </w:t>
      </w:r>
      <w:r>
        <w:rPr>
          <w:sz w:val="24"/>
          <w:lang w:val="en-US"/>
        </w:rPr>
        <w:t>yazcas</w:t>
      </w:r>
      <w:r>
        <w:rPr>
          <w:sz w:val="24"/>
        </w:rPr>
        <w:t xml:space="preserve"> (</w:t>
      </w:r>
      <w:r>
        <w:rPr>
          <w:sz w:val="24"/>
          <w:lang w:val="en-US"/>
        </w:rPr>
        <w:t>yazgas</w:t>
      </w:r>
      <w:r>
        <w:rPr>
          <w:sz w:val="24"/>
        </w:rPr>
        <w:t xml:space="preserve">, </w:t>
      </w:r>
      <w:r>
        <w:rPr>
          <w:sz w:val="24"/>
          <w:lang w:val="en-US"/>
        </w:rPr>
        <w:t>yagas</w:t>
      </w:r>
      <w:r>
        <w:rPr>
          <w:sz w:val="24"/>
        </w:rPr>
        <w:t xml:space="preserve">), </w:t>
      </w:r>
      <w:r>
        <w:rPr>
          <w:sz w:val="24"/>
          <w:lang w:val="en-US"/>
        </w:rPr>
        <w:t>yazca</w:t>
      </w:r>
      <w:r>
        <w:rPr>
          <w:sz w:val="24"/>
        </w:rPr>
        <w:t xml:space="preserve"> (</w:t>
      </w:r>
      <w:r>
        <w:rPr>
          <w:sz w:val="24"/>
          <w:lang w:val="en-US"/>
        </w:rPr>
        <w:t>yazga</w:t>
      </w:r>
      <w:r>
        <w:rPr>
          <w:sz w:val="24"/>
        </w:rPr>
        <w:t xml:space="preserve"> , </w:t>
      </w:r>
      <w:r>
        <w:rPr>
          <w:sz w:val="24"/>
          <w:lang w:val="en-US"/>
        </w:rPr>
        <w:t>yaga</w:t>
      </w:r>
      <w:r>
        <w:rPr>
          <w:sz w:val="24"/>
        </w:rPr>
        <w:t xml:space="preserve">), </w:t>
      </w:r>
      <w:r>
        <w:rPr>
          <w:sz w:val="24"/>
          <w:lang w:val="en-US"/>
        </w:rPr>
        <w:t>yazcamos</w:t>
      </w:r>
      <w:r>
        <w:rPr>
          <w:sz w:val="24"/>
        </w:rPr>
        <w:t xml:space="preserve"> (</w:t>
      </w:r>
      <w:r>
        <w:rPr>
          <w:sz w:val="24"/>
          <w:lang w:val="en-US"/>
        </w:rPr>
        <w:t>yazgamos</w:t>
      </w:r>
      <w:r>
        <w:rPr>
          <w:sz w:val="24"/>
        </w:rPr>
        <w:t xml:space="preserve">, </w:t>
      </w:r>
      <w:r>
        <w:rPr>
          <w:sz w:val="24"/>
          <w:lang w:val="en-US"/>
        </w:rPr>
        <w:t>yagamos</w:t>
      </w:r>
      <w:r>
        <w:rPr>
          <w:sz w:val="24"/>
        </w:rPr>
        <w:t xml:space="preserve">), </w:t>
      </w:r>
      <w:r>
        <w:rPr>
          <w:sz w:val="24"/>
          <w:lang w:val="en-US"/>
        </w:rPr>
        <w:t>yazcais</w:t>
      </w:r>
      <w:r>
        <w:rPr>
          <w:sz w:val="24"/>
        </w:rPr>
        <w:t xml:space="preserve"> (</w:t>
      </w:r>
      <w:r>
        <w:rPr>
          <w:sz w:val="24"/>
          <w:lang w:val="en-US"/>
        </w:rPr>
        <w:t>yazg</w:t>
      </w:r>
      <w:r>
        <w:rPr>
          <w:sz w:val="24"/>
        </w:rPr>
        <w:t>á</w:t>
      </w:r>
      <w:r>
        <w:rPr>
          <w:sz w:val="24"/>
          <w:lang w:val="en-US"/>
        </w:rPr>
        <w:t>is</w:t>
      </w:r>
      <w:r>
        <w:rPr>
          <w:sz w:val="24"/>
        </w:rPr>
        <w:t xml:space="preserve">, </w:t>
      </w:r>
      <w:r>
        <w:rPr>
          <w:sz w:val="24"/>
          <w:lang w:val="en-US"/>
        </w:rPr>
        <w:t>yag</w:t>
      </w:r>
      <w:r>
        <w:rPr>
          <w:sz w:val="24"/>
        </w:rPr>
        <w:t>á</w:t>
      </w:r>
      <w:r>
        <w:rPr>
          <w:sz w:val="24"/>
          <w:lang w:val="en-US"/>
        </w:rPr>
        <w:t>is</w:t>
      </w:r>
      <w:r>
        <w:rPr>
          <w:sz w:val="24"/>
        </w:rPr>
        <w:t xml:space="preserve">), </w:t>
      </w:r>
      <w:r>
        <w:rPr>
          <w:sz w:val="24"/>
          <w:lang w:val="en-US"/>
        </w:rPr>
        <w:t>yazcan</w:t>
      </w:r>
      <w:r>
        <w:rPr>
          <w:sz w:val="24"/>
        </w:rPr>
        <w:t xml:space="preserve"> (</w:t>
      </w:r>
      <w:r>
        <w:rPr>
          <w:sz w:val="24"/>
          <w:lang w:val="en-US"/>
        </w:rPr>
        <w:t>yazgan</w:t>
      </w:r>
      <w:r>
        <w:rPr>
          <w:sz w:val="24"/>
        </w:rPr>
        <w:t xml:space="preserve">, </w:t>
      </w:r>
      <w:r>
        <w:rPr>
          <w:sz w:val="24"/>
          <w:lang w:val="en-US"/>
        </w:rPr>
        <w:t>yagan</w:t>
      </w:r>
      <w:r>
        <w:rPr>
          <w:sz w:val="24"/>
        </w:rPr>
        <w:t>)</w:t>
      </w:r>
    </w:p>
    <w:p>
      <w:pPr>
        <w:pStyle w:val="Normal1"/>
        <w:spacing w:lineRule="auto" w:line="240"/>
        <w:ind w:firstLine="993" w:end="0"/>
        <w:rPr/>
      </w:pPr>
      <w:r>
        <w:rPr>
          <w:i/>
          <w:iCs/>
          <w:sz w:val="24"/>
          <w:lang w:val="en-US"/>
        </w:rPr>
        <w:t>Pret</w:t>
      </w:r>
      <w:r>
        <w:rPr>
          <w:i/>
          <w:iCs/>
          <w:sz w:val="24"/>
        </w:rPr>
        <w:t>é</w:t>
      </w:r>
      <w:r>
        <w:rPr>
          <w:i/>
          <w:iCs/>
          <w:sz w:val="24"/>
          <w:lang w:val="en-US"/>
        </w:rPr>
        <w:t>rito</w:t>
      </w:r>
      <w:r>
        <w:rPr>
          <w:i/>
          <w:iCs/>
          <w:sz w:val="24"/>
        </w:rPr>
        <w:t xml:space="preserve"> </w:t>
      </w:r>
      <w:r>
        <w:rPr>
          <w:i/>
          <w:iCs/>
          <w:sz w:val="24"/>
          <w:lang w:val="en-US"/>
        </w:rPr>
        <w:t>imperfecto</w:t>
      </w:r>
      <w:r>
        <w:rPr>
          <w:sz w:val="24"/>
        </w:rPr>
        <w:t xml:space="preserve">— по общему правилу             </w:t>
      </w:r>
    </w:p>
    <w:p>
      <w:pPr>
        <w:pStyle w:val="Normal1"/>
        <w:spacing w:lineRule="auto" w:line="240"/>
        <w:ind w:firstLine="993" w:end="0"/>
        <w:rPr/>
      </w:pPr>
      <w:r>
        <w:rPr>
          <w:i/>
          <w:iCs/>
          <w:sz w:val="24"/>
          <w:lang w:val="en-US"/>
        </w:rPr>
        <w:t>Futuro</w:t>
      </w:r>
      <w:r>
        <w:rPr>
          <w:i/>
          <w:iCs/>
          <w:sz w:val="24"/>
        </w:rPr>
        <w:t xml:space="preserve"> </w:t>
      </w:r>
      <w:r>
        <w:rPr>
          <w:i/>
          <w:iCs/>
          <w:sz w:val="24"/>
          <w:lang w:val="en-US"/>
        </w:rPr>
        <w:t>imperfecto</w:t>
      </w:r>
      <w:r>
        <w:rPr>
          <w:sz w:val="24"/>
        </w:rPr>
        <w:t xml:space="preserve"> — 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lang w:val="en-US"/>
        </w:rPr>
        <w:t>Modo</w:t>
      </w:r>
      <w:r>
        <w:rPr>
          <w:spacing w:val="20"/>
          <w:sz w:val="24"/>
        </w:rPr>
        <w:t xml:space="preserve"> </w:t>
      </w:r>
      <w:r>
        <w:rPr>
          <w:spacing w:val="20"/>
          <w:sz w:val="24"/>
          <w:lang w:val="en-US"/>
        </w:rPr>
        <w:t>potencial</w:t>
      </w:r>
      <w:r>
        <w:rPr>
          <w:sz w:val="24"/>
        </w:rPr>
        <w:t>—по общему правилу</w:t>
      </w:r>
    </w:p>
    <w:p>
      <w:pPr>
        <w:pStyle w:val="Normal1"/>
        <w:spacing w:lineRule="auto" w:line="240"/>
        <w:ind w:firstLine="284" w:end="0"/>
        <w:rPr>
          <w:spacing w:val="20"/>
          <w:sz w:val="24"/>
        </w:rPr>
      </w:pPr>
      <w:r>
        <w:rPr>
          <w:spacing w:val="20"/>
          <w:sz w:val="24"/>
        </w:rPr>
      </w:r>
    </w:p>
    <w:p>
      <w:pPr>
        <w:pStyle w:val="Normal1"/>
        <w:spacing w:lineRule="auto" w:line="240"/>
        <w:ind w:firstLine="284" w:end="0"/>
        <w:rPr/>
      </w:pPr>
      <w:r>
        <w:rPr>
          <w:spacing w:val="20"/>
          <w:sz w:val="24"/>
          <w:lang w:val="en-US"/>
        </w:rPr>
        <w:t>Modo</w:t>
      </w:r>
      <w:r>
        <w:rPr>
          <w:spacing w:val="20"/>
          <w:sz w:val="24"/>
        </w:rPr>
        <w:t xml:space="preserve"> </w:t>
      </w:r>
      <w:r>
        <w:rPr>
          <w:spacing w:val="20"/>
          <w:sz w:val="24"/>
          <w:lang w:val="en-US"/>
        </w:rPr>
        <w:t>imperativo</w:t>
      </w:r>
      <w:r>
        <w:rPr>
          <w:sz w:val="24"/>
        </w:rPr>
        <w:t xml:space="preserve"> — </w:t>
      </w:r>
      <w:r>
        <w:rPr>
          <w:sz w:val="24"/>
          <w:lang w:val="en-US"/>
        </w:rPr>
        <w:t>yace</w:t>
      </w:r>
      <w:r>
        <w:rPr>
          <w:sz w:val="24"/>
        </w:rPr>
        <w:t xml:space="preserve"> (</w:t>
      </w:r>
      <w:r>
        <w:rPr>
          <w:sz w:val="24"/>
          <w:lang w:val="en-US"/>
        </w:rPr>
        <w:t>yaz</w:t>
      </w:r>
      <w:r>
        <w:rPr>
          <w:sz w:val="24"/>
        </w:rPr>
        <w:t xml:space="preserve">), </w:t>
      </w:r>
      <w:r>
        <w:rPr>
          <w:sz w:val="24"/>
          <w:lang w:val="en-US"/>
        </w:rPr>
        <w:t>yazca</w:t>
      </w:r>
      <w:r>
        <w:rPr>
          <w:sz w:val="24"/>
        </w:rPr>
        <w:t xml:space="preserve"> (</w:t>
      </w:r>
      <w:r>
        <w:rPr>
          <w:sz w:val="24"/>
          <w:lang w:val="en-US"/>
        </w:rPr>
        <w:t>yazga</w:t>
      </w:r>
      <w:r>
        <w:rPr>
          <w:sz w:val="24"/>
        </w:rPr>
        <w:t xml:space="preserve">, </w:t>
      </w:r>
      <w:r>
        <w:rPr>
          <w:sz w:val="24"/>
          <w:lang w:val="en-US"/>
        </w:rPr>
        <w:t>yaga</w:t>
      </w:r>
      <w:r>
        <w:rPr>
          <w:sz w:val="24"/>
        </w:rPr>
        <w:t xml:space="preserve">), </w:t>
      </w:r>
      <w:r>
        <w:rPr>
          <w:sz w:val="24"/>
          <w:lang w:val="en-US"/>
        </w:rPr>
        <w:t>yazcamos</w:t>
      </w:r>
      <w:r>
        <w:rPr>
          <w:sz w:val="24"/>
        </w:rPr>
        <w:t xml:space="preserve"> (</w:t>
      </w:r>
      <w:r>
        <w:rPr>
          <w:sz w:val="24"/>
          <w:lang w:val="en-US"/>
        </w:rPr>
        <w:t>yazgamos</w:t>
      </w:r>
      <w:r>
        <w:rPr>
          <w:sz w:val="24"/>
        </w:rPr>
        <w:t xml:space="preserve">, </w:t>
      </w:r>
      <w:r>
        <w:rPr>
          <w:sz w:val="24"/>
          <w:lang w:val="en-US"/>
        </w:rPr>
        <w:t>yagamos</w:t>
      </w:r>
      <w:r>
        <w:rPr>
          <w:sz w:val="24"/>
        </w:rPr>
        <w:t xml:space="preserve">), </w:t>
      </w:r>
      <w:r>
        <w:rPr>
          <w:sz w:val="24"/>
          <w:lang w:val="en-US"/>
        </w:rPr>
        <w:t>yaced</w:t>
      </w:r>
      <w:r>
        <w:rPr>
          <w:sz w:val="24"/>
        </w:rPr>
        <w:t xml:space="preserve">, </w:t>
      </w:r>
      <w:r>
        <w:rPr>
          <w:sz w:val="24"/>
          <w:lang w:val="en-US"/>
        </w:rPr>
        <w:t>yazcan</w:t>
      </w:r>
      <w:r>
        <w:rPr>
          <w:sz w:val="24"/>
        </w:rPr>
        <w:t xml:space="preserve"> (</w:t>
      </w:r>
      <w:r>
        <w:rPr>
          <w:sz w:val="24"/>
          <w:lang w:val="en-US"/>
        </w:rPr>
        <w:t>yazgan</w:t>
      </w:r>
      <w:r>
        <w:rPr>
          <w:sz w:val="24"/>
        </w:rPr>
        <w:t xml:space="preserve">, </w:t>
      </w:r>
      <w:r>
        <w:rPr>
          <w:sz w:val="24"/>
          <w:lang w:val="en-US"/>
        </w:rPr>
        <w:t>yagan</w:t>
      </w:r>
      <w:r>
        <w:rPr>
          <w:sz w:val="24"/>
        </w:rPr>
        <w:t>)</w:t>
      </w:r>
    </w:p>
    <w:p>
      <w:pPr>
        <w:pStyle w:val="Normal1"/>
        <w:spacing w:lineRule="auto" w:line="240"/>
        <w:ind w:firstLine="993" w:end="0"/>
        <w:rPr/>
      </w:pPr>
      <w:r>
        <w:rPr>
          <w:i/>
          <w:iCs/>
          <w:sz w:val="24"/>
          <w:lang w:val="en-US"/>
        </w:rPr>
        <w:t>Participio</w:t>
      </w:r>
      <w:r>
        <w:rPr>
          <w:sz w:val="24"/>
        </w:rPr>
        <w:t xml:space="preserve"> — по общему правилу </w:t>
      </w:r>
    </w:p>
    <w:p>
      <w:pPr>
        <w:pStyle w:val="Normal1"/>
        <w:spacing w:lineRule="auto" w:line="240"/>
        <w:ind w:firstLine="993" w:end="0"/>
        <w:rPr/>
      </w:pPr>
      <w:r>
        <w:rPr>
          <w:i/>
          <w:iCs/>
          <w:sz w:val="24"/>
          <w:lang w:val="en-US"/>
        </w:rPr>
        <w:t>Gerundio</w:t>
      </w:r>
      <w:r>
        <w:rPr>
          <w:sz w:val="24"/>
        </w:rPr>
        <w:t xml:space="preserve"> — по общему правилу</w:t>
      </w:r>
    </w:p>
    <w:p>
      <w:pPr>
        <w:pStyle w:val="Normal1"/>
        <w:spacing w:lineRule="auto" w:line="240"/>
        <w:ind w:firstLine="284" w:end="0"/>
        <w:rPr>
          <w:sz w:val="24"/>
        </w:rPr>
      </w:pPr>
      <w:r>
        <w:rPr>
          <w:sz w:val="24"/>
        </w:rPr>
      </w:r>
    </w:p>
    <w:p>
      <w:pPr>
        <w:pStyle w:val="Normal1"/>
        <w:spacing w:lineRule="auto" w:line="240"/>
        <w:ind w:firstLine="284" w:end="0"/>
        <w:rPr/>
      </w:pPr>
      <w:r>
        <w:rPr>
          <w:i/>
          <w:sz w:val="22"/>
        </w:rPr>
        <w:t>Примечание</w:t>
      </w:r>
      <w:r>
        <w:rPr>
          <w:sz w:val="22"/>
        </w:rPr>
        <w:t xml:space="preserve">. Инфинитив глагола </w:t>
      </w:r>
      <w:r>
        <w:rPr>
          <w:i/>
          <w:sz w:val="22"/>
        </w:rPr>
        <w:t>гнить, портить</w:t>
      </w:r>
      <w:r>
        <w:rPr>
          <w:sz w:val="22"/>
        </w:rPr>
        <w:t xml:space="preserve"> имеет в испанском языке две формы: </w:t>
      </w:r>
      <w:r>
        <w:rPr>
          <w:b/>
          <w:sz w:val="22"/>
          <w:lang w:val="en-US"/>
        </w:rPr>
        <w:t>podrir</w:t>
      </w:r>
      <w:r>
        <w:rPr>
          <w:sz w:val="22"/>
        </w:rPr>
        <w:t xml:space="preserve"> и </w:t>
      </w:r>
      <w:r>
        <w:rPr>
          <w:b/>
          <w:sz w:val="22"/>
          <w:lang w:val="en-US"/>
        </w:rPr>
        <w:t>pudrir</w:t>
      </w:r>
      <w:r>
        <w:rPr>
          <w:sz w:val="22"/>
        </w:rPr>
        <w:t xml:space="preserve">. Это приводит к двойному спряжению глагола и разнобою в употреблении глагольных форм. Испанская академия считает более нормативной форму </w:t>
      </w:r>
      <w:r>
        <w:rPr>
          <w:b/>
          <w:sz w:val="22"/>
          <w:lang w:val="en-US"/>
        </w:rPr>
        <w:t>pudrir</w:t>
      </w:r>
      <w:r>
        <w:rPr>
          <w:sz w:val="22"/>
        </w:rPr>
        <w:t xml:space="preserve"> и предлагает употреблять во всех временах и формах коренное </w:t>
      </w:r>
      <w:r>
        <w:rPr>
          <w:b/>
          <w:sz w:val="22"/>
          <w:lang w:val="en-US"/>
        </w:rPr>
        <w:t>u</w:t>
      </w:r>
      <w:r>
        <w:rPr>
          <w:b/>
          <w:sz w:val="22"/>
        </w:rPr>
        <w:t>,</w:t>
      </w:r>
      <w:r>
        <w:rPr>
          <w:sz w:val="22"/>
        </w:rPr>
        <w:t xml:space="preserve"> </w:t>
      </w:r>
      <w:r>
        <w:rPr>
          <w:sz w:val="22"/>
          <w:lang w:val="en-US"/>
        </w:rPr>
        <w:t>a</w:t>
      </w:r>
      <w:r>
        <w:rPr>
          <w:sz w:val="22"/>
        </w:rPr>
        <w:t xml:space="preserve"> не </w:t>
      </w:r>
      <w:r>
        <w:rPr>
          <w:b/>
          <w:sz w:val="22"/>
        </w:rPr>
        <w:t>о</w:t>
      </w:r>
      <w:r>
        <w:rPr>
          <w:sz w:val="22"/>
        </w:rPr>
        <w:t xml:space="preserve"> (за исключением инфинитива, где пока </w:t>
      </w:r>
      <w:r>
        <w:rPr>
          <w:b/>
          <w:sz w:val="22"/>
          <w:lang w:val="en-US"/>
        </w:rPr>
        <w:t>podrir</w:t>
      </w:r>
      <w:r>
        <w:rPr>
          <w:sz w:val="22"/>
        </w:rPr>
        <w:t xml:space="preserve"> и </w:t>
      </w:r>
      <w:r>
        <w:rPr>
          <w:b/>
          <w:sz w:val="22"/>
          <w:lang w:val="en-US"/>
        </w:rPr>
        <w:t>pudrir</w:t>
      </w:r>
      <w:r>
        <w:rPr>
          <w:b/>
          <w:sz w:val="22"/>
        </w:rPr>
        <w:t xml:space="preserve"> </w:t>
      </w:r>
      <w:r>
        <w:rPr>
          <w:sz w:val="22"/>
        </w:rPr>
        <w:t>равноправны, и при</w:t>
        <w:softHyphen/>
        <w:t xml:space="preserve">частия </w:t>
      </w:r>
      <w:r>
        <w:rPr>
          <w:b/>
          <w:sz w:val="22"/>
          <w:lang w:val="en-US"/>
        </w:rPr>
        <w:t>podrido</w:t>
      </w:r>
      <w:r>
        <w:rPr>
          <w:sz w:val="22"/>
        </w:rPr>
        <w:t>). Этим достигается унификация в употреблении глагола, его спря</w:t>
        <w:softHyphen/>
        <w:t>жение становится общего типа и, кроме того, исчезает возможность смешения не</w:t>
        <w:softHyphen/>
        <w:t xml:space="preserve">которых глагольных форм с формами глагола </w:t>
      </w:r>
      <w:r>
        <w:rPr>
          <w:b/>
          <w:bCs/>
          <w:sz w:val="22"/>
          <w:lang w:val="en-US"/>
        </w:rPr>
        <w:t>poder</w:t>
      </w:r>
      <w:r>
        <w:rPr>
          <w:sz w:val="22"/>
        </w:rPr>
        <w:t xml:space="preserve"> (ср. </w:t>
      </w:r>
      <w:r>
        <w:rPr>
          <w:b/>
          <w:bCs/>
          <w:sz w:val="22"/>
          <w:lang w:val="en-US"/>
        </w:rPr>
        <w:t>podr</w:t>
      </w:r>
      <w:r>
        <w:rPr>
          <w:b/>
          <w:bCs/>
          <w:sz w:val="22"/>
        </w:rPr>
        <w:t>í</w:t>
      </w:r>
      <w:r>
        <w:rPr>
          <w:b/>
          <w:bCs/>
          <w:sz w:val="22"/>
          <w:lang w:val="en-US"/>
        </w:rPr>
        <w:t>a</w:t>
      </w:r>
      <w:r>
        <w:rPr>
          <w:sz w:val="22"/>
        </w:rPr>
        <w:t xml:space="preserve">, </w:t>
      </w:r>
      <w:r>
        <w:rPr>
          <w:b/>
          <w:bCs/>
          <w:sz w:val="22"/>
          <w:lang w:val="en-US"/>
        </w:rPr>
        <w:t>podr</w:t>
      </w:r>
      <w:r>
        <w:rPr>
          <w:b/>
          <w:bCs/>
          <w:sz w:val="22"/>
        </w:rPr>
        <w:t>í</w:t>
      </w:r>
      <w:r>
        <w:rPr>
          <w:b/>
          <w:bCs/>
          <w:sz w:val="22"/>
          <w:lang w:val="en-US"/>
        </w:rPr>
        <w:t>as</w:t>
      </w:r>
      <w:r>
        <w:rPr>
          <w:sz w:val="22"/>
        </w:rPr>
        <w:t xml:space="preserve"> и т.д.). Таким образом, формы типа </w:t>
      </w:r>
      <w:r>
        <w:rPr>
          <w:b/>
          <w:sz w:val="22"/>
          <w:lang w:val="en-US"/>
        </w:rPr>
        <w:t>pudro</w:t>
      </w:r>
      <w:r>
        <w:rPr>
          <w:b/>
          <w:sz w:val="22"/>
        </w:rPr>
        <w:t xml:space="preserve">, </w:t>
      </w:r>
      <w:r>
        <w:rPr>
          <w:b/>
          <w:sz w:val="22"/>
          <w:lang w:val="en-US"/>
        </w:rPr>
        <w:t>pudres</w:t>
      </w:r>
      <w:r>
        <w:rPr>
          <w:sz w:val="22"/>
        </w:rPr>
        <w:t xml:space="preserve"> и т.д.; </w:t>
      </w:r>
      <w:r>
        <w:rPr>
          <w:b/>
          <w:sz w:val="22"/>
          <w:lang w:val="en-US"/>
        </w:rPr>
        <w:t>pudr</w:t>
      </w:r>
      <w:r>
        <w:rPr>
          <w:b/>
          <w:sz w:val="22"/>
        </w:rPr>
        <w:t xml:space="preserve">í, </w:t>
      </w:r>
      <w:r>
        <w:rPr>
          <w:b/>
          <w:sz w:val="22"/>
          <w:lang w:val="en-US"/>
        </w:rPr>
        <w:t>pudriste</w:t>
      </w:r>
      <w:r>
        <w:rPr>
          <w:b/>
          <w:sz w:val="22"/>
        </w:rPr>
        <w:t xml:space="preserve"> и т.д.; </w:t>
      </w:r>
      <w:r>
        <w:rPr>
          <w:b/>
          <w:sz w:val="22"/>
          <w:lang w:val="en-US"/>
        </w:rPr>
        <w:t>pudra</w:t>
      </w:r>
      <w:r>
        <w:rPr>
          <w:b/>
          <w:sz w:val="22"/>
        </w:rPr>
        <w:t xml:space="preserve">, </w:t>
      </w:r>
      <w:r>
        <w:rPr>
          <w:b/>
          <w:sz w:val="22"/>
          <w:lang w:val="en-US"/>
        </w:rPr>
        <w:t>pudras</w:t>
      </w:r>
      <w:r>
        <w:rPr>
          <w:sz w:val="22"/>
        </w:rPr>
        <w:t xml:space="preserve"> и т.д. являются предпочтительными.</w:t>
      </w:r>
    </w:p>
    <w:p>
      <w:pPr>
        <w:pStyle w:val="Normal1"/>
        <w:spacing w:lineRule="auto" w:line="240"/>
        <w:ind w:firstLine="284" w:end="0"/>
        <w:rPr>
          <w:sz w:val="24"/>
        </w:rPr>
      </w:pPr>
      <w:r>
        <w:rPr>
          <w:sz w:val="24"/>
        </w:rPr>
      </w:r>
    </w:p>
    <w:p>
      <w:pPr>
        <w:pStyle w:val="Heading2"/>
        <w:ind w:hanging="0" w:start="0"/>
        <w:rPr/>
      </w:pPr>
      <w:bookmarkStart w:id="179" w:name="__RefHeading___Toc1886148"/>
      <w:bookmarkEnd w:id="179"/>
      <w:r>
        <w:rPr>
          <w:lang w:val="en-US"/>
        </w:rPr>
        <w:t>II</w:t>
      </w:r>
      <w:r>
        <w:rPr/>
        <w:t>. Употребление предлогов с глаголами</w:t>
      </w:r>
    </w:p>
    <w:p>
      <w:pPr>
        <w:pStyle w:val="Normal"/>
        <w:rPr/>
      </w:pPr>
      <w:r>
        <w:rPr/>
      </w:r>
    </w:p>
    <w:p>
      <w:pPr>
        <w:pStyle w:val="FR4"/>
        <w:ind w:firstLine="284" w:end="0"/>
        <w:jc w:val="center"/>
        <w:rPr>
          <w:rFonts w:ascii="Times New Roman" w:hAnsi="Times New Roman" w:cs="Times New Roman"/>
          <w:b/>
          <w:sz w:val="32"/>
        </w:rPr>
      </w:pPr>
      <w:r>
        <w:rPr>
          <w:rFonts w:cs="Times New Roman" w:ascii="Times New Roman" w:hAnsi="Times New Roman"/>
          <w:b/>
          <w:sz w:val="32"/>
        </w:rPr>
        <w:t>А</w:t>
      </w:r>
    </w:p>
    <w:p>
      <w:pPr>
        <w:pStyle w:val="Normal1"/>
        <w:spacing w:lineRule="auto" w:line="240"/>
        <w:ind w:firstLine="284" w:end="0"/>
        <w:rPr/>
      </w:pPr>
      <w:r>
        <w:rPr>
          <w:sz w:val="24"/>
          <w:lang w:val="en-US"/>
        </w:rPr>
        <w:t>Abatirse</w:t>
      </w:r>
      <w:r>
        <w:rPr>
          <w:sz w:val="24"/>
        </w:rPr>
        <w:t xml:space="preserve"> </w:t>
      </w:r>
      <w:r>
        <w:rPr>
          <w:b/>
          <w:bCs/>
          <w:sz w:val="24"/>
        </w:rPr>
        <w:t>а</w:t>
      </w:r>
      <w:r>
        <w:rPr>
          <w:sz w:val="24"/>
        </w:rPr>
        <w:t xml:space="preserve"> — повалиться на что-либо, куда-либо</w:t>
      </w:r>
    </w:p>
    <w:p>
      <w:pPr>
        <w:pStyle w:val="Normal1"/>
        <w:spacing w:lineRule="auto" w:line="240"/>
        <w:ind w:firstLine="284" w:end="0"/>
        <w:rPr/>
      </w:pPr>
      <w:r>
        <w:rPr>
          <w:sz w:val="24"/>
        </w:rPr>
        <w:t xml:space="preserve">                          </w:t>
      </w:r>
      <w:r>
        <w:rPr>
          <w:sz w:val="24"/>
        </w:rPr>
        <w:t xml:space="preserve">(~ </w:t>
      </w:r>
      <w:r>
        <w:rPr>
          <w:i/>
          <w:iCs/>
          <w:sz w:val="24"/>
          <w:lang w:val="en-US"/>
        </w:rPr>
        <w:t>al</w:t>
      </w:r>
      <w:r>
        <w:rPr>
          <w:sz w:val="24"/>
        </w:rPr>
        <w:t xml:space="preserve"> </w:t>
      </w:r>
      <w:r>
        <w:rPr>
          <w:sz w:val="24"/>
          <w:lang w:val="en-US"/>
        </w:rPr>
        <w:t>suelo</w:t>
      </w:r>
      <w:r>
        <w:rPr>
          <w:sz w:val="24"/>
        </w:rPr>
        <w:t xml:space="preserve">) </w:t>
      </w:r>
    </w:p>
    <w:p>
      <w:pPr>
        <w:pStyle w:val="Normal1"/>
        <w:spacing w:lineRule="auto" w:line="240"/>
        <w:ind w:firstLine="709" w:end="0"/>
        <w:rPr/>
      </w:pPr>
      <w:r>
        <w:rPr>
          <w:b/>
          <w:bCs/>
          <w:sz w:val="24"/>
          <w:lang w:val="en-US"/>
        </w:rPr>
        <w:t>en</w:t>
      </w:r>
      <w:r>
        <w:rPr>
          <w:b/>
          <w:bCs/>
          <w:sz w:val="24"/>
        </w:rPr>
        <w:t>, ро</w:t>
      </w:r>
      <w:r>
        <w:rPr>
          <w:b/>
          <w:bCs/>
          <w:sz w:val="24"/>
          <w:lang w:val="en-US"/>
        </w:rPr>
        <w:t>r</w:t>
      </w:r>
      <w:r>
        <w:rPr>
          <w:sz w:val="24"/>
        </w:rPr>
        <w:t xml:space="preserve"> — быть сломленным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 por</w:t>
      </w:r>
      <w:r>
        <w:rPr>
          <w:sz w:val="24"/>
          <w:lang w:val="en-US"/>
        </w:rPr>
        <w:t xml:space="preserve"> los reveses) </w:t>
      </w:r>
    </w:p>
    <w:p>
      <w:pPr>
        <w:pStyle w:val="Normal1"/>
        <w:spacing w:lineRule="auto" w:line="240"/>
        <w:ind w:firstLine="284" w:end="0"/>
        <w:rPr/>
      </w:pPr>
      <w:r>
        <w:rPr>
          <w:sz w:val="24"/>
          <w:lang w:val="en-US"/>
        </w:rPr>
        <w:t>Abocarse</w:t>
      </w:r>
      <w:r>
        <w:rPr>
          <w:sz w:val="24"/>
        </w:rPr>
        <w:t xml:space="preserve"> </w:t>
      </w:r>
      <w:r>
        <w:rPr>
          <w:b/>
          <w:bCs/>
          <w:sz w:val="24"/>
          <w:lang w:val="en-US"/>
        </w:rPr>
        <w:t>con</w:t>
      </w:r>
      <w:r>
        <w:rPr>
          <w:sz w:val="24"/>
        </w:rPr>
        <w:t xml:space="preserve"> — сговариваться с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un conocido) </w:t>
      </w:r>
    </w:p>
    <w:p>
      <w:pPr>
        <w:pStyle w:val="Normal1"/>
        <w:spacing w:lineRule="auto" w:line="240"/>
        <w:ind w:firstLine="284" w:end="0"/>
        <w:rPr/>
      </w:pPr>
      <w:r>
        <w:rPr>
          <w:sz w:val="24"/>
          <w:lang w:val="en-US"/>
        </w:rPr>
        <w:t>Abochomarse</w:t>
      </w:r>
      <w:r>
        <w:rPr>
          <w:sz w:val="24"/>
        </w:rPr>
        <w:t xml:space="preserve"> </w:t>
      </w:r>
      <w:r>
        <w:rPr>
          <w:b/>
          <w:bCs/>
          <w:sz w:val="24"/>
          <w:lang w:val="en-US"/>
        </w:rPr>
        <w:t>de</w:t>
      </w:r>
      <w:r>
        <w:rPr>
          <w:sz w:val="24"/>
        </w:rPr>
        <w:t xml:space="preserve"> — краснеть, смущаться от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sus palabras)  </w:t>
      </w:r>
    </w:p>
    <w:p>
      <w:pPr>
        <w:pStyle w:val="Normal1"/>
        <w:spacing w:lineRule="auto" w:line="240"/>
        <w:ind w:firstLine="709" w:end="0"/>
        <w:rPr/>
      </w:pPr>
      <w:r>
        <w:rPr>
          <w:b/>
          <w:bCs/>
          <w:sz w:val="24"/>
        </w:rPr>
        <w:t>ро</w:t>
      </w:r>
      <w:r>
        <w:rPr>
          <w:b/>
          <w:bCs/>
          <w:sz w:val="24"/>
          <w:lang w:val="en-US"/>
        </w:rPr>
        <w:t>r</w:t>
      </w:r>
      <w:r>
        <w:rPr>
          <w:sz w:val="24"/>
        </w:rPr>
        <w:t xml:space="preserve"> — краснеть за кого-либо</w:t>
      </w:r>
    </w:p>
    <w:p>
      <w:pPr>
        <w:pStyle w:val="Normal1"/>
        <w:spacing w:lineRule="auto" w:line="240"/>
        <w:ind w:firstLine="284" w:end="0"/>
        <w:rPr/>
      </w:pPr>
      <w:r>
        <w:rPr>
          <w:sz w:val="24"/>
        </w:rPr>
        <w:t xml:space="preserve">                          </w:t>
      </w:r>
      <w:r>
        <w:rPr>
          <w:sz w:val="24"/>
        </w:rPr>
        <w:t xml:space="preserve">(~ </w:t>
      </w:r>
      <w:r>
        <w:rPr>
          <w:i/>
          <w:iCs/>
          <w:sz w:val="24"/>
        </w:rPr>
        <w:t>ро</w:t>
      </w:r>
      <w:r>
        <w:rPr>
          <w:i/>
          <w:iCs/>
          <w:sz w:val="24"/>
          <w:lang w:val="en-US"/>
        </w:rPr>
        <w:t>r</w:t>
      </w:r>
      <w:r>
        <w:rPr>
          <w:sz w:val="24"/>
        </w:rPr>
        <w:t xml:space="preserve"> </w:t>
      </w:r>
      <w:r>
        <w:rPr>
          <w:sz w:val="24"/>
          <w:lang w:val="en-US"/>
        </w:rPr>
        <w:t>Juan</w:t>
      </w:r>
      <w:r>
        <w:rPr>
          <w:sz w:val="24"/>
        </w:rPr>
        <w:t>)</w:t>
      </w:r>
    </w:p>
    <w:p>
      <w:pPr>
        <w:pStyle w:val="Normal1"/>
        <w:spacing w:lineRule="auto" w:line="240"/>
        <w:ind w:firstLine="284" w:end="0"/>
        <w:rPr/>
      </w:pPr>
      <w:r>
        <w:rPr>
          <w:sz w:val="24"/>
          <w:lang w:val="en-US"/>
        </w:rPr>
        <w:t>Abogar</w:t>
      </w:r>
      <w:r>
        <w:rPr>
          <w:sz w:val="24"/>
        </w:rPr>
        <w:t xml:space="preserve"> </w:t>
      </w:r>
      <w:r>
        <w:rPr>
          <w:b/>
          <w:bCs/>
          <w:sz w:val="24"/>
        </w:rPr>
        <w:t>ро</w:t>
      </w:r>
      <w:r>
        <w:rPr>
          <w:b/>
          <w:bCs/>
          <w:sz w:val="24"/>
          <w:lang w:val="en-US"/>
        </w:rPr>
        <w:t>r</w:t>
      </w:r>
      <w:r>
        <w:rPr>
          <w:sz w:val="24"/>
        </w:rPr>
        <w:t xml:space="preserve"> — выступать в защиту кого-либо, чего-либо, ходатайство</w:t>
        <w:softHyphen/>
        <w:t>вать за кого-либо</w:t>
      </w:r>
    </w:p>
    <w:p>
      <w:pPr>
        <w:pStyle w:val="Normal1"/>
        <w:spacing w:lineRule="auto" w:line="240"/>
        <w:ind w:firstLine="284" w:end="0"/>
        <w:rPr/>
      </w:pPr>
      <w:r>
        <w:rPr>
          <w:sz w:val="24"/>
        </w:rPr>
        <w:t xml:space="preserve">                      </w:t>
      </w:r>
      <w:r>
        <w:rPr>
          <w:sz w:val="24"/>
        </w:rPr>
        <w:t xml:space="preserve">(~ </w:t>
      </w:r>
      <w:r>
        <w:rPr>
          <w:i/>
          <w:iCs/>
          <w:sz w:val="24"/>
        </w:rPr>
        <w:t>ро</w:t>
      </w:r>
      <w:r>
        <w:rPr>
          <w:i/>
          <w:iCs/>
          <w:sz w:val="24"/>
          <w:lang w:val="en-US"/>
        </w:rPr>
        <w:t>r</w:t>
      </w:r>
      <w:r>
        <w:rPr>
          <w:sz w:val="24"/>
        </w:rPr>
        <w:t xml:space="preserve"> </w:t>
      </w:r>
      <w:r>
        <w:rPr>
          <w:sz w:val="24"/>
          <w:lang w:val="en-US"/>
        </w:rPr>
        <w:t>Pedro</w:t>
      </w:r>
      <w:r>
        <w:rPr>
          <w:sz w:val="24"/>
        </w:rPr>
        <w:t xml:space="preserve">) </w:t>
      </w:r>
    </w:p>
    <w:p>
      <w:pPr>
        <w:pStyle w:val="Normal1"/>
        <w:spacing w:lineRule="auto" w:line="240"/>
        <w:ind w:firstLine="284" w:end="0"/>
        <w:rPr/>
      </w:pPr>
      <w:r>
        <w:rPr>
          <w:sz w:val="24"/>
          <w:lang w:val="en-US"/>
        </w:rPr>
        <w:t>Abrasarse</w:t>
      </w:r>
      <w:r>
        <w:rPr>
          <w:sz w:val="24"/>
        </w:rPr>
        <w:t xml:space="preserve"> </w:t>
      </w:r>
      <w:r>
        <w:rPr>
          <w:b/>
          <w:bCs/>
          <w:sz w:val="24"/>
          <w:lang w:val="en-US"/>
        </w:rPr>
        <w:t>de</w:t>
      </w:r>
      <w:r>
        <w:rPr>
          <w:sz w:val="24"/>
        </w:rPr>
        <w:t xml:space="preserve"> — </w:t>
      </w:r>
      <w:r>
        <w:rPr>
          <w:i/>
          <w:iCs/>
          <w:sz w:val="24"/>
        </w:rPr>
        <w:t>перен</w:t>
      </w:r>
      <w:r>
        <w:rPr>
          <w:sz w:val="24"/>
        </w:rPr>
        <w:t>.; пылать, сгорать от чего-либо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amor</w:t>
      </w:r>
      <w:r>
        <w:rPr>
          <w:sz w:val="24"/>
        </w:rPr>
        <w:t xml:space="preserve">) </w:t>
      </w:r>
    </w:p>
    <w:p>
      <w:pPr>
        <w:pStyle w:val="Normal1"/>
        <w:spacing w:lineRule="auto" w:line="240"/>
        <w:ind w:firstLine="709" w:end="0"/>
        <w:rPr/>
      </w:pPr>
      <w:r>
        <w:rPr>
          <w:b/>
          <w:bCs/>
          <w:sz w:val="24"/>
          <w:lang w:val="en-US"/>
        </w:rPr>
        <w:t>en</w:t>
      </w:r>
      <w:r>
        <w:rPr>
          <w:sz w:val="24"/>
        </w:rPr>
        <w:t xml:space="preserve"> — быть охваченным каким-либо чувством, стремлением</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deseos</w:t>
      </w:r>
      <w:r>
        <w:rPr>
          <w:sz w:val="24"/>
        </w:rPr>
        <w:t xml:space="preserve">) </w:t>
      </w:r>
    </w:p>
    <w:p>
      <w:pPr>
        <w:pStyle w:val="Normal1"/>
        <w:spacing w:lineRule="auto" w:line="240"/>
        <w:ind w:firstLine="284" w:end="0"/>
        <w:rPr/>
      </w:pPr>
      <w:r>
        <w:rPr>
          <w:sz w:val="24"/>
          <w:lang w:val="en-US"/>
        </w:rPr>
        <w:t>Abrigarse</w:t>
      </w:r>
      <w:r>
        <w:rPr>
          <w:sz w:val="24"/>
        </w:rPr>
        <w:t xml:space="preserve"> </w:t>
      </w:r>
      <w:r>
        <w:rPr>
          <w:sz w:val="24"/>
          <w:lang w:val="en-US"/>
        </w:rPr>
        <w:t>bajo</w:t>
      </w:r>
      <w:r>
        <w:rPr>
          <w:sz w:val="24"/>
        </w:rPr>
        <w:t xml:space="preserve"> — укрываться под чем-либо, где-либо</w:t>
      </w:r>
    </w:p>
    <w:p>
      <w:pPr>
        <w:pStyle w:val="Normal1"/>
        <w:spacing w:lineRule="auto" w:line="240"/>
        <w:ind w:firstLine="284" w:end="0"/>
        <w:rPr/>
      </w:pPr>
      <w:r>
        <w:rPr>
          <w:sz w:val="24"/>
        </w:rPr>
        <w:t xml:space="preserve">                        </w:t>
      </w:r>
      <w:r>
        <w:rPr>
          <w:sz w:val="24"/>
          <w:lang w:val="en-US"/>
        </w:rPr>
        <w:t xml:space="preserve">(~ </w:t>
      </w:r>
      <w:r>
        <w:rPr>
          <w:i/>
          <w:iCs/>
          <w:sz w:val="24"/>
          <w:lang w:val="en-US"/>
        </w:rPr>
        <w:t>bajo</w:t>
      </w:r>
      <w:r>
        <w:rPr>
          <w:sz w:val="24"/>
          <w:lang w:val="en-US"/>
        </w:rPr>
        <w:t xml:space="preserve"> un techado) </w:t>
      </w:r>
    </w:p>
    <w:p>
      <w:pPr>
        <w:pStyle w:val="Normal1"/>
        <w:spacing w:lineRule="auto" w:line="240"/>
        <w:ind w:firstLine="709" w:end="0"/>
        <w:rPr/>
      </w:pPr>
      <w:r>
        <w:rPr>
          <w:b/>
          <w:bCs/>
          <w:sz w:val="24"/>
          <w:lang w:val="en-US"/>
        </w:rPr>
        <w:t>con</w:t>
      </w:r>
      <w:r>
        <w:rPr>
          <w:sz w:val="24"/>
        </w:rPr>
        <w:t xml:space="preserve"> — укрываться чем-либо</w:t>
      </w:r>
    </w:p>
    <w:p>
      <w:pPr>
        <w:pStyle w:val="Normal1"/>
        <w:spacing w:lineRule="auto" w:line="240"/>
        <w:ind w:firstLine="709" w:end="0"/>
        <w:rPr/>
      </w:pPr>
      <w:r>
        <w:rPr>
          <w:sz w:val="24"/>
        </w:rPr>
        <w:t xml:space="preserve">                         </w:t>
      </w:r>
      <w:r>
        <w:rPr>
          <w:sz w:val="24"/>
          <w:lang w:val="en-US"/>
        </w:rPr>
        <w:t xml:space="preserve">(~ </w:t>
      </w:r>
      <w:r>
        <w:rPr>
          <w:i/>
          <w:iCs/>
          <w:sz w:val="24"/>
          <w:lang w:val="en-US"/>
        </w:rPr>
        <w:t>con</w:t>
      </w:r>
      <w:r>
        <w:rPr>
          <w:sz w:val="24"/>
          <w:lang w:val="en-US"/>
        </w:rPr>
        <w:t xml:space="preserve"> la r</w:t>
      </w:r>
      <w:r>
        <w:rPr>
          <w:sz w:val="24"/>
        </w:rPr>
        <w:t>ора</w:t>
      </w:r>
      <w:r>
        <w:rPr>
          <w:sz w:val="24"/>
          <w:lang w:val="en-US"/>
        </w:rPr>
        <w:t xml:space="preserve">) </w:t>
      </w:r>
    </w:p>
    <w:p>
      <w:pPr>
        <w:pStyle w:val="Normal1"/>
        <w:spacing w:lineRule="auto" w:line="240"/>
        <w:ind w:firstLine="709" w:end="0"/>
        <w:rPr/>
      </w:pPr>
      <w:r>
        <w:rPr>
          <w:b/>
          <w:bCs/>
          <w:sz w:val="24"/>
          <w:lang w:val="en-US"/>
        </w:rPr>
        <w:t>de</w:t>
      </w:r>
      <w:r>
        <w:rPr>
          <w:sz w:val="24"/>
        </w:rPr>
        <w:t xml:space="preserve"> — укрываться от чего-либо</w:t>
      </w:r>
    </w:p>
    <w:p>
      <w:pPr>
        <w:pStyle w:val="Normal1"/>
        <w:spacing w:lineRule="auto" w:line="240"/>
        <w:ind w:firstLine="709" w:end="0"/>
        <w:rPr/>
      </w:pPr>
      <w:r>
        <w:rPr>
          <w:sz w:val="24"/>
        </w:rPr>
        <w:t xml:space="preserve">                       </w:t>
      </w:r>
      <w:r>
        <w:rPr>
          <w:sz w:val="24"/>
        </w:rPr>
        <w:t xml:space="preserve">(~ </w:t>
      </w:r>
      <w:r>
        <w:rPr>
          <w:i/>
          <w:iCs/>
          <w:sz w:val="24"/>
          <w:lang w:val="en-US"/>
        </w:rPr>
        <w:t>del</w:t>
      </w:r>
      <w:r>
        <w:rPr>
          <w:sz w:val="24"/>
        </w:rPr>
        <w:t xml:space="preserve"> </w:t>
      </w:r>
      <w:r>
        <w:rPr>
          <w:sz w:val="24"/>
          <w:lang w:val="en-US"/>
        </w:rPr>
        <w:t>aguacero</w:t>
      </w:r>
      <w:r>
        <w:rPr>
          <w:sz w:val="24"/>
        </w:rPr>
        <w:t xml:space="preserve">) </w:t>
      </w:r>
    </w:p>
    <w:p>
      <w:pPr>
        <w:pStyle w:val="Normal1"/>
        <w:spacing w:lineRule="auto" w:line="240"/>
        <w:ind w:firstLine="709" w:end="0"/>
        <w:rPr/>
      </w:pPr>
      <w:r>
        <w:rPr>
          <w:b/>
          <w:bCs/>
          <w:sz w:val="24"/>
          <w:lang w:val="en-US"/>
        </w:rPr>
        <w:t>en</w:t>
      </w:r>
      <w:r>
        <w:rPr>
          <w:sz w:val="24"/>
        </w:rPr>
        <w:t xml:space="preserve"> — укрываться где-либо</w:t>
      </w:r>
    </w:p>
    <w:p>
      <w:pPr>
        <w:pStyle w:val="Normal1"/>
        <w:spacing w:lineRule="auto" w:line="240"/>
        <w:ind w:firstLine="709" w:end="0"/>
        <w:rPr/>
      </w:pPr>
      <w:r>
        <w:rPr>
          <w:sz w:val="24"/>
        </w:rPr>
        <w:t xml:space="preserve">                </w:t>
      </w:r>
      <w:r>
        <w:rPr>
          <w:sz w:val="24"/>
          <w:lang w:val="en-US"/>
        </w:rPr>
        <w:t xml:space="preserve">(~ </w:t>
      </w:r>
      <w:r>
        <w:rPr>
          <w:i/>
          <w:iCs/>
          <w:sz w:val="24"/>
          <w:lang w:val="en-US"/>
        </w:rPr>
        <w:t>en</w:t>
      </w:r>
      <w:r>
        <w:rPr>
          <w:sz w:val="24"/>
          <w:lang w:val="en-US"/>
        </w:rPr>
        <w:t xml:space="preserve"> un portal)</w:t>
      </w:r>
    </w:p>
    <w:p>
      <w:pPr>
        <w:pStyle w:val="Normal1"/>
        <w:spacing w:lineRule="auto" w:line="240"/>
        <w:ind w:firstLine="284" w:end="0"/>
        <w:rPr/>
      </w:pPr>
      <w:r>
        <w:rPr>
          <w:sz w:val="24"/>
          <w:lang w:val="en-US"/>
        </w:rPr>
        <w:t>Abrirse</w:t>
      </w:r>
      <w:r>
        <w:rPr>
          <w:sz w:val="24"/>
        </w:rPr>
        <w:t xml:space="preserve"> </w:t>
      </w:r>
      <w:r>
        <w:rPr>
          <w:b/>
          <w:bCs/>
          <w:sz w:val="24"/>
          <w:lang w:val="en-US"/>
        </w:rPr>
        <w:t>a</w:t>
      </w:r>
      <w:r>
        <w:rPr>
          <w:b/>
          <w:bCs/>
          <w:sz w:val="24"/>
        </w:rPr>
        <w:t xml:space="preserve">, </w:t>
      </w:r>
      <w:r>
        <w:rPr>
          <w:b/>
          <w:bCs/>
          <w:sz w:val="24"/>
          <w:lang w:val="en-US"/>
        </w:rPr>
        <w:t>con</w:t>
      </w:r>
      <w:r>
        <w:rPr>
          <w:sz w:val="24"/>
        </w:rPr>
        <w:t xml:space="preserve"> — открываться перед кем-либо, доверять что-либо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 con</w:t>
      </w:r>
      <w:r>
        <w:rPr>
          <w:sz w:val="24"/>
          <w:lang w:val="en-US"/>
        </w:rPr>
        <w:t xml:space="preserve"> los amigos)</w:t>
      </w:r>
    </w:p>
    <w:p>
      <w:pPr>
        <w:pStyle w:val="Normal1"/>
        <w:spacing w:lineRule="auto" w:line="240"/>
        <w:ind w:firstLine="284" w:end="0"/>
        <w:rPr/>
      </w:pPr>
      <w:r>
        <w:rPr>
          <w:sz w:val="24"/>
          <w:lang w:val="en-US"/>
        </w:rPr>
        <w:t>Abstenerse</w:t>
      </w:r>
      <w:r>
        <w:rPr>
          <w:sz w:val="24"/>
        </w:rPr>
        <w:t xml:space="preserve"> </w:t>
      </w:r>
      <w:r>
        <w:rPr>
          <w:b/>
          <w:bCs/>
          <w:sz w:val="24"/>
          <w:lang w:val="en-US"/>
        </w:rPr>
        <w:t>de</w:t>
      </w:r>
      <w:r>
        <w:rPr>
          <w:sz w:val="24"/>
        </w:rPr>
        <w:t xml:space="preserve"> — воздерживаться от чего-либо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alcohol</w:t>
      </w:r>
      <w:r>
        <w:rPr>
          <w:sz w:val="24"/>
        </w:rPr>
        <w:t xml:space="preserve">) </w:t>
      </w:r>
    </w:p>
    <w:p>
      <w:pPr>
        <w:pStyle w:val="Normal1"/>
        <w:spacing w:lineRule="auto" w:line="240"/>
        <w:ind w:firstLine="284" w:end="0"/>
        <w:rPr/>
      </w:pPr>
      <w:r>
        <w:rPr>
          <w:sz w:val="24"/>
          <w:lang w:val="en-US"/>
        </w:rPr>
        <w:t>Abundar</w:t>
      </w:r>
      <w:r>
        <w:rPr>
          <w:sz w:val="24"/>
        </w:rPr>
        <w:t xml:space="preserve"> </w:t>
      </w:r>
      <w:r>
        <w:rPr>
          <w:b/>
          <w:bCs/>
          <w:sz w:val="24"/>
          <w:lang w:val="en-US"/>
        </w:rPr>
        <w:t>de</w:t>
      </w:r>
      <w:r>
        <w:rPr>
          <w:sz w:val="24"/>
        </w:rPr>
        <w:t xml:space="preserve">, </w:t>
      </w:r>
      <w:r>
        <w:rPr>
          <w:b/>
          <w:bCs/>
          <w:sz w:val="24"/>
          <w:lang w:val="en-US"/>
        </w:rPr>
        <w:t>en</w:t>
      </w:r>
      <w:r>
        <w:rPr>
          <w:sz w:val="24"/>
        </w:rPr>
        <w:t xml:space="preserve"> — изобиловать, иметься в изобилии</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w:t>
      </w:r>
      <w:r>
        <w:rPr>
          <w:i/>
          <w:iCs/>
          <w:sz w:val="24"/>
          <w:lang w:val="en-US"/>
        </w:rPr>
        <w:t>en</w:t>
      </w:r>
      <w:r>
        <w:rPr>
          <w:sz w:val="24"/>
          <w:lang w:val="en-US"/>
        </w:rPr>
        <w:t xml:space="preserve"> frutas)</w:t>
      </w:r>
    </w:p>
    <w:p>
      <w:pPr>
        <w:pStyle w:val="Normal1"/>
        <w:spacing w:lineRule="auto" w:line="240"/>
        <w:ind w:firstLine="284" w:end="0"/>
        <w:rPr/>
      </w:pPr>
      <w:r>
        <w:rPr>
          <w:sz w:val="24"/>
          <w:lang w:val="en-US"/>
        </w:rPr>
        <w:t>Aburrirse</w:t>
      </w:r>
      <w:r>
        <w:rPr>
          <w:sz w:val="24"/>
        </w:rPr>
        <w:t xml:space="preserve"> </w:t>
      </w:r>
      <w:r>
        <w:rPr>
          <w:b/>
          <w:bCs/>
          <w:sz w:val="24"/>
          <w:lang w:val="en-US"/>
        </w:rPr>
        <w:t>con</w:t>
      </w:r>
      <w:r>
        <w:rPr>
          <w:b/>
          <w:bCs/>
          <w:sz w:val="24"/>
        </w:rPr>
        <w:t>, de, ро</w:t>
      </w:r>
      <w:r>
        <w:rPr>
          <w:b/>
          <w:bCs/>
          <w:sz w:val="24"/>
          <w:lang w:val="en-US"/>
        </w:rPr>
        <w:t>r</w:t>
      </w:r>
      <w:r>
        <w:rPr>
          <w:sz w:val="24"/>
        </w:rPr>
        <w:t xml:space="preserve"> — скучать, испытывать скуку от чего-либо, от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 xml:space="preserve">con, de, </w:t>
      </w:r>
      <w:r>
        <w:rPr>
          <w:i/>
          <w:iCs/>
          <w:sz w:val="24"/>
        </w:rPr>
        <w:t>ро</w:t>
      </w:r>
      <w:r>
        <w:rPr>
          <w:i/>
          <w:iCs/>
          <w:sz w:val="24"/>
          <w:lang w:val="en-US"/>
        </w:rPr>
        <w:t>r</w:t>
      </w:r>
      <w:r>
        <w:rPr>
          <w:sz w:val="24"/>
          <w:lang w:val="en-US"/>
        </w:rPr>
        <w:t xml:space="preserve"> todo) </w:t>
      </w:r>
    </w:p>
    <w:p>
      <w:pPr>
        <w:pStyle w:val="Normal1"/>
        <w:spacing w:lineRule="auto" w:line="240"/>
        <w:ind w:firstLine="284" w:end="0"/>
        <w:rPr/>
      </w:pPr>
      <w:r>
        <w:rPr>
          <w:sz w:val="24"/>
          <w:lang w:val="en-US"/>
        </w:rPr>
        <w:t>Abusar</w:t>
      </w:r>
      <w:r>
        <w:rPr>
          <w:sz w:val="24"/>
        </w:rPr>
        <w:t xml:space="preserve"> </w:t>
      </w:r>
      <w:r>
        <w:rPr>
          <w:b/>
          <w:bCs/>
          <w:sz w:val="24"/>
          <w:lang w:val="en-US"/>
        </w:rPr>
        <w:t>de</w:t>
      </w:r>
      <w:r>
        <w:rPr>
          <w:sz w:val="24"/>
        </w:rPr>
        <w:t xml:space="preserve"> — злоупотреблять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la paciencia de alguno) </w:t>
      </w:r>
    </w:p>
    <w:p>
      <w:pPr>
        <w:pStyle w:val="Normal1"/>
        <w:spacing w:lineRule="auto" w:line="240"/>
        <w:ind w:firstLine="284" w:end="0"/>
        <w:rPr/>
      </w:pPr>
      <w:r>
        <w:rPr>
          <w:sz w:val="24"/>
          <w:lang w:val="en-US"/>
        </w:rPr>
        <w:t>Acabar</w:t>
      </w:r>
      <w:r>
        <w:rPr>
          <w:sz w:val="24"/>
        </w:rPr>
        <w:t xml:space="preserve"> </w:t>
      </w:r>
      <w:r>
        <w:rPr>
          <w:b/>
          <w:bCs/>
          <w:sz w:val="24"/>
          <w:lang w:val="en-US"/>
        </w:rPr>
        <w:t>con</w:t>
      </w:r>
      <w:r>
        <w:rPr>
          <w:sz w:val="24"/>
        </w:rPr>
        <w:t xml:space="preserve"> — покончить с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la miseria);</w:t>
      </w:r>
    </w:p>
    <w:p>
      <w:pPr>
        <w:pStyle w:val="Normal1"/>
        <w:spacing w:lineRule="auto" w:line="240"/>
        <w:rPr/>
      </w:pPr>
      <w:r>
        <w:rPr>
          <w:sz w:val="24"/>
          <w:lang w:val="en-US"/>
        </w:rPr>
        <w:t xml:space="preserve">                      </w:t>
      </w:r>
      <w:r>
        <w:rPr>
          <w:sz w:val="24"/>
        </w:rPr>
        <w:t>договориться с кем-либо о чем-либо</w:t>
      </w:r>
    </w:p>
    <w:p>
      <w:pPr>
        <w:pStyle w:val="Normal1"/>
        <w:spacing w:lineRule="auto" w:line="240"/>
        <w:ind w:firstLine="709" w:end="0"/>
        <w:rPr/>
      </w:pPr>
      <w:r>
        <w:rPr>
          <w:sz w:val="24"/>
        </w:rPr>
        <w:t xml:space="preserve">                </w:t>
      </w:r>
      <w:r>
        <w:rPr>
          <w:sz w:val="24"/>
          <w:lang w:val="en-US"/>
        </w:rPr>
        <w:t xml:space="preserve">(~ </w:t>
      </w:r>
      <w:r>
        <w:rPr>
          <w:i/>
          <w:iCs/>
          <w:sz w:val="24"/>
          <w:lang w:val="en-US"/>
        </w:rPr>
        <w:t>con</w:t>
      </w:r>
      <w:r>
        <w:rPr>
          <w:sz w:val="24"/>
          <w:lang w:val="en-US"/>
        </w:rPr>
        <w:t xml:space="preserve"> el jefe un asunto) </w:t>
      </w:r>
    </w:p>
    <w:p>
      <w:pPr>
        <w:pStyle w:val="Normal1"/>
        <w:spacing w:lineRule="auto" w:line="240"/>
        <w:ind w:firstLine="709" w:end="0"/>
        <w:rPr/>
      </w:pPr>
      <w:r>
        <w:rPr>
          <w:b/>
          <w:bCs/>
          <w:sz w:val="24"/>
          <w:lang w:val="en-US"/>
        </w:rPr>
        <w:t>de</w:t>
      </w:r>
      <w:r>
        <w:rPr>
          <w:sz w:val="24"/>
        </w:rPr>
        <w:t xml:space="preserve"> + </w:t>
      </w:r>
      <w:r>
        <w:rPr>
          <w:i/>
          <w:iCs/>
          <w:sz w:val="24"/>
          <w:lang w:val="en-US"/>
        </w:rPr>
        <w:t>infinitivo</w:t>
      </w:r>
      <w:r>
        <w:rPr>
          <w:sz w:val="24"/>
        </w:rPr>
        <w:t xml:space="preserve"> — только что закончить что-либо делать</w:t>
      </w:r>
    </w:p>
    <w:p>
      <w:pPr>
        <w:pStyle w:val="Normal1"/>
        <w:spacing w:lineRule="auto" w:line="240"/>
        <w:ind w:firstLine="709" w:end="0"/>
        <w:rPr/>
      </w:pPr>
      <w:r>
        <w:rPr>
          <w:sz w:val="24"/>
        </w:rPr>
        <w:t xml:space="preserve">                 </w:t>
      </w:r>
      <w:r>
        <w:rPr>
          <w:sz w:val="24"/>
          <w:lang w:val="en-US"/>
        </w:rPr>
        <w:t xml:space="preserve">(El padre acaba de venir) </w:t>
      </w:r>
    </w:p>
    <w:p>
      <w:pPr>
        <w:pStyle w:val="Normal1"/>
        <w:spacing w:lineRule="auto" w:line="240"/>
        <w:ind w:firstLine="709" w:end="0"/>
        <w:rPr/>
      </w:pPr>
      <w:r>
        <w:rPr>
          <w:b/>
          <w:bCs/>
          <w:sz w:val="24"/>
          <w:lang w:val="en-US"/>
        </w:rPr>
        <w:t>en</w:t>
      </w:r>
      <w:r>
        <w:rPr>
          <w:sz w:val="24"/>
        </w:rPr>
        <w:t xml:space="preserve"> — заканчиваться каким-либо образом </w:t>
      </w:r>
    </w:p>
    <w:p>
      <w:pPr>
        <w:pStyle w:val="Normal1"/>
        <w:spacing w:lineRule="auto" w:line="240"/>
        <w:ind w:firstLine="709" w:end="0"/>
        <w:rPr/>
      </w:pPr>
      <w:r>
        <w:rPr>
          <w:sz w:val="24"/>
        </w:rPr>
        <w:t xml:space="preserve">                </w:t>
      </w:r>
      <w:r>
        <w:rPr>
          <w:sz w:val="24"/>
        </w:rPr>
        <w:t xml:space="preserve">(~ </w:t>
      </w:r>
      <w:r>
        <w:rPr>
          <w:i/>
          <w:iCs/>
          <w:sz w:val="24"/>
          <w:lang w:val="en-US"/>
        </w:rPr>
        <w:t>en</w:t>
      </w:r>
      <w:r>
        <w:rPr>
          <w:sz w:val="24"/>
        </w:rPr>
        <w:t xml:space="preserve"> </w:t>
      </w:r>
      <w:r>
        <w:rPr>
          <w:sz w:val="24"/>
          <w:lang w:val="en-US"/>
        </w:rPr>
        <w:t>bien</w:t>
      </w:r>
      <w:r>
        <w:rPr>
          <w:sz w:val="24"/>
        </w:rPr>
        <w:t>);</w:t>
      </w:r>
    </w:p>
    <w:p>
      <w:pPr>
        <w:pStyle w:val="Normal1"/>
        <w:spacing w:lineRule="auto" w:line="240"/>
        <w:ind w:firstLine="709" w:end="0"/>
        <w:rPr>
          <w:sz w:val="24"/>
        </w:rPr>
      </w:pPr>
      <w:r>
        <w:rPr>
          <w:sz w:val="24"/>
        </w:rPr>
        <w:t xml:space="preserve">              </w:t>
      </w:r>
      <w:r>
        <w:rPr>
          <w:sz w:val="24"/>
        </w:rPr>
        <w:t>заканчиваться чем-либо (о форме предмета или вещи)</w:t>
      </w:r>
    </w:p>
    <w:p>
      <w:pPr>
        <w:pStyle w:val="Normal1"/>
        <w:spacing w:lineRule="auto" w:line="240"/>
        <w:ind w:firstLine="709" w:end="0"/>
        <w:rPr/>
      </w:pPr>
      <w:r>
        <w:rPr>
          <w:sz w:val="24"/>
        </w:rPr>
        <w:t xml:space="preserve">                </w:t>
      </w:r>
      <w:r>
        <w:rPr>
          <w:sz w:val="24"/>
          <w:lang w:val="en-US"/>
        </w:rPr>
        <w:t xml:space="preserve">(El edificio acaba </w:t>
      </w:r>
      <w:r>
        <w:rPr>
          <w:i/>
          <w:iCs/>
          <w:sz w:val="24"/>
          <w:lang w:val="en-US"/>
        </w:rPr>
        <w:t>en</w:t>
      </w:r>
      <w:r>
        <w:rPr>
          <w:sz w:val="24"/>
          <w:lang w:val="en-US"/>
        </w:rPr>
        <w:t xml:space="preserve"> una tone.) </w:t>
      </w:r>
    </w:p>
    <w:p>
      <w:pPr>
        <w:pStyle w:val="Normal1"/>
        <w:spacing w:lineRule="auto" w:line="240"/>
        <w:ind w:firstLine="709" w:end="0"/>
        <w:rPr/>
      </w:pPr>
      <w:r>
        <w:rPr>
          <w:b/>
          <w:bCs/>
          <w:sz w:val="24"/>
        </w:rPr>
        <w:t>роr</w:t>
      </w:r>
      <w:r>
        <w:rPr>
          <w:sz w:val="24"/>
        </w:rPr>
        <w:t xml:space="preserve"> + </w:t>
      </w:r>
      <w:r>
        <w:rPr>
          <w:i/>
          <w:iCs/>
          <w:sz w:val="24"/>
          <w:lang w:val="en-US"/>
        </w:rPr>
        <w:t>Infinitivo</w:t>
      </w:r>
      <w:r>
        <w:rPr>
          <w:sz w:val="24"/>
        </w:rPr>
        <w:t xml:space="preserve"> — предпринять, наконец, какое-либо действие; придти к какой-либо мысли</w:t>
      </w:r>
    </w:p>
    <w:p>
      <w:pPr>
        <w:pStyle w:val="Normal1"/>
        <w:spacing w:lineRule="auto" w:line="240"/>
        <w:ind w:firstLine="709" w:end="0"/>
        <w:rPr/>
      </w:pPr>
      <w:r>
        <w:rPr>
          <w:sz w:val="24"/>
        </w:rPr>
        <w:t xml:space="preserve">                              </w:t>
      </w:r>
      <w:r>
        <w:rPr>
          <w:sz w:val="24"/>
          <w:lang w:val="en-US"/>
        </w:rPr>
        <w:t>(</w:t>
      </w:r>
      <w:r>
        <w:rPr>
          <w:sz w:val="24"/>
        </w:rPr>
        <w:t>решению</w:t>
      </w:r>
      <w:r>
        <w:rPr>
          <w:sz w:val="24"/>
          <w:lang w:val="en-US"/>
        </w:rPr>
        <w:t>)</w:t>
      </w:r>
    </w:p>
    <w:p>
      <w:pPr>
        <w:pStyle w:val="Normal1"/>
        <w:spacing w:lineRule="auto" w:line="240"/>
        <w:ind w:firstLine="709" w:end="0"/>
        <w:rPr/>
      </w:pPr>
      <w:r>
        <w:rPr>
          <w:sz w:val="24"/>
          <w:lang w:val="en-US"/>
        </w:rPr>
        <w:t xml:space="preserve">                            </w:t>
      </w:r>
      <w:r>
        <w:rPr>
          <w:sz w:val="24"/>
          <w:lang w:val="en-US"/>
        </w:rPr>
        <w:t>(</w:t>
      </w:r>
      <w:r>
        <w:rPr>
          <w:sz w:val="24"/>
        </w:rPr>
        <w:t>Аса</w:t>
      </w:r>
      <w:r>
        <w:rPr>
          <w:sz w:val="24"/>
          <w:lang w:val="en-US"/>
        </w:rPr>
        <w:t xml:space="preserve">bó </w:t>
      </w:r>
      <w:r>
        <w:rPr>
          <w:sz w:val="24"/>
        </w:rPr>
        <w:t>ро</w:t>
      </w:r>
      <w:r>
        <w:rPr>
          <w:sz w:val="24"/>
          <w:lang w:val="en-US"/>
        </w:rPr>
        <w:t xml:space="preserve">r arrepentirse.) </w:t>
      </w:r>
    </w:p>
    <w:p>
      <w:pPr>
        <w:pStyle w:val="Normal1"/>
        <w:spacing w:lineRule="auto" w:line="240"/>
        <w:ind w:firstLine="284" w:end="0"/>
        <w:rPr/>
      </w:pPr>
      <w:r>
        <w:rPr>
          <w:sz w:val="24"/>
        </w:rPr>
        <w:t>Асаесе</w:t>
      </w:r>
      <w:r>
        <w:rPr>
          <w:sz w:val="24"/>
          <w:lang w:val="en-US"/>
        </w:rPr>
        <w:t>r</w:t>
      </w:r>
      <w:r>
        <w:rPr>
          <w:sz w:val="24"/>
        </w:rPr>
        <w:t xml:space="preserve"> </w:t>
      </w:r>
      <w:r>
        <w:rPr>
          <w:b/>
          <w:bCs/>
          <w:sz w:val="24"/>
        </w:rPr>
        <w:t>а</w:t>
      </w:r>
      <w:r>
        <w:rPr>
          <w:sz w:val="24"/>
        </w:rPr>
        <w:t xml:space="preserve"> — случаться с кем-либо</w:t>
      </w:r>
    </w:p>
    <w:p>
      <w:pPr>
        <w:pStyle w:val="Normal1"/>
        <w:spacing w:lineRule="auto" w:line="240"/>
        <w:ind w:firstLine="284" w:end="0"/>
        <w:rPr/>
      </w:pPr>
      <w:r>
        <w:rPr>
          <w:sz w:val="24"/>
        </w:rPr>
        <w:t xml:space="preserve">                             </w:t>
      </w:r>
      <w:r>
        <w:rPr>
          <w:sz w:val="24"/>
        </w:rPr>
        <w:t xml:space="preserve">(~ </w:t>
      </w:r>
      <w:r>
        <w:rPr>
          <w:i/>
          <w:iCs/>
          <w:sz w:val="24"/>
        </w:rPr>
        <w:t>аl</w:t>
      </w:r>
      <w:r>
        <w:rPr>
          <w:sz w:val="24"/>
        </w:rPr>
        <w:t xml:space="preserve"> </w:t>
      </w:r>
      <w:r>
        <w:rPr>
          <w:sz w:val="24"/>
          <w:lang w:val="en-US"/>
        </w:rPr>
        <w:t>campesino</w:t>
      </w:r>
      <w:r>
        <w:rPr>
          <w:sz w:val="24"/>
        </w:rPr>
        <w:t xml:space="preserve">) </w:t>
      </w:r>
    </w:p>
    <w:p>
      <w:pPr>
        <w:pStyle w:val="Normal1"/>
        <w:spacing w:lineRule="auto" w:line="240"/>
        <w:ind w:firstLine="709" w:end="0"/>
        <w:rPr/>
      </w:pPr>
      <w:r>
        <w:rPr>
          <w:b/>
          <w:bCs/>
          <w:sz w:val="24"/>
          <w:lang w:val="en-US"/>
        </w:rPr>
        <w:t>en</w:t>
      </w:r>
      <w:r>
        <w:rPr>
          <w:sz w:val="24"/>
        </w:rPr>
        <w:t xml:space="preserve"> — случаться, приключаться когда-либо</w:t>
      </w:r>
    </w:p>
    <w:p>
      <w:pPr>
        <w:pStyle w:val="Normal1"/>
        <w:spacing w:lineRule="auto" w:line="240"/>
        <w:ind w:firstLine="284" w:end="0"/>
        <w:rPr/>
      </w:pPr>
      <w:r>
        <w:rPr>
          <w:sz w:val="24"/>
        </w:rPr>
        <w:t xml:space="preserve">                             </w:t>
      </w:r>
      <w:r>
        <w:rPr>
          <w:sz w:val="24"/>
          <w:lang w:val="en-US"/>
        </w:rPr>
        <w:t>(~ era tal tiempo)</w:t>
      </w:r>
    </w:p>
    <w:p>
      <w:pPr>
        <w:pStyle w:val="Normal1"/>
        <w:spacing w:lineRule="auto" w:line="240"/>
        <w:ind w:firstLine="284" w:end="0"/>
        <w:rPr/>
      </w:pPr>
      <w:r>
        <w:rPr>
          <w:sz w:val="24"/>
          <w:lang w:val="en-US"/>
        </w:rPr>
        <w:t>Acalorarse</w:t>
      </w:r>
      <w:r>
        <w:rPr>
          <w:sz w:val="24"/>
        </w:rPr>
        <w:t xml:space="preserve"> </w:t>
      </w:r>
      <w:r>
        <w:rPr>
          <w:b/>
          <w:bCs/>
          <w:sz w:val="24"/>
          <w:lang w:val="en-US"/>
        </w:rPr>
        <w:t>con</w:t>
      </w:r>
      <w:r>
        <w:rPr>
          <w:b/>
          <w:bCs/>
          <w:sz w:val="24"/>
        </w:rPr>
        <w:t xml:space="preserve">, </w:t>
      </w:r>
      <w:r>
        <w:rPr>
          <w:b/>
          <w:bCs/>
          <w:sz w:val="24"/>
          <w:lang w:val="en-US"/>
        </w:rPr>
        <w:t>en</w:t>
      </w:r>
      <w:r>
        <w:rPr>
          <w:b/>
          <w:bCs/>
          <w:sz w:val="24"/>
        </w:rPr>
        <w:t>, ро</w:t>
      </w:r>
      <w:r>
        <w:rPr>
          <w:b/>
          <w:bCs/>
          <w:sz w:val="24"/>
          <w:lang w:val="en-US"/>
        </w:rPr>
        <w:t>r</w:t>
      </w:r>
      <w:r>
        <w:rPr>
          <w:sz w:val="24"/>
        </w:rPr>
        <w:t xml:space="preserve"> — разгорячиться, прийти в возбуждение от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 xml:space="preserve">con, en, </w:t>
      </w:r>
      <w:r>
        <w:rPr>
          <w:i/>
          <w:iCs/>
          <w:sz w:val="24"/>
        </w:rPr>
        <w:t>ро</w:t>
      </w:r>
      <w:r>
        <w:rPr>
          <w:i/>
          <w:iCs/>
          <w:sz w:val="24"/>
          <w:lang w:val="en-US"/>
        </w:rPr>
        <w:t>r</w:t>
      </w:r>
      <w:r>
        <w:rPr>
          <w:sz w:val="24"/>
          <w:lang w:val="en-US"/>
        </w:rPr>
        <w:t xml:space="preserve"> la disputa) </w:t>
      </w:r>
    </w:p>
    <w:p>
      <w:pPr>
        <w:pStyle w:val="Normal1"/>
        <w:spacing w:lineRule="auto" w:line="240"/>
        <w:ind w:firstLine="284" w:end="0"/>
        <w:rPr/>
      </w:pPr>
      <w:r>
        <w:rPr>
          <w:sz w:val="24"/>
          <w:lang w:val="en-US"/>
        </w:rPr>
        <w:t>Acceder</w:t>
      </w:r>
      <w:r>
        <w:rPr>
          <w:sz w:val="24"/>
        </w:rPr>
        <w:t xml:space="preserve"> </w:t>
      </w:r>
      <w:r>
        <w:rPr>
          <w:b/>
          <w:bCs/>
          <w:sz w:val="24"/>
          <w:lang w:val="en-US"/>
        </w:rPr>
        <w:t>a</w:t>
      </w:r>
      <w:r>
        <w:rPr>
          <w:sz w:val="24"/>
        </w:rPr>
        <w:t xml:space="preserve"> — соглашаться с чем-либо, присоединяться (к мнению и т.п.)</w:t>
      </w:r>
    </w:p>
    <w:p>
      <w:pPr>
        <w:pStyle w:val="Normal1"/>
        <w:spacing w:lineRule="auto" w:line="240"/>
        <w:ind w:firstLine="284" w:end="0"/>
        <w:rPr/>
      </w:pPr>
      <w:r>
        <w:rPr>
          <w:sz w:val="24"/>
        </w:rPr>
        <w:t xml:space="preserve">                             </w:t>
      </w:r>
      <w:r>
        <w:rPr>
          <w:sz w:val="24"/>
          <w:lang w:val="en-US"/>
        </w:rPr>
        <w:t xml:space="preserve">(~ </w:t>
      </w:r>
      <w:r>
        <w:rPr>
          <w:i/>
          <w:iCs/>
          <w:sz w:val="24"/>
        </w:rPr>
        <w:t>а</w:t>
      </w:r>
      <w:r>
        <w:rPr>
          <w:sz w:val="24"/>
          <w:lang w:val="en-US"/>
        </w:rPr>
        <w:t xml:space="preserve"> la inspeccion) </w:t>
      </w:r>
    </w:p>
    <w:p>
      <w:pPr>
        <w:pStyle w:val="Normal1"/>
        <w:spacing w:lineRule="auto" w:line="240"/>
        <w:ind w:firstLine="284" w:end="0"/>
        <w:rPr/>
      </w:pPr>
      <w:r>
        <w:rPr>
          <w:sz w:val="24"/>
          <w:lang w:val="en-US"/>
        </w:rPr>
        <w:t>Acercarse</w:t>
      </w:r>
      <w:r>
        <w:rPr>
          <w:sz w:val="24"/>
        </w:rPr>
        <w:t xml:space="preserve"> </w:t>
      </w:r>
      <w:r>
        <w:rPr>
          <w:b/>
          <w:bCs/>
          <w:sz w:val="24"/>
          <w:lang w:val="en-US"/>
        </w:rPr>
        <w:t>a</w:t>
      </w:r>
      <w:r>
        <w:rPr>
          <w:sz w:val="24"/>
        </w:rPr>
        <w:t xml:space="preserve"> — приближаться к чему-либо, к кому-либо</w:t>
      </w:r>
    </w:p>
    <w:p>
      <w:pPr>
        <w:pStyle w:val="Normal1"/>
        <w:spacing w:lineRule="auto" w:line="240"/>
        <w:ind w:firstLine="284" w:end="0"/>
        <w:rPr/>
      </w:pPr>
      <w:r>
        <w:rPr>
          <w:sz w:val="24"/>
        </w:rPr>
        <w:t xml:space="preserve">                             </w:t>
      </w:r>
      <w:r>
        <w:rPr>
          <w:sz w:val="24"/>
          <w:lang w:val="en-US"/>
        </w:rPr>
        <w:t xml:space="preserve">(~ </w:t>
      </w:r>
      <w:r>
        <w:rPr>
          <w:i/>
          <w:iCs/>
          <w:sz w:val="24"/>
        </w:rPr>
        <w:t>а</w:t>
      </w:r>
      <w:r>
        <w:rPr>
          <w:sz w:val="24"/>
          <w:lang w:val="en-US"/>
        </w:rPr>
        <w:t xml:space="preserve"> la casa)  </w:t>
      </w:r>
    </w:p>
    <w:p>
      <w:pPr>
        <w:pStyle w:val="Normal1"/>
        <w:spacing w:lineRule="auto" w:line="240"/>
        <w:ind w:firstLine="284" w:end="0"/>
        <w:rPr/>
      </w:pPr>
      <w:r>
        <w:rPr>
          <w:sz w:val="24"/>
          <w:lang w:val="en-US"/>
        </w:rPr>
        <w:t>Acertar</w:t>
      </w:r>
      <w:r>
        <w:rPr>
          <w:sz w:val="24"/>
        </w:rPr>
        <w:t xml:space="preserve"> </w:t>
      </w:r>
      <w:r>
        <w:rPr>
          <w:b/>
          <w:bCs/>
          <w:sz w:val="24"/>
          <w:lang w:val="en-US"/>
        </w:rPr>
        <w:t>con</w:t>
      </w:r>
      <w:r>
        <w:rPr>
          <w:sz w:val="24"/>
        </w:rPr>
        <w:t xml:space="preserve"> — найти, обнаружить, отыскать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las oficinas) </w:t>
      </w:r>
    </w:p>
    <w:p>
      <w:pPr>
        <w:pStyle w:val="Normal1"/>
        <w:spacing w:lineRule="auto" w:line="240"/>
        <w:ind w:firstLine="709" w:end="0"/>
        <w:rPr/>
      </w:pPr>
      <w:r>
        <w:rPr>
          <w:b/>
          <w:bCs/>
          <w:sz w:val="24"/>
        </w:rPr>
        <w:t>а</w:t>
      </w:r>
      <w:r>
        <w:rPr>
          <w:sz w:val="24"/>
        </w:rPr>
        <w:t xml:space="preserve"> — попасть в цель, достичь чего-либо</w:t>
      </w:r>
    </w:p>
    <w:p>
      <w:pPr>
        <w:pStyle w:val="Normal1"/>
        <w:spacing w:lineRule="auto" w:line="240"/>
        <w:ind w:firstLine="709" w:end="0"/>
        <w:rPr/>
      </w:pPr>
      <w:r>
        <w:rPr>
          <w:sz w:val="24"/>
        </w:rPr>
        <w:t xml:space="preserve">                            </w:t>
      </w:r>
      <w:r>
        <w:rPr>
          <w:sz w:val="24"/>
        </w:rPr>
        <w:t xml:space="preserve">(~ </w:t>
      </w:r>
      <w:r>
        <w:rPr>
          <w:i/>
          <w:iCs/>
          <w:sz w:val="24"/>
        </w:rPr>
        <w:t>а</w:t>
      </w:r>
      <w:r>
        <w:rPr>
          <w:i/>
          <w:iCs/>
          <w:sz w:val="24"/>
          <w:lang w:val="en-US"/>
        </w:rPr>
        <w:t>l</w:t>
      </w:r>
      <w:r>
        <w:rPr>
          <w:sz w:val="24"/>
        </w:rPr>
        <w:t xml:space="preserve"> </w:t>
      </w:r>
      <w:r>
        <w:rPr>
          <w:sz w:val="24"/>
          <w:lang w:val="en-US"/>
        </w:rPr>
        <w:t>blanco</w:t>
      </w:r>
      <w:r>
        <w:rPr>
          <w:sz w:val="24"/>
        </w:rPr>
        <w:t xml:space="preserve">) </w:t>
      </w:r>
    </w:p>
    <w:p>
      <w:pPr>
        <w:pStyle w:val="Normal1"/>
        <w:spacing w:lineRule="auto" w:line="240"/>
        <w:ind w:firstLine="709" w:end="0"/>
        <w:rPr/>
      </w:pPr>
      <w:r>
        <w:rPr>
          <w:b/>
          <w:bCs/>
          <w:sz w:val="24"/>
          <w:lang w:val="en-US"/>
        </w:rPr>
        <w:t>en</w:t>
      </w:r>
      <w:r>
        <w:rPr>
          <w:sz w:val="24"/>
        </w:rPr>
        <w:t xml:space="preserve"> — угадать, удачно сделать что-либо, правильно предсказать</w:t>
      </w:r>
    </w:p>
    <w:p>
      <w:pPr>
        <w:pStyle w:val="Normal1"/>
        <w:spacing w:lineRule="auto" w:line="240"/>
        <w:ind w:firstLine="709" w:end="0"/>
        <w:rPr/>
      </w:pPr>
      <w:r>
        <w:rPr>
          <w:sz w:val="24"/>
        </w:rPr>
        <w:t xml:space="preserve">                           </w:t>
      </w:r>
      <w:r>
        <w:rPr>
          <w:sz w:val="24"/>
          <w:lang w:val="en-US"/>
        </w:rPr>
        <w:t xml:space="preserve">(~ </w:t>
      </w:r>
      <w:r>
        <w:rPr>
          <w:i/>
          <w:iCs/>
          <w:sz w:val="24"/>
          <w:lang w:val="en-US"/>
        </w:rPr>
        <w:t>en</w:t>
      </w:r>
      <w:r>
        <w:rPr>
          <w:sz w:val="24"/>
          <w:lang w:val="en-US"/>
        </w:rPr>
        <w:t xml:space="preserve"> el prondstico)</w:t>
      </w:r>
    </w:p>
    <w:p>
      <w:pPr>
        <w:pStyle w:val="Normal1"/>
        <w:spacing w:lineRule="auto" w:line="240"/>
        <w:ind w:firstLine="284" w:end="0"/>
        <w:rPr/>
      </w:pPr>
      <w:r>
        <w:rPr>
          <w:b/>
          <w:bCs/>
          <w:sz w:val="24"/>
        </w:rPr>
        <w:t>а</w:t>
      </w:r>
      <w:r>
        <w:rPr>
          <w:sz w:val="24"/>
        </w:rPr>
        <w:t xml:space="preserve"> + </w:t>
      </w:r>
      <w:r>
        <w:rPr>
          <w:i/>
          <w:iCs/>
          <w:sz w:val="24"/>
        </w:rPr>
        <w:t>infinitivo</w:t>
      </w:r>
      <w:r>
        <w:rPr>
          <w:sz w:val="24"/>
        </w:rPr>
        <w:t xml:space="preserve"> происходить, случаться в какой-то момент </w:t>
      </w:r>
    </w:p>
    <w:p>
      <w:pPr>
        <w:pStyle w:val="Normal1"/>
        <w:spacing w:lineRule="auto" w:line="240"/>
        <w:ind w:firstLine="284" w:end="0"/>
        <w:rPr/>
      </w:pPr>
      <w:r>
        <w:rPr>
          <w:sz w:val="24"/>
          <w:lang w:val="en-US"/>
        </w:rPr>
        <w:t xml:space="preserve">                         </w:t>
      </w:r>
      <w:r>
        <w:rPr>
          <w:sz w:val="24"/>
          <w:lang w:val="en-US"/>
        </w:rPr>
        <w:t xml:space="preserve">(Acertó </w:t>
      </w:r>
      <w:r>
        <w:rPr>
          <w:sz w:val="24"/>
        </w:rPr>
        <w:t>а</w:t>
      </w:r>
      <w:r>
        <w:rPr>
          <w:sz w:val="24"/>
          <w:lang w:val="en-US"/>
        </w:rPr>
        <w:t xml:space="preserve"> recibir la carta aquel día.)</w:t>
      </w:r>
    </w:p>
    <w:p>
      <w:pPr>
        <w:pStyle w:val="Normal1"/>
        <w:spacing w:lineRule="auto" w:line="240"/>
        <w:ind w:firstLine="284" w:end="0"/>
        <w:rPr/>
      </w:pPr>
      <w:r>
        <w:rPr>
          <w:sz w:val="24"/>
          <w:lang w:val="en-US"/>
        </w:rPr>
        <w:t>Acomodarse</w:t>
      </w:r>
      <w:r>
        <w:rPr>
          <w:sz w:val="24"/>
        </w:rPr>
        <w:t xml:space="preserve"> </w:t>
      </w:r>
      <w:r>
        <w:rPr>
          <w:b/>
          <w:bCs/>
          <w:sz w:val="24"/>
          <w:lang w:val="en-US"/>
        </w:rPr>
        <w:t>a</w:t>
      </w:r>
      <w:r>
        <w:rPr>
          <w:b/>
          <w:bCs/>
          <w:sz w:val="24"/>
        </w:rPr>
        <w:t xml:space="preserve">, </w:t>
      </w:r>
      <w:r>
        <w:rPr>
          <w:b/>
          <w:bCs/>
          <w:sz w:val="24"/>
          <w:lang w:val="en-US"/>
        </w:rPr>
        <w:t>con</w:t>
      </w:r>
      <w:r>
        <w:rPr>
          <w:sz w:val="24"/>
        </w:rPr>
        <w:t xml:space="preserve"> — приноравливаться, приспосабливаться</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nuevas obligaciones) </w:t>
      </w:r>
    </w:p>
    <w:p>
      <w:pPr>
        <w:pStyle w:val="Normal1"/>
        <w:spacing w:lineRule="auto" w:line="240"/>
        <w:ind w:firstLine="709" w:end="0"/>
        <w:rPr/>
      </w:pPr>
      <w:r>
        <w:rPr>
          <w:b/>
          <w:bCs/>
          <w:sz w:val="24"/>
          <w:lang w:val="en-US"/>
        </w:rPr>
        <w:t>de</w:t>
      </w:r>
      <w:r>
        <w:rPr>
          <w:sz w:val="24"/>
        </w:rPr>
        <w:t xml:space="preserve"> — поступать на работу в качестве кого-либо</w:t>
      </w:r>
    </w:p>
    <w:p>
      <w:pPr>
        <w:pStyle w:val="Normal1"/>
        <w:spacing w:lineRule="auto" w:line="240"/>
        <w:ind w:firstLine="709" w:end="0"/>
        <w:rPr/>
      </w:pPr>
      <w:r>
        <w:rPr>
          <w:sz w:val="24"/>
        </w:rPr>
        <w:t xml:space="preserve">                           </w:t>
      </w:r>
      <w:r>
        <w:rPr>
          <w:sz w:val="24"/>
        </w:rPr>
        <w:t xml:space="preserve">(~ </w:t>
      </w:r>
      <w:r>
        <w:rPr>
          <w:i/>
          <w:iCs/>
          <w:sz w:val="24"/>
          <w:lang w:val="en-US"/>
        </w:rPr>
        <w:t>de</w:t>
      </w:r>
      <w:r>
        <w:rPr>
          <w:sz w:val="24"/>
        </w:rPr>
        <w:t xml:space="preserve"> </w:t>
      </w:r>
      <w:r>
        <w:rPr>
          <w:sz w:val="24"/>
          <w:lang w:val="en-US"/>
        </w:rPr>
        <w:t>escribano</w:t>
      </w:r>
      <w:r>
        <w:rPr>
          <w:sz w:val="24"/>
        </w:rPr>
        <w:t xml:space="preserve">) </w:t>
      </w:r>
    </w:p>
    <w:p>
      <w:pPr>
        <w:pStyle w:val="Normal1"/>
        <w:spacing w:lineRule="auto" w:line="240"/>
        <w:ind w:firstLine="709" w:end="0"/>
        <w:rPr/>
      </w:pPr>
      <w:r>
        <w:rPr>
          <w:b/>
          <w:bCs/>
          <w:sz w:val="24"/>
          <w:lang w:val="en-US"/>
        </w:rPr>
        <w:t>en</w:t>
      </w:r>
      <w:r>
        <w:rPr>
          <w:sz w:val="24"/>
        </w:rPr>
        <w:t xml:space="preserve"> — поступать на службу, на работу куда-либо</w:t>
      </w:r>
    </w:p>
    <w:p>
      <w:pPr>
        <w:pStyle w:val="Normal1"/>
        <w:spacing w:lineRule="auto" w:line="240"/>
        <w:ind w:firstLine="709" w:end="0"/>
        <w:rPr/>
      </w:pPr>
      <w:r>
        <w:rPr>
          <w:sz w:val="24"/>
        </w:rPr>
        <w:t xml:space="preserve">                             </w:t>
      </w:r>
      <w:r>
        <w:rPr>
          <w:sz w:val="24"/>
          <w:lang w:val="en-US"/>
        </w:rPr>
        <w:t xml:space="preserve">(~ </w:t>
      </w:r>
      <w:r>
        <w:rPr>
          <w:i/>
          <w:iCs/>
          <w:sz w:val="24"/>
        </w:rPr>
        <w:t>е</w:t>
      </w:r>
      <w:r>
        <w:rPr>
          <w:i/>
          <w:iCs/>
          <w:sz w:val="24"/>
          <w:lang w:val="en-US"/>
        </w:rPr>
        <w:t>n</w:t>
      </w:r>
      <w:r>
        <w:rPr>
          <w:sz w:val="24"/>
          <w:lang w:val="en-US"/>
        </w:rPr>
        <w:t xml:space="preserve"> una casa) </w:t>
      </w:r>
    </w:p>
    <w:p>
      <w:pPr>
        <w:pStyle w:val="Normal1"/>
        <w:spacing w:lineRule="auto" w:line="240"/>
        <w:ind w:firstLine="284" w:end="0"/>
        <w:rPr/>
      </w:pPr>
      <w:r>
        <w:rPr>
          <w:sz w:val="24"/>
          <w:lang w:val="en-US"/>
        </w:rPr>
        <w:t>Acompa</w:t>
      </w:r>
      <w:r>
        <w:rPr>
          <w:sz w:val="24"/>
        </w:rPr>
        <w:t>ñ</w:t>
      </w:r>
      <w:r>
        <w:rPr>
          <w:sz w:val="24"/>
          <w:lang w:val="en-US"/>
        </w:rPr>
        <w:t>ar</w:t>
      </w:r>
      <w:r>
        <w:rPr>
          <w:sz w:val="24"/>
        </w:rPr>
        <w:t xml:space="preserve"> </w:t>
      </w:r>
      <w:r>
        <w:rPr>
          <w:b/>
          <w:bCs/>
          <w:sz w:val="24"/>
          <w:lang w:val="en-US"/>
        </w:rPr>
        <w:t>a</w:t>
      </w:r>
      <w:r>
        <w:rPr>
          <w:sz w:val="24"/>
        </w:rPr>
        <w:t xml:space="preserve"> — сопровождать, провожать куда-либо</w:t>
      </w:r>
    </w:p>
    <w:p>
      <w:pPr>
        <w:pStyle w:val="Normal1"/>
        <w:spacing w:lineRule="auto" w:line="240"/>
        <w:ind w:firstLine="284" w:end="0"/>
        <w:rPr/>
      </w:pPr>
      <w:r>
        <w:rPr>
          <w:sz w:val="24"/>
        </w:rPr>
        <w:t xml:space="preserve">                           </w:t>
      </w:r>
      <w:r>
        <w:rPr>
          <w:sz w:val="24"/>
          <w:lang w:val="en-US"/>
        </w:rPr>
        <w:t xml:space="preserve">(~ </w:t>
      </w:r>
      <w:r>
        <w:rPr>
          <w:i/>
          <w:iCs/>
          <w:sz w:val="24"/>
        </w:rPr>
        <w:t>а</w:t>
      </w:r>
      <w:r>
        <w:rPr>
          <w:sz w:val="24"/>
          <w:lang w:val="en-US"/>
        </w:rPr>
        <w:t xml:space="preserve"> la estacion) </w:t>
      </w:r>
    </w:p>
    <w:p>
      <w:pPr>
        <w:pStyle w:val="Normal1"/>
        <w:spacing w:lineRule="auto" w:line="240"/>
        <w:ind w:firstLine="709" w:end="0"/>
        <w:rPr/>
      </w:pPr>
      <w:r>
        <w:rPr>
          <w:b/>
          <w:bCs/>
          <w:sz w:val="24"/>
          <w:lang w:val="en-US"/>
        </w:rPr>
        <w:t>con</w:t>
      </w:r>
      <w:r>
        <w:rPr>
          <w:b/>
          <w:bCs/>
          <w:sz w:val="24"/>
        </w:rPr>
        <w:t xml:space="preserve">, </w:t>
      </w:r>
      <w:r>
        <w:rPr>
          <w:b/>
          <w:bCs/>
          <w:sz w:val="24"/>
          <w:lang w:val="en-US"/>
        </w:rPr>
        <w:t>de</w:t>
      </w:r>
      <w:r>
        <w:rPr>
          <w:sz w:val="24"/>
        </w:rPr>
        <w:t xml:space="preserve"> — сопровождать что-либо чем-либо</w:t>
      </w:r>
    </w:p>
    <w:p>
      <w:pPr>
        <w:pStyle w:val="Normal1"/>
        <w:spacing w:lineRule="auto" w:line="240"/>
        <w:ind w:firstLine="284" w:end="0"/>
        <w:rPr/>
      </w:pPr>
      <w:r>
        <w:rPr>
          <w:sz w:val="24"/>
        </w:rPr>
        <w:t xml:space="preserve">                           </w:t>
      </w:r>
      <w:r>
        <w:rPr>
          <w:sz w:val="24"/>
          <w:lang w:val="en-US"/>
        </w:rPr>
        <w:t xml:space="preserve">(~ el texto </w:t>
      </w:r>
      <w:r>
        <w:rPr>
          <w:i/>
          <w:iCs/>
          <w:sz w:val="24"/>
          <w:lang w:val="en-US"/>
        </w:rPr>
        <w:t>con, de</w:t>
      </w:r>
      <w:r>
        <w:rPr>
          <w:sz w:val="24"/>
          <w:lang w:val="en-US"/>
        </w:rPr>
        <w:t xml:space="preserve"> ejemplos)</w:t>
      </w:r>
    </w:p>
    <w:p>
      <w:pPr>
        <w:pStyle w:val="Normal1"/>
        <w:spacing w:lineRule="auto" w:line="240"/>
        <w:ind w:firstLine="284" w:end="0"/>
        <w:rPr/>
      </w:pPr>
      <w:r>
        <w:rPr>
          <w:sz w:val="24"/>
          <w:lang w:val="en-US"/>
        </w:rPr>
        <w:t>Aconsejarse</w:t>
      </w:r>
      <w:r>
        <w:rPr>
          <w:sz w:val="24"/>
        </w:rPr>
        <w:t xml:space="preserve"> </w:t>
      </w:r>
      <w:r>
        <w:rPr>
          <w:b/>
          <w:bCs/>
          <w:sz w:val="24"/>
          <w:lang w:val="en-US"/>
        </w:rPr>
        <w:t>con</w:t>
      </w:r>
      <w:r>
        <w:rPr>
          <w:b/>
          <w:bCs/>
          <w:sz w:val="24"/>
        </w:rPr>
        <w:t xml:space="preserve">, </w:t>
      </w:r>
      <w:r>
        <w:rPr>
          <w:b/>
          <w:bCs/>
          <w:sz w:val="24"/>
          <w:lang w:val="en-US"/>
        </w:rPr>
        <w:t>de</w:t>
      </w:r>
      <w:r>
        <w:rPr>
          <w:sz w:val="24"/>
        </w:rPr>
        <w:t xml:space="preserve"> — советоваться с кем-либо, получать совет у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de</w:t>
      </w:r>
      <w:r>
        <w:rPr>
          <w:sz w:val="24"/>
          <w:lang w:val="en-US"/>
        </w:rPr>
        <w:t xml:space="preserve"> lamadre) </w:t>
      </w:r>
    </w:p>
    <w:p>
      <w:pPr>
        <w:pStyle w:val="Normal1"/>
        <w:spacing w:lineRule="auto" w:line="240"/>
        <w:ind w:firstLine="284" w:end="0"/>
        <w:rPr/>
      </w:pPr>
      <w:r>
        <w:rPr>
          <w:sz w:val="24"/>
          <w:lang w:val="en-US"/>
        </w:rPr>
        <w:t>Acontecer</w:t>
      </w:r>
      <w:r>
        <w:rPr>
          <w:sz w:val="24"/>
        </w:rPr>
        <w:t xml:space="preserve"> </w:t>
      </w:r>
      <w:r>
        <w:rPr>
          <w:b/>
          <w:bCs/>
          <w:sz w:val="24"/>
          <w:lang w:val="en-US"/>
        </w:rPr>
        <w:t>a</w:t>
      </w:r>
      <w:r>
        <w:rPr>
          <w:b/>
          <w:bCs/>
          <w:sz w:val="24"/>
        </w:rPr>
        <w:t xml:space="preserve">, </w:t>
      </w:r>
      <w:r>
        <w:rPr>
          <w:b/>
          <w:bCs/>
          <w:sz w:val="24"/>
          <w:lang w:val="en-US"/>
        </w:rPr>
        <w:t>con</w:t>
      </w:r>
      <w:r>
        <w:rPr>
          <w:sz w:val="24"/>
        </w:rPr>
        <w:t xml:space="preserve"> — случаться с кем-либо, происходить с кем-либо</w:t>
      </w:r>
    </w:p>
    <w:p>
      <w:pPr>
        <w:pStyle w:val="Normal1"/>
        <w:spacing w:lineRule="auto" w:line="240"/>
        <w:ind w:firstLine="284" w:end="0"/>
        <w:rPr/>
      </w:pPr>
      <w:r>
        <w:rPr>
          <w:sz w:val="24"/>
        </w:rPr>
        <w:t xml:space="preserve">                            </w:t>
      </w:r>
      <w:r>
        <w:rPr>
          <w:sz w:val="24"/>
          <w:lang w:val="en-US"/>
        </w:rPr>
        <w:t xml:space="preserve">(~ </w:t>
      </w:r>
      <w:r>
        <w:rPr>
          <w:sz w:val="24"/>
        </w:rPr>
        <w:t>а</w:t>
      </w:r>
      <w:r>
        <w:rPr>
          <w:sz w:val="24"/>
          <w:lang w:val="en-US"/>
        </w:rPr>
        <w:t xml:space="preserve">, con mis vecinos) </w:t>
      </w:r>
    </w:p>
    <w:p>
      <w:pPr>
        <w:pStyle w:val="Normal1"/>
        <w:spacing w:lineRule="auto" w:line="240"/>
        <w:ind w:firstLine="284" w:end="0"/>
        <w:rPr/>
      </w:pPr>
      <w:r>
        <w:rPr>
          <w:sz w:val="24"/>
          <w:lang w:val="en-US"/>
        </w:rPr>
        <w:t>Acordarse</w:t>
      </w:r>
      <w:r>
        <w:rPr>
          <w:sz w:val="24"/>
        </w:rPr>
        <w:t xml:space="preserve"> </w:t>
      </w:r>
      <w:r>
        <w:rPr>
          <w:b/>
          <w:bCs/>
          <w:sz w:val="24"/>
          <w:lang w:val="en-US"/>
        </w:rPr>
        <w:t>con</w:t>
      </w:r>
      <w:r>
        <w:rPr>
          <w:sz w:val="24"/>
        </w:rPr>
        <w:t xml:space="preserve"> — приходить к соглашению, договариваться с кем-либо</w:t>
      </w:r>
    </w:p>
    <w:p>
      <w:pPr>
        <w:pStyle w:val="Normal1"/>
        <w:spacing w:lineRule="auto" w:line="240"/>
        <w:ind w:firstLine="284" w:end="0"/>
        <w:rPr/>
      </w:pPr>
      <w:r>
        <w:rPr>
          <w:sz w:val="24"/>
        </w:rPr>
        <w:t xml:space="preserve">                            </w:t>
      </w:r>
      <w:r>
        <w:rPr>
          <w:sz w:val="24"/>
          <w:lang w:val="en-US"/>
        </w:rPr>
        <w:t xml:space="preserve">(~ con los contraries) </w:t>
      </w:r>
    </w:p>
    <w:p>
      <w:pPr>
        <w:pStyle w:val="Normal1"/>
        <w:spacing w:lineRule="auto" w:line="240"/>
        <w:ind w:firstLine="709" w:end="0"/>
        <w:rPr/>
      </w:pPr>
      <w:r>
        <w:rPr>
          <w:b/>
          <w:bCs/>
          <w:sz w:val="24"/>
          <w:lang w:val="en-US"/>
        </w:rPr>
        <w:t>de</w:t>
      </w:r>
      <w:r>
        <w:rPr>
          <w:sz w:val="24"/>
        </w:rPr>
        <w:t xml:space="preserve"> — вспоминать о чем-либо, о ком-либо</w:t>
      </w:r>
    </w:p>
    <w:p>
      <w:pPr>
        <w:pStyle w:val="Normal1"/>
        <w:spacing w:lineRule="auto" w:line="240"/>
        <w:ind w:firstLine="709" w:end="0"/>
        <w:rPr/>
      </w:pPr>
      <w:r>
        <w:rPr>
          <w:sz w:val="24"/>
        </w:rPr>
        <w:t xml:space="preserve">                           </w:t>
      </w:r>
      <w:r>
        <w:rPr>
          <w:sz w:val="24"/>
          <w:lang w:val="en-US"/>
        </w:rPr>
        <w:t>(~ de lo pasado)</w:t>
      </w:r>
    </w:p>
    <w:p>
      <w:pPr>
        <w:pStyle w:val="Normal1"/>
        <w:spacing w:lineRule="auto" w:line="240"/>
        <w:ind w:firstLine="284" w:end="0"/>
        <w:rPr/>
      </w:pPr>
      <w:r>
        <w:rPr>
          <w:sz w:val="24"/>
          <w:lang w:val="en-US"/>
        </w:rPr>
        <w:t>Acostumbrarse</w:t>
      </w:r>
      <w:r>
        <w:rPr>
          <w:sz w:val="24"/>
        </w:rPr>
        <w:t xml:space="preserve"> </w:t>
      </w:r>
      <w:r>
        <w:rPr>
          <w:b/>
          <w:bCs/>
          <w:sz w:val="24"/>
          <w:lang w:val="en-US"/>
        </w:rPr>
        <w:t>a</w:t>
      </w:r>
      <w:r>
        <w:rPr>
          <w:sz w:val="24"/>
        </w:rPr>
        <w:t xml:space="preserve"> — приучаться к чему-либо, привыкать к кому-либо, чему-либо</w:t>
      </w:r>
    </w:p>
    <w:p>
      <w:pPr>
        <w:pStyle w:val="Normal1"/>
        <w:spacing w:lineRule="auto" w:line="240"/>
        <w:ind w:firstLine="284" w:end="0"/>
        <w:rPr/>
      </w:pPr>
      <w:r>
        <w:rPr>
          <w:sz w:val="24"/>
        </w:rPr>
        <w:t xml:space="preserve">                           </w:t>
      </w:r>
      <w:r>
        <w:rPr>
          <w:sz w:val="24"/>
          <w:lang w:val="en-US"/>
        </w:rPr>
        <w:t xml:space="preserve">(~ </w:t>
      </w:r>
      <w:r>
        <w:rPr>
          <w:i/>
          <w:iCs/>
          <w:sz w:val="24"/>
        </w:rPr>
        <w:t>а</w:t>
      </w:r>
      <w:r>
        <w:rPr>
          <w:sz w:val="24"/>
          <w:lang w:val="en-US"/>
        </w:rPr>
        <w:t xml:space="preserve"> la lectura) </w:t>
      </w:r>
    </w:p>
    <w:p>
      <w:pPr>
        <w:pStyle w:val="Normal1"/>
        <w:spacing w:lineRule="auto" w:line="240"/>
        <w:ind w:firstLine="284" w:end="0"/>
        <w:rPr/>
      </w:pPr>
      <w:r>
        <w:rPr>
          <w:sz w:val="24"/>
          <w:lang w:val="en-US"/>
        </w:rPr>
        <w:t>Acreditarse</w:t>
      </w:r>
      <w:r>
        <w:rPr>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приобретать чье-либо доверие</w:t>
      </w:r>
    </w:p>
    <w:p>
      <w:pPr>
        <w:pStyle w:val="Normal1"/>
        <w:spacing w:lineRule="auto" w:line="240"/>
        <w:ind w:firstLine="1985" w:end="0"/>
        <w:rPr/>
      </w:pPr>
      <w:r>
        <w:rPr>
          <w:sz w:val="24"/>
          <w:lang w:val="en-US"/>
        </w:rPr>
        <w:t xml:space="preserve">(~ </w:t>
      </w:r>
      <w:r>
        <w:rPr>
          <w:i/>
          <w:iCs/>
          <w:sz w:val="24"/>
          <w:lang w:val="en-US"/>
        </w:rPr>
        <w:t xml:space="preserve">con, </w:t>
      </w:r>
      <w:r>
        <w:rPr>
          <w:i/>
          <w:iCs/>
          <w:sz w:val="24"/>
        </w:rPr>
        <w:t>р</w:t>
      </w:r>
      <w:r>
        <w:rPr>
          <w:i/>
          <w:iCs/>
          <w:sz w:val="24"/>
          <w:lang w:val="en-US"/>
        </w:rPr>
        <w:t>ar</w:t>
      </w:r>
      <w:r>
        <w:rPr>
          <w:i/>
          <w:iCs/>
          <w:sz w:val="24"/>
        </w:rPr>
        <w:t>а</w:t>
      </w:r>
      <w:r>
        <w:rPr>
          <w:i/>
          <w:iCs/>
          <w:sz w:val="24"/>
          <w:lang w:val="en-US"/>
        </w:rPr>
        <w:t xml:space="preserve"> con </w:t>
      </w:r>
      <w:r>
        <w:rPr>
          <w:sz w:val="24"/>
          <w:lang w:val="en-US"/>
        </w:rPr>
        <w:t xml:space="preserve">los compañeros) </w:t>
      </w:r>
    </w:p>
    <w:p>
      <w:pPr>
        <w:pStyle w:val="Normal1"/>
        <w:spacing w:lineRule="auto" w:line="240"/>
        <w:ind w:firstLine="709" w:end="0"/>
        <w:rPr/>
      </w:pPr>
      <w:r>
        <w:rPr>
          <w:b/>
          <w:bCs/>
          <w:sz w:val="24"/>
          <w:lang w:val="en-US"/>
        </w:rPr>
        <w:t>de</w:t>
      </w:r>
      <w:r>
        <w:rPr>
          <w:sz w:val="24"/>
        </w:rPr>
        <w:t xml:space="preserve"> — прослыть кем-либо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necio</w:t>
      </w:r>
      <w:r>
        <w:rPr>
          <w:sz w:val="24"/>
        </w:rPr>
        <w:t>)</w:t>
      </w:r>
    </w:p>
    <w:p>
      <w:pPr>
        <w:pStyle w:val="Normal1"/>
        <w:spacing w:lineRule="auto" w:line="240"/>
        <w:ind w:firstLine="284" w:end="0"/>
        <w:rPr/>
      </w:pPr>
      <w:r>
        <w:rPr>
          <w:sz w:val="24"/>
          <w:lang w:val="en-US"/>
        </w:rPr>
        <w:t>Actuar</w:t>
      </w:r>
      <w:r>
        <w:rPr>
          <w:sz w:val="24"/>
        </w:rPr>
        <w:t xml:space="preserve"> </w:t>
      </w:r>
      <w:r>
        <w:rPr>
          <w:b/>
          <w:bCs/>
          <w:sz w:val="24"/>
          <w:lang w:val="en-US"/>
        </w:rPr>
        <w:t>en</w:t>
      </w:r>
      <w:r>
        <w:rPr>
          <w:sz w:val="24"/>
        </w:rPr>
        <w:t xml:space="preserve"> — выполнять какие-либо обязанности по службе, заниматься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los negocios) </w:t>
      </w:r>
    </w:p>
    <w:p>
      <w:pPr>
        <w:pStyle w:val="Normal1"/>
        <w:spacing w:lineRule="auto" w:line="240"/>
        <w:ind w:firstLine="284" w:end="0"/>
        <w:rPr/>
      </w:pPr>
      <w:r>
        <w:rPr>
          <w:sz w:val="24"/>
          <w:lang w:val="en-US"/>
        </w:rPr>
        <w:t>Acudir</w:t>
      </w:r>
      <w:r>
        <w:rPr>
          <w:sz w:val="24"/>
        </w:rPr>
        <w:t xml:space="preserve"> </w:t>
      </w:r>
      <w:r>
        <w:rPr>
          <w:b/>
          <w:bCs/>
          <w:sz w:val="24"/>
          <w:lang w:val="en-US"/>
        </w:rPr>
        <w:t>a</w:t>
      </w:r>
      <w:r>
        <w:rPr>
          <w:b/>
          <w:bCs/>
          <w:sz w:val="24"/>
        </w:rPr>
        <w:t xml:space="preserve">, </w:t>
      </w:r>
      <w:r>
        <w:rPr>
          <w:b/>
          <w:bCs/>
          <w:sz w:val="24"/>
          <w:lang w:val="en-US"/>
        </w:rPr>
        <w:t>con</w:t>
      </w:r>
      <w:r>
        <w:rPr>
          <w:sz w:val="24"/>
        </w:rPr>
        <w:t xml:space="preserve"> — прибегать к помощи чего-либо, кого-либо</w:t>
      </w:r>
    </w:p>
    <w:p>
      <w:pPr>
        <w:pStyle w:val="Normal1"/>
        <w:spacing w:lineRule="auto" w:line="240"/>
        <w:ind w:firstLine="284" w:end="0"/>
        <w:rPr/>
      </w:pPr>
      <w:r>
        <w:rPr>
          <w:sz w:val="24"/>
        </w:rPr>
        <w:t xml:space="preserve">                            </w:t>
      </w:r>
      <w:r>
        <w:rPr>
          <w:sz w:val="24"/>
          <w:lang w:val="en-US"/>
        </w:rPr>
        <w:t xml:space="preserve">(~ </w:t>
      </w:r>
      <w:r>
        <w:rPr>
          <w:i/>
          <w:iCs/>
          <w:sz w:val="24"/>
        </w:rPr>
        <w:t>а</w:t>
      </w:r>
      <w:r>
        <w:rPr>
          <w:i/>
          <w:iCs/>
          <w:sz w:val="24"/>
          <w:lang w:val="en-US"/>
        </w:rPr>
        <w:t>l, con</w:t>
      </w:r>
      <w:r>
        <w:rPr>
          <w:sz w:val="24"/>
          <w:lang w:val="en-US"/>
        </w:rPr>
        <w:t xml:space="preserve"> el remedio) </w:t>
      </w:r>
    </w:p>
    <w:p>
      <w:pPr>
        <w:pStyle w:val="Normal1"/>
        <w:spacing w:lineRule="auto" w:line="240"/>
        <w:ind w:firstLine="284" w:end="0"/>
        <w:rPr/>
      </w:pPr>
      <w:r>
        <w:rPr>
          <w:sz w:val="24"/>
          <w:lang w:val="en-US"/>
        </w:rPr>
        <w:t>Acusar</w:t>
      </w:r>
      <w:r>
        <w:rPr>
          <w:sz w:val="24"/>
        </w:rPr>
        <w:t xml:space="preserve"> </w:t>
      </w:r>
      <w:r>
        <w:rPr>
          <w:b/>
          <w:bCs/>
          <w:sz w:val="24"/>
          <w:lang w:val="en-US"/>
        </w:rPr>
        <w:t>ante</w:t>
      </w:r>
      <w:r>
        <w:rPr>
          <w:sz w:val="24"/>
        </w:rPr>
        <w:t xml:space="preserve"> — обвинять где-либо, перед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ante</w:t>
      </w:r>
      <w:r>
        <w:rPr>
          <w:sz w:val="24"/>
          <w:lang w:val="en-US"/>
        </w:rPr>
        <w:t xml:space="preserve"> el tribunal) </w:t>
      </w:r>
    </w:p>
    <w:p>
      <w:pPr>
        <w:pStyle w:val="Normal1"/>
        <w:spacing w:lineRule="auto" w:line="240"/>
        <w:ind w:firstLine="709" w:end="0"/>
        <w:rPr/>
      </w:pPr>
      <w:r>
        <w:rPr>
          <w:b/>
          <w:bCs/>
          <w:sz w:val="24"/>
          <w:lang w:val="en-US"/>
        </w:rPr>
        <w:t>de</w:t>
      </w:r>
      <w:r>
        <w:rPr>
          <w:sz w:val="24"/>
        </w:rPr>
        <w:t xml:space="preserve"> — обвинять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un delito) </w:t>
      </w:r>
    </w:p>
    <w:p>
      <w:pPr>
        <w:pStyle w:val="Normal1"/>
        <w:spacing w:lineRule="auto" w:line="240"/>
        <w:ind w:firstLine="284" w:end="0"/>
        <w:rPr/>
      </w:pPr>
      <w:r>
        <w:rPr>
          <w:sz w:val="24"/>
          <w:lang w:val="en-US"/>
        </w:rPr>
        <w:t>Adaptar</w:t>
      </w:r>
      <w:r>
        <w:rPr>
          <w:sz w:val="24"/>
        </w:rPr>
        <w:t xml:space="preserve"> </w:t>
      </w:r>
      <w:r>
        <w:rPr>
          <w:b/>
          <w:bCs/>
          <w:sz w:val="24"/>
          <w:lang w:val="en-US"/>
        </w:rPr>
        <w:t>a</w:t>
      </w:r>
      <w:r>
        <w:rPr>
          <w:sz w:val="24"/>
        </w:rPr>
        <w:t xml:space="preserve"> — прилаживать, подгонять что-либо к чему-либо</w:t>
      </w:r>
    </w:p>
    <w:p>
      <w:pPr>
        <w:pStyle w:val="Normal1"/>
        <w:spacing w:lineRule="auto" w:line="240"/>
        <w:ind w:firstLine="284" w:end="0"/>
        <w:rPr/>
      </w:pPr>
      <w:r>
        <w:rPr>
          <w:sz w:val="24"/>
        </w:rPr>
        <w:t xml:space="preserve">                          </w:t>
      </w:r>
      <w:r>
        <w:rPr>
          <w:sz w:val="24"/>
        </w:rPr>
        <w:t xml:space="preserve">(~ </w:t>
      </w:r>
      <w:r>
        <w:rPr>
          <w:i/>
          <w:iCs/>
          <w:sz w:val="24"/>
          <w:lang w:val="en-US"/>
        </w:rPr>
        <w:t>al</w:t>
      </w:r>
      <w:r>
        <w:rPr>
          <w:sz w:val="24"/>
        </w:rPr>
        <w:t xml:space="preserve"> </w:t>
      </w:r>
      <w:r>
        <w:rPr>
          <w:sz w:val="24"/>
          <w:lang w:val="en-US"/>
        </w:rPr>
        <w:t>uso</w:t>
      </w:r>
      <w:r>
        <w:rPr>
          <w:sz w:val="24"/>
        </w:rPr>
        <w:t>)</w:t>
      </w:r>
    </w:p>
    <w:p>
      <w:pPr>
        <w:pStyle w:val="Normal1"/>
        <w:spacing w:lineRule="auto" w:line="240"/>
        <w:ind w:firstLine="284" w:end="0"/>
        <w:rPr/>
      </w:pPr>
      <w:r>
        <w:rPr>
          <w:sz w:val="24"/>
          <w:lang w:val="en-US"/>
        </w:rPr>
        <w:t>Adelantar</w:t>
      </w:r>
      <w:r>
        <w:rPr>
          <w:sz w:val="24"/>
        </w:rPr>
        <w:t xml:space="preserve"> </w:t>
      </w:r>
      <w:r>
        <w:rPr>
          <w:b/>
          <w:bCs/>
          <w:sz w:val="24"/>
          <w:lang w:val="en-US"/>
        </w:rPr>
        <w:t>en</w:t>
      </w:r>
      <w:r>
        <w:rPr>
          <w:sz w:val="24"/>
        </w:rPr>
        <w:t xml:space="preserve"> — делать успехи в чем-либо, преуспевать в чем-либо </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los estudios)</w:t>
      </w:r>
    </w:p>
    <w:p>
      <w:pPr>
        <w:pStyle w:val="Normal1"/>
        <w:spacing w:lineRule="auto" w:line="240"/>
        <w:ind w:firstLine="284" w:end="0"/>
        <w:rPr/>
      </w:pPr>
      <w:r>
        <w:rPr>
          <w:sz w:val="24"/>
          <w:lang w:val="en-US"/>
        </w:rPr>
        <w:t>Adelantarse</w:t>
      </w:r>
      <w:r>
        <w:rPr>
          <w:sz w:val="24"/>
        </w:rPr>
        <w:t xml:space="preserve"> </w:t>
      </w:r>
      <w:r>
        <w:rPr>
          <w:b/>
          <w:bCs/>
          <w:sz w:val="24"/>
          <w:lang w:val="en-US"/>
        </w:rPr>
        <w:t>a</w:t>
      </w:r>
      <w:r>
        <w:rPr>
          <w:sz w:val="24"/>
        </w:rPr>
        <w:t xml:space="preserve"> — обгонять кого-либо, забегать вперед</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w:t>
      </w:r>
      <w:r>
        <w:rPr>
          <w:sz w:val="24"/>
          <w:lang w:val="en-US"/>
        </w:rPr>
        <w:t>otros</w:t>
      </w:r>
      <w:r>
        <w:rPr>
          <w:sz w:val="24"/>
        </w:rPr>
        <w:t xml:space="preserve">) </w:t>
      </w:r>
    </w:p>
    <w:p>
      <w:pPr>
        <w:pStyle w:val="Normal1"/>
        <w:spacing w:lineRule="auto" w:line="240"/>
        <w:ind w:firstLine="709" w:end="0"/>
        <w:rPr/>
      </w:pPr>
      <w:r>
        <w:rPr>
          <w:b/>
          <w:bCs/>
          <w:sz w:val="24"/>
          <w:lang w:val="en-US"/>
        </w:rPr>
        <w:t>en</w:t>
      </w:r>
      <w:r>
        <w:rPr>
          <w:sz w:val="24"/>
        </w:rPr>
        <w:t xml:space="preserve"> — обгонять в чем-либо</w:t>
      </w:r>
    </w:p>
    <w:p>
      <w:pPr>
        <w:pStyle w:val="Normal1"/>
        <w:spacing w:lineRule="auto" w:line="240"/>
        <w:ind w:firstLine="284" w:end="0"/>
        <w:rPr/>
      </w:pPr>
      <w:r>
        <w:rPr>
          <w:sz w:val="24"/>
        </w:rPr>
        <w:t xml:space="preserve">                        </w:t>
      </w:r>
      <w:r>
        <w:rPr>
          <w:sz w:val="24"/>
          <w:lang w:val="en-US"/>
        </w:rPr>
        <w:t xml:space="preserve">(~ en las carreras) </w:t>
      </w:r>
    </w:p>
    <w:p>
      <w:pPr>
        <w:pStyle w:val="Normal1"/>
        <w:spacing w:lineRule="auto" w:line="240"/>
        <w:ind w:firstLine="284" w:end="0"/>
        <w:rPr/>
      </w:pPr>
      <w:r>
        <w:rPr>
          <w:sz w:val="24"/>
          <w:lang w:val="en-US"/>
        </w:rPr>
        <w:t>Adestrarse</w:t>
      </w:r>
      <w:r>
        <w:rPr>
          <w:sz w:val="24"/>
        </w:rPr>
        <w:t xml:space="preserve">, о </w:t>
      </w:r>
      <w:r>
        <w:rPr>
          <w:sz w:val="24"/>
          <w:lang w:val="en-US"/>
        </w:rPr>
        <w:t>adiestrarse</w:t>
      </w:r>
      <w:r>
        <w:rPr>
          <w:sz w:val="24"/>
        </w:rPr>
        <w:t xml:space="preserve"> </w:t>
      </w:r>
      <w:r>
        <w:rPr>
          <w:b/>
          <w:bCs/>
          <w:sz w:val="24"/>
          <w:lang w:val="en-US"/>
        </w:rPr>
        <w:t>a</w:t>
      </w:r>
      <w:r>
        <w:rPr>
          <w:sz w:val="24"/>
        </w:rPr>
        <w:t xml:space="preserve"> — становиться искусным, ловким, натрени</w:t>
        <w:softHyphen/>
        <w:t>рованным в чем-либо</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w:t>
      </w:r>
      <w:r>
        <w:rPr>
          <w:sz w:val="24"/>
          <w:lang w:val="en-US"/>
        </w:rPr>
        <w:t>esgrimir</w:t>
      </w:r>
      <w:r>
        <w:rPr>
          <w:sz w:val="24"/>
        </w:rPr>
        <w:t xml:space="preserve">) </w:t>
      </w:r>
    </w:p>
    <w:p>
      <w:pPr>
        <w:pStyle w:val="Normal1"/>
        <w:spacing w:lineRule="auto" w:line="240"/>
        <w:ind w:firstLine="709" w:end="0"/>
        <w:rPr/>
      </w:pPr>
      <w:r>
        <w:rPr>
          <w:b/>
          <w:bCs/>
          <w:sz w:val="24"/>
          <w:lang w:val="en-US"/>
        </w:rPr>
        <w:t>en</w:t>
      </w:r>
      <w:r>
        <w:rPr>
          <w:sz w:val="24"/>
        </w:rPr>
        <w:t xml:space="preserve"> — обучаться чему-либо, получать опыт</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la esgrima) </w:t>
      </w:r>
    </w:p>
    <w:p>
      <w:pPr>
        <w:pStyle w:val="Normal1"/>
        <w:spacing w:lineRule="auto" w:line="240"/>
        <w:ind w:firstLine="284" w:end="0"/>
        <w:rPr/>
      </w:pPr>
      <w:r>
        <w:rPr>
          <w:sz w:val="24"/>
          <w:lang w:val="en-US"/>
        </w:rPr>
        <w:t>Adherir</w:t>
      </w:r>
      <w:r>
        <w:rPr>
          <w:sz w:val="24"/>
        </w:rPr>
        <w:t>(</w:t>
      </w:r>
      <w:r>
        <w:rPr>
          <w:sz w:val="24"/>
          <w:lang w:val="en-US"/>
        </w:rPr>
        <w:t>se</w:t>
      </w:r>
      <w:r>
        <w:rPr>
          <w:sz w:val="24"/>
        </w:rPr>
        <w:t xml:space="preserve">) </w:t>
      </w:r>
      <w:r>
        <w:rPr>
          <w:b/>
          <w:bCs/>
          <w:sz w:val="24"/>
          <w:lang w:val="en-US"/>
        </w:rPr>
        <w:t>a</w:t>
      </w:r>
      <w:r>
        <w:rPr>
          <w:sz w:val="24"/>
        </w:rPr>
        <w:t xml:space="preserve"> — примыкать, присоединяться</w:t>
      </w:r>
    </w:p>
    <w:p>
      <w:pPr>
        <w:pStyle w:val="Normal1"/>
        <w:spacing w:lineRule="auto" w:line="240"/>
        <w:ind w:firstLine="284" w:end="0"/>
        <w:rPr/>
      </w:pPr>
      <w:r>
        <w:rPr>
          <w:sz w:val="24"/>
        </w:rPr>
        <w:t xml:space="preserve">                            </w:t>
      </w:r>
      <w:r>
        <w:rPr>
          <w:sz w:val="24"/>
          <w:lang w:val="en-US"/>
        </w:rPr>
        <w:t xml:space="preserve">(~ </w:t>
      </w:r>
      <w:r>
        <w:rPr>
          <w:i/>
          <w:iCs/>
          <w:sz w:val="24"/>
          <w:lang w:val="en-US"/>
        </w:rPr>
        <w:t>al</w:t>
      </w:r>
      <w:r>
        <w:rPr>
          <w:sz w:val="24"/>
          <w:lang w:val="en-US"/>
        </w:rPr>
        <w:t xml:space="preserve"> movimiento obrero) </w:t>
      </w:r>
    </w:p>
    <w:p>
      <w:pPr>
        <w:pStyle w:val="Normal1"/>
        <w:spacing w:lineRule="auto" w:line="240"/>
        <w:ind w:firstLine="284" w:end="0"/>
        <w:rPr/>
      </w:pPr>
      <w:r>
        <w:rPr>
          <w:sz w:val="24"/>
          <w:lang w:val="en-US"/>
        </w:rPr>
        <w:t>Admirarse</w:t>
      </w:r>
      <w:r>
        <w:rPr>
          <w:sz w:val="24"/>
        </w:rPr>
        <w:t xml:space="preserve"> </w:t>
      </w:r>
      <w:r>
        <w:rPr>
          <w:b/>
          <w:bCs/>
          <w:sz w:val="24"/>
          <w:lang w:val="en-US"/>
        </w:rPr>
        <w:t>de</w:t>
      </w:r>
      <w:r>
        <w:rPr>
          <w:sz w:val="24"/>
        </w:rPr>
        <w:t xml:space="preserve"> — восхищаться, изумляться, любоваться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los éxitos obtenidos) </w:t>
      </w:r>
    </w:p>
    <w:p>
      <w:pPr>
        <w:pStyle w:val="Normal1"/>
        <w:spacing w:lineRule="auto" w:line="240"/>
        <w:ind w:firstLine="284" w:end="0"/>
        <w:rPr/>
      </w:pPr>
      <w:r>
        <w:rPr>
          <w:sz w:val="24"/>
          <w:lang w:val="en-US"/>
        </w:rPr>
        <w:t>Admitir</w:t>
      </w:r>
      <w:r>
        <w:rPr>
          <w:sz w:val="24"/>
        </w:rPr>
        <w:t xml:space="preserve"> </w:t>
      </w:r>
      <w:r>
        <w:rPr>
          <w:b/>
          <w:bCs/>
          <w:sz w:val="24"/>
          <w:lang w:val="en-US"/>
        </w:rPr>
        <w:t>en</w:t>
      </w:r>
      <w:r>
        <w:rPr>
          <w:sz w:val="24"/>
        </w:rPr>
        <w:t xml:space="preserve"> — принимать, допускать куда-либо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el partido) </w:t>
      </w:r>
    </w:p>
    <w:p>
      <w:pPr>
        <w:pStyle w:val="Normal1"/>
        <w:spacing w:lineRule="auto" w:line="240"/>
        <w:ind w:firstLine="284" w:end="0"/>
        <w:rPr/>
      </w:pPr>
      <w:r>
        <w:rPr>
          <w:sz w:val="24"/>
          <w:lang w:val="en-US"/>
        </w:rPr>
        <w:t>Adolecer</w:t>
      </w:r>
      <w:r>
        <w:rPr>
          <w:sz w:val="24"/>
        </w:rPr>
        <w:t xml:space="preserve"> </w:t>
      </w:r>
      <w:r>
        <w:rPr>
          <w:b/>
          <w:bCs/>
          <w:sz w:val="24"/>
          <w:lang w:val="en-US"/>
        </w:rPr>
        <w:t>de</w:t>
      </w:r>
      <w:r>
        <w:rPr>
          <w:sz w:val="24"/>
        </w:rPr>
        <w:t xml:space="preserve"> — страдать какой-либо болезнью</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una enfermedad);</w:t>
      </w:r>
    </w:p>
    <w:p>
      <w:pPr>
        <w:pStyle w:val="Normal1"/>
        <w:spacing w:lineRule="auto" w:line="240"/>
        <w:ind w:firstLine="284" w:end="0"/>
        <w:rPr/>
      </w:pPr>
      <w:r>
        <w:rPr>
          <w:sz w:val="24"/>
          <w:lang w:val="en-US"/>
        </w:rPr>
        <w:t xml:space="preserve">        </w:t>
      </w:r>
      <w:r>
        <w:rPr>
          <w:i/>
          <w:iCs/>
          <w:sz w:val="24"/>
        </w:rPr>
        <w:t>перен</w:t>
      </w:r>
      <w:r>
        <w:rPr>
          <w:sz w:val="24"/>
        </w:rPr>
        <w:t>.: страдать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muchos defectos) </w:t>
      </w:r>
    </w:p>
    <w:p>
      <w:pPr>
        <w:pStyle w:val="Normal1"/>
        <w:spacing w:lineRule="auto" w:line="240"/>
        <w:ind w:firstLine="284" w:end="0"/>
        <w:rPr/>
      </w:pPr>
      <w:r>
        <w:rPr>
          <w:sz w:val="24"/>
          <w:lang w:val="en-US"/>
        </w:rPr>
        <w:t>Adorar</w:t>
      </w:r>
      <w:r>
        <w:rPr>
          <w:sz w:val="24"/>
        </w:rPr>
        <w:t xml:space="preserve"> </w:t>
      </w:r>
      <w:r>
        <w:rPr>
          <w:b/>
          <w:bCs/>
          <w:sz w:val="24"/>
          <w:lang w:val="en-US"/>
        </w:rPr>
        <w:t>a</w:t>
      </w:r>
      <w:r>
        <w:rPr>
          <w:sz w:val="24"/>
        </w:rPr>
        <w:t xml:space="preserve"> — чтить, поклоняться, почитать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José Martí) </w:t>
      </w:r>
    </w:p>
    <w:p>
      <w:pPr>
        <w:pStyle w:val="Normal1"/>
        <w:spacing w:lineRule="auto" w:line="240"/>
        <w:ind w:firstLine="709" w:end="0"/>
        <w:rPr/>
      </w:pPr>
      <w:r>
        <w:rPr>
          <w:b/>
          <w:bCs/>
          <w:sz w:val="24"/>
          <w:lang w:val="en-US"/>
        </w:rPr>
        <w:t>en</w:t>
      </w:r>
      <w:r>
        <w:rPr>
          <w:sz w:val="24"/>
        </w:rPr>
        <w:t xml:space="preserve"> — обожать, безумно любить</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sus hijos) </w:t>
      </w:r>
    </w:p>
    <w:p>
      <w:pPr>
        <w:pStyle w:val="Normal1"/>
        <w:spacing w:lineRule="auto" w:line="240"/>
        <w:ind w:firstLine="284" w:end="0"/>
        <w:rPr/>
      </w:pPr>
      <w:r>
        <w:rPr>
          <w:sz w:val="24"/>
          <w:lang w:val="en-US"/>
        </w:rPr>
        <w:t>Adornar</w:t>
      </w:r>
      <w:r>
        <w:rPr>
          <w:sz w:val="24"/>
        </w:rPr>
        <w:t xml:space="preserve"> </w:t>
      </w:r>
      <w:r>
        <w:rPr>
          <w:b/>
          <w:bCs/>
          <w:sz w:val="24"/>
          <w:lang w:val="en-US"/>
        </w:rPr>
        <w:t>con</w:t>
      </w:r>
      <w:r>
        <w:rPr>
          <w:b/>
          <w:bCs/>
          <w:sz w:val="24"/>
        </w:rPr>
        <w:t xml:space="preserve">, </w:t>
      </w:r>
      <w:r>
        <w:rPr>
          <w:b/>
          <w:bCs/>
          <w:sz w:val="24"/>
          <w:lang w:val="en-US"/>
        </w:rPr>
        <w:t>de</w:t>
      </w:r>
      <w:r>
        <w:rPr>
          <w:sz w:val="24"/>
        </w:rPr>
        <w:t xml:space="preserve"> — украшать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de</w:t>
      </w:r>
      <w:r>
        <w:rPr>
          <w:sz w:val="24"/>
          <w:lang w:val="en-US"/>
        </w:rPr>
        <w:t xml:space="preserve"> flores) </w:t>
      </w:r>
    </w:p>
    <w:p>
      <w:pPr>
        <w:pStyle w:val="Normal1"/>
        <w:spacing w:lineRule="auto" w:line="240"/>
        <w:ind w:firstLine="284" w:end="0"/>
        <w:rPr/>
      </w:pPr>
      <w:r>
        <w:rPr>
          <w:sz w:val="24"/>
          <w:lang w:val="en-US"/>
        </w:rPr>
        <w:t>Afanar</w:t>
      </w:r>
      <w:r>
        <w:rPr>
          <w:sz w:val="24"/>
        </w:rPr>
        <w:t>(</w:t>
      </w:r>
      <w:r>
        <w:rPr>
          <w:sz w:val="24"/>
          <w:lang w:val="en-US"/>
        </w:rPr>
        <w:t>se</w:t>
      </w:r>
      <w:r>
        <w:rPr>
          <w:sz w:val="24"/>
        </w:rPr>
        <w:t xml:space="preserve">) </w:t>
      </w:r>
      <w:r>
        <w:rPr>
          <w:b/>
          <w:bCs/>
          <w:sz w:val="24"/>
          <w:lang w:val="en-US"/>
        </w:rPr>
        <w:t>en</w:t>
      </w:r>
      <w:r>
        <w:rPr>
          <w:sz w:val="24"/>
        </w:rPr>
        <w:t xml:space="preserve"> — старательно делать что-либо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en</w:t>
      </w:r>
      <w:r>
        <w:rPr>
          <w:sz w:val="24"/>
          <w:lang w:val="en-US"/>
        </w:rPr>
        <w:t xml:space="preserve"> la traducción) </w:t>
      </w:r>
    </w:p>
    <w:p>
      <w:pPr>
        <w:pStyle w:val="Normal1"/>
        <w:spacing w:lineRule="auto" w:line="240"/>
        <w:ind w:firstLine="709" w:end="0"/>
        <w:rPr/>
      </w:pPr>
      <w:r>
        <w:rPr>
          <w:b/>
          <w:bCs/>
          <w:sz w:val="24"/>
          <w:lang w:val="en-US"/>
        </w:rPr>
        <w:t>por</w:t>
      </w:r>
      <w:r>
        <w:rPr>
          <w:sz w:val="24"/>
        </w:rPr>
        <w:t xml:space="preserve"> — выбиваться из сил ради чего-либо, добиваться чего-либо</w:t>
      </w:r>
    </w:p>
    <w:p>
      <w:pPr>
        <w:pStyle w:val="Normal1"/>
        <w:spacing w:lineRule="auto" w:line="240"/>
        <w:ind w:firstLine="284" w:end="0"/>
        <w:rPr/>
      </w:pPr>
      <w:r>
        <w:rPr>
          <w:sz w:val="24"/>
        </w:rPr>
        <w:t xml:space="preserve">                                    </w:t>
      </w:r>
      <w:r>
        <w:rPr>
          <w:sz w:val="24"/>
        </w:rPr>
        <w:t xml:space="preserve">(~ </w:t>
      </w:r>
      <w:r>
        <w:rPr>
          <w:i/>
          <w:iCs/>
          <w:sz w:val="24"/>
          <w:lang w:val="en-US"/>
        </w:rPr>
        <w:t>por</w:t>
      </w:r>
      <w:r>
        <w:rPr>
          <w:sz w:val="24"/>
        </w:rPr>
        <w:t xml:space="preserve"> </w:t>
      </w:r>
      <w:r>
        <w:rPr>
          <w:sz w:val="24"/>
          <w:lang w:val="en-US"/>
        </w:rPr>
        <w:t>ganar</w:t>
      </w:r>
      <w:r>
        <w:rPr>
          <w:sz w:val="24"/>
        </w:rPr>
        <w:t xml:space="preserve">) </w:t>
      </w:r>
    </w:p>
    <w:p>
      <w:pPr>
        <w:pStyle w:val="Normal1"/>
        <w:spacing w:lineRule="auto" w:line="240"/>
        <w:ind w:firstLine="284" w:end="0"/>
        <w:rPr/>
      </w:pPr>
      <w:r>
        <w:rPr>
          <w:sz w:val="24"/>
          <w:lang w:val="en-US"/>
        </w:rPr>
        <w:t>Aferrarse</w:t>
      </w:r>
      <w:r>
        <w:rPr>
          <w:sz w:val="24"/>
        </w:rPr>
        <w:t xml:space="preserve"> </w:t>
      </w:r>
      <w:r>
        <w:rPr>
          <w:b/>
          <w:bCs/>
          <w:sz w:val="24"/>
          <w:lang w:val="en-US"/>
        </w:rPr>
        <w:t>a</w:t>
      </w:r>
      <w:r>
        <w:rPr>
          <w:b/>
          <w:bCs/>
          <w:sz w:val="24"/>
        </w:rPr>
        <w:t xml:space="preserve">, </w:t>
      </w:r>
      <w:r>
        <w:rPr>
          <w:b/>
          <w:bCs/>
          <w:sz w:val="24"/>
          <w:lang w:val="en-US"/>
        </w:rPr>
        <w:t>con</w:t>
      </w:r>
      <w:r>
        <w:rPr>
          <w:b/>
          <w:bCs/>
          <w:sz w:val="24"/>
        </w:rPr>
        <w:t xml:space="preserve">, </w:t>
      </w:r>
      <w:r>
        <w:rPr>
          <w:b/>
          <w:bCs/>
          <w:sz w:val="24"/>
          <w:lang w:val="en-US"/>
        </w:rPr>
        <w:t>en</w:t>
      </w:r>
      <w:r>
        <w:rPr>
          <w:sz w:val="24"/>
        </w:rPr>
        <w:t xml:space="preserve"> — упорствовать в чем-либо, стоять на своем</w:t>
      </w:r>
    </w:p>
    <w:p>
      <w:pPr>
        <w:pStyle w:val="Normal1"/>
        <w:spacing w:lineRule="auto" w:line="240"/>
        <w:ind w:firstLine="284" w:end="0"/>
        <w:rPr/>
      </w:pPr>
      <w:r>
        <w:rPr>
          <w:sz w:val="24"/>
        </w:rPr>
        <w:t xml:space="preserve">                                     </w:t>
      </w:r>
      <w:r>
        <w:rPr>
          <w:sz w:val="24"/>
          <w:lang w:val="en-US"/>
        </w:rPr>
        <w:t xml:space="preserve">(~ </w:t>
      </w:r>
      <w:r>
        <w:rPr>
          <w:i/>
          <w:iCs/>
          <w:sz w:val="24"/>
          <w:lang w:val="en-US"/>
        </w:rPr>
        <w:t>a, con, en</w:t>
      </w:r>
      <w:r>
        <w:rPr>
          <w:sz w:val="24"/>
          <w:lang w:val="en-US"/>
        </w:rPr>
        <w:t xml:space="preserve"> su opinión) </w:t>
      </w:r>
    </w:p>
    <w:p>
      <w:pPr>
        <w:pStyle w:val="Normal1"/>
        <w:spacing w:lineRule="auto" w:line="240"/>
        <w:ind w:firstLine="284" w:end="0"/>
        <w:rPr/>
      </w:pPr>
      <w:r>
        <w:rPr>
          <w:sz w:val="24"/>
          <w:lang w:val="en-US"/>
        </w:rPr>
        <w:t>Aficionarse</w:t>
      </w:r>
      <w:r>
        <w:rPr>
          <w:sz w:val="24"/>
        </w:rPr>
        <w:t xml:space="preserve"> </w:t>
      </w:r>
      <w:r>
        <w:rPr>
          <w:b/>
          <w:bCs/>
          <w:sz w:val="24"/>
          <w:lang w:val="en-US"/>
        </w:rPr>
        <w:t>a</w:t>
      </w:r>
      <w:r>
        <w:rPr>
          <w:b/>
          <w:bCs/>
          <w:sz w:val="24"/>
        </w:rPr>
        <w:t xml:space="preserve">, </w:t>
      </w:r>
      <w:r>
        <w:rPr>
          <w:b/>
          <w:bCs/>
          <w:sz w:val="24"/>
          <w:lang w:val="en-US"/>
        </w:rPr>
        <w:t>de</w:t>
      </w:r>
      <w:r>
        <w:rPr>
          <w:sz w:val="24"/>
        </w:rPr>
        <w:t xml:space="preserve"> — привязаться, пристраститься к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al, del</w:t>
      </w:r>
      <w:r>
        <w:rPr>
          <w:sz w:val="24"/>
          <w:lang w:val="en-US"/>
        </w:rPr>
        <w:t xml:space="preserve"> ballet) </w:t>
      </w:r>
    </w:p>
    <w:p>
      <w:pPr>
        <w:pStyle w:val="Normal1"/>
        <w:spacing w:lineRule="auto" w:line="240"/>
        <w:ind w:firstLine="284" w:end="0"/>
        <w:rPr/>
      </w:pPr>
      <w:r>
        <w:rPr>
          <w:sz w:val="24"/>
          <w:lang w:val="en-US"/>
        </w:rPr>
        <w:t>Aflojar</w:t>
      </w:r>
      <w:r>
        <w:rPr>
          <w:sz w:val="24"/>
        </w:rPr>
        <w:t xml:space="preserve"> </w:t>
      </w:r>
      <w:r>
        <w:rPr>
          <w:b/>
          <w:bCs/>
          <w:sz w:val="24"/>
          <w:lang w:val="en-US"/>
        </w:rPr>
        <w:t>en</w:t>
      </w:r>
      <w:r>
        <w:rPr>
          <w:sz w:val="24"/>
        </w:rPr>
        <w:t xml:space="preserve"> — делать что-либо с меньшим усердием, охладеть к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el estudio) </w:t>
      </w:r>
    </w:p>
    <w:p>
      <w:pPr>
        <w:pStyle w:val="Normal1"/>
        <w:spacing w:lineRule="auto" w:line="240"/>
        <w:ind w:firstLine="284" w:end="0"/>
        <w:rPr/>
      </w:pPr>
      <w:r>
        <w:rPr>
          <w:sz w:val="24"/>
          <w:lang w:val="en-US"/>
        </w:rPr>
        <w:t>Afrentar</w:t>
      </w:r>
      <w:r>
        <w:rPr>
          <w:sz w:val="24"/>
        </w:rPr>
        <w:t xml:space="preserve"> </w:t>
      </w:r>
      <w:r>
        <w:rPr>
          <w:b/>
          <w:bCs/>
          <w:sz w:val="24"/>
          <w:lang w:val="en-US"/>
        </w:rPr>
        <w:t>con</w:t>
      </w:r>
      <w:r>
        <w:rPr>
          <w:sz w:val="24"/>
        </w:rPr>
        <w:t xml:space="preserve"> — оскорблять, позорить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denuestos) </w:t>
      </w:r>
    </w:p>
    <w:p>
      <w:pPr>
        <w:pStyle w:val="Normal1"/>
        <w:spacing w:lineRule="auto" w:line="240"/>
        <w:ind w:firstLine="284" w:end="0"/>
        <w:rPr>
          <w:sz w:val="24"/>
          <w:lang w:val="en-US"/>
        </w:rPr>
      </w:pPr>
      <w:r>
        <w:rPr>
          <w:sz w:val="24"/>
          <w:lang w:val="en-US"/>
        </w:rPr>
        <w:t xml:space="preserve">Afrentarse </w:t>
      </w:r>
      <w:r>
        <w:rPr>
          <w:b/>
          <w:bCs/>
          <w:sz w:val="24"/>
          <w:lang w:val="en-US"/>
        </w:rPr>
        <w:t>de</w:t>
      </w:r>
      <w:r>
        <w:rPr>
          <w:sz w:val="24"/>
          <w:lang w:val="en-US"/>
        </w:rPr>
        <w:t>—</w:t>
      </w:r>
      <w:r>
        <w:rPr>
          <w:sz w:val="24"/>
        </w:rPr>
        <w:t>стыдиться</w:t>
      </w:r>
      <w:r>
        <w:rPr>
          <w:sz w:val="24"/>
          <w:lang w:val="en-US"/>
        </w:rPr>
        <w:t xml:space="preserve"> </w:t>
      </w:r>
      <w:r>
        <w:rPr>
          <w:sz w:val="24"/>
        </w:rPr>
        <w:t>чего</w:t>
      </w:r>
      <w:r>
        <w:rPr>
          <w:sz w:val="24"/>
          <w:lang w:val="en-US"/>
        </w:rPr>
        <w:t>-</w:t>
      </w:r>
      <w:r>
        <w:rPr>
          <w:sz w:val="24"/>
        </w:rPr>
        <w:t>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de</w:t>
      </w:r>
      <w:r>
        <w:rPr>
          <w:sz w:val="24"/>
          <w:lang w:val="en-US"/>
        </w:rPr>
        <w:t xml:space="preserve"> su estado)</w:t>
      </w:r>
    </w:p>
    <w:p>
      <w:pPr>
        <w:pStyle w:val="Normal1"/>
        <w:spacing w:lineRule="auto" w:line="240"/>
        <w:ind w:firstLine="284" w:end="0"/>
        <w:rPr/>
      </w:pPr>
      <w:r>
        <w:rPr>
          <w:sz w:val="24"/>
          <w:lang w:val="en-US"/>
        </w:rPr>
        <w:t>Agarrar</w:t>
      </w:r>
      <w:r>
        <w:rPr>
          <w:sz w:val="24"/>
        </w:rPr>
        <w:t xml:space="preserve"> </w:t>
      </w:r>
      <w:r>
        <w:rPr>
          <w:b/>
          <w:bCs/>
          <w:sz w:val="24"/>
          <w:lang w:val="en-US"/>
        </w:rPr>
        <w:t>de</w:t>
      </w:r>
      <w:r>
        <w:rPr>
          <w:b/>
          <w:bCs/>
          <w:sz w:val="24"/>
        </w:rPr>
        <w:t xml:space="preserve">, </w:t>
      </w:r>
      <w:r>
        <w:rPr>
          <w:b/>
          <w:bCs/>
          <w:sz w:val="24"/>
          <w:lang w:val="en-US"/>
        </w:rPr>
        <w:t>por</w:t>
      </w:r>
      <w:r>
        <w:rPr>
          <w:sz w:val="24"/>
        </w:rPr>
        <w:t xml:space="preserve"> — схватить, вцепиться во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 por</w:t>
      </w:r>
      <w:r>
        <w:rPr>
          <w:sz w:val="24"/>
          <w:lang w:val="en-US"/>
        </w:rPr>
        <w:t xml:space="preserve"> las orejas) </w:t>
      </w:r>
    </w:p>
    <w:p>
      <w:pPr>
        <w:pStyle w:val="Normal1"/>
        <w:spacing w:lineRule="auto" w:line="240"/>
        <w:ind w:firstLine="284" w:end="0"/>
        <w:rPr/>
      </w:pPr>
      <w:r>
        <w:rPr>
          <w:sz w:val="24"/>
          <w:lang w:val="en-US"/>
        </w:rPr>
        <w:t>Agobiarse</w:t>
      </w:r>
      <w:r>
        <w:rPr>
          <w:sz w:val="24"/>
        </w:rPr>
        <w:t xml:space="preserve"> </w:t>
      </w:r>
      <w:r>
        <w:rPr>
          <w:b/>
          <w:bCs/>
          <w:sz w:val="24"/>
          <w:lang w:val="en-US"/>
        </w:rPr>
        <w:t>con</w:t>
      </w:r>
      <w:r>
        <w:rPr>
          <w:b/>
          <w:bCs/>
          <w:sz w:val="24"/>
        </w:rPr>
        <w:t xml:space="preserve">, </w:t>
      </w:r>
      <w:r>
        <w:rPr>
          <w:b/>
          <w:bCs/>
          <w:sz w:val="24"/>
          <w:lang w:val="en-US"/>
        </w:rPr>
        <w:t>de</w:t>
      </w:r>
      <w:r>
        <w:rPr>
          <w:b/>
          <w:bCs/>
          <w:sz w:val="24"/>
        </w:rPr>
        <w:t xml:space="preserve">, </w:t>
      </w:r>
      <w:r>
        <w:rPr>
          <w:b/>
          <w:bCs/>
          <w:sz w:val="24"/>
          <w:lang w:val="en-US"/>
        </w:rPr>
        <w:t>por</w:t>
      </w:r>
      <w:r>
        <w:rPr>
          <w:sz w:val="24"/>
        </w:rPr>
        <w:t xml:space="preserve"> — сгибаться, гнуться под тяжестью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de, por</w:t>
      </w:r>
      <w:r>
        <w:rPr>
          <w:sz w:val="24"/>
          <w:lang w:val="en-US"/>
        </w:rPr>
        <w:t xml:space="preserve"> los años) </w:t>
      </w:r>
    </w:p>
    <w:p>
      <w:pPr>
        <w:pStyle w:val="Normal1"/>
        <w:spacing w:lineRule="auto" w:line="240"/>
        <w:ind w:firstLine="284" w:end="0"/>
        <w:rPr/>
      </w:pPr>
      <w:r>
        <w:rPr>
          <w:sz w:val="24"/>
          <w:lang w:val="en-US"/>
        </w:rPr>
        <w:t>Agraviarse</w:t>
      </w:r>
      <w:r>
        <w:rPr>
          <w:sz w:val="24"/>
        </w:rPr>
        <w:t xml:space="preserve"> </w:t>
      </w:r>
      <w:r>
        <w:rPr>
          <w:b/>
          <w:bCs/>
          <w:sz w:val="24"/>
          <w:lang w:val="en-US"/>
        </w:rPr>
        <w:t>de</w:t>
      </w:r>
      <w:r>
        <w:rPr>
          <w:sz w:val="24"/>
        </w:rPr>
        <w:t xml:space="preserve"> — обижаться на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su amigo) </w:t>
      </w:r>
    </w:p>
    <w:p>
      <w:pPr>
        <w:pStyle w:val="Normal1"/>
        <w:spacing w:lineRule="auto" w:line="240"/>
        <w:ind w:firstLine="709" w:end="0"/>
        <w:rPr/>
      </w:pPr>
      <w:r>
        <w:rPr>
          <w:b/>
          <w:bCs/>
          <w:sz w:val="24"/>
        </w:rPr>
        <w:t>ро</w:t>
      </w:r>
      <w:r>
        <w:rPr>
          <w:b/>
          <w:bCs/>
          <w:sz w:val="24"/>
          <w:lang w:val="en-US"/>
        </w:rPr>
        <w:t>r</w:t>
      </w:r>
      <w:r>
        <w:rPr>
          <w:sz w:val="24"/>
        </w:rPr>
        <w:t xml:space="preserve"> — обижаться, оскорбляться из-за чего-либо</w:t>
      </w:r>
    </w:p>
    <w:p>
      <w:pPr>
        <w:pStyle w:val="Normal1"/>
        <w:spacing w:lineRule="auto" w:line="240"/>
        <w:ind w:firstLine="284"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una chanza) </w:t>
      </w:r>
    </w:p>
    <w:p>
      <w:pPr>
        <w:pStyle w:val="Normal1"/>
        <w:spacing w:lineRule="auto" w:line="240"/>
        <w:ind w:firstLine="284" w:end="0"/>
        <w:rPr/>
      </w:pPr>
      <w:r>
        <w:rPr>
          <w:sz w:val="24"/>
          <w:lang w:val="en-US"/>
        </w:rPr>
        <w:t>Agregarse</w:t>
      </w:r>
      <w:r>
        <w:rPr>
          <w:sz w:val="24"/>
        </w:rPr>
        <w:t xml:space="preserve"> </w:t>
      </w:r>
      <w:r>
        <w:rPr>
          <w:b/>
          <w:bCs/>
          <w:sz w:val="24"/>
          <w:lang w:val="en-US"/>
        </w:rPr>
        <w:t>a</w:t>
      </w:r>
      <w:r>
        <w:rPr>
          <w:b/>
          <w:bCs/>
          <w:sz w:val="24"/>
        </w:rPr>
        <w:t xml:space="preserve">, </w:t>
      </w:r>
      <w:r>
        <w:rPr>
          <w:b/>
          <w:bCs/>
          <w:sz w:val="24"/>
          <w:lang w:val="en-US"/>
        </w:rPr>
        <w:t>con</w:t>
      </w:r>
      <w:r>
        <w:rPr>
          <w:sz w:val="24"/>
        </w:rPr>
        <w:t xml:space="preserve"> — присоединяться к кому-либо,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w:t>
      </w:r>
      <w:r>
        <w:rPr>
          <w:i/>
          <w:iCs/>
          <w:sz w:val="24"/>
          <w:lang w:val="en-US"/>
        </w:rPr>
        <w:t>con</w:t>
      </w:r>
      <w:r>
        <w:rPr>
          <w:sz w:val="24"/>
          <w:lang w:val="en-US"/>
        </w:rPr>
        <w:t xml:space="preserve"> otros) </w:t>
      </w:r>
    </w:p>
    <w:p>
      <w:pPr>
        <w:pStyle w:val="Normal1"/>
        <w:spacing w:lineRule="auto" w:line="240"/>
        <w:ind w:firstLine="284" w:end="0"/>
        <w:rPr/>
      </w:pPr>
      <w:r>
        <w:rPr>
          <w:sz w:val="24"/>
          <w:lang w:val="en-US"/>
        </w:rPr>
        <w:t>Aguardar</w:t>
      </w:r>
      <w:r>
        <w:rPr>
          <w:sz w:val="24"/>
        </w:rPr>
        <w:t xml:space="preserve"> </w:t>
      </w:r>
      <w:r>
        <w:rPr>
          <w:b/>
          <w:bCs/>
          <w:sz w:val="24"/>
          <w:lang w:val="en-US"/>
        </w:rPr>
        <w:t>a</w:t>
      </w:r>
      <w:r>
        <w:rPr>
          <w:sz w:val="24"/>
        </w:rPr>
        <w:t xml:space="preserve"> — ждать, ожидать кого-либо, чего-либо</w:t>
      </w:r>
    </w:p>
    <w:p>
      <w:pPr>
        <w:pStyle w:val="Normal1"/>
        <w:spacing w:lineRule="auto" w:line="240"/>
        <w:ind w:firstLine="284" w:end="0"/>
        <w:rPr/>
      </w:pPr>
      <w:r>
        <w:rPr>
          <w:sz w:val="24"/>
        </w:rPr>
        <w:t xml:space="preserve">                                     </w:t>
      </w:r>
      <w:r>
        <w:rPr>
          <w:sz w:val="24"/>
          <w:lang w:val="en-US"/>
        </w:rPr>
        <w:t>(~</w:t>
      </w:r>
      <w:r>
        <w:rPr>
          <w:i/>
          <w:iCs/>
          <w:sz w:val="24"/>
          <w:lang w:val="en-US"/>
        </w:rPr>
        <w:t>a</w:t>
      </w:r>
      <w:r>
        <w:rPr>
          <w:sz w:val="24"/>
          <w:lang w:val="en-US"/>
        </w:rPr>
        <w:t xml:space="preserve"> otro día) </w:t>
      </w:r>
    </w:p>
    <w:p>
      <w:pPr>
        <w:pStyle w:val="Normal1"/>
        <w:spacing w:lineRule="auto" w:line="240"/>
        <w:ind w:firstLine="709" w:end="0"/>
        <w:rPr/>
      </w:pPr>
      <w:r>
        <w:rPr>
          <w:b/>
          <w:bCs/>
          <w:sz w:val="24"/>
          <w:lang w:val="en-US"/>
        </w:rPr>
        <w:t>en</w:t>
      </w:r>
      <w:r>
        <w:rPr>
          <w:sz w:val="24"/>
        </w:rPr>
        <w:t xml:space="preserve"> — ждать, поджидать, где-либо</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casa</w:t>
      </w:r>
      <w:r>
        <w:rPr>
          <w:sz w:val="24"/>
        </w:rPr>
        <w:t xml:space="preserve">) </w:t>
      </w:r>
    </w:p>
    <w:p>
      <w:pPr>
        <w:pStyle w:val="Normal1"/>
        <w:spacing w:lineRule="auto" w:line="240"/>
        <w:ind w:firstLine="284" w:end="0"/>
        <w:rPr/>
      </w:pPr>
      <w:r>
        <w:rPr>
          <w:sz w:val="24"/>
          <w:lang w:val="en-US"/>
        </w:rPr>
        <w:t>Ahogarse</w:t>
      </w:r>
      <w:r>
        <w:rPr>
          <w:sz w:val="24"/>
        </w:rPr>
        <w:t xml:space="preserve"> </w:t>
      </w:r>
      <w:r>
        <w:rPr>
          <w:b/>
          <w:bCs/>
          <w:sz w:val="24"/>
          <w:lang w:val="en-US"/>
        </w:rPr>
        <w:t>de</w:t>
      </w:r>
      <w:r>
        <w:rPr>
          <w:sz w:val="24"/>
        </w:rPr>
        <w:t xml:space="preserve"> — задыхаться от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calor) </w:t>
      </w:r>
    </w:p>
    <w:p>
      <w:pPr>
        <w:pStyle w:val="Normal1"/>
        <w:spacing w:lineRule="auto" w:line="240"/>
        <w:ind w:firstLine="284" w:end="0"/>
        <w:rPr>
          <w:sz w:val="24"/>
          <w:lang w:val="en-US"/>
        </w:rPr>
      </w:pPr>
      <w:r>
        <w:rPr>
          <w:sz w:val="24"/>
          <w:lang w:val="en-US"/>
        </w:rPr>
        <w:t xml:space="preserve">Airarse </w:t>
      </w:r>
      <w:r>
        <w:rPr>
          <w:b/>
          <w:bCs/>
          <w:sz w:val="24"/>
          <w:lang w:val="en-US"/>
        </w:rPr>
        <w:t>con, contra</w:t>
      </w:r>
      <w:r>
        <w:rPr>
          <w:sz w:val="24"/>
          <w:lang w:val="en-US"/>
        </w:rPr>
        <w:t xml:space="preserve"> — </w:t>
      </w:r>
      <w:r>
        <w:rPr>
          <w:sz w:val="24"/>
        </w:rPr>
        <w:t>сердиться</w:t>
      </w:r>
      <w:r>
        <w:rPr>
          <w:sz w:val="24"/>
          <w:lang w:val="en-US"/>
        </w:rPr>
        <w:t xml:space="preserve"> </w:t>
      </w:r>
      <w:r>
        <w:rPr>
          <w:sz w:val="24"/>
        </w:rPr>
        <w:t>на</w:t>
      </w:r>
      <w:r>
        <w:rPr>
          <w:sz w:val="24"/>
          <w:lang w:val="en-US"/>
        </w:rPr>
        <w:t xml:space="preserve"> </w:t>
      </w:r>
      <w:r>
        <w:rPr>
          <w:sz w:val="24"/>
        </w:rPr>
        <w:t>кого</w:t>
      </w:r>
      <w:r>
        <w:rPr>
          <w:sz w:val="24"/>
          <w:lang w:val="en-US"/>
        </w:rPr>
        <w:t>-</w:t>
      </w:r>
      <w:r>
        <w:rPr>
          <w:sz w:val="24"/>
        </w:rPr>
        <w:t>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con, contra</w:t>
      </w:r>
      <w:r>
        <w:rPr>
          <w:sz w:val="24"/>
          <w:lang w:val="en-US"/>
        </w:rPr>
        <w:t xml:space="preserve"> fulano) </w:t>
      </w:r>
    </w:p>
    <w:p>
      <w:pPr>
        <w:pStyle w:val="Normal1"/>
        <w:spacing w:lineRule="auto" w:line="240"/>
        <w:ind w:firstLine="709" w:end="0"/>
        <w:rPr/>
      </w:pPr>
      <w:r>
        <w:rPr>
          <w:b/>
          <w:bCs/>
          <w:sz w:val="24"/>
          <w:lang w:val="en-US"/>
        </w:rPr>
        <w:t>de</w:t>
      </w:r>
      <w:r>
        <w:rPr>
          <w:b/>
          <w:bCs/>
          <w:sz w:val="24"/>
        </w:rPr>
        <w:t xml:space="preserve">, </w:t>
      </w:r>
      <w:r>
        <w:rPr>
          <w:b/>
          <w:bCs/>
          <w:sz w:val="24"/>
          <w:lang w:val="en-US"/>
        </w:rPr>
        <w:t>por</w:t>
      </w:r>
      <w:r>
        <w:rPr>
          <w:sz w:val="24"/>
        </w:rPr>
        <w:t xml:space="preserve"> — сердиться за что-либо</w:t>
      </w:r>
    </w:p>
    <w:p>
      <w:pPr>
        <w:pStyle w:val="Normal1"/>
        <w:spacing w:lineRule="auto" w:line="240"/>
        <w:ind w:firstLine="284" w:end="0"/>
        <w:rPr/>
      </w:pPr>
      <w:r>
        <w:rPr>
          <w:sz w:val="24"/>
        </w:rPr>
        <w:t xml:space="preserve">                                        </w:t>
      </w:r>
      <w:r>
        <w:rPr>
          <w:sz w:val="24"/>
          <w:lang w:val="en-US"/>
        </w:rPr>
        <w:t xml:space="preserve">(~ de, por lo que se oye) </w:t>
      </w:r>
    </w:p>
    <w:p>
      <w:pPr>
        <w:pStyle w:val="Normal1"/>
        <w:spacing w:lineRule="auto" w:line="240"/>
        <w:ind w:firstLine="284" w:end="0"/>
        <w:rPr/>
      </w:pPr>
      <w:r>
        <w:rPr>
          <w:sz w:val="24"/>
          <w:lang w:val="en-US"/>
        </w:rPr>
        <w:t>Ajustarse</w:t>
      </w:r>
      <w:r>
        <w:rPr>
          <w:sz w:val="24"/>
        </w:rPr>
        <w:t xml:space="preserve"> </w:t>
      </w:r>
      <w:r>
        <w:rPr>
          <w:b/>
          <w:bCs/>
          <w:sz w:val="24"/>
          <w:lang w:val="en-US"/>
        </w:rPr>
        <w:t>a</w:t>
      </w:r>
      <w:r>
        <w:rPr>
          <w:sz w:val="24"/>
        </w:rPr>
        <w:t xml:space="preserve"> — соглашаться с кем-либо, с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 razón) </w:t>
      </w:r>
    </w:p>
    <w:p>
      <w:pPr>
        <w:pStyle w:val="Normal1"/>
        <w:spacing w:lineRule="auto" w:line="240"/>
        <w:ind w:firstLine="709" w:end="0"/>
        <w:rPr/>
      </w:pPr>
      <w:r>
        <w:rPr>
          <w:b/>
          <w:bCs/>
          <w:sz w:val="24"/>
          <w:lang w:val="en-US"/>
        </w:rPr>
        <w:t>con</w:t>
      </w:r>
      <w:r>
        <w:rPr>
          <w:sz w:val="24"/>
        </w:rPr>
        <w:t xml:space="preserve"> — договориться с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el amo) </w:t>
      </w:r>
    </w:p>
    <w:p>
      <w:pPr>
        <w:pStyle w:val="Normal1"/>
        <w:spacing w:lineRule="auto" w:line="240"/>
        <w:ind w:firstLine="709" w:end="0"/>
        <w:rPr/>
      </w:pPr>
      <w:r>
        <w:rPr>
          <w:b/>
          <w:bCs/>
          <w:sz w:val="24"/>
          <w:lang w:val="en-US"/>
        </w:rPr>
        <w:t>en</w:t>
      </w:r>
      <w:r>
        <w:rPr>
          <w:sz w:val="24"/>
        </w:rPr>
        <w:t xml:space="preserve"> — применяться, приспособляться к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sus costumbres) </w:t>
      </w:r>
    </w:p>
    <w:p>
      <w:pPr>
        <w:pStyle w:val="Normal1"/>
        <w:spacing w:lineRule="auto" w:line="240"/>
        <w:ind w:firstLine="284" w:end="0"/>
        <w:rPr/>
      </w:pPr>
      <w:r>
        <w:rPr>
          <w:sz w:val="24"/>
          <w:lang w:val="en-US"/>
        </w:rPr>
        <w:t>Alabar</w:t>
      </w:r>
      <w:r>
        <w:rPr>
          <w:sz w:val="24"/>
        </w:rPr>
        <w:t xml:space="preserve"> </w:t>
      </w:r>
      <w:r>
        <w:rPr>
          <w:b/>
          <w:bCs/>
          <w:sz w:val="24"/>
          <w:lang w:val="en-US"/>
        </w:rPr>
        <w:t>de</w:t>
      </w:r>
      <w:r>
        <w:rPr>
          <w:sz w:val="24"/>
        </w:rPr>
        <w:t xml:space="preserve"> — хвалить, восхвалять за что-либо, слыть за кого-либо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discreto</w:t>
      </w:r>
      <w:r>
        <w:rPr>
          <w:sz w:val="24"/>
        </w:rPr>
        <w:t xml:space="preserve">) </w:t>
      </w:r>
    </w:p>
    <w:p>
      <w:pPr>
        <w:pStyle w:val="Normal1"/>
        <w:spacing w:lineRule="auto" w:line="240"/>
        <w:ind w:firstLine="709" w:end="0"/>
        <w:rPr/>
      </w:pPr>
      <w:r>
        <w:rPr>
          <w:b/>
          <w:bCs/>
          <w:sz w:val="24"/>
          <w:lang w:val="en-US"/>
        </w:rPr>
        <w:t>en</w:t>
      </w:r>
      <w:r>
        <w:rPr>
          <w:sz w:val="24"/>
        </w:rPr>
        <w:t xml:space="preserve"> — хвалить, восхвалять что-либо в ком-либо</w:t>
      </w:r>
    </w:p>
    <w:p>
      <w:pPr>
        <w:pStyle w:val="Normal1"/>
        <w:spacing w:lineRule="auto" w:line="240"/>
        <w:ind w:firstLine="284" w:end="0"/>
        <w:rPr/>
      </w:pPr>
      <w:r>
        <w:rPr>
          <w:sz w:val="24"/>
        </w:rPr>
        <w:t xml:space="preserve">                                      </w:t>
      </w:r>
      <w:r>
        <w:rPr>
          <w:sz w:val="24"/>
          <w:lang w:val="en-US"/>
        </w:rPr>
        <w:t xml:space="preserve">(~ la discreción </w:t>
      </w:r>
      <w:r>
        <w:rPr>
          <w:i/>
          <w:iCs/>
          <w:sz w:val="24"/>
          <w:lang w:val="en-US"/>
        </w:rPr>
        <w:t>en</w:t>
      </w:r>
      <w:r>
        <w:rPr>
          <w:sz w:val="24"/>
          <w:lang w:val="en-US"/>
        </w:rPr>
        <w:t xml:space="preserve"> su hijo)</w:t>
      </w:r>
    </w:p>
    <w:p>
      <w:pPr>
        <w:pStyle w:val="Normal1"/>
        <w:spacing w:lineRule="auto" w:line="240"/>
        <w:ind w:firstLine="284" w:end="0"/>
        <w:rPr/>
      </w:pPr>
      <w:r>
        <w:rPr>
          <w:sz w:val="24"/>
          <w:lang w:val="en-US"/>
        </w:rPr>
        <w:t>Alabarse</w:t>
      </w:r>
      <w:r>
        <w:rPr>
          <w:sz w:val="24"/>
        </w:rPr>
        <w:t xml:space="preserve"> </w:t>
      </w:r>
      <w:r>
        <w:rPr>
          <w:b/>
          <w:bCs/>
          <w:sz w:val="24"/>
          <w:lang w:val="en-US"/>
        </w:rPr>
        <w:t>de</w:t>
      </w:r>
      <w:r>
        <w:rPr>
          <w:sz w:val="24"/>
        </w:rPr>
        <w:t xml:space="preserve"> — хвастаться, похваляться чем-либо, выдавать себя за кого-либо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valiente</w:t>
      </w:r>
      <w:r>
        <w:rPr>
          <w:sz w:val="24"/>
        </w:rPr>
        <w:t>)</w:t>
      </w:r>
    </w:p>
    <w:p>
      <w:pPr>
        <w:pStyle w:val="Normal1"/>
        <w:spacing w:lineRule="auto" w:line="240"/>
        <w:ind w:firstLine="284" w:end="0"/>
        <w:rPr/>
      </w:pPr>
      <w:r>
        <w:rPr>
          <w:sz w:val="24"/>
          <w:lang w:val="en-US"/>
        </w:rPr>
        <w:t>Alcanzar</w:t>
      </w:r>
      <w:r>
        <w:rPr>
          <w:sz w:val="24"/>
        </w:rPr>
        <w:t xml:space="preserve"> </w:t>
      </w:r>
      <w:r>
        <w:rPr>
          <w:b/>
          <w:bCs/>
          <w:sz w:val="24"/>
          <w:lang w:val="en-US"/>
        </w:rPr>
        <w:t>a</w:t>
      </w:r>
      <w:r>
        <w:rPr>
          <w:sz w:val="24"/>
        </w:rPr>
        <w:t xml:space="preserve"> — дотягиваться до чего-либо </w:t>
      </w:r>
    </w:p>
    <w:p>
      <w:pPr>
        <w:pStyle w:val="Normal1"/>
        <w:spacing w:lineRule="auto" w:line="240"/>
        <w:ind w:firstLine="284" w:end="0"/>
        <w:rPr/>
      </w:pPr>
      <w:r>
        <w:rPr>
          <w:sz w:val="24"/>
        </w:rPr>
        <w:t xml:space="preserve">                                       </w:t>
      </w:r>
      <w:r>
        <w:rPr>
          <w:sz w:val="24"/>
        </w:rPr>
        <w:t xml:space="preserve">(~ </w:t>
      </w:r>
      <w:r>
        <w:rPr>
          <w:i/>
          <w:iCs/>
          <w:sz w:val="24"/>
          <w:lang w:val="en-US"/>
        </w:rPr>
        <w:t>al</w:t>
      </w:r>
      <w:r>
        <w:rPr>
          <w:sz w:val="24"/>
        </w:rPr>
        <w:t xml:space="preserve"> </w:t>
      </w:r>
      <w:r>
        <w:rPr>
          <w:sz w:val="24"/>
          <w:lang w:val="en-US"/>
        </w:rPr>
        <w:t>techo</w:t>
      </w:r>
      <w:r>
        <w:rPr>
          <w:sz w:val="24"/>
        </w:rPr>
        <w:t>);</w:t>
      </w:r>
    </w:p>
    <w:p>
      <w:pPr>
        <w:pStyle w:val="Normal1"/>
        <w:spacing w:lineRule="auto" w:line="240"/>
        <w:ind w:firstLine="2127" w:end="0"/>
        <w:rPr>
          <w:sz w:val="24"/>
        </w:rPr>
      </w:pPr>
      <w:r>
        <w:rPr>
          <w:sz w:val="24"/>
        </w:rPr>
        <w:t>догонять, настигать кого-либо</w:t>
      </w:r>
    </w:p>
    <w:p>
      <w:pPr>
        <w:pStyle w:val="Normal1"/>
        <w:spacing w:lineRule="auto" w:line="240"/>
        <w:ind w:firstLine="284" w:end="0"/>
        <w:rPr/>
      </w:pPr>
      <w:r>
        <w:rPr>
          <w:sz w:val="24"/>
        </w:rPr>
        <w:t xml:space="preserve">                                       </w:t>
      </w:r>
      <w:r>
        <w:rPr>
          <w:sz w:val="24"/>
        </w:rPr>
        <w:t>(~</w:t>
      </w:r>
      <w:r>
        <w:rPr>
          <w:i/>
          <w:iCs/>
          <w:sz w:val="24"/>
        </w:rPr>
        <w:t>а</w:t>
      </w:r>
      <w:r>
        <w:rPr>
          <w:sz w:val="24"/>
        </w:rPr>
        <w:t xml:space="preserve"> </w:t>
      </w:r>
      <w:r>
        <w:rPr>
          <w:sz w:val="24"/>
          <w:lang w:val="en-US"/>
        </w:rPr>
        <w:t>Juan</w:t>
      </w:r>
      <w:r>
        <w:rPr>
          <w:sz w:val="24"/>
        </w:rPr>
        <w:t xml:space="preserve">)  </w:t>
      </w:r>
    </w:p>
    <w:p>
      <w:pPr>
        <w:pStyle w:val="Normal1"/>
        <w:spacing w:lineRule="auto" w:line="240"/>
        <w:ind w:firstLine="709" w:end="0"/>
        <w:rPr/>
      </w:pPr>
      <w:r>
        <w:rPr>
          <w:b/>
          <w:bCs/>
          <w:sz w:val="24"/>
          <w:lang w:val="en-US"/>
        </w:rPr>
        <w:t>con</w:t>
      </w:r>
      <w:r>
        <w:rPr>
          <w:sz w:val="24"/>
        </w:rPr>
        <w:t xml:space="preserve"> — достигать, добиваться чего-либо каким-либо образом, при помощи чего-либо               </w:t>
      </w:r>
    </w:p>
    <w:p>
      <w:pPr>
        <w:pStyle w:val="Normal1"/>
        <w:spacing w:lineRule="auto" w:line="240"/>
        <w:ind w:firstLine="284" w:end="0"/>
        <w:rPr/>
      </w:pPr>
      <w:r>
        <w:rPr>
          <w:sz w:val="24"/>
        </w:rPr>
        <w:t xml:space="preserve">                                      </w:t>
      </w:r>
      <w:r>
        <w:rPr>
          <w:sz w:val="24"/>
        </w:rPr>
        <w:t xml:space="preserve">(~ </w:t>
      </w:r>
      <w:r>
        <w:rPr>
          <w:i/>
          <w:iCs/>
          <w:sz w:val="24"/>
          <w:lang w:val="en-US"/>
        </w:rPr>
        <w:t>con</w:t>
      </w:r>
      <w:r>
        <w:rPr>
          <w:sz w:val="24"/>
        </w:rPr>
        <w:t xml:space="preserve"> </w:t>
      </w:r>
      <w:r>
        <w:rPr>
          <w:sz w:val="24"/>
          <w:lang w:val="en-US"/>
        </w:rPr>
        <w:t>porf</w:t>
      </w:r>
      <w:r>
        <w:rPr>
          <w:sz w:val="24"/>
        </w:rPr>
        <w:t>í</w:t>
      </w:r>
      <w:r>
        <w:rPr>
          <w:sz w:val="24"/>
          <w:lang w:val="en-US"/>
        </w:rPr>
        <w:t>as</w:t>
      </w:r>
      <w:r>
        <w:rPr>
          <w:sz w:val="24"/>
        </w:rPr>
        <w:t>)</w:t>
      </w:r>
    </w:p>
    <w:p>
      <w:pPr>
        <w:pStyle w:val="Normal1"/>
        <w:spacing w:lineRule="auto" w:line="240"/>
        <w:ind w:firstLine="284" w:end="0"/>
        <w:rPr/>
      </w:pPr>
      <w:r>
        <w:rPr>
          <w:sz w:val="24"/>
          <w:lang w:val="en-US"/>
        </w:rPr>
        <w:t>Alegar</w:t>
      </w:r>
      <w:r>
        <w:rPr>
          <w:sz w:val="24"/>
        </w:rPr>
        <w:t xml:space="preserve"> </w:t>
      </w:r>
      <w:r>
        <w:rPr>
          <w:b/>
          <w:bCs/>
          <w:sz w:val="24"/>
          <w:lang w:val="en-US"/>
        </w:rPr>
        <w:t>de</w:t>
      </w:r>
      <w:r>
        <w:rPr>
          <w:sz w:val="24"/>
        </w:rPr>
        <w:t xml:space="preserve"> — указывать, ссылаться на что-либо</w:t>
      </w:r>
    </w:p>
    <w:p>
      <w:pPr>
        <w:pStyle w:val="Normal1"/>
        <w:spacing w:lineRule="auto" w:line="240"/>
        <w:ind w:firstLine="2552" w:end="0"/>
        <w:rPr/>
      </w:pPr>
      <w:r>
        <w:rPr>
          <w:sz w:val="24"/>
          <w:lang w:val="en-US"/>
        </w:rPr>
        <w:t xml:space="preserve">(~ </w:t>
      </w:r>
      <w:r>
        <w:rPr>
          <w:i/>
          <w:iCs/>
          <w:sz w:val="24"/>
          <w:lang w:val="en-US"/>
        </w:rPr>
        <w:t>de</w:t>
      </w:r>
      <w:r>
        <w:rPr>
          <w:sz w:val="24"/>
          <w:lang w:val="en-US"/>
        </w:rPr>
        <w:t xml:space="preserve"> unos documentos) </w:t>
      </w:r>
    </w:p>
    <w:p>
      <w:pPr>
        <w:pStyle w:val="Normal1"/>
        <w:spacing w:lineRule="auto" w:line="240"/>
        <w:ind w:firstLine="709" w:end="0"/>
        <w:rPr/>
      </w:pPr>
      <w:r>
        <w:rPr>
          <w:sz w:val="24"/>
          <w:lang w:val="en-US"/>
        </w:rPr>
        <w:t xml:space="preserve"> </w:t>
      </w:r>
      <w:r>
        <w:rPr>
          <w:b/>
          <w:bCs/>
          <w:sz w:val="24"/>
          <w:lang w:val="en-US"/>
        </w:rPr>
        <w:t>en</w:t>
      </w:r>
      <w:r>
        <w:rPr>
          <w:sz w:val="24"/>
        </w:rPr>
        <w:t xml:space="preserve"> — перен. приводить что-либо в доказательство, в оправдание</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 defensa) </w:t>
      </w:r>
    </w:p>
    <w:p>
      <w:pPr>
        <w:pStyle w:val="Normal1"/>
        <w:spacing w:lineRule="auto" w:line="240"/>
        <w:ind w:firstLine="284" w:end="0"/>
        <w:rPr/>
      </w:pPr>
      <w:r>
        <w:rPr>
          <w:sz w:val="24"/>
          <w:lang w:val="en-US"/>
        </w:rPr>
        <w:t>Alegrarse</w:t>
      </w:r>
      <w:r>
        <w:rPr>
          <w:sz w:val="24"/>
        </w:rPr>
        <w:t xml:space="preserve"> </w:t>
      </w:r>
      <w:r>
        <w:rPr>
          <w:b/>
          <w:bCs/>
          <w:sz w:val="24"/>
          <w:lang w:val="en-US"/>
        </w:rPr>
        <w:t>con</w:t>
      </w:r>
      <w:r>
        <w:rPr>
          <w:b/>
          <w:bCs/>
          <w:sz w:val="24"/>
        </w:rPr>
        <w:t>, de, роr</w:t>
      </w:r>
      <w:r>
        <w:rPr>
          <w:sz w:val="24"/>
        </w:rPr>
        <w:t xml:space="preserve"> — радоваться чему-либо</w:t>
      </w:r>
    </w:p>
    <w:p>
      <w:pPr>
        <w:pStyle w:val="Normal1"/>
        <w:spacing w:lineRule="auto" w:line="240"/>
        <w:ind w:firstLine="284" w:end="0"/>
        <w:rPr/>
      </w:pPr>
      <w:r>
        <w:rPr>
          <w:sz w:val="24"/>
        </w:rPr>
        <w:t xml:space="preserve">                                   </w:t>
      </w:r>
      <w:r>
        <w:rPr>
          <w:sz w:val="24"/>
          <w:lang w:val="en-US"/>
        </w:rPr>
        <w:t xml:space="preserve">(~ con, de, </w:t>
      </w:r>
      <w:r>
        <w:rPr>
          <w:sz w:val="24"/>
        </w:rPr>
        <w:t>ро</w:t>
      </w:r>
      <w:r>
        <w:rPr>
          <w:sz w:val="24"/>
          <w:lang w:val="en-US"/>
        </w:rPr>
        <w:t xml:space="preserve">r su llegada) </w:t>
      </w:r>
    </w:p>
    <w:p>
      <w:pPr>
        <w:pStyle w:val="Normal1"/>
        <w:spacing w:lineRule="auto" w:line="240"/>
        <w:ind w:firstLine="284" w:end="0"/>
        <w:rPr/>
      </w:pPr>
      <w:r>
        <w:rPr>
          <w:sz w:val="24"/>
          <w:lang w:val="en-US"/>
        </w:rPr>
        <w:t>Alejarse</w:t>
      </w:r>
      <w:r>
        <w:rPr>
          <w:sz w:val="24"/>
        </w:rPr>
        <w:t xml:space="preserve"> </w:t>
      </w:r>
      <w:r>
        <w:rPr>
          <w:b/>
          <w:bCs/>
          <w:sz w:val="24"/>
          <w:lang w:val="en-US"/>
        </w:rPr>
        <w:t>de</w:t>
      </w:r>
      <w:r>
        <w:rPr>
          <w:sz w:val="24"/>
        </w:rPr>
        <w:t xml:space="preserve"> — удаляться от чего-либо, кого-либо, уходить</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su pueblo) </w:t>
      </w:r>
    </w:p>
    <w:p>
      <w:pPr>
        <w:pStyle w:val="Normal1"/>
        <w:spacing w:lineRule="auto" w:line="240"/>
        <w:ind w:firstLine="284" w:end="0"/>
        <w:rPr/>
      </w:pPr>
      <w:r>
        <w:rPr>
          <w:sz w:val="24"/>
          <w:lang w:val="en-US"/>
        </w:rPr>
        <w:t>Alentar</w:t>
      </w:r>
      <w:r>
        <w:rPr>
          <w:sz w:val="24"/>
        </w:rPr>
        <w:t xml:space="preserve"> </w:t>
      </w:r>
      <w:r>
        <w:rPr>
          <w:b/>
          <w:bCs/>
          <w:sz w:val="24"/>
          <w:lang w:val="en-US"/>
        </w:rPr>
        <w:t>con</w:t>
      </w:r>
      <w:r>
        <w:rPr>
          <w:sz w:val="24"/>
        </w:rPr>
        <w:t xml:space="preserve"> — ободрять, воодушевлять</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la esperanza) </w:t>
      </w:r>
    </w:p>
    <w:p>
      <w:pPr>
        <w:pStyle w:val="Normal1"/>
        <w:spacing w:lineRule="auto" w:line="240"/>
        <w:ind w:firstLine="284" w:end="0"/>
        <w:rPr/>
      </w:pPr>
      <w:r>
        <w:rPr>
          <w:sz w:val="24"/>
          <w:lang w:val="en-US"/>
        </w:rPr>
        <w:t>Alimentarse</w:t>
      </w:r>
      <w:r>
        <w:rPr>
          <w:sz w:val="24"/>
        </w:rPr>
        <w:t xml:space="preserve"> </w:t>
      </w:r>
      <w:r>
        <w:rPr>
          <w:b/>
          <w:bCs/>
          <w:sz w:val="24"/>
          <w:lang w:val="en-US"/>
        </w:rPr>
        <w:t>con</w:t>
      </w:r>
      <w:r>
        <w:rPr>
          <w:b/>
          <w:bCs/>
          <w:sz w:val="24"/>
        </w:rPr>
        <w:t xml:space="preserve">, </w:t>
      </w:r>
      <w:r>
        <w:rPr>
          <w:b/>
          <w:bCs/>
          <w:sz w:val="24"/>
          <w:lang w:val="en-US"/>
        </w:rPr>
        <w:t>de</w:t>
      </w:r>
      <w:r>
        <w:rPr>
          <w:sz w:val="24"/>
        </w:rPr>
        <w:t xml:space="preserve"> — питаться, кормиться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de</w:t>
      </w:r>
      <w:r>
        <w:rPr>
          <w:sz w:val="24"/>
          <w:lang w:val="en-US"/>
        </w:rPr>
        <w:t xml:space="preserve"> hierbas) </w:t>
      </w:r>
    </w:p>
    <w:p>
      <w:pPr>
        <w:pStyle w:val="Normal1"/>
        <w:spacing w:lineRule="auto" w:line="240"/>
        <w:ind w:firstLine="284" w:end="0"/>
        <w:rPr/>
      </w:pPr>
      <w:r>
        <w:rPr>
          <w:sz w:val="24"/>
          <w:lang w:val="en-US"/>
        </w:rPr>
        <w:t>Alistarse</w:t>
      </w:r>
      <w:r>
        <w:rPr>
          <w:sz w:val="24"/>
        </w:rPr>
        <w:t xml:space="preserve"> </w:t>
      </w:r>
      <w:r>
        <w:rPr>
          <w:b/>
          <w:bCs/>
          <w:sz w:val="24"/>
          <w:lang w:val="en-US"/>
        </w:rPr>
        <w:t>en</w:t>
      </w:r>
      <w:r>
        <w:rPr>
          <w:sz w:val="24"/>
        </w:rPr>
        <w:t xml:space="preserve"> — завербовываться куда-либо, поступать куда-либо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un cuerpo)</w:t>
      </w:r>
    </w:p>
    <w:p>
      <w:pPr>
        <w:pStyle w:val="Normal1"/>
        <w:spacing w:lineRule="auto" w:line="240"/>
        <w:ind w:firstLine="709" w:end="0"/>
        <w:rPr/>
      </w:pPr>
      <w:r>
        <w:rPr>
          <w:b/>
          <w:bCs/>
          <w:sz w:val="24"/>
        </w:rPr>
        <w:t>роr</w:t>
      </w:r>
      <w:r>
        <w:rPr>
          <w:sz w:val="24"/>
        </w:rPr>
        <w:t xml:space="preserve"> — записываться в какое-либо общество, товарищество, стать его членом</w:t>
      </w:r>
    </w:p>
    <w:p>
      <w:pPr>
        <w:pStyle w:val="Normal1"/>
        <w:spacing w:lineRule="auto" w:line="240"/>
        <w:ind w:firstLine="284"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socio de un club) </w:t>
      </w:r>
    </w:p>
    <w:p>
      <w:pPr>
        <w:pStyle w:val="Normal1"/>
        <w:spacing w:lineRule="auto" w:line="240"/>
        <w:ind w:firstLine="284" w:end="0"/>
        <w:rPr/>
      </w:pPr>
      <w:r>
        <w:rPr>
          <w:sz w:val="24"/>
          <w:lang w:val="en-US"/>
        </w:rPr>
        <w:t>Alternar</w:t>
      </w:r>
      <w:r>
        <w:rPr>
          <w:sz w:val="24"/>
        </w:rPr>
        <w:t xml:space="preserve"> </w:t>
      </w:r>
      <w:r>
        <w:rPr>
          <w:b/>
          <w:bCs/>
          <w:sz w:val="24"/>
          <w:lang w:val="en-US"/>
        </w:rPr>
        <w:t>con</w:t>
      </w:r>
      <w:r>
        <w:rPr>
          <w:sz w:val="24"/>
        </w:rPr>
        <w:t xml:space="preserve"> — бывать в обществе кого-либо, встречаться с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los sabios) </w:t>
      </w:r>
    </w:p>
    <w:p>
      <w:pPr>
        <w:pStyle w:val="Normal1"/>
        <w:spacing w:lineRule="auto" w:line="240"/>
        <w:ind w:firstLine="709" w:end="0"/>
        <w:rPr/>
      </w:pPr>
      <w:r>
        <w:rPr>
          <w:b/>
          <w:bCs/>
          <w:sz w:val="24"/>
          <w:lang w:val="en-US"/>
        </w:rPr>
        <w:t>en</w:t>
      </w:r>
      <w:r>
        <w:rPr>
          <w:sz w:val="24"/>
        </w:rPr>
        <w:t xml:space="preserve"> — делать по очереди, чередоваться</w:t>
      </w:r>
    </w:p>
    <w:p>
      <w:pPr>
        <w:pStyle w:val="Normal1"/>
        <w:spacing w:lineRule="auto" w:line="240"/>
        <w:ind w:firstLine="284" w:end="0"/>
        <w:rPr/>
      </w:pPr>
      <w:r>
        <w:rPr>
          <w:sz w:val="24"/>
        </w:rPr>
        <w:t xml:space="preserve">                                    </w:t>
      </w:r>
      <w:r>
        <w:rPr>
          <w:sz w:val="24"/>
          <w:lang w:val="en-US"/>
        </w:rPr>
        <w:t xml:space="preserve">(~ en el servicio) </w:t>
      </w:r>
    </w:p>
    <w:p>
      <w:pPr>
        <w:pStyle w:val="Normal1"/>
        <w:spacing w:lineRule="auto" w:line="240"/>
        <w:ind w:firstLine="284" w:end="0"/>
        <w:rPr/>
      </w:pPr>
      <w:r>
        <w:rPr>
          <w:sz w:val="24"/>
          <w:lang w:val="en-US"/>
        </w:rPr>
        <w:t>Alzarse</w:t>
      </w:r>
      <w:r>
        <w:rPr>
          <w:sz w:val="24"/>
        </w:rPr>
        <w:t xml:space="preserve"> </w:t>
      </w:r>
      <w:r>
        <w:rPr>
          <w:b/>
          <w:bCs/>
          <w:sz w:val="24"/>
          <w:lang w:val="en-US"/>
        </w:rPr>
        <w:t>en</w:t>
      </w:r>
      <w:r>
        <w:rPr>
          <w:sz w:val="24"/>
        </w:rPr>
        <w:t xml:space="preserve"> — подниматься, восставать</w:t>
      </w:r>
    </w:p>
    <w:p>
      <w:pPr>
        <w:pStyle w:val="Normal1"/>
        <w:spacing w:lineRule="auto" w:line="240"/>
        <w:ind w:firstLine="284" w:end="0"/>
        <w:rPr/>
      </w:pPr>
      <w:r>
        <w:rPr>
          <w:sz w:val="24"/>
        </w:rPr>
        <w:t xml:space="preserve">                                     </w:t>
      </w:r>
      <w:r>
        <w:rPr>
          <w:sz w:val="24"/>
        </w:rPr>
        <w:t>(~ е</w:t>
      </w:r>
      <w:r>
        <w:rPr>
          <w:sz w:val="24"/>
          <w:lang w:val="en-US"/>
        </w:rPr>
        <w:t>n</w:t>
      </w:r>
      <w:r>
        <w:rPr>
          <w:sz w:val="24"/>
        </w:rPr>
        <w:t xml:space="preserve"> </w:t>
      </w:r>
      <w:r>
        <w:rPr>
          <w:sz w:val="24"/>
          <w:lang w:val="en-US"/>
        </w:rPr>
        <w:t>r</w:t>
      </w:r>
      <w:r>
        <w:rPr>
          <w:sz w:val="24"/>
        </w:rPr>
        <w:t>е</w:t>
      </w:r>
      <w:r>
        <w:rPr>
          <w:sz w:val="24"/>
          <w:lang w:val="en-US"/>
        </w:rPr>
        <w:t>b</w:t>
      </w:r>
      <w:r>
        <w:rPr>
          <w:sz w:val="24"/>
        </w:rPr>
        <w:t>е</w:t>
      </w:r>
      <w:r>
        <w:rPr>
          <w:sz w:val="24"/>
          <w:lang w:val="en-US"/>
        </w:rPr>
        <w:t>li</w:t>
      </w:r>
      <w:r>
        <w:rPr>
          <w:sz w:val="24"/>
        </w:rPr>
        <w:t>ó</w:t>
      </w:r>
      <w:r>
        <w:rPr>
          <w:sz w:val="24"/>
          <w:lang w:val="en-US"/>
        </w:rPr>
        <w:t>n</w:t>
      </w:r>
      <w:r>
        <w:rPr>
          <w:sz w:val="24"/>
        </w:rPr>
        <w:t xml:space="preserve">) </w:t>
      </w:r>
    </w:p>
    <w:p>
      <w:pPr>
        <w:pStyle w:val="Normal1"/>
        <w:spacing w:lineRule="auto" w:line="240"/>
        <w:ind w:firstLine="284" w:end="0"/>
        <w:rPr/>
      </w:pPr>
      <w:r>
        <w:rPr>
          <w:sz w:val="24"/>
          <w:lang w:val="en-US"/>
        </w:rPr>
        <w:t>Allanarse</w:t>
      </w:r>
      <w:r>
        <w:rPr>
          <w:sz w:val="24"/>
        </w:rPr>
        <w:t xml:space="preserve"> </w:t>
      </w:r>
      <w:r>
        <w:rPr>
          <w:b/>
          <w:bCs/>
          <w:sz w:val="24"/>
          <w:lang w:val="en-US"/>
        </w:rPr>
        <w:t>a</w:t>
      </w:r>
      <w:r>
        <w:rPr>
          <w:sz w:val="24"/>
        </w:rPr>
        <w:t xml:space="preserve"> —подчиняться, покоряться</w:t>
      </w:r>
    </w:p>
    <w:p>
      <w:pPr>
        <w:pStyle w:val="Normal1"/>
        <w:spacing w:lineRule="auto" w:line="240"/>
        <w:ind w:firstLine="284" w:end="0"/>
        <w:rPr/>
      </w:pPr>
      <w:r>
        <w:rPr>
          <w:sz w:val="24"/>
        </w:rPr>
        <w:t xml:space="preserve">                                     </w:t>
      </w:r>
      <w:r>
        <w:rPr>
          <w:sz w:val="24"/>
          <w:lang w:val="en-US"/>
        </w:rPr>
        <w:t xml:space="preserve">(~ a lo justo) </w:t>
      </w:r>
    </w:p>
    <w:p>
      <w:pPr>
        <w:pStyle w:val="Normal1"/>
        <w:spacing w:lineRule="auto" w:line="240"/>
        <w:ind w:firstLine="284" w:end="0"/>
        <w:rPr/>
      </w:pPr>
      <w:r>
        <w:rPr>
          <w:sz w:val="24"/>
          <w:lang w:val="en-US"/>
        </w:rPr>
        <w:t>Amenazar</w:t>
      </w:r>
      <w:r>
        <w:rPr>
          <w:sz w:val="24"/>
        </w:rPr>
        <w:t xml:space="preserve"> </w:t>
      </w:r>
      <w:r>
        <w:rPr>
          <w:b/>
          <w:bCs/>
          <w:sz w:val="24"/>
          <w:lang w:val="en-US"/>
        </w:rPr>
        <w:t>con</w:t>
      </w:r>
      <w:r>
        <w:rPr>
          <w:sz w:val="24"/>
        </w:rPr>
        <w:t xml:space="preserve"> </w:t>
      </w:r>
      <w:r>
        <w:rPr>
          <w:i/>
          <w:iCs/>
          <w:sz w:val="24"/>
          <w:lang w:val="en-US"/>
        </w:rPr>
        <w:t>algo</w:t>
      </w:r>
      <w:r>
        <w:rPr>
          <w:sz w:val="24"/>
        </w:rPr>
        <w:t xml:space="preserve"> </w:t>
      </w:r>
      <w:r>
        <w:rPr>
          <w:b/>
          <w:bCs/>
          <w:sz w:val="24"/>
          <w:lang w:val="en-US"/>
        </w:rPr>
        <w:t>a</w:t>
      </w:r>
      <w:r>
        <w:rPr>
          <w:sz w:val="24"/>
        </w:rPr>
        <w:t xml:space="preserve"> </w:t>
      </w:r>
      <w:r>
        <w:rPr>
          <w:i/>
          <w:iCs/>
          <w:sz w:val="24"/>
          <w:lang w:val="en-US"/>
        </w:rPr>
        <w:t>alguien</w:t>
      </w:r>
      <w:r>
        <w:rPr>
          <w:sz w:val="24"/>
        </w:rPr>
        <w:t xml:space="preserve"> — угрожать чем-либо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el palo </w:t>
      </w:r>
      <w:r>
        <w:rPr>
          <w:i/>
          <w:iCs/>
          <w:sz w:val="24"/>
          <w:lang w:val="en-US"/>
        </w:rPr>
        <w:t>al</w:t>
      </w:r>
      <w:r>
        <w:rPr>
          <w:sz w:val="24"/>
          <w:lang w:val="en-US"/>
        </w:rPr>
        <w:t xml:space="preserve"> ladron) </w:t>
      </w:r>
    </w:p>
    <w:p>
      <w:pPr>
        <w:pStyle w:val="Normal1"/>
        <w:spacing w:lineRule="auto" w:line="240"/>
        <w:ind w:firstLine="284" w:end="0"/>
        <w:rPr/>
      </w:pPr>
      <w:r>
        <w:rPr>
          <w:sz w:val="24"/>
          <w:lang w:val="en-US"/>
        </w:rPr>
        <w:t>Anhelar</w:t>
      </w:r>
      <w:r>
        <w:rPr>
          <w:sz w:val="24"/>
        </w:rPr>
        <w:t xml:space="preserve"> </w:t>
      </w:r>
      <w:r>
        <w:rPr>
          <w:b/>
          <w:bCs/>
          <w:sz w:val="24"/>
          <w:lang w:val="en-US"/>
        </w:rPr>
        <w:t>a</w:t>
      </w:r>
      <w:r>
        <w:rPr>
          <w:sz w:val="24"/>
        </w:rPr>
        <w:t xml:space="preserve"> — страстно желать, жаждать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 paz) </w:t>
      </w:r>
    </w:p>
    <w:p>
      <w:pPr>
        <w:pStyle w:val="Normal1"/>
        <w:spacing w:lineRule="auto" w:line="240"/>
        <w:ind w:firstLine="284" w:end="0"/>
        <w:rPr/>
      </w:pPr>
      <w:r>
        <w:rPr>
          <w:sz w:val="24"/>
          <w:lang w:val="en-US"/>
        </w:rPr>
        <w:t>Afiadir</w:t>
      </w:r>
      <w:r>
        <w:rPr>
          <w:sz w:val="24"/>
        </w:rPr>
        <w:t xml:space="preserve"> </w:t>
      </w:r>
      <w:r>
        <w:rPr>
          <w:b/>
          <w:bCs/>
          <w:sz w:val="24"/>
          <w:lang w:val="en-US"/>
        </w:rPr>
        <w:t>a</w:t>
      </w:r>
      <w:r>
        <w:rPr>
          <w:sz w:val="24"/>
        </w:rPr>
        <w:t xml:space="preserve"> — добавлять, дополнять</w:t>
      </w:r>
    </w:p>
    <w:p>
      <w:pPr>
        <w:pStyle w:val="Normal1"/>
        <w:spacing w:lineRule="auto" w:line="240"/>
        <w:ind w:firstLine="284" w:end="0"/>
        <w:rPr/>
      </w:pPr>
      <w:r>
        <w:rPr>
          <w:sz w:val="24"/>
        </w:rPr>
        <w:t xml:space="preserve">                                    </w:t>
      </w:r>
      <w:r>
        <w:rPr>
          <w:sz w:val="24"/>
          <w:lang w:val="en-US"/>
        </w:rPr>
        <w:t xml:space="preserve">(~ a lo dicho) </w:t>
      </w:r>
    </w:p>
    <w:p>
      <w:pPr>
        <w:pStyle w:val="Normal1"/>
        <w:spacing w:lineRule="auto" w:line="240"/>
        <w:ind w:firstLine="284" w:end="0"/>
        <w:rPr/>
      </w:pPr>
      <w:r>
        <w:rPr>
          <w:sz w:val="24"/>
          <w:lang w:val="en-US"/>
        </w:rPr>
        <w:t>Apartarse</w:t>
      </w:r>
      <w:r>
        <w:rPr>
          <w:sz w:val="24"/>
        </w:rPr>
        <w:t xml:space="preserve"> </w:t>
      </w:r>
      <w:r>
        <w:rPr>
          <w:b/>
          <w:bCs/>
          <w:sz w:val="24"/>
          <w:lang w:val="en-US"/>
        </w:rPr>
        <w:t>de</w:t>
      </w:r>
      <w:r>
        <w:rPr>
          <w:sz w:val="24"/>
        </w:rPr>
        <w:t xml:space="preserve"> — удаляться, отдаляться, избегать кого-либо,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los vecinos) </w:t>
      </w:r>
    </w:p>
    <w:p>
      <w:pPr>
        <w:pStyle w:val="Normal1"/>
        <w:spacing w:lineRule="auto" w:line="240"/>
        <w:ind w:firstLine="284" w:end="0"/>
        <w:rPr/>
      </w:pPr>
      <w:r>
        <w:rPr>
          <w:sz w:val="24"/>
          <w:lang w:val="en-US"/>
        </w:rPr>
        <w:t>Apasionarse</w:t>
      </w:r>
      <w:r>
        <w:rPr>
          <w:sz w:val="24"/>
        </w:rPr>
        <w:t xml:space="preserve"> </w:t>
      </w:r>
      <w:r>
        <w:rPr>
          <w:b/>
          <w:bCs/>
          <w:sz w:val="24"/>
          <w:lang w:val="en-US"/>
        </w:rPr>
        <w:t>de</w:t>
      </w:r>
      <w:r>
        <w:rPr>
          <w:b/>
          <w:bCs/>
          <w:sz w:val="24"/>
        </w:rPr>
        <w:t>, роr</w:t>
      </w:r>
      <w:r>
        <w:rPr>
          <w:sz w:val="24"/>
        </w:rPr>
        <w:t xml:space="preserve"> — проникнуться горячим чувством, страстью к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 xml:space="preserve">de, </w:t>
      </w:r>
      <w:r>
        <w:rPr>
          <w:i/>
          <w:iCs/>
          <w:sz w:val="24"/>
        </w:rPr>
        <w:t>ро</w:t>
      </w:r>
      <w:r>
        <w:rPr>
          <w:i/>
          <w:iCs/>
          <w:sz w:val="24"/>
          <w:lang w:val="en-US"/>
        </w:rPr>
        <w:t>r</w:t>
      </w:r>
      <w:r>
        <w:rPr>
          <w:sz w:val="24"/>
          <w:lang w:val="en-US"/>
        </w:rPr>
        <w:t xml:space="preserve"> alguno) </w:t>
      </w:r>
    </w:p>
    <w:p>
      <w:pPr>
        <w:pStyle w:val="Normal1"/>
        <w:spacing w:lineRule="auto" w:line="240"/>
        <w:ind w:firstLine="284" w:end="0"/>
        <w:rPr/>
      </w:pPr>
      <w:r>
        <w:rPr>
          <w:sz w:val="24"/>
          <w:lang w:val="en-US"/>
        </w:rPr>
        <w:t>Apesadumbrarse</w:t>
      </w:r>
      <w:r>
        <w:rPr>
          <w:sz w:val="24"/>
        </w:rPr>
        <w:t xml:space="preserve"> </w:t>
      </w:r>
      <w:r>
        <w:rPr>
          <w:b/>
          <w:bCs/>
          <w:sz w:val="24"/>
          <w:lang w:val="en-US"/>
        </w:rPr>
        <w:t>con</w:t>
      </w:r>
      <w:r>
        <w:rPr>
          <w:b/>
          <w:bCs/>
          <w:sz w:val="24"/>
        </w:rPr>
        <w:t xml:space="preserve">, </w:t>
      </w:r>
      <w:r>
        <w:rPr>
          <w:b/>
          <w:bCs/>
          <w:sz w:val="24"/>
          <w:lang w:val="en-US"/>
        </w:rPr>
        <w:t>de</w:t>
      </w:r>
      <w:r>
        <w:rPr>
          <w:sz w:val="24"/>
        </w:rPr>
        <w:t xml:space="preserve"> — огорчаться, опечаливаться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de</w:t>
      </w:r>
      <w:r>
        <w:rPr>
          <w:sz w:val="24"/>
          <w:lang w:val="en-US"/>
        </w:rPr>
        <w:t xml:space="preserve"> la noticia) </w:t>
      </w:r>
    </w:p>
    <w:p>
      <w:pPr>
        <w:pStyle w:val="Normal1"/>
        <w:spacing w:lineRule="auto" w:line="240"/>
        <w:ind w:firstLine="284" w:end="0"/>
        <w:rPr/>
      </w:pPr>
      <w:r>
        <w:rPr>
          <w:sz w:val="24"/>
          <w:lang w:val="en-US"/>
        </w:rPr>
        <w:t>Apiadarse</w:t>
      </w:r>
      <w:r>
        <w:rPr>
          <w:sz w:val="24"/>
        </w:rPr>
        <w:t xml:space="preserve"> </w:t>
      </w:r>
      <w:r>
        <w:rPr>
          <w:b/>
          <w:bCs/>
          <w:sz w:val="24"/>
          <w:lang w:val="en-US"/>
        </w:rPr>
        <w:t>de</w:t>
      </w:r>
      <w:r>
        <w:rPr>
          <w:sz w:val="24"/>
        </w:rPr>
        <w:t xml:space="preserve"> — чувствовать сострадание, жалость к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los pobres)</w:t>
      </w:r>
    </w:p>
    <w:p>
      <w:pPr>
        <w:pStyle w:val="Normal1"/>
        <w:spacing w:lineRule="auto" w:line="240"/>
        <w:ind w:firstLine="284" w:end="0"/>
        <w:rPr/>
      </w:pPr>
      <w:r>
        <w:rPr>
          <w:sz w:val="24"/>
          <w:lang w:val="en-US"/>
        </w:rPr>
        <w:t>Aplicarse</w:t>
      </w:r>
      <w:r>
        <w:rPr>
          <w:sz w:val="24"/>
        </w:rPr>
        <w:t xml:space="preserve"> </w:t>
      </w:r>
      <w:r>
        <w:rPr>
          <w:b/>
          <w:bCs/>
          <w:sz w:val="24"/>
          <w:lang w:val="en-US"/>
        </w:rPr>
        <w:t>a</w:t>
      </w:r>
      <w:r>
        <w:rPr>
          <w:sz w:val="24"/>
        </w:rPr>
        <w:t xml:space="preserve"> —посвящать себя учебе и т.д.</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los estudios) </w:t>
      </w:r>
    </w:p>
    <w:p>
      <w:pPr>
        <w:pStyle w:val="Normal1"/>
        <w:spacing w:lineRule="auto" w:line="240"/>
        <w:ind w:firstLine="284" w:end="0"/>
        <w:rPr/>
      </w:pPr>
      <w:r>
        <w:rPr>
          <w:sz w:val="24"/>
          <w:lang w:val="en-US"/>
        </w:rPr>
        <w:t>Apoderarse</w:t>
      </w:r>
      <w:r>
        <w:rPr>
          <w:sz w:val="24"/>
        </w:rPr>
        <w:t xml:space="preserve"> </w:t>
      </w:r>
      <w:r>
        <w:rPr>
          <w:b/>
          <w:bCs/>
          <w:sz w:val="24"/>
          <w:lang w:val="en-US"/>
        </w:rPr>
        <w:t>de</w:t>
      </w:r>
      <w:r>
        <w:rPr>
          <w:sz w:val="24"/>
        </w:rPr>
        <w:t xml:space="preserve"> — захватывать, завладевать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la hacienda) </w:t>
      </w:r>
    </w:p>
    <w:p>
      <w:pPr>
        <w:pStyle w:val="Normal1"/>
        <w:spacing w:lineRule="auto" w:line="240"/>
        <w:ind w:firstLine="284" w:end="0"/>
        <w:rPr/>
      </w:pPr>
      <w:r>
        <w:rPr>
          <w:sz w:val="24"/>
          <w:lang w:val="en-US"/>
        </w:rPr>
        <w:t>Aportar</w:t>
      </w:r>
      <w:r>
        <w:rPr>
          <w:sz w:val="24"/>
        </w:rPr>
        <w:t xml:space="preserve"> </w:t>
      </w:r>
      <w:r>
        <w:rPr>
          <w:b/>
          <w:bCs/>
          <w:sz w:val="24"/>
          <w:lang w:val="en-US"/>
        </w:rPr>
        <w:t>a</w:t>
      </w:r>
      <w:r>
        <w:rPr>
          <w:sz w:val="24"/>
        </w:rPr>
        <w:t xml:space="preserve"> — делать вклад, вносить свою долю во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 causa de la paz) </w:t>
      </w:r>
    </w:p>
    <w:p>
      <w:pPr>
        <w:pStyle w:val="Normal1"/>
        <w:spacing w:lineRule="auto" w:line="240"/>
        <w:ind w:firstLine="284" w:end="0"/>
        <w:rPr/>
      </w:pPr>
      <w:r>
        <w:rPr>
          <w:sz w:val="24"/>
          <w:lang w:val="en-US"/>
        </w:rPr>
        <w:t>Apostar</w:t>
      </w:r>
      <w:r>
        <w:rPr>
          <w:sz w:val="24"/>
        </w:rPr>
        <w:t xml:space="preserve"> </w:t>
      </w:r>
      <w:r>
        <w:rPr>
          <w:b/>
          <w:bCs/>
          <w:sz w:val="24"/>
          <w:lang w:val="en-US"/>
        </w:rPr>
        <w:t>a</w:t>
      </w:r>
      <w:r>
        <w:rPr>
          <w:sz w:val="24"/>
        </w:rPr>
        <w:t xml:space="preserve"> — держать пари, биться об заклад на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cualquiera cosa) </w:t>
      </w:r>
    </w:p>
    <w:p>
      <w:pPr>
        <w:pStyle w:val="Normal1"/>
        <w:spacing w:lineRule="auto" w:line="240"/>
        <w:ind w:firstLine="284" w:end="0"/>
        <w:rPr/>
      </w:pPr>
      <w:r>
        <w:rPr>
          <w:sz w:val="24"/>
        </w:rPr>
        <w:t xml:space="preserve">Ароуаr </w:t>
      </w:r>
      <w:r>
        <w:rPr>
          <w:b/>
          <w:bCs/>
          <w:sz w:val="24"/>
          <w:lang w:val="en-US"/>
        </w:rPr>
        <w:t>en</w:t>
      </w:r>
      <w:r>
        <w:rPr>
          <w:sz w:val="24"/>
        </w:rPr>
        <w:t xml:space="preserve"> — опираться на кого-либо, пользоваться поддержкой или помощью кого-либо</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autoridades</w:t>
      </w:r>
      <w:r>
        <w:rPr>
          <w:sz w:val="24"/>
        </w:rPr>
        <w:t xml:space="preserve">) </w:t>
      </w:r>
    </w:p>
    <w:p>
      <w:pPr>
        <w:pStyle w:val="Normal1"/>
        <w:spacing w:lineRule="auto" w:line="240"/>
        <w:ind w:firstLine="284" w:end="0"/>
        <w:rPr/>
      </w:pPr>
      <w:r>
        <w:rPr>
          <w:sz w:val="24"/>
          <w:lang w:val="en-US"/>
        </w:rPr>
        <w:t>Apreciar</w:t>
      </w:r>
      <w:r>
        <w:rPr>
          <w:sz w:val="24"/>
        </w:rPr>
        <w:t xml:space="preserve"> </w:t>
      </w:r>
      <w:r>
        <w:rPr>
          <w:b/>
          <w:bCs/>
          <w:sz w:val="24"/>
        </w:rPr>
        <w:t>ро</w:t>
      </w:r>
      <w:r>
        <w:rPr>
          <w:b/>
          <w:bCs/>
          <w:sz w:val="24"/>
          <w:lang w:val="en-US"/>
        </w:rPr>
        <w:t>r</w:t>
      </w:r>
      <w:r>
        <w:rPr>
          <w:sz w:val="24"/>
        </w:rPr>
        <w:t xml:space="preserve"> — высоко ценить за что-либо</w:t>
      </w:r>
    </w:p>
    <w:p>
      <w:pPr>
        <w:pStyle w:val="Normal1"/>
        <w:spacing w:lineRule="auto" w:line="240"/>
        <w:ind w:firstLine="284" w:end="0"/>
        <w:rPr/>
      </w:pPr>
      <w:r>
        <w:rPr>
          <w:sz w:val="24"/>
        </w:rPr>
        <w:t xml:space="preserve">                             </w:t>
      </w:r>
      <w:r>
        <w:rPr>
          <w:sz w:val="24"/>
          <w:lang w:val="en-US"/>
        </w:rPr>
        <w:t>(~</w:t>
      </w:r>
      <w:r>
        <w:rPr>
          <w:i/>
          <w:iCs/>
          <w:sz w:val="24"/>
          <w:lang w:val="en-US"/>
        </w:rPr>
        <w:t>por</w:t>
      </w:r>
      <w:r>
        <w:rPr>
          <w:sz w:val="24"/>
          <w:lang w:val="en-US"/>
        </w:rPr>
        <w:t xml:space="preserve"> sus prendas) </w:t>
      </w:r>
    </w:p>
    <w:p>
      <w:pPr>
        <w:pStyle w:val="Normal1"/>
        <w:spacing w:lineRule="auto" w:line="240"/>
        <w:ind w:firstLine="284" w:end="0"/>
        <w:rPr/>
      </w:pPr>
      <w:r>
        <w:rPr>
          <w:sz w:val="24"/>
          <w:lang w:val="en-US"/>
        </w:rPr>
        <w:t>Aprender</w:t>
      </w:r>
      <w:r>
        <w:rPr>
          <w:sz w:val="24"/>
        </w:rPr>
        <w:t xml:space="preserve"> </w:t>
      </w:r>
      <w:r>
        <w:rPr>
          <w:b/>
          <w:bCs/>
          <w:sz w:val="24"/>
          <w:lang w:val="en-US"/>
        </w:rPr>
        <w:t>a</w:t>
      </w:r>
      <w:r>
        <w:rPr>
          <w:sz w:val="24"/>
        </w:rPr>
        <w:t xml:space="preserve"> + </w:t>
      </w:r>
      <w:r>
        <w:rPr>
          <w:sz w:val="24"/>
          <w:lang w:val="en-US"/>
        </w:rPr>
        <w:t>infinitivo</w:t>
      </w:r>
      <w:r>
        <w:rPr>
          <w:sz w:val="24"/>
        </w:rPr>
        <w:t xml:space="preserve"> — учиться делать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escribir) </w:t>
      </w:r>
    </w:p>
    <w:p>
      <w:pPr>
        <w:pStyle w:val="Normal1"/>
        <w:spacing w:lineRule="auto" w:line="240"/>
        <w:ind w:firstLine="284" w:end="0"/>
        <w:rPr>
          <w:sz w:val="24"/>
          <w:lang w:val="en-US"/>
        </w:rPr>
      </w:pPr>
      <w:r>
        <w:rPr>
          <w:sz w:val="24"/>
          <w:lang w:val="en-US"/>
        </w:rPr>
        <w:t xml:space="preserve">Apresurarse </w:t>
      </w:r>
      <w:r>
        <w:rPr>
          <w:b/>
          <w:bCs/>
          <w:sz w:val="24"/>
          <w:lang w:val="en-US"/>
        </w:rPr>
        <w:t>a</w:t>
      </w:r>
      <w:r>
        <w:rPr>
          <w:sz w:val="24"/>
          <w:lang w:val="en-US"/>
        </w:rPr>
        <w:t xml:space="preserve"> + </w:t>
      </w:r>
      <w:r>
        <w:rPr>
          <w:i/>
          <w:iCs/>
          <w:sz w:val="24"/>
          <w:lang w:val="en-US"/>
        </w:rPr>
        <w:t>infinitivo</w:t>
      </w:r>
      <w:r>
        <w:rPr>
          <w:sz w:val="24"/>
          <w:lang w:val="en-US"/>
        </w:rPr>
        <w:t xml:space="preserve"> — </w:t>
      </w:r>
      <w:r>
        <w:rPr>
          <w:sz w:val="24"/>
        </w:rPr>
        <w:t>поспешить</w:t>
      </w:r>
      <w:r>
        <w:rPr>
          <w:sz w:val="24"/>
          <w:lang w:val="en-US"/>
        </w:rPr>
        <w:t xml:space="preserve"> </w:t>
      </w:r>
      <w:r>
        <w:rPr>
          <w:sz w:val="24"/>
        </w:rPr>
        <w:t>что</w:t>
      </w:r>
      <w:r>
        <w:rPr>
          <w:sz w:val="24"/>
          <w:lang w:val="en-US"/>
        </w:rPr>
        <w:t>-</w:t>
      </w:r>
      <w:r>
        <w:rPr>
          <w:sz w:val="24"/>
        </w:rPr>
        <w:t>либо</w:t>
      </w:r>
      <w:r>
        <w:rPr>
          <w:sz w:val="24"/>
          <w:lang w:val="en-US"/>
        </w:rPr>
        <w:t xml:space="preserve"> </w:t>
      </w:r>
      <w:r>
        <w:rPr>
          <w:sz w:val="24"/>
        </w:rPr>
        <w:t>сделать</w:t>
      </w:r>
    </w:p>
    <w:p>
      <w:pPr>
        <w:pStyle w:val="Normal1"/>
        <w:spacing w:lineRule="auto" w:line="240"/>
        <w:ind w:firstLine="284" w:end="0"/>
        <w:rPr/>
      </w:pPr>
      <w:r>
        <w:rPr>
          <w:sz w:val="24"/>
          <w:lang w:val="en-US"/>
        </w:rPr>
        <w:t xml:space="preserve">                                     </w:t>
      </w:r>
      <w:r>
        <w:rPr>
          <w:sz w:val="24"/>
        </w:rPr>
        <w:t xml:space="preserve">(~ </w:t>
      </w:r>
      <w:r>
        <w:rPr>
          <w:i/>
          <w:iCs/>
          <w:sz w:val="24"/>
          <w:lang w:val="en-US"/>
        </w:rPr>
        <w:t>a</w:t>
      </w:r>
      <w:r>
        <w:rPr>
          <w:sz w:val="24"/>
        </w:rPr>
        <w:t xml:space="preserve"> </w:t>
      </w:r>
      <w:r>
        <w:rPr>
          <w:sz w:val="24"/>
          <w:lang w:val="en-US"/>
        </w:rPr>
        <w:t>regresar</w:t>
      </w:r>
      <w:r>
        <w:rPr>
          <w:sz w:val="24"/>
        </w:rPr>
        <w:t xml:space="preserve">) </w:t>
      </w:r>
    </w:p>
    <w:p>
      <w:pPr>
        <w:pStyle w:val="Normal1"/>
        <w:spacing w:lineRule="auto" w:line="240"/>
        <w:ind w:firstLine="709" w:end="0"/>
        <w:rPr/>
      </w:pPr>
      <w:r>
        <w:rPr>
          <w:b/>
          <w:bCs/>
          <w:sz w:val="24"/>
          <w:lang w:val="en-US"/>
        </w:rPr>
        <w:t>en</w:t>
      </w:r>
      <w:r>
        <w:rPr>
          <w:sz w:val="24"/>
        </w:rPr>
        <w:t xml:space="preserve"> — поспешить, поторопиться с каким-либо действием</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la llegada)           </w:t>
      </w:r>
    </w:p>
    <w:p>
      <w:pPr>
        <w:pStyle w:val="Normal1"/>
        <w:spacing w:lineRule="auto" w:line="240"/>
        <w:ind w:firstLine="284" w:end="0"/>
        <w:rPr/>
      </w:pPr>
      <w:r>
        <w:rPr>
          <w:sz w:val="24"/>
          <w:lang w:val="en-US"/>
        </w:rPr>
        <w:t xml:space="preserve"> </w:t>
      </w:r>
      <w:r>
        <w:rPr>
          <w:sz w:val="24"/>
          <w:lang w:val="en-US"/>
        </w:rPr>
        <w:t>Aprovechar</w:t>
      </w:r>
      <w:r>
        <w:rPr>
          <w:sz w:val="24"/>
        </w:rPr>
        <w:t xml:space="preserve"> </w:t>
      </w:r>
      <w:r>
        <w:rPr>
          <w:b/>
          <w:bCs/>
          <w:sz w:val="24"/>
          <w:lang w:val="en-US"/>
        </w:rPr>
        <w:t>en</w:t>
      </w:r>
      <w:r>
        <w:rPr>
          <w:sz w:val="24"/>
        </w:rPr>
        <w:t xml:space="preserve"> — делать успехи, продвигаться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el estudio) </w:t>
      </w:r>
    </w:p>
    <w:p>
      <w:pPr>
        <w:pStyle w:val="Normal1"/>
        <w:spacing w:lineRule="auto" w:line="240"/>
        <w:ind w:firstLine="284" w:end="0"/>
        <w:rPr/>
      </w:pPr>
      <w:r>
        <w:rPr>
          <w:sz w:val="24"/>
          <w:lang w:val="en-US"/>
        </w:rPr>
        <w:t>Aprovecharse</w:t>
      </w:r>
      <w:r>
        <w:rPr>
          <w:sz w:val="24"/>
        </w:rPr>
        <w:t xml:space="preserve"> </w:t>
      </w:r>
      <w:r>
        <w:rPr>
          <w:b/>
          <w:bCs/>
          <w:sz w:val="24"/>
          <w:lang w:val="en-US"/>
        </w:rPr>
        <w:t>de</w:t>
      </w:r>
      <w:r>
        <w:rPr>
          <w:sz w:val="24"/>
        </w:rPr>
        <w:t xml:space="preserve"> — воспользоваться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sus palabras) </w:t>
      </w:r>
    </w:p>
    <w:p>
      <w:pPr>
        <w:pStyle w:val="Normal1"/>
        <w:spacing w:lineRule="auto" w:line="240"/>
        <w:ind w:firstLine="284" w:end="0"/>
        <w:rPr/>
      </w:pPr>
      <w:r>
        <w:rPr>
          <w:sz w:val="24"/>
          <w:lang w:val="en-US"/>
        </w:rPr>
        <w:t>Apurarse</w:t>
      </w:r>
      <w:r>
        <w:rPr>
          <w:sz w:val="24"/>
        </w:rPr>
        <w:t xml:space="preserve"> </w:t>
      </w:r>
      <w:r>
        <w:rPr>
          <w:b/>
          <w:bCs/>
          <w:sz w:val="24"/>
        </w:rPr>
        <w:t>роr</w:t>
      </w:r>
      <w:r>
        <w:rPr>
          <w:sz w:val="24"/>
        </w:rPr>
        <w:t xml:space="preserve"> — огорчаться, печалиться из-за кого-либо, чего-либо</w:t>
      </w:r>
    </w:p>
    <w:p>
      <w:pPr>
        <w:pStyle w:val="Normal1"/>
        <w:spacing w:lineRule="auto" w:line="240"/>
        <w:ind w:firstLine="284" w:end="0"/>
        <w:rPr/>
      </w:pPr>
      <w:r>
        <w:rPr>
          <w:sz w:val="24"/>
        </w:rPr>
        <w:t xml:space="preserve">                                      </w:t>
      </w:r>
      <w:r>
        <w:rPr>
          <w:sz w:val="24"/>
        </w:rPr>
        <w:t xml:space="preserve">(~ </w:t>
      </w:r>
      <w:r>
        <w:rPr>
          <w:i/>
          <w:iCs/>
          <w:sz w:val="24"/>
        </w:rPr>
        <w:t>роr</w:t>
      </w:r>
      <w:r>
        <w:rPr>
          <w:sz w:val="24"/>
        </w:rPr>
        <w:t xml:space="preserve"> росо) </w:t>
      </w:r>
    </w:p>
    <w:p>
      <w:pPr>
        <w:pStyle w:val="Normal1"/>
        <w:spacing w:lineRule="auto" w:line="240"/>
        <w:ind w:firstLine="284" w:end="0"/>
        <w:rPr/>
      </w:pPr>
      <w:r>
        <w:rPr>
          <w:sz w:val="24"/>
          <w:lang w:val="en-US"/>
        </w:rPr>
        <w:t>Arder</w:t>
      </w:r>
      <w:r>
        <w:rPr>
          <w:sz w:val="24"/>
        </w:rPr>
        <w:t>(</w:t>
      </w:r>
      <w:r>
        <w:rPr>
          <w:sz w:val="24"/>
          <w:lang w:val="en-US"/>
        </w:rPr>
        <w:t>se</w:t>
      </w:r>
      <w:r>
        <w:rPr>
          <w:sz w:val="24"/>
        </w:rPr>
        <w:t xml:space="preserve">) </w:t>
      </w:r>
      <w:r>
        <w:rPr>
          <w:b/>
          <w:bCs/>
          <w:sz w:val="24"/>
          <w:lang w:val="en-US"/>
        </w:rPr>
        <w:t>de</w:t>
      </w:r>
      <w:r>
        <w:rPr>
          <w:b/>
          <w:bCs/>
          <w:sz w:val="24"/>
        </w:rPr>
        <w:t xml:space="preserve">, </w:t>
      </w:r>
      <w:r>
        <w:rPr>
          <w:b/>
          <w:bCs/>
          <w:sz w:val="24"/>
          <w:lang w:val="en-US"/>
        </w:rPr>
        <w:t>en</w:t>
      </w:r>
      <w:r>
        <w:rPr>
          <w:sz w:val="24"/>
        </w:rPr>
        <w:t xml:space="preserve"> — перен. гореть, пылать, сгорать</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vergiienza; ~ en deseos) </w:t>
      </w:r>
    </w:p>
    <w:p>
      <w:pPr>
        <w:pStyle w:val="Normal1"/>
        <w:spacing w:lineRule="auto" w:line="240"/>
        <w:ind w:firstLine="284" w:end="0"/>
        <w:rPr/>
      </w:pPr>
      <w:r>
        <w:rPr>
          <w:sz w:val="24"/>
          <w:lang w:val="en-US"/>
        </w:rPr>
        <w:t>Armarse</w:t>
      </w:r>
      <w:r>
        <w:rPr>
          <w:sz w:val="24"/>
        </w:rPr>
        <w:t xml:space="preserve"> </w:t>
      </w:r>
      <w:r>
        <w:rPr>
          <w:b/>
          <w:bCs/>
          <w:sz w:val="24"/>
          <w:lang w:val="en-US"/>
        </w:rPr>
        <w:t>de</w:t>
      </w:r>
      <w:r>
        <w:rPr>
          <w:sz w:val="24"/>
        </w:rPr>
        <w:t xml:space="preserve"> — вооружаться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un palo);</w:t>
      </w:r>
    </w:p>
    <w:p>
      <w:pPr>
        <w:pStyle w:val="Normal1"/>
        <w:spacing w:lineRule="auto" w:line="240"/>
        <w:ind w:firstLine="284" w:end="0"/>
        <w:rPr/>
      </w:pPr>
      <w:r>
        <w:rPr>
          <w:sz w:val="24"/>
          <w:lang w:val="en-US"/>
        </w:rPr>
        <w:t xml:space="preserve">              </w:t>
      </w:r>
      <w:r>
        <w:rPr>
          <w:i/>
          <w:iCs/>
          <w:sz w:val="24"/>
        </w:rPr>
        <w:t>перен</w:t>
      </w:r>
      <w:r>
        <w:rPr>
          <w:sz w:val="24"/>
        </w:rPr>
        <w:t>. запасаться, вооружаться чем-либо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paciencia</w:t>
      </w:r>
      <w:r>
        <w:rPr>
          <w:sz w:val="24"/>
        </w:rPr>
        <w:t xml:space="preserve">) </w:t>
      </w:r>
    </w:p>
    <w:p>
      <w:pPr>
        <w:pStyle w:val="Normal1"/>
        <w:spacing w:lineRule="auto" w:line="240"/>
        <w:ind w:firstLine="284" w:end="0"/>
        <w:rPr/>
      </w:pPr>
      <w:r>
        <w:rPr>
          <w:sz w:val="24"/>
          <w:lang w:val="en-US"/>
        </w:rPr>
        <w:t>Arreglarse</w:t>
      </w:r>
      <w:r>
        <w:rPr>
          <w:sz w:val="24"/>
        </w:rPr>
        <w:t xml:space="preserve"> </w:t>
      </w:r>
      <w:r>
        <w:rPr>
          <w:b/>
          <w:bCs/>
          <w:sz w:val="24"/>
          <w:lang w:val="en-US"/>
        </w:rPr>
        <w:t>con</w:t>
      </w:r>
      <w:r>
        <w:rPr>
          <w:sz w:val="24"/>
        </w:rPr>
        <w:t xml:space="preserve"> — приходить к соглашению, улаживать, уславливаться с кем-либо</w:t>
      </w:r>
    </w:p>
    <w:p>
      <w:pPr>
        <w:pStyle w:val="Normal1"/>
        <w:spacing w:lineRule="auto" w:line="240"/>
        <w:ind w:firstLine="284" w:end="0"/>
        <w:rPr/>
      </w:pPr>
      <w:r>
        <w:rPr>
          <w:sz w:val="24"/>
        </w:rPr>
        <w:t xml:space="preserve">                                 </w:t>
      </w:r>
      <w:r>
        <w:rPr>
          <w:sz w:val="24"/>
          <w:lang w:val="en-US"/>
        </w:rPr>
        <w:t xml:space="preserve">(~ con la administración) </w:t>
      </w:r>
    </w:p>
    <w:p>
      <w:pPr>
        <w:pStyle w:val="Normal1"/>
        <w:spacing w:lineRule="auto" w:line="240"/>
        <w:ind w:firstLine="284" w:end="0"/>
        <w:rPr/>
      </w:pPr>
      <w:r>
        <w:rPr>
          <w:sz w:val="24"/>
          <w:lang w:val="en-US"/>
        </w:rPr>
        <w:t>Arremeter</w:t>
      </w:r>
      <w:r>
        <w:rPr>
          <w:sz w:val="24"/>
        </w:rPr>
        <w:t xml:space="preserve"> </w:t>
      </w:r>
      <w:r>
        <w:rPr>
          <w:b/>
          <w:bCs/>
          <w:sz w:val="24"/>
          <w:lang w:val="en-US"/>
        </w:rPr>
        <w:t>a</w:t>
      </w:r>
      <w:r>
        <w:rPr>
          <w:b/>
          <w:bCs/>
          <w:sz w:val="24"/>
        </w:rPr>
        <w:t xml:space="preserve">, </w:t>
      </w:r>
      <w:r>
        <w:rPr>
          <w:b/>
          <w:bCs/>
          <w:sz w:val="24"/>
          <w:lang w:val="en-US"/>
        </w:rPr>
        <w:t>con</w:t>
      </w:r>
      <w:r>
        <w:rPr>
          <w:b/>
          <w:bCs/>
          <w:sz w:val="24"/>
        </w:rPr>
        <w:t xml:space="preserve">, </w:t>
      </w:r>
      <w:r>
        <w:rPr>
          <w:b/>
          <w:bCs/>
          <w:sz w:val="24"/>
          <w:lang w:val="en-US"/>
        </w:rPr>
        <w:t>contra</w:t>
      </w:r>
      <w:r>
        <w:rPr>
          <w:b/>
          <w:bCs/>
          <w:sz w:val="24"/>
        </w:rPr>
        <w:t xml:space="preserve">, </w:t>
      </w:r>
      <w:r>
        <w:rPr>
          <w:b/>
          <w:bCs/>
          <w:sz w:val="24"/>
          <w:lang w:val="en-US"/>
        </w:rPr>
        <w:t>para</w:t>
      </w:r>
      <w:r>
        <w:rPr>
          <w:sz w:val="24"/>
        </w:rPr>
        <w:t xml:space="preserve"> — яростно нападать, наступать, бро</w:t>
        <w:softHyphen/>
        <w:t>саться на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al, con, contra, para</w:t>
      </w:r>
      <w:r>
        <w:rPr>
          <w:sz w:val="24"/>
          <w:lang w:val="en-US"/>
        </w:rPr>
        <w:t xml:space="preserve"> el enemigo)</w:t>
      </w:r>
    </w:p>
    <w:p>
      <w:pPr>
        <w:pStyle w:val="Normal1"/>
        <w:spacing w:lineRule="auto" w:line="240"/>
        <w:ind w:firstLine="284" w:end="0"/>
        <w:rPr/>
      </w:pPr>
      <w:r>
        <w:rPr>
          <w:sz w:val="24"/>
          <w:lang w:val="en-US"/>
        </w:rPr>
        <w:t>Arrepentirse</w:t>
      </w:r>
      <w:r>
        <w:rPr>
          <w:sz w:val="24"/>
        </w:rPr>
        <w:t xml:space="preserve"> </w:t>
      </w:r>
      <w:r>
        <w:rPr>
          <w:b/>
          <w:bCs/>
          <w:sz w:val="24"/>
          <w:lang w:val="en-US"/>
        </w:rPr>
        <w:t>de</w:t>
      </w:r>
      <w:r>
        <w:rPr>
          <w:sz w:val="24"/>
        </w:rPr>
        <w:t xml:space="preserve"> — раскаиваться, каяться в чем-либо </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sus culpas)</w:t>
      </w:r>
    </w:p>
    <w:p>
      <w:pPr>
        <w:pStyle w:val="Normal1"/>
        <w:spacing w:lineRule="auto" w:line="240"/>
        <w:ind w:firstLine="284" w:end="0"/>
        <w:rPr/>
      </w:pPr>
      <w:r>
        <w:rPr>
          <w:sz w:val="24"/>
          <w:lang w:val="en-US"/>
        </w:rPr>
        <w:t>Arribar</w:t>
      </w:r>
      <w:r>
        <w:rPr>
          <w:sz w:val="24"/>
        </w:rPr>
        <w:t xml:space="preserve"> </w:t>
      </w:r>
      <w:r>
        <w:rPr>
          <w:b/>
          <w:bCs/>
          <w:sz w:val="24"/>
          <w:lang w:val="en-US"/>
        </w:rPr>
        <w:t>a</w:t>
      </w:r>
      <w:r>
        <w:rPr>
          <w:sz w:val="24"/>
        </w:rPr>
        <w:t xml:space="preserve"> — прибывать куда-либо</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w:t>
      </w:r>
      <w:r>
        <w:rPr>
          <w:sz w:val="24"/>
          <w:lang w:val="en-US"/>
        </w:rPr>
        <w:t>Moscú</w:t>
      </w:r>
      <w:r>
        <w:rPr>
          <w:sz w:val="24"/>
        </w:rPr>
        <w:t>)</w:t>
      </w:r>
    </w:p>
    <w:p>
      <w:pPr>
        <w:pStyle w:val="Normal1"/>
        <w:spacing w:lineRule="auto" w:line="240"/>
        <w:ind w:firstLine="284" w:end="0"/>
        <w:rPr/>
      </w:pPr>
      <w:r>
        <w:rPr>
          <w:sz w:val="24"/>
          <w:lang w:val="en-US"/>
        </w:rPr>
        <w:t>Arriesgarse</w:t>
      </w:r>
      <w:r>
        <w:rPr>
          <w:sz w:val="24"/>
        </w:rPr>
        <w:t xml:space="preserve"> </w:t>
      </w:r>
      <w:r>
        <w:rPr>
          <w:b/>
          <w:bCs/>
          <w:sz w:val="24"/>
          <w:lang w:val="en-US"/>
        </w:rPr>
        <w:t>a</w:t>
      </w:r>
      <w:r>
        <w:rPr>
          <w:sz w:val="24"/>
        </w:rPr>
        <w:t xml:space="preserve"> + </w:t>
      </w:r>
      <w:r>
        <w:rPr>
          <w:i/>
          <w:iCs/>
          <w:sz w:val="24"/>
          <w:lang w:val="en-US"/>
        </w:rPr>
        <w:t>infinitivo</w:t>
      </w:r>
      <w:r>
        <w:rPr>
          <w:sz w:val="24"/>
        </w:rPr>
        <w:t xml:space="preserve"> — осмеливаться, отваживаться что-либо сде</w:t>
        <w:softHyphen/>
        <w:t>лать</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w:t>
      </w:r>
      <w:r>
        <w:rPr>
          <w:sz w:val="24"/>
          <w:lang w:val="en-US"/>
        </w:rPr>
        <w:t>salir</w:t>
      </w:r>
      <w:r>
        <w:rPr>
          <w:sz w:val="24"/>
        </w:rPr>
        <w:t xml:space="preserve">) </w:t>
      </w:r>
    </w:p>
    <w:p>
      <w:pPr>
        <w:pStyle w:val="Normal1"/>
        <w:spacing w:lineRule="auto" w:line="240"/>
        <w:ind w:firstLine="284" w:end="0"/>
        <w:rPr/>
      </w:pPr>
      <w:r>
        <w:rPr>
          <w:sz w:val="24"/>
          <w:lang w:val="en-US"/>
        </w:rPr>
        <w:t>Arroparse</w:t>
      </w:r>
      <w:r>
        <w:rPr>
          <w:sz w:val="24"/>
        </w:rPr>
        <w:t xml:space="preserve"> </w:t>
      </w:r>
      <w:r>
        <w:rPr>
          <w:b/>
          <w:bCs/>
          <w:sz w:val="24"/>
          <w:lang w:val="en-US"/>
        </w:rPr>
        <w:t>con</w:t>
      </w:r>
      <w:r>
        <w:rPr>
          <w:sz w:val="24"/>
        </w:rPr>
        <w:t xml:space="preserve"> — покрываться, укрываться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la manta) </w:t>
      </w:r>
    </w:p>
    <w:p>
      <w:pPr>
        <w:pStyle w:val="Normal1"/>
        <w:spacing w:lineRule="auto" w:line="240"/>
        <w:ind w:firstLine="284" w:end="0"/>
        <w:rPr/>
      </w:pPr>
      <w:r>
        <w:rPr>
          <w:sz w:val="24"/>
          <w:lang w:val="en-US"/>
        </w:rPr>
        <w:t>Ascender</w:t>
      </w:r>
      <w:r>
        <w:rPr>
          <w:sz w:val="24"/>
        </w:rPr>
        <w:t xml:space="preserve"> </w:t>
      </w:r>
      <w:r>
        <w:rPr>
          <w:b/>
          <w:bCs/>
          <w:sz w:val="24"/>
          <w:lang w:val="en-US"/>
        </w:rPr>
        <w:t>a</w:t>
      </w:r>
      <w:r>
        <w:rPr>
          <w:sz w:val="24"/>
        </w:rPr>
        <w:t xml:space="preserve"> — продвигаться, повышаться (по службе)</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otro empleo) </w:t>
      </w:r>
    </w:p>
    <w:p>
      <w:pPr>
        <w:pStyle w:val="Normal1"/>
        <w:spacing w:lineRule="auto" w:line="240"/>
        <w:ind w:firstLine="284" w:end="0"/>
        <w:rPr/>
      </w:pPr>
      <w:r>
        <w:rPr>
          <w:b/>
          <w:bCs/>
          <w:sz w:val="24"/>
          <w:lang w:val="en-US"/>
        </w:rPr>
        <w:t>en</w:t>
      </w:r>
      <w:r>
        <w:rPr>
          <w:sz w:val="24"/>
        </w:rPr>
        <w:t xml:space="preserve"> — преуспевать, делать успехи (по службе)</w:t>
      </w:r>
    </w:p>
    <w:p>
      <w:pPr>
        <w:pStyle w:val="Normal1"/>
        <w:spacing w:lineRule="auto" w:line="240"/>
        <w:ind w:firstLine="284" w:end="0"/>
        <w:rPr/>
      </w:pPr>
      <w:r>
        <w:rPr>
          <w:sz w:val="24"/>
        </w:rPr>
        <w:t xml:space="preserve">                                      </w:t>
      </w:r>
      <w:r>
        <w:rPr>
          <w:sz w:val="24"/>
          <w:lang w:val="en-US"/>
        </w:rPr>
        <w:t xml:space="preserve">(~ </w:t>
      </w:r>
      <w:r>
        <w:rPr>
          <w:i/>
          <w:iCs/>
          <w:sz w:val="24"/>
        </w:rPr>
        <w:t>е</w:t>
      </w:r>
      <w:r>
        <w:rPr>
          <w:i/>
          <w:iCs/>
          <w:sz w:val="24"/>
          <w:lang w:val="en-US"/>
        </w:rPr>
        <w:t>n</w:t>
      </w:r>
      <w:r>
        <w:rPr>
          <w:sz w:val="24"/>
          <w:lang w:val="en-US"/>
        </w:rPr>
        <w:t xml:space="preserve"> la carrera) </w:t>
      </w:r>
    </w:p>
    <w:p>
      <w:pPr>
        <w:pStyle w:val="Normal1"/>
        <w:spacing w:lineRule="auto" w:line="240"/>
        <w:ind w:firstLine="284" w:end="0"/>
        <w:rPr/>
      </w:pPr>
      <w:r>
        <w:rPr>
          <w:sz w:val="24"/>
          <w:lang w:val="en-US"/>
        </w:rPr>
        <w:t>Asegurar</w:t>
      </w:r>
      <w:r>
        <w:rPr>
          <w:sz w:val="24"/>
        </w:rPr>
        <w:t xml:space="preserve"> </w:t>
      </w:r>
      <w:r>
        <w:rPr>
          <w:b/>
          <w:bCs/>
          <w:sz w:val="24"/>
          <w:lang w:val="en-US"/>
        </w:rPr>
        <w:t>contra</w:t>
      </w:r>
      <w:r>
        <w:rPr>
          <w:sz w:val="24"/>
        </w:rPr>
        <w:t xml:space="preserve"> — охранять, защищать от чего-либо, кого-либо</w:t>
      </w:r>
    </w:p>
    <w:p>
      <w:pPr>
        <w:pStyle w:val="Normal1"/>
        <w:spacing w:lineRule="auto" w:line="240"/>
        <w:ind w:firstLine="284" w:end="0"/>
        <w:rPr>
          <w:sz w:val="24"/>
          <w:lang w:val="en-US"/>
        </w:rPr>
      </w:pPr>
      <w:r>
        <w:rPr>
          <w:sz w:val="24"/>
        </w:rPr>
        <w:t xml:space="preserve">                                     </w:t>
      </w:r>
      <w:r>
        <w:rPr>
          <w:sz w:val="24"/>
          <w:lang w:val="en-US"/>
        </w:rPr>
        <w:t xml:space="preserve">(~ </w:t>
      </w:r>
      <w:r>
        <w:rPr>
          <w:i/>
          <w:iCs/>
          <w:sz w:val="24"/>
          <w:lang w:val="en-US"/>
        </w:rPr>
        <w:t>contra</w:t>
      </w:r>
      <w:r>
        <w:rPr>
          <w:sz w:val="24"/>
          <w:lang w:val="en-US"/>
        </w:rPr>
        <w:t xml:space="preserve"> el granizo) </w:t>
      </w:r>
    </w:p>
    <w:p>
      <w:pPr>
        <w:pStyle w:val="Normal1"/>
        <w:spacing w:lineRule="auto" w:line="240"/>
        <w:ind w:firstLine="284" w:end="0"/>
        <w:rPr/>
      </w:pPr>
      <w:r>
        <w:rPr>
          <w:sz w:val="24"/>
          <w:lang w:val="en-US"/>
        </w:rPr>
        <w:t>Asentir</w:t>
      </w:r>
      <w:r>
        <w:rPr>
          <w:sz w:val="24"/>
        </w:rPr>
        <w:t xml:space="preserve"> </w:t>
      </w:r>
      <w:r>
        <w:rPr>
          <w:b/>
          <w:bCs/>
          <w:sz w:val="24"/>
          <w:lang w:val="en-US"/>
        </w:rPr>
        <w:t>a</w:t>
      </w:r>
      <w:r>
        <w:rPr>
          <w:sz w:val="24"/>
        </w:rPr>
        <w:t xml:space="preserve"> — соглашаться с чем-либо, одобрять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un dictamen) </w:t>
      </w:r>
    </w:p>
    <w:p>
      <w:pPr>
        <w:pStyle w:val="Normal1"/>
        <w:spacing w:lineRule="auto" w:line="240"/>
        <w:ind w:firstLine="284" w:end="0"/>
        <w:rPr/>
      </w:pPr>
      <w:r>
        <w:rPr>
          <w:sz w:val="24"/>
          <w:lang w:val="en-US"/>
        </w:rPr>
        <w:t>Asesorarse</w:t>
      </w:r>
      <w:r>
        <w:rPr>
          <w:sz w:val="24"/>
        </w:rPr>
        <w:t xml:space="preserve"> </w:t>
      </w:r>
      <w:r>
        <w:rPr>
          <w:b/>
          <w:bCs/>
          <w:sz w:val="24"/>
          <w:lang w:val="en-US"/>
        </w:rPr>
        <w:t>con</w:t>
      </w:r>
      <w:r>
        <w:rPr>
          <w:b/>
          <w:bCs/>
          <w:sz w:val="24"/>
        </w:rPr>
        <w:t xml:space="preserve">, </w:t>
      </w:r>
      <w:r>
        <w:rPr>
          <w:b/>
          <w:bCs/>
          <w:sz w:val="24"/>
          <w:lang w:val="en-US"/>
        </w:rPr>
        <w:t>de</w:t>
      </w:r>
      <w:r>
        <w:rPr>
          <w:sz w:val="24"/>
        </w:rPr>
        <w:t xml:space="preserve"> — советоваться, просить совета у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de letrados)</w:t>
      </w:r>
    </w:p>
    <w:p>
      <w:pPr>
        <w:pStyle w:val="Normal1"/>
        <w:spacing w:lineRule="auto" w:line="240"/>
        <w:ind w:firstLine="284" w:end="0"/>
        <w:rPr/>
      </w:pPr>
      <w:r>
        <w:rPr>
          <w:sz w:val="24"/>
          <w:lang w:val="en-US"/>
        </w:rPr>
        <w:t>Asistir</w:t>
      </w:r>
      <w:r>
        <w:rPr>
          <w:sz w:val="24"/>
        </w:rPr>
        <w:t xml:space="preserve"> </w:t>
      </w:r>
      <w:r>
        <w:rPr>
          <w:b/>
          <w:bCs/>
          <w:sz w:val="24"/>
          <w:lang w:val="en-US"/>
        </w:rPr>
        <w:t>a</w:t>
      </w:r>
      <w:r>
        <w:rPr>
          <w:sz w:val="24"/>
        </w:rPr>
        <w:t xml:space="preserve"> — лечить, ухаживать за больным </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los enfermos);</w:t>
      </w:r>
    </w:p>
    <w:p>
      <w:pPr>
        <w:pStyle w:val="Normal1"/>
        <w:spacing w:lineRule="auto" w:line="240"/>
        <w:ind w:firstLine="284" w:end="0"/>
        <w:rPr/>
      </w:pPr>
      <w:r>
        <w:rPr>
          <w:sz w:val="24"/>
          <w:lang w:val="en-US"/>
        </w:rPr>
        <w:t xml:space="preserve">               </w:t>
      </w:r>
      <w:r>
        <w:rPr>
          <w:sz w:val="24"/>
        </w:rPr>
        <w:t>присутствовать где-либо, посещать что-либо</w:t>
      </w:r>
    </w:p>
    <w:p>
      <w:pPr>
        <w:pStyle w:val="Normal1"/>
        <w:spacing w:lineRule="auto" w:line="240"/>
        <w:ind w:firstLine="284" w:end="0"/>
        <w:rPr/>
      </w:pPr>
      <w:r>
        <w:rPr>
          <w:sz w:val="24"/>
          <w:lang w:val="en-US"/>
        </w:rPr>
        <w:t xml:space="preserve">                                  </w:t>
      </w:r>
      <w:r>
        <w:rPr>
          <w:sz w:val="24"/>
          <w:lang w:val="en-US"/>
        </w:rPr>
        <w:t>(~</w:t>
      </w:r>
      <w:r>
        <w:rPr>
          <w:i/>
          <w:iCs/>
          <w:sz w:val="24"/>
          <w:lang w:val="en-US"/>
        </w:rPr>
        <w:t>a</w:t>
      </w:r>
      <w:r>
        <w:rPr>
          <w:sz w:val="24"/>
          <w:lang w:val="en-US"/>
        </w:rPr>
        <w:t xml:space="preserve"> las conferencias) </w:t>
      </w:r>
    </w:p>
    <w:p>
      <w:pPr>
        <w:pStyle w:val="Normal1"/>
        <w:spacing w:lineRule="auto" w:line="240"/>
        <w:ind w:firstLine="284" w:end="0"/>
        <w:rPr/>
      </w:pPr>
      <w:r>
        <w:rPr>
          <w:sz w:val="24"/>
          <w:lang w:val="en-US"/>
        </w:rPr>
        <w:t>Asociarse</w:t>
      </w:r>
      <w:r>
        <w:rPr>
          <w:sz w:val="24"/>
        </w:rPr>
        <w:t xml:space="preserve"> </w:t>
      </w:r>
      <w:r>
        <w:rPr>
          <w:b/>
          <w:bCs/>
          <w:sz w:val="24"/>
          <w:lang w:val="en-US"/>
        </w:rPr>
        <w:t>a</w:t>
      </w:r>
      <w:r>
        <w:rPr>
          <w:b/>
          <w:bCs/>
          <w:sz w:val="24"/>
        </w:rPr>
        <w:t xml:space="preserve">, </w:t>
      </w:r>
      <w:r>
        <w:rPr>
          <w:b/>
          <w:bCs/>
          <w:sz w:val="24"/>
          <w:lang w:val="en-US"/>
        </w:rPr>
        <w:t>con</w:t>
      </w:r>
      <w:r>
        <w:rPr>
          <w:sz w:val="24"/>
        </w:rPr>
        <w:t xml:space="preserve"> — присоединяться, объединяться</w:t>
      </w:r>
    </w:p>
    <w:p>
      <w:pPr>
        <w:pStyle w:val="Normal1"/>
        <w:spacing w:lineRule="auto" w:line="240"/>
        <w:ind w:firstLine="284" w:end="0"/>
        <w:rPr/>
      </w:pPr>
      <w:r>
        <w:rPr>
          <w:sz w:val="24"/>
        </w:rPr>
        <w:t xml:space="preserve">                                 </w:t>
      </w:r>
      <w:r>
        <w:rPr>
          <w:sz w:val="24"/>
          <w:lang w:val="en-US"/>
        </w:rPr>
        <w:t xml:space="preserve">(~ </w:t>
      </w:r>
      <w:r>
        <w:rPr>
          <w:i/>
          <w:iCs/>
          <w:sz w:val="24"/>
          <w:lang w:val="en-US"/>
        </w:rPr>
        <w:t>a, con</w:t>
      </w:r>
      <w:r>
        <w:rPr>
          <w:sz w:val="24"/>
          <w:lang w:val="en-US"/>
        </w:rPr>
        <w:t xml:space="preserve"> otros) </w:t>
      </w:r>
    </w:p>
    <w:p>
      <w:pPr>
        <w:pStyle w:val="Normal1"/>
        <w:spacing w:lineRule="auto" w:line="240"/>
        <w:ind w:firstLine="284" w:end="0"/>
        <w:rPr/>
      </w:pPr>
      <w:r>
        <w:rPr>
          <w:sz w:val="24"/>
          <w:lang w:val="en-US"/>
        </w:rPr>
        <w:t>Asomarse</w:t>
      </w:r>
      <w:r>
        <w:rPr>
          <w:sz w:val="24"/>
        </w:rPr>
        <w:t xml:space="preserve"> </w:t>
      </w:r>
      <w:r>
        <w:rPr>
          <w:b/>
          <w:bCs/>
          <w:sz w:val="24"/>
        </w:rPr>
        <w:t>а, ро</w:t>
      </w:r>
      <w:r>
        <w:rPr>
          <w:b/>
          <w:bCs/>
          <w:sz w:val="24"/>
          <w:lang w:val="en-US"/>
        </w:rPr>
        <w:t>r</w:t>
      </w:r>
      <w:r>
        <w:rPr>
          <w:b/>
          <w:bCs/>
          <w:sz w:val="24"/>
        </w:rPr>
        <w:t xml:space="preserve"> </w:t>
      </w:r>
      <w:r>
        <w:rPr>
          <w:sz w:val="24"/>
        </w:rPr>
        <w:t>— высовываться в ...</w:t>
      </w:r>
    </w:p>
    <w:p>
      <w:pPr>
        <w:pStyle w:val="Normal1"/>
        <w:spacing w:lineRule="auto" w:line="240"/>
        <w:ind w:firstLine="284" w:end="0"/>
        <w:rPr/>
      </w:pPr>
      <w:r>
        <w:rPr>
          <w:sz w:val="24"/>
        </w:rPr>
        <w:t xml:space="preserve">                                  </w:t>
      </w:r>
      <w:r>
        <w:rPr>
          <w:sz w:val="24"/>
          <w:lang w:val="en-US"/>
        </w:rPr>
        <w:t xml:space="preserve">(~ </w:t>
      </w:r>
      <w:r>
        <w:rPr>
          <w:i/>
          <w:iCs/>
          <w:sz w:val="24"/>
        </w:rPr>
        <w:t>а</w:t>
      </w:r>
      <w:r>
        <w:rPr>
          <w:i/>
          <w:iCs/>
          <w:sz w:val="24"/>
          <w:lang w:val="en-US"/>
        </w:rPr>
        <w:t xml:space="preserve">, </w:t>
      </w:r>
      <w:r>
        <w:rPr>
          <w:i/>
          <w:iCs/>
          <w:sz w:val="24"/>
        </w:rPr>
        <w:t>ро</w:t>
      </w:r>
      <w:r>
        <w:rPr>
          <w:i/>
          <w:iCs/>
          <w:sz w:val="24"/>
          <w:lang w:val="en-US"/>
        </w:rPr>
        <w:t>r</w:t>
      </w:r>
      <w:r>
        <w:rPr>
          <w:sz w:val="24"/>
          <w:lang w:val="en-US"/>
        </w:rPr>
        <w:t xml:space="preserve"> la ventana)</w:t>
      </w:r>
    </w:p>
    <w:p>
      <w:pPr>
        <w:pStyle w:val="Normal1"/>
        <w:spacing w:lineRule="auto" w:line="240"/>
        <w:ind w:firstLine="284" w:end="0"/>
        <w:rPr/>
      </w:pPr>
      <w:r>
        <w:rPr>
          <w:sz w:val="24"/>
          <w:lang w:val="en-US"/>
        </w:rPr>
        <w:t>Asombrarse</w:t>
      </w:r>
      <w:r>
        <w:rPr>
          <w:sz w:val="24"/>
        </w:rPr>
        <w:t xml:space="preserve"> </w:t>
      </w:r>
      <w:r>
        <w:rPr>
          <w:b/>
          <w:bCs/>
          <w:sz w:val="24"/>
          <w:lang w:val="en-US"/>
        </w:rPr>
        <w:t>con</w:t>
      </w:r>
      <w:r>
        <w:rPr>
          <w:b/>
          <w:bCs/>
          <w:sz w:val="24"/>
        </w:rPr>
        <w:t xml:space="preserve">, </w:t>
      </w:r>
      <w:r>
        <w:rPr>
          <w:b/>
          <w:bCs/>
          <w:sz w:val="24"/>
          <w:lang w:val="en-US"/>
        </w:rPr>
        <w:t>de</w:t>
      </w:r>
      <w:r>
        <w:rPr>
          <w:sz w:val="24"/>
        </w:rPr>
        <w:t xml:space="preserve"> — удивляться, изумляться, поражаться чему (кому)-либо                       ..-.</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alguien, </w:t>
      </w:r>
      <w:r>
        <w:rPr>
          <w:i/>
          <w:iCs/>
          <w:sz w:val="24"/>
          <w:lang w:val="en-US"/>
        </w:rPr>
        <w:t>del</w:t>
      </w:r>
      <w:r>
        <w:rPr>
          <w:sz w:val="24"/>
          <w:lang w:val="en-US"/>
        </w:rPr>
        <w:t xml:space="preserve"> algo) </w:t>
      </w:r>
    </w:p>
    <w:p>
      <w:pPr>
        <w:pStyle w:val="Normal1"/>
        <w:spacing w:lineRule="auto" w:line="240"/>
        <w:ind w:firstLine="284" w:end="0"/>
        <w:rPr/>
      </w:pPr>
      <w:r>
        <w:rPr>
          <w:sz w:val="24"/>
          <w:lang w:val="en-US"/>
        </w:rPr>
        <w:t>Aspirar</w:t>
      </w:r>
      <w:r>
        <w:rPr>
          <w:sz w:val="24"/>
        </w:rPr>
        <w:t xml:space="preserve"> </w:t>
      </w:r>
      <w:r>
        <w:rPr>
          <w:b/>
          <w:bCs/>
          <w:sz w:val="24"/>
          <w:lang w:val="en-US"/>
        </w:rPr>
        <w:t>a</w:t>
      </w:r>
      <w:r>
        <w:rPr>
          <w:sz w:val="24"/>
        </w:rPr>
        <w:t xml:space="preserve"> — стремиться к чему-либо, сильно желать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 paz) </w:t>
      </w:r>
    </w:p>
    <w:p>
      <w:pPr>
        <w:pStyle w:val="Normal1"/>
        <w:spacing w:lineRule="auto" w:line="240"/>
        <w:ind w:firstLine="284" w:end="0"/>
        <w:rPr>
          <w:sz w:val="24"/>
          <w:lang w:val="en-US"/>
        </w:rPr>
      </w:pPr>
      <w:r>
        <w:rPr>
          <w:sz w:val="24"/>
          <w:lang w:val="en-US"/>
        </w:rPr>
        <w:t xml:space="preserve">Asustarse </w:t>
      </w:r>
      <w:r>
        <w:rPr>
          <w:b/>
          <w:bCs/>
          <w:sz w:val="24"/>
          <w:lang w:val="en-US"/>
        </w:rPr>
        <w:t xml:space="preserve">de,con,por </w:t>
      </w:r>
      <w:r>
        <w:rPr>
          <w:sz w:val="24"/>
          <w:lang w:val="en-US"/>
        </w:rPr>
        <w:t xml:space="preserve">— </w:t>
      </w:r>
      <w:r>
        <w:rPr>
          <w:sz w:val="24"/>
        </w:rPr>
        <w:t>пугаться</w:t>
      </w:r>
      <w:r>
        <w:rPr>
          <w:sz w:val="24"/>
          <w:lang w:val="en-US"/>
        </w:rPr>
        <w:t xml:space="preserve"> </w:t>
      </w:r>
      <w:r>
        <w:rPr>
          <w:sz w:val="24"/>
        </w:rPr>
        <w:t>чего</w:t>
      </w:r>
      <w:r>
        <w:rPr>
          <w:sz w:val="24"/>
          <w:lang w:val="en-US"/>
        </w:rPr>
        <w:t>-</w:t>
      </w:r>
      <w:r>
        <w:rPr>
          <w:sz w:val="24"/>
        </w:rPr>
        <w:t>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 xml:space="preserve">de, con, </w:t>
      </w:r>
      <w:r>
        <w:rPr>
          <w:i/>
          <w:iCs/>
          <w:sz w:val="24"/>
        </w:rPr>
        <w:t>ро</w:t>
      </w:r>
      <w:r>
        <w:rPr>
          <w:i/>
          <w:iCs/>
          <w:sz w:val="24"/>
          <w:lang w:val="en-US"/>
        </w:rPr>
        <w:t>r</w:t>
      </w:r>
      <w:r>
        <w:rPr>
          <w:sz w:val="24"/>
          <w:lang w:val="en-US"/>
        </w:rPr>
        <w:t xml:space="preserve"> un ruido)</w:t>
      </w:r>
    </w:p>
    <w:p>
      <w:pPr>
        <w:pStyle w:val="Normal1"/>
        <w:spacing w:lineRule="auto" w:line="240"/>
        <w:ind w:firstLine="284" w:end="0"/>
        <w:rPr/>
      </w:pPr>
      <w:r>
        <w:rPr>
          <w:sz w:val="24"/>
          <w:lang w:val="en-US"/>
        </w:rPr>
        <w:t>Atarearse</w:t>
      </w:r>
      <w:r>
        <w:rPr>
          <w:sz w:val="24"/>
        </w:rPr>
        <w:t xml:space="preserve"> </w:t>
      </w:r>
      <w:r>
        <w:rPr>
          <w:b/>
          <w:bCs/>
          <w:sz w:val="24"/>
          <w:lang w:val="en-US"/>
        </w:rPr>
        <w:t>con</w:t>
      </w:r>
      <w:r>
        <w:rPr>
          <w:b/>
          <w:bCs/>
          <w:sz w:val="24"/>
        </w:rPr>
        <w:t xml:space="preserve">, </w:t>
      </w:r>
      <w:r>
        <w:rPr>
          <w:b/>
          <w:bCs/>
          <w:sz w:val="24"/>
          <w:lang w:val="en-US"/>
        </w:rPr>
        <w:t>en</w:t>
      </w:r>
      <w:r>
        <w:rPr>
          <w:sz w:val="24"/>
        </w:rPr>
        <w:t xml:space="preserve"> — напряженно работать, целиком отдаваться работе и т.д.</w:t>
      </w:r>
    </w:p>
    <w:p>
      <w:pPr>
        <w:pStyle w:val="Normal1"/>
        <w:spacing w:lineRule="auto" w:line="240"/>
        <w:ind w:firstLine="284" w:end="0"/>
        <w:rPr/>
      </w:pPr>
      <w:r>
        <w:rPr>
          <w:sz w:val="24"/>
        </w:rPr>
        <w:t xml:space="preserve">                                    </w:t>
      </w:r>
      <w:r>
        <w:rPr>
          <w:sz w:val="24"/>
          <w:lang w:val="en-US"/>
        </w:rPr>
        <w:t xml:space="preserve">(~ </w:t>
      </w:r>
      <w:r>
        <w:rPr>
          <w:i/>
          <w:iCs/>
          <w:sz w:val="24"/>
        </w:rPr>
        <w:t>со</w:t>
      </w:r>
      <w:r>
        <w:rPr>
          <w:i/>
          <w:iCs/>
          <w:sz w:val="24"/>
          <w:lang w:val="en-US"/>
        </w:rPr>
        <w:t xml:space="preserve">n, </w:t>
      </w:r>
      <w:r>
        <w:rPr>
          <w:i/>
          <w:iCs/>
          <w:sz w:val="24"/>
        </w:rPr>
        <w:t>е</w:t>
      </w:r>
      <w:r>
        <w:rPr>
          <w:i/>
          <w:iCs/>
          <w:sz w:val="24"/>
          <w:lang w:val="en-US"/>
        </w:rPr>
        <w:t>n</w:t>
      </w:r>
      <w:r>
        <w:rPr>
          <w:sz w:val="24"/>
          <w:lang w:val="en-US"/>
        </w:rPr>
        <w:t xml:space="preserve"> los negocios) </w:t>
      </w:r>
    </w:p>
    <w:p>
      <w:pPr>
        <w:pStyle w:val="Normal1"/>
        <w:spacing w:lineRule="auto" w:line="240"/>
        <w:ind w:firstLine="284" w:end="0"/>
        <w:rPr/>
      </w:pPr>
      <w:r>
        <w:rPr>
          <w:sz w:val="24"/>
          <w:lang w:val="en-US"/>
        </w:rPr>
        <w:t>Atemorizarse</w:t>
      </w:r>
      <w:r>
        <w:rPr>
          <w:sz w:val="24"/>
        </w:rPr>
        <w:t xml:space="preserve"> </w:t>
      </w:r>
      <w:r>
        <w:rPr>
          <w:b/>
          <w:bCs/>
          <w:sz w:val="24"/>
          <w:lang w:val="en-US"/>
        </w:rPr>
        <w:t>de</w:t>
      </w:r>
      <w:r>
        <w:rPr>
          <w:b/>
          <w:bCs/>
          <w:sz w:val="24"/>
        </w:rPr>
        <w:t>, роr</w:t>
      </w:r>
      <w:r>
        <w:rPr>
          <w:sz w:val="24"/>
        </w:rPr>
        <w:t>—быть запуганным чем-либо</w:t>
      </w:r>
    </w:p>
    <w:p>
      <w:pPr>
        <w:pStyle w:val="Normal1"/>
        <w:spacing w:lineRule="auto" w:line="240"/>
        <w:ind w:firstLine="284" w:end="0"/>
        <w:rPr/>
      </w:pPr>
      <w:r>
        <w:rPr>
          <w:sz w:val="24"/>
        </w:rPr>
        <w:t xml:space="preserve">                                   </w:t>
      </w:r>
      <w:r>
        <w:rPr>
          <w:sz w:val="24"/>
          <w:lang w:val="en-US"/>
        </w:rPr>
        <w:t>(</w:t>
      </w:r>
      <w:r>
        <w:rPr>
          <w:i/>
          <w:iCs/>
          <w:sz w:val="24"/>
          <w:lang w:val="en-US"/>
        </w:rPr>
        <w:t xml:space="preserve">de, </w:t>
      </w:r>
      <w:r>
        <w:rPr>
          <w:i/>
          <w:iCs/>
          <w:sz w:val="24"/>
        </w:rPr>
        <w:t>ро</w:t>
      </w:r>
      <w:r>
        <w:rPr>
          <w:i/>
          <w:iCs/>
          <w:sz w:val="24"/>
          <w:lang w:val="en-US"/>
        </w:rPr>
        <w:t>r</w:t>
      </w:r>
      <w:r>
        <w:rPr>
          <w:sz w:val="24"/>
          <w:lang w:val="en-US"/>
        </w:rPr>
        <w:t xml:space="preserve"> tales amenazas)</w:t>
      </w:r>
    </w:p>
    <w:p>
      <w:pPr>
        <w:pStyle w:val="Normal1"/>
        <w:spacing w:lineRule="auto" w:line="240"/>
        <w:ind w:firstLine="284" w:end="0"/>
        <w:rPr/>
      </w:pPr>
      <w:r>
        <w:rPr>
          <w:sz w:val="24"/>
          <w:lang w:val="en-US"/>
        </w:rPr>
        <w:t>Atender</w:t>
      </w:r>
      <w:r>
        <w:rPr>
          <w:sz w:val="24"/>
        </w:rPr>
        <w:t xml:space="preserve"> </w:t>
      </w:r>
      <w:r>
        <w:rPr>
          <w:b/>
          <w:bCs/>
          <w:sz w:val="24"/>
          <w:lang w:val="en-US"/>
        </w:rPr>
        <w:t>a</w:t>
      </w:r>
      <w:r>
        <w:rPr>
          <w:sz w:val="24"/>
        </w:rPr>
        <w:t xml:space="preserve"> — внимательно слушать, прислушиваться, внимать </w:t>
      </w:r>
    </w:p>
    <w:p>
      <w:pPr>
        <w:pStyle w:val="Normal1"/>
        <w:spacing w:lineRule="auto" w:line="240"/>
        <w:ind w:firstLine="284" w:end="0"/>
        <w:rPr/>
      </w:pPr>
      <w:r>
        <w:rPr>
          <w:sz w:val="24"/>
        </w:rPr>
        <w:t xml:space="preserve">                                   </w:t>
      </w:r>
      <w:r>
        <w:rPr>
          <w:sz w:val="24"/>
          <w:lang w:val="en-US"/>
        </w:rPr>
        <w:t>(</w:t>
      </w:r>
      <w:r>
        <w:rPr>
          <w:i/>
          <w:iCs/>
          <w:sz w:val="24"/>
          <w:lang w:val="en-US"/>
        </w:rPr>
        <w:t>a</w:t>
      </w:r>
      <w:r>
        <w:rPr>
          <w:sz w:val="24"/>
          <w:lang w:val="en-US"/>
        </w:rPr>
        <w:t xml:space="preserve"> la conversación);</w:t>
      </w:r>
    </w:p>
    <w:p>
      <w:pPr>
        <w:pStyle w:val="Normal1"/>
        <w:spacing w:lineRule="auto" w:line="240"/>
        <w:ind w:firstLine="284" w:end="0"/>
        <w:rPr/>
      </w:pPr>
      <w:r>
        <w:rPr>
          <w:sz w:val="24"/>
          <w:lang w:val="en-US"/>
        </w:rPr>
        <w:t xml:space="preserve">            </w:t>
      </w:r>
      <w:r>
        <w:rPr>
          <w:sz w:val="24"/>
        </w:rPr>
        <w:t>присматривать, ухаживать, уделять внимание, заниматься (де</w:t>
        <w:softHyphen/>
        <w:t>лами и т.д.)</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 delegación) </w:t>
      </w:r>
    </w:p>
    <w:p>
      <w:pPr>
        <w:pStyle w:val="Normal1"/>
        <w:spacing w:lineRule="auto" w:line="240"/>
        <w:ind w:firstLine="284" w:end="0"/>
        <w:rPr/>
      </w:pPr>
      <w:r>
        <w:rPr>
          <w:sz w:val="24"/>
          <w:lang w:val="en-US"/>
        </w:rPr>
        <w:t>Atenerse</w:t>
      </w:r>
      <w:r>
        <w:rPr>
          <w:sz w:val="24"/>
        </w:rPr>
        <w:t xml:space="preserve"> </w:t>
      </w:r>
      <w:r>
        <w:rPr>
          <w:b/>
          <w:bCs/>
          <w:sz w:val="24"/>
          <w:lang w:val="en-US"/>
        </w:rPr>
        <w:t>a</w:t>
      </w:r>
      <w:r>
        <w:rPr>
          <w:sz w:val="24"/>
        </w:rPr>
        <w:t xml:space="preserve"> — придерживаться чего-либо, основываться на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lo seguro) </w:t>
      </w:r>
    </w:p>
    <w:p>
      <w:pPr>
        <w:pStyle w:val="Normal1"/>
        <w:spacing w:lineRule="auto" w:line="240"/>
        <w:ind w:firstLine="284" w:end="0"/>
        <w:rPr/>
      </w:pPr>
      <w:r>
        <w:rPr>
          <w:sz w:val="24"/>
          <w:lang w:val="en-US"/>
        </w:rPr>
        <w:t>Atentar</w:t>
      </w:r>
      <w:r>
        <w:rPr>
          <w:sz w:val="24"/>
        </w:rPr>
        <w:t xml:space="preserve"> </w:t>
      </w:r>
      <w:r>
        <w:rPr>
          <w:b/>
          <w:bCs/>
          <w:sz w:val="24"/>
          <w:lang w:val="en-US"/>
        </w:rPr>
        <w:t>a</w:t>
      </w:r>
      <w:r>
        <w:rPr>
          <w:sz w:val="24"/>
        </w:rPr>
        <w:t xml:space="preserve"> — покушаться, посягать на кого-либо,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los derechos) </w:t>
      </w:r>
    </w:p>
    <w:p>
      <w:pPr>
        <w:pStyle w:val="Normal1"/>
        <w:spacing w:lineRule="auto" w:line="240"/>
        <w:ind w:firstLine="284" w:end="0"/>
        <w:rPr/>
      </w:pPr>
      <w:r>
        <w:rPr>
          <w:sz w:val="24"/>
          <w:lang w:val="en-US"/>
        </w:rPr>
        <w:t>Atracarse</w:t>
      </w:r>
      <w:r>
        <w:rPr>
          <w:sz w:val="24"/>
        </w:rPr>
        <w:t xml:space="preserve"> </w:t>
      </w:r>
      <w:r>
        <w:rPr>
          <w:b/>
          <w:bCs/>
          <w:sz w:val="24"/>
          <w:lang w:val="en-US"/>
        </w:rPr>
        <w:t>de</w:t>
      </w:r>
      <w:r>
        <w:rPr>
          <w:sz w:val="24"/>
        </w:rPr>
        <w:t xml:space="preserve"> — наедаться до отвала чем-либо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manzanas</w:t>
      </w:r>
      <w:r>
        <w:rPr>
          <w:sz w:val="24"/>
        </w:rPr>
        <w:t xml:space="preserve">) </w:t>
      </w:r>
    </w:p>
    <w:p>
      <w:pPr>
        <w:pStyle w:val="Normal1"/>
        <w:spacing w:lineRule="auto" w:line="240"/>
        <w:ind w:firstLine="284" w:end="0"/>
        <w:rPr/>
      </w:pPr>
      <w:r>
        <w:rPr>
          <w:sz w:val="24"/>
          <w:lang w:val="en-US"/>
        </w:rPr>
        <w:t>Atraer</w:t>
      </w:r>
      <w:r>
        <w:rPr>
          <w:sz w:val="24"/>
        </w:rPr>
        <w:t xml:space="preserve"> </w:t>
      </w:r>
      <w:r>
        <w:rPr>
          <w:b/>
          <w:bCs/>
          <w:sz w:val="24"/>
          <w:lang w:val="en-US"/>
        </w:rPr>
        <w:t>a</w:t>
      </w:r>
      <w:r>
        <w:rPr>
          <w:sz w:val="24"/>
        </w:rPr>
        <w:t xml:space="preserve"> — привлекать, вовлекать</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 lucha </w:t>
      </w:r>
      <w:r>
        <w:rPr>
          <w:sz w:val="24"/>
        </w:rPr>
        <w:t>ро</w:t>
      </w:r>
      <w:r>
        <w:rPr>
          <w:sz w:val="24"/>
          <w:lang w:val="en-US"/>
        </w:rPr>
        <w:t xml:space="preserve">r sus derechos) </w:t>
      </w:r>
    </w:p>
    <w:p>
      <w:pPr>
        <w:pStyle w:val="Normal1"/>
        <w:spacing w:lineRule="auto" w:line="240"/>
        <w:ind w:firstLine="284" w:end="0"/>
        <w:rPr/>
      </w:pPr>
      <w:r>
        <w:rPr>
          <w:sz w:val="24"/>
          <w:lang w:val="en-US"/>
        </w:rPr>
        <w:t>Atreverse</w:t>
      </w:r>
      <w:r>
        <w:rPr>
          <w:sz w:val="24"/>
        </w:rPr>
        <w:t xml:space="preserve"> </w:t>
      </w:r>
      <w:r>
        <w:rPr>
          <w:b/>
          <w:bCs/>
          <w:sz w:val="24"/>
          <w:lang w:val="en-US"/>
        </w:rPr>
        <w:t>a</w:t>
      </w:r>
      <w:r>
        <w:rPr>
          <w:sz w:val="24"/>
        </w:rPr>
        <w:t xml:space="preserve"> — осмеливаться, отваживаться на что-либо</w:t>
      </w:r>
    </w:p>
    <w:p>
      <w:pPr>
        <w:pStyle w:val="FR4"/>
        <w:ind w:firstLine="284" w:end="0"/>
        <w:jc w:val="both"/>
        <w:rPr/>
      </w:pPr>
      <w:r>
        <w:rPr>
          <w:rFonts w:cs="Times New Roman" w:ascii="Times New Roman" w:hAnsi="Times New Roman"/>
          <w:sz w:val="24"/>
        </w:rPr>
        <w:t xml:space="preserve">                                        </w:t>
      </w:r>
      <w:r>
        <w:rPr>
          <w:rFonts w:cs="Times New Roman" w:ascii="Times New Roman" w:hAnsi="Times New Roman"/>
          <w:sz w:val="24"/>
        </w:rPr>
        <w:t xml:space="preserve">(~ </w:t>
      </w:r>
      <w:r>
        <w:rPr>
          <w:rFonts w:cs="Times New Roman" w:ascii="Times New Roman" w:hAnsi="Times New Roman"/>
          <w:i/>
          <w:iCs/>
          <w:sz w:val="24"/>
          <w:lang w:val="en-US"/>
        </w:rPr>
        <w:t>a</w:t>
      </w:r>
      <w:r>
        <w:rPr>
          <w:rFonts w:cs="Times New Roman" w:ascii="Times New Roman" w:hAnsi="Times New Roman"/>
          <w:sz w:val="24"/>
        </w:rPr>
        <w:t xml:space="preserve"> </w:t>
      </w:r>
      <w:r>
        <w:rPr>
          <w:rFonts w:cs="Times New Roman" w:ascii="Times New Roman" w:hAnsi="Times New Roman"/>
          <w:sz w:val="24"/>
          <w:lang w:val="en-US"/>
        </w:rPr>
        <w:t>todo</w:t>
      </w:r>
      <w:r>
        <w:rPr>
          <w:rFonts w:cs="Times New Roman" w:ascii="Times New Roman" w:hAnsi="Times New Roman"/>
          <w:sz w:val="24"/>
        </w:rPr>
        <w:t xml:space="preserve">)     </w:t>
      </w:r>
    </w:p>
    <w:p>
      <w:pPr>
        <w:pStyle w:val="Normal1"/>
        <w:spacing w:lineRule="auto" w:line="240"/>
        <w:ind w:firstLine="284" w:end="0"/>
        <w:rPr/>
      </w:pPr>
      <w:r>
        <w:rPr>
          <w:sz w:val="24"/>
          <w:lang w:val="en-US"/>
        </w:rPr>
        <w:t>Atribuir</w:t>
      </w:r>
      <w:r>
        <w:rPr>
          <w:sz w:val="24"/>
        </w:rPr>
        <w:t xml:space="preserve"> </w:t>
      </w:r>
      <w:r>
        <w:rPr>
          <w:b/>
          <w:bCs/>
          <w:sz w:val="24"/>
          <w:lang w:val="en-US"/>
        </w:rPr>
        <w:t>a</w:t>
      </w:r>
      <w:r>
        <w:rPr>
          <w:sz w:val="24"/>
        </w:rPr>
        <w:t xml:space="preserve"> — приписывать что-либо кому(чему)-либо, признавать за кем-либо</w:t>
      </w:r>
    </w:p>
    <w:p>
      <w:pPr>
        <w:pStyle w:val="Normal1"/>
        <w:spacing w:lineRule="auto" w:line="240"/>
        <w:ind w:firstLine="284" w:end="0"/>
        <w:rPr/>
      </w:pPr>
      <w:r>
        <w:rPr>
          <w:sz w:val="24"/>
        </w:rPr>
        <w:t xml:space="preserve">                                      </w:t>
      </w:r>
      <w:r>
        <w:rPr>
          <w:sz w:val="24"/>
          <w:lang w:val="en-US"/>
        </w:rPr>
        <w:t xml:space="preserve">(~ los exitos </w:t>
      </w:r>
      <w:r>
        <w:rPr>
          <w:i/>
          <w:iCs/>
          <w:sz w:val="24"/>
          <w:lang w:val="en-US"/>
        </w:rPr>
        <w:t>a</w:t>
      </w:r>
      <w:r>
        <w:rPr>
          <w:sz w:val="24"/>
          <w:lang w:val="en-US"/>
        </w:rPr>
        <w:t xml:space="preserve"> otra causa) </w:t>
      </w:r>
    </w:p>
    <w:p>
      <w:pPr>
        <w:pStyle w:val="Normal1"/>
        <w:spacing w:lineRule="auto" w:line="240"/>
        <w:ind w:firstLine="284" w:end="0"/>
        <w:rPr/>
      </w:pPr>
      <w:r>
        <w:rPr>
          <w:sz w:val="24"/>
          <w:lang w:val="en-US"/>
        </w:rPr>
        <w:t>Atropellarse</w:t>
      </w:r>
      <w:r>
        <w:rPr>
          <w:sz w:val="24"/>
        </w:rPr>
        <w:t xml:space="preserve"> </w:t>
      </w:r>
      <w:r>
        <w:rPr>
          <w:b/>
          <w:bCs/>
          <w:sz w:val="24"/>
          <w:lang w:val="en-US"/>
        </w:rPr>
        <w:t>en</w:t>
      </w:r>
      <w:r>
        <w:rPr>
          <w:sz w:val="24"/>
        </w:rPr>
        <w:t xml:space="preserve"> — слишком торопиться, спешить в чем-либо</w:t>
      </w:r>
    </w:p>
    <w:p>
      <w:pPr>
        <w:pStyle w:val="Normal1"/>
        <w:spacing w:lineRule="auto" w:line="240"/>
        <w:ind w:firstLine="284" w:end="0"/>
        <w:rPr/>
      </w:pPr>
      <w:r>
        <w:rPr>
          <w:sz w:val="24"/>
          <w:lang w:val="en-US"/>
        </w:rPr>
        <w:t xml:space="preserve">                                       </w:t>
      </w:r>
      <w:r>
        <w:rPr>
          <w:sz w:val="24"/>
          <w:lang w:val="en-US"/>
        </w:rPr>
        <w:t>(~</w:t>
      </w:r>
      <w:r>
        <w:rPr>
          <w:i/>
          <w:iCs/>
          <w:sz w:val="24"/>
          <w:lang w:val="en-US"/>
        </w:rPr>
        <w:t>en</w:t>
      </w:r>
      <w:r>
        <w:rPr>
          <w:sz w:val="24"/>
          <w:lang w:val="en-US"/>
        </w:rPr>
        <w:t xml:space="preserve"> las acciones) </w:t>
      </w:r>
    </w:p>
    <w:p>
      <w:pPr>
        <w:pStyle w:val="Normal1"/>
        <w:spacing w:lineRule="auto" w:line="240"/>
        <w:ind w:firstLine="284" w:end="0"/>
        <w:rPr/>
      </w:pPr>
      <w:r>
        <w:rPr>
          <w:sz w:val="24"/>
          <w:lang w:val="en-US"/>
        </w:rPr>
        <w:t>Atufarse</w:t>
      </w:r>
      <w:r>
        <w:rPr>
          <w:sz w:val="24"/>
        </w:rPr>
        <w:t xml:space="preserve"> </w:t>
      </w:r>
      <w:r>
        <w:rPr>
          <w:b/>
          <w:bCs/>
          <w:sz w:val="24"/>
          <w:lang w:val="en-US"/>
        </w:rPr>
        <w:t>con</w:t>
      </w:r>
      <w:r>
        <w:rPr>
          <w:b/>
          <w:bCs/>
          <w:sz w:val="24"/>
        </w:rPr>
        <w:t>, de, роr —</w:t>
      </w:r>
      <w:r>
        <w:rPr>
          <w:sz w:val="24"/>
        </w:rPr>
        <w:t xml:space="preserve"> раздражаться, выходить из себя от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 xml:space="preserve">con, de, </w:t>
      </w:r>
      <w:r>
        <w:rPr>
          <w:i/>
          <w:iCs/>
          <w:sz w:val="24"/>
        </w:rPr>
        <w:t>ро</w:t>
      </w:r>
      <w:r>
        <w:rPr>
          <w:i/>
          <w:iCs/>
          <w:sz w:val="24"/>
          <w:lang w:val="en-US"/>
        </w:rPr>
        <w:t>r</w:t>
      </w:r>
      <w:r>
        <w:rPr>
          <w:sz w:val="24"/>
          <w:lang w:val="en-US"/>
        </w:rPr>
        <w:t xml:space="preserve"> unos reproches injustos) </w:t>
      </w:r>
    </w:p>
    <w:p>
      <w:pPr>
        <w:pStyle w:val="Normal1"/>
        <w:spacing w:lineRule="auto" w:line="240"/>
        <w:ind w:firstLine="284" w:end="0"/>
        <w:rPr/>
      </w:pPr>
      <w:r>
        <w:rPr>
          <w:sz w:val="24"/>
          <w:lang w:val="en-US"/>
        </w:rPr>
        <w:t>Autorizar</w:t>
      </w:r>
      <w:r>
        <w:rPr>
          <w:sz w:val="24"/>
        </w:rPr>
        <w:t xml:space="preserve"> </w:t>
      </w:r>
      <w:r>
        <w:rPr>
          <w:b/>
          <w:bCs/>
          <w:sz w:val="24"/>
          <w:lang w:val="en-US"/>
        </w:rPr>
        <w:t>para</w:t>
      </w:r>
      <w:r>
        <w:rPr>
          <w:sz w:val="24"/>
        </w:rPr>
        <w:t xml:space="preserve"> — уполномочивать, давать право, разрешать</w:t>
      </w:r>
    </w:p>
    <w:p>
      <w:pPr>
        <w:pStyle w:val="Normal1"/>
        <w:spacing w:lineRule="auto" w:line="240"/>
        <w:ind w:firstLine="284" w:end="0"/>
        <w:rPr/>
      </w:pPr>
      <w:r>
        <w:rPr>
          <w:sz w:val="24"/>
        </w:rPr>
        <w:t xml:space="preserve">                                         </w:t>
      </w:r>
      <w:r>
        <w:rPr>
          <w:sz w:val="24"/>
          <w:lang w:val="en-US"/>
        </w:rPr>
        <w:t xml:space="preserve">(~ </w:t>
      </w:r>
      <w:r>
        <w:rPr>
          <w:i/>
          <w:iCs/>
          <w:sz w:val="24"/>
          <w:lang w:val="en-US"/>
        </w:rPr>
        <w:t>para</w:t>
      </w:r>
      <w:r>
        <w:rPr>
          <w:sz w:val="24"/>
          <w:lang w:val="en-US"/>
        </w:rPr>
        <w:t xml:space="preserve"> algun acto) </w:t>
      </w:r>
    </w:p>
    <w:p>
      <w:pPr>
        <w:pStyle w:val="Normal1"/>
        <w:spacing w:lineRule="auto" w:line="240"/>
        <w:ind w:firstLine="284" w:end="0"/>
        <w:rPr/>
      </w:pPr>
      <w:r>
        <w:rPr>
          <w:sz w:val="24"/>
          <w:lang w:val="en-US"/>
        </w:rPr>
        <w:t>Avanzar</w:t>
      </w:r>
      <w:r>
        <w:rPr>
          <w:sz w:val="24"/>
        </w:rPr>
        <w:t xml:space="preserve"> </w:t>
      </w:r>
      <w:r>
        <w:rPr>
          <w:b/>
          <w:bCs/>
          <w:sz w:val="24"/>
          <w:lang w:val="en-US"/>
        </w:rPr>
        <w:t>a</w:t>
      </w:r>
      <w:r>
        <w:rPr>
          <w:b/>
          <w:bCs/>
          <w:sz w:val="24"/>
        </w:rPr>
        <w:t xml:space="preserve">, </w:t>
      </w:r>
      <w:r>
        <w:rPr>
          <w:b/>
          <w:bCs/>
          <w:sz w:val="24"/>
          <w:lang w:val="en-US"/>
        </w:rPr>
        <w:t>hacia</w:t>
      </w:r>
      <w:r>
        <w:rPr>
          <w:b/>
          <w:bCs/>
          <w:sz w:val="24"/>
        </w:rPr>
        <w:t xml:space="preserve">, </w:t>
      </w:r>
      <w:r>
        <w:rPr>
          <w:b/>
          <w:bCs/>
          <w:sz w:val="24"/>
          <w:lang w:val="en-US"/>
        </w:rPr>
        <w:t>hasta</w:t>
      </w:r>
      <w:r>
        <w:rPr>
          <w:sz w:val="24"/>
        </w:rPr>
        <w:t xml:space="preserve"> — продвигать, продвигаться вперед</w:t>
      </w:r>
    </w:p>
    <w:p>
      <w:pPr>
        <w:pStyle w:val="Normal1"/>
        <w:spacing w:lineRule="auto" w:line="240"/>
        <w:ind w:firstLine="284" w:end="0"/>
        <w:rPr/>
      </w:pPr>
      <w:r>
        <w:rPr>
          <w:sz w:val="24"/>
        </w:rPr>
        <w:t xml:space="preserve">                                       </w:t>
      </w:r>
      <w:r>
        <w:rPr>
          <w:sz w:val="24"/>
          <w:lang w:val="en-US"/>
        </w:rPr>
        <w:t xml:space="preserve">(~ </w:t>
      </w:r>
      <w:r>
        <w:rPr>
          <w:i/>
          <w:iCs/>
          <w:sz w:val="24"/>
          <w:lang w:val="en-US"/>
        </w:rPr>
        <w:t>a, hacia, hasta</w:t>
      </w:r>
      <w:r>
        <w:rPr>
          <w:sz w:val="24"/>
          <w:lang w:val="en-US"/>
        </w:rPr>
        <w:t xml:space="preserve"> las lineas enemigas) </w:t>
      </w:r>
    </w:p>
    <w:p>
      <w:pPr>
        <w:pStyle w:val="Normal1"/>
        <w:spacing w:lineRule="auto" w:line="240"/>
        <w:ind w:firstLine="284" w:end="0"/>
        <w:rPr/>
      </w:pPr>
      <w:r>
        <w:rPr>
          <w:sz w:val="24"/>
          <w:lang w:val="en-US"/>
        </w:rPr>
        <w:t>Avecindarse</w:t>
      </w:r>
      <w:r>
        <w:rPr>
          <w:sz w:val="24"/>
        </w:rPr>
        <w:t xml:space="preserve"> </w:t>
      </w:r>
      <w:r>
        <w:rPr>
          <w:b/>
          <w:bCs/>
          <w:sz w:val="24"/>
          <w:lang w:val="en-US"/>
        </w:rPr>
        <w:t>en</w:t>
      </w:r>
      <w:r>
        <w:rPr>
          <w:sz w:val="24"/>
        </w:rPr>
        <w:t>—поселяться где-либо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un pueblo) </w:t>
      </w:r>
    </w:p>
    <w:p>
      <w:pPr>
        <w:pStyle w:val="Normal1"/>
        <w:spacing w:lineRule="auto" w:line="240"/>
        <w:ind w:firstLine="284" w:end="0"/>
        <w:rPr/>
      </w:pPr>
      <w:r>
        <w:rPr>
          <w:sz w:val="24"/>
          <w:lang w:val="en-US"/>
        </w:rPr>
        <w:t>Avenirse</w:t>
      </w:r>
      <w:r>
        <w:rPr>
          <w:sz w:val="24"/>
        </w:rPr>
        <w:t xml:space="preserve"> </w:t>
      </w:r>
      <w:r>
        <w:rPr>
          <w:b/>
          <w:bCs/>
          <w:sz w:val="24"/>
          <w:lang w:val="en-US"/>
        </w:rPr>
        <w:t>a</w:t>
      </w:r>
      <w:r>
        <w:rPr>
          <w:sz w:val="24"/>
        </w:rPr>
        <w:t xml:space="preserve"> — соглашаться на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algunas concesiones) </w:t>
      </w:r>
    </w:p>
    <w:p>
      <w:pPr>
        <w:pStyle w:val="Normal1"/>
        <w:spacing w:lineRule="auto" w:line="240"/>
        <w:ind w:firstLine="709" w:end="0"/>
        <w:rPr/>
      </w:pPr>
      <w:r>
        <w:rPr>
          <w:b/>
          <w:bCs/>
          <w:sz w:val="24"/>
          <w:lang w:val="en-US"/>
        </w:rPr>
        <w:t>con</w:t>
      </w:r>
      <w:r>
        <w:rPr>
          <w:b/>
          <w:bCs/>
          <w:sz w:val="24"/>
        </w:rPr>
        <w:t xml:space="preserve"> </w:t>
      </w:r>
      <w:r>
        <w:rPr>
          <w:sz w:val="24"/>
        </w:rPr>
        <w:t>— договариваться с кем-либо</w:t>
      </w:r>
    </w:p>
    <w:p>
      <w:pPr>
        <w:pStyle w:val="Normal1"/>
        <w:spacing w:lineRule="auto" w:line="240"/>
        <w:ind w:firstLine="284" w:end="0"/>
        <w:rPr/>
      </w:pPr>
      <w:r>
        <w:rPr>
          <w:sz w:val="24"/>
        </w:rPr>
        <w:t xml:space="preserve">                                      </w:t>
      </w:r>
      <w:r>
        <w:rPr>
          <w:sz w:val="24"/>
        </w:rPr>
        <w:t xml:space="preserve">(~ </w:t>
      </w:r>
      <w:r>
        <w:rPr>
          <w:i/>
          <w:iCs/>
          <w:sz w:val="24"/>
          <w:lang w:val="en-US"/>
        </w:rPr>
        <w:t>con</w:t>
      </w:r>
      <w:r>
        <w:rPr>
          <w:sz w:val="24"/>
        </w:rPr>
        <w:t xml:space="preserve"> </w:t>
      </w:r>
      <w:r>
        <w:rPr>
          <w:sz w:val="24"/>
          <w:lang w:val="en-US"/>
        </w:rPr>
        <w:t>cualquiera</w:t>
      </w:r>
      <w:r>
        <w:rPr>
          <w:sz w:val="24"/>
        </w:rPr>
        <w:t xml:space="preserve">) </w:t>
      </w:r>
    </w:p>
    <w:p>
      <w:pPr>
        <w:pStyle w:val="Normal1"/>
        <w:spacing w:lineRule="auto" w:line="240"/>
        <w:ind w:firstLine="284" w:end="0"/>
        <w:rPr/>
      </w:pPr>
      <w:r>
        <w:rPr>
          <w:sz w:val="24"/>
          <w:lang w:val="en-US"/>
        </w:rPr>
        <w:t>Aventajarse</w:t>
      </w:r>
      <w:r>
        <w:rPr>
          <w:sz w:val="24"/>
        </w:rPr>
        <w:t xml:space="preserve"> </w:t>
      </w:r>
      <w:r>
        <w:rPr>
          <w:b/>
          <w:bCs/>
          <w:sz w:val="24"/>
          <w:lang w:val="en-US"/>
        </w:rPr>
        <w:t>a</w:t>
      </w:r>
      <w:r>
        <w:rPr>
          <w:sz w:val="24"/>
        </w:rPr>
        <w:t xml:space="preserve"> — превосходить кого-либо, иметь преимущество перед кем-либо</w:t>
      </w:r>
    </w:p>
    <w:p>
      <w:pPr>
        <w:pStyle w:val="Normal1"/>
        <w:spacing w:lineRule="auto" w:line="240"/>
        <w:ind w:firstLine="284" w:end="0"/>
        <w:rPr/>
      </w:pPr>
      <w:r>
        <w:rPr>
          <w:sz w:val="24"/>
        </w:rPr>
        <w:t xml:space="preserve">                                     </w:t>
      </w:r>
      <w:r>
        <w:rPr>
          <w:sz w:val="24"/>
        </w:rPr>
        <w:t xml:space="preserve">(~ </w:t>
      </w:r>
      <w:r>
        <w:rPr>
          <w:i/>
          <w:iCs/>
          <w:sz w:val="24"/>
        </w:rPr>
        <w:t>а</w:t>
      </w:r>
      <w:r>
        <w:rPr>
          <w:sz w:val="24"/>
        </w:rPr>
        <w:t xml:space="preserve"> otros) </w:t>
      </w:r>
    </w:p>
    <w:p>
      <w:pPr>
        <w:pStyle w:val="Normal1"/>
        <w:spacing w:lineRule="auto" w:line="240"/>
        <w:ind w:firstLine="709" w:end="0"/>
        <w:rPr/>
      </w:pPr>
      <w:r>
        <w:rPr>
          <w:b/>
          <w:bCs/>
          <w:sz w:val="24"/>
          <w:lang w:val="en-US"/>
        </w:rPr>
        <w:t>en</w:t>
      </w:r>
      <w:r>
        <w:rPr>
          <w:sz w:val="24"/>
        </w:rPr>
        <w:t xml:space="preserve"> — иметь преимущество в чем-либо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en</w:t>
      </w:r>
      <w:r>
        <w:rPr>
          <w:sz w:val="24"/>
          <w:lang w:val="en-US"/>
        </w:rPr>
        <w:t xml:space="preserve"> la positión) </w:t>
      </w:r>
    </w:p>
    <w:p>
      <w:pPr>
        <w:pStyle w:val="Normal1"/>
        <w:spacing w:lineRule="auto" w:line="240"/>
        <w:ind w:firstLine="284" w:end="0"/>
        <w:rPr/>
      </w:pPr>
      <w:r>
        <w:rPr>
          <w:sz w:val="24"/>
          <w:lang w:val="en-US"/>
        </w:rPr>
        <w:t>Avergonzarse</w:t>
      </w:r>
      <w:r>
        <w:rPr>
          <w:sz w:val="24"/>
        </w:rPr>
        <w:t xml:space="preserve"> </w:t>
      </w:r>
      <w:r>
        <w:rPr>
          <w:b/>
          <w:bCs/>
          <w:sz w:val="24"/>
          <w:lang w:val="en-US"/>
        </w:rPr>
        <w:t>de</w:t>
      </w:r>
      <w:r>
        <w:rPr>
          <w:b/>
          <w:bCs/>
          <w:sz w:val="24"/>
        </w:rPr>
        <w:t>, роr</w:t>
      </w:r>
      <w:r>
        <w:rPr>
          <w:sz w:val="24"/>
        </w:rPr>
        <w:t xml:space="preserve"> — стыдиться, краснеть за кого-либо, за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 xml:space="preserve">de, </w:t>
      </w:r>
      <w:r>
        <w:rPr>
          <w:i/>
          <w:iCs/>
          <w:sz w:val="24"/>
        </w:rPr>
        <w:t>ро</w:t>
      </w:r>
      <w:r>
        <w:rPr>
          <w:i/>
          <w:iCs/>
          <w:sz w:val="24"/>
          <w:lang w:val="en-US"/>
        </w:rPr>
        <w:t>r</w:t>
      </w:r>
      <w:r>
        <w:rPr>
          <w:sz w:val="24"/>
          <w:lang w:val="en-US"/>
        </w:rPr>
        <w:t xml:space="preserve"> sus acciones) </w:t>
      </w:r>
    </w:p>
    <w:p>
      <w:pPr>
        <w:pStyle w:val="Normal1"/>
        <w:spacing w:lineRule="auto" w:line="240"/>
        <w:ind w:firstLine="284" w:end="0"/>
        <w:rPr/>
      </w:pPr>
      <w:r>
        <w:rPr>
          <w:sz w:val="24"/>
          <w:lang w:val="en-US"/>
        </w:rPr>
        <w:t>Ayudar</w:t>
      </w:r>
      <w:r>
        <w:rPr>
          <w:sz w:val="24"/>
        </w:rPr>
        <w:t xml:space="preserve"> </w:t>
      </w:r>
      <w:r>
        <w:rPr>
          <w:b/>
          <w:bCs/>
          <w:sz w:val="24"/>
          <w:lang w:val="en-US"/>
        </w:rPr>
        <w:t>a</w:t>
      </w:r>
      <w:r>
        <w:rPr>
          <w:sz w:val="24"/>
        </w:rPr>
        <w:t xml:space="preserve"> + </w:t>
      </w:r>
      <w:r>
        <w:rPr>
          <w:i/>
          <w:iCs/>
          <w:sz w:val="24"/>
          <w:lang w:val="en-US"/>
        </w:rPr>
        <w:t>infinitivo</w:t>
      </w:r>
      <w:r>
        <w:rPr>
          <w:sz w:val="24"/>
        </w:rPr>
        <w:t xml:space="preserve"> — помогать что-либо делать</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resolver el asunto)</w:t>
      </w:r>
    </w:p>
    <w:p>
      <w:pPr>
        <w:pStyle w:val="Normal1"/>
        <w:spacing w:lineRule="auto" w:line="240"/>
        <w:ind w:firstLine="709" w:end="0"/>
        <w:rPr/>
      </w:pPr>
      <w:r>
        <w:rPr>
          <w:b/>
          <w:bCs/>
          <w:sz w:val="24"/>
          <w:lang w:val="en-US"/>
        </w:rPr>
        <w:t>en</w:t>
      </w:r>
      <w:r>
        <w:rPr>
          <w:sz w:val="24"/>
        </w:rPr>
        <w:t xml:space="preserve"> — содействовать, помогать, поддерживать в чем-либо </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un apuro)</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sz w:val="32"/>
        </w:rPr>
      </w:pPr>
      <w:r>
        <w:rPr>
          <w:b/>
          <w:sz w:val="32"/>
        </w:rPr>
        <w:t>В</w:t>
      </w:r>
    </w:p>
    <w:p>
      <w:pPr>
        <w:pStyle w:val="Normal1"/>
        <w:spacing w:lineRule="auto" w:line="240"/>
        <w:ind w:firstLine="284" w:end="0"/>
        <w:rPr/>
      </w:pPr>
      <w:r>
        <w:rPr>
          <w:sz w:val="24"/>
          <w:lang w:val="en-US"/>
        </w:rPr>
        <w:t>Bastar</w:t>
      </w:r>
      <w:r>
        <w:rPr>
          <w:sz w:val="24"/>
        </w:rPr>
        <w:t xml:space="preserve"> </w:t>
      </w:r>
      <w:r>
        <w:rPr>
          <w:b/>
          <w:bCs/>
          <w:sz w:val="24"/>
          <w:lang w:val="en-US"/>
        </w:rPr>
        <w:t>a</w:t>
      </w:r>
      <w:r>
        <w:rPr>
          <w:b/>
          <w:bCs/>
          <w:sz w:val="24"/>
        </w:rPr>
        <w:t xml:space="preserve">, </w:t>
      </w:r>
      <w:r>
        <w:rPr>
          <w:b/>
          <w:bCs/>
          <w:sz w:val="24"/>
          <w:lang w:val="en-US"/>
        </w:rPr>
        <w:t>para</w:t>
      </w:r>
      <w:r>
        <w:rPr>
          <w:sz w:val="24"/>
        </w:rPr>
        <w:t xml:space="preserve"> + </w:t>
      </w:r>
      <w:r>
        <w:rPr>
          <w:i/>
          <w:iCs/>
          <w:sz w:val="24"/>
          <w:lang w:val="en-US"/>
        </w:rPr>
        <w:t>infinitivo</w:t>
      </w:r>
      <w:r>
        <w:rPr>
          <w:sz w:val="24"/>
        </w:rPr>
        <w:t xml:space="preserve"> — быть достаточным для осуществления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 para</w:t>
      </w:r>
      <w:r>
        <w:rPr>
          <w:sz w:val="24"/>
          <w:lang w:val="en-US"/>
        </w:rPr>
        <w:t xml:space="preserve"> crear buenas condiciones)</w:t>
      </w:r>
    </w:p>
    <w:p>
      <w:pPr>
        <w:pStyle w:val="Normal1"/>
        <w:spacing w:lineRule="auto" w:line="240"/>
        <w:ind w:firstLine="284" w:end="0"/>
        <w:rPr/>
      </w:pPr>
      <w:r>
        <w:rPr>
          <w:sz w:val="24"/>
          <w:lang w:val="en-US"/>
        </w:rPr>
        <w:t>Beber</w:t>
      </w:r>
      <w:r>
        <w:rPr>
          <w:sz w:val="24"/>
        </w:rPr>
        <w:t xml:space="preserve"> </w:t>
      </w:r>
      <w:r>
        <w:rPr>
          <w:b/>
          <w:bCs/>
          <w:sz w:val="24"/>
        </w:rPr>
        <w:t>а, роr</w:t>
      </w:r>
      <w:r>
        <w:rPr>
          <w:sz w:val="24"/>
        </w:rPr>
        <w:t xml:space="preserve"> — пить за что-либо, за кого-либо</w:t>
      </w:r>
    </w:p>
    <w:p>
      <w:pPr>
        <w:pStyle w:val="Normal1"/>
        <w:spacing w:lineRule="auto" w:line="240"/>
        <w:ind w:firstLine="284" w:end="0"/>
        <w:rPr/>
      </w:pPr>
      <w:r>
        <w:rPr>
          <w:sz w:val="24"/>
        </w:rPr>
        <w:t xml:space="preserve">                                       </w:t>
      </w:r>
      <w:r>
        <w:rPr>
          <w:sz w:val="24"/>
        </w:rPr>
        <w:t xml:space="preserve">(~ </w:t>
      </w:r>
      <w:r>
        <w:rPr>
          <w:i/>
          <w:iCs/>
          <w:sz w:val="24"/>
        </w:rPr>
        <w:t>а, роr</w:t>
      </w:r>
      <w:r>
        <w:rPr>
          <w:sz w:val="24"/>
        </w:rPr>
        <w:t xml:space="preserve"> </w:t>
      </w:r>
      <w:r>
        <w:rPr>
          <w:sz w:val="24"/>
          <w:lang w:val="en-US"/>
        </w:rPr>
        <w:t>su</w:t>
      </w:r>
      <w:r>
        <w:rPr>
          <w:sz w:val="24"/>
        </w:rPr>
        <w:t xml:space="preserve"> </w:t>
      </w:r>
      <w:r>
        <w:rPr>
          <w:sz w:val="24"/>
          <w:lang w:val="en-US"/>
        </w:rPr>
        <w:t>salud</w:t>
      </w:r>
      <w:r>
        <w:rPr>
          <w:sz w:val="24"/>
        </w:rPr>
        <w:t xml:space="preserve">) </w:t>
      </w:r>
    </w:p>
    <w:p>
      <w:pPr>
        <w:pStyle w:val="Normal1"/>
        <w:spacing w:lineRule="auto" w:line="240"/>
        <w:ind w:firstLine="709" w:end="0"/>
        <w:rPr/>
      </w:pPr>
      <w:r>
        <w:rPr>
          <w:b/>
          <w:bCs/>
          <w:sz w:val="24"/>
          <w:lang w:val="en-US"/>
        </w:rPr>
        <w:t>de</w:t>
      </w:r>
      <w:r>
        <w:rPr>
          <w:b/>
          <w:bCs/>
          <w:sz w:val="24"/>
        </w:rPr>
        <w:t xml:space="preserve">, </w:t>
      </w:r>
      <w:r>
        <w:rPr>
          <w:b/>
          <w:bCs/>
          <w:sz w:val="24"/>
          <w:lang w:val="en-US"/>
        </w:rPr>
        <w:t>en</w:t>
      </w:r>
      <w:r>
        <w:rPr>
          <w:sz w:val="24"/>
        </w:rPr>
        <w:t xml:space="preserve"> — пить из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 en</w:t>
      </w:r>
      <w:r>
        <w:rPr>
          <w:sz w:val="24"/>
          <w:lang w:val="en-US"/>
        </w:rPr>
        <w:t xml:space="preserve"> una fuente) </w:t>
      </w:r>
    </w:p>
    <w:p>
      <w:pPr>
        <w:pStyle w:val="Normal1"/>
        <w:spacing w:lineRule="auto" w:line="240"/>
        <w:ind w:firstLine="284" w:end="0"/>
        <w:rPr/>
      </w:pPr>
      <w:r>
        <w:rPr>
          <w:sz w:val="24"/>
          <w:lang w:val="en-US"/>
        </w:rPr>
        <w:t>Besar</w:t>
      </w:r>
      <w:r>
        <w:rPr>
          <w:sz w:val="24"/>
        </w:rPr>
        <w:t xml:space="preserve"> </w:t>
      </w:r>
      <w:r>
        <w:rPr>
          <w:b/>
          <w:bCs/>
          <w:sz w:val="24"/>
          <w:lang w:val="en-US"/>
        </w:rPr>
        <w:t>en</w:t>
      </w:r>
      <w:r>
        <w:rPr>
          <w:b/>
          <w:bCs/>
          <w:sz w:val="24"/>
        </w:rPr>
        <w:t xml:space="preserve"> </w:t>
      </w:r>
      <w:r>
        <w:rPr>
          <w:sz w:val="24"/>
        </w:rPr>
        <w:t xml:space="preserve">— поцеловать куда-либо </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la frente) </w:t>
      </w:r>
    </w:p>
    <w:p>
      <w:pPr>
        <w:pStyle w:val="Normal1"/>
        <w:spacing w:lineRule="auto" w:line="240"/>
        <w:ind w:firstLine="284" w:end="0"/>
        <w:rPr/>
      </w:pPr>
      <w:r>
        <w:rPr>
          <w:sz w:val="24"/>
          <w:lang w:val="en-US"/>
        </w:rPr>
        <w:t>Bostezar</w:t>
      </w:r>
      <w:r>
        <w:rPr>
          <w:sz w:val="24"/>
        </w:rPr>
        <w:t xml:space="preserve"> </w:t>
      </w:r>
      <w:r>
        <w:rPr>
          <w:b/>
          <w:bCs/>
          <w:sz w:val="24"/>
          <w:lang w:val="en-US"/>
        </w:rPr>
        <w:t>de</w:t>
      </w:r>
      <w:r>
        <w:rPr>
          <w:b/>
          <w:bCs/>
          <w:sz w:val="24"/>
        </w:rPr>
        <w:t xml:space="preserve"> </w:t>
      </w:r>
      <w:r>
        <w:rPr>
          <w:sz w:val="24"/>
        </w:rPr>
        <w:t>— зевать от чего-либо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hast</w:t>
      </w:r>
      <w:r>
        <w:rPr>
          <w:sz w:val="24"/>
        </w:rPr>
        <w:t>í</w:t>
      </w:r>
      <w:r>
        <w:rPr>
          <w:sz w:val="24"/>
          <w:lang w:val="en-US"/>
        </w:rPr>
        <w:t>o</w:t>
      </w:r>
      <w:r>
        <w:rPr>
          <w:sz w:val="24"/>
        </w:rPr>
        <w:t xml:space="preserve">) </w:t>
      </w:r>
    </w:p>
    <w:p>
      <w:pPr>
        <w:pStyle w:val="Normal1"/>
        <w:spacing w:lineRule="auto" w:line="240"/>
        <w:ind w:firstLine="284" w:end="0"/>
        <w:rPr/>
      </w:pPr>
      <w:r>
        <w:rPr>
          <w:sz w:val="24"/>
          <w:lang w:val="en-US"/>
        </w:rPr>
        <w:t>Brindar</w:t>
      </w:r>
      <w:r>
        <w:rPr>
          <w:sz w:val="24"/>
        </w:rPr>
        <w:t xml:space="preserve"> </w:t>
      </w:r>
      <w:r>
        <w:rPr>
          <w:b/>
          <w:bCs/>
          <w:sz w:val="24"/>
          <w:lang w:val="en-US"/>
        </w:rPr>
        <w:t>a</w:t>
      </w:r>
      <w:r>
        <w:rPr>
          <w:sz w:val="24"/>
        </w:rPr>
        <w:t xml:space="preserve"> — поднять тост за что-либо</w:t>
      </w:r>
    </w:p>
    <w:p>
      <w:pPr>
        <w:pStyle w:val="Normal1"/>
        <w:spacing w:lineRule="auto" w:line="240"/>
        <w:ind w:firstLine="284" w:end="0"/>
        <w:rPr/>
      </w:pPr>
      <w:r>
        <w:rPr>
          <w:sz w:val="24"/>
        </w:rPr>
        <w:t xml:space="preserve">                                        </w:t>
      </w:r>
      <w:r>
        <w:rPr>
          <w:sz w:val="24"/>
          <w:lang w:val="en-US"/>
        </w:rPr>
        <w:t xml:space="preserve">(~ </w:t>
      </w:r>
      <w:r>
        <w:rPr>
          <w:i/>
          <w:iCs/>
          <w:sz w:val="24"/>
        </w:rPr>
        <w:t>а</w:t>
      </w:r>
      <w:r>
        <w:rPr>
          <w:sz w:val="24"/>
          <w:lang w:val="en-US"/>
        </w:rPr>
        <w:t xml:space="preserve"> l</w:t>
      </w:r>
      <w:r>
        <w:rPr>
          <w:sz w:val="24"/>
        </w:rPr>
        <w:t>а</w:t>
      </w:r>
      <w:r>
        <w:rPr>
          <w:sz w:val="24"/>
          <w:lang w:val="en-US"/>
        </w:rPr>
        <w:t xml:space="preserve"> salud de alguno) </w:t>
      </w:r>
    </w:p>
    <w:p>
      <w:pPr>
        <w:pStyle w:val="Normal1"/>
        <w:spacing w:lineRule="auto" w:line="240"/>
        <w:ind w:firstLine="709" w:end="0"/>
        <w:rPr/>
      </w:pPr>
      <w:r>
        <w:rPr>
          <w:b/>
          <w:bCs/>
          <w:sz w:val="24"/>
        </w:rPr>
        <w:t>ро</w:t>
      </w:r>
      <w:r>
        <w:rPr>
          <w:b/>
          <w:bCs/>
          <w:sz w:val="24"/>
          <w:lang w:val="en-US"/>
        </w:rPr>
        <w:t>r</w:t>
      </w:r>
      <w:r>
        <w:rPr>
          <w:sz w:val="24"/>
        </w:rPr>
        <w:t xml:space="preserve"> — поднять тост за кого-либо</w:t>
      </w:r>
    </w:p>
    <w:p>
      <w:pPr>
        <w:pStyle w:val="Normal1"/>
        <w:spacing w:lineRule="auto" w:line="240"/>
        <w:ind w:firstLine="284"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el amigo ausente) </w:t>
      </w:r>
    </w:p>
    <w:p>
      <w:pPr>
        <w:pStyle w:val="Normal1"/>
        <w:spacing w:lineRule="auto" w:line="240"/>
        <w:ind w:firstLine="284" w:end="0"/>
        <w:rPr/>
      </w:pPr>
      <w:r>
        <w:rPr>
          <w:sz w:val="24"/>
          <w:lang w:val="en-US"/>
        </w:rPr>
        <w:t>Burlarse</w:t>
      </w:r>
      <w:r>
        <w:rPr>
          <w:sz w:val="24"/>
        </w:rPr>
        <w:t xml:space="preserve"> </w:t>
      </w:r>
      <w:r>
        <w:rPr>
          <w:b/>
          <w:bCs/>
          <w:sz w:val="24"/>
          <w:lang w:val="en-US"/>
        </w:rPr>
        <w:t>de</w:t>
      </w:r>
      <w:r>
        <w:rPr>
          <w:sz w:val="24"/>
        </w:rPr>
        <w:t xml:space="preserve"> — насмехаться над чем-либо, кем-либо</w:t>
      </w:r>
    </w:p>
    <w:p>
      <w:pPr>
        <w:pStyle w:val="Normal1"/>
        <w:spacing w:lineRule="auto" w:line="240"/>
        <w:ind w:firstLine="284" w:end="0"/>
        <w:rPr/>
      </w:pPr>
      <w:r>
        <w:rPr>
          <w:sz w:val="24"/>
        </w:rPr>
        <w:t xml:space="preserve">                                     </w:t>
      </w:r>
      <w:r>
        <w:rPr>
          <w:sz w:val="24"/>
          <w:lang w:val="en-US"/>
        </w:rPr>
        <w:t>(~</w:t>
      </w:r>
      <w:r>
        <w:rPr>
          <w:i/>
          <w:iCs/>
          <w:sz w:val="24"/>
          <w:lang w:val="en-US"/>
        </w:rPr>
        <w:t>de</w:t>
      </w:r>
      <w:r>
        <w:rPr>
          <w:sz w:val="24"/>
          <w:lang w:val="en-US"/>
        </w:rPr>
        <w:t xml:space="preserve"> aquel hombre)</w:t>
      </w:r>
    </w:p>
    <w:p>
      <w:pPr>
        <w:pStyle w:val="FR4"/>
        <w:ind w:firstLine="284" w:end="0"/>
        <w:jc w:val="center"/>
        <w:rPr>
          <w:rFonts w:ascii="Times New Roman" w:hAnsi="Times New Roman" w:cs="Times New Roman"/>
          <w:b/>
          <w:sz w:val="32"/>
          <w:lang w:val="en-US"/>
        </w:rPr>
      </w:pPr>
      <w:r>
        <w:rPr>
          <w:rFonts w:cs="Times New Roman" w:ascii="Times New Roman" w:hAnsi="Times New Roman"/>
          <w:b/>
          <w:sz w:val="32"/>
          <w:lang w:val="en-US"/>
        </w:rPr>
      </w:r>
    </w:p>
    <w:p>
      <w:pPr>
        <w:pStyle w:val="FR4"/>
        <w:ind w:firstLine="284" w:end="0"/>
        <w:jc w:val="center"/>
        <w:rPr>
          <w:rFonts w:ascii="Times New Roman" w:hAnsi="Times New Roman" w:cs="Times New Roman"/>
          <w:b/>
          <w:sz w:val="32"/>
        </w:rPr>
      </w:pPr>
      <w:r>
        <w:rPr>
          <w:rFonts w:cs="Times New Roman" w:ascii="Times New Roman" w:hAnsi="Times New Roman"/>
          <w:b/>
          <w:sz w:val="32"/>
        </w:rPr>
        <w:t>С</w:t>
      </w:r>
    </w:p>
    <w:p>
      <w:pPr>
        <w:pStyle w:val="Normal1"/>
        <w:spacing w:lineRule="auto" w:line="240"/>
        <w:ind w:firstLine="284" w:end="0"/>
        <w:rPr/>
      </w:pPr>
      <w:r>
        <w:rPr>
          <w:sz w:val="24"/>
          <w:lang w:val="en-US"/>
        </w:rPr>
        <w:t>Caer</w:t>
      </w:r>
      <w:r>
        <w:rPr>
          <w:sz w:val="24"/>
        </w:rPr>
        <w:t xml:space="preserve"> </w:t>
      </w:r>
      <w:r>
        <w:rPr>
          <w:b/>
          <w:bCs/>
          <w:sz w:val="24"/>
          <w:lang w:val="en-US"/>
        </w:rPr>
        <w:t>a</w:t>
      </w:r>
      <w:r>
        <w:rPr>
          <w:b/>
          <w:bCs/>
          <w:sz w:val="24"/>
        </w:rPr>
        <w:t xml:space="preserve">, </w:t>
      </w:r>
      <w:r>
        <w:rPr>
          <w:b/>
          <w:bCs/>
          <w:sz w:val="24"/>
          <w:lang w:val="en-US"/>
        </w:rPr>
        <w:t>hacia</w:t>
      </w:r>
      <w:r>
        <w:rPr>
          <w:sz w:val="24"/>
        </w:rPr>
        <w:t>—падать куда-либо</w:t>
      </w:r>
    </w:p>
    <w:p>
      <w:pPr>
        <w:pStyle w:val="Normal1"/>
        <w:spacing w:lineRule="auto" w:line="240"/>
        <w:ind w:firstLine="284" w:end="0"/>
        <w:rPr/>
      </w:pPr>
      <w:r>
        <w:rPr>
          <w:sz w:val="24"/>
        </w:rPr>
        <w:t xml:space="preserve">                                </w:t>
      </w:r>
      <w:r>
        <w:rPr>
          <w:sz w:val="24"/>
          <w:lang w:val="en-US"/>
        </w:rPr>
        <w:t xml:space="preserve">(~ </w:t>
      </w:r>
      <w:r>
        <w:rPr>
          <w:i/>
          <w:iCs/>
          <w:sz w:val="24"/>
          <w:lang w:val="en-US"/>
        </w:rPr>
        <w:t>a, hacia</w:t>
      </w:r>
      <w:r>
        <w:rPr>
          <w:sz w:val="24"/>
          <w:lang w:val="en-US"/>
        </w:rPr>
        <w:t xml:space="preserve"> la parte derecha) </w:t>
      </w:r>
    </w:p>
    <w:p>
      <w:pPr>
        <w:pStyle w:val="Normal1"/>
        <w:spacing w:lineRule="auto" w:line="240"/>
        <w:ind w:firstLine="709" w:end="0"/>
        <w:rPr/>
      </w:pPr>
      <w:r>
        <w:rPr>
          <w:b/>
          <w:bCs/>
          <w:sz w:val="24"/>
          <w:lang w:val="en-US"/>
        </w:rPr>
        <w:t>en</w:t>
      </w:r>
      <w:r>
        <w:rPr>
          <w:sz w:val="24"/>
        </w:rPr>
        <w:t xml:space="preserve"> — упасть на что-либо, куда-либо а </w:t>
      </w:r>
    </w:p>
    <w:p>
      <w:pPr>
        <w:pStyle w:val="Normal1"/>
        <w:spacing w:lineRule="auto" w:line="240"/>
        <w:ind w:firstLine="709" w:end="0"/>
        <w:rPr/>
      </w:pPr>
      <w:r>
        <w:rPr>
          <w:sz w:val="24"/>
        </w:rPr>
        <w:t xml:space="preserve">                             </w:t>
      </w:r>
      <w:r>
        <w:rPr>
          <w:sz w:val="24"/>
        </w:rPr>
        <w:t xml:space="preserve">(~ </w:t>
      </w:r>
      <w:r>
        <w:rPr>
          <w:i/>
          <w:iCs/>
          <w:sz w:val="24"/>
          <w:lang w:val="en-US"/>
        </w:rPr>
        <w:t>en</w:t>
      </w:r>
      <w:r>
        <w:rPr>
          <w:sz w:val="24"/>
        </w:rPr>
        <w:t xml:space="preserve"> </w:t>
      </w:r>
      <w:r>
        <w:rPr>
          <w:sz w:val="24"/>
          <w:lang w:val="en-US"/>
        </w:rPr>
        <w:t>tierra</w:t>
      </w:r>
      <w:r>
        <w:rPr>
          <w:sz w:val="24"/>
        </w:rPr>
        <w:t xml:space="preserve">) ;                     </w:t>
      </w:r>
    </w:p>
    <w:p>
      <w:pPr>
        <w:pStyle w:val="Normal1"/>
        <w:spacing w:lineRule="auto" w:line="240"/>
        <w:ind w:firstLine="709" w:end="0"/>
        <w:rPr/>
      </w:pPr>
      <w:r>
        <w:rPr>
          <w:b/>
          <w:bCs/>
          <w:sz w:val="24"/>
          <w:lang w:val="en-US"/>
        </w:rPr>
        <w:t>sobre</w:t>
      </w:r>
      <w:r>
        <w:rPr>
          <w:sz w:val="24"/>
        </w:rPr>
        <w:t xml:space="preserve"> — напасть на кого-либо</w:t>
      </w:r>
    </w:p>
    <w:p>
      <w:pPr>
        <w:pStyle w:val="FR4"/>
        <w:ind w:firstLine="709" w:end="0"/>
        <w:jc w:val="both"/>
        <w:rPr/>
      </w:pPr>
      <w:r>
        <w:rPr>
          <w:rFonts w:cs="Times New Roman" w:ascii="Times New Roman" w:hAnsi="Times New Roman"/>
          <w:sz w:val="24"/>
        </w:rPr>
        <w:t xml:space="preserve">                                </w:t>
      </w:r>
      <w:r>
        <w:rPr>
          <w:rFonts w:cs="Times New Roman" w:ascii="Times New Roman" w:hAnsi="Times New Roman"/>
          <w:sz w:val="24"/>
          <w:lang w:val="en-US"/>
        </w:rPr>
        <w:t>(</w:t>
      </w:r>
      <w:r>
        <w:rPr>
          <w:sz w:val="24"/>
          <w:lang w:val="en-US"/>
        </w:rPr>
        <w:t>~</w:t>
      </w:r>
      <w:r>
        <w:rPr>
          <w:rFonts w:cs="Times New Roman" w:ascii="Times New Roman" w:hAnsi="Times New Roman"/>
          <w:i/>
          <w:iCs/>
          <w:sz w:val="24"/>
          <w:lang w:val="en-US"/>
        </w:rPr>
        <w:t>sobre</w:t>
      </w:r>
      <w:r>
        <w:rPr>
          <w:rFonts w:cs="Times New Roman" w:ascii="Times New Roman" w:hAnsi="Times New Roman"/>
          <w:sz w:val="24"/>
          <w:lang w:val="en-US"/>
        </w:rPr>
        <w:t xml:space="preserve"> el enemigo)</w:t>
      </w:r>
    </w:p>
    <w:p>
      <w:pPr>
        <w:pStyle w:val="Normal1"/>
        <w:spacing w:lineRule="auto" w:line="240"/>
        <w:ind w:firstLine="284" w:end="0"/>
        <w:rPr/>
      </w:pPr>
      <w:r>
        <w:rPr>
          <w:sz w:val="24"/>
          <w:lang w:val="en-US"/>
        </w:rPr>
        <w:t>Calificar</w:t>
      </w:r>
      <w:r>
        <w:rPr>
          <w:sz w:val="24"/>
        </w:rPr>
        <w:t xml:space="preserve"> </w:t>
      </w:r>
      <w:r>
        <w:rPr>
          <w:b/>
          <w:bCs/>
          <w:sz w:val="24"/>
          <w:lang w:val="en-US"/>
        </w:rPr>
        <w:t>de</w:t>
      </w:r>
      <w:r>
        <w:rPr>
          <w:sz w:val="24"/>
        </w:rPr>
        <w:t xml:space="preserve"> — определять, квалифицировать в качестве кого(чего)-нибудь, считать кем-либо  ,</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docto</w:t>
      </w:r>
      <w:r>
        <w:rPr>
          <w:sz w:val="24"/>
        </w:rPr>
        <w:t xml:space="preserve">) </w:t>
      </w:r>
    </w:p>
    <w:p>
      <w:pPr>
        <w:pStyle w:val="Normal1"/>
        <w:spacing w:lineRule="auto" w:line="240"/>
        <w:ind w:firstLine="284" w:end="0"/>
        <w:rPr/>
      </w:pPr>
      <w:r>
        <w:rPr>
          <w:sz w:val="24"/>
          <w:lang w:val="en-US"/>
        </w:rPr>
        <w:t>Callar</w:t>
      </w:r>
      <w:r>
        <w:rPr>
          <w:sz w:val="24"/>
        </w:rPr>
        <w:t xml:space="preserve"> </w:t>
      </w:r>
      <w:r>
        <w:rPr>
          <w:b/>
          <w:bCs/>
          <w:sz w:val="24"/>
          <w:lang w:val="en-US"/>
        </w:rPr>
        <w:t>a</w:t>
      </w:r>
      <w:r>
        <w:rPr>
          <w:sz w:val="24"/>
        </w:rPr>
        <w:t xml:space="preserve"> — держать в тайне что-либо от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Juan la verdad) </w:t>
      </w:r>
    </w:p>
    <w:p>
      <w:pPr>
        <w:pStyle w:val="Normal1"/>
        <w:spacing w:lineRule="auto" w:line="240"/>
        <w:ind w:firstLine="709" w:end="0"/>
        <w:rPr/>
      </w:pPr>
      <w:r>
        <w:rPr>
          <w:b/>
          <w:bCs/>
          <w:sz w:val="24"/>
        </w:rPr>
        <w:t>de, ро</w:t>
      </w:r>
      <w:r>
        <w:rPr>
          <w:b/>
          <w:bCs/>
          <w:sz w:val="24"/>
          <w:lang w:val="en-US"/>
        </w:rPr>
        <w:t>r</w:t>
      </w:r>
      <w:r>
        <w:rPr>
          <w:sz w:val="24"/>
        </w:rPr>
        <w:t xml:space="preserve"> — молчать из-за чего-либо, по какой-либо причине</w:t>
      </w:r>
    </w:p>
    <w:p>
      <w:pPr>
        <w:pStyle w:val="Normal1"/>
        <w:spacing w:lineRule="auto" w:line="240"/>
        <w:ind w:firstLine="284" w:end="0"/>
        <w:rPr/>
      </w:pPr>
      <w:r>
        <w:rPr>
          <w:sz w:val="24"/>
        </w:rPr>
        <w:t xml:space="preserve">                                 </w:t>
      </w:r>
      <w:r>
        <w:rPr>
          <w:sz w:val="24"/>
          <w:lang w:val="en-US"/>
        </w:rPr>
        <w:t xml:space="preserve">(~ </w:t>
      </w:r>
      <w:r>
        <w:rPr>
          <w:i/>
          <w:iCs/>
          <w:sz w:val="24"/>
          <w:lang w:val="en-US"/>
        </w:rPr>
        <w:t xml:space="preserve">de, </w:t>
      </w:r>
      <w:r>
        <w:rPr>
          <w:i/>
          <w:iCs/>
          <w:sz w:val="24"/>
        </w:rPr>
        <w:t>ро</w:t>
      </w:r>
      <w:r>
        <w:rPr>
          <w:i/>
          <w:iCs/>
          <w:sz w:val="24"/>
          <w:lang w:val="en-US"/>
        </w:rPr>
        <w:t>r</w:t>
      </w:r>
      <w:r>
        <w:rPr>
          <w:sz w:val="24"/>
          <w:lang w:val="en-US"/>
        </w:rPr>
        <w:t xml:space="preserve"> miedo) </w:t>
      </w:r>
    </w:p>
    <w:p>
      <w:pPr>
        <w:pStyle w:val="Normal1"/>
        <w:spacing w:lineRule="auto" w:line="240"/>
        <w:ind w:firstLine="284" w:end="0"/>
        <w:rPr/>
      </w:pPr>
      <w:r>
        <w:rPr>
          <w:sz w:val="24"/>
          <w:lang w:val="en-US"/>
        </w:rPr>
        <w:t>Cambiar</w:t>
      </w:r>
      <w:r>
        <w:rPr>
          <w:sz w:val="24"/>
        </w:rPr>
        <w:t xml:space="preserve"> </w:t>
      </w:r>
      <w:r>
        <w:rPr>
          <w:b/>
          <w:bCs/>
          <w:sz w:val="24"/>
          <w:lang w:val="en-US"/>
        </w:rPr>
        <w:t>con</w:t>
      </w:r>
      <w:r>
        <w:rPr>
          <w:b/>
          <w:bCs/>
          <w:sz w:val="24"/>
        </w:rPr>
        <w:t>, ро</w:t>
      </w:r>
      <w:r>
        <w:rPr>
          <w:b/>
          <w:bCs/>
          <w:sz w:val="24"/>
          <w:lang w:val="en-US"/>
        </w:rPr>
        <w:t>r</w:t>
      </w:r>
      <w:r>
        <w:rPr>
          <w:sz w:val="24"/>
        </w:rPr>
        <w:t xml:space="preserve"> —менять, обменивать</w:t>
      </w:r>
    </w:p>
    <w:p>
      <w:pPr>
        <w:pStyle w:val="Normal1"/>
        <w:spacing w:lineRule="auto" w:line="240"/>
        <w:ind w:firstLine="284" w:end="0"/>
        <w:rPr/>
      </w:pPr>
      <w:r>
        <w:rPr>
          <w:sz w:val="24"/>
        </w:rPr>
        <w:t xml:space="preserve">                                 </w:t>
      </w:r>
      <w:r>
        <w:rPr>
          <w:sz w:val="24"/>
          <w:lang w:val="en-US"/>
        </w:rPr>
        <w:t xml:space="preserve">(~ una cosa </w:t>
      </w:r>
      <w:r>
        <w:rPr>
          <w:i/>
          <w:iCs/>
          <w:sz w:val="24"/>
          <w:lang w:val="en-US"/>
        </w:rPr>
        <w:t>con, por</w:t>
      </w:r>
      <w:r>
        <w:rPr>
          <w:sz w:val="24"/>
          <w:lang w:val="en-US"/>
        </w:rPr>
        <w:t xml:space="preserve"> otra)</w:t>
      </w:r>
    </w:p>
    <w:p>
      <w:pPr>
        <w:pStyle w:val="Normal1"/>
        <w:spacing w:lineRule="auto" w:line="240"/>
        <w:ind w:firstLine="709" w:end="0"/>
        <w:rPr/>
      </w:pPr>
      <w:r>
        <w:rPr>
          <w:b/>
          <w:bCs/>
          <w:sz w:val="24"/>
          <w:lang w:val="en-US"/>
        </w:rPr>
        <w:t>en</w:t>
      </w:r>
      <w:r>
        <w:rPr>
          <w:sz w:val="24"/>
        </w:rPr>
        <w:t xml:space="preserve"> — обменивать на что-либо, разменивать (деньги)</w:t>
      </w:r>
    </w:p>
    <w:p>
      <w:pPr>
        <w:pStyle w:val="Normal1"/>
        <w:spacing w:lineRule="auto" w:line="240"/>
        <w:ind w:firstLine="284" w:end="0"/>
        <w:rPr/>
      </w:pPr>
      <w:r>
        <w:rPr>
          <w:sz w:val="24"/>
        </w:rPr>
        <w:t xml:space="preserve">                                  </w:t>
      </w:r>
      <w:r>
        <w:rPr>
          <w:sz w:val="24"/>
          <w:lang w:val="en-US"/>
        </w:rPr>
        <w:t xml:space="preserve">(~ una peseta </w:t>
      </w:r>
      <w:r>
        <w:rPr>
          <w:i/>
          <w:iCs/>
          <w:sz w:val="24"/>
          <w:lang w:val="en-US"/>
        </w:rPr>
        <w:t>en</w:t>
      </w:r>
      <w:r>
        <w:rPr>
          <w:sz w:val="24"/>
          <w:lang w:val="en-US"/>
        </w:rPr>
        <w:t xml:space="preserve"> calderilla) </w:t>
      </w:r>
    </w:p>
    <w:p>
      <w:pPr>
        <w:pStyle w:val="Normal1"/>
        <w:spacing w:lineRule="auto" w:line="240"/>
        <w:ind w:firstLine="284" w:end="0"/>
        <w:rPr/>
      </w:pPr>
      <w:r>
        <w:rPr>
          <w:sz w:val="24"/>
          <w:lang w:val="en-US"/>
        </w:rPr>
        <w:t>Cansarse</w:t>
      </w:r>
      <w:r>
        <w:rPr>
          <w:sz w:val="24"/>
        </w:rPr>
        <w:t xml:space="preserve"> </w:t>
      </w:r>
      <w:r>
        <w:rPr>
          <w:b/>
          <w:bCs/>
          <w:sz w:val="24"/>
          <w:lang w:val="en-US"/>
        </w:rPr>
        <w:t>con</w:t>
      </w:r>
      <w:r>
        <w:rPr>
          <w:b/>
          <w:bCs/>
          <w:sz w:val="24"/>
        </w:rPr>
        <w:t xml:space="preserve">, </w:t>
      </w:r>
      <w:r>
        <w:rPr>
          <w:b/>
          <w:bCs/>
          <w:sz w:val="24"/>
          <w:lang w:val="en-US"/>
        </w:rPr>
        <w:t>de</w:t>
      </w:r>
      <w:r>
        <w:rPr>
          <w:sz w:val="24"/>
        </w:rPr>
        <w:t xml:space="preserve"> — уставать от чего-либо, от кого-либо</w:t>
      </w:r>
    </w:p>
    <w:p>
      <w:pPr>
        <w:pStyle w:val="Normal1"/>
        <w:spacing w:lineRule="auto" w:line="240"/>
        <w:ind w:firstLine="284" w:end="0"/>
        <w:rPr/>
      </w:pPr>
      <w:r>
        <w:rPr>
          <w:sz w:val="24"/>
        </w:rPr>
        <w:t xml:space="preserve">                                </w:t>
      </w:r>
      <w:r>
        <w:rPr>
          <w:sz w:val="24"/>
          <w:lang w:val="en-US"/>
        </w:rPr>
        <w:t xml:space="preserve">(~ </w:t>
      </w:r>
      <w:r>
        <w:rPr>
          <w:i/>
          <w:iCs/>
          <w:sz w:val="24"/>
        </w:rPr>
        <w:t>со</w:t>
      </w:r>
      <w:r>
        <w:rPr>
          <w:i/>
          <w:iCs/>
          <w:sz w:val="24"/>
          <w:lang w:val="en-US"/>
        </w:rPr>
        <w:t>n, de</w:t>
      </w:r>
      <w:r>
        <w:rPr>
          <w:sz w:val="24"/>
          <w:lang w:val="en-US"/>
        </w:rPr>
        <w:t xml:space="preserve"> tanto hablar) </w:t>
      </w:r>
    </w:p>
    <w:p>
      <w:pPr>
        <w:pStyle w:val="Normal1"/>
        <w:spacing w:lineRule="auto" w:line="240"/>
        <w:ind w:firstLine="284" w:end="0"/>
        <w:rPr/>
      </w:pPr>
      <w:r>
        <w:rPr>
          <w:sz w:val="24"/>
          <w:lang w:val="en-US"/>
        </w:rPr>
        <w:t>Capitular</w:t>
      </w:r>
      <w:r>
        <w:rPr>
          <w:sz w:val="24"/>
        </w:rPr>
        <w:t xml:space="preserve"> </w:t>
      </w:r>
      <w:r>
        <w:rPr>
          <w:b/>
          <w:bCs/>
          <w:sz w:val="24"/>
          <w:lang w:val="en-US"/>
        </w:rPr>
        <w:t>con</w:t>
      </w:r>
      <w:r>
        <w:rPr>
          <w:sz w:val="24"/>
        </w:rPr>
        <w:t xml:space="preserve"> — договариваться, условливаться</w:t>
      </w:r>
    </w:p>
    <w:p>
      <w:pPr>
        <w:pStyle w:val="Normal1"/>
        <w:spacing w:lineRule="auto" w:line="240"/>
        <w:ind w:firstLine="284" w:end="0"/>
        <w:rPr/>
      </w:pPr>
      <w:r>
        <w:rPr>
          <w:sz w:val="24"/>
        </w:rPr>
        <w:t xml:space="preserve">                                </w:t>
      </w:r>
      <w:r>
        <w:rPr>
          <w:sz w:val="24"/>
          <w:lang w:val="en-US"/>
        </w:rPr>
        <w:t>(~</w:t>
      </w:r>
      <w:r>
        <w:rPr>
          <w:i/>
          <w:iCs/>
          <w:sz w:val="24"/>
          <w:lang w:val="en-US"/>
        </w:rPr>
        <w:t>con</w:t>
      </w:r>
      <w:r>
        <w:rPr>
          <w:sz w:val="24"/>
          <w:lang w:val="en-US"/>
        </w:rPr>
        <w:t xml:space="preserve"> el adversario) </w:t>
      </w:r>
    </w:p>
    <w:p>
      <w:pPr>
        <w:pStyle w:val="Normal1"/>
        <w:spacing w:lineRule="auto" w:line="240"/>
        <w:ind w:firstLine="709" w:end="0"/>
        <w:rPr/>
      </w:pPr>
      <w:r>
        <w:rPr>
          <w:b/>
          <w:bCs/>
          <w:sz w:val="24"/>
          <w:lang w:val="en-US"/>
        </w:rPr>
        <w:t>de</w:t>
      </w:r>
      <w:r>
        <w:rPr>
          <w:sz w:val="24"/>
        </w:rPr>
        <w:t xml:space="preserve"> — обвинять кого-либо в чем-либо</w:t>
      </w:r>
    </w:p>
    <w:p>
      <w:pPr>
        <w:pStyle w:val="Normal1"/>
        <w:spacing w:lineRule="auto" w:line="240"/>
        <w:ind w:firstLine="284" w:end="0"/>
        <w:rPr/>
      </w:pPr>
      <w:r>
        <w:rPr>
          <w:sz w:val="24"/>
          <w:lang w:val="en-US"/>
        </w:rPr>
        <w:t xml:space="preserve">                                  </w:t>
      </w:r>
      <w:r>
        <w:rPr>
          <w:sz w:val="24"/>
          <w:lang w:val="en-US"/>
        </w:rPr>
        <w:t xml:space="preserve">(~ a alguno </w:t>
      </w:r>
      <w:r>
        <w:rPr>
          <w:i/>
          <w:iCs/>
          <w:sz w:val="24"/>
          <w:lang w:val="en-US"/>
        </w:rPr>
        <w:t>de</w:t>
      </w:r>
      <w:r>
        <w:rPr>
          <w:sz w:val="24"/>
          <w:lang w:val="en-US"/>
        </w:rPr>
        <w:t xml:space="preserve"> malversación) </w:t>
      </w:r>
    </w:p>
    <w:p>
      <w:pPr>
        <w:pStyle w:val="Normal1"/>
        <w:spacing w:lineRule="auto" w:line="240"/>
        <w:ind w:firstLine="284" w:end="0"/>
        <w:rPr/>
      </w:pPr>
      <w:r>
        <w:rPr>
          <w:sz w:val="24"/>
          <w:lang w:val="en-US"/>
        </w:rPr>
        <w:t>Carecer</w:t>
      </w:r>
      <w:r>
        <w:rPr>
          <w:sz w:val="24"/>
        </w:rPr>
        <w:t xml:space="preserve"> </w:t>
      </w:r>
      <w:r>
        <w:rPr>
          <w:b/>
          <w:bCs/>
          <w:sz w:val="24"/>
          <w:lang w:val="en-US"/>
        </w:rPr>
        <w:t>de</w:t>
      </w:r>
      <w:r>
        <w:rPr>
          <w:sz w:val="24"/>
        </w:rPr>
        <w:t xml:space="preserve"> — испытывать недостаток в чем-либо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agua</w:t>
      </w:r>
      <w:r>
        <w:rPr>
          <w:sz w:val="24"/>
        </w:rPr>
        <w:t xml:space="preserve">) </w:t>
      </w:r>
    </w:p>
    <w:p>
      <w:pPr>
        <w:pStyle w:val="Normal1"/>
        <w:spacing w:lineRule="auto" w:line="240"/>
        <w:ind w:firstLine="284" w:end="0"/>
        <w:rPr/>
      </w:pPr>
      <w:r>
        <w:rPr>
          <w:sz w:val="24"/>
          <w:lang w:val="en-US"/>
        </w:rPr>
        <w:t>Cargar</w:t>
      </w:r>
      <w:r>
        <w:rPr>
          <w:sz w:val="24"/>
        </w:rPr>
        <w:t xml:space="preserve"> </w:t>
      </w:r>
      <w:r>
        <w:rPr>
          <w:b/>
          <w:bCs/>
          <w:sz w:val="24"/>
          <w:lang w:val="en-US"/>
        </w:rPr>
        <w:t>a</w:t>
      </w:r>
      <w:r>
        <w:rPr>
          <w:b/>
          <w:bCs/>
          <w:sz w:val="24"/>
        </w:rPr>
        <w:t xml:space="preserve">, </w:t>
      </w:r>
      <w:r>
        <w:rPr>
          <w:b/>
          <w:bCs/>
          <w:sz w:val="24"/>
          <w:lang w:val="en-US"/>
        </w:rPr>
        <w:t>en</w:t>
      </w:r>
      <w:r>
        <w:rPr>
          <w:b/>
          <w:bCs/>
          <w:sz w:val="24"/>
        </w:rPr>
        <w:t xml:space="preserve">, </w:t>
      </w:r>
      <w:r>
        <w:rPr>
          <w:b/>
          <w:bCs/>
          <w:sz w:val="24"/>
          <w:lang w:val="en-US"/>
        </w:rPr>
        <w:t>sobre</w:t>
      </w:r>
      <w:r>
        <w:rPr>
          <w:sz w:val="24"/>
        </w:rPr>
        <w:t xml:space="preserve"> — грузить, нагружать на что-либо, куда-либо</w:t>
      </w:r>
    </w:p>
    <w:p>
      <w:pPr>
        <w:pStyle w:val="Normal1"/>
        <w:spacing w:lineRule="auto" w:line="240"/>
        <w:ind w:firstLine="284" w:end="0"/>
        <w:rPr/>
      </w:pPr>
      <w:r>
        <w:rPr>
          <w:sz w:val="24"/>
        </w:rPr>
        <w:t xml:space="preserve">                                </w:t>
      </w:r>
      <w:r>
        <w:rPr>
          <w:sz w:val="24"/>
          <w:lang w:val="en-US"/>
        </w:rPr>
        <w:t xml:space="preserve">(~ </w:t>
      </w:r>
      <w:r>
        <w:rPr>
          <w:i/>
          <w:iCs/>
          <w:sz w:val="24"/>
          <w:lang w:val="en-US"/>
        </w:rPr>
        <w:t>a, en, sobre</w:t>
      </w:r>
      <w:r>
        <w:rPr>
          <w:sz w:val="24"/>
          <w:lang w:val="en-US"/>
        </w:rPr>
        <w:t xml:space="preserve"> hombros) </w:t>
      </w:r>
    </w:p>
    <w:p>
      <w:pPr>
        <w:pStyle w:val="Normal1"/>
        <w:spacing w:lineRule="auto" w:line="240"/>
        <w:ind w:firstLine="709" w:end="0"/>
        <w:rPr/>
      </w:pPr>
      <w:r>
        <w:rPr>
          <w:b/>
          <w:bCs/>
          <w:sz w:val="24"/>
          <w:lang w:val="en-US"/>
        </w:rPr>
        <w:t>con</w:t>
      </w:r>
      <w:r>
        <w:rPr>
          <w:sz w:val="24"/>
        </w:rPr>
        <w:t xml:space="preserve"> — налагать обязанности, обременять чем-либо</w:t>
      </w:r>
    </w:p>
    <w:p>
      <w:pPr>
        <w:pStyle w:val="Normal1"/>
        <w:spacing w:lineRule="auto" w:line="240"/>
        <w:ind w:firstLine="709" w:end="0"/>
        <w:rPr/>
      </w:pPr>
      <w:r>
        <w:rPr>
          <w:sz w:val="24"/>
        </w:rPr>
        <w:t xml:space="preserve">                                   </w:t>
      </w:r>
      <w:r>
        <w:rPr>
          <w:sz w:val="24"/>
          <w:lang w:val="en-US"/>
        </w:rPr>
        <w:t xml:space="preserve">(~ </w:t>
      </w:r>
      <w:r>
        <w:rPr>
          <w:i/>
          <w:iCs/>
          <w:sz w:val="24"/>
          <w:lang w:val="en-US"/>
        </w:rPr>
        <w:t>con</w:t>
      </w:r>
      <w:r>
        <w:rPr>
          <w:sz w:val="24"/>
          <w:lang w:val="en-US"/>
        </w:rPr>
        <w:t xml:space="preserve"> un negocio) </w:t>
      </w:r>
    </w:p>
    <w:p>
      <w:pPr>
        <w:pStyle w:val="Normal1"/>
        <w:spacing w:lineRule="auto" w:line="240"/>
        <w:ind w:firstLine="709" w:end="0"/>
        <w:rPr/>
      </w:pPr>
      <w:r>
        <w:rPr>
          <w:b/>
          <w:bCs/>
          <w:sz w:val="24"/>
          <w:lang w:val="en-US"/>
        </w:rPr>
        <w:t>de</w:t>
      </w:r>
      <w:r>
        <w:rPr>
          <w:b/>
          <w:bCs/>
          <w:sz w:val="24"/>
        </w:rPr>
        <w:t xml:space="preserve"> </w:t>
      </w:r>
      <w:r>
        <w:rPr>
          <w:sz w:val="24"/>
        </w:rPr>
        <w:t>— нагружать чем-либо</w:t>
      </w:r>
    </w:p>
    <w:p>
      <w:pPr>
        <w:pStyle w:val="Normal1"/>
        <w:spacing w:lineRule="auto" w:line="240"/>
        <w:ind w:firstLine="709" w:end="0"/>
        <w:rPr/>
      </w:pPr>
      <w:r>
        <w:rPr>
          <w:sz w:val="24"/>
        </w:rPr>
        <w:t xml:space="preserve">                                </w:t>
      </w:r>
      <w:r>
        <w:rPr>
          <w:sz w:val="24"/>
        </w:rPr>
        <w:t xml:space="preserve">(~ </w:t>
      </w:r>
      <w:r>
        <w:rPr>
          <w:i/>
          <w:iCs/>
          <w:sz w:val="24"/>
          <w:lang w:val="en-US"/>
        </w:rPr>
        <w:t>de</w:t>
      </w:r>
      <w:r>
        <w:rPr>
          <w:sz w:val="24"/>
        </w:rPr>
        <w:t xml:space="preserve"> </w:t>
      </w:r>
      <w:r>
        <w:rPr>
          <w:sz w:val="24"/>
          <w:lang w:val="en-US"/>
        </w:rPr>
        <w:t>trigo</w:t>
      </w:r>
      <w:r>
        <w:rPr>
          <w:sz w:val="24"/>
        </w:rPr>
        <w:t xml:space="preserve">) </w:t>
      </w:r>
    </w:p>
    <w:p>
      <w:pPr>
        <w:pStyle w:val="Normal1"/>
        <w:spacing w:lineRule="auto" w:line="240"/>
        <w:ind w:firstLine="284" w:end="0"/>
        <w:rPr/>
      </w:pPr>
      <w:r>
        <w:rPr>
          <w:sz w:val="24"/>
          <w:lang w:val="en-US"/>
        </w:rPr>
        <w:t>Casarse</w:t>
      </w:r>
      <w:r>
        <w:rPr>
          <w:sz w:val="24"/>
        </w:rPr>
        <w:t xml:space="preserve"> </w:t>
      </w:r>
      <w:r>
        <w:rPr>
          <w:b/>
          <w:bCs/>
          <w:sz w:val="24"/>
          <w:lang w:val="en-US"/>
        </w:rPr>
        <w:t>con</w:t>
      </w:r>
      <w:r>
        <w:rPr>
          <w:sz w:val="24"/>
        </w:rPr>
        <w:t xml:space="preserve"> — жениться, выходить замуж</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una mejicana) </w:t>
      </w:r>
    </w:p>
    <w:p>
      <w:pPr>
        <w:pStyle w:val="Normal1"/>
        <w:spacing w:lineRule="auto" w:line="240"/>
        <w:ind w:firstLine="284" w:end="0"/>
        <w:rPr/>
      </w:pPr>
      <w:r>
        <w:rPr>
          <w:sz w:val="24"/>
          <w:lang w:val="en-US"/>
        </w:rPr>
        <w:t>Cebar</w:t>
      </w:r>
      <w:r>
        <w:rPr>
          <w:sz w:val="24"/>
        </w:rPr>
        <w:t xml:space="preserve"> </w:t>
      </w:r>
      <w:r>
        <w:rPr>
          <w:b/>
          <w:bCs/>
          <w:sz w:val="24"/>
          <w:lang w:val="en-US"/>
        </w:rPr>
        <w:t>con</w:t>
      </w:r>
      <w:r>
        <w:rPr>
          <w:sz w:val="24"/>
        </w:rPr>
        <w:t xml:space="preserve"> — кормить, откармливать чем-либо</w:t>
      </w:r>
    </w:p>
    <w:p>
      <w:pPr>
        <w:pStyle w:val="Normal1"/>
        <w:spacing w:lineRule="auto" w:line="240"/>
        <w:ind w:firstLine="284" w:end="0"/>
        <w:rPr/>
      </w:pPr>
      <w:r>
        <w:rPr>
          <w:sz w:val="24"/>
        </w:rPr>
        <w:t xml:space="preserve">                                 </w:t>
      </w:r>
      <w:r>
        <w:rPr>
          <w:sz w:val="24"/>
        </w:rPr>
        <w:t xml:space="preserve">(~ </w:t>
      </w:r>
      <w:r>
        <w:rPr>
          <w:i/>
          <w:iCs/>
          <w:sz w:val="24"/>
          <w:lang w:val="en-US"/>
        </w:rPr>
        <w:t>con</w:t>
      </w:r>
      <w:r>
        <w:rPr>
          <w:sz w:val="24"/>
        </w:rPr>
        <w:t xml:space="preserve"> </w:t>
      </w:r>
      <w:r>
        <w:rPr>
          <w:sz w:val="24"/>
          <w:lang w:val="en-US"/>
        </w:rPr>
        <w:t>bellotas</w:t>
      </w:r>
      <w:r>
        <w:rPr>
          <w:sz w:val="24"/>
        </w:rPr>
        <w:t xml:space="preserve">) </w:t>
      </w:r>
    </w:p>
    <w:p>
      <w:pPr>
        <w:pStyle w:val="Normal1"/>
        <w:spacing w:lineRule="auto" w:line="240"/>
        <w:ind w:firstLine="284" w:end="0"/>
        <w:rPr/>
      </w:pPr>
      <w:r>
        <w:rPr>
          <w:sz w:val="24"/>
          <w:lang w:val="en-US"/>
        </w:rPr>
        <w:t>Cebarse</w:t>
      </w:r>
      <w:r>
        <w:rPr>
          <w:sz w:val="24"/>
        </w:rPr>
        <w:t xml:space="preserve"> </w:t>
      </w:r>
      <w:r>
        <w:rPr>
          <w:b/>
          <w:bCs/>
          <w:sz w:val="24"/>
          <w:lang w:val="en-US"/>
        </w:rPr>
        <w:t>en</w:t>
      </w:r>
      <w:r>
        <w:rPr>
          <w:sz w:val="24"/>
        </w:rPr>
        <w:t xml:space="preserve"> — предаваться чему-либо, упиваться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la venganza) </w:t>
      </w:r>
    </w:p>
    <w:p>
      <w:pPr>
        <w:pStyle w:val="Normal1"/>
        <w:spacing w:lineRule="auto" w:line="240"/>
        <w:ind w:firstLine="284" w:end="0"/>
        <w:rPr/>
      </w:pPr>
      <w:r>
        <w:rPr>
          <w:sz w:val="24"/>
          <w:lang w:val="en-US"/>
        </w:rPr>
        <w:t>Ceder</w:t>
      </w:r>
      <w:r>
        <w:rPr>
          <w:sz w:val="24"/>
        </w:rPr>
        <w:t xml:space="preserve"> </w:t>
      </w:r>
      <w:r>
        <w:rPr>
          <w:b/>
          <w:bCs/>
          <w:sz w:val="24"/>
          <w:lang w:val="en-US"/>
        </w:rPr>
        <w:t>a</w:t>
      </w:r>
      <w:r>
        <w:rPr>
          <w:sz w:val="24"/>
        </w:rPr>
        <w:t xml:space="preserve"> — уступать в чем-либо, соглашаться на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las inspecciones) </w:t>
      </w:r>
    </w:p>
    <w:p>
      <w:pPr>
        <w:pStyle w:val="Normal1"/>
        <w:spacing w:lineRule="auto" w:line="240"/>
        <w:ind w:firstLine="709" w:end="0"/>
        <w:rPr/>
      </w:pPr>
      <w:r>
        <w:rPr>
          <w:sz w:val="24"/>
          <w:lang w:val="en-US"/>
        </w:rPr>
        <w:t xml:space="preserve"> </w:t>
      </w:r>
      <w:r>
        <w:rPr>
          <w:b/>
          <w:bCs/>
          <w:sz w:val="24"/>
          <w:lang w:val="en-US"/>
        </w:rPr>
        <w:t>ante</w:t>
      </w:r>
      <w:r>
        <w:rPr>
          <w:sz w:val="24"/>
        </w:rPr>
        <w:t xml:space="preserve"> — отступать перед чем-либо</w:t>
      </w:r>
    </w:p>
    <w:p>
      <w:pPr>
        <w:pStyle w:val="Normal1"/>
        <w:spacing w:lineRule="auto" w:line="240"/>
        <w:ind w:firstLine="709" w:end="0"/>
        <w:rPr/>
      </w:pPr>
      <w:r>
        <w:rPr>
          <w:sz w:val="24"/>
        </w:rPr>
        <w:t xml:space="preserve">                               </w:t>
      </w:r>
      <w:r>
        <w:rPr>
          <w:sz w:val="24"/>
          <w:lang w:val="en-US"/>
        </w:rPr>
        <w:t xml:space="preserve">(~ </w:t>
      </w:r>
      <w:r>
        <w:rPr>
          <w:i/>
          <w:iCs/>
          <w:sz w:val="24"/>
          <w:lang w:val="en-US"/>
        </w:rPr>
        <w:t>ante</w:t>
      </w:r>
      <w:r>
        <w:rPr>
          <w:sz w:val="24"/>
          <w:lang w:val="en-US"/>
        </w:rPr>
        <w:t xml:space="preserve"> su energía) </w:t>
      </w:r>
    </w:p>
    <w:p>
      <w:pPr>
        <w:pStyle w:val="Normal1"/>
        <w:spacing w:lineRule="auto" w:line="240"/>
        <w:ind w:firstLine="709" w:end="0"/>
        <w:rPr/>
      </w:pPr>
      <w:r>
        <w:rPr>
          <w:sz w:val="24"/>
          <w:lang w:val="en-US"/>
        </w:rPr>
        <w:t xml:space="preserve"> </w:t>
      </w:r>
      <w:r>
        <w:rPr>
          <w:b/>
          <w:bCs/>
          <w:sz w:val="24"/>
          <w:lang w:val="en-US"/>
        </w:rPr>
        <w:t>de</w:t>
      </w:r>
      <w:r>
        <w:rPr>
          <w:sz w:val="24"/>
        </w:rPr>
        <w:t xml:space="preserve"> — уступать что-либо, отступаться от чего-либо</w:t>
      </w:r>
    </w:p>
    <w:p>
      <w:pPr>
        <w:pStyle w:val="Normal1"/>
        <w:spacing w:lineRule="auto" w:line="240"/>
        <w:ind w:firstLine="709" w:end="0"/>
        <w:rPr/>
      </w:pPr>
      <w:r>
        <w:rPr>
          <w:sz w:val="24"/>
        </w:rPr>
        <w:t xml:space="preserve">                                </w:t>
      </w:r>
      <w:r>
        <w:rPr>
          <w:sz w:val="24"/>
          <w:lang w:val="en-US"/>
        </w:rPr>
        <w:t xml:space="preserve">(~ </w:t>
      </w:r>
      <w:r>
        <w:rPr>
          <w:i/>
          <w:iCs/>
          <w:sz w:val="24"/>
          <w:lang w:val="en-US"/>
        </w:rPr>
        <w:t>de</w:t>
      </w:r>
      <w:r>
        <w:rPr>
          <w:sz w:val="24"/>
          <w:lang w:val="en-US"/>
        </w:rPr>
        <w:t xml:space="preserve"> su derecho) </w:t>
      </w:r>
    </w:p>
    <w:p>
      <w:pPr>
        <w:pStyle w:val="Normal1"/>
        <w:spacing w:lineRule="auto" w:line="240"/>
        <w:ind w:firstLine="284" w:end="0"/>
        <w:rPr/>
      </w:pPr>
      <w:r>
        <w:rPr>
          <w:sz w:val="24"/>
          <w:lang w:val="en-US"/>
        </w:rPr>
        <w:t>Cegar</w:t>
      </w:r>
      <w:r>
        <w:rPr>
          <w:sz w:val="24"/>
        </w:rPr>
        <w:t>(</w:t>
      </w:r>
      <w:r>
        <w:rPr>
          <w:sz w:val="24"/>
          <w:lang w:val="en-US"/>
        </w:rPr>
        <w:t>se</w:t>
      </w:r>
      <w:r>
        <w:rPr>
          <w:sz w:val="24"/>
        </w:rPr>
        <w:t xml:space="preserve">) </w:t>
      </w:r>
      <w:r>
        <w:rPr>
          <w:b/>
          <w:bCs/>
          <w:sz w:val="24"/>
          <w:lang w:val="en-US"/>
        </w:rPr>
        <w:t>de</w:t>
      </w:r>
      <w:r>
        <w:rPr>
          <w:sz w:val="24"/>
        </w:rPr>
        <w:t xml:space="preserve"> — слепнуть, ослепнуть от чего-либо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c</w:t>
      </w:r>
      <w:r>
        <w:rPr>
          <w:sz w:val="24"/>
        </w:rPr>
        <w:t>ó</w:t>
      </w:r>
      <w:r>
        <w:rPr>
          <w:sz w:val="24"/>
          <w:lang w:val="en-US"/>
        </w:rPr>
        <w:t>lera</w:t>
      </w:r>
      <w:r>
        <w:rPr>
          <w:sz w:val="24"/>
        </w:rPr>
        <w:t xml:space="preserve">) </w:t>
      </w:r>
    </w:p>
    <w:p>
      <w:pPr>
        <w:pStyle w:val="Normal1"/>
        <w:spacing w:lineRule="auto" w:line="240"/>
        <w:ind w:firstLine="284" w:end="0"/>
        <w:rPr/>
      </w:pPr>
      <w:r>
        <w:rPr>
          <w:sz w:val="24"/>
          <w:lang w:val="en-US"/>
        </w:rPr>
        <w:t>Censurar</w:t>
      </w:r>
      <w:r>
        <w:rPr>
          <w:sz w:val="24"/>
        </w:rPr>
        <w:t xml:space="preserve"> </w:t>
      </w:r>
      <w:r>
        <w:rPr>
          <w:b/>
          <w:bCs/>
          <w:sz w:val="24"/>
          <w:lang w:val="en-US"/>
        </w:rPr>
        <w:t>a</w:t>
      </w:r>
      <w:r>
        <w:rPr>
          <w:b/>
          <w:bCs/>
          <w:sz w:val="24"/>
        </w:rPr>
        <w:t xml:space="preserve">, </w:t>
      </w:r>
      <w:r>
        <w:rPr>
          <w:b/>
          <w:bCs/>
          <w:sz w:val="24"/>
          <w:lang w:val="en-US"/>
        </w:rPr>
        <w:t>en</w:t>
      </w:r>
      <w:r>
        <w:rPr>
          <w:sz w:val="24"/>
        </w:rPr>
        <w:t xml:space="preserve"> — порицать, критиковать, упрекать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 en</w:t>
      </w:r>
      <w:r>
        <w:rPr>
          <w:sz w:val="24"/>
          <w:lang w:val="en-US"/>
        </w:rPr>
        <w:t xml:space="preserve"> Pedro su conducta) </w:t>
      </w:r>
    </w:p>
    <w:p>
      <w:pPr>
        <w:pStyle w:val="Normal1"/>
        <w:spacing w:lineRule="auto" w:line="240"/>
        <w:ind w:firstLine="284" w:end="0"/>
        <w:rPr/>
      </w:pPr>
      <w:r>
        <w:rPr>
          <w:sz w:val="24"/>
          <w:lang w:val="en-US"/>
        </w:rPr>
        <w:t>Cerciorarse</w:t>
      </w:r>
      <w:r>
        <w:rPr>
          <w:sz w:val="24"/>
        </w:rPr>
        <w:t xml:space="preserve"> </w:t>
      </w:r>
      <w:r>
        <w:rPr>
          <w:b/>
          <w:bCs/>
          <w:sz w:val="24"/>
          <w:lang w:val="en-US"/>
        </w:rPr>
        <w:t>de</w:t>
      </w:r>
      <w:r>
        <w:rPr>
          <w:sz w:val="24"/>
        </w:rPr>
        <w:t xml:space="preserve"> — удостоверяться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un suceso) </w:t>
      </w:r>
    </w:p>
    <w:p>
      <w:pPr>
        <w:pStyle w:val="Normal1"/>
        <w:spacing w:lineRule="auto" w:line="240"/>
        <w:ind w:firstLine="284" w:end="0"/>
        <w:rPr/>
      </w:pPr>
      <w:r>
        <w:rPr>
          <w:sz w:val="24"/>
          <w:lang w:val="en-US"/>
        </w:rPr>
        <w:t>Cerrar</w:t>
      </w:r>
      <w:r>
        <w:rPr>
          <w:sz w:val="24"/>
        </w:rPr>
        <w:t xml:space="preserve"> </w:t>
      </w:r>
      <w:r>
        <w:rPr>
          <w:b/>
          <w:bCs/>
          <w:sz w:val="24"/>
          <w:lang w:val="en-US"/>
        </w:rPr>
        <w:t>con</w:t>
      </w:r>
      <w:r>
        <w:rPr>
          <w:b/>
          <w:bCs/>
          <w:sz w:val="24"/>
        </w:rPr>
        <w:t xml:space="preserve">, </w:t>
      </w:r>
      <w:r>
        <w:rPr>
          <w:b/>
          <w:bCs/>
          <w:sz w:val="24"/>
          <w:lang w:val="en-US"/>
        </w:rPr>
        <w:t>contra</w:t>
      </w:r>
      <w:r>
        <w:rPr>
          <w:sz w:val="24"/>
        </w:rPr>
        <w:t xml:space="preserve"> — </w:t>
      </w:r>
      <w:r>
        <w:rPr>
          <w:i/>
          <w:iCs/>
          <w:sz w:val="24"/>
        </w:rPr>
        <w:t>перен</w:t>
      </w:r>
      <w:r>
        <w:rPr>
          <w:sz w:val="24"/>
        </w:rPr>
        <w:t>. обрушиваться на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contra</w:t>
      </w:r>
      <w:r>
        <w:rPr>
          <w:sz w:val="24"/>
          <w:lang w:val="en-US"/>
        </w:rPr>
        <w:t xml:space="preserve"> el enemigo) </w:t>
      </w:r>
    </w:p>
    <w:p>
      <w:pPr>
        <w:pStyle w:val="Normal1"/>
        <w:spacing w:lineRule="auto" w:line="240"/>
        <w:ind w:firstLine="284" w:end="0"/>
        <w:rPr/>
      </w:pPr>
      <w:r>
        <w:rPr>
          <w:sz w:val="24"/>
          <w:lang w:val="en-US"/>
        </w:rPr>
        <w:t>Cesar</w:t>
      </w:r>
      <w:r>
        <w:rPr>
          <w:sz w:val="24"/>
        </w:rPr>
        <w:t xml:space="preserve"> </w:t>
      </w:r>
      <w:r>
        <w:rPr>
          <w:b/>
          <w:bCs/>
          <w:sz w:val="24"/>
          <w:lang w:val="en-US"/>
        </w:rPr>
        <w:t>de</w:t>
      </w:r>
      <w:r>
        <w:rPr>
          <w:sz w:val="24"/>
        </w:rPr>
        <w:t xml:space="preserve"> + </w:t>
      </w:r>
      <w:r>
        <w:rPr>
          <w:i/>
          <w:iCs/>
          <w:sz w:val="24"/>
          <w:lang w:val="en-US"/>
        </w:rPr>
        <w:t>infinitivo</w:t>
      </w:r>
      <w:r>
        <w:rPr>
          <w:sz w:val="24"/>
        </w:rPr>
        <w:t xml:space="preserve"> — прекращать, бросать что-либо делать</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correr</w:t>
      </w:r>
      <w:r>
        <w:rPr>
          <w:sz w:val="24"/>
        </w:rPr>
        <w:t xml:space="preserve">) </w:t>
      </w:r>
    </w:p>
    <w:p>
      <w:pPr>
        <w:pStyle w:val="Normal1"/>
        <w:spacing w:lineRule="auto" w:line="240"/>
        <w:ind w:firstLine="709" w:end="0"/>
        <w:rPr/>
      </w:pPr>
      <w:r>
        <w:rPr>
          <w:b/>
          <w:bCs/>
          <w:sz w:val="24"/>
          <w:lang w:val="en-US"/>
        </w:rPr>
        <w:t>en</w:t>
      </w:r>
      <w:r>
        <w:rPr>
          <w:sz w:val="24"/>
        </w:rPr>
        <w:t xml:space="preserve"> — увольняться, отказываться от должности</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 empleo)</w:t>
      </w:r>
    </w:p>
    <w:p>
      <w:pPr>
        <w:pStyle w:val="Normal1"/>
        <w:spacing w:lineRule="auto" w:line="240"/>
        <w:ind w:firstLine="284" w:end="0"/>
        <w:rPr/>
      </w:pPr>
      <w:r>
        <w:rPr>
          <w:sz w:val="24"/>
          <w:lang w:val="en-US"/>
        </w:rPr>
        <w:t>Coger</w:t>
      </w:r>
      <w:r>
        <w:rPr>
          <w:sz w:val="24"/>
        </w:rPr>
        <w:t xml:space="preserve"> </w:t>
      </w:r>
      <w:r>
        <w:rPr>
          <w:b/>
          <w:bCs/>
          <w:sz w:val="24"/>
        </w:rPr>
        <w:t>de, ро</w:t>
      </w:r>
      <w:r>
        <w:rPr>
          <w:b/>
          <w:bCs/>
          <w:sz w:val="24"/>
          <w:lang w:val="en-US"/>
        </w:rPr>
        <w:t>r</w:t>
      </w:r>
      <w:r>
        <w:rPr>
          <w:b/>
          <w:bCs/>
          <w:sz w:val="24"/>
        </w:rPr>
        <w:t xml:space="preserve"> </w:t>
      </w:r>
      <w:r>
        <w:rPr>
          <w:sz w:val="24"/>
        </w:rPr>
        <w:t>— взять, схватить за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 xml:space="preserve">de, </w:t>
      </w:r>
      <w:r>
        <w:rPr>
          <w:i/>
          <w:iCs/>
          <w:sz w:val="24"/>
        </w:rPr>
        <w:t>ро</w:t>
      </w:r>
      <w:r>
        <w:rPr>
          <w:i/>
          <w:iCs/>
          <w:sz w:val="24"/>
          <w:lang w:val="en-US"/>
        </w:rPr>
        <w:t>r</w:t>
      </w:r>
      <w:r>
        <w:rPr>
          <w:sz w:val="24"/>
          <w:lang w:val="en-US"/>
        </w:rPr>
        <w:t xml:space="preserve"> la mano) </w:t>
      </w:r>
    </w:p>
    <w:p>
      <w:pPr>
        <w:pStyle w:val="Normal1"/>
        <w:spacing w:lineRule="auto" w:line="240"/>
        <w:ind w:firstLine="284" w:end="0"/>
        <w:rPr/>
      </w:pPr>
      <w:r>
        <w:rPr>
          <w:sz w:val="24"/>
          <w:lang w:val="en-US"/>
        </w:rPr>
        <w:t>Colgar</w:t>
      </w:r>
      <w:r>
        <w:rPr>
          <w:sz w:val="24"/>
        </w:rPr>
        <w:t xml:space="preserve"> </w:t>
      </w:r>
      <w:r>
        <w:rPr>
          <w:b/>
          <w:bCs/>
          <w:sz w:val="24"/>
          <w:lang w:val="en-US"/>
        </w:rPr>
        <w:t>de</w:t>
      </w:r>
      <w:r>
        <w:rPr>
          <w:b/>
          <w:bCs/>
          <w:sz w:val="24"/>
        </w:rPr>
        <w:t xml:space="preserve"> </w:t>
      </w:r>
      <w:r>
        <w:rPr>
          <w:sz w:val="24"/>
        </w:rPr>
        <w:t>— повесить, подвесить на что-либо</w:t>
      </w:r>
    </w:p>
    <w:p>
      <w:pPr>
        <w:pStyle w:val="Normal1"/>
        <w:spacing w:lineRule="auto" w:line="240"/>
        <w:ind w:firstLine="284" w:end="0"/>
        <w:rPr/>
      </w:pPr>
      <w:r>
        <w:rPr>
          <w:sz w:val="24"/>
        </w:rPr>
        <w:t xml:space="preserve">                                </w:t>
      </w:r>
      <w:r>
        <w:rPr>
          <w:sz w:val="24"/>
          <w:lang w:val="en-US"/>
        </w:rPr>
        <w:t>(</w:t>
      </w:r>
      <w:r>
        <w:rPr>
          <w:i/>
          <w:iCs/>
          <w:sz w:val="24"/>
          <w:lang w:val="en-US"/>
        </w:rPr>
        <w:t>de</w:t>
      </w:r>
      <w:r>
        <w:rPr>
          <w:sz w:val="24"/>
          <w:lang w:val="en-US"/>
        </w:rPr>
        <w:t xml:space="preserve"> un clavo) </w:t>
      </w:r>
    </w:p>
    <w:p>
      <w:pPr>
        <w:pStyle w:val="Normal1"/>
        <w:spacing w:lineRule="auto" w:line="240"/>
        <w:ind w:firstLine="709" w:end="0"/>
        <w:rPr/>
      </w:pPr>
      <w:r>
        <w:rPr>
          <w:b/>
          <w:bCs/>
          <w:sz w:val="24"/>
          <w:lang w:val="en-US"/>
        </w:rPr>
        <w:t>en</w:t>
      </w:r>
      <w:r>
        <w:rPr>
          <w:b/>
          <w:bCs/>
          <w:sz w:val="24"/>
        </w:rPr>
        <w:t xml:space="preserve"> </w:t>
      </w:r>
      <w:r>
        <w:rPr>
          <w:sz w:val="24"/>
        </w:rPr>
        <w:t>— повесить куда-либо</w:t>
      </w:r>
    </w:p>
    <w:p>
      <w:pPr>
        <w:pStyle w:val="Normal1"/>
        <w:spacing w:lineRule="auto" w:line="240"/>
        <w:ind w:firstLine="284" w:end="0"/>
        <w:rPr>
          <w:sz w:val="24"/>
          <w:lang w:val="en-US"/>
        </w:rPr>
      </w:pPr>
      <w:r>
        <w:rPr>
          <w:sz w:val="24"/>
        </w:rPr>
        <w:t xml:space="preserve">                                 </w:t>
      </w:r>
      <w:r>
        <w:rPr>
          <w:sz w:val="24"/>
          <w:lang w:val="en-US"/>
        </w:rPr>
        <w:t xml:space="preserve">(~ </w:t>
      </w:r>
      <w:r>
        <w:rPr>
          <w:i/>
          <w:iCs/>
          <w:sz w:val="24"/>
          <w:lang w:val="en-US"/>
        </w:rPr>
        <w:t>en</w:t>
      </w:r>
      <w:r>
        <w:rPr>
          <w:sz w:val="24"/>
          <w:lang w:val="en-US"/>
        </w:rPr>
        <w:t xml:space="preserve"> la percha) </w:t>
      </w:r>
    </w:p>
    <w:p>
      <w:pPr>
        <w:pStyle w:val="Normal1"/>
        <w:spacing w:lineRule="auto" w:line="240"/>
        <w:ind w:firstLine="284" w:end="0"/>
        <w:rPr/>
      </w:pPr>
      <w:r>
        <w:rPr>
          <w:sz w:val="24"/>
          <w:lang w:val="en-US"/>
        </w:rPr>
        <w:t>Combatir</w:t>
      </w:r>
      <w:r>
        <w:rPr>
          <w:sz w:val="24"/>
        </w:rPr>
        <w:t xml:space="preserve"> </w:t>
      </w:r>
      <w:r>
        <w:rPr>
          <w:b/>
          <w:bCs/>
          <w:sz w:val="24"/>
          <w:lang w:val="en-US"/>
        </w:rPr>
        <w:t>con</w:t>
      </w:r>
      <w:r>
        <w:rPr>
          <w:b/>
          <w:bCs/>
          <w:sz w:val="24"/>
        </w:rPr>
        <w:t xml:space="preserve">, </w:t>
      </w:r>
      <w:r>
        <w:rPr>
          <w:b/>
          <w:bCs/>
          <w:sz w:val="24"/>
          <w:lang w:val="en-US"/>
        </w:rPr>
        <w:t>contra</w:t>
      </w:r>
      <w:r>
        <w:rPr>
          <w:sz w:val="24"/>
        </w:rPr>
        <w:t xml:space="preserve"> — биться, сражаться, бороться с кем-либо против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contra</w:t>
      </w:r>
      <w:r>
        <w:rPr>
          <w:sz w:val="24"/>
          <w:lang w:val="en-US"/>
        </w:rPr>
        <w:t xml:space="preserve"> el enemigo) </w:t>
      </w:r>
    </w:p>
    <w:p>
      <w:pPr>
        <w:pStyle w:val="Normal1"/>
        <w:spacing w:lineRule="auto" w:line="240"/>
        <w:ind w:firstLine="284" w:end="0"/>
        <w:rPr/>
      </w:pPr>
      <w:r>
        <w:rPr>
          <w:sz w:val="24"/>
          <w:lang w:val="en-US"/>
        </w:rPr>
        <w:t>Comenzar</w:t>
      </w:r>
      <w:r>
        <w:rPr>
          <w:sz w:val="24"/>
        </w:rPr>
        <w:t xml:space="preserve"> </w:t>
      </w:r>
      <w:r>
        <w:rPr>
          <w:b/>
          <w:bCs/>
          <w:sz w:val="24"/>
          <w:lang w:val="en-US"/>
        </w:rPr>
        <w:t>a</w:t>
      </w:r>
      <w:r>
        <w:rPr>
          <w:sz w:val="24"/>
        </w:rPr>
        <w:t xml:space="preserve"> + </w:t>
      </w:r>
      <w:r>
        <w:rPr>
          <w:i/>
          <w:iCs/>
          <w:sz w:val="24"/>
          <w:lang w:val="en-US"/>
        </w:rPr>
        <w:t>infinitivo</w:t>
      </w:r>
      <w:r>
        <w:rPr>
          <w:sz w:val="24"/>
        </w:rPr>
        <w:t xml:space="preserve"> — начать что-либо делать</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w:t>
      </w:r>
      <w:r>
        <w:rPr>
          <w:sz w:val="24"/>
          <w:lang w:val="en-US"/>
        </w:rPr>
        <w:t>decir</w:t>
      </w:r>
      <w:r>
        <w:rPr>
          <w:sz w:val="24"/>
        </w:rPr>
        <w:t xml:space="preserve">) </w:t>
      </w:r>
    </w:p>
    <w:p>
      <w:pPr>
        <w:pStyle w:val="Normal1"/>
        <w:spacing w:lineRule="auto" w:line="240"/>
        <w:ind w:firstLine="284" w:end="0"/>
        <w:rPr/>
      </w:pPr>
      <w:r>
        <w:rPr>
          <w:b/>
          <w:bCs/>
          <w:sz w:val="24"/>
        </w:rPr>
        <w:t>роr</w:t>
      </w:r>
      <w:r>
        <w:rPr>
          <w:sz w:val="24"/>
        </w:rPr>
        <w:t xml:space="preserve"> + </w:t>
      </w:r>
      <w:r>
        <w:rPr>
          <w:i/>
          <w:iCs/>
          <w:sz w:val="24"/>
          <w:lang w:val="en-US"/>
        </w:rPr>
        <w:t>infinitivo</w:t>
      </w:r>
      <w:r>
        <w:rPr>
          <w:sz w:val="24"/>
        </w:rPr>
        <w:t xml:space="preserve"> — начинать с чего-либо</w:t>
      </w:r>
    </w:p>
    <w:p>
      <w:pPr>
        <w:pStyle w:val="Normal1"/>
        <w:spacing w:lineRule="auto" w:line="240"/>
        <w:ind w:firstLine="284" w:end="0"/>
        <w:rPr/>
      </w:pPr>
      <w:r>
        <w:rPr>
          <w:sz w:val="24"/>
        </w:rPr>
        <w:t xml:space="preserve">                            </w:t>
      </w:r>
      <w:r>
        <w:rPr>
          <w:sz w:val="24"/>
        </w:rPr>
        <w:t xml:space="preserve">(~ </w:t>
      </w:r>
      <w:r>
        <w:rPr>
          <w:i/>
          <w:iCs/>
          <w:sz w:val="24"/>
        </w:rPr>
        <w:t>ро</w:t>
      </w:r>
      <w:r>
        <w:rPr>
          <w:i/>
          <w:iCs/>
          <w:sz w:val="24"/>
          <w:lang w:val="en-US"/>
        </w:rPr>
        <w:t>r</w:t>
      </w:r>
      <w:r>
        <w:rPr>
          <w:sz w:val="24"/>
        </w:rPr>
        <w:t xml:space="preserve"> </w:t>
      </w:r>
      <w:r>
        <w:rPr>
          <w:sz w:val="24"/>
          <w:lang w:val="en-US"/>
        </w:rPr>
        <w:t>alabar</w:t>
      </w:r>
      <w:r>
        <w:rPr>
          <w:sz w:val="24"/>
        </w:rPr>
        <w:t xml:space="preserve">) </w:t>
      </w:r>
    </w:p>
    <w:p>
      <w:pPr>
        <w:pStyle w:val="Normal1"/>
        <w:spacing w:lineRule="auto" w:line="240"/>
        <w:ind w:firstLine="284" w:end="0"/>
        <w:rPr/>
      </w:pPr>
      <w:r>
        <w:rPr>
          <w:sz w:val="24"/>
          <w:lang w:val="en-US"/>
        </w:rPr>
        <w:t>Comerciar</w:t>
      </w:r>
      <w:r>
        <w:rPr>
          <w:sz w:val="24"/>
        </w:rPr>
        <w:t xml:space="preserve"> </w:t>
      </w:r>
      <w:r>
        <w:rPr>
          <w:b/>
          <w:bCs/>
          <w:sz w:val="24"/>
          <w:lang w:val="en-US"/>
        </w:rPr>
        <w:t>en</w:t>
      </w:r>
      <w:r>
        <w:rPr>
          <w:sz w:val="24"/>
        </w:rPr>
        <w:t xml:space="preserve"> — торговать чем-либо</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granos</w:t>
      </w:r>
      <w:r>
        <w:rPr>
          <w:sz w:val="24"/>
        </w:rPr>
        <w:t xml:space="preserve">) </w:t>
      </w:r>
    </w:p>
    <w:p>
      <w:pPr>
        <w:pStyle w:val="Normal1"/>
        <w:spacing w:lineRule="auto" w:line="240"/>
        <w:ind w:firstLine="284" w:end="0"/>
        <w:rPr/>
      </w:pPr>
      <w:r>
        <w:rPr>
          <w:sz w:val="24"/>
          <w:lang w:val="en-US"/>
        </w:rPr>
        <w:t>Compadecerse</w:t>
      </w:r>
      <w:r>
        <w:rPr>
          <w:sz w:val="24"/>
        </w:rPr>
        <w:t xml:space="preserve"> </w:t>
      </w:r>
      <w:r>
        <w:rPr>
          <w:b/>
          <w:bCs/>
          <w:sz w:val="24"/>
          <w:lang w:val="en-US"/>
        </w:rPr>
        <w:t>de</w:t>
      </w:r>
      <w:r>
        <w:rPr>
          <w:sz w:val="24"/>
        </w:rPr>
        <w:t xml:space="preserve"> — сжалиться над кем-либо, чем-либо</w:t>
      </w:r>
    </w:p>
    <w:p>
      <w:pPr>
        <w:pStyle w:val="Normal1"/>
        <w:spacing w:lineRule="auto" w:line="240"/>
        <w:ind w:firstLine="284" w:end="0"/>
        <w:rPr/>
      </w:pPr>
      <w:r>
        <w:rPr>
          <w:sz w:val="24"/>
        </w:rPr>
        <w:t xml:space="preserve">                            </w:t>
      </w:r>
      <w:r>
        <w:rPr>
          <w:sz w:val="24"/>
        </w:rPr>
        <w:t xml:space="preserve">(~ </w:t>
      </w:r>
      <w:r>
        <w:rPr>
          <w:i/>
          <w:iCs/>
          <w:sz w:val="24"/>
        </w:rPr>
        <w:t>dе</w:t>
      </w:r>
      <w:r>
        <w:rPr>
          <w:i/>
          <w:iCs/>
          <w:sz w:val="24"/>
          <w:lang w:val="en-US"/>
        </w:rPr>
        <w:t>l</w:t>
      </w:r>
      <w:r>
        <w:rPr>
          <w:sz w:val="24"/>
        </w:rPr>
        <w:t xml:space="preserve"> </w:t>
      </w:r>
      <w:r>
        <w:rPr>
          <w:sz w:val="24"/>
          <w:lang w:val="en-US"/>
        </w:rPr>
        <w:t>infeliz</w:t>
      </w:r>
      <w:r>
        <w:rPr>
          <w:sz w:val="24"/>
        </w:rPr>
        <w:t xml:space="preserve">) </w:t>
      </w:r>
    </w:p>
    <w:p>
      <w:pPr>
        <w:pStyle w:val="Normal1"/>
        <w:spacing w:lineRule="auto" w:line="240"/>
        <w:ind w:firstLine="284" w:end="0"/>
        <w:rPr/>
      </w:pPr>
      <w:r>
        <w:rPr>
          <w:sz w:val="24"/>
          <w:lang w:val="en-US"/>
        </w:rPr>
        <w:t>Comparar</w:t>
      </w:r>
      <w:r>
        <w:rPr>
          <w:sz w:val="24"/>
        </w:rPr>
        <w:t xml:space="preserve"> </w:t>
      </w:r>
      <w:r>
        <w:rPr>
          <w:b/>
          <w:bCs/>
          <w:sz w:val="24"/>
          <w:lang w:val="en-US"/>
        </w:rPr>
        <w:t>a</w:t>
      </w:r>
      <w:r>
        <w:rPr>
          <w:b/>
          <w:bCs/>
          <w:sz w:val="24"/>
        </w:rPr>
        <w:t xml:space="preserve">, </w:t>
      </w:r>
      <w:r>
        <w:rPr>
          <w:b/>
          <w:bCs/>
          <w:sz w:val="24"/>
          <w:lang w:val="en-US"/>
        </w:rPr>
        <w:t>con</w:t>
      </w:r>
      <w:r>
        <w:rPr>
          <w:sz w:val="24"/>
        </w:rPr>
        <w:t xml:space="preserve"> — сравнивать кого-либо, что-либо с кем-либо, чем-либо</w:t>
      </w:r>
    </w:p>
    <w:p>
      <w:pPr>
        <w:pStyle w:val="Normal1"/>
        <w:spacing w:lineRule="auto" w:line="240"/>
        <w:ind w:firstLine="284" w:end="0"/>
        <w:rPr/>
      </w:pPr>
      <w:r>
        <w:rPr>
          <w:sz w:val="24"/>
        </w:rPr>
        <w:t xml:space="preserve">                           </w:t>
      </w:r>
      <w:r>
        <w:rPr>
          <w:sz w:val="24"/>
          <w:lang w:val="en-US"/>
        </w:rPr>
        <w:t xml:space="preserve">(~ un objeto </w:t>
      </w:r>
      <w:r>
        <w:rPr>
          <w:i/>
          <w:iCs/>
          <w:sz w:val="24"/>
          <w:lang w:val="en-US"/>
        </w:rPr>
        <w:t>a, con</w:t>
      </w:r>
      <w:r>
        <w:rPr>
          <w:sz w:val="24"/>
          <w:lang w:val="en-US"/>
        </w:rPr>
        <w:t xml:space="preserve"> otro) </w:t>
      </w:r>
    </w:p>
    <w:p>
      <w:pPr>
        <w:pStyle w:val="Normal1"/>
        <w:spacing w:lineRule="auto" w:line="240"/>
        <w:ind w:firstLine="284" w:end="0"/>
        <w:rPr/>
      </w:pPr>
      <w:r>
        <w:rPr>
          <w:sz w:val="24"/>
          <w:lang w:val="en-US"/>
        </w:rPr>
        <w:t>Compartir</w:t>
      </w:r>
      <w:r>
        <w:rPr>
          <w:sz w:val="24"/>
        </w:rPr>
        <w:t xml:space="preserve"> </w:t>
      </w:r>
      <w:r>
        <w:rPr>
          <w:b/>
          <w:bCs/>
          <w:sz w:val="24"/>
          <w:lang w:val="en-US"/>
        </w:rPr>
        <w:t>con</w:t>
      </w:r>
      <w:r>
        <w:rPr>
          <w:b/>
          <w:bCs/>
          <w:sz w:val="24"/>
        </w:rPr>
        <w:t xml:space="preserve"> </w:t>
      </w:r>
      <w:r>
        <w:rPr>
          <w:sz w:val="24"/>
        </w:rPr>
        <w:t>— делить, разделить что-либо с кем-либо</w:t>
      </w:r>
    </w:p>
    <w:p>
      <w:pPr>
        <w:pStyle w:val="Normal1"/>
        <w:spacing w:lineRule="auto" w:line="240"/>
        <w:ind w:firstLine="284" w:end="0"/>
        <w:rPr/>
      </w:pPr>
      <w:r>
        <w:rPr>
          <w:sz w:val="24"/>
        </w:rPr>
        <w:t xml:space="preserve">                            </w:t>
      </w:r>
      <w:r>
        <w:rPr>
          <w:sz w:val="24"/>
          <w:lang w:val="en-US"/>
        </w:rPr>
        <w:t xml:space="preserve">(~ las penas </w:t>
      </w:r>
      <w:r>
        <w:rPr>
          <w:i/>
          <w:iCs/>
          <w:sz w:val="24"/>
          <w:lang w:val="en-US"/>
        </w:rPr>
        <w:t>con</w:t>
      </w:r>
      <w:r>
        <w:rPr>
          <w:sz w:val="24"/>
          <w:lang w:val="en-US"/>
        </w:rPr>
        <w:t xml:space="preserve"> el amigo) </w:t>
      </w:r>
    </w:p>
    <w:p>
      <w:pPr>
        <w:pStyle w:val="Normal1"/>
        <w:spacing w:lineRule="auto" w:line="240"/>
        <w:ind w:firstLine="284" w:end="0"/>
        <w:rPr/>
      </w:pPr>
      <w:r>
        <w:rPr>
          <w:sz w:val="24"/>
          <w:lang w:val="en-US"/>
        </w:rPr>
        <w:t>Competir</w:t>
      </w:r>
      <w:r>
        <w:rPr>
          <w:sz w:val="24"/>
        </w:rPr>
        <w:t xml:space="preserve"> </w:t>
      </w:r>
      <w:r>
        <w:rPr>
          <w:b/>
          <w:bCs/>
          <w:sz w:val="24"/>
          <w:lang w:val="en-US"/>
        </w:rPr>
        <w:t>con</w:t>
      </w:r>
      <w:r>
        <w:rPr>
          <w:sz w:val="24"/>
        </w:rPr>
        <w:t xml:space="preserve"> — соперничать, конкурировать с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su amigo) </w:t>
      </w:r>
    </w:p>
    <w:p>
      <w:pPr>
        <w:pStyle w:val="Normal1"/>
        <w:spacing w:lineRule="auto" w:line="240"/>
        <w:ind w:firstLine="284" w:end="0"/>
        <w:rPr/>
      </w:pPr>
      <w:r>
        <w:rPr>
          <w:sz w:val="24"/>
          <w:lang w:val="en-US"/>
        </w:rPr>
        <w:t>Complacerse</w:t>
      </w:r>
      <w:r>
        <w:rPr>
          <w:sz w:val="24"/>
        </w:rPr>
        <w:t xml:space="preserve"> </w:t>
      </w:r>
      <w:r>
        <w:rPr>
          <w:b/>
          <w:bCs/>
          <w:sz w:val="24"/>
          <w:lang w:val="en-US"/>
        </w:rPr>
        <w:t>con</w:t>
      </w:r>
      <w:r>
        <w:rPr>
          <w:sz w:val="24"/>
        </w:rPr>
        <w:t xml:space="preserve"> — радоваться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la noticia) </w:t>
      </w:r>
    </w:p>
    <w:p>
      <w:pPr>
        <w:pStyle w:val="Normal1"/>
        <w:spacing w:lineRule="auto" w:line="240"/>
        <w:ind w:firstLine="284" w:end="0"/>
        <w:rPr/>
      </w:pPr>
      <w:r>
        <w:rPr>
          <w:b/>
          <w:bCs/>
          <w:sz w:val="24"/>
          <w:lang w:val="en-US"/>
        </w:rPr>
        <w:t>de</w:t>
      </w:r>
      <w:r>
        <w:rPr>
          <w:b/>
          <w:bCs/>
          <w:sz w:val="24"/>
        </w:rPr>
        <w:t xml:space="preserve">, </w:t>
      </w:r>
      <w:r>
        <w:rPr>
          <w:b/>
          <w:bCs/>
          <w:sz w:val="24"/>
          <w:lang w:val="en-US"/>
        </w:rPr>
        <w:t>en</w:t>
      </w:r>
      <w:r>
        <w:rPr>
          <w:sz w:val="24"/>
        </w:rPr>
        <w:t xml:space="preserve"> — наслаждаться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 en</w:t>
      </w:r>
      <w:r>
        <w:rPr>
          <w:sz w:val="24"/>
          <w:lang w:val="en-US"/>
        </w:rPr>
        <w:t xml:space="preserve"> alguna cosa) </w:t>
      </w:r>
    </w:p>
    <w:p>
      <w:pPr>
        <w:pStyle w:val="Normal1"/>
        <w:spacing w:lineRule="auto" w:line="240"/>
        <w:ind w:firstLine="284" w:end="0"/>
        <w:rPr/>
      </w:pPr>
      <w:r>
        <w:rPr>
          <w:sz w:val="24"/>
          <w:lang w:val="en-US"/>
        </w:rPr>
        <w:t>Comprometerse</w:t>
      </w:r>
      <w:r>
        <w:rPr>
          <w:sz w:val="24"/>
        </w:rPr>
        <w:t xml:space="preserve"> </w:t>
      </w:r>
      <w:r>
        <w:rPr>
          <w:b/>
          <w:bCs/>
          <w:sz w:val="24"/>
          <w:lang w:val="en-US"/>
        </w:rPr>
        <w:t>a</w:t>
      </w:r>
      <w:r>
        <w:rPr>
          <w:sz w:val="24"/>
        </w:rPr>
        <w:t xml:space="preserve"> + </w:t>
      </w:r>
      <w:r>
        <w:rPr>
          <w:i/>
          <w:iCs/>
          <w:sz w:val="24"/>
          <w:lang w:val="en-US"/>
        </w:rPr>
        <w:t>infinitivo</w:t>
      </w:r>
      <w:r>
        <w:rPr>
          <w:sz w:val="24"/>
        </w:rPr>
        <w:t xml:space="preserve"> — обязаться сделать что-либо</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w:t>
      </w:r>
      <w:r>
        <w:rPr>
          <w:sz w:val="24"/>
          <w:lang w:val="en-US"/>
        </w:rPr>
        <w:t>pagar</w:t>
      </w:r>
      <w:r>
        <w:rPr>
          <w:sz w:val="24"/>
        </w:rPr>
        <w:t xml:space="preserve">) </w:t>
      </w:r>
    </w:p>
    <w:p>
      <w:pPr>
        <w:pStyle w:val="Normal1"/>
        <w:spacing w:lineRule="auto" w:line="240"/>
        <w:ind w:firstLine="284" w:end="0"/>
        <w:rPr/>
      </w:pPr>
      <w:r>
        <w:rPr>
          <w:sz w:val="24"/>
          <w:lang w:val="en-US"/>
        </w:rPr>
        <w:t>Comunicar</w:t>
      </w:r>
      <w:r>
        <w:rPr>
          <w:sz w:val="24"/>
        </w:rPr>
        <w:t xml:space="preserve"> </w:t>
      </w:r>
      <w:r>
        <w:rPr>
          <w:b/>
          <w:bCs/>
          <w:sz w:val="24"/>
          <w:lang w:val="en-US"/>
        </w:rPr>
        <w:t>con</w:t>
      </w:r>
      <w:r>
        <w:rPr>
          <w:sz w:val="24"/>
        </w:rPr>
        <w:t xml:space="preserve"> — находиться в связи, сообщаться</w:t>
      </w:r>
    </w:p>
    <w:p>
      <w:pPr>
        <w:pStyle w:val="Normal1"/>
        <w:spacing w:lineRule="auto" w:line="240"/>
        <w:ind w:firstLine="284" w:end="0"/>
        <w:rPr/>
      </w:pPr>
      <w:r>
        <w:rPr>
          <w:sz w:val="24"/>
        </w:rPr>
        <w:t xml:space="preserve">                             </w:t>
      </w:r>
      <w:r>
        <w:rPr>
          <w:sz w:val="24"/>
          <w:lang w:val="en-US"/>
        </w:rPr>
        <w:t xml:space="preserve">(~ uno </w:t>
      </w:r>
      <w:r>
        <w:rPr>
          <w:i/>
          <w:iCs/>
          <w:sz w:val="24"/>
          <w:lang w:val="en-US"/>
        </w:rPr>
        <w:t>con</w:t>
      </w:r>
      <w:r>
        <w:rPr>
          <w:sz w:val="24"/>
          <w:lang w:val="en-US"/>
        </w:rPr>
        <w:t xml:space="preserve"> otro) </w:t>
      </w:r>
    </w:p>
    <w:p>
      <w:pPr>
        <w:pStyle w:val="Normal1"/>
        <w:spacing w:lineRule="auto" w:line="240"/>
        <w:ind w:firstLine="284" w:end="0"/>
        <w:rPr/>
      </w:pPr>
      <w:r>
        <w:rPr>
          <w:sz w:val="24"/>
          <w:lang w:val="en-US"/>
        </w:rPr>
        <w:t>Concluir</w:t>
      </w:r>
      <w:r>
        <w:rPr>
          <w:sz w:val="24"/>
        </w:rPr>
        <w:t xml:space="preserve"> </w:t>
      </w:r>
      <w:r>
        <w:rPr>
          <w:b/>
          <w:bCs/>
          <w:sz w:val="24"/>
          <w:lang w:val="en-US"/>
        </w:rPr>
        <w:t>con</w:t>
      </w:r>
      <w:r>
        <w:rPr>
          <w:sz w:val="24"/>
        </w:rPr>
        <w:t xml:space="preserve"> — завершать, заканчивать чем-либо</w:t>
      </w:r>
    </w:p>
    <w:p>
      <w:pPr>
        <w:pStyle w:val="Normal1"/>
        <w:spacing w:lineRule="auto" w:line="240"/>
        <w:ind w:firstLine="284" w:end="0"/>
        <w:rPr/>
      </w:pPr>
      <w:r>
        <w:rPr>
          <w:sz w:val="24"/>
        </w:rPr>
        <w:t xml:space="preserve">                             </w:t>
      </w:r>
      <w:r>
        <w:rPr>
          <w:sz w:val="24"/>
        </w:rPr>
        <w:t xml:space="preserve">(~ </w:t>
      </w:r>
      <w:r>
        <w:rPr>
          <w:i/>
          <w:iCs/>
          <w:sz w:val="24"/>
          <w:lang w:val="en-US"/>
        </w:rPr>
        <w:t>con</w:t>
      </w:r>
      <w:r>
        <w:rPr>
          <w:sz w:val="24"/>
        </w:rPr>
        <w:t xml:space="preserve"> </w:t>
      </w:r>
      <w:r>
        <w:rPr>
          <w:sz w:val="24"/>
          <w:lang w:val="en-US"/>
        </w:rPr>
        <w:t>exclamaciones</w:t>
      </w:r>
      <w:r>
        <w:rPr>
          <w:sz w:val="24"/>
        </w:rPr>
        <w:t xml:space="preserve">) </w:t>
      </w:r>
    </w:p>
    <w:p>
      <w:pPr>
        <w:pStyle w:val="Normal1"/>
        <w:spacing w:lineRule="auto" w:line="240"/>
        <w:ind w:firstLine="709" w:end="0"/>
        <w:rPr/>
      </w:pPr>
      <w:r>
        <w:rPr>
          <w:b/>
          <w:bCs/>
          <w:sz w:val="24"/>
          <w:lang w:val="en-US"/>
        </w:rPr>
        <w:t>de</w:t>
      </w:r>
      <w:r>
        <w:rPr>
          <w:sz w:val="24"/>
        </w:rPr>
        <w:t xml:space="preserve"> — делать какое-либо заключение о ком-либо</w:t>
      </w:r>
    </w:p>
    <w:p>
      <w:pPr>
        <w:pStyle w:val="Normal1"/>
        <w:spacing w:lineRule="auto" w:line="240"/>
        <w:ind w:firstLine="284" w:end="0"/>
        <w:rPr/>
      </w:pPr>
      <w:r>
        <w:rPr>
          <w:sz w:val="24"/>
        </w:rPr>
        <w:t xml:space="preserve">                               </w:t>
      </w:r>
      <w:r>
        <w:rPr>
          <w:sz w:val="24"/>
          <w:lang w:val="en-US"/>
        </w:rPr>
        <w:t xml:space="preserve">(~ a uno </w:t>
      </w:r>
      <w:r>
        <w:rPr>
          <w:i/>
          <w:iCs/>
          <w:sz w:val="24"/>
          <w:lang w:val="en-US"/>
        </w:rPr>
        <w:t>de</w:t>
      </w:r>
      <w:r>
        <w:rPr>
          <w:sz w:val="24"/>
          <w:lang w:val="en-US"/>
        </w:rPr>
        <w:t xml:space="preserve"> ignorante) </w:t>
      </w:r>
    </w:p>
    <w:p>
      <w:pPr>
        <w:pStyle w:val="Normal1"/>
        <w:spacing w:lineRule="auto" w:line="240"/>
        <w:ind w:firstLine="284" w:end="0"/>
        <w:rPr/>
      </w:pPr>
      <w:r>
        <w:rPr>
          <w:sz w:val="24"/>
          <w:lang w:val="en-US"/>
        </w:rPr>
        <w:t>Concurrir</w:t>
      </w:r>
      <w:r>
        <w:rPr>
          <w:sz w:val="24"/>
        </w:rPr>
        <w:t xml:space="preserve"> </w:t>
      </w:r>
      <w:r>
        <w:rPr>
          <w:b/>
          <w:bCs/>
          <w:sz w:val="24"/>
          <w:lang w:val="en-US"/>
        </w:rPr>
        <w:t>a</w:t>
      </w:r>
      <w:r>
        <w:rPr>
          <w:sz w:val="24"/>
        </w:rPr>
        <w:t xml:space="preserve"> — собираться, сходиться, стекаться, посещать</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un lugar) </w:t>
      </w:r>
    </w:p>
    <w:p>
      <w:pPr>
        <w:pStyle w:val="Normal1"/>
        <w:spacing w:lineRule="auto" w:line="240"/>
        <w:ind w:firstLine="709" w:end="0"/>
        <w:rPr/>
      </w:pPr>
      <w:r>
        <w:rPr>
          <w:b/>
          <w:bCs/>
          <w:sz w:val="24"/>
          <w:lang w:val="en-US"/>
        </w:rPr>
        <w:t>en</w:t>
      </w:r>
      <w:r>
        <w:rPr>
          <w:sz w:val="24"/>
        </w:rPr>
        <w:t xml:space="preserve"> — иметь одинаковое мнение, взгляд на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un dictamen)</w:t>
      </w:r>
    </w:p>
    <w:p>
      <w:pPr>
        <w:pStyle w:val="Normal1"/>
        <w:spacing w:lineRule="auto" w:line="240"/>
        <w:ind w:firstLine="284" w:end="0"/>
        <w:rPr/>
      </w:pPr>
      <w:r>
        <w:rPr>
          <w:sz w:val="24"/>
          <w:lang w:val="en-US"/>
        </w:rPr>
        <w:t>Condenar</w:t>
      </w:r>
      <w:r>
        <w:rPr>
          <w:sz w:val="24"/>
        </w:rPr>
        <w:t xml:space="preserve"> </w:t>
      </w:r>
      <w:r>
        <w:rPr>
          <w:b/>
          <w:bCs/>
          <w:sz w:val="24"/>
          <w:lang w:val="en-US"/>
        </w:rPr>
        <w:t>a</w:t>
      </w:r>
      <w:r>
        <w:rPr>
          <w:sz w:val="24"/>
        </w:rPr>
        <w:t xml:space="preserve"> — приговаривать, присуждать к чему-либо</w:t>
      </w:r>
    </w:p>
    <w:p>
      <w:pPr>
        <w:pStyle w:val="Normal1"/>
        <w:spacing w:lineRule="auto" w:line="240"/>
        <w:ind w:firstLine="284" w:end="0"/>
        <w:rPr/>
      </w:pPr>
      <w:r>
        <w:rPr>
          <w:sz w:val="24"/>
        </w:rPr>
        <w:t xml:space="preserve">                            </w:t>
      </w:r>
      <w:r>
        <w:rPr>
          <w:sz w:val="24"/>
          <w:lang w:val="en-US"/>
        </w:rPr>
        <w:t xml:space="preserve">(~ </w:t>
      </w:r>
      <w:r>
        <w:rPr>
          <w:i/>
          <w:iCs/>
          <w:sz w:val="24"/>
        </w:rPr>
        <w:t>а</w:t>
      </w:r>
      <w:r>
        <w:rPr>
          <w:sz w:val="24"/>
          <w:lang w:val="en-US"/>
        </w:rPr>
        <w:t xml:space="preserve"> </w:t>
      </w:r>
      <w:r>
        <w:rPr>
          <w:sz w:val="24"/>
        </w:rPr>
        <w:t>ре</w:t>
      </w:r>
      <w:r>
        <w:rPr>
          <w:sz w:val="24"/>
          <w:lang w:val="en-US"/>
        </w:rPr>
        <w:t>n</w:t>
      </w:r>
      <w:r>
        <w:rPr>
          <w:sz w:val="24"/>
        </w:rPr>
        <w:t>а</w:t>
      </w:r>
      <w:r>
        <w:rPr>
          <w:sz w:val="24"/>
          <w:lang w:val="en-US"/>
        </w:rPr>
        <w:t xml:space="preserve"> de muerte) </w:t>
      </w:r>
    </w:p>
    <w:p>
      <w:pPr>
        <w:pStyle w:val="Normal1"/>
        <w:spacing w:lineRule="auto" w:line="240"/>
        <w:ind w:firstLine="284" w:end="0"/>
        <w:rPr/>
      </w:pPr>
      <w:r>
        <w:rPr>
          <w:sz w:val="24"/>
          <w:lang w:val="en-US"/>
        </w:rPr>
        <w:t>Condolerse</w:t>
      </w:r>
      <w:r>
        <w:rPr>
          <w:sz w:val="24"/>
        </w:rPr>
        <w:t xml:space="preserve"> </w:t>
      </w:r>
      <w:r>
        <w:rPr>
          <w:b/>
          <w:bCs/>
          <w:sz w:val="24"/>
          <w:lang w:val="en-US"/>
        </w:rPr>
        <w:t>de</w:t>
      </w:r>
      <w:r>
        <w:rPr>
          <w:sz w:val="24"/>
        </w:rPr>
        <w:t xml:space="preserve"> — соболезновать, сочувствовать</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la desgracja) </w:t>
      </w:r>
    </w:p>
    <w:p>
      <w:pPr>
        <w:pStyle w:val="Normal1"/>
        <w:spacing w:lineRule="auto" w:line="240"/>
        <w:ind w:firstLine="284" w:end="0"/>
        <w:rPr/>
      </w:pPr>
      <w:r>
        <w:rPr>
          <w:sz w:val="24"/>
          <w:lang w:val="en-US"/>
        </w:rPr>
        <w:t>Confabularse</w:t>
      </w:r>
      <w:r>
        <w:rPr>
          <w:sz w:val="24"/>
        </w:rPr>
        <w:t xml:space="preserve"> </w:t>
      </w:r>
      <w:r>
        <w:rPr>
          <w:b/>
          <w:bCs/>
          <w:sz w:val="24"/>
          <w:lang w:val="en-US"/>
        </w:rPr>
        <w:t>con</w:t>
      </w:r>
      <w:r>
        <w:rPr>
          <w:b/>
          <w:bCs/>
          <w:sz w:val="24"/>
        </w:rPr>
        <w:t xml:space="preserve"> </w:t>
      </w:r>
      <w:r>
        <w:rPr>
          <w:sz w:val="24"/>
        </w:rPr>
        <w:t>— сговориться с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los contrarios) </w:t>
      </w:r>
    </w:p>
    <w:p>
      <w:pPr>
        <w:pStyle w:val="Normal1"/>
        <w:spacing w:lineRule="auto" w:line="240"/>
        <w:ind w:firstLine="284" w:end="0"/>
        <w:rPr/>
      </w:pPr>
      <w:r>
        <w:rPr>
          <w:sz w:val="24"/>
          <w:lang w:val="en-US"/>
        </w:rPr>
        <w:t>Conferir</w:t>
      </w:r>
      <w:r>
        <w:rPr>
          <w:sz w:val="24"/>
        </w:rPr>
        <w:t xml:space="preserve"> </w:t>
      </w:r>
      <w:r>
        <w:rPr>
          <w:b/>
          <w:bCs/>
          <w:sz w:val="24"/>
          <w:lang w:val="en-US"/>
        </w:rPr>
        <w:t>con</w:t>
      </w:r>
      <w:r>
        <w:rPr>
          <w:b/>
          <w:bCs/>
          <w:sz w:val="24"/>
        </w:rPr>
        <w:t xml:space="preserve">, </w:t>
      </w:r>
      <w:r>
        <w:rPr>
          <w:b/>
          <w:bCs/>
          <w:sz w:val="24"/>
          <w:lang w:val="en-US"/>
        </w:rPr>
        <w:t>entre</w:t>
      </w:r>
      <w:r>
        <w:rPr>
          <w:sz w:val="24"/>
        </w:rPr>
        <w:t xml:space="preserve"> — обсуждать что-либо с кем-либо</w:t>
      </w:r>
    </w:p>
    <w:p>
      <w:pPr>
        <w:pStyle w:val="Normal1"/>
        <w:spacing w:lineRule="auto" w:line="240"/>
        <w:ind w:firstLine="284" w:end="0"/>
        <w:rPr/>
      </w:pPr>
      <w:r>
        <w:rPr>
          <w:sz w:val="24"/>
        </w:rPr>
        <w:t xml:space="preserve">                             </w:t>
      </w:r>
      <w:r>
        <w:rPr>
          <w:sz w:val="24"/>
          <w:lang w:val="en-US"/>
        </w:rPr>
        <w:t xml:space="preserve">(~ un asunto </w:t>
      </w:r>
      <w:r>
        <w:rPr>
          <w:i/>
          <w:iCs/>
          <w:sz w:val="24"/>
          <w:lang w:val="en-US"/>
        </w:rPr>
        <w:t>con, entre</w:t>
      </w:r>
      <w:r>
        <w:rPr>
          <w:sz w:val="24"/>
          <w:lang w:val="en-US"/>
        </w:rPr>
        <w:t xml:space="preserve"> amigos) </w:t>
      </w:r>
    </w:p>
    <w:p>
      <w:pPr>
        <w:pStyle w:val="Normal1"/>
        <w:spacing w:lineRule="auto" w:line="240"/>
        <w:ind w:firstLine="284" w:end="0"/>
        <w:rPr/>
      </w:pPr>
      <w:r>
        <w:rPr>
          <w:sz w:val="24"/>
          <w:lang w:val="en-US"/>
        </w:rPr>
        <w:t>Confiar</w:t>
      </w:r>
      <w:r>
        <w:rPr>
          <w:sz w:val="24"/>
        </w:rPr>
        <w:t xml:space="preserve"> </w:t>
      </w:r>
      <w:r>
        <w:rPr>
          <w:b/>
          <w:bCs/>
          <w:sz w:val="24"/>
          <w:lang w:val="en-US"/>
        </w:rPr>
        <w:t>de</w:t>
      </w:r>
      <w:r>
        <w:rPr>
          <w:b/>
          <w:bCs/>
          <w:sz w:val="24"/>
        </w:rPr>
        <w:t xml:space="preserve">, </w:t>
      </w:r>
      <w:r>
        <w:rPr>
          <w:b/>
          <w:bCs/>
          <w:sz w:val="24"/>
          <w:lang w:val="en-US"/>
        </w:rPr>
        <w:t>en</w:t>
      </w:r>
      <w:r>
        <w:rPr>
          <w:sz w:val="24"/>
        </w:rPr>
        <w:t xml:space="preserve"> — доверять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de, en</w:t>
      </w:r>
      <w:r>
        <w:rPr>
          <w:sz w:val="24"/>
          <w:lang w:val="en-US"/>
        </w:rPr>
        <w:t xml:space="preserve">, el militante) </w:t>
      </w:r>
    </w:p>
    <w:p>
      <w:pPr>
        <w:pStyle w:val="Normal1"/>
        <w:spacing w:lineRule="auto" w:line="240"/>
        <w:ind w:firstLine="284" w:end="0"/>
        <w:rPr/>
      </w:pPr>
      <w:r>
        <w:rPr>
          <w:sz w:val="24"/>
          <w:lang w:val="en-US"/>
        </w:rPr>
        <w:t>Confinar</w:t>
      </w:r>
      <w:r>
        <w:rPr>
          <w:sz w:val="24"/>
        </w:rPr>
        <w:t xml:space="preserve"> </w:t>
      </w:r>
      <w:r>
        <w:rPr>
          <w:b/>
          <w:bCs/>
          <w:sz w:val="24"/>
          <w:lang w:val="en-US"/>
        </w:rPr>
        <w:t>a</w:t>
      </w:r>
      <w:r>
        <w:rPr>
          <w:b/>
          <w:bCs/>
          <w:sz w:val="24"/>
        </w:rPr>
        <w:t xml:space="preserve">, </w:t>
      </w:r>
      <w:r>
        <w:rPr>
          <w:b/>
          <w:bCs/>
          <w:sz w:val="24"/>
          <w:lang w:val="en-US"/>
        </w:rPr>
        <w:t>en</w:t>
      </w:r>
      <w:r>
        <w:rPr>
          <w:sz w:val="24"/>
        </w:rPr>
        <w:t xml:space="preserve"> — ссылать куда-либо</w:t>
      </w:r>
    </w:p>
    <w:p>
      <w:pPr>
        <w:pStyle w:val="Normal1"/>
        <w:spacing w:lineRule="auto" w:line="240"/>
        <w:ind w:firstLine="284" w:end="0"/>
        <w:rPr/>
      </w:pPr>
      <w:r>
        <w:rPr>
          <w:sz w:val="24"/>
        </w:rPr>
        <w:t xml:space="preserve">                             </w:t>
      </w:r>
      <w:r>
        <w:rPr>
          <w:sz w:val="24"/>
          <w:lang w:val="en-US"/>
        </w:rPr>
        <w:t xml:space="preserve">(~a algdno </w:t>
      </w:r>
      <w:r>
        <w:rPr>
          <w:i/>
          <w:iCs/>
          <w:sz w:val="24"/>
          <w:lang w:val="en-US"/>
        </w:rPr>
        <w:t>a, en</w:t>
      </w:r>
      <w:r>
        <w:rPr>
          <w:sz w:val="24"/>
          <w:lang w:val="en-US"/>
        </w:rPr>
        <w:t xml:space="preserve"> tal lugar) </w:t>
      </w:r>
    </w:p>
    <w:p>
      <w:pPr>
        <w:pStyle w:val="Normal1"/>
        <w:spacing w:lineRule="auto" w:line="240"/>
        <w:ind w:firstLine="709" w:end="0"/>
        <w:rPr/>
      </w:pPr>
      <w:r>
        <w:rPr>
          <w:b/>
          <w:bCs/>
          <w:sz w:val="24"/>
          <w:lang w:val="en-US"/>
        </w:rPr>
        <w:t>con</w:t>
      </w:r>
      <w:r>
        <w:rPr>
          <w:sz w:val="24"/>
        </w:rPr>
        <w:t xml:space="preserve"> — граничить с какой-либо территорией</w:t>
      </w:r>
    </w:p>
    <w:p>
      <w:pPr>
        <w:pStyle w:val="Normal1"/>
        <w:spacing w:lineRule="auto" w:line="240"/>
        <w:ind w:firstLine="284" w:end="0"/>
        <w:rPr/>
      </w:pPr>
      <w:r>
        <w:rPr>
          <w:sz w:val="24"/>
        </w:rPr>
        <w:t xml:space="preserve">                                 </w:t>
      </w:r>
      <w:r>
        <w:rPr>
          <w:sz w:val="24"/>
        </w:rPr>
        <w:t xml:space="preserve">(~ </w:t>
      </w:r>
      <w:r>
        <w:rPr>
          <w:i/>
          <w:iCs/>
          <w:sz w:val="24"/>
          <w:lang w:val="en-US"/>
        </w:rPr>
        <w:t>con</w:t>
      </w:r>
      <w:r>
        <w:rPr>
          <w:sz w:val="24"/>
        </w:rPr>
        <w:t xml:space="preserve"> </w:t>
      </w:r>
      <w:r>
        <w:rPr>
          <w:sz w:val="24"/>
          <w:lang w:val="en-US"/>
        </w:rPr>
        <w:t>Francia</w:t>
      </w:r>
      <w:r>
        <w:rPr>
          <w:sz w:val="24"/>
        </w:rPr>
        <w:t>)</w:t>
      </w:r>
    </w:p>
    <w:p>
      <w:pPr>
        <w:pStyle w:val="Normal1"/>
        <w:spacing w:lineRule="auto" w:line="240"/>
        <w:ind w:firstLine="284" w:end="0"/>
        <w:rPr/>
      </w:pPr>
      <w:r>
        <w:rPr>
          <w:sz w:val="24"/>
          <w:lang w:val="en-US"/>
        </w:rPr>
        <w:t>Conformar</w:t>
      </w:r>
      <w:r>
        <w:rPr>
          <w:sz w:val="24"/>
        </w:rPr>
        <w:t xml:space="preserve"> </w:t>
      </w:r>
      <w:r>
        <w:rPr>
          <w:b/>
          <w:bCs/>
          <w:sz w:val="24"/>
          <w:lang w:val="en-US"/>
        </w:rPr>
        <w:t>a</w:t>
      </w:r>
      <w:r>
        <w:rPr>
          <w:b/>
          <w:bCs/>
          <w:sz w:val="24"/>
        </w:rPr>
        <w:t xml:space="preserve">, </w:t>
      </w:r>
      <w:r>
        <w:rPr>
          <w:b/>
          <w:bCs/>
          <w:sz w:val="24"/>
          <w:lang w:val="en-US"/>
        </w:rPr>
        <w:t>con</w:t>
      </w:r>
      <w:r>
        <w:rPr>
          <w:sz w:val="24"/>
        </w:rPr>
        <w:t xml:space="preserve"> — приводить в соответствие, согласовывать что-либо с чем-либо</w:t>
      </w:r>
    </w:p>
    <w:p>
      <w:pPr>
        <w:pStyle w:val="Normal1"/>
        <w:spacing w:lineRule="auto" w:line="240"/>
        <w:ind w:firstLine="284" w:end="0"/>
        <w:rPr/>
      </w:pPr>
      <w:r>
        <w:rPr>
          <w:sz w:val="24"/>
        </w:rPr>
        <w:t xml:space="preserve">                               </w:t>
      </w:r>
      <w:r>
        <w:rPr>
          <w:sz w:val="24"/>
          <w:lang w:val="en-US"/>
        </w:rPr>
        <w:t xml:space="preserve">(~ su opinión </w:t>
      </w:r>
      <w:r>
        <w:rPr>
          <w:i/>
          <w:iCs/>
          <w:sz w:val="24"/>
          <w:lang w:val="en-US"/>
        </w:rPr>
        <w:t>a, con</w:t>
      </w:r>
      <w:r>
        <w:rPr>
          <w:sz w:val="24"/>
          <w:lang w:val="en-US"/>
        </w:rPr>
        <w:t xml:space="preserve"> la ajena) </w:t>
      </w:r>
    </w:p>
    <w:p>
      <w:pPr>
        <w:pStyle w:val="Normal1"/>
        <w:spacing w:lineRule="auto" w:line="240"/>
        <w:ind w:firstLine="284" w:end="0"/>
        <w:rPr/>
      </w:pPr>
      <w:r>
        <w:rPr>
          <w:sz w:val="24"/>
          <w:lang w:val="en-US"/>
        </w:rPr>
        <w:t>Conocer</w:t>
      </w:r>
      <w:r>
        <w:rPr>
          <w:sz w:val="24"/>
        </w:rPr>
        <w:t xml:space="preserve"> </w:t>
      </w:r>
      <w:r>
        <w:rPr>
          <w:b/>
          <w:bCs/>
          <w:sz w:val="24"/>
          <w:lang w:val="en-US"/>
        </w:rPr>
        <w:t>a</w:t>
      </w:r>
      <w:r>
        <w:rPr>
          <w:sz w:val="24"/>
        </w:rPr>
        <w:t xml:space="preserve"> — знать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los esposos) </w:t>
      </w:r>
    </w:p>
    <w:p>
      <w:pPr>
        <w:pStyle w:val="Normal1"/>
        <w:spacing w:lineRule="auto" w:line="240"/>
        <w:ind w:firstLine="284" w:end="0"/>
        <w:rPr/>
      </w:pPr>
      <w:r>
        <w:rPr>
          <w:sz w:val="24"/>
          <w:lang w:val="en-US"/>
        </w:rPr>
        <w:t xml:space="preserve">          </w:t>
      </w:r>
      <w:r>
        <w:rPr>
          <w:b/>
          <w:bCs/>
          <w:sz w:val="24"/>
          <w:lang w:val="en-US"/>
        </w:rPr>
        <w:t>de</w:t>
      </w:r>
      <w:r>
        <w:rPr>
          <w:b/>
          <w:bCs/>
          <w:sz w:val="24"/>
        </w:rPr>
        <w:t xml:space="preserve">, </w:t>
      </w:r>
      <w:r>
        <w:rPr>
          <w:b/>
          <w:bCs/>
          <w:sz w:val="24"/>
          <w:lang w:val="en-US"/>
        </w:rPr>
        <w:t>en</w:t>
      </w:r>
      <w:r>
        <w:rPr>
          <w:sz w:val="24"/>
        </w:rPr>
        <w:t xml:space="preserve"> — знать, узнавать по каким-либо делам</w:t>
      </w:r>
    </w:p>
    <w:p>
      <w:pPr>
        <w:pStyle w:val="Normal1"/>
        <w:spacing w:lineRule="auto" w:line="240"/>
        <w:ind w:firstLine="284" w:end="0"/>
        <w:rPr/>
      </w:pPr>
      <w:r>
        <w:rPr>
          <w:sz w:val="24"/>
          <w:lang w:val="en-US"/>
        </w:rPr>
        <w:t xml:space="preserve">                              </w:t>
      </w:r>
      <w:r>
        <w:rPr>
          <w:sz w:val="24"/>
          <w:lang w:val="en-US"/>
        </w:rPr>
        <w:t>(~</w:t>
      </w:r>
      <w:r>
        <w:rPr>
          <w:i/>
          <w:iCs/>
          <w:sz w:val="24"/>
          <w:lang w:val="en-US"/>
        </w:rPr>
        <w:t>de, en</w:t>
      </w:r>
      <w:r>
        <w:rPr>
          <w:sz w:val="24"/>
          <w:lang w:val="en-US"/>
        </w:rPr>
        <w:t xml:space="preserve"> tal asunto) </w:t>
      </w:r>
    </w:p>
    <w:p>
      <w:pPr>
        <w:pStyle w:val="Normal1"/>
        <w:spacing w:lineRule="auto" w:line="240"/>
        <w:ind w:firstLine="284" w:end="0"/>
        <w:rPr/>
      </w:pPr>
      <w:r>
        <w:rPr>
          <w:sz w:val="24"/>
          <w:lang w:val="en-US"/>
        </w:rPr>
        <w:t>Consentir</w:t>
      </w:r>
      <w:r>
        <w:rPr>
          <w:sz w:val="24"/>
        </w:rPr>
        <w:t xml:space="preserve"> </w:t>
      </w:r>
      <w:r>
        <w:rPr>
          <w:b/>
          <w:bCs/>
          <w:sz w:val="24"/>
          <w:lang w:val="en-US"/>
        </w:rPr>
        <w:t>con</w:t>
      </w:r>
      <w:r>
        <w:rPr>
          <w:sz w:val="24"/>
        </w:rPr>
        <w:t xml:space="preserve"> — соглашаться на что-либо, разрешать, дозволять</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los capriehos) </w:t>
      </w:r>
    </w:p>
    <w:p>
      <w:pPr>
        <w:pStyle w:val="Normal1"/>
        <w:spacing w:lineRule="auto" w:line="240"/>
        <w:ind w:firstLine="284" w:end="0"/>
        <w:rPr/>
      </w:pPr>
      <w:r>
        <w:rPr>
          <w:sz w:val="24"/>
          <w:lang w:val="en-US"/>
        </w:rPr>
        <w:t>Consistir</w:t>
      </w:r>
      <w:r>
        <w:rPr>
          <w:sz w:val="24"/>
        </w:rPr>
        <w:t xml:space="preserve"> </w:t>
      </w:r>
      <w:r>
        <w:rPr>
          <w:b/>
          <w:bCs/>
          <w:sz w:val="24"/>
          <w:lang w:val="en-US"/>
        </w:rPr>
        <w:t>en</w:t>
      </w:r>
      <w:r>
        <w:rPr>
          <w:sz w:val="24"/>
        </w:rPr>
        <w:t xml:space="preserve"> — заключаться в чем-либо</w:t>
      </w:r>
    </w:p>
    <w:p>
      <w:pPr>
        <w:pStyle w:val="Normal1"/>
        <w:spacing w:lineRule="auto" w:line="240"/>
        <w:ind w:firstLine="284" w:end="0"/>
        <w:rPr/>
      </w:pPr>
      <w:r>
        <w:rPr>
          <w:sz w:val="24"/>
        </w:rPr>
        <w:t xml:space="preserve">                              </w:t>
      </w:r>
      <w:r>
        <w:rPr>
          <w:sz w:val="24"/>
          <w:lang w:val="en-US"/>
        </w:rPr>
        <w:t xml:space="preserve">(~ </w:t>
      </w:r>
      <w:r>
        <w:rPr>
          <w:i/>
          <w:iCs/>
          <w:sz w:val="24"/>
        </w:rPr>
        <w:t>е</w:t>
      </w:r>
      <w:r>
        <w:rPr>
          <w:i/>
          <w:iCs/>
          <w:sz w:val="24"/>
          <w:lang w:val="en-US"/>
        </w:rPr>
        <w:t>n</w:t>
      </w:r>
      <w:r>
        <w:rPr>
          <w:sz w:val="24"/>
          <w:lang w:val="en-US"/>
        </w:rPr>
        <w:t xml:space="preserve"> </w:t>
      </w:r>
      <w:r>
        <w:rPr>
          <w:sz w:val="24"/>
        </w:rPr>
        <w:t>р</w:t>
      </w:r>
      <w:r>
        <w:rPr>
          <w:sz w:val="24"/>
          <w:lang w:val="en-US"/>
        </w:rPr>
        <w:t>r</w:t>
      </w:r>
      <w:r>
        <w:rPr>
          <w:sz w:val="24"/>
        </w:rPr>
        <w:t>ера</w:t>
      </w:r>
      <w:r>
        <w:rPr>
          <w:sz w:val="24"/>
          <w:lang w:val="en-US"/>
        </w:rPr>
        <w:t>r</w:t>
      </w:r>
      <w:r>
        <w:rPr>
          <w:sz w:val="24"/>
        </w:rPr>
        <w:t>а</w:t>
      </w:r>
      <w:r>
        <w:rPr>
          <w:sz w:val="24"/>
          <w:lang w:val="en-US"/>
        </w:rPr>
        <w:t xml:space="preserve">r todo lo necesario) </w:t>
      </w:r>
    </w:p>
    <w:p>
      <w:pPr>
        <w:pStyle w:val="Normal1"/>
        <w:spacing w:lineRule="auto" w:line="240"/>
        <w:ind w:firstLine="284" w:end="0"/>
        <w:rPr/>
      </w:pPr>
      <w:r>
        <w:rPr>
          <w:b/>
          <w:bCs/>
          <w:sz w:val="24"/>
          <w:lang w:val="en-US"/>
        </w:rPr>
        <w:t>de</w:t>
      </w:r>
      <w:r>
        <w:rPr>
          <w:sz w:val="24"/>
        </w:rPr>
        <w:t xml:space="preserve"> — состоять из чего-либо</w:t>
      </w:r>
    </w:p>
    <w:p>
      <w:pPr>
        <w:pStyle w:val="Normal1"/>
        <w:spacing w:lineRule="auto" w:line="240"/>
        <w:ind w:firstLine="284" w:end="0"/>
        <w:rPr/>
      </w:pPr>
      <w:r>
        <w:rPr>
          <w:sz w:val="24"/>
        </w:rPr>
        <w:t xml:space="preserve">                                    </w:t>
      </w:r>
      <w:r>
        <w:rPr>
          <w:sz w:val="24"/>
          <w:lang w:val="en-US"/>
        </w:rPr>
        <w:t xml:space="preserve">(~ la familia de tres personas) </w:t>
      </w:r>
    </w:p>
    <w:p>
      <w:pPr>
        <w:pStyle w:val="Normal1"/>
        <w:spacing w:lineRule="auto" w:line="240"/>
        <w:ind w:firstLine="284" w:end="0"/>
        <w:rPr/>
      </w:pPr>
      <w:r>
        <w:rPr>
          <w:sz w:val="24"/>
          <w:lang w:val="en-US"/>
        </w:rPr>
        <w:t>Constar</w:t>
      </w:r>
      <w:r>
        <w:rPr>
          <w:sz w:val="24"/>
        </w:rPr>
        <w:t xml:space="preserve"> </w:t>
      </w:r>
      <w:r>
        <w:rPr>
          <w:b/>
          <w:bCs/>
          <w:sz w:val="24"/>
          <w:lang w:val="en-US"/>
        </w:rPr>
        <w:t>de</w:t>
      </w:r>
      <w:r>
        <w:rPr>
          <w:b/>
          <w:bCs/>
          <w:sz w:val="24"/>
        </w:rPr>
        <w:t xml:space="preserve"> </w:t>
      </w:r>
      <w:r>
        <w:rPr>
          <w:sz w:val="24"/>
        </w:rPr>
        <w:t>— состоять из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dos partes) </w:t>
      </w:r>
    </w:p>
    <w:p>
      <w:pPr>
        <w:pStyle w:val="Normal1"/>
        <w:spacing w:lineRule="auto" w:line="240"/>
        <w:ind w:firstLine="284" w:end="0"/>
        <w:rPr/>
      </w:pPr>
      <w:r>
        <w:rPr>
          <w:sz w:val="24"/>
          <w:lang w:val="en-US"/>
        </w:rPr>
        <w:t>Contar</w:t>
      </w:r>
      <w:r>
        <w:rPr>
          <w:sz w:val="24"/>
        </w:rPr>
        <w:t xml:space="preserve"> </w:t>
      </w:r>
      <w:r>
        <w:rPr>
          <w:b/>
          <w:bCs/>
          <w:sz w:val="24"/>
          <w:lang w:val="en-US"/>
        </w:rPr>
        <w:t>a</w:t>
      </w:r>
      <w:r>
        <w:rPr>
          <w:sz w:val="24"/>
        </w:rPr>
        <w:t xml:space="preserve"> — рассказывать кому-либо  </w:t>
      </w:r>
    </w:p>
    <w:p>
      <w:pPr>
        <w:pStyle w:val="Normal1"/>
        <w:spacing w:lineRule="auto" w:line="240"/>
        <w:ind w:firstLine="284" w:end="0"/>
        <w:rPr/>
      </w:pPr>
      <w:r>
        <w:rPr>
          <w:sz w:val="24"/>
        </w:rPr>
        <w:t xml:space="preserve">                                      </w:t>
      </w:r>
      <w:r>
        <w:rPr>
          <w:sz w:val="24"/>
          <w:lang w:val="en-US"/>
        </w:rPr>
        <w:t xml:space="preserve">(~ algo </w:t>
      </w:r>
      <w:r>
        <w:rPr>
          <w:i/>
          <w:iCs/>
          <w:sz w:val="24"/>
          <w:lang w:val="en-US"/>
        </w:rPr>
        <w:t>al</w:t>
      </w:r>
      <w:r>
        <w:rPr>
          <w:sz w:val="24"/>
          <w:lang w:val="en-US"/>
        </w:rPr>
        <w:t xml:space="preserve"> vecino)</w:t>
      </w:r>
    </w:p>
    <w:p>
      <w:pPr>
        <w:pStyle w:val="Normal1"/>
        <w:spacing w:lineRule="auto" w:line="240"/>
        <w:ind w:firstLine="709" w:end="0"/>
        <w:rPr/>
      </w:pPr>
      <w:r>
        <w:rPr>
          <w:b/>
          <w:bCs/>
          <w:sz w:val="24"/>
          <w:lang w:val="en-US"/>
        </w:rPr>
        <w:t>con</w:t>
      </w:r>
      <w:r>
        <w:rPr>
          <w:sz w:val="24"/>
        </w:rPr>
        <w:t xml:space="preserve"> — иметь в виду что-либо, располагать чем-либо, рассчиты</w:t>
        <w:softHyphen/>
        <w:t>вать на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la ayuda)</w:t>
      </w:r>
    </w:p>
    <w:p>
      <w:pPr>
        <w:pStyle w:val="Normal1"/>
        <w:spacing w:lineRule="auto" w:line="240"/>
        <w:ind w:firstLine="709" w:end="0"/>
        <w:rPr/>
      </w:pPr>
      <w:r>
        <w:rPr>
          <w:b/>
          <w:bCs/>
          <w:sz w:val="24"/>
        </w:rPr>
        <w:t>роr</w:t>
      </w:r>
      <w:r>
        <w:rPr>
          <w:sz w:val="24"/>
        </w:rPr>
        <w:t xml:space="preserve"> — принимать за кого-либо, что-либо, считать кем-либо, чем-либо                       </w:t>
      </w:r>
    </w:p>
    <w:p>
      <w:pPr>
        <w:pStyle w:val="Normal1"/>
        <w:spacing w:lineRule="auto" w:line="240"/>
        <w:ind w:firstLine="284"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buen hombre)</w:t>
      </w:r>
    </w:p>
    <w:p>
      <w:pPr>
        <w:pStyle w:val="Normal1"/>
        <w:spacing w:lineRule="auto" w:line="240"/>
        <w:ind w:firstLine="284" w:end="0"/>
        <w:rPr/>
      </w:pPr>
      <w:r>
        <w:rPr>
          <w:sz w:val="24"/>
          <w:lang w:val="en-US"/>
        </w:rPr>
        <w:t>Contenerse</w:t>
      </w:r>
      <w:r>
        <w:rPr>
          <w:sz w:val="24"/>
        </w:rPr>
        <w:t xml:space="preserve"> </w:t>
      </w:r>
      <w:r>
        <w:rPr>
          <w:b/>
          <w:bCs/>
          <w:sz w:val="24"/>
          <w:lang w:val="en-US"/>
        </w:rPr>
        <w:t>en</w:t>
      </w:r>
      <w:r>
        <w:rPr>
          <w:sz w:val="24"/>
        </w:rPr>
        <w:t xml:space="preserve"> — сдерживаться, ограничиваться в чем-либо </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sus  deseos)</w:t>
      </w:r>
    </w:p>
    <w:p>
      <w:pPr>
        <w:pStyle w:val="Normal1"/>
        <w:spacing w:lineRule="auto" w:line="240"/>
        <w:ind w:firstLine="284" w:end="0"/>
        <w:rPr/>
      </w:pPr>
      <w:r>
        <w:rPr>
          <w:sz w:val="24"/>
          <w:lang w:val="en-US"/>
        </w:rPr>
        <w:t>Contentarse</w:t>
      </w:r>
      <w:r>
        <w:rPr>
          <w:sz w:val="24"/>
        </w:rPr>
        <w:t xml:space="preserve"> </w:t>
      </w:r>
      <w:r>
        <w:rPr>
          <w:b/>
          <w:bCs/>
          <w:sz w:val="24"/>
          <w:lang w:val="en-US"/>
        </w:rPr>
        <w:t>con</w:t>
      </w:r>
      <w:r>
        <w:rPr>
          <w:sz w:val="24"/>
        </w:rPr>
        <w:t xml:space="preserve"> — довольствоваться чём-либо, быть довольным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tal suerte) </w:t>
      </w:r>
    </w:p>
    <w:p>
      <w:pPr>
        <w:pStyle w:val="Normal1"/>
        <w:spacing w:lineRule="auto" w:line="240"/>
        <w:ind w:firstLine="284" w:end="0"/>
        <w:rPr/>
      </w:pPr>
      <w:r>
        <w:rPr>
          <w:sz w:val="24"/>
          <w:lang w:val="en-US"/>
        </w:rPr>
        <w:t>Contestar</w:t>
      </w:r>
      <w:r>
        <w:rPr>
          <w:sz w:val="24"/>
        </w:rPr>
        <w:t xml:space="preserve"> </w:t>
      </w:r>
      <w:r>
        <w:rPr>
          <w:b/>
          <w:bCs/>
          <w:sz w:val="24"/>
          <w:lang w:val="en-US"/>
        </w:rPr>
        <w:t>a</w:t>
      </w:r>
      <w:r>
        <w:rPr>
          <w:sz w:val="24"/>
        </w:rPr>
        <w:t xml:space="preserve"> — отвечать на что-либо,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 madre a su carta) </w:t>
      </w:r>
    </w:p>
    <w:p>
      <w:pPr>
        <w:pStyle w:val="Normal1"/>
        <w:spacing w:lineRule="auto" w:line="240"/>
        <w:ind w:firstLine="284" w:end="0"/>
        <w:rPr/>
      </w:pPr>
      <w:r>
        <w:rPr>
          <w:sz w:val="24"/>
          <w:lang w:val="en-US"/>
        </w:rPr>
        <w:t>Contraponer</w:t>
      </w:r>
      <w:r>
        <w:rPr>
          <w:sz w:val="24"/>
        </w:rPr>
        <w:t xml:space="preserve"> </w:t>
      </w:r>
      <w:r>
        <w:rPr>
          <w:b/>
          <w:bCs/>
          <w:sz w:val="24"/>
          <w:lang w:val="en-US"/>
        </w:rPr>
        <w:t>a</w:t>
      </w:r>
      <w:r>
        <w:rPr>
          <w:b/>
          <w:bCs/>
          <w:sz w:val="24"/>
        </w:rPr>
        <w:t xml:space="preserve">, </w:t>
      </w:r>
      <w:r>
        <w:rPr>
          <w:b/>
          <w:bCs/>
          <w:sz w:val="24"/>
          <w:lang w:val="en-US"/>
        </w:rPr>
        <w:t>con</w:t>
      </w:r>
      <w:r>
        <w:rPr>
          <w:sz w:val="24"/>
        </w:rPr>
        <w:t xml:space="preserve"> — сравнивать, противопоставлять</w:t>
      </w:r>
    </w:p>
    <w:p>
      <w:pPr>
        <w:pStyle w:val="Normal1"/>
        <w:spacing w:lineRule="auto" w:line="240"/>
        <w:ind w:firstLine="284" w:end="0"/>
        <w:rPr/>
      </w:pPr>
      <w:r>
        <w:rPr>
          <w:sz w:val="24"/>
        </w:rPr>
        <w:t xml:space="preserve">                                    </w:t>
      </w:r>
      <w:r>
        <w:rPr>
          <w:sz w:val="24"/>
          <w:lang w:val="en-US"/>
        </w:rPr>
        <w:t xml:space="preserve">(~ una cosa </w:t>
      </w:r>
      <w:r>
        <w:rPr>
          <w:i/>
          <w:iCs/>
          <w:sz w:val="24"/>
          <w:lang w:val="en-US"/>
        </w:rPr>
        <w:t>a, con</w:t>
      </w:r>
      <w:r>
        <w:rPr>
          <w:sz w:val="24"/>
          <w:lang w:val="en-US"/>
        </w:rPr>
        <w:t xml:space="preserve"> otra) </w:t>
      </w:r>
    </w:p>
    <w:p>
      <w:pPr>
        <w:pStyle w:val="Normal1"/>
        <w:spacing w:lineRule="auto" w:line="240"/>
        <w:ind w:firstLine="284" w:end="0"/>
        <w:rPr/>
      </w:pPr>
      <w:r>
        <w:rPr>
          <w:sz w:val="24"/>
          <w:lang w:val="en-US"/>
        </w:rPr>
        <w:t>Contribuir</w:t>
      </w:r>
      <w:r>
        <w:rPr>
          <w:sz w:val="24"/>
        </w:rPr>
        <w:t xml:space="preserve"> </w:t>
      </w:r>
      <w:r>
        <w:rPr>
          <w:b/>
          <w:bCs/>
          <w:sz w:val="24"/>
          <w:lang w:val="en-US"/>
        </w:rPr>
        <w:t>a</w:t>
      </w:r>
      <w:r>
        <w:rPr>
          <w:b/>
          <w:bCs/>
          <w:sz w:val="24"/>
        </w:rPr>
        <w:t xml:space="preserve">, </w:t>
      </w:r>
      <w:r>
        <w:rPr>
          <w:b/>
          <w:bCs/>
          <w:sz w:val="24"/>
          <w:lang w:val="en-US"/>
        </w:rPr>
        <w:t>para</w:t>
      </w:r>
      <w:r>
        <w:rPr>
          <w:sz w:val="24"/>
        </w:rPr>
        <w:t xml:space="preserve"> — содействовать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al, para</w:t>
      </w:r>
      <w:r>
        <w:rPr>
          <w:sz w:val="24"/>
          <w:lang w:val="en-US"/>
        </w:rPr>
        <w:t xml:space="preserve"> el éxito) </w:t>
      </w:r>
    </w:p>
    <w:p>
      <w:pPr>
        <w:pStyle w:val="Normal1"/>
        <w:spacing w:lineRule="auto" w:line="240"/>
        <w:ind w:firstLine="709" w:end="0"/>
        <w:rPr/>
      </w:pPr>
      <w:r>
        <w:rPr>
          <w:b/>
          <w:bCs/>
          <w:sz w:val="24"/>
          <w:lang w:val="en-US"/>
        </w:rPr>
        <w:t>con</w:t>
      </w:r>
      <w:r>
        <w:rPr>
          <w:sz w:val="24"/>
        </w:rPr>
        <w:t xml:space="preserve"> — содействовать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dinero)           </w:t>
      </w:r>
    </w:p>
    <w:p>
      <w:pPr>
        <w:pStyle w:val="Normal1"/>
        <w:spacing w:lineRule="auto" w:line="240"/>
        <w:ind w:firstLine="284" w:end="0"/>
        <w:rPr>
          <w:sz w:val="24"/>
          <w:lang w:val="en-US"/>
        </w:rPr>
      </w:pPr>
      <w:r>
        <w:rPr>
          <w:sz w:val="24"/>
          <w:lang w:val="en-US"/>
        </w:rPr>
        <w:t xml:space="preserve">Convalecer </w:t>
      </w:r>
      <w:r>
        <w:rPr>
          <w:b/>
          <w:bCs/>
          <w:sz w:val="24"/>
          <w:lang w:val="en-US"/>
        </w:rPr>
        <w:t>de</w:t>
      </w:r>
      <w:r>
        <w:rPr>
          <w:sz w:val="24"/>
          <w:lang w:val="en-US"/>
        </w:rPr>
        <w:t xml:space="preserve"> — </w:t>
      </w:r>
      <w:r>
        <w:rPr>
          <w:sz w:val="24"/>
        </w:rPr>
        <w:t>выздоравливать</w:t>
      </w:r>
    </w:p>
    <w:p>
      <w:pPr>
        <w:pStyle w:val="Normal1"/>
        <w:spacing w:lineRule="auto" w:line="240"/>
        <w:ind w:firstLine="284" w:end="0"/>
        <w:rPr/>
      </w:pPr>
      <w:r>
        <w:rPr>
          <w:sz w:val="24"/>
          <w:lang w:val="en-US"/>
        </w:rPr>
        <w:t xml:space="preserve">                                  </w:t>
      </w:r>
      <w:r>
        <w:rPr>
          <w:sz w:val="24"/>
          <w:lang w:val="en-US"/>
        </w:rPr>
        <w:t>(~</w:t>
      </w:r>
      <w:r>
        <w:rPr>
          <w:i/>
          <w:iCs/>
          <w:sz w:val="24"/>
          <w:lang w:val="en-US"/>
        </w:rPr>
        <w:t>de</w:t>
      </w:r>
      <w:r>
        <w:rPr>
          <w:sz w:val="24"/>
          <w:lang w:val="en-US"/>
        </w:rPr>
        <w:t xml:space="preserve"> la enferinedad)</w:t>
      </w:r>
    </w:p>
    <w:p>
      <w:pPr>
        <w:pStyle w:val="Normal1"/>
        <w:spacing w:lineRule="auto" w:line="240"/>
        <w:ind w:firstLine="284" w:end="0"/>
        <w:rPr/>
      </w:pPr>
      <w:r>
        <w:rPr>
          <w:sz w:val="24"/>
          <w:lang w:val="en-US"/>
        </w:rPr>
        <w:t>Convencerse</w:t>
      </w:r>
      <w:r>
        <w:rPr>
          <w:sz w:val="24"/>
        </w:rPr>
        <w:t xml:space="preserve"> </w:t>
      </w:r>
      <w:r>
        <w:rPr>
          <w:b/>
          <w:bCs/>
          <w:sz w:val="24"/>
          <w:lang w:val="en-US"/>
        </w:rPr>
        <w:t>de</w:t>
      </w:r>
      <w:r>
        <w:rPr>
          <w:sz w:val="24"/>
        </w:rPr>
        <w:t xml:space="preserve"> — убеждаться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su razón) </w:t>
      </w:r>
    </w:p>
    <w:p>
      <w:pPr>
        <w:pStyle w:val="Normal1"/>
        <w:spacing w:lineRule="auto" w:line="240"/>
        <w:ind w:firstLine="284" w:end="0"/>
        <w:rPr/>
      </w:pPr>
      <w:r>
        <w:rPr>
          <w:sz w:val="24"/>
          <w:lang w:val="en-US"/>
        </w:rPr>
        <w:t>Convenir</w:t>
      </w:r>
      <w:r>
        <w:rPr>
          <w:sz w:val="24"/>
        </w:rPr>
        <w:t xml:space="preserve"> </w:t>
      </w:r>
      <w:r>
        <w:rPr>
          <w:sz w:val="24"/>
          <w:lang w:val="en-US"/>
        </w:rPr>
        <w:t>con</w:t>
      </w:r>
      <w:r>
        <w:rPr>
          <w:sz w:val="24"/>
        </w:rPr>
        <w:t xml:space="preserve"> — соглашаться, договариваться с кем-либо</w:t>
      </w:r>
    </w:p>
    <w:p>
      <w:pPr>
        <w:pStyle w:val="Normal1"/>
        <w:spacing w:lineRule="auto" w:line="240"/>
        <w:ind w:firstLine="284" w:end="0"/>
        <w:rPr/>
      </w:pPr>
      <w:r>
        <w:rPr>
          <w:sz w:val="24"/>
        </w:rPr>
        <w:t xml:space="preserve">                                 </w:t>
      </w:r>
      <w:r>
        <w:rPr>
          <w:sz w:val="24"/>
          <w:lang w:val="en-US"/>
        </w:rPr>
        <w:t xml:space="preserve">(~ con el hermano) </w:t>
      </w:r>
    </w:p>
    <w:p>
      <w:pPr>
        <w:pStyle w:val="Normal1"/>
        <w:spacing w:lineRule="auto" w:line="240"/>
        <w:ind w:firstLine="709" w:end="0"/>
        <w:rPr/>
      </w:pPr>
      <w:r>
        <w:rPr>
          <w:b/>
          <w:bCs/>
          <w:sz w:val="24"/>
          <w:lang w:val="en-US"/>
        </w:rPr>
        <w:t>en</w:t>
      </w:r>
      <w:r>
        <w:rPr>
          <w:sz w:val="24"/>
        </w:rPr>
        <w:t xml:space="preserve"> — соглашаться в чем-либо, договариваться о чем-либо</w:t>
      </w:r>
    </w:p>
    <w:p>
      <w:pPr>
        <w:pStyle w:val="Normal1"/>
        <w:spacing w:lineRule="auto" w:line="240"/>
        <w:ind w:firstLine="284" w:end="0"/>
        <w:rPr/>
      </w:pPr>
      <w:r>
        <w:rPr>
          <w:sz w:val="24"/>
        </w:rPr>
        <w:t xml:space="preserve">                                  </w:t>
      </w:r>
      <w:r>
        <w:rPr>
          <w:sz w:val="24"/>
        </w:rPr>
        <w:t xml:space="preserve">(~ </w:t>
      </w:r>
      <w:r>
        <w:rPr>
          <w:sz w:val="24"/>
          <w:lang w:val="en-US"/>
        </w:rPr>
        <w:t>en</w:t>
      </w:r>
      <w:r>
        <w:rPr>
          <w:sz w:val="24"/>
        </w:rPr>
        <w:t xml:space="preserve"> </w:t>
      </w:r>
      <w:r>
        <w:rPr>
          <w:sz w:val="24"/>
          <w:lang w:val="en-US"/>
        </w:rPr>
        <w:t>llegar</w:t>
      </w:r>
      <w:r>
        <w:rPr>
          <w:sz w:val="24"/>
        </w:rPr>
        <w:t xml:space="preserve">) </w:t>
      </w:r>
    </w:p>
    <w:p>
      <w:pPr>
        <w:pStyle w:val="Normal1"/>
        <w:spacing w:lineRule="auto" w:line="240"/>
        <w:ind w:firstLine="284" w:end="0"/>
        <w:rPr/>
      </w:pPr>
      <w:r>
        <w:rPr>
          <w:sz w:val="24"/>
          <w:lang w:val="en-US"/>
        </w:rPr>
        <w:t>Conversar</w:t>
      </w:r>
      <w:r>
        <w:rPr>
          <w:sz w:val="24"/>
        </w:rPr>
        <w:t xml:space="preserve"> </w:t>
      </w:r>
      <w:r>
        <w:rPr>
          <w:b/>
          <w:bCs/>
          <w:sz w:val="24"/>
          <w:lang w:val="en-US"/>
        </w:rPr>
        <w:t>con</w:t>
      </w:r>
      <w:r>
        <w:rPr>
          <w:sz w:val="24"/>
        </w:rPr>
        <w:t xml:space="preserve"> — беседовать, разговаривать с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los concrridos) </w:t>
      </w:r>
    </w:p>
    <w:p>
      <w:pPr>
        <w:pStyle w:val="Normal1"/>
        <w:spacing w:lineRule="auto" w:line="240"/>
        <w:ind w:firstLine="709" w:end="0"/>
        <w:rPr/>
      </w:pPr>
      <w:r>
        <w:rPr>
          <w:b/>
          <w:bCs/>
          <w:sz w:val="24"/>
          <w:lang w:val="en-US"/>
        </w:rPr>
        <w:t>en</w:t>
      </w:r>
      <w:r>
        <w:rPr>
          <w:b/>
          <w:bCs/>
          <w:sz w:val="24"/>
        </w:rPr>
        <w:t xml:space="preserve">, </w:t>
      </w:r>
      <w:r>
        <w:rPr>
          <w:b/>
          <w:bCs/>
          <w:sz w:val="24"/>
          <w:lang w:val="en-US"/>
        </w:rPr>
        <w:t>sobre</w:t>
      </w:r>
      <w:r>
        <w:rPr>
          <w:sz w:val="24"/>
        </w:rPr>
        <w:t xml:space="preserve"> — беседовать, разговаривать о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 sobre</w:t>
      </w:r>
      <w:r>
        <w:rPr>
          <w:sz w:val="24"/>
          <w:lang w:val="en-US"/>
        </w:rPr>
        <w:t xml:space="preserve"> temas triviales) </w:t>
      </w:r>
    </w:p>
    <w:p>
      <w:pPr>
        <w:pStyle w:val="Normal1"/>
        <w:spacing w:lineRule="auto" w:line="240"/>
        <w:ind w:firstLine="284" w:end="0"/>
        <w:rPr/>
      </w:pPr>
      <w:r>
        <w:rPr>
          <w:sz w:val="24"/>
          <w:lang w:val="en-US"/>
        </w:rPr>
        <w:t>Convertir</w:t>
      </w:r>
      <w:r>
        <w:rPr>
          <w:sz w:val="24"/>
        </w:rPr>
        <w:t xml:space="preserve"> </w:t>
      </w:r>
      <w:r>
        <w:rPr>
          <w:b/>
          <w:bCs/>
          <w:sz w:val="24"/>
          <w:lang w:val="en-US"/>
        </w:rPr>
        <w:t>en</w:t>
      </w:r>
      <w:r>
        <w:rPr>
          <w:sz w:val="24"/>
        </w:rPr>
        <w:t xml:space="preserve"> — превращать во что-либо</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ruinas</w:t>
      </w:r>
      <w:r>
        <w:rPr>
          <w:sz w:val="24"/>
        </w:rPr>
        <w:t>)</w:t>
      </w:r>
    </w:p>
    <w:p>
      <w:pPr>
        <w:pStyle w:val="Normal1"/>
        <w:spacing w:lineRule="auto" w:line="240"/>
        <w:ind w:firstLine="284" w:end="0"/>
        <w:rPr/>
      </w:pPr>
      <w:r>
        <w:rPr>
          <w:sz w:val="24"/>
          <w:lang w:val="en-US"/>
        </w:rPr>
        <w:t>Corresponder</w:t>
      </w:r>
      <w:r>
        <w:rPr>
          <w:sz w:val="24"/>
        </w:rPr>
        <w:t xml:space="preserve"> </w:t>
      </w:r>
      <w:r>
        <w:rPr>
          <w:b/>
          <w:bCs/>
          <w:sz w:val="24"/>
          <w:lang w:val="en-US"/>
        </w:rPr>
        <w:t>a</w:t>
      </w:r>
      <w:r>
        <w:rPr>
          <w:sz w:val="24"/>
        </w:rPr>
        <w:t xml:space="preserve"> — соответствовать чему-либо, относиться к чему-либо, касаться чего-либо            .</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 verdad) </w:t>
      </w:r>
    </w:p>
    <w:p>
      <w:pPr>
        <w:pStyle w:val="Normal1"/>
        <w:spacing w:lineRule="auto" w:line="240"/>
        <w:ind w:firstLine="284" w:end="0"/>
        <w:rPr/>
      </w:pPr>
      <w:r>
        <w:rPr>
          <w:sz w:val="24"/>
          <w:lang w:val="en-US"/>
        </w:rPr>
        <w:t>Corresponderse</w:t>
      </w:r>
      <w:r>
        <w:rPr>
          <w:sz w:val="24"/>
        </w:rPr>
        <w:t xml:space="preserve"> </w:t>
      </w:r>
      <w:r>
        <w:rPr>
          <w:b/>
          <w:bCs/>
          <w:sz w:val="24"/>
          <w:lang w:val="en-US"/>
        </w:rPr>
        <w:t>con</w:t>
      </w:r>
      <w:r>
        <w:rPr>
          <w:sz w:val="24"/>
        </w:rPr>
        <w:t xml:space="preserve"> — переписываться с кем-либо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con</w:t>
      </w:r>
      <w:r>
        <w:rPr>
          <w:sz w:val="24"/>
          <w:lang w:val="en-US"/>
        </w:rPr>
        <w:t xml:space="preserve"> un amigo) </w:t>
      </w:r>
    </w:p>
    <w:p>
      <w:pPr>
        <w:pStyle w:val="Normal1"/>
        <w:spacing w:lineRule="auto" w:line="240"/>
        <w:ind w:firstLine="284" w:end="0"/>
        <w:rPr/>
      </w:pPr>
      <w:r>
        <w:rPr>
          <w:sz w:val="24"/>
          <w:lang w:val="en-US"/>
        </w:rPr>
        <w:t>Creer</w:t>
      </w:r>
      <w:r>
        <w:rPr>
          <w:sz w:val="24"/>
        </w:rPr>
        <w:t xml:space="preserve"> </w:t>
      </w:r>
      <w:r>
        <w:rPr>
          <w:b/>
          <w:bCs/>
          <w:sz w:val="24"/>
          <w:lang w:val="en-US"/>
        </w:rPr>
        <w:t>de</w:t>
      </w:r>
      <w:r>
        <w:rPr>
          <w:sz w:val="24"/>
        </w:rPr>
        <w:t xml:space="preserve"> — думать что-либо о ком-либо</w:t>
      </w:r>
    </w:p>
    <w:p>
      <w:pPr>
        <w:pStyle w:val="Normal1"/>
        <w:spacing w:lineRule="auto" w:line="240"/>
        <w:ind w:firstLine="284" w:end="0"/>
        <w:rPr/>
      </w:pPr>
      <w:r>
        <w:rPr>
          <w:sz w:val="24"/>
          <w:lang w:val="en-US"/>
        </w:rPr>
        <w:t xml:space="preserve">                                </w:t>
      </w:r>
      <w:r>
        <w:rPr>
          <w:sz w:val="24"/>
          <w:lang w:val="en-US"/>
        </w:rPr>
        <w:t xml:space="preserve">(~ tal </w:t>
      </w:r>
      <w:r>
        <w:rPr>
          <w:sz w:val="24"/>
        </w:rPr>
        <w:t>со</w:t>
      </w:r>
      <w:r>
        <w:rPr>
          <w:sz w:val="24"/>
          <w:lang w:val="en-US"/>
        </w:rPr>
        <w:t>s</w:t>
      </w:r>
      <w:r>
        <w:rPr>
          <w:sz w:val="24"/>
        </w:rPr>
        <w:t>а</w:t>
      </w:r>
      <w:r>
        <w:rPr>
          <w:sz w:val="24"/>
          <w:lang w:val="en-US"/>
        </w:rPr>
        <w:t xml:space="preserve"> </w:t>
      </w:r>
      <w:r>
        <w:rPr>
          <w:i/>
          <w:iCs/>
          <w:sz w:val="24"/>
          <w:lang w:val="en-US"/>
        </w:rPr>
        <w:t>de</w:t>
      </w:r>
      <w:r>
        <w:rPr>
          <w:sz w:val="24"/>
          <w:lang w:val="en-US"/>
        </w:rPr>
        <w:t xml:space="preserve"> un conocido) </w:t>
      </w:r>
    </w:p>
    <w:p>
      <w:pPr>
        <w:pStyle w:val="Normal1"/>
        <w:spacing w:lineRule="auto" w:line="240"/>
        <w:ind w:firstLine="709" w:end="0"/>
        <w:rPr/>
      </w:pPr>
      <w:r>
        <w:rPr>
          <w:b/>
          <w:bCs/>
          <w:sz w:val="24"/>
          <w:lang w:val="en-US"/>
        </w:rPr>
        <w:t>en</w:t>
      </w:r>
      <w:r>
        <w:rPr>
          <w:b/>
          <w:bCs/>
          <w:sz w:val="24"/>
        </w:rPr>
        <w:t xml:space="preserve"> </w:t>
      </w:r>
      <w:r>
        <w:rPr>
          <w:sz w:val="24"/>
        </w:rPr>
        <w:t>— верить во что-либо, кому-либо</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alguien</w:t>
      </w:r>
      <w:r>
        <w:rPr>
          <w:sz w:val="24"/>
        </w:rPr>
        <w:t xml:space="preserve">) </w:t>
      </w:r>
    </w:p>
    <w:p>
      <w:pPr>
        <w:pStyle w:val="Normal1"/>
        <w:spacing w:lineRule="auto" w:line="240"/>
        <w:ind w:firstLine="284" w:end="0"/>
        <w:rPr/>
      </w:pPr>
      <w:r>
        <w:rPr>
          <w:sz w:val="24"/>
          <w:lang w:val="en-US"/>
        </w:rPr>
        <w:t>Cuidar</w:t>
      </w:r>
      <w:r>
        <w:rPr>
          <w:sz w:val="24"/>
        </w:rPr>
        <w:t xml:space="preserve"> </w:t>
      </w:r>
      <w:r>
        <w:rPr>
          <w:b/>
          <w:bCs/>
          <w:sz w:val="24"/>
          <w:lang w:val="en-US"/>
        </w:rPr>
        <w:t>de</w:t>
      </w:r>
      <w:r>
        <w:rPr>
          <w:sz w:val="24"/>
        </w:rPr>
        <w:t xml:space="preserve"> — заботиться о ком-либо, о чем-либо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loshijos</w:t>
      </w:r>
      <w:r>
        <w:rPr>
          <w:sz w:val="24"/>
        </w:rPr>
        <w:t xml:space="preserve">) </w:t>
      </w:r>
    </w:p>
    <w:p>
      <w:pPr>
        <w:pStyle w:val="Normal1"/>
        <w:spacing w:lineRule="auto" w:line="240"/>
        <w:ind w:firstLine="284" w:end="0"/>
        <w:rPr/>
      </w:pPr>
      <w:r>
        <w:rPr>
          <w:sz w:val="24"/>
          <w:lang w:val="en-US"/>
        </w:rPr>
        <w:t>Culpar</w:t>
      </w:r>
      <w:r>
        <w:rPr>
          <w:sz w:val="24"/>
        </w:rPr>
        <w:t xml:space="preserve"> </w:t>
      </w:r>
      <w:r>
        <w:rPr>
          <w:b/>
          <w:bCs/>
          <w:sz w:val="24"/>
          <w:lang w:val="en-US"/>
        </w:rPr>
        <w:t>de</w:t>
      </w:r>
      <w:r>
        <w:rPr>
          <w:b/>
          <w:bCs/>
          <w:sz w:val="24"/>
        </w:rPr>
        <w:t xml:space="preserve"> </w:t>
      </w:r>
      <w:r>
        <w:rPr>
          <w:sz w:val="24"/>
        </w:rPr>
        <w:t>— обвинять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un omiso) </w:t>
      </w:r>
    </w:p>
    <w:p>
      <w:pPr>
        <w:pStyle w:val="Normal1"/>
        <w:spacing w:lineRule="auto" w:line="240"/>
        <w:ind w:firstLine="284" w:end="0"/>
        <w:rPr/>
      </w:pPr>
      <w:r>
        <w:rPr>
          <w:sz w:val="24"/>
          <w:lang w:val="en-US"/>
        </w:rPr>
        <w:t>Cumplir</w:t>
      </w:r>
      <w:r>
        <w:rPr>
          <w:sz w:val="24"/>
        </w:rPr>
        <w:t xml:space="preserve"> </w:t>
      </w:r>
      <w:r>
        <w:rPr>
          <w:b/>
          <w:bCs/>
          <w:sz w:val="24"/>
          <w:lang w:val="en-US"/>
        </w:rPr>
        <w:t>con</w:t>
      </w:r>
      <w:r>
        <w:rPr>
          <w:b/>
          <w:bCs/>
          <w:sz w:val="24"/>
        </w:rPr>
        <w:t xml:space="preserve"> </w:t>
      </w:r>
      <w:r>
        <w:rPr>
          <w:sz w:val="24"/>
        </w:rPr>
        <w:t>— выполнять, исполнить (долг, обязанности и т.д.)</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su oblieación)</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sz w:val="32"/>
        </w:rPr>
      </w:pPr>
      <w:r>
        <w:rPr>
          <w:b/>
          <w:sz w:val="32"/>
          <w:lang w:val="en-US"/>
        </w:rPr>
        <w:t>Ch</w:t>
      </w:r>
    </w:p>
    <w:p>
      <w:pPr>
        <w:pStyle w:val="Normal1"/>
        <w:spacing w:lineRule="auto" w:line="240"/>
        <w:ind w:firstLine="284" w:end="0"/>
        <w:rPr/>
      </w:pPr>
      <w:r>
        <w:rPr>
          <w:sz w:val="24"/>
          <w:lang w:val="en-US"/>
        </w:rPr>
        <w:t>Chocar</w:t>
      </w:r>
      <w:r>
        <w:rPr>
          <w:sz w:val="24"/>
        </w:rPr>
        <w:t xml:space="preserve"> </w:t>
      </w:r>
      <w:r>
        <w:rPr>
          <w:b/>
          <w:bCs/>
          <w:sz w:val="24"/>
          <w:lang w:val="en-US"/>
        </w:rPr>
        <w:t>a</w:t>
      </w:r>
      <w:r>
        <w:rPr>
          <w:sz w:val="24"/>
        </w:rPr>
        <w:t xml:space="preserve"> — шокировать, оскорблять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los presentes)</w:t>
      </w:r>
    </w:p>
    <w:p>
      <w:pPr>
        <w:pStyle w:val="Normal1"/>
        <w:spacing w:lineRule="auto" w:line="240"/>
        <w:ind w:firstLine="709" w:end="0"/>
        <w:rPr/>
      </w:pPr>
      <w:r>
        <w:rPr>
          <w:b/>
          <w:bCs/>
          <w:sz w:val="24"/>
          <w:lang w:val="en-US"/>
        </w:rPr>
        <w:t>con</w:t>
      </w:r>
      <w:r>
        <w:rPr>
          <w:sz w:val="24"/>
        </w:rPr>
        <w:t xml:space="preserve"> — встречаться, сталкиваться с кем-либо, чем-либо </w:t>
      </w:r>
    </w:p>
    <w:p>
      <w:pPr>
        <w:pStyle w:val="Normal1"/>
        <w:spacing w:lineRule="auto" w:line="240"/>
        <w:ind w:firstLine="284" w:end="0"/>
        <w:rPr/>
      </w:pPr>
      <w:r>
        <w:rPr>
          <w:sz w:val="24"/>
        </w:rPr>
        <w:t xml:space="preserve">                                           </w:t>
      </w:r>
      <w:r>
        <w:rPr>
          <w:sz w:val="24"/>
        </w:rPr>
        <w:t xml:space="preserve">(~ </w:t>
      </w:r>
      <w:r>
        <w:rPr>
          <w:i/>
          <w:iCs/>
          <w:sz w:val="24"/>
          <w:lang w:val="en-US"/>
        </w:rPr>
        <w:t>con</w:t>
      </w:r>
      <w:r>
        <w:rPr>
          <w:sz w:val="24"/>
        </w:rPr>
        <w:t xml:space="preserve"> </w:t>
      </w:r>
      <w:r>
        <w:rPr>
          <w:sz w:val="24"/>
          <w:lang w:val="en-US"/>
        </w:rPr>
        <w:t>dificultades</w:t>
      </w:r>
      <w:r>
        <w:rPr>
          <w:sz w:val="24"/>
        </w:rPr>
        <w:t>)</w:t>
      </w:r>
    </w:p>
    <w:p>
      <w:pPr>
        <w:pStyle w:val="Normal1"/>
        <w:spacing w:lineRule="auto" w:line="240"/>
        <w:ind w:firstLine="284" w:end="0"/>
        <w:rPr>
          <w:sz w:val="24"/>
        </w:rPr>
      </w:pPr>
      <w:r>
        <w:rPr>
          <w:sz w:val="24"/>
        </w:rPr>
      </w:r>
    </w:p>
    <w:p>
      <w:pPr>
        <w:pStyle w:val="Normal1"/>
        <w:spacing w:lineRule="auto" w:line="240"/>
        <w:ind w:firstLine="284" w:end="0"/>
        <w:jc w:val="center"/>
        <w:rPr>
          <w:b/>
          <w:sz w:val="32"/>
        </w:rPr>
      </w:pPr>
      <w:r>
        <w:rPr>
          <w:b/>
          <w:sz w:val="32"/>
          <w:lang w:val="en-US"/>
        </w:rPr>
        <w:t>D</w:t>
      </w:r>
    </w:p>
    <w:p>
      <w:pPr>
        <w:pStyle w:val="Normal1"/>
        <w:spacing w:lineRule="auto" w:line="240"/>
        <w:ind w:firstLine="284" w:end="0"/>
        <w:rPr/>
      </w:pPr>
      <w:r>
        <w:rPr>
          <w:sz w:val="24"/>
          <w:lang w:val="en-US"/>
        </w:rPr>
        <w:t>Dar</w:t>
      </w:r>
      <w:r>
        <w:rPr>
          <w:sz w:val="24"/>
        </w:rPr>
        <w:t xml:space="preserve"> </w:t>
      </w:r>
      <w:r>
        <w:rPr>
          <w:b/>
          <w:bCs/>
          <w:sz w:val="24"/>
          <w:lang w:val="en-US"/>
        </w:rPr>
        <w:t>a</w:t>
      </w:r>
      <w:r>
        <w:rPr>
          <w:sz w:val="24"/>
        </w:rPr>
        <w:t xml:space="preserve"> — давать что-либо кому-либо</w:t>
      </w:r>
    </w:p>
    <w:p>
      <w:pPr>
        <w:pStyle w:val="Normal1"/>
        <w:spacing w:lineRule="auto" w:line="240"/>
        <w:ind w:firstLine="284" w:end="0"/>
        <w:rPr/>
      </w:pPr>
      <w:r>
        <w:rPr>
          <w:sz w:val="24"/>
        </w:rPr>
        <w:t xml:space="preserve">                                         </w:t>
      </w:r>
      <w:r>
        <w:rPr>
          <w:sz w:val="24"/>
          <w:lang w:val="en-US"/>
        </w:rPr>
        <w:t xml:space="preserve">(~ algo </w:t>
      </w:r>
      <w:r>
        <w:rPr>
          <w:i/>
          <w:iCs/>
          <w:sz w:val="24"/>
          <w:lang w:val="en-US"/>
        </w:rPr>
        <w:t>a</w:t>
      </w:r>
      <w:r>
        <w:rPr>
          <w:sz w:val="24"/>
          <w:lang w:val="en-US"/>
        </w:rPr>
        <w:t xml:space="preserve"> alguien);</w:t>
      </w:r>
    </w:p>
    <w:p>
      <w:pPr>
        <w:pStyle w:val="Normal1"/>
        <w:spacing w:lineRule="auto" w:line="240"/>
        <w:ind w:firstLine="284" w:end="0"/>
        <w:rPr/>
      </w:pPr>
      <w:r>
        <w:rPr>
          <w:sz w:val="24"/>
          <w:lang w:val="en-US"/>
        </w:rPr>
        <w:t xml:space="preserve">          </w:t>
      </w:r>
      <w:r>
        <w:rPr>
          <w:sz w:val="24"/>
        </w:rPr>
        <w:t>выходить (об окне, балконе и т.д.)</w:t>
      </w:r>
    </w:p>
    <w:p>
      <w:pPr>
        <w:pStyle w:val="Normal1"/>
        <w:spacing w:lineRule="auto" w:line="240"/>
        <w:ind w:firstLine="284" w:end="0"/>
        <w:rPr/>
      </w:pPr>
      <w:r>
        <w:rPr>
          <w:sz w:val="24"/>
        </w:rPr>
        <w:t xml:space="preserve">                                         </w:t>
      </w:r>
      <w:r>
        <w:rPr>
          <w:sz w:val="24"/>
          <w:lang w:val="en-US"/>
        </w:rPr>
        <w:t>(La ventana da a la calle.)</w:t>
      </w:r>
    </w:p>
    <w:p>
      <w:pPr>
        <w:pStyle w:val="Normal1"/>
        <w:spacing w:lineRule="auto" w:line="240"/>
        <w:ind w:firstLine="709" w:end="0"/>
        <w:rPr/>
      </w:pPr>
      <w:r>
        <w:rPr>
          <w:sz w:val="24"/>
          <w:lang w:val="en-US"/>
        </w:rPr>
        <w:t xml:space="preserve"> </w:t>
      </w:r>
      <w:r>
        <w:rPr>
          <w:b/>
          <w:bCs/>
          <w:sz w:val="24"/>
          <w:lang w:val="en-US"/>
        </w:rPr>
        <w:t>con</w:t>
      </w:r>
      <w:r>
        <w:rPr>
          <w:b/>
          <w:bCs/>
          <w:sz w:val="24"/>
        </w:rPr>
        <w:t xml:space="preserve"> </w:t>
      </w:r>
      <w:r>
        <w:rPr>
          <w:sz w:val="24"/>
        </w:rPr>
        <w:t>— встретиться с кем-либо, чем-либо, поймать (волну, стан</w:t>
        <w:softHyphen/>
        <w:t>цию и т.д.)</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quien lo entiende)</w:t>
      </w:r>
    </w:p>
    <w:p>
      <w:pPr>
        <w:pStyle w:val="Normal1"/>
        <w:spacing w:lineRule="auto" w:line="240"/>
        <w:ind w:firstLine="709" w:end="0"/>
        <w:rPr/>
      </w:pPr>
      <w:r>
        <w:rPr>
          <w:sz w:val="24"/>
          <w:lang w:val="en-US"/>
        </w:rPr>
        <w:t xml:space="preserve"> </w:t>
      </w:r>
      <w:r>
        <w:rPr>
          <w:b/>
          <w:bCs/>
          <w:sz w:val="24"/>
          <w:lang w:val="en-US"/>
        </w:rPr>
        <w:t>contra</w:t>
      </w:r>
      <w:r>
        <w:rPr>
          <w:sz w:val="24"/>
        </w:rPr>
        <w:t xml:space="preserve"> — натолкнуться, налететь на что-либо, удариться обо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contra</w:t>
      </w:r>
      <w:r>
        <w:rPr>
          <w:sz w:val="24"/>
          <w:lang w:val="en-US"/>
        </w:rPr>
        <w:t xml:space="preserve"> la pared) </w:t>
      </w:r>
    </w:p>
    <w:p>
      <w:pPr>
        <w:pStyle w:val="Normal1"/>
        <w:spacing w:lineRule="auto" w:line="240"/>
        <w:ind w:firstLine="709" w:end="0"/>
        <w:rPr/>
      </w:pPr>
      <w:r>
        <w:rPr>
          <w:b/>
          <w:bCs/>
          <w:sz w:val="24"/>
          <w:lang w:val="en-US"/>
        </w:rPr>
        <w:t>en</w:t>
      </w:r>
      <w:r>
        <w:rPr>
          <w:b/>
          <w:bCs/>
          <w:sz w:val="24"/>
        </w:rPr>
        <w:t xml:space="preserve"> </w:t>
      </w:r>
      <w:r>
        <w:rPr>
          <w:sz w:val="24"/>
        </w:rPr>
        <w:t>— угадать, понять</w:t>
      </w:r>
    </w:p>
    <w:p>
      <w:pPr>
        <w:pStyle w:val="Normal1"/>
        <w:spacing w:lineRule="auto" w:line="240"/>
        <w:ind w:firstLine="284" w:end="0"/>
        <w:rPr/>
      </w:pPr>
      <w:r>
        <w:rPr>
          <w:sz w:val="24"/>
        </w:rPr>
        <w:t xml:space="preserve">                                  </w:t>
      </w:r>
      <w:r>
        <w:rPr>
          <w:sz w:val="24"/>
        </w:rPr>
        <w:t xml:space="preserve">(~ </w:t>
      </w:r>
      <w:r>
        <w:rPr>
          <w:sz w:val="24"/>
          <w:lang w:val="en-US"/>
        </w:rPr>
        <w:t>en</w:t>
      </w:r>
      <w:r>
        <w:rPr>
          <w:sz w:val="24"/>
        </w:rPr>
        <w:t xml:space="preserve"> </w:t>
      </w:r>
      <w:r>
        <w:rPr>
          <w:sz w:val="24"/>
          <w:lang w:val="en-US"/>
        </w:rPr>
        <w:t>el</w:t>
      </w:r>
      <w:r>
        <w:rPr>
          <w:sz w:val="24"/>
        </w:rPr>
        <w:t xml:space="preserve"> </w:t>
      </w:r>
      <w:r>
        <w:rPr>
          <w:sz w:val="24"/>
          <w:lang w:val="en-US"/>
        </w:rPr>
        <w:t>secreto</w:t>
      </w:r>
      <w:r>
        <w:rPr>
          <w:sz w:val="24"/>
        </w:rPr>
        <w:t>)</w:t>
      </w:r>
    </w:p>
    <w:p>
      <w:pPr>
        <w:pStyle w:val="Normal1"/>
        <w:spacing w:lineRule="auto" w:line="240"/>
        <w:ind w:firstLine="284" w:end="0"/>
        <w:rPr/>
      </w:pPr>
      <w:r>
        <w:rPr>
          <w:sz w:val="24"/>
          <w:lang w:val="en-US"/>
        </w:rPr>
        <w:t>Darse</w:t>
      </w:r>
      <w:r>
        <w:rPr>
          <w:sz w:val="24"/>
        </w:rPr>
        <w:t xml:space="preserve"> </w:t>
      </w:r>
      <w:r>
        <w:rPr>
          <w:b/>
          <w:bCs/>
          <w:sz w:val="24"/>
          <w:lang w:val="en-US"/>
        </w:rPr>
        <w:t>a</w:t>
      </w:r>
      <w:r>
        <w:rPr>
          <w:sz w:val="24"/>
        </w:rPr>
        <w:t xml:space="preserve"> — предаваться чему-либо, посвящать себя чему-либо </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 ciencia);</w:t>
      </w:r>
    </w:p>
    <w:p>
      <w:pPr>
        <w:pStyle w:val="Normal1"/>
        <w:spacing w:lineRule="auto" w:line="240"/>
        <w:ind w:firstLine="284" w:end="0"/>
        <w:rPr/>
      </w:pPr>
      <w:r>
        <w:rPr>
          <w:sz w:val="24"/>
          <w:lang w:val="en-US"/>
        </w:rPr>
        <w:t xml:space="preserve">         </w:t>
      </w:r>
      <w:r>
        <w:rPr>
          <w:sz w:val="24"/>
        </w:rPr>
        <w:t>приниматься за что-либо</w:t>
      </w:r>
    </w:p>
    <w:p>
      <w:pPr>
        <w:pStyle w:val="Normal1"/>
        <w:spacing w:lineRule="auto" w:line="240"/>
        <w:ind w:firstLine="284" w:end="0"/>
        <w:rPr/>
      </w:pPr>
      <w:r>
        <w:rPr>
          <w:sz w:val="24"/>
        </w:rPr>
        <w:t xml:space="preserve">                                   </w:t>
      </w:r>
      <w:r>
        <w:rPr>
          <w:sz w:val="24"/>
        </w:rPr>
        <w:t xml:space="preserve">(~ </w:t>
      </w:r>
      <w:r>
        <w:rPr>
          <w:sz w:val="24"/>
          <w:lang w:val="en-US"/>
        </w:rPr>
        <w:t>a</w:t>
      </w:r>
      <w:r>
        <w:rPr>
          <w:sz w:val="24"/>
        </w:rPr>
        <w:t xml:space="preserve"> </w:t>
      </w:r>
      <w:r>
        <w:rPr>
          <w:sz w:val="24"/>
          <w:lang w:val="en-US"/>
        </w:rPr>
        <w:t>comerciar</w:t>
      </w:r>
      <w:r>
        <w:rPr>
          <w:sz w:val="24"/>
        </w:rPr>
        <w:t xml:space="preserve">) </w:t>
      </w:r>
    </w:p>
    <w:p>
      <w:pPr>
        <w:pStyle w:val="Normal1"/>
        <w:spacing w:lineRule="auto" w:line="240"/>
        <w:ind w:firstLine="709" w:end="0"/>
        <w:rPr/>
      </w:pPr>
      <w:r>
        <w:rPr>
          <w:b/>
          <w:bCs/>
          <w:sz w:val="24"/>
          <w:lang w:val="en-US"/>
        </w:rPr>
        <w:t>contra</w:t>
      </w:r>
      <w:r>
        <w:rPr>
          <w:sz w:val="24"/>
        </w:rPr>
        <w:t xml:space="preserve"> — удариться обо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contra</w:t>
      </w:r>
      <w:r>
        <w:rPr>
          <w:sz w:val="24"/>
          <w:lang w:val="en-US"/>
        </w:rPr>
        <w:t xml:space="preserve"> un poste) </w:t>
      </w:r>
    </w:p>
    <w:p>
      <w:pPr>
        <w:pStyle w:val="Normal1"/>
        <w:spacing w:lineRule="auto" w:line="240"/>
        <w:ind w:firstLine="709" w:end="0"/>
        <w:rPr/>
      </w:pPr>
      <w:r>
        <w:rPr>
          <w:b/>
          <w:bCs/>
          <w:sz w:val="24"/>
        </w:rPr>
        <w:t>ро</w:t>
      </w:r>
      <w:r>
        <w:rPr>
          <w:b/>
          <w:bCs/>
          <w:sz w:val="24"/>
          <w:lang w:val="en-US"/>
        </w:rPr>
        <w:t>r</w:t>
      </w:r>
      <w:r>
        <w:rPr>
          <w:sz w:val="24"/>
        </w:rPr>
        <w:t xml:space="preserve"> — признавать себя кем-либо</w:t>
      </w:r>
    </w:p>
    <w:p>
      <w:pPr>
        <w:pStyle w:val="Normal1"/>
        <w:spacing w:lineRule="auto" w:line="240"/>
        <w:ind w:firstLine="284" w:end="0"/>
        <w:rPr/>
      </w:pPr>
      <w:r>
        <w:rPr>
          <w:sz w:val="24"/>
        </w:rPr>
        <w:t xml:space="preserve">                                  </w:t>
      </w:r>
      <w:r>
        <w:rPr>
          <w:sz w:val="24"/>
        </w:rPr>
        <w:t xml:space="preserve">(~ </w:t>
      </w:r>
      <w:r>
        <w:rPr>
          <w:i/>
          <w:iCs/>
          <w:sz w:val="24"/>
        </w:rPr>
        <w:t>ро</w:t>
      </w:r>
      <w:r>
        <w:rPr>
          <w:i/>
          <w:iCs/>
          <w:sz w:val="24"/>
          <w:lang w:val="en-US"/>
        </w:rPr>
        <w:t>r</w:t>
      </w:r>
      <w:r>
        <w:rPr>
          <w:sz w:val="24"/>
        </w:rPr>
        <w:t xml:space="preserve"> </w:t>
      </w:r>
      <w:r>
        <w:rPr>
          <w:sz w:val="24"/>
          <w:lang w:val="en-US"/>
        </w:rPr>
        <w:t>vencido</w:t>
      </w:r>
      <w:r>
        <w:rPr>
          <w:sz w:val="24"/>
        </w:rPr>
        <w:t xml:space="preserve">) </w:t>
      </w:r>
    </w:p>
    <w:p>
      <w:pPr>
        <w:pStyle w:val="Normal1"/>
        <w:spacing w:lineRule="auto" w:line="240"/>
        <w:ind w:firstLine="284" w:end="0"/>
        <w:rPr/>
      </w:pPr>
      <w:r>
        <w:rPr>
          <w:sz w:val="24"/>
          <w:lang w:val="en-US"/>
        </w:rPr>
        <w:t>Deber</w:t>
      </w:r>
      <w:r>
        <w:rPr>
          <w:sz w:val="24"/>
        </w:rPr>
        <w:t xml:space="preserve"> </w:t>
      </w:r>
      <w:r>
        <w:rPr>
          <w:b/>
          <w:bCs/>
          <w:sz w:val="24"/>
          <w:lang w:val="en-US"/>
        </w:rPr>
        <w:t>a</w:t>
      </w:r>
      <w:r>
        <w:rPr>
          <w:sz w:val="24"/>
        </w:rPr>
        <w:t xml:space="preserve"> — быть должным, обязанным кому-либо</w:t>
      </w:r>
    </w:p>
    <w:p>
      <w:pPr>
        <w:pStyle w:val="Normal1"/>
        <w:spacing w:lineRule="auto" w:line="240"/>
        <w:ind w:firstLine="284" w:end="0"/>
        <w:rPr/>
      </w:pPr>
      <w:r>
        <w:rPr>
          <w:sz w:val="24"/>
        </w:rPr>
        <w:t xml:space="preserve">                                  </w:t>
      </w:r>
      <w:r>
        <w:rPr>
          <w:sz w:val="24"/>
          <w:lang w:val="en-US"/>
        </w:rPr>
        <w:t xml:space="preserve">(~dinero a alguien) </w:t>
      </w:r>
    </w:p>
    <w:p>
      <w:pPr>
        <w:pStyle w:val="Normal1"/>
        <w:spacing w:lineRule="auto" w:line="240"/>
        <w:ind w:firstLine="709" w:end="0"/>
        <w:rPr/>
      </w:pPr>
      <w:r>
        <w:rPr>
          <w:b/>
          <w:bCs/>
          <w:sz w:val="24"/>
          <w:lang w:val="en-US"/>
        </w:rPr>
        <w:t>de</w:t>
      </w:r>
      <w:r>
        <w:rPr>
          <w:sz w:val="24"/>
        </w:rPr>
        <w:t xml:space="preserve"> + </w:t>
      </w:r>
      <w:r>
        <w:rPr>
          <w:i/>
          <w:iCs/>
          <w:sz w:val="24"/>
          <w:lang w:val="en-US"/>
        </w:rPr>
        <w:t>infinitivo</w:t>
      </w:r>
      <w:r>
        <w:rPr>
          <w:sz w:val="24"/>
        </w:rPr>
        <w:t>—должно быть, вероятно</w:t>
      </w:r>
    </w:p>
    <w:p>
      <w:pPr>
        <w:pStyle w:val="Normal1"/>
        <w:spacing w:lineRule="auto" w:line="240"/>
        <w:ind w:firstLine="284" w:end="0"/>
        <w:rPr/>
      </w:pPr>
      <w:r>
        <w:rPr>
          <w:sz w:val="24"/>
        </w:rPr>
        <w:t xml:space="preserve">                                  </w:t>
      </w:r>
      <w:r>
        <w:rPr>
          <w:sz w:val="24"/>
          <w:lang w:val="en-US"/>
        </w:rPr>
        <w:t xml:space="preserve">(Ellos deben </w:t>
      </w:r>
      <w:r>
        <w:rPr>
          <w:i/>
          <w:iCs/>
          <w:sz w:val="24"/>
          <w:lang w:val="en-US"/>
        </w:rPr>
        <w:t>de</w:t>
      </w:r>
      <w:r>
        <w:rPr>
          <w:sz w:val="24"/>
          <w:lang w:val="en-US"/>
        </w:rPr>
        <w:t xml:space="preserve"> llegar)</w:t>
      </w:r>
    </w:p>
    <w:p>
      <w:pPr>
        <w:pStyle w:val="Normal1"/>
        <w:spacing w:lineRule="auto" w:line="240"/>
        <w:ind w:firstLine="284" w:end="0"/>
        <w:rPr/>
      </w:pPr>
      <w:r>
        <w:rPr>
          <w:sz w:val="24"/>
          <w:lang w:val="en-US"/>
        </w:rPr>
        <w:t>Decidirse</w:t>
      </w:r>
      <w:r>
        <w:rPr>
          <w:sz w:val="24"/>
        </w:rPr>
        <w:t xml:space="preserve"> </w:t>
      </w:r>
      <w:r>
        <w:rPr>
          <w:b/>
          <w:bCs/>
          <w:sz w:val="24"/>
          <w:lang w:val="en-US"/>
        </w:rPr>
        <w:t>a</w:t>
      </w:r>
      <w:r>
        <w:rPr>
          <w:sz w:val="24"/>
        </w:rPr>
        <w:t xml:space="preserve"> — решаться на что-либо, склоняться к какому-либо реше</w:t>
        <w:softHyphen/>
        <w:t xml:space="preserve">нию             </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w:t>
      </w:r>
      <w:r>
        <w:rPr>
          <w:sz w:val="24"/>
          <w:lang w:val="en-US"/>
        </w:rPr>
        <w:t>regresar</w:t>
      </w:r>
      <w:r>
        <w:rPr>
          <w:sz w:val="24"/>
        </w:rPr>
        <w:t>)</w:t>
      </w:r>
    </w:p>
    <w:p>
      <w:pPr>
        <w:pStyle w:val="Normal1"/>
        <w:spacing w:lineRule="auto" w:line="240"/>
        <w:ind w:firstLine="709" w:end="0"/>
        <w:rPr/>
      </w:pPr>
      <w:r>
        <w:rPr>
          <w:b/>
          <w:bCs/>
          <w:sz w:val="24"/>
        </w:rPr>
        <w:t>ро</w:t>
      </w:r>
      <w:r>
        <w:rPr>
          <w:b/>
          <w:bCs/>
          <w:sz w:val="24"/>
          <w:lang w:val="en-US"/>
        </w:rPr>
        <w:t>r</w:t>
      </w:r>
      <w:r>
        <w:rPr>
          <w:sz w:val="24"/>
        </w:rPr>
        <w:t xml:space="preserve"> — выбрать что-либо, остановиться на чем-либо, высказаться за что-либо                </w:t>
      </w:r>
    </w:p>
    <w:p>
      <w:pPr>
        <w:pStyle w:val="Normal1"/>
        <w:spacing w:lineRule="auto" w:line="240"/>
        <w:ind w:firstLine="284"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un sistema) </w:t>
      </w:r>
    </w:p>
    <w:p>
      <w:pPr>
        <w:pStyle w:val="Normal1"/>
        <w:spacing w:lineRule="auto" w:line="240"/>
        <w:ind w:firstLine="284" w:end="0"/>
        <w:rPr/>
      </w:pPr>
      <w:r>
        <w:rPr>
          <w:sz w:val="24"/>
          <w:lang w:val="en-US"/>
        </w:rPr>
        <w:t>Decir</w:t>
      </w:r>
      <w:r>
        <w:rPr>
          <w:sz w:val="24"/>
        </w:rPr>
        <w:t xml:space="preserve"> </w:t>
      </w:r>
      <w:r>
        <w:rPr>
          <w:b/>
          <w:bCs/>
          <w:sz w:val="24"/>
        </w:rPr>
        <w:t>а</w:t>
      </w:r>
      <w:r>
        <w:rPr>
          <w:sz w:val="24"/>
        </w:rPr>
        <w:t xml:space="preserve"> — сказать что-либо кому-либо</w:t>
      </w:r>
    </w:p>
    <w:p>
      <w:pPr>
        <w:pStyle w:val="Normal1"/>
        <w:spacing w:lineRule="auto" w:line="240"/>
        <w:ind w:firstLine="284" w:end="0"/>
        <w:rPr/>
      </w:pPr>
      <w:r>
        <w:rPr>
          <w:sz w:val="24"/>
        </w:rPr>
        <w:t xml:space="preserve">                                   </w:t>
      </w:r>
      <w:r>
        <w:rPr>
          <w:sz w:val="24"/>
          <w:lang w:val="en-US"/>
        </w:rPr>
        <w:t xml:space="preserve">(~ la verdad </w:t>
      </w:r>
      <w:r>
        <w:rPr>
          <w:i/>
          <w:iCs/>
          <w:sz w:val="24"/>
          <w:lang w:val="en-US"/>
        </w:rPr>
        <w:t>a</w:t>
      </w:r>
      <w:r>
        <w:rPr>
          <w:sz w:val="24"/>
          <w:lang w:val="en-US"/>
        </w:rPr>
        <w:t xml:space="preserve"> cualquiera)</w:t>
      </w:r>
    </w:p>
    <w:p>
      <w:pPr>
        <w:pStyle w:val="Normal1"/>
        <w:spacing w:lineRule="auto" w:line="240"/>
        <w:ind w:firstLine="709" w:end="0"/>
        <w:rPr/>
      </w:pPr>
      <w:r>
        <w:rPr>
          <w:sz w:val="24"/>
          <w:lang w:val="en-US"/>
        </w:rPr>
        <w:t xml:space="preserve"> </w:t>
      </w:r>
      <w:r>
        <w:rPr>
          <w:b/>
          <w:bCs/>
          <w:sz w:val="24"/>
          <w:lang w:val="en-US"/>
        </w:rPr>
        <w:t>de</w:t>
      </w:r>
      <w:r>
        <w:rPr>
          <w:b/>
          <w:bCs/>
          <w:sz w:val="24"/>
        </w:rPr>
        <w:t xml:space="preserve"> </w:t>
      </w:r>
      <w:r>
        <w:rPr>
          <w:sz w:val="24"/>
        </w:rPr>
        <w:t>— сказать о ком-либо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ella que es guapa) </w:t>
      </w:r>
    </w:p>
    <w:p>
      <w:pPr>
        <w:pStyle w:val="Normal1"/>
        <w:spacing w:lineRule="auto" w:line="240"/>
        <w:ind w:firstLine="709" w:end="0"/>
        <w:rPr/>
      </w:pPr>
      <w:r>
        <w:rPr>
          <w:b/>
          <w:bCs/>
          <w:sz w:val="24"/>
        </w:rPr>
        <w:t>ро</w:t>
      </w:r>
      <w:r>
        <w:rPr>
          <w:b/>
          <w:bCs/>
          <w:sz w:val="24"/>
          <w:lang w:val="en-US"/>
        </w:rPr>
        <w:t>r</w:t>
      </w:r>
      <w:r>
        <w:rPr>
          <w:sz w:val="24"/>
        </w:rPr>
        <w:t xml:space="preserve"> — сказать одно вместо другого, оговориться </w:t>
      </w:r>
    </w:p>
    <w:p>
      <w:pPr>
        <w:pStyle w:val="Normal1"/>
        <w:spacing w:lineRule="auto" w:line="240"/>
        <w:ind w:firstLine="284" w:end="0"/>
        <w:rPr/>
      </w:pPr>
      <w:r>
        <w:rPr>
          <w:sz w:val="24"/>
        </w:rPr>
        <w:t xml:space="preserve">                                 </w:t>
      </w:r>
      <w:r>
        <w:rPr>
          <w:sz w:val="24"/>
          <w:lang w:val="en-US"/>
        </w:rPr>
        <w:t xml:space="preserve">(~ una cosa </w:t>
      </w:r>
      <w:r>
        <w:rPr>
          <w:i/>
          <w:iCs/>
          <w:sz w:val="24"/>
        </w:rPr>
        <w:t>ро</w:t>
      </w:r>
      <w:r>
        <w:rPr>
          <w:i/>
          <w:iCs/>
          <w:sz w:val="24"/>
          <w:lang w:val="en-US"/>
        </w:rPr>
        <w:t>r</w:t>
      </w:r>
      <w:r>
        <w:rPr>
          <w:sz w:val="24"/>
          <w:lang w:val="en-US"/>
        </w:rPr>
        <w:t xml:space="preserve"> otra)</w:t>
      </w:r>
    </w:p>
    <w:p>
      <w:pPr>
        <w:pStyle w:val="Normal1"/>
        <w:spacing w:lineRule="auto" w:line="240"/>
        <w:ind w:firstLine="284" w:end="0"/>
        <w:rPr/>
      </w:pPr>
      <w:r>
        <w:rPr>
          <w:sz w:val="24"/>
          <w:lang w:val="en-US"/>
        </w:rPr>
        <w:t>Declarar</w:t>
      </w:r>
      <w:r>
        <w:rPr>
          <w:sz w:val="24"/>
        </w:rPr>
        <w:t xml:space="preserve"> </w:t>
      </w:r>
      <w:r>
        <w:rPr>
          <w:b/>
          <w:bCs/>
          <w:sz w:val="24"/>
        </w:rPr>
        <w:t>роr</w:t>
      </w:r>
      <w:r>
        <w:rPr>
          <w:sz w:val="24"/>
        </w:rPr>
        <w:t xml:space="preserve"> — объявлять кем-либо, чем-либо </w:t>
      </w:r>
    </w:p>
    <w:p>
      <w:pPr>
        <w:pStyle w:val="Normal1"/>
        <w:spacing w:lineRule="auto" w:line="240"/>
        <w:ind w:firstLine="284" w:end="0"/>
        <w:rPr/>
      </w:pPr>
      <w:r>
        <w:rPr>
          <w:sz w:val="24"/>
        </w:rPr>
        <w:t xml:space="preserve">                                </w:t>
      </w:r>
      <w:r>
        <w:rPr>
          <w:sz w:val="24"/>
          <w:lang w:val="en-US"/>
        </w:rPr>
        <w:t xml:space="preserve">(~ al venido </w:t>
      </w:r>
      <w:r>
        <w:rPr>
          <w:i/>
          <w:iCs/>
          <w:sz w:val="24"/>
        </w:rPr>
        <w:t>ро</w:t>
      </w:r>
      <w:r>
        <w:rPr>
          <w:i/>
          <w:iCs/>
          <w:sz w:val="24"/>
          <w:lang w:val="en-US"/>
        </w:rPr>
        <w:t>r</w:t>
      </w:r>
      <w:r>
        <w:rPr>
          <w:sz w:val="24"/>
          <w:lang w:val="en-US"/>
        </w:rPr>
        <w:t xml:space="preserve"> amigo)</w:t>
      </w:r>
    </w:p>
    <w:p>
      <w:pPr>
        <w:pStyle w:val="Normal1"/>
        <w:spacing w:lineRule="auto" w:line="240"/>
        <w:ind w:firstLine="709" w:end="0"/>
        <w:rPr/>
      </w:pPr>
      <w:r>
        <w:rPr>
          <w:b/>
          <w:bCs/>
          <w:sz w:val="24"/>
          <w:lang w:val="en-US"/>
        </w:rPr>
        <w:t>sobre</w:t>
      </w:r>
      <w:r>
        <w:rPr>
          <w:sz w:val="24"/>
        </w:rPr>
        <w:t xml:space="preserve"> — заявлять, объявлять о чем-либо</w:t>
      </w:r>
    </w:p>
    <w:p>
      <w:pPr>
        <w:pStyle w:val="Normal1"/>
        <w:spacing w:lineRule="auto" w:line="240"/>
        <w:ind w:firstLine="284" w:end="0"/>
        <w:rPr/>
      </w:pPr>
      <w:r>
        <w:rPr>
          <w:sz w:val="24"/>
          <w:lang w:val="en-US"/>
        </w:rPr>
        <w:t xml:space="preserve">                                   </w:t>
      </w:r>
      <w:r>
        <w:rPr>
          <w:sz w:val="24"/>
          <w:lang w:val="en-US"/>
        </w:rPr>
        <w:t>(~</w:t>
      </w:r>
      <w:r>
        <w:rPr>
          <w:i/>
          <w:iCs/>
          <w:sz w:val="24"/>
          <w:lang w:val="en-US"/>
        </w:rPr>
        <w:t>sobre</w:t>
      </w:r>
      <w:r>
        <w:rPr>
          <w:sz w:val="24"/>
          <w:lang w:val="en-US"/>
        </w:rPr>
        <w:t xml:space="preserve"> el caso)</w:t>
      </w:r>
    </w:p>
    <w:p>
      <w:pPr>
        <w:pStyle w:val="Normal1"/>
        <w:spacing w:lineRule="auto" w:line="240"/>
        <w:ind w:firstLine="284" w:end="0"/>
        <w:rPr/>
      </w:pPr>
      <w:r>
        <w:rPr>
          <w:sz w:val="24"/>
          <w:lang w:val="en-US"/>
        </w:rPr>
        <w:t>Declararse</w:t>
      </w:r>
      <w:r>
        <w:rPr>
          <w:sz w:val="24"/>
        </w:rPr>
        <w:t xml:space="preserve"> </w:t>
      </w:r>
      <w:r>
        <w:rPr>
          <w:b/>
          <w:bCs/>
          <w:sz w:val="24"/>
        </w:rPr>
        <w:t>роr</w:t>
      </w:r>
      <w:r>
        <w:rPr>
          <w:sz w:val="24"/>
        </w:rPr>
        <w:t xml:space="preserve"> — высказываться за что-либо, в пользу кого-либо </w:t>
      </w:r>
    </w:p>
    <w:p>
      <w:pPr>
        <w:pStyle w:val="Normal1"/>
        <w:spacing w:lineRule="auto" w:line="240"/>
        <w:ind w:firstLine="284"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un partido);</w:t>
      </w:r>
    </w:p>
    <w:p>
      <w:pPr>
        <w:pStyle w:val="Normal1"/>
        <w:spacing w:lineRule="auto" w:line="240"/>
        <w:ind w:firstLine="284" w:end="0"/>
        <w:rPr/>
      </w:pPr>
      <w:r>
        <w:rPr>
          <w:sz w:val="24"/>
          <w:lang w:val="en-US"/>
        </w:rPr>
        <w:t xml:space="preserve">                           </w:t>
      </w:r>
      <w:r>
        <w:rPr>
          <w:sz w:val="24"/>
        </w:rPr>
        <w:t xml:space="preserve">объявлять себя кем-либо, чем-либо </w:t>
      </w:r>
    </w:p>
    <w:p>
      <w:pPr>
        <w:pStyle w:val="Normal1"/>
        <w:spacing w:lineRule="auto" w:line="240"/>
        <w:ind w:firstLine="284" w:end="0"/>
        <w:rPr/>
      </w:pPr>
      <w:r>
        <w:rPr>
          <w:sz w:val="24"/>
        </w:rPr>
        <w:t xml:space="preserve">                                </w:t>
      </w:r>
      <w:r>
        <w:rPr>
          <w:sz w:val="24"/>
          <w:lang w:val="en-US"/>
        </w:rPr>
        <w:t>(~</w:t>
      </w:r>
      <w:r>
        <w:rPr>
          <w:i/>
          <w:iCs/>
          <w:sz w:val="24"/>
          <w:lang w:val="en-US"/>
        </w:rPr>
        <w:t>por</w:t>
      </w:r>
      <w:r>
        <w:rPr>
          <w:sz w:val="24"/>
          <w:lang w:val="en-US"/>
        </w:rPr>
        <w:t xml:space="preserve"> un escritor)</w:t>
      </w:r>
    </w:p>
    <w:p>
      <w:pPr>
        <w:pStyle w:val="Normal1"/>
        <w:spacing w:lineRule="auto" w:line="240"/>
        <w:ind w:firstLine="284" w:end="0"/>
        <w:rPr/>
      </w:pPr>
      <w:r>
        <w:rPr>
          <w:sz w:val="24"/>
          <w:lang w:val="en-US"/>
        </w:rPr>
        <w:t>Declinar</w:t>
      </w:r>
      <w:r>
        <w:rPr>
          <w:sz w:val="24"/>
        </w:rPr>
        <w:t xml:space="preserve"> </w:t>
      </w:r>
      <w:r>
        <w:rPr>
          <w:b/>
          <w:bCs/>
          <w:sz w:val="24"/>
          <w:lang w:val="en-US"/>
        </w:rPr>
        <w:t>a</w:t>
      </w:r>
      <w:r>
        <w:rPr>
          <w:b/>
          <w:bCs/>
          <w:sz w:val="24"/>
        </w:rPr>
        <w:t xml:space="preserve">, </w:t>
      </w:r>
      <w:r>
        <w:rPr>
          <w:b/>
          <w:bCs/>
          <w:sz w:val="24"/>
          <w:lang w:val="en-US"/>
        </w:rPr>
        <w:t>hacia</w:t>
      </w:r>
      <w:r>
        <w:rPr>
          <w:sz w:val="24"/>
        </w:rPr>
        <w:t xml:space="preserve"> — опускаться, клониться </w:t>
      </w:r>
    </w:p>
    <w:p>
      <w:pPr>
        <w:pStyle w:val="Normal1"/>
        <w:spacing w:lineRule="auto" w:line="240"/>
        <w:ind w:firstLine="284" w:end="0"/>
        <w:rPr/>
      </w:pPr>
      <w:r>
        <w:rPr>
          <w:sz w:val="24"/>
        </w:rPr>
        <w:t xml:space="preserve">                                </w:t>
      </w:r>
      <w:r>
        <w:rPr>
          <w:sz w:val="24"/>
          <w:lang w:val="en-US"/>
        </w:rPr>
        <w:t xml:space="preserve">(~ </w:t>
      </w:r>
      <w:r>
        <w:rPr>
          <w:i/>
          <w:iCs/>
          <w:sz w:val="24"/>
          <w:lang w:val="en-US"/>
        </w:rPr>
        <w:t>a, hacia</w:t>
      </w:r>
      <w:r>
        <w:rPr>
          <w:sz w:val="24"/>
          <w:lang w:val="en-US"/>
        </w:rPr>
        <w:t xml:space="preserve"> un lado)</w:t>
      </w:r>
    </w:p>
    <w:p>
      <w:pPr>
        <w:pStyle w:val="Normal1"/>
        <w:spacing w:lineRule="auto" w:line="240"/>
        <w:ind w:firstLine="284" w:end="0"/>
        <w:rPr/>
      </w:pPr>
      <w:r>
        <w:rPr>
          <w:sz w:val="24"/>
          <w:lang w:val="en-US"/>
        </w:rPr>
        <w:t>Dedicar</w:t>
      </w:r>
      <w:r>
        <w:rPr>
          <w:sz w:val="24"/>
        </w:rPr>
        <w:t xml:space="preserve"> </w:t>
      </w:r>
      <w:r>
        <w:rPr>
          <w:b/>
          <w:bCs/>
          <w:sz w:val="24"/>
          <w:lang w:val="en-US"/>
        </w:rPr>
        <w:t>a</w:t>
      </w:r>
      <w:r>
        <w:rPr>
          <w:sz w:val="24"/>
        </w:rPr>
        <w:t xml:space="preserve"> — посвящать, предназначать что-либо чему-либо </w:t>
      </w:r>
    </w:p>
    <w:p>
      <w:pPr>
        <w:pStyle w:val="Normal1"/>
        <w:spacing w:lineRule="auto" w:line="240"/>
        <w:ind w:firstLine="284" w:end="0"/>
        <w:rPr/>
      </w:pPr>
      <w:r>
        <w:rPr>
          <w:sz w:val="24"/>
        </w:rPr>
        <w:t xml:space="preserve">                                 </w:t>
      </w:r>
      <w:r>
        <w:rPr>
          <w:sz w:val="24"/>
          <w:lang w:val="en-US"/>
        </w:rPr>
        <w:t xml:space="preserve">(~ tiempo libre </w:t>
      </w:r>
      <w:r>
        <w:rPr>
          <w:i/>
          <w:iCs/>
          <w:sz w:val="24"/>
          <w:lang w:val="en-US"/>
        </w:rPr>
        <w:t>al</w:t>
      </w:r>
      <w:r>
        <w:rPr>
          <w:sz w:val="24"/>
          <w:lang w:val="en-US"/>
        </w:rPr>
        <w:t xml:space="preserve"> estudio)</w:t>
      </w:r>
    </w:p>
    <w:p>
      <w:pPr>
        <w:pStyle w:val="Normal1"/>
        <w:spacing w:lineRule="auto" w:line="240"/>
        <w:ind w:firstLine="284" w:end="0"/>
        <w:rPr/>
      </w:pPr>
      <w:r>
        <w:rPr>
          <w:sz w:val="24"/>
          <w:lang w:val="en-US"/>
        </w:rPr>
        <w:t>Dedicarse</w:t>
      </w:r>
      <w:r>
        <w:rPr>
          <w:sz w:val="24"/>
        </w:rPr>
        <w:t xml:space="preserve"> </w:t>
      </w:r>
      <w:r>
        <w:rPr>
          <w:b/>
          <w:bCs/>
          <w:sz w:val="24"/>
          <w:lang w:val="en-US"/>
        </w:rPr>
        <w:t>a</w:t>
      </w:r>
      <w:r>
        <w:rPr>
          <w:sz w:val="24"/>
        </w:rPr>
        <w:t xml:space="preserve"> — заниматься чем-либо, предаваться чему-либо</w:t>
      </w:r>
    </w:p>
    <w:p>
      <w:pPr>
        <w:pStyle w:val="Normal1"/>
        <w:spacing w:lineRule="auto" w:line="240"/>
        <w:ind w:firstLine="284" w:end="0"/>
        <w:rPr/>
      </w:pPr>
      <w:r>
        <w:rPr>
          <w:sz w:val="24"/>
        </w:rPr>
        <w:t xml:space="preserve">                             </w:t>
      </w:r>
      <w:r>
        <w:rPr>
          <w:sz w:val="24"/>
          <w:lang w:val="en-US"/>
        </w:rPr>
        <w:t>(~</w:t>
      </w:r>
      <w:r>
        <w:rPr>
          <w:i/>
          <w:iCs/>
          <w:sz w:val="24"/>
          <w:lang w:val="en-US"/>
        </w:rPr>
        <w:t>a</w:t>
      </w:r>
      <w:r>
        <w:rPr>
          <w:sz w:val="24"/>
          <w:lang w:val="en-US"/>
        </w:rPr>
        <w:t xml:space="preserve"> la Medicina)</w:t>
      </w:r>
    </w:p>
    <w:p>
      <w:pPr>
        <w:pStyle w:val="Normal1"/>
        <w:spacing w:lineRule="auto" w:line="240"/>
        <w:ind w:firstLine="284" w:end="0"/>
        <w:rPr/>
      </w:pPr>
      <w:r>
        <w:rPr>
          <w:sz w:val="24"/>
          <w:lang w:val="en-US"/>
        </w:rPr>
        <w:t>Deducir</w:t>
      </w:r>
      <w:r>
        <w:rPr>
          <w:sz w:val="24"/>
        </w:rPr>
        <w:t xml:space="preserve"> </w:t>
      </w:r>
      <w:r>
        <w:rPr>
          <w:b/>
          <w:bCs/>
          <w:sz w:val="24"/>
          <w:lang w:val="en-US"/>
        </w:rPr>
        <w:t>de</w:t>
      </w:r>
      <w:r>
        <w:rPr>
          <w:b/>
          <w:bCs/>
          <w:sz w:val="24"/>
        </w:rPr>
        <w:t>, ро</w:t>
      </w:r>
      <w:r>
        <w:rPr>
          <w:b/>
          <w:bCs/>
          <w:sz w:val="24"/>
          <w:lang w:val="en-US"/>
        </w:rPr>
        <w:t>r</w:t>
      </w:r>
      <w:r>
        <w:rPr>
          <w:sz w:val="24"/>
        </w:rPr>
        <w:t xml:space="preserve"> — делать вывод, заключение из чего-либо </w:t>
      </w:r>
    </w:p>
    <w:p>
      <w:pPr>
        <w:pStyle w:val="Normal1"/>
        <w:spacing w:lineRule="auto" w:line="240"/>
        <w:ind w:firstLine="284" w:end="0"/>
        <w:rPr/>
      </w:pPr>
      <w:r>
        <w:rPr>
          <w:sz w:val="24"/>
        </w:rPr>
        <w:t xml:space="preserve">                             </w:t>
      </w:r>
      <w:r>
        <w:rPr>
          <w:sz w:val="24"/>
          <w:lang w:val="en-US"/>
        </w:rPr>
        <w:t xml:space="preserve">(~ </w:t>
      </w:r>
      <w:r>
        <w:rPr>
          <w:i/>
          <w:iCs/>
          <w:sz w:val="24"/>
          <w:lang w:val="en-US"/>
        </w:rPr>
        <w:t xml:space="preserve">de, </w:t>
      </w:r>
      <w:r>
        <w:rPr>
          <w:i/>
          <w:iCs/>
          <w:sz w:val="24"/>
        </w:rPr>
        <w:t>ро</w:t>
      </w:r>
      <w:r>
        <w:rPr>
          <w:i/>
          <w:iCs/>
          <w:sz w:val="24"/>
          <w:lang w:val="en-US"/>
        </w:rPr>
        <w:t>r</w:t>
      </w:r>
      <w:r>
        <w:rPr>
          <w:sz w:val="24"/>
          <w:lang w:val="en-US"/>
        </w:rPr>
        <w:t xml:space="preserve"> lo dicho)</w:t>
      </w:r>
    </w:p>
    <w:p>
      <w:pPr>
        <w:pStyle w:val="Normal1"/>
        <w:spacing w:lineRule="auto" w:line="240"/>
        <w:ind w:firstLine="284" w:end="0"/>
        <w:rPr/>
      </w:pPr>
      <w:r>
        <w:rPr>
          <w:sz w:val="24"/>
          <w:lang w:val="en-US"/>
        </w:rPr>
        <w:t>Defender</w:t>
      </w:r>
      <w:r>
        <w:rPr>
          <w:sz w:val="24"/>
        </w:rPr>
        <w:t xml:space="preserve"> </w:t>
      </w:r>
      <w:r>
        <w:rPr>
          <w:b/>
          <w:bCs/>
          <w:sz w:val="24"/>
          <w:lang w:val="en-US"/>
        </w:rPr>
        <w:t>con</w:t>
      </w:r>
      <w:r>
        <w:rPr>
          <w:sz w:val="24"/>
        </w:rPr>
        <w:t xml:space="preserve"> — защищать что-либо при помощи чего-либо</w:t>
      </w:r>
    </w:p>
    <w:p>
      <w:pPr>
        <w:pStyle w:val="Normal1"/>
        <w:spacing w:lineRule="auto" w:line="240"/>
        <w:ind w:firstLine="284" w:end="0"/>
        <w:rPr/>
      </w:pPr>
      <w:r>
        <w:rPr>
          <w:sz w:val="24"/>
        </w:rPr>
        <w:t xml:space="preserve">                              </w:t>
      </w:r>
      <w:r>
        <w:rPr>
          <w:sz w:val="24"/>
          <w:lang w:val="en-US"/>
        </w:rPr>
        <w:t xml:space="preserve">(~ la verdad </w:t>
      </w:r>
      <w:r>
        <w:rPr>
          <w:i/>
          <w:iCs/>
          <w:sz w:val="24"/>
          <w:lang w:val="en-US"/>
        </w:rPr>
        <w:t>con</w:t>
      </w:r>
      <w:r>
        <w:rPr>
          <w:sz w:val="24"/>
          <w:lang w:val="en-US"/>
        </w:rPr>
        <w:t xml:space="preserve"> buenas pruebas) </w:t>
      </w:r>
    </w:p>
    <w:p>
      <w:pPr>
        <w:pStyle w:val="Normal1"/>
        <w:spacing w:lineRule="auto" w:line="240"/>
        <w:ind w:firstLine="567" w:end="0"/>
        <w:rPr/>
      </w:pPr>
      <w:r>
        <w:rPr>
          <w:b/>
          <w:bCs/>
          <w:sz w:val="24"/>
          <w:lang w:val="en-US"/>
        </w:rPr>
        <w:t>contra</w:t>
      </w:r>
      <w:r>
        <w:rPr>
          <w:b/>
          <w:bCs/>
          <w:sz w:val="24"/>
        </w:rPr>
        <w:t xml:space="preserve">, </w:t>
      </w:r>
      <w:r>
        <w:rPr>
          <w:b/>
          <w:bCs/>
          <w:sz w:val="24"/>
          <w:lang w:val="en-US"/>
        </w:rPr>
        <w:t>de</w:t>
      </w:r>
      <w:r>
        <w:rPr>
          <w:sz w:val="24"/>
        </w:rPr>
        <w:t>—защищать отчего-либо, кого-либо</w:t>
      </w:r>
    </w:p>
    <w:p>
      <w:pPr>
        <w:pStyle w:val="Normal1"/>
        <w:spacing w:lineRule="auto" w:line="240"/>
        <w:ind w:firstLine="284" w:end="0"/>
        <w:rPr/>
      </w:pPr>
      <w:r>
        <w:rPr>
          <w:sz w:val="24"/>
        </w:rPr>
        <w:t xml:space="preserve">                              </w:t>
      </w:r>
      <w:r>
        <w:rPr>
          <w:sz w:val="24"/>
          <w:lang w:val="en-US"/>
        </w:rPr>
        <w:t xml:space="preserve">(~ a uno </w:t>
      </w:r>
      <w:r>
        <w:rPr>
          <w:i/>
          <w:iCs/>
          <w:sz w:val="24"/>
          <w:lang w:val="en-US"/>
        </w:rPr>
        <w:t>contra, de</w:t>
      </w:r>
      <w:r>
        <w:rPr>
          <w:sz w:val="24"/>
          <w:lang w:val="en-US"/>
        </w:rPr>
        <w:t xml:space="preserve"> sus contraries)</w:t>
      </w:r>
    </w:p>
    <w:p>
      <w:pPr>
        <w:pStyle w:val="Normal1"/>
        <w:spacing w:lineRule="auto" w:line="240"/>
        <w:ind w:firstLine="284" w:end="0"/>
        <w:rPr/>
      </w:pPr>
      <w:r>
        <w:rPr>
          <w:sz w:val="24"/>
          <w:lang w:val="en-US"/>
        </w:rPr>
        <w:t>Defraudar</w:t>
      </w:r>
      <w:r>
        <w:rPr>
          <w:sz w:val="24"/>
        </w:rPr>
        <w:t xml:space="preserve"> </w:t>
      </w:r>
      <w:r>
        <w:rPr>
          <w:b/>
          <w:bCs/>
          <w:sz w:val="24"/>
          <w:lang w:val="en-US"/>
        </w:rPr>
        <w:t>en</w:t>
      </w:r>
      <w:r>
        <w:rPr>
          <w:sz w:val="24"/>
        </w:rPr>
        <w:t xml:space="preserve"> — обмануть в чем-либо, не оправдать надежд </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las esperanzas)</w:t>
      </w:r>
    </w:p>
    <w:p>
      <w:pPr>
        <w:pStyle w:val="Normal1"/>
        <w:spacing w:lineRule="auto" w:line="240"/>
        <w:ind w:firstLine="284" w:end="0"/>
        <w:rPr/>
      </w:pPr>
      <w:r>
        <w:rPr>
          <w:sz w:val="24"/>
          <w:lang w:val="en-US"/>
        </w:rPr>
        <w:t>Dejar</w:t>
      </w:r>
      <w:r>
        <w:rPr>
          <w:sz w:val="24"/>
        </w:rPr>
        <w:t xml:space="preserve"> </w:t>
      </w:r>
      <w:r>
        <w:rPr>
          <w:b/>
          <w:bCs/>
          <w:sz w:val="24"/>
          <w:lang w:val="en-US"/>
        </w:rPr>
        <w:t>de</w:t>
      </w:r>
      <w:r>
        <w:rPr>
          <w:sz w:val="24"/>
        </w:rPr>
        <w:t xml:space="preserve"> + </w:t>
      </w:r>
      <w:r>
        <w:rPr>
          <w:i/>
          <w:iCs/>
          <w:sz w:val="24"/>
        </w:rPr>
        <w:t>infinitivo</w:t>
      </w:r>
      <w:r>
        <w:rPr>
          <w:sz w:val="24"/>
        </w:rPr>
        <w:t xml:space="preserve"> —.перестать, бросить что-либо делать</w:t>
      </w:r>
    </w:p>
    <w:p>
      <w:pPr>
        <w:pStyle w:val="Normal1"/>
        <w:spacing w:lineRule="auto" w:line="240"/>
        <w:ind w:firstLine="284" w:end="0"/>
        <w:rPr/>
      </w:pPr>
      <w:r>
        <w:rPr>
          <w:sz w:val="24"/>
        </w:rPr>
        <w:t xml:space="preserve">                             </w:t>
      </w:r>
      <w:r>
        <w:rPr>
          <w:sz w:val="24"/>
        </w:rPr>
        <w:t>(~</w:t>
      </w:r>
      <w:r>
        <w:rPr>
          <w:i/>
          <w:iCs/>
          <w:sz w:val="24"/>
          <w:lang w:val="en-US"/>
        </w:rPr>
        <w:t>de</w:t>
      </w:r>
      <w:r>
        <w:rPr>
          <w:sz w:val="24"/>
        </w:rPr>
        <w:t xml:space="preserve"> </w:t>
      </w:r>
      <w:r>
        <w:rPr>
          <w:sz w:val="24"/>
          <w:lang w:val="en-US"/>
        </w:rPr>
        <w:t>eseribir</w:t>
      </w:r>
      <w:r>
        <w:rPr>
          <w:sz w:val="24"/>
        </w:rPr>
        <w:t xml:space="preserve">) </w:t>
      </w:r>
    </w:p>
    <w:p>
      <w:pPr>
        <w:pStyle w:val="Normal1"/>
        <w:spacing w:lineRule="auto" w:line="240"/>
        <w:ind w:firstLine="284" w:end="0"/>
        <w:rPr/>
      </w:pPr>
      <w:r>
        <w:rPr>
          <w:sz w:val="24"/>
          <w:lang w:val="en-US"/>
        </w:rPr>
        <w:t>No</w:t>
      </w:r>
      <w:r>
        <w:rPr>
          <w:sz w:val="24"/>
        </w:rPr>
        <w:t xml:space="preserve"> </w:t>
      </w:r>
      <w:r>
        <w:rPr>
          <w:sz w:val="24"/>
          <w:lang w:val="en-US"/>
        </w:rPr>
        <w:t>dejar</w:t>
      </w:r>
      <w:r>
        <w:rPr>
          <w:sz w:val="24"/>
        </w:rPr>
        <w:t xml:space="preserve"> </w:t>
      </w:r>
      <w:r>
        <w:rPr>
          <w:b/>
          <w:bCs/>
          <w:sz w:val="24"/>
          <w:lang w:val="en-US"/>
        </w:rPr>
        <w:t>de</w:t>
      </w:r>
      <w:r>
        <w:rPr>
          <w:sz w:val="24"/>
        </w:rPr>
        <w:t xml:space="preserve"> + </w:t>
      </w:r>
      <w:r>
        <w:rPr>
          <w:i/>
          <w:iCs/>
          <w:sz w:val="24"/>
          <w:lang w:val="en-US"/>
        </w:rPr>
        <w:t>infinitivo</w:t>
      </w:r>
      <w:r>
        <w:rPr>
          <w:sz w:val="24"/>
        </w:rPr>
        <w:t xml:space="preserve"> — не преминуть что-либо сделать, сделать что-либо обязательно</w:t>
      </w:r>
    </w:p>
    <w:p>
      <w:pPr>
        <w:pStyle w:val="Normal1"/>
        <w:spacing w:lineRule="auto" w:line="240"/>
        <w:ind w:firstLine="284" w:end="0"/>
        <w:rPr/>
      </w:pPr>
      <w:r>
        <w:rPr>
          <w:sz w:val="24"/>
        </w:rPr>
        <w:t xml:space="preserve">                             </w:t>
      </w:r>
      <w:r>
        <w:rPr>
          <w:sz w:val="24"/>
          <w:lang w:val="en-US"/>
        </w:rPr>
        <w:t xml:space="preserve">(No dejaré </w:t>
      </w:r>
      <w:r>
        <w:rPr>
          <w:i/>
          <w:iCs/>
          <w:sz w:val="24"/>
          <w:lang w:val="en-US"/>
        </w:rPr>
        <w:t>de</w:t>
      </w:r>
      <w:r>
        <w:rPr>
          <w:sz w:val="24"/>
          <w:lang w:val="en-US"/>
        </w:rPr>
        <w:t xml:space="preserve"> venir mañana)</w:t>
      </w:r>
    </w:p>
    <w:p>
      <w:pPr>
        <w:pStyle w:val="Normal1"/>
        <w:spacing w:lineRule="auto" w:line="240"/>
        <w:ind w:firstLine="284" w:end="0"/>
        <w:rPr/>
      </w:pPr>
      <w:r>
        <w:rPr>
          <w:sz w:val="24"/>
          <w:lang w:val="en-US"/>
        </w:rPr>
        <w:t>Dejar</w:t>
      </w:r>
      <w:r>
        <w:rPr>
          <w:sz w:val="24"/>
        </w:rPr>
        <w:t xml:space="preserve"> </w:t>
      </w:r>
      <w:r>
        <w:rPr>
          <w:b/>
          <w:bCs/>
          <w:sz w:val="24"/>
          <w:lang w:val="en-US"/>
        </w:rPr>
        <w:t>para</w:t>
      </w:r>
      <w:r>
        <w:rPr>
          <w:sz w:val="24"/>
        </w:rPr>
        <w:t xml:space="preserve"> — оставить для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para</w:t>
      </w:r>
      <w:r>
        <w:rPr>
          <w:sz w:val="24"/>
          <w:lang w:val="en-US"/>
        </w:rPr>
        <w:t xml:space="preserve"> su hermana);</w:t>
      </w:r>
    </w:p>
    <w:p>
      <w:pPr>
        <w:pStyle w:val="Normal1"/>
        <w:spacing w:lineRule="auto" w:line="240"/>
        <w:ind w:firstLine="284" w:end="0"/>
        <w:rPr/>
      </w:pPr>
      <w:r>
        <w:rPr>
          <w:sz w:val="24"/>
          <w:lang w:val="en-US"/>
        </w:rPr>
        <w:t xml:space="preserve">                            </w:t>
      </w:r>
      <w:r>
        <w:rPr>
          <w:sz w:val="24"/>
        </w:rPr>
        <w:t xml:space="preserve">оставить, отложить на какое-либо время </w:t>
      </w:r>
    </w:p>
    <w:p>
      <w:pPr>
        <w:pStyle w:val="Normal1"/>
        <w:spacing w:lineRule="auto" w:line="240"/>
        <w:ind w:firstLine="284" w:end="0"/>
        <w:rPr/>
      </w:pPr>
      <w:r>
        <w:rPr>
          <w:sz w:val="24"/>
        </w:rPr>
        <w:t xml:space="preserve">                               </w:t>
      </w:r>
      <w:r>
        <w:rPr>
          <w:sz w:val="24"/>
        </w:rPr>
        <w:t xml:space="preserve">(~ </w:t>
      </w:r>
      <w:r>
        <w:rPr>
          <w:i/>
          <w:iCs/>
          <w:sz w:val="24"/>
          <w:lang w:val="en-US"/>
        </w:rPr>
        <w:t>para</w:t>
      </w:r>
      <w:r>
        <w:rPr>
          <w:sz w:val="24"/>
        </w:rPr>
        <w:t xml:space="preserve"> </w:t>
      </w:r>
      <w:r>
        <w:rPr>
          <w:sz w:val="24"/>
          <w:lang w:val="en-US"/>
        </w:rPr>
        <w:t>ma</w:t>
      </w:r>
      <w:r>
        <w:rPr>
          <w:sz w:val="24"/>
        </w:rPr>
        <w:t>ñ</w:t>
      </w:r>
      <w:r>
        <w:rPr>
          <w:sz w:val="24"/>
          <w:lang w:val="en-US"/>
        </w:rPr>
        <w:t>ana</w:t>
      </w:r>
      <w:r>
        <w:rPr>
          <w:sz w:val="24"/>
        </w:rPr>
        <w:t>)</w:t>
      </w:r>
    </w:p>
    <w:p>
      <w:pPr>
        <w:pStyle w:val="Normal1"/>
        <w:spacing w:lineRule="auto" w:line="240"/>
        <w:ind w:firstLine="284" w:end="0"/>
        <w:rPr/>
      </w:pPr>
      <w:r>
        <w:rPr>
          <w:sz w:val="24"/>
          <w:lang w:val="en-US"/>
        </w:rPr>
        <w:t>Delatar</w:t>
      </w:r>
      <w:r>
        <w:rPr>
          <w:sz w:val="24"/>
        </w:rPr>
        <w:t xml:space="preserve"> </w:t>
      </w:r>
      <w:r>
        <w:rPr>
          <w:b/>
          <w:bCs/>
          <w:sz w:val="24"/>
          <w:lang w:val="en-US"/>
        </w:rPr>
        <w:t>a</w:t>
      </w:r>
      <w:r>
        <w:rPr>
          <w:sz w:val="24"/>
        </w:rPr>
        <w:t xml:space="preserve"> — выдавать что-либо, кого-либо кому-либо </w:t>
      </w:r>
    </w:p>
    <w:p>
      <w:pPr>
        <w:pStyle w:val="Normal1"/>
        <w:spacing w:lineRule="auto" w:line="240"/>
        <w:ind w:firstLine="284" w:end="0"/>
        <w:rPr/>
      </w:pPr>
      <w:r>
        <w:rPr>
          <w:sz w:val="24"/>
        </w:rPr>
        <w:t xml:space="preserve">                                </w:t>
      </w:r>
      <w:r>
        <w:rPr>
          <w:sz w:val="24"/>
          <w:lang w:val="en-US"/>
        </w:rPr>
        <w:t xml:space="preserve">(~un crimen </w:t>
      </w:r>
      <w:r>
        <w:rPr>
          <w:i/>
          <w:iCs/>
          <w:sz w:val="24"/>
          <w:lang w:val="en-US"/>
        </w:rPr>
        <w:t>al</w:t>
      </w:r>
      <w:r>
        <w:rPr>
          <w:sz w:val="24"/>
          <w:lang w:val="en-US"/>
        </w:rPr>
        <w:t xml:space="preserve"> juez)</w:t>
      </w:r>
    </w:p>
    <w:p>
      <w:pPr>
        <w:pStyle w:val="Normal1"/>
        <w:spacing w:lineRule="auto" w:line="240"/>
        <w:ind w:firstLine="284" w:end="0"/>
        <w:rPr/>
      </w:pPr>
      <w:r>
        <w:rPr>
          <w:sz w:val="24"/>
          <w:lang w:val="en-US"/>
        </w:rPr>
        <w:t>Deleitarse</w:t>
      </w:r>
      <w:r>
        <w:rPr>
          <w:sz w:val="24"/>
        </w:rPr>
        <w:t xml:space="preserve"> </w:t>
      </w:r>
      <w:r>
        <w:rPr>
          <w:b/>
          <w:bCs/>
          <w:sz w:val="24"/>
          <w:lang w:val="en-US"/>
        </w:rPr>
        <w:t>con</w:t>
      </w:r>
      <w:r>
        <w:rPr>
          <w:sz w:val="24"/>
        </w:rPr>
        <w:t xml:space="preserve"> — наслаждаться, восхищаться чем-либо </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la vista de la ciudad)</w:t>
      </w:r>
    </w:p>
    <w:p>
      <w:pPr>
        <w:pStyle w:val="Normal1"/>
        <w:spacing w:lineRule="auto" w:line="240"/>
        <w:ind w:firstLine="284" w:end="0"/>
        <w:rPr/>
      </w:pPr>
      <w:r>
        <w:rPr>
          <w:sz w:val="24"/>
          <w:lang w:val="en-US"/>
        </w:rPr>
        <w:t>Deliberar</w:t>
      </w:r>
      <w:r>
        <w:rPr>
          <w:sz w:val="24"/>
        </w:rPr>
        <w:t xml:space="preserve"> </w:t>
      </w:r>
      <w:r>
        <w:rPr>
          <w:b/>
          <w:bCs/>
          <w:sz w:val="24"/>
          <w:lang w:val="en-US"/>
        </w:rPr>
        <w:t>entre</w:t>
      </w:r>
      <w:r>
        <w:rPr>
          <w:sz w:val="24"/>
        </w:rPr>
        <w:t xml:space="preserve"> — обсуждать, совещаться с кем-либо</w:t>
      </w:r>
    </w:p>
    <w:p>
      <w:pPr>
        <w:pStyle w:val="Normal1"/>
        <w:spacing w:lineRule="auto" w:line="240"/>
        <w:ind w:firstLine="284" w:end="0"/>
        <w:rPr/>
      </w:pPr>
      <w:r>
        <w:rPr>
          <w:sz w:val="24"/>
        </w:rPr>
        <w:t xml:space="preserve">                                  </w:t>
      </w:r>
      <w:r>
        <w:rPr>
          <w:sz w:val="24"/>
        </w:rPr>
        <w:t xml:space="preserve">(~ </w:t>
      </w:r>
      <w:r>
        <w:rPr>
          <w:i/>
          <w:iCs/>
          <w:sz w:val="24"/>
          <w:lang w:val="en-US"/>
        </w:rPr>
        <w:t>entre</w:t>
      </w:r>
      <w:r>
        <w:rPr>
          <w:sz w:val="24"/>
        </w:rPr>
        <w:t xml:space="preserve"> </w:t>
      </w:r>
      <w:r>
        <w:rPr>
          <w:sz w:val="24"/>
          <w:lang w:val="en-US"/>
        </w:rPr>
        <w:t>amigos</w:t>
      </w:r>
      <w:r>
        <w:rPr>
          <w:sz w:val="24"/>
        </w:rPr>
        <w:t>)</w:t>
      </w:r>
    </w:p>
    <w:p>
      <w:pPr>
        <w:pStyle w:val="Normal1"/>
        <w:spacing w:lineRule="auto" w:line="240"/>
        <w:ind w:firstLine="709" w:end="0"/>
        <w:rPr/>
      </w:pPr>
      <w:r>
        <w:rPr>
          <w:b/>
          <w:bCs/>
          <w:sz w:val="24"/>
          <w:lang w:val="en-US"/>
        </w:rPr>
        <w:t>sobre</w:t>
      </w:r>
      <w:r>
        <w:rPr>
          <w:sz w:val="24"/>
        </w:rPr>
        <w:t xml:space="preserve"> — размышлять, совещаться о чем-либо, обсуждать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sobre</w:t>
      </w:r>
      <w:r>
        <w:rPr>
          <w:sz w:val="24"/>
          <w:lang w:val="en-US"/>
        </w:rPr>
        <w:t xml:space="preserve"> el asunto) </w:t>
      </w:r>
    </w:p>
    <w:p>
      <w:pPr>
        <w:pStyle w:val="Normal1"/>
        <w:spacing w:lineRule="auto" w:line="240"/>
        <w:ind w:firstLine="284" w:end="0"/>
        <w:rPr/>
      </w:pPr>
      <w:r>
        <w:rPr>
          <w:sz w:val="24"/>
          <w:lang w:val="en-US"/>
        </w:rPr>
        <w:t>Delirar</w:t>
      </w:r>
      <w:r>
        <w:rPr>
          <w:sz w:val="24"/>
        </w:rPr>
        <w:t xml:space="preserve"> </w:t>
      </w:r>
      <w:r>
        <w:rPr>
          <w:b/>
          <w:bCs/>
          <w:sz w:val="24"/>
          <w:lang w:val="en-US"/>
        </w:rPr>
        <w:t>en</w:t>
      </w:r>
      <w:r>
        <w:rPr>
          <w:b/>
          <w:bCs/>
          <w:sz w:val="24"/>
        </w:rPr>
        <w:t>, ро</w:t>
      </w:r>
      <w:r>
        <w:rPr>
          <w:b/>
          <w:bCs/>
          <w:sz w:val="24"/>
          <w:lang w:val="en-US"/>
        </w:rPr>
        <w:t>r</w:t>
      </w:r>
      <w:r>
        <w:rPr>
          <w:sz w:val="24"/>
        </w:rPr>
        <w:t xml:space="preserve"> — бредить чем-либо, быть без ума от чего-либо</w:t>
      </w:r>
    </w:p>
    <w:p>
      <w:pPr>
        <w:pStyle w:val="Normal1"/>
        <w:spacing w:lineRule="auto" w:line="240"/>
        <w:ind w:firstLine="284"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la música) </w:t>
      </w:r>
    </w:p>
    <w:p>
      <w:pPr>
        <w:pStyle w:val="Normal1"/>
        <w:spacing w:lineRule="auto" w:line="240"/>
        <w:ind w:firstLine="284" w:end="0"/>
        <w:rPr/>
      </w:pPr>
      <w:r>
        <w:rPr>
          <w:sz w:val="24"/>
          <w:lang w:val="en-US"/>
        </w:rPr>
        <w:t>Depender</w:t>
      </w:r>
      <w:r>
        <w:rPr>
          <w:sz w:val="24"/>
        </w:rPr>
        <w:t xml:space="preserve"> </w:t>
      </w:r>
      <w:r>
        <w:rPr>
          <w:b/>
          <w:bCs/>
          <w:sz w:val="24"/>
          <w:lang w:val="en-US"/>
        </w:rPr>
        <w:t>de</w:t>
      </w:r>
      <w:r>
        <w:rPr>
          <w:sz w:val="24"/>
        </w:rPr>
        <w:t xml:space="preserve"> — зависеть от кого-либо,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las circunstancias) </w:t>
      </w:r>
    </w:p>
    <w:p>
      <w:pPr>
        <w:pStyle w:val="Normal1"/>
        <w:spacing w:lineRule="auto" w:line="240"/>
        <w:ind w:firstLine="284" w:end="0"/>
        <w:rPr/>
      </w:pPr>
      <w:r>
        <w:rPr>
          <w:sz w:val="24"/>
          <w:lang w:val="en-US"/>
        </w:rPr>
        <w:t>Deponer</w:t>
      </w:r>
      <w:r>
        <w:rPr>
          <w:sz w:val="24"/>
        </w:rPr>
        <w:t xml:space="preserve"> </w:t>
      </w:r>
      <w:r>
        <w:rPr>
          <w:b/>
          <w:bCs/>
          <w:sz w:val="24"/>
          <w:lang w:val="en-US"/>
        </w:rPr>
        <w:t>contra</w:t>
      </w:r>
      <w:r>
        <w:rPr>
          <w:sz w:val="24"/>
        </w:rPr>
        <w:t xml:space="preserve"> — давать показания против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contra</w:t>
      </w:r>
      <w:r>
        <w:rPr>
          <w:sz w:val="24"/>
          <w:lang w:val="en-US"/>
        </w:rPr>
        <w:t xml:space="preserve"> el acusado) </w:t>
      </w:r>
    </w:p>
    <w:p>
      <w:pPr>
        <w:pStyle w:val="Normal1"/>
        <w:spacing w:lineRule="auto" w:line="240"/>
        <w:ind w:firstLine="709" w:end="0"/>
        <w:rPr/>
      </w:pPr>
      <w:r>
        <w:rPr>
          <w:b/>
          <w:bCs/>
          <w:sz w:val="24"/>
          <w:lang w:val="en-US"/>
        </w:rPr>
        <w:t>de</w:t>
      </w:r>
      <w:r>
        <w:rPr>
          <w:sz w:val="24"/>
        </w:rPr>
        <w:t xml:space="preserve"> — лишать звания, снимать (с должности и т.д.)</w:t>
      </w:r>
    </w:p>
    <w:p>
      <w:pPr>
        <w:pStyle w:val="Normal1"/>
        <w:spacing w:lineRule="auto" w:line="240"/>
        <w:ind w:firstLine="709" w:end="0"/>
        <w:rPr/>
      </w:pPr>
      <w:r>
        <w:rPr>
          <w:sz w:val="24"/>
        </w:rPr>
        <w:t xml:space="preserve">                                     </w:t>
      </w:r>
      <w:r>
        <w:rPr>
          <w:sz w:val="24"/>
          <w:lang w:val="en-US"/>
        </w:rPr>
        <w:t xml:space="preserve">(~ a alguno </w:t>
      </w:r>
      <w:r>
        <w:rPr>
          <w:i/>
          <w:iCs/>
          <w:sz w:val="24"/>
          <w:lang w:val="en-US"/>
        </w:rPr>
        <w:t>de</w:t>
      </w:r>
      <w:r>
        <w:rPr>
          <w:sz w:val="24"/>
          <w:lang w:val="en-US"/>
        </w:rPr>
        <w:t xml:space="preserve"> su cargo) </w:t>
      </w:r>
    </w:p>
    <w:p>
      <w:pPr>
        <w:pStyle w:val="Normal1"/>
        <w:spacing w:lineRule="auto" w:line="240"/>
        <w:ind w:firstLine="709" w:end="0"/>
        <w:rPr/>
      </w:pPr>
      <w:r>
        <w:rPr>
          <w:b/>
          <w:bCs/>
          <w:sz w:val="24"/>
          <w:lang w:val="en-US"/>
        </w:rPr>
        <w:t>en</w:t>
      </w:r>
      <w:r>
        <w:rPr>
          <w:sz w:val="24"/>
        </w:rPr>
        <w:t xml:space="preserve"> — давать показания где-либо</w:t>
      </w:r>
    </w:p>
    <w:p>
      <w:pPr>
        <w:pStyle w:val="Normal1"/>
        <w:spacing w:lineRule="auto" w:line="240"/>
        <w:ind w:firstLine="709" w:end="0"/>
        <w:rPr/>
      </w:pPr>
      <w:r>
        <w:rPr>
          <w:sz w:val="24"/>
        </w:rPr>
        <w:t xml:space="preserve">                                      </w:t>
      </w:r>
      <w:r>
        <w:rPr>
          <w:sz w:val="24"/>
        </w:rPr>
        <w:t xml:space="preserve">(~ </w:t>
      </w:r>
      <w:r>
        <w:rPr>
          <w:i/>
          <w:iCs/>
          <w:sz w:val="24"/>
          <w:lang w:val="en-US"/>
        </w:rPr>
        <w:t>en</w:t>
      </w:r>
      <w:r>
        <w:rPr>
          <w:sz w:val="24"/>
        </w:rPr>
        <w:t xml:space="preserve"> </w:t>
      </w:r>
      <w:r>
        <w:rPr>
          <w:sz w:val="24"/>
          <w:lang w:val="en-US"/>
        </w:rPr>
        <w:t>juicio</w:t>
      </w:r>
      <w:r>
        <w:rPr>
          <w:sz w:val="24"/>
        </w:rPr>
        <w:t xml:space="preserve">) </w:t>
      </w:r>
    </w:p>
    <w:p>
      <w:pPr>
        <w:pStyle w:val="Normal1"/>
        <w:spacing w:lineRule="auto" w:line="240"/>
        <w:ind w:firstLine="284" w:end="0"/>
        <w:rPr/>
      </w:pPr>
      <w:r>
        <w:rPr>
          <w:sz w:val="24"/>
          <w:lang w:val="en-US"/>
        </w:rPr>
        <w:t>Depositar</w:t>
      </w:r>
      <w:r>
        <w:rPr>
          <w:sz w:val="24"/>
        </w:rPr>
        <w:t xml:space="preserve"> </w:t>
      </w:r>
      <w:r>
        <w:rPr>
          <w:b/>
          <w:bCs/>
          <w:sz w:val="24"/>
          <w:lang w:val="en-US"/>
        </w:rPr>
        <w:t>en</w:t>
      </w:r>
      <w:r>
        <w:rPr>
          <w:sz w:val="24"/>
        </w:rPr>
        <w:t xml:space="preserve"> — делать вклад, помещать</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el banco)</w:t>
      </w:r>
    </w:p>
    <w:p>
      <w:pPr>
        <w:pStyle w:val="Normal1"/>
        <w:spacing w:lineRule="auto" w:line="240"/>
        <w:ind w:firstLine="284" w:end="0"/>
        <w:rPr/>
      </w:pPr>
      <w:r>
        <w:rPr>
          <w:sz w:val="24"/>
          <w:lang w:val="en-US"/>
        </w:rPr>
        <w:t>Derramar</w:t>
      </w:r>
      <w:r>
        <w:rPr>
          <w:sz w:val="24"/>
        </w:rPr>
        <w:t>(</w:t>
      </w:r>
      <w:r>
        <w:rPr>
          <w:sz w:val="24"/>
          <w:lang w:val="en-US"/>
        </w:rPr>
        <w:t>se</w:t>
      </w:r>
      <w:r>
        <w:rPr>
          <w:sz w:val="24"/>
        </w:rPr>
        <w:t xml:space="preserve">) </w:t>
      </w:r>
      <w:r>
        <w:rPr>
          <w:b/>
          <w:bCs/>
          <w:sz w:val="24"/>
          <w:lang w:val="en-US"/>
        </w:rPr>
        <w:t>a</w:t>
      </w:r>
      <w:r>
        <w:rPr>
          <w:b/>
          <w:bCs/>
          <w:sz w:val="24"/>
        </w:rPr>
        <w:t xml:space="preserve">, </w:t>
      </w:r>
      <w:r>
        <w:rPr>
          <w:b/>
          <w:bCs/>
          <w:sz w:val="24"/>
          <w:lang w:val="en-US"/>
        </w:rPr>
        <w:t>en</w:t>
      </w:r>
      <w:r>
        <w:rPr>
          <w:b/>
          <w:bCs/>
          <w:sz w:val="24"/>
        </w:rPr>
        <w:t>, ро</w:t>
      </w:r>
      <w:r>
        <w:rPr>
          <w:b/>
          <w:bCs/>
          <w:sz w:val="24"/>
          <w:lang w:val="en-US"/>
        </w:rPr>
        <w:t>r</w:t>
      </w:r>
      <w:r>
        <w:rPr>
          <w:sz w:val="24"/>
        </w:rPr>
        <w:t xml:space="preserve"> — проливаться), на что-либо, разливать(ся) по чему-либо</w:t>
      </w:r>
    </w:p>
    <w:p>
      <w:pPr>
        <w:pStyle w:val="Normal1"/>
        <w:spacing w:lineRule="auto" w:line="240"/>
        <w:ind w:firstLine="284" w:end="0"/>
        <w:rPr/>
      </w:pPr>
      <w:r>
        <w:rPr>
          <w:sz w:val="24"/>
        </w:rPr>
        <w:t xml:space="preserve">                                      </w:t>
      </w:r>
      <w:r>
        <w:rPr>
          <w:sz w:val="24"/>
          <w:lang w:val="en-US"/>
        </w:rPr>
        <w:t xml:space="preserve">(~ </w:t>
      </w:r>
      <w:r>
        <w:rPr>
          <w:i/>
          <w:iCs/>
          <w:sz w:val="24"/>
        </w:rPr>
        <w:t>а</w:t>
      </w:r>
      <w:r>
        <w:rPr>
          <w:i/>
          <w:iCs/>
          <w:sz w:val="24"/>
          <w:lang w:val="en-US"/>
        </w:rPr>
        <w:t xml:space="preserve">, </w:t>
      </w:r>
      <w:r>
        <w:rPr>
          <w:i/>
          <w:iCs/>
          <w:sz w:val="24"/>
        </w:rPr>
        <w:t>е</w:t>
      </w:r>
      <w:r>
        <w:rPr>
          <w:i/>
          <w:iCs/>
          <w:sz w:val="24"/>
          <w:lang w:val="en-US"/>
        </w:rPr>
        <w:t xml:space="preserve">n, </w:t>
      </w:r>
      <w:r>
        <w:rPr>
          <w:i/>
          <w:iCs/>
          <w:sz w:val="24"/>
        </w:rPr>
        <w:t>ро</w:t>
      </w:r>
      <w:r>
        <w:rPr>
          <w:i/>
          <w:iCs/>
          <w:sz w:val="24"/>
          <w:lang w:val="en-US"/>
        </w:rPr>
        <w:t>r</w:t>
      </w:r>
      <w:r>
        <w:rPr>
          <w:sz w:val="24"/>
          <w:lang w:val="en-US"/>
        </w:rPr>
        <w:t xml:space="preserve"> el suelo) </w:t>
      </w:r>
    </w:p>
    <w:p>
      <w:pPr>
        <w:pStyle w:val="Normal1"/>
        <w:spacing w:lineRule="auto" w:line="240"/>
        <w:ind w:firstLine="284" w:end="0"/>
        <w:rPr/>
      </w:pPr>
      <w:r>
        <w:rPr>
          <w:sz w:val="24"/>
          <w:lang w:val="en-US"/>
        </w:rPr>
        <w:t>Desabrirse</w:t>
      </w:r>
      <w:r>
        <w:rPr>
          <w:sz w:val="24"/>
        </w:rPr>
        <w:t xml:space="preserve"> </w:t>
      </w:r>
      <w:r>
        <w:rPr>
          <w:b/>
          <w:bCs/>
          <w:sz w:val="24"/>
          <w:lang w:val="en-US"/>
        </w:rPr>
        <w:t>con</w:t>
      </w:r>
      <w:r>
        <w:rPr>
          <w:sz w:val="24"/>
        </w:rPr>
        <w:t xml:space="preserve"> — сердиться на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su amiga)</w:t>
      </w:r>
    </w:p>
    <w:p>
      <w:pPr>
        <w:pStyle w:val="Normal1"/>
        <w:spacing w:lineRule="auto" w:line="240"/>
        <w:ind w:hanging="1984" w:start="2268" w:end="0"/>
        <w:rPr/>
      </w:pPr>
      <w:r>
        <w:rPr>
          <w:sz w:val="24"/>
          <w:lang w:val="en-US"/>
        </w:rPr>
        <w:t>Desacreditar</w:t>
      </w:r>
      <w:r>
        <w:rPr>
          <w:sz w:val="24"/>
        </w:rPr>
        <w:t>(</w:t>
      </w:r>
      <w:r>
        <w:rPr>
          <w:sz w:val="24"/>
          <w:lang w:val="en-US"/>
        </w:rPr>
        <w:t>se</w:t>
      </w:r>
      <w:r>
        <w:rPr>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дискредитировать себя перед кем-либо, ронять свое    достоинство</w:t>
      </w:r>
    </w:p>
    <w:p>
      <w:pPr>
        <w:pStyle w:val="Normal1"/>
        <w:spacing w:lineRule="auto" w:line="240"/>
        <w:ind w:firstLine="284" w:end="0"/>
        <w:rPr/>
      </w:pPr>
      <w:r>
        <w:rPr>
          <w:sz w:val="24"/>
        </w:rPr>
        <w:t xml:space="preserve">                                    </w:t>
      </w:r>
      <w:r>
        <w:rPr>
          <w:sz w:val="24"/>
          <w:lang w:val="en-US"/>
        </w:rPr>
        <w:t xml:space="preserve">(~ </w:t>
      </w:r>
      <w:r>
        <w:rPr>
          <w:i/>
          <w:iCs/>
          <w:sz w:val="24"/>
          <w:lang w:val="en-US"/>
        </w:rPr>
        <w:t>con, para, para con</w:t>
      </w:r>
      <w:r>
        <w:rPr>
          <w:sz w:val="24"/>
          <w:lang w:val="en-US"/>
        </w:rPr>
        <w:t xml:space="preserve"> los companeros) </w:t>
      </w:r>
    </w:p>
    <w:p>
      <w:pPr>
        <w:pStyle w:val="Normal1"/>
        <w:spacing w:lineRule="auto" w:line="240"/>
        <w:ind w:firstLine="709" w:end="0"/>
        <w:rPr/>
      </w:pPr>
      <w:r>
        <w:rPr>
          <w:b/>
          <w:bCs/>
          <w:sz w:val="24"/>
          <w:lang w:val="en-US"/>
        </w:rPr>
        <w:t>entre</w:t>
      </w:r>
      <w:r>
        <w:rPr>
          <w:sz w:val="24"/>
        </w:rPr>
        <w:t xml:space="preserve"> — потерять чье-либо доверие</w:t>
      </w:r>
    </w:p>
    <w:p>
      <w:pPr>
        <w:pStyle w:val="Normal1"/>
        <w:spacing w:lineRule="auto" w:line="240"/>
        <w:ind w:firstLine="284" w:end="0"/>
        <w:rPr/>
      </w:pPr>
      <w:r>
        <w:rPr>
          <w:sz w:val="24"/>
        </w:rPr>
        <w:t xml:space="preserve">                                 </w:t>
      </w:r>
      <w:r>
        <w:rPr>
          <w:sz w:val="24"/>
          <w:lang w:val="en-US"/>
        </w:rPr>
        <w:t xml:space="preserve">(~ </w:t>
      </w:r>
      <w:r>
        <w:rPr>
          <w:i/>
          <w:iCs/>
          <w:sz w:val="24"/>
          <w:lang w:val="en-US"/>
        </w:rPr>
        <w:t>entre</w:t>
      </w:r>
      <w:r>
        <w:rPr>
          <w:sz w:val="24"/>
          <w:lang w:val="en-US"/>
        </w:rPr>
        <w:t xml:space="preserve"> los amigos) </w:t>
      </w:r>
    </w:p>
    <w:p>
      <w:pPr>
        <w:pStyle w:val="Normal1"/>
        <w:spacing w:lineRule="auto" w:line="240"/>
        <w:ind w:firstLine="284" w:end="0"/>
        <w:rPr/>
      </w:pPr>
      <w:r>
        <w:rPr>
          <w:sz w:val="24"/>
          <w:lang w:val="en-US"/>
        </w:rPr>
        <w:t>Desahogarse</w:t>
      </w:r>
      <w:r>
        <w:rPr>
          <w:sz w:val="24"/>
        </w:rPr>
        <w:t xml:space="preserve"> </w:t>
      </w:r>
      <w:r>
        <w:rPr>
          <w:sz w:val="24"/>
          <w:lang w:val="en-US"/>
        </w:rPr>
        <w:t>con</w:t>
      </w:r>
      <w:r>
        <w:rPr>
          <w:sz w:val="24"/>
        </w:rPr>
        <w:t xml:space="preserve"> — облегчать, изливать душу перед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un companero) </w:t>
      </w:r>
    </w:p>
    <w:p>
      <w:pPr>
        <w:pStyle w:val="Normal1"/>
        <w:spacing w:lineRule="auto" w:line="240"/>
        <w:ind w:firstLine="709" w:end="0"/>
        <w:rPr/>
      </w:pPr>
      <w:r>
        <w:rPr>
          <w:b/>
          <w:bCs/>
          <w:sz w:val="24"/>
          <w:lang w:val="en-US"/>
        </w:rPr>
        <w:t>de</w:t>
      </w:r>
      <w:r>
        <w:rPr>
          <w:sz w:val="24"/>
        </w:rPr>
        <w:t xml:space="preserve"> — освобождаться от чего-либо   </w:t>
      </w:r>
    </w:p>
    <w:p>
      <w:pPr>
        <w:pStyle w:val="Normal1"/>
        <w:spacing w:lineRule="auto" w:line="240"/>
        <w:ind w:firstLine="284" w:end="0"/>
        <w:rPr/>
      </w:pPr>
      <w:r>
        <w:rPr>
          <w:sz w:val="24"/>
        </w:rPr>
        <w:t xml:space="preserve">                             </w:t>
      </w:r>
      <w:r>
        <w:rPr>
          <w:sz w:val="24"/>
          <w:lang w:val="en-US"/>
        </w:rPr>
        <w:t xml:space="preserve">(~ de su </w:t>
      </w:r>
      <w:r>
        <w:rPr>
          <w:sz w:val="24"/>
        </w:rPr>
        <w:t>ре</w:t>
      </w:r>
      <w:r>
        <w:rPr>
          <w:sz w:val="24"/>
          <w:lang w:val="en-US"/>
        </w:rPr>
        <w:t>n</w:t>
      </w:r>
      <w:r>
        <w:rPr>
          <w:sz w:val="24"/>
        </w:rPr>
        <w:t>а</w:t>
      </w:r>
      <w:r>
        <w:rPr>
          <w:sz w:val="24"/>
          <w:lang w:val="en-US"/>
        </w:rPr>
        <w:t>);</w:t>
      </w:r>
    </w:p>
    <w:p>
      <w:pPr>
        <w:pStyle w:val="Normal1"/>
        <w:spacing w:lineRule="auto" w:line="240"/>
        <w:ind w:firstLine="284" w:end="0"/>
        <w:rPr/>
      </w:pPr>
      <w:r>
        <w:rPr>
          <w:sz w:val="24"/>
          <w:lang w:val="en-US"/>
        </w:rPr>
        <w:t>Desalojar</w:t>
      </w:r>
      <w:r>
        <w:rPr>
          <w:sz w:val="24"/>
        </w:rPr>
        <w:t xml:space="preserve"> </w:t>
      </w:r>
      <w:r>
        <w:rPr>
          <w:b/>
          <w:bCs/>
          <w:sz w:val="24"/>
          <w:lang w:val="en-US"/>
        </w:rPr>
        <w:t>de</w:t>
      </w:r>
      <w:r>
        <w:rPr>
          <w:sz w:val="24"/>
        </w:rPr>
        <w:t xml:space="preserve"> — выселять, увольнять</w:t>
      </w:r>
    </w:p>
    <w:p>
      <w:pPr>
        <w:pStyle w:val="Normal1"/>
        <w:spacing w:lineRule="auto" w:line="240"/>
        <w:ind w:firstLine="284" w:end="0"/>
        <w:rPr/>
      </w:pPr>
      <w:r>
        <w:rPr>
          <w:sz w:val="24"/>
        </w:rPr>
        <w:t xml:space="preserve">                                   </w:t>
      </w:r>
      <w:r>
        <w:rPr>
          <w:sz w:val="24"/>
        </w:rPr>
        <w:t xml:space="preserve">(~ </w:t>
      </w:r>
      <w:r>
        <w:rPr>
          <w:i/>
          <w:iCs/>
          <w:sz w:val="24"/>
          <w:lang w:val="en-US"/>
        </w:rPr>
        <w:t>del</w:t>
      </w:r>
      <w:r>
        <w:rPr>
          <w:sz w:val="24"/>
        </w:rPr>
        <w:t xml:space="preserve"> </w:t>
      </w:r>
      <w:r>
        <w:rPr>
          <w:sz w:val="24"/>
          <w:lang w:val="en-US"/>
        </w:rPr>
        <w:t>puesto</w:t>
      </w:r>
      <w:r>
        <w:rPr>
          <w:sz w:val="24"/>
        </w:rPr>
        <w:t xml:space="preserve">) </w:t>
      </w:r>
    </w:p>
    <w:p>
      <w:pPr>
        <w:pStyle w:val="Normal1"/>
        <w:spacing w:lineRule="auto" w:line="240"/>
        <w:ind w:firstLine="284" w:end="0"/>
        <w:rPr/>
      </w:pPr>
      <w:r>
        <w:rPr>
          <w:sz w:val="24"/>
          <w:lang w:val="en-US"/>
        </w:rPr>
        <w:t>Desasirse</w:t>
      </w:r>
      <w:r>
        <w:rPr>
          <w:sz w:val="24"/>
        </w:rPr>
        <w:t xml:space="preserve"> </w:t>
      </w:r>
      <w:r>
        <w:rPr>
          <w:b/>
          <w:bCs/>
          <w:sz w:val="24"/>
          <w:lang w:val="en-US"/>
        </w:rPr>
        <w:t>de</w:t>
      </w:r>
      <w:r>
        <w:rPr>
          <w:b/>
          <w:bCs/>
          <w:sz w:val="24"/>
        </w:rPr>
        <w:t xml:space="preserve"> </w:t>
      </w:r>
      <w:r>
        <w:rPr>
          <w:sz w:val="24"/>
        </w:rPr>
        <w:t>— отказываться от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malos hábitos) </w:t>
      </w:r>
    </w:p>
    <w:p>
      <w:pPr>
        <w:pStyle w:val="Normal1"/>
        <w:spacing w:lineRule="auto" w:line="240"/>
        <w:ind w:firstLine="284" w:end="0"/>
        <w:rPr/>
      </w:pPr>
      <w:r>
        <w:rPr>
          <w:sz w:val="24"/>
          <w:lang w:val="en-US"/>
        </w:rPr>
        <w:t xml:space="preserve"> </w:t>
      </w:r>
      <w:r>
        <w:rPr>
          <w:sz w:val="24"/>
          <w:lang w:val="en-US"/>
        </w:rPr>
        <w:t>Desayunarse</w:t>
      </w:r>
      <w:r>
        <w:rPr>
          <w:sz w:val="24"/>
        </w:rPr>
        <w:t xml:space="preserve"> </w:t>
      </w:r>
      <w:r>
        <w:rPr>
          <w:b/>
          <w:bCs/>
          <w:sz w:val="24"/>
          <w:lang w:val="en-US"/>
        </w:rPr>
        <w:t>con</w:t>
      </w:r>
      <w:r>
        <w:rPr>
          <w:b/>
          <w:bCs/>
          <w:sz w:val="24"/>
        </w:rPr>
        <w:t xml:space="preserve"> </w:t>
      </w:r>
      <w:r>
        <w:rPr>
          <w:sz w:val="24"/>
        </w:rPr>
        <w:t>— есть на завтрак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pan </w:t>
      </w:r>
      <w:r>
        <w:rPr>
          <w:sz w:val="24"/>
        </w:rPr>
        <w:t>у</w:t>
      </w:r>
      <w:r>
        <w:rPr>
          <w:sz w:val="24"/>
          <w:lang w:val="en-US"/>
        </w:rPr>
        <w:t xml:space="preserve"> mantequilla)</w:t>
      </w:r>
    </w:p>
    <w:p>
      <w:pPr>
        <w:pStyle w:val="Normal1"/>
        <w:spacing w:lineRule="auto" w:line="240"/>
        <w:ind w:firstLine="284" w:end="0"/>
        <w:rPr/>
      </w:pPr>
      <w:r>
        <w:rPr>
          <w:sz w:val="24"/>
          <w:lang w:val="en-US"/>
        </w:rPr>
        <w:t>Descansar</w:t>
      </w:r>
      <w:r>
        <w:rPr>
          <w:sz w:val="24"/>
        </w:rPr>
        <w:t xml:space="preserve"> </w:t>
      </w:r>
      <w:r>
        <w:rPr>
          <w:b/>
          <w:bCs/>
          <w:sz w:val="24"/>
          <w:lang w:val="en-US"/>
        </w:rPr>
        <w:t>de</w:t>
      </w:r>
      <w:r>
        <w:rPr>
          <w:sz w:val="24"/>
        </w:rPr>
        <w:t xml:space="preserve"> — отдыхать от чего-либо </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la fatiga)</w:t>
      </w:r>
    </w:p>
    <w:p>
      <w:pPr>
        <w:pStyle w:val="Normal1"/>
        <w:spacing w:lineRule="auto" w:line="240"/>
        <w:ind w:firstLine="284" w:end="0"/>
        <w:rPr/>
      </w:pPr>
      <w:r>
        <w:rPr>
          <w:sz w:val="24"/>
          <w:lang w:val="en-US"/>
        </w:rPr>
        <w:t>Descararse</w:t>
      </w:r>
      <w:r>
        <w:rPr>
          <w:sz w:val="24"/>
        </w:rPr>
        <w:t xml:space="preserve"> </w:t>
      </w:r>
      <w:r>
        <w:rPr>
          <w:b/>
          <w:bCs/>
          <w:sz w:val="24"/>
          <w:lang w:val="en-US"/>
        </w:rPr>
        <w:t>a</w:t>
      </w:r>
      <w:r>
        <w:rPr>
          <w:sz w:val="24"/>
        </w:rPr>
        <w:t xml:space="preserve"> — набраться наглости, нахальства для чего-либо</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w:t>
      </w:r>
      <w:r>
        <w:rPr>
          <w:sz w:val="24"/>
          <w:lang w:val="en-US"/>
        </w:rPr>
        <w:t>pedir</w:t>
      </w:r>
      <w:r>
        <w:rPr>
          <w:sz w:val="24"/>
        </w:rPr>
        <w:t>)</w:t>
      </w:r>
    </w:p>
    <w:p>
      <w:pPr>
        <w:pStyle w:val="Normal1"/>
        <w:spacing w:lineRule="auto" w:line="240"/>
        <w:ind w:firstLine="709" w:end="0"/>
        <w:rPr/>
      </w:pPr>
      <w:r>
        <w:rPr>
          <w:b/>
          <w:bCs/>
          <w:sz w:val="24"/>
          <w:lang w:val="en-US"/>
        </w:rPr>
        <w:t>con</w:t>
      </w:r>
      <w:r>
        <w:rPr>
          <w:sz w:val="24"/>
        </w:rPr>
        <w:t xml:space="preserve"> — говорить или поступать бесстыдно с кем-либо </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la mujer)</w:t>
      </w:r>
    </w:p>
    <w:p>
      <w:pPr>
        <w:pStyle w:val="Normal1"/>
        <w:spacing w:lineRule="auto" w:line="240"/>
        <w:ind w:firstLine="284" w:end="0"/>
        <w:rPr/>
      </w:pPr>
      <w:r>
        <w:rPr>
          <w:sz w:val="24"/>
          <w:lang w:val="en-US"/>
        </w:rPr>
        <w:t>Descartarse</w:t>
      </w:r>
      <w:r>
        <w:rPr>
          <w:sz w:val="24"/>
        </w:rPr>
        <w:t xml:space="preserve"> </w:t>
      </w:r>
      <w:r>
        <w:rPr>
          <w:b/>
          <w:bCs/>
          <w:sz w:val="24"/>
          <w:lang w:val="en-US"/>
        </w:rPr>
        <w:t>de</w:t>
      </w:r>
      <w:r>
        <w:rPr>
          <w:sz w:val="24"/>
        </w:rPr>
        <w:t xml:space="preserve"> — избегать, уклоняться</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un compromiso)</w:t>
      </w:r>
    </w:p>
    <w:p>
      <w:pPr>
        <w:pStyle w:val="Normal1"/>
        <w:spacing w:lineRule="auto" w:line="240"/>
        <w:ind w:firstLine="284" w:end="0"/>
        <w:rPr/>
      </w:pPr>
      <w:r>
        <w:rPr>
          <w:sz w:val="24"/>
          <w:lang w:val="en-US"/>
        </w:rPr>
        <w:t>Descomponerse</w:t>
      </w:r>
      <w:r>
        <w:rPr>
          <w:sz w:val="24"/>
        </w:rPr>
        <w:t xml:space="preserve"> </w:t>
      </w:r>
      <w:r>
        <w:rPr>
          <w:b/>
          <w:bCs/>
          <w:sz w:val="24"/>
          <w:lang w:val="en-US"/>
        </w:rPr>
        <w:t>con</w:t>
      </w:r>
      <w:r>
        <w:rPr>
          <w:sz w:val="24"/>
        </w:rPr>
        <w:t xml:space="preserve"> — выходить из себя из-за кого-либо,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la indiferencia del empleado) </w:t>
      </w:r>
    </w:p>
    <w:p>
      <w:pPr>
        <w:pStyle w:val="Normal1"/>
        <w:spacing w:lineRule="auto" w:line="240"/>
        <w:ind w:firstLine="709" w:end="0"/>
        <w:rPr/>
      </w:pPr>
      <w:r>
        <w:rPr>
          <w:b/>
          <w:bCs/>
          <w:sz w:val="24"/>
          <w:lang w:val="en-US"/>
        </w:rPr>
        <w:t>en</w:t>
      </w:r>
      <w:r>
        <w:rPr>
          <w:sz w:val="24"/>
        </w:rPr>
        <w:t xml:space="preserve"> — разлагаться на составные части, расчленяться </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s</w:t>
      </w:r>
      <w:r>
        <w:rPr>
          <w:sz w:val="24"/>
        </w:rPr>
        <w:t>í</w:t>
      </w:r>
      <w:r>
        <w:rPr>
          <w:sz w:val="24"/>
          <w:lang w:val="en-US"/>
        </w:rPr>
        <w:t>labas</w:t>
      </w:r>
      <w:r>
        <w:rPr>
          <w:sz w:val="24"/>
        </w:rPr>
        <w:t>)</w:t>
      </w:r>
    </w:p>
    <w:p>
      <w:pPr>
        <w:pStyle w:val="Normal1"/>
        <w:spacing w:lineRule="auto" w:line="240"/>
        <w:ind w:firstLine="284" w:end="0"/>
        <w:rPr/>
      </w:pPr>
      <w:r>
        <w:rPr>
          <w:sz w:val="24"/>
          <w:lang w:val="en-US"/>
        </w:rPr>
        <w:t>Desconfiar</w:t>
      </w:r>
      <w:r>
        <w:rPr>
          <w:sz w:val="24"/>
        </w:rPr>
        <w:t xml:space="preserve"> </w:t>
      </w:r>
      <w:r>
        <w:rPr>
          <w:b/>
          <w:bCs/>
          <w:sz w:val="24"/>
          <w:lang w:val="en-US"/>
        </w:rPr>
        <w:t>de</w:t>
      </w:r>
      <w:r>
        <w:rPr>
          <w:sz w:val="24"/>
        </w:rPr>
        <w:t xml:space="preserve"> — недоверять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nuevos conocidos)</w:t>
      </w:r>
    </w:p>
    <w:p>
      <w:pPr>
        <w:pStyle w:val="Normal1"/>
        <w:spacing w:lineRule="auto" w:line="240"/>
        <w:ind w:firstLine="284" w:end="0"/>
        <w:rPr/>
      </w:pPr>
      <w:r>
        <w:rPr>
          <w:sz w:val="24"/>
          <w:lang w:val="en-US"/>
        </w:rPr>
        <w:t>Descontar</w:t>
      </w:r>
      <w:r>
        <w:rPr>
          <w:sz w:val="24"/>
        </w:rPr>
        <w:t xml:space="preserve"> </w:t>
      </w:r>
      <w:r>
        <w:rPr>
          <w:b/>
          <w:bCs/>
          <w:sz w:val="24"/>
          <w:lang w:val="en-US"/>
        </w:rPr>
        <w:t>de</w:t>
      </w:r>
      <w:r>
        <w:rPr>
          <w:sz w:val="24"/>
        </w:rPr>
        <w:t xml:space="preserve"> — вычесть (из какой-либо суммы, количества и т.д.)</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salario</w:t>
      </w:r>
      <w:r>
        <w:rPr>
          <w:sz w:val="24"/>
        </w:rPr>
        <w:t xml:space="preserve">) </w:t>
      </w:r>
    </w:p>
    <w:p>
      <w:pPr>
        <w:pStyle w:val="Normal1"/>
        <w:spacing w:lineRule="auto" w:line="240"/>
        <w:ind w:firstLine="284" w:end="0"/>
        <w:rPr/>
      </w:pPr>
      <w:r>
        <w:rPr>
          <w:sz w:val="24"/>
          <w:lang w:val="en-US"/>
        </w:rPr>
        <w:t>Descubrirse</w:t>
      </w:r>
      <w:r>
        <w:rPr>
          <w:sz w:val="24"/>
        </w:rPr>
        <w:t xml:space="preserve"> </w:t>
      </w:r>
      <w:r>
        <w:rPr>
          <w:b/>
          <w:bCs/>
          <w:sz w:val="24"/>
          <w:lang w:val="en-US"/>
        </w:rPr>
        <w:t>a</w:t>
      </w:r>
      <w:r>
        <w:rPr>
          <w:b/>
          <w:bCs/>
          <w:sz w:val="24"/>
        </w:rPr>
        <w:t xml:space="preserve">, </w:t>
      </w:r>
      <w:r>
        <w:rPr>
          <w:b/>
          <w:bCs/>
          <w:sz w:val="24"/>
          <w:lang w:val="en-US"/>
        </w:rPr>
        <w:t>con</w:t>
      </w:r>
      <w:r>
        <w:rPr>
          <w:sz w:val="24"/>
        </w:rPr>
        <w:t xml:space="preserve"> — сообщать секрет, доверять тайну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 con</w:t>
      </w:r>
      <w:r>
        <w:rPr>
          <w:sz w:val="24"/>
          <w:lang w:val="en-US"/>
        </w:rPr>
        <w:t xml:space="preserve"> su esposa) </w:t>
      </w:r>
    </w:p>
    <w:p>
      <w:pPr>
        <w:pStyle w:val="Normal1"/>
        <w:spacing w:lineRule="auto" w:line="240"/>
        <w:ind w:firstLine="284" w:end="0"/>
        <w:rPr/>
      </w:pPr>
      <w:r>
        <w:rPr>
          <w:sz w:val="24"/>
          <w:lang w:val="en-US"/>
        </w:rPr>
        <w:t>Descuidarse</w:t>
      </w:r>
      <w:r>
        <w:rPr>
          <w:sz w:val="24"/>
        </w:rPr>
        <w:t xml:space="preserve"> </w:t>
      </w:r>
      <w:r>
        <w:rPr>
          <w:b/>
          <w:bCs/>
          <w:sz w:val="24"/>
          <w:lang w:val="en-US"/>
        </w:rPr>
        <w:t>de</w:t>
      </w:r>
      <w:r>
        <w:rPr>
          <w:b/>
          <w:bCs/>
          <w:sz w:val="24"/>
        </w:rPr>
        <w:t xml:space="preserve">, </w:t>
      </w:r>
      <w:r>
        <w:rPr>
          <w:b/>
          <w:bCs/>
          <w:sz w:val="24"/>
          <w:lang w:val="en-US"/>
        </w:rPr>
        <w:t>en</w:t>
      </w:r>
      <w:r>
        <w:rPr>
          <w:sz w:val="24"/>
        </w:rPr>
        <w:t xml:space="preserve"> — быть небрежным, беззаботным</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 obligación)</w:t>
      </w:r>
    </w:p>
    <w:p>
      <w:pPr>
        <w:pStyle w:val="Normal1"/>
        <w:spacing w:lineRule="auto" w:line="240"/>
        <w:ind w:firstLine="284" w:end="0"/>
        <w:rPr/>
      </w:pPr>
      <w:r>
        <w:rPr>
          <w:sz w:val="24"/>
          <w:lang w:val="en-US"/>
        </w:rPr>
        <w:t>Deshacerse</w:t>
      </w:r>
      <w:r>
        <w:rPr>
          <w:sz w:val="24"/>
        </w:rPr>
        <w:t xml:space="preserve"> </w:t>
      </w:r>
      <w:r>
        <w:rPr>
          <w:b/>
          <w:bCs/>
          <w:sz w:val="24"/>
          <w:lang w:val="en-US"/>
        </w:rPr>
        <w:t>de</w:t>
      </w:r>
      <w:r>
        <w:rPr>
          <w:sz w:val="24"/>
        </w:rPr>
        <w:t xml:space="preserve"> — избавляться от кого-либо, чего-либо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alguien</w:t>
      </w:r>
      <w:r>
        <w:rPr>
          <w:sz w:val="24"/>
        </w:rPr>
        <w:t xml:space="preserve">) </w:t>
      </w:r>
    </w:p>
    <w:p>
      <w:pPr>
        <w:pStyle w:val="Normal1"/>
        <w:spacing w:lineRule="auto" w:line="240"/>
        <w:ind w:firstLine="284" w:end="0"/>
        <w:rPr/>
      </w:pPr>
      <w:r>
        <w:rPr>
          <w:sz w:val="24"/>
          <w:lang w:val="en-US"/>
        </w:rPr>
        <w:t>Desdecir</w:t>
      </w:r>
      <w:r>
        <w:rPr>
          <w:sz w:val="24"/>
        </w:rPr>
        <w:t>(</w:t>
      </w:r>
      <w:r>
        <w:rPr>
          <w:sz w:val="24"/>
          <w:lang w:val="en-US"/>
        </w:rPr>
        <w:t>se</w:t>
      </w:r>
      <w:r>
        <w:rPr>
          <w:sz w:val="24"/>
        </w:rPr>
        <w:t xml:space="preserve">) </w:t>
      </w:r>
      <w:r>
        <w:rPr>
          <w:b/>
          <w:bCs/>
          <w:sz w:val="24"/>
          <w:lang w:val="en-US"/>
        </w:rPr>
        <w:t>de</w:t>
      </w:r>
      <w:r>
        <w:rPr>
          <w:sz w:val="24"/>
        </w:rPr>
        <w:t xml:space="preserve"> — отрекаться от чего-либо, отрицать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sus palabras) </w:t>
      </w:r>
    </w:p>
    <w:p>
      <w:pPr>
        <w:pStyle w:val="Normal1"/>
        <w:spacing w:lineRule="auto" w:line="240"/>
        <w:ind w:firstLine="284" w:end="0"/>
        <w:rPr/>
      </w:pPr>
      <w:r>
        <w:rPr>
          <w:sz w:val="24"/>
          <w:lang w:val="en-US"/>
        </w:rPr>
        <w:t>Desembarazarse</w:t>
      </w:r>
      <w:r>
        <w:rPr>
          <w:sz w:val="24"/>
        </w:rPr>
        <w:t xml:space="preserve"> </w:t>
      </w:r>
      <w:r>
        <w:rPr>
          <w:b/>
          <w:bCs/>
          <w:sz w:val="24"/>
          <w:lang w:val="en-US"/>
        </w:rPr>
        <w:t>de</w:t>
      </w:r>
      <w:r>
        <w:rPr>
          <w:sz w:val="24"/>
        </w:rPr>
        <w:t xml:space="preserve"> — освобождаться, избавляться от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estorbos) </w:t>
      </w:r>
    </w:p>
    <w:p>
      <w:pPr>
        <w:pStyle w:val="Normal1"/>
        <w:spacing w:lineRule="auto" w:line="240"/>
        <w:ind w:firstLine="284" w:end="0"/>
        <w:rPr/>
      </w:pPr>
      <w:r>
        <w:rPr>
          <w:sz w:val="24"/>
          <w:lang w:val="en-US"/>
        </w:rPr>
        <w:t xml:space="preserve">Desembarcar(se) </w:t>
      </w:r>
      <w:r>
        <w:rPr>
          <w:b/>
          <w:bCs/>
          <w:sz w:val="24"/>
          <w:lang w:val="en-US"/>
        </w:rPr>
        <w:t>de</w:t>
      </w:r>
      <w:r>
        <w:rPr>
          <w:sz w:val="24"/>
          <w:lang w:val="en-US"/>
        </w:rPr>
        <w:t xml:space="preserve"> — </w:t>
      </w:r>
      <w:r>
        <w:rPr>
          <w:sz w:val="24"/>
        </w:rPr>
        <w:t>высаживаться</w:t>
      </w:r>
      <w:r>
        <w:rPr>
          <w:sz w:val="24"/>
          <w:lang w:val="en-US"/>
        </w:rPr>
        <w:t xml:space="preserve">, </w:t>
      </w:r>
      <w:r>
        <w:rPr>
          <w:sz w:val="24"/>
        </w:rPr>
        <w:t>выходить</w:t>
      </w:r>
      <w:r>
        <w:rPr>
          <w:sz w:val="24"/>
          <w:lang w:val="en-US"/>
        </w:rPr>
        <w:t xml:space="preserve"> (</w:t>
      </w:r>
      <w:r>
        <w:rPr>
          <w:sz w:val="24"/>
        </w:rPr>
        <w:t>с</w:t>
      </w:r>
      <w:r>
        <w:rPr>
          <w:sz w:val="24"/>
          <w:lang w:val="en-US"/>
        </w:rPr>
        <w:t xml:space="preserve"> </w:t>
      </w:r>
      <w:r>
        <w:rPr>
          <w:sz w:val="24"/>
        </w:rPr>
        <w:t>корабля</w:t>
      </w:r>
      <w:r>
        <w:rPr>
          <w:sz w:val="24"/>
          <w:lang w:val="en-US"/>
        </w:rPr>
        <w:t>)</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de</w:t>
      </w:r>
      <w:r>
        <w:rPr>
          <w:sz w:val="24"/>
          <w:lang w:val="en-US"/>
        </w:rPr>
        <w:t xml:space="preserve"> la nave) </w:t>
      </w:r>
    </w:p>
    <w:p>
      <w:pPr>
        <w:pStyle w:val="Normal1"/>
        <w:spacing w:lineRule="auto" w:line="240"/>
        <w:ind w:firstLine="284" w:end="0"/>
        <w:rPr/>
      </w:pPr>
      <w:r>
        <w:rPr>
          <w:sz w:val="24"/>
          <w:lang w:val="en-US"/>
        </w:rPr>
        <w:t>Desembocar</w:t>
      </w:r>
      <w:r>
        <w:rPr>
          <w:sz w:val="24"/>
        </w:rPr>
        <w:t xml:space="preserve"> </w:t>
      </w:r>
      <w:r>
        <w:rPr>
          <w:b/>
          <w:bCs/>
          <w:sz w:val="24"/>
          <w:lang w:val="en-US"/>
        </w:rPr>
        <w:t>en</w:t>
      </w:r>
      <w:r>
        <w:rPr>
          <w:sz w:val="24"/>
        </w:rPr>
        <w:t xml:space="preserve"> — впадать (о реке), выходить (об улице, дороге и т.д.)</w:t>
      </w:r>
    </w:p>
    <w:p>
      <w:pPr>
        <w:pStyle w:val="Normal1"/>
        <w:spacing w:lineRule="auto" w:line="240"/>
        <w:ind w:firstLine="284" w:end="0"/>
        <w:rPr/>
      </w:pPr>
      <w:r>
        <w:rPr>
          <w:sz w:val="24"/>
        </w:rPr>
        <w:t xml:space="preserve">                                     </w:t>
      </w:r>
      <w:r>
        <w:rPr>
          <w:sz w:val="24"/>
          <w:lang w:val="en-US"/>
        </w:rPr>
        <w:t xml:space="preserve">(La calle desemboca </w:t>
      </w:r>
      <w:r>
        <w:rPr>
          <w:i/>
          <w:iCs/>
          <w:sz w:val="24"/>
          <w:lang w:val="en-US"/>
        </w:rPr>
        <w:t>en</w:t>
      </w:r>
      <w:r>
        <w:rPr>
          <w:sz w:val="24"/>
          <w:lang w:val="en-US"/>
        </w:rPr>
        <w:t xml:space="preserve"> la plaza) </w:t>
      </w:r>
    </w:p>
    <w:p>
      <w:pPr>
        <w:pStyle w:val="Normal1"/>
        <w:spacing w:lineRule="auto" w:line="240"/>
        <w:ind w:firstLine="284" w:end="0"/>
        <w:rPr/>
      </w:pPr>
      <w:r>
        <w:rPr>
          <w:sz w:val="24"/>
          <w:lang w:val="en-US"/>
        </w:rPr>
        <w:t>Desenfrenarse</w:t>
      </w:r>
      <w:r>
        <w:rPr>
          <w:sz w:val="24"/>
        </w:rPr>
        <w:t xml:space="preserve"> </w:t>
      </w:r>
      <w:r>
        <w:rPr>
          <w:b/>
          <w:bCs/>
          <w:sz w:val="24"/>
          <w:lang w:val="en-US"/>
        </w:rPr>
        <w:t>en</w:t>
      </w:r>
      <w:r>
        <w:rPr>
          <w:sz w:val="24"/>
        </w:rPr>
        <w:t xml:space="preserve"> — становиться необузданным, несдержанным</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sus apetitos) </w:t>
      </w:r>
    </w:p>
    <w:p>
      <w:pPr>
        <w:pStyle w:val="Normal1"/>
        <w:spacing w:lineRule="auto" w:line="240"/>
        <w:ind w:firstLine="284" w:end="0"/>
        <w:rPr/>
      </w:pPr>
      <w:r>
        <w:rPr>
          <w:sz w:val="24"/>
          <w:lang w:val="en-US"/>
        </w:rPr>
        <w:t>Desenga</w:t>
      </w:r>
      <w:r>
        <w:rPr>
          <w:sz w:val="24"/>
        </w:rPr>
        <w:t>ñ</w:t>
      </w:r>
      <w:r>
        <w:rPr>
          <w:sz w:val="24"/>
          <w:lang w:val="en-US"/>
        </w:rPr>
        <w:t>arse</w:t>
      </w:r>
      <w:r>
        <w:rPr>
          <w:sz w:val="24"/>
        </w:rPr>
        <w:t xml:space="preserve"> </w:t>
      </w:r>
      <w:r>
        <w:rPr>
          <w:b/>
          <w:bCs/>
          <w:sz w:val="24"/>
          <w:lang w:val="en-US"/>
        </w:rPr>
        <w:t>de</w:t>
      </w:r>
      <w:r>
        <w:rPr>
          <w:sz w:val="24"/>
        </w:rPr>
        <w:t xml:space="preserve"> — разочаровываться в чем-либо, понимать, видеть ошибку, обман</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sus ilusiones)</w:t>
      </w:r>
    </w:p>
    <w:p>
      <w:pPr>
        <w:pStyle w:val="Normal1"/>
        <w:spacing w:lineRule="auto" w:line="240"/>
        <w:ind w:firstLine="284" w:end="0"/>
        <w:rPr/>
      </w:pPr>
      <w:r>
        <w:rPr>
          <w:sz w:val="24"/>
          <w:lang w:val="en-US"/>
        </w:rPr>
        <w:t>Desistir</w:t>
      </w:r>
      <w:r>
        <w:rPr>
          <w:sz w:val="24"/>
        </w:rPr>
        <w:t xml:space="preserve"> </w:t>
      </w:r>
      <w:r>
        <w:rPr>
          <w:b/>
          <w:bCs/>
          <w:sz w:val="24"/>
          <w:lang w:val="en-US"/>
        </w:rPr>
        <w:t>de</w:t>
      </w:r>
      <w:r>
        <w:rPr>
          <w:sz w:val="24"/>
        </w:rPr>
        <w:t xml:space="preserve"> — отказываться (от намерения, плана и т.д.) </w:t>
      </w:r>
    </w:p>
    <w:p>
      <w:pPr>
        <w:pStyle w:val="Normal1"/>
        <w:spacing w:lineRule="auto" w:line="240"/>
        <w:ind w:firstLine="284" w:end="0"/>
        <w:rPr/>
      </w:pPr>
      <w:r>
        <w:rPr>
          <w:sz w:val="24"/>
        </w:rPr>
        <w:t xml:space="preserve">                                      </w:t>
      </w:r>
      <w:r>
        <w:rPr>
          <w:sz w:val="24"/>
          <w:lang w:val="en-US"/>
        </w:rPr>
        <w:t xml:space="preserve">(~ </w:t>
      </w:r>
      <w:r>
        <w:rPr>
          <w:i/>
          <w:iCs/>
          <w:sz w:val="24"/>
          <w:lang w:val="en-US"/>
        </w:rPr>
        <w:t>del</w:t>
      </w:r>
      <w:r>
        <w:rPr>
          <w:sz w:val="24"/>
          <w:lang w:val="en-US"/>
        </w:rPr>
        <w:t xml:space="preserve"> intento)</w:t>
      </w:r>
    </w:p>
    <w:p>
      <w:pPr>
        <w:pStyle w:val="Normal1"/>
        <w:spacing w:lineRule="auto" w:line="240"/>
        <w:ind w:firstLine="284" w:end="0"/>
        <w:rPr>
          <w:sz w:val="24"/>
          <w:lang w:val="en-US"/>
        </w:rPr>
      </w:pPr>
      <w:r>
        <w:rPr>
          <w:sz w:val="24"/>
          <w:lang w:val="en-US"/>
        </w:rPr>
        <w:t xml:space="preserve">Despedirse </w:t>
      </w:r>
      <w:r>
        <w:rPr>
          <w:b/>
          <w:bCs/>
          <w:sz w:val="24"/>
          <w:lang w:val="en-US"/>
        </w:rPr>
        <w:t>de</w:t>
      </w:r>
      <w:r>
        <w:rPr>
          <w:sz w:val="24"/>
          <w:lang w:val="en-US"/>
        </w:rPr>
        <w:t xml:space="preserve"> — </w:t>
      </w:r>
      <w:r>
        <w:rPr>
          <w:sz w:val="24"/>
        </w:rPr>
        <w:t>прощаться</w:t>
      </w:r>
      <w:r>
        <w:rPr>
          <w:sz w:val="24"/>
          <w:lang w:val="en-US"/>
        </w:rPr>
        <w:t xml:space="preserve"> </w:t>
      </w:r>
      <w:r>
        <w:rPr>
          <w:sz w:val="24"/>
        </w:rPr>
        <w:t>с</w:t>
      </w:r>
      <w:r>
        <w:rPr>
          <w:sz w:val="24"/>
          <w:lang w:val="en-US"/>
        </w:rPr>
        <w:t xml:space="preserve"> </w:t>
      </w:r>
      <w:r>
        <w:rPr>
          <w:sz w:val="24"/>
        </w:rPr>
        <w:t>кем</w:t>
      </w:r>
      <w:r>
        <w:rPr>
          <w:sz w:val="24"/>
          <w:lang w:val="en-US"/>
        </w:rPr>
        <w:t>-</w:t>
      </w:r>
      <w:r>
        <w:rPr>
          <w:sz w:val="24"/>
        </w:rPr>
        <w:t>либо</w:t>
      </w:r>
    </w:p>
    <w:p>
      <w:pPr>
        <w:pStyle w:val="Normal1"/>
        <w:spacing w:lineRule="auto" w:line="240"/>
        <w:ind w:firstLine="284" w:end="0"/>
        <w:rPr>
          <w:sz w:val="24"/>
          <w:lang w:val="en-US"/>
        </w:rPr>
      </w:pPr>
      <w:r>
        <w:rPr>
          <w:sz w:val="24"/>
          <w:lang w:val="en-US"/>
        </w:rPr>
        <w:t xml:space="preserve">                                        </w:t>
      </w:r>
      <w:r>
        <w:rPr>
          <w:sz w:val="24"/>
          <w:lang w:val="en-US"/>
        </w:rPr>
        <w:t>(~ de la familia)</w:t>
      </w:r>
    </w:p>
    <w:p>
      <w:pPr>
        <w:pStyle w:val="Normal1"/>
        <w:spacing w:lineRule="auto" w:line="240"/>
        <w:ind w:firstLine="284" w:end="0"/>
        <w:rPr/>
      </w:pPr>
      <w:r>
        <w:rPr>
          <w:sz w:val="24"/>
          <w:lang w:val="en-US"/>
        </w:rPr>
        <w:t>Desterrar</w:t>
      </w:r>
      <w:r>
        <w:rPr>
          <w:sz w:val="24"/>
        </w:rPr>
        <w:t xml:space="preserve"> </w:t>
      </w:r>
      <w:r>
        <w:rPr>
          <w:b/>
          <w:bCs/>
          <w:sz w:val="24"/>
          <w:lang w:val="en-US"/>
        </w:rPr>
        <w:t>a</w:t>
      </w:r>
      <w:r>
        <w:rPr>
          <w:sz w:val="24"/>
        </w:rPr>
        <w:t xml:space="preserve"> — ссылать, высылать куда-либо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uno a una isla)</w:t>
      </w:r>
    </w:p>
    <w:p>
      <w:pPr>
        <w:pStyle w:val="Normal1"/>
        <w:spacing w:lineRule="auto" w:line="240"/>
        <w:ind w:firstLine="284" w:end="0"/>
        <w:rPr/>
      </w:pPr>
      <w:r>
        <w:rPr>
          <w:sz w:val="24"/>
          <w:lang w:val="en-US"/>
        </w:rPr>
        <w:t xml:space="preserve">        </w:t>
      </w:r>
      <w:r>
        <w:rPr>
          <w:b/>
          <w:bCs/>
          <w:sz w:val="24"/>
          <w:lang w:val="en-US"/>
        </w:rPr>
        <w:t>de</w:t>
      </w:r>
      <w:r>
        <w:rPr>
          <w:sz w:val="24"/>
        </w:rPr>
        <w:t xml:space="preserve"> — выслать откуда-либо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su patria) </w:t>
      </w:r>
    </w:p>
    <w:p>
      <w:pPr>
        <w:pStyle w:val="Normal1"/>
        <w:spacing w:lineRule="auto" w:line="240"/>
        <w:ind w:firstLine="284" w:end="0"/>
        <w:rPr/>
      </w:pPr>
      <w:r>
        <w:rPr>
          <w:sz w:val="24"/>
          <w:lang w:val="en-US"/>
        </w:rPr>
        <w:t>Destinar</w:t>
      </w:r>
      <w:r>
        <w:rPr>
          <w:sz w:val="24"/>
        </w:rPr>
        <w:t xml:space="preserve"> </w:t>
      </w:r>
      <w:r>
        <w:rPr>
          <w:b/>
          <w:bCs/>
          <w:sz w:val="24"/>
          <w:lang w:val="en-US"/>
        </w:rPr>
        <w:t>para</w:t>
      </w:r>
      <w:r>
        <w:rPr>
          <w:sz w:val="24"/>
        </w:rPr>
        <w:t xml:space="preserve"> — назначать, предназначать для кого-либо,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para</w:t>
      </w:r>
      <w:r>
        <w:rPr>
          <w:sz w:val="24"/>
          <w:lang w:val="en-US"/>
        </w:rPr>
        <w:t xml:space="preserve"> la familia) </w:t>
      </w:r>
    </w:p>
    <w:p>
      <w:pPr>
        <w:pStyle w:val="Normal1"/>
        <w:spacing w:lineRule="auto" w:line="240"/>
        <w:ind w:firstLine="284" w:end="0"/>
        <w:rPr/>
      </w:pPr>
      <w:r>
        <w:rPr>
          <w:sz w:val="24"/>
          <w:lang w:val="en-US"/>
        </w:rPr>
        <w:t>Destituir</w:t>
      </w:r>
      <w:r>
        <w:rPr>
          <w:sz w:val="24"/>
        </w:rPr>
        <w:t xml:space="preserve"> </w:t>
      </w:r>
      <w:r>
        <w:rPr>
          <w:b/>
          <w:bCs/>
          <w:sz w:val="24"/>
          <w:lang w:val="en-US"/>
        </w:rPr>
        <w:t>de</w:t>
      </w:r>
      <w:r>
        <w:rPr>
          <w:sz w:val="24"/>
        </w:rPr>
        <w:t xml:space="preserve"> — увольнять, отстранять от должности</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un cargo)</w:t>
      </w:r>
    </w:p>
    <w:p>
      <w:pPr>
        <w:pStyle w:val="Normal1"/>
        <w:spacing w:lineRule="auto" w:line="240"/>
        <w:ind w:firstLine="284" w:end="0"/>
        <w:rPr/>
      </w:pPr>
      <w:r>
        <w:rPr>
          <w:sz w:val="24"/>
          <w:lang w:val="en-US"/>
        </w:rPr>
        <w:t>Desvivirse</w:t>
      </w:r>
      <w:r>
        <w:rPr>
          <w:sz w:val="24"/>
        </w:rPr>
        <w:t xml:space="preserve"> </w:t>
      </w:r>
      <w:r>
        <w:rPr>
          <w:b/>
          <w:bCs/>
          <w:sz w:val="24"/>
        </w:rPr>
        <w:t>роr</w:t>
      </w:r>
      <w:r>
        <w:rPr>
          <w:sz w:val="24"/>
        </w:rPr>
        <w:t xml:space="preserve"> — страстно желать чего-либо, постоянно проявлять за</w:t>
        <w:softHyphen/>
        <w:t>боту, любовь к кому-либо</w:t>
      </w:r>
    </w:p>
    <w:p>
      <w:pPr>
        <w:pStyle w:val="Normal1"/>
        <w:spacing w:lineRule="auto" w:line="240"/>
        <w:ind w:firstLine="284" w:end="0"/>
        <w:rPr/>
      </w:pPr>
      <w:r>
        <w:rPr>
          <w:sz w:val="24"/>
        </w:rPr>
        <w:t xml:space="preserve">                                       </w:t>
      </w:r>
      <w:r>
        <w:rPr>
          <w:sz w:val="24"/>
        </w:rPr>
        <w:t xml:space="preserve">(~ </w:t>
      </w:r>
      <w:r>
        <w:rPr>
          <w:i/>
          <w:iCs/>
          <w:sz w:val="24"/>
        </w:rPr>
        <w:t>роr</w:t>
      </w:r>
      <w:r>
        <w:rPr>
          <w:sz w:val="24"/>
        </w:rPr>
        <w:t xml:space="preserve"> </w:t>
      </w:r>
      <w:r>
        <w:rPr>
          <w:sz w:val="24"/>
          <w:lang w:val="en-US"/>
        </w:rPr>
        <w:t>verle</w:t>
      </w:r>
      <w:r>
        <w:rPr>
          <w:sz w:val="24"/>
        </w:rPr>
        <w:t>)</w:t>
      </w:r>
    </w:p>
    <w:p>
      <w:pPr>
        <w:pStyle w:val="Normal1"/>
        <w:spacing w:lineRule="auto" w:line="240"/>
        <w:ind w:firstLine="284" w:end="0"/>
        <w:rPr/>
      </w:pPr>
      <w:r>
        <w:rPr>
          <w:sz w:val="24"/>
          <w:lang w:val="en-US"/>
        </w:rPr>
        <w:t>Diferenciarse</w:t>
      </w:r>
      <w:r>
        <w:rPr>
          <w:sz w:val="24"/>
        </w:rPr>
        <w:t xml:space="preserve"> </w:t>
      </w:r>
      <w:r>
        <w:rPr>
          <w:b/>
          <w:bCs/>
          <w:sz w:val="24"/>
          <w:lang w:val="en-US"/>
        </w:rPr>
        <w:t>de</w:t>
      </w:r>
      <w:r>
        <w:rPr>
          <w:sz w:val="24"/>
        </w:rPr>
        <w:t xml:space="preserve"> — отличаться от кого-либо, чего-либо, расходиться (во взглядах и т.п.)</w:t>
      </w:r>
    </w:p>
    <w:p>
      <w:pPr>
        <w:pStyle w:val="Normal1"/>
        <w:spacing w:lineRule="auto" w:line="240"/>
        <w:ind w:firstLine="284" w:end="0"/>
        <w:rPr/>
      </w:pPr>
      <w:r>
        <w:rPr>
          <w:sz w:val="24"/>
        </w:rPr>
        <w:t xml:space="preserve">                                      </w:t>
      </w:r>
      <w:r>
        <w:rPr>
          <w:sz w:val="24"/>
          <w:lang w:val="en-US"/>
        </w:rPr>
        <w:t xml:space="preserve">(~ uno </w:t>
      </w:r>
      <w:r>
        <w:rPr>
          <w:i/>
          <w:iCs/>
          <w:sz w:val="24"/>
          <w:lang w:val="en-US"/>
        </w:rPr>
        <w:t>de</w:t>
      </w:r>
      <w:r>
        <w:rPr>
          <w:sz w:val="24"/>
          <w:lang w:val="en-US"/>
        </w:rPr>
        <w:t xml:space="preserve"> otro) </w:t>
      </w:r>
    </w:p>
    <w:p>
      <w:pPr>
        <w:pStyle w:val="Normal1"/>
        <w:spacing w:lineRule="auto" w:line="240"/>
        <w:ind w:firstLine="284" w:end="0"/>
        <w:rPr/>
      </w:pPr>
      <w:r>
        <w:rPr>
          <w:sz w:val="24"/>
          <w:lang w:val="en-US"/>
        </w:rPr>
        <w:t xml:space="preserve">          </w:t>
      </w:r>
      <w:r>
        <w:rPr>
          <w:b/>
          <w:bCs/>
          <w:sz w:val="24"/>
          <w:lang w:val="en-US"/>
        </w:rPr>
        <w:t>en</w:t>
      </w:r>
      <w:r>
        <w:rPr>
          <w:sz w:val="24"/>
        </w:rPr>
        <w:t xml:space="preserve"> — отличаться чем-нибудь, в чем-нибудь</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el habla) </w:t>
      </w:r>
    </w:p>
    <w:p>
      <w:pPr>
        <w:pStyle w:val="Normal1"/>
        <w:spacing w:lineRule="auto" w:line="240"/>
        <w:ind w:firstLine="284" w:end="0"/>
        <w:rPr/>
      </w:pPr>
      <w:r>
        <w:rPr>
          <w:sz w:val="24"/>
          <w:lang w:val="en-US"/>
        </w:rPr>
        <w:t>Diferir</w:t>
      </w:r>
      <w:r>
        <w:rPr>
          <w:sz w:val="24"/>
        </w:rPr>
        <w:t xml:space="preserve"> </w:t>
      </w:r>
      <w:r>
        <w:rPr>
          <w:b/>
          <w:bCs/>
          <w:sz w:val="24"/>
          <w:lang w:val="en-US"/>
        </w:rPr>
        <w:t>a</w:t>
      </w:r>
      <w:r>
        <w:rPr>
          <w:b/>
          <w:bCs/>
          <w:sz w:val="24"/>
        </w:rPr>
        <w:t xml:space="preserve">, </w:t>
      </w:r>
      <w:r>
        <w:rPr>
          <w:b/>
          <w:bCs/>
          <w:sz w:val="24"/>
          <w:lang w:val="en-US"/>
        </w:rPr>
        <w:t>para</w:t>
      </w:r>
      <w:r>
        <w:rPr>
          <w:sz w:val="24"/>
        </w:rPr>
        <w:t xml:space="preserve"> — откладывать, задерживать, переносить (на другое время)</w:t>
      </w:r>
    </w:p>
    <w:p>
      <w:pPr>
        <w:pStyle w:val="Normal1"/>
        <w:spacing w:lineRule="auto" w:line="240"/>
        <w:ind w:firstLine="284" w:end="0"/>
        <w:rPr/>
      </w:pPr>
      <w:r>
        <w:rPr>
          <w:sz w:val="24"/>
        </w:rPr>
        <w:t xml:space="preserve">                                        </w:t>
      </w:r>
      <w:r>
        <w:rPr>
          <w:sz w:val="24"/>
          <w:lang w:val="en-US"/>
        </w:rPr>
        <w:t xml:space="preserve">(~ </w:t>
      </w:r>
      <w:r>
        <w:rPr>
          <w:i/>
          <w:iCs/>
          <w:sz w:val="24"/>
          <w:lang w:val="en-US"/>
        </w:rPr>
        <w:t>a, para</w:t>
      </w:r>
      <w:r>
        <w:rPr>
          <w:sz w:val="24"/>
          <w:lang w:val="en-US"/>
        </w:rPr>
        <w:t xml:space="preserve"> otro tiempo) </w:t>
      </w:r>
    </w:p>
    <w:p>
      <w:pPr>
        <w:pStyle w:val="Normal1"/>
        <w:spacing w:lineRule="auto" w:line="240"/>
        <w:ind w:firstLine="851" w:end="0"/>
        <w:rPr/>
      </w:pPr>
      <w:r>
        <w:rPr>
          <w:b/>
          <w:bCs/>
          <w:sz w:val="24"/>
          <w:lang w:val="en-US"/>
        </w:rPr>
        <w:t>en</w:t>
      </w:r>
      <w:r>
        <w:rPr>
          <w:sz w:val="24"/>
        </w:rPr>
        <w:t xml:space="preserve"> — отличаться, различаться чем-либо,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opiniones) </w:t>
      </w:r>
    </w:p>
    <w:p>
      <w:pPr>
        <w:pStyle w:val="Normal1"/>
        <w:spacing w:lineRule="auto" w:line="240"/>
        <w:ind w:firstLine="284" w:end="0"/>
        <w:rPr>
          <w:sz w:val="24"/>
          <w:lang w:val="en-US"/>
        </w:rPr>
      </w:pPr>
      <w:r>
        <w:rPr>
          <w:sz w:val="24"/>
          <w:lang w:val="en-US"/>
        </w:rPr>
        <w:t xml:space="preserve">Dilatar </w:t>
      </w:r>
      <w:r>
        <w:rPr>
          <w:b/>
          <w:bCs/>
          <w:sz w:val="24"/>
          <w:lang w:val="en-US"/>
        </w:rPr>
        <w:t>a, para</w:t>
      </w:r>
      <w:r>
        <w:rPr>
          <w:sz w:val="24"/>
          <w:lang w:val="en-US"/>
        </w:rPr>
        <w:t xml:space="preserve"> — </w:t>
      </w:r>
      <w:r>
        <w:rPr>
          <w:sz w:val="24"/>
        </w:rPr>
        <w:t>отсрочивать</w:t>
      </w:r>
      <w:r>
        <w:rPr>
          <w:sz w:val="24"/>
          <w:lang w:val="en-US"/>
        </w:rPr>
        <w:t xml:space="preserve">, </w:t>
      </w:r>
      <w:r>
        <w:rPr>
          <w:sz w:val="24"/>
        </w:rPr>
        <w:t>замедлять</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un</w:t>
      </w:r>
      <w:r>
        <w:rPr>
          <w:sz w:val="24"/>
          <w:lang w:val="en-US"/>
        </w:rPr>
        <w:t xml:space="preserve"> asunto a, para otra ocasión) </w:t>
      </w:r>
    </w:p>
    <w:p>
      <w:pPr>
        <w:pStyle w:val="Normal1"/>
        <w:spacing w:lineRule="auto" w:line="240"/>
        <w:ind w:firstLine="851" w:end="0"/>
        <w:rPr/>
      </w:pPr>
      <w:r>
        <w:rPr>
          <w:b/>
          <w:bCs/>
          <w:sz w:val="24"/>
          <w:lang w:val="en-US"/>
        </w:rPr>
        <w:t>hasta</w:t>
      </w:r>
      <w:r>
        <w:rPr>
          <w:sz w:val="24"/>
        </w:rPr>
        <w:t xml:space="preserve"> — откладывать до какого-либо времени</w:t>
      </w:r>
    </w:p>
    <w:p>
      <w:pPr>
        <w:pStyle w:val="Normal1"/>
        <w:spacing w:lineRule="auto" w:line="240"/>
        <w:ind w:firstLine="284" w:end="0"/>
        <w:rPr/>
      </w:pPr>
      <w:r>
        <w:rPr>
          <w:sz w:val="24"/>
        </w:rPr>
        <w:t xml:space="preserve">                                       </w:t>
      </w:r>
      <w:r>
        <w:rPr>
          <w:sz w:val="24"/>
        </w:rPr>
        <w:t xml:space="preserve">(~ </w:t>
      </w:r>
      <w:r>
        <w:rPr>
          <w:i/>
          <w:iCs/>
          <w:sz w:val="24"/>
          <w:lang w:val="en-US"/>
        </w:rPr>
        <w:t>hasta</w:t>
      </w:r>
      <w:r>
        <w:rPr>
          <w:sz w:val="24"/>
        </w:rPr>
        <w:t xml:space="preserve"> </w:t>
      </w:r>
      <w:r>
        <w:rPr>
          <w:sz w:val="24"/>
          <w:lang w:val="en-US"/>
        </w:rPr>
        <w:t>ma</w:t>
      </w:r>
      <w:r>
        <w:rPr>
          <w:sz w:val="24"/>
        </w:rPr>
        <w:t>ñ</w:t>
      </w:r>
      <w:r>
        <w:rPr>
          <w:sz w:val="24"/>
          <w:lang w:val="en-US"/>
        </w:rPr>
        <w:t>ana</w:t>
      </w:r>
      <w:r>
        <w:rPr>
          <w:sz w:val="24"/>
        </w:rPr>
        <w:t xml:space="preserve">) </w:t>
      </w:r>
    </w:p>
    <w:p>
      <w:pPr>
        <w:pStyle w:val="Normal1"/>
        <w:spacing w:lineRule="auto" w:line="240"/>
        <w:ind w:firstLine="284" w:end="0"/>
        <w:rPr/>
      </w:pPr>
      <w:r>
        <w:rPr>
          <w:sz w:val="24"/>
          <w:lang w:val="en-US"/>
        </w:rPr>
        <w:t>Dirigir</w:t>
      </w:r>
      <w:r>
        <w:rPr>
          <w:sz w:val="24"/>
        </w:rPr>
        <w:t>(</w:t>
      </w:r>
      <w:r>
        <w:rPr>
          <w:sz w:val="24"/>
          <w:lang w:val="en-US"/>
        </w:rPr>
        <w:t>se</w:t>
      </w:r>
      <w:r>
        <w:rPr>
          <w:sz w:val="24"/>
        </w:rPr>
        <w:t xml:space="preserve">) </w:t>
      </w:r>
      <w:r>
        <w:rPr>
          <w:b/>
          <w:bCs/>
          <w:sz w:val="24"/>
          <w:lang w:val="en-US"/>
        </w:rPr>
        <w:t>a</w:t>
      </w:r>
      <w:r>
        <w:rPr>
          <w:b/>
          <w:bCs/>
          <w:sz w:val="24"/>
        </w:rPr>
        <w:t xml:space="preserve">, </w:t>
      </w:r>
      <w:r>
        <w:rPr>
          <w:b/>
          <w:bCs/>
          <w:sz w:val="24"/>
          <w:lang w:val="en-US"/>
        </w:rPr>
        <w:t>hacia</w:t>
      </w:r>
      <w:r>
        <w:rPr>
          <w:sz w:val="24"/>
        </w:rPr>
        <w:t xml:space="preserve"> — направляться) куда-либо</w:t>
      </w:r>
    </w:p>
    <w:p>
      <w:pPr>
        <w:pStyle w:val="Normal1"/>
        <w:spacing w:lineRule="auto" w:line="240"/>
        <w:ind w:firstLine="284" w:end="0"/>
        <w:rPr/>
      </w:pPr>
      <w:r>
        <w:rPr>
          <w:sz w:val="24"/>
        </w:rPr>
        <w:t xml:space="preserve">                                        </w:t>
      </w:r>
      <w:r>
        <w:rPr>
          <w:sz w:val="24"/>
          <w:lang w:val="en-US"/>
        </w:rPr>
        <w:t xml:space="preserve">(~ </w:t>
      </w:r>
      <w:r>
        <w:rPr>
          <w:i/>
          <w:iCs/>
          <w:sz w:val="24"/>
          <w:lang w:val="en-US"/>
        </w:rPr>
        <w:t>a, hacia</w:t>
      </w:r>
      <w:r>
        <w:rPr>
          <w:sz w:val="24"/>
          <w:lang w:val="en-US"/>
        </w:rPr>
        <w:t xml:space="preserve"> su casa) </w:t>
      </w:r>
    </w:p>
    <w:p>
      <w:pPr>
        <w:pStyle w:val="Normal1"/>
        <w:spacing w:lineRule="auto" w:line="240"/>
        <w:ind w:firstLine="284" w:end="0"/>
        <w:rPr/>
      </w:pPr>
      <w:r>
        <w:rPr>
          <w:sz w:val="24"/>
          <w:lang w:val="en-US"/>
        </w:rPr>
        <w:t>Dirigirse</w:t>
      </w:r>
      <w:r>
        <w:rPr>
          <w:sz w:val="24"/>
        </w:rPr>
        <w:t xml:space="preserve"> </w:t>
      </w:r>
      <w:r>
        <w:rPr>
          <w:b/>
          <w:bCs/>
          <w:sz w:val="24"/>
          <w:lang w:val="en-US"/>
        </w:rPr>
        <w:t>a</w:t>
      </w:r>
      <w:r>
        <w:rPr>
          <w:b/>
          <w:bCs/>
          <w:sz w:val="24"/>
        </w:rPr>
        <w:t>, hacia</w:t>
      </w:r>
      <w:r>
        <w:rPr>
          <w:sz w:val="24"/>
        </w:rPr>
        <w:t xml:space="preserve"> — обращаться к кому-либо, чему-либо</w:t>
      </w:r>
    </w:p>
    <w:p>
      <w:pPr>
        <w:pStyle w:val="FR4"/>
        <w:ind w:firstLine="284" w:end="0"/>
        <w:jc w:val="both"/>
        <w:rPr/>
      </w:pPr>
      <w:r>
        <w:rPr>
          <w:rFonts w:cs="Times New Roman" w:ascii="Times New Roman" w:hAnsi="Times New Roman"/>
          <w:sz w:val="24"/>
        </w:rPr>
        <w:t xml:space="preserve">                                       </w:t>
      </w:r>
      <w:r>
        <w:rPr>
          <w:rFonts w:cs="Times New Roman" w:ascii="Times New Roman" w:hAnsi="Times New Roman"/>
          <w:sz w:val="24"/>
          <w:lang w:val="en-US"/>
        </w:rPr>
        <w:t>(</w:t>
      </w:r>
      <w:r>
        <w:rPr>
          <w:sz w:val="24"/>
          <w:lang w:val="en-US"/>
        </w:rPr>
        <w:t>~</w:t>
      </w:r>
      <w:r>
        <w:rPr>
          <w:rFonts w:cs="Times New Roman" w:ascii="Times New Roman" w:hAnsi="Times New Roman"/>
          <w:i/>
          <w:iCs/>
          <w:sz w:val="24"/>
          <w:lang w:val="en-US"/>
        </w:rPr>
        <w:t>at</w:t>
      </w:r>
      <w:r>
        <w:rPr>
          <w:rFonts w:cs="Times New Roman" w:ascii="Times New Roman" w:hAnsi="Times New Roman"/>
          <w:sz w:val="24"/>
          <w:lang w:val="en-US"/>
        </w:rPr>
        <w:t xml:space="preserve"> jefe, </w:t>
      </w:r>
      <w:r>
        <w:rPr>
          <w:rFonts w:cs="Times New Roman" w:ascii="Times New Roman" w:hAnsi="Times New Roman"/>
          <w:i/>
          <w:iCs/>
          <w:sz w:val="24"/>
          <w:lang w:val="en-US"/>
        </w:rPr>
        <w:t>hacia</w:t>
      </w:r>
      <w:r>
        <w:rPr>
          <w:rFonts w:cs="Times New Roman" w:ascii="Times New Roman" w:hAnsi="Times New Roman"/>
          <w:sz w:val="24"/>
          <w:lang w:val="en-US"/>
        </w:rPr>
        <w:t xml:space="preserve"> el jefe)</w:t>
      </w:r>
    </w:p>
    <w:p>
      <w:pPr>
        <w:pStyle w:val="Normal1"/>
        <w:spacing w:lineRule="auto" w:line="240"/>
        <w:ind w:firstLine="284" w:end="0"/>
        <w:rPr/>
      </w:pPr>
      <w:r>
        <w:rPr>
          <w:sz w:val="24"/>
          <w:lang w:val="en-US"/>
        </w:rPr>
        <w:t>Disculparse</w:t>
      </w:r>
      <w:r>
        <w:rPr>
          <w:sz w:val="24"/>
        </w:rPr>
        <w:t xml:space="preserve"> </w:t>
      </w:r>
      <w:r>
        <w:rPr>
          <w:b/>
          <w:bCs/>
          <w:sz w:val="24"/>
          <w:lang w:val="en-US"/>
        </w:rPr>
        <w:t>con</w:t>
      </w:r>
      <w:r>
        <w:rPr>
          <w:sz w:val="24"/>
        </w:rPr>
        <w:t xml:space="preserve"> — извиняться перед кем-либо </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el maestro) </w:t>
      </w:r>
    </w:p>
    <w:p>
      <w:pPr>
        <w:pStyle w:val="Normal1"/>
        <w:spacing w:lineRule="auto" w:line="240"/>
        <w:ind w:firstLine="284" w:end="0"/>
        <w:rPr/>
      </w:pPr>
      <w:r>
        <w:rPr>
          <w:sz w:val="24"/>
          <w:lang w:val="en-US"/>
        </w:rPr>
        <w:t xml:space="preserve">            </w:t>
      </w:r>
      <w:r>
        <w:rPr>
          <w:b/>
          <w:bCs/>
          <w:sz w:val="24"/>
          <w:lang w:val="en-US"/>
        </w:rPr>
        <w:t>de</w:t>
      </w:r>
      <w:r>
        <w:rPr>
          <w:sz w:val="24"/>
        </w:rPr>
        <w:t xml:space="preserve"> — извиняться за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una distracción) </w:t>
      </w:r>
    </w:p>
    <w:p>
      <w:pPr>
        <w:pStyle w:val="Normal1"/>
        <w:spacing w:lineRule="auto" w:line="240"/>
        <w:ind w:firstLine="284" w:end="0"/>
        <w:rPr/>
      </w:pPr>
      <w:r>
        <w:rPr>
          <w:sz w:val="24"/>
          <w:lang w:val="en-US"/>
        </w:rPr>
        <w:t>Disentir</w:t>
      </w:r>
      <w:r>
        <w:rPr>
          <w:sz w:val="24"/>
        </w:rPr>
        <w:t xml:space="preserve"> </w:t>
      </w:r>
      <w:r>
        <w:rPr>
          <w:b/>
          <w:bCs/>
          <w:sz w:val="24"/>
          <w:lang w:val="en-US"/>
        </w:rPr>
        <w:t>de</w:t>
      </w:r>
      <w:r>
        <w:rPr>
          <w:sz w:val="24"/>
        </w:rPr>
        <w:t xml:space="preserve"> — не сходиться во мнениях, во взглядах с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los colegas) </w:t>
      </w:r>
    </w:p>
    <w:p>
      <w:pPr>
        <w:pStyle w:val="Normal1"/>
        <w:spacing w:lineRule="auto" w:line="240"/>
        <w:ind w:firstLine="709" w:end="0"/>
        <w:rPr/>
      </w:pPr>
      <w:r>
        <w:rPr>
          <w:sz w:val="24"/>
          <w:lang w:val="en-US"/>
        </w:rPr>
        <w:t xml:space="preserve"> </w:t>
      </w:r>
      <w:r>
        <w:rPr>
          <w:b/>
          <w:bCs/>
          <w:sz w:val="24"/>
          <w:lang w:val="en-US"/>
        </w:rPr>
        <w:t>en</w:t>
      </w:r>
      <w:r>
        <w:rPr>
          <w:sz w:val="24"/>
        </w:rPr>
        <w:t xml:space="preserve"> — расходиться во мнениях, во взглядах в чем-либо, на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la política) </w:t>
      </w:r>
    </w:p>
    <w:p>
      <w:pPr>
        <w:pStyle w:val="Normal1"/>
        <w:spacing w:lineRule="auto" w:line="240"/>
        <w:ind w:firstLine="284" w:end="0"/>
        <w:rPr/>
      </w:pPr>
      <w:r>
        <w:rPr>
          <w:sz w:val="24"/>
          <w:lang w:val="en-US"/>
        </w:rPr>
        <w:t>Disfrutar</w:t>
      </w:r>
      <w:r>
        <w:rPr>
          <w:sz w:val="24"/>
        </w:rPr>
        <w:t xml:space="preserve"> </w:t>
      </w:r>
      <w:r>
        <w:rPr>
          <w:b/>
          <w:bCs/>
          <w:sz w:val="24"/>
          <w:lang w:val="en-US"/>
        </w:rPr>
        <w:t>de</w:t>
      </w:r>
      <w:r>
        <w:rPr>
          <w:sz w:val="24"/>
        </w:rPr>
        <w:t xml:space="preserve"> — пользоваться, наслаждаться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diversiones) </w:t>
      </w:r>
    </w:p>
    <w:p>
      <w:pPr>
        <w:pStyle w:val="Normal1"/>
        <w:spacing w:lineRule="auto" w:line="240"/>
        <w:ind w:firstLine="284" w:end="0"/>
        <w:rPr>
          <w:sz w:val="24"/>
          <w:lang w:val="en-US"/>
        </w:rPr>
      </w:pPr>
      <w:r>
        <w:rPr>
          <w:sz w:val="24"/>
          <w:lang w:val="en-US"/>
        </w:rPr>
        <w:t xml:space="preserve">Disgustarse </w:t>
      </w:r>
      <w:r>
        <w:rPr>
          <w:b/>
          <w:bCs/>
          <w:sz w:val="24"/>
          <w:lang w:val="en-US"/>
        </w:rPr>
        <w:t>con, de</w:t>
      </w:r>
      <w:r>
        <w:rPr>
          <w:sz w:val="24"/>
          <w:lang w:val="en-US"/>
        </w:rPr>
        <w:t>—</w:t>
      </w:r>
      <w:r>
        <w:rPr>
          <w:sz w:val="24"/>
        </w:rPr>
        <w:t>рассердиться</w:t>
      </w:r>
      <w:r>
        <w:rPr>
          <w:sz w:val="24"/>
          <w:lang w:val="en-US"/>
        </w:rPr>
        <w:t xml:space="preserve"> </w:t>
      </w:r>
      <w:r>
        <w:rPr>
          <w:sz w:val="24"/>
        </w:rPr>
        <w:t>из</w:t>
      </w:r>
      <w:r>
        <w:rPr>
          <w:sz w:val="24"/>
          <w:lang w:val="en-US"/>
        </w:rPr>
        <w:t>-</w:t>
      </w:r>
      <w:r>
        <w:rPr>
          <w:sz w:val="24"/>
        </w:rPr>
        <w:t>за</w:t>
      </w:r>
      <w:r>
        <w:rPr>
          <w:sz w:val="24"/>
          <w:lang w:val="en-US"/>
        </w:rPr>
        <w:t xml:space="preserve"> </w:t>
      </w:r>
      <w:r>
        <w:rPr>
          <w:sz w:val="24"/>
        </w:rPr>
        <w:t>чего</w:t>
      </w:r>
      <w:r>
        <w:rPr>
          <w:sz w:val="24"/>
          <w:lang w:val="en-US"/>
        </w:rPr>
        <w:t>-</w:t>
      </w:r>
      <w:r>
        <w:rPr>
          <w:sz w:val="24"/>
        </w:rPr>
        <w:t>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con, de</w:t>
      </w:r>
      <w:r>
        <w:rPr>
          <w:sz w:val="24"/>
          <w:lang w:val="en-US"/>
        </w:rPr>
        <w:t xml:space="preserve"> alguna cosa) </w:t>
      </w:r>
    </w:p>
    <w:p>
      <w:pPr>
        <w:pStyle w:val="Normal1"/>
        <w:spacing w:lineRule="auto" w:line="240"/>
        <w:ind w:firstLine="284" w:end="0"/>
        <w:rPr/>
      </w:pPr>
      <w:r>
        <w:rPr>
          <w:sz w:val="24"/>
          <w:lang w:val="en-US"/>
        </w:rPr>
        <w:t>Disponer</w:t>
      </w:r>
      <w:r>
        <w:rPr>
          <w:sz w:val="24"/>
        </w:rPr>
        <w:t xml:space="preserve"> </w:t>
      </w:r>
      <w:r>
        <w:rPr>
          <w:b/>
          <w:bCs/>
          <w:sz w:val="24"/>
          <w:lang w:val="en-US"/>
        </w:rPr>
        <w:t>de</w:t>
      </w:r>
      <w:r>
        <w:rPr>
          <w:sz w:val="24"/>
        </w:rPr>
        <w:t xml:space="preserve"> — располагать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buenas relaciones)</w:t>
      </w:r>
    </w:p>
    <w:p>
      <w:pPr>
        <w:pStyle w:val="Normal1"/>
        <w:spacing w:lineRule="auto" w:line="240"/>
        <w:ind w:firstLine="709" w:end="0"/>
        <w:rPr/>
      </w:pPr>
      <w:r>
        <w:rPr>
          <w:b/>
          <w:bCs/>
          <w:sz w:val="24"/>
        </w:rPr>
        <w:t>ро</w:t>
      </w:r>
      <w:r>
        <w:rPr>
          <w:b/>
          <w:bCs/>
          <w:sz w:val="24"/>
          <w:lang w:val="en-US"/>
        </w:rPr>
        <w:t>r</w:t>
      </w:r>
      <w:r>
        <w:rPr>
          <w:sz w:val="24"/>
        </w:rPr>
        <w:t xml:space="preserve"> — размещать, располагать в каком-либо порядке </w:t>
      </w:r>
    </w:p>
    <w:p>
      <w:pPr>
        <w:pStyle w:val="Normal1"/>
        <w:spacing w:lineRule="auto" w:line="240"/>
        <w:ind w:firstLine="284" w:end="0"/>
        <w:rPr/>
      </w:pPr>
      <w:r>
        <w:rPr>
          <w:sz w:val="24"/>
        </w:rPr>
        <w:t xml:space="preserve">                                  </w:t>
      </w:r>
      <w:r>
        <w:rPr>
          <w:sz w:val="24"/>
        </w:rPr>
        <w:t xml:space="preserve">(~ </w:t>
      </w:r>
      <w:r>
        <w:rPr>
          <w:i/>
          <w:iCs/>
          <w:sz w:val="24"/>
        </w:rPr>
        <w:t>роr</w:t>
      </w:r>
      <w:r>
        <w:rPr>
          <w:sz w:val="24"/>
        </w:rPr>
        <w:t xml:space="preserve"> </w:t>
      </w:r>
      <w:r>
        <w:rPr>
          <w:sz w:val="24"/>
          <w:lang w:val="en-US"/>
        </w:rPr>
        <w:t>secciones</w:t>
      </w:r>
      <w:r>
        <w:rPr>
          <w:sz w:val="24"/>
        </w:rPr>
        <w:t>)</w:t>
      </w:r>
    </w:p>
    <w:p>
      <w:pPr>
        <w:pStyle w:val="Normal1"/>
        <w:spacing w:lineRule="auto" w:line="240"/>
        <w:ind w:firstLine="284" w:end="0"/>
        <w:rPr/>
      </w:pPr>
      <w:r>
        <w:rPr>
          <w:sz w:val="24"/>
          <w:lang w:val="en-US"/>
        </w:rPr>
        <w:t>Disponerse</w:t>
      </w:r>
      <w:r>
        <w:rPr>
          <w:sz w:val="24"/>
        </w:rPr>
        <w:t xml:space="preserve"> </w:t>
      </w:r>
      <w:r>
        <w:rPr>
          <w:b/>
          <w:bCs/>
          <w:sz w:val="24"/>
          <w:lang w:val="en-US"/>
        </w:rPr>
        <w:t>a</w:t>
      </w:r>
      <w:r>
        <w:rPr>
          <w:b/>
          <w:bCs/>
          <w:sz w:val="24"/>
        </w:rPr>
        <w:t xml:space="preserve">, </w:t>
      </w:r>
      <w:r>
        <w:rPr>
          <w:b/>
          <w:bCs/>
          <w:sz w:val="24"/>
          <w:lang w:val="en-US"/>
        </w:rPr>
        <w:t>para</w:t>
      </w:r>
      <w:r>
        <w:rPr>
          <w:sz w:val="24"/>
        </w:rPr>
        <w:t xml:space="preserve"> — собираться, готовиться к чему-либо </w:t>
      </w:r>
    </w:p>
    <w:p>
      <w:pPr>
        <w:pStyle w:val="Normal1"/>
        <w:spacing w:lineRule="auto" w:line="240"/>
        <w:ind w:firstLine="284" w:end="0"/>
        <w:rPr/>
      </w:pPr>
      <w:r>
        <w:rPr>
          <w:sz w:val="24"/>
        </w:rPr>
        <w:t xml:space="preserve">                                </w:t>
      </w:r>
      <w:r>
        <w:rPr>
          <w:sz w:val="24"/>
          <w:lang w:val="en-US"/>
        </w:rPr>
        <w:t xml:space="preserve">(~ </w:t>
      </w:r>
      <w:r>
        <w:rPr>
          <w:i/>
          <w:iCs/>
          <w:sz w:val="24"/>
          <w:lang w:val="en-US"/>
        </w:rPr>
        <w:t>a, para</w:t>
      </w:r>
      <w:r>
        <w:rPr>
          <w:sz w:val="24"/>
          <w:lang w:val="en-US"/>
        </w:rPr>
        <w:t xml:space="preserve"> caminar)</w:t>
      </w:r>
    </w:p>
    <w:p>
      <w:pPr>
        <w:pStyle w:val="Normal1"/>
        <w:spacing w:lineRule="auto" w:line="240"/>
        <w:ind w:firstLine="284" w:end="0"/>
        <w:rPr/>
      </w:pPr>
      <w:r>
        <w:rPr>
          <w:sz w:val="24"/>
          <w:lang w:val="en-US"/>
        </w:rPr>
        <w:t>Disputar</w:t>
      </w:r>
      <w:r>
        <w:rPr>
          <w:sz w:val="24"/>
        </w:rPr>
        <w:t xml:space="preserve"> </w:t>
      </w:r>
      <w:r>
        <w:rPr>
          <w:b/>
          <w:bCs/>
          <w:sz w:val="24"/>
          <w:lang w:val="en-US"/>
        </w:rPr>
        <w:t>con</w:t>
      </w:r>
      <w:r>
        <w:rPr>
          <w:sz w:val="24"/>
        </w:rPr>
        <w:t xml:space="preserve"> — спорить, ссориться с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su hermano)</w:t>
      </w:r>
    </w:p>
    <w:p>
      <w:pPr>
        <w:pStyle w:val="Normal1"/>
        <w:spacing w:lineRule="auto" w:line="240"/>
        <w:ind w:firstLine="709" w:end="0"/>
        <w:rPr/>
      </w:pPr>
      <w:r>
        <w:rPr>
          <w:b/>
          <w:bCs/>
          <w:sz w:val="24"/>
          <w:lang w:val="en-US"/>
        </w:rPr>
        <w:t>de</w:t>
      </w:r>
      <w:r>
        <w:rPr>
          <w:b/>
          <w:bCs/>
          <w:sz w:val="24"/>
        </w:rPr>
        <w:t xml:space="preserve">, </w:t>
      </w:r>
      <w:r>
        <w:rPr>
          <w:b/>
          <w:bCs/>
          <w:sz w:val="24"/>
          <w:lang w:val="en-US"/>
        </w:rPr>
        <w:t>sobre</w:t>
      </w:r>
      <w:r>
        <w:rPr>
          <w:sz w:val="24"/>
        </w:rPr>
        <w:t xml:space="preserve"> — спорить, дискутировать о чем-либо </w:t>
      </w:r>
    </w:p>
    <w:p>
      <w:pPr>
        <w:pStyle w:val="Normal1"/>
        <w:spacing w:lineRule="auto" w:line="240"/>
        <w:ind w:firstLine="709" w:end="0"/>
        <w:rPr/>
      </w:pPr>
      <w:r>
        <w:rPr>
          <w:sz w:val="24"/>
        </w:rPr>
        <w:t xml:space="preserve">                                  </w:t>
      </w:r>
      <w:r>
        <w:rPr>
          <w:sz w:val="24"/>
          <w:lang w:val="en-US"/>
        </w:rPr>
        <w:t xml:space="preserve">(~ </w:t>
      </w:r>
      <w:r>
        <w:rPr>
          <w:i/>
          <w:iCs/>
          <w:sz w:val="24"/>
          <w:lang w:val="en-US"/>
        </w:rPr>
        <w:t>de, sobre</w:t>
      </w:r>
      <w:r>
        <w:rPr>
          <w:sz w:val="24"/>
          <w:lang w:val="en-US"/>
        </w:rPr>
        <w:t xml:space="preserve"> alguna cosa)</w:t>
      </w:r>
    </w:p>
    <w:p>
      <w:pPr>
        <w:pStyle w:val="Normal1"/>
        <w:spacing w:lineRule="auto" w:line="240"/>
        <w:ind w:firstLine="709" w:end="0"/>
        <w:rPr/>
      </w:pPr>
      <w:r>
        <w:rPr>
          <w:b/>
          <w:bCs/>
          <w:sz w:val="24"/>
        </w:rPr>
        <w:t>ро</w:t>
      </w:r>
      <w:r>
        <w:rPr>
          <w:b/>
          <w:bCs/>
          <w:sz w:val="24"/>
          <w:lang w:val="en-US"/>
        </w:rPr>
        <w:t>r</w:t>
      </w:r>
      <w:r>
        <w:rPr>
          <w:sz w:val="24"/>
        </w:rPr>
        <w:t xml:space="preserve"> — спорить из-за чего-либо</w:t>
      </w:r>
    </w:p>
    <w:p>
      <w:pPr>
        <w:pStyle w:val="Normal1"/>
        <w:spacing w:lineRule="auto" w:line="240"/>
        <w:ind w:firstLine="709" w:end="0"/>
        <w:rPr/>
      </w:pPr>
      <w:r>
        <w:rPr>
          <w:sz w:val="24"/>
          <w:lang w:val="en-US"/>
        </w:rPr>
        <w:t xml:space="preserve">                                 </w:t>
      </w:r>
      <w:r>
        <w:rPr>
          <w:sz w:val="24"/>
          <w:lang w:val="en-US"/>
        </w:rPr>
        <w:t xml:space="preserve">(~ </w:t>
      </w:r>
      <w:r>
        <w:rPr>
          <w:i/>
          <w:iCs/>
          <w:sz w:val="24"/>
        </w:rPr>
        <w:t>ро</w:t>
      </w:r>
      <w:r>
        <w:rPr>
          <w:i/>
          <w:iCs/>
          <w:sz w:val="24"/>
          <w:lang w:val="en-US"/>
        </w:rPr>
        <w:t>r</w:t>
      </w:r>
      <w:r>
        <w:rPr>
          <w:sz w:val="24"/>
          <w:lang w:val="en-US"/>
        </w:rPr>
        <w:t xml:space="preserve"> alguna cosa)</w:t>
      </w:r>
    </w:p>
    <w:p>
      <w:pPr>
        <w:pStyle w:val="Normal1"/>
        <w:spacing w:lineRule="auto" w:line="240"/>
        <w:ind w:firstLine="284" w:end="0"/>
        <w:rPr/>
      </w:pPr>
      <w:r>
        <w:rPr>
          <w:sz w:val="24"/>
          <w:lang w:val="en-US"/>
        </w:rPr>
        <w:t>Distar</w:t>
      </w:r>
      <w:r>
        <w:rPr>
          <w:sz w:val="24"/>
        </w:rPr>
        <w:t xml:space="preserve"> </w:t>
      </w:r>
      <w:r>
        <w:rPr>
          <w:b/>
          <w:bCs/>
          <w:sz w:val="24"/>
          <w:lang w:val="en-US"/>
        </w:rPr>
        <w:t>de</w:t>
      </w:r>
      <w:r>
        <w:rPr>
          <w:sz w:val="24"/>
        </w:rPr>
        <w:t xml:space="preserve"> — быть на расстоянии, быть в отдалении, отличаться от чего-либо</w:t>
      </w:r>
    </w:p>
    <w:p>
      <w:pPr>
        <w:pStyle w:val="Normal1"/>
        <w:spacing w:lineRule="auto" w:line="240"/>
        <w:ind w:firstLine="284" w:end="0"/>
        <w:rPr/>
      </w:pPr>
      <w:r>
        <w:rPr>
          <w:sz w:val="24"/>
          <w:lang w:val="en-US"/>
        </w:rPr>
        <w:t xml:space="preserve">                                   </w:t>
      </w:r>
      <w:r>
        <w:rPr>
          <w:sz w:val="24"/>
          <w:lang w:val="en-US"/>
        </w:rPr>
        <w:t xml:space="preserve">(~una ciudad </w:t>
      </w:r>
      <w:r>
        <w:rPr>
          <w:i/>
          <w:iCs/>
          <w:sz w:val="24"/>
          <w:lang w:val="en-US"/>
        </w:rPr>
        <w:t>de</w:t>
      </w:r>
      <w:r>
        <w:rPr>
          <w:sz w:val="24"/>
          <w:lang w:val="en-US"/>
        </w:rPr>
        <w:t xml:space="preserve"> otra)</w:t>
      </w:r>
    </w:p>
    <w:p>
      <w:pPr>
        <w:pStyle w:val="Normal1"/>
        <w:spacing w:lineRule="auto" w:line="240"/>
        <w:ind w:firstLine="284" w:end="0"/>
        <w:rPr/>
      </w:pPr>
      <w:r>
        <w:rPr>
          <w:sz w:val="24"/>
          <w:lang w:val="en-US"/>
        </w:rPr>
        <w:t>Distinguirse</w:t>
      </w:r>
      <w:r>
        <w:rPr>
          <w:sz w:val="24"/>
        </w:rPr>
        <w:t xml:space="preserve"> </w:t>
      </w:r>
      <w:r>
        <w:rPr>
          <w:b/>
          <w:bCs/>
          <w:sz w:val="24"/>
          <w:lang w:val="en-US"/>
        </w:rPr>
        <w:t>de</w:t>
      </w:r>
      <w:r>
        <w:rPr>
          <w:sz w:val="24"/>
        </w:rPr>
        <w:t xml:space="preserve"> — отличаться от кого-либо,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sus colegas) </w:t>
      </w:r>
    </w:p>
    <w:p>
      <w:pPr>
        <w:pStyle w:val="Normal1"/>
        <w:spacing w:lineRule="auto" w:line="240"/>
        <w:ind w:firstLine="709" w:end="0"/>
        <w:rPr/>
      </w:pPr>
      <w:r>
        <w:rPr>
          <w:b/>
          <w:bCs/>
          <w:sz w:val="24"/>
          <w:lang w:val="en-US"/>
        </w:rPr>
        <w:t>en</w:t>
      </w:r>
      <w:r>
        <w:rPr>
          <w:sz w:val="24"/>
        </w:rPr>
        <w:t xml:space="preserve"> — особо отличаться, выделяться в чем-либо</w:t>
      </w:r>
    </w:p>
    <w:p>
      <w:pPr>
        <w:pStyle w:val="Normal1"/>
        <w:spacing w:lineRule="auto" w:line="240"/>
        <w:ind w:firstLine="709" w:end="0"/>
        <w:rPr/>
      </w:pPr>
      <w:r>
        <w:rPr>
          <w:sz w:val="24"/>
        </w:rPr>
        <w:t xml:space="preserve">                                 </w:t>
      </w:r>
      <w:r>
        <w:rPr>
          <w:sz w:val="24"/>
          <w:lang w:val="en-US"/>
        </w:rPr>
        <w:t xml:space="preserve">(~ </w:t>
      </w:r>
      <w:r>
        <w:rPr>
          <w:i/>
          <w:iCs/>
          <w:sz w:val="24"/>
          <w:lang w:val="en-US"/>
        </w:rPr>
        <w:t>en</w:t>
      </w:r>
      <w:r>
        <w:rPr>
          <w:sz w:val="24"/>
          <w:lang w:val="en-US"/>
        </w:rPr>
        <w:t xml:space="preserve"> una ciencia) </w:t>
      </w:r>
    </w:p>
    <w:p>
      <w:pPr>
        <w:pStyle w:val="Normal1"/>
        <w:spacing w:lineRule="auto" w:line="240"/>
        <w:ind w:firstLine="709" w:end="0"/>
        <w:rPr/>
      </w:pPr>
      <w:r>
        <w:rPr>
          <w:b/>
          <w:bCs/>
          <w:sz w:val="24"/>
          <w:lang w:val="en-US"/>
        </w:rPr>
        <w:t>entre</w:t>
      </w:r>
      <w:r>
        <w:rPr>
          <w:sz w:val="24"/>
        </w:rPr>
        <w:t xml:space="preserve"> — выделяться среди кого-либо </w:t>
      </w:r>
    </w:p>
    <w:p>
      <w:pPr>
        <w:pStyle w:val="Normal1"/>
        <w:spacing w:lineRule="auto" w:line="240"/>
        <w:ind w:firstLine="709" w:end="0"/>
        <w:rPr/>
      </w:pPr>
      <w:r>
        <w:rPr>
          <w:sz w:val="24"/>
        </w:rPr>
        <w:t xml:space="preserve">                                 </w:t>
      </w:r>
      <w:r>
        <w:rPr>
          <w:sz w:val="24"/>
          <w:lang w:val="en-US"/>
        </w:rPr>
        <w:t xml:space="preserve">(~ </w:t>
      </w:r>
      <w:r>
        <w:rPr>
          <w:i/>
          <w:iCs/>
          <w:sz w:val="24"/>
          <w:lang w:val="en-US"/>
        </w:rPr>
        <w:t>entre</w:t>
      </w:r>
      <w:r>
        <w:rPr>
          <w:sz w:val="24"/>
          <w:lang w:val="en-US"/>
        </w:rPr>
        <w:t xml:space="preserve"> sus colegas)</w:t>
      </w:r>
    </w:p>
    <w:p>
      <w:pPr>
        <w:pStyle w:val="Normal1"/>
        <w:spacing w:lineRule="auto" w:line="240"/>
        <w:ind w:firstLine="284" w:end="0"/>
        <w:rPr/>
      </w:pPr>
      <w:r>
        <w:rPr>
          <w:sz w:val="24"/>
          <w:lang w:val="en-US"/>
        </w:rPr>
        <w:t>Distribuir</w:t>
      </w:r>
      <w:r>
        <w:rPr>
          <w:sz w:val="24"/>
        </w:rPr>
        <w:t xml:space="preserve"> </w:t>
      </w:r>
      <w:r>
        <w:rPr>
          <w:b/>
          <w:bCs/>
          <w:sz w:val="24"/>
          <w:lang w:val="en-US"/>
        </w:rPr>
        <w:t>en</w:t>
      </w:r>
      <w:r>
        <w:rPr>
          <w:sz w:val="24"/>
        </w:rPr>
        <w:t xml:space="preserve"> — распределять, раздавать каким-либо образом</w:t>
      </w:r>
    </w:p>
    <w:p>
      <w:pPr>
        <w:pStyle w:val="Normal1"/>
        <w:spacing w:lineRule="auto" w:line="240"/>
        <w:ind w:firstLine="284" w:end="0"/>
        <w:rPr/>
      </w:pPr>
      <w:r>
        <w:rPr>
          <w:sz w:val="24"/>
        </w:rPr>
        <w:t xml:space="preserve">                                   </w:t>
      </w:r>
      <w:r>
        <w:rPr>
          <w:sz w:val="24"/>
        </w:rPr>
        <w:t>(~</w:t>
      </w:r>
      <w:r>
        <w:rPr>
          <w:i/>
          <w:iCs/>
          <w:sz w:val="24"/>
          <w:lang w:val="en-US"/>
        </w:rPr>
        <w:t>en</w:t>
      </w:r>
      <w:r>
        <w:rPr>
          <w:sz w:val="24"/>
        </w:rPr>
        <w:t xml:space="preserve"> </w:t>
      </w:r>
      <w:r>
        <w:rPr>
          <w:sz w:val="24"/>
          <w:lang w:val="en-US"/>
        </w:rPr>
        <w:t>porciones</w:t>
      </w:r>
      <w:r>
        <w:rPr>
          <w:sz w:val="24"/>
        </w:rPr>
        <w:t>)</w:t>
      </w:r>
    </w:p>
    <w:p>
      <w:pPr>
        <w:pStyle w:val="Normal1"/>
        <w:spacing w:lineRule="auto" w:line="240"/>
        <w:ind w:firstLine="709" w:end="0"/>
        <w:rPr/>
      </w:pPr>
      <w:r>
        <w:rPr>
          <w:b/>
          <w:bCs/>
          <w:sz w:val="24"/>
        </w:rPr>
        <w:t>entre</w:t>
      </w:r>
      <w:r>
        <w:rPr>
          <w:sz w:val="24"/>
        </w:rPr>
        <w:t xml:space="preserve"> — распределять, раздавать среди кого-либо, между кем-либо </w:t>
      </w:r>
    </w:p>
    <w:p>
      <w:pPr>
        <w:pStyle w:val="Normal1"/>
        <w:spacing w:lineRule="auto" w:line="240"/>
        <w:ind w:firstLine="284" w:end="0"/>
        <w:rPr/>
      </w:pPr>
      <w:r>
        <w:rPr>
          <w:sz w:val="24"/>
        </w:rPr>
        <w:t xml:space="preserve">                                </w:t>
      </w:r>
      <w:r>
        <w:rPr>
          <w:sz w:val="24"/>
          <w:lang w:val="en-US"/>
        </w:rPr>
        <w:t xml:space="preserve">(~ </w:t>
      </w:r>
      <w:r>
        <w:rPr>
          <w:i/>
          <w:iCs/>
          <w:sz w:val="24"/>
          <w:lang w:val="en-US"/>
        </w:rPr>
        <w:t>entre</w:t>
      </w:r>
      <w:r>
        <w:rPr>
          <w:sz w:val="24"/>
          <w:lang w:val="en-US"/>
        </w:rPr>
        <w:t xml:space="preserve"> los necesitados)</w:t>
      </w:r>
    </w:p>
    <w:p>
      <w:pPr>
        <w:pStyle w:val="Normal1"/>
        <w:spacing w:lineRule="auto" w:line="240"/>
        <w:ind w:firstLine="284" w:end="0"/>
        <w:rPr/>
      </w:pPr>
      <w:r>
        <w:rPr>
          <w:sz w:val="24"/>
          <w:lang w:val="en-US"/>
        </w:rPr>
        <w:t>Disuadir</w:t>
      </w:r>
      <w:r>
        <w:rPr>
          <w:sz w:val="24"/>
        </w:rPr>
        <w:t xml:space="preserve"> </w:t>
      </w:r>
      <w:r>
        <w:rPr>
          <w:b/>
          <w:bCs/>
          <w:sz w:val="24"/>
          <w:lang w:val="en-US"/>
        </w:rPr>
        <w:t>de</w:t>
      </w:r>
      <w:r>
        <w:rPr>
          <w:sz w:val="24"/>
        </w:rPr>
        <w:t xml:space="preserve"> — отговаривать от чего-либо, разубеждать в чем-либо </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comprar el aparato)</w:t>
      </w:r>
    </w:p>
    <w:p>
      <w:pPr>
        <w:pStyle w:val="Normal1"/>
        <w:spacing w:lineRule="auto" w:line="240"/>
        <w:ind w:firstLine="284" w:end="0"/>
        <w:rPr/>
      </w:pPr>
      <w:r>
        <w:rPr>
          <w:sz w:val="24"/>
          <w:lang w:val="en-US"/>
        </w:rPr>
        <w:t>Dividir</w:t>
      </w:r>
      <w:r>
        <w:rPr>
          <w:sz w:val="24"/>
        </w:rPr>
        <w:t xml:space="preserve"> </w:t>
      </w:r>
      <w:r>
        <w:rPr>
          <w:b/>
          <w:bCs/>
          <w:sz w:val="24"/>
          <w:lang w:val="en-US"/>
        </w:rPr>
        <w:t>entre</w:t>
      </w:r>
      <w:r>
        <w:rPr>
          <w:sz w:val="24"/>
        </w:rPr>
        <w:t xml:space="preserve"> —делить, распределять между кем-либо, среди кого-либо</w:t>
      </w:r>
    </w:p>
    <w:p>
      <w:pPr>
        <w:pStyle w:val="Normal1"/>
        <w:spacing w:lineRule="auto" w:line="240"/>
        <w:ind w:firstLine="284" w:end="0"/>
        <w:rPr>
          <w:sz w:val="24"/>
          <w:lang w:val="en-US"/>
        </w:rPr>
      </w:pPr>
      <w:r>
        <w:rPr>
          <w:sz w:val="24"/>
        </w:rPr>
        <w:t xml:space="preserve">                                </w:t>
      </w:r>
      <w:r>
        <w:rPr>
          <w:sz w:val="24"/>
          <w:lang w:val="en-US"/>
        </w:rPr>
        <w:t xml:space="preserve">(~ </w:t>
      </w:r>
      <w:r>
        <w:rPr>
          <w:i/>
          <w:iCs/>
          <w:sz w:val="24"/>
          <w:lang w:val="en-US"/>
        </w:rPr>
        <w:t>entre</w:t>
      </w:r>
      <w:r>
        <w:rPr>
          <w:sz w:val="24"/>
          <w:lang w:val="en-US"/>
        </w:rPr>
        <w:t xml:space="preserve"> los combatientes)</w:t>
      </w:r>
    </w:p>
    <w:p>
      <w:pPr>
        <w:pStyle w:val="Normal1"/>
        <w:spacing w:lineRule="auto" w:line="240"/>
        <w:ind w:firstLine="709" w:end="0"/>
        <w:rPr/>
      </w:pPr>
      <w:r>
        <w:rPr>
          <w:b/>
          <w:bCs/>
          <w:sz w:val="24"/>
          <w:lang w:val="en-US"/>
        </w:rPr>
        <w:t>en</w:t>
      </w:r>
      <w:r>
        <w:rPr>
          <w:sz w:val="24"/>
        </w:rPr>
        <w:t xml:space="preserve">—делить на части </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tres partes)</w:t>
      </w:r>
    </w:p>
    <w:p>
      <w:pPr>
        <w:pStyle w:val="Normal1"/>
        <w:spacing w:lineRule="auto" w:line="240"/>
        <w:ind w:firstLine="284" w:end="0"/>
        <w:rPr/>
      </w:pPr>
      <w:r>
        <w:rPr>
          <w:sz w:val="24"/>
          <w:lang w:val="en-US"/>
        </w:rPr>
        <w:t>Dudar</w:t>
      </w:r>
      <w:r>
        <w:rPr>
          <w:sz w:val="24"/>
        </w:rPr>
        <w:t xml:space="preserve"> </w:t>
      </w:r>
      <w:r>
        <w:rPr>
          <w:b/>
          <w:bCs/>
          <w:sz w:val="24"/>
          <w:lang w:val="en-US"/>
        </w:rPr>
        <w:t>de</w:t>
      </w:r>
      <w:r>
        <w:rPr>
          <w:sz w:val="24"/>
        </w:rPr>
        <w:t xml:space="preserve"> — сомневаться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sus promesas)</w:t>
      </w:r>
    </w:p>
    <w:p>
      <w:pPr>
        <w:pStyle w:val="Normal1"/>
        <w:spacing w:lineRule="auto" w:line="240"/>
        <w:ind w:firstLine="709" w:end="0"/>
        <w:rPr/>
      </w:pPr>
      <w:r>
        <w:rPr>
          <w:b/>
          <w:bCs/>
          <w:sz w:val="24"/>
          <w:lang w:val="en-US"/>
        </w:rPr>
        <w:t>en</w:t>
      </w:r>
      <w:r>
        <w:rPr>
          <w:sz w:val="24"/>
        </w:rPr>
        <w:t xml:space="preserve"> + </w:t>
      </w:r>
      <w:r>
        <w:rPr>
          <w:i/>
          <w:iCs/>
          <w:sz w:val="24"/>
          <w:lang w:val="en-US"/>
        </w:rPr>
        <w:t>infinitivo</w:t>
      </w:r>
      <w:r>
        <w:rPr>
          <w:sz w:val="24"/>
        </w:rPr>
        <w:t xml:space="preserve"> — не решаться что-либо сделать </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aconsejar</w:t>
      </w:r>
      <w:r>
        <w:rPr>
          <w:sz w:val="24"/>
        </w:rPr>
        <w:t>)</w:t>
      </w:r>
    </w:p>
    <w:p>
      <w:pPr>
        <w:pStyle w:val="Normal1"/>
        <w:spacing w:lineRule="auto" w:line="240"/>
        <w:ind w:firstLine="284" w:end="0"/>
        <w:rPr>
          <w:sz w:val="24"/>
        </w:rPr>
      </w:pPr>
      <w:r>
        <w:rPr>
          <w:sz w:val="24"/>
        </w:rPr>
      </w:r>
    </w:p>
    <w:p>
      <w:pPr>
        <w:pStyle w:val="Normal1"/>
        <w:spacing w:lineRule="auto" w:line="240"/>
        <w:ind w:firstLine="284" w:end="0"/>
        <w:jc w:val="center"/>
        <w:rPr>
          <w:b/>
          <w:sz w:val="32"/>
        </w:rPr>
      </w:pPr>
      <w:r>
        <w:rPr>
          <w:b/>
          <w:sz w:val="32"/>
        </w:rPr>
        <w:t>Е</w:t>
      </w:r>
    </w:p>
    <w:p>
      <w:pPr>
        <w:pStyle w:val="Normal1"/>
        <w:spacing w:lineRule="auto" w:line="240"/>
        <w:ind w:firstLine="284" w:end="0"/>
        <w:rPr/>
      </w:pPr>
      <w:r>
        <w:rPr>
          <w:sz w:val="24"/>
          <w:lang w:val="en-US"/>
        </w:rPr>
        <w:t>Echar</w:t>
      </w:r>
      <w:r>
        <w:rPr>
          <w:sz w:val="24"/>
        </w:rPr>
        <w:t xml:space="preserve"> </w:t>
      </w:r>
      <w:r>
        <w:rPr>
          <w:b/>
          <w:bCs/>
          <w:sz w:val="24"/>
          <w:lang w:val="en-US"/>
        </w:rPr>
        <w:t>a</w:t>
      </w:r>
      <w:r>
        <w:rPr>
          <w:sz w:val="24"/>
        </w:rPr>
        <w:t xml:space="preserve"> — бросать куда-либо</w:t>
      </w:r>
    </w:p>
    <w:p>
      <w:pPr>
        <w:pStyle w:val="Normal1"/>
        <w:spacing w:lineRule="auto" w:line="240"/>
        <w:ind w:firstLine="284" w:end="0"/>
        <w:rPr/>
      </w:pPr>
      <w:r>
        <w:rPr>
          <w:sz w:val="24"/>
        </w:rPr>
        <w:t xml:space="preserve">                                  </w:t>
      </w:r>
      <w:r>
        <w:rPr>
          <w:sz w:val="24"/>
        </w:rPr>
        <w:t xml:space="preserve">(~ </w:t>
      </w:r>
      <w:r>
        <w:rPr>
          <w:i/>
          <w:iCs/>
          <w:sz w:val="24"/>
          <w:lang w:val="en-US"/>
        </w:rPr>
        <w:t>al</w:t>
      </w:r>
      <w:r>
        <w:rPr>
          <w:sz w:val="24"/>
        </w:rPr>
        <w:t xml:space="preserve"> </w:t>
      </w:r>
      <w:r>
        <w:rPr>
          <w:sz w:val="24"/>
          <w:lang w:val="en-US"/>
        </w:rPr>
        <w:t>suelo</w:t>
      </w:r>
      <w:r>
        <w:rPr>
          <w:sz w:val="24"/>
        </w:rPr>
        <w:t>)</w:t>
      </w:r>
    </w:p>
    <w:p>
      <w:pPr>
        <w:pStyle w:val="Normal1"/>
        <w:spacing w:lineRule="auto" w:line="240"/>
        <w:ind w:firstLine="709" w:end="0"/>
        <w:rPr/>
      </w:pPr>
      <w:r>
        <w:rPr>
          <w:b/>
          <w:bCs/>
          <w:sz w:val="24"/>
          <w:lang w:val="en-US"/>
        </w:rPr>
        <w:t>de</w:t>
      </w:r>
      <w:r>
        <w:rPr>
          <w:sz w:val="24"/>
        </w:rPr>
        <w:t xml:space="preserve"> — выгонять, выбрасывать, увольнять откуда-либо </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casa</w:t>
      </w:r>
      <w:r>
        <w:rPr>
          <w:sz w:val="24"/>
        </w:rPr>
        <w:t>)</w:t>
      </w:r>
    </w:p>
    <w:p>
      <w:pPr>
        <w:pStyle w:val="Normal1"/>
        <w:spacing w:lineRule="auto" w:line="240"/>
        <w:ind w:firstLine="284" w:end="0"/>
        <w:rPr/>
      </w:pPr>
      <w:r>
        <w:rPr>
          <w:sz w:val="24"/>
          <w:lang w:val="en-US"/>
        </w:rPr>
        <w:t>Ejercitarse</w:t>
      </w:r>
      <w:r>
        <w:rPr>
          <w:sz w:val="24"/>
        </w:rPr>
        <w:t xml:space="preserve"> </w:t>
      </w:r>
      <w:r>
        <w:rPr>
          <w:b/>
          <w:bCs/>
          <w:sz w:val="24"/>
          <w:lang w:val="en-US"/>
        </w:rPr>
        <w:t>en</w:t>
      </w:r>
      <w:r>
        <w:rPr>
          <w:sz w:val="24"/>
        </w:rPr>
        <w:t xml:space="preserve"> — тренироваться, упражняться в чем-либо</w:t>
      </w:r>
    </w:p>
    <w:p>
      <w:pPr>
        <w:pStyle w:val="Normal1"/>
        <w:spacing w:lineRule="auto" w:line="240"/>
        <w:ind w:firstLine="284" w:end="0"/>
        <w:rPr/>
      </w:pPr>
      <w:r>
        <w:rPr>
          <w:sz w:val="24"/>
          <w:lang w:val="en-US"/>
        </w:rPr>
        <w:t xml:space="preserve">                           </w:t>
      </w:r>
      <w:r>
        <w:rPr>
          <w:sz w:val="24"/>
          <w:lang w:val="en-US"/>
        </w:rPr>
        <w:t>(~</w:t>
      </w:r>
      <w:r>
        <w:rPr>
          <w:i/>
          <w:iCs/>
          <w:sz w:val="24"/>
          <w:lang w:val="en-US"/>
        </w:rPr>
        <w:t>en</w:t>
      </w:r>
      <w:r>
        <w:rPr>
          <w:sz w:val="24"/>
          <w:lang w:val="en-US"/>
        </w:rPr>
        <w:t xml:space="preserve"> la natación) </w:t>
      </w:r>
    </w:p>
    <w:p>
      <w:pPr>
        <w:pStyle w:val="Normal1"/>
        <w:spacing w:lineRule="auto" w:line="240"/>
        <w:ind w:firstLine="284" w:end="0"/>
        <w:rPr/>
      </w:pPr>
      <w:r>
        <w:rPr>
          <w:sz w:val="24"/>
          <w:lang w:val="en-US"/>
        </w:rPr>
        <w:t>Embarcarse</w:t>
      </w:r>
      <w:r>
        <w:rPr>
          <w:sz w:val="24"/>
        </w:rPr>
        <w:t xml:space="preserve"> </w:t>
      </w:r>
      <w:r>
        <w:rPr>
          <w:b/>
          <w:bCs/>
          <w:sz w:val="24"/>
          <w:lang w:val="en-US"/>
        </w:rPr>
        <w:t>para</w:t>
      </w:r>
      <w:r>
        <w:rPr>
          <w:b/>
          <w:bCs/>
          <w:sz w:val="24"/>
        </w:rPr>
        <w:t xml:space="preserve"> </w:t>
      </w:r>
      <w:r>
        <w:rPr>
          <w:sz w:val="24"/>
        </w:rPr>
        <w:t>— отправляться (на корабле) куда-либо</w:t>
      </w:r>
    </w:p>
    <w:p>
      <w:pPr>
        <w:pStyle w:val="Normal1"/>
        <w:spacing w:lineRule="auto" w:line="240"/>
        <w:ind w:firstLine="284" w:end="0"/>
        <w:rPr/>
      </w:pPr>
      <w:r>
        <w:rPr>
          <w:sz w:val="24"/>
        </w:rPr>
        <w:t xml:space="preserve">                          </w:t>
      </w:r>
      <w:r>
        <w:rPr>
          <w:sz w:val="24"/>
        </w:rPr>
        <w:t xml:space="preserve">(~ </w:t>
      </w:r>
      <w:r>
        <w:rPr>
          <w:i/>
          <w:iCs/>
          <w:sz w:val="24"/>
          <w:lang w:val="en-US"/>
        </w:rPr>
        <w:t>para</w:t>
      </w:r>
      <w:r>
        <w:rPr>
          <w:sz w:val="24"/>
        </w:rPr>
        <w:t xml:space="preserve"> </w:t>
      </w:r>
      <w:r>
        <w:rPr>
          <w:sz w:val="24"/>
          <w:lang w:val="en-US"/>
        </w:rPr>
        <w:t>América</w:t>
      </w:r>
      <w:r>
        <w:rPr>
          <w:sz w:val="24"/>
        </w:rPr>
        <w:t xml:space="preserve">) </w:t>
      </w:r>
    </w:p>
    <w:p>
      <w:pPr>
        <w:pStyle w:val="Normal1"/>
        <w:spacing w:lineRule="auto" w:line="240"/>
        <w:ind w:firstLine="284" w:end="0"/>
        <w:rPr/>
      </w:pPr>
      <w:r>
        <w:rPr>
          <w:sz w:val="24"/>
          <w:lang w:val="en-US"/>
        </w:rPr>
        <w:t>Empe</w:t>
      </w:r>
      <w:r>
        <w:rPr>
          <w:sz w:val="24"/>
        </w:rPr>
        <w:t>ñ</w:t>
      </w:r>
      <w:r>
        <w:rPr>
          <w:sz w:val="24"/>
          <w:lang w:val="en-US"/>
        </w:rPr>
        <w:t>arse</w:t>
      </w:r>
      <w:r>
        <w:rPr>
          <w:sz w:val="24"/>
        </w:rPr>
        <w:t xml:space="preserve"> </w:t>
      </w:r>
      <w:r>
        <w:rPr>
          <w:b/>
          <w:bCs/>
          <w:sz w:val="24"/>
          <w:lang w:val="en-US"/>
        </w:rPr>
        <w:t>en</w:t>
      </w:r>
      <w:r>
        <w:rPr>
          <w:b/>
          <w:bCs/>
          <w:sz w:val="24"/>
        </w:rPr>
        <w:t xml:space="preserve"> </w:t>
      </w:r>
      <w:r>
        <w:rPr>
          <w:sz w:val="24"/>
        </w:rPr>
        <w:t>— настаивать, упорствовать              .</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 deseo)</w:t>
      </w:r>
    </w:p>
    <w:p>
      <w:pPr>
        <w:pStyle w:val="Normal1"/>
        <w:spacing w:lineRule="auto" w:line="240"/>
        <w:ind w:firstLine="284" w:end="0"/>
        <w:rPr/>
      </w:pPr>
      <w:r>
        <w:rPr>
          <w:sz w:val="24"/>
          <w:lang w:val="en-US"/>
        </w:rPr>
        <w:t xml:space="preserve">         </w:t>
      </w:r>
      <w:r>
        <w:rPr>
          <w:sz w:val="24"/>
        </w:rPr>
        <w:t xml:space="preserve">задолжать, брать в долг </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mil pesetas) </w:t>
      </w:r>
    </w:p>
    <w:p>
      <w:pPr>
        <w:pStyle w:val="Normal1"/>
        <w:spacing w:lineRule="auto" w:line="240"/>
        <w:ind w:firstLine="284" w:end="0"/>
        <w:rPr/>
      </w:pPr>
      <w:r>
        <w:rPr>
          <w:sz w:val="24"/>
          <w:lang w:val="en-US"/>
        </w:rPr>
        <w:t>Empezar</w:t>
      </w:r>
      <w:r>
        <w:rPr>
          <w:sz w:val="24"/>
        </w:rPr>
        <w:t xml:space="preserve"> </w:t>
      </w:r>
      <w:r>
        <w:rPr>
          <w:b/>
          <w:bCs/>
          <w:sz w:val="24"/>
          <w:lang w:val="en-US"/>
        </w:rPr>
        <w:t>a</w:t>
      </w:r>
      <w:r>
        <w:rPr>
          <w:sz w:val="24"/>
        </w:rPr>
        <w:t xml:space="preserve"> + </w:t>
      </w:r>
      <w:r>
        <w:rPr>
          <w:i/>
          <w:iCs/>
          <w:sz w:val="24"/>
          <w:lang w:val="en-US"/>
        </w:rPr>
        <w:t>infinitivo</w:t>
      </w:r>
      <w:r>
        <w:rPr>
          <w:sz w:val="24"/>
        </w:rPr>
        <w:t xml:space="preserve"> — начинать что-либо делать           </w:t>
      </w:r>
    </w:p>
    <w:p>
      <w:pPr>
        <w:pStyle w:val="Normal1"/>
        <w:spacing w:lineRule="auto" w:line="240"/>
        <w:ind w:firstLine="284" w:end="0"/>
        <w:rPr/>
      </w:pPr>
      <w:r>
        <w:rPr>
          <w:sz w:val="24"/>
        </w:rPr>
        <w:t xml:space="preserve">                           </w:t>
      </w:r>
      <w:r>
        <w:rPr>
          <w:sz w:val="24"/>
        </w:rPr>
        <w:t xml:space="preserve">(~ </w:t>
      </w:r>
      <w:r>
        <w:rPr>
          <w:sz w:val="24"/>
          <w:lang w:val="en-US"/>
        </w:rPr>
        <w:t>a</w:t>
      </w:r>
      <w:r>
        <w:rPr>
          <w:sz w:val="24"/>
        </w:rPr>
        <w:t xml:space="preserve"> </w:t>
      </w:r>
      <w:r>
        <w:rPr>
          <w:sz w:val="24"/>
          <w:lang w:val="en-US"/>
        </w:rPr>
        <w:t>escribir</w:t>
      </w:r>
      <w:r>
        <w:rPr>
          <w:sz w:val="24"/>
        </w:rPr>
        <w:t xml:space="preserve">) </w:t>
      </w:r>
    </w:p>
    <w:p>
      <w:pPr>
        <w:pStyle w:val="Normal1"/>
        <w:spacing w:lineRule="auto" w:line="240"/>
        <w:ind w:firstLine="709" w:end="0"/>
        <w:rPr/>
      </w:pPr>
      <w:r>
        <w:rPr>
          <w:b/>
          <w:bCs/>
          <w:sz w:val="24"/>
        </w:rPr>
        <w:t>ро</w:t>
      </w:r>
      <w:r>
        <w:rPr>
          <w:b/>
          <w:bCs/>
          <w:sz w:val="24"/>
          <w:lang w:val="en-US"/>
        </w:rPr>
        <w:t>r</w:t>
      </w:r>
      <w:r>
        <w:rPr>
          <w:b/>
          <w:bCs/>
          <w:sz w:val="24"/>
        </w:rPr>
        <w:t xml:space="preserve"> </w:t>
      </w:r>
      <w:r>
        <w:rPr>
          <w:sz w:val="24"/>
        </w:rPr>
        <w:t xml:space="preserve">— начинать с чего-либо               </w:t>
      </w:r>
    </w:p>
    <w:p>
      <w:pPr>
        <w:pStyle w:val="Normal1"/>
        <w:spacing w:lineRule="auto" w:line="240"/>
        <w:ind w:firstLine="284" w:end="0"/>
        <w:rPr/>
      </w:pPr>
      <w:r>
        <w:rPr>
          <w:sz w:val="24"/>
        </w:rPr>
        <w:t xml:space="preserve">                         </w:t>
      </w:r>
      <w:r>
        <w:rPr>
          <w:sz w:val="24"/>
          <w:lang w:val="en-US"/>
        </w:rPr>
        <w:t xml:space="preserve">(~ </w:t>
      </w:r>
      <w:r>
        <w:rPr>
          <w:sz w:val="24"/>
        </w:rPr>
        <w:t>ро</w:t>
      </w:r>
      <w:r>
        <w:rPr>
          <w:sz w:val="24"/>
          <w:lang w:val="en-US"/>
        </w:rPr>
        <w:t xml:space="preserve">r lo más difícil) </w:t>
      </w:r>
    </w:p>
    <w:p>
      <w:pPr>
        <w:pStyle w:val="Normal1"/>
        <w:spacing w:lineRule="auto" w:line="240"/>
        <w:ind w:firstLine="284" w:end="0"/>
        <w:rPr/>
      </w:pPr>
      <w:r>
        <w:rPr>
          <w:sz w:val="24"/>
          <w:lang w:val="en-US"/>
        </w:rPr>
        <w:t>Emular</w:t>
      </w:r>
      <w:r>
        <w:rPr>
          <w:sz w:val="24"/>
        </w:rPr>
        <w:t xml:space="preserve"> </w:t>
      </w:r>
      <w:r>
        <w:rPr>
          <w:b/>
          <w:bCs/>
          <w:sz w:val="24"/>
          <w:lang w:val="en-US"/>
        </w:rPr>
        <w:t>con</w:t>
      </w:r>
      <w:r>
        <w:rPr>
          <w:sz w:val="24"/>
        </w:rPr>
        <w:t xml:space="preserve"> — соревноваться, состязаться с, кем-либо</w:t>
      </w:r>
    </w:p>
    <w:p>
      <w:pPr>
        <w:pStyle w:val="Normal1"/>
        <w:spacing w:lineRule="auto" w:line="240"/>
        <w:ind w:firstLine="284" w:end="0"/>
        <w:rPr/>
      </w:pPr>
      <w:r>
        <w:rPr>
          <w:sz w:val="24"/>
        </w:rPr>
        <w:t xml:space="preserve">                        </w:t>
      </w:r>
      <w:r>
        <w:rPr>
          <w:sz w:val="24"/>
          <w:lang w:val="en-US"/>
        </w:rPr>
        <w:t xml:space="preserve">(~ con otra cuadrilla) </w:t>
      </w:r>
    </w:p>
    <w:p>
      <w:pPr>
        <w:pStyle w:val="Normal1"/>
        <w:spacing w:lineRule="auto" w:line="240"/>
        <w:ind w:firstLine="284" w:end="0"/>
        <w:rPr/>
      </w:pPr>
      <w:r>
        <w:rPr>
          <w:sz w:val="24"/>
          <w:lang w:val="en-US"/>
        </w:rPr>
        <w:t>Enamorarse</w:t>
      </w:r>
      <w:r>
        <w:rPr>
          <w:sz w:val="24"/>
        </w:rPr>
        <w:t xml:space="preserve"> </w:t>
      </w:r>
      <w:r>
        <w:rPr>
          <w:b/>
          <w:bCs/>
          <w:sz w:val="24"/>
          <w:lang w:val="en-US"/>
        </w:rPr>
        <w:t>de</w:t>
      </w:r>
      <w:r>
        <w:rPr>
          <w:sz w:val="24"/>
        </w:rPr>
        <w:t xml:space="preserve"> — влюбиться в кого-либо</w:t>
      </w:r>
    </w:p>
    <w:p>
      <w:pPr>
        <w:pStyle w:val="Normal1"/>
        <w:spacing w:lineRule="auto" w:line="240"/>
        <w:ind w:firstLine="284" w:end="0"/>
        <w:rPr/>
      </w:pPr>
      <w:r>
        <w:rPr>
          <w:sz w:val="24"/>
        </w:rPr>
        <w:t xml:space="preserve">                       </w:t>
      </w:r>
      <w:r>
        <w:rPr>
          <w:sz w:val="24"/>
          <w:lang w:val="en-US"/>
        </w:rPr>
        <w:t xml:space="preserve">(~ de la profesora) </w:t>
      </w:r>
    </w:p>
    <w:p>
      <w:pPr>
        <w:pStyle w:val="Normal1"/>
        <w:spacing w:lineRule="auto" w:line="240"/>
        <w:ind w:firstLine="284" w:end="0"/>
        <w:rPr/>
      </w:pPr>
      <w:r>
        <w:rPr>
          <w:sz w:val="24"/>
          <w:lang w:val="en-US"/>
        </w:rPr>
        <w:t>Encaminarse</w:t>
      </w:r>
      <w:r>
        <w:rPr>
          <w:sz w:val="24"/>
        </w:rPr>
        <w:t xml:space="preserve"> </w:t>
      </w:r>
      <w:r>
        <w:rPr>
          <w:b/>
          <w:bCs/>
          <w:sz w:val="24"/>
          <w:lang w:val="en-US"/>
        </w:rPr>
        <w:t>a</w:t>
      </w:r>
      <w:r>
        <w:rPr>
          <w:sz w:val="24"/>
        </w:rPr>
        <w:t xml:space="preserve"> — направляться куда-либо</w:t>
      </w:r>
    </w:p>
    <w:p>
      <w:pPr>
        <w:pStyle w:val="Normal1"/>
        <w:spacing w:lineRule="auto" w:line="240"/>
        <w:ind w:firstLine="284" w:end="0"/>
        <w:rPr/>
      </w:pPr>
      <w:r>
        <w:rPr>
          <w:sz w:val="24"/>
        </w:rPr>
        <w:t xml:space="preserve">                       </w:t>
      </w:r>
      <w:r>
        <w:rPr>
          <w:sz w:val="24"/>
          <w:lang w:val="en-US"/>
        </w:rPr>
        <w:t>(~</w:t>
      </w:r>
      <w:r>
        <w:rPr>
          <w:i/>
          <w:iCs/>
          <w:sz w:val="24"/>
          <w:lang w:val="en-US"/>
        </w:rPr>
        <w:t>a</w:t>
      </w:r>
      <w:r>
        <w:rPr>
          <w:sz w:val="24"/>
          <w:lang w:val="en-US"/>
        </w:rPr>
        <w:t xml:space="preserve"> la ciudad)    </w:t>
      </w:r>
    </w:p>
    <w:p>
      <w:pPr>
        <w:pStyle w:val="Normal1"/>
        <w:spacing w:lineRule="auto" w:line="240"/>
        <w:ind w:firstLine="284" w:end="0"/>
        <w:rPr/>
      </w:pPr>
      <w:r>
        <w:rPr>
          <w:sz w:val="24"/>
          <w:lang w:val="en-US"/>
        </w:rPr>
        <w:t>Encararse</w:t>
      </w:r>
      <w:r>
        <w:rPr>
          <w:sz w:val="24"/>
        </w:rPr>
        <w:t xml:space="preserve"> </w:t>
      </w:r>
      <w:r>
        <w:rPr>
          <w:b/>
          <w:bCs/>
          <w:sz w:val="24"/>
          <w:lang w:val="en-US"/>
        </w:rPr>
        <w:t>a</w:t>
      </w:r>
      <w:r>
        <w:rPr>
          <w:b/>
          <w:bCs/>
          <w:sz w:val="24"/>
        </w:rPr>
        <w:t xml:space="preserve">, </w:t>
      </w:r>
      <w:r>
        <w:rPr>
          <w:b/>
          <w:bCs/>
          <w:sz w:val="24"/>
          <w:lang w:val="en-US"/>
        </w:rPr>
        <w:t>con</w:t>
      </w:r>
      <w:r>
        <w:rPr>
          <w:sz w:val="24"/>
        </w:rPr>
        <w:t xml:space="preserve"> — столкнуться лицом к лицу, встать лицом к лицу, подойти вплотную к кому-либо        </w:t>
      </w:r>
    </w:p>
    <w:p>
      <w:pPr>
        <w:pStyle w:val="Normal1"/>
        <w:spacing w:lineRule="auto" w:line="240"/>
        <w:ind w:firstLine="284" w:end="0"/>
        <w:rPr/>
      </w:pPr>
      <w:r>
        <w:rPr>
          <w:sz w:val="24"/>
        </w:rPr>
        <w:t xml:space="preserve">                         </w:t>
      </w:r>
      <w:r>
        <w:rPr>
          <w:sz w:val="24"/>
          <w:lang w:val="en-US"/>
        </w:rPr>
        <w:t xml:space="preserve">(~ </w:t>
      </w:r>
      <w:r>
        <w:rPr>
          <w:i/>
          <w:iCs/>
          <w:sz w:val="24"/>
          <w:lang w:val="en-US"/>
        </w:rPr>
        <w:t>a, con</w:t>
      </w:r>
      <w:r>
        <w:rPr>
          <w:sz w:val="24"/>
          <w:lang w:val="en-US"/>
        </w:rPr>
        <w:t xml:space="preserve"> el rival) </w:t>
      </w:r>
    </w:p>
    <w:p>
      <w:pPr>
        <w:pStyle w:val="Normal1"/>
        <w:spacing w:lineRule="auto" w:line="240"/>
        <w:ind w:firstLine="284" w:end="0"/>
        <w:rPr/>
      </w:pPr>
      <w:r>
        <w:rPr>
          <w:sz w:val="24"/>
          <w:lang w:val="en-US"/>
        </w:rPr>
        <w:t>Encargarse</w:t>
      </w:r>
      <w:r>
        <w:rPr>
          <w:sz w:val="24"/>
        </w:rPr>
        <w:t xml:space="preserve"> </w:t>
      </w:r>
      <w:r>
        <w:rPr>
          <w:b/>
          <w:bCs/>
          <w:sz w:val="24"/>
          <w:lang w:val="en-US"/>
        </w:rPr>
        <w:t>de</w:t>
      </w:r>
      <w:r>
        <w:rPr>
          <w:sz w:val="24"/>
        </w:rPr>
        <w:t xml:space="preserve"> — брать на себя (поручение, дело), взяться за что-либо</w:t>
      </w:r>
    </w:p>
    <w:p>
      <w:pPr>
        <w:pStyle w:val="Normal1"/>
        <w:spacing w:lineRule="auto" w:line="240"/>
        <w:ind w:firstLine="284" w:end="0"/>
        <w:rPr/>
      </w:pPr>
      <w:r>
        <w:rPr>
          <w:sz w:val="24"/>
          <w:lang w:val="en-US"/>
        </w:rPr>
        <w:t xml:space="preserve">                        </w:t>
      </w:r>
      <w:r>
        <w:rPr>
          <w:sz w:val="24"/>
          <w:lang w:val="en-US"/>
        </w:rPr>
        <w:t>(~</w:t>
      </w:r>
      <w:r>
        <w:rPr>
          <w:i/>
          <w:iCs/>
          <w:sz w:val="24"/>
          <w:lang w:val="en-US"/>
        </w:rPr>
        <w:t>de</w:t>
      </w:r>
      <w:r>
        <w:rPr>
          <w:sz w:val="24"/>
          <w:lang w:val="en-US"/>
        </w:rPr>
        <w:t xml:space="preserve"> la suscripción a los periódicos) </w:t>
      </w:r>
    </w:p>
    <w:p>
      <w:pPr>
        <w:pStyle w:val="Normal1"/>
        <w:spacing w:lineRule="auto" w:line="240"/>
        <w:ind w:firstLine="284" w:end="0"/>
        <w:rPr/>
      </w:pPr>
      <w:r>
        <w:rPr>
          <w:sz w:val="24"/>
          <w:lang w:val="en-US"/>
        </w:rPr>
        <w:t>Enemistar</w:t>
      </w:r>
      <w:r>
        <w:rPr>
          <w:sz w:val="24"/>
        </w:rPr>
        <w:t xml:space="preserve"> </w:t>
      </w:r>
      <w:r>
        <w:rPr>
          <w:b/>
          <w:bCs/>
          <w:sz w:val="24"/>
          <w:lang w:val="en-US"/>
        </w:rPr>
        <w:t>a</w:t>
      </w:r>
      <w:r>
        <w:rPr>
          <w:sz w:val="24"/>
        </w:rPr>
        <w:t xml:space="preserve"> — поссорить кого-либо</w:t>
      </w:r>
    </w:p>
    <w:p>
      <w:pPr>
        <w:pStyle w:val="Normal1"/>
        <w:spacing w:lineRule="auto" w:line="240"/>
        <w:ind w:firstLine="284" w:end="0"/>
        <w:rPr/>
      </w:pPr>
      <w:r>
        <w:rPr>
          <w:sz w:val="24"/>
        </w:rPr>
        <w:t xml:space="preserve">                         </w:t>
      </w:r>
      <w:r>
        <w:rPr>
          <w:sz w:val="24"/>
          <w:lang w:val="en-US"/>
        </w:rPr>
        <w:t>(~</w:t>
      </w:r>
      <w:r>
        <w:rPr>
          <w:i/>
          <w:iCs/>
          <w:sz w:val="24"/>
        </w:rPr>
        <w:t>а</w:t>
      </w:r>
      <w:r>
        <w:rPr>
          <w:sz w:val="24"/>
          <w:lang w:val="en-US"/>
        </w:rPr>
        <w:t xml:space="preserve"> un</w:t>
      </w:r>
      <w:r>
        <w:rPr>
          <w:sz w:val="24"/>
        </w:rPr>
        <w:t>о</w:t>
      </w:r>
      <w:r>
        <w:rPr>
          <w:sz w:val="24"/>
          <w:lang w:val="en-US"/>
        </w:rPr>
        <w:t xml:space="preserve"> con otro) </w:t>
      </w:r>
    </w:p>
    <w:p>
      <w:pPr>
        <w:pStyle w:val="Normal1"/>
        <w:spacing w:lineRule="auto" w:line="240"/>
        <w:ind w:firstLine="284" w:end="0"/>
        <w:rPr/>
      </w:pPr>
      <w:r>
        <w:rPr>
          <w:sz w:val="24"/>
          <w:lang w:val="en-US"/>
        </w:rPr>
        <w:t>Enfurecerse</w:t>
      </w:r>
      <w:r>
        <w:rPr>
          <w:sz w:val="24"/>
        </w:rPr>
        <w:t xml:space="preserve"> </w:t>
      </w:r>
      <w:r>
        <w:rPr>
          <w:b/>
          <w:bCs/>
          <w:sz w:val="24"/>
          <w:lang w:val="en-US"/>
        </w:rPr>
        <w:t>con</w:t>
      </w:r>
      <w:r>
        <w:rPr>
          <w:b/>
          <w:bCs/>
          <w:sz w:val="24"/>
        </w:rPr>
        <w:t xml:space="preserve">, </w:t>
      </w:r>
      <w:r>
        <w:rPr>
          <w:b/>
          <w:bCs/>
          <w:sz w:val="24"/>
          <w:lang w:val="en-US"/>
        </w:rPr>
        <w:t>contra</w:t>
      </w:r>
      <w:r>
        <w:rPr>
          <w:sz w:val="24"/>
        </w:rPr>
        <w:t xml:space="preserve"> — злиться, гневаться на кого-либо</w:t>
      </w:r>
    </w:p>
    <w:p>
      <w:pPr>
        <w:pStyle w:val="Normal1"/>
        <w:spacing w:lineRule="auto" w:line="240"/>
        <w:ind w:firstLine="284" w:end="0"/>
        <w:rPr/>
      </w:pPr>
      <w:r>
        <w:rPr>
          <w:sz w:val="24"/>
        </w:rPr>
        <w:t xml:space="preserve">                         </w:t>
      </w:r>
      <w:r>
        <w:rPr>
          <w:sz w:val="24"/>
          <w:lang w:val="en-US"/>
        </w:rPr>
        <w:t>(~</w:t>
      </w:r>
      <w:r>
        <w:rPr>
          <w:i/>
          <w:iCs/>
          <w:sz w:val="24"/>
          <w:lang w:val="en-US"/>
        </w:rPr>
        <w:t>con, contra</w:t>
      </w:r>
      <w:r>
        <w:rPr>
          <w:sz w:val="24"/>
          <w:lang w:val="en-US"/>
        </w:rPr>
        <w:t xml:space="preserve"> el bromista) </w:t>
      </w:r>
    </w:p>
    <w:p>
      <w:pPr>
        <w:pStyle w:val="Normal1"/>
        <w:spacing w:lineRule="auto" w:line="240"/>
        <w:ind w:firstLine="284" w:end="0"/>
        <w:rPr/>
      </w:pPr>
      <w:r>
        <w:rPr>
          <w:sz w:val="24"/>
          <w:lang w:val="en-US"/>
        </w:rPr>
        <w:t>Enga</w:t>
      </w:r>
      <w:r>
        <w:rPr>
          <w:sz w:val="24"/>
        </w:rPr>
        <w:t>ñ</w:t>
      </w:r>
      <w:r>
        <w:rPr>
          <w:sz w:val="24"/>
          <w:lang w:val="en-US"/>
        </w:rPr>
        <w:t>arse</w:t>
      </w:r>
      <w:r>
        <w:rPr>
          <w:sz w:val="24"/>
        </w:rPr>
        <w:t xml:space="preserve"> </w:t>
      </w:r>
      <w:r>
        <w:rPr>
          <w:b/>
          <w:bCs/>
          <w:sz w:val="24"/>
          <w:lang w:val="en-US"/>
        </w:rPr>
        <w:t>con</w:t>
      </w:r>
      <w:r>
        <w:rPr>
          <w:b/>
          <w:bCs/>
          <w:sz w:val="24"/>
        </w:rPr>
        <w:t>, ро</w:t>
      </w:r>
      <w:r>
        <w:rPr>
          <w:b/>
          <w:bCs/>
          <w:sz w:val="24"/>
          <w:lang w:val="en-US"/>
        </w:rPr>
        <w:t>r</w:t>
      </w:r>
      <w:r>
        <w:rPr>
          <w:sz w:val="24"/>
        </w:rPr>
        <w:t xml:space="preserve"> — обманываться, ошибаться благодаря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 xml:space="preserve">con, </w:t>
      </w:r>
      <w:r>
        <w:rPr>
          <w:i/>
          <w:iCs/>
          <w:sz w:val="24"/>
        </w:rPr>
        <w:t>ро</w:t>
      </w:r>
      <w:r>
        <w:rPr>
          <w:i/>
          <w:iCs/>
          <w:sz w:val="24"/>
          <w:lang w:val="en-US"/>
        </w:rPr>
        <w:t>r</w:t>
      </w:r>
      <w:r>
        <w:rPr>
          <w:sz w:val="24"/>
          <w:lang w:val="en-US"/>
        </w:rPr>
        <w:t xml:space="preserve"> las apariencias) </w:t>
      </w:r>
    </w:p>
    <w:p>
      <w:pPr>
        <w:pStyle w:val="Normal1"/>
        <w:spacing w:lineRule="auto" w:line="240"/>
        <w:ind w:firstLine="284" w:end="0"/>
        <w:rPr/>
      </w:pPr>
      <w:r>
        <w:rPr>
          <w:sz w:val="24"/>
          <w:lang w:val="en-US"/>
        </w:rPr>
        <w:t>Ense</w:t>
      </w:r>
      <w:r>
        <w:rPr>
          <w:sz w:val="24"/>
        </w:rPr>
        <w:t>ñ</w:t>
      </w:r>
      <w:r>
        <w:rPr>
          <w:sz w:val="24"/>
          <w:lang w:val="en-US"/>
        </w:rPr>
        <w:t>ar</w:t>
      </w:r>
      <w:r>
        <w:rPr>
          <w:sz w:val="24"/>
        </w:rPr>
        <w:t xml:space="preserve"> </w:t>
      </w:r>
      <w:r>
        <w:rPr>
          <w:b/>
          <w:bCs/>
          <w:sz w:val="24"/>
          <w:lang w:val="en-US"/>
        </w:rPr>
        <w:t>a</w:t>
      </w:r>
      <w:r>
        <w:rPr>
          <w:sz w:val="24"/>
        </w:rPr>
        <w:t xml:space="preserve"> + </w:t>
      </w:r>
      <w:r>
        <w:rPr>
          <w:i/>
          <w:iCs/>
          <w:sz w:val="24"/>
        </w:rPr>
        <w:t>infinitivo</w:t>
      </w:r>
      <w:r>
        <w:rPr>
          <w:sz w:val="24"/>
        </w:rPr>
        <w:t xml:space="preserve"> — учить, обучать чему-либо</w:t>
      </w:r>
    </w:p>
    <w:p>
      <w:pPr>
        <w:pStyle w:val="Normal1"/>
        <w:spacing w:lineRule="auto" w:line="240"/>
        <w:ind w:firstLine="284" w:end="0"/>
        <w:rPr/>
      </w:pPr>
      <w:r>
        <w:rPr>
          <w:sz w:val="24"/>
        </w:rPr>
        <w:t xml:space="preserve">                         </w:t>
      </w:r>
      <w:r>
        <w:rPr>
          <w:sz w:val="24"/>
        </w:rPr>
        <w:t xml:space="preserve">(~ </w:t>
      </w:r>
      <w:r>
        <w:rPr>
          <w:sz w:val="24"/>
          <w:lang w:val="en-US"/>
        </w:rPr>
        <w:t>a</w:t>
      </w:r>
      <w:r>
        <w:rPr>
          <w:sz w:val="24"/>
        </w:rPr>
        <w:t xml:space="preserve"> </w:t>
      </w:r>
      <w:r>
        <w:rPr>
          <w:sz w:val="24"/>
          <w:lang w:val="en-US"/>
        </w:rPr>
        <w:t>leer</w:t>
      </w:r>
      <w:r>
        <w:rPr>
          <w:sz w:val="24"/>
        </w:rPr>
        <w:t xml:space="preserve">)       </w:t>
      </w:r>
    </w:p>
    <w:p>
      <w:pPr>
        <w:pStyle w:val="Normal1"/>
        <w:spacing w:lineRule="auto" w:line="240"/>
        <w:ind w:firstLine="284" w:end="0"/>
        <w:rPr/>
      </w:pPr>
      <w:r>
        <w:rPr>
          <w:sz w:val="24"/>
        </w:rPr>
        <w:t xml:space="preserve"> </w:t>
      </w:r>
      <w:r>
        <w:rPr>
          <w:sz w:val="24"/>
          <w:lang w:val="en-US"/>
        </w:rPr>
        <w:t>Entender</w:t>
      </w:r>
      <w:r>
        <w:rPr>
          <w:sz w:val="24"/>
        </w:rPr>
        <w:t xml:space="preserve"> </w:t>
      </w:r>
      <w:r>
        <w:rPr>
          <w:sz w:val="24"/>
          <w:lang w:val="en-US"/>
        </w:rPr>
        <w:t>de</w:t>
      </w:r>
      <w:r>
        <w:rPr>
          <w:sz w:val="24"/>
        </w:rPr>
        <w:t xml:space="preserve"> — иметь мнение, судить о 'чем-либо</w:t>
      </w:r>
    </w:p>
    <w:p>
      <w:pPr>
        <w:pStyle w:val="Normal1"/>
        <w:spacing w:lineRule="auto" w:line="240"/>
        <w:ind w:firstLine="284" w:end="0"/>
        <w:rPr/>
      </w:pPr>
      <w:r>
        <w:rPr>
          <w:sz w:val="24"/>
        </w:rPr>
        <w:t xml:space="preserve">                         </w:t>
      </w:r>
      <w:r>
        <w:rPr>
          <w:sz w:val="24"/>
          <w:lang w:val="en-US"/>
        </w:rPr>
        <w:t xml:space="preserve">(~de una cosa) </w:t>
      </w:r>
    </w:p>
    <w:p>
      <w:pPr>
        <w:pStyle w:val="Normal1"/>
        <w:spacing w:lineRule="auto" w:line="240"/>
        <w:ind w:firstLine="709" w:end="0"/>
        <w:rPr/>
      </w:pPr>
      <w:r>
        <w:rPr>
          <w:b/>
          <w:bCs/>
          <w:sz w:val="24"/>
          <w:lang w:val="en-US"/>
        </w:rPr>
        <w:t>en</w:t>
      </w:r>
      <w:r>
        <w:rPr>
          <w:sz w:val="24"/>
        </w:rPr>
        <w:t xml:space="preserve"> — быть знатоком в чем-либо, знать толк в чем-либо</w:t>
      </w:r>
    </w:p>
    <w:p>
      <w:pPr>
        <w:sectPr>
          <w:footerReference w:type="default" r:id="rId50"/>
          <w:footerReference w:type="first" r:id="rId51"/>
          <w:type w:val="nextPage"/>
          <w:pgSz w:w="11906" w:h="16838"/>
          <w:pgMar w:left="567" w:right="567" w:gutter="0" w:header="0" w:top="567" w:footer="720" w:bottom="776"/>
          <w:pgNumType w:fmt="decimal"/>
          <w:formProt w:val="false"/>
          <w:textDirection w:val="lrTb"/>
          <w:docGrid w:type="default" w:linePitch="360" w:charSpace="0"/>
        </w:sectPr>
        <w:pStyle w:val="Normal1"/>
        <w:spacing w:lineRule="auto" w:line="240"/>
        <w:ind w:firstLine="284" w:end="0"/>
        <w:rPr/>
      </w:pPr>
      <w:r>
        <w:rPr>
          <w:sz w:val="24"/>
        </w:rPr>
        <w:t xml:space="preserve">                        </w:t>
      </w:r>
      <w:r>
        <w:rPr>
          <w:sz w:val="24"/>
          <w:lang w:val="en-US"/>
        </w:rPr>
        <w:t xml:space="preserve">(~ en esta materia) </w:t>
      </w:r>
    </w:p>
    <w:p>
      <w:pPr>
        <w:pStyle w:val="Normal1"/>
        <w:spacing w:lineRule="auto" w:line="240"/>
        <w:ind w:firstLine="284" w:end="0"/>
        <w:rPr/>
      </w:pPr>
      <w:r>
        <w:rPr>
          <w:sz w:val="24"/>
          <w:lang w:val="en-US"/>
        </w:rPr>
        <w:t>Entenderse</w:t>
      </w:r>
      <w:r>
        <w:rPr>
          <w:sz w:val="24"/>
        </w:rPr>
        <w:t xml:space="preserve"> </w:t>
      </w:r>
      <w:r>
        <w:rPr>
          <w:b/>
          <w:bCs/>
          <w:sz w:val="24"/>
          <w:lang w:val="en-US"/>
        </w:rPr>
        <w:t>con</w:t>
      </w:r>
      <w:r>
        <w:rPr>
          <w:sz w:val="24"/>
        </w:rPr>
        <w:t>—условливаться, договариваться с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sus familiares) </w:t>
      </w:r>
    </w:p>
    <w:p>
      <w:pPr>
        <w:pStyle w:val="Normal1"/>
        <w:spacing w:lineRule="auto" w:line="240"/>
        <w:ind w:firstLine="284" w:end="0"/>
        <w:rPr/>
      </w:pPr>
      <w:r>
        <w:rPr>
          <w:sz w:val="24"/>
          <w:lang w:val="en-US"/>
        </w:rPr>
        <w:t>Entrar</w:t>
      </w:r>
      <w:r>
        <w:rPr>
          <w:sz w:val="24"/>
        </w:rPr>
        <w:t xml:space="preserve"> </w:t>
      </w:r>
      <w:r>
        <w:rPr>
          <w:b/>
          <w:bCs/>
          <w:sz w:val="24"/>
          <w:lang w:val="en-US"/>
        </w:rPr>
        <w:t>en</w:t>
      </w:r>
      <w:r>
        <w:rPr>
          <w:sz w:val="24"/>
        </w:rPr>
        <w:t xml:space="preserve"> — входить куда-либо                  </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la sala)</w:t>
      </w:r>
    </w:p>
    <w:p>
      <w:pPr>
        <w:pStyle w:val="Normal1"/>
        <w:spacing w:lineRule="auto" w:line="240"/>
        <w:ind w:firstLine="284" w:end="0"/>
        <w:rPr/>
      </w:pPr>
      <w:r>
        <w:rPr>
          <w:sz w:val="24"/>
          <w:lang w:val="en-US"/>
        </w:rPr>
        <w:t>Entregarse</w:t>
      </w:r>
      <w:r>
        <w:rPr>
          <w:sz w:val="24"/>
        </w:rPr>
        <w:t xml:space="preserve"> </w:t>
      </w:r>
      <w:r>
        <w:rPr>
          <w:b/>
          <w:bCs/>
          <w:sz w:val="24"/>
          <w:lang w:val="en-US"/>
        </w:rPr>
        <w:t>a</w:t>
      </w:r>
      <w:r>
        <w:rPr>
          <w:sz w:val="24"/>
        </w:rPr>
        <w:t xml:space="preserve"> — предаваться чему-либо, отдаваться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al</w:t>
      </w:r>
      <w:r>
        <w:rPr>
          <w:sz w:val="24"/>
          <w:lang w:val="en-US"/>
        </w:rPr>
        <w:t xml:space="preserve"> estudio) </w:t>
      </w:r>
    </w:p>
    <w:p>
      <w:pPr>
        <w:pStyle w:val="Normal1"/>
        <w:spacing w:lineRule="auto" w:line="240"/>
        <w:ind w:firstLine="284" w:end="0"/>
        <w:rPr>
          <w:sz w:val="24"/>
          <w:lang w:val="en-US"/>
        </w:rPr>
      </w:pPr>
      <w:r>
        <w:rPr>
          <w:sz w:val="24"/>
          <w:lang w:val="en-US"/>
        </w:rPr>
        <w:t xml:space="preserve">Entremeterse </w:t>
      </w:r>
      <w:r>
        <w:rPr>
          <w:b/>
          <w:bCs/>
          <w:sz w:val="24"/>
          <w:lang w:val="en-US"/>
        </w:rPr>
        <w:t>en</w:t>
      </w:r>
      <w:r>
        <w:rPr>
          <w:sz w:val="24"/>
          <w:lang w:val="en-US"/>
        </w:rPr>
        <w:t xml:space="preserve"> — </w:t>
      </w:r>
      <w:r>
        <w:rPr>
          <w:sz w:val="24"/>
        </w:rPr>
        <w:t>вмешиваться</w:t>
      </w:r>
      <w:r>
        <w:rPr>
          <w:sz w:val="24"/>
          <w:lang w:val="en-US"/>
        </w:rPr>
        <w:t xml:space="preserve"> </w:t>
      </w:r>
      <w:r>
        <w:rPr>
          <w:sz w:val="24"/>
        </w:rPr>
        <w:t>во</w:t>
      </w:r>
      <w:r>
        <w:rPr>
          <w:sz w:val="24"/>
          <w:lang w:val="en-US"/>
        </w:rPr>
        <w:t xml:space="preserve"> </w:t>
      </w:r>
      <w:r>
        <w:rPr>
          <w:sz w:val="24"/>
        </w:rPr>
        <w:t>что</w:t>
      </w:r>
      <w:r>
        <w:rPr>
          <w:sz w:val="24"/>
          <w:lang w:val="en-US"/>
        </w:rPr>
        <w:t>-</w:t>
      </w:r>
      <w:r>
        <w:rPr>
          <w:sz w:val="24"/>
        </w:rPr>
        <w:t>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en</w:t>
      </w:r>
      <w:r>
        <w:rPr>
          <w:sz w:val="24"/>
          <w:lang w:val="en-US"/>
        </w:rPr>
        <w:t xml:space="preserve"> asuntos de otro) </w:t>
      </w:r>
    </w:p>
    <w:p>
      <w:pPr>
        <w:pStyle w:val="Normal1"/>
        <w:spacing w:lineRule="auto" w:line="240"/>
        <w:ind w:firstLine="284" w:end="0"/>
        <w:rPr/>
      </w:pPr>
      <w:r>
        <w:rPr>
          <w:sz w:val="24"/>
          <w:lang w:val="en-US"/>
        </w:rPr>
        <w:t>Entretenerse</w:t>
      </w:r>
      <w:r>
        <w:rPr>
          <w:sz w:val="24"/>
        </w:rPr>
        <w:t xml:space="preserve"> </w:t>
      </w:r>
      <w:r>
        <w:rPr>
          <w:b/>
          <w:bCs/>
          <w:sz w:val="24"/>
          <w:lang w:val="en-US"/>
        </w:rPr>
        <w:t>en</w:t>
      </w:r>
      <w:r>
        <w:rPr>
          <w:sz w:val="24"/>
        </w:rPr>
        <w:t xml:space="preserve"> — развлекаться чем-либо, веселиться</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oír chistes) </w:t>
      </w:r>
    </w:p>
    <w:p>
      <w:pPr>
        <w:pStyle w:val="Normal1"/>
        <w:spacing w:lineRule="auto" w:line="240"/>
        <w:ind w:firstLine="284" w:end="0"/>
        <w:rPr>
          <w:sz w:val="24"/>
          <w:lang w:val="en-US"/>
        </w:rPr>
      </w:pPr>
      <w:r>
        <w:rPr>
          <w:sz w:val="24"/>
          <w:lang w:val="en-US"/>
        </w:rPr>
        <w:t xml:space="preserve">Envanecerse </w:t>
      </w:r>
      <w:r>
        <w:rPr>
          <w:b/>
          <w:bCs/>
          <w:sz w:val="24"/>
          <w:lang w:val="en-US"/>
        </w:rPr>
        <w:t xml:space="preserve">con, de, en, </w:t>
      </w:r>
      <w:r>
        <w:rPr>
          <w:b/>
          <w:bCs/>
          <w:sz w:val="24"/>
        </w:rPr>
        <w:t>ро</w:t>
      </w:r>
      <w:r>
        <w:rPr>
          <w:b/>
          <w:bCs/>
          <w:sz w:val="24"/>
          <w:lang w:val="en-US"/>
        </w:rPr>
        <w:t>r</w:t>
      </w:r>
      <w:r>
        <w:rPr>
          <w:sz w:val="24"/>
          <w:lang w:val="en-US"/>
        </w:rPr>
        <w:t xml:space="preserve"> — </w:t>
      </w:r>
      <w:r>
        <w:rPr>
          <w:sz w:val="24"/>
        </w:rPr>
        <w:t>быть</w:t>
      </w:r>
      <w:r>
        <w:rPr>
          <w:sz w:val="24"/>
          <w:lang w:val="en-US"/>
        </w:rPr>
        <w:t xml:space="preserve"> </w:t>
      </w:r>
      <w:r>
        <w:rPr>
          <w:sz w:val="24"/>
        </w:rPr>
        <w:t>тщеславным</w:t>
      </w:r>
      <w:r>
        <w:rPr>
          <w:sz w:val="24"/>
          <w:lang w:val="en-US"/>
        </w:rPr>
        <w:t xml:space="preserve">, </w:t>
      </w:r>
      <w:r>
        <w:rPr>
          <w:sz w:val="24"/>
        </w:rPr>
        <w:t>чваниться</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con, de, en, por</w:t>
      </w:r>
      <w:r>
        <w:rPr>
          <w:sz w:val="24"/>
          <w:lang w:val="en-US"/>
        </w:rPr>
        <w:t xml:space="preserve"> el éxito obtenido) </w:t>
      </w:r>
    </w:p>
    <w:p>
      <w:pPr>
        <w:pStyle w:val="Normal1"/>
        <w:spacing w:lineRule="auto" w:line="240"/>
        <w:ind w:firstLine="284" w:end="0"/>
        <w:rPr/>
      </w:pPr>
      <w:r>
        <w:rPr>
          <w:sz w:val="24"/>
          <w:lang w:val="en-US"/>
        </w:rPr>
        <w:t>Equivocarse</w:t>
      </w:r>
      <w:r>
        <w:rPr>
          <w:sz w:val="24"/>
        </w:rPr>
        <w:t xml:space="preserve"> </w:t>
      </w:r>
      <w:r>
        <w:rPr>
          <w:b/>
          <w:bCs/>
          <w:sz w:val="24"/>
          <w:lang w:val="en-US"/>
        </w:rPr>
        <w:t>en</w:t>
      </w:r>
      <w:r>
        <w:rPr>
          <w:sz w:val="24"/>
        </w:rPr>
        <w:t xml:space="preserve"> — ошибаться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los cálculos) </w:t>
      </w:r>
    </w:p>
    <w:p>
      <w:pPr>
        <w:pStyle w:val="Normal1"/>
        <w:spacing w:lineRule="auto" w:line="240"/>
        <w:ind w:firstLine="284" w:end="0"/>
        <w:rPr/>
      </w:pPr>
      <w:r>
        <w:rPr>
          <w:sz w:val="24"/>
          <w:lang w:val="en-US"/>
        </w:rPr>
        <w:t>Escribir</w:t>
      </w:r>
      <w:r>
        <w:rPr>
          <w:sz w:val="24"/>
        </w:rPr>
        <w:t xml:space="preserve"> </w:t>
      </w:r>
      <w:r>
        <w:rPr>
          <w:b/>
          <w:bCs/>
          <w:sz w:val="24"/>
          <w:lang w:val="en-US"/>
        </w:rPr>
        <w:t>de</w:t>
      </w:r>
      <w:r>
        <w:rPr>
          <w:b/>
          <w:bCs/>
          <w:sz w:val="24"/>
        </w:rPr>
        <w:t xml:space="preserve">, </w:t>
      </w:r>
      <w:r>
        <w:rPr>
          <w:b/>
          <w:bCs/>
          <w:sz w:val="24"/>
          <w:lang w:val="en-US"/>
        </w:rPr>
        <w:t>sobre</w:t>
      </w:r>
      <w:r>
        <w:rPr>
          <w:sz w:val="24"/>
        </w:rPr>
        <w:t xml:space="preserve"> — писать о ком-либо, о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 sobre</w:t>
      </w:r>
      <w:r>
        <w:rPr>
          <w:sz w:val="24"/>
          <w:lang w:val="en-US"/>
        </w:rPr>
        <w:t xml:space="preserve"> la victoria) </w:t>
      </w:r>
    </w:p>
    <w:p>
      <w:pPr>
        <w:pStyle w:val="Normal1"/>
        <w:spacing w:lineRule="auto" w:line="240"/>
        <w:ind w:firstLine="709" w:end="0"/>
        <w:rPr/>
      </w:pPr>
      <w:r>
        <w:rPr>
          <w:b/>
          <w:bCs/>
          <w:sz w:val="24"/>
          <w:lang w:val="en-US"/>
        </w:rPr>
        <w:t>desde</w:t>
      </w:r>
      <w:r>
        <w:rPr>
          <w:sz w:val="24"/>
        </w:rPr>
        <w:t xml:space="preserve"> — писать откуда-либо</w:t>
      </w:r>
    </w:p>
    <w:p>
      <w:pPr>
        <w:pStyle w:val="Normal1"/>
        <w:spacing w:lineRule="auto" w:line="240"/>
        <w:ind w:firstLine="709" w:end="0"/>
        <w:rPr/>
      </w:pPr>
      <w:r>
        <w:rPr>
          <w:sz w:val="24"/>
        </w:rPr>
        <w:t xml:space="preserve">                       </w:t>
      </w:r>
      <w:r>
        <w:rPr>
          <w:sz w:val="24"/>
        </w:rPr>
        <w:t xml:space="preserve">(~ </w:t>
      </w:r>
      <w:r>
        <w:rPr>
          <w:i/>
          <w:iCs/>
          <w:sz w:val="24"/>
          <w:lang w:val="en-US"/>
        </w:rPr>
        <w:t>desde</w:t>
      </w:r>
      <w:r>
        <w:rPr>
          <w:sz w:val="24"/>
        </w:rPr>
        <w:t xml:space="preserve"> </w:t>
      </w:r>
      <w:r>
        <w:rPr>
          <w:sz w:val="24"/>
          <w:lang w:val="en-US"/>
        </w:rPr>
        <w:t>Mosc</w:t>
      </w:r>
      <w:r>
        <w:rPr>
          <w:sz w:val="24"/>
        </w:rPr>
        <w:t xml:space="preserve">ú) </w:t>
      </w:r>
    </w:p>
    <w:p>
      <w:pPr>
        <w:pStyle w:val="Normal1"/>
        <w:spacing w:lineRule="auto" w:line="240"/>
        <w:ind w:firstLine="709" w:end="0"/>
        <w:rPr/>
      </w:pPr>
      <w:r>
        <w:rPr>
          <w:b/>
          <w:bCs/>
          <w:sz w:val="24"/>
        </w:rPr>
        <w:t>еn</w:t>
      </w:r>
      <w:r>
        <w:rPr>
          <w:sz w:val="24"/>
        </w:rPr>
        <w:t xml:space="preserve"> — писать на каком-либо языке</w:t>
      </w:r>
    </w:p>
    <w:p>
      <w:pPr>
        <w:pStyle w:val="Normal1"/>
        <w:spacing w:lineRule="auto" w:line="240"/>
        <w:ind w:firstLine="709" w:end="0"/>
        <w:rPr/>
      </w:pPr>
      <w:r>
        <w:rPr>
          <w:sz w:val="24"/>
        </w:rPr>
        <w:t xml:space="preserve">                       </w:t>
      </w:r>
      <w:r>
        <w:rPr>
          <w:sz w:val="24"/>
        </w:rPr>
        <w:t xml:space="preserve">(~ </w:t>
      </w:r>
      <w:r>
        <w:rPr>
          <w:i/>
          <w:iCs/>
          <w:sz w:val="24"/>
          <w:lang w:val="en-US"/>
        </w:rPr>
        <w:t>en</w:t>
      </w:r>
      <w:r>
        <w:rPr>
          <w:sz w:val="24"/>
        </w:rPr>
        <w:t xml:space="preserve"> </w:t>
      </w:r>
      <w:r>
        <w:rPr>
          <w:sz w:val="24"/>
          <w:lang w:val="en-US"/>
        </w:rPr>
        <w:t>alem</w:t>
      </w:r>
      <w:r>
        <w:rPr>
          <w:sz w:val="24"/>
        </w:rPr>
        <w:t>á</w:t>
      </w:r>
      <w:r>
        <w:rPr>
          <w:sz w:val="24"/>
          <w:lang w:val="en-US"/>
        </w:rPr>
        <w:t>n</w:t>
      </w:r>
      <w:r>
        <w:rPr>
          <w:sz w:val="24"/>
        </w:rPr>
        <w:t xml:space="preserve">)               </w:t>
      </w:r>
    </w:p>
    <w:p>
      <w:pPr>
        <w:pStyle w:val="Normal1"/>
        <w:spacing w:lineRule="auto" w:line="240"/>
        <w:ind w:firstLine="284" w:end="0"/>
        <w:rPr/>
      </w:pPr>
      <w:r>
        <w:rPr>
          <w:sz w:val="24"/>
          <w:lang w:val="en-US"/>
        </w:rPr>
        <w:t>Esforzarse</w:t>
      </w:r>
      <w:r>
        <w:rPr>
          <w:sz w:val="24"/>
        </w:rPr>
        <w:t xml:space="preserve"> </w:t>
      </w:r>
      <w:r>
        <w:rPr>
          <w:b/>
          <w:bCs/>
          <w:sz w:val="24"/>
        </w:rPr>
        <w:t xml:space="preserve">a, </w:t>
      </w:r>
      <w:r>
        <w:rPr>
          <w:b/>
          <w:bCs/>
          <w:sz w:val="24"/>
          <w:lang w:val="en-US"/>
        </w:rPr>
        <w:t>en</w:t>
      </w:r>
      <w:r>
        <w:rPr>
          <w:b/>
          <w:bCs/>
          <w:sz w:val="24"/>
        </w:rPr>
        <w:t xml:space="preserve">, </w:t>
      </w:r>
      <w:r>
        <w:rPr>
          <w:b/>
          <w:bCs/>
          <w:sz w:val="24"/>
          <w:lang w:val="en-US"/>
        </w:rPr>
        <w:t>por</w:t>
      </w:r>
      <w:r>
        <w:rPr>
          <w:sz w:val="24"/>
        </w:rPr>
        <w:t xml:space="preserve"> — стараться, прилагать усилия</w:t>
      </w:r>
    </w:p>
    <w:p>
      <w:pPr>
        <w:pStyle w:val="Normal1"/>
        <w:spacing w:lineRule="auto" w:line="240"/>
        <w:ind w:firstLine="284" w:end="0"/>
        <w:rPr/>
      </w:pPr>
      <w:r>
        <w:rPr>
          <w:sz w:val="24"/>
        </w:rPr>
        <w:t xml:space="preserve">                        </w:t>
      </w:r>
      <w:r>
        <w:rPr>
          <w:sz w:val="24"/>
          <w:lang w:val="en-US"/>
        </w:rPr>
        <w:t xml:space="preserve">(~ </w:t>
      </w:r>
      <w:r>
        <w:rPr>
          <w:i/>
          <w:iCs/>
          <w:sz w:val="24"/>
          <w:lang w:val="en-US"/>
        </w:rPr>
        <w:t>a, en, por</w:t>
      </w:r>
      <w:r>
        <w:rPr>
          <w:sz w:val="24"/>
          <w:lang w:val="en-US"/>
        </w:rPr>
        <w:t xml:space="preserve"> recordar) </w:t>
      </w:r>
    </w:p>
    <w:p>
      <w:pPr>
        <w:pStyle w:val="Normal1"/>
        <w:spacing w:lineRule="auto" w:line="240"/>
        <w:ind w:firstLine="284" w:end="0"/>
        <w:rPr/>
      </w:pPr>
      <w:r>
        <w:rPr>
          <w:sz w:val="24"/>
          <w:lang w:val="en-US"/>
        </w:rPr>
        <w:t>Esmerarse</w:t>
      </w:r>
      <w:r>
        <w:rPr>
          <w:sz w:val="24"/>
        </w:rPr>
        <w:t xml:space="preserve"> </w:t>
      </w:r>
      <w:r>
        <w:rPr>
          <w:b/>
          <w:bCs/>
          <w:sz w:val="24"/>
        </w:rPr>
        <w:t>еn</w:t>
      </w:r>
      <w:r>
        <w:rPr>
          <w:sz w:val="24"/>
        </w:rPr>
        <w:t xml:space="preserve"> —усердствовать в чем-либо, старательно выполнять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la lectura) </w:t>
      </w:r>
    </w:p>
    <w:p>
      <w:pPr>
        <w:pStyle w:val="Normal1"/>
        <w:spacing w:lineRule="auto" w:line="240"/>
        <w:ind w:firstLine="284" w:end="0"/>
        <w:rPr/>
      </w:pPr>
      <w:r>
        <w:rPr>
          <w:sz w:val="24"/>
          <w:lang w:val="en-US"/>
        </w:rPr>
        <w:t>Estar</w:t>
      </w:r>
      <w:r>
        <w:rPr>
          <w:sz w:val="24"/>
        </w:rPr>
        <w:t xml:space="preserve"> </w:t>
      </w:r>
      <w:r>
        <w:rPr>
          <w:b/>
          <w:bCs/>
          <w:sz w:val="24"/>
          <w:lang w:val="en-US"/>
        </w:rPr>
        <w:t>para</w:t>
      </w:r>
      <w:r>
        <w:rPr>
          <w:sz w:val="24"/>
        </w:rPr>
        <w:t xml:space="preserve"> — быть расположенным к чему-либо</w:t>
      </w:r>
    </w:p>
    <w:p>
      <w:pPr>
        <w:pStyle w:val="Normal1"/>
        <w:spacing w:lineRule="auto" w:line="240"/>
        <w:ind w:firstLine="284" w:end="0"/>
        <w:rPr/>
      </w:pPr>
      <w:r>
        <w:rPr>
          <w:sz w:val="24"/>
        </w:rPr>
        <w:t xml:space="preserve">                     </w:t>
      </w:r>
      <w:r>
        <w:rPr>
          <w:sz w:val="24"/>
        </w:rPr>
        <w:t xml:space="preserve">(~ </w:t>
      </w:r>
      <w:r>
        <w:rPr>
          <w:sz w:val="24"/>
          <w:lang w:val="en-US"/>
        </w:rPr>
        <w:t>para</w:t>
      </w:r>
      <w:r>
        <w:rPr>
          <w:sz w:val="24"/>
        </w:rPr>
        <w:t xml:space="preserve"> </w:t>
      </w:r>
      <w:r>
        <w:rPr>
          <w:sz w:val="24"/>
          <w:lang w:val="en-US"/>
        </w:rPr>
        <w:t>bromas</w:t>
      </w:r>
      <w:r>
        <w:rPr>
          <w:sz w:val="24"/>
        </w:rPr>
        <w:t xml:space="preserve">) </w:t>
      </w:r>
    </w:p>
    <w:p>
      <w:pPr>
        <w:pStyle w:val="Normal1"/>
        <w:spacing w:lineRule="auto" w:line="240"/>
        <w:ind w:firstLine="709" w:end="0"/>
        <w:rPr/>
      </w:pPr>
      <w:r>
        <w:rPr>
          <w:b/>
          <w:bCs/>
          <w:sz w:val="24"/>
          <w:lang w:val="en-US"/>
        </w:rPr>
        <w:t>para</w:t>
      </w:r>
      <w:r>
        <w:rPr>
          <w:sz w:val="24"/>
        </w:rPr>
        <w:t xml:space="preserve"> + </w:t>
      </w:r>
      <w:r>
        <w:rPr>
          <w:i/>
          <w:iCs/>
          <w:sz w:val="24"/>
          <w:lang w:val="en-US"/>
        </w:rPr>
        <w:t>infinitivo</w:t>
      </w:r>
      <w:r>
        <w:rPr>
          <w:sz w:val="24"/>
        </w:rPr>
        <w:t xml:space="preserve"> собираться, намереваться что-либо сделать</w:t>
      </w:r>
    </w:p>
    <w:p>
      <w:pPr>
        <w:pStyle w:val="Normal1"/>
        <w:spacing w:lineRule="auto" w:line="240"/>
        <w:ind w:firstLine="709" w:end="0"/>
        <w:rPr/>
      </w:pPr>
      <w:r>
        <w:rPr>
          <w:sz w:val="24"/>
        </w:rPr>
        <w:t xml:space="preserve">                     </w:t>
      </w:r>
      <w:r>
        <w:rPr>
          <w:sz w:val="24"/>
          <w:lang w:val="en-US"/>
        </w:rPr>
        <w:t xml:space="preserve">(~ </w:t>
      </w:r>
      <w:r>
        <w:rPr>
          <w:i/>
          <w:iCs/>
          <w:sz w:val="24"/>
          <w:lang w:val="en-US"/>
        </w:rPr>
        <w:t>para</w:t>
      </w:r>
      <w:r>
        <w:rPr>
          <w:sz w:val="24"/>
          <w:lang w:val="en-US"/>
        </w:rPr>
        <w:t xml:space="preserve"> partir a Kíev) </w:t>
      </w:r>
    </w:p>
    <w:p>
      <w:pPr>
        <w:pStyle w:val="Normal1"/>
        <w:spacing w:lineRule="auto" w:line="240"/>
        <w:ind w:firstLine="709" w:end="0"/>
        <w:rPr/>
      </w:pPr>
      <w:r>
        <w:rPr>
          <w:b/>
          <w:bCs/>
          <w:sz w:val="24"/>
          <w:lang w:val="en-US"/>
        </w:rPr>
        <w:t>por</w:t>
      </w:r>
      <w:r>
        <w:rPr>
          <w:sz w:val="24"/>
        </w:rPr>
        <w:t xml:space="preserve"> — быть на стороне кого-либо</w:t>
      </w:r>
    </w:p>
    <w:p>
      <w:pPr>
        <w:pStyle w:val="Normal1"/>
        <w:spacing w:lineRule="auto" w:line="240"/>
        <w:ind w:firstLine="709" w:end="0"/>
        <w:rPr/>
      </w:pPr>
      <w:r>
        <w:rPr>
          <w:sz w:val="24"/>
        </w:rPr>
        <w:t xml:space="preserve">                     </w:t>
      </w:r>
      <w:r>
        <w:rPr>
          <w:sz w:val="24"/>
        </w:rPr>
        <w:t xml:space="preserve">(~ </w:t>
      </w:r>
      <w:r>
        <w:rPr>
          <w:i/>
          <w:iCs/>
          <w:sz w:val="24"/>
        </w:rPr>
        <w:t>роr</w:t>
      </w:r>
      <w:r>
        <w:rPr>
          <w:sz w:val="24"/>
        </w:rPr>
        <w:t xml:space="preserve"> </w:t>
      </w:r>
      <w:r>
        <w:rPr>
          <w:sz w:val="24"/>
          <w:lang w:val="en-US"/>
        </w:rPr>
        <w:t>alguno</w:t>
      </w:r>
      <w:r>
        <w:rPr>
          <w:sz w:val="24"/>
        </w:rPr>
        <w:t xml:space="preserve">) </w:t>
      </w:r>
    </w:p>
    <w:p>
      <w:pPr>
        <w:pStyle w:val="Normal1"/>
        <w:spacing w:lineRule="auto" w:line="240"/>
        <w:ind w:firstLine="284" w:end="0"/>
        <w:rPr/>
      </w:pPr>
      <w:r>
        <w:rPr>
          <w:sz w:val="24"/>
          <w:lang w:val="en-US"/>
        </w:rPr>
        <w:t>Estimular</w:t>
      </w:r>
      <w:r>
        <w:rPr>
          <w:sz w:val="24"/>
        </w:rPr>
        <w:t xml:space="preserve"> </w:t>
      </w:r>
      <w:r>
        <w:rPr>
          <w:b/>
          <w:bCs/>
          <w:sz w:val="24"/>
          <w:lang w:val="en-US"/>
        </w:rPr>
        <w:t>a</w:t>
      </w:r>
      <w:r>
        <w:rPr>
          <w:sz w:val="24"/>
        </w:rPr>
        <w:t xml:space="preserve"> — побуждать к чему-либо, стимулировать что-либо</w:t>
      </w:r>
    </w:p>
    <w:p>
      <w:pPr>
        <w:pStyle w:val="Normal1"/>
        <w:spacing w:lineRule="auto" w:line="240"/>
        <w:ind w:firstLine="284" w:end="0"/>
        <w:rPr/>
      </w:pPr>
      <w:r>
        <w:rPr>
          <w:sz w:val="24"/>
        </w:rPr>
        <w:t xml:space="preserve">                     </w:t>
      </w:r>
      <w:r>
        <w:rPr>
          <w:sz w:val="24"/>
        </w:rPr>
        <w:t xml:space="preserve">(~ </w:t>
      </w:r>
      <w:r>
        <w:rPr>
          <w:i/>
          <w:iCs/>
          <w:sz w:val="24"/>
          <w:lang w:val="en-US"/>
        </w:rPr>
        <w:t>al</w:t>
      </w:r>
      <w:r>
        <w:rPr>
          <w:sz w:val="24"/>
        </w:rPr>
        <w:t xml:space="preserve"> </w:t>
      </w:r>
      <w:r>
        <w:rPr>
          <w:sz w:val="24"/>
          <w:lang w:val="en-US"/>
        </w:rPr>
        <w:t>trabajo</w:t>
      </w:r>
      <w:r>
        <w:rPr>
          <w:sz w:val="24"/>
        </w:rPr>
        <w:t xml:space="preserve">) </w:t>
      </w:r>
    </w:p>
    <w:p>
      <w:pPr>
        <w:pStyle w:val="Normal1"/>
        <w:spacing w:lineRule="auto" w:line="240"/>
        <w:ind w:firstLine="709" w:end="0"/>
        <w:rPr/>
      </w:pPr>
      <w:r>
        <w:rPr>
          <w:b/>
          <w:bCs/>
          <w:sz w:val="24"/>
          <w:lang w:val="en-US"/>
        </w:rPr>
        <w:t>con</w:t>
      </w:r>
      <w:r>
        <w:rPr>
          <w:b/>
          <w:bCs/>
          <w:sz w:val="24"/>
        </w:rPr>
        <w:t xml:space="preserve"> </w:t>
      </w:r>
      <w:r>
        <w:rPr>
          <w:sz w:val="24"/>
        </w:rPr>
        <w:t>— стимулировать. Побуждать чем-либо</w:t>
      </w:r>
    </w:p>
    <w:p>
      <w:pPr>
        <w:pStyle w:val="Normal1"/>
        <w:spacing w:lineRule="auto" w:line="240"/>
        <w:ind w:firstLine="284" w:end="0"/>
        <w:rPr/>
      </w:pPr>
      <w:r>
        <w:rPr>
          <w:sz w:val="24"/>
        </w:rPr>
        <w:t xml:space="preserve">                    </w:t>
      </w:r>
      <w:r>
        <w:rPr>
          <w:sz w:val="24"/>
        </w:rPr>
        <w:t xml:space="preserve">(~ </w:t>
      </w:r>
      <w:r>
        <w:rPr>
          <w:sz w:val="24"/>
          <w:lang w:val="en-US"/>
        </w:rPr>
        <w:t>al</w:t>
      </w:r>
      <w:r>
        <w:rPr>
          <w:sz w:val="24"/>
        </w:rPr>
        <w:t xml:space="preserve"> </w:t>
      </w:r>
      <w:r>
        <w:rPr>
          <w:sz w:val="24"/>
          <w:lang w:val="en-US"/>
        </w:rPr>
        <w:t>trabajo</w:t>
      </w:r>
      <w:r>
        <w:rPr>
          <w:sz w:val="24"/>
        </w:rPr>
        <w:t xml:space="preserve"> </w:t>
      </w:r>
      <w:r>
        <w:rPr>
          <w:i/>
          <w:iCs/>
          <w:sz w:val="24"/>
          <w:lang w:val="en-US"/>
        </w:rPr>
        <w:t>con</w:t>
      </w:r>
      <w:r>
        <w:rPr>
          <w:sz w:val="24"/>
        </w:rPr>
        <w:t xml:space="preserve"> </w:t>
      </w:r>
      <w:r>
        <w:rPr>
          <w:sz w:val="24"/>
          <w:lang w:val="en-US"/>
        </w:rPr>
        <w:t>premios</w:t>
      </w:r>
      <w:r>
        <w:rPr>
          <w:sz w:val="24"/>
        </w:rPr>
        <w:t xml:space="preserve">) </w:t>
      </w:r>
    </w:p>
    <w:p>
      <w:pPr>
        <w:pStyle w:val="Normal1"/>
        <w:spacing w:lineRule="auto" w:line="240"/>
        <w:ind w:firstLine="284" w:end="0"/>
        <w:rPr/>
      </w:pPr>
      <w:r>
        <w:rPr>
          <w:sz w:val="24"/>
          <w:lang w:val="en-US"/>
        </w:rPr>
        <w:t>Estudiar</w:t>
      </w:r>
      <w:r>
        <w:rPr>
          <w:sz w:val="24"/>
        </w:rPr>
        <w:t xml:space="preserve"> </w:t>
      </w:r>
      <w:r>
        <w:rPr>
          <w:b/>
          <w:bCs/>
          <w:sz w:val="24"/>
          <w:lang w:val="en-US"/>
        </w:rPr>
        <w:t>para</w:t>
      </w:r>
      <w:r>
        <w:rPr>
          <w:sz w:val="24"/>
        </w:rPr>
        <w:t xml:space="preserve"> — учиться на кого-либо</w:t>
      </w:r>
    </w:p>
    <w:p>
      <w:pPr>
        <w:pStyle w:val="Normal1"/>
        <w:spacing w:lineRule="auto" w:line="240"/>
        <w:ind w:firstLine="284" w:end="0"/>
        <w:rPr/>
      </w:pPr>
      <w:r>
        <w:rPr>
          <w:sz w:val="24"/>
        </w:rPr>
        <w:t xml:space="preserve">                    </w:t>
      </w:r>
      <w:r>
        <w:rPr>
          <w:sz w:val="24"/>
        </w:rPr>
        <w:t xml:space="preserve">(~ </w:t>
      </w:r>
      <w:r>
        <w:rPr>
          <w:sz w:val="24"/>
          <w:lang w:val="en-US"/>
        </w:rPr>
        <w:t>para</w:t>
      </w:r>
      <w:r>
        <w:rPr>
          <w:sz w:val="24"/>
        </w:rPr>
        <w:t xml:space="preserve"> </w:t>
      </w:r>
      <w:r>
        <w:rPr>
          <w:sz w:val="24"/>
          <w:lang w:val="en-US"/>
        </w:rPr>
        <w:t>medico</w:t>
      </w:r>
      <w:r>
        <w:rPr>
          <w:sz w:val="24"/>
        </w:rPr>
        <w:t xml:space="preserve">) </w:t>
      </w:r>
    </w:p>
    <w:p>
      <w:pPr>
        <w:pStyle w:val="Normal1"/>
        <w:spacing w:lineRule="auto" w:line="240"/>
        <w:ind w:firstLine="284" w:end="0"/>
        <w:rPr/>
      </w:pPr>
      <w:r>
        <w:rPr>
          <w:sz w:val="24"/>
          <w:lang w:val="en-US"/>
        </w:rPr>
        <w:t>Examinar</w:t>
      </w:r>
      <w:r>
        <w:rPr>
          <w:sz w:val="24"/>
        </w:rPr>
        <w:t>(</w:t>
      </w:r>
      <w:r>
        <w:rPr>
          <w:sz w:val="24"/>
          <w:lang w:val="en-US"/>
        </w:rPr>
        <w:t>se</w:t>
      </w:r>
      <w:r>
        <w:rPr>
          <w:sz w:val="24"/>
        </w:rPr>
        <w:t xml:space="preserve">) </w:t>
      </w:r>
      <w:r>
        <w:rPr>
          <w:b/>
          <w:bCs/>
          <w:sz w:val="24"/>
          <w:lang w:val="en-US"/>
        </w:rPr>
        <w:t>de</w:t>
      </w:r>
      <w:r>
        <w:rPr>
          <w:sz w:val="24"/>
        </w:rPr>
        <w:t xml:space="preserve"> — экзаменовать(ся) по какой-либо дисциплине</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matem</w:t>
      </w:r>
      <w:r>
        <w:rPr>
          <w:sz w:val="24"/>
        </w:rPr>
        <w:t>á</w:t>
      </w:r>
      <w:r>
        <w:rPr>
          <w:sz w:val="24"/>
          <w:lang w:val="en-US"/>
        </w:rPr>
        <w:t>ticas</w:t>
      </w:r>
      <w:r>
        <w:rPr>
          <w:sz w:val="24"/>
        </w:rPr>
        <w:t xml:space="preserve">) </w:t>
      </w:r>
    </w:p>
    <w:p>
      <w:pPr>
        <w:pStyle w:val="Normal1"/>
        <w:spacing w:lineRule="auto" w:line="240"/>
        <w:ind w:firstLine="284" w:end="0"/>
        <w:rPr/>
      </w:pPr>
      <w:r>
        <w:rPr>
          <w:sz w:val="24"/>
          <w:lang w:val="en-US"/>
        </w:rPr>
        <w:t>Excitar</w:t>
      </w:r>
      <w:r>
        <w:rPr>
          <w:sz w:val="24"/>
        </w:rPr>
        <w:t xml:space="preserve"> </w:t>
      </w:r>
      <w:r>
        <w:rPr>
          <w:b/>
          <w:bCs/>
          <w:sz w:val="24"/>
          <w:lang w:val="en-US"/>
        </w:rPr>
        <w:t>a</w:t>
      </w:r>
      <w:r>
        <w:rPr>
          <w:sz w:val="24"/>
        </w:rPr>
        <w:t xml:space="preserve"> — подстрекать, толкать на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 rebelión) </w:t>
      </w:r>
    </w:p>
    <w:p>
      <w:pPr>
        <w:pStyle w:val="Normal1"/>
        <w:spacing w:lineRule="auto" w:line="240"/>
        <w:ind w:firstLine="284" w:end="0"/>
        <w:rPr/>
      </w:pPr>
      <w:r>
        <w:rPr>
          <w:sz w:val="24"/>
          <w:lang w:val="en-US"/>
        </w:rPr>
        <w:t>Excusarse</w:t>
      </w:r>
      <w:r>
        <w:rPr>
          <w:sz w:val="24"/>
        </w:rPr>
        <w:t xml:space="preserve"> </w:t>
      </w:r>
      <w:r>
        <w:rPr>
          <w:b/>
          <w:bCs/>
          <w:sz w:val="24"/>
          <w:lang w:val="en-US"/>
        </w:rPr>
        <w:t>con</w:t>
      </w:r>
      <w:r>
        <w:rPr>
          <w:sz w:val="24"/>
        </w:rPr>
        <w:t xml:space="preserve"> — извиняться перед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la madre)</w:t>
      </w:r>
    </w:p>
    <w:p>
      <w:pPr>
        <w:pStyle w:val="Normal1"/>
        <w:spacing w:lineRule="auto" w:line="240"/>
        <w:ind w:firstLine="284" w:end="0"/>
        <w:rPr/>
      </w:pPr>
      <w:r>
        <w:rPr>
          <w:sz w:val="24"/>
          <w:lang w:val="en-US"/>
        </w:rPr>
        <w:t xml:space="preserve">        </w:t>
      </w:r>
      <w:r>
        <w:rPr>
          <w:b/>
          <w:bCs/>
          <w:sz w:val="24"/>
          <w:lang w:val="en-US"/>
        </w:rPr>
        <w:t>de</w:t>
      </w:r>
      <w:r>
        <w:rPr>
          <w:sz w:val="24"/>
        </w:rPr>
        <w:t xml:space="preserve"> — отказываться, уклоняться от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hacer algo)</w:t>
      </w:r>
    </w:p>
    <w:p>
      <w:pPr>
        <w:pStyle w:val="Normal1"/>
        <w:spacing w:lineRule="auto" w:line="240"/>
        <w:ind w:firstLine="284" w:end="0"/>
        <w:rPr/>
      </w:pPr>
      <w:r>
        <w:rPr>
          <w:sz w:val="24"/>
          <w:lang w:val="en-US"/>
        </w:rPr>
        <w:t>Extenderse</w:t>
      </w:r>
      <w:r>
        <w:rPr>
          <w:sz w:val="24"/>
        </w:rPr>
        <w:t xml:space="preserve"> </w:t>
      </w:r>
      <w:r>
        <w:rPr>
          <w:b/>
          <w:bCs/>
          <w:sz w:val="24"/>
          <w:lang w:val="en-US"/>
        </w:rPr>
        <w:t>a</w:t>
      </w:r>
      <w:r>
        <w:rPr>
          <w:b/>
          <w:bCs/>
          <w:sz w:val="24"/>
        </w:rPr>
        <w:t xml:space="preserve">, </w:t>
      </w:r>
      <w:r>
        <w:rPr>
          <w:b/>
          <w:bCs/>
          <w:sz w:val="24"/>
          <w:lang w:val="en-US"/>
        </w:rPr>
        <w:t>hasta</w:t>
      </w:r>
      <w:r>
        <w:rPr>
          <w:sz w:val="24"/>
        </w:rPr>
        <w:t xml:space="preserve"> — простираться, тянуться (о пространстве или вре</w:t>
        <w:softHyphen/>
        <w:t>мени)</w:t>
      </w:r>
    </w:p>
    <w:p>
      <w:pPr>
        <w:pStyle w:val="Normal1"/>
        <w:spacing w:lineRule="auto" w:line="240"/>
        <w:ind w:firstLine="284" w:end="0"/>
        <w:rPr/>
      </w:pPr>
      <w:r>
        <w:rPr>
          <w:sz w:val="24"/>
        </w:rPr>
        <w:t xml:space="preserve">                   </w:t>
      </w:r>
      <w:r>
        <w:rPr>
          <w:sz w:val="24"/>
          <w:lang w:val="en-US"/>
        </w:rPr>
        <w:t xml:space="preserve">(~ </w:t>
      </w:r>
      <w:r>
        <w:rPr>
          <w:i/>
          <w:iCs/>
          <w:sz w:val="24"/>
          <w:lang w:val="en-US"/>
        </w:rPr>
        <w:t>a, hasta</w:t>
      </w:r>
      <w:r>
        <w:rPr>
          <w:sz w:val="24"/>
          <w:lang w:val="en-US"/>
        </w:rPr>
        <w:t xml:space="preserve"> el horizonte)</w:t>
      </w:r>
    </w:p>
    <w:p>
      <w:pPr>
        <w:pStyle w:val="Normal1"/>
        <w:spacing w:lineRule="auto" w:line="240"/>
        <w:ind w:firstLine="284" w:end="0"/>
        <w:rPr/>
      </w:pPr>
      <w:r>
        <w:rPr>
          <w:sz w:val="24"/>
          <w:lang w:val="en-US"/>
        </w:rPr>
        <w:t>Extra</w:t>
      </w:r>
      <w:r>
        <w:rPr>
          <w:sz w:val="24"/>
        </w:rPr>
        <w:t>ñ</w:t>
      </w:r>
      <w:r>
        <w:rPr>
          <w:sz w:val="24"/>
          <w:lang w:val="en-US"/>
        </w:rPr>
        <w:t>arse</w:t>
      </w:r>
      <w:r>
        <w:rPr>
          <w:sz w:val="24"/>
        </w:rPr>
        <w:t xml:space="preserve"> </w:t>
      </w:r>
      <w:r>
        <w:rPr>
          <w:b/>
          <w:bCs/>
          <w:sz w:val="24"/>
          <w:lang w:val="en-US"/>
        </w:rPr>
        <w:t>de</w:t>
      </w:r>
      <w:r>
        <w:rPr>
          <w:sz w:val="24"/>
        </w:rPr>
        <w:t xml:space="preserve"> — удивляться кому-либо, чему-либо </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su tono, de su amigo)</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sz w:val="32"/>
        </w:rPr>
      </w:pPr>
      <w:r>
        <w:rPr>
          <w:b/>
          <w:sz w:val="32"/>
          <w:lang w:val="en-US"/>
        </w:rPr>
        <w:t>F</w:t>
      </w:r>
    </w:p>
    <w:p>
      <w:pPr>
        <w:pStyle w:val="Normal1"/>
        <w:spacing w:lineRule="auto" w:line="240"/>
        <w:ind w:firstLine="284" w:end="0"/>
        <w:rPr/>
      </w:pPr>
      <w:r>
        <w:rPr>
          <w:sz w:val="24"/>
          <w:lang w:val="en-US"/>
        </w:rPr>
        <w:t>Fiar</w:t>
      </w:r>
      <w:r>
        <w:rPr>
          <w:sz w:val="24"/>
        </w:rPr>
        <w:t xml:space="preserve"> </w:t>
      </w:r>
      <w:r>
        <w:rPr>
          <w:b/>
          <w:bCs/>
          <w:sz w:val="24"/>
          <w:lang w:val="en-US"/>
        </w:rPr>
        <w:t>a</w:t>
      </w:r>
      <w:r>
        <w:rPr>
          <w:b/>
          <w:bCs/>
          <w:sz w:val="24"/>
        </w:rPr>
        <w:t xml:space="preserve">, </w:t>
      </w:r>
      <w:r>
        <w:rPr>
          <w:b/>
          <w:bCs/>
          <w:sz w:val="24"/>
          <w:lang w:val="en-US"/>
        </w:rPr>
        <w:t>de</w:t>
      </w:r>
      <w:r>
        <w:rPr>
          <w:sz w:val="24"/>
        </w:rPr>
        <w:t xml:space="preserve"> — верить кому-либо, во что-либо, доверять кому-либо</w:t>
      </w:r>
    </w:p>
    <w:p>
      <w:pPr>
        <w:pStyle w:val="Normal1"/>
        <w:spacing w:lineRule="auto" w:line="240"/>
        <w:ind w:firstLine="284" w:end="0"/>
        <w:rPr/>
      </w:pPr>
      <w:r>
        <w:rPr>
          <w:sz w:val="24"/>
        </w:rPr>
        <w:t xml:space="preserve">                    </w:t>
      </w:r>
      <w:r>
        <w:rPr>
          <w:sz w:val="24"/>
          <w:lang w:val="en-US"/>
        </w:rPr>
        <w:t xml:space="preserve">(~ </w:t>
      </w:r>
      <w:r>
        <w:rPr>
          <w:i/>
          <w:iCs/>
          <w:sz w:val="24"/>
        </w:rPr>
        <w:t>а</w:t>
      </w:r>
      <w:r>
        <w:rPr>
          <w:i/>
          <w:iCs/>
          <w:sz w:val="24"/>
          <w:lang w:val="en-US"/>
        </w:rPr>
        <w:t>, de</w:t>
      </w:r>
      <w:r>
        <w:rPr>
          <w:sz w:val="24"/>
          <w:lang w:val="en-US"/>
        </w:rPr>
        <w:t xml:space="preserve"> su amigo) </w:t>
      </w:r>
    </w:p>
    <w:p>
      <w:pPr>
        <w:pStyle w:val="Normal1"/>
        <w:spacing w:lineRule="auto" w:line="240"/>
        <w:ind w:firstLine="284" w:end="0"/>
        <w:rPr/>
      </w:pPr>
      <w:r>
        <w:rPr>
          <w:sz w:val="24"/>
          <w:lang w:val="en-US"/>
        </w:rPr>
        <w:t>Fiarse</w:t>
      </w:r>
      <w:r>
        <w:rPr>
          <w:sz w:val="24"/>
        </w:rPr>
        <w:t xml:space="preserve"> </w:t>
      </w:r>
      <w:r>
        <w:rPr>
          <w:b/>
          <w:bCs/>
          <w:sz w:val="24"/>
          <w:lang w:val="en-US"/>
        </w:rPr>
        <w:t>a</w:t>
      </w:r>
      <w:r>
        <w:rPr>
          <w:b/>
          <w:bCs/>
          <w:sz w:val="24"/>
        </w:rPr>
        <w:t xml:space="preserve">, </w:t>
      </w:r>
      <w:r>
        <w:rPr>
          <w:b/>
          <w:bCs/>
          <w:sz w:val="24"/>
          <w:lang w:val="en-US"/>
        </w:rPr>
        <w:t>de</w:t>
      </w:r>
      <w:r>
        <w:rPr>
          <w:b/>
          <w:bCs/>
          <w:sz w:val="24"/>
        </w:rPr>
        <w:t xml:space="preserve">, </w:t>
      </w:r>
      <w:r>
        <w:rPr>
          <w:b/>
          <w:bCs/>
          <w:sz w:val="24"/>
          <w:lang w:val="en-US"/>
        </w:rPr>
        <w:t>en</w:t>
      </w:r>
      <w:r>
        <w:rPr>
          <w:sz w:val="24"/>
        </w:rPr>
        <w:t xml:space="preserve"> — полагаться на кого-либо</w:t>
      </w:r>
    </w:p>
    <w:p>
      <w:pPr>
        <w:pStyle w:val="Normal1"/>
        <w:spacing w:lineRule="auto" w:line="240"/>
        <w:ind w:firstLine="284" w:end="0"/>
        <w:rPr/>
      </w:pPr>
      <w:r>
        <w:rPr>
          <w:sz w:val="24"/>
        </w:rPr>
        <w:t xml:space="preserve">                     </w:t>
      </w:r>
      <w:r>
        <w:rPr>
          <w:sz w:val="24"/>
          <w:lang w:val="en-US"/>
        </w:rPr>
        <w:t xml:space="preserve">(~ </w:t>
      </w:r>
      <w:r>
        <w:rPr>
          <w:i/>
          <w:iCs/>
          <w:sz w:val="24"/>
        </w:rPr>
        <w:t>а</w:t>
      </w:r>
      <w:r>
        <w:rPr>
          <w:i/>
          <w:iCs/>
          <w:sz w:val="24"/>
          <w:lang w:val="en-US"/>
        </w:rPr>
        <w:t xml:space="preserve">, de, </w:t>
      </w:r>
      <w:r>
        <w:rPr>
          <w:i/>
          <w:iCs/>
          <w:sz w:val="24"/>
        </w:rPr>
        <w:t>е</w:t>
      </w:r>
      <w:r>
        <w:rPr>
          <w:i/>
          <w:iCs/>
          <w:sz w:val="24"/>
          <w:lang w:val="en-US"/>
        </w:rPr>
        <w:t>n</w:t>
      </w:r>
      <w:r>
        <w:rPr>
          <w:sz w:val="24"/>
          <w:lang w:val="en-US"/>
        </w:rPr>
        <w:t xml:space="preserve"> su amigo) </w:t>
      </w:r>
    </w:p>
    <w:p>
      <w:pPr>
        <w:pStyle w:val="Normal1"/>
        <w:spacing w:lineRule="auto" w:line="240"/>
        <w:ind w:firstLine="284" w:end="0"/>
        <w:rPr/>
      </w:pPr>
      <w:r>
        <w:rPr>
          <w:sz w:val="24"/>
          <w:lang w:val="en-US"/>
        </w:rPr>
        <w:t>Franquearse</w:t>
      </w:r>
      <w:r>
        <w:rPr>
          <w:sz w:val="24"/>
        </w:rPr>
        <w:t xml:space="preserve"> </w:t>
      </w:r>
      <w:r>
        <w:rPr>
          <w:b/>
          <w:bCs/>
          <w:sz w:val="24"/>
          <w:lang w:val="en-US"/>
        </w:rPr>
        <w:t>a</w:t>
      </w:r>
      <w:r>
        <w:rPr>
          <w:b/>
          <w:bCs/>
          <w:sz w:val="24"/>
        </w:rPr>
        <w:t xml:space="preserve">, </w:t>
      </w:r>
      <w:r>
        <w:rPr>
          <w:b/>
          <w:bCs/>
          <w:sz w:val="24"/>
          <w:lang w:val="en-US"/>
        </w:rPr>
        <w:t>con</w:t>
      </w:r>
      <w:r>
        <w:rPr>
          <w:sz w:val="24"/>
        </w:rPr>
        <w:t xml:space="preserve"> — открывать душу перед кем-либо, откровенничать с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a, con</w:t>
      </w:r>
      <w:r>
        <w:rPr>
          <w:sz w:val="24"/>
          <w:lang w:val="en-US"/>
        </w:rPr>
        <w:t xml:space="preserve"> alguno)</w:t>
      </w:r>
    </w:p>
    <w:p>
      <w:pPr>
        <w:pStyle w:val="Normal1"/>
        <w:spacing w:lineRule="auto" w:line="240"/>
        <w:ind w:firstLine="284" w:end="0"/>
        <w:rPr/>
      </w:pPr>
      <w:r>
        <w:rPr>
          <w:sz w:val="24"/>
          <w:lang w:val="en-US"/>
        </w:rPr>
        <w:t>Fundarse</w:t>
      </w:r>
      <w:r>
        <w:rPr>
          <w:sz w:val="24"/>
        </w:rPr>
        <w:t xml:space="preserve"> </w:t>
      </w:r>
      <w:r>
        <w:rPr>
          <w:b/>
          <w:bCs/>
          <w:sz w:val="24"/>
          <w:lang w:val="en-US"/>
        </w:rPr>
        <w:t>en</w:t>
      </w:r>
      <w:r>
        <w:rPr>
          <w:sz w:val="24"/>
        </w:rPr>
        <w:t xml:space="preserve"> — опираться, основываться на чем-либо </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raz</w:t>
      </w:r>
      <w:r>
        <w:rPr>
          <w:sz w:val="24"/>
        </w:rPr>
        <w:t>ó</w:t>
      </w:r>
      <w:r>
        <w:rPr>
          <w:sz w:val="24"/>
          <w:lang w:val="en-US"/>
        </w:rPr>
        <w:t>n</w:t>
      </w:r>
      <w:r>
        <w:rPr>
          <w:sz w:val="24"/>
        </w:rPr>
        <w:t>)</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b/>
          <w:sz w:val="32"/>
        </w:rPr>
      </w:pPr>
      <w:r>
        <w:rPr>
          <w:rFonts w:cs="Times New Roman" w:ascii="Times New Roman" w:hAnsi="Times New Roman"/>
          <w:b/>
          <w:sz w:val="32"/>
          <w:lang w:val="en-US"/>
        </w:rPr>
        <w:t>G</w:t>
      </w:r>
    </w:p>
    <w:p>
      <w:pPr>
        <w:pStyle w:val="Normal1"/>
        <w:spacing w:lineRule="auto" w:line="240"/>
        <w:ind w:firstLine="284" w:end="0"/>
        <w:rPr/>
      </w:pPr>
      <w:r>
        <w:rPr>
          <w:sz w:val="24"/>
          <w:lang w:val="en-US"/>
        </w:rPr>
        <w:t>Gozar</w:t>
      </w:r>
      <w:r>
        <w:rPr>
          <w:sz w:val="24"/>
        </w:rPr>
        <w:t xml:space="preserve"> </w:t>
      </w:r>
      <w:r>
        <w:rPr>
          <w:b/>
          <w:bCs/>
          <w:sz w:val="24"/>
          <w:lang w:val="en-US"/>
        </w:rPr>
        <w:t>de</w:t>
      </w:r>
      <w:r>
        <w:rPr>
          <w:sz w:val="24"/>
        </w:rPr>
        <w:t xml:space="preserve"> — иметь, пользоваться, обладать, наслаждаться чем-либо, радоваться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buena fama) </w:t>
      </w:r>
    </w:p>
    <w:p>
      <w:pPr>
        <w:pStyle w:val="Normal1"/>
        <w:spacing w:lineRule="auto" w:line="240"/>
        <w:ind w:firstLine="284" w:end="0"/>
        <w:rPr/>
      </w:pPr>
      <w:r>
        <w:rPr>
          <w:sz w:val="24"/>
          <w:lang w:val="en-US"/>
        </w:rPr>
        <w:t>Graduarse</w:t>
      </w:r>
      <w:r>
        <w:rPr>
          <w:sz w:val="24"/>
        </w:rPr>
        <w:t xml:space="preserve"> </w:t>
      </w:r>
      <w:r>
        <w:rPr>
          <w:b/>
          <w:bCs/>
          <w:sz w:val="24"/>
          <w:lang w:val="en-US"/>
        </w:rPr>
        <w:t>de</w:t>
      </w:r>
      <w:r>
        <w:rPr>
          <w:sz w:val="24"/>
        </w:rPr>
        <w:t xml:space="preserve"> — получать какое-либо ученое звание, степень, диплом</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bachiller</w:t>
      </w:r>
      <w:r>
        <w:rPr>
          <w:sz w:val="24"/>
        </w:rPr>
        <w:t xml:space="preserve">) </w:t>
      </w:r>
    </w:p>
    <w:p>
      <w:pPr>
        <w:pStyle w:val="Normal1"/>
        <w:spacing w:lineRule="auto" w:line="240"/>
        <w:ind w:firstLine="709" w:end="0"/>
        <w:rPr/>
      </w:pPr>
      <w:r>
        <w:rPr>
          <w:b/>
          <w:bCs/>
          <w:sz w:val="24"/>
          <w:lang w:val="en-US"/>
        </w:rPr>
        <w:t>en</w:t>
      </w:r>
      <w:r>
        <w:rPr>
          <w:sz w:val="24"/>
        </w:rPr>
        <w:t xml:space="preserve"> — получить научное звание по какой-либо отрасли науки</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jurisprudencia</w:t>
      </w:r>
      <w:r>
        <w:rPr>
          <w:sz w:val="24"/>
        </w:rPr>
        <w:t xml:space="preserve">) </w:t>
      </w:r>
    </w:p>
    <w:p>
      <w:pPr>
        <w:pStyle w:val="Normal1"/>
        <w:spacing w:lineRule="auto" w:line="240"/>
        <w:ind w:firstLine="284" w:end="0"/>
        <w:rPr/>
      </w:pPr>
      <w:r>
        <w:rPr>
          <w:sz w:val="24"/>
          <w:lang w:val="en-US"/>
        </w:rPr>
        <w:t>Guardarse</w:t>
      </w:r>
      <w:r>
        <w:rPr>
          <w:sz w:val="24"/>
        </w:rPr>
        <w:t xml:space="preserve"> </w:t>
      </w:r>
      <w:r>
        <w:rPr>
          <w:b/>
          <w:bCs/>
          <w:sz w:val="24"/>
          <w:lang w:val="en-US"/>
        </w:rPr>
        <w:t>de</w:t>
      </w:r>
      <w:r>
        <w:rPr>
          <w:sz w:val="24"/>
        </w:rPr>
        <w:t xml:space="preserve"> — остерегаться кого-либо, чего-либо</w:t>
      </w:r>
    </w:p>
    <w:p>
      <w:pPr>
        <w:pStyle w:val="Normal1"/>
        <w:spacing w:lineRule="auto" w:line="240"/>
        <w:ind w:firstLine="284" w:end="0"/>
        <w:rPr/>
      </w:pPr>
      <w:r>
        <w:rPr>
          <w:sz w:val="24"/>
        </w:rPr>
        <w:t xml:space="preserve">                   </w:t>
      </w:r>
      <w:r>
        <w:rPr>
          <w:sz w:val="24"/>
        </w:rPr>
        <w:t xml:space="preserve">(~ </w:t>
      </w:r>
      <w:r>
        <w:rPr>
          <w:sz w:val="24"/>
          <w:lang w:val="en-US"/>
        </w:rPr>
        <w:t>d</w:t>
      </w:r>
      <w:r>
        <w:rPr>
          <w:i/>
          <w:iCs/>
          <w:sz w:val="24"/>
          <w:lang w:val="en-US"/>
        </w:rPr>
        <w:t>e</w:t>
      </w:r>
      <w:r>
        <w:rPr>
          <w:sz w:val="24"/>
        </w:rPr>
        <w:t xml:space="preserve"> </w:t>
      </w:r>
      <w:r>
        <w:rPr>
          <w:sz w:val="24"/>
          <w:lang w:val="en-US"/>
        </w:rPr>
        <w:t>alguno</w:t>
      </w:r>
      <w:r>
        <w:rPr>
          <w:sz w:val="24"/>
        </w:rPr>
        <w:t xml:space="preserve">) </w:t>
      </w:r>
    </w:p>
    <w:p>
      <w:pPr>
        <w:pStyle w:val="Normal1"/>
        <w:spacing w:lineRule="auto" w:line="240"/>
        <w:ind w:firstLine="284" w:end="0"/>
        <w:rPr/>
      </w:pPr>
      <w:r>
        <w:rPr>
          <w:sz w:val="24"/>
          <w:lang w:val="en-US"/>
        </w:rPr>
        <w:t>Gustar</w:t>
      </w:r>
      <w:r>
        <w:rPr>
          <w:sz w:val="24"/>
        </w:rPr>
        <w:t xml:space="preserve"> </w:t>
      </w:r>
      <w:r>
        <w:rPr>
          <w:b/>
          <w:bCs/>
          <w:sz w:val="24"/>
          <w:lang w:val="en-US"/>
        </w:rPr>
        <w:t>de</w:t>
      </w:r>
      <w:r>
        <w:rPr>
          <w:sz w:val="24"/>
        </w:rPr>
        <w:t xml:space="preserve"> — нравиться, находить удовольствие в чем-либо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bromas</w:t>
      </w:r>
      <w:r>
        <w:rPr>
          <w:sz w:val="24"/>
        </w:rPr>
        <w:t>)</w:t>
      </w:r>
    </w:p>
    <w:p>
      <w:pPr>
        <w:pStyle w:val="Normal1"/>
        <w:spacing w:lineRule="auto" w:line="240"/>
        <w:ind w:firstLine="284" w:end="0"/>
        <w:rPr>
          <w:sz w:val="24"/>
        </w:rPr>
      </w:pPr>
      <w:r>
        <w:rPr>
          <w:sz w:val="24"/>
        </w:rPr>
      </w:r>
    </w:p>
    <w:p>
      <w:pPr>
        <w:pStyle w:val="Normal1"/>
        <w:spacing w:lineRule="auto" w:line="240"/>
        <w:ind w:firstLine="284" w:end="0"/>
        <w:jc w:val="center"/>
        <w:rPr>
          <w:b/>
          <w:sz w:val="32"/>
        </w:rPr>
      </w:pPr>
      <w:r>
        <w:rPr>
          <w:b/>
          <w:sz w:val="32"/>
        </w:rPr>
        <w:t>Н</w:t>
      </w:r>
    </w:p>
    <w:p>
      <w:pPr>
        <w:pStyle w:val="Normal1"/>
        <w:spacing w:lineRule="auto" w:line="240"/>
        <w:ind w:firstLine="284" w:end="0"/>
        <w:rPr/>
      </w:pPr>
      <w:r>
        <w:rPr>
          <w:sz w:val="24"/>
          <w:lang w:val="en-US"/>
        </w:rPr>
        <w:t>Haber</w:t>
      </w:r>
      <w:r>
        <w:rPr>
          <w:sz w:val="24"/>
        </w:rPr>
        <w:t xml:space="preserve"> </w:t>
      </w:r>
      <w:r>
        <w:rPr>
          <w:b/>
          <w:bCs/>
          <w:sz w:val="24"/>
          <w:lang w:val="en-US"/>
        </w:rPr>
        <w:t>de</w:t>
      </w:r>
      <w:r>
        <w:rPr>
          <w:sz w:val="24"/>
        </w:rPr>
        <w:t xml:space="preserve"> + </w:t>
      </w:r>
      <w:r>
        <w:rPr>
          <w:i/>
          <w:iCs/>
          <w:sz w:val="24"/>
          <w:lang w:val="en-US"/>
        </w:rPr>
        <w:t>infinitivo</w:t>
      </w:r>
      <w:r>
        <w:rPr>
          <w:sz w:val="24"/>
        </w:rPr>
        <w:t xml:space="preserve"> — быть должным, долженствовать</w:t>
      </w:r>
    </w:p>
    <w:p>
      <w:pPr>
        <w:pStyle w:val="Normal1"/>
        <w:spacing w:lineRule="auto" w:line="240"/>
        <w:ind w:firstLine="284" w:end="0"/>
        <w:rPr/>
      </w:pPr>
      <w:r>
        <w:rPr>
          <w:sz w:val="24"/>
        </w:rPr>
        <w:t xml:space="preserve">                    </w:t>
      </w:r>
      <w:r>
        <w:rPr>
          <w:sz w:val="24"/>
          <w:lang w:val="en-US"/>
        </w:rPr>
        <w:t xml:space="preserve">(~he </w:t>
      </w:r>
      <w:r>
        <w:rPr>
          <w:i/>
          <w:iCs/>
          <w:sz w:val="24"/>
          <w:lang w:val="en-US"/>
        </w:rPr>
        <w:t>de</w:t>
      </w:r>
      <w:r>
        <w:rPr>
          <w:sz w:val="24"/>
          <w:lang w:val="en-US"/>
        </w:rPr>
        <w:t xml:space="preserve"> decirles)</w:t>
      </w:r>
    </w:p>
    <w:p>
      <w:pPr>
        <w:pStyle w:val="Normal1"/>
        <w:spacing w:lineRule="auto" w:line="240"/>
        <w:ind w:firstLine="284" w:end="0"/>
        <w:rPr/>
      </w:pPr>
      <w:r>
        <w:rPr>
          <w:sz w:val="24"/>
          <w:lang w:val="en-US"/>
        </w:rPr>
        <w:t>Habituarse</w:t>
      </w:r>
      <w:r>
        <w:rPr>
          <w:sz w:val="24"/>
        </w:rPr>
        <w:t xml:space="preserve"> </w:t>
      </w:r>
      <w:r>
        <w:rPr>
          <w:b/>
          <w:bCs/>
          <w:sz w:val="24"/>
          <w:lang w:val="en-US"/>
        </w:rPr>
        <w:t>a</w:t>
      </w:r>
      <w:r>
        <w:rPr>
          <w:sz w:val="24"/>
        </w:rPr>
        <w:t xml:space="preserve"> — привыкать к чему-либо </w:t>
      </w:r>
    </w:p>
    <w:p>
      <w:pPr>
        <w:pStyle w:val="Normal1"/>
        <w:spacing w:lineRule="auto" w:line="240"/>
        <w:ind w:firstLine="284" w:end="0"/>
        <w:rPr/>
      </w:pPr>
      <w:r>
        <w:rPr>
          <w:sz w:val="24"/>
        </w:rPr>
        <w:t xml:space="preserve">                         </w:t>
      </w:r>
      <w:r>
        <w:rPr>
          <w:sz w:val="24"/>
        </w:rPr>
        <w:t>(~</w:t>
      </w:r>
      <w:r>
        <w:rPr>
          <w:i/>
          <w:iCs/>
          <w:sz w:val="24"/>
          <w:lang w:val="en-US"/>
        </w:rPr>
        <w:t>al</w:t>
      </w:r>
      <w:r>
        <w:rPr>
          <w:sz w:val="24"/>
        </w:rPr>
        <w:t xml:space="preserve"> </w:t>
      </w:r>
      <w:r>
        <w:rPr>
          <w:sz w:val="24"/>
          <w:lang w:val="en-US"/>
        </w:rPr>
        <w:t>fr</w:t>
      </w:r>
      <w:r>
        <w:rPr>
          <w:sz w:val="24"/>
        </w:rPr>
        <w:t>í</w:t>
      </w:r>
      <w:r>
        <w:rPr>
          <w:sz w:val="24"/>
          <w:lang w:val="en-US"/>
        </w:rPr>
        <w:t>o</w:t>
      </w:r>
      <w:r>
        <w:rPr>
          <w:sz w:val="24"/>
        </w:rPr>
        <w:t>)</w:t>
      </w:r>
    </w:p>
    <w:p>
      <w:pPr>
        <w:pStyle w:val="Normal1"/>
        <w:spacing w:lineRule="auto" w:line="240"/>
        <w:ind w:firstLine="284" w:end="0"/>
        <w:rPr/>
      </w:pPr>
      <w:r>
        <w:rPr>
          <w:sz w:val="24"/>
          <w:lang w:val="en-US"/>
        </w:rPr>
        <w:t>Hablar</w:t>
      </w:r>
      <w:r>
        <w:rPr>
          <w:sz w:val="24"/>
        </w:rPr>
        <w:t xml:space="preserve"> </w:t>
      </w:r>
      <w:r>
        <w:rPr>
          <w:b/>
          <w:bCs/>
          <w:sz w:val="24"/>
          <w:lang w:val="en-US"/>
        </w:rPr>
        <w:t>con</w:t>
      </w:r>
      <w:r>
        <w:rPr>
          <w:sz w:val="24"/>
        </w:rPr>
        <w:t xml:space="preserve"> — говорить с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el delegado) </w:t>
      </w:r>
    </w:p>
    <w:p>
      <w:pPr>
        <w:pStyle w:val="Normal1"/>
        <w:spacing w:lineRule="auto" w:line="240"/>
        <w:ind w:firstLine="709" w:end="0"/>
        <w:rPr/>
      </w:pPr>
      <w:r>
        <w:rPr>
          <w:b/>
          <w:bCs/>
          <w:sz w:val="24"/>
          <w:lang w:val="en-US"/>
        </w:rPr>
        <w:t>de</w:t>
      </w:r>
      <w:r>
        <w:rPr>
          <w:b/>
          <w:bCs/>
          <w:sz w:val="24"/>
        </w:rPr>
        <w:t xml:space="preserve">, </w:t>
      </w:r>
      <w:r>
        <w:rPr>
          <w:b/>
          <w:bCs/>
          <w:sz w:val="24"/>
          <w:lang w:val="en-US"/>
        </w:rPr>
        <w:t>en</w:t>
      </w:r>
      <w:r>
        <w:rPr>
          <w:b/>
          <w:bCs/>
          <w:sz w:val="24"/>
        </w:rPr>
        <w:t xml:space="preserve">, </w:t>
      </w:r>
      <w:r>
        <w:rPr>
          <w:b/>
          <w:bCs/>
          <w:sz w:val="24"/>
          <w:lang w:val="en-US"/>
        </w:rPr>
        <w:t>sobre</w:t>
      </w:r>
      <w:r>
        <w:rPr>
          <w:sz w:val="24"/>
        </w:rPr>
        <w:t xml:space="preserve"> — говорить о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 en, sobre</w:t>
      </w:r>
      <w:r>
        <w:rPr>
          <w:sz w:val="24"/>
          <w:lang w:val="en-US"/>
        </w:rPr>
        <w:t xml:space="preserve"> el suceso)</w:t>
      </w:r>
    </w:p>
    <w:p>
      <w:pPr>
        <w:pStyle w:val="Normal1"/>
        <w:spacing w:lineRule="auto" w:line="240"/>
        <w:ind w:firstLine="284" w:end="0"/>
        <w:rPr/>
      </w:pPr>
      <w:r>
        <w:rPr>
          <w:sz w:val="24"/>
          <w:lang w:val="en-US"/>
        </w:rPr>
        <w:t>Hacer</w:t>
      </w:r>
      <w:r>
        <w:rPr>
          <w:sz w:val="24"/>
        </w:rPr>
        <w:t xml:space="preserve"> </w:t>
      </w:r>
      <w:r>
        <w:rPr>
          <w:b/>
          <w:bCs/>
          <w:sz w:val="24"/>
          <w:lang w:val="en-US"/>
        </w:rPr>
        <w:t>de</w:t>
      </w:r>
      <w:r>
        <w:rPr>
          <w:sz w:val="24"/>
        </w:rPr>
        <w:t xml:space="preserve"> — быть кем-либо, выполнять должность, служить </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ch</w:t>
      </w:r>
      <w:r>
        <w:rPr>
          <w:sz w:val="24"/>
        </w:rPr>
        <w:t>ó</w:t>
      </w:r>
      <w:r>
        <w:rPr>
          <w:sz w:val="24"/>
          <w:lang w:val="en-US"/>
        </w:rPr>
        <w:t>fer</w:t>
      </w:r>
      <w:r>
        <w:rPr>
          <w:sz w:val="24"/>
        </w:rPr>
        <w:t>);</w:t>
      </w:r>
    </w:p>
    <w:p>
      <w:pPr>
        <w:pStyle w:val="Normal1"/>
        <w:spacing w:lineRule="auto" w:line="240"/>
        <w:ind w:firstLine="284" w:end="0"/>
        <w:rPr>
          <w:sz w:val="24"/>
        </w:rPr>
      </w:pPr>
      <w:r>
        <w:rPr>
          <w:sz w:val="24"/>
        </w:rPr>
        <w:t xml:space="preserve">        </w:t>
      </w:r>
      <w:r>
        <w:rPr>
          <w:sz w:val="24"/>
        </w:rPr>
        <w:t>прикидываться, притворяться, выдавать себя за кого-либо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valiente</w:t>
      </w:r>
      <w:r>
        <w:rPr>
          <w:sz w:val="24"/>
        </w:rPr>
        <w:t xml:space="preserve">) </w:t>
      </w:r>
    </w:p>
    <w:p>
      <w:pPr>
        <w:pStyle w:val="Normal1"/>
        <w:spacing w:lineRule="auto" w:line="240"/>
        <w:ind w:firstLine="284" w:end="0"/>
        <w:rPr/>
      </w:pPr>
      <w:r>
        <w:rPr>
          <w:sz w:val="24"/>
          <w:lang w:val="en-US"/>
        </w:rPr>
        <w:t>Hacerse</w:t>
      </w:r>
      <w:r>
        <w:rPr>
          <w:sz w:val="24"/>
        </w:rPr>
        <w:t xml:space="preserve"> </w:t>
      </w:r>
      <w:r>
        <w:rPr>
          <w:b/>
          <w:bCs/>
          <w:sz w:val="24"/>
          <w:lang w:val="en-US"/>
        </w:rPr>
        <w:t>a</w:t>
      </w:r>
      <w:r>
        <w:rPr>
          <w:sz w:val="24"/>
        </w:rPr>
        <w:t xml:space="preserve"> — приспосабливаться к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las armas) </w:t>
      </w:r>
    </w:p>
    <w:p>
      <w:pPr>
        <w:pStyle w:val="Normal1"/>
        <w:spacing w:lineRule="auto" w:line="240"/>
        <w:ind w:firstLine="284" w:end="0"/>
        <w:rPr/>
      </w:pPr>
      <w:r>
        <w:rPr>
          <w:sz w:val="24"/>
          <w:lang w:val="en-US"/>
        </w:rPr>
        <w:t xml:space="preserve">       </w:t>
      </w:r>
      <w:r>
        <w:rPr>
          <w:sz w:val="24"/>
        </w:rPr>
        <w:t>отодвигаться куда-либо, отходить куда-либо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un lado)</w:t>
      </w:r>
    </w:p>
    <w:p>
      <w:pPr>
        <w:pStyle w:val="Normal1"/>
        <w:spacing w:lineRule="auto" w:line="240"/>
        <w:ind w:firstLine="709" w:end="0"/>
        <w:rPr/>
      </w:pPr>
      <w:r>
        <w:rPr>
          <w:b/>
          <w:bCs/>
          <w:sz w:val="24"/>
          <w:lang w:val="en-US"/>
        </w:rPr>
        <w:t>con</w:t>
      </w:r>
      <w:r>
        <w:rPr>
          <w:b/>
          <w:bCs/>
          <w:sz w:val="24"/>
        </w:rPr>
        <w:t xml:space="preserve">, </w:t>
      </w:r>
      <w:r>
        <w:rPr>
          <w:b/>
          <w:bCs/>
          <w:sz w:val="24"/>
          <w:lang w:val="en-US"/>
        </w:rPr>
        <w:t>de</w:t>
      </w:r>
      <w:r>
        <w:rPr>
          <w:sz w:val="24"/>
        </w:rPr>
        <w:t xml:space="preserve"> — раздобыть, заполучить что-либо, обзаводиться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de</w:t>
      </w:r>
      <w:r>
        <w:rPr>
          <w:sz w:val="24"/>
          <w:lang w:val="en-US"/>
        </w:rPr>
        <w:t xml:space="preserve"> buenos libros) </w:t>
      </w:r>
    </w:p>
    <w:p>
      <w:pPr>
        <w:pStyle w:val="Normal1"/>
        <w:spacing w:lineRule="auto" w:line="240"/>
        <w:ind w:firstLine="284" w:end="0"/>
        <w:rPr/>
      </w:pPr>
      <w:r>
        <w:rPr>
          <w:sz w:val="24"/>
          <w:lang w:val="en-US"/>
        </w:rPr>
        <w:t>Hartar</w:t>
      </w:r>
      <w:r>
        <w:rPr>
          <w:sz w:val="24"/>
        </w:rPr>
        <w:t>(</w:t>
      </w:r>
      <w:r>
        <w:rPr>
          <w:sz w:val="24"/>
          <w:lang w:val="en-US"/>
        </w:rPr>
        <w:t>se</w:t>
      </w:r>
      <w:r>
        <w:rPr>
          <w:sz w:val="24"/>
        </w:rPr>
        <w:t xml:space="preserve">) </w:t>
      </w:r>
      <w:r>
        <w:rPr>
          <w:b/>
          <w:bCs/>
          <w:sz w:val="24"/>
          <w:lang w:val="en-US"/>
        </w:rPr>
        <w:t>con</w:t>
      </w:r>
      <w:r>
        <w:rPr>
          <w:sz w:val="24"/>
        </w:rPr>
        <w:t xml:space="preserve"> — насыщать(ся) чем-либо</w:t>
      </w:r>
    </w:p>
    <w:p>
      <w:pPr>
        <w:pStyle w:val="Normal1"/>
        <w:spacing w:lineRule="auto" w:line="240"/>
        <w:ind w:firstLine="284" w:end="0"/>
        <w:rPr/>
      </w:pPr>
      <w:r>
        <w:rPr>
          <w:sz w:val="24"/>
        </w:rPr>
        <w:t xml:space="preserve">                    </w:t>
      </w:r>
      <w:r>
        <w:rPr>
          <w:sz w:val="24"/>
        </w:rPr>
        <w:t xml:space="preserve">(~ </w:t>
      </w:r>
      <w:r>
        <w:rPr>
          <w:i/>
          <w:iCs/>
          <w:sz w:val="24"/>
          <w:lang w:val="en-US"/>
        </w:rPr>
        <w:t>con</w:t>
      </w:r>
      <w:r>
        <w:rPr>
          <w:sz w:val="24"/>
        </w:rPr>
        <w:t xml:space="preserve"> </w:t>
      </w:r>
      <w:r>
        <w:rPr>
          <w:sz w:val="24"/>
          <w:lang w:val="en-US"/>
        </w:rPr>
        <w:t>fruta</w:t>
      </w:r>
      <w:r>
        <w:rPr>
          <w:sz w:val="24"/>
        </w:rPr>
        <w:t>)</w:t>
      </w:r>
    </w:p>
    <w:p>
      <w:pPr>
        <w:pStyle w:val="Normal1"/>
        <w:spacing w:lineRule="auto" w:line="240"/>
        <w:ind w:firstLine="709" w:end="0"/>
        <w:rPr/>
      </w:pPr>
      <w:r>
        <w:rPr>
          <w:sz w:val="24"/>
        </w:rPr>
        <w:t xml:space="preserve">   </w:t>
      </w:r>
      <w:r>
        <w:rPr>
          <w:b/>
          <w:bCs/>
          <w:sz w:val="24"/>
          <w:lang w:val="en-US"/>
        </w:rPr>
        <w:t>de</w:t>
      </w:r>
      <w:r>
        <w:rPr>
          <w:sz w:val="24"/>
        </w:rPr>
        <w:t xml:space="preserve"> — быть по горло сытым чем-либо </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esperar</w:t>
      </w:r>
      <w:r>
        <w:rPr>
          <w:sz w:val="24"/>
        </w:rPr>
        <w:t>)</w:t>
      </w:r>
    </w:p>
    <w:p>
      <w:pPr>
        <w:pStyle w:val="Normal1"/>
        <w:spacing w:lineRule="auto" w:line="240"/>
        <w:ind w:firstLine="284" w:end="0"/>
        <w:rPr>
          <w:sz w:val="24"/>
        </w:rPr>
      </w:pPr>
      <w:r>
        <w:rPr>
          <w:sz w:val="24"/>
        </w:rPr>
      </w:r>
    </w:p>
    <w:p>
      <w:pPr>
        <w:pStyle w:val="Normal1"/>
        <w:spacing w:lineRule="auto" w:line="240"/>
        <w:ind w:firstLine="284" w:end="0"/>
        <w:jc w:val="center"/>
        <w:rPr>
          <w:b/>
          <w:sz w:val="32"/>
        </w:rPr>
      </w:pPr>
      <w:r>
        <w:rPr>
          <w:b/>
          <w:sz w:val="32"/>
          <w:lang w:val="en-US"/>
        </w:rPr>
        <w:t>I</w:t>
      </w:r>
    </w:p>
    <w:p>
      <w:pPr>
        <w:pStyle w:val="Normal1"/>
        <w:spacing w:lineRule="auto" w:line="240"/>
        <w:ind w:firstLine="284" w:end="0"/>
        <w:rPr/>
      </w:pPr>
      <w:r>
        <w:rPr>
          <w:sz w:val="24"/>
          <w:lang w:val="en-US"/>
        </w:rPr>
        <w:t>Igualar</w:t>
      </w:r>
      <w:r>
        <w:rPr>
          <w:sz w:val="24"/>
        </w:rPr>
        <w:t>(</w:t>
      </w:r>
      <w:r>
        <w:rPr>
          <w:sz w:val="24"/>
          <w:lang w:val="en-US"/>
        </w:rPr>
        <w:t>se</w:t>
      </w:r>
      <w:r>
        <w:rPr>
          <w:sz w:val="24"/>
        </w:rPr>
        <w:t xml:space="preserve">) </w:t>
      </w:r>
      <w:r>
        <w:rPr>
          <w:b/>
          <w:bCs/>
          <w:sz w:val="24"/>
          <w:lang w:val="en-US"/>
        </w:rPr>
        <w:t>a</w:t>
      </w:r>
      <w:r>
        <w:rPr>
          <w:b/>
          <w:bCs/>
          <w:sz w:val="24"/>
        </w:rPr>
        <w:t xml:space="preserve">, </w:t>
      </w:r>
      <w:r>
        <w:rPr>
          <w:b/>
          <w:bCs/>
          <w:sz w:val="24"/>
          <w:lang w:val="en-US"/>
        </w:rPr>
        <w:t>con</w:t>
      </w:r>
      <w:r>
        <w:rPr>
          <w:sz w:val="24"/>
        </w:rPr>
        <w:t xml:space="preserve"> — быть равным, одинаковым с чем-либо, равняться с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a, con</w:t>
      </w:r>
      <w:r>
        <w:rPr>
          <w:sz w:val="24"/>
          <w:lang w:val="en-US"/>
        </w:rPr>
        <w:t xml:space="preserve"> otro) </w:t>
      </w:r>
    </w:p>
    <w:p>
      <w:pPr>
        <w:pStyle w:val="Normal1"/>
        <w:spacing w:lineRule="auto" w:line="240"/>
        <w:ind w:firstLine="709" w:end="0"/>
        <w:rPr/>
      </w:pPr>
      <w:r>
        <w:rPr>
          <w:b/>
          <w:bCs/>
          <w:sz w:val="24"/>
          <w:lang w:val="en-US"/>
        </w:rPr>
        <w:t>en</w:t>
      </w:r>
      <w:r>
        <w:rPr>
          <w:sz w:val="24"/>
        </w:rPr>
        <w:t xml:space="preserve"> — быть равным, одинаковым в чем-либо</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saber</w:t>
      </w:r>
      <w:r>
        <w:rPr>
          <w:sz w:val="24"/>
        </w:rPr>
        <w:t>)</w:t>
      </w:r>
    </w:p>
    <w:p>
      <w:pPr>
        <w:pStyle w:val="Normal1"/>
        <w:spacing w:lineRule="auto" w:line="240"/>
        <w:ind w:firstLine="284" w:end="0"/>
        <w:rPr/>
      </w:pPr>
      <w:r>
        <w:rPr>
          <w:sz w:val="24"/>
          <w:lang w:val="en-US"/>
        </w:rPr>
        <w:t>Implicarse</w:t>
      </w:r>
      <w:r>
        <w:rPr>
          <w:sz w:val="24"/>
        </w:rPr>
        <w:t xml:space="preserve"> </w:t>
      </w:r>
      <w:r>
        <w:rPr>
          <w:b/>
          <w:bCs/>
          <w:sz w:val="24"/>
          <w:lang w:val="en-US"/>
        </w:rPr>
        <w:t>en</w:t>
      </w:r>
      <w:r>
        <w:rPr>
          <w:sz w:val="24"/>
        </w:rPr>
        <w:t xml:space="preserve"> — запутываться в чем-либо, быть замешанным в чем- 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un enredo) </w:t>
      </w:r>
    </w:p>
    <w:p>
      <w:pPr>
        <w:pStyle w:val="Normal1"/>
        <w:spacing w:lineRule="auto" w:line="240"/>
        <w:ind w:firstLine="284" w:end="0"/>
        <w:rPr/>
      </w:pPr>
      <w:r>
        <w:rPr>
          <w:sz w:val="24"/>
          <w:lang w:val="en-US"/>
        </w:rPr>
        <w:t>Importar</w:t>
      </w:r>
      <w:r>
        <w:rPr>
          <w:sz w:val="24"/>
        </w:rPr>
        <w:t xml:space="preserve"> </w:t>
      </w:r>
      <w:r>
        <w:rPr>
          <w:b/>
          <w:bCs/>
          <w:sz w:val="24"/>
          <w:lang w:val="en-US"/>
        </w:rPr>
        <w:t>a</w:t>
      </w:r>
      <w:r>
        <w:rPr>
          <w:sz w:val="24"/>
        </w:rPr>
        <w:t xml:space="preserve"> — иметь значение для кого-либо</w:t>
      </w:r>
    </w:p>
    <w:p>
      <w:pPr>
        <w:pStyle w:val="Normal1"/>
        <w:spacing w:lineRule="auto" w:line="240"/>
        <w:ind w:firstLine="284" w:end="0"/>
        <w:rPr/>
      </w:pPr>
      <w:r>
        <w:rPr>
          <w:sz w:val="24"/>
        </w:rPr>
        <w:t xml:space="preserve">                   </w:t>
      </w:r>
      <w:r>
        <w:rPr>
          <w:sz w:val="24"/>
          <w:lang w:val="en-US"/>
        </w:rPr>
        <w:t xml:space="preserve">(~ una cosa </w:t>
      </w:r>
      <w:r>
        <w:rPr>
          <w:i/>
          <w:iCs/>
          <w:sz w:val="24"/>
          <w:lang w:val="en-US"/>
        </w:rPr>
        <w:t>a</w:t>
      </w:r>
      <w:r>
        <w:rPr>
          <w:sz w:val="24"/>
          <w:lang w:val="en-US"/>
        </w:rPr>
        <w:t xml:space="preserve"> cada uno) </w:t>
      </w:r>
    </w:p>
    <w:p>
      <w:pPr>
        <w:pStyle w:val="Normal1"/>
        <w:spacing w:lineRule="auto" w:line="240"/>
        <w:ind w:firstLine="709" w:end="0"/>
        <w:rPr/>
      </w:pPr>
      <w:r>
        <w:rPr>
          <w:sz w:val="24"/>
          <w:lang w:val="en-US"/>
        </w:rPr>
        <w:t xml:space="preserve"> </w:t>
      </w:r>
      <w:r>
        <w:rPr>
          <w:b/>
          <w:bCs/>
          <w:sz w:val="24"/>
          <w:lang w:val="en-US"/>
        </w:rPr>
        <w:t>de</w:t>
      </w:r>
      <w:r>
        <w:rPr>
          <w:sz w:val="24"/>
        </w:rPr>
        <w:t xml:space="preserve"> — вывозить что-либо, откуда-либо</w:t>
      </w:r>
    </w:p>
    <w:p>
      <w:pPr>
        <w:pStyle w:val="Normal1"/>
        <w:spacing w:lineRule="auto" w:line="240"/>
        <w:ind w:firstLine="709" w:end="0"/>
        <w:rPr>
          <w:sz w:val="24"/>
          <w:lang w:val="en-US"/>
        </w:rPr>
      </w:pPr>
      <w:r>
        <w:rPr>
          <w:sz w:val="24"/>
          <w:lang w:val="en-US"/>
        </w:rPr>
        <w:t xml:space="preserve">                  </w:t>
      </w:r>
      <w:r>
        <w:rPr>
          <w:sz w:val="24"/>
          <w:lang w:val="en-US"/>
        </w:rPr>
        <w:t xml:space="preserve">(~ varies géneros de México) </w:t>
      </w:r>
    </w:p>
    <w:p>
      <w:pPr>
        <w:pStyle w:val="Normal1"/>
        <w:spacing w:lineRule="auto" w:line="240"/>
        <w:ind w:firstLine="709" w:end="0"/>
        <w:rPr/>
      </w:pPr>
      <w:r>
        <w:rPr>
          <w:b/>
          <w:bCs/>
          <w:sz w:val="24"/>
          <w:lang w:val="en-US"/>
        </w:rPr>
        <w:t xml:space="preserve"> </w:t>
      </w:r>
      <w:r>
        <w:rPr>
          <w:b/>
          <w:bCs/>
          <w:sz w:val="24"/>
          <w:lang w:val="en-US"/>
        </w:rPr>
        <w:t>a</w:t>
      </w:r>
      <w:r>
        <w:rPr>
          <w:b/>
          <w:bCs/>
          <w:sz w:val="24"/>
        </w:rPr>
        <w:t xml:space="preserve">, </w:t>
      </w:r>
      <w:r>
        <w:rPr>
          <w:b/>
          <w:bCs/>
          <w:sz w:val="24"/>
          <w:lang w:val="en-US"/>
        </w:rPr>
        <w:t>en</w:t>
      </w:r>
      <w:r>
        <w:rPr>
          <w:sz w:val="24"/>
        </w:rPr>
        <w:t xml:space="preserve"> — ввозить что-либо куда-либо</w:t>
      </w:r>
    </w:p>
    <w:p>
      <w:pPr>
        <w:pStyle w:val="Normal1"/>
        <w:spacing w:lineRule="auto" w:line="240"/>
        <w:ind w:firstLine="709" w:end="0"/>
        <w:rPr/>
      </w:pPr>
      <w:r>
        <w:rPr>
          <w:sz w:val="24"/>
          <w:lang w:val="en-US"/>
        </w:rPr>
        <w:t xml:space="preserve">                   </w:t>
      </w:r>
      <w:r>
        <w:rPr>
          <w:sz w:val="24"/>
          <w:lang w:val="en-US"/>
        </w:rPr>
        <w:t xml:space="preserve">(~ varies géneros </w:t>
      </w:r>
      <w:r>
        <w:rPr>
          <w:i/>
          <w:iCs/>
          <w:sz w:val="24"/>
          <w:lang w:val="en-US"/>
        </w:rPr>
        <w:t>al, en</w:t>
      </w:r>
      <w:r>
        <w:rPr>
          <w:sz w:val="24"/>
          <w:lang w:val="en-US"/>
        </w:rPr>
        <w:t xml:space="preserve"> el país) </w:t>
      </w:r>
    </w:p>
    <w:p>
      <w:pPr>
        <w:pStyle w:val="Normal1"/>
        <w:spacing w:lineRule="auto" w:line="240"/>
        <w:ind w:firstLine="284" w:end="0"/>
        <w:rPr/>
      </w:pPr>
      <w:r>
        <w:rPr>
          <w:sz w:val="24"/>
          <w:lang w:val="en-US"/>
        </w:rPr>
        <w:t>Importunar</w:t>
      </w:r>
      <w:r>
        <w:rPr>
          <w:sz w:val="24"/>
        </w:rPr>
        <w:t xml:space="preserve"> </w:t>
      </w:r>
      <w:r>
        <w:rPr>
          <w:b/>
          <w:bCs/>
          <w:sz w:val="24"/>
          <w:lang w:val="en-US"/>
        </w:rPr>
        <w:t>con</w:t>
      </w:r>
      <w:r>
        <w:rPr>
          <w:sz w:val="24"/>
        </w:rPr>
        <w:t xml:space="preserve"> — надоедать, докучать, беспокоить чем-либо</w:t>
      </w:r>
    </w:p>
    <w:p>
      <w:pPr>
        <w:pStyle w:val="Normal1"/>
        <w:spacing w:lineRule="auto" w:line="240"/>
        <w:ind w:firstLine="284" w:end="0"/>
        <w:rPr/>
      </w:pPr>
      <w:r>
        <w:rPr>
          <w:sz w:val="24"/>
        </w:rPr>
        <w:t xml:space="preserve">                   </w:t>
      </w:r>
      <w:r>
        <w:rPr>
          <w:sz w:val="24"/>
          <w:lang w:val="en-US"/>
        </w:rPr>
        <w:t>(~</w:t>
      </w:r>
      <w:r>
        <w:rPr>
          <w:i/>
          <w:iCs/>
          <w:sz w:val="24"/>
          <w:lang w:val="en-US"/>
        </w:rPr>
        <w:t>con</w:t>
      </w:r>
      <w:r>
        <w:rPr>
          <w:sz w:val="24"/>
          <w:lang w:val="en-US"/>
        </w:rPr>
        <w:t xml:space="preserve"> pretensiones)</w:t>
      </w:r>
    </w:p>
    <w:p>
      <w:pPr>
        <w:pStyle w:val="Normal1"/>
        <w:spacing w:lineRule="auto" w:line="240"/>
        <w:ind w:firstLine="284" w:end="0"/>
        <w:rPr/>
      </w:pPr>
      <w:r>
        <w:rPr>
          <w:sz w:val="24"/>
          <w:lang w:val="en-US"/>
        </w:rPr>
        <w:t xml:space="preserve">Incitar a, para — </w:t>
      </w:r>
      <w:r>
        <w:rPr>
          <w:sz w:val="24"/>
        </w:rPr>
        <w:t>побуждать</w:t>
      </w:r>
      <w:r>
        <w:rPr>
          <w:sz w:val="24"/>
          <w:lang w:val="en-US"/>
        </w:rPr>
        <w:t xml:space="preserve">, </w:t>
      </w:r>
      <w:r>
        <w:rPr>
          <w:sz w:val="24"/>
        </w:rPr>
        <w:t>подстрекать</w:t>
      </w:r>
      <w:r>
        <w:rPr>
          <w:sz w:val="24"/>
          <w:lang w:val="en-US"/>
        </w:rPr>
        <w:t xml:space="preserve"> </w:t>
      </w:r>
      <w:r>
        <w:rPr>
          <w:sz w:val="24"/>
        </w:rPr>
        <w:t>к</w:t>
      </w:r>
      <w:r>
        <w:rPr>
          <w:sz w:val="24"/>
          <w:lang w:val="en-US"/>
        </w:rPr>
        <w:t xml:space="preserve"> </w:t>
      </w:r>
      <w:r>
        <w:rPr>
          <w:sz w:val="24"/>
        </w:rPr>
        <w:t>чему</w:t>
      </w:r>
      <w:r>
        <w:rPr>
          <w:sz w:val="24"/>
          <w:lang w:val="en-US"/>
        </w:rPr>
        <w:t>-</w:t>
      </w:r>
      <w:r>
        <w:rPr>
          <w:sz w:val="24"/>
        </w:rPr>
        <w:t>либо</w:t>
      </w:r>
      <w:r>
        <w:rPr>
          <w:sz w:val="24"/>
          <w:lang w:val="en-US"/>
        </w:rPr>
        <w:t xml:space="preserve"> </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a, para</w:t>
      </w:r>
      <w:r>
        <w:rPr>
          <w:sz w:val="24"/>
          <w:lang w:val="en-US"/>
        </w:rPr>
        <w:t xml:space="preserve"> rebelarse)</w:t>
      </w:r>
    </w:p>
    <w:p>
      <w:pPr>
        <w:pStyle w:val="Normal1"/>
        <w:spacing w:lineRule="auto" w:line="240"/>
        <w:ind w:firstLine="709" w:end="0"/>
        <w:rPr/>
      </w:pPr>
      <w:r>
        <w:rPr>
          <w:b/>
          <w:bCs/>
          <w:sz w:val="24"/>
          <w:lang w:val="en-US"/>
        </w:rPr>
        <w:t>contra</w:t>
      </w:r>
      <w:r>
        <w:rPr>
          <w:sz w:val="24"/>
        </w:rPr>
        <w:t xml:space="preserve"> — подстрекать против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contra</w:t>
      </w:r>
      <w:r>
        <w:rPr>
          <w:sz w:val="24"/>
          <w:lang w:val="en-US"/>
        </w:rPr>
        <w:t xml:space="preserve"> el jefe) </w:t>
      </w:r>
    </w:p>
    <w:p>
      <w:pPr>
        <w:pStyle w:val="Normal1"/>
        <w:spacing w:lineRule="auto" w:line="240"/>
        <w:ind w:firstLine="284" w:end="0"/>
        <w:rPr/>
      </w:pPr>
      <w:r>
        <w:rPr>
          <w:sz w:val="24"/>
          <w:lang w:val="en-US"/>
        </w:rPr>
        <w:t>Inclinarse</w:t>
      </w:r>
      <w:r>
        <w:rPr>
          <w:sz w:val="24"/>
        </w:rPr>
        <w:t xml:space="preserve"> </w:t>
      </w:r>
      <w:r>
        <w:rPr>
          <w:b/>
          <w:bCs/>
          <w:sz w:val="24"/>
          <w:lang w:val="en-US"/>
        </w:rPr>
        <w:t>a</w:t>
      </w:r>
      <w:r>
        <w:rPr>
          <w:sz w:val="24"/>
        </w:rPr>
        <w:t xml:space="preserve"> — быть склонным к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 adulación) </w:t>
      </w:r>
    </w:p>
    <w:p>
      <w:pPr>
        <w:pStyle w:val="Normal1"/>
        <w:spacing w:lineRule="auto" w:line="240"/>
        <w:ind w:firstLine="709" w:end="0"/>
        <w:rPr>
          <w:sz w:val="24"/>
          <w:lang w:val="en-US"/>
        </w:rPr>
      </w:pPr>
      <w:r>
        <w:rPr>
          <w:b/>
          <w:bCs/>
          <w:sz w:val="24"/>
          <w:lang w:val="en-US"/>
        </w:rPr>
        <w:t>hasta</w:t>
      </w:r>
      <w:r>
        <w:rPr>
          <w:sz w:val="24"/>
          <w:lang w:val="en-US"/>
        </w:rPr>
        <w:t xml:space="preserve"> — </w:t>
      </w:r>
      <w:r>
        <w:rPr>
          <w:sz w:val="24"/>
        </w:rPr>
        <w:t>наклоняться</w:t>
      </w:r>
      <w:r>
        <w:rPr>
          <w:sz w:val="24"/>
          <w:lang w:val="en-US"/>
        </w:rPr>
        <w:t xml:space="preserve">, </w:t>
      </w:r>
      <w:r>
        <w:rPr>
          <w:sz w:val="24"/>
        </w:rPr>
        <w:t>нагибаться</w:t>
      </w:r>
    </w:p>
    <w:p>
      <w:pPr>
        <w:pStyle w:val="Normal1"/>
        <w:spacing w:lineRule="auto" w:line="240"/>
        <w:ind w:firstLine="284" w:end="0"/>
        <w:rPr>
          <w:sz w:val="24"/>
          <w:lang w:val="en-US"/>
        </w:rPr>
      </w:pPr>
      <w:r>
        <w:rPr>
          <w:sz w:val="24"/>
          <w:lang w:val="en-US"/>
        </w:rPr>
        <w:t xml:space="preserve">                     </w:t>
      </w:r>
      <w:r>
        <w:rPr>
          <w:sz w:val="24"/>
          <w:lang w:val="en-US"/>
        </w:rPr>
        <w:t xml:space="preserve">(~ hasta el suelo) </w:t>
      </w:r>
    </w:p>
    <w:p>
      <w:pPr>
        <w:pStyle w:val="Normal1"/>
        <w:spacing w:lineRule="auto" w:line="240"/>
        <w:ind w:firstLine="284" w:end="0"/>
        <w:rPr/>
      </w:pPr>
      <w:r>
        <w:rPr>
          <w:sz w:val="24"/>
          <w:lang w:val="en-US"/>
        </w:rPr>
        <w:t>Indignarse</w:t>
      </w:r>
      <w:r>
        <w:rPr>
          <w:sz w:val="24"/>
        </w:rPr>
        <w:t xml:space="preserve"> </w:t>
      </w:r>
      <w:r>
        <w:rPr>
          <w:b/>
          <w:bCs/>
          <w:sz w:val="24"/>
          <w:lang w:val="en-US"/>
        </w:rPr>
        <w:t>con</w:t>
      </w:r>
      <w:r>
        <w:rPr>
          <w:b/>
          <w:bCs/>
          <w:sz w:val="24"/>
        </w:rPr>
        <w:t xml:space="preserve">, </w:t>
      </w:r>
      <w:r>
        <w:rPr>
          <w:b/>
          <w:bCs/>
          <w:sz w:val="24"/>
          <w:lang w:val="en-US"/>
        </w:rPr>
        <w:t>contra</w:t>
      </w:r>
      <w:r>
        <w:rPr>
          <w:sz w:val="24"/>
        </w:rPr>
        <w:t xml:space="preserve"> — возмущаться кем-либо, негодовать</w:t>
      </w:r>
    </w:p>
    <w:p>
      <w:pPr>
        <w:pStyle w:val="Normal1"/>
        <w:spacing w:lineRule="auto" w:line="240"/>
        <w:ind w:firstLine="284" w:end="0"/>
        <w:rPr/>
      </w:pPr>
      <w:r>
        <w:rPr>
          <w:sz w:val="24"/>
        </w:rPr>
        <w:t xml:space="preserve">                     </w:t>
      </w:r>
      <w:r>
        <w:rPr>
          <w:sz w:val="24"/>
          <w:lang w:val="en-US"/>
        </w:rPr>
        <w:t xml:space="preserve">(~ </w:t>
      </w:r>
      <w:r>
        <w:rPr>
          <w:i/>
          <w:iCs/>
          <w:sz w:val="24"/>
          <w:lang w:val="en-US"/>
        </w:rPr>
        <w:t>con, contra</w:t>
      </w:r>
      <w:r>
        <w:rPr>
          <w:sz w:val="24"/>
          <w:lang w:val="en-US"/>
        </w:rPr>
        <w:t xml:space="preserve"> el malvado) </w:t>
      </w:r>
    </w:p>
    <w:p>
      <w:pPr>
        <w:pStyle w:val="Normal1"/>
        <w:spacing w:lineRule="auto" w:line="240"/>
        <w:ind w:firstLine="709" w:end="0"/>
        <w:rPr/>
      </w:pPr>
      <w:r>
        <w:rPr>
          <w:b/>
          <w:bCs/>
          <w:sz w:val="24"/>
          <w:lang w:val="en-US"/>
        </w:rPr>
        <w:t>de</w:t>
      </w:r>
      <w:r>
        <w:rPr>
          <w:b/>
          <w:bCs/>
          <w:sz w:val="24"/>
        </w:rPr>
        <w:t>, роr</w:t>
      </w:r>
      <w:r>
        <w:rPr>
          <w:sz w:val="24"/>
        </w:rPr>
        <w:t xml:space="preserve"> — возмущаться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 xml:space="preserve">de, </w:t>
      </w:r>
      <w:r>
        <w:rPr>
          <w:i/>
          <w:iCs/>
          <w:sz w:val="24"/>
        </w:rPr>
        <w:t>ро</w:t>
      </w:r>
      <w:r>
        <w:rPr>
          <w:i/>
          <w:iCs/>
          <w:sz w:val="24"/>
          <w:lang w:val="en-US"/>
        </w:rPr>
        <w:t>r</w:t>
      </w:r>
      <w:r>
        <w:rPr>
          <w:sz w:val="24"/>
          <w:lang w:val="en-US"/>
        </w:rPr>
        <w:t xml:space="preserve"> una mala acción) </w:t>
      </w:r>
    </w:p>
    <w:p>
      <w:pPr>
        <w:pStyle w:val="Normal1"/>
        <w:spacing w:lineRule="auto" w:line="240"/>
        <w:ind w:firstLine="284" w:end="0"/>
        <w:rPr>
          <w:sz w:val="24"/>
          <w:lang w:val="en-US"/>
        </w:rPr>
      </w:pPr>
      <w:r>
        <w:rPr>
          <w:sz w:val="24"/>
          <w:lang w:val="en-US"/>
        </w:rPr>
        <w:t xml:space="preserve">Indisponer(se) </w:t>
      </w:r>
      <w:r>
        <w:rPr>
          <w:b/>
          <w:bCs/>
          <w:sz w:val="24"/>
          <w:lang w:val="en-US"/>
        </w:rPr>
        <w:t>con, contra</w:t>
      </w:r>
      <w:r>
        <w:rPr>
          <w:sz w:val="24"/>
          <w:lang w:val="en-US"/>
        </w:rPr>
        <w:t xml:space="preserve"> — </w:t>
      </w:r>
      <w:r>
        <w:rPr>
          <w:sz w:val="24"/>
        </w:rPr>
        <w:t>ссорить</w:t>
      </w:r>
      <w:r>
        <w:rPr>
          <w:sz w:val="24"/>
          <w:lang w:val="en-US"/>
        </w:rPr>
        <w:t>(</w:t>
      </w:r>
      <w:r>
        <w:rPr>
          <w:sz w:val="24"/>
        </w:rPr>
        <w:t>ся</w:t>
      </w:r>
      <w:r>
        <w:rPr>
          <w:sz w:val="24"/>
          <w:lang w:val="en-US"/>
        </w:rPr>
        <w:t xml:space="preserve">) </w:t>
      </w:r>
      <w:r>
        <w:rPr>
          <w:sz w:val="24"/>
        </w:rPr>
        <w:t>с</w:t>
      </w:r>
      <w:r>
        <w:rPr>
          <w:sz w:val="24"/>
          <w:lang w:val="en-US"/>
        </w:rPr>
        <w:t xml:space="preserve"> </w:t>
      </w:r>
      <w:r>
        <w:rPr>
          <w:sz w:val="24"/>
        </w:rPr>
        <w:t>кем</w:t>
      </w:r>
      <w:r>
        <w:rPr>
          <w:sz w:val="24"/>
          <w:lang w:val="en-US"/>
        </w:rPr>
        <w:t>-</w:t>
      </w:r>
      <w:r>
        <w:rPr>
          <w:sz w:val="24"/>
        </w:rPr>
        <w:t>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con, contra</w:t>
      </w:r>
      <w:r>
        <w:rPr>
          <w:sz w:val="24"/>
          <w:lang w:val="en-US"/>
        </w:rPr>
        <w:t xml:space="preserve"> los amigos)</w:t>
      </w:r>
    </w:p>
    <w:p>
      <w:pPr>
        <w:pStyle w:val="Normal1"/>
        <w:spacing w:lineRule="auto" w:line="240"/>
        <w:ind w:firstLine="284" w:end="0"/>
        <w:rPr/>
      </w:pPr>
      <w:r>
        <w:rPr>
          <w:sz w:val="24"/>
          <w:lang w:val="en-US"/>
        </w:rPr>
        <w:t>Informar</w:t>
      </w:r>
      <w:r>
        <w:rPr>
          <w:sz w:val="24"/>
        </w:rPr>
        <w:t xml:space="preserve"> </w:t>
      </w:r>
      <w:r>
        <w:rPr>
          <w:b/>
          <w:bCs/>
          <w:sz w:val="24"/>
          <w:lang w:val="en-US"/>
        </w:rPr>
        <w:t>de</w:t>
      </w:r>
      <w:r>
        <w:rPr>
          <w:b/>
          <w:bCs/>
          <w:sz w:val="24"/>
        </w:rPr>
        <w:t xml:space="preserve">, </w:t>
      </w:r>
      <w:r>
        <w:rPr>
          <w:b/>
          <w:bCs/>
          <w:sz w:val="24"/>
          <w:lang w:val="en-US"/>
        </w:rPr>
        <w:t>en</w:t>
      </w:r>
      <w:r>
        <w:rPr>
          <w:b/>
          <w:bCs/>
          <w:sz w:val="24"/>
        </w:rPr>
        <w:t xml:space="preserve">, </w:t>
      </w:r>
      <w:r>
        <w:rPr>
          <w:b/>
          <w:bCs/>
          <w:sz w:val="24"/>
          <w:lang w:val="en-US"/>
        </w:rPr>
        <w:t>sobre</w:t>
      </w:r>
      <w:r>
        <w:rPr>
          <w:sz w:val="24"/>
        </w:rPr>
        <w:t xml:space="preserve"> — сообщать, уведомлять, информировать о чем-либо</w:t>
      </w:r>
    </w:p>
    <w:p>
      <w:pPr>
        <w:pStyle w:val="Normal1"/>
        <w:spacing w:lineRule="auto" w:line="240"/>
        <w:ind w:firstLine="284" w:end="0"/>
        <w:rPr/>
      </w:pPr>
      <w:r>
        <w:rPr>
          <w:sz w:val="24"/>
        </w:rPr>
        <w:t xml:space="preserve">                     </w:t>
      </w:r>
      <w:r>
        <w:rPr>
          <w:sz w:val="24"/>
          <w:lang w:val="en-US"/>
        </w:rPr>
        <w:t xml:space="preserve">(~ a uno </w:t>
      </w:r>
      <w:r>
        <w:rPr>
          <w:i/>
          <w:iCs/>
          <w:sz w:val="24"/>
          <w:lang w:val="en-US"/>
        </w:rPr>
        <w:t>de, en, sobre</w:t>
      </w:r>
      <w:r>
        <w:rPr>
          <w:sz w:val="24"/>
          <w:lang w:val="en-US"/>
        </w:rPr>
        <w:t xml:space="preserve"> lo ocurrido)</w:t>
      </w:r>
    </w:p>
    <w:p>
      <w:pPr>
        <w:pStyle w:val="Normal1"/>
        <w:spacing w:lineRule="auto" w:line="240"/>
        <w:ind w:firstLine="284" w:end="0"/>
        <w:rPr/>
      </w:pPr>
      <w:r>
        <w:rPr>
          <w:sz w:val="24"/>
          <w:lang w:val="en-US"/>
        </w:rPr>
        <w:t>Inquietarse</w:t>
      </w:r>
      <w:r>
        <w:rPr>
          <w:sz w:val="24"/>
        </w:rPr>
        <w:t xml:space="preserve"> </w:t>
      </w:r>
      <w:r>
        <w:rPr>
          <w:b/>
          <w:bCs/>
          <w:sz w:val="24"/>
          <w:lang w:val="en-US"/>
        </w:rPr>
        <w:t>con</w:t>
      </w:r>
      <w:r>
        <w:rPr>
          <w:b/>
          <w:bCs/>
          <w:sz w:val="24"/>
        </w:rPr>
        <w:t>, de, ро</w:t>
      </w:r>
      <w:r>
        <w:rPr>
          <w:b/>
          <w:bCs/>
          <w:sz w:val="24"/>
          <w:lang w:val="en-US"/>
        </w:rPr>
        <w:t>r</w:t>
      </w:r>
      <w:r>
        <w:rPr>
          <w:sz w:val="24"/>
        </w:rPr>
        <w:t xml:space="preserve"> — беспокоиться, тревожиться, переживать из-за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 xml:space="preserve">con, de, </w:t>
      </w:r>
      <w:r>
        <w:rPr>
          <w:i/>
          <w:iCs/>
          <w:sz w:val="24"/>
        </w:rPr>
        <w:t>ро</w:t>
      </w:r>
      <w:r>
        <w:rPr>
          <w:i/>
          <w:iCs/>
          <w:sz w:val="24"/>
          <w:lang w:val="en-US"/>
        </w:rPr>
        <w:t>r</w:t>
      </w:r>
      <w:r>
        <w:rPr>
          <w:sz w:val="24"/>
          <w:lang w:val="en-US"/>
        </w:rPr>
        <w:t xml:space="preserve"> las hablillas)</w:t>
      </w:r>
    </w:p>
    <w:p>
      <w:pPr>
        <w:pStyle w:val="Normal1"/>
        <w:spacing w:lineRule="auto" w:line="240"/>
        <w:ind w:firstLine="284" w:end="0"/>
        <w:rPr/>
      </w:pPr>
      <w:r>
        <w:rPr>
          <w:sz w:val="24"/>
          <w:lang w:val="en-US"/>
        </w:rPr>
        <w:t>Insistir</w:t>
      </w:r>
      <w:r>
        <w:rPr>
          <w:sz w:val="24"/>
        </w:rPr>
        <w:t xml:space="preserve"> </w:t>
      </w:r>
      <w:r>
        <w:rPr>
          <w:b/>
          <w:bCs/>
          <w:sz w:val="24"/>
          <w:lang w:val="en-US"/>
        </w:rPr>
        <w:t>en</w:t>
      </w:r>
      <w:r>
        <w:rPr>
          <w:b/>
          <w:bCs/>
          <w:sz w:val="24"/>
        </w:rPr>
        <w:t xml:space="preserve">, </w:t>
      </w:r>
      <w:r>
        <w:rPr>
          <w:b/>
          <w:bCs/>
          <w:sz w:val="24"/>
          <w:lang w:val="en-US"/>
        </w:rPr>
        <w:t>sobre</w:t>
      </w:r>
      <w:r>
        <w:rPr>
          <w:sz w:val="24"/>
        </w:rPr>
        <w:t xml:space="preserve"> — настаивать на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 sobre</w:t>
      </w:r>
      <w:r>
        <w:rPr>
          <w:sz w:val="24"/>
          <w:lang w:val="en-US"/>
        </w:rPr>
        <w:t xml:space="preserve"> su propuesta) </w:t>
      </w:r>
    </w:p>
    <w:p>
      <w:pPr>
        <w:pStyle w:val="Normal1"/>
        <w:spacing w:lineRule="auto" w:line="240"/>
        <w:ind w:firstLine="284" w:end="0"/>
        <w:rPr/>
      </w:pPr>
      <w:r>
        <w:rPr>
          <w:sz w:val="24"/>
          <w:lang w:val="en-US"/>
        </w:rPr>
        <w:t>Instnur</w:t>
      </w:r>
      <w:r>
        <w:rPr>
          <w:sz w:val="24"/>
        </w:rPr>
        <w:t xml:space="preserve"> </w:t>
      </w:r>
      <w:r>
        <w:rPr>
          <w:b/>
          <w:bCs/>
          <w:sz w:val="24"/>
          <w:lang w:val="en-US"/>
        </w:rPr>
        <w:t>de</w:t>
      </w:r>
      <w:r>
        <w:rPr>
          <w:b/>
          <w:bCs/>
          <w:sz w:val="24"/>
        </w:rPr>
        <w:t xml:space="preserve">, </w:t>
      </w:r>
      <w:r>
        <w:rPr>
          <w:b/>
          <w:bCs/>
          <w:sz w:val="24"/>
          <w:lang w:val="en-US"/>
        </w:rPr>
        <w:t>en</w:t>
      </w:r>
      <w:r>
        <w:rPr>
          <w:b/>
          <w:bCs/>
          <w:sz w:val="24"/>
        </w:rPr>
        <w:t xml:space="preserve">, </w:t>
      </w:r>
      <w:r>
        <w:rPr>
          <w:b/>
          <w:bCs/>
          <w:sz w:val="24"/>
          <w:lang w:val="en-US"/>
        </w:rPr>
        <w:t>sobre</w:t>
      </w:r>
      <w:r>
        <w:rPr>
          <w:sz w:val="24"/>
        </w:rPr>
        <w:t xml:space="preserve"> — обучать, наставлять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de, en, sobre</w:t>
      </w:r>
      <w:r>
        <w:rPr>
          <w:sz w:val="24"/>
          <w:lang w:val="en-US"/>
        </w:rPr>
        <w:t xml:space="preserve"> las reglas de urbanidad)</w:t>
      </w:r>
    </w:p>
    <w:p>
      <w:pPr>
        <w:pStyle w:val="Normal1"/>
        <w:spacing w:lineRule="auto" w:line="240"/>
        <w:ind w:firstLine="284" w:end="0"/>
        <w:rPr/>
      </w:pPr>
      <w:r>
        <w:rPr>
          <w:sz w:val="24"/>
          <w:lang w:val="en-US"/>
        </w:rPr>
        <w:t>Interesarse</w:t>
      </w:r>
      <w:r>
        <w:rPr>
          <w:sz w:val="24"/>
        </w:rPr>
        <w:t xml:space="preserve"> </w:t>
      </w:r>
      <w:r>
        <w:rPr>
          <w:sz w:val="24"/>
          <w:lang w:val="en-US"/>
        </w:rPr>
        <w:t>con</w:t>
      </w:r>
      <w:r>
        <w:rPr>
          <w:sz w:val="24"/>
        </w:rPr>
        <w:t xml:space="preserve"> — принимать участие в ком-либо, заинтересоваться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el paciente) </w:t>
      </w:r>
    </w:p>
    <w:p>
      <w:pPr>
        <w:pStyle w:val="Normal1"/>
        <w:spacing w:lineRule="auto" w:line="240"/>
        <w:ind w:firstLine="709" w:end="0"/>
        <w:rPr/>
      </w:pPr>
      <w:r>
        <w:rPr>
          <w:b/>
          <w:bCs/>
          <w:sz w:val="24"/>
          <w:lang w:val="en-US"/>
        </w:rPr>
        <w:t>en</w:t>
      </w:r>
      <w:r>
        <w:rPr>
          <w:sz w:val="24"/>
        </w:rPr>
        <w:t xml:space="preserve"> — принимать участие, быть заинтересованным в чем-либо</w:t>
      </w:r>
    </w:p>
    <w:p>
      <w:pPr>
        <w:pStyle w:val="Normal1"/>
        <w:spacing w:lineRule="auto" w:line="240"/>
        <w:ind w:firstLine="709" w:end="0"/>
        <w:rPr/>
      </w:pPr>
      <w:r>
        <w:rPr>
          <w:sz w:val="24"/>
        </w:rPr>
        <w:t xml:space="preserve">                 </w:t>
      </w:r>
      <w:r>
        <w:rPr>
          <w:sz w:val="24"/>
          <w:lang w:val="en-US"/>
        </w:rPr>
        <w:t xml:space="preserve">(~ </w:t>
      </w:r>
      <w:r>
        <w:rPr>
          <w:i/>
          <w:iCs/>
          <w:sz w:val="24"/>
          <w:lang w:val="en-US"/>
        </w:rPr>
        <w:t>en</w:t>
      </w:r>
      <w:r>
        <w:rPr>
          <w:sz w:val="24"/>
          <w:lang w:val="en-US"/>
        </w:rPr>
        <w:t xml:space="preserve"> una empresa) </w:t>
      </w:r>
    </w:p>
    <w:p>
      <w:pPr>
        <w:pStyle w:val="Normal1"/>
        <w:spacing w:lineRule="auto" w:line="240"/>
        <w:ind w:firstLine="709" w:end="0"/>
        <w:rPr/>
      </w:pPr>
      <w:r>
        <w:rPr>
          <w:b/>
          <w:bCs/>
          <w:sz w:val="24"/>
        </w:rPr>
        <w:t>ро</w:t>
      </w:r>
      <w:r>
        <w:rPr>
          <w:b/>
          <w:bCs/>
          <w:sz w:val="24"/>
          <w:lang w:val="en-US"/>
        </w:rPr>
        <w:t>r</w:t>
      </w:r>
      <w:r>
        <w:rPr>
          <w:sz w:val="24"/>
        </w:rPr>
        <w:t xml:space="preserve"> — интересоваться кем-либо</w:t>
      </w:r>
    </w:p>
    <w:p>
      <w:pPr>
        <w:pStyle w:val="Normal1"/>
        <w:spacing w:lineRule="auto" w:line="240"/>
        <w:ind w:firstLine="709" w:end="0"/>
        <w:rPr>
          <w:sz w:val="24"/>
          <w:lang w:val="en-US"/>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la muchacha)</w:t>
      </w:r>
    </w:p>
    <w:p>
      <w:pPr>
        <w:pStyle w:val="Normal1"/>
        <w:spacing w:lineRule="auto" w:line="240"/>
        <w:ind w:firstLine="284" w:end="0"/>
        <w:rPr/>
      </w:pPr>
      <w:r>
        <w:rPr>
          <w:sz w:val="24"/>
          <w:lang w:val="en-US"/>
        </w:rPr>
        <w:t>Interpretar</w:t>
      </w:r>
      <w:r>
        <w:rPr>
          <w:sz w:val="24"/>
        </w:rPr>
        <w:t xml:space="preserve"> </w:t>
      </w:r>
      <w:r>
        <w:rPr>
          <w:b/>
          <w:bCs/>
          <w:sz w:val="24"/>
          <w:lang w:val="en-US"/>
        </w:rPr>
        <w:t>a</w:t>
      </w:r>
      <w:r>
        <w:rPr>
          <w:sz w:val="24"/>
        </w:rPr>
        <w:t xml:space="preserve"> — переводить на какой-либо язык</w:t>
      </w:r>
    </w:p>
    <w:p>
      <w:pPr>
        <w:pStyle w:val="Normal1"/>
        <w:spacing w:lineRule="auto" w:line="240"/>
        <w:ind w:firstLine="284" w:end="0"/>
        <w:rPr/>
      </w:pPr>
      <w:r>
        <w:rPr>
          <w:sz w:val="24"/>
        </w:rPr>
        <w:t xml:space="preserve">                  </w:t>
      </w:r>
      <w:r>
        <w:rPr>
          <w:sz w:val="24"/>
        </w:rPr>
        <w:t xml:space="preserve">(~ </w:t>
      </w:r>
      <w:r>
        <w:rPr>
          <w:i/>
          <w:iCs/>
          <w:sz w:val="24"/>
          <w:lang w:val="en-US"/>
        </w:rPr>
        <w:t>al</w:t>
      </w:r>
      <w:r>
        <w:rPr>
          <w:sz w:val="24"/>
        </w:rPr>
        <w:t xml:space="preserve"> </w:t>
      </w:r>
      <w:r>
        <w:rPr>
          <w:sz w:val="24"/>
          <w:lang w:val="en-US"/>
        </w:rPr>
        <w:t>griego</w:t>
      </w:r>
      <w:r>
        <w:rPr>
          <w:sz w:val="24"/>
        </w:rPr>
        <w:t xml:space="preserve">) </w:t>
      </w:r>
    </w:p>
    <w:p>
      <w:pPr>
        <w:pStyle w:val="Normal1"/>
        <w:spacing w:lineRule="auto" w:line="240"/>
        <w:ind w:firstLine="284" w:end="0"/>
        <w:rPr/>
      </w:pPr>
      <w:r>
        <w:rPr>
          <w:sz w:val="24"/>
        </w:rPr>
        <w:t xml:space="preserve">      </w:t>
      </w:r>
      <w:r>
        <w:rPr>
          <w:b/>
          <w:bCs/>
          <w:sz w:val="24"/>
          <w:lang w:val="en-US"/>
        </w:rPr>
        <w:t>de</w:t>
      </w:r>
      <w:r>
        <w:rPr>
          <w:sz w:val="24"/>
        </w:rPr>
        <w:t xml:space="preserve"> — переводить с какого-либо языка</w:t>
      </w:r>
    </w:p>
    <w:p>
      <w:pPr>
        <w:pStyle w:val="Normal1"/>
        <w:spacing w:lineRule="auto" w:line="240"/>
        <w:ind w:firstLine="284" w:end="0"/>
        <w:rPr/>
      </w:pPr>
      <w:r>
        <w:rPr>
          <w:sz w:val="24"/>
        </w:rPr>
        <w:t xml:space="preserve">                   </w:t>
      </w:r>
      <w:r>
        <w:rPr>
          <w:sz w:val="24"/>
          <w:lang w:val="en-US"/>
        </w:rPr>
        <w:t xml:space="preserve">(~ </w:t>
      </w:r>
      <w:r>
        <w:rPr>
          <w:i/>
          <w:iCs/>
          <w:sz w:val="24"/>
          <w:lang w:val="en-US"/>
        </w:rPr>
        <w:t>del</w:t>
      </w:r>
      <w:r>
        <w:rPr>
          <w:sz w:val="24"/>
          <w:lang w:val="en-US"/>
        </w:rPr>
        <w:t xml:space="preserve"> latín) </w:t>
      </w:r>
    </w:p>
    <w:p>
      <w:pPr>
        <w:pStyle w:val="Normal1"/>
        <w:spacing w:lineRule="auto" w:line="240"/>
        <w:ind w:firstLine="284" w:end="0"/>
        <w:rPr>
          <w:sz w:val="24"/>
          <w:lang w:val="en-US"/>
        </w:rPr>
      </w:pPr>
      <w:r>
        <w:rPr>
          <w:sz w:val="24"/>
          <w:lang w:val="en-US"/>
        </w:rPr>
        <w:t xml:space="preserve">Inundar </w:t>
      </w:r>
      <w:r>
        <w:rPr>
          <w:b/>
          <w:bCs/>
          <w:sz w:val="24"/>
          <w:lang w:val="en-US"/>
        </w:rPr>
        <w:t>de, en</w:t>
      </w:r>
      <w:r>
        <w:rPr>
          <w:sz w:val="24"/>
          <w:lang w:val="en-US"/>
        </w:rPr>
        <w:t xml:space="preserve"> — </w:t>
      </w:r>
      <w:r>
        <w:rPr>
          <w:sz w:val="24"/>
        </w:rPr>
        <w:t>наводнять</w:t>
      </w:r>
      <w:r>
        <w:rPr>
          <w:sz w:val="24"/>
          <w:lang w:val="en-US"/>
        </w:rPr>
        <w:t xml:space="preserve">, </w:t>
      </w:r>
      <w:r>
        <w:rPr>
          <w:sz w:val="24"/>
        </w:rPr>
        <w:t>заполнять</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de, en</w:t>
      </w:r>
      <w:r>
        <w:rPr>
          <w:sz w:val="24"/>
          <w:lang w:val="en-US"/>
        </w:rPr>
        <w:t xml:space="preserve"> contrabando el mercado)</w:t>
      </w:r>
    </w:p>
    <w:p>
      <w:pPr>
        <w:pStyle w:val="Normal1"/>
        <w:spacing w:lineRule="auto" w:line="240"/>
        <w:ind w:firstLine="284" w:end="0"/>
        <w:rPr/>
      </w:pPr>
      <w:r>
        <w:rPr>
          <w:sz w:val="24"/>
          <w:lang w:val="en-US"/>
        </w:rPr>
        <w:t>Ir</w:t>
      </w:r>
      <w:r>
        <w:rPr>
          <w:sz w:val="24"/>
        </w:rPr>
        <w:t xml:space="preserve"> </w:t>
      </w:r>
      <w:r>
        <w:rPr>
          <w:b/>
          <w:bCs/>
          <w:sz w:val="24"/>
          <w:lang w:val="en-US"/>
        </w:rPr>
        <w:t>a</w:t>
      </w:r>
      <w:r>
        <w:rPr>
          <w:b/>
          <w:bCs/>
          <w:sz w:val="24"/>
        </w:rPr>
        <w:t xml:space="preserve">, </w:t>
      </w:r>
      <w:r>
        <w:rPr>
          <w:b/>
          <w:bCs/>
          <w:sz w:val="24"/>
          <w:lang w:val="en-US"/>
        </w:rPr>
        <w:t>hacia</w:t>
      </w:r>
      <w:r>
        <w:rPr>
          <w:sz w:val="24"/>
        </w:rPr>
        <w:t xml:space="preserve"> — идти, ехать куда-либо</w:t>
      </w:r>
    </w:p>
    <w:p>
      <w:pPr>
        <w:pStyle w:val="Normal1"/>
        <w:spacing w:lineRule="auto" w:line="240"/>
        <w:ind w:firstLine="284" w:end="0"/>
        <w:rPr/>
      </w:pPr>
      <w:r>
        <w:rPr>
          <w:sz w:val="24"/>
        </w:rPr>
        <w:t xml:space="preserve">                    </w:t>
      </w:r>
      <w:r>
        <w:rPr>
          <w:sz w:val="24"/>
          <w:lang w:val="en-US"/>
        </w:rPr>
        <w:t xml:space="preserve">(~ </w:t>
      </w:r>
      <w:r>
        <w:rPr>
          <w:i/>
          <w:iCs/>
          <w:sz w:val="24"/>
          <w:lang w:val="en-US"/>
        </w:rPr>
        <w:t>a, hacia</w:t>
      </w:r>
      <w:r>
        <w:rPr>
          <w:sz w:val="24"/>
          <w:lang w:val="en-US"/>
        </w:rPr>
        <w:t xml:space="preserve"> Moscú) .</w:t>
      </w:r>
    </w:p>
    <w:p>
      <w:pPr>
        <w:pStyle w:val="Normal1"/>
        <w:spacing w:lineRule="auto" w:line="240"/>
        <w:ind w:firstLine="709" w:end="0"/>
        <w:rPr/>
      </w:pPr>
      <w:r>
        <w:rPr>
          <w:b/>
          <w:bCs/>
          <w:sz w:val="24"/>
          <w:lang w:val="en-US"/>
        </w:rPr>
        <w:t>a</w:t>
      </w:r>
      <w:r>
        <w:rPr>
          <w:sz w:val="24"/>
        </w:rPr>
        <w:t xml:space="preserve"> + </w:t>
      </w:r>
      <w:r>
        <w:rPr>
          <w:i/>
          <w:iCs/>
          <w:sz w:val="24"/>
          <w:lang w:val="en-US"/>
        </w:rPr>
        <w:t>infinitivo</w:t>
      </w:r>
      <w:r>
        <w:rPr>
          <w:sz w:val="24"/>
        </w:rPr>
        <w:t xml:space="preserve"> — намереваться, собираться что-либо сделать в скором будущем </w:t>
      </w:r>
    </w:p>
    <w:p>
      <w:pPr>
        <w:pStyle w:val="Normal1"/>
        <w:spacing w:lineRule="auto" w:line="240"/>
        <w:ind w:firstLine="709" w:end="0"/>
        <w:rPr/>
      </w:pPr>
      <w:r>
        <w:rPr>
          <w:sz w:val="24"/>
        </w:rPr>
        <w:t xml:space="preserve">                   </w:t>
      </w:r>
      <w:r>
        <w:rPr>
          <w:sz w:val="24"/>
          <w:lang w:val="en-US"/>
        </w:rPr>
        <w:t xml:space="preserve">(Voy a viajar </w:t>
      </w:r>
      <w:r>
        <w:rPr>
          <w:i/>
          <w:iCs/>
          <w:sz w:val="24"/>
          <w:lang w:val="en-US"/>
        </w:rPr>
        <w:t>al</w:t>
      </w:r>
      <w:r>
        <w:rPr>
          <w:sz w:val="24"/>
          <w:lang w:val="en-US"/>
        </w:rPr>
        <w:t xml:space="preserve"> extranjero.)</w:t>
      </w:r>
    </w:p>
    <w:p>
      <w:pPr>
        <w:pStyle w:val="Normal1"/>
        <w:spacing w:lineRule="auto" w:line="240"/>
        <w:ind w:firstLine="709" w:end="0"/>
        <w:rPr/>
      </w:pPr>
      <w:r>
        <w:rPr>
          <w:b/>
          <w:bCs/>
          <w:sz w:val="24"/>
          <w:lang w:val="en-US"/>
        </w:rPr>
        <w:t>con</w:t>
      </w:r>
      <w:r>
        <w:rPr>
          <w:sz w:val="24"/>
        </w:rPr>
        <w:t xml:space="preserve"> — идти, ехать, путешествовать с кем-либо</w:t>
      </w:r>
    </w:p>
    <w:p>
      <w:pPr>
        <w:pStyle w:val="Normal1"/>
        <w:spacing w:lineRule="auto" w:line="240"/>
        <w:ind w:firstLine="709" w:end="0"/>
        <w:rPr/>
      </w:pPr>
      <w:r>
        <w:rPr>
          <w:sz w:val="24"/>
        </w:rPr>
        <w:t xml:space="preserve">                    </w:t>
      </w:r>
      <w:r>
        <w:rPr>
          <w:sz w:val="24"/>
          <w:lang w:val="en-US"/>
        </w:rPr>
        <w:t xml:space="preserve">(~ </w:t>
      </w:r>
      <w:r>
        <w:rPr>
          <w:i/>
          <w:iCs/>
          <w:sz w:val="24"/>
          <w:lang w:val="en-US"/>
        </w:rPr>
        <w:t>con</w:t>
      </w:r>
      <w:r>
        <w:rPr>
          <w:sz w:val="24"/>
          <w:lang w:val="en-US"/>
        </w:rPr>
        <w:t xml:space="preserve"> la familia);</w:t>
      </w:r>
    </w:p>
    <w:p>
      <w:pPr>
        <w:pStyle w:val="Normal1"/>
        <w:spacing w:lineRule="auto" w:line="240"/>
        <w:ind w:firstLine="709" w:end="0"/>
        <w:rPr/>
      </w:pPr>
      <w:r>
        <w:rPr>
          <w:sz w:val="24"/>
          <w:lang w:val="en-US"/>
        </w:rPr>
        <w:t xml:space="preserve">        </w:t>
      </w:r>
      <w:r>
        <w:rPr>
          <w:sz w:val="24"/>
        </w:rPr>
        <w:t>действовать, поступать, вести себя каким-либо образом</w:t>
      </w:r>
    </w:p>
    <w:p>
      <w:pPr>
        <w:pStyle w:val="Normal1"/>
        <w:spacing w:lineRule="auto" w:line="240"/>
        <w:ind w:firstLine="709" w:end="0"/>
        <w:rPr/>
      </w:pPr>
      <w:r>
        <w:rPr>
          <w:sz w:val="24"/>
        </w:rPr>
        <w:t xml:space="preserve">                    </w:t>
      </w:r>
      <w:r>
        <w:rPr>
          <w:sz w:val="24"/>
          <w:lang w:val="en-US"/>
        </w:rPr>
        <w:t xml:space="preserve">(~ </w:t>
      </w:r>
      <w:r>
        <w:rPr>
          <w:i/>
          <w:iCs/>
          <w:sz w:val="24"/>
          <w:lang w:val="en-US"/>
        </w:rPr>
        <w:t>con</w:t>
      </w:r>
      <w:r>
        <w:rPr>
          <w:sz w:val="24"/>
          <w:lang w:val="en-US"/>
        </w:rPr>
        <w:t xml:space="preserve"> miedo, </w:t>
      </w:r>
      <w:r>
        <w:rPr>
          <w:i/>
          <w:iCs/>
          <w:sz w:val="24"/>
          <w:lang w:val="en-US"/>
        </w:rPr>
        <w:t>con</w:t>
      </w:r>
      <w:r>
        <w:rPr>
          <w:sz w:val="24"/>
          <w:lang w:val="en-US"/>
        </w:rPr>
        <w:t xml:space="preserve"> cuidado) </w:t>
      </w:r>
    </w:p>
    <w:p>
      <w:pPr>
        <w:pStyle w:val="Normal1"/>
        <w:spacing w:lineRule="auto" w:line="240"/>
        <w:ind w:firstLine="709" w:end="0"/>
        <w:rPr/>
      </w:pPr>
      <w:r>
        <w:rPr>
          <w:b/>
          <w:bCs/>
          <w:sz w:val="24"/>
          <w:lang w:val="en-US"/>
        </w:rPr>
        <w:t>contra</w:t>
      </w:r>
      <w:r>
        <w:rPr>
          <w:sz w:val="24"/>
        </w:rPr>
        <w:t xml:space="preserve"> — идти, выступать против кого-либо,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contra</w:t>
      </w:r>
      <w:r>
        <w:rPr>
          <w:sz w:val="24"/>
          <w:lang w:val="en-US"/>
        </w:rPr>
        <w:t xml:space="preserve"> la opinión de todos) </w:t>
      </w:r>
    </w:p>
    <w:p>
      <w:pPr>
        <w:pStyle w:val="Normal1"/>
        <w:spacing w:lineRule="auto" w:line="240"/>
        <w:ind w:firstLine="709" w:end="0"/>
        <w:rPr/>
      </w:pPr>
      <w:r>
        <w:rPr>
          <w:b/>
          <w:bCs/>
          <w:sz w:val="24"/>
          <w:lang w:val="en-US"/>
        </w:rPr>
        <w:t>de</w:t>
      </w:r>
      <w:r>
        <w:rPr>
          <w:sz w:val="24"/>
        </w:rPr>
        <w:t xml:space="preserve"> — идти, ехать, направляться откуда-либо</w:t>
      </w:r>
    </w:p>
    <w:p>
      <w:pPr>
        <w:pStyle w:val="Normal1"/>
        <w:spacing w:lineRule="auto" w:line="240"/>
        <w:ind w:firstLine="709" w:end="0"/>
        <w:rPr/>
      </w:pPr>
      <w:r>
        <w:rPr>
          <w:sz w:val="24"/>
        </w:rPr>
        <w:t xml:space="preserve">                    </w:t>
      </w:r>
      <w:r>
        <w:rPr>
          <w:sz w:val="24"/>
          <w:lang w:val="en-US"/>
        </w:rPr>
        <w:t xml:space="preserve">(~ </w:t>
      </w:r>
      <w:r>
        <w:rPr>
          <w:i/>
          <w:iCs/>
          <w:sz w:val="24"/>
          <w:lang w:val="en-US"/>
        </w:rPr>
        <w:t>del</w:t>
      </w:r>
      <w:r>
        <w:rPr>
          <w:sz w:val="24"/>
          <w:lang w:val="en-US"/>
        </w:rPr>
        <w:t xml:space="preserve"> hospital a casa) </w:t>
      </w:r>
    </w:p>
    <w:p>
      <w:pPr>
        <w:pStyle w:val="Normal1"/>
        <w:spacing w:lineRule="auto" w:line="240"/>
        <w:ind w:firstLine="709" w:end="0"/>
        <w:rPr/>
      </w:pPr>
      <w:r>
        <w:rPr>
          <w:b/>
          <w:bCs/>
          <w:sz w:val="24"/>
          <w:lang w:val="en-US"/>
        </w:rPr>
        <w:t>en</w:t>
      </w:r>
      <w:r>
        <w:rPr>
          <w:sz w:val="24"/>
        </w:rPr>
        <w:t xml:space="preserve"> — ехать, путешествовать на каком-либо виде транспорта</w:t>
      </w:r>
    </w:p>
    <w:p>
      <w:pPr>
        <w:pStyle w:val="Normal1"/>
        <w:spacing w:lineRule="auto" w:line="240"/>
        <w:ind w:firstLine="709" w:end="0"/>
        <w:rPr/>
      </w:pPr>
      <w:r>
        <w:rPr>
          <w:sz w:val="24"/>
        </w:rPr>
        <w:t xml:space="preserve">                    </w:t>
      </w:r>
      <w:r>
        <w:rPr>
          <w:sz w:val="24"/>
        </w:rPr>
        <w:t xml:space="preserve">(~ </w:t>
      </w:r>
      <w:r>
        <w:rPr>
          <w:i/>
          <w:iCs/>
          <w:sz w:val="24"/>
          <w:lang w:val="en-US"/>
        </w:rPr>
        <w:t>en</w:t>
      </w:r>
      <w:r>
        <w:rPr>
          <w:sz w:val="24"/>
        </w:rPr>
        <w:t xml:space="preserve"> </w:t>
      </w:r>
      <w:r>
        <w:rPr>
          <w:sz w:val="24"/>
          <w:lang w:val="en-US"/>
        </w:rPr>
        <w:t>coche</w:t>
      </w:r>
      <w:r>
        <w:rPr>
          <w:sz w:val="24"/>
        </w:rPr>
        <w:t xml:space="preserve">) </w:t>
      </w:r>
    </w:p>
    <w:p>
      <w:pPr>
        <w:pStyle w:val="Normal1"/>
        <w:spacing w:lineRule="auto" w:line="240"/>
        <w:ind w:firstLine="709" w:end="0"/>
        <w:rPr/>
      </w:pPr>
      <w:r>
        <w:rPr>
          <w:b/>
          <w:bCs/>
          <w:sz w:val="24"/>
        </w:rPr>
        <w:t>ро</w:t>
      </w:r>
      <w:r>
        <w:rPr>
          <w:b/>
          <w:bCs/>
          <w:sz w:val="24"/>
          <w:lang w:val="en-US"/>
        </w:rPr>
        <w:t>r</w:t>
      </w:r>
      <w:r>
        <w:rPr>
          <w:sz w:val="24"/>
        </w:rPr>
        <w:t xml:space="preserve"> — ехать, идти за чем-либо</w:t>
      </w:r>
    </w:p>
    <w:p>
      <w:pPr>
        <w:pStyle w:val="Normal1"/>
        <w:spacing w:lineRule="auto" w:line="240"/>
        <w:ind w:firstLine="709"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leña, </w:t>
      </w:r>
      <w:r>
        <w:rPr>
          <w:i/>
          <w:iCs/>
          <w:sz w:val="24"/>
        </w:rPr>
        <w:t>ро</w:t>
      </w:r>
      <w:r>
        <w:rPr>
          <w:i/>
          <w:iCs/>
          <w:sz w:val="24"/>
          <w:lang w:val="en-US"/>
        </w:rPr>
        <w:t>r</w:t>
      </w:r>
      <w:r>
        <w:rPr>
          <w:sz w:val="24"/>
          <w:lang w:val="en-US"/>
        </w:rPr>
        <w:t xml:space="preserve"> pan);</w:t>
      </w:r>
    </w:p>
    <w:p>
      <w:pPr>
        <w:pStyle w:val="Normal1"/>
        <w:spacing w:lineRule="auto" w:line="240"/>
        <w:ind w:firstLine="709" w:end="0"/>
        <w:rPr/>
      </w:pPr>
      <w:r>
        <w:rPr>
          <w:sz w:val="24"/>
          <w:lang w:val="en-US"/>
        </w:rPr>
        <w:t xml:space="preserve">      </w:t>
      </w:r>
      <w:r>
        <w:rPr>
          <w:sz w:val="24"/>
        </w:rPr>
        <w:t>ехать, идти по чему-либо</w:t>
      </w:r>
    </w:p>
    <w:p>
      <w:pPr>
        <w:pStyle w:val="Normal1"/>
        <w:spacing w:lineRule="auto" w:line="240"/>
        <w:ind w:firstLine="709"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la calle)</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r>
    </w:p>
    <w:p>
      <w:pPr>
        <w:pStyle w:val="FR4"/>
        <w:ind w:firstLine="284" w:end="0"/>
        <w:jc w:val="center"/>
        <w:rPr>
          <w:rFonts w:ascii="Times New Roman" w:hAnsi="Times New Roman" w:cs="Times New Roman"/>
          <w:b/>
          <w:sz w:val="32"/>
        </w:rPr>
      </w:pPr>
      <w:r>
        <w:rPr>
          <w:rFonts w:cs="Times New Roman" w:ascii="Times New Roman" w:hAnsi="Times New Roman"/>
          <w:b/>
          <w:sz w:val="32"/>
          <w:lang w:val="en-US"/>
        </w:rPr>
        <w:t>J</w:t>
      </w:r>
    </w:p>
    <w:p>
      <w:pPr>
        <w:pStyle w:val="Normal1"/>
        <w:spacing w:lineRule="auto" w:line="240"/>
        <w:ind w:firstLine="284" w:end="0"/>
        <w:rPr/>
      </w:pPr>
      <w:r>
        <w:rPr>
          <w:sz w:val="24"/>
          <w:lang w:val="en-US"/>
        </w:rPr>
        <w:t>Jugar</w:t>
      </w:r>
      <w:r>
        <w:rPr>
          <w:sz w:val="24"/>
        </w:rPr>
        <w:t xml:space="preserve"> </w:t>
      </w:r>
      <w:r>
        <w:rPr>
          <w:b/>
          <w:bCs/>
          <w:sz w:val="24"/>
          <w:lang w:val="en-US"/>
        </w:rPr>
        <w:t>a</w:t>
      </w:r>
      <w:r>
        <w:rPr>
          <w:sz w:val="24"/>
        </w:rPr>
        <w:t xml:space="preserve"> — играть (в какую-либо игру)</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 pelota). </w:t>
      </w:r>
    </w:p>
    <w:p>
      <w:pPr>
        <w:pStyle w:val="Normal1"/>
        <w:spacing w:lineRule="auto" w:line="240"/>
        <w:ind w:firstLine="284" w:end="0"/>
        <w:rPr/>
      </w:pPr>
      <w:r>
        <w:rPr>
          <w:sz w:val="24"/>
          <w:lang w:val="en-US"/>
        </w:rPr>
        <w:t>Juntar</w:t>
      </w:r>
      <w:r>
        <w:rPr>
          <w:sz w:val="24"/>
        </w:rPr>
        <w:t xml:space="preserve"> </w:t>
      </w:r>
      <w:r>
        <w:rPr>
          <w:b/>
          <w:bCs/>
          <w:sz w:val="24"/>
          <w:lang w:val="en-US"/>
        </w:rPr>
        <w:t>a</w:t>
      </w:r>
      <w:r>
        <w:rPr>
          <w:b/>
          <w:bCs/>
          <w:sz w:val="24"/>
        </w:rPr>
        <w:t xml:space="preserve">, </w:t>
      </w:r>
      <w:r>
        <w:rPr>
          <w:b/>
          <w:bCs/>
          <w:sz w:val="24"/>
          <w:lang w:val="en-US"/>
        </w:rPr>
        <w:t>con</w:t>
      </w:r>
      <w:r>
        <w:rPr>
          <w:sz w:val="24"/>
        </w:rPr>
        <w:t xml:space="preserve"> — соединять с чем-либо, присоединять к чему-либо</w:t>
      </w:r>
    </w:p>
    <w:p>
      <w:pPr>
        <w:pStyle w:val="Normal1"/>
        <w:spacing w:lineRule="auto" w:line="240"/>
        <w:ind w:firstLine="284" w:end="0"/>
        <w:rPr/>
      </w:pPr>
      <w:r>
        <w:rPr>
          <w:sz w:val="24"/>
        </w:rPr>
        <w:t xml:space="preserve">                     </w:t>
      </w:r>
      <w:r>
        <w:rPr>
          <w:sz w:val="24"/>
          <w:lang w:val="en-US"/>
        </w:rPr>
        <w:t xml:space="preserve">(~ una cosa </w:t>
      </w:r>
      <w:r>
        <w:rPr>
          <w:i/>
          <w:iCs/>
          <w:sz w:val="24"/>
          <w:lang w:val="en-US"/>
        </w:rPr>
        <w:t>a, con</w:t>
      </w:r>
      <w:r>
        <w:rPr>
          <w:sz w:val="24"/>
          <w:lang w:val="en-US"/>
        </w:rPr>
        <w:t xml:space="preserve"> otra) </w:t>
      </w:r>
    </w:p>
    <w:p>
      <w:pPr>
        <w:pStyle w:val="Normal1"/>
        <w:spacing w:lineRule="auto" w:line="240"/>
        <w:ind w:firstLine="284" w:end="0"/>
        <w:rPr/>
      </w:pPr>
      <w:r>
        <w:rPr>
          <w:sz w:val="24"/>
          <w:lang w:val="en-US"/>
        </w:rPr>
        <w:t>Jurar</w:t>
      </w:r>
      <w:r>
        <w:rPr>
          <w:sz w:val="24"/>
        </w:rPr>
        <w:t xml:space="preserve"> </w:t>
      </w:r>
      <w:r>
        <w:rPr>
          <w:b/>
          <w:bCs/>
          <w:sz w:val="24"/>
          <w:lang w:val="en-US"/>
        </w:rPr>
        <w:t>de</w:t>
      </w:r>
      <w:r>
        <w:rPr>
          <w:sz w:val="24"/>
        </w:rPr>
        <w:t xml:space="preserve"> + </w:t>
      </w:r>
      <w:r>
        <w:rPr>
          <w:i/>
          <w:iCs/>
          <w:sz w:val="24"/>
        </w:rPr>
        <w:t>infinitivo</w:t>
      </w:r>
      <w:r>
        <w:rPr>
          <w:sz w:val="24"/>
        </w:rPr>
        <w:t xml:space="preserve"> — клясться сделать что-либо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vengarse</w:t>
      </w:r>
      <w:r>
        <w:rPr>
          <w:sz w:val="24"/>
        </w:rPr>
        <w:t xml:space="preserve">) </w:t>
      </w:r>
    </w:p>
    <w:p>
      <w:pPr>
        <w:pStyle w:val="Normal1"/>
        <w:spacing w:lineRule="auto" w:line="240"/>
        <w:ind w:firstLine="709" w:end="0"/>
        <w:rPr/>
      </w:pPr>
      <w:r>
        <w:rPr>
          <w:b/>
          <w:bCs/>
          <w:sz w:val="24"/>
        </w:rPr>
        <w:t>роr</w:t>
      </w:r>
      <w:r>
        <w:rPr>
          <w:sz w:val="24"/>
        </w:rPr>
        <w:t xml:space="preserve"> — клясться чем-либо</w:t>
      </w:r>
    </w:p>
    <w:p>
      <w:pPr>
        <w:pStyle w:val="Normal1"/>
        <w:spacing w:lineRule="auto" w:line="240"/>
        <w:ind w:firstLine="284"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su madre)</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sz w:val="32"/>
        </w:rPr>
      </w:pPr>
      <w:r>
        <w:rPr>
          <w:b/>
          <w:sz w:val="32"/>
          <w:lang w:val="en-US"/>
        </w:rPr>
        <w:t>L</w:t>
      </w:r>
    </w:p>
    <w:p>
      <w:pPr>
        <w:pStyle w:val="Normal1"/>
        <w:spacing w:lineRule="auto" w:line="240"/>
        <w:ind w:firstLine="284" w:end="0"/>
        <w:rPr/>
      </w:pPr>
      <w:r>
        <w:rPr>
          <w:sz w:val="24"/>
          <w:lang w:val="en-US"/>
        </w:rPr>
        <w:t>Lamentarse</w:t>
      </w:r>
      <w:r>
        <w:rPr>
          <w:sz w:val="24"/>
        </w:rPr>
        <w:t xml:space="preserve"> </w:t>
      </w:r>
      <w:r>
        <w:rPr>
          <w:b/>
          <w:bCs/>
          <w:sz w:val="24"/>
          <w:lang w:val="en-US"/>
        </w:rPr>
        <w:t>de</w:t>
      </w:r>
      <w:r>
        <w:rPr>
          <w:b/>
          <w:bCs/>
          <w:sz w:val="24"/>
        </w:rPr>
        <w:t>, ро</w:t>
      </w:r>
      <w:r>
        <w:rPr>
          <w:b/>
          <w:bCs/>
          <w:sz w:val="24"/>
          <w:lang w:val="en-US"/>
        </w:rPr>
        <w:t>r</w:t>
      </w:r>
      <w:r>
        <w:rPr>
          <w:sz w:val="24"/>
        </w:rPr>
        <w:t xml:space="preserve"> — сетовать, жаловаться на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 xml:space="preserve">de, </w:t>
      </w:r>
      <w:r>
        <w:rPr>
          <w:i/>
          <w:iCs/>
          <w:sz w:val="24"/>
        </w:rPr>
        <w:t>ро</w:t>
      </w:r>
      <w:r>
        <w:rPr>
          <w:i/>
          <w:iCs/>
          <w:sz w:val="24"/>
          <w:lang w:val="en-US"/>
        </w:rPr>
        <w:t>r</w:t>
      </w:r>
      <w:r>
        <w:rPr>
          <w:sz w:val="24"/>
          <w:lang w:val="en-US"/>
        </w:rPr>
        <w:t xml:space="preserve"> la desgracia) </w:t>
      </w:r>
    </w:p>
    <w:p>
      <w:pPr>
        <w:pStyle w:val="Normal1"/>
        <w:spacing w:lineRule="auto" w:line="240"/>
        <w:ind w:firstLine="284" w:end="0"/>
        <w:rPr/>
      </w:pPr>
      <w:r>
        <w:rPr>
          <w:sz w:val="24"/>
          <w:lang w:val="en-US"/>
        </w:rPr>
        <w:t>Lanzar</w:t>
      </w:r>
      <w:r>
        <w:rPr>
          <w:sz w:val="24"/>
        </w:rPr>
        <w:t xml:space="preserve"> </w:t>
      </w:r>
      <w:r>
        <w:rPr>
          <w:b/>
          <w:bCs/>
          <w:sz w:val="24"/>
          <w:lang w:val="en-US"/>
        </w:rPr>
        <w:t>a</w:t>
      </w:r>
      <w:r>
        <w:rPr>
          <w:sz w:val="24"/>
        </w:rPr>
        <w:t xml:space="preserve"> — метать, бросать, запускать куда-либо</w:t>
      </w:r>
    </w:p>
    <w:p>
      <w:pPr>
        <w:pStyle w:val="Normal1"/>
        <w:spacing w:lineRule="auto" w:line="240"/>
        <w:ind w:firstLine="284" w:end="0"/>
        <w:rPr/>
      </w:pPr>
      <w:r>
        <w:rPr>
          <w:sz w:val="24"/>
        </w:rPr>
        <w:t xml:space="preserve">                    </w:t>
      </w:r>
      <w:r>
        <w:rPr>
          <w:sz w:val="24"/>
        </w:rPr>
        <w:t xml:space="preserve">(~ </w:t>
      </w:r>
      <w:r>
        <w:rPr>
          <w:i/>
          <w:iCs/>
          <w:sz w:val="24"/>
          <w:lang w:val="en-US"/>
        </w:rPr>
        <w:t>al</w:t>
      </w:r>
      <w:r>
        <w:rPr>
          <w:sz w:val="24"/>
        </w:rPr>
        <w:t xml:space="preserve"> </w:t>
      </w:r>
      <w:r>
        <w:rPr>
          <w:sz w:val="24"/>
          <w:lang w:val="en-US"/>
        </w:rPr>
        <w:t>espacio</w:t>
      </w:r>
      <w:r>
        <w:rPr>
          <w:sz w:val="24"/>
        </w:rPr>
        <w:t xml:space="preserve">) </w:t>
      </w:r>
    </w:p>
    <w:p>
      <w:pPr>
        <w:pStyle w:val="Normal1"/>
        <w:spacing w:lineRule="auto" w:line="240"/>
        <w:ind w:firstLine="709" w:end="0"/>
        <w:rPr/>
      </w:pPr>
      <w:r>
        <w:rPr>
          <w:b/>
          <w:bCs/>
          <w:sz w:val="24"/>
          <w:lang w:val="en-US"/>
        </w:rPr>
        <w:t>a</w:t>
      </w:r>
      <w:r>
        <w:rPr>
          <w:b/>
          <w:bCs/>
          <w:sz w:val="24"/>
        </w:rPr>
        <w:t xml:space="preserve">, </w:t>
      </w:r>
      <w:r>
        <w:rPr>
          <w:b/>
          <w:bCs/>
          <w:sz w:val="24"/>
          <w:lang w:val="en-US"/>
        </w:rPr>
        <w:t>contra</w:t>
      </w:r>
      <w:r>
        <w:rPr>
          <w:sz w:val="24"/>
        </w:rPr>
        <w:t xml:space="preserve"> — метать, бросать в кого-либо, во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al, contra</w:t>
      </w:r>
      <w:r>
        <w:rPr>
          <w:sz w:val="24"/>
          <w:lang w:val="en-US"/>
        </w:rPr>
        <w:t xml:space="preserve"> el adversario) </w:t>
      </w:r>
    </w:p>
    <w:p>
      <w:pPr>
        <w:pStyle w:val="Normal1"/>
        <w:spacing w:lineRule="auto" w:line="240"/>
        <w:ind w:firstLine="284" w:end="0"/>
        <w:rPr/>
      </w:pPr>
      <w:r>
        <w:rPr>
          <w:sz w:val="24"/>
          <w:lang w:val="en-US"/>
        </w:rPr>
        <w:t>Levantarse</w:t>
      </w:r>
      <w:r>
        <w:rPr>
          <w:sz w:val="24"/>
        </w:rPr>
        <w:t xml:space="preserve"> </w:t>
      </w:r>
      <w:r>
        <w:rPr>
          <w:b/>
          <w:bCs/>
          <w:sz w:val="24"/>
          <w:lang w:val="en-US"/>
        </w:rPr>
        <w:t>contra</w:t>
      </w:r>
      <w:r>
        <w:rPr>
          <w:sz w:val="24"/>
        </w:rPr>
        <w:t xml:space="preserve"> — выступать против, восстать против</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contra</w:t>
      </w:r>
      <w:r>
        <w:rPr>
          <w:sz w:val="24"/>
          <w:lang w:val="en-US"/>
        </w:rPr>
        <w:t xml:space="preserve"> el régimen fascista) </w:t>
      </w:r>
    </w:p>
    <w:p>
      <w:pPr>
        <w:pStyle w:val="Normal1"/>
        <w:spacing w:lineRule="auto" w:line="240"/>
        <w:ind w:firstLine="284" w:end="0"/>
        <w:rPr/>
      </w:pPr>
      <w:r>
        <w:rPr>
          <w:sz w:val="24"/>
          <w:lang w:val="en-US"/>
        </w:rPr>
        <w:t>Ligar</w:t>
      </w:r>
      <w:r>
        <w:rPr>
          <w:sz w:val="24"/>
        </w:rPr>
        <w:t xml:space="preserve"> </w:t>
      </w:r>
      <w:r>
        <w:rPr>
          <w:b/>
          <w:bCs/>
          <w:sz w:val="24"/>
          <w:lang w:val="en-US"/>
        </w:rPr>
        <w:t>a</w:t>
      </w:r>
      <w:r>
        <w:rPr>
          <w:b/>
          <w:bCs/>
          <w:sz w:val="24"/>
        </w:rPr>
        <w:t xml:space="preserve">, </w:t>
      </w:r>
      <w:r>
        <w:rPr>
          <w:b/>
          <w:bCs/>
          <w:sz w:val="24"/>
          <w:lang w:val="en-US"/>
        </w:rPr>
        <w:t>con</w:t>
      </w:r>
      <w:r>
        <w:rPr>
          <w:sz w:val="24"/>
        </w:rPr>
        <w:t xml:space="preserve"> — связывать, соединять с чем-либо</w:t>
      </w:r>
    </w:p>
    <w:p>
      <w:pPr>
        <w:pStyle w:val="Normal1"/>
        <w:spacing w:lineRule="auto" w:line="240"/>
        <w:ind w:firstLine="284" w:end="0"/>
        <w:rPr/>
      </w:pPr>
      <w:r>
        <w:rPr>
          <w:sz w:val="24"/>
        </w:rPr>
        <w:t xml:space="preserve">                      </w:t>
      </w:r>
      <w:r>
        <w:rPr>
          <w:sz w:val="24"/>
          <w:lang w:val="en-US"/>
        </w:rPr>
        <w:t xml:space="preserve">(~ una cosa </w:t>
      </w:r>
      <w:r>
        <w:rPr>
          <w:i/>
          <w:iCs/>
          <w:sz w:val="24"/>
          <w:lang w:val="en-US"/>
        </w:rPr>
        <w:t>a, con</w:t>
      </w:r>
      <w:r>
        <w:rPr>
          <w:sz w:val="24"/>
          <w:lang w:val="en-US"/>
        </w:rPr>
        <w:t xml:space="preserve"> otra) </w:t>
      </w:r>
    </w:p>
    <w:p>
      <w:pPr>
        <w:pStyle w:val="Normal1"/>
        <w:spacing w:lineRule="auto" w:line="240"/>
        <w:ind w:firstLine="284" w:end="0"/>
        <w:rPr/>
      </w:pPr>
      <w:r>
        <w:rPr>
          <w:sz w:val="24"/>
          <w:lang w:val="en-US"/>
        </w:rPr>
        <w:t>Luchar</w:t>
      </w:r>
      <w:r>
        <w:rPr>
          <w:sz w:val="24"/>
        </w:rPr>
        <w:t xml:space="preserve"> </w:t>
      </w:r>
      <w:r>
        <w:rPr>
          <w:b/>
          <w:bCs/>
          <w:sz w:val="24"/>
          <w:lang w:val="en-US"/>
        </w:rPr>
        <w:t>con</w:t>
      </w:r>
      <w:r>
        <w:rPr>
          <w:b/>
          <w:bCs/>
          <w:sz w:val="24"/>
        </w:rPr>
        <w:t xml:space="preserve">, </w:t>
      </w:r>
      <w:r>
        <w:rPr>
          <w:b/>
          <w:bCs/>
          <w:sz w:val="24"/>
          <w:lang w:val="en-US"/>
        </w:rPr>
        <w:t>contra</w:t>
      </w:r>
      <w:r>
        <w:rPr>
          <w:sz w:val="24"/>
        </w:rPr>
        <w:t xml:space="preserve"> — бороться с кем-либо, против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contra</w:t>
      </w:r>
      <w:r>
        <w:rPr>
          <w:sz w:val="24"/>
          <w:lang w:val="en-US"/>
        </w:rPr>
        <w:t xml:space="preserve"> elenemigo)</w:t>
      </w:r>
    </w:p>
    <w:p>
      <w:pPr>
        <w:pStyle w:val="Normal1"/>
        <w:spacing w:lineRule="auto" w:line="240"/>
        <w:ind w:firstLine="709" w:end="0"/>
        <w:rPr/>
      </w:pPr>
      <w:r>
        <w:rPr>
          <w:b/>
          <w:bCs/>
          <w:sz w:val="24"/>
        </w:rPr>
        <w:t>ро</w:t>
      </w:r>
      <w:r>
        <w:rPr>
          <w:b/>
          <w:bCs/>
          <w:sz w:val="24"/>
          <w:lang w:val="en-US"/>
        </w:rPr>
        <w:t>r</w:t>
      </w:r>
      <w:r>
        <w:rPr>
          <w:sz w:val="24"/>
        </w:rPr>
        <w:t xml:space="preserve"> — бороться за что-либо</w:t>
      </w:r>
    </w:p>
    <w:p>
      <w:pPr>
        <w:pStyle w:val="Normal1"/>
        <w:spacing w:lineRule="auto" w:line="240"/>
        <w:ind w:firstLine="284"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la independencia)</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r>
    </w:p>
    <w:p>
      <w:pPr>
        <w:pStyle w:val="FR4"/>
        <w:ind w:firstLine="284" w:end="0"/>
        <w:jc w:val="center"/>
        <w:rPr>
          <w:rFonts w:ascii="Times New Roman" w:hAnsi="Times New Roman" w:cs="Times New Roman"/>
          <w:b/>
          <w:sz w:val="32"/>
        </w:rPr>
      </w:pPr>
      <w:r>
        <w:rPr>
          <w:rFonts w:cs="Times New Roman" w:ascii="Times New Roman" w:hAnsi="Times New Roman"/>
          <w:b/>
          <w:sz w:val="32"/>
          <w:lang w:val="en-US"/>
        </w:rPr>
        <w:t>LI</w:t>
      </w:r>
    </w:p>
    <w:p>
      <w:pPr>
        <w:pStyle w:val="Normal1"/>
        <w:spacing w:lineRule="auto" w:line="240"/>
        <w:ind w:firstLine="284" w:end="0"/>
        <w:rPr/>
      </w:pPr>
      <w:r>
        <w:rPr>
          <w:sz w:val="24"/>
          <w:lang w:val="en-US"/>
        </w:rPr>
        <w:t>Llegar</w:t>
      </w:r>
      <w:r>
        <w:rPr>
          <w:sz w:val="24"/>
        </w:rPr>
        <w:t xml:space="preserve"> </w:t>
      </w:r>
      <w:r>
        <w:rPr>
          <w:b/>
          <w:bCs/>
          <w:sz w:val="24"/>
          <w:lang w:val="en-US"/>
        </w:rPr>
        <w:t>a</w:t>
      </w:r>
      <w:r>
        <w:rPr>
          <w:sz w:val="24"/>
        </w:rPr>
        <w:t xml:space="preserve"> + </w:t>
      </w:r>
      <w:r>
        <w:rPr>
          <w:i/>
          <w:iCs/>
          <w:sz w:val="24"/>
          <w:lang w:val="en-US"/>
        </w:rPr>
        <w:t>infinitivo</w:t>
      </w:r>
      <w:r>
        <w:rPr>
          <w:sz w:val="24"/>
        </w:rPr>
        <w:t xml:space="preserve"> — достигать, выполнить то, что названо инфини</w:t>
        <w:softHyphen/>
        <w:t>тивом</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ver; ~ </w:t>
      </w:r>
      <w:r>
        <w:rPr>
          <w:i/>
          <w:iCs/>
          <w:sz w:val="24"/>
          <w:lang w:val="en-US"/>
        </w:rPr>
        <w:t>a</w:t>
      </w:r>
      <w:r>
        <w:rPr>
          <w:sz w:val="24"/>
          <w:lang w:val="en-US"/>
        </w:rPr>
        <w:t xml:space="preserve"> comprender)</w:t>
      </w:r>
    </w:p>
    <w:p>
      <w:pPr>
        <w:pStyle w:val="Normal1"/>
        <w:spacing w:lineRule="auto" w:line="240"/>
        <w:ind w:firstLine="709" w:end="0"/>
        <w:rPr/>
      </w:pPr>
      <w:r>
        <w:rPr>
          <w:b/>
          <w:bCs/>
          <w:sz w:val="24"/>
        </w:rPr>
        <w:t>а</w:t>
      </w:r>
      <w:r>
        <w:rPr>
          <w:sz w:val="24"/>
        </w:rPr>
        <w:t xml:space="preserve"> — приезжать, прибывать куда-либо</w:t>
      </w:r>
    </w:p>
    <w:p>
      <w:pPr>
        <w:pStyle w:val="Normal1"/>
        <w:spacing w:lineRule="auto" w:line="240"/>
        <w:ind w:firstLine="709" w:end="0"/>
        <w:rPr/>
      </w:pPr>
      <w:r>
        <w:rPr>
          <w:sz w:val="24"/>
        </w:rPr>
        <w:t xml:space="preserve">                 </w:t>
      </w:r>
      <w:r>
        <w:rPr>
          <w:sz w:val="24"/>
          <w:lang w:val="en-US"/>
        </w:rPr>
        <w:t xml:space="preserve">(~ </w:t>
      </w:r>
      <w:r>
        <w:rPr>
          <w:i/>
          <w:iCs/>
          <w:sz w:val="24"/>
          <w:lang w:val="en-US"/>
        </w:rPr>
        <w:t>a</w:t>
      </w:r>
      <w:r>
        <w:rPr>
          <w:sz w:val="24"/>
          <w:lang w:val="en-US"/>
        </w:rPr>
        <w:t xml:space="preserve"> la ciudad) </w:t>
      </w:r>
    </w:p>
    <w:p>
      <w:pPr>
        <w:pStyle w:val="Normal1"/>
        <w:spacing w:lineRule="auto" w:line="240"/>
        <w:ind w:firstLine="709" w:end="0"/>
        <w:rPr/>
      </w:pPr>
      <w:r>
        <w:rPr>
          <w:b/>
          <w:bCs/>
          <w:sz w:val="24"/>
          <w:lang w:val="en-US"/>
        </w:rPr>
        <w:t>de</w:t>
      </w:r>
      <w:r>
        <w:rPr>
          <w:sz w:val="24"/>
        </w:rPr>
        <w:t xml:space="preserve"> — приезжать, прибывать откуда-либо</w:t>
      </w:r>
    </w:p>
    <w:p>
      <w:pPr>
        <w:pStyle w:val="Normal1"/>
        <w:spacing w:lineRule="auto" w:line="240"/>
        <w:ind w:firstLine="709" w:end="0"/>
        <w:rPr/>
      </w:pPr>
      <w:r>
        <w:rPr>
          <w:sz w:val="24"/>
        </w:rPr>
        <w:t xml:space="preserve">                  </w:t>
      </w:r>
      <w:r>
        <w:rPr>
          <w:sz w:val="24"/>
          <w:lang w:val="en-US"/>
        </w:rPr>
        <w:t xml:space="preserve">(~ </w:t>
      </w:r>
      <w:r>
        <w:rPr>
          <w:i/>
          <w:iCs/>
          <w:sz w:val="24"/>
          <w:lang w:val="en-US"/>
        </w:rPr>
        <w:t>de</w:t>
      </w:r>
      <w:r>
        <w:rPr>
          <w:sz w:val="24"/>
          <w:lang w:val="en-US"/>
        </w:rPr>
        <w:t xml:space="preserve"> la ciudad)</w:t>
      </w:r>
    </w:p>
    <w:p>
      <w:pPr>
        <w:pStyle w:val="Normal1"/>
        <w:spacing w:lineRule="auto" w:line="240"/>
        <w:ind w:firstLine="709" w:end="0"/>
        <w:rPr>
          <w:sz w:val="24"/>
          <w:lang w:val="en-US"/>
        </w:rPr>
      </w:pPr>
      <w:r>
        <w:rPr>
          <w:sz w:val="24"/>
          <w:lang w:val="en-US"/>
        </w:rPr>
      </w:r>
    </w:p>
    <w:p>
      <w:pPr>
        <w:pStyle w:val="Normal1"/>
        <w:spacing w:lineRule="auto" w:line="240"/>
        <w:ind w:firstLine="284" w:end="0"/>
        <w:jc w:val="center"/>
        <w:rPr>
          <w:b/>
          <w:sz w:val="32"/>
        </w:rPr>
      </w:pPr>
      <w:r>
        <w:rPr>
          <w:b/>
          <w:sz w:val="32"/>
        </w:rPr>
        <w:t>М</w:t>
      </w:r>
    </w:p>
    <w:p>
      <w:pPr>
        <w:pStyle w:val="Normal1"/>
        <w:spacing w:lineRule="auto" w:line="240"/>
        <w:ind w:firstLine="284" w:end="0"/>
        <w:rPr/>
      </w:pPr>
      <w:r>
        <w:rPr>
          <w:sz w:val="24"/>
          <w:lang w:val="en-US"/>
        </w:rPr>
        <w:t>Maldecir</w:t>
      </w:r>
      <w:r>
        <w:rPr>
          <w:sz w:val="24"/>
        </w:rPr>
        <w:t xml:space="preserve"> </w:t>
      </w:r>
      <w:r>
        <w:rPr>
          <w:b/>
          <w:bCs/>
          <w:sz w:val="24"/>
        </w:rPr>
        <w:t>а</w:t>
      </w:r>
      <w:r>
        <w:rPr>
          <w:sz w:val="24"/>
        </w:rPr>
        <w:t xml:space="preserve"> — проклинать кого-либо, что-либо</w:t>
      </w:r>
    </w:p>
    <w:p>
      <w:pPr>
        <w:pStyle w:val="FR4"/>
        <w:ind w:firstLine="284" w:end="0"/>
        <w:jc w:val="both"/>
        <w:rPr/>
      </w:pPr>
      <w:r>
        <w:rPr>
          <w:rFonts w:cs="Times New Roman" w:ascii="Times New Roman" w:hAnsi="Times New Roman"/>
          <w:sz w:val="24"/>
        </w:rPr>
        <w:t xml:space="preserve">                    </w:t>
      </w:r>
      <w:r>
        <w:rPr>
          <w:rFonts w:cs="Times New Roman" w:ascii="Times New Roman" w:hAnsi="Times New Roman"/>
          <w:sz w:val="24"/>
        </w:rPr>
        <w:t xml:space="preserve">(~ </w:t>
      </w:r>
      <w:r>
        <w:rPr>
          <w:rFonts w:cs="Times New Roman" w:ascii="Times New Roman" w:hAnsi="Times New Roman"/>
          <w:i/>
          <w:iCs/>
          <w:sz w:val="24"/>
          <w:lang w:val="en-US"/>
        </w:rPr>
        <w:t>a</w:t>
      </w:r>
      <w:r>
        <w:rPr>
          <w:rFonts w:cs="Times New Roman" w:ascii="Times New Roman" w:hAnsi="Times New Roman"/>
          <w:sz w:val="24"/>
        </w:rPr>
        <w:t xml:space="preserve"> </w:t>
      </w:r>
      <w:r>
        <w:rPr>
          <w:rFonts w:cs="Times New Roman" w:ascii="Times New Roman" w:hAnsi="Times New Roman"/>
          <w:sz w:val="24"/>
          <w:lang w:val="en-US"/>
        </w:rPr>
        <w:t>otro</w:t>
      </w:r>
      <w:r>
        <w:rPr>
          <w:rFonts w:cs="Times New Roman" w:ascii="Times New Roman" w:hAnsi="Times New Roman"/>
          <w:sz w:val="24"/>
        </w:rPr>
        <w:t>)</w:t>
      </w:r>
    </w:p>
    <w:p>
      <w:pPr>
        <w:pStyle w:val="Normal1"/>
        <w:spacing w:lineRule="auto" w:line="240"/>
        <w:ind w:firstLine="709" w:end="0"/>
        <w:rPr/>
      </w:pPr>
      <w:r>
        <w:rPr>
          <w:b/>
          <w:bCs/>
          <w:sz w:val="24"/>
          <w:lang w:val="en-US"/>
        </w:rPr>
        <w:t>de</w:t>
      </w:r>
      <w:r>
        <w:rPr>
          <w:sz w:val="24"/>
        </w:rPr>
        <w:t xml:space="preserve"> — злословить о ком-либо, чем-либо </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todo</w:t>
      </w:r>
      <w:r>
        <w:rPr>
          <w:sz w:val="24"/>
        </w:rPr>
        <w:t>)</w:t>
      </w:r>
    </w:p>
    <w:p>
      <w:pPr>
        <w:pStyle w:val="Normal1"/>
        <w:spacing w:lineRule="auto" w:line="240"/>
        <w:ind w:firstLine="284" w:end="0"/>
        <w:rPr/>
      </w:pPr>
      <w:r>
        <w:rPr>
          <w:sz w:val="24"/>
          <w:lang w:val="en-US"/>
        </w:rPr>
        <w:t>Mandar</w:t>
      </w:r>
      <w:r>
        <w:rPr>
          <w:sz w:val="24"/>
        </w:rPr>
        <w:t xml:space="preserve"> </w:t>
      </w:r>
      <w:r>
        <w:rPr>
          <w:b/>
          <w:bCs/>
          <w:sz w:val="24"/>
          <w:lang w:val="en-US"/>
        </w:rPr>
        <w:t>a</w:t>
      </w:r>
      <w:r>
        <w:rPr>
          <w:sz w:val="24"/>
        </w:rPr>
        <w:t xml:space="preserve"> — посылать кому-либо что-либо</w:t>
      </w:r>
    </w:p>
    <w:p>
      <w:pPr>
        <w:pStyle w:val="Normal1"/>
        <w:spacing w:lineRule="auto" w:line="240"/>
        <w:ind w:firstLine="284" w:end="0"/>
        <w:rPr/>
      </w:pPr>
      <w:r>
        <w:rPr>
          <w:sz w:val="24"/>
        </w:rPr>
        <w:t xml:space="preserve">                       </w:t>
      </w:r>
      <w:r>
        <w:rPr>
          <w:sz w:val="24"/>
          <w:lang w:val="en-US"/>
        </w:rPr>
        <w:t>(~ a la familia un regalo);</w:t>
      </w:r>
    </w:p>
    <w:p>
      <w:pPr>
        <w:pStyle w:val="Normal1"/>
        <w:spacing w:lineRule="auto" w:line="240"/>
        <w:ind w:firstLine="284" w:end="0"/>
        <w:rPr>
          <w:sz w:val="24"/>
          <w:lang w:val="en-US"/>
        </w:rPr>
      </w:pPr>
      <w:r>
        <w:rPr>
          <w:sz w:val="24"/>
          <w:lang w:val="en-US"/>
        </w:rPr>
        <w:t xml:space="preserve">        </w:t>
      </w:r>
      <w:r>
        <w:rPr>
          <w:sz w:val="24"/>
        </w:rPr>
        <w:t>посылать</w:t>
      </w:r>
      <w:r>
        <w:rPr>
          <w:sz w:val="24"/>
          <w:lang w:val="en-US"/>
        </w:rPr>
        <w:t xml:space="preserve"> </w:t>
      </w:r>
      <w:r>
        <w:rPr>
          <w:sz w:val="24"/>
        </w:rPr>
        <w:t>куда</w:t>
      </w:r>
      <w:r>
        <w:rPr>
          <w:sz w:val="24"/>
          <w:lang w:val="en-US"/>
        </w:rPr>
        <w:t>-</w:t>
      </w:r>
      <w:r>
        <w:rPr>
          <w:sz w:val="24"/>
        </w:rPr>
        <w:t>либо</w:t>
      </w:r>
    </w:p>
    <w:p>
      <w:pPr>
        <w:pStyle w:val="Normal1"/>
        <w:spacing w:lineRule="auto" w:line="240"/>
        <w:ind w:firstLine="284" w:end="0"/>
        <w:rPr/>
      </w:pPr>
      <w:r>
        <w:rPr>
          <w:sz w:val="24"/>
          <w:lang w:val="en-US"/>
        </w:rPr>
        <w:t xml:space="preserve">                        </w:t>
      </w:r>
      <w:r>
        <w:rPr>
          <w:sz w:val="24"/>
          <w:lang w:val="en-US"/>
        </w:rPr>
        <w:t xml:space="preserve">(~ el telegrama </w:t>
      </w:r>
      <w:r>
        <w:rPr>
          <w:i/>
          <w:iCs/>
          <w:sz w:val="24"/>
          <w:lang w:val="en-US"/>
        </w:rPr>
        <w:t>a</w:t>
      </w:r>
      <w:r>
        <w:rPr>
          <w:sz w:val="24"/>
          <w:lang w:val="en-US"/>
        </w:rPr>
        <w:t xml:space="preserve"> su casa)</w:t>
      </w:r>
    </w:p>
    <w:p>
      <w:pPr>
        <w:pStyle w:val="Normal1"/>
        <w:spacing w:lineRule="auto" w:line="240"/>
        <w:ind w:firstLine="709" w:end="0"/>
        <w:rPr/>
      </w:pPr>
      <w:r>
        <w:rPr>
          <w:b/>
          <w:bCs/>
          <w:sz w:val="24"/>
        </w:rPr>
        <w:t>ро</w:t>
      </w:r>
      <w:r>
        <w:rPr>
          <w:b/>
          <w:bCs/>
          <w:sz w:val="24"/>
          <w:lang w:val="en-US"/>
        </w:rPr>
        <w:t>r</w:t>
      </w:r>
      <w:r>
        <w:rPr>
          <w:sz w:val="24"/>
        </w:rPr>
        <w:t xml:space="preserve"> — посылать за чем-либо</w:t>
      </w:r>
    </w:p>
    <w:p>
      <w:pPr>
        <w:pStyle w:val="Normal1"/>
        <w:spacing w:lineRule="auto" w:line="240"/>
        <w:ind w:firstLine="284" w:end="0"/>
        <w:rPr/>
      </w:pPr>
      <w:r>
        <w:rPr>
          <w:sz w:val="24"/>
        </w:rPr>
        <w:t xml:space="preserve">                      </w:t>
      </w:r>
      <w:r>
        <w:rPr>
          <w:sz w:val="24"/>
        </w:rPr>
        <w:t xml:space="preserve">(~ </w:t>
      </w:r>
      <w:r>
        <w:rPr>
          <w:i/>
          <w:iCs/>
          <w:sz w:val="24"/>
        </w:rPr>
        <w:t>ро</w:t>
      </w:r>
      <w:r>
        <w:rPr>
          <w:i/>
          <w:iCs/>
          <w:sz w:val="24"/>
          <w:lang w:val="en-US"/>
        </w:rPr>
        <w:t>r</w:t>
      </w:r>
      <w:r>
        <w:rPr>
          <w:sz w:val="24"/>
        </w:rPr>
        <w:t xml:space="preserve"> </w:t>
      </w:r>
      <w:r>
        <w:rPr>
          <w:sz w:val="24"/>
          <w:lang w:val="en-US"/>
        </w:rPr>
        <w:t>dulces</w:t>
      </w:r>
      <w:r>
        <w:rPr>
          <w:sz w:val="24"/>
        </w:rPr>
        <w:t>)</w:t>
      </w:r>
    </w:p>
    <w:p>
      <w:pPr>
        <w:pStyle w:val="Normal1"/>
        <w:spacing w:lineRule="auto" w:line="240"/>
        <w:ind w:firstLine="284" w:end="0"/>
        <w:rPr/>
      </w:pPr>
      <w:r>
        <w:rPr>
          <w:sz w:val="24"/>
          <w:lang w:val="en-US"/>
        </w:rPr>
        <w:t>Maravillarse</w:t>
      </w:r>
      <w:r>
        <w:rPr>
          <w:sz w:val="24"/>
        </w:rPr>
        <w:t xml:space="preserve"> </w:t>
      </w:r>
      <w:r>
        <w:rPr>
          <w:b/>
          <w:bCs/>
          <w:sz w:val="24"/>
          <w:lang w:val="en-US"/>
        </w:rPr>
        <w:t>con</w:t>
      </w:r>
      <w:r>
        <w:rPr>
          <w:b/>
          <w:bCs/>
          <w:sz w:val="24"/>
        </w:rPr>
        <w:t xml:space="preserve">, </w:t>
      </w:r>
      <w:r>
        <w:rPr>
          <w:b/>
          <w:bCs/>
          <w:sz w:val="24"/>
          <w:lang w:val="en-US"/>
        </w:rPr>
        <w:t>de</w:t>
      </w:r>
      <w:r>
        <w:rPr>
          <w:sz w:val="24"/>
        </w:rPr>
        <w:t xml:space="preserve"> — изумляться, восхищаться, поражаться чем-либо </w:t>
      </w:r>
    </w:p>
    <w:p>
      <w:pPr>
        <w:pStyle w:val="Normal1"/>
        <w:spacing w:lineRule="auto" w:line="240"/>
        <w:ind w:firstLine="284" w:end="0"/>
        <w:rPr/>
      </w:pPr>
      <w:r>
        <w:rPr>
          <w:sz w:val="24"/>
        </w:rPr>
        <w:t xml:space="preserve">                     </w:t>
      </w:r>
      <w:r>
        <w:rPr>
          <w:sz w:val="24"/>
          <w:lang w:val="en-US"/>
        </w:rPr>
        <w:t xml:space="preserve">(~ </w:t>
      </w:r>
      <w:r>
        <w:rPr>
          <w:i/>
          <w:iCs/>
          <w:sz w:val="24"/>
          <w:lang w:val="en-US"/>
        </w:rPr>
        <w:t>con, de</w:t>
      </w:r>
      <w:r>
        <w:rPr>
          <w:sz w:val="24"/>
          <w:lang w:val="en-US"/>
        </w:rPr>
        <w:t xml:space="preserve"> una noticia)</w:t>
      </w:r>
    </w:p>
    <w:p>
      <w:pPr>
        <w:pStyle w:val="Normal1"/>
        <w:spacing w:lineRule="auto" w:line="240"/>
        <w:ind w:firstLine="284" w:end="0"/>
        <w:rPr/>
      </w:pPr>
      <w:r>
        <w:rPr>
          <w:sz w:val="24"/>
          <w:lang w:val="en-US"/>
        </w:rPr>
        <w:t>Mirar</w:t>
      </w:r>
      <w:r>
        <w:rPr>
          <w:sz w:val="24"/>
        </w:rPr>
        <w:t xml:space="preserve"> </w:t>
      </w:r>
      <w:r>
        <w:rPr>
          <w:b/>
          <w:bCs/>
          <w:sz w:val="24"/>
        </w:rPr>
        <w:t>роr</w:t>
      </w:r>
      <w:r>
        <w:rPr>
          <w:sz w:val="24"/>
        </w:rPr>
        <w:t xml:space="preserve"> — присматривать за кем-либо </w:t>
      </w:r>
    </w:p>
    <w:p>
      <w:pPr>
        <w:pStyle w:val="Normal1"/>
        <w:spacing w:lineRule="auto" w:line="240"/>
        <w:ind w:firstLine="284"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el nene)</w:t>
      </w:r>
    </w:p>
    <w:p>
      <w:pPr>
        <w:pStyle w:val="Normal1"/>
        <w:spacing w:lineRule="auto" w:line="240"/>
        <w:ind w:firstLine="284" w:end="0"/>
        <w:rPr/>
      </w:pPr>
      <w:r>
        <w:rPr>
          <w:sz w:val="24"/>
          <w:lang w:val="en-US"/>
        </w:rPr>
        <w:t>Molestar</w:t>
      </w:r>
      <w:r>
        <w:rPr>
          <w:sz w:val="24"/>
        </w:rPr>
        <w:t xml:space="preserve"> </w:t>
      </w:r>
      <w:r>
        <w:rPr>
          <w:b/>
          <w:bCs/>
          <w:sz w:val="24"/>
          <w:lang w:val="en-US"/>
        </w:rPr>
        <w:t>con</w:t>
      </w:r>
      <w:r>
        <w:rPr>
          <w:sz w:val="24"/>
        </w:rPr>
        <w:t xml:space="preserve"> — беспокоить, докучать, утомлять чем-либо </w:t>
      </w:r>
    </w:p>
    <w:p>
      <w:pPr>
        <w:pStyle w:val="Normal1"/>
        <w:spacing w:lineRule="auto" w:line="240"/>
        <w:ind w:firstLine="284" w:end="0"/>
        <w:rPr/>
      </w:pPr>
      <w:r>
        <w:rPr>
          <w:sz w:val="24"/>
        </w:rPr>
        <w:t xml:space="preserve">                     </w:t>
      </w:r>
      <w:r>
        <w:rPr>
          <w:sz w:val="24"/>
          <w:lang w:val="en-US"/>
        </w:rPr>
        <w:t xml:space="preserve">(~ a uno </w:t>
      </w:r>
      <w:r>
        <w:rPr>
          <w:i/>
          <w:iCs/>
          <w:sz w:val="24"/>
          <w:lang w:val="en-US"/>
        </w:rPr>
        <w:t>con</w:t>
      </w:r>
      <w:r>
        <w:rPr>
          <w:sz w:val="24"/>
          <w:lang w:val="en-US"/>
        </w:rPr>
        <w:t xml:space="preserve"> visitas)</w:t>
      </w:r>
    </w:p>
    <w:p>
      <w:pPr>
        <w:pStyle w:val="Normal1"/>
        <w:spacing w:lineRule="auto" w:line="240"/>
        <w:ind w:firstLine="284" w:end="0"/>
        <w:rPr/>
      </w:pPr>
      <w:r>
        <w:rPr>
          <w:sz w:val="24"/>
          <w:lang w:val="en-US"/>
        </w:rPr>
        <w:t>Morir</w:t>
      </w:r>
      <w:r>
        <w:rPr>
          <w:sz w:val="24"/>
        </w:rPr>
        <w:t xml:space="preserve"> </w:t>
      </w:r>
      <w:r>
        <w:rPr>
          <w:b/>
          <w:bCs/>
          <w:sz w:val="24"/>
          <w:lang w:val="en-US"/>
        </w:rPr>
        <w:t>de</w:t>
      </w:r>
      <w:r>
        <w:rPr>
          <w:sz w:val="24"/>
        </w:rPr>
        <w:t xml:space="preserve"> — умирать от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la peste)</w:t>
      </w:r>
    </w:p>
    <w:p>
      <w:pPr>
        <w:pStyle w:val="Normal1"/>
        <w:spacing w:lineRule="auto" w:line="240"/>
        <w:ind w:firstLine="284" w:end="0"/>
        <w:rPr/>
      </w:pPr>
      <w:r>
        <w:rPr>
          <w:sz w:val="24"/>
          <w:lang w:val="en-US"/>
        </w:rPr>
        <w:t>Morirse</w:t>
      </w:r>
      <w:r>
        <w:rPr>
          <w:sz w:val="24"/>
        </w:rPr>
        <w:t xml:space="preserve"> </w:t>
      </w:r>
      <w:r>
        <w:rPr>
          <w:b/>
          <w:bCs/>
          <w:sz w:val="24"/>
          <w:lang w:val="en-US"/>
        </w:rPr>
        <w:t>de</w:t>
      </w:r>
      <w:r>
        <w:rPr>
          <w:sz w:val="24"/>
        </w:rPr>
        <w:t xml:space="preserve"> — перен. умирать (от жары, голода и т.д.)</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fr</w:t>
      </w:r>
      <w:r>
        <w:rPr>
          <w:sz w:val="24"/>
        </w:rPr>
        <w:t>í</w:t>
      </w:r>
      <w:r>
        <w:rPr>
          <w:sz w:val="24"/>
          <w:lang w:val="en-US"/>
        </w:rPr>
        <w:t>o</w:t>
      </w:r>
      <w:r>
        <w:rPr>
          <w:sz w:val="24"/>
        </w:rPr>
        <w:t xml:space="preserve">) </w:t>
      </w:r>
    </w:p>
    <w:p>
      <w:pPr>
        <w:pStyle w:val="Normal1"/>
        <w:spacing w:lineRule="auto" w:line="240"/>
        <w:ind w:firstLine="284" w:end="0"/>
        <w:rPr/>
      </w:pPr>
      <w:r>
        <w:rPr>
          <w:sz w:val="24"/>
          <w:lang w:val="en-US"/>
        </w:rPr>
        <w:t>Motivar</w:t>
      </w:r>
      <w:r>
        <w:rPr>
          <w:sz w:val="24"/>
        </w:rPr>
        <w:t xml:space="preserve"> </w:t>
      </w:r>
      <w:r>
        <w:rPr>
          <w:b/>
          <w:bCs/>
          <w:sz w:val="24"/>
          <w:lang w:val="en-US"/>
        </w:rPr>
        <w:t>con</w:t>
      </w:r>
      <w:r>
        <w:rPr>
          <w:b/>
          <w:bCs/>
          <w:sz w:val="24"/>
        </w:rPr>
        <w:t xml:space="preserve">, </w:t>
      </w:r>
      <w:r>
        <w:rPr>
          <w:b/>
          <w:bCs/>
          <w:sz w:val="24"/>
          <w:lang w:val="en-US"/>
        </w:rPr>
        <w:t>en</w:t>
      </w:r>
      <w:r>
        <w:rPr>
          <w:sz w:val="24"/>
        </w:rPr>
        <w:t xml:space="preserve"> — обосновывать, мотивировать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en</w:t>
      </w:r>
      <w:r>
        <w:rPr>
          <w:sz w:val="24"/>
          <w:lang w:val="en-US"/>
        </w:rPr>
        <w:t xml:space="preserve"> buenas razones)</w:t>
      </w:r>
    </w:p>
    <w:p>
      <w:pPr>
        <w:pStyle w:val="Normal1"/>
        <w:spacing w:lineRule="auto" w:line="240"/>
        <w:ind w:firstLine="284" w:end="0"/>
        <w:rPr/>
      </w:pPr>
      <w:r>
        <w:rPr>
          <w:sz w:val="24"/>
          <w:lang w:val="en-US"/>
        </w:rPr>
        <w:t>Mudarse</w:t>
      </w:r>
      <w:r>
        <w:rPr>
          <w:sz w:val="24"/>
        </w:rPr>
        <w:t xml:space="preserve"> </w:t>
      </w:r>
      <w:r>
        <w:rPr>
          <w:b/>
          <w:bCs/>
          <w:sz w:val="24"/>
          <w:lang w:val="en-US"/>
        </w:rPr>
        <w:t>de</w:t>
      </w:r>
      <w:r>
        <w:rPr>
          <w:sz w:val="24"/>
        </w:rPr>
        <w:t xml:space="preserve"> — сменить, переменить (квартиру, жилище и т.д.), переез</w:t>
        <w:softHyphen/>
        <w:t>жать</w:t>
      </w:r>
    </w:p>
    <w:p>
      <w:pPr>
        <w:pStyle w:val="Normal1"/>
        <w:spacing w:lineRule="auto" w:line="240"/>
        <w:ind w:firstLine="284" w:end="0"/>
        <w:rPr/>
      </w:pPr>
      <w:r>
        <w:rPr>
          <w:sz w:val="24"/>
        </w:rPr>
        <w:t xml:space="preserve">                       </w:t>
      </w:r>
      <w:r>
        <w:rPr>
          <w:sz w:val="24"/>
        </w:rPr>
        <w:t xml:space="preserve">(~ </w:t>
      </w:r>
      <w:r>
        <w:rPr>
          <w:i/>
          <w:iCs/>
          <w:sz w:val="24"/>
        </w:rPr>
        <w:t>de</w:t>
      </w:r>
      <w:r>
        <w:rPr>
          <w:sz w:val="24"/>
        </w:rPr>
        <w:t xml:space="preserve"> casa)</w:t>
      </w:r>
    </w:p>
    <w:p>
      <w:pPr>
        <w:pStyle w:val="Normal1"/>
        <w:spacing w:lineRule="auto" w:line="240"/>
        <w:ind w:firstLine="284" w:end="0"/>
        <w:rPr>
          <w:sz w:val="24"/>
        </w:rPr>
      </w:pPr>
      <w:r>
        <w:rPr>
          <w:sz w:val="24"/>
        </w:rPr>
      </w:r>
    </w:p>
    <w:p>
      <w:pPr>
        <w:pStyle w:val="Normal1"/>
        <w:spacing w:lineRule="auto" w:line="240"/>
        <w:ind w:firstLine="284" w:end="0"/>
        <w:jc w:val="center"/>
        <w:rPr>
          <w:b/>
          <w:sz w:val="32"/>
        </w:rPr>
      </w:pPr>
      <w:r>
        <w:rPr>
          <w:b/>
          <w:sz w:val="32"/>
        </w:rPr>
        <w:t>N</w:t>
      </w:r>
    </w:p>
    <w:p>
      <w:pPr>
        <w:pStyle w:val="Normal1"/>
        <w:spacing w:lineRule="auto" w:line="240"/>
        <w:ind w:firstLine="284" w:end="0"/>
        <w:rPr/>
      </w:pPr>
      <w:r>
        <w:rPr>
          <w:sz w:val="24"/>
          <w:lang w:val="en-US"/>
        </w:rPr>
        <w:t>Nacer</w:t>
      </w:r>
      <w:r>
        <w:rPr>
          <w:sz w:val="24"/>
        </w:rPr>
        <w:t xml:space="preserve"> </w:t>
      </w:r>
      <w:r>
        <w:rPr>
          <w:b/>
          <w:bCs/>
          <w:sz w:val="24"/>
          <w:lang w:val="en-US"/>
        </w:rPr>
        <w:t>en</w:t>
      </w:r>
      <w:r>
        <w:rPr>
          <w:sz w:val="24"/>
        </w:rPr>
        <w:t xml:space="preserve"> — родиться где-либо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una pequeña ciudad) </w:t>
      </w:r>
    </w:p>
    <w:p>
      <w:pPr>
        <w:pStyle w:val="Normal1"/>
        <w:spacing w:lineRule="auto" w:line="240"/>
        <w:ind w:firstLine="284" w:end="0"/>
        <w:rPr>
          <w:sz w:val="24"/>
          <w:lang w:val="en-US"/>
        </w:rPr>
      </w:pPr>
      <w:r>
        <w:rPr>
          <w:sz w:val="24"/>
          <w:lang w:val="en-US"/>
        </w:rPr>
        <w:t xml:space="preserve">Navegar </w:t>
      </w:r>
      <w:r>
        <w:rPr>
          <w:b/>
          <w:bCs/>
          <w:sz w:val="24"/>
          <w:lang w:val="en-US"/>
        </w:rPr>
        <w:t>a, para</w:t>
      </w:r>
      <w:r>
        <w:rPr>
          <w:sz w:val="24"/>
          <w:lang w:val="en-US"/>
        </w:rPr>
        <w:t xml:space="preserve"> — </w:t>
      </w:r>
      <w:r>
        <w:rPr>
          <w:sz w:val="24"/>
        </w:rPr>
        <w:t>плыть</w:t>
      </w:r>
      <w:r>
        <w:rPr>
          <w:sz w:val="24"/>
          <w:lang w:val="en-US"/>
        </w:rPr>
        <w:t xml:space="preserve"> </w:t>
      </w:r>
      <w:r>
        <w:rPr>
          <w:sz w:val="24"/>
        </w:rPr>
        <w:t>куда</w:t>
      </w:r>
      <w:r>
        <w:rPr>
          <w:sz w:val="24"/>
          <w:lang w:val="en-US"/>
        </w:rPr>
        <w:t>-</w:t>
      </w:r>
      <w:r>
        <w:rPr>
          <w:sz w:val="24"/>
        </w:rPr>
        <w:t>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a, para</w:t>
      </w:r>
      <w:r>
        <w:rPr>
          <w:sz w:val="24"/>
          <w:lang w:val="en-US"/>
        </w:rPr>
        <w:t xml:space="preserve"> América) </w:t>
      </w:r>
    </w:p>
    <w:p>
      <w:pPr>
        <w:pStyle w:val="Normal1"/>
        <w:spacing w:lineRule="auto" w:line="240"/>
        <w:ind w:firstLine="709" w:end="0"/>
        <w:rPr/>
      </w:pPr>
      <w:r>
        <w:rPr>
          <w:b/>
          <w:bCs/>
          <w:sz w:val="24"/>
          <w:lang w:val="en-US"/>
        </w:rPr>
        <w:t>hacia</w:t>
      </w:r>
      <w:r>
        <w:rPr>
          <w:sz w:val="24"/>
        </w:rPr>
        <w:t xml:space="preserve"> — плыть по направлению к чему-либо</w:t>
      </w:r>
    </w:p>
    <w:p>
      <w:pPr>
        <w:pStyle w:val="FR4"/>
        <w:ind w:firstLine="284" w:end="0"/>
        <w:jc w:val="both"/>
        <w:rPr/>
      </w:pPr>
      <w:r>
        <w:rPr>
          <w:rFonts w:cs="Times New Roman" w:ascii="Times New Roman" w:hAnsi="Times New Roman"/>
          <w:sz w:val="24"/>
        </w:rPr>
        <w:t xml:space="preserve">                       </w:t>
      </w:r>
      <w:r>
        <w:rPr>
          <w:rFonts w:cs="Times New Roman" w:ascii="Times New Roman" w:hAnsi="Times New Roman"/>
          <w:sz w:val="24"/>
          <w:lang w:val="en-US"/>
        </w:rPr>
        <w:t>(~ hacia el norte)</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r>
    </w:p>
    <w:p>
      <w:pPr>
        <w:pStyle w:val="FR4"/>
        <w:ind w:firstLine="284" w:end="0"/>
        <w:jc w:val="center"/>
        <w:rPr>
          <w:rFonts w:ascii="Times New Roman" w:hAnsi="Times New Roman" w:cs="Times New Roman"/>
          <w:b/>
          <w:sz w:val="32"/>
        </w:rPr>
      </w:pPr>
      <w:r>
        <w:rPr>
          <w:rFonts w:cs="Times New Roman" w:ascii="Times New Roman" w:hAnsi="Times New Roman"/>
          <w:b/>
          <w:sz w:val="32"/>
        </w:rPr>
        <w:t>O</w:t>
      </w:r>
    </w:p>
    <w:p>
      <w:pPr>
        <w:pStyle w:val="Normal1"/>
        <w:spacing w:lineRule="auto" w:line="240"/>
        <w:ind w:firstLine="284" w:end="0"/>
        <w:rPr/>
      </w:pPr>
      <w:r>
        <w:rPr>
          <w:sz w:val="24"/>
          <w:lang w:val="en-US"/>
        </w:rPr>
        <w:t>Obligar</w:t>
      </w:r>
      <w:r>
        <w:rPr>
          <w:sz w:val="24"/>
        </w:rPr>
        <w:t xml:space="preserve"> </w:t>
      </w:r>
      <w:r>
        <w:rPr>
          <w:b/>
          <w:bCs/>
          <w:sz w:val="24"/>
          <w:lang w:val="en-US"/>
        </w:rPr>
        <w:t>a</w:t>
      </w:r>
      <w:r>
        <w:rPr>
          <w:sz w:val="24"/>
        </w:rPr>
        <w:t xml:space="preserve"> + </w:t>
      </w:r>
      <w:r>
        <w:rPr>
          <w:i/>
          <w:iCs/>
          <w:sz w:val="24"/>
          <w:lang w:val="en-US"/>
        </w:rPr>
        <w:t>infinitivo</w:t>
      </w:r>
      <w:r>
        <w:rPr>
          <w:sz w:val="24"/>
        </w:rPr>
        <w:t xml:space="preserve"> — заставить что-либо сделать</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w:t>
      </w:r>
      <w:r>
        <w:rPr>
          <w:sz w:val="24"/>
          <w:lang w:val="en-US"/>
        </w:rPr>
        <w:t>venir</w:t>
      </w:r>
      <w:r>
        <w:rPr>
          <w:sz w:val="24"/>
        </w:rPr>
        <w:t xml:space="preserve">) </w:t>
      </w:r>
    </w:p>
    <w:p>
      <w:pPr>
        <w:pStyle w:val="Normal1"/>
        <w:spacing w:lineRule="auto" w:line="240"/>
        <w:ind w:firstLine="284" w:end="0"/>
        <w:rPr/>
      </w:pPr>
      <w:r>
        <w:rPr>
          <w:sz w:val="24"/>
          <w:lang w:val="en-US"/>
        </w:rPr>
        <w:t>Obrar</w:t>
      </w:r>
      <w:r>
        <w:rPr>
          <w:sz w:val="24"/>
        </w:rPr>
        <w:t xml:space="preserve"> </w:t>
      </w:r>
      <w:r>
        <w:rPr>
          <w:b/>
          <w:bCs/>
          <w:sz w:val="24"/>
          <w:lang w:val="en-US"/>
        </w:rPr>
        <w:t>con</w:t>
      </w:r>
      <w:r>
        <w:rPr>
          <w:sz w:val="24"/>
        </w:rPr>
        <w:t xml:space="preserve"> — действовать, поступать каким-либо образом</w:t>
      </w:r>
    </w:p>
    <w:p>
      <w:pPr>
        <w:pStyle w:val="Normal1"/>
        <w:spacing w:lineRule="auto" w:line="240"/>
        <w:ind w:firstLine="284" w:end="0"/>
        <w:rPr/>
      </w:pPr>
      <w:r>
        <w:rPr>
          <w:sz w:val="24"/>
        </w:rPr>
        <w:t xml:space="preserve">                        </w:t>
      </w:r>
      <w:r>
        <w:rPr>
          <w:sz w:val="24"/>
        </w:rPr>
        <w:t xml:space="preserve">(~ </w:t>
      </w:r>
      <w:r>
        <w:rPr>
          <w:sz w:val="24"/>
          <w:lang w:val="en-US"/>
        </w:rPr>
        <w:t>con</w:t>
      </w:r>
      <w:r>
        <w:rPr>
          <w:sz w:val="24"/>
        </w:rPr>
        <w:t xml:space="preserve"> </w:t>
      </w:r>
      <w:r>
        <w:rPr>
          <w:sz w:val="24"/>
          <w:lang w:val="en-US"/>
        </w:rPr>
        <w:t>malicia</w:t>
      </w:r>
      <w:r>
        <w:rPr>
          <w:sz w:val="24"/>
        </w:rPr>
        <w:t>)</w:t>
      </w:r>
    </w:p>
    <w:p>
      <w:pPr>
        <w:pStyle w:val="Normal1"/>
        <w:spacing w:lineRule="auto" w:line="240"/>
        <w:ind w:firstLine="709" w:end="0"/>
        <w:rPr/>
      </w:pPr>
      <w:r>
        <w:rPr>
          <w:b/>
          <w:bCs/>
          <w:sz w:val="24"/>
          <w:lang w:val="en-US"/>
        </w:rPr>
        <w:t>en</w:t>
      </w:r>
      <w:r>
        <w:rPr>
          <w:sz w:val="24"/>
        </w:rPr>
        <w:t xml:space="preserve"> — находиться в чьем-либо ведении, иметься в чьем-либо распоряжении</w:t>
      </w:r>
    </w:p>
    <w:p>
      <w:pPr>
        <w:pStyle w:val="Normal1"/>
        <w:spacing w:lineRule="auto" w:line="240"/>
        <w:ind w:firstLine="284" w:end="0"/>
        <w:rPr/>
      </w:pPr>
      <w:r>
        <w:rPr>
          <w:sz w:val="24"/>
        </w:rPr>
        <w:t xml:space="preserve">                     </w:t>
      </w:r>
      <w:r>
        <w:rPr>
          <w:sz w:val="24"/>
          <w:lang w:val="en-US"/>
        </w:rPr>
        <w:t xml:space="preserve">(El documento obra </w:t>
      </w:r>
      <w:r>
        <w:rPr>
          <w:i/>
          <w:iCs/>
          <w:sz w:val="24"/>
          <w:lang w:val="en-US"/>
        </w:rPr>
        <w:t>en</w:t>
      </w:r>
      <w:r>
        <w:rPr>
          <w:sz w:val="24"/>
          <w:lang w:val="en-US"/>
        </w:rPr>
        <w:t xml:space="preserve"> el poder del juez)</w:t>
      </w:r>
    </w:p>
    <w:p>
      <w:pPr>
        <w:pStyle w:val="Normal1"/>
        <w:spacing w:lineRule="auto" w:line="240"/>
        <w:ind w:firstLine="284" w:end="0"/>
        <w:rPr/>
      </w:pPr>
      <w:r>
        <w:rPr>
          <w:sz w:val="24"/>
          <w:lang w:val="en-US"/>
        </w:rPr>
        <w:t>Ocuparse</w:t>
      </w:r>
      <w:r>
        <w:rPr>
          <w:sz w:val="24"/>
        </w:rPr>
        <w:t xml:space="preserve"> </w:t>
      </w:r>
      <w:r>
        <w:rPr>
          <w:b/>
          <w:bCs/>
          <w:sz w:val="24"/>
          <w:lang w:val="en-US"/>
        </w:rPr>
        <w:t>con</w:t>
      </w:r>
      <w:r>
        <w:rPr>
          <w:sz w:val="24"/>
        </w:rPr>
        <w:t xml:space="preserve"> — заниматься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un asunto) </w:t>
      </w:r>
    </w:p>
    <w:p>
      <w:pPr>
        <w:pStyle w:val="Normal1"/>
        <w:spacing w:lineRule="auto" w:line="240"/>
        <w:ind w:firstLine="284" w:end="0"/>
        <w:rPr/>
      </w:pPr>
      <w:r>
        <w:rPr>
          <w:sz w:val="24"/>
          <w:lang w:val="en-US"/>
        </w:rPr>
        <w:t>Ofenderse</w:t>
      </w:r>
      <w:r>
        <w:rPr>
          <w:sz w:val="24"/>
        </w:rPr>
        <w:t xml:space="preserve"> </w:t>
      </w:r>
      <w:r>
        <w:rPr>
          <w:b/>
          <w:bCs/>
          <w:sz w:val="24"/>
        </w:rPr>
        <w:t>роr</w:t>
      </w:r>
      <w:r>
        <w:rPr>
          <w:sz w:val="24"/>
        </w:rPr>
        <w:t xml:space="preserve"> — обижаться, оскорбляться из-за чего-либо</w:t>
      </w:r>
    </w:p>
    <w:p>
      <w:pPr>
        <w:pStyle w:val="Normal1"/>
        <w:spacing w:lineRule="auto" w:line="240"/>
        <w:ind w:firstLine="284" w:end="0"/>
        <w:rPr/>
      </w:pPr>
      <w:r>
        <w:rPr>
          <w:sz w:val="24"/>
        </w:rPr>
        <w:t xml:space="preserve">                        </w:t>
      </w:r>
      <w:r>
        <w:rPr>
          <w:sz w:val="24"/>
        </w:rPr>
        <w:t xml:space="preserve">(~ </w:t>
      </w:r>
      <w:r>
        <w:rPr>
          <w:i/>
          <w:iCs/>
          <w:sz w:val="24"/>
        </w:rPr>
        <w:t>ро</w:t>
      </w:r>
      <w:r>
        <w:rPr>
          <w:i/>
          <w:iCs/>
          <w:sz w:val="24"/>
          <w:lang w:val="en-US"/>
        </w:rPr>
        <w:t>r</w:t>
      </w:r>
      <w:r>
        <w:rPr>
          <w:sz w:val="24"/>
        </w:rPr>
        <w:t xml:space="preserve"> </w:t>
      </w:r>
      <w:r>
        <w:rPr>
          <w:sz w:val="24"/>
          <w:lang w:val="en-US"/>
        </w:rPr>
        <w:t>todo</w:t>
      </w:r>
      <w:r>
        <w:rPr>
          <w:sz w:val="24"/>
        </w:rPr>
        <w:t xml:space="preserve">) </w:t>
      </w:r>
    </w:p>
    <w:p>
      <w:pPr>
        <w:pStyle w:val="Normal1"/>
        <w:spacing w:lineRule="auto" w:line="240"/>
        <w:ind w:firstLine="284" w:end="0"/>
        <w:rPr/>
      </w:pPr>
      <w:r>
        <w:rPr>
          <w:sz w:val="24"/>
          <w:lang w:val="en-US"/>
        </w:rPr>
        <w:t>O</w:t>
      </w:r>
      <w:r>
        <w:rPr>
          <w:sz w:val="24"/>
        </w:rPr>
        <w:t>í</w:t>
      </w:r>
      <w:r>
        <w:rPr>
          <w:sz w:val="24"/>
          <w:lang w:val="en-US"/>
        </w:rPr>
        <w:t>r</w:t>
      </w:r>
      <w:r>
        <w:rPr>
          <w:sz w:val="24"/>
        </w:rPr>
        <w:t xml:space="preserve"> </w:t>
      </w:r>
      <w:r>
        <w:rPr>
          <w:b/>
          <w:bCs/>
          <w:sz w:val="24"/>
          <w:lang w:val="en-US"/>
        </w:rPr>
        <w:t>de</w:t>
      </w:r>
      <w:r>
        <w:rPr>
          <w:sz w:val="24"/>
        </w:rPr>
        <w:t xml:space="preserve"> — слышать от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sus colegas) </w:t>
      </w:r>
    </w:p>
    <w:p>
      <w:pPr>
        <w:pStyle w:val="Normal1"/>
        <w:spacing w:lineRule="auto" w:line="240"/>
        <w:ind w:firstLine="284" w:end="0"/>
        <w:rPr/>
      </w:pPr>
      <w:r>
        <w:rPr>
          <w:sz w:val="24"/>
          <w:lang w:val="en-US"/>
        </w:rPr>
        <w:t>Oler</w:t>
      </w:r>
      <w:r>
        <w:rPr>
          <w:sz w:val="24"/>
        </w:rPr>
        <w:t xml:space="preserve"> </w:t>
      </w:r>
      <w:r>
        <w:rPr>
          <w:b/>
          <w:bCs/>
          <w:sz w:val="24"/>
          <w:lang w:val="en-US"/>
        </w:rPr>
        <w:t>a</w:t>
      </w:r>
      <w:r>
        <w:rPr>
          <w:sz w:val="24"/>
        </w:rPr>
        <w:t xml:space="preserve"> — пахнуть чем-либо</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w:t>
      </w:r>
      <w:r>
        <w:rPr>
          <w:sz w:val="24"/>
          <w:lang w:val="en-US"/>
        </w:rPr>
        <w:t>gasolina</w:t>
      </w:r>
      <w:r>
        <w:rPr>
          <w:sz w:val="24"/>
        </w:rPr>
        <w:t>)</w:t>
      </w:r>
    </w:p>
    <w:p>
      <w:pPr>
        <w:pStyle w:val="Normal1"/>
        <w:spacing w:lineRule="auto" w:line="240"/>
        <w:ind w:firstLine="284" w:end="0"/>
        <w:rPr/>
      </w:pPr>
      <w:r>
        <w:rPr>
          <w:sz w:val="24"/>
          <w:lang w:val="en-US"/>
        </w:rPr>
        <w:t>Opinar</w:t>
      </w:r>
      <w:r>
        <w:rPr>
          <w:sz w:val="24"/>
        </w:rPr>
        <w:t xml:space="preserve"> </w:t>
      </w:r>
      <w:r>
        <w:rPr>
          <w:b/>
          <w:bCs/>
          <w:sz w:val="24"/>
          <w:lang w:val="en-US"/>
        </w:rPr>
        <w:t>de</w:t>
      </w:r>
      <w:r>
        <w:rPr>
          <w:b/>
          <w:bCs/>
          <w:sz w:val="24"/>
        </w:rPr>
        <w:t xml:space="preserve">, </w:t>
      </w:r>
      <w:r>
        <w:rPr>
          <w:b/>
          <w:bCs/>
          <w:sz w:val="24"/>
          <w:lang w:val="en-US"/>
        </w:rPr>
        <w:t>en</w:t>
      </w:r>
      <w:r>
        <w:rPr>
          <w:b/>
          <w:bCs/>
          <w:sz w:val="24"/>
        </w:rPr>
        <w:t xml:space="preserve">, </w:t>
      </w:r>
      <w:r>
        <w:rPr>
          <w:b/>
          <w:bCs/>
          <w:sz w:val="24"/>
          <w:lang w:val="en-US"/>
        </w:rPr>
        <w:t>sobre</w:t>
      </w:r>
      <w:r>
        <w:rPr>
          <w:sz w:val="24"/>
        </w:rPr>
        <w:t xml:space="preserve"> — считать, высказывать мнение, суждение о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 en, sobre</w:t>
      </w:r>
      <w:r>
        <w:rPr>
          <w:sz w:val="24"/>
          <w:lang w:val="en-US"/>
        </w:rPr>
        <w:t xml:space="preserve"> el suceso)</w:t>
      </w:r>
    </w:p>
    <w:p>
      <w:pPr>
        <w:pStyle w:val="Normal1"/>
        <w:spacing w:lineRule="auto" w:line="240"/>
        <w:ind w:firstLine="284" w:end="0"/>
        <w:rPr/>
      </w:pPr>
      <w:r>
        <w:rPr>
          <w:sz w:val="24"/>
          <w:lang w:val="en-US"/>
        </w:rPr>
        <w:t>Oponerse</w:t>
      </w:r>
      <w:r>
        <w:rPr>
          <w:sz w:val="24"/>
        </w:rPr>
        <w:t xml:space="preserve"> </w:t>
      </w:r>
      <w:r>
        <w:rPr>
          <w:b/>
          <w:bCs/>
          <w:sz w:val="24"/>
          <w:lang w:val="en-US"/>
        </w:rPr>
        <w:t>a</w:t>
      </w:r>
      <w:r>
        <w:rPr>
          <w:sz w:val="24"/>
        </w:rPr>
        <w:t xml:space="preserve"> — противоречить, возражать чему-либо </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sus palabras)</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sz w:val="32"/>
        </w:rPr>
      </w:pPr>
      <w:r>
        <w:rPr>
          <w:b/>
          <w:sz w:val="32"/>
        </w:rPr>
        <w:t>Р</w:t>
      </w:r>
    </w:p>
    <w:p>
      <w:pPr>
        <w:pStyle w:val="Normal1"/>
        <w:spacing w:lineRule="auto" w:line="240"/>
        <w:ind w:firstLine="284" w:end="0"/>
        <w:rPr/>
      </w:pPr>
      <w:r>
        <w:rPr>
          <w:sz w:val="24"/>
          <w:lang w:val="en-US"/>
        </w:rPr>
        <w:t>Padecer</w:t>
      </w:r>
      <w:r>
        <w:rPr>
          <w:sz w:val="24"/>
        </w:rPr>
        <w:t xml:space="preserve"> </w:t>
      </w:r>
      <w:r>
        <w:rPr>
          <w:b/>
          <w:bCs/>
          <w:sz w:val="24"/>
        </w:rPr>
        <w:t>de</w:t>
      </w:r>
      <w:r>
        <w:rPr>
          <w:sz w:val="24"/>
        </w:rPr>
        <w:t xml:space="preserve"> — страдать (какой-либо болезнью); страдать от чего-либо</w:t>
      </w:r>
    </w:p>
    <w:p>
      <w:pPr>
        <w:pStyle w:val="Normal1"/>
        <w:spacing w:lineRule="auto" w:line="240"/>
        <w:ind w:firstLine="284" w:end="0"/>
        <w:rPr/>
      </w:pPr>
      <w:r>
        <w:rPr>
          <w:sz w:val="24"/>
        </w:rPr>
        <w:t xml:space="preserve">                         </w:t>
      </w:r>
      <w:r>
        <w:rPr>
          <w:sz w:val="24"/>
        </w:rPr>
        <w:t xml:space="preserve">(~ </w:t>
      </w:r>
      <w:r>
        <w:rPr>
          <w:i/>
          <w:iCs/>
          <w:sz w:val="24"/>
          <w:lang w:val="en-US"/>
        </w:rPr>
        <w:t>del</w:t>
      </w:r>
      <w:r>
        <w:rPr>
          <w:sz w:val="24"/>
        </w:rPr>
        <w:t xml:space="preserve"> </w:t>
      </w:r>
      <w:r>
        <w:rPr>
          <w:sz w:val="24"/>
          <w:lang w:val="en-US"/>
        </w:rPr>
        <w:t>corazón</w:t>
      </w:r>
      <w:r>
        <w:rPr>
          <w:sz w:val="24"/>
        </w:rPr>
        <w:t xml:space="preserve">) </w:t>
      </w:r>
    </w:p>
    <w:p>
      <w:pPr>
        <w:pStyle w:val="Normal1"/>
        <w:spacing w:lineRule="auto" w:line="240"/>
        <w:ind w:firstLine="284" w:end="0"/>
        <w:rPr/>
      </w:pPr>
      <w:r>
        <w:rPr>
          <w:sz w:val="24"/>
          <w:lang w:val="en-US"/>
        </w:rPr>
        <w:t>Pagar</w:t>
      </w:r>
      <w:r>
        <w:rPr>
          <w:sz w:val="24"/>
        </w:rPr>
        <w:t xml:space="preserve"> </w:t>
      </w:r>
      <w:r>
        <w:rPr>
          <w:b/>
          <w:bCs/>
          <w:sz w:val="24"/>
        </w:rPr>
        <w:t>ро</w:t>
      </w:r>
      <w:r>
        <w:rPr>
          <w:b/>
          <w:bCs/>
          <w:sz w:val="24"/>
          <w:lang w:val="en-US"/>
        </w:rPr>
        <w:t>r</w:t>
      </w:r>
      <w:r>
        <w:rPr>
          <w:sz w:val="24"/>
        </w:rPr>
        <w:t xml:space="preserve"> — платить за кого-либо, за что-либо</w:t>
      </w:r>
    </w:p>
    <w:p>
      <w:pPr>
        <w:pStyle w:val="Normal1"/>
        <w:spacing w:lineRule="auto" w:line="240"/>
        <w:ind w:firstLine="284"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el invitado) </w:t>
      </w:r>
    </w:p>
    <w:p>
      <w:pPr>
        <w:pStyle w:val="Normal1"/>
        <w:spacing w:lineRule="auto" w:line="240"/>
        <w:ind w:firstLine="284" w:end="0"/>
        <w:rPr/>
      </w:pPr>
      <w:r>
        <w:rPr>
          <w:sz w:val="24"/>
          <w:lang w:val="en-US"/>
        </w:rPr>
        <w:t>Pararse</w:t>
      </w:r>
      <w:r>
        <w:rPr>
          <w:sz w:val="24"/>
        </w:rPr>
        <w:t xml:space="preserve"> </w:t>
      </w:r>
      <w:r>
        <w:rPr>
          <w:b/>
          <w:bCs/>
          <w:sz w:val="24"/>
          <w:lang w:val="en-US"/>
        </w:rPr>
        <w:t>a</w:t>
      </w:r>
      <w:r>
        <w:rPr>
          <w:sz w:val="24"/>
        </w:rPr>
        <w:t xml:space="preserve"> — остановиться для чего-либо, задержаться</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w:t>
      </w:r>
      <w:r>
        <w:rPr>
          <w:sz w:val="24"/>
          <w:lang w:val="en-US"/>
        </w:rPr>
        <w:t>beber</w:t>
      </w:r>
      <w:r>
        <w:rPr>
          <w:sz w:val="24"/>
        </w:rPr>
        <w:t>)</w:t>
      </w:r>
    </w:p>
    <w:p>
      <w:pPr>
        <w:pStyle w:val="Normal1"/>
        <w:spacing w:lineRule="auto" w:line="240"/>
        <w:ind w:firstLine="709" w:end="0"/>
        <w:rPr/>
      </w:pPr>
      <w:r>
        <w:rPr>
          <w:b/>
          <w:bCs/>
          <w:sz w:val="24"/>
          <w:lang w:val="en-US"/>
        </w:rPr>
        <w:t>en</w:t>
      </w:r>
      <w:r>
        <w:rPr>
          <w:sz w:val="24"/>
        </w:rPr>
        <w:t xml:space="preserve"> — остановиться где-либо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la calle)</w:t>
      </w:r>
    </w:p>
    <w:p>
      <w:pPr>
        <w:pStyle w:val="Normal1"/>
        <w:spacing w:lineRule="auto" w:line="240"/>
        <w:ind w:firstLine="284" w:end="0"/>
        <w:rPr/>
      </w:pPr>
      <w:r>
        <w:rPr>
          <w:sz w:val="24"/>
          <w:lang w:val="en-US"/>
        </w:rPr>
        <w:t>Parecerse</w:t>
      </w:r>
      <w:r>
        <w:rPr>
          <w:sz w:val="24"/>
        </w:rPr>
        <w:t xml:space="preserve"> </w:t>
      </w:r>
      <w:r>
        <w:rPr>
          <w:b/>
          <w:bCs/>
          <w:sz w:val="24"/>
          <w:lang w:val="en-US"/>
        </w:rPr>
        <w:t>a</w:t>
      </w:r>
      <w:r>
        <w:rPr>
          <w:sz w:val="24"/>
        </w:rPr>
        <w:t xml:space="preserve"> — быть похожим на кого-либо </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su padre)</w:t>
      </w:r>
    </w:p>
    <w:p>
      <w:pPr>
        <w:pStyle w:val="Normal1"/>
        <w:spacing w:lineRule="auto" w:line="240"/>
        <w:ind w:firstLine="284" w:end="0"/>
        <w:rPr/>
      </w:pPr>
      <w:r>
        <w:rPr>
          <w:sz w:val="24"/>
          <w:lang w:val="en-US"/>
        </w:rPr>
        <w:t>Participar</w:t>
      </w:r>
      <w:r>
        <w:rPr>
          <w:sz w:val="24"/>
        </w:rPr>
        <w:t xml:space="preserve"> </w:t>
      </w:r>
      <w:r>
        <w:rPr>
          <w:b/>
          <w:bCs/>
          <w:sz w:val="24"/>
          <w:lang w:val="en-US"/>
        </w:rPr>
        <w:t>en</w:t>
      </w:r>
      <w:r>
        <w:rPr>
          <w:sz w:val="24"/>
        </w:rPr>
        <w:t xml:space="preserve"> — принимать участие в чем-либо </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las elecciones)</w:t>
      </w:r>
    </w:p>
    <w:p>
      <w:pPr>
        <w:pStyle w:val="Normal1"/>
        <w:spacing w:lineRule="auto" w:line="240"/>
        <w:ind w:firstLine="284" w:end="0"/>
        <w:rPr/>
      </w:pPr>
      <w:r>
        <w:rPr>
          <w:sz w:val="24"/>
          <w:lang w:val="en-US"/>
        </w:rPr>
        <w:t>Partir</w:t>
      </w:r>
      <w:r>
        <w:rPr>
          <w:sz w:val="24"/>
        </w:rPr>
        <w:t xml:space="preserve"> </w:t>
      </w:r>
      <w:r>
        <w:rPr>
          <w:b/>
          <w:bCs/>
          <w:sz w:val="24"/>
          <w:lang w:val="en-US"/>
        </w:rPr>
        <w:t>a</w:t>
      </w:r>
      <w:r>
        <w:rPr>
          <w:b/>
          <w:bCs/>
          <w:sz w:val="24"/>
        </w:rPr>
        <w:t xml:space="preserve">, </w:t>
      </w:r>
      <w:r>
        <w:rPr>
          <w:b/>
          <w:bCs/>
          <w:sz w:val="24"/>
          <w:lang w:val="en-US"/>
        </w:rPr>
        <w:t>para</w:t>
      </w:r>
      <w:r>
        <w:rPr>
          <w:sz w:val="24"/>
        </w:rPr>
        <w:t xml:space="preserve"> — отправляться, уезжать куда-либо</w:t>
      </w:r>
    </w:p>
    <w:p>
      <w:pPr>
        <w:pStyle w:val="Normal1"/>
        <w:spacing w:lineRule="auto" w:line="240"/>
        <w:ind w:firstLine="284" w:end="0"/>
        <w:rPr/>
      </w:pPr>
      <w:r>
        <w:rPr>
          <w:sz w:val="24"/>
        </w:rPr>
        <w:t xml:space="preserve">                         </w:t>
      </w:r>
      <w:r>
        <w:rPr>
          <w:sz w:val="24"/>
          <w:lang w:val="en-US"/>
        </w:rPr>
        <w:t xml:space="preserve">(~ </w:t>
      </w:r>
      <w:r>
        <w:rPr>
          <w:i/>
          <w:iCs/>
          <w:sz w:val="24"/>
          <w:lang w:val="en-US"/>
        </w:rPr>
        <w:t>a, para</w:t>
      </w:r>
      <w:r>
        <w:rPr>
          <w:sz w:val="24"/>
          <w:lang w:val="en-US"/>
        </w:rPr>
        <w:t xml:space="preserve"> Francia)</w:t>
      </w:r>
    </w:p>
    <w:p>
      <w:pPr>
        <w:pStyle w:val="Normal1"/>
        <w:spacing w:lineRule="auto" w:line="240"/>
        <w:ind w:firstLine="284" w:end="0"/>
        <w:rPr/>
      </w:pPr>
      <w:r>
        <w:rPr>
          <w:b/>
          <w:bCs/>
          <w:sz w:val="24"/>
          <w:lang w:val="en-US"/>
        </w:rPr>
        <w:t>entre</w:t>
      </w:r>
      <w:r>
        <w:rPr>
          <w:sz w:val="24"/>
        </w:rPr>
        <w:t xml:space="preserve"> — разделить, делить, распределять среди кого-либо </w:t>
      </w:r>
    </w:p>
    <w:p>
      <w:pPr>
        <w:pStyle w:val="Normal1"/>
        <w:spacing w:lineRule="auto" w:line="240"/>
        <w:ind w:firstLine="284" w:end="0"/>
        <w:rPr/>
      </w:pPr>
      <w:r>
        <w:rPr>
          <w:sz w:val="24"/>
        </w:rPr>
        <w:t xml:space="preserve">                        </w:t>
      </w:r>
      <w:r>
        <w:rPr>
          <w:sz w:val="24"/>
        </w:rPr>
        <w:t>(~</w:t>
      </w:r>
      <w:r>
        <w:rPr>
          <w:i/>
          <w:iCs/>
          <w:sz w:val="24"/>
          <w:lang w:val="en-US"/>
        </w:rPr>
        <w:t>entre</w:t>
      </w:r>
      <w:r>
        <w:rPr>
          <w:sz w:val="24"/>
        </w:rPr>
        <w:t xml:space="preserve"> </w:t>
      </w:r>
      <w:r>
        <w:rPr>
          <w:sz w:val="24"/>
          <w:lang w:val="en-US"/>
        </w:rPr>
        <w:t>amigos</w:t>
      </w:r>
      <w:r>
        <w:rPr>
          <w:sz w:val="24"/>
        </w:rPr>
        <w:t>)</w:t>
      </w:r>
    </w:p>
    <w:p>
      <w:pPr>
        <w:pStyle w:val="Normal1"/>
        <w:spacing w:lineRule="auto" w:line="240"/>
        <w:ind w:firstLine="284" w:end="0"/>
        <w:rPr/>
      </w:pPr>
      <w:r>
        <w:rPr>
          <w:sz w:val="24"/>
          <w:lang w:val="en-US"/>
        </w:rPr>
        <w:t>Pasar</w:t>
      </w:r>
      <w:r>
        <w:rPr>
          <w:sz w:val="24"/>
        </w:rPr>
        <w:t xml:space="preserve"> </w:t>
      </w:r>
      <w:r>
        <w:rPr>
          <w:b/>
          <w:bCs/>
          <w:sz w:val="24"/>
          <w:lang w:val="en-US"/>
        </w:rPr>
        <w:t>de</w:t>
      </w:r>
      <w:r>
        <w:rPr>
          <w:sz w:val="24"/>
        </w:rPr>
        <w:t xml:space="preserve"> — превышать какую-либо сумму </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cien rubles);</w:t>
      </w:r>
    </w:p>
    <w:p>
      <w:pPr>
        <w:pStyle w:val="Normal1"/>
        <w:spacing w:lineRule="auto" w:line="240"/>
        <w:ind w:firstLine="284" w:end="0"/>
        <w:rPr/>
      </w:pPr>
      <w:r>
        <w:rPr>
          <w:sz w:val="24"/>
          <w:lang w:val="en-US"/>
        </w:rPr>
        <w:t xml:space="preserve">                   </w:t>
      </w:r>
      <w:r>
        <w:rPr>
          <w:sz w:val="24"/>
        </w:rPr>
        <w:t>переезжать откуда-либо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Mosc</w:t>
      </w:r>
      <w:r>
        <w:rPr>
          <w:sz w:val="24"/>
        </w:rPr>
        <w:t xml:space="preserve">ú </w:t>
      </w:r>
      <w:r>
        <w:rPr>
          <w:sz w:val="24"/>
          <w:lang w:val="en-US"/>
        </w:rPr>
        <w:t>a</w:t>
      </w:r>
      <w:r>
        <w:rPr>
          <w:sz w:val="24"/>
        </w:rPr>
        <w:t xml:space="preserve"> </w:t>
      </w:r>
      <w:r>
        <w:rPr>
          <w:sz w:val="24"/>
          <w:lang w:val="en-US"/>
        </w:rPr>
        <w:t>K</w:t>
      </w:r>
      <w:r>
        <w:rPr>
          <w:sz w:val="24"/>
        </w:rPr>
        <w:t>í</w:t>
      </w:r>
      <w:r>
        <w:rPr>
          <w:sz w:val="24"/>
          <w:lang w:val="en-US"/>
        </w:rPr>
        <w:t>ev</w:t>
      </w:r>
      <w:r>
        <w:rPr>
          <w:sz w:val="24"/>
        </w:rPr>
        <w:t>)</w:t>
      </w:r>
    </w:p>
    <w:p>
      <w:pPr>
        <w:pStyle w:val="Normal1"/>
        <w:spacing w:lineRule="auto" w:line="240"/>
        <w:ind w:firstLine="709" w:end="0"/>
        <w:rPr/>
      </w:pPr>
      <w:r>
        <w:rPr>
          <w:b/>
          <w:bCs/>
          <w:sz w:val="24"/>
        </w:rPr>
        <w:t>ро</w:t>
      </w:r>
      <w:r>
        <w:rPr>
          <w:b/>
          <w:bCs/>
          <w:sz w:val="24"/>
          <w:lang w:val="en-US"/>
        </w:rPr>
        <w:t>r</w:t>
      </w:r>
      <w:r>
        <w:rPr>
          <w:sz w:val="24"/>
        </w:rPr>
        <w:t xml:space="preserve"> — слыть, считаться кем-либо </w:t>
      </w:r>
    </w:p>
    <w:p>
      <w:pPr>
        <w:pStyle w:val="Normal1"/>
        <w:spacing w:lineRule="auto" w:line="240"/>
        <w:ind w:firstLine="284" w:end="0"/>
        <w:rPr/>
      </w:pPr>
      <w:r>
        <w:rPr>
          <w:sz w:val="24"/>
        </w:rPr>
        <w:t xml:space="preserve">                        </w:t>
      </w:r>
      <w:r>
        <w:rPr>
          <w:sz w:val="24"/>
        </w:rPr>
        <w:t xml:space="preserve">(~ </w:t>
      </w:r>
      <w:r>
        <w:rPr>
          <w:i/>
          <w:iCs/>
          <w:sz w:val="24"/>
        </w:rPr>
        <w:t>ро</w:t>
      </w:r>
      <w:r>
        <w:rPr>
          <w:i/>
          <w:iCs/>
          <w:sz w:val="24"/>
          <w:lang w:val="en-US"/>
        </w:rPr>
        <w:t>r</w:t>
      </w:r>
      <w:r>
        <w:rPr>
          <w:sz w:val="24"/>
        </w:rPr>
        <w:t xml:space="preserve"> </w:t>
      </w:r>
      <w:r>
        <w:rPr>
          <w:sz w:val="24"/>
          <w:lang w:val="en-US"/>
        </w:rPr>
        <w:t>le</w:t>
      </w:r>
      <w:r>
        <w:rPr>
          <w:sz w:val="24"/>
        </w:rPr>
        <w:t>í</w:t>
      </w:r>
      <w:r>
        <w:rPr>
          <w:sz w:val="24"/>
          <w:lang w:val="en-US"/>
        </w:rPr>
        <w:t>do</w:t>
      </w:r>
      <w:r>
        <w:rPr>
          <w:sz w:val="24"/>
        </w:rPr>
        <w:t>)</w:t>
      </w:r>
    </w:p>
    <w:p>
      <w:pPr>
        <w:pStyle w:val="Normal1"/>
        <w:spacing w:lineRule="auto" w:line="240"/>
        <w:ind w:firstLine="284" w:end="0"/>
        <w:rPr/>
      </w:pPr>
      <w:r>
        <w:rPr>
          <w:sz w:val="24"/>
          <w:lang w:val="en-US"/>
        </w:rPr>
        <w:t>Pasear</w:t>
      </w:r>
      <w:r>
        <w:rPr>
          <w:sz w:val="24"/>
        </w:rPr>
        <w:t>(</w:t>
      </w:r>
      <w:r>
        <w:rPr>
          <w:sz w:val="24"/>
          <w:lang w:val="en-US"/>
        </w:rPr>
        <w:t>se</w:t>
      </w:r>
      <w:r>
        <w:rPr>
          <w:sz w:val="24"/>
        </w:rPr>
        <w:t xml:space="preserve">) </w:t>
      </w:r>
      <w:r>
        <w:rPr>
          <w:b/>
          <w:bCs/>
          <w:sz w:val="24"/>
          <w:lang w:val="en-US"/>
        </w:rPr>
        <w:t>en</w:t>
      </w:r>
      <w:r>
        <w:rPr>
          <w:b/>
          <w:bCs/>
          <w:sz w:val="24"/>
        </w:rPr>
        <w:t>, ро</w:t>
      </w:r>
      <w:r>
        <w:rPr>
          <w:b/>
          <w:bCs/>
          <w:sz w:val="24"/>
          <w:lang w:val="en-US"/>
        </w:rPr>
        <w:t>r</w:t>
      </w:r>
      <w:r>
        <w:rPr>
          <w:sz w:val="24"/>
        </w:rPr>
        <w:t xml:space="preserve"> — прогуливаться где-либо </w:t>
      </w:r>
    </w:p>
    <w:p>
      <w:pPr>
        <w:pStyle w:val="Normal1"/>
        <w:spacing w:lineRule="auto" w:line="240"/>
        <w:ind w:firstLine="284" w:end="0"/>
        <w:rPr/>
      </w:pPr>
      <w:r>
        <w:rPr>
          <w:sz w:val="24"/>
        </w:rPr>
        <w:t xml:space="preserve">                         </w:t>
      </w:r>
      <w:r>
        <w:rPr>
          <w:sz w:val="24"/>
          <w:lang w:val="en-US"/>
        </w:rPr>
        <w:t xml:space="preserve">(~ </w:t>
      </w:r>
      <w:r>
        <w:rPr>
          <w:i/>
          <w:iCs/>
          <w:sz w:val="24"/>
          <w:lang w:val="en-US"/>
        </w:rPr>
        <w:t xml:space="preserve">en, </w:t>
      </w:r>
      <w:r>
        <w:rPr>
          <w:i/>
          <w:iCs/>
          <w:sz w:val="24"/>
        </w:rPr>
        <w:t>ро</w:t>
      </w:r>
      <w:r>
        <w:rPr>
          <w:i/>
          <w:iCs/>
          <w:sz w:val="24"/>
          <w:lang w:val="en-US"/>
        </w:rPr>
        <w:t>r</w:t>
      </w:r>
      <w:r>
        <w:rPr>
          <w:sz w:val="24"/>
          <w:lang w:val="en-US"/>
        </w:rPr>
        <w:t xml:space="preserve"> el campo)</w:t>
      </w:r>
    </w:p>
    <w:p>
      <w:pPr>
        <w:pStyle w:val="Normal1"/>
        <w:spacing w:lineRule="auto" w:line="240"/>
        <w:ind w:firstLine="284" w:end="0"/>
        <w:rPr/>
      </w:pPr>
      <w:r>
        <w:rPr>
          <w:sz w:val="24"/>
          <w:lang w:val="en-US"/>
        </w:rPr>
        <w:t>Pelear</w:t>
      </w:r>
      <w:r>
        <w:rPr>
          <w:sz w:val="24"/>
        </w:rPr>
        <w:t xml:space="preserve"> </w:t>
      </w:r>
      <w:r>
        <w:rPr>
          <w:b/>
          <w:bCs/>
          <w:sz w:val="24"/>
        </w:rPr>
        <w:t>ро</w:t>
      </w:r>
      <w:r>
        <w:rPr>
          <w:b/>
          <w:bCs/>
          <w:sz w:val="24"/>
          <w:lang w:val="en-US"/>
        </w:rPr>
        <w:t>r</w:t>
      </w:r>
      <w:r>
        <w:rPr>
          <w:sz w:val="24"/>
        </w:rPr>
        <w:t xml:space="preserve"> — сражаться за что-либо</w:t>
      </w:r>
    </w:p>
    <w:p>
      <w:pPr>
        <w:pStyle w:val="Normal1"/>
        <w:spacing w:lineRule="auto" w:line="240"/>
        <w:ind w:firstLine="284"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la patria)</w:t>
      </w:r>
    </w:p>
    <w:p>
      <w:pPr>
        <w:pStyle w:val="Normal1"/>
        <w:spacing w:lineRule="auto" w:line="240"/>
        <w:ind w:firstLine="284" w:end="0"/>
        <w:rPr/>
      </w:pPr>
      <w:r>
        <w:rPr>
          <w:sz w:val="24"/>
          <w:lang w:val="en-US"/>
        </w:rPr>
        <w:t>Pelearse</w:t>
      </w:r>
      <w:r>
        <w:rPr>
          <w:sz w:val="24"/>
        </w:rPr>
        <w:t xml:space="preserve"> </w:t>
      </w:r>
      <w:r>
        <w:rPr>
          <w:b/>
          <w:bCs/>
          <w:sz w:val="24"/>
          <w:lang w:val="en-US"/>
        </w:rPr>
        <w:t>con</w:t>
      </w:r>
      <w:r>
        <w:rPr>
          <w:sz w:val="24"/>
        </w:rPr>
        <w:t xml:space="preserve"> — подраться с кем-либо </w:t>
      </w:r>
    </w:p>
    <w:p>
      <w:pPr>
        <w:pStyle w:val="Normal1"/>
        <w:spacing w:lineRule="auto" w:line="240"/>
        <w:ind w:firstLine="284" w:end="0"/>
        <w:rPr/>
      </w:pPr>
      <w:r>
        <w:rPr>
          <w:sz w:val="24"/>
        </w:rPr>
        <w:t xml:space="preserve">                          </w:t>
      </w:r>
      <w:r>
        <w:rPr>
          <w:sz w:val="24"/>
        </w:rPr>
        <w:t xml:space="preserve">(~ </w:t>
      </w:r>
      <w:r>
        <w:rPr>
          <w:i/>
          <w:iCs/>
          <w:sz w:val="24"/>
          <w:lang w:val="en-US"/>
        </w:rPr>
        <w:t>con</w:t>
      </w:r>
      <w:r>
        <w:rPr>
          <w:sz w:val="24"/>
        </w:rPr>
        <w:t xml:space="preserve"> </w:t>
      </w:r>
      <w:r>
        <w:rPr>
          <w:sz w:val="24"/>
          <w:lang w:val="en-US"/>
        </w:rPr>
        <w:t>otro</w:t>
      </w:r>
      <w:r>
        <w:rPr>
          <w:sz w:val="24"/>
        </w:rPr>
        <w:t>)</w:t>
      </w:r>
    </w:p>
    <w:p>
      <w:pPr>
        <w:pStyle w:val="Normal1"/>
        <w:spacing w:lineRule="auto" w:line="240"/>
        <w:ind w:firstLine="284" w:end="0"/>
        <w:rPr/>
      </w:pPr>
      <w:r>
        <w:rPr>
          <w:sz w:val="24"/>
          <w:lang w:val="en-US"/>
        </w:rPr>
        <w:t>Pensar</w:t>
      </w:r>
      <w:r>
        <w:rPr>
          <w:sz w:val="24"/>
        </w:rPr>
        <w:t xml:space="preserve"> </w:t>
      </w:r>
      <w:r>
        <w:rPr>
          <w:b/>
          <w:bCs/>
          <w:sz w:val="24"/>
          <w:lang w:val="en-US"/>
        </w:rPr>
        <w:t>en</w:t>
      </w:r>
      <w:r>
        <w:rPr>
          <w:sz w:val="24"/>
        </w:rPr>
        <w:t xml:space="preserve"> — думать о чем-либо, о ком-либо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lo dicho)</w:t>
      </w:r>
    </w:p>
    <w:p>
      <w:pPr>
        <w:pStyle w:val="Normal1"/>
        <w:spacing w:lineRule="auto" w:line="240"/>
        <w:ind w:firstLine="709" w:end="0"/>
        <w:rPr/>
      </w:pPr>
      <w:r>
        <w:rPr>
          <w:b/>
          <w:bCs/>
          <w:sz w:val="24"/>
          <w:lang w:val="en-US"/>
        </w:rPr>
        <w:t>de</w:t>
      </w:r>
      <w:r>
        <w:rPr>
          <w:sz w:val="24"/>
        </w:rPr>
        <w:t xml:space="preserve"> — иметь мнение, суждение о ком-либо, о чем-либо </w:t>
      </w:r>
    </w:p>
    <w:p>
      <w:pPr>
        <w:pStyle w:val="Normal1"/>
        <w:spacing w:lineRule="auto" w:line="240"/>
        <w:ind w:firstLine="284" w:end="0"/>
        <w:rPr/>
      </w:pPr>
      <w:r>
        <w:rPr>
          <w:sz w:val="24"/>
        </w:rPr>
        <w:t xml:space="preserve">                         </w:t>
      </w:r>
      <w:r>
        <w:rPr>
          <w:sz w:val="24"/>
          <w:lang w:val="en-US"/>
        </w:rPr>
        <w:t xml:space="preserve">(~ algo </w:t>
      </w:r>
      <w:r>
        <w:rPr>
          <w:i/>
          <w:iCs/>
          <w:sz w:val="24"/>
          <w:lang w:val="en-US"/>
        </w:rPr>
        <w:t>de</w:t>
      </w:r>
      <w:r>
        <w:rPr>
          <w:sz w:val="24"/>
          <w:lang w:val="en-US"/>
        </w:rPr>
        <w:t xml:space="preserve"> una persona)</w:t>
      </w:r>
    </w:p>
    <w:p>
      <w:pPr>
        <w:pStyle w:val="Normal1"/>
        <w:spacing w:lineRule="auto" w:line="240"/>
        <w:ind w:firstLine="284" w:end="0"/>
        <w:rPr/>
      </w:pPr>
      <w:r>
        <w:rPr>
          <w:sz w:val="24"/>
          <w:lang w:val="en-US"/>
        </w:rPr>
        <w:t>Permanecer</w:t>
      </w:r>
      <w:r>
        <w:rPr>
          <w:sz w:val="24"/>
        </w:rPr>
        <w:t xml:space="preserve"> </w:t>
      </w:r>
      <w:r>
        <w:rPr>
          <w:b/>
          <w:bCs/>
          <w:sz w:val="24"/>
          <w:lang w:val="en-US"/>
        </w:rPr>
        <w:t>en</w:t>
      </w:r>
      <w:r>
        <w:rPr>
          <w:sz w:val="24"/>
        </w:rPr>
        <w:t xml:space="preserve"> — оставаться, пребывать где-либо </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 lugar)</w:t>
      </w:r>
    </w:p>
    <w:p>
      <w:pPr>
        <w:pStyle w:val="Normal1"/>
        <w:spacing w:lineRule="auto" w:line="240"/>
        <w:ind w:firstLine="284" w:end="0"/>
        <w:rPr/>
      </w:pPr>
      <w:r>
        <w:rPr>
          <w:sz w:val="24"/>
          <w:lang w:val="en-US"/>
        </w:rPr>
        <w:t>Persistir</w:t>
      </w:r>
      <w:r>
        <w:rPr>
          <w:sz w:val="24"/>
        </w:rPr>
        <w:t xml:space="preserve"> </w:t>
      </w:r>
      <w:r>
        <w:rPr>
          <w:b/>
          <w:bCs/>
          <w:sz w:val="24"/>
          <w:lang w:val="en-US"/>
        </w:rPr>
        <w:t>en</w:t>
      </w:r>
      <w:r>
        <w:rPr>
          <w:sz w:val="24"/>
        </w:rPr>
        <w:t xml:space="preserve"> — быть настойчивым, упорным </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 intento)</w:t>
      </w:r>
    </w:p>
    <w:p>
      <w:pPr>
        <w:pStyle w:val="Normal1"/>
        <w:spacing w:lineRule="auto" w:line="240"/>
        <w:ind w:firstLine="284" w:end="0"/>
        <w:rPr/>
      </w:pPr>
      <w:r>
        <w:rPr>
          <w:sz w:val="24"/>
          <w:lang w:val="en-US"/>
        </w:rPr>
        <w:t>Persuadir</w:t>
      </w:r>
      <w:r>
        <w:rPr>
          <w:sz w:val="24"/>
        </w:rPr>
        <w:t xml:space="preserve"> </w:t>
      </w:r>
      <w:r>
        <w:rPr>
          <w:b/>
          <w:bCs/>
          <w:sz w:val="24"/>
          <w:lang w:val="en-US"/>
        </w:rPr>
        <w:t>a</w:t>
      </w:r>
      <w:r>
        <w:rPr>
          <w:sz w:val="24"/>
        </w:rPr>
        <w:t xml:space="preserve"> + </w:t>
      </w:r>
      <w:r>
        <w:rPr>
          <w:i/>
          <w:iCs/>
          <w:sz w:val="24"/>
          <w:lang w:val="en-US"/>
        </w:rPr>
        <w:t>infinitivo</w:t>
      </w:r>
      <w:r>
        <w:rPr>
          <w:sz w:val="24"/>
        </w:rPr>
        <w:t xml:space="preserve"> — убеждать, уговаривать сделать что-либо </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ir en avión)</w:t>
      </w:r>
    </w:p>
    <w:p>
      <w:pPr>
        <w:pStyle w:val="Normal1"/>
        <w:spacing w:lineRule="auto" w:line="240"/>
        <w:ind w:firstLine="284" w:end="0"/>
        <w:rPr/>
      </w:pPr>
      <w:r>
        <w:rPr>
          <w:sz w:val="24"/>
          <w:lang w:val="en-US"/>
        </w:rPr>
        <w:t>Picarse</w:t>
      </w:r>
      <w:r>
        <w:rPr>
          <w:sz w:val="24"/>
        </w:rPr>
        <w:t xml:space="preserve"> </w:t>
      </w:r>
      <w:r>
        <w:rPr>
          <w:b/>
          <w:bCs/>
          <w:sz w:val="24"/>
          <w:lang w:val="en-US"/>
        </w:rPr>
        <w:t>con</w:t>
      </w:r>
      <w:r>
        <w:rPr>
          <w:b/>
          <w:bCs/>
          <w:sz w:val="24"/>
        </w:rPr>
        <w:t xml:space="preserve"> </w:t>
      </w:r>
      <w:r>
        <w:rPr>
          <w:sz w:val="24"/>
        </w:rPr>
        <w:t xml:space="preserve">— ссориться, сердиться на кого-либо </w:t>
      </w:r>
    </w:p>
    <w:p>
      <w:pPr>
        <w:pStyle w:val="Normal1"/>
        <w:spacing w:lineRule="auto" w:line="240"/>
        <w:ind w:firstLine="284" w:end="0"/>
        <w:rPr/>
      </w:pPr>
      <w:r>
        <w:rPr>
          <w:sz w:val="24"/>
        </w:rPr>
        <w:t xml:space="preserve">                           </w:t>
      </w:r>
      <w:r>
        <w:rPr>
          <w:sz w:val="24"/>
        </w:rPr>
        <w:t xml:space="preserve">(~ </w:t>
      </w:r>
      <w:r>
        <w:rPr>
          <w:i/>
          <w:iCs/>
          <w:sz w:val="24"/>
          <w:lang w:val="en-US"/>
        </w:rPr>
        <w:t>con</w:t>
      </w:r>
      <w:r>
        <w:rPr>
          <w:sz w:val="24"/>
        </w:rPr>
        <w:t xml:space="preserve"> </w:t>
      </w:r>
      <w:r>
        <w:rPr>
          <w:sz w:val="24"/>
          <w:lang w:val="en-US"/>
        </w:rPr>
        <w:t>alguno</w:t>
      </w:r>
      <w:r>
        <w:rPr>
          <w:sz w:val="24"/>
        </w:rPr>
        <w:t>)</w:t>
      </w:r>
    </w:p>
    <w:p>
      <w:pPr>
        <w:pStyle w:val="Normal1"/>
        <w:spacing w:lineRule="auto" w:line="240"/>
        <w:ind w:firstLine="709" w:end="0"/>
        <w:rPr/>
      </w:pPr>
      <w:r>
        <w:rPr>
          <w:b/>
          <w:bCs/>
          <w:sz w:val="24"/>
          <w:lang w:val="en-US"/>
        </w:rPr>
        <w:t>de</w:t>
      </w:r>
      <w:r>
        <w:rPr>
          <w:sz w:val="24"/>
        </w:rPr>
        <w:t xml:space="preserve"> — хвастаться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su coche)</w:t>
      </w:r>
    </w:p>
    <w:p>
      <w:pPr>
        <w:pStyle w:val="Normal1"/>
        <w:spacing w:lineRule="auto" w:line="240"/>
        <w:ind w:firstLine="284" w:end="0"/>
        <w:rPr/>
      </w:pPr>
      <w:r>
        <w:rPr>
          <w:sz w:val="24"/>
          <w:lang w:val="en-US"/>
        </w:rPr>
        <w:t>Pleitear</w:t>
      </w:r>
      <w:r>
        <w:rPr>
          <w:sz w:val="24"/>
        </w:rPr>
        <w:t xml:space="preserve"> </w:t>
      </w:r>
      <w:r>
        <w:rPr>
          <w:b/>
          <w:bCs/>
          <w:sz w:val="24"/>
          <w:lang w:val="en-US"/>
        </w:rPr>
        <w:t>con</w:t>
      </w:r>
      <w:r>
        <w:rPr>
          <w:b/>
          <w:bCs/>
          <w:sz w:val="24"/>
        </w:rPr>
        <w:t xml:space="preserve">, </w:t>
      </w:r>
      <w:r>
        <w:rPr>
          <w:b/>
          <w:bCs/>
          <w:sz w:val="24"/>
          <w:lang w:val="en-US"/>
        </w:rPr>
        <w:t>contra</w:t>
      </w:r>
      <w:r>
        <w:rPr>
          <w:sz w:val="24"/>
        </w:rPr>
        <w:t xml:space="preserve"> — вести процесс, тяжбу против кого-либо </w:t>
      </w:r>
    </w:p>
    <w:p>
      <w:pPr>
        <w:pStyle w:val="Normal1"/>
        <w:spacing w:lineRule="auto" w:line="240"/>
        <w:ind w:firstLine="284" w:end="0"/>
        <w:rPr/>
      </w:pPr>
      <w:r>
        <w:rPr>
          <w:sz w:val="24"/>
        </w:rPr>
        <w:t xml:space="preserve">                           </w:t>
      </w:r>
      <w:r>
        <w:rPr>
          <w:sz w:val="24"/>
          <w:lang w:val="en-US"/>
        </w:rPr>
        <w:t xml:space="preserve">(~ </w:t>
      </w:r>
      <w:r>
        <w:rPr>
          <w:i/>
          <w:iCs/>
          <w:sz w:val="24"/>
          <w:lang w:val="en-US"/>
        </w:rPr>
        <w:t>con, contra</w:t>
      </w:r>
      <w:r>
        <w:rPr>
          <w:sz w:val="24"/>
          <w:lang w:val="en-US"/>
        </w:rPr>
        <w:t xml:space="preserve"> alguno)</w:t>
      </w:r>
    </w:p>
    <w:p>
      <w:pPr>
        <w:pStyle w:val="Normal1"/>
        <w:spacing w:lineRule="auto" w:line="240"/>
        <w:ind w:firstLine="284" w:end="0"/>
        <w:rPr/>
      </w:pPr>
      <w:r>
        <w:rPr>
          <w:sz w:val="24"/>
          <w:lang w:val="en-US"/>
        </w:rPr>
        <w:t>Ponerse</w:t>
      </w:r>
      <w:r>
        <w:rPr>
          <w:sz w:val="24"/>
        </w:rPr>
        <w:t xml:space="preserve"> </w:t>
      </w:r>
      <w:r>
        <w:rPr>
          <w:b/>
          <w:bCs/>
          <w:sz w:val="24"/>
          <w:lang w:val="en-US"/>
        </w:rPr>
        <w:t>a</w:t>
      </w:r>
      <w:r>
        <w:rPr>
          <w:sz w:val="24"/>
        </w:rPr>
        <w:t xml:space="preserve"> + </w:t>
      </w:r>
      <w:r>
        <w:rPr>
          <w:i/>
          <w:iCs/>
          <w:sz w:val="24"/>
          <w:lang w:val="en-US"/>
        </w:rPr>
        <w:t>infinitivo</w:t>
      </w:r>
      <w:r>
        <w:rPr>
          <w:sz w:val="24"/>
        </w:rPr>
        <w:t xml:space="preserve"> — приняться что-либо делать </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componer las frases)</w:t>
      </w:r>
    </w:p>
    <w:p>
      <w:pPr>
        <w:pStyle w:val="Normal1"/>
        <w:spacing w:lineRule="auto" w:line="240"/>
        <w:ind w:firstLine="284" w:end="0"/>
        <w:rPr/>
      </w:pPr>
      <w:r>
        <w:rPr>
          <w:sz w:val="24"/>
          <w:lang w:val="en-US"/>
        </w:rPr>
        <w:t>Preocuparse</w:t>
      </w:r>
      <w:r>
        <w:rPr>
          <w:sz w:val="24"/>
        </w:rPr>
        <w:t xml:space="preserve"> </w:t>
      </w:r>
      <w:r>
        <w:rPr>
          <w:b/>
          <w:bCs/>
          <w:sz w:val="24"/>
          <w:lang w:val="en-US"/>
        </w:rPr>
        <w:t>con</w:t>
      </w:r>
      <w:r>
        <w:rPr>
          <w:b/>
          <w:bCs/>
          <w:sz w:val="24"/>
        </w:rPr>
        <w:t>, ро</w:t>
      </w:r>
      <w:r>
        <w:rPr>
          <w:b/>
          <w:bCs/>
          <w:sz w:val="24"/>
          <w:lang w:val="en-US"/>
        </w:rPr>
        <w:t>r</w:t>
      </w:r>
      <w:r>
        <w:rPr>
          <w:sz w:val="24"/>
        </w:rPr>
        <w:t xml:space="preserve"> — волноваться из-за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 xml:space="preserve">con, </w:t>
      </w:r>
      <w:r>
        <w:rPr>
          <w:i/>
          <w:iCs/>
          <w:sz w:val="24"/>
        </w:rPr>
        <w:t>ро</w:t>
      </w:r>
      <w:r>
        <w:rPr>
          <w:i/>
          <w:iCs/>
          <w:sz w:val="24"/>
          <w:lang w:val="en-US"/>
        </w:rPr>
        <w:t>r</w:t>
      </w:r>
      <w:r>
        <w:rPr>
          <w:sz w:val="24"/>
          <w:lang w:val="en-US"/>
        </w:rPr>
        <w:t xml:space="preserve"> su silencio) </w:t>
      </w:r>
    </w:p>
    <w:p>
      <w:pPr>
        <w:pStyle w:val="Normal1"/>
        <w:spacing w:lineRule="auto" w:line="240"/>
        <w:ind w:firstLine="284" w:end="0"/>
        <w:rPr/>
      </w:pPr>
      <w:r>
        <w:rPr>
          <w:sz w:val="24"/>
          <w:lang w:val="en-US"/>
        </w:rPr>
        <w:t>Presentarse</w:t>
      </w:r>
      <w:r>
        <w:rPr>
          <w:sz w:val="24"/>
        </w:rPr>
        <w:t xml:space="preserve"> </w:t>
      </w:r>
      <w:r>
        <w:rPr>
          <w:b/>
          <w:bCs/>
          <w:sz w:val="24"/>
          <w:lang w:val="en-US"/>
        </w:rPr>
        <w:t>a</w:t>
      </w:r>
      <w:r>
        <w:rPr>
          <w:sz w:val="24"/>
        </w:rPr>
        <w:t xml:space="preserve"> — представляться (начальству и т.п.)</w:t>
      </w:r>
    </w:p>
    <w:p>
      <w:pPr>
        <w:pStyle w:val="Normal1"/>
        <w:spacing w:lineRule="auto" w:line="240"/>
        <w:ind w:firstLine="284" w:end="0"/>
        <w:rPr/>
      </w:pPr>
      <w:r>
        <w:rPr>
          <w:sz w:val="24"/>
        </w:rPr>
        <w:t xml:space="preserve">                            </w:t>
      </w:r>
      <w:r>
        <w:rPr>
          <w:sz w:val="24"/>
        </w:rPr>
        <w:t xml:space="preserve">(~ </w:t>
      </w:r>
      <w:r>
        <w:rPr>
          <w:i/>
          <w:iCs/>
          <w:sz w:val="24"/>
          <w:lang w:val="en-US"/>
        </w:rPr>
        <w:t>al</w:t>
      </w:r>
      <w:r>
        <w:rPr>
          <w:sz w:val="24"/>
        </w:rPr>
        <w:t xml:space="preserve"> </w:t>
      </w:r>
      <w:r>
        <w:rPr>
          <w:sz w:val="24"/>
          <w:lang w:val="en-US"/>
        </w:rPr>
        <w:t>general</w:t>
      </w:r>
      <w:r>
        <w:rPr>
          <w:sz w:val="24"/>
        </w:rPr>
        <w:t>)</w:t>
      </w:r>
    </w:p>
    <w:p>
      <w:pPr>
        <w:pStyle w:val="Normal1"/>
        <w:spacing w:lineRule="auto" w:line="240"/>
        <w:ind w:firstLine="284" w:end="0"/>
        <w:rPr/>
      </w:pPr>
      <w:r>
        <w:rPr>
          <w:sz w:val="24"/>
          <w:lang w:val="en-US"/>
        </w:rPr>
        <w:t>Prevenirse</w:t>
      </w:r>
      <w:r>
        <w:rPr>
          <w:sz w:val="24"/>
        </w:rPr>
        <w:t xml:space="preserve"> </w:t>
      </w:r>
      <w:r>
        <w:rPr>
          <w:b/>
          <w:bCs/>
          <w:sz w:val="24"/>
          <w:lang w:val="en-US"/>
        </w:rPr>
        <w:t>a</w:t>
      </w:r>
      <w:r>
        <w:rPr>
          <w:b/>
          <w:bCs/>
          <w:sz w:val="24"/>
        </w:rPr>
        <w:t xml:space="preserve">, </w:t>
      </w:r>
      <w:r>
        <w:rPr>
          <w:b/>
          <w:bCs/>
          <w:sz w:val="24"/>
          <w:lang w:val="en-US"/>
        </w:rPr>
        <w:t>contra</w:t>
      </w:r>
      <w:r>
        <w:rPr>
          <w:sz w:val="24"/>
        </w:rPr>
        <w:t xml:space="preserve"> — подготовиться, приготовиться к чему-либо, зас</w:t>
        <w:softHyphen/>
        <w:t>траховать себя от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 contra</w:t>
      </w:r>
      <w:r>
        <w:rPr>
          <w:sz w:val="24"/>
          <w:lang w:val="en-US"/>
        </w:rPr>
        <w:t xml:space="preserve"> el peligro) </w:t>
      </w:r>
    </w:p>
    <w:p>
      <w:pPr>
        <w:pStyle w:val="Normal1"/>
        <w:spacing w:lineRule="auto" w:line="240"/>
        <w:ind w:firstLine="709" w:end="0"/>
        <w:rPr/>
      </w:pPr>
      <w:r>
        <w:rPr>
          <w:b/>
          <w:bCs/>
          <w:sz w:val="24"/>
          <w:lang w:val="en-US"/>
        </w:rPr>
        <w:t>de</w:t>
      </w:r>
      <w:r>
        <w:rPr>
          <w:b/>
          <w:bCs/>
          <w:sz w:val="24"/>
        </w:rPr>
        <w:t xml:space="preserve">, </w:t>
      </w:r>
      <w:r>
        <w:rPr>
          <w:b/>
          <w:bCs/>
          <w:sz w:val="24"/>
          <w:lang w:val="en-US"/>
        </w:rPr>
        <w:t>con</w:t>
      </w:r>
      <w:r>
        <w:rPr>
          <w:sz w:val="24"/>
        </w:rPr>
        <w:t xml:space="preserve"> — запастись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 con</w:t>
      </w:r>
      <w:r>
        <w:rPr>
          <w:sz w:val="24"/>
          <w:lang w:val="en-US"/>
        </w:rPr>
        <w:t xml:space="preserve"> lo necesario) </w:t>
      </w:r>
    </w:p>
    <w:p>
      <w:pPr>
        <w:pStyle w:val="Normal1"/>
        <w:spacing w:lineRule="auto" w:line="240"/>
        <w:ind w:firstLine="284" w:end="0"/>
        <w:rPr/>
      </w:pPr>
      <w:r>
        <w:rPr>
          <w:sz w:val="24"/>
          <w:lang w:val="en-US"/>
        </w:rPr>
        <w:t>Principiar</w:t>
      </w:r>
      <w:r>
        <w:rPr>
          <w:sz w:val="24"/>
        </w:rPr>
        <w:t xml:space="preserve"> </w:t>
      </w:r>
      <w:r>
        <w:rPr>
          <w:b/>
          <w:bCs/>
          <w:sz w:val="24"/>
          <w:lang w:val="en-US"/>
        </w:rPr>
        <w:t>con</w:t>
      </w:r>
      <w:r>
        <w:rPr>
          <w:b/>
          <w:bCs/>
          <w:sz w:val="24"/>
        </w:rPr>
        <w:t xml:space="preserve">, </w:t>
      </w:r>
      <w:r>
        <w:rPr>
          <w:b/>
          <w:bCs/>
          <w:sz w:val="24"/>
          <w:lang w:val="en-US"/>
        </w:rPr>
        <w:t>en</w:t>
      </w:r>
      <w:r>
        <w:rPr>
          <w:b/>
          <w:bCs/>
          <w:sz w:val="24"/>
        </w:rPr>
        <w:t>, роr</w:t>
      </w:r>
      <w:r>
        <w:rPr>
          <w:sz w:val="24"/>
        </w:rPr>
        <w:t xml:space="preserve"> — начинать с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en, par</w:t>
      </w:r>
      <w:r>
        <w:rPr>
          <w:sz w:val="24"/>
          <w:lang w:val="en-US"/>
        </w:rPr>
        <w:t xml:space="preserve"> tales palabras) </w:t>
      </w:r>
    </w:p>
    <w:p>
      <w:pPr>
        <w:pStyle w:val="Normal1"/>
        <w:spacing w:lineRule="auto" w:line="240"/>
        <w:ind w:firstLine="284" w:end="0"/>
        <w:rPr/>
      </w:pPr>
      <w:r>
        <w:rPr>
          <w:sz w:val="24"/>
          <w:lang w:val="en-US"/>
        </w:rPr>
        <w:t>Probar</w:t>
      </w:r>
      <w:r>
        <w:rPr>
          <w:sz w:val="24"/>
        </w:rPr>
        <w:t xml:space="preserve"> </w:t>
      </w:r>
      <w:r>
        <w:rPr>
          <w:b/>
          <w:bCs/>
          <w:sz w:val="24"/>
          <w:lang w:val="en-US"/>
        </w:rPr>
        <w:t>a</w:t>
      </w:r>
      <w:r>
        <w:rPr>
          <w:sz w:val="24"/>
        </w:rPr>
        <w:t xml:space="preserve"> + </w:t>
      </w:r>
      <w:r>
        <w:rPr>
          <w:i/>
          <w:iCs/>
          <w:sz w:val="24"/>
          <w:lang w:val="en-US"/>
        </w:rPr>
        <w:t>infinitivo</w:t>
      </w:r>
      <w:r>
        <w:rPr>
          <w:sz w:val="24"/>
        </w:rPr>
        <w:t xml:space="preserve"> — пытаться, пробовать делать что-либо</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w:t>
      </w:r>
      <w:r>
        <w:rPr>
          <w:sz w:val="24"/>
          <w:lang w:val="en-US"/>
        </w:rPr>
        <w:t>saltar</w:t>
      </w:r>
      <w:r>
        <w:rPr>
          <w:sz w:val="24"/>
        </w:rPr>
        <w:t xml:space="preserve">) </w:t>
      </w:r>
    </w:p>
    <w:p>
      <w:pPr>
        <w:pStyle w:val="Normal1"/>
        <w:spacing w:lineRule="auto" w:line="240"/>
        <w:ind w:firstLine="284" w:end="0"/>
        <w:rPr/>
      </w:pPr>
      <w:r>
        <w:rPr>
          <w:sz w:val="24"/>
          <w:lang w:val="en-US"/>
        </w:rPr>
        <w:t>Proceder</w:t>
      </w:r>
      <w:r>
        <w:rPr>
          <w:sz w:val="24"/>
        </w:rPr>
        <w:t xml:space="preserve"> </w:t>
      </w:r>
      <w:r>
        <w:rPr>
          <w:b/>
          <w:bCs/>
          <w:sz w:val="24"/>
          <w:lang w:val="en-US"/>
        </w:rPr>
        <w:t>a</w:t>
      </w:r>
      <w:r>
        <w:rPr>
          <w:sz w:val="24"/>
        </w:rPr>
        <w:t xml:space="preserve"> — приступать к чему-либо, приниматься за что-либо </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 elección) </w:t>
      </w:r>
    </w:p>
    <w:p>
      <w:pPr>
        <w:pStyle w:val="Normal1"/>
        <w:spacing w:lineRule="auto" w:line="240"/>
        <w:ind w:firstLine="284" w:end="0"/>
        <w:rPr/>
      </w:pPr>
      <w:r>
        <w:rPr>
          <w:sz w:val="24"/>
          <w:lang w:val="en-US"/>
        </w:rPr>
        <w:t>Proseguir</w:t>
      </w:r>
      <w:r>
        <w:rPr>
          <w:sz w:val="24"/>
        </w:rPr>
        <w:t xml:space="preserve"> </w:t>
      </w:r>
      <w:r>
        <w:rPr>
          <w:b/>
          <w:bCs/>
          <w:sz w:val="24"/>
          <w:lang w:val="en-US"/>
        </w:rPr>
        <w:t>con</w:t>
      </w:r>
      <w:r>
        <w:rPr>
          <w:b/>
          <w:bCs/>
          <w:sz w:val="24"/>
        </w:rPr>
        <w:t xml:space="preserve">, </w:t>
      </w:r>
      <w:r>
        <w:rPr>
          <w:b/>
          <w:bCs/>
          <w:sz w:val="24"/>
          <w:lang w:val="en-US"/>
        </w:rPr>
        <w:t>en</w:t>
      </w:r>
      <w:r>
        <w:rPr>
          <w:sz w:val="24"/>
        </w:rPr>
        <w:t xml:space="preserve"> — продолжать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en</w:t>
      </w:r>
      <w:r>
        <w:rPr>
          <w:sz w:val="24"/>
          <w:lang w:val="en-US"/>
        </w:rPr>
        <w:t xml:space="preserve"> la tarea) </w:t>
      </w:r>
    </w:p>
    <w:p>
      <w:pPr>
        <w:pStyle w:val="Normal1"/>
        <w:spacing w:lineRule="auto" w:line="240"/>
        <w:ind w:firstLine="284" w:end="0"/>
        <w:rPr/>
      </w:pPr>
      <w:r>
        <w:rPr>
          <w:sz w:val="24"/>
          <w:lang w:val="en-US"/>
        </w:rPr>
        <w:t>Protestar</w:t>
      </w:r>
      <w:r>
        <w:rPr>
          <w:sz w:val="24"/>
        </w:rPr>
        <w:t xml:space="preserve"> </w:t>
      </w:r>
      <w:r>
        <w:rPr>
          <w:b/>
          <w:bCs/>
          <w:sz w:val="24"/>
          <w:lang w:val="en-US"/>
        </w:rPr>
        <w:t>contra</w:t>
      </w:r>
      <w:r>
        <w:rPr>
          <w:sz w:val="24"/>
        </w:rPr>
        <w:t xml:space="preserve"> — возражать, протестовать против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contra</w:t>
      </w:r>
      <w:r>
        <w:rPr>
          <w:sz w:val="24"/>
          <w:lang w:val="en-US"/>
        </w:rPr>
        <w:t xml:space="preserve"> tal injusticia) </w:t>
      </w:r>
    </w:p>
    <w:p>
      <w:pPr>
        <w:pStyle w:val="Normal1"/>
        <w:spacing w:lineRule="auto" w:line="240"/>
        <w:ind w:firstLine="284" w:end="0"/>
        <w:rPr/>
      </w:pPr>
      <w:r>
        <w:rPr>
          <w:sz w:val="24"/>
          <w:lang w:val="en-US"/>
        </w:rPr>
        <w:t>Proveer</w:t>
      </w:r>
      <w:r>
        <w:rPr>
          <w:sz w:val="24"/>
        </w:rPr>
        <w:t xml:space="preserve"> </w:t>
      </w:r>
      <w:r>
        <w:rPr>
          <w:b/>
          <w:bCs/>
          <w:sz w:val="24"/>
          <w:lang w:val="en-US"/>
        </w:rPr>
        <w:t>con</w:t>
      </w:r>
      <w:r>
        <w:rPr>
          <w:b/>
          <w:bCs/>
          <w:sz w:val="24"/>
        </w:rPr>
        <w:t xml:space="preserve">, </w:t>
      </w:r>
      <w:r>
        <w:rPr>
          <w:b/>
          <w:bCs/>
          <w:sz w:val="24"/>
          <w:lang w:val="en-US"/>
        </w:rPr>
        <w:t>de</w:t>
      </w:r>
      <w:r>
        <w:rPr>
          <w:sz w:val="24"/>
        </w:rPr>
        <w:t xml:space="preserve"> — обеспечивать, снабжать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de</w:t>
      </w:r>
      <w:r>
        <w:rPr>
          <w:sz w:val="24"/>
          <w:lang w:val="en-US"/>
        </w:rPr>
        <w:t xml:space="preserve"> víveres) </w:t>
      </w:r>
    </w:p>
    <w:p>
      <w:pPr>
        <w:pStyle w:val="Normal1"/>
        <w:spacing w:lineRule="auto" w:line="240"/>
        <w:ind w:firstLine="284" w:end="0"/>
        <w:rPr/>
      </w:pPr>
      <w:r>
        <w:rPr>
          <w:sz w:val="24"/>
          <w:lang w:val="en-US"/>
        </w:rPr>
        <w:t>Provenir</w:t>
      </w:r>
      <w:r>
        <w:rPr>
          <w:sz w:val="24"/>
        </w:rPr>
        <w:t xml:space="preserve"> </w:t>
      </w:r>
      <w:r>
        <w:rPr>
          <w:b/>
          <w:bCs/>
          <w:sz w:val="24"/>
          <w:lang w:val="en-US"/>
        </w:rPr>
        <w:t>de</w:t>
      </w:r>
      <w:r>
        <w:rPr>
          <w:sz w:val="24"/>
        </w:rPr>
        <w:t xml:space="preserve"> — происходить, вести начало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otra causa) </w:t>
      </w:r>
    </w:p>
    <w:p>
      <w:pPr>
        <w:pStyle w:val="Normal1"/>
        <w:spacing w:lineRule="auto" w:line="240"/>
        <w:ind w:firstLine="284" w:end="0"/>
        <w:rPr/>
      </w:pPr>
      <w:r>
        <w:rPr>
          <w:sz w:val="24"/>
          <w:lang w:val="en-US"/>
        </w:rPr>
        <w:t>Pugnar</w:t>
      </w:r>
      <w:r>
        <w:rPr>
          <w:sz w:val="24"/>
        </w:rPr>
        <w:t xml:space="preserve"> </w:t>
      </w:r>
      <w:r>
        <w:rPr>
          <w:b/>
          <w:bCs/>
          <w:sz w:val="24"/>
          <w:lang w:val="en-US"/>
        </w:rPr>
        <w:t>con</w:t>
      </w:r>
      <w:r>
        <w:rPr>
          <w:b/>
          <w:bCs/>
          <w:sz w:val="24"/>
        </w:rPr>
        <w:t xml:space="preserve">, </w:t>
      </w:r>
      <w:r>
        <w:rPr>
          <w:b/>
          <w:bCs/>
          <w:sz w:val="24"/>
          <w:lang w:val="en-US"/>
        </w:rPr>
        <w:t>contra</w:t>
      </w:r>
      <w:r>
        <w:rPr>
          <w:sz w:val="24"/>
        </w:rPr>
        <w:t xml:space="preserve"> — бороться, сражаться, биться</w:t>
      </w:r>
    </w:p>
    <w:p>
      <w:pPr>
        <w:pStyle w:val="Normal1"/>
        <w:spacing w:lineRule="auto" w:line="240"/>
        <w:ind w:firstLine="284" w:end="0"/>
        <w:rPr/>
      </w:pPr>
      <w:r>
        <w:rPr>
          <w:sz w:val="24"/>
        </w:rPr>
        <w:t xml:space="preserve">                                </w:t>
      </w:r>
      <w:r>
        <w:rPr>
          <w:sz w:val="24"/>
          <w:lang w:val="en-US"/>
        </w:rPr>
        <w:t xml:space="preserve">(~ </w:t>
      </w:r>
      <w:r>
        <w:rPr>
          <w:i/>
          <w:iCs/>
          <w:sz w:val="24"/>
          <w:lang w:val="en-US"/>
        </w:rPr>
        <w:t>con, contra</w:t>
      </w:r>
      <w:r>
        <w:rPr>
          <w:sz w:val="24"/>
          <w:lang w:val="en-US"/>
        </w:rPr>
        <w:t xml:space="preserve"> uno)</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r>
    </w:p>
    <w:p>
      <w:pPr>
        <w:pStyle w:val="FR4"/>
        <w:ind w:firstLine="284" w:end="0"/>
        <w:jc w:val="center"/>
        <w:rPr>
          <w:rFonts w:ascii="Times New Roman" w:hAnsi="Times New Roman" w:cs="Times New Roman"/>
          <w:b/>
          <w:sz w:val="32"/>
        </w:rPr>
      </w:pPr>
      <w:r>
        <w:rPr>
          <w:rFonts w:cs="Times New Roman" w:ascii="Times New Roman" w:hAnsi="Times New Roman"/>
          <w:b/>
          <w:sz w:val="32"/>
          <w:lang w:val="en-US"/>
        </w:rPr>
        <w:t>Q</w:t>
      </w:r>
    </w:p>
    <w:p>
      <w:pPr>
        <w:pStyle w:val="Normal1"/>
        <w:spacing w:lineRule="auto" w:line="240"/>
        <w:ind w:firstLine="284" w:end="0"/>
        <w:rPr/>
      </w:pPr>
      <w:r>
        <w:rPr>
          <w:sz w:val="24"/>
          <w:lang w:val="en-US"/>
        </w:rPr>
        <w:t>Quedar</w:t>
      </w:r>
      <w:r>
        <w:rPr>
          <w:sz w:val="24"/>
        </w:rPr>
        <w:t xml:space="preserve"> </w:t>
      </w:r>
      <w:r>
        <w:rPr>
          <w:b/>
          <w:bCs/>
          <w:sz w:val="24"/>
          <w:lang w:val="en-US"/>
        </w:rPr>
        <w:t>con</w:t>
      </w:r>
      <w:r>
        <w:rPr>
          <w:sz w:val="24"/>
        </w:rPr>
        <w:t xml:space="preserve"> — договориться, условиться с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un amigo) </w:t>
      </w:r>
    </w:p>
    <w:p>
      <w:pPr>
        <w:pStyle w:val="Normal1"/>
        <w:spacing w:lineRule="auto" w:line="240"/>
        <w:ind w:firstLine="709" w:end="0"/>
        <w:rPr/>
      </w:pPr>
      <w:r>
        <w:rPr>
          <w:b/>
          <w:bCs/>
          <w:sz w:val="24"/>
          <w:lang w:val="en-US"/>
        </w:rPr>
        <w:t>en</w:t>
      </w:r>
      <w:r>
        <w:rPr>
          <w:sz w:val="24"/>
        </w:rPr>
        <w:t xml:space="preserve"> — договариваться, условливаться о чем-либо, решать что-либо</w:t>
      </w:r>
    </w:p>
    <w:p>
      <w:pPr>
        <w:pStyle w:val="Normal1"/>
        <w:spacing w:lineRule="auto" w:line="240"/>
        <w:ind w:firstLine="284" w:end="0"/>
        <w:rPr/>
      </w:pPr>
      <w:r>
        <w:rPr>
          <w:sz w:val="24"/>
        </w:rPr>
        <w:t xml:space="preserve">                                 </w:t>
      </w:r>
      <w:r>
        <w:rPr>
          <w:sz w:val="24"/>
          <w:lang w:val="en-US"/>
        </w:rPr>
        <w:t xml:space="preserve">(~ con uno </w:t>
      </w:r>
      <w:r>
        <w:rPr>
          <w:i/>
          <w:iCs/>
          <w:sz w:val="24"/>
          <w:lang w:val="en-US"/>
        </w:rPr>
        <w:t>en</w:t>
      </w:r>
      <w:r>
        <w:rPr>
          <w:sz w:val="24"/>
          <w:lang w:val="en-US"/>
        </w:rPr>
        <w:t xml:space="preserve"> tal </w:t>
      </w:r>
      <w:r>
        <w:rPr>
          <w:sz w:val="24"/>
        </w:rPr>
        <w:t>о</w:t>
      </w:r>
      <w:r>
        <w:rPr>
          <w:sz w:val="24"/>
          <w:lang w:val="en-US"/>
        </w:rPr>
        <w:t xml:space="preserve"> cual cosa) </w:t>
      </w:r>
    </w:p>
    <w:p>
      <w:pPr>
        <w:pStyle w:val="Normal1"/>
        <w:spacing w:lineRule="auto" w:line="240"/>
        <w:ind w:firstLine="284" w:end="0"/>
        <w:rPr/>
      </w:pPr>
      <w:r>
        <w:rPr>
          <w:sz w:val="24"/>
          <w:lang w:val="en-US"/>
        </w:rPr>
        <w:t>Quedarse</w:t>
      </w:r>
      <w:r>
        <w:rPr>
          <w:sz w:val="24"/>
        </w:rPr>
        <w:t xml:space="preserve"> </w:t>
      </w:r>
      <w:r>
        <w:rPr>
          <w:b/>
          <w:bCs/>
          <w:sz w:val="24"/>
          <w:lang w:val="en-US"/>
        </w:rPr>
        <w:t>con</w:t>
      </w:r>
      <w:r>
        <w:rPr>
          <w:sz w:val="24"/>
        </w:rPr>
        <w:t xml:space="preserve"> — присваивать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lo ajeno)</w:t>
      </w:r>
    </w:p>
    <w:p>
      <w:pPr>
        <w:pStyle w:val="Normal1"/>
        <w:spacing w:lineRule="auto" w:line="240"/>
        <w:ind w:firstLine="284" w:end="0"/>
        <w:rPr/>
      </w:pPr>
      <w:r>
        <w:rPr>
          <w:sz w:val="24"/>
          <w:lang w:val="en-US"/>
        </w:rPr>
        <w:t xml:space="preserve">         </w:t>
      </w:r>
      <w:r>
        <w:rPr>
          <w:sz w:val="24"/>
        </w:rPr>
        <w:t>выбрать что-либо, остаться с чем-либо, остановиться на чем-либо</w:t>
      </w:r>
    </w:p>
    <w:p>
      <w:pPr>
        <w:pStyle w:val="Normal1"/>
        <w:spacing w:lineRule="auto" w:line="240"/>
        <w:ind w:firstLine="284" w:end="0"/>
        <w:rPr/>
      </w:pPr>
      <w:r>
        <w:rPr>
          <w:sz w:val="24"/>
        </w:rPr>
        <w:t xml:space="preserve">                                  </w:t>
      </w:r>
      <w:r>
        <w:rPr>
          <w:sz w:val="24"/>
          <w:lang w:val="en-US"/>
        </w:rPr>
        <w:t>(~</w:t>
      </w:r>
      <w:r>
        <w:rPr>
          <w:i/>
          <w:iCs/>
          <w:sz w:val="24"/>
          <w:lang w:val="en-US"/>
        </w:rPr>
        <w:t>con</w:t>
      </w:r>
      <w:r>
        <w:rPr>
          <w:sz w:val="24"/>
          <w:lang w:val="en-US"/>
        </w:rPr>
        <w:t xml:space="preserve"> esta habitación) </w:t>
      </w:r>
    </w:p>
    <w:p>
      <w:pPr>
        <w:pStyle w:val="Normal1"/>
        <w:spacing w:lineRule="auto" w:line="240"/>
        <w:ind w:firstLine="284" w:end="0"/>
        <w:rPr/>
      </w:pPr>
      <w:r>
        <w:rPr>
          <w:sz w:val="24"/>
          <w:lang w:val="en-US"/>
        </w:rPr>
        <w:t>Quejarse</w:t>
      </w:r>
      <w:r>
        <w:rPr>
          <w:sz w:val="24"/>
        </w:rPr>
        <w:t xml:space="preserve"> </w:t>
      </w:r>
      <w:r>
        <w:rPr>
          <w:b/>
          <w:bCs/>
          <w:sz w:val="24"/>
          <w:lang w:val="en-US"/>
        </w:rPr>
        <w:t>de</w:t>
      </w:r>
      <w:r>
        <w:rPr>
          <w:sz w:val="24"/>
        </w:rPr>
        <w:t xml:space="preserve"> — жаловаться, обижаться на кого-либо,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sus parientes) </w:t>
      </w:r>
    </w:p>
    <w:p>
      <w:pPr>
        <w:pStyle w:val="Normal1"/>
        <w:spacing w:lineRule="auto" w:line="240"/>
        <w:ind w:firstLine="284" w:end="0"/>
        <w:rPr>
          <w:sz w:val="24"/>
          <w:lang w:val="en-US"/>
        </w:rPr>
      </w:pPr>
      <w:r>
        <w:rPr>
          <w:sz w:val="24"/>
          <w:lang w:val="en-US"/>
        </w:rPr>
        <w:t xml:space="preserve">Querellarse </w:t>
      </w:r>
      <w:r>
        <w:rPr>
          <w:b/>
          <w:bCs/>
          <w:sz w:val="24"/>
          <w:lang w:val="en-US"/>
        </w:rPr>
        <w:t>contra, de</w:t>
      </w:r>
      <w:r>
        <w:rPr>
          <w:sz w:val="24"/>
          <w:lang w:val="en-US"/>
        </w:rPr>
        <w:t xml:space="preserve"> — </w:t>
      </w:r>
      <w:r>
        <w:rPr>
          <w:sz w:val="24"/>
        </w:rPr>
        <w:t>ссориться</w:t>
      </w:r>
      <w:r>
        <w:rPr>
          <w:sz w:val="24"/>
          <w:lang w:val="en-US"/>
        </w:rPr>
        <w:t xml:space="preserve"> </w:t>
      </w:r>
      <w:r>
        <w:rPr>
          <w:sz w:val="24"/>
        </w:rPr>
        <w:t>с</w:t>
      </w:r>
      <w:r>
        <w:rPr>
          <w:sz w:val="24"/>
          <w:lang w:val="en-US"/>
        </w:rPr>
        <w:t xml:space="preserve"> </w:t>
      </w:r>
      <w:r>
        <w:rPr>
          <w:sz w:val="24"/>
        </w:rPr>
        <w:t>кем</w:t>
      </w:r>
      <w:r>
        <w:rPr>
          <w:sz w:val="24"/>
          <w:lang w:val="en-US"/>
        </w:rPr>
        <w:t>-</w:t>
      </w:r>
      <w:r>
        <w:rPr>
          <w:sz w:val="24"/>
        </w:rPr>
        <w:t>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contra, de</w:t>
      </w:r>
      <w:r>
        <w:rPr>
          <w:sz w:val="24"/>
          <w:lang w:val="en-US"/>
        </w:rPr>
        <w:t xml:space="preserve"> su vecino)</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sz w:val="32"/>
        </w:rPr>
      </w:pPr>
      <w:r>
        <w:rPr>
          <w:b/>
          <w:sz w:val="32"/>
          <w:lang w:val="en-US"/>
        </w:rPr>
        <w:t>R</w:t>
      </w:r>
    </w:p>
    <w:p>
      <w:pPr>
        <w:pStyle w:val="Normal1"/>
        <w:spacing w:lineRule="auto" w:line="240"/>
        <w:ind w:firstLine="284" w:end="0"/>
        <w:rPr/>
      </w:pPr>
      <w:r>
        <w:rPr>
          <w:sz w:val="24"/>
          <w:lang w:val="en-US"/>
        </w:rPr>
        <w:t>Radicar</w:t>
      </w:r>
      <w:r>
        <w:rPr>
          <w:sz w:val="24"/>
        </w:rPr>
        <w:t xml:space="preserve"> </w:t>
      </w:r>
      <w:r>
        <w:rPr>
          <w:b/>
          <w:bCs/>
          <w:sz w:val="24"/>
          <w:lang w:val="en-US"/>
        </w:rPr>
        <w:t>en</w:t>
      </w:r>
      <w:r>
        <w:rPr>
          <w:sz w:val="24"/>
        </w:rPr>
        <w:t xml:space="preserve"> — корениться, заключаться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otra causa) </w:t>
      </w:r>
    </w:p>
    <w:p>
      <w:pPr>
        <w:pStyle w:val="Normal1"/>
        <w:spacing w:lineRule="auto" w:line="240"/>
        <w:ind w:firstLine="284" w:end="0"/>
        <w:rPr/>
      </w:pPr>
      <w:r>
        <w:rPr>
          <w:sz w:val="24"/>
          <w:lang w:val="en-US"/>
        </w:rPr>
        <w:t>Razonar</w:t>
      </w:r>
      <w:r>
        <w:rPr>
          <w:sz w:val="24"/>
        </w:rPr>
        <w:t xml:space="preserve"> </w:t>
      </w:r>
      <w:r>
        <w:rPr>
          <w:b/>
          <w:bCs/>
          <w:sz w:val="24"/>
          <w:lang w:val="en-US"/>
        </w:rPr>
        <w:t>con</w:t>
      </w:r>
      <w:r>
        <w:rPr>
          <w:sz w:val="24"/>
        </w:rPr>
        <w:t xml:space="preserve"> — дискутировать, разговаривать с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un hombre leído) </w:t>
      </w:r>
    </w:p>
    <w:p>
      <w:pPr>
        <w:pStyle w:val="Normal1"/>
        <w:spacing w:lineRule="auto" w:line="240"/>
        <w:ind w:firstLine="709" w:end="0"/>
        <w:rPr/>
      </w:pPr>
      <w:r>
        <w:rPr>
          <w:b/>
          <w:bCs/>
          <w:sz w:val="24"/>
          <w:lang w:val="en-US"/>
        </w:rPr>
        <w:t>sobre</w:t>
      </w:r>
      <w:r>
        <w:rPr>
          <w:sz w:val="24"/>
        </w:rPr>
        <w:t xml:space="preserve"> —рассуждать, судить о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sobre</w:t>
      </w:r>
      <w:r>
        <w:rPr>
          <w:sz w:val="24"/>
          <w:lang w:val="en-US"/>
        </w:rPr>
        <w:t xml:space="preserve"> un punto)</w:t>
      </w:r>
    </w:p>
    <w:p>
      <w:pPr>
        <w:pStyle w:val="Normal1"/>
        <w:spacing w:lineRule="auto" w:line="240"/>
        <w:ind w:firstLine="284" w:end="0"/>
        <w:rPr/>
      </w:pPr>
      <w:r>
        <w:rPr>
          <w:sz w:val="24"/>
          <w:lang w:val="en-US"/>
        </w:rPr>
        <w:t>Rebosar</w:t>
      </w:r>
      <w:r>
        <w:rPr>
          <w:sz w:val="24"/>
        </w:rPr>
        <w:t xml:space="preserve"> </w:t>
      </w:r>
      <w:r>
        <w:rPr>
          <w:b/>
          <w:bCs/>
          <w:sz w:val="24"/>
          <w:lang w:val="en-US"/>
        </w:rPr>
        <w:t>de</w:t>
      </w:r>
      <w:r>
        <w:rPr>
          <w:b/>
          <w:bCs/>
          <w:sz w:val="24"/>
        </w:rPr>
        <w:t xml:space="preserve">, </w:t>
      </w:r>
      <w:r>
        <w:rPr>
          <w:b/>
          <w:bCs/>
          <w:sz w:val="24"/>
          <w:lang w:val="en-US"/>
        </w:rPr>
        <w:t>en</w:t>
      </w:r>
      <w:r>
        <w:rPr>
          <w:sz w:val="24"/>
        </w:rPr>
        <w:t xml:space="preserve"> — быть переполненным, изобиловать </w:t>
      </w:r>
    </w:p>
    <w:p>
      <w:pPr>
        <w:pStyle w:val="Normal1"/>
        <w:spacing w:lineRule="auto" w:line="240"/>
        <w:ind w:firstLine="284" w:end="0"/>
        <w:rPr/>
      </w:pPr>
      <w:r>
        <w:rPr>
          <w:sz w:val="24"/>
        </w:rPr>
        <w:t xml:space="preserve">                               </w:t>
      </w:r>
      <w:r>
        <w:rPr>
          <w:sz w:val="24"/>
          <w:lang w:val="en-US"/>
        </w:rPr>
        <w:t xml:space="preserve">(~ </w:t>
      </w:r>
      <w:r>
        <w:rPr>
          <w:i/>
          <w:iCs/>
          <w:sz w:val="24"/>
          <w:lang w:val="en-US"/>
        </w:rPr>
        <w:t>de, en</w:t>
      </w:r>
      <w:r>
        <w:rPr>
          <w:sz w:val="24"/>
          <w:lang w:val="en-US"/>
        </w:rPr>
        <w:t xml:space="preserve"> alegría)</w:t>
      </w:r>
    </w:p>
    <w:p>
      <w:pPr>
        <w:pStyle w:val="Normal1"/>
        <w:spacing w:lineRule="auto" w:line="240"/>
        <w:ind w:firstLine="284" w:end="0"/>
        <w:rPr/>
      </w:pPr>
      <w:r>
        <w:rPr>
          <w:sz w:val="24"/>
          <w:lang w:val="en-US"/>
        </w:rPr>
        <w:t>Recaer</w:t>
      </w:r>
      <w:r>
        <w:rPr>
          <w:sz w:val="24"/>
        </w:rPr>
        <w:t xml:space="preserve"> </w:t>
      </w:r>
      <w:r>
        <w:rPr>
          <w:b/>
          <w:bCs/>
          <w:sz w:val="24"/>
          <w:lang w:val="en-US"/>
        </w:rPr>
        <w:t>en</w:t>
      </w:r>
      <w:r>
        <w:rPr>
          <w:sz w:val="24"/>
        </w:rPr>
        <w:t xml:space="preserve"> — впасть (в ошибку, заблуждение и т.д.)</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la falta)</w:t>
      </w:r>
    </w:p>
    <w:p>
      <w:pPr>
        <w:pStyle w:val="Normal1"/>
        <w:spacing w:lineRule="auto" w:line="240"/>
        <w:ind w:firstLine="709" w:end="0"/>
        <w:rPr/>
      </w:pPr>
      <w:r>
        <w:rPr>
          <w:b/>
          <w:bCs/>
          <w:sz w:val="24"/>
          <w:lang w:val="en-US"/>
        </w:rPr>
        <w:t>en</w:t>
      </w:r>
      <w:r>
        <w:rPr>
          <w:b/>
          <w:bCs/>
          <w:sz w:val="24"/>
        </w:rPr>
        <w:t xml:space="preserve">, </w:t>
      </w:r>
      <w:r>
        <w:rPr>
          <w:b/>
          <w:bCs/>
          <w:sz w:val="24"/>
          <w:lang w:val="en-US"/>
        </w:rPr>
        <w:t>sobre</w:t>
      </w:r>
      <w:r>
        <w:rPr>
          <w:sz w:val="24"/>
        </w:rPr>
        <w:t xml:space="preserve"> — доставаться на долю кому-либо, падать на кого-либо (об ответственности и т.п.)</w:t>
      </w:r>
    </w:p>
    <w:p>
      <w:pPr>
        <w:pStyle w:val="Normal1"/>
        <w:spacing w:lineRule="auto" w:line="240"/>
        <w:ind w:firstLine="284" w:end="0"/>
        <w:rPr/>
      </w:pPr>
      <w:r>
        <w:rPr>
          <w:sz w:val="24"/>
        </w:rPr>
        <w:t xml:space="preserve">                               </w:t>
      </w:r>
      <w:r>
        <w:rPr>
          <w:sz w:val="24"/>
          <w:lang w:val="en-US"/>
        </w:rPr>
        <w:t xml:space="preserve">(La responsabilidad recae </w:t>
      </w:r>
      <w:r>
        <w:rPr>
          <w:i/>
          <w:iCs/>
          <w:sz w:val="24"/>
          <w:lang w:val="en-US"/>
        </w:rPr>
        <w:t>en, sobre</w:t>
      </w:r>
      <w:r>
        <w:rPr>
          <w:sz w:val="24"/>
          <w:lang w:val="en-US"/>
        </w:rPr>
        <w:t xml:space="preserve"> él.)</w:t>
      </w:r>
    </w:p>
    <w:p>
      <w:pPr>
        <w:pStyle w:val="Normal1"/>
        <w:spacing w:lineRule="auto" w:line="240"/>
        <w:ind w:firstLine="284" w:end="0"/>
        <w:rPr/>
      </w:pPr>
      <w:r>
        <w:rPr>
          <w:sz w:val="24"/>
          <w:lang w:val="en-US"/>
        </w:rPr>
        <w:t>Recobrarse</w:t>
      </w:r>
      <w:r>
        <w:rPr>
          <w:sz w:val="24"/>
        </w:rPr>
        <w:t xml:space="preserve"> </w:t>
      </w:r>
      <w:r>
        <w:rPr>
          <w:b/>
          <w:bCs/>
          <w:sz w:val="24"/>
          <w:lang w:val="en-US"/>
        </w:rPr>
        <w:t>de</w:t>
      </w:r>
      <w:r>
        <w:rPr>
          <w:sz w:val="24"/>
        </w:rPr>
        <w:t xml:space="preserve"> — приходить в себя, окрепнуть, восстановить свои силы после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la enfermedad)</w:t>
      </w:r>
    </w:p>
    <w:p>
      <w:pPr>
        <w:pStyle w:val="Normal1"/>
        <w:spacing w:lineRule="auto" w:line="240"/>
        <w:ind w:firstLine="284" w:end="0"/>
        <w:rPr/>
      </w:pPr>
      <w:r>
        <w:rPr>
          <w:sz w:val="24"/>
          <w:lang w:val="en-US"/>
        </w:rPr>
        <w:t>Recompensar</w:t>
      </w:r>
      <w:r>
        <w:rPr>
          <w:sz w:val="24"/>
        </w:rPr>
        <w:t xml:space="preserve"> </w:t>
      </w:r>
      <w:r>
        <w:rPr>
          <w:b/>
          <w:bCs/>
          <w:sz w:val="24"/>
          <w:lang w:val="en-US"/>
        </w:rPr>
        <w:t>con</w:t>
      </w:r>
      <w:r>
        <w:rPr>
          <w:sz w:val="24"/>
        </w:rPr>
        <w:t xml:space="preserve"> — вознаграждать, компенсировать чем-либо </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un premie)</w:t>
      </w:r>
    </w:p>
    <w:p>
      <w:pPr>
        <w:pStyle w:val="Normal1"/>
        <w:spacing w:lineRule="auto" w:line="240"/>
        <w:ind w:firstLine="284" w:end="0"/>
        <w:rPr/>
      </w:pPr>
      <w:r>
        <w:rPr>
          <w:sz w:val="24"/>
          <w:lang w:val="en-US"/>
        </w:rPr>
        <w:t>Recrearse</w:t>
      </w:r>
      <w:r>
        <w:rPr>
          <w:sz w:val="24"/>
        </w:rPr>
        <w:t xml:space="preserve"> </w:t>
      </w:r>
      <w:r>
        <w:rPr>
          <w:b/>
          <w:bCs/>
          <w:sz w:val="24"/>
          <w:lang w:val="en-US"/>
        </w:rPr>
        <w:t>con</w:t>
      </w:r>
      <w:r>
        <w:rPr>
          <w:b/>
          <w:bCs/>
          <w:sz w:val="24"/>
        </w:rPr>
        <w:t xml:space="preserve">, </w:t>
      </w:r>
      <w:r>
        <w:rPr>
          <w:b/>
          <w:bCs/>
          <w:sz w:val="24"/>
          <w:lang w:val="en-US"/>
        </w:rPr>
        <w:t>en</w:t>
      </w:r>
      <w:r>
        <w:rPr>
          <w:sz w:val="24"/>
        </w:rPr>
        <w:t xml:space="preserve"> — развлекаться чем-либо </w:t>
      </w:r>
    </w:p>
    <w:p>
      <w:pPr>
        <w:pStyle w:val="Normal1"/>
        <w:spacing w:lineRule="auto" w:line="240"/>
        <w:ind w:firstLine="284" w:end="0"/>
        <w:rPr/>
      </w:pPr>
      <w:r>
        <w:rPr>
          <w:sz w:val="24"/>
        </w:rPr>
        <w:t xml:space="preserve">                               </w:t>
      </w:r>
      <w:r>
        <w:rPr>
          <w:sz w:val="24"/>
          <w:lang w:val="en-US"/>
        </w:rPr>
        <w:t xml:space="preserve">(~ </w:t>
      </w:r>
      <w:r>
        <w:rPr>
          <w:i/>
          <w:iCs/>
          <w:sz w:val="24"/>
          <w:lang w:val="en-US"/>
        </w:rPr>
        <w:t>con, en</w:t>
      </w:r>
      <w:r>
        <w:rPr>
          <w:sz w:val="24"/>
          <w:lang w:val="en-US"/>
        </w:rPr>
        <w:t xml:space="preserve"> la lectura)</w:t>
      </w:r>
    </w:p>
    <w:p>
      <w:pPr>
        <w:pStyle w:val="Normal1"/>
        <w:spacing w:lineRule="auto" w:line="240"/>
        <w:ind w:firstLine="284" w:end="0"/>
        <w:rPr/>
      </w:pPr>
      <w:r>
        <w:rPr>
          <w:sz w:val="24"/>
          <w:lang w:val="en-US"/>
        </w:rPr>
        <w:t>Reducir</w:t>
      </w:r>
      <w:r>
        <w:rPr>
          <w:sz w:val="24"/>
        </w:rPr>
        <w:t xml:space="preserve"> </w:t>
      </w:r>
      <w:r>
        <w:rPr>
          <w:b/>
          <w:bCs/>
          <w:sz w:val="24"/>
          <w:lang w:val="en-US"/>
        </w:rPr>
        <w:t>a</w:t>
      </w:r>
      <w:r>
        <w:rPr>
          <w:sz w:val="24"/>
        </w:rPr>
        <w:t xml:space="preserve"> — сокращать, убавлять, урезывать до каких-либо размеров</w:t>
      </w:r>
    </w:p>
    <w:p>
      <w:pPr>
        <w:pStyle w:val="Normal1"/>
        <w:spacing w:lineRule="auto" w:line="240"/>
        <w:ind w:firstLine="284" w:end="0"/>
        <w:rPr/>
      </w:pPr>
      <w:r>
        <w:rPr>
          <w:sz w:val="24"/>
        </w:rPr>
        <w:t xml:space="preserve">                               </w:t>
      </w:r>
      <w:r>
        <w:rPr>
          <w:sz w:val="24"/>
          <w:lang w:val="en-US"/>
        </w:rPr>
        <w:t xml:space="preserve">(~ una cosa </w:t>
      </w:r>
      <w:r>
        <w:rPr>
          <w:i/>
          <w:iCs/>
          <w:sz w:val="24"/>
          <w:lang w:val="en-US"/>
        </w:rPr>
        <w:t>a</w:t>
      </w:r>
      <w:r>
        <w:rPr>
          <w:sz w:val="24"/>
          <w:lang w:val="en-US"/>
        </w:rPr>
        <w:t xml:space="preserve"> la mitad) </w:t>
      </w:r>
    </w:p>
    <w:p>
      <w:pPr>
        <w:pStyle w:val="Normal1"/>
        <w:spacing w:lineRule="auto" w:line="240"/>
        <w:ind w:firstLine="284" w:end="0"/>
        <w:rPr/>
      </w:pPr>
      <w:r>
        <w:rPr>
          <w:sz w:val="24"/>
          <w:lang w:val="en-US"/>
        </w:rPr>
        <w:t>Reducirse</w:t>
      </w:r>
      <w:r>
        <w:rPr>
          <w:sz w:val="24"/>
        </w:rPr>
        <w:t xml:space="preserve"> </w:t>
      </w:r>
      <w:r>
        <w:rPr>
          <w:b/>
          <w:bCs/>
          <w:sz w:val="24"/>
          <w:lang w:val="en-US"/>
        </w:rPr>
        <w:t>en</w:t>
      </w:r>
      <w:r>
        <w:rPr>
          <w:sz w:val="24"/>
        </w:rPr>
        <w:t xml:space="preserve"> — ограничивать себя, урезать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los gastos) </w:t>
      </w:r>
    </w:p>
    <w:p>
      <w:pPr>
        <w:pStyle w:val="Normal1"/>
        <w:spacing w:lineRule="auto" w:line="240"/>
        <w:ind w:firstLine="284" w:end="0"/>
        <w:rPr/>
      </w:pPr>
      <w:r>
        <w:rPr>
          <w:sz w:val="24"/>
          <w:lang w:val="en-US"/>
        </w:rPr>
        <w:t>Reemplazar</w:t>
      </w:r>
      <w:r>
        <w:rPr>
          <w:sz w:val="24"/>
        </w:rPr>
        <w:t xml:space="preserve"> </w:t>
      </w:r>
      <w:r>
        <w:rPr>
          <w:b/>
          <w:bCs/>
          <w:sz w:val="24"/>
          <w:lang w:val="en-US"/>
        </w:rPr>
        <w:t>a</w:t>
      </w:r>
      <w:r>
        <w:rPr>
          <w:b/>
          <w:bCs/>
          <w:sz w:val="24"/>
        </w:rPr>
        <w:t xml:space="preserve"> </w:t>
      </w:r>
      <w:r>
        <w:rPr>
          <w:sz w:val="24"/>
        </w:rPr>
        <w:t>— заменять, замещать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una persona) </w:t>
      </w:r>
    </w:p>
    <w:p>
      <w:pPr>
        <w:pStyle w:val="Normal1"/>
        <w:spacing w:lineRule="auto" w:line="240"/>
        <w:ind w:firstLine="709" w:end="0"/>
        <w:rPr/>
      </w:pPr>
      <w:r>
        <w:rPr>
          <w:b/>
          <w:bCs/>
          <w:sz w:val="24"/>
          <w:lang w:val="en-US"/>
        </w:rPr>
        <w:t>con</w:t>
      </w:r>
      <w:r>
        <w:rPr>
          <w:sz w:val="24"/>
        </w:rPr>
        <w:t xml:space="preserve"> — заменять, замещать кого-либо кем-либо, что-либо чем-либо</w:t>
      </w:r>
    </w:p>
    <w:p>
      <w:pPr>
        <w:pStyle w:val="Normal1"/>
        <w:spacing w:lineRule="auto" w:line="240"/>
        <w:ind w:firstLine="709" w:end="0"/>
        <w:rPr/>
      </w:pPr>
      <w:r>
        <w:rPr>
          <w:sz w:val="24"/>
        </w:rPr>
        <w:t xml:space="preserve">                                 </w:t>
      </w:r>
      <w:r>
        <w:rPr>
          <w:sz w:val="24"/>
          <w:lang w:val="en-US"/>
        </w:rPr>
        <w:t xml:space="preserve">(~ a una persona </w:t>
      </w:r>
      <w:r>
        <w:rPr>
          <w:i/>
          <w:iCs/>
          <w:sz w:val="24"/>
          <w:lang w:val="en-US"/>
        </w:rPr>
        <w:t>con</w:t>
      </w:r>
      <w:r>
        <w:rPr>
          <w:sz w:val="24"/>
          <w:lang w:val="en-US"/>
        </w:rPr>
        <w:t xml:space="preserve"> otra) </w:t>
      </w:r>
    </w:p>
    <w:p>
      <w:pPr>
        <w:pStyle w:val="Normal1"/>
        <w:spacing w:lineRule="auto" w:line="240"/>
        <w:ind w:firstLine="709" w:end="0"/>
        <w:rPr/>
      </w:pPr>
      <w:r>
        <w:rPr>
          <w:b/>
          <w:bCs/>
          <w:sz w:val="24"/>
          <w:lang w:val="en-US"/>
        </w:rPr>
        <w:t>en</w:t>
      </w:r>
      <w:r>
        <w:rPr>
          <w:sz w:val="24"/>
        </w:rPr>
        <w:t xml:space="preserve"> — замещать, заменять где-либо, в чем-либо</w:t>
      </w:r>
    </w:p>
    <w:p>
      <w:pPr>
        <w:pStyle w:val="Normal1"/>
        <w:spacing w:lineRule="auto" w:line="240"/>
        <w:ind w:firstLine="709" w:end="0"/>
        <w:rPr/>
      </w:pPr>
      <w:r>
        <w:rPr>
          <w:sz w:val="24"/>
        </w:rPr>
        <w:t xml:space="preserve">                                  </w:t>
      </w:r>
      <w:r>
        <w:rPr>
          <w:sz w:val="24"/>
          <w:lang w:val="en-US"/>
        </w:rPr>
        <w:t xml:space="preserve">(~ a Pedro </w:t>
      </w:r>
      <w:r>
        <w:rPr>
          <w:i/>
          <w:iCs/>
          <w:sz w:val="24"/>
          <w:lang w:val="en-US"/>
        </w:rPr>
        <w:t>en</w:t>
      </w:r>
      <w:r>
        <w:rPr>
          <w:sz w:val="24"/>
          <w:lang w:val="en-US"/>
        </w:rPr>
        <w:t xml:space="preserve"> su empleo)</w:t>
      </w:r>
    </w:p>
    <w:p>
      <w:pPr>
        <w:pStyle w:val="Normal1"/>
        <w:spacing w:lineRule="auto" w:line="240"/>
        <w:ind w:firstLine="284" w:end="0"/>
        <w:rPr/>
      </w:pPr>
      <w:r>
        <w:rPr>
          <w:sz w:val="24"/>
          <w:lang w:val="en-US"/>
        </w:rPr>
        <w:t xml:space="preserve">Reflexionar </w:t>
      </w:r>
      <w:r>
        <w:rPr>
          <w:b/>
          <w:bCs/>
          <w:sz w:val="24"/>
          <w:lang w:val="en-US"/>
        </w:rPr>
        <w:t>en, sobre</w:t>
      </w:r>
      <w:r>
        <w:rPr>
          <w:sz w:val="24"/>
          <w:lang w:val="en-US"/>
        </w:rPr>
        <w:t xml:space="preserve">— </w:t>
      </w:r>
      <w:r>
        <w:rPr>
          <w:sz w:val="24"/>
        </w:rPr>
        <w:t>размышлять</w:t>
      </w:r>
      <w:r>
        <w:rPr>
          <w:sz w:val="24"/>
          <w:lang w:val="en-US"/>
        </w:rPr>
        <w:t xml:space="preserve">, </w:t>
      </w:r>
      <w:r>
        <w:rPr>
          <w:sz w:val="24"/>
        </w:rPr>
        <w:t>обдумывать</w:t>
      </w:r>
      <w:r>
        <w:rPr>
          <w:sz w:val="24"/>
          <w:lang w:val="en-US"/>
        </w:rPr>
        <w:t xml:space="preserve"> </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en, sobre</w:t>
      </w:r>
      <w:r>
        <w:rPr>
          <w:sz w:val="24"/>
          <w:lang w:val="en-US"/>
        </w:rPr>
        <w:t xml:space="preserve"> una materia)</w:t>
      </w:r>
    </w:p>
    <w:p>
      <w:pPr>
        <w:pStyle w:val="Normal1"/>
        <w:spacing w:lineRule="auto" w:line="240"/>
        <w:ind w:firstLine="284" w:end="0"/>
        <w:rPr/>
      </w:pPr>
      <w:r>
        <w:rPr>
          <w:sz w:val="24"/>
          <w:lang w:val="en-US"/>
        </w:rPr>
        <w:t>Re</w:t>
      </w:r>
      <w:r>
        <w:rPr>
          <w:sz w:val="24"/>
        </w:rPr>
        <w:t>í</w:t>
      </w:r>
      <w:r>
        <w:rPr>
          <w:sz w:val="24"/>
          <w:lang w:val="en-US"/>
        </w:rPr>
        <w:t>rse</w:t>
      </w:r>
      <w:r>
        <w:rPr>
          <w:sz w:val="24"/>
        </w:rPr>
        <w:t xml:space="preserve"> </w:t>
      </w:r>
      <w:r>
        <w:rPr>
          <w:b/>
          <w:bCs/>
          <w:sz w:val="24"/>
          <w:lang w:val="en-US"/>
        </w:rPr>
        <w:t>de</w:t>
      </w:r>
      <w:r>
        <w:rPr>
          <w:sz w:val="24"/>
        </w:rPr>
        <w:t xml:space="preserve"> — смеяться над кем-либо, чем-либо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del</w:t>
      </w:r>
      <w:r>
        <w:rPr>
          <w:sz w:val="24"/>
          <w:lang w:val="en-US"/>
        </w:rPr>
        <w:t xml:space="preserve"> señorito </w:t>
      </w:r>
      <w:r>
        <w:rPr>
          <w:sz w:val="24"/>
        </w:rPr>
        <w:t>у</w:t>
      </w:r>
      <w:r>
        <w:rPr>
          <w:sz w:val="24"/>
          <w:lang w:val="en-US"/>
        </w:rPr>
        <w:t xml:space="preserve"> de su torpeza)</w:t>
      </w:r>
    </w:p>
    <w:p>
      <w:pPr>
        <w:pStyle w:val="Normal1"/>
        <w:spacing w:lineRule="auto" w:line="240"/>
        <w:ind w:firstLine="284" w:end="0"/>
        <w:rPr/>
      </w:pPr>
      <w:r>
        <w:rPr>
          <w:sz w:val="24"/>
          <w:lang w:val="en-US"/>
        </w:rPr>
        <w:t>Remitirse</w:t>
      </w:r>
      <w:r>
        <w:rPr>
          <w:sz w:val="24"/>
        </w:rPr>
        <w:t xml:space="preserve"> </w:t>
      </w:r>
      <w:r>
        <w:rPr>
          <w:b/>
          <w:bCs/>
          <w:sz w:val="24"/>
          <w:lang w:val="en-US"/>
        </w:rPr>
        <w:t>a</w:t>
      </w:r>
      <w:r>
        <w:rPr>
          <w:sz w:val="24"/>
        </w:rPr>
        <w:t xml:space="preserve"> — ссылаться на что-либо, придерживаться чего-либо </w:t>
      </w:r>
    </w:p>
    <w:p>
      <w:pPr>
        <w:pStyle w:val="Normal1"/>
        <w:spacing w:lineRule="auto" w:line="240"/>
        <w:ind w:firstLine="284" w:end="0"/>
        <w:rPr/>
      </w:pPr>
      <w:r>
        <w:rPr>
          <w:sz w:val="24"/>
        </w:rPr>
        <w:t xml:space="preserve">                                 </w:t>
      </w:r>
      <w:r>
        <w:rPr>
          <w:sz w:val="24"/>
        </w:rPr>
        <w:t xml:space="preserve">(~ </w:t>
      </w:r>
      <w:r>
        <w:rPr>
          <w:i/>
          <w:iCs/>
          <w:sz w:val="24"/>
          <w:lang w:val="en-US"/>
        </w:rPr>
        <w:t>al</w:t>
      </w:r>
      <w:r>
        <w:rPr>
          <w:sz w:val="24"/>
        </w:rPr>
        <w:t xml:space="preserve"> </w:t>
      </w:r>
      <w:r>
        <w:rPr>
          <w:sz w:val="24"/>
          <w:lang w:val="en-US"/>
        </w:rPr>
        <w:t>original</w:t>
      </w:r>
      <w:r>
        <w:rPr>
          <w:sz w:val="24"/>
        </w:rPr>
        <w:t>)</w:t>
      </w:r>
    </w:p>
    <w:p>
      <w:pPr>
        <w:pStyle w:val="Normal1"/>
        <w:spacing w:lineRule="auto" w:line="240"/>
        <w:ind w:firstLine="284" w:end="0"/>
        <w:rPr/>
      </w:pPr>
      <w:r>
        <w:rPr>
          <w:sz w:val="24"/>
          <w:lang w:val="en-US"/>
        </w:rPr>
        <w:t>Rendirse</w:t>
      </w:r>
      <w:r>
        <w:rPr>
          <w:sz w:val="24"/>
        </w:rPr>
        <w:t xml:space="preserve"> </w:t>
      </w:r>
      <w:r>
        <w:rPr>
          <w:b/>
          <w:bCs/>
          <w:sz w:val="24"/>
          <w:lang w:val="en-US"/>
        </w:rPr>
        <w:t>a</w:t>
      </w:r>
      <w:r>
        <w:rPr>
          <w:sz w:val="24"/>
        </w:rPr>
        <w:t xml:space="preserve"> — подчиняться кому-либо, чему-либо </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 razón)</w:t>
      </w:r>
    </w:p>
    <w:p>
      <w:pPr>
        <w:pStyle w:val="Normal1"/>
        <w:spacing w:lineRule="auto" w:line="240"/>
        <w:ind w:firstLine="709" w:end="0"/>
        <w:rPr/>
      </w:pPr>
      <w:r>
        <w:rPr>
          <w:b/>
          <w:bCs/>
          <w:sz w:val="24"/>
          <w:lang w:val="en-US"/>
        </w:rPr>
        <w:t>con</w:t>
      </w:r>
      <w:r>
        <w:rPr>
          <w:sz w:val="24"/>
        </w:rPr>
        <w:t xml:space="preserve"> — утомляться, уставать от чего-либо</w:t>
      </w:r>
    </w:p>
    <w:p>
      <w:pPr>
        <w:pStyle w:val="Normal1"/>
        <w:spacing w:lineRule="auto" w:line="240"/>
        <w:ind w:firstLine="709" w:end="0"/>
        <w:rPr/>
      </w:pPr>
      <w:r>
        <w:rPr>
          <w:sz w:val="24"/>
          <w:lang w:val="en-US"/>
        </w:rPr>
        <w:t xml:space="preserve">                                  </w:t>
      </w:r>
      <w:r>
        <w:rPr>
          <w:sz w:val="24"/>
          <w:lang w:val="en-US"/>
        </w:rPr>
        <w:t xml:space="preserve">(~ </w:t>
      </w:r>
      <w:r>
        <w:rPr>
          <w:i/>
          <w:iCs/>
          <w:sz w:val="24"/>
          <w:lang w:val="en-US"/>
        </w:rPr>
        <w:t>con</w:t>
      </w:r>
      <w:r>
        <w:rPr>
          <w:sz w:val="24"/>
          <w:lang w:val="en-US"/>
        </w:rPr>
        <w:t xml:space="preserve"> la carga) </w:t>
      </w:r>
    </w:p>
    <w:p>
      <w:pPr>
        <w:pStyle w:val="Normal1"/>
        <w:spacing w:lineRule="auto" w:line="240"/>
        <w:ind w:firstLine="709" w:end="0"/>
        <w:rPr/>
      </w:pPr>
      <w:r>
        <w:rPr>
          <w:b/>
          <w:bCs/>
          <w:sz w:val="24"/>
          <w:lang w:val="en-US"/>
        </w:rPr>
        <w:t>de</w:t>
      </w:r>
      <w:r>
        <w:rPr>
          <w:sz w:val="24"/>
        </w:rPr>
        <w:t xml:space="preserve"> — изнемогать от чего-либо</w:t>
      </w:r>
    </w:p>
    <w:p>
      <w:pPr>
        <w:pStyle w:val="Normal1"/>
        <w:spacing w:lineRule="auto" w:line="240"/>
        <w:ind w:firstLine="709" w:end="0"/>
        <w:rPr/>
      </w:pPr>
      <w:r>
        <w:rPr>
          <w:sz w:val="24"/>
        </w:rPr>
        <w:t xml:space="preserve">                                </w:t>
      </w:r>
      <w:r>
        <w:rPr>
          <w:sz w:val="24"/>
        </w:rPr>
        <w:t xml:space="preserve">(~ </w:t>
      </w:r>
      <w:r>
        <w:rPr>
          <w:i/>
          <w:iCs/>
          <w:sz w:val="24"/>
          <w:lang w:val="en-US"/>
        </w:rPr>
        <w:t>de</w:t>
      </w:r>
      <w:r>
        <w:rPr>
          <w:sz w:val="24"/>
        </w:rPr>
        <w:t xml:space="preserve"> </w:t>
      </w:r>
      <w:r>
        <w:rPr>
          <w:sz w:val="24"/>
          <w:lang w:val="en-US"/>
        </w:rPr>
        <w:t>fatiga</w:t>
      </w:r>
      <w:r>
        <w:rPr>
          <w:sz w:val="24"/>
        </w:rPr>
        <w:t xml:space="preserve">) </w:t>
      </w:r>
    </w:p>
    <w:p>
      <w:pPr>
        <w:pStyle w:val="Normal1"/>
        <w:spacing w:lineRule="auto" w:line="240"/>
        <w:ind w:firstLine="284" w:end="0"/>
        <w:rPr/>
      </w:pPr>
      <w:r>
        <w:rPr>
          <w:sz w:val="24"/>
          <w:lang w:val="en-US"/>
        </w:rPr>
        <w:t>Reparar</w:t>
      </w:r>
      <w:r>
        <w:rPr>
          <w:sz w:val="24"/>
        </w:rPr>
        <w:t xml:space="preserve"> </w:t>
      </w:r>
      <w:r>
        <w:rPr>
          <w:b/>
          <w:bCs/>
          <w:sz w:val="24"/>
          <w:lang w:val="en-US"/>
        </w:rPr>
        <w:t>en</w:t>
      </w:r>
      <w:r>
        <w:rPr>
          <w:sz w:val="24"/>
        </w:rPr>
        <w:t xml:space="preserve"> — обращать внимание на что-либо, замечать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cualquier cosa) </w:t>
      </w:r>
    </w:p>
    <w:p>
      <w:pPr>
        <w:pStyle w:val="Normal1"/>
        <w:spacing w:lineRule="auto" w:line="240"/>
        <w:ind w:firstLine="284" w:end="0"/>
        <w:rPr/>
      </w:pPr>
      <w:r>
        <w:rPr>
          <w:sz w:val="24"/>
          <w:lang w:val="en-US"/>
        </w:rPr>
        <w:t>Repararse</w:t>
      </w:r>
      <w:r>
        <w:rPr>
          <w:sz w:val="24"/>
        </w:rPr>
        <w:t xml:space="preserve"> </w:t>
      </w:r>
      <w:r>
        <w:rPr>
          <w:b/>
          <w:bCs/>
          <w:sz w:val="24"/>
          <w:lang w:val="en-US"/>
        </w:rPr>
        <w:t>de</w:t>
      </w:r>
      <w:r>
        <w:rPr>
          <w:sz w:val="24"/>
        </w:rPr>
        <w:t xml:space="preserve"> — ремонтироваться, восстанавливаться после чего-либо</w:t>
      </w:r>
    </w:p>
    <w:p>
      <w:pPr>
        <w:pStyle w:val="Normal1"/>
        <w:spacing w:lineRule="auto" w:line="240"/>
        <w:ind w:firstLine="284" w:end="0"/>
        <w:rPr/>
      </w:pPr>
      <w:r>
        <w:rPr>
          <w:sz w:val="24"/>
        </w:rPr>
        <w:t xml:space="preserve">                                  </w:t>
      </w:r>
      <w:r>
        <w:rPr>
          <w:sz w:val="24"/>
        </w:rPr>
        <w:t xml:space="preserve">(~ </w:t>
      </w:r>
      <w:r>
        <w:rPr>
          <w:i/>
          <w:iCs/>
          <w:sz w:val="24"/>
          <w:lang w:val="en-US"/>
        </w:rPr>
        <w:t>del</w:t>
      </w:r>
      <w:r>
        <w:rPr>
          <w:sz w:val="24"/>
        </w:rPr>
        <w:t xml:space="preserve"> </w:t>
      </w:r>
      <w:r>
        <w:rPr>
          <w:sz w:val="24"/>
          <w:lang w:val="en-US"/>
        </w:rPr>
        <w:t>daño</w:t>
      </w:r>
      <w:r>
        <w:rPr>
          <w:sz w:val="24"/>
        </w:rPr>
        <w:t xml:space="preserve">) </w:t>
      </w:r>
    </w:p>
    <w:p>
      <w:pPr>
        <w:pStyle w:val="Normal1"/>
        <w:spacing w:lineRule="auto" w:line="240"/>
        <w:ind w:firstLine="284" w:end="0"/>
        <w:rPr/>
      </w:pPr>
      <w:r>
        <w:rPr>
          <w:sz w:val="24"/>
          <w:lang w:val="en-US"/>
        </w:rPr>
        <w:t>Repartir</w:t>
      </w:r>
      <w:r>
        <w:rPr>
          <w:sz w:val="24"/>
        </w:rPr>
        <w:t xml:space="preserve"> </w:t>
      </w:r>
      <w:r>
        <w:rPr>
          <w:b/>
          <w:bCs/>
          <w:sz w:val="24"/>
        </w:rPr>
        <w:t xml:space="preserve">a, </w:t>
      </w:r>
      <w:r>
        <w:rPr>
          <w:b/>
          <w:bCs/>
          <w:sz w:val="24"/>
          <w:lang w:val="en-US"/>
        </w:rPr>
        <w:t>entre</w:t>
      </w:r>
      <w:r>
        <w:rPr>
          <w:sz w:val="24"/>
        </w:rPr>
        <w:t xml:space="preserve"> — распределять, делить между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a, entre</w:t>
      </w:r>
      <w:r>
        <w:rPr>
          <w:sz w:val="24"/>
          <w:lang w:val="en-US"/>
        </w:rPr>
        <w:t xml:space="preserve"> algunos) </w:t>
      </w:r>
    </w:p>
    <w:p>
      <w:pPr>
        <w:pStyle w:val="Normal1"/>
        <w:spacing w:lineRule="auto" w:line="240"/>
        <w:ind w:firstLine="709" w:end="0"/>
        <w:rPr/>
      </w:pPr>
      <w:r>
        <w:rPr>
          <w:b/>
          <w:bCs/>
          <w:sz w:val="24"/>
          <w:lang w:val="en-US"/>
        </w:rPr>
        <w:t>en</w:t>
      </w:r>
      <w:r>
        <w:rPr>
          <w:sz w:val="24"/>
        </w:rPr>
        <w:t xml:space="preserve"> — разделять, делить на части</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porciones iguales) </w:t>
      </w:r>
    </w:p>
    <w:p>
      <w:pPr>
        <w:pStyle w:val="Normal1"/>
        <w:spacing w:lineRule="auto" w:line="240"/>
        <w:ind w:firstLine="284" w:end="0"/>
        <w:rPr/>
      </w:pPr>
      <w:r>
        <w:rPr>
          <w:sz w:val="24"/>
          <w:lang w:val="en-US"/>
        </w:rPr>
        <w:t>Resignarse</w:t>
      </w:r>
      <w:r>
        <w:rPr>
          <w:sz w:val="24"/>
        </w:rPr>
        <w:t xml:space="preserve"> </w:t>
      </w:r>
      <w:r>
        <w:rPr>
          <w:b/>
          <w:bCs/>
          <w:sz w:val="24"/>
          <w:lang w:val="en-US"/>
        </w:rPr>
        <w:t>a</w:t>
      </w:r>
      <w:r>
        <w:rPr>
          <w:sz w:val="24"/>
        </w:rPr>
        <w:t xml:space="preserve"> — покоряться чему-либо, кому-либо</w:t>
      </w:r>
    </w:p>
    <w:p>
      <w:pPr>
        <w:pStyle w:val="Normal1"/>
        <w:spacing w:lineRule="auto" w:line="240"/>
        <w:ind w:firstLine="426" w:end="0"/>
        <w:rPr/>
      </w:pPr>
      <w:r>
        <w:rPr>
          <w:sz w:val="24"/>
        </w:rPr>
        <w:t xml:space="preserve">                                </w:t>
      </w:r>
      <w:r>
        <w:rPr>
          <w:sz w:val="24"/>
          <w:lang w:val="en-US"/>
        </w:rPr>
        <w:t xml:space="preserve">(~ </w:t>
      </w:r>
      <w:r>
        <w:rPr>
          <w:i/>
          <w:iCs/>
          <w:sz w:val="24"/>
          <w:lang w:val="en-US"/>
        </w:rPr>
        <w:t>al</w:t>
      </w:r>
      <w:r>
        <w:rPr>
          <w:sz w:val="24"/>
          <w:lang w:val="en-US"/>
        </w:rPr>
        <w:t xml:space="preserve"> mal trato) </w:t>
      </w:r>
    </w:p>
    <w:p>
      <w:pPr>
        <w:pStyle w:val="Normal1"/>
        <w:spacing w:lineRule="auto" w:line="240"/>
        <w:ind w:firstLine="709" w:end="0"/>
        <w:rPr/>
      </w:pPr>
      <w:r>
        <w:rPr>
          <w:b/>
          <w:bCs/>
          <w:sz w:val="24"/>
          <w:lang w:val="en-US"/>
        </w:rPr>
        <w:t>con</w:t>
      </w:r>
      <w:r>
        <w:rPr>
          <w:sz w:val="24"/>
        </w:rPr>
        <w:t xml:space="preserve"> — смириться с чем-либо</w:t>
      </w:r>
    </w:p>
    <w:p>
      <w:pPr>
        <w:pStyle w:val="Normal1"/>
        <w:spacing w:lineRule="auto" w:line="240"/>
        <w:ind w:firstLine="284" w:end="0"/>
        <w:rPr/>
      </w:pPr>
      <w:r>
        <w:rPr>
          <w:sz w:val="24"/>
        </w:rPr>
        <w:t xml:space="preserve">                                </w:t>
      </w:r>
      <w:r>
        <w:rPr>
          <w:sz w:val="24"/>
          <w:lang w:val="en-US"/>
        </w:rPr>
        <w:t xml:space="preserve">( ~ </w:t>
      </w:r>
      <w:r>
        <w:rPr>
          <w:i/>
          <w:iCs/>
          <w:sz w:val="24"/>
          <w:lang w:val="en-US"/>
        </w:rPr>
        <w:t>con</w:t>
      </w:r>
      <w:r>
        <w:rPr>
          <w:sz w:val="24"/>
          <w:lang w:val="en-US"/>
        </w:rPr>
        <w:t xml:space="preserve"> su suerte) </w:t>
      </w:r>
    </w:p>
    <w:p>
      <w:pPr>
        <w:pStyle w:val="Normal1"/>
        <w:spacing w:lineRule="auto" w:line="240"/>
        <w:ind w:firstLine="284" w:end="0"/>
        <w:rPr/>
      </w:pPr>
      <w:r>
        <w:rPr>
          <w:sz w:val="24"/>
          <w:lang w:val="en-US"/>
        </w:rPr>
        <w:t>Retroceder</w:t>
      </w:r>
      <w:r>
        <w:rPr>
          <w:sz w:val="24"/>
        </w:rPr>
        <w:t xml:space="preserve"> </w:t>
      </w:r>
      <w:r>
        <w:rPr>
          <w:b/>
          <w:bCs/>
          <w:sz w:val="24"/>
          <w:lang w:val="en-US"/>
        </w:rPr>
        <w:t>a</w:t>
      </w:r>
      <w:r>
        <w:rPr>
          <w:b/>
          <w:bCs/>
          <w:sz w:val="24"/>
        </w:rPr>
        <w:t xml:space="preserve">, </w:t>
      </w:r>
      <w:r>
        <w:rPr>
          <w:b/>
          <w:bCs/>
          <w:sz w:val="24"/>
          <w:lang w:val="en-US"/>
        </w:rPr>
        <w:t>hacia</w:t>
      </w:r>
      <w:r>
        <w:rPr>
          <w:sz w:val="24"/>
        </w:rPr>
        <w:t xml:space="preserve"> — отступать, пятиться, отходить назад</w:t>
      </w:r>
    </w:p>
    <w:p>
      <w:pPr>
        <w:pStyle w:val="Normal1"/>
        <w:spacing w:lineRule="auto" w:line="240"/>
        <w:ind w:firstLine="284" w:end="0"/>
        <w:rPr/>
      </w:pPr>
      <w:r>
        <w:rPr>
          <w:sz w:val="24"/>
        </w:rPr>
        <w:t xml:space="preserve">                                 </w:t>
      </w:r>
      <w:r>
        <w:rPr>
          <w:sz w:val="24"/>
          <w:lang w:val="en-US"/>
        </w:rPr>
        <w:t xml:space="preserve">(~ </w:t>
      </w:r>
      <w:r>
        <w:rPr>
          <w:i/>
          <w:iCs/>
          <w:sz w:val="24"/>
          <w:lang w:val="en-US"/>
        </w:rPr>
        <w:t>a, hacia</w:t>
      </w:r>
      <w:r>
        <w:rPr>
          <w:sz w:val="24"/>
          <w:lang w:val="en-US"/>
        </w:rPr>
        <w:t xml:space="preserve"> una parte) </w:t>
      </w:r>
    </w:p>
    <w:p>
      <w:pPr>
        <w:pStyle w:val="Normal1"/>
        <w:spacing w:lineRule="auto" w:line="240"/>
        <w:ind w:firstLine="284" w:end="0"/>
        <w:rPr/>
      </w:pPr>
      <w:r>
        <w:rPr>
          <w:sz w:val="24"/>
          <w:lang w:val="en-US"/>
        </w:rPr>
        <w:t>Romper</w:t>
      </w:r>
      <w:r>
        <w:rPr>
          <w:sz w:val="24"/>
        </w:rPr>
        <w:t xml:space="preserve"> </w:t>
      </w:r>
      <w:r>
        <w:rPr>
          <w:b/>
          <w:bCs/>
          <w:sz w:val="24"/>
          <w:lang w:val="en-US"/>
        </w:rPr>
        <w:t>a</w:t>
      </w:r>
      <w:r>
        <w:rPr>
          <w:sz w:val="24"/>
        </w:rPr>
        <w:t xml:space="preserve"> + </w:t>
      </w:r>
      <w:r>
        <w:rPr>
          <w:i/>
          <w:iCs/>
          <w:sz w:val="24"/>
        </w:rPr>
        <w:t>infinitivo</w:t>
      </w:r>
      <w:r>
        <w:rPr>
          <w:sz w:val="24"/>
        </w:rPr>
        <w:t xml:space="preserve"> — начинать что-либо делать</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w:t>
      </w:r>
      <w:r>
        <w:rPr>
          <w:sz w:val="24"/>
          <w:lang w:val="en-US"/>
        </w:rPr>
        <w:t>aplaudir</w:t>
      </w:r>
      <w:r>
        <w:rPr>
          <w:sz w:val="24"/>
        </w:rPr>
        <w:t xml:space="preserve">) </w:t>
      </w:r>
    </w:p>
    <w:p>
      <w:pPr>
        <w:pStyle w:val="Normal1"/>
        <w:spacing w:lineRule="auto" w:line="240"/>
        <w:ind w:firstLine="709" w:end="0"/>
        <w:rPr/>
      </w:pPr>
      <w:r>
        <w:rPr>
          <w:b/>
          <w:bCs/>
          <w:sz w:val="24"/>
          <w:lang w:val="en-US"/>
        </w:rPr>
        <w:t>con</w:t>
      </w:r>
      <w:r>
        <w:rPr>
          <w:sz w:val="24"/>
        </w:rPr>
        <w:t xml:space="preserve"> — порвать отношения с кем-либо</w:t>
      </w:r>
    </w:p>
    <w:p>
      <w:pPr>
        <w:pStyle w:val="Normal1"/>
        <w:spacing w:lineRule="auto" w:line="240"/>
        <w:ind w:firstLine="709" w:end="0"/>
        <w:rPr/>
      </w:pPr>
      <w:r>
        <w:rPr>
          <w:sz w:val="24"/>
        </w:rPr>
        <w:t xml:space="preserve">                               </w:t>
      </w:r>
      <w:r>
        <w:rPr>
          <w:sz w:val="24"/>
          <w:lang w:val="en-US"/>
        </w:rPr>
        <w:t xml:space="preserve">(~ </w:t>
      </w:r>
      <w:r>
        <w:rPr>
          <w:i/>
          <w:iCs/>
          <w:sz w:val="24"/>
          <w:lang w:val="en-US"/>
        </w:rPr>
        <w:t>con</w:t>
      </w:r>
      <w:r>
        <w:rPr>
          <w:sz w:val="24"/>
          <w:lang w:val="en-US"/>
        </w:rPr>
        <w:t xml:space="preserve"> un pariente)</w:t>
      </w:r>
    </w:p>
    <w:p>
      <w:pPr>
        <w:pStyle w:val="Normal1"/>
        <w:spacing w:lineRule="auto" w:line="240"/>
        <w:ind w:firstLine="709" w:end="0"/>
        <w:rPr/>
      </w:pPr>
      <w:r>
        <w:rPr>
          <w:b/>
          <w:bCs/>
          <w:sz w:val="24"/>
          <w:lang w:val="en-US"/>
        </w:rPr>
        <w:t>en</w:t>
      </w:r>
      <w:r>
        <w:rPr>
          <w:sz w:val="24"/>
        </w:rPr>
        <w:t xml:space="preserve"> — разразиться (слезами, смехом и т.д.) </w:t>
      </w:r>
    </w:p>
    <w:p>
      <w:pPr>
        <w:pStyle w:val="Normal1"/>
        <w:spacing w:lineRule="auto" w:line="240"/>
        <w:ind w:firstLine="709" w:end="0"/>
        <w:rPr/>
      </w:pPr>
      <w:r>
        <w:rPr>
          <w:sz w:val="24"/>
        </w:rPr>
        <w:t xml:space="preserve">                                </w:t>
      </w:r>
      <w:r>
        <w:rPr>
          <w:sz w:val="24"/>
        </w:rPr>
        <w:t xml:space="preserve">(~ </w:t>
      </w:r>
      <w:r>
        <w:rPr>
          <w:i/>
          <w:iCs/>
          <w:sz w:val="24"/>
          <w:lang w:val="en-US"/>
        </w:rPr>
        <w:t>en</w:t>
      </w:r>
      <w:r>
        <w:rPr>
          <w:sz w:val="24"/>
        </w:rPr>
        <w:t xml:space="preserve"> </w:t>
      </w:r>
      <w:r>
        <w:rPr>
          <w:sz w:val="24"/>
          <w:lang w:val="en-US"/>
        </w:rPr>
        <w:t>llanto</w:t>
      </w:r>
      <w:r>
        <w:rPr>
          <w:sz w:val="24"/>
        </w:rPr>
        <w:t>)</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b/>
          <w:sz w:val="32"/>
        </w:rPr>
      </w:pPr>
      <w:r>
        <w:rPr>
          <w:rFonts w:cs="Times New Roman" w:ascii="Times New Roman" w:hAnsi="Times New Roman"/>
          <w:b/>
          <w:sz w:val="32"/>
          <w:lang w:val="en-US"/>
        </w:rPr>
        <w:t>S</w:t>
      </w:r>
    </w:p>
    <w:p>
      <w:pPr>
        <w:pStyle w:val="Normal1"/>
        <w:spacing w:lineRule="auto" w:line="240"/>
        <w:ind w:firstLine="284" w:end="0"/>
        <w:rPr/>
      </w:pPr>
      <w:r>
        <w:rPr>
          <w:sz w:val="24"/>
          <w:lang w:val="en-US"/>
        </w:rPr>
        <w:t>Salvar</w:t>
      </w:r>
      <w:r>
        <w:rPr>
          <w:sz w:val="24"/>
        </w:rPr>
        <w:t xml:space="preserve"> </w:t>
      </w:r>
      <w:r>
        <w:rPr>
          <w:b/>
          <w:bCs/>
          <w:sz w:val="24"/>
          <w:lang w:val="en-US"/>
        </w:rPr>
        <w:t>de</w:t>
      </w:r>
      <w:r>
        <w:rPr>
          <w:sz w:val="24"/>
        </w:rPr>
        <w:t xml:space="preserve"> — спасать от чего-либо</w:t>
      </w:r>
    </w:p>
    <w:p>
      <w:pPr>
        <w:pStyle w:val="Normal1"/>
        <w:spacing w:lineRule="auto" w:line="240"/>
        <w:ind w:firstLine="284" w:end="0"/>
        <w:rPr/>
      </w:pPr>
      <w:r>
        <w:rPr>
          <w:sz w:val="24"/>
        </w:rPr>
        <w:t xml:space="preserve">                            </w:t>
      </w:r>
      <w:r>
        <w:rPr>
          <w:sz w:val="24"/>
          <w:lang w:val="en-US"/>
        </w:rPr>
        <w:t xml:space="preserve">(~ a uno </w:t>
      </w:r>
      <w:r>
        <w:rPr>
          <w:i/>
          <w:iCs/>
          <w:sz w:val="24"/>
          <w:lang w:val="en-US"/>
        </w:rPr>
        <w:t>del</w:t>
      </w:r>
      <w:r>
        <w:rPr>
          <w:sz w:val="24"/>
          <w:lang w:val="en-US"/>
        </w:rPr>
        <w:t xml:space="preserve"> peligro) </w:t>
      </w:r>
    </w:p>
    <w:p>
      <w:pPr>
        <w:pStyle w:val="Normal1"/>
        <w:spacing w:lineRule="auto" w:line="240"/>
        <w:ind w:firstLine="284" w:end="0"/>
        <w:rPr/>
      </w:pPr>
      <w:r>
        <w:rPr>
          <w:sz w:val="24"/>
          <w:lang w:val="en-US"/>
        </w:rPr>
        <w:t>Semejar</w:t>
      </w:r>
      <w:r>
        <w:rPr>
          <w:sz w:val="24"/>
        </w:rPr>
        <w:t>(</w:t>
      </w:r>
      <w:r>
        <w:rPr>
          <w:sz w:val="24"/>
          <w:lang w:val="en-US"/>
        </w:rPr>
        <w:t>se</w:t>
      </w:r>
      <w:r>
        <w:rPr>
          <w:sz w:val="24"/>
        </w:rPr>
        <w:t xml:space="preserve">) </w:t>
      </w:r>
      <w:r>
        <w:rPr>
          <w:b/>
          <w:bCs/>
          <w:sz w:val="24"/>
          <w:lang w:val="en-US"/>
        </w:rPr>
        <w:t>a</w:t>
      </w:r>
      <w:r>
        <w:rPr>
          <w:sz w:val="24"/>
        </w:rPr>
        <w:t xml:space="preserve"> — быть похожим, походить</w:t>
      </w:r>
    </w:p>
    <w:p>
      <w:pPr>
        <w:pStyle w:val="Normal1"/>
        <w:spacing w:lineRule="auto" w:line="240"/>
        <w:ind w:firstLine="284" w:end="0"/>
        <w:rPr/>
      </w:pPr>
      <w:r>
        <w:rPr>
          <w:sz w:val="24"/>
        </w:rPr>
        <w:t xml:space="preserve">                            </w:t>
      </w:r>
      <w:r>
        <w:rPr>
          <w:sz w:val="24"/>
          <w:lang w:val="en-US"/>
        </w:rPr>
        <w:t xml:space="preserve">(~ una cosa </w:t>
      </w:r>
      <w:r>
        <w:rPr>
          <w:i/>
          <w:iCs/>
          <w:sz w:val="24"/>
          <w:lang w:val="en-US"/>
        </w:rPr>
        <w:t>a</w:t>
      </w:r>
      <w:r>
        <w:rPr>
          <w:sz w:val="24"/>
          <w:lang w:val="en-US"/>
        </w:rPr>
        <w:t xml:space="preserve"> otra)  </w:t>
      </w:r>
    </w:p>
    <w:p>
      <w:pPr>
        <w:pStyle w:val="Normal1"/>
        <w:spacing w:lineRule="auto" w:line="240"/>
        <w:ind w:firstLine="709" w:end="0"/>
        <w:rPr/>
      </w:pPr>
      <w:r>
        <w:rPr>
          <w:b/>
          <w:bCs/>
          <w:sz w:val="24"/>
          <w:lang w:val="en-US"/>
        </w:rPr>
        <w:t>en</w:t>
      </w:r>
      <w:r>
        <w:rPr>
          <w:sz w:val="24"/>
        </w:rPr>
        <w:t xml:space="preserve"> — быть похожим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 modo de hablar) </w:t>
      </w:r>
    </w:p>
    <w:p>
      <w:pPr>
        <w:pStyle w:val="Normal1"/>
        <w:spacing w:lineRule="auto" w:line="240"/>
        <w:ind w:firstLine="284" w:end="0"/>
        <w:rPr/>
      </w:pPr>
      <w:r>
        <w:rPr>
          <w:sz w:val="24"/>
          <w:lang w:val="en-US"/>
        </w:rPr>
        <w:t>Situarse</w:t>
      </w:r>
      <w:r>
        <w:rPr>
          <w:sz w:val="24"/>
        </w:rPr>
        <w:t xml:space="preserve"> </w:t>
      </w:r>
      <w:r>
        <w:rPr>
          <w:b/>
          <w:bCs/>
          <w:sz w:val="24"/>
          <w:lang w:val="en-US"/>
        </w:rPr>
        <w:t>en</w:t>
      </w:r>
      <w:r>
        <w:rPr>
          <w:sz w:val="24"/>
        </w:rPr>
        <w:t xml:space="preserve"> — располагаться, находиться где-либо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una habitación) </w:t>
      </w:r>
    </w:p>
    <w:p>
      <w:pPr>
        <w:pStyle w:val="Normal1"/>
        <w:spacing w:lineRule="auto" w:line="240"/>
        <w:ind w:firstLine="284" w:end="0"/>
        <w:rPr/>
      </w:pPr>
      <w:r>
        <w:rPr>
          <w:sz w:val="24"/>
          <w:lang w:val="en-US"/>
        </w:rPr>
        <w:t>So</w:t>
      </w:r>
      <w:r>
        <w:rPr>
          <w:sz w:val="24"/>
        </w:rPr>
        <w:t>ñ</w:t>
      </w:r>
      <w:r>
        <w:rPr>
          <w:sz w:val="24"/>
          <w:lang w:val="en-US"/>
        </w:rPr>
        <w:t>ar</w:t>
      </w:r>
      <w:r>
        <w:rPr>
          <w:sz w:val="24"/>
        </w:rPr>
        <w:t xml:space="preserve"> </w:t>
      </w:r>
      <w:r>
        <w:rPr>
          <w:b/>
          <w:bCs/>
          <w:sz w:val="24"/>
          <w:lang w:val="en-US"/>
        </w:rPr>
        <w:t>con</w:t>
      </w:r>
      <w:r>
        <w:rPr>
          <w:sz w:val="24"/>
        </w:rPr>
        <w:t xml:space="preserve"> — видеть во сне кого-либо, что-либо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con</w:t>
      </w:r>
      <w:r>
        <w:rPr>
          <w:sz w:val="24"/>
          <w:lang w:val="en-US"/>
        </w:rPr>
        <w:t xml:space="preserve"> los cuadros fantásticos);</w:t>
      </w:r>
    </w:p>
    <w:p>
      <w:pPr>
        <w:pStyle w:val="Normal1"/>
        <w:spacing w:lineRule="auto" w:line="240"/>
        <w:ind w:firstLine="284" w:end="0"/>
        <w:rPr/>
      </w:pPr>
      <w:r>
        <w:rPr>
          <w:sz w:val="24"/>
          <w:lang w:val="en-US"/>
        </w:rPr>
        <w:t xml:space="preserve">                         </w:t>
      </w:r>
      <w:r>
        <w:rPr>
          <w:sz w:val="24"/>
        </w:rPr>
        <w:t>мечтать о ком-либо, о чем-либо</w:t>
      </w:r>
    </w:p>
    <w:p>
      <w:pPr>
        <w:pStyle w:val="Normal1"/>
        <w:spacing w:lineRule="auto" w:line="240"/>
        <w:ind w:firstLine="284" w:end="0"/>
        <w:rPr/>
      </w:pPr>
      <w:r>
        <w:rPr>
          <w:sz w:val="24"/>
        </w:rPr>
        <w:t xml:space="preserve">                            </w:t>
      </w:r>
      <w:r>
        <w:rPr>
          <w:sz w:val="24"/>
        </w:rPr>
        <w:t xml:space="preserve">(~ </w:t>
      </w:r>
      <w:r>
        <w:rPr>
          <w:i/>
          <w:iCs/>
          <w:sz w:val="24"/>
          <w:lang w:val="en-US"/>
        </w:rPr>
        <w:t>con</w:t>
      </w:r>
      <w:r>
        <w:rPr>
          <w:sz w:val="24"/>
        </w:rPr>
        <w:t xml:space="preserve"> </w:t>
      </w:r>
      <w:r>
        <w:rPr>
          <w:sz w:val="24"/>
          <w:lang w:val="en-US"/>
        </w:rPr>
        <w:t>tigo</w:t>
      </w:r>
      <w:r>
        <w:rPr>
          <w:sz w:val="24"/>
        </w:rPr>
        <w:t xml:space="preserve">) </w:t>
      </w:r>
    </w:p>
    <w:p>
      <w:pPr>
        <w:pStyle w:val="Normal1"/>
        <w:spacing w:lineRule="auto" w:line="240"/>
        <w:ind w:firstLine="284" w:end="0"/>
        <w:rPr/>
      </w:pPr>
      <w:r>
        <w:rPr>
          <w:sz w:val="24"/>
          <w:lang w:val="en-US"/>
        </w:rPr>
        <w:t>Sostener</w:t>
      </w:r>
      <w:r>
        <w:rPr>
          <w:sz w:val="24"/>
        </w:rPr>
        <w:t xml:space="preserve"> </w:t>
      </w:r>
      <w:r>
        <w:rPr>
          <w:b/>
          <w:bCs/>
          <w:sz w:val="24"/>
          <w:lang w:val="en-US"/>
        </w:rPr>
        <w:t>con</w:t>
      </w:r>
      <w:r>
        <w:rPr>
          <w:sz w:val="24"/>
        </w:rPr>
        <w:t xml:space="preserve"> — поддерживать, помогать чем-либо</w:t>
      </w:r>
    </w:p>
    <w:p>
      <w:pPr>
        <w:pStyle w:val="Normal1"/>
        <w:spacing w:lineRule="auto" w:line="240"/>
        <w:ind w:firstLine="284" w:end="0"/>
        <w:rPr/>
      </w:pPr>
      <w:r>
        <w:rPr>
          <w:sz w:val="24"/>
        </w:rPr>
        <w:t xml:space="preserve">                            </w:t>
      </w:r>
      <w:r>
        <w:rPr>
          <w:sz w:val="24"/>
          <w:lang w:val="en-US"/>
        </w:rPr>
        <w:t>(~ con consejos)</w:t>
      </w:r>
    </w:p>
    <w:p>
      <w:pPr>
        <w:pStyle w:val="Normal1"/>
        <w:spacing w:lineRule="auto" w:line="240"/>
        <w:ind w:firstLine="284" w:end="0"/>
        <w:rPr>
          <w:sz w:val="24"/>
          <w:lang w:val="en-US"/>
        </w:rPr>
      </w:pPr>
      <w:r>
        <w:rPr>
          <w:sz w:val="24"/>
          <w:lang w:val="en-US"/>
        </w:rPr>
        <w:t xml:space="preserve">Sustituir, </w:t>
      </w:r>
      <w:r>
        <w:rPr>
          <w:sz w:val="24"/>
        </w:rPr>
        <w:t>о</w:t>
      </w:r>
      <w:r>
        <w:rPr>
          <w:sz w:val="24"/>
          <w:lang w:val="en-US"/>
        </w:rPr>
        <w:t xml:space="preserve"> substituir </w:t>
      </w:r>
      <w:r>
        <w:rPr>
          <w:b/>
          <w:bCs/>
          <w:sz w:val="24"/>
          <w:lang w:val="en-US"/>
        </w:rPr>
        <w:t>a</w:t>
      </w:r>
      <w:r>
        <w:rPr>
          <w:sz w:val="24"/>
          <w:lang w:val="en-US"/>
        </w:rPr>
        <w:t xml:space="preserve"> — </w:t>
      </w:r>
      <w:r>
        <w:rPr>
          <w:sz w:val="24"/>
        </w:rPr>
        <w:t>заменять</w:t>
      </w:r>
      <w:r>
        <w:rPr>
          <w:sz w:val="24"/>
          <w:lang w:val="en-US"/>
        </w:rPr>
        <w:t xml:space="preserve"> </w:t>
      </w:r>
      <w:r>
        <w:rPr>
          <w:sz w:val="24"/>
        </w:rPr>
        <w:t>кого</w:t>
      </w:r>
      <w:r>
        <w:rPr>
          <w:sz w:val="24"/>
          <w:lang w:val="en-US"/>
        </w:rPr>
        <w:t>-</w:t>
      </w:r>
      <w:r>
        <w:rPr>
          <w:sz w:val="24"/>
        </w:rPr>
        <w:t>либо</w:t>
      </w:r>
    </w:p>
    <w:p>
      <w:pPr>
        <w:pStyle w:val="Normal1"/>
        <w:spacing w:lineRule="auto" w:line="240"/>
        <w:ind w:firstLine="284" w:end="0"/>
        <w:rPr/>
      </w:pPr>
      <w:r>
        <w:rPr>
          <w:sz w:val="24"/>
          <w:lang w:val="en-US"/>
        </w:rPr>
        <w:t xml:space="preserve">                            </w:t>
      </w:r>
      <w:r>
        <w:rPr>
          <w:sz w:val="24"/>
        </w:rPr>
        <w:t xml:space="preserve">(~ </w:t>
      </w:r>
      <w:r>
        <w:rPr>
          <w:i/>
          <w:iCs/>
          <w:sz w:val="24"/>
        </w:rPr>
        <w:t>а</w:t>
      </w:r>
      <w:r>
        <w:rPr>
          <w:sz w:val="24"/>
        </w:rPr>
        <w:t xml:space="preserve"> uno) </w:t>
      </w:r>
    </w:p>
    <w:p>
      <w:pPr>
        <w:pStyle w:val="Normal1"/>
        <w:spacing w:lineRule="auto" w:line="240"/>
        <w:ind w:firstLine="709" w:end="0"/>
        <w:rPr/>
      </w:pPr>
      <w:r>
        <w:rPr>
          <w:b/>
          <w:bCs/>
          <w:sz w:val="24"/>
          <w:lang w:val="en-US"/>
        </w:rPr>
        <w:t>con</w:t>
      </w:r>
      <w:r>
        <w:rPr>
          <w:sz w:val="24"/>
        </w:rPr>
        <w:t xml:space="preserve"> — заменять чем-либо</w:t>
      </w:r>
    </w:p>
    <w:p>
      <w:pPr>
        <w:pStyle w:val="Normal1"/>
        <w:spacing w:lineRule="auto" w:line="240"/>
        <w:ind w:firstLine="284" w:end="0"/>
        <w:rPr/>
      </w:pPr>
      <w:r>
        <w:rPr>
          <w:sz w:val="24"/>
          <w:lang w:val="en-US"/>
        </w:rPr>
        <w:t xml:space="preserve">                           </w:t>
      </w:r>
      <w:r>
        <w:rPr>
          <w:sz w:val="24"/>
          <w:lang w:val="en-US"/>
        </w:rPr>
        <w:t xml:space="preserve">(~ una cosa </w:t>
      </w:r>
      <w:r>
        <w:rPr>
          <w:i/>
          <w:iCs/>
          <w:sz w:val="24"/>
          <w:lang w:val="en-US"/>
        </w:rPr>
        <w:t>con</w:t>
      </w:r>
      <w:r>
        <w:rPr>
          <w:sz w:val="24"/>
          <w:lang w:val="en-US"/>
        </w:rPr>
        <w:t xml:space="preserve"> otra)</w:t>
      </w:r>
    </w:p>
    <w:p>
      <w:pPr>
        <w:pStyle w:val="Normal1"/>
        <w:spacing w:lineRule="auto" w:line="240"/>
        <w:ind w:firstLine="284" w:end="0"/>
        <w:rPr/>
      </w:pPr>
      <w:r>
        <w:rPr>
          <w:sz w:val="24"/>
          <w:lang w:val="en-US"/>
        </w:rPr>
        <w:t>Suceder</w:t>
      </w:r>
      <w:r>
        <w:rPr>
          <w:sz w:val="24"/>
        </w:rPr>
        <w:t xml:space="preserve"> </w:t>
      </w:r>
      <w:r>
        <w:rPr>
          <w:b/>
          <w:bCs/>
          <w:sz w:val="24"/>
          <w:lang w:val="en-US"/>
        </w:rPr>
        <w:t>a</w:t>
      </w:r>
      <w:r>
        <w:rPr>
          <w:b/>
          <w:bCs/>
          <w:sz w:val="24"/>
        </w:rPr>
        <w:t xml:space="preserve">, </w:t>
      </w:r>
      <w:r>
        <w:rPr>
          <w:b/>
          <w:bCs/>
          <w:sz w:val="24"/>
          <w:lang w:val="en-US"/>
        </w:rPr>
        <w:t>con</w:t>
      </w:r>
      <w:r>
        <w:rPr>
          <w:sz w:val="24"/>
        </w:rPr>
        <w:t xml:space="preserve"> — случаться, происходить с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a, con</w:t>
      </w:r>
      <w:r>
        <w:rPr>
          <w:sz w:val="24"/>
          <w:lang w:val="en-US"/>
        </w:rPr>
        <w:t xml:space="preserve"> Pedro) </w:t>
      </w:r>
    </w:p>
    <w:p>
      <w:pPr>
        <w:pStyle w:val="Normal1"/>
        <w:spacing w:lineRule="auto" w:line="240"/>
        <w:ind w:firstLine="709" w:end="0"/>
        <w:rPr/>
      </w:pPr>
      <w:r>
        <w:rPr>
          <w:b/>
          <w:bCs/>
          <w:sz w:val="24"/>
        </w:rPr>
        <w:t>а</w:t>
      </w:r>
      <w:r>
        <w:rPr>
          <w:sz w:val="24"/>
        </w:rPr>
        <w:t xml:space="preserve"> — следовать, идти по стопам</w:t>
      </w:r>
    </w:p>
    <w:p>
      <w:pPr>
        <w:pStyle w:val="Normal1"/>
        <w:spacing w:lineRule="auto" w:line="240"/>
        <w:ind w:firstLine="709" w:end="0"/>
        <w:rPr/>
      </w:pPr>
      <w:r>
        <w:rPr>
          <w:sz w:val="24"/>
        </w:rPr>
        <w:t xml:space="preserve">                          </w:t>
      </w:r>
      <w:r>
        <w:rPr>
          <w:sz w:val="24"/>
          <w:lang w:val="en-US"/>
        </w:rPr>
        <w:t xml:space="preserve">(~ </w:t>
      </w:r>
      <w:r>
        <w:rPr>
          <w:i/>
          <w:iCs/>
          <w:sz w:val="24"/>
          <w:lang w:val="en-US"/>
        </w:rPr>
        <w:t>a</w:t>
      </w:r>
      <w:r>
        <w:rPr>
          <w:sz w:val="24"/>
          <w:lang w:val="en-US"/>
        </w:rPr>
        <w:t xml:space="preserve"> su maestro) </w:t>
      </w:r>
    </w:p>
    <w:p>
      <w:pPr>
        <w:pStyle w:val="Normal1"/>
        <w:spacing w:lineRule="auto" w:line="240"/>
        <w:ind w:firstLine="709" w:end="0"/>
        <w:rPr/>
      </w:pPr>
      <w:r>
        <w:rPr>
          <w:b/>
          <w:bCs/>
          <w:sz w:val="24"/>
          <w:lang w:val="en-US"/>
        </w:rPr>
        <w:t>en</w:t>
      </w:r>
      <w:r>
        <w:rPr>
          <w:sz w:val="24"/>
        </w:rPr>
        <w:t xml:space="preserve"> — быть преемником кого-либо в чем-либо</w:t>
      </w:r>
    </w:p>
    <w:p>
      <w:pPr>
        <w:pStyle w:val="Normal1"/>
        <w:spacing w:lineRule="auto" w:line="240"/>
        <w:ind w:firstLine="709" w:end="0"/>
        <w:rPr/>
      </w:pPr>
      <w:r>
        <w:rPr>
          <w:sz w:val="24"/>
        </w:rPr>
        <w:t xml:space="preserve">                         </w:t>
      </w:r>
      <w:r>
        <w:rPr>
          <w:sz w:val="24"/>
          <w:lang w:val="en-US"/>
        </w:rPr>
        <w:t xml:space="preserve">(~ a alguno </w:t>
      </w:r>
      <w:r>
        <w:rPr>
          <w:i/>
          <w:iCs/>
          <w:sz w:val="24"/>
          <w:lang w:val="en-US"/>
        </w:rPr>
        <w:t>en</w:t>
      </w:r>
      <w:r>
        <w:rPr>
          <w:sz w:val="24"/>
          <w:lang w:val="en-US"/>
        </w:rPr>
        <w:t xml:space="preserve"> su empleo)</w:t>
      </w:r>
    </w:p>
    <w:p>
      <w:pPr>
        <w:pStyle w:val="Normal1"/>
        <w:spacing w:lineRule="auto" w:line="240"/>
        <w:ind w:firstLine="284" w:end="0"/>
        <w:rPr/>
      </w:pPr>
      <w:r>
        <w:rPr>
          <w:sz w:val="24"/>
          <w:lang w:val="en-US"/>
        </w:rPr>
        <w:t>Suscdbirse</w:t>
      </w:r>
      <w:r>
        <w:rPr>
          <w:sz w:val="24"/>
        </w:rPr>
        <w:t xml:space="preserve">, о </w:t>
      </w:r>
      <w:r>
        <w:rPr>
          <w:sz w:val="24"/>
          <w:lang w:val="en-US"/>
        </w:rPr>
        <w:t>subscribirse</w:t>
      </w:r>
      <w:r>
        <w:rPr>
          <w:sz w:val="24"/>
        </w:rPr>
        <w:t xml:space="preserve"> </w:t>
      </w:r>
      <w:r>
        <w:rPr>
          <w:b/>
          <w:bCs/>
          <w:sz w:val="24"/>
          <w:lang w:val="en-US"/>
        </w:rPr>
        <w:t>a</w:t>
      </w:r>
      <w:r>
        <w:rPr>
          <w:sz w:val="24"/>
        </w:rPr>
        <w:t xml:space="preserve"> — подписаться на газету, журнал </w:t>
      </w:r>
    </w:p>
    <w:p>
      <w:pPr>
        <w:pStyle w:val="Normal1"/>
        <w:spacing w:lineRule="auto" w:line="240"/>
        <w:ind w:firstLine="284" w:end="0"/>
        <w:rPr/>
      </w:pPr>
      <w:r>
        <w:rPr>
          <w:sz w:val="24"/>
        </w:rPr>
        <w:t xml:space="preserve">                           </w:t>
      </w:r>
      <w:r>
        <w:rPr>
          <w:sz w:val="24"/>
        </w:rPr>
        <w:t xml:space="preserve">(~ </w:t>
      </w:r>
      <w:r>
        <w:rPr>
          <w:i/>
          <w:iCs/>
          <w:sz w:val="24"/>
          <w:lang w:val="en-US"/>
        </w:rPr>
        <w:t>al</w:t>
      </w:r>
      <w:r>
        <w:rPr>
          <w:sz w:val="24"/>
        </w:rPr>
        <w:t xml:space="preserve"> </w:t>
      </w:r>
      <w:r>
        <w:rPr>
          <w:sz w:val="24"/>
          <w:lang w:val="en-US"/>
        </w:rPr>
        <w:t>peri</w:t>
      </w:r>
      <w:r>
        <w:rPr>
          <w:sz w:val="24"/>
        </w:rPr>
        <w:t>ó</w:t>
      </w:r>
      <w:r>
        <w:rPr>
          <w:sz w:val="24"/>
          <w:lang w:val="en-US"/>
        </w:rPr>
        <w:t>dico</w:t>
      </w:r>
      <w:r>
        <w:rPr>
          <w:sz w:val="24"/>
        </w:rPr>
        <w:t>)</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b/>
          <w:sz w:val="32"/>
        </w:rPr>
      </w:pPr>
      <w:r>
        <w:rPr>
          <w:rFonts w:cs="Times New Roman" w:ascii="Times New Roman" w:hAnsi="Times New Roman"/>
          <w:b/>
          <w:sz w:val="32"/>
        </w:rPr>
        <w:t>Т</w:t>
      </w:r>
    </w:p>
    <w:p>
      <w:pPr>
        <w:pStyle w:val="Normal1"/>
        <w:spacing w:lineRule="auto" w:line="240"/>
        <w:ind w:firstLine="284" w:end="0"/>
        <w:rPr/>
      </w:pPr>
      <w:r>
        <w:rPr>
          <w:sz w:val="24"/>
          <w:lang w:val="en-US"/>
        </w:rPr>
        <w:t>Tardar</w:t>
      </w:r>
      <w:r>
        <w:rPr>
          <w:sz w:val="24"/>
        </w:rPr>
        <w:t xml:space="preserve"> </w:t>
      </w:r>
      <w:r>
        <w:rPr>
          <w:b/>
          <w:bCs/>
          <w:sz w:val="24"/>
          <w:lang w:val="en-US"/>
        </w:rPr>
        <w:t>en</w:t>
      </w:r>
      <w:r>
        <w:rPr>
          <w:sz w:val="24"/>
        </w:rPr>
        <w:t xml:space="preserve"> — задерживаться, опаздывать, медлить в чем-либо </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venir</w:t>
      </w:r>
      <w:r>
        <w:rPr>
          <w:sz w:val="24"/>
        </w:rPr>
        <w:t>)</w:t>
      </w:r>
    </w:p>
    <w:p>
      <w:pPr>
        <w:pStyle w:val="Normal1"/>
        <w:spacing w:lineRule="auto" w:line="240"/>
        <w:ind w:firstLine="284" w:end="0"/>
        <w:rPr/>
      </w:pPr>
      <w:r>
        <w:rPr>
          <w:sz w:val="24"/>
          <w:lang w:val="en-US"/>
        </w:rPr>
        <w:t>Temblar</w:t>
      </w:r>
      <w:r>
        <w:rPr>
          <w:sz w:val="24"/>
        </w:rPr>
        <w:t xml:space="preserve"> </w:t>
      </w:r>
      <w:r>
        <w:rPr>
          <w:b/>
          <w:bCs/>
          <w:sz w:val="24"/>
          <w:lang w:val="en-US"/>
        </w:rPr>
        <w:t>de</w:t>
      </w:r>
      <w:r>
        <w:rPr>
          <w:sz w:val="24"/>
        </w:rPr>
        <w:t xml:space="preserve"> — трястись, дрожать от чего-либо </w:t>
      </w:r>
    </w:p>
    <w:p>
      <w:pPr>
        <w:pStyle w:val="Normal1"/>
        <w:spacing w:lineRule="auto" w:line="240"/>
        <w:ind w:firstLine="284" w:end="0"/>
        <w:rPr/>
      </w:pPr>
      <w:r>
        <w:rPr>
          <w:sz w:val="24"/>
        </w:rPr>
        <w:t xml:space="preserve">                         </w:t>
      </w:r>
      <w:r>
        <w:rPr>
          <w:sz w:val="24"/>
        </w:rPr>
        <w:t>(~</w:t>
      </w:r>
      <w:r>
        <w:rPr>
          <w:i/>
          <w:iCs/>
          <w:sz w:val="24"/>
          <w:lang w:val="en-US"/>
        </w:rPr>
        <w:t>de</w:t>
      </w:r>
      <w:r>
        <w:rPr>
          <w:sz w:val="24"/>
        </w:rPr>
        <w:t xml:space="preserve"> </w:t>
      </w:r>
      <w:r>
        <w:rPr>
          <w:sz w:val="24"/>
          <w:lang w:val="en-US"/>
        </w:rPr>
        <w:t>frío</w:t>
      </w:r>
      <w:r>
        <w:rPr>
          <w:sz w:val="24"/>
        </w:rPr>
        <w:t>)</w:t>
      </w:r>
    </w:p>
    <w:p>
      <w:pPr>
        <w:pStyle w:val="Normal1"/>
        <w:spacing w:lineRule="auto" w:line="240"/>
        <w:ind w:firstLine="284" w:end="0"/>
        <w:rPr/>
      </w:pPr>
      <w:r>
        <w:rPr>
          <w:sz w:val="24"/>
          <w:lang w:val="en-US"/>
        </w:rPr>
        <w:t>Templarse</w:t>
      </w:r>
      <w:r>
        <w:rPr>
          <w:sz w:val="24"/>
        </w:rPr>
        <w:t xml:space="preserve"> </w:t>
      </w:r>
      <w:r>
        <w:rPr>
          <w:b/>
          <w:bCs/>
          <w:sz w:val="24"/>
          <w:lang w:val="en-US"/>
        </w:rPr>
        <w:t>en</w:t>
      </w:r>
      <w:r>
        <w:rPr>
          <w:sz w:val="24"/>
        </w:rPr>
        <w:t xml:space="preserve"> — сдерживаться в чем-либо </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comer</w:t>
      </w:r>
      <w:r>
        <w:rPr>
          <w:sz w:val="24"/>
        </w:rPr>
        <w:t>)</w:t>
      </w:r>
    </w:p>
    <w:p>
      <w:pPr>
        <w:pStyle w:val="Normal1"/>
        <w:spacing w:lineRule="auto" w:line="240"/>
        <w:ind w:firstLine="284" w:end="0"/>
        <w:rPr/>
      </w:pPr>
      <w:r>
        <w:rPr>
          <w:sz w:val="24"/>
          <w:lang w:val="en-US"/>
        </w:rPr>
        <w:t>Tenerse</w:t>
      </w:r>
      <w:r>
        <w:rPr>
          <w:sz w:val="24"/>
        </w:rPr>
        <w:t xml:space="preserve"> </w:t>
      </w:r>
      <w:r>
        <w:rPr>
          <w:b/>
          <w:bCs/>
          <w:sz w:val="24"/>
        </w:rPr>
        <w:t>роr</w:t>
      </w:r>
      <w:r>
        <w:rPr>
          <w:sz w:val="24"/>
        </w:rPr>
        <w:t xml:space="preserve"> — слыть, считаться кем-либо</w:t>
      </w:r>
    </w:p>
    <w:p>
      <w:pPr>
        <w:pStyle w:val="Normal1"/>
        <w:spacing w:lineRule="auto" w:line="240"/>
        <w:ind w:firstLine="284" w:end="0"/>
        <w:rPr/>
      </w:pPr>
      <w:r>
        <w:rPr>
          <w:sz w:val="24"/>
        </w:rPr>
        <w:t xml:space="preserve">                         </w:t>
      </w:r>
      <w:r>
        <w:rPr>
          <w:sz w:val="24"/>
        </w:rPr>
        <w:t xml:space="preserve">(~ </w:t>
      </w:r>
      <w:r>
        <w:rPr>
          <w:i/>
          <w:iCs/>
          <w:sz w:val="24"/>
        </w:rPr>
        <w:t>ро</w:t>
      </w:r>
      <w:r>
        <w:rPr>
          <w:i/>
          <w:iCs/>
          <w:sz w:val="24"/>
          <w:lang w:val="en-US"/>
        </w:rPr>
        <w:t>r</w:t>
      </w:r>
      <w:r>
        <w:rPr>
          <w:sz w:val="24"/>
        </w:rPr>
        <w:t xml:space="preserve"> </w:t>
      </w:r>
      <w:r>
        <w:rPr>
          <w:sz w:val="24"/>
          <w:lang w:val="en-US"/>
        </w:rPr>
        <w:t>inteligente</w:t>
      </w:r>
      <w:r>
        <w:rPr>
          <w:sz w:val="24"/>
        </w:rPr>
        <w:t xml:space="preserve">) </w:t>
      </w:r>
    </w:p>
    <w:p>
      <w:pPr>
        <w:pStyle w:val="Normal1"/>
        <w:spacing w:lineRule="auto" w:line="240"/>
        <w:ind w:firstLine="284" w:end="0"/>
        <w:rPr/>
      </w:pPr>
      <w:r>
        <w:rPr>
          <w:sz w:val="24"/>
          <w:lang w:val="en-US"/>
        </w:rPr>
        <w:t>Terminar</w:t>
      </w:r>
      <w:r>
        <w:rPr>
          <w:sz w:val="24"/>
        </w:rPr>
        <w:t xml:space="preserve"> </w:t>
      </w:r>
      <w:r>
        <w:rPr>
          <w:b/>
          <w:bCs/>
          <w:sz w:val="24"/>
          <w:lang w:val="en-US"/>
        </w:rPr>
        <w:t>de</w:t>
      </w:r>
      <w:r>
        <w:rPr>
          <w:sz w:val="24"/>
        </w:rPr>
        <w:t xml:space="preserve"> + </w:t>
      </w:r>
      <w:r>
        <w:rPr>
          <w:i/>
          <w:iCs/>
          <w:sz w:val="24"/>
          <w:lang w:val="en-US"/>
        </w:rPr>
        <w:t>infinitivo</w:t>
      </w:r>
      <w:r>
        <w:rPr>
          <w:sz w:val="24"/>
        </w:rPr>
        <w:t xml:space="preserve"> — только что закончить что-либо делать</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hablar</w:t>
      </w:r>
      <w:r>
        <w:rPr>
          <w:sz w:val="24"/>
        </w:rPr>
        <w:t xml:space="preserve">) </w:t>
      </w:r>
    </w:p>
    <w:p>
      <w:pPr>
        <w:pStyle w:val="Normal1"/>
        <w:spacing w:lineRule="auto" w:line="240"/>
        <w:ind w:firstLine="709" w:end="0"/>
        <w:rPr/>
      </w:pPr>
      <w:r>
        <w:rPr>
          <w:b/>
          <w:bCs/>
          <w:sz w:val="24"/>
        </w:rPr>
        <w:t>роr</w:t>
      </w:r>
      <w:r>
        <w:rPr>
          <w:sz w:val="24"/>
        </w:rPr>
        <w:t xml:space="preserve"> + </w:t>
      </w:r>
      <w:r>
        <w:rPr>
          <w:i/>
          <w:iCs/>
          <w:sz w:val="24"/>
          <w:lang w:val="en-US"/>
        </w:rPr>
        <w:t>infinitivo</w:t>
      </w:r>
      <w:r>
        <w:rPr>
          <w:sz w:val="24"/>
        </w:rPr>
        <w:t xml:space="preserve"> — закончить чем-либо</w:t>
      </w:r>
    </w:p>
    <w:p>
      <w:pPr>
        <w:pStyle w:val="Normal1"/>
        <w:spacing w:lineRule="auto" w:line="240"/>
        <w:ind w:firstLine="284" w:end="0"/>
        <w:rPr/>
      </w:pPr>
      <w:r>
        <w:rPr>
          <w:sz w:val="24"/>
        </w:rPr>
        <w:t xml:space="preserve">                        </w:t>
      </w:r>
      <w:r>
        <w:rPr>
          <w:sz w:val="24"/>
        </w:rPr>
        <w:t xml:space="preserve">(~ </w:t>
      </w:r>
      <w:r>
        <w:rPr>
          <w:i/>
          <w:iCs/>
          <w:sz w:val="24"/>
        </w:rPr>
        <w:t>ро</w:t>
      </w:r>
      <w:r>
        <w:rPr>
          <w:i/>
          <w:iCs/>
          <w:sz w:val="24"/>
          <w:lang w:val="en-US"/>
        </w:rPr>
        <w:t>r</w:t>
      </w:r>
      <w:r>
        <w:rPr>
          <w:sz w:val="24"/>
        </w:rPr>
        <w:t xml:space="preserve"> </w:t>
      </w:r>
      <w:r>
        <w:rPr>
          <w:sz w:val="24"/>
          <w:lang w:val="en-US"/>
        </w:rPr>
        <w:t>pedir</w:t>
      </w:r>
      <w:r>
        <w:rPr>
          <w:sz w:val="24"/>
        </w:rPr>
        <w:t xml:space="preserve">) </w:t>
      </w:r>
    </w:p>
    <w:p>
      <w:pPr>
        <w:pStyle w:val="Normal1"/>
        <w:spacing w:lineRule="auto" w:line="240"/>
        <w:ind w:firstLine="284" w:end="0"/>
        <w:rPr/>
      </w:pPr>
      <w:r>
        <w:rPr>
          <w:sz w:val="24"/>
          <w:lang w:val="en-US"/>
        </w:rPr>
        <w:t>Tirar</w:t>
      </w:r>
      <w:r>
        <w:rPr>
          <w:sz w:val="24"/>
        </w:rPr>
        <w:t xml:space="preserve"> </w:t>
      </w:r>
      <w:r>
        <w:rPr>
          <w:b/>
          <w:bCs/>
          <w:sz w:val="24"/>
          <w:lang w:val="en-US"/>
        </w:rPr>
        <w:t>a</w:t>
      </w:r>
      <w:r>
        <w:rPr>
          <w:sz w:val="24"/>
        </w:rPr>
        <w:t xml:space="preserve"> — склоняться, иметь тенденцию, стремиться к чему-либо</w:t>
      </w:r>
    </w:p>
    <w:p>
      <w:pPr>
        <w:pStyle w:val="FR4"/>
        <w:ind w:firstLine="284" w:end="0"/>
        <w:jc w:val="both"/>
        <w:rPr/>
      </w:pPr>
      <w:r>
        <w:rPr>
          <w:rFonts w:cs="Times New Roman" w:ascii="Times New Roman" w:hAnsi="Times New Roman"/>
          <w:sz w:val="24"/>
        </w:rPr>
        <w:t xml:space="preserve">                        </w:t>
      </w:r>
      <w:r>
        <w:rPr>
          <w:rFonts w:cs="Times New Roman" w:ascii="Times New Roman" w:hAnsi="Times New Roman"/>
          <w:sz w:val="24"/>
        </w:rPr>
        <w:t xml:space="preserve">(~ </w:t>
      </w:r>
      <w:r>
        <w:rPr>
          <w:rFonts w:cs="Times New Roman" w:ascii="Times New Roman" w:hAnsi="Times New Roman"/>
          <w:i/>
          <w:iCs/>
          <w:sz w:val="24"/>
          <w:lang w:val="en-US"/>
        </w:rPr>
        <w:t>al</w:t>
      </w:r>
      <w:r>
        <w:rPr>
          <w:rFonts w:cs="Times New Roman" w:ascii="Times New Roman" w:hAnsi="Times New Roman"/>
          <w:sz w:val="24"/>
        </w:rPr>
        <w:t xml:space="preserve"> </w:t>
      </w:r>
      <w:r>
        <w:rPr>
          <w:rFonts w:cs="Times New Roman" w:ascii="Times New Roman" w:hAnsi="Times New Roman"/>
          <w:sz w:val="24"/>
          <w:lang w:val="en-US"/>
        </w:rPr>
        <w:t>vicio</w:t>
      </w:r>
      <w:r>
        <w:rPr>
          <w:rFonts w:cs="Times New Roman" w:ascii="Times New Roman" w:hAnsi="Times New Roman"/>
          <w:sz w:val="24"/>
        </w:rPr>
        <w:t>)</w:t>
      </w:r>
    </w:p>
    <w:p>
      <w:pPr>
        <w:pStyle w:val="Normal1"/>
        <w:spacing w:lineRule="auto" w:line="240"/>
        <w:ind w:firstLine="284" w:end="0"/>
        <w:rPr>
          <w:sz w:val="24"/>
        </w:rPr>
      </w:pPr>
      <w:r>
        <w:rPr>
          <w:sz w:val="24"/>
        </w:rPr>
        <w:t xml:space="preserve">     </w:t>
      </w:r>
      <w:r>
        <w:rPr>
          <w:sz w:val="24"/>
        </w:rPr>
        <w:t>быть схожим, походить</w:t>
      </w:r>
    </w:p>
    <w:p>
      <w:pPr>
        <w:pStyle w:val="Normal1"/>
        <w:spacing w:lineRule="auto" w:line="240"/>
        <w:ind w:firstLine="284" w:end="0"/>
        <w:rPr/>
      </w:pPr>
      <w:r>
        <w:rPr>
          <w:sz w:val="24"/>
        </w:rPr>
        <w:t xml:space="preserve">                         </w:t>
      </w:r>
      <w:r>
        <w:rPr>
          <w:sz w:val="24"/>
          <w:lang w:val="en-US"/>
        </w:rPr>
        <w:t xml:space="preserve">(~ mucho </w:t>
      </w:r>
      <w:r>
        <w:rPr>
          <w:i/>
          <w:iCs/>
          <w:sz w:val="24"/>
          <w:lang w:val="en-US"/>
        </w:rPr>
        <w:t>a</w:t>
      </w:r>
      <w:r>
        <w:rPr>
          <w:sz w:val="24"/>
          <w:lang w:val="en-US"/>
        </w:rPr>
        <w:t xml:space="preserve"> su padre);</w:t>
      </w:r>
    </w:p>
    <w:p>
      <w:pPr>
        <w:pStyle w:val="Normal1"/>
        <w:spacing w:lineRule="auto" w:line="240"/>
        <w:ind w:firstLine="284" w:end="0"/>
        <w:rPr>
          <w:sz w:val="24"/>
          <w:lang w:val="en-US"/>
        </w:rPr>
      </w:pPr>
      <w:r>
        <w:rPr>
          <w:sz w:val="24"/>
          <w:lang w:val="en-US"/>
        </w:rPr>
        <w:t xml:space="preserve">     </w:t>
      </w:r>
      <w:r>
        <w:rPr>
          <w:sz w:val="24"/>
        </w:rPr>
        <w:t>иметь</w:t>
      </w:r>
      <w:r>
        <w:rPr>
          <w:sz w:val="24"/>
          <w:lang w:val="en-US"/>
        </w:rPr>
        <w:t xml:space="preserve"> </w:t>
      </w:r>
      <w:r>
        <w:rPr>
          <w:sz w:val="24"/>
        </w:rPr>
        <w:t>оттенок</w:t>
      </w:r>
    </w:p>
    <w:p>
      <w:pPr>
        <w:pStyle w:val="Normal1"/>
        <w:spacing w:lineRule="auto" w:line="240"/>
        <w:ind w:firstLine="284" w:end="0"/>
        <w:rPr/>
      </w:pPr>
      <w:r>
        <w:rPr>
          <w:sz w:val="24"/>
          <w:lang w:val="en-US"/>
        </w:rPr>
        <w:t xml:space="preserve">                        </w:t>
      </w:r>
      <w:r>
        <w:rPr>
          <w:sz w:val="24"/>
          <w:lang w:val="en-US"/>
        </w:rPr>
        <w:t xml:space="preserve">(El traje tira </w:t>
      </w:r>
      <w:r>
        <w:rPr>
          <w:i/>
          <w:iCs/>
          <w:sz w:val="24"/>
          <w:lang w:val="en-US"/>
        </w:rPr>
        <w:t>a</w:t>
      </w:r>
      <w:r>
        <w:rPr>
          <w:sz w:val="24"/>
          <w:lang w:val="en-US"/>
        </w:rPr>
        <w:t xml:space="preserve"> marrón.) </w:t>
      </w:r>
    </w:p>
    <w:p>
      <w:pPr>
        <w:pStyle w:val="Normal1"/>
        <w:spacing w:lineRule="auto" w:line="240"/>
        <w:ind w:firstLine="709" w:end="0"/>
        <w:rPr/>
      </w:pPr>
      <w:r>
        <w:rPr>
          <w:b/>
          <w:bCs/>
          <w:sz w:val="24"/>
          <w:lang w:val="en-US"/>
        </w:rPr>
        <w:t>de</w:t>
      </w:r>
      <w:r>
        <w:rPr>
          <w:sz w:val="24"/>
        </w:rPr>
        <w:t xml:space="preserve"> — тянуть, теребить за что-либо</w:t>
      </w:r>
    </w:p>
    <w:p>
      <w:pPr>
        <w:pStyle w:val="Normal1"/>
        <w:spacing w:lineRule="auto" w:line="240"/>
        <w:ind w:firstLine="284" w:end="0"/>
        <w:rPr/>
      </w:pPr>
      <w:r>
        <w:rPr>
          <w:sz w:val="24"/>
        </w:rPr>
        <w:t xml:space="preserve">                       </w:t>
      </w:r>
      <w:r>
        <w:rPr>
          <w:sz w:val="24"/>
          <w:lang w:val="en-US"/>
        </w:rPr>
        <w:t>(~</w:t>
      </w:r>
      <w:r>
        <w:rPr>
          <w:i/>
          <w:iCs/>
          <w:sz w:val="24"/>
          <w:lang w:val="en-US"/>
        </w:rPr>
        <w:t>de</w:t>
      </w:r>
      <w:r>
        <w:rPr>
          <w:sz w:val="24"/>
          <w:lang w:val="en-US"/>
        </w:rPr>
        <w:t xml:space="preserve"> la falda) </w:t>
      </w:r>
    </w:p>
    <w:p>
      <w:pPr>
        <w:pStyle w:val="Normal1"/>
        <w:spacing w:lineRule="auto" w:line="240"/>
        <w:ind w:firstLine="284" w:end="0"/>
        <w:rPr/>
      </w:pPr>
      <w:r>
        <w:rPr>
          <w:sz w:val="24"/>
          <w:lang w:val="en-US"/>
        </w:rPr>
        <w:t>Tomar</w:t>
      </w:r>
      <w:r>
        <w:rPr>
          <w:sz w:val="24"/>
        </w:rPr>
        <w:t xml:space="preserve"> </w:t>
      </w:r>
      <w:r>
        <w:rPr>
          <w:b/>
          <w:bCs/>
          <w:sz w:val="24"/>
          <w:lang w:val="en-US"/>
        </w:rPr>
        <w:t>hacia</w:t>
      </w:r>
      <w:r>
        <w:rPr>
          <w:b/>
          <w:bCs/>
          <w:sz w:val="24"/>
        </w:rPr>
        <w:t xml:space="preserve">, </w:t>
      </w:r>
      <w:r>
        <w:rPr>
          <w:b/>
          <w:bCs/>
          <w:sz w:val="24"/>
          <w:lang w:val="en-US"/>
        </w:rPr>
        <w:t>a</w:t>
      </w:r>
      <w:r>
        <w:rPr>
          <w:sz w:val="24"/>
        </w:rPr>
        <w:t xml:space="preserve"> — пойти в каком-либо направлении, по направлению куда-либо, к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hacia</w:t>
      </w:r>
      <w:r>
        <w:rPr>
          <w:sz w:val="24"/>
          <w:lang w:val="en-US"/>
        </w:rPr>
        <w:t xml:space="preserve"> la estación)</w:t>
      </w:r>
    </w:p>
    <w:p>
      <w:pPr>
        <w:pStyle w:val="Normal1"/>
        <w:spacing w:lineRule="auto" w:line="240"/>
        <w:ind w:firstLine="709" w:end="0"/>
        <w:rPr/>
      </w:pPr>
      <w:r>
        <w:rPr>
          <w:b/>
          <w:bCs/>
          <w:sz w:val="24"/>
        </w:rPr>
        <w:t>роr</w:t>
      </w:r>
      <w:r>
        <w:rPr>
          <w:sz w:val="24"/>
        </w:rPr>
        <w:t xml:space="preserve"> — принимать за кого-либо, за что-либо </w:t>
      </w:r>
    </w:p>
    <w:p>
      <w:pPr>
        <w:pStyle w:val="Normal1"/>
        <w:spacing w:lineRule="auto" w:line="240"/>
        <w:ind w:firstLine="284"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sabio, </w:t>
      </w:r>
      <w:r>
        <w:rPr>
          <w:i/>
          <w:iCs/>
          <w:sz w:val="24"/>
        </w:rPr>
        <w:t>ро</w:t>
      </w:r>
      <w:r>
        <w:rPr>
          <w:i/>
          <w:iCs/>
          <w:sz w:val="24"/>
          <w:lang w:val="en-US"/>
        </w:rPr>
        <w:t>r</w:t>
      </w:r>
      <w:r>
        <w:rPr>
          <w:sz w:val="24"/>
          <w:lang w:val="en-US"/>
        </w:rPr>
        <w:t xml:space="preserve"> ofensa)</w:t>
      </w:r>
    </w:p>
    <w:p>
      <w:pPr>
        <w:pStyle w:val="Normal1"/>
        <w:spacing w:lineRule="auto" w:line="240"/>
        <w:ind w:firstLine="284" w:end="0"/>
        <w:rPr/>
      </w:pPr>
      <w:r>
        <w:rPr>
          <w:sz w:val="24"/>
          <w:lang w:val="en-US"/>
        </w:rPr>
        <w:t>Trabajar</w:t>
      </w:r>
      <w:r>
        <w:rPr>
          <w:sz w:val="24"/>
        </w:rPr>
        <w:t xml:space="preserve"> </w:t>
      </w:r>
      <w:r>
        <w:rPr>
          <w:b/>
          <w:bCs/>
          <w:sz w:val="24"/>
          <w:lang w:val="en-US"/>
        </w:rPr>
        <w:t>de</w:t>
      </w:r>
      <w:r>
        <w:rPr>
          <w:sz w:val="24"/>
        </w:rPr>
        <w:t xml:space="preserve"> — работать в качестве кого-либо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m</w:t>
      </w:r>
      <w:r>
        <w:rPr>
          <w:sz w:val="24"/>
        </w:rPr>
        <w:t>é</w:t>
      </w:r>
      <w:r>
        <w:rPr>
          <w:sz w:val="24"/>
          <w:lang w:val="en-US"/>
        </w:rPr>
        <w:t>dico</w:t>
      </w:r>
      <w:r>
        <w:rPr>
          <w:sz w:val="24"/>
        </w:rPr>
        <w:t xml:space="preserve">) </w:t>
      </w:r>
    </w:p>
    <w:p>
      <w:pPr>
        <w:pStyle w:val="Normal1"/>
        <w:spacing w:lineRule="auto" w:line="240"/>
        <w:ind w:firstLine="709" w:end="0"/>
        <w:rPr/>
      </w:pPr>
      <w:r>
        <w:rPr>
          <w:b/>
          <w:bCs/>
          <w:sz w:val="24"/>
          <w:lang w:val="en-US"/>
        </w:rPr>
        <w:t>en</w:t>
      </w:r>
      <w:r>
        <w:rPr>
          <w:sz w:val="24"/>
        </w:rPr>
        <w:t xml:space="preserve"> — работать над чем-либо, работать в какой-либо области науки</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Medicina</w:t>
      </w:r>
      <w:r>
        <w:rPr>
          <w:sz w:val="24"/>
        </w:rPr>
        <w:t xml:space="preserve">) </w:t>
      </w:r>
    </w:p>
    <w:p>
      <w:pPr>
        <w:pStyle w:val="Normal1"/>
        <w:spacing w:lineRule="auto" w:line="240"/>
        <w:ind w:firstLine="284" w:end="0"/>
        <w:rPr/>
      </w:pPr>
      <w:r>
        <w:rPr>
          <w:sz w:val="24"/>
          <w:lang w:val="en-US"/>
        </w:rPr>
        <w:t>Traducir</w:t>
      </w:r>
      <w:r>
        <w:rPr>
          <w:sz w:val="24"/>
        </w:rPr>
        <w:t xml:space="preserve"> </w:t>
      </w:r>
      <w:r>
        <w:rPr>
          <w:b/>
          <w:bCs/>
          <w:sz w:val="24"/>
          <w:lang w:val="en-US"/>
        </w:rPr>
        <w:t>a</w:t>
      </w:r>
      <w:r>
        <w:rPr>
          <w:b/>
          <w:bCs/>
          <w:sz w:val="24"/>
        </w:rPr>
        <w:t xml:space="preserve">, </w:t>
      </w:r>
      <w:r>
        <w:rPr>
          <w:b/>
          <w:bCs/>
          <w:sz w:val="24"/>
          <w:lang w:val="en-US"/>
        </w:rPr>
        <w:t>en</w:t>
      </w:r>
      <w:r>
        <w:rPr>
          <w:sz w:val="24"/>
        </w:rPr>
        <w:t xml:space="preserve"> — переводить на какой-либо язык</w:t>
      </w:r>
    </w:p>
    <w:p>
      <w:pPr>
        <w:pStyle w:val="Normal1"/>
        <w:spacing w:lineRule="auto" w:line="240"/>
        <w:ind w:firstLine="284" w:end="0"/>
        <w:rPr/>
      </w:pPr>
      <w:r>
        <w:rPr>
          <w:sz w:val="24"/>
        </w:rPr>
        <w:t xml:space="preserve">                        </w:t>
      </w:r>
      <w:r>
        <w:rPr>
          <w:sz w:val="24"/>
          <w:lang w:val="en-US"/>
        </w:rPr>
        <w:t xml:space="preserve">(~ </w:t>
      </w:r>
      <w:r>
        <w:rPr>
          <w:i/>
          <w:iCs/>
          <w:sz w:val="24"/>
          <w:lang w:val="en-US"/>
        </w:rPr>
        <w:t>al, en</w:t>
      </w:r>
      <w:r>
        <w:rPr>
          <w:sz w:val="24"/>
          <w:lang w:val="en-US"/>
        </w:rPr>
        <w:t xml:space="preserve"> inglés) </w:t>
      </w:r>
    </w:p>
    <w:p>
      <w:pPr>
        <w:pStyle w:val="Normal1"/>
        <w:spacing w:lineRule="auto" w:line="240"/>
        <w:ind w:firstLine="709" w:end="0"/>
        <w:rPr/>
      </w:pPr>
      <w:r>
        <w:rPr>
          <w:b/>
          <w:bCs/>
          <w:sz w:val="24"/>
          <w:lang w:val="en-US"/>
        </w:rPr>
        <w:t>de</w:t>
      </w:r>
      <w:r>
        <w:rPr>
          <w:sz w:val="24"/>
        </w:rPr>
        <w:t xml:space="preserve"> — переводить с какого-либо языка</w:t>
      </w:r>
    </w:p>
    <w:p>
      <w:pPr>
        <w:pStyle w:val="Normal1"/>
        <w:spacing w:lineRule="auto" w:line="240"/>
        <w:ind w:firstLine="284" w:end="0"/>
        <w:rPr/>
      </w:pPr>
      <w:r>
        <w:rPr>
          <w:sz w:val="24"/>
        </w:rPr>
        <w:t xml:space="preserve">                      </w:t>
      </w:r>
      <w:r>
        <w:rPr>
          <w:sz w:val="24"/>
        </w:rPr>
        <w:t xml:space="preserve">(~ </w:t>
      </w:r>
      <w:r>
        <w:rPr>
          <w:i/>
          <w:iCs/>
          <w:sz w:val="24"/>
          <w:lang w:val="en-US"/>
        </w:rPr>
        <w:t>del</w:t>
      </w:r>
      <w:r>
        <w:rPr>
          <w:sz w:val="24"/>
        </w:rPr>
        <w:t xml:space="preserve"> </w:t>
      </w:r>
      <w:r>
        <w:rPr>
          <w:sz w:val="24"/>
          <w:lang w:val="en-US"/>
        </w:rPr>
        <w:t>griego</w:t>
      </w:r>
      <w:r>
        <w:rPr>
          <w:sz w:val="24"/>
        </w:rPr>
        <w:t xml:space="preserve">) </w:t>
      </w:r>
    </w:p>
    <w:p>
      <w:pPr>
        <w:pStyle w:val="Normal1"/>
        <w:spacing w:lineRule="auto" w:line="240"/>
        <w:ind w:firstLine="284" w:end="0"/>
        <w:rPr/>
      </w:pPr>
      <w:r>
        <w:rPr>
          <w:sz w:val="24"/>
          <w:lang w:val="en-US"/>
        </w:rPr>
        <w:t>Transformar</w:t>
      </w:r>
      <w:r>
        <w:rPr>
          <w:sz w:val="24"/>
        </w:rPr>
        <w:t xml:space="preserve"> </w:t>
      </w:r>
      <w:r>
        <w:rPr>
          <w:b/>
          <w:bCs/>
          <w:sz w:val="24"/>
          <w:lang w:val="en-US"/>
        </w:rPr>
        <w:t>en</w:t>
      </w:r>
      <w:r>
        <w:rPr>
          <w:sz w:val="24"/>
        </w:rPr>
        <w:t xml:space="preserve"> — преобразовывать во что-либо</w:t>
      </w:r>
    </w:p>
    <w:p>
      <w:pPr>
        <w:pStyle w:val="Normal1"/>
        <w:spacing w:lineRule="auto" w:line="240"/>
        <w:ind w:firstLine="284" w:end="0"/>
        <w:rPr/>
      </w:pPr>
      <w:r>
        <w:rPr>
          <w:sz w:val="24"/>
        </w:rPr>
        <w:t xml:space="preserve">                      </w:t>
      </w:r>
      <w:r>
        <w:rPr>
          <w:sz w:val="24"/>
          <w:lang w:val="en-US"/>
        </w:rPr>
        <w:t xml:space="preserve">(~ una cosa </w:t>
      </w:r>
      <w:r>
        <w:rPr>
          <w:i/>
          <w:iCs/>
          <w:sz w:val="24"/>
          <w:lang w:val="en-US"/>
        </w:rPr>
        <w:t>en</w:t>
      </w:r>
      <w:r>
        <w:rPr>
          <w:sz w:val="24"/>
          <w:lang w:val="en-US"/>
        </w:rPr>
        <w:t xml:space="preserve"> otra) </w:t>
      </w:r>
    </w:p>
    <w:p>
      <w:pPr>
        <w:pStyle w:val="Normal1"/>
        <w:spacing w:lineRule="auto" w:line="240"/>
        <w:ind w:firstLine="284" w:end="0"/>
        <w:rPr/>
      </w:pPr>
      <w:r>
        <w:rPr>
          <w:sz w:val="24"/>
          <w:lang w:val="en-US"/>
        </w:rPr>
        <w:t>Trasladar</w:t>
      </w:r>
      <w:r>
        <w:rPr>
          <w:sz w:val="24"/>
        </w:rPr>
        <w:t xml:space="preserve"> </w:t>
      </w:r>
      <w:r>
        <w:rPr>
          <w:b/>
          <w:bCs/>
          <w:sz w:val="24"/>
          <w:lang w:val="en-US"/>
        </w:rPr>
        <w:t>a</w:t>
      </w:r>
      <w:r>
        <w:rPr>
          <w:sz w:val="24"/>
        </w:rPr>
        <w:t xml:space="preserve"> — переносить, перемещаться) куда-либо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otra ciudad) </w:t>
      </w:r>
    </w:p>
    <w:p>
      <w:pPr>
        <w:pStyle w:val="Normal1"/>
        <w:spacing w:lineRule="auto" w:line="240"/>
        <w:ind w:firstLine="709" w:end="0"/>
        <w:rPr/>
      </w:pPr>
      <w:r>
        <w:rPr>
          <w:b/>
          <w:bCs/>
          <w:sz w:val="24"/>
          <w:lang w:val="en-US"/>
        </w:rPr>
        <w:t>a</w:t>
      </w:r>
      <w:r>
        <w:rPr>
          <w:b/>
          <w:bCs/>
          <w:sz w:val="24"/>
        </w:rPr>
        <w:t xml:space="preserve">, </w:t>
      </w:r>
      <w:r>
        <w:rPr>
          <w:b/>
          <w:bCs/>
          <w:sz w:val="24"/>
          <w:lang w:val="en-US"/>
        </w:rPr>
        <w:t>en</w:t>
      </w:r>
      <w:r>
        <w:rPr>
          <w:sz w:val="24"/>
        </w:rPr>
        <w:t xml:space="preserve"> — переводить на какой-либо язык</w:t>
      </w:r>
    </w:p>
    <w:p>
      <w:pPr>
        <w:pStyle w:val="Normal1"/>
        <w:spacing w:lineRule="auto" w:line="240"/>
        <w:ind w:firstLine="709" w:end="0"/>
        <w:rPr/>
      </w:pPr>
      <w:r>
        <w:rPr>
          <w:sz w:val="24"/>
        </w:rPr>
        <w:t xml:space="preserve">                      </w:t>
      </w:r>
      <w:r>
        <w:rPr>
          <w:sz w:val="24"/>
          <w:lang w:val="en-US"/>
        </w:rPr>
        <w:t xml:space="preserve">(~ </w:t>
      </w:r>
      <w:r>
        <w:rPr>
          <w:i/>
          <w:iCs/>
          <w:sz w:val="24"/>
          <w:lang w:val="en-US"/>
        </w:rPr>
        <w:t>al, en</w:t>
      </w:r>
      <w:r>
        <w:rPr>
          <w:sz w:val="24"/>
          <w:lang w:val="en-US"/>
        </w:rPr>
        <w:t xml:space="preserve"> castellano)</w:t>
      </w:r>
    </w:p>
    <w:p>
      <w:pPr>
        <w:pStyle w:val="Normal1"/>
        <w:spacing w:lineRule="auto" w:line="240"/>
        <w:ind w:firstLine="709" w:end="0"/>
        <w:rPr/>
      </w:pPr>
      <w:r>
        <w:rPr>
          <w:sz w:val="24"/>
          <w:lang w:val="en-US"/>
        </w:rPr>
        <w:t xml:space="preserve"> </w:t>
      </w:r>
      <w:r>
        <w:rPr>
          <w:b/>
          <w:bCs/>
          <w:sz w:val="24"/>
          <w:lang w:val="en-US"/>
        </w:rPr>
        <w:t>de</w:t>
      </w:r>
      <w:r>
        <w:rPr>
          <w:sz w:val="24"/>
        </w:rPr>
        <w:t xml:space="preserve"> — переносить, перемещать(ся) откуда-либо </w:t>
      </w:r>
    </w:p>
    <w:p>
      <w:pPr>
        <w:pStyle w:val="Normal1"/>
        <w:spacing w:lineRule="auto" w:line="240"/>
        <w:ind w:firstLine="709" w:end="0"/>
        <w:rPr/>
      </w:pPr>
      <w:r>
        <w:rPr>
          <w:sz w:val="24"/>
        </w:rPr>
        <w:t xml:space="preserve">                     </w:t>
      </w:r>
      <w:r>
        <w:rPr>
          <w:sz w:val="24"/>
          <w:lang w:val="en-US"/>
        </w:rPr>
        <w:t xml:space="preserve">(~ </w:t>
      </w:r>
      <w:r>
        <w:rPr>
          <w:i/>
          <w:iCs/>
          <w:sz w:val="24"/>
          <w:lang w:val="en-US"/>
        </w:rPr>
        <w:t>de</w:t>
      </w:r>
      <w:r>
        <w:rPr>
          <w:sz w:val="24"/>
          <w:lang w:val="en-US"/>
        </w:rPr>
        <w:t xml:space="preserve"> Moscú a Kíev);</w:t>
      </w:r>
    </w:p>
    <w:p>
      <w:pPr>
        <w:pStyle w:val="Normal1"/>
        <w:spacing w:lineRule="auto" w:line="240"/>
        <w:ind w:firstLine="709" w:end="0"/>
        <w:rPr/>
      </w:pPr>
      <w:r>
        <w:rPr>
          <w:sz w:val="24"/>
          <w:lang w:val="en-US"/>
        </w:rPr>
        <w:t xml:space="preserve">        </w:t>
      </w:r>
      <w:r>
        <w:rPr>
          <w:sz w:val="24"/>
        </w:rPr>
        <w:t>переводить с какого-либо языка</w:t>
      </w:r>
    </w:p>
    <w:p>
      <w:pPr>
        <w:pStyle w:val="Normal1"/>
        <w:spacing w:lineRule="auto" w:line="240"/>
        <w:ind w:firstLine="709" w:end="0"/>
        <w:rPr/>
      </w:pPr>
      <w:r>
        <w:rPr>
          <w:sz w:val="24"/>
        </w:rPr>
        <w:t xml:space="preserve">                       </w:t>
      </w:r>
      <w:r>
        <w:rPr>
          <w:sz w:val="24"/>
        </w:rPr>
        <w:t xml:space="preserve">(~ </w:t>
      </w:r>
      <w:r>
        <w:rPr>
          <w:i/>
          <w:iCs/>
          <w:sz w:val="24"/>
          <w:lang w:val="en-US"/>
        </w:rPr>
        <w:t>del</w:t>
      </w:r>
      <w:r>
        <w:rPr>
          <w:sz w:val="24"/>
        </w:rPr>
        <w:t xml:space="preserve"> </w:t>
      </w:r>
      <w:r>
        <w:rPr>
          <w:sz w:val="24"/>
          <w:lang w:val="en-US"/>
        </w:rPr>
        <w:t>griego</w:t>
      </w:r>
      <w:r>
        <w:rPr>
          <w:sz w:val="24"/>
        </w:rPr>
        <w:t>)</w:t>
      </w:r>
    </w:p>
    <w:p>
      <w:pPr>
        <w:pStyle w:val="Normal1"/>
        <w:spacing w:lineRule="auto" w:line="240"/>
        <w:ind w:firstLine="284" w:end="0"/>
        <w:rPr/>
      </w:pPr>
      <w:r>
        <w:rPr>
          <w:sz w:val="24"/>
          <w:lang w:val="en-US"/>
        </w:rPr>
        <w:t>Tratar</w:t>
      </w:r>
      <w:r>
        <w:rPr>
          <w:sz w:val="24"/>
        </w:rPr>
        <w:t xml:space="preserve"> </w:t>
      </w:r>
      <w:r>
        <w:rPr>
          <w:b/>
          <w:bCs/>
          <w:sz w:val="24"/>
          <w:lang w:val="en-US"/>
        </w:rPr>
        <w:t>a</w:t>
      </w:r>
      <w:r>
        <w:rPr>
          <w:sz w:val="24"/>
        </w:rPr>
        <w:t xml:space="preserve"> — обходиться, обращаться с кем-либо </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los familiares);</w:t>
      </w:r>
    </w:p>
    <w:p>
      <w:pPr>
        <w:pStyle w:val="Normal1"/>
        <w:spacing w:lineRule="auto" w:line="240"/>
        <w:ind w:firstLine="284" w:end="0"/>
        <w:rPr/>
      </w:pPr>
      <w:r>
        <w:rPr>
          <w:sz w:val="24"/>
          <w:lang w:val="en-US"/>
        </w:rPr>
        <w:t xml:space="preserve">         </w:t>
      </w:r>
      <w:r>
        <w:rPr>
          <w:sz w:val="24"/>
        </w:rPr>
        <w:t>лечить, заботиться, ухаживать за кем-либо</w:t>
      </w:r>
    </w:p>
    <w:p>
      <w:pPr>
        <w:pStyle w:val="Normal1"/>
        <w:spacing w:lineRule="auto" w:line="240"/>
        <w:ind w:firstLine="284" w:end="0"/>
        <w:rPr/>
      </w:pPr>
      <w:r>
        <w:rPr>
          <w:sz w:val="24"/>
        </w:rPr>
        <w:t xml:space="preserve">                         </w:t>
      </w:r>
      <w:r>
        <w:rPr>
          <w:sz w:val="24"/>
        </w:rPr>
        <w:t xml:space="preserve">(~ </w:t>
      </w:r>
      <w:r>
        <w:rPr>
          <w:i/>
          <w:iCs/>
          <w:sz w:val="24"/>
          <w:lang w:val="en-US"/>
        </w:rPr>
        <w:t>al</w:t>
      </w:r>
      <w:r>
        <w:rPr>
          <w:sz w:val="24"/>
        </w:rPr>
        <w:t xml:space="preserve"> </w:t>
      </w:r>
      <w:r>
        <w:rPr>
          <w:sz w:val="24"/>
          <w:lang w:val="en-US"/>
        </w:rPr>
        <w:t>enfermo</w:t>
      </w:r>
      <w:r>
        <w:rPr>
          <w:sz w:val="24"/>
        </w:rPr>
        <w:t xml:space="preserve">) </w:t>
      </w:r>
    </w:p>
    <w:p>
      <w:pPr>
        <w:pStyle w:val="Normal1"/>
        <w:spacing w:lineRule="auto" w:line="240"/>
        <w:ind w:firstLine="709" w:end="0"/>
        <w:rPr/>
      </w:pPr>
      <w:r>
        <w:rPr>
          <w:b/>
          <w:bCs/>
          <w:sz w:val="24"/>
          <w:lang w:val="en-US"/>
        </w:rPr>
        <w:t>con</w:t>
      </w:r>
      <w:r>
        <w:rPr>
          <w:sz w:val="24"/>
        </w:rPr>
        <w:t xml:space="preserve"> — беседовать, общаться с кем-либо</w:t>
      </w:r>
    </w:p>
    <w:p>
      <w:pPr>
        <w:pStyle w:val="Normal1"/>
        <w:spacing w:lineRule="auto" w:line="240"/>
        <w:ind w:firstLine="709" w:end="0"/>
        <w:rPr/>
      </w:pPr>
      <w:r>
        <w:rPr>
          <w:sz w:val="24"/>
        </w:rPr>
        <w:t xml:space="preserve">                          </w:t>
      </w:r>
      <w:r>
        <w:rPr>
          <w:sz w:val="24"/>
          <w:lang w:val="en-US"/>
        </w:rPr>
        <w:t xml:space="preserve">(~ </w:t>
      </w:r>
      <w:r>
        <w:rPr>
          <w:i/>
          <w:iCs/>
          <w:sz w:val="24"/>
          <w:lang w:val="en-US"/>
        </w:rPr>
        <w:t>con</w:t>
      </w:r>
      <w:r>
        <w:rPr>
          <w:sz w:val="24"/>
          <w:lang w:val="en-US"/>
        </w:rPr>
        <w:t xml:space="preserve"> los tertulianos) </w:t>
      </w:r>
    </w:p>
    <w:p>
      <w:pPr>
        <w:pStyle w:val="Normal1"/>
        <w:spacing w:lineRule="auto" w:line="240"/>
        <w:ind w:firstLine="709" w:end="0"/>
        <w:rPr/>
      </w:pPr>
      <w:r>
        <w:rPr>
          <w:b/>
          <w:bCs/>
          <w:sz w:val="24"/>
          <w:lang w:val="en-US"/>
        </w:rPr>
        <w:t>de</w:t>
      </w:r>
      <w:r>
        <w:rPr>
          <w:sz w:val="24"/>
        </w:rPr>
        <w:t xml:space="preserve"> + </w:t>
      </w:r>
      <w:r>
        <w:rPr>
          <w:i/>
          <w:iCs/>
          <w:sz w:val="24"/>
          <w:lang w:val="en-US"/>
        </w:rPr>
        <w:t>adjetivo</w:t>
      </w:r>
      <w:r>
        <w:rPr>
          <w:sz w:val="24"/>
        </w:rPr>
        <w:t xml:space="preserve"> — именовать, называть, квалифицировать</w:t>
      </w:r>
    </w:p>
    <w:p>
      <w:pPr>
        <w:pStyle w:val="FR4"/>
        <w:ind w:firstLine="709" w:end="0"/>
        <w:jc w:val="both"/>
        <w:rPr/>
      </w:pPr>
      <w:r>
        <w:rPr>
          <w:rFonts w:cs="Times New Roman" w:ascii="Times New Roman" w:hAnsi="Times New Roman"/>
          <w:sz w:val="24"/>
        </w:rPr>
        <w:t xml:space="preserve">                          </w:t>
      </w:r>
      <w:r>
        <w:rPr>
          <w:rFonts w:cs="Times New Roman" w:ascii="Times New Roman" w:hAnsi="Times New Roman"/>
          <w:sz w:val="24"/>
        </w:rPr>
        <w:t xml:space="preserve">(~ </w:t>
      </w:r>
      <w:r>
        <w:rPr>
          <w:rFonts w:cs="Times New Roman" w:ascii="Times New Roman" w:hAnsi="Times New Roman"/>
          <w:i/>
          <w:iCs/>
          <w:sz w:val="24"/>
          <w:lang w:val="en-US"/>
        </w:rPr>
        <w:t>de</w:t>
      </w:r>
      <w:r>
        <w:rPr>
          <w:rFonts w:cs="Times New Roman" w:ascii="Times New Roman" w:hAnsi="Times New Roman"/>
          <w:sz w:val="24"/>
        </w:rPr>
        <w:t xml:space="preserve"> </w:t>
      </w:r>
      <w:r>
        <w:rPr>
          <w:rFonts w:cs="Times New Roman" w:ascii="Times New Roman" w:hAnsi="Times New Roman"/>
          <w:sz w:val="24"/>
          <w:lang w:val="en-US"/>
        </w:rPr>
        <w:t>cobarde</w:t>
      </w:r>
      <w:r>
        <w:rPr>
          <w:rFonts w:cs="Times New Roman" w:ascii="Times New Roman" w:hAnsi="Times New Roman"/>
          <w:sz w:val="24"/>
        </w:rPr>
        <w:t>)</w:t>
      </w:r>
    </w:p>
    <w:p>
      <w:pPr>
        <w:pStyle w:val="Normal1"/>
        <w:spacing w:lineRule="auto" w:line="240"/>
        <w:ind w:firstLine="709" w:end="0"/>
        <w:rPr/>
      </w:pPr>
      <w:r>
        <w:rPr>
          <w:b/>
          <w:bCs/>
          <w:sz w:val="24"/>
        </w:rPr>
        <w:t>de</w:t>
      </w:r>
      <w:r>
        <w:rPr>
          <w:sz w:val="24"/>
        </w:rPr>
        <w:t xml:space="preserve"> + </w:t>
      </w:r>
      <w:r>
        <w:rPr>
          <w:i/>
          <w:iCs/>
          <w:sz w:val="24"/>
          <w:lang w:val="en-US"/>
        </w:rPr>
        <w:t>infinitivo</w:t>
      </w:r>
      <w:r>
        <w:rPr>
          <w:sz w:val="24"/>
        </w:rPr>
        <w:t xml:space="preserve"> — стараться, пытаться что-либо сделать </w:t>
      </w:r>
    </w:p>
    <w:p>
      <w:pPr>
        <w:pStyle w:val="Normal1"/>
        <w:spacing w:lineRule="auto" w:line="240"/>
        <w:ind w:firstLine="709" w:end="0"/>
        <w:rPr/>
      </w:pPr>
      <w:r>
        <w:rPr>
          <w:sz w:val="24"/>
        </w:rPr>
        <w:t xml:space="preserve">                          </w:t>
      </w:r>
      <w:r>
        <w:rPr>
          <w:sz w:val="24"/>
          <w:lang w:val="en-US"/>
        </w:rPr>
        <w:t xml:space="preserve">(~ </w:t>
      </w:r>
      <w:r>
        <w:rPr>
          <w:i/>
          <w:iCs/>
          <w:sz w:val="24"/>
          <w:lang w:val="en-US"/>
        </w:rPr>
        <w:t>de</w:t>
      </w:r>
      <w:r>
        <w:rPr>
          <w:sz w:val="24"/>
          <w:lang w:val="en-US"/>
        </w:rPr>
        <w:t xml:space="preserve"> evitar el peligro) </w:t>
      </w:r>
    </w:p>
    <w:p>
      <w:pPr>
        <w:pStyle w:val="Normal1"/>
        <w:spacing w:lineRule="auto" w:line="240"/>
        <w:ind w:firstLine="709" w:end="0"/>
        <w:rPr/>
      </w:pPr>
      <w:r>
        <w:rPr>
          <w:b/>
          <w:bCs/>
          <w:sz w:val="24"/>
          <w:lang w:val="en-US"/>
        </w:rPr>
        <w:t>de</w:t>
      </w:r>
      <w:r>
        <w:rPr>
          <w:b/>
          <w:bCs/>
          <w:sz w:val="24"/>
        </w:rPr>
        <w:t xml:space="preserve">, </w:t>
      </w:r>
      <w:r>
        <w:rPr>
          <w:b/>
          <w:bCs/>
          <w:sz w:val="24"/>
          <w:lang w:val="en-US"/>
        </w:rPr>
        <w:t>sobre</w:t>
      </w:r>
      <w:r>
        <w:rPr>
          <w:b/>
          <w:bCs/>
          <w:sz w:val="24"/>
        </w:rPr>
        <w:t xml:space="preserve">, </w:t>
      </w:r>
      <w:r>
        <w:rPr>
          <w:b/>
          <w:bCs/>
          <w:sz w:val="24"/>
          <w:lang w:val="en-US"/>
        </w:rPr>
        <w:t>acerca</w:t>
      </w:r>
      <w:r>
        <w:rPr>
          <w:b/>
          <w:bCs/>
          <w:sz w:val="24"/>
        </w:rPr>
        <w:t xml:space="preserve"> </w:t>
      </w:r>
      <w:r>
        <w:rPr>
          <w:b/>
          <w:bCs/>
          <w:sz w:val="24"/>
          <w:lang w:val="en-US"/>
        </w:rPr>
        <w:t>de</w:t>
      </w:r>
      <w:r>
        <w:rPr>
          <w:sz w:val="24"/>
        </w:rPr>
        <w:t xml:space="preserve"> — рассуждать, спорить, дискутировать о чем-либо</w:t>
      </w:r>
    </w:p>
    <w:p>
      <w:pPr>
        <w:pStyle w:val="Normal1"/>
        <w:spacing w:lineRule="auto" w:line="240"/>
        <w:ind w:firstLine="709" w:end="0"/>
        <w:rPr/>
      </w:pPr>
      <w:r>
        <w:rPr>
          <w:sz w:val="24"/>
        </w:rPr>
        <w:t xml:space="preserve">                          </w:t>
      </w:r>
      <w:r>
        <w:rPr>
          <w:sz w:val="24"/>
          <w:lang w:val="en-US"/>
        </w:rPr>
        <w:t xml:space="preserve">(~ de, sobre, acerca del problema) </w:t>
      </w:r>
    </w:p>
    <w:p>
      <w:pPr>
        <w:pStyle w:val="Normal1"/>
        <w:spacing w:lineRule="auto" w:line="240"/>
        <w:ind w:firstLine="284" w:end="0"/>
        <w:rPr/>
      </w:pPr>
      <w:r>
        <w:rPr>
          <w:sz w:val="24"/>
          <w:lang w:val="en-US"/>
        </w:rPr>
        <w:t>Tratarse</w:t>
      </w:r>
      <w:r>
        <w:rPr>
          <w:sz w:val="24"/>
        </w:rPr>
        <w:t xml:space="preserve"> </w:t>
      </w:r>
      <w:r>
        <w:rPr>
          <w:b/>
          <w:bCs/>
          <w:sz w:val="24"/>
          <w:lang w:val="en-US"/>
        </w:rPr>
        <w:t>de</w:t>
      </w:r>
      <w:r>
        <w:rPr>
          <w:sz w:val="24"/>
        </w:rPr>
        <w:t xml:space="preserve"> — вести речь о ком-либо, о чем-либо</w:t>
      </w:r>
    </w:p>
    <w:p>
      <w:pPr>
        <w:pStyle w:val="Normal1"/>
        <w:spacing w:lineRule="auto" w:line="240"/>
        <w:ind w:firstLine="284" w:end="0"/>
        <w:rPr/>
      </w:pPr>
      <w:r>
        <w:rPr>
          <w:sz w:val="24"/>
        </w:rPr>
        <w:t xml:space="preserve">                         </w:t>
      </w:r>
      <w:r>
        <w:rPr>
          <w:sz w:val="24"/>
          <w:lang w:val="en-US"/>
        </w:rPr>
        <w:t xml:space="preserve">(En la obra se trata </w:t>
      </w:r>
      <w:r>
        <w:rPr>
          <w:i/>
          <w:iCs/>
          <w:sz w:val="24"/>
          <w:lang w:val="en-US"/>
        </w:rPr>
        <w:t>del</w:t>
      </w:r>
      <w:r>
        <w:rPr>
          <w:sz w:val="24"/>
          <w:lang w:val="en-US"/>
        </w:rPr>
        <w:t xml:space="preserve"> heroico pueblo) </w:t>
      </w:r>
    </w:p>
    <w:p>
      <w:pPr>
        <w:pStyle w:val="Normal1"/>
        <w:spacing w:lineRule="auto" w:line="240"/>
        <w:ind w:firstLine="284" w:end="0"/>
        <w:rPr/>
      </w:pPr>
      <w:r>
        <w:rPr>
          <w:sz w:val="24"/>
          <w:lang w:val="en-US"/>
        </w:rPr>
        <w:t>Triunfar</w:t>
      </w:r>
      <w:r>
        <w:rPr>
          <w:sz w:val="24"/>
        </w:rPr>
        <w:t xml:space="preserve"> </w:t>
      </w:r>
      <w:r>
        <w:rPr>
          <w:b/>
          <w:bCs/>
          <w:sz w:val="24"/>
          <w:lang w:val="en-US"/>
        </w:rPr>
        <w:t>de</w:t>
      </w:r>
      <w:r>
        <w:rPr>
          <w:sz w:val="24"/>
        </w:rPr>
        <w:t xml:space="preserve"> — восторжествовать, выйти победителем над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los enemigos) </w:t>
      </w:r>
    </w:p>
    <w:p>
      <w:pPr>
        <w:pStyle w:val="Normal1"/>
        <w:spacing w:lineRule="auto" w:line="240"/>
        <w:ind w:firstLine="709" w:end="0"/>
        <w:rPr/>
      </w:pPr>
      <w:r>
        <w:rPr>
          <w:b/>
          <w:bCs/>
          <w:sz w:val="24"/>
          <w:lang w:val="en-US"/>
        </w:rPr>
        <w:t>en</w:t>
      </w:r>
      <w:r>
        <w:rPr>
          <w:sz w:val="24"/>
        </w:rPr>
        <w:t xml:space="preserve"> — выйти победителем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la lucha)</w:t>
      </w:r>
    </w:p>
    <w:p>
      <w:pPr>
        <w:pStyle w:val="Normal1"/>
        <w:spacing w:lineRule="auto" w:line="240"/>
        <w:ind w:firstLine="284" w:end="0"/>
        <w:rPr/>
      </w:pPr>
      <w:r>
        <w:rPr>
          <w:sz w:val="24"/>
          <w:lang w:val="en-US"/>
        </w:rPr>
        <w:t>Tropezar</w:t>
      </w:r>
      <w:r>
        <w:rPr>
          <w:sz w:val="24"/>
        </w:rPr>
        <w:t xml:space="preserve"> </w:t>
      </w:r>
      <w:r>
        <w:rPr>
          <w:b/>
          <w:bCs/>
          <w:sz w:val="24"/>
          <w:lang w:val="en-US"/>
        </w:rPr>
        <w:t>con</w:t>
      </w:r>
      <w:r>
        <w:rPr>
          <w:b/>
          <w:bCs/>
          <w:sz w:val="24"/>
        </w:rPr>
        <w:t xml:space="preserve">, </w:t>
      </w:r>
      <w:r>
        <w:rPr>
          <w:b/>
          <w:bCs/>
          <w:sz w:val="24"/>
          <w:lang w:val="en-US"/>
        </w:rPr>
        <w:t>contra</w:t>
      </w:r>
      <w:r>
        <w:rPr>
          <w:sz w:val="24"/>
        </w:rPr>
        <w:t xml:space="preserve"> — наталкиваться на что-либо, спотыкаться о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contra</w:t>
      </w:r>
      <w:r>
        <w:rPr>
          <w:sz w:val="24"/>
          <w:lang w:val="en-US"/>
        </w:rPr>
        <w:t xml:space="preserve"> alguna cosa)</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pPr>
      <w:r>
        <w:rPr>
          <w:b/>
          <w:sz w:val="32"/>
          <w:lang w:val="en-US"/>
        </w:rPr>
        <w:t>U</w:t>
      </w:r>
      <w:r>
        <w:rPr>
          <w:sz w:val="24"/>
        </w:rPr>
        <w:t xml:space="preserve">                                          :</w:t>
      </w:r>
    </w:p>
    <w:p>
      <w:pPr>
        <w:pStyle w:val="Normal1"/>
        <w:spacing w:lineRule="auto" w:line="240"/>
        <w:ind w:firstLine="284" w:end="0"/>
        <w:rPr/>
      </w:pPr>
      <w:r>
        <w:rPr>
          <w:sz w:val="24"/>
          <w:lang w:val="en-US"/>
        </w:rPr>
        <w:t>Ufanarse</w:t>
      </w:r>
      <w:r>
        <w:rPr>
          <w:sz w:val="24"/>
        </w:rPr>
        <w:t xml:space="preserve"> </w:t>
      </w:r>
      <w:r>
        <w:rPr>
          <w:b/>
          <w:bCs/>
          <w:sz w:val="24"/>
          <w:lang w:val="en-US"/>
        </w:rPr>
        <w:t>con</w:t>
      </w:r>
      <w:r>
        <w:rPr>
          <w:b/>
          <w:bCs/>
          <w:sz w:val="24"/>
        </w:rPr>
        <w:t xml:space="preserve">, </w:t>
      </w:r>
      <w:r>
        <w:rPr>
          <w:b/>
          <w:bCs/>
          <w:sz w:val="24"/>
          <w:lang w:val="en-US"/>
        </w:rPr>
        <w:t>de</w:t>
      </w:r>
      <w:r>
        <w:rPr>
          <w:sz w:val="24"/>
        </w:rPr>
        <w:t xml:space="preserve"> — гордиться, чваниться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de</w:t>
      </w:r>
      <w:r>
        <w:rPr>
          <w:sz w:val="24"/>
          <w:lang w:val="en-US"/>
        </w:rPr>
        <w:t xml:space="preserve"> sus hechos) </w:t>
      </w:r>
    </w:p>
    <w:p>
      <w:pPr>
        <w:pStyle w:val="Normal1"/>
        <w:spacing w:lineRule="auto" w:line="240"/>
        <w:ind w:firstLine="284" w:end="0"/>
        <w:rPr/>
      </w:pPr>
      <w:r>
        <w:rPr>
          <w:sz w:val="24"/>
          <w:lang w:val="en-US"/>
        </w:rPr>
        <w:t>Unir</w:t>
      </w:r>
      <w:r>
        <w:rPr>
          <w:sz w:val="24"/>
        </w:rPr>
        <w:t xml:space="preserve"> </w:t>
      </w:r>
      <w:r>
        <w:rPr>
          <w:b/>
          <w:bCs/>
          <w:sz w:val="24"/>
          <w:lang w:val="en-US"/>
        </w:rPr>
        <w:t>a</w:t>
      </w:r>
      <w:r>
        <w:rPr>
          <w:b/>
          <w:bCs/>
          <w:sz w:val="24"/>
        </w:rPr>
        <w:t xml:space="preserve">, </w:t>
      </w:r>
      <w:r>
        <w:rPr>
          <w:b/>
          <w:bCs/>
          <w:sz w:val="24"/>
          <w:lang w:val="en-US"/>
        </w:rPr>
        <w:t>con</w:t>
      </w:r>
      <w:r>
        <w:rPr>
          <w:sz w:val="24"/>
        </w:rPr>
        <w:t xml:space="preserve"> — объединять, соединять, сочетать, присоединять что-либо к чему-либо</w:t>
      </w:r>
    </w:p>
    <w:p>
      <w:pPr>
        <w:pStyle w:val="Normal1"/>
        <w:spacing w:lineRule="auto" w:line="240"/>
        <w:ind w:firstLine="284" w:end="0"/>
        <w:rPr/>
      </w:pPr>
      <w:r>
        <w:rPr>
          <w:sz w:val="24"/>
        </w:rPr>
        <w:t xml:space="preserve">                         </w:t>
      </w:r>
      <w:r>
        <w:rPr>
          <w:sz w:val="24"/>
          <w:lang w:val="en-US"/>
        </w:rPr>
        <w:t xml:space="preserve">(~ una cosa </w:t>
      </w:r>
      <w:r>
        <w:rPr>
          <w:i/>
          <w:iCs/>
          <w:sz w:val="24"/>
          <w:lang w:val="en-US"/>
        </w:rPr>
        <w:t>a, con</w:t>
      </w:r>
      <w:r>
        <w:rPr>
          <w:sz w:val="24"/>
          <w:lang w:val="en-US"/>
        </w:rPr>
        <w:t xml:space="preserve"> otra)</w:t>
      </w:r>
    </w:p>
    <w:p>
      <w:pPr>
        <w:pStyle w:val="Normal1"/>
        <w:spacing w:lineRule="auto" w:line="240"/>
        <w:ind w:firstLine="284" w:end="0"/>
        <w:rPr/>
      </w:pPr>
      <w:r>
        <w:rPr>
          <w:sz w:val="24"/>
          <w:lang w:val="en-US"/>
        </w:rPr>
        <w:t>Unirse</w:t>
      </w:r>
      <w:r>
        <w:rPr>
          <w:sz w:val="24"/>
        </w:rPr>
        <w:t xml:space="preserve"> </w:t>
      </w:r>
      <w:r>
        <w:rPr>
          <w:b/>
          <w:bCs/>
          <w:sz w:val="24"/>
          <w:lang w:val="en-US"/>
        </w:rPr>
        <w:t>a</w:t>
      </w:r>
      <w:r>
        <w:rPr>
          <w:b/>
          <w:bCs/>
          <w:sz w:val="24"/>
        </w:rPr>
        <w:t xml:space="preserve">, </w:t>
      </w:r>
      <w:r>
        <w:rPr>
          <w:b/>
          <w:bCs/>
          <w:sz w:val="24"/>
          <w:lang w:val="en-US"/>
        </w:rPr>
        <w:t>con</w:t>
      </w:r>
      <w:r>
        <w:rPr>
          <w:sz w:val="24"/>
        </w:rPr>
        <w:t xml:space="preserve"> — объединяться, соединяться с кем-либо </w:t>
      </w:r>
    </w:p>
    <w:p>
      <w:pPr>
        <w:pStyle w:val="Normal1"/>
        <w:spacing w:lineRule="auto" w:line="240"/>
        <w:ind w:firstLine="284" w:end="0"/>
        <w:rPr/>
      </w:pPr>
      <w:r>
        <w:rPr>
          <w:sz w:val="24"/>
        </w:rPr>
        <w:t xml:space="preserve">                        </w:t>
      </w:r>
      <w:r>
        <w:rPr>
          <w:sz w:val="24"/>
          <w:lang w:val="en-US"/>
        </w:rPr>
        <w:t xml:space="preserve">(~ </w:t>
      </w:r>
      <w:r>
        <w:rPr>
          <w:i/>
          <w:iCs/>
          <w:sz w:val="24"/>
          <w:lang w:val="en-US"/>
        </w:rPr>
        <w:t>a, con</w:t>
      </w:r>
      <w:r>
        <w:rPr>
          <w:sz w:val="24"/>
          <w:lang w:val="en-US"/>
        </w:rPr>
        <w:t xml:space="preserve"> los companeros)</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r>
    </w:p>
    <w:p>
      <w:pPr>
        <w:pStyle w:val="FR4"/>
        <w:ind w:firstLine="284" w:end="0"/>
        <w:jc w:val="center"/>
        <w:rPr>
          <w:rFonts w:ascii="Times New Roman" w:hAnsi="Times New Roman" w:cs="Times New Roman"/>
          <w:b/>
          <w:sz w:val="32"/>
        </w:rPr>
      </w:pPr>
      <w:r>
        <w:rPr>
          <w:rFonts w:cs="Times New Roman" w:ascii="Times New Roman" w:hAnsi="Times New Roman"/>
          <w:b/>
          <w:sz w:val="32"/>
        </w:rPr>
        <w:t>V</w:t>
      </w:r>
    </w:p>
    <w:p>
      <w:pPr>
        <w:pStyle w:val="Normal1"/>
        <w:spacing w:lineRule="auto" w:line="240"/>
        <w:ind w:firstLine="284" w:end="0"/>
        <w:rPr/>
      </w:pPr>
      <w:r>
        <w:rPr>
          <w:sz w:val="24"/>
          <w:lang w:val="en-US"/>
        </w:rPr>
        <w:t>Vencer</w:t>
      </w:r>
      <w:r>
        <w:rPr>
          <w:sz w:val="24"/>
        </w:rPr>
        <w:t xml:space="preserve"> </w:t>
      </w:r>
      <w:r>
        <w:rPr>
          <w:b/>
          <w:bCs/>
          <w:sz w:val="24"/>
          <w:lang w:val="en-US"/>
        </w:rPr>
        <w:t>a</w:t>
      </w:r>
      <w:r>
        <w:rPr>
          <w:sz w:val="24"/>
        </w:rPr>
        <w:t xml:space="preserve"> —побеждать, одерживать верх над кем-либо, чем-либо</w:t>
      </w:r>
    </w:p>
    <w:p>
      <w:pPr>
        <w:pStyle w:val="Normal1"/>
        <w:spacing w:lineRule="auto" w:line="240"/>
        <w:ind w:firstLine="284" w:end="0"/>
        <w:rPr/>
      </w:pPr>
      <w:r>
        <w:rPr>
          <w:sz w:val="24"/>
        </w:rPr>
        <w:t xml:space="preserve">                         </w:t>
      </w:r>
      <w:r>
        <w:rPr>
          <w:sz w:val="24"/>
        </w:rPr>
        <w:t xml:space="preserve">(~ </w:t>
      </w:r>
      <w:r>
        <w:rPr>
          <w:i/>
          <w:iCs/>
          <w:sz w:val="24"/>
          <w:lang w:val="en-US"/>
        </w:rPr>
        <w:t>al</w:t>
      </w:r>
      <w:r>
        <w:rPr>
          <w:sz w:val="24"/>
        </w:rPr>
        <w:t xml:space="preserve"> </w:t>
      </w:r>
      <w:r>
        <w:rPr>
          <w:sz w:val="24"/>
          <w:lang w:val="en-US"/>
        </w:rPr>
        <w:t>enemigo</w:t>
      </w:r>
      <w:r>
        <w:rPr>
          <w:sz w:val="24"/>
        </w:rPr>
        <w:t xml:space="preserve">) </w:t>
      </w:r>
    </w:p>
    <w:p>
      <w:pPr>
        <w:pStyle w:val="Normal1"/>
        <w:spacing w:lineRule="auto" w:line="240"/>
        <w:ind w:firstLine="709" w:end="0"/>
        <w:rPr/>
      </w:pPr>
      <w:r>
        <w:rPr>
          <w:b/>
          <w:bCs/>
          <w:sz w:val="24"/>
        </w:rPr>
        <w:t xml:space="preserve"> </w:t>
      </w:r>
      <w:r>
        <w:rPr>
          <w:b/>
          <w:bCs/>
          <w:sz w:val="24"/>
          <w:lang w:val="en-US"/>
        </w:rPr>
        <w:t>a</w:t>
      </w:r>
      <w:r>
        <w:rPr>
          <w:b/>
          <w:bCs/>
          <w:sz w:val="24"/>
        </w:rPr>
        <w:t xml:space="preserve">, </w:t>
      </w:r>
      <w:r>
        <w:rPr>
          <w:b/>
          <w:bCs/>
          <w:sz w:val="24"/>
          <w:lang w:val="en-US"/>
        </w:rPr>
        <w:t>con</w:t>
      </w:r>
      <w:r>
        <w:rPr>
          <w:b/>
          <w:bCs/>
          <w:sz w:val="24"/>
        </w:rPr>
        <w:t>, роr</w:t>
      </w:r>
      <w:r>
        <w:rPr>
          <w:sz w:val="24"/>
        </w:rPr>
        <w:t xml:space="preserve"> — побеждать, одерживать верх каким-либо способом</w:t>
      </w:r>
    </w:p>
    <w:p>
      <w:pPr>
        <w:pStyle w:val="Normal1"/>
        <w:spacing w:lineRule="auto" w:line="240"/>
        <w:ind w:firstLine="709" w:end="0"/>
        <w:rPr/>
      </w:pPr>
      <w:r>
        <w:rPr>
          <w:sz w:val="24"/>
        </w:rPr>
        <w:t xml:space="preserve">                           </w:t>
      </w:r>
      <w:r>
        <w:rPr>
          <w:sz w:val="24"/>
        </w:rPr>
        <w:t xml:space="preserve">(~ </w:t>
      </w:r>
      <w:r>
        <w:rPr>
          <w:i/>
          <w:iCs/>
          <w:sz w:val="24"/>
          <w:lang w:val="en-US"/>
        </w:rPr>
        <w:t>con</w:t>
      </w:r>
      <w:r>
        <w:rPr>
          <w:i/>
          <w:iCs/>
          <w:sz w:val="24"/>
        </w:rPr>
        <w:t>, а, роr</w:t>
      </w:r>
      <w:r>
        <w:rPr>
          <w:sz w:val="24"/>
        </w:rPr>
        <w:t xml:space="preserve"> </w:t>
      </w:r>
      <w:r>
        <w:rPr>
          <w:sz w:val="24"/>
          <w:lang w:val="en-US"/>
        </w:rPr>
        <w:t>fuerza</w:t>
      </w:r>
      <w:r>
        <w:rPr>
          <w:sz w:val="24"/>
        </w:rPr>
        <w:t xml:space="preserve">) </w:t>
      </w:r>
    </w:p>
    <w:p>
      <w:pPr>
        <w:pStyle w:val="Normal1"/>
        <w:spacing w:lineRule="auto" w:line="240"/>
        <w:ind w:firstLine="709" w:end="0"/>
        <w:rPr/>
      </w:pPr>
      <w:r>
        <w:rPr>
          <w:sz w:val="24"/>
        </w:rPr>
        <w:t xml:space="preserve"> </w:t>
      </w:r>
      <w:r>
        <w:rPr>
          <w:b/>
          <w:bCs/>
          <w:sz w:val="24"/>
          <w:lang w:val="en-US"/>
        </w:rPr>
        <w:t>en</w:t>
      </w:r>
      <w:r>
        <w:rPr>
          <w:sz w:val="24"/>
        </w:rPr>
        <w:t xml:space="preserve"> — побеждать в чем-либо</w:t>
      </w:r>
    </w:p>
    <w:p>
      <w:pPr>
        <w:pStyle w:val="Normal1"/>
        <w:spacing w:lineRule="auto" w:line="240"/>
        <w:ind w:firstLine="709" w:end="0"/>
        <w:rPr/>
      </w:pPr>
      <w:r>
        <w:rPr>
          <w:sz w:val="24"/>
        </w:rPr>
        <w:t xml:space="preserve">                         </w:t>
      </w:r>
      <w:r>
        <w:rPr>
          <w:sz w:val="24"/>
          <w:lang w:val="en-US"/>
        </w:rPr>
        <w:t xml:space="preserve">(~ </w:t>
      </w:r>
      <w:r>
        <w:rPr>
          <w:i/>
          <w:iCs/>
          <w:sz w:val="24"/>
          <w:lang w:val="en-US"/>
        </w:rPr>
        <w:t>en</w:t>
      </w:r>
      <w:r>
        <w:rPr>
          <w:sz w:val="24"/>
          <w:lang w:val="en-US"/>
        </w:rPr>
        <w:t xml:space="preserve"> la batalla)</w:t>
      </w:r>
    </w:p>
    <w:p>
      <w:pPr>
        <w:pStyle w:val="Normal1"/>
        <w:spacing w:lineRule="auto" w:line="240"/>
        <w:ind w:firstLine="284" w:end="0"/>
        <w:rPr/>
      </w:pPr>
      <w:r>
        <w:rPr>
          <w:sz w:val="24"/>
          <w:lang w:val="en-US"/>
        </w:rPr>
        <w:t>Vender</w:t>
      </w:r>
      <w:r>
        <w:rPr>
          <w:sz w:val="24"/>
        </w:rPr>
        <w:t xml:space="preserve"> </w:t>
      </w:r>
      <w:r>
        <w:rPr>
          <w:b/>
          <w:bCs/>
          <w:sz w:val="24"/>
          <w:lang w:val="en-US"/>
        </w:rPr>
        <w:t>a</w:t>
      </w:r>
      <w:r>
        <w:rPr>
          <w:b/>
          <w:bCs/>
          <w:sz w:val="24"/>
        </w:rPr>
        <w:t xml:space="preserve">, </w:t>
      </w:r>
      <w:r>
        <w:rPr>
          <w:b/>
          <w:bCs/>
          <w:sz w:val="24"/>
          <w:lang w:val="en-US"/>
        </w:rPr>
        <w:t>en</w:t>
      </w:r>
      <w:r>
        <w:rPr>
          <w:sz w:val="24"/>
        </w:rPr>
        <w:t xml:space="preserve"> — продавать за столько-то</w:t>
      </w:r>
    </w:p>
    <w:p>
      <w:pPr>
        <w:pStyle w:val="Normal1"/>
        <w:spacing w:lineRule="auto" w:line="240"/>
        <w:ind w:firstLine="284" w:end="0"/>
        <w:rPr/>
      </w:pPr>
      <w:r>
        <w:rPr>
          <w:sz w:val="24"/>
        </w:rPr>
        <w:t xml:space="preserve">                          </w:t>
      </w:r>
      <w:r>
        <w:rPr>
          <w:sz w:val="24"/>
          <w:lang w:val="en-US"/>
        </w:rPr>
        <w:t xml:space="preserve">(~ </w:t>
      </w:r>
      <w:r>
        <w:rPr>
          <w:i/>
          <w:iCs/>
          <w:sz w:val="24"/>
          <w:lang w:val="en-US"/>
        </w:rPr>
        <w:t>a, en</w:t>
      </w:r>
      <w:r>
        <w:rPr>
          <w:sz w:val="24"/>
          <w:lang w:val="en-US"/>
        </w:rPr>
        <w:t xml:space="preserve"> tanto) </w:t>
      </w:r>
    </w:p>
    <w:p>
      <w:pPr>
        <w:pStyle w:val="Normal1"/>
        <w:spacing w:lineRule="auto" w:line="240"/>
        <w:ind w:firstLine="284" w:end="0"/>
        <w:rPr/>
      </w:pPr>
      <w:r>
        <w:rPr>
          <w:sz w:val="24"/>
          <w:lang w:val="en-US"/>
        </w:rPr>
        <w:t>Vengar</w:t>
      </w:r>
      <w:r>
        <w:rPr>
          <w:sz w:val="24"/>
        </w:rPr>
        <w:t xml:space="preserve"> </w:t>
      </w:r>
      <w:r>
        <w:rPr>
          <w:b/>
          <w:bCs/>
          <w:sz w:val="24"/>
          <w:lang w:val="en-US"/>
        </w:rPr>
        <w:t>a</w:t>
      </w:r>
      <w:r>
        <w:rPr>
          <w:sz w:val="24"/>
        </w:rPr>
        <w:t xml:space="preserve"> — отомстить за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su hermano) </w:t>
      </w:r>
    </w:p>
    <w:p>
      <w:pPr>
        <w:pStyle w:val="Normal1"/>
        <w:spacing w:lineRule="auto" w:line="240"/>
        <w:ind w:firstLine="284" w:end="0"/>
        <w:rPr/>
      </w:pPr>
      <w:r>
        <w:rPr>
          <w:sz w:val="24"/>
          <w:lang w:val="en-US"/>
        </w:rPr>
        <w:t>Vengarse</w:t>
      </w:r>
      <w:r>
        <w:rPr>
          <w:sz w:val="24"/>
        </w:rPr>
        <w:t xml:space="preserve"> </w:t>
      </w:r>
      <w:r>
        <w:rPr>
          <w:b/>
          <w:bCs/>
          <w:sz w:val="24"/>
          <w:lang w:val="en-US"/>
        </w:rPr>
        <w:t>de</w:t>
      </w:r>
      <w:r>
        <w:rPr>
          <w:b/>
          <w:bCs/>
          <w:sz w:val="24"/>
        </w:rPr>
        <w:t>, ро</w:t>
      </w:r>
      <w:r>
        <w:rPr>
          <w:b/>
          <w:bCs/>
          <w:sz w:val="24"/>
          <w:lang w:val="en-US"/>
        </w:rPr>
        <w:t>r</w:t>
      </w:r>
      <w:r>
        <w:rPr>
          <w:sz w:val="24"/>
        </w:rPr>
        <w:t xml:space="preserve"> — отомстить за что-либо</w:t>
      </w:r>
    </w:p>
    <w:p>
      <w:pPr>
        <w:pStyle w:val="Normal1"/>
        <w:spacing w:lineRule="auto" w:line="240"/>
        <w:ind w:firstLine="284" w:end="0"/>
        <w:rPr/>
      </w:pPr>
      <w:r>
        <w:rPr>
          <w:sz w:val="24"/>
        </w:rPr>
        <w:t xml:space="preserve">                        </w:t>
      </w:r>
      <w:r>
        <w:rPr>
          <w:sz w:val="24"/>
          <w:lang w:val="en-US"/>
        </w:rPr>
        <w:t xml:space="preserve">(~ </w:t>
      </w:r>
      <w:r>
        <w:rPr>
          <w:i/>
          <w:iCs/>
          <w:sz w:val="24"/>
          <w:lang w:val="en-US"/>
        </w:rPr>
        <w:t xml:space="preserve">de, </w:t>
      </w:r>
      <w:r>
        <w:rPr>
          <w:i/>
          <w:iCs/>
          <w:sz w:val="24"/>
        </w:rPr>
        <w:t>ро</w:t>
      </w:r>
      <w:r>
        <w:rPr>
          <w:i/>
          <w:iCs/>
          <w:sz w:val="24"/>
          <w:lang w:val="en-US"/>
        </w:rPr>
        <w:t>r</w:t>
      </w:r>
      <w:r>
        <w:rPr>
          <w:sz w:val="24"/>
          <w:lang w:val="en-US"/>
        </w:rPr>
        <w:t xml:space="preserve"> una ofensa) </w:t>
      </w:r>
    </w:p>
    <w:p>
      <w:pPr>
        <w:pStyle w:val="Normal1"/>
        <w:spacing w:lineRule="auto" w:line="240"/>
        <w:ind w:firstLine="709" w:end="0"/>
        <w:rPr/>
      </w:pPr>
      <w:r>
        <w:rPr>
          <w:b/>
          <w:bCs/>
          <w:sz w:val="24"/>
          <w:lang w:val="en-US"/>
        </w:rPr>
        <w:t>en</w:t>
      </w:r>
      <w:r>
        <w:rPr>
          <w:b/>
          <w:bCs/>
          <w:sz w:val="24"/>
        </w:rPr>
        <w:t xml:space="preserve">, </w:t>
      </w:r>
      <w:r>
        <w:rPr>
          <w:b/>
          <w:bCs/>
          <w:sz w:val="24"/>
          <w:lang w:val="en-US"/>
        </w:rPr>
        <w:t>de</w:t>
      </w:r>
      <w:r>
        <w:rPr>
          <w:sz w:val="24"/>
        </w:rPr>
        <w:t xml:space="preserve"> — отомстить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el ofensor, </w:t>
      </w:r>
      <w:r>
        <w:rPr>
          <w:i/>
          <w:iCs/>
          <w:sz w:val="24"/>
          <w:lang w:val="en-US"/>
        </w:rPr>
        <w:t>del</w:t>
      </w:r>
      <w:r>
        <w:rPr>
          <w:sz w:val="24"/>
          <w:lang w:val="en-US"/>
        </w:rPr>
        <w:t xml:space="preserve"> ofensor)</w:t>
      </w:r>
    </w:p>
    <w:p>
      <w:pPr>
        <w:pStyle w:val="Normal1"/>
        <w:spacing w:lineRule="auto" w:line="240"/>
        <w:ind w:firstLine="284" w:end="0"/>
        <w:rPr/>
      </w:pPr>
      <w:r>
        <w:rPr>
          <w:sz w:val="24"/>
          <w:lang w:val="en-US"/>
        </w:rPr>
        <w:t>Verse</w:t>
      </w:r>
      <w:r>
        <w:rPr>
          <w:sz w:val="24"/>
        </w:rPr>
        <w:t xml:space="preserve"> </w:t>
      </w:r>
      <w:r>
        <w:rPr>
          <w:b/>
          <w:bCs/>
          <w:sz w:val="24"/>
          <w:lang w:val="en-US"/>
        </w:rPr>
        <w:t>con</w:t>
      </w:r>
      <w:r>
        <w:rPr>
          <w:sz w:val="24"/>
        </w:rPr>
        <w:t xml:space="preserve"> — увидеться с кем-либо</w:t>
      </w:r>
    </w:p>
    <w:p>
      <w:pPr>
        <w:pStyle w:val="Normal1"/>
        <w:spacing w:lineRule="auto" w:line="240"/>
        <w:ind w:firstLine="284" w:end="0"/>
        <w:rPr/>
      </w:pPr>
      <w:r>
        <w:rPr>
          <w:sz w:val="24"/>
        </w:rPr>
        <w:t xml:space="preserve">                        </w:t>
      </w:r>
      <w:r>
        <w:rPr>
          <w:sz w:val="24"/>
        </w:rPr>
        <w:t xml:space="preserve">(~ </w:t>
      </w:r>
      <w:r>
        <w:rPr>
          <w:i/>
          <w:iCs/>
          <w:sz w:val="24"/>
          <w:lang w:val="en-US"/>
        </w:rPr>
        <w:t>con</w:t>
      </w:r>
      <w:r>
        <w:rPr>
          <w:sz w:val="24"/>
        </w:rPr>
        <w:t xml:space="preserve"> </w:t>
      </w:r>
      <w:r>
        <w:rPr>
          <w:sz w:val="24"/>
          <w:lang w:val="en-US"/>
        </w:rPr>
        <w:t>alguien</w:t>
      </w:r>
      <w:r>
        <w:rPr>
          <w:sz w:val="24"/>
        </w:rPr>
        <w:t>)</w:t>
      </w:r>
    </w:p>
    <w:p>
      <w:pPr>
        <w:pStyle w:val="Normal1"/>
        <w:spacing w:lineRule="auto" w:line="240"/>
        <w:ind w:firstLine="284" w:end="0"/>
        <w:rPr/>
      </w:pPr>
      <w:r>
        <w:rPr>
          <w:sz w:val="24"/>
          <w:lang w:val="en-US"/>
        </w:rPr>
        <w:t>Volver</w:t>
      </w:r>
      <w:r>
        <w:rPr>
          <w:sz w:val="24"/>
        </w:rPr>
        <w:t xml:space="preserve"> </w:t>
      </w:r>
      <w:r>
        <w:rPr>
          <w:b/>
          <w:bCs/>
          <w:sz w:val="24"/>
          <w:lang w:val="en-US"/>
        </w:rPr>
        <w:t>a</w:t>
      </w:r>
      <w:r>
        <w:rPr>
          <w:sz w:val="24"/>
        </w:rPr>
        <w:t xml:space="preserve"> — возвращаться куда-либо</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w:t>
      </w:r>
      <w:r>
        <w:rPr>
          <w:sz w:val="24"/>
          <w:lang w:val="en-US"/>
        </w:rPr>
        <w:t>casa</w:t>
      </w:r>
      <w:r>
        <w:rPr>
          <w:sz w:val="24"/>
        </w:rPr>
        <w:t xml:space="preserve">) </w:t>
      </w:r>
    </w:p>
    <w:p>
      <w:pPr>
        <w:pStyle w:val="Normal1"/>
        <w:spacing w:lineRule="auto" w:line="240"/>
        <w:ind w:firstLine="709" w:end="0"/>
        <w:rPr/>
      </w:pPr>
      <w:r>
        <w:rPr>
          <w:b/>
          <w:bCs/>
          <w:sz w:val="24"/>
          <w:lang w:val="en-US"/>
        </w:rPr>
        <w:t>a</w:t>
      </w:r>
      <w:r>
        <w:rPr>
          <w:sz w:val="24"/>
        </w:rPr>
        <w:t xml:space="preserve"> + </w:t>
      </w:r>
      <w:r>
        <w:rPr>
          <w:i/>
          <w:iCs/>
          <w:sz w:val="24"/>
          <w:lang w:val="en-US"/>
        </w:rPr>
        <w:t>infinitivo</w:t>
      </w:r>
      <w:r>
        <w:rPr>
          <w:sz w:val="24"/>
        </w:rPr>
        <w:t>— вновь делать что-либо</w:t>
      </w:r>
    </w:p>
    <w:p>
      <w:pPr>
        <w:pStyle w:val="Normal1"/>
        <w:spacing w:lineRule="auto" w:line="240"/>
        <w:ind w:firstLine="709" w:end="0"/>
        <w:rPr/>
      </w:pPr>
      <w:r>
        <w:rPr>
          <w:sz w:val="24"/>
        </w:rPr>
        <w:t xml:space="preserve">                         </w:t>
      </w:r>
      <w:r>
        <w:rPr>
          <w:sz w:val="24"/>
        </w:rPr>
        <w:t xml:space="preserve">(~ </w:t>
      </w:r>
      <w:r>
        <w:rPr>
          <w:sz w:val="24"/>
          <w:lang w:val="en-US"/>
        </w:rPr>
        <w:t>a</w:t>
      </w:r>
      <w:r>
        <w:rPr>
          <w:sz w:val="24"/>
        </w:rPr>
        <w:t xml:space="preserve"> </w:t>
      </w:r>
      <w:r>
        <w:rPr>
          <w:sz w:val="24"/>
          <w:lang w:val="en-US"/>
        </w:rPr>
        <w:t>preguntar</w:t>
      </w:r>
      <w:r>
        <w:rPr>
          <w:sz w:val="24"/>
        </w:rPr>
        <w:t xml:space="preserve">) </w:t>
      </w:r>
    </w:p>
    <w:p>
      <w:pPr>
        <w:pStyle w:val="Normal1"/>
        <w:spacing w:lineRule="auto" w:line="240"/>
        <w:ind w:firstLine="709" w:end="0"/>
        <w:rPr/>
      </w:pPr>
      <w:r>
        <w:rPr>
          <w:b/>
          <w:bCs/>
          <w:sz w:val="24"/>
          <w:lang w:val="en-US"/>
        </w:rPr>
        <w:t>de</w:t>
      </w:r>
      <w:r>
        <w:rPr>
          <w:b/>
          <w:bCs/>
          <w:sz w:val="24"/>
        </w:rPr>
        <w:t xml:space="preserve"> </w:t>
      </w:r>
      <w:r>
        <w:rPr>
          <w:sz w:val="24"/>
        </w:rPr>
        <w:t>— возвращаться откуда-либо</w:t>
      </w:r>
    </w:p>
    <w:p>
      <w:pPr>
        <w:pStyle w:val="Normal1"/>
        <w:spacing w:lineRule="auto" w:line="240"/>
        <w:ind w:firstLine="709" w:end="0"/>
        <w:rPr/>
      </w:pPr>
      <w:r>
        <w:rPr>
          <w:sz w:val="24"/>
        </w:rPr>
        <w:t xml:space="preserve">                        </w:t>
      </w:r>
      <w:r>
        <w:rPr>
          <w:sz w:val="24"/>
          <w:lang w:val="en-US"/>
        </w:rPr>
        <w:t xml:space="preserve">(~ </w:t>
      </w:r>
      <w:r>
        <w:rPr>
          <w:i/>
          <w:iCs/>
          <w:sz w:val="24"/>
          <w:lang w:val="en-US"/>
        </w:rPr>
        <w:t>de</w:t>
      </w:r>
      <w:r>
        <w:rPr>
          <w:sz w:val="24"/>
          <w:lang w:val="en-US"/>
        </w:rPr>
        <w:t xml:space="preserve"> la ciudad)</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t xml:space="preserve">                             </w:t>
      </w:r>
    </w:p>
    <w:p>
      <w:pPr>
        <w:pStyle w:val="FR4"/>
        <w:ind w:firstLine="284" w:end="0"/>
        <w:jc w:val="center"/>
        <w:rPr>
          <w:rFonts w:ascii="Times New Roman" w:hAnsi="Times New Roman" w:cs="Times New Roman"/>
          <w:b/>
          <w:sz w:val="28"/>
        </w:rPr>
      </w:pPr>
      <w:r>
        <w:rPr>
          <w:rFonts w:cs="Times New Roman" w:ascii="Times New Roman" w:hAnsi="Times New Roman"/>
          <w:b/>
          <w:sz w:val="28"/>
          <w:lang w:val="en-US"/>
        </w:rPr>
        <w:t>Z</w:t>
      </w:r>
    </w:p>
    <w:p>
      <w:pPr>
        <w:pStyle w:val="Normal1"/>
        <w:spacing w:lineRule="auto" w:line="240"/>
        <w:ind w:firstLine="284" w:end="0"/>
        <w:rPr/>
      </w:pPr>
      <w:r>
        <w:rPr>
          <w:sz w:val="24"/>
          <w:lang w:val="en-US"/>
        </w:rPr>
        <w:t>Zafarse</w:t>
      </w:r>
      <w:r>
        <w:rPr>
          <w:sz w:val="24"/>
        </w:rPr>
        <w:t xml:space="preserve"> </w:t>
      </w:r>
      <w:r>
        <w:rPr>
          <w:b/>
          <w:bCs/>
          <w:sz w:val="24"/>
          <w:lang w:val="en-US"/>
        </w:rPr>
        <w:t>de</w:t>
      </w:r>
      <w:r>
        <w:rPr>
          <w:sz w:val="24"/>
        </w:rPr>
        <w:t xml:space="preserve"> — отделываться от чего-либо, от кого-либо, уклоняться от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una persona, </w:t>
      </w:r>
      <w:r>
        <w:rPr>
          <w:i/>
          <w:iCs/>
          <w:sz w:val="24"/>
          <w:lang w:val="en-US"/>
        </w:rPr>
        <w:t>de</w:t>
      </w:r>
      <w:r>
        <w:rPr>
          <w:sz w:val="24"/>
          <w:lang w:val="en-US"/>
        </w:rPr>
        <w:t xml:space="preserve"> un compromiso)</w:t>
      </w:r>
    </w:p>
    <w:p>
      <w:pPr>
        <w:pStyle w:val="Normal1"/>
        <w:spacing w:lineRule="auto" w:line="240"/>
        <w:ind w:firstLine="284" w:end="0"/>
        <w:rPr/>
      </w:pPr>
      <w:r>
        <w:rPr>
          <w:sz w:val="24"/>
          <w:lang w:val="en-US"/>
        </w:rPr>
        <w:t>Zamparse</w:t>
      </w:r>
      <w:r>
        <w:rPr>
          <w:sz w:val="24"/>
        </w:rPr>
        <w:t xml:space="preserve"> </w:t>
      </w:r>
      <w:r>
        <w:rPr>
          <w:b/>
          <w:bCs/>
          <w:sz w:val="24"/>
          <w:lang w:val="en-US"/>
        </w:rPr>
        <w:t>en</w:t>
      </w:r>
      <w:r>
        <w:rPr>
          <w:b/>
          <w:bCs/>
          <w:sz w:val="24"/>
        </w:rPr>
        <w:t xml:space="preserve"> </w:t>
      </w:r>
      <w:r>
        <w:rPr>
          <w:sz w:val="24"/>
        </w:rPr>
        <w:t xml:space="preserve">— прошмыгнуть, проскользнуть незамеченным </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la sala)</w:t>
      </w:r>
    </w:p>
    <w:p>
      <w:pPr>
        <w:pStyle w:val="Normal1"/>
        <w:spacing w:lineRule="auto" w:line="240"/>
        <w:ind w:firstLine="284" w:end="0"/>
        <w:rPr>
          <w:sz w:val="24"/>
          <w:lang w:val="en-US"/>
        </w:rPr>
      </w:pPr>
      <w:r>
        <w:rPr>
          <w:sz w:val="24"/>
          <w:lang w:val="en-US"/>
        </w:rPr>
      </w:r>
    </w:p>
    <w:p>
      <w:pPr>
        <w:pStyle w:val="Normal1"/>
        <w:spacing w:lineRule="auto" w:line="240"/>
        <w:ind w:firstLine="284" w:end="0"/>
        <w:rPr>
          <w:sz w:val="24"/>
          <w:lang w:val="en-US"/>
        </w:rPr>
      </w:pPr>
      <w:r>
        <w:rPr>
          <w:sz w:val="24"/>
          <w:lang w:val="en-US"/>
        </w:rPr>
      </w:r>
    </w:p>
    <w:p>
      <w:pPr>
        <w:pStyle w:val="Heading2"/>
        <w:ind w:hanging="0" w:start="0"/>
        <w:rPr/>
      </w:pPr>
      <w:bookmarkStart w:id="180" w:name="__RefHeading___Toc1886149"/>
      <w:bookmarkEnd w:id="180"/>
      <w:r>
        <w:rPr>
          <w:lang w:val="en-US"/>
        </w:rPr>
        <w:t>III</w:t>
      </w:r>
      <w:r>
        <w:rPr/>
        <w:t>. Употребление предлогов с прилагательными</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b/>
          <w:sz w:val="32"/>
        </w:rPr>
      </w:pPr>
      <w:r>
        <w:rPr>
          <w:rFonts w:cs="Times New Roman" w:ascii="Times New Roman" w:hAnsi="Times New Roman"/>
          <w:b/>
          <w:sz w:val="32"/>
        </w:rPr>
        <w:t>А</w:t>
      </w:r>
    </w:p>
    <w:p>
      <w:pPr>
        <w:pStyle w:val="Normal1"/>
        <w:spacing w:lineRule="auto" w:line="240"/>
        <w:ind w:firstLine="284" w:end="0"/>
        <w:rPr/>
      </w:pPr>
      <w:r>
        <w:rPr>
          <w:sz w:val="24"/>
          <w:lang w:val="en-US"/>
        </w:rPr>
        <w:t>Aborrecible</w:t>
      </w:r>
      <w:r>
        <w:rPr>
          <w:sz w:val="24"/>
        </w:rPr>
        <w:t xml:space="preserve"> </w:t>
      </w:r>
      <w:r>
        <w:rPr>
          <w:b/>
          <w:bCs/>
          <w:sz w:val="24"/>
          <w:lang w:val="en-US"/>
        </w:rPr>
        <w:t>a</w:t>
      </w:r>
      <w:r>
        <w:rPr>
          <w:sz w:val="24"/>
        </w:rPr>
        <w:t xml:space="preserve"> — заслуживающий ненависти, отвращения у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los hombres) </w:t>
      </w:r>
    </w:p>
    <w:p>
      <w:pPr>
        <w:pStyle w:val="Normal1"/>
        <w:spacing w:lineRule="auto" w:line="240"/>
        <w:ind w:firstLine="284" w:end="0"/>
        <w:rPr/>
      </w:pPr>
      <w:r>
        <w:rPr>
          <w:sz w:val="24"/>
          <w:lang w:val="en-US"/>
        </w:rPr>
        <w:t>Abrigado</w:t>
      </w:r>
      <w:r>
        <w:rPr>
          <w:sz w:val="24"/>
        </w:rPr>
        <w:t xml:space="preserve"> </w:t>
      </w:r>
      <w:r>
        <w:rPr>
          <w:b/>
          <w:bCs/>
          <w:sz w:val="24"/>
          <w:lang w:val="en-US"/>
        </w:rPr>
        <w:t>de</w:t>
      </w:r>
      <w:r>
        <w:rPr>
          <w:b/>
          <w:bCs/>
          <w:sz w:val="24"/>
        </w:rPr>
        <w:t xml:space="preserve">, </w:t>
      </w:r>
      <w:r>
        <w:rPr>
          <w:b/>
          <w:bCs/>
          <w:sz w:val="24"/>
          <w:lang w:val="en-US"/>
        </w:rPr>
        <w:t>contra</w:t>
      </w:r>
      <w:r>
        <w:rPr>
          <w:sz w:val="24"/>
        </w:rPr>
        <w:t xml:space="preserve"> — защищенный от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 contra</w:t>
      </w:r>
      <w:r>
        <w:rPr>
          <w:sz w:val="24"/>
          <w:lang w:val="en-US"/>
        </w:rPr>
        <w:t xml:space="preserve"> los vientos) </w:t>
      </w:r>
    </w:p>
    <w:p>
      <w:pPr>
        <w:pStyle w:val="Normal1"/>
        <w:spacing w:lineRule="auto" w:line="240"/>
        <w:ind w:firstLine="284" w:end="0"/>
        <w:rPr/>
      </w:pPr>
      <w:r>
        <w:rPr>
          <w:sz w:val="24"/>
          <w:lang w:val="en-US"/>
        </w:rPr>
        <w:t>Accesible</w:t>
      </w:r>
      <w:r>
        <w:rPr>
          <w:sz w:val="24"/>
        </w:rPr>
        <w:t xml:space="preserve"> </w:t>
      </w:r>
      <w:r>
        <w:rPr>
          <w:b/>
          <w:bCs/>
          <w:sz w:val="24"/>
          <w:lang w:val="en-US"/>
        </w:rPr>
        <w:t>a</w:t>
      </w:r>
      <w:r>
        <w:rPr>
          <w:sz w:val="24"/>
        </w:rPr>
        <w:t xml:space="preserve"> — доступный кому-либо</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w:t>
      </w:r>
      <w:r>
        <w:rPr>
          <w:sz w:val="24"/>
          <w:lang w:val="en-US"/>
        </w:rPr>
        <w:t>todos</w:t>
      </w:r>
      <w:r>
        <w:rPr>
          <w:sz w:val="24"/>
        </w:rPr>
        <w:t xml:space="preserve">) </w:t>
      </w:r>
    </w:p>
    <w:p>
      <w:pPr>
        <w:pStyle w:val="Normal1"/>
        <w:spacing w:lineRule="auto" w:line="240"/>
        <w:ind w:firstLine="284" w:end="0"/>
        <w:rPr/>
      </w:pPr>
      <w:r>
        <w:rPr>
          <w:sz w:val="24"/>
          <w:lang w:val="en-US"/>
        </w:rPr>
        <w:t>Acometido</w:t>
      </w:r>
      <w:r>
        <w:rPr>
          <w:sz w:val="24"/>
        </w:rPr>
        <w:t xml:space="preserve"> </w:t>
      </w:r>
      <w:r>
        <w:rPr>
          <w:b/>
          <w:bCs/>
          <w:sz w:val="24"/>
        </w:rPr>
        <w:t>ро</w:t>
      </w:r>
      <w:r>
        <w:rPr>
          <w:b/>
          <w:bCs/>
          <w:sz w:val="24"/>
          <w:lang w:val="en-US"/>
        </w:rPr>
        <w:t>r</w:t>
      </w:r>
      <w:r>
        <w:rPr>
          <w:sz w:val="24"/>
        </w:rPr>
        <w:t xml:space="preserve"> — атакованный кем-либо</w:t>
      </w:r>
    </w:p>
    <w:p>
      <w:pPr>
        <w:pStyle w:val="Normal1"/>
        <w:spacing w:lineRule="auto" w:line="240"/>
        <w:ind w:firstLine="284"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el enemigo);</w:t>
      </w:r>
    </w:p>
    <w:p>
      <w:pPr>
        <w:pStyle w:val="Normal1"/>
        <w:spacing w:lineRule="auto" w:line="240"/>
        <w:ind w:firstLine="284" w:end="0"/>
        <w:rPr/>
      </w:pPr>
      <w:r>
        <w:rPr>
          <w:sz w:val="24"/>
          <w:lang w:val="en-US"/>
        </w:rPr>
        <w:t xml:space="preserve">       </w:t>
      </w:r>
      <w:r>
        <w:rPr>
          <w:sz w:val="24"/>
        </w:rPr>
        <w:t>атакованный откуда-либо</w:t>
      </w:r>
    </w:p>
    <w:p>
      <w:pPr>
        <w:pStyle w:val="Normal1"/>
        <w:spacing w:lineRule="auto" w:line="240"/>
        <w:ind w:firstLine="284" w:end="0"/>
        <w:rPr/>
      </w:pPr>
      <w:r>
        <w:rPr>
          <w:sz w:val="24"/>
        </w:rPr>
        <w:t xml:space="preserve">                        </w:t>
      </w:r>
      <w:r>
        <w:rPr>
          <w:sz w:val="24"/>
        </w:rPr>
        <w:t xml:space="preserve">(~ </w:t>
      </w:r>
      <w:r>
        <w:rPr>
          <w:i/>
          <w:iCs/>
          <w:sz w:val="24"/>
        </w:rPr>
        <w:t>роr</w:t>
      </w:r>
      <w:r>
        <w:rPr>
          <w:sz w:val="24"/>
        </w:rPr>
        <w:t xml:space="preserve"> </w:t>
      </w:r>
      <w:r>
        <w:rPr>
          <w:sz w:val="24"/>
          <w:lang w:val="en-US"/>
        </w:rPr>
        <w:t>la</w:t>
      </w:r>
      <w:r>
        <w:rPr>
          <w:sz w:val="24"/>
        </w:rPr>
        <w:t xml:space="preserve"> </w:t>
      </w:r>
      <w:r>
        <w:rPr>
          <w:sz w:val="24"/>
          <w:lang w:val="en-US"/>
        </w:rPr>
        <w:t>espalda</w:t>
      </w:r>
      <w:r>
        <w:rPr>
          <w:sz w:val="24"/>
        </w:rPr>
        <w:t xml:space="preserve">) </w:t>
      </w:r>
    </w:p>
    <w:p>
      <w:pPr>
        <w:pStyle w:val="Normal1"/>
        <w:spacing w:lineRule="auto" w:line="240"/>
        <w:ind w:firstLine="284" w:end="0"/>
        <w:rPr/>
      </w:pPr>
      <w:r>
        <w:rPr>
          <w:sz w:val="24"/>
          <w:lang w:val="en-US"/>
        </w:rPr>
        <w:t>Acreditado</w:t>
      </w:r>
      <w:r>
        <w:rPr>
          <w:sz w:val="24"/>
        </w:rPr>
        <w:t xml:space="preserve"> </w:t>
      </w:r>
      <w:r>
        <w:rPr>
          <w:b/>
          <w:bCs/>
          <w:sz w:val="24"/>
          <w:lang w:val="en-US"/>
        </w:rPr>
        <w:t>en</w:t>
      </w:r>
      <w:r>
        <w:rPr>
          <w:b/>
          <w:bCs/>
          <w:sz w:val="24"/>
        </w:rPr>
        <w:t xml:space="preserve">, </w:t>
      </w:r>
      <w:r>
        <w:rPr>
          <w:b/>
          <w:bCs/>
          <w:sz w:val="24"/>
          <w:lang w:val="en-US"/>
        </w:rPr>
        <w:t>para</w:t>
      </w:r>
      <w:r>
        <w:rPr>
          <w:sz w:val="24"/>
        </w:rPr>
        <w:t xml:space="preserve"> — пользующийся доверием в чем-либо, аккреди</w:t>
        <w:softHyphen/>
        <w:t>тованный в качестве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en, para</w:t>
      </w:r>
      <w:r>
        <w:rPr>
          <w:sz w:val="24"/>
          <w:lang w:val="en-US"/>
        </w:rPr>
        <w:t xml:space="preserve"> su oficio)  </w:t>
      </w:r>
    </w:p>
    <w:p>
      <w:pPr>
        <w:pStyle w:val="Normal1"/>
        <w:spacing w:lineRule="auto" w:line="240"/>
        <w:ind w:firstLine="284" w:end="0"/>
        <w:rPr/>
      </w:pPr>
      <w:r>
        <w:rPr>
          <w:sz w:val="24"/>
          <w:lang w:val="en-US"/>
        </w:rPr>
        <w:t>Adecuado</w:t>
      </w:r>
      <w:r>
        <w:rPr>
          <w:sz w:val="24"/>
        </w:rPr>
        <w:t xml:space="preserve"> </w:t>
      </w:r>
      <w:r>
        <w:rPr>
          <w:b/>
          <w:bCs/>
          <w:sz w:val="24"/>
          <w:lang w:val="en-US"/>
        </w:rPr>
        <w:t>a</w:t>
      </w:r>
      <w:r>
        <w:rPr>
          <w:sz w:val="24"/>
        </w:rPr>
        <w:t xml:space="preserve"> — соразмерный, соответствующий чему-либо</w:t>
      </w:r>
    </w:p>
    <w:p>
      <w:pPr>
        <w:pStyle w:val="Normal1"/>
        <w:spacing w:lineRule="auto" w:line="240"/>
        <w:ind w:firstLine="284" w:end="0"/>
        <w:rPr/>
      </w:pPr>
      <w:r>
        <w:rPr>
          <w:sz w:val="24"/>
        </w:rPr>
        <w:t xml:space="preserve">                    </w:t>
      </w:r>
      <w:r>
        <w:rPr>
          <w:sz w:val="24"/>
        </w:rPr>
        <w:t xml:space="preserve">(~ </w:t>
      </w:r>
      <w:r>
        <w:rPr>
          <w:i/>
          <w:iCs/>
          <w:sz w:val="24"/>
          <w:lang w:val="en-US"/>
        </w:rPr>
        <w:t>al</w:t>
      </w:r>
      <w:r>
        <w:rPr>
          <w:sz w:val="24"/>
        </w:rPr>
        <w:t xml:space="preserve"> </w:t>
      </w:r>
      <w:r>
        <w:rPr>
          <w:sz w:val="24"/>
          <w:lang w:val="en-US"/>
        </w:rPr>
        <w:t>tamaño</w:t>
      </w:r>
      <w:r>
        <w:rPr>
          <w:sz w:val="24"/>
        </w:rPr>
        <w:t>)</w:t>
      </w:r>
    </w:p>
    <w:p>
      <w:pPr>
        <w:pStyle w:val="Normal1"/>
        <w:spacing w:lineRule="auto" w:line="240"/>
        <w:ind w:firstLine="284" w:end="0"/>
        <w:rPr/>
      </w:pPr>
      <w:r>
        <w:rPr>
          <w:sz w:val="24"/>
          <w:lang w:val="en-US"/>
        </w:rPr>
        <w:t>Afable</w:t>
      </w:r>
      <w:r>
        <w:rPr>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приветливый, любезный, вежливый с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para, para con</w:t>
      </w:r>
      <w:r>
        <w:rPr>
          <w:sz w:val="24"/>
          <w:lang w:val="en-US"/>
        </w:rPr>
        <w:t xml:space="preserve"> todos) </w:t>
      </w:r>
    </w:p>
    <w:p>
      <w:pPr>
        <w:pStyle w:val="Normal1"/>
        <w:spacing w:lineRule="auto" w:line="240"/>
        <w:ind w:firstLine="284" w:end="0"/>
        <w:rPr/>
      </w:pPr>
      <w:r>
        <w:rPr>
          <w:sz w:val="24"/>
          <w:lang w:val="en-US"/>
        </w:rPr>
        <w:t>Afligido</w:t>
      </w:r>
      <w:r>
        <w:rPr>
          <w:sz w:val="24"/>
        </w:rPr>
        <w:t xml:space="preserve"> </w:t>
      </w:r>
      <w:r>
        <w:rPr>
          <w:b/>
          <w:bCs/>
          <w:sz w:val="24"/>
          <w:lang w:val="en-US"/>
        </w:rPr>
        <w:t>de</w:t>
      </w:r>
      <w:r>
        <w:rPr>
          <w:b/>
          <w:bCs/>
          <w:sz w:val="24"/>
        </w:rPr>
        <w:t xml:space="preserve">, </w:t>
      </w:r>
      <w:r>
        <w:rPr>
          <w:b/>
          <w:bCs/>
          <w:sz w:val="24"/>
          <w:lang w:val="en-US"/>
        </w:rPr>
        <w:t>con</w:t>
      </w:r>
      <w:r>
        <w:rPr>
          <w:b/>
          <w:bCs/>
          <w:sz w:val="24"/>
        </w:rPr>
        <w:t>, ро</w:t>
      </w:r>
      <w:r>
        <w:rPr>
          <w:b/>
          <w:bCs/>
          <w:sz w:val="24"/>
          <w:lang w:val="en-US"/>
        </w:rPr>
        <w:t>r</w:t>
      </w:r>
      <w:r>
        <w:rPr>
          <w:sz w:val="24"/>
        </w:rPr>
        <w:t xml:space="preserve"> — огорченный, обеспокоенный, удрученный чем-либо</w:t>
      </w:r>
    </w:p>
    <w:p>
      <w:pPr>
        <w:pStyle w:val="Normal1"/>
        <w:spacing w:lineRule="auto" w:line="240"/>
        <w:ind w:firstLine="284" w:end="0"/>
        <w:rPr/>
      </w:pPr>
      <w:r>
        <w:rPr>
          <w:sz w:val="24"/>
        </w:rPr>
        <w:t xml:space="preserve">                    </w:t>
      </w:r>
      <w:r>
        <w:rPr>
          <w:sz w:val="24"/>
          <w:lang w:val="en-US"/>
        </w:rPr>
        <w:t>(~</w:t>
      </w:r>
      <w:r>
        <w:rPr>
          <w:i/>
          <w:iCs/>
          <w:sz w:val="24"/>
          <w:lang w:val="en-US"/>
        </w:rPr>
        <w:t xml:space="preserve">de, con, </w:t>
      </w:r>
      <w:r>
        <w:rPr>
          <w:i/>
          <w:iCs/>
          <w:sz w:val="24"/>
        </w:rPr>
        <w:t>ро</w:t>
      </w:r>
      <w:r>
        <w:rPr>
          <w:i/>
          <w:iCs/>
          <w:sz w:val="24"/>
          <w:lang w:val="en-US"/>
        </w:rPr>
        <w:t>r</w:t>
      </w:r>
      <w:r>
        <w:rPr>
          <w:sz w:val="24"/>
          <w:lang w:val="en-US"/>
        </w:rPr>
        <w:t xml:space="preserve"> l</w:t>
      </w:r>
      <w:r>
        <w:rPr>
          <w:sz w:val="24"/>
        </w:rPr>
        <w:t>о</w:t>
      </w:r>
      <w:r>
        <w:rPr>
          <w:sz w:val="24"/>
          <w:lang w:val="en-US"/>
        </w:rPr>
        <w:t xml:space="preserve"> que veía) </w:t>
      </w:r>
    </w:p>
    <w:p>
      <w:pPr>
        <w:pStyle w:val="Normal1"/>
        <w:spacing w:lineRule="auto" w:line="240"/>
        <w:ind w:firstLine="284" w:end="0"/>
        <w:rPr/>
      </w:pPr>
      <w:r>
        <w:rPr>
          <w:sz w:val="24"/>
          <w:lang w:val="en-US"/>
        </w:rPr>
        <w:t>Aficionado</w:t>
      </w:r>
      <w:r>
        <w:rPr>
          <w:sz w:val="24"/>
        </w:rPr>
        <w:t xml:space="preserve"> </w:t>
      </w:r>
      <w:r>
        <w:rPr>
          <w:b/>
          <w:bCs/>
          <w:sz w:val="24"/>
          <w:lang w:val="en-US"/>
        </w:rPr>
        <w:t>a</w:t>
      </w:r>
      <w:r>
        <w:rPr>
          <w:sz w:val="24"/>
        </w:rPr>
        <w:t xml:space="preserve"> — любитель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 música) </w:t>
      </w:r>
    </w:p>
    <w:p>
      <w:pPr>
        <w:pStyle w:val="Normal1"/>
        <w:spacing w:lineRule="auto" w:line="240"/>
        <w:ind w:firstLine="284" w:end="0"/>
        <w:rPr/>
      </w:pPr>
      <w:r>
        <w:rPr>
          <w:sz w:val="24"/>
          <w:lang w:val="en-US"/>
        </w:rPr>
        <w:t>Agradable</w:t>
      </w:r>
      <w:r>
        <w:rPr>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приятный, любезный с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para, para con</w:t>
      </w:r>
      <w:r>
        <w:rPr>
          <w:sz w:val="24"/>
          <w:lang w:val="en-US"/>
        </w:rPr>
        <w:t xml:space="preserve"> todos) </w:t>
      </w:r>
    </w:p>
    <w:p>
      <w:pPr>
        <w:pStyle w:val="Normal1"/>
        <w:spacing w:lineRule="auto" w:line="240"/>
        <w:ind w:firstLine="284" w:end="0"/>
        <w:rPr/>
      </w:pPr>
      <w:r>
        <w:rPr>
          <w:sz w:val="24"/>
          <w:lang w:val="en-US"/>
        </w:rPr>
        <w:t>Agradecido</w:t>
      </w:r>
      <w:r>
        <w:rPr>
          <w:sz w:val="24"/>
        </w:rPr>
        <w:t xml:space="preserve"> </w:t>
      </w:r>
      <w:r>
        <w:rPr>
          <w:sz w:val="24"/>
          <w:lang w:val="en-US"/>
        </w:rPr>
        <w:t>a</w:t>
      </w:r>
      <w:r>
        <w:rPr>
          <w:sz w:val="24"/>
        </w:rPr>
        <w:t xml:space="preserve"> — благодарный, признательный кому-либо, чему-либо</w:t>
      </w:r>
    </w:p>
    <w:p>
      <w:pPr>
        <w:pStyle w:val="Normal1"/>
        <w:spacing w:lineRule="auto" w:line="240"/>
        <w:ind w:firstLine="284" w:end="0"/>
        <w:rPr/>
      </w:pPr>
      <w:r>
        <w:rPr>
          <w:sz w:val="24"/>
        </w:rPr>
        <w:t xml:space="preserve">                   </w:t>
      </w:r>
      <w:r>
        <w:rPr>
          <w:sz w:val="24"/>
          <w:lang w:val="en-US"/>
        </w:rPr>
        <w:t xml:space="preserve">(~ a Juan </w:t>
      </w:r>
      <w:r>
        <w:rPr>
          <w:sz w:val="24"/>
        </w:rPr>
        <w:t>ро</w:t>
      </w:r>
      <w:r>
        <w:rPr>
          <w:sz w:val="24"/>
          <w:lang w:val="en-US"/>
        </w:rPr>
        <w:t xml:space="preserve">r sus favores) </w:t>
      </w:r>
    </w:p>
    <w:p>
      <w:pPr>
        <w:pStyle w:val="Normal1"/>
        <w:spacing w:lineRule="auto" w:line="240"/>
        <w:ind w:firstLine="284" w:end="0"/>
        <w:rPr/>
      </w:pPr>
      <w:r>
        <w:rPr>
          <w:sz w:val="24"/>
          <w:lang w:val="en-US"/>
        </w:rPr>
        <w:t>Alto</w:t>
      </w:r>
      <w:r>
        <w:rPr>
          <w:sz w:val="24"/>
        </w:rPr>
        <w:t xml:space="preserve"> </w:t>
      </w:r>
      <w:r>
        <w:rPr>
          <w:sz w:val="24"/>
          <w:lang w:val="en-US"/>
        </w:rPr>
        <w:t>de</w:t>
      </w:r>
      <w:r>
        <w:rPr>
          <w:sz w:val="24"/>
        </w:rPr>
        <w:t xml:space="preserve"> </w:t>
      </w:r>
      <w:r>
        <w:rPr>
          <w:i/>
          <w:sz w:val="24"/>
          <w:lang w:val="en-US"/>
        </w:rPr>
        <w:t>cuerpo</w:t>
      </w:r>
      <w:r>
        <w:rPr>
          <w:sz w:val="24"/>
        </w:rPr>
        <w:t xml:space="preserve"> * — высокий ростом </w:t>
      </w:r>
    </w:p>
    <w:p>
      <w:pPr>
        <w:pStyle w:val="Normal1"/>
        <w:pBdr>
          <w:top w:val="single" w:sz="4" w:space="1" w:color="000000"/>
        </w:pBdr>
        <w:spacing w:lineRule="auto" w:line="240"/>
        <w:ind w:firstLine="284" w:end="0"/>
        <w:rPr/>
      </w:pPr>
      <w:r>
        <w:rPr/>
        <w:t>* Курсивом даны слова, образующие с прилагательным устойчивые обороты.</w:t>
      </w:r>
    </w:p>
    <w:p>
      <w:pPr>
        <w:pStyle w:val="Normal1"/>
        <w:spacing w:lineRule="auto" w:line="240"/>
        <w:ind w:firstLine="284" w:end="0"/>
        <w:rPr>
          <w:sz w:val="24"/>
        </w:rPr>
      </w:pPr>
      <w:r>
        <w:rPr>
          <w:sz w:val="24"/>
        </w:rPr>
      </w:r>
    </w:p>
    <w:p>
      <w:pPr>
        <w:pStyle w:val="Normal1"/>
        <w:spacing w:lineRule="auto" w:line="240"/>
        <w:ind w:firstLine="284" w:end="0"/>
        <w:rPr>
          <w:sz w:val="24"/>
          <w:lang w:val="en-US"/>
        </w:rPr>
      </w:pPr>
      <w:r>
        <w:rPr>
          <w:sz w:val="24"/>
          <w:lang w:val="en-US"/>
        </w:rPr>
        <w:t xml:space="preserve">Amable </w:t>
      </w:r>
      <w:r>
        <w:rPr>
          <w:b/>
          <w:bCs/>
          <w:sz w:val="24"/>
          <w:lang w:val="en-US"/>
        </w:rPr>
        <w:t>a, con, para, para con</w:t>
      </w:r>
      <w:r>
        <w:rPr>
          <w:sz w:val="24"/>
          <w:lang w:val="en-US"/>
        </w:rPr>
        <w:t xml:space="preserve"> — </w:t>
      </w:r>
      <w:r>
        <w:rPr>
          <w:sz w:val="24"/>
        </w:rPr>
        <w:t>любезный</w:t>
      </w:r>
      <w:r>
        <w:rPr>
          <w:sz w:val="24"/>
          <w:lang w:val="en-US"/>
        </w:rPr>
        <w:t xml:space="preserve"> </w:t>
      </w:r>
      <w:r>
        <w:rPr>
          <w:sz w:val="24"/>
        </w:rPr>
        <w:t>с</w:t>
      </w:r>
      <w:r>
        <w:rPr>
          <w:sz w:val="24"/>
          <w:lang w:val="en-US"/>
        </w:rPr>
        <w:t xml:space="preserve"> </w:t>
      </w:r>
      <w:r>
        <w:rPr>
          <w:sz w:val="24"/>
        </w:rPr>
        <w:t>кем</w:t>
      </w:r>
      <w:r>
        <w:rPr>
          <w:sz w:val="24"/>
          <w:lang w:val="en-US"/>
        </w:rPr>
        <w:t>-</w:t>
      </w:r>
      <w:r>
        <w:rPr>
          <w:sz w:val="24"/>
        </w:rPr>
        <w:t>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a, con, para, para con</w:t>
      </w:r>
      <w:r>
        <w:rPr>
          <w:sz w:val="24"/>
          <w:lang w:val="en-US"/>
        </w:rPr>
        <w:t xml:space="preserve"> todos) </w:t>
      </w:r>
    </w:p>
    <w:p>
      <w:pPr>
        <w:pStyle w:val="Normal1"/>
        <w:spacing w:lineRule="auto" w:line="240"/>
        <w:ind w:firstLine="284" w:end="0"/>
        <w:rPr/>
      </w:pPr>
      <w:r>
        <w:rPr>
          <w:sz w:val="24"/>
          <w:lang w:val="en-US"/>
        </w:rPr>
        <w:t xml:space="preserve">         </w:t>
      </w:r>
      <w:r>
        <w:rPr>
          <w:b/>
          <w:bCs/>
          <w:sz w:val="24"/>
          <w:lang w:val="en-US"/>
        </w:rPr>
        <w:t>en</w:t>
      </w:r>
      <w:r>
        <w:rPr>
          <w:sz w:val="24"/>
        </w:rPr>
        <w:t xml:space="preserve"> </w:t>
      </w:r>
      <w:r>
        <w:rPr>
          <w:i/>
          <w:sz w:val="24"/>
          <w:lang w:val="en-US"/>
        </w:rPr>
        <w:t>el</w:t>
      </w:r>
      <w:r>
        <w:rPr>
          <w:i/>
          <w:sz w:val="24"/>
        </w:rPr>
        <w:t xml:space="preserve"> </w:t>
      </w:r>
      <w:r>
        <w:rPr>
          <w:i/>
          <w:sz w:val="24"/>
          <w:lang w:val="en-US"/>
        </w:rPr>
        <w:t>trato</w:t>
      </w:r>
      <w:r>
        <w:rPr>
          <w:sz w:val="24"/>
        </w:rPr>
        <w:t xml:space="preserve"> — любезный в обхождении </w:t>
      </w:r>
    </w:p>
    <w:p>
      <w:pPr>
        <w:pStyle w:val="Normal1"/>
        <w:spacing w:lineRule="auto" w:line="240"/>
        <w:ind w:firstLine="284" w:end="0"/>
        <w:rPr/>
      </w:pPr>
      <w:r>
        <w:rPr>
          <w:sz w:val="24"/>
          <w:lang w:val="en-US"/>
        </w:rPr>
        <w:t xml:space="preserve">Amante de </w:t>
      </w:r>
      <w:r>
        <w:rPr>
          <w:i/>
          <w:sz w:val="24"/>
          <w:lang w:val="en-US"/>
        </w:rPr>
        <w:t>la paz</w:t>
      </w:r>
      <w:r>
        <w:rPr>
          <w:sz w:val="24"/>
          <w:lang w:val="en-US"/>
        </w:rPr>
        <w:t xml:space="preserve"> — </w:t>
      </w:r>
      <w:r>
        <w:rPr>
          <w:sz w:val="24"/>
        </w:rPr>
        <w:t>миролюбивый</w:t>
      </w:r>
      <w:r>
        <w:rPr>
          <w:sz w:val="24"/>
          <w:lang w:val="en-US"/>
        </w:rPr>
        <w:t xml:space="preserve"> </w:t>
      </w:r>
    </w:p>
    <w:p>
      <w:pPr>
        <w:pStyle w:val="Normal1"/>
        <w:spacing w:lineRule="auto" w:line="240"/>
        <w:ind w:firstLine="284" w:end="0"/>
        <w:rPr/>
      </w:pPr>
      <w:r>
        <w:rPr>
          <w:sz w:val="24"/>
          <w:lang w:val="en-US"/>
        </w:rPr>
        <w:t>Amargo</w:t>
      </w:r>
      <w:r>
        <w:rPr>
          <w:sz w:val="24"/>
        </w:rPr>
        <w:t xml:space="preserve"> </w:t>
      </w:r>
      <w:r>
        <w:rPr>
          <w:iCs/>
          <w:sz w:val="24"/>
          <w:lang w:val="en-US"/>
        </w:rPr>
        <w:t>al</w:t>
      </w:r>
      <w:r>
        <w:rPr>
          <w:i/>
          <w:sz w:val="24"/>
        </w:rPr>
        <w:t xml:space="preserve"> </w:t>
      </w:r>
      <w:r>
        <w:rPr>
          <w:i/>
          <w:sz w:val="24"/>
          <w:lang w:val="en-US"/>
        </w:rPr>
        <w:t>gusto</w:t>
      </w:r>
      <w:r>
        <w:rPr>
          <w:i/>
          <w:sz w:val="24"/>
        </w:rPr>
        <w:t xml:space="preserve"> </w:t>
      </w:r>
      <w:r>
        <w:rPr>
          <w:sz w:val="24"/>
        </w:rPr>
        <w:t>— горький на вкус</w:t>
      </w:r>
    </w:p>
    <w:p>
      <w:pPr>
        <w:pStyle w:val="Normal1"/>
        <w:spacing w:lineRule="auto" w:line="240"/>
        <w:ind w:firstLine="284" w:end="0"/>
        <w:rPr/>
      </w:pPr>
      <w:r>
        <w:rPr>
          <w:sz w:val="24"/>
          <w:lang w:val="en-US"/>
        </w:rPr>
        <w:t>Amoroso</w:t>
      </w:r>
      <w:r>
        <w:rPr>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ласковый, нежный, мягкий с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para, para con</w:t>
      </w:r>
      <w:r>
        <w:rPr>
          <w:sz w:val="24"/>
          <w:lang w:val="en-US"/>
        </w:rPr>
        <w:t xml:space="preserve"> los suyos) </w:t>
      </w:r>
    </w:p>
    <w:p>
      <w:pPr>
        <w:pStyle w:val="Normal1"/>
        <w:spacing w:lineRule="auto" w:line="240"/>
        <w:ind w:firstLine="284" w:end="0"/>
        <w:rPr/>
      </w:pPr>
      <w:r>
        <w:rPr>
          <w:sz w:val="24"/>
          <w:lang w:val="en-US"/>
        </w:rPr>
        <w:t>Ansioso</w:t>
      </w:r>
      <w:r>
        <w:rPr>
          <w:sz w:val="24"/>
        </w:rPr>
        <w:t xml:space="preserve"> </w:t>
      </w:r>
      <w:r>
        <w:rPr>
          <w:b/>
          <w:bCs/>
          <w:sz w:val="24"/>
          <w:lang w:val="en-US"/>
        </w:rPr>
        <w:t>de</w:t>
      </w:r>
      <w:r>
        <w:rPr>
          <w:sz w:val="24"/>
        </w:rPr>
        <w:t xml:space="preserve"> — страстно желающий, жаждущий чего-либо</w:t>
      </w:r>
    </w:p>
    <w:p>
      <w:pPr>
        <w:pStyle w:val="Normal1"/>
        <w:spacing w:lineRule="auto" w:line="240"/>
        <w:ind w:firstLine="284" w:end="0"/>
        <w:rPr/>
      </w:pPr>
      <w:r>
        <w:rPr>
          <w:sz w:val="24"/>
        </w:rPr>
        <w:t xml:space="preserve">                     </w:t>
      </w:r>
      <w:r>
        <w:rPr>
          <w:sz w:val="24"/>
        </w:rPr>
        <w:t xml:space="preserve">(~ </w:t>
      </w:r>
      <w:r>
        <w:rPr>
          <w:i/>
          <w:iCs/>
          <w:sz w:val="24"/>
          <w:lang w:val="en-US"/>
        </w:rPr>
        <w:t>del</w:t>
      </w:r>
      <w:r>
        <w:rPr>
          <w:sz w:val="24"/>
        </w:rPr>
        <w:t xml:space="preserve"> </w:t>
      </w:r>
      <w:r>
        <w:rPr>
          <w:sz w:val="24"/>
          <w:lang w:val="en-US"/>
        </w:rPr>
        <w:t>triunfo</w:t>
      </w:r>
      <w:r>
        <w:rPr>
          <w:sz w:val="24"/>
        </w:rPr>
        <w:t xml:space="preserve">) </w:t>
      </w:r>
    </w:p>
    <w:p>
      <w:pPr>
        <w:pStyle w:val="Normal1"/>
        <w:spacing w:lineRule="auto" w:line="240"/>
        <w:ind w:firstLine="284" w:end="0"/>
        <w:rPr/>
      </w:pPr>
      <w:r>
        <w:rPr>
          <w:sz w:val="24"/>
          <w:lang w:val="en-US"/>
        </w:rPr>
        <w:t>Anterior</w:t>
      </w:r>
      <w:r>
        <w:rPr>
          <w:sz w:val="24"/>
        </w:rPr>
        <w:t xml:space="preserve"> </w:t>
      </w:r>
      <w:r>
        <w:rPr>
          <w:b/>
          <w:bCs/>
          <w:sz w:val="24"/>
          <w:lang w:val="en-US"/>
        </w:rPr>
        <w:t>a</w:t>
      </w:r>
      <w:r>
        <w:rPr>
          <w:sz w:val="24"/>
        </w:rPr>
        <w:t xml:space="preserve"> — предшествующий чему или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tal fecha)</w:t>
      </w:r>
    </w:p>
    <w:p>
      <w:pPr>
        <w:pStyle w:val="Normal1"/>
        <w:spacing w:lineRule="auto" w:line="240"/>
        <w:ind w:firstLine="284" w:end="0"/>
        <w:rPr/>
      </w:pPr>
      <w:r>
        <w:rPr>
          <w:sz w:val="24"/>
          <w:lang w:val="en-US"/>
        </w:rPr>
        <w:t>Aprobado</w:t>
      </w:r>
      <w:r>
        <w:rPr>
          <w:sz w:val="24"/>
        </w:rPr>
        <w:t xml:space="preserve"> </w:t>
      </w:r>
      <w:r>
        <w:rPr>
          <w:b/>
          <w:bCs/>
          <w:sz w:val="24"/>
          <w:lang w:val="en-US"/>
        </w:rPr>
        <w:t>de</w:t>
      </w:r>
      <w:r>
        <w:rPr>
          <w:sz w:val="24"/>
        </w:rPr>
        <w:t>— выдержавший проверку, испытание, принятый в каче</w:t>
        <w:softHyphen/>
        <w:t>стве кого-либо, выдержавший экзамен на какую-либо должность или звание</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cirujano</w:t>
      </w:r>
      <w:r>
        <w:rPr>
          <w:sz w:val="24"/>
        </w:rPr>
        <w:t xml:space="preserve">) </w:t>
      </w:r>
    </w:p>
    <w:p>
      <w:pPr>
        <w:pStyle w:val="Normal1"/>
        <w:spacing w:lineRule="auto" w:line="240"/>
        <w:ind w:firstLine="284" w:end="0"/>
        <w:rPr/>
      </w:pPr>
      <w:r>
        <w:rPr>
          <w:sz w:val="24"/>
        </w:rPr>
        <w:t xml:space="preserve">       </w:t>
      </w:r>
      <w:r>
        <w:rPr>
          <w:b/>
          <w:bCs/>
          <w:sz w:val="24"/>
        </w:rPr>
        <w:t>ро</w:t>
      </w:r>
      <w:r>
        <w:rPr>
          <w:b/>
          <w:bCs/>
          <w:sz w:val="24"/>
          <w:lang w:val="en-US"/>
        </w:rPr>
        <w:t>r</w:t>
      </w:r>
      <w:r>
        <w:rPr>
          <w:sz w:val="24"/>
        </w:rPr>
        <w:t xml:space="preserve"> — одобренный кем-либо</w:t>
      </w:r>
    </w:p>
    <w:p>
      <w:pPr>
        <w:pStyle w:val="Normal1"/>
        <w:spacing w:lineRule="auto" w:line="240"/>
        <w:ind w:firstLine="284" w:end="0"/>
        <w:rPr/>
      </w:pPr>
      <w:r>
        <w:rPr>
          <w:sz w:val="24"/>
        </w:rPr>
        <w:t xml:space="preserve">                        </w:t>
      </w:r>
      <w:r>
        <w:rPr>
          <w:sz w:val="24"/>
        </w:rPr>
        <w:t xml:space="preserve">(~ </w:t>
      </w:r>
      <w:r>
        <w:rPr>
          <w:i/>
          <w:iCs/>
          <w:sz w:val="24"/>
        </w:rPr>
        <w:t>ро</w:t>
      </w:r>
      <w:r>
        <w:rPr>
          <w:i/>
          <w:iCs/>
          <w:sz w:val="24"/>
          <w:lang w:val="en-US"/>
        </w:rPr>
        <w:t>r</w:t>
      </w:r>
      <w:r>
        <w:rPr>
          <w:sz w:val="24"/>
        </w:rPr>
        <w:t xml:space="preserve"> </w:t>
      </w:r>
      <w:r>
        <w:rPr>
          <w:sz w:val="24"/>
          <w:lang w:val="en-US"/>
        </w:rPr>
        <w:t>mayor</w:t>
      </w:r>
      <w:r>
        <w:rPr>
          <w:sz w:val="24"/>
        </w:rPr>
        <w:t>í</w:t>
      </w:r>
      <w:r>
        <w:rPr>
          <w:sz w:val="24"/>
          <w:lang w:val="en-US"/>
        </w:rPr>
        <w:t>a</w:t>
      </w:r>
      <w:r>
        <w:rPr>
          <w:sz w:val="24"/>
        </w:rPr>
        <w:t xml:space="preserve">) </w:t>
      </w:r>
    </w:p>
    <w:p>
      <w:pPr>
        <w:pStyle w:val="Normal1"/>
        <w:spacing w:lineRule="auto" w:line="240"/>
        <w:ind w:firstLine="284" w:end="0"/>
        <w:rPr/>
      </w:pPr>
      <w:r>
        <w:rPr>
          <w:sz w:val="24"/>
          <w:lang w:val="en-US"/>
        </w:rPr>
        <w:t>Apto</w:t>
      </w:r>
      <w:r>
        <w:rPr>
          <w:sz w:val="24"/>
        </w:rPr>
        <w:t xml:space="preserve"> </w:t>
      </w:r>
      <w:r>
        <w:rPr>
          <w:b/>
          <w:bCs/>
          <w:sz w:val="24"/>
          <w:lang w:val="en-US"/>
        </w:rPr>
        <w:t>para</w:t>
      </w:r>
      <w:r>
        <w:rPr>
          <w:sz w:val="24"/>
        </w:rPr>
        <w:t xml:space="preserve"> — способный, пригодный к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para</w:t>
      </w:r>
      <w:r>
        <w:rPr>
          <w:sz w:val="24"/>
          <w:lang w:val="en-US"/>
        </w:rPr>
        <w:t xml:space="preserve"> el empleo) </w:t>
      </w:r>
    </w:p>
    <w:p>
      <w:pPr>
        <w:pStyle w:val="Normal1"/>
        <w:spacing w:lineRule="auto" w:line="240"/>
        <w:ind w:firstLine="284" w:end="0"/>
        <w:rPr/>
      </w:pPr>
      <w:r>
        <w:rPr>
          <w:sz w:val="24"/>
          <w:lang w:val="en-US"/>
        </w:rPr>
        <w:t>Apurado</w:t>
      </w:r>
      <w:r>
        <w:rPr>
          <w:sz w:val="24"/>
        </w:rPr>
        <w:t xml:space="preserve"> </w:t>
      </w:r>
      <w:r>
        <w:rPr>
          <w:b/>
          <w:bCs/>
          <w:sz w:val="24"/>
          <w:lang w:val="en-US"/>
        </w:rPr>
        <w:t>de</w:t>
      </w:r>
      <w:r>
        <w:rPr>
          <w:sz w:val="24"/>
        </w:rPr>
        <w:t xml:space="preserve"> — остро нуждающийся в чем-либо, бедный</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medios) </w:t>
      </w:r>
    </w:p>
    <w:p>
      <w:pPr>
        <w:pStyle w:val="Normal1"/>
        <w:spacing w:lineRule="auto" w:line="240"/>
        <w:ind w:firstLine="284" w:end="0"/>
        <w:rPr/>
      </w:pPr>
      <w:r>
        <w:rPr>
          <w:sz w:val="24"/>
          <w:lang w:val="en-US"/>
        </w:rPr>
        <w:t xml:space="preserve">Aspero </w:t>
      </w:r>
      <w:r>
        <w:rPr>
          <w:b/>
          <w:bCs/>
          <w:sz w:val="24"/>
          <w:lang w:val="en-US"/>
        </w:rPr>
        <w:t>al, para</w:t>
      </w:r>
      <w:r>
        <w:rPr>
          <w:sz w:val="24"/>
          <w:lang w:val="en-US"/>
        </w:rPr>
        <w:t xml:space="preserve"> </w:t>
      </w:r>
      <w:r>
        <w:rPr>
          <w:i/>
          <w:sz w:val="24"/>
          <w:lang w:val="en-US"/>
        </w:rPr>
        <w:t xml:space="preserve">el gusto </w:t>
      </w:r>
      <w:r>
        <w:rPr>
          <w:sz w:val="24"/>
          <w:lang w:val="en-US"/>
        </w:rPr>
        <w:t xml:space="preserve">— </w:t>
      </w:r>
      <w:r>
        <w:rPr>
          <w:sz w:val="24"/>
        </w:rPr>
        <w:t>терпкий</w:t>
      </w:r>
      <w:r>
        <w:rPr>
          <w:sz w:val="24"/>
          <w:lang w:val="en-US"/>
        </w:rPr>
        <w:t xml:space="preserve"> </w:t>
      </w:r>
      <w:r>
        <w:rPr>
          <w:sz w:val="24"/>
        </w:rPr>
        <w:t>на</w:t>
      </w:r>
      <w:r>
        <w:rPr>
          <w:sz w:val="24"/>
          <w:lang w:val="en-US"/>
        </w:rPr>
        <w:t xml:space="preserve"> </w:t>
      </w:r>
      <w:r>
        <w:rPr>
          <w:sz w:val="24"/>
        </w:rPr>
        <w:t>вкус</w:t>
      </w:r>
      <w:r>
        <w:rPr>
          <w:sz w:val="24"/>
          <w:lang w:val="en-US"/>
        </w:rPr>
        <w:t xml:space="preserve"> </w:t>
      </w:r>
    </w:p>
    <w:p>
      <w:pPr>
        <w:pStyle w:val="Normal1"/>
        <w:spacing w:lineRule="auto" w:line="240"/>
        <w:ind w:firstLine="709" w:end="0"/>
        <w:rPr/>
      </w:pPr>
      <w:r>
        <w:rPr>
          <w:b/>
          <w:bCs/>
          <w:sz w:val="24"/>
          <w:lang w:val="en-US"/>
        </w:rPr>
        <w:t>con</w:t>
      </w:r>
      <w:r>
        <w:rPr>
          <w:sz w:val="24"/>
        </w:rPr>
        <w:t xml:space="preserve"> — суровый, грубый с кем-либо</w:t>
      </w:r>
    </w:p>
    <w:p>
      <w:pPr>
        <w:pStyle w:val="Normal1"/>
        <w:spacing w:lineRule="auto" w:line="240"/>
        <w:ind w:firstLine="709" w:end="0"/>
        <w:rPr/>
      </w:pPr>
      <w:r>
        <w:rPr>
          <w:sz w:val="24"/>
        </w:rPr>
        <w:t xml:space="preserve">                     </w:t>
      </w:r>
      <w:r>
        <w:rPr>
          <w:sz w:val="24"/>
          <w:lang w:val="en-US"/>
        </w:rPr>
        <w:t xml:space="preserve">(~ </w:t>
      </w:r>
      <w:r>
        <w:rPr>
          <w:i/>
          <w:iCs/>
          <w:sz w:val="24"/>
          <w:lang w:val="en-US"/>
        </w:rPr>
        <w:t>con</w:t>
      </w:r>
      <w:r>
        <w:rPr>
          <w:sz w:val="24"/>
          <w:lang w:val="en-US"/>
        </w:rPr>
        <w:t xml:space="preserve"> los inferiores) </w:t>
      </w:r>
    </w:p>
    <w:p>
      <w:pPr>
        <w:pStyle w:val="Normal1"/>
        <w:spacing w:lineRule="auto" w:line="240"/>
        <w:ind w:firstLine="709" w:end="0"/>
        <w:rPr/>
      </w:pPr>
      <w:r>
        <w:rPr>
          <w:b/>
          <w:bCs/>
          <w:sz w:val="24"/>
          <w:lang w:val="en-US"/>
        </w:rPr>
        <w:t>en</w:t>
      </w:r>
      <w:r>
        <w:rPr>
          <w:sz w:val="24"/>
        </w:rPr>
        <w:t xml:space="preserve"> — резкий, суровый в чем-либо</w:t>
      </w:r>
    </w:p>
    <w:p>
      <w:pPr>
        <w:pStyle w:val="Normal1"/>
        <w:spacing w:lineRule="auto" w:line="240"/>
        <w:ind w:firstLine="709" w:end="0"/>
        <w:rPr/>
      </w:pPr>
      <w:r>
        <w:rPr>
          <w:sz w:val="24"/>
        </w:rPr>
        <w:t xml:space="preserve">                     </w:t>
      </w:r>
      <w:r>
        <w:rPr>
          <w:sz w:val="24"/>
          <w:lang w:val="en-US"/>
        </w:rPr>
        <w:t xml:space="preserve">(~ </w:t>
      </w:r>
      <w:r>
        <w:rPr>
          <w:i/>
          <w:iCs/>
          <w:sz w:val="24"/>
          <w:lang w:val="en-US"/>
        </w:rPr>
        <w:t>en</w:t>
      </w:r>
      <w:r>
        <w:rPr>
          <w:sz w:val="24"/>
          <w:lang w:val="en-US"/>
        </w:rPr>
        <w:t xml:space="preserve"> las palabras) </w:t>
      </w:r>
    </w:p>
    <w:p>
      <w:pPr>
        <w:pStyle w:val="Normal1"/>
        <w:spacing w:lineRule="auto" w:line="240"/>
        <w:ind w:firstLine="284" w:end="0"/>
        <w:rPr/>
      </w:pPr>
      <w:r>
        <w:rPr>
          <w:sz w:val="24"/>
          <w:lang w:val="en-US"/>
        </w:rPr>
        <w:t>Atento</w:t>
      </w:r>
      <w:r>
        <w:rPr>
          <w:sz w:val="24"/>
        </w:rPr>
        <w:t xml:space="preserve"> </w:t>
      </w:r>
      <w:r>
        <w:rPr>
          <w:b/>
          <w:bCs/>
          <w:sz w:val="24"/>
          <w:lang w:val="en-US"/>
        </w:rPr>
        <w:t>a</w:t>
      </w:r>
      <w:r>
        <w:rPr>
          <w:sz w:val="24"/>
        </w:rPr>
        <w:t xml:space="preserve"> — внимательный к чему-либо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a</w:t>
      </w:r>
      <w:r>
        <w:rPr>
          <w:sz w:val="24"/>
          <w:lang w:val="en-US"/>
        </w:rPr>
        <w:t xml:space="preserve"> la explicación) </w:t>
      </w:r>
    </w:p>
    <w:p>
      <w:pPr>
        <w:pStyle w:val="Normal1"/>
        <w:spacing w:lineRule="auto" w:line="240"/>
        <w:ind w:firstLine="709" w:end="0"/>
        <w:rPr/>
      </w:pPr>
      <w:r>
        <w:rPr>
          <w:b/>
          <w:bCs/>
          <w:sz w:val="24"/>
          <w:lang w:val="en-US"/>
        </w:rPr>
        <w:t>con</w:t>
      </w:r>
      <w:r>
        <w:rPr>
          <w:sz w:val="24"/>
        </w:rPr>
        <w:t xml:space="preserve"> — внимательный, учтивый, вежливый с кем-либо</w:t>
      </w:r>
    </w:p>
    <w:p>
      <w:pPr>
        <w:pStyle w:val="Normal1"/>
        <w:spacing w:lineRule="auto" w:line="240"/>
        <w:ind w:firstLine="284" w:end="0"/>
        <w:rPr/>
      </w:pPr>
      <w:r>
        <w:rPr>
          <w:sz w:val="24"/>
        </w:rPr>
        <w:t xml:space="preserve">                    </w:t>
      </w:r>
      <w:r>
        <w:rPr>
          <w:sz w:val="24"/>
          <w:lang w:val="en-US"/>
        </w:rPr>
        <w:t xml:space="preserve">(~ con los mayores) </w:t>
      </w:r>
    </w:p>
    <w:p>
      <w:pPr>
        <w:pStyle w:val="Normal1"/>
        <w:spacing w:lineRule="auto" w:line="240"/>
        <w:ind w:firstLine="284" w:end="0"/>
        <w:rPr/>
      </w:pPr>
      <w:r>
        <w:rPr>
          <w:sz w:val="24"/>
          <w:lang w:val="en-US"/>
        </w:rPr>
        <w:t>At</w:t>
      </w:r>
      <w:r>
        <w:rPr>
          <w:sz w:val="24"/>
        </w:rPr>
        <w:t>ó</w:t>
      </w:r>
      <w:r>
        <w:rPr>
          <w:sz w:val="24"/>
          <w:lang w:val="en-US"/>
        </w:rPr>
        <w:t>nito</w:t>
      </w:r>
      <w:r>
        <w:rPr>
          <w:sz w:val="24"/>
        </w:rPr>
        <w:t xml:space="preserve"> </w:t>
      </w:r>
      <w:r>
        <w:rPr>
          <w:b/>
          <w:bCs/>
          <w:sz w:val="24"/>
          <w:lang w:val="en-US"/>
        </w:rPr>
        <w:t>con</w:t>
      </w:r>
      <w:r>
        <w:rPr>
          <w:b/>
          <w:bCs/>
          <w:sz w:val="24"/>
        </w:rPr>
        <w:t xml:space="preserve">, </w:t>
      </w:r>
      <w:r>
        <w:rPr>
          <w:b/>
          <w:bCs/>
          <w:sz w:val="24"/>
          <w:lang w:val="en-US"/>
        </w:rPr>
        <w:t>de</w:t>
      </w:r>
      <w:r>
        <w:rPr>
          <w:b/>
          <w:bCs/>
          <w:sz w:val="24"/>
        </w:rPr>
        <w:t>, роr</w:t>
      </w:r>
      <w:r>
        <w:rPr>
          <w:sz w:val="24"/>
        </w:rPr>
        <w:t xml:space="preserve"> — удивленный, изумленный, пораженный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 xml:space="preserve">con, de, </w:t>
      </w:r>
      <w:r>
        <w:rPr>
          <w:i/>
          <w:iCs/>
          <w:sz w:val="24"/>
        </w:rPr>
        <w:t>ро</w:t>
      </w:r>
      <w:r>
        <w:rPr>
          <w:i/>
          <w:iCs/>
          <w:sz w:val="24"/>
          <w:lang w:val="en-US"/>
        </w:rPr>
        <w:t>r</w:t>
      </w:r>
      <w:r>
        <w:rPr>
          <w:sz w:val="24"/>
          <w:lang w:val="en-US"/>
        </w:rPr>
        <w:t xml:space="preserve"> la desgracia) </w:t>
      </w:r>
    </w:p>
    <w:p>
      <w:pPr>
        <w:pStyle w:val="Normal1"/>
        <w:spacing w:lineRule="auto" w:line="240"/>
        <w:ind w:firstLine="284" w:end="0"/>
        <w:rPr/>
      </w:pPr>
      <w:r>
        <w:rPr>
          <w:sz w:val="24"/>
          <w:lang w:val="en-US"/>
        </w:rPr>
        <w:t>Atrasado</w:t>
      </w:r>
      <w:r>
        <w:rPr>
          <w:sz w:val="24"/>
        </w:rPr>
        <w:t xml:space="preserve"> </w:t>
      </w:r>
      <w:r>
        <w:rPr>
          <w:b/>
          <w:bCs/>
          <w:sz w:val="24"/>
          <w:lang w:val="en-US"/>
        </w:rPr>
        <w:t>en</w:t>
      </w:r>
      <w:r>
        <w:rPr>
          <w:sz w:val="24"/>
        </w:rPr>
        <w:t xml:space="preserve"> — отсталый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el estudio) </w:t>
      </w:r>
    </w:p>
    <w:p>
      <w:pPr>
        <w:pStyle w:val="Normal1"/>
        <w:spacing w:lineRule="auto" w:line="240"/>
        <w:ind w:firstLine="284" w:end="0"/>
        <w:rPr/>
      </w:pPr>
      <w:r>
        <w:rPr>
          <w:sz w:val="24"/>
          <w:lang w:val="en-US"/>
        </w:rPr>
        <w:t>Avanzado</w:t>
      </w:r>
      <w:r>
        <w:rPr>
          <w:sz w:val="24"/>
        </w:rPr>
        <w:t xml:space="preserve"> </w:t>
      </w:r>
      <w:r>
        <w:rPr>
          <w:b/>
          <w:bCs/>
          <w:sz w:val="24"/>
          <w:lang w:val="en-US"/>
        </w:rPr>
        <w:t>en</w:t>
      </w:r>
      <w:r>
        <w:rPr>
          <w:sz w:val="24"/>
        </w:rPr>
        <w:t xml:space="preserve"> — находящийся впереди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el trabajo) </w:t>
      </w:r>
    </w:p>
    <w:p>
      <w:pPr>
        <w:pStyle w:val="Normal1"/>
        <w:spacing w:lineRule="auto" w:line="240"/>
        <w:ind w:firstLine="284" w:end="0"/>
        <w:rPr>
          <w:sz w:val="24"/>
          <w:lang w:val="en-US"/>
        </w:rPr>
      </w:pPr>
      <w:r>
        <w:rPr>
          <w:sz w:val="24"/>
          <w:lang w:val="en-US"/>
        </w:rPr>
        <w:t xml:space="preserve">Avanzado </w:t>
      </w:r>
      <w:r>
        <w:rPr>
          <w:b/>
          <w:bCs/>
          <w:sz w:val="24"/>
          <w:lang w:val="en-US"/>
        </w:rPr>
        <w:t>en</w:t>
      </w:r>
      <w:r>
        <w:rPr>
          <w:sz w:val="24"/>
          <w:lang w:val="en-US"/>
        </w:rPr>
        <w:t xml:space="preserve">, de </w:t>
      </w:r>
      <w:r>
        <w:rPr>
          <w:i/>
          <w:sz w:val="24"/>
          <w:lang w:val="en-US"/>
        </w:rPr>
        <w:t>edad</w:t>
      </w:r>
      <w:r>
        <w:rPr>
          <w:sz w:val="24"/>
          <w:lang w:val="en-US"/>
        </w:rPr>
        <w:t xml:space="preserve"> — </w:t>
      </w:r>
      <w:r>
        <w:rPr>
          <w:sz w:val="24"/>
        </w:rPr>
        <w:t>пожилой</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sz w:val="32"/>
        </w:rPr>
      </w:pPr>
      <w:r>
        <w:rPr>
          <w:b/>
          <w:sz w:val="32"/>
        </w:rPr>
        <w:t>В</w:t>
      </w:r>
    </w:p>
    <w:p>
      <w:pPr>
        <w:pStyle w:val="Normal1"/>
        <w:spacing w:lineRule="auto" w:line="240"/>
        <w:ind w:firstLine="284" w:end="0"/>
        <w:rPr/>
      </w:pPr>
      <w:r>
        <w:rPr>
          <w:sz w:val="24"/>
          <w:lang w:val="en-US"/>
        </w:rPr>
        <w:t>Blando</w:t>
      </w:r>
      <w:r>
        <w:rPr>
          <w:sz w:val="24"/>
        </w:rPr>
        <w:t xml:space="preserve"> </w:t>
      </w:r>
      <w:r>
        <w:rPr>
          <w:b/>
          <w:bCs/>
          <w:sz w:val="24"/>
          <w:lang w:val="en-US"/>
        </w:rPr>
        <w:t>al</w:t>
      </w:r>
      <w:r>
        <w:rPr>
          <w:sz w:val="24"/>
        </w:rPr>
        <w:t xml:space="preserve"> </w:t>
      </w:r>
      <w:r>
        <w:rPr>
          <w:i/>
          <w:sz w:val="24"/>
          <w:lang w:val="en-US"/>
        </w:rPr>
        <w:t>tacto</w:t>
      </w:r>
      <w:r>
        <w:rPr>
          <w:i/>
          <w:sz w:val="24"/>
        </w:rPr>
        <w:t xml:space="preserve"> </w:t>
      </w:r>
      <w:r>
        <w:rPr>
          <w:sz w:val="24"/>
        </w:rPr>
        <w:t>— мягкий на ощупь</w:t>
      </w:r>
    </w:p>
    <w:p>
      <w:pPr>
        <w:pStyle w:val="Normal1"/>
        <w:spacing w:lineRule="auto" w:line="240"/>
        <w:ind w:firstLine="709" w:end="0"/>
        <w:rPr/>
      </w:pPr>
      <w:r>
        <w:rPr>
          <w:b/>
          <w:bCs/>
          <w:sz w:val="24"/>
          <w:lang w:val="en-US"/>
        </w:rPr>
        <w:t>de</w:t>
      </w:r>
      <w:r>
        <w:rPr>
          <w:sz w:val="24"/>
        </w:rPr>
        <w:t xml:space="preserve"> </w:t>
      </w:r>
      <w:r>
        <w:rPr>
          <w:i/>
          <w:sz w:val="24"/>
          <w:lang w:val="en-US"/>
        </w:rPr>
        <w:t>car</w:t>
      </w:r>
      <w:r>
        <w:rPr>
          <w:i/>
          <w:sz w:val="24"/>
        </w:rPr>
        <w:t>á</w:t>
      </w:r>
      <w:r>
        <w:rPr>
          <w:i/>
          <w:sz w:val="24"/>
          <w:lang w:val="en-US"/>
        </w:rPr>
        <w:t>cter</w:t>
      </w:r>
      <w:r>
        <w:rPr>
          <w:sz w:val="24"/>
        </w:rPr>
        <w:t xml:space="preserve"> — мягкий характером, с мягким характером </w:t>
      </w:r>
    </w:p>
    <w:p>
      <w:pPr>
        <w:pStyle w:val="Normal1"/>
        <w:spacing w:lineRule="auto" w:line="240"/>
        <w:ind w:firstLine="284" w:end="0"/>
        <w:rPr/>
      </w:pPr>
      <w:r>
        <w:rPr>
          <w:sz w:val="24"/>
          <w:lang w:val="en-US"/>
        </w:rPr>
        <w:t xml:space="preserve">Breve </w:t>
      </w:r>
      <w:r>
        <w:rPr>
          <w:b/>
          <w:bCs/>
          <w:sz w:val="24"/>
          <w:lang w:val="en-US"/>
        </w:rPr>
        <w:t>de</w:t>
      </w:r>
      <w:r>
        <w:rPr>
          <w:sz w:val="24"/>
          <w:lang w:val="en-US"/>
        </w:rPr>
        <w:t xml:space="preserve"> </w:t>
      </w:r>
      <w:r>
        <w:rPr>
          <w:i/>
          <w:sz w:val="24"/>
          <w:lang w:val="en-US"/>
        </w:rPr>
        <w:t>contar</w:t>
      </w:r>
      <w:r>
        <w:rPr>
          <w:sz w:val="24"/>
          <w:lang w:val="en-US"/>
        </w:rPr>
        <w:t xml:space="preserve"> — </w:t>
      </w:r>
      <w:r>
        <w:rPr>
          <w:sz w:val="24"/>
        </w:rPr>
        <w:t>краткий</w:t>
      </w:r>
      <w:r>
        <w:rPr>
          <w:sz w:val="24"/>
          <w:lang w:val="en-US"/>
        </w:rPr>
        <w:t xml:space="preserve"> </w:t>
      </w:r>
      <w:r>
        <w:rPr>
          <w:sz w:val="24"/>
        </w:rPr>
        <w:t>в</w:t>
      </w:r>
      <w:r>
        <w:rPr>
          <w:sz w:val="24"/>
          <w:lang w:val="en-US"/>
        </w:rPr>
        <w:t xml:space="preserve"> </w:t>
      </w:r>
      <w:r>
        <w:rPr>
          <w:sz w:val="24"/>
        </w:rPr>
        <w:t>словах</w:t>
      </w:r>
      <w:r>
        <w:rPr>
          <w:sz w:val="24"/>
          <w:lang w:val="en-US"/>
        </w:rPr>
        <w:t xml:space="preserve"> </w:t>
      </w:r>
    </w:p>
    <w:p>
      <w:pPr>
        <w:pStyle w:val="Normal1"/>
        <w:spacing w:lineRule="auto" w:line="240"/>
        <w:ind w:firstLine="709" w:end="0"/>
        <w:rPr/>
      </w:pPr>
      <w:r>
        <w:rPr>
          <w:b/>
          <w:bCs/>
          <w:sz w:val="24"/>
          <w:lang w:val="en-US"/>
        </w:rPr>
        <w:t>en</w:t>
      </w:r>
      <w:r>
        <w:rPr>
          <w:sz w:val="24"/>
        </w:rPr>
        <w:t xml:space="preserve"> </w:t>
      </w:r>
      <w:r>
        <w:rPr>
          <w:i/>
          <w:sz w:val="24"/>
          <w:lang w:val="en-US"/>
        </w:rPr>
        <w:t>los</w:t>
      </w:r>
      <w:r>
        <w:rPr>
          <w:i/>
          <w:sz w:val="24"/>
        </w:rPr>
        <w:t xml:space="preserve"> </w:t>
      </w:r>
      <w:r>
        <w:rPr>
          <w:i/>
          <w:sz w:val="24"/>
          <w:lang w:val="en-US"/>
        </w:rPr>
        <w:t>razonamientos</w:t>
      </w:r>
      <w:r>
        <w:rPr>
          <w:sz w:val="24"/>
        </w:rPr>
        <w:t xml:space="preserve"> — ограниченный в суждениях</w:t>
      </w:r>
    </w:p>
    <w:p>
      <w:pPr>
        <w:pStyle w:val="Normal1"/>
        <w:spacing w:lineRule="auto" w:line="240"/>
        <w:ind w:firstLine="284" w:end="0"/>
        <w:rPr>
          <w:sz w:val="24"/>
        </w:rPr>
      </w:pPr>
      <w:r>
        <w:rPr>
          <w:sz w:val="24"/>
        </w:rPr>
      </w:r>
    </w:p>
    <w:p>
      <w:pPr>
        <w:pStyle w:val="FR4"/>
        <w:ind w:firstLine="284" w:end="0"/>
        <w:jc w:val="center"/>
        <w:rPr>
          <w:rFonts w:ascii="Times New Roman" w:hAnsi="Times New Roman" w:cs="Times New Roman"/>
          <w:b/>
          <w:sz w:val="32"/>
        </w:rPr>
      </w:pPr>
      <w:r>
        <w:rPr>
          <w:rFonts w:cs="Times New Roman" w:ascii="Times New Roman" w:hAnsi="Times New Roman"/>
          <w:b/>
          <w:sz w:val="32"/>
        </w:rPr>
        <w:t>C</w:t>
      </w:r>
    </w:p>
    <w:p>
      <w:pPr>
        <w:pStyle w:val="Normal1"/>
        <w:spacing w:lineRule="auto" w:line="240"/>
        <w:ind w:firstLine="284" w:end="0"/>
        <w:rPr/>
      </w:pPr>
      <w:r>
        <w:rPr>
          <w:sz w:val="24"/>
          <w:lang w:val="en-US"/>
        </w:rPr>
        <w:t>Capaz</w:t>
      </w:r>
      <w:r>
        <w:rPr>
          <w:sz w:val="24"/>
        </w:rPr>
        <w:t xml:space="preserve"> </w:t>
      </w:r>
      <w:r>
        <w:rPr>
          <w:b/>
          <w:bCs/>
          <w:sz w:val="24"/>
          <w:lang w:val="en-US"/>
        </w:rPr>
        <w:t>para</w:t>
      </w:r>
      <w:r>
        <w:rPr>
          <w:sz w:val="24"/>
        </w:rPr>
        <w:t xml:space="preserve"> — способный к чему-либо, пригодный для чего-либо, к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para</w:t>
      </w:r>
      <w:r>
        <w:rPr>
          <w:sz w:val="24"/>
          <w:lang w:val="en-US"/>
        </w:rPr>
        <w:t xml:space="preserve"> los idiomas) </w:t>
      </w:r>
    </w:p>
    <w:p>
      <w:pPr>
        <w:pStyle w:val="Normal1"/>
        <w:spacing w:lineRule="auto" w:line="240"/>
        <w:ind w:firstLine="284" w:end="0"/>
        <w:rPr/>
      </w:pPr>
      <w:r>
        <w:rPr>
          <w:sz w:val="24"/>
          <w:lang w:val="en-US"/>
        </w:rPr>
        <w:t xml:space="preserve">Cargado </w:t>
      </w:r>
      <w:r>
        <w:rPr>
          <w:b/>
          <w:bCs/>
          <w:sz w:val="24"/>
          <w:lang w:val="en-US"/>
        </w:rPr>
        <w:t>de</w:t>
      </w:r>
      <w:r>
        <w:rPr>
          <w:sz w:val="24"/>
          <w:lang w:val="en-US"/>
        </w:rPr>
        <w:t xml:space="preserve"> </w:t>
      </w:r>
      <w:r>
        <w:rPr>
          <w:i/>
          <w:sz w:val="24"/>
          <w:lang w:val="en-US"/>
        </w:rPr>
        <w:t>espaldas</w:t>
      </w:r>
      <w:r>
        <w:rPr>
          <w:sz w:val="24"/>
          <w:lang w:val="en-US"/>
        </w:rPr>
        <w:t xml:space="preserve"> — </w:t>
      </w:r>
      <w:r>
        <w:rPr>
          <w:sz w:val="24"/>
        </w:rPr>
        <w:t>сутулый</w:t>
      </w:r>
      <w:r>
        <w:rPr>
          <w:sz w:val="24"/>
          <w:lang w:val="en-US"/>
        </w:rPr>
        <w:t xml:space="preserve"> </w:t>
      </w:r>
    </w:p>
    <w:p>
      <w:pPr>
        <w:pStyle w:val="Normal1"/>
        <w:spacing w:lineRule="auto" w:line="240"/>
        <w:ind w:firstLine="709" w:end="0"/>
        <w:rPr/>
      </w:pPr>
      <w:r>
        <w:rPr>
          <w:b/>
          <w:bCs/>
          <w:sz w:val="24"/>
          <w:lang w:val="en-US"/>
        </w:rPr>
        <w:t>de</w:t>
      </w:r>
      <w:r>
        <w:rPr>
          <w:sz w:val="24"/>
        </w:rPr>
        <w:t xml:space="preserve"> </w:t>
      </w:r>
      <w:r>
        <w:rPr>
          <w:i/>
          <w:sz w:val="24"/>
          <w:lang w:val="en-US"/>
        </w:rPr>
        <w:t>a</w:t>
      </w:r>
      <w:r>
        <w:rPr>
          <w:i/>
          <w:sz w:val="24"/>
        </w:rPr>
        <w:t>ñ</w:t>
      </w:r>
      <w:r>
        <w:rPr>
          <w:i/>
          <w:sz w:val="24"/>
          <w:lang w:val="en-US"/>
        </w:rPr>
        <w:t>os</w:t>
      </w:r>
      <w:r>
        <w:rPr>
          <w:sz w:val="24"/>
        </w:rPr>
        <w:t xml:space="preserve"> — старый </w:t>
      </w:r>
    </w:p>
    <w:p>
      <w:pPr>
        <w:pStyle w:val="Normal1"/>
        <w:spacing w:lineRule="auto" w:line="240"/>
        <w:ind w:firstLine="709" w:end="0"/>
        <w:rPr/>
      </w:pPr>
      <w:r>
        <w:rPr>
          <w:b/>
          <w:bCs/>
          <w:sz w:val="24"/>
          <w:lang w:val="en-US"/>
        </w:rPr>
        <w:t>de</w:t>
      </w:r>
      <w:r>
        <w:rPr>
          <w:sz w:val="24"/>
        </w:rPr>
        <w:t xml:space="preserve"> </w:t>
      </w:r>
      <w:r>
        <w:rPr>
          <w:i/>
          <w:sz w:val="24"/>
          <w:lang w:val="en-US"/>
        </w:rPr>
        <w:t>rabia</w:t>
      </w:r>
      <w:r>
        <w:rPr>
          <w:sz w:val="24"/>
        </w:rPr>
        <w:t xml:space="preserve"> — озлобленный </w:t>
      </w:r>
    </w:p>
    <w:p>
      <w:pPr>
        <w:pStyle w:val="Normal1"/>
        <w:spacing w:lineRule="auto" w:line="240"/>
        <w:ind w:firstLine="284" w:end="0"/>
        <w:rPr/>
      </w:pPr>
      <w:r>
        <w:rPr>
          <w:sz w:val="24"/>
          <w:lang w:val="en-US"/>
        </w:rPr>
        <w:t>Cari</w:t>
      </w:r>
      <w:r>
        <w:rPr>
          <w:sz w:val="24"/>
        </w:rPr>
        <w:t>ñ</w:t>
      </w:r>
      <w:r>
        <w:rPr>
          <w:sz w:val="24"/>
          <w:lang w:val="en-US"/>
        </w:rPr>
        <w:t>oso</w:t>
      </w:r>
      <w:r>
        <w:rPr>
          <w:sz w:val="24"/>
        </w:rPr>
        <w:t xml:space="preserve"> </w:t>
      </w:r>
      <w:r>
        <w:rPr>
          <w:b/>
          <w:bCs/>
          <w:sz w:val="24"/>
          <w:lang w:val="en-US"/>
        </w:rPr>
        <w:t>con</w:t>
      </w:r>
      <w:r>
        <w:rPr>
          <w:sz w:val="24"/>
        </w:rPr>
        <w:t xml:space="preserve"> — ласковый по отношению к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sus padres)</w:t>
      </w:r>
    </w:p>
    <w:p>
      <w:pPr>
        <w:pStyle w:val="Normal1"/>
        <w:spacing w:lineRule="auto" w:line="240"/>
        <w:ind w:firstLine="284" w:end="0"/>
        <w:rPr/>
      </w:pPr>
      <w:r>
        <w:rPr>
          <w:sz w:val="24"/>
          <w:lang w:val="en-US"/>
        </w:rPr>
        <w:t>Caritativo</w:t>
      </w:r>
      <w:r>
        <w:rPr>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добрый, человеколюбивый по отно</w:t>
        <w:softHyphen/>
        <w:t>шению к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para, para con</w:t>
      </w:r>
      <w:r>
        <w:rPr>
          <w:sz w:val="24"/>
          <w:lang w:val="en-US"/>
        </w:rPr>
        <w:t xml:space="preserve"> los infelices) </w:t>
      </w:r>
    </w:p>
    <w:p>
      <w:pPr>
        <w:pStyle w:val="Normal1"/>
        <w:spacing w:lineRule="auto" w:line="240"/>
        <w:ind w:firstLine="284" w:end="0"/>
        <w:rPr/>
      </w:pPr>
      <w:r>
        <w:rPr>
          <w:sz w:val="24"/>
          <w:lang w:val="en-US"/>
        </w:rPr>
        <w:t>Cercano</w:t>
      </w:r>
      <w:r>
        <w:rPr>
          <w:sz w:val="24"/>
        </w:rPr>
        <w:t xml:space="preserve"> </w:t>
      </w:r>
      <w:r>
        <w:rPr>
          <w:b/>
          <w:bCs/>
          <w:sz w:val="24"/>
          <w:lang w:val="en-US"/>
        </w:rPr>
        <w:t>a</w:t>
      </w:r>
      <w:r>
        <w:rPr>
          <w:sz w:val="24"/>
        </w:rPr>
        <w:t xml:space="preserve"> — близкий к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 plaza) </w:t>
      </w:r>
    </w:p>
    <w:p>
      <w:pPr>
        <w:pStyle w:val="Normal1"/>
        <w:spacing w:lineRule="auto" w:line="240"/>
        <w:ind w:firstLine="284" w:end="0"/>
        <w:rPr/>
      </w:pPr>
      <w:r>
        <w:rPr>
          <w:sz w:val="24"/>
          <w:lang w:val="en-US"/>
        </w:rPr>
        <w:t>Ciego</w:t>
      </w:r>
      <w:r>
        <w:rPr>
          <w:sz w:val="24"/>
        </w:rPr>
        <w:t xml:space="preserve"> </w:t>
      </w:r>
      <w:r>
        <w:rPr>
          <w:b/>
          <w:bCs/>
          <w:sz w:val="24"/>
          <w:lang w:val="en-US"/>
        </w:rPr>
        <w:t>de</w:t>
      </w:r>
      <w:r>
        <w:rPr>
          <w:sz w:val="24"/>
        </w:rPr>
        <w:t xml:space="preserve"> — ослепленный чем-либо, слепой от чего-либо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ira</w:t>
      </w:r>
      <w:r>
        <w:rPr>
          <w:sz w:val="24"/>
        </w:rPr>
        <w:t xml:space="preserve">) </w:t>
      </w:r>
    </w:p>
    <w:p>
      <w:pPr>
        <w:pStyle w:val="Normal1"/>
        <w:spacing w:lineRule="auto" w:line="240"/>
        <w:ind w:firstLine="284" w:end="0"/>
        <w:rPr/>
      </w:pPr>
      <w:r>
        <w:rPr>
          <w:sz w:val="24"/>
          <w:lang w:val="en-US"/>
        </w:rPr>
        <w:t>Codicioso</w:t>
      </w:r>
      <w:r>
        <w:rPr>
          <w:sz w:val="24"/>
        </w:rPr>
        <w:t xml:space="preserve"> </w:t>
      </w:r>
      <w:r>
        <w:rPr>
          <w:b/>
          <w:bCs/>
          <w:sz w:val="24"/>
          <w:lang w:val="en-US"/>
        </w:rPr>
        <w:t>de</w:t>
      </w:r>
      <w:r>
        <w:rPr>
          <w:sz w:val="24"/>
        </w:rPr>
        <w:t xml:space="preserve"> — завистливый, жадный до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dinero) </w:t>
      </w:r>
    </w:p>
    <w:p>
      <w:pPr>
        <w:pStyle w:val="Normal1"/>
        <w:spacing w:lineRule="auto" w:line="240"/>
        <w:ind w:firstLine="284" w:end="0"/>
        <w:rPr>
          <w:sz w:val="24"/>
          <w:lang w:val="en-US"/>
        </w:rPr>
      </w:pPr>
      <w:r>
        <w:rPr>
          <w:sz w:val="24"/>
          <w:lang w:val="en-US"/>
        </w:rPr>
        <w:t xml:space="preserve">Comprensible </w:t>
      </w:r>
      <w:r>
        <w:rPr>
          <w:b/>
          <w:bCs/>
          <w:sz w:val="24"/>
          <w:lang w:val="en-US"/>
        </w:rPr>
        <w:t>para</w:t>
      </w:r>
      <w:r>
        <w:rPr>
          <w:sz w:val="24"/>
          <w:lang w:val="en-US"/>
        </w:rPr>
        <w:t xml:space="preserve"> — </w:t>
      </w:r>
      <w:r>
        <w:rPr>
          <w:sz w:val="24"/>
        </w:rPr>
        <w:t>понятный</w:t>
      </w:r>
      <w:r>
        <w:rPr>
          <w:sz w:val="24"/>
          <w:lang w:val="en-US"/>
        </w:rPr>
        <w:t xml:space="preserve"> </w:t>
      </w:r>
      <w:r>
        <w:rPr>
          <w:sz w:val="24"/>
        </w:rPr>
        <w:t>для</w:t>
      </w:r>
      <w:r>
        <w:rPr>
          <w:sz w:val="24"/>
          <w:lang w:val="en-US"/>
        </w:rPr>
        <w:t xml:space="preserve"> </w:t>
      </w:r>
      <w:r>
        <w:rPr>
          <w:sz w:val="24"/>
        </w:rPr>
        <w:t>кого</w:t>
      </w:r>
      <w:r>
        <w:rPr>
          <w:sz w:val="24"/>
          <w:lang w:val="en-US"/>
        </w:rPr>
        <w:t>-</w:t>
      </w:r>
      <w:r>
        <w:rPr>
          <w:sz w:val="24"/>
        </w:rPr>
        <w:t>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para</w:t>
      </w:r>
      <w:r>
        <w:rPr>
          <w:sz w:val="24"/>
          <w:lang w:val="en-US"/>
        </w:rPr>
        <w:t xml:space="preserve"> los especialistas) </w:t>
      </w:r>
    </w:p>
    <w:p>
      <w:pPr>
        <w:pStyle w:val="Normal1"/>
        <w:spacing w:lineRule="auto" w:line="240"/>
        <w:ind w:firstLine="284" w:end="0"/>
        <w:rPr/>
      </w:pPr>
      <w:r>
        <w:rPr>
          <w:sz w:val="24"/>
          <w:lang w:val="en-US"/>
        </w:rPr>
        <w:t>Com</w:t>
      </w:r>
      <w:r>
        <w:rPr>
          <w:sz w:val="24"/>
        </w:rPr>
        <w:t>ú</w:t>
      </w:r>
      <w:r>
        <w:rPr>
          <w:sz w:val="24"/>
          <w:lang w:val="en-US"/>
        </w:rPr>
        <w:t>n</w:t>
      </w:r>
      <w:r>
        <w:rPr>
          <w:sz w:val="24"/>
        </w:rPr>
        <w:t xml:space="preserve"> </w:t>
      </w:r>
      <w:r>
        <w:rPr>
          <w:b/>
          <w:bCs/>
          <w:sz w:val="24"/>
          <w:lang w:val="en-US"/>
        </w:rPr>
        <w:t>a</w:t>
      </w:r>
      <w:r>
        <w:rPr>
          <w:sz w:val="24"/>
        </w:rPr>
        <w:t xml:space="preserve"> — общий для кого-либо</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w:t>
      </w:r>
      <w:r>
        <w:rPr>
          <w:sz w:val="24"/>
          <w:lang w:val="en-US"/>
        </w:rPr>
        <w:t>todos</w:t>
      </w:r>
      <w:r>
        <w:rPr>
          <w:sz w:val="24"/>
        </w:rPr>
        <w:t xml:space="preserve">) </w:t>
      </w:r>
    </w:p>
    <w:p>
      <w:pPr>
        <w:pStyle w:val="Normal1"/>
        <w:spacing w:lineRule="auto" w:line="240"/>
        <w:ind w:firstLine="284" w:end="0"/>
        <w:rPr/>
      </w:pPr>
      <w:r>
        <w:rPr>
          <w:sz w:val="24"/>
          <w:lang w:val="en-US"/>
        </w:rPr>
        <w:t>Contento</w:t>
      </w:r>
      <w:r>
        <w:rPr>
          <w:sz w:val="24"/>
        </w:rPr>
        <w:t xml:space="preserve"> </w:t>
      </w:r>
      <w:r>
        <w:rPr>
          <w:b/>
          <w:bCs/>
          <w:sz w:val="24"/>
          <w:lang w:val="en-US"/>
        </w:rPr>
        <w:t>con</w:t>
      </w:r>
      <w:r>
        <w:rPr>
          <w:sz w:val="24"/>
        </w:rPr>
        <w:t xml:space="preserve"> — довольный кем-либо, чем-либо</w:t>
      </w:r>
    </w:p>
    <w:p>
      <w:pPr>
        <w:pStyle w:val="Normal1"/>
        <w:spacing w:lineRule="auto" w:line="240"/>
        <w:ind w:firstLine="284" w:end="0"/>
        <w:rPr/>
      </w:pPr>
      <w:r>
        <w:rPr>
          <w:sz w:val="24"/>
        </w:rPr>
        <w:t xml:space="preserve">                      </w:t>
      </w:r>
      <w:r>
        <w:rPr>
          <w:sz w:val="24"/>
        </w:rPr>
        <w:t xml:space="preserve">(~ </w:t>
      </w:r>
      <w:r>
        <w:rPr>
          <w:i/>
          <w:iCs/>
          <w:sz w:val="24"/>
          <w:lang w:val="en-US"/>
        </w:rPr>
        <w:t>con</w:t>
      </w:r>
      <w:r>
        <w:rPr>
          <w:sz w:val="24"/>
        </w:rPr>
        <w:t xml:space="preserve"> el)</w:t>
      </w:r>
    </w:p>
    <w:p>
      <w:pPr>
        <w:pStyle w:val="Normal1"/>
        <w:spacing w:lineRule="auto" w:line="240"/>
        <w:ind w:firstLine="284" w:end="0"/>
        <w:rPr/>
      </w:pPr>
      <w:r>
        <w:rPr>
          <w:sz w:val="24"/>
          <w:lang w:val="en-US"/>
        </w:rPr>
        <w:t>Contrario</w:t>
      </w:r>
      <w:r>
        <w:rPr>
          <w:sz w:val="24"/>
        </w:rPr>
        <w:t xml:space="preserve"> </w:t>
      </w:r>
      <w:r>
        <w:rPr>
          <w:b/>
          <w:bCs/>
          <w:sz w:val="24"/>
          <w:lang w:val="en-US"/>
        </w:rPr>
        <w:t>a</w:t>
      </w:r>
      <w:r>
        <w:rPr>
          <w:b/>
          <w:bCs/>
          <w:sz w:val="24"/>
        </w:rPr>
        <w:t xml:space="preserve">, </w:t>
      </w:r>
      <w:r>
        <w:rPr>
          <w:b/>
          <w:bCs/>
          <w:sz w:val="24"/>
          <w:lang w:val="en-US"/>
        </w:rPr>
        <w:t>de</w:t>
      </w:r>
      <w:r>
        <w:rPr>
          <w:sz w:val="24"/>
        </w:rPr>
        <w:t xml:space="preserve"> — враждебный, противоположный кому-либо, чему-лцбо</w:t>
      </w:r>
    </w:p>
    <w:p>
      <w:pPr>
        <w:pStyle w:val="Normal1"/>
        <w:spacing w:lineRule="auto" w:line="240"/>
        <w:ind w:firstLine="284" w:end="0"/>
        <w:rPr/>
      </w:pPr>
      <w:r>
        <w:rPr>
          <w:sz w:val="24"/>
        </w:rPr>
        <w:t xml:space="preserve">                       </w:t>
      </w:r>
      <w:r>
        <w:rPr>
          <w:sz w:val="24"/>
          <w:lang w:val="en-US"/>
        </w:rPr>
        <w:t xml:space="preserve">(~ </w:t>
      </w:r>
      <w:r>
        <w:rPr>
          <w:i/>
          <w:iCs/>
          <w:sz w:val="24"/>
          <w:lang w:val="en-US"/>
        </w:rPr>
        <w:t>a, de</w:t>
      </w:r>
      <w:r>
        <w:rPr>
          <w:sz w:val="24"/>
          <w:lang w:val="en-US"/>
        </w:rPr>
        <w:t xml:space="preserve"> sus competidores) </w:t>
      </w:r>
    </w:p>
    <w:p>
      <w:pPr>
        <w:pStyle w:val="Normal1"/>
        <w:spacing w:lineRule="auto" w:line="240"/>
        <w:ind w:firstLine="709" w:end="0"/>
        <w:rPr/>
      </w:pPr>
      <w:r>
        <w:rPr>
          <w:b/>
          <w:bCs/>
          <w:sz w:val="24"/>
          <w:lang w:val="en-US"/>
        </w:rPr>
        <w:t>en</w:t>
      </w:r>
      <w:r>
        <w:rPr>
          <w:sz w:val="24"/>
        </w:rPr>
        <w:t xml:space="preserve"> — враждебный, противоположный в чем-либо</w:t>
      </w:r>
    </w:p>
    <w:p>
      <w:pPr>
        <w:pStyle w:val="Normal1"/>
        <w:spacing w:lineRule="auto" w:line="240"/>
        <w:ind w:firstLine="284" w:end="0"/>
        <w:rPr/>
      </w:pPr>
      <w:r>
        <w:rPr>
          <w:sz w:val="24"/>
        </w:rPr>
        <w:t xml:space="preserve">                       </w:t>
      </w:r>
      <w:r>
        <w:rPr>
          <w:sz w:val="24"/>
        </w:rPr>
        <w:t xml:space="preserve">(~ </w:t>
      </w:r>
      <w:r>
        <w:rPr>
          <w:sz w:val="24"/>
          <w:lang w:val="en-US"/>
        </w:rPr>
        <w:t>en</w:t>
      </w:r>
      <w:r>
        <w:rPr>
          <w:sz w:val="24"/>
        </w:rPr>
        <w:t xml:space="preserve"> </w:t>
      </w:r>
      <w:r>
        <w:rPr>
          <w:sz w:val="24"/>
          <w:lang w:val="en-US"/>
        </w:rPr>
        <w:t>opiniones</w:t>
      </w:r>
      <w:r>
        <w:rPr>
          <w:sz w:val="24"/>
        </w:rPr>
        <w:t>)</w:t>
      </w:r>
    </w:p>
    <w:p>
      <w:pPr>
        <w:pStyle w:val="Normal1"/>
        <w:spacing w:lineRule="auto" w:line="240"/>
        <w:ind w:firstLine="284" w:end="0"/>
        <w:rPr/>
      </w:pPr>
      <w:r>
        <w:rPr>
          <w:sz w:val="24"/>
          <w:lang w:val="en-US"/>
        </w:rPr>
        <w:t>Cruel</w:t>
      </w:r>
      <w:r>
        <w:rPr>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жестокий, бесчеловечный по отношению к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para, para con</w:t>
      </w:r>
      <w:r>
        <w:rPr>
          <w:sz w:val="24"/>
          <w:lang w:val="en-US"/>
        </w:rPr>
        <w:t xml:space="preserve"> sus familiares)</w:t>
      </w:r>
    </w:p>
    <w:p>
      <w:pPr>
        <w:pStyle w:val="Normal1"/>
        <w:spacing w:lineRule="auto" w:line="240"/>
        <w:ind w:firstLine="284" w:end="0"/>
        <w:rPr/>
      </w:pPr>
      <w:r>
        <w:rPr>
          <w:sz w:val="24"/>
          <w:lang w:val="en-US"/>
        </w:rPr>
        <w:t>Cuidadoso</w:t>
      </w:r>
      <w:r>
        <w:rPr>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заботливый, внимательный по отношению к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para con</w:t>
      </w:r>
      <w:r>
        <w:rPr>
          <w:sz w:val="24"/>
          <w:lang w:val="en-US"/>
        </w:rPr>
        <w:t xml:space="preserve"> el enfermo)</w:t>
      </w:r>
    </w:p>
    <w:p>
      <w:pPr>
        <w:pStyle w:val="Normal1"/>
        <w:spacing w:lineRule="auto" w:line="240"/>
        <w:ind w:firstLine="284" w:end="0"/>
        <w:rPr/>
      </w:pPr>
      <w:r>
        <w:rPr>
          <w:sz w:val="24"/>
          <w:lang w:val="en-US"/>
        </w:rPr>
        <w:t>Curioso</w:t>
      </w:r>
      <w:r>
        <w:rPr>
          <w:sz w:val="24"/>
        </w:rPr>
        <w:t xml:space="preserve"> </w:t>
      </w:r>
      <w:r>
        <w:rPr>
          <w:b/>
          <w:bCs/>
          <w:sz w:val="24"/>
          <w:lang w:val="en-US"/>
        </w:rPr>
        <w:t>de</w:t>
      </w:r>
      <w:r>
        <w:rPr>
          <w:b/>
          <w:bCs/>
          <w:sz w:val="24"/>
        </w:rPr>
        <w:t>, ро</w:t>
      </w:r>
      <w:r>
        <w:rPr>
          <w:b/>
          <w:bCs/>
          <w:sz w:val="24"/>
          <w:lang w:val="en-US"/>
        </w:rPr>
        <w:t>r</w:t>
      </w:r>
      <w:r>
        <w:rPr>
          <w:sz w:val="24"/>
        </w:rPr>
        <w:t xml:space="preserve"> — проявляющий любопытство, интерес к чему-либо </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de</w:t>
      </w:r>
      <w:r>
        <w:rPr>
          <w:sz w:val="24"/>
          <w:lang w:val="en-US"/>
        </w:rPr>
        <w:t xml:space="preserve"> noticias, ~ </w:t>
      </w:r>
      <w:r>
        <w:rPr>
          <w:i/>
          <w:iCs/>
          <w:sz w:val="24"/>
        </w:rPr>
        <w:t>ро</w:t>
      </w:r>
      <w:r>
        <w:rPr>
          <w:i/>
          <w:iCs/>
          <w:sz w:val="24"/>
          <w:lang w:val="en-US"/>
        </w:rPr>
        <w:t>r</w:t>
      </w:r>
      <w:r>
        <w:rPr>
          <w:sz w:val="24"/>
          <w:lang w:val="en-US"/>
        </w:rPr>
        <w:t xml:space="preserve"> saber)</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sz w:val="32"/>
        </w:rPr>
      </w:pPr>
      <w:r>
        <w:rPr>
          <w:b/>
          <w:sz w:val="32"/>
          <w:lang w:val="en-US"/>
        </w:rPr>
        <w:t>D</w:t>
      </w:r>
    </w:p>
    <w:p>
      <w:pPr>
        <w:pStyle w:val="Normal1"/>
        <w:spacing w:lineRule="auto" w:line="240"/>
        <w:ind w:firstLine="284" w:end="0"/>
        <w:rPr/>
      </w:pPr>
      <w:r>
        <w:rPr>
          <w:sz w:val="24"/>
          <w:lang w:val="en-US"/>
        </w:rPr>
        <w:t>Descontento</w:t>
      </w:r>
      <w:r>
        <w:rPr>
          <w:sz w:val="24"/>
        </w:rPr>
        <w:t xml:space="preserve"> </w:t>
      </w:r>
      <w:r>
        <w:rPr>
          <w:b/>
          <w:bCs/>
          <w:sz w:val="24"/>
          <w:lang w:val="en-US"/>
        </w:rPr>
        <w:t>con</w:t>
      </w:r>
      <w:r>
        <w:rPr>
          <w:sz w:val="24"/>
        </w:rPr>
        <w:t xml:space="preserve"> — недовольный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su conducta) </w:t>
      </w:r>
    </w:p>
    <w:p>
      <w:pPr>
        <w:pStyle w:val="Normal1"/>
        <w:spacing w:lineRule="auto" w:line="240"/>
        <w:ind w:firstLine="284" w:end="0"/>
        <w:rPr/>
      </w:pPr>
      <w:r>
        <w:rPr>
          <w:sz w:val="24"/>
        </w:rPr>
        <w:t xml:space="preserve">         </w:t>
      </w:r>
      <w:r>
        <w:rPr>
          <w:b/>
          <w:bCs/>
          <w:sz w:val="24"/>
          <w:lang w:val="en-US"/>
        </w:rPr>
        <w:t>de</w:t>
      </w:r>
      <w:r>
        <w:rPr>
          <w:sz w:val="24"/>
        </w:rPr>
        <w:t xml:space="preserve"> </w:t>
      </w:r>
      <w:r>
        <w:rPr>
          <w:i/>
          <w:sz w:val="24"/>
          <w:lang w:val="en-US"/>
        </w:rPr>
        <w:t>s</w:t>
      </w:r>
      <w:r>
        <w:rPr>
          <w:i/>
          <w:sz w:val="24"/>
        </w:rPr>
        <w:t xml:space="preserve">í </w:t>
      </w:r>
      <w:r>
        <w:rPr>
          <w:i/>
          <w:sz w:val="24"/>
          <w:lang w:val="en-US"/>
        </w:rPr>
        <w:t>misino</w:t>
      </w:r>
      <w:r>
        <w:rPr>
          <w:sz w:val="24"/>
        </w:rPr>
        <w:t xml:space="preserve"> — недовольный собой </w:t>
      </w:r>
    </w:p>
    <w:p>
      <w:pPr>
        <w:pStyle w:val="Normal1"/>
        <w:spacing w:lineRule="auto" w:line="240"/>
        <w:ind w:firstLine="284" w:end="0"/>
        <w:rPr/>
      </w:pPr>
      <w:r>
        <w:rPr>
          <w:sz w:val="24"/>
          <w:lang w:val="en-US"/>
        </w:rPr>
        <w:t>Desleal</w:t>
      </w:r>
      <w:r>
        <w:rPr>
          <w:sz w:val="24"/>
        </w:rPr>
        <w:t xml:space="preserve"> </w:t>
      </w:r>
      <w:r>
        <w:rPr>
          <w:b/>
          <w:bCs/>
          <w:sz w:val="24"/>
          <w:lang w:val="en-US"/>
        </w:rPr>
        <w:t>con</w:t>
      </w:r>
      <w:r>
        <w:rPr>
          <w:sz w:val="24"/>
        </w:rPr>
        <w:t xml:space="preserve"> — неверный, вероломный по отношению к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su amigo) </w:t>
      </w:r>
    </w:p>
    <w:p>
      <w:pPr>
        <w:pStyle w:val="Normal1"/>
        <w:spacing w:lineRule="auto" w:line="240"/>
        <w:ind w:firstLine="284" w:end="0"/>
        <w:rPr/>
      </w:pPr>
      <w:r>
        <w:rPr>
          <w:sz w:val="24"/>
          <w:lang w:val="en-US"/>
        </w:rPr>
        <w:t>Dichoso</w:t>
      </w:r>
      <w:r>
        <w:rPr>
          <w:sz w:val="24"/>
        </w:rPr>
        <w:t xml:space="preserve"> </w:t>
      </w:r>
      <w:r>
        <w:rPr>
          <w:b/>
          <w:bCs/>
          <w:sz w:val="24"/>
          <w:lang w:val="en-US"/>
        </w:rPr>
        <w:t>con</w:t>
      </w:r>
      <w:r>
        <w:rPr>
          <w:sz w:val="24"/>
        </w:rPr>
        <w:t xml:space="preserve"> — счастливый, удачливый в чем-либо, довольный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sus hijos) </w:t>
      </w:r>
    </w:p>
    <w:p>
      <w:pPr>
        <w:pStyle w:val="Normal1"/>
        <w:spacing w:lineRule="auto" w:line="240"/>
        <w:ind w:firstLine="284" w:end="0"/>
        <w:rPr/>
      </w:pPr>
      <w:r>
        <w:rPr>
          <w:sz w:val="24"/>
          <w:lang w:val="en-US"/>
        </w:rPr>
        <w:t>Diestro</w:t>
      </w:r>
      <w:r>
        <w:rPr>
          <w:sz w:val="24"/>
        </w:rPr>
        <w:t xml:space="preserve"> </w:t>
      </w:r>
      <w:r>
        <w:rPr>
          <w:b/>
          <w:bCs/>
          <w:sz w:val="24"/>
          <w:lang w:val="en-US"/>
        </w:rPr>
        <w:t>en</w:t>
      </w:r>
      <w:r>
        <w:rPr>
          <w:sz w:val="24"/>
        </w:rPr>
        <w:t xml:space="preserve"> — искусный, умелый, ловкий в чем-либо</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negocios</w:t>
      </w:r>
      <w:r>
        <w:rPr>
          <w:sz w:val="24"/>
        </w:rPr>
        <w:t xml:space="preserve">) </w:t>
      </w:r>
    </w:p>
    <w:p>
      <w:pPr>
        <w:pStyle w:val="Normal1"/>
        <w:spacing w:lineRule="auto" w:line="240"/>
        <w:ind w:firstLine="284" w:end="0"/>
        <w:rPr/>
      </w:pPr>
      <w:r>
        <w:rPr>
          <w:sz w:val="24"/>
          <w:lang w:val="en-US"/>
        </w:rPr>
        <w:t>Dif</w:t>
      </w:r>
      <w:r>
        <w:rPr>
          <w:sz w:val="24"/>
        </w:rPr>
        <w:t>í</w:t>
      </w:r>
      <w:r>
        <w:rPr>
          <w:sz w:val="24"/>
          <w:lang w:val="en-US"/>
        </w:rPr>
        <w:t>cil</w:t>
      </w:r>
      <w:r>
        <w:rPr>
          <w:sz w:val="24"/>
        </w:rPr>
        <w:t xml:space="preserve"> </w:t>
      </w:r>
      <w:r>
        <w:rPr>
          <w:b/>
          <w:bCs/>
          <w:sz w:val="24"/>
          <w:lang w:val="en-US"/>
        </w:rPr>
        <w:t>de</w:t>
      </w:r>
      <w:r>
        <w:rPr>
          <w:sz w:val="24"/>
        </w:rPr>
        <w:t xml:space="preserve"> — трудный, тяжелый для чего-либо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explicar</w:t>
      </w:r>
      <w:r>
        <w:rPr>
          <w:sz w:val="24"/>
        </w:rPr>
        <w:t xml:space="preserve">) </w:t>
      </w:r>
    </w:p>
    <w:p>
      <w:pPr>
        <w:pStyle w:val="Normal1"/>
        <w:spacing w:lineRule="auto" w:line="240"/>
        <w:ind w:firstLine="284" w:end="0"/>
        <w:rPr/>
      </w:pPr>
      <w:r>
        <w:rPr>
          <w:sz w:val="24"/>
          <w:lang w:val="en-US"/>
        </w:rPr>
        <w:t>Diputado</w:t>
      </w:r>
      <w:r>
        <w:rPr>
          <w:sz w:val="24"/>
        </w:rPr>
        <w:t xml:space="preserve"> </w:t>
      </w:r>
      <w:r>
        <w:rPr>
          <w:b/>
          <w:bCs/>
          <w:sz w:val="24"/>
          <w:lang w:val="en-US"/>
        </w:rPr>
        <w:t>a</w:t>
      </w:r>
      <w:r>
        <w:rPr>
          <w:b/>
          <w:bCs/>
          <w:sz w:val="24"/>
        </w:rPr>
        <w:t xml:space="preserve"> (</w:t>
      </w:r>
      <w:r>
        <w:rPr>
          <w:b/>
          <w:bCs/>
          <w:sz w:val="24"/>
          <w:lang w:val="en-US"/>
        </w:rPr>
        <w:t>en</w:t>
      </w:r>
      <w:r>
        <w:rPr>
          <w:b/>
          <w:bCs/>
          <w:sz w:val="24"/>
        </w:rPr>
        <w:t>)</w:t>
      </w:r>
      <w:r>
        <w:rPr>
          <w:sz w:val="24"/>
        </w:rPr>
        <w:t xml:space="preserve"> — избранный депутатом куда-либо</w:t>
      </w:r>
    </w:p>
    <w:p>
      <w:pPr>
        <w:pStyle w:val="Normal1"/>
        <w:spacing w:lineRule="auto" w:line="240"/>
        <w:ind w:firstLine="284" w:end="0"/>
        <w:rPr/>
      </w:pPr>
      <w:r>
        <w:rPr>
          <w:sz w:val="24"/>
        </w:rPr>
        <w:t xml:space="preserve">                     </w:t>
      </w:r>
      <w:r>
        <w:rPr>
          <w:sz w:val="24"/>
          <w:lang w:val="en-US"/>
        </w:rPr>
        <w:t xml:space="preserve">(~ </w:t>
      </w:r>
      <w:r>
        <w:rPr>
          <w:i/>
          <w:iCs/>
          <w:sz w:val="24"/>
          <w:lang w:val="en-US"/>
        </w:rPr>
        <w:t>a (en)</w:t>
      </w:r>
      <w:r>
        <w:rPr>
          <w:sz w:val="24"/>
          <w:lang w:val="en-US"/>
        </w:rPr>
        <w:t xml:space="preserve"> las Cortes) </w:t>
      </w:r>
    </w:p>
    <w:p>
      <w:pPr>
        <w:pStyle w:val="Normal1"/>
        <w:spacing w:lineRule="auto" w:line="240"/>
        <w:ind w:firstLine="284" w:end="0"/>
        <w:rPr/>
      </w:pPr>
      <w:r>
        <w:rPr>
          <w:sz w:val="24"/>
          <w:lang w:val="en-US"/>
        </w:rPr>
        <w:t>Diverso</w:t>
      </w:r>
      <w:r>
        <w:rPr>
          <w:sz w:val="24"/>
        </w:rPr>
        <w:t xml:space="preserve"> </w:t>
      </w:r>
      <w:r>
        <w:rPr>
          <w:b/>
          <w:bCs/>
          <w:sz w:val="24"/>
          <w:lang w:val="en-US"/>
        </w:rPr>
        <w:t>de</w:t>
      </w:r>
      <w:r>
        <w:rPr>
          <w:sz w:val="24"/>
        </w:rPr>
        <w:t xml:space="preserve"> — несходный с кем-либо, чем-либо; отличный от кого-либо, чего-либо</w:t>
      </w:r>
    </w:p>
    <w:p>
      <w:pPr>
        <w:pStyle w:val="Normal1"/>
        <w:spacing w:lineRule="auto" w:line="240"/>
        <w:ind w:firstLine="284" w:end="0"/>
        <w:rPr>
          <w:sz w:val="24"/>
          <w:lang w:val="en-US"/>
        </w:rPr>
      </w:pPr>
      <w:r>
        <w:rPr>
          <w:sz w:val="24"/>
        </w:rPr>
        <w:t xml:space="preserve">                    </w:t>
      </w:r>
      <w:r>
        <w:rPr>
          <w:sz w:val="24"/>
          <w:lang w:val="en-US"/>
        </w:rPr>
        <w:t xml:space="preserve">(~ </w:t>
      </w:r>
      <w:r>
        <w:rPr>
          <w:i/>
          <w:iCs/>
          <w:sz w:val="24"/>
          <w:lang w:val="en-US"/>
        </w:rPr>
        <w:t>de</w:t>
      </w:r>
      <w:r>
        <w:rPr>
          <w:sz w:val="24"/>
          <w:lang w:val="en-US"/>
        </w:rPr>
        <w:t xml:space="preserve"> los demás)</w:t>
      </w:r>
    </w:p>
    <w:p>
      <w:pPr>
        <w:pStyle w:val="Normal1"/>
        <w:spacing w:lineRule="auto" w:line="240"/>
        <w:ind w:firstLine="709" w:end="0"/>
        <w:rPr/>
      </w:pPr>
      <w:r>
        <w:rPr>
          <w:b/>
          <w:bCs/>
          <w:sz w:val="24"/>
          <w:lang w:val="en-US"/>
        </w:rPr>
        <w:t>en</w:t>
      </w:r>
      <w:r>
        <w:rPr>
          <w:sz w:val="24"/>
        </w:rPr>
        <w:t xml:space="preserve"> — несходный в чем-либо, по чему-либо, отличающийся в чем-либо</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car</w:t>
      </w:r>
      <w:r>
        <w:rPr>
          <w:sz w:val="24"/>
        </w:rPr>
        <w:t>á</w:t>
      </w:r>
      <w:r>
        <w:rPr>
          <w:sz w:val="24"/>
          <w:lang w:val="en-US"/>
        </w:rPr>
        <w:t>cter</w:t>
      </w:r>
      <w:r>
        <w:rPr>
          <w:sz w:val="24"/>
        </w:rPr>
        <w:t xml:space="preserve">) </w:t>
      </w:r>
    </w:p>
    <w:p>
      <w:pPr>
        <w:pStyle w:val="Normal1"/>
        <w:spacing w:lineRule="auto" w:line="240"/>
        <w:ind w:firstLine="284" w:end="0"/>
        <w:rPr/>
      </w:pPr>
      <w:r>
        <w:rPr>
          <w:sz w:val="24"/>
          <w:lang w:val="en-US"/>
        </w:rPr>
        <w:t>D</w:t>
      </w:r>
      <w:r>
        <w:rPr>
          <w:sz w:val="24"/>
        </w:rPr>
        <w:t>ó</w:t>
      </w:r>
      <w:r>
        <w:rPr>
          <w:sz w:val="24"/>
          <w:lang w:val="en-US"/>
        </w:rPr>
        <w:t>cil</w:t>
      </w:r>
      <w:r>
        <w:rPr>
          <w:sz w:val="24"/>
        </w:rPr>
        <w:t xml:space="preserve"> </w:t>
      </w:r>
      <w:r>
        <w:rPr>
          <w:b/>
          <w:bCs/>
          <w:sz w:val="24"/>
          <w:lang w:val="en-US"/>
        </w:rPr>
        <w:t>a</w:t>
      </w:r>
      <w:r>
        <w:rPr>
          <w:sz w:val="24"/>
        </w:rPr>
        <w:t xml:space="preserve"> — послушный, покорный чему-либо</w:t>
      </w:r>
    </w:p>
    <w:p>
      <w:pPr>
        <w:pStyle w:val="Normal1"/>
        <w:spacing w:lineRule="auto" w:line="240"/>
        <w:ind w:firstLine="284" w:end="0"/>
        <w:rPr/>
      </w:pPr>
      <w:r>
        <w:rPr>
          <w:sz w:val="24"/>
        </w:rPr>
        <w:t xml:space="preserve">                      </w:t>
      </w:r>
      <w:r>
        <w:rPr>
          <w:sz w:val="24"/>
        </w:rPr>
        <w:t xml:space="preserve">(~ </w:t>
      </w:r>
      <w:r>
        <w:rPr>
          <w:i/>
          <w:iCs/>
          <w:sz w:val="24"/>
          <w:lang w:val="en-US"/>
        </w:rPr>
        <w:t>al</w:t>
      </w:r>
      <w:r>
        <w:rPr>
          <w:sz w:val="24"/>
        </w:rPr>
        <w:t xml:space="preserve"> </w:t>
      </w:r>
      <w:r>
        <w:rPr>
          <w:sz w:val="24"/>
          <w:lang w:val="en-US"/>
        </w:rPr>
        <w:t>mando</w:t>
      </w:r>
      <w:r>
        <w:rPr>
          <w:sz w:val="24"/>
        </w:rPr>
        <w:t xml:space="preserve">) </w:t>
      </w:r>
    </w:p>
    <w:p>
      <w:pPr>
        <w:pStyle w:val="Normal1"/>
        <w:spacing w:lineRule="auto" w:line="240"/>
        <w:ind w:firstLine="284" w:end="0"/>
        <w:rPr/>
      </w:pPr>
      <w:r>
        <w:rPr>
          <w:sz w:val="24"/>
          <w:lang w:val="en-US"/>
        </w:rPr>
        <w:t>Docto</w:t>
      </w:r>
      <w:r>
        <w:rPr>
          <w:sz w:val="24"/>
        </w:rPr>
        <w:t xml:space="preserve"> </w:t>
      </w:r>
      <w:r>
        <w:rPr>
          <w:b/>
          <w:bCs/>
          <w:sz w:val="24"/>
          <w:lang w:val="en-US"/>
        </w:rPr>
        <w:t>en</w:t>
      </w:r>
      <w:r>
        <w:rPr>
          <w:sz w:val="24"/>
        </w:rPr>
        <w:t xml:space="preserve"> — знающий, знаток в какой-либо науке, отрасли знаний</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jurisprudencia</w:t>
      </w:r>
      <w:r>
        <w:rPr>
          <w:sz w:val="24"/>
        </w:rPr>
        <w:t xml:space="preserve">) </w:t>
      </w:r>
    </w:p>
    <w:p>
      <w:pPr>
        <w:pStyle w:val="Normal1"/>
        <w:spacing w:lineRule="auto" w:line="240"/>
        <w:ind w:firstLine="284" w:end="0"/>
        <w:rPr/>
      </w:pPr>
      <w:r>
        <w:rPr>
          <w:sz w:val="24"/>
          <w:lang w:val="en-US"/>
        </w:rPr>
        <w:t>Ducho</w:t>
      </w:r>
      <w:r>
        <w:rPr>
          <w:sz w:val="24"/>
        </w:rPr>
        <w:t xml:space="preserve"> </w:t>
      </w:r>
      <w:r>
        <w:rPr>
          <w:b/>
          <w:bCs/>
          <w:sz w:val="24"/>
          <w:lang w:val="en-US"/>
        </w:rPr>
        <w:t>en</w:t>
      </w:r>
      <w:r>
        <w:rPr>
          <w:sz w:val="24"/>
        </w:rPr>
        <w:t xml:space="preserve"> — опытный, знающий, умелый</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negocios) </w:t>
      </w:r>
    </w:p>
    <w:p>
      <w:pPr>
        <w:pStyle w:val="Normal1"/>
        <w:spacing w:lineRule="auto" w:line="240"/>
        <w:ind w:firstLine="284" w:end="0"/>
        <w:rPr>
          <w:sz w:val="24"/>
          <w:lang w:val="en-US"/>
        </w:rPr>
      </w:pPr>
      <w:r>
        <w:rPr>
          <w:sz w:val="24"/>
          <w:lang w:val="en-US"/>
        </w:rPr>
        <w:t xml:space="preserve">Duice </w:t>
      </w:r>
      <w:r>
        <w:rPr>
          <w:b/>
          <w:bCs/>
          <w:sz w:val="24"/>
          <w:lang w:val="en-US"/>
        </w:rPr>
        <w:t>al</w:t>
      </w:r>
      <w:r>
        <w:rPr>
          <w:i/>
          <w:sz w:val="24"/>
          <w:lang w:val="en-US"/>
        </w:rPr>
        <w:t xml:space="preserve"> gusto</w:t>
      </w:r>
      <w:r>
        <w:rPr>
          <w:sz w:val="24"/>
          <w:lang w:val="en-US"/>
        </w:rPr>
        <w:t xml:space="preserve"> — </w:t>
      </w:r>
      <w:r>
        <w:rPr>
          <w:sz w:val="24"/>
        </w:rPr>
        <w:t>сладкий</w:t>
      </w:r>
      <w:r>
        <w:rPr>
          <w:sz w:val="24"/>
          <w:lang w:val="en-US"/>
        </w:rPr>
        <w:t xml:space="preserve"> </w:t>
      </w:r>
      <w:r>
        <w:rPr>
          <w:sz w:val="24"/>
        </w:rPr>
        <w:t>на</w:t>
      </w:r>
      <w:r>
        <w:rPr>
          <w:sz w:val="24"/>
          <w:lang w:val="en-US"/>
        </w:rPr>
        <w:t xml:space="preserve"> </w:t>
      </w:r>
      <w:r>
        <w:rPr>
          <w:sz w:val="24"/>
        </w:rPr>
        <w:t>вкус</w:t>
      </w:r>
    </w:p>
    <w:p>
      <w:pPr>
        <w:pStyle w:val="Normal1"/>
        <w:spacing w:lineRule="auto" w:line="240"/>
        <w:ind w:firstLine="284" w:end="0"/>
        <w:rPr/>
      </w:pPr>
      <w:r>
        <w:rPr>
          <w:sz w:val="24"/>
          <w:lang w:val="en-US"/>
        </w:rPr>
        <w:t xml:space="preserve">        </w:t>
      </w:r>
      <w:r>
        <w:rPr>
          <w:b/>
          <w:bCs/>
          <w:sz w:val="24"/>
          <w:lang w:val="en-US"/>
        </w:rPr>
        <w:t>de</w:t>
      </w:r>
      <w:r>
        <w:rPr>
          <w:b/>
          <w:bCs/>
          <w:sz w:val="24"/>
        </w:rPr>
        <w:t xml:space="preserve">, </w:t>
      </w:r>
      <w:r>
        <w:rPr>
          <w:b/>
          <w:bCs/>
          <w:sz w:val="24"/>
          <w:lang w:val="en-US"/>
        </w:rPr>
        <w:t>en</w:t>
      </w:r>
      <w:r>
        <w:rPr>
          <w:sz w:val="24"/>
        </w:rPr>
        <w:t xml:space="preserve"> </w:t>
      </w:r>
      <w:r>
        <w:rPr>
          <w:i/>
          <w:sz w:val="24"/>
          <w:lang w:val="en-US"/>
        </w:rPr>
        <w:t>el</w:t>
      </w:r>
      <w:r>
        <w:rPr>
          <w:i/>
          <w:sz w:val="24"/>
        </w:rPr>
        <w:t xml:space="preserve"> </w:t>
      </w:r>
      <w:r>
        <w:rPr>
          <w:i/>
          <w:sz w:val="24"/>
          <w:lang w:val="en-US"/>
        </w:rPr>
        <w:t>trato</w:t>
      </w:r>
      <w:r>
        <w:rPr>
          <w:sz w:val="24"/>
        </w:rPr>
        <w:t xml:space="preserve"> — мягкий, милый, приятный в обращении </w:t>
      </w:r>
    </w:p>
    <w:p>
      <w:pPr>
        <w:pStyle w:val="Normal1"/>
        <w:spacing w:lineRule="auto" w:line="240"/>
        <w:ind w:firstLine="284" w:end="0"/>
        <w:rPr/>
      </w:pPr>
      <w:r>
        <w:rPr>
          <w:sz w:val="24"/>
          <w:lang w:val="en-US"/>
        </w:rPr>
        <w:t>Duro</w:t>
      </w:r>
      <w:r>
        <w:rPr>
          <w:sz w:val="24"/>
        </w:rPr>
        <w:t xml:space="preserve"> </w:t>
      </w:r>
      <w:r>
        <w:rPr>
          <w:b/>
          <w:bCs/>
          <w:sz w:val="24"/>
          <w:lang w:val="en-US"/>
        </w:rPr>
        <w:t>de</w:t>
      </w:r>
      <w:r>
        <w:rPr>
          <w:sz w:val="24"/>
        </w:rPr>
        <w:t xml:space="preserve"> </w:t>
      </w:r>
      <w:r>
        <w:rPr>
          <w:i/>
          <w:sz w:val="24"/>
          <w:lang w:val="en-US"/>
        </w:rPr>
        <w:t>coraz</w:t>
      </w:r>
      <w:r>
        <w:rPr>
          <w:i/>
          <w:sz w:val="24"/>
        </w:rPr>
        <w:t>ó</w:t>
      </w:r>
      <w:r>
        <w:rPr>
          <w:i/>
          <w:sz w:val="24"/>
          <w:lang w:val="en-US"/>
        </w:rPr>
        <w:t>n</w:t>
      </w:r>
      <w:r>
        <w:rPr>
          <w:sz w:val="24"/>
        </w:rPr>
        <w:t xml:space="preserve"> — жесткий, черствый человек </w:t>
      </w:r>
    </w:p>
    <w:p>
      <w:pPr>
        <w:pStyle w:val="Normal1"/>
        <w:spacing w:lineRule="auto" w:line="240"/>
        <w:ind w:firstLine="284" w:end="0"/>
        <w:rPr/>
      </w:pPr>
      <w:r>
        <w:rPr>
          <w:sz w:val="24"/>
          <w:lang w:val="en-US"/>
        </w:rPr>
        <w:t>Duro</w:t>
      </w:r>
      <w:r>
        <w:rPr>
          <w:sz w:val="24"/>
        </w:rPr>
        <w:t xml:space="preserve"> </w:t>
      </w:r>
      <w:r>
        <w:rPr>
          <w:b/>
          <w:bCs/>
          <w:sz w:val="24"/>
          <w:lang w:val="en-US"/>
        </w:rPr>
        <w:t>de</w:t>
      </w:r>
      <w:r>
        <w:rPr>
          <w:sz w:val="24"/>
        </w:rPr>
        <w:t xml:space="preserve"> </w:t>
      </w:r>
      <w:r>
        <w:rPr>
          <w:sz w:val="24"/>
          <w:lang w:val="en-US"/>
        </w:rPr>
        <w:t>o</w:t>
      </w:r>
      <w:r>
        <w:rPr>
          <w:sz w:val="24"/>
        </w:rPr>
        <w:t>í</w:t>
      </w:r>
      <w:r>
        <w:rPr>
          <w:sz w:val="24"/>
          <w:lang w:val="en-US"/>
        </w:rPr>
        <w:t>do</w:t>
      </w:r>
      <w:r>
        <w:rPr>
          <w:sz w:val="24"/>
        </w:rPr>
        <w:t xml:space="preserve"> — тугой на ухо</w:t>
      </w:r>
    </w:p>
    <w:p>
      <w:pPr>
        <w:pStyle w:val="Normal1"/>
        <w:spacing w:lineRule="auto" w:line="240"/>
        <w:ind w:firstLine="284" w:end="0"/>
        <w:rPr>
          <w:sz w:val="24"/>
        </w:rPr>
      </w:pPr>
      <w:r>
        <w:rPr>
          <w:sz w:val="24"/>
        </w:rPr>
      </w:r>
    </w:p>
    <w:p>
      <w:pPr>
        <w:pStyle w:val="Normal1"/>
        <w:spacing w:lineRule="auto" w:line="240"/>
        <w:ind w:firstLine="284" w:end="0"/>
        <w:jc w:val="center"/>
        <w:rPr>
          <w:b/>
          <w:sz w:val="32"/>
        </w:rPr>
      </w:pPr>
      <w:r>
        <w:rPr>
          <w:b/>
          <w:sz w:val="32"/>
        </w:rPr>
        <w:t>Е</w:t>
      </w:r>
    </w:p>
    <w:p>
      <w:pPr>
        <w:pStyle w:val="Normal1"/>
        <w:spacing w:lineRule="auto" w:line="240"/>
        <w:ind w:firstLine="284" w:end="0"/>
        <w:rPr/>
      </w:pPr>
      <w:r>
        <w:rPr>
          <w:sz w:val="24"/>
          <w:lang w:val="en-US"/>
        </w:rPr>
        <w:t>Enfermo</w:t>
      </w:r>
      <w:r>
        <w:rPr>
          <w:sz w:val="24"/>
        </w:rPr>
        <w:t xml:space="preserve"> </w:t>
      </w:r>
      <w:r>
        <w:rPr>
          <w:b/>
          <w:bCs/>
          <w:sz w:val="24"/>
          <w:lang w:val="en-US"/>
        </w:rPr>
        <w:t>de</w:t>
      </w:r>
      <w:r>
        <w:rPr>
          <w:sz w:val="24"/>
        </w:rPr>
        <w:t xml:space="preserve"> — больной чем-либо, страдающий чем-либо</w:t>
      </w:r>
    </w:p>
    <w:p>
      <w:pPr>
        <w:pStyle w:val="Normal1"/>
        <w:spacing w:lineRule="auto" w:line="240"/>
        <w:ind w:firstLine="284" w:end="0"/>
        <w:rPr/>
      </w:pPr>
      <w:r>
        <w:rPr>
          <w:sz w:val="24"/>
        </w:rPr>
        <w:t xml:space="preserve">                    </w:t>
      </w:r>
      <w:r>
        <w:rPr>
          <w:sz w:val="24"/>
        </w:rPr>
        <w:t xml:space="preserve">(~ </w:t>
      </w:r>
      <w:r>
        <w:rPr>
          <w:i/>
          <w:iCs/>
          <w:sz w:val="24"/>
          <w:lang w:val="en-US"/>
        </w:rPr>
        <w:t>del</w:t>
      </w:r>
      <w:r>
        <w:rPr>
          <w:sz w:val="24"/>
        </w:rPr>
        <w:t xml:space="preserve"> </w:t>
      </w:r>
      <w:r>
        <w:rPr>
          <w:sz w:val="24"/>
          <w:lang w:val="en-US"/>
        </w:rPr>
        <w:t>h</w:t>
      </w:r>
      <w:r>
        <w:rPr>
          <w:sz w:val="24"/>
        </w:rPr>
        <w:t>í</w:t>
      </w:r>
      <w:r>
        <w:rPr>
          <w:sz w:val="24"/>
          <w:lang w:val="en-US"/>
        </w:rPr>
        <w:t>gado</w:t>
      </w:r>
      <w:r>
        <w:rPr>
          <w:sz w:val="24"/>
        </w:rPr>
        <w:t xml:space="preserve">) </w:t>
      </w:r>
    </w:p>
    <w:p>
      <w:pPr>
        <w:pStyle w:val="Normal1"/>
        <w:spacing w:lineRule="auto" w:line="240"/>
        <w:ind w:firstLine="284" w:end="0"/>
        <w:rPr/>
      </w:pPr>
      <w:r>
        <w:rPr>
          <w:sz w:val="24"/>
          <w:lang w:val="en-US"/>
        </w:rPr>
        <w:t>Erudito</w:t>
      </w:r>
      <w:r>
        <w:rPr>
          <w:sz w:val="24"/>
        </w:rPr>
        <w:t xml:space="preserve"> </w:t>
      </w:r>
      <w:r>
        <w:rPr>
          <w:b/>
          <w:bCs/>
          <w:sz w:val="24"/>
          <w:lang w:val="en-US"/>
        </w:rPr>
        <w:t>en</w:t>
      </w:r>
      <w:r>
        <w:rPr>
          <w:sz w:val="24"/>
        </w:rPr>
        <w:t xml:space="preserve"> — начитанный, ученый в какой-либо отрасли знаний</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antig</w:t>
      </w:r>
      <w:r>
        <w:rPr>
          <w:sz w:val="24"/>
        </w:rPr>
        <w:t>ü</w:t>
      </w:r>
      <w:r>
        <w:rPr>
          <w:sz w:val="24"/>
          <w:lang w:val="en-US"/>
        </w:rPr>
        <w:t>edades</w:t>
      </w:r>
      <w:r>
        <w:rPr>
          <w:sz w:val="24"/>
        </w:rPr>
        <w:t>)</w:t>
      </w:r>
    </w:p>
    <w:p>
      <w:pPr>
        <w:pStyle w:val="Normal1"/>
        <w:spacing w:lineRule="auto" w:line="240"/>
        <w:ind w:firstLine="284" w:end="0"/>
        <w:rPr>
          <w:sz w:val="24"/>
        </w:rPr>
      </w:pPr>
      <w:r>
        <w:rPr>
          <w:sz w:val="24"/>
        </w:rPr>
      </w:r>
    </w:p>
    <w:p>
      <w:pPr>
        <w:pStyle w:val="Normal1"/>
        <w:spacing w:lineRule="auto" w:line="240"/>
        <w:ind w:firstLine="284" w:end="0"/>
        <w:rPr/>
      </w:pPr>
      <w:r>
        <w:rPr>
          <w:sz w:val="24"/>
          <w:lang w:val="en-US"/>
        </w:rPr>
        <w:t>Esencial</w:t>
      </w:r>
      <w:r>
        <w:rPr>
          <w:sz w:val="24"/>
        </w:rPr>
        <w:t xml:space="preserve"> </w:t>
      </w:r>
      <w:r>
        <w:rPr>
          <w:b/>
          <w:bCs/>
          <w:sz w:val="24"/>
          <w:lang w:val="en-US"/>
        </w:rPr>
        <w:t>a</w:t>
      </w:r>
      <w:r>
        <w:rPr>
          <w:b/>
          <w:bCs/>
          <w:sz w:val="24"/>
        </w:rPr>
        <w:t xml:space="preserve">, </w:t>
      </w:r>
      <w:r>
        <w:rPr>
          <w:b/>
          <w:bCs/>
          <w:sz w:val="24"/>
          <w:lang w:val="en-US"/>
        </w:rPr>
        <w:t>en</w:t>
      </w:r>
      <w:r>
        <w:rPr>
          <w:b/>
          <w:bCs/>
          <w:sz w:val="24"/>
        </w:rPr>
        <w:t xml:space="preserve">, </w:t>
      </w:r>
      <w:r>
        <w:rPr>
          <w:b/>
          <w:bCs/>
          <w:sz w:val="24"/>
          <w:lang w:val="en-US"/>
        </w:rPr>
        <w:t>para</w:t>
      </w:r>
      <w:r>
        <w:rPr>
          <w:sz w:val="24"/>
        </w:rPr>
        <w:t>— основной, существенный в чем-либо, для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 en, para</w:t>
      </w:r>
      <w:r>
        <w:rPr>
          <w:sz w:val="24"/>
          <w:lang w:val="en-US"/>
        </w:rPr>
        <w:t xml:space="preserve"> un asunto)</w:t>
      </w:r>
    </w:p>
    <w:p>
      <w:pPr>
        <w:pStyle w:val="Normal1"/>
        <w:spacing w:lineRule="auto" w:line="240"/>
        <w:ind w:firstLine="284" w:end="0"/>
        <w:rPr/>
      </w:pPr>
      <w:r>
        <w:rPr>
          <w:sz w:val="24"/>
          <w:lang w:val="en-US"/>
        </w:rPr>
        <w:t>Extra</w:t>
      </w:r>
      <w:r>
        <w:rPr>
          <w:sz w:val="24"/>
        </w:rPr>
        <w:t>ñ</w:t>
      </w:r>
      <w:r>
        <w:rPr>
          <w:sz w:val="24"/>
          <w:lang w:val="en-US"/>
        </w:rPr>
        <w:t>o</w:t>
      </w:r>
      <w:r>
        <w:rPr>
          <w:sz w:val="24"/>
        </w:rPr>
        <w:t xml:space="preserve"> </w:t>
      </w:r>
      <w:r>
        <w:rPr>
          <w:b/>
          <w:bCs/>
          <w:sz w:val="24"/>
          <w:lang w:val="en-US"/>
        </w:rPr>
        <w:t>a</w:t>
      </w:r>
      <w:r>
        <w:rPr>
          <w:sz w:val="24"/>
        </w:rPr>
        <w:t xml:space="preserve"> — чужой, чуждый чему-либо, не имеющий отношения к че</w:t>
        <w:softHyphen/>
        <w:t>му-либо</w:t>
      </w:r>
    </w:p>
    <w:p>
      <w:pPr>
        <w:pStyle w:val="FR4"/>
        <w:ind w:firstLine="284" w:end="0"/>
        <w:jc w:val="both"/>
        <w:rPr/>
      </w:pPr>
      <w:r>
        <w:rPr>
          <w:rFonts w:cs="Times New Roman" w:ascii="Times New Roman" w:hAnsi="Times New Roman"/>
          <w:sz w:val="24"/>
        </w:rPr>
        <w:t xml:space="preserve">                       </w:t>
      </w:r>
      <w:r>
        <w:rPr>
          <w:rFonts w:cs="Times New Roman" w:ascii="Times New Roman" w:hAnsi="Times New Roman"/>
          <w:sz w:val="24"/>
        </w:rPr>
        <w:t xml:space="preserve">(~ </w:t>
      </w:r>
      <w:r>
        <w:rPr>
          <w:rFonts w:cs="Times New Roman" w:ascii="Times New Roman" w:hAnsi="Times New Roman"/>
          <w:i/>
          <w:iCs/>
          <w:sz w:val="24"/>
          <w:lang w:val="en-US"/>
        </w:rPr>
        <w:t>al</w:t>
      </w:r>
      <w:r>
        <w:rPr>
          <w:rFonts w:cs="Times New Roman" w:ascii="Times New Roman" w:hAnsi="Times New Roman"/>
          <w:sz w:val="24"/>
        </w:rPr>
        <w:t xml:space="preserve"> </w:t>
      </w:r>
      <w:r>
        <w:rPr>
          <w:rFonts w:cs="Times New Roman" w:ascii="Times New Roman" w:hAnsi="Times New Roman"/>
          <w:sz w:val="24"/>
          <w:lang w:val="en-US"/>
        </w:rPr>
        <w:t>caso</w:t>
      </w:r>
      <w:r>
        <w:rPr>
          <w:rFonts w:cs="Times New Roman" w:ascii="Times New Roman" w:hAnsi="Times New Roman"/>
          <w:sz w:val="24"/>
        </w:rPr>
        <w:t>)</w:t>
      </w:r>
    </w:p>
    <w:p>
      <w:pPr>
        <w:pStyle w:val="Normal1"/>
        <w:spacing w:lineRule="auto" w:line="240"/>
        <w:ind w:firstLine="284" w:end="0"/>
        <w:rPr>
          <w:rFonts w:ascii="Times New Roman" w:hAnsi="Times New Roman" w:cs="Times New Roman"/>
          <w:sz w:val="24"/>
        </w:rPr>
      </w:pPr>
      <w:r>
        <w:rPr>
          <w:rFonts w:cs="Times New Roman"/>
          <w:sz w:val="24"/>
        </w:rPr>
      </w:r>
    </w:p>
    <w:p>
      <w:pPr>
        <w:pStyle w:val="Normal1"/>
        <w:spacing w:lineRule="auto" w:line="240"/>
        <w:ind w:firstLine="284" w:end="0"/>
        <w:jc w:val="center"/>
        <w:rPr>
          <w:b/>
          <w:sz w:val="32"/>
        </w:rPr>
      </w:pPr>
      <w:r>
        <w:rPr>
          <w:b/>
          <w:sz w:val="32"/>
          <w:lang w:val="en-US"/>
        </w:rPr>
        <w:t>F</w:t>
      </w:r>
    </w:p>
    <w:p>
      <w:pPr>
        <w:pStyle w:val="Normal1"/>
        <w:spacing w:lineRule="auto" w:line="240"/>
        <w:ind w:firstLine="284" w:end="0"/>
        <w:rPr/>
      </w:pPr>
      <w:r>
        <w:rPr>
          <w:sz w:val="24"/>
          <w:lang w:val="en-US"/>
        </w:rPr>
        <w:t>F</w:t>
      </w:r>
      <w:r>
        <w:rPr>
          <w:sz w:val="24"/>
        </w:rPr>
        <w:t>á</w:t>
      </w:r>
      <w:r>
        <w:rPr>
          <w:sz w:val="24"/>
          <w:lang w:val="en-US"/>
        </w:rPr>
        <w:t>cil</w:t>
      </w:r>
      <w:r>
        <w:rPr>
          <w:sz w:val="24"/>
        </w:rPr>
        <w:t xml:space="preserve"> </w:t>
      </w:r>
      <w:r>
        <w:rPr>
          <w:b/>
          <w:bCs/>
          <w:sz w:val="24"/>
          <w:lang w:val="en-US"/>
        </w:rPr>
        <w:t>a</w:t>
      </w:r>
      <w:r>
        <w:rPr>
          <w:sz w:val="24"/>
        </w:rPr>
        <w:t xml:space="preserve"> — легкий, нетрудный для кого-либо </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los estudiantes)</w:t>
      </w:r>
    </w:p>
    <w:p>
      <w:pPr>
        <w:pStyle w:val="Normal1"/>
        <w:spacing w:lineRule="auto" w:line="240"/>
        <w:ind w:firstLine="284" w:end="0"/>
        <w:rPr>
          <w:sz w:val="24"/>
          <w:lang w:val="en-US"/>
        </w:rPr>
      </w:pPr>
      <w:r>
        <w:rPr>
          <w:sz w:val="24"/>
          <w:lang w:val="en-US"/>
        </w:rPr>
        <w:t xml:space="preserve">      </w:t>
      </w:r>
      <w:r>
        <w:rPr>
          <w:b/>
          <w:bCs/>
          <w:sz w:val="24"/>
          <w:lang w:val="en-US"/>
        </w:rPr>
        <w:t>de, en</w:t>
      </w:r>
      <w:r>
        <w:rPr>
          <w:sz w:val="24"/>
          <w:lang w:val="en-US"/>
        </w:rPr>
        <w:t xml:space="preserve"> </w:t>
      </w:r>
      <w:r>
        <w:rPr>
          <w:i/>
          <w:sz w:val="24"/>
          <w:lang w:val="en-US"/>
        </w:rPr>
        <w:t>creer</w:t>
      </w:r>
      <w:r>
        <w:rPr>
          <w:sz w:val="24"/>
          <w:lang w:val="en-US"/>
        </w:rPr>
        <w:t xml:space="preserve"> — </w:t>
      </w:r>
      <w:r>
        <w:rPr>
          <w:sz w:val="24"/>
        </w:rPr>
        <w:t>легковерный</w:t>
      </w:r>
    </w:p>
    <w:p>
      <w:pPr>
        <w:pStyle w:val="Normal1"/>
        <w:spacing w:lineRule="auto" w:line="240"/>
        <w:ind w:firstLine="284" w:end="0"/>
        <w:rPr/>
      </w:pPr>
      <w:r>
        <w:rPr>
          <w:sz w:val="24"/>
          <w:lang w:val="en-US"/>
        </w:rPr>
        <w:t>Favorable</w:t>
      </w:r>
      <w:r>
        <w:rPr>
          <w:sz w:val="24"/>
        </w:rPr>
        <w:t xml:space="preserve"> </w:t>
      </w:r>
      <w:r>
        <w:rPr>
          <w:b/>
          <w:bCs/>
          <w:sz w:val="24"/>
          <w:lang w:val="en-US"/>
        </w:rPr>
        <w:t>a</w:t>
      </w:r>
      <w:r>
        <w:rPr>
          <w:b/>
          <w:bCs/>
          <w:sz w:val="24"/>
        </w:rPr>
        <w:t xml:space="preserve">, </w:t>
      </w:r>
      <w:r>
        <w:rPr>
          <w:b/>
          <w:bCs/>
          <w:sz w:val="24"/>
          <w:lang w:val="en-US"/>
        </w:rPr>
        <w:t>para</w:t>
      </w:r>
      <w:r>
        <w:rPr>
          <w:sz w:val="24"/>
        </w:rPr>
        <w:t xml:space="preserve"> — благосклонный, милостивый к кому-либо, благо</w:t>
        <w:softHyphen/>
        <w:t>приятный для кого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 para</w:t>
      </w:r>
      <w:r>
        <w:rPr>
          <w:sz w:val="24"/>
          <w:lang w:val="en-US"/>
        </w:rPr>
        <w:t xml:space="preserve"> alguno)</w:t>
      </w:r>
    </w:p>
    <w:p>
      <w:pPr>
        <w:pStyle w:val="Normal1"/>
        <w:spacing w:lineRule="auto" w:line="240"/>
        <w:ind w:firstLine="284" w:end="0"/>
        <w:rPr/>
      </w:pPr>
      <w:r>
        <w:rPr>
          <w:sz w:val="24"/>
          <w:lang w:val="en-US"/>
        </w:rPr>
        <w:t>Favorecido</w:t>
      </w:r>
      <w:r>
        <w:rPr>
          <w:sz w:val="24"/>
        </w:rPr>
        <w:t xml:space="preserve"> </w:t>
      </w:r>
      <w:r>
        <w:rPr>
          <w:b/>
          <w:bCs/>
          <w:sz w:val="24"/>
        </w:rPr>
        <w:t>ро</w:t>
      </w:r>
      <w:r>
        <w:rPr>
          <w:b/>
          <w:bCs/>
          <w:sz w:val="24"/>
          <w:lang w:val="en-US"/>
        </w:rPr>
        <w:t>r</w:t>
      </w:r>
      <w:r>
        <w:rPr>
          <w:sz w:val="24"/>
        </w:rPr>
        <w:t xml:space="preserve"> — облагодетельствованный кем-либо </w:t>
      </w:r>
    </w:p>
    <w:p>
      <w:pPr>
        <w:pStyle w:val="Normal1"/>
        <w:spacing w:lineRule="auto" w:line="240"/>
        <w:ind w:firstLine="284"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el bienhechor)</w:t>
      </w:r>
    </w:p>
    <w:p>
      <w:pPr>
        <w:pStyle w:val="Normal1"/>
        <w:spacing w:lineRule="auto" w:line="240"/>
        <w:ind w:firstLine="284" w:end="0"/>
        <w:rPr/>
      </w:pPr>
      <w:r>
        <w:rPr>
          <w:sz w:val="24"/>
          <w:lang w:val="en-US"/>
        </w:rPr>
        <w:t xml:space="preserve">Fecundo </w:t>
      </w:r>
      <w:r>
        <w:rPr>
          <w:b/>
          <w:bCs/>
          <w:sz w:val="24"/>
          <w:lang w:val="en-US"/>
        </w:rPr>
        <w:t>de</w:t>
      </w:r>
      <w:r>
        <w:rPr>
          <w:sz w:val="24"/>
          <w:lang w:val="en-US"/>
        </w:rPr>
        <w:t xml:space="preserve"> </w:t>
      </w:r>
      <w:r>
        <w:rPr>
          <w:i/>
          <w:sz w:val="24"/>
          <w:lang w:val="en-US"/>
        </w:rPr>
        <w:t xml:space="preserve">palabras </w:t>
      </w:r>
      <w:r>
        <w:rPr>
          <w:sz w:val="24"/>
          <w:lang w:val="en-US"/>
        </w:rPr>
        <w:t xml:space="preserve">— </w:t>
      </w:r>
      <w:r>
        <w:rPr>
          <w:sz w:val="24"/>
        </w:rPr>
        <w:t>словоохотливый</w:t>
      </w:r>
      <w:r>
        <w:rPr>
          <w:sz w:val="24"/>
          <w:lang w:val="en-US"/>
        </w:rPr>
        <w:t xml:space="preserve"> </w:t>
      </w:r>
    </w:p>
    <w:p>
      <w:pPr>
        <w:pStyle w:val="Normal1"/>
        <w:spacing w:lineRule="auto" w:line="240"/>
        <w:ind w:firstLine="284" w:end="0"/>
        <w:rPr/>
      </w:pPr>
      <w:r>
        <w:rPr>
          <w:sz w:val="24"/>
          <w:lang w:val="en-US"/>
        </w:rPr>
        <w:t>Fiel</w:t>
      </w:r>
      <w:r>
        <w:rPr>
          <w:sz w:val="24"/>
        </w:rPr>
        <w:t xml:space="preserve"> </w:t>
      </w:r>
      <w:r>
        <w:rPr>
          <w:b/>
          <w:bCs/>
          <w:sz w:val="24"/>
          <w:lang w:val="en-US"/>
        </w:rPr>
        <w:t>a</w:t>
      </w:r>
      <w:r>
        <w:rPr>
          <w:b/>
          <w:bCs/>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верный, преданный кому-либо </w:t>
      </w:r>
    </w:p>
    <w:p>
      <w:pPr>
        <w:pStyle w:val="Normal1"/>
        <w:spacing w:lineRule="auto" w:line="240"/>
        <w:ind w:firstLine="284" w:end="0"/>
        <w:rPr/>
      </w:pPr>
      <w:r>
        <w:rPr>
          <w:sz w:val="24"/>
        </w:rPr>
        <w:t xml:space="preserve">                       </w:t>
      </w:r>
      <w:r>
        <w:rPr>
          <w:sz w:val="24"/>
          <w:lang w:val="en-US"/>
        </w:rPr>
        <w:t xml:space="preserve">(~ </w:t>
      </w:r>
      <w:r>
        <w:rPr>
          <w:i/>
          <w:iCs/>
          <w:sz w:val="24"/>
          <w:lang w:val="en-US"/>
        </w:rPr>
        <w:t>a, con, para, para con</w:t>
      </w:r>
      <w:r>
        <w:rPr>
          <w:sz w:val="24"/>
          <w:lang w:val="en-US"/>
        </w:rPr>
        <w:t xml:space="preserve"> los suyos)</w:t>
      </w:r>
    </w:p>
    <w:p>
      <w:pPr>
        <w:pStyle w:val="Normal1"/>
        <w:spacing w:lineRule="auto" w:line="240"/>
        <w:ind w:firstLine="709" w:end="0"/>
        <w:rPr/>
      </w:pPr>
      <w:r>
        <w:rPr>
          <w:b/>
          <w:bCs/>
          <w:sz w:val="24"/>
          <w:lang w:val="en-US"/>
        </w:rPr>
        <w:t>en</w:t>
      </w:r>
      <w:r>
        <w:rPr>
          <w:sz w:val="24"/>
        </w:rPr>
        <w:t xml:space="preserve"> — верный, преданный в чем-либо</w:t>
      </w:r>
    </w:p>
    <w:p>
      <w:pPr>
        <w:pStyle w:val="Normal1"/>
        <w:spacing w:lineRule="auto" w:line="240"/>
        <w:ind w:firstLine="284" w:end="0"/>
        <w:rPr/>
      </w:pPr>
      <w:r>
        <w:rPr>
          <w:sz w:val="24"/>
        </w:rPr>
        <w:t xml:space="preserve">                      </w:t>
      </w:r>
      <w:r>
        <w:rPr>
          <w:sz w:val="24"/>
          <w:lang w:val="en-US"/>
        </w:rPr>
        <w:t xml:space="preserve">(~ en la lucha) </w:t>
      </w:r>
    </w:p>
    <w:p>
      <w:pPr>
        <w:pStyle w:val="Normal1"/>
        <w:spacing w:lineRule="auto" w:line="240"/>
        <w:ind w:firstLine="284" w:end="0"/>
        <w:rPr/>
      </w:pPr>
      <w:r>
        <w:rPr>
          <w:sz w:val="24"/>
          <w:lang w:val="en-US"/>
        </w:rPr>
        <w:t>Firme</w:t>
      </w:r>
      <w:r>
        <w:rPr>
          <w:sz w:val="24"/>
        </w:rPr>
        <w:t xml:space="preserve"> </w:t>
      </w:r>
      <w:r>
        <w:rPr>
          <w:b/>
          <w:bCs/>
          <w:sz w:val="24"/>
          <w:lang w:val="en-US"/>
        </w:rPr>
        <w:t>en</w:t>
      </w:r>
      <w:r>
        <w:rPr>
          <w:sz w:val="24"/>
        </w:rPr>
        <w:t xml:space="preserve"> — твердый, стойкий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 designio) </w:t>
      </w:r>
    </w:p>
    <w:p>
      <w:pPr>
        <w:pStyle w:val="Normal1"/>
        <w:spacing w:lineRule="auto" w:line="240"/>
        <w:ind w:firstLine="284" w:end="0"/>
        <w:rPr/>
      </w:pPr>
      <w:r>
        <w:rPr>
          <w:sz w:val="24"/>
          <w:lang w:val="en-US"/>
        </w:rPr>
        <w:t>Flojo</w:t>
      </w:r>
      <w:r>
        <w:rPr>
          <w:sz w:val="24"/>
        </w:rPr>
        <w:t xml:space="preserve"> </w:t>
      </w:r>
      <w:r>
        <w:rPr>
          <w:b/>
          <w:bCs/>
          <w:sz w:val="24"/>
          <w:lang w:val="en-US"/>
        </w:rPr>
        <w:t>en</w:t>
      </w:r>
      <w:r>
        <w:rPr>
          <w:b/>
          <w:bCs/>
          <w:sz w:val="24"/>
        </w:rPr>
        <w:t xml:space="preserve">, </w:t>
      </w:r>
      <w:r>
        <w:rPr>
          <w:b/>
          <w:bCs/>
          <w:sz w:val="24"/>
          <w:lang w:val="en-US"/>
        </w:rPr>
        <w:t>para</w:t>
      </w:r>
      <w:r>
        <w:rPr>
          <w:sz w:val="24"/>
        </w:rPr>
        <w:t xml:space="preserve"> — медлительный, небрежный в чем-либо</w:t>
      </w:r>
    </w:p>
    <w:p>
      <w:pPr>
        <w:pStyle w:val="FR4"/>
        <w:ind w:firstLine="284" w:end="0"/>
        <w:jc w:val="both"/>
        <w:rPr/>
      </w:pPr>
      <w:r>
        <w:rPr>
          <w:rFonts w:cs="Times New Roman" w:ascii="Times New Roman" w:hAnsi="Times New Roman"/>
          <w:sz w:val="24"/>
        </w:rPr>
        <w:t xml:space="preserve">                        </w:t>
      </w:r>
      <w:r>
        <w:rPr>
          <w:rFonts w:cs="Times New Roman" w:ascii="Times New Roman" w:hAnsi="Times New Roman"/>
          <w:sz w:val="24"/>
          <w:lang w:val="en-US"/>
        </w:rPr>
        <w:t xml:space="preserve">(~ </w:t>
      </w:r>
      <w:r>
        <w:rPr>
          <w:rFonts w:cs="Times New Roman" w:ascii="Times New Roman" w:hAnsi="Times New Roman"/>
          <w:i/>
          <w:iCs/>
          <w:sz w:val="24"/>
          <w:lang w:val="en-US"/>
        </w:rPr>
        <w:t>en, para</w:t>
      </w:r>
      <w:r>
        <w:rPr>
          <w:rFonts w:cs="Times New Roman" w:ascii="Times New Roman" w:hAnsi="Times New Roman"/>
          <w:sz w:val="24"/>
          <w:lang w:val="en-US"/>
        </w:rPr>
        <w:t xml:space="preserve"> el trabajo)</w:t>
      </w:r>
    </w:p>
    <w:p>
      <w:pPr>
        <w:pStyle w:val="Normal1"/>
        <w:spacing w:lineRule="auto" w:line="240"/>
        <w:ind w:firstLine="284" w:end="0"/>
        <w:rPr/>
      </w:pPr>
      <w:r>
        <w:rPr>
          <w:sz w:val="24"/>
          <w:lang w:val="en-US"/>
        </w:rPr>
        <w:t>Franco</w:t>
      </w:r>
      <w:r>
        <w:rPr>
          <w:sz w:val="24"/>
        </w:rPr>
        <w:t xml:space="preserve"> </w:t>
      </w:r>
      <w:r>
        <w:rPr>
          <w:b/>
          <w:bCs/>
          <w:sz w:val="24"/>
          <w:lang w:val="en-US"/>
        </w:rPr>
        <w:t>a</w:t>
      </w:r>
      <w:r>
        <w:rPr>
          <w:b/>
          <w:bCs/>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чистосердечный, искренний, откры</w:t>
        <w:softHyphen/>
        <w:t>тый по отношению к кому-либо</w:t>
      </w:r>
    </w:p>
    <w:p>
      <w:pPr>
        <w:pStyle w:val="FR4"/>
        <w:ind w:firstLine="284" w:end="0"/>
        <w:jc w:val="both"/>
        <w:rPr/>
      </w:pPr>
      <w:r>
        <w:rPr>
          <w:rFonts w:cs="Times New Roman" w:ascii="Times New Roman" w:hAnsi="Times New Roman"/>
          <w:sz w:val="24"/>
        </w:rPr>
        <w:t xml:space="preserve">                         </w:t>
      </w:r>
      <w:r>
        <w:rPr>
          <w:rFonts w:cs="Times New Roman" w:ascii="Times New Roman" w:hAnsi="Times New Roman"/>
          <w:sz w:val="24"/>
          <w:lang w:val="en-US"/>
        </w:rPr>
        <w:t xml:space="preserve">(~ </w:t>
      </w:r>
      <w:r>
        <w:rPr>
          <w:rFonts w:cs="Times New Roman" w:ascii="Times New Roman" w:hAnsi="Times New Roman"/>
          <w:i/>
          <w:iCs/>
          <w:sz w:val="24"/>
          <w:lang w:val="en-US"/>
        </w:rPr>
        <w:t>a, con, para, para con</w:t>
      </w:r>
      <w:r>
        <w:rPr>
          <w:rFonts w:cs="Times New Roman" w:ascii="Times New Roman" w:hAnsi="Times New Roman"/>
          <w:sz w:val="24"/>
          <w:lang w:val="en-US"/>
        </w:rPr>
        <w:t xml:space="preserve"> todos)</w:t>
      </w:r>
    </w:p>
    <w:p>
      <w:pPr>
        <w:pStyle w:val="Normal1"/>
        <w:spacing w:lineRule="auto" w:line="240"/>
        <w:ind w:firstLine="284" w:end="0"/>
        <w:rPr/>
      </w:pPr>
      <w:r>
        <w:rPr>
          <w:sz w:val="24"/>
          <w:lang w:val="en-US"/>
        </w:rPr>
        <w:t>Franco</w:t>
      </w:r>
      <w:r>
        <w:rPr>
          <w:sz w:val="24"/>
        </w:rPr>
        <w:t xml:space="preserve"> </w:t>
      </w:r>
      <w:r>
        <w:rPr>
          <w:b/>
          <w:bCs/>
          <w:sz w:val="24"/>
          <w:lang w:val="en-US"/>
        </w:rPr>
        <w:t>de</w:t>
      </w:r>
      <w:r>
        <w:rPr>
          <w:sz w:val="24"/>
        </w:rPr>
        <w:t xml:space="preserve"> </w:t>
      </w:r>
      <w:r>
        <w:rPr>
          <w:i/>
          <w:sz w:val="24"/>
          <w:lang w:val="en-US"/>
        </w:rPr>
        <w:t>car</w:t>
      </w:r>
      <w:r>
        <w:rPr>
          <w:i/>
          <w:sz w:val="24"/>
        </w:rPr>
        <w:t>á</w:t>
      </w:r>
      <w:r>
        <w:rPr>
          <w:i/>
          <w:sz w:val="24"/>
          <w:lang w:val="en-US"/>
        </w:rPr>
        <w:t>cter</w:t>
      </w:r>
      <w:r>
        <w:rPr>
          <w:sz w:val="24"/>
        </w:rPr>
        <w:t xml:space="preserve"> — чистосердечный, искренний, открытый</w:t>
      </w:r>
    </w:p>
    <w:p>
      <w:pPr>
        <w:pStyle w:val="FR4"/>
        <w:ind w:firstLine="284" w:end="0"/>
        <w:jc w:val="both"/>
        <w:rPr>
          <w:rFonts w:ascii="Times New Roman" w:hAnsi="Times New Roman" w:cs="Times New Roman"/>
          <w:sz w:val="24"/>
        </w:rPr>
      </w:pPr>
      <w:r>
        <w:rPr>
          <w:rFonts w:cs="Times New Roman" w:ascii="Times New Roman" w:hAnsi="Times New Roman"/>
          <w:sz w:val="24"/>
        </w:rPr>
      </w:r>
    </w:p>
    <w:p>
      <w:pPr>
        <w:pStyle w:val="FR4"/>
        <w:ind w:firstLine="284" w:end="0"/>
        <w:jc w:val="center"/>
        <w:rPr>
          <w:rFonts w:ascii="Times New Roman" w:hAnsi="Times New Roman" w:cs="Times New Roman"/>
          <w:b/>
          <w:sz w:val="32"/>
        </w:rPr>
      </w:pPr>
      <w:r>
        <w:rPr>
          <w:rFonts w:cs="Times New Roman" w:ascii="Times New Roman" w:hAnsi="Times New Roman"/>
          <w:b/>
          <w:sz w:val="32"/>
          <w:lang w:val="en-US"/>
        </w:rPr>
        <w:t>G</w:t>
      </w:r>
    </w:p>
    <w:p>
      <w:pPr>
        <w:pStyle w:val="Normal1"/>
        <w:spacing w:lineRule="auto" w:line="240"/>
        <w:ind w:firstLine="284" w:end="0"/>
        <w:rPr/>
      </w:pPr>
      <w:r>
        <w:rPr>
          <w:sz w:val="24"/>
          <w:lang w:val="en-US"/>
        </w:rPr>
        <w:t>Generoso</w:t>
      </w:r>
      <w:r>
        <w:rPr>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великодушный, щедрый по отноше</w:t>
        <w:softHyphen/>
        <w:t>нию к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para, para con</w:t>
      </w:r>
      <w:r>
        <w:rPr>
          <w:sz w:val="24"/>
          <w:lang w:val="en-US"/>
        </w:rPr>
        <w:t xml:space="preserve"> todos)</w:t>
      </w:r>
    </w:p>
    <w:p>
      <w:pPr>
        <w:pStyle w:val="Normal1"/>
        <w:spacing w:lineRule="auto" w:line="240"/>
        <w:ind w:firstLine="284" w:end="0"/>
        <w:rPr/>
      </w:pPr>
      <w:r>
        <w:rPr>
          <w:sz w:val="24"/>
          <w:lang w:val="en-US"/>
        </w:rPr>
        <w:t>Generoso</w:t>
      </w:r>
      <w:r>
        <w:rPr>
          <w:sz w:val="24"/>
        </w:rPr>
        <w:t xml:space="preserve"> </w:t>
      </w:r>
      <w:r>
        <w:rPr>
          <w:b/>
          <w:bCs/>
          <w:sz w:val="24"/>
          <w:lang w:val="en-US"/>
        </w:rPr>
        <w:t>en</w:t>
      </w:r>
      <w:r>
        <w:rPr>
          <w:sz w:val="24"/>
        </w:rPr>
        <w:t xml:space="preserve"> </w:t>
      </w:r>
      <w:r>
        <w:rPr>
          <w:i/>
          <w:sz w:val="24"/>
          <w:lang w:val="en-US"/>
        </w:rPr>
        <w:t>acciones</w:t>
      </w:r>
      <w:r>
        <w:rPr>
          <w:sz w:val="24"/>
        </w:rPr>
        <w:t xml:space="preserve"> — великодушный, благородный в своих действи</w:t>
        <w:softHyphen/>
        <w:t>ях, поступках</w:t>
      </w:r>
    </w:p>
    <w:p>
      <w:pPr>
        <w:pStyle w:val="Normal1"/>
        <w:spacing w:lineRule="auto" w:line="240"/>
        <w:ind w:firstLine="284" w:end="0"/>
        <w:rPr/>
      </w:pPr>
      <w:r>
        <w:rPr>
          <w:sz w:val="24"/>
          <w:lang w:val="en-US"/>
        </w:rPr>
        <w:t>Grato</w:t>
      </w:r>
      <w:r>
        <w:rPr>
          <w:sz w:val="24"/>
        </w:rPr>
        <w:t xml:space="preserve"> </w:t>
      </w:r>
      <w:r>
        <w:rPr>
          <w:b/>
          <w:bCs/>
          <w:sz w:val="24"/>
          <w:lang w:val="en-US"/>
        </w:rPr>
        <w:t>al</w:t>
      </w:r>
      <w:r>
        <w:rPr>
          <w:b/>
          <w:bCs/>
          <w:sz w:val="24"/>
        </w:rPr>
        <w:t xml:space="preserve">, </w:t>
      </w:r>
      <w:r>
        <w:rPr>
          <w:b/>
          <w:bCs/>
          <w:sz w:val="24"/>
          <w:lang w:val="en-US"/>
        </w:rPr>
        <w:t>para</w:t>
      </w:r>
      <w:r>
        <w:rPr>
          <w:sz w:val="24"/>
        </w:rPr>
        <w:t xml:space="preserve"> </w:t>
      </w:r>
      <w:r>
        <w:rPr>
          <w:i/>
          <w:sz w:val="24"/>
          <w:lang w:val="en-US"/>
        </w:rPr>
        <w:t>el</w:t>
      </w:r>
      <w:r>
        <w:rPr>
          <w:i/>
          <w:sz w:val="24"/>
        </w:rPr>
        <w:t xml:space="preserve"> </w:t>
      </w:r>
      <w:r>
        <w:rPr>
          <w:i/>
          <w:sz w:val="24"/>
          <w:lang w:val="en-US"/>
        </w:rPr>
        <w:t>oido</w:t>
      </w:r>
      <w:r>
        <w:rPr>
          <w:sz w:val="24"/>
        </w:rPr>
        <w:t xml:space="preserve"> — приятный на слух </w:t>
      </w:r>
    </w:p>
    <w:p>
      <w:pPr>
        <w:pStyle w:val="Normal1"/>
        <w:spacing w:lineRule="auto" w:line="240"/>
        <w:ind w:firstLine="284" w:end="0"/>
        <w:rPr/>
      </w:pPr>
      <w:r>
        <w:rPr>
          <w:sz w:val="24"/>
          <w:lang w:val="en-US"/>
        </w:rPr>
        <w:t>Grato</w:t>
      </w:r>
      <w:r>
        <w:rPr>
          <w:sz w:val="24"/>
        </w:rPr>
        <w:t xml:space="preserve"> </w:t>
      </w:r>
      <w:r>
        <w:rPr>
          <w:b/>
          <w:bCs/>
          <w:sz w:val="24"/>
          <w:lang w:val="en-US"/>
        </w:rPr>
        <w:t>al</w:t>
      </w:r>
      <w:r>
        <w:rPr>
          <w:b/>
          <w:bCs/>
          <w:sz w:val="24"/>
        </w:rPr>
        <w:t xml:space="preserve">, </w:t>
      </w:r>
      <w:r>
        <w:rPr>
          <w:b/>
          <w:bCs/>
          <w:sz w:val="24"/>
          <w:lang w:val="en-US"/>
        </w:rPr>
        <w:t>para</w:t>
      </w:r>
      <w:r>
        <w:rPr>
          <w:sz w:val="24"/>
        </w:rPr>
        <w:t xml:space="preserve"> </w:t>
      </w:r>
      <w:r>
        <w:rPr>
          <w:i/>
          <w:sz w:val="24"/>
          <w:lang w:val="en-US"/>
        </w:rPr>
        <w:t>el</w:t>
      </w:r>
      <w:r>
        <w:rPr>
          <w:i/>
          <w:sz w:val="24"/>
        </w:rPr>
        <w:t xml:space="preserve"> </w:t>
      </w:r>
      <w:r>
        <w:rPr>
          <w:i/>
          <w:sz w:val="24"/>
          <w:lang w:val="en-US"/>
        </w:rPr>
        <w:t>paladar</w:t>
      </w:r>
      <w:r>
        <w:rPr>
          <w:sz w:val="24"/>
        </w:rPr>
        <w:t xml:space="preserve"> — приятный на вкус</w:t>
      </w:r>
    </w:p>
    <w:p>
      <w:pPr>
        <w:pStyle w:val="Normal1"/>
        <w:spacing w:lineRule="auto" w:line="240"/>
        <w:ind w:firstLine="284" w:end="0"/>
        <w:rPr/>
      </w:pPr>
      <w:r>
        <w:rPr>
          <w:sz w:val="24"/>
          <w:lang w:val="en-US"/>
        </w:rPr>
        <w:t>Grato</w:t>
      </w:r>
      <w:r>
        <w:rPr>
          <w:sz w:val="24"/>
        </w:rPr>
        <w:t xml:space="preserve"> </w:t>
      </w:r>
      <w:r>
        <w:rPr>
          <w:b/>
          <w:bCs/>
          <w:sz w:val="24"/>
          <w:lang w:val="en-US"/>
        </w:rPr>
        <w:t>de</w:t>
      </w:r>
      <w:r>
        <w:rPr>
          <w:sz w:val="24"/>
        </w:rPr>
        <w:t xml:space="preserve"> </w:t>
      </w:r>
      <w:r>
        <w:rPr>
          <w:i/>
          <w:sz w:val="24"/>
          <w:lang w:val="en-US"/>
        </w:rPr>
        <w:t>recordar</w:t>
      </w:r>
      <w:r>
        <w:rPr>
          <w:sz w:val="24"/>
        </w:rPr>
        <w:t xml:space="preserve"> — приятный для воспоминаний </w:t>
      </w:r>
    </w:p>
    <w:p>
      <w:pPr>
        <w:pStyle w:val="Normal1"/>
        <w:spacing w:lineRule="auto" w:line="240"/>
        <w:ind w:firstLine="284" w:end="0"/>
        <w:rPr/>
      </w:pPr>
      <w:r>
        <w:rPr>
          <w:sz w:val="24"/>
          <w:lang w:val="en-US"/>
        </w:rPr>
        <w:t>Guiado</w:t>
      </w:r>
      <w:r>
        <w:rPr>
          <w:sz w:val="24"/>
        </w:rPr>
        <w:t xml:space="preserve"> </w:t>
      </w:r>
      <w:r>
        <w:rPr>
          <w:b/>
          <w:bCs/>
          <w:sz w:val="24"/>
          <w:lang w:val="en-US"/>
        </w:rPr>
        <w:t>de</w:t>
      </w:r>
      <w:r>
        <w:rPr>
          <w:b/>
          <w:bCs/>
          <w:sz w:val="24"/>
        </w:rPr>
        <w:t>, ро</w:t>
      </w:r>
      <w:r>
        <w:rPr>
          <w:b/>
          <w:bCs/>
          <w:sz w:val="24"/>
          <w:lang w:val="en-US"/>
        </w:rPr>
        <w:t>r</w:t>
      </w:r>
      <w:r>
        <w:rPr>
          <w:sz w:val="24"/>
        </w:rPr>
        <w:t xml:space="preserve"> — руководимый, ведомый кем-либо </w:t>
      </w:r>
    </w:p>
    <w:p>
      <w:pPr>
        <w:pStyle w:val="Normal1"/>
        <w:spacing w:lineRule="auto" w:line="240"/>
        <w:ind w:firstLine="284" w:end="0"/>
        <w:rPr/>
      </w:pPr>
      <w:r>
        <w:rPr>
          <w:sz w:val="24"/>
        </w:rPr>
        <w:t xml:space="preserve">                       </w:t>
      </w:r>
      <w:r>
        <w:rPr>
          <w:sz w:val="24"/>
          <w:lang w:val="en-US"/>
        </w:rPr>
        <w:t xml:space="preserve">(~ </w:t>
      </w:r>
      <w:r>
        <w:rPr>
          <w:i/>
          <w:iCs/>
          <w:sz w:val="24"/>
          <w:lang w:val="en-US"/>
        </w:rPr>
        <w:t xml:space="preserve">de, </w:t>
      </w:r>
      <w:r>
        <w:rPr>
          <w:i/>
          <w:iCs/>
          <w:sz w:val="24"/>
        </w:rPr>
        <w:t>ро</w:t>
      </w:r>
      <w:r>
        <w:rPr>
          <w:i/>
          <w:iCs/>
          <w:sz w:val="24"/>
          <w:lang w:val="en-US"/>
        </w:rPr>
        <w:t>r</w:t>
      </w:r>
      <w:r>
        <w:rPr>
          <w:sz w:val="24"/>
          <w:lang w:val="en-US"/>
        </w:rPr>
        <w:t xml:space="preserve"> alguno)</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sz w:val="32"/>
        </w:rPr>
      </w:pPr>
      <w:r>
        <w:rPr>
          <w:b/>
          <w:sz w:val="32"/>
        </w:rPr>
        <w:t>Н</w:t>
      </w:r>
    </w:p>
    <w:p>
      <w:pPr>
        <w:pStyle w:val="Normal1"/>
        <w:spacing w:lineRule="auto" w:line="240"/>
        <w:ind w:firstLine="284" w:end="0"/>
        <w:rPr/>
      </w:pPr>
      <w:r>
        <w:rPr>
          <w:sz w:val="24"/>
          <w:lang w:val="en-US"/>
        </w:rPr>
        <w:t>H</w:t>
      </w:r>
      <w:r>
        <w:rPr>
          <w:sz w:val="24"/>
        </w:rPr>
        <w:t>á</w:t>
      </w:r>
      <w:r>
        <w:rPr>
          <w:sz w:val="24"/>
          <w:lang w:val="en-US"/>
        </w:rPr>
        <w:t>bil</w:t>
      </w:r>
      <w:r>
        <w:rPr>
          <w:sz w:val="24"/>
        </w:rPr>
        <w:t xml:space="preserve"> </w:t>
      </w:r>
      <w:r>
        <w:rPr>
          <w:b/>
          <w:bCs/>
          <w:sz w:val="24"/>
          <w:lang w:val="en-US"/>
        </w:rPr>
        <w:t>en</w:t>
      </w:r>
      <w:r>
        <w:rPr>
          <w:sz w:val="24"/>
        </w:rPr>
        <w:t xml:space="preserve"> — ловкий, умелый, проворный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cada asunto) </w:t>
      </w:r>
    </w:p>
    <w:p>
      <w:pPr>
        <w:pStyle w:val="Normal1"/>
        <w:spacing w:lineRule="auto" w:line="240"/>
        <w:ind w:firstLine="709" w:end="0"/>
        <w:rPr/>
      </w:pPr>
      <w:r>
        <w:rPr>
          <w:b/>
          <w:bCs/>
          <w:sz w:val="24"/>
          <w:lang w:val="en-US"/>
        </w:rPr>
        <w:t>para</w:t>
      </w:r>
      <w:r>
        <w:rPr>
          <w:sz w:val="24"/>
        </w:rPr>
        <w:t xml:space="preserve"> — подходящий, способный, пригодный к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para</w:t>
      </w:r>
      <w:r>
        <w:rPr>
          <w:sz w:val="24"/>
          <w:lang w:val="en-US"/>
        </w:rPr>
        <w:t xml:space="preserve"> su empleo) </w:t>
      </w:r>
    </w:p>
    <w:p>
      <w:pPr>
        <w:pStyle w:val="Normal1"/>
        <w:spacing w:lineRule="auto" w:line="240"/>
        <w:ind w:firstLine="284" w:end="0"/>
        <w:rPr/>
      </w:pPr>
      <w:r>
        <w:rPr>
          <w:sz w:val="24"/>
          <w:lang w:val="en-US"/>
        </w:rPr>
        <w:t>Humano</w:t>
      </w:r>
      <w:r>
        <w:rPr>
          <w:sz w:val="24"/>
        </w:rPr>
        <w:t xml:space="preserve"> </w:t>
      </w:r>
      <w:r>
        <w:rPr>
          <w:b/>
          <w:bCs/>
          <w:sz w:val="24"/>
          <w:lang w:val="en-US"/>
        </w:rPr>
        <w:t>con</w:t>
      </w:r>
      <w:r>
        <w:rPr>
          <w:sz w:val="24"/>
        </w:rPr>
        <w:t xml:space="preserve"> — человечный по отношению к кому-либо</w:t>
      </w:r>
    </w:p>
    <w:p>
      <w:pPr>
        <w:pStyle w:val="Normal1"/>
        <w:spacing w:lineRule="auto" w:line="240"/>
        <w:ind w:firstLine="284" w:end="0"/>
        <w:rPr/>
      </w:pPr>
      <w:r>
        <w:rPr>
          <w:sz w:val="24"/>
        </w:rPr>
        <w:t xml:space="preserve">                   </w:t>
      </w:r>
      <w:r>
        <w:rPr>
          <w:sz w:val="24"/>
          <w:lang w:val="en-US"/>
        </w:rPr>
        <w:t>(~</w:t>
      </w:r>
      <w:r>
        <w:rPr>
          <w:i/>
          <w:iCs/>
          <w:sz w:val="24"/>
          <w:lang w:val="en-US"/>
        </w:rPr>
        <w:t>con</w:t>
      </w:r>
      <w:r>
        <w:rPr>
          <w:sz w:val="24"/>
          <w:lang w:val="en-US"/>
        </w:rPr>
        <w:t xml:space="preserve"> el rendido) </w:t>
      </w:r>
    </w:p>
    <w:p>
      <w:pPr>
        <w:pStyle w:val="Normal1"/>
        <w:spacing w:lineRule="auto" w:line="240"/>
        <w:ind w:firstLine="709" w:end="0"/>
        <w:rPr/>
      </w:pPr>
      <w:r>
        <w:rPr>
          <w:b/>
          <w:bCs/>
          <w:sz w:val="24"/>
          <w:lang w:val="en-US"/>
        </w:rPr>
        <w:t>en</w:t>
      </w:r>
      <w:r>
        <w:rPr>
          <w:sz w:val="24"/>
        </w:rPr>
        <w:t xml:space="preserve"> — человечный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 comportamiento)</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sz w:val="32"/>
        </w:rPr>
      </w:pPr>
      <w:r>
        <w:rPr>
          <w:b/>
          <w:sz w:val="32"/>
        </w:rPr>
        <w:t>I</w:t>
      </w:r>
    </w:p>
    <w:p>
      <w:pPr>
        <w:pStyle w:val="Normal1"/>
        <w:spacing w:lineRule="auto" w:line="240"/>
        <w:ind w:firstLine="284" w:end="0"/>
        <w:rPr/>
      </w:pPr>
      <w:r>
        <w:rPr>
          <w:sz w:val="24"/>
          <w:lang w:val="en-US"/>
        </w:rPr>
        <w:t>Igual</w:t>
      </w:r>
      <w:r>
        <w:rPr>
          <w:sz w:val="24"/>
        </w:rPr>
        <w:t xml:space="preserve"> </w:t>
      </w:r>
      <w:r>
        <w:rPr>
          <w:b/>
          <w:bCs/>
          <w:sz w:val="24"/>
          <w:lang w:val="en-US"/>
        </w:rPr>
        <w:t>a</w:t>
      </w:r>
      <w:r>
        <w:rPr>
          <w:sz w:val="24"/>
        </w:rPr>
        <w:t xml:space="preserve"> — равный кому-либо, чему-либо</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w:t>
      </w:r>
      <w:r>
        <w:rPr>
          <w:sz w:val="24"/>
          <w:lang w:val="en-US"/>
        </w:rPr>
        <w:t>otro</w:t>
      </w:r>
      <w:r>
        <w:rPr>
          <w:sz w:val="24"/>
        </w:rPr>
        <w:t xml:space="preserve">) </w:t>
      </w:r>
    </w:p>
    <w:p>
      <w:pPr>
        <w:pStyle w:val="Normal1"/>
        <w:spacing w:lineRule="auto" w:line="240"/>
        <w:ind w:firstLine="709" w:end="0"/>
        <w:rPr/>
      </w:pPr>
      <w:r>
        <w:rPr>
          <w:b/>
          <w:bCs/>
          <w:sz w:val="24"/>
          <w:lang w:val="en-US"/>
        </w:rPr>
        <w:t>en</w:t>
      </w:r>
      <w:r>
        <w:rPr>
          <w:sz w:val="24"/>
        </w:rPr>
        <w:t xml:space="preserve"> — равный в чем-либо</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fuerzas</w:t>
      </w:r>
      <w:r>
        <w:rPr>
          <w:sz w:val="24"/>
        </w:rPr>
        <w:t xml:space="preserve">) </w:t>
      </w:r>
    </w:p>
    <w:p>
      <w:pPr>
        <w:pStyle w:val="Normal1"/>
        <w:spacing w:lineRule="auto" w:line="240"/>
        <w:ind w:firstLine="284" w:end="0"/>
        <w:rPr/>
      </w:pPr>
      <w:r>
        <w:rPr>
          <w:sz w:val="24"/>
          <w:lang w:val="en-US"/>
        </w:rPr>
        <w:t>Impaciente</w:t>
      </w:r>
      <w:r>
        <w:rPr>
          <w:sz w:val="24"/>
        </w:rPr>
        <w:t xml:space="preserve"> </w:t>
      </w:r>
      <w:r>
        <w:rPr>
          <w:b/>
          <w:bCs/>
          <w:sz w:val="24"/>
          <w:lang w:val="en-US"/>
        </w:rPr>
        <w:t>con</w:t>
      </w:r>
      <w:r>
        <w:rPr>
          <w:b/>
          <w:bCs/>
          <w:sz w:val="24"/>
        </w:rPr>
        <w:t>, de, ро</w:t>
      </w:r>
      <w:r>
        <w:rPr>
          <w:b/>
          <w:bCs/>
          <w:sz w:val="24"/>
          <w:lang w:val="en-US"/>
        </w:rPr>
        <w:t>r</w:t>
      </w:r>
      <w:r>
        <w:rPr>
          <w:sz w:val="24"/>
        </w:rPr>
        <w:t xml:space="preserve"> — потерявший терпение из-за чего-либо</w:t>
      </w:r>
    </w:p>
    <w:p>
      <w:pPr>
        <w:pStyle w:val="Normal1"/>
        <w:spacing w:lineRule="auto" w:line="240"/>
        <w:ind w:firstLine="284" w:end="0"/>
        <w:rPr/>
      </w:pPr>
      <w:r>
        <w:rPr>
          <w:sz w:val="24"/>
        </w:rPr>
        <w:t xml:space="preserve">                    </w:t>
      </w:r>
      <w:r>
        <w:rPr>
          <w:sz w:val="24"/>
          <w:lang w:val="en-US"/>
        </w:rPr>
        <w:t xml:space="preserve">(~ </w:t>
      </w:r>
      <w:r>
        <w:rPr>
          <w:b/>
          <w:bCs/>
          <w:sz w:val="24"/>
          <w:lang w:val="en-US"/>
        </w:rPr>
        <w:t xml:space="preserve">con, de, </w:t>
      </w:r>
      <w:r>
        <w:rPr>
          <w:b/>
          <w:bCs/>
          <w:sz w:val="24"/>
        </w:rPr>
        <w:t>ро</w:t>
      </w:r>
      <w:r>
        <w:rPr>
          <w:b/>
          <w:bCs/>
          <w:sz w:val="24"/>
          <w:lang w:val="en-US"/>
        </w:rPr>
        <w:t>r</w:t>
      </w:r>
      <w:r>
        <w:rPr>
          <w:sz w:val="24"/>
          <w:lang w:val="en-US"/>
        </w:rPr>
        <w:t xml:space="preserve"> la tardanza) </w:t>
      </w:r>
    </w:p>
    <w:p>
      <w:pPr>
        <w:pStyle w:val="Normal1"/>
        <w:spacing w:lineRule="auto" w:line="240"/>
        <w:ind w:firstLine="284" w:end="0"/>
        <w:rPr/>
      </w:pPr>
      <w:r>
        <w:rPr>
          <w:sz w:val="24"/>
          <w:lang w:val="en-US"/>
        </w:rPr>
        <w:t>Impenetrable</w:t>
      </w:r>
      <w:r>
        <w:rPr>
          <w:sz w:val="24"/>
        </w:rPr>
        <w:t xml:space="preserve"> </w:t>
      </w:r>
      <w:r>
        <w:rPr>
          <w:b/>
          <w:bCs/>
          <w:sz w:val="24"/>
          <w:lang w:val="en-US"/>
        </w:rPr>
        <w:t>a</w:t>
      </w:r>
      <w:r>
        <w:rPr>
          <w:sz w:val="24"/>
        </w:rPr>
        <w:t xml:space="preserve"> — непроницаемый, непостижимый, неприступный для кого-либо</w:t>
      </w:r>
    </w:p>
    <w:p>
      <w:pPr>
        <w:pStyle w:val="Normal1"/>
        <w:spacing w:lineRule="auto" w:line="240"/>
        <w:ind w:firstLine="284" w:end="0"/>
        <w:rPr/>
      </w:pPr>
      <w:r>
        <w:rPr>
          <w:sz w:val="24"/>
        </w:rPr>
        <w:t xml:space="preserve">                     </w:t>
      </w:r>
      <w:r>
        <w:rPr>
          <w:sz w:val="24"/>
        </w:rPr>
        <w:t xml:space="preserve">(~ </w:t>
      </w:r>
      <w:r>
        <w:rPr>
          <w:i/>
          <w:iCs/>
          <w:sz w:val="24"/>
        </w:rPr>
        <w:t>а</w:t>
      </w:r>
      <w:r>
        <w:rPr>
          <w:sz w:val="24"/>
        </w:rPr>
        <w:t xml:space="preserve"> todos) </w:t>
      </w:r>
    </w:p>
    <w:p>
      <w:pPr>
        <w:pStyle w:val="Normal1"/>
        <w:spacing w:lineRule="auto" w:line="240"/>
        <w:ind w:firstLine="284" w:end="0"/>
        <w:rPr/>
      </w:pPr>
      <w:r>
        <w:rPr>
          <w:sz w:val="24"/>
          <w:lang w:val="en-US"/>
        </w:rPr>
        <w:t>Implacable</w:t>
      </w:r>
      <w:r>
        <w:rPr>
          <w:sz w:val="24"/>
        </w:rPr>
        <w:t xml:space="preserve"> </w:t>
      </w:r>
      <w:r>
        <w:rPr>
          <w:b/>
          <w:bCs/>
          <w:sz w:val="24"/>
          <w:lang w:val="en-US"/>
        </w:rPr>
        <w:t>en</w:t>
      </w:r>
      <w:r>
        <w:rPr>
          <w:b/>
          <w:bCs/>
          <w:sz w:val="24"/>
        </w:rPr>
        <w:t xml:space="preserve"> </w:t>
      </w:r>
      <w:r>
        <w:rPr>
          <w:sz w:val="24"/>
        </w:rPr>
        <w:t>— непреклонный, неуступчивый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 decisión) </w:t>
      </w:r>
    </w:p>
    <w:p>
      <w:pPr>
        <w:pStyle w:val="Normal1"/>
        <w:spacing w:lineRule="auto" w:line="240"/>
        <w:ind w:firstLine="284" w:end="0"/>
        <w:rPr/>
      </w:pPr>
      <w:r>
        <w:rPr>
          <w:sz w:val="24"/>
          <w:lang w:val="en-US"/>
        </w:rPr>
        <w:t>Impropio</w:t>
      </w:r>
      <w:r>
        <w:rPr>
          <w:sz w:val="24"/>
        </w:rPr>
        <w:t xml:space="preserve"> </w:t>
      </w:r>
      <w:r>
        <w:rPr>
          <w:b/>
          <w:bCs/>
          <w:sz w:val="24"/>
          <w:lang w:val="en-US"/>
        </w:rPr>
        <w:t>a</w:t>
      </w:r>
      <w:r>
        <w:rPr>
          <w:b/>
          <w:bCs/>
          <w:sz w:val="24"/>
        </w:rPr>
        <w:t xml:space="preserve">, </w:t>
      </w:r>
      <w:r>
        <w:rPr>
          <w:b/>
          <w:bCs/>
          <w:sz w:val="24"/>
          <w:lang w:val="en-US"/>
        </w:rPr>
        <w:t>de</w:t>
      </w:r>
      <w:r>
        <w:rPr>
          <w:b/>
          <w:bCs/>
          <w:sz w:val="24"/>
        </w:rPr>
        <w:t xml:space="preserve">, </w:t>
      </w:r>
      <w:r>
        <w:rPr>
          <w:b/>
          <w:bCs/>
          <w:sz w:val="24"/>
          <w:lang w:val="en-US"/>
        </w:rPr>
        <w:t>para</w:t>
      </w:r>
      <w:r>
        <w:rPr>
          <w:sz w:val="24"/>
        </w:rPr>
        <w:t xml:space="preserve"> — несвойственный кому-либо,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 de, para</w:t>
      </w:r>
      <w:r>
        <w:rPr>
          <w:sz w:val="24"/>
          <w:lang w:val="en-US"/>
        </w:rPr>
        <w:t xml:space="preserve"> su edad) </w:t>
      </w:r>
    </w:p>
    <w:p>
      <w:pPr>
        <w:pStyle w:val="Normal1"/>
        <w:spacing w:lineRule="auto" w:line="240"/>
        <w:ind w:firstLine="284" w:end="0"/>
        <w:rPr/>
      </w:pPr>
      <w:r>
        <w:rPr>
          <w:sz w:val="24"/>
          <w:lang w:val="en-US"/>
        </w:rPr>
        <w:t>Inaccesible</w:t>
      </w:r>
      <w:r>
        <w:rPr>
          <w:sz w:val="24"/>
        </w:rPr>
        <w:t xml:space="preserve"> </w:t>
      </w:r>
      <w:r>
        <w:rPr>
          <w:b/>
          <w:bCs/>
          <w:sz w:val="24"/>
          <w:lang w:val="en-US"/>
        </w:rPr>
        <w:t>a</w:t>
      </w:r>
      <w:r>
        <w:rPr>
          <w:sz w:val="24"/>
        </w:rPr>
        <w:t xml:space="preserve"> — недоступный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al</w:t>
      </w:r>
      <w:r>
        <w:rPr>
          <w:sz w:val="24"/>
          <w:lang w:val="en-US"/>
        </w:rPr>
        <w:t xml:space="preserve"> adversario) </w:t>
      </w:r>
    </w:p>
    <w:p>
      <w:pPr>
        <w:pStyle w:val="Normal1"/>
        <w:spacing w:lineRule="auto" w:line="240"/>
        <w:ind w:firstLine="284" w:end="0"/>
        <w:rPr>
          <w:sz w:val="24"/>
          <w:lang w:val="en-US"/>
        </w:rPr>
      </w:pPr>
      <w:r>
        <w:rPr>
          <w:sz w:val="24"/>
          <w:lang w:val="en-US"/>
        </w:rPr>
        <w:t xml:space="preserve">Incansable </w:t>
      </w:r>
      <w:r>
        <w:rPr>
          <w:b/>
          <w:bCs/>
          <w:sz w:val="24"/>
          <w:lang w:val="en-US"/>
        </w:rPr>
        <w:t>en</w:t>
      </w:r>
      <w:r>
        <w:rPr>
          <w:sz w:val="24"/>
          <w:lang w:val="en-US"/>
        </w:rPr>
        <w:t xml:space="preserve"> — </w:t>
      </w:r>
      <w:r>
        <w:rPr>
          <w:sz w:val="24"/>
        </w:rPr>
        <w:t>неутомимый</w:t>
      </w:r>
      <w:r>
        <w:rPr>
          <w:sz w:val="24"/>
          <w:lang w:val="en-US"/>
        </w:rPr>
        <w:t xml:space="preserve"> </w:t>
      </w:r>
      <w:r>
        <w:rPr>
          <w:sz w:val="24"/>
        </w:rPr>
        <w:t>в</w:t>
      </w:r>
      <w:r>
        <w:rPr>
          <w:sz w:val="24"/>
          <w:lang w:val="en-US"/>
        </w:rPr>
        <w:t xml:space="preserve"> </w:t>
      </w:r>
      <w:r>
        <w:rPr>
          <w:sz w:val="24"/>
        </w:rPr>
        <w:t>чем</w:t>
      </w:r>
      <w:r>
        <w:rPr>
          <w:sz w:val="24"/>
          <w:lang w:val="en-US"/>
        </w:rPr>
        <w:t>-</w:t>
      </w:r>
      <w:r>
        <w:rPr>
          <w:sz w:val="24"/>
        </w:rPr>
        <w:t>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en</w:t>
      </w:r>
      <w:r>
        <w:rPr>
          <w:sz w:val="24"/>
          <w:lang w:val="en-US"/>
        </w:rPr>
        <w:t xml:space="preserve"> el trabajo) </w:t>
      </w:r>
    </w:p>
    <w:p>
      <w:pPr>
        <w:pStyle w:val="Normal1"/>
        <w:spacing w:lineRule="auto" w:line="240"/>
        <w:ind w:firstLine="284" w:end="0"/>
        <w:rPr/>
      </w:pPr>
      <w:r>
        <w:rPr>
          <w:sz w:val="24"/>
          <w:lang w:val="en-US"/>
        </w:rPr>
        <w:t>Incapaz</w:t>
      </w:r>
      <w:r>
        <w:rPr>
          <w:sz w:val="24"/>
        </w:rPr>
        <w:t xml:space="preserve"> </w:t>
      </w:r>
      <w:r>
        <w:rPr>
          <w:b/>
          <w:bCs/>
          <w:sz w:val="24"/>
          <w:lang w:val="en-US"/>
        </w:rPr>
        <w:t>de</w:t>
      </w:r>
      <w:r>
        <w:rPr>
          <w:b/>
          <w:bCs/>
          <w:sz w:val="24"/>
        </w:rPr>
        <w:t xml:space="preserve">, </w:t>
      </w:r>
      <w:r>
        <w:rPr>
          <w:b/>
          <w:bCs/>
          <w:sz w:val="24"/>
          <w:lang w:val="en-US"/>
        </w:rPr>
        <w:t>para</w:t>
      </w:r>
      <w:r>
        <w:rPr>
          <w:sz w:val="24"/>
        </w:rPr>
        <w:t xml:space="preserve"> — неспособный к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para</w:t>
      </w:r>
      <w:r>
        <w:rPr>
          <w:sz w:val="24"/>
          <w:lang w:val="en-US"/>
        </w:rPr>
        <w:t xml:space="preserve"> un cargo) </w:t>
      </w:r>
    </w:p>
    <w:p>
      <w:pPr>
        <w:pStyle w:val="Normal1"/>
        <w:spacing w:lineRule="auto" w:line="240"/>
        <w:ind w:firstLine="284" w:end="0"/>
        <w:rPr/>
      </w:pPr>
      <w:r>
        <w:rPr>
          <w:sz w:val="24"/>
          <w:lang w:val="en-US"/>
        </w:rPr>
        <w:t>Incierto</w:t>
      </w:r>
      <w:r>
        <w:rPr>
          <w:sz w:val="24"/>
        </w:rPr>
        <w:t xml:space="preserve"> </w:t>
      </w:r>
      <w:r>
        <w:rPr>
          <w:b/>
          <w:bCs/>
          <w:sz w:val="24"/>
          <w:lang w:val="en-US"/>
        </w:rPr>
        <w:t>de</w:t>
      </w:r>
      <w:r>
        <w:rPr>
          <w:sz w:val="24"/>
        </w:rPr>
        <w:t xml:space="preserve"> — неуверенный, сомневающийся в чем-либо</w:t>
      </w:r>
    </w:p>
    <w:p>
      <w:pPr>
        <w:pStyle w:val="Normal1"/>
        <w:spacing w:lineRule="auto" w:line="240"/>
        <w:ind w:firstLine="284" w:end="0"/>
        <w:rPr/>
      </w:pPr>
      <w:r>
        <w:rPr>
          <w:sz w:val="24"/>
        </w:rPr>
        <w:t xml:space="preserve">                    </w:t>
      </w:r>
      <w:r>
        <w:rPr>
          <w:sz w:val="24"/>
        </w:rPr>
        <w:t xml:space="preserve">(~ </w:t>
      </w:r>
      <w:r>
        <w:rPr>
          <w:i/>
          <w:iCs/>
          <w:sz w:val="24"/>
          <w:lang w:val="en-US"/>
        </w:rPr>
        <w:t>del</w:t>
      </w:r>
      <w:r>
        <w:rPr>
          <w:sz w:val="24"/>
        </w:rPr>
        <w:t xml:space="preserve"> </w:t>
      </w:r>
      <w:r>
        <w:rPr>
          <w:sz w:val="24"/>
          <w:lang w:val="en-US"/>
        </w:rPr>
        <w:t>triunfo</w:t>
      </w:r>
      <w:r>
        <w:rPr>
          <w:sz w:val="24"/>
        </w:rPr>
        <w:t xml:space="preserve">) </w:t>
      </w:r>
    </w:p>
    <w:p>
      <w:pPr>
        <w:pStyle w:val="Normal1"/>
        <w:spacing w:lineRule="auto" w:line="240"/>
        <w:ind w:firstLine="709" w:end="0"/>
        <w:rPr/>
      </w:pPr>
      <w:r>
        <w:rPr>
          <w:b/>
          <w:bCs/>
          <w:sz w:val="24"/>
          <w:lang w:val="en-US"/>
        </w:rPr>
        <w:t>en</w:t>
      </w:r>
      <w:r>
        <w:rPr>
          <w:sz w:val="24"/>
        </w:rPr>
        <w:t xml:space="preserve"> — непостоянный, переменчивый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sus opiniones)</w:t>
      </w:r>
    </w:p>
    <w:p>
      <w:pPr>
        <w:pStyle w:val="Normal1"/>
        <w:spacing w:lineRule="auto" w:line="240"/>
        <w:ind w:firstLine="284" w:end="0"/>
        <w:rPr/>
      </w:pPr>
      <w:r>
        <w:rPr>
          <w:sz w:val="24"/>
          <w:lang w:val="en-US"/>
        </w:rPr>
        <w:t>Incomprensible</w:t>
      </w:r>
      <w:r>
        <w:rPr>
          <w:sz w:val="24"/>
        </w:rPr>
        <w:t xml:space="preserve"> </w:t>
      </w:r>
      <w:r>
        <w:rPr>
          <w:b/>
          <w:bCs/>
          <w:sz w:val="24"/>
          <w:lang w:val="en-US"/>
        </w:rPr>
        <w:t>a</w:t>
      </w:r>
      <w:r>
        <w:rPr>
          <w:b/>
          <w:bCs/>
          <w:sz w:val="24"/>
        </w:rPr>
        <w:t xml:space="preserve">, </w:t>
      </w:r>
      <w:r>
        <w:rPr>
          <w:b/>
          <w:bCs/>
          <w:sz w:val="24"/>
          <w:lang w:val="en-US"/>
        </w:rPr>
        <w:t>para</w:t>
      </w:r>
      <w:r>
        <w:rPr>
          <w:sz w:val="24"/>
        </w:rPr>
        <w:t xml:space="preserve"> — непонятный для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 para</w:t>
      </w:r>
      <w:r>
        <w:rPr>
          <w:sz w:val="24"/>
          <w:lang w:val="en-US"/>
        </w:rPr>
        <w:t xml:space="preserve"> todos)</w:t>
      </w:r>
    </w:p>
    <w:p>
      <w:pPr>
        <w:pStyle w:val="Normal1"/>
        <w:spacing w:lineRule="auto" w:line="240"/>
        <w:ind w:firstLine="284" w:end="0"/>
        <w:rPr/>
      </w:pPr>
      <w:r>
        <w:rPr>
          <w:sz w:val="24"/>
          <w:lang w:val="en-US"/>
        </w:rPr>
        <w:t>Inconsecuente</w:t>
      </w:r>
      <w:r>
        <w:rPr>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непоследовательный по отноше</w:t>
        <w:softHyphen/>
        <w:t xml:space="preserve">нию к кому-либо </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con, para, para con</w:t>
      </w:r>
      <w:r>
        <w:rPr>
          <w:sz w:val="24"/>
          <w:lang w:val="en-US"/>
        </w:rPr>
        <w:t xml:space="preserve"> los contrarios) </w:t>
      </w:r>
    </w:p>
    <w:p>
      <w:pPr>
        <w:pStyle w:val="Normal1"/>
        <w:spacing w:lineRule="auto" w:line="240"/>
        <w:ind w:firstLine="709" w:end="0"/>
        <w:rPr/>
      </w:pPr>
      <w:r>
        <w:rPr>
          <w:b/>
          <w:bCs/>
          <w:sz w:val="24"/>
          <w:lang w:val="en-US"/>
        </w:rPr>
        <w:t>en</w:t>
      </w:r>
      <w:r>
        <w:rPr>
          <w:sz w:val="24"/>
        </w:rPr>
        <w:t xml:space="preserve"> — непоследовательный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sus acciones) </w:t>
      </w:r>
    </w:p>
    <w:p>
      <w:pPr>
        <w:pStyle w:val="Normal1"/>
        <w:spacing w:lineRule="auto" w:line="240"/>
        <w:ind w:firstLine="284" w:end="0"/>
        <w:rPr/>
      </w:pPr>
      <w:r>
        <w:rPr>
          <w:sz w:val="24"/>
          <w:lang w:val="en-US"/>
        </w:rPr>
        <w:t>Increible</w:t>
      </w:r>
      <w:r>
        <w:rPr>
          <w:sz w:val="24"/>
        </w:rPr>
        <w:t xml:space="preserve"> </w:t>
      </w:r>
      <w:r>
        <w:rPr>
          <w:b/>
          <w:bCs/>
          <w:sz w:val="24"/>
          <w:lang w:val="en-US"/>
        </w:rPr>
        <w:t>a</w:t>
      </w:r>
      <w:r>
        <w:rPr>
          <w:b/>
          <w:bCs/>
          <w:sz w:val="24"/>
        </w:rPr>
        <w:t xml:space="preserve">, </w:t>
      </w:r>
      <w:r>
        <w:rPr>
          <w:b/>
          <w:bCs/>
          <w:sz w:val="24"/>
          <w:lang w:val="en-US"/>
        </w:rPr>
        <w:t>para</w:t>
      </w:r>
      <w:r>
        <w:rPr>
          <w:sz w:val="24"/>
        </w:rPr>
        <w:t xml:space="preserve"> — немыслимый, невероятный для кого-либо</w:t>
      </w:r>
    </w:p>
    <w:p>
      <w:pPr>
        <w:pStyle w:val="Normal1"/>
        <w:spacing w:lineRule="auto" w:line="240"/>
        <w:ind w:firstLine="284" w:end="0"/>
        <w:rPr/>
      </w:pPr>
      <w:r>
        <w:rPr>
          <w:sz w:val="24"/>
        </w:rPr>
        <w:t xml:space="preserve">                     </w:t>
      </w:r>
      <w:r>
        <w:rPr>
          <w:sz w:val="24"/>
          <w:lang w:val="en-US"/>
        </w:rPr>
        <w:t xml:space="preserve">(~ </w:t>
      </w:r>
      <w:r>
        <w:rPr>
          <w:b/>
          <w:bCs/>
          <w:sz w:val="24"/>
          <w:lang w:val="en-US"/>
        </w:rPr>
        <w:t>a, para</w:t>
      </w:r>
      <w:r>
        <w:rPr>
          <w:sz w:val="24"/>
          <w:lang w:val="en-US"/>
        </w:rPr>
        <w:t xml:space="preserve"> el ser humano) </w:t>
      </w:r>
    </w:p>
    <w:p>
      <w:pPr>
        <w:pStyle w:val="Normal1"/>
        <w:spacing w:lineRule="auto" w:line="240"/>
        <w:ind w:firstLine="284" w:end="0"/>
        <w:rPr/>
      </w:pPr>
      <w:r>
        <w:rPr>
          <w:sz w:val="24"/>
          <w:lang w:val="en-US"/>
        </w:rPr>
        <w:t>Indeciso</w:t>
      </w:r>
      <w:r>
        <w:rPr>
          <w:sz w:val="24"/>
        </w:rPr>
        <w:t xml:space="preserve"> </w:t>
      </w:r>
      <w:r>
        <w:rPr>
          <w:b/>
          <w:bCs/>
          <w:sz w:val="24"/>
          <w:lang w:val="en-US"/>
        </w:rPr>
        <w:t>en</w:t>
      </w:r>
      <w:r>
        <w:rPr>
          <w:b/>
          <w:bCs/>
          <w:sz w:val="24"/>
        </w:rPr>
        <w:t xml:space="preserve">, </w:t>
      </w:r>
      <w:r>
        <w:rPr>
          <w:b/>
          <w:bCs/>
          <w:sz w:val="24"/>
          <w:lang w:val="en-US"/>
        </w:rPr>
        <w:t>para</w:t>
      </w:r>
      <w:r>
        <w:rPr>
          <w:sz w:val="24"/>
        </w:rPr>
        <w:t xml:space="preserve"> — нерешительный, колеблющийся в чем-либо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en, para</w:t>
      </w:r>
      <w:r>
        <w:rPr>
          <w:sz w:val="24"/>
          <w:lang w:val="en-US"/>
        </w:rPr>
        <w:t xml:space="preserve"> muchas cosas) </w:t>
      </w:r>
    </w:p>
    <w:p>
      <w:pPr>
        <w:pStyle w:val="Normal1"/>
        <w:spacing w:lineRule="auto" w:line="240"/>
        <w:ind w:firstLine="284" w:end="0"/>
        <w:rPr/>
      </w:pPr>
      <w:r>
        <w:rPr>
          <w:sz w:val="24"/>
          <w:lang w:val="en-US"/>
        </w:rPr>
        <w:t>Independiente</w:t>
      </w:r>
      <w:r>
        <w:rPr>
          <w:sz w:val="24"/>
        </w:rPr>
        <w:t xml:space="preserve"> </w:t>
      </w:r>
      <w:r>
        <w:rPr>
          <w:b/>
          <w:bCs/>
          <w:sz w:val="24"/>
          <w:lang w:val="en-US"/>
        </w:rPr>
        <w:t>de</w:t>
      </w:r>
      <w:r>
        <w:rPr>
          <w:sz w:val="24"/>
        </w:rPr>
        <w:t xml:space="preserve"> — независимый от кого-либо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todos</w:t>
      </w:r>
      <w:r>
        <w:rPr>
          <w:sz w:val="24"/>
        </w:rPr>
        <w:t xml:space="preserve">) </w:t>
      </w:r>
    </w:p>
    <w:p>
      <w:pPr>
        <w:pStyle w:val="Normal1"/>
        <w:spacing w:lineRule="auto" w:line="240"/>
        <w:ind w:firstLine="709" w:end="0"/>
        <w:rPr/>
      </w:pPr>
      <w:r>
        <w:rPr>
          <w:b/>
          <w:bCs/>
          <w:sz w:val="24"/>
          <w:lang w:val="en-US"/>
        </w:rPr>
        <w:t>en</w:t>
      </w:r>
      <w:r>
        <w:rPr>
          <w:sz w:val="24"/>
        </w:rPr>
        <w:t xml:space="preserve"> — независимый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sus opiniones) </w:t>
      </w:r>
    </w:p>
    <w:p>
      <w:pPr>
        <w:pStyle w:val="Normal1"/>
        <w:spacing w:lineRule="auto" w:line="240"/>
        <w:ind w:firstLine="284" w:end="0"/>
        <w:rPr/>
      </w:pPr>
      <w:r>
        <w:rPr>
          <w:sz w:val="24"/>
          <w:lang w:val="en-US"/>
        </w:rPr>
        <w:t>Infatigable</w:t>
      </w:r>
      <w:r>
        <w:rPr>
          <w:sz w:val="24"/>
        </w:rPr>
        <w:t xml:space="preserve"> </w:t>
      </w:r>
      <w:r>
        <w:rPr>
          <w:b/>
          <w:bCs/>
          <w:sz w:val="24"/>
          <w:lang w:val="en-US"/>
        </w:rPr>
        <w:t>en</w:t>
      </w:r>
      <w:r>
        <w:rPr>
          <w:b/>
          <w:bCs/>
          <w:sz w:val="24"/>
        </w:rPr>
        <w:t xml:space="preserve">, </w:t>
      </w:r>
      <w:r>
        <w:rPr>
          <w:b/>
          <w:bCs/>
          <w:sz w:val="24"/>
          <w:lang w:val="en-US"/>
        </w:rPr>
        <w:t>para</w:t>
      </w:r>
      <w:r>
        <w:rPr>
          <w:sz w:val="24"/>
        </w:rPr>
        <w:t xml:space="preserve"> — неутомимый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 para</w:t>
      </w:r>
      <w:r>
        <w:rPr>
          <w:sz w:val="24"/>
          <w:lang w:val="en-US"/>
        </w:rPr>
        <w:t xml:space="preserve"> el estudio)</w:t>
      </w:r>
    </w:p>
    <w:p>
      <w:pPr>
        <w:pStyle w:val="Normal1"/>
        <w:spacing w:lineRule="auto" w:line="240"/>
        <w:ind w:firstLine="284" w:end="0"/>
        <w:rPr/>
      </w:pPr>
      <w:r>
        <w:rPr>
          <w:sz w:val="24"/>
          <w:lang w:val="en-US"/>
        </w:rPr>
        <w:t>Inferior</w:t>
      </w:r>
      <w:r>
        <w:rPr>
          <w:sz w:val="24"/>
        </w:rPr>
        <w:t xml:space="preserve"> </w:t>
      </w:r>
      <w:r>
        <w:rPr>
          <w:b/>
          <w:bCs/>
          <w:sz w:val="24"/>
          <w:lang w:val="en-US"/>
        </w:rPr>
        <w:t>a</w:t>
      </w:r>
      <w:r>
        <w:rPr>
          <w:sz w:val="24"/>
        </w:rPr>
        <w:t xml:space="preserve"> — подчиненный кому-либо, стоящий ниже кого-либо, худ</w:t>
        <w:softHyphen/>
        <w:t>ший, чем...</w:t>
      </w:r>
    </w:p>
    <w:p>
      <w:pPr>
        <w:pStyle w:val="Normal1"/>
        <w:spacing w:lineRule="auto" w:line="240"/>
        <w:ind w:firstLine="284" w:end="0"/>
        <w:rPr/>
      </w:pPr>
      <w:r>
        <w:rPr>
          <w:sz w:val="24"/>
        </w:rPr>
        <w:t xml:space="preserve">                      </w:t>
      </w:r>
      <w:r>
        <w:rPr>
          <w:sz w:val="24"/>
        </w:rPr>
        <w:t xml:space="preserve">(~ </w:t>
      </w:r>
      <w:r>
        <w:rPr>
          <w:sz w:val="24"/>
          <w:lang w:val="en-US"/>
        </w:rPr>
        <w:t>a</w:t>
      </w:r>
      <w:r>
        <w:rPr>
          <w:sz w:val="24"/>
        </w:rPr>
        <w:t xml:space="preserve"> </w:t>
      </w:r>
      <w:r>
        <w:rPr>
          <w:sz w:val="24"/>
          <w:lang w:val="en-US"/>
        </w:rPr>
        <w:t>otro</w:t>
      </w:r>
      <w:r>
        <w:rPr>
          <w:sz w:val="24"/>
        </w:rPr>
        <w:t xml:space="preserve">) </w:t>
      </w:r>
    </w:p>
    <w:p>
      <w:pPr>
        <w:pStyle w:val="Normal1"/>
        <w:spacing w:lineRule="auto" w:line="240"/>
        <w:ind w:firstLine="709" w:end="0"/>
        <w:rPr/>
      </w:pPr>
      <w:r>
        <w:rPr>
          <w:b/>
          <w:bCs/>
          <w:sz w:val="24"/>
          <w:lang w:val="en-US"/>
        </w:rPr>
        <w:t>en</w:t>
      </w:r>
      <w:r>
        <w:rPr>
          <w:sz w:val="24"/>
        </w:rPr>
        <w:t xml:space="preserve"> — хуже в чем-либо, ниже в чем-либо </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talento</w:t>
      </w:r>
      <w:r>
        <w:rPr>
          <w:sz w:val="24"/>
        </w:rPr>
        <w:t>)</w:t>
      </w:r>
    </w:p>
    <w:p>
      <w:pPr>
        <w:pStyle w:val="Normal1"/>
        <w:spacing w:lineRule="auto" w:line="240"/>
        <w:ind w:firstLine="284" w:end="0"/>
        <w:rPr/>
      </w:pPr>
      <w:r>
        <w:rPr>
          <w:sz w:val="24"/>
          <w:lang w:val="en-US"/>
        </w:rPr>
        <w:t>Infiel</w:t>
      </w:r>
      <w:r>
        <w:rPr>
          <w:sz w:val="24"/>
        </w:rPr>
        <w:t xml:space="preserve"> </w:t>
      </w:r>
      <w:r>
        <w:rPr>
          <w:b/>
          <w:bCs/>
          <w:sz w:val="24"/>
          <w:lang w:val="en-US"/>
        </w:rPr>
        <w:t>a</w:t>
      </w:r>
      <w:r>
        <w:rPr>
          <w:b/>
          <w:bCs/>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неверный, вероломный по отношению к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 con, para, para</w:t>
      </w:r>
      <w:r>
        <w:rPr>
          <w:sz w:val="24"/>
          <w:lang w:val="en-US"/>
        </w:rPr>
        <w:t xml:space="preserve"> con sus amigos) </w:t>
      </w:r>
    </w:p>
    <w:p>
      <w:pPr>
        <w:pStyle w:val="Normal1"/>
        <w:spacing w:lineRule="auto" w:line="240"/>
        <w:ind w:firstLine="709" w:end="0"/>
        <w:rPr/>
      </w:pPr>
      <w:r>
        <w:rPr>
          <w:b/>
          <w:bCs/>
          <w:sz w:val="24"/>
          <w:lang w:val="en-US"/>
        </w:rPr>
        <w:t>en</w:t>
      </w:r>
      <w:r>
        <w:rPr>
          <w:sz w:val="24"/>
        </w:rPr>
        <w:t xml:space="preserve"> — неверный, вероломный в чем-либо</w:t>
      </w:r>
    </w:p>
    <w:p>
      <w:pPr>
        <w:pStyle w:val="Normal1"/>
        <w:spacing w:lineRule="auto" w:line="240"/>
        <w:ind w:firstLine="284" w:end="0"/>
        <w:rPr/>
      </w:pPr>
      <w:r>
        <w:rPr>
          <w:sz w:val="24"/>
        </w:rPr>
        <w:t xml:space="preserve">                     </w:t>
      </w:r>
      <w:r>
        <w:rPr>
          <w:sz w:val="24"/>
          <w:lang w:val="en-US"/>
        </w:rPr>
        <w:t xml:space="preserve">(~ en sus tratos) </w:t>
      </w:r>
    </w:p>
    <w:p>
      <w:pPr>
        <w:pStyle w:val="Normal1"/>
        <w:spacing w:lineRule="auto" w:line="240"/>
        <w:ind w:firstLine="284" w:end="0"/>
        <w:rPr/>
      </w:pPr>
      <w:r>
        <w:rPr>
          <w:sz w:val="24"/>
          <w:lang w:val="en-US"/>
        </w:rPr>
        <w:t>Inflexible</w:t>
      </w:r>
      <w:r>
        <w:rPr>
          <w:sz w:val="24"/>
        </w:rPr>
        <w:t xml:space="preserve"> </w:t>
      </w:r>
      <w:r>
        <w:rPr>
          <w:b/>
          <w:bCs/>
          <w:sz w:val="24"/>
          <w:lang w:val="en-US"/>
        </w:rPr>
        <w:t>a</w:t>
      </w:r>
      <w:r>
        <w:rPr>
          <w:sz w:val="24"/>
        </w:rPr>
        <w:t xml:space="preserve"> — непреклонный к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los ruegos) </w:t>
      </w:r>
    </w:p>
    <w:p>
      <w:pPr>
        <w:pStyle w:val="Normal1"/>
        <w:spacing w:lineRule="auto" w:line="240"/>
        <w:ind w:firstLine="284" w:end="0"/>
        <w:rPr/>
      </w:pPr>
      <w:r>
        <w:rPr>
          <w:sz w:val="24"/>
          <w:lang w:val="en-US"/>
        </w:rPr>
        <w:t xml:space="preserve">       </w:t>
      </w:r>
      <w:r>
        <w:rPr>
          <w:b/>
          <w:bCs/>
          <w:sz w:val="24"/>
          <w:lang w:val="en-US"/>
        </w:rPr>
        <w:t>en</w:t>
      </w:r>
      <w:r>
        <w:rPr>
          <w:sz w:val="24"/>
        </w:rPr>
        <w:t xml:space="preserve"> — неуступчивый, непреклонный в чем-либо</w:t>
      </w:r>
    </w:p>
    <w:p>
      <w:pPr>
        <w:pStyle w:val="Normal1"/>
        <w:spacing w:lineRule="auto" w:line="240"/>
        <w:ind w:firstLine="284" w:end="0"/>
        <w:rPr>
          <w:sz w:val="24"/>
          <w:lang w:val="en-US"/>
        </w:rPr>
      </w:pPr>
      <w:r>
        <w:rPr>
          <w:sz w:val="24"/>
          <w:lang w:val="en-US"/>
        </w:rPr>
        <w:t xml:space="preserve">                       </w:t>
      </w:r>
      <w:r>
        <w:rPr>
          <w:sz w:val="24"/>
          <w:lang w:val="en-US"/>
        </w:rPr>
        <w:t xml:space="preserve">(~ en su dictamen) </w:t>
      </w:r>
    </w:p>
    <w:p>
      <w:pPr>
        <w:pStyle w:val="Normal1"/>
        <w:spacing w:lineRule="auto" w:line="240"/>
        <w:ind w:firstLine="284" w:end="0"/>
        <w:rPr/>
      </w:pPr>
      <w:r>
        <w:rPr>
          <w:sz w:val="24"/>
          <w:lang w:val="en-US"/>
        </w:rPr>
        <w:t>Inigrato</w:t>
      </w:r>
      <w:r>
        <w:rPr>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неблагодарный по отношению к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para, para con</w:t>
      </w:r>
      <w:r>
        <w:rPr>
          <w:sz w:val="24"/>
          <w:lang w:val="en-US"/>
        </w:rPr>
        <w:t xml:space="preserve"> los parientos) </w:t>
      </w:r>
    </w:p>
    <w:p>
      <w:pPr>
        <w:pStyle w:val="Normal1"/>
        <w:spacing w:lineRule="auto" w:line="240"/>
        <w:ind w:firstLine="284" w:end="0"/>
        <w:rPr/>
      </w:pPr>
      <w:r>
        <w:rPr>
          <w:sz w:val="24"/>
          <w:lang w:val="en-US"/>
        </w:rPr>
        <w:t>Inhabil</w:t>
      </w:r>
      <w:r>
        <w:rPr>
          <w:sz w:val="24"/>
        </w:rPr>
        <w:t xml:space="preserve"> </w:t>
      </w:r>
      <w:r>
        <w:rPr>
          <w:b/>
          <w:bCs/>
          <w:sz w:val="24"/>
          <w:lang w:val="en-US"/>
        </w:rPr>
        <w:t>en</w:t>
      </w:r>
      <w:r>
        <w:rPr>
          <w:sz w:val="24"/>
        </w:rPr>
        <w:t xml:space="preserve"> — неловкий, непроворный в чем-либо</w:t>
      </w:r>
    </w:p>
    <w:p>
      <w:pPr>
        <w:pStyle w:val="Normal1"/>
        <w:spacing w:lineRule="auto" w:line="240"/>
        <w:ind w:firstLine="284" w:end="0"/>
        <w:rPr/>
      </w:pPr>
      <w:r>
        <w:rPr>
          <w:sz w:val="24"/>
          <w:lang w:val="en-US"/>
        </w:rPr>
        <w:t xml:space="preserve">                       </w:t>
      </w:r>
      <w:r>
        <w:rPr>
          <w:sz w:val="24"/>
          <w:lang w:val="en-US"/>
        </w:rPr>
        <w:t xml:space="preserve">(~ </w:t>
      </w:r>
      <w:r>
        <w:rPr>
          <w:i/>
          <w:iCs/>
          <w:sz w:val="24"/>
          <w:lang w:val="en-US"/>
        </w:rPr>
        <w:t>en</w:t>
      </w:r>
      <w:r>
        <w:rPr>
          <w:sz w:val="24"/>
          <w:lang w:val="en-US"/>
        </w:rPr>
        <w:t xml:space="preserve"> el manejo de la máquina) </w:t>
      </w:r>
    </w:p>
    <w:p>
      <w:pPr>
        <w:pStyle w:val="Normal1"/>
        <w:spacing w:lineRule="auto" w:line="240"/>
        <w:ind w:firstLine="709" w:end="0"/>
        <w:rPr/>
      </w:pPr>
      <w:r>
        <w:rPr>
          <w:b/>
          <w:bCs/>
          <w:sz w:val="24"/>
          <w:lang w:val="en-US"/>
        </w:rPr>
        <w:t>para</w:t>
      </w:r>
      <w:r>
        <w:rPr>
          <w:sz w:val="24"/>
        </w:rPr>
        <w:t xml:space="preserve"> — непригодный, неспособный к чему-либо </w:t>
      </w:r>
    </w:p>
    <w:p>
      <w:pPr>
        <w:pStyle w:val="Normal1"/>
        <w:spacing w:lineRule="auto" w:line="240"/>
        <w:ind w:firstLine="284" w:end="0"/>
        <w:rPr/>
      </w:pPr>
      <w:r>
        <w:rPr>
          <w:sz w:val="24"/>
        </w:rPr>
        <w:t xml:space="preserve">                        </w:t>
      </w:r>
      <w:r>
        <w:rPr>
          <w:sz w:val="24"/>
          <w:lang w:val="en-US"/>
        </w:rPr>
        <w:t xml:space="preserve">(~ </w:t>
      </w:r>
      <w:r>
        <w:rPr>
          <w:i/>
          <w:iCs/>
          <w:sz w:val="24"/>
          <w:lang w:val="en-US"/>
        </w:rPr>
        <w:t>para</w:t>
      </w:r>
      <w:r>
        <w:rPr>
          <w:sz w:val="24"/>
          <w:lang w:val="en-US"/>
        </w:rPr>
        <w:t xml:space="preserve"> el empleo)    </w:t>
      </w:r>
    </w:p>
    <w:p>
      <w:pPr>
        <w:pStyle w:val="Normal1"/>
        <w:spacing w:lineRule="auto" w:line="240"/>
        <w:ind w:firstLine="284" w:end="0"/>
        <w:rPr/>
      </w:pPr>
      <w:r>
        <w:rPr>
          <w:sz w:val="24"/>
          <w:lang w:val="en-US"/>
        </w:rPr>
        <w:t>Inocente</w:t>
      </w:r>
      <w:r>
        <w:rPr>
          <w:sz w:val="24"/>
        </w:rPr>
        <w:t xml:space="preserve"> </w:t>
      </w:r>
      <w:r>
        <w:rPr>
          <w:b/>
          <w:bCs/>
          <w:sz w:val="24"/>
          <w:lang w:val="en-US"/>
        </w:rPr>
        <w:t>de</w:t>
      </w:r>
      <w:r>
        <w:rPr>
          <w:sz w:val="24"/>
        </w:rPr>
        <w:t xml:space="preserve"> — невинный, невиновный в чем-либо          </w:t>
      </w:r>
    </w:p>
    <w:p>
      <w:pPr>
        <w:pStyle w:val="Normal1"/>
        <w:spacing w:lineRule="auto" w:line="240"/>
        <w:rPr/>
      </w:pPr>
      <w:r>
        <w:rPr>
          <w:sz w:val="24"/>
        </w:rPr>
        <w:t xml:space="preserve">                             </w:t>
      </w:r>
      <w:r>
        <w:rPr>
          <w:sz w:val="24"/>
        </w:rPr>
        <w:t xml:space="preserve">(~ </w:t>
      </w:r>
      <w:r>
        <w:rPr>
          <w:i/>
          <w:iCs/>
          <w:sz w:val="24"/>
          <w:lang w:val="en-US"/>
        </w:rPr>
        <w:t>del</w:t>
      </w:r>
      <w:r>
        <w:rPr>
          <w:sz w:val="24"/>
        </w:rPr>
        <w:t xml:space="preserve"> </w:t>
      </w:r>
      <w:r>
        <w:rPr>
          <w:sz w:val="24"/>
          <w:lang w:val="en-US"/>
        </w:rPr>
        <w:t>crimen</w:t>
      </w:r>
      <w:r>
        <w:rPr>
          <w:sz w:val="24"/>
        </w:rPr>
        <w:t>)</w:t>
      </w:r>
    </w:p>
    <w:p>
      <w:pPr>
        <w:pStyle w:val="Normal1"/>
        <w:spacing w:lineRule="auto" w:line="240"/>
        <w:ind w:firstLine="709" w:end="0"/>
        <w:rPr/>
      </w:pPr>
      <w:r>
        <w:rPr>
          <w:b/>
          <w:bCs/>
          <w:sz w:val="24"/>
          <w:lang w:val="en-US"/>
        </w:rPr>
        <w:t>en</w:t>
      </w:r>
      <w:r>
        <w:rPr>
          <w:sz w:val="24"/>
        </w:rPr>
        <w:t xml:space="preserve"> — наивный, простодушный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 conducta) </w:t>
      </w:r>
    </w:p>
    <w:p>
      <w:pPr>
        <w:pStyle w:val="Normal1"/>
        <w:spacing w:lineRule="auto" w:line="240"/>
        <w:ind w:firstLine="284" w:end="0"/>
        <w:rPr/>
      </w:pPr>
      <w:r>
        <w:rPr>
          <w:sz w:val="24"/>
          <w:lang w:val="en-US"/>
        </w:rPr>
        <w:t>Inseparable</w:t>
      </w:r>
      <w:r>
        <w:rPr>
          <w:sz w:val="24"/>
        </w:rPr>
        <w:t xml:space="preserve"> </w:t>
      </w:r>
      <w:r>
        <w:rPr>
          <w:b/>
          <w:bCs/>
          <w:sz w:val="24"/>
          <w:lang w:val="en-US"/>
        </w:rPr>
        <w:t>de</w:t>
      </w:r>
      <w:r>
        <w:rPr>
          <w:sz w:val="24"/>
        </w:rPr>
        <w:t xml:space="preserve"> — неотделимый от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sus cualidades) </w:t>
      </w:r>
    </w:p>
    <w:p>
      <w:pPr>
        <w:pStyle w:val="Normal1"/>
        <w:spacing w:lineRule="auto" w:line="240"/>
        <w:ind w:firstLine="284" w:end="0"/>
        <w:rPr/>
      </w:pPr>
      <w:r>
        <w:rPr>
          <w:sz w:val="24"/>
          <w:lang w:val="en-US"/>
        </w:rPr>
        <w:t>Intolerante</w:t>
      </w:r>
      <w:r>
        <w:rPr>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нетерпимый по отношению к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para, para con</w:t>
      </w:r>
      <w:r>
        <w:rPr>
          <w:sz w:val="24"/>
          <w:lang w:val="en-US"/>
        </w:rPr>
        <w:t xml:space="preserve"> sus concurrentes) </w:t>
      </w:r>
    </w:p>
    <w:p>
      <w:pPr>
        <w:pStyle w:val="Normal1"/>
        <w:spacing w:lineRule="auto" w:line="240"/>
        <w:ind w:firstLine="284" w:end="0"/>
        <w:rPr/>
      </w:pPr>
      <w:r>
        <w:rPr>
          <w:sz w:val="24"/>
          <w:lang w:val="en-US"/>
        </w:rPr>
        <w:t xml:space="preserve">         </w:t>
      </w:r>
      <w:r>
        <w:rPr>
          <w:b/>
          <w:bCs/>
          <w:sz w:val="24"/>
          <w:lang w:val="en-US"/>
        </w:rPr>
        <w:t>en</w:t>
      </w:r>
      <w:r>
        <w:rPr>
          <w:sz w:val="24"/>
        </w:rPr>
        <w:t xml:space="preserve"> — нетерпимый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punto de honra) </w:t>
      </w:r>
    </w:p>
    <w:p>
      <w:pPr>
        <w:pStyle w:val="Normal1"/>
        <w:spacing w:lineRule="auto" w:line="240"/>
        <w:ind w:firstLine="284" w:end="0"/>
        <w:rPr/>
      </w:pPr>
      <w:r>
        <w:rPr>
          <w:sz w:val="24"/>
          <w:lang w:val="en-US"/>
        </w:rPr>
        <w:t>In</w:t>
      </w:r>
      <w:r>
        <w:rPr>
          <w:sz w:val="24"/>
        </w:rPr>
        <w:t>ú</w:t>
      </w:r>
      <w:r>
        <w:rPr>
          <w:sz w:val="24"/>
          <w:lang w:val="en-US"/>
        </w:rPr>
        <w:t>til</w:t>
      </w:r>
      <w:r>
        <w:rPr>
          <w:sz w:val="24"/>
        </w:rPr>
        <w:t xml:space="preserve"> </w:t>
      </w:r>
      <w:r>
        <w:rPr>
          <w:b/>
          <w:bCs/>
          <w:sz w:val="24"/>
          <w:lang w:val="en-US"/>
        </w:rPr>
        <w:t>en</w:t>
      </w:r>
      <w:r>
        <w:rPr>
          <w:sz w:val="24"/>
        </w:rPr>
        <w:t xml:space="preserve"> — ненужный, бесполезный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este caso)</w:t>
      </w:r>
    </w:p>
    <w:p>
      <w:pPr>
        <w:pStyle w:val="Normal1"/>
        <w:spacing w:lineRule="auto" w:line="240"/>
        <w:ind w:firstLine="709" w:end="0"/>
        <w:rPr/>
      </w:pPr>
      <w:r>
        <w:rPr>
          <w:b/>
          <w:bCs/>
          <w:sz w:val="24"/>
          <w:lang w:val="en-US"/>
        </w:rPr>
        <w:t>para</w:t>
      </w:r>
      <w:r>
        <w:rPr>
          <w:sz w:val="24"/>
        </w:rPr>
        <w:t xml:space="preserve"> — ненужный, непригодный для кого-либо, чего-либо </w:t>
      </w:r>
    </w:p>
    <w:p>
      <w:pPr>
        <w:pStyle w:val="Normal1"/>
        <w:spacing w:lineRule="auto" w:line="240"/>
        <w:ind w:firstLine="284" w:end="0"/>
        <w:rPr/>
      </w:pPr>
      <w:r>
        <w:rPr>
          <w:sz w:val="24"/>
        </w:rPr>
        <w:t xml:space="preserve">                    </w:t>
      </w:r>
      <w:r>
        <w:rPr>
          <w:sz w:val="24"/>
          <w:lang w:val="en-US"/>
        </w:rPr>
        <w:t xml:space="preserve">(~ </w:t>
      </w:r>
      <w:r>
        <w:rPr>
          <w:i/>
          <w:iCs/>
          <w:sz w:val="24"/>
          <w:lang w:val="en-US"/>
        </w:rPr>
        <w:t>para</w:t>
      </w:r>
      <w:r>
        <w:rPr>
          <w:sz w:val="24"/>
          <w:lang w:val="en-US"/>
        </w:rPr>
        <w:t xml:space="preserve"> el grupo)</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sz w:val="32"/>
        </w:rPr>
      </w:pPr>
      <w:r>
        <w:rPr>
          <w:b/>
          <w:sz w:val="32"/>
          <w:lang w:val="en-US"/>
        </w:rPr>
        <w:t>L</w:t>
      </w:r>
    </w:p>
    <w:p>
      <w:pPr>
        <w:pStyle w:val="Normal1"/>
        <w:spacing w:lineRule="auto" w:line="240"/>
        <w:ind w:firstLine="284" w:end="0"/>
        <w:rPr/>
      </w:pPr>
      <w:r>
        <w:rPr>
          <w:sz w:val="24"/>
          <w:lang w:val="en-US"/>
        </w:rPr>
        <w:t>Lento</w:t>
      </w:r>
      <w:r>
        <w:rPr>
          <w:sz w:val="24"/>
        </w:rPr>
        <w:t xml:space="preserve"> </w:t>
      </w:r>
      <w:r>
        <w:rPr>
          <w:b/>
          <w:bCs/>
          <w:sz w:val="24"/>
          <w:lang w:val="en-US"/>
        </w:rPr>
        <w:t>en</w:t>
      </w:r>
      <w:r>
        <w:rPr>
          <w:sz w:val="24"/>
        </w:rPr>
        <w:t xml:space="preserve"> — медлительный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tomar decisión) </w:t>
      </w:r>
    </w:p>
    <w:p>
      <w:pPr>
        <w:pStyle w:val="Normal1"/>
        <w:spacing w:lineRule="auto" w:line="240"/>
        <w:ind w:firstLine="284" w:end="0"/>
        <w:rPr/>
      </w:pPr>
      <w:r>
        <w:rPr>
          <w:sz w:val="24"/>
          <w:lang w:val="en-US"/>
        </w:rPr>
        <w:t xml:space="preserve">Lento </w:t>
      </w:r>
      <w:r>
        <w:rPr>
          <w:b/>
          <w:bCs/>
          <w:sz w:val="24"/>
          <w:lang w:val="en-US"/>
        </w:rPr>
        <w:t>para</w:t>
      </w:r>
      <w:r>
        <w:rPr>
          <w:sz w:val="24"/>
          <w:lang w:val="en-US"/>
        </w:rPr>
        <w:t xml:space="preserve"> comprender — </w:t>
      </w:r>
      <w:r>
        <w:rPr>
          <w:sz w:val="24"/>
        </w:rPr>
        <w:t>тяжелодум</w:t>
      </w:r>
      <w:r>
        <w:rPr>
          <w:sz w:val="24"/>
          <w:lang w:val="en-US"/>
        </w:rPr>
        <w:t xml:space="preserve"> </w:t>
      </w:r>
    </w:p>
    <w:p>
      <w:pPr>
        <w:pStyle w:val="Normal1"/>
        <w:spacing w:lineRule="auto" w:line="240"/>
        <w:ind w:firstLine="284" w:end="0"/>
        <w:rPr/>
      </w:pPr>
      <w:r>
        <w:rPr>
          <w:sz w:val="24"/>
          <w:lang w:val="en-US"/>
        </w:rPr>
        <w:t>Liberal</w:t>
      </w:r>
      <w:r>
        <w:rPr>
          <w:sz w:val="24"/>
        </w:rPr>
        <w:t xml:space="preserve"> </w:t>
      </w:r>
      <w:r>
        <w:rPr>
          <w:b/>
          <w:bCs/>
          <w:sz w:val="24"/>
          <w:lang w:val="en-US"/>
        </w:rPr>
        <w:t>con</w:t>
      </w:r>
      <w:r>
        <w:rPr>
          <w:sz w:val="24"/>
        </w:rPr>
        <w:t xml:space="preserve"> — либеральный по отношению к кому-либо</w:t>
      </w:r>
    </w:p>
    <w:p>
      <w:pPr>
        <w:pStyle w:val="Normal1"/>
        <w:spacing w:lineRule="auto" w:line="240"/>
        <w:ind w:firstLine="284" w:end="0"/>
        <w:rPr/>
      </w:pPr>
      <w:r>
        <w:rPr>
          <w:sz w:val="24"/>
        </w:rPr>
        <w:t xml:space="preserve">                  </w:t>
      </w:r>
      <w:r>
        <w:rPr>
          <w:sz w:val="24"/>
        </w:rPr>
        <w:t xml:space="preserve">(~ </w:t>
      </w:r>
      <w:r>
        <w:rPr>
          <w:i/>
          <w:iCs/>
          <w:sz w:val="24"/>
          <w:lang w:val="en-US"/>
        </w:rPr>
        <w:t>con</w:t>
      </w:r>
      <w:r>
        <w:rPr>
          <w:sz w:val="24"/>
        </w:rPr>
        <w:t xml:space="preserve"> </w:t>
      </w:r>
      <w:r>
        <w:rPr>
          <w:sz w:val="24"/>
          <w:lang w:val="en-US"/>
        </w:rPr>
        <w:t>todos</w:t>
      </w:r>
      <w:r>
        <w:rPr>
          <w:sz w:val="24"/>
        </w:rPr>
        <w:t xml:space="preserve">) </w:t>
      </w:r>
    </w:p>
    <w:p>
      <w:pPr>
        <w:pStyle w:val="Normal1"/>
        <w:spacing w:lineRule="auto" w:line="240"/>
        <w:ind w:firstLine="284" w:end="0"/>
        <w:rPr/>
      </w:pPr>
      <w:r>
        <w:rPr>
          <w:sz w:val="24"/>
          <w:lang w:val="en-US"/>
        </w:rPr>
        <w:t>Libre</w:t>
      </w:r>
      <w:r>
        <w:rPr>
          <w:sz w:val="24"/>
        </w:rPr>
        <w:t xml:space="preserve"> </w:t>
      </w:r>
      <w:r>
        <w:rPr>
          <w:b/>
          <w:bCs/>
          <w:sz w:val="24"/>
          <w:lang w:val="en-US"/>
        </w:rPr>
        <w:t>de</w:t>
      </w:r>
      <w:r>
        <w:rPr>
          <w:sz w:val="24"/>
        </w:rPr>
        <w:t xml:space="preserve"> — свободный от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de</w:t>
      </w:r>
      <w:r>
        <w:rPr>
          <w:sz w:val="24"/>
          <w:lang w:val="en-US"/>
        </w:rPr>
        <w:t xml:space="preserve"> los prejuicios) </w:t>
      </w:r>
    </w:p>
    <w:p>
      <w:pPr>
        <w:pStyle w:val="Normal1"/>
        <w:spacing w:lineRule="auto" w:line="240"/>
        <w:ind w:firstLine="709" w:end="0"/>
        <w:rPr/>
      </w:pPr>
      <w:r>
        <w:rPr>
          <w:b/>
          <w:bCs/>
          <w:sz w:val="24"/>
          <w:lang w:val="en-US"/>
        </w:rPr>
        <w:t>en</w:t>
      </w:r>
      <w:r>
        <w:rPr>
          <w:sz w:val="24"/>
        </w:rPr>
        <w:t xml:space="preserve"> — свободный, вольный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sus discursos) </w:t>
      </w:r>
    </w:p>
    <w:p>
      <w:pPr>
        <w:pStyle w:val="Normal1"/>
        <w:spacing w:lineRule="auto" w:line="240"/>
        <w:ind w:firstLine="284" w:end="0"/>
        <w:rPr/>
      </w:pPr>
      <w:r>
        <w:rPr>
          <w:sz w:val="24"/>
          <w:lang w:val="en-US"/>
        </w:rPr>
        <w:t>Ligero</w:t>
      </w:r>
      <w:r>
        <w:rPr>
          <w:sz w:val="24"/>
        </w:rPr>
        <w:t xml:space="preserve"> </w:t>
      </w:r>
      <w:r>
        <w:rPr>
          <w:b/>
          <w:bCs/>
          <w:sz w:val="24"/>
          <w:lang w:val="en-US"/>
        </w:rPr>
        <w:t>en</w:t>
      </w:r>
      <w:r>
        <w:rPr>
          <w:sz w:val="24"/>
        </w:rPr>
        <w:t xml:space="preserve"> — скорый на что-либо</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afirmar</w:t>
      </w:r>
      <w:r>
        <w:rPr>
          <w:sz w:val="24"/>
        </w:rPr>
        <w:t xml:space="preserve">) </w:t>
      </w:r>
    </w:p>
    <w:p>
      <w:pPr>
        <w:pStyle w:val="Normal1"/>
        <w:spacing w:lineRule="auto" w:line="240"/>
        <w:ind w:firstLine="284" w:end="0"/>
        <w:rPr/>
      </w:pPr>
      <w:r>
        <w:rPr>
          <w:sz w:val="24"/>
          <w:lang w:val="en-US"/>
        </w:rPr>
        <w:t>Loco</w:t>
      </w:r>
      <w:r>
        <w:rPr>
          <w:sz w:val="24"/>
        </w:rPr>
        <w:t xml:space="preserve"> </w:t>
      </w:r>
      <w:r>
        <w:rPr>
          <w:b/>
          <w:bCs/>
          <w:sz w:val="24"/>
          <w:lang w:val="en-US"/>
        </w:rPr>
        <w:t>con</w:t>
      </w:r>
      <w:r>
        <w:rPr>
          <w:sz w:val="24"/>
        </w:rPr>
        <w:t xml:space="preserve"> — быть без ума от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con</w:t>
      </w:r>
      <w:r>
        <w:rPr>
          <w:sz w:val="24"/>
          <w:lang w:val="en-US"/>
        </w:rPr>
        <w:t xml:space="preserve"> su nieto) </w:t>
      </w:r>
    </w:p>
    <w:p>
      <w:pPr>
        <w:pStyle w:val="Normal1"/>
        <w:spacing w:lineRule="auto" w:line="240"/>
        <w:ind w:firstLine="709" w:end="0"/>
        <w:rPr/>
      </w:pPr>
      <w:r>
        <w:rPr>
          <w:b/>
          <w:bCs/>
          <w:sz w:val="24"/>
          <w:lang w:val="en-US"/>
        </w:rPr>
        <w:t>de</w:t>
      </w:r>
      <w:r>
        <w:rPr>
          <w:sz w:val="24"/>
        </w:rPr>
        <w:t xml:space="preserve"> — сойти с ума от чего-либо</w:t>
      </w:r>
    </w:p>
    <w:p>
      <w:pPr>
        <w:pStyle w:val="Normal1"/>
        <w:spacing w:lineRule="auto" w:line="240"/>
        <w:ind w:firstLine="709" w:end="0"/>
        <w:rPr/>
      </w:pPr>
      <w:r>
        <w:rPr>
          <w:sz w:val="24"/>
        </w:rPr>
        <w:t xml:space="preserve">                   </w:t>
      </w:r>
      <w:r>
        <w:rPr>
          <w:sz w:val="24"/>
        </w:rPr>
        <w:t>(~</w:t>
      </w:r>
      <w:r>
        <w:rPr>
          <w:i/>
          <w:iCs/>
          <w:sz w:val="24"/>
          <w:lang w:val="en-US"/>
        </w:rPr>
        <w:t>de</w:t>
      </w:r>
      <w:r>
        <w:rPr>
          <w:sz w:val="24"/>
        </w:rPr>
        <w:t xml:space="preserve"> </w:t>
      </w:r>
      <w:r>
        <w:rPr>
          <w:sz w:val="24"/>
          <w:lang w:val="en-US"/>
        </w:rPr>
        <w:t>amor</w:t>
      </w:r>
      <w:r>
        <w:rPr>
          <w:sz w:val="24"/>
        </w:rPr>
        <w:t xml:space="preserve">) </w:t>
      </w:r>
    </w:p>
    <w:p>
      <w:pPr>
        <w:pStyle w:val="Normal1"/>
        <w:spacing w:lineRule="auto" w:line="240"/>
        <w:ind w:firstLine="709" w:end="0"/>
        <w:rPr/>
      </w:pPr>
      <w:r>
        <w:rPr>
          <w:b/>
          <w:bCs/>
          <w:sz w:val="24"/>
          <w:lang w:val="en-US"/>
        </w:rPr>
        <w:t>en</w:t>
      </w:r>
      <w:r>
        <w:rPr>
          <w:sz w:val="24"/>
        </w:rPr>
        <w:t xml:space="preserve"> — безумный в чем-либо</w:t>
      </w:r>
    </w:p>
    <w:p>
      <w:pPr>
        <w:pStyle w:val="Normal1"/>
        <w:spacing w:lineRule="auto" w:line="240"/>
        <w:ind w:firstLine="709" w:end="0"/>
        <w:rPr/>
      </w:pPr>
      <w:r>
        <w:rPr>
          <w:sz w:val="24"/>
        </w:rPr>
        <w:t xml:space="preserve">                   </w:t>
      </w:r>
      <w:r>
        <w:rPr>
          <w:sz w:val="24"/>
          <w:lang w:val="en-US"/>
        </w:rPr>
        <w:t xml:space="preserve">(~ </w:t>
      </w:r>
      <w:r>
        <w:rPr>
          <w:i/>
          <w:iCs/>
          <w:sz w:val="24"/>
          <w:lang w:val="en-US"/>
        </w:rPr>
        <w:t>en</w:t>
      </w:r>
      <w:r>
        <w:rPr>
          <w:sz w:val="24"/>
          <w:lang w:val="en-US"/>
        </w:rPr>
        <w:t xml:space="preserve"> sus acciones)  </w:t>
      </w:r>
    </w:p>
    <w:p>
      <w:pPr>
        <w:pStyle w:val="Normal1"/>
        <w:spacing w:lineRule="auto" w:line="240"/>
        <w:ind w:firstLine="709" w:end="0"/>
        <w:rPr/>
      </w:pPr>
      <w:r>
        <w:rPr>
          <w:b/>
          <w:bCs/>
          <w:sz w:val="24"/>
        </w:rPr>
        <w:t>ро</w:t>
      </w:r>
      <w:r>
        <w:rPr>
          <w:b/>
          <w:bCs/>
          <w:sz w:val="24"/>
          <w:lang w:val="en-US"/>
        </w:rPr>
        <w:t>r</w:t>
      </w:r>
      <w:r>
        <w:rPr>
          <w:sz w:val="24"/>
        </w:rPr>
        <w:t xml:space="preserve"> — быть без ума от чего-либо </w:t>
      </w:r>
    </w:p>
    <w:p>
      <w:pPr>
        <w:pStyle w:val="Normal1"/>
        <w:spacing w:lineRule="auto" w:line="240"/>
        <w:ind w:firstLine="709"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los versos)</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sz w:val="32"/>
        </w:rPr>
      </w:pPr>
      <w:r>
        <w:rPr>
          <w:b/>
          <w:sz w:val="32"/>
        </w:rPr>
        <w:t>М</w:t>
      </w:r>
    </w:p>
    <w:p>
      <w:pPr>
        <w:pStyle w:val="Normal1"/>
        <w:spacing w:lineRule="auto" w:line="240"/>
        <w:ind w:firstLine="284" w:end="0"/>
        <w:rPr/>
      </w:pPr>
      <w:r>
        <w:rPr>
          <w:sz w:val="24"/>
        </w:rPr>
        <w:t>Ма</w:t>
      </w:r>
      <w:r>
        <w:rPr>
          <w:sz w:val="24"/>
          <w:lang w:val="en-US"/>
        </w:rPr>
        <w:t>lo</w:t>
      </w:r>
      <w:r>
        <w:rPr>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злой, нехороший, недобрый по отношению к.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para, para con</w:t>
      </w:r>
      <w:r>
        <w:rPr>
          <w:sz w:val="24"/>
          <w:lang w:val="en-US"/>
        </w:rPr>
        <w:t xml:space="preserve"> los enemigos)</w:t>
      </w:r>
    </w:p>
    <w:p>
      <w:pPr>
        <w:pStyle w:val="Normal1"/>
        <w:spacing w:lineRule="auto" w:line="240"/>
        <w:ind w:firstLine="284" w:end="0"/>
        <w:rPr/>
      </w:pPr>
      <w:r>
        <w:rPr>
          <w:sz w:val="24"/>
          <w:lang w:val="en-US"/>
        </w:rPr>
        <w:t>Mayor</w:t>
      </w:r>
      <w:r>
        <w:rPr>
          <w:sz w:val="24"/>
        </w:rPr>
        <w:t xml:space="preserve"> </w:t>
      </w:r>
      <w:r>
        <w:rPr>
          <w:b/>
          <w:bCs/>
          <w:sz w:val="24"/>
          <w:lang w:val="en-US"/>
        </w:rPr>
        <w:t>de</w:t>
      </w:r>
      <w:r>
        <w:rPr>
          <w:sz w:val="24"/>
        </w:rPr>
        <w:t xml:space="preserve"> </w:t>
      </w:r>
      <w:r>
        <w:rPr>
          <w:i/>
          <w:sz w:val="24"/>
          <w:lang w:val="en-US"/>
        </w:rPr>
        <w:t>edad</w:t>
      </w:r>
      <w:r>
        <w:rPr>
          <w:sz w:val="24"/>
        </w:rPr>
        <w:t xml:space="preserve"> — совершеннолетний, старший по возрасту </w:t>
      </w:r>
    </w:p>
    <w:p>
      <w:pPr>
        <w:pStyle w:val="Normal1"/>
        <w:spacing w:lineRule="auto" w:line="240"/>
        <w:ind w:firstLine="284" w:end="0"/>
        <w:rPr/>
      </w:pPr>
      <w:r>
        <w:rPr>
          <w:sz w:val="24"/>
          <w:lang w:val="en-US"/>
        </w:rPr>
        <w:t xml:space="preserve">Mayor </w:t>
      </w:r>
      <w:r>
        <w:rPr>
          <w:b/>
          <w:bCs/>
          <w:sz w:val="24"/>
          <w:lang w:val="en-US"/>
        </w:rPr>
        <w:t>en</w:t>
      </w:r>
      <w:r>
        <w:rPr>
          <w:sz w:val="24"/>
          <w:lang w:val="en-US"/>
        </w:rPr>
        <w:t xml:space="preserve"> </w:t>
      </w:r>
      <w:r>
        <w:rPr>
          <w:i/>
          <w:sz w:val="24"/>
          <w:lang w:val="en-US"/>
        </w:rPr>
        <w:t>estatura</w:t>
      </w:r>
      <w:r>
        <w:rPr>
          <w:sz w:val="24"/>
          <w:lang w:val="en-US"/>
        </w:rPr>
        <w:t xml:space="preserve"> — </w:t>
      </w:r>
      <w:r>
        <w:rPr>
          <w:sz w:val="24"/>
        </w:rPr>
        <w:t>выше</w:t>
      </w:r>
      <w:r>
        <w:rPr>
          <w:sz w:val="24"/>
          <w:lang w:val="en-US"/>
        </w:rPr>
        <w:t xml:space="preserve"> </w:t>
      </w:r>
      <w:r>
        <w:rPr>
          <w:sz w:val="24"/>
        </w:rPr>
        <w:t>ростом</w:t>
      </w:r>
      <w:r>
        <w:rPr>
          <w:sz w:val="24"/>
          <w:lang w:val="en-US"/>
        </w:rPr>
        <w:t xml:space="preserve"> </w:t>
      </w:r>
    </w:p>
    <w:p>
      <w:pPr>
        <w:pStyle w:val="Normal1"/>
        <w:spacing w:lineRule="auto" w:line="240"/>
        <w:ind w:firstLine="284" w:end="0"/>
        <w:rPr/>
      </w:pPr>
      <w:r>
        <w:rPr>
          <w:sz w:val="24"/>
          <w:lang w:val="en-US"/>
        </w:rPr>
        <w:t>Menor</w:t>
      </w:r>
      <w:r>
        <w:rPr>
          <w:sz w:val="24"/>
        </w:rPr>
        <w:t xml:space="preserve"> </w:t>
      </w:r>
      <w:r>
        <w:rPr>
          <w:b/>
          <w:bCs/>
          <w:sz w:val="24"/>
          <w:lang w:val="en-US"/>
        </w:rPr>
        <w:t>de</w:t>
      </w:r>
      <w:r>
        <w:rPr>
          <w:sz w:val="24"/>
        </w:rPr>
        <w:t xml:space="preserve"> </w:t>
      </w:r>
      <w:r>
        <w:rPr>
          <w:i/>
          <w:sz w:val="24"/>
          <w:lang w:val="en-US"/>
        </w:rPr>
        <w:t>edad</w:t>
      </w:r>
      <w:r>
        <w:rPr>
          <w:sz w:val="24"/>
        </w:rPr>
        <w:t xml:space="preserve"> — младший по возрасту</w:t>
      </w:r>
    </w:p>
    <w:p>
      <w:pPr>
        <w:pStyle w:val="Normal1"/>
        <w:spacing w:lineRule="auto" w:line="240"/>
        <w:ind w:firstLine="284" w:end="0"/>
        <w:rPr/>
      </w:pPr>
      <w:r>
        <w:rPr>
          <w:sz w:val="24"/>
          <w:lang w:val="en-US"/>
        </w:rPr>
        <w:t>Molesto</w:t>
      </w:r>
      <w:r>
        <w:rPr>
          <w:sz w:val="24"/>
        </w:rPr>
        <w:t xml:space="preserve"> </w:t>
      </w:r>
      <w:r>
        <w:rPr>
          <w:b/>
          <w:bCs/>
          <w:sz w:val="24"/>
          <w:lang w:val="en-US"/>
        </w:rPr>
        <w:t>a</w:t>
      </w:r>
      <w:r>
        <w:rPr>
          <w:sz w:val="24"/>
        </w:rPr>
        <w:t xml:space="preserve"> — надоедливый, утомительный, причиняющий беспокой</w:t>
        <w:softHyphen/>
        <w:t>ство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sus conocidos)</w:t>
      </w:r>
    </w:p>
    <w:p>
      <w:pPr>
        <w:pStyle w:val="Normal1"/>
        <w:spacing w:lineRule="auto" w:line="240"/>
        <w:ind w:firstLine="284" w:end="0"/>
        <w:rPr/>
      </w:pPr>
      <w:r>
        <w:rPr>
          <w:sz w:val="24"/>
          <w:lang w:val="en-US"/>
        </w:rPr>
        <w:t xml:space="preserve">       </w:t>
      </w:r>
      <w:r>
        <w:rPr>
          <w:b/>
          <w:bCs/>
          <w:sz w:val="24"/>
          <w:lang w:val="en-US"/>
        </w:rPr>
        <w:t>en</w:t>
      </w:r>
      <w:r>
        <w:rPr>
          <w:sz w:val="24"/>
        </w:rPr>
        <w:t xml:space="preserve"> — надоедливый, утомительный в чем-либо </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el trato)</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sz w:val="32"/>
        </w:rPr>
      </w:pPr>
      <w:r>
        <w:rPr>
          <w:b/>
          <w:sz w:val="32"/>
        </w:rPr>
        <w:t>N</w:t>
      </w:r>
    </w:p>
    <w:p>
      <w:pPr>
        <w:pStyle w:val="Normal1"/>
        <w:spacing w:lineRule="auto" w:line="240"/>
        <w:ind w:firstLine="284" w:end="0"/>
        <w:rPr/>
      </w:pPr>
      <w:r>
        <w:rPr>
          <w:sz w:val="24"/>
          <w:lang w:val="en-US"/>
        </w:rPr>
        <w:t>Natural</w:t>
      </w:r>
      <w:r>
        <w:rPr>
          <w:sz w:val="24"/>
        </w:rPr>
        <w:t xml:space="preserve"> </w:t>
      </w:r>
      <w:r>
        <w:rPr>
          <w:b/>
          <w:bCs/>
          <w:sz w:val="24"/>
          <w:lang w:val="en-US"/>
        </w:rPr>
        <w:t>de</w:t>
      </w:r>
      <w:r>
        <w:rPr>
          <w:sz w:val="24"/>
        </w:rPr>
        <w:t xml:space="preserve"> — уроженец, житель какого-либо места</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b/>
          <w:bCs/>
          <w:sz w:val="24"/>
          <w:lang w:val="en-US"/>
        </w:rPr>
        <w:t>Mosc</w:t>
      </w:r>
      <w:r>
        <w:rPr>
          <w:b/>
          <w:bCs/>
          <w:sz w:val="24"/>
        </w:rPr>
        <w:t xml:space="preserve">ú) </w:t>
      </w:r>
    </w:p>
    <w:p>
      <w:pPr>
        <w:pStyle w:val="Normal1"/>
        <w:spacing w:lineRule="auto" w:line="240"/>
        <w:ind w:firstLine="284" w:end="0"/>
        <w:rPr/>
      </w:pPr>
      <w:r>
        <w:rPr>
          <w:b/>
          <w:bCs/>
          <w:sz w:val="24"/>
          <w:lang w:val="en-US"/>
        </w:rPr>
        <w:t>Necesario</w:t>
      </w:r>
      <w:r>
        <w:rPr>
          <w:b/>
          <w:bCs/>
          <w:sz w:val="24"/>
        </w:rPr>
        <w:t xml:space="preserve"> </w:t>
      </w:r>
      <w:r>
        <w:rPr>
          <w:b/>
          <w:bCs/>
          <w:sz w:val="24"/>
          <w:lang w:val="en-US"/>
        </w:rPr>
        <w:t>a</w:t>
      </w:r>
      <w:r>
        <w:rPr>
          <w:sz w:val="24"/>
        </w:rPr>
        <w:t xml:space="preserve">, </w:t>
      </w:r>
      <w:r>
        <w:rPr>
          <w:sz w:val="24"/>
          <w:lang w:val="en-US"/>
        </w:rPr>
        <w:t>para</w:t>
      </w:r>
      <w:r>
        <w:rPr>
          <w:sz w:val="24"/>
        </w:rPr>
        <w:t xml:space="preserve"> — необходимый, нужный кому (чему)-либо, для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 para</w:t>
      </w:r>
      <w:r>
        <w:rPr>
          <w:sz w:val="24"/>
          <w:lang w:val="en-US"/>
        </w:rPr>
        <w:t xml:space="preserve"> la salud)</w:t>
      </w:r>
    </w:p>
    <w:p>
      <w:pPr>
        <w:pStyle w:val="Normal1"/>
        <w:spacing w:lineRule="auto" w:line="240"/>
        <w:ind w:firstLine="284" w:end="0"/>
        <w:rPr/>
      </w:pPr>
      <w:r>
        <w:rPr>
          <w:sz w:val="24"/>
          <w:lang w:val="en-US"/>
        </w:rPr>
        <w:t>Negligente</w:t>
      </w:r>
      <w:r>
        <w:rPr>
          <w:sz w:val="24"/>
        </w:rPr>
        <w:t xml:space="preserve"> </w:t>
      </w:r>
      <w:r>
        <w:rPr>
          <w:b/>
          <w:bCs/>
          <w:sz w:val="24"/>
          <w:lang w:val="en-US"/>
        </w:rPr>
        <w:t>en</w:t>
      </w:r>
      <w:r>
        <w:rPr>
          <w:b/>
          <w:bCs/>
          <w:sz w:val="24"/>
        </w:rPr>
        <w:t xml:space="preserve">, </w:t>
      </w:r>
      <w:r>
        <w:rPr>
          <w:b/>
          <w:bCs/>
          <w:sz w:val="24"/>
          <w:lang w:val="en-US"/>
        </w:rPr>
        <w:t>para</w:t>
      </w:r>
      <w:r>
        <w:rPr>
          <w:sz w:val="24"/>
        </w:rPr>
        <w:t xml:space="preserve"> — небрежный к чему-либо, в чем-либо </w:t>
      </w:r>
    </w:p>
    <w:p>
      <w:pPr>
        <w:pStyle w:val="Normal1"/>
        <w:spacing w:lineRule="auto" w:line="240"/>
        <w:ind w:firstLine="284" w:end="0"/>
        <w:rPr/>
      </w:pPr>
      <w:r>
        <w:rPr>
          <w:sz w:val="24"/>
        </w:rPr>
        <w:t xml:space="preserve">                   </w:t>
      </w:r>
      <w:r>
        <w:rPr>
          <w:sz w:val="24"/>
          <w:lang w:val="en-US"/>
        </w:rPr>
        <w:t xml:space="preserve">(~ </w:t>
      </w:r>
      <w:r>
        <w:rPr>
          <w:i/>
          <w:iCs/>
          <w:sz w:val="24"/>
          <w:lang w:val="en-US"/>
        </w:rPr>
        <w:t>en, para</w:t>
      </w:r>
      <w:r>
        <w:rPr>
          <w:sz w:val="24"/>
          <w:lang w:val="en-US"/>
        </w:rPr>
        <w:t xml:space="preserve"> su trabajo)</w:t>
      </w:r>
    </w:p>
    <w:p>
      <w:pPr>
        <w:pStyle w:val="Normal1"/>
        <w:spacing w:lineRule="auto" w:line="240"/>
        <w:ind w:firstLine="284" w:end="0"/>
        <w:rPr/>
      </w:pPr>
      <w:r>
        <w:rPr>
          <w:sz w:val="24"/>
          <w:lang w:val="en-US"/>
        </w:rPr>
        <w:t>Noble</w:t>
      </w:r>
      <w:r>
        <w:rPr>
          <w:sz w:val="24"/>
        </w:rPr>
        <w:t xml:space="preserve"> </w:t>
      </w:r>
      <w:r>
        <w:rPr>
          <w:b/>
          <w:bCs/>
          <w:sz w:val="24"/>
          <w:lang w:val="en-US"/>
        </w:rPr>
        <w:t>en</w:t>
      </w:r>
      <w:r>
        <w:rPr>
          <w:sz w:val="24"/>
        </w:rPr>
        <w:t xml:space="preserve"> — благородный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sus obras)</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r>
    </w:p>
    <w:p>
      <w:pPr>
        <w:pStyle w:val="FR4"/>
        <w:ind w:firstLine="284" w:end="0"/>
        <w:jc w:val="center"/>
        <w:rPr>
          <w:rFonts w:ascii="Times New Roman" w:hAnsi="Times New Roman" w:cs="Times New Roman"/>
          <w:b/>
          <w:sz w:val="32"/>
        </w:rPr>
      </w:pPr>
      <w:r>
        <w:rPr>
          <w:rFonts w:cs="Times New Roman" w:ascii="Times New Roman" w:hAnsi="Times New Roman"/>
          <w:b/>
          <w:sz w:val="32"/>
        </w:rPr>
        <w:t>О</w:t>
      </w:r>
    </w:p>
    <w:p>
      <w:pPr>
        <w:pStyle w:val="Normal1"/>
        <w:spacing w:lineRule="auto" w:line="240"/>
        <w:ind w:firstLine="284" w:end="0"/>
        <w:rPr/>
      </w:pPr>
      <w:r>
        <w:rPr>
          <w:sz w:val="24"/>
          <w:lang w:val="en-US"/>
        </w:rPr>
        <w:t>Obsequioso</w:t>
      </w:r>
      <w:r>
        <w:rPr>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услужливый, любезный по отноше</w:t>
        <w:softHyphen/>
        <w:t>нию к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para, para con</w:t>
      </w:r>
      <w:r>
        <w:rPr>
          <w:sz w:val="24"/>
          <w:lang w:val="en-US"/>
        </w:rPr>
        <w:t xml:space="preserve"> sus huéspedes)</w:t>
      </w:r>
    </w:p>
    <w:p>
      <w:pPr>
        <w:pStyle w:val="Normal1"/>
        <w:spacing w:lineRule="auto" w:line="240"/>
        <w:ind w:firstLine="284" w:end="0"/>
        <w:rPr/>
      </w:pPr>
      <w:r>
        <w:rPr>
          <w:sz w:val="24"/>
          <w:lang w:val="en-US"/>
        </w:rPr>
        <w:t>Odioso</w:t>
      </w:r>
      <w:r>
        <w:rPr>
          <w:sz w:val="24"/>
        </w:rPr>
        <w:t xml:space="preserve"> </w:t>
      </w:r>
      <w:r>
        <w:rPr>
          <w:b/>
          <w:bCs/>
          <w:sz w:val="24"/>
          <w:lang w:val="en-US"/>
        </w:rPr>
        <w:t>a</w:t>
      </w:r>
      <w:r>
        <w:rPr>
          <w:sz w:val="24"/>
        </w:rPr>
        <w:t xml:space="preserve"> — ненавистный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 gente)</w:t>
      </w:r>
    </w:p>
    <w:p>
      <w:pPr>
        <w:pStyle w:val="Normal1"/>
        <w:spacing w:lineRule="auto" w:line="240"/>
        <w:ind w:firstLine="284" w:end="0"/>
        <w:rPr/>
      </w:pPr>
      <w:r>
        <w:rPr>
          <w:sz w:val="24"/>
          <w:lang w:val="en-US"/>
        </w:rPr>
        <w:t>Orgulloso</w:t>
      </w:r>
      <w:r>
        <w:rPr>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надменный, высокомерный по отношению к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para con</w:t>
      </w:r>
      <w:r>
        <w:rPr>
          <w:sz w:val="24"/>
          <w:lang w:val="en-US"/>
        </w:rPr>
        <w:t xml:space="preserve"> todos)</w:t>
      </w:r>
    </w:p>
    <w:p>
      <w:pPr>
        <w:pStyle w:val="Normal1"/>
        <w:spacing w:lineRule="auto" w:line="240"/>
        <w:ind w:firstLine="709" w:end="0"/>
        <w:rPr/>
      </w:pPr>
      <w:r>
        <w:rPr>
          <w:b/>
          <w:bCs/>
          <w:sz w:val="24"/>
          <w:lang w:val="en-US"/>
        </w:rPr>
        <w:t>de</w:t>
      </w:r>
      <w:r>
        <w:rPr>
          <w:b/>
          <w:bCs/>
          <w:sz w:val="24"/>
        </w:rPr>
        <w:t>, ро</w:t>
      </w:r>
      <w:r>
        <w:rPr>
          <w:b/>
          <w:bCs/>
          <w:sz w:val="24"/>
          <w:lang w:val="en-US"/>
        </w:rPr>
        <w:t>r</w:t>
      </w:r>
      <w:r>
        <w:rPr>
          <w:sz w:val="24"/>
        </w:rPr>
        <w:t xml:space="preserve"> — гордый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 xml:space="preserve">de, </w:t>
      </w:r>
      <w:r>
        <w:rPr>
          <w:i/>
          <w:iCs/>
          <w:sz w:val="24"/>
        </w:rPr>
        <w:t>ро</w:t>
      </w:r>
      <w:r>
        <w:rPr>
          <w:i/>
          <w:iCs/>
          <w:sz w:val="24"/>
          <w:lang w:val="en-US"/>
        </w:rPr>
        <w:t>r</w:t>
      </w:r>
      <w:r>
        <w:rPr>
          <w:sz w:val="24"/>
          <w:lang w:val="en-US"/>
        </w:rPr>
        <w:t xml:space="preserve"> su obra)</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sz w:val="32"/>
        </w:rPr>
      </w:pPr>
      <w:r>
        <w:rPr>
          <w:b/>
          <w:sz w:val="32"/>
        </w:rPr>
        <w:t>Р</w:t>
      </w:r>
    </w:p>
    <w:p>
      <w:pPr>
        <w:pStyle w:val="Normal1"/>
        <w:spacing w:lineRule="auto" w:line="240"/>
        <w:ind w:firstLine="284" w:end="0"/>
        <w:rPr/>
      </w:pPr>
      <w:r>
        <w:rPr>
          <w:sz w:val="24"/>
          <w:lang w:val="en-US"/>
        </w:rPr>
        <w:t>Perjudicial</w:t>
      </w:r>
      <w:r>
        <w:rPr>
          <w:sz w:val="24"/>
        </w:rPr>
        <w:t xml:space="preserve"> </w:t>
      </w:r>
      <w:r>
        <w:rPr>
          <w:b/>
          <w:bCs/>
          <w:sz w:val="24"/>
          <w:lang w:val="en-US"/>
        </w:rPr>
        <w:t>a</w:t>
      </w:r>
      <w:r>
        <w:rPr>
          <w:b/>
          <w:bCs/>
          <w:sz w:val="24"/>
        </w:rPr>
        <w:t xml:space="preserve">, </w:t>
      </w:r>
      <w:r>
        <w:rPr>
          <w:b/>
          <w:bCs/>
          <w:sz w:val="24"/>
          <w:lang w:val="en-US"/>
        </w:rPr>
        <w:t>para</w:t>
      </w:r>
      <w:r>
        <w:rPr>
          <w:sz w:val="24"/>
        </w:rPr>
        <w:t xml:space="preserve"> — вредный для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 para</w:t>
      </w:r>
      <w:r>
        <w:rPr>
          <w:sz w:val="24"/>
          <w:lang w:val="en-US"/>
        </w:rPr>
        <w:t xml:space="preserve"> la vista) </w:t>
      </w:r>
    </w:p>
    <w:p>
      <w:pPr>
        <w:pStyle w:val="Normal1"/>
        <w:spacing w:lineRule="auto" w:line="240"/>
        <w:ind w:firstLine="284" w:end="0"/>
        <w:rPr/>
      </w:pPr>
      <w:r>
        <w:rPr>
          <w:sz w:val="24"/>
          <w:lang w:val="en-US"/>
        </w:rPr>
        <w:t>Pertinaz</w:t>
      </w:r>
      <w:r>
        <w:rPr>
          <w:sz w:val="24"/>
        </w:rPr>
        <w:t xml:space="preserve"> </w:t>
      </w:r>
      <w:r>
        <w:rPr>
          <w:b/>
          <w:bCs/>
          <w:sz w:val="24"/>
          <w:lang w:val="en-US"/>
        </w:rPr>
        <w:t>de</w:t>
      </w:r>
      <w:r>
        <w:rPr>
          <w:sz w:val="24"/>
        </w:rPr>
        <w:t xml:space="preserve"> </w:t>
      </w:r>
      <w:r>
        <w:rPr>
          <w:sz w:val="24"/>
          <w:lang w:val="en-US"/>
        </w:rPr>
        <w:t>car</w:t>
      </w:r>
      <w:r>
        <w:rPr>
          <w:sz w:val="24"/>
        </w:rPr>
        <w:t>á</w:t>
      </w:r>
      <w:r>
        <w:rPr>
          <w:sz w:val="24"/>
          <w:lang w:val="en-US"/>
        </w:rPr>
        <w:t>cter</w:t>
      </w:r>
      <w:r>
        <w:rPr>
          <w:sz w:val="24"/>
        </w:rPr>
        <w:t xml:space="preserve"> — упрямый по характеру</w:t>
      </w:r>
    </w:p>
    <w:p>
      <w:pPr>
        <w:pStyle w:val="Normal1"/>
        <w:spacing w:lineRule="auto" w:line="240"/>
        <w:ind w:firstLine="284" w:end="0"/>
        <w:rPr/>
      </w:pPr>
      <w:r>
        <w:rPr>
          <w:sz w:val="24"/>
          <w:lang w:val="en-US"/>
        </w:rPr>
        <w:t>Presidido</w:t>
      </w:r>
      <w:r>
        <w:rPr>
          <w:sz w:val="24"/>
        </w:rPr>
        <w:t xml:space="preserve"> </w:t>
      </w:r>
      <w:r>
        <w:rPr>
          <w:b/>
          <w:bCs/>
          <w:sz w:val="24"/>
          <w:lang w:val="en-US"/>
        </w:rPr>
        <w:t>de</w:t>
      </w:r>
      <w:r>
        <w:rPr>
          <w:b/>
          <w:bCs/>
          <w:sz w:val="24"/>
        </w:rPr>
        <w:t>, ро</w:t>
      </w:r>
      <w:r>
        <w:rPr>
          <w:b/>
          <w:bCs/>
          <w:sz w:val="24"/>
          <w:lang w:val="en-US"/>
        </w:rPr>
        <w:t>r</w:t>
      </w:r>
      <w:r>
        <w:rPr>
          <w:sz w:val="24"/>
        </w:rPr>
        <w:t xml:space="preserve"> — возглавляемый кем-либо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del, por</w:t>
      </w:r>
      <w:r>
        <w:rPr>
          <w:sz w:val="24"/>
          <w:lang w:val="en-US"/>
        </w:rPr>
        <w:t xml:space="preserve"> el jefe) </w:t>
      </w:r>
    </w:p>
    <w:p>
      <w:pPr>
        <w:pStyle w:val="Normal1"/>
        <w:spacing w:lineRule="auto" w:line="240"/>
        <w:ind w:firstLine="284" w:end="0"/>
        <w:rPr/>
      </w:pPr>
      <w:r>
        <w:rPr>
          <w:sz w:val="24"/>
          <w:lang w:val="en-US"/>
        </w:rPr>
        <w:t>Presto</w:t>
      </w:r>
      <w:r>
        <w:rPr>
          <w:sz w:val="24"/>
        </w:rPr>
        <w:t xml:space="preserve"> </w:t>
      </w:r>
      <w:r>
        <w:rPr>
          <w:b/>
          <w:bCs/>
          <w:sz w:val="24"/>
          <w:lang w:val="en-US"/>
        </w:rPr>
        <w:t>a</w:t>
      </w:r>
      <w:r>
        <w:rPr>
          <w:b/>
          <w:bCs/>
          <w:sz w:val="24"/>
        </w:rPr>
        <w:t xml:space="preserve">, </w:t>
      </w:r>
      <w:r>
        <w:rPr>
          <w:b/>
          <w:bCs/>
          <w:sz w:val="24"/>
          <w:lang w:val="en-US"/>
        </w:rPr>
        <w:t>para</w:t>
      </w:r>
      <w:r>
        <w:rPr>
          <w:sz w:val="24"/>
        </w:rPr>
        <w:t>— готовый к чему-либо, для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 para</w:t>
      </w:r>
      <w:r>
        <w:rPr>
          <w:sz w:val="24"/>
          <w:lang w:val="en-US"/>
        </w:rPr>
        <w:t xml:space="preserve"> correr) </w:t>
      </w:r>
    </w:p>
    <w:p>
      <w:pPr>
        <w:pStyle w:val="Normal1"/>
        <w:spacing w:lineRule="auto" w:line="240"/>
        <w:ind w:firstLine="284" w:end="0"/>
        <w:rPr/>
      </w:pPr>
      <w:r>
        <w:rPr>
          <w:sz w:val="24"/>
          <w:lang w:val="en-US"/>
        </w:rPr>
        <w:t xml:space="preserve">Pronto </w:t>
      </w:r>
      <w:r>
        <w:rPr>
          <w:b/>
          <w:bCs/>
          <w:sz w:val="24"/>
          <w:lang w:val="en-US"/>
        </w:rPr>
        <w:t>a</w:t>
      </w:r>
      <w:r>
        <w:rPr>
          <w:sz w:val="24"/>
          <w:lang w:val="en-US"/>
        </w:rPr>
        <w:t xml:space="preserve"> </w:t>
      </w:r>
      <w:r>
        <w:rPr>
          <w:i/>
          <w:sz w:val="24"/>
          <w:lang w:val="en-US"/>
        </w:rPr>
        <w:t>enfadarse</w:t>
      </w:r>
      <w:r>
        <w:rPr>
          <w:sz w:val="24"/>
          <w:lang w:val="en-US"/>
        </w:rPr>
        <w:t xml:space="preserve"> — </w:t>
      </w:r>
      <w:r>
        <w:rPr>
          <w:sz w:val="24"/>
        </w:rPr>
        <w:t>вспыльчивый</w:t>
      </w:r>
      <w:r>
        <w:rPr>
          <w:sz w:val="24"/>
          <w:lang w:val="en-US"/>
        </w:rPr>
        <w:t xml:space="preserve"> </w:t>
      </w:r>
    </w:p>
    <w:p>
      <w:pPr>
        <w:pStyle w:val="Normal1"/>
        <w:spacing w:lineRule="auto" w:line="240"/>
        <w:ind w:firstLine="284" w:end="0"/>
        <w:rPr/>
      </w:pPr>
      <w:r>
        <w:rPr>
          <w:sz w:val="24"/>
          <w:lang w:val="en-US"/>
        </w:rPr>
        <w:t xml:space="preserve">Pronto </w:t>
      </w:r>
      <w:r>
        <w:rPr>
          <w:b/>
          <w:bCs/>
          <w:sz w:val="24"/>
          <w:lang w:val="en-US"/>
        </w:rPr>
        <w:t>en</w:t>
      </w:r>
      <w:r>
        <w:rPr>
          <w:sz w:val="24"/>
          <w:lang w:val="en-US"/>
        </w:rPr>
        <w:t xml:space="preserve"> </w:t>
      </w:r>
      <w:r>
        <w:rPr>
          <w:i/>
          <w:sz w:val="24"/>
          <w:lang w:val="en-US"/>
        </w:rPr>
        <w:t>las respuestas</w:t>
      </w:r>
      <w:r>
        <w:rPr>
          <w:sz w:val="24"/>
          <w:lang w:val="en-US"/>
        </w:rPr>
        <w:t xml:space="preserve"> — </w:t>
      </w:r>
      <w:r>
        <w:rPr>
          <w:sz w:val="24"/>
        </w:rPr>
        <w:t>быстрый</w:t>
      </w:r>
      <w:r>
        <w:rPr>
          <w:sz w:val="24"/>
          <w:lang w:val="en-US"/>
        </w:rPr>
        <w:t xml:space="preserve"> </w:t>
      </w:r>
      <w:r>
        <w:rPr>
          <w:sz w:val="24"/>
        </w:rPr>
        <w:t>в</w:t>
      </w:r>
      <w:r>
        <w:rPr>
          <w:sz w:val="24"/>
          <w:lang w:val="en-US"/>
        </w:rPr>
        <w:t xml:space="preserve"> </w:t>
      </w:r>
      <w:r>
        <w:rPr>
          <w:sz w:val="24"/>
        </w:rPr>
        <w:t>ответах</w:t>
      </w:r>
      <w:r>
        <w:rPr>
          <w:sz w:val="24"/>
          <w:lang w:val="en-US"/>
        </w:rPr>
        <w:t xml:space="preserve"> </w:t>
      </w:r>
    </w:p>
    <w:p>
      <w:pPr>
        <w:pStyle w:val="Normal1"/>
        <w:spacing w:lineRule="auto" w:line="240"/>
        <w:ind w:firstLine="284" w:end="0"/>
        <w:rPr/>
      </w:pPr>
      <w:r>
        <w:rPr>
          <w:sz w:val="24"/>
          <w:lang w:val="en-US"/>
        </w:rPr>
        <w:t>Pronto</w:t>
      </w:r>
      <w:r>
        <w:rPr>
          <w:sz w:val="24"/>
        </w:rPr>
        <w:t xml:space="preserve"> </w:t>
      </w:r>
      <w:r>
        <w:rPr>
          <w:b/>
          <w:bCs/>
          <w:sz w:val="24"/>
          <w:lang w:val="en-US"/>
        </w:rPr>
        <w:t>para</w:t>
      </w:r>
      <w:r>
        <w:rPr>
          <w:sz w:val="24"/>
        </w:rPr>
        <w:t xml:space="preserve"> </w:t>
      </w:r>
      <w:r>
        <w:rPr>
          <w:i/>
          <w:sz w:val="24"/>
          <w:lang w:val="en-US"/>
        </w:rPr>
        <w:t>trabajar</w:t>
      </w:r>
      <w:r>
        <w:rPr>
          <w:sz w:val="24"/>
        </w:rPr>
        <w:t xml:space="preserve"> — скорый в работе </w:t>
      </w:r>
    </w:p>
    <w:p>
      <w:pPr>
        <w:pStyle w:val="Normal1"/>
        <w:spacing w:lineRule="auto" w:line="240"/>
        <w:ind w:firstLine="284" w:end="0"/>
        <w:rPr/>
      </w:pPr>
      <w:r>
        <w:rPr>
          <w:sz w:val="24"/>
          <w:lang w:val="en-US"/>
        </w:rPr>
        <w:t>Propio</w:t>
      </w:r>
      <w:r>
        <w:rPr>
          <w:sz w:val="24"/>
        </w:rPr>
        <w:t xml:space="preserve"> </w:t>
      </w:r>
      <w:r>
        <w:rPr>
          <w:b/>
          <w:bCs/>
          <w:sz w:val="24"/>
          <w:lang w:val="en-US"/>
        </w:rPr>
        <w:t>a</w:t>
      </w:r>
      <w:r>
        <w:rPr>
          <w:b/>
          <w:bCs/>
          <w:sz w:val="24"/>
        </w:rPr>
        <w:t xml:space="preserve">, </w:t>
      </w:r>
      <w:r>
        <w:rPr>
          <w:b/>
          <w:bCs/>
          <w:sz w:val="24"/>
          <w:lang w:val="en-US"/>
        </w:rPr>
        <w:t>de</w:t>
      </w:r>
      <w:r>
        <w:rPr>
          <w:b/>
          <w:bCs/>
          <w:sz w:val="24"/>
        </w:rPr>
        <w:t xml:space="preserve">, </w:t>
      </w:r>
      <w:r>
        <w:rPr>
          <w:b/>
          <w:bCs/>
          <w:sz w:val="24"/>
          <w:lang w:val="en-US"/>
        </w:rPr>
        <w:t>para</w:t>
      </w:r>
      <w:r>
        <w:rPr>
          <w:sz w:val="24"/>
        </w:rPr>
        <w:t xml:space="preserve"> — свойственный чему-либо, характерный для чего-либо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al, del, para</w:t>
      </w:r>
      <w:r>
        <w:rPr>
          <w:sz w:val="24"/>
          <w:lang w:val="en-US"/>
        </w:rPr>
        <w:t xml:space="preserve"> el caso)</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sz w:val="32"/>
        </w:rPr>
      </w:pPr>
      <w:r>
        <w:rPr>
          <w:b/>
          <w:sz w:val="32"/>
          <w:lang w:val="en-US"/>
        </w:rPr>
        <w:t>R</w:t>
      </w:r>
    </w:p>
    <w:p>
      <w:pPr>
        <w:pStyle w:val="Normal1"/>
        <w:spacing w:lineRule="auto" w:line="240"/>
        <w:ind w:firstLine="284" w:end="0"/>
        <w:rPr/>
      </w:pPr>
      <w:r>
        <w:rPr>
          <w:sz w:val="24"/>
          <w:lang w:val="en-US"/>
        </w:rPr>
        <w:t>Resuelto</w:t>
      </w:r>
      <w:r>
        <w:rPr>
          <w:sz w:val="24"/>
        </w:rPr>
        <w:t xml:space="preserve"> </w:t>
      </w:r>
      <w:r>
        <w:rPr>
          <w:b/>
          <w:bCs/>
          <w:sz w:val="24"/>
          <w:lang w:val="en-US"/>
        </w:rPr>
        <w:t>en</w:t>
      </w:r>
      <w:r>
        <w:rPr>
          <w:b/>
          <w:bCs/>
          <w:sz w:val="24"/>
        </w:rPr>
        <w:t xml:space="preserve">, </w:t>
      </w:r>
      <w:r>
        <w:rPr>
          <w:b/>
          <w:bCs/>
          <w:sz w:val="24"/>
          <w:lang w:val="en-US"/>
        </w:rPr>
        <w:t>para</w:t>
      </w:r>
      <w:r>
        <w:rPr>
          <w:sz w:val="24"/>
        </w:rPr>
        <w:t xml:space="preserve"> — решительный, смелый, быстрый, проворный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 para</w:t>
      </w:r>
      <w:r>
        <w:rPr>
          <w:sz w:val="24"/>
          <w:lang w:val="en-US"/>
        </w:rPr>
        <w:t xml:space="preserve"> obrar) </w:t>
      </w:r>
    </w:p>
    <w:p>
      <w:pPr>
        <w:pStyle w:val="Normal1"/>
        <w:spacing w:lineRule="auto" w:line="240"/>
        <w:ind w:firstLine="284" w:end="0"/>
        <w:rPr/>
      </w:pPr>
      <w:r>
        <w:rPr>
          <w:sz w:val="24"/>
          <w:lang w:val="en-US"/>
        </w:rPr>
        <w:t>Rico</w:t>
      </w:r>
      <w:r>
        <w:rPr>
          <w:sz w:val="24"/>
        </w:rPr>
        <w:t xml:space="preserve"> </w:t>
      </w:r>
      <w:r>
        <w:rPr>
          <w:b/>
          <w:bCs/>
          <w:sz w:val="24"/>
          <w:lang w:val="en-US"/>
        </w:rPr>
        <w:t>en</w:t>
      </w:r>
      <w:r>
        <w:rPr>
          <w:sz w:val="24"/>
        </w:rPr>
        <w:t xml:space="preserve"> — богатый чем-либо</w:t>
      </w:r>
    </w:p>
    <w:p>
      <w:pPr>
        <w:pStyle w:val="Normal1"/>
        <w:spacing w:lineRule="auto" w:line="240"/>
        <w:ind w:firstLine="284" w:end="0"/>
        <w:rPr/>
      </w:pPr>
      <w:r>
        <w:rPr>
          <w:sz w:val="24"/>
        </w:rPr>
        <w:t xml:space="preserve">                   </w:t>
      </w:r>
      <w:r>
        <w:rPr>
          <w:sz w:val="24"/>
        </w:rPr>
        <w:t xml:space="preserve">(~ </w:t>
      </w:r>
      <w:r>
        <w:rPr>
          <w:i/>
          <w:iCs/>
          <w:sz w:val="24"/>
          <w:lang w:val="en-US"/>
        </w:rPr>
        <w:t>en</w:t>
      </w:r>
      <w:r>
        <w:rPr>
          <w:sz w:val="24"/>
        </w:rPr>
        <w:t xml:space="preserve"> </w:t>
      </w:r>
      <w:r>
        <w:rPr>
          <w:sz w:val="24"/>
          <w:lang w:val="en-US"/>
        </w:rPr>
        <w:t>minerales</w:t>
      </w:r>
      <w:r>
        <w:rPr>
          <w:sz w:val="24"/>
        </w:rPr>
        <w:t xml:space="preserve">) </w:t>
      </w:r>
    </w:p>
    <w:p>
      <w:pPr>
        <w:pStyle w:val="Normal1"/>
        <w:spacing w:lineRule="auto" w:line="240"/>
        <w:ind w:firstLine="284" w:end="0"/>
        <w:rPr/>
      </w:pPr>
      <w:r>
        <w:rPr>
          <w:sz w:val="24"/>
          <w:lang w:val="en-US"/>
        </w:rPr>
        <w:t>Rid</w:t>
      </w:r>
      <w:r>
        <w:rPr>
          <w:sz w:val="24"/>
        </w:rPr>
        <w:t>í</w:t>
      </w:r>
      <w:r>
        <w:rPr>
          <w:sz w:val="24"/>
          <w:lang w:val="en-US"/>
        </w:rPr>
        <w:t>culo</w:t>
      </w:r>
      <w:r>
        <w:rPr>
          <w:sz w:val="24"/>
        </w:rPr>
        <w:t xml:space="preserve"> </w:t>
      </w:r>
      <w:r>
        <w:rPr>
          <w:b/>
          <w:bCs/>
          <w:sz w:val="24"/>
          <w:lang w:val="en-US"/>
        </w:rPr>
        <w:t>en</w:t>
      </w:r>
      <w:r>
        <w:rPr>
          <w:sz w:val="24"/>
        </w:rPr>
        <w:t xml:space="preserve"> — смешной, нелепый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 porte)</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r>
    </w:p>
    <w:p>
      <w:pPr>
        <w:pStyle w:val="FR4"/>
        <w:ind w:firstLine="284" w:end="0"/>
        <w:jc w:val="center"/>
        <w:rPr>
          <w:rFonts w:ascii="Times New Roman" w:hAnsi="Times New Roman" w:cs="Times New Roman"/>
          <w:b/>
          <w:sz w:val="32"/>
        </w:rPr>
      </w:pPr>
      <w:r>
        <w:rPr>
          <w:rFonts w:cs="Times New Roman" w:ascii="Times New Roman" w:hAnsi="Times New Roman"/>
          <w:b/>
          <w:sz w:val="32"/>
          <w:lang w:val="en-US"/>
        </w:rPr>
        <w:t>S</w:t>
      </w:r>
    </w:p>
    <w:p>
      <w:pPr>
        <w:pStyle w:val="Normal1"/>
        <w:spacing w:lineRule="auto" w:line="240"/>
        <w:ind w:firstLine="284" w:end="0"/>
        <w:rPr/>
      </w:pPr>
      <w:r>
        <w:rPr>
          <w:sz w:val="24"/>
          <w:lang w:val="en-US"/>
        </w:rPr>
        <w:t>Semejante</w:t>
      </w:r>
      <w:r>
        <w:rPr>
          <w:sz w:val="24"/>
        </w:rPr>
        <w:t xml:space="preserve"> </w:t>
      </w:r>
      <w:r>
        <w:rPr>
          <w:b/>
          <w:bCs/>
          <w:sz w:val="24"/>
          <w:lang w:val="en-US"/>
        </w:rPr>
        <w:t>a</w:t>
      </w:r>
      <w:r>
        <w:rPr>
          <w:sz w:val="24"/>
        </w:rPr>
        <w:t xml:space="preserve"> — похожий на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su padre) </w:t>
      </w:r>
    </w:p>
    <w:p>
      <w:pPr>
        <w:pStyle w:val="Normal1"/>
        <w:spacing w:lineRule="auto" w:line="240"/>
        <w:ind w:firstLine="709" w:end="0"/>
        <w:rPr/>
      </w:pPr>
      <w:r>
        <w:rPr>
          <w:b/>
          <w:bCs/>
          <w:sz w:val="24"/>
          <w:lang w:val="en-US"/>
        </w:rPr>
        <w:t>en</w:t>
      </w:r>
      <w:r>
        <w:rPr>
          <w:sz w:val="24"/>
        </w:rPr>
        <w:t xml:space="preserve"> — похожий, сходный в чем-либо</w:t>
      </w:r>
    </w:p>
    <w:p>
      <w:pPr>
        <w:pStyle w:val="FR4"/>
        <w:ind w:firstLine="284" w:end="0"/>
        <w:jc w:val="both"/>
        <w:rPr/>
      </w:pPr>
      <w:r>
        <w:rPr>
          <w:rFonts w:cs="Times New Roman" w:ascii="Times New Roman" w:hAnsi="Times New Roman"/>
          <w:sz w:val="24"/>
        </w:rPr>
        <w:t xml:space="preserve">                      </w:t>
      </w:r>
      <w:r>
        <w:rPr>
          <w:rFonts w:cs="Times New Roman" w:ascii="Times New Roman" w:hAnsi="Times New Roman"/>
          <w:sz w:val="24"/>
        </w:rPr>
        <w:t xml:space="preserve">(~ </w:t>
      </w:r>
      <w:r>
        <w:rPr>
          <w:rFonts w:cs="Times New Roman" w:ascii="Times New Roman" w:hAnsi="Times New Roman"/>
          <w:i/>
          <w:iCs/>
          <w:sz w:val="24"/>
          <w:lang w:val="en-US"/>
        </w:rPr>
        <w:t>en</w:t>
      </w:r>
      <w:r>
        <w:rPr>
          <w:rFonts w:cs="Times New Roman" w:ascii="Times New Roman" w:hAnsi="Times New Roman"/>
          <w:sz w:val="24"/>
        </w:rPr>
        <w:t xml:space="preserve"> </w:t>
      </w:r>
      <w:r>
        <w:rPr>
          <w:rFonts w:cs="Times New Roman" w:ascii="Times New Roman" w:hAnsi="Times New Roman"/>
          <w:sz w:val="24"/>
          <w:lang w:val="en-US"/>
        </w:rPr>
        <w:t>todo</w:t>
      </w:r>
      <w:r>
        <w:rPr>
          <w:rFonts w:cs="Times New Roman" w:ascii="Times New Roman" w:hAnsi="Times New Roman"/>
          <w:sz w:val="24"/>
        </w:rPr>
        <w:t>)</w:t>
      </w:r>
    </w:p>
    <w:p>
      <w:pPr>
        <w:pStyle w:val="Normal1"/>
        <w:spacing w:lineRule="auto" w:line="240"/>
        <w:ind w:firstLine="284" w:end="0"/>
        <w:rPr/>
      </w:pPr>
      <w:r>
        <w:rPr>
          <w:sz w:val="24"/>
          <w:lang w:val="en-US"/>
        </w:rPr>
        <w:t>Severo</w:t>
      </w:r>
      <w:r>
        <w:rPr>
          <w:sz w:val="24"/>
        </w:rPr>
        <w:t xml:space="preserve"> </w:t>
      </w:r>
      <w:r>
        <w:rPr>
          <w:b/>
          <w:bCs/>
          <w:sz w:val="24"/>
          <w:lang w:val="en-US"/>
        </w:rPr>
        <w:t>con</w:t>
      </w:r>
      <w:r>
        <w:rPr>
          <w:b/>
          <w:bCs/>
          <w:sz w:val="24"/>
        </w:rPr>
        <w:t xml:space="preserve">, </w:t>
      </w:r>
      <w:r>
        <w:rPr>
          <w:b/>
          <w:bCs/>
          <w:sz w:val="24"/>
          <w:lang w:val="en-US"/>
        </w:rPr>
        <w:t>para</w:t>
      </w:r>
      <w:r>
        <w:rPr>
          <w:b/>
          <w:bCs/>
          <w:sz w:val="24"/>
        </w:rPr>
        <w:t xml:space="preserve">, </w:t>
      </w:r>
      <w:r>
        <w:rPr>
          <w:b/>
          <w:bCs/>
          <w:sz w:val="24"/>
          <w:lang w:val="en-US"/>
        </w:rPr>
        <w:t>para</w:t>
      </w:r>
      <w:r>
        <w:rPr>
          <w:b/>
          <w:bCs/>
          <w:sz w:val="24"/>
        </w:rPr>
        <w:t xml:space="preserve"> </w:t>
      </w:r>
      <w:r>
        <w:rPr>
          <w:b/>
          <w:bCs/>
          <w:sz w:val="24"/>
          <w:lang w:val="en-US"/>
        </w:rPr>
        <w:t>con</w:t>
      </w:r>
      <w:r>
        <w:rPr>
          <w:sz w:val="24"/>
        </w:rPr>
        <w:t xml:space="preserve"> — суровый, строгий по отношению к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con, para, para con</w:t>
      </w:r>
      <w:r>
        <w:rPr>
          <w:sz w:val="24"/>
          <w:lang w:val="en-US"/>
        </w:rPr>
        <w:t xml:space="preserve"> los discípulos) </w:t>
      </w:r>
    </w:p>
    <w:p>
      <w:pPr>
        <w:pStyle w:val="Normal1"/>
        <w:spacing w:lineRule="auto" w:line="240"/>
        <w:ind w:firstLine="709" w:end="0"/>
        <w:rPr/>
      </w:pPr>
      <w:r>
        <w:rPr>
          <w:b/>
          <w:bCs/>
          <w:sz w:val="24"/>
          <w:lang w:val="en-US"/>
        </w:rPr>
        <w:t>en</w:t>
      </w:r>
      <w:r>
        <w:rPr>
          <w:sz w:val="24"/>
        </w:rPr>
        <w:t xml:space="preserve"> — точный в чем-либо, суровый, строгий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sus juicios) </w:t>
      </w:r>
    </w:p>
    <w:p>
      <w:pPr>
        <w:pStyle w:val="Normal1"/>
        <w:spacing w:lineRule="auto" w:line="240"/>
        <w:ind w:firstLine="284" w:end="0"/>
        <w:rPr/>
      </w:pPr>
      <w:r>
        <w:rPr>
          <w:sz w:val="24"/>
          <w:lang w:val="en-US"/>
        </w:rPr>
        <w:t>Sordo</w:t>
      </w:r>
      <w:r>
        <w:rPr>
          <w:sz w:val="24"/>
        </w:rPr>
        <w:t xml:space="preserve"> </w:t>
      </w:r>
      <w:r>
        <w:rPr>
          <w:b/>
          <w:bCs/>
          <w:sz w:val="24"/>
          <w:lang w:val="en-US"/>
        </w:rPr>
        <w:t>a</w:t>
      </w:r>
      <w:r>
        <w:rPr>
          <w:sz w:val="24"/>
        </w:rPr>
        <w:t xml:space="preserve"> — глухой к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los ruegos) </w:t>
      </w:r>
    </w:p>
    <w:p>
      <w:pPr>
        <w:pStyle w:val="Normal1"/>
        <w:spacing w:lineRule="auto" w:line="240"/>
        <w:ind w:firstLine="284" w:end="0"/>
        <w:rPr/>
      </w:pPr>
      <w:r>
        <w:rPr>
          <w:sz w:val="24"/>
          <w:lang w:val="en-US"/>
        </w:rPr>
        <w:t>Sospechoso</w:t>
      </w:r>
      <w:r>
        <w:rPr>
          <w:sz w:val="24"/>
        </w:rPr>
        <w:t xml:space="preserve"> </w:t>
      </w:r>
      <w:r>
        <w:rPr>
          <w:b/>
          <w:bCs/>
          <w:sz w:val="24"/>
          <w:lang w:val="en-US"/>
        </w:rPr>
        <w:t>a</w:t>
      </w:r>
      <w:r>
        <w:rPr>
          <w:sz w:val="24"/>
        </w:rPr>
        <w:t xml:space="preserve"> — подозрительный кому-либо</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w:t>
      </w:r>
      <w:r>
        <w:rPr>
          <w:sz w:val="24"/>
          <w:lang w:val="en-US"/>
        </w:rPr>
        <w:t>alguno</w:t>
      </w:r>
      <w:r>
        <w:rPr>
          <w:sz w:val="24"/>
        </w:rPr>
        <w:t xml:space="preserve">) </w:t>
      </w:r>
    </w:p>
    <w:p>
      <w:pPr>
        <w:pStyle w:val="Normal1"/>
        <w:spacing w:lineRule="auto" w:line="240"/>
        <w:ind w:firstLine="709" w:end="0"/>
        <w:rPr/>
      </w:pPr>
      <w:r>
        <w:rPr>
          <w:b/>
          <w:bCs/>
          <w:sz w:val="24"/>
          <w:lang w:val="en-US"/>
        </w:rPr>
        <w:t>de</w:t>
      </w:r>
      <w:r>
        <w:rPr>
          <w:sz w:val="24"/>
        </w:rPr>
        <w:t xml:space="preserve"> — подозреваемый в чем-либо</w:t>
      </w:r>
    </w:p>
    <w:p>
      <w:pPr>
        <w:pStyle w:val="Normal1"/>
        <w:spacing w:lineRule="auto" w:line="240"/>
        <w:ind w:firstLine="284" w:end="0"/>
        <w:rPr/>
      </w:pPr>
      <w:r>
        <w:rPr>
          <w:sz w:val="24"/>
        </w:rPr>
        <w:t xml:space="preserve">                     </w:t>
      </w:r>
      <w:r>
        <w:rPr>
          <w:sz w:val="24"/>
        </w:rPr>
        <w:t xml:space="preserve">(~ </w:t>
      </w:r>
      <w:r>
        <w:rPr>
          <w:i/>
          <w:iCs/>
          <w:sz w:val="24"/>
          <w:lang w:val="en-US"/>
        </w:rPr>
        <w:t>de</w:t>
      </w:r>
      <w:r>
        <w:rPr>
          <w:sz w:val="24"/>
        </w:rPr>
        <w:t xml:space="preserve"> </w:t>
      </w:r>
      <w:r>
        <w:rPr>
          <w:sz w:val="24"/>
          <w:lang w:val="en-US"/>
        </w:rPr>
        <w:t>hurto</w:t>
      </w:r>
      <w:r>
        <w:rPr>
          <w:sz w:val="24"/>
        </w:rPr>
        <w:t>)</w:t>
      </w:r>
    </w:p>
    <w:p>
      <w:pPr>
        <w:pStyle w:val="Normal1"/>
        <w:spacing w:lineRule="auto" w:line="240"/>
        <w:ind w:firstLine="284" w:end="0"/>
        <w:rPr/>
      </w:pPr>
      <w:r>
        <w:rPr>
          <w:sz w:val="24"/>
          <w:lang w:val="en-US"/>
        </w:rPr>
        <w:t>Sumiso</w:t>
      </w:r>
      <w:r>
        <w:rPr>
          <w:sz w:val="24"/>
        </w:rPr>
        <w:t xml:space="preserve"> </w:t>
      </w:r>
      <w:r>
        <w:rPr>
          <w:b/>
          <w:bCs/>
          <w:sz w:val="24"/>
          <w:lang w:val="en-US"/>
        </w:rPr>
        <w:t>a</w:t>
      </w:r>
      <w:r>
        <w:rPr>
          <w:sz w:val="24"/>
        </w:rPr>
        <w:t xml:space="preserve"> — покорный, послушный, подчиняющийся кому-либо, чему-либо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las leyes)</w:t>
      </w:r>
    </w:p>
    <w:p>
      <w:pPr>
        <w:pStyle w:val="Normal1"/>
        <w:spacing w:lineRule="auto" w:line="240"/>
        <w:ind w:firstLine="284" w:end="0"/>
        <w:rPr/>
      </w:pPr>
      <w:r>
        <w:rPr>
          <w:sz w:val="24"/>
          <w:lang w:val="en-US"/>
        </w:rPr>
        <w:t>Superior</w:t>
      </w:r>
      <w:r>
        <w:rPr>
          <w:sz w:val="24"/>
        </w:rPr>
        <w:t xml:space="preserve"> </w:t>
      </w:r>
      <w:r>
        <w:rPr>
          <w:b/>
          <w:bCs/>
          <w:sz w:val="24"/>
          <w:lang w:val="en-US"/>
        </w:rPr>
        <w:t>a</w:t>
      </w:r>
      <w:r>
        <w:rPr>
          <w:sz w:val="24"/>
        </w:rPr>
        <w:t xml:space="preserve"> — превосходящий кого-либо</w:t>
      </w:r>
    </w:p>
    <w:p>
      <w:pPr>
        <w:pStyle w:val="Normal1"/>
        <w:spacing w:lineRule="auto" w:line="240"/>
        <w:ind w:firstLine="284" w:end="0"/>
        <w:rPr/>
      </w:pPr>
      <w:r>
        <w:rPr>
          <w:sz w:val="24"/>
        </w:rPr>
        <w:t xml:space="preserve">                   </w:t>
      </w:r>
      <w:r>
        <w:rPr>
          <w:sz w:val="24"/>
        </w:rPr>
        <w:t xml:space="preserve">(~ </w:t>
      </w:r>
      <w:r>
        <w:rPr>
          <w:i/>
          <w:iCs/>
          <w:sz w:val="24"/>
          <w:lang w:val="en-US"/>
        </w:rPr>
        <w:t>a</w:t>
      </w:r>
      <w:r>
        <w:rPr>
          <w:sz w:val="24"/>
        </w:rPr>
        <w:t xml:space="preserve"> é</w:t>
      </w:r>
      <w:r>
        <w:rPr>
          <w:sz w:val="24"/>
          <w:lang w:val="en-US"/>
        </w:rPr>
        <w:t>l</w:t>
      </w:r>
      <w:r>
        <w:rPr>
          <w:sz w:val="24"/>
        </w:rPr>
        <w:t>)</w:t>
      </w:r>
    </w:p>
    <w:p>
      <w:pPr>
        <w:pStyle w:val="Normal1"/>
        <w:spacing w:lineRule="auto" w:line="240"/>
        <w:ind w:firstLine="709" w:end="0"/>
        <w:rPr/>
      </w:pPr>
      <w:r>
        <w:rPr>
          <w:b/>
          <w:bCs/>
          <w:sz w:val="24"/>
        </w:rPr>
        <w:t>ро</w:t>
      </w:r>
      <w:r>
        <w:rPr>
          <w:b/>
          <w:bCs/>
          <w:sz w:val="24"/>
          <w:lang w:val="en-US"/>
        </w:rPr>
        <w:t>r</w:t>
      </w:r>
      <w:r>
        <w:rPr>
          <w:sz w:val="24"/>
        </w:rPr>
        <w:t xml:space="preserve"> — превосходящий чем-либо, в чем-либо </w:t>
      </w:r>
    </w:p>
    <w:p>
      <w:pPr>
        <w:pStyle w:val="Normal1"/>
        <w:spacing w:lineRule="auto" w:line="240"/>
        <w:ind w:firstLine="284"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su ingenio)</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r>
    </w:p>
    <w:p>
      <w:pPr>
        <w:pStyle w:val="FR4"/>
        <w:ind w:firstLine="284" w:end="0"/>
        <w:jc w:val="center"/>
        <w:rPr>
          <w:rFonts w:ascii="Times New Roman" w:hAnsi="Times New Roman" w:cs="Times New Roman"/>
          <w:b/>
          <w:sz w:val="32"/>
        </w:rPr>
      </w:pPr>
      <w:r>
        <w:rPr>
          <w:rFonts w:cs="Times New Roman" w:ascii="Times New Roman" w:hAnsi="Times New Roman"/>
          <w:b/>
          <w:sz w:val="32"/>
        </w:rPr>
        <w:t>Т</w:t>
      </w:r>
    </w:p>
    <w:p>
      <w:pPr>
        <w:pStyle w:val="Normal1"/>
        <w:spacing w:lineRule="auto" w:line="240"/>
        <w:ind w:firstLine="284" w:end="0"/>
        <w:rPr/>
      </w:pPr>
      <w:r>
        <w:rPr>
          <w:sz w:val="24"/>
          <w:lang w:val="en-US"/>
        </w:rPr>
        <w:t>Temeroso</w:t>
      </w:r>
      <w:r>
        <w:rPr>
          <w:sz w:val="24"/>
        </w:rPr>
        <w:t xml:space="preserve"> </w:t>
      </w:r>
      <w:r>
        <w:rPr>
          <w:b/>
          <w:bCs/>
          <w:sz w:val="24"/>
          <w:lang w:val="en-US"/>
        </w:rPr>
        <w:t>de</w:t>
      </w:r>
      <w:r>
        <w:rPr>
          <w:sz w:val="24"/>
        </w:rPr>
        <w:t xml:space="preserve"> — боящийся кого-либо, чего-либо</w:t>
      </w:r>
    </w:p>
    <w:p>
      <w:pPr>
        <w:pStyle w:val="Normal1"/>
        <w:spacing w:lineRule="auto" w:line="240"/>
        <w:ind w:firstLine="284" w:end="0"/>
        <w:rPr/>
      </w:pPr>
      <w:r>
        <w:rPr>
          <w:sz w:val="24"/>
        </w:rPr>
        <w:t xml:space="preserve">                     </w:t>
      </w:r>
      <w:r>
        <w:rPr>
          <w:sz w:val="24"/>
        </w:rPr>
        <w:t xml:space="preserve">(~ </w:t>
      </w:r>
      <w:r>
        <w:rPr>
          <w:i/>
          <w:iCs/>
          <w:sz w:val="24"/>
          <w:lang w:val="en-US"/>
        </w:rPr>
        <w:t>del</w:t>
      </w:r>
      <w:r>
        <w:rPr>
          <w:sz w:val="24"/>
        </w:rPr>
        <w:t xml:space="preserve"> </w:t>
      </w:r>
      <w:r>
        <w:rPr>
          <w:sz w:val="24"/>
          <w:lang w:val="en-US"/>
        </w:rPr>
        <w:t>castigo</w:t>
      </w:r>
      <w:r>
        <w:rPr>
          <w:sz w:val="24"/>
        </w:rPr>
        <w:t xml:space="preserve">) </w:t>
      </w:r>
    </w:p>
    <w:p>
      <w:pPr>
        <w:pStyle w:val="Normal1"/>
        <w:spacing w:lineRule="auto" w:line="240"/>
        <w:ind w:firstLine="284" w:end="0"/>
        <w:rPr/>
      </w:pPr>
      <w:r>
        <w:rPr>
          <w:sz w:val="24"/>
          <w:lang w:val="en-US"/>
        </w:rPr>
        <w:t>Temible</w:t>
      </w:r>
      <w:r>
        <w:rPr>
          <w:sz w:val="24"/>
        </w:rPr>
        <w:t xml:space="preserve"> </w:t>
      </w:r>
      <w:r>
        <w:rPr>
          <w:b/>
          <w:bCs/>
          <w:sz w:val="24"/>
          <w:lang w:val="en-US"/>
        </w:rPr>
        <w:t>a</w:t>
      </w:r>
      <w:r>
        <w:rPr>
          <w:sz w:val="24"/>
        </w:rPr>
        <w:t xml:space="preserve"> — грозный для кого-либо, внушающий страх кому-либо</w:t>
      </w:r>
    </w:p>
    <w:p>
      <w:pPr>
        <w:pStyle w:val="Normal1"/>
        <w:spacing w:lineRule="auto" w:line="240"/>
        <w:ind w:firstLine="284" w:end="0"/>
        <w:rPr/>
      </w:pPr>
      <w:r>
        <w:rPr>
          <w:sz w:val="24"/>
        </w:rPr>
        <w:t xml:space="preserve">                     </w:t>
      </w:r>
      <w:r>
        <w:rPr>
          <w:sz w:val="24"/>
          <w:lang w:val="en-US"/>
        </w:rPr>
        <w:t xml:space="preserve">(~ </w:t>
      </w:r>
      <w:r>
        <w:rPr>
          <w:i/>
          <w:iCs/>
          <w:sz w:val="24"/>
          <w:lang w:val="en-US"/>
        </w:rPr>
        <w:t>a</w:t>
      </w:r>
      <w:r>
        <w:rPr>
          <w:sz w:val="24"/>
          <w:lang w:val="en-US"/>
        </w:rPr>
        <w:t xml:space="preserve"> los contrarios)</w:t>
      </w:r>
    </w:p>
    <w:p>
      <w:pPr>
        <w:pStyle w:val="Normal1"/>
        <w:spacing w:lineRule="auto" w:line="240"/>
        <w:ind w:firstLine="709" w:end="0"/>
        <w:rPr/>
      </w:pPr>
      <w:r>
        <w:rPr>
          <w:b/>
          <w:bCs/>
          <w:sz w:val="24"/>
        </w:rPr>
        <w:t>ро</w:t>
      </w:r>
      <w:r>
        <w:rPr>
          <w:b/>
          <w:bCs/>
          <w:sz w:val="24"/>
          <w:lang w:val="en-US"/>
        </w:rPr>
        <w:t>r</w:t>
      </w:r>
      <w:r>
        <w:rPr>
          <w:sz w:val="24"/>
        </w:rPr>
        <w:t xml:space="preserve"> — грозный, страшный чем-либо </w:t>
      </w:r>
    </w:p>
    <w:p>
      <w:pPr>
        <w:pStyle w:val="Normal1"/>
        <w:spacing w:lineRule="auto" w:line="240"/>
        <w:ind w:firstLine="284" w:end="0"/>
        <w:rPr/>
      </w:pPr>
      <w:r>
        <w:rPr>
          <w:sz w:val="24"/>
        </w:rPr>
        <w:t xml:space="preserve">                     </w:t>
      </w:r>
      <w:r>
        <w:rPr>
          <w:sz w:val="24"/>
          <w:lang w:val="en-US"/>
        </w:rPr>
        <w:t xml:space="preserve">(~ </w:t>
      </w:r>
      <w:r>
        <w:rPr>
          <w:i/>
          <w:iCs/>
          <w:sz w:val="24"/>
        </w:rPr>
        <w:t>ро</w:t>
      </w:r>
      <w:r>
        <w:rPr>
          <w:i/>
          <w:iCs/>
          <w:sz w:val="24"/>
          <w:lang w:val="en-US"/>
        </w:rPr>
        <w:t>r</w:t>
      </w:r>
      <w:r>
        <w:rPr>
          <w:sz w:val="24"/>
          <w:lang w:val="en-US"/>
        </w:rPr>
        <w:t xml:space="preserve"> su arrojo)</w:t>
      </w:r>
    </w:p>
    <w:p>
      <w:pPr>
        <w:pStyle w:val="Normal1"/>
        <w:spacing w:lineRule="auto" w:line="240"/>
        <w:ind w:firstLine="284" w:end="0"/>
        <w:rPr>
          <w:sz w:val="24"/>
          <w:lang w:val="en-US"/>
        </w:rPr>
      </w:pPr>
      <w:r>
        <w:rPr>
          <w:sz w:val="24"/>
          <w:lang w:val="en-US"/>
        </w:rPr>
      </w:r>
    </w:p>
    <w:p>
      <w:pPr>
        <w:pStyle w:val="Normal1"/>
        <w:spacing w:lineRule="auto" w:line="240"/>
        <w:ind w:firstLine="284" w:end="0"/>
        <w:jc w:val="center"/>
        <w:rPr>
          <w:b/>
          <w:sz w:val="32"/>
        </w:rPr>
      </w:pPr>
      <w:r>
        <w:rPr>
          <w:b/>
          <w:sz w:val="32"/>
          <w:lang w:val="en-US"/>
        </w:rPr>
        <w:t>U</w:t>
      </w:r>
    </w:p>
    <w:p>
      <w:pPr>
        <w:pStyle w:val="Normal1"/>
        <w:spacing w:lineRule="auto" w:line="240"/>
        <w:ind w:firstLine="284" w:end="0"/>
        <w:rPr/>
      </w:pPr>
      <w:r>
        <w:rPr>
          <w:sz w:val="24"/>
          <w:lang w:val="en-US"/>
        </w:rPr>
        <w:t>Ultimo</w:t>
      </w:r>
      <w:r>
        <w:rPr>
          <w:sz w:val="24"/>
        </w:rPr>
        <w:t xml:space="preserve"> </w:t>
      </w:r>
      <w:r>
        <w:rPr>
          <w:b/>
          <w:bCs/>
          <w:sz w:val="24"/>
          <w:lang w:val="en-US"/>
        </w:rPr>
        <w:t>de</w:t>
      </w:r>
      <w:r>
        <w:rPr>
          <w:b/>
          <w:bCs/>
          <w:sz w:val="24"/>
        </w:rPr>
        <w:t xml:space="preserve">, </w:t>
      </w:r>
      <w:r>
        <w:rPr>
          <w:b/>
          <w:bCs/>
          <w:sz w:val="24"/>
          <w:lang w:val="en-US"/>
        </w:rPr>
        <w:t>entre</w:t>
      </w:r>
      <w:r>
        <w:rPr>
          <w:sz w:val="24"/>
        </w:rPr>
        <w:t xml:space="preserve"> </w:t>
      </w:r>
      <w:r>
        <w:rPr>
          <w:i/>
          <w:sz w:val="24"/>
          <w:lang w:val="en-US"/>
        </w:rPr>
        <w:t>todos</w:t>
      </w:r>
      <w:r>
        <w:rPr>
          <w:sz w:val="24"/>
        </w:rPr>
        <w:t xml:space="preserve"> — последний из всех </w:t>
      </w:r>
    </w:p>
    <w:p>
      <w:pPr>
        <w:pStyle w:val="Normal1"/>
        <w:spacing w:lineRule="auto" w:line="240"/>
        <w:ind w:firstLine="709" w:end="0"/>
        <w:rPr/>
      </w:pPr>
      <w:r>
        <w:rPr>
          <w:b/>
          <w:bCs/>
          <w:sz w:val="24"/>
          <w:lang w:val="en-US"/>
        </w:rPr>
        <w:t>en</w:t>
      </w:r>
      <w:r>
        <w:rPr>
          <w:sz w:val="24"/>
        </w:rPr>
        <w:t xml:space="preserve"> </w:t>
      </w:r>
      <w:r>
        <w:rPr>
          <w:i/>
          <w:sz w:val="24"/>
          <w:lang w:val="en-US"/>
        </w:rPr>
        <w:t>la</w:t>
      </w:r>
      <w:r>
        <w:rPr>
          <w:i/>
          <w:sz w:val="24"/>
        </w:rPr>
        <w:t xml:space="preserve"> </w:t>
      </w:r>
      <w:r>
        <w:rPr>
          <w:i/>
          <w:sz w:val="24"/>
          <w:lang w:val="en-US"/>
        </w:rPr>
        <w:t>clase</w:t>
      </w:r>
      <w:r>
        <w:rPr>
          <w:sz w:val="24"/>
        </w:rPr>
        <w:t xml:space="preserve"> — последний в классе </w:t>
      </w:r>
    </w:p>
    <w:p>
      <w:pPr>
        <w:pStyle w:val="Normal1"/>
        <w:spacing w:lineRule="auto" w:line="240"/>
        <w:ind w:firstLine="709" w:end="0"/>
        <w:rPr/>
      </w:pPr>
      <w:r>
        <w:rPr>
          <w:b/>
          <w:bCs/>
          <w:sz w:val="24"/>
          <w:lang w:val="en-US"/>
        </w:rPr>
        <w:t>en</w:t>
      </w:r>
      <w:r>
        <w:rPr>
          <w:sz w:val="24"/>
        </w:rPr>
        <w:t xml:space="preserve"> + </w:t>
      </w:r>
      <w:r>
        <w:rPr>
          <w:i/>
          <w:sz w:val="24"/>
          <w:lang w:val="en-US"/>
        </w:rPr>
        <w:t>infinitivo</w:t>
      </w:r>
      <w:r>
        <w:rPr>
          <w:sz w:val="24"/>
        </w:rPr>
        <w:t xml:space="preserve"> — сделать последним что-либо</w:t>
      </w:r>
    </w:p>
    <w:p>
      <w:pPr>
        <w:pStyle w:val="Normal1"/>
        <w:spacing w:lineRule="auto" w:line="240"/>
        <w:ind w:firstLine="709" w:end="0"/>
        <w:rPr/>
      </w:pPr>
      <w:r>
        <w:rPr>
          <w:sz w:val="24"/>
        </w:rPr>
        <w:t xml:space="preserve">                 </w:t>
      </w:r>
      <w:r>
        <w:rPr>
          <w:sz w:val="24"/>
          <w:lang w:val="en-US"/>
        </w:rPr>
        <w:t xml:space="preserve">(El fue último </w:t>
      </w:r>
      <w:r>
        <w:rPr>
          <w:i/>
          <w:iCs/>
          <w:sz w:val="24"/>
          <w:lang w:val="en-US"/>
        </w:rPr>
        <w:t>en</w:t>
      </w:r>
      <w:r>
        <w:rPr>
          <w:sz w:val="24"/>
          <w:lang w:val="en-US"/>
        </w:rPr>
        <w:t xml:space="preserve"> llegar.)</w:t>
      </w:r>
    </w:p>
    <w:p>
      <w:pPr>
        <w:pStyle w:val="Normal1"/>
        <w:spacing w:lineRule="auto" w:line="240"/>
        <w:ind w:firstLine="284" w:end="0"/>
        <w:rPr/>
      </w:pPr>
      <w:r>
        <w:rPr>
          <w:sz w:val="24"/>
          <w:lang w:val="en-US"/>
        </w:rPr>
        <w:t>Util</w:t>
      </w:r>
      <w:r>
        <w:rPr>
          <w:sz w:val="24"/>
        </w:rPr>
        <w:t xml:space="preserve"> </w:t>
      </w:r>
      <w:r>
        <w:rPr>
          <w:b/>
          <w:bCs/>
          <w:sz w:val="24"/>
          <w:lang w:val="en-US"/>
        </w:rPr>
        <w:t>a</w:t>
      </w:r>
      <w:r>
        <w:rPr>
          <w:b/>
          <w:bCs/>
          <w:sz w:val="24"/>
        </w:rPr>
        <w:t xml:space="preserve">, </w:t>
      </w:r>
      <w:r>
        <w:rPr>
          <w:b/>
          <w:bCs/>
          <w:sz w:val="24"/>
          <w:lang w:val="en-US"/>
        </w:rPr>
        <w:t>para</w:t>
      </w:r>
      <w:r>
        <w:rPr>
          <w:sz w:val="24"/>
        </w:rPr>
        <w:t xml:space="preserve"> — полезный, годный для кого-либо, чего-либо </w:t>
      </w:r>
    </w:p>
    <w:p>
      <w:pPr>
        <w:pStyle w:val="Normal1"/>
        <w:spacing w:lineRule="auto" w:line="240"/>
        <w:ind w:firstLine="284" w:end="0"/>
        <w:rPr/>
      </w:pPr>
      <w:r>
        <w:rPr>
          <w:sz w:val="24"/>
        </w:rPr>
        <w:t xml:space="preserve">                 </w:t>
      </w:r>
      <w:r>
        <w:rPr>
          <w:sz w:val="24"/>
          <w:lang w:val="en-US"/>
        </w:rPr>
        <w:t xml:space="preserve">(~ </w:t>
      </w:r>
      <w:r>
        <w:rPr>
          <w:i/>
          <w:iCs/>
          <w:sz w:val="24"/>
          <w:lang w:val="en-US"/>
        </w:rPr>
        <w:t>a, para</w:t>
      </w:r>
      <w:r>
        <w:rPr>
          <w:sz w:val="24"/>
          <w:lang w:val="en-US"/>
        </w:rPr>
        <w:t xml:space="preserve"> la patria)</w:t>
      </w:r>
    </w:p>
    <w:p>
      <w:pPr>
        <w:pStyle w:val="FR4"/>
        <w:ind w:firstLine="284" w:end="0"/>
        <w:jc w:val="both"/>
        <w:rPr>
          <w:rFonts w:ascii="Times New Roman" w:hAnsi="Times New Roman" w:cs="Times New Roman"/>
          <w:sz w:val="24"/>
          <w:lang w:val="en-US"/>
        </w:rPr>
      </w:pPr>
      <w:r>
        <w:rPr>
          <w:rFonts w:cs="Times New Roman" w:ascii="Times New Roman" w:hAnsi="Times New Roman"/>
          <w:sz w:val="24"/>
          <w:lang w:val="en-US"/>
        </w:rPr>
      </w:r>
    </w:p>
    <w:p>
      <w:pPr>
        <w:pStyle w:val="FR4"/>
        <w:ind w:firstLine="284" w:end="0"/>
        <w:jc w:val="center"/>
        <w:rPr>
          <w:rFonts w:ascii="Times New Roman" w:hAnsi="Times New Roman" w:cs="Times New Roman"/>
          <w:b/>
          <w:sz w:val="32"/>
        </w:rPr>
      </w:pPr>
      <w:r>
        <w:rPr>
          <w:rFonts w:cs="Times New Roman" w:ascii="Times New Roman" w:hAnsi="Times New Roman"/>
          <w:b/>
          <w:sz w:val="32"/>
        </w:rPr>
        <w:t>V</w:t>
      </w:r>
    </w:p>
    <w:p>
      <w:pPr>
        <w:pStyle w:val="Normal1"/>
        <w:spacing w:lineRule="auto" w:line="240"/>
        <w:ind w:firstLine="284" w:end="0"/>
        <w:rPr/>
      </w:pPr>
      <w:r>
        <w:rPr>
          <w:sz w:val="24"/>
          <w:lang w:val="en-US"/>
        </w:rPr>
        <w:t>Vecino</w:t>
      </w:r>
      <w:r>
        <w:rPr>
          <w:sz w:val="24"/>
        </w:rPr>
        <w:t xml:space="preserve"> </w:t>
      </w:r>
      <w:r>
        <w:rPr>
          <w:b/>
          <w:bCs/>
          <w:sz w:val="24"/>
          <w:lang w:val="en-US"/>
        </w:rPr>
        <w:t>a</w:t>
      </w:r>
      <w:r>
        <w:rPr>
          <w:b/>
          <w:bCs/>
          <w:sz w:val="24"/>
        </w:rPr>
        <w:t xml:space="preserve">, </w:t>
      </w:r>
      <w:r>
        <w:rPr>
          <w:b/>
          <w:bCs/>
          <w:sz w:val="24"/>
          <w:lang w:val="en-US"/>
        </w:rPr>
        <w:t>de</w:t>
      </w:r>
      <w:r>
        <w:rPr>
          <w:sz w:val="24"/>
        </w:rPr>
        <w:t xml:space="preserve"> — соседний с чем-либо, близкий к чему-либо </w:t>
      </w:r>
    </w:p>
    <w:p>
      <w:pPr>
        <w:pStyle w:val="Normal1"/>
        <w:spacing w:lineRule="auto" w:line="240"/>
        <w:ind w:firstLine="284" w:end="0"/>
        <w:rPr/>
      </w:pPr>
      <w:r>
        <w:rPr>
          <w:sz w:val="24"/>
        </w:rPr>
        <w:t xml:space="preserve">                </w:t>
      </w:r>
      <w:r>
        <w:rPr>
          <w:sz w:val="24"/>
          <w:lang w:val="en-US"/>
        </w:rPr>
        <w:t xml:space="preserve">(~ </w:t>
      </w:r>
      <w:r>
        <w:rPr>
          <w:i/>
          <w:iCs/>
          <w:sz w:val="24"/>
          <w:lang w:val="en-US"/>
        </w:rPr>
        <w:t>al, del</w:t>
      </w:r>
      <w:r>
        <w:rPr>
          <w:sz w:val="24"/>
          <w:lang w:val="en-US"/>
        </w:rPr>
        <w:t xml:space="preserve"> edificio)</w:t>
      </w:r>
    </w:p>
    <w:p>
      <w:pPr>
        <w:pStyle w:val="Normal1"/>
        <w:spacing w:lineRule="auto" w:line="240"/>
        <w:ind w:firstLine="284" w:end="0"/>
        <w:rPr/>
      </w:pPr>
      <w:r>
        <w:rPr>
          <w:sz w:val="24"/>
          <w:lang w:val="en-US"/>
        </w:rPr>
        <w:t>Vencido</w:t>
      </w:r>
      <w:r>
        <w:rPr>
          <w:sz w:val="24"/>
        </w:rPr>
        <w:t xml:space="preserve"> </w:t>
      </w:r>
      <w:r>
        <w:rPr>
          <w:b/>
          <w:bCs/>
          <w:sz w:val="24"/>
        </w:rPr>
        <w:t>de, ро</w:t>
      </w:r>
      <w:r>
        <w:rPr>
          <w:b/>
          <w:bCs/>
          <w:sz w:val="24"/>
          <w:lang w:val="en-US"/>
        </w:rPr>
        <w:t>r</w:t>
      </w:r>
      <w:r>
        <w:rPr>
          <w:sz w:val="24"/>
        </w:rPr>
        <w:t xml:space="preserve"> — побежденный кем-либо</w:t>
      </w:r>
    </w:p>
    <w:p>
      <w:pPr>
        <w:pStyle w:val="Normal1"/>
        <w:spacing w:lineRule="auto" w:line="240"/>
        <w:rPr/>
      </w:pPr>
      <w:r>
        <w:rPr>
          <w:sz w:val="24"/>
        </w:rPr>
        <w:t xml:space="preserve">                        </w:t>
      </w:r>
      <w:r>
        <w:rPr>
          <w:sz w:val="24"/>
          <w:lang w:val="en-US"/>
        </w:rPr>
        <w:t xml:space="preserve">(~ </w:t>
      </w:r>
      <w:r>
        <w:rPr>
          <w:i/>
          <w:iCs/>
          <w:sz w:val="24"/>
          <w:lang w:val="en-US"/>
        </w:rPr>
        <w:t xml:space="preserve">de, </w:t>
      </w:r>
      <w:r>
        <w:rPr>
          <w:i/>
          <w:iCs/>
          <w:sz w:val="24"/>
        </w:rPr>
        <w:t>ро</w:t>
      </w:r>
      <w:r>
        <w:rPr>
          <w:i/>
          <w:iCs/>
          <w:sz w:val="24"/>
          <w:lang w:val="en-US"/>
        </w:rPr>
        <w:t>r</w:t>
      </w:r>
      <w:r>
        <w:rPr>
          <w:sz w:val="24"/>
          <w:lang w:val="en-US"/>
        </w:rPr>
        <w:t xml:space="preserve"> los enemigos)</w:t>
      </w:r>
    </w:p>
    <w:p>
      <w:pPr>
        <w:pStyle w:val="Normal1"/>
        <w:spacing w:lineRule="auto" w:line="240"/>
        <w:ind w:firstLine="284" w:end="0"/>
        <w:rPr/>
      </w:pPr>
      <w:r>
        <w:rPr>
          <w:sz w:val="24"/>
          <w:lang w:val="en-US"/>
        </w:rPr>
        <w:t>Versado</w:t>
      </w:r>
      <w:r>
        <w:rPr>
          <w:sz w:val="24"/>
        </w:rPr>
        <w:t xml:space="preserve"> </w:t>
      </w:r>
      <w:r>
        <w:rPr>
          <w:b/>
          <w:bCs/>
          <w:sz w:val="24"/>
          <w:lang w:val="en-US"/>
        </w:rPr>
        <w:t>en</w:t>
      </w:r>
      <w:r>
        <w:rPr>
          <w:sz w:val="24"/>
        </w:rPr>
        <w:t xml:space="preserve"> — сведущий в чем-либо</w:t>
      </w:r>
    </w:p>
    <w:p>
      <w:pPr>
        <w:pStyle w:val="Normal1"/>
        <w:spacing w:lineRule="auto" w:line="240"/>
        <w:ind w:firstLine="284" w:end="0"/>
        <w:rPr/>
      </w:pPr>
      <w:r>
        <w:rPr>
          <w:sz w:val="24"/>
        </w:rPr>
        <w:t xml:space="preserve">                    </w:t>
      </w:r>
      <w:r>
        <w:rPr>
          <w:sz w:val="24"/>
          <w:lang w:val="en-US"/>
        </w:rPr>
        <w:t xml:space="preserve">(~ </w:t>
      </w:r>
      <w:r>
        <w:rPr>
          <w:i/>
          <w:iCs/>
          <w:sz w:val="24"/>
          <w:lang w:val="en-US"/>
        </w:rPr>
        <w:t>en</w:t>
      </w:r>
      <w:r>
        <w:rPr>
          <w:sz w:val="24"/>
          <w:lang w:val="en-US"/>
        </w:rPr>
        <w:t xml:space="preserve"> la paleontologia)</w:t>
      </w:r>
    </w:p>
    <w:p>
      <w:pPr>
        <w:pStyle w:val="Normal1"/>
        <w:spacing w:lineRule="auto" w:line="240"/>
        <w:ind w:firstLine="284" w:end="0"/>
        <w:rPr/>
      </w:pPr>
      <w:r>
        <w:rPr>
          <w:sz w:val="24"/>
          <w:lang w:val="en-US"/>
        </w:rPr>
        <w:t>Visible</w:t>
      </w:r>
      <w:r>
        <w:rPr>
          <w:sz w:val="24"/>
        </w:rPr>
        <w:t xml:space="preserve"> </w:t>
      </w:r>
      <w:r>
        <w:rPr>
          <w:b/>
          <w:bCs/>
          <w:sz w:val="24"/>
          <w:lang w:val="en-US"/>
        </w:rPr>
        <w:t>a</w:t>
      </w:r>
      <w:r>
        <w:rPr>
          <w:b/>
          <w:bCs/>
          <w:sz w:val="24"/>
        </w:rPr>
        <w:t xml:space="preserve">, </w:t>
      </w:r>
      <w:r>
        <w:rPr>
          <w:b/>
          <w:bCs/>
          <w:sz w:val="24"/>
          <w:lang w:val="en-US"/>
        </w:rPr>
        <w:t>para</w:t>
      </w:r>
      <w:r>
        <w:rPr>
          <w:sz w:val="24"/>
        </w:rPr>
        <w:t xml:space="preserve"> — видимый для кого-либо</w:t>
      </w:r>
    </w:p>
    <w:p>
      <w:pPr>
        <w:pStyle w:val="Normal1"/>
        <w:spacing w:lineRule="auto" w:line="240"/>
        <w:ind w:firstLine="284" w:end="0"/>
        <w:rPr/>
      </w:pPr>
      <w:r>
        <w:rPr>
          <w:sz w:val="24"/>
        </w:rPr>
        <w:t xml:space="preserve">                   </w:t>
      </w:r>
      <w:r>
        <w:rPr>
          <w:sz w:val="24"/>
          <w:lang w:val="en-US"/>
        </w:rPr>
        <w:t xml:space="preserve">(~ </w:t>
      </w:r>
      <w:r>
        <w:rPr>
          <w:i/>
          <w:iCs/>
          <w:sz w:val="24"/>
          <w:lang w:val="en-US"/>
        </w:rPr>
        <w:t>a, para</w:t>
      </w:r>
      <w:r>
        <w:rPr>
          <w:sz w:val="24"/>
          <w:lang w:val="en-US"/>
        </w:rPr>
        <w:t xml:space="preserve"> todos los presentes)</w:t>
      </w:r>
      <w:r>
        <w:br w:type="page"/>
      </w:r>
    </w:p>
    <w:p>
      <w:pPr>
        <w:pStyle w:val="Normal1"/>
        <w:spacing w:lineRule="auto" w:line="240"/>
        <w:ind w:firstLine="284" w:end="0"/>
        <w:jc w:val="center"/>
        <w:rPr/>
      </w:pPr>
      <w:r>
        <w:rPr/>
        <w:t xml:space="preserve">Содержание </w:t>
      </w:r>
    </w:p>
    <w:sdt>
      <w:sdtPr>
        <w:docPartObj>
          <w:docPartGallery w:val="Table of Contents"/>
          <w:docPartUnique w:val="true"/>
        </w:docPartObj>
      </w:sdtPr>
      <w:sdtContent>
        <w:p>
          <w:pPr>
            <w:pStyle w:val="TOC1"/>
            <w:tabs>
              <w:tab w:val="clear" w:pos="720"/>
              <w:tab w:val="right" w:pos="10756" w:leader="dot"/>
            </w:tabs>
            <w:rPr>
              <w:lang w:val="en-US" w:eastAsia="en-US"/>
            </w:rPr>
          </w:pPr>
          <w:r>
            <w:fldChar w:fldCharType="begin"/>
          </w:r>
          <w:r>
            <w:rPr>
              <w:lang w:val="en-US" w:eastAsia="en-US"/>
            </w:rPr>
            <w:instrText xml:space="preserve"> TOC \o "1-3" </w:instrText>
          </w:r>
          <w:r>
            <w:rPr>
              <w:lang w:val="en-US" w:eastAsia="en-US"/>
            </w:rPr>
            <w:fldChar w:fldCharType="separate"/>
          </w:r>
          <w:r>
            <w:rPr>
              <w:lang w:val="en-US" w:eastAsia="en-US"/>
            </w:rPr>
            <w:t>ОТ АВТОРА</w:t>
            <w:tab/>
          </w:r>
          <w:hyperlink w:anchor="__RefHeading___Toc1885993">
            <w:r>
              <w:rPr>
                <w:rStyle w:val="IndexLink"/>
                <w:lang w:val="en-US" w:eastAsia="en-US"/>
              </w:rPr>
              <w:t>3</w:t>
            </w:r>
          </w:hyperlink>
        </w:p>
        <w:p>
          <w:pPr>
            <w:pStyle w:val="TOC1"/>
            <w:tabs>
              <w:tab w:val="clear" w:pos="720"/>
              <w:tab w:val="right" w:pos="10756" w:leader="dot"/>
            </w:tabs>
            <w:rPr>
              <w:lang w:val="en-US" w:eastAsia="en-US"/>
            </w:rPr>
          </w:pPr>
          <w:r>
            <w:rPr>
              <w:lang w:val="en-US" w:eastAsia="en-US"/>
            </w:rPr>
            <w:t>МОРФОЛОГИЯ</w:t>
            <w:tab/>
          </w:r>
          <w:hyperlink w:anchor="__RefHeading___Toc1885994">
            <w:r>
              <w:rPr>
                <w:rStyle w:val="IndexLink"/>
                <w:lang w:val="en-US" w:eastAsia="en-US"/>
              </w:rPr>
              <w:t>3</w:t>
            </w:r>
          </w:hyperlink>
        </w:p>
        <w:p>
          <w:pPr>
            <w:pStyle w:val="TOC2"/>
            <w:rPr/>
          </w:pPr>
          <w:r>
            <w:rPr/>
            <w:t>ЧАСТИ РЕЧИ</w:t>
            <w:tab/>
          </w:r>
          <w:hyperlink w:anchor="__RefHeading___Toc1885995">
            <w:r>
              <w:rPr>
                <w:rStyle w:val="IndexLink"/>
              </w:rPr>
              <w:t>3</w:t>
            </w:r>
          </w:hyperlink>
        </w:p>
        <w:p>
          <w:pPr>
            <w:pStyle w:val="TOC3"/>
            <w:tabs>
              <w:tab w:val="clear" w:pos="720"/>
              <w:tab w:val="right" w:pos="10756" w:leader="dot"/>
            </w:tabs>
            <w:rPr>
              <w:lang w:val="en-US" w:eastAsia="en-US"/>
            </w:rPr>
          </w:pPr>
          <w:r>
            <w:rPr>
              <w:lang w:val="en-US" w:eastAsia="en-US"/>
            </w:rPr>
            <w:t>§ 1. Общие сведения о частях речи</w:t>
            <w:tab/>
          </w:r>
          <w:hyperlink w:anchor="__RefHeading___Toc1885996">
            <w:r>
              <w:rPr>
                <w:rStyle w:val="IndexLink"/>
                <w:lang w:val="en-US" w:eastAsia="en-US"/>
              </w:rPr>
              <w:t>3</w:t>
            </w:r>
          </w:hyperlink>
        </w:p>
        <w:p>
          <w:pPr>
            <w:pStyle w:val="TOC2"/>
            <w:rPr/>
          </w:pPr>
          <w:r>
            <w:rPr/>
            <w:t>ИМЯ СУЩЕСТВИТЕЛЬНОЕ И АРТИКЛЬ</w:t>
            <w:tab/>
          </w:r>
          <w:hyperlink w:anchor="__RefHeading___Toc1885997">
            <w:r>
              <w:rPr>
                <w:rStyle w:val="IndexLink"/>
              </w:rPr>
              <w:t>3</w:t>
            </w:r>
          </w:hyperlink>
        </w:p>
        <w:p>
          <w:pPr>
            <w:pStyle w:val="TOC2"/>
            <w:rPr/>
          </w:pPr>
          <w:r>
            <w:rPr/>
            <w:t>АРТИКЛЬ</w:t>
            <w:tab/>
          </w:r>
          <w:hyperlink w:anchor="__RefHeading___Toc1885998">
            <w:r>
              <w:rPr>
                <w:rStyle w:val="IndexLink"/>
              </w:rPr>
              <w:t>4</w:t>
            </w:r>
          </w:hyperlink>
        </w:p>
        <w:p>
          <w:pPr>
            <w:pStyle w:val="TOC3"/>
            <w:tabs>
              <w:tab w:val="clear" w:pos="720"/>
              <w:tab w:val="right" w:pos="10756" w:leader="dot"/>
            </w:tabs>
            <w:rPr>
              <w:lang w:val="en-US" w:eastAsia="en-US"/>
            </w:rPr>
          </w:pPr>
          <w:r>
            <w:rPr>
              <w:lang w:val="en-US" w:eastAsia="en-US"/>
            </w:rPr>
            <w:t>§ 2. Общие сведения об артикле и его основные функции</w:t>
            <w:tab/>
          </w:r>
          <w:hyperlink w:anchor="__RefHeading___Toc1885999">
            <w:r>
              <w:rPr>
                <w:rStyle w:val="IndexLink"/>
                <w:lang w:val="en-US" w:eastAsia="en-US"/>
              </w:rPr>
              <w:t>4</w:t>
            </w:r>
          </w:hyperlink>
        </w:p>
        <w:p>
          <w:pPr>
            <w:pStyle w:val="TOC3"/>
            <w:tabs>
              <w:tab w:val="clear" w:pos="720"/>
              <w:tab w:val="right" w:pos="10756" w:leader="dot"/>
            </w:tabs>
            <w:rPr>
              <w:lang w:val="en-US" w:eastAsia="en-US"/>
            </w:rPr>
          </w:pPr>
          <w:r>
            <w:rPr>
              <w:lang w:val="en-US" w:eastAsia="en-US"/>
            </w:rPr>
            <w:t>§ 3. Виды и формы артикля</w:t>
            <w:tab/>
          </w:r>
          <w:hyperlink w:anchor="__RefHeading___Toc1886000">
            <w:r>
              <w:rPr>
                <w:rStyle w:val="IndexLink"/>
                <w:lang w:val="en-US" w:eastAsia="en-US"/>
              </w:rPr>
              <w:t>4</w:t>
            </w:r>
          </w:hyperlink>
        </w:p>
        <w:p>
          <w:pPr>
            <w:pStyle w:val="TOC3"/>
            <w:tabs>
              <w:tab w:val="clear" w:pos="720"/>
              <w:tab w:val="right" w:pos="10756" w:leader="dot"/>
            </w:tabs>
            <w:rPr>
              <w:lang w:val="en-US" w:eastAsia="en-US"/>
            </w:rPr>
          </w:pPr>
          <w:r>
            <w:rPr>
              <w:lang w:val="en-US" w:eastAsia="en-US"/>
            </w:rPr>
            <w:t>§ 4. Употребление неопределенного артикля</w:t>
            <w:tab/>
          </w:r>
          <w:hyperlink w:anchor="__RefHeading___Toc1886001">
            <w:r>
              <w:rPr>
                <w:rStyle w:val="IndexLink"/>
                <w:lang w:val="en-US" w:eastAsia="en-US"/>
              </w:rPr>
              <w:t>6</w:t>
            </w:r>
          </w:hyperlink>
        </w:p>
        <w:p>
          <w:pPr>
            <w:pStyle w:val="TOC3"/>
            <w:tabs>
              <w:tab w:val="clear" w:pos="720"/>
              <w:tab w:val="right" w:pos="10756" w:leader="dot"/>
            </w:tabs>
            <w:rPr>
              <w:lang w:val="en-US" w:eastAsia="en-US"/>
            </w:rPr>
          </w:pPr>
          <w:r>
            <w:rPr>
              <w:lang w:val="en-US" w:eastAsia="en-US"/>
            </w:rPr>
            <w:t>§ 5. Употребление определенного артикля</w:t>
            <w:tab/>
          </w:r>
          <w:hyperlink w:anchor="__RefHeading___Toc1886002">
            <w:r>
              <w:rPr>
                <w:rStyle w:val="IndexLink"/>
                <w:lang w:val="en-US" w:eastAsia="en-US"/>
              </w:rPr>
              <w:t>7</w:t>
            </w:r>
          </w:hyperlink>
        </w:p>
        <w:p>
          <w:pPr>
            <w:pStyle w:val="TOC3"/>
            <w:tabs>
              <w:tab w:val="clear" w:pos="720"/>
              <w:tab w:val="right" w:pos="10756" w:leader="dot"/>
            </w:tabs>
            <w:rPr>
              <w:lang w:val="en-US" w:eastAsia="en-US"/>
            </w:rPr>
          </w:pPr>
          <w:r>
            <w:rPr>
              <w:lang w:val="en-US" w:eastAsia="en-US"/>
            </w:rPr>
            <w:t>§ 6. Употребление артикля перед именами собственными и прозвищами</w:t>
            <w:tab/>
          </w:r>
          <w:hyperlink w:anchor="__RefHeading___Toc1886003">
            <w:r>
              <w:rPr>
                <w:rStyle w:val="IndexLink"/>
                <w:lang w:val="en-US" w:eastAsia="en-US"/>
              </w:rPr>
              <w:t>10</w:t>
            </w:r>
          </w:hyperlink>
        </w:p>
        <w:p>
          <w:pPr>
            <w:pStyle w:val="TOC3"/>
            <w:tabs>
              <w:tab w:val="clear" w:pos="720"/>
              <w:tab w:val="right" w:pos="10756" w:leader="dot"/>
            </w:tabs>
            <w:rPr>
              <w:lang w:val="en-US" w:eastAsia="en-US"/>
            </w:rPr>
          </w:pPr>
          <w:r>
            <w:rPr>
              <w:lang w:val="en-US" w:eastAsia="en-US"/>
            </w:rPr>
            <w:t>§ 7. Так называемый артикль среднего рода и его употребление</w:t>
            <w:tab/>
          </w:r>
          <w:hyperlink w:anchor="__RefHeading___Toc1886004">
            <w:r>
              <w:rPr>
                <w:rStyle w:val="IndexLink"/>
                <w:lang w:val="en-US" w:eastAsia="en-US"/>
              </w:rPr>
              <w:t>12</w:t>
            </w:r>
          </w:hyperlink>
        </w:p>
        <w:p>
          <w:pPr>
            <w:pStyle w:val="TOC3"/>
            <w:tabs>
              <w:tab w:val="clear" w:pos="720"/>
              <w:tab w:val="right" w:pos="10756" w:leader="dot"/>
            </w:tabs>
            <w:rPr>
              <w:lang w:val="en-US" w:eastAsia="en-US"/>
            </w:rPr>
          </w:pPr>
          <w:r>
            <w:rPr>
              <w:lang w:val="en-US" w:eastAsia="en-US"/>
            </w:rPr>
            <w:t>§ 8.Oпущение артиклей</w:t>
            <w:tab/>
          </w:r>
          <w:hyperlink w:anchor="__RefHeading___Toc1886005">
            <w:r>
              <w:rPr>
                <w:rStyle w:val="IndexLink"/>
                <w:lang w:val="en-US" w:eastAsia="en-US"/>
              </w:rPr>
              <w:t>13</w:t>
            </w:r>
          </w:hyperlink>
        </w:p>
        <w:p>
          <w:pPr>
            <w:pStyle w:val="TOC2"/>
            <w:rPr/>
          </w:pPr>
          <w:r>
            <w:rPr/>
            <w:t>ИМЯ СУЩЕСТВИТЕЛЬНОЕ</w:t>
            <w:tab/>
          </w:r>
          <w:hyperlink w:anchor="__RefHeading___Toc1886006">
            <w:r>
              <w:rPr>
                <w:rStyle w:val="IndexLink"/>
              </w:rPr>
              <w:t>18</w:t>
            </w:r>
          </w:hyperlink>
        </w:p>
        <w:p>
          <w:pPr>
            <w:pStyle w:val="TOC3"/>
            <w:tabs>
              <w:tab w:val="clear" w:pos="720"/>
              <w:tab w:val="right" w:pos="10756" w:leader="dot"/>
            </w:tabs>
            <w:rPr>
              <w:lang w:val="en-US" w:eastAsia="en-US"/>
            </w:rPr>
          </w:pPr>
          <w:r>
            <w:rPr>
              <w:lang w:val="en-US" w:eastAsia="en-US"/>
            </w:rPr>
            <w:t>§ 9. Род существительных.  Существительные мужского и женского рода</w:t>
            <w:tab/>
          </w:r>
          <w:hyperlink w:anchor="__RefHeading___Toc1886007">
            <w:r>
              <w:rPr>
                <w:rStyle w:val="IndexLink"/>
                <w:lang w:val="en-US" w:eastAsia="en-US"/>
              </w:rPr>
              <w:t>18</w:t>
            </w:r>
          </w:hyperlink>
        </w:p>
        <w:p>
          <w:pPr>
            <w:pStyle w:val="TOC3"/>
            <w:tabs>
              <w:tab w:val="clear" w:pos="720"/>
              <w:tab w:val="right" w:pos="10756" w:leader="dot"/>
            </w:tabs>
            <w:rPr>
              <w:lang w:val="en-US" w:eastAsia="en-US"/>
            </w:rPr>
          </w:pPr>
          <w:r>
            <w:rPr>
              <w:lang w:val="en-US" w:eastAsia="en-US"/>
            </w:rPr>
            <w:t>§ 10. Существительные общего рода</w:t>
            <w:tab/>
          </w:r>
          <w:hyperlink w:anchor="__RefHeading___Toc1886008">
            <w:r>
              <w:rPr>
                <w:rStyle w:val="IndexLink"/>
                <w:lang w:val="en-US" w:eastAsia="en-US"/>
              </w:rPr>
              <w:t>19</w:t>
            </w:r>
          </w:hyperlink>
        </w:p>
        <w:p>
          <w:pPr>
            <w:pStyle w:val="TOC3"/>
            <w:tabs>
              <w:tab w:val="clear" w:pos="720"/>
              <w:tab w:val="right" w:pos="10756" w:leader="dot"/>
            </w:tabs>
            <w:rPr>
              <w:lang w:val="en-US" w:eastAsia="en-US"/>
            </w:rPr>
          </w:pPr>
          <w:r>
            <w:rPr>
              <w:lang w:val="en-US" w:eastAsia="en-US"/>
            </w:rPr>
            <w:t>§ 11. Существительные, имеющие оба рода</w:t>
            <w:tab/>
          </w:r>
          <w:hyperlink w:anchor="__RefHeading___Toc1886009">
            <w:r>
              <w:rPr>
                <w:rStyle w:val="IndexLink"/>
                <w:lang w:val="en-US" w:eastAsia="en-US"/>
              </w:rPr>
              <w:t>20</w:t>
            </w:r>
          </w:hyperlink>
        </w:p>
        <w:p>
          <w:pPr>
            <w:pStyle w:val="TOC3"/>
            <w:tabs>
              <w:tab w:val="clear" w:pos="720"/>
              <w:tab w:val="right" w:pos="10756" w:leader="dot"/>
            </w:tabs>
            <w:rPr>
              <w:lang w:val="en-US" w:eastAsia="en-US"/>
            </w:rPr>
          </w:pPr>
          <w:r>
            <w:rPr>
              <w:lang w:val="en-US" w:eastAsia="en-US"/>
            </w:rPr>
            <w:t>§12. Имена существительные, имеющие парные соответствия в мужском и женском роде</w:t>
            <w:tab/>
          </w:r>
          <w:hyperlink w:anchor="__RefHeading___Toc1886010">
            <w:r>
              <w:rPr>
                <w:rStyle w:val="IndexLink"/>
                <w:lang w:val="en-US" w:eastAsia="en-US"/>
              </w:rPr>
              <w:t>22</w:t>
            </w:r>
          </w:hyperlink>
        </w:p>
        <w:p>
          <w:pPr>
            <w:pStyle w:val="TOC3"/>
            <w:tabs>
              <w:tab w:val="clear" w:pos="720"/>
              <w:tab w:val="right" w:pos="10756" w:leader="dot"/>
            </w:tabs>
            <w:rPr>
              <w:lang w:val="en-US" w:eastAsia="en-US"/>
            </w:rPr>
          </w:pPr>
          <w:r>
            <w:rPr>
              <w:lang w:val="en-US" w:eastAsia="en-US"/>
            </w:rPr>
            <w:t>§ 13. Число существительных</w:t>
            <w:tab/>
          </w:r>
          <w:hyperlink w:anchor="__RefHeading___Toc1886011">
            <w:r>
              <w:rPr>
                <w:rStyle w:val="IndexLink"/>
                <w:lang w:val="en-US" w:eastAsia="en-US"/>
              </w:rPr>
              <w:t>23</w:t>
            </w:r>
          </w:hyperlink>
        </w:p>
        <w:p>
          <w:pPr>
            <w:pStyle w:val="TOC3"/>
            <w:tabs>
              <w:tab w:val="clear" w:pos="720"/>
              <w:tab w:val="right" w:pos="10756" w:leader="dot"/>
            </w:tabs>
            <w:rPr>
              <w:lang w:val="en-US" w:eastAsia="en-US"/>
            </w:rPr>
          </w:pPr>
          <w:r>
            <w:rPr>
              <w:lang w:val="en-US" w:eastAsia="en-US"/>
            </w:rPr>
            <w:t>§ 14. О падежных отношениях существительных в испанском языке</w:t>
            <w:tab/>
          </w:r>
          <w:hyperlink w:anchor="__RefHeading___Toc1886012">
            <w:r>
              <w:rPr>
                <w:rStyle w:val="IndexLink"/>
                <w:lang w:val="en-US" w:eastAsia="en-US"/>
              </w:rPr>
              <w:t>28</w:t>
            </w:r>
          </w:hyperlink>
        </w:p>
        <w:p>
          <w:pPr>
            <w:pStyle w:val="TOC2"/>
            <w:rPr/>
          </w:pPr>
          <w:r>
            <w:rPr/>
            <w:t>ИМЯ ПРИЛАГАТЕЛЬНОЕ</w:t>
            <w:tab/>
          </w:r>
          <w:hyperlink w:anchor="__RefHeading___Toc1886013">
            <w:r>
              <w:rPr>
                <w:rStyle w:val="IndexLink"/>
              </w:rPr>
              <w:t>28</w:t>
            </w:r>
          </w:hyperlink>
        </w:p>
        <w:p>
          <w:pPr>
            <w:pStyle w:val="TOC3"/>
            <w:tabs>
              <w:tab w:val="clear" w:pos="720"/>
              <w:tab w:val="right" w:pos="10756" w:leader="dot"/>
            </w:tabs>
            <w:rPr>
              <w:lang w:val="en-US" w:eastAsia="en-US"/>
            </w:rPr>
          </w:pPr>
          <w:r>
            <w:rPr>
              <w:lang w:val="en-US" w:eastAsia="en-US"/>
            </w:rPr>
            <w:t>§ 15. Прилагательные качественные и относительные</w:t>
            <w:tab/>
          </w:r>
          <w:hyperlink w:anchor="__RefHeading___Toc1886014">
            <w:r>
              <w:rPr>
                <w:rStyle w:val="IndexLink"/>
                <w:lang w:val="en-US" w:eastAsia="en-US"/>
              </w:rPr>
              <w:t>28</w:t>
            </w:r>
          </w:hyperlink>
        </w:p>
        <w:p>
          <w:pPr>
            <w:pStyle w:val="TOC3"/>
            <w:tabs>
              <w:tab w:val="clear" w:pos="720"/>
              <w:tab w:val="right" w:pos="10756" w:leader="dot"/>
            </w:tabs>
            <w:rPr>
              <w:lang w:val="en-US" w:eastAsia="en-US"/>
            </w:rPr>
          </w:pPr>
          <w:r>
            <w:rPr>
              <w:lang w:val="en-US" w:eastAsia="en-US"/>
            </w:rPr>
            <w:t>§ 16. Род прилагательных</w:t>
            <w:tab/>
          </w:r>
          <w:hyperlink w:anchor="__RefHeading___Toc1886015">
            <w:r>
              <w:rPr>
                <w:rStyle w:val="IndexLink"/>
                <w:lang w:val="en-US" w:eastAsia="en-US"/>
              </w:rPr>
              <w:t>29</w:t>
            </w:r>
          </w:hyperlink>
        </w:p>
        <w:p>
          <w:pPr>
            <w:pStyle w:val="TOC3"/>
            <w:tabs>
              <w:tab w:val="clear" w:pos="720"/>
              <w:tab w:val="right" w:pos="10756" w:leader="dot"/>
            </w:tabs>
            <w:rPr>
              <w:lang w:val="en-US" w:eastAsia="en-US"/>
            </w:rPr>
          </w:pPr>
          <w:r>
            <w:rPr>
              <w:lang w:val="en-US" w:eastAsia="en-US"/>
            </w:rPr>
            <w:t>§ 17. Число прилагательных</w:t>
            <w:tab/>
          </w:r>
          <w:hyperlink w:anchor="__RefHeading___Toc1886016">
            <w:r>
              <w:rPr>
                <w:rStyle w:val="IndexLink"/>
                <w:lang w:val="en-US" w:eastAsia="en-US"/>
              </w:rPr>
              <w:t>31</w:t>
            </w:r>
          </w:hyperlink>
        </w:p>
        <w:p>
          <w:pPr>
            <w:pStyle w:val="TOC3"/>
            <w:tabs>
              <w:tab w:val="clear" w:pos="720"/>
              <w:tab w:val="right" w:pos="10756" w:leader="dot"/>
            </w:tabs>
            <w:rPr>
              <w:lang w:val="en-US" w:eastAsia="en-US"/>
            </w:rPr>
          </w:pPr>
          <w:r>
            <w:rPr>
              <w:lang w:val="en-US" w:eastAsia="en-US"/>
            </w:rPr>
            <w:t>§ 18. Усеченная форма некоторых прилагательных</w:t>
            <w:tab/>
          </w:r>
          <w:hyperlink w:anchor="__RefHeading___Toc1886017">
            <w:r>
              <w:rPr>
                <w:rStyle w:val="IndexLink"/>
                <w:lang w:val="en-US" w:eastAsia="en-US"/>
              </w:rPr>
              <w:t>32</w:t>
            </w:r>
          </w:hyperlink>
        </w:p>
        <w:p>
          <w:pPr>
            <w:pStyle w:val="TOC3"/>
            <w:tabs>
              <w:tab w:val="clear" w:pos="720"/>
              <w:tab w:val="right" w:pos="10756" w:leader="dot"/>
            </w:tabs>
            <w:rPr>
              <w:lang w:val="en-US" w:eastAsia="en-US"/>
            </w:rPr>
          </w:pPr>
          <w:r>
            <w:rPr>
              <w:lang w:val="en-US" w:eastAsia="en-US"/>
            </w:rPr>
            <w:t>§ 19. Особенности употребления прилагательных</w:t>
            <w:tab/>
          </w:r>
          <w:hyperlink w:anchor="__RefHeading___Toc1886018">
            <w:r>
              <w:rPr>
                <w:rStyle w:val="IndexLink"/>
                <w:lang w:val="en-US" w:eastAsia="en-US"/>
              </w:rPr>
              <w:t>32</w:t>
            </w:r>
          </w:hyperlink>
        </w:p>
        <w:p>
          <w:pPr>
            <w:pStyle w:val="TOC3"/>
            <w:tabs>
              <w:tab w:val="clear" w:pos="720"/>
              <w:tab w:val="right" w:pos="10756" w:leader="dot"/>
            </w:tabs>
            <w:rPr>
              <w:lang w:val="en-US" w:eastAsia="en-US"/>
            </w:rPr>
          </w:pPr>
          <w:r>
            <w:rPr>
              <w:lang w:val="en-US" w:eastAsia="en-US"/>
            </w:rPr>
            <w:t>§ 20. Случаи согласования прилагательных с существительными</w:t>
            <w:tab/>
          </w:r>
          <w:hyperlink w:anchor="__RefHeading___Toc1886019">
            <w:r>
              <w:rPr>
                <w:rStyle w:val="IndexLink"/>
                <w:lang w:val="en-US" w:eastAsia="en-US"/>
              </w:rPr>
              <w:t>34</w:t>
            </w:r>
          </w:hyperlink>
        </w:p>
        <w:p>
          <w:pPr>
            <w:pStyle w:val="TOC3"/>
            <w:tabs>
              <w:tab w:val="clear" w:pos="720"/>
              <w:tab w:val="right" w:pos="10756" w:leader="dot"/>
            </w:tabs>
            <w:rPr>
              <w:lang w:val="en-US" w:eastAsia="en-US"/>
            </w:rPr>
          </w:pPr>
          <w:r>
            <w:rPr>
              <w:lang w:val="en-US" w:eastAsia="en-US"/>
            </w:rPr>
            <w:t>§ 21. Степени сравнения качественных прилагательных</w:t>
            <w:tab/>
          </w:r>
          <w:hyperlink w:anchor="__RefHeading___Toc1886020">
            <w:r>
              <w:rPr>
                <w:rStyle w:val="IndexLink"/>
                <w:lang w:val="en-US" w:eastAsia="en-US"/>
              </w:rPr>
              <w:t>35</w:t>
            </w:r>
          </w:hyperlink>
        </w:p>
        <w:p>
          <w:pPr>
            <w:pStyle w:val="TOC2"/>
            <w:rPr/>
          </w:pPr>
          <w:r>
            <w:rPr/>
            <w:t>ЧИСЛИТЕЛЬНЫЕ</w:t>
            <w:tab/>
          </w:r>
          <w:hyperlink w:anchor="__RefHeading___Toc1886021">
            <w:r>
              <w:rPr>
                <w:rStyle w:val="IndexLink"/>
              </w:rPr>
              <w:t>39</w:t>
            </w:r>
          </w:hyperlink>
        </w:p>
        <w:p>
          <w:pPr>
            <w:pStyle w:val="TOC3"/>
            <w:tabs>
              <w:tab w:val="clear" w:pos="720"/>
              <w:tab w:val="right" w:pos="10756" w:leader="dot"/>
            </w:tabs>
            <w:rPr>
              <w:lang w:val="en-US" w:eastAsia="en-US"/>
            </w:rPr>
          </w:pPr>
          <w:r>
            <w:rPr>
              <w:lang w:val="en-US" w:eastAsia="en-US"/>
            </w:rPr>
            <w:t>§ 22. Количественные числительные</w:t>
            <w:tab/>
          </w:r>
          <w:hyperlink w:anchor="__RefHeading___Toc1886022">
            <w:r>
              <w:rPr>
                <w:rStyle w:val="IndexLink"/>
                <w:lang w:val="en-US" w:eastAsia="en-US"/>
              </w:rPr>
              <w:t>39</w:t>
            </w:r>
          </w:hyperlink>
        </w:p>
        <w:p>
          <w:pPr>
            <w:pStyle w:val="TOC3"/>
            <w:tabs>
              <w:tab w:val="clear" w:pos="720"/>
              <w:tab w:val="right" w:pos="10756" w:leader="dot"/>
            </w:tabs>
            <w:rPr>
              <w:lang w:val="en-US" w:eastAsia="en-US"/>
            </w:rPr>
          </w:pPr>
          <w:r>
            <w:rPr>
              <w:lang w:val="en-US" w:eastAsia="en-US"/>
            </w:rPr>
            <w:t>§ 23. Особенности употребления количественных числительных</w:t>
            <w:tab/>
          </w:r>
          <w:hyperlink w:anchor="__RefHeading___Toc1886023">
            <w:r>
              <w:rPr>
                <w:rStyle w:val="IndexLink"/>
                <w:lang w:val="en-US" w:eastAsia="en-US"/>
              </w:rPr>
              <w:t>41</w:t>
            </w:r>
          </w:hyperlink>
        </w:p>
        <w:p>
          <w:pPr>
            <w:pStyle w:val="TOC3"/>
            <w:tabs>
              <w:tab w:val="clear" w:pos="720"/>
              <w:tab w:val="right" w:pos="10756" w:leader="dot"/>
            </w:tabs>
            <w:rPr>
              <w:lang w:val="en-US" w:eastAsia="en-US"/>
            </w:rPr>
          </w:pPr>
          <w:r>
            <w:rPr>
              <w:lang w:val="en-US" w:eastAsia="en-US"/>
            </w:rPr>
            <w:t>§ 24. Порядковые числительные</w:t>
            <w:tab/>
          </w:r>
          <w:hyperlink w:anchor="__RefHeading___Toc1886024">
            <w:r>
              <w:rPr>
                <w:rStyle w:val="IndexLink"/>
                <w:lang w:val="en-US" w:eastAsia="en-US"/>
              </w:rPr>
              <w:t>44</w:t>
            </w:r>
          </w:hyperlink>
        </w:p>
        <w:p>
          <w:pPr>
            <w:pStyle w:val="TOC3"/>
            <w:tabs>
              <w:tab w:val="clear" w:pos="720"/>
              <w:tab w:val="right" w:pos="10756" w:leader="dot"/>
            </w:tabs>
            <w:rPr>
              <w:lang w:val="en-US" w:eastAsia="en-US"/>
            </w:rPr>
          </w:pPr>
          <w:r>
            <w:rPr>
              <w:lang w:val="en-US" w:eastAsia="en-US"/>
            </w:rPr>
            <w:t>§ 25. Особенности употребления порядковых числительных</w:t>
            <w:tab/>
          </w:r>
          <w:hyperlink w:anchor="__RefHeading___Toc1886025">
            <w:r>
              <w:rPr>
                <w:rStyle w:val="IndexLink"/>
                <w:lang w:val="en-US" w:eastAsia="en-US"/>
              </w:rPr>
              <w:t>45</w:t>
            </w:r>
          </w:hyperlink>
        </w:p>
        <w:p>
          <w:pPr>
            <w:pStyle w:val="TOC3"/>
            <w:tabs>
              <w:tab w:val="clear" w:pos="720"/>
              <w:tab w:val="right" w:pos="10756" w:leader="dot"/>
            </w:tabs>
            <w:rPr>
              <w:lang w:val="en-US" w:eastAsia="en-US"/>
            </w:rPr>
          </w:pPr>
          <w:r>
            <w:rPr>
              <w:lang w:val="en-US" w:eastAsia="en-US"/>
            </w:rPr>
            <w:t>§ 26. Дробные числительные</w:t>
            <w:tab/>
          </w:r>
          <w:hyperlink w:anchor="__RefHeading___Toc1886026">
            <w:r>
              <w:rPr>
                <w:rStyle w:val="IndexLink"/>
                <w:lang w:val="en-US" w:eastAsia="en-US"/>
              </w:rPr>
              <w:t>46</w:t>
            </w:r>
          </w:hyperlink>
        </w:p>
        <w:p>
          <w:pPr>
            <w:pStyle w:val="TOC3"/>
            <w:tabs>
              <w:tab w:val="clear" w:pos="720"/>
              <w:tab w:val="right" w:pos="10756" w:leader="dot"/>
            </w:tabs>
            <w:rPr>
              <w:lang w:val="en-US" w:eastAsia="en-US"/>
            </w:rPr>
          </w:pPr>
          <w:r>
            <w:rPr>
              <w:lang w:val="en-US" w:eastAsia="en-US"/>
            </w:rPr>
            <w:t>§ 27. Множительные (кратные) числительные</w:t>
            <w:tab/>
          </w:r>
          <w:hyperlink w:anchor="__RefHeading___Toc1886027">
            <w:r>
              <w:rPr>
                <w:rStyle w:val="IndexLink"/>
                <w:lang w:val="en-US" w:eastAsia="en-US"/>
              </w:rPr>
              <w:t>48</w:t>
            </w:r>
          </w:hyperlink>
        </w:p>
        <w:p>
          <w:pPr>
            <w:pStyle w:val="TOC2"/>
            <w:rPr/>
          </w:pPr>
          <w:r>
            <w:rPr/>
            <w:t>МЕСТОИМЕНИЯ</w:t>
            <w:tab/>
          </w:r>
          <w:hyperlink w:anchor="__RefHeading___Toc1886028">
            <w:r>
              <w:rPr>
                <w:rStyle w:val="IndexLink"/>
              </w:rPr>
              <w:t>49</w:t>
            </w:r>
          </w:hyperlink>
        </w:p>
        <w:p>
          <w:pPr>
            <w:pStyle w:val="TOC3"/>
            <w:tabs>
              <w:tab w:val="clear" w:pos="720"/>
              <w:tab w:val="right" w:pos="10756" w:leader="dot"/>
            </w:tabs>
            <w:rPr>
              <w:lang w:val="en-US" w:eastAsia="en-US"/>
            </w:rPr>
          </w:pPr>
          <w:r>
            <w:rPr>
              <w:lang w:val="en-US" w:eastAsia="en-US"/>
            </w:rPr>
            <w:t>§ 28. Личные местоимения</w:t>
            <w:tab/>
          </w:r>
          <w:hyperlink w:anchor="__RefHeading___Toc1886029">
            <w:r>
              <w:rPr>
                <w:rStyle w:val="IndexLink"/>
                <w:lang w:val="en-US" w:eastAsia="en-US"/>
              </w:rPr>
              <w:t>49</w:t>
            </w:r>
          </w:hyperlink>
        </w:p>
        <w:p>
          <w:pPr>
            <w:pStyle w:val="TOC2"/>
            <w:rPr/>
          </w:pPr>
          <w:r>
            <w:rPr/>
            <w:t>§ 29. Личные местоимения в функции дополнений</w:t>
            <w:tab/>
          </w:r>
          <w:hyperlink w:anchor="__RefHeading___Toc1886030">
            <w:r>
              <w:rPr>
                <w:rStyle w:val="IndexLink"/>
              </w:rPr>
              <w:t>50</w:t>
            </w:r>
          </w:hyperlink>
        </w:p>
        <w:p>
          <w:pPr>
            <w:pStyle w:val="TOC3"/>
            <w:tabs>
              <w:tab w:val="clear" w:pos="720"/>
              <w:tab w:val="right" w:pos="10756" w:leader="dot"/>
            </w:tabs>
            <w:rPr>
              <w:lang w:val="en-US" w:eastAsia="en-US"/>
            </w:rPr>
          </w:pPr>
          <w:r>
            <w:rPr>
              <w:lang w:val="en-US" w:eastAsia="en-US"/>
            </w:rPr>
            <w:t>§ 30. Особенности употребления беспредложной формы личных местоимений</w:t>
            <w:tab/>
          </w:r>
          <w:hyperlink w:anchor="__RefHeading___Toc1886031">
            <w:r>
              <w:rPr>
                <w:rStyle w:val="IndexLink"/>
                <w:lang w:val="en-US" w:eastAsia="en-US"/>
              </w:rPr>
              <w:t>53</w:t>
            </w:r>
          </w:hyperlink>
        </w:p>
        <w:p>
          <w:pPr>
            <w:pStyle w:val="TOC3"/>
            <w:tabs>
              <w:tab w:val="clear" w:pos="720"/>
              <w:tab w:val="right" w:pos="10756" w:leader="dot"/>
            </w:tabs>
            <w:rPr>
              <w:lang w:val="en-US" w:eastAsia="en-US"/>
            </w:rPr>
          </w:pPr>
          <w:r>
            <w:rPr>
              <w:lang w:val="en-US" w:eastAsia="en-US"/>
            </w:rPr>
            <w:t>§ 31. Особенности употребления предложной формы личных местоимений</w:t>
            <w:tab/>
          </w:r>
          <w:hyperlink w:anchor="__RefHeading___Toc1886032">
            <w:r>
              <w:rPr>
                <w:rStyle w:val="IndexLink"/>
                <w:lang w:val="en-US" w:eastAsia="en-US"/>
              </w:rPr>
              <w:t>55</w:t>
            </w:r>
          </w:hyperlink>
        </w:p>
        <w:p>
          <w:pPr>
            <w:pStyle w:val="TOC3"/>
            <w:tabs>
              <w:tab w:val="clear" w:pos="720"/>
              <w:tab w:val="right" w:pos="10756" w:leader="dot"/>
            </w:tabs>
            <w:rPr>
              <w:lang w:val="en-US" w:eastAsia="en-US"/>
            </w:rPr>
          </w:pPr>
          <w:r>
            <w:rPr>
              <w:lang w:val="en-US" w:eastAsia="en-US"/>
            </w:rPr>
            <w:t>§ 32. Возвратные местоимения</w:t>
            <w:tab/>
          </w:r>
          <w:hyperlink w:anchor="__RefHeading___Toc1886033">
            <w:r>
              <w:rPr>
                <w:rStyle w:val="IndexLink"/>
                <w:lang w:val="en-US" w:eastAsia="en-US"/>
              </w:rPr>
              <w:t>56</w:t>
            </w:r>
          </w:hyperlink>
        </w:p>
        <w:p>
          <w:pPr>
            <w:pStyle w:val="TOC3"/>
            <w:tabs>
              <w:tab w:val="clear" w:pos="720"/>
              <w:tab w:val="right" w:pos="10756" w:leader="dot"/>
            </w:tabs>
            <w:rPr>
              <w:lang w:val="en-US" w:eastAsia="en-US"/>
            </w:rPr>
          </w:pPr>
          <w:r>
            <w:rPr>
              <w:lang w:val="en-US" w:eastAsia="en-US"/>
            </w:rPr>
            <w:t xml:space="preserve">§ 33. Значения возвратного местоимения </w:t>
          </w:r>
          <w:r>
            <w:rPr>
              <w:b/>
              <w:bCs/>
              <w:lang w:val="en-US" w:eastAsia="en-US"/>
            </w:rPr>
            <w:t>se</w:t>
          </w:r>
          <w:r>
            <w:rPr>
              <w:lang w:val="en-US" w:eastAsia="en-US"/>
            </w:rPr>
            <w:tab/>
          </w:r>
          <w:hyperlink w:anchor="__RefHeading___Toc1886034">
            <w:r>
              <w:rPr>
                <w:rStyle w:val="IndexLink"/>
                <w:lang w:val="en-US" w:eastAsia="en-US"/>
              </w:rPr>
              <w:t>56</w:t>
            </w:r>
          </w:hyperlink>
        </w:p>
        <w:p>
          <w:pPr>
            <w:pStyle w:val="TOC3"/>
            <w:tabs>
              <w:tab w:val="clear" w:pos="720"/>
              <w:tab w:val="right" w:pos="10756" w:leader="dot"/>
            </w:tabs>
            <w:rPr>
              <w:lang w:val="en-US" w:eastAsia="en-US"/>
            </w:rPr>
          </w:pPr>
          <w:r>
            <w:rPr>
              <w:lang w:val="en-US" w:eastAsia="en-US"/>
            </w:rPr>
            <w:t>§ 34. Притяжательные местоимения</w:t>
            <w:tab/>
          </w:r>
          <w:hyperlink w:anchor="__RefHeading___Toc1886035">
            <w:r>
              <w:rPr>
                <w:rStyle w:val="IndexLink"/>
                <w:lang w:val="en-US" w:eastAsia="en-US"/>
              </w:rPr>
              <w:t>57</w:t>
            </w:r>
          </w:hyperlink>
        </w:p>
        <w:p>
          <w:pPr>
            <w:pStyle w:val="TOC3"/>
            <w:tabs>
              <w:tab w:val="clear" w:pos="720"/>
              <w:tab w:val="right" w:pos="10756" w:leader="dot"/>
            </w:tabs>
            <w:rPr>
              <w:lang w:val="en-US" w:eastAsia="en-US"/>
            </w:rPr>
          </w:pPr>
          <w:r>
            <w:rPr>
              <w:lang w:val="en-US" w:eastAsia="en-US"/>
            </w:rPr>
            <w:t>§ 35. Указательные местоимения</w:t>
            <w:tab/>
          </w:r>
          <w:hyperlink w:anchor="__RefHeading___Toc1886036">
            <w:r>
              <w:rPr>
                <w:rStyle w:val="IndexLink"/>
                <w:lang w:val="en-US" w:eastAsia="en-US"/>
              </w:rPr>
              <w:t>61</w:t>
            </w:r>
          </w:hyperlink>
        </w:p>
        <w:p>
          <w:pPr>
            <w:pStyle w:val="TOC3"/>
            <w:tabs>
              <w:tab w:val="clear" w:pos="720"/>
              <w:tab w:val="right" w:pos="10756" w:leader="dot"/>
            </w:tabs>
            <w:rPr>
              <w:lang w:val="en-US" w:eastAsia="en-US"/>
            </w:rPr>
          </w:pPr>
          <w:r>
            <w:rPr>
              <w:lang w:val="en-US" w:eastAsia="en-US"/>
            </w:rPr>
            <w:t>§ 36. Вопросительные местоимения</w:t>
            <w:tab/>
          </w:r>
          <w:hyperlink w:anchor="__RefHeading___Toc1886037">
            <w:r>
              <w:rPr>
                <w:rStyle w:val="IndexLink"/>
                <w:lang w:val="en-US" w:eastAsia="en-US"/>
              </w:rPr>
              <w:t>62</w:t>
            </w:r>
          </w:hyperlink>
        </w:p>
        <w:p>
          <w:pPr>
            <w:pStyle w:val="TOC3"/>
            <w:tabs>
              <w:tab w:val="clear" w:pos="720"/>
              <w:tab w:val="right" w:pos="10756" w:leader="dot"/>
            </w:tabs>
            <w:rPr>
              <w:lang w:val="en-US" w:eastAsia="en-US"/>
            </w:rPr>
          </w:pPr>
          <w:r>
            <w:rPr>
              <w:lang w:val="en-US" w:eastAsia="en-US"/>
            </w:rPr>
            <w:t>§ 37. Использование вопросительных местоимений -  в восклицательных предложениях</w:t>
            <w:tab/>
          </w:r>
          <w:hyperlink w:anchor="__RefHeading___Toc1886038">
            <w:r>
              <w:rPr>
                <w:rStyle w:val="IndexLink"/>
                <w:lang w:val="en-US" w:eastAsia="en-US"/>
              </w:rPr>
              <w:t>64</w:t>
            </w:r>
          </w:hyperlink>
        </w:p>
        <w:p>
          <w:pPr>
            <w:pStyle w:val="TOC3"/>
            <w:tabs>
              <w:tab w:val="clear" w:pos="720"/>
              <w:tab w:val="right" w:pos="10756" w:leader="dot"/>
            </w:tabs>
            <w:rPr>
              <w:lang w:val="en-US" w:eastAsia="en-US"/>
            </w:rPr>
          </w:pPr>
          <w:r>
            <w:rPr>
              <w:lang w:val="en-US" w:eastAsia="en-US"/>
            </w:rPr>
            <w:t>§ 38. Относительные местоимения</w:t>
            <w:tab/>
          </w:r>
          <w:hyperlink w:anchor="__RefHeading___Toc1886039">
            <w:r>
              <w:rPr>
                <w:rStyle w:val="IndexLink"/>
                <w:lang w:val="en-US" w:eastAsia="en-US"/>
              </w:rPr>
              <w:t>64</w:t>
            </w:r>
          </w:hyperlink>
        </w:p>
        <w:p>
          <w:pPr>
            <w:pStyle w:val="TOC3"/>
            <w:tabs>
              <w:tab w:val="clear" w:pos="720"/>
              <w:tab w:val="right" w:pos="10756" w:leader="dot"/>
            </w:tabs>
            <w:rPr>
              <w:lang w:val="en-US" w:eastAsia="en-US"/>
            </w:rPr>
          </w:pPr>
          <w:r>
            <w:rPr>
              <w:lang w:val="en-US" w:eastAsia="en-US"/>
            </w:rPr>
            <w:t>§ 39. Неопределенные местоимения</w:t>
            <w:tab/>
          </w:r>
          <w:hyperlink w:anchor="__RefHeading___Toc1886040">
            <w:r>
              <w:rPr>
                <w:rStyle w:val="IndexLink"/>
                <w:lang w:val="en-US" w:eastAsia="en-US"/>
              </w:rPr>
              <w:t>67</w:t>
            </w:r>
          </w:hyperlink>
        </w:p>
        <w:p>
          <w:pPr>
            <w:pStyle w:val="TOC3"/>
            <w:tabs>
              <w:tab w:val="clear" w:pos="720"/>
              <w:tab w:val="right" w:pos="10756" w:leader="dot"/>
            </w:tabs>
            <w:rPr>
              <w:lang w:val="en-US" w:eastAsia="en-US"/>
            </w:rPr>
          </w:pPr>
          <w:r>
            <w:rPr>
              <w:lang w:val="en-US" w:eastAsia="en-US"/>
            </w:rPr>
            <w:t>§ 40. Отрицательные местоимения</w:t>
            <w:tab/>
          </w:r>
          <w:hyperlink w:anchor="__RefHeading___Toc1886041">
            <w:r>
              <w:rPr>
                <w:rStyle w:val="IndexLink"/>
                <w:lang w:val="en-US" w:eastAsia="en-US"/>
              </w:rPr>
              <w:t>70</w:t>
            </w:r>
          </w:hyperlink>
        </w:p>
        <w:p>
          <w:pPr>
            <w:pStyle w:val="TOC2"/>
            <w:rPr/>
          </w:pPr>
          <w:r>
            <w:rPr/>
            <w:t>ГЛАГОЛ</w:t>
            <w:tab/>
          </w:r>
          <w:hyperlink w:anchor="__RefHeading___Toc1886042">
            <w:r>
              <w:rPr>
                <w:rStyle w:val="IndexLink"/>
              </w:rPr>
              <w:t>72</w:t>
            </w:r>
          </w:hyperlink>
        </w:p>
        <w:p>
          <w:pPr>
            <w:pStyle w:val="TOC3"/>
            <w:tabs>
              <w:tab w:val="clear" w:pos="720"/>
              <w:tab w:val="right" w:pos="10756" w:leader="dot"/>
            </w:tabs>
            <w:rPr>
              <w:lang w:val="en-US" w:eastAsia="en-US"/>
            </w:rPr>
          </w:pPr>
          <w:r>
            <w:rPr>
              <w:lang w:val="en-US" w:eastAsia="en-US"/>
            </w:rPr>
            <w:t>ОБЩИЕ СВЕДЕНИЯ</w:t>
            <w:tab/>
          </w:r>
          <w:hyperlink w:anchor="__RefHeading___Toc1886043">
            <w:r>
              <w:rPr>
                <w:rStyle w:val="IndexLink"/>
                <w:lang w:val="en-US" w:eastAsia="en-US"/>
              </w:rPr>
              <w:t>72</w:t>
            </w:r>
          </w:hyperlink>
        </w:p>
        <w:p>
          <w:pPr>
            <w:pStyle w:val="TOC3"/>
            <w:tabs>
              <w:tab w:val="clear" w:pos="720"/>
              <w:tab w:val="right" w:pos="10756" w:leader="dot"/>
            </w:tabs>
            <w:rPr>
              <w:lang w:val="en-US" w:eastAsia="en-US"/>
            </w:rPr>
          </w:pPr>
          <w:r>
            <w:rPr>
              <w:lang w:val="en-US" w:eastAsia="en-US"/>
            </w:rPr>
            <w:t>§ 41. Краткое сравнение глагольной системы  в испанском и русском языках</w:t>
            <w:tab/>
          </w:r>
          <w:hyperlink w:anchor="__RefHeading___Toc1886044">
            <w:r>
              <w:rPr>
                <w:rStyle w:val="IndexLink"/>
                <w:lang w:val="en-US" w:eastAsia="en-US"/>
              </w:rPr>
              <w:t>72</w:t>
            </w:r>
          </w:hyperlink>
        </w:p>
        <w:p>
          <w:pPr>
            <w:pStyle w:val="TOC3"/>
            <w:tabs>
              <w:tab w:val="clear" w:pos="720"/>
              <w:tab w:val="right" w:pos="10756" w:leader="dot"/>
            </w:tabs>
            <w:rPr>
              <w:lang w:val="en-US" w:eastAsia="en-US"/>
            </w:rPr>
          </w:pPr>
          <w:r>
            <w:rPr>
              <w:lang w:val="en-US" w:eastAsia="en-US"/>
            </w:rPr>
            <w:t>§ 42. Классификация глаголов</w:t>
            <w:tab/>
          </w:r>
          <w:hyperlink w:anchor="__RefHeading___Toc1886045">
            <w:r>
              <w:rPr>
                <w:rStyle w:val="IndexLink"/>
                <w:lang w:val="en-US" w:eastAsia="en-US"/>
              </w:rPr>
              <w:t>73</w:t>
            </w:r>
          </w:hyperlink>
        </w:p>
        <w:p>
          <w:pPr>
            <w:pStyle w:val="TOC3"/>
            <w:tabs>
              <w:tab w:val="clear" w:pos="720"/>
              <w:tab w:val="right" w:pos="10756" w:leader="dot"/>
            </w:tabs>
            <w:rPr>
              <w:lang w:val="en-US" w:eastAsia="en-US"/>
            </w:rPr>
          </w:pPr>
          <w:r>
            <w:rPr>
              <w:lang w:val="en-US" w:eastAsia="en-US"/>
            </w:rPr>
            <w:t>§ 43. Грамматические категории глагола</w:t>
            <w:tab/>
          </w:r>
          <w:hyperlink w:anchor="__RefHeading___Toc1886046">
            <w:r>
              <w:rPr>
                <w:rStyle w:val="IndexLink"/>
                <w:lang w:val="en-US" w:eastAsia="en-US"/>
              </w:rPr>
              <w:t>74</w:t>
            </w:r>
          </w:hyperlink>
        </w:p>
        <w:p>
          <w:pPr>
            <w:pStyle w:val="TOC2"/>
            <w:rPr/>
          </w:pPr>
          <w:r>
            <w:rPr/>
            <w:t>Неличные формы глагола</w:t>
            <w:tab/>
          </w:r>
          <w:hyperlink w:anchor="__RefHeading___Toc1886047">
            <w:r>
              <w:rPr>
                <w:rStyle w:val="IndexLink"/>
              </w:rPr>
              <w:t>74</w:t>
            </w:r>
          </w:hyperlink>
        </w:p>
        <w:p>
          <w:pPr>
            <w:pStyle w:val="TOC3"/>
            <w:tabs>
              <w:tab w:val="clear" w:pos="720"/>
              <w:tab w:val="right" w:pos="10756" w:leader="dot"/>
            </w:tabs>
            <w:rPr>
              <w:lang w:val="en-US" w:eastAsia="en-US"/>
            </w:rPr>
          </w:pPr>
          <w:r>
            <w:rPr>
              <w:lang w:val="en-US" w:eastAsia="en-US"/>
            </w:rPr>
            <w:t>§ 44. Простой инфинитив как исходная глагольная форма</w:t>
            <w:tab/>
          </w:r>
          <w:hyperlink w:anchor="__RefHeading___Toc1886048">
            <w:r>
              <w:rPr>
                <w:rStyle w:val="IndexLink"/>
                <w:lang w:val="en-US" w:eastAsia="en-US"/>
              </w:rPr>
              <w:t>74</w:t>
            </w:r>
          </w:hyperlink>
        </w:p>
        <w:p>
          <w:pPr>
            <w:pStyle w:val="TOC2"/>
            <w:ind w:start="0" w:end="0"/>
            <w:rPr/>
          </w:pPr>
          <w:r>
            <w:rPr/>
            <w:t xml:space="preserve">        </w:t>
          </w:r>
          <w:r>
            <w:rPr/>
            <w:t>§ 45. Образование причастия</w:t>
            <w:tab/>
          </w:r>
          <w:hyperlink w:anchor="__RefHeading___Toc1886049">
            <w:r>
              <w:rPr>
                <w:rStyle w:val="IndexLink"/>
              </w:rPr>
              <w:t>75</w:t>
            </w:r>
          </w:hyperlink>
        </w:p>
        <w:p>
          <w:pPr>
            <w:pStyle w:val="TOC3"/>
            <w:tabs>
              <w:tab w:val="clear" w:pos="720"/>
              <w:tab w:val="right" w:pos="10756" w:leader="dot"/>
            </w:tabs>
            <w:rPr>
              <w:lang w:val="en-US" w:eastAsia="en-US"/>
            </w:rPr>
          </w:pPr>
          <w:r>
            <w:rPr>
              <w:lang w:val="en-US" w:eastAsia="en-US"/>
            </w:rPr>
            <w:t>§ 46. Образование сложного инфинитива</w:t>
            <w:tab/>
          </w:r>
          <w:hyperlink w:anchor="__RefHeading___Toc1886050">
            <w:r>
              <w:rPr>
                <w:rStyle w:val="IndexLink"/>
                <w:lang w:val="en-US" w:eastAsia="en-US"/>
              </w:rPr>
              <w:t>77</w:t>
            </w:r>
          </w:hyperlink>
        </w:p>
        <w:p>
          <w:pPr>
            <w:pStyle w:val="TOC3"/>
            <w:tabs>
              <w:tab w:val="clear" w:pos="720"/>
              <w:tab w:val="right" w:pos="10756" w:leader="dot"/>
            </w:tabs>
            <w:rPr>
              <w:lang w:val="en-US" w:eastAsia="en-US"/>
            </w:rPr>
          </w:pPr>
          <w:r>
            <w:rPr>
              <w:lang w:val="en-US" w:eastAsia="en-US"/>
            </w:rPr>
            <w:t>§ 47. Образование простого и сложного герундия……………………………………………………………………………..77</w:t>
          </w:r>
        </w:p>
        <w:p>
          <w:pPr>
            <w:pStyle w:val="TOC3"/>
            <w:tabs>
              <w:tab w:val="clear" w:pos="720"/>
              <w:tab w:val="right" w:pos="10756" w:leader="dot"/>
            </w:tabs>
            <w:rPr>
              <w:lang w:val="en-US" w:eastAsia="en-US"/>
            </w:rPr>
          </w:pPr>
          <w:r>
            <w:rPr>
              <w:lang w:val="en-US" w:eastAsia="en-US"/>
            </w:rPr>
            <w:t>Образование глагольных времен и наклонений</w:t>
            <w:tab/>
          </w:r>
          <w:hyperlink w:anchor="__RefHeading___Toc1886051">
            <w:r>
              <w:rPr>
                <w:rStyle w:val="IndexLink"/>
                <w:lang w:val="en-US" w:eastAsia="en-US"/>
              </w:rPr>
              <w:t>77</w:t>
            </w:r>
          </w:hyperlink>
        </w:p>
        <w:p>
          <w:pPr>
            <w:pStyle w:val="TOC3"/>
            <w:tabs>
              <w:tab w:val="clear" w:pos="720"/>
              <w:tab w:val="right" w:pos="10756" w:leader="dot"/>
            </w:tabs>
            <w:rPr>
              <w:lang w:val="en-US" w:eastAsia="en-US"/>
            </w:rPr>
          </w:pPr>
          <w:r>
            <w:rPr>
              <w:lang w:val="en-US" w:eastAsia="en-US"/>
            </w:rPr>
            <w:t>§ 48. Типы глагольных спряжений</w:t>
            <w:tab/>
          </w:r>
          <w:hyperlink w:anchor="__RefHeading___Toc1886052">
            <w:r>
              <w:rPr>
                <w:rStyle w:val="IndexLink"/>
                <w:lang w:val="en-US" w:eastAsia="en-US"/>
              </w:rPr>
              <w:t>78</w:t>
            </w:r>
          </w:hyperlink>
        </w:p>
        <w:p>
          <w:pPr>
            <w:pStyle w:val="TOC3"/>
            <w:tabs>
              <w:tab w:val="clear" w:pos="720"/>
              <w:tab w:val="right" w:pos="10756" w:leader="dot"/>
            </w:tabs>
            <w:rPr>
              <w:lang w:val="en-US" w:eastAsia="en-US"/>
            </w:rPr>
          </w:pPr>
          <w:r>
            <w:rPr>
              <w:lang w:val="en-US" w:eastAsia="en-US"/>
            </w:rPr>
            <w:t>§ 49. Система времен и наклонений испанского глагола………………………………………………………………………78</w:t>
          </w:r>
        </w:p>
        <w:p>
          <w:pPr>
            <w:pStyle w:val="TOC3"/>
            <w:tabs>
              <w:tab w:val="clear" w:pos="720"/>
              <w:tab w:val="right" w:pos="10756" w:leader="dot"/>
            </w:tabs>
            <w:rPr>
              <w:lang w:val="en-US" w:eastAsia="en-US"/>
            </w:rPr>
          </w:pPr>
          <w:r>
            <w:rPr>
              <w:lang w:val="en-US" w:eastAsia="en-US"/>
            </w:rPr>
            <w:t>Действительный залог</w:t>
            <w:tab/>
          </w:r>
          <w:hyperlink w:anchor="__RefHeading___Toc1886053">
            <w:r>
              <w:rPr>
                <w:rStyle w:val="IndexLink"/>
                <w:lang w:val="en-US" w:eastAsia="en-US"/>
              </w:rPr>
              <w:t>78</w:t>
            </w:r>
          </w:hyperlink>
        </w:p>
        <w:p>
          <w:pPr>
            <w:pStyle w:val="TOC3"/>
            <w:tabs>
              <w:tab w:val="clear" w:pos="720"/>
              <w:tab w:val="right" w:pos="10756" w:leader="dot"/>
            </w:tabs>
            <w:rPr>
              <w:lang w:val="en-US" w:eastAsia="en-US"/>
            </w:rPr>
          </w:pPr>
          <w:r>
            <w:rPr>
              <w:lang w:val="en-US" w:eastAsia="en-US"/>
            </w:rPr>
            <w:t>§ 50. Образование простых времен изъявительного наклонения действительного залога глаголов обычного спряжения</w:t>
            <w:tab/>
          </w:r>
          <w:hyperlink w:anchor="__RefHeading___Toc1886054">
            <w:r>
              <w:rPr>
                <w:rStyle w:val="IndexLink"/>
                <w:lang w:val="en-US" w:eastAsia="en-US"/>
              </w:rPr>
              <w:t>79</w:t>
            </w:r>
          </w:hyperlink>
        </w:p>
        <w:p>
          <w:pPr>
            <w:pStyle w:val="TOC3"/>
            <w:tabs>
              <w:tab w:val="clear" w:pos="720"/>
              <w:tab w:val="right" w:pos="10756" w:leader="dot"/>
            </w:tabs>
            <w:rPr>
              <w:lang w:val="en-US" w:eastAsia="en-US"/>
            </w:rPr>
          </w:pPr>
          <w:r>
            <w:rPr>
              <w:lang w:val="en-US" w:eastAsia="en-US"/>
            </w:rPr>
            <w:t xml:space="preserve">§ 51. Вспомогательный глагол </w:t>
          </w:r>
          <w:r>
            <w:rPr>
              <w:b/>
              <w:bCs/>
              <w:lang w:val="en-US" w:eastAsia="en-US"/>
            </w:rPr>
            <w:t>haber</w:t>
          </w:r>
          <w:r>
            <w:rPr>
              <w:lang w:val="en-US" w:eastAsia="en-US"/>
            </w:rPr>
            <w:tab/>
          </w:r>
          <w:hyperlink w:anchor="__RefHeading___Toc1886055">
            <w:r>
              <w:rPr>
                <w:rStyle w:val="IndexLink"/>
                <w:lang w:val="en-US" w:eastAsia="en-US"/>
              </w:rPr>
              <w:t>81</w:t>
            </w:r>
          </w:hyperlink>
        </w:p>
        <w:p>
          <w:pPr>
            <w:pStyle w:val="TOC3"/>
            <w:tabs>
              <w:tab w:val="clear" w:pos="720"/>
              <w:tab w:val="right" w:pos="10756" w:leader="dot"/>
            </w:tabs>
            <w:rPr>
              <w:lang w:val="en-US" w:eastAsia="en-US"/>
            </w:rPr>
          </w:pPr>
          <w:r>
            <w:rPr>
              <w:lang w:val="en-US" w:eastAsia="en-US"/>
            </w:rPr>
            <w:t>§ 52. Образование сложных времен изъявительного наклонения действительного залога глаголов обычного спряжения</w:t>
            <w:tab/>
          </w:r>
          <w:hyperlink w:anchor="__RefHeading___Toc1886056">
            <w:r>
              <w:rPr>
                <w:rStyle w:val="IndexLink"/>
                <w:lang w:val="en-US" w:eastAsia="en-US"/>
              </w:rPr>
              <w:t>81</w:t>
            </w:r>
          </w:hyperlink>
        </w:p>
        <w:p>
          <w:pPr>
            <w:pStyle w:val="TOC3"/>
            <w:tabs>
              <w:tab w:val="clear" w:pos="720"/>
              <w:tab w:val="right" w:pos="10756" w:leader="dot"/>
            </w:tabs>
            <w:rPr>
              <w:lang w:val="en-US" w:eastAsia="en-US"/>
            </w:rPr>
          </w:pPr>
          <w:r>
            <w:rPr>
              <w:lang w:val="en-US" w:eastAsia="en-US"/>
            </w:rPr>
            <w:t>§ 53. Образование простых времен сослагательного наклонения действительного залога глаголов обычного спряжения</w:t>
            <w:tab/>
          </w:r>
          <w:hyperlink w:anchor="__RefHeading___Toc1886057">
            <w:r>
              <w:rPr>
                <w:rStyle w:val="IndexLink"/>
                <w:lang w:val="en-US" w:eastAsia="en-US"/>
              </w:rPr>
              <w:t>83</w:t>
            </w:r>
          </w:hyperlink>
        </w:p>
        <w:p>
          <w:pPr>
            <w:pStyle w:val="TOC3"/>
            <w:tabs>
              <w:tab w:val="clear" w:pos="720"/>
              <w:tab w:val="right" w:pos="10756" w:leader="dot"/>
            </w:tabs>
            <w:rPr>
              <w:lang w:val="en-US" w:eastAsia="en-US"/>
            </w:rPr>
          </w:pPr>
          <w:r>
            <w:rPr>
              <w:lang w:val="en-US" w:eastAsia="en-US"/>
            </w:rPr>
            <w:t xml:space="preserve">§ 54. Вспомогательный глагол </w:t>
          </w:r>
          <w:r>
            <w:rPr>
              <w:b/>
              <w:bCs/>
              <w:lang w:val="en-US" w:eastAsia="en-US"/>
            </w:rPr>
            <w:t>haber</w:t>
          </w:r>
          <w:r>
            <w:rPr>
              <w:lang w:val="en-US" w:eastAsia="en-US"/>
            </w:rPr>
            <w:tab/>
          </w:r>
          <w:hyperlink w:anchor="__RefHeading___Toc1886058">
            <w:r>
              <w:rPr>
                <w:rStyle w:val="IndexLink"/>
                <w:lang w:val="en-US" w:eastAsia="en-US"/>
              </w:rPr>
              <w:t>84</w:t>
            </w:r>
          </w:hyperlink>
        </w:p>
        <w:p>
          <w:pPr>
            <w:pStyle w:val="TOC3"/>
            <w:tabs>
              <w:tab w:val="clear" w:pos="720"/>
              <w:tab w:val="right" w:pos="10756" w:leader="dot"/>
            </w:tabs>
            <w:rPr>
              <w:lang w:val="en-US" w:eastAsia="en-US"/>
            </w:rPr>
          </w:pPr>
          <w:r>
            <w:rPr>
              <w:lang w:val="en-US" w:eastAsia="en-US"/>
            </w:rPr>
            <w:t>§ 55. Образование сложных времен сослагательного наклонения действительного залога глаголов обычного спряжения</w:t>
            <w:tab/>
          </w:r>
          <w:hyperlink w:anchor="__RefHeading___Toc1886059">
            <w:r>
              <w:rPr>
                <w:rStyle w:val="IndexLink"/>
                <w:lang w:val="en-US" w:eastAsia="en-US"/>
              </w:rPr>
              <w:t>85</w:t>
            </w:r>
          </w:hyperlink>
        </w:p>
        <w:p>
          <w:pPr>
            <w:pStyle w:val="TOC3"/>
            <w:tabs>
              <w:tab w:val="clear" w:pos="720"/>
              <w:tab w:val="right" w:pos="10756" w:leader="dot"/>
            </w:tabs>
            <w:rPr>
              <w:lang w:val="en-US" w:eastAsia="en-US"/>
            </w:rPr>
          </w:pPr>
          <w:r>
            <w:rPr>
              <w:lang w:val="en-US" w:eastAsia="en-US"/>
            </w:rPr>
            <w:t>56. Образование Potencial imperfecto (о simple) глаголов обычного спряжения</w:t>
            <w:tab/>
          </w:r>
          <w:hyperlink w:anchor="__RefHeading___Toc1886060">
            <w:r>
              <w:rPr>
                <w:rStyle w:val="IndexLink"/>
                <w:lang w:val="en-US" w:eastAsia="en-US"/>
              </w:rPr>
              <w:t>87</w:t>
            </w:r>
          </w:hyperlink>
        </w:p>
        <w:p>
          <w:pPr>
            <w:pStyle w:val="TOC3"/>
            <w:tabs>
              <w:tab w:val="clear" w:pos="720"/>
              <w:tab w:val="right" w:pos="10756" w:leader="dot"/>
            </w:tabs>
            <w:rPr>
              <w:lang w:val="en-US" w:eastAsia="en-US"/>
            </w:rPr>
          </w:pPr>
          <w:r>
            <w:rPr>
              <w:lang w:val="en-US" w:eastAsia="en-US"/>
            </w:rPr>
            <w:t xml:space="preserve">§ 57. Вспомогательный глагол </w:t>
          </w:r>
          <w:r>
            <w:rPr>
              <w:b/>
              <w:bCs/>
              <w:lang w:val="en-US" w:eastAsia="en-US"/>
            </w:rPr>
            <w:t>haber</w:t>
          </w:r>
          <w:r>
            <w:rPr>
              <w:lang w:val="en-US" w:eastAsia="en-US"/>
            </w:rPr>
            <w:tab/>
          </w:r>
          <w:hyperlink w:anchor="__RefHeading___Toc1886061">
            <w:r>
              <w:rPr>
                <w:rStyle w:val="IndexLink"/>
                <w:lang w:val="en-US" w:eastAsia="en-US"/>
              </w:rPr>
              <w:t>87</w:t>
            </w:r>
          </w:hyperlink>
        </w:p>
        <w:p>
          <w:pPr>
            <w:pStyle w:val="TOC3"/>
            <w:tabs>
              <w:tab w:val="clear" w:pos="720"/>
              <w:tab w:val="right" w:pos="10756" w:leader="dot"/>
            </w:tabs>
            <w:rPr>
              <w:lang w:val="en-US" w:eastAsia="en-US"/>
            </w:rPr>
          </w:pPr>
          <w:r>
            <w:rPr>
              <w:lang w:val="en-US" w:eastAsia="en-US"/>
            </w:rPr>
            <w:t>§ 58. Образование Potencial perfecto (o compuesto) глаголов обычного спряжения</w:t>
            <w:tab/>
          </w:r>
          <w:hyperlink w:anchor="__RefHeading___Toc1886062">
            <w:r>
              <w:rPr>
                <w:rStyle w:val="IndexLink"/>
                <w:lang w:val="en-US" w:eastAsia="en-US"/>
              </w:rPr>
              <w:t>87</w:t>
            </w:r>
          </w:hyperlink>
        </w:p>
        <w:p>
          <w:pPr>
            <w:pStyle w:val="TOC3"/>
            <w:tabs>
              <w:tab w:val="clear" w:pos="720"/>
              <w:tab w:val="right" w:pos="10756" w:leader="dot"/>
            </w:tabs>
            <w:rPr>
              <w:lang w:val="en-US" w:eastAsia="en-US"/>
            </w:rPr>
          </w:pPr>
          <w:r>
            <w:rPr>
              <w:lang w:val="en-US" w:eastAsia="en-US"/>
            </w:rPr>
            <w:t>§ 59. Образование повелительного наклонения глаголов обычного спряжения</w:t>
            <w:tab/>
          </w:r>
          <w:hyperlink w:anchor="__RefHeading___Toc1886063">
            <w:r>
              <w:rPr>
                <w:rStyle w:val="IndexLink"/>
                <w:lang w:val="en-US" w:eastAsia="en-US"/>
              </w:rPr>
              <w:t>88</w:t>
            </w:r>
          </w:hyperlink>
        </w:p>
        <w:p>
          <w:pPr>
            <w:pStyle w:val="TOC3"/>
            <w:tabs>
              <w:tab w:val="clear" w:pos="720"/>
              <w:tab w:val="right" w:pos="10756" w:leader="dot"/>
            </w:tabs>
            <w:rPr>
              <w:lang w:val="en-US" w:eastAsia="en-US"/>
            </w:rPr>
          </w:pPr>
          <w:r>
            <w:rPr>
              <w:lang w:val="en-US" w:eastAsia="en-US"/>
            </w:rPr>
            <w:t>§ 60. Орфографические особенности некоторых глаголов обычного спряжения</w:t>
            <w:tab/>
          </w:r>
          <w:hyperlink w:anchor="__RefHeading___Toc1886064">
            <w:r>
              <w:rPr>
                <w:rStyle w:val="IndexLink"/>
                <w:lang w:val="en-US" w:eastAsia="en-US"/>
              </w:rPr>
              <w:t>88</w:t>
            </w:r>
          </w:hyperlink>
        </w:p>
        <w:p>
          <w:pPr>
            <w:pStyle w:val="TOC3"/>
            <w:tabs>
              <w:tab w:val="clear" w:pos="720"/>
              <w:tab w:val="right" w:pos="10756" w:leader="dot"/>
            </w:tabs>
            <w:rPr>
              <w:lang w:val="en-US" w:eastAsia="en-US"/>
            </w:rPr>
          </w:pPr>
          <w:r>
            <w:rPr>
              <w:lang w:val="en-US" w:eastAsia="en-US"/>
            </w:rPr>
            <w:t>§ 62. Глаголы индивидуального спряжения</w:t>
            <w:tab/>
          </w:r>
          <w:hyperlink w:anchor="__RefHeading___Toc1886065">
            <w:r>
              <w:rPr>
                <w:rStyle w:val="IndexLink"/>
                <w:lang w:val="en-US" w:eastAsia="en-US"/>
              </w:rPr>
              <w:t>95</w:t>
            </w:r>
          </w:hyperlink>
        </w:p>
        <w:p>
          <w:pPr>
            <w:pStyle w:val="TOC3"/>
            <w:tabs>
              <w:tab w:val="clear" w:pos="720"/>
              <w:tab w:val="right" w:pos="10756" w:leader="dot"/>
            </w:tabs>
            <w:rPr>
              <w:lang w:val="en-US" w:eastAsia="en-US"/>
            </w:rPr>
          </w:pPr>
          <w:r>
            <w:rPr>
              <w:lang w:val="en-US" w:eastAsia="en-US"/>
            </w:rPr>
            <w:t>§ 63. Местоименные глаголы</w:t>
            <w:tab/>
          </w:r>
          <w:hyperlink w:anchor="__RefHeading___Toc1886066">
            <w:r>
              <w:rPr>
                <w:rStyle w:val="IndexLink"/>
                <w:lang w:val="en-US" w:eastAsia="en-US"/>
              </w:rPr>
              <w:t>95</w:t>
            </w:r>
          </w:hyperlink>
        </w:p>
        <w:p>
          <w:pPr>
            <w:pStyle w:val="TOC3"/>
            <w:tabs>
              <w:tab w:val="clear" w:pos="720"/>
              <w:tab w:val="right" w:pos="10756" w:leader="dot"/>
            </w:tabs>
            <w:rPr>
              <w:lang w:val="en-US" w:eastAsia="en-US"/>
            </w:rPr>
          </w:pPr>
          <w:r>
            <w:rPr>
              <w:lang w:val="en-US" w:eastAsia="en-US"/>
            </w:rPr>
            <w:t>§ 64. Недостаточные глаголы</w:t>
            <w:tab/>
          </w:r>
          <w:hyperlink w:anchor="__RefHeading___Toc1886067">
            <w:r>
              <w:rPr>
                <w:rStyle w:val="IndexLink"/>
                <w:lang w:val="en-US" w:eastAsia="en-US"/>
              </w:rPr>
              <w:t>97</w:t>
            </w:r>
          </w:hyperlink>
        </w:p>
        <w:p>
          <w:pPr>
            <w:pStyle w:val="TOC3"/>
            <w:tabs>
              <w:tab w:val="clear" w:pos="720"/>
              <w:tab w:val="right" w:pos="10756" w:leader="dot"/>
            </w:tabs>
            <w:rPr>
              <w:lang w:val="en-US" w:eastAsia="en-US"/>
            </w:rPr>
          </w:pPr>
          <w:r>
            <w:rPr>
              <w:lang w:val="en-US" w:eastAsia="en-US"/>
            </w:rPr>
            <w:t>§ 65. Безличные глаголы</w:t>
            <w:tab/>
          </w:r>
          <w:hyperlink w:anchor="__RefHeading___Toc1886068">
            <w:r>
              <w:rPr>
                <w:rStyle w:val="IndexLink"/>
                <w:lang w:val="en-US" w:eastAsia="en-US"/>
              </w:rPr>
              <w:t>98</w:t>
            </w:r>
          </w:hyperlink>
        </w:p>
        <w:p>
          <w:pPr>
            <w:pStyle w:val="TOC3"/>
            <w:tabs>
              <w:tab w:val="clear" w:pos="720"/>
              <w:tab w:val="right" w:pos="10756" w:leader="dot"/>
            </w:tabs>
            <w:rPr>
              <w:b/>
              <w:bCs/>
              <w:lang w:val="en-US" w:eastAsia="en-US"/>
            </w:rPr>
          </w:pPr>
          <w:r>
            <w:rPr>
              <w:lang w:val="en-US" w:eastAsia="en-US"/>
            </w:rPr>
            <w:t xml:space="preserve">§ 66. Вспомогательные глаголы </w:t>
          </w:r>
          <w:r>
            <w:rPr>
              <w:b/>
              <w:bCs/>
              <w:lang w:val="en-US" w:eastAsia="en-US"/>
            </w:rPr>
            <w:t>haber</w:t>
          </w:r>
          <w:r>
            <w:rPr>
              <w:lang w:val="en-US" w:eastAsia="en-US"/>
            </w:rPr>
            <w:t xml:space="preserve">, </w:t>
          </w:r>
          <w:r>
            <w:rPr>
              <w:b/>
              <w:bCs/>
              <w:lang w:val="en-US" w:eastAsia="en-US"/>
            </w:rPr>
            <w:t>ser</w:t>
          </w:r>
          <w:r>
            <w:rPr>
              <w:lang w:val="en-US" w:eastAsia="en-US"/>
            </w:rPr>
            <w:t xml:space="preserve"> и </w:t>
          </w:r>
          <w:r>
            <w:rPr>
              <w:b/>
              <w:bCs/>
              <w:lang w:val="en-US" w:eastAsia="en-US"/>
            </w:rPr>
            <w:t>estar……………………………………………………………………………..</w:t>
          </w:r>
          <w:r>
            <w:rPr>
              <w:lang w:val="en-US" w:eastAsia="en-US"/>
            </w:rPr>
            <w:t>99</w:t>
          </w:r>
        </w:p>
        <w:p>
          <w:pPr>
            <w:pStyle w:val="TOC3"/>
            <w:tabs>
              <w:tab w:val="clear" w:pos="720"/>
              <w:tab w:val="right" w:pos="10756" w:leader="dot"/>
            </w:tabs>
            <w:rPr>
              <w:lang w:val="en-US" w:eastAsia="en-US"/>
            </w:rPr>
          </w:pPr>
          <w:r>
            <w:rPr>
              <w:lang w:val="en-US" w:eastAsia="en-US"/>
            </w:rPr>
            <w:t>Страдательный (пассивный) залог</w:t>
            <w:tab/>
          </w:r>
          <w:hyperlink w:anchor="__RefHeading___Toc1886069">
            <w:r>
              <w:rPr>
                <w:rStyle w:val="IndexLink"/>
                <w:lang w:val="en-US" w:eastAsia="en-US"/>
              </w:rPr>
              <w:t>99</w:t>
            </w:r>
          </w:hyperlink>
        </w:p>
        <w:p>
          <w:pPr>
            <w:pStyle w:val="TOC3"/>
            <w:tabs>
              <w:tab w:val="clear" w:pos="720"/>
              <w:tab w:val="right" w:pos="10756" w:leader="dot"/>
            </w:tabs>
            <w:rPr>
              <w:lang w:val="en-US" w:eastAsia="en-US"/>
            </w:rPr>
          </w:pPr>
          <w:r>
            <w:rPr>
              <w:lang w:val="en-US" w:eastAsia="en-US"/>
            </w:rPr>
            <w:t>§ 67. Причастная форма страдательного залога</w:t>
            <w:tab/>
          </w:r>
          <w:hyperlink w:anchor="__RefHeading___Toc1886070">
            <w:r>
              <w:rPr>
                <w:rStyle w:val="IndexLink"/>
                <w:lang w:val="en-US" w:eastAsia="en-US"/>
              </w:rPr>
              <w:t>102</w:t>
            </w:r>
          </w:hyperlink>
        </w:p>
        <w:p>
          <w:pPr>
            <w:pStyle w:val="TOC3"/>
            <w:tabs>
              <w:tab w:val="clear" w:pos="720"/>
              <w:tab w:val="right" w:pos="10756" w:leader="dot"/>
            </w:tabs>
            <w:rPr>
              <w:lang w:val="en-US" w:eastAsia="en-US"/>
            </w:rPr>
          </w:pPr>
          <w:r>
            <w:rPr>
              <w:lang w:val="en-US" w:eastAsia="en-US"/>
            </w:rPr>
            <w:t>§ 68. Возвратная (местоименная) форма страдательного залога</w:t>
            <w:tab/>
          </w:r>
          <w:hyperlink w:anchor="__RefHeading___Toc1886071">
            <w:r>
              <w:rPr>
                <w:rStyle w:val="IndexLink"/>
                <w:lang w:val="en-US" w:eastAsia="en-US"/>
              </w:rPr>
              <w:t>104</w:t>
            </w:r>
          </w:hyperlink>
        </w:p>
        <w:p>
          <w:pPr>
            <w:pStyle w:val="TOC2"/>
            <w:rPr/>
          </w:pPr>
          <w:r>
            <w:rPr/>
            <w:t>Б. ОПИСАНИЕ СОДЕРЖАНИЯ ГЛАГОЛЬНЫХ ФОРМ</w:t>
            <w:tab/>
          </w:r>
          <w:hyperlink w:anchor="__RefHeading___Toc1886072">
            <w:r>
              <w:rPr>
                <w:rStyle w:val="IndexLink"/>
              </w:rPr>
              <w:t>104</w:t>
            </w:r>
          </w:hyperlink>
        </w:p>
        <w:p>
          <w:pPr>
            <w:pStyle w:val="TOC3"/>
            <w:tabs>
              <w:tab w:val="clear" w:pos="720"/>
              <w:tab w:val="right" w:pos="10756" w:leader="dot"/>
            </w:tabs>
            <w:rPr>
              <w:lang w:val="en-US" w:eastAsia="en-US"/>
            </w:rPr>
          </w:pPr>
          <w:r>
            <w:rPr>
              <w:lang w:val="en-US" w:eastAsia="en-US"/>
            </w:rPr>
            <w:t>§ 69. Общие замечания</w:t>
            <w:tab/>
          </w:r>
          <w:hyperlink w:anchor="__RefHeading___Toc1886073">
            <w:r>
              <w:rPr>
                <w:rStyle w:val="IndexLink"/>
                <w:lang w:val="en-US" w:eastAsia="en-US"/>
              </w:rPr>
              <w:t>104</w:t>
            </w:r>
          </w:hyperlink>
        </w:p>
        <w:p>
          <w:pPr>
            <w:pStyle w:val="TOC3"/>
            <w:tabs>
              <w:tab w:val="clear" w:pos="720"/>
              <w:tab w:val="right" w:pos="10756" w:leader="dot"/>
            </w:tabs>
            <w:rPr>
              <w:lang w:val="en-US" w:eastAsia="en-US"/>
            </w:rPr>
          </w:pPr>
          <w:r>
            <w:rPr>
              <w:lang w:val="en-US" w:eastAsia="en-US"/>
            </w:rPr>
            <w:t>§ 70. Значение и употребление времен изъявительного наклонения</w:t>
            <w:tab/>
          </w:r>
          <w:hyperlink w:anchor="__RefHeading___Toc1886074">
            <w:r>
              <w:rPr>
                <w:rStyle w:val="IndexLink"/>
                <w:lang w:val="en-US" w:eastAsia="en-US"/>
              </w:rPr>
              <w:t>107</w:t>
            </w:r>
          </w:hyperlink>
        </w:p>
        <w:p>
          <w:pPr>
            <w:pStyle w:val="TOC3"/>
            <w:tabs>
              <w:tab w:val="clear" w:pos="720"/>
              <w:tab w:val="right" w:pos="10756" w:leader="dot"/>
            </w:tabs>
            <w:rPr>
              <w:lang w:val="en-US" w:eastAsia="en-US"/>
            </w:rPr>
          </w:pPr>
          <w:r>
            <w:rPr>
              <w:lang w:val="en-US" w:eastAsia="en-US"/>
            </w:rPr>
            <w:t xml:space="preserve">  </w:t>
          </w:r>
          <w:r>
            <w:rPr>
              <w:lang w:val="en-US" w:eastAsia="en-US"/>
            </w:rPr>
            <w:t>I. Простые времена</w:t>
            <w:tab/>
          </w:r>
          <w:hyperlink w:anchor="__RefHeading___Toc1886075">
            <w:r>
              <w:rPr>
                <w:rStyle w:val="IndexLink"/>
                <w:lang w:val="en-US" w:eastAsia="en-US"/>
              </w:rPr>
              <w:t>107</w:t>
            </w:r>
          </w:hyperlink>
        </w:p>
        <w:p>
          <w:pPr>
            <w:pStyle w:val="TOC3"/>
            <w:tabs>
              <w:tab w:val="clear" w:pos="720"/>
              <w:tab w:val="right" w:pos="10756" w:leader="dot"/>
            </w:tabs>
            <w:rPr>
              <w:lang w:val="en-US" w:eastAsia="en-US"/>
            </w:rPr>
          </w:pPr>
          <w:r>
            <w:rPr>
              <w:lang w:val="en-US" w:eastAsia="en-US"/>
            </w:rPr>
            <w:t xml:space="preserve">  </w:t>
          </w:r>
          <w:r>
            <w:rPr>
              <w:lang w:val="en-US" w:eastAsia="en-US"/>
            </w:rPr>
            <w:t>II. Сложные времена</w:t>
            <w:tab/>
          </w:r>
          <w:hyperlink w:anchor="__RefHeading___Toc1886076">
            <w:r>
              <w:rPr>
                <w:rStyle w:val="IndexLink"/>
                <w:lang w:val="en-US" w:eastAsia="en-US"/>
              </w:rPr>
              <w:t>111</w:t>
            </w:r>
          </w:hyperlink>
        </w:p>
        <w:p>
          <w:pPr>
            <w:pStyle w:val="TOC3"/>
            <w:tabs>
              <w:tab w:val="clear" w:pos="720"/>
              <w:tab w:val="right" w:pos="10756" w:leader="dot"/>
            </w:tabs>
            <w:rPr>
              <w:lang w:val="en-US" w:eastAsia="en-US"/>
            </w:rPr>
          </w:pPr>
          <w:r>
            <w:rPr>
              <w:lang w:val="en-US" w:eastAsia="en-US"/>
            </w:rPr>
            <w:t>§ 71. Значение и употребление сослагательного наклонения</w:t>
            <w:tab/>
          </w:r>
          <w:hyperlink w:anchor="__RefHeading___Toc1886077">
            <w:r>
              <w:rPr>
                <w:rStyle w:val="IndexLink"/>
                <w:lang w:val="en-US" w:eastAsia="en-US"/>
              </w:rPr>
              <w:t>114</w:t>
            </w:r>
          </w:hyperlink>
        </w:p>
        <w:p>
          <w:pPr>
            <w:pStyle w:val="TOC3"/>
            <w:tabs>
              <w:tab w:val="clear" w:pos="720"/>
              <w:tab w:val="right" w:pos="10756" w:leader="dot"/>
            </w:tabs>
            <w:rPr>
              <w:lang w:val="en-US" w:eastAsia="en-US"/>
            </w:rPr>
          </w:pPr>
          <w:r>
            <w:rPr>
              <w:lang w:val="en-US" w:eastAsia="en-US"/>
            </w:rPr>
            <w:t xml:space="preserve">  </w:t>
          </w:r>
          <w:r>
            <w:rPr>
              <w:lang w:val="en-US" w:eastAsia="en-US"/>
            </w:rPr>
            <w:t>1. Употребление subjuntivo в придаточных предложениях</w:t>
            <w:tab/>
          </w:r>
          <w:hyperlink w:anchor="__RefHeading___Toc1886078">
            <w:r>
              <w:rPr>
                <w:rStyle w:val="IndexLink"/>
                <w:lang w:val="en-US" w:eastAsia="en-US"/>
              </w:rPr>
              <w:t>114</w:t>
            </w:r>
          </w:hyperlink>
        </w:p>
        <w:p>
          <w:pPr>
            <w:pStyle w:val="TOC3"/>
            <w:tabs>
              <w:tab w:val="clear" w:pos="720"/>
              <w:tab w:val="right" w:pos="10756" w:leader="dot"/>
            </w:tabs>
            <w:rPr>
              <w:lang w:val="en-US" w:eastAsia="en-US"/>
            </w:rPr>
          </w:pPr>
          <w:r>
            <w:rPr>
              <w:lang w:val="en-US" w:eastAsia="en-US"/>
            </w:rPr>
            <w:t xml:space="preserve">  </w:t>
          </w:r>
          <w:r>
            <w:rPr>
              <w:lang w:val="en-US" w:eastAsia="en-US"/>
            </w:rPr>
            <w:t>II. Употребление subjuntivo в самостоятельных предложениях</w:t>
            <w:tab/>
          </w:r>
          <w:hyperlink w:anchor="__RefHeading___Toc1886079">
            <w:r>
              <w:rPr>
                <w:rStyle w:val="IndexLink"/>
                <w:lang w:val="en-US" w:eastAsia="en-US"/>
              </w:rPr>
              <w:t>122</w:t>
            </w:r>
          </w:hyperlink>
        </w:p>
        <w:p>
          <w:pPr>
            <w:pStyle w:val="TOC3"/>
            <w:tabs>
              <w:tab w:val="clear" w:pos="720"/>
              <w:tab w:val="right" w:pos="10756" w:leader="dot"/>
            </w:tabs>
            <w:rPr>
              <w:lang w:val="en-US" w:eastAsia="en-US"/>
            </w:rPr>
          </w:pPr>
          <w:r>
            <w:rPr>
              <w:lang w:val="en-US" w:eastAsia="en-US"/>
            </w:rPr>
            <w:t>§ 72. Употребление времен сослагательного наклонения</w:t>
            <w:tab/>
          </w:r>
          <w:hyperlink w:anchor="__RefHeading___Toc1886080">
            <w:r>
              <w:rPr>
                <w:rStyle w:val="IndexLink"/>
                <w:lang w:val="en-US" w:eastAsia="en-US"/>
              </w:rPr>
              <w:t>124</w:t>
            </w:r>
          </w:hyperlink>
        </w:p>
        <w:p>
          <w:pPr>
            <w:pStyle w:val="TOC3"/>
            <w:tabs>
              <w:tab w:val="clear" w:pos="720"/>
              <w:tab w:val="right" w:pos="10756" w:leader="dot"/>
            </w:tabs>
            <w:rPr>
              <w:lang w:val="en-US" w:eastAsia="en-US"/>
            </w:rPr>
          </w:pPr>
          <w:r>
            <w:rPr>
              <w:lang w:val="en-US" w:eastAsia="en-US"/>
            </w:rPr>
            <w:t xml:space="preserve">  </w:t>
          </w:r>
          <w:r>
            <w:rPr>
              <w:lang w:val="en-US" w:eastAsia="en-US"/>
            </w:rPr>
            <w:t>I. Простые времена</w:t>
            <w:tab/>
          </w:r>
          <w:hyperlink w:anchor="__RefHeading___Toc1886081">
            <w:r>
              <w:rPr>
                <w:rStyle w:val="IndexLink"/>
                <w:lang w:val="en-US" w:eastAsia="en-US"/>
              </w:rPr>
              <w:t>124</w:t>
            </w:r>
          </w:hyperlink>
        </w:p>
        <w:p>
          <w:pPr>
            <w:pStyle w:val="TOC3"/>
            <w:tabs>
              <w:tab w:val="clear" w:pos="720"/>
              <w:tab w:val="right" w:pos="10756" w:leader="dot"/>
            </w:tabs>
            <w:rPr>
              <w:lang w:val="en-US" w:eastAsia="en-US"/>
            </w:rPr>
          </w:pPr>
          <w:r>
            <w:rPr>
              <w:lang w:val="en-US" w:eastAsia="en-US"/>
            </w:rPr>
            <w:t xml:space="preserve">  </w:t>
          </w:r>
          <w:r>
            <w:rPr>
              <w:lang w:val="en-US" w:eastAsia="en-US"/>
            </w:rPr>
            <w:t>II. Сложные времена</w:t>
            <w:tab/>
          </w:r>
          <w:hyperlink w:anchor="__RefHeading___Toc1886082">
            <w:r>
              <w:rPr>
                <w:rStyle w:val="IndexLink"/>
                <w:lang w:val="en-US" w:eastAsia="en-US"/>
              </w:rPr>
              <w:t>126</w:t>
            </w:r>
          </w:hyperlink>
        </w:p>
        <w:p>
          <w:pPr>
            <w:pStyle w:val="TOC3"/>
            <w:tabs>
              <w:tab w:val="clear" w:pos="720"/>
              <w:tab w:val="right" w:pos="10756" w:leader="dot"/>
            </w:tabs>
            <w:rPr>
              <w:lang w:val="en-US" w:eastAsia="en-US"/>
            </w:rPr>
          </w:pPr>
          <w:r>
            <w:rPr>
              <w:lang w:val="en-US" w:eastAsia="en-US"/>
            </w:rPr>
            <w:t>§ 73. Значение и употребление условного наклонения</w:t>
            <w:tab/>
          </w:r>
          <w:hyperlink w:anchor="__RefHeading___Toc1886083">
            <w:r>
              <w:rPr>
                <w:rStyle w:val="IndexLink"/>
                <w:lang w:val="en-US" w:eastAsia="en-US"/>
              </w:rPr>
              <w:t>127</w:t>
            </w:r>
          </w:hyperlink>
        </w:p>
        <w:p>
          <w:pPr>
            <w:pStyle w:val="TOC3"/>
            <w:tabs>
              <w:tab w:val="clear" w:pos="720"/>
              <w:tab w:val="right" w:pos="10756" w:leader="dot"/>
            </w:tabs>
            <w:rPr>
              <w:lang w:val="en-US" w:eastAsia="en-US"/>
            </w:rPr>
          </w:pPr>
          <w:r>
            <w:rPr>
              <w:lang w:val="en-US" w:eastAsia="en-US"/>
            </w:rPr>
            <w:t>§ 74. Значение и употребление повелительного наклонения</w:t>
            <w:tab/>
          </w:r>
          <w:hyperlink w:anchor="__RefHeading___Toc1886084">
            <w:r>
              <w:rPr>
                <w:rStyle w:val="IndexLink"/>
                <w:lang w:val="en-US" w:eastAsia="en-US"/>
              </w:rPr>
              <w:t>129</w:t>
            </w:r>
          </w:hyperlink>
        </w:p>
        <w:p>
          <w:pPr>
            <w:pStyle w:val="TOC3"/>
            <w:tabs>
              <w:tab w:val="clear" w:pos="720"/>
              <w:tab w:val="right" w:pos="10756" w:leader="dot"/>
            </w:tabs>
            <w:rPr>
              <w:lang w:val="en-US" w:eastAsia="en-US"/>
            </w:rPr>
          </w:pPr>
          <w:r>
            <w:rPr>
              <w:lang w:val="en-US" w:eastAsia="en-US"/>
            </w:rPr>
            <w:t>§ 75. Значение и употребление страдательного (пассивного) залога</w:t>
            <w:tab/>
          </w:r>
          <w:hyperlink w:anchor="__RefHeading___Toc1886085">
            <w:r>
              <w:rPr>
                <w:rStyle w:val="IndexLink"/>
                <w:lang w:val="en-US" w:eastAsia="en-US"/>
              </w:rPr>
              <w:t>129</w:t>
            </w:r>
          </w:hyperlink>
        </w:p>
        <w:p>
          <w:pPr>
            <w:pStyle w:val="TOC3"/>
            <w:tabs>
              <w:tab w:val="clear" w:pos="720"/>
              <w:tab w:val="right" w:pos="10756" w:leader="dot"/>
            </w:tabs>
            <w:rPr>
              <w:lang w:val="en-US" w:eastAsia="en-US"/>
            </w:rPr>
          </w:pPr>
          <w:r>
            <w:rPr>
              <w:lang w:val="en-US" w:eastAsia="en-US"/>
            </w:rPr>
            <w:t>§ 76. Согласование глагольных времен</w:t>
            <w:tab/>
          </w:r>
          <w:hyperlink w:anchor="__RefHeading___Toc1886086">
            <w:r>
              <w:rPr>
                <w:rStyle w:val="IndexLink"/>
                <w:lang w:val="en-US" w:eastAsia="en-US"/>
              </w:rPr>
              <w:t>131</w:t>
            </w:r>
          </w:hyperlink>
        </w:p>
        <w:p>
          <w:pPr>
            <w:pStyle w:val="TOC3"/>
            <w:tabs>
              <w:tab w:val="clear" w:pos="720"/>
              <w:tab w:val="right" w:pos="10756" w:leader="dot"/>
            </w:tabs>
            <w:rPr>
              <w:lang w:val="en-US" w:eastAsia="en-US"/>
            </w:rPr>
          </w:pPr>
          <w:r>
            <w:rPr>
              <w:lang w:val="en-US" w:eastAsia="en-US"/>
            </w:rPr>
            <w:t>§ 77. Значение и употребление неличных форм глагола</w:t>
            <w:tab/>
          </w:r>
          <w:hyperlink w:anchor="__RefHeading___Toc1886087">
            <w:r>
              <w:rPr>
                <w:rStyle w:val="IndexLink"/>
                <w:lang w:val="en-US" w:eastAsia="en-US"/>
              </w:rPr>
              <w:t>132</w:t>
            </w:r>
          </w:hyperlink>
        </w:p>
        <w:p>
          <w:pPr>
            <w:pStyle w:val="TOC3"/>
            <w:tabs>
              <w:tab w:val="clear" w:pos="720"/>
              <w:tab w:val="right" w:pos="10756" w:leader="dot"/>
            </w:tabs>
            <w:rPr>
              <w:lang w:val="en-US" w:eastAsia="en-US"/>
            </w:rPr>
          </w:pPr>
          <w:r>
            <w:rPr>
              <w:lang w:val="en-US" w:eastAsia="en-US"/>
            </w:rPr>
            <w:t xml:space="preserve">  </w:t>
          </w:r>
          <w:r>
            <w:rPr>
              <w:lang w:val="en-US" w:eastAsia="en-US"/>
            </w:rPr>
            <w:t>I. Инфинитив</w:t>
            <w:tab/>
          </w:r>
          <w:hyperlink w:anchor="__RefHeading___Toc1886088">
            <w:r>
              <w:rPr>
                <w:rStyle w:val="IndexLink"/>
                <w:lang w:val="en-US" w:eastAsia="en-US"/>
              </w:rPr>
              <w:t>132</w:t>
            </w:r>
          </w:hyperlink>
        </w:p>
        <w:p>
          <w:pPr>
            <w:pStyle w:val="TOC3"/>
            <w:tabs>
              <w:tab w:val="clear" w:pos="720"/>
              <w:tab w:val="right" w:pos="10756" w:leader="dot"/>
            </w:tabs>
            <w:rPr>
              <w:lang w:val="en-US" w:eastAsia="en-US"/>
            </w:rPr>
          </w:pPr>
          <w:r>
            <w:rPr>
              <w:lang w:val="en-US" w:eastAsia="en-US"/>
            </w:rPr>
            <w:t xml:space="preserve">  </w:t>
          </w:r>
          <w:r>
            <w:rPr>
              <w:lang w:val="en-US" w:eastAsia="en-US"/>
            </w:rPr>
            <w:t>II. Причастие</w:t>
            <w:tab/>
          </w:r>
          <w:hyperlink w:anchor="__RefHeading___Toc1886089">
            <w:r>
              <w:rPr>
                <w:rStyle w:val="IndexLink"/>
                <w:lang w:val="en-US" w:eastAsia="en-US"/>
              </w:rPr>
              <w:t>138</w:t>
            </w:r>
          </w:hyperlink>
        </w:p>
        <w:p>
          <w:pPr>
            <w:pStyle w:val="TOC3"/>
            <w:tabs>
              <w:tab w:val="clear" w:pos="720"/>
              <w:tab w:val="right" w:pos="10756" w:leader="dot"/>
            </w:tabs>
            <w:rPr>
              <w:lang w:val="en-US" w:eastAsia="en-US"/>
            </w:rPr>
          </w:pPr>
          <w:r>
            <w:rPr>
              <w:lang w:val="en-US" w:eastAsia="en-US"/>
            </w:rPr>
            <w:t xml:space="preserve">  </w:t>
          </w:r>
          <w:r>
            <w:rPr>
              <w:lang w:val="en-US" w:eastAsia="en-US"/>
            </w:rPr>
            <w:t>III. Герундий</w:t>
            <w:tab/>
          </w:r>
          <w:hyperlink w:anchor="__RefHeading___Toc1886090">
            <w:r>
              <w:rPr>
                <w:rStyle w:val="IndexLink"/>
                <w:lang w:val="en-US" w:eastAsia="en-US"/>
              </w:rPr>
              <w:t>142</w:t>
            </w:r>
          </w:hyperlink>
        </w:p>
        <w:p>
          <w:pPr>
            <w:pStyle w:val="TOC3"/>
            <w:tabs>
              <w:tab w:val="clear" w:pos="720"/>
              <w:tab w:val="right" w:pos="10756" w:leader="dot"/>
            </w:tabs>
            <w:rPr>
              <w:lang w:val="en-US" w:eastAsia="en-US"/>
            </w:rPr>
          </w:pPr>
          <w:r>
            <w:rPr>
              <w:lang w:val="en-US" w:eastAsia="en-US"/>
            </w:rPr>
            <w:t>§ 78. Глагольные конструкции</w:t>
            <w:tab/>
          </w:r>
          <w:hyperlink w:anchor="__RefHeading___Toc1886091">
            <w:r>
              <w:rPr>
                <w:rStyle w:val="IndexLink"/>
                <w:lang w:val="en-US" w:eastAsia="en-US"/>
              </w:rPr>
              <w:t>146</w:t>
            </w:r>
          </w:hyperlink>
        </w:p>
        <w:p>
          <w:pPr>
            <w:pStyle w:val="TOC2"/>
            <w:rPr/>
          </w:pPr>
          <w:r>
            <w:rPr/>
            <w:t>НАРЕЧИЕ</w:t>
            <w:tab/>
          </w:r>
          <w:hyperlink w:anchor="__RefHeading___Toc1886092">
            <w:r>
              <w:rPr>
                <w:rStyle w:val="IndexLink"/>
              </w:rPr>
              <w:t>154</w:t>
            </w:r>
          </w:hyperlink>
        </w:p>
        <w:p>
          <w:pPr>
            <w:pStyle w:val="TOC3"/>
            <w:tabs>
              <w:tab w:val="clear" w:pos="720"/>
              <w:tab w:val="right" w:pos="10756" w:leader="dot"/>
            </w:tabs>
            <w:rPr>
              <w:lang w:val="en-US" w:eastAsia="en-US"/>
            </w:rPr>
          </w:pPr>
          <w:r>
            <w:rPr>
              <w:lang w:val="en-US" w:eastAsia="en-US"/>
            </w:rPr>
            <w:t>§ 79. Общая характеристика наречий</w:t>
            <w:tab/>
          </w:r>
          <w:hyperlink w:anchor="__RefHeading___Toc1886093">
            <w:r>
              <w:rPr>
                <w:rStyle w:val="IndexLink"/>
                <w:lang w:val="en-US" w:eastAsia="en-US"/>
              </w:rPr>
              <w:t>154</w:t>
            </w:r>
          </w:hyperlink>
        </w:p>
        <w:p>
          <w:pPr>
            <w:pStyle w:val="TOC3"/>
            <w:tabs>
              <w:tab w:val="clear" w:pos="720"/>
              <w:tab w:val="right" w:pos="10756" w:leader="dot"/>
            </w:tabs>
            <w:rPr>
              <w:lang w:val="en-US" w:eastAsia="en-US"/>
            </w:rPr>
          </w:pPr>
          <w:r>
            <w:rPr>
              <w:lang w:val="en-US" w:eastAsia="en-US"/>
            </w:rPr>
            <w:t>§ 80. Качественные наречия</w:t>
            <w:tab/>
          </w:r>
          <w:hyperlink w:anchor="__RefHeading___Toc1886094">
            <w:r>
              <w:rPr>
                <w:rStyle w:val="IndexLink"/>
                <w:lang w:val="en-US" w:eastAsia="en-US"/>
              </w:rPr>
              <w:t>154</w:t>
            </w:r>
          </w:hyperlink>
        </w:p>
        <w:p>
          <w:pPr>
            <w:pStyle w:val="TOC3"/>
            <w:tabs>
              <w:tab w:val="clear" w:pos="720"/>
              <w:tab w:val="right" w:pos="10756" w:leader="dot"/>
            </w:tabs>
            <w:rPr>
              <w:lang w:val="en-US" w:eastAsia="en-US"/>
            </w:rPr>
          </w:pPr>
          <w:r>
            <w:rPr>
              <w:lang w:val="en-US" w:eastAsia="en-US"/>
            </w:rPr>
            <w:t>§ 81. Обстоятельственные наречия</w:t>
            <w:tab/>
          </w:r>
          <w:hyperlink w:anchor="__RefHeading___Toc1886095">
            <w:r>
              <w:rPr>
                <w:rStyle w:val="IndexLink"/>
                <w:lang w:val="en-US" w:eastAsia="en-US"/>
              </w:rPr>
              <w:t>156</w:t>
            </w:r>
          </w:hyperlink>
        </w:p>
        <w:p>
          <w:pPr>
            <w:pStyle w:val="TOC3"/>
            <w:tabs>
              <w:tab w:val="clear" w:pos="720"/>
              <w:tab w:val="right" w:pos="10756" w:leader="dot"/>
            </w:tabs>
            <w:rPr>
              <w:lang w:val="en-US" w:eastAsia="en-US"/>
            </w:rPr>
          </w:pPr>
          <w:r>
            <w:rPr>
              <w:lang w:val="en-US" w:eastAsia="en-US"/>
            </w:rPr>
            <w:t>§ 82. Модальные наречия</w:t>
            <w:tab/>
          </w:r>
          <w:hyperlink w:anchor="__RefHeading___Toc1886096">
            <w:r>
              <w:rPr>
                <w:rStyle w:val="IndexLink"/>
                <w:lang w:val="en-US" w:eastAsia="en-US"/>
              </w:rPr>
              <w:t>157</w:t>
            </w:r>
          </w:hyperlink>
        </w:p>
        <w:p>
          <w:pPr>
            <w:pStyle w:val="TOC3"/>
            <w:tabs>
              <w:tab w:val="clear" w:pos="720"/>
              <w:tab w:val="right" w:pos="10756" w:leader="dot"/>
            </w:tabs>
            <w:rPr>
              <w:lang w:val="en-US" w:eastAsia="en-US"/>
            </w:rPr>
          </w:pPr>
          <w:r>
            <w:rPr>
              <w:lang w:val="en-US" w:eastAsia="en-US"/>
            </w:rPr>
            <w:t>§ 83. Наречия в вопросительных и восклицательных предложениях</w:t>
            <w:tab/>
          </w:r>
          <w:hyperlink w:anchor="__RefHeading___Toc1886097">
            <w:r>
              <w:rPr>
                <w:rStyle w:val="IndexLink"/>
                <w:lang w:val="en-US" w:eastAsia="en-US"/>
              </w:rPr>
              <w:t>157</w:t>
            </w:r>
          </w:hyperlink>
        </w:p>
        <w:p>
          <w:pPr>
            <w:pStyle w:val="TOC3"/>
            <w:tabs>
              <w:tab w:val="clear" w:pos="720"/>
              <w:tab w:val="right" w:pos="10756" w:leader="dot"/>
            </w:tabs>
            <w:rPr>
              <w:lang w:val="en-US" w:eastAsia="en-US"/>
            </w:rPr>
          </w:pPr>
          <w:r>
            <w:rPr>
              <w:lang w:val="en-US" w:eastAsia="en-US"/>
            </w:rPr>
            <w:t>§ 84. Образование наречий</w:t>
            <w:tab/>
          </w:r>
          <w:hyperlink w:anchor="__RefHeading___Toc1886098">
            <w:r>
              <w:rPr>
                <w:rStyle w:val="IndexLink"/>
                <w:lang w:val="en-US" w:eastAsia="en-US"/>
              </w:rPr>
              <w:t>158</w:t>
            </w:r>
          </w:hyperlink>
        </w:p>
        <w:p>
          <w:pPr>
            <w:pStyle w:val="TOC3"/>
            <w:tabs>
              <w:tab w:val="clear" w:pos="720"/>
              <w:tab w:val="right" w:pos="10756" w:leader="dot"/>
            </w:tabs>
            <w:rPr>
              <w:lang w:val="en-US" w:eastAsia="en-US"/>
            </w:rPr>
          </w:pPr>
          <w:r>
            <w:rPr>
              <w:lang w:val="en-US" w:eastAsia="en-US"/>
            </w:rPr>
            <w:t>§ 85. Образование степеней сравнения качественных наречий</w:t>
            <w:tab/>
          </w:r>
          <w:hyperlink w:anchor="__RefHeading___Toc1886099">
            <w:r>
              <w:rPr>
                <w:rStyle w:val="IndexLink"/>
                <w:lang w:val="en-US" w:eastAsia="en-US"/>
              </w:rPr>
              <w:t>158</w:t>
            </w:r>
          </w:hyperlink>
        </w:p>
        <w:p>
          <w:pPr>
            <w:pStyle w:val="TOC3"/>
            <w:tabs>
              <w:tab w:val="clear" w:pos="720"/>
              <w:tab w:val="right" w:pos="10756" w:leader="dot"/>
            </w:tabs>
            <w:rPr>
              <w:lang w:val="en-US" w:eastAsia="en-US"/>
            </w:rPr>
          </w:pPr>
          <w:r>
            <w:rPr>
              <w:lang w:val="en-US" w:eastAsia="en-US"/>
            </w:rPr>
            <w:t>§ 86. Особенности употребления некоторых наречий</w:t>
            <w:tab/>
          </w:r>
          <w:hyperlink w:anchor="__RefHeading___Toc1886100">
            <w:r>
              <w:rPr>
                <w:rStyle w:val="IndexLink"/>
                <w:lang w:val="en-US" w:eastAsia="en-US"/>
              </w:rPr>
              <w:t>160</w:t>
            </w:r>
          </w:hyperlink>
        </w:p>
        <w:p>
          <w:pPr>
            <w:pStyle w:val="TOC2"/>
            <w:rPr/>
          </w:pPr>
          <w:r>
            <w:rPr/>
            <w:t>ПРЕДЛОГ</w:t>
            <w:tab/>
          </w:r>
          <w:hyperlink w:anchor="__RefHeading___Toc1886101">
            <w:r>
              <w:rPr>
                <w:rStyle w:val="IndexLink"/>
              </w:rPr>
              <w:t>164</w:t>
            </w:r>
          </w:hyperlink>
        </w:p>
        <w:p>
          <w:pPr>
            <w:pStyle w:val="TOC3"/>
            <w:tabs>
              <w:tab w:val="clear" w:pos="720"/>
              <w:tab w:val="right" w:pos="10756" w:leader="dot"/>
            </w:tabs>
            <w:rPr>
              <w:lang w:val="en-US" w:eastAsia="en-US"/>
            </w:rPr>
          </w:pPr>
          <w:r>
            <w:rPr>
              <w:lang w:val="en-US" w:eastAsia="en-US"/>
            </w:rPr>
            <w:t>§ 87. Простые предлоги и их употребление</w:t>
            <w:tab/>
          </w:r>
          <w:hyperlink w:anchor="__RefHeading___Toc1886102">
            <w:r>
              <w:rPr>
                <w:rStyle w:val="IndexLink"/>
                <w:lang w:val="en-US" w:eastAsia="en-US"/>
              </w:rPr>
              <w:t>165</w:t>
            </w:r>
          </w:hyperlink>
        </w:p>
        <w:p>
          <w:pPr>
            <w:pStyle w:val="TOC3"/>
            <w:tabs>
              <w:tab w:val="clear" w:pos="720"/>
              <w:tab w:val="right" w:pos="10756" w:leader="dot"/>
            </w:tabs>
            <w:rPr>
              <w:lang w:val="en-US" w:eastAsia="en-US"/>
            </w:rPr>
          </w:pPr>
          <w:r>
            <w:rPr>
              <w:lang w:val="en-US" w:eastAsia="en-US"/>
            </w:rPr>
            <w:t>§ 88. Предложные обороты</w:t>
            <w:tab/>
          </w:r>
          <w:hyperlink w:anchor="__RefHeading___Toc1886103">
            <w:r>
              <w:rPr>
                <w:rStyle w:val="IndexLink"/>
                <w:lang w:val="en-US" w:eastAsia="en-US"/>
              </w:rPr>
              <w:t>177</w:t>
            </w:r>
          </w:hyperlink>
        </w:p>
        <w:p>
          <w:pPr>
            <w:pStyle w:val="TOC2"/>
            <w:rPr/>
          </w:pPr>
          <w:r>
            <w:rPr/>
            <w:t>СОЮЗ</w:t>
            <w:tab/>
          </w:r>
          <w:hyperlink w:anchor="__RefHeading___Toc1886104">
            <w:r>
              <w:rPr>
                <w:rStyle w:val="IndexLink"/>
              </w:rPr>
              <w:t>178</w:t>
            </w:r>
          </w:hyperlink>
        </w:p>
        <w:p>
          <w:pPr>
            <w:pStyle w:val="TOC3"/>
            <w:tabs>
              <w:tab w:val="clear" w:pos="720"/>
              <w:tab w:val="right" w:pos="10756" w:leader="dot"/>
            </w:tabs>
            <w:rPr>
              <w:lang w:val="en-US" w:eastAsia="en-US"/>
            </w:rPr>
          </w:pPr>
          <w:r>
            <w:rPr>
              <w:lang w:val="en-US" w:eastAsia="en-US"/>
            </w:rPr>
            <w:t>§ 89. Разряды и виды союзов</w:t>
            <w:tab/>
          </w:r>
          <w:hyperlink w:anchor="__RefHeading___Toc1886105">
            <w:r>
              <w:rPr>
                <w:rStyle w:val="IndexLink"/>
                <w:lang w:val="en-US" w:eastAsia="en-US"/>
              </w:rPr>
              <w:t>179</w:t>
            </w:r>
          </w:hyperlink>
        </w:p>
        <w:p>
          <w:pPr>
            <w:pStyle w:val="TOC3"/>
            <w:tabs>
              <w:tab w:val="clear" w:pos="720"/>
              <w:tab w:val="right" w:pos="10756" w:leader="dot"/>
            </w:tabs>
            <w:rPr>
              <w:lang w:val="en-US" w:eastAsia="en-US"/>
            </w:rPr>
          </w:pPr>
          <w:r>
            <w:rPr>
              <w:lang w:val="en-US" w:eastAsia="en-US"/>
            </w:rPr>
            <w:t>§ 90. Сочинительные союзы</w:t>
            <w:tab/>
          </w:r>
          <w:hyperlink w:anchor="__RefHeading___Toc1886106">
            <w:r>
              <w:rPr>
                <w:rStyle w:val="IndexLink"/>
                <w:lang w:val="en-US" w:eastAsia="en-US"/>
              </w:rPr>
              <w:t>179</w:t>
            </w:r>
          </w:hyperlink>
        </w:p>
        <w:p>
          <w:pPr>
            <w:pStyle w:val="TOC3"/>
            <w:tabs>
              <w:tab w:val="clear" w:pos="720"/>
              <w:tab w:val="right" w:pos="10756" w:leader="dot"/>
            </w:tabs>
            <w:rPr>
              <w:lang w:val="en-US" w:eastAsia="en-US"/>
            </w:rPr>
          </w:pPr>
          <w:r>
            <w:rPr>
              <w:lang w:val="en-US" w:eastAsia="en-US"/>
            </w:rPr>
            <w:t>§ 91. Подчинительные союзы</w:t>
            <w:tab/>
          </w:r>
          <w:hyperlink w:anchor="__RefHeading___Toc1886107">
            <w:r>
              <w:rPr>
                <w:rStyle w:val="IndexLink"/>
                <w:lang w:val="en-US" w:eastAsia="en-US"/>
              </w:rPr>
              <w:t>182</w:t>
            </w:r>
          </w:hyperlink>
        </w:p>
        <w:p>
          <w:pPr>
            <w:pStyle w:val="TOC3"/>
            <w:tabs>
              <w:tab w:val="clear" w:pos="720"/>
              <w:tab w:val="right" w:pos="10756" w:leader="dot"/>
            </w:tabs>
            <w:rPr>
              <w:lang w:val="en-US" w:eastAsia="en-US"/>
            </w:rPr>
          </w:pPr>
          <w:r>
            <w:rPr>
              <w:lang w:val="en-US" w:eastAsia="en-US"/>
            </w:rPr>
            <w:t>§ 92. Союзные (относительные) слова</w:t>
            <w:tab/>
          </w:r>
          <w:hyperlink w:anchor="__RefHeading___Toc1886108">
            <w:r>
              <w:rPr>
                <w:rStyle w:val="IndexLink"/>
                <w:lang w:val="en-US" w:eastAsia="en-US"/>
              </w:rPr>
              <w:t>184</w:t>
            </w:r>
          </w:hyperlink>
        </w:p>
        <w:p>
          <w:pPr>
            <w:pStyle w:val="TOC2"/>
            <w:rPr/>
          </w:pPr>
          <w:r>
            <w:rPr/>
            <w:t>ЧАСТИЦЫ</w:t>
            <w:tab/>
          </w:r>
          <w:hyperlink w:anchor="__RefHeading___Toc1886109">
            <w:r>
              <w:rPr>
                <w:rStyle w:val="IndexLink"/>
              </w:rPr>
              <w:t>185</w:t>
            </w:r>
          </w:hyperlink>
        </w:p>
        <w:p>
          <w:pPr>
            <w:pStyle w:val="TOC3"/>
            <w:tabs>
              <w:tab w:val="clear" w:pos="720"/>
              <w:tab w:val="right" w:pos="10756" w:leader="dot"/>
            </w:tabs>
            <w:rPr>
              <w:lang w:val="en-US" w:eastAsia="en-US"/>
            </w:rPr>
          </w:pPr>
          <w:r>
            <w:rPr>
              <w:lang w:val="en-US" w:eastAsia="en-US"/>
            </w:rPr>
            <w:t>§ 93. Общая характеристика частиц</w:t>
            <w:tab/>
          </w:r>
          <w:hyperlink w:anchor="__RefHeading___Toc1886110">
            <w:r>
              <w:rPr>
                <w:rStyle w:val="IndexLink"/>
                <w:lang w:val="en-US" w:eastAsia="en-US"/>
              </w:rPr>
              <w:t>185</w:t>
            </w:r>
          </w:hyperlink>
        </w:p>
        <w:p>
          <w:pPr>
            <w:pStyle w:val="TOC3"/>
            <w:tabs>
              <w:tab w:val="clear" w:pos="720"/>
              <w:tab w:val="right" w:pos="10756" w:leader="dot"/>
            </w:tabs>
            <w:rPr>
              <w:lang w:val="en-US" w:eastAsia="en-US"/>
            </w:rPr>
          </w:pPr>
          <w:r>
            <w:rPr>
              <w:lang w:val="en-US" w:eastAsia="en-US"/>
            </w:rPr>
            <w:t xml:space="preserve">§ 94. Утвердительная частица </w:t>
          </w:r>
          <w:r>
            <w:rPr>
              <w:b/>
              <w:bCs/>
              <w:lang w:val="en-US" w:eastAsia="en-US"/>
            </w:rPr>
            <w:t>si</w:t>
          </w:r>
          <w:r>
            <w:rPr>
              <w:lang w:val="en-US" w:eastAsia="en-US"/>
            </w:rPr>
            <w:tab/>
          </w:r>
          <w:hyperlink w:anchor="__RefHeading___Toc1886111">
            <w:r>
              <w:rPr>
                <w:rStyle w:val="IndexLink"/>
                <w:lang w:val="en-US" w:eastAsia="en-US"/>
              </w:rPr>
              <w:t>185</w:t>
            </w:r>
          </w:hyperlink>
        </w:p>
        <w:p>
          <w:pPr>
            <w:pStyle w:val="TOC3"/>
            <w:tabs>
              <w:tab w:val="clear" w:pos="720"/>
              <w:tab w:val="right" w:pos="10756" w:leader="dot"/>
            </w:tabs>
            <w:rPr>
              <w:lang w:val="en-US" w:eastAsia="en-US"/>
            </w:rPr>
          </w:pPr>
          <w:r>
            <w:rPr>
              <w:lang w:val="en-US" w:eastAsia="en-US"/>
            </w:rPr>
            <w:t xml:space="preserve">§ 95. Отрицательные частицы </w:t>
          </w:r>
          <w:r>
            <w:rPr>
              <w:b/>
              <w:bCs/>
              <w:lang w:val="en-US" w:eastAsia="en-US"/>
            </w:rPr>
            <w:t>nо</w:t>
          </w:r>
          <w:r>
            <w:rPr>
              <w:lang w:val="en-US" w:eastAsia="en-US"/>
            </w:rPr>
            <w:t xml:space="preserve"> и </w:t>
          </w:r>
          <w:r>
            <w:rPr>
              <w:b/>
              <w:bCs/>
              <w:lang w:val="en-US" w:eastAsia="en-US"/>
            </w:rPr>
            <w:t>ni</w:t>
          </w:r>
          <w:r>
            <w:rPr>
              <w:lang w:val="en-US" w:eastAsia="en-US"/>
            </w:rPr>
            <w:tab/>
          </w:r>
          <w:hyperlink w:anchor="__RefHeading___Toc1886112">
            <w:r>
              <w:rPr>
                <w:rStyle w:val="IndexLink"/>
                <w:lang w:val="en-US" w:eastAsia="en-US"/>
              </w:rPr>
              <w:t>186</w:t>
            </w:r>
          </w:hyperlink>
        </w:p>
        <w:p>
          <w:pPr>
            <w:pStyle w:val="TOC2"/>
            <w:rPr/>
          </w:pPr>
          <w:r>
            <w:rPr/>
            <w:t>МЕЖДОМЕТИЕ</w:t>
            <w:tab/>
          </w:r>
          <w:hyperlink w:anchor="__RefHeading___Toc1886113">
            <w:r>
              <w:rPr>
                <w:rStyle w:val="IndexLink"/>
              </w:rPr>
              <w:t>188</w:t>
            </w:r>
          </w:hyperlink>
        </w:p>
        <w:p>
          <w:pPr>
            <w:pStyle w:val="TOC3"/>
            <w:tabs>
              <w:tab w:val="clear" w:pos="720"/>
              <w:tab w:val="right" w:pos="10756" w:leader="dot"/>
            </w:tabs>
            <w:rPr>
              <w:lang w:val="en-US" w:eastAsia="en-US"/>
            </w:rPr>
          </w:pPr>
          <w:r>
            <w:rPr>
              <w:lang w:val="en-US" w:eastAsia="en-US"/>
            </w:rPr>
            <w:t>§ 96. Виды и группы междометий</w:t>
            <w:tab/>
          </w:r>
          <w:hyperlink w:anchor="__RefHeading___Toc1886114">
            <w:r>
              <w:rPr>
                <w:rStyle w:val="IndexLink"/>
                <w:lang w:val="en-US" w:eastAsia="en-US"/>
              </w:rPr>
              <w:t>188</w:t>
            </w:r>
          </w:hyperlink>
        </w:p>
        <w:p>
          <w:pPr>
            <w:pStyle w:val="TOC2"/>
            <w:rPr/>
          </w:pPr>
          <w:r>
            <w:rPr/>
            <w:t>СЛОВООБРАЗОВАНИЕ</w:t>
            <w:tab/>
          </w:r>
          <w:hyperlink w:anchor="__RefHeading___Toc1886115">
            <w:r>
              <w:rPr>
                <w:rStyle w:val="IndexLink"/>
              </w:rPr>
              <w:t>189</w:t>
            </w:r>
          </w:hyperlink>
        </w:p>
        <w:p>
          <w:pPr>
            <w:pStyle w:val="TOC3"/>
            <w:tabs>
              <w:tab w:val="clear" w:pos="720"/>
              <w:tab w:val="right" w:pos="10756" w:leader="dot"/>
            </w:tabs>
            <w:rPr>
              <w:lang w:val="en-US" w:eastAsia="en-US"/>
            </w:rPr>
          </w:pPr>
          <w:r>
            <w:rPr>
              <w:lang w:val="en-US" w:eastAsia="en-US"/>
            </w:rPr>
            <w:t>§ 97. Деривация</w:t>
            <w:tab/>
          </w:r>
          <w:hyperlink w:anchor="__RefHeading___Toc1886116">
            <w:r>
              <w:rPr>
                <w:rStyle w:val="IndexLink"/>
                <w:lang w:val="en-US" w:eastAsia="en-US"/>
              </w:rPr>
              <w:t>190</w:t>
            </w:r>
          </w:hyperlink>
        </w:p>
        <w:p>
          <w:pPr>
            <w:pStyle w:val="TOC3"/>
            <w:tabs>
              <w:tab w:val="clear" w:pos="720"/>
              <w:tab w:val="right" w:pos="10756" w:leader="dot"/>
            </w:tabs>
            <w:rPr>
              <w:lang w:val="en-US" w:eastAsia="en-US"/>
            </w:rPr>
          </w:pPr>
          <w:r>
            <w:rPr>
              <w:lang w:val="en-US" w:eastAsia="en-US"/>
            </w:rPr>
            <w:t>I. Суффиксация</w:t>
            <w:tab/>
          </w:r>
          <w:hyperlink w:anchor="__RefHeading___Toc1886117">
            <w:r>
              <w:rPr>
                <w:rStyle w:val="IndexLink"/>
                <w:lang w:val="en-US" w:eastAsia="en-US"/>
              </w:rPr>
              <w:t>190</w:t>
            </w:r>
          </w:hyperlink>
        </w:p>
        <w:p>
          <w:pPr>
            <w:pStyle w:val="TOC3"/>
            <w:tabs>
              <w:tab w:val="clear" w:pos="720"/>
              <w:tab w:val="right" w:pos="10756" w:leader="dot"/>
            </w:tabs>
            <w:rPr>
              <w:lang w:val="en-US" w:eastAsia="en-US"/>
            </w:rPr>
          </w:pPr>
          <w:r>
            <w:rPr>
              <w:lang w:val="en-US" w:eastAsia="en-US"/>
            </w:rPr>
            <w:t>II. Префиксация</w:t>
            <w:tab/>
          </w:r>
          <w:hyperlink w:anchor="__RefHeading___Toc1886118">
            <w:r>
              <w:rPr>
                <w:rStyle w:val="IndexLink"/>
                <w:lang w:val="en-US" w:eastAsia="en-US"/>
              </w:rPr>
              <w:t>196</w:t>
            </w:r>
          </w:hyperlink>
        </w:p>
        <w:p>
          <w:pPr>
            <w:pStyle w:val="TOC3"/>
            <w:tabs>
              <w:tab w:val="clear" w:pos="720"/>
              <w:tab w:val="right" w:pos="10756" w:leader="dot"/>
            </w:tabs>
            <w:rPr>
              <w:lang w:val="en-US" w:eastAsia="en-US"/>
            </w:rPr>
          </w:pPr>
          <w:r>
            <w:rPr>
              <w:lang w:val="en-US" w:eastAsia="en-US"/>
            </w:rPr>
            <w:t>§ 98. Словосложение</w:t>
            <w:tab/>
          </w:r>
          <w:hyperlink w:anchor="__RefHeading___Toc1886119">
            <w:r>
              <w:rPr>
                <w:rStyle w:val="IndexLink"/>
                <w:lang w:val="en-US" w:eastAsia="en-US"/>
              </w:rPr>
              <w:t>200</w:t>
            </w:r>
          </w:hyperlink>
        </w:p>
        <w:p>
          <w:pPr>
            <w:pStyle w:val="TOC2"/>
            <w:ind w:start="0" w:end="0"/>
            <w:rPr/>
          </w:pPr>
          <w:r>
            <w:rPr/>
            <w:t>СИНТАКСИС</w:t>
            <w:tab/>
          </w:r>
          <w:hyperlink w:anchor="__RefHeading___Toc1886120">
            <w:r>
              <w:rPr>
                <w:rStyle w:val="IndexLink"/>
              </w:rPr>
              <w:t>202</w:t>
            </w:r>
          </w:hyperlink>
        </w:p>
        <w:p>
          <w:pPr>
            <w:pStyle w:val="TOC3"/>
            <w:tabs>
              <w:tab w:val="clear" w:pos="720"/>
              <w:tab w:val="right" w:pos="10756" w:leader="dot"/>
            </w:tabs>
            <w:rPr>
              <w:lang w:val="en-US" w:eastAsia="en-US"/>
            </w:rPr>
          </w:pPr>
          <w:r>
            <w:rPr>
              <w:lang w:val="en-US" w:eastAsia="en-US"/>
            </w:rPr>
            <w:t>§ 99. Типы предложении</w:t>
            <w:tab/>
          </w:r>
          <w:hyperlink w:anchor="__RefHeading___Toc1886121">
            <w:r>
              <w:rPr>
                <w:rStyle w:val="IndexLink"/>
                <w:lang w:val="en-US" w:eastAsia="en-US"/>
              </w:rPr>
              <w:t>203</w:t>
            </w:r>
          </w:hyperlink>
        </w:p>
        <w:p>
          <w:pPr>
            <w:pStyle w:val="TOC3"/>
            <w:tabs>
              <w:tab w:val="clear" w:pos="720"/>
              <w:tab w:val="right" w:pos="10756" w:leader="dot"/>
            </w:tabs>
            <w:rPr>
              <w:lang w:val="en-US" w:eastAsia="en-US"/>
            </w:rPr>
          </w:pPr>
          <w:r>
            <w:rPr>
              <w:lang w:val="en-US" w:eastAsia="en-US"/>
            </w:rPr>
            <w:t>§ 100. Главные и второстепенные члены предложения</w:t>
            <w:tab/>
          </w:r>
          <w:hyperlink w:anchor="__RefHeading___Toc1886122">
            <w:r>
              <w:rPr>
                <w:rStyle w:val="IndexLink"/>
                <w:lang w:val="en-US" w:eastAsia="en-US"/>
              </w:rPr>
              <w:t>204</w:t>
            </w:r>
          </w:hyperlink>
        </w:p>
        <w:p>
          <w:pPr>
            <w:pStyle w:val="TOC3"/>
            <w:tabs>
              <w:tab w:val="clear" w:pos="720"/>
              <w:tab w:val="right" w:pos="10756" w:leader="dot"/>
            </w:tabs>
            <w:rPr>
              <w:lang w:val="en-US" w:eastAsia="en-US"/>
            </w:rPr>
          </w:pPr>
          <w:r>
            <w:rPr>
              <w:lang w:val="en-US" w:eastAsia="en-US"/>
            </w:rPr>
            <w:t>§ 101. Порядок слов в предложении</w:t>
            <w:tab/>
          </w:r>
          <w:hyperlink w:anchor="__RefHeading___Toc1886123">
            <w:r>
              <w:rPr>
                <w:rStyle w:val="IndexLink"/>
                <w:lang w:val="en-US" w:eastAsia="en-US"/>
              </w:rPr>
              <w:t>211</w:t>
            </w:r>
          </w:hyperlink>
        </w:p>
        <w:p>
          <w:pPr>
            <w:pStyle w:val="TOC3"/>
            <w:tabs>
              <w:tab w:val="clear" w:pos="720"/>
              <w:tab w:val="right" w:pos="10756" w:leader="dot"/>
            </w:tabs>
            <w:rPr>
              <w:lang w:val="en-US" w:eastAsia="en-US"/>
            </w:rPr>
          </w:pPr>
          <w:r>
            <w:rPr>
              <w:lang w:val="en-US" w:eastAsia="en-US"/>
            </w:rPr>
            <w:t>§ 102. Согласование подлежащего и сказуемого</w:t>
            <w:tab/>
          </w:r>
          <w:hyperlink w:anchor="__RefHeading___Toc1886124">
            <w:r>
              <w:rPr>
                <w:rStyle w:val="IndexLink"/>
                <w:lang w:val="en-US" w:eastAsia="en-US"/>
              </w:rPr>
              <w:t>212</w:t>
            </w:r>
          </w:hyperlink>
        </w:p>
        <w:p>
          <w:pPr>
            <w:pStyle w:val="TOC3"/>
            <w:tabs>
              <w:tab w:val="clear" w:pos="720"/>
              <w:tab w:val="right" w:pos="10756" w:leader="dot"/>
            </w:tabs>
            <w:rPr/>
          </w:pPr>
          <w:r>
            <w:rPr>
              <w:lang w:val="en-US" w:eastAsia="en-US"/>
            </w:rPr>
            <w:t>§ 103. Простое предложение и его виды……………………………………………………………………………………….215</w:t>
          </w:r>
        </w:p>
        <w:p>
          <w:pPr>
            <w:pStyle w:val="TOC3"/>
            <w:tabs>
              <w:tab w:val="clear" w:pos="720"/>
              <w:tab w:val="right" w:pos="10756" w:leader="dot"/>
            </w:tabs>
            <w:ind w:firstLine="309" w:end="0"/>
            <w:rPr/>
          </w:pPr>
          <w:r>
            <w:rPr>
              <w:lang w:val="en-US" w:eastAsia="en-US"/>
            </w:rPr>
            <w:t>I</w:t>
          </w:r>
          <w:r>
            <w:rPr>
              <w:lang w:val="en-US" w:eastAsia="en-US"/>
            </w:rPr>
            <w:t>.Двусоставные и односоставные предложения…………………………………………………………………………...215</w:t>
          </w:r>
        </w:p>
        <w:p>
          <w:pPr>
            <w:pStyle w:val="TOC3"/>
            <w:tabs>
              <w:tab w:val="clear" w:pos="720"/>
              <w:tab w:val="right" w:pos="10756" w:leader="dot"/>
            </w:tabs>
            <w:ind w:firstLine="309" w:end="0"/>
            <w:rPr/>
          </w:pPr>
          <w:r>
            <w:rPr>
              <w:lang w:val="en-US" w:eastAsia="en-US"/>
            </w:rPr>
            <w:t>II</w:t>
          </w:r>
          <w:r>
            <w:rPr>
              <w:lang w:val="en-US" w:eastAsia="en-US"/>
            </w:rPr>
            <w:t>. Распространенные и нераспространенные предложенияъ…………………………………………………………….216</w:t>
          </w:r>
        </w:p>
        <w:p>
          <w:pPr>
            <w:pStyle w:val="TOC3"/>
            <w:tabs>
              <w:tab w:val="clear" w:pos="720"/>
              <w:tab w:val="right" w:pos="10756" w:leader="dot"/>
            </w:tabs>
            <w:ind w:firstLine="309" w:end="0"/>
            <w:rPr/>
          </w:pPr>
          <w:r>
            <w:rPr>
              <w:lang w:val="en-US" w:eastAsia="en-US"/>
            </w:rPr>
            <w:t>III</w:t>
          </w:r>
          <w:r>
            <w:rPr>
              <w:lang w:val="en-US" w:eastAsia="en-US"/>
            </w:rPr>
            <w:t>. Неполные предложения</w:t>
            <w:tab/>
            <w:t>216</w:t>
          </w:r>
        </w:p>
        <w:p>
          <w:pPr>
            <w:pStyle w:val="TOC3"/>
            <w:tabs>
              <w:tab w:val="clear" w:pos="720"/>
              <w:tab w:val="right" w:pos="10756" w:leader="dot"/>
            </w:tabs>
            <w:rPr>
              <w:lang w:val="en-US" w:eastAsia="en-US"/>
            </w:rPr>
          </w:pPr>
          <w:r>
            <w:rPr>
              <w:lang w:val="en-US" w:eastAsia="en-US"/>
            </w:rPr>
            <w:t>§ 104. Сложное предложение</w:t>
            <w:tab/>
          </w:r>
          <w:hyperlink w:anchor="__RefHeading___Toc1886126">
            <w:r>
              <w:rPr>
                <w:rStyle w:val="IndexLink"/>
                <w:lang w:val="en-US" w:eastAsia="en-US"/>
              </w:rPr>
              <w:t>217</w:t>
            </w:r>
          </w:hyperlink>
        </w:p>
        <w:p>
          <w:pPr>
            <w:pStyle w:val="TOC3"/>
            <w:tabs>
              <w:tab w:val="clear" w:pos="720"/>
              <w:tab w:val="right" w:pos="10756" w:leader="dot"/>
            </w:tabs>
            <w:rPr>
              <w:lang w:val="en-US" w:eastAsia="en-US"/>
            </w:rPr>
          </w:pPr>
          <w:r>
            <w:rPr>
              <w:lang w:val="en-US" w:eastAsia="en-US"/>
            </w:rPr>
            <w:t>§ 105. Сложносочиненное предложение……………………………………………………………………………………….217</w:t>
          </w:r>
        </w:p>
        <w:p>
          <w:pPr>
            <w:pStyle w:val="TOC3"/>
            <w:tabs>
              <w:tab w:val="clear" w:pos="720"/>
              <w:tab w:val="right" w:pos="10756" w:leader="dot"/>
            </w:tabs>
            <w:ind w:firstLine="309" w:end="0"/>
            <w:rPr/>
          </w:pPr>
          <w:r>
            <w:rPr>
              <w:lang w:val="en-US" w:eastAsia="en-US"/>
            </w:rPr>
            <w:t>I</w:t>
          </w:r>
          <w:r>
            <w:rPr>
              <w:lang w:val="en-US" w:eastAsia="en-US"/>
            </w:rPr>
            <w:t xml:space="preserve"> Союзное сочинение………………………………………………………………………………………………………..218</w:t>
          </w:r>
        </w:p>
        <w:p>
          <w:pPr>
            <w:pStyle w:val="TOC3"/>
            <w:tabs>
              <w:tab w:val="clear" w:pos="720"/>
              <w:tab w:val="right" w:pos="10756" w:leader="dot"/>
            </w:tabs>
            <w:ind w:firstLine="309" w:end="0"/>
            <w:rPr/>
          </w:pPr>
          <w:r>
            <w:rPr>
              <w:lang w:val="en-US" w:eastAsia="en-US"/>
            </w:rPr>
            <w:t>II</w:t>
          </w:r>
          <w:r>
            <w:rPr>
              <w:lang w:val="en-US" w:eastAsia="en-US"/>
            </w:rPr>
            <w:t xml:space="preserve"> Бессоюзное сочинение</w:t>
            <w:tab/>
            <w:t>219</w:t>
          </w:r>
        </w:p>
        <w:p>
          <w:pPr>
            <w:pStyle w:val="TOC3"/>
            <w:tabs>
              <w:tab w:val="clear" w:pos="720"/>
              <w:tab w:val="right" w:pos="10756" w:leader="dot"/>
            </w:tabs>
            <w:rPr>
              <w:lang w:val="en-US" w:eastAsia="en-US"/>
            </w:rPr>
          </w:pPr>
          <w:r>
            <w:rPr>
              <w:lang w:val="en-US" w:eastAsia="en-US"/>
            </w:rPr>
            <w:t>§ 106. Сложноподчиненное предложение……………………………………………………………………………………..220</w:t>
          </w:r>
        </w:p>
        <w:p>
          <w:pPr>
            <w:pStyle w:val="TOC3"/>
            <w:tabs>
              <w:tab w:val="clear" w:pos="720"/>
              <w:tab w:val="right" w:pos="10756" w:leader="dot"/>
            </w:tabs>
            <w:ind w:firstLine="309" w:end="0"/>
            <w:rPr/>
          </w:pPr>
          <w:r>
            <w:rPr>
              <w:lang w:val="en-US" w:eastAsia="en-US"/>
            </w:rPr>
            <w:t>I</w:t>
          </w:r>
          <w:r>
            <w:rPr>
              <w:lang w:val="en-US" w:eastAsia="en-US"/>
            </w:rPr>
            <w:t xml:space="preserve"> Придаточные подлежащные предложения………………………………………………………………………………220</w:t>
          </w:r>
        </w:p>
        <w:p>
          <w:pPr>
            <w:pStyle w:val="TOC3"/>
            <w:tabs>
              <w:tab w:val="clear" w:pos="720"/>
              <w:tab w:val="right" w:pos="10756" w:leader="dot"/>
            </w:tabs>
            <w:ind w:firstLine="309" w:end="0"/>
            <w:rPr/>
          </w:pPr>
          <w:r>
            <w:rPr>
              <w:lang w:val="en-US" w:eastAsia="en-US"/>
            </w:rPr>
            <w:t>II</w:t>
          </w:r>
          <w:r>
            <w:rPr>
              <w:lang w:val="en-US" w:eastAsia="en-US"/>
            </w:rPr>
            <w:t xml:space="preserve"> Придаточные сказуемые предложения………………………………………………………………………………….221</w:t>
          </w:r>
        </w:p>
        <w:p>
          <w:pPr>
            <w:pStyle w:val="TOC3"/>
            <w:tabs>
              <w:tab w:val="clear" w:pos="720"/>
              <w:tab w:val="right" w:pos="10756" w:leader="dot"/>
            </w:tabs>
            <w:ind w:firstLine="309" w:end="0"/>
            <w:rPr/>
          </w:pPr>
          <w:r>
            <w:rPr>
              <w:lang w:val="en-US" w:eastAsia="en-US"/>
            </w:rPr>
            <w:t>III</w:t>
          </w:r>
          <w:r>
            <w:rPr>
              <w:lang w:val="en-US" w:eastAsia="en-US"/>
            </w:rPr>
            <w:t xml:space="preserve"> Придаточные дополнительные предложения….</w:t>
            <w:tab/>
            <w:t>221</w:t>
          </w:r>
        </w:p>
        <w:p>
          <w:pPr>
            <w:pStyle w:val="TOC1"/>
            <w:tabs>
              <w:tab w:val="clear" w:pos="720"/>
              <w:tab w:val="right" w:pos="10756" w:leader="dot"/>
            </w:tabs>
            <w:rPr>
              <w:lang w:val="en-US" w:eastAsia="en-US"/>
            </w:rPr>
          </w:pPr>
          <w:r>
            <w:rPr>
              <w:lang w:val="en-US" w:eastAsia="en-US"/>
            </w:rPr>
            <w:t>ОРФОГРАФИЯ</w:t>
            <w:tab/>
          </w:r>
          <w:hyperlink w:anchor="__RefHeading___Toc1886129">
            <w:r>
              <w:rPr>
                <w:rStyle w:val="IndexLink"/>
                <w:lang w:val="en-US" w:eastAsia="en-US"/>
              </w:rPr>
              <w:t>236</w:t>
            </w:r>
          </w:hyperlink>
        </w:p>
        <w:p>
          <w:pPr>
            <w:pStyle w:val="TOC3"/>
            <w:tabs>
              <w:tab w:val="clear" w:pos="720"/>
              <w:tab w:val="right" w:pos="10756" w:leader="dot"/>
            </w:tabs>
            <w:rPr>
              <w:lang w:val="en-US" w:eastAsia="en-US"/>
            </w:rPr>
          </w:pPr>
          <w:r>
            <w:rPr>
              <w:lang w:val="en-US" w:eastAsia="en-US"/>
            </w:rPr>
            <w:t>§ 107. Правописание согласных</w:t>
            <w:tab/>
          </w:r>
          <w:hyperlink w:anchor="__RefHeading___Toc1886130">
            <w:r>
              <w:rPr>
                <w:rStyle w:val="IndexLink"/>
                <w:lang w:val="en-US" w:eastAsia="en-US"/>
              </w:rPr>
              <w:t>236</w:t>
            </w:r>
          </w:hyperlink>
        </w:p>
        <w:p>
          <w:pPr>
            <w:pStyle w:val="TOC3"/>
            <w:tabs>
              <w:tab w:val="clear" w:pos="720"/>
              <w:tab w:val="right" w:pos="10756" w:leader="dot"/>
            </w:tabs>
            <w:rPr>
              <w:lang w:val="en-US" w:eastAsia="en-US"/>
            </w:rPr>
          </w:pPr>
          <w:r>
            <w:rPr>
              <w:lang w:val="en-US" w:eastAsia="en-US"/>
            </w:rPr>
            <w:t>§ 108. Употребление acento</w:t>
            <w:tab/>
          </w:r>
          <w:hyperlink w:anchor="__RefHeading___Toc1886131">
            <w:r>
              <w:rPr>
                <w:rStyle w:val="IndexLink"/>
                <w:lang w:val="en-US" w:eastAsia="en-US"/>
              </w:rPr>
              <w:t>242</w:t>
            </w:r>
          </w:hyperlink>
        </w:p>
        <w:p>
          <w:pPr>
            <w:pStyle w:val="TOC3"/>
            <w:tabs>
              <w:tab w:val="clear" w:pos="720"/>
              <w:tab w:val="right" w:pos="10756" w:leader="dot"/>
            </w:tabs>
            <w:rPr>
              <w:lang w:val="en-US" w:eastAsia="en-US"/>
            </w:rPr>
          </w:pPr>
          <w:r>
            <w:rPr>
              <w:lang w:val="en-US" w:eastAsia="en-US"/>
            </w:rPr>
            <w:t>§ 109. Прописные буквы</w:t>
            <w:tab/>
          </w:r>
          <w:hyperlink w:anchor="__RefHeading___Toc1886132">
            <w:r>
              <w:rPr>
                <w:rStyle w:val="IndexLink"/>
                <w:lang w:val="en-US" w:eastAsia="en-US"/>
              </w:rPr>
              <w:t>245</w:t>
            </w:r>
          </w:hyperlink>
        </w:p>
        <w:p>
          <w:pPr>
            <w:pStyle w:val="TOC3"/>
            <w:tabs>
              <w:tab w:val="clear" w:pos="720"/>
              <w:tab w:val="right" w:pos="10756" w:leader="dot"/>
            </w:tabs>
            <w:rPr>
              <w:lang w:val="en-US" w:eastAsia="en-US"/>
            </w:rPr>
          </w:pPr>
          <w:r>
            <w:rPr>
              <w:lang w:val="en-US" w:eastAsia="en-US"/>
            </w:rPr>
            <w:t>§ 110. Правила переносов</w:t>
            <w:tab/>
          </w:r>
          <w:hyperlink w:anchor="__RefHeading___Toc1886133">
            <w:r>
              <w:rPr>
                <w:rStyle w:val="IndexLink"/>
                <w:lang w:val="en-US" w:eastAsia="en-US"/>
              </w:rPr>
              <w:t>245</w:t>
            </w:r>
          </w:hyperlink>
        </w:p>
        <w:p>
          <w:pPr>
            <w:pStyle w:val="TOC1"/>
            <w:tabs>
              <w:tab w:val="clear" w:pos="720"/>
              <w:tab w:val="right" w:pos="10756" w:leader="dot"/>
            </w:tabs>
            <w:rPr>
              <w:lang w:val="en-US" w:eastAsia="en-US"/>
            </w:rPr>
          </w:pPr>
          <w:r>
            <w:rPr>
              <w:lang w:val="en-US" w:eastAsia="en-US"/>
            </w:rPr>
            <w:t>ПУНКТУАЦИЯ</w:t>
            <w:tab/>
          </w:r>
          <w:hyperlink w:anchor="__RefHeading___Toc1886134">
            <w:r>
              <w:rPr>
                <w:rStyle w:val="IndexLink"/>
                <w:lang w:val="en-US" w:eastAsia="en-US"/>
              </w:rPr>
              <w:t>246</w:t>
            </w:r>
          </w:hyperlink>
        </w:p>
        <w:p>
          <w:pPr>
            <w:pStyle w:val="TOC3"/>
            <w:tabs>
              <w:tab w:val="clear" w:pos="720"/>
              <w:tab w:val="right" w:pos="10756" w:leader="dot"/>
            </w:tabs>
            <w:rPr>
              <w:lang w:val="en-US" w:eastAsia="en-US"/>
            </w:rPr>
          </w:pPr>
          <w:r>
            <w:rPr>
              <w:lang w:val="en-US" w:eastAsia="en-US"/>
            </w:rPr>
            <w:t>§ 111. Употребление точки</w:t>
            <w:tab/>
          </w:r>
          <w:hyperlink w:anchor="__RefHeading___Toc1886135">
            <w:r>
              <w:rPr>
                <w:rStyle w:val="IndexLink"/>
                <w:lang w:val="en-US" w:eastAsia="en-US"/>
              </w:rPr>
              <w:t>246</w:t>
            </w:r>
          </w:hyperlink>
        </w:p>
        <w:p>
          <w:pPr>
            <w:pStyle w:val="TOC3"/>
            <w:tabs>
              <w:tab w:val="clear" w:pos="720"/>
              <w:tab w:val="right" w:pos="10756" w:leader="dot"/>
            </w:tabs>
            <w:rPr>
              <w:lang w:val="en-US" w:eastAsia="en-US"/>
            </w:rPr>
          </w:pPr>
          <w:r>
            <w:rPr>
              <w:lang w:val="en-US" w:eastAsia="en-US"/>
            </w:rPr>
            <w:t>§ 112. Употребление вопросительного знака</w:t>
            <w:tab/>
          </w:r>
          <w:hyperlink w:anchor="__RefHeading___Toc1886136">
            <w:r>
              <w:rPr>
                <w:rStyle w:val="IndexLink"/>
                <w:lang w:val="en-US" w:eastAsia="en-US"/>
              </w:rPr>
              <w:t>246</w:t>
            </w:r>
          </w:hyperlink>
        </w:p>
        <w:p>
          <w:pPr>
            <w:pStyle w:val="TOC3"/>
            <w:tabs>
              <w:tab w:val="clear" w:pos="720"/>
              <w:tab w:val="right" w:pos="10756" w:leader="dot"/>
            </w:tabs>
            <w:rPr>
              <w:lang w:val="en-US" w:eastAsia="en-US"/>
            </w:rPr>
          </w:pPr>
          <w:r>
            <w:rPr>
              <w:lang w:val="en-US" w:eastAsia="en-US"/>
            </w:rPr>
            <w:t>§ 113. Употребление восклицательного знака</w:t>
            <w:tab/>
          </w:r>
          <w:hyperlink w:anchor="__RefHeading___Toc1886137">
            <w:r>
              <w:rPr>
                <w:rStyle w:val="IndexLink"/>
                <w:lang w:val="en-US" w:eastAsia="en-US"/>
              </w:rPr>
              <w:t>247</w:t>
            </w:r>
          </w:hyperlink>
        </w:p>
        <w:p>
          <w:pPr>
            <w:pStyle w:val="TOC3"/>
            <w:tabs>
              <w:tab w:val="clear" w:pos="720"/>
              <w:tab w:val="right" w:pos="10756" w:leader="dot"/>
            </w:tabs>
            <w:rPr>
              <w:lang w:val="en-US" w:eastAsia="en-US"/>
            </w:rPr>
          </w:pPr>
          <w:r>
            <w:rPr>
              <w:lang w:val="en-US" w:eastAsia="en-US"/>
            </w:rPr>
            <w:t>§ 114. Употребление запятой</w:t>
            <w:tab/>
          </w:r>
          <w:hyperlink w:anchor="__RefHeading___Toc1886138">
            <w:r>
              <w:rPr>
                <w:rStyle w:val="IndexLink"/>
                <w:lang w:val="en-US" w:eastAsia="en-US"/>
              </w:rPr>
              <w:t>247</w:t>
            </w:r>
          </w:hyperlink>
        </w:p>
        <w:p>
          <w:pPr>
            <w:pStyle w:val="TOC3"/>
            <w:tabs>
              <w:tab w:val="clear" w:pos="720"/>
              <w:tab w:val="right" w:pos="10756" w:leader="dot"/>
            </w:tabs>
            <w:rPr>
              <w:lang w:val="en-US" w:eastAsia="en-US"/>
            </w:rPr>
          </w:pPr>
          <w:r>
            <w:rPr>
              <w:lang w:val="en-US" w:eastAsia="en-US"/>
            </w:rPr>
            <w:t>§ 115. Употребление точки с запятой</w:t>
            <w:tab/>
          </w:r>
          <w:hyperlink w:anchor="__RefHeading___Toc1886139">
            <w:r>
              <w:rPr>
                <w:rStyle w:val="IndexLink"/>
                <w:lang w:val="en-US" w:eastAsia="en-US"/>
              </w:rPr>
              <w:t>249</w:t>
            </w:r>
          </w:hyperlink>
        </w:p>
        <w:p>
          <w:pPr>
            <w:pStyle w:val="TOC3"/>
            <w:tabs>
              <w:tab w:val="clear" w:pos="720"/>
              <w:tab w:val="right" w:pos="10756" w:leader="dot"/>
            </w:tabs>
            <w:rPr>
              <w:lang w:val="en-US" w:eastAsia="en-US"/>
            </w:rPr>
          </w:pPr>
          <w:r>
            <w:rPr>
              <w:lang w:val="en-US" w:eastAsia="en-US"/>
            </w:rPr>
            <w:t>§ 116. Употребление двоеточия</w:t>
            <w:tab/>
          </w:r>
          <w:hyperlink w:anchor="__RefHeading___Toc1886140">
            <w:r>
              <w:rPr>
                <w:rStyle w:val="IndexLink"/>
                <w:lang w:val="en-US" w:eastAsia="en-US"/>
              </w:rPr>
              <w:t>250</w:t>
            </w:r>
          </w:hyperlink>
        </w:p>
        <w:p>
          <w:pPr>
            <w:pStyle w:val="TOC3"/>
            <w:tabs>
              <w:tab w:val="clear" w:pos="720"/>
              <w:tab w:val="right" w:pos="10756" w:leader="dot"/>
            </w:tabs>
            <w:rPr>
              <w:lang w:val="en-US" w:eastAsia="en-US"/>
            </w:rPr>
          </w:pPr>
          <w:r>
            <w:rPr>
              <w:lang w:val="en-US" w:eastAsia="en-US"/>
            </w:rPr>
            <w:t>§ 117. Употребление многоточия</w:t>
            <w:tab/>
          </w:r>
          <w:hyperlink w:anchor="__RefHeading___Toc1886141">
            <w:r>
              <w:rPr>
                <w:rStyle w:val="IndexLink"/>
                <w:lang w:val="en-US" w:eastAsia="en-US"/>
              </w:rPr>
              <w:t>250</w:t>
            </w:r>
          </w:hyperlink>
        </w:p>
        <w:p>
          <w:pPr>
            <w:pStyle w:val="TOC3"/>
            <w:tabs>
              <w:tab w:val="clear" w:pos="720"/>
              <w:tab w:val="right" w:pos="10756" w:leader="dot"/>
            </w:tabs>
            <w:rPr>
              <w:lang w:val="en-US" w:eastAsia="en-US"/>
            </w:rPr>
          </w:pPr>
          <w:r>
            <w:rPr>
              <w:lang w:val="en-US" w:eastAsia="en-US"/>
            </w:rPr>
            <w:t>§ 118. Употребление скобок</w:t>
            <w:tab/>
          </w:r>
          <w:hyperlink w:anchor="__RefHeading___Toc1886142">
            <w:r>
              <w:rPr>
                <w:rStyle w:val="IndexLink"/>
                <w:lang w:val="en-US" w:eastAsia="en-US"/>
              </w:rPr>
              <w:t>251</w:t>
            </w:r>
          </w:hyperlink>
        </w:p>
        <w:p>
          <w:pPr>
            <w:pStyle w:val="TOC3"/>
            <w:tabs>
              <w:tab w:val="clear" w:pos="720"/>
              <w:tab w:val="right" w:pos="10756" w:leader="dot"/>
            </w:tabs>
            <w:rPr>
              <w:lang w:val="en-US" w:eastAsia="en-US"/>
            </w:rPr>
          </w:pPr>
          <w:r>
            <w:rPr>
              <w:lang w:val="en-US" w:eastAsia="en-US"/>
            </w:rPr>
            <w:t>§ 119. Употребление кавычек</w:t>
            <w:tab/>
          </w:r>
          <w:hyperlink w:anchor="__RefHeading___Toc1886143">
            <w:r>
              <w:rPr>
                <w:rStyle w:val="IndexLink"/>
                <w:lang w:val="en-US" w:eastAsia="en-US"/>
              </w:rPr>
              <w:t>251</w:t>
            </w:r>
          </w:hyperlink>
        </w:p>
        <w:p>
          <w:pPr>
            <w:pStyle w:val="TOC3"/>
            <w:tabs>
              <w:tab w:val="clear" w:pos="720"/>
              <w:tab w:val="right" w:pos="10756" w:leader="dot"/>
            </w:tabs>
            <w:rPr>
              <w:lang w:val="en-US" w:eastAsia="en-US"/>
            </w:rPr>
          </w:pPr>
          <w:r>
            <w:rPr>
              <w:lang w:val="en-US" w:eastAsia="en-US"/>
            </w:rPr>
            <w:t>§ 120. Употребление тире</w:t>
            <w:tab/>
          </w:r>
          <w:hyperlink w:anchor="__RefHeading___Toc1886144">
            <w:r>
              <w:rPr>
                <w:rStyle w:val="IndexLink"/>
                <w:lang w:val="en-US" w:eastAsia="en-US"/>
              </w:rPr>
              <w:t>251</w:t>
            </w:r>
          </w:hyperlink>
        </w:p>
        <w:p>
          <w:pPr>
            <w:pStyle w:val="TOC3"/>
            <w:tabs>
              <w:tab w:val="clear" w:pos="720"/>
              <w:tab w:val="right" w:pos="10756" w:leader="dot"/>
            </w:tabs>
            <w:rPr>
              <w:lang w:val="en-US" w:eastAsia="en-US"/>
            </w:rPr>
          </w:pPr>
          <w:r>
            <w:rPr>
              <w:lang w:val="en-US" w:eastAsia="en-US"/>
            </w:rPr>
            <w:t>§ 121. Знаки препинания при передаче прямой речи</w:t>
            <w:tab/>
          </w:r>
          <w:hyperlink w:anchor="__RefHeading___Toc1886145">
            <w:r>
              <w:rPr>
                <w:rStyle w:val="IndexLink"/>
                <w:lang w:val="en-US" w:eastAsia="en-US"/>
              </w:rPr>
              <w:t>251</w:t>
            </w:r>
          </w:hyperlink>
        </w:p>
        <w:p>
          <w:pPr>
            <w:pStyle w:val="TOC1"/>
            <w:tabs>
              <w:tab w:val="clear" w:pos="720"/>
              <w:tab w:val="right" w:pos="10756" w:leader="dot"/>
            </w:tabs>
            <w:rPr>
              <w:lang w:val="en-US" w:eastAsia="en-US"/>
            </w:rPr>
          </w:pPr>
          <w:r>
            <w:rPr>
              <w:lang w:val="en-US" w:eastAsia="en-US"/>
            </w:rPr>
            <w:t>ПРИЛОЖЕНИЕ</w:t>
            <w:tab/>
          </w:r>
          <w:hyperlink w:anchor="__RefHeading___Toc1886146">
            <w:r>
              <w:rPr>
                <w:rStyle w:val="IndexLink"/>
                <w:lang w:val="en-US" w:eastAsia="en-US"/>
              </w:rPr>
              <w:t>253</w:t>
            </w:r>
          </w:hyperlink>
        </w:p>
        <w:p>
          <w:pPr>
            <w:pStyle w:val="TOC2"/>
            <w:rPr/>
          </w:pPr>
          <w:r>
            <w:rPr/>
            <w:t>1.Глаголы индивидуального спряжения</w:t>
            <w:tab/>
          </w:r>
          <w:hyperlink w:anchor="__RefHeading___Toc1886147">
            <w:r>
              <w:rPr>
                <w:rStyle w:val="IndexLink"/>
              </w:rPr>
              <w:t>253</w:t>
            </w:r>
          </w:hyperlink>
        </w:p>
        <w:p>
          <w:pPr>
            <w:pStyle w:val="TOC2"/>
            <w:rPr/>
          </w:pPr>
          <w:r>
            <w:rPr/>
            <w:t>II. Употребление предлогов с глаголами</w:t>
            <w:tab/>
          </w:r>
          <w:hyperlink w:anchor="__RefHeading___Toc1886148">
            <w:r>
              <w:rPr>
                <w:rStyle w:val="IndexLink"/>
              </w:rPr>
              <w:t>263</w:t>
            </w:r>
          </w:hyperlink>
        </w:p>
        <w:p>
          <w:pPr>
            <w:pStyle w:val="TOC2"/>
            <w:rPr/>
          </w:pPr>
          <w:r>
            <w:rPr/>
            <w:t>III. Употребление предлогов с прилагательными</w:t>
            <w:tab/>
          </w:r>
          <w:hyperlink w:anchor="__RefHeading___Toc1886149">
            <w:r>
              <w:rPr>
                <w:rStyle w:val="IndexLink"/>
              </w:rPr>
              <w:t>287</w:t>
            </w:r>
          </w:hyperlink>
          <w:r>
            <w:rPr>
              <w:rStyle w:val="IndexLink"/>
            </w:rPr>
            <w:fldChar w:fldCharType="end"/>
          </w:r>
        </w:p>
      </w:sdtContent>
    </w:sdt>
    <w:p>
      <w:pPr>
        <w:pStyle w:val="Normal1"/>
        <w:spacing w:lineRule="auto" w:line="240"/>
        <w:ind w:firstLine="284" w:end="0"/>
        <w:rPr>
          <w:sz w:val="24"/>
          <w:lang w:val="en-US"/>
        </w:rPr>
      </w:pPr>
      <w:r>
        <w:rPr>
          <w:sz w:val="24"/>
          <w:lang w:val="en-US"/>
        </w:rPr>
      </w:r>
    </w:p>
    <w:sectPr>
      <w:footerReference w:type="default" r:id="rId52"/>
      <w:footerReference w:type="first" r:id="rId53"/>
      <w:type w:val="nextPage"/>
      <w:pgSz w:w="11906" w:h="16838"/>
      <w:pgMar w:left="567" w:right="567" w:gutter="0" w:header="0" w:top="567"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Liberation Sans">
    <w:altName w:val="Arial"/>
    <w:charset w:val="01" w:characterSet="utf-8"/>
    <w:family w:val="swiss"/>
    <w:pitch w:val="variable"/>
  </w:font>
  <w:font w:name="Arial">
    <w:charset w:val="cc" w:characterSet="windows-1251"/>
    <w:family w:val="swiss"/>
    <w:pitch w:val="variable"/>
  </w:font>
  <w:font w:name="Tahoma">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3">
              <wp:simplePos x="0" y="0"/>
              <wp:positionH relativeFrom="margin">
                <wp:align>right</wp:align>
              </wp:positionH>
              <wp:positionV relativeFrom="paragraph">
                <wp:posOffset>635</wp:posOffset>
              </wp:positionV>
              <wp:extent cx="64135" cy="146685"/>
              <wp:effectExtent l="0" t="0" r="0" b="0"/>
              <wp:wrapSquare wrapText="bothSides"/>
              <wp:docPr id="1" name="Frame2"/>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33.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55">
              <wp:simplePos x="0" y="0"/>
              <wp:positionH relativeFrom="margin">
                <wp:align>right</wp:align>
              </wp:positionH>
              <wp:positionV relativeFrom="paragraph">
                <wp:posOffset>635</wp:posOffset>
              </wp:positionV>
              <wp:extent cx="127635" cy="146685"/>
              <wp:effectExtent l="0" t="0" r="0" b="0"/>
              <wp:wrapSquare wrapText="bothSides"/>
              <wp:docPr id="2" name="Frame3"/>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528.5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66">
              <wp:simplePos x="0" y="0"/>
              <wp:positionH relativeFrom="margin">
                <wp:align>right</wp:align>
              </wp:positionH>
              <wp:positionV relativeFrom="paragraph">
                <wp:posOffset>635</wp:posOffset>
              </wp:positionV>
              <wp:extent cx="127635" cy="146685"/>
              <wp:effectExtent l="0" t="0" r="0" b="0"/>
              <wp:wrapSquare wrapText="bothSides"/>
              <wp:docPr id="19" name="Frame4"/>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528.5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36</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73">
              <wp:simplePos x="0" y="0"/>
              <wp:positionH relativeFrom="margin">
                <wp:align>right</wp:align>
              </wp:positionH>
              <wp:positionV relativeFrom="paragraph">
                <wp:posOffset>635</wp:posOffset>
              </wp:positionV>
              <wp:extent cx="127635" cy="146685"/>
              <wp:effectExtent l="0" t="0" r="0" b="0"/>
              <wp:wrapSquare wrapText="bothSides"/>
              <wp:docPr id="20" name="Frame5"/>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528.5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81">
              <wp:simplePos x="0" y="0"/>
              <wp:positionH relativeFrom="margin">
                <wp:align>right</wp:align>
              </wp:positionH>
              <wp:positionV relativeFrom="paragraph">
                <wp:posOffset>635</wp:posOffset>
              </wp:positionV>
              <wp:extent cx="127635" cy="146685"/>
              <wp:effectExtent l="0" t="0" r="0" b="0"/>
              <wp:wrapSquare wrapText="bothSides"/>
              <wp:docPr id="25" name="Frame6"/>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528.5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51</w:t>
                    </w:r>
                    <w:r>
                      <w:rPr>
                        <w:rStyle w:val="PageNumber"/>
                      </w:rPr>
                      <w:fldChar w:fldCharType="end"/>
                    </w:r>
                  </w:p>
                </w:txbxContent>
              </v:textbox>
              <w10:wrap type="squar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88">
              <wp:simplePos x="0" y="0"/>
              <wp:positionH relativeFrom="margin">
                <wp:align>right</wp:align>
              </wp:positionH>
              <wp:positionV relativeFrom="paragraph">
                <wp:posOffset>635</wp:posOffset>
              </wp:positionV>
              <wp:extent cx="127635" cy="146685"/>
              <wp:effectExtent l="0" t="0" r="0" b="0"/>
              <wp:wrapSquare wrapText="bothSides"/>
              <wp:docPr id="26" name="Frame7"/>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528.5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58</w:t>
                    </w:r>
                    <w:r>
                      <w:rPr>
                        <w:rStyle w:val="PageNumber"/>
                      </w:rPr>
                      <w:fldChar w:fldCharType="end"/>
                    </w:r>
                  </w:p>
                </w:txbxContent>
              </v:textbox>
              <w10:wrap type="squar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97">
              <wp:simplePos x="0" y="0"/>
              <wp:positionH relativeFrom="margin">
                <wp:align>right</wp:align>
              </wp:positionH>
              <wp:positionV relativeFrom="paragraph">
                <wp:posOffset>635</wp:posOffset>
              </wp:positionV>
              <wp:extent cx="127635" cy="146685"/>
              <wp:effectExtent l="0" t="0" r="0" b="0"/>
              <wp:wrapSquare wrapText="bothSides"/>
              <wp:docPr id="27" name="Frame8"/>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67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528.5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67</w:t>
                    </w:r>
                    <w:r>
                      <w:rPr>
                        <w:rStyle w:val="PageNumber"/>
                      </w:rPr>
                      <w:fldChar w:fldCharType="end"/>
                    </w:r>
                  </w:p>
                </w:txbxContent>
              </v:textbox>
              <w10:wrap type="squar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3">
              <wp:simplePos x="0" y="0"/>
              <wp:positionH relativeFrom="margin">
                <wp:align>right</wp:align>
              </wp:positionH>
              <wp:positionV relativeFrom="paragraph">
                <wp:posOffset>635</wp:posOffset>
              </wp:positionV>
              <wp:extent cx="127635" cy="146685"/>
              <wp:effectExtent l="0" t="0" r="0" b="0"/>
              <wp:wrapSquare wrapText="bothSides"/>
              <wp:docPr id="28" name="Frame9"/>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73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528.5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73</w:t>
                    </w:r>
                    <w:r>
                      <w:rPr>
                        <w:rStyle w:val="PageNumber"/>
                      </w:rPr>
                      <w:fldChar w:fldCharType="end"/>
                    </w:r>
                  </w:p>
                </w:txbxContent>
              </v:textbox>
              <w10:wrap type="squar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0">
              <wp:simplePos x="0" y="0"/>
              <wp:positionH relativeFrom="margin">
                <wp:align>right</wp:align>
              </wp:positionH>
              <wp:positionV relativeFrom="paragraph">
                <wp:posOffset>635</wp:posOffset>
              </wp:positionV>
              <wp:extent cx="127635" cy="146685"/>
              <wp:effectExtent l="0" t="0" r="0" b="0"/>
              <wp:wrapSquare wrapText="bothSides"/>
              <wp:docPr id="30" name="Frame10"/>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80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528.5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80</w:t>
                    </w:r>
                    <w:r>
                      <w:rPr>
                        <w:rStyle w:val="PageNumber"/>
                      </w:rPr>
                      <w:fldChar w:fldCharType="end"/>
                    </w:r>
                  </w:p>
                </w:txbxContent>
              </v:textbox>
              <w10:wrap type="squar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544"/>
        </w:tabs>
        <w:ind w:start="1544" w:hanging="360"/>
      </w:pPr>
      <w:rPr/>
    </w:lvl>
  </w:abstractNum>
  <w:abstractNum w:abstractNumId="3">
    <w:lvl w:ilvl="0">
      <w:start w:val="1"/>
      <w:numFmt w:val="decimal"/>
      <w:lvlText w:val="%1."/>
      <w:lvlJc w:val="start"/>
      <w:pPr>
        <w:tabs>
          <w:tab w:val="num" w:pos="704"/>
        </w:tabs>
        <w:ind w:start="704" w:hanging="360"/>
      </w:pPr>
      <w:rPr/>
    </w:lvl>
  </w:abstractNum>
  <w:abstractNum w:abstractNumId="4">
    <w:lvl w:ilvl="0">
      <w:start w:val="1"/>
      <w:numFmt w:val="decimal"/>
      <w:lvlText w:val="%1."/>
      <w:lvlJc w:val="start"/>
      <w:pPr>
        <w:tabs>
          <w:tab w:val="num" w:pos="644"/>
        </w:tabs>
        <w:ind w:start="644" w:hanging="360"/>
      </w:pPr>
      <w:rPr/>
    </w:lvl>
  </w:abstractNum>
  <w:abstractNum w:abstractNumId="5">
    <w:lvl w:ilvl="0">
      <w:start w:val="1"/>
      <w:numFmt w:val="decimal"/>
      <w:lvlText w:val="%1."/>
      <w:lvlJc w:val="start"/>
      <w:pPr>
        <w:tabs>
          <w:tab w:val="num" w:pos="644"/>
        </w:tabs>
        <w:ind w:start="644" w:hanging="360"/>
      </w:pPr>
      <w:rPr/>
    </w:lvl>
  </w:abstractNum>
  <w:abstractNum w:abstractNumId="6">
    <w:lvl w:ilvl="0">
      <w:start w:val="1"/>
      <w:numFmt w:val="decimal"/>
      <w:lvlText w:val="%1."/>
      <w:lvlJc w:val="start"/>
      <w:pPr>
        <w:tabs>
          <w:tab w:val="num" w:pos="644"/>
        </w:tabs>
        <w:ind w:start="644" w:hanging="360"/>
      </w:pPr>
      <w:rPr/>
    </w:lvl>
  </w:abstractNum>
  <w:abstractNum w:abstractNumId="7">
    <w:lvl w:ilvl="0">
      <w:start w:val="1"/>
      <w:numFmt w:val="decimal"/>
      <w:lvlText w:val="%1."/>
      <w:lvlJc w:val="start"/>
      <w:pPr>
        <w:tabs>
          <w:tab w:val="num" w:pos="644"/>
        </w:tabs>
        <w:ind w:start="644" w:hanging="360"/>
      </w:pPr>
      <w:rPr/>
    </w:lvl>
  </w:abstractNum>
  <w:abstractNum w:abstractNumId="8">
    <w:lvl w:ilvl="0">
      <w:start w:val="9"/>
      <w:numFmt w:val="bullet"/>
      <w:lvlText w:val="—"/>
      <w:lvlJc w:val="start"/>
      <w:pPr>
        <w:tabs>
          <w:tab w:val="num" w:pos="1684"/>
        </w:tabs>
        <w:ind w:start="1684" w:hanging="360"/>
      </w:pPr>
      <w:rPr>
        <w:rFonts w:ascii="Liberation Serif" w:hAnsi="Liberation Serif" w:cs="Liberation Serif" w:hint="default"/>
      </w:rPr>
    </w:lvl>
  </w:abstractNum>
  <w:abstractNum w:abstractNumId="9">
    <w:lvl w:ilvl="0">
      <w:start w:val="1"/>
      <w:numFmt w:val="decimal"/>
      <w:lvlText w:val="%1."/>
      <w:lvlJc w:val="start"/>
      <w:pPr>
        <w:tabs>
          <w:tab w:val="num" w:pos="668"/>
        </w:tabs>
        <w:ind w:start="668" w:hanging="384"/>
      </w:pPr>
      <w:rPr/>
    </w:lvl>
  </w:abstractNum>
  <w:abstractNum w:abstractNumId="10">
    <w:lvl w:ilvl="0">
      <w:start w:val="1"/>
      <w:numFmt w:val="decimal"/>
      <w:lvlText w:val="%1."/>
      <w:lvlJc w:val="start"/>
      <w:pPr>
        <w:tabs>
          <w:tab w:val="num" w:pos="644"/>
        </w:tabs>
        <w:ind w:start="644" w:hanging="360"/>
      </w:pPr>
      <w:rPr/>
    </w:lvl>
  </w:abstractNum>
  <w:abstractNum w:abstractNumId="11">
    <w:lvl w:ilvl="0">
      <w:start w:val="1"/>
      <w:numFmt w:val="decimal"/>
      <w:lvlText w:val="%1."/>
      <w:lvlJc w:val="start"/>
      <w:pPr>
        <w:tabs>
          <w:tab w:val="num" w:pos="644"/>
        </w:tabs>
        <w:ind w:start="644"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Normal"/>
    <w:qFormat/>
    <w:pPr>
      <w:widowControl w:val="false"/>
      <w:numPr>
        <w:ilvl w:val="0"/>
        <w:numId w:val="1"/>
      </w:numPr>
      <w:jc w:val="center"/>
      <w:outlineLvl w:val="0"/>
    </w:pPr>
    <w:rPr>
      <w:b/>
      <w:caps/>
      <w:kern w:val="2"/>
      <w:sz w:val="28"/>
    </w:rPr>
  </w:style>
  <w:style w:type="paragraph" w:styleId="Heading2">
    <w:name w:val="Heading 2"/>
    <w:basedOn w:val="Normal"/>
    <w:next w:val="Normal"/>
    <w:qFormat/>
    <w:pPr>
      <w:widowControl w:val="false"/>
      <w:numPr>
        <w:ilvl w:val="1"/>
        <w:numId w:val="1"/>
      </w:numPr>
      <w:jc w:val="center"/>
      <w:outlineLvl w:val="1"/>
    </w:pPr>
    <w:rPr>
      <w:b/>
      <w:sz w:val="26"/>
    </w:rPr>
  </w:style>
  <w:style w:type="paragraph" w:styleId="Heading3">
    <w:name w:val="Heading 3"/>
    <w:basedOn w:val="Normal"/>
    <w:next w:val="Normal"/>
    <w:qFormat/>
    <w:pPr>
      <w:widowControl w:val="false"/>
      <w:numPr>
        <w:ilvl w:val="2"/>
        <w:numId w:val="1"/>
      </w:numPr>
      <w:jc w:val="center"/>
      <w:outlineLvl w:val="2"/>
    </w:pPr>
    <w:rPr>
      <w:b/>
      <w:sz w:val="24"/>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tyle>
  <w:style w:type="character" w:styleId="WW8Num13z0">
    <w:name w:val="WW8Num13z0"/>
    <w:qFormat/>
    <w:rPr>
      <w:rFonts w:ascii="Symbol" w:hAnsi="Symbol" w:cs="Symbol"/>
    </w:rPr>
  </w:style>
  <w:style w:type="character" w:styleId="Style11">
    <w:name w:val="Основной шрифт абзаца"/>
    <w:qFormat/>
    <w:rPr/>
  </w:style>
  <w:style w:type="character" w:styleId="PageNumber">
    <w:name w:val="Page Number"/>
    <w:basedOn w:val="Style11"/>
    <w:rPr/>
  </w:style>
  <w:style w:type="character" w:styleId="MTEquationSection">
    <w:name w:val="MTEquationSection"/>
    <w:basedOn w:val="Style11"/>
    <w:qFormat/>
    <w:rPr>
      <w:vanish/>
      <w:color w:val="FF0000"/>
      <w:sz w:val="24"/>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val="false"/>
      <w:bidi w:val="0"/>
      <w:spacing w:lineRule="auto" w:line="278"/>
      <w:jc w:val="both"/>
    </w:pPr>
    <w:rPr>
      <w:rFonts w:ascii="Times New Roman" w:hAnsi="Times New Roman" w:eastAsia="Times New Roman" w:cs="Times New Roman"/>
      <w:color w:val="auto"/>
      <w:sz w:val="20"/>
      <w:szCs w:val="20"/>
      <w:lang w:val="ru-RU" w:bidi="ar-SA" w:eastAsia="zh-CN"/>
    </w:rPr>
  </w:style>
  <w:style w:type="paragraph" w:styleId="FR1">
    <w:name w:val="FR1"/>
    <w:qFormat/>
    <w:pPr>
      <w:widowControl w:val="false"/>
      <w:bidi w:val="0"/>
    </w:pPr>
    <w:rPr>
      <w:rFonts w:ascii="Times New Roman" w:hAnsi="Times New Roman" w:eastAsia="Times New Roman" w:cs="Times New Roman"/>
      <w:color w:val="auto"/>
      <w:sz w:val="24"/>
      <w:szCs w:val="20"/>
      <w:lang w:val="ru-RU" w:bidi="ar-SA" w:eastAsia="zh-CN"/>
    </w:rPr>
  </w:style>
  <w:style w:type="paragraph" w:styleId="FR2">
    <w:name w:val="FR2"/>
    <w:qFormat/>
    <w:pPr>
      <w:widowControl w:val="false"/>
      <w:bidi w:val="0"/>
      <w:jc w:val="both"/>
    </w:pPr>
    <w:rPr>
      <w:rFonts w:ascii="Times New Roman" w:hAnsi="Times New Roman" w:eastAsia="Times New Roman" w:cs="Times New Roman"/>
      <w:color w:val="auto"/>
      <w:sz w:val="72"/>
      <w:szCs w:val="20"/>
      <w:lang w:val="ru-RU" w:bidi="ar-SA" w:eastAsia="zh-CN"/>
    </w:rPr>
  </w:style>
  <w:style w:type="paragraph" w:styleId="FR3">
    <w:name w:val="FR3"/>
    <w:qFormat/>
    <w:pPr>
      <w:widowControl w:val="false"/>
      <w:bidi w:val="0"/>
      <w:spacing w:before="1060" w:after="0"/>
      <w:ind w:hanging="0" w:start="1280" w:end="0"/>
    </w:pPr>
    <w:rPr>
      <w:rFonts w:ascii="Times New Roman" w:hAnsi="Times New Roman" w:eastAsia="Times New Roman" w:cs="Times New Roman"/>
      <w:color w:val="auto"/>
      <w:sz w:val="56"/>
      <w:szCs w:val="20"/>
      <w:lang w:val="ru-RU" w:bidi="ar-SA" w:eastAsia="zh-CN"/>
    </w:rPr>
  </w:style>
  <w:style w:type="paragraph" w:styleId="FR4">
    <w:name w:val="FR4"/>
    <w:qFormat/>
    <w:pPr>
      <w:widowControl w:val="false"/>
      <w:bidi w:val="0"/>
    </w:pPr>
    <w:rPr>
      <w:rFonts w:ascii="Arial" w:hAnsi="Arial" w:eastAsia="Times New Roman" w:cs="Arial"/>
      <w:color w:val="auto"/>
      <w:sz w:val="20"/>
      <w:szCs w:val="20"/>
      <w:lang w:val="ru-RU" w:bidi="ar-SA" w:eastAsia="zh-CN"/>
    </w:rPr>
  </w:style>
  <w:style w:type="paragraph" w:styleId="FR5">
    <w:name w:val="FR5"/>
    <w:qFormat/>
    <w:pPr>
      <w:widowControl w:val="false"/>
      <w:bidi w:val="0"/>
    </w:pPr>
    <w:rPr>
      <w:rFonts w:ascii="Arial" w:hAnsi="Arial" w:eastAsia="Times New Roman" w:cs="Arial"/>
      <w:color w:val="auto"/>
      <w:sz w:val="12"/>
      <w:szCs w:val="20"/>
      <w:lang w:val="ru-RU"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Style12">
    <w:name w:val="Схема документа"/>
    <w:basedOn w:val="Normal"/>
    <w:qFormat/>
    <w:pPr>
      <w:shd w:fill="000080" w:val="clear"/>
    </w:pPr>
    <w:rPr>
      <w:rFonts w:ascii="Tahoma" w:hAnsi="Tahoma" w:cs="Tahoma"/>
    </w:rPr>
  </w:style>
  <w:style w:type="paragraph" w:styleId="Header">
    <w:name w:val="Header"/>
    <w:basedOn w:val="Normal"/>
    <w:pPr>
      <w:tabs>
        <w:tab w:val="clear" w:pos="720"/>
        <w:tab w:val="center" w:pos="4153" w:leader="none"/>
        <w:tab w:val="right" w:pos="8306" w:leader="none"/>
      </w:tabs>
    </w:pPr>
    <w:rPr/>
  </w:style>
  <w:style w:type="paragraph" w:styleId="TOC1">
    <w:name w:val="TOC 1"/>
    <w:basedOn w:val="Normal"/>
    <w:next w:val="Normal"/>
    <w:pPr/>
    <w:rPr/>
  </w:style>
  <w:style w:type="paragraph" w:styleId="TOC2">
    <w:name w:val="TOC 2"/>
    <w:basedOn w:val="Normal"/>
    <w:next w:val="Normal"/>
    <w:pPr>
      <w:tabs>
        <w:tab w:val="clear" w:pos="720"/>
        <w:tab w:val="right" w:pos="10756" w:leader="dot"/>
      </w:tabs>
      <w:ind w:hanging="0" w:start="426" w:end="0"/>
    </w:pPr>
    <w:rPr>
      <w:lang w:val="en-US" w:eastAsia="en-US"/>
    </w:rPr>
  </w:style>
  <w:style w:type="paragraph" w:styleId="TOC3">
    <w:name w:val="TOC 3"/>
    <w:basedOn w:val="Normal"/>
    <w:next w:val="Normal"/>
    <w:pPr>
      <w:ind w:hanging="0" w:start="400" w:end="0"/>
    </w:pPr>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BodyTextIndent">
    <w:name w:val="Body Text Indent"/>
    <w:basedOn w:val="Normal"/>
    <w:pPr>
      <w:ind w:firstLine="284" w:start="0" w:end="0"/>
    </w:pPr>
    <w:rPr>
      <w:sz w:val="24"/>
    </w:rPr>
  </w:style>
  <w:style w:type="paragraph" w:styleId="2">
    <w:name w:val="Основной текст с отступом 2"/>
    <w:basedOn w:val="Normal"/>
    <w:qFormat/>
    <w:pPr>
      <w:ind w:hanging="653" w:start="653" w:end="0"/>
    </w:pPr>
    <w:rPr>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footer" Target="footer10.xml"/><Relationship Id="rId18" Type="http://schemas.openxmlformats.org/officeDocument/2006/relationships/footer" Target="footer11.xml"/><Relationship Id="rId19" Type="http://schemas.openxmlformats.org/officeDocument/2006/relationships/footer" Target="footer12.xml"/><Relationship Id="rId20" Type="http://schemas.openxmlformats.org/officeDocument/2006/relationships/footer" Target="footer13.xml"/><Relationship Id="rId21" Type="http://schemas.openxmlformats.org/officeDocument/2006/relationships/footer" Target="footer14.xml"/><Relationship Id="rId22" Type="http://schemas.openxmlformats.org/officeDocument/2006/relationships/footer" Target="footer15.xml"/><Relationship Id="rId23" Type="http://schemas.openxmlformats.org/officeDocument/2006/relationships/footer" Target="footer16.xml"/><Relationship Id="rId24" Type="http://schemas.openxmlformats.org/officeDocument/2006/relationships/footer" Target="footer17.xml"/><Relationship Id="rId25" Type="http://schemas.openxmlformats.org/officeDocument/2006/relationships/footer" Target="footer18.xml"/><Relationship Id="rId26" Type="http://schemas.openxmlformats.org/officeDocument/2006/relationships/footer" Target="footer19.xml"/><Relationship Id="rId27" Type="http://schemas.openxmlformats.org/officeDocument/2006/relationships/footer" Target="footer20.xml"/><Relationship Id="rId28" Type="http://schemas.openxmlformats.org/officeDocument/2006/relationships/footer" Target="footer21.xml"/><Relationship Id="rId29" Type="http://schemas.openxmlformats.org/officeDocument/2006/relationships/footer" Target="footer22.xml"/><Relationship Id="rId30" Type="http://schemas.openxmlformats.org/officeDocument/2006/relationships/footer" Target="footer23.xml"/><Relationship Id="rId31" Type="http://schemas.openxmlformats.org/officeDocument/2006/relationships/footer" Target="footer24.xml"/><Relationship Id="rId32" Type="http://schemas.openxmlformats.org/officeDocument/2006/relationships/footer" Target="footer25.xml"/><Relationship Id="rId33" Type="http://schemas.openxmlformats.org/officeDocument/2006/relationships/footer" Target="footer26.xml"/><Relationship Id="rId34" Type="http://schemas.openxmlformats.org/officeDocument/2006/relationships/footer" Target="footer27.xml"/><Relationship Id="rId35" Type="http://schemas.openxmlformats.org/officeDocument/2006/relationships/footer" Target="footer28.xml"/><Relationship Id="rId36" Type="http://schemas.openxmlformats.org/officeDocument/2006/relationships/footer" Target="footer29.xml"/><Relationship Id="rId37" Type="http://schemas.openxmlformats.org/officeDocument/2006/relationships/footer" Target="footer30.xml"/><Relationship Id="rId38" Type="http://schemas.openxmlformats.org/officeDocument/2006/relationships/footer" Target="footer31.xml"/><Relationship Id="rId39" Type="http://schemas.openxmlformats.org/officeDocument/2006/relationships/image" Target="media/image6.png"/><Relationship Id="rId40" Type="http://schemas.openxmlformats.org/officeDocument/2006/relationships/image" Target="media/image7.png"/><Relationship Id="rId41" Type="http://schemas.openxmlformats.org/officeDocument/2006/relationships/footer" Target="footer32.xml"/><Relationship Id="rId42" Type="http://schemas.openxmlformats.org/officeDocument/2006/relationships/footer" Target="footer33.xml"/><Relationship Id="rId43" Type="http://schemas.openxmlformats.org/officeDocument/2006/relationships/image" Target="media/image8.png"/><Relationship Id="rId44" Type="http://schemas.openxmlformats.org/officeDocument/2006/relationships/image" Target="media/image9.png"/><Relationship Id="rId45" Type="http://schemas.openxmlformats.org/officeDocument/2006/relationships/image" Target="media/image10.png"/><Relationship Id="rId46" Type="http://schemas.openxmlformats.org/officeDocument/2006/relationships/footer" Target="footer34.xml"/><Relationship Id="rId47" Type="http://schemas.openxmlformats.org/officeDocument/2006/relationships/footer" Target="footer35.xml"/><Relationship Id="rId48" Type="http://schemas.openxmlformats.org/officeDocument/2006/relationships/footer" Target="footer36.xml"/><Relationship Id="rId49" Type="http://schemas.openxmlformats.org/officeDocument/2006/relationships/footer" Target="footer37.xml"/><Relationship Id="rId50" Type="http://schemas.openxmlformats.org/officeDocument/2006/relationships/footer" Target="footer38.xml"/><Relationship Id="rId51" Type="http://schemas.openxmlformats.org/officeDocument/2006/relationships/footer" Target="footer39.xml"/><Relationship Id="rId52" Type="http://schemas.openxmlformats.org/officeDocument/2006/relationships/footer" Target="footer40.xml"/><Relationship Id="rId53" Type="http://schemas.openxmlformats.org/officeDocument/2006/relationships/footer" Target="footer41.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1281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2002-07-12T12:54:00Z</dcterms:created>
  <dc:creator>Eugeniy</dc:creator>
  <dc:description/>
  <dc:language>en-US</dc:language>
  <cp:lastModifiedBy>ELENA_N</cp:lastModifiedBy>
  <dcterms:modified xsi:type="dcterms:W3CDTF">2002-08-16T10:57:00Z</dcterms:modified>
  <cp:revision>111</cp:revision>
  <dc:subject/>
  <dc:title> </dc:title>
</cp:coreProperties>
</file>